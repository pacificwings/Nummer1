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F0878" w14:textId="77777777" w:rsidR="00944672" w:rsidRPr="00944672" w:rsidRDefault="00944672" w:rsidP="00623B68">
      <w:pPr>
        <w:tabs>
          <w:tab w:val="right" w:pos="10204"/>
        </w:tabs>
        <w:autoSpaceDE w:val="0"/>
        <w:autoSpaceDN w:val="0"/>
        <w:adjustRightInd w:val="0"/>
        <w:spacing w:after="0" w:line="360" w:lineRule="auto"/>
        <w:jc w:val="right"/>
        <w:rPr>
          <w:rFonts w:ascii="Arial" w:hAnsi="Arial" w:cs="Arial"/>
          <w:noProof/>
          <w:sz w:val="24"/>
          <w:szCs w:val="24"/>
        </w:rPr>
      </w:pPr>
      <w:r w:rsidRPr="00944672">
        <w:rPr>
          <w:rFonts w:ascii="Arial" w:hAnsi="Arial" w:cs="Arial"/>
          <w:noProof/>
          <w:sz w:val="24"/>
          <w:szCs w:val="24"/>
        </w:rPr>
        <w:t xml:space="preserve">Wortzähler: </w:t>
      </w:r>
      <w:r w:rsidRPr="00944672">
        <w:rPr>
          <w:rFonts w:ascii="Arial" w:hAnsi="Arial" w:cs="Arial"/>
          <w:noProof/>
          <w:sz w:val="24"/>
          <w:szCs w:val="24"/>
        </w:rPr>
        <w:fldChar w:fldCharType="begin"/>
      </w:r>
      <w:r w:rsidRPr="00944672">
        <w:rPr>
          <w:rFonts w:ascii="Arial" w:hAnsi="Arial" w:cs="Arial"/>
          <w:noProof/>
          <w:sz w:val="24"/>
          <w:szCs w:val="24"/>
        </w:rPr>
        <w:instrText>NUMWORDS \* MERGEFORMAT</w:instrText>
      </w:r>
      <w:r w:rsidRPr="00944672">
        <w:rPr>
          <w:rFonts w:ascii="Arial" w:hAnsi="Arial" w:cs="Arial"/>
          <w:noProof/>
          <w:sz w:val="24"/>
          <w:szCs w:val="24"/>
        </w:rPr>
        <w:fldChar w:fldCharType="separate"/>
      </w:r>
      <w:r w:rsidRPr="00944672">
        <w:rPr>
          <w:rFonts w:ascii="Arial" w:hAnsi="Arial" w:cs="Arial"/>
          <w:noProof/>
          <w:sz w:val="24"/>
          <w:szCs w:val="24"/>
        </w:rPr>
        <w:t>129300</w:t>
      </w:r>
      <w:r w:rsidRPr="00944672">
        <w:rPr>
          <w:rFonts w:ascii="Arial" w:hAnsi="Arial" w:cs="Arial"/>
          <w:noProof/>
          <w:sz w:val="24"/>
          <w:szCs w:val="24"/>
        </w:rPr>
        <w:fldChar w:fldCharType="end"/>
      </w:r>
    </w:p>
    <w:p w14:paraId="7754B26A" w14:textId="77777777" w:rsidR="00944672" w:rsidRPr="00944672" w:rsidRDefault="00944672" w:rsidP="00623B68">
      <w:pPr>
        <w:tabs>
          <w:tab w:val="right" w:pos="10204"/>
        </w:tabs>
        <w:autoSpaceDE w:val="0"/>
        <w:autoSpaceDN w:val="0"/>
        <w:adjustRightInd w:val="0"/>
        <w:spacing w:after="0" w:line="360" w:lineRule="auto"/>
        <w:jc w:val="center"/>
        <w:rPr>
          <w:rFonts w:ascii="Arial" w:hAnsi="Arial" w:cs="Arial"/>
          <w:sz w:val="24"/>
          <w:szCs w:val="24"/>
        </w:rPr>
      </w:pPr>
    </w:p>
    <w:p w14:paraId="074D9003" w14:textId="77777777" w:rsidR="00944672" w:rsidRPr="00944672" w:rsidRDefault="00944672" w:rsidP="00623B68">
      <w:pPr>
        <w:tabs>
          <w:tab w:val="right" w:pos="10204"/>
        </w:tabs>
        <w:autoSpaceDE w:val="0"/>
        <w:autoSpaceDN w:val="0"/>
        <w:adjustRightInd w:val="0"/>
        <w:spacing w:after="0" w:line="360" w:lineRule="auto"/>
        <w:jc w:val="center"/>
        <w:rPr>
          <w:rFonts w:ascii="Arial" w:hAnsi="Arial" w:cs="Arial"/>
          <w:sz w:val="24"/>
          <w:szCs w:val="24"/>
        </w:rPr>
      </w:pPr>
    </w:p>
    <w:p w14:paraId="459A6E2C" w14:textId="77777777" w:rsidR="00944672" w:rsidRPr="00944672" w:rsidRDefault="00944672" w:rsidP="00623B68">
      <w:pPr>
        <w:tabs>
          <w:tab w:val="right" w:pos="10204"/>
        </w:tabs>
        <w:autoSpaceDE w:val="0"/>
        <w:autoSpaceDN w:val="0"/>
        <w:adjustRightInd w:val="0"/>
        <w:spacing w:after="0" w:line="360" w:lineRule="auto"/>
        <w:jc w:val="center"/>
        <w:rPr>
          <w:rFonts w:ascii="Arial" w:hAnsi="Arial" w:cs="Arial"/>
          <w:sz w:val="24"/>
          <w:szCs w:val="24"/>
        </w:rPr>
      </w:pPr>
    </w:p>
    <w:p w14:paraId="508178D5" w14:textId="77777777" w:rsidR="00944672" w:rsidRPr="00944672" w:rsidRDefault="00944672" w:rsidP="00623B68">
      <w:pPr>
        <w:tabs>
          <w:tab w:val="right" w:pos="10204"/>
        </w:tabs>
        <w:autoSpaceDE w:val="0"/>
        <w:autoSpaceDN w:val="0"/>
        <w:adjustRightInd w:val="0"/>
        <w:spacing w:after="0" w:line="360" w:lineRule="auto"/>
        <w:jc w:val="center"/>
        <w:rPr>
          <w:rFonts w:ascii="Arial" w:hAnsi="Arial" w:cs="Arial"/>
          <w:sz w:val="24"/>
          <w:szCs w:val="24"/>
        </w:rPr>
      </w:pPr>
    </w:p>
    <w:p w14:paraId="12055DF8" w14:textId="77777777" w:rsidR="00944672" w:rsidRPr="00944672" w:rsidRDefault="00944672" w:rsidP="00623B68">
      <w:pPr>
        <w:tabs>
          <w:tab w:val="right" w:pos="10204"/>
        </w:tabs>
        <w:autoSpaceDE w:val="0"/>
        <w:autoSpaceDN w:val="0"/>
        <w:adjustRightInd w:val="0"/>
        <w:spacing w:after="0" w:line="360" w:lineRule="auto"/>
        <w:jc w:val="center"/>
        <w:rPr>
          <w:rFonts w:ascii="Arial" w:hAnsi="Arial" w:cs="Arial"/>
          <w:sz w:val="24"/>
          <w:szCs w:val="24"/>
        </w:rPr>
      </w:pPr>
    </w:p>
    <w:p w14:paraId="72F2BDB8" w14:textId="77777777" w:rsidR="00944672" w:rsidRPr="00944672" w:rsidRDefault="00944672" w:rsidP="00623B68">
      <w:pPr>
        <w:tabs>
          <w:tab w:val="right" w:pos="10204"/>
        </w:tabs>
        <w:autoSpaceDE w:val="0"/>
        <w:autoSpaceDN w:val="0"/>
        <w:adjustRightInd w:val="0"/>
        <w:spacing w:after="0" w:line="360" w:lineRule="auto"/>
        <w:jc w:val="center"/>
        <w:rPr>
          <w:rFonts w:ascii="Arial" w:hAnsi="Arial" w:cs="Arial"/>
          <w:sz w:val="24"/>
          <w:szCs w:val="24"/>
        </w:rPr>
      </w:pPr>
    </w:p>
    <w:p w14:paraId="656538BF" w14:textId="77777777" w:rsidR="00944672" w:rsidRPr="00944672" w:rsidRDefault="00944672" w:rsidP="00623B68">
      <w:pPr>
        <w:tabs>
          <w:tab w:val="right" w:pos="10204"/>
        </w:tabs>
        <w:autoSpaceDE w:val="0"/>
        <w:autoSpaceDN w:val="0"/>
        <w:adjustRightInd w:val="0"/>
        <w:spacing w:after="0" w:line="360" w:lineRule="auto"/>
        <w:jc w:val="center"/>
        <w:rPr>
          <w:rFonts w:ascii="Arial" w:hAnsi="Arial" w:cs="Arial"/>
          <w:sz w:val="24"/>
          <w:szCs w:val="24"/>
        </w:rPr>
      </w:pPr>
    </w:p>
    <w:commentRangeStart w:id="0"/>
    <w:p w14:paraId="773EEFCB" w14:textId="0E3E702A" w:rsidR="00944672" w:rsidRPr="00944672" w:rsidRDefault="00944672" w:rsidP="00623B68">
      <w:pPr>
        <w:keepNext/>
        <w:keepLines/>
        <w:autoSpaceDE w:val="0"/>
        <w:autoSpaceDN w:val="0"/>
        <w:adjustRightInd w:val="0"/>
        <w:spacing w:before="60" w:after="60" w:line="360" w:lineRule="auto"/>
        <w:jc w:val="center"/>
        <w:rPr>
          <w:rFonts w:ascii="Arial" w:hAnsi="Arial" w:cs="Arial"/>
          <w:b/>
          <w:bCs/>
          <w:sz w:val="36"/>
          <w:szCs w:val="36"/>
        </w:rPr>
      </w:pPr>
      <w:r w:rsidRPr="00944672">
        <w:rPr>
          <w:rFonts w:ascii="Arial" w:hAnsi="Arial" w:cs="Arial"/>
          <w:b/>
          <w:bCs/>
          <w:sz w:val="36"/>
          <w:szCs w:val="36"/>
        </w:rPr>
        <w:fldChar w:fldCharType="begin"/>
      </w:r>
      <w:r w:rsidRPr="00944672">
        <w:rPr>
          <w:rFonts w:ascii="Arial" w:hAnsi="Arial" w:cs="Arial"/>
          <w:b/>
          <w:bCs/>
          <w:sz w:val="36"/>
          <w:szCs w:val="36"/>
        </w:rPr>
        <w:instrText>TITLE \* MERGEFORMAT</w:instrText>
      </w:r>
      <w:r w:rsidRPr="00944672">
        <w:rPr>
          <w:rFonts w:ascii="Arial" w:hAnsi="Arial" w:cs="Arial"/>
          <w:b/>
          <w:bCs/>
          <w:sz w:val="36"/>
          <w:szCs w:val="36"/>
        </w:rPr>
        <w:fldChar w:fldCharType="separate"/>
      </w:r>
      <w:r w:rsidRPr="00944672">
        <w:rPr>
          <w:rFonts w:ascii="Arial" w:hAnsi="Arial" w:cs="Arial"/>
          <w:b/>
          <w:bCs/>
          <w:sz w:val="36"/>
          <w:szCs w:val="36"/>
        </w:rPr>
        <w:t xml:space="preserve">Das Geheimnis der </w:t>
      </w:r>
      <w:del w:id="1" w:author="Lektorat Bauer" w:date="2025-02-24T15:54:00Z" w16du:dateUtc="2025-02-24T14:54:00Z">
        <w:r w:rsidRPr="00944672" w:rsidDel="009C5FEF">
          <w:rPr>
            <w:rFonts w:ascii="Arial" w:hAnsi="Arial" w:cs="Arial"/>
            <w:b/>
            <w:bCs/>
            <w:sz w:val="36"/>
            <w:szCs w:val="36"/>
          </w:rPr>
          <w:delText>'</w:delText>
        </w:r>
      </w:del>
      <w:ins w:id="2" w:author="Lektorat Bauer" w:date="2025-02-24T15:54:00Z" w16du:dateUtc="2025-02-24T14:54:00Z">
        <w:r w:rsidR="009C5FEF">
          <w:rPr>
            <w:rFonts w:ascii="Arial" w:hAnsi="Arial" w:cs="Arial"/>
            <w:b/>
            <w:bCs/>
            <w:sz w:val="36"/>
            <w:szCs w:val="36"/>
          </w:rPr>
          <w:t>‚</w:t>
        </w:r>
      </w:ins>
      <w:r w:rsidRPr="00944672">
        <w:rPr>
          <w:rFonts w:ascii="Arial" w:hAnsi="Arial" w:cs="Arial"/>
          <w:b/>
          <w:bCs/>
          <w:sz w:val="36"/>
          <w:szCs w:val="36"/>
        </w:rPr>
        <w:t>Dobneun Son</w:t>
      </w:r>
      <w:ins w:id="3" w:author="Lektorat Bauer" w:date="2025-02-24T15:55:00Z" w16du:dateUtc="2025-02-24T14:55:00Z">
        <w:r w:rsidR="009C5FEF">
          <w:rPr>
            <w:rFonts w:ascii="Arial" w:hAnsi="Arial" w:cs="Arial"/>
            <w:b/>
            <w:bCs/>
            <w:sz w:val="36"/>
            <w:szCs w:val="36"/>
          </w:rPr>
          <w:t>‘</w:t>
        </w:r>
      </w:ins>
      <w:del w:id="4" w:author="Lektorat Bauer" w:date="2025-02-24T15:55:00Z" w16du:dateUtc="2025-02-24T14:55:00Z">
        <w:r w:rsidRPr="00944672" w:rsidDel="009C5FEF">
          <w:rPr>
            <w:rFonts w:ascii="Arial" w:hAnsi="Arial" w:cs="Arial"/>
            <w:b/>
            <w:bCs/>
            <w:sz w:val="36"/>
            <w:szCs w:val="36"/>
          </w:rPr>
          <w:delText>'</w:delText>
        </w:r>
      </w:del>
      <w:r w:rsidRPr="00944672">
        <w:rPr>
          <w:rFonts w:ascii="Arial" w:hAnsi="Arial" w:cs="Arial"/>
          <w:b/>
          <w:bCs/>
          <w:sz w:val="36"/>
          <w:szCs w:val="36"/>
        </w:rPr>
        <w:fldChar w:fldCharType="end"/>
      </w:r>
      <w:commentRangeEnd w:id="0"/>
      <w:r w:rsidR="00FF2475">
        <w:rPr>
          <w:rStyle w:val="Kommentarzeichen"/>
        </w:rPr>
        <w:commentReference w:id="0"/>
      </w:r>
    </w:p>
    <w:p w14:paraId="44823AFA" w14:textId="77777777" w:rsidR="00944672" w:rsidRPr="00944672" w:rsidRDefault="00944672" w:rsidP="00623B68">
      <w:pPr>
        <w:tabs>
          <w:tab w:val="right" w:pos="10204"/>
        </w:tabs>
        <w:autoSpaceDE w:val="0"/>
        <w:autoSpaceDN w:val="0"/>
        <w:adjustRightInd w:val="0"/>
        <w:spacing w:after="0" w:line="360" w:lineRule="auto"/>
        <w:jc w:val="center"/>
        <w:rPr>
          <w:rFonts w:ascii="Arial" w:hAnsi="Arial" w:cs="Arial"/>
          <w:sz w:val="24"/>
          <w:szCs w:val="24"/>
        </w:rPr>
      </w:pPr>
      <w:r w:rsidRPr="00944672">
        <w:rPr>
          <w:rFonts w:ascii="Arial" w:hAnsi="Arial" w:cs="Arial"/>
          <w:sz w:val="24"/>
          <w:szCs w:val="24"/>
        </w:rPr>
        <w:t>Teil 1: Eruptionen</w:t>
      </w:r>
    </w:p>
    <w:p w14:paraId="531D68F4" w14:textId="77777777" w:rsidR="00944672" w:rsidRPr="00944672" w:rsidRDefault="00944672" w:rsidP="00623B68">
      <w:pPr>
        <w:tabs>
          <w:tab w:val="right" w:pos="10204"/>
        </w:tabs>
        <w:autoSpaceDE w:val="0"/>
        <w:autoSpaceDN w:val="0"/>
        <w:adjustRightInd w:val="0"/>
        <w:spacing w:after="0" w:line="360" w:lineRule="auto"/>
        <w:jc w:val="center"/>
        <w:rPr>
          <w:rFonts w:ascii="Arial" w:hAnsi="Arial" w:cs="Arial"/>
          <w:sz w:val="24"/>
          <w:szCs w:val="24"/>
        </w:rPr>
      </w:pPr>
    </w:p>
    <w:p w14:paraId="2A503434" w14:textId="77777777" w:rsidR="00944672" w:rsidRPr="00944672" w:rsidRDefault="00944672" w:rsidP="00623B68">
      <w:pPr>
        <w:tabs>
          <w:tab w:val="right" w:pos="10204"/>
        </w:tabs>
        <w:autoSpaceDE w:val="0"/>
        <w:autoSpaceDN w:val="0"/>
        <w:adjustRightInd w:val="0"/>
        <w:spacing w:after="0" w:line="360" w:lineRule="auto"/>
        <w:jc w:val="center"/>
        <w:rPr>
          <w:rFonts w:ascii="Arial" w:hAnsi="Arial" w:cs="Arial"/>
          <w:sz w:val="24"/>
          <w:szCs w:val="24"/>
        </w:rPr>
      </w:pPr>
    </w:p>
    <w:p w14:paraId="61EF8761" w14:textId="77777777" w:rsidR="00944672" w:rsidRPr="00944672" w:rsidRDefault="00944672" w:rsidP="00623B68">
      <w:pPr>
        <w:tabs>
          <w:tab w:val="right" w:pos="10204"/>
        </w:tabs>
        <w:autoSpaceDE w:val="0"/>
        <w:autoSpaceDN w:val="0"/>
        <w:adjustRightInd w:val="0"/>
        <w:spacing w:after="0" w:line="360" w:lineRule="auto"/>
        <w:jc w:val="center"/>
        <w:rPr>
          <w:rFonts w:ascii="Arial" w:hAnsi="Arial" w:cs="Arial"/>
          <w:sz w:val="24"/>
          <w:szCs w:val="24"/>
        </w:rPr>
      </w:pPr>
      <w:r w:rsidRPr="00944672">
        <w:rPr>
          <w:rFonts w:ascii="Arial" w:hAnsi="Arial" w:cs="Arial"/>
          <w:sz w:val="24"/>
          <w:szCs w:val="24"/>
        </w:rPr>
        <w:t>von</w:t>
      </w:r>
    </w:p>
    <w:p w14:paraId="3D2981EF" w14:textId="77777777" w:rsidR="00944672" w:rsidRPr="00944672" w:rsidRDefault="00944672" w:rsidP="00623B68">
      <w:pPr>
        <w:tabs>
          <w:tab w:val="right" w:pos="10204"/>
        </w:tabs>
        <w:autoSpaceDE w:val="0"/>
        <w:autoSpaceDN w:val="0"/>
        <w:adjustRightInd w:val="0"/>
        <w:spacing w:after="0" w:line="360" w:lineRule="auto"/>
        <w:jc w:val="center"/>
        <w:rPr>
          <w:rFonts w:ascii="Arial" w:hAnsi="Arial" w:cs="Arial"/>
          <w:sz w:val="24"/>
          <w:szCs w:val="24"/>
        </w:rPr>
      </w:pPr>
    </w:p>
    <w:p w14:paraId="7C6A84AA" w14:textId="62680C8B" w:rsidR="00944672" w:rsidRPr="00944672" w:rsidRDefault="00944672" w:rsidP="00623B68">
      <w:pPr>
        <w:tabs>
          <w:tab w:val="right" w:pos="10204"/>
        </w:tabs>
        <w:autoSpaceDE w:val="0"/>
        <w:autoSpaceDN w:val="0"/>
        <w:adjustRightInd w:val="0"/>
        <w:spacing w:after="0" w:line="360" w:lineRule="auto"/>
        <w:jc w:val="center"/>
        <w:rPr>
          <w:rFonts w:ascii="Arial" w:hAnsi="Arial" w:cs="Arial"/>
          <w:sz w:val="24"/>
          <w:szCs w:val="24"/>
        </w:rPr>
      </w:pPr>
      <w:r w:rsidRPr="00944672">
        <w:rPr>
          <w:rFonts w:ascii="Arial" w:hAnsi="Arial" w:cs="Arial"/>
          <w:sz w:val="24"/>
          <w:szCs w:val="24"/>
        </w:rPr>
        <w:fldChar w:fldCharType="begin"/>
      </w:r>
      <w:r w:rsidRPr="00944672">
        <w:rPr>
          <w:rFonts w:ascii="Arial" w:hAnsi="Arial" w:cs="Arial"/>
          <w:sz w:val="24"/>
          <w:szCs w:val="24"/>
        </w:rPr>
        <w:instrText>AUTHOR \* MERGEFORMAT</w:instrText>
      </w:r>
      <w:r w:rsidRPr="00944672">
        <w:rPr>
          <w:rFonts w:ascii="Arial" w:hAnsi="Arial" w:cs="Arial"/>
          <w:sz w:val="24"/>
          <w:szCs w:val="24"/>
        </w:rPr>
        <w:fldChar w:fldCharType="separate"/>
      </w:r>
      <w:r w:rsidRPr="00944672">
        <w:rPr>
          <w:rFonts w:ascii="Arial" w:hAnsi="Arial" w:cs="Arial"/>
          <w:sz w:val="24"/>
          <w:szCs w:val="24"/>
        </w:rPr>
        <w:t xml:space="preserve">H.S. </w:t>
      </w:r>
      <w:del w:id="5" w:author="Lektorat Bauer" w:date="2025-02-24T15:55:00Z" w16du:dateUtc="2025-02-24T14:55:00Z">
        <w:r w:rsidRPr="00944672" w:rsidDel="009C5FEF">
          <w:rPr>
            <w:rFonts w:ascii="Arial" w:hAnsi="Arial" w:cs="Arial"/>
            <w:sz w:val="24"/>
            <w:szCs w:val="24"/>
          </w:rPr>
          <w:delText>'</w:delText>
        </w:r>
      </w:del>
      <w:ins w:id="6" w:author="Lektorat Bauer" w:date="2025-02-24T15:55:00Z" w16du:dateUtc="2025-02-24T14:55:00Z">
        <w:r w:rsidR="009C5FEF">
          <w:rPr>
            <w:rFonts w:ascii="Arial" w:hAnsi="Arial" w:cs="Arial"/>
            <w:sz w:val="24"/>
            <w:szCs w:val="24"/>
          </w:rPr>
          <w:t>‚</w:t>
        </w:r>
      </w:ins>
      <w:r w:rsidRPr="00944672">
        <w:rPr>
          <w:rFonts w:ascii="Arial" w:hAnsi="Arial" w:cs="Arial"/>
          <w:sz w:val="24"/>
          <w:szCs w:val="24"/>
        </w:rPr>
        <w:t>Daily</w:t>
      </w:r>
      <w:ins w:id="7" w:author="Lektorat Bauer" w:date="2025-02-24T15:55:00Z" w16du:dateUtc="2025-02-24T14:55:00Z">
        <w:r w:rsidR="009C5FEF">
          <w:rPr>
            <w:rFonts w:ascii="Arial" w:hAnsi="Arial" w:cs="Arial"/>
            <w:sz w:val="24"/>
            <w:szCs w:val="24"/>
          </w:rPr>
          <w:t>‘</w:t>
        </w:r>
      </w:ins>
      <w:del w:id="8" w:author="Lektorat Bauer" w:date="2025-02-24T15:55:00Z" w16du:dateUtc="2025-02-24T14:55:00Z">
        <w:r w:rsidRPr="00944672" w:rsidDel="009C5FEF">
          <w:rPr>
            <w:rFonts w:ascii="Arial" w:hAnsi="Arial" w:cs="Arial"/>
            <w:sz w:val="24"/>
            <w:szCs w:val="24"/>
          </w:rPr>
          <w:delText>'</w:delText>
        </w:r>
      </w:del>
      <w:r w:rsidRPr="00944672">
        <w:rPr>
          <w:rFonts w:ascii="Arial" w:hAnsi="Arial" w:cs="Arial"/>
          <w:sz w:val="24"/>
          <w:szCs w:val="24"/>
        </w:rPr>
        <w:t xml:space="preserve"> McAllan</w:t>
      </w:r>
      <w:r w:rsidRPr="00944672">
        <w:rPr>
          <w:rFonts w:ascii="Arial" w:hAnsi="Arial" w:cs="Arial"/>
          <w:sz w:val="24"/>
          <w:szCs w:val="24"/>
        </w:rPr>
        <w:fldChar w:fldCharType="end"/>
      </w:r>
    </w:p>
    <w:p w14:paraId="1D705B9B" w14:textId="77777777" w:rsidR="00944672" w:rsidRPr="00944672" w:rsidRDefault="00944672" w:rsidP="00623B68">
      <w:pPr>
        <w:tabs>
          <w:tab w:val="right" w:pos="10204"/>
        </w:tabs>
        <w:autoSpaceDE w:val="0"/>
        <w:autoSpaceDN w:val="0"/>
        <w:adjustRightInd w:val="0"/>
        <w:spacing w:after="0" w:line="360" w:lineRule="auto"/>
        <w:jc w:val="center"/>
        <w:rPr>
          <w:rFonts w:ascii="Arial" w:hAnsi="Arial" w:cs="Arial"/>
          <w:noProof/>
          <w:sz w:val="24"/>
          <w:szCs w:val="24"/>
        </w:rPr>
      </w:pPr>
    </w:p>
    <w:p w14:paraId="7A7707DF" w14:textId="77777777" w:rsidR="00944672" w:rsidRPr="00944672" w:rsidRDefault="00944672" w:rsidP="00623B68">
      <w:pPr>
        <w:tabs>
          <w:tab w:val="right" w:pos="10204"/>
        </w:tabs>
        <w:autoSpaceDE w:val="0"/>
        <w:autoSpaceDN w:val="0"/>
        <w:adjustRightInd w:val="0"/>
        <w:spacing w:after="0" w:line="360" w:lineRule="auto"/>
        <w:jc w:val="center"/>
        <w:rPr>
          <w:rFonts w:ascii="Arial" w:hAnsi="Arial" w:cs="Arial"/>
          <w:noProof/>
          <w:sz w:val="24"/>
          <w:szCs w:val="24"/>
        </w:rPr>
      </w:pPr>
    </w:p>
    <w:p w14:paraId="4375E98D" w14:textId="77777777" w:rsidR="00944672" w:rsidRPr="00944672" w:rsidRDefault="00944672" w:rsidP="00623B68">
      <w:pPr>
        <w:tabs>
          <w:tab w:val="right" w:pos="10204"/>
        </w:tabs>
        <w:autoSpaceDE w:val="0"/>
        <w:autoSpaceDN w:val="0"/>
        <w:adjustRightInd w:val="0"/>
        <w:spacing w:after="0" w:line="360" w:lineRule="auto"/>
        <w:jc w:val="center"/>
        <w:rPr>
          <w:rFonts w:ascii="Arial" w:hAnsi="Arial" w:cs="Arial"/>
          <w:noProof/>
          <w:sz w:val="24"/>
          <w:szCs w:val="24"/>
        </w:rPr>
      </w:pPr>
    </w:p>
    <w:p w14:paraId="1D8DA3A9" w14:textId="77777777" w:rsidR="00944672" w:rsidRPr="00944672" w:rsidRDefault="00944672" w:rsidP="00623B68">
      <w:pPr>
        <w:tabs>
          <w:tab w:val="right" w:pos="10204"/>
        </w:tabs>
        <w:autoSpaceDE w:val="0"/>
        <w:autoSpaceDN w:val="0"/>
        <w:adjustRightInd w:val="0"/>
        <w:spacing w:after="0" w:line="360" w:lineRule="auto"/>
        <w:jc w:val="center"/>
        <w:rPr>
          <w:rFonts w:ascii="Arial" w:hAnsi="Arial" w:cs="Arial"/>
          <w:noProof/>
          <w:sz w:val="24"/>
          <w:szCs w:val="24"/>
        </w:rPr>
      </w:pPr>
    </w:p>
    <w:p w14:paraId="5DCC5146" w14:textId="77777777" w:rsidR="00944672" w:rsidRPr="00944672" w:rsidRDefault="00944672" w:rsidP="00623B68">
      <w:pPr>
        <w:tabs>
          <w:tab w:val="right" w:pos="10204"/>
        </w:tabs>
        <w:autoSpaceDE w:val="0"/>
        <w:autoSpaceDN w:val="0"/>
        <w:adjustRightInd w:val="0"/>
        <w:spacing w:after="0" w:line="360" w:lineRule="auto"/>
        <w:jc w:val="center"/>
        <w:rPr>
          <w:rFonts w:ascii="Arial" w:hAnsi="Arial" w:cs="Arial"/>
          <w:sz w:val="24"/>
          <w:szCs w:val="24"/>
        </w:rPr>
      </w:pPr>
    </w:p>
    <w:p w14:paraId="0256E431" w14:textId="77777777" w:rsidR="00944672" w:rsidRPr="00944672" w:rsidRDefault="00944672" w:rsidP="00623B68">
      <w:pPr>
        <w:tabs>
          <w:tab w:val="right" w:pos="10204"/>
        </w:tabs>
        <w:autoSpaceDE w:val="0"/>
        <w:autoSpaceDN w:val="0"/>
        <w:adjustRightInd w:val="0"/>
        <w:spacing w:after="0" w:line="360" w:lineRule="auto"/>
        <w:jc w:val="center"/>
        <w:rPr>
          <w:rFonts w:ascii="Arial" w:hAnsi="Arial" w:cs="Arial"/>
          <w:sz w:val="24"/>
          <w:szCs w:val="24"/>
        </w:rPr>
      </w:pPr>
    </w:p>
    <w:commentRangeStart w:id="9"/>
    <w:p w14:paraId="5A7CE5A5" w14:textId="09D329F0" w:rsidR="00944672" w:rsidRPr="00944672" w:rsidRDefault="00944672" w:rsidP="00623B68">
      <w:pPr>
        <w:tabs>
          <w:tab w:val="right" w:pos="10204"/>
        </w:tabs>
        <w:autoSpaceDE w:val="0"/>
        <w:autoSpaceDN w:val="0"/>
        <w:adjustRightInd w:val="0"/>
        <w:spacing w:after="0" w:line="360" w:lineRule="auto"/>
        <w:jc w:val="right"/>
        <w:rPr>
          <w:rFonts w:ascii="Arial" w:hAnsi="Arial" w:cs="Arial"/>
          <w:noProof/>
          <w:sz w:val="24"/>
          <w:szCs w:val="24"/>
        </w:rPr>
      </w:pPr>
      <w:r w:rsidRPr="00944672">
        <w:rPr>
          <w:rFonts w:ascii="Arial" w:hAnsi="Arial" w:cs="Arial"/>
          <w:noProof/>
          <w:sz w:val="24"/>
          <w:szCs w:val="24"/>
        </w:rPr>
        <w:fldChar w:fldCharType="begin"/>
      </w:r>
      <w:r w:rsidRPr="00944672">
        <w:rPr>
          <w:rFonts w:ascii="Arial" w:hAnsi="Arial" w:cs="Arial"/>
          <w:noProof/>
          <w:sz w:val="24"/>
          <w:szCs w:val="24"/>
        </w:rPr>
        <w:instrText>AUTHOR \* MERGEFORMAT</w:instrText>
      </w:r>
      <w:r w:rsidRPr="00944672">
        <w:rPr>
          <w:rFonts w:ascii="Arial" w:hAnsi="Arial" w:cs="Arial"/>
          <w:noProof/>
          <w:sz w:val="24"/>
          <w:szCs w:val="24"/>
        </w:rPr>
        <w:fldChar w:fldCharType="separate"/>
      </w:r>
      <w:r w:rsidRPr="00944672">
        <w:rPr>
          <w:rFonts w:ascii="Arial" w:hAnsi="Arial" w:cs="Arial"/>
          <w:noProof/>
          <w:sz w:val="24"/>
          <w:szCs w:val="24"/>
        </w:rPr>
        <w:t xml:space="preserve">H.S. </w:t>
      </w:r>
      <w:del w:id="10" w:author="Lektorat Bauer" w:date="2025-02-24T15:55:00Z" w16du:dateUtc="2025-02-24T14:55:00Z">
        <w:r w:rsidRPr="00944672" w:rsidDel="009C5FEF">
          <w:rPr>
            <w:rFonts w:ascii="Arial" w:hAnsi="Arial" w:cs="Arial"/>
            <w:noProof/>
            <w:sz w:val="24"/>
            <w:szCs w:val="24"/>
          </w:rPr>
          <w:delText>'</w:delText>
        </w:r>
      </w:del>
      <w:ins w:id="11" w:author="Lektorat Bauer" w:date="2025-02-24T15:55:00Z" w16du:dateUtc="2025-02-24T14:55:00Z">
        <w:r w:rsidR="009C5FEF">
          <w:rPr>
            <w:rFonts w:ascii="Arial" w:hAnsi="Arial" w:cs="Arial"/>
            <w:noProof/>
            <w:sz w:val="24"/>
            <w:szCs w:val="24"/>
          </w:rPr>
          <w:t>‚</w:t>
        </w:r>
      </w:ins>
      <w:r w:rsidRPr="00944672">
        <w:rPr>
          <w:rFonts w:ascii="Arial" w:hAnsi="Arial" w:cs="Arial"/>
          <w:noProof/>
          <w:sz w:val="24"/>
          <w:szCs w:val="24"/>
        </w:rPr>
        <w:t>Daily</w:t>
      </w:r>
      <w:ins w:id="12" w:author="Lektorat Bauer" w:date="2025-02-24T15:55:00Z" w16du:dateUtc="2025-02-24T14:55:00Z">
        <w:r w:rsidR="009C5FEF">
          <w:rPr>
            <w:rFonts w:ascii="Arial" w:hAnsi="Arial" w:cs="Arial"/>
            <w:noProof/>
            <w:sz w:val="24"/>
            <w:szCs w:val="24"/>
          </w:rPr>
          <w:t>‘</w:t>
        </w:r>
      </w:ins>
      <w:del w:id="13" w:author="Lektorat Bauer" w:date="2025-02-24T15:55:00Z" w16du:dateUtc="2025-02-24T14:55:00Z">
        <w:r w:rsidRPr="00944672" w:rsidDel="009C5FEF">
          <w:rPr>
            <w:rFonts w:ascii="Arial" w:hAnsi="Arial" w:cs="Arial"/>
            <w:noProof/>
            <w:sz w:val="24"/>
            <w:szCs w:val="24"/>
          </w:rPr>
          <w:delText>'</w:delText>
        </w:r>
      </w:del>
      <w:r w:rsidRPr="00944672">
        <w:rPr>
          <w:rFonts w:ascii="Arial" w:hAnsi="Arial" w:cs="Arial"/>
          <w:noProof/>
          <w:sz w:val="24"/>
          <w:szCs w:val="24"/>
        </w:rPr>
        <w:t xml:space="preserve"> McAllan</w:t>
      </w:r>
      <w:r w:rsidRPr="00944672">
        <w:rPr>
          <w:rFonts w:ascii="Arial" w:hAnsi="Arial" w:cs="Arial"/>
          <w:noProof/>
          <w:sz w:val="24"/>
          <w:szCs w:val="24"/>
        </w:rPr>
        <w:fldChar w:fldCharType="end"/>
      </w:r>
      <w:commentRangeEnd w:id="9"/>
      <w:r w:rsidR="009C5FEF">
        <w:rPr>
          <w:rStyle w:val="Kommentarzeichen"/>
        </w:rPr>
        <w:commentReference w:id="9"/>
      </w:r>
    </w:p>
    <w:p w14:paraId="0482CD7A" w14:textId="77777777" w:rsidR="00944672" w:rsidRPr="00944672" w:rsidRDefault="00944672" w:rsidP="00623B68">
      <w:pPr>
        <w:tabs>
          <w:tab w:val="right" w:pos="10204"/>
        </w:tabs>
        <w:autoSpaceDE w:val="0"/>
        <w:autoSpaceDN w:val="0"/>
        <w:adjustRightInd w:val="0"/>
        <w:spacing w:after="0" w:line="360" w:lineRule="auto"/>
        <w:jc w:val="right"/>
        <w:rPr>
          <w:rFonts w:ascii="Arial" w:hAnsi="Arial" w:cs="Arial"/>
          <w:noProof/>
          <w:sz w:val="24"/>
          <w:szCs w:val="24"/>
        </w:rPr>
      </w:pPr>
    </w:p>
    <w:p w14:paraId="29118655" w14:textId="77777777" w:rsidR="00944672" w:rsidRPr="00944672" w:rsidRDefault="00944672" w:rsidP="00623B68">
      <w:pPr>
        <w:tabs>
          <w:tab w:val="right" w:pos="10204"/>
        </w:tabs>
        <w:autoSpaceDE w:val="0"/>
        <w:autoSpaceDN w:val="0"/>
        <w:adjustRightInd w:val="0"/>
        <w:spacing w:after="0" w:line="360" w:lineRule="auto"/>
        <w:jc w:val="right"/>
        <w:rPr>
          <w:rFonts w:ascii="Arial" w:hAnsi="Arial" w:cs="Arial"/>
          <w:noProof/>
          <w:sz w:val="24"/>
          <w:szCs w:val="24"/>
        </w:rPr>
      </w:pPr>
    </w:p>
    <w:p w14:paraId="205B2985" w14:textId="77777777" w:rsidR="00944672" w:rsidRPr="00944672" w:rsidRDefault="00944672" w:rsidP="00623B68">
      <w:pPr>
        <w:tabs>
          <w:tab w:val="right" w:pos="10204"/>
        </w:tabs>
        <w:autoSpaceDE w:val="0"/>
        <w:autoSpaceDN w:val="0"/>
        <w:adjustRightInd w:val="0"/>
        <w:spacing w:after="0" w:line="360" w:lineRule="auto"/>
        <w:jc w:val="right"/>
        <w:rPr>
          <w:rFonts w:ascii="Arial" w:hAnsi="Arial" w:cs="Arial"/>
          <w:noProof/>
          <w:sz w:val="24"/>
          <w:szCs w:val="24"/>
        </w:rPr>
      </w:pPr>
    </w:p>
    <w:p w14:paraId="6454A776"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p>
    <w:p w14:paraId="1EA93309"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br w:type="page"/>
      </w:r>
    </w:p>
    <w:p w14:paraId="5C179997" w14:textId="77777777" w:rsidR="00944672" w:rsidRPr="00944672" w:rsidRDefault="00944672" w:rsidP="00623B68">
      <w:pPr>
        <w:tabs>
          <w:tab w:val="right" w:pos="10204"/>
        </w:tabs>
        <w:autoSpaceDE w:val="0"/>
        <w:autoSpaceDN w:val="0"/>
        <w:adjustRightInd w:val="0"/>
        <w:spacing w:after="0" w:line="360" w:lineRule="auto"/>
        <w:jc w:val="center"/>
        <w:rPr>
          <w:rFonts w:ascii="Calibri" w:hAnsi="Calibri" w:cs="Calibri"/>
          <w:sz w:val="26"/>
          <w:szCs w:val="26"/>
        </w:rPr>
      </w:pPr>
    </w:p>
    <w:p w14:paraId="106C0DF9" w14:textId="77777777" w:rsidR="00944672" w:rsidRPr="00944672" w:rsidRDefault="00944672" w:rsidP="00623B68">
      <w:pPr>
        <w:tabs>
          <w:tab w:val="right" w:pos="10204"/>
        </w:tabs>
        <w:autoSpaceDE w:val="0"/>
        <w:autoSpaceDN w:val="0"/>
        <w:adjustRightInd w:val="0"/>
        <w:spacing w:after="0" w:line="360" w:lineRule="auto"/>
        <w:jc w:val="center"/>
        <w:rPr>
          <w:rFonts w:ascii="Calibri" w:hAnsi="Calibri" w:cs="Calibri"/>
          <w:sz w:val="26"/>
          <w:szCs w:val="26"/>
        </w:rPr>
      </w:pPr>
    </w:p>
    <w:p w14:paraId="1C60D450" w14:textId="54154A2E" w:rsidR="00944672" w:rsidRPr="00944672" w:rsidRDefault="00944672" w:rsidP="00623B68">
      <w:pPr>
        <w:tabs>
          <w:tab w:val="right" w:pos="10204"/>
        </w:tabs>
        <w:suppressAutoHyphens/>
        <w:autoSpaceDE w:val="0"/>
        <w:autoSpaceDN w:val="0"/>
        <w:adjustRightInd w:val="0"/>
        <w:spacing w:after="0" w:line="360" w:lineRule="auto"/>
        <w:jc w:val="center"/>
        <w:rPr>
          <w:rFonts w:ascii="Calibri" w:hAnsi="Calibri" w:cs="Calibri"/>
          <w:b/>
          <w:bCs/>
          <w:sz w:val="32"/>
          <w:szCs w:val="32"/>
        </w:rPr>
      </w:pPr>
      <w:r w:rsidRPr="00944672">
        <w:rPr>
          <w:rFonts w:ascii="Calibri" w:hAnsi="Calibri" w:cs="Calibri"/>
          <w:b/>
          <w:bCs/>
          <w:sz w:val="32"/>
          <w:szCs w:val="32"/>
        </w:rPr>
        <w:fldChar w:fldCharType="begin"/>
      </w:r>
      <w:r w:rsidRPr="00944672">
        <w:rPr>
          <w:rFonts w:ascii="Calibri" w:hAnsi="Calibri" w:cs="Calibri"/>
          <w:b/>
          <w:bCs/>
          <w:sz w:val="32"/>
          <w:szCs w:val="32"/>
        </w:rPr>
        <w:instrText>TITLE \* MERGEFORMAT</w:instrText>
      </w:r>
      <w:r w:rsidRPr="00944672">
        <w:rPr>
          <w:rFonts w:ascii="Calibri" w:hAnsi="Calibri" w:cs="Calibri"/>
          <w:b/>
          <w:bCs/>
          <w:sz w:val="32"/>
          <w:szCs w:val="32"/>
        </w:rPr>
        <w:fldChar w:fldCharType="separate"/>
      </w:r>
      <w:r w:rsidRPr="00944672">
        <w:rPr>
          <w:rFonts w:ascii="Calibri" w:hAnsi="Calibri" w:cs="Calibri"/>
          <w:b/>
          <w:bCs/>
          <w:sz w:val="32"/>
          <w:szCs w:val="32"/>
        </w:rPr>
        <w:t xml:space="preserve">Das Geheimnis der </w:t>
      </w:r>
      <w:del w:id="14" w:author="Lektorat Bauer" w:date="2025-02-24T15:56:00Z" w16du:dateUtc="2025-02-24T14:56:00Z">
        <w:r w:rsidRPr="00944672" w:rsidDel="009C5FEF">
          <w:rPr>
            <w:rFonts w:ascii="Calibri" w:hAnsi="Calibri" w:cs="Calibri"/>
            <w:b/>
            <w:bCs/>
            <w:sz w:val="32"/>
            <w:szCs w:val="32"/>
          </w:rPr>
          <w:delText>'</w:delText>
        </w:r>
      </w:del>
      <w:ins w:id="15" w:author="Lektorat Bauer" w:date="2025-02-24T15:56:00Z" w16du:dateUtc="2025-02-24T14:56:00Z">
        <w:r w:rsidR="009C5FEF">
          <w:rPr>
            <w:rFonts w:ascii="Calibri" w:hAnsi="Calibri" w:cs="Calibri"/>
            <w:b/>
            <w:bCs/>
            <w:sz w:val="32"/>
            <w:szCs w:val="32"/>
          </w:rPr>
          <w:t>‚</w:t>
        </w:r>
      </w:ins>
      <w:r w:rsidRPr="00944672">
        <w:rPr>
          <w:rFonts w:ascii="Calibri" w:hAnsi="Calibri" w:cs="Calibri"/>
          <w:b/>
          <w:bCs/>
          <w:sz w:val="32"/>
          <w:szCs w:val="32"/>
        </w:rPr>
        <w:t>Dobneun Son</w:t>
      </w:r>
      <w:ins w:id="16" w:author="Lektorat Bauer" w:date="2025-02-24T15:56:00Z" w16du:dateUtc="2025-02-24T14:56:00Z">
        <w:r w:rsidR="009C5FEF">
          <w:rPr>
            <w:rFonts w:ascii="Calibri" w:hAnsi="Calibri" w:cs="Calibri"/>
            <w:b/>
            <w:bCs/>
            <w:sz w:val="32"/>
            <w:szCs w:val="32"/>
          </w:rPr>
          <w:t>‘</w:t>
        </w:r>
      </w:ins>
      <w:del w:id="17" w:author="Lektorat Bauer" w:date="2025-02-24T15:56:00Z" w16du:dateUtc="2025-02-24T14:56:00Z">
        <w:r w:rsidRPr="00944672" w:rsidDel="009C5FEF">
          <w:rPr>
            <w:rFonts w:ascii="Calibri" w:hAnsi="Calibri" w:cs="Calibri"/>
            <w:b/>
            <w:bCs/>
            <w:sz w:val="32"/>
            <w:szCs w:val="32"/>
          </w:rPr>
          <w:delText>'</w:delText>
        </w:r>
      </w:del>
      <w:r w:rsidRPr="00944672">
        <w:rPr>
          <w:rFonts w:ascii="Calibri" w:hAnsi="Calibri" w:cs="Calibri"/>
          <w:b/>
          <w:bCs/>
          <w:sz w:val="32"/>
          <w:szCs w:val="32"/>
        </w:rPr>
        <w:fldChar w:fldCharType="end"/>
      </w:r>
    </w:p>
    <w:p w14:paraId="49BDC625" w14:textId="77777777" w:rsidR="00944672" w:rsidRPr="00944672" w:rsidRDefault="00944672" w:rsidP="00623B68">
      <w:pPr>
        <w:tabs>
          <w:tab w:val="right" w:pos="10204"/>
        </w:tabs>
        <w:autoSpaceDE w:val="0"/>
        <w:autoSpaceDN w:val="0"/>
        <w:adjustRightInd w:val="0"/>
        <w:spacing w:after="0" w:line="360" w:lineRule="auto"/>
        <w:jc w:val="center"/>
        <w:rPr>
          <w:rFonts w:ascii="Calibri" w:hAnsi="Calibri" w:cs="Calibri"/>
          <w:sz w:val="26"/>
          <w:szCs w:val="26"/>
        </w:rPr>
      </w:pPr>
    </w:p>
    <w:p w14:paraId="1067656B" w14:textId="14E2F33A" w:rsidR="00944672" w:rsidRPr="00944672" w:rsidRDefault="00944672" w:rsidP="00623B68">
      <w:pPr>
        <w:tabs>
          <w:tab w:val="right" w:pos="10204"/>
        </w:tabs>
        <w:autoSpaceDE w:val="0"/>
        <w:autoSpaceDN w:val="0"/>
        <w:adjustRightInd w:val="0"/>
        <w:spacing w:after="0" w:line="360" w:lineRule="auto"/>
        <w:jc w:val="center"/>
        <w:rPr>
          <w:rFonts w:ascii="Calibri" w:hAnsi="Calibri" w:cs="Calibri"/>
          <w:sz w:val="24"/>
          <w:szCs w:val="24"/>
        </w:rPr>
      </w:pPr>
      <w:r w:rsidRPr="00944672">
        <w:rPr>
          <w:rFonts w:ascii="Calibri" w:hAnsi="Calibri" w:cs="Calibri"/>
          <w:sz w:val="24"/>
          <w:szCs w:val="24"/>
        </w:rPr>
        <w:t xml:space="preserve">Von </w:t>
      </w:r>
      <w:r w:rsidRPr="00944672">
        <w:rPr>
          <w:rFonts w:ascii="Calibri" w:hAnsi="Calibri" w:cs="Calibri"/>
          <w:sz w:val="24"/>
          <w:szCs w:val="24"/>
        </w:rPr>
        <w:fldChar w:fldCharType="begin"/>
      </w:r>
      <w:r w:rsidRPr="00944672">
        <w:rPr>
          <w:rFonts w:ascii="Calibri" w:hAnsi="Calibri" w:cs="Calibri"/>
          <w:sz w:val="24"/>
          <w:szCs w:val="24"/>
        </w:rPr>
        <w:instrText>AUTHOR \* MERGEFORMAT</w:instrText>
      </w:r>
      <w:r w:rsidRPr="00944672">
        <w:rPr>
          <w:rFonts w:ascii="Calibri" w:hAnsi="Calibri" w:cs="Calibri"/>
          <w:sz w:val="24"/>
          <w:szCs w:val="24"/>
        </w:rPr>
        <w:fldChar w:fldCharType="separate"/>
      </w:r>
      <w:r w:rsidRPr="00944672">
        <w:rPr>
          <w:rFonts w:ascii="Calibri" w:hAnsi="Calibri" w:cs="Calibri"/>
          <w:sz w:val="24"/>
          <w:szCs w:val="24"/>
        </w:rPr>
        <w:t xml:space="preserve">H.S. </w:t>
      </w:r>
      <w:del w:id="18" w:author="Lektorat Bauer" w:date="2025-02-24T15:56:00Z" w16du:dateUtc="2025-02-24T14:56:00Z">
        <w:r w:rsidRPr="00944672" w:rsidDel="009C5FEF">
          <w:rPr>
            <w:rFonts w:ascii="Calibri" w:hAnsi="Calibri" w:cs="Calibri"/>
            <w:sz w:val="24"/>
            <w:szCs w:val="24"/>
          </w:rPr>
          <w:delText>'</w:delText>
        </w:r>
      </w:del>
      <w:ins w:id="19" w:author="Lektorat Bauer" w:date="2025-02-24T15:56:00Z" w16du:dateUtc="2025-02-24T14:56:00Z">
        <w:r w:rsidR="009C5FEF">
          <w:rPr>
            <w:rFonts w:ascii="Calibri" w:hAnsi="Calibri" w:cs="Calibri"/>
            <w:sz w:val="24"/>
            <w:szCs w:val="24"/>
          </w:rPr>
          <w:t>‚</w:t>
        </w:r>
      </w:ins>
      <w:r w:rsidRPr="00944672">
        <w:rPr>
          <w:rFonts w:ascii="Calibri" w:hAnsi="Calibri" w:cs="Calibri"/>
          <w:sz w:val="24"/>
          <w:szCs w:val="24"/>
        </w:rPr>
        <w:t>Daily</w:t>
      </w:r>
      <w:ins w:id="20" w:author="Lektorat Bauer" w:date="2025-02-24T15:56:00Z" w16du:dateUtc="2025-02-24T14:56:00Z">
        <w:r w:rsidR="009C5FEF">
          <w:rPr>
            <w:rFonts w:ascii="Calibri" w:hAnsi="Calibri" w:cs="Calibri"/>
            <w:sz w:val="24"/>
            <w:szCs w:val="24"/>
          </w:rPr>
          <w:t>‘</w:t>
        </w:r>
      </w:ins>
      <w:del w:id="21" w:author="Lektorat Bauer" w:date="2025-02-24T15:56:00Z" w16du:dateUtc="2025-02-24T14:56:00Z">
        <w:r w:rsidRPr="00944672" w:rsidDel="009C5FEF">
          <w:rPr>
            <w:rFonts w:ascii="Calibri" w:hAnsi="Calibri" w:cs="Calibri"/>
            <w:sz w:val="24"/>
            <w:szCs w:val="24"/>
          </w:rPr>
          <w:delText>'</w:delText>
        </w:r>
      </w:del>
      <w:r w:rsidRPr="00944672">
        <w:rPr>
          <w:rFonts w:ascii="Calibri" w:hAnsi="Calibri" w:cs="Calibri"/>
          <w:sz w:val="24"/>
          <w:szCs w:val="24"/>
        </w:rPr>
        <w:t xml:space="preserve"> McAllan</w:t>
      </w:r>
      <w:r w:rsidRPr="00944672">
        <w:rPr>
          <w:rFonts w:ascii="Calibri" w:hAnsi="Calibri" w:cs="Calibri"/>
          <w:sz w:val="24"/>
          <w:szCs w:val="24"/>
        </w:rPr>
        <w:fldChar w:fldCharType="end"/>
      </w:r>
    </w:p>
    <w:p w14:paraId="69AA6387" w14:textId="77777777" w:rsidR="00944672" w:rsidRPr="00944672" w:rsidRDefault="00944672" w:rsidP="00623B68">
      <w:pPr>
        <w:tabs>
          <w:tab w:val="right" w:pos="10204"/>
        </w:tabs>
        <w:autoSpaceDE w:val="0"/>
        <w:autoSpaceDN w:val="0"/>
        <w:adjustRightInd w:val="0"/>
        <w:spacing w:after="0" w:line="360" w:lineRule="auto"/>
        <w:jc w:val="center"/>
        <w:rPr>
          <w:rFonts w:ascii="Calibri" w:hAnsi="Calibri" w:cs="Calibri"/>
          <w:sz w:val="26"/>
          <w:szCs w:val="26"/>
        </w:rPr>
      </w:pPr>
    </w:p>
    <w:p w14:paraId="48B931F2" w14:textId="77777777" w:rsidR="00944672" w:rsidRPr="00944672" w:rsidRDefault="00944672" w:rsidP="00623B68">
      <w:pPr>
        <w:tabs>
          <w:tab w:val="right" w:pos="10204"/>
        </w:tabs>
        <w:autoSpaceDE w:val="0"/>
        <w:autoSpaceDN w:val="0"/>
        <w:adjustRightInd w:val="0"/>
        <w:spacing w:after="0" w:line="360" w:lineRule="auto"/>
        <w:jc w:val="center"/>
        <w:rPr>
          <w:rFonts w:ascii="Calibri" w:hAnsi="Calibri" w:cs="Calibri"/>
          <w:sz w:val="26"/>
          <w:szCs w:val="26"/>
        </w:rPr>
      </w:pPr>
    </w:p>
    <w:p w14:paraId="03BDED14" w14:textId="77777777" w:rsidR="00944672" w:rsidRPr="00944672" w:rsidRDefault="00944672" w:rsidP="00623B68">
      <w:pPr>
        <w:tabs>
          <w:tab w:val="right" w:pos="10204"/>
        </w:tabs>
        <w:autoSpaceDE w:val="0"/>
        <w:autoSpaceDN w:val="0"/>
        <w:adjustRightInd w:val="0"/>
        <w:spacing w:after="0" w:line="360" w:lineRule="auto"/>
        <w:jc w:val="both"/>
        <w:rPr>
          <w:rFonts w:ascii="Calibri" w:hAnsi="Calibri" w:cs="Calibri"/>
          <w:sz w:val="26"/>
          <w:szCs w:val="26"/>
        </w:rPr>
      </w:pPr>
      <w:r w:rsidRPr="00944672">
        <w:rPr>
          <w:rFonts w:ascii="Calibri" w:hAnsi="Calibri" w:cs="Calibri"/>
          <w:sz w:val="26"/>
          <w:szCs w:val="26"/>
        </w:rPr>
        <w:br w:type="page"/>
      </w:r>
    </w:p>
    <w:p w14:paraId="283CDBC7" w14:textId="77777777" w:rsidR="00944672" w:rsidRPr="00944672" w:rsidRDefault="00944672" w:rsidP="00623B68">
      <w:pPr>
        <w:tabs>
          <w:tab w:val="right" w:pos="10204"/>
        </w:tabs>
        <w:autoSpaceDE w:val="0"/>
        <w:autoSpaceDN w:val="0"/>
        <w:adjustRightInd w:val="0"/>
        <w:spacing w:after="0" w:line="360" w:lineRule="auto"/>
        <w:jc w:val="both"/>
        <w:rPr>
          <w:rFonts w:ascii="Calibri" w:hAnsi="Calibri" w:cs="Calibri"/>
          <w:sz w:val="26"/>
          <w:szCs w:val="26"/>
        </w:rPr>
      </w:pPr>
    </w:p>
    <w:p w14:paraId="41C82E05" w14:textId="77777777" w:rsidR="00944672" w:rsidRPr="00944672" w:rsidRDefault="00944672" w:rsidP="00623B68">
      <w:pPr>
        <w:tabs>
          <w:tab w:val="right" w:pos="10204"/>
        </w:tabs>
        <w:autoSpaceDE w:val="0"/>
        <w:autoSpaceDN w:val="0"/>
        <w:adjustRightInd w:val="0"/>
        <w:spacing w:after="0" w:line="360" w:lineRule="auto"/>
        <w:jc w:val="both"/>
        <w:rPr>
          <w:rFonts w:ascii="Calibri" w:hAnsi="Calibri" w:cs="Calibri"/>
          <w:sz w:val="26"/>
          <w:szCs w:val="26"/>
        </w:rPr>
      </w:pPr>
    </w:p>
    <w:p w14:paraId="379A4FA8" w14:textId="77777777" w:rsidR="00944672" w:rsidRPr="00944672" w:rsidRDefault="00944672" w:rsidP="00623B68">
      <w:pPr>
        <w:tabs>
          <w:tab w:val="right" w:pos="10204"/>
        </w:tabs>
        <w:autoSpaceDE w:val="0"/>
        <w:autoSpaceDN w:val="0"/>
        <w:adjustRightInd w:val="0"/>
        <w:spacing w:after="0" w:line="360" w:lineRule="auto"/>
        <w:jc w:val="both"/>
        <w:rPr>
          <w:rFonts w:ascii="Calibri" w:hAnsi="Calibri" w:cs="Calibri"/>
          <w:sz w:val="26"/>
          <w:szCs w:val="26"/>
        </w:rPr>
      </w:pPr>
      <w:r w:rsidRPr="00944672">
        <w:rPr>
          <w:rFonts w:ascii="Calibri" w:hAnsi="Calibri" w:cs="Calibri"/>
          <w:b/>
          <w:bCs/>
          <w:sz w:val="26"/>
          <w:szCs w:val="26"/>
        </w:rPr>
        <w:t>Buchbeschreibung:</w:t>
      </w:r>
    </w:p>
    <w:p w14:paraId="35EEB1B4" w14:textId="77777777" w:rsidR="00944672" w:rsidRPr="00944672" w:rsidRDefault="00944672" w:rsidP="00623B68">
      <w:pPr>
        <w:tabs>
          <w:tab w:val="right" w:pos="10204"/>
        </w:tabs>
        <w:autoSpaceDE w:val="0"/>
        <w:autoSpaceDN w:val="0"/>
        <w:adjustRightInd w:val="0"/>
        <w:spacing w:after="0" w:line="360" w:lineRule="auto"/>
        <w:ind w:firstLine="227"/>
        <w:jc w:val="both"/>
        <w:rPr>
          <w:rFonts w:ascii="Calibri" w:hAnsi="Calibri" w:cs="Calibri"/>
          <w:sz w:val="26"/>
          <w:szCs w:val="26"/>
        </w:rPr>
      </w:pPr>
      <w:r w:rsidRPr="00944672">
        <w:rPr>
          <w:rFonts w:ascii="Calibri" w:hAnsi="Calibri" w:cs="Calibri"/>
          <w:sz w:val="26"/>
          <w:szCs w:val="26"/>
        </w:rPr>
        <w:t>Im Yin und Yang hat die schwarze Seite ihre Entsprechung in der weißen Seite.</w:t>
      </w:r>
    </w:p>
    <w:p w14:paraId="21241FC8" w14:textId="77777777" w:rsidR="00944672" w:rsidRPr="00944672" w:rsidRDefault="00944672" w:rsidP="00623B68">
      <w:pPr>
        <w:tabs>
          <w:tab w:val="right" w:pos="10204"/>
        </w:tabs>
        <w:autoSpaceDE w:val="0"/>
        <w:autoSpaceDN w:val="0"/>
        <w:adjustRightInd w:val="0"/>
        <w:spacing w:after="0" w:line="360" w:lineRule="auto"/>
        <w:ind w:firstLine="227"/>
        <w:jc w:val="both"/>
        <w:rPr>
          <w:rFonts w:ascii="Calibri" w:hAnsi="Calibri" w:cs="Calibri"/>
          <w:sz w:val="26"/>
          <w:szCs w:val="26"/>
        </w:rPr>
      </w:pPr>
      <w:r w:rsidRPr="00944672">
        <w:rPr>
          <w:rFonts w:ascii="Calibri" w:hAnsi="Calibri" w:cs="Calibri"/>
          <w:sz w:val="26"/>
          <w:szCs w:val="26"/>
        </w:rPr>
        <w:t>Wenn es immer wieder Verschwörungstheorien über dunkle Mächte gibt, gibt es dann auch eine weiße Seite?</w:t>
      </w:r>
    </w:p>
    <w:p w14:paraId="01E409E3" w14:textId="1AE46787" w:rsidR="00944672" w:rsidRPr="00944672" w:rsidRDefault="00944672" w:rsidP="00623B68">
      <w:pPr>
        <w:tabs>
          <w:tab w:val="right" w:pos="10204"/>
        </w:tabs>
        <w:autoSpaceDE w:val="0"/>
        <w:autoSpaceDN w:val="0"/>
        <w:adjustRightInd w:val="0"/>
        <w:spacing w:after="0" w:line="360" w:lineRule="auto"/>
        <w:ind w:firstLine="227"/>
        <w:jc w:val="both"/>
        <w:rPr>
          <w:rFonts w:ascii="Calibri" w:hAnsi="Calibri" w:cs="Calibri"/>
          <w:sz w:val="26"/>
          <w:szCs w:val="26"/>
        </w:rPr>
      </w:pPr>
      <w:r w:rsidRPr="00944672">
        <w:rPr>
          <w:rFonts w:ascii="Calibri" w:hAnsi="Calibri" w:cs="Calibri"/>
          <w:sz w:val="26"/>
          <w:szCs w:val="26"/>
        </w:rPr>
        <w:t xml:space="preserve">Welchen Einfluss kann diese </w:t>
      </w:r>
      <w:ins w:id="22" w:author="Lektorat Bauer" w:date="2025-02-24T15:56:00Z" w16du:dateUtc="2025-02-24T14:56:00Z">
        <w:r w:rsidR="009C5FEF">
          <w:rPr>
            <w:rFonts w:ascii="Calibri" w:hAnsi="Calibri" w:cs="Calibri"/>
            <w:sz w:val="26"/>
            <w:szCs w:val="26"/>
          </w:rPr>
          <w:t>„</w:t>
        </w:r>
      </w:ins>
      <w:del w:id="23" w:author="Lektorat Bauer" w:date="2025-02-24T15:56:00Z" w16du:dateUtc="2025-02-24T14:56:00Z">
        <w:r w:rsidRPr="00944672" w:rsidDel="009C5FEF">
          <w:rPr>
            <w:rFonts w:ascii="Calibri" w:hAnsi="Calibri" w:cs="Calibri"/>
            <w:sz w:val="26"/>
            <w:szCs w:val="26"/>
          </w:rPr>
          <w:delText>"</w:delText>
        </w:r>
      </w:del>
      <w:r w:rsidRPr="00944672">
        <w:rPr>
          <w:rFonts w:ascii="Calibri" w:hAnsi="Calibri" w:cs="Calibri"/>
          <w:sz w:val="26"/>
          <w:szCs w:val="26"/>
        </w:rPr>
        <w:t>Weiße Verschwörung</w:t>
      </w:r>
      <w:del w:id="24" w:author="Lektorat Bauer" w:date="2025-02-24T15:56:00Z" w16du:dateUtc="2025-02-24T14:56:00Z">
        <w:r w:rsidRPr="00944672" w:rsidDel="009C5FEF">
          <w:rPr>
            <w:rFonts w:ascii="Calibri" w:hAnsi="Calibri" w:cs="Calibri"/>
            <w:sz w:val="26"/>
            <w:szCs w:val="26"/>
          </w:rPr>
          <w:delText>"</w:delText>
        </w:r>
      </w:del>
      <w:ins w:id="25" w:author="Lektorat Bauer" w:date="2025-02-24T15:56:00Z" w16du:dateUtc="2025-02-24T14:56:00Z">
        <w:r w:rsidR="009C5FEF">
          <w:rPr>
            <w:rFonts w:ascii="Calibri" w:hAnsi="Calibri" w:cs="Calibri"/>
            <w:sz w:val="26"/>
            <w:szCs w:val="26"/>
          </w:rPr>
          <w:t>“</w:t>
        </w:r>
      </w:ins>
      <w:r w:rsidRPr="00944672">
        <w:rPr>
          <w:rFonts w:ascii="Calibri" w:hAnsi="Calibri" w:cs="Calibri"/>
          <w:sz w:val="26"/>
          <w:szCs w:val="26"/>
        </w:rPr>
        <w:t xml:space="preserve"> haben, wenn man sie nicht wahrnimmt und niemand über sie spricht?</w:t>
      </w:r>
    </w:p>
    <w:p w14:paraId="245BEEDB" w14:textId="1C5CF9E2" w:rsidR="00944672" w:rsidRPr="00944672" w:rsidRDefault="00944672" w:rsidP="00623B68">
      <w:pPr>
        <w:tabs>
          <w:tab w:val="right" w:pos="10204"/>
        </w:tabs>
        <w:autoSpaceDE w:val="0"/>
        <w:autoSpaceDN w:val="0"/>
        <w:adjustRightInd w:val="0"/>
        <w:spacing w:after="0" w:line="360" w:lineRule="auto"/>
        <w:ind w:firstLine="227"/>
        <w:jc w:val="both"/>
        <w:rPr>
          <w:rFonts w:ascii="Calibri" w:hAnsi="Calibri" w:cs="Calibri"/>
          <w:sz w:val="26"/>
          <w:szCs w:val="26"/>
        </w:rPr>
      </w:pPr>
      <w:r w:rsidRPr="00944672">
        <w:rPr>
          <w:rFonts w:ascii="Calibri" w:hAnsi="Calibri" w:cs="Calibri"/>
          <w:sz w:val="26"/>
          <w:szCs w:val="26"/>
        </w:rPr>
        <w:t xml:space="preserve">Die </w:t>
      </w:r>
      <w:ins w:id="26" w:author="Lektorat Bauer" w:date="2025-02-24T15:56:00Z" w16du:dateUtc="2025-02-24T14:56:00Z">
        <w:r w:rsidR="009C5FEF">
          <w:rPr>
            <w:rFonts w:ascii="Calibri" w:hAnsi="Calibri" w:cs="Calibri"/>
            <w:sz w:val="26"/>
            <w:szCs w:val="26"/>
          </w:rPr>
          <w:t>„</w:t>
        </w:r>
      </w:ins>
      <w:del w:id="27" w:author="Lektorat Bauer" w:date="2025-02-24T15:56:00Z" w16du:dateUtc="2025-02-24T14:56:00Z">
        <w:r w:rsidRPr="00944672" w:rsidDel="009C5FEF">
          <w:rPr>
            <w:rFonts w:ascii="Calibri" w:hAnsi="Calibri" w:cs="Calibri"/>
            <w:sz w:val="26"/>
            <w:szCs w:val="26"/>
          </w:rPr>
          <w:delText>"</w:delText>
        </w:r>
      </w:del>
      <w:r w:rsidRPr="00944672">
        <w:rPr>
          <w:rFonts w:ascii="Calibri" w:hAnsi="Calibri" w:cs="Calibri"/>
          <w:sz w:val="26"/>
          <w:szCs w:val="26"/>
        </w:rPr>
        <w:t>Weiße Macht</w:t>
      </w:r>
      <w:ins w:id="28" w:author="Lektorat Bauer" w:date="2025-02-24T15:56:00Z" w16du:dateUtc="2025-02-24T14:56:00Z">
        <w:r w:rsidR="009C5FEF">
          <w:rPr>
            <w:rFonts w:ascii="Calibri" w:hAnsi="Calibri" w:cs="Calibri"/>
            <w:sz w:val="26"/>
            <w:szCs w:val="26"/>
          </w:rPr>
          <w:t>“</w:t>
        </w:r>
      </w:ins>
      <w:del w:id="29" w:author="Lektorat Bauer" w:date="2025-02-24T15:56:00Z" w16du:dateUtc="2025-02-24T14:56:00Z">
        <w:r w:rsidRPr="00944672" w:rsidDel="009C5FEF">
          <w:rPr>
            <w:rFonts w:ascii="Calibri" w:hAnsi="Calibri" w:cs="Calibri"/>
            <w:sz w:val="26"/>
            <w:szCs w:val="26"/>
          </w:rPr>
          <w:delText>"</w:delText>
        </w:r>
      </w:del>
      <w:r w:rsidRPr="00944672">
        <w:rPr>
          <w:rFonts w:ascii="Calibri" w:hAnsi="Calibri" w:cs="Calibri"/>
          <w:sz w:val="26"/>
          <w:szCs w:val="26"/>
        </w:rPr>
        <w:t xml:space="preserve"> ist ans Licht gekommen und dies ist die Geschichte, wie es dazu kam.</w:t>
      </w:r>
    </w:p>
    <w:p w14:paraId="75E71389" w14:textId="439D0012" w:rsidR="00944672" w:rsidRPr="00944672" w:rsidRDefault="00944672" w:rsidP="00623B68">
      <w:pPr>
        <w:tabs>
          <w:tab w:val="right" w:pos="10204"/>
        </w:tabs>
        <w:autoSpaceDE w:val="0"/>
        <w:autoSpaceDN w:val="0"/>
        <w:adjustRightInd w:val="0"/>
        <w:spacing w:after="0" w:line="360" w:lineRule="auto"/>
        <w:ind w:firstLine="227"/>
        <w:jc w:val="both"/>
        <w:rPr>
          <w:rFonts w:ascii="Calibri" w:hAnsi="Calibri" w:cs="Calibri"/>
          <w:sz w:val="26"/>
          <w:szCs w:val="26"/>
        </w:rPr>
      </w:pPr>
      <w:r w:rsidRPr="00944672">
        <w:rPr>
          <w:rFonts w:ascii="Calibri" w:hAnsi="Calibri" w:cs="Calibri"/>
          <w:sz w:val="26"/>
          <w:szCs w:val="26"/>
        </w:rPr>
        <w:t xml:space="preserve">Welchen Einfluss hatten die </w:t>
      </w:r>
      <w:ins w:id="30" w:author="Lektorat Bauer" w:date="2025-02-24T15:57:00Z" w16du:dateUtc="2025-02-24T14:57:00Z">
        <w:r w:rsidR="009C5FEF">
          <w:rPr>
            <w:rFonts w:ascii="Calibri" w:hAnsi="Calibri" w:cs="Calibri"/>
            <w:sz w:val="26"/>
            <w:szCs w:val="26"/>
          </w:rPr>
          <w:t>„</w:t>
        </w:r>
      </w:ins>
      <w:del w:id="31" w:author="Lektorat Bauer" w:date="2025-02-24T15:57:00Z" w16du:dateUtc="2025-02-24T14:57:00Z">
        <w:r w:rsidRPr="00944672" w:rsidDel="009C5FEF">
          <w:rPr>
            <w:rFonts w:ascii="Calibri" w:hAnsi="Calibri" w:cs="Calibri"/>
            <w:sz w:val="26"/>
            <w:szCs w:val="26"/>
          </w:rPr>
          <w:delText>"</w:delText>
        </w:r>
      </w:del>
      <w:r w:rsidRPr="00944672">
        <w:rPr>
          <w:rFonts w:ascii="Calibri" w:hAnsi="Calibri" w:cs="Calibri"/>
          <w:sz w:val="26"/>
          <w:szCs w:val="26"/>
        </w:rPr>
        <w:t>Helfenden Hände</w:t>
      </w:r>
      <w:ins w:id="32" w:author="Lektorat Bauer" w:date="2025-02-24T15:57:00Z" w16du:dateUtc="2025-02-24T14:57:00Z">
        <w:r w:rsidR="009C5FEF">
          <w:rPr>
            <w:rFonts w:ascii="Calibri" w:hAnsi="Calibri" w:cs="Calibri"/>
            <w:sz w:val="26"/>
            <w:szCs w:val="26"/>
          </w:rPr>
          <w:t>“</w:t>
        </w:r>
      </w:ins>
      <w:del w:id="33" w:author="Lektorat Bauer" w:date="2025-02-24T15:57:00Z" w16du:dateUtc="2025-02-24T14:57:00Z">
        <w:r w:rsidRPr="00944672" w:rsidDel="009C5FEF">
          <w:rPr>
            <w:rFonts w:ascii="Calibri" w:hAnsi="Calibri" w:cs="Calibri"/>
            <w:sz w:val="26"/>
            <w:szCs w:val="26"/>
          </w:rPr>
          <w:delText>"</w:delText>
        </w:r>
      </w:del>
      <w:r w:rsidRPr="00944672">
        <w:rPr>
          <w:rFonts w:ascii="Calibri" w:hAnsi="Calibri" w:cs="Calibri"/>
          <w:sz w:val="26"/>
          <w:szCs w:val="26"/>
        </w:rPr>
        <w:t xml:space="preserve"> auf die Entwicklung der Menschheit und warum hat es niemand bemerkt? </w:t>
      </w:r>
      <w:del w:id="34" w:author="Lektorat Bauer" w:date="2025-02-24T15:57:00Z" w16du:dateUtc="2025-02-24T14:57:00Z">
        <w:r w:rsidRPr="00944672" w:rsidDel="009C5FEF">
          <w:rPr>
            <w:rFonts w:ascii="Calibri" w:hAnsi="Calibri" w:cs="Calibri"/>
            <w:sz w:val="26"/>
            <w:szCs w:val="26"/>
          </w:rPr>
          <w:delText xml:space="preserve">- </w:delText>
        </w:r>
      </w:del>
      <w:r w:rsidRPr="00944672">
        <w:rPr>
          <w:rFonts w:ascii="Calibri" w:hAnsi="Calibri" w:cs="Calibri"/>
          <w:sz w:val="26"/>
          <w:szCs w:val="26"/>
        </w:rPr>
        <w:t>Werden gute Taten unterschätzt?</w:t>
      </w:r>
    </w:p>
    <w:p w14:paraId="3CE566A8" w14:textId="2480FA6F" w:rsidR="00944672" w:rsidRPr="00944672" w:rsidRDefault="00944672" w:rsidP="00623B68">
      <w:pPr>
        <w:tabs>
          <w:tab w:val="right" w:pos="10204"/>
        </w:tabs>
        <w:autoSpaceDE w:val="0"/>
        <w:autoSpaceDN w:val="0"/>
        <w:adjustRightInd w:val="0"/>
        <w:spacing w:after="0" w:line="360" w:lineRule="auto"/>
        <w:ind w:firstLine="227"/>
        <w:jc w:val="both"/>
        <w:rPr>
          <w:rFonts w:ascii="Calibri" w:hAnsi="Calibri" w:cs="Calibri"/>
          <w:sz w:val="26"/>
          <w:szCs w:val="26"/>
        </w:rPr>
      </w:pPr>
      <w:r w:rsidRPr="00944672">
        <w:rPr>
          <w:rFonts w:ascii="Calibri" w:hAnsi="Calibri" w:cs="Calibri"/>
          <w:sz w:val="26"/>
          <w:szCs w:val="26"/>
        </w:rPr>
        <w:t>Die Ereignisse der 2010er</w:t>
      </w:r>
      <w:ins w:id="35" w:author="Lektorat Bauer" w:date="2025-02-24T15:59:00Z" w16du:dateUtc="2025-02-24T14:59:00Z">
        <w:r w:rsidR="009C5FEF">
          <w:rPr>
            <w:rFonts w:ascii="Calibri" w:hAnsi="Calibri" w:cs="Calibri"/>
            <w:sz w:val="26"/>
            <w:szCs w:val="26"/>
          </w:rPr>
          <w:t>-</w:t>
        </w:r>
      </w:ins>
      <w:del w:id="36" w:author="Lektorat Bauer" w:date="2025-02-24T15:59:00Z" w16du:dateUtc="2025-02-24T14:59:00Z">
        <w:r w:rsidRPr="00944672" w:rsidDel="009C5FEF">
          <w:rPr>
            <w:rFonts w:ascii="Calibri" w:hAnsi="Calibri" w:cs="Calibri"/>
            <w:sz w:val="26"/>
            <w:szCs w:val="26"/>
          </w:rPr>
          <w:delText xml:space="preserve"> </w:delText>
        </w:r>
      </w:del>
      <w:r w:rsidRPr="00944672">
        <w:rPr>
          <w:rFonts w:ascii="Calibri" w:hAnsi="Calibri" w:cs="Calibri"/>
          <w:sz w:val="26"/>
          <w:szCs w:val="26"/>
        </w:rPr>
        <w:t>Jahre haben dazu geführt, dass die "Helfenden Hände" in bestimmten Kreisen bekannt geworden sind. Teile davon sind öffentlich bekannt und werden hier zusammengefasst.</w:t>
      </w:r>
    </w:p>
    <w:p w14:paraId="61259983" w14:textId="77777777" w:rsidR="00944672" w:rsidRPr="00944672" w:rsidRDefault="00944672" w:rsidP="00623B68">
      <w:pPr>
        <w:tabs>
          <w:tab w:val="right" w:pos="10204"/>
        </w:tabs>
        <w:autoSpaceDE w:val="0"/>
        <w:autoSpaceDN w:val="0"/>
        <w:adjustRightInd w:val="0"/>
        <w:spacing w:after="0" w:line="360" w:lineRule="auto"/>
        <w:ind w:firstLine="227"/>
        <w:jc w:val="both"/>
        <w:rPr>
          <w:rFonts w:ascii="Calibri" w:hAnsi="Calibri" w:cs="Calibri"/>
          <w:sz w:val="26"/>
          <w:szCs w:val="26"/>
        </w:rPr>
      </w:pPr>
    </w:p>
    <w:p w14:paraId="7A7F27F4" w14:textId="77777777" w:rsidR="00944672" w:rsidRPr="00944672" w:rsidRDefault="00944672" w:rsidP="00623B68">
      <w:pPr>
        <w:tabs>
          <w:tab w:val="right" w:pos="10204"/>
        </w:tabs>
        <w:autoSpaceDE w:val="0"/>
        <w:autoSpaceDN w:val="0"/>
        <w:adjustRightInd w:val="0"/>
        <w:spacing w:after="0" w:line="360" w:lineRule="auto"/>
        <w:jc w:val="both"/>
        <w:rPr>
          <w:rFonts w:ascii="Calibri" w:hAnsi="Calibri" w:cs="Calibri"/>
          <w:sz w:val="26"/>
          <w:szCs w:val="26"/>
        </w:rPr>
      </w:pPr>
    </w:p>
    <w:p w14:paraId="7B2CB505" w14:textId="77777777" w:rsidR="00944672" w:rsidRPr="00944672" w:rsidRDefault="00944672" w:rsidP="00623B68">
      <w:pPr>
        <w:tabs>
          <w:tab w:val="right" w:pos="10204"/>
        </w:tabs>
        <w:autoSpaceDE w:val="0"/>
        <w:autoSpaceDN w:val="0"/>
        <w:adjustRightInd w:val="0"/>
        <w:spacing w:after="0" w:line="360" w:lineRule="auto"/>
        <w:jc w:val="both"/>
        <w:rPr>
          <w:rFonts w:ascii="Calibri" w:hAnsi="Calibri" w:cs="Calibri"/>
          <w:sz w:val="26"/>
          <w:szCs w:val="26"/>
        </w:rPr>
      </w:pPr>
    </w:p>
    <w:p w14:paraId="7D298AE8" w14:textId="77777777" w:rsidR="00944672" w:rsidRPr="00944672" w:rsidRDefault="00944672" w:rsidP="00623B68">
      <w:pPr>
        <w:tabs>
          <w:tab w:val="right" w:pos="10204"/>
        </w:tabs>
        <w:autoSpaceDE w:val="0"/>
        <w:autoSpaceDN w:val="0"/>
        <w:adjustRightInd w:val="0"/>
        <w:spacing w:after="0" w:line="360" w:lineRule="auto"/>
        <w:jc w:val="both"/>
        <w:rPr>
          <w:rFonts w:ascii="Calibri" w:hAnsi="Calibri" w:cs="Calibri"/>
          <w:sz w:val="26"/>
          <w:szCs w:val="26"/>
        </w:rPr>
      </w:pPr>
    </w:p>
    <w:p w14:paraId="77B8044F" w14:textId="77777777" w:rsidR="00944672" w:rsidRPr="00944672" w:rsidRDefault="00944672" w:rsidP="00623B68">
      <w:pPr>
        <w:tabs>
          <w:tab w:val="right" w:pos="10204"/>
        </w:tabs>
        <w:autoSpaceDE w:val="0"/>
        <w:autoSpaceDN w:val="0"/>
        <w:adjustRightInd w:val="0"/>
        <w:spacing w:after="0" w:line="360" w:lineRule="auto"/>
        <w:jc w:val="both"/>
        <w:rPr>
          <w:rFonts w:ascii="Calibri" w:hAnsi="Calibri" w:cs="Calibri"/>
          <w:sz w:val="26"/>
          <w:szCs w:val="26"/>
        </w:rPr>
      </w:pPr>
    </w:p>
    <w:p w14:paraId="698A4D39" w14:textId="77777777" w:rsidR="00944672" w:rsidRPr="00944672" w:rsidRDefault="00944672" w:rsidP="00623B68">
      <w:pPr>
        <w:tabs>
          <w:tab w:val="right" w:pos="10204"/>
        </w:tabs>
        <w:autoSpaceDE w:val="0"/>
        <w:autoSpaceDN w:val="0"/>
        <w:adjustRightInd w:val="0"/>
        <w:spacing w:after="0" w:line="360" w:lineRule="auto"/>
        <w:jc w:val="both"/>
        <w:rPr>
          <w:rFonts w:ascii="Calibri" w:hAnsi="Calibri" w:cs="Calibri"/>
          <w:sz w:val="26"/>
          <w:szCs w:val="26"/>
        </w:rPr>
      </w:pPr>
      <w:r w:rsidRPr="00944672">
        <w:rPr>
          <w:rFonts w:ascii="Calibri" w:hAnsi="Calibri" w:cs="Calibri"/>
          <w:b/>
          <w:bCs/>
          <w:sz w:val="26"/>
          <w:szCs w:val="26"/>
        </w:rPr>
        <w:t>Über den Autor:</w:t>
      </w:r>
    </w:p>
    <w:p w14:paraId="79C16DBA" w14:textId="016C49AA" w:rsidR="00944672" w:rsidRPr="00944672" w:rsidRDefault="00944672" w:rsidP="00623B68">
      <w:pPr>
        <w:tabs>
          <w:tab w:val="right" w:pos="10204"/>
        </w:tabs>
        <w:autoSpaceDE w:val="0"/>
        <w:autoSpaceDN w:val="0"/>
        <w:adjustRightInd w:val="0"/>
        <w:spacing w:after="0" w:line="360" w:lineRule="auto"/>
        <w:ind w:firstLine="227"/>
        <w:jc w:val="both"/>
        <w:rPr>
          <w:rFonts w:ascii="Calibri" w:hAnsi="Calibri" w:cs="Calibri"/>
          <w:sz w:val="26"/>
          <w:szCs w:val="26"/>
        </w:rPr>
      </w:pPr>
      <w:r w:rsidRPr="00944672">
        <w:rPr>
          <w:rFonts w:ascii="Calibri" w:hAnsi="Calibri" w:cs="Calibri"/>
          <w:sz w:val="26"/>
          <w:szCs w:val="26"/>
        </w:rPr>
        <w:t xml:space="preserve">Hyeonjae Somun </w:t>
      </w:r>
      <w:ins w:id="37" w:author="Lektorat Bauer" w:date="2025-02-24T15:57:00Z" w16du:dateUtc="2025-02-24T14:57:00Z">
        <w:r w:rsidR="009C5FEF">
          <w:rPr>
            <w:rFonts w:ascii="Calibri" w:hAnsi="Calibri" w:cs="Calibri"/>
            <w:sz w:val="26"/>
            <w:szCs w:val="26"/>
          </w:rPr>
          <w:t>‚</w:t>
        </w:r>
      </w:ins>
      <w:del w:id="38" w:author="Lektorat Bauer" w:date="2025-02-24T15:57:00Z" w16du:dateUtc="2025-02-24T14:57:00Z">
        <w:r w:rsidRPr="00944672" w:rsidDel="009C5FEF">
          <w:rPr>
            <w:rFonts w:ascii="Calibri" w:hAnsi="Calibri" w:cs="Calibri"/>
            <w:sz w:val="26"/>
            <w:szCs w:val="26"/>
          </w:rPr>
          <w:delText>'</w:delText>
        </w:r>
      </w:del>
      <w:r w:rsidRPr="00944672">
        <w:rPr>
          <w:rFonts w:ascii="Calibri" w:hAnsi="Calibri" w:cs="Calibri"/>
          <w:sz w:val="26"/>
          <w:szCs w:val="26"/>
        </w:rPr>
        <w:t>Daily</w:t>
      </w:r>
      <w:ins w:id="39" w:author="Lektorat Bauer" w:date="2025-02-24T15:57:00Z" w16du:dateUtc="2025-02-24T14:57:00Z">
        <w:r w:rsidR="009C5FEF">
          <w:rPr>
            <w:rFonts w:ascii="Calibri" w:hAnsi="Calibri" w:cs="Calibri"/>
            <w:sz w:val="26"/>
            <w:szCs w:val="26"/>
          </w:rPr>
          <w:t>‘</w:t>
        </w:r>
      </w:ins>
      <w:del w:id="40" w:author="Lektorat Bauer" w:date="2025-02-24T15:57:00Z" w16du:dateUtc="2025-02-24T14:57:00Z">
        <w:r w:rsidRPr="00944672" w:rsidDel="009C5FEF">
          <w:rPr>
            <w:rFonts w:ascii="Calibri" w:hAnsi="Calibri" w:cs="Calibri"/>
            <w:sz w:val="26"/>
            <w:szCs w:val="26"/>
          </w:rPr>
          <w:delText>'</w:delText>
        </w:r>
      </w:del>
      <w:r w:rsidRPr="00944672">
        <w:rPr>
          <w:rFonts w:ascii="Calibri" w:hAnsi="Calibri" w:cs="Calibri"/>
          <w:sz w:val="26"/>
          <w:szCs w:val="26"/>
        </w:rPr>
        <w:t xml:space="preserve"> McAllan ist ein Insider. Seine Mutter ist eine in den Niederlanden geborene Koreanerin und </w:t>
      </w:r>
      <w:ins w:id="41" w:author="Lektorat Bauer" w:date="2025-02-24T15:59:00Z" w16du:dateUtc="2025-02-24T14:59:00Z">
        <w:r w:rsidR="009C5FEF">
          <w:rPr>
            <w:rFonts w:ascii="Calibri" w:hAnsi="Calibri" w:cs="Calibri"/>
            <w:sz w:val="26"/>
            <w:szCs w:val="26"/>
          </w:rPr>
          <w:t>s</w:t>
        </w:r>
      </w:ins>
      <w:del w:id="42" w:author="Lektorat Bauer" w:date="2025-02-24T15:59:00Z" w16du:dateUtc="2025-02-24T14:59:00Z">
        <w:r w:rsidRPr="00944672" w:rsidDel="009C5FEF">
          <w:rPr>
            <w:rFonts w:ascii="Calibri" w:hAnsi="Calibri" w:cs="Calibri"/>
            <w:sz w:val="26"/>
            <w:szCs w:val="26"/>
          </w:rPr>
          <w:delText>S</w:delText>
        </w:r>
      </w:del>
      <w:r w:rsidRPr="00944672">
        <w:rPr>
          <w:rFonts w:ascii="Calibri" w:hAnsi="Calibri" w:cs="Calibri"/>
          <w:sz w:val="26"/>
          <w:szCs w:val="26"/>
        </w:rPr>
        <w:t xml:space="preserve">ein Vater ist ein in Dubai lebender Schotte. Hyeonjae Somun McAllan hat den Vorteil, dass seine Eltern in vielen Städten der Welt gearbeitet haben, </w:t>
      </w:r>
      <w:del w:id="43" w:author="Lektorat Bauer" w:date="2025-02-24T15:59:00Z" w16du:dateUtc="2025-02-24T14:59:00Z">
        <w:r w:rsidRPr="00944672" w:rsidDel="009C5FEF">
          <w:rPr>
            <w:rFonts w:ascii="Calibri" w:hAnsi="Calibri" w:cs="Calibri"/>
            <w:sz w:val="26"/>
            <w:szCs w:val="26"/>
          </w:rPr>
          <w:delText>so dass</w:delText>
        </w:r>
      </w:del>
      <w:ins w:id="44" w:author="Lektorat Bauer" w:date="2025-02-24T15:59:00Z" w16du:dateUtc="2025-02-24T14:59:00Z">
        <w:r w:rsidR="009C5FEF">
          <w:rPr>
            <w:rFonts w:ascii="Calibri" w:hAnsi="Calibri" w:cs="Calibri"/>
            <w:sz w:val="26"/>
            <w:szCs w:val="26"/>
          </w:rPr>
          <w:t>weshalb</w:t>
        </w:r>
      </w:ins>
      <w:r w:rsidRPr="00944672">
        <w:rPr>
          <w:rFonts w:ascii="Calibri" w:hAnsi="Calibri" w:cs="Calibri"/>
          <w:sz w:val="26"/>
          <w:szCs w:val="26"/>
        </w:rPr>
        <w:t xml:space="preserve"> er mehrere Sprachen fließend spricht und profunde Kenntnisse in der internationalen Wirtschafts- und Finanzwelt erworben hat. Er genießt seinen Ruhestand in Häusern rund um den Globus. Der Spitzname beruht auf einer Gegebenheit aus der Schulzeit: Während der </w:t>
      </w:r>
      <w:del w:id="45" w:author="Lektorat Bauer" w:date="2025-02-24T15:59:00Z" w16du:dateUtc="2025-02-24T14:59:00Z">
        <w:r w:rsidRPr="00944672" w:rsidDel="009C5FEF">
          <w:rPr>
            <w:rFonts w:ascii="Calibri" w:hAnsi="Calibri" w:cs="Calibri"/>
            <w:sz w:val="26"/>
            <w:szCs w:val="26"/>
          </w:rPr>
          <w:delText>Vorbeitung</w:delText>
        </w:r>
      </w:del>
      <w:ins w:id="46" w:author="Lektorat Bauer" w:date="2025-02-24T15:59:00Z" w16du:dateUtc="2025-02-24T14:59:00Z">
        <w:r w:rsidR="009C5FEF" w:rsidRPr="00944672">
          <w:rPr>
            <w:rFonts w:ascii="Calibri" w:hAnsi="Calibri" w:cs="Calibri"/>
            <w:sz w:val="26"/>
            <w:szCs w:val="26"/>
          </w:rPr>
          <w:t>Vorbereitung</w:t>
        </w:r>
      </w:ins>
      <w:r w:rsidRPr="00944672">
        <w:rPr>
          <w:rFonts w:ascii="Calibri" w:hAnsi="Calibri" w:cs="Calibri"/>
          <w:sz w:val="26"/>
          <w:szCs w:val="26"/>
        </w:rPr>
        <w:t xml:space="preserve"> auf seinen </w:t>
      </w:r>
      <w:r w:rsidRPr="00944672">
        <w:rPr>
          <w:rFonts w:ascii="Calibri" w:hAnsi="Calibri" w:cs="Calibri"/>
          <w:sz w:val="26"/>
          <w:szCs w:val="26"/>
        </w:rPr>
        <w:lastRenderedPageBreak/>
        <w:t xml:space="preserve">Abschluss erhielt </w:t>
      </w:r>
      <w:del w:id="47" w:author="Lektorat Bauer" w:date="2025-02-24T15:59:00Z" w16du:dateUtc="2025-02-24T14:59:00Z">
        <w:r w:rsidRPr="00944672" w:rsidDel="009C5FEF">
          <w:rPr>
            <w:rFonts w:ascii="Calibri" w:hAnsi="Calibri" w:cs="Calibri"/>
            <w:sz w:val="26"/>
            <w:szCs w:val="26"/>
          </w:rPr>
          <w:delText>d</w:delText>
        </w:r>
      </w:del>
      <w:r w:rsidRPr="00944672">
        <w:rPr>
          <w:rFonts w:ascii="Calibri" w:hAnsi="Calibri" w:cs="Calibri"/>
          <w:sz w:val="26"/>
          <w:szCs w:val="26"/>
        </w:rPr>
        <w:t xml:space="preserve">er </w:t>
      </w:r>
      <w:ins w:id="48" w:author="Lektorat Bauer" w:date="2025-02-24T15:59:00Z" w16du:dateUtc="2025-02-24T14:59:00Z">
        <w:r w:rsidR="009C5FEF">
          <w:rPr>
            <w:rFonts w:ascii="Calibri" w:hAnsi="Calibri" w:cs="Calibri"/>
            <w:sz w:val="26"/>
            <w:szCs w:val="26"/>
          </w:rPr>
          <w:t>‚</w:t>
        </w:r>
      </w:ins>
      <w:del w:id="49" w:author="Lektorat Bauer" w:date="2025-02-24T15:59:00Z" w16du:dateUtc="2025-02-24T14:59:00Z">
        <w:r w:rsidRPr="00944672" w:rsidDel="009C5FEF">
          <w:rPr>
            <w:rFonts w:ascii="Calibri" w:hAnsi="Calibri" w:cs="Calibri"/>
            <w:sz w:val="26"/>
            <w:szCs w:val="26"/>
          </w:rPr>
          <w:delText>'</w:delText>
        </w:r>
      </w:del>
      <w:r w:rsidRPr="00944672">
        <w:rPr>
          <w:rFonts w:ascii="Calibri" w:hAnsi="Calibri" w:cs="Calibri"/>
          <w:sz w:val="26"/>
          <w:szCs w:val="26"/>
        </w:rPr>
        <w:t>täglich</w:t>
      </w:r>
      <w:ins w:id="50" w:author="Lektorat Bauer" w:date="2025-02-24T15:59:00Z" w16du:dateUtc="2025-02-24T14:59:00Z">
        <w:r w:rsidR="009C5FEF">
          <w:rPr>
            <w:rFonts w:ascii="Calibri" w:hAnsi="Calibri" w:cs="Calibri"/>
            <w:sz w:val="26"/>
            <w:szCs w:val="26"/>
          </w:rPr>
          <w:t>‘</w:t>
        </w:r>
      </w:ins>
      <w:del w:id="51" w:author="Lektorat Bauer" w:date="2025-02-24T15:59:00Z" w16du:dateUtc="2025-02-24T14:59:00Z">
        <w:r w:rsidRPr="00944672" w:rsidDel="009C5FEF">
          <w:rPr>
            <w:rFonts w:ascii="Calibri" w:hAnsi="Calibri" w:cs="Calibri"/>
            <w:sz w:val="26"/>
            <w:szCs w:val="26"/>
          </w:rPr>
          <w:delText>'</w:delText>
        </w:r>
      </w:del>
      <w:r w:rsidRPr="00944672">
        <w:rPr>
          <w:rFonts w:ascii="Calibri" w:hAnsi="Calibri" w:cs="Calibri"/>
          <w:sz w:val="26"/>
          <w:szCs w:val="26"/>
        </w:rPr>
        <w:t xml:space="preserve"> Privatunterricht. Diese Tatsache und die Doppeldeutigkeit in Verbindung mit dem Nachnamen </w:t>
      </w:r>
      <w:del w:id="52" w:author="Lektorat Bauer" w:date="2025-02-24T16:00:00Z" w16du:dateUtc="2025-02-24T15:00:00Z">
        <w:r w:rsidRPr="00944672" w:rsidDel="009C5FEF">
          <w:rPr>
            <w:rFonts w:ascii="Calibri" w:hAnsi="Calibri" w:cs="Calibri"/>
            <w:sz w:val="26"/>
            <w:szCs w:val="26"/>
          </w:rPr>
          <w:delText xml:space="preserve">hat </w:delText>
        </w:r>
      </w:del>
      <w:ins w:id="53" w:author="Lektorat Bauer" w:date="2025-02-24T16:00:00Z" w16du:dateUtc="2025-02-24T15:00:00Z">
        <w:r w:rsidR="009C5FEF">
          <w:rPr>
            <w:rFonts w:ascii="Calibri" w:hAnsi="Calibri" w:cs="Calibri"/>
            <w:sz w:val="26"/>
            <w:szCs w:val="26"/>
          </w:rPr>
          <w:t>etablierten</w:t>
        </w:r>
        <w:r w:rsidR="009C5FEF" w:rsidRPr="00944672">
          <w:rPr>
            <w:rFonts w:ascii="Calibri" w:hAnsi="Calibri" w:cs="Calibri"/>
            <w:sz w:val="26"/>
            <w:szCs w:val="26"/>
          </w:rPr>
          <w:t xml:space="preserve"> </w:t>
        </w:r>
      </w:ins>
      <w:r w:rsidRPr="00944672">
        <w:rPr>
          <w:rFonts w:ascii="Calibri" w:hAnsi="Calibri" w:cs="Calibri"/>
          <w:sz w:val="26"/>
          <w:szCs w:val="26"/>
        </w:rPr>
        <w:t>diesen Namen</w:t>
      </w:r>
      <w:del w:id="54" w:author="Lektorat Bauer" w:date="2025-02-24T16:00:00Z" w16du:dateUtc="2025-02-24T15:00:00Z">
        <w:r w:rsidRPr="00944672" w:rsidDel="009C5FEF">
          <w:rPr>
            <w:rFonts w:ascii="Calibri" w:hAnsi="Calibri" w:cs="Calibri"/>
            <w:sz w:val="26"/>
            <w:szCs w:val="26"/>
          </w:rPr>
          <w:delText xml:space="preserve"> etabliert</w:delText>
        </w:r>
      </w:del>
      <w:r w:rsidRPr="00944672">
        <w:rPr>
          <w:rFonts w:ascii="Calibri" w:hAnsi="Calibri" w:cs="Calibri"/>
          <w:sz w:val="26"/>
          <w:szCs w:val="26"/>
        </w:rPr>
        <w:t>.</w:t>
      </w:r>
    </w:p>
    <w:p w14:paraId="0C9B799A" w14:textId="77777777" w:rsidR="00944672" w:rsidRPr="00944672" w:rsidRDefault="00944672" w:rsidP="00623B68">
      <w:pPr>
        <w:tabs>
          <w:tab w:val="right" w:pos="10204"/>
        </w:tabs>
        <w:autoSpaceDE w:val="0"/>
        <w:autoSpaceDN w:val="0"/>
        <w:adjustRightInd w:val="0"/>
        <w:spacing w:after="0" w:line="360" w:lineRule="auto"/>
        <w:jc w:val="center"/>
        <w:rPr>
          <w:rFonts w:ascii="Calibri" w:hAnsi="Calibri" w:cs="Calibri"/>
          <w:sz w:val="26"/>
          <w:szCs w:val="26"/>
        </w:rPr>
      </w:pPr>
      <w:r w:rsidRPr="00944672">
        <w:rPr>
          <w:rFonts w:ascii="Calibri" w:hAnsi="Calibri" w:cs="Calibri"/>
          <w:sz w:val="26"/>
          <w:szCs w:val="26"/>
        </w:rPr>
        <w:br w:type="page"/>
      </w:r>
    </w:p>
    <w:p w14:paraId="4394B454" w14:textId="77777777" w:rsidR="00944672" w:rsidRPr="00944672" w:rsidRDefault="00944672" w:rsidP="00623B68">
      <w:pPr>
        <w:tabs>
          <w:tab w:val="right" w:pos="10204"/>
        </w:tabs>
        <w:autoSpaceDE w:val="0"/>
        <w:autoSpaceDN w:val="0"/>
        <w:adjustRightInd w:val="0"/>
        <w:spacing w:after="0" w:line="360" w:lineRule="auto"/>
        <w:jc w:val="center"/>
        <w:rPr>
          <w:rFonts w:ascii="Calibri" w:hAnsi="Calibri" w:cs="Calibri"/>
          <w:sz w:val="26"/>
          <w:szCs w:val="26"/>
        </w:rPr>
      </w:pPr>
    </w:p>
    <w:p w14:paraId="2393CBBF" w14:textId="40B18103" w:rsidR="00944672" w:rsidRPr="00944672" w:rsidRDefault="00944672" w:rsidP="00623B68">
      <w:pPr>
        <w:keepNext/>
        <w:keepLines/>
        <w:pageBreakBefore/>
        <w:suppressAutoHyphens/>
        <w:autoSpaceDE w:val="0"/>
        <w:autoSpaceDN w:val="0"/>
        <w:adjustRightInd w:val="0"/>
        <w:spacing w:before="744" w:after="120" w:line="360" w:lineRule="auto"/>
        <w:jc w:val="center"/>
        <w:outlineLvl w:val="0"/>
        <w:rPr>
          <w:rFonts w:ascii="Arial" w:hAnsi="Arial" w:cs="Arial"/>
          <w:b/>
          <w:bCs/>
          <w:sz w:val="24"/>
          <w:szCs w:val="24"/>
          <w:lang w:val="en-US"/>
        </w:rPr>
      </w:pPr>
      <w:r w:rsidRPr="00944672">
        <w:rPr>
          <w:rFonts w:ascii="Arial" w:hAnsi="Arial" w:cs="Arial"/>
          <w:b/>
          <w:bCs/>
          <w:sz w:val="24"/>
          <w:szCs w:val="24"/>
        </w:rPr>
        <w:lastRenderedPageBreak/>
        <w:br/>
        <w:t xml:space="preserve">„Lege auch Köder aus, um den Feind zu locken.“ </w:t>
      </w:r>
      <w:r w:rsidRPr="00944672">
        <w:rPr>
          <w:rFonts w:ascii="Arial" w:hAnsi="Arial" w:cs="Arial"/>
          <w:b/>
          <w:bCs/>
          <w:sz w:val="24"/>
          <w:szCs w:val="24"/>
        </w:rPr>
        <w:br/>
      </w:r>
      <w:r w:rsidRPr="00944672">
        <w:rPr>
          <w:rFonts w:ascii="Arial" w:hAnsi="Arial" w:cs="Arial"/>
          <w:b/>
          <w:bCs/>
          <w:sz w:val="24"/>
          <w:szCs w:val="24"/>
          <w:lang w:val="en-US"/>
        </w:rPr>
        <w:t>(Sun Tsu)</w:t>
      </w:r>
    </w:p>
    <w:p w14:paraId="77FC178E" w14:textId="77777777" w:rsidR="00944672" w:rsidRPr="00944672" w:rsidRDefault="00944672" w:rsidP="00623B68">
      <w:pPr>
        <w:autoSpaceDE w:val="0"/>
        <w:autoSpaceDN w:val="0"/>
        <w:adjustRightInd w:val="0"/>
        <w:spacing w:after="0" w:line="360" w:lineRule="auto"/>
        <w:jc w:val="both"/>
        <w:rPr>
          <w:rFonts w:ascii="Arial" w:hAnsi="Arial" w:cs="Arial"/>
          <w:b/>
          <w:bCs/>
          <w:color w:val="2F5496"/>
          <w:sz w:val="24"/>
          <w:szCs w:val="24"/>
          <w:lang w:val="en-US"/>
        </w:rPr>
      </w:pPr>
      <w:commentRangeStart w:id="55"/>
      <w:commentRangeEnd w:id="55"/>
      <w:r w:rsidRPr="00944672">
        <w:rPr>
          <w:rFonts w:ascii="Arial" w:hAnsi="Arial" w:cs="Arial"/>
          <w:b/>
          <w:bCs/>
          <w:color w:val="2F5496"/>
          <w:sz w:val="24"/>
          <w:szCs w:val="24"/>
        </w:rPr>
        <w:commentReference w:id="55"/>
      </w:r>
      <w:r w:rsidRPr="00944672">
        <w:rPr>
          <w:rFonts w:ascii="Arial" w:hAnsi="Arial" w:cs="Arial"/>
          <w:b/>
          <w:bCs/>
          <w:color w:val="2F5496"/>
          <w:sz w:val="24"/>
          <w:szCs w:val="24"/>
          <w:lang w:val="en-US"/>
        </w:rPr>
        <w:t>&gt;&gt;&gt; New York, Mai 2011 &lt;&lt;&lt;</w:t>
      </w:r>
    </w:p>
    <w:p w14:paraId="1D209321"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Wenn man das UN-Gebäude verlässt, die East 44</w:t>
      </w:r>
      <w:r w:rsidRPr="00944672">
        <w:rPr>
          <w:rFonts w:ascii="Arial" w:hAnsi="Arial" w:cs="Arial"/>
          <w:sz w:val="24"/>
          <w:szCs w:val="24"/>
          <w:vertAlign w:val="superscript"/>
        </w:rPr>
        <w:t>te</w:t>
      </w:r>
      <w:r w:rsidRPr="00944672">
        <w:rPr>
          <w:rFonts w:ascii="Arial" w:hAnsi="Arial" w:cs="Arial"/>
          <w:sz w:val="24"/>
          <w:szCs w:val="24"/>
        </w:rPr>
        <w:t xml:space="preserve"> Straße ein kurzes Stück hochgeht, gibt es neben dem notwendigen Parkhaus das ‚</w:t>
      </w:r>
      <w:r w:rsidRPr="00944672">
        <w:rPr>
          <w:rFonts w:ascii="Arial" w:hAnsi="Arial" w:cs="Arial"/>
          <w:noProof/>
          <w:sz w:val="24"/>
          <w:szCs w:val="24"/>
        </w:rPr>
        <w:t>Jeomsim</w:t>
      </w:r>
      <w:r w:rsidRPr="00944672">
        <w:rPr>
          <w:rFonts w:ascii="Arial" w:hAnsi="Arial" w:cs="Arial"/>
          <w:sz w:val="24"/>
          <w:szCs w:val="24"/>
        </w:rPr>
        <w:t xml:space="preserve"> Moon </w:t>
      </w:r>
      <w:r w:rsidRPr="00944672">
        <w:rPr>
          <w:rFonts w:ascii="Arial" w:hAnsi="Arial" w:cs="Arial"/>
          <w:noProof/>
          <w:sz w:val="24"/>
          <w:szCs w:val="24"/>
        </w:rPr>
        <w:t>Makanan</w:t>
      </w:r>
      <w:r w:rsidRPr="00944672">
        <w:rPr>
          <w:rFonts w:ascii="Arial" w:hAnsi="Arial" w:cs="Arial"/>
          <w:sz w:val="24"/>
          <w:szCs w:val="24"/>
        </w:rPr>
        <w:t xml:space="preserve"> </w:t>
      </w:r>
      <w:r w:rsidRPr="00944672">
        <w:rPr>
          <w:rFonts w:ascii="Arial" w:hAnsi="Arial" w:cs="Arial"/>
          <w:noProof/>
          <w:sz w:val="24"/>
          <w:szCs w:val="24"/>
        </w:rPr>
        <w:t>Jalanan</w:t>
      </w:r>
      <w:r w:rsidRPr="00944672">
        <w:rPr>
          <w:rFonts w:ascii="Arial" w:hAnsi="Arial" w:cs="Arial"/>
          <w:sz w:val="24"/>
          <w:szCs w:val="24"/>
        </w:rPr>
        <w:t xml:space="preserve">‘ Diner, ein Restaurant für koreanisch-malaiische Spezialitäten. Die Stammgäste konnten den Namen nicht aussprechen und nannten es daher das ‚Moons JAM‘. </w:t>
      </w:r>
    </w:p>
    <w:p w14:paraId="05B92C3D"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Nicht allein diese kulinarisch extravagante Kombination war eine Besonderheit, sondern zusätzlich die Tatsache, dass es ein Séparée für dezente bis intime Treffen gab.</w:t>
      </w:r>
    </w:p>
    <w:p w14:paraId="2BE2CC12" w14:textId="2316A44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del w:id="56" w:author="Lektorat Bauer" w:date="2025-02-26T09:34:00Z" w16du:dateUtc="2025-02-26T08:34:00Z">
        <w:r w:rsidRPr="00944672" w:rsidDel="00623B68">
          <w:rPr>
            <w:rFonts w:ascii="Arial" w:hAnsi="Arial" w:cs="Arial"/>
            <w:sz w:val="24"/>
            <w:szCs w:val="24"/>
          </w:rPr>
          <w:delText xml:space="preserve">Warum </w:delText>
        </w:r>
      </w:del>
      <w:ins w:id="57" w:author="Lektorat Bauer" w:date="2025-02-26T09:34:00Z" w16du:dateUtc="2025-02-26T08:34:00Z">
        <w:r w:rsidR="00623B68">
          <w:rPr>
            <w:rFonts w:ascii="Arial" w:hAnsi="Arial" w:cs="Arial"/>
            <w:sz w:val="24"/>
            <w:szCs w:val="24"/>
          </w:rPr>
          <w:t>Dass</w:t>
        </w:r>
        <w:r w:rsidR="00623B68" w:rsidRPr="00944672">
          <w:rPr>
            <w:rFonts w:ascii="Arial" w:hAnsi="Arial" w:cs="Arial"/>
            <w:sz w:val="24"/>
            <w:szCs w:val="24"/>
          </w:rPr>
          <w:t xml:space="preserve"> </w:t>
        </w:r>
      </w:ins>
      <w:r w:rsidRPr="00944672">
        <w:rPr>
          <w:rFonts w:ascii="Arial" w:hAnsi="Arial" w:cs="Arial"/>
          <w:sz w:val="24"/>
          <w:szCs w:val="24"/>
        </w:rPr>
        <w:t>sich dieser Imbiss zu einem Geheimtipp der UN-Mitarbeiter entwickelte</w:t>
      </w:r>
      <w:ins w:id="58" w:author="Lektorat Bauer" w:date="2025-02-26T09:34:00Z" w16du:dateUtc="2025-02-26T08:34:00Z">
        <w:r w:rsidR="00623B68">
          <w:rPr>
            <w:rFonts w:ascii="Arial" w:hAnsi="Arial" w:cs="Arial"/>
            <w:sz w:val="24"/>
            <w:szCs w:val="24"/>
          </w:rPr>
          <w:t>,</w:t>
        </w:r>
      </w:ins>
      <w:r w:rsidRPr="00944672">
        <w:rPr>
          <w:rFonts w:ascii="Arial" w:hAnsi="Arial" w:cs="Arial"/>
          <w:sz w:val="24"/>
          <w:szCs w:val="24"/>
        </w:rPr>
        <w:t xml:space="preserve"> lag </w:t>
      </w:r>
      <w:commentRangeStart w:id="59"/>
      <w:ins w:id="60" w:author="Lektorat Bauer" w:date="2025-02-26T09:34:00Z" w16du:dateUtc="2025-02-26T08:34:00Z">
        <w:r w:rsidR="00623B68">
          <w:rPr>
            <w:rFonts w:ascii="Arial" w:hAnsi="Arial" w:cs="Arial"/>
            <w:sz w:val="24"/>
            <w:szCs w:val="24"/>
          </w:rPr>
          <w:t>allerdings</w:t>
        </w:r>
        <w:commentRangeEnd w:id="59"/>
        <w:r w:rsidR="00623B68">
          <w:rPr>
            <w:rStyle w:val="Kommentarzeichen"/>
          </w:rPr>
          <w:commentReference w:id="59"/>
        </w:r>
        <w:r w:rsidR="00623B68">
          <w:rPr>
            <w:rFonts w:ascii="Arial" w:hAnsi="Arial" w:cs="Arial"/>
            <w:sz w:val="24"/>
            <w:szCs w:val="24"/>
          </w:rPr>
          <w:t xml:space="preserve"> </w:t>
        </w:r>
      </w:ins>
      <w:r w:rsidRPr="00944672">
        <w:rPr>
          <w:rFonts w:ascii="Arial" w:hAnsi="Arial" w:cs="Arial"/>
          <w:sz w:val="24"/>
          <w:szCs w:val="24"/>
        </w:rPr>
        <w:t>an einem Kuriosum. Es war der Handelsattaché aus Nordkorea</w:t>
      </w:r>
      <w:ins w:id="61" w:author="Lektorat Bauer" w:date="2025-02-26T09:34:00Z" w16du:dateUtc="2025-02-26T08:34:00Z">
        <w:r w:rsidR="00623B68">
          <w:rPr>
            <w:rFonts w:ascii="Arial" w:hAnsi="Arial" w:cs="Arial"/>
            <w:sz w:val="24"/>
            <w:szCs w:val="24"/>
          </w:rPr>
          <w:t>,</w:t>
        </w:r>
      </w:ins>
      <w:r w:rsidRPr="00944672">
        <w:rPr>
          <w:rFonts w:ascii="Arial" w:hAnsi="Arial" w:cs="Arial"/>
          <w:sz w:val="24"/>
          <w:szCs w:val="24"/>
        </w:rPr>
        <w:t xml:space="preserve"> der</w:t>
      </w:r>
      <w:del w:id="62" w:author="Lektorat Bauer" w:date="2025-02-26T09:34:00Z" w16du:dateUtc="2025-02-26T08:34:00Z">
        <w:r w:rsidRPr="00944672" w:rsidDel="00623B68">
          <w:rPr>
            <w:rFonts w:ascii="Arial" w:hAnsi="Arial" w:cs="Arial"/>
            <w:sz w:val="24"/>
            <w:szCs w:val="24"/>
          </w:rPr>
          <w:delText>,</w:delText>
        </w:r>
      </w:del>
      <w:r w:rsidRPr="00944672">
        <w:rPr>
          <w:rFonts w:ascii="Arial" w:hAnsi="Arial" w:cs="Arial"/>
          <w:sz w:val="24"/>
          <w:szCs w:val="24"/>
        </w:rPr>
        <w:t xml:space="preserve"> </w:t>
      </w:r>
      <w:del w:id="63" w:author="Lektorat Bauer" w:date="2025-02-26T09:35:00Z" w16du:dateUtc="2025-02-26T08:35:00Z">
        <w:r w:rsidRPr="00944672" w:rsidDel="00623B68">
          <w:rPr>
            <w:rFonts w:ascii="Arial" w:hAnsi="Arial" w:cs="Arial"/>
            <w:sz w:val="24"/>
            <w:szCs w:val="24"/>
          </w:rPr>
          <w:delText>regelmäßig</w:delText>
        </w:r>
      </w:del>
      <w:del w:id="64" w:author="Lektorat Bauer" w:date="2025-02-26T09:34:00Z" w16du:dateUtc="2025-02-26T08:34:00Z">
        <w:r w:rsidRPr="00944672" w:rsidDel="00623B68">
          <w:rPr>
            <w:rFonts w:ascii="Arial" w:hAnsi="Arial" w:cs="Arial"/>
            <w:sz w:val="24"/>
            <w:szCs w:val="24"/>
          </w:rPr>
          <w:delText>,</w:delText>
        </w:r>
      </w:del>
      <w:del w:id="65" w:author="Lektorat Bauer" w:date="2025-02-26T09:35:00Z" w16du:dateUtc="2025-02-26T08:35:00Z">
        <w:r w:rsidRPr="00944672" w:rsidDel="00623B68">
          <w:rPr>
            <w:rFonts w:ascii="Arial" w:hAnsi="Arial" w:cs="Arial"/>
            <w:sz w:val="24"/>
            <w:szCs w:val="24"/>
          </w:rPr>
          <w:delText xml:space="preserve"> </w:delText>
        </w:r>
      </w:del>
      <w:r w:rsidRPr="00944672">
        <w:rPr>
          <w:rFonts w:ascii="Arial" w:hAnsi="Arial" w:cs="Arial"/>
          <w:sz w:val="24"/>
          <w:szCs w:val="24"/>
        </w:rPr>
        <w:t xml:space="preserve">dieses versteckte Restaurant vor jedweder Besprechung </w:t>
      </w:r>
      <w:commentRangeStart w:id="66"/>
      <w:del w:id="67" w:author="Lektorat Bauer" w:date="2025-02-26T09:35:00Z" w16du:dateUtc="2025-02-26T08:35:00Z">
        <w:r w:rsidRPr="00944672" w:rsidDel="00623B68">
          <w:rPr>
            <w:rFonts w:ascii="Arial" w:hAnsi="Arial" w:cs="Arial"/>
            <w:sz w:val="24"/>
            <w:szCs w:val="24"/>
          </w:rPr>
          <w:delText>wieder</w:delText>
        </w:r>
      </w:del>
      <w:commentRangeEnd w:id="66"/>
      <w:r w:rsidR="00623B68">
        <w:rPr>
          <w:rStyle w:val="Kommentarzeichen"/>
        </w:rPr>
        <w:commentReference w:id="66"/>
      </w:r>
      <w:del w:id="68" w:author="Lektorat Bauer" w:date="2025-02-26T09:35:00Z" w16du:dateUtc="2025-02-26T08:35:00Z">
        <w:r w:rsidRPr="00944672" w:rsidDel="00623B68">
          <w:rPr>
            <w:rFonts w:ascii="Arial" w:hAnsi="Arial" w:cs="Arial"/>
            <w:sz w:val="24"/>
            <w:szCs w:val="24"/>
          </w:rPr>
          <w:delText xml:space="preserve"> </w:delText>
        </w:r>
      </w:del>
      <w:ins w:id="69" w:author="Lektorat Bauer" w:date="2025-02-26T09:35:00Z" w16du:dateUtc="2025-02-26T08:35:00Z">
        <w:r w:rsidR="00623B68">
          <w:rPr>
            <w:rFonts w:ascii="Arial" w:hAnsi="Arial" w:cs="Arial"/>
            <w:sz w:val="24"/>
            <w:szCs w:val="24"/>
          </w:rPr>
          <w:t>regelmäßig</w:t>
        </w:r>
        <w:r w:rsidR="00623B68" w:rsidRPr="00944672">
          <w:rPr>
            <w:rFonts w:ascii="Arial" w:hAnsi="Arial" w:cs="Arial"/>
            <w:sz w:val="24"/>
            <w:szCs w:val="24"/>
          </w:rPr>
          <w:t xml:space="preserve"> </w:t>
        </w:r>
      </w:ins>
      <w:r w:rsidRPr="00944672">
        <w:rPr>
          <w:rFonts w:ascii="Arial" w:hAnsi="Arial" w:cs="Arial"/>
          <w:sz w:val="24"/>
          <w:szCs w:val="24"/>
        </w:rPr>
        <w:t xml:space="preserve">auf Wanzen untersuchte </w:t>
      </w:r>
      <w:commentRangeStart w:id="70"/>
      <w:del w:id="71" w:author="Lektorat Bauer" w:date="2025-02-26T09:35:00Z" w16du:dateUtc="2025-02-26T08:35:00Z">
        <w:r w:rsidRPr="00944672" w:rsidDel="00623B68">
          <w:rPr>
            <w:rFonts w:ascii="Arial" w:hAnsi="Arial" w:cs="Arial"/>
            <w:sz w:val="24"/>
            <w:szCs w:val="24"/>
          </w:rPr>
          <w:delText>bzw</w:delText>
        </w:r>
      </w:del>
      <w:commentRangeEnd w:id="70"/>
      <w:r w:rsidR="00623B68">
        <w:rPr>
          <w:rStyle w:val="Kommentarzeichen"/>
        </w:rPr>
        <w:commentReference w:id="70"/>
      </w:r>
      <w:del w:id="72" w:author="Lektorat Bauer" w:date="2025-02-26T09:35:00Z" w16du:dateUtc="2025-02-26T08:35:00Z">
        <w:r w:rsidRPr="00944672" w:rsidDel="00623B68">
          <w:rPr>
            <w:rFonts w:ascii="Arial" w:hAnsi="Arial" w:cs="Arial"/>
            <w:sz w:val="24"/>
            <w:szCs w:val="24"/>
          </w:rPr>
          <w:delText>.</w:delText>
        </w:r>
      </w:del>
      <w:ins w:id="73" w:author="Lektorat Bauer" w:date="2025-02-26T09:35:00Z" w16du:dateUtc="2025-02-26T08:35:00Z">
        <w:r w:rsidR="00623B68">
          <w:rPr>
            <w:rFonts w:ascii="Arial" w:hAnsi="Arial" w:cs="Arial"/>
            <w:sz w:val="24"/>
            <w:szCs w:val="24"/>
          </w:rPr>
          <w:t>beziehungsweise</w:t>
        </w:r>
      </w:ins>
      <w:r w:rsidRPr="00944672">
        <w:rPr>
          <w:rFonts w:ascii="Arial" w:hAnsi="Arial" w:cs="Arial"/>
          <w:sz w:val="24"/>
          <w:szCs w:val="24"/>
        </w:rPr>
        <w:t xml:space="preserve"> </w:t>
      </w:r>
      <w:del w:id="74" w:author="Lektorat Bauer" w:date="2025-02-26T09:35:00Z" w16du:dateUtc="2025-02-26T08:35:00Z">
        <w:r w:rsidRPr="00944672" w:rsidDel="00623B68">
          <w:rPr>
            <w:rFonts w:ascii="Arial" w:hAnsi="Arial" w:cs="Arial"/>
            <w:sz w:val="24"/>
            <w:szCs w:val="24"/>
          </w:rPr>
          <w:delText xml:space="preserve">das durch </w:delText>
        </w:r>
      </w:del>
      <w:r w:rsidRPr="00944672">
        <w:rPr>
          <w:rFonts w:ascii="Arial" w:hAnsi="Arial" w:cs="Arial"/>
          <w:sz w:val="24"/>
          <w:szCs w:val="24"/>
        </w:rPr>
        <w:t xml:space="preserve">seine Security </w:t>
      </w:r>
      <w:del w:id="75" w:author="Lektorat Bauer" w:date="2025-02-26T09:35:00Z" w16du:dateUtc="2025-02-26T08:35:00Z">
        <w:r w:rsidRPr="00944672" w:rsidDel="00623B68">
          <w:rPr>
            <w:rFonts w:ascii="Arial" w:hAnsi="Arial" w:cs="Arial"/>
            <w:sz w:val="24"/>
            <w:szCs w:val="24"/>
          </w:rPr>
          <w:delText>vornehmen lies</w:delText>
        </w:r>
      </w:del>
      <w:ins w:id="76" w:author="Lektorat Bauer" w:date="2025-02-26T09:35:00Z" w16du:dateUtc="2025-02-26T08:35:00Z">
        <w:r w:rsidR="00623B68">
          <w:rPr>
            <w:rFonts w:ascii="Arial" w:hAnsi="Arial" w:cs="Arial"/>
            <w:sz w:val="24"/>
            <w:szCs w:val="24"/>
          </w:rPr>
          <w:t>dazu anwies</w:t>
        </w:r>
      </w:ins>
      <w:r w:rsidRPr="00944672">
        <w:rPr>
          <w:rFonts w:ascii="Arial" w:hAnsi="Arial" w:cs="Arial"/>
          <w:sz w:val="24"/>
          <w:szCs w:val="24"/>
        </w:rPr>
        <w:t>.</w:t>
      </w:r>
    </w:p>
    <w:p w14:paraId="36BB92F3" w14:textId="77777777" w:rsidR="00944672" w:rsidRPr="00944672" w:rsidDel="00C62649" w:rsidRDefault="00944672" w:rsidP="00623B68">
      <w:pPr>
        <w:autoSpaceDE w:val="0"/>
        <w:autoSpaceDN w:val="0"/>
        <w:adjustRightInd w:val="0"/>
        <w:spacing w:after="0" w:line="360" w:lineRule="auto"/>
        <w:ind w:firstLine="227"/>
        <w:jc w:val="both"/>
        <w:rPr>
          <w:del w:id="77" w:author="Lektorat Bauer" w:date="2025-02-26T09:50:00Z" w16du:dateUtc="2025-02-26T08:50:00Z"/>
          <w:rFonts w:ascii="Arial" w:hAnsi="Arial" w:cs="Arial"/>
          <w:sz w:val="24"/>
          <w:szCs w:val="24"/>
        </w:rPr>
      </w:pPr>
      <w:r w:rsidRPr="00944672">
        <w:rPr>
          <w:rFonts w:ascii="Arial" w:hAnsi="Arial" w:cs="Arial"/>
          <w:sz w:val="24"/>
          <w:szCs w:val="24"/>
        </w:rPr>
        <w:t xml:space="preserve">Da der Attaché unregelmäßig kam, und die Untersuchung sich bei jedem Besuch wiederholte, bildete sich dieser Imbiss zum ‚sicheren‘ Treffpunkt für ‚vorbereitende Gespräche‘ und inoffizielle Absprachen aus. </w:t>
      </w:r>
    </w:p>
    <w:p w14:paraId="550147E5" w14:textId="09C8048B" w:rsidR="00944672" w:rsidRPr="00944672" w:rsidRDefault="00944672" w:rsidP="00C62649">
      <w:pPr>
        <w:autoSpaceDE w:val="0"/>
        <w:autoSpaceDN w:val="0"/>
        <w:adjustRightInd w:val="0"/>
        <w:spacing w:after="0" w:line="360" w:lineRule="auto"/>
        <w:ind w:firstLine="227"/>
        <w:jc w:val="both"/>
        <w:rPr>
          <w:rFonts w:ascii="Arial" w:hAnsi="Arial" w:cs="Arial"/>
          <w:sz w:val="24"/>
          <w:szCs w:val="24"/>
        </w:rPr>
      </w:pPr>
      <w:del w:id="78" w:author="Lektorat Bauer" w:date="2025-02-26T09:50:00Z" w16du:dateUtc="2025-02-26T08:50:00Z">
        <w:r w:rsidRPr="00944672" w:rsidDel="00C62649">
          <w:rPr>
            <w:rFonts w:ascii="Arial" w:hAnsi="Arial" w:cs="Arial"/>
            <w:sz w:val="24"/>
            <w:szCs w:val="24"/>
          </w:rPr>
          <w:delText>Man ging davon aus, dass das</w:delText>
        </w:r>
      </w:del>
      <w:ins w:id="79" w:author="Lektorat Bauer" w:date="2025-02-26T09:50:00Z" w16du:dateUtc="2025-02-26T08:50:00Z">
        <w:r w:rsidR="00C62649">
          <w:rPr>
            <w:rFonts w:ascii="Arial" w:hAnsi="Arial" w:cs="Arial"/>
            <w:sz w:val="24"/>
            <w:szCs w:val="24"/>
          </w:rPr>
          <w:t>Das</w:t>
        </w:r>
      </w:ins>
      <w:r w:rsidRPr="00944672">
        <w:rPr>
          <w:rFonts w:ascii="Arial" w:hAnsi="Arial" w:cs="Arial"/>
          <w:sz w:val="24"/>
          <w:szCs w:val="24"/>
        </w:rPr>
        <w:t xml:space="preserve"> Risiko einer Verwanzung </w:t>
      </w:r>
      <w:ins w:id="80" w:author="Lektorat Bauer" w:date="2025-02-26T09:50:00Z" w16du:dateUtc="2025-02-26T08:50:00Z">
        <w:r w:rsidR="00C62649">
          <w:rPr>
            <w:rFonts w:ascii="Arial" w:hAnsi="Arial" w:cs="Arial"/>
            <w:sz w:val="24"/>
            <w:szCs w:val="24"/>
          </w:rPr>
          <w:t xml:space="preserve">schien schlicht </w:t>
        </w:r>
      </w:ins>
      <w:r w:rsidRPr="00944672">
        <w:rPr>
          <w:rFonts w:ascii="Arial" w:hAnsi="Arial" w:cs="Arial"/>
          <w:sz w:val="24"/>
          <w:szCs w:val="24"/>
        </w:rPr>
        <w:t xml:space="preserve">zu </w:t>
      </w:r>
      <w:r w:rsidRPr="00944672">
        <w:rPr>
          <w:rFonts w:ascii="Arial" w:hAnsi="Arial" w:cs="Arial"/>
          <w:noProof/>
          <w:sz w:val="24"/>
          <w:szCs w:val="24"/>
        </w:rPr>
        <w:t>hoch</w:t>
      </w:r>
      <w:del w:id="81" w:author="Lektorat Bauer" w:date="2025-02-26T09:50:00Z" w16du:dateUtc="2025-02-26T08:50:00Z">
        <w:r w:rsidRPr="00944672" w:rsidDel="00C62649">
          <w:rPr>
            <w:rFonts w:ascii="Arial" w:hAnsi="Arial" w:cs="Arial"/>
            <w:sz w:val="24"/>
            <w:szCs w:val="24"/>
          </w:rPr>
          <w:delText xml:space="preserve"> war</w:delText>
        </w:r>
      </w:del>
      <w:r w:rsidRPr="00944672">
        <w:rPr>
          <w:rFonts w:ascii="Arial" w:hAnsi="Arial" w:cs="Arial"/>
          <w:sz w:val="24"/>
          <w:szCs w:val="24"/>
        </w:rPr>
        <w:t>, da sich die Besuche des Nordkoreaners nicht kalkulieren ließen</w:t>
      </w:r>
      <w:commentRangeStart w:id="82"/>
      <w:r w:rsidRPr="00944672">
        <w:rPr>
          <w:rFonts w:ascii="Arial" w:hAnsi="Arial" w:cs="Arial"/>
          <w:sz w:val="24"/>
          <w:szCs w:val="24"/>
        </w:rPr>
        <w:t>.</w:t>
      </w:r>
      <w:del w:id="83" w:author="Lektorat Bauer" w:date="2025-02-26T09:50:00Z" w16du:dateUtc="2025-02-26T08:50:00Z">
        <w:r w:rsidRPr="00944672" w:rsidDel="00C62649">
          <w:rPr>
            <w:rFonts w:ascii="Arial" w:hAnsi="Arial" w:cs="Arial"/>
            <w:sz w:val="24"/>
            <w:szCs w:val="24"/>
          </w:rPr>
          <w:delText xml:space="preserve"> Bei einer Vorwarnzeit von rund 15 Minuten</w:delText>
        </w:r>
      </w:del>
      <w:del w:id="84" w:author="Lektorat Bauer" w:date="2025-02-26T09:49:00Z" w16du:dateUtc="2025-02-26T08:49:00Z">
        <w:r w:rsidRPr="00944672" w:rsidDel="00C62649">
          <w:rPr>
            <w:rFonts w:ascii="Arial" w:hAnsi="Arial" w:cs="Arial"/>
            <w:sz w:val="24"/>
            <w:szCs w:val="24"/>
          </w:rPr>
          <w:delText>,</w:delText>
        </w:r>
      </w:del>
      <w:del w:id="85" w:author="Lektorat Bauer" w:date="2025-02-26T09:50:00Z" w16du:dateUtc="2025-02-26T08:50:00Z">
        <w:r w:rsidRPr="00944672" w:rsidDel="00C62649">
          <w:rPr>
            <w:rFonts w:ascii="Arial" w:hAnsi="Arial" w:cs="Arial"/>
            <w:sz w:val="24"/>
            <w:szCs w:val="24"/>
          </w:rPr>
          <w:delText xml:space="preserve"> hätten sich Abhörgeräte nicht gefahrlos deinstallieren lassen.</w:delText>
        </w:r>
      </w:del>
      <w:commentRangeEnd w:id="82"/>
      <w:r w:rsidR="00C62649">
        <w:rPr>
          <w:rStyle w:val="Kommentarzeichen"/>
        </w:rPr>
        <w:commentReference w:id="82"/>
      </w:r>
    </w:p>
    <w:p w14:paraId="2D30114E" w14:textId="05A7FB71"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Die Inhaberin</w:t>
      </w:r>
      <w:ins w:id="86" w:author="Lektorat Bauer" w:date="2025-02-26T09:49:00Z" w16du:dateUtc="2025-02-26T08:49:00Z">
        <w:r w:rsidR="00C62649">
          <w:rPr>
            <w:rFonts w:ascii="Arial" w:hAnsi="Arial" w:cs="Arial"/>
            <w:sz w:val="24"/>
            <w:szCs w:val="24"/>
          </w:rPr>
          <w:t>,</w:t>
        </w:r>
      </w:ins>
      <w:r w:rsidRPr="00944672">
        <w:rPr>
          <w:rFonts w:ascii="Arial" w:hAnsi="Arial" w:cs="Arial"/>
          <w:sz w:val="24"/>
          <w:szCs w:val="24"/>
        </w:rPr>
        <w:t xml:space="preserve"> Frau Moon</w:t>
      </w:r>
      <w:ins w:id="87" w:author="Lektorat Bauer" w:date="2025-02-26T09:49:00Z" w16du:dateUtc="2025-02-26T08:49:00Z">
        <w:r w:rsidR="00C62649">
          <w:rPr>
            <w:rFonts w:ascii="Arial" w:hAnsi="Arial" w:cs="Arial"/>
            <w:sz w:val="24"/>
            <w:szCs w:val="24"/>
          </w:rPr>
          <w:t>,</w:t>
        </w:r>
      </w:ins>
      <w:r w:rsidRPr="00944672">
        <w:rPr>
          <w:rFonts w:ascii="Arial" w:hAnsi="Arial" w:cs="Arial"/>
          <w:sz w:val="24"/>
          <w:szCs w:val="24"/>
        </w:rPr>
        <w:t xml:space="preserve"> war in den 1960er-Jahren nach Amerika gekommen, und die üblichen Wirren eines Lebens ließen Sie in New York stranden. 1996 gründete sie den Imbiss und stand bis zu ihrem Tod 2013 in der Küche. </w:t>
      </w:r>
    </w:p>
    <w:p w14:paraId="2814B381" w14:textId="56325F73"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Zusammen mit Musa Mat Osman, den es aus den Bergen nahe Kuala Lumpur nach New York verschlagen hatte</w:t>
      </w:r>
      <w:ins w:id="88" w:author="Lektorat Bauer" w:date="2025-02-26T09:52:00Z" w16du:dateUtc="2025-02-26T08:52:00Z">
        <w:r w:rsidR="00C62649">
          <w:rPr>
            <w:rFonts w:ascii="Arial" w:hAnsi="Arial" w:cs="Arial"/>
            <w:sz w:val="24"/>
            <w:szCs w:val="24"/>
          </w:rPr>
          <w:t>,</w:t>
        </w:r>
      </w:ins>
      <w:r w:rsidRPr="00944672">
        <w:rPr>
          <w:rFonts w:ascii="Arial" w:hAnsi="Arial" w:cs="Arial"/>
          <w:sz w:val="24"/>
          <w:szCs w:val="24"/>
        </w:rPr>
        <w:t xml:space="preserve"> und der ein begnadeter Koch wa</w:t>
      </w:r>
      <w:ins w:id="89" w:author="Lektorat Bauer" w:date="2025-02-26T09:52:00Z" w16du:dateUtc="2025-02-26T08:52:00Z">
        <w:r w:rsidR="00C62649">
          <w:rPr>
            <w:rFonts w:ascii="Arial" w:hAnsi="Arial" w:cs="Arial"/>
            <w:sz w:val="24"/>
            <w:szCs w:val="24"/>
          </w:rPr>
          <w:t>r</w:t>
        </w:r>
      </w:ins>
      <w:r w:rsidRPr="00944672">
        <w:rPr>
          <w:rFonts w:ascii="Arial" w:hAnsi="Arial" w:cs="Arial"/>
          <w:sz w:val="24"/>
          <w:szCs w:val="24"/>
        </w:rPr>
        <w:t xml:space="preserve">, bildeten sie ein ideales </w:t>
      </w:r>
      <w:del w:id="90" w:author="Lektorat Bauer" w:date="2025-02-26T09:52:00Z" w16du:dateUtc="2025-02-26T08:52:00Z">
        <w:r w:rsidRPr="00944672" w:rsidDel="00C62649">
          <w:rPr>
            <w:rFonts w:ascii="Arial" w:hAnsi="Arial" w:cs="Arial"/>
            <w:sz w:val="24"/>
            <w:szCs w:val="24"/>
          </w:rPr>
          <w:delText>Paar zur Führung des Restaurants</w:delText>
        </w:r>
      </w:del>
      <w:ins w:id="91" w:author="Lektorat Bauer" w:date="2025-02-26T09:52:00Z" w16du:dateUtc="2025-02-26T08:52:00Z">
        <w:r w:rsidR="00C62649">
          <w:rPr>
            <w:rFonts w:ascii="Arial" w:hAnsi="Arial" w:cs="Arial"/>
            <w:sz w:val="24"/>
            <w:szCs w:val="24"/>
          </w:rPr>
          <w:t>Führungs-Duo</w:t>
        </w:r>
      </w:ins>
      <w:r w:rsidRPr="00944672">
        <w:rPr>
          <w:rFonts w:ascii="Arial" w:hAnsi="Arial" w:cs="Arial"/>
          <w:sz w:val="24"/>
          <w:szCs w:val="24"/>
        </w:rPr>
        <w:t>.</w:t>
      </w:r>
    </w:p>
    <w:p w14:paraId="3D37315B" w14:textId="5A84ECA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del w:id="92" w:author="Lektorat Bauer" w:date="2025-02-26T09:52:00Z" w16du:dateUtc="2025-02-26T08:52:00Z">
        <w:r w:rsidRPr="00944672" w:rsidDel="00C62649">
          <w:rPr>
            <w:rFonts w:ascii="Arial" w:hAnsi="Arial" w:cs="Arial"/>
            <w:sz w:val="24"/>
            <w:szCs w:val="24"/>
          </w:rPr>
          <w:delText>Durch seinen</w:delText>
        </w:r>
      </w:del>
      <w:ins w:id="93" w:author="Lektorat Bauer" w:date="2025-02-26T09:52:00Z" w16du:dateUtc="2025-02-26T08:52:00Z">
        <w:r w:rsidR="00C62649">
          <w:rPr>
            <w:rFonts w:ascii="Arial" w:hAnsi="Arial" w:cs="Arial"/>
            <w:sz w:val="24"/>
            <w:szCs w:val="24"/>
          </w:rPr>
          <w:t>Aufgrund seines</w:t>
        </w:r>
      </w:ins>
      <w:r w:rsidRPr="00944672">
        <w:rPr>
          <w:rFonts w:ascii="Arial" w:hAnsi="Arial" w:cs="Arial"/>
          <w:sz w:val="24"/>
          <w:szCs w:val="24"/>
        </w:rPr>
        <w:t xml:space="preserve"> Akzent</w:t>
      </w:r>
      <w:ins w:id="94" w:author="Lektorat Bauer" w:date="2025-02-26T09:52:00Z" w16du:dateUtc="2025-02-26T08:52:00Z">
        <w:r w:rsidR="00C62649">
          <w:rPr>
            <w:rFonts w:ascii="Arial" w:hAnsi="Arial" w:cs="Arial"/>
            <w:sz w:val="24"/>
            <w:szCs w:val="24"/>
          </w:rPr>
          <w:t>s</w:t>
        </w:r>
      </w:ins>
      <w:r w:rsidRPr="00944672">
        <w:rPr>
          <w:rFonts w:ascii="Arial" w:hAnsi="Arial" w:cs="Arial"/>
          <w:sz w:val="24"/>
          <w:szCs w:val="24"/>
        </w:rPr>
        <w:t xml:space="preserve"> klang sein Name anders</w:t>
      </w:r>
      <w:ins w:id="95" w:author="Lektorat Bauer" w:date="2025-02-26T09:53:00Z" w16du:dateUtc="2025-02-26T08:53:00Z">
        <w:r w:rsidR="00C62649">
          <w:rPr>
            <w:rFonts w:ascii="Arial" w:hAnsi="Arial" w:cs="Arial"/>
            <w:sz w:val="24"/>
            <w:szCs w:val="24"/>
          </w:rPr>
          <w:t xml:space="preserve"> </w:t>
        </w:r>
        <w:commentRangeStart w:id="96"/>
        <w:r w:rsidR="00C62649">
          <w:rPr>
            <w:rFonts w:ascii="Arial" w:hAnsi="Arial" w:cs="Arial"/>
            <w:sz w:val="24"/>
            <w:szCs w:val="24"/>
          </w:rPr>
          <w:t>als eigentlich von seinen Eltern vorgesehen</w:t>
        </w:r>
        <w:commentRangeEnd w:id="96"/>
        <w:r w:rsidR="00C62649">
          <w:rPr>
            <w:rStyle w:val="Kommentarzeichen"/>
          </w:rPr>
          <w:commentReference w:id="96"/>
        </w:r>
        <w:r w:rsidR="00C62649">
          <w:rPr>
            <w:rFonts w:ascii="Arial" w:hAnsi="Arial" w:cs="Arial"/>
            <w:sz w:val="24"/>
            <w:szCs w:val="24"/>
          </w:rPr>
          <w:t>,</w:t>
        </w:r>
      </w:ins>
      <w:r w:rsidRPr="00944672">
        <w:rPr>
          <w:rFonts w:ascii="Arial" w:hAnsi="Arial" w:cs="Arial"/>
          <w:sz w:val="24"/>
          <w:szCs w:val="24"/>
        </w:rPr>
        <w:t xml:space="preserve"> und so kannten ihn alle nur </w:t>
      </w:r>
      <w:r w:rsidRPr="00944672">
        <w:rPr>
          <w:rFonts w:ascii="Arial" w:hAnsi="Arial" w:cs="Arial"/>
          <w:noProof/>
          <w:sz w:val="24"/>
          <w:szCs w:val="24"/>
        </w:rPr>
        <w:t>als</w:t>
      </w:r>
      <w:r w:rsidRPr="00944672">
        <w:rPr>
          <w:rFonts w:ascii="Arial" w:hAnsi="Arial" w:cs="Arial"/>
          <w:sz w:val="24"/>
          <w:szCs w:val="24"/>
        </w:rPr>
        <w:t xml:space="preserve"> ‚Mateo‘. </w:t>
      </w:r>
      <w:del w:id="97" w:author="Lektorat Bauer" w:date="2025-02-26T09:53:00Z" w16du:dateUtc="2025-02-26T08:53:00Z">
        <w:r w:rsidRPr="00944672" w:rsidDel="00C62649">
          <w:rPr>
            <w:rFonts w:ascii="Arial" w:hAnsi="Arial" w:cs="Arial"/>
            <w:sz w:val="24"/>
            <w:szCs w:val="24"/>
          </w:rPr>
          <w:delText xml:space="preserve">Zusätzliches </w:delText>
        </w:r>
      </w:del>
      <w:ins w:id="98" w:author="Lektorat Bauer" w:date="2025-02-26T09:53:00Z" w16du:dateUtc="2025-02-26T08:53:00Z">
        <w:r w:rsidR="00C62649">
          <w:rPr>
            <w:rFonts w:ascii="Arial" w:hAnsi="Arial" w:cs="Arial"/>
            <w:sz w:val="24"/>
            <w:szCs w:val="24"/>
          </w:rPr>
          <w:t>Weiteres</w:t>
        </w:r>
        <w:r w:rsidR="00C62649" w:rsidRPr="00944672">
          <w:rPr>
            <w:rFonts w:ascii="Arial" w:hAnsi="Arial" w:cs="Arial"/>
            <w:sz w:val="24"/>
            <w:szCs w:val="24"/>
          </w:rPr>
          <w:t xml:space="preserve"> </w:t>
        </w:r>
      </w:ins>
      <w:r w:rsidRPr="00944672">
        <w:rPr>
          <w:rFonts w:ascii="Arial" w:hAnsi="Arial" w:cs="Arial"/>
          <w:sz w:val="24"/>
          <w:szCs w:val="24"/>
        </w:rPr>
        <w:t>Mitglied der Mannschaft war Jessica Sun Moon, 27 Jahre und Tochter aus der Ehe mit dem US-Amerikaner Jason Scott, der in Kansas City begraben liegt.</w:t>
      </w:r>
    </w:p>
    <w:p w14:paraId="096D5391" w14:textId="0C319E1D"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commentRangeStart w:id="99"/>
      <w:r w:rsidRPr="00944672">
        <w:rPr>
          <w:rFonts w:ascii="Arial" w:hAnsi="Arial" w:cs="Arial"/>
          <w:sz w:val="24"/>
          <w:szCs w:val="24"/>
        </w:rPr>
        <w:lastRenderedPageBreak/>
        <w:t>Diese Geschichte klang durch und durch glaubwürdig. Der nordkoreanische Geheimdienst hatte</w:t>
      </w:r>
      <w:ins w:id="100" w:author="Lektorat Bauer" w:date="2025-02-26T09:55:00Z" w16du:dateUtc="2025-02-26T08:55:00Z">
        <w:r w:rsidR="00C62649">
          <w:rPr>
            <w:rFonts w:ascii="Arial" w:hAnsi="Arial" w:cs="Arial"/>
            <w:sz w:val="24"/>
            <w:szCs w:val="24"/>
          </w:rPr>
          <w:t xml:space="preserve"> diese Legende</w:t>
        </w:r>
      </w:ins>
      <w:r w:rsidRPr="00944672">
        <w:rPr>
          <w:rFonts w:ascii="Arial" w:hAnsi="Arial" w:cs="Arial"/>
          <w:sz w:val="24"/>
          <w:szCs w:val="24"/>
        </w:rPr>
        <w:t xml:space="preserve"> mit Mühe und Aufwand </w:t>
      </w:r>
      <w:del w:id="101" w:author="Lektorat Bauer" w:date="2025-02-26T09:55:00Z" w16du:dateUtc="2025-02-26T08:55:00Z">
        <w:r w:rsidRPr="00944672" w:rsidDel="00C62649">
          <w:rPr>
            <w:rFonts w:ascii="Arial" w:hAnsi="Arial" w:cs="Arial"/>
            <w:sz w:val="24"/>
            <w:szCs w:val="24"/>
          </w:rPr>
          <w:delText xml:space="preserve">diese Legende </w:delText>
        </w:r>
      </w:del>
      <w:r w:rsidRPr="00944672">
        <w:rPr>
          <w:rFonts w:ascii="Arial" w:hAnsi="Arial" w:cs="Arial"/>
          <w:sz w:val="24"/>
          <w:szCs w:val="24"/>
        </w:rPr>
        <w:t>entwickelt</w:t>
      </w:r>
      <w:commentRangeEnd w:id="99"/>
      <w:r w:rsidR="00C62649">
        <w:rPr>
          <w:rStyle w:val="Kommentarzeichen"/>
        </w:rPr>
        <w:commentReference w:id="99"/>
      </w:r>
      <w:r w:rsidRPr="00944672">
        <w:rPr>
          <w:rFonts w:ascii="Arial" w:hAnsi="Arial" w:cs="Arial"/>
          <w:sz w:val="24"/>
          <w:szCs w:val="24"/>
        </w:rPr>
        <w:t xml:space="preserve">. </w:t>
      </w:r>
      <w:commentRangeStart w:id="102"/>
      <w:del w:id="103" w:author="Lektorat Bauer" w:date="2025-02-26T09:55:00Z" w16du:dateUtc="2025-02-26T08:55:00Z">
        <w:r w:rsidRPr="00944672" w:rsidDel="00C62649">
          <w:rPr>
            <w:rFonts w:ascii="Arial" w:hAnsi="Arial" w:cs="Arial"/>
            <w:sz w:val="24"/>
            <w:szCs w:val="24"/>
          </w:rPr>
          <w:delText xml:space="preserve">Dieser Imbiss war einer der wichtigsten Handelsplätze </w:delText>
        </w:r>
        <w:r w:rsidRPr="00944672" w:rsidDel="00C62649">
          <w:rPr>
            <w:rFonts w:ascii="Arial" w:hAnsi="Arial" w:cs="Arial"/>
            <w:noProof/>
            <w:sz w:val="24"/>
            <w:szCs w:val="24"/>
          </w:rPr>
          <w:delText>des legendären ‚Office</w:delText>
        </w:r>
        <w:r w:rsidRPr="00944672" w:rsidDel="00C62649">
          <w:rPr>
            <w:rFonts w:ascii="Arial" w:hAnsi="Arial" w:cs="Arial"/>
            <w:sz w:val="24"/>
            <w:szCs w:val="24"/>
          </w:rPr>
          <w:delText xml:space="preserve"> 39‘ in New York, das </w:delText>
        </w:r>
        <w:r w:rsidRPr="00944672" w:rsidDel="00C62649">
          <w:rPr>
            <w:rFonts w:ascii="Arial" w:hAnsi="Arial" w:cs="Arial"/>
            <w:noProof/>
            <w:sz w:val="24"/>
            <w:szCs w:val="24"/>
          </w:rPr>
          <w:delText>dafür</w:delText>
        </w:r>
        <w:r w:rsidRPr="00944672" w:rsidDel="00C62649">
          <w:rPr>
            <w:rFonts w:ascii="Arial" w:hAnsi="Arial" w:cs="Arial"/>
            <w:sz w:val="24"/>
            <w:szCs w:val="24"/>
          </w:rPr>
          <w:delText xml:space="preserve"> zuständig war, Nordkorea mit Devisen zu versorgen</w:delText>
        </w:r>
      </w:del>
      <w:commentRangeEnd w:id="102"/>
      <w:r w:rsidR="00C62649">
        <w:rPr>
          <w:rStyle w:val="Kommentarzeichen"/>
        </w:rPr>
        <w:commentReference w:id="102"/>
      </w:r>
      <w:del w:id="104" w:author="Lektorat Bauer" w:date="2025-02-26T09:55:00Z" w16du:dateUtc="2025-02-26T08:55:00Z">
        <w:r w:rsidRPr="00944672" w:rsidDel="00C62649">
          <w:rPr>
            <w:rFonts w:ascii="Arial" w:hAnsi="Arial" w:cs="Arial"/>
            <w:sz w:val="24"/>
            <w:szCs w:val="24"/>
          </w:rPr>
          <w:delText xml:space="preserve">. </w:delText>
        </w:r>
      </w:del>
      <w:r w:rsidRPr="00944672">
        <w:rPr>
          <w:rFonts w:ascii="Arial" w:hAnsi="Arial" w:cs="Arial"/>
          <w:sz w:val="24"/>
          <w:szCs w:val="24"/>
        </w:rPr>
        <w:t>Jessica Sun Moon</w:t>
      </w:r>
      <w:del w:id="105" w:author="Lektorat Bauer" w:date="2025-02-26T09:55:00Z" w16du:dateUtc="2025-02-26T08:55:00Z">
        <w:r w:rsidRPr="00944672" w:rsidDel="00C62649">
          <w:rPr>
            <w:rFonts w:ascii="Arial" w:hAnsi="Arial" w:cs="Arial"/>
            <w:sz w:val="24"/>
            <w:szCs w:val="24"/>
          </w:rPr>
          <w:delText>,</w:delText>
        </w:r>
      </w:del>
      <w:r w:rsidRPr="00944672">
        <w:rPr>
          <w:rFonts w:ascii="Arial" w:hAnsi="Arial" w:cs="Arial"/>
          <w:sz w:val="24"/>
          <w:szCs w:val="24"/>
        </w:rPr>
        <w:t xml:space="preserve"> hieß </w:t>
      </w:r>
      <w:r w:rsidRPr="00944672">
        <w:rPr>
          <w:rFonts w:ascii="Arial" w:hAnsi="Arial" w:cs="Arial"/>
          <w:noProof/>
          <w:sz w:val="24"/>
          <w:szCs w:val="24"/>
        </w:rPr>
        <w:t>tatsächlich</w:t>
      </w:r>
      <w:r w:rsidRPr="00944672">
        <w:rPr>
          <w:rFonts w:ascii="Arial" w:hAnsi="Arial" w:cs="Arial"/>
          <w:sz w:val="24"/>
          <w:szCs w:val="24"/>
        </w:rPr>
        <w:t xml:space="preserve"> Park Saebyeong und bekleidete mittlerweile den Rang eines Hauptmanns. </w:t>
      </w:r>
    </w:p>
    <w:p w14:paraId="422B9D8B"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Einmal wäre die Tarnung fast aufgeflogen. Am 15. Mai 2011 kam ein Tourist aus Österreich in das Restaurant und fand </w:t>
      </w:r>
      <w:r w:rsidRPr="00944672">
        <w:rPr>
          <w:rFonts w:ascii="Arial" w:hAnsi="Arial" w:cs="Arial"/>
          <w:noProof/>
          <w:sz w:val="24"/>
          <w:szCs w:val="24"/>
        </w:rPr>
        <w:t>augenscheinlich</w:t>
      </w:r>
      <w:r w:rsidRPr="00944672">
        <w:rPr>
          <w:rFonts w:ascii="Arial" w:hAnsi="Arial" w:cs="Arial"/>
          <w:sz w:val="24"/>
          <w:szCs w:val="24"/>
        </w:rPr>
        <w:t xml:space="preserve"> gefallen an Jessica Moon, </w:t>
      </w:r>
      <w:r w:rsidRPr="00944672">
        <w:rPr>
          <w:rFonts w:ascii="Arial" w:hAnsi="Arial" w:cs="Arial"/>
          <w:noProof/>
          <w:sz w:val="24"/>
          <w:szCs w:val="24"/>
        </w:rPr>
        <w:t>denn</w:t>
      </w:r>
      <w:r w:rsidRPr="00944672">
        <w:rPr>
          <w:rFonts w:ascii="Arial" w:hAnsi="Arial" w:cs="Arial"/>
          <w:sz w:val="24"/>
          <w:szCs w:val="24"/>
        </w:rPr>
        <w:t xml:space="preserve"> er kam jeden Tag wieder und versuchte, mit ihr zu flirten.</w:t>
      </w:r>
    </w:p>
    <w:p w14:paraId="1E47BC5C" w14:textId="6661B199"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Eine Rückfrage in Pyeongyang ergab, dass es sich bei dem angeblichen Toni Seiler aus Kitzbühel</w:t>
      </w:r>
      <w:del w:id="106" w:author="Lektorat Bauer" w:date="2025-02-26T09:57:00Z" w16du:dateUtc="2025-02-26T08:57:00Z">
        <w:r w:rsidRPr="00944672" w:rsidDel="00C62649">
          <w:rPr>
            <w:rFonts w:ascii="Arial" w:hAnsi="Arial" w:cs="Arial"/>
            <w:sz w:val="24"/>
            <w:szCs w:val="24"/>
          </w:rPr>
          <w:delText>,</w:delText>
        </w:r>
      </w:del>
      <w:r w:rsidRPr="00944672">
        <w:rPr>
          <w:rFonts w:ascii="Arial" w:hAnsi="Arial" w:cs="Arial"/>
          <w:sz w:val="24"/>
          <w:szCs w:val="24"/>
        </w:rPr>
        <w:t xml:space="preserve"> </w:t>
      </w:r>
      <w:r w:rsidRPr="00944672">
        <w:rPr>
          <w:rFonts w:ascii="Arial" w:hAnsi="Arial" w:cs="Arial"/>
          <w:noProof/>
          <w:sz w:val="24"/>
          <w:szCs w:val="24"/>
        </w:rPr>
        <w:t>doch</w:t>
      </w:r>
      <w:r w:rsidRPr="00944672">
        <w:rPr>
          <w:rFonts w:ascii="Arial" w:hAnsi="Arial" w:cs="Arial"/>
          <w:sz w:val="24"/>
          <w:szCs w:val="24"/>
        </w:rPr>
        <w:t xml:space="preserve"> eher um Klaus Richter</w:t>
      </w:r>
      <w:del w:id="107" w:author="Lektorat Bauer" w:date="2025-02-26T09:57:00Z" w16du:dateUtc="2025-02-26T08:57:00Z">
        <w:r w:rsidRPr="00944672" w:rsidDel="00C62649">
          <w:rPr>
            <w:rFonts w:ascii="Arial" w:hAnsi="Arial" w:cs="Arial"/>
            <w:sz w:val="24"/>
            <w:szCs w:val="24"/>
          </w:rPr>
          <w:delText>,</w:delText>
        </w:r>
      </w:del>
      <w:r w:rsidRPr="00944672">
        <w:rPr>
          <w:rFonts w:ascii="Arial" w:hAnsi="Arial" w:cs="Arial"/>
          <w:sz w:val="24"/>
          <w:szCs w:val="24"/>
        </w:rPr>
        <w:t xml:space="preserve"> vom BND </w:t>
      </w:r>
      <w:del w:id="108" w:author="Lektorat Bauer" w:date="2025-02-26T09:58:00Z" w16du:dateUtc="2025-02-26T08:58:00Z">
        <w:r w:rsidRPr="00944672" w:rsidDel="00C62649">
          <w:rPr>
            <w:rFonts w:ascii="Arial" w:hAnsi="Arial" w:cs="Arial"/>
            <w:sz w:val="24"/>
            <w:szCs w:val="24"/>
          </w:rPr>
          <w:delText>(</w:delText>
        </w:r>
        <w:commentRangeStart w:id="109"/>
        <w:r w:rsidRPr="00944672" w:rsidDel="00C62649">
          <w:rPr>
            <w:rFonts w:ascii="Arial" w:hAnsi="Arial" w:cs="Arial"/>
            <w:sz w:val="24"/>
            <w:szCs w:val="24"/>
          </w:rPr>
          <w:delText>dem deutschen Bundesnachrichtendienst</w:delText>
        </w:r>
      </w:del>
      <w:commentRangeEnd w:id="109"/>
      <w:r w:rsidR="00C62649">
        <w:rPr>
          <w:rStyle w:val="Kommentarzeichen"/>
        </w:rPr>
        <w:commentReference w:id="109"/>
      </w:r>
      <w:del w:id="110" w:author="Lektorat Bauer" w:date="2025-02-26T09:58:00Z" w16du:dateUtc="2025-02-26T08:58:00Z">
        <w:r w:rsidRPr="00944672" w:rsidDel="00C62649">
          <w:rPr>
            <w:rFonts w:ascii="Arial" w:hAnsi="Arial" w:cs="Arial"/>
            <w:sz w:val="24"/>
            <w:szCs w:val="24"/>
          </w:rPr>
          <w:delText>) handeln würde</w:delText>
        </w:r>
      </w:del>
      <w:ins w:id="111" w:author="Lektorat Bauer" w:date="2025-02-26T09:58:00Z" w16du:dateUtc="2025-02-26T08:58:00Z">
        <w:r w:rsidR="00C62649">
          <w:rPr>
            <w:rFonts w:ascii="Arial" w:hAnsi="Arial" w:cs="Arial"/>
            <w:sz w:val="24"/>
            <w:szCs w:val="24"/>
          </w:rPr>
          <w:t>handelte</w:t>
        </w:r>
      </w:ins>
      <w:r w:rsidRPr="00944672">
        <w:rPr>
          <w:rFonts w:ascii="Arial" w:hAnsi="Arial" w:cs="Arial"/>
          <w:sz w:val="24"/>
          <w:szCs w:val="24"/>
        </w:rPr>
        <w:t>.</w:t>
      </w:r>
    </w:p>
    <w:p w14:paraId="4111C740" w14:textId="16553C55"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Warum der BND Interesse an dem </w:t>
      </w:r>
      <w:commentRangeStart w:id="112"/>
      <w:r w:rsidRPr="00944672">
        <w:rPr>
          <w:rFonts w:ascii="Arial" w:hAnsi="Arial" w:cs="Arial"/>
          <w:sz w:val="24"/>
          <w:szCs w:val="24"/>
        </w:rPr>
        <w:t>Lokal hatt</w:t>
      </w:r>
      <w:commentRangeEnd w:id="112"/>
      <w:r w:rsidR="00C62649">
        <w:rPr>
          <w:rStyle w:val="Kommentarzeichen"/>
        </w:rPr>
        <w:commentReference w:id="112"/>
      </w:r>
      <w:r w:rsidRPr="00944672">
        <w:rPr>
          <w:rFonts w:ascii="Arial" w:hAnsi="Arial" w:cs="Arial"/>
          <w:sz w:val="24"/>
          <w:szCs w:val="24"/>
        </w:rPr>
        <w:t xml:space="preserve">e, war nicht zu erkennen, </w:t>
      </w:r>
      <w:del w:id="113" w:author="Lektorat Bauer" w:date="2025-02-26T09:58:00Z" w16du:dateUtc="2025-02-26T08:58:00Z">
        <w:r w:rsidRPr="00944672" w:rsidDel="00C62649">
          <w:rPr>
            <w:rFonts w:ascii="Arial" w:hAnsi="Arial" w:cs="Arial"/>
            <w:noProof/>
            <w:sz w:val="24"/>
            <w:szCs w:val="24"/>
          </w:rPr>
          <w:delText>aber</w:delText>
        </w:r>
        <w:r w:rsidRPr="00944672" w:rsidDel="00C62649">
          <w:rPr>
            <w:rFonts w:ascii="Arial" w:hAnsi="Arial" w:cs="Arial"/>
            <w:sz w:val="24"/>
            <w:szCs w:val="24"/>
          </w:rPr>
          <w:delText xml:space="preserve">, um </w:delText>
        </w:r>
        <w:commentRangeStart w:id="114"/>
        <w:r w:rsidRPr="00944672" w:rsidDel="00C62649">
          <w:rPr>
            <w:rFonts w:ascii="Arial" w:hAnsi="Arial" w:cs="Arial"/>
            <w:sz w:val="24"/>
            <w:szCs w:val="24"/>
          </w:rPr>
          <w:delText>sicherzugehen</w:delText>
        </w:r>
      </w:del>
      <w:commentRangeEnd w:id="114"/>
      <w:r w:rsidR="00C62649">
        <w:rPr>
          <w:rStyle w:val="Kommentarzeichen"/>
        </w:rPr>
        <w:commentReference w:id="114"/>
      </w:r>
      <w:del w:id="115" w:author="Lektorat Bauer" w:date="2025-02-26T09:58:00Z" w16du:dateUtc="2025-02-26T08:58:00Z">
        <w:r w:rsidRPr="00944672" w:rsidDel="00C62649">
          <w:rPr>
            <w:rFonts w:ascii="Arial" w:hAnsi="Arial" w:cs="Arial"/>
            <w:sz w:val="24"/>
            <w:szCs w:val="24"/>
          </w:rPr>
          <w:delText xml:space="preserve">, </w:delText>
        </w:r>
      </w:del>
      <w:ins w:id="116" w:author="Lektorat Bauer" w:date="2025-02-26T09:59:00Z" w16du:dateUtc="2025-02-26T08:59:00Z">
        <w:r w:rsidR="00C62649">
          <w:rPr>
            <w:rFonts w:ascii="Arial" w:hAnsi="Arial" w:cs="Arial"/>
            <w:noProof/>
            <w:sz w:val="24"/>
            <w:szCs w:val="24"/>
          </w:rPr>
          <w:t xml:space="preserve">dennoch </w:t>
        </w:r>
      </w:ins>
      <w:r w:rsidRPr="00944672">
        <w:rPr>
          <w:rFonts w:ascii="Arial" w:hAnsi="Arial" w:cs="Arial"/>
          <w:noProof/>
          <w:sz w:val="24"/>
          <w:szCs w:val="24"/>
        </w:rPr>
        <w:t>wurden</w:t>
      </w:r>
      <w:r w:rsidRPr="00944672">
        <w:rPr>
          <w:rFonts w:ascii="Arial" w:hAnsi="Arial" w:cs="Arial"/>
          <w:sz w:val="24"/>
          <w:szCs w:val="24"/>
        </w:rPr>
        <w:t xml:space="preserve"> </w:t>
      </w:r>
      <w:ins w:id="117" w:author="Lektorat Bauer" w:date="2025-02-26T09:59:00Z" w16du:dateUtc="2025-02-26T08:59:00Z">
        <w:r w:rsidR="00C62649">
          <w:rPr>
            <w:rFonts w:ascii="Arial" w:hAnsi="Arial" w:cs="Arial"/>
            <w:sz w:val="24"/>
            <w:szCs w:val="24"/>
          </w:rPr>
          <w:t xml:space="preserve">vorsorglich </w:t>
        </w:r>
      </w:ins>
      <w:r w:rsidRPr="00944672">
        <w:rPr>
          <w:rFonts w:ascii="Arial" w:hAnsi="Arial" w:cs="Arial"/>
          <w:sz w:val="24"/>
          <w:szCs w:val="24"/>
        </w:rPr>
        <w:t>Sicherheitsmaßnahmen ergriffen.</w:t>
      </w:r>
    </w:p>
    <w:p w14:paraId="6215B412" w14:textId="2FDA148B"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Am 22. Mai 2011 verließ Toni Seiler das Restaurant in Richtung 2</w:t>
      </w:r>
      <w:r w:rsidRPr="00944672">
        <w:rPr>
          <w:rFonts w:ascii="Arial" w:hAnsi="Arial" w:cs="Arial"/>
          <w:sz w:val="24"/>
          <w:szCs w:val="24"/>
          <w:vertAlign w:val="superscript"/>
        </w:rPr>
        <w:t>nd</w:t>
      </w:r>
      <w:r w:rsidRPr="00944672">
        <w:rPr>
          <w:rFonts w:ascii="Arial" w:hAnsi="Arial" w:cs="Arial"/>
          <w:sz w:val="24"/>
          <w:szCs w:val="24"/>
        </w:rPr>
        <w:t xml:space="preserve"> Avenue. Beim Überqueren der Straße wurde er von einer unachtsamen </w:t>
      </w:r>
      <w:commentRangeStart w:id="118"/>
      <w:r w:rsidRPr="00944672">
        <w:rPr>
          <w:rFonts w:ascii="Arial" w:hAnsi="Arial" w:cs="Arial"/>
          <w:sz w:val="24"/>
          <w:szCs w:val="24"/>
        </w:rPr>
        <w:t>Fahrerin</w:t>
      </w:r>
      <w:ins w:id="119" w:author="Lektorat Bauer" w:date="2025-02-26T09:59:00Z" w16du:dateUtc="2025-02-26T08:59:00Z">
        <w:r w:rsidR="00E13DE3">
          <w:rPr>
            <w:rFonts w:ascii="Arial" w:hAnsi="Arial" w:cs="Arial"/>
            <w:sz w:val="24"/>
            <w:szCs w:val="24"/>
          </w:rPr>
          <w:t xml:space="preserve"> eines Mitsubishi</w:t>
        </w:r>
      </w:ins>
      <w:r w:rsidRPr="00944672">
        <w:rPr>
          <w:rFonts w:ascii="Arial" w:hAnsi="Arial" w:cs="Arial"/>
          <w:sz w:val="24"/>
          <w:szCs w:val="24"/>
        </w:rPr>
        <w:t xml:space="preserve"> angefahren und erlag seinen Verletzungen</w:t>
      </w:r>
      <w:ins w:id="120" w:author="Lektorat Bauer" w:date="2025-02-26T09:59:00Z" w16du:dateUtc="2025-02-26T08:59:00Z">
        <w:r w:rsidR="00E13DE3">
          <w:rPr>
            <w:rFonts w:ascii="Arial" w:hAnsi="Arial" w:cs="Arial"/>
            <w:sz w:val="24"/>
            <w:szCs w:val="24"/>
          </w:rPr>
          <w:t xml:space="preserve"> noch auf dem Weg</w:t>
        </w:r>
      </w:ins>
      <w:r w:rsidRPr="00944672">
        <w:rPr>
          <w:rFonts w:ascii="Arial" w:hAnsi="Arial" w:cs="Arial"/>
          <w:sz w:val="24"/>
          <w:szCs w:val="24"/>
        </w:rPr>
        <w:t xml:space="preserve"> i</w:t>
      </w:r>
      <w:commentRangeEnd w:id="118"/>
      <w:r w:rsidR="00E13DE3">
        <w:rPr>
          <w:rStyle w:val="Kommentarzeichen"/>
        </w:rPr>
        <w:commentReference w:id="118"/>
      </w:r>
      <w:r w:rsidRPr="00944672">
        <w:rPr>
          <w:rFonts w:ascii="Arial" w:hAnsi="Arial" w:cs="Arial"/>
          <w:sz w:val="24"/>
          <w:szCs w:val="24"/>
        </w:rPr>
        <w:t xml:space="preserve">m Krankenhaus. </w:t>
      </w:r>
    </w:p>
    <w:p w14:paraId="75A9FDDD" w14:textId="2652CE9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Im Polizeibericht </w:t>
      </w:r>
      <w:del w:id="121" w:author="Lektorat Bauer" w:date="2025-02-26T10:00:00Z" w16du:dateUtc="2025-02-26T09:00:00Z">
        <w:r w:rsidRPr="00944672" w:rsidDel="00E13DE3">
          <w:rPr>
            <w:rFonts w:ascii="Arial" w:hAnsi="Arial" w:cs="Arial"/>
            <w:sz w:val="24"/>
            <w:szCs w:val="24"/>
          </w:rPr>
          <w:delText xml:space="preserve">heiß </w:delText>
        </w:r>
      </w:del>
      <w:ins w:id="122" w:author="Lektorat Bauer" w:date="2025-02-26T10:00:00Z" w16du:dateUtc="2025-02-26T09:00:00Z">
        <w:r w:rsidR="00E13DE3">
          <w:rPr>
            <w:rFonts w:ascii="Arial" w:hAnsi="Arial" w:cs="Arial"/>
            <w:sz w:val="24"/>
            <w:szCs w:val="24"/>
          </w:rPr>
          <w:t>hieß</w:t>
        </w:r>
        <w:r w:rsidR="00E13DE3" w:rsidRPr="00944672">
          <w:rPr>
            <w:rFonts w:ascii="Arial" w:hAnsi="Arial" w:cs="Arial"/>
            <w:sz w:val="24"/>
            <w:szCs w:val="24"/>
          </w:rPr>
          <w:t xml:space="preserve"> </w:t>
        </w:r>
      </w:ins>
      <w:r w:rsidRPr="00944672">
        <w:rPr>
          <w:rFonts w:ascii="Arial" w:hAnsi="Arial" w:cs="Arial"/>
          <w:sz w:val="24"/>
          <w:szCs w:val="24"/>
        </w:rPr>
        <w:t xml:space="preserve">es, dass Susan Rosalind Trenton sich im Fahrzeug mit ihrem Mann gestritten </w:t>
      </w:r>
      <w:del w:id="123" w:author="Lektorat Bauer" w:date="2025-02-26T10:00:00Z" w16du:dateUtc="2025-02-26T09:00:00Z">
        <w:r w:rsidRPr="00944672" w:rsidDel="00E13DE3">
          <w:rPr>
            <w:rFonts w:ascii="Arial" w:hAnsi="Arial" w:cs="Arial"/>
            <w:sz w:val="24"/>
            <w:szCs w:val="24"/>
          </w:rPr>
          <w:delText xml:space="preserve">hatte </w:delText>
        </w:r>
      </w:del>
      <w:r w:rsidRPr="00944672">
        <w:rPr>
          <w:rFonts w:ascii="Arial" w:hAnsi="Arial" w:cs="Arial"/>
          <w:sz w:val="24"/>
          <w:szCs w:val="24"/>
        </w:rPr>
        <w:t xml:space="preserve">und </w:t>
      </w:r>
      <w:r w:rsidRPr="00944672">
        <w:rPr>
          <w:rFonts w:ascii="Arial" w:hAnsi="Arial" w:cs="Arial"/>
          <w:noProof/>
          <w:sz w:val="24"/>
          <w:szCs w:val="24"/>
        </w:rPr>
        <w:t>dabei</w:t>
      </w:r>
      <w:r w:rsidRPr="00944672">
        <w:rPr>
          <w:rFonts w:ascii="Arial" w:hAnsi="Arial" w:cs="Arial"/>
          <w:sz w:val="24"/>
          <w:szCs w:val="24"/>
        </w:rPr>
        <w:t xml:space="preserve"> versehentlich </w:t>
      </w:r>
      <w:del w:id="124" w:author="Lektorat Bauer" w:date="2025-02-26T10:00:00Z" w16du:dateUtc="2025-02-26T09:00:00Z">
        <w:r w:rsidRPr="00944672" w:rsidDel="00E13DE3">
          <w:rPr>
            <w:rFonts w:ascii="Arial" w:hAnsi="Arial" w:cs="Arial"/>
            <w:sz w:val="24"/>
            <w:szCs w:val="24"/>
          </w:rPr>
          <w:delText xml:space="preserve">Gas </w:delText>
        </w:r>
      </w:del>
      <w:commentRangeStart w:id="125"/>
      <w:ins w:id="126" w:author="Lektorat Bauer" w:date="2025-02-26T10:00:00Z" w16du:dateUtc="2025-02-26T09:00:00Z">
        <w:r w:rsidR="00E13DE3">
          <w:rPr>
            <w:rFonts w:ascii="Arial" w:hAnsi="Arial" w:cs="Arial"/>
            <w:sz w:val="24"/>
            <w:szCs w:val="24"/>
          </w:rPr>
          <w:t>das Gaspedal</w:t>
        </w:r>
        <w:r w:rsidR="00E13DE3" w:rsidRPr="00944672">
          <w:rPr>
            <w:rFonts w:ascii="Arial" w:hAnsi="Arial" w:cs="Arial"/>
            <w:sz w:val="24"/>
            <w:szCs w:val="24"/>
          </w:rPr>
          <w:t xml:space="preserve"> </w:t>
        </w:r>
      </w:ins>
      <w:del w:id="127" w:author="Lektorat Bauer" w:date="2025-02-26T10:00:00Z" w16du:dateUtc="2025-02-26T09:00:00Z">
        <w:r w:rsidRPr="00944672" w:rsidDel="00E13DE3">
          <w:rPr>
            <w:rFonts w:ascii="Arial" w:hAnsi="Arial" w:cs="Arial"/>
            <w:sz w:val="24"/>
            <w:szCs w:val="24"/>
          </w:rPr>
          <w:delText xml:space="preserve">gegeben </w:delText>
        </w:r>
      </w:del>
      <w:ins w:id="128" w:author="Lektorat Bauer" w:date="2025-02-26T10:00:00Z" w16du:dateUtc="2025-02-26T09:00:00Z">
        <w:r w:rsidR="00E13DE3">
          <w:rPr>
            <w:rFonts w:ascii="Arial" w:hAnsi="Arial" w:cs="Arial"/>
            <w:sz w:val="24"/>
            <w:szCs w:val="24"/>
          </w:rPr>
          <w:t>durchgedrückt</w:t>
        </w:r>
        <w:r w:rsidR="00E13DE3" w:rsidRPr="00944672">
          <w:rPr>
            <w:rFonts w:ascii="Arial" w:hAnsi="Arial" w:cs="Arial"/>
            <w:sz w:val="24"/>
            <w:szCs w:val="24"/>
          </w:rPr>
          <w:t xml:space="preserve"> </w:t>
        </w:r>
        <w:commentRangeEnd w:id="125"/>
        <w:r w:rsidR="00E13DE3">
          <w:rPr>
            <w:rStyle w:val="Kommentarzeichen"/>
          </w:rPr>
          <w:commentReference w:id="125"/>
        </w:r>
      </w:ins>
      <w:r w:rsidRPr="00944672">
        <w:rPr>
          <w:rFonts w:ascii="Arial" w:hAnsi="Arial" w:cs="Arial"/>
          <w:sz w:val="24"/>
          <w:szCs w:val="24"/>
        </w:rPr>
        <w:t xml:space="preserve">hatte. Sie fuhr drei Menschen an und wurde hierfür zu zwei Jahren Gefängnis verurteilt. </w:t>
      </w:r>
    </w:p>
    <w:p w14:paraId="157CF3A2"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Das einzig </w:t>
      </w:r>
      <w:r w:rsidRPr="00944672">
        <w:rPr>
          <w:rFonts w:ascii="Arial" w:hAnsi="Arial" w:cs="Arial"/>
          <w:noProof/>
          <w:sz w:val="24"/>
          <w:szCs w:val="24"/>
        </w:rPr>
        <w:t>Ungewöhnliche</w:t>
      </w:r>
      <w:r w:rsidRPr="00944672">
        <w:rPr>
          <w:rFonts w:ascii="Arial" w:hAnsi="Arial" w:cs="Arial"/>
          <w:sz w:val="24"/>
          <w:szCs w:val="24"/>
        </w:rPr>
        <w:t xml:space="preserve"> war, dass bei Herrn Seiler eine Kreditkarte der ‚MHUGE Bank‘, gefunden wurde, die auf den Namen John Newport lautete.</w:t>
      </w:r>
    </w:p>
    <w:p w14:paraId="759B5A80" w14:textId="269DDA1C"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Die malaysisch-koreanisch</w:t>
      </w:r>
      <w:ins w:id="129" w:author="Lektorat Bauer" w:date="2025-02-26T10:03:00Z" w16du:dateUtc="2025-02-26T09:03:00Z">
        <w:r w:rsidR="00E13DE3">
          <w:rPr>
            <w:rFonts w:ascii="Arial" w:hAnsi="Arial" w:cs="Arial"/>
            <w:sz w:val="24"/>
            <w:szCs w:val="24"/>
          </w:rPr>
          <w:t>e</w:t>
        </w:r>
      </w:ins>
      <w:r w:rsidRPr="00944672">
        <w:rPr>
          <w:rFonts w:ascii="Arial" w:hAnsi="Arial" w:cs="Arial"/>
          <w:sz w:val="24"/>
          <w:szCs w:val="24"/>
        </w:rPr>
        <w:t xml:space="preserve"> Förder- und </w:t>
      </w:r>
      <w:commentRangeStart w:id="130"/>
      <w:r w:rsidRPr="00944672">
        <w:rPr>
          <w:rFonts w:ascii="Arial" w:hAnsi="Arial" w:cs="Arial"/>
          <w:sz w:val="24"/>
          <w:szCs w:val="24"/>
        </w:rPr>
        <w:t xml:space="preserve">Freundschaftsbank (Malleisia Han-In Hongbo Mich Ujeong Eunhaeng) </w:t>
      </w:r>
      <w:commentRangeEnd w:id="130"/>
      <w:r w:rsidR="00E13DE3">
        <w:rPr>
          <w:rStyle w:val="Kommentarzeichen"/>
        </w:rPr>
        <w:commentReference w:id="130"/>
      </w:r>
      <w:r w:rsidRPr="00944672">
        <w:rPr>
          <w:rFonts w:ascii="Arial" w:hAnsi="Arial" w:cs="Arial"/>
          <w:sz w:val="24"/>
          <w:szCs w:val="24"/>
        </w:rPr>
        <w:t>hat ihren Sitz in Kuala Lumpur, und kein eigenes Büro in New York.</w:t>
      </w:r>
    </w:p>
    <w:p w14:paraId="63EBD9BB" w14:textId="2D58A7F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Weder der Name der Bank</w:t>
      </w:r>
      <w:del w:id="131" w:author="Lektorat Bauer" w:date="2025-02-26T10:06:00Z" w16du:dateUtc="2025-02-26T09:06:00Z">
        <w:r w:rsidRPr="00944672" w:rsidDel="00E13DE3">
          <w:rPr>
            <w:rFonts w:ascii="Arial" w:hAnsi="Arial" w:cs="Arial"/>
            <w:sz w:val="24"/>
            <w:szCs w:val="24"/>
          </w:rPr>
          <w:delText>,</w:delText>
        </w:r>
      </w:del>
      <w:r w:rsidRPr="00944672">
        <w:rPr>
          <w:rFonts w:ascii="Arial" w:hAnsi="Arial" w:cs="Arial"/>
          <w:sz w:val="24"/>
          <w:szCs w:val="24"/>
        </w:rPr>
        <w:t xml:space="preserve"> </w:t>
      </w:r>
      <w:r w:rsidRPr="00944672">
        <w:rPr>
          <w:rFonts w:ascii="Arial" w:hAnsi="Arial" w:cs="Arial"/>
          <w:noProof/>
          <w:sz w:val="24"/>
          <w:szCs w:val="24"/>
        </w:rPr>
        <w:t>noch</w:t>
      </w:r>
      <w:r w:rsidRPr="00944672">
        <w:rPr>
          <w:rFonts w:ascii="Arial" w:hAnsi="Arial" w:cs="Arial"/>
          <w:sz w:val="24"/>
          <w:szCs w:val="24"/>
        </w:rPr>
        <w:t xml:space="preserve"> die Kreditkarte mit der falschen Identität</w:t>
      </w:r>
      <w:del w:id="132" w:author="Lektorat Bauer" w:date="2025-02-26T10:06:00Z" w16du:dateUtc="2025-02-26T09:06:00Z">
        <w:r w:rsidRPr="00944672" w:rsidDel="00E13DE3">
          <w:rPr>
            <w:rFonts w:ascii="Arial" w:hAnsi="Arial" w:cs="Arial"/>
            <w:sz w:val="24"/>
            <w:szCs w:val="24"/>
          </w:rPr>
          <w:delText>,</w:delText>
        </w:r>
      </w:del>
      <w:r w:rsidRPr="00944672">
        <w:rPr>
          <w:rFonts w:ascii="Arial" w:hAnsi="Arial" w:cs="Arial"/>
          <w:sz w:val="24"/>
          <w:szCs w:val="24"/>
        </w:rPr>
        <w:t xml:space="preserve"> brachten die Recherche voran</w:t>
      </w:r>
      <w:ins w:id="133" w:author="Lektorat Bauer" w:date="2025-02-26T10:06:00Z" w16du:dateUtc="2025-02-26T09:06:00Z">
        <w:r w:rsidR="00E13DE3">
          <w:rPr>
            <w:rFonts w:ascii="Arial" w:hAnsi="Arial" w:cs="Arial"/>
            <w:sz w:val="24"/>
            <w:szCs w:val="24"/>
          </w:rPr>
          <w:t>,</w:t>
        </w:r>
      </w:ins>
      <w:r w:rsidRPr="00944672">
        <w:rPr>
          <w:rFonts w:ascii="Arial" w:hAnsi="Arial" w:cs="Arial"/>
          <w:sz w:val="24"/>
          <w:szCs w:val="24"/>
        </w:rPr>
        <w:t xml:space="preserve"> </w:t>
      </w:r>
      <w:del w:id="134" w:author="Lektorat Bauer" w:date="2025-02-26T10:06:00Z" w16du:dateUtc="2025-02-26T09:06:00Z">
        <w:r w:rsidRPr="00944672" w:rsidDel="00E13DE3">
          <w:rPr>
            <w:rFonts w:ascii="Arial" w:hAnsi="Arial" w:cs="Arial"/>
            <w:sz w:val="24"/>
            <w:szCs w:val="24"/>
          </w:rPr>
          <w:delText xml:space="preserve">und </w:delText>
        </w:r>
      </w:del>
      <w:ins w:id="135" w:author="Lektorat Bauer" w:date="2025-02-26T10:06:00Z" w16du:dateUtc="2025-02-26T09:06:00Z">
        <w:r w:rsidR="00E13DE3">
          <w:rPr>
            <w:rFonts w:ascii="Arial" w:hAnsi="Arial" w:cs="Arial"/>
            <w:sz w:val="24"/>
            <w:szCs w:val="24"/>
          </w:rPr>
          <w:t>weshalb schließlich</w:t>
        </w:r>
        <w:r w:rsidR="00E13DE3" w:rsidRPr="00944672">
          <w:rPr>
            <w:rFonts w:ascii="Arial" w:hAnsi="Arial" w:cs="Arial"/>
            <w:sz w:val="24"/>
            <w:szCs w:val="24"/>
          </w:rPr>
          <w:t xml:space="preserve"> </w:t>
        </w:r>
      </w:ins>
      <w:r w:rsidRPr="00944672">
        <w:rPr>
          <w:rFonts w:ascii="Arial" w:hAnsi="Arial" w:cs="Arial"/>
          <w:sz w:val="24"/>
          <w:szCs w:val="24"/>
        </w:rPr>
        <w:t xml:space="preserve">beides </w:t>
      </w:r>
      <w:del w:id="136" w:author="Lektorat Bauer" w:date="2025-02-26T10:06:00Z" w16du:dateUtc="2025-02-26T09:06:00Z">
        <w:r w:rsidRPr="00944672" w:rsidDel="00E13DE3">
          <w:rPr>
            <w:rFonts w:ascii="Arial" w:hAnsi="Arial" w:cs="Arial"/>
            <w:sz w:val="24"/>
            <w:szCs w:val="24"/>
          </w:rPr>
          <w:delText xml:space="preserve">wurde </w:delText>
        </w:r>
      </w:del>
      <w:r w:rsidRPr="00944672">
        <w:rPr>
          <w:rFonts w:ascii="Arial" w:hAnsi="Arial" w:cs="Arial"/>
          <w:noProof/>
          <w:sz w:val="24"/>
          <w:szCs w:val="24"/>
        </w:rPr>
        <w:t>als</w:t>
      </w:r>
      <w:r w:rsidRPr="00944672">
        <w:rPr>
          <w:rFonts w:ascii="Arial" w:hAnsi="Arial" w:cs="Arial"/>
          <w:sz w:val="24"/>
          <w:szCs w:val="24"/>
        </w:rPr>
        <w:t xml:space="preserve"> Kuriosum abgetan und damit der Verwahrung anheimgegeben</w:t>
      </w:r>
      <w:ins w:id="137" w:author="Lektorat Bauer" w:date="2025-02-26T10:06:00Z" w16du:dateUtc="2025-02-26T09:06:00Z">
        <w:r w:rsidR="00E13DE3">
          <w:rPr>
            <w:rFonts w:ascii="Arial" w:hAnsi="Arial" w:cs="Arial"/>
            <w:sz w:val="24"/>
            <w:szCs w:val="24"/>
          </w:rPr>
          <w:t xml:space="preserve"> wurde</w:t>
        </w:r>
      </w:ins>
      <w:r w:rsidRPr="00944672">
        <w:rPr>
          <w:rFonts w:ascii="Arial" w:hAnsi="Arial" w:cs="Arial"/>
          <w:sz w:val="24"/>
          <w:szCs w:val="24"/>
        </w:rPr>
        <w:t xml:space="preserve">. </w:t>
      </w:r>
    </w:p>
    <w:p w14:paraId="6A0CD73D" w14:textId="32EEA90F"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In Geheimdienstkreisen werden Zufälle argwöhnisch betrachtet. Zum Zeitpunkt des Eintreffens der Meldung in Pullach bei München, </w:t>
      </w:r>
      <w:commentRangeStart w:id="138"/>
      <w:del w:id="139" w:author="Lektorat Bauer" w:date="2025-02-26T10:07:00Z" w16du:dateUtc="2025-02-26T09:07:00Z">
        <w:r w:rsidRPr="00944672" w:rsidDel="00182F5C">
          <w:rPr>
            <w:rFonts w:ascii="Arial" w:hAnsi="Arial" w:cs="Arial"/>
            <w:sz w:val="24"/>
            <w:szCs w:val="24"/>
          </w:rPr>
          <w:delText>wo der BND lange Zeit sein Hauptquartier hatte</w:delText>
        </w:r>
      </w:del>
      <w:commentRangeEnd w:id="138"/>
      <w:r w:rsidR="00182F5C">
        <w:rPr>
          <w:rStyle w:val="Kommentarzeichen"/>
        </w:rPr>
        <w:commentReference w:id="138"/>
      </w:r>
      <w:del w:id="140" w:author="Lektorat Bauer" w:date="2025-02-26T10:07:00Z" w16du:dateUtc="2025-02-26T09:07:00Z">
        <w:r w:rsidRPr="00944672" w:rsidDel="00182F5C">
          <w:rPr>
            <w:rFonts w:ascii="Arial" w:hAnsi="Arial" w:cs="Arial"/>
            <w:sz w:val="24"/>
            <w:szCs w:val="24"/>
          </w:rPr>
          <w:delText xml:space="preserve">, </w:delText>
        </w:r>
      </w:del>
      <w:r w:rsidRPr="00944672">
        <w:rPr>
          <w:rFonts w:ascii="Arial" w:hAnsi="Arial" w:cs="Arial"/>
          <w:sz w:val="24"/>
          <w:szCs w:val="24"/>
        </w:rPr>
        <w:t xml:space="preserve">dass </w:t>
      </w:r>
      <w:del w:id="141" w:author="Lektorat Bauer" w:date="2025-02-26T10:07:00Z" w16du:dateUtc="2025-02-26T09:07:00Z">
        <w:r w:rsidRPr="00944672" w:rsidDel="00182F5C">
          <w:rPr>
            <w:rFonts w:ascii="Arial" w:hAnsi="Arial" w:cs="Arial"/>
            <w:sz w:val="24"/>
            <w:szCs w:val="24"/>
          </w:rPr>
          <w:delText>einer der</w:delText>
        </w:r>
      </w:del>
      <w:ins w:id="142" w:author="Lektorat Bauer" w:date="2025-02-26T10:07:00Z" w16du:dateUtc="2025-02-26T09:07:00Z">
        <w:r w:rsidR="00182F5C">
          <w:rPr>
            <w:rFonts w:ascii="Arial" w:hAnsi="Arial" w:cs="Arial"/>
            <w:sz w:val="24"/>
            <w:szCs w:val="24"/>
          </w:rPr>
          <w:t>ein</w:t>
        </w:r>
      </w:ins>
      <w:r w:rsidRPr="00944672">
        <w:rPr>
          <w:rFonts w:ascii="Arial" w:hAnsi="Arial" w:cs="Arial"/>
          <w:sz w:val="24"/>
          <w:szCs w:val="24"/>
        </w:rPr>
        <w:t xml:space="preserve"> Mitarbeiter in New York verunglückt war, wurden alle Polizeiberichte beschafft und gesichtet. </w:t>
      </w:r>
      <w:del w:id="143" w:author="Lektorat Bauer" w:date="2025-02-26T10:07:00Z" w16du:dateUtc="2025-02-26T09:07:00Z">
        <w:r w:rsidRPr="00944672" w:rsidDel="00182F5C">
          <w:rPr>
            <w:rFonts w:ascii="Arial" w:hAnsi="Arial" w:cs="Arial"/>
            <w:sz w:val="24"/>
            <w:szCs w:val="24"/>
          </w:rPr>
          <w:delText>Ebenso wie</w:delText>
        </w:r>
      </w:del>
      <w:ins w:id="144" w:author="Lektorat Bauer" w:date="2025-02-26T10:07:00Z" w16du:dateUtc="2025-02-26T09:07:00Z">
        <w:r w:rsidR="00182F5C">
          <w:rPr>
            <w:rFonts w:ascii="Arial" w:hAnsi="Arial" w:cs="Arial"/>
            <w:sz w:val="24"/>
            <w:szCs w:val="24"/>
          </w:rPr>
          <w:t>Wie</w:t>
        </w:r>
      </w:ins>
      <w:r w:rsidRPr="00944672">
        <w:rPr>
          <w:rFonts w:ascii="Arial" w:hAnsi="Arial" w:cs="Arial"/>
          <w:sz w:val="24"/>
          <w:szCs w:val="24"/>
        </w:rPr>
        <w:t xml:space="preserve"> </w:t>
      </w:r>
      <w:ins w:id="145" w:author="Lektorat Bauer" w:date="2025-02-26T10:07:00Z" w16du:dateUtc="2025-02-26T09:07:00Z">
        <w:r w:rsidR="00182F5C">
          <w:rPr>
            <w:rFonts w:ascii="Arial" w:hAnsi="Arial" w:cs="Arial"/>
            <w:sz w:val="24"/>
            <w:szCs w:val="24"/>
          </w:rPr>
          <w:t xml:space="preserve">bei </w:t>
        </w:r>
      </w:ins>
      <w:r w:rsidRPr="00944672">
        <w:rPr>
          <w:rFonts w:ascii="Arial" w:hAnsi="Arial" w:cs="Arial"/>
          <w:sz w:val="24"/>
          <w:szCs w:val="24"/>
        </w:rPr>
        <w:t>der Polizei in New York</w:t>
      </w:r>
      <w:ins w:id="146" w:author="Lektorat Bauer" w:date="2025-02-26T10:07:00Z" w16du:dateUtc="2025-02-26T09:07:00Z">
        <w:r w:rsidR="00182F5C">
          <w:rPr>
            <w:rFonts w:ascii="Arial" w:hAnsi="Arial" w:cs="Arial"/>
            <w:sz w:val="24"/>
            <w:szCs w:val="24"/>
          </w:rPr>
          <w:t>,</w:t>
        </w:r>
      </w:ins>
      <w:r w:rsidRPr="00944672">
        <w:rPr>
          <w:rFonts w:ascii="Arial" w:hAnsi="Arial" w:cs="Arial"/>
          <w:sz w:val="24"/>
          <w:szCs w:val="24"/>
        </w:rPr>
        <w:t xml:space="preserve"> </w:t>
      </w:r>
      <w:r w:rsidRPr="00944672">
        <w:rPr>
          <w:rFonts w:ascii="Arial" w:hAnsi="Arial" w:cs="Arial"/>
          <w:sz w:val="24"/>
          <w:szCs w:val="24"/>
        </w:rPr>
        <w:lastRenderedPageBreak/>
        <w:t>konnte man sich in der Zentrale des BND ebenfalls keinen Reim auf die Kreditkarte machen.</w:t>
      </w:r>
    </w:p>
    <w:p w14:paraId="09AA261E" w14:textId="5401AE31"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del w:id="147" w:author="Lektorat Bauer" w:date="2025-02-26T10:08:00Z" w16du:dateUtc="2025-02-26T09:08:00Z">
        <w:r w:rsidRPr="00944672" w:rsidDel="00182F5C">
          <w:rPr>
            <w:rFonts w:ascii="Arial" w:hAnsi="Arial" w:cs="Arial"/>
            <w:sz w:val="24"/>
            <w:szCs w:val="24"/>
          </w:rPr>
          <w:delText>Wie in jede Behörde ist</w:delText>
        </w:r>
      </w:del>
      <w:ins w:id="148" w:author="Lektorat Bauer" w:date="2025-02-26T10:08:00Z" w16du:dateUtc="2025-02-26T09:08:00Z">
        <w:r w:rsidR="00182F5C">
          <w:rPr>
            <w:rFonts w:ascii="Arial" w:hAnsi="Arial" w:cs="Arial"/>
            <w:sz w:val="24"/>
            <w:szCs w:val="24"/>
          </w:rPr>
          <w:t>Doch</w:t>
        </w:r>
      </w:ins>
      <w:r w:rsidRPr="00944672">
        <w:rPr>
          <w:rFonts w:ascii="Arial" w:hAnsi="Arial" w:cs="Arial"/>
          <w:sz w:val="24"/>
          <w:szCs w:val="24"/>
        </w:rPr>
        <w:t xml:space="preserve"> </w:t>
      </w:r>
      <w:r w:rsidRPr="00944672">
        <w:rPr>
          <w:rFonts w:ascii="Arial" w:hAnsi="Arial" w:cs="Arial"/>
          <w:noProof/>
          <w:sz w:val="24"/>
          <w:szCs w:val="24"/>
        </w:rPr>
        <w:t>auch</w:t>
      </w:r>
      <w:r w:rsidRPr="00944672">
        <w:rPr>
          <w:rFonts w:ascii="Arial" w:hAnsi="Arial" w:cs="Arial"/>
          <w:sz w:val="24"/>
          <w:szCs w:val="24"/>
        </w:rPr>
        <w:t xml:space="preserve"> der BND </w:t>
      </w:r>
      <w:ins w:id="149" w:author="Lektorat Bauer" w:date="2025-02-26T10:08:00Z" w16du:dateUtc="2025-02-26T09:08:00Z">
        <w:r w:rsidR="00182F5C">
          <w:rPr>
            <w:rFonts w:ascii="Arial" w:hAnsi="Arial" w:cs="Arial"/>
            <w:sz w:val="24"/>
            <w:szCs w:val="24"/>
          </w:rPr>
          <w:t xml:space="preserve">ist </w:t>
        </w:r>
      </w:ins>
      <w:r w:rsidRPr="00944672">
        <w:rPr>
          <w:rFonts w:ascii="Arial" w:hAnsi="Arial" w:cs="Arial"/>
          <w:sz w:val="24"/>
          <w:szCs w:val="24"/>
        </w:rPr>
        <w:t>vor Beamtentum nicht gefeit. Da innerhalb der vorgeschriebenen 21 Tage keine weiteren Nachrichten eingingen, wurden die wichtigsten Geheimdienste mit der Bitte um Auskunft angefragt. Erfragt wurde, ob diese Kenntnisse</w:t>
      </w:r>
      <w:del w:id="150" w:author="Lektorat Bauer" w:date="2025-02-26T10:08:00Z" w16du:dateUtc="2025-02-26T09:08:00Z">
        <w:r w:rsidRPr="00944672" w:rsidDel="00182F5C">
          <w:rPr>
            <w:rFonts w:ascii="Arial" w:hAnsi="Arial" w:cs="Arial"/>
            <w:sz w:val="24"/>
            <w:szCs w:val="24"/>
          </w:rPr>
          <w:delText>,</w:delText>
        </w:r>
      </w:del>
      <w:r w:rsidRPr="00944672">
        <w:rPr>
          <w:rFonts w:ascii="Arial" w:hAnsi="Arial" w:cs="Arial"/>
          <w:sz w:val="24"/>
          <w:szCs w:val="24"/>
        </w:rPr>
        <w:t xml:space="preserve"> </w:t>
      </w:r>
      <w:del w:id="151" w:author="Lektorat Bauer" w:date="2025-02-26T10:08:00Z" w16du:dateUtc="2025-02-26T09:08:00Z">
        <w:r w:rsidRPr="00944672" w:rsidDel="00182F5C">
          <w:rPr>
            <w:rFonts w:ascii="Arial" w:hAnsi="Arial" w:cs="Arial"/>
            <w:sz w:val="24"/>
            <w:szCs w:val="24"/>
          </w:rPr>
          <w:delText xml:space="preserve">entweder </w:delText>
        </w:r>
      </w:del>
      <w:r w:rsidRPr="00944672">
        <w:rPr>
          <w:rFonts w:ascii="Arial" w:hAnsi="Arial" w:cs="Arial"/>
          <w:sz w:val="24"/>
          <w:szCs w:val="24"/>
        </w:rPr>
        <w:t xml:space="preserve">über den Vorfall in New York, die MHUGE-Bank oder gar </w:t>
      </w:r>
      <w:del w:id="152" w:author="Lektorat Bauer" w:date="2025-02-26T10:08:00Z" w16du:dateUtc="2025-02-26T09:08:00Z">
        <w:r w:rsidRPr="00944672" w:rsidDel="00182F5C">
          <w:rPr>
            <w:rFonts w:ascii="Arial" w:hAnsi="Arial" w:cs="Arial"/>
            <w:sz w:val="24"/>
            <w:szCs w:val="24"/>
          </w:rPr>
          <w:delText xml:space="preserve">in </w:delText>
        </w:r>
      </w:del>
      <w:ins w:id="153" w:author="Lektorat Bauer" w:date="2025-02-26T10:08:00Z" w16du:dateUtc="2025-02-26T09:08:00Z">
        <w:r w:rsidR="00182F5C">
          <w:rPr>
            <w:rFonts w:ascii="Arial" w:hAnsi="Arial" w:cs="Arial"/>
            <w:sz w:val="24"/>
            <w:szCs w:val="24"/>
          </w:rPr>
          <w:t>über eine</w:t>
        </w:r>
        <w:r w:rsidR="00182F5C" w:rsidRPr="00944672">
          <w:rPr>
            <w:rFonts w:ascii="Arial" w:hAnsi="Arial" w:cs="Arial"/>
            <w:sz w:val="24"/>
            <w:szCs w:val="24"/>
          </w:rPr>
          <w:t xml:space="preserve"> </w:t>
        </w:r>
      </w:ins>
      <w:del w:id="154" w:author="Lektorat Bauer" w:date="2025-02-26T10:08:00Z" w16du:dateUtc="2025-02-26T09:08:00Z">
        <w:r w:rsidRPr="00944672" w:rsidDel="00182F5C">
          <w:rPr>
            <w:rFonts w:ascii="Arial" w:hAnsi="Arial" w:cs="Arial"/>
            <w:sz w:val="24"/>
            <w:szCs w:val="24"/>
          </w:rPr>
          <w:delText>Kombination von beidem</w:delText>
        </w:r>
      </w:del>
      <w:ins w:id="155" w:author="Lektorat Bauer" w:date="2025-02-26T10:08:00Z" w16du:dateUtc="2025-02-26T09:08:00Z">
        <w:r w:rsidR="00182F5C">
          <w:rPr>
            <w:rFonts w:ascii="Arial" w:hAnsi="Arial" w:cs="Arial"/>
            <w:sz w:val="24"/>
            <w:szCs w:val="24"/>
          </w:rPr>
          <w:t>Verbindung der beiden</w:t>
        </w:r>
      </w:ins>
      <w:del w:id="156" w:author="Lektorat Bauer" w:date="2025-02-26T10:09:00Z" w16du:dateUtc="2025-02-26T09:09:00Z">
        <w:r w:rsidRPr="00944672" w:rsidDel="00182F5C">
          <w:rPr>
            <w:rFonts w:ascii="Arial" w:hAnsi="Arial" w:cs="Arial"/>
            <w:sz w:val="24"/>
            <w:szCs w:val="24"/>
          </w:rPr>
          <w:delText>,</w:delText>
        </w:r>
      </w:del>
      <w:r w:rsidRPr="00944672">
        <w:rPr>
          <w:rFonts w:ascii="Arial" w:hAnsi="Arial" w:cs="Arial"/>
          <w:sz w:val="24"/>
          <w:szCs w:val="24"/>
        </w:rPr>
        <w:t xml:space="preserve"> vorliegen hätten.</w:t>
      </w:r>
    </w:p>
    <w:p w14:paraId="5F84F00A" w14:textId="77777777" w:rsidR="00944672" w:rsidRPr="00944672" w:rsidRDefault="00944672" w:rsidP="00623B68">
      <w:pPr>
        <w:autoSpaceDE w:val="0"/>
        <w:autoSpaceDN w:val="0"/>
        <w:adjustRightInd w:val="0"/>
        <w:spacing w:after="0" w:line="360" w:lineRule="auto"/>
        <w:ind w:firstLine="227"/>
        <w:jc w:val="both"/>
        <w:rPr>
          <w:rFonts w:ascii="Arial" w:hAnsi="Arial" w:cs="Arial"/>
          <w:b/>
          <w:bCs/>
          <w:sz w:val="24"/>
          <w:szCs w:val="24"/>
        </w:rPr>
      </w:pPr>
      <w:r w:rsidRPr="00944672">
        <w:rPr>
          <w:rFonts w:ascii="Arial" w:hAnsi="Arial" w:cs="Arial"/>
          <w:sz w:val="24"/>
          <w:szCs w:val="24"/>
        </w:rPr>
        <w:t xml:space="preserve">Im Rahmen dieser Anfrage wurden sowohl der südkoreanische NIS – National Intelligence Service (ehemals KCIA), als </w:t>
      </w:r>
      <w:r w:rsidRPr="00944672">
        <w:rPr>
          <w:rFonts w:ascii="Arial" w:hAnsi="Arial" w:cs="Arial"/>
          <w:noProof/>
          <w:sz w:val="24"/>
          <w:szCs w:val="24"/>
        </w:rPr>
        <w:t>auch</w:t>
      </w:r>
      <w:r w:rsidRPr="00944672">
        <w:rPr>
          <w:rFonts w:ascii="Arial" w:hAnsi="Arial" w:cs="Arial"/>
          <w:sz w:val="24"/>
          <w:szCs w:val="24"/>
        </w:rPr>
        <w:t xml:space="preserve"> der Kor Risik Diraja (Royal Intelligence Corps) in Malaysia angefragt. Beide Länder standen im Zusammenhang mit dem Namen der Bank.</w:t>
      </w:r>
    </w:p>
    <w:p w14:paraId="09F990BE" w14:textId="5BBF2B1F"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Nach Ablauf der</w:t>
      </w:r>
      <w:del w:id="157" w:author="Lektorat Bauer" w:date="2025-02-26T10:09:00Z" w16du:dateUtc="2025-02-26T09:09:00Z">
        <w:r w:rsidRPr="00944672" w:rsidDel="00182F5C">
          <w:rPr>
            <w:rFonts w:ascii="Arial" w:hAnsi="Arial" w:cs="Arial"/>
            <w:sz w:val="24"/>
            <w:szCs w:val="24"/>
          </w:rPr>
          <w:delText>,</w:delText>
        </w:r>
      </w:del>
      <w:r w:rsidRPr="00944672">
        <w:rPr>
          <w:rFonts w:ascii="Arial" w:hAnsi="Arial" w:cs="Arial"/>
          <w:sz w:val="24"/>
          <w:szCs w:val="24"/>
        </w:rPr>
        <w:t xml:space="preserve"> für Rückfragen bei Partnern</w:t>
      </w:r>
      <w:del w:id="158" w:author="Lektorat Bauer" w:date="2025-02-26T10:09:00Z" w16du:dateUtc="2025-02-26T09:09:00Z">
        <w:r w:rsidRPr="00944672" w:rsidDel="00182F5C">
          <w:rPr>
            <w:rFonts w:ascii="Arial" w:hAnsi="Arial" w:cs="Arial"/>
            <w:sz w:val="24"/>
            <w:szCs w:val="24"/>
          </w:rPr>
          <w:delText>,</w:delText>
        </w:r>
      </w:del>
      <w:r w:rsidRPr="00944672">
        <w:rPr>
          <w:rFonts w:ascii="Arial" w:hAnsi="Arial" w:cs="Arial"/>
          <w:sz w:val="24"/>
          <w:szCs w:val="24"/>
        </w:rPr>
        <w:t xml:space="preserve"> vorgeschriebenen Frist von 28 Tagen waren keine Nachrichten eingegangen. Somit wurde die Akte</w:t>
      </w:r>
      <w:del w:id="159" w:author="Lektorat Bauer" w:date="2025-02-26T10:09:00Z" w16du:dateUtc="2025-02-26T09:09:00Z">
        <w:r w:rsidRPr="00944672" w:rsidDel="00D078DD">
          <w:rPr>
            <w:rFonts w:ascii="Arial" w:hAnsi="Arial" w:cs="Arial"/>
            <w:sz w:val="24"/>
            <w:szCs w:val="24"/>
          </w:rPr>
          <w:delText>,</w:delText>
        </w:r>
      </w:del>
      <w:r w:rsidRPr="00944672">
        <w:rPr>
          <w:rFonts w:ascii="Arial" w:hAnsi="Arial" w:cs="Arial"/>
          <w:sz w:val="24"/>
          <w:szCs w:val="24"/>
        </w:rPr>
        <w:t xml:space="preserve"> am 05. August 2011</w:t>
      </w:r>
      <w:del w:id="160" w:author="Lektorat Bauer" w:date="2025-02-26T10:09:00Z" w16du:dateUtc="2025-02-26T09:09:00Z">
        <w:r w:rsidRPr="00944672" w:rsidDel="00D078DD">
          <w:rPr>
            <w:rFonts w:ascii="Arial" w:hAnsi="Arial" w:cs="Arial"/>
            <w:sz w:val="24"/>
            <w:szCs w:val="24"/>
          </w:rPr>
          <w:delText>,</w:delText>
        </w:r>
      </w:del>
      <w:r w:rsidRPr="00944672">
        <w:rPr>
          <w:rFonts w:ascii="Arial" w:hAnsi="Arial" w:cs="Arial"/>
          <w:sz w:val="24"/>
          <w:szCs w:val="24"/>
        </w:rPr>
        <w:t xml:space="preserve"> </w:t>
      </w:r>
      <w:commentRangeStart w:id="161"/>
      <w:del w:id="162" w:author="Lektorat Bauer" w:date="2025-02-26T10:09:00Z" w16du:dateUtc="2025-02-26T09:09:00Z">
        <w:r w:rsidRPr="00944672" w:rsidDel="00D078DD">
          <w:rPr>
            <w:rFonts w:ascii="Arial" w:hAnsi="Arial" w:cs="Arial"/>
            <w:sz w:val="24"/>
            <w:szCs w:val="24"/>
          </w:rPr>
          <w:delText>beim</w:delText>
        </w:r>
      </w:del>
      <w:commentRangeEnd w:id="161"/>
      <w:r w:rsidR="00D078DD">
        <w:rPr>
          <w:rStyle w:val="Kommentarzeichen"/>
        </w:rPr>
        <w:commentReference w:id="161"/>
      </w:r>
      <w:del w:id="163" w:author="Lektorat Bauer" w:date="2025-02-26T10:09:00Z" w16du:dateUtc="2025-02-26T09:09:00Z">
        <w:r w:rsidRPr="00944672" w:rsidDel="00D078DD">
          <w:rPr>
            <w:rFonts w:ascii="Arial" w:hAnsi="Arial" w:cs="Arial"/>
            <w:sz w:val="24"/>
            <w:szCs w:val="24"/>
          </w:rPr>
          <w:delText xml:space="preserve"> BND </w:delText>
        </w:r>
      </w:del>
      <w:r w:rsidRPr="00944672">
        <w:rPr>
          <w:rFonts w:ascii="Arial" w:hAnsi="Arial" w:cs="Arial"/>
          <w:sz w:val="24"/>
          <w:szCs w:val="24"/>
        </w:rPr>
        <w:t xml:space="preserve">mit den wichtigsten Indizes versehen und geschlossen. </w:t>
      </w:r>
    </w:p>
    <w:p w14:paraId="46328C16" w14:textId="50808AD1"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noProof/>
          <w:sz w:val="24"/>
          <w:szCs w:val="24"/>
        </w:rPr>
        <w:t>So</w:t>
      </w:r>
      <w:r w:rsidRPr="00944672">
        <w:rPr>
          <w:rFonts w:ascii="Arial" w:hAnsi="Arial" w:cs="Arial"/>
          <w:sz w:val="24"/>
          <w:szCs w:val="24"/>
        </w:rPr>
        <w:t xml:space="preserve"> entging dem BND, und allen anderen Diensten, dass Frau Trenton vorzeitig, nach 11 Monaten, im September 2012, wegen </w:t>
      </w:r>
      <w:r w:rsidRPr="00944672">
        <w:rPr>
          <w:rFonts w:ascii="Arial" w:hAnsi="Arial" w:cs="Arial"/>
          <w:noProof/>
          <w:sz w:val="24"/>
          <w:szCs w:val="24"/>
        </w:rPr>
        <w:t>guter</w:t>
      </w:r>
      <w:r w:rsidRPr="00944672">
        <w:rPr>
          <w:rFonts w:ascii="Arial" w:hAnsi="Arial" w:cs="Arial"/>
          <w:sz w:val="24"/>
          <w:szCs w:val="24"/>
        </w:rPr>
        <w:t xml:space="preserve"> Führung und Platzmangel</w:t>
      </w:r>
      <w:del w:id="164" w:author="Lektorat Bauer" w:date="2025-02-26T10:09:00Z" w16du:dateUtc="2025-02-26T09:09:00Z">
        <w:r w:rsidRPr="00944672" w:rsidDel="00D078DD">
          <w:rPr>
            <w:rFonts w:ascii="Arial" w:hAnsi="Arial" w:cs="Arial"/>
            <w:sz w:val="24"/>
            <w:szCs w:val="24"/>
          </w:rPr>
          <w:delText>,</w:delText>
        </w:r>
      </w:del>
      <w:r w:rsidRPr="00944672">
        <w:rPr>
          <w:rFonts w:ascii="Arial" w:hAnsi="Arial" w:cs="Arial"/>
          <w:sz w:val="24"/>
          <w:szCs w:val="24"/>
        </w:rPr>
        <w:t xml:space="preserve"> entlassen wurde</w:t>
      </w:r>
      <w:del w:id="165" w:author="Lektorat Bauer" w:date="2025-02-26T10:10:00Z" w16du:dateUtc="2025-02-26T09:10:00Z">
        <w:r w:rsidRPr="00944672" w:rsidDel="00D078DD">
          <w:rPr>
            <w:rFonts w:ascii="Arial" w:hAnsi="Arial" w:cs="Arial"/>
            <w:sz w:val="24"/>
            <w:szCs w:val="24"/>
          </w:rPr>
          <w:delText>,</w:delText>
        </w:r>
      </w:del>
      <w:r w:rsidRPr="00944672">
        <w:rPr>
          <w:rFonts w:ascii="Arial" w:hAnsi="Arial" w:cs="Arial"/>
          <w:sz w:val="24"/>
          <w:szCs w:val="24"/>
        </w:rPr>
        <w:t xml:space="preserve"> und zusammen mit Ihrem Mann von New York in Richtung Costa Rica auswanderte.</w:t>
      </w:r>
    </w:p>
    <w:p w14:paraId="1C34F146"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Herr Trenton verstarb am 18. Oktober 2012 bei einem Tauchunfall.</w:t>
      </w:r>
    </w:p>
    <w:p w14:paraId="3618D6A2" w14:textId="167272BC" w:rsidR="00944672" w:rsidRPr="00944672" w:rsidDel="00D078DD" w:rsidRDefault="00944672" w:rsidP="00623B68">
      <w:pPr>
        <w:autoSpaceDE w:val="0"/>
        <w:autoSpaceDN w:val="0"/>
        <w:adjustRightInd w:val="0"/>
        <w:spacing w:after="0" w:line="360" w:lineRule="auto"/>
        <w:ind w:firstLine="227"/>
        <w:jc w:val="both"/>
        <w:rPr>
          <w:del w:id="166" w:author="Lektorat Bauer" w:date="2025-02-26T10:10:00Z" w16du:dateUtc="2025-02-26T09:10:00Z"/>
          <w:rFonts w:ascii="Arial" w:hAnsi="Arial" w:cs="Arial"/>
          <w:sz w:val="24"/>
          <w:szCs w:val="24"/>
        </w:rPr>
      </w:pPr>
      <w:del w:id="167" w:author="Lektorat Bauer" w:date="2025-02-26T10:10:00Z" w16du:dateUtc="2025-02-26T09:10:00Z">
        <w:r w:rsidRPr="00944672" w:rsidDel="00D078DD">
          <w:rPr>
            <w:rFonts w:ascii="Arial" w:hAnsi="Arial" w:cs="Arial"/>
            <w:sz w:val="24"/>
            <w:szCs w:val="24"/>
          </w:rPr>
          <w:delText xml:space="preserve">Die Feierlichkeiten rund um den 11. September 2012, anlässlich des elften Jahrestages der Anschläge auf das World </w:delText>
        </w:r>
        <w:commentRangeStart w:id="168"/>
        <w:r w:rsidRPr="00944672" w:rsidDel="00D078DD">
          <w:rPr>
            <w:rFonts w:ascii="Arial" w:hAnsi="Arial" w:cs="Arial"/>
            <w:sz w:val="24"/>
            <w:szCs w:val="24"/>
          </w:rPr>
          <w:delText>Trade</w:delText>
        </w:r>
      </w:del>
      <w:commentRangeEnd w:id="168"/>
      <w:r w:rsidR="00D078DD">
        <w:rPr>
          <w:rStyle w:val="Kommentarzeichen"/>
        </w:rPr>
        <w:commentReference w:id="168"/>
      </w:r>
      <w:del w:id="169" w:author="Lektorat Bauer" w:date="2025-02-26T10:10:00Z" w16du:dateUtc="2025-02-26T09:10:00Z">
        <w:r w:rsidRPr="00944672" w:rsidDel="00D078DD">
          <w:rPr>
            <w:rFonts w:ascii="Arial" w:hAnsi="Arial" w:cs="Arial"/>
            <w:sz w:val="24"/>
            <w:szCs w:val="24"/>
          </w:rPr>
          <w:delText xml:space="preserve"> Center, sorgten zusätzlich </w:delText>
        </w:r>
        <w:r w:rsidRPr="00944672" w:rsidDel="00D078DD">
          <w:rPr>
            <w:rFonts w:ascii="Arial" w:hAnsi="Arial" w:cs="Arial"/>
            <w:noProof/>
            <w:sz w:val="24"/>
            <w:szCs w:val="24"/>
          </w:rPr>
          <w:delText>dafür</w:delText>
        </w:r>
        <w:r w:rsidRPr="00944672" w:rsidDel="00D078DD">
          <w:rPr>
            <w:rFonts w:ascii="Arial" w:hAnsi="Arial" w:cs="Arial"/>
            <w:sz w:val="24"/>
            <w:szCs w:val="24"/>
          </w:rPr>
          <w:delText>, dass dieses Geschehen vergessen wurde.</w:delText>
        </w:r>
      </w:del>
    </w:p>
    <w:p w14:paraId="71EED446" w14:textId="3350E8E1"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Nach ihrer Beförderung zum Hauptmann arbeitet </w:t>
      </w:r>
      <w:commentRangeStart w:id="170"/>
      <w:r w:rsidRPr="00944672">
        <w:rPr>
          <w:rFonts w:ascii="Arial" w:hAnsi="Arial" w:cs="Arial"/>
          <w:sz w:val="24"/>
          <w:szCs w:val="24"/>
        </w:rPr>
        <w:t xml:space="preserve">Kim </w:t>
      </w:r>
      <w:commentRangeEnd w:id="170"/>
      <w:r w:rsidR="00D078DD">
        <w:rPr>
          <w:rStyle w:val="Kommentarzeichen"/>
        </w:rPr>
        <w:commentReference w:id="170"/>
      </w:r>
      <w:r w:rsidRPr="00944672">
        <w:rPr>
          <w:rFonts w:ascii="Arial" w:hAnsi="Arial" w:cs="Arial"/>
          <w:sz w:val="24"/>
          <w:szCs w:val="24"/>
        </w:rPr>
        <w:t xml:space="preserve">In-Guk derzeit </w:t>
      </w:r>
      <w:ins w:id="171" w:author="Lektorat Bauer" w:date="2025-02-27T10:35:00Z" w16du:dateUtc="2025-02-27T09:35:00Z">
        <w:r w:rsidR="002D4CD9">
          <w:rPr>
            <w:rFonts w:ascii="Arial" w:hAnsi="Arial" w:cs="Arial"/>
            <w:sz w:val="24"/>
            <w:szCs w:val="24"/>
          </w:rPr>
          <w:t>u</w:t>
        </w:r>
      </w:ins>
      <w:ins w:id="172" w:author="Lektorat Bauer" w:date="2025-02-26T10:12:00Z" w16du:dateUtc="2025-02-26T09:12:00Z">
        <w:r w:rsidR="00D078DD">
          <w:rPr>
            <w:rFonts w:ascii="Arial" w:hAnsi="Arial" w:cs="Arial"/>
            <w:sz w:val="24"/>
            <w:szCs w:val="24"/>
          </w:rPr>
          <w:t>ndercover</w:t>
        </w:r>
      </w:ins>
      <w:del w:id="173" w:author="Lektorat Bauer" w:date="2025-02-26T10:12:00Z" w16du:dateUtc="2025-02-26T09:12:00Z">
        <w:r w:rsidRPr="00944672" w:rsidDel="00D078DD">
          <w:rPr>
            <w:rFonts w:ascii="Arial" w:hAnsi="Arial" w:cs="Arial"/>
            <w:sz w:val="24"/>
            <w:szCs w:val="24"/>
          </w:rPr>
          <w:delText>„Under Cover“</w:delText>
        </w:r>
      </w:del>
      <w:r w:rsidRPr="00944672">
        <w:rPr>
          <w:rFonts w:ascii="Arial" w:hAnsi="Arial" w:cs="Arial"/>
          <w:sz w:val="24"/>
          <w:szCs w:val="24"/>
        </w:rPr>
        <w:t xml:space="preserve"> in </w:t>
      </w:r>
      <w:commentRangeStart w:id="174"/>
      <w:r w:rsidRPr="00944672">
        <w:rPr>
          <w:rFonts w:ascii="Arial" w:hAnsi="Arial" w:cs="Arial"/>
          <w:sz w:val="24"/>
          <w:szCs w:val="24"/>
        </w:rPr>
        <w:t>Australien</w:t>
      </w:r>
      <w:commentRangeEnd w:id="174"/>
      <w:r w:rsidR="00D078DD">
        <w:rPr>
          <w:rStyle w:val="Kommentarzeichen"/>
        </w:rPr>
        <w:commentReference w:id="174"/>
      </w:r>
      <w:r w:rsidRPr="00944672">
        <w:rPr>
          <w:rFonts w:ascii="Arial" w:hAnsi="Arial" w:cs="Arial"/>
          <w:sz w:val="24"/>
          <w:szCs w:val="24"/>
        </w:rPr>
        <w:t>.</w:t>
      </w:r>
    </w:p>
    <w:p w14:paraId="72526FF2"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5F9D941E" w14:textId="77777777" w:rsidR="00944672" w:rsidRPr="00944672" w:rsidRDefault="00944672" w:rsidP="00623B68">
      <w:pPr>
        <w:autoSpaceDE w:val="0"/>
        <w:autoSpaceDN w:val="0"/>
        <w:adjustRightInd w:val="0"/>
        <w:spacing w:after="0" w:line="360" w:lineRule="auto"/>
        <w:jc w:val="center"/>
        <w:rPr>
          <w:rFonts w:ascii="Arial" w:hAnsi="Arial" w:cs="Arial"/>
          <w:sz w:val="24"/>
          <w:szCs w:val="24"/>
        </w:rPr>
      </w:pPr>
      <w:r w:rsidRPr="00944672">
        <w:rPr>
          <w:rFonts w:ascii="Arial" w:hAnsi="Arial" w:cs="Arial"/>
          <w:sz w:val="24"/>
          <w:szCs w:val="24"/>
        </w:rPr>
        <w:t>***</w:t>
      </w:r>
    </w:p>
    <w:p w14:paraId="3B4830D2"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5B85ADAC"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p>
    <w:p w14:paraId="326480F8"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commentRangeStart w:id="175"/>
      <w:commentRangeEnd w:id="175"/>
      <w:r w:rsidRPr="00944672">
        <w:rPr>
          <w:rFonts w:ascii="Arial" w:hAnsi="Arial" w:cs="Arial"/>
          <w:b/>
          <w:bCs/>
          <w:sz w:val="24"/>
          <w:szCs w:val="24"/>
        </w:rPr>
        <w:commentReference w:id="175"/>
      </w:r>
      <w:r w:rsidRPr="00944672">
        <w:rPr>
          <w:rFonts w:ascii="Arial" w:hAnsi="Arial" w:cs="Arial"/>
          <w:b/>
          <w:bCs/>
          <w:sz w:val="24"/>
          <w:szCs w:val="24"/>
        </w:rPr>
        <w:t>&gt;&gt;&gt; Mittwoch, 10. April 2013 &lt;&lt;&lt;</w:t>
      </w:r>
    </w:p>
    <w:p w14:paraId="54B469A2"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284546E4" w14:textId="374B2412"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 xml:space="preserve">Aus der Kälte des New Yorker Frühlings kommend, öffnete Xi Cheng Fu die Tür zu Moons JAM und eine Wolke von Koriander und Kimchi </w:t>
      </w:r>
      <w:del w:id="176" w:author="Lektorat Bauer" w:date="2025-02-26T10:16:00Z" w16du:dateUtc="2025-02-26T09:16:00Z">
        <w:r w:rsidRPr="00944672" w:rsidDel="00D078DD">
          <w:rPr>
            <w:rFonts w:ascii="Arial" w:hAnsi="Arial" w:cs="Arial"/>
            <w:sz w:val="24"/>
            <w:szCs w:val="24"/>
          </w:rPr>
          <w:delText xml:space="preserve">kam </w:delText>
        </w:r>
      </w:del>
      <w:ins w:id="177" w:author="Lektorat Bauer" w:date="2025-02-26T10:16:00Z" w16du:dateUtc="2025-02-26T09:16:00Z">
        <w:r w:rsidR="00D078DD">
          <w:rPr>
            <w:rFonts w:ascii="Arial" w:hAnsi="Arial" w:cs="Arial"/>
            <w:sz w:val="24"/>
            <w:szCs w:val="24"/>
          </w:rPr>
          <w:t>wehte</w:t>
        </w:r>
        <w:r w:rsidR="00D078DD" w:rsidRPr="00944672">
          <w:rPr>
            <w:rFonts w:ascii="Arial" w:hAnsi="Arial" w:cs="Arial"/>
            <w:sz w:val="24"/>
            <w:szCs w:val="24"/>
          </w:rPr>
          <w:t xml:space="preserve"> </w:t>
        </w:r>
      </w:ins>
      <w:r w:rsidRPr="00944672">
        <w:rPr>
          <w:rFonts w:ascii="Arial" w:hAnsi="Arial" w:cs="Arial"/>
          <w:sz w:val="24"/>
          <w:szCs w:val="24"/>
        </w:rPr>
        <w:t>ihm entgegen.</w:t>
      </w:r>
    </w:p>
    <w:p w14:paraId="04BD66E8" w14:textId="0C889B3D"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„Guten Tag Jessica, schön Sie wieder zu sehen, haben Sie sich von Ihrer Grippe erholt?“</w:t>
      </w:r>
      <w:ins w:id="178" w:author="Lektorat Bauer" w:date="2025-02-26T10:16:00Z" w16du:dateUtc="2025-02-26T09:16:00Z">
        <w:r w:rsidR="00D078DD">
          <w:rPr>
            <w:rFonts w:ascii="Arial" w:hAnsi="Arial" w:cs="Arial"/>
            <w:sz w:val="24"/>
            <w:szCs w:val="24"/>
          </w:rPr>
          <w:t>,</w:t>
        </w:r>
      </w:ins>
      <w:r w:rsidRPr="00944672">
        <w:rPr>
          <w:rFonts w:ascii="Arial" w:hAnsi="Arial" w:cs="Arial"/>
          <w:sz w:val="24"/>
          <w:szCs w:val="24"/>
        </w:rPr>
        <w:t xml:space="preserve"> </w:t>
      </w:r>
      <w:ins w:id="179" w:author="Lektorat Bauer" w:date="2025-02-26T10:16:00Z" w16du:dateUtc="2025-02-26T09:16:00Z">
        <w:r w:rsidR="00D078DD">
          <w:rPr>
            <w:rFonts w:ascii="Arial" w:hAnsi="Arial" w:cs="Arial"/>
            <w:sz w:val="24"/>
            <w:szCs w:val="24"/>
          </w:rPr>
          <w:t>f</w:t>
        </w:r>
      </w:ins>
      <w:del w:id="180" w:author="Lektorat Bauer" w:date="2025-02-26T10:16:00Z" w16du:dateUtc="2025-02-26T09:16:00Z">
        <w:r w:rsidRPr="00944672" w:rsidDel="00D078DD">
          <w:rPr>
            <w:rFonts w:ascii="Arial" w:hAnsi="Arial" w:cs="Arial"/>
            <w:sz w:val="24"/>
            <w:szCs w:val="24"/>
          </w:rPr>
          <w:delText>F</w:delText>
        </w:r>
      </w:del>
      <w:r w:rsidRPr="00944672">
        <w:rPr>
          <w:rFonts w:ascii="Arial" w:hAnsi="Arial" w:cs="Arial"/>
          <w:sz w:val="24"/>
          <w:szCs w:val="24"/>
        </w:rPr>
        <w:t>ragte Xi mit dem freundlichen, glatten Tonfall, der den UN-Diplomaten zu eigen war. „Oh</w:t>
      </w:r>
      <w:ins w:id="181" w:author="Lektorat Bauer" w:date="2025-02-26T10:16:00Z" w16du:dateUtc="2025-02-26T09:16:00Z">
        <w:r w:rsidR="00D078DD">
          <w:rPr>
            <w:rFonts w:ascii="Arial" w:hAnsi="Arial" w:cs="Arial"/>
            <w:sz w:val="24"/>
            <w:szCs w:val="24"/>
          </w:rPr>
          <w:t>,</w:t>
        </w:r>
      </w:ins>
      <w:r w:rsidRPr="00944672">
        <w:rPr>
          <w:rFonts w:ascii="Arial" w:hAnsi="Arial" w:cs="Arial"/>
          <w:sz w:val="24"/>
          <w:szCs w:val="24"/>
        </w:rPr>
        <w:t xml:space="preserve"> </w:t>
      </w:r>
      <w:ins w:id="182" w:author="Lektorat Bauer" w:date="2025-02-26T10:16:00Z" w16du:dateUtc="2025-02-26T09:16:00Z">
        <w:r w:rsidR="00D078DD">
          <w:rPr>
            <w:rFonts w:ascii="Arial" w:hAnsi="Arial" w:cs="Arial"/>
            <w:sz w:val="24"/>
            <w:szCs w:val="24"/>
          </w:rPr>
          <w:t>h</w:t>
        </w:r>
      </w:ins>
      <w:del w:id="183" w:author="Lektorat Bauer" w:date="2025-02-26T10:16:00Z" w16du:dateUtc="2025-02-26T09:16:00Z">
        <w:r w:rsidRPr="00944672" w:rsidDel="00D078DD">
          <w:rPr>
            <w:rFonts w:ascii="Arial" w:hAnsi="Arial" w:cs="Arial"/>
            <w:sz w:val="24"/>
            <w:szCs w:val="24"/>
          </w:rPr>
          <w:delText>H</w:delText>
        </w:r>
      </w:del>
      <w:r w:rsidRPr="00944672">
        <w:rPr>
          <w:rFonts w:ascii="Arial" w:hAnsi="Arial" w:cs="Arial"/>
          <w:sz w:val="24"/>
          <w:szCs w:val="24"/>
        </w:rPr>
        <w:t>allo Herr Xi, schön dass Sie wieder bei uns vorbeischauen</w:t>
      </w:r>
      <w:ins w:id="184" w:author="Lektorat Bauer" w:date="2025-02-26T10:16:00Z" w16du:dateUtc="2025-02-26T09:16:00Z">
        <w:r w:rsidR="00D078DD">
          <w:rPr>
            <w:rFonts w:ascii="Arial" w:hAnsi="Arial" w:cs="Arial"/>
            <w:sz w:val="24"/>
            <w:szCs w:val="24"/>
          </w:rPr>
          <w:t>.</w:t>
        </w:r>
      </w:ins>
      <w:del w:id="185" w:author="Lektorat Bauer" w:date="2025-02-26T10:16:00Z" w16du:dateUtc="2025-02-26T09:16:00Z">
        <w:r w:rsidRPr="00944672" w:rsidDel="00D078DD">
          <w:rPr>
            <w:rFonts w:ascii="Arial" w:hAnsi="Arial" w:cs="Arial"/>
            <w:sz w:val="24"/>
            <w:szCs w:val="24"/>
          </w:rPr>
          <w:delText>,</w:delText>
        </w:r>
      </w:del>
      <w:r w:rsidRPr="00944672">
        <w:rPr>
          <w:rFonts w:ascii="Arial" w:hAnsi="Arial" w:cs="Arial"/>
          <w:sz w:val="24"/>
          <w:szCs w:val="24"/>
        </w:rPr>
        <w:t xml:space="preserve"> </w:t>
      </w:r>
      <w:ins w:id="186" w:author="Lektorat Bauer" w:date="2025-02-26T10:16:00Z" w16du:dateUtc="2025-02-26T09:16:00Z">
        <w:r w:rsidR="00D078DD">
          <w:rPr>
            <w:rFonts w:ascii="Arial" w:hAnsi="Arial" w:cs="Arial"/>
            <w:sz w:val="24"/>
            <w:szCs w:val="24"/>
          </w:rPr>
          <w:t>I</w:t>
        </w:r>
      </w:ins>
      <w:del w:id="187" w:author="Lektorat Bauer" w:date="2025-02-26T10:16:00Z" w16du:dateUtc="2025-02-26T09:16:00Z">
        <w:r w:rsidRPr="00944672" w:rsidDel="00D078DD">
          <w:rPr>
            <w:rFonts w:ascii="Arial" w:hAnsi="Arial" w:cs="Arial"/>
            <w:sz w:val="24"/>
            <w:szCs w:val="24"/>
          </w:rPr>
          <w:delText>i</w:delText>
        </w:r>
      </w:del>
      <w:r w:rsidRPr="00944672">
        <w:rPr>
          <w:rFonts w:ascii="Arial" w:hAnsi="Arial" w:cs="Arial"/>
          <w:sz w:val="24"/>
          <w:szCs w:val="24"/>
        </w:rPr>
        <w:t xml:space="preserve">ch hatte befürchtet, dass Sie zu dem neuen chinesischen Diner abgewandert sind, weil Sie so lange nicht mehr hier waren. </w:t>
      </w:r>
    </w:p>
    <w:p w14:paraId="71219018" w14:textId="3750ED25"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Und </w:t>
      </w:r>
      <w:del w:id="188" w:author="Lektorat Bauer" w:date="2025-02-26T10:16:00Z" w16du:dateUtc="2025-02-26T09:16:00Z">
        <w:r w:rsidRPr="00944672" w:rsidDel="00D078DD">
          <w:rPr>
            <w:rFonts w:ascii="Arial" w:hAnsi="Arial" w:cs="Arial"/>
            <w:sz w:val="24"/>
            <w:szCs w:val="24"/>
          </w:rPr>
          <w:delText>Danke</w:delText>
        </w:r>
      </w:del>
      <w:ins w:id="189" w:author="Lektorat Bauer" w:date="2025-02-26T10:16:00Z" w16du:dateUtc="2025-02-26T09:16:00Z">
        <w:r w:rsidR="00D078DD" w:rsidRPr="00944672">
          <w:rPr>
            <w:rFonts w:ascii="Arial" w:hAnsi="Arial" w:cs="Arial"/>
            <w:sz w:val="24"/>
            <w:szCs w:val="24"/>
          </w:rPr>
          <w:t>danke</w:t>
        </w:r>
      </w:ins>
      <w:r w:rsidRPr="00944672">
        <w:rPr>
          <w:rFonts w:ascii="Arial" w:hAnsi="Arial" w:cs="Arial"/>
          <w:sz w:val="24"/>
          <w:szCs w:val="24"/>
        </w:rPr>
        <w:t xml:space="preserve"> der Nachfrage, ich war </w:t>
      </w:r>
      <w:r w:rsidRPr="00944672">
        <w:rPr>
          <w:rFonts w:ascii="Arial" w:hAnsi="Arial" w:cs="Arial"/>
          <w:noProof/>
          <w:sz w:val="24"/>
          <w:szCs w:val="24"/>
        </w:rPr>
        <w:t>nur</w:t>
      </w:r>
      <w:r w:rsidRPr="00944672">
        <w:rPr>
          <w:rFonts w:ascii="Arial" w:hAnsi="Arial" w:cs="Arial"/>
          <w:sz w:val="24"/>
          <w:szCs w:val="24"/>
        </w:rPr>
        <w:t xml:space="preserve"> ein paar Tage </w:t>
      </w:r>
      <w:r w:rsidRPr="00944672">
        <w:rPr>
          <w:rFonts w:ascii="Arial" w:hAnsi="Arial" w:cs="Arial"/>
          <w:noProof/>
          <w:sz w:val="24"/>
          <w:szCs w:val="24"/>
        </w:rPr>
        <w:t>so</w:t>
      </w:r>
      <w:r w:rsidRPr="00944672">
        <w:rPr>
          <w:rFonts w:ascii="Arial" w:hAnsi="Arial" w:cs="Arial"/>
          <w:sz w:val="24"/>
          <w:szCs w:val="24"/>
        </w:rPr>
        <w:t xml:space="preserve"> matt, dass ich nicht </w:t>
      </w:r>
      <w:del w:id="190" w:author="Lektorat Bauer" w:date="2025-02-26T10:17:00Z" w16du:dateUtc="2025-02-26T09:17:00Z">
        <w:r w:rsidRPr="00944672" w:rsidDel="00D078DD">
          <w:rPr>
            <w:rFonts w:ascii="Arial" w:hAnsi="Arial" w:cs="Arial"/>
            <w:sz w:val="24"/>
            <w:szCs w:val="24"/>
          </w:rPr>
          <w:delText xml:space="preserve">zu </w:delText>
        </w:r>
      </w:del>
      <w:commentRangeStart w:id="191"/>
      <w:r w:rsidRPr="00944672">
        <w:rPr>
          <w:rFonts w:ascii="Arial" w:hAnsi="Arial" w:cs="Arial"/>
          <w:sz w:val="24"/>
          <w:szCs w:val="24"/>
        </w:rPr>
        <w:t xml:space="preserve">arbeiten </w:t>
      </w:r>
      <w:del w:id="192" w:author="Lektorat Bauer" w:date="2025-02-26T10:16:00Z" w16du:dateUtc="2025-02-26T09:16:00Z">
        <w:r w:rsidRPr="00944672" w:rsidDel="00D078DD">
          <w:rPr>
            <w:rFonts w:ascii="Arial" w:hAnsi="Arial" w:cs="Arial"/>
            <w:sz w:val="24"/>
            <w:szCs w:val="24"/>
          </w:rPr>
          <w:delText>vermochte</w:delText>
        </w:r>
      </w:del>
      <w:ins w:id="193" w:author="Lektorat Bauer" w:date="2025-02-26T10:16:00Z" w16du:dateUtc="2025-02-26T09:16:00Z">
        <w:r w:rsidR="00D078DD">
          <w:rPr>
            <w:rFonts w:ascii="Arial" w:hAnsi="Arial" w:cs="Arial"/>
            <w:sz w:val="24"/>
            <w:szCs w:val="24"/>
          </w:rPr>
          <w:t>ko</w:t>
        </w:r>
      </w:ins>
      <w:ins w:id="194" w:author="Lektorat Bauer" w:date="2025-02-26T10:17:00Z" w16du:dateUtc="2025-02-26T09:17:00Z">
        <w:r w:rsidR="00D078DD">
          <w:rPr>
            <w:rFonts w:ascii="Arial" w:hAnsi="Arial" w:cs="Arial"/>
            <w:sz w:val="24"/>
            <w:szCs w:val="24"/>
          </w:rPr>
          <w:t>nnte</w:t>
        </w:r>
      </w:ins>
      <w:r w:rsidRPr="00944672">
        <w:rPr>
          <w:rFonts w:ascii="Arial" w:hAnsi="Arial" w:cs="Arial"/>
          <w:sz w:val="24"/>
          <w:szCs w:val="24"/>
        </w:rPr>
        <w:t xml:space="preserve">, </w:t>
      </w:r>
      <w:commentRangeEnd w:id="191"/>
      <w:r w:rsidR="00D078DD">
        <w:rPr>
          <w:rStyle w:val="Kommentarzeichen"/>
        </w:rPr>
        <w:commentReference w:id="191"/>
      </w:r>
      <w:r w:rsidRPr="00944672">
        <w:rPr>
          <w:rFonts w:ascii="Arial" w:hAnsi="Arial" w:cs="Arial"/>
          <w:noProof/>
          <w:sz w:val="24"/>
          <w:szCs w:val="24"/>
        </w:rPr>
        <w:t>jetzt</w:t>
      </w:r>
      <w:r w:rsidRPr="00944672">
        <w:rPr>
          <w:rFonts w:ascii="Arial" w:hAnsi="Arial" w:cs="Arial"/>
          <w:sz w:val="24"/>
          <w:szCs w:val="24"/>
        </w:rPr>
        <w:t xml:space="preserve"> ist alles wieder gut.“</w:t>
      </w:r>
    </w:p>
    <w:p w14:paraId="2FA1E34E" w14:textId="5D7CAD0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„Sehen Sie Jessica, sobald ein ‚Diner‘ authentische Szechuan</w:t>
      </w:r>
      <w:del w:id="195" w:author="Lektorat Bauer" w:date="2025-02-26T10:17:00Z" w16du:dateUtc="2025-02-26T09:17:00Z">
        <w:r w:rsidRPr="00944672" w:rsidDel="00D078DD">
          <w:rPr>
            <w:rFonts w:ascii="Arial" w:hAnsi="Arial" w:cs="Arial"/>
            <w:sz w:val="24"/>
            <w:szCs w:val="24"/>
          </w:rPr>
          <w:delText xml:space="preserve"> </w:delText>
        </w:r>
      </w:del>
      <w:ins w:id="196" w:author="Lektorat Bauer" w:date="2025-02-26T10:17:00Z" w16du:dateUtc="2025-02-26T09:17:00Z">
        <w:r w:rsidR="00D078DD">
          <w:rPr>
            <w:rFonts w:ascii="Arial" w:hAnsi="Arial" w:cs="Arial"/>
            <w:sz w:val="24"/>
            <w:szCs w:val="24"/>
          </w:rPr>
          <w:t>-</w:t>
        </w:r>
      </w:ins>
      <w:r w:rsidRPr="00944672">
        <w:rPr>
          <w:rFonts w:ascii="Arial" w:hAnsi="Arial" w:cs="Arial"/>
          <w:sz w:val="24"/>
          <w:szCs w:val="24"/>
        </w:rPr>
        <w:t xml:space="preserve">Küche anbietet, muss ich dort </w:t>
      </w:r>
      <w:ins w:id="197" w:author="Lektorat Bauer" w:date="2025-02-26T10:17:00Z" w16du:dateUtc="2025-02-26T09:17:00Z">
        <w:r w:rsidR="00D078DD">
          <w:rPr>
            <w:rFonts w:ascii="Arial" w:hAnsi="Arial" w:cs="Arial"/>
            <w:sz w:val="24"/>
            <w:szCs w:val="24"/>
          </w:rPr>
          <w:t>e</w:t>
        </w:r>
      </w:ins>
      <w:del w:id="198" w:author="Lektorat Bauer" w:date="2025-02-26T10:17:00Z" w16du:dateUtc="2025-02-26T09:17:00Z">
        <w:r w:rsidRPr="00944672" w:rsidDel="00D078DD">
          <w:rPr>
            <w:rFonts w:ascii="Arial" w:hAnsi="Arial" w:cs="Arial"/>
            <w:sz w:val="24"/>
            <w:szCs w:val="24"/>
          </w:rPr>
          <w:delText>E</w:delText>
        </w:r>
      </w:del>
      <w:r w:rsidRPr="00944672">
        <w:rPr>
          <w:rFonts w:ascii="Arial" w:hAnsi="Arial" w:cs="Arial"/>
          <w:sz w:val="24"/>
          <w:szCs w:val="24"/>
        </w:rPr>
        <w:t xml:space="preserve">ssen gehen. </w:t>
      </w:r>
      <w:r w:rsidRPr="00944672">
        <w:rPr>
          <w:rFonts w:ascii="Arial" w:hAnsi="Arial" w:cs="Arial"/>
          <w:noProof/>
          <w:sz w:val="24"/>
          <w:szCs w:val="24"/>
        </w:rPr>
        <w:t>Auch</w:t>
      </w:r>
      <w:r w:rsidRPr="00944672">
        <w:rPr>
          <w:rFonts w:ascii="Arial" w:hAnsi="Arial" w:cs="Arial"/>
          <w:sz w:val="24"/>
          <w:szCs w:val="24"/>
        </w:rPr>
        <w:t xml:space="preserve"> wenn das Personal dort</w:t>
      </w:r>
      <w:del w:id="199" w:author="Lektorat Bauer" w:date="2025-02-26T10:18:00Z" w16du:dateUtc="2025-02-26T09:18:00Z">
        <w:r w:rsidRPr="00944672" w:rsidDel="00D078DD">
          <w:rPr>
            <w:rFonts w:ascii="Arial" w:hAnsi="Arial" w:cs="Arial"/>
            <w:sz w:val="24"/>
            <w:szCs w:val="24"/>
          </w:rPr>
          <w:delText>,</w:delText>
        </w:r>
      </w:del>
      <w:r w:rsidRPr="00944672">
        <w:rPr>
          <w:rFonts w:ascii="Arial" w:hAnsi="Arial" w:cs="Arial"/>
          <w:sz w:val="24"/>
          <w:szCs w:val="24"/>
        </w:rPr>
        <w:t xml:space="preserve"> nicht mit Ihrer Freundlichkeit mithalten kann</w:t>
      </w:r>
      <w:del w:id="200" w:author="Lektorat Bauer" w:date="2025-02-26T10:18:00Z" w16du:dateUtc="2025-02-26T09:18:00Z">
        <w:r w:rsidRPr="00944672" w:rsidDel="00D078DD">
          <w:rPr>
            <w:rFonts w:ascii="Arial" w:hAnsi="Arial" w:cs="Arial"/>
            <w:sz w:val="24"/>
            <w:szCs w:val="24"/>
          </w:rPr>
          <w:delText>.</w:delText>
        </w:r>
      </w:del>
      <w:r w:rsidRPr="00944672">
        <w:rPr>
          <w:rFonts w:ascii="Arial" w:hAnsi="Arial" w:cs="Arial"/>
          <w:sz w:val="24"/>
          <w:szCs w:val="24"/>
        </w:rPr>
        <w:t>“</w:t>
      </w:r>
      <w:ins w:id="201" w:author="Lektorat Bauer" w:date="2025-02-26T10:18:00Z" w16du:dateUtc="2025-02-26T09:18:00Z">
        <w:r w:rsidR="00D078DD">
          <w:rPr>
            <w:rFonts w:ascii="Arial" w:hAnsi="Arial" w:cs="Arial"/>
            <w:sz w:val="24"/>
            <w:szCs w:val="24"/>
          </w:rPr>
          <w:t>,</w:t>
        </w:r>
      </w:ins>
      <w:r w:rsidRPr="00944672">
        <w:rPr>
          <w:rFonts w:ascii="Arial" w:hAnsi="Arial" w:cs="Arial"/>
          <w:sz w:val="24"/>
          <w:szCs w:val="24"/>
        </w:rPr>
        <w:t xml:space="preserve"> </w:t>
      </w:r>
      <w:del w:id="202" w:author="Lektorat Bauer" w:date="2025-02-26T10:18:00Z" w16du:dateUtc="2025-02-26T09:18:00Z">
        <w:r w:rsidRPr="00944672" w:rsidDel="00D078DD">
          <w:rPr>
            <w:rFonts w:ascii="Arial" w:hAnsi="Arial" w:cs="Arial"/>
            <w:sz w:val="24"/>
            <w:szCs w:val="24"/>
          </w:rPr>
          <w:delText xml:space="preserve">Beantwortete </w:delText>
        </w:r>
      </w:del>
      <w:ins w:id="203" w:author="Lektorat Bauer" w:date="2025-02-26T10:18:00Z" w16du:dateUtc="2025-02-26T09:18:00Z">
        <w:r w:rsidR="00D078DD">
          <w:rPr>
            <w:rFonts w:ascii="Arial" w:hAnsi="Arial" w:cs="Arial"/>
            <w:sz w:val="24"/>
            <w:szCs w:val="24"/>
          </w:rPr>
          <w:t>antwortete</w:t>
        </w:r>
        <w:r w:rsidR="00D078DD" w:rsidRPr="00944672">
          <w:rPr>
            <w:rFonts w:ascii="Arial" w:hAnsi="Arial" w:cs="Arial"/>
            <w:sz w:val="24"/>
            <w:szCs w:val="24"/>
          </w:rPr>
          <w:t xml:space="preserve"> </w:t>
        </w:r>
      </w:ins>
      <w:r w:rsidRPr="00944672">
        <w:rPr>
          <w:rFonts w:ascii="Arial" w:hAnsi="Arial" w:cs="Arial"/>
          <w:sz w:val="24"/>
          <w:szCs w:val="24"/>
        </w:rPr>
        <w:t>Xi</w:t>
      </w:r>
      <w:ins w:id="204" w:author="Lektorat Bauer" w:date="2025-02-26T10:18:00Z" w16du:dateUtc="2025-02-26T09:18:00Z">
        <w:r w:rsidR="00D078DD">
          <w:rPr>
            <w:rFonts w:ascii="Arial" w:hAnsi="Arial" w:cs="Arial"/>
            <w:sz w:val="24"/>
            <w:szCs w:val="24"/>
          </w:rPr>
          <w:t>,</w:t>
        </w:r>
      </w:ins>
      <w:r w:rsidRPr="00944672">
        <w:rPr>
          <w:rFonts w:ascii="Arial" w:hAnsi="Arial" w:cs="Arial"/>
          <w:sz w:val="24"/>
          <w:szCs w:val="24"/>
        </w:rPr>
        <w:t xml:space="preserve"> </w:t>
      </w:r>
      <w:del w:id="205" w:author="Lektorat Bauer" w:date="2025-02-26T10:18:00Z" w16du:dateUtc="2025-02-26T09:18:00Z">
        <w:r w:rsidRPr="00944672" w:rsidDel="00D078DD">
          <w:rPr>
            <w:rFonts w:ascii="Arial" w:hAnsi="Arial" w:cs="Arial"/>
            <w:sz w:val="24"/>
            <w:szCs w:val="24"/>
          </w:rPr>
          <w:delText xml:space="preserve">die Frage </w:delText>
        </w:r>
      </w:del>
      <w:r w:rsidRPr="00944672">
        <w:rPr>
          <w:rFonts w:ascii="Arial" w:hAnsi="Arial" w:cs="Arial"/>
          <w:sz w:val="24"/>
          <w:szCs w:val="24"/>
        </w:rPr>
        <w:t>wobei Jessica sich höflich</w:t>
      </w:r>
      <w:ins w:id="206" w:author="Lektorat Bauer" w:date="2025-02-26T10:18:00Z" w16du:dateUtc="2025-02-26T09:18:00Z">
        <w:r w:rsidR="00D078DD">
          <w:rPr>
            <w:rFonts w:ascii="Arial" w:hAnsi="Arial" w:cs="Arial"/>
            <w:sz w:val="24"/>
            <w:szCs w:val="24"/>
          </w:rPr>
          <w:t xml:space="preserve"> zur Seite drehte</w:t>
        </w:r>
      </w:ins>
      <w:r w:rsidRPr="00944672">
        <w:rPr>
          <w:rFonts w:ascii="Arial" w:hAnsi="Arial" w:cs="Arial"/>
          <w:sz w:val="24"/>
          <w:szCs w:val="24"/>
        </w:rPr>
        <w:t>, um die Freude über das Lob nicht zu direkt zu zeigen</w:t>
      </w:r>
      <w:del w:id="207" w:author="Lektorat Bauer" w:date="2025-02-26T10:18:00Z" w16du:dateUtc="2025-02-26T09:18:00Z">
        <w:r w:rsidRPr="00944672" w:rsidDel="00D078DD">
          <w:rPr>
            <w:rFonts w:ascii="Arial" w:hAnsi="Arial" w:cs="Arial"/>
            <w:sz w:val="24"/>
            <w:szCs w:val="24"/>
          </w:rPr>
          <w:delText>, halb wegdrehte</w:delText>
        </w:r>
      </w:del>
      <w:r w:rsidRPr="00944672">
        <w:rPr>
          <w:rFonts w:ascii="Arial" w:hAnsi="Arial" w:cs="Arial"/>
          <w:sz w:val="24"/>
          <w:szCs w:val="24"/>
        </w:rPr>
        <w:t>.</w:t>
      </w:r>
    </w:p>
    <w:p w14:paraId="7099E11A" w14:textId="7A676D39"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„Herr Xi, Sie kommen </w:t>
      </w:r>
      <w:r w:rsidRPr="00944672">
        <w:rPr>
          <w:rFonts w:ascii="Arial" w:hAnsi="Arial" w:cs="Arial"/>
          <w:noProof/>
          <w:sz w:val="24"/>
          <w:szCs w:val="24"/>
        </w:rPr>
        <w:t>doch</w:t>
      </w:r>
      <w:r w:rsidRPr="00944672">
        <w:rPr>
          <w:rFonts w:ascii="Arial" w:hAnsi="Arial" w:cs="Arial"/>
          <w:sz w:val="24"/>
          <w:szCs w:val="24"/>
        </w:rPr>
        <w:t xml:space="preserve"> nicht</w:t>
      </w:r>
      <w:ins w:id="208" w:author="Lektorat Bauer" w:date="2025-02-26T10:18:00Z" w16du:dateUtc="2025-02-26T09:18:00Z">
        <w:r w:rsidR="00D078DD">
          <w:rPr>
            <w:rFonts w:ascii="Arial" w:hAnsi="Arial" w:cs="Arial"/>
            <w:sz w:val="24"/>
            <w:szCs w:val="24"/>
          </w:rPr>
          <w:t>,</w:t>
        </w:r>
      </w:ins>
      <w:r w:rsidRPr="00944672">
        <w:rPr>
          <w:rFonts w:ascii="Arial" w:hAnsi="Arial" w:cs="Arial"/>
          <w:sz w:val="24"/>
          <w:szCs w:val="24"/>
        </w:rPr>
        <w:t xml:space="preserve"> um mich </w:t>
      </w:r>
      <w:ins w:id="209" w:author="Lektorat Bauer" w:date="2025-02-26T10:18:00Z" w16du:dateUtc="2025-02-26T09:18:00Z">
        <w:r w:rsidR="00D078DD">
          <w:rPr>
            <w:rFonts w:ascii="Arial" w:hAnsi="Arial" w:cs="Arial"/>
            <w:sz w:val="24"/>
            <w:szCs w:val="24"/>
          </w:rPr>
          <w:t>r</w:t>
        </w:r>
      </w:ins>
      <w:del w:id="210" w:author="Lektorat Bauer" w:date="2025-02-26T10:18:00Z" w16du:dateUtc="2025-02-26T09:18:00Z">
        <w:r w:rsidRPr="00944672" w:rsidDel="00D078DD">
          <w:rPr>
            <w:rFonts w:ascii="Arial" w:hAnsi="Arial" w:cs="Arial"/>
            <w:sz w:val="24"/>
            <w:szCs w:val="24"/>
          </w:rPr>
          <w:delText>R</w:delText>
        </w:r>
      </w:del>
      <w:r w:rsidRPr="00944672">
        <w:rPr>
          <w:rFonts w:ascii="Arial" w:hAnsi="Arial" w:cs="Arial"/>
          <w:sz w:val="24"/>
          <w:szCs w:val="24"/>
        </w:rPr>
        <w:t xml:space="preserve">ot werden zu sehen! Was kann ich heute für Sie tun? </w:t>
      </w:r>
      <w:r w:rsidRPr="00944672">
        <w:rPr>
          <w:rFonts w:ascii="Arial" w:hAnsi="Arial" w:cs="Arial"/>
          <w:noProof/>
          <w:sz w:val="24"/>
          <w:szCs w:val="24"/>
        </w:rPr>
        <w:t>Allerdings</w:t>
      </w:r>
      <w:r w:rsidRPr="00944672">
        <w:rPr>
          <w:rFonts w:ascii="Arial" w:hAnsi="Arial" w:cs="Arial"/>
          <w:sz w:val="24"/>
          <w:szCs w:val="24"/>
        </w:rPr>
        <w:t xml:space="preserve"> muss ich vorwegschicken, dass wir zurzeit keinen freien Tisch haben</w:t>
      </w:r>
      <w:del w:id="211" w:author="Lektorat Bauer" w:date="2025-02-26T10:19:00Z" w16du:dateUtc="2025-02-26T09:19:00Z">
        <w:r w:rsidRPr="00944672" w:rsidDel="00D078DD">
          <w:rPr>
            <w:rFonts w:ascii="Arial" w:hAnsi="Arial" w:cs="Arial"/>
            <w:sz w:val="24"/>
            <w:szCs w:val="24"/>
          </w:rPr>
          <w:delText>.</w:delText>
        </w:r>
      </w:del>
      <w:r w:rsidRPr="00944672">
        <w:rPr>
          <w:rFonts w:ascii="Arial" w:hAnsi="Arial" w:cs="Arial"/>
          <w:sz w:val="24"/>
          <w:szCs w:val="24"/>
        </w:rPr>
        <w:t>“</w:t>
      </w:r>
      <w:ins w:id="212" w:author="Lektorat Bauer" w:date="2025-02-26T10:19:00Z" w16du:dateUtc="2025-02-26T09:19:00Z">
        <w:r w:rsidR="00D078DD">
          <w:rPr>
            <w:rFonts w:ascii="Arial" w:hAnsi="Arial" w:cs="Arial"/>
            <w:sz w:val="24"/>
            <w:szCs w:val="24"/>
          </w:rPr>
          <w:t>,</w:t>
        </w:r>
      </w:ins>
      <w:r w:rsidRPr="00944672">
        <w:rPr>
          <w:rFonts w:ascii="Arial" w:hAnsi="Arial" w:cs="Arial"/>
          <w:sz w:val="24"/>
          <w:szCs w:val="24"/>
        </w:rPr>
        <w:t xml:space="preserve"> </w:t>
      </w:r>
      <w:del w:id="213" w:author="Lektorat Bauer" w:date="2025-02-26T10:19:00Z" w16du:dateUtc="2025-02-26T09:19:00Z">
        <w:r w:rsidRPr="00944672" w:rsidDel="00D078DD">
          <w:rPr>
            <w:rFonts w:ascii="Arial" w:hAnsi="Arial" w:cs="Arial"/>
            <w:sz w:val="24"/>
            <w:szCs w:val="24"/>
          </w:rPr>
          <w:delText>S</w:delText>
        </w:r>
      </w:del>
      <w:ins w:id="214" w:author="Lektorat Bauer" w:date="2025-02-26T10:19:00Z" w16du:dateUtc="2025-02-26T09:19:00Z">
        <w:r w:rsidR="00D078DD">
          <w:rPr>
            <w:rFonts w:ascii="Arial" w:hAnsi="Arial" w:cs="Arial"/>
            <w:sz w:val="24"/>
            <w:szCs w:val="24"/>
          </w:rPr>
          <w:t>s</w:t>
        </w:r>
      </w:ins>
      <w:r w:rsidRPr="00944672">
        <w:rPr>
          <w:rFonts w:ascii="Arial" w:hAnsi="Arial" w:cs="Arial"/>
          <w:sz w:val="24"/>
          <w:szCs w:val="24"/>
        </w:rPr>
        <w:t xml:space="preserve">etzte Jessica die Unterhaltung mit einem </w:t>
      </w:r>
      <w:r w:rsidRPr="00944672">
        <w:rPr>
          <w:rFonts w:ascii="Arial" w:hAnsi="Arial" w:cs="Arial"/>
          <w:noProof/>
          <w:sz w:val="24"/>
          <w:szCs w:val="24"/>
        </w:rPr>
        <w:t>schüchternen</w:t>
      </w:r>
      <w:r w:rsidRPr="00944672">
        <w:rPr>
          <w:rFonts w:ascii="Arial" w:hAnsi="Arial" w:cs="Arial"/>
          <w:sz w:val="24"/>
          <w:szCs w:val="24"/>
        </w:rPr>
        <w:t xml:space="preserve"> Lächeln fort.</w:t>
      </w:r>
    </w:p>
    <w:p w14:paraId="5A5DA45F" w14:textId="6B95931C"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„Das macht rein </w:t>
      </w:r>
      <w:r w:rsidRPr="00944672">
        <w:rPr>
          <w:rFonts w:ascii="Arial" w:hAnsi="Arial" w:cs="Arial"/>
          <w:noProof/>
          <w:sz w:val="24"/>
          <w:szCs w:val="24"/>
        </w:rPr>
        <w:t>gar</w:t>
      </w:r>
      <w:r w:rsidRPr="00944672">
        <w:rPr>
          <w:rFonts w:ascii="Arial" w:hAnsi="Arial" w:cs="Arial"/>
          <w:sz w:val="24"/>
          <w:szCs w:val="24"/>
        </w:rPr>
        <w:t xml:space="preserve"> nicht</w:t>
      </w:r>
      <w:ins w:id="215" w:author="Lektorat Bauer" w:date="2025-02-26T10:19:00Z" w16du:dateUtc="2025-02-26T09:19:00Z">
        <w:r w:rsidR="00D078DD">
          <w:rPr>
            <w:rFonts w:ascii="Arial" w:hAnsi="Arial" w:cs="Arial"/>
            <w:sz w:val="24"/>
            <w:szCs w:val="24"/>
          </w:rPr>
          <w:t>s</w:t>
        </w:r>
      </w:ins>
      <w:r w:rsidRPr="00944672">
        <w:rPr>
          <w:rFonts w:ascii="Arial" w:hAnsi="Arial" w:cs="Arial"/>
          <w:sz w:val="24"/>
          <w:szCs w:val="24"/>
        </w:rPr>
        <w:t xml:space="preserve">, vielmehr möchte ich für Morgen das Separee für eine Stunde buchen, </w:t>
      </w:r>
      <w:r w:rsidRPr="00944672">
        <w:rPr>
          <w:rFonts w:ascii="Arial" w:hAnsi="Arial" w:cs="Arial"/>
          <w:noProof/>
          <w:sz w:val="24"/>
          <w:szCs w:val="24"/>
        </w:rPr>
        <w:t>selbstverständlich</w:t>
      </w:r>
      <w:r w:rsidRPr="00944672">
        <w:rPr>
          <w:rFonts w:ascii="Arial" w:hAnsi="Arial" w:cs="Arial"/>
          <w:sz w:val="24"/>
          <w:szCs w:val="24"/>
        </w:rPr>
        <w:t xml:space="preserve"> inklusive des Tagesmenüs. </w:t>
      </w:r>
      <w:del w:id="216" w:author="Lektorat Bauer" w:date="2025-02-26T10:19:00Z" w16du:dateUtc="2025-02-26T09:19:00Z">
        <w:r w:rsidRPr="00944672" w:rsidDel="00D078DD">
          <w:rPr>
            <w:rFonts w:ascii="Arial" w:hAnsi="Arial" w:cs="Arial"/>
            <w:sz w:val="24"/>
            <w:szCs w:val="24"/>
          </w:rPr>
          <w:delText xml:space="preserve">Ah…. </w:delText>
        </w:r>
      </w:del>
      <w:r w:rsidRPr="00944672">
        <w:rPr>
          <w:rFonts w:ascii="Arial" w:hAnsi="Arial" w:cs="Arial"/>
          <w:sz w:val="24"/>
          <w:szCs w:val="24"/>
        </w:rPr>
        <w:t>Und für zwei Personen bitte.“</w:t>
      </w:r>
    </w:p>
    <w:p w14:paraId="5577A927" w14:textId="487F870B"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„Gern Herr Xi, ich schaue gleich im Buch nach.“ </w:t>
      </w:r>
      <w:del w:id="217" w:author="Lektorat Bauer" w:date="2025-02-26T10:19:00Z" w16du:dateUtc="2025-02-26T09:19:00Z">
        <w:r w:rsidRPr="00944672" w:rsidDel="00D078DD">
          <w:rPr>
            <w:rFonts w:ascii="Arial" w:hAnsi="Arial" w:cs="Arial"/>
            <w:sz w:val="24"/>
            <w:szCs w:val="24"/>
          </w:rPr>
          <w:delText xml:space="preserve">Antworte </w:delText>
        </w:r>
      </w:del>
      <w:r w:rsidRPr="00944672">
        <w:rPr>
          <w:rFonts w:ascii="Arial" w:hAnsi="Arial" w:cs="Arial"/>
          <w:sz w:val="24"/>
          <w:szCs w:val="24"/>
        </w:rPr>
        <w:t xml:space="preserve">Jessica </w:t>
      </w:r>
      <w:del w:id="218" w:author="Lektorat Bauer" w:date="2025-02-26T10:19:00Z" w16du:dateUtc="2025-02-26T09:19:00Z">
        <w:r w:rsidRPr="00944672" w:rsidDel="00D078DD">
          <w:rPr>
            <w:rFonts w:ascii="Arial" w:hAnsi="Arial" w:cs="Arial"/>
            <w:sz w:val="24"/>
            <w:szCs w:val="24"/>
          </w:rPr>
          <w:delText xml:space="preserve">und </w:delText>
        </w:r>
      </w:del>
      <w:r w:rsidRPr="00944672">
        <w:rPr>
          <w:rFonts w:ascii="Arial" w:hAnsi="Arial" w:cs="Arial"/>
          <w:sz w:val="24"/>
          <w:szCs w:val="24"/>
        </w:rPr>
        <w:t>drehte sich nach hinten</w:t>
      </w:r>
      <w:del w:id="219" w:author="Lektorat Bauer" w:date="2025-02-26T10:19:00Z" w16du:dateUtc="2025-02-26T09:19:00Z">
        <w:r w:rsidRPr="00944672" w:rsidDel="00D078DD">
          <w:rPr>
            <w:rFonts w:ascii="Arial" w:hAnsi="Arial" w:cs="Arial"/>
            <w:sz w:val="24"/>
            <w:szCs w:val="24"/>
          </w:rPr>
          <w:delText>,</w:delText>
        </w:r>
      </w:del>
      <w:r w:rsidRPr="00944672">
        <w:rPr>
          <w:rFonts w:ascii="Arial" w:hAnsi="Arial" w:cs="Arial"/>
          <w:sz w:val="24"/>
          <w:szCs w:val="24"/>
        </w:rPr>
        <w:t xml:space="preserve"> </w:t>
      </w:r>
      <w:del w:id="220" w:author="Lektorat Bauer" w:date="2025-02-26T10:19:00Z" w16du:dateUtc="2025-02-26T09:19:00Z">
        <w:r w:rsidRPr="00944672" w:rsidDel="00D078DD">
          <w:rPr>
            <w:rFonts w:ascii="Arial" w:hAnsi="Arial" w:cs="Arial"/>
            <w:sz w:val="24"/>
            <w:szCs w:val="24"/>
          </w:rPr>
          <w:delText xml:space="preserve">um </w:delText>
        </w:r>
      </w:del>
      <w:ins w:id="221" w:author="Lektorat Bauer" w:date="2025-02-26T10:19:00Z" w16du:dateUtc="2025-02-26T09:19:00Z">
        <w:r w:rsidR="00D078DD">
          <w:rPr>
            <w:rFonts w:ascii="Arial" w:hAnsi="Arial" w:cs="Arial"/>
            <w:sz w:val="24"/>
            <w:szCs w:val="24"/>
          </w:rPr>
          <w:t>und nahm</w:t>
        </w:r>
        <w:r w:rsidR="00D078DD" w:rsidRPr="00944672">
          <w:rPr>
            <w:rFonts w:ascii="Arial" w:hAnsi="Arial" w:cs="Arial"/>
            <w:sz w:val="24"/>
            <w:szCs w:val="24"/>
          </w:rPr>
          <w:t xml:space="preserve"> </w:t>
        </w:r>
      </w:ins>
      <w:r w:rsidRPr="00944672">
        <w:rPr>
          <w:rFonts w:ascii="Arial" w:hAnsi="Arial" w:cs="Arial"/>
          <w:sz w:val="24"/>
          <w:szCs w:val="24"/>
        </w:rPr>
        <w:t>das Reservierungsbuch von der Anrichte</w:t>
      </w:r>
      <w:del w:id="222" w:author="Lektorat Bauer" w:date="2025-02-26T10:19:00Z" w16du:dateUtc="2025-02-26T09:19:00Z">
        <w:r w:rsidRPr="00944672" w:rsidDel="00D078DD">
          <w:rPr>
            <w:rFonts w:ascii="Arial" w:hAnsi="Arial" w:cs="Arial"/>
            <w:sz w:val="24"/>
            <w:szCs w:val="24"/>
          </w:rPr>
          <w:delText xml:space="preserve"> zu nehmen</w:delText>
        </w:r>
      </w:del>
      <w:r w:rsidRPr="00944672">
        <w:rPr>
          <w:rFonts w:ascii="Arial" w:hAnsi="Arial" w:cs="Arial"/>
          <w:sz w:val="24"/>
          <w:szCs w:val="24"/>
        </w:rPr>
        <w:t>. „</w:t>
      </w:r>
      <w:r w:rsidRPr="00944672">
        <w:rPr>
          <w:rFonts w:ascii="Arial" w:hAnsi="Arial" w:cs="Arial"/>
          <w:noProof/>
          <w:sz w:val="24"/>
          <w:szCs w:val="24"/>
        </w:rPr>
        <w:t>Also</w:t>
      </w:r>
      <w:ins w:id="223" w:author="Lektorat Bauer" w:date="2025-02-26T10:19:00Z" w16du:dateUtc="2025-02-26T09:19:00Z">
        <w:r w:rsidR="00D078DD">
          <w:rPr>
            <w:rFonts w:ascii="Arial" w:hAnsi="Arial" w:cs="Arial"/>
            <w:noProof/>
            <w:sz w:val="24"/>
            <w:szCs w:val="24"/>
          </w:rPr>
          <w:t> </w:t>
        </w:r>
      </w:ins>
      <w:r w:rsidRPr="00944672">
        <w:rPr>
          <w:rFonts w:ascii="Arial" w:hAnsi="Arial" w:cs="Arial"/>
          <w:sz w:val="24"/>
          <w:szCs w:val="24"/>
        </w:rPr>
        <w:t>… morgen, Donnerstag</w:t>
      </w:r>
      <w:del w:id="224" w:author="Lektorat Bauer" w:date="2025-02-26T10:19:00Z" w16du:dateUtc="2025-02-26T09:19:00Z">
        <w:r w:rsidRPr="00944672" w:rsidDel="00D078DD">
          <w:rPr>
            <w:rFonts w:ascii="Arial" w:hAnsi="Arial" w:cs="Arial"/>
            <w:sz w:val="24"/>
            <w:szCs w:val="24"/>
          </w:rPr>
          <w:delText>….</w:delText>
        </w:r>
      </w:del>
      <w:r w:rsidRPr="00944672">
        <w:rPr>
          <w:rFonts w:ascii="Arial" w:hAnsi="Arial" w:cs="Arial"/>
          <w:sz w:val="24"/>
          <w:szCs w:val="24"/>
        </w:rPr>
        <w:t xml:space="preserve"> …</w:t>
      </w:r>
      <w:del w:id="225" w:author="Lektorat Bauer" w:date="2025-02-26T10:19:00Z" w16du:dateUtc="2025-02-26T09:19:00Z">
        <w:r w:rsidRPr="00944672" w:rsidDel="00463791">
          <w:rPr>
            <w:rFonts w:ascii="Arial" w:hAnsi="Arial" w:cs="Arial"/>
            <w:sz w:val="24"/>
            <w:szCs w:val="24"/>
          </w:rPr>
          <w:delText xml:space="preserve"> Hmm</w:delText>
        </w:r>
      </w:del>
      <w:r w:rsidRPr="00944672">
        <w:rPr>
          <w:rFonts w:ascii="Arial" w:hAnsi="Arial" w:cs="Arial"/>
          <w:sz w:val="24"/>
          <w:szCs w:val="24"/>
        </w:rPr>
        <w:t>“</w:t>
      </w:r>
      <w:del w:id="226" w:author="Lektorat Bauer" w:date="2025-02-26T10:20:00Z" w16du:dateUtc="2025-02-26T09:20:00Z">
        <w:r w:rsidRPr="00944672" w:rsidDel="00463791">
          <w:rPr>
            <w:rFonts w:ascii="Arial" w:hAnsi="Arial" w:cs="Arial"/>
            <w:sz w:val="24"/>
            <w:szCs w:val="24"/>
          </w:rPr>
          <w:delText>,</w:delText>
        </w:r>
      </w:del>
      <w:r w:rsidRPr="00944672">
        <w:rPr>
          <w:rFonts w:ascii="Arial" w:hAnsi="Arial" w:cs="Arial"/>
          <w:sz w:val="24"/>
          <w:szCs w:val="24"/>
        </w:rPr>
        <w:t xml:space="preserve"> Jessica zögerte. „Ich habe für 13 Uhr eine Anfrage von Herrn, ups, darf ich nicht sagen, </w:t>
      </w:r>
      <w:r w:rsidRPr="00944672">
        <w:rPr>
          <w:rFonts w:ascii="Arial" w:hAnsi="Arial" w:cs="Arial"/>
          <w:noProof/>
          <w:sz w:val="24"/>
          <w:szCs w:val="24"/>
        </w:rPr>
        <w:t>aber</w:t>
      </w:r>
      <w:r w:rsidRPr="00944672">
        <w:rPr>
          <w:rFonts w:ascii="Arial" w:hAnsi="Arial" w:cs="Arial"/>
          <w:sz w:val="24"/>
          <w:szCs w:val="24"/>
        </w:rPr>
        <w:t xml:space="preserve"> die Zusage sollte bis heute Nachmittag </w:t>
      </w:r>
      <w:r w:rsidRPr="00944672">
        <w:rPr>
          <w:rFonts w:ascii="Arial" w:hAnsi="Arial" w:cs="Arial"/>
          <w:noProof/>
          <w:sz w:val="24"/>
          <w:szCs w:val="24"/>
        </w:rPr>
        <w:t>hier</w:t>
      </w:r>
      <w:r w:rsidRPr="00944672">
        <w:rPr>
          <w:rFonts w:ascii="Arial" w:hAnsi="Arial" w:cs="Arial"/>
          <w:sz w:val="24"/>
          <w:szCs w:val="24"/>
        </w:rPr>
        <w:t xml:space="preserve"> sein. Ginge es </w:t>
      </w:r>
      <w:r w:rsidRPr="00944672">
        <w:rPr>
          <w:rFonts w:ascii="Arial" w:hAnsi="Arial" w:cs="Arial"/>
          <w:noProof/>
          <w:sz w:val="24"/>
          <w:szCs w:val="24"/>
        </w:rPr>
        <w:t>auch</w:t>
      </w:r>
      <w:r w:rsidRPr="00944672">
        <w:rPr>
          <w:rFonts w:ascii="Arial" w:hAnsi="Arial" w:cs="Arial"/>
          <w:sz w:val="24"/>
          <w:szCs w:val="24"/>
        </w:rPr>
        <w:t xml:space="preserve"> ab 14:00 Uhr? Oder möchten Sie </w:t>
      </w:r>
      <w:r w:rsidRPr="00944672">
        <w:rPr>
          <w:rFonts w:ascii="Arial" w:hAnsi="Arial" w:cs="Arial"/>
          <w:noProof/>
          <w:sz w:val="24"/>
          <w:szCs w:val="24"/>
        </w:rPr>
        <w:t>lieber</w:t>
      </w:r>
      <w:r w:rsidRPr="00944672">
        <w:rPr>
          <w:rFonts w:ascii="Arial" w:hAnsi="Arial" w:cs="Arial"/>
          <w:sz w:val="24"/>
          <w:szCs w:val="24"/>
        </w:rPr>
        <w:t xml:space="preserve"> am Freitag kommen?</w:t>
      </w:r>
      <w:del w:id="227" w:author="Lektorat Bauer" w:date="2025-02-26T10:20:00Z" w16du:dateUtc="2025-02-26T09:20:00Z">
        <w:r w:rsidRPr="00944672" w:rsidDel="00463791">
          <w:rPr>
            <w:rFonts w:ascii="Arial" w:hAnsi="Arial" w:cs="Arial"/>
            <w:sz w:val="24"/>
            <w:szCs w:val="24"/>
          </w:rPr>
          <w:delText>!</w:delText>
        </w:r>
      </w:del>
      <w:r w:rsidRPr="00944672">
        <w:rPr>
          <w:rFonts w:ascii="Arial" w:hAnsi="Arial" w:cs="Arial"/>
          <w:sz w:val="24"/>
          <w:szCs w:val="24"/>
        </w:rPr>
        <w:t>“</w:t>
      </w:r>
      <w:del w:id="228" w:author="Lektorat Bauer" w:date="2025-02-26T10:20:00Z" w16du:dateUtc="2025-02-26T09:20:00Z">
        <w:r w:rsidRPr="00944672" w:rsidDel="00463791">
          <w:rPr>
            <w:rFonts w:ascii="Arial" w:hAnsi="Arial" w:cs="Arial"/>
            <w:sz w:val="24"/>
            <w:szCs w:val="24"/>
          </w:rPr>
          <w:delText xml:space="preserve"> </w:delText>
        </w:r>
        <w:commentRangeStart w:id="229"/>
        <w:r w:rsidRPr="00944672" w:rsidDel="00463791">
          <w:rPr>
            <w:rFonts w:ascii="Arial" w:hAnsi="Arial" w:cs="Arial"/>
            <w:sz w:val="24"/>
            <w:szCs w:val="24"/>
          </w:rPr>
          <w:delText xml:space="preserve">Versuchte Jessica den Termin für Herrn Xi zu fixieren. </w:delText>
        </w:r>
      </w:del>
      <w:commentRangeEnd w:id="229"/>
      <w:r w:rsidR="00463791">
        <w:rPr>
          <w:rStyle w:val="Kommentarzeichen"/>
        </w:rPr>
        <w:commentReference w:id="229"/>
      </w:r>
    </w:p>
    <w:p w14:paraId="6AA1126F" w14:textId="11F71FBB"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„Ach Jessica, es gibt nur eine Person, die Ihre Reservierungen so ungenau vornimmt und dann zum Termin kommt</w:t>
      </w:r>
      <w:ins w:id="230" w:author="Lektorat Bauer" w:date="2025-02-26T10:22:00Z" w16du:dateUtc="2025-02-26T09:22:00Z">
        <w:r w:rsidR="00463791">
          <w:rPr>
            <w:rFonts w:ascii="Arial" w:hAnsi="Arial" w:cs="Arial"/>
            <w:sz w:val="24"/>
            <w:szCs w:val="24"/>
          </w:rPr>
          <w:t> </w:t>
        </w:r>
      </w:ins>
      <w:r w:rsidRPr="00944672">
        <w:rPr>
          <w:rFonts w:ascii="Arial" w:hAnsi="Arial" w:cs="Arial"/>
          <w:sz w:val="24"/>
          <w:szCs w:val="24"/>
        </w:rPr>
        <w:t xml:space="preserve">… Sie wissen doch, so viele sind wir nicht </w:t>
      </w:r>
      <w:del w:id="231" w:author="Lektorat Bauer" w:date="2025-02-26T10:22:00Z" w16du:dateUtc="2025-02-26T09:22:00Z">
        <w:r w:rsidRPr="00944672" w:rsidDel="00463791">
          <w:rPr>
            <w:rFonts w:ascii="Arial" w:hAnsi="Arial" w:cs="Arial"/>
            <w:sz w:val="24"/>
            <w:szCs w:val="24"/>
          </w:rPr>
          <w:delText>„</w:delText>
        </w:r>
      </w:del>
      <w:r w:rsidRPr="00944672">
        <w:rPr>
          <w:rFonts w:ascii="Arial" w:hAnsi="Arial" w:cs="Arial"/>
          <w:sz w:val="24"/>
          <w:szCs w:val="24"/>
        </w:rPr>
        <w:t>da drüben“, lächelte Herr Xi zurück, und wies mit dem Kopf Richtung UN-Gebäude</w:t>
      </w:r>
      <w:del w:id="232" w:author="Lektorat Bauer" w:date="2025-02-26T10:23:00Z" w16du:dateUtc="2025-02-26T09:23:00Z">
        <w:r w:rsidRPr="00944672" w:rsidDel="00463791">
          <w:rPr>
            <w:rFonts w:ascii="Arial" w:hAnsi="Arial" w:cs="Arial"/>
            <w:sz w:val="24"/>
            <w:szCs w:val="24"/>
          </w:rPr>
          <w:delText>,</w:delText>
        </w:r>
      </w:del>
      <w:ins w:id="233" w:author="Lektorat Bauer" w:date="2025-02-26T10:23:00Z" w16du:dateUtc="2025-02-26T09:23:00Z">
        <w:r w:rsidR="00463791">
          <w:rPr>
            <w:rFonts w:ascii="Arial" w:hAnsi="Arial" w:cs="Arial"/>
            <w:sz w:val="24"/>
            <w:szCs w:val="24"/>
          </w:rPr>
          <w:t>.</w:t>
        </w:r>
      </w:ins>
      <w:r w:rsidRPr="00944672">
        <w:rPr>
          <w:rFonts w:ascii="Arial" w:hAnsi="Arial" w:cs="Arial"/>
          <w:sz w:val="24"/>
          <w:szCs w:val="24"/>
        </w:rPr>
        <w:t xml:space="preserve"> </w:t>
      </w:r>
      <w:del w:id="234" w:author="Lektorat Bauer" w:date="2025-02-26T10:23:00Z" w16du:dateUtc="2025-02-26T09:23:00Z">
        <w:r w:rsidRPr="00944672" w:rsidDel="00463791">
          <w:rPr>
            <w:rFonts w:ascii="Arial" w:hAnsi="Arial" w:cs="Arial"/>
            <w:sz w:val="24"/>
            <w:szCs w:val="24"/>
          </w:rPr>
          <w:delText xml:space="preserve">um dann fortzufahren, </w:delText>
        </w:r>
      </w:del>
      <w:r w:rsidRPr="00944672">
        <w:rPr>
          <w:rFonts w:ascii="Arial" w:hAnsi="Arial" w:cs="Arial"/>
          <w:sz w:val="24"/>
          <w:szCs w:val="24"/>
        </w:rPr>
        <w:t>„Es ist mir recht, dass Herr Park vorher hier ist. Ich nehme gern den Termin um 14:00 Uhr.“</w:t>
      </w:r>
    </w:p>
    <w:p w14:paraId="490B97D1" w14:textId="77777777" w:rsidR="00463791" w:rsidRDefault="00944672" w:rsidP="00623B68">
      <w:pPr>
        <w:autoSpaceDE w:val="0"/>
        <w:autoSpaceDN w:val="0"/>
        <w:adjustRightInd w:val="0"/>
        <w:spacing w:after="0" w:line="360" w:lineRule="auto"/>
        <w:ind w:firstLine="227"/>
        <w:jc w:val="both"/>
        <w:rPr>
          <w:ins w:id="235" w:author="Lektorat Bauer" w:date="2025-02-26T10:25:00Z" w16du:dateUtc="2025-02-26T09:25:00Z"/>
          <w:rFonts w:ascii="Arial" w:hAnsi="Arial" w:cs="Arial"/>
          <w:sz w:val="24"/>
          <w:szCs w:val="24"/>
        </w:rPr>
      </w:pPr>
      <w:r w:rsidRPr="00944672">
        <w:rPr>
          <w:rFonts w:ascii="Arial" w:hAnsi="Arial" w:cs="Arial"/>
          <w:sz w:val="24"/>
          <w:szCs w:val="24"/>
        </w:rPr>
        <w:t xml:space="preserve"> „Ich habe nicht gesagt, dass der Vertreter Nordkoreas hier angefragt hat“</w:t>
      </w:r>
      <w:ins w:id="236" w:author="Lektorat Bauer" w:date="2025-02-26T10:23:00Z" w16du:dateUtc="2025-02-26T09:23:00Z">
        <w:r w:rsidR="00463791">
          <w:rPr>
            <w:rFonts w:ascii="Arial" w:hAnsi="Arial" w:cs="Arial"/>
            <w:sz w:val="24"/>
            <w:szCs w:val="24"/>
          </w:rPr>
          <w:t>,</w:t>
        </w:r>
      </w:ins>
      <w:r w:rsidRPr="00944672">
        <w:rPr>
          <w:rFonts w:ascii="Arial" w:hAnsi="Arial" w:cs="Arial"/>
          <w:sz w:val="24"/>
          <w:szCs w:val="24"/>
        </w:rPr>
        <w:t xml:space="preserve"> sagte Jessica, „</w:t>
      </w:r>
      <w:commentRangeStart w:id="237"/>
      <w:del w:id="238" w:author="Lektorat Bauer" w:date="2025-02-26T10:23:00Z" w16du:dateUtc="2025-02-26T09:23:00Z">
        <w:r w:rsidRPr="00944672" w:rsidDel="00463791">
          <w:rPr>
            <w:rFonts w:ascii="Arial" w:hAnsi="Arial" w:cs="Arial"/>
            <w:sz w:val="24"/>
            <w:szCs w:val="24"/>
          </w:rPr>
          <w:delText>was unterstellen Sie mir</w:delText>
        </w:r>
      </w:del>
      <w:commentRangeEnd w:id="237"/>
      <w:r w:rsidR="00463791">
        <w:rPr>
          <w:rStyle w:val="Kommentarzeichen"/>
        </w:rPr>
        <w:commentReference w:id="237"/>
      </w:r>
      <w:del w:id="239" w:author="Lektorat Bauer" w:date="2025-02-26T10:23:00Z" w16du:dateUtc="2025-02-26T09:23:00Z">
        <w:r w:rsidRPr="00944672" w:rsidDel="00463791">
          <w:rPr>
            <w:rFonts w:ascii="Arial" w:hAnsi="Arial" w:cs="Arial"/>
            <w:sz w:val="24"/>
            <w:szCs w:val="24"/>
          </w:rPr>
          <w:delText>?“</w:delText>
        </w:r>
      </w:del>
      <w:ins w:id="240" w:author="Lektorat Bauer" w:date="2025-02-26T10:23:00Z" w16du:dateUtc="2025-02-26T09:23:00Z">
        <w:r w:rsidR="00463791">
          <w:rPr>
            <w:rFonts w:ascii="Arial" w:hAnsi="Arial" w:cs="Arial"/>
            <w:sz w:val="24"/>
            <w:szCs w:val="24"/>
          </w:rPr>
          <w:t>unterstellen Sie mir bitte nichts</w:t>
        </w:r>
      </w:ins>
      <w:ins w:id="241" w:author="Lektorat Bauer" w:date="2025-02-26T10:25:00Z" w16du:dateUtc="2025-02-26T09:25:00Z">
        <w:r w:rsidR="00463791">
          <w:rPr>
            <w:rFonts w:ascii="Arial" w:hAnsi="Arial" w:cs="Arial"/>
            <w:sz w:val="24"/>
            <w:szCs w:val="24"/>
          </w:rPr>
          <w:t>.</w:t>
        </w:r>
      </w:ins>
      <w:ins w:id="242" w:author="Lektorat Bauer" w:date="2025-02-26T10:23:00Z" w16du:dateUtc="2025-02-26T09:23:00Z">
        <w:r w:rsidR="00463791">
          <w:rPr>
            <w:rFonts w:ascii="Arial" w:hAnsi="Arial" w:cs="Arial"/>
            <w:sz w:val="24"/>
            <w:szCs w:val="24"/>
          </w:rPr>
          <w:t>“</w:t>
        </w:r>
      </w:ins>
      <w:r w:rsidRPr="00944672">
        <w:rPr>
          <w:rFonts w:ascii="Arial" w:hAnsi="Arial" w:cs="Arial"/>
          <w:sz w:val="24"/>
          <w:szCs w:val="24"/>
        </w:rPr>
        <w:t xml:space="preserve"> </w:t>
      </w:r>
    </w:p>
    <w:p w14:paraId="404D214A" w14:textId="6A2EC6BB"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„Ich unterstelle gar nichts, aber es ist allgemein bekannt, dass </w:t>
      </w:r>
      <w:del w:id="243" w:author="Lektorat Bauer" w:date="2025-02-26T10:25:00Z" w16du:dateUtc="2025-02-26T09:25:00Z">
        <w:r w:rsidRPr="00944672" w:rsidDel="00463791">
          <w:rPr>
            <w:rFonts w:ascii="Arial" w:hAnsi="Arial" w:cs="Arial"/>
            <w:sz w:val="24"/>
            <w:szCs w:val="24"/>
          </w:rPr>
          <w:delText xml:space="preserve">zum einen </w:delText>
        </w:r>
      </w:del>
      <w:r w:rsidRPr="00944672">
        <w:rPr>
          <w:rFonts w:ascii="Arial" w:hAnsi="Arial" w:cs="Arial"/>
          <w:sz w:val="24"/>
          <w:szCs w:val="24"/>
        </w:rPr>
        <w:t>Herr Park sich in das Essen hier verliebt hat und</w:t>
      </w:r>
      <w:del w:id="244" w:author="Lektorat Bauer" w:date="2025-02-26T10:25:00Z" w16du:dateUtc="2025-02-26T09:25:00Z">
        <w:r w:rsidRPr="00944672" w:rsidDel="00463791">
          <w:rPr>
            <w:rFonts w:ascii="Arial" w:hAnsi="Arial" w:cs="Arial"/>
            <w:sz w:val="24"/>
            <w:szCs w:val="24"/>
          </w:rPr>
          <w:delText>, dass er</w:delText>
        </w:r>
      </w:del>
      <w:r w:rsidRPr="00944672">
        <w:rPr>
          <w:rFonts w:ascii="Arial" w:hAnsi="Arial" w:cs="Arial"/>
          <w:sz w:val="24"/>
          <w:szCs w:val="24"/>
        </w:rPr>
        <w:t xml:space="preserve"> immer etwas länger benötigt, um seine </w:t>
      </w:r>
      <w:r w:rsidRPr="00944672">
        <w:rPr>
          <w:rFonts w:ascii="Arial" w:hAnsi="Arial" w:cs="Arial"/>
          <w:sz w:val="24"/>
          <w:szCs w:val="24"/>
        </w:rPr>
        <w:lastRenderedPageBreak/>
        <w:t>Reservierung zu bestätigen. Vergessen Sie nicht, wir Stammkunden kennen uns</w:t>
      </w:r>
      <w:ins w:id="245" w:author="Lektorat Bauer" w:date="2025-02-26T10:26:00Z" w16du:dateUtc="2025-02-26T09:26:00Z">
        <w:r w:rsidR="00463791">
          <w:rPr>
            <w:rFonts w:ascii="Arial" w:hAnsi="Arial" w:cs="Arial"/>
            <w:sz w:val="24"/>
            <w:szCs w:val="24"/>
          </w:rPr>
          <w:t>,</w:t>
        </w:r>
      </w:ins>
      <w:del w:id="246" w:author="Lektorat Bauer" w:date="2025-02-26T10:26:00Z" w16du:dateUtc="2025-02-26T09:26:00Z">
        <w:r w:rsidRPr="00944672" w:rsidDel="00463791">
          <w:rPr>
            <w:rFonts w:ascii="Arial" w:hAnsi="Arial" w:cs="Arial"/>
            <w:sz w:val="24"/>
            <w:szCs w:val="24"/>
          </w:rPr>
          <w:delText>.</w:delText>
        </w:r>
      </w:del>
      <w:r w:rsidRPr="00944672">
        <w:rPr>
          <w:rFonts w:ascii="Arial" w:hAnsi="Arial" w:cs="Arial"/>
          <w:sz w:val="24"/>
          <w:szCs w:val="24"/>
        </w:rPr>
        <w:t xml:space="preserve">“ </w:t>
      </w:r>
      <w:commentRangeStart w:id="247"/>
      <w:del w:id="248" w:author="Lektorat Bauer" w:date="2025-02-26T10:26:00Z" w16du:dateUtc="2025-02-26T09:26:00Z">
        <w:r w:rsidRPr="00944672" w:rsidDel="00463791">
          <w:rPr>
            <w:rFonts w:ascii="Arial" w:hAnsi="Arial" w:cs="Arial"/>
            <w:sz w:val="24"/>
            <w:szCs w:val="24"/>
          </w:rPr>
          <w:delText>Lachte</w:delText>
        </w:r>
      </w:del>
      <w:commentRangeEnd w:id="247"/>
      <w:r w:rsidR="00463791">
        <w:rPr>
          <w:rStyle w:val="Kommentarzeichen"/>
        </w:rPr>
        <w:commentReference w:id="247"/>
      </w:r>
      <w:del w:id="249" w:author="Lektorat Bauer" w:date="2025-02-26T10:26:00Z" w16du:dateUtc="2025-02-26T09:26:00Z">
        <w:r w:rsidRPr="00944672" w:rsidDel="00463791">
          <w:rPr>
            <w:rFonts w:ascii="Arial" w:hAnsi="Arial" w:cs="Arial"/>
            <w:sz w:val="24"/>
            <w:szCs w:val="24"/>
          </w:rPr>
          <w:delText xml:space="preserve"> </w:delText>
        </w:r>
      </w:del>
      <w:ins w:id="250" w:author="Lektorat Bauer" w:date="2025-02-26T10:26:00Z" w16du:dateUtc="2025-02-26T09:26:00Z">
        <w:r w:rsidR="00463791">
          <w:rPr>
            <w:rFonts w:ascii="Arial" w:hAnsi="Arial" w:cs="Arial"/>
            <w:sz w:val="24"/>
            <w:szCs w:val="24"/>
          </w:rPr>
          <w:t>entgegnete</w:t>
        </w:r>
        <w:r w:rsidR="00463791" w:rsidRPr="00944672">
          <w:rPr>
            <w:rFonts w:ascii="Arial" w:hAnsi="Arial" w:cs="Arial"/>
            <w:sz w:val="24"/>
            <w:szCs w:val="24"/>
          </w:rPr>
          <w:t xml:space="preserve"> </w:t>
        </w:r>
      </w:ins>
      <w:r w:rsidRPr="00944672">
        <w:rPr>
          <w:rFonts w:ascii="Arial" w:hAnsi="Arial" w:cs="Arial"/>
          <w:sz w:val="24"/>
          <w:szCs w:val="24"/>
        </w:rPr>
        <w:t>Herr Xi, der in diesem Moment seine sonst</w:t>
      </w:r>
      <w:ins w:id="251" w:author="Lektorat Bauer" w:date="2025-02-26T10:26:00Z" w16du:dateUtc="2025-02-26T09:26:00Z">
        <w:r w:rsidR="00463791">
          <w:rPr>
            <w:rFonts w:ascii="Arial" w:hAnsi="Arial" w:cs="Arial"/>
            <w:sz w:val="24"/>
            <w:szCs w:val="24"/>
          </w:rPr>
          <w:t xml:space="preserve"> so</w:t>
        </w:r>
      </w:ins>
      <w:r w:rsidRPr="00944672">
        <w:rPr>
          <w:rFonts w:ascii="Arial" w:hAnsi="Arial" w:cs="Arial"/>
          <w:sz w:val="24"/>
          <w:szCs w:val="24"/>
        </w:rPr>
        <w:t xml:space="preserve"> vorsichtige Art zu formulieren abgelegt hatte.</w:t>
      </w:r>
    </w:p>
    <w:p w14:paraId="6A02DC1D" w14:textId="6A3091C5"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„Also gut, ich trage Sie für 14:00 Uhr ein, soll ich wieder </w:t>
      </w:r>
      <w:ins w:id="252" w:author="Lektorat Bauer" w:date="2025-02-26T10:27:00Z" w16du:dateUtc="2025-02-26T09:27:00Z">
        <w:r w:rsidR="00463791">
          <w:rPr>
            <w:rFonts w:ascii="Arial" w:hAnsi="Arial" w:cs="Arial"/>
            <w:sz w:val="24"/>
            <w:szCs w:val="24"/>
          </w:rPr>
          <w:t xml:space="preserve">nur </w:t>
        </w:r>
      </w:ins>
      <w:r w:rsidRPr="00944672">
        <w:rPr>
          <w:rFonts w:ascii="Arial" w:hAnsi="Arial" w:cs="Arial"/>
          <w:sz w:val="24"/>
          <w:szCs w:val="24"/>
        </w:rPr>
        <w:t>‚China‘ schreiben</w:t>
      </w:r>
      <w:del w:id="253" w:author="Lektorat Bauer" w:date="2025-02-26T10:26:00Z" w16du:dateUtc="2025-02-26T09:26:00Z">
        <w:r w:rsidRPr="00944672" w:rsidDel="00463791">
          <w:rPr>
            <w:rFonts w:ascii="Arial" w:hAnsi="Arial" w:cs="Arial"/>
            <w:sz w:val="24"/>
            <w:szCs w:val="24"/>
          </w:rPr>
          <w:delText xml:space="preserve">, </w:delText>
        </w:r>
        <w:commentRangeStart w:id="254"/>
        <w:r w:rsidRPr="00944672" w:rsidDel="00463791">
          <w:rPr>
            <w:rFonts w:ascii="Arial" w:hAnsi="Arial" w:cs="Arial"/>
            <w:sz w:val="24"/>
            <w:szCs w:val="24"/>
          </w:rPr>
          <w:delText>damit kein Name auffällt</w:delText>
        </w:r>
      </w:del>
      <w:r w:rsidRPr="00944672">
        <w:rPr>
          <w:rFonts w:ascii="Arial" w:hAnsi="Arial" w:cs="Arial"/>
          <w:sz w:val="24"/>
          <w:szCs w:val="24"/>
        </w:rPr>
        <w:t>?“</w:t>
      </w:r>
      <w:commentRangeEnd w:id="254"/>
      <w:r w:rsidR="00463791">
        <w:rPr>
          <w:rStyle w:val="Kommentarzeichen"/>
        </w:rPr>
        <w:commentReference w:id="254"/>
      </w:r>
    </w:p>
    <w:p w14:paraId="0AC32246" w14:textId="332D13BA"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 „Das wäre sehr nett</w:t>
      </w:r>
      <w:ins w:id="255" w:author="Lektorat Bauer" w:date="2025-02-26T10:26:00Z" w16du:dateUtc="2025-02-26T09:26:00Z">
        <w:r w:rsidR="00463791">
          <w:rPr>
            <w:rFonts w:ascii="Arial" w:hAnsi="Arial" w:cs="Arial"/>
            <w:sz w:val="24"/>
            <w:szCs w:val="24"/>
          </w:rPr>
          <w:t>.</w:t>
        </w:r>
      </w:ins>
      <w:r w:rsidRPr="00944672">
        <w:rPr>
          <w:rFonts w:ascii="Arial" w:hAnsi="Arial" w:cs="Arial"/>
          <w:sz w:val="24"/>
          <w:szCs w:val="24"/>
        </w:rPr>
        <w:t>“</w:t>
      </w:r>
      <w:del w:id="256" w:author="Lektorat Bauer" w:date="2025-02-26T10:26:00Z" w16du:dateUtc="2025-02-26T09:26:00Z">
        <w:r w:rsidRPr="00944672" w:rsidDel="00463791">
          <w:rPr>
            <w:rFonts w:ascii="Arial" w:hAnsi="Arial" w:cs="Arial"/>
            <w:sz w:val="24"/>
            <w:szCs w:val="24"/>
          </w:rPr>
          <w:delText xml:space="preserve"> bis morgen dann.</w:delText>
        </w:r>
      </w:del>
    </w:p>
    <w:p w14:paraId="7B0693D2"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4661C890" w14:textId="77777777" w:rsidR="00944672" w:rsidRPr="00944672" w:rsidRDefault="00944672" w:rsidP="00623B68">
      <w:pPr>
        <w:suppressAutoHyphens/>
        <w:autoSpaceDE w:val="0"/>
        <w:autoSpaceDN w:val="0"/>
        <w:adjustRightInd w:val="0"/>
        <w:spacing w:after="0" w:line="360" w:lineRule="auto"/>
        <w:jc w:val="center"/>
        <w:rPr>
          <w:rFonts w:ascii="Arial" w:hAnsi="Arial" w:cs="Arial"/>
          <w:sz w:val="24"/>
          <w:szCs w:val="24"/>
        </w:rPr>
      </w:pPr>
      <w:r w:rsidRPr="00944672">
        <w:rPr>
          <w:rFonts w:ascii="Arial" w:hAnsi="Arial" w:cs="Arial"/>
          <w:sz w:val="24"/>
          <w:szCs w:val="24"/>
        </w:rPr>
        <w:t>***</w:t>
      </w:r>
    </w:p>
    <w:p w14:paraId="30581E18"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3F875A22"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p>
    <w:p w14:paraId="469994E8"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p>
    <w:p w14:paraId="0CF257DC"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p>
    <w:p w14:paraId="482142A7"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commentRangeStart w:id="257"/>
      <w:commentRangeEnd w:id="257"/>
      <w:r w:rsidRPr="00944672">
        <w:rPr>
          <w:rFonts w:ascii="Arial" w:hAnsi="Arial" w:cs="Arial"/>
          <w:b/>
          <w:bCs/>
          <w:sz w:val="24"/>
          <w:szCs w:val="24"/>
        </w:rPr>
        <w:commentReference w:id="257"/>
      </w:r>
      <w:r w:rsidRPr="00944672">
        <w:rPr>
          <w:rFonts w:ascii="Arial" w:hAnsi="Arial" w:cs="Arial"/>
          <w:b/>
          <w:bCs/>
          <w:sz w:val="24"/>
          <w:szCs w:val="24"/>
        </w:rPr>
        <w:t>&gt;&gt;&gt; Donnerstag, 11. April 2013 &lt;&lt;&lt;</w:t>
      </w:r>
    </w:p>
    <w:p w14:paraId="3F06CF31"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0347726E" w14:textId="0DDEC4DE"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 xml:space="preserve">Ein lauwarmer Wind wehte aus Süden, und die New Yorker wunderten </w:t>
      </w:r>
      <w:del w:id="258" w:author="Lektorat Bauer" w:date="2025-02-26T10:28:00Z" w16du:dateUtc="2025-02-26T09:28:00Z">
        <w:r w:rsidRPr="00944672" w:rsidDel="00463791">
          <w:rPr>
            <w:rFonts w:ascii="Arial" w:hAnsi="Arial" w:cs="Arial"/>
            <w:sz w:val="24"/>
            <w:szCs w:val="24"/>
          </w:rPr>
          <w:delText xml:space="preserve">Sie </w:delText>
        </w:r>
      </w:del>
      <w:ins w:id="259" w:author="Lektorat Bauer" w:date="2025-02-26T10:28:00Z" w16du:dateUtc="2025-02-26T09:28:00Z">
        <w:r w:rsidR="00463791">
          <w:rPr>
            <w:rFonts w:ascii="Arial" w:hAnsi="Arial" w:cs="Arial"/>
            <w:sz w:val="24"/>
            <w:szCs w:val="24"/>
          </w:rPr>
          <w:t>sich</w:t>
        </w:r>
        <w:r w:rsidR="00463791" w:rsidRPr="00944672">
          <w:rPr>
            <w:rFonts w:ascii="Arial" w:hAnsi="Arial" w:cs="Arial"/>
            <w:sz w:val="24"/>
            <w:szCs w:val="24"/>
          </w:rPr>
          <w:t xml:space="preserve"> </w:t>
        </w:r>
      </w:ins>
      <w:r w:rsidRPr="00944672">
        <w:rPr>
          <w:rFonts w:ascii="Arial" w:hAnsi="Arial" w:cs="Arial"/>
          <w:sz w:val="24"/>
          <w:szCs w:val="24"/>
        </w:rPr>
        <w:t xml:space="preserve">wieder einmal darüber, wie schnell sich im Frühling die </w:t>
      </w:r>
      <w:del w:id="260" w:author="Lektorat Bauer" w:date="2025-02-26T10:28:00Z" w16du:dateUtc="2025-02-26T09:28:00Z">
        <w:r w:rsidRPr="00944672" w:rsidDel="00463791">
          <w:rPr>
            <w:rFonts w:ascii="Arial" w:hAnsi="Arial" w:cs="Arial"/>
            <w:sz w:val="24"/>
            <w:szCs w:val="24"/>
          </w:rPr>
          <w:delText>Wettelager</w:delText>
        </w:r>
      </w:del>
      <w:ins w:id="261" w:author="Lektorat Bauer" w:date="2025-02-26T10:28:00Z" w16du:dateUtc="2025-02-26T09:28:00Z">
        <w:r w:rsidR="00463791" w:rsidRPr="00944672">
          <w:rPr>
            <w:rFonts w:ascii="Arial" w:hAnsi="Arial" w:cs="Arial"/>
            <w:sz w:val="24"/>
            <w:szCs w:val="24"/>
          </w:rPr>
          <w:t>Wetterlage</w:t>
        </w:r>
      </w:ins>
      <w:r w:rsidRPr="00944672">
        <w:rPr>
          <w:rFonts w:ascii="Arial" w:hAnsi="Arial" w:cs="Arial"/>
          <w:sz w:val="24"/>
          <w:szCs w:val="24"/>
        </w:rPr>
        <w:t xml:space="preserve"> änderte.</w:t>
      </w:r>
    </w:p>
    <w:p w14:paraId="66FDA174" w14:textId="59B0452C"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Um 13:45 Uhr verließen Herr Xi und der Referent für asiatische Handelsfragen der Republik Malaysia, Mohammed bin-Osman</w:t>
      </w:r>
      <w:ins w:id="262" w:author="Lektorat Bauer" w:date="2025-02-26T10:29:00Z" w16du:dateUtc="2025-02-26T09:29:00Z">
        <w:r w:rsidR="00463791">
          <w:rPr>
            <w:rFonts w:ascii="Arial" w:hAnsi="Arial" w:cs="Arial"/>
            <w:sz w:val="24"/>
            <w:szCs w:val="24"/>
          </w:rPr>
          <w:t>,</w:t>
        </w:r>
      </w:ins>
      <w:r w:rsidRPr="00944672">
        <w:rPr>
          <w:rFonts w:ascii="Arial" w:hAnsi="Arial" w:cs="Arial"/>
          <w:sz w:val="24"/>
          <w:szCs w:val="24"/>
        </w:rPr>
        <w:t xml:space="preserve"> das UN-Gebäude, da sie sich in der Lobby beim Rausgehen getroffen hatten. Der Zufall spielte hier keine große Rolle. Die beiden waren um 14:00 Uhr zum Essen verabredet und der Fußweg von der Lobby zu Moons JAM betrug </w:t>
      </w:r>
      <w:del w:id="263" w:author="Lektorat Bauer" w:date="2025-02-26T10:29:00Z" w16du:dateUtc="2025-02-26T09:29:00Z">
        <w:r w:rsidRPr="00944672" w:rsidDel="00463791">
          <w:rPr>
            <w:rFonts w:ascii="Arial" w:hAnsi="Arial" w:cs="Arial"/>
            <w:sz w:val="24"/>
            <w:szCs w:val="24"/>
          </w:rPr>
          <w:delText>Rund</w:delText>
        </w:r>
      </w:del>
      <w:ins w:id="264" w:author="Lektorat Bauer" w:date="2025-02-26T10:29:00Z" w16du:dateUtc="2025-02-26T09:29:00Z">
        <w:r w:rsidR="00463791" w:rsidRPr="00944672">
          <w:rPr>
            <w:rFonts w:ascii="Arial" w:hAnsi="Arial" w:cs="Arial"/>
            <w:sz w:val="24"/>
            <w:szCs w:val="24"/>
          </w:rPr>
          <w:t>rund</w:t>
        </w:r>
      </w:ins>
      <w:r w:rsidRPr="00944672">
        <w:rPr>
          <w:rFonts w:ascii="Arial" w:hAnsi="Arial" w:cs="Arial"/>
          <w:sz w:val="24"/>
          <w:szCs w:val="24"/>
        </w:rPr>
        <w:t xml:space="preserve"> 10 Minuten.</w:t>
      </w:r>
    </w:p>
    <w:p w14:paraId="2B27C187" w14:textId="76B69B7A"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Da die Unterführung wegen Bauarbeiten gesperrt war, führte der Weg über die 1</w:t>
      </w:r>
      <w:r w:rsidRPr="00944672">
        <w:rPr>
          <w:rFonts w:ascii="Arial" w:hAnsi="Arial" w:cs="Arial"/>
          <w:sz w:val="24"/>
          <w:szCs w:val="24"/>
          <w:vertAlign w:val="superscript"/>
        </w:rPr>
        <w:t>st</w:t>
      </w:r>
      <w:r w:rsidRPr="00944672">
        <w:rPr>
          <w:rFonts w:ascii="Arial" w:hAnsi="Arial" w:cs="Arial"/>
          <w:sz w:val="24"/>
          <w:szCs w:val="24"/>
        </w:rPr>
        <w:t xml:space="preserve"> Ave</w:t>
      </w:r>
      <w:ins w:id="265" w:author="Lektorat Bauer" w:date="2025-02-26T10:29:00Z" w16du:dateUtc="2025-02-26T09:29:00Z">
        <w:r w:rsidR="00463791">
          <w:rPr>
            <w:rFonts w:ascii="Arial" w:hAnsi="Arial" w:cs="Arial"/>
            <w:sz w:val="24"/>
            <w:szCs w:val="24"/>
          </w:rPr>
          <w:t>nue</w:t>
        </w:r>
      </w:ins>
      <w:r w:rsidRPr="00944672">
        <w:rPr>
          <w:rFonts w:ascii="Arial" w:hAnsi="Arial" w:cs="Arial"/>
          <w:sz w:val="24"/>
          <w:szCs w:val="24"/>
        </w:rPr>
        <w:t xml:space="preserve">, was den Fußweg um drei Minuten </w:t>
      </w:r>
      <w:r w:rsidRPr="00944672">
        <w:rPr>
          <w:rFonts w:ascii="Arial" w:hAnsi="Arial" w:cs="Arial"/>
          <w:noProof/>
          <w:sz w:val="24"/>
          <w:szCs w:val="24"/>
        </w:rPr>
        <w:t>verlängerte</w:t>
      </w:r>
      <w:ins w:id="266" w:author="Lektorat Bauer" w:date="2025-02-26T10:29:00Z" w16du:dateUtc="2025-02-26T09:29:00Z">
        <w:r w:rsidR="00463791">
          <w:rPr>
            <w:rFonts w:ascii="Arial" w:hAnsi="Arial" w:cs="Arial"/>
            <w:sz w:val="24"/>
            <w:szCs w:val="24"/>
          </w:rPr>
          <w:t>.</w:t>
        </w:r>
      </w:ins>
      <w:del w:id="267" w:author="Lektorat Bauer" w:date="2025-02-26T10:29:00Z" w16du:dateUtc="2025-02-26T09:29:00Z">
        <w:r w:rsidRPr="00944672" w:rsidDel="00463791">
          <w:rPr>
            <w:rFonts w:ascii="Arial" w:hAnsi="Arial" w:cs="Arial"/>
            <w:sz w:val="24"/>
            <w:szCs w:val="24"/>
          </w:rPr>
          <w:delText xml:space="preserve"> </w:delText>
        </w:r>
        <w:commentRangeStart w:id="268"/>
        <w:r w:rsidRPr="00944672" w:rsidDel="00463791">
          <w:rPr>
            <w:rFonts w:ascii="Arial" w:hAnsi="Arial" w:cs="Arial"/>
            <w:sz w:val="24"/>
            <w:szCs w:val="24"/>
          </w:rPr>
          <w:delText>(die Ampel war immer Rot, egal wann man kam).</w:delText>
        </w:r>
      </w:del>
      <w:commentRangeEnd w:id="268"/>
      <w:r w:rsidR="00CC736C">
        <w:rPr>
          <w:rStyle w:val="Kommentarzeichen"/>
        </w:rPr>
        <w:commentReference w:id="268"/>
      </w:r>
    </w:p>
    <w:p w14:paraId="2F380F1E" w14:textId="38D6B5F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Während des kurzen Fußweges unterhielten sich die Männer über die üblichen, wichtigen Dinge: das Wetter, den Verkehr und die </w:t>
      </w:r>
      <w:del w:id="269" w:author="Lektorat Bauer" w:date="2025-02-26T10:36:00Z" w16du:dateUtc="2025-02-26T09:36:00Z">
        <w:r w:rsidRPr="00944672" w:rsidDel="004F14AF">
          <w:rPr>
            <w:rFonts w:ascii="Arial" w:hAnsi="Arial" w:cs="Arial"/>
            <w:sz w:val="24"/>
            <w:szCs w:val="24"/>
          </w:rPr>
          <w:delText>Vermutung</w:delText>
        </w:r>
      </w:del>
      <w:ins w:id="270" w:author="Lektorat Bauer" w:date="2025-02-26T10:36:00Z" w16du:dateUtc="2025-02-26T09:36:00Z">
        <w:r w:rsidR="004F14AF">
          <w:rPr>
            <w:rFonts w:ascii="Arial" w:hAnsi="Arial" w:cs="Arial"/>
            <w:sz w:val="24"/>
            <w:szCs w:val="24"/>
          </w:rPr>
          <w:t>Prognose</w:t>
        </w:r>
      </w:ins>
      <w:r w:rsidRPr="00944672">
        <w:rPr>
          <w:rFonts w:ascii="Arial" w:hAnsi="Arial" w:cs="Arial"/>
          <w:sz w:val="24"/>
          <w:szCs w:val="24"/>
        </w:rPr>
        <w:t xml:space="preserve">, was </w:t>
      </w:r>
      <w:del w:id="271" w:author="Lektorat Bauer" w:date="2025-02-26T10:36:00Z" w16du:dateUtc="2025-02-26T09:36:00Z">
        <w:r w:rsidRPr="00944672" w:rsidDel="004F14AF">
          <w:rPr>
            <w:rFonts w:ascii="Arial" w:hAnsi="Arial" w:cs="Arial"/>
            <w:sz w:val="24"/>
            <w:szCs w:val="24"/>
          </w:rPr>
          <w:delText xml:space="preserve">es </w:delText>
        </w:r>
      </w:del>
      <w:r w:rsidRPr="00944672">
        <w:rPr>
          <w:rFonts w:ascii="Arial" w:hAnsi="Arial" w:cs="Arial"/>
          <w:sz w:val="24"/>
          <w:szCs w:val="24"/>
        </w:rPr>
        <w:t xml:space="preserve">heute das Tagesmenü sein würde. </w:t>
      </w:r>
    </w:p>
    <w:p w14:paraId="14A8B8C9"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Nichts verriet, dass die beiden Themen zu besprechen hatten, die besser nicht im UN-Gebäude besprochen werden </w:t>
      </w:r>
      <w:r w:rsidRPr="00944672">
        <w:rPr>
          <w:rFonts w:ascii="Arial" w:hAnsi="Arial" w:cs="Arial"/>
          <w:noProof/>
          <w:sz w:val="24"/>
          <w:szCs w:val="24"/>
        </w:rPr>
        <w:t>sollten</w:t>
      </w:r>
      <w:r w:rsidRPr="00944672">
        <w:rPr>
          <w:rFonts w:ascii="Arial" w:hAnsi="Arial" w:cs="Arial"/>
          <w:sz w:val="24"/>
          <w:szCs w:val="24"/>
        </w:rPr>
        <w:t>.</w:t>
      </w:r>
    </w:p>
    <w:p w14:paraId="27C5A40E" w14:textId="56DE6E6A"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Als die beiden die 41</w:t>
      </w:r>
      <w:r w:rsidRPr="00944672">
        <w:rPr>
          <w:rFonts w:ascii="Arial" w:hAnsi="Arial" w:cs="Arial"/>
          <w:sz w:val="24"/>
          <w:szCs w:val="24"/>
          <w:vertAlign w:val="superscript"/>
        </w:rPr>
        <w:t>st</w:t>
      </w:r>
      <w:r w:rsidRPr="00944672">
        <w:rPr>
          <w:rFonts w:ascii="Arial" w:hAnsi="Arial" w:cs="Arial"/>
          <w:sz w:val="24"/>
          <w:szCs w:val="24"/>
        </w:rPr>
        <w:t xml:space="preserve"> Street auf der linken Seite Richtung Restaurant </w:t>
      </w:r>
      <w:ins w:id="272" w:author="Lektorat Bauer" w:date="2025-02-26T10:36:00Z" w16du:dateUtc="2025-02-26T09:36:00Z">
        <w:r w:rsidR="004F14AF">
          <w:rPr>
            <w:rFonts w:ascii="Arial" w:hAnsi="Arial" w:cs="Arial"/>
            <w:sz w:val="24"/>
            <w:szCs w:val="24"/>
          </w:rPr>
          <w:t xml:space="preserve">entlang </w:t>
        </w:r>
      </w:ins>
      <w:r w:rsidRPr="00944672">
        <w:rPr>
          <w:rFonts w:ascii="Arial" w:hAnsi="Arial" w:cs="Arial"/>
          <w:sz w:val="24"/>
          <w:szCs w:val="24"/>
        </w:rPr>
        <w:t xml:space="preserve">gingen, sahen sie auf der rechten Straßenseite den Nordkoreaner Park in Begleitung von Frau Sissiewe, </w:t>
      </w:r>
      <w:commentRangeStart w:id="273"/>
      <w:r w:rsidRPr="00944672">
        <w:rPr>
          <w:rFonts w:ascii="Arial" w:hAnsi="Arial" w:cs="Arial"/>
          <w:sz w:val="24"/>
          <w:szCs w:val="24"/>
        </w:rPr>
        <w:t>aus dem Niger</w:t>
      </w:r>
      <w:commentRangeEnd w:id="273"/>
      <w:r w:rsidR="004F14AF">
        <w:rPr>
          <w:rStyle w:val="Kommentarzeichen"/>
        </w:rPr>
        <w:commentReference w:id="273"/>
      </w:r>
      <w:r w:rsidRPr="00944672">
        <w:rPr>
          <w:rFonts w:ascii="Arial" w:hAnsi="Arial" w:cs="Arial"/>
          <w:sz w:val="24"/>
          <w:szCs w:val="24"/>
        </w:rPr>
        <w:t>, Richtung 1</w:t>
      </w:r>
      <w:r w:rsidRPr="00944672">
        <w:rPr>
          <w:rFonts w:ascii="Arial" w:hAnsi="Arial" w:cs="Arial"/>
          <w:sz w:val="24"/>
          <w:szCs w:val="24"/>
          <w:vertAlign w:val="superscript"/>
        </w:rPr>
        <w:t>st</w:t>
      </w:r>
      <w:r w:rsidRPr="00944672">
        <w:rPr>
          <w:rFonts w:ascii="Arial" w:hAnsi="Arial" w:cs="Arial"/>
          <w:sz w:val="24"/>
          <w:szCs w:val="24"/>
        </w:rPr>
        <w:t xml:space="preserve"> Ave gehen.</w:t>
      </w:r>
    </w:p>
    <w:p w14:paraId="643366EE" w14:textId="566EAA3B"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„Was will denn die nigische Handelsreferentin von Nordkorea?“</w:t>
      </w:r>
      <w:ins w:id="274" w:author="Lektorat Bauer" w:date="2025-02-26T10:37:00Z" w16du:dateUtc="2025-02-26T09:37:00Z">
        <w:r w:rsidR="004F14AF">
          <w:rPr>
            <w:rFonts w:ascii="Arial" w:hAnsi="Arial" w:cs="Arial"/>
            <w:sz w:val="24"/>
            <w:szCs w:val="24"/>
          </w:rPr>
          <w:t>,</w:t>
        </w:r>
      </w:ins>
      <w:r w:rsidRPr="00944672">
        <w:rPr>
          <w:rFonts w:ascii="Arial" w:hAnsi="Arial" w:cs="Arial"/>
          <w:sz w:val="24"/>
          <w:szCs w:val="24"/>
        </w:rPr>
        <w:t xml:space="preserve"> </w:t>
      </w:r>
      <w:ins w:id="275" w:author="Lektorat Bauer" w:date="2025-02-26T10:37:00Z" w16du:dateUtc="2025-02-26T09:37:00Z">
        <w:r w:rsidR="004F14AF">
          <w:rPr>
            <w:rFonts w:ascii="Arial" w:hAnsi="Arial" w:cs="Arial"/>
            <w:sz w:val="24"/>
            <w:szCs w:val="24"/>
          </w:rPr>
          <w:t>w</w:t>
        </w:r>
      </w:ins>
      <w:del w:id="276" w:author="Lektorat Bauer" w:date="2025-02-26T10:37:00Z" w16du:dateUtc="2025-02-26T09:37:00Z">
        <w:r w:rsidRPr="00944672" w:rsidDel="004F14AF">
          <w:rPr>
            <w:rFonts w:ascii="Arial" w:hAnsi="Arial" w:cs="Arial"/>
            <w:sz w:val="24"/>
            <w:szCs w:val="24"/>
          </w:rPr>
          <w:delText>W</w:delText>
        </w:r>
      </w:del>
      <w:r w:rsidRPr="00944672">
        <w:rPr>
          <w:rFonts w:ascii="Arial" w:hAnsi="Arial" w:cs="Arial"/>
          <w:sz w:val="24"/>
          <w:szCs w:val="24"/>
        </w:rPr>
        <w:t>underte sich bin-Osman.</w:t>
      </w:r>
    </w:p>
    <w:p w14:paraId="23009AFE" w14:textId="5FCA5BE6"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„Ah</w:t>
      </w:r>
      <w:ins w:id="277" w:author="Lektorat Bauer" w:date="2025-02-26T10:37:00Z" w16du:dateUtc="2025-02-26T09:37:00Z">
        <w:r w:rsidR="004F14AF">
          <w:rPr>
            <w:rFonts w:ascii="Arial" w:hAnsi="Arial" w:cs="Arial"/>
            <w:sz w:val="24"/>
            <w:szCs w:val="24"/>
          </w:rPr>
          <w:t>,</w:t>
        </w:r>
      </w:ins>
      <w:r w:rsidRPr="00944672">
        <w:rPr>
          <w:rFonts w:ascii="Arial" w:hAnsi="Arial" w:cs="Arial"/>
          <w:sz w:val="24"/>
          <w:szCs w:val="24"/>
        </w:rPr>
        <w:t xml:space="preserve"> wir sind da“</w:t>
      </w:r>
      <w:ins w:id="278" w:author="Lektorat Bauer" w:date="2025-02-26T10:37:00Z" w16du:dateUtc="2025-02-26T09:37:00Z">
        <w:r w:rsidR="004F14AF">
          <w:rPr>
            <w:rFonts w:ascii="Arial" w:hAnsi="Arial" w:cs="Arial"/>
            <w:sz w:val="24"/>
            <w:szCs w:val="24"/>
          </w:rPr>
          <w:t>,</w:t>
        </w:r>
      </w:ins>
      <w:r w:rsidRPr="00944672">
        <w:rPr>
          <w:rFonts w:ascii="Arial" w:hAnsi="Arial" w:cs="Arial"/>
          <w:sz w:val="24"/>
          <w:szCs w:val="24"/>
        </w:rPr>
        <w:t xml:space="preserve"> </w:t>
      </w:r>
      <w:del w:id="279" w:author="Lektorat Bauer" w:date="2025-02-26T10:38:00Z" w16du:dateUtc="2025-02-26T09:38:00Z">
        <w:r w:rsidRPr="00944672" w:rsidDel="004F14AF">
          <w:rPr>
            <w:rFonts w:ascii="Arial" w:hAnsi="Arial" w:cs="Arial"/>
            <w:sz w:val="24"/>
            <w:szCs w:val="24"/>
          </w:rPr>
          <w:delText xml:space="preserve">unterbrach </w:delText>
        </w:r>
      </w:del>
      <w:ins w:id="280" w:author="Lektorat Bauer" w:date="2025-02-26T10:38:00Z" w16du:dateUtc="2025-02-26T09:38:00Z">
        <w:r w:rsidR="004F14AF">
          <w:rPr>
            <w:rFonts w:ascii="Arial" w:hAnsi="Arial" w:cs="Arial"/>
            <w:sz w:val="24"/>
            <w:szCs w:val="24"/>
          </w:rPr>
          <w:t>sagte</w:t>
        </w:r>
        <w:r w:rsidR="004F14AF" w:rsidRPr="00944672">
          <w:rPr>
            <w:rFonts w:ascii="Arial" w:hAnsi="Arial" w:cs="Arial"/>
            <w:sz w:val="24"/>
            <w:szCs w:val="24"/>
          </w:rPr>
          <w:t xml:space="preserve"> </w:t>
        </w:r>
      </w:ins>
      <w:r w:rsidRPr="00944672">
        <w:rPr>
          <w:rFonts w:ascii="Arial" w:hAnsi="Arial" w:cs="Arial"/>
          <w:sz w:val="24"/>
          <w:szCs w:val="24"/>
        </w:rPr>
        <w:t>Herr Xi</w:t>
      </w:r>
      <w:ins w:id="281" w:author="Lektorat Bauer" w:date="2025-02-26T10:38:00Z" w16du:dateUtc="2025-02-26T09:38:00Z">
        <w:r w:rsidR="004F14AF">
          <w:rPr>
            <w:rFonts w:ascii="Arial" w:hAnsi="Arial" w:cs="Arial"/>
            <w:sz w:val="24"/>
            <w:szCs w:val="24"/>
          </w:rPr>
          <w:t>, ohne auf</w:t>
        </w:r>
      </w:ins>
      <w:r w:rsidRPr="00944672">
        <w:rPr>
          <w:rFonts w:ascii="Arial" w:hAnsi="Arial" w:cs="Arial"/>
          <w:sz w:val="24"/>
          <w:szCs w:val="24"/>
        </w:rPr>
        <w:t xml:space="preserve"> den Gedanken seines malaysischen Begleiters </w:t>
      </w:r>
      <w:ins w:id="282" w:author="Lektorat Bauer" w:date="2025-02-26T10:38:00Z" w16du:dateUtc="2025-02-26T09:38:00Z">
        <w:r w:rsidR="004F14AF">
          <w:rPr>
            <w:rFonts w:ascii="Arial" w:hAnsi="Arial" w:cs="Arial"/>
            <w:sz w:val="24"/>
            <w:szCs w:val="24"/>
          </w:rPr>
          <w:t xml:space="preserve">einzugehen, </w:t>
        </w:r>
      </w:ins>
      <w:r w:rsidRPr="00944672">
        <w:rPr>
          <w:rFonts w:ascii="Arial" w:hAnsi="Arial" w:cs="Arial"/>
          <w:sz w:val="24"/>
          <w:szCs w:val="24"/>
        </w:rPr>
        <w:t>und beide betraten das Restaurant.</w:t>
      </w:r>
    </w:p>
    <w:p w14:paraId="6946D6A4" w14:textId="7A096DBE"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„Guten Tag meine Herren</w:t>
      </w:r>
      <w:del w:id="283" w:author="Lektorat Bauer" w:date="2025-02-26T10:38:00Z" w16du:dateUtc="2025-02-26T09:38:00Z">
        <w:r w:rsidRPr="00944672" w:rsidDel="004F14AF">
          <w:rPr>
            <w:rFonts w:ascii="Arial" w:hAnsi="Arial" w:cs="Arial"/>
            <w:sz w:val="24"/>
            <w:szCs w:val="24"/>
          </w:rPr>
          <w:delText>,</w:delText>
        </w:r>
      </w:del>
      <w:r w:rsidRPr="00944672">
        <w:rPr>
          <w:rFonts w:ascii="Arial" w:hAnsi="Arial" w:cs="Arial"/>
          <w:sz w:val="24"/>
          <w:szCs w:val="24"/>
        </w:rPr>
        <w:t>“</w:t>
      </w:r>
      <w:ins w:id="284" w:author="Lektorat Bauer" w:date="2025-02-26T10:38:00Z" w16du:dateUtc="2025-02-26T09:38:00Z">
        <w:r w:rsidR="004F14AF">
          <w:rPr>
            <w:rFonts w:ascii="Arial" w:hAnsi="Arial" w:cs="Arial"/>
            <w:sz w:val="24"/>
            <w:szCs w:val="24"/>
          </w:rPr>
          <w:t>,</w:t>
        </w:r>
      </w:ins>
      <w:r w:rsidRPr="00944672">
        <w:rPr>
          <w:rFonts w:ascii="Arial" w:hAnsi="Arial" w:cs="Arial"/>
          <w:sz w:val="24"/>
          <w:szCs w:val="24"/>
        </w:rPr>
        <w:t xml:space="preserve"> begrüßte Sie Frau Moon, „darf ich Sie zu Ihrem Tisch bringen?“</w:t>
      </w:r>
    </w:p>
    <w:p w14:paraId="5DA53FA5" w14:textId="0751F359"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Nachdem </w:t>
      </w:r>
      <w:del w:id="285" w:author="Lektorat Bauer" w:date="2025-02-26T10:38:00Z" w16du:dateUtc="2025-02-26T09:38:00Z">
        <w:r w:rsidRPr="00944672" w:rsidDel="004F14AF">
          <w:rPr>
            <w:rFonts w:ascii="Arial" w:hAnsi="Arial" w:cs="Arial"/>
            <w:sz w:val="24"/>
            <w:szCs w:val="24"/>
          </w:rPr>
          <w:delText xml:space="preserve">beide </w:delText>
        </w:r>
      </w:del>
      <w:ins w:id="286" w:author="Lektorat Bauer" w:date="2025-02-26T10:38:00Z" w16du:dateUtc="2025-02-26T09:38:00Z">
        <w:r w:rsidR="004F14AF">
          <w:rPr>
            <w:rFonts w:ascii="Arial" w:hAnsi="Arial" w:cs="Arial"/>
            <w:sz w:val="24"/>
            <w:szCs w:val="24"/>
          </w:rPr>
          <w:t>sie</w:t>
        </w:r>
        <w:r w:rsidR="004F14AF" w:rsidRPr="00944672">
          <w:rPr>
            <w:rFonts w:ascii="Arial" w:hAnsi="Arial" w:cs="Arial"/>
            <w:sz w:val="24"/>
            <w:szCs w:val="24"/>
          </w:rPr>
          <w:t xml:space="preserve"> </w:t>
        </w:r>
      </w:ins>
      <w:r w:rsidRPr="00944672">
        <w:rPr>
          <w:rFonts w:ascii="Arial" w:hAnsi="Arial" w:cs="Arial"/>
          <w:sz w:val="24"/>
          <w:szCs w:val="24"/>
        </w:rPr>
        <w:t xml:space="preserve">am Tisch platzgenommen hatten, und so saßen, dass Sie sich ungestört unterhalten konnten, ohne dass an den anderen Tischen </w:t>
      </w:r>
      <w:ins w:id="287" w:author="Lektorat Bauer" w:date="2025-02-26T10:38:00Z" w16du:dateUtc="2025-02-26T09:38:00Z">
        <w:r w:rsidR="004F14AF">
          <w:rPr>
            <w:rFonts w:ascii="Arial" w:hAnsi="Arial" w:cs="Arial"/>
            <w:sz w:val="24"/>
            <w:szCs w:val="24"/>
          </w:rPr>
          <w:t>mit</w:t>
        </w:r>
      </w:ins>
      <w:r w:rsidRPr="00944672">
        <w:rPr>
          <w:rFonts w:ascii="Arial" w:hAnsi="Arial" w:cs="Arial"/>
          <w:sz w:val="24"/>
          <w:szCs w:val="24"/>
        </w:rPr>
        <w:t xml:space="preserve">gehört werden konnte, </w:t>
      </w:r>
      <w:del w:id="288" w:author="Lektorat Bauer" w:date="2025-02-26T10:38:00Z" w16du:dateUtc="2025-02-26T09:38:00Z">
        <w:r w:rsidRPr="00944672" w:rsidDel="004F14AF">
          <w:rPr>
            <w:rFonts w:ascii="Arial" w:hAnsi="Arial" w:cs="Arial"/>
            <w:sz w:val="24"/>
            <w:szCs w:val="24"/>
          </w:rPr>
          <w:delText xml:space="preserve">was sie sprachen, </w:delText>
        </w:r>
      </w:del>
      <w:r w:rsidRPr="00944672">
        <w:rPr>
          <w:rFonts w:ascii="Arial" w:hAnsi="Arial" w:cs="Arial"/>
          <w:sz w:val="24"/>
          <w:szCs w:val="24"/>
        </w:rPr>
        <w:t>gaben sie Ihre Getränke</w:t>
      </w:r>
      <w:ins w:id="289" w:author="Lektorat Bauer" w:date="2025-02-26T10:38:00Z" w16du:dateUtc="2025-02-26T09:38:00Z">
        <w:r w:rsidR="004F14AF">
          <w:rPr>
            <w:rFonts w:ascii="Arial" w:hAnsi="Arial" w:cs="Arial"/>
            <w:sz w:val="24"/>
            <w:szCs w:val="24"/>
          </w:rPr>
          <w:t>-</w:t>
        </w:r>
      </w:ins>
      <w:del w:id="290" w:author="Lektorat Bauer" w:date="2025-02-26T10:38:00Z" w16du:dateUtc="2025-02-26T09:38:00Z">
        <w:r w:rsidRPr="00944672" w:rsidDel="004F14AF">
          <w:rPr>
            <w:rFonts w:ascii="Arial" w:hAnsi="Arial" w:cs="Arial"/>
            <w:sz w:val="24"/>
            <w:szCs w:val="24"/>
          </w:rPr>
          <w:delText xml:space="preserve"> </w:delText>
        </w:r>
      </w:del>
      <w:r w:rsidRPr="00944672">
        <w:rPr>
          <w:rFonts w:ascii="Arial" w:hAnsi="Arial" w:cs="Arial"/>
          <w:sz w:val="24"/>
          <w:szCs w:val="24"/>
        </w:rPr>
        <w:t>Bestellungen auf: Jasmin-Tee für Herrn XI, Darjeeling First Flush für bin-Osman.</w:t>
      </w:r>
    </w:p>
    <w:p w14:paraId="278796A0" w14:textId="3C0009CF"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„Wir haben Glück</w:t>
      </w:r>
      <w:del w:id="291" w:author="Lektorat Bauer" w:date="2025-02-26T10:39:00Z" w16du:dateUtc="2025-02-26T09:39:00Z">
        <w:r w:rsidRPr="00944672" w:rsidDel="004F14AF">
          <w:rPr>
            <w:rFonts w:ascii="Arial" w:hAnsi="Arial" w:cs="Arial"/>
            <w:sz w:val="24"/>
            <w:szCs w:val="24"/>
          </w:rPr>
          <w:delText xml:space="preserve"> gehabt</w:delText>
        </w:r>
      </w:del>
      <w:r w:rsidRPr="00944672">
        <w:rPr>
          <w:rFonts w:ascii="Arial" w:hAnsi="Arial" w:cs="Arial"/>
          <w:sz w:val="24"/>
          <w:szCs w:val="24"/>
        </w:rPr>
        <w:t>, dass Herr Park vor uns hier war</w:t>
      </w:r>
      <w:del w:id="292" w:author="Lektorat Bauer" w:date="2025-02-26T10:38:00Z" w16du:dateUtc="2025-02-26T09:38:00Z">
        <w:r w:rsidRPr="00944672" w:rsidDel="004F14AF">
          <w:rPr>
            <w:rFonts w:ascii="Arial" w:hAnsi="Arial" w:cs="Arial"/>
            <w:sz w:val="24"/>
            <w:szCs w:val="24"/>
          </w:rPr>
          <w:delText>,</w:delText>
        </w:r>
      </w:del>
      <w:r w:rsidRPr="00944672">
        <w:rPr>
          <w:rFonts w:ascii="Arial" w:hAnsi="Arial" w:cs="Arial"/>
          <w:sz w:val="24"/>
          <w:szCs w:val="24"/>
        </w:rPr>
        <w:t>“</w:t>
      </w:r>
      <w:ins w:id="293" w:author="Lektorat Bauer" w:date="2025-02-26T10:38:00Z" w16du:dateUtc="2025-02-26T09:38:00Z">
        <w:r w:rsidR="004F14AF">
          <w:rPr>
            <w:rFonts w:ascii="Arial" w:hAnsi="Arial" w:cs="Arial"/>
            <w:sz w:val="24"/>
            <w:szCs w:val="24"/>
          </w:rPr>
          <w:t>,</w:t>
        </w:r>
      </w:ins>
      <w:r w:rsidRPr="00944672">
        <w:rPr>
          <w:rFonts w:ascii="Arial" w:hAnsi="Arial" w:cs="Arial"/>
          <w:sz w:val="24"/>
          <w:szCs w:val="24"/>
        </w:rPr>
        <w:t xml:space="preserve"> sagte bin-Osman, „dann brauchen wir uns nicht so viele Gedanken darum machen, wer noch alles mithört.“ Dieser Kommentar wurde am anderen Ende des Mikrofones, das hier installiert war und das Gespräch aufnahm, mit einem Lächeln quittiert.</w:t>
      </w:r>
    </w:p>
    <w:p w14:paraId="17AA515E"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Es wurde weiterhin ein wenig Small Talk betrieben, bis Frau Moon mit den Vorspeisen kam: Kokossuppe mit Garnelen und ein kleiner Kimchi-Burger. </w:t>
      </w:r>
    </w:p>
    <w:p w14:paraId="7C00436F"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Nachdem Frau Moon den Tisch wieder verlassen hatte und sie die köstliche Suppe probiert hatten, sagte bin-Osman: „Wir müssen uns bitte unbedingt über eine Sache unterhalten.“ </w:t>
      </w:r>
      <w:commentRangeStart w:id="294"/>
      <w:r w:rsidRPr="00944672">
        <w:rPr>
          <w:rFonts w:ascii="Arial" w:hAnsi="Arial" w:cs="Arial"/>
          <w:sz w:val="24"/>
          <w:szCs w:val="24"/>
        </w:rPr>
        <w:t xml:space="preserve">Schweigend aßen beide Ihre Suppe. </w:t>
      </w:r>
      <w:commentRangeEnd w:id="294"/>
      <w:r w:rsidR="007C5374">
        <w:rPr>
          <w:rStyle w:val="Kommentarzeichen"/>
        </w:rPr>
        <w:commentReference w:id="294"/>
      </w:r>
    </w:p>
    <w:p w14:paraId="3127F3AF" w14:textId="21D0702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„Ich vermute, dass es um eine Sache von </w:t>
      </w:r>
      <w:del w:id="295" w:author="Lektorat Bauer" w:date="2025-02-26T10:42:00Z" w16du:dateUtc="2025-02-26T09:42:00Z">
        <w:r w:rsidRPr="00944672" w:rsidDel="007C5374">
          <w:rPr>
            <w:rFonts w:ascii="Arial" w:hAnsi="Arial" w:cs="Arial"/>
            <w:sz w:val="24"/>
            <w:szCs w:val="24"/>
          </w:rPr>
          <w:delText xml:space="preserve">imminenter </w:delText>
        </w:r>
      </w:del>
      <w:ins w:id="296" w:author="Lektorat Bauer" w:date="2025-02-26T10:42:00Z" w16du:dateUtc="2025-02-26T09:42:00Z">
        <w:r w:rsidR="007C5374">
          <w:rPr>
            <w:rFonts w:ascii="Arial" w:hAnsi="Arial" w:cs="Arial"/>
            <w:sz w:val="24"/>
            <w:szCs w:val="24"/>
          </w:rPr>
          <w:t>eminenter</w:t>
        </w:r>
        <w:r w:rsidR="007C5374" w:rsidRPr="00944672">
          <w:rPr>
            <w:rFonts w:ascii="Arial" w:hAnsi="Arial" w:cs="Arial"/>
            <w:sz w:val="24"/>
            <w:szCs w:val="24"/>
          </w:rPr>
          <w:t xml:space="preserve"> </w:t>
        </w:r>
      </w:ins>
      <w:r w:rsidRPr="00944672">
        <w:rPr>
          <w:rFonts w:ascii="Arial" w:hAnsi="Arial" w:cs="Arial"/>
          <w:sz w:val="24"/>
          <w:szCs w:val="24"/>
        </w:rPr>
        <w:t xml:space="preserve">Wichtigkeit geht, wenn Sie extra auf das Treffen hier </w:t>
      </w:r>
      <w:del w:id="297" w:author="Lektorat Bauer" w:date="2025-02-26T10:42:00Z" w16du:dateUtc="2025-02-26T09:42:00Z">
        <w:r w:rsidRPr="00944672" w:rsidDel="007C5374">
          <w:rPr>
            <w:rFonts w:ascii="Arial" w:hAnsi="Arial" w:cs="Arial"/>
            <w:sz w:val="24"/>
            <w:szCs w:val="24"/>
          </w:rPr>
          <w:delText>bestanden haben</w:delText>
        </w:r>
      </w:del>
      <w:ins w:id="298" w:author="Lektorat Bauer" w:date="2025-02-26T10:42:00Z" w16du:dateUtc="2025-02-26T09:42:00Z">
        <w:r w:rsidR="007C5374">
          <w:rPr>
            <w:rFonts w:ascii="Arial" w:hAnsi="Arial" w:cs="Arial"/>
            <w:sz w:val="24"/>
            <w:szCs w:val="24"/>
          </w:rPr>
          <w:t>bestehen</w:t>
        </w:r>
      </w:ins>
      <w:r w:rsidRPr="00944672">
        <w:rPr>
          <w:rFonts w:ascii="Arial" w:hAnsi="Arial" w:cs="Arial"/>
          <w:sz w:val="24"/>
          <w:szCs w:val="24"/>
        </w:rPr>
        <w:t>?“</w:t>
      </w:r>
      <w:ins w:id="299" w:author="Lektorat Bauer" w:date="2025-02-26T10:42:00Z" w16du:dateUtc="2025-02-26T09:42:00Z">
        <w:r w:rsidR="007C5374">
          <w:rPr>
            <w:rFonts w:ascii="Arial" w:hAnsi="Arial" w:cs="Arial"/>
            <w:sz w:val="24"/>
            <w:szCs w:val="24"/>
          </w:rPr>
          <w:t>,</w:t>
        </w:r>
      </w:ins>
      <w:r w:rsidRPr="00944672">
        <w:rPr>
          <w:rFonts w:ascii="Arial" w:hAnsi="Arial" w:cs="Arial"/>
          <w:sz w:val="24"/>
          <w:szCs w:val="24"/>
        </w:rPr>
        <w:t xml:space="preserve"> </w:t>
      </w:r>
      <w:ins w:id="300" w:author="Lektorat Bauer" w:date="2025-02-26T10:42:00Z" w16du:dateUtc="2025-02-26T09:42:00Z">
        <w:r w:rsidR="007C5374">
          <w:rPr>
            <w:rFonts w:ascii="Arial" w:hAnsi="Arial" w:cs="Arial"/>
            <w:sz w:val="24"/>
            <w:szCs w:val="24"/>
          </w:rPr>
          <w:t>f</w:t>
        </w:r>
      </w:ins>
      <w:del w:id="301" w:author="Lektorat Bauer" w:date="2025-02-26T10:42:00Z" w16du:dateUtc="2025-02-26T09:42:00Z">
        <w:r w:rsidRPr="00944672" w:rsidDel="007C5374">
          <w:rPr>
            <w:rFonts w:ascii="Arial" w:hAnsi="Arial" w:cs="Arial"/>
            <w:sz w:val="24"/>
            <w:szCs w:val="24"/>
          </w:rPr>
          <w:delText>F</w:delText>
        </w:r>
      </w:del>
      <w:r w:rsidRPr="00944672">
        <w:rPr>
          <w:rFonts w:ascii="Arial" w:hAnsi="Arial" w:cs="Arial"/>
          <w:sz w:val="24"/>
          <w:szCs w:val="24"/>
        </w:rPr>
        <w:t>ragte Xi vorsichtig nach.</w:t>
      </w:r>
    </w:p>
    <w:p w14:paraId="64BC4BE0" w14:textId="271560B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„Sie wissen, dass wir in Kuala Lumpur zu einer Drehscheibe der besonderen Art geworden sind, und dass wir gern bei Geschäften mit China vermitteln.“ Klar</w:t>
      </w:r>
      <w:ins w:id="302" w:author="Lektorat Bauer" w:date="2025-02-26T10:42:00Z" w16du:dateUtc="2025-02-26T09:42:00Z">
        <w:r w:rsidR="007C5374">
          <w:rPr>
            <w:rFonts w:ascii="Arial" w:hAnsi="Arial" w:cs="Arial"/>
            <w:sz w:val="24"/>
            <w:szCs w:val="24"/>
          </w:rPr>
          <w:t>,</w:t>
        </w:r>
      </w:ins>
      <w:r w:rsidRPr="00944672">
        <w:rPr>
          <w:rFonts w:ascii="Arial" w:hAnsi="Arial" w:cs="Arial"/>
          <w:sz w:val="24"/>
          <w:szCs w:val="24"/>
        </w:rPr>
        <w:t xml:space="preserve"> gegen eine substanzielle Provision schoss es Xi durch den Kopf. „Herr bin-Osman, das ist nichts Neues, warum müssen wir das hier besprechen? Auch wenn das Essen ausgezeichnet ist?“ </w:t>
      </w:r>
      <w:del w:id="303" w:author="Lektorat Bauer" w:date="2025-02-26T10:43:00Z" w16du:dateUtc="2025-02-26T09:43:00Z">
        <w:r w:rsidRPr="00944672" w:rsidDel="007C5374">
          <w:rPr>
            <w:rFonts w:ascii="Arial" w:hAnsi="Arial" w:cs="Arial"/>
            <w:sz w:val="24"/>
            <w:szCs w:val="24"/>
          </w:rPr>
          <w:delText xml:space="preserve">Provozierte </w:delText>
        </w:r>
      </w:del>
      <w:r w:rsidRPr="00944672">
        <w:rPr>
          <w:rFonts w:ascii="Arial" w:hAnsi="Arial" w:cs="Arial"/>
          <w:sz w:val="24"/>
          <w:szCs w:val="24"/>
        </w:rPr>
        <w:t xml:space="preserve">Xi </w:t>
      </w:r>
      <w:ins w:id="304" w:author="Lektorat Bauer" w:date="2025-02-26T10:43:00Z" w16du:dateUtc="2025-02-26T09:43:00Z">
        <w:r w:rsidR="007C5374">
          <w:rPr>
            <w:rFonts w:ascii="Arial" w:hAnsi="Arial" w:cs="Arial"/>
            <w:sz w:val="24"/>
            <w:szCs w:val="24"/>
          </w:rPr>
          <w:t xml:space="preserve">provozierte </w:t>
        </w:r>
      </w:ins>
      <w:r w:rsidRPr="00944672">
        <w:rPr>
          <w:rFonts w:ascii="Arial" w:hAnsi="Arial" w:cs="Arial"/>
          <w:sz w:val="24"/>
          <w:szCs w:val="24"/>
        </w:rPr>
        <w:t>sein Gegenüber</w:t>
      </w:r>
      <w:ins w:id="305" w:author="Lektorat Bauer" w:date="2025-02-26T10:43:00Z" w16du:dateUtc="2025-02-26T09:43:00Z">
        <w:r w:rsidR="007C5374">
          <w:rPr>
            <w:rFonts w:ascii="Arial" w:hAnsi="Arial" w:cs="Arial"/>
            <w:sz w:val="24"/>
            <w:szCs w:val="24"/>
          </w:rPr>
          <w:t xml:space="preserve"> nun,</w:t>
        </w:r>
      </w:ins>
      <w:del w:id="306" w:author="Lektorat Bauer" w:date="2025-02-26T10:43:00Z" w16du:dateUtc="2025-02-26T09:43:00Z">
        <w:r w:rsidRPr="00944672" w:rsidDel="007C5374">
          <w:rPr>
            <w:rFonts w:ascii="Arial" w:hAnsi="Arial" w:cs="Arial"/>
            <w:sz w:val="24"/>
            <w:szCs w:val="24"/>
          </w:rPr>
          <w:delText>.</w:delText>
        </w:r>
      </w:del>
      <w:ins w:id="307" w:author="Lektorat Bauer" w:date="2025-02-26T10:43:00Z" w16du:dateUtc="2025-02-26T09:43:00Z">
        <w:r w:rsidR="007C5374">
          <w:rPr>
            <w:rFonts w:ascii="Arial" w:hAnsi="Arial" w:cs="Arial"/>
            <w:sz w:val="24"/>
            <w:szCs w:val="24"/>
          </w:rPr>
          <w:t xml:space="preserve"> er wollte zum Punkt </w:t>
        </w:r>
        <w:commentRangeStart w:id="308"/>
        <w:r w:rsidR="007C5374">
          <w:rPr>
            <w:rFonts w:ascii="Arial" w:hAnsi="Arial" w:cs="Arial"/>
            <w:sz w:val="24"/>
            <w:szCs w:val="24"/>
          </w:rPr>
          <w:t>kommen</w:t>
        </w:r>
        <w:commentRangeEnd w:id="308"/>
        <w:r w:rsidR="007C5374">
          <w:rPr>
            <w:rStyle w:val="Kommentarzeichen"/>
          </w:rPr>
          <w:commentReference w:id="308"/>
        </w:r>
        <w:r w:rsidR="007C5374">
          <w:rPr>
            <w:rFonts w:ascii="Arial" w:hAnsi="Arial" w:cs="Arial"/>
            <w:sz w:val="24"/>
            <w:szCs w:val="24"/>
          </w:rPr>
          <w:t>.</w:t>
        </w:r>
      </w:ins>
    </w:p>
    <w:p w14:paraId="26B7BF45" w14:textId="5B400E5B"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Bevor bin-Osman antworten konnte, klopfte es </w:t>
      </w:r>
      <w:del w:id="309" w:author="Lektorat Bauer" w:date="2025-02-26T10:43:00Z" w16du:dateUtc="2025-02-26T09:43:00Z">
        <w:r w:rsidRPr="00944672" w:rsidDel="007C5374">
          <w:rPr>
            <w:rFonts w:ascii="Arial" w:hAnsi="Arial" w:cs="Arial"/>
            <w:sz w:val="24"/>
            <w:szCs w:val="24"/>
          </w:rPr>
          <w:delText xml:space="preserve">kurz </w:delText>
        </w:r>
      </w:del>
      <w:r w:rsidRPr="00944672">
        <w:rPr>
          <w:rFonts w:ascii="Arial" w:hAnsi="Arial" w:cs="Arial"/>
          <w:sz w:val="24"/>
          <w:szCs w:val="24"/>
        </w:rPr>
        <w:t xml:space="preserve">am Rahmen des Separees, damit die dort </w:t>
      </w:r>
      <w:del w:id="310" w:author="Lektorat Bauer" w:date="2025-02-26T10:44:00Z" w16du:dateUtc="2025-02-26T09:44:00Z">
        <w:r w:rsidRPr="00944672" w:rsidDel="007C5374">
          <w:rPr>
            <w:rFonts w:ascii="Arial" w:hAnsi="Arial" w:cs="Arial"/>
            <w:sz w:val="24"/>
            <w:szCs w:val="24"/>
          </w:rPr>
          <w:delText>s</w:delText>
        </w:r>
      </w:del>
      <w:ins w:id="311" w:author="Lektorat Bauer" w:date="2025-02-26T10:44:00Z" w16du:dateUtc="2025-02-26T09:44:00Z">
        <w:r w:rsidR="007C5374">
          <w:rPr>
            <w:rFonts w:ascii="Arial" w:hAnsi="Arial" w:cs="Arial"/>
            <w:sz w:val="24"/>
            <w:szCs w:val="24"/>
          </w:rPr>
          <w:t>S</w:t>
        </w:r>
      </w:ins>
      <w:r w:rsidRPr="00944672">
        <w:rPr>
          <w:rFonts w:ascii="Arial" w:hAnsi="Arial" w:cs="Arial"/>
          <w:sz w:val="24"/>
          <w:szCs w:val="24"/>
        </w:rPr>
        <w:t xml:space="preserve">itzenden sich rechtzeitig neutralen Themen zuwenden konnten, </w:t>
      </w:r>
      <w:del w:id="312" w:author="Lektorat Bauer" w:date="2025-02-26T10:44:00Z" w16du:dateUtc="2025-02-26T09:44:00Z">
        <w:r w:rsidRPr="00944672" w:rsidDel="007C5374">
          <w:rPr>
            <w:rFonts w:ascii="Arial" w:hAnsi="Arial" w:cs="Arial"/>
            <w:sz w:val="24"/>
            <w:szCs w:val="24"/>
          </w:rPr>
          <w:delText xml:space="preserve">und </w:delText>
        </w:r>
      </w:del>
      <w:ins w:id="313" w:author="Lektorat Bauer" w:date="2025-02-26T10:44:00Z" w16du:dateUtc="2025-02-26T09:44:00Z">
        <w:r w:rsidR="007C5374">
          <w:rPr>
            <w:rFonts w:ascii="Arial" w:hAnsi="Arial" w:cs="Arial"/>
            <w:sz w:val="24"/>
            <w:szCs w:val="24"/>
          </w:rPr>
          <w:t>ehe</w:t>
        </w:r>
        <w:r w:rsidR="007C5374" w:rsidRPr="00944672">
          <w:rPr>
            <w:rFonts w:ascii="Arial" w:hAnsi="Arial" w:cs="Arial"/>
            <w:sz w:val="24"/>
            <w:szCs w:val="24"/>
          </w:rPr>
          <w:t xml:space="preserve"> </w:t>
        </w:r>
      </w:ins>
      <w:r w:rsidRPr="00944672">
        <w:rPr>
          <w:rFonts w:ascii="Arial" w:hAnsi="Arial" w:cs="Arial"/>
          <w:sz w:val="24"/>
          <w:szCs w:val="24"/>
        </w:rPr>
        <w:t>Frau Moon kam, um das Geschirr der Vorspeise abzuräumen.</w:t>
      </w:r>
    </w:p>
    <w:p w14:paraId="72318D4F" w14:textId="71302A68"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„Meine Herren, für den Hauptgang werde ich etwas öfter kommen, es gibt koreanisches BBQ und malaysische Satays</w:t>
      </w:r>
      <w:ins w:id="314" w:author="Lektorat Bauer" w:date="2025-02-26T10:44:00Z" w16du:dateUtc="2025-02-26T09:44:00Z">
        <w:r w:rsidR="007C5374">
          <w:rPr>
            <w:rFonts w:ascii="Arial" w:hAnsi="Arial" w:cs="Arial"/>
            <w:sz w:val="24"/>
            <w:szCs w:val="24"/>
          </w:rPr>
          <w:t>.</w:t>
        </w:r>
      </w:ins>
      <w:del w:id="315" w:author="Lektorat Bauer" w:date="2025-02-26T10:44:00Z" w16du:dateUtc="2025-02-26T09:44:00Z">
        <w:r w:rsidRPr="00944672" w:rsidDel="007C5374">
          <w:rPr>
            <w:rFonts w:ascii="Arial" w:hAnsi="Arial" w:cs="Arial"/>
            <w:sz w:val="24"/>
            <w:szCs w:val="24"/>
          </w:rPr>
          <w:delText>,</w:delText>
        </w:r>
      </w:del>
      <w:r w:rsidRPr="00944672">
        <w:rPr>
          <w:rFonts w:ascii="Arial" w:hAnsi="Arial" w:cs="Arial"/>
          <w:sz w:val="24"/>
          <w:szCs w:val="24"/>
        </w:rPr>
        <w:t xml:space="preserve"> </w:t>
      </w:r>
      <w:ins w:id="316" w:author="Lektorat Bauer" w:date="2025-02-26T10:44:00Z" w16du:dateUtc="2025-02-26T09:44:00Z">
        <w:r w:rsidR="007C5374">
          <w:rPr>
            <w:rFonts w:ascii="Arial" w:hAnsi="Arial" w:cs="Arial"/>
            <w:sz w:val="24"/>
            <w:szCs w:val="24"/>
          </w:rPr>
          <w:t>S</w:t>
        </w:r>
      </w:ins>
      <w:del w:id="317" w:author="Lektorat Bauer" w:date="2025-02-26T10:44:00Z" w16du:dateUtc="2025-02-26T09:44:00Z">
        <w:r w:rsidRPr="00944672" w:rsidDel="007C5374">
          <w:rPr>
            <w:rFonts w:ascii="Arial" w:hAnsi="Arial" w:cs="Arial"/>
            <w:sz w:val="24"/>
            <w:szCs w:val="24"/>
          </w:rPr>
          <w:delText>s</w:delText>
        </w:r>
      </w:del>
      <w:r w:rsidRPr="00944672">
        <w:rPr>
          <w:rFonts w:ascii="Arial" w:hAnsi="Arial" w:cs="Arial"/>
          <w:sz w:val="24"/>
          <w:szCs w:val="24"/>
        </w:rPr>
        <w:t>charfe Soße wie immer separat</w:t>
      </w:r>
      <w:del w:id="318" w:author="Lektorat Bauer" w:date="2025-02-26T10:44:00Z" w16du:dateUtc="2025-02-26T09:44:00Z">
        <w:r w:rsidRPr="00944672" w:rsidDel="007C5374">
          <w:rPr>
            <w:rFonts w:ascii="Arial" w:hAnsi="Arial" w:cs="Arial"/>
            <w:sz w:val="24"/>
            <w:szCs w:val="24"/>
          </w:rPr>
          <w:delText>.</w:delText>
        </w:r>
      </w:del>
      <w:r w:rsidRPr="00944672">
        <w:rPr>
          <w:rFonts w:ascii="Arial" w:hAnsi="Arial" w:cs="Arial"/>
          <w:sz w:val="24"/>
          <w:szCs w:val="24"/>
        </w:rPr>
        <w:t>“</w:t>
      </w:r>
      <w:ins w:id="319" w:author="Lektorat Bauer" w:date="2025-02-26T10:44:00Z" w16du:dateUtc="2025-02-26T09:44:00Z">
        <w:r w:rsidR="007C5374">
          <w:rPr>
            <w:rFonts w:ascii="Arial" w:hAnsi="Arial" w:cs="Arial"/>
            <w:sz w:val="24"/>
            <w:szCs w:val="24"/>
          </w:rPr>
          <w:t>,</w:t>
        </w:r>
      </w:ins>
      <w:r w:rsidRPr="00944672">
        <w:rPr>
          <w:rFonts w:ascii="Arial" w:hAnsi="Arial" w:cs="Arial"/>
          <w:sz w:val="24"/>
          <w:szCs w:val="24"/>
        </w:rPr>
        <w:t xml:space="preserve"> </w:t>
      </w:r>
      <w:del w:id="320" w:author="Lektorat Bauer" w:date="2025-02-26T10:44:00Z" w16du:dateUtc="2025-02-26T09:44:00Z">
        <w:r w:rsidRPr="00944672" w:rsidDel="007C5374">
          <w:rPr>
            <w:rFonts w:ascii="Arial" w:hAnsi="Arial" w:cs="Arial"/>
            <w:sz w:val="24"/>
            <w:szCs w:val="24"/>
          </w:rPr>
          <w:delText xml:space="preserve">Eröffnete </w:delText>
        </w:r>
      </w:del>
      <w:ins w:id="321" w:author="Lektorat Bauer" w:date="2025-02-26T10:44:00Z" w16du:dateUtc="2025-02-26T09:44:00Z">
        <w:r w:rsidR="007C5374">
          <w:rPr>
            <w:rFonts w:ascii="Arial" w:hAnsi="Arial" w:cs="Arial"/>
            <w:sz w:val="24"/>
            <w:szCs w:val="24"/>
          </w:rPr>
          <w:t>erklärte</w:t>
        </w:r>
        <w:r w:rsidR="007C5374" w:rsidRPr="00944672">
          <w:rPr>
            <w:rFonts w:ascii="Arial" w:hAnsi="Arial" w:cs="Arial"/>
            <w:sz w:val="24"/>
            <w:szCs w:val="24"/>
          </w:rPr>
          <w:t xml:space="preserve"> </w:t>
        </w:r>
      </w:ins>
      <w:r w:rsidRPr="00944672">
        <w:rPr>
          <w:rFonts w:ascii="Arial" w:hAnsi="Arial" w:cs="Arial"/>
          <w:sz w:val="24"/>
          <w:szCs w:val="24"/>
        </w:rPr>
        <w:t xml:space="preserve">Frau Moon und das Gespräch der beiden wandte sich dem Essen zu. </w:t>
      </w:r>
    </w:p>
    <w:p w14:paraId="72070855" w14:textId="027E8F92"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 xml:space="preserve">Der Zuhörer </w:t>
      </w:r>
      <w:del w:id="322" w:author="Lektorat Bauer" w:date="2025-02-26T10:44:00Z" w16du:dateUtc="2025-02-26T09:44:00Z">
        <w:r w:rsidRPr="00944672" w:rsidDel="007C5374">
          <w:rPr>
            <w:rFonts w:ascii="Arial" w:hAnsi="Arial" w:cs="Arial"/>
            <w:sz w:val="24"/>
            <w:szCs w:val="24"/>
          </w:rPr>
          <w:delText>auf der anderen Seite</w:delText>
        </w:r>
      </w:del>
      <w:ins w:id="323" w:author="Lektorat Bauer" w:date="2025-02-26T10:44:00Z" w16du:dateUtc="2025-02-26T09:44:00Z">
        <w:r w:rsidR="007C5374">
          <w:rPr>
            <w:rFonts w:ascii="Arial" w:hAnsi="Arial" w:cs="Arial"/>
            <w:sz w:val="24"/>
            <w:szCs w:val="24"/>
          </w:rPr>
          <w:t xml:space="preserve">am </w:t>
        </w:r>
        <w:commentRangeStart w:id="324"/>
        <w:r w:rsidR="007C5374">
          <w:rPr>
            <w:rFonts w:ascii="Arial" w:hAnsi="Arial" w:cs="Arial"/>
            <w:sz w:val="24"/>
            <w:szCs w:val="24"/>
          </w:rPr>
          <w:t>Mikrofon</w:t>
        </w:r>
        <w:commentRangeEnd w:id="324"/>
        <w:r w:rsidR="007C5374">
          <w:rPr>
            <w:rStyle w:val="Kommentarzeichen"/>
          </w:rPr>
          <w:commentReference w:id="324"/>
        </w:r>
      </w:ins>
      <w:r w:rsidRPr="00944672">
        <w:rPr>
          <w:rFonts w:ascii="Arial" w:hAnsi="Arial" w:cs="Arial"/>
          <w:sz w:val="24"/>
          <w:szCs w:val="24"/>
        </w:rPr>
        <w:t xml:space="preserve"> verzog das Gesicht, denn er hoffte, heute Wichtiges zu erfahren.</w:t>
      </w:r>
    </w:p>
    <w:p w14:paraId="12D78FCE"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Während des Hauptganges wurde die Geduld des Zuhörers auf eine weitere Probe gestellt.</w:t>
      </w:r>
    </w:p>
    <w:p w14:paraId="72B48D1A" w14:textId="5FC7E67F"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 Das Gespräch drehte sich um verschiedene Unternehmen, die vorhatten</w:t>
      </w:r>
      <w:ins w:id="325" w:author="Lektorat Bauer" w:date="2025-02-26T10:47:00Z" w16du:dateUtc="2025-02-26T09:47:00Z">
        <w:r w:rsidR="00AB60B9">
          <w:rPr>
            <w:rFonts w:ascii="Arial" w:hAnsi="Arial" w:cs="Arial"/>
            <w:sz w:val="24"/>
            <w:szCs w:val="24"/>
          </w:rPr>
          <w:t>,</w:t>
        </w:r>
      </w:ins>
      <w:r w:rsidRPr="00944672">
        <w:rPr>
          <w:rFonts w:ascii="Arial" w:hAnsi="Arial" w:cs="Arial"/>
          <w:sz w:val="24"/>
          <w:szCs w:val="24"/>
        </w:rPr>
        <w:t xml:space="preserve"> in China zu investieren, denen aber der direkte Marktzugang fehlte. </w:t>
      </w:r>
    </w:p>
    <w:p w14:paraId="1396124A" w14:textId="52955B8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Ein zweiter Themenkomplex drehte sich um Geschäftsmöglichkeiten in</w:t>
      </w:r>
      <w:del w:id="326" w:author="Lektorat Bauer" w:date="2025-02-26T10:47:00Z" w16du:dateUtc="2025-02-26T09:47:00Z">
        <w:r w:rsidRPr="00944672" w:rsidDel="00AB60B9">
          <w:rPr>
            <w:rFonts w:ascii="Arial" w:hAnsi="Arial" w:cs="Arial"/>
            <w:sz w:val="24"/>
            <w:szCs w:val="24"/>
          </w:rPr>
          <w:delText>,</w:delText>
        </w:r>
      </w:del>
      <w:r w:rsidRPr="00944672">
        <w:rPr>
          <w:rFonts w:ascii="Arial" w:hAnsi="Arial" w:cs="Arial"/>
          <w:sz w:val="24"/>
          <w:szCs w:val="24"/>
        </w:rPr>
        <w:t xml:space="preserve"> speziellen</w:t>
      </w:r>
      <w:del w:id="327" w:author="Lektorat Bauer" w:date="2025-02-26T10:47:00Z" w16du:dateUtc="2025-02-26T09:47:00Z">
        <w:r w:rsidRPr="00944672" w:rsidDel="00AB60B9">
          <w:rPr>
            <w:rFonts w:ascii="Arial" w:hAnsi="Arial" w:cs="Arial"/>
            <w:sz w:val="24"/>
            <w:szCs w:val="24"/>
          </w:rPr>
          <w:delText>,</w:delText>
        </w:r>
      </w:del>
      <w:r w:rsidRPr="00944672">
        <w:rPr>
          <w:rFonts w:ascii="Arial" w:hAnsi="Arial" w:cs="Arial"/>
          <w:sz w:val="24"/>
          <w:szCs w:val="24"/>
        </w:rPr>
        <w:t xml:space="preserve"> Branchen</w:t>
      </w:r>
      <w:del w:id="328" w:author="Lektorat Bauer" w:date="2025-02-26T10:47:00Z" w16du:dateUtc="2025-02-26T09:47:00Z">
        <w:r w:rsidRPr="00944672" w:rsidDel="00AB60B9">
          <w:rPr>
            <w:rFonts w:ascii="Arial" w:hAnsi="Arial" w:cs="Arial"/>
            <w:sz w:val="24"/>
            <w:szCs w:val="24"/>
          </w:rPr>
          <w:delText xml:space="preserve"> (sonst würde kein Vermittler benötigt)</w:delText>
        </w:r>
      </w:del>
      <w:ins w:id="329" w:author="Lektorat Bauer" w:date="2025-02-26T10:47:00Z" w16du:dateUtc="2025-02-26T09:47:00Z">
        <w:r w:rsidR="00AB60B9">
          <w:rPr>
            <w:rFonts w:ascii="Arial" w:hAnsi="Arial" w:cs="Arial"/>
            <w:sz w:val="24"/>
            <w:szCs w:val="24"/>
          </w:rPr>
          <w:t>, die auf einen Vermittler angewiesen waren,</w:t>
        </w:r>
      </w:ins>
      <w:r w:rsidRPr="00944672">
        <w:rPr>
          <w:rFonts w:ascii="Arial" w:hAnsi="Arial" w:cs="Arial"/>
          <w:sz w:val="24"/>
          <w:szCs w:val="24"/>
        </w:rPr>
        <w:t xml:space="preserve"> und wie Malaysia davon profitieren würde.</w:t>
      </w:r>
    </w:p>
    <w:p w14:paraId="7F484D76" w14:textId="507E2EBB"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Sung Il-Sen hatte heute Abhördienst und erwartete, dass die Auswertung wieder eine langweilige Angelegenheit werden würde. Dabei hätte er fast den wichtigsten Satz des Tages überhört</w:t>
      </w:r>
      <w:del w:id="330" w:author="Lektorat Bauer" w:date="2025-02-26T10:47:00Z" w16du:dateUtc="2025-02-26T09:47:00Z">
        <w:r w:rsidRPr="00944672" w:rsidDel="00AB60B9">
          <w:rPr>
            <w:rFonts w:ascii="Arial" w:hAnsi="Arial" w:cs="Arial"/>
            <w:sz w:val="24"/>
            <w:szCs w:val="24"/>
          </w:rPr>
          <w:delText xml:space="preserve"> (zum Glück lief das Band mit)</w:delText>
        </w:r>
      </w:del>
      <w:r w:rsidRPr="00944672">
        <w:rPr>
          <w:rFonts w:ascii="Arial" w:hAnsi="Arial" w:cs="Arial"/>
          <w:sz w:val="24"/>
          <w:szCs w:val="24"/>
        </w:rPr>
        <w:t xml:space="preserve">. </w:t>
      </w:r>
    </w:p>
    <w:p w14:paraId="13D0AAFF" w14:textId="52EBEFF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„Im nächsten Jahr werden wir die Projekte </w:t>
      </w:r>
      <w:r w:rsidRPr="00944672">
        <w:rPr>
          <w:rFonts w:ascii="Arial" w:hAnsi="Arial" w:cs="Arial"/>
          <w:i/>
          <w:iCs/>
          <w:sz w:val="24"/>
          <w:szCs w:val="24"/>
        </w:rPr>
        <w:t>Sì Huán</w:t>
      </w:r>
      <w:r w:rsidRPr="00944672">
        <w:rPr>
          <w:rFonts w:ascii="Arial" w:hAnsi="Arial" w:cs="Arial"/>
          <w:sz w:val="24"/>
          <w:szCs w:val="24"/>
        </w:rPr>
        <w:t xml:space="preserve"> und </w:t>
      </w:r>
      <w:r w:rsidRPr="00944672">
        <w:rPr>
          <w:rFonts w:ascii="Arial" w:hAnsi="Arial" w:cs="Arial"/>
          <w:i/>
          <w:iCs/>
          <w:sz w:val="24"/>
          <w:szCs w:val="24"/>
        </w:rPr>
        <w:t>Makanan Naga</w:t>
      </w:r>
      <w:r w:rsidRPr="00944672">
        <w:rPr>
          <w:rFonts w:ascii="Arial" w:hAnsi="Arial" w:cs="Arial"/>
          <w:sz w:val="24"/>
          <w:szCs w:val="24"/>
        </w:rPr>
        <w:t xml:space="preserve"> aktivieren müssen</w:t>
      </w:r>
      <w:del w:id="331" w:author="Lektorat Bauer" w:date="2025-02-26T10:47:00Z" w16du:dateUtc="2025-02-26T09:47:00Z">
        <w:r w:rsidRPr="00944672" w:rsidDel="00AB60B9">
          <w:rPr>
            <w:rFonts w:ascii="Arial" w:hAnsi="Arial" w:cs="Arial"/>
            <w:sz w:val="24"/>
            <w:szCs w:val="24"/>
          </w:rPr>
          <w:delText>.</w:delText>
        </w:r>
      </w:del>
      <w:r w:rsidRPr="00944672">
        <w:rPr>
          <w:rFonts w:ascii="Arial" w:hAnsi="Arial" w:cs="Arial"/>
          <w:sz w:val="24"/>
          <w:szCs w:val="24"/>
        </w:rPr>
        <w:t>“</w:t>
      </w:r>
      <w:ins w:id="332" w:author="Lektorat Bauer" w:date="2025-02-26T10:47:00Z" w16du:dateUtc="2025-02-26T09:47:00Z">
        <w:r w:rsidR="00AB60B9">
          <w:rPr>
            <w:rFonts w:ascii="Arial" w:hAnsi="Arial" w:cs="Arial"/>
            <w:sz w:val="24"/>
            <w:szCs w:val="24"/>
          </w:rPr>
          <w:t>,</w:t>
        </w:r>
      </w:ins>
      <w:r w:rsidRPr="00944672">
        <w:rPr>
          <w:rFonts w:ascii="Arial" w:hAnsi="Arial" w:cs="Arial"/>
          <w:sz w:val="24"/>
          <w:szCs w:val="24"/>
        </w:rPr>
        <w:t xml:space="preserve"> </w:t>
      </w:r>
      <w:ins w:id="333" w:author="Lektorat Bauer" w:date="2025-02-26T10:47:00Z" w16du:dateUtc="2025-02-26T09:47:00Z">
        <w:r w:rsidR="00AB60B9">
          <w:rPr>
            <w:rFonts w:ascii="Arial" w:hAnsi="Arial" w:cs="Arial"/>
            <w:sz w:val="24"/>
            <w:szCs w:val="24"/>
          </w:rPr>
          <w:t>s</w:t>
        </w:r>
      </w:ins>
      <w:del w:id="334" w:author="Lektorat Bauer" w:date="2025-02-26T10:47:00Z" w16du:dateUtc="2025-02-26T09:47:00Z">
        <w:r w:rsidRPr="00944672" w:rsidDel="00AB60B9">
          <w:rPr>
            <w:rFonts w:ascii="Arial" w:hAnsi="Arial" w:cs="Arial"/>
            <w:sz w:val="24"/>
            <w:szCs w:val="24"/>
          </w:rPr>
          <w:delText>S</w:delText>
        </w:r>
      </w:del>
      <w:r w:rsidRPr="00944672">
        <w:rPr>
          <w:rFonts w:ascii="Arial" w:hAnsi="Arial" w:cs="Arial"/>
          <w:sz w:val="24"/>
          <w:szCs w:val="24"/>
        </w:rPr>
        <w:t xml:space="preserve">agte bin-Osman </w:t>
      </w:r>
      <w:del w:id="335" w:author="Lektorat Bauer" w:date="2025-02-26T10:48:00Z" w16du:dateUtc="2025-02-26T09:48:00Z">
        <w:r w:rsidRPr="00944672" w:rsidDel="00AB60B9">
          <w:rPr>
            <w:rFonts w:ascii="Arial" w:hAnsi="Arial" w:cs="Arial"/>
            <w:sz w:val="24"/>
            <w:szCs w:val="24"/>
          </w:rPr>
          <w:delText>in leisem Ton</w:delText>
        </w:r>
      </w:del>
      <w:ins w:id="336" w:author="Lektorat Bauer" w:date="2025-02-26T10:48:00Z" w16du:dateUtc="2025-02-26T09:48:00Z">
        <w:r w:rsidR="00AB60B9">
          <w:rPr>
            <w:rFonts w:ascii="Arial" w:hAnsi="Arial" w:cs="Arial"/>
            <w:sz w:val="24"/>
            <w:szCs w:val="24"/>
          </w:rPr>
          <w:t>leise</w:t>
        </w:r>
      </w:ins>
      <w:r w:rsidRPr="00944672">
        <w:rPr>
          <w:rFonts w:ascii="Arial" w:hAnsi="Arial" w:cs="Arial"/>
          <w:sz w:val="24"/>
          <w:szCs w:val="24"/>
        </w:rPr>
        <w:t xml:space="preserve"> und sorgte </w:t>
      </w:r>
      <w:del w:id="337" w:author="Lektorat Bauer" w:date="2025-02-26T10:48:00Z" w16du:dateUtc="2025-02-26T09:48:00Z">
        <w:r w:rsidRPr="00944672" w:rsidDel="00AB60B9">
          <w:rPr>
            <w:rFonts w:ascii="Arial" w:hAnsi="Arial" w:cs="Arial"/>
            <w:sz w:val="24"/>
            <w:szCs w:val="24"/>
          </w:rPr>
          <w:delText xml:space="preserve">damit </w:delText>
        </w:r>
      </w:del>
      <w:r w:rsidRPr="00944672">
        <w:rPr>
          <w:rFonts w:ascii="Arial" w:hAnsi="Arial" w:cs="Arial"/>
          <w:sz w:val="24"/>
          <w:szCs w:val="24"/>
        </w:rPr>
        <w:t>dafür, dass Xi sich verschluckte und hustete</w:t>
      </w:r>
      <w:del w:id="338" w:author="Lektorat Bauer" w:date="2025-02-26T10:48:00Z" w16du:dateUtc="2025-02-26T09:48:00Z">
        <w:r w:rsidRPr="00944672" w:rsidDel="00AB60B9">
          <w:rPr>
            <w:rFonts w:ascii="Arial" w:hAnsi="Arial" w:cs="Arial"/>
            <w:sz w:val="24"/>
            <w:szCs w:val="24"/>
          </w:rPr>
          <w:delText>, dadurch hätte Sung Il-Sen diese Information fast überhört</w:delText>
        </w:r>
      </w:del>
      <w:r w:rsidRPr="00944672">
        <w:rPr>
          <w:rFonts w:ascii="Arial" w:hAnsi="Arial" w:cs="Arial"/>
          <w:sz w:val="24"/>
          <w:szCs w:val="24"/>
        </w:rPr>
        <w:t>.</w:t>
      </w:r>
    </w:p>
    <w:p w14:paraId="473CA751" w14:textId="2B2ED15A"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del w:id="339" w:author="Lektorat Bauer" w:date="2025-02-26T10:48:00Z" w16du:dateUtc="2025-02-26T09:48:00Z">
        <w:r w:rsidRPr="00944672" w:rsidDel="00AB60B9">
          <w:rPr>
            <w:rFonts w:ascii="Arial" w:hAnsi="Arial" w:cs="Arial"/>
            <w:sz w:val="24"/>
            <w:szCs w:val="24"/>
          </w:rPr>
          <w:delText xml:space="preserve">Nach dem Husten sagte </w:delText>
        </w:r>
      </w:del>
      <w:r w:rsidRPr="00944672">
        <w:rPr>
          <w:rFonts w:ascii="Arial" w:hAnsi="Arial" w:cs="Arial"/>
          <w:sz w:val="24"/>
          <w:szCs w:val="24"/>
        </w:rPr>
        <w:t xml:space="preserve">Xi </w:t>
      </w:r>
      <w:ins w:id="340" w:author="Lektorat Bauer" w:date="2025-02-26T10:48:00Z" w16du:dateUtc="2025-02-26T09:48:00Z">
        <w:r w:rsidR="00AB60B9">
          <w:rPr>
            <w:rFonts w:ascii="Arial" w:hAnsi="Arial" w:cs="Arial"/>
            <w:sz w:val="24"/>
            <w:szCs w:val="24"/>
          </w:rPr>
          <w:t xml:space="preserve">entgegnete </w:t>
        </w:r>
      </w:ins>
      <w:r w:rsidRPr="00944672">
        <w:rPr>
          <w:rFonts w:ascii="Arial" w:hAnsi="Arial" w:cs="Arial"/>
          <w:sz w:val="24"/>
          <w:szCs w:val="24"/>
        </w:rPr>
        <w:t>in besorgtem Tonfall: „Wie sicher ist das?“</w:t>
      </w:r>
    </w:p>
    <w:p w14:paraId="7CEBAE7B" w14:textId="274E9E19"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„Ich denke, dass wir das in zwei Monaten wissen.“</w:t>
      </w:r>
      <w:del w:id="341" w:author="Lektorat Bauer" w:date="2025-02-26T10:48:00Z" w16du:dateUtc="2025-02-26T09:48:00Z">
        <w:r w:rsidRPr="00944672" w:rsidDel="00AB60B9">
          <w:rPr>
            <w:rFonts w:ascii="Arial" w:hAnsi="Arial" w:cs="Arial"/>
            <w:sz w:val="24"/>
            <w:szCs w:val="24"/>
          </w:rPr>
          <w:delText xml:space="preserve"> War die Antwort und das Gespräch wandte sich wieder anderen Themen zu.</w:delText>
        </w:r>
      </w:del>
      <w:ins w:id="342" w:author="Lektorat Bauer" w:date="2025-02-26T10:48:00Z" w16du:dateUtc="2025-02-26T09:48:00Z">
        <w:r w:rsidR="00AB60B9">
          <w:rPr>
            <w:rFonts w:ascii="Arial" w:hAnsi="Arial" w:cs="Arial"/>
            <w:sz w:val="24"/>
            <w:szCs w:val="24"/>
          </w:rPr>
          <w:t xml:space="preserve"> Mehr Wörter </w:t>
        </w:r>
      </w:ins>
      <w:ins w:id="343" w:author="Lektorat Bauer" w:date="2025-02-26T10:49:00Z" w16du:dateUtc="2025-02-26T09:49:00Z">
        <w:r w:rsidR="00AB60B9">
          <w:rPr>
            <w:rFonts w:ascii="Arial" w:hAnsi="Arial" w:cs="Arial"/>
            <w:sz w:val="24"/>
            <w:szCs w:val="24"/>
          </w:rPr>
          <w:t>verwendeten die beiden nicht auf die Angelegenheit und das Gespräch wandte sich wieder anderen Themen zu.</w:t>
        </w:r>
      </w:ins>
    </w:p>
    <w:p w14:paraId="78919FA3" w14:textId="67C25E22"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„Verdammt, was habe ich da gerade gehört?“</w:t>
      </w:r>
      <w:ins w:id="344" w:author="Lektorat Bauer" w:date="2025-02-26T10:49:00Z" w16du:dateUtc="2025-02-26T09:49:00Z">
        <w:r w:rsidR="00AB60B9">
          <w:rPr>
            <w:rFonts w:ascii="Arial" w:hAnsi="Arial" w:cs="Arial"/>
            <w:sz w:val="24"/>
            <w:szCs w:val="24"/>
          </w:rPr>
          <w:t>,</w:t>
        </w:r>
      </w:ins>
      <w:r w:rsidRPr="00944672">
        <w:rPr>
          <w:rFonts w:ascii="Arial" w:hAnsi="Arial" w:cs="Arial"/>
          <w:sz w:val="24"/>
          <w:szCs w:val="24"/>
        </w:rPr>
        <w:t xml:space="preserve"> </w:t>
      </w:r>
      <w:del w:id="345" w:author="Lektorat Bauer" w:date="2025-02-26T10:49:00Z" w16du:dateUtc="2025-02-26T09:49:00Z">
        <w:r w:rsidRPr="00944672" w:rsidDel="00AB60B9">
          <w:rPr>
            <w:rFonts w:ascii="Arial" w:hAnsi="Arial" w:cs="Arial"/>
            <w:sz w:val="24"/>
            <w:szCs w:val="24"/>
          </w:rPr>
          <w:delText>F</w:delText>
        </w:r>
      </w:del>
      <w:ins w:id="346" w:author="Lektorat Bauer" w:date="2025-02-26T10:49:00Z" w16du:dateUtc="2025-02-26T09:49:00Z">
        <w:r w:rsidR="00AB60B9">
          <w:rPr>
            <w:rFonts w:ascii="Arial" w:hAnsi="Arial" w:cs="Arial"/>
            <w:sz w:val="24"/>
            <w:szCs w:val="24"/>
          </w:rPr>
          <w:t>f</w:t>
        </w:r>
      </w:ins>
      <w:r w:rsidRPr="00944672">
        <w:rPr>
          <w:rFonts w:ascii="Arial" w:hAnsi="Arial" w:cs="Arial"/>
          <w:sz w:val="24"/>
          <w:szCs w:val="24"/>
        </w:rPr>
        <w:t xml:space="preserve">ragte sich Sung Il-Sen und bereitete eine saubere Abschrift des Gespräches vor. Wenn der General das zu lesen bekommt, wird einiges passieren, dachte er, als er </w:t>
      </w:r>
      <w:ins w:id="347" w:author="Lektorat Bauer" w:date="2025-02-26T10:49:00Z" w16du:dateUtc="2025-02-26T09:49:00Z">
        <w:r w:rsidR="00AB60B9">
          <w:rPr>
            <w:rFonts w:ascii="Arial" w:hAnsi="Arial" w:cs="Arial"/>
            <w:sz w:val="24"/>
            <w:szCs w:val="24"/>
          </w:rPr>
          <w:t>s</w:t>
        </w:r>
      </w:ins>
      <w:r w:rsidRPr="00944672">
        <w:rPr>
          <w:rFonts w:ascii="Arial" w:hAnsi="Arial" w:cs="Arial"/>
          <w:sz w:val="24"/>
          <w:szCs w:val="24"/>
        </w:rPr>
        <w:t>eine Arbeit begann.</w:t>
      </w:r>
    </w:p>
    <w:p w14:paraId="05A63345"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540985B4" w14:textId="77777777" w:rsidR="00944672" w:rsidRPr="00944672" w:rsidRDefault="00944672" w:rsidP="00623B68">
      <w:pPr>
        <w:autoSpaceDE w:val="0"/>
        <w:autoSpaceDN w:val="0"/>
        <w:adjustRightInd w:val="0"/>
        <w:spacing w:after="0" w:line="360" w:lineRule="auto"/>
        <w:jc w:val="center"/>
        <w:rPr>
          <w:rFonts w:ascii="Arial" w:hAnsi="Arial" w:cs="Arial"/>
          <w:sz w:val="24"/>
          <w:szCs w:val="24"/>
        </w:rPr>
      </w:pPr>
      <w:r w:rsidRPr="00944672">
        <w:rPr>
          <w:rFonts w:ascii="Arial" w:hAnsi="Arial" w:cs="Arial"/>
          <w:sz w:val="24"/>
          <w:szCs w:val="24"/>
        </w:rPr>
        <w:t>***</w:t>
      </w:r>
    </w:p>
    <w:p w14:paraId="0C5B279B" w14:textId="77777777" w:rsidR="00944672" w:rsidRPr="00944672" w:rsidRDefault="00944672" w:rsidP="00623B68">
      <w:pPr>
        <w:autoSpaceDE w:val="0"/>
        <w:autoSpaceDN w:val="0"/>
        <w:adjustRightInd w:val="0"/>
        <w:spacing w:after="0" w:line="360" w:lineRule="auto"/>
        <w:ind w:firstLine="227"/>
        <w:jc w:val="center"/>
        <w:rPr>
          <w:rFonts w:ascii="Arial" w:hAnsi="Arial" w:cs="Arial"/>
          <w:sz w:val="24"/>
          <w:szCs w:val="24"/>
        </w:rPr>
      </w:pPr>
    </w:p>
    <w:p w14:paraId="200B174A" w14:textId="6191E44B"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Am Abend setzte er sich vor seinen PC und öffnete die Verschlüsselungsfunktion.  Nachdem die Verbindung offen war</w:t>
      </w:r>
      <w:ins w:id="348" w:author="Lektorat Bauer" w:date="2025-02-26T10:49:00Z" w16du:dateUtc="2025-02-26T09:49:00Z">
        <w:r w:rsidR="00AB60B9">
          <w:rPr>
            <w:rFonts w:ascii="Arial" w:hAnsi="Arial" w:cs="Arial"/>
            <w:sz w:val="24"/>
            <w:szCs w:val="24"/>
          </w:rPr>
          <w:t>,</w:t>
        </w:r>
      </w:ins>
      <w:r w:rsidRPr="00944672">
        <w:rPr>
          <w:rFonts w:ascii="Arial" w:hAnsi="Arial" w:cs="Arial"/>
          <w:sz w:val="24"/>
          <w:szCs w:val="24"/>
        </w:rPr>
        <w:t xml:space="preserve"> schrieb er:</w:t>
      </w:r>
    </w:p>
    <w:p w14:paraId="64892B47"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7D4E21E0"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Malgun Gothic" w:eastAsia="Malgun Gothic" w:hAnsi="Malgun Gothic" w:cs="Malgun Gothic" w:hint="eastAsia"/>
          <w:sz w:val="24"/>
          <w:szCs w:val="24"/>
        </w:rPr>
        <w:t>정보</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상황</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불분명</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순수한</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관찰</w:t>
      </w:r>
    </w:p>
    <w:p w14:paraId="39767B79"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Malgun Gothic" w:eastAsia="Malgun Gothic" w:hAnsi="Malgun Gothic" w:cs="Malgun Gothic" w:hint="eastAsia"/>
          <w:sz w:val="24"/>
          <w:szCs w:val="24"/>
        </w:rPr>
        <w:t>저희</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대표가</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니제르</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대표를</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만났습니다</w:t>
      </w:r>
      <w:r w:rsidRPr="00944672">
        <w:rPr>
          <w:rFonts w:ascii="Arial" w:hAnsi="Arial" w:cs="Arial"/>
          <w:sz w:val="24"/>
          <w:szCs w:val="24"/>
        </w:rPr>
        <w:t>.</w:t>
      </w:r>
    </w:p>
    <w:p w14:paraId="116B966B"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Malgun Gothic" w:eastAsia="Malgun Gothic" w:hAnsi="Malgun Gothic" w:cs="Malgun Gothic" w:hint="eastAsia"/>
          <w:sz w:val="24"/>
          <w:szCs w:val="24"/>
        </w:rPr>
        <w:t>결과는</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다음과</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같습니다</w:t>
      </w:r>
      <w:r w:rsidRPr="00944672">
        <w:rPr>
          <w:rFonts w:ascii="Arial" w:hAnsi="Arial" w:cs="Arial"/>
          <w:sz w:val="24"/>
          <w:szCs w:val="24"/>
        </w:rPr>
        <w:t>.</w:t>
      </w:r>
    </w:p>
    <w:p w14:paraId="677648F5"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 xml:space="preserve">1. </w:t>
      </w:r>
      <w:r w:rsidRPr="00944672">
        <w:rPr>
          <w:rFonts w:ascii="Malgun Gothic" w:eastAsia="Malgun Gothic" w:hAnsi="Malgun Gothic" w:cs="Malgun Gothic" w:hint="eastAsia"/>
          <w:sz w:val="24"/>
          <w:szCs w:val="24"/>
        </w:rPr>
        <w:t>정치적으로</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최신</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정보를</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얻기</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위한</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정기적인</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회담</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개최</w:t>
      </w:r>
    </w:p>
    <w:p w14:paraId="3FD9C0C9"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2. </w:t>
      </w:r>
      <w:r w:rsidRPr="00944672">
        <w:rPr>
          <w:rFonts w:ascii="Malgun Gothic" w:eastAsia="Malgun Gothic" w:hAnsi="Malgun Gothic" w:cs="Malgun Gothic" w:hint="eastAsia"/>
          <w:sz w:val="24"/>
          <w:szCs w:val="24"/>
        </w:rPr>
        <w:t>니제르가</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무기</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구매를</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원함</w:t>
      </w:r>
    </w:p>
    <w:p w14:paraId="1FC5BA6F"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3. </w:t>
      </w:r>
      <w:r w:rsidRPr="00944672">
        <w:rPr>
          <w:rFonts w:ascii="Malgun Gothic" w:eastAsia="Malgun Gothic" w:hAnsi="Malgun Gothic" w:cs="Malgun Gothic" w:hint="eastAsia"/>
          <w:sz w:val="24"/>
          <w:szCs w:val="24"/>
        </w:rPr>
        <w:t>현지</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원자재</w:t>
      </w:r>
      <w:r w:rsidRPr="00944672">
        <w:rPr>
          <w:rFonts w:ascii="Arial" w:hAnsi="Arial" w:cs="Arial"/>
          <w:sz w:val="24"/>
          <w:szCs w:val="24"/>
        </w:rPr>
        <w:t>(</w:t>
      </w:r>
      <w:r w:rsidRPr="00944672">
        <w:rPr>
          <w:rFonts w:ascii="Malgun Gothic" w:eastAsia="Malgun Gothic" w:hAnsi="Malgun Gothic" w:cs="Malgun Gothic" w:hint="eastAsia"/>
          <w:sz w:val="24"/>
          <w:szCs w:val="24"/>
        </w:rPr>
        <w:t>특히</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우라늄</w:t>
      </w:r>
      <w:r w:rsidRPr="00944672">
        <w:rPr>
          <w:rFonts w:ascii="Arial" w:hAnsi="Arial" w:cs="Arial"/>
          <w:sz w:val="24"/>
          <w:szCs w:val="24"/>
        </w:rPr>
        <w:t>)</w:t>
      </w:r>
      <w:r w:rsidRPr="00944672">
        <w:rPr>
          <w:rFonts w:ascii="Malgun Gothic" w:eastAsia="Malgun Gothic" w:hAnsi="Malgun Gothic" w:cs="Malgun Gothic" w:hint="eastAsia"/>
          <w:sz w:val="24"/>
          <w:szCs w:val="24"/>
        </w:rPr>
        <w:t>에</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대한</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우리의</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관심이</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표명되었습니다</w:t>
      </w:r>
      <w:r w:rsidRPr="00944672">
        <w:rPr>
          <w:rFonts w:ascii="Arial" w:hAnsi="Arial" w:cs="Arial"/>
          <w:sz w:val="24"/>
          <w:szCs w:val="24"/>
        </w:rPr>
        <w:t>.</w:t>
      </w:r>
    </w:p>
    <w:p w14:paraId="7F8DFEE0"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4. </w:t>
      </w:r>
      <w:r w:rsidRPr="00944672">
        <w:rPr>
          <w:rFonts w:ascii="Malgun Gothic" w:eastAsia="Malgun Gothic" w:hAnsi="Malgun Gothic" w:cs="Malgun Gothic" w:hint="eastAsia"/>
          <w:sz w:val="24"/>
          <w:szCs w:val="24"/>
        </w:rPr>
        <w:t>니제르는</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바라토</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거래에</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관심이</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있으며</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이에</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상응하는</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가치가</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아직</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협상</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중임</w:t>
      </w:r>
      <w:r w:rsidRPr="00944672">
        <w:rPr>
          <w:rFonts w:ascii="Arial" w:hAnsi="Arial" w:cs="Arial"/>
          <w:sz w:val="24"/>
          <w:szCs w:val="24"/>
        </w:rPr>
        <w:t>.</w:t>
      </w:r>
    </w:p>
    <w:p w14:paraId="0577CD51"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Malgun Gothic" w:eastAsia="Malgun Gothic" w:hAnsi="Malgun Gothic" w:cs="Malgun Gothic" w:hint="eastAsia"/>
          <w:sz w:val="24"/>
          <w:szCs w:val="24"/>
        </w:rPr>
        <w:t>참고</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이</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중</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어느</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것도</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입증된</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것은</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없으며</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단지</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정보일</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뿐입니다</w:t>
      </w:r>
      <w:r w:rsidRPr="00944672">
        <w:rPr>
          <w:rFonts w:ascii="Arial" w:hAnsi="Arial" w:cs="Arial"/>
          <w:sz w:val="24"/>
          <w:szCs w:val="24"/>
        </w:rPr>
        <w:t>.</w:t>
      </w:r>
    </w:p>
    <w:p w14:paraId="600C4C4E"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52D828CC"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Information: Situation unklar, reine Beobachtung</w:t>
      </w:r>
    </w:p>
    <w:p w14:paraId="49A1F97E" w14:textId="2D07BA61"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Unser Vertreter hat sich mit einer Vertreterin </w:t>
      </w:r>
      <w:ins w:id="349" w:author="Lektorat Bauer" w:date="2025-02-26T10:50:00Z" w16du:dateUtc="2025-02-26T09:50:00Z">
        <w:r w:rsidR="00B1473B">
          <w:rPr>
            <w:rFonts w:ascii="Arial" w:hAnsi="Arial" w:cs="Arial"/>
            <w:sz w:val="24"/>
            <w:szCs w:val="24"/>
          </w:rPr>
          <w:t xml:space="preserve">des </w:t>
        </w:r>
      </w:ins>
      <w:r w:rsidRPr="00944672">
        <w:rPr>
          <w:rFonts w:ascii="Arial" w:hAnsi="Arial" w:cs="Arial"/>
          <w:sz w:val="24"/>
          <w:szCs w:val="24"/>
        </w:rPr>
        <w:t>Nigers getroffen.</w:t>
      </w:r>
    </w:p>
    <w:p w14:paraId="65ED3961" w14:textId="34EC6073"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Die Ergebnisse umfassen</w:t>
      </w:r>
      <w:ins w:id="350" w:author="Lektorat Bauer" w:date="2025-02-26T10:50:00Z" w16du:dateUtc="2025-02-26T09:50:00Z">
        <w:r w:rsidR="00B1473B">
          <w:rPr>
            <w:rFonts w:ascii="Arial" w:hAnsi="Arial" w:cs="Arial"/>
            <w:sz w:val="24"/>
            <w:szCs w:val="24"/>
          </w:rPr>
          <w:t>:</w:t>
        </w:r>
      </w:ins>
    </w:p>
    <w:p w14:paraId="58BF1993" w14:textId="0A19A513"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1. </w:t>
      </w:r>
      <w:ins w:id="351" w:author="Lektorat Bauer" w:date="2025-02-26T10:50:00Z" w16du:dateUtc="2025-02-26T09:50:00Z">
        <w:r w:rsidR="00B1473B">
          <w:rPr>
            <w:rFonts w:ascii="Arial" w:hAnsi="Arial" w:cs="Arial"/>
            <w:sz w:val="24"/>
            <w:szCs w:val="24"/>
          </w:rPr>
          <w:t>R</w:t>
        </w:r>
      </w:ins>
      <w:del w:id="352" w:author="Lektorat Bauer" w:date="2025-02-26T10:50:00Z" w16du:dateUtc="2025-02-26T09:50:00Z">
        <w:r w:rsidRPr="00944672" w:rsidDel="00B1473B">
          <w:rPr>
            <w:rFonts w:ascii="Arial" w:hAnsi="Arial" w:cs="Arial"/>
            <w:sz w:val="24"/>
            <w:szCs w:val="24"/>
          </w:rPr>
          <w:delText>r</w:delText>
        </w:r>
      </w:del>
      <w:r w:rsidRPr="00944672">
        <w:rPr>
          <w:rFonts w:ascii="Arial" w:hAnsi="Arial" w:cs="Arial"/>
          <w:sz w:val="24"/>
          <w:szCs w:val="24"/>
        </w:rPr>
        <w:t>egelmäßige Gespräche, um politisch auf dem Laufenden zu bleiben</w:t>
      </w:r>
      <w:ins w:id="353" w:author="Lektorat Bauer" w:date="2025-02-26T10:50:00Z" w16du:dateUtc="2025-02-26T09:50:00Z">
        <w:r w:rsidR="00B1473B">
          <w:rPr>
            <w:rFonts w:ascii="Arial" w:hAnsi="Arial" w:cs="Arial"/>
            <w:sz w:val="24"/>
            <w:szCs w:val="24"/>
          </w:rPr>
          <w:t>.</w:t>
        </w:r>
      </w:ins>
    </w:p>
    <w:p w14:paraId="3645065A" w14:textId="5935D1CD"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2. Niger will Waffen kaufen</w:t>
      </w:r>
      <w:ins w:id="354" w:author="Lektorat Bauer" w:date="2025-02-26T10:50:00Z" w16du:dateUtc="2025-02-26T09:50:00Z">
        <w:r w:rsidR="00B1473B">
          <w:rPr>
            <w:rFonts w:ascii="Arial" w:hAnsi="Arial" w:cs="Arial"/>
            <w:sz w:val="24"/>
            <w:szCs w:val="24"/>
          </w:rPr>
          <w:t>.</w:t>
        </w:r>
      </w:ins>
    </w:p>
    <w:p w14:paraId="11117E65" w14:textId="41E6A1CF"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3. </w:t>
      </w:r>
      <w:ins w:id="355" w:author="Lektorat Bauer" w:date="2025-02-26T10:50:00Z" w16du:dateUtc="2025-02-26T09:50:00Z">
        <w:r w:rsidR="00B1473B">
          <w:rPr>
            <w:rFonts w:ascii="Arial" w:hAnsi="Arial" w:cs="Arial"/>
            <w:sz w:val="24"/>
            <w:szCs w:val="24"/>
          </w:rPr>
          <w:t>U</w:t>
        </w:r>
      </w:ins>
      <w:del w:id="356" w:author="Lektorat Bauer" w:date="2025-02-26T10:50:00Z" w16du:dateUtc="2025-02-26T09:50:00Z">
        <w:r w:rsidRPr="00944672" w:rsidDel="00B1473B">
          <w:rPr>
            <w:rFonts w:ascii="Arial" w:hAnsi="Arial" w:cs="Arial"/>
            <w:sz w:val="24"/>
            <w:szCs w:val="24"/>
          </w:rPr>
          <w:delText>u</w:delText>
        </w:r>
      </w:del>
      <w:r w:rsidRPr="00944672">
        <w:rPr>
          <w:rFonts w:ascii="Arial" w:hAnsi="Arial" w:cs="Arial"/>
          <w:sz w:val="24"/>
          <w:szCs w:val="24"/>
        </w:rPr>
        <w:t>nser Interesse an lokalen Rohstoffen (insbesondere Uran) wurde geäußert.</w:t>
      </w:r>
    </w:p>
    <w:p w14:paraId="672A980B"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4. Niger ist an einem Baratto-Handel interessiert, über den Gegenwert wird noch verhandelt.</w:t>
      </w:r>
    </w:p>
    <w:p w14:paraId="6817D667"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Anmerkung: Nichts davon ist bewiesen, es handelt sich nur um Informationen.</w:t>
      </w:r>
    </w:p>
    <w:p w14:paraId="758929A5"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2A0FA54A"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p>
    <w:p w14:paraId="3544D596" w14:textId="426E9C0A"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 xml:space="preserve">Er fragte sich, ob </w:t>
      </w:r>
      <w:del w:id="357" w:author="Lektorat Bauer" w:date="2025-02-26T10:51:00Z" w16du:dateUtc="2025-02-26T09:51:00Z">
        <w:r w:rsidRPr="00944672" w:rsidDel="00B1473B">
          <w:rPr>
            <w:rFonts w:ascii="Arial" w:hAnsi="Arial" w:cs="Arial"/>
            <w:sz w:val="24"/>
            <w:szCs w:val="24"/>
          </w:rPr>
          <w:delText xml:space="preserve">das </w:delText>
        </w:r>
      </w:del>
      <w:ins w:id="358" w:author="Lektorat Bauer" w:date="2025-02-26T10:51:00Z" w16du:dateUtc="2025-02-26T09:51:00Z">
        <w:r w:rsidR="00B1473B">
          <w:rPr>
            <w:rFonts w:ascii="Arial" w:hAnsi="Arial" w:cs="Arial"/>
            <w:sz w:val="24"/>
            <w:szCs w:val="24"/>
          </w:rPr>
          <w:t>es</w:t>
        </w:r>
        <w:r w:rsidR="00B1473B" w:rsidRPr="00944672">
          <w:rPr>
            <w:rFonts w:ascii="Arial" w:hAnsi="Arial" w:cs="Arial"/>
            <w:sz w:val="24"/>
            <w:szCs w:val="24"/>
          </w:rPr>
          <w:t xml:space="preserve"> </w:t>
        </w:r>
      </w:ins>
      <w:r w:rsidRPr="00944672">
        <w:rPr>
          <w:rFonts w:ascii="Arial" w:hAnsi="Arial" w:cs="Arial"/>
          <w:sz w:val="24"/>
          <w:szCs w:val="24"/>
        </w:rPr>
        <w:t>in Ordnung war, dass er das weitergegeben hatte, aber sein Bauchgefühl hatte ihn dazu veranlasst.</w:t>
      </w:r>
    </w:p>
    <w:p w14:paraId="2CC29CD5" w14:textId="369FE400"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Er schloss das System und </w:t>
      </w:r>
      <w:del w:id="359" w:author="Lektorat Bauer" w:date="2025-02-26T10:51:00Z" w16du:dateUtc="2025-02-26T09:51:00Z">
        <w:r w:rsidRPr="00944672" w:rsidDel="00B1473B">
          <w:rPr>
            <w:rFonts w:ascii="Arial" w:hAnsi="Arial" w:cs="Arial"/>
            <w:sz w:val="24"/>
            <w:szCs w:val="24"/>
          </w:rPr>
          <w:delText>gng</w:delText>
        </w:r>
      </w:del>
      <w:ins w:id="360" w:author="Lektorat Bauer" w:date="2025-02-26T10:51:00Z" w16du:dateUtc="2025-02-26T09:51:00Z">
        <w:r w:rsidR="00B1473B" w:rsidRPr="00944672">
          <w:rPr>
            <w:rFonts w:ascii="Arial" w:hAnsi="Arial" w:cs="Arial"/>
            <w:sz w:val="24"/>
            <w:szCs w:val="24"/>
          </w:rPr>
          <w:t>ging</w:t>
        </w:r>
      </w:ins>
      <w:r w:rsidRPr="00944672">
        <w:rPr>
          <w:rFonts w:ascii="Arial" w:hAnsi="Arial" w:cs="Arial"/>
          <w:sz w:val="24"/>
          <w:szCs w:val="24"/>
        </w:rPr>
        <w:t xml:space="preserve"> zu seiner Familie</w:t>
      </w:r>
      <w:ins w:id="361" w:author="Lektorat Bauer" w:date="2025-02-26T10:51:00Z" w16du:dateUtc="2025-02-26T09:51:00Z">
        <w:r w:rsidR="00B1473B">
          <w:rPr>
            <w:rFonts w:ascii="Arial" w:hAnsi="Arial" w:cs="Arial"/>
            <w:sz w:val="24"/>
            <w:szCs w:val="24"/>
          </w:rPr>
          <w:t>,</w:t>
        </w:r>
      </w:ins>
      <w:r w:rsidRPr="00944672">
        <w:rPr>
          <w:rFonts w:ascii="Arial" w:hAnsi="Arial" w:cs="Arial"/>
          <w:sz w:val="24"/>
          <w:szCs w:val="24"/>
        </w:rPr>
        <w:t xml:space="preserve"> um zu Abend zu essen.</w:t>
      </w:r>
    </w:p>
    <w:p w14:paraId="410759D7" w14:textId="386F16B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Nach dem Abendessen, </w:t>
      </w:r>
      <w:del w:id="362" w:author="Lektorat Bauer" w:date="2025-02-26T10:51:00Z" w16du:dateUtc="2025-02-26T09:51:00Z">
        <w:r w:rsidRPr="00944672" w:rsidDel="00B1473B">
          <w:rPr>
            <w:rFonts w:ascii="Arial" w:hAnsi="Arial" w:cs="Arial"/>
            <w:sz w:val="24"/>
            <w:szCs w:val="24"/>
          </w:rPr>
          <w:delText>öffnte</w:delText>
        </w:r>
      </w:del>
      <w:ins w:id="363" w:author="Lektorat Bauer" w:date="2025-02-26T10:51:00Z" w16du:dateUtc="2025-02-26T09:51:00Z">
        <w:r w:rsidR="00B1473B" w:rsidRPr="00944672">
          <w:rPr>
            <w:rFonts w:ascii="Arial" w:hAnsi="Arial" w:cs="Arial"/>
            <w:sz w:val="24"/>
            <w:szCs w:val="24"/>
          </w:rPr>
          <w:t>öffnet</w:t>
        </w:r>
        <w:r w:rsidR="00B1473B">
          <w:rPr>
            <w:rFonts w:ascii="Arial" w:hAnsi="Arial" w:cs="Arial"/>
            <w:sz w:val="24"/>
            <w:szCs w:val="24"/>
          </w:rPr>
          <w:t>e er</w:t>
        </w:r>
      </w:ins>
      <w:r w:rsidRPr="00944672">
        <w:rPr>
          <w:rFonts w:ascii="Arial" w:hAnsi="Arial" w:cs="Arial"/>
          <w:sz w:val="24"/>
          <w:szCs w:val="24"/>
        </w:rPr>
        <w:t xml:space="preserve"> das System noch einmal und schrieb eine weitere Meldung:</w:t>
      </w:r>
    </w:p>
    <w:p w14:paraId="520E6B5D"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Malgun Gothic" w:eastAsia="Malgun Gothic" w:hAnsi="Malgun Gothic" w:cs="Malgun Gothic" w:hint="eastAsia"/>
          <w:sz w:val="24"/>
          <w:szCs w:val="24"/>
        </w:rPr>
        <w:t>중화인민공화국</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대표와</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말레이시아</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연방</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대표</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간의</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대화에</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대한</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정보입니다</w:t>
      </w:r>
      <w:r w:rsidRPr="00944672">
        <w:rPr>
          <w:rFonts w:ascii="Arial" w:hAnsi="Arial" w:cs="Arial"/>
          <w:sz w:val="24"/>
          <w:szCs w:val="24"/>
        </w:rPr>
        <w:t>.</w:t>
      </w:r>
    </w:p>
    <w:p w14:paraId="0E39BBF6"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Malgun Gothic" w:eastAsia="Malgun Gothic" w:hAnsi="Malgun Gothic" w:cs="Malgun Gothic" w:hint="eastAsia"/>
          <w:sz w:val="24"/>
          <w:szCs w:val="24"/>
        </w:rPr>
        <w:t>대화</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내용은</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명확하지</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않지만</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말레이시아</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대표는</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가까운</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시일</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내에</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두</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개의</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프로젝트가</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시작될</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것이라고</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언급했고</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중국</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대표는</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숨이</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막혔습니다</w:t>
      </w:r>
      <w:r w:rsidRPr="00944672">
        <w:rPr>
          <w:rFonts w:ascii="Arial" w:hAnsi="Arial" w:cs="Arial"/>
          <w:sz w:val="24"/>
          <w:szCs w:val="24"/>
        </w:rPr>
        <w:t>.</w:t>
      </w:r>
    </w:p>
    <w:p w14:paraId="57EC726E"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Malgun Gothic" w:eastAsia="Malgun Gothic" w:hAnsi="Malgun Gothic" w:cs="Malgun Gothic" w:hint="eastAsia"/>
          <w:sz w:val="24"/>
          <w:szCs w:val="24"/>
        </w:rPr>
        <w:t>다음은</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녹음된</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문구입니다</w:t>
      </w:r>
      <w:r w:rsidRPr="00944672">
        <w:rPr>
          <w:rFonts w:ascii="Arial" w:hAnsi="Arial" w:cs="Arial"/>
          <w:sz w:val="24"/>
          <w:szCs w:val="24"/>
        </w:rPr>
        <w:t>:</w:t>
      </w:r>
    </w:p>
    <w:p w14:paraId="24EECA4B"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Malgun Gothic" w:eastAsia="Malgun Gothic" w:hAnsi="Malgun Gothic" w:cs="Malgun Gothic" w:hint="eastAsia"/>
          <w:sz w:val="24"/>
          <w:szCs w:val="24"/>
        </w:rPr>
        <w:lastRenderedPageBreak/>
        <w:t>말레이시아</w:t>
      </w:r>
      <w:r w:rsidRPr="00944672">
        <w:rPr>
          <w:rFonts w:ascii="Arial" w:hAnsi="Arial" w:cs="Arial"/>
          <w:sz w:val="24"/>
          <w:szCs w:val="24"/>
        </w:rPr>
        <w:t>: “</w:t>
      </w:r>
      <w:r w:rsidRPr="00944672">
        <w:rPr>
          <w:rFonts w:ascii="Malgun Gothic" w:eastAsia="Malgun Gothic" w:hAnsi="Malgun Gothic" w:cs="Malgun Gothic" w:hint="eastAsia"/>
          <w:sz w:val="24"/>
          <w:szCs w:val="24"/>
        </w:rPr>
        <w:t>내년에는</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시환</w:t>
      </w:r>
      <w:r w:rsidRPr="00944672">
        <w:rPr>
          <w:rFonts w:ascii="Arial" w:hAnsi="Arial" w:cs="Arial"/>
          <w:sz w:val="24"/>
          <w:szCs w:val="24"/>
        </w:rPr>
        <w:t>(‘</w:t>
      </w:r>
      <w:r w:rsidRPr="00944672">
        <w:rPr>
          <w:rFonts w:ascii="Malgun Gothic" w:eastAsia="Malgun Gothic" w:hAnsi="Malgun Gothic" w:cs="Malgun Gothic" w:hint="eastAsia"/>
          <w:sz w:val="24"/>
          <w:szCs w:val="24"/>
        </w:rPr>
        <w:t>기뻐할</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수</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있다</w:t>
      </w:r>
      <w:r w:rsidRPr="00944672">
        <w:rPr>
          <w:rFonts w:ascii="Arial" w:hAnsi="Arial" w:cs="Arial"/>
          <w:sz w:val="24"/>
          <w:szCs w:val="24"/>
        </w:rPr>
        <w:t>’ ??)</w:t>
      </w:r>
      <w:r w:rsidRPr="00944672">
        <w:rPr>
          <w:rFonts w:ascii="Malgun Gothic" w:eastAsia="Malgun Gothic" w:hAnsi="Malgun Gothic" w:cs="Malgun Gothic" w:hint="eastAsia"/>
          <w:sz w:val="24"/>
          <w:szCs w:val="24"/>
        </w:rPr>
        <w:t>과</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마카난</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나가</w:t>
      </w:r>
      <w:r w:rsidRPr="00944672">
        <w:rPr>
          <w:rFonts w:ascii="Arial" w:hAnsi="Arial" w:cs="Arial"/>
          <w:sz w:val="24"/>
          <w:szCs w:val="24"/>
        </w:rPr>
        <w:t>(</w:t>
      </w:r>
      <w:r w:rsidRPr="00944672">
        <w:rPr>
          <w:rFonts w:ascii="Malgun Gothic" w:eastAsia="Malgun Gothic" w:hAnsi="Malgun Gothic" w:cs="Malgun Gothic" w:hint="eastAsia"/>
          <w:sz w:val="24"/>
          <w:szCs w:val="24"/>
        </w:rPr>
        <w:t>드래곤</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푸드</w:t>
      </w:r>
      <w:r w:rsidRPr="00944672">
        <w:rPr>
          <w:rFonts w:ascii="Arial" w:hAnsi="Arial" w:cs="Arial"/>
          <w:sz w:val="24"/>
          <w:szCs w:val="24"/>
        </w:rPr>
        <w:t xml:space="preserve"> ??) </w:t>
      </w:r>
      <w:r w:rsidRPr="00944672">
        <w:rPr>
          <w:rFonts w:ascii="Malgun Gothic" w:eastAsia="Malgun Gothic" w:hAnsi="Malgun Gothic" w:cs="Malgun Gothic" w:hint="eastAsia"/>
          <w:sz w:val="24"/>
          <w:szCs w:val="24"/>
        </w:rPr>
        <w:t>프로젝트를</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활성화해야</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할</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것입니다</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빈</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오스만이</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낮은</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어조로</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중국에</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말했다</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목이</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막히고</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기침이</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났다</w:t>
      </w:r>
      <w:r w:rsidRPr="00944672">
        <w:rPr>
          <w:rFonts w:ascii="Arial" w:hAnsi="Arial" w:cs="Arial"/>
          <w:sz w:val="24"/>
          <w:szCs w:val="24"/>
        </w:rPr>
        <w:t>.</w:t>
      </w:r>
    </w:p>
    <w:p w14:paraId="77D35B09"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Malgun Gothic" w:eastAsia="Malgun Gothic" w:hAnsi="Malgun Gothic" w:cs="Malgun Gothic" w:hint="eastAsia"/>
          <w:sz w:val="24"/>
          <w:szCs w:val="24"/>
        </w:rPr>
        <w:t>중국</w:t>
      </w:r>
      <w:r w:rsidRPr="00944672">
        <w:rPr>
          <w:rFonts w:ascii="Arial" w:hAnsi="Arial" w:cs="Arial"/>
          <w:sz w:val="24"/>
          <w:szCs w:val="24"/>
        </w:rPr>
        <w:t>: “</w:t>
      </w:r>
      <w:r w:rsidRPr="00944672">
        <w:rPr>
          <w:rFonts w:ascii="Malgun Gothic" w:eastAsia="Malgun Gothic" w:hAnsi="Malgun Gothic" w:cs="Malgun Gothic" w:hint="eastAsia"/>
          <w:sz w:val="24"/>
          <w:szCs w:val="24"/>
        </w:rPr>
        <w:t>얼마나</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확실합니까</w:t>
      </w:r>
      <w:r w:rsidRPr="00944672">
        <w:rPr>
          <w:rFonts w:ascii="Arial" w:hAnsi="Arial" w:cs="Arial"/>
          <w:sz w:val="24"/>
          <w:szCs w:val="24"/>
        </w:rPr>
        <w:t>?”</w:t>
      </w:r>
    </w:p>
    <w:p w14:paraId="02586687"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Malgun Gothic" w:eastAsia="Malgun Gothic" w:hAnsi="Malgun Gothic" w:cs="Malgun Gothic" w:hint="eastAsia"/>
          <w:sz w:val="24"/>
          <w:szCs w:val="24"/>
        </w:rPr>
        <w:t>말레이시아</w:t>
      </w:r>
      <w:r w:rsidRPr="00944672">
        <w:rPr>
          <w:rFonts w:ascii="Arial" w:hAnsi="Arial" w:cs="Arial"/>
          <w:sz w:val="24"/>
          <w:szCs w:val="24"/>
        </w:rPr>
        <w:t>: “</w:t>
      </w:r>
      <w:r w:rsidRPr="00944672">
        <w:rPr>
          <w:rFonts w:ascii="Malgun Gothic" w:eastAsia="Malgun Gothic" w:hAnsi="Malgun Gothic" w:cs="Malgun Gothic" w:hint="eastAsia"/>
          <w:sz w:val="24"/>
          <w:szCs w:val="24"/>
        </w:rPr>
        <w:t>두</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달</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후면</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알</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수</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있을</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것</w:t>
      </w:r>
      <w:r w:rsidRPr="00944672">
        <w:rPr>
          <w:rFonts w:ascii="Arial" w:hAnsi="Arial" w:cs="Arial"/>
          <w:sz w:val="24"/>
          <w:szCs w:val="24"/>
        </w:rPr>
        <w:t xml:space="preserve"> </w:t>
      </w:r>
      <w:r w:rsidRPr="00944672">
        <w:rPr>
          <w:rFonts w:ascii="Malgun Gothic" w:eastAsia="Malgun Gothic" w:hAnsi="Malgun Gothic" w:cs="Malgun Gothic" w:hint="eastAsia"/>
          <w:sz w:val="24"/>
          <w:szCs w:val="24"/>
        </w:rPr>
        <w:t>같습니다</w:t>
      </w:r>
      <w:r w:rsidRPr="00944672">
        <w:rPr>
          <w:rFonts w:ascii="Arial" w:hAnsi="Arial" w:cs="Arial"/>
          <w:sz w:val="24"/>
          <w:szCs w:val="24"/>
        </w:rPr>
        <w:t>.”</w:t>
      </w:r>
    </w:p>
    <w:p w14:paraId="1461FF12"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0E830799"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Information über ein Gespräch zwischen einem Vertreter der Volksrepublik China und einem Vertreter der Föderation Malaysia.</w:t>
      </w:r>
    </w:p>
    <w:p w14:paraId="53C72996" w14:textId="431F3EEB"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Das Gespräch </w:t>
      </w:r>
      <w:del w:id="364" w:author="Lektorat Bauer" w:date="2025-02-26T10:51:00Z" w16du:dateUtc="2025-02-26T09:51:00Z">
        <w:r w:rsidRPr="00944672" w:rsidDel="00B1473B">
          <w:rPr>
            <w:rFonts w:ascii="Arial" w:hAnsi="Arial" w:cs="Arial"/>
            <w:sz w:val="24"/>
            <w:szCs w:val="24"/>
          </w:rPr>
          <w:delText xml:space="preserve">macht </w:delText>
        </w:r>
      </w:del>
      <w:ins w:id="365" w:author="Lektorat Bauer" w:date="2025-02-26T10:51:00Z" w16du:dateUtc="2025-02-26T09:51:00Z">
        <w:r w:rsidR="00B1473B">
          <w:rPr>
            <w:rFonts w:ascii="Arial" w:hAnsi="Arial" w:cs="Arial"/>
            <w:sz w:val="24"/>
            <w:szCs w:val="24"/>
          </w:rPr>
          <w:t>ergibt</w:t>
        </w:r>
        <w:r w:rsidR="00B1473B" w:rsidRPr="00944672">
          <w:rPr>
            <w:rFonts w:ascii="Arial" w:hAnsi="Arial" w:cs="Arial"/>
            <w:sz w:val="24"/>
            <w:szCs w:val="24"/>
          </w:rPr>
          <w:t xml:space="preserve"> </w:t>
        </w:r>
      </w:ins>
      <w:r w:rsidRPr="00944672">
        <w:rPr>
          <w:rFonts w:ascii="Arial" w:hAnsi="Arial" w:cs="Arial"/>
          <w:sz w:val="24"/>
          <w:szCs w:val="24"/>
        </w:rPr>
        <w:t>keinen offensichtlichen Sinn, aber der malaysische Vertreter erwähnte, dass in naher Zukunft zwei Projekte gestartet werden, woraufhin der chinesische Vertreter sich verschluckte.</w:t>
      </w:r>
    </w:p>
    <w:p w14:paraId="1A933164"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Anbei der aufgezeichnete Wortlaut:</w:t>
      </w:r>
    </w:p>
    <w:p w14:paraId="16AD4860" w14:textId="77777777" w:rsidR="00B1473B" w:rsidRDefault="00944672" w:rsidP="00623B68">
      <w:pPr>
        <w:autoSpaceDE w:val="0"/>
        <w:autoSpaceDN w:val="0"/>
        <w:adjustRightInd w:val="0"/>
        <w:spacing w:after="0" w:line="360" w:lineRule="auto"/>
        <w:ind w:firstLine="227"/>
        <w:jc w:val="both"/>
        <w:rPr>
          <w:ins w:id="366" w:author="Lektorat Bauer" w:date="2025-02-26T10:52:00Z" w16du:dateUtc="2025-02-26T09:52:00Z"/>
          <w:rFonts w:ascii="Arial" w:hAnsi="Arial" w:cs="Arial"/>
          <w:sz w:val="24"/>
          <w:szCs w:val="24"/>
        </w:rPr>
      </w:pPr>
      <w:r w:rsidRPr="00944672">
        <w:rPr>
          <w:rFonts w:ascii="Arial" w:hAnsi="Arial" w:cs="Arial"/>
          <w:sz w:val="24"/>
          <w:szCs w:val="24"/>
        </w:rPr>
        <w:t>Malaysia: „Im nächsten Jahr werden wir die Projekte Sì Huán (</w:t>
      </w:r>
      <w:ins w:id="367" w:author="Lektorat Bauer" w:date="2025-02-26T10:52:00Z" w16du:dateUtc="2025-02-26T09:52:00Z">
        <w:r w:rsidR="00B1473B">
          <w:rPr>
            <w:rFonts w:ascii="Arial" w:hAnsi="Arial" w:cs="Arial"/>
            <w:sz w:val="24"/>
            <w:szCs w:val="24"/>
          </w:rPr>
          <w:t>„</w:t>
        </w:r>
      </w:ins>
      <w:del w:id="368" w:author="Lektorat Bauer" w:date="2025-02-26T10:52:00Z" w16du:dateUtc="2025-02-26T09:52:00Z">
        <w:r w:rsidRPr="00944672" w:rsidDel="00B1473B">
          <w:rPr>
            <w:rFonts w:ascii="Arial" w:hAnsi="Arial" w:cs="Arial"/>
            <w:sz w:val="24"/>
            <w:szCs w:val="24"/>
          </w:rPr>
          <w:delText>“</w:delText>
        </w:r>
      </w:del>
      <w:r w:rsidRPr="00944672">
        <w:rPr>
          <w:rFonts w:ascii="Arial" w:hAnsi="Arial" w:cs="Arial"/>
          <w:sz w:val="24"/>
          <w:szCs w:val="24"/>
        </w:rPr>
        <w:t>sich freuen zu können</w:t>
      </w:r>
      <w:ins w:id="369" w:author="Lektorat Bauer" w:date="2025-02-26T10:52:00Z" w16du:dateUtc="2025-02-26T09:52:00Z">
        <w:r w:rsidR="00B1473B">
          <w:rPr>
            <w:rFonts w:ascii="Arial" w:hAnsi="Arial" w:cs="Arial"/>
            <w:sz w:val="24"/>
            <w:szCs w:val="24"/>
          </w:rPr>
          <w:t>“</w:t>
        </w:r>
      </w:ins>
      <w:del w:id="370" w:author="Lektorat Bauer" w:date="2025-02-26T10:52:00Z" w16du:dateUtc="2025-02-26T09:52:00Z">
        <w:r w:rsidRPr="00944672" w:rsidDel="00B1473B">
          <w:rPr>
            <w:rFonts w:ascii="Arial" w:hAnsi="Arial" w:cs="Arial"/>
            <w:sz w:val="24"/>
            <w:szCs w:val="24"/>
          </w:rPr>
          <w:delText>”</w:delText>
        </w:r>
      </w:del>
      <w:r w:rsidRPr="00944672">
        <w:rPr>
          <w:rFonts w:ascii="Arial" w:hAnsi="Arial" w:cs="Arial"/>
          <w:sz w:val="24"/>
          <w:szCs w:val="24"/>
        </w:rPr>
        <w:t xml:space="preserve"> ??) und Makanan Naga (</w:t>
      </w:r>
      <w:ins w:id="371" w:author="Lektorat Bauer" w:date="2025-02-26T10:52:00Z" w16du:dateUtc="2025-02-26T09:52:00Z">
        <w:r w:rsidR="00B1473B">
          <w:rPr>
            <w:rFonts w:ascii="Arial" w:hAnsi="Arial" w:cs="Arial"/>
            <w:sz w:val="24"/>
            <w:szCs w:val="24"/>
          </w:rPr>
          <w:t>„</w:t>
        </w:r>
      </w:ins>
      <w:r w:rsidRPr="00944672">
        <w:rPr>
          <w:rFonts w:ascii="Arial" w:hAnsi="Arial" w:cs="Arial"/>
          <w:sz w:val="24"/>
          <w:szCs w:val="24"/>
        </w:rPr>
        <w:t>Drachenfutter</w:t>
      </w:r>
      <w:ins w:id="372" w:author="Lektorat Bauer" w:date="2025-02-26T10:52:00Z" w16du:dateUtc="2025-02-26T09:52:00Z">
        <w:r w:rsidR="00B1473B">
          <w:rPr>
            <w:rFonts w:ascii="Arial" w:hAnsi="Arial" w:cs="Arial"/>
            <w:sz w:val="24"/>
            <w:szCs w:val="24"/>
          </w:rPr>
          <w:t>“</w:t>
        </w:r>
      </w:ins>
      <w:r w:rsidRPr="00944672">
        <w:rPr>
          <w:rFonts w:ascii="Arial" w:hAnsi="Arial" w:cs="Arial"/>
          <w:sz w:val="24"/>
          <w:szCs w:val="24"/>
        </w:rPr>
        <w:t xml:space="preserve">??) </w:t>
      </w:r>
      <w:ins w:id="373" w:author="Lektorat Bauer" w:date="2025-02-26T10:52:00Z" w16du:dateUtc="2025-02-26T09:52:00Z">
        <w:r w:rsidR="00B1473B">
          <w:rPr>
            <w:rFonts w:ascii="Arial" w:hAnsi="Arial" w:cs="Arial"/>
            <w:sz w:val="24"/>
            <w:szCs w:val="24"/>
          </w:rPr>
          <w:t>a</w:t>
        </w:r>
      </w:ins>
      <w:del w:id="374" w:author="Lektorat Bauer" w:date="2025-02-26T10:52:00Z" w16du:dateUtc="2025-02-26T09:52:00Z">
        <w:r w:rsidRPr="00944672" w:rsidDel="00B1473B">
          <w:rPr>
            <w:rFonts w:ascii="Arial" w:hAnsi="Arial" w:cs="Arial"/>
            <w:sz w:val="24"/>
            <w:szCs w:val="24"/>
          </w:rPr>
          <w:delText>A</w:delText>
        </w:r>
      </w:del>
      <w:r w:rsidRPr="00944672">
        <w:rPr>
          <w:rFonts w:ascii="Arial" w:hAnsi="Arial" w:cs="Arial"/>
          <w:sz w:val="24"/>
          <w:szCs w:val="24"/>
        </w:rPr>
        <w:t>ktivieren müssen</w:t>
      </w:r>
      <w:del w:id="375" w:author="Lektorat Bauer" w:date="2025-02-26T10:52:00Z" w16du:dateUtc="2025-02-26T09:52:00Z">
        <w:r w:rsidRPr="00944672" w:rsidDel="00B1473B">
          <w:rPr>
            <w:rFonts w:ascii="Arial" w:hAnsi="Arial" w:cs="Arial"/>
            <w:sz w:val="24"/>
            <w:szCs w:val="24"/>
          </w:rPr>
          <w:delText>.</w:delText>
        </w:r>
      </w:del>
      <w:r w:rsidRPr="00944672">
        <w:rPr>
          <w:rFonts w:ascii="Arial" w:hAnsi="Arial" w:cs="Arial"/>
          <w:sz w:val="24"/>
          <w:szCs w:val="24"/>
        </w:rPr>
        <w:t>“</w:t>
      </w:r>
      <w:ins w:id="376" w:author="Lektorat Bauer" w:date="2025-02-26T10:52:00Z" w16du:dateUtc="2025-02-26T09:52:00Z">
        <w:r w:rsidR="00B1473B">
          <w:rPr>
            <w:rFonts w:ascii="Arial" w:hAnsi="Arial" w:cs="Arial"/>
            <w:sz w:val="24"/>
            <w:szCs w:val="24"/>
          </w:rPr>
          <w:t>,</w:t>
        </w:r>
      </w:ins>
      <w:r w:rsidRPr="00944672">
        <w:rPr>
          <w:rFonts w:ascii="Arial" w:hAnsi="Arial" w:cs="Arial"/>
          <w:sz w:val="24"/>
          <w:szCs w:val="24"/>
        </w:rPr>
        <w:t xml:space="preserve"> </w:t>
      </w:r>
      <w:ins w:id="377" w:author="Lektorat Bauer" w:date="2025-02-26T10:52:00Z" w16du:dateUtc="2025-02-26T09:52:00Z">
        <w:r w:rsidR="00B1473B">
          <w:rPr>
            <w:rFonts w:ascii="Arial" w:hAnsi="Arial" w:cs="Arial"/>
            <w:sz w:val="24"/>
            <w:szCs w:val="24"/>
          </w:rPr>
          <w:t>s</w:t>
        </w:r>
      </w:ins>
      <w:del w:id="378" w:author="Lektorat Bauer" w:date="2025-02-26T10:52:00Z" w16du:dateUtc="2025-02-26T09:52:00Z">
        <w:r w:rsidRPr="00944672" w:rsidDel="00B1473B">
          <w:rPr>
            <w:rFonts w:ascii="Arial" w:hAnsi="Arial" w:cs="Arial"/>
            <w:sz w:val="24"/>
            <w:szCs w:val="24"/>
          </w:rPr>
          <w:delText>S</w:delText>
        </w:r>
      </w:del>
      <w:r w:rsidRPr="00944672">
        <w:rPr>
          <w:rFonts w:ascii="Arial" w:hAnsi="Arial" w:cs="Arial"/>
          <w:sz w:val="24"/>
          <w:szCs w:val="24"/>
        </w:rPr>
        <w:t xml:space="preserve">agte </w:t>
      </w:r>
      <w:del w:id="379" w:author="Lektorat Bauer" w:date="2025-02-26T10:52:00Z" w16du:dateUtc="2025-02-26T09:52:00Z">
        <w:r w:rsidRPr="00944672" w:rsidDel="00B1473B">
          <w:rPr>
            <w:rFonts w:ascii="Arial" w:hAnsi="Arial" w:cs="Arial"/>
            <w:sz w:val="24"/>
            <w:szCs w:val="24"/>
          </w:rPr>
          <w:delText>bin-Osman</w:delText>
        </w:r>
      </w:del>
      <w:ins w:id="380" w:author="Lektorat Bauer" w:date="2025-02-26T10:52:00Z" w16du:dateUtc="2025-02-26T09:52:00Z">
        <w:r w:rsidR="00B1473B">
          <w:rPr>
            <w:rFonts w:ascii="Arial" w:hAnsi="Arial" w:cs="Arial"/>
            <w:sz w:val="24"/>
            <w:szCs w:val="24"/>
          </w:rPr>
          <w:t>Malaysia</w:t>
        </w:r>
      </w:ins>
      <w:r w:rsidRPr="00944672">
        <w:rPr>
          <w:rFonts w:ascii="Arial" w:hAnsi="Arial" w:cs="Arial"/>
          <w:sz w:val="24"/>
          <w:szCs w:val="24"/>
        </w:rPr>
        <w:t xml:space="preserve"> in leisem Ton </w:t>
      </w:r>
    </w:p>
    <w:p w14:paraId="1BDA9143" w14:textId="4C5982F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China</w:t>
      </w:r>
      <w:del w:id="381" w:author="Lektorat Bauer" w:date="2025-02-26T10:52:00Z" w16du:dateUtc="2025-02-26T09:52:00Z">
        <w:r w:rsidRPr="00944672" w:rsidDel="00B1473B">
          <w:rPr>
            <w:rFonts w:ascii="Arial" w:hAnsi="Arial" w:cs="Arial"/>
            <w:sz w:val="24"/>
            <w:szCs w:val="24"/>
          </w:rPr>
          <w:delText>:</w:delText>
        </w:r>
      </w:del>
      <w:r w:rsidRPr="00944672">
        <w:rPr>
          <w:rFonts w:ascii="Arial" w:hAnsi="Arial" w:cs="Arial"/>
          <w:sz w:val="24"/>
          <w:szCs w:val="24"/>
        </w:rPr>
        <w:t xml:space="preserve"> verschluckte sich und hustete.</w:t>
      </w:r>
    </w:p>
    <w:p w14:paraId="2B037934"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China: „Wie sicher ist das?“</w:t>
      </w:r>
    </w:p>
    <w:p w14:paraId="3F4D8CC4"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Malaysia: „Ich denke, dass wir das in zwei Monaten wissen.“</w:t>
      </w:r>
    </w:p>
    <w:p w14:paraId="1D1E22FB" w14:textId="77777777" w:rsidR="00944672" w:rsidRPr="00944672" w:rsidRDefault="00944672" w:rsidP="00623B68">
      <w:pPr>
        <w:keepNext/>
        <w:keepLines/>
        <w:pageBreakBefore/>
        <w:numPr>
          <w:ilvl w:val="0"/>
          <w:numId w:val="1"/>
        </w:numPr>
        <w:suppressAutoHyphens/>
        <w:autoSpaceDE w:val="0"/>
        <w:autoSpaceDN w:val="0"/>
        <w:adjustRightInd w:val="0"/>
        <w:spacing w:before="744" w:after="120" w:line="360" w:lineRule="auto"/>
        <w:jc w:val="center"/>
        <w:outlineLvl w:val="0"/>
        <w:rPr>
          <w:rFonts w:ascii="Arial" w:hAnsi="Arial" w:cs="Arial"/>
          <w:b/>
          <w:bCs/>
          <w:sz w:val="24"/>
          <w:szCs w:val="24"/>
        </w:rPr>
      </w:pPr>
      <w:r w:rsidRPr="00944672">
        <w:rPr>
          <w:rFonts w:ascii="Arial" w:hAnsi="Arial" w:cs="Arial"/>
          <w:b/>
          <w:bCs/>
          <w:sz w:val="24"/>
          <w:szCs w:val="24"/>
        </w:rPr>
        <w:lastRenderedPageBreak/>
        <w:t xml:space="preserve">: </w:t>
      </w:r>
      <w:r w:rsidRPr="00944672">
        <w:rPr>
          <w:rFonts w:ascii="Arial" w:hAnsi="Arial" w:cs="Arial"/>
          <w:b/>
          <w:bCs/>
          <w:sz w:val="24"/>
          <w:szCs w:val="24"/>
        </w:rPr>
        <w:br/>
        <w:t>„Sei in der Ratskammer festen Standes, damit du die Lage beherrschen kannst.“ (Sun Tsu)</w:t>
      </w:r>
    </w:p>
    <w:p w14:paraId="2830C09D"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commentRangeStart w:id="382"/>
      <w:commentRangeEnd w:id="382"/>
      <w:r w:rsidRPr="00944672">
        <w:rPr>
          <w:rFonts w:ascii="Arial" w:hAnsi="Arial" w:cs="Arial"/>
          <w:b/>
          <w:bCs/>
          <w:sz w:val="24"/>
          <w:szCs w:val="24"/>
        </w:rPr>
        <w:commentReference w:id="382"/>
      </w:r>
      <w:r w:rsidRPr="00944672">
        <w:rPr>
          <w:rFonts w:ascii="Arial" w:hAnsi="Arial" w:cs="Arial"/>
          <w:b/>
          <w:bCs/>
          <w:sz w:val="24"/>
          <w:szCs w:val="24"/>
        </w:rPr>
        <w:t>&gt;&gt;&gt; Projekt Mujigage &lt;&lt;&lt;</w:t>
      </w:r>
    </w:p>
    <w:p w14:paraId="715A212C" w14:textId="1F81C706"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Im Jahr 2012 hatte die Marine in Nordkorea </w:t>
      </w:r>
      <w:del w:id="383" w:author="Lektorat Bauer" w:date="2025-02-26T10:53:00Z" w16du:dateUtc="2025-02-26T09:53:00Z">
        <w:r w:rsidRPr="00944672" w:rsidDel="00AA745F">
          <w:rPr>
            <w:rFonts w:ascii="Arial" w:hAnsi="Arial" w:cs="Arial"/>
            <w:sz w:val="24"/>
            <w:szCs w:val="24"/>
          </w:rPr>
          <w:delText>angefangen</w:delText>
        </w:r>
      </w:del>
      <w:ins w:id="384" w:author="Lektorat Bauer" w:date="2025-02-26T10:53:00Z" w16du:dateUtc="2025-02-26T09:53:00Z">
        <w:r w:rsidR="00AA745F">
          <w:rPr>
            <w:rFonts w:ascii="Arial" w:hAnsi="Arial" w:cs="Arial"/>
            <w:sz w:val="24"/>
            <w:szCs w:val="24"/>
          </w:rPr>
          <w:t>begonnen</w:t>
        </w:r>
      </w:ins>
      <w:r w:rsidRPr="00944672">
        <w:rPr>
          <w:rFonts w:ascii="Arial" w:hAnsi="Arial" w:cs="Arial"/>
          <w:sz w:val="24"/>
          <w:szCs w:val="24"/>
        </w:rPr>
        <w:t>, sich intensiver mit der eigenen Entwicklung von U-Booten zu beschäftigen. Durch alte Verbindungen zur ehemaligen jugoslawischen Republik lagen der Marine die Konstruktionspläne der SAVA-</w:t>
      </w:r>
      <w:ins w:id="385" w:author="Lektorat Bauer" w:date="2025-02-26T10:53:00Z" w16du:dateUtc="2025-02-26T09:53:00Z">
        <w:r w:rsidR="0059766E">
          <w:rPr>
            <w:rFonts w:ascii="Arial" w:hAnsi="Arial" w:cs="Arial"/>
            <w:sz w:val="24"/>
            <w:szCs w:val="24"/>
          </w:rPr>
          <w:t xml:space="preserve"> </w:t>
        </w:r>
      </w:ins>
      <w:r w:rsidRPr="00944672">
        <w:rPr>
          <w:rFonts w:ascii="Arial" w:hAnsi="Arial" w:cs="Arial"/>
          <w:sz w:val="24"/>
          <w:szCs w:val="24"/>
        </w:rPr>
        <w:t xml:space="preserve">und der </w:t>
      </w:r>
      <w:r w:rsidRPr="00944672">
        <w:rPr>
          <w:rFonts w:ascii="Arial" w:hAnsi="Arial" w:cs="Arial"/>
          <w:noProof/>
          <w:sz w:val="24"/>
          <w:szCs w:val="24"/>
        </w:rPr>
        <w:t>HEROJ-Typen</w:t>
      </w:r>
      <w:r w:rsidRPr="00944672">
        <w:rPr>
          <w:rFonts w:ascii="Arial" w:hAnsi="Arial" w:cs="Arial"/>
          <w:sz w:val="24"/>
          <w:szCs w:val="24"/>
        </w:rPr>
        <w:t xml:space="preserve"> vor. </w:t>
      </w:r>
    </w:p>
    <w:p w14:paraId="29B78288" w14:textId="77777777"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Durch die Verschrottung von sowjetischen U-Booten hatte sich die nordkoreanische Marine Kenntnisse im U-Boot-Bau angeeignet. Um dieses Wissen zu erlangen, wurde das sogenannte Reverse Engineering, das sorgfältige Auseinanderbauen vorhandener U-Boote, angewandt.</w:t>
      </w:r>
    </w:p>
    <w:p w14:paraId="00176477" w14:textId="40D73165"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Gegen Ende September 2013 war in Nordkorea das erste U-Boot der </w:t>
      </w:r>
      <w:r w:rsidRPr="00944672">
        <w:rPr>
          <w:rFonts w:ascii="Arial" w:hAnsi="Arial" w:cs="Arial"/>
          <w:noProof/>
          <w:sz w:val="24"/>
          <w:szCs w:val="24"/>
        </w:rPr>
        <w:t>Sinpo-Klasse</w:t>
      </w:r>
      <w:r w:rsidRPr="00944672">
        <w:rPr>
          <w:rFonts w:ascii="Arial" w:hAnsi="Arial" w:cs="Arial"/>
          <w:sz w:val="24"/>
          <w:szCs w:val="24"/>
        </w:rPr>
        <w:t xml:space="preserve"> im Rohbau fertig</w:t>
      </w:r>
      <w:del w:id="386" w:author="Lektorat Bauer" w:date="2025-02-26T10:53:00Z" w16du:dateUtc="2025-02-26T09:53:00Z">
        <w:r w:rsidRPr="00944672" w:rsidDel="0059766E">
          <w:rPr>
            <w:rFonts w:ascii="Arial" w:hAnsi="Arial" w:cs="Arial"/>
            <w:sz w:val="24"/>
            <w:szCs w:val="24"/>
          </w:rPr>
          <w:delText xml:space="preserve"> </w:delText>
        </w:r>
      </w:del>
      <w:r w:rsidRPr="00944672">
        <w:rPr>
          <w:rFonts w:ascii="Arial" w:hAnsi="Arial" w:cs="Arial"/>
          <w:sz w:val="24"/>
          <w:szCs w:val="24"/>
        </w:rPr>
        <w:t>gestellt</w:t>
      </w:r>
      <w:ins w:id="387" w:author="Lektorat Bauer" w:date="2025-02-26T10:53:00Z" w16du:dateUtc="2025-02-26T09:53:00Z">
        <w:r w:rsidR="0059766E">
          <w:rPr>
            <w:rFonts w:ascii="Arial" w:hAnsi="Arial" w:cs="Arial"/>
            <w:sz w:val="24"/>
            <w:szCs w:val="24"/>
          </w:rPr>
          <w:t xml:space="preserve"> worden</w:t>
        </w:r>
      </w:ins>
      <w:r w:rsidRPr="00944672">
        <w:rPr>
          <w:rFonts w:ascii="Arial" w:hAnsi="Arial" w:cs="Arial"/>
          <w:sz w:val="24"/>
          <w:szCs w:val="24"/>
        </w:rPr>
        <w:t>.</w:t>
      </w:r>
    </w:p>
    <w:p w14:paraId="1C75E088" w14:textId="77777777"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Innerhalb der Marine entbrannte ein Streit, wie weit es auszustatten sei, und wann eine erste Testfahrt stattfinden könnte.</w:t>
      </w:r>
    </w:p>
    <w:p w14:paraId="713376D4" w14:textId="697BA587"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Wie in Nordkorea üblich, wurden die Regierungskreise über die Zwischenstände informiert. Damit gingen die Informationen </w:t>
      </w:r>
      <w:del w:id="388" w:author="Lektorat Bauer" w:date="2025-02-26T10:54:00Z" w16du:dateUtc="2025-02-26T09:54:00Z">
        <w:r w:rsidRPr="00944672" w:rsidDel="0059766E">
          <w:rPr>
            <w:rFonts w:ascii="Arial" w:hAnsi="Arial" w:cs="Arial"/>
            <w:sz w:val="24"/>
            <w:szCs w:val="24"/>
          </w:rPr>
          <w:delText xml:space="preserve">ebenfalls </w:delText>
        </w:r>
      </w:del>
      <w:ins w:id="389" w:author="Lektorat Bauer" w:date="2025-02-26T10:54:00Z" w16du:dateUtc="2025-02-26T09:54:00Z">
        <w:r w:rsidR="0059766E">
          <w:rPr>
            <w:rFonts w:ascii="Arial" w:hAnsi="Arial" w:cs="Arial"/>
            <w:sz w:val="24"/>
            <w:szCs w:val="24"/>
          </w:rPr>
          <w:t>auch</w:t>
        </w:r>
        <w:r w:rsidR="0059766E" w:rsidRPr="00944672">
          <w:rPr>
            <w:rFonts w:ascii="Arial" w:hAnsi="Arial" w:cs="Arial"/>
            <w:sz w:val="24"/>
            <w:szCs w:val="24"/>
          </w:rPr>
          <w:t xml:space="preserve"> </w:t>
        </w:r>
      </w:ins>
      <w:r w:rsidRPr="00944672">
        <w:rPr>
          <w:rFonts w:ascii="Arial" w:hAnsi="Arial" w:cs="Arial"/>
          <w:sz w:val="24"/>
          <w:szCs w:val="24"/>
        </w:rPr>
        <w:t>an das sogenannte ‚Office 39‘ und an den Geheimdienst. Beide Sektionen waren dabei, ein Unternehmen in Malaysia zu planen, bei dem große Ressourcen für Nordkorea gesichert werden sollten.</w:t>
      </w:r>
    </w:p>
    <w:p w14:paraId="5E629E0C" w14:textId="7BB353BD"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Der Planungsstab für dieses Projekt, </w:t>
      </w:r>
      <w:del w:id="390" w:author="Lektorat Bauer" w:date="2025-02-26T10:54:00Z" w16du:dateUtc="2025-02-26T09:54:00Z">
        <w:r w:rsidRPr="00944672" w:rsidDel="0059766E">
          <w:rPr>
            <w:rFonts w:ascii="Arial" w:hAnsi="Arial" w:cs="Arial"/>
            <w:sz w:val="24"/>
            <w:szCs w:val="24"/>
          </w:rPr>
          <w:delText>dass</w:delText>
        </w:r>
      </w:del>
      <w:ins w:id="391" w:author="Lektorat Bauer" w:date="2025-02-26T10:54:00Z" w16du:dateUtc="2025-02-26T09:54:00Z">
        <w:r w:rsidR="0059766E" w:rsidRPr="00944672">
          <w:rPr>
            <w:rFonts w:ascii="Arial" w:hAnsi="Arial" w:cs="Arial"/>
            <w:sz w:val="24"/>
            <w:szCs w:val="24"/>
          </w:rPr>
          <w:t>das</w:t>
        </w:r>
      </w:ins>
      <w:r w:rsidRPr="00944672">
        <w:rPr>
          <w:rFonts w:ascii="Arial" w:hAnsi="Arial" w:cs="Arial"/>
          <w:sz w:val="24"/>
          <w:szCs w:val="24"/>
        </w:rPr>
        <w:t xml:space="preserve"> den Namen ‚Mujigage‘ (Regenbogen) trug, wurde von einem Generalmajor des Geheimdienstes geleitet. </w:t>
      </w:r>
    </w:p>
    <w:p w14:paraId="08561618" w14:textId="406C30EA"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Als Generalmajor Chang Chil Sung</w:t>
      </w:r>
      <w:del w:id="392" w:author="Lektorat Bauer" w:date="2025-02-26T10:54:00Z" w16du:dateUtc="2025-02-26T09:54:00Z">
        <w:r w:rsidRPr="00944672" w:rsidDel="0059766E">
          <w:rPr>
            <w:rFonts w:ascii="Arial" w:hAnsi="Arial" w:cs="Arial"/>
            <w:sz w:val="24"/>
            <w:szCs w:val="24"/>
          </w:rPr>
          <w:delText>,</w:delText>
        </w:r>
      </w:del>
      <w:r w:rsidRPr="00944672">
        <w:rPr>
          <w:rFonts w:ascii="Arial" w:hAnsi="Arial" w:cs="Arial"/>
          <w:sz w:val="24"/>
          <w:szCs w:val="24"/>
        </w:rPr>
        <w:t xml:space="preserve"> am 05. Oktober 2013</w:t>
      </w:r>
      <w:del w:id="393" w:author="Lektorat Bauer" w:date="2025-02-26T10:54:00Z" w16du:dateUtc="2025-02-26T09:54:00Z">
        <w:r w:rsidRPr="00944672" w:rsidDel="0059766E">
          <w:rPr>
            <w:rFonts w:ascii="Arial" w:hAnsi="Arial" w:cs="Arial"/>
            <w:sz w:val="24"/>
            <w:szCs w:val="24"/>
          </w:rPr>
          <w:delText>,</w:delText>
        </w:r>
      </w:del>
      <w:r w:rsidRPr="00944672">
        <w:rPr>
          <w:rFonts w:ascii="Arial" w:hAnsi="Arial" w:cs="Arial"/>
          <w:sz w:val="24"/>
          <w:szCs w:val="24"/>
        </w:rPr>
        <w:t xml:space="preserve"> darüber informiert wurde, dass ein neues U-Boot im Rohbau fertig sei, überschlugen sich seine Gedanken. </w:t>
      </w:r>
    </w:p>
    <w:p w14:paraId="699A4120" w14:textId="34A04BE6" w:rsidR="00944672" w:rsidRPr="00944672" w:rsidDel="0059766E" w:rsidRDefault="00944672" w:rsidP="00623B68">
      <w:pPr>
        <w:suppressAutoHyphens/>
        <w:autoSpaceDE w:val="0"/>
        <w:autoSpaceDN w:val="0"/>
        <w:adjustRightInd w:val="0"/>
        <w:spacing w:after="0" w:line="360" w:lineRule="auto"/>
        <w:ind w:firstLine="227"/>
        <w:jc w:val="both"/>
        <w:rPr>
          <w:del w:id="394" w:author="Lektorat Bauer" w:date="2025-02-26T10:55:00Z" w16du:dateUtc="2025-02-26T09:55:00Z"/>
          <w:rFonts w:ascii="Arial" w:hAnsi="Arial" w:cs="Arial"/>
          <w:sz w:val="24"/>
          <w:szCs w:val="24"/>
        </w:rPr>
      </w:pPr>
      <w:del w:id="395" w:author="Lektorat Bauer" w:date="2025-02-26T10:55:00Z" w16du:dateUtc="2025-02-26T09:55:00Z">
        <w:r w:rsidRPr="00944672" w:rsidDel="0059766E">
          <w:rPr>
            <w:rFonts w:ascii="Arial" w:hAnsi="Arial" w:cs="Arial"/>
            <w:sz w:val="24"/>
            <w:szCs w:val="24"/>
          </w:rPr>
          <w:delText xml:space="preserve">Er spielte gerne Schach und sein Geist war darauf trainiert die Schachzüge vorauszuberechnen. Im wahren </w:delText>
        </w:r>
        <w:commentRangeStart w:id="396"/>
        <w:r w:rsidRPr="00944672" w:rsidDel="0059766E">
          <w:rPr>
            <w:rFonts w:ascii="Arial" w:hAnsi="Arial" w:cs="Arial"/>
            <w:sz w:val="24"/>
            <w:szCs w:val="24"/>
          </w:rPr>
          <w:delText>Leben</w:delText>
        </w:r>
      </w:del>
      <w:commentRangeEnd w:id="396"/>
      <w:r w:rsidR="00DC2C14">
        <w:rPr>
          <w:rStyle w:val="Kommentarzeichen"/>
        </w:rPr>
        <w:commentReference w:id="396"/>
      </w:r>
      <w:del w:id="397" w:author="Lektorat Bauer" w:date="2025-02-26T10:55:00Z" w16du:dateUtc="2025-02-26T09:55:00Z">
        <w:r w:rsidRPr="00944672" w:rsidDel="0059766E">
          <w:rPr>
            <w:rFonts w:ascii="Arial" w:hAnsi="Arial" w:cs="Arial"/>
            <w:sz w:val="24"/>
            <w:szCs w:val="24"/>
          </w:rPr>
          <w:delText xml:space="preserve"> lässt sich diese Fähigkeit nur bedingt nutzen, was daran liegt, dass menschliches Verhalten verschiedene Permutationen haben kann. Jeder Figur beim Schach sind festgelegte Charakteristika zugeordnet, Menschen hingegen reagieren nicht immer wie geplant. Diese Eigenheiten sorgen dafür, dass sich Neue, teilweise nicht vorhersehbare, Situationen ergeben.</w:delText>
        </w:r>
      </w:del>
    </w:p>
    <w:p w14:paraId="5DC1617C" w14:textId="2066BA89" w:rsidR="00944672" w:rsidRPr="00944672" w:rsidDel="0059766E" w:rsidRDefault="00944672" w:rsidP="00623B68">
      <w:pPr>
        <w:suppressAutoHyphens/>
        <w:autoSpaceDE w:val="0"/>
        <w:autoSpaceDN w:val="0"/>
        <w:adjustRightInd w:val="0"/>
        <w:spacing w:after="0" w:line="360" w:lineRule="auto"/>
        <w:ind w:firstLine="227"/>
        <w:jc w:val="both"/>
        <w:rPr>
          <w:del w:id="398" w:author="Lektorat Bauer" w:date="2025-02-26T10:55:00Z" w16du:dateUtc="2025-02-26T09:55:00Z"/>
          <w:rFonts w:ascii="Arial" w:hAnsi="Arial" w:cs="Arial"/>
          <w:sz w:val="24"/>
          <w:szCs w:val="24"/>
        </w:rPr>
      </w:pPr>
      <w:del w:id="399" w:author="Lektorat Bauer" w:date="2025-02-26T10:55:00Z" w16du:dateUtc="2025-02-26T09:55:00Z">
        <w:r w:rsidRPr="00944672" w:rsidDel="0059766E">
          <w:rPr>
            <w:rFonts w:ascii="Arial" w:hAnsi="Arial" w:cs="Arial"/>
            <w:sz w:val="24"/>
            <w:szCs w:val="24"/>
          </w:rPr>
          <w:delText>Chang Chil Sung hatte zusätzlich ein Faible für die Schlachten der koreanischen Geschichte und hatte sich dadurch das strategische Denken der Generäle angeeignet.</w:delText>
        </w:r>
      </w:del>
    </w:p>
    <w:p w14:paraId="5EC5AB5C" w14:textId="77A1C4FB" w:rsidR="00944672" w:rsidRPr="00944672" w:rsidDel="0059766E" w:rsidRDefault="00944672" w:rsidP="00623B68">
      <w:pPr>
        <w:suppressAutoHyphens/>
        <w:autoSpaceDE w:val="0"/>
        <w:autoSpaceDN w:val="0"/>
        <w:adjustRightInd w:val="0"/>
        <w:spacing w:after="0" w:line="360" w:lineRule="auto"/>
        <w:ind w:firstLine="227"/>
        <w:jc w:val="both"/>
        <w:rPr>
          <w:del w:id="400" w:author="Lektorat Bauer" w:date="2025-02-26T10:55:00Z" w16du:dateUtc="2025-02-26T09:55:00Z"/>
          <w:rFonts w:ascii="Arial" w:hAnsi="Arial" w:cs="Arial"/>
          <w:sz w:val="24"/>
          <w:szCs w:val="24"/>
        </w:rPr>
      </w:pPr>
      <w:del w:id="401" w:author="Lektorat Bauer" w:date="2025-02-26T10:55:00Z" w16du:dateUtc="2025-02-26T09:55:00Z">
        <w:r w:rsidRPr="00944672" w:rsidDel="0059766E">
          <w:rPr>
            <w:rFonts w:ascii="Arial" w:hAnsi="Arial" w:cs="Arial"/>
            <w:sz w:val="24"/>
            <w:szCs w:val="24"/>
          </w:rPr>
          <w:lastRenderedPageBreak/>
          <w:delText xml:space="preserve">Sein Denkfehler war, dass die beschriebenen Schlachten in ihren Grundlagen nicht verändert werden konnten. </w:delText>
        </w:r>
      </w:del>
    </w:p>
    <w:p w14:paraId="604BD60A" w14:textId="1589AB7A" w:rsidR="00944672" w:rsidRPr="00944672" w:rsidDel="0059766E" w:rsidRDefault="00944672" w:rsidP="00623B68">
      <w:pPr>
        <w:suppressAutoHyphens/>
        <w:autoSpaceDE w:val="0"/>
        <w:autoSpaceDN w:val="0"/>
        <w:adjustRightInd w:val="0"/>
        <w:spacing w:after="0" w:line="360" w:lineRule="auto"/>
        <w:ind w:firstLine="227"/>
        <w:jc w:val="both"/>
        <w:rPr>
          <w:del w:id="402" w:author="Lektorat Bauer" w:date="2025-02-26T10:55:00Z" w16du:dateUtc="2025-02-26T09:55:00Z"/>
          <w:rFonts w:ascii="Arial" w:hAnsi="Arial" w:cs="Arial"/>
          <w:sz w:val="24"/>
          <w:szCs w:val="24"/>
        </w:rPr>
      </w:pPr>
      <w:del w:id="403" w:author="Lektorat Bauer" w:date="2025-02-26T10:55:00Z" w16du:dateUtc="2025-02-26T09:55:00Z">
        <w:r w:rsidRPr="00944672" w:rsidDel="0059766E">
          <w:rPr>
            <w:rFonts w:ascii="Arial" w:hAnsi="Arial" w:cs="Arial"/>
            <w:sz w:val="24"/>
            <w:szCs w:val="24"/>
          </w:rPr>
          <w:delText xml:space="preserve">Zwar hatte ihn sein strategisches Geschick durch die politischen Fallstricke seines Landes bis zu dieser Position kommen lassen, aber ob er es je zum Verteidigungsminister schaffen würde, würde, zum Teil davon abhängen, welches Ergebnis diese Unternehmung haben würde. </w:delText>
        </w:r>
      </w:del>
    </w:p>
    <w:p w14:paraId="585F33DE" w14:textId="1A73AC6E"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Würde die Mission erfolgreich verlaufen, existierte die Chance auf die nächste Stufe der Karriereleiter. Bei einem Misserfolg bestand </w:t>
      </w:r>
      <w:del w:id="404" w:author="Lektorat Bauer" w:date="2025-02-26T11:59:00Z" w16du:dateUtc="2025-02-26T10:59:00Z">
        <w:r w:rsidRPr="00944672" w:rsidDel="00E44208">
          <w:rPr>
            <w:rFonts w:ascii="Arial" w:hAnsi="Arial" w:cs="Arial"/>
            <w:sz w:val="24"/>
            <w:szCs w:val="24"/>
          </w:rPr>
          <w:delText xml:space="preserve">durchaus </w:delText>
        </w:r>
      </w:del>
      <w:r w:rsidRPr="00944672">
        <w:rPr>
          <w:rFonts w:ascii="Arial" w:hAnsi="Arial" w:cs="Arial"/>
          <w:sz w:val="24"/>
          <w:szCs w:val="24"/>
        </w:rPr>
        <w:t xml:space="preserve">die Möglichkeit, dass er an einer Hirnblutung, ausgelöst durch eine 9mm Kugel, sterben würde. </w:t>
      </w:r>
    </w:p>
    <w:p w14:paraId="5755BD9D" w14:textId="4EFD6CC6"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„Aber,“ dachte Generalmajor Chang Chil Sung, „das ist eine, </w:t>
      </w:r>
      <w:ins w:id="405" w:author="Lektorat Bauer" w:date="2025-02-26T11:59:00Z" w16du:dateUtc="2025-02-26T10:59:00Z">
        <w:r w:rsidR="00E44208">
          <w:rPr>
            <w:rFonts w:ascii="Arial" w:hAnsi="Arial" w:cs="Arial"/>
            <w:sz w:val="24"/>
            <w:szCs w:val="24"/>
          </w:rPr>
          <w:t>W</w:t>
        </w:r>
      </w:ins>
      <w:del w:id="406" w:author="Lektorat Bauer" w:date="2025-02-26T11:59:00Z" w16du:dateUtc="2025-02-26T10:59:00Z">
        <w:r w:rsidRPr="00944672" w:rsidDel="00E44208">
          <w:rPr>
            <w:rFonts w:ascii="Arial" w:hAnsi="Arial" w:cs="Arial"/>
            <w:sz w:val="24"/>
            <w:szCs w:val="24"/>
          </w:rPr>
          <w:delText>w</w:delText>
        </w:r>
      </w:del>
      <w:r w:rsidRPr="00944672">
        <w:rPr>
          <w:rFonts w:ascii="Arial" w:hAnsi="Arial" w:cs="Arial"/>
          <w:sz w:val="24"/>
          <w:szCs w:val="24"/>
        </w:rPr>
        <w:t>as-wäre-wenn</w:t>
      </w:r>
      <w:ins w:id="407" w:author="Lektorat Bauer" w:date="2025-02-26T11:59:00Z" w16du:dateUtc="2025-02-26T10:59:00Z">
        <w:r w:rsidR="00E44208">
          <w:rPr>
            <w:rFonts w:ascii="Arial" w:hAnsi="Arial" w:cs="Arial"/>
            <w:sz w:val="24"/>
            <w:szCs w:val="24"/>
          </w:rPr>
          <w:t>-</w:t>
        </w:r>
      </w:ins>
      <w:del w:id="408" w:author="Lektorat Bauer" w:date="2025-02-26T11:59:00Z" w16du:dateUtc="2025-02-26T10:59:00Z">
        <w:r w:rsidRPr="00944672" w:rsidDel="00E44208">
          <w:rPr>
            <w:rFonts w:ascii="Arial" w:hAnsi="Arial" w:cs="Arial"/>
            <w:sz w:val="24"/>
            <w:szCs w:val="24"/>
          </w:rPr>
          <w:delText>,</w:delText>
        </w:r>
      </w:del>
      <w:r w:rsidRPr="00944672">
        <w:rPr>
          <w:rFonts w:ascii="Arial" w:hAnsi="Arial" w:cs="Arial"/>
          <w:sz w:val="24"/>
          <w:szCs w:val="24"/>
        </w:rPr>
        <w:t xml:space="preserve"> Fragestellung. Für alle weiteren Schritte muss dieser Plan erst einmal sauber durchdacht werden.“</w:t>
      </w:r>
    </w:p>
    <w:p w14:paraId="0F581471" w14:textId="4D6010B1"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Mit dem Hinweis auf die fortgeschrittene Fertigstellung des U-Bootes</w:t>
      </w:r>
      <w:del w:id="409" w:author="Lektorat Bauer" w:date="2025-02-26T11:59:00Z" w16du:dateUtc="2025-02-26T10:59:00Z">
        <w:r w:rsidRPr="00944672" w:rsidDel="00E44208">
          <w:rPr>
            <w:rFonts w:ascii="Arial" w:hAnsi="Arial" w:cs="Arial"/>
            <w:sz w:val="24"/>
            <w:szCs w:val="24"/>
          </w:rPr>
          <w:delText>,</w:delText>
        </w:r>
      </w:del>
      <w:r w:rsidRPr="00944672">
        <w:rPr>
          <w:rFonts w:ascii="Arial" w:hAnsi="Arial" w:cs="Arial"/>
          <w:sz w:val="24"/>
          <w:szCs w:val="24"/>
        </w:rPr>
        <w:t xml:space="preserve"> war dem Plan eine zusätzliche Variable hinzugefügt worden, und es ergaben sich Lösungsszenarien</w:t>
      </w:r>
      <w:del w:id="410" w:author="Lektorat Bauer" w:date="2025-02-26T11:59:00Z" w16du:dateUtc="2025-02-26T10:59:00Z">
        <w:r w:rsidRPr="00944672" w:rsidDel="00E44208">
          <w:rPr>
            <w:rFonts w:ascii="Arial" w:hAnsi="Arial" w:cs="Arial"/>
            <w:sz w:val="24"/>
            <w:szCs w:val="24"/>
          </w:rPr>
          <w:delText>,</w:delText>
        </w:r>
      </w:del>
      <w:r w:rsidRPr="00944672">
        <w:rPr>
          <w:rFonts w:ascii="Arial" w:hAnsi="Arial" w:cs="Arial"/>
          <w:sz w:val="24"/>
          <w:szCs w:val="24"/>
        </w:rPr>
        <w:t xml:space="preserve"> für Problemstellungen</w:t>
      </w:r>
      <w:ins w:id="411" w:author="Lektorat Bauer" w:date="2025-02-26T11:59:00Z" w16du:dateUtc="2025-02-26T10:59:00Z">
        <w:r w:rsidR="00E44208">
          <w:rPr>
            <w:rFonts w:ascii="Arial" w:hAnsi="Arial" w:cs="Arial"/>
            <w:sz w:val="24"/>
            <w:szCs w:val="24"/>
          </w:rPr>
          <w:t>,</w:t>
        </w:r>
      </w:ins>
      <w:r w:rsidRPr="00944672">
        <w:rPr>
          <w:rFonts w:ascii="Arial" w:hAnsi="Arial" w:cs="Arial"/>
          <w:sz w:val="24"/>
          <w:szCs w:val="24"/>
        </w:rPr>
        <w:t xml:space="preserve"> die er bislang nicht hatte lösen können.</w:t>
      </w:r>
    </w:p>
    <w:p w14:paraId="4114F5D0" w14:textId="3046B563"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Die Operation ‚Mujigage‘ </w:t>
      </w:r>
      <w:del w:id="412" w:author="Lektorat Bauer" w:date="2025-02-26T11:59:00Z" w16du:dateUtc="2025-02-26T10:59:00Z">
        <w:r w:rsidRPr="00944672" w:rsidDel="00E44208">
          <w:rPr>
            <w:rFonts w:ascii="Arial" w:hAnsi="Arial" w:cs="Arial"/>
            <w:sz w:val="24"/>
            <w:szCs w:val="24"/>
          </w:rPr>
          <w:delText xml:space="preserve">ist </w:delText>
        </w:r>
      </w:del>
      <w:ins w:id="413" w:author="Lektorat Bauer" w:date="2025-02-26T11:59:00Z" w16du:dateUtc="2025-02-26T10:59:00Z">
        <w:r w:rsidR="00E44208">
          <w:rPr>
            <w:rFonts w:ascii="Arial" w:hAnsi="Arial" w:cs="Arial"/>
            <w:sz w:val="24"/>
            <w:szCs w:val="24"/>
          </w:rPr>
          <w:t>war</w:t>
        </w:r>
        <w:r w:rsidR="00E44208" w:rsidRPr="00944672">
          <w:rPr>
            <w:rFonts w:ascii="Arial" w:hAnsi="Arial" w:cs="Arial"/>
            <w:sz w:val="24"/>
            <w:szCs w:val="24"/>
          </w:rPr>
          <w:t xml:space="preserve"> </w:t>
        </w:r>
      </w:ins>
      <w:r w:rsidRPr="00944672">
        <w:rPr>
          <w:rFonts w:ascii="Arial" w:hAnsi="Arial" w:cs="Arial"/>
          <w:sz w:val="24"/>
          <w:szCs w:val="24"/>
        </w:rPr>
        <w:t>durch den obersten Führer unterstützt worden, weil dieser sich von einem positiven Ergebnis</w:t>
      </w:r>
      <w:del w:id="414" w:author="Lektorat Bauer" w:date="2025-02-26T12:00:00Z" w16du:dateUtc="2025-02-26T11:00:00Z">
        <w:r w:rsidRPr="00944672" w:rsidDel="00E44208">
          <w:rPr>
            <w:rFonts w:ascii="Arial" w:hAnsi="Arial" w:cs="Arial"/>
            <w:sz w:val="24"/>
            <w:szCs w:val="24"/>
          </w:rPr>
          <w:delText>,</w:delText>
        </w:r>
      </w:del>
      <w:r w:rsidRPr="00944672">
        <w:rPr>
          <w:rFonts w:ascii="Arial" w:hAnsi="Arial" w:cs="Arial"/>
          <w:sz w:val="24"/>
          <w:szCs w:val="24"/>
        </w:rPr>
        <w:t xml:space="preserve"> </w:t>
      </w:r>
      <w:commentRangeStart w:id="415"/>
      <w:r w:rsidRPr="00944672">
        <w:rPr>
          <w:rFonts w:ascii="Arial" w:hAnsi="Arial" w:cs="Arial"/>
          <w:sz w:val="24"/>
          <w:szCs w:val="24"/>
        </w:rPr>
        <w:t>mehr Wohlstand für das Volk der demokratischen Volksrepublik Korea versprach.</w:t>
      </w:r>
      <w:commentRangeEnd w:id="415"/>
      <w:r w:rsidR="00E44208">
        <w:rPr>
          <w:rStyle w:val="Kommentarzeichen"/>
        </w:rPr>
        <w:commentReference w:id="415"/>
      </w:r>
    </w:p>
    <w:p w14:paraId="5C270055" w14:textId="6DE79ABD"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Hierfür wurde Chang Chil Sung explizit mit Befugnissen ausgestattet</w:t>
      </w:r>
      <w:ins w:id="416" w:author="Lektorat Bauer" w:date="2025-02-26T12:00:00Z" w16du:dateUtc="2025-02-26T11:00:00Z">
        <w:r w:rsidR="00E44208">
          <w:rPr>
            <w:rFonts w:ascii="Arial" w:hAnsi="Arial" w:cs="Arial"/>
            <w:sz w:val="24"/>
            <w:szCs w:val="24"/>
          </w:rPr>
          <w:t xml:space="preserve"> –</w:t>
        </w:r>
      </w:ins>
      <w:del w:id="417" w:author="Lektorat Bauer" w:date="2025-02-26T12:00:00Z" w16du:dateUtc="2025-02-26T11:00:00Z">
        <w:r w:rsidRPr="00944672" w:rsidDel="00E44208">
          <w:rPr>
            <w:rFonts w:ascii="Arial" w:hAnsi="Arial" w:cs="Arial"/>
            <w:sz w:val="24"/>
            <w:szCs w:val="24"/>
          </w:rPr>
          <w:delText>,</w:delText>
        </w:r>
      </w:del>
      <w:r w:rsidRPr="00944672">
        <w:rPr>
          <w:rFonts w:ascii="Arial" w:hAnsi="Arial" w:cs="Arial"/>
          <w:sz w:val="24"/>
          <w:szCs w:val="24"/>
        </w:rPr>
        <w:t xml:space="preserve"> das entsprach nach westlicher Terminologie einem Damoklesschwert</w:t>
      </w:r>
      <w:ins w:id="418" w:author="Lektorat Bauer" w:date="2025-02-26T12:00:00Z" w16du:dateUtc="2025-02-26T11:00:00Z">
        <w:r w:rsidR="00E44208">
          <w:rPr>
            <w:rFonts w:ascii="Arial" w:hAnsi="Arial" w:cs="Arial"/>
            <w:sz w:val="24"/>
            <w:szCs w:val="24"/>
          </w:rPr>
          <w:t xml:space="preserve"> –</w:t>
        </w:r>
      </w:ins>
      <w:del w:id="419" w:author="Lektorat Bauer" w:date="2025-02-26T12:00:00Z" w16du:dateUtc="2025-02-26T11:00:00Z">
        <w:r w:rsidRPr="00944672" w:rsidDel="00E44208">
          <w:rPr>
            <w:rFonts w:ascii="Arial" w:hAnsi="Arial" w:cs="Arial"/>
            <w:sz w:val="24"/>
            <w:szCs w:val="24"/>
          </w:rPr>
          <w:delText>,</w:delText>
        </w:r>
      </w:del>
      <w:r w:rsidRPr="00944672">
        <w:rPr>
          <w:rFonts w:ascii="Arial" w:hAnsi="Arial" w:cs="Arial"/>
          <w:sz w:val="24"/>
          <w:szCs w:val="24"/>
        </w:rPr>
        <w:t xml:space="preserve"> und es galt</w:t>
      </w:r>
      <w:ins w:id="420" w:author="Lektorat Bauer" w:date="2025-02-26T12:00:00Z" w16du:dateUtc="2025-02-26T11:00:00Z">
        <w:r w:rsidR="00E44208">
          <w:rPr>
            <w:rFonts w:ascii="Arial" w:hAnsi="Arial" w:cs="Arial"/>
            <w:sz w:val="24"/>
            <w:szCs w:val="24"/>
          </w:rPr>
          <w:t>,</w:t>
        </w:r>
      </w:ins>
      <w:r w:rsidRPr="00944672">
        <w:rPr>
          <w:rFonts w:ascii="Arial" w:hAnsi="Arial" w:cs="Arial"/>
          <w:sz w:val="24"/>
          <w:szCs w:val="24"/>
        </w:rPr>
        <w:t xml:space="preserve"> diese Macht umsichtig zu nutzen.</w:t>
      </w:r>
    </w:p>
    <w:p w14:paraId="5F449990" w14:textId="1E026A6D"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Er ließ sich mit der Werft in Sinpo verbinden und fragte den dortigen Direktor Zhou so intensiv aus, dass dieser überzeugt war, seine letzte Stunde habe geschlagen.</w:t>
      </w:r>
    </w:p>
    <w:p w14:paraId="65C41D99" w14:textId="291B980E"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Im Anschluss daran ließ er sich mit der Abteilung ‚</w:t>
      </w:r>
      <w:del w:id="421" w:author="Lektorat Bauer" w:date="2025-02-26T12:01:00Z" w16du:dateUtc="2025-02-26T11:01:00Z">
        <w:r w:rsidRPr="00944672" w:rsidDel="00E44208">
          <w:rPr>
            <w:rFonts w:ascii="Arial" w:hAnsi="Arial" w:cs="Arial"/>
            <w:sz w:val="24"/>
            <w:szCs w:val="24"/>
          </w:rPr>
          <w:delText>f</w:delText>
        </w:r>
      </w:del>
      <w:ins w:id="422" w:author="Lektorat Bauer" w:date="2025-02-26T12:01:00Z" w16du:dateUtc="2025-02-26T11:01:00Z">
        <w:r w:rsidR="00E44208">
          <w:rPr>
            <w:rFonts w:ascii="Arial" w:hAnsi="Arial" w:cs="Arial"/>
            <w:sz w:val="24"/>
            <w:szCs w:val="24"/>
          </w:rPr>
          <w:t>F</w:t>
        </w:r>
      </w:ins>
      <w:r w:rsidRPr="00944672">
        <w:rPr>
          <w:rFonts w:ascii="Arial" w:hAnsi="Arial" w:cs="Arial"/>
          <w:sz w:val="24"/>
          <w:szCs w:val="24"/>
        </w:rPr>
        <w:t>eindliche Satelliten‘ verbinden, um sich dort die Daten zu den erwarteten Überflugzeiten der Spionagesatelliten geben zu lassen.</w:t>
      </w:r>
    </w:p>
    <w:p w14:paraId="2FB07330" w14:textId="04E0B20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del w:id="423" w:author="Lektorat Bauer" w:date="2025-02-26T12:01:00Z" w16du:dateUtc="2025-02-26T11:01:00Z">
        <w:r w:rsidRPr="00944672" w:rsidDel="00E44208">
          <w:rPr>
            <w:rFonts w:ascii="Arial" w:hAnsi="Arial" w:cs="Arial"/>
            <w:sz w:val="24"/>
            <w:szCs w:val="24"/>
          </w:rPr>
          <w:delText xml:space="preserve">Aus </w:delText>
        </w:r>
      </w:del>
      <w:ins w:id="424" w:author="Lektorat Bauer" w:date="2025-02-26T12:01:00Z" w16du:dateUtc="2025-02-26T11:01:00Z">
        <w:r w:rsidR="00E44208">
          <w:rPr>
            <w:rFonts w:ascii="Arial" w:hAnsi="Arial" w:cs="Arial"/>
            <w:sz w:val="24"/>
            <w:szCs w:val="24"/>
          </w:rPr>
          <w:t>Anhand</w:t>
        </w:r>
        <w:r w:rsidR="00E44208" w:rsidRPr="00944672">
          <w:rPr>
            <w:rFonts w:ascii="Arial" w:hAnsi="Arial" w:cs="Arial"/>
            <w:sz w:val="24"/>
            <w:szCs w:val="24"/>
          </w:rPr>
          <w:t xml:space="preserve"> </w:t>
        </w:r>
      </w:ins>
      <w:del w:id="425" w:author="Lektorat Bauer" w:date="2025-02-26T12:01:00Z" w16du:dateUtc="2025-02-26T11:01:00Z">
        <w:r w:rsidRPr="00944672" w:rsidDel="00E44208">
          <w:rPr>
            <w:rFonts w:ascii="Arial" w:hAnsi="Arial" w:cs="Arial"/>
            <w:sz w:val="24"/>
            <w:szCs w:val="24"/>
          </w:rPr>
          <w:delText xml:space="preserve">den </w:delText>
        </w:r>
      </w:del>
      <w:ins w:id="426" w:author="Lektorat Bauer" w:date="2025-02-26T12:01:00Z" w16du:dateUtc="2025-02-26T11:01:00Z">
        <w:r w:rsidR="00E44208">
          <w:rPr>
            <w:rFonts w:ascii="Arial" w:hAnsi="Arial" w:cs="Arial"/>
            <w:sz w:val="24"/>
            <w:szCs w:val="24"/>
          </w:rPr>
          <w:t>der</w:t>
        </w:r>
        <w:r w:rsidR="00E44208" w:rsidRPr="00944672">
          <w:rPr>
            <w:rFonts w:ascii="Arial" w:hAnsi="Arial" w:cs="Arial"/>
            <w:sz w:val="24"/>
            <w:szCs w:val="24"/>
          </w:rPr>
          <w:t xml:space="preserve"> </w:t>
        </w:r>
      </w:ins>
      <w:r w:rsidRPr="00944672">
        <w:rPr>
          <w:rFonts w:ascii="Arial" w:hAnsi="Arial" w:cs="Arial"/>
          <w:sz w:val="24"/>
          <w:szCs w:val="24"/>
        </w:rPr>
        <w:t xml:space="preserve">Ablaufdaten der Überflüge und </w:t>
      </w:r>
      <w:del w:id="427" w:author="Lektorat Bauer" w:date="2025-02-26T12:01:00Z" w16du:dateUtc="2025-02-26T11:01:00Z">
        <w:r w:rsidRPr="00944672" w:rsidDel="00E44208">
          <w:rPr>
            <w:rFonts w:ascii="Arial" w:hAnsi="Arial" w:cs="Arial"/>
            <w:sz w:val="24"/>
            <w:szCs w:val="24"/>
          </w:rPr>
          <w:delText xml:space="preserve">den </w:delText>
        </w:r>
      </w:del>
      <w:ins w:id="428" w:author="Lektorat Bauer" w:date="2025-02-26T12:01:00Z" w16du:dateUtc="2025-02-26T11:01:00Z">
        <w:r w:rsidR="00E44208">
          <w:rPr>
            <w:rFonts w:ascii="Arial" w:hAnsi="Arial" w:cs="Arial"/>
            <w:sz w:val="24"/>
            <w:szCs w:val="24"/>
          </w:rPr>
          <w:t>der</w:t>
        </w:r>
        <w:r w:rsidR="00E44208" w:rsidRPr="00944672">
          <w:rPr>
            <w:rFonts w:ascii="Arial" w:hAnsi="Arial" w:cs="Arial"/>
            <w:sz w:val="24"/>
            <w:szCs w:val="24"/>
          </w:rPr>
          <w:t xml:space="preserve"> </w:t>
        </w:r>
      </w:ins>
      <w:r w:rsidRPr="00944672">
        <w:rPr>
          <w:rFonts w:ascii="Arial" w:hAnsi="Arial" w:cs="Arial"/>
          <w:sz w:val="24"/>
          <w:szCs w:val="24"/>
        </w:rPr>
        <w:t>Informationen der Werft entwarf er einen groben Plan, prüfte diesen, und ging nach Hause.</w:t>
      </w:r>
    </w:p>
    <w:p w14:paraId="1F3FD4E7" w14:textId="68C0F742"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Tags darauf sah er sich seinen Entwurf an, entdeckte Schwachstellen, korrigierte diese und war am Ende des Arbeitstages sicher, dass dieses Konzept einer kritischen Diskussion standhalten würde. Erst wenn der Plan genehmigt </w:t>
      </w:r>
      <w:del w:id="429" w:author="Lektorat Bauer" w:date="2025-02-26T12:01:00Z" w16du:dateUtc="2025-02-26T11:01:00Z">
        <w:r w:rsidRPr="00944672" w:rsidDel="00E44208">
          <w:rPr>
            <w:rFonts w:ascii="Arial" w:hAnsi="Arial" w:cs="Arial"/>
            <w:sz w:val="24"/>
            <w:szCs w:val="24"/>
          </w:rPr>
          <w:delText>werden würde</w:delText>
        </w:r>
      </w:del>
      <w:ins w:id="430" w:author="Lektorat Bauer" w:date="2025-02-26T12:01:00Z" w16du:dateUtc="2025-02-26T11:01:00Z">
        <w:r w:rsidR="00E44208">
          <w:rPr>
            <w:rFonts w:ascii="Arial" w:hAnsi="Arial" w:cs="Arial"/>
            <w:sz w:val="24"/>
            <w:szCs w:val="24"/>
          </w:rPr>
          <w:t>worden war</w:t>
        </w:r>
      </w:ins>
      <w:r w:rsidRPr="00944672">
        <w:rPr>
          <w:rFonts w:ascii="Arial" w:hAnsi="Arial" w:cs="Arial"/>
          <w:sz w:val="24"/>
          <w:szCs w:val="24"/>
        </w:rPr>
        <w:t>, würde er sich Gedanken um die tatsächliche Umsetzung machen.</w:t>
      </w:r>
    </w:p>
    <w:p w14:paraId="6ED75AF0" w14:textId="7165C2F2"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Auf dem Weg nach Hause</w:t>
      </w:r>
      <w:del w:id="431" w:author="Lektorat Bauer" w:date="2025-02-26T12:02:00Z" w16du:dateUtc="2025-02-26T11:02:00Z">
        <w:r w:rsidRPr="00944672" w:rsidDel="006948F0">
          <w:rPr>
            <w:rFonts w:ascii="Arial" w:hAnsi="Arial" w:cs="Arial"/>
            <w:sz w:val="24"/>
            <w:szCs w:val="24"/>
          </w:rPr>
          <w:delText>,</w:delText>
        </w:r>
      </w:del>
      <w:r w:rsidRPr="00944672">
        <w:rPr>
          <w:rFonts w:ascii="Arial" w:hAnsi="Arial" w:cs="Arial"/>
          <w:sz w:val="24"/>
          <w:szCs w:val="24"/>
        </w:rPr>
        <w:t xml:space="preserve"> fiel ihm etwas ein, und er machte sich eine Notiz auf seinen Notizblock, riss den Zettel ab und verwahrte diesen in der Innentasche. Es war seiner Müdigkeit geschuldet, dass er den liegengelassenen Notizblock übersah und vergaß.</w:t>
      </w:r>
    </w:p>
    <w:p w14:paraId="56C88BCB" w14:textId="4925C012"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Der Fahrer, Yoon Byong, hatte sich angewöhnt</w:t>
      </w:r>
      <w:ins w:id="432" w:author="Lektorat Bauer" w:date="2025-02-26T12:02:00Z" w16du:dateUtc="2025-02-26T11:02:00Z">
        <w:r w:rsidR="006948F0">
          <w:rPr>
            <w:rFonts w:ascii="Arial" w:hAnsi="Arial" w:cs="Arial"/>
            <w:sz w:val="24"/>
            <w:szCs w:val="24"/>
          </w:rPr>
          <w:t>,</w:t>
        </w:r>
      </w:ins>
      <w:r w:rsidRPr="00944672">
        <w:rPr>
          <w:rFonts w:ascii="Arial" w:hAnsi="Arial" w:cs="Arial"/>
          <w:sz w:val="24"/>
          <w:szCs w:val="24"/>
        </w:rPr>
        <w:t xml:space="preserve"> alles, was im Fahrzeug vergessen wurde, einzusammeln und zu sichten. Zuhause angekommen, legte er den Block in sein geheimes Versteck neben dem Haus und machte Feierabend. Die gesammelten Informationen würde er an seine Kontaktleute weitergeben und aus dem Land schmuggeln lassen.</w:t>
      </w:r>
    </w:p>
    <w:p w14:paraId="66A7C615" w14:textId="45D62122"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Am darauffolgenden Tag</w:t>
      </w:r>
      <w:del w:id="433" w:author="Lektorat Bauer" w:date="2025-02-26T12:02:00Z" w16du:dateUtc="2025-02-26T11:02:00Z">
        <w:r w:rsidRPr="00944672" w:rsidDel="006948F0">
          <w:rPr>
            <w:rFonts w:ascii="Arial" w:hAnsi="Arial" w:cs="Arial"/>
            <w:sz w:val="24"/>
            <w:szCs w:val="24"/>
          </w:rPr>
          <w:delText>,</w:delText>
        </w:r>
      </w:del>
      <w:r w:rsidRPr="00944672">
        <w:rPr>
          <w:rFonts w:ascii="Arial" w:hAnsi="Arial" w:cs="Arial"/>
          <w:sz w:val="24"/>
          <w:szCs w:val="24"/>
        </w:rPr>
        <w:t xml:space="preserve"> bat der Generalmajor im Büro des obersten Führers um einen Termin </w:t>
      </w:r>
      <w:del w:id="434" w:author="Lektorat Bauer" w:date="2025-02-26T12:03:00Z" w16du:dateUtc="2025-02-26T11:03:00Z">
        <w:r w:rsidRPr="00944672" w:rsidDel="006948F0">
          <w:rPr>
            <w:rFonts w:ascii="Arial" w:hAnsi="Arial" w:cs="Arial"/>
            <w:sz w:val="24"/>
            <w:szCs w:val="24"/>
          </w:rPr>
          <w:delText>und bat</w:delText>
        </w:r>
      </w:del>
      <w:ins w:id="435" w:author="Lektorat Bauer" w:date="2025-02-26T12:03:00Z" w16du:dateUtc="2025-02-26T11:03:00Z">
        <w:r w:rsidR="006948F0">
          <w:rPr>
            <w:rFonts w:ascii="Arial" w:hAnsi="Arial" w:cs="Arial"/>
            <w:sz w:val="24"/>
            <w:szCs w:val="24"/>
          </w:rPr>
          <w:t>sowie</w:t>
        </w:r>
      </w:ins>
      <w:r w:rsidRPr="00944672">
        <w:rPr>
          <w:rFonts w:ascii="Arial" w:hAnsi="Arial" w:cs="Arial"/>
          <w:sz w:val="24"/>
          <w:szCs w:val="24"/>
        </w:rPr>
        <w:t xml:space="preserve"> um bevorzugte Einteilung, soweit es der Terminkalender des obersten Führers zuließ. </w:t>
      </w:r>
    </w:p>
    <w:p w14:paraId="031AEA77" w14:textId="5548AEFB"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Er wurde aufgefordert</w:t>
      </w:r>
      <w:ins w:id="436" w:author="Lektorat Bauer" w:date="2025-02-26T12:03:00Z" w16du:dateUtc="2025-02-26T11:03:00Z">
        <w:r w:rsidR="006948F0">
          <w:rPr>
            <w:rFonts w:ascii="Arial" w:hAnsi="Arial" w:cs="Arial"/>
            <w:sz w:val="24"/>
            <w:szCs w:val="24"/>
          </w:rPr>
          <w:t>,</w:t>
        </w:r>
      </w:ins>
      <w:r w:rsidRPr="00944672">
        <w:rPr>
          <w:rFonts w:ascii="Arial" w:hAnsi="Arial" w:cs="Arial"/>
          <w:sz w:val="24"/>
          <w:szCs w:val="24"/>
        </w:rPr>
        <w:t xml:space="preserve"> am nächsten Montag</w:t>
      </w:r>
      <w:del w:id="437" w:author="Lektorat Bauer" w:date="2025-02-26T12:03:00Z" w16du:dateUtc="2025-02-26T11:03:00Z">
        <w:r w:rsidRPr="00944672" w:rsidDel="006948F0">
          <w:rPr>
            <w:rFonts w:ascii="Arial" w:hAnsi="Arial" w:cs="Arial"/>
            <w:sz w:val="24"/>
            <w:szCs w:val="24"/>
          </w:rPr>
          <w:delText>,</w:delText>
        </w:r>
      </w:del>
      <w:r w:rsidRPr="00944672">
        <w:rPr>
          <w:rFonts w:ascii="Arial" w:hAnsi="Arial" w:cs="Arial"/>
          <w:sz w:val="24"/>
          <w:szCs w:val="24"/>
        </w:rPr>
        <w:t xml:space="preserve"> um 09:15 Uhr vorstellig zu werden</w:t>
      </w:r>
      <w:ins w:id="438" w:author="Lektorat Bauer" w:date="2025-02-26T12:03:00Z" w16du:dateUtc="2025-02-26T11:03:00Z">
        <w:r w:rsidR="006948F0">
          <w:rPr>
            <w:rFonts w:ascii="Arial" w:hAnsi="Arial" w:cs="Arial"/>
            <w:sz w:val="24"/>
            <w:szCs w:val="24"/>
          </w:rPr>
          <w:t>.</w:t>
        </w:r>
      </w:ins>
      <w:del w:id="439" w:author="Lektorat Bauer" w:date="2025-02-26T12:03:00Z" w16du:dateUtc="2025-02-26T11:03:00Z">
        <w:r w:rsidRPr="00944672" w:rsidDel="006948F0">
          <w:rPr>
            <w:rFonts w:ascii="Arial" w:hAnsi="Arial" w:cs="Arial"/>
            <w:sz w:val="24"/>
            <w:szCs w:val="24"/>
          </w:rPr>
          <w:delText>,</w:delText>
        </w:r>
      </w:del>
      <w:r w:rsidRPr="00944672">
        <w:rPr>
          <w:rFonts w:ascii="Arial" w:hAnsi="Arial" w:cs="Arial"/>
          <w:sz w:val="24"/>
          <w:szCs w:val="24"/>
        </w:rPr>
        <w:t xml:space="preserve"> </w:t>
      </w:r>
      <w:ins w:id="440" w:author="Lektorat Bauer" w:date="2025-02-26T12:03:00Z" w16du:dateUtc="2025-02-26T11:03:00Z">
        <w:r w:rsidR="006948F0">
          <w:rPr>
            <w:rFonts w:ascii="Arial" w:hAnsi="Arial" w:cs="Arial"/>
            <w:sz w:val="24"/>
            <w:szCs w:val="24"/>
          </w:rPr>
          <w:t>E</w:t>
        </w:r>
      </w:ins>
      <w:del w:id="441" w:author="Lektorat Bauer" w:date="2025-02-26T12:03:00Z" w16du:dateUtc="2025-02-26T11:03:00Z">
        <w:r w:rsidRPr="00944672" w:rsidDel="006948F0">
          <w:rPr>
            <w:rFonts w:ascii="Arial" w:hAnsi="Arial" w:cs="Arial"/>
            <w:sz w:val="24"/>
            <w:szCs w:val="24"/>
          </w:rPr>
          <w:delText>e</w:delText>
        </w:r>
      </w:del>
      <w:r w:rsidRPr="00944672">
        <w:rPr>
          <w:rFonts w:ascii="Arial" w:hAnsi="Arial" w:cs="Arial"/>
          <w:sz w:val="24"/>
          <w:szCs w:val="24"/>
        </w:rPr>
        <w:t xml:space="preserve">s wurden ihm 18 Minuten gewährt und er sollte eine Vorinformation zustellen, damit sich der oberste Führer vorbereiten konnte. Diese Formulierung bedeutete, dass jemand im Büro Geheimnisse sammelte, daher würde auf diesem Memo nur das absolut </w:t>
      </w:r>
      <w:del w:id="442" w:author="Lektorat Bauer" w:date="2025-02-26T12:03:00Z" w16du:dateUtc="2025-02-26T11:03:00Z">
        <w:r w:rsidRPr="00944672" w:rsidDel="006948F0">
          <w:rPr>
            <w:rFonts w:ascii="Arial" w:hAnsi="Arial" w:cs="Arial"/>
            <w:sz w:val="24"/>
            <w:szCs w:val="24"/>
          </w:rPr>
          <w:delText>n</w:delText>
        </w:r>
      </w:del>
      <w:ins w:id="443" w:author="Lektorat Bauer" w:date="2025-02-26T12:03:00Z" w16du:dateUtc="2025-02-26T11:03:00Z">
        <w:r w:rsidR="006948F0">
          <w:rPr>
            <w:rFonts w:ascii="Arial" w:hAnsi="Arial" w:cs="Arial"/>
            <w:sz w:val="24"/>
            <w:szCs w:val="24"/>
          </w:rPr>
          <w:t>N</w:t>
        </w:r>
      </w:ins>
      <w:r w:rsidRPr="00944672">
        <w:rPr>
          <w:rFonts w:ascii="Arial" w:hAnsi="Arial" w:cs="Arial"/>
          <w:sz w:val="24"/>
          <w:szCs w:val="24"/>
        </w:rPr>
        <w:t xml:space="preserve">otwendigste vermerkt werden. </w:t>
      </w:r>
    </w:p>
    <w:p w14:paraId="3AA18696" w14:textId="60F41EE3"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Die folgende Woche nutzte er</w:t>
      </w:r>
      <w:ins w:id="444" w:author="Lektorat Bauer" w:date="2025-02-26T12:03:00Z" w16du:dateUtc="2025-02-26T11:03:00Z">
        <w:r w:rsidR="006948F0">
          <w:rPr>
            <w:rFonts w:ascii="Arial" w:hAnsi="Arial" w:cs="Arial"/>
            <w:sz w:val="24"/>
            <w:szCs w:val="24"/>
          </w:rPr>
          <w:t>,</w:t>
        </w:r>
      </w:ins>
      <w:r w:rsidRPr="00944672">
        <w:rPr>
          <w:rFonts w:ascii="Arial" w:hAnsi="Arial" w:cs="Arial"/>
          <w:sz w:val="24"/>
          <w:szCs w:val="24"/>
        </w:rPr>
        <w:t xml:space="preserve"> um weitere Informationen zu sammeln und in den Plan einzuarbeiten.</w:t>
      </w:r>
    </w:p>
    <w:p w14:paraId="61B4FA8A" w14:textId="77777777"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p>
    <w:p w14:paraId="76FC6D00" w14:textId="77777777" w:rsidR="00944672" w:rsidRPr="00944672" w:rsidRDefault="00944672" w:rsidP="00623B68">
      <w:pPr>
        <w:suppressAutoHyphens/>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 xml:space="preserve">*** </w:t>
      </w:r>
    </w:p>
    <w:p w14:paraId="4CEE9648"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7808169A"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p>
    <w:p w14:paraId="695818F7"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p>
    <w:p w14:paraId="73C2A1DB"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p>
    <w:p w14:paraId="0CC83E81"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commentRangeStart w:id="445"/>
      <w:commentRangeEnd w:id="445"/>
      <w:r w:rsidRPr="00944672">
        <w:rPr>
          <w:rFonts w:ascii="Arial" w:hAnsi="Arial" w:cs="Arial"/>
          <w:sz w:val="24"/>
          <w:szCs w:val="24"/>
        </w:rPr>
        <w:commentReference w:id="445"/>
      </w:r>
      <w:r w:rsidRPr="00944672">
        <w:rPr>
          <w:rFonts w:ascii="Arial" w:hAnsi="Arial" w:cs="Arial"/>
          <w:b/>
          <w:bCs/>
          <w:sz w:val="24"/>
          <w:szCs w:val="24"/>
        </w:rPr>
        <w:t xml:space="preserve">&gt;&gt;&gt; Pyeongyang, Büro des obersten Führers, Montag 14. </w:t>
      </w:r>
      <w:r w:rsidRPr="00944672">
        <w:rPr>
          <w:rFonts w:ascii="Arial" w:hAnsi="Arial" w:cs="Arial"/>
          <w:b/>
          <w:bCs/>
          <w:noProof/>
          <w:sz w:val="24"/>
          <w:szCs w:val="24"/>
        </w:rPr>
        <w:t>Okt</w:t>
      </w:r>
      <w:r w:rsidRPr="00944672">
        <w:rPr>
          <w:rFonts w:ascii="Arial" w:hAnsi="Arial" w:cs="Arial"/>
          <w:b/>
          <w:bCs/>
          <w:sz w:val="24"/>
          <w:szCs w:val="24"/>
        </w:rPr>
        <w:t xml:space="preserve"> 2013&lt;&lt;&lt;</w:t>
      </w:r>
    </w:p>
    <w:p w14:paraId="79129CB9" w14:textId="45C6D62A"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Am Montag um 09:00 Uhr </w:t>
      </w:r>
      <w:del w:id="446" w:author="Lektorat Bauer" w:date="2025-02-26T12:03:00Z" w16du:dateUtc="2025-02-26T11:03:00Z">
        <w:r w:rsidRPr="00944672" w:rsidDel="00FB255B">
          <w:rPr>
            <w:rFonts w:ascii="Arial" w:hAnsi="Arial" w:cs="Arial"/>
            <w:sz w:val="24"/>
            <w:szCs w:val="24"/>
          </w:rPr>
          <w:delText xml:space="preserve">war </w:delText>
        </w:r>
      </w:del>
      <w:ins w:id="447" w:author="Lektorat Bauer" w:date="2025-02-26T12:03:00Z" w16du:dateUtc="2025-02-26T11:03:00Z">
        <w:r w:rsidR="00FB255B">
          <w:rPr>
            <w:rFonts w:ascii="Arial" w:hAnsi="Arial" w:cs="Arial"/>
            <w:sz w:val="24"/>
            <w:szCs w:val="24"/>
          </w:rPr>
          <w:t>stand</w:t>
        </w:r>
        <w:r w:rsidR="00FB255B" w:rsidRPr="00944672">
          <w:rPr>
            <w:rFonts w:ascii="Arial" w:hAnsi="Arial" w:cs="Arial"/>
            <w:sz w:val="24"/>
            <w:szCs w:val="24"/>
          </w:rPr>
          <w:t xml:space="preserve"> </w:t>
        </w:r>
      </w:ins>
      <w:r w:rsidRPr="00944672">
        <w:rPr>
          <w:rFonts w:ascii="Arial" w:hAnsi="Arial" w:cs="Arial"/>
          <w:sz w:val="24"/>
          <w:szCs w:val="24"/>
        </w:rPr>
        <w:t>er im Vorzimmer des obersten Führers, und wartete auf seinen Termin. Um 09:14 Uhr wurde er vorgelassen.</w:t>
      </w:r>
    </w:p>
    <w:p w14:paraId="5A135872" w14:textId="65607028"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„Generalmajor Chang,“ eröffnete Kim Wong-Hong, der anwesende Chef des SSD, des State Security Department, „</w:t>
      </w:r>
      <w:del w:id="448" w:author="Lektorat Bauer" w:date="2025-02-26T12:03:00Z" w16du:dateUtc="2025-02-26T11:03:00Z">
        <w:r w:rsidRPr="00944672" w:rsidDel="00FB255B">
          <w:rPr>
            <w:rFonts w:ascii="Arial" w:hAnsi="Arial" w:cs="Arial"/>
            <w:sz w:val="24"/>
            <w:szCs w:val="24"/>
          </w:rPr>
          <w:delText>I</w:delText>
        </w:r>
      </w:del>
      <w:ins w:id="449" w:author="Lektorat Bauer" w:date="2025-02-26T12:03:00Z" w16du:dateUtc="2025-02-26T11:03:00Z">
        <w:r w:rsidR="00FB255B">
          <w:rPr>
            <w:rFonts w:ascii="Arial" w:hAnsi="Arial" w:cs="Arial"/>
            <w:sz w:val="24"/>
            <w:szCs w:val="24"/>
          </w:rPr>
          <w:t>i</w:t>
        </w:r>
      </w:ins>
      <w:r w:rsidRPr="00944672">
        <w:rPr>
          <w:rFonts w:ascii="Arial" w:hAnsi="Arial" w:cs="Arial"/>
          <w:sz w:val="24"/>
          <w:szCs w:val="24"/>
        </w:rPr>
        <w:t>ch sehe, dass Ihr eingereichtes Formular eher oberflächlich verfasst wurde</w:t>
      </w:r>
      <w:ins w:id="450" w:author="Lektorat Bauer" w:date="2025-02-26T12:03:00Z" w16du:dateUtc="2025-02-26T11:03:00Z">
        <w:r w:rsidR="00FB255B">
          <w:rPr>
            <w:rFonts w:ascii="Arial" w:hAnsi="Arial" w:cs="Arial"/>
            <w:sz w:val="24"/>
            <w:szCs w:val="24"/>
          </w:rPr>
          <w:t>.</w:t>
        </w:r>
      </w:ins>
      <w:del w:id="451" w:author="Lektorat Bauer" w:date="2025-02-26T12:03:00Z" w16du:dateUtc="2025-02-26T11:03:00Z">
        <w:r w:rsidRPr="00944672" w:rsidDel="00FB255B">
          <w:rPr>
            <w:rFonts w:ascii="Arial" w:hAnsi="Arial" w:cs="Arial"/>
            <w:sz w:val="24"/>
            <w:szCs w:val="24"/>
          </w:rPr>
          <w:delText>?!</w:delText>
        </w:r>
      </w:del>
      <w:r w:rsidRPr="00944672">
        <w:rPr>
          <w:rFonts w:ascii="Arial" w:hAnsi="Arial" w:cs="Arial"/>
          <w:sz w:val="24"/>
          <w:szCs w:val="24"/>
        </w:rPr>
        <w:t xml:space="preserve">“ </w:t>
      </w:r>
    </w:p>
    <w:p w14:paraId="3334F557"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„Oberster Führer, Minister Kim,“ antwortete Chang, ohne zu zögern, „das ist korrekt, ich habe heute etwas zu berichten und vorzuschlagen, was auf keinen Fall jemand außerhalb dieses Büros erfahren sollte.“</w:t>
      </w:r>
    </w:p>
    <w:p w14:paraId="11B4E1FA" w14:textId="0E98090B"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„Fahren Sie fort</w:t>
      </w:r>
      <w:del w:id="452" w:author="Lektorat Bauer" w:date="2025-02-26T12:04:00Z" w16du:dateUtc="2025-02-26T11:04:00Z">
        <w:r w:rsidRPr="00944672" w:rsidDel="00FB255B">
          <w:rPr>
            <w:rFonts w:ascii="Arial" w:hAnsi="Arial" w:cs="Arial"/>
            <w:sz w:val="24"/>
            <w:szCs w:val="24"/>
          </w:rPr>
          <w:delText>.</w:delText>
        </w:r>
      </w:del>
      <w:r w:rsidRPr="00944672">
        <w:rPr>
          <w:rFonts w:ascii="Arial" w:hAnsi="Arial" w:cs="Arial"/>
          <w:sz w:val="24"/>
          <w:szCs w:val="24"/>
        </w:rPr>
        <w:t>“</w:t>
      </w:r>
      <w:ins w:id="453" w:author="Lektorat Bauer" w:date="2025-02-26T12:04:00Z" w16du:dateUtc="2025-02-26T11:04:00Z">
        <w:r w:rsidR="00FB255B">
          <w:rPr>
            <w:rFonts w:ascii="Arial" w:hAnsi="Arial" w:cs="Arial"/>
            <w:sz w:val="24"/>
            <w:szCs w:val="24"/>
          </w:rPr>
          <w:t>,</w:t>
        </w:r>
      </w:ins>
      <w:r w:rsidRPr="00944672">
        <w:rPr>
          <w:rFonts w:ascii="Arial" w:hAnsi="Arial" w:cs="Arial"/>
          <w:sz w:val="24"/>
          <w:szCs w:val="24"/>
        </w:rPr>
        <w:t xml:space="preserve"> </w:t>
      </w:r>
      <w:ins w:id="454" w:author="Lektorat Bauer" w:date="2025-02-26T12:04:00Z" w16du:dateUtc="2025-02-26T11:04:00Z">
        <w:r w:rsidR="00FB255B">
          <w:rPr>
            <w:rFonts w:ascii="Arial" w:hAnsi="Arial" w:cs="Arial"/>
            <w:sz w:val="24"/>
            <w:szCs w:val="24"/>
          </w:rPr>
          <w:t>s</w:t>
        </w:r>
      </w:ins>
      <w:del w:id="455" w:author="Lektorat Bauer" w:date="2025-02-26T12:04:00Z" w16du:dateUtc="2025-02-26T11:04:00Z">
        <w:r w:rsidRPr="00944672" w:rsidDel="00FB255B">
          <w:rPr>
            <w:rFonts w:ascii="Arial" w:hAnsi="Arial" w:cs="Arial"/>
            <w:sz w:val="24"/>
            <w:szCs w:val="24"/>
          </w:rPr>
          <w:delText>S</w:delText>
        </w:r>
      </w:del>
      <w:r w:rsidRPr="00944672">
        <w:rPr>
          <w:rFonts w:ascii="Arial" w:hAnsi="Arial" w:cs="Arial"/>
          <w:sz w:val="24"/>
          <w:szCs w:val="24"/>
        </w:rPr>
        <w:t>agte der Minister. Chang setze seinen Vortrag an, nach fünf Minuten unterbrach der Minister ihn, und nahm das Telefon in die Hand, um das Vorzimmer anzurufen. „Sagen Sie alle Termine der nächsten Stunde ab!“</w:t>
      </w:r>
      <w:ins w:id="456" w:author="Lektorat Bauer" w:date="2025-02-26T12:04:00Z" w16du:dateUtc="2025-02-26T11:04:00Z">
        <w:r w:rsidR="00FB255B">
          <w:rPr>
            <w:rFonts w:ascii="Arial" w:hAnsi="Arial" w:cs="Arial"/>
            <w:sz w:val="24"/>
            <w:szCs w:val="24"/>
          </w:rPr>
          <w:t>,</w:t>
        </w:r>
      </w:ins>
      <w:r w:rsidRPr="00944672">
        <w:rPr>
          <w:rFonts w:ascii="Arial" w:hAnsi="Arial" w:cs="Arial"/>
          <w:sz w:val="24"/>
          <w:szCs w:val="24"/>
        </w:rPr>
        <w:t xml:space="preserve"> </w:t>
      </w:r>
      <w:ins w:id="457" w:author="Lektorat Bauer" w:date="2025-02-26T12:04:00Z" w16du:dateUtc="2025-02-26T11:04:00Z">
        <w:r w:rsidR="00FB255B">
          <w:rPr>
            <w:rFonts w:ascii="Arial" w:hAnsi="Arial" w:cs="Arial"/>
            <w:sz w:val="24"/>
            <w:szCs w:val="24"/>
          </w:rPr>
          <w:t>b</w:t>
        </w:r>
      </w:ins>
      <w:del w:id="458" w:author="Lektorat Bauer" w:date="2025-02-26T12:04:00Z" w16du:dateUtc="2025-02-26T11:04:00Z">
        <w:r w:rsidRPr="00944672" w:rsidDel="00FB255B">
          <w:rPr>
            <w:rFonts w:ascii="Arial" w:hAnsi="Arial" w:cs="Arial"/>
            <w:sz w:val="24"/>
            <w:szCs w:val="24"/>
          </w:rPr>
          <w:delText>B</w:delText>
        </w:r>
      </w:del>
      <w:r w:rsidRPr="00944672">
        <w:rPr>
          <w:rFonts w:ascii="Arial" w:hAnsi="Arial" w:cs="Arial"/>
          <w:sz w:val="24"/>
          <w:szCs w:val="24"/>
        </w:rPr>
        <w:t>ellte er in den Höh</w:t>
      </w:r>
      <w:del w:id="459" w:author="Lektorat Bauer" w:date="2025-02-26T12:04:00Z" w16du:dateUtc="2025-02-26T11:04:00Z">
        <w:r w:rsidRPr="00944672" w:rsidDel="00FB255B">
          <w:rPr>
            <w:rFonts w:ascii="Arial" w:hAnsi="Arial" w:cs="Arial"/>
            <w:sz w:val="24"/>
            <w:szCs w:val="24"/>
          </w:rPr>
          <w:delText>r</w:delText>
        </w:r>
      </w:del>
      <w:r w:rsidRPr="00944672">
        <w:rPr>
          <w:rFonts w:ascii="Arial" w:hAnsi="Arial" w:cs="Arial"/>
          <w:sz w:val="24"/>
          <w:szCs w:val="24"/>
        </w:rPr>
        <w:t>er, dann drehte er sich zu Chang um</w:t>
      </w:r>
      <w:del w:id="460" w:author="Lektorat Bauer" w:date="2025-02-26T12:04:00Z" w16du:dateUtc="2025-02-26T11:04:00Z">
        <w:r w:rsidRPr="00944672" w:rsidDel="00FB255B">
          <w:rPr>
            <w:rFonts w:ascii="Arial" w:hAnsi="Arial" w:cs="Arial"/>
            <w:sz w:val="24"/>
            <w:szCs w:val="24"/>
          </w:rPr>
          <w:delText>,</w:delText>
        </w:r>
      </w:del>
      <w:ins w:id="461" w:author="Lektorat Bauer" w:date="2025-02-26T12:04:00Z" w16du:dateUtc="2025-02-26T11:04:00Z">
        <w:r w:rsidR="00FB255B">
          <w:rPr>
            <w:rFonts w:ascii="Arial" w:hAnsi="Arial" w:cs="Arial"/>
            <w:sz w:val="24"/>
            <w:szCs w:val="24"/>
          </w:rPr>
          <w:t>.</w:t>
        </w:r>
      </w:ins>
      <w:r w:rsidRPr="00944672">
        <w:rPr>
          <w:rFonts w:ascii="Arial" w:hAnsi="Arial" w:cs="Arial"/>
          <w:sz w:val="24"/>
          <w:szCs w:val="24"/>
        </w:rPr>
        <w:t xml:space="preserve"> „Generalmajor, fahren Sie fort</w:t>
      </w:r>
      <w:ins w:id="462" w:author="Lektorat Bauer" w:date="2025-02-26T12:04:00Z" w16du:dateUtc="2025-02-26T11:04:00Z">
        <w:r w:rsidR="00FB255B">
          <w:rPr>
            <w:rFonts w:ascii="Arial" w:hAnsi="Arial" w:cs="Arial"/>
            <w:sz w:val="24"/>
            <w:szCs w:val="24"/>
          </w:rPr>
          <w:t xml:space="preserve"> –</w:t>
        </w:r>
      </w:ins>
      <w:del w:id="463" w:author="Lektorat Bauer" w:date="2025-02-26T12:04:00Z" w16du:dateUtc="2025-02-26T11:04:00Z">
        <w:r w:rsidRPr="00944672" w:rsidDel="00FB255B">
          <w:rPr>
            <w:rFonts w:ascii="Arial" w:hAnsi="Arial" w:cs="Arial"/>
            <w:sz w:val="24"/>
            <w:szCs w:val="24"/>
          </w:rPr>
          <w:delText xml:space="preserve"> und </w:delText>
        </w:r>
      </w:del>
      <w:r w:rsidRPr="00944672">
        <w:rPr>
          <w:rFonts w:ascii="Arial" w:hAnsi="Arial" w:cs="Arial"/>
          <w:sz w:val="24"/>
          <w:szCs w:val="24"/>
        </w:rPr>
        <w:t>detailliert</w:t>
      </w:r>
      <w:del w:id="464" w:author="Lektorat Bauer" w:date="2025-02-26T12:04:00Z" w16du:dateUtc="2025-02-26T11:04:00Z">
        <w:r w:rsidRPr="00944672" w:rsidDel="00FB255B">
          <w:rPr>
            <w:rFonts w:ascii="Arial" w:hAnsi="Arial" w:cs="Arial"/>
            <w:sz w:val="24"/>
            <w:szCs w:val="24"/>
          </w:rPr>
          <w:delText xml:space="preserve"> bitte</w:delText>
        </w:r>
      </w:del>
      <w:r w:rsidRPr="00944672">
        <w:rPr>
          <w:rFonts w:ascii="Arial" w:hAnsi="Arial" w:cs="Arial"/>
          <w:sz w:val="24"/>
          <w:szCs w:val="24"/>
        </w:rPr>
        <w:t xml:space="preserve">.“ </w:t>
      </w:r>
    </w:p>
    <w:p w14:paraId="634DDF5A" w14:textId="5B92EBD6"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Der oberste Führer saß </w:t>
      </w:r>
      <w:del w:id="465" w:author="Lektorat Bauer" w:date="2025-02-26T12:04:00Z" w16du:dateUtc="2025-02-26T11:04:00Z">
        <w:r w:rsidRPr="00944672" w:rsidDel="00FB255B">
          <w:rPr>
            <w:rFonts w:ascii="Arial" w:hAnsi="Arial" w:cs="Arial"/>
            <w:sz w:val="24"/>
            <w:szCs w:val="24"/>
          </w:rPr>
          <w:delText xml:space="preserve">dabei </w:delText>
        </w:r>
      </w:del>
      <w:commentRangeStart w:id="466"/>
      <w:ins w:id="467" w:author="Lektorat Bauer" w:date="2025-02-26T12:04:00Z" w16du:dateUtc="2025-02-26T11:04:00Z">
        <w:r w:rsidR="00FB255B">
          <w:rPr>
            <w:rFonts w:ascii="Arial" w:hAnsi="Arial" w:cs="Arial"/>
            <w:sz w:val="24"/>
            <w:szCs w:val="24"/>
          </w:rPr>
          <w:t>etwas abs</w:t>
        </w:r>
      </w:ins>
      <w:ins w:id="468" w:author="Lektorat Bauer" w:date="2025-02-26T12:05:00Z" w16du:dateUtc="2025-02-26T11:05:00Z">
        <w:r w:rsidR="00FB255B">
          <w:rPr>
            <w:rFonts w:ascii="Arial" w:hAnsi="Arial" w:cs="Arial"/>
            <w:sz w:val="24"/>
            <w:szCs w:val="24"/>
          </w:rPr>
          <w:t xml:space="preserve">eits </w:t>
        </w:r>
      </w:ins>
      <w:ins w:id="469" w:author="Lektorat Bauer" w:date="2025-02-26T12:04:00Z" w16du:dateUtc="2025-02-26T11:04:00Z">
        <w:r w:rsidR="00FB255B">
          <w:rPr>
            <w:rFonts w:ascii="Arial" w:hAnsi="Arial" w:cs="Arial"/>
            <w:sz w:val="24"/>
            <w:szCs w:val="24"/>
          </w:rPr>
          <w:t>in seinem Samtsessel</w:t>
        </w:r>
        <w:r w:rsidR="00FB255B" w:rsidRPr="00944672">
          <w:rPr>
            <w:rFonts w:ascii="Arial" w:hAnsi="Arial" w:cs="Arial"/>
            <w:sz w:val="24"/>
            <w:szCs w:val="24"/>
          </w:rPr>
          <w:t xml:space="preserve"> </w:t>
        </w:r>
      </w:ins>
      <w:commentRangeEnd w:id="466"/>
      <w:ins w:id="470" w:author="Lektorat Bauer" w:date="2025-02-26T12:05:00Z" w16du:dateUtc="2025-02-26T11:05:00Z">
        <w:r w:rsidR="00FB255B">
          <w:rPr>
            <w:rStyle w:val="Kommentarzeichen"/>
          </w:rPr>
          <w:commentReference w:id="466"/>
        </w:r>
      </w:ins>
      <w:r w:rsidRPr="00944672">
        <w:rPr>
          <w:rFonts w:ascii="Arial" w:hAnsi="Arial" w:cs="Arial"/>
          <w:sz w:val="24"/>
          <w:szCs w:val="24"/>
        </w:rPr>
        <w:t>und lauschte den Ausführungen.</w:t>
      </w:r>
    </w:p>
    <w:p w14:paraId="3D7E6DFE" w14:textId="6887C173"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Gegen Ende der</w:t>
      </w:r>
      <w:del w:id="471" w:author="Lektorat Bauer" w:date="2025-02-26T12:05:00Z" w16du:dateUtc="2025-02-26T11:05:00Z">
        <w:r w:rsidRPr="00944672" w:rsidDel="00FB255B">
          <w:rPr>
            <w:rFonts w:ascii="Arial" w:hAnsi="Arial" w:cs="Arial"/>
            <w:sz w:val="24"/>
            <w:szCs w:val="24"/>
          </w:rPr>
          <w:delText>,</w:delText>
        </w:r>
      </w:del>
      <w:r w:rsidRPr="00944672">
        <w:rPr>
          <w:rFonts w:ascii="Arial" w:hAnsi="Arial" w:cs="Arial"/>
          <w:sz w:val="24"/>
          <w:szCs w:val="24"/>
        </w:rPr>
        <w:t xml:space="preserve"> ihm eingeräumten Stunde</w:t>
      </w:r>
      <w:del w:id="472" w:author="Lektorat Bauer" w:date="2025-02-26T12:05:00Z" w16du:dateUtc="2025-02-26T11:05:00Z">
        <w:r w:rsidRPr="00944672" w:rsidDel="00FB255B">
          <w:rPr>
            <w:rFonts w:ascii="Arial" w:hAnsi="Arial" w:cs="Arial"/>
            <w:sz w:val="24"/>
            <w:szCs w:val="24"/>
          </w:rPr>
          <w:delText>,</w:delText>
        </w:r>
      </w:del>
      <w:r w:rsidRPr="00944672">
        <w:rPr>
          <w:rFonts w:ascii="Arial" w:hAnsi="Arial" w:cs="Arial"/>
          <w:sz w:val="24"/>
          <w:szCs w:val="24"/>
        </w:rPr>
        <w:t xml:space="preserve"> sagte der Minister: „Generalmajor, das ist ein verwegener Gedanke, den Sie da entwickelt haben. Außer meinen Notizen wurden keine weiteren Aufzeichnungen vorgenommen? Ist das korrekt?“ </w:t>
      </w:r>
      <w:ins w:id="473" w:author="Lektorat Bauer" w:date="2025-02-26T12:05:00Z" w16du:dateUtc="2025-02-26T11:05:00Z">
        <w:r w:rsidR="00FB255B">
          <w:rPr>
            <w:rFonts w:ascii="Arial" w:hAnsi="Arial" w:cs="Arial"/>
            <w:sz w:val="24"/>
            <w:szCs w:val="24"/>
          </w:rPr>
          <w:t xml:space="preserve">– </w:t>
        </w:r>
      </w:ins>
      <w:r w:rsidRPr="00944672">
        <w:rPr>
          <w:rFonts w:ascii="Arial" w:hAnsi="Arial" w:cs="Arial"/>
          <w:sz w:val="24"/>
          <w:szCs w:val="24"/>
        </w:rPr>
        <w:t xml:space="preserve">„Ja, Minister, das ist korrekt.“ </w:t>
      </w:r>
    </w:p>
    <w:p w14:paraId="364E6B23" w14:textId="65BF9EE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„Dann schlage ich jetzt wie folgt vor: Erstens, ich prüfe, ob die von Ihnen angeforderten Ressourcen tatsächlich verfügbar sind</w:t>
      </w:r>
      <w:ins w:id="474" w:author="Lektorat Bauer" w:date="2025-02-26T12:05:00Z" w16du:dateUtc="2025-02-26T11:05:00Z">
        <w:r w:rsidR="00FB255B">
          <w:rPr>
            <w:rFonts w:ascii="Arial" w:hAnsi="Arial" w:cs="Arial"/>
            <w:sz w:val="24"/>
            <w:szCs w:val="24"/>
          </w:rPr>
          <w:t>.</w:t>
        </w:r>
      </w:ins>
      <w:r w:rsidRPr="00944672">
        <w:rPr>
          <w:rFonts w:ascii="Arial" w:hAnsi="Arial" w:cs="Arial"/>
          <w:sz w:val="24"/>
          <w:szCs w:val="24"/>
        </w:rPr>
        <w:t xml:space="preserve"> </w:t>
      </w:r>
      <w:ins w:id="475" w:author="Lektorat Bauer" w:date="2025-02-26T12:05:00Z" w16du:dateUtc="2025-02-26T11:05:00Z">
        <w:r w:rsidR="00FB255B">
          <w:rPr>
            <w:rFonts w:ascii="Arial" w:hAnsi="Arial" w:cs="Arial"/>
            <w:sz w:val="24"/>
            <w:szCs w:val="24"/>
          </w:rPr>
          <w:t>Z</w:t>
        </w:r>
      </w:ins>
      <w:del w:id="476" w:author="Lektorat Bauer" w:date="2025-02-26T12:05:00Z" w16du:dateUtc="2025-02-26T11:05:00Z">
        <w:r w:rsidRPr="00944672" w:rsidDel="00FB255B">
          <w:rPr>
            <w:rFonts w:ascii="Arial" w:hAnsi="Arial" w:cs="Arial"/>
            <w:sz w:val="24"/>
            <w:szCs w:val="24"/>
          </w:rPr>
          <w:delText>und z</w:delText>
        </w:r>
      </w:del>
      <w:r w:rsidRPr="00944672">
        <w:rPr>
          <w:rFonts w:ascii="Arial" w:hAnsi="Arial" w:cs="Arial"/>
          <w:sz w:val="24"/>
          <w:szCs w:val="24"/>
        </w:rPr>
        <w:t>weite</w:t>
      </w:r>
      <w:ins w:id="477" w:author="Lektorat Bauer" w:date="2025-02-26T12:05:00Z" w16du:dateUtc="2025-02-26T11:05:00Z">
        <w:r w:rsidR="00FB255B">
          <w:rPr>
            <w:rFonts w:ascii="Arial" w:hAnsi="Arial" w:cs="Arial"/>
            <w:sz w:val="24"/>
            <w:szCs w:val="24"/>
          </w:rPr>
          <w:t>n</w:t>
        </w:r>
      </w:ins>
      <w:r w:rsidRPr="00944672">
        <w:rPr>
          <w:rFonts w:ascii="Arial" w:hAnsi="Arial" w:cs="Arial"/>
          <w:sz w:val="24"/>
          <w:szCs w:val="24"/>
        </w:rPr>
        <w:t xml:space="preserve">s lasse ich das notwendige Personal </w:t>
      </w:r>
      <w:del w:id="478" w:author="Lektorat Bauer" w:date="2025-02-26T12:05:00Z" w16du:dateUtc="2025-02-26T11:05:00Z">
        <w:r w:rsidRPr="00944672" w:rsidDel="00FB255B">
          <w:rPr>
            <w:rFonts w:ascii="Arial" w:hAnsi="Arial" w:cs="Arial"/>
            <w:sz w:val="24"/>
            <w:szCs w:val="24"/>
          </w:rPr>
          <w:delText>heraussuchen</w:delText>
        </w:r>
      </w:del>
      <w:ins w:id="479" w:author="Lektorat Bauer" w:date="2025-02-26T12:05:00Z" w16du:dateUtc="2025-02-26T11:05:00Z">
        <w:r w:rsidR="00FB255B">
          <w:rPr>
            <w:rFonts w:ascii="Arial" w:hAnsi="Arial" w:cs="Arial"/>
            <w:sz w:val="24"/>
            <w:szCs w:val="24"/>
          </w:rPr>
          <w:t>erm</w:t>
        </w:r>
      </w:ins>
      <w:ins w:id="480" w:author="Lektorat Bauer" w:date="2025-02-26T12:06:00Z" w16du:dateUtc="2025-02-26T11:06:00Z">
        <w:r w:rsidR="00FB255B">
          <w:rPr>
            <w:rFonts w:ascii="Arial" w:hAnsi="Arial" w:cs="Arial"/>
            <w:sz w:val="24"/>
            <w:szCs w:val="24"/>
          </w:rPr>
          <w:t>itteln</w:t>
        </w:r>
      </w:ins>
      <w:r w:rsidRPr="00944672">
        <w:rPr>
          <w:rFonts w:ascii="Arial" w:hAnsi="Arial" w:cs="Arial"/>
          <w:sz w:val="24"/>
          <w:szCs w:val="24"/>
        </w:rPr>
        <w:t xml:space="preserve">. </w:t>
      </w:r>
    </w:p>
    <w:p w14:paraId="254EF76E" w14:textId="77777777" w:rsidR="00FB255B" w:rsidRDefault="00944672" w:rsidP="00623B68">
      <w:pPr>
        <w:autoSpaceDE w:val="0"/>
        <w:autoSpaceDN w:val="0"/>
        <w:adjustRightInd w:val="0"/>
        <w:spacing w:after="0" w:line="360" w:lineRule="auto"/>
        <w:ind w:firstLine="227"/>
        <w:jc w:val="both"/>
        <w:rPr>
          <w:ins w:id="481" w:author="Lektorat Bauer" w:date="2025-02-26T12:06:00Z" w16du:dateUtc="2025-02-26T11:06:00Z"/>
          <w:rFonts w:ascii="Arial" w:hAnsi="Arial" w:cs="Arial"/>
          <w:sz w:val="24"/>
          <w:szCs w:val="24"/>
        </w:rPr>
      </w:pPr>
      <w:r w:rsidRPr="00944672">
        <w:rPr>
          <w:rFonts w:ascii="Arial" w:hAnsi="Arial" w:cs="Arial"/>
          <w:sz w:val="24"/>
          <w:szCs w:val="24"/>
        </w:rPr>
        <w:t>Als dritten Punkt</w:t>
      </w:r>
      <w:del w:id="482" w:author="Lektorat Bauer" w:date="2025-02-26T12:06:00Z" w16du:dateUtc="2025-02-26T11:06:00Z">
        <w:r w:rsidRPr="00944672" w:rsidDel="00FB255B">
          <w:rPr>
            <w:rFonts w:ascii="Arial" w:hAnsi="Arial" w:cs="Arial"/>
            <w:sz w:val="24"/>
            <w:szCs w:val="24"/>
          </w:rPr>
          <w:delText>,</w:delText>
        </w:r>
      </w:del>
      <w:r w:rsidRPr="00944672">
        <w:rPr>
          <w:rFonts w:ascii="Arial" w:hAnsi="Arial" w:cs="Arial"/>
          <w:sz w:val="24"/>
          <w:szCs w:val="24"/>
        </w:rPr>
        <w:t xml:space="preserve"> möchte ich anregen, dass wir ein Kriseninterventionsteam bereitstellen, dass notwendige Problemlösungen unterstützt.“ </w:t>
      </w:r>
    </w:p>
    <w:p w14:paraId="7970EA97" w14:textId="2A69AF1C"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„Eine nette Umschreibung für ein bereitstehendes Killerkommando“</w:t>
      </w:r>
      <w:ins w:id="483" w:author="Lektorat Bauer" w:date="2025-02-26T12:06:00Z" w16du:dateUtc="2025-02-26T11:06:00Z">
        <w:r w:rsidR="00FB255B">
          <w:rPr>
            <w:rFonts w:ascii="Arial" w:hAnsi="Arial" w:cs="Arial"/>
            <w:sz w:val="24"/>
            <w:szCs w:val="24"/>
          </w:rPr>
          <w:t>,</w:t>
        </w:r>
      </w:ins>
      <w:r w:rsidRPr="00944672">
        <w:rPr>
          <w:rFonts w:ascii="Arial" w:hAnsi="Arial" w:cs="Arial"/>
          <w:sz w:val="24"/>
          <w:szCs w:val="24"/>
        </w:rPr>
        <w:t xml:space="preserve"> dachte Chang und antwortete laut</w:t>
      </w:r>
      <w:del w:id="484" w:author="Lektorat Bauer" w:date="2025-02-26T12:06:00Z" w16du:dateUtc="2025-02-26T11:06:00Z">
        <w:r w:rsidRPr="00944672" w:rsidDel="00FB255B">
          <w:rPr>
            <w:rFonts w:ascii="Arial" w:hAnsi="Arial" w:cs="Arial"/>
            <w:sz w:val="24"/>
            <w:szCs w:val="24"/>
          </w:rPr>
          <w:delText>,</w:delText>
        </w:r>
      </w:del>
      <w:ins w:id="485" w:author="Lektorat Bauer" w:date="2025-02-26T12:06:00Z" w16du:dateUtc="2025-02-26T11:06:00Z">
        <w:r w:rsidR="00FB255B">
          <w:rPr>
            <w:rFonts w:ascii="Arial" w:hAnsi="Arial" w:cs="Arial"/>
            <w:sz w:val="24"/>
            <w:szCs w:val="24"/>
          </w:rPr>
          <w:t>:</w:t>
        </w:r>
      </w:ins>
      <w:r w:rsidRPr="00944672">
        <w:rPr>
          <w:rFonts w:ascii="Arial" w:hAnsi="Arial" w:cs="Arial"/>
          <w:sz w:val="24"/>
          <w:szCs w:val="24"/>
        </w:rPr>
        <w:t xml:space="preserve"> „Herr Minister Kim, das halte ich für einen hervorragenden Vorschlag.“</w:t>
      </w:r>
    </w:p>
    <w:p w14:paraId="7BE48AA1" w14:textId="1AFF70E9"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Kim </w:t>
      </w:r>
      <w:r w:rsidRPr="00944672">
        <w:rPr>
          <w:rFonts w:ascii="Arial" w:hAnsi="Arial" w:cs="Arial"/>
          <w:noProof/>
          <w:sz w:val="24"/>
          <w:szCs w:val="24"/>
        </w:rPr>
        <w:t>Jong-Un</w:t>
      </w:r>
      <w:r w:rsidRPr="00944672">
        <w:rPr>
          <w:rFonts w:ascii="Arial" w:hAnsi="Arial" w:cs="Arial"/>
          <w:sz w:val="24"/>
          <w:szCs w:val="24"/>
        </w:rPr>
        <w:t xml:space="preserve"> klatschte zweimal in die Hände</w:t>
      </w:r>
      <w:ins w:id="486" w:author="Lektorat Bauer" w:date="2025-02-26T12:06:00Z" w16du:dateUtc="2025-02-26T11:06:00Z">
        <w:r w:rsidR="00FB255B">
          <w:rPr>
            <w:rFonts w:ascii="Arial" w:hAnsi="Arial" w:cs="Arial"/>
            <w:sz w:val="24"/>
            <w:szCs w:val="24"/>
          </w:rPr>
          <w:t>.</w:t>
        </w:r>
      </w:ins>
      <w:del w:id="487" w:author="Lektorat Bauer" w:date="2025-02-26T12:06:00Z" w16du:dateUtc="2025-02-26T11:06:00Z">
        <w:r w:rsidRPr="00944672" w:rsidDel="00FB255B">
          <w:rPr>
            <w:rFonts w:ascii="Arial" w:hAnsi="Arial" w:cs="Arial"/>
            <w:sz w:val="24"/>
            <w:szCs w:val="24"/>
          </w:rPr>
          <w:delText>,</w:delText>
        </w:r>
      </w:del>
      <w:r w:rsidRPr="00944672">
        <w:rPr>
          <w:rFonts w:ascii="Arial" w:hAnsi="Arial" w:cs="Arial"/>
          <w:sz w:val="24"/>
          <w:szCs w:val="24"/>
        </w:rPr>
        <w:t xml:space="preserve"> </w:t>
      </w:r>
      <w:ins w:id="488" w:author="Lektorat Bauer" w:date="2025-02-26T12:06:00Z" w16du:dateUtc="2025-02-26T11:06:00Z">
        <w:r w:rsidR="00FB255B">
          <w:rPr>
            <w:rFonts w:ascii="Arial" w:hAnsi="Arial" w:cs="Arial"/>
            <w:sz w:val="24"/>
            <w:szCs w:val="24"/>
          </w:rPr>
          <w:t>D</w:t>
        </w:r>
      </w:ins>
      <w:del w:id="489" w:author="Lektorat Bauer" w:date="2025-02-26T12:06:00Z" w16du:dateUtc="2025-02-26T11:06:00Z">
        <w:r w:rsidRPr="00944672" w:rsidDel="00FB255B">
          <w:rPr>
            <w:rFonts w:ascii="Arial" w:hAnsi="Arial" w:cs="Arial"/>
            <w:sz w:val="24"/>
            <w:szCs w:val="24"/>
          </w:rPr>
          <w:delText>d</w:delText>
        </w:r>
      </w:del>
      <w:r w:rsidRPr="00944672">
        <w:rPr>
          <w:rFonts w:ascii="Arial" w:hAnsi="Arial" w:cs="Arial"/>
          <w:sz w:val="24"/>
          <w:szCs w:val="24"/>
        </w:rPr>
        <w:t>as Gespräch war beendet. „Generalmajor, Sie erhalten Bescheid!“</w:t>
      </w:r>
      <w:ins w:id="490" w:author="Lektorat Bauer" w:date="2025-02-26T12:06:00Z" w16du:dateUtc="2025-02-26T11:06:00Z">
        <w:r w:rsidR="00FB255B">
          <w:rPr>
            <w:rFonts w:ascii="Arial" w:hAnsi="Arial" w:cs="Arial"/>
            <w:sz w:val="24"/>
            <w:szCs w:val="24"/>
          </w:rPr>
          <w:t>,</w:t>
        </w:r>
      </w:ins>
      <w:r w:rsidRPr="00944672">
        <w:rPr>
          <w:rFonts w:ascii="Arial" w:hAnsi="Arial" w:cs="Arial"/>
          <w:sz w:val="24"/>
          <w:szCs w:val="24"/>
        </w:rPr>
        <w:t xml:space="preserve"> </w:t>
      </w:r>
      <w:ins w:id="491" w:author="Lektorat Bauer" w:date="2025-02-26T12:06:00Z" w16du:dateUtc="2025-02-26T11:06:00Z">
        <w:r w:rsidR="00FB255B">
          <w:rPr>
            <w:rFonts w:ascii="Arial" w:hAnsi="Arial" w:cs="Arial"/>
            <w:sz w:val="24"/>
            <w:szCs w:val="24"/>
          </w:rPr>
          <w:t>s</w:t>
        </w:r>
      </w:ins>
      <w:del w:id="492" w:author="Lektorat Bauer" w:date="2025-02-26T12:06:00Z" w16du:dateUtc="2025-02-26T11:06:00Z">
        <w:r w:rsidRPr="00944672" w:rsidDel="00FB255B">
          <w:rPr>
            <w:rFonts w:ascii="Arial" w:hAnsi="Arial" w:cs="Arial"/>
            <w:sz w:val="24"/>
            <w:szCs w:val="24"/>
          </w:rPr>
          <w:delText>S</w:delText>
        </w:r>
      </w:del>
      <w:r w:rsidRPr="00944672">
        <w:rPr>
          <w:rFonts w:ascii="Arial" w:hAnsi="Arial" w:cs="Arial"/>
          <w:sz w:val="24"/>
          <w:szCs w:val="24"/>
        </w:rPr>
        <w:t>agte Minister Kim zum Abschied</w:t>
      </w:r>
      <w:ins w:id="493" w:author="Lektorat Bauer" w:date="2025-02-26T12:06:00Z" w16du:dateUtc="2025-02-26T11:06:00Z">
        <w:r w:rsidR="00FB255B">
          <w:rPr>
            <w:rFonts w:ascii="Arial" w:hAnsi="Arial" w:cs="Arial"/>
            <w:sz w:val="24"/>
            <w:szCs w:val="24"/>
          </w:rPr>
          <w:t>.</w:t>
        </w:r>
      </w:ins>
      <w:del w:id="494" w:author="Lektorat Bauer" w:date="2025-02-26T12:06:00Z" w16du:dateUtc="2025-02-26T11:06:00Z">
        <w:r w:rsidRPr="00944672" w:rsidDel="00FB255B">
          <w:rPr>
            <w:rFonts w:ascii="Arial" w:hAnsi="Arial" w:cs="Arial"/>
            <w:sz w:val="24"/>
            <w:szCs w:val="24"/>
          </w:rPr>
          <w:delText>,</w:delText>
        </w:r>
      </w:del>
      <w:r w:rsidRPr="00944672">
        <w:rPr>
          <w:rFonts w:ascii="Arial" w:hAnsi="Arial" w:cs="Arial"/>
          <w:sz w:val="24"/>
          <w:szCs w:val="24"/>
        </w:rPr>
        <w:t xml:space="preserve"> </w:t>
      </w:r>
      <w:commentRangeStart w:id="495"/>
      <w:ins w:id="496" w:author="Lektorat Bauer" w:date="2025-02-26T12:06:00Z" w16du:dateUtc="2025-02-26T11:06:00Z">
        <w:r w:rsidR="00FB255B">
          <w:rPr>
            <w:rFonts w:ascii="Arial" w:hAnsi="Arial" w:cs="Arial"/>
            <w:sz w:val="24"/>
            <w:szCs w:val="24"/>
          </w:rPr>
          <w:t>D</w:t>
        </w:r>
      </w:ins>
      <w:del w:id="497" w:author="Lektorat Bauer" w:date="2025-02-26T12:06:00Z" w16du:dateUtc="2025-02-26T11:06:00Z">
        <w:r w:rsidRPr="00944672" w:rsidDel="00FB255B">
          <w:rPr>
            <w:rFonts w:ascii="Arial" w:hAnsi="Arial" w:cs="Arial"/>
            <w:sz w:val="24"/>
            <w:szCs w:val="24"/>
          </w:rPr>
          <w:delText>d</w:delText>
        </w:r>
      </w:del>
      <w:r w:rsidRPr="00944672">
        <w:rPr>
          <w:rFonts w:ascii="Arial" w:hAnsi="Arial" w:cs="Arial"/>
          <w:sz w:val="24"/>
          <w:szCs w:val="24"/>
        </w:rPr>
        <w:t>er oberste Führer wusste, wann es besser war, nichts zu sagen.</w:t>
      </w:r>
      <w:commentRangeEnd w:id="495"/>
      <w:r w:rsidR="00FB255B">
        <w:rPr>
          <w:rStyle w:val="Kommentarzeichen"/>
        </w:rPr>
        <w:commentReference w:id="495"/>
      </w:r>
    </w:p>
    <w:p w14:paraId="09A7325C"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Chang Chil Sung ließ sich von seinem Fahrer ins Büro bringen und hoffte, dass sich alles so entwickeln würde, wie er es geplant hatte.</w:t>
      </w:r>
    </w:p>
    <w:p w14:paraId="6E43AE3D" w14:textId="77777777"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p>
    <w:p w14:paraId="35804A8E" w14:textId="77777777" w:rsidR="00944672" w:rsidRPr="00944672" w:rsidRDefault="00944672" w:rsidP="00623B68">
      <w:pPr>
        <w:suppressAutoHyphens/>
        <w:autoSpaceDE w:val="0"/>
        <w:autoSpaceDN w:val="0"/>
        <w:adjustRightInd w:val="0"/>
        <w:spacing w:after="0" w:line="360" w:lineRule="auto"/>
        <w:jc w:val="both"/>
        <w:rPr>
          <w:rFonts w:ascii="Arial" w:hAnsi="Arial" w:cs="Arial"/>
          <w:sz w:val="24"/>
          <w:szCs w:val="24"/>
        </w:rPr>
      </w:pPr>
      <w:r w:rsidRPr="00944672">
        <w:rPr>
          <w:rFonts w:ascii="Arial" w:hAnsi="Arial" w:cs="Arial"/>
          <w:noProof/>
          <w:sz w:val="24"/>
          <w:szCs w:val="24"/>
        </w:rPr>
        <w:t>***</w:t>
      </w:r>
    </w:p>
    <w:p w14:paraId="15B8EEBF"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72ABE1F6" w14:textId="77777777" w:rsidR="00944672" w:rsidRPr="00944672" w:rsidRDefault="00944672" w:rsidP="00623B68">
      <w:pPr>
        <w:autoSpaceDE w:val="0"/>
        <w:autoSpaceDN w:val="0"/>
        <w:adjustRightInd w:val="0"/>
        <w:spacing w:after="0" w:line="360" w:lineRule="auto"/>
        <w:jc w:val="both"/>
        <w:rPr>
          <w:rFonts w:ascii="Arial" w:hAnsi="Arial" w:cs="Arial"/>
          <w:b/>
          <w:bCs/>
          <w:sz w:val="24"/>
          <w:szCs w:val="24"/>
        </w:rPr>
      </w:pPr>
      <w:commentRangeStart w:id="498"/>
      <w:commentRangeEnd w:id="498"/>
      <w:r w:rsidRPr="00944672">
        <w:rPr>
          <w:rFonts w:ascii="Arial" w:hAnsi="Arial" w:cs="Arial"/>
          <w:sz w:val="24"/>
          <w:szCs w:val="24"/>
        </w:rPr>
        <w:commentReference w:id="498"/>
      </w:r>
      <w:r w:rsidRPr="00944672">
        <w:rPr>
          <w:rFonts w:ascii="Arial" w:hAnsi="Arial" w:cs="Arial"/>
          <w:b/>
          <w:bCs/>
          <w:sz w:val="24"/>
          <w:szCs w:val="24"/>
        </w:rPr>
        <w:t xml:space="preserve">&gt;&gt;&gt; Bunker von Minister Kim, Montag 04. </w:t>
      </w:r>
      <w:r w:rsidRPr="00944672">
        <w:rPr>
          <w:rFonts w:ascii="Arial" w:hAnsi="Arial" w:cs="Arial"/>
          <w:b/>
          <w:bCs/>
          <w:noProof/>
          <w:sz w:val="24"/>
          <w:szCs w:val="24"/>
        </w:rPr>
        <w:t>Nov</w:t>
      </w:r>
      <w:r w:rsidRPr="00944672">
        <w:rPr>
          <w:rFonts w:ascii="Arial" w:hAnsi="Arial" w:cs="Arial"/>
          <w:b/>
          <w:bCs/>
          <w:sz w:val="24"/>
          <w:szCs w:val="24"/>
        </w:rPr>
        <w:t xml:space="preserve"> 2013 &lt;&lt;&lt;</w:t>
      </w:r>
    </w:p>
    <w:p w14:paraId="47088CA2" w14:textId="77777777"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Drei Wochen später erschien ein Soldat im Vorzimmer des Generalmajors und bat um Einlass, um ein persönliches Dokument zu überbringen. </w:t>
      </w:r>
    </w:p>
    <w:p w14:paraId="2E07FCD8" w14:textId="77777777"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Als der Bote wieder gegangen war, öffnete Chang den Umschlag und erstarrte: Alle Anforderungen würden erfüllt werden, er sollte sich am nächsten Tag um 08:15 Uhr im Büro von Minister Kim einfinden.</w:t>
      </w:r>
    </w:p>
    <w:p w14:paraId="037BA3B8" w14:textId="77777777"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w:t>
      </w:r>
    </w:p>
    <w:p w14:paraId="394474A1" w14:textId="77777777"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p>
    <w:p w14:paraId="123B1377" w14:textId="3DB43363"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 xml:space="preserve">Als Chang im Ministerbüro erschien, wunderte er sich, dass im Vorzimmer eine Frau Major war und </w:t>
      </w:r>
      <w:del w:id="499" w:author="Lektorat Bauer" w:date="2025-02-26T12:08:00Z" w16du:dateUtc="2025-02-26T11:08:00Z">
        <w:r w:rsidRPr="00944672" w:rsidDel="000C4192">
          <w:rPr>
            <w:rFonts w:ascii="Arial" w:hAnsi="Arial" w:cs="Arial"/>
            <w:sz w:val="24"/>
            <w:szCs w:val="24"/>
          </w:rPr>
          <w:delText xml:space="preserve">dass </w:delText>
        </w:r>
      </w:del>
      <w:r w:rsidRPr="00944672">
        <w:rPr>
          <w:rFonts w:ascii="Arial" w:hAnsi="Arial" w:cs="Arial"/>
          <w:sz w:val="24"/>
          <w:szCs w:val="24"/>
        </w:rPr>
        <w:t xml:space="preserve">ansonsten niemand </w:t>
      </w:r>
      <w:del w:id="500" w:author="Lektorat Bauer" w:date="2025-02-26T12:08:00Z" w16du:dateUtc="2025-02-26T11:08:00Z">
        <w:r w:rsidRPr="00944672" w:rsidDel="000C4192">
          <w:rPr>
            <w:rFonts w:ascii="Arial" w:hAnsi="Arial" w:cs="Arial"/>
            <w:sz w:val="24"/>
            <w:szCs w:val="24"/>
          </w:rPr>
          <w:delText xml:space="preserve">hier </w:delText>
        </w:r>
      </w:del>
      <w:ins w:id="501" w:author="Lektorat Bauer" w:date="2025-02-26T12:08:00Z" w16du:dateUtc="2025-02-26T11:08:00Z">
        <w:r w:rsidR="000C4192">
          <w:rPr>
            <w:rFonts w:ascii="Arial" w:hAnsi="Arial" w:cs="Arial"/>
            <w:sz w:val="24"/>
            <w:szCs w:val="24"/>
          </w:rPr>
          <w:t>zugegen</w:t>
        </w:r>
      </w:ins>
      <w:del w:id="502" w:author="Lektorat Bauer" w:date="2025-02-26T12:08:00Z" w16du:dateUtc="2025-02-26T11:08:00Z">
        <w:r w:rsidRPr="00944672" w:rsidDel="000C4192">
          <w:rPr>
            <w:rFonts w:ascii="Arial" w:hAnsi="Arial" w:cs="Arial"/>
            <w:sz w:val="24"/>
            <w:szCs w:val="24"/>
          </w:rPr>
          <w:delText>war</w:delText>
        </w:r>
      </w:del>
      <w:r w:rsidRPr="00944672">
        <w:rPr>
          <w:rFonts w:ascii="Arial" w:hAnsi="Arial" w:cs="Arial"/>
          <w:sz w:val="24"/>
          <w:szCs w:val="24"/>
        </w:rPr>
        <w:t xml:space="preserve">. </w:t>
      </w:r>
    </w:p>
    <w:p w14:paraId="7F6680F0" w14:textId="6223227F"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Er wollte schon ansetzen, um zu fragen, ob der Termin nicht stattfinden würde, als er angesprochen wurde: „</w:t>
      </w:r>
      <w:commentRangeStart w:id="503"/>
      <w:r w:rsidRPr="00944672">
        <w:rPr>
          <w:rFonts w:ascii="Arial" w:hAnsi="Arial" w:cs="Arial"/>
          <w:sz w:val="24"/>
          <w:szCs w:val="24"/>
        </w:rPr>
        <w:t xml:space="preserve">Generalmajor Chung, </w:t>
      </w:r>
      <w:commentRangeEnd w:id="503"/>
      <w:r w:rsidR="006656CF">
        <w:rPr>
          <w:rStyle w:val="Kommentarzeichen"/>
        </w:rPr>
        <w:commentReference w:id="503"/>
      </w:r>
      <w:r w:rsidRPr="00944672">
        <w:rPr>
          <w:rFonts w:ascii="Arial" w:hAnsi="Arial" w:cs="Arial"/>
          <w:sz w:val="24"/>
          <w:szCs w:val="24"/>
        </w:rPr>
        <w:t xml:space="preserve">ich bin Major Lim, Auslandsaufklärung.“ </w:t>
      </w:r>
      <w:del w:id="504" w:author="Lektorat Bauer" w:date="2025-02-26T12:09:00Z" w16du:dateUtc="2025-02-26T11:09:00Z">
        <w:r w:rsidRPr="00944672" w:rsidDel="000C4192">
          <w:rPr>
            <w:rFonts w:ascii="Arial" w:hAnsi="Arial" w:cs="Arial"/>
            <w:sz w:val="24"/>
            <w:szCs w:val="24"/>
          </w:rPr>
          <w:delText>Erklang es in dem resoluten</w:delText>
        </w:r>
      </w:del>
      <w:ins w:id="505" w:author="Lektorat Bauer" w:date="2025-02-26T12:09:00Z" w16du:dateUtc="2025-02-26T11:09:00Z">
        <w:r w:rsidR="000C4192">
          <w:rPr>
            <w:rFonts w:ascii="Arial" w:hAnsi="Arial" w:cs="Arial"/>
            <w:sz w:val="24"/>
            <w:szCs w:val="24"/>
          </w:rPr>
          <w:t>Der resol</w:t>
        </w:r>
      </w:ins>
      <w:ins w:id="506" w:author="Lektorat Bauer" w:date="2025-02-26T12:10:00Z" w16du:dateUtc="2025-02-26T11:10:00Z">
        <w:r w:rsidR="000C4192">
          <w:rPr>
            <w:rFonts w:ascii="Arial" w:hAnsi="Arial" w:cs="Arial"/>
            <w:sz w:val="24"/>
            <w:szCs w:val="24"/>
          </w:rPr>
          <w:t>ute</w:t>
        </w:r>
      </w:ins>
      <w:r w:rsidRPr="00944672">
        <w:rPr>
          <w:rFonts w:ascii="Arial" w:hAnsi="Arial" w:cs="Arial"/>
          <w:sz w:val="24"/>
          <w:szCs w:val="24"/>
        </w:rPr>
        <w:t xml:space="preserve"> Tonfall einer Frau, die schwierige Aufgaben zu meistern hat</w:t>
      </w:r>
      <w:ins w:id="507" w:author="Lektorat Bauer" w:date="2025-02-26T12:10:00Z" w16du:dateUtc="2025-02-26T11:10:00Z">
        <w:r w:rsidR="000C4192">
          <w:rPr>
            <w:rFonts w:ascii="Arial" w:hAnsi="Arial" w:cs="Arial"/>
            <w:sz w:val="24"/>
            <w:szCs w:val="24"/>
          </w:rPr>
          <w:t>te</w:t>
        </w:r>
      </w:ins>
      <w:r w:rsidRPr="00944672">
        <w:rPr>
          <w:rFonts w:ascii="Arial" w:hAnsi="Arial" w:cs="Arial"/>
          <w:sz w:val="24"/>
          <w:szCs w:val="24"/>
        </w:rPr>
        <w:t xml:space="preserve">. „Wir werden uns im Bunker 4 treffen!“ </w:t>
      </w:r>
    </w:p>
    <w:p w14:paraId="1A6D66AF" w14:textId="4FC81802"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Das war keine Bitte, er fühlte sich kommandiert, doch bevor er harsch reagieren konnte, fuhr Major Lim fort. „Wir haben die Nacht durchgearbeitet, um diesen Termin vorzubereiten</w:t>
      </w:r>
      <w:ins w:id="508" w:author="Lektorat Bauer" w:date="2025-02-26T12:10:00Z" w16du:dateUtc="2025-02-26T11:10:00Z">
        <w:r w:rsidR="000C4192">
          <w:rPr>
            <w:rFonts w:ascii="Arial" w:hAnsi="Arial" w:cs="Arial"/>
            <w:sz w:val="24"/>
            <w:szCs w:val="24"/>
          </w:rPr>
          <w:t>.</w:t>
        </w:r>
      </w:ins>
      <w:del w:id="509" w:author="Lektorat Bauer" w:date="2025-02-26T12:10:00Z" w16du:dateUtc="2025-02-26T11:10:00Z">
        <w:r w:rsidRPr="00944672" w:rsidDel="000C4192">
          <w:rPr>
            <w:rFonts w:ascii="Arial" w:hAnsi="Arial" w:cs="Arial"/>
            <w:sz w:val="24"/>
            <w:szCs w:val="24"/>
          </w:rPr>
          <w:delText>,</w:delText>
        </w:r>
      </w:del>
      <w:r w:rsidRPr="00944672">
        <w:rPr>
          <w:rFonts w:ascii="Arial" w:hAnsi="Arial" w:cs="Arial"/>
          <w:sz w:val="24"/>
          <w:szCs w:val="24"/>
        </w:rPr>
        <w:t xml:space="preserve"> </w:t>
      </w:r>
      <w:ins w:id="510" w:author="Lektorat Bauer" w:date="2025-02-26T12:10:00Z" w16du:dateUtc="2025-02-26T11:10:00Z">
        <w:r w:rsidR="000C4192">
          <w:rPr>
            <w:rFonts w:ascii="Arial" w:hAnsi="Arial" w:cs="Arial"/>
            <w:sz w:val="24"/>
            <w:szCs w:val="24"/>
          </w:rPr>
          <w:t>A</w:t>
        </w:r>
      </w:ins>
      <w:del w:id="511" w:author="Lektorat Bauer" w:date="2025-02-26T12:10:00Z" w16du:dateUtc="2025-02-26T11:10:00Z">
        <w:r w:rsidRPr="00944672" w:rsidDel="000C4192">
          <w:rPr>
            <w:rFonts w:ascii="Arial" w:hAnsi="Arial" w:cs="Arial"/>
            <w:sz w:val="24"/>
            <w:szCs w:val="24"/>
          </w:rPr>
          <w:delText>a</w:delText>
        </w:r>
      </w:del>
      <w:r w:rsidRPr="00944672">
        <w:rPr>
          <w:rFonts w:ascii="Arial" w:hAnsi="Arial" w:cs="Arial"/>
          <w:sz w:val="24"/>
          <w:szCs w:val="24"/>
        </w:rPr>
        <w:t>ufgrund der geforderten Geheimhaltung</w:t>
      </w:r>
      <w:del w:id="512" w:author="Lektorat Bauer" w:date="2025-02-26T12:10:00Z" w16du:dateUtc="2025-02-26T11:10:00Z">
        <w:r w:rsidRPr="00944672" w:rsidDel="000C4192">
          <w:rPr>
            <w:rFonts w:ascii="Arial" w:hAnsi="Arial" w:cs="Arial"/>
            <w:sz w:val="24"/>
            <w:szCs w:val="24"/>
          </w:rPr>
          <w:delText>,</w:delText>
        </w:r>
      </w:del>
      <w:r w:rsidRPr="00944672">
        <w:rPr>
          <w:rFonts w:ascii="Arial" w:hAnsi="Arial" w:cs="Arial"/>
          <w:sz w:val="24"/>
          <w:szCs w:val="24"/>
        </w:rPr>
        <w:t xml:space="preserve"> ist niemand hier und auch Sie durften vorab nichts erfahren, um die Geheimhaltung zu wahren.“ </w:t>
      </w:r>
    </w:p>
    <w:p w14:paraId="720905D6"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Ihr Arm zeigte nach links in Richtung eines Treppenhauses „Hier entlang bitte, Herr Generalmajor. Der Fahrstuhl befindet sich im Nachbarraum.“ </w:t>
      </w:r>
    </w:p>
    <w:p w14:paraId="5F31E0C5" w14:textId="474AB3DD"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Generalmajor Chang betrat den Raum und zwei bewaffnete Kämpfer traten</w:t>
      </w:r>
      <w:ins w:id="513" w:author="Lektorat Bauer" w:date="2025-02-26T12:11:00Z" w16du:dateUtc="2025-02-26T11:11:00Z">
        <w:r w:rsidR="000C4192">
          <w:rPr>
            <w:rFonts w:ascii="Arial" w:hAnsi="Arial" w:cs="Arial"/>
            <w:sz w:val="24"/>
            <w:szCs w:val="24"/>
          </w:rPr>
          <w:t xml:space="preserve"> </w:t>
        </w:r>
      </w:ins>
      <w:del w:id="514" w:author="Lektorat Bauer" w:date="2025-02-26T12:10:00Z" w16du:dateUtc="2025-02-26T11:10:00Z">
        <w:r w:rsidRPr="00944672" w:rsidDel="000C4192">
          <w:rPr>
            <w:rFonts w:ascii="Arial" w:hAnsi="Arial" w:cs="Arial"/>
            <w:sz w:val="24"/>
            <w:szCs w:val="24"/>
          </w:rPr>
          <w:delText>, die W</w:delText>
        </w:r>
        <w:commentRangeStart w:id="515"/>
        <w:r w:rsidRPr="00944672" w:rsidDel="000C4192">
          <w:rPr>
            <w:rFonts w:ascii="Arial" w:hAnsi="Arial" w:cs="Arial"/>
            <w:sz w:val="24"/>
            <w:szCs w:val="24"/>
          </w:rPr>
          <w:delText>affen in Anschlag</w:delText>
        </w:r>
      </w:del>
      <w:commentRangeEnd w:id="515"/>
      <w:r w:rsidR="000C4192">
        <w:rPr>
          <w:rStyle w:val="Kommentarzeichen"/>
        </w:rPr>
        <w:commentReference w:id="515"/>
      </w:r>
      <w:del w:id="516" w:author="Lektorat Bauer" w:date="2025-02-26T12:10:00Z" w16du:dateUtc="2025-02-26T11:10:00Z">
        <w:r w:rsidRPr="00944672" w:rsidDel="000C4192">
          <w:rPr>
            <w:rFonts w:ascii="Arial" w:hAnsi="Arial" w:cs="Arial"/>
            <w:sz w:val="24"/>
            <w:szCs w:val="24"/>
          </w:rPr>
          <w:delText xml:space="preserve">, </w:delText>
        </w:r>
      </w:del>
      <w:r w:rsidRPr="00944672">
        <w:rPr>
          <w:rFonts w:ascii="Arial" w:hAnsi="Arial" w:cs="Arial"/>
          <w:sz w:val="24"/>
          <w:szCs w:val="24"/>
        </w:rPr>
        <w:t xml:space="preserve">hervor </w:t>
      </w:r>
      <w:del w:id="517" w:author="Lektorat Bauer" w:date="2025-02-26T12:11:00Z" w16du:dateUtc="2025-02-26T11:11:00Z">
        <w:r w:rsidRPr="00944672" w:rsidDel="000C4192">
          <w:rPr>
            <w:rFonts w:ascii="Arial" w:hAnsi="Arial" w:cs="Arial"/>
            <w:sz w:val="24"/>
            <w:szCs w:val="24"/>
          </w:rPr>
          <w:delText xml:space="preserve">beide </w:delText>
        </w:r>
      </w:del>
      <w:ins w:id="518" w:author="Lektorat Bauer" w:date="2025-02-26T12:11:00Z" w16du:dateUtc="2025-02-26T11:11:00Z">
        <w:r w:rsidR="000C4192">
          <w:rPr>
            <w:rFonts w:ascii="Arial" w:hAnsi="Arial" w:cs="Arial"/>
            <w:sz w:val="24"/>
            <w:szCs w:val="24"/>
          </w:rPr>
          <w:t>und</w:t>
        </w:r>
        <w:r w:rsidR="000C4192" w:rsidRPr="00944672">
          <w:rPr>
            <w:rFonts w:ascii="Arial" w:hAnsi="Arial" w:cs="Arial"/>
            <w:sz w:val="24"/>
            <w:szCs w:val="24"/>
          </w:rPr>
          <w:t xml:space="preserve"> </w:t>
        </w:r>
      </w:ins>
      <w:r w:rsidRPr="00944672">
        <w:rPr>
          <w:rFonts w:ascii="Arial" w:hAnsi="Arial" w:cs="Arial"/>
          <w:sz w:val="24"/>
          <w:szCs w:val="24"/>
        </w:rPr>
        <w:t>zielten auf den Generalmajor</w:t>
      </w:r>
      <w:ins w:id="519" w:author="Lektorat Bauer" w:date="2025-02-26T12:11:00Z" w16du:dateUtc="2025-02-26T11:11:00Z">
        <w:r w:rsidR="000C4192">
          <w:rPr>
            <w:rFonts w:ascii="Arial" w:hAnsi="Arial" w:cs="Arial"/>
            <w:sz w:val="24"/>
            <w:szCs w:val="24"/>
          </w:rPr>
          <w:t>.</w:t>
        </w:r>
      </w:ins>
      <w:r w:rsidRPr="00944672">
        <w:rPr>
          <w:rFonts w:ascii="Arial" w:hAnsi="Arial" w:cs="Arial"/>
          <w:sz w:val="24"/>
          <w:szCs w:val="24"/>
        </w:rPr>
        <w:t xml:space="preserve"> „Was?!</w:t>
      </w:r>
      <w:del w:id="520" w:author="Lektorat Bauer" w:date="2025-02-26T12:11:00Z" w16du:dateUtc="2025-02-26T11:11:00Z">
        <w:r w:rsidRPr="00944672" w:rsidDel="000C4192">
          <w:rPr>
            <w:rFonts w:ascii="Arial" w:hAnsi="Arial" w:cs="Arial"/>
            <w:sz w:val="24"/>
            <w:szCs w:val="24"/>
          </w:rPr>
          <w:delText>...</w:delText>
        </w:r>
      </w:del>
      <w:r w:rsidRPr="00944672">
        <w:rPr>
          <w:rFonts w:ascii="Arial" w:hAnsi="Arial" w:cs="Arial"/>
          <w:sz w:val="24"/>
          <w:szCs w:val="24"/>
        </w:rPr>
        <w:t>“</w:t>
      </w:r>
      <w:del w:id="521" w:author="Lektorat Bauer" w:date="2025-02-26T12:11:00Z" w16du:dateUtc="2025-02-26T11:11:00Z">
        <w:r w:rsidRPr="00944672" w:rsidDel="000C4192">
          <w:rPr>
            <w:rFonts w:ascii="Arial" w:hAnsi="Arial" w:cs="Arial"/>
            <w:sz w:val="24"/>
            <w:szCs w:val="24"/>
          </w:rPr>
          <w:delText>,</w:delText>
        </w:r>
      </w:del>
      <w:r w:rsidRPr="00944672">
        <w:rPr>
          <w:rFonts w:ascii="Arial" w:hAnsi="Arial" w:cs="Arial"/>
          <w:sz w:val="24"/>
          <w:szCs w:val="24"/>
        </w:rPr>
        <w:t xml:space="preserve"> </w:t>
      </w:r>
      <w:ins w:id="522" w:author="Lektorat Bauer" w:date="2025-02-26T12:11:00Z" w16du:dateUtc="2025-02-26T11:11:00Z">
        <w:r w:rsidR="000C4192">
          <w:rPr>
            <w:rFonts w:ascii="Arial" w:hAnsi="Arial" w:cs="Arial"/>
            <w:sz w:val="24"/>
            <w:szCs w:val="24"/>
          </w:rPr>
          <w:t>M</w:t>
        </w:r>
      </w:ins>
      <w:del w:id="523" w:author="Lektorat Bauer" w:date="2025-02-26T12:11:00Z" w16du:dateUtc="2025-02-26T11:11:00Z">
        <w:r w:rsidRPr="00944672" w:rsidDel="000C4192">
          <w:rPr>
            <w:rFonts w:ascii="Arial" w:hAnsi="Arial" w:cs="Arial"/>
            <w:sz w:val="24"/>
            <w:szCs w:val="24"/>
          </w:rPr>
          <w:delText>m</w:delText>
        </w:r>
      </w:del>
      <w:r w:rsidRPr="00944672">
        <w:rPr>
          <w:rFonts w:ascii="Arial" w:hAnsi="Arial" w:cs="Arial"/>
          <w:sz w:val="24"/>
          <w:szCs w:val="24"/>
        </w:rPr>
        <w:t xml:space="preserve">ehr konnte </w:t>
      </w:r>
      <w:del w:id="524" w:author="Lektorat Bauer" w:date="2025-02-26T12:11:00Z" w16du:dateUtc="2025-02-26T11:11:00Z">
        <w:r w:rsidRPr="00944672" w:rsidDel="000C4192">
          <w:rPr>
            <w:rFonts w:ascii="Arial" w:hAnsi="Arial" w:cs="Arial"/>
            <w:sz w:val="24"/>
            <w:szCs w:val="24"/>
          </w:rPr>
          <w:delText xml:space="preserve">er </w:delText>
        </w:r>
      </w:del>
      <w:ins w:id="525" w:author="Lektorat Bauer" w:date="2025-02-26T12:11:00Z" w16du:dateUtc="2025-02-26T11:11:00Z">
        <w:r w:rsidR="000C4192">
          <w:rPr>
            <w:rFonts w:ascii="Arial" w:hAnsi="Arial" w:cs="Arial"/>
            <w:sz w:val="24"/>
            <w:szCs w:val="24"/>
          </w:rPr>
          <w:t>der Major</w:t>
        </w:r>
        <w:r w:rsidR="000C4192" w:rsidRPr="00944672">
          <w:rPr>
            <w:rFonts w:ascii="Arial" w:hAnsi="Arial" w:cs="Arial"/>
            <w:sz w:val="24"/>
            <w:szCs w:val="24"/>
          </w:rPr>
          <w:t xml:space="preserve"> </w:t>
        </w:r>
      </w:ins>
      <w:r w:rsidRPr="00944672">
        <w:rPr>
          <w:rFonts w:ascii="Arial" w:hAnsi="Arial" w:cs="Arial"/>
          <w:sz w:val="24"/>
          <w:szCs w:val="24"/>
        </w:rPr>
        <w:t>nicht sagen, denn er wurde streng unterbrochen. „Herr Generalmajor, drehen Sie sich zur Wand. Hände an die Wand, Beine auseinander!“ Der distanzierte Ton</w:t>
      </w:r>
      <w:del w:id="526" w:author="Lektorat Bauer" w:date="2025-02-26T12:11:00Z" w16du:dateUtc="2025-02-26T11:11:00Z">
        <w:r w:rsidRPr="00944672" w:rsidDel="000C4192">
          <w:rPr>
            <w:rFonts w:ascii="Arial" w:hAnsi="Arial" w:cs="Arial"/>
            <w:sz w:val="24"/>
            <w:szCs w:val="24"/>
          </w:rPr>
          <w:delText xml:space="preserve">, in </w:delText>
        </w:r>
        <w:commentRangeStart w:id="527"/>
        <w:r w:rsidRPr="00944672" w:rsidDel="000C4192">
          <w:rPr>
            <w:rFonts w:ascii="Arial" w:hAnsi="Arial" w:cs="Arial"/>
            <w:sz w:val="24"/>
            <w:szCs w:val="24"/>
          </w:rPr>
          <w:delText>dem</w:delText>
        </w:r>
      </w:del>
      <w:commentRangeEnd w:id="527"/>
      <w:r w:rsidR="000C4192">
        <w:rPr>
          <w:rStyle w:val="Kommentarzeichen"/>
        </w:rPr>
        <w:commentReference w:id="527"/>
      </w:r>
      <w:del w:id="528" w:author="Lektorat Bauer" w:date="2025-02-26T12:11:00Z" w16du:dateUtc="2025-02-26T11:11:00Z">
        <w:r w:rsidRPr="00944672" w:rsidDel="000C4192">
          <w:rPr>
            <w:rFonts w:ascii="Arial" w:hAnsi="Arial" w:cs="Arial"/>
            <w:sz w:val="24"/>
            <w:szCs w:val="24"/>
          </w:rPr>
          <w:delText xml:space="preserve"> dieses Kommando kam,</w:delText>
        </w:r>
      </w:del>
      <w:r w:rsidRPr="00944672">
        <w:rPr>
          <w:rFonts w:ascii="Arial" w:hAnsi="Arial" w:cs="Arial"/>
          <w:sz w:val="24"/>
          <w:szCs w:val="24"/>
        </w:rPr>
        <w:t xml:space="preserve"> machte Chang Angst, </w:t>
      </w:r>
      <w:ins w:id="529" w:author="Lektorat Bauer" w:date="2025-02-26T12:12:00Z" w16du:dateUtc="2025-02-26T11:12:00Z">
        <w:r w:rsidR="000C4192">
          <w:rPr>
            <w:rFonts w:ascii="Arial" w:hAnsi="Arial" w:cs="Arial"/>
            <w:sz w:val="24"/>
            <w:szCs w:val="24"/>
          </w:rPr>
          <w:t xml:space="preserve">und </w:t>
        </w:r>
      </w:ins>
      <w:r w:rsidRPr="00944672">
        <w:rPr>
          <w:rFonts w:ascii="Arial" w:hAnsi="Arial" w:cs="Arial"/>
          <w:sz w:val="24"/>
          <w:szCs w:val="24"/>
        </w:rPr>
        <w:t>er tat, wie ihm geheißen</w:t>
      </w:r>
      <w:del w:id="530" w:author="Lektorat Bauer" w:date="2025-02-26T12:12:00Z" w16du:dateUtc="2025-02-26T11:12:00Z">
        <w:r w:rsidRPr="00944672" w:rsidDel="000C4192">
          <w:rPr>
            <w:rFonts w:ascii="Arial" w:hAnsi="Arial" w:cs="Arial"/>
            <w:sz w:val="24"/>
            <w:szCs w:val="24"/>
          </w:rPr>
          <w:delText xml:space="preserve"> war</w:delText>
        </w:r>
      </w:del>
      <w:r w:rsidRPr="00944672">
        <w:rPr>
          <w:rFonts w:ascii="Arial" w:hAnsi="Arial" w:cs="Arial"/>
          <w:sz w:val="24"/>
          <w:szCs w:val="24"/>
        </w:rPr>
        <w:t>.</w:t>
      </w:r>
    </w:p>
    <w:p w14:paraId="1788D37D"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Der zweite Mann kam nach vorn, steckte die Waffe weg und durchsuchte den Generalmajor mit geübten Griffen. Als die Durchsuchung beendet war, nickte der Kämpfer dem Zweiten zu, der daraufhin die Waffe senkte. Frau Major Lim sprach ihn an: „Herr Generalmajor, bitte entschuldigen Sie die Unannehmlichkeiten, ab jetzt gelten für dieses Projekt andere Regeln.“ </w:t>
      </w:r>
    </w:p>
    <w:p w14:paraId="772627CA" w14:textId="5FA27322"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„Wie darf ich das verstehen?“</w:t>
      </w:r>
      <w:ins w:id="531" w:author="Lektorat Bauer" w:date="2025-02-26T12:12:00Z" w16du:dateUtc="2025-02-26T11:12:00Z">
        <w:r w:rsidR="000C4192">
          <w:rPr>
            <w:rFonts w:ascii="Arial" w:hAnsi="Arial" w:cs="Arial"/>
            <w:sz w:val="24"/>
            <w:szCs w:val="24"/>
          </w:rPr>
          <w:t>,</w:t>
        </w:r>
      </w:ins>
      <w:r w:rsidRPr="00944672">
        <w:rPr>
          <w:rFonts w:ascii="Arial" w:hAnsi="Arial" w:cs="Arial"/>
          <w:sz w:val="24"/>
          <w:szCs w:val="24"/>
        </w:rPr>
        <w:t xml:space="preserve"> </w:t>
      </w:r>
      <w:ins w:id="532" w:author="Lektorat Bauer" w:date="2025-02-26T12:12:00Z" w16du:dateUtc="2025-02-26T11:12:00Z">
        <w:r w:rsidR="000C4192">
          <w:rPr>
            <w:rFonts w:ascii="Arial" w:hAnsi="Arial" w:cs="Arial"/>
            <w:sz w:val="24"/>
            <w:szCs w:val="24"/>
          </w:rPr>
          <w:t>f</w:t>
        </w:r>
      </w:ins>
      <w:del w:id="533" w:author="Lektorat Bauer" w:date="2025-02-26T12:12:00Z" w16du:dateUtc="2025-02-26T11:12:00Z">
        <w:r w:rsidRPr="00944672" w:rsidDel="000C4192">
          <w:rPr>
            <w:rFonts w:ascii="Arial" w:hAnsi="Arial" w:cs="Arial"/>
            <w:sz w:val="24"/>
            <w:szCs w:val="24"/>
          </w:rPr>
          <w:delText>F</w:delText>
        </w:r>
      </w:del>
      <w:r w:rsidRPr="00944672">
        <w:rPr>
          <w:rFonts w:ascii="Arial" w:hAnsi="Arial" w:cs="Arial"/>
          <w:sz w:val="24"/>
          <w:szCs w:val="24"/>
        </w:rPr>
        <w:t>ragte Chang zurück. „Das werden Sie gleich erfahren. Bitte folgen Sie mir zum Fahrstuhl, der Minister erwartet Sie.“</w:t>
      </w:r>
    </w:p>
    <w:p w14:paraId="0DD1783B"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37FE2F0C"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noProof/>
          <w:sz w:val="24"/>
          <w:szCs w:val="24"/>
        </w:rPr>
        <w:t>***</w:t>
      </w:r>
      <w:r w:rsidRPr="00944672">
        <w:rPr>
          <w:rFonts w:ascii="Arial" w:hAnsi="Arial" w:cs="Arial"/>
          <w:sz w:val="24"/>
          <w:szCs w:val="24"/>
        </w:rPr>
        <w:t xml:space="preserve"> </w:t>
      </w:r>
    </w:p>
    <w:p w14:paraId="2D5FC15E"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4D89FD1A" w14:textId="4B57753A"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lastRenderedPageBreak/>
        <w:t>„Chang Chil Sung, schön dass Sie kommen konnten</w:t>
      </w:r>
      <w:del w:id="534" w:author="Lektorat Bauer" w:date="2025-02-26T13:43:00Z" w16du:dateUtc="2025-02-26T12:43:00Z">
        <w:r w:rsidRPr="00944672" w:rsidDel="00C25B47">
          <w:rPr>
            <w:rFonts w:ascii="Arial" w:hAnsi="Arial" w:cs="Arial"/>
            <w:sz w:val="24"/>
            <w:szCs w:val="24"/>
          </w:rPr>
          <w:delText>.</w:delText>
        </w:r>
      </w:del>
      <w:r w:rsidRPr="00944672">
        <w:rPr>
          <w:rFonts w:ascii="Arial" w:hAnsi="Arial" w:cs="Arial"/>
          <w:sz w:val="24"/>
          <w:szCs w:val="24"/>
        </w:rPr>
        <w:t>“, empfing ihn Minister Kim, als hätten Sie sich zum Tee verabredet. „Wir haben Ihren Plan geprüft, und mit der Umsetzung begonnen</w:t>
      </w:r>
      <w:del w:id="535" w:author="Lektorat Bauer" w:date="2025-02-26T13:43:00Z" w16du:dateUtc="2025-02-26T12:43:00Z">
        <w:r w:rsidRPr="00944672" w:rsidDel="00C25B47">
          <w:rPr>
            <w:rFonts w:ascii="Arial" w:hAnsi="Arial" w:cs="Arial"/>
            <w:sz w:val="24"/>
            <w:szCs w:val="24"/>
          </w:rPr>
          <w:delText>.</w:delText>
        </w:r>
      </w:del>
      <w:r w:rsidRPr="00944672">
        <w:rPr>
          <w:rFonts w:ascii="Arial" w:hAnsi="Arial" w:cs="Arial"/>
          <w:sz w:val="24"/>
          <w:szCs w:val="24"/>
        </w:rPr>
        <w:t>“</w:t>
      </w:r>
      <w:ins w:id="536" w:author="Lektorat Bauer" w:date="2025-02-26T13:43:00Z" w16du:dateUtc="2025-02-26T12:43:00Z">
        <w:r w:rsidR="00C25B47">
          <w:rPr>
            <w:rFonts w:ascii="Arial" w:hAnsi="Arial" w:cs="Arial"/>
            <w:sz w:val="24"/>
            <w:szCs w:val="24"/>
          </w:rPr>
          <w:t>,</w:t>
        </w:r>
      </w:ins>
      <w:r w:rsidRPr="00944672">
        <w:rPr>
          <w:rFonts w:ascii="Arial" w:hAnsi="Arial" w:cs="Arial"/>
          <w:sz w:val="24"/>
          <w:szCs w:val="24"/>
        </w:rPr>
        <w:t xml:space="preserve"> </w:t>
      </w:r>
      <w:ins w:id="537" w:author="Lektorat Bauer" w:date="2025-02-26T13:43:00Z" w16du:dateUtc="2025-02-26T12:43:00Z">
        <w:r w:rsidR="00C25B47">
          <w:rPr>
            <w:rFonts w:ascii="Arial" w:hAnsi="Arial" w:cs="Arial"/>
            <w:sz w:val="24"/>
            <w:szCs w:val="24"/>
          </w:rPr>
          <w:t>f</w:t>
        </w:r>
      </w:ins>
      <w:del w:id="538" w:author="Lektorat Bauer" w:date="2025-02-26T13:43:00Z" w16du:dateUtc="2025-02-26T12:43:00Z">
        <w:r w:rsidRPr="00944672" w:rsidDel="00C25B47">
          <w:rPr>
            <w:rFonts w:ascii="Arial" w:hAnsi="Arial" w:cs="Arial"/>
            <w:sz w:val="24"/>
            <w:szCs w:val="24"/>
          </w:rPr>
          <w:delText>F</w:delText>
        </w:r>
      </w:del>
      <w:r w:rsidRPr="00944672">
        <w:rPr>
          <w:rFonts w:ascii="Arial" w:hAnsi="Arial" w:cs="Arial"/>
          <w:sz w:val="24"/>
          <w:szCs w:val="24"/>
        </w:rPr>
        <w:t xml:space="preserve">uhr Kim Wong-Hong fort. </w:t>
      </w:r>
    </w:p>
    <w:p w14:paraId="41BFB300" w14:textId="6961C57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„Was Sie nicht </w:t>
      </w:r>
      <w:ins w:id="539" w:author="Lektorat Bauer" w:date="2025-02-26T13:44:00Z" w16du:dateUtc="2025-02-26T12:44:00Z">
        <w:r w:rsidR="00C25B47">
          <w:rPr>
            <w:rFonts w:ascii="Arial" w:hAnsi="Arial" w:cs="Arial"/>
            <w:sz w:val="24"/>
            <w:szCs w:val="24"/>
          </w:rPr>
          <w:t>w</w:t>
        </w:r>
      </w:ins>
      <w:del w:id="540" w:author="Lektorat Bauer" w:date="2025-02-26T13:44:00Z" w16du:dateUtc="2025-02-26T12:44:00Z">
        <w:r w:rsidRPr="00944672" w:rsidDel="00C25B47">
          <w:rPr>
            <w:rFonts w:ascii="Arial" w:hAnsi="Arial" w:cs="Arial"/>
            <w:sz w:val="24"/>
            <w:szCs w:val="24"/>
          </w:rPr>
          <w:delText>W</w:delText>
        </w:r>
      </w:del>
      <w:r w:rsidRPr="00944672">
        <w:rPr>
          <w:rFonts w:ascii="Arial" w:hAnsi="Arial" w:cs="Arial"/>
          <w:sz w:val="24"/>
          <w:szCs w:val="24"/>
        </w:rPr>
        <w:t xml:space="preserve">issen, ist, um was es tatsächlich geht. Da Sie jetzt in dieses Geheimnis eingeweiht werden, ist es notwendig, sicherzustellen, dass alles sicher ist.“ </w:t>
      </w:r>
      <w:commentRangeStart w:id="541"/>
      <w:del w:id="542" w:author="Lektorat Bauer" w:date="2025-02-26T13:44:00Z" w16du:dateUtc="2025-02-26T12:44:00Z">
        <w:r w:rsidRPr="00944672" w:rsidDel="00C25B47">
          <w:rPr>
            <w:rFonts w:ascii="Arial" w:hAnsi="Arial" w:cs="Arial"/>
            <w:sz w:val="24"/>
            <w:szCs w:val="24"/>
          </w:rPr>
          <w:delText>Sagte der Minister, um dann zu schließen</w:delText>
        </w:r>
      </w:del>
      <w:commentRangeEnd w:id="541"/>
      <w:r w:rsidR="00C25B47">
        <w:rPr>
          <w:rStyle w:val="Kommentarzeichen"/>
        </w:rPr>
        <w:commentReference w:id="541"/>
      </w:r>
      <w:del w:id="543" w:author="Lektorat Bauer" w:date="2025-02-26T13:44:00Z" w16du:dateUtc="2025-02-26T12:44:00Z">
        <w:r w:rsidRPr="00944672" w:rsidDel="00C25B47">
          <w:rPr>
            <w:rFonts w:ascii="Arial" w:hAnsi="Arial" w:cs="Arial"/>
            <w:sz w:val="24"/>
            <w:szCs w:val="24"/>
          </w:rPr>
          <w:delText>,</w:delText>
        </w:r>
      </w:del>
      <w:ins w:id="544" w:author="Lektorat Bauer" w:date="2025-02-26T13:44:00Z" w16du:dateUtc="2025-02-26T12:44:00Z">
        <w:r w:rsidR="00C25B47">
          <w:rPr>
            <w:rFonts w:ascii="Arial" w:hAnsi="Arial" w:cs="Arial"/>
            <w:sz w:val="24"/>
            <w:szCs w:val="24"/>
          </w:rPr>
          <w:t>Der Minister wandte sich von ihm ab und deutete auf die bewaffneten Männer.</w:t>
        </w:r>
      </w:ins>
      <w:r w:rsidRPr="00944672">
        <w:rPr>
          <w:rFonts w:ascii="Arial" w:hAnsi="Arial" w:cs="Arial"/>
          <w:sz w:val="24"/>
          <w:szCs w:val="24"/>
        </w:rPr>
        <w:t xml:space="preserve"> „</w:t>
      </w:r>
      <w:ins w:id="545" w:author="Lektorat Bauer" w:date="2025-02-26T13:44:00Z" w16du:dateUtc="2025-02-26T12:44:00Z">
        <w:r w:rsidR="00C25B47">
          <w:rPr>
            <w:rFonts w:ascii="Arial" w:hAnsi="Arial" w:cs="Arial"/>
            <w:sz w:val="24"/>
            <w:szCs w:val="24"/>
          </w:rPr>
          <w:t>D</w:t>
        </w:r>
      </w:ins>
      <w:del w:id="546" w:author="Lektorat Bauer" w:date="2025-02-26T13:44:00Z" w16du:dateUtc="2025-02-26T12:44:00Z">
        <w:r w:rsidRPr="00944672" w:rsidDel="00C25B47">
          <w:rPr>
            <w:rFonts w:ascii="Arial" w:hAnsi="Arial" w:cs="Arial"/>
            <w:sz w:val="24"/>
            <w:szCs w:val="24"/>
          </w:rPr>
          <w:delText>d</w:delText>
        </w:r>
      </w:del>
      <w:r w:rsidRPr="00944672">
        <w:rPr>
          <w:rFonts w:ascii="Arial" w:hAnsi="Arial" w:cs="Arial"/>
          <w:sz w:val="24"/>
          <w:szCs w:val="24"/>
        </w:rPr>
        <w:t xml:space="preserve">as ist meine Leibwache. Die beiden Herren werden uns verlassen und vor der Tür </w:t>
      </w:r>
      <w:ins w:id="547" w:author="Lektorat Bauer" w:date="2025-02-26T13:45:00Z" w16du:dateUtc="2025-02-26T12:45:00Z">
        <w:r w:rsidR="00C25B47">
          <w:rPr>
            <w:rFonts w:ascii="Arial" w:hAnsi="Arial" w:cs="Arial"/>
            <w:sz w:val="24"/>
            <w:szCs w:val="24"/>
          </w:rPr>
          <w:t>W</w:t>
        </w:r>
      </w:ins>
      <w:del w:id="548" w:author="Lektorat Bauer" w:date="2025-02-26T13:45:00Z" w16du:dateUtc="2025-02-26T12:45:00Z">
        <w:r w:rsidRPr="00944672" w:rsidDel="00C25B47">
          <w:rPr>
            <w:rFonts w:ascii="Arial" w:hAnsi="Arial" w:cs="Arial"/>
            <w:sz w:val="24"/>
            <w:szCs w:val="24"/>
          </w:rPr>
          <w:delText>w</w:delText>
        </w:r>
      </w:del>
      <w:r w:rsidRPr="00944672">
        <w:rPr>
          <w:rFonts w:ascii="Arial" w:hAnsi="Arial" w:cs="Arial"/>
          <w:sz w:val="24"/>
          <w:szCs w:val="24"/>
        </w:rPr>
        <w:t>ache beziehen. Major Lim wird uns auf den neusten Stand bringen.“</w:t>
      </w:r>
    </w:p>
    <w:p w14:paraId="7242D7B2"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Langsam dämmerte es Chang Chil Sung, dass er jetzt im engsten Kreis der Geheimnisträger aufgenommen worden war. Hier galt es, jeden Schritt so vorsichtig zu setzen</w:t>
      </w:r>
      <w:del w:id="549" w:author="Lektorat Bauer" w:date="2025-02-26T13:45:00Z" w16du:dateUtc="2025-02-26T12:45:00Z">
        <w:r w:rsidRPr="00944672" w:rsidDel="00C25B47">
          <w:rPr>
            <w:rFonts w:ascii="Arial" w:hAnsi="Arial" w:cs="Arial"/>
            <w:sz w:val="24"/>
            <w:szCs w:val="24"/>
          </w:rPr>
          <w:delText>,</w:delText>
        </w:r>
      </w:del>
      <w:r w:rsidRPr="00944672">
        <w:rPr>
          <w:rFonts w:ascii="Arial" w:hAnsi="Arial" w:cs="Arial"/>
          <w:sz w:val="24"/>
          <w:szCs w:val="24"/>
        </w:rPr>
        <w:t xml:space="preserve"> wie in einem Minenfeld.</w:t>
      </w:r>
    </w:p>
    <w:p w14:paraId="0959B98F"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52305A05"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noProof/>
          <w:sz w:val="24"/>
          <w:szCs w:val="24"/>
        </w:rPr>
        <w:t>***</w:t>
      </w:r>
    </w:p>
    <w:p w14:paraId="23FA5F10"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571DBC35" w14:textId="6B76CCE2"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In der Mitte des Raumes befand sich eine Operationszentrale mit taktischem Display, so da</w:t>
      </w:r>
      <w:ins w:id="550" w:author="Lektorat Bauer" w:date="2025-02-26T13:45:00Z" w16du:dateUtc="2025-02-26T12:45:00Z">
        <w:r w:rsidR="00C25B47">
          <w:rPr>
            <w:rFonts w:ascii="Arial" w:hAnsi="Arial" w:cs="Arial"/>
            <w:sz w:val="24"/>
            <w:szCs w:val="24"/>
          </w:rPr>
          <w:t>s</w:t>
        </w:r>
      </w:ins>
      <w:r w:rsidRPr="00944672">
        <w:rPr>
          <w:rFonts w:ascii="Arial" w:hAnsi="Arial" w:cs="Arial"/>
          <w:sz w:val="24"/>
          <w:szCs w:val="24"/>
        </w:rPr>
        <w:t xml:space="preserve">s </w:t>
      </w:r>
      <w:del w:id="551" w:author="Lektorat Bauer" w:date="2025-02-26T13:45:00Z" w16du:dateUtc="2025-02-26T12:45:00Z">
        <w:r w:rsidRPr="00944672" w:rsidDel="00C25B47">
          <w:rPr>
            <w:rFonts w:ascii="Arial" w:hAnsi="Arial" w:cs="Arial"/>
            <w:sz w:val="24"/>
            <w:szCs w:val="24"/>
          </w:rPr>
          <w:delText xml:space="preserve">von allen Seiten </w:delText>
        </w:r>
      </w:del>
      <w:r w:rsidRPr="00944672">
        <w:rPr>
          <w:rFonts w:ascii="Arial" w:hAnsi="Arial" w:cs="Arial"/>
          <w:sz w:val="24"/>
          <w:szCs w:val="24"/>
        </w:rPr>
        <w:t>die Informationen</w:t>
      </w:r>
      <w:ins w:id="552" w:author="Lektorat Bauer" w:date="2025-02-26T13:45:00Z" w16du:dateUtc="2025-02-26T12:45:00Z">
        <w:r w:rsidR="00C25B47" w:rsidRPr="00C25B47">
          <w:rPr>
            <w:rFonts w:ascii="Arial" w:hAnsi="Arial" w:cs="Arial"/>
            <w:sz w:val="24"/>
            <w:szCs w:val="24"/>
          </w:rPr>
          <w:t xml:space="preserve"> </w:t>
        </w:r>
        <w:r w:rsidR="00C25B47" w:rsidRPr="00944672">
          <w:rPr>
            <w:rFonts w:ascii="Arial" w:hAnsi="Arial" w:cs="Arial"/>
            <w:sz w:val="24"/>
            <w:szCs w:val="24"/>
          </w:rPr>
          <w:t>von allen Seiten</w:t>
        </w:r>
      </w:ins>
      <w:r w:rsidRPr="00944672">
        <w:rPr>
          <w:rFonts w:ascii="Arial" w:hAnsi="Arial" w:cs="Arial"/>
          <w:sz w:val="24"/>
          <w:szCs w:val="24"/>
        </w:rPr>
        <w:t xml:space="preserve"> gesehen werden konnten.</w:t>
      </w:r>
    </w:p>
    <w:p w14:paraId="2ACA1D77"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 Direkt vor dem Display waren Plätze für die zwei Operatoren und davor wiederum stand ein alter taktischer Tisch, auf dem die notwendigen Flächeneigenschaften dargestellt werden konnten. </w:t>
      </w:r>
    </w:p>
    <w:p w14:paraId="26D91A66" w14:textId="145F3749"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In diesem Fall war auf dem Tisch Südost-Asien zu sehen, genau</w:t>
      </w:r>
      <w:ins w:id="553" w:author="Lektorat Bauer" w:date="2025-02-26T13:45:00Z" w16du:dateUtc="2025-02-26T12:45:00Z">
        <w:r w:rsidR="00C25B47">
          <w:rPr>
            <w:rFonts w:ascii="Arial" w:hAnsi="Arial" w:cs="Arial"/>
            <w:sz w:val="24"/>
            <w:szCs w:val="24"/>
          </w:rPr>
          <w:t>er</w:t>
        </w:r>
      </w:ins>
      <w:r w:rsidRPr="00944672">
        <w:rPr>
          <w:rFonts w:ascii="Arial" w:hAnsi="Arial" w:cs="Arial"/>
          <w:sz w:val="24"/>
          <w:szCs w:val="24"/>
        </w:rPr>
        <w:t xml:space="preserve"> gesagt wurde ein Rechteck abgebildet, in dem die Westküste von Malaysia, bei Penang, </w:t>
      </w:r>
      <w:del w:id="554" w:author="Lektorat Bauer" w:date="2025-02-26T13:46:00Z" w16du:dateUtc="2025-02-26T12:46:00Z">
        <w:r w:rsidRPr="00944672" w:rsidDel="00C25B47">
          <w:rPr>
            <w:rFonts w:ascii="Arial" w:hAnsi="Arial" w:cs="Arial"/>
            <w:sz w:val="24"/>
            <w:szCs w:val="24"/>
          </w:rPr>
          <w:delText xml:space="preserve">den einen </w:delText>
        </w:r>
        <w:commentRangeStart w:id="555"/>
        <w:r w:rsidRPr="00944672" w:rsidDel="00C25B47">
          <w:rPr>
            <w:rFonts w:ascii="Arial" w:hAnsi="Arial" w:cs="Arial"/>
            <w:sz w:val="24"/>
            <w:szCs w:val="24"/>
          </w:rPr>
          <w:delText>Rand</w:delText>
        </w:r>
      </w:del>
      <w:ins w:id="556" w:author="Lektorat Bauer" w:date="2025-02-26T13:46:00Z" w16du:dateUtc="2025-02-26T12:46:00Z">
        <w:r w:rsidR="00C25B47">
          <w:rPr>
            <w:rFonts w:ascii="Arial" w:hAnsi="Arial" w:cs="Arial"/>
            <w:sz w:val="24"/>
            <w:szCs w:val="24"/>
          </w:rPr>
          <w:t>eine der langen Seiten</w:t>
        </w:r>
      </w:ins>
      <w:r w:rsidRPr="00944672">
        <w:rPr>
          <w:rFonts w:ascii="Arial" w:hAnsi="Arial" w:cs="Arial"/>
          <w:sz w:val="24"/>
          <w:szCs w:val="24"/>
        </w:rPr>
        <w:t xml:space="preserve"> </w:t>
      </w:r>
      <w:commentRangeEnd w:id="555"/>
      <w:r w:rsidR="00C25B47">
        <w:rPr>
          <w:rStyle w:val="Kommentarzeichen"/>
        </w:rPr>
        <w:commentReference w:id="555"/>
      </w:r>
      <w:r w:rsidRPr="00944672">
        <w:rPr>
          <w:rFonts w:ascii="Arial" w:hAnsi="Arial" w:cs="Arial"/>
          <w:sz w:val="24"/>
          <w:szCs w:val="24"/>
        </w:rPr>
        <w:t xml:space="preserve">bildete. </w:t>
      </w:r>
      <w:del w:id="557" w:author="Lektorat Bauer" w:date="2025-02-26T13:46:00Z" w16du:dateUtc="2025-02-26T12:46:00Z">
        <w:r w:rsidRPr="00944672" w:rsidDel="00C25B47">
          <w:rPr>
            <w:rFonts w:ascii="Arial" w:hAnsi="Arial" w:cs="Arial"/>
            <w:sz w:val="24"/>
            <w:szCs w:val="24"/>
          </w:rPr>
          <w:delText>Der untere Rand</w:delText>
        </w:r>
      </w:del>
      <w:ins w:id="558" w:author="Lektorat Bauer" w:date="2025-02-26T13:46:00Z" w16du:dateUtc="2025-02-26T12:46:00Z">
        <w:r w:rsidR="00C25B47">
          <w:rPr>
            <w:rFonts w:ascii="Arial" w:hAnsi="Arial" w:cs="Arial"/>
            <w:sz w:val="24"/>
            <w:szCs w:val="24"/>
          </w:rPr>
          <w:t>Die gegenüberliegende Seite</w:t>
        </w:r>
      </w:ins>
      <w:r w:rsidRPr="00944672">
        <w:rPr>
          <w:rFonts w:ascii="Arial" w:hAnsi="Arial" w:cs="Arial"/>
          <w:sz w:val="24"/>
          <w:szCs w:val="24"/>
        </w:rPr>
        <w:t xml:space="preserve"> lief auf der Linie von Singapur über Manado, auf Sulawesi bis in den Indischen Ozean, wo die Inselgruppe von Palau </w:t>
      </w:r>
      <w:del w:id="559" w:author="Lektorat Bauer" w:date="2025-02-26T13:46:00Z" w16du:dateUtc="2025-02-26T12:46:00Z">
        <w:r w:rsidRPr="00944672" w:rsidDel="00C25B47">
          <w:rPr>
            <w:rFonts w:ascii="Arial" w:hAnsi="Arial" w:cs="Arial"/>
            <w:sz w:val="24"/>
            <w:szCs w:val="24"/>
          </w:rPr>
          <w:delText>den anderen Rand</w:delText>
        </w:r>
      </w:del>
      <w:ins w:id="560" w:author="Lektorat Bauer" w:date="2025-02-26T13:46:00Z" w16du:dateUtc="2025-02-26T12:46:00Z">
        <w:r w:rsidR="00C25B47">
          <w:rPr>
            <w:rFonts w:ascii="Arial" w:hAnsi="Arial" w:cs="Arial"/>
            <w:sz w:val="24"/>
            <w:szCs w:val="24"/>
          </w:rPr>
          <w:t>die kurze Seite</w:t>
        </w:r>
      </w:ins>
      <w:r w:rsidRPr="00944672">
        <w:rPr>
          <w:rFonts w:ascii="Arial" w:hAnsi="Arial" w:cs="Arial"/>
          <w:sz w:val="24"/>
          <w:szCs w:val="24"/>
        </w:rPr>
        <w:t xml:space="preserve"> bildete. </w:t>
      </w:r>
      <w:del w:id="561" w:author="Lektorat Bauer" w:date="2025-02-26T13:47:00Z" w16du:dateUtc="2025-02-26T12:47:00Z">
        <w:r w:rsidRPr="00944672" w:rsidDel="00C25B47">
          <w:rPr>
            <w:rFonts w:ascii="Arial" w:hAnsi="Arial" w:cs="Arial"/>
            <w:sz w:val="24"/>
            <w:szCs w:val="24"/>
          </w:rPr>
          <w:delText>Die obere Begrenzung verlief an der</w:delText>
        </w:r>
      </w:del>
      <w:ins w:id="562" w:author="Lektorat Bauer" w:date="2025-02-26T13:47:00Z" w16du:dateUtc="2025-02-26T12:47:00Z">
        <w:r w:rsidR="00C25B47">
          <w:rPr>
            <w:rFonts w:ascii="Arial" w:hAnsi="Arial" w:cs="Arial"/>
            <w:sz w:val="24"/>
            <w:szCs w:val="24"/>
          </w:rPr>
          <w:t>Ihr gegenüber lag die</w:t>
        </w:r>
      </w:ins>
      <w:r w:rsidRPr="00944672">
        <w:rPr>
          <w:rFonts w:ascii="Arial" w:hAnsi="Arial" w:cs="Arial"/>
          <w:sz w:val="24"/>
          <w:szCs w:val="24"/>
        </w:rPr>
        <w:t xml:space="preserve"> Nordspitze von Taiwan.</w:t>
      </w:r>
    </w:p>
    <w:p w14:paraId="71D68F6C" w14:textId="35A0C9C2"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Major Lim nahm zur Kenntnis, dass Generalmajor </w:t>
      </w:r>
      <w:commentRangeStart w:id="563"/>
      <w:r w:rsidRPr="00944672">
        <w:rPr>
          <w:rFonts w:ascii="Arial" w:hAnsi="Arial" w:cs="Arial"/>
          <w:sz w:val="24"/>
          <w:szCs w:val="24"/>
        </w:rPr>
        <w:t>Chung</w:t>
      </w:r>
      <w:commentRangeEnd w:id="563"/>
      <w:r w:rsidR="006656CF">
        <w:rPr>
          <w:rStyle w:val="Kommentarzeichen"/>
        </w:rPr>
        <w:commentReference w:id="563"/>
      </w:r>
      <w:r w:rsidRPr="00944672">
        <w:rPr>
          <w:rFonts w:ascii="Arial" w:hAnsi="Arial" w:cs="Arial"/>
          <w:sz w:val="24"/>
          <w:szCs w:val="24"/>
        </w:rPr>
        <w:t xml:space="preserve"> sich orientierte, und versuchte sich ein Bild zu machen. „Wie Sie sehen</w:t>
      </w:r>
      <w:del w:id="564" w:author="Lektorat Bauer" w:date="2025-02-26T13:47:00Z" w16du:dateUtc="2025-02-26T12:47:00Z">
        <w:r w:rsidRPr="00944672" w:rsidDel="00C25B47">
          <w:rPr>
            <w:rFonts w:ascii="Arial" w:hAnsi="Arial" w:cs="Arial"/>
            <w:sz w:val="24"/>
            <w:szCs w:val="24"/>
          </w:rPr>
          <w:delText>,</w:delText>
        </w:r>
      </w:del>
      <w:r w:rsidRPr="00944672">
        <w:rPr>
          <w:rFonts w:ascii="Arial" w:hAnsi="Arial" w:cs="Arial"/>
          <w:sz w:val="24"/>
          <w:szCs w:val="24"/>
        </w:rPr>
        <w:t>“</w:t>
      </w:r>
      <w:ins w:id="565" w:author="Lektorat Bauer" w:date="2025-02-26T13:47:00Z" w16du:dateUtc="2025-02-26T12:47:00Z">
        <w:r w:rsidR="00C25B47">
          <w:rPr>
            <w:rFonts w:ascii="Arial" w:hAnsi="Arial" w:cs="Arial"/>
            <w:sz w:val="24"/>
            <w:szCs w:val="24"/>
          </w:rPr>
          <w:t>,</w:t>
        </w:r>
      </w:ins>
      <w:r w:rsidRPr="00944672">
        <w:rPr>
          <w:rFonts w:ascii="Arial" w:hAnsi="Arial" w:cs="Arial"/>
          <w:sz w:val="24"/>
          <w:szCs w:val="24"/>
        </w:rPr>
        <w:t xml:space="preserve"> setzte Major Lim an, „beschränken wir uns hier auf das Gebiet, in dem wir überwiegend agieren werden.“ Mit einem langen Zeigestock kreiste sie zwei Gebiete ein. „Gebiet eins ist das Seegebiet zwischen Vietnam und Malaysia, Gebiet zwei ist das Gebiet rund um den Teilstaat Hatohobei der Republik </w:t>
      </w:r>
      <w:r w:rsidRPr="00944672">
        <w:rPr>
          <w:rFonts w:ascii="Arial" w:hAnsi="Arial" w:cs="Arial"/>
          <w:sz w:val="24"/>
          <w:szCs w:val="24"/>
        </w:rPr>
        <w:lastRenderedPageBreak/>
        <w:t>Palau.“</w:t>
      </w:r>
      <w:del w:id="566" w:author="Lektorat Bauer" w:date="2025-02-26T13:47:00Z" w16du:dateUtc="2025-02-26T12:47:00Z">
        <w:r w:rsidRPr="00944672" w:rsidDel="00C25B47">
          <w:rPr>
            <w:rFonts w:ascii="Arial" w:hAnsi="Arial" w:cs="Arial"/>
            <w:sz w:val="24"/>
            <w:szCs w:val="24"/>
          </w:rPr>
          <w:delText>,</w:delText>
        </w:r>
      </w:del>
      <w:r w:rsidRPr="00944672">
        <w:rPr>
          <w:rFonts w:ascii="Arial" w:hAnsi="Arial" w:cs="Arial"/>
          <w:sz w:val="24"/>
          <w:szCs w:val="24"/>
        </w:rPr>
        <w:t xml:space="preserve"> Major Lim zeigte auf den taktischen Bildschirm, auf dem jetzt die Informationen zu Hatohobei erschienen.</w:t>
      </w:r>
    </w:p>
    <w:p w14:paraId="4F49104E"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commentRangeStart w:id="567"/>
      <w:r w:rsidRPr="00944672">
        <w:rPr>
          <w:rFonts w:ascii="Arial" w:hAnsi="Arial" w:cs="Arial"/>
          <w:sz w:val="24"/>
          <w:szCs w:val="24"/>
        </w:rPr>
        <w:t xml:space="preserve">Hatohobei oder Tobi ist ein Verwaltungsgebiet von Palau. Das aus einer Insel und einem Atoll bestehende Verwaltungsgebiet hat eine Landfläche von nur 3 km² und ca. </w:t>
      </w:r>
      <w:commentRangeStart w:id="568"/>
      <w:r w:rsidRPr="00944672">
        <w:rPr>
          <w:rFonts w:ascii="Arial" w:hAnsi="Arial" w:cs="Arial"/>
          <w:sz w:val="24"/>
          <w:szCs w:val="24"/>
        </w:rPr>
        <w:t xml:space="preserve">25 Einwohner. </w:t>
      </w:r>
      <w:commentRangeEnd w:id="568"/>
      <w:r w:rsidR="00C25B47">
        <w:rPr>
          <w:rStyle w:val="Kommentarzeichen"/>
        </w:rPr>
        <w:commentReference w:id="568"/>
      </w:r>
      <w:r w:rsidRPr="00944672">
        <w:rPr>
          <w:rFonts w:ascii="Arial" w:hAnsi="Arial" w:cs="Arial"/>
          <w:sz w:val="24"/>
          <w:szCs w:val="24"/>
        </w:rPr>
        <w:t>Hauptort ist das gleichnamige Dorf Hatohobei auf der Insel Tobi. Zum Staat Hatohobei zählen: Die Insel Tobi, das Atoll Helen-Riff und das Transit-Riff, welches aber nicht auf allen Seekarten verzeichnet ist</w:t>
      </w:r>
      <w:commentRangeEnd w:id="567"/>
      <w:r w:rsidR="00C25B47">
        <w:rPr>
          <w:rStyle w:val="Kommentarzeichen"/>
        </w:rPr>
        <w:commentReference w:id="567"/>
      </w:r>
      <w:r w:rsidRPr="00944672">
        <w:rPr>
          <w:rFonts w:ascii="Arial" w:hAnsi="Arial" w:cs="Arial"/>
          <w:sz w:val="24"/>
          <w:szCs w:val="24"/>
        </w:rPr>
        <w:t>.</w:t>
      </w:r>
    </w:p>
    <w:p w14:paraId="410353BB" w14:textId="127FB761"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„Wir hatten uns überlegt, auf Helen Reef tätig zu werden. Dort leben nur drei Ranger, die unter anderem das Meer auf illegale Fischerei </w:t>
      </w:r>
      <w:del w:id="569" w:author="Lektorat Bauer" w:date="2025-02-26T13:49:00Z" w16du:dateUtc="2025-02-26T12:49:00Z">
        <w:r w:rsidRPr="00944672" w:rsidDel="00C25B47">
          <w:rPr>
            <w:rFonts w:ascii="Arial" w:hAnsi="Arial" w:cs="Arial"/>
            <w:sz w:val="24"/>
            <w:szCs w:val="24"/>
          </w:rPr>
          <w:delText>beobachten</w:delText>
        </w:r>
      </w:del>
      <w:ins w:id="570" w:author="Lektorat Bauer" w:date="2025-02-26T13:49:00Z" w16du:dateUtc="2025-02-26T12:49:00Z">
        <w:r w:rsidR="00C25B47">
          <w:rPr>
            <w:rFonts w:ascii="Arial" w:hAnsi="Arial" w:cs="Arial"/>
            <w:sz w:val="24"/>
            <w:szCs w:val="24"/>
          </w:rPr>
          <w:t>prüfen</w:t>
        </w:r>
      </w:ins>
      <w:del w:id="571" w:author="Lektorat Bauer" w:date="2025-02-26T13:49:00Z" w16du:dateUtc="2025-02-26T12:49:00Z">
        <w:r w:rsidRPr="00944672" w:rsidDel="00C25B47">
          <w:rPr>
            <w:rFonts w:ascii="Arial" w:hAnsi="Arial" w:cs="Arial"/>
            <w:sz w:val="24"/>
            <w:szCs w:val="24"/>
          </w:rPr>
          <w:delText>.</w:delText>
        </w:r>
      </w:del>
      <w:r w:rsidRPr="00944672">
        <w:rPr>
          <w:rFonts w:ascii="Arial" w:hAnsi="Arial" w:cs="Arial"/>
          <w:sz w:val="24"/>
          <w:szCs w:val="24"/>
        </w:rPr>
        <w:t>“</w:t>
      </w:r>
      <w:ins w:id="572" w:author="Lektorat Bauer" w:date="2025-02-26T13:49:00Z" w16du:dateUtc="2025-02-26T12:49:00Z">
        <w:r w:rsidR="00C25B47">
          <w:rPr>
            <w:rFonts w:ascii="Arial" w:hAnsi="Arial" w:cs="Arial"/>
            <w:sz w:val="24"/>
            <w:szCs w:val="24"/>
          </w:rPr>
          <w:t>,</w:t>
        </w:r>
      </w:ins>
      <w:r w:rsidRPr="00944672">
        <w:rPr>
          <w:rFonts w:ascii="Arial" w:hAnsi="Arial" w:cs="Arial"/>
          <w:sz w:val="24"/>
          <w:szCs w:val="24"/>
        </w:rPr>
        <w:t xml:space="preserve"> </w:t>
      </w:r>
      <w:ins w:id="573" w:author="Lektorat Bauer" w:date="2025-02-26T13:49:00Z" w16du:dateUtc="2025-02-26T12:49:00Z">
        <w:r w:rsidR="00C25B47">
          <w:rPr>
            <w:rFonts w:ascii="Arial" w:hAnsi="Arial" w:cs="Arial"/>
            <w:sz w:val="24"/>
            <w:szCs w:val="24"/>
          </w:rPr>
          <w:t>f</w:t>
        </w:r>
      </w:ins>
      <w:del w:id="574" w:author="Lektorat Bauer" w:date="2025-02-26T13:49:00Z" w16du:dateUtc="2025-02-26T12:49:00Z">
        <w:r w:rsidRPr="00944672" w:rsidDel="00C25B47">
          <w:rPr>
            <w:rFonts w:ascii="Arial" w:hAnsi="Arial" w:cs="Arial"/>
            <w:sz w:val="24"/>
            <w:szCs w:val="24"/>
          </w:rPr>
          <w:delText>F</w:delText>
        </w:r>
      </w:del>
      <w:r w:rsidRPr="00944672">
        <w:rPr>
          <w:rFonts w:ascii="Arial" w:hAnsi="Arial" w:cs="Arial"/>
          <w:sz w:val="24"/>
          <w:szCs w:val="24"/>
        </w:rPr>
        <w:t>ührte Major Lim aus, „</w:t>
      </w:r>
      <w:ins w:id="575" w:author="Lektorat Bauer" w:date="2025-02-26T13:49:00Z" w16du:dateUtc="2025-02-26T12:49:00Z">
        <w:r w:rsidR="00C25B47">
          <w:rPr>
            <w:rFonts w:ascii="Arial" w:hAnsi="Arial" w:cs="Arial"/>
            <w:sz w:val="24"/>
            <w:szCs w:val="24"/>
          </w:rPr>
          <w:t>d</w:t>
        </w:r>
      </w:ins>
      <w:del w:id="576" w:author="Lektorat Bauer" w:date="2025-02-26T13:49:00Z" w16du:dateUtc="2025-02-26T12:49:00Z">
        <w:r w:rsidRPr="00944672" w:rsidDel="00C25B47">
          <w:rPr>
            <w:rFonts w:ascii="Arial" w:hAnsi="Arial" w:cs="Arial"/>
            <w:sz w:val="24"/>
            <w:szCs w:val="24"/>
          </w:rPr>
          <w:delText>D</w:delText>
        </w:r>
      </w:del>
      <w:r w:rsidRPr="00944672">
        <w:rPr>
          <w:rFonts w:ascii="Arial" w:hAnsi="Arial" w:cs="Arial"/>
          <w:sz w:val="24"/>
          <w:szCs w:val="24"/>
        </w:rPr>
        <w:t xml:space="preserve">ie drei Ranger auszuschalten, und das Ganze als Piraten-Attacke </w:t>
      </w:r>
      <w:del w:id="577" w:author="Lektorat Bauer" w:date="2025-02-26T13:49:00Z" w16du:dateUtc="2025-02-26T12:49:00Z">
        <w:r w:rsidRPr="00944672" w:rsidDel="00C25B47">
          <w:rPr>
            <w:rFonts w:ascii="Arial" w:hAnsi="Arial" w:cs="Arial"/>
            <w:sz w:val="24"/>
            <w:szCs w:val="24"/>
          </w:rPr>
          <w:delText>aussehen zu lassen</w:delText>
        </w:r>
      </w:del>
      <w:ins w:id="578" w:author="Lektorat Bauer" w:date="2025-02-26T13:49:00Z" w16du:dateUtc="2025-02-26T12:49:00Z">
        <w:r w:rsidR="00C25B47">
          <w:rPr>
            <w:rFonts w:ascii="Arial" w:hAnsi="Arial" w:cs="Arial"/>
            <w:sz w:val="24"/>
            <w:szCs w:val="24"/>
          </w:rPr>
          <w:t>zu tarnen</w:t>
        </w:r>
      </w:ins>
      <w:r w:rsidRPr="00944672">
        <w:rPr>
          <w:rFonts w:ascii="Arial" w:hAnsi="Arial" w:cs="Arial"/>
          <w:sz w:val="24"/>
          <w:szCs w:val="24"/>
        </w:rPr>
        <w:t xml:space="preserve">, war kurz angedacht und ist dann verworfen worden.“ </w:t>
      </w:r>
    </w:p>
    <w:p w14:paraId="37B00D24" w14:textId="5BE7315E"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Sie machte eine Pause, um Fragen zu ermöglichen. „Da die drei Ranger kein K</w:t>
      </w:r>
      <w:ins w:id="579" w:author="Lektorat Bauer" w:date="2025-02-26T13:49:00Z" w16du:dateUtc="2025-02-26T12:49:00Z">
        <w:r w:rsidR="00C25B47">
          <w:rPr>
            <w:rFonts w:ascii="Arial" w:hAnsi="Arial" w:cs="Arial"/>
            <w:sz w:val="24"/>
            <w:szCs w:val="24"/>
          </w:rPr>
          <w:t>.</w:t>
        </w:r>
      </w:ins>
      <w:r w:rsidRPr="00944672">
        <w:rPr>
          <w:rFonts w:ascii="Arial" w:hAnsi="Arial" w:cs="Arial"/>
          <w:sz w:val="24"/>
          <w:szCs w:val="24"/>
        </w:rPr>
        <w:t>O</w:t>
      </w:r>
      <w:ins w:id="580" w:author="Lektorat Bauer" w:date="2025-02-26T13:49:00Z" w16du:dateUtc="2025-02-26T12:49:00Z">
        <w:r w:rsidR="00C25B47">
          <w:rPr>
            <w:rFonts w:ascii="Arial" w:hAnsi="Arial" w:cs="Arial"/>
            <w:sz w:val="24"/>
            <w:szCs w:val="24"/>
          </w:rPr>
          <w:t>.-</w:t>
        </w:r>
      </w:ins>
      <w:del w:id="581" w:author="Lektorat Bauer" w:date="2025-02-26T13:49:00Z" w16du:dateUtc="2025-02-26T12:49:00Z">
        <w:r w:rsidRPr="00944672" w:rsidDel="00C25B47">
          <w:rPr>
            <w:rFonts w:ascii="Arial" w:hAnsi="Arial" w:cs="Arial"/>
            <w:sz w:val="24"/>
            <w:szCs w:val="24"/>
          </w:rPr>
          <w:delText xml:space="preserve"> </w:delText>
        </w:r>
      </w:del>
      <w:r w:rsidRPr="00944672">
        <w:rPr>
          <w:rFonts w:ascii="Arial" w:hAnsi="Arial" w:cs="Arial"/>
          <w:sz w:val="24"/>
          <w:szCs w:val="24"/>
        </w:rPr>
        <w:t>Kriterium sind</w:t>
      </w:r>
      <w:del w:id="582" w:author="Lektorat Bauer" w:date="2025-02-26T13:49:00Z" w16du:dateUtc="2025-02-26T12:49:00Z">
        <w:r w:rsidRPr="00944672" w:rsidDel="00C25B47">
          <w:rPr>
            <w:rFonts w:ascii="Arial" w:hAnsi="Arial" w:cs="Arial"/>
            <w:sz w:val="24"/>
            <w:szCs w:val="24"/>
          </w:rPr>
          <w:delText>,</w:delText>
        </w:r>
      </w:del>
      <w:r w:rsidRPr="00944672">
        <w:rPr>
          <w:rFonts w:ascii="Arial" w:hAnsi="Arial" w:cs="Arial"/>
          <w:sz w:val="24"/>
          <w:szCs w:val="24"/>
        </w:rPr>
        <w:t>“</w:t>
      </w:r>
      <w:ins w:id="583" w:author="Lektorat Bauer" w:date="2025-02-26T13:49:00Z" w16du:dateUtc="2025-02-26T12:49:00Z">
        <w:r w:rsidR="00C25B47">
          <w:rPr>
            <w:rFonts w:ascii="Arial" w:hAnsi="Arial" w:cs="Arial"/>
            <w:sz w:val="24"/>
            <w:szCs w:val="24"/>
          </w:rPr>
          <w:t>,</w:t>
        </w:r>
      </w:ins>
      <w:r w:rsidRPr="00944672">
        <w:rPr>
          <w:rFonts w:ascii="Arial" w:hAnsi="Arial" w:cs="Arial"/>
          <w:sz w:val="24"/>
          <w:szCs w:val="24"/>
        </w:rPr>
        <w:t xml:space="preserve"> begann Generalmajor Chung, und Major Lim nickte zustimmend, „könnte ich mir vorstellen, dass die Topografie dort ein Problem ist?</w:t>
      </w:r>
      <w:del w:id="584" w:author="Lektorat Bauer" w:date="2025-02-26T13:50:00Z" w16du:dateUtc="2025-02-26T12:50:00Z">
        <w:r w:rsidRPr="00944672" w:rsidDel="00C25B47">
          <w:rPr>
            <w:rFonts w:ascii="Arial" w:hAnsi="Arial" w:cs="Arial"/>
            <w:sz w:val="24"/>
            <w:szCs w:val="24"/>
          </w:rPr>
          <w:delText>!</w:delText>
        </w:r>
      </w:del>
      <w:r w:rsidRPr="00944672">
        <w:rPr>
          <w:rFonts w:ascii="Arial" w:hAnsi="Arial" w:cs="Arial"/>
          <w:sz w:val="24"/>
          <w:szCs w:val="24"/>
        </w:rPr>
        <w:t xml:space="preserve">“ </w:t>
      </w:r>
      <w:ins w:id="585" w:author="Lektorat Bauer" w:date="2025-02-26T13:50:00Z" w16du:dateUtc="2025-02-26T12:50:00Z">
        <w:r w:rsidR="00C25B47">
          <w:rPr>
            <w:rFonts w:ascii="Arial" w:hAnsi="Arial" w:cs="Arial"/>
            <w:sz w:val="24"/>
            <w:szCs w:val="24"/>
          </w:rPr>
          <w:t>Major Lim nickte zufrieden, ehe sie ihren Vortrag fortsetzte.</w:t>
        </w:r>
      </w:ins>
      <w:del w:id="586" w:author="Lektorat Bauer" w:date="2025-02-26T13:50:00Z" w16du:dateUtc="2025-02-26T12:50:00Z">
        <w:r w:rsidRPr="00944672" w:rsidDel="00C25B47">
          <w:rPr>
            <w:rFonts w:ascii="Arial" w:hAnsi="Arial" w:cs="Arial"/>
            <w:sz w:val="24"/>
            <w:szCs w:val="24"/>
          </w:rPr>
          <w:delText>„</w:delText>
        </w:r>
        <w:commentRangeStart w:id="587"/>
        <w:r w:rsidRPr="00944672" w:rsidDel="00C25B47">
          <w:rPr>
            <w:rFonts w:ascii="Arial" w:hAnsi="Arial" w:cs="Arial"/>
            <w:sz w:val="24"/>
            <w:szCs w:val="24"/>
          </w:rPr>
          <w:delText>Danke, dass Sie das so schnell erkannt haben</w:delText>
        </w:r>
      </w:del>
      <w:commentRangeEnd w:id="587"/>
      <w:r w:rsidR="00C25B47">
        <w:rPr>
          <w:rStyle w:val="Kommentarzeichen"/>
        </w:rPr>
        <w:commentReference w:id="587"/>
      </w:r>
      <w:del w:id="588" w:author="Lektorat Bauer" w:date="2025-02-26T13:50:00Z" w16du:dateUtc="2025-02-26T12:50:00Z">
        <w:r w:rsidRPr="00944672" w:rsidDel="00C25B47">
          <w:rPr>
            <w:rFonts w:ascii="Arial" w:hAnsi="Arial" w:cs="Arial"/>
            <w:sz w:val="24"/>
            <w:szCs w:val="24"/>
          </w:rPr>
          <w:delText xml:space="preserve">.“ </w:delText>
        </w:r>
      </w:del>
    </w:p>
    <w:p w14:paraId="77F5009B" w14:textId="142CD98F"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del w:id="589" w:author="Lektorat Bauer" w:date="2025-02-26T13:50:00Z" w16du:dateUtc="2025-02-26T12:50:00Z">
        <w:r w:rsidRPr="00944672" w:rsidDel="00C25B47">
          <w:rPr>
            <w:rFonts w:ascii="Arial" w:hAnsi="Arial" w:cs="Arial"/>
            <w:sz w:val="24"/>
            <w:szCs w:val="24"/>
          </w:rPr>
          <w:delText xml:space="preserve">Setzte Major Lim ihren Vortrag fort, </w:delText>
        </w:r>
      </w:del>
      <w:r w:rsidRPr="00944672">
        <w:rPr>
          <w:rFonts w:ascii="Arial" w:hAnsi="Arial" w:cs="Arial"/>
          <w:sz w:val="24"/>
          <w:szCs w:val="24"/>
        </w:rPr>
        <w:t>„Zwar ist das Meer, auf der Außenseite des Riffs, ansprechend tief, und das Atoll wäre eine gute Basis, aber</w:t>
      </w:r>
      <w:ins w:id="590" w:author="Lektorat Bauer" w:date="2025-02-26T13:52:00Z" w16du:dateUtc="2025-02-26T12:52:00Z">
        <w:r w:rsidR="00C25B47">
          <w:rPr>
            <w:rFonts w:ascii="Arial" w:hAnsi="Arial" w:cs="Arial"/>
            <w:sz w:val="24"/>
            <w:szCs w:val="24"/>
          </w:rPr>
          <w:t> </w:t>
        </w:r>
      </w:ins>
      <w:r w:rsidRPr="00944672">
        <w:rPr>
          <w:rFonts w:ascii="Arial" w:hAnsi="Arial" w:cs="Arial"/>
          <w:sz w:val="24"/>
          <w:szCs w:val="24"/>
        </w:rPr>
        <w:t xml:space="preserve">…“ </w:t>
      </w:r>
      <w:ins w:id="591" w:author="Lektorat Bauer" w:date="2025-02-26T13:52:00Z" w16du:dateUtc="2025-02-26T12:52:00Z">
        <w:r w:rsidR="00C25B47">
          <w:rPr>
            <w:rFonts w:ascii="Arial" w:hAnsi="Arial" w:cs="Arial"/>
            <w:sz w:val="24"/>
            <w:szCs w:val="24"/>
          </w:rPr>
          <w:t>S</w:t>
        </w:r>
      </w:ins>
      <w:del w:id="592" w:author="Lektorat Bauer" w:date="2025-02-26T13:52:00Z" w16du:dateUtc="2025-02-26T12:52:00Z">
        <w:r w:rsidRPr="00944672" w:rsidDel="00C25B47">
          <w:rPr>
            <w:rFonts w:ascii="Arial" w:hAnsi="Arial" w:cs="Arial"/>
            <w:sz w:val="24"/>
            <w:szCs w:val="24"/>
          </w:rPr>
          <w:delText>s</w:delText>
        </w:r>
      </w:del>
      <w:r w:rsidRPr="00944672">
        <w:rPr>
          <w:rFonts w:ascii="Arial" w:hAnsi="Arial" w:cs="Arial"/>
          <w:sz w:val="24"/>
          <w:szCs w:val="24"/>
        </w:rPr>
        <w:t>ie machte eine kurze Pause, um einen Schluck Wasser zu trinken</w:t>
      </w:r>
      <w:del w:id="593" w:author="Lektorat Bauer" w:date="2025-02-26T13:52:00Z" w16du:dateUtc="2025-02-26T12:52:00Z">
        <w:r w:rsidRPr="00944672" w:rsidDel="00C25B47">
          <w:rPr>
            <w:rFonts w:ascii="Arial" w:hAnsi="Arial" w:cs="Arial"/>
            <w:sz w:val="24"/>
            <w:szCs w:val="24"/>
          </w:rPr>
          <w:delText>,</w:delText>
        </w:r>
      </w:del>
      <w:ins w:id="594" w:author="Lektorat Bauer" w:date="2025-02-26T13:52:00Z" w16du:dateUtc="2025-02-26T12:52:00Z">
        <w:r w:rsidR="00C25B47">
          <w:rPr>
            <w:rFonts w:ascii="Arial" w:hAnsi="Arial" w:cs="Arial"/>
            <w:sz w:val="24"/>
            <w:szCs w:val="24"/>
          </w:rPr>
          <w:t>.</w:t>
        </w:r>
      </w:ins>
      <w:r w:rsidRPr="00944672">
        <w:rPr>
          <w:rFonts w:ascii="Arial" w:hAnsi="Arial" w:cs="Arial"/>
          <w:sz w:val="24"/>
          <w:szCs w:val="24"/>
        </w:rPr>
        <w:t xml:space="preserve"> „Die Ranger stehen in regem Kontakt mit vorbeifahrenden Schiffen, </w:t>
      </w:r>
      <w:del w:id="595" w:author="Lektorat Bauer" w:date="2025-02-26T13:52:00Z" w16du:dateUtc="2025-02-26T12:52:00Z">
        <w:r w:rsidRPr="00944672" w:rsidDel="00C25B47">
          <w:rPr>
            <w:rFonts w:ascii="Arial" w:hAnsi="Arial" w:cs="Arial"/>
            <w:sz w:val="24"/>
            <w:szCs w:val="24"/>
          </w:rPr>
          <w:delText>so das</w:delText>
        </w:r>
      </w:del>
      <w:ins w:id="596" w:author="Lektorat Bauer" w:date="2025-02-26T13:52:00Z" w16du:dateUtc="2025-02-26T12:52:00Z">
        <w:r w:rsidR="00C25B47">
          <w:rPr>
            <w:rFonts w:ascii="Arial" w:hAnsi="Arial" w:cs="Arial"/>
            <w:sz w:val="24"/>
            <w:szCs w:val="24"/>
          </w:rPr>
          <w:t>weshalb</w:t>
        </w:r>
      </w:ins>
      <w:r w:rsidRPr="00944672">
        <w:rPr>
          <w:rFonts w:ascii="Arial" w:hAnsi="Arial" w:cs="Arial"/>
          <w:sz w:val="24"/>
          <w:szCs w:val="24"/>
        </w:rPr>
        <w:t xml:space="preserve"> es auffallen würde, wenn sich die Ranger für eine Woche nicht melden würden. Ein Abreiseszenario zu entwickeln, wäre zu aufwendig. </w:t>
      </w:r>
      <w:commentRangeStart w:id="597"/>
      <w:del w:id="598" w:author="Lektorat Bauer" w:date="2025-02-26T13:52:00Z" w16du:dateUtc="2025-02-26T12:52:00Z">
        <w:r w:rsidRPr="00944672" w:rsidDel="00C25B47">
          <w:rPr>
            <w:rFonts w:ascii="Arial" w:hAnsi="Arial" w:cs="Arial"/>
            <w:sz w:val="24"/>
            <w:szCs w:val="24"/>
          </w:rPr>
          <w:delText>Zum andere</w:delText>
        </w:r>
      </w:del>
      <w:commentRangeEnd w:id="597"/>
      <w:r w:rsidR="00C25B47">
        <w:rPr>
          <w:rStyle w:val="Kommentarzeichen"/>
        </w:rPr>
        <w:commentReference w:id="597"/>
      </w:r>
      <w:del w:id="599" w:author="Lektorat Bauer" w:date="2025-02-26T13:52:00Z" w16du:dateUtc="2025-02-26T12:52:00Z">
        <w:r w:rsidRPr="00944672" w:rsidDel="00C25B47">
          <w:rPr>
            <w:rFonts w:ascii="Arial" w:hAnsi="Arial" w:cs="Arial"/>
            <w:sz w:val="24"/>
            <w:szCs w:val="24"/>
          </w:rPr>
          <w:delText>n</w:delText>
        </w:r>
      </w:del>
      <w:ins w:id="600" w:author="Lektorat Bauer" w:date="2025-02-26T13:52:00Z" w16du:dateUtc="2025-02-26T12:52:00Z">
        <w:r w:rsidR="00C25B47">
          <w:rPr>
            <w:rFonts w:ascii="Arial" w:hAnsi="Arial" w:cs="Arial"/>
            <w:sz w:val="24"/>
            <w:szCs w:val="24"/>
          </w:rPr>
          <w:t>Außerdem</w:t>
        </w:r>
      </w:ins>
      <w:r w:rsidRPr="00944672">
        <w:rPr>
          <w:rFonts w:ascii="Arial" w:hAnsi="Arial" w:cs="Arial"/>
          <w:sz w:val="24"/>
          <w:szCs w:val="24"/>
        </w:rPr>
        <w:t xml:space="preserve"> fahren oft Schiffe an dem Riff vorbei, so das wohl zu schnell Spuren entdeckt werden würden.“</w:t>
      </w:r>
    </w:p>
    <w:p w14:paraId="0D25350B" w14:textId="3DBADEA9"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„Da Sie das jetzt so ausgiebig erklären, gehe ich davon aus, dass Ihr Plan trotzdem etwas mit diesem, wie heißt das</w:t>
      </w:r>
      <w:ins w:id="601" w:author="Lektorat Bauer" w:date="2025-02-26T13:54:00Z" w16du:dateUtc="2025-02-26T12:54:00Z">
        <w:r w:rsidR="006175C8">
          <w:rPr>
            <w:rFonts w:ascii="Arial" w:hAnsi="Arial" w:cs="Arial"/>
            <w:sz w:val="24"/>
            <w:szCs w:val="24"/>
          </w:rPr>
          <w:t xml:space="preserve"> …</w:t>
        </w:r>
      </w:ins>
      <w:r w:rsidRPr="00944672">
        <w:rPr>
          <w:rFonts w:ascii="Arial" w:hAnsi="Arial" w:cs="Arial"/>
          <w:sz w:val="24"/>
          <w:szCs w:val="24"/>
        </w:rPr>
        <w:t xml:space="preserve">?“ Der Generalmajor </w:t>
      </w:r>
      <w:del w:id="602" w:author="Lektorat Bauer" w:date="2025-02-26T13:53:00Z" w16du:dateUtc="2025-02-26T12:53:00Z">
        <w:r w:rsidRPr="00944672" w:rsidDel="006175C8">
          <w:rPr>
            <w:rFonts w:ascii="Arial" w:hAnsi="Arial" w:cs="Arial"/>
            <w:sz w:val="24"/>
            <w:szCs w:val="24"/>
          </w:rPr>
          <w:delText xml:space="preserve">schaute </w:delText>
        </w:r>
      </w:del>
      <w:ins w:id="603" w:author="Lektorat Bauer" w:date="2025-02-26T13:53:00Z" w16du:dateUtc="2025-02-26T12:53:00Z">
        <w:r w:rsidR="006175C8">
          <w:rPr>
            <w:rFonts w:ascii="Arial" w:hAnsi="Arial" w:cs="Arial"/>
            <w:sz w:val="24"/>
            <w:szCs w:val="24"/>
          </w:rPr>
          <w:t>sah</w:t>
        </w:r>
        <w:r w:rsidR="006175C8" w:rsidRPr="00944672">
          <w:rPr>
            <w:rFonts w:ascii="Arial" w:hAnsi="Arial" w:cs="Arial"/>
            <w:sz w:val="24"/>
            <w:szCs w:val="24"/>
          </w:rPr>
          <w:t xml:space="preserve"> </w:t>
        </w:r>
      </w:ins>
      <w:r w:rsidRPr="00944672">
        <w:rPr>
          <w:rFonts w:ascii="Arial" w:hAnsi="Arial" w:cs="Arial"/>
          <w:sz w:val="24"/>
          <w:szCs w:val="24"/>
        </w:rPr>
        <w:t>hoch auf das Display</w:t>
      </w:r>
      <w:ins w:id="604" w:author="Lektorat Bauer" w:date="2025-02-26T13:54:00Z" w16du:dateUtc="2025-02-26T12:54:00Z">
        <w:r w:rsidR="006175C8">
          <w:rPr>
            <w:rFonts w:ascii="Arial" w:hAnsi="Arial" w:cs="Arial"/>
            <w:sz w:val="24"/>
            <w:szCs w:val="24"/>
          </w:rPr>
          <w:t>.</w:t>
        </w:r>
      </w:ins>
      <w:del w:id="605" w:author="Lektorat Bauer" w:date="2025-02-26T13:54:00Z" w16du:dateUtc="2025-02-26T12:54:00Z">
        <w:r w:rsidRPr="00944672" w:rsidDel="006175C8">
          <w:rPr>
            <w:rFonts w:ascii="Arial" w:hAnsi="Arial" w:cs="Arial"/>
            <w:sz w:val="24"/>
            <w:szCs w:val="24"/>
          </w:rPr>
          <w:delText>,</w:delText>
        </w:r>
      </w:del>
      <w:r w:rsidRPr="00944672">
        <w:rPr>
          <w:rFonts w:ascii="Arial" w:hAnsi="Arial" w:cs="Arial"/>
          <w:sz w:val="24"/>
          <w:szCs w:val="24"/>
        </w:rPr>
        <w:t xml:space="preserve"> „Hatohobei, zu tun hat?“</w:t>
      </w:r>
    </w:p>
    <w:p w14:paraId="6770AEDA" w14:textId="79BA98D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„Es ist in unserem Interesse, wenn die Welt, erst spät,</w:t>
      </w:r>
      <w:ins w:id="606" w:author="Lektorat Bauer" w:date="2025-02-26T13:54:00Z" w16du:dateUtc="2025-02-26T12:54:00Z">
        <w:r w:rsidR="006175C8">
          <w:rPr>
            <w:rFonts w:ascii="Arial" w:hAnsi="Arial" w:cs="Arial"/>
            <w:sz w:val="24"/>
            <w:szCs w:val="24"/>
          </w:rPr>
          <w:t xml:space="preserve"> </w:t>
        </w:r>
      </w:ins>
      <w:del w:id="607" w:author="Lektorat Bauer" w:date="2025-02-26T13:54:00Z" w16du:dateUtc="2025-02-26T12:54:00Z">
        <w:r w:rsidRPr="00944672" w:rsidDel="006175C8">
          <w:rPr>
            <w:rFonts w:ascii="Arial" w:hAnsi="Arial" w:cs="Arial"/>
            <w:sz w:val="24"/>
            <w:szCs w:val="24"/>
          </w:rPr>
          <w:delText xml:space="preserve"> bzw. </w:delText>
        </w:r>
      </w:del>
      <w:r w:rsidRPr="00944672">
        <w:rPr>
          <w:rFonts w:ascii="Arial" w:hAnsi="Arial" w:cs="Arial"/>
          <w:sz w:val="24"/>
          <w:szCs w:val="24"/>
        </w:rPr>
        <w:t>am besten gar nicht, davon erfährt, dass wir involviert sind</w:t>
      </w:r>
      <w:del w:id="608" w:author="Lektorat Bauer" w:date="2025-02-26T13:54:00Z" w16du:dateUtc="2025-02-26T12:54:00Z">
        <w:r w:rsidRPr="00944672" w:rsidDel="006175C8">
          <w:rPr>
            <w:rFonts w:ascii="Arial" w:hAnsi="Arial" w:cs="Arial"/>
            <w:sz w:val="24"/>
            <w:szCs w:val="24"/>
          </w:rPr>
          <w:delText>.</w:delText>
        </w:r>
      </w:del>
      <w:r w:rsidRPr="00944672">
        <w:rPr>
          <w:rFonts w:ascii="Arial" w:hAnsi="Arial" w:cs="Arial"/>
          <w:sz w:val="24"/>
          <w:szCs w:val="24"/>
        </w:rPr>
        <w:t>“</w:t>
      </w:r>
      <w:ins w:id="609" w:author="Lektorat Bauer" w:date="2025-02-26T13:54:00Z" w16du:dateUtc="2025-02-26T12:54:00Z">
        <w:r w:rsidR="006175C8">
          <w:rPr>
            <w:rFonts w:ascii="Arial" w:hAnsi="Arial" w:cs="Arial"/>
            <w:sz w:val="24"/>
            <w:szCs w:val="24"/>
          </w:rPr>
          <w:t>,</w:t>
        </w:r>
      </w:ins>
      <w:r w:rsidRPr="00944672">
        <w:rPr>
          <w:rFonts w:ascii="Arial" w:hAnsi="Arial" w:cs="Arial"/>
          <w:sz w:val="24"/>
          <w:szCs w:val="24"/>
        </w:rPr>
        <w:t xml:space="preserve"> </w:t>
      </w:r>
      <w:ins w:id="610" w:author="Lektorat Bauer" w:date="2025-02-26T13:54:00Z" w16du:dateUtc="2025-02-26T12:54:00Z">
        <w:r w:rsidR="006175C8">
          <w:rPr>
            <w:rFonts w:ascii="Arial" w:hAnsi="Arial" w:cs="Arial"/>
            <w:sz w:val="24"/>
            <w:szCs w:val="24"/>
          </w:rPr>
          <w:t>s</w:t>
        </w:r>
      </w:ins>
      <w:del w:id="611" w:author="Lektorat Bauer" w:date="2025-02-26T13:54:00Z" w16du:dateUtc="2025-02-26T12:54:00Z">
        <w:r w:rsidRPr="00944672" w:rsidDel="006175C8">
          <w:rPr>
            <w:rFonts w:ascii="Arial" w:hAnsi="Arial" w:cs="Arial"/>
            <w:sz w:val="24"/>
            <w:szCs w:val="24"/>
          </w:rPr>
          <w:delText>S</w:delText>
        </w:r>
      </w:del>
      <w:r w:rsidRPr="00944672">
        <w:rPr>
          <w:rFonts w:ascii="Arial" w:hAnsi="Arial" w:cs="Arial"/>
          <w:sz w:val="24"/>
          <w:szCs w:val="24"/>
        </w:rPr>
        <w:t xml:space="preserve">agte Minister Kim und </w:t>
      </w:r>
      <w:del w:id="612" w:author="Lektorat Bauer" w:date="2025-02-26T13:54:00Z" w16du:dateUtc="2025-02-26T12:54:00Z">
        <w:r w:rsidRPr="00944672" w:rsidDel="006175C8">
          <w:rPr>
            <w:rFonts w:ascii="Arial" w:hAnsi="Arial" w:cs="Arial"/>
            <w:sz w:val="24"/>
            <w:szCs w:val="24"/>
          </w:rPr>
          <w:delText xml:space="preserve">fuhr dann </w:delText>
        </w:r>
        <w:commentRangeStart w:id="613"/>
        <w:r w:rsidRPr="00944672" w:rsidDel="006175C8">
          <w:rPr>
            <w:rFonts w:ascii="Arial" w:hAnsi="Arial" w:cs="Arial"/>
            <w:sz w:val="24"/>
            <w:szCs w:val="24"/>
          </w:rPr>
          <w:delText>fort</w:delText>
        </w:r>
      </w:del>
      <w:ins w:id="614" w:author="Lektorat Bauer" w:date="2025-02-26T13:54:00Z" w16du:dateUtc="2025-02-26T12:54:00Z">
        <w:r w:rsidR="006175C8">
          <w:rPr>
            <w:rFonts w:ascii="Arial" w:hAnsi="Arial" w:cs="Arial"/>
            <w:sz w:val="24"/>
            <w:szCs w:val="24"/>
          </w:rPr>
          <w:t>beugte sich nach vorn</w:t>
        </w:r>
      </w:ins>
      <w:del w:id="615" w:author="Lektorat Bauer" w:date="2025-02-26T13:55:00Z" w16du:dateUtc="2025-02-26T12:55:00Z">
        <w:r w:rsidRPr="00944672" w:rsidDel="006175C8">
          <w:rPr>
            <w:rFonts w:ascii="Arial" w:hAnsi="Arial" w:cs="Arial"/>
            <w:sz w:val="24"/>
            <w:szCs w:val="24"/>
          </w:rPr>
          <w:delText>,</w:delText>
        </w:r>
      </w:del>
      <w:commentRangeEnd w:id="613"/>
      <w:r w:rsidR="006175C8">
        <w:rPr>
          <w:rStyle w:val="Kommentarzeichen"/>
        </w:rPr>
        <w:commentReference w:id="613"/>
      </w:r>
      <w:ins w:id="616" w:author="Lektorat Bauer" w:date="2025-02-26T13:55:00Z" w16du:dateUtc="2025-02-26T12:55:00Z">
        <w:r w:rsidR="006175C8">
          <w:rPr>
            <w:rFonts w:ascii="Arial" w:hAnsi="Arial" w:cs="Arial"/>
            <w:sz w:val="24"/>
            <w:szCs w:val="24"/>
          </w:rPr>
          <w:t>.</w:t>
        </w:r>
      </w:ins>
      <w:r w:rsidRPr="00944672">
        <w:rPr>
          <w:rFonts w:ascii="Arial" w:hAnsi="Arial" w:cs="Arial"/>
          <w:sz w:val="24"/>
          <w:szCs w:val="24"/>
        </w:rPr>
        <w:t xml:space="preserve"> „Wir benötigen daher ein einsames und abgelegenes Operationsgebiet.“ Er nickte Major Lim zu und sie führte Ihren Vortrag weiter aus. „Zwischen Tobi-Island,“</w:t>
      </w:r>
      <w:ins w:id="617" w:author="Lektorat Bauer" w:date="2025-02-26T13:56:00Z" w16du:dateUtc="2025-02-26T12:56:00Z">
        <w:r w:rsidR="006175C8">
          <w:rPr>
            <w:rFonts w:ascii="Arial" w:hAnsi="Arial" w:cs="Arial"/>
            <w:sz w:val="24"/>
            <w:szCs w:val="24"/>
          </w:rPr>
          <w:t xml:space="preserve"> –</w:t>
        </w:r>
      </w:ins>
      <w:r w:rsidRPr="00944672">
        <w:rPr>
          <w:rFonts w:ascii="Arial" w:hAnsi="Arial" w:cs="Arial"/>
          <w:sz w:val="24"/>
          <w:szCs w:val="24"/>
        </w:rPr>
        <w:t xml:space="preserve"> sie zeigte wieder mit dem Stock auf den Tisch</w:t>
      </w:r>
      <w:ins w:id="618" w:author="Lektorat Bauer" w:date="2025-02-26T13:56:00Z" w16du:dateUtc="2025-02-26T12:56:00Z">
        <w:r w:rsidR="006175C8">
          <w:rPr>
            <w:rFonts w:ascii="Arial" w:hAnsi="Arial" w:cs="Arial"/>
            <w:sz w:val="24"/>
            <w:szCs w:val="24"/>
          </w:rPr>
          <w:t xml:space="preserve"> –</w:t>
        </w:r>
      </w:ins>
      <w:del w:id="619" w:author="Lektorat Bauer" w:date="2025-02-26T13:56:00Z" w16du:dateUtc="2025-02-26T12:56:00Z">
        <w:r w:rsidRPr="00944672" w:rsidDel="006175C8">
          <w:rPr>
            <w:rFonts w:ascii="Arial" w:hAnsi="Arial" w:cs="Arial"/>
            <w:sz w:val="24"/>
            <w:szCs w:val="24"/>
          </w:rPr>
          <w:delText>,</w:delText>
        </w:r>
      </w:del>
      <w:r w:rsidRPr="00944672">
        <w:rPr>
          <w:rFonts w:ascii="Arial" w:hAnsi="Arial" w:cs="Arial"/>
          <w:sz w:val="24"/>
          <w:szCs w:val="24"/>
        </w:rPr>
        <w:t xml:space="preserve"> „und Helen Reef </w:t>
      </w:r>
      <w:del w:id="620" w:author="Lektorat Bauer" w:date="2025-02-26T13:56:00Z" w16du:dateUtc="2025-02-26T12:56:00Z">
        <w:r w:rsidRPr="00944672" w:rsidDel="006175C8">
          <w:rPr>
            <w:rFonts w:ascii="Arial" w:hAnsi="Arial" w:cs="Arial"/>
            <w:sz w:val="24"/>
            <w:szCs w:val="24"/>
          </w:rPr>
          <w:delText xml:space="preserve">sind </w:delText>
        </w:r>
      </w:del>
      <w:ins w:id="621" w:author="Lektorat Bauer" w:date="2025-02-26T13:56:00Z" w16du:dateUtc="2025-02-26T12:56:00Z">
        <w:r w:rsidR="006175C8">
          <w:rPr>
            <w:rFonts w:ascii="Arial" w:hAnsi="Arial" w:cs="Arial"/>
            <w:sz w:val="24"/>
            <w:szCs w:val="24"/>
          </w:rPr>
          <w:t>liegen</w:t>
        </w:r>
        <w:r w:rsidR="006175C8" w:rsidRPr="00944672">
          <w:rPr>
            <w:rFonts w:ascii="Arial" w:hAnsi="Arial" w:cs="Arial"/>
            <w:sz w:val="24"/>
            <w:szCs w:val="24"/>
          </w:rPr>
          <w:t xml:space="preserve"> </w:t>
        </w:r>
      </w:ins>
      <w:r w:rsidRPr="00944672">
        <w:rPr>
          <w:rFonts w:ascii="Arial" w:hAnsi="Arial" w:cs="Arial"/>
          <w:sz w:val="24"/>
          <w:szCs w:val="24"/>
        </w:rPr>
        <w:t xml:space="preserve">rund 70 km Wasserfläche.“ Einer der beiden Operatoren markierte die Karte mit einem </w:t>
      </w:r>
      <w:r w:rsidRPr="00944672">
        <w:rPr>
          <w:rFonts w:ascii="Arial" w:hAnsi="Arial" w:cs="Arial"/>
          <w:sz w:val="24"/>
          <w:szCs w:val="24"/>
        </w:rPr>
        <w:lastRenderedPageBreak/>
        <w:t>Markierungsstein mit einem Haussymbol, das die dortige Operationsbasis markieren sollte.</w:t>
      </w:r>
    </w:p>
    <w:p w14:paraId="68F0C273" w14:textId="6EF1F37C"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„Ich hatte vorhin erwähnt, dass es ein Riff gibt, das nicht auf allen Seekarten verzeichnet ist</w:t>
      </w:r>
      <w:del w:id="622" w:author="Lektorat Bauer" w:date="2025-02-26T17:49:00Z" w16du:dateUtc="2025-02-26T16:49:00Z">
        <w:r w:rsidRPr="00944672" w:rsidDel="006656CF">
          <w:rPr>
            <w:rFonts w:ascii="Arial" w:hAnsi="Arial" w:cs="Arial"/>
            <w:sz w:val="24"/>
            <w:szCs w:val="24"/>
          </w:rPr>
          <w:delText>.</w:delText>
        </w:r>
      </w:del>
      <w:r w:rsidRPr="00944672">
        <w:rPr>
          <w:rFonts w:ascii="Arial" w:hAnsi="Arial" w:cs="Arial"/>
          <w:sz w:val="24"/>
          <w:szCs w:val="24"/>
        </w:rPr>
        <w:t>“</w:t>
      </w:r>
      <w:ins w:id="623" w:author="Lektorat Bauer" w:date="2025-02-26T17:49:00Z" w16du:dateUtc="2025-02-26T16:49:00Z">
        <w:r w:rsidR="006656CF">
          <w:rPr>
            <w:rFonts w:ascii="Arial" w:hAnsi="Arial" w:cs="Arial"/>
            <w:sz w:val="24"/>
            <w:szCs w:val="24"/>
          </w:rPr>
          <w:t>,</w:t>
        </w:r>
      </w:ins>
      <w:r w:rsidRPr="00944672">
        <w:rPr>
          <w:rFonts w:ascii="Arial" w:hAnsi="Arial" w:cs="Arial"/>
          <w:sz w:val="24"/>
          <w:szCs w:val="24"/>
        </w:rPr>
        <w:t xml:space="preserve"> </w:t>
      </w:r>
      <w:ins w:id="624" w:author="Lektorat Bauer" w:date="2025-02-26T17:49:00Z" w16du:dateUtc="2025-02-26T16:49:00Z">
        <w:r w:rsidR="006656CF">
          <w:rPr>
            <w:rFonts w:ascii="Arial" w:hAnsi="Arial" w:cs="Arial"/>
            <w:sz w:val="24"/>
            <w:szCs w:val="24"/>
          </w:rPr>
          <w:t>s</w:t>
        </w:r>
      </w:ins>
      <w:del w:id="625" w:author="Lektorat Bauer" w:date="2025-02-26T17:49:00Z" w16du:dateUtc="2025-02-26T16:49:00Z">
        <w:r w:rsidRPr="00944672" w:rsidDel="006656CF">
          <w:rPr>
            <w:rFonts w:ascii="Arial" w:hAnsi="Arial" w:cs="Arial"/>
            <w:sz w:val="24"/>
            <w:szCs w:val="24"/>
          </w:rPr>
          <w:delText>S</w:delText>
        </w:r>
      </w:del>
      <w:r w:rsidRPr="00944672">
        <w:rPr>
          <w:rFonts w:ascii="Arial" w:hAnsi="Arial" w:cs="Arial"/>
          <w:sz w:val="24"/>
          <w:szCs w:val="24"/>
        </w:rPr>
        <w:t>etzte Major Lim an, „</w:t>
      </w:r>
      <w:commentRangeStart w:id="626"/>
      <w:ins w:id="627" w:author="Lektorat Bauer" w:date="2025-02-26T17:49:00Z" w16du:dateUtc="2025-02-26T16:49:00Z">
        <w:r w:rsidR="006656CF">
          <w:rPr>
            <w:rFonts w:ascii="Arial" w:hAnsi="Arial" w:cs="Arial"/>
            <w:sz w:val="24"/>
            <w:szCs w:val="24"/>
          </w:rPr>
          <w:t>d</w:t>
        </w:r>
      </w:ins>
      <w:del w:id="628" w:author="Lektorat Bauer" w:date="2025-02-26T17:49:00Z" w16du:dateUtc="2025-02-26T16:49:00Z">
        <w:r w:rsidRPr="00944672" w:rsidDel="006656CF">
          <w:rPr>
            <w:rFonts w:ascii="Arial" w:hAnsi="Arial" w:cs="Arial"/>
            <w:sz w:val="24"/>
            <w:szCs w:val="24"/>
          </w:rPr>
          <w:delText>D</w:delText>
        </w:r>
      </w:del>
      <w:r w:rsidRPr="00944672">
        <w:rPr>
          <w:rFonts w:ascii="Arial" w:hAnsi="Arial" w:cs="Arial"/>
          <w:sz w:val="24"/>
          <w:szCs w:val="24"/>
        </w:rPr>
        <w:t xml:space="preserve">ieses Riff bringt uns keine Vorteile. Wir haben aber in unseren Marinekarten nachgeschaut, und es gibt eine Alternative.“ </w:t>
      </w:r>
      <w:commentRangeEnd w:id="626"/>
      <w:r w:rsidR="006656CF">
        <w:rPr>
          <w:rStyle w:val="Kommentarzeichen"/>
        </w:rPr>
        <w:commentReference w:id="626"/>
      </w:r>
    </w:p>
    <w:p w14:paraId="7760AD23" w14:textId="1ED93F7A"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Wieder eine Pause, um die Spannung aufzubauen</w:t>
      </w:r>
      <w:ins w:id="629" w:author="Lektorat Bauer" w:date="2025-02-26T17:50:00Z" w16du:dateUtc="2025-02-26T16:50:00Z">
        <w:r w:rsidR="006656CF">
          <w:rPr>
            <w:rFonts w:ascii="Arial" w:hAnsi="Arial" w:cs="Arial"/>
            <w:sz w:val="24"/>
            <w:szCs w:val="24"/>
          </w:rPr>
          <w:t>, dachte Ch</w:t>
        </w:r>
      </w:ins>
      <w:ins w:id="630" w:author="Lektorat Bauer" w:date="2025-02-26T17:53:00Z" w16du:dateUtc="2025-02-26T16:53:00Z">
        <w:r w:rsidR="006656CF">
          <w:rPr>
            <w:rFonts w:ascii="Arial" w:hAnsi="Arial" w:cs="Arial"/>
            <w:sz w:val="24"/>
            <w:szCs w:val="24"/>
          </w:rPr>
          <w:t>a</w:t>
        </w:r>
      </w:ins>
      <w:ins w:id="631" w:author="Lektorat Bauer" w:date="2025-02-26T17:50:00Z" w16du:dateUtc="2025-02-26T16:50:00Z">
        <w:r w:rsidR="006656CF">
          <w:rPr>
            <w:rFonts w:ascii="Arial" w:hAnsi="Arial" w:cs="Arial"/>
            <w:sz w:val="24"/>
            <w:szCs w:val="24"/>
          </w:rPr>
          <w:t>ng Chil Sung.</w:t>
        </w:r>
      </w:ins>
      <w:r w:rsidRPr="00944672">
        <w:rPr>
          <w:rFonts w:ascii="Arial" w:hAnsi="Arial" w:cs="Arial"/>
          <w:sz w:val="24"/>
          <w:szCs w:val="24"/>
        </w:rPr>
        <w:t xml:space="preserve"> „Bei Tobi Island und Helen Reef kreuzen sich zwei Unterwasser-Gebirgsketten. Rund 120 km westlich von Tobi Island, gibt es eine Geisterinsel.“ </w:t>
      </w:r>
    </w:p>
    <w:p w14:paraId="52DEFF1D" w14:textId="1170A38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Der Minister grinste, als der Generalmajor fragend zu Major Lim sah</w:t>
      </w:r>
      <w:ins w:id="632" w:author="Lektorat Bauer" w:date="2025-02-26T17:51:00Z" w16du:dateUtc="2025-02-26T16:51:00Z">
        <w:r w:rsidR="006656CF">
          <w:rPr>
            <w:rFonts w:ascii="Arial" w:hAnsi="Arial" w:cs="Arial"/>
            <w:sz w:val="24"/>
            <w:szCs w:val="24"/>
          </w:rPr>
          <w:t>.</w:t>
        </w:r>
      </w:ins>
      <w:del w:id="633" w:author="Lektorat Bauer" w:date="2025-02-26T17:51:00Z" w16du:dateUtc="2025-02-26T16:51:00Z">
        <w:r w:rsidRPr="00944672" w:rsidDel="006656CF">
          <w:rPr>
            <w:rFonts w:ascii="Arial" w:hAnsi="Arial" w:cs="Arial"/>
            <w:sz w:val="24"/>
            <w:szCs w:val="24"/>
          </w:rPr>
          <w:delText>,</w:delText>
        </w:r>
      </w:del>
      <w:r w:rsidRPr="00944672">
        <w:rPr>
          <w:rFonts w:ascii="Arial" w:hAnsi="Arial" w:cs="Arial"/>
          <w:sz w:val="24"/>
          <w:szCs w:val="24"/>
        </w:rPr>
        <w:t xml:space="preserve"> „Also eine Insel, die nicht auf den Karten verzeichnet ist. Bei bestimmten Tide-Verhältnissen ist dort eine Insel, sonst ist das ein gefährliches Riff.“ </w:t>
      </w:r>
    </w:p>
    <w:p w14:paraId="4FEDEED9" w14:textId="3D0F694B"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„Ah! Langsam verstehe ich</w:t>
      </w:r>
      <w:ins w:id="634" w:author="Lektorat Bauer" w:date="2025-02-26T17:51:00Z" w16du:dateUtc="2025-02-26T16:51:00Z">
        <w:r w:rsidR="006656CF">
          <w:rPr>
            <w:rFonts w:ascii="Arial" w:hAnsi="Arial" w:cs="Arial"/>
            <w:sz w:val="24"/>
            <w:szCs w:val="24"/>
          </w:rPr>
          <w:t>,</w:t>
        </w:r>
      </w:ins>
      <w:del w:id="635" w:author="Lektorat Bauer" w:date="2025-02-26T17:51:00Z" w16du:dateUtc="2025-02-26T16:51:00Z">
        <w:r w:rsidRPr="00944672" w:rsidDel="006656CF">
          <w:rPr>
            <w:rFonts w:ascii="Arial" w:hAnsi="Arial" w:cs="Arial"/>
            <w:sz w:val="24"/>
            <w:szCs w:val="24"/>
          </w:rPr>
          <w:delText>.</w:delText>
        </w:r>
      </w:del>
      <w:r w:rsidRPr="00944672">
        <w:rPr>
          <w:rFonts w:ascii="Arial" w:hAnsi="Arial" w:cs="Arial"/>
          <w:sz w:val="24"/>
          <w:szCs w:val="24"/>
        </w:rPr>
        <w:t>“</w:t>
      </w:r>
      <w:ins w:id="636" w:author="Lektorat Bauer" w:date="2025-02-26T17:51:00Z" w16du:dateUtc="2025-02-26T16:51:00Z">
        <w:r w:rsidR="006656CF">
          <w:rPr>
            <w:rFonts w:ascii="Arial" w:hAnsi="Arial" w:cs="Arial"/>
            <w:sz w:val="24"/>
            <w:szCs w:val="24"/>
          </w:rPr>
          <w:t>,</w:t>
        </w:r>
      </w:ins>
      <w:r w:rsidRPr="00944672">
        <w:rPr>
          <w:rFonts w:ascii="Arial" w:hAnsi="Arial" w:cs="Arial"/>
          <w:sz w:val="24"/>
          <w:szCs w:val="24"/>
        </w:rPr>
        <w:t xml:space="preserve"> </w:t>
      </w:r>
      <w:ins w:id="637" w:author="Lektorat Bauer" w:date="2025-02-26T17:51:00Z" w16du:dateUtc="2025-02-26T16:51:00Z">
        <w:r w:rsidR="006656CF">
          <w:rPr>
            <w:rFonts w:ascii="Arial" w:hAnsi="Arial" w:cs="Arial"/>
            <w:sz w:val="24"/>
            <w:szCs w:val="24"/>
          </w:rPr>
          <w:t>s</w:t>
        </w:r>
      </w:ins>
      <w:del w:id="638" w:author="Lektorat Bauer" w:date="2025-02-26T17:51:00Z" w16du:dateUtc="2025-02-26T16:51:00Z">
        <w:r w:rsidRPr="00944672" w:rsidDel="006656CF">
          <w:rPr>
            <w:rFonts w:ascii="Arial" w:hAnsi="Arial" w:cs="Arial"/>
            <w:sz w:val="24"/>
            <w:szCs w:val="24"/>
          </w:rPr>
          <w:delText>S</w:delText>
        </w:r>
      </w:del>
      <w:r w:rsidRPr="00944672">
        <w:rPr>
          <w:rFonts w:ascii="Arial" w:hAnsi="Arial" w:cs="Arial"/>
          <w:sz w:val="24"/>
          <w:szCs w:val="24"/>
        </w:rPr>
        <w:t>agte der Generalmajor</w:t>
      </w:r>
      <w:del w:id="639" w:author="Lektorat Bauer" w:date="2025-02-26T17:51:00Z" w16du:dateUtc="2025-02-26T16:51:00Z">
        <w:r w:rsidRPr="00944672" w:rsidDel="006656CF">
          <w:rPr>
            <w:rFonts w:ascii="Arial" w:hAnsi="Arial" w:cs="Arial"/>
            <w:sz w:val="24"/>
            <w:szCs w:val="24"/>
          </w:rPr>
          <w:delText>,</w:delText>
        </w:r>
      </w:del>
      <w:ins w:id="640" w:author="Lektorat Bauer" w:date="2025-02-26T17:51:00Z" w16du:dateUtc="2025-02-26T16:51:00Z">
        <w:r w:rsidR="006656CF">
          <w:rPr>
            <w:rFonts w:ascii="Arial" w:hAnsi="Arial" w:cs="Arial"/>
            <w:sz w:val="24"/>
            <w:szCs w:val="24"/>
          </w:rPr>
          <w:t>.</w:t>
        </w:r>
      </w:ins>
      <w:r w:rsidRPr="00944672">
        <w:rPr>
          <w:rFonts w:ascii="Arial" w:hAnsi="Arial" w:cs="Arial"/>
          <w:sz w:val="24"/>
          <w:szCs w:val="24"/>
        </w:rPr>
        <w:t xml:space="preserve"> Major Lim nickte und fuhr fort</w:t>
      </w:r>
      <w:del w:id="641" w:author="Lektorat Bauer" w:date="2025-02-26T17:53:00Z" w16du:dateUtc="2025-02-26T16:53:00Z">
        <w:r w:rsidRPr="00944672" w:rsidDel="006656CF">
          <w:rPr>
            <w:rFonts w:ascii="Arial" w:hAnsi="Arial" w:cs="Arial"/>
            <w:sz w:val="24"/>
            <w:szCs w:val="24"/>
          </w:rPr>
          <w:delText>,</w:delText>
        </w:r>
      </w:del>
      <w:ins w:id="642" w:author="Lektorat Bauer" w:date="2025-02-26T17:53:00Z" w16du:dateUtc="2025-02-26T16:53:00Z">
        <w:r w:rsidR="006656CF">
          <w:rPr>
            <w:rFonts w:ascii="Arial" w:hAnsi="Arial" w:cs="Arial"/>
            <w:sz w:val="24"/>
            <w:szCs w:val="24"/>
          </w:rPr>
          <w:t>:</w:t>
        </w:r>
      </w:ins>
      <w:r w:rsidRPr="00944672">
        <w:rPr>
          <w:rFonts w:ascii="Arial" w:hAnsi="Arial" w:cs="Arial"/>
          <w:sz w:val="24"/>
          <w:szCs w:val="24"/>
        </w:rPr>
        <w:t xml:space="preserve"> „Im März 2014 werden wir dort begehbares Land haben. Und gleichzeitig ist dort ein Unterwasser-Berghang. Ungefähr 1000 Meter tief.“ </w:t>
      </w:r>
    </w:p>
    <w:p w14:paraId="75F0E993"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„Ich verstehe den taktischen Vorteil. Was ist also Ihr Plan?“</w:t>
      </w:r>
    </w:p>
    <w:p w14:paraId="363D9813" w14:textId="224BCE40"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„Major Lim, vielen Dank bis hierher</w:t>
      </w:r>
      <w:del w:id="643" w:author="Lektorat Bauer" w:date="2025-02-26T17:53:00Z" w16du:dateUtc="2025-02-26T16:53:00Z">
        <w:r w:rsidRPr="00944672" w:rsidDel="006656CF">
          <w:rPr>
            <w:rFonts w:ascii="Arial" w:hAnsi="Arial" w:cs="Arial"/>
            <w:sz w:val="24"/>
            <w:szCs w:val="24"/>
          </w:rPr>
          <w:delText>.</w:delText>
        </w:r>
      </w:del>
      <w:r w:rsidRPr="00944672">
        <w:rPr>
          <w:rFonts w:ascii="Arial" w:hAnsi="Arial" w:cs="Arial"/>
          <w:sz w:val="24"/>
          <w:szCs w:val="24"/>
        </w:rPr>
        <w:t>“</w:t>
      </w:r>
      <w:ins w:id="644" w:author="Lektorat Bauer" w:date="2025-02-26T17:53:00Z" w16du:dateUtc="2025-02-26T16:53:00Z">
        <w:r w:rsidR="006656CF">
          <w:rPr>
            <w:rFonts w:ascii="Arial" w:hAnsi="Arial" w:cs="Arial"/>
            <w:sz w:val="24"/>
            <w:szCs w:val="24"/>
          </w:rPr>
          <w:t>,</w:t>
        </w:r>
      </w:ins>
      <w:r w:rsidRPr="00944672">
        <w:rPr>
          <w:rFonts w:ascii="Arial" w:hAnsi="Arial" w:cs="Arial"/>
          <w:sz w:val="24"/>
          <w:szCs w:val="24"/>
        </w:rPr>
        <w:t xml:space="preserve"> </w:t>
      </w:r>
      <w:ins w:id="645" w:author="Lektorat Bauer" w:date="2025-02-26T17:53:00Z" w16du:dateUtc="2025-02-26T16:53:00Z">
        <w:r w:rsidR="006656CF">
          <w:rPr>
            <w:rFonts w:ascii="Arial" w:hAnsi="Arial" w:cs="Arial"/>
            <w:sz w:val="24"/>
            <w:szCs w:val="24"/>
          </w:rPr>
          <w:t>s</w:t>
        </w:r>
      </w:ins>
      <w:del w:id="646" w:author="Lektorat Bauer" w:date="2025-02-26T17:53:00Z" w16du:dateUtc="2025-02-26T16:53:00Z">
        <w:r w:rsidRPr="00944672" w:rsidDel="006656CF">
          <w:rPr>
            <w:rFonts w:ascii="Arial" w:hAnsi="Arial" w:cs="Arial"/>
            <w:sz w:val="24"/>
            <w:szCs w:val="24"/>
          </w:rPr>
          <w:delText>S</w:delText>
        </w:r>
      </w:del>
      <w:r w:rsidRPr="00944672">
        <w:rPr>
          <w:rFonts w:ascii="Arial" w:hAnsi="Arial" w:cs="Arial"/>
          <w:sz w:val="24"/>
          <w:szCs w:val="24"/>
        </w:rPr>
        <w:t>chaltete sich Minister Kim ein, „</w:t>
      </w:r>
      <w:ins w:id="647" w:author="Lektorat Bauer" w:date="2025-02-26T17:53:00Z" w16du:dateUtc="2025-02-26T16:53:00Z">
        <w:r w:rsidR="006656CF">
          <w:rPr>
            <w:rFonts w:ascii="Arial" w:hAnsi="Arial" w:cs="Arial"/>
            <w:sz w:val="24"/>
            <w:szCs w:val="24"/>
          </w:rPr>
          <w:t>b</w:t>
        </w:r>
      </w:ins>
      <w:del w:id="648" w:author="Lektorat Bauer" w:date="2025-02-26T17:53:00Z" w16du:dateUtc="2025-02-26T16:53:00Z">
        <w:r w:rsidRPr="00944672" w:rsidDel="006656CF">
          <w:rPr>
            <w:rFonts w:ascii="Arial" w:hAnsi="Arial" w:cs="Arial"/>
            <w:sz w:val="24"/>
            <w:szCs w:val="24"/>
          </w:rPr>
          <w:delText>B</w:delText>
        </w:r>
      </w:del>
      <w:r w:rsidRPr="00944672">
        <w:rPr>
          <w:rFonts w:ascii="Arial" w:hAnsi="Arial" w:cs="Arial"/>
          <w:sz w:val="24"/>
          <w:szCs w:val="24"/>
        </w:rPr>
        <w:t xml:space="preserve">itten Sie jetzt die beiden Chungwis herein.“ Major Lim nickte, drehte den Kopf und </w:t>
      </w:r>
      <w:del w:id="649" w:author="Lektorat Bauer" w:date="2025-02-26T17:53:00Z" w16du:dateUtc="2025-02-26T16:53:00Z">
        <w:r w:rsidRPr="00944672" w:rsidDel="006656CF">
          <w:rPr>
            <w:rFonts w:ascii="Arial" w:hAnsi="Arial" w:cs="Arial"/>
            <w:sz w:val="24"/>
            <w:szCs w:val="24"/>
          </w:rPr>
          <w:delText xml:space="preserve">nickte </w:delText>
        </w:r>
      </w:del>
      <w:ins w:id="650" w:author="Lektorat Bauer" w:date="2025-02-26T17:53:00Z" w16du:dateUtc="2025-02-26T16:53:00Z">
        <w:r w:rsidR="006656CF">
          <w:rPr>
            <w:rFonts w:ascii="Arial" w:hAnsi="Arial" w:cs="Arial"/>
            <w:sz w:val="24"/>
            <w:szCs w:val="24"/>
          </w:rPr>
          <w:t>ga</w:t>
        </w:r>
      </w:ins>
      <w:ins w:id="651" w:author="Lektorat Bauer" w:date="2025-02-26T17:54:00Z" w16du:dateUtc="2025-02-26T16:54:00Z">
        <w:r w:rsidR="006656CF">
          <w:rPr>
            <w:rFonts w:ascii="Arial" w:hAnsi="Arial" w:cs="Arial"/>
            <w:sz w:val="24"/>
            <w:szCs w:val="24"/>
          </w:rPr>
          <w:t>b</w:t>
        </w:r>
      </w:ins>
      <w:ins w:id="652" w:author="Lektorat Bauer" w:date="2025-02-26T17:53:00Z" w16du:dateUtc="2025-02-26T16:53:00Z">
        <w:r w:rsidR="006656CF" w:rsidRPr="00944672">
          <w:rPr>
            <w:rFonts w:ascii="Arial" w:hAnsi="Arial" w:cs="Arial"/>
            <w:sz w:val="24"/>
            <w:szCs w:val="24"/>
          </w:rPr>
          <w:t xml:space="preserve"> </w:t>
        </w:r>
      </w:ins>
      <w:r w:rsidRPr="00944672">
        <w:rPr>
          <w:rFonts w:ascii="Arial" w:hAnsi="Arial" w:cs="Arial"/>
          <w:sz w:val="24"/>
          <w:szCs w:val="24"/>
        </w:rPr>
        <w:t xml:space="preserve">dem Soldaten an Tür </w:t>
      </w:r>
      <w:commentRangeStart w:id="653"/>
      <w:del w:id="654" w:author="Lektorat Bauer" w:date="2025-02-26T17:54:00Z" w16du:dateUtc="2025-02-26T16:54:00Z">
        <w:r w:rsidRPr="00944672" w:rsidDel="006656CF">
          <w:rPr>
            <w:rFonts w:ascii="Arial" w:hAnsi="Arial" w:cs="Arial"/>
            <w:sz w:val="24"/>
            <w:szCs w:val="24"/>
          </w:rPr>
          <w:delText>zu</w:delText>
        </w:r>
      </w:del>
      <w:ins w:id="655" w:author="Lektorat Bauer" w:date="2025-02-26T17:54:00Z" w16du:dateUtc="2025-02-26T16:54:00Z">
        <w:r w:rsidR="006656CF">
          <w:rPr>
            <w:rFonts w:ascii="Arial" w:hAnsi="Arial" w:cs="Arial"/>
            <w:sz w:val="24"/>
            <w:szCs w:val="24"/>
          </w:rPr>
          <w:t>ein</w:t>
        </w:r>
        <w:commentRangeEnd w:id="653"/>
        <w:r w:rsidR="006656CF">
          <w:rPr>
            <w:rStyle w:val="Kommentarzeichen"/>
          </w:rPr>
          <w:commentReference w:id="653"/>
        </w:r>
        <w:r w:rsidR="006656CF">
          <w:rPr>
            <w:rFonts w:ascii="Arial" w:hAnsi="Arial" w:cs="Arial"/>
            <w:sz w:val="24"/>
            <w:szCs w:val="24"/>
          </w:rPr>
          <w:t xml:space="preserve"> Zeichen</w:t>
        </w:r>
      </w:ins>
      <w:r w:rsidRPr="00944672">
        <w:rPr>
          <w:rFonts w:ascii="Arial" w:hAnsi="Arial" w:cs="Arial"/>
          <w:sz w:val="24"/>
          <w:szCs w:val="24"/>
        </w:rPr>
        <w:t xml:space="preserve">, der </w:t>
      </w:r>
      <w:del w:id="656" w:author="Lektorat Bauer" w:date="2025-02-26T17:54:00Z" w16du:dateUtc="2025-02-26T16:54:00Z">
        <w:r w:rsidRPr="00944672" w:rsidDel="006656CF">
          <w:rPr>
            <w:rFonts w:ascii="Arial" w:hAnsi="Arial" w:cs="Arial"/>
            <w:sz w:val="24"/>
            <w:szCs w:val="24"/>
          </w:rPr>
          <w:delText>darauf hin</w:delText>
        </w:r>
      </w:del>
      <w:ins w:id="657" w:author="Lektorat Bauer" w:date="2025-02-26T17:54:00Z" w16du:dateUtc="2025-02-26T16:54:00Z">
        <w:r w:rsidR="006656CF" w:rsidRPr="00944672">
          <w:rPr>
            <w:rFonts w:ascii="Arial" w:hAnsi="Arial" w:cs="Arial"/>
            <w:sz w:val="24"/>
            <w:szCs w:val="24"/>
          </w:rPr>
          <w:t>daraufhin</w:t>
        </w:r>
      </w:ins>
      <w:r w:rsidRPr="00944672">
        <w:rPr>
          <w:rFonts w:ascii="Arial" w:hAnsi="Arial" w:cs="Arial"/>
          <w:sz w:val="24"/>
          <w:szCs w:val="24"/>
        </w:rPr>
        <w:t xml:space="preserve"> die Außentür öffnete. </w:t>
      </w:r>
    </w:p>
    <w:p w14:paraId="73FFEB7D" w14:textId="71E7C476"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Draußen standen sich die beiden Leibwächter des Ministers und die beiden Leutnants in sicherer Entfernung gegenüber und maßen sich mit Blicken. Als die Tür auf</w:t>
      </w:r>
      <w:del w:id="658" w:author="Lektorat Bauer" w:date="2025-02-26T17:54:00Z" w16du:dateUtc="2025-02-26T16:54:00Z">
        <w:r w:rsidRPr="00944672" w:rsidDel="006656CF">
          <w:rPr>
            <w:rFonts w:ascii="Arial" w:hAnsi="Arial" w:cs="Arial"/>
            <w:sz w:val="24"/>
            <w:szCs w:val="24"/>
          </w:rPr>
          <w:delText xml:space="preserve"> </w:delText>
        </w:r>
      </w:del>
      <w:r w:rsidRPr="00944672">
        <w:rPr>
          <w:rFonts w:ascii="Arial" w:hAnsi="Arial" w:cs="Arial"/>
          <w:sz w:val="24"/>
          <w:szCs w:val="24"/>
        </w:rPr>
        <w:t>ging, schauten die beiden Leutnants Richtung Tür und Major Lim gab den beiden das Zeichen zum Eintreten.</w:t>
      </w:r>
    </w:p>
    <w:p w14:paraId="3BFA0B67" w14:textId="518166B6"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Leutnant Kwog Him-Chan trug schwarz-gelbe Schulterklappen, die ihn als Mitglied der Marine kennzeichneten, während Leutnant Zang Tae-Min das </w:t>
      </w:r>
      <w:ins w:id="659" w:author="Lektorat Bauer" w:date="2025-02-26T17:54:00Z" w16du:dateUtc="2025-02-26T16:54:00Z">
        <w:r w:rsidR="006656CF">
          <w:rPr>
            <w:rFonts w:ascii="Arial" w:hAnsi="Arial" w:cs="Arial"/>
            <w:sz w:val="24"/>
            <w:szCs w:val="24"/>
          </w:rPr>
          <w:t>B</w:t>
        </w:r>
      </w:ins>
      <w:del w:id="660" w:author="Lektorat Bauer" w:date="2025-02-26T17:54:00Z" w16du:dateUtc="2025-02-26T16:54:00Z">
        <w:r w:rsidRPr="00944672" w:rsidDel="006656CF">
          <w:rPr>
            <w:rFonts w:ascii="Arial" w:hAnsi="Arial" w:cs="Arial"/>
            <w:sz w:val="24"/>
            <w:szCs w:val="24"/>
          </w:rPr>
          <w:delText>b</w:delText>
        </w:r>
      </w:del>
      <w:r w:rsidRPr="00944672">
        <w:rPr>
          <w:rFonts w:ascii="Arial" w:hAnsi="Arial" w:cs="Arial"/>
          <w:sz w:val="24"/>
          <w:szCs w:val="24"/>
        </w:rPr>
        <w:t>lau-</w:t>
      </w:r>
      <w:ins w:id="661" w:author="Lektorat Bauer" w:date="2025-02-26T17:54:00Z" w16du:dateUtc="2025-02-26T16:54:00Z">
        <w:r w:rsidR="006656CF">
          <w:rPr>
            <w:rFonts w:ascii="Arial" w:hAnsi="Arial" w:cs="Arial"/>
            <w:sz w:val="24"/>
            <w:szCs w:val="24"/>
          </w:rPr>
          <w:t>G</w:t>
        </w:r>
      </w:ins>
      <w:del w:id="662" w:author="Lektorat Bauer" w:date="2025-02-26T17:54:00Z" w16du:dateUtc="2025-02-26T16:54:00Z">
        <w:r w:rsidRPr="00944672" w:rsidDel="006656CF">
          <w:rPr>
            <w:rFonts w:ascii="Arial" w:hAnsi="Arial" w:cs="Arial"/>
            <w:sz w:val="24"/>
            <w:szCs w:val="24"/>
          </w:rPr>
          <w:delText>g</w:delText>
        </w:r>
      </w:del>
      <w:r w:rsidRPr="00944672">
        <w:rPr>
          <w:rFonts w:ascii="Arial" w:hAnsi="Arial" w:cs="Arial"/>
          <w:sz w:val="24"/>
          <w:szCs w:val="24"/>
        </w:rPr>
        <w:t>elb der Luftwaffe trug.</w:t>
      </w:r>
    </w:p>
    <w:p w14:paraId="029444F7" w14:textId="3E11E7CA"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„Herr Minister,“ setzte Major Lim an, „wie von Ihnen beauftragt, haben sich diese beiden Herren um die Planung der jeweiligen Teilaspekte gekümmert. Jetzt</w:t>
      </w:r>
      <w:ins w:id="663" w:author="Lektorat Bauer" w:date="2025-02-26T17:54:00Z" w16du:dateUtc="2025-02-26T16:54:00Z">
        <w:r w:rsidR="006656CF">
          <w:rPr>
            <w:rFonts w:ascii="Arial" w:hAnsi="Arial" w:cs="Arial"/>
            <w:sz w:val="24"/>
            <w:szCs w:val="24"/>
          </w:rPr>
          <w:t>,</w:t>
        </w:r>
      </w:ins>
      <w:r w:rsidRPr="00944672">
        <w:rPr>
          <w:rFonts w:ascii="Arial" w:hAnsi="Arial" w:cs="Arial"/>
          <w:sz w:val="24"/>
          <w:szCs w:val="24"/>
        </w:rPr>
        <w:t xml:space="preserve"> wo wir hier alles zusammenfassen, besteht die Möglichkeit, Anpassungen in jede Richtung vorzunehmen. Es ist ebenfalls eine Option, das Projekt nicht durchzuführen, wenn es zu viele Unwägbarkeiten gibt.“ </w:t>
      </w:r>
    </w:p>
    <w:p w14:paraId="0D266358" w14:textId="029ABBA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Kurz stockte Major Lim, als der Minister und der Generalmajor sie ansahen</w:t>
      </w:r>
      <w:ins w:id="664" w:author="Lektorat Bauer" w:date="2025-02-26T17:55:00Z" w16du:dateUtc="2025-02-26T16:55:00Z">
        <w:r w:rsidR="006656CF">
          <w:rPr>
            <w:rFonts w:ascii="Arial" w:hAnsi="Arial" w:cs="Arial"/>
            <w:sz w:val="24"/>
            <w:szCs w:val="24"/>
          </w:rPr>
          <w:t>.</w:t>
        </w:r>
      </w:ins>
      <w:del w:id="665" w:author="Lektorat Bauer" w:date="2025-02-26T17:55:00Z" w16du:dateUtc="2025-02-26T16:55:00Z">
        <w:r w:rsidRPr="00944672" w:rsidDel="006656CF">
          <w:rPr>
            <w:rFonts w:ascii="Arial" w:hAnsi="Arial" w:cs="Arial"/>
            <w:sz w:val="24"/>
            <w:szCs w:val="24"/>
          </w:rPr>
          <w:delText>,</w:delText>
        </w:r>
      </w:del>
      <w:r w:rsidRPr="00944672">
        <w:rPr>
          <w:rFonts w:ascii="Arial" w:hAnsi="Arial" w:cs="Arial"/>
          <w:sz w:val="24"/>
          <w:szCs w:val="24"/>
        </w:rPr>
        <w:t xml:space="preserve"> „Das war die Aufgabenstellung an die beiden Teileinheiten, um klar definieren zu können, welcher </w:t>
      </w:r>
      <w:r w:rsidRPr="00944672">
        <w:rPr>
          <w:rFonts w:ascii="Arial" w:hAnsi="Arial" w:cs="Arial"/>
          <w:sz w:val="24"/>
          <w:szCs w:val="24"/>
        </w:rPr>
        <w:lastRenderedPageBreak/>
        <w:t>Aufwand tatsächlich betrieben werden muss</w:t>
      </w:r>
      <w:del w:id="666" w:author="Lektorat Bauer" w:date="2025-02-26T17:55:00Z" w16du:dateUtc="2025-02-26T16:55:00Z">
        <w:r w:rsidRPr="00944672" w:rsidDel="006656CF">
          <w:rPr>
            <w:rFonts w:ascii="Arial" w:hAnsi="Arial" w:cs="Arial"/>
            <w:sz w:val="24"/>
            <w:szCs w:val="24"/>
          </w:rPr>
          <w:delText>.</w:delText>
        </w:r>
      </w:del>
      <w:r w:rsidRPr="00944672">
        <w:rPr>
          <w:rFonts w:ascii="Arial" w:hAnsi="Arial" w:cs="Arial"/>
          <w:sz w:val="24"/>
          <w:szCs w:val="24"/>
        </w:rPr>
        <w:t>“</w:t>
      </w:r>
      <w:ins w:id="667" w:author="Lektorat Bauer" w:date="2025-02-26T17:55:00Z" w16du:dateUtc="2025-02-26T16:55:00Z">
        <w:r w:rsidR="006656CF">
          <w:rPr>
            <w:rFonts w:ascii="Arial" w:hAnsi="Arial" w:cs="Arial"/>
            <w:sz w:val="24"/>
            <w:szCs w:val="24"/>
          </w:rPr>
          <w:t>,</w:t>
        </w:r>
      </w:ins>
      <w:r w:rsidRPr="00944672">
        <w:rPr>
          <w:rFonts w:ascii="Arial" w:hAnsi="Arial" w:cs="Arial"/>
          <w:sz w:val="24"/>
          <w:szCs w:val="24"/>
        </w:rPr>
        <w:t xml:space="preserve"> </w:t>
      </w:r>
      <w:ins w:id="668" w:author="Lektorat Bauer" w:date="2025-02-26T17:55:00Z" w16du:dateUtc="2025-02-26T16:55:00Z">
        <w:r w:rsidR="006656CF">
          <w:rPr>
            <w:rFonts w:ascii="Arial" w:hAnsi="Arial" w:cs="Arial"/>
            <w:sz w:val="24"/>
            <w:szCs w:val="24"/>
          </w:rPr>
          <w:t>f</w:t>
        </w:r>
      </w:ins>
      <w:del w:id="669" w:author="Lektorat Bauer" w:date="2025-02-26T17:55:00Z" w16du:dateUtc="2025-02-26T16:55:00Z">
        <w:r w:rsidRPr="00944672" w:rsidDel="006656CF">
          <w:rPr>
            <w:rFonts w:ascii="Arial" w:hAnsi="Arial" w:cs="Arial"/>
            <w:sz w:val="24"/>
            <w:szCs w:val="24"/>
          </w:rPr>
          <w:delText>F</w:delText>
        </w:r>
      </w:del>
      <w:r w:rsidRPr="00944672">
        <w:rPr>
          <w:rFonts w:ascii="Arial" w:hAnsi="Arial" w:cs="Arial"/>
          <w:sz w:val="24"/>
          <w:szCs w:val="24"/>
        </w:rPr>
        <w:t xml:space="preserve">ügte Sie schnell hinzu, </w:t>
      </w:r>
      <w:del w:id="670" w:author="Lektorat Bauer" w:date="2025-02-26T17:55:00Z" w16du:dateUtc="2025-02-26T16:55:00Z">
        <w:r w:rsidRPr="00944672" w:rsidDel="006656CF">
          <w:rPr>
            <w:rFonts w:ascii="Arial" w:hAnsi="Arial" w:cs="Arial"/>
            <w:sz w:val="24"/>
            <w:szCs w:val="24"/>
          </w:rPr>
          <w:delText>damit Sie nicht Gefahr lief</w:delText>
        </w:r>
      </w:del>
      <w:ins w:id="671" w:author="Lektorat Bauer" w:date="2025-02-26T17:55:00Z" w16du:dateUtc="2025-02-26T16:55:00Z">
        <w:r w:rsidR="006656CF">
          <w:rPr>
            <w:rFonts w:ascii="Arial" w:hAnsi="Arial" w:cs="Arial"/>
            <w:sz w:val="24"/>
            <w:szCs w:val="24"/>
          </w:rPr>
          <w:t>um nicht Gefahr zu laufen,</w:t>
        </w:r>
      </w:ins>
      <w:r w:rsidRPr="00944672">
        <w:rPr>
          <w:rFonts w:ascii="Arial" w:hAnsi="Arial" w:cs="Arial"/>
          <w:sz w:val="24"/>
          <w:szCs w:val="24"/>
        </w:rPr>
        <w:t xml:space="preserve"> als </w:t>
      </w:r>
      <w:r w:rsidRPr="00944672">
        <w:rPr>
          <w:rFonts w:ascii="Arial" w:hAnsi="Arial" w:cs="Arial"/>
          <w:noProof/>
          <w:sz w:val="24"/>
          <w:szCs w:val="24"/>
        </w:rPr>
        <w:t>Projekt-Vermeiderin</w:t>
      </w:r>
      <w:r w:rsidRPr="00944672">
        <w:rPr>
          <w:rFonts w:ascii="Arial" w:hAnsi="Arial" w:cs="Arial"/>
          <w:sz w:val="24"/>
          <w:szCs w:val="24"/>
        </w:rPr>
        <w:t xml:space="preserve"> gesehen zu werden</w:t>
      </w:r>
      <w:ins w:id="672" w:author="Lektorat Bauer" w:date="2025-02-26T17:55:00Z" w16du:dateUtc="2025-02-26T16:55:00Z">
        <w:r w:rsidR="006656CF">
          <w:rPr>
            <w:rFonts w:ascii="Arial" w:hAnsi="Arial" w:cs="Arial"/>
            <w:sz w:val="24"/>
            <w:szCs w:val="24"/>
          </w:rPr>
          <w:t xml:space="preserve"> –</w:t>
        </w:r>
      </w:ins>
      <w:del w:id="673" w:author="Lektorat Bauer" w:date="2025-02-26T17:55:00Z" w16du:dateUtc="2025-02-26T16:55:00Z">
        <w:r w:rsidRPr="00944672" w:rsidDel="006656CF">
          <w:rPr>
            <w:rFonts w:ascii="Arial" w:hAnsi="Arial" w:cs="Arial"/>
            <w:sz w:val="24"/>
            <w:szCs w:val="24"/>
          </w:rPr>
          <w:delText>,</w:delText>
        </w:r>
      </w:del>
      <w:r w:rsidRPr="00944672">
        <w:rPr>
          <w:rFonts w:ascii="Arial" w:hAnsi="Arial" w:cs="Arial"/>
          <w:sz w:val="24"/>
          <w:szCs w:val="24"/>
        </w:rPr>
        <w:t xml:space="preserve"> was ihrer Gesundheit nicht zuträglich gewesen wäre.</w:t>
      </w:r>
    </w:p>
    <w:p w14:paraId="14BDCF83" w14:textId="31C4B991"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Um wieder das Heft des Handelns zu übernehmen</w:t>
      </w:r>
      <w:ins w:id="674" w:author="Lektorat Bauer" w:date="2025-02-26T17:55:00Z" w16du:dateUtc="2025-02-26T16:55:00Z">
        <w:r w:rsidR="006656CF">
          <w:rPr>
            <w:rFonts w:ascii="Arial" w:hAnsi="Arial" w:cs="Arial"/>
            <w:sz w:val="24"/>
            <w:szCs w:val="24"/>
          </w:rPr>
          <w:t>,</w:t>
        </w:r>
      </w:ins>
      <w:r w:rsidRPr="00944672">
        <w:rPr>
          <w:rFonts w:ascii="Arial" w:hAnsi="Arial" w:cs="Arial"/>
          <w:sz w:val="24"/>
          <w:szCs w:val="24"/>
        </w:rPr>
        <w:t xml:space="preserve"> fuhr Major Lim fort: „Chungwi Kwong, wie sehen Ihre Vorschläge aus?“ Leutnant Kwong salutierte und trat einen Schritt vor</w:t>
      </w:r>
      <w:ins w:id="675" w:author="Lektorat Bauer" w:date="2025-02-26T17:55:00Z" w16du:dateUtc="2025-02-26T16:55:00Z">
        <w:r w:rsidR="006656CF">
          <w:rPr>
            <w:rFonts w:ascii="Arial" w:hAnsi="Arial" w:cs="Arial"/>
            <w:sz w:val="24"/>
            <w:szCs w:val="24"/>
          </w:rPr>
          <w:t>.</w:t>
        </w:r>
      </w:ins>
      <w:del w:id="676" w:author="Lektorat Bauer" w:date="2025-02-26T17:55:00Z" w16du:dateUtc="2025-02-26T16:55:00Z">
        <w:r w:rsidRPr="00944672" w:rsidDel="006656CF">
          <w:rPr>
            <w:rFonts w:ascii="Arial" w:hAnsi="Arial" w:cs="Arial"/>
            <w:sz w:val="24"/>
            <w:szCs w:val="24"/>
          </w:rPr>
          <w:delText>,</w:delText>
        </w:r>
      </w:del>
      <w:r w:rsidRPr="00944672">
        <w:rPr>
          <w:rFonts w:ascii="Arial" w:hAnsi="Arial" w:cs="Arial"/>
          <w:sz w:val="24"/>
          <w:szCs w:val="24"/>
        </w:rPr>
        <w:t xml:space="preserve"> „Herr Minister, Herr Generalmajor! Wir haben die Daten gesichtet. Wenn wir davon ausgehen, dass das fragliche Flugzeug zum einen eine perfekte Wasserlandung macht und zum anderen das Objekt sich dort befindet, wo wir vermuten, dann </w:t>
      </w:r>
      <w:del w:id="677" w:author="Lektorat Bauer" w:date="2025-02-26T17:56:00Z" w16du:dateUtc="2025-02-26T16:56:00Z">
        <w:r w:rsidRPr="00944672" w:rsidDel="00E72EB2">
          <w:rPr>
            <w:rFonts w:ascii="Arial" w:hAnsi="Arial" w:cs="Arial"/>
            <w:sz w:val="24"/>
            <w:szCs w:val="24"/>
          </w:rPr>
          <w:delText xml:space="preserve">gehen wir </w:delText>
        </w:r>
        <w:commentRangeStart w:id="678"/>
        <w:r w:rsidRPr="00944672" w:rsidDel="00E72EB2">
          <w:rPr>
            <w:rFonts w:ascii="Arial" w:hAnsi="Arial" w:cs="Arial"/>
            <w:sz w:val="24"/>
            <w:szCs w:val="24"/>
          </w:rPr>
          <w:delText>davon</w:delText>
        </w:r>
      </w:del>
      <w:commentRangeEnd w:id="678"/>
      <w:r w:rsidR="00E72EB2">
        <w:rPr>
          <w:rStyle w:val="Kommentarzeichen"/>
        </w:rPr>
        <w:commentReference w:id="678"/>
      </w:r>
      <w:del w:id="679" w:author="Lektorat Bauer" w:date="2025-02-26T17:56:00Z" w16du:dateUtc="2025-02-26T16:56:00Z">
        <w:r w:rsidRPr="00944672" w:rsidDel="00E72EB2">
          <w:rPr>
            <w:rFonts w:ascii="Arial" w:hAnsi="Arial" w:cs="Arial"/>
            <w:sz w:val="24"/>
            <w:szCs w:val="24"/>
          </w:rPr>
          <w:delText xml:space="preserve"> aus</w:delText>
        </w:r>
      </w:del>
      <w:ins w:id="680" w:author="Lektorat Bauer" w:date="2025-02-26T17:56:00Z" w16du:dateUtc="2025-02-26T16:56:00Z">
        <w:r w:rsidR="00E72EB2">
          <w:rPr>
            <w:rFonts w:ascii="Arial" w:hAnsi="Arial" w:cs="Arial"/>
            <w:sz w:val="24"/>
            <w:szCs w:val="24"/>
          </w:rPr>
          <w:t>können wir annehmen</w:t>
        </w:r>
      </w:ins>
      <w:r w:rsidRPr="00944672">
        <w:rPr>
          <w:rFonts w:ascii="Arial" w:hAnsi="Arial" w:cs="Arial"/>
          <w:sz w:val="24"/>
          <w:szCs w:val="24"/>
        </w:rPr>
        <w:t>, dass wir zwischen 10 und 20 Minuten Zeit haben</w:t>
      </w:r>
      <w:ins w:id="681" w:author="Lektorat Bauer" w:date="2025-02-26T17:56:00Z" w16du:dateUtc="2025-02-26T16:56:00Z">
        <w:r w:rsidR="00E72EB2">
          <w:rPr>
            <w:rFonts w:ascii="Arial" w:hAnsi="Arial" w:cs="Arial"/>
            <w:sz w:val="24"/>
            <w:szCs w:val="24"/>
          </w:rPr>
          <w:t>,</w:t>
        </w:r>
      </w:ins>
      <w:r w:rsidRPr="00944672">
        <w:rPr>
          <w:rFonts w:ascii="Arial" w:hAnsi="Arial" w:cs="Arial"/>
          <w:sz w:val="24"/>
          <w:szCs w:val="24"/>
        </w:rPr>
        <w:t xml:space="preserve"> das Objekt zu bergen, bevor das gelandete Flugzeug im Meer versinkt. Die Bandbreite ergibt sich </w:t>
      </w:r>
      <w:del w:id="682" w:author="Lektorat Bauer" w:date="2025-02-26T17:56:00Z" w16du:dateUtc="2025-02-26T16:56:00Z">
        <w:r w:rsidRPr="00944672" w:rsidDel="00E72EB2">
          <w:rPr>
            <w:rFonts w:ascii="Arial" w:hAnsi="Arial" w:cs="Arial"/>
            <w:sz w:val="24"/>
            <w:szCs w:val="24"/>
          </w:rPr>
          <w:delText xml:space="preserve">das </w:delText>
        </w:r>
      </w:del>
      <w:ins w:id="683" w:author="Lektorat Bauer" w:date="2025-02-26T17:56:00Z" w16du:dateUtc="2025-02-26T16:56:00Z">
        <w:r w:rsidR="00E72EB2">
          <w:rPr>
            <w:rFonts w:ascii="Arial" w:hAnsi="Arial" w:cs="Arial"/>
            <w:sz w:val="24"/>
            <w:szCs w:val="24"/>
          </w:rPr>
          <w:t>aus</w:t>
        </w:r>
        <w:r w:rsidR="00E72EB2" w:rsidRPr="00944672">
          <w:rPr>
            <w:rFonts w:ascii="Arial" w:hAnsi="Arial" w:cs="Arial"/>
            <w:sz w:val="24"/>
            <w:szCs w:val="24"/>
          </w:rPr>
          <w:t xml:space="preserve"> </w:t>
        </w:r>
      </w:ins>
      <w:r w:rsidRPr="00944672">
        <w:rPr>
          <w:rFonts w:ascii="Arial" w:hAnsi="Arial" w:cs="Arial"/>
          <w:sz w:val="24"/>
          <w:szCs w:val="24"/>
        </w:rPr>
        <w:t xml:space="preserve">der Nichtvorhersehbarkeit der Wellen und Strömungen. Je nach eingesetztem Schiff könnte dieses als Wellenbrecher dienen und uns so </w:t>
      </w:r>
      <w:del w:id="684" w:author="Lektorat Bauer" w:date="2025-02-26T17:56:00Z" w16du:dateUtc="2025-02-26T16:56:00Z">
        <w:r w:rsidRPr="00944672" w:rsidDel="00E72EB2">
          <w:rPr>
            <w:rFonts w:ascii="Arial" w:hAnsi="Arial" w:cs="Arial"/>
            <w:sz w:val="24"/>
            <w:szCs w:val="24"/>
          </w:rPr>
          <w:delText xml:space="preserve">extra </w:delText>
        </w:r>
      </w:del>
      <w:ins w:id="685" w:author="Lektorat Bauer" w:date="2025-02-26T17:56:00Z" w16du:dateUtc="2025-02-26T16:56:00Z">
        <w:r w:rsidR="00E72EB2">
          <w:rPr>
            <w:rFonts w:ascii="Arial" w:hAnsi="Arial" w:cs="Arial"/>
            <w:sz w:val="24"/>
            <w:szCs w:val="24"/>
          </w:rPr>
          <w:t>zusätzlich</w:t>
        </w:r>
        <w:r w:rsidR="00E72EB2" w:rsidRPr="00944672">
          <w:rPr>
            <w:rFonts w:ascii="Arial" w:hAnsi="Arial" w:cs="Arial"/>
            <w:sz w:val="24"/>
            <w:szCs w:val="24"/>
          </w:rPr>
          <w:t xml:space="preserve"> </w:t>
        </w:r>
      </w:ins>
      <w:r w:rsidRPr="00944672">
        <w:rPr>
          <w:rFonts w:ascii="Arial" w:hAnsi="Arial" w:cs="Arial"/>
          <w:sz w:val="24"/>
          <w:szCs w:val="24"/>
        </w:rPr>
        <w:t>Zeit verschaffen. Für die Übernahme des Objektes an Bord des Schiffes</w:t>
      </w:r>
      <w:del w:id="686" w:author="Lektorat Bauer" w:date="2025-02-26T17:57:00Z" w16du:dateUtc="2025-02-26T16:57:00Z">
        <w:r w:rsidRPr="00944672" w:rsidDel="00E72EB2">
          <w:rPr>
            <w:rFonts w:ascii="Arial" w:hAnsi="Arial" w:cs="Arial"/>
            <w:sz w:val="24"/>
            <w:szCs w:val="24"/>
          </w:rPr>
          <w:delText>,</w:delText>
        </w:r>
      </w:del>
      <w:r w:rsidRPr="00944672">
        <w:rPr>
          <w:rFonts w:ascii="Arial" w:hAnsi="Arial" w:cs="Arial"/>
          <w:sz w:val="24"/>
          <w:szCs w:val="24"/>
        </w:rPr>
        <w:t xml:space="preserve"> gehen wir davon aus, dass das Schiff einen Kran hat, so</w:t>
      </w:r>
      <w:del w:id="687" w:author="Lektorat Bauer" w:date="2025-02-26T17:57:00Z" w16du:dateUtc="2025-02-26T16:57:00Z">
        <w:r w:rsidRPr="00944672" w:rsidDel="00E72EB2">
          <w:rPr>
            <w:rFonts w:ascii="Arial" w:hAnsi="Arial" w:cs="Arial"/>
            <w:sz w:val="24"/>
            <w:szCs w:val="24"/>
          </w:rPr>
          <w:delText xml:space="preserve"> </w:delText>
        </w:r>
      </w:del>
      <w:r w:rsidRPr="00944672">
        <w:rPr>
          <w:rFonts w:ascii="Arial" w:hAnsi="Arial" w:cs="Arial"/>
          <w:sz w:val="24"/>
          <w:szCs w:val="24"/>
        </w:rPr>
        <w:t>das</w:t>
      </w:r>
      <w:ins w:id="688" w:author="Lektorat Bauer" w:date="2025-02-26T17:57:00Z" w16du:dateUtc="2025-02-26T16:57:00Z">
        <w:r w:rsidR="00E72EB2">
          <w:rPr>
            <w:rFonts w:ascii="Arial" w:hAnsi="Arial" w:cs="Arial"/>
            <w:sz w:val="24"/>
            <w:szCs w:val="24"/>
          </w:rPr>
          <w:t>s</w:t>
        </w:r>
      </w:ins>
      <w:r w:rsidRPr="00944672">
        <w:rPr>
          <w:rFonts w:ascii="Arial" w:hAnsi="Arial" w:cs="Arial"/>
          <w:sz w:val="24"/>
          <w:szCs w:val="24"/>
        </w:rPr>
        <w:t xml:space="preserve"> das Objekt angehoben werden kann.“ Er salutierte und trat einen Schritt zurück.</w:t>
      </w:r>
    </w:p>
    <w:p w14:paraId="50CE82F6" w14:textId="0CA77C89"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Major Lim deutete auf Leutnant Zang</w:t>
      </w:r>
      <w:del w:id="689" w:author="Lektorat Bauer" w:date="2025-02-26T17:57:00Z" w16du:dateUtc="2025-02-26T16:57:00Z">
        <w:r w:rsidRPr="00944672" w:rsidDel="00E72EB2">
          <w:rPr>
            <w:rFonts w:ascii="Arial" w:hAnsi="Arial" w:cs="Arial"/>
            <w:sz w:val="24"/>
            <w:szCs w:val="24"/>
          </w:rPr>
          <w:delText>,</w:delText>
        </w:r>
      </w:del>
      <w:ins w:id="690" w:author="Lektorat Bauer" w:date="2025-02-26T17:57:00Z" w16du:dateUtc="2025-02-26T16:57:00Z">
        <w:r w:rsidR="00E72EB2">
          <w:rPr>
            <w:rFonts w:ascii="Arial" w:hAnsi="Arial" w:cs="Arial"/>
            <w:sz w:val="24"/>
            <w:szCs w:val="24"/>
          </w:rPr>
          <w:t>:</w:t>
        </w:r>
      </w:ins>
      <w:r w:rsidRPr="00944672">
        <w:rPr>
          <w:rFonts w:ascii="Arial" w:hAnsi="Arial" w:cs="Arial"/>
          <w:sz w:val="24"/>
          <w:szCs w:val="24"/>
        </w:rPr>
        <w:t xml:space="preserve"> „Chungwi!“ Zang trat einen Schritt vor und begann: „Herr Minister, Herr Generalmajor! Die vorgegebenen Daten, die wir erhielten, haben wir in der Einheit durchgesprochen und sind zu der Erkenntnis </w:t>
      </w:r>
      <w:del w:id="691" w:author="Lektorat Bauer" w:date="2025-02-26T17:57:00Z" w16du:dateUtc="2025-02-26T16:57:00Z">
        <w:r w:rsidRPr="00944672" w:rsidDel="00E72EB2">
          <w:rPr>
            <w:rFonts w:ascii="Arial" w:hAnsi="Arial" w:cs="Arial"/>
            <w:sz w:val="24"/>
            <w:szCs w:val="24"/>
          </w:rPr>
          <w:delText>gekommen</w:delText>
        </w:r>
      </w:del>
      <w:ins w:id="692" w:author="Lektorat Bauer" w:date="2025-02-26T17:57:00Z" w16du:dateUtc="2025-02-26T16:57:00Z">
        <w:r w:rsidR="00E72EB2">
          <w:rPr>
            <w:rFonts w:ascii="Arial" w:hAnsi="Arial" w:cs="Arial"/>
            <w:sz w:val="24"/>
            <w:szCs w:val="24"/>
          </w:rPr>
          <w:t>gelangt</w:t>
        </w:r>
      </w:ins>
      <w:r w:rsidRPr="00944672">
        <w:rPr>
          <w:rFonts w:ascii="Arial" w:hAnsi="Arial" w:cs="Arial"/>
          <w:sz w:val="24"/>
          <w:szCs w:val="24"/>
        </w:rPr>
        <w:t>, dass die Vorgaben so, wie gedacht</w:t>
      </w:r>
      <w:ins w:id="693" w:author="Lektorat Bauer" w:date="2025-02-26T17:57:00Z" w16du:dateUtc="2025-02-26T16:57:00Z">
        <w:r w:rsidR="00E72EB2">
          <w:rPr>
            <w:rFonts w:ascii="Arial" w:hAnsi="Arial" w:cs="Arial"/>
            <w:sz w:val="24"/>
            <w:szCs w:val="24"/>
          </w:rPr>
          <w:t>,</w:t>
        </w:r>
      </w:ins>
      <w:r w:rsidRPr="00944672">
        <w:rPr>
          <w:rFonts w:ascii="Arial" w:hAnsi="Arial" w:cs="Arial"/>
          <w:sz w:val="24"/>
          <w:szCs w:val="24"/>
        </w:rPr>
        <w:t xml:space="preserve"> nicht umgesetzt werden können.“ </w:t>
      </w:r>
    </w:p>
    <w:p w14:paraId="1D82F2AB" w14:textId="61F145E8"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Jetzt fiel Generalmajor Chung ihm ins Wort</w:t>
      </w:r>
      <w:ins w:id="694" w:author="Lektorat Bauer" w:date="2025-02-26T17:57:00Z" w16du:dateUtc="2025-02-26T16:57:00Z">
        <w:r w:rsidR="00E72EB2">
          <w:rPr>
            <w:rFonts w:ascii="Arial" w:hAnsi="Arial" w:cs="Arial"/>
            <w:sz w:val="24"/>
            <w:szCs w:val="24"/>
          </w:rPr>
          <w:t>:</w:t>
        </w:r>
      </w:ins>
      <w:r w:rsidRPr="00944672">
        <w:rPr>
          <w:rFonts w:ascii="Arial" w:hAnsi="Arial" w:cs="Arial"/>
          <w:sz w:val="24"/>
          <w:szCs w:val="24"/>
        </w:rPr>
        <w:t xml:space="preserve"> „Chungwi! Sie führen eine der besten Einheiten der Luftwaffe, wieso sind Sie so inkompetent?!“ </w:t>
      </w:r>
    </w:p>
    <w:p w14:paraId="43A45D71" w14:textId="1D1199F8"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Leutnant Zang behielt die Ruhe, </w:t>
      </w:r>
      <w:commentRangeStart w:id="695"/>
      <w:r w:rsidRPr="00944672">
        <w:rPr>
          <w:rFonts w:ascii="Arial" w:hAnsi="Arial" w:cs="Arial"/>
          <w:sz w:val="24"/>
          <w:szCs w:val="24"/>
        </w:rPr>
        <w:t>hatte er den Ausbruch doch vorausgesehen</w:t>
      </w:r>
      <w:commentRangeEnd w:id="695"/>
      <w:r w:rsidR="00E72EB2">
        <w:rPr>
          <w:rStyle w:val="Kommentarzeichen"/>
        </w:rPr>
        <w:commentReference w:id="695"/>
      </w:r>
      <w:r w:rsidRPr="00944672">
        <w:rPr>
          <w:rFonts w:ascii="Arial" w:hAnsi="Arial" w:cs="Arial"/>
          <w:sz w:val="24"/>
          <w:szCs w:val="24"/>
        </w:rPr>
        <w:t>, und antwortete</w:t>
      </w:r>
      <w:ins w:id="696" w:author="Lektorat Bauer" w:date="2025-02-26T17:58:00Z" w16du:dateUtc="2025-02-26T16:58:00Z">
        <w:r w:rsidR="00E72EB2">
          <w:rPr>
            <w:rFonts w:ascii="Arial" w:hAnsi="Arial" w:cs="Arial"/>
            <w:sz w:val="24"/>
            <w:szCs w:val="24"/>
          </w:rPr>
          <w:t>:</w:t>
        </w:r>
      </w:ins>
      <w:r w:rsidRPr="00944672">
        <w:rPr>
          <w:rFonts w:ascii="Arial" w:hAnsi="Arial" w:cs="Arial"/>
          <w:sz w:val="24"/>
          <w:szCs w:val="24"/>
        </w:rPr>
        <w:t xml:space="preserve"> „Herr Generalmajor, bitte entschuldigen Sie die unpräzise Ausdrucksweise. Ich hatte gesagt, dass der Plan mit den gegebenen Vorgaben nicht erfüllt werden kann.“ </w:t>
      </w:r>
    </w:p>
    <w:p w14:paraId="13A1914B" w14:textId="0FACB70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Jetzt unterbrach ihn der Minister „Also haben Sie einen anderen Vorschlag?!“</w:t>
      </w:r>
      <w:ins w:id="697" w:author="Lektorat Bauer" w:date="2025-02-26T17:58:00Z" w16du:dateUtc="2025-02-26T16:58:00Z">
        <w:r w:rsidR="00E72EB2">
          <w:rPr>
            <w:rFonts w:ascii="Arial" w:hAnsi="Arial" w:cs="Arial"/>
            <w:sz w:val="24"/>
            <w:szCs w:val="24"/>
          </w:rPr>
          <w:t xml:space="preserve"> –</w:t>
        </w:r>
      </w:ins>
      <w:r w:rsidRPr="00944672">
        <w:rPr>
          <w:rFonts w:ascii="Arial" w:hAnsi="Arial" w:cs="Arial"/>
          <w:sz w:val="24"/>
          <w:szCs w:val="24"/>
        </w:rPr>
        <w:t xml:space="preserve"> „Ganz recht, Herr Minister.“ Jetzt hatte </w:t>
      </w:r>
      <w:ins w:id="698" w:author="Lektorat Bauer" w:date="2025-02-26T17:58:00Z" w16du:dateUtc="2025-02-26T16:58:00Z">
        <w:r w:rsidR="00E72EB2">
          <w:rPr>
            <w:rFonts w:ascii="Arial" w:hAnsi="Arial" w:cs="Arial"/>
            <w:sz w:val="24"/>
            <w:szCs w:val="24"/>
          </w:rPr>
          <w:t xml:space="preserve">er </w:t>
        </w:r>
      </w:ins>
      <w:r w:rsidRPr="00944672">
        <w:rPr>
          <w:rFonts w:ascii="Arial" w:hAnsi="Arial" w:cs="Arial"/>
          <w:sz w:val="24"/>
          <w:szCs w:val="24"/>
        </w:rPr>
        <w:t>die Aufmerksamkeit aller im Bunker</w:t>
      </w:r>
      <w:ins w:id="699" w:author="Lektorat Bauer" w:date="2025-02-26T17:58:00Z" w16du:dateUtc="2025-02-26T16:58:00Z">
        <w:r w:rsidR="00E72EB2">
          <w:rPr>
            <w:rFonts w:ascii="Arial" w:hAnsi="Arial" w:cs="Arial"/>
            <w:sz w:val="24"/>
            <w:szCs w:val="24"/>
          </w:rPr>
          <w:t xml:space="preserve"> Anwesenden</w:t>
        </w:r>
      </w:ins>
      <w:r w:rsidRPr="00944672">
        <w:rPr>
          <w:rFonts w:ascii="Arial" w:hAnsi="Arial" w:cs="Arial"/>
          <w:sz w:val="24"/>
          <w:szCs w:val="24"/>
        </w:rPr>
        <w:t xml:space="preserve">. </w:t>
      </w:r>
    </w:p>
    <w:p w14:paraId="384FAA89"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„Ich weiß, was ich jetzt vorschlage, ist kompliziert, aber wir glauben, dass wir mit den folgenden Veränderungen</w:t>
      </w:r>
      <w:del w:id="700" w:author="Lektorat Bauer" w:date="2025-02-26T17:58:00Z" w16du:dateUtc="2025-02-26T16:58:00Z">
        <w:r w:rsidRPr="00944672" w:rsidDel="00E72EB2">
          <w:rPr>
            <w:rFonts w:ascii="Arial" w:hAnsi="Arial" w:cs="Arial"/>
            <w:sz w:val="24"/>
            <w:szCs w:val="24"/>
          </w:rPr>
          <w:delText>,</w:delText>
        </w:r>
      </w:del>
      <w:r w:rsidRPr="00944672">
        <w:rPr>
          <w:rFonts w:ascii="Arial" w:hAnsi="Arial" w:cs="Arial"/>
          <w:sz w:val="24"/>
          <w:szCs w:val="24"/>
        </w:rPr>
        <w:t xml:space="preserve"> den Plan durchführen können.“ </w:t>
      </w:r>
    </w:p>
    <w:p w14:paraId="634E1DC3" w14:textId="3039B670"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Zang war die Ruhe selbst</w:t>
      </w:r>
      <w:del w:id="701" w:author="Lektorat Bauer" w:date="2025-02-26T17:59:00Z" w16du:dateUtc="2025-02-26T16:59:00Z">
        <w:r w:rsidRPr="00944672" w:rsidDel="00E72EB2">
          <w:rPr>
            <w:rFonts w:ascii="Arial" w:hAnsi="Arial" w:cs="Arial"/>
            <w:sz w:val="24"/>
            <w:szCs w:val="24"/>
          </w:rPr>
          <w:delText>,</w:delText>
        </w:r>
      </w:del>
      <w:ins w:id="702" w:author="Lektorat Bauer" w:date="2025-02-26T17:59:00Z" w16du:dateUtc="2025-02-26T16:59:00Z">
        <w:r w:rsidR="00E72EB2">
          <w:rPr>
            <w:rFonts w:ascii="Arial" w:hAnsi="Arial" w:cs="Arial"/>
            <w:sz w:val="24"/>
            <w:szCs w:val="24"/>
          </w:rPr>
          <w:t>.</w:t>
        </w:r>
      </w:ins>
      <w:r w:rsidRPr="00944672">
        <w:rPr>
          <w:rFonts w:ascii="Arial" w:hAnsi="Arial" w:cs="Arial"/>
          <w:sz w:val="24"/>
          <w:szCs w:val="24"/>
        </w:rPr>
        <w:t xml:space="preserve"> </w:t>
      </w:r>
      <w:commentRangeStart w:id="703"/>
      <w:ins w:id="704" w:author="Lektorat Bauer" w:date="2025-02-26T17:59:00Z" w16du:dateUtc="2025-02-26T16:59:00Z">
        <w:r w:rsidR="00E72EB2">
          <w:rPr>
            <w:rFonts w:ascii="Arial" w:hAnsi="Arial" w:cs="Arial"/>
            <w:sz w:val="24"/>
            <w:szCs w:val="24"/>
          </w:rPr>
          <w:t>E</w:t>
        </w:r>
      </w:ins>
      <w:del w:id="705" w:author="Lektorat Bauer" w:date="2025-02-26T17:59:00Z" w16du:dateUtc="2025-02-26T16:59:00Z">
        <w:r w:rsidRPr="00944672" w:rsidDel="00E72EB2">
          <w:rPr>
            <w:rFonts w:ascii="Arial" w:hAnsi="Arial" w:cs="Arial"/>
            <w:sz w:val="24"/>
            <w:szCs w:val="24"/>
          </w:rPr>
          <w:delText>e</w:delText>
        </w:r>
      </w:del>
      <w:r w:rsidRPr="00944672">
        <w:rPr>
          <w:rFonts w:ascii="Arial" w:hAnsi="Arial" w:cs="Arial"/>
          <w:sz w:val="24"/>
          <w:szCs w:val="24"/>
        </w:rPr>
        <w:t>r</w:t>
      </w:r>
      <w:commentRangeEnd w:id="703"/>
      <w:r w:rsidR="00E72EB2">
        <w:rPr>
          <w:rStyle w:val="Kommentarzeichen"/>
        </w:rPr>
        <w:commentReference w:id="703"/>
      </w:r>
      <w:r w:rsidRPr="00944672">
        <w:rPr>
          <w:rFonts w:ascii="Arial" w:hAnsi="Arial" w:cs="Arial"/>
          <w:sz w:val="24"/>
          <w:szCs w:val="24"/>
        </w:rPr>
        <w:t xml:space="preserve"> wusste, dass er mit seinem Leben spielte, aber war sich sicher, dass der Plan funktionieren könnte. </w:t>
      </w:r>
    </w:p>
    <w:p w14:paraId="46D8B36E" w14:textId="278A0255"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„Wenn Sie erlauben, würde ich gern den Strategietisch nutzen?</w:t>
      </w:r>
      <w:del w:id="706" w:author="Lektorat Bauer" w:date="2025-02-26T17:59:00Z" w16du:dateUtc="2025-02-26T16:59:00Z">
        <w:r w:rsidRPr="00944672" w:rsidDel="00E72EB2">
          <w:rPr>
            <w:rFonts w:ascii="Arial" w:hAnsi="Arial" w:cs="Arial"/>
            <w:sz w:val="24"/>
            <w:szCs w:val="24"/>
          </w:rPr>
          <w:delText>!</w:delText>
        </w:r>
      </w:del>
      <w:r w:rsidRPr="00944672">
        <w:rPr>
          <w:rFonts w:ascii="Arial" w:hAnsi="Arial" w:cs="Arial"/>
          <w:sz w:val="24"/>
          <w:szCs w:val="24"/>
        </w:rPr>
        <w:t xml:space="preserve">“ </w:t>
      </w:r>
      <w:ins w:id="707" w:author="Lektorat Bauer" w:date="2025-02-26T17:59:00Z" w16du:dateUtc="2025-02-26T16:59:00Z">
        <w:r w:rsidR="00E72EB2">
          <w:rPr>
            <w:rFonts w:ascii="Arial" w:hAnsi="Arial" w:cs="Arial"/>
            <w:sz w:val="24"/>
            <w:szCs w:val="24"/>
          </w:rPr>
          <w:t xml:space="preserve">– </w:t>
        </w:r>
      </w:ins>
      <w:r w:rsidRPr="00944672">
        <w:rPr>
          <w:rFonts w:ascii="Arial" w:hAnsi="Arial" w:cs="Arial"/>
          <w:sz w:val="24"/>
          <w:szCs w:val="24"/>
        </w:rPr>
        <w:t>„Soldat, räumen Sie den Tisch, damit der Leutnant Platz hat</w:t>
      </w:r>
      <w:del w:id="708" w:author="Lektorat Bauer" w:date="2025-02-26T17:59:00Z" w16du:dateUtc="2025-02-26T16:59:00Z">
        <w:r w:rsidRPr="00944672" w:rsidDel="00E72EB2">
          <w:rPr>
            <w:rFonts w:ascii="Arial" w:hAnsi="Arial" w:cs="Arial"/>
            <w:sz w:val="24"/>
            <w:szCs w:val="24"/>
          </w:rPr>
          <w:delText>.</w:delText>
        </w:r>
      </w:del>
      <w:r w:rsidRPr="00944672">
        <w:rPr>
          <w:rFonts w:ascii="Arial" w:hAnsi="Arial" w:cs="Arial"/>
          <w:sz w:val="24"/>
          <w:szCs w:val="24"/>
        </w:rPr>
        <w:t>“</w:t>
      </w:r>
      <w:ins w:id="709" w:author="Lektorat Bauer" w:date="2025-02-26T17:59:00Z" w16du:dateUtc="2025-02-26T16:59:00Z">
        <w:r w:rsidR="00E72EB2">
          <w:rPr>
            <w:rFonts w:ascii="Arial" w:hAnsi="Arial" w:cs="Arial"/>
            <w:sz w:val="24"/>
            <w:szCs w:val="24"/>
          </w:rPr>
          <w:t>,</w:t>
        </w:r>
      </w:ins>
      <w:r w:rsidRPr="00944672">
        <w:rPr>
          <w:rFonts w:ascii="Arial" w:hAnsi="Arial" w:cs="Arial"/>
          <w:sz w:val="24"/>
          <w:szCs w:val="24"/>
        </w:rPr>
        <w:t xml:space="preserve"> </w:t>
      </w:r>
      <w:del w:id="710" w:author="Lektorat Bauer" w:date="2025-02-26T17:59:00Z" w16du:dateUtc="2025-02-26T16:59:00Z">
        <w:r w:rsidRPr="00944672" w:rsidDel="00E72EB2">
          <w:rPr>
            <w:rFonts w:ascii="Arial" w:hAnsi="Arial" w:cs="Arial"/>
            <w:sz w:val="24"/>
            <w:szCs w:val="24"/>
          </w:rPr>
          <w:delText xml:space="preserve">Entschied </w:delText>
        </w:r>
      </w:del>
      <w:ins w:id="711" w:author="Lektorat Bauer" w:date="2025-02-26T17:59:00Z" w16du:dateUtc="2025-02-26T16:59:00Z">
        <w:r w:rsidR="00E72EB2">
          <w:rPr>
            <w:rFonts w:ascii="Arial" w:hAnsi="Arial" w:cs="Arial"/>
            <w:sz w:val="24"/>
            <w:szCs w:val="24"/>
          </w:rPr>
          <w:t>rief</w:t>
        </w:r>
        <w:r w:rsidR="00E72EB2" w:rsidRPr="00944672">
          <w:rPr>
            <w:rFonts w:ascii="Arial" w:hAnsi="Arial" w:cs="Arial"/>
            <w:sz w:val="24"/>
            <w:szCs w:val="24"/>
          </w:rPr>
          <w:t xml:space="preserve"> </w:t>
        </w:r>
      </w:ins>
      <w:r w:rsidRPr="00944672">
        <w:rPr>
          <w:rFonts w:ascii="Arial" w:hAnsi="Arial" w:cs="Arial"/>
          <w:sz w:val="24"/>
          <w:szCs w:val="24"/>
        </w:rPr>
        <w:t xml:space="preserve">Generalmajor Chung, drehte sich </w:t>
      </w:r>
      <w:r w:rsidRPr="00944672">
        <w:rPr>
          <w:rFonts w:ascii="Arial" w:hAnsi="Arial" w:cs="Arial"/>
          <w:sz w:val="24"/>
          <w:szCs w:val="24"/>
        </w:rPr>
        <w:lastRenderedPageBreak/>
        <w:t xml:space="preserve">zum Minister und </w:t>
      </w:r>
      <w:ins w:id="712" w:author="Lektorat Bauer" w:date="2025-02-26T18:00:00Z" w16du:dateUtc="2025-02-26T17:00:00Z">
        <w:r w:rsidR="00E72EB2">
          <w:rPr>
            <w:rFonts w:ascii="Arial" w:hAnsi="Arial" w:cs="Arial"/>
            <w:sz w:val="24"/>
            <w:szCs w:val="24"/>
          </w:rPr>
          <w:t>ergänzte:</w:t>
        </w:r>
      </w:ins>
      <w:del w:id="713" w:author="Lektorat Bauer" w:date="2025-02-26T18:00:00Z" w16du:dateUtc="2025-02-26T17:00:00Z">
        <w:r w:rsidRPr="00944672" w:rsidDel="00E72EB2">
          <w:rPr>
            <w:rFonts w:ascii="Arial" w:hAnsi="Arial" w:cs="Arial"/>
            <w:sz w:val="24"/>
            <w:szCs w:val="24"/>
          </w:rPr>
          <w:delText>sagte</w:delText>
        </w:r>
      </w:del>
      <w:r w:rsidRPr="00944672">
        <w:rPr>
          <w:rFonts w:ascii="Arial" w:hAnsi="Arial" w:cs="Arial"/>
          <w:sz w:val="24"/>
          <w:szCs w:val="24"/>
        </w:rPr>
        <w:t xml:space="preserve"> „Mit Ihrer Erlaubnis, natürlich.“ Der Minister nickte, und hatte jetzt das Gefühl, dass der Generalmajor </w:t>
      </w:r>
      <w:r w:rsidRPr="00944672">
        <w:rPr>
          <w:rFonts w:ascii="Arial" w:hAnsi="Arial" w:cs="Arial"/>
          <w:noProof/>
          <w:sz w:val="24"/>
          <w:szCs w:val="24"/>
        </w:rPr>
        <w:t>tatsächlich</w:t>
      </w:r>
      <w:r w:rsidRPr="00944672">
        <w:rPr>
          <w:rFonts w:ascii="Arial" w:hAnsi="Arial" w:cs="Arial"/>
          <w:sz w:val="24"/>
          <w:szCs w:val="24"/>
        </w:rPr>
        <w:t xml:space="preserve"> geeignet war, dieses Projekt zu leiten.</w:t>
      </w:r>
    </w:p>
    <w:p w14:paraId="02686AE4"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Leutnant Zang hatte beim Hereinkommen in den Raum eine Transporthülle abgeben müssen, und sah jetzt zu dem Soldaten, der diese bewachte. </w:t>
      </w:r>
    </w:p>
    <w:p w14:paraId="7AD95DD4" w14:textId="300AF216"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„Chonsa! Öffnen Sie die Transporthülle und legen Sie den Plan dort auf den Tisch.“ Der Soldat gehorchte auf der Stelle, breitete den Plan mit zitternden Händen aus, und zog sich dann auf seinen Posten zurück. Er war froh, </w:t>
      </w:r>
      <w:del w:id="714" w:author="Lektorat Bauer" w:date="2025-02-26T18:00:00Z" w16du:dateUtc="2025-02-26T17:00:00Z">
        <w:r w:rsidRPr="00944672" w:rsidDel="00D66ED5">
          <w:rPr>
            <w:rFonts w:ascii="Arial" w:hAnsi="Arial" w:cs="Arial"/>
            <w:sz w:val="24"/>
            <w:szCs w:val="24"/>
          </w:rPr>
          <w:delText xml:space="preserve">dass </w:delText>
        </w:r>
      </w:del>
      <w:ins w:id="715" w:author="Lektorat Bauer" w:date="2025-02-26T18:00:00Z" w16du:dateUtc="2025-02-26T17:00:00Z">
        <w:r w:rsidR="00D66ED5">
          <w:rPr>
            <w:rFonts w:ascii="Arial" w:hAnsi="Arial" w:cs="Arial"/>
            <w:sz w:val="24"/>
            <w:szCs w:val="24"/>
          </w:rPr>
          <w:t>als</w:t>
        </w:r>
        <w:r w:rsidR="00D66ED5" w:rsidRPr="00944672">
          <w:rPr>
            <w:rFonts w:ascii="Arial" w:hAnsi="Arial" w:cs="Arial"/>
            <w:sz w:val="24"/>
            <w:szCs w:val="24"/>
          </w:rPr>
          <w:t xml:space="preserve"> </w:t>
        </w:r>
      </w:ins>
      <w:r w:rsidRPr="00944672">
        <w:rPr>
          <w:rFonts w:ascii="Arial" w:hAnsi="Arial" w:cs="Arial"/>
          <w:sz w:val="24"/>
          <w:szCs w:val="24"/>
        </w:rPr>
        <w:t>er nicht mehr gesehen wurde.</w:t>
      </w:r>
    </w:p>
    <w:p w14:paraId="7FF18646" w14:textId="565B558A"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Leutnant Zang </w:t>
      </w:r>
      <w:del w:id="716" w:author="Lektorat Bauer" w:date="2025-02-26T18:00:00Z" w16du:dateUtc="2025-02-26T17:00:00Z">
        <w:r w:rsidRPr="00944672" w:rsidDel="00D66ED5">
          <w:rPr>
            <w:rFonts w:ascii="Arial" w:hAnsi="Arial" w:cs="Arial"/>
            <w:sz w:val="24"/>
            <w:szCs w:val="24"/>
          </w:rPr>
          <w:delText xml:space="preserve">ging </w:delText>
        </w:r>
      </w:del>
      <w:ins w:id="717" w:author="Lektorat Bauer" w:date="2025-02-26T18:00:00Z" w16du:dateUtc="2025-02-26T17:00:00Z">
        <w:r w:rsidR="00D66ED5">
          <w:rPr>
            <w:rFonts w:ascii="Arial" w:hAnsi="Arial" w:cs="Arial"/>
            <w:sz w:val="24"/>
            <w:szCs w:val="24"/>
          </w:rPr>
          <w:t>trat</w:t>
        </w:r>
        <w:r w:rsidR="00D66ED5" w:rsidRPr="00944672">
          <w:rPr>
            <w:rFonts w:ascii="Arial" w:hAnsi="Arial" w:cs="Arial"/>
            <w:sz w:val="24"/>
            <w:szCs w:val="24"/>
          </w:rPr>
          <w:t xml:space="preserve"> </w:t>
        </w:r>
      </w:ins>
      <w:r w:rsidRPr="00944672">
        <w:rPr>
          <w:rFonts w:ascii="Arial" w:hAnsi="Arial" w:cs="Arial"/>
          <w:sz w:val="24"/>
          <w:szCs w:val="24"/>
        </w:rPr>
        <w:t>an den Tisch</w:t>
      </w:r>
      <w:ins w:id="718" w:author="Lektorat Bauer" w:date="2025-02-26T18:00:00Z" w16du:dateUtc="2025-02-26T17:00:00Z">
        <w:r w:rsidR="00D66ED5">
          <w:rPr>
            <w:rFonts w:ascii="Arial" w:hAnsi="Arial" w:cs="Arial"/>
            <w:sz w:val="24"/>
            <w:szCs w:val="24"/>
          </w:rPr>
          <w:t xml:space="preserve"> heran</w:t>
        </w:r>
      </w:ins>
      <w:r w:rsidRPr="00944672">
        <w:rPr>
          <w:rFonts w:ascii="Arial" w:hAnsi="Arial" w:cs="Arial"/>
          <w:sz w:val="24"/>
          <w:szCs w:val="24"/>
        </w:rPr>
        <w:t xml:space="preserve"> und erklärte seinen Plan.</w:t>
      </w:r>
    </w:p>
    <w:p w14:paraId="6FB930B9" w14:textId="6BC5E68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Als er geendet hatte, wurden Fragen gestellt und Verbesserungen vorgeschlagen und wieder verworfen, dann sagte Minister Kim</w:t>
      </w:r>
      <w:ins w:id="719" w:author="Lektorat Bauer" w:date="2025-02-26T18:00:00Z" w16du:dateUtc="2025-02-26T17:00:00Z">
        <w:r w:rsidR="00D66ED5">
          <w:rPr>
            <w:rFonts w:ascii="Arial" w:hAnsi="Arial" w:cs="Arial"/>
            <w:sz w:val="24"/>
            <w:szCs w:val="24"/>
          </w:rPr>
          <w:t>:</w:t>
        </w:r>
      </w:ins>
      <w:del w:id="720" w:author="Lektorat Bauer" w:date="2025-02-26T18:00:00Z" w16du:dateUtc="2025-02-26T17:00:00Z">
        <w:r w:rsidRPr="00944672" w:rsidDel="00D66ED5">
          <w:rPr>
            <w:rFonts w:ascii="Arial" w:hAnsi="Arial" w:cs="Arial"/>
            <w:sz w:val="24"/>
            <w:szCs w:val="24"/>
          </w:rPr>
          <w:delText>,</w:delText>
        </w:r>
      </w:del>
      <w:r w:rsidRPr="00944672">
        <w:rPr>
          <w:rFonts w:ascii="Arial" w:hAnsi="Arial" w:cs="Arial"/>
          <w:sz w:val="24"/>
          <w:szCs w:val="24"/>
        </w:rPr>
        <w:t xml:space="preserve"> „So machen wir das!“ </w:t>
      </w:r>
    </w:p>
    <w:p w14:paraId="2E8F2ECE" w14:textId="7352C1C8"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Er wandte sich an Generalmajor Chung</w:t>
      </w:r>
      <w:del w:id="721" w:author="Lektorat Bauer" w:date="2025-02-26T18:00:00Z" w16du:dateUtc="2025-02-26T17:00:00Z">
        <w:r w:rsidRPr="00944672" w:rsidDel="00D66ED5">
          <w:rPr>
            <w:rFonts w:ascii="Arial" w:hAnsi="Arial" w:cs="Arial"/>
            <w:sz w:val="24"/>
            <w:szCs w:val="24"/>
          </w:rPr>
          <w:delText>,</w:delText>
        </w:r>
      </w:del>
      <w:ins w:id="722" w:author="Lektorat Bauer" w:date="2025-02-26T18:00:00Z" w16du:dateUtc="2025-02-26T17:00:00Z">
        <w:r w:rsidR="00D66ED5">
          <w:rPr>
            <w:rFonts w:ascii="Arial" w:hAnsi="Arial" w:cs="Arial"/>
            <w:sz w:val="24"/>
            <w:szCs w:val="24"/>
          </w:rPr>
          <w:t>:</w:t>
        </w:r>
      </w:ins>
      <w:r w:rsidRPr="00944672">
        <w:rPr>
          <w:rFonts w:ascii="Arial" w:hAnsi="Arial" w:cs="Arial"/>
          <w:sz w:val="24"/>
          <w:szCs w:val="24"/>
        </w:rPr>
        <w:t xml:space="preserve"> „Sie haben ab sofort das Kommando! Major Lim wird Ihnen zur Seite sehen.“ </w:t>
      </w:r>
      <w:del w:id="723" w:author="Lektorat Bauer" w:date="2025-02-26T18:01:00Z" w16du:dateUtc="2025-02-26T17:01:00Z">
        <w:r w:rsidRPr="00944672" w:rsidDel="00D66ED5">
          <w:rPr>
            <w:rFonts w:ascii="Arial" w:hAnsi="Arial" w:cs="Arial"/>
            <w:sz w:val="24"/>
            <w:szCs w:val="24"/>
          </w:rPr>
          <w:delText xml:space="preserve">Er </w:delText>
        </w:r>
      </w:del>
      <w:ins w:id="724" w:author="Lektorat Bauer" w:date="2025-02-26T18:01:00Z" w16du:dateUtc="2025-02-26T17:01:00Z">
        <w:r w:rsidR="00D66ED5">
          <w:rPr>
            <w:rFonts w:ascii="Arial" w:hAnsi="Arial" w:cs="Arial"/>
            <w:sz w:val="24"/>
            <w:szCs w:val="24"/>
          </w:rPr>
          <w:t>Dann</w:t>
        </w:r>
        <w:r w:rsidR="00D66ED5" w:rsidRPr="00944672">
          <w:rPr>
            <w:rFonts w:ascii="Arial" w:hAnsi="Arial" w:cs="Arial"/>
            <w:sz w:val="24"/>
            <w:szCs w:val="24"/>
          </w:rPr>
          <w:t xml:space="preserve"> </w:t>
        </w:r>
      </w:ins>
      <w:r w:rsidRPr="00944672">
        <w:rPr>
          <w:rFonts w:ascii="Arial" w:hAnsi="Arial" w:cs="Arial"/>
          <w:sz w:val="24"/>
          <w:szCs w:val="24"/>
        </w:rPr>
        <w:t>sah</w:t>
      </w:r>
      <w:ins w:id="725" w:author="Lektorat Bauer" w:date="2025-02-26T18:01:00Z" w16du:dateUtc="2025-02-26T17:01:00Z">
        <w:r w:rsidR="00D66ED5">
          <w:rPr>
            <w:rFonts w:ascii="Arial" w:hAnsi="Arial" w:cs="Arial"/>
            <w:sz w:val="24"/>
            <w:szCs w:val="24"/>
          </w:rPr>
          <w:t xml:space="preserve"> er</w:t>
        </w:r>
      </w:ins>
      <w:r w:rsidRPr="00944672">
        <w:rPr>
          <w:rFonts w:ascii="Arial" w:hAnsi="Arial" w:cs="Arial"/>
          <w:sz w:val="24"/>
          <w:szCs w:val="24"/>
        </w:rPr>
        <w:t xml:space="preserve"> kurz </w:t>
      </w:r>
      <w:del w:id="726" w:author="Lektorat Bauer" w:date="2025-02-26T18:01:00Z" w16du:dateUtc="2025-02-26T17:01:00Z">
        <w:r w:rsidRPr="00944672" w:rsidDel="00D66ED5">
          <w:rPr>
            <w:rFonts w:ascii="Arial" w:hAnsi="Arial" w:cs="Arial"/>
            <w:sz w:val="24"/>
            <w:szCs w:val="24"/>
          </w:rPr>
          <w:delText>auf und</w:delText>
        </w:r>
      </w:del>
      <w:ins w:id="727" w:author="Lektorat Bauer" w:date="2025-02-26T18:01:00Z" w16du:dateUtc="2025-02-26T17:01:00Z">
        <w:r w:rsidR="00D66ED5">
          <w:rPr>
            <w:rFonts w:ascii="Arial" w:hAnsi="Arial" w:cs="Arial"/>
            <w:sz w:val="24"/>
            <w:szCs w:val="24"/>
          </w:rPr>
          <w:t>zu</w:t>
        </w:r>
      </w:ins>
      <w:r w:rsidRPr="00944672">
        <w:rPr>
          <w:rFonts w:ascii="Arial" w:hAnsi="Arial" w:cs="Arial"/>
          <w:sz w:val="24"/>
          <w:szCs w:val="24"/>
        </w:rPr>
        <w:t xml:space="preserve"> Major Lim</w:t>
      </w:r>
      <w:del w:id="728" w:author="Lektorat Bauer" w:date="2025-02-26T18:01:00Z" w16du:dateUtc="2025-02-26T17:01:00Z">
        <w:r w:rsidRPr="00944672" w:rsidDel="00D66ED5">
          <w:rPr>
            <w:rFonts w:ascii="Arial" w:hAnsi="Arial" w:cs="Arial"/>
            <w:sz w:val="24"/>
            <w:szCs w:val="24"/>
          </w:rPr>
          <w:delText xml:space="preserve"> an</w:delText>
        </w:r>
      </w:del>
      <w:ins w:id="729" w:author="Lektorat Bauer" w:date="2025-02-26T18:01:00Z" w16du:dateUtc="2025-02-26T17:01:00Z">
        <w:r w:rsidR="00D66ED5">
          <w:rPr>
            <w:rFonts w:ascii="Arial" w:hAnsi="Arial" w:cs="Arial"/>
            <w:sz w:val="24"/>
            <w:szCs w:val="24"/>
          </w:rPr>
          <w:t>.</w:t>
        </w:r>
      </w:ins>
      <w:del w:id="730" w:author="Lektorat Bauer" w:date="2025-02-26T18:01:00Z" w16du:dateUtc="2025-02-26T17:01:00Z">
        <w:r w:rsidRPr="00944672" w:rsidDel="00D66ED5">
          <w:rPr>
            <w:rFonts w:ascii="Arial" w:hAnsi="Arial" w:cs="Arial"/>
            <w:sz w:val="24"/>
            <w:szCs w:val="24"/>
          </w:rPr>
          <w:delText>,</w:delText>
        </w:r>
      </w:del>
      <w:r w:rsidRPr="00944672">
        <w:rPr>
          <w:rFonts w:ascii="Arial" w:hAnsi="Arial" w:cs="Arial"/>
          <w:sz w:val="24"/>
          <w:szCs w:val="24"/>
        </w:rPr>
        <w:t xml:space="preserve"> „Sie werden den Kontakt zum Geheimdienst herstellen, von dort wird jemand abgestellt, der hier mitarbeiten wird. Die Kompetenzen sind klar, was aus diesem Raum angefordert wird, wird gemacht!“ </w:t>
      </w:r>
    </w:p>
    <w:p w14:paraId="46036994" w14:textId="0D5766A2"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Dann wandte er sich an die beiden Chungwis</w:t>
      </w:r>
      <w:ins w:id="731" w:author="Lektorat Bauer" w:date="2025-02-26T18:01:00Z" w16du:dateUtc="2025-02-26T17:01:00Z">
        <w:r w:rsidR="00D66ED5">
          <w:rPr>
            <w:rFonts w:ascii="Arial" w:hAnsi="Arial" w:cs="Arial"/>
            <w:sz w:val="24"/>
            <w:szCs w:val="24"/>
          </w:rPr>
          <w:t>.</w:t>
        </w:r>
      </w:ins>
      <w:del w:id="732" w:author="Lektorat Bauer" w:date="2025-02-26T18:01:00Z" w16du:dateUtc="2025-02-26T17:01:00Z">
        <w:r w:rsidRPr="00944672" w:rsidDel="00D66ED5">
          <w:rPr>
            <w:rFonts w:ascii="Arial" w:hAnsi="Arial" w:cs="Arial"/>
            <w:sz w:val="24"/>
            <w:szCs w:val="24"/>
          </w:rPr>
          <w:delText>,</w:delText>
        </w:r>
      </w:del>
      <w:r w:rsidRPr="00944672">
        <w:rPr>
          <w:rFonts w:ascii="Arial" w:hAnsi="Arial" w:cs="Arial"/>
          <w:sz w:val="24"/>
          <w:szCs w:val="24"/>
        </w:rPr>
        <w:t xml:space="preserve"> „Sie beide sind für die Planungsphase hierher abgestellt. Sie bekommen nebenan Räume, damit Sie sich mit Ihren Leuten austauschen können.“ Alle wussten, was ein Fehlschlag bedeuten würde, aber der Plan war so verwegen, dass Sie das Risiko eingehen wollten. Zudem wäre ein Nein</w:t>
      </w:r>
      <w:del w:id="733" w:author="Lektorat Bauer" w:date="2025-02-26T18:02:00Z" w16du:dateUtc="2025-02-26T17:02:00Z">
        <w:r w:rsidRPr="00944672" w:rsidDel="00D66ED5">
          <w:rPr>
            <w:rFonts w:ascii="Arial" w:hAnsi="Arial" w:cs="Arial"/>
            <w:sz w:val="24"/>
            <w:szCs w:val="24"/>
          </w:rPr>
          <w:delText>,</w:delText>
        </w:r>
      </w:del>
      <w:r w:rsidRPr="00944672">
        <w:rPr>
          <w:rFonts w:ascii="Arial" w:hAnsi="Arial" w:cs="Arial"/>
          <w:sz w:val="24"/>
          <w:szCs w:val="24"/>
        </w:rPr>
        <w:t xml:space="preserve"> mit einer Kugel beantwortet worden</w:t>
      </w:r>
      <w:del w:id="734" w:author="Lektorat Bauer" w:date="2025-02-26T18:02:00Z" w16du:dateUtc="2025-02-26T17:02:00Z">
        <w:r w:rsidRPr="00944672" w:rsidDel="00D66ED5">
          <w:rPr>
            <w:rFonts w:ascii="Arial" w:hAnsi="Arial" w:cs="Arial"/>
            <w:sz w:val="24"/>
            <w:szCs w:val="24"/>
          </w:rPr>
          <w:delText>,</w:delText>
        </w:r>
      </w:del>
      <w:r w:rsidRPr="00944672">
        <w:rPr>
          <w:rFonts w:ascii="Arial" w:hAnsi="Arial" w:cs="Arial"/>
          <w:sz w:val="24"/>
          <w:szCs w:val="24"/>
        </w:rPr>
        <w:t xml:space="preserve"> </w:t>
      </w:r>
      <w:ins w:id="735" w:author="Lektorat Bauer" w:date="2025-02-26T18:02:00Z" w16du:dateUtc="2025-02-26T17:02:00Z">
        <w:r w:rsidR="00D66ED5">
          <w:rPr>
            <w:rFonts w:ascii="Arial" w:hAnsi="Arial" w:cs="Arial"/>
            <w:sz w:val="24"/>
            <w:szCs w:val="24"/>
          </w:rPr>
          <w:t xml:space="preserve">– </w:t>
        </w:r>
      </w:ins>
      <w:r w:rsidRPr="00944672">
        <w:rPr>
          <w:rFonts w:ascii="Arial" w:hAnsi="Arial" w:cs="Arial"/>
          <w:sz w:val="24"/>
          <w:szCs w:val="24"/>
        </w:rPr>
        <w:t>da</w:t>
      </w:r>
      <w:ins w:id="736" w:author="Lektorat Bauer" w:date="2025-02-26T18:02:00Z" w16du:dateUtc="2025-02-26T17:02:00Z">
        <w:r w:rsidR="00D66ED5">
          <w:rPr>
            <w:rFonts w:ascii="Arial" w:hAnsi="Arial" w:cs="Arial"/>
            <w:sz w:val="24"/>
            <w:szCs w:val="24"/>
          </w:rPr>
          <w:t>für wussten sie längst zu viel</w:t>
        </w:r>
      </w:ins>
      <w:del w:id="737" w:author="Lektorat Bauer" w:date="2025-02-26T18:02:00Z" w16du:dateUtc="2025-02-26T17:02:00Z">
        <w:r w:rsidRPr="00944672" w:rsidDel="00D66ED5">
          <w:rPr>
            <w:rFonts w:ascii="Arial" w:hAnsi="Arial" w:cs="Arial"/>
            <w:sz w:val="24"/>
            <w:szCs w:val="24"/>
          </w:rPr>
          <w:delText xml:space="preserve"> sie zu </w:delText>
        </w:r>
        <w:r w:rsidRPr="00944672" w:rsidDel="00D66ED5">
          <w:rPr>
            <w:rFonts w:ascii="Arial" w:hAnsi="Arial" w:cs="Arial"/>
            <w:noProof/>
            <w:sz w:val="24"/>
            <w:szCs w:val="24"/>
          </w:rPr>
          <w:delText>viel</w:delText>
        </w:r>
        <w:r w:rsidRPr="00944672" w:rsidDel="00D66ED5">
          <w:rPr>
            <w:rFonts w:ascii="Arial" w:hAnsi="Arial" w:cs="Arial"/>
            <w:sz w:val="24"/>
            <w:szCs w:val="24"/>
          </w:rPr>
          <w:delText xml:space="preserve"> </w:delText>
        </w:r>
        <w:r w:rsidRPr="00944672" w:rsidDel="00D66ED5">
          <w:rPr>
            <w:rFonts w:ascii="Arial" w:hAnsi="Arial" w:cs="Arial"/>
            <w:noProof/>
            <w:sz w:val="24"/>
            <w:szCs w:val="24"/>
          </w:rPr>
          <w:delText>wussten</w:delText>
        </w:r>
      </w:del>
      <w:r w:rsidRPr="00944672">
        <w:rPr>
          <w:rFonts w:ascii="Arial" w:hAnsi="Arial" w:cs="Arial"/>
          <w:sz w:val="24"/>
          <w:szCs w:val="24"/>
        </w:rPr>
        <w:t>.</w:t>
      </w:r>
    </w:p>
    <w:p w14:paraId="0BF63D51" w14:textId="6C0D57DC"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del w:id="738" w:author="Lektorat Bauer" w:date="2025-02-26T18:02:00Z" w16du:dateUtc="2025-02-26T17:02:00Z">
        <w:r w:rsidRPr="00944672" w:rsidDel="00D66ED5">
          <w:rPr>
            <w:rFonts w:ascii="Arial" w:hAnsi="Arial" w:cs="Arial"/>
            <w:sz w:val="24"/>
            <w:szCs w:val="24"/>
          </w:rPr>
          <w:delText xml:space="preserve">Hiermit wurde </w:delText>
        </w:r>
      </w:del>
      <w:r w:rsidRPr="00944672">
        <w:rPr>
          <w:rFonts w:ascii="Arial" w:hAnsi="Arial" w:cs="Arial"/>
          <w:sz w:val="24"/>
          <w:szCs w:val="24"/>
        </w:rPr>
        <w:t xml:space="preserve">Projekt </w:t>
      </w:r>
      <w:commentRangeStart w:id="739"/>
      <w:r w:rsidRPr="00944672">
        <w:rPr>
          <w:rFonts w:ascii="Arial" w:hAnsi="Arial" w:cs="Arial"/>
          <w:sz w:val="24"/>
          <w:szCs w:val="24"/>
        </w:rPr>
        <w:t>Regenbogen</w:t>
      </w:r>
      <w:ins w:id="740" w:author="Lektorat Bauer" w:date="2025-02-26T18:02:00Z" w16du:dateUtc="2025-02-26T17:02:00Z">
        <w:r w:rsidR="00D66ED5">
          <w:rPr>
            <w:rFonts w:ascii="Arial" w:hAnsi="Arial" w:cs="Arial"/>
            <w:sz w:val="24"/>
            <w:szCs w:val="24"/>
          </w:rPr>
          <w:t xml:space="preserve"> wurde an diesem Morgen</w:t>
        </w:r>
      </w:ins>
      <w:r w:rsidRPr="00944672">
        <w:rPr>
          <w:rFonts w:ascii="Arial" w:hAnsi="Arial" w:cs="Arial"/>
          <w:sz w:val="24"/>
          <w:szCs w:val="24"/>
        </w:rPr>
        <w:t xml:space="preserve"> </w:t>
      </w:r>
      <w:commentRangeEnd w:id="739"/>
      <w:r w:rsidR="00D66ED5">
        <w:rPr>
          <w:rStyle w:val="Kommentarzeichen"/>
        </w:rPr>
        <w:commentReference w:id="739"/>
      </w:r>
      <w:r w:rsidRPr="00944672">
        <w:rPr>
          <w:rFonts w:ascii="Arial" w:hAnsi="Arial" w:cs="Arial"/>
          <w:sz w:val="24"/>
          <w:szCs w:val="24"/>
        </w:rPr>
        <w:t>zu</w:t>
      </w:r>
      <w:ins w:id="741" w:author="Lektorat Bauer" w:date="2025-02-26T18:02:00Z" w16du:dateUtc="2025-02-26T17:02:00Z">
        <w:r w:rsidR="00D66ED5">
          <w:rPr>
            <w:rFonts w:ascii="Arial" w:hAnsi="Arial" w:cs="Arial"/>
            <w:sz w:val="24"/>
            <w:szCs w:val="24"/>
          </w:rPr>
          <w:t>r</w:t>
        </w:r>
      </w:ins>
      <w:r w:rsidRPr="00944672">
        <w:rPr>
          <w:rFonts w:ascii="Arial" w:hAnsi="Arial" w:cs="Arial"/>
          <w:sz w:val="24"/>
          <w:szCs w:val="24"/>
        </w:rPr>
        <w:t xml:space="preserve"> Operation Mujigage und </w:t>
      </w:r>
      <w:del w:id="742" w:author="Lektorat Bauer" w:date="2025-02-26T18:02:00Z" w16du:dateUtc="2025-02-26T17:02:00Z">
        <w:r w:rsidRPr="00944672" w:rsidDel="00D66ED5">
          <w:rPr>
            <w:rFonts w:ascii="Arial" w:hAnsi="Arial" w:cs="Arial"/>
            <w:sz w:val="24"/>
            <w:szCs w:val="24"/>
          </w:rPr>
          <w:delText>diese würde</w:delText>
        </w:r>
      </w:del>
      <w:ins w:id="743" w:author="Lektorat Bauer" w:date="2025-02-26T18:02:00Z" w16du:dateUtc="2025-02-26T17:02:00Z">
        <w:r w:rsidR="00D66ED5">
          <w:rPr>
            <w:rFonts w:ascii="Arial" w:hAnsi="Arial" w:cs="Arial"/>
            <w:sz w:val="24"/>
            <w:szCs w:val="24"/>
          </w:rPr>
          <w:t>sollte</w:t>
        </w:r>
      </w:ins>
      <w:r w:rsidRPr="00944672">
        <w:rPr>
          <w:rFonts w:ascii="Arial" w:hAnsi="Arial" w:cs="Arial"/>
          <w:sz w:val="24"/>
          <w:szCs w:val="24"/>
        </w:rPr>
        <w:t xml:space="preserve"> die Welt erschüttern.</w:t>
      </w:r>
    </w:p>
    <w:p w14:paraId="009B0B25"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57073F31"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4C100FD8"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1F3CBCFE" w14:textId="77777777" w:rsidR="00944672" w:rsidRPr="00944672" w:rsidRDefault="00944672" w:rsidP="00623B68">
      <w:pPr>
        <w:autoSpaceDE w:val="0"/>
        <w:autoSpaceDN w:val="0"/>
        <w:adjustRightInd w:val="0"/>
        <w:spacing w:after="0" w:line="360" w:lineRule="auto"/>
        <w:jc w:val="both"/>
        <w:rPr>
          <w:rFonts w:ascii="Arial" w:hAnsi="Arial" w:cs="Arial"/>
          <w:b/>
          <w:bCs/>
          <w:sz w:val="24"/>
          <w:szCs w:val="24"/>
        </w:rPr>
      </w:pPr>
      <w:commentRangeStart w:id="744"/>
      <w:commentRangeEnd w:id="744"/>
      <w:r w:rsidRPr="00944672">
        <w:rPr>
          <w:rFonts w:ascii="Arial" w:hAnsi="Arial" w:cs="Arial"/>
          <w:b/>
          <w:bCs/>
          <w:sz w:val="24"/>
          <w:szCs w:val="24"/>
        </w:rPr>
        <w:commentReference w:id="744"/>
      </w:r>
      <w:r w:rsidRPr="00944672">
        <w:rPr>
          <w:rFonts w:ascii="Arial" w:hAnsi="Arial" w:cs="Arial"/>
          <w:b/>
          <w:bCs/>
          <w:sz w:val="24"/>
          <w:szCs w:val="24"/>
        </w:rPr>
        <w:t>&gt;&gt;&gt; Nordkorea, Sinpo-Werft, Freitag 08. Nov 2013 &lt;&lt;&lt;</w:t>
      </w:r>
    </w:p>
    <w:p w14:paraId="782B28D9" w14:textId="00E63081"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Direktor Zhou leitete die Sinpo-Werft seit drei Jahren</w:t>
      </w:r>
      <w:ins w:id="745" w:author="Lektorat Bauer" w:date="2025-02-26T18:03:00Z" w16du:dateUtc="2025-02-26T17:03:00Z">
        <w:r w:rsidR="00D66ED5">
          <w:rPr>
            <w:rFonts w:ascii="Arial" w:hAnsi="Arial" w:cs="Arial"/>
            <w:sz w:val="24"/>
            <w:szCs w:val="24"/>
          </w:rPr>
          <w:t>.</w:t>
        </w:r>
      </w:ins>
      <w:r w:rsidRPr="00944672">
        <w:rPr>
          <w:rFonts w:ascii="Arial" w:hAnsi="Arial" w:cs="Arial"/>
          <w:sz w:val="24"/>
          <w:szCs w:val="24"/>
        </w:rPr>
        <w:t xml:space="preserve"> </w:t>
      </w:r>
      <w:ins w:id="746" w:author="Lektorat Bauer" w:date="2025-02-26T18:03:00Z" w16du:dateUtc="2025-02-26T17:03:00Z">
        <w:r w:rsidR="00D66ED5">
          <w:rPr>
            <w:rFonts w:ascii="Arial" w:hAnsi="Arial" w:cs="Arial"/>
            <w:sz w:val="24"/>
            <w:szCs w:val="24"/>
          </w:rPr>
          <w:t>Er</w:t>
        </w:r>
      </w:ins>
      <w:del w:id="747" w:author="Lektorat Bauer" w:date="2025-02-26T18:03:00Z" w16du:dateUtc="2025-02-26T17:03:00Z">
        <w:r w:rsidRPr="00944672" w:rsidDel="00D66ED5">
          <w:rPr>
            <w:rFonts w:ascii="Arial" w:hAnsi="Arial" w:cs="Arial"/>
            <w:sz w:val="24"/>
            <w:szCs w:val="24"/>
          </w:rPr>
          <w:delText>und</w:delText>
        </w:r>
      </w:del>
      <w:r w:rsidRPr="00944672">
        <w:rPr>
          <w:rFonts w:ascii="Arial" w:hAnsi="Arial" w:cs="Arial"/>
          <w:sz w:val="24"/>
          <w:szCs w:val="24"/>
        </w:rPr>
        <w:t xml:space="preserve"> war stolz auf seine Werft, der es gelungen war, </w:t>
      </w:r>
      <w:del w:id="748" w:author="Lektorat Bauer" w:date="2025-02-26T18:03:00Z" w16du:dateUtc="2025-02-26T17:03:00Z">
        <w:r w:rsidRPr="00944672" w:rsidDel="00D66ED5">
          <w:rPr>
            <w:rFonts w:ascii="Arial" w:hAnsi="Arial" w:cs="Arial"/>
            <w:sz w:val="24"/>
            <w:szCs w:val="24"/>
          </w:rPr>
          <w:delText xml:space="preserve">ein U-Boot </w:delText>
        </w:r>
      </w:del>
      <w:ins w:id="749" w:author="Lektorat Bauer" w:date="2025-02-26T18:03:00Z" w16du:dateUtc="2025-02-26T17:03:00Z">
        <w:r w:rsidR="00D66ED5">
          <w:rPr>
            <w:rFonts w:ascii="Arial" w:hAnsi="Arial" w:cs="Arial"/>
            <w:sz w:val="24"/>
            <w:szCs w:val="24"/>
          </w:rPr>
          <w:t xml:space="preserve">anhand der </w:t>
        </w:r>
      </w:ins>
      <w:del w:id="750" w:author="Lektorat Bauer" w:date="2025-02-26T18:03:00Z" w16du:dateUtc="2025-02-26T17:03:00Z">
        <w:r w:rsidRPr="00944672" w:rsidDel="00D66ED5">
          <w:rPr>
            <w:rFonts w:ascii="Arial" w:hAnsi="Arial" w:cs="Arial"/>
            <w:sz w:val="24"/>
            <w:szCs w:val="24"/>
          </w:rPr>
          <w:delText>aus den</w:delText>
        </w:r>
      </w:del>
      <w:r w:rsidRPr="00944672">
        <w:rPr>
          <w:rFonts w:ascii="Arial" w:hAnsi="Arial" w:cs="Arial"/>
          <w:sz w:val="24"/>
          <w:szCs w:val="24"/>
        </w:rPr>
        <w:t xml:space="preserve"> Daten aus dem Reverse Engineering der alten russischen U-Boote sowie </w:t>
      </w:r>
      <w:del w:id="751" w:author="Lektorat Bauer" w:date="2025-02-26T18:03:00Z" w16du:dateUtc="2025-02-26T17:03:00Z">
        <w:r w:rsidRPr="00944672" w:rsidDel="00D66ED5">
          <w:rPr>
            <w:rFonts w:ascii="Arial" w:hAnsi="Arial" w:cs="Arial"/>
            <w:sz w:val="24"/>
            <w:szCs w:val="24"/>
          </w:rPr>
          <w:delText xml:space="preserve">den </w:delText>
        </w:r>
      </w:del>
      <w:ins w:id="752" w:author="Lektorat Bauer" w:date="2025-02-26T18:03:00Z" w16du:dateUtc="2025-02-26T17:03:00Z">
        <w:r w:rsidR="00D66ED5">
          <w:rPr>
            <w:rFonts w:ascii="Arial" w:hAnsi="Arial" w:cs="Arial"/>
            <w:sz w:val="24"/>
            <w:szCs w:val="24"/>
          </w:rPr>
          <w:t>der</w:t>
        </w:r>
        <w:r w:rsidR="00D66ED5" w:rsidRPr="00944672">
          <w:rPr>
            <w:rFonts w:ascii="Arial" w:hAnsi="Arial" w:cs="Arial"/>
            <w:sz w:val="24"/>
            <w:szCs w:val="24"/>
          </w:rPr>
          <w:t xml:space="preserve"> </w:t>
        </w:r>
      </w:ins>
      <w:r w:rsidRPr="00944672">
        <w:rPr>
          <w:rFonts w:ascii="Arial" w:hAnsi="Arial" w:cs="Arial"/>
          <w:sz w:val="24"/>
          <w:szCs w:val="24"/>
        </w:rPr>
        <w:t>jugoslawischen Pläne</w:t>
      </w:r>
      <w:del w:id="753" w:author="Lektorat Bauer" w:date="2025-02-26T18:03:00Z" w16du:dateUtc="2025-02-26T17:03:00Z">
        <w:r w:rsidRPr="00944672" w:rsidDel="00D66ED5">
          <w:rPr>
            <w:rFonts w:ascii="Arial" w:hAnsi="Arial" w:cs="Arial"/>
            <w:sz w:val="24"/>
            <w:szCs w:val="24"/>
          </w:rPr>
          <w:delText>n</w:delText>
        </w:r>
      </w:del>
      <w:ins w:id="754" w:author="Lektorat Bauer" w:date="2025-02-26T18:04:00Z" w16du:dateUtc="2025-02-26T17:04:00Z">
        <w:r w:rsidR="00D66ED5">
          <w:rPr>
            <w:rFonts w:ascii="Arial" w:hAnsi="Arial" w:cs="Arial"/>
            <w:sz w:val="24"/>
            <w:szCs w:val="24"/>
          </w:rPr>
          <w:t xml:space="preserve"> ein eigenes U-Boot</w:t>
        </w:r>
      </w:ins>
      <w:del w:id="755" w:author="Lektorat Bauer" w:date="2025-02-26T18:03:00Z" w16du:dateUtc="2025-02-26T17:03:00Z">
        <w:r w:rsidRPr="00944672" w:rsidDel="00D66ED5">
          <w:rPr>
            <w:rFonts w:ascii="Arial" w:hAnsi="Arial" w:cs="Arial"/>
            <w:sz w:val="24"/>
            <w:szCs w:val="24"/>
          </w:rPr>
          <w:delText>,</w:delText>
        </w:r>
      </w:del>
      <w:r w:rsidRPr="00944672">
        <w:rPr>
          <w:rFonts w:ascii="Arial" w:hAnsi="Arial" w:cs="Arial"/>
          <w:sz w:val="24"/>
          <w:szCs w:val="24"/>
        </w:rPr>
        <w:t xml:space="preserve"> zu entwickeln. Umso erstaunter war er</w:t>
      </w:r>
      <w:del w:id="756" w:author="Lektorat Bauer" w:date="2025-02-26T18:04:00Z" w16du:dateUtc="2025-02-26T17:04:00Z">
        <w:r w:rsidRPr="00944672" w:rsidDel="00D66ED5">
          <w:rPr>
            <w:rFonts w:ascii="Arial" w:hAnsi="Arial" w:cs="Arial"/>
            <w:sz w:val="24"/>
            <w:szCs w:val="24"/>
          </w:rPr>
          <w:delText>,</w:delText>
        </w:r>
      </w:del>
      <w:r w:rsidRPr="00944672">
        <w:rPr>
          <w:rFonts w:ascii="Arial" w:hAnsi="Arial" w:cs="Arial"/>
          <w:sz w:val="24"/>
          <w:szCs w:val="24"/>
        </w:rPr>
        <w:t xml:space="preserve"> über den Befehl, der auf seinem Tisch lag.</w:t>
      </w:r>
    </w:p>
    <w:p w14:paraId="2ACAFF19"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 xml:space="preserve">Er griff zum Telefon und wählte die angegebene Nummer: „Projektbüro Mujigage, Major Lim.“ </w:t>
      </w:r>
    </w:p>
    <w:p w14:paraId="78BFAB33" w14:textId="77777777" w:rsidR="00D66ED5" w:rsidRDefault="00944672" w:rsidP="00623B68">
      <w:pPr>
        <w:autoSpaceDE w:val="0"/>
        <w:autoSpaceDN w:val="0"/>
        <w:adjustRightInd w:val="0"/>
        <w:spacing w:after="0" w:line="360" w:lineRule="auto"/>
        <w:ind w:firstLine="227"/>
        <w:jc w:val="both"/>
        <w:rPr>
          <w:ins w:id="757" w:author="Lektorat Bauer" w:date="2025-02-26T18:04:00Z" w16du:dateUtc="2025-02-26T17:04:00Z"/>
          <w:rFonts w:ascii="Arial" w:hAnsi="Arial" w:cs="Arial"/>
          <w:sz w:val="24"/>
          <w:szCs w:val="24"/>
        </w:rPr>
      </w:pPr>
      <w:r w:rsidRPr="00944672">
        <w:rPr>
          <w:rFonts w:ascii="Arial" w:hAnsi="Arial" w:cs="Arial"/>
          <w:sz w:val="24"/>
          <w:szCs w:val="24"/>
        </w:rPr>
        <w:t>„Major Lim, hier ist Direktor Zhou von der Sinpo-Werft, ich habe hier einen Befehl vorliegen</w:t>
      </w:r>
      <w:ins w:id="758" w:author="Lektorat Bauer" w:date="2025-02-26T18:04:00Z" w16du:dateUtc="2025-02-26T17:04:00Z">
        <w:r w:rsidR="00D66ED5">
          <w:rPr>
            <w:rFonts w:ascii="Arial" w:hAnsi="Arial" w:cs="Arial"/>
            <w:sz w:val="24"/>
            <w:szCs w:val="24"/>
          </w:rPr>
          <w:t>,</w:t>
        </w:r>
      </w:ins>
      <w:r w:rsidRPr="00944672">
        <w:rPr>
          <w:rFonts w:ascii="Arial" w:hAnsi="Arial" w:cs="Arial"/>
          <w:sz w:val="24"/>
          <w:szCs w:val="24"/>
        </w:rPr>
        <w:t xml:space="preserve"> der die gesamte Werft-Planung für die nächsten fünf Jahre beeinträchtigt. Das kann doch so nicht gemeint sein?!“ </w:t>
      </w:r>
    </w:p>
    <w:p w14:paraId="3D1D9E2D" w14:textId="77777777" w:rsidR="00D66ED5" w:rsidRDefault="00944672" w:rsidP="00623B68">
      <w:pPr>
        <w:autoSpaceDE w:val="0"/>
        <w:autoSpaceDN w:val="0"/>
        <w:adjustRightInd w:val="0"/>
        <w:spacing w:after="0" w:line="360" w:lineRule="auto"/>
        <w:ind w:firstLine="227"/>
        <w:jc w:val="both"/>
        <w:rPr>
          <w:ins w:id="759" w:author="Lektorat Bauer" w:date="2025-02-26T18:05:00Z" w16du:dateUtc="2025-02-26T17:05:00Z"/>
          <w:rFonts w:ascii="Arial" w:hAnsi="Arial" w:cs="Arial"/>
          <w:sz w:val="24"/>
          <w:szCs w:val="24"/>
        </w:rPr>
      </w:pPr>
      <w:r w:rsidRPr="00944672">
        <w:rPr>
          <w:rFonts w:ascii="Arial" w:hAnsi="Arial" w:cs="Arial"/>
          <w:sz w:val="24"/>
          <w:szCs w:val="24"/>
        </w:rPr>
        <w:t xml:space="preserve">„Direktor Zhou, der oberste Führer hat in seiner unendlichen Weisheit beschlossen, das Projekt Mujigage zum Schwerpunkt zu machen, und ist sich bewusst, dass es in Sinpo Komplikationen geben könnte.“ </w:t>
      </w:r>
    </w:p>
    <w:p w14:paraId="48A93C12" w14:textId="653DBE52"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„Komplikationen?! Frau Major, sie </w:t>
      </w:r>
      <w:ins w:id="760" w:author="Lektorat Bauer" w:date="2025-02-26T18:05:00Z" w16du:dateUtc="2025-02-26T17:05:00Z">
        <w:r w:rsidR="00D66ED5">
          <w:rPr>
            <w:rFonts w:ascii="Arial" w:hAnsi="Arial" w:cs="Arial"/>
            <w:sz w:val="24"/>
            <w:szCs w:val="24"/>
          </w:rPr>
          <w:t>w</w:t>
        </w:r>
      </w:ins>
      <w:del w:id="761" w:author="Lektorat Bauer" w:date="2025-02-26T18:05:00Z" w16du:dateUtc="2025-02-26T17:05:00Z">
        <w:r w:rsidRPr="00944672" w:rsidDel="00D66ED5">
          <w:rPr>
            <w:rFonts w:ascii="Arial" w:hAnsi="Arial" w:cs="Arial"/>
            <w:sz w:val="24"/>
            <w:szCs w:val="24"/>
          </w:rPr>
          <w:delText>W</w:delText>
        </w:r>
      </w:del>
      <w:r w:rsidRPr="00944672">
        <w:rPr>
          <w:rFonts w:ascii="Arial" w:hAnsi="Arial" w:cs="Arial"/>
          <w:sz w:val="24"/>
          <w:szCs w:val="24"/>
        </w:rPr>
        <w:t>issen doch gar nicht</w:t>
      </w:r>
      <w:ins w:id="762" w:author="Lektorat Bauer" w:date="2025-02-26T18:05:00Z" w16du:dateUtc="2025-02-26T17:05:00Z">
        <w:r w:rsidR="00D66ED5">
          <w:rPr>
            <w:rFonts w:ascii="Arial" w:hAnsi="Arial" w:cs="Arial"/>
            <w:sz w:val="24"/>
            <w:szCs w:val="24"/>
          </w:rPr>
          <w:t>,</w:t>
        </w:r>
      </w:ins>
      <w:r w:rsidRPr="00944672">
        <w:rPr>
          <w:rFonts w:ascii="Arial" w:hAnsi="Arial" w:cs="Arial"/>
          <w:sz w:val="24"/>
          <w:szCs w:val="24"/>
        </w:rPr>
        <w:t xml:space="preserve"> wovon Sie </w:t>
      </w:r>
      <w:del w:id="763" w:author="Lektorat Bauer" w:date="2025-02-26T18:05:00Z" w16du:dateUtc="2025-02-26T17:05:00Z">
        <w:r w:rsidRPr="00944672" w:rsidDel="00D66ED5">
          <w:rPr>
            <w:rFonts w:ascii="Arial" w:hAnsi="Arial" w:cs="Arial"/>
            <w:sz w:val="24"/>
            <w:szCs w:val="24"/>
          </w:rPr>
          <w:delText>reden</w:delText>
        </w:r>
      </w:del>
      <w:ins w:id="764" w:author="Lektorat Bauer" w:date="2025-02-26T18:05:00Z" w16du:dateUtc="2025-02-26T17:05:00Z">
        <w:r w:rsidR="00D66ED5">
          <w:rPr>
            <w:rFonts w:ascii="Arial" w:hAnsi="Arial" w:cs="Arial"/>
            <w:sz w:val="24"/>
            <w:szCs w:val="24"/>
          </w:rPr>
          <w:t>sprechen</w:t>
        </w:r>
      </w:ins>
      <w:r w:rsidRPr="00944672">
        <w:rPr>
          <w:rFonts w:ascii="Arial" w:hAnsi="Arial" w:cs="Arial"/>
          <w:sz w:val="24"/>
          <w:szCs w:val="24"/>
        </w:rPr>
        <w:t>. Mit diese</w:t>
      </w:r>
      <w:ins w:id="765" w:author="Lektorat Bauer" w:date="2025-02-26T18:05:00Z" w16du:dateUtc="2025-02-26T17:05:00Z">
        <w:r w:rsidR="00D66ED5">
          <w:rPr>
            <w:rFonts w:ascii="Arial" w:hAnsi="Arial" w:cs="Arial"/>
            <w:sz w:val="24"/>
            <w:szCs w:val="24"/>
          </w:rPr>
          <w:t>m</w:t>
        </w:r>
      </w:ins>
      <w:del w:id="766" w:author="Lektorat Bauer" w:date="2025-02-26T18:05:00Z" w16du:dateUtc="2025-02-26T17:05:00Z">
        <w:r w:rsidRPr="00944672" w:rsidDel="00D66ED5">
          <w:rPr>
            <w:rFonts w:ascii="Arial" w:hAnsi="Arial" w:cs="Arial"/>
            <w:sz w:val="24"/>
            <w:szCs w:val="24"/>
          </w:rPr>
          <w:delText>n</w:delText>
        </w:r>
      </w:del>
      <w:r w:rsidRPr="00944672">
        <w:rPr>
          <w:rFonts w:ascii="Arial" w:hAnsi="Arial" w:cs="Arial"/>
          <w:sz w:val="24"/>
          <w:szCs w:val="24"/>
        </w:rPr>
        <w:t xml:space="preserve"> Befehl ruinieren Sie Sinpo! Ich werde den obersten Führer um Klarstellung bitten.“ Damit </w:t>
      </w:r>
      <w:del w:id="767" w:author="Lektorat Bauer" w:date="2025-02-26T18:05:00Z" w16du:dateUtc="2025-02-26T17:05:00Z">
        <w:r w:rsidRPr="00944672" w:rsidDel="00D66ED5">
          <w:rPr>
            <w:rFonts w:ascii="Arial" w:hAnsi="Arial" w:cs="Arial"/>
            <w:sz w:val="24"/>
            <w:szCs w:val="24"/>
          </w:rPr>
          <w:delText xml:space="preserve">unterbrach </w:delText>
        </w:r>
      </w:del>
      <w:ins w:id="768" w:author="Lektorat Bauer" w:date="2025-02-26T18:05:00Z" w16du:dateUtc="2025-02-26T17:05:00Z">
        <w:r w:rsidR="00D66ED5">
          <w:rPr>
            <w:rFonts w:ascii="Arial" w:hAnsi="Arial" w:cs="Arial"/>
            <w:sz w:val="24"/>
            <w:szCs w:val="24"/>
          </w:rPr>
          <w:t>beendete</w:t>
        </w:r>
        <w:r w:rsidR="00D66ED5" w:rsidRPr="00944672">
          <w:rPr>
            <w:rFonts w:ascii="Arial" w:hAnsi="Arial" w:cs="Arial"/>
            <w:sz w:val="24"/>
            <w:szCs w:val="24"/>
          </w:rPr>
          <w:t xml:space="preserve"> </w:t>
        </w:r>
      </w:ins>
      <w:r w:rsidRPr="00944672">
        <w:rPr>
          <w:rFonts w:ascii="Arial" w:hAnsi="Arial" w:cs="Arial"/>
          <w:sz w:val="24"/>
          <w:szCs w:val="24"/>
        </w:rPr>
        <w:t xml:space="preserve">der Direktor das Gespräch. Er konnte nicht sehen, </w:t>
      </w:r>
      <w:del w:id="769" w:author="Lektorat Bauer" w:date="2025-02-26T18:05:00Z" w16du:dateUtc="2025-02-26T17:05:00Z">
        <w:r w:rsidRPr="00944672" w:rsidDel="00D66ED5">
          <w:rPr>
            <w:rFonts w:ascii="Arial" w:hAnsi="Arial" w:cs="Arial"/>
            <w:sz w:val="24"/>
            <w:szCs w:val="24"/>
          </w:rPr>
          <w:delText xml:space="preserve">dass </w:delText>
        </w:r>
      </w:del>
      <w:ins w:id="770" w:author="Lektorat Bauer" w:date="2025-02-26T18:05:00Z" w16du:dateUtc="2025-02-26T17:05:00Z">
        <w:r w:rsidR="00D66ED5">
          <w:rPr>
            <w:rFonts w:ascii="Arial" w:hAnsi="Arial" w:cs="Arial"/>
            <w:sz w:val="24"/>
            <w:szCs w:val="24"/>
          </w:rPr>
          <w:t>wie</w:t>
        </w:r>
        <w:r w:rsidR="00D66ED5" w:rsidRPr="00944672">
          <w:rPr>
            <w:rFonts w:ascii="Arial" w:hAnsi="Arial" w:cs="Arial"/>
            <w:sz w:val="24"/>
            <w:szCs w:val="24"/>
          </w:rPr>
          <w:t xml:space="preserve"> </w:t>
        </w:r>
      </w:ins>
      <w:r w:rsidRPr="00944672">
        <w:rPr>
          <w:rFonts w:ascii="Arial" w:hAnsi="Arial" w:cs="Arial"/>
          <w:sz w:val="24"/>
          <w:szCs w:val="24"/>
        </w:rPr>
        <w:t>Major Lim die Augen zusammenkniff.</w:t>
      </w:r>
    </w:p>
    <w:p w14:paraId="1F725E26" w14:textId="5F22279E"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Sie drehte sich zu Generalmajor Chung</w:t>
      </w:r>
      <w:del w:id="771" w:author="Lektorat Bauer" w:date="2025-02-26T18:05:00Z" w16du:dateUtc="2025-02-26T17:05:00Z">
        <w:r w:rsidRPr="00944672" w:rsidDel="00D66ED5">
          <w:rPr>
            <w:rFonts w:ascii="Arial" w:hAnsi="Arial" w:cs="Arial"/>
            <w:sz w:val="24"/>
            <w:szCs w:val="24"/>
          </w:rPr>
          <w:delText xml:space="preserve"> um,</w:delText>
        </w:r>
      </w:del>
      <w:ins w:id="772" w:author="Lektorat Bauer" w:date="2025-02-26T18:05:00Z" w16du:dateUtc="2025-02-26T17:05:00Z">
        <w:r w:rsidR="00D66ED5">
          <w:rPr>
            <w:rFonts w:ascii="Arial" w:hAnsi="Arial" w:cs="Arial"/>
            <w:sz w:val="24"/>
            <w:szCs w:val="24"/>
          </w:rPr>
          <w:t>, der hinter ihr alles</w:t>
        </w:r>
      </w:ins>
      <w:ins w:id="773" w:author="Lektorat Bauer" w:date="2025-02-26T18:06:00Z" w16du:dateUtc="2025-02-26T17:06:00Z">
        <w:r w:rsidR="00D66ED5">
          <w:rPr>
            <w:rFonts w:ascii="Arial" w:hAnsi="Arial" w:cs="Arial"/>
            <w:sz w:val="24"/>
            <w:szCs w:val="24"/>
          </w:rPr>
          <w:t xml:space="preserve"> geduldig</w:t>
        </w:r>
      </w:ins>
      <w:ins w:id="774" w:author="Lektorat Bauer" w:date="2025-02-26T18:05:00Z" w16du:dateUtc="2025-02-26T17:05:00Z">
        <w:r w:rsidR="00D66ED5">
          <w:rPr>
            <w:rFonts w:ascii="Arial" w:hAnsi="Arial" w:cs="Arial"/>
            <w:sz w:val="24"/>
            <w:szCs w:val="24"/>
          </w:rPr>
          <w:t xml:space="preserve"> mitangehört hatte.</w:t>
        </w:r>
      </w:ins>
      <w:r w:rsidRPr="00944672">
        <w:rPr>
          <w:rFonts w:ascii="Arial" w:hAnsi="Arial" w:cs="Arial"/>
          <w:sz w:val="24"/>
          <w:szCs w:val="24"/>
        </w:rPr>
        <w:t xml:space="preserve"> „Wie zu erwarten, gibt es Probleme mit Sinpo. Direktor Zhou will sich an den obersten Führer wenden.“ </w:t>
      </w:r>
    </w:p>
    <w:p w14:paraId="0192A8F5" w14:textId="40E53DBA"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Der Generalmajor nickte</w:t>
      </w:r>
      <w:del w:id="775" w:author="Lektorat Bauer" w:date="2025-02-26T18:06:00Z" w16du:dateUtc="2025-02-26T17:06:00Z">
        <w:r w:rsidRPr="00944672" w:rsidDel="00D66ED5">
          <w:rPr>
            <w:rFonts w:ascii="Arial" w:hAnsi="Arial" w:cs="Arial"/>
            <w:sz w:val="24"/>
            <w:szCs w:val="24"/>
          </w:rPr>
          <w:delText>,</w:delText>
        </w:r>
      </w:del>
      <w:ins w:id="776" w:author="Lektorat Bauer" w:date="2025-02-26T18:06:00Z" w16du:dateUtc="2025-02-26T17:06:00Z">
        <w:r w:rsidR="00D66ED5">
          <w:rPr>
            <w:rFonts w:ascii="Arial" w:hAnsi="Arial" w:cs="Arial"/>
            <w:sz w:val="24"/>
            <w:szCs w:val="24"/>
          </w:rPr>
          <w:t>.</w:t>
        </w:r>
      </w:ins>
      <w:r w:rsidRPr="00944672">
        <w:rPr>
          <w:rFonts w:ascii="Arial" w:hAnsi="Arial" w:cs="Arial"/>
          <w:sz w:val="24"/>
          <w:szCs w:val="24"/>
        </w:rPr>
        <w:t xml:space="preserve"> „Ich kümmere mich darum.“</w:t>
      </w:r>
    </w:p>
    <w:p w14:paraId="7268679D" w14:textId="2A91907A"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Er brauchte dringend etwas Bewegung, daher ging er zu </w:t>
      </w:r>
      <w:ins w:id="777" w:author="Lektorat Bauer" w:date="2025-02-26T18:06:00Z" w16du:dateUtc="2025-02-26T17:06:00Z">
        <w:r w:rsidR="00D66ED5">
          <w:rPr>
            <w:rFonts w:ascii="Arial" w:hAnsi="Arial" w:cs="Arial"/>
            <w:sz w:val="24"/>
            <w:szCs w:val="24"/>
          </w:rPr>
          <w:t xml:space="preserve">den </w:t>
        </w:r>
      </w:ins>
      <w:r w:rsidRPr="00944672">
        <w:rPr>
          <w:rFonts w:ascii="Arial" w:hAnsi="Arial" w:cs="Arial"/>
          <w:sz w:val="24"/>
          <w:szCs w:val="24"/>
        </w:rPr>
        <w:t xml:space="preserve">Büros der Leutnants, die insgeheim hofften, dass ihnen bald Verstärkung zugeteilt werden würde. Zwar war zusätzlich </w:t>
      </w:r>
      <w:del w:id="778" w:author="Lektorat Bauer" w:date="2025-02-26T18:06:00Z" w16du:dateUtc="2025-02-26T17:06:00Z">
        <w:r w:rsidRPr="00944672" w:rsidDel="00D66ED5">
          <w:rPr>
            <w:rFonts w:ascii="Arial" w:hAnsi="Arial" w:cs="Arial"/>
            <w:sz w:val="24"/>
            <w:szCs w:val="24"/>
          </w:rPr>
          <w:delText xml:space="preserve">ein </w:delText>
        </w:r>
      </w:del>
      <w:r w:rsidRPr="00944672">
        <w:rPr>
          <w:rFonts w:ascii="Arial" w:hAnsi="Arial" w:cs="Arial"/>
          <w:sz w:val="24"/>
          <w:szCs w:val="24"/>
        </w:rPr>
        <w:t>Leutnant Gang Bo-Sun vom Geheimdienst dazugekommen, aber es wurde sicher mehr Personal benötigt. In der Tür zum Büro von Leutnant Gang blieb der Generalmajor stehen</w:t>
      </w:r>
      <w:del w:id="779" w:author="Lektorat Bauer" w:date="2025-02-26T18:06:00Z" w16du:dateUtc="2025-02-26T17:06:00Z">
        <w:r w:rsidRPr="00944672" w:rsidDel="00D66ED5">
          <w:rPr>
            <w:rFonts w:ascii="Arial" w:hAnsi="Arial" w:cs="Arial"/>
            <w:sz w:val="24"/>
            <w:szCs w:val="24"/>
          </w:rPr>
          <w:delText>,</w:delText>
        </w:r>
      </w:del>
      <w:r w:rsidRPr="00944672">
        <w:rPr>
          <w:rFonts w:ascii="Arial" w:hAnsi="Arial" w:cs="Arial"/>
          <w:sz w:val="24"/>
          <w:szCs w:val="24"/>
        </w:rPr>
        <w:t xml:space="preserve"> </w:t>
      </w:r>
      <w:ins w:id="780" w:author="Lektorat Bauer" w:date="2025-02-26T18:06:00Z" w16du:dateUtc="2025-02-26T17:06:00Z">
        <w:r w:rsidR="00D66ED5">
          <w:rPr>
            <w:rFonts w:ascii="Arial" w:hAnsi="Arial" w:cs="Arial"/>
            <w:sz w:val="24"/>
            <w:szCs w:val="24"/>
          </w:rPr>
          <w:t xml:space="preserve">und </w:t>
        </w:r>
        <w:commentRangeStart w:id="781"/>
        <w:r w:rsidR="00D66ED5">
          <w:rPr>
            <w:rFonts w:ascii="Arial" w:hAnsi="Arial" w:cs="Arial"/>
            <w:sz w:val="24"/>
            <w:szCs w:val="24"/>
          </w:rPr>
          <w:t>erhob seine Stimme, um den Ernst der Lage zu verd</w:t>
        </w:r>
      </w:ins>
      <w:ins w:id="782" w:author="Lektorat Bauer" w:date="2025-02-26T18:07:00Z" w16du:dateUtc="2025-02-26T17:07:00Z">
        <w:r w:rsidR="00D66ED5">
          <w:rPr>
            <w:rFonts w:ascii="Arial" w:hAnsi="Arial" w:cs="Arial"/>
            <w:sz w:val="24"/>
            <w:szCs w:val="24"/>
          </w:rPr>
          <w:t>eutli</w:t>
        </w:r>
        <w:commentRangeEnd w:id="781"/>
        <w:r w:rsidR="00D66ED5">
          <w:rPr>
            <w:rStyle w:val="Kommentarzeichen"/>
          </w:rPr>
          <w:commentReference w:id="781"/>
        </w:r>
        <w:r w:rsidR="00D66ED5">
          <w:rPr>
            <w:rFonts w:ascii="Arial" w:hAnsi="Arial" w:cs="Arial"/>
            <w:sz w:val="24"/>
            <w:szCs w:val="24"/>
          </w:rPr>
          <w:t xml:space="preserve">chen: </w:t>
        </w:r>
      </w:ins>
      <w:r w:rsidRPr="00944672">
        <w:rPr>
          <w:rFonts w:ascii="Arial" w:hAnsi="Arial" w:cs="Arial"/>
          <w:sz w:val="24"/>
          <w:szCs w:val="24"/>
        </w:rPr>
        <w:t xml:space="preserve">„Chungwi Gang, wir haben das erwartete Problem in Sinpo. Bitte leiten Sie geeignete Maßnahmen ein.“ Leutnant Gang nickte und </w:t>
      </w:r>
      <w:ins w:id="783" w:author="Lektorat Bauer" w:date="2025-02-26T18:07:00Z" w16du:dateUtc="2025-02-26T17:07:00Z">
        <w:r w:rsidR="00D66ED5">
          <w:rPr>
            <w:rFonts w:ascii="Arial" w:hAnsi="Arial" w:cs="Arial"/>
            <w:sz w:val="24"/>
            <w:szCs w:val="24"/>
          </w:rPr>
          <w:t>gab nur ein Wort zurück:</w:t>
        </w:r>
      </w:ins>
      <w:del w:id="784" w:author="Lektorat Bauer" w:date="2025-02-26T18:07:00Z" w16du:dateUtc="2025-02-26T17:07:00Z">
        <w:r w:rsidRPr="00944672" w:rsidDel="00D66ED5">
          <w:rPr>
            <w:rFonts w:ascii="Arial" w:hAnsi="Arial" w:cs="Arial"/>
            <w:sz w:val="24"/>
            <w:szCs w:val="24"/>
          </w:rPr>
          <w:delText>fragte nur,</w:delText>
        </w:r>
      </w:del>
      <w:r w:rsidRPr="00944672">
        <w:rPr>
          <w:rFonts w:ascii="Arial" w:hAnsi="Arial" w:cs="Arial"/>
          <w:sz w:val="24"/>
          <w:szCs w:val="24"/>
        </w:rPr>
        <w:t xml:space="preserve"> „Zeitraum?“ </w:t>
      </w:r>
      <w:ins w:id="785" w:author="Lektorat Bauer" w:date="2025-02-26T18:07:00Z" w16du:dateUtc="2025-02-26T17:07:00Z">
        <w:r w:rsidR="00D66ED5">
          <w:rPr>
            <w:rFonts w:ascii="Arial" w:hAnsi="Arial" w:cs="Arial"/>
            <w:sz w:val="24"/>
            <w:szCs w:val="24"/>
          </w:rPr>
          <w:t xml:space="preserve">– </w:t>
        </w:r>
      </w:ins>
      <w:r w:rsidRPr="00944672">
        <w:rPr>
          <w:rFonts w:ascii="Arial" w:hAnsi="Arial" w:cs="Arial"/>
          <w:sz w:val="24"/>
          <w:szCs w:val="24"/>
        </w:rPr>
        <w:t>„Möglichst schnell.“ Damit machte sich der Generalmajor wieder auf den Weg zurück.</w:t>
      </w:r>
    </w:p>
    <w:p w14:paraId="2A5BDD1C"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w:t>
      </w:r>
    </w:p>
    <w:p w14:paraId="213E4FEB" w14:textId="2192ECF5"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Am Nachmittag traf sich das Führungsteam der Sinpo-Werft und der Direktor informierte </w:t>
      </w:r>
      <w:ins w:id="786" w:author="Lektorat Bauer" w:date="2025-02-26T18:07:00Z" w16du:dateUtc="2025-02-26T17:07:00Z">
        <w:r w:rsidR="00D66ED5">
          <w:rPr>
            <w:rFonts w:ascii="Arial" w:hAnsi="Arial" w:cs="Arial"/>
            <w:sz w:val="24"/>
            <w:szCs w:val="24"/>
          </w:rPr>
          <w:t>s</w:t>
        </w:r>
      </w:ins>
      <w:del w:id="787" w:author="Lektorat Bauer" w:date="2025-02-26T18:07:00Z" w16du:dateUtc="2025-02-26T17:07:00Z">
        <w:r w:rsidRPr="00944672" w:rsidDel="00D66ED5">
          <w:rPr>
            <w:rFonts w:ascii="Arial" w:hAnsi="Arial" w:cs="Arial"/>
            <w:sz w:val="24"/>
            <w:szCs w:val="24"/>
          </w:rPr>
          <w:delText>S</w:delText>
        </w:r>
      </w:del>
      <w:r w:rsidRPr="00944672">
        <w:rPr>
          <w:rFonts w:ascii="Arial" w:hAnsi="Arial" w:cs="Arial"/>
          <w:sz w:val="24"/>
          <w:szCs w:val="24"/>
        </w:rPr>
        <w:t>ie, welchen Befehl er erhalten habe, und dass er sich mit dem obersten Führer in Verbindung setzen wollte, da die Auswirkungen für die Werft nicht absehbar sei</w:t>
      </w:r>
      <w:ins w:id="788" w:author="Lektorat Bauer" w:date="2025-02-26T18:07:00Z" w16du:dateUtc="2025-02-26T17:07:00Z">
        <w:r w:rsidR="00D66ED5">
          <w:rPr>
            <w:rFonts w:ascii="Arial" w:hAnsi="Arial" w:cs="Arial"/>
            <w:sz w:val="24"/>
            <w:szCs w:val="24"/>
          </w:rPr>
          <w:t>e</w:t>
        </w:r>
      </w:ins>
      <w:r w:rsidRPr="00944672">
        <w:rPr>
          <w:rFonts w:ascii="Arial" w:hAnsi="Arial" w:cs="Arial"/>
          <w:sz w:val="24"/>
          <w:szCs w:val="24"/>
        </w:rPr>
        <w:t>n. Nach dem Ende der Besprechung ging er zu seinem Auto, um nach Hause zu fahren.</w:t>
      </w:r>
    </w:p>
    <w:p w14:paraId="6E8CAE8E"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Vize-Direktor </w:t>
      </w:r>
      <w:r w:rsidRPr="00944672">
        <w:rPr>
          <w:rFonts w:ascii="Arial" w:hAnsi="Arial" w:cs="Arial"/>
          <w:noProof/>
          <w:sz w:val="24"/>
          <w:szCs w:val="24"/>
        </w:rPr>
        <w:t>Ri</w:t>
      </w:r>
      <w:r w:rsidRPr="00944672">
        <w:rPr>
          <w:rFonts w:ascii="Arial" w:hAnsi="Arial" w:cs="Arial"/>
          <w:sz w:val="24"/>
          <w:szCs w:val="24"/>
        </w:rPr>
        <w:t xml:space="preserve"> </w:t>
      </w:r>
      <w:r w:rsidRPr="00944672">
        <w:rPr>
          <w:rFonts w:ascii="Arial" w:hAnsi="Arial" w:cs="Arial"/>
          <w:noProof/>
          <w:sz w:val="24"/>
          <w:szCs w:val="24"/>
        </w:rPr>
        <w:t>Kwang-Sik</w:t>
      </w:r>
      <w:r w:rsidRPr="00944672">
        <w:rPr>
          <w:rFonts w:ascii="Arial" w:hAnsi="Arial" w:cs="Arial"/>
          <w:sz w:val="24"/>
          <w:szCs w:val="24"/>
        </w:rPr>
        <w:t xml:space="preserve"> schaute aus dem Fenster und sah, wie Direktor Zhou mit seinem Auto vom Werftgelände fuhr. </w:t>
      </w:r>
    </w:p>
    <w:p w14:paraId="261162AB"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Kaum hatte der Direktor das Gelände verlassen, wurde sein Wagen von einem LKW, der zu schnell fuhr, gerammt.</w:t>
      </w:r>
    </w:p>
    <w:p w14:paraId="0402EEF3" w14:textId="688D83E6"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Der LKW-Fahrer stieg aus der Fahrerkabine</w:t>
      </w:r>
      <w:del w:id="789" w:author="Lektorat Bauer" w:date="2025-02-26T18:08:00Z" w16du:dateUtc="2025-02-26T17:08:00Z">
        <w:r w:rsidRPr="00944672" w:rsidDel="00D66ED5">
          <w:rPr>
            <w:rFonts w:ascii="Arial" w:hAnsi="Arial" w:cs="Arial"/>
            <w:sz w:val="24"/>
            <w:szCs w:val="24"/>
          </w:rPr>
          <w:delText>,</w:delText>
        </w:r>
      </w:del>
      <w:r w:rsidRPr="00944672">
        <w:rPr>
          <w:rFonts w:ascii="Arial" w:hAnsi="Arial" w:cs="Arial"/>
          <w:sz w:val="24"/>
          <w:szCs w:val="24"/>
        </w:rPr>
        <w:t xml:space="preserve"> und ging zum </w:t>
      </w:r>
      <w:del w:id="790" w:author="Lektorat Bauer" w:date="2025-02-26T18:08:00Z" w16du:dateUtc="2025-02-26T17:08:00Z">
        <w:r w:rsidRPr="00944672" w:rsidDel="00D66ED5">
          <w:rPr>
            <w:rFonts w:ascii="Arial" w:hAnsi="Arial" w:cs="Arial"/>
            <w:sz w:val="24"/>
            <w:szCs w:val="24"/>
          </w:rPr>
          <w:delText>Auto</w:delText>
        </w:r>
      </w:del>
      <w:ins w:id="791" w:author="Lektorat Bauer" w:date="2025-02-26T18:08:00Z" w16du:dateUtc="2025-02-26T17:08:00Z">
        <w:r w:rsidR="00D66ED5">
          <w:rPr>
            <w:rFonts w:ascii="Arial" w:hAnsi="Arial" w:cs="Arial"/>
            <w:sz w:val="24"/>
            <w:szCs w:val="24"/>
          </w:rPr>
          <w:t>demolierten Wagen, in dem der Direktor immer noch sitzen musste</w:t>
        </w:r>
      </w:ins>
      <w:r w:rsidRPr="00944672">
        <w:rPr>
          <w:rFonts w:ascii="Arial" w:hAnsi="Arial" w:cs="Arial"/>
          <w:sz w:val="24"/>
          <w:szCs w:val="24"/>
        </w:rPr>
        <w:t xml:space="preserve">. </w:t>
      </w:r>
      <w:del w:id="792" w:author="Lektorat Bauer" w:date="2025-02-26T18:09:00Z" w16du:dateUtc="2025-02-26T17:09:00Z">
        <w:r w:rsidRPr="00944672" w:rsidDel="00D66ED5">
          <w:rPr>
            <w:rFonts w:ascii="Arial" w:hAnsi="Arial" w:cs="Arial"/>
            <w:sz w:val="24"/>
            <w:szCs w:val="24"/>
          </w:rPr>
          <w:delText xml:space="preserve">Es sah aus, als </w:delText>
        </w:r>
      </w:del>
      <w:commentRangeStart w:id="793"/>
      <w:ins w:id="794" w:author="Lektorat Bauer" w:date="2025-02-26T18:09:00Z" w16du:dateUtc="2025-02-26T17:09:00Z">
        <w:r w:rsidR="00D66ED5">
          <w:rPr>
            <w:rFonts w:ascii="Arial" w:hAnsi="Arial" w:cs="Arial"/>
            <w:sz w:val="24"/>
            <w:szCs w:val="24"/>
          </w:rPr>
          <w:t xml:space="preserve">Der erstarrte Vize-Direktor meinte </w:t>
        </w:r>
      </w:ins>
      <w:ins w:id="795" w:author="Lektorat Bauer" w:date="2025-02-26T18:10:00Z" w16du:dateUtc="2025-02-26T17:10:00Z">
        <w:r w:rsidR="00D66ED5">
          <w:rPr>
            <w:rFonts w:ascii="Arial" w:hAnsi="Arial" w:cs="Arial"/>
            <w:sz w:val="24"/>
            <w:szCs w:val="24"/>
          </w:rPr>
          <w:t xml:space="preserve">noch </w:t>
        </w:r>
      </w:ins>
      <w:ins w:id="796" w:author="Lektorat Bauer" w:date="2025-02-26T18:09:00Z" w16du:dateUtc="2025-02-26T17:09:00Z">
        <w:r w:rsidR="00D66ED5">
          <w:rPr>
            <w:rFonts w:ascii="Arial" w:hAnsi="Arial" w:cs="Arial"/>
            <w:sz w:val="24"/>
            <w:szCs w:val="24"/>
          </w:rPr>
          <w:t xml:space="preserve">zu beobachten, wie der Mann </w:t>
        </w:r>
      </w:ins>
      <w:del w:id="797" w:author="Lektorat Bauer" w:date="2025-02-26T18:09:00Z" w16du:dateUtc="2025-02-26T17:09:00Z">
        <w:r w:rsidRPr="00944672" w:rsidDel="00D66ED5">
          <w:rPr>
            <w:rFonts w:ascii="Arial" w:hAnsi="Arial" w:cs="Arial"/>
            <w:sz w:val="24"/>
            <w:szCs w:val="24"/>
          </w:rPr>
          <w:delText xml:space="preserve">hätte er </w:delText>
        </w:r>
      </w:del>
      <w:r w:rsidRPr="00944672">
        <w:rPr>
          <w:rFonts w:ascii="Arial" w:hAnsi="Arial" w:cs="Arial"/>
          <w:sz w:val="24"/>
          <w:szCs w:val="24"/>
        </w:rPr>
        <w:t xml:space="preserve">etwas in das Auto </w:t>
      </w:r>
      <w:del w:id="798" w:author="Lektorat Bauer" w:date="2025-02-26T18:09:00Z" w16du:dateUtc="2025-02-26T17:09:00Z">
        <w:r w:rsidRPr="00944672" w:rsidDel="00D66ED5">
          <w:rPr>
            <w:rFonts w:ascii="Arial" w:hAnsi="Arial" w:cs="Arial"/>
            <w:sz w:val="24"/>
            <w:szCs w:val="24"/>
          </w:rPr>
          <w:delText>geworfen</w:delText>
        </w:r>
      </w:del>
      <w:ins w:id="799" w:author="Lektorat Bauer" w:date="2025-02-26T18:09:00Z" w16du:dateUtc="2025-02-26T17:09:00Z">
        <w:r w:rsidR="00D66ED5">
          <w:rPr>
            <w:rFonts w:ascii="Arial" w:hAnsi="Arial" w:cs="Arial"/>
            <w:sz w:val="24"/>
            <w:szCs w:val="24"/>
          </w:rPr>
          <w:t>warf</w:t>
        </w:r>
      </w:ins>
      <w:r w:rsidRPr="00944672">
        <w:rPr>
          <w:rFonts w:ascii="Arial" w:hAnsi="Arial" w:cs="Arial"/>
          <w:sz w:val="24"/>
          <w:szCs w:val="24"/>
        </w:rPr>
        <w:t xml:space="preserve">, </w:t>
      </w:r>
      <w:del w:id="800" w:author="Lektorat Bauer" w:date="2025-02-26T18:09:00Z" w16du:dateUtc="2025-02-26T17:09:00Z">
        <w:r w:rsidRPr="00944672" w:rsidDel="00D66ED5">
          <w:rPr>
            <w:rFonts w:ascii="Arial" w:hAnsi="Arial" w:cs="Arial"/>
            <w:sz w:val="24"/>
            <w:szCs w:val="24"/>
          </w:rPr>
          <w:delText xml:space="preserve">dachte der erstarrte Vize-Direktor </w:delText>
        </w:r>
        <w:r w:rsidRPr="00944672" w:rsidDel="00D66ED5">
          <w:rPr>
            <w:rFonts w:ascii="Arial" w:hAnsi="Arial" w:cs="Arial"/>
            <w:noProof/>
            <w:sz w:val="24"/>
            <w:szCs w:val="24"/>
          </w:rPr>
          <w:delText>noch</w:delText>
        </w:r>
        <w:r w:rsidRPr="00944672" w:rsidDel="00D66ED5">
          <w:rPr>
            <w:rFonts w:ascii="Arial" w:hAnsi="Arial" w:cs="Arial"/>
            <w:sz w:val="24"/>
            <w:szCs w:val="24"/>
          </w:rPr>
          <w:delText>, als das Auto des Direktors explodierte</w:delText>
        </w:r>
      </w:del>
      <w:ins w:id="801" w:author="Lektorat Bauer" w:date="2025-02-26T18:09:00Z" w16du:dateUtc="2025-02-26T17:09:00Z">
        <w:r w:rsidR="00D66ED5">
          <w:rPr>
            <w:rFonts w:ascii="Arial" w:hAnsi="Arial" w:cs="Arial"/>
            <w:sz w:val="24"/>
            <w:szCs w:val="24"/>
          </w:rPr>
          <w:t xml:space="preserve"> </w:t>
        </w:r>
      </w:ins>
      <w:ins w:id="802" w:author="Lektorat Bauer" w:date="2025-02-26T18:10:00Z" w16du:dateUtc="2025-02-26T17:10:00Z">
        <w:r w:rsidR="00D66ED5">
          <w:rPr>
            <w:rFonts w:ascii="Arial" w:hAnsi="Arial" w:cs="Arial"/>
            <w:sz w:val="24"/>
            <w:szCs w:val="24"/>
          </w:rPr>
          <w:t xml:space="preserve">da </w:t>
        </w:r>
      </w:ins>
      <w:ins w:id="803" w:author="Lektorat Bauer" w:date="2025-02-26T18:09:00Z" w16du:dateUtc="2025-02-26T17:09:00Z">
        <w:r w:rsidR="00D66ED5">
          <w:rPr>
            <w:rFonts w:ascii="Arial" w:hAnsi="Arial" w:cs="Arial"/>
            <w:sz w:val="24"/>
            <w:szCs w:val="24"/>
          </w:rPr>
          <w:t>explodierte der Wagen auch schon</w:t>
        </w:r>
      </w:ins>
      <w:r w:rsidRPr="00944672">
        <w:rPr>
          <w:rFonts w:ascii="Arial" w:hAnsi="Arial" w:cs="Arial"/>
          <w:sz w:val="24"/>
          <w:szCs w:val="24"/>
        </w:rPr>
        <w:t xml:space="preserve">. </w:t>
      </w:r>
      <w:commentRangeEnd w:id="793"/>
      <w:r w:rsidR="00D66ED5">
        <w:rPr>
          <w:rStyle w:val="Kommentarzeichen"/>
        </w:rPr>
        <w:commentReference w:id="793"/>
      </w:r>
    </w:p>
    <w:p w14:paraId="7F9595EC" w14:textId="2344069B"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Der LKW-Fahrer </w:t>
      </w:r>
      <w:del w:id="804" w:author="Lektorat Bauer" w:date="2025-02-26T18:10:00Z" w16du:dateUtc="2025-02-26T17:10:00Z">
        <w:r w:rsidRPr="00944672" w:rsidDel="00DE7E92">
          <w:rPr>
            <w:rFonts w:ascii="Arial" w:hAnsi="Arial" w:cs="Arial"/>
            <w:sz w:val="24"/>
            <w:szCs w:val="24"/>
          </w:rPr>
          <w:delText>verließ in alle Ruhe den Unfallort und verschwand</w:delText>
        </w:r>
      </w:del>
      <w:ins w:id="805" w:author="Lektorat Bauer" w:date="2025-02-26T18:10:00Z" w16du:dateUtc="2025-02-26T17:10:00Z">
        <w:r w:rsidR="00DE7E92">
          <w:rPr>
            <w:rFonts w:ascii="Arial" w:hAnsi="Arial" w:cs="Arial"/>
            <w:sz w:val="24"/>
            <w:szCs w:val="24"/>
          </w:rPr>
          <w:t>machte sich nichts d</w:t>
        </w:r>
      </w:ins>
      <w:ins w:id="806" w:author="Lektorat Bauer" w:date="2025-02-26T18:11:00Z" w16du:dateUtc="2025-02-26T17:11:00Z">
        <w:r w:rsidR="00DE7E92">
          <w:rPr>
            <w:rFonts w:ascii="Arial" w:hAnsi="Arial" w:cs="Arial"/>
            <w:sz w:val="24"/>
            <w:szCs w:val="24"/>
          </w:rPr>
          <w:t>araus und verließ in aller Ruhe den Unfallort</w:t>
        </w:r>
      </w:ins>
      <w:r w:rsidRPr="00944672">
        <w:rPr>
          <w:rFonts w:ascii="Arial" w:hAnsi="Arial" w:cs="Arial"/>
          <w:sz w:val="24"/>
          <w:szCs w:val="24"/>
        </w:rPr>
        <w:t>.</w:t>
      </w:r>
    </w:p>
    <w:p w14:paraId="28A58109" w14:textId="43077E02"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Kurz darauf klingelte das Telefon von Vize-Direktor </w:t>
      </w:r>
      <w:r w:rsidRPr="00944672">
        <w:rPr>
          <w:rFonts w:ascii="Arial" w:hAnsi="Arial" w:cs="Arial"/>
          <w:noProof/>
          <w:sz w:val="24"/>
          <w:szCs w:val="24"/>
        </w:rPr>
        <w:t>Ri</w:t>
      </w:r>
      <w:r w:rsidRPr="00944672">
        <w:rPr>
          <w:rFonts w:ascii="Arial" w:hAnsi="Arial" w:cs="Arial"/>
          <w:sz w:val="24"/>
          <w:szCs w:val="24"/>
        </w:rPr>
        <w:t>. „</w:t>
      </w:r>
      <w:r w:rsidRPr="00944672">
        <w:rPr>
          <w:rFonts w:ascii="Arial" w:hAnsi="Arial" w:cs="Arial"/>
          <w:noProof/>
          <w:sz w:val="24"/>
          <w:szCs w:val="24"/>
        </w:rPr>
        <w:t>Ri</w:t>
      </w:r>
      <w:r w:rsidRPr="00944672">
        <w:rPr>
          <w:rFonts w:ascii="Arial" w:hAnsi="Arial" w:cs="Arial"/>
          <w:sz w:val="24"/>
          <w:szCs w:val="24"/>
        </w:rPr>
        <w:t xml:space="preserve">, was gibt’s?“ Eine </w:t>
      </w:r>
      <w:ins w:id="807" w:author="Lektorat Bauer" w:date="2025-02-26T18:11:00Z" w16du:dateUtc="2025-02-26T17:11:00Z">
        <w:r w:rsidR="00DE7E92">
          <w:rPr>
            <w:rFonts w:ascii="Arial" w:hAnsi="Arial" w:cs="Arial"/>
            <w:sz w:val="24"/>
            <w:szCs w:val="24"/>
          </w:rPr>
          <w:t xml:space="preserve">ihm unbekannte </w:t>
        </w:r>
      </w:ins>
      <w:r w:rsidRPr="00944672">
        <w:rPr>
          <w:rFonts w:ascii="Arial" w:hAnsi="Arial" w:cs="Arial"/>
          <w:sz w:val="24"/>
          <w:szCs w:val="24"/>
        </w:rPr>
        <w:t>Stimme meldete sich</w:t>
      </w:r>
      <w:ins w:id="808" w:author="Lektorat Bauer" w:date="2025-02-26T18:11:00Z" w16du:dateUtc="2025-02-26T17:11:00Z">
        <w:r w:rsidR="00DE7E92">
          <w:rPr>
            <w:rFonts w:ascii="Arial" w:hAnsi="Arial" w:cs="Arial"/>
            <w:sz w:val="24"/>
            <w:szCs w:val="24"/>
          </w:rPr>
          <w:t>:</w:t>
        </w:r>
      </w:ins>
      <w:del w:id="809" w:author="Lektorat Bauer" w:date="2025-02-26T18:11:00Z" w16du:dateUtc="2025-02-26T17:11:00Z">
        <w:r w:rsidRPr="00944672" w:rsidDel="00DE7E92">
          <w:rPr>
            <w:rFonts w:ascii="Arial" w:hAnsi="Arial" w:cs="Arial"/>
            <w:sz w:val="24"/>
            <w:szCs w:val="24"/>
          </w:rPr>
          <w:delText>,</w:delText>
        </w:r>
      </w:del>
      <w:r w:rsidRPr="00944672">
        <w:rPr>
          <w:rFonts w:ascii="Arial" w:hAnsi="Arial" w:cs="Arial"/>
          <w:sz w:val="24"/>
          <w:szCs w:val="24"/>
        </w:rPr>
        <w:t xml:space="preserve"> „Direktor Zhou hatte um seine Abberufung und die Versetzung in den Ruhestand gebeten. Dieser Anforderung wurde nachgekommen. </w:t>
      </w:r>
      <w:r w:rsidRPr="00944672">
        <w:rPr>
          <w:rFonts w:ascii="Arial" w:hAnsi="Arial" w:cs="Arial"/>
          <w:noProof/>
          <w:sz w:val="24"/>
          <w:szCs w:val="24"/>
        </w:rPr>
        <w:t>Ri</w:t>
      </w:r>
      <w:r w:rsidRPr="00944672">
        <w:rPr>
          <w:rFonts w:ascii="Arial" w:hAnsi="Arial" w:cs="Arial"/>
          <w:sz w:val="24"/>
          <w:szCs w:val="24"/>
        </w:rPr>
        <w:t xml:space="preserve"> </w:t>
      </w:r>
      <w:r w:rsidRPr="00944672">
        <w:rPr>
          <w:rFonts w:ascii="Arial" w:hAnsi="Arial" w:cs="Arial"/>
          <w:noProof/>
          <w:sz w:val="24"/>
          <w:szCs w:val="24"/>
        </w:rPr>
        <w:t>Kwang-Sik</w:t>
      </w:r>
      <w:r w:rsidRPr="00944672">
        <w:rPr>
          <w:rFonts w:ascii="Arial" w:hAnsi="Arial" w:cs="Arial"/>
          <w:sz w:val="24"/>
          <w:szCs w:val="24"/>
        </w:rPr>
        <w:t xml:space="preserve">, Sie sind jetzt Direktor der Sinpo-Werft.“ </w:t>
      </w:r>
      <w:del w:id="810" w:author="Lektorat Bauer" w:date="2025-02-26T18:11:00Z" w16du:dateUtc="2025-02-26T17:11:00Z">
        <w:r w:rsidRPr="00944672" w:rsidDel="00DE7E92">
          <w:rPr>
            <w:rFonts w:ascii="Arial" w:hAnsi="Arial" w:cs="Arial"/>
            <w:sz w:val="24"/>
            <w:szCs w:val="24"/>
          </w:rPr>
          <w:delText>Kurze betretende Pause</w:delText>
        </w:r>
        <w:commentRangeStart w:id="811"/>
        <w:r w:rsidRPr="00944672" w:rsidDel="00DE7E92">
          <w:rPr>
            <w:rFonts w:ascii="Arial" w:hAnsi="Arial" w:cs="Arial"/>
            <w:sz w:val="24"/>
            <w:szCs w:val="24"/>
          </w:rPr>
          <w:delText>,</w:delText>
        </w:r>
      </w:del>
      <w:ins w:id="812" w:author="Lektorat Bauer" w:date="2025-02-26T18:11:00Z" w16du:dateUtc="2025-02-26T17:11:00Z">
        <w:r w:rsidR="00DE7E92">
          <w:rPr>
            <w:rFonts w:ascii="Arial" w:hAnsi="Arial" w:cs="Arial"/>
            <w:sz w:val="24"/>
            <w:szCs w:val="24"/>
          </w:rPr>
          <w:t>Ri atmete</w:t>
        </w:r>
      </w:ins>
      <w:ins w:id="813" w:author="Lektorat Bauer" w:date="2025-02-26T18:12:00Z" w16du:dateUtc="2025-02-26T17:12:00Z">
        <w:r w:rsidR="00DE7E92">
          <w:rPr>
            <w:rFonts w:ascii="Arial" w:hAnsi="Arial" w:cs="Arial"/>
            <w:sz w:val="24"/>
            <w:szCs w:val="24"/>
          </w:rPr>
          <w:t xml:space="preserve"> lautlos</w:t>
        </w:r>
      </w:ins>
      <w:ins w:id="814" w:author="Lektorat Bauer" w:date="2025-02-26T18:11:00Z" w16du:dateUtc="2025-02-26T17:11:00Z">
        <w:r w:rsidR="00DE7E92">
          <w:rPr>
            <w:rFonts w:ascii="Arial" w:hAnsi="Arial" w:cs="Arial"/>
            <w:sz w:val="24"/>
            <w:szCs w:val="24"/>
          </w:rPr>
          <w:t xml:space="preserve"> </w:t>
        </w:r>
      </w:ins>
      <w:ins w:id="815" w:author="Lektorat Bauer" w:date="2025-02-26T18:12:00Z" w16du:dateUtc="2025-02-26T17:12:00Z">
        <w:r w:rsidR="00DE7E92">
          <w:rPr>
            <w:rFonts w:ascii="Arial" w:hAnsi="Arial" w:cs="Arial"/>
            <w:sz w:val="24"/>
            <w:szCs w:val="24"/>
          </w:rPr>
          <w:t>in die einsetzende Stille hinein</w:t>
        </w:r>
      </w:ins>
      <w:commentRangeEnd w:id="811"/>
      <w:ins w:id="816" w:author="Lektorat Bauer" w:date="2025-02-26T18:13:00Z" w16du:dateUtc="2025-02-26T17:13:00Z">
        <w:r w:rsidR="00DE7E92">
          <w:rPr>
            <w:rStyle w:val="Kommentarzeichen"/>
          </w:rPr>
          <w:commentReference w:id="811"/>
        </w:r>
      </w:ins>
      <w:ins w:id="817" w:author="Lektorat Bauer" w:date="2025-02-26T18:12:00Z" w16du:dateUtc="2025-02-26T17:12:00Z">
        <w:r w:rsidR="00DE7E92">
          <w:rPr>
            <w:rFonts w:ascii="Arial" w:hAnsi="Arial" w:cs="Arial"/>
            <w:sz w:val="24"/>
            <w:szCs w:val="24"/>
          </w:rPr>
          <w:t>.</w:t>
        </w:r>
      </w:ins>
      <w:r w:rsidRPr="00944672">
        <w:rPr>
          <w:rFonts w:ascii="Arial" w:hAnsi="Arial" w:cs="Arial"/>
          <w:sz w:val="24"/>
          <w:szCs w:val="24"/>
        </w:rPr>
        <w:t xml:space="preserve"> „Werden wir Probleme mit der Umsetzung bekommen?“ </w:t>
      </w:r>
      <w:del w:id="818" w:author="Lektorat Bauer" w:date="2025-02-26T18:12:00Z" w16du:dateUtc="2025-02-26T17:12:00Z">
        <w:r w:rsidRPr="00944672" w:rsidDel="00DE7E92">
          <w:rPr>
            <w:rFonts w:ascii="Arial" w:hAnsi="Arial" w:cs="Arial"/>
            <w:sz w:val="24"/>
            <w:szCs w:val="24"/>
          </w:rPr>
          <w:delText xml:space="preserve">Es lief </w:delText>
        </w:r>
        <w:r w:rsidRPr="00944672" w:rsidDel="00DE7E92">
          <w:rPr>
            <w:rFonts w:ascii="Arial" w:hAnsi="Arial" w:cs="Arial"/>
            <w:noProof/>
            <w:sz w:val="24"/>
            <w:szCs w:val="24"/>
          </w:rPr>
          <w:delText>Ri</w:delText>
        </w:r>
        <w:r w:rsidRPr="00944672" w:rsidDel="00DE7E92">
          <w:rPr>
            <w:rFonts w:ascii="Arial" w:hAnsi="Arial" w:cs="Arial"/>
            <w:sz w:val="24"/>
            <w:szCs w:val="24"/>
          </w:rPr>
          <w:delText xml:space="preserve"> eiskalt über den Rücken, als er antwortete: </w:delText>
        </w:r>
      </w:del>
      <w:ins w:id="819" w:author="Lektorat Bauer" w:date="2025-02-26T18:12:00Z" w16du:dateUtc="2025-02-26T17:12:00Z">
        <w:r w:rsidR="00DE7E92">
          <w:rPr>
            <w:rFonts w:ascii="Arial" w:hAnsi="Arial" w:cs="Arial"/>
            <w:sz w:val="24"/>
            <w:szCs w:val="24"/>
          </w:rPr>
          <w:t xml:space="preserve">– </w:t>
        </w:r>
      </w:ins>
      <w:r w:rsidRPr="00944672">
        <w:rPr>
          <w:rFonts w:ascii="Arial" w:hAnsi="Arial" w:cs="Arial"/>
          <w:sz w:val="24"/>
          <w:szCs w:val="24"/>
        </w:rPr>
        <w:t xml:space="preserve">„Ich </w:t>
      </w:r>
      <w:commentRangeStart w:id="820"/>
      <w:r w:rsidRPr="00944672">
        <w:rPr>
          <w:rFonts w:ascii="Arial" w:hAnsi="Arial" w:cs="Arial"/>
          <w:sz w:val="24"/>
          <w:szCs w:val="24"/>
        </w:rPr>
        <w:t>denke</w:t>
      </w:r>
      <w:ins w:id="821" w:author="Lektorat Bauer" w:date="2025-02-26T18:12:00Z" w16du:dateUtc="2025-02-26T17:12:00Z">
        <w:r w:rsidR="00DE7E92">
          <w:rPr>
            <w:rFonts w:ascii="Arial" w:hAnsi="Arial" w:cs="Arial"/>
            <w:sz w:val="24"/>
            <w:szCs w:val="24"/>
          </w:rPr>
          <w:t>…“</w:t>
        </w:r>
      </w:ins>
      <w:r w:rsidRPr="00944672">
        <w:rPr>
          <w:rFonts w:ascii="Arial" w:hAnsi="Arial" w:cs="Arial"/>
          <w:sz w:val="24"/>
          <w:szCs w:val="24"/>
        </w:rPr>
        <w:t>,</w:t>
      </w:r>
      <w:ins w:id="822" w:author="Lektorat Bauer" w:date="2025-02-26T18:12:00Z" w16du:dateUtc="2025-02-26T17:12:00Z">
        <w:r w:rsidR="00DE7E92">
          <w:rPr>
            <w:rFonts w:ascii="Arial" w:hAnsi="Arial" w:cs="Arial"/>
            <w:sz w:val="24"/>
            <w:szCs w:val="24"/>
          </w:rPr>
          <w:t xml:space="preserve"> begann Ri,</w:t>
        </w:r>
      </w:ins>
      <w:r w:rsidRPr="00944672">
        <w:rPr>
          <w:rFonts w:ascii="Arial" w:hAnsi="Arial" w:cs="Arial"/>
          <w:sz w:val="24"/>
          <w:szCs w:val="24"/>
        </w:rPr>
        <w:t xml:space="preserve"> </w:t>
      </w:r>
      <w:commentRangeEnd w:id="820"/>
      <w:r w:rsidR="00DE7E92">
        <w:rPr>
          <w:rStyle w:val="Kommentarzeichen"/>
        </w:rPr>
        <w:commentReference w:id="820"/>
      </w:r>
      <w:ins w:id="823" w:author="Lektorat Bauer" w:date="2025-02-26T18:12:00Z" w16du:dateUtc="2025-02-26T17:12:00Z">
        <w:r w:rsidR="00DE7E92">
          <w:rPr>
            <w:rFonts w:ascii="Arial" w:hAnsi="Arial" w:cs="Arial"/>
            <w:sz w:val="24"/>
            <w:szCs w:val="24"/>
          </w:rPr>
          <w:t>„</w:t>
        </w:r>
      </w:ins>
      <w:r w:rsidRPr="00944672">
        <w:rPr>
          <w:rFonts w:ascii="Arial" w:hAnsi="Arial" w:cs="Arial"/>
          <w:sz w:val="24"/>
          <w:szCs w:val="24"/>
        </w:rPr>
        <w:t>dass wir die Kapazitäten restrukturieren können.“</w:t>
      </w:r>
      <w:ins w:id="824" w:author="Lektorat Bauer" w:date="2025-02-26T18:12:00Z" w16du:dateUtc="2025-02-26T17:12:00Z">
        <w:r w:rsidR="00DE7E92">
          <w:rPr>
            <w:rFonts w:ascii="Arial" w:hAnsi="Arial" w:cs="Arial"/>
            <w:sz w:val="24"/>
            <w:szCs w:val="24"/>
          </w:rPr>
          <w:t xml:space="preserve"> –</w:t>
        </w:r>
      </w:ins>
      <w:r w:rsidRPr="00944672">
        <w:rPr>
          <w:rFonts w:ascii="Arial" w:hAnsi="Arial" w:cs="Arial"/>
          <w:sz w:val="24"/>
          <w:szCs w:val="24"/>
        </w:rPr>
        <w:t xml:space="preserve"> „</w:t>
      </w:r>
      <w:del w:id="825" w:author="Lektorat Bauer" w:date="2025-02-26T18:13:00Z" w16du:dateUtc="2025-02-26T17:13:00Z">
        <w:r w:rsidRPr="00944672" w:rsidDel="00DE7E92">
          <w:rPr>
            <w:rFonts w:ascii="Arial" w:hAnsi="Arial" w:cs="Arial"/>
            <w:sz w:val="24"/>
            <w:szCs w:val="24"/>
          </w:rPr>
          <w:delText xml:space="preserve">Vielen Dank für die positive </w:delText>
        </w:r>
        <w:commentRangeStart w:id="826"/>
        <w:r w:rsidRPr="00944672" w:rsidDel="00DE7E92">
          <w:rPr>
            <w:rFonts w:ascii="Arial" w:hAnsi="Arial" w:cs="Arial"/>
            <w:sz w:val="24"/>
            <w:szCs w:val="24"/>
          </w:rPr>
          <w:delText>Rückmeldung</w:delText>
        </w:r>
      </w:del>
      <w:ins w:id="827" w:author="Lektorat Bauer" w:date="2025-02-26T18:13:00Z" w16du:dateUtc="2025-02-26T17:13:00Z">
        <w:r w:rsidR="00DE7E92">
          <w:rPr>
            <w:rFonts w:ascii="Arial" w:hAnsi="Arial" w:cs="Arial"/>
            <w:sz w:val="24"/>
            <w:szCs w:val="24"/>
          </w:rPr>
          <w:t>Hocherfreulich</w:t>
        </w:r>
      </w:ins>
      <w:del w:id="828" w:author="Lektorat Bauer" w:date="2025-02-26T18:13:00Z" w16du:dateUtc="2025-02-26T17:13:00Z">
        <w:r w:rsidRPr="00944672" w:rsidDel="00DE7E92">
          <w:rPr>
            <w:rFonts w:ascii="Arial" w:hAnsi="Arial" w:cs="Arial"/>
            <w:sz w:val="24"/>
            <w:szCs w:val="24"/>
          </w:rPr>
          <w:delText>.</w:delText>
        </w:r>
      </w:del>
      <w:r w:rsidRPr="00944672">
        <w:rPr>
          <w:rFonts w:ascii="Arial" w:hAnsi="Arial" w:cs="Arial"/>
          <w:sz w:val="24"/>
          <w:szCs w:val="24"/>
        </w:rPr>
        <w:t>“</w:t>
      </w:r>
      <w:ins w:id="829" w:author="Lektorat Bauer" w:date="2025-02-26T18:13:00Z" w16du:dateUtc="2025-02-26T17:13:00Z">
        <w:r w:rsidR="00DE7E92">
          <w:rPr>
            <w:rFonts w:ascii="Arial" w:hAnsi="Arial" w:cs="Arial"/>
            <w:sz w:val="24"/>
            <w:szCs w:val="24"/>
          </w:rPr>
          <w:t>,</w:t>
        </w:r>
      </w:ins>
      <w:r w:rsidRPr="00944672">
        <w:rPr>
          <w:rFonts w:ascii="Arial" w:hAnsi="Arial" w:cs="Arial"/>
          <w:sz w:val="24"/>
          <w:szCs w:val="24"/>
        </w:rPr>
        <w:t xml:space="preserve"> </w:t>
      </w:r>
      <w:ins w:id="830" w:author="Lektorat Bauer" w:date="2025-02-26T18:13:00Z" w16du:dateUtc="2025-02-26T17:13:00Z">
        <w:r w:rsidR="00DE7E92">
          <w:rPr>
            <w:rFonts w:ascii="Arial" w:hAnsi="Arial" w:cs="Arial"/>
            <w:sz w:val="24"/>
            <w:szCs w:val="24"/>
          </w:rPr>
          <w:t>s</w:t>
        </w:r>
      </w:ins>
      <w:del w:id="831" w:author="Lektorat Bauer" w:date="2025-02-26T18:13:00Z" w16du:dateUtc="2025-02-26T17:13:00Z">
        <w:r w:rsidRPr="00944672" w:rsidDel="00DE7E92">
          <w:rPr>
            <w:rFonts w:ascii="Arial" w:hAnsi="Arial" w:cs="Arial"/>
            <w:sz w:val="24"/>
            <w:szCs w:val="24"/>
          </w:rPr>
          <w:delText>S</w:delText>
        </w:r>
      </w:del>
      <w:r w:rsidRPr="00944672">
        <w:rPr>
          <w:rFonts w:ascii="Arial" w:hAnsi="Arial" w:cs="Arial"/>
          <w:sz w:val="24"/>
          <w:szCs w:val="24"/>
        </w:rPr>
        <w:t>agte die Stimme und legte auf.</w:t>
      </w:r>
      <w:commentRangeEnd w:id="826"/>
      <w:r w:rsidR="00DE7E92">
        <w:rPr>
          <w:rStyle w:val="Kommentarzeichen"/>
        </w:rPr>
        <w:commentReference w:id="826"/>
      </w:r>
    </w:p>
    <w:p w14:paraId="70540B4F"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6342DC1E" w14:textId="77777777" w:rsidR="00944672" w:rsidRPr="00944672" w:rsidRDefault="00944672" w:rsidP="00623B68">
      <w:pPr>
        <w:suppressAutoHyphens/>
        <w:autoSpaceDE w:val="0"/>
        <w:autoSpaceDN w:val="0"/>
        <w:adjustRightInd w:val="0"/>
        <w:spacing w:after="0" w:line="360" w:lineRule="auto"/>
        <w:jc w:val="both"/>
        <w:rPr>
          <w:rFonts w:ascii="Arial" w:hAnsi="Arial" w:cs="Arial"/>
          <w:sz w:val="24"/>
          <w:szCs w:val="24"/>
        </w:rPr>
      </w:pPr>
      <w:r w:rsidRPr="00944672">
        <w:rPr>
          <w:rFonts w:ascii="Arial" w:hAnsi="Arial" w:cs="Arial"/>
          <w:noProof/>
          <w:sz w:val="24"/>
          <w:szCs w:val="24"/>
        </w:rPr>
        <w:t>***</w:t>
      </w:r>
    </w:p>
    <w:p w14:paraId="17036602" w14:textId="77777777"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p>
    <w:p w14:paraId="786D1EE8"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commentRangeStart w:id="832"/>
      <w:commentRangeEnd w:id="832"/>
      <w:r w:rsidRPr="00944672">
        <w:rPr>
          <w:rFonts w:ascii="Arial" w:hAnsi="Arial" w:cs="Arial"/>
          <w:b/>
          <w:bCs/>
          <w:sz w:val="24"/>
          <w:szCs w:val="24"/>
        </w:rPr>
        <w:commentReference w:id="832"/>
      </w:r>
      <w:r w:rsidRPr="00944672">
        <w:rPr>
          <w:rFonts w:ascii="Arial" w:hAnsi="Arial" w:cs="Arial"/>
          <w:b/>
          <w:bCs/>
          <w:sz w:val="24"/>
          <w:szCs w:val="24"/>
        </w:rPr>
        <w:t>&gt;&gt;&gt; Büro Operation Mujigage, Freitag 08. Nov. 2013 &lt;&lt;&lt;</w:t>
      </w:r>
    </w:p>
    <w:p w14:paraId="0D47B5BA"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13135566" w14:textId="7B8D229C"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 xml:space="preserve">Leutnant der Marine Kwong und Leutnant der Luftwaffe Zang trafen sich um 10:30 Uhr </w:t>
      </w:r>
      <w:ins w:id="833" w:author="Lektorat Bauer" w:date="2025-02-26T18:14:00Z" w16du:dateUtc="2025-02-26T17:14:00Z">
        <w:r w:rsidR="00DE7E92">
          <w:rPr>
            <w:rFonts w:ascii="Arial" w:hAnsi="Arial" w:cs="Arial"/>
            <w:sz w:val="24"/>
            <w:szCs w:val="24"/>
          </w:rPr>
          <w:t>im</w:t>
        </w:r>
      </w:ins>
      <w:del w:id="834" w:author="Lektorat Bauer" w:date="2025-02-26T18:14:00Z" w16du:dateUtc="2025-02-26T17:14:00Z">
        <w:r w:rsidRPr="00944672" w:rsidDel="00DE7E92">
          <w:rPr>
            <w:rFonts w:ascii="Arial" w:hAnsi="Arial" w:cs="Arial"/>
            <w:sz w:val="24"/>
            <w:szCs w:val="24"/>
          </w:rPr>
          <w:delText>in dem</w:delText>
        </w:r>
      </w:del>
      <w:r w:rsidRPr="00944672">
        <w:rPr>
          <w:rFonts w:ascii="Arial" w:hAnsi="Arial" w:cs="Arial"/>
          <w:sz w:val="24"/>
          <w:szCs w:val="24"/>
        </w:rPr>
        <w:t xml:space="preserve"> Besprechungsraum, der zu ihren Büros gehörte. „Das war sehr leichtsinnig</w:t>
      </w:r>
      <w:ins w:id="835" w:author="Lektorat Bauer" w:date="2025-02-26T18:14:00Z" w16du:dateUtc="2025-02-26T17:14:00Z">
        <w:r w:rsidR="00DE7E92">
          <w:rPr>
            <w:rFonts w:ascii="Arial" w:hAnsi="Arial" w:cs="Arial"/>
            <w:sz w:val="24"/>
            <w:szCs w:val="24"/>
          </w:rPr>
          <w:t>,</w:t>
        </w:r>
      </w:ins>
      <w:r w:rsidRPr="00944672">
        <w:rPr>
          <w:rFonts w:ascii="Arial" w:hAnsi="Arial" w:cs="Arial"/>
          <w:sz w:val="24"/>
          <w:szCs w:val="24"/>
        </w:rPr>
        <w:t xml:space="preserve"> dem Minister und dem Generalmajor so entgegenzutreten</w:t>
      </w:r>
      <w:del w:id="836" w:author="Lektorat Bauer" w:date="2025-02-26T18:14:00Z" w16du:dateUtc="2025-02-26T17:14:00Z">
        <w:r w:rsidRPr="00944672" w:rsidDel="00DE7E92">
          <w:rPr>
            <w:rFonts w:ascii="Arial" w:hAnsi="Arial" w:cs="Arial"/>
            <w:sz w:val="24"/>
            <w:szCs w:val="24"/>
          </w:rPr>
          <w:delText>.</w:delText>
        </w:r>
      </w:del>
      <w:r w:rsidRPr="00944672">
        <w:rPr>
          <w:rFonts w:ascii="Arial" w:hAnsi="Arial" w:cs="Arial"/>
          <w:sz w:val="24"/>
          <w:szCs w:val="24"/>
        </w:rPr>
        <w:t>“</w:t>
      </w:r>
      <w:ins w:id="837" w:author="Lektorat Bauer" w:date="2025-02-26T18:14:00Z" w16du:dateUtc="2025-02-26T17:14:00Z">
        <w:r w:rsidR="00DE7E92">
          <w:rPr>
            <w:rFonts w:ascii="Arial" w:hAnsi="Arial" w:cs="Arial"/>
            <w:sz w:val="24"/>
            <w:szCs w:val="24"/>
          </w:rPr>
          <w:t>,</w:t>
        </w:r>
      </w:ins>
      <w:r w:rsidRPr="00944672">
        <w:rPr>
          <w:rFonts w:ascii="Arial" w:hAnsi="Arial" w:cs="Arial"/>
          <w:sz w:val="24"/>
          <w:szCs w:val="24"/>
        </w:rPr>
        <w:t xml:space="preserve"> </w:t>
      </w:r>
      <w:ins w:id="838" w:author="Lektorat Bauer" w:date="2025-02-26T18:14:00Z" w16du:dateUtc="2025-02-26T17:14:00Z">
        <w:r w:rsidR="00DE7E92">
          <w:rPr>
            <w:rFonts w:ascii="Arial" w:hAnsi="Arial" w:cs="Arial"/>
            <w:sz w:val="24"/>
            <w:szCs w:val="24"/>
          </w:rPr>
          <w:t>s</w:t>
        </w:r>
      </w:ins>
      <w:del w:id="839" w:author="Lektorat Bauer" w:date="2025-02-26T18:14:00Z" w16du:dateUtc="2025-02-26T17:14:00Z">
        <w:r w:rsidRPr="00944672" w:rsidDel="00DE7E92">
          <w:rPr>
            <w:rFonts w:ascii="Arial" w:hAnsi="Arial" w:cs="Arial"/>
            <w:sz w:val="24"/>
            <w:szCs w:val="24"/>
          </w:rPr>
          <w:delText>S</w:delText>
        </w:r>
      </w:del>
      <w:r w:rsidRPr="00944672">
        <w:rPr>
          <w:rFonts w:ascii="Arial" w:hAnsi="Arial" w:cs="Arial"/>
          <w:sz w:val="24"/>
          <w:szCs w:val="24"/>
        </w:rPr>
        <w:t>agte Kwong zu Zang, als sie die Tür geschlossen hatten. „Ja, aber ich hatte keine Wahl. Entweder wir machen den Plan mit meinen Änderungen oder es hätte nur mit sehr, sehr viel Glück funktioniert.“</w:t>
      </w:r>
      <w:ins w:id="840" w:author="Lektorat Bauer" w:date="2025-02-26T18:14:00Z" w16du:dateUtc="2025-02-26T17:14:00Z">
        <w:r w:rsidR="00DE7E92">
          <w:rPr>
            <w:rFonts w:ascii="Arial" w:hAnsi="Arial" w:cs="Arial"/>
            <w:sz w:val="24"/>
            <w:szCs w:val="24"/>
          </w:rPr>
          <w:t xml:space="preserve"> –</w:t>
        </w:r>
      </w:ins>
      <w:r w:rsidRPr="00944672">
        <w:rPr>
          <w:rFonts w:ascii="Arial" w:hAnsi="Arial" w:cs="Arial"/>
          <w:sz w:val="24"/>
          <w:szCs w:val="24"/>
        </w:rPr>
        <w:t xml:space="preserve"> „Das stimmt, aber jetzt spielst Du mit Deinem Leben.“ </w:t>
      </w:r>
      <w:ins w:id="841" w:author="Lektorat Bauer" w:date="2025-02-26T18:15:00Z" w16du:dateUtc="2025-02-26T17:15:00Z">
        <w:r w:rsidR="00DE7E92">
          <w:rPr>
            <w:rFonts w:ascii="Arial" w:hAnsi="Arial" w:cs="Arial"/>
            <w:sz w:val="24"/>
            <w:szCs w:val="24"/>
          </w:rPr>
          <w:t xml:space="preserve">– </w:t>
        </w:r>
      </w:ins>
      <w:r w:rsidRPr="00944672">
        <w:rPr>
          <w:rFonts w:ascii="Arial" w:hAnsi="Arial" w:cs="Arial"/>
          <w:sz w:val="24"/>
          <w:szCs w:val="24"/>
        </w:rPr>
        <w:t>„Wir waren schon tot, als wir den Raum betraten</w:t>
      </w:r>
      <w:del w:id="842" w:author="Lektorat Bauer" w:date="2025-02-26T18:15:00Z" w16du:dateUtc="2025-02-26T17:15:00Z">
        <w:r w:rsidRPr="00944672" w:rsidDel="00DE7E92">
          <w:rPr>
            <w:rFonts w:ascii="Arial" w:hAnsi="Arial" w:cs="Arial"/>
            <w:sz w:val="24"/>
            <w:szCs w:val="24"/>
          </w:rPr>
          <w:delText>.</w:delText>
        </w:r>
      </w:del>
      <w:r w:rsidRPr="00944672">
        <w:rPr>
          <w:rFonts w:ascii="Arial" w:hAnsi="Arial" w:cs="Arial"/>
          <w:sz w:val="24"/>
          <w:szCs w:val="24"/>
        </w:rPr>
        <w:t>“</w:t>
      </w:r>
      <w:ins w:id="843" w:author="Lektorat Bauer" w:date="2025-02-26T18:15:00Z" w16du:dateUtc="2025-02-26T17:15:00Z">
        <w:r w:rsidR="00DE7E92">
          <w:rPr>
            <w:rFonts w:ascii="Arial" w:hAnsi="Arial" w:cs="Arial"/>
            <w:sz w:val="24"/>
            <w:szCs w:val="24"/>
          </w:rPr>
          <w:t>,</w:t>
        </w:r>
      </w:ins>
      <w:r w:rsidRPr="00944672">
        <w:rPr>
          <w:rFonts w:ascii="Arial" w:hAnsi="Arial" w:cs="Arial"/>
          <w:sz w:val="24"/>
          <w:szCs w:val="24"/>
        </w:rPr>
        <w:t xml:space="preserve"> </w:t>
      </w:r>
      <w:del w:id="844" w:author="Lektorat Bauer" w:date="2025-02-26T18:15:00Z" w16du:dateUtc="2025-02-26T17:15:00Z">
        <w:r w:rsidRPr="00944672" w:rsidDel="00DE7E92">
          <w:rPr>
            <w:rFonts w:ascii="Arial" w:hAnsi="Arial" w:cs="Arial"/>
            <w:sz w:val="24"/>
            <w:szCs w:val="24"/>
          </w:rPr>
          <w:delText xml:space="preserve">Folgerte </w:delText>
        </w:r>
      </w:del>
      <w:ins w:id="845" w:author="Lektorat Bauer" w:date="2025-02-26T18:15:00Z" w16du:dateUtc="2025-02-26T17:15:00Z">
        <w:r w:rsidR="00DE7E92">
          <w:rPr>
            <w:rFonts w:ascii="Arial" w:hAnsi="Arial" w:cs="Arial"/>
            <w:sz w:val="24"/>
            <w:szCs w:val="24"/>
          </w:rPr>
          <w:t>entgegnete</w:t>
        </w:r>
        <w:r w:rsidR="00DE7E92" w:rsidRPr="00944672">
          <w:rPr>
            <w:rFonts w:ascii="Arial" w:hAnsi="Arial" w:cs="Arial"/>
            <w:sz w:val="24"/>
            <w:szCs w:val="24"/>
          </w:rPr>
          <w:t xml:space="preserve"> </w:t>
        </w:r>
      </w:ins>
      <w:r w:rsidRPr="00944672">
        <w:rPr>
          <w:rFonts w:ascii="Arial" w:hAnsi="Arial" w:cs="Arial"/>
          <w:sz w:val="24"/>
          <w:szCs w:val="24"/>
        </w:rPr>
        <w:t xml:space="preserve">Zang und fuhr </w:t>
      </w:r>
      <w:del w:id="846" w:author="Lektorat Bauer" w:date="2025-02-26T18:15:00Z" w16du:dateUtc="2025-02-26T17:15:00Z">
        <w:r w:rsidRPr="00944672" w:rsidDel="00DE7E92">
          <w:rPr>
            <w:rFonts w:ascii="Arial" w:hAnsi="Arial" w:cs="Arial"/>
            <w:sz w:val="24"/>
            <w:szCs w:val="24"/>
          </w:rPr>
          <w:delText xml:space="preserve">dann </w:delText>
        </w:r>
      </w:del>
      <w:commentRangeStart w:id="847"/>
      <w:ins w:id="848" w:author="Lektorat Bauer" w:date="2025-02-26T18:15:00Z" w16du:dateUtc="2025-02-26T17:15:00Z">
        <w:r w:rsidR="00DE7E92">
          <w:rPr>
            <w:rFonts w:ascii="Arial" w:hAnsi="Arial" w:cs="Arial"/>
            <w:sz w:val="24"/>
            <w:szCs w:val="24"/>
          </w:rPr>
          <w:t>nach einer kurzen Pause</w:t>
        </w:r>
        <w:r w:rsidR="00DE7E92" w:rsidRPr="00944672">
          <w:rPr>
            <w:rFonts w:ascii="Arial" w:hAnsi="Arial" w:cs="Arial"/>
            <w:sz w:val="24"/>
            <w:szCs w:val="24"/>
          </w:rPr>
          <w:t xml:space="preserve"> </w:t>
        </w:r>
        <w:commentRangeEnd w:id="847"/>
        <w:r w:rsidR="00DE7E92">
          <w:rPr>
            <w:rStyle w:val="Kommentarzeichen"/>
          </w:rPr>
          <w:commentReference w:id="847"/>
        </w:r>
      </w:ins>
      <w:r w:rsidRPr="00944672">
        <w:rPr>
          <w:rFonts w:ascii="Arial" w:hAnsi="Arial" w:cs="Arial"/>
          <w:sz w:val="24"/>
          <w:szCs w:val="24"/>
        </w:rPr>
        <w:t>fort</w:t>
      </w:r>
      <w:del w:id="849" w:author="Lektorat Bauer" w:date="2025-02-26T18:15:00Z" w16du:dateUtc="2025-02-26T17:15:00Z">
        <w:r w:rsidRPr="00944672" w:rsidDel="00DE7E92">
          <w:rPr>
            <w:rFonts w:ascii="Arial" w:hAnsi="Arial" w:cs="Arial"/>
            <w:sz w:val="24"/>
            <w:szCs w:val="24"/>
          </w:rPr>
          <w:delText>,</w:delText>
        </w:r>
      </w:del>
      <w:ins w:id="850" w:author="Lektorat Bauer" w:date="2025-02-26T18:15:00Z" w16du:dateUtc="2025-02-26T17:15:00Z">
        <w:r w:rsidR="00DE7E92">
          <w:rPr>
            <w:rFonts w:ascii="Arial" w:hAnsi="Arial" w:cs="Arial"/>
            <w:sz w:val="24"/>
            <w:szCs w:val="24"/>
          </w:rPr>
          <w:t>:</w:t>
        </w:r>
      </w:ins>
      <w:r w:rsidRPr="00944672">
        <w:rPr>
          <w:rFonts w:ascii="Arial" w:hAnsi="Arial" w:cs="Arial"/>
          <w:sz w:val="24"/>
          <w:szCs w:val="24"/>
        </w:rPr>
        <w:t xml:space="preserve"> „Wie hoch ist die Chance, dass wir als Mitwisser am Leben bleiben?“ </w:t>
      </w:r>
      <w:del w:id="851" w:author="Lektorat Bauer" w:date="2025-02-26T18:15:00Z" w16du:dateUtc="2025-02-26T17:15:00Z">
        <w:r w:rsidRPr="00944672" w:rsidDel="00DE7E92">
          <w:rPr>
            <w:rFonts w:ascii="Arial" w:hAnsi="Arial" w:cs="Arial"/>
            <w:sz w:val="24"/>
            <w:szCs w:val="24"/>
          </w:rPr>
          <w:delText>„Stimmt.“</w:delText>
        </w:r>
      </w:del>
      <w:ins w:id="852" w:author="Lektorat Bauer" w:date="2025-02-26T18:15:00Z" w16du:dateUtc="2025-02-26T17:15:00Z">
        <w:r w:rsidR="00DE7E92">
          <w:rPr>
            <w:rFonts w:ascii="Arial" w:hAnsi="Arial" w:cs="Arial"/>
            <w:sz w:val="24"/>
            <w:szCs w:val="24"/>
          </w:rPr>
          <w:t>Kwong nic</w:t>
        </w:r>
      </w:ins>
      <w:ins w:id="853" w:author="Lektorat Bauer" w:date="2025-02-26T18:16:00Z" w16du:dateUtc="2025-02-26T17:16:00Z">
        <w:r w:rsidR="00DE7E92">
          <w:rPr>
            <w:rFonts w:ascii="Arial" w:hAnsi="Arial" w:cs="Arial"/>
            <w:sz w:val="24"/>
            <w:szCs w:val="24"/>
          </w:rPr>
          <w:t>kte.</w:t>
        </w:r>
      </w:ins>
      <w:r w:rsidRPr="00944672">
        <w:rPr>
          <w:rFonts w:ascii="Arial" w:hAnsi="Arial" w:cs="Arial"/>
          <w:sz w:val="24"/>
          <w:szCs w:val="24"/>
        </w:rPr>
        <w:t xml:space="preserve"> „Also können wir nur das Beste daraus machen, und hoffen, dass wir als Belohnung am Leben bleiben dürfen.“</w:t>
      </w:r>
      <w:del w:id="854" w:author="Lektorat Bauer" w:date="2025-02-26T18:16:00Z" w16du:dateUtc="2025-02-26T17:16:00Z">
        <w:r w:rsidRPr="00944672" w:rsidDel="00DE7E92">
          <w:rPr>
            <w:rFonts w:ascii="Arial" w:hAnsi="Arial" w:cs="Arial"/>
            <w:sz w:val="24"/>
            <w:szCs w:val="24"/>
          </w:rPr>
          <w:delText xml:space="preserve"> </w:delText>
        </w:r>
        <w:commentRangeStart w:id="855"/>
        <w:r w:rsidRPr="00944672" w:rsidDel="00DE7E92">
          <w:rPr>
            <w:rFonts w:ascii="Arial" w:hAnsi="Arial" w:cs="Arial"/>
            <w:sz w:val="24"/>
            <w:szCs w:val="24"/>
          </w:rPr>
          <w:delText xml:space="preserve">„Da hast Du Recht, und ich würde auch gern meine </w:delText>
        </w:r>
        <w:r w:rsidRPr="00944672" w:rsidDel="00DE7E92">
          <w:rPr>
            <w:rFonts w:ascii="Arial" w:hAnsi="Arial" w:cs="Arial"/>
            <w:sz w:val="24"/>
            <w:szCs w:val="24"/>
          </w:rPr>
          <w:lastRenderedPageBreak/>
          <w:delText>Kinder aufwachsen sehen.“ Antwortete Kwong, „Also lass uns den Plan so gut wie möglich vorbereiten.“</w:delText>
        </w:r>
      </w:del>
      <w:commentRangeEnd w:id="855"/>
      <w:r w:rsidR="00DE7E92">
        <w:rPr>
          <w:rStyle w:val="Kommentarzeichen"/>
        </w:rPr>
        <w:commentReference w:id="855"/>
      </w:r>
    </w:p>
    <w:p w14:paraId="67BFDFB4" w14:textId="0528635B"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Beide beugten sich über die taktische Karte</w:t>
      </w:r>
      <w:ins w:id="856" w:author="Lektorat Bauer" w:date="2025-02-26T18:16:00Z" w16du:dateUtc="2025-02-26T17:16:00Z">
        <w:r w:rsidR="00DE7E92">
          <w:rPr>
            <w:rFonts w:ascii="Arial" w:hAnsi="Arial" w:cs="Arial"/>
            <w:sz w:val="24"/>
            <w:szCs w:val="24"/>
          </w:rPr>
          <w:t>,</w:t>
        </w:r>
      </w:ins>
      <w:r w:rsidRPr="00944672">
        <w:rPr>
          <w:rFonts w:ascii="Arial" w:hAnsi="Arial" w:cs="Arial"/>
          <w:sz w:val="24"/>
          <w:szCs w:val="24"/>
        </w:rPr>
        <w:t xml:space="preserve"> um sich mit der Geografie </w:t>
      </w:r>
      <w:r w:rsidRPr="00944672">
        <w:rPr>
          <w:rFonts w:ascii="Arial" w:hAnsi="Arial" w:cs="Arial"/>
          <w:noProof/>
          <w:sz w:val="24"/>
          <w:szCs w:val="24"/>
        </w:rPr>
        <w:t>im Allgemeinen</w:t>
      </w:r>
      <w:r w:rsidRPr="00944672">
        <w:rPr>
          <w:rFonts w:ascii="Arial" w:hAnsi="Arial" w:cs="Arial"/>
          <w:sz w:val="24"/>
          <w:szCs w:val="24"/>
        </w:rPr>
        <w:t xml:space="preserve"> und den Distanzen vertraut zu machen.</w:t>
      </w:r>
    </w:p>
    <w:p w14:paraId="46F5D854" w14:textId="7E382EA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Kwong kratzte sich am Hals und sagte: „Mit dem Bergungsteil des Planes habe ich keine Probleme. Aber mit der Logistik.“ Zang schaute ihn an</w:t>
      </w:r>
      <w:ins w:id="857" w:author="Lektorat Bauer" w:date="2025-02-26T18:17:00Z" w16du:dateUtc="2025-02-26T17:17:00Z">
        <w:r w:rsidR="00DE7E92">
          <w:rPr>
            <w:rFonts w:ascii="Arial" w:hAnsi="Arial" w:cs="Arial"/>
            <w:sz w:val="24"/>
            <w:szCs w:val="24"/>
          </w:rPr>
          <w:t>.</w:t>
        </w:r>
      </w:ins>
      <w:del w:id="858" w:author="Lektorat Bauer" w:date="2025-02-26T18:17:00Z" w16du:dateUtc="2025-02-26T17:17:00Z">
        <w:r w:rsidRPr="00944672" w:rsidDel="00DE7E92">
          <w:rPr>
            <w:rFonts w:ascii="Arial" w:hAnsi="Arial" w:cs="Arial"/>
            <w:sz w:val="24"/>
            <w:szCs w:val="24"/>
          </w:rPr>
          <w:delText>,</w:delText>
        </w:r>
      </w:del>
      <w:r w:rsidRPr="00944672">
        <w:rPr>
          <w:rFonts w:ascii="Arial" w:hAnsi="Arial" w:cs="Arial"/>
          <w:sz w:val="24"/>
          <w:szCs w:val="24"/>
        </w:rPr>
        <w:t xml:space="preserve"> „Ich denke</w:t>
      </w:r>
      <w:ins w:id="859" w:author="Lektorat Bauer" w:date="2025-02-26T18:17:00Z" w16du:dateUtc="2025-02-26T17:17:00Z">
        <w:r w:rsidR="00DE7E92">
          <w:rPr>
            <w:rFonts w:ascii="Arial" w:hAnsi="Arial" w:cs="Arial"/>
            <w:sz w:val="24"/>
            <w:szCs w:val="24"/>
          </w:rPr>
          <w:t>,</w:t>
        </w:r>
      </w:ins>
      <w:r w:rsidRPr="00944672">
        <w:rPr>
          <w:rFonts w:ascii="Arial" w:hAnsi="Arial" w:cs="Arial"/>
          <w:sz w:val="24"/>
          <w:szCs w:val="24"/>
        </w:rPr>
        <w:t xml:space="preserve"> wir benötigen zwei Überwasserschiffe, davon ein Schiff, das auch schwere See abwettern kann.“ Dabei strich er mit der Hand über die Karte, um </w:t>
      </w:r>
      <w:del w:id="860" w:author="Lektorat Bauer" w:date="2025-02-26T18:17:00Z" w16du:dateUtc="2025-02-26T17:17:00Z">
        <w:r w:rsidRPr="00944672" w:rsidDel="00DE7E92">
          <w:rPr>
            <w:rFonts w:ascii="Arial" w:hAnsi="Arial" w:cs="Arial"/>
            <w:sz w:val="24"/>
            <w:szCs w:val="24"/>
          </w:rPr>
          <w:delText xml:space="preserve">so </w:delText>
        </w:r>
      </w:del>
      <w:r w:rsidRPr="00944672">
        <w:rPr>
          <w:rFonts w:ascii="Arial" w:hAnsi="Arial" w:cs="Arial"/>
          <w:sz w:val="24"/>
          <w:szCs w:val="24"/>
        </w:rPr>
        <w:t>den Fahrtweg der beiden Schiffe anzudeuten. „Stimmt. Deine Idee würde passen, soweit ich die Fahrtstrecken betrachte. Aber welche Schiffe könnten wir nehmen?“ In diesem Augenblick ging die Tür auf und Major Lim trat in den Raum. „Chungwis</w:t>
      </w:r>
      <w:ins w:id="861" w:author="Lektorat Bauer" w:date="2025-02-26T18:17:00Z" w16du:dateUtc="2025-02-26T17:17:00Z">
        <w:r w:rsidR="00DE7E92">
          <w:rPr>
            <w:rFonts w:ascii="Arial" w:hAnsi="Arial" w:cs="Arial"/>
            <w:sz w:val="24"/>
            <w:szCs w:val="24"/>
          </w:rPr>
          <w:t>!</w:t>
        </w:r>
      </w:ins>
      <w:del w:id="862" w:author="Lektorat Bauer" w:date="2025-02-26T18:17:00Z" w16du:dateUtc="2025-02-26T17:17:00Z">
        <w:r w:rsidRPr="00944672" w:rsidDel="00DE7E92">
          <w:rPr>
            <w:rFonts w:ascii="Arial" w:hAnsi="Arial" w:cs="Arial"/>
            <w:sz w:val="24"/>
            <w:szCs w:val="24"/>
          </w:rPr>
          <w:delText>,</w:delText>
        </w:r>
      </w:del>
      <w:r w:rsidRPr="00944672">
        <w:rPr>
          <w:rFonts w:ascii="Arial" w:hAnsi="Arial" w:cs="Arial"/>
          <w:sz w:val="24"/>
          <w:szCs w:val="24"/>
        </w:rPr>
        <w:t xml:space="preserve">“ </w:t>
      </w:r>
      <w:ins w:id="863" w:author="Lektorat Bauer" w:date="2025-02-26T18:17:00Z" w16du:dateUtc="2025-02-26T17:17:00Z">
        <w:r w:rsidR="00DE7E92">
          <w:rPr>
            <w:rFonts w:ascii="Arial" w:hAnsi="Arial" w:cs="Arial"/>
            <w:sz w:val="24"/>
            <w:szCs w:val="24"/>
          </w:rPr>
          <w:t>D</w:t>
        </w:r>
      </w:ins>
      <w:del w:id="864" w:author="Lektorat Bauer" w:date="2025-02-26T18:17:00Z" w16du:dateUtc="2025-02-26T17:17:00Z">
        <w:r w:rsidRPr="00944672" w:rsidDel="00DE7E92">
          <w:rPr>
            <w:rFonts w:ascii="Arial" w:hAnsi="Arial" w:cs="Arial"/>
            <w:sz w:val="24"/>
            <w:szCs w:val="24"/>
          </w:rPr>
          <w:delText>d</w:delText>
        </w:r>
      </w:del>
      <w:r w:rsidRPr="00944672">
        <w:rPr>
          <w:rFonts w:ascii="Arial" w:hAnsi="Arial" w:cs="Arial"/>
          <w:sz w:val="24"/>
          <w:szCs w:val="24"/>
        </w:rPr>
        <w:t>ie beiden drehten sich um</w:t>
      </w:r>
      <w:del w:id="865" w:author="Lektorat Bauer" w:date="2025-02-26T18:17:00Z" w16du:dateUtc="2025-02-26T17:17:00Z">
        <w:r w:rsidRPr="00944672" w:rsidDel="00DE7E92">
          <w:rPr>
            <w:rFonts w:ascii="Arial" w:hAnsi="Arial" w:cs="Arial"/>
            <w:sz w:val="24"/>
            <w:szCs w:val="24"/>
          </w:rPr>
          <w:delText>,</w:delText>
        </w:r>
      </w:del>
      <w:ins w:id="866" w:author="Lektorat Bauer" w:date="2025-02-26T18:17:00Z" w16du:dateUtc="2025-02-26T17:17:00Z">
        <w:r w:rsidR="00DE7E92">
          <w:rPr>
            <w:rFonts w:ascii="Arial" w:hAnsi="Arial" w:cs="Arial"/>
            <w:sz w:val="24"/>
            <w:szCs w:val="24"/>
          </w:rPr>
          <w:t>.</w:t>
        </w:r>
      </w:ins>
      <w:r w:rsidRPr="00944672">
        <w:rPr>
          <w:rFonts w:ascii="Arial" w:hAnsi="Arial" w:cs="Arial"/>
          <w:sz w:val="24"/>
          <w:szCs w:val="24"/>
        </w:rPr>
        <w:t xml:space="preserve"> „Die Armee</w:t>
      </w:r>
      <w:del w:id="867" w:author="Lektorat Bauer" w:date="2025-02-26T18:17:00Z" w16du:dateUtc="2025-02-26T17:17:00Z">
        <w:r w:rsidRPr="00944672" w:rsidDel="00DE7E92">
          <w:rPr>
            <w:rFonts w:ascii="Arial" w:hAnsi="Arial" w:cs="Arial"/>
            <w:sz w:val="24"/>
            <w:szCs w:val="24"/>
          </w:rPr>
          <w:delText>,</w:delText>
        </w:r>
      </w:del>
      <w:r w:rsidRPr="00944672">
        <w:rPr>
          <w:rFonts w:ascii="Arial" w:hAnsi="Arial" w:cs="Arial"/>
          <w:sz w:val="24"/>
          <w:szCs w:val="24"/>
        </w:rPr>
        <w:t xml:space="preserve"> wird den Chungwi Park </w:t>
      </w:r>
      <w:r w:rsidRPr="00944672">
        <w:rPr>
          <w:rFonts w:ascii="Arial" w:hAnsi="Arial" w:cs="Arial"/>
          <w:noProof/>
          <w:sz w:val="24"/>
          <w:szCs w:val="24"/>
        </w:rPr>
        <w:t>Narauram</w:t>
      </w:r>
      <w:del w:id="868" w:author="Lektorat Bauer" w:date="2025-02-26T18:17:00Z" w16du:dateUtc="2025-02-26T17:17:00Z">
        <w:r w:rsidRPr="00944672" w:rsidDel="00DE7E92">
          <w:rPr>
            <w:rFonts w:ascii="Arial" w:hAnsi="Arial" w:cs="Arial"/>
            <w:sz w:val="24"/>
            <w:szCs w:val="24"/>
          </w:rPr>
          <w:delText>,</w:delText>
        </w:r>
      </w:del>
      <w:r w:rsidRPr="00944672">
        <w:rPr>
          <w:rFonts w:ascii="Arial" w:hAnsi="Arial" w:cs="Arial"/>
          <w:sz w:val="24"/>
          <w:szCs w:val="24"/>
        </w:rPr>
        <w:t xml:space="preserve"> von den Spezialkräften und der Geheimdienst die </w:t>
      </w:r>
      <w:r w:rsidRPr="00944672">
        <w:rPr>
          <w:rFonts w:ascii="Arial" w:hAnsi="Arial" w:cs="Arial"/>
          <w:noProof/>
          <w:sz w:val="24"/>
          <w:szCs w:val="24"/>
        </w:rPr>
        <w:t>Sangwi</w:t>
      </w:r>
      <w:r w:rsidRPr="00944672">
        <w:rPr>
          <w:rFonts w:ascii="Arial" w:hAnsi="Arial" w:cs="Arial"/>
          <w:sz w:val="24"/>
          <w:szCs w:val="24"/>
        </w:rPr>
        <w:t xml:space="preserve"> Cho Mi-Ran an unseren Planungsstab abstellen. Beiden werden am Nachmittag eintreffen.“ Damit verließ sie den Raum wieder.</w:t>
      </w:r>
    </w:p>
    <w:p w14:paraId="6078E37C" w14:textId="25E143DD"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„Eine Frau Oberstleutnant vom Geheimdienst?</w:t>
      </w:r>
      <w:del w:id="869" w:author="Lektorat Bauer" w:date="2025-02-26T18:18:00Z" w16du:dateUtc="2025-02-26T17:18:00Z">
        <w:r w:rsidRPr="00944672" w:rsidDel="00DE7E92">
          <w:rPr>
            <w:rFonts w:ascii="Arial" w:hAnsi="Arial" w:cs="Arial"/>
            <w:sz w:val="24"/>
            <w:szCs w:val="24"/>
          </w:rPr>
          <w:delText>!</w:delText>
        </w:r>
      </w:del>
      <w:r w:rsidRPr="00944672">
        <w:rPr>
          <w:rFonts w:ascii="Arial" w:hAnsi="Arial" w:cs="Arial"/>
          <w:sz w:val="24"/>
          <w:szCs w:val="24"/>
        </w:rPr>
        <w:t xml:space="preserve">“ </w:t>
      </w:r>
      <w:r w:rsidRPr="00944672">
        <w:rPr>
          <w:rFonts w:ascii="Arial" w:hAnsi="Arial" w:cs="Arial"/>
          <w:noProof/>
          <w:sz w:val="24"/>
          <w:szCs w:val="24"/>
        </w:rPr>
        <w:t>Kwang</w:t>
      </w:r>
      <w:r w:rsidRPr="00944672">
        <w:rPr>
          <w:rFonts w:ascii="Arial" w:hAnsi="Arial" w:cs="Arial"/>
          <w:sz w:val="24"/>
          <w:szCs w:val="24"/>
        </w:rPr>
        <w:t xml:space="preserve"> schüttelte sich</w:t>
      </w:r>
      <w:del w:id="870" w:author="Lektorat Bauer" w:date="2025-02-26T18:18:00Z" w16du:dateUtc="2025-02-26T17:18:00Z">
        <w:r w:rsidRPr="00944672" w:rsidDel="00DE7E92">
          <w:rPr>
            <w:rFonts w:ascii="Arial" w:hAnsi="Arial" w:cs="Arial"/>
            <w:sz w:val="24"/>
            <w:szCs w:val="24"/>
          </w:rPr>
          <w:delText>,</w:delText>
        </w:r>
      </w:del>
      <w:ins w:id="871" w:author="Lektorat Bauer" w:date="2025-02-26T18:18:00Z" w16du:dateUtc="2025-02-26T17:18:00Z">
        <w:r w:rsidR="00DE7E92">
          <w:rPr>
            <w:rFonts w:ascii="Arial" w:hAnsi="Arial" w:cs="Arial"/>
            <w:sz w:val="24"/>
            <w:szCs w:val="24"/>
          </w:rPr>
          <w:t>.</w:t>
        </w:r>
      </w:ins>
      <w:r w:rsidRPr="00944672">
        <w:rPr>
          <w:rFonts w:ascii="Arial" w:hAnsi="Arial" w:cs="Arial"/>
          <w:sz w:val="24"/>
          <w:szCs w:val="24"/>
        </w:rPr>
        <w:t xml:space="preserve"> „Dann müssen wir vorsichtiger sein</w:t>
      </w:r>
      <w:del w:id="872" w:author="Lektorat Bauer" w:date="2025-02-26T18:18:00Z" w16du:dateUtc="2025-02-26T17:18:00Z">
        <w:r w:rsidRPr="00944672" w:rsidDel="00DE7E92">
          <w:rPr>
            <w:rFonts w:ascii="Arial" w:hAnsi="Arial" w:cs="Arial"/>
            <w:sz w:val="24"/>
            <w:szCs w:val="24"/>
          </w:rPr>
          <w:delText>,</w:delText>
        </w:r>
      </w:del>
      <w:r w:rsidRPr="00944672">
        <w:rPr>
          <w:rFonts w:ascii="Arial" w:hAnsi="Arial" w:cs="Arial"/>
          <w:sz w:val="24"/>
          <w:szCs w:val="24"/>
        </w:rPr>
        <w:t xml:space="preserve"> als </w:t>
      </w:r>
      <w:del w:id="873" w:author="Lektorat Bauer" w:date="2025-02-26T18:18:00Z" w16du:dateUtc="2025-02-26T17:18:00Z">
        <w:r w:rsidRPr="00944672" w:rsidDel="00DE7E92">
          <w:rPr>
            <w:rFonts w:ascii="Arial" w:hAnsi="Arial" w:cs="Arial"/>
            <w:sz w:val="24"/>
            <w:szCs w:val="24"/>
          </w:rPr>
          <w:delText xml:space="preserve">sowieso </w:delText>
        </w:r>
      </w:del>
      <w:ins w:id="874" w:author="Lektorat Bauer" w:date="2025-02-26T18:18:00Z" w16du:dateUtc="2025-02-26T17:18:00Z">
        <w:r w:rsidR="00DE7E92">
          <w:rPr>
            <w:rFonts w:ascii="Arial" w:hAnsi="Arial" w:cs="Arial"/>
            <w:sz w:val="24"/>
            <w:szCs w:val="24"/>
          </w:rPr>
          <w:t>ohnehin</w:t>
        </w:r>
        <w:r w:rsidR="00DE7E92" w:rsidRPr="00944672">
          <w:rPr>
            <w:rFonts w:ascii="Arial" w:hAnsi="Arial" w:cs="Arial"/>
            <w:sz w:val="24"/>
            <w:szCs w:val="24"/>
          </w:rPr>
          <w:t xml:space="preserve"> </w:t>
        </w:r>
      </w:ins>
      <w:r w:rsidRPr="00944672">
        <w:rPr>
          <w:rFonts w:ascii="Arial" w:hAnsi="Arial" w:cs="Arial"/>
          <w:sz w:val="24"/>
          <w:szCs w:val="24"/>
        </w:rPr>
        <w:t xml:space="preserve">schon.“ </w:t>
      </w:r>
      <w:ins w:id="875" w:author="Lektorat Bauer" w:date="2025-02-26T18:18:00Z" w16du:dateUtc="2025-02-26T17:18:00Z">
        <w:r w:rsidR="00DE7E92">
          <w:rPr>
            <w:rFonts w:ascii="Arial" w:hAnsi="Arial" w:cs="Arial"/>
            <w:sz w:val="24"/>
            <w:szCs w:val="24"/>
          </w:rPr>
          <w:t xml:space="preserve">– </w:t>
        </w:r>
      </w:ins>
      <w:r w:rsidRPr="00944672">
        <w:rPr>
          <w:rFonts w:ascii="Arial" w:hAnsi="Arial" w:cs="Arial"/>
          <w:sz w:val="24"/>
          <w:szCs w:val="24"/>
        </w:rPr>
        <w:t>„Respekt vor Ihr müssen wir haben, ja, aber wenn die so jemanden abstellen, dann werden wir auch Zugriff auf weitere Ressourcen haben</w:t>
      </w:r>
      <w:del w:id="876" w:author="Lektorat Bauer" w:date="2025-02-26T18:18:00Z" w16du:dateUtc="2025-02-26T17:18:00Z">
        <w:r w:rsidRPr="00944672" w:rsidDel="00DE7E92">
          <w:rPr>
            <w:rFonts w:ascii="Arial" w:hAnsi="Arial" w:cs="Arial"/>
            <w:sz w:val="24"/>
            <w:szCs w:val="24"/>
          </w:rPr>
          <w:delText>.</w:delText>
        </w:r>
      </w:del>
      <w:r w:rsidRPr="00944672">
        <w:rPr>
          <w:rFonts w:ascii="Arial" w:hAnsi="Arial" w:cs="Arial"/>
          <w:sz w:val="24"/>
          <w:szCs w:val="24"/>
        </w:rPr>
        <w:t>“</w:t>
      </w:r>
      <w:ins w:id="877" w:author="Lektorat Bauer" w:date="2025-02-26T18:18:00Z" w16du:dateUtc="2025-02-26T17:18:00Z">
        <w:r w:rsidR="00DE7E92">
          <w:rPr>
            <w:rFonts w:ascii="Arial" w:hAnsi="Arial" w:cs="Arial"/>
            <w:sz w:val="24"/>
            <w:szCs w:val="24"/>
          </w:rPr>
          <w:t>, meinte Zang</w:t>
        </w:r>
      </w:ins>
      <w:r w:rsidRPr="00944672">
        <w:rPr>
          <w:rFonts w:ascii="Arial" w:hAnsi="Arial" w:cs="Arial"/>
          <w:sz w:val="24"/>
          <w:szCs w:val="24"/>
        </w:rPr>
        <w:t xml:space="preserve"> </w:t>
      </w:r>
      <w:del w:id="878" w:author="Lektorat Bauer" w:date="2025-02-26T18:18:00Z" w16du:dateUtc="2025-02-26T17:18:00Z">
        <w:r w:rsidRPr="00944672" w:rsidDel="00DE7E92">
          <w:rPr>
            <w:rFonts w:ascii="Arial" w:hAnsi="Arial" w:cs="Arial"/>
            <w:sz w:val="24"/>
            <w:szCs w:val="24"/>
          </w:rPr>
          <w:delText>Zang stellte mit dieser Analyse wieder klar</w:delText>
        </w:r>
      </w:del>
      <w:ins w:id="879" w:author="Lektorat Bauer" w:date="2025-02-26T18:18:00Z" w16du:dateUtc="2025-02-26T17:18:00Z">
        <w:r w:rsidR="00DE7E92">
          <w:rPr>
            <w:rFonts w:ascii="Arial" w:hAnsi="Arial" w:cs="Arial"/>
            <w:sz w:val="24"/>
            <w:szCs w:val="24"/>
          </w:rPr>
          <w:t>und unterstrich</w:t>
        </w:r>
      </w:ins>
      <w:r w:rsidRPr="00944672">
        <w:rPr>
          <w:rFonts w:ascii="Arial" w:hAnsi="Arial" w:cs="Arial"/>
          <w:sz w:val="24"/>
          <w:szCs w:val="24"/>
        </w:rPr>
        <w:t>, warum er zum Projekt Mujigage abgestellt wurde. Er erkannte schneller als andere</w:t>
      </w:r>
      <w:del w:id="880" w:author="Lektorat Bauer" w:date="2025-02-26T18:18:00Z" w16du:dateUtc="2025-02-26T17:18:00Z">
        <w:r w:rsidRPr="00944672" w:rsidDel="00DE7E92">
          <w:rPr>
            <w:rFonts w:ascii="Arial" w:hAnsi="Arial" w:cs="Arial"/>
            <w:sz w:val="24"/>
            <w:szCs w:val="24"/>
          </w:rPr>
          <w:delText>,</w:delText>
        </w:r>
      </w:del>
      <w:r w:rsidRPr="00944672">
        <w:rPr>
          <w:rFonts w:ascii="Arial" w:hAnsi="Arial" w:cs="Arial"/>
          <w:sz w:val="24"/>
          <w:szCs w:val="24"/>
        </w:rPr>
        <w:t xml:space="preserve"> die verschiedenen Permutationen, die sich durch </w:t>
      </w:r>
      <w:r w:rsidRPr="00944672">
        <w:rPr>
          <w:rFonts w:ascii="Arial" w:hAnsi="Arial" w:cs="Arial"/>
          <w:noProof/>
          <w:sz w:val="24"/>
          <w:szCs w:val="24"/>
        </w:rPr>
        <w:t>bestimmte</w:t>
      </w:r>
      <w:r w:rsidRPr="00944672">
        <w:rPr>
          <w:rFonts w:ascii="Arial" w:hAnsi="Arial" w:cs="Arial"/>
          <w:sz w:val="24"/>
          <w:szCs w:val="24"/>
        </w:rPr>
        <w:t xml:space="preserve"> Möglichkeiten ergaben. „Aber</w:t>
      </w:r>
      <w:del w:id="881" w:author="Lektorat Bauer" w:date="2025-02-26T18:18:00Z" w16du:dateUtc="2025-02-26T17:18:00Z">
        <w:r w:rsidRPr="00944672" w:rsidDel="00DE7E92">
          <w:rPr>
            <w:rFonts w:ascii="Arial" w:hAnsi="Arial" w:cs="Arial"/>
            <w:sz w:val="24"/>
            <w:szCs w:val="24"/>
          </w:rPr>
          <w:delText>,</w:delText>
        </w:r>
      </w:del>
      <w:r w:rsidRPr="00944672">
        <w:rPr>
          <w:rFonts w:ascii="Arial" w:hAnsi="Arial" w:cs="Arial"/>
          <w:sz w:val="24"/>
          <w:szCs w:val="24"/>
        </w:rPr>
        <w:t xml:space="preserve"> irgendwie kommt mir der Name von Frau </w:t>
      </w:r>
      <w:r w:rsidRPr="00944672">
        <w:rPr>
          <w:rFonts w:ascii="Arial" w:hAnsi="Arial" w:cs="Arial"/>
          <w:noProof/>
          <w:sz w:val="24"/>
          <w:szCs w:val="24"/>
        </w:rPr>
        <w:t>Sangwi</w:t>
      </w:r>
      <w:r w:rsidRPr="00944672">
        <w:rPr>
          <w:rFonts w:ascii="Arial" w:hAnsi="Arial" w:cs="Arial"/>
          <w:sz w:val="24"/>
          <w:szCs w:val="24"/>
        </w:rPr>
        <w:t xml:space="preserve"> Cho bekannt vor</w:t>
      </w:r>
      <w:del w:id="882" w:author="Lektorat Bauer" w:date="2025-02-26T18:18:00Z" w16du:dateUtc="2025-02-26T17:18:00Z">
        <w:r w:rsidRPr="00944672" w:rsidDel="00DE7E92">
          <w:rPr>
            <w:rFonts w:ascii="Arial" w:hAnsi="Arial" w:cs="Arial"/>
            <w:sz w:val="24"/>
            <w:szCs w:val="24"/>
          </w:rPr>
          <w:delText>.</w:delText>
        </w:r>
      </w:del>
      <w:r w:rsidRPr="00944672">
        <w:rPr>
          <w:rFonts w:ascii="Arial" w:hAnsi="Arial" w:cs="Arial"/>
          <w:sz w:val="24"/>
          <w:szCs w:val="24"/>
        </w:rPr>
        <w:t>“</w:t>
      </w:r>
      <w:ins w:id="883" w:author="Lektorat Bauer" w:date="2025-02-26T18:19:00Z" w16du:dateUtc="2025-02-26T17:19:00Z">
        <w:r w:rsidR="00DE7E92">
          <w:rPr>
            <w:rFonts w:ascii="Arial" w:hAnsi="Arial" w:cs="Arial"/>
            <w:sz w:val="24"/>
            <w:szCs w:val="24"/>
          </w:rPr>
          <w:t>,</w:t>
        </w:r>
      </w:ins>
      <w:r w:rsidRPr="00944672">
        <w:rPr>
          <w:rFonts w:ascii="Arial" w:hAnsi="Arial" w:cs="Arial"/>
          <w:sz w:val="24"/>
          <w:szCs w:val="24"/>
        </w:rPr>
        <w:t xml:space="preserve"> </w:t>
      </w:r>
      <w:ins w:id="884" w:author="Lektorat Bauer" w:date="2025-02-26T18:19:00Z" w16du:dateUtc="2025-02-26T17:19:00Z">
        <w:r w:rsidR="00DE7E92">
          <w:rPr>
            <w:rFonts w:ascii="Arial" w:hAnsi="Arial" w:cs="Arial"/>
            <w:sz w:val="24"/>
            <w:szCs w:val="24"/>
          </w:rPr>
          <w:t>b</w:t>
        </w:r>
      </w:ins>
      <w:del w:id="885" w:author="Lektorat Bauer" w:date="2025-02-26T18:19:00Z" w16du:dateUtc="2025-02-26T17:19:00Z">
        <w:r w:rsidRPr="00944672" w:rsidDel="00DE7E92">
          <w:rPr>
            <w:rFonts w:ascii="Arial" w:hAnsi="Arial" w:cs="Arial"/>
            <w:sz w:val="24"/>
            <w:szCs w:val="24"/>
          </w:rPr>
          <w:delText>B</w:delText>
        </w:r>
      </w:del>
      <w:r w:rsidRPr="00944672">
        <w:rPr>
          <w:rFonts w:ascii="Arial" w:hAnsi="Arial" w:cs="Arial"/>
          <w:sz w:val="24"/>
          <w:szCs w:val="24"/>
        </w:rPr>
        <w:t xml:space="preserve">rummte Zang, mehr zu sich selbst als zu </w:t>
      </w:r>
      <w:r w:rsidRPr="00944672">
        <w:rPr>
          <w:rFonts w:ascii="Arial" w:hAnsi="Arial" w:cs="Arial"/>
          <w:noProof/>
          <w:sz w:val="24"/>
          <w:szCs w:val="24"/>
        </w:rPr>
        <w:t>Kwang</w:t>
      </w:r>
      <w:r w:rsidRPr="00944672">
        <w:rPr>
          <w:rFonts w:ascii="Arial" w:hAnsi="Arial" w:cs="Arial"/>
          <w:sz w:val="24"/>
          <w:szCs w:val="24"/>
        </w:rPr>
        <w:t>, der das zwar hörte, aber nicht reagierte.</w:t>
      </w:r>
    </w:p>
    <w:p w14:paraId="18BBE524" w14:textId="45BA805F"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„Kwong, wir sollten jetzt eine Liste machen, mit der wir die beiden nachher einweisen und</w:t>
      </w:r>
      <w:ins w:id="886" w:author="Lektorat Bauer" w:date="2025-02-26T18:19:00Z" w16du:dateUtc="2025-02-26T17:19:00Z">
        <w:r w:rsidR="00DE7E92">
          <w:rPr>
            <w:rFonts w:ascii="Arial" w:hAnsi="Arial" w:cs="Arial"/>
            <w:sz w:val="24"/>
            <w:szCs w:val="24"/>
          </w:rPr>
          <w:t xml:space="preserve"> auf der steht,</w:t>
        </w:r>
      </w:ins>
      <w:r w:rsidRPr="00944672">
        <w:rPr>
          <w:rFonts w:ascii="Arial" w:hAnsi="Arial" w:cs="Arial"/>
          <w:sz w:val="24"/>
          <w:szCs w:val="24"/>
        </w:rPr>
        <w:t xml:space="preserve"> </w:t>
      </w:r>
      <w:del w:id="887" w:author="Lektorat Bauer" w:date="2025-02-26T18:19:00Z" w16du:dateUtc="2025-02-26T17:19:00Z">
        <w:r w:rsidRPr="00944672" w:rsidDel="00DE7E92">
          <w:rPr>
            <w:rFonts w:ascii="Arial" w:hAnsi="Arial" w:cs="Arial"/>
            <w:sz w:val="24"/>
            <w:szCs w:val="24"/>
          </w:rPr>
          <w:delText xml:space="preserve">was wir meinen, </w:delText>
        </w:r>
      </w:del>
      <w:r w:rsidRPr="00944672">
        <w:rPr>
          <w:rFonts w:ascii="Arial" w:hAnsi="Arial" w:cs="Arial"/>
          <w:sz w:val="24"/>
          <w:szCs w:val="24"/>
        </w:rPr>
        <w:t xml:space="preserve">was wir benötigen.“ </w:t>
      </w:r>
      <w:del w:id="888" w:author="Lektorat Bauer" w:date="2025-02-26T18:19:00Z" w16du:dateUtc="2025-02-26T17:19:00Z">
        <w:r w:rsidRPr="00944672" w:rsidDel="00DE7E92">
          <w:rPr>
            <w:rFonts w:ascii="Arial" w:hAnsi="Arial" w:cs="Arial"/>
            <w:sz w:val="24"/>
            <w:szCs w:val="24"/>
          </w:rPr>
          <w:delText>„</w:delText>
        </w:r>
        <w:commentRangeStart w:id="889"/>
        <w:r w:rsidRPr="00944672" w:rsidDel="00DE7E92">
          <w:rPr>
            <w:rFonts w:ascii="Arial" w:hAnsi="Arial" w:cs="Arial"/>
            <w:sz w:val="24"/>
            <w:szCs w:val="24"/>
          </w:rPr>
          <w:delText xml:space="preserve">Du hast Recht.“ Stimmte </w:delText>
        </w:r>
        <w:r w:rsidRPr="00944672" w:rsidDel="00DE7E92">
          <w:rPr>
            <w:rFonts w:ascii="Arial" w:hAnsi="Arial" w:cs="Arial"/>
            <w:noProof/>
            <w:sz w:val="24"/>
            <w:szCs w:val="24"/>
          </w:rPr>
          <w:delText>Kwang</w:delText>
        </w:r>
        <w:r w:rsidRPr="00944672" w:rsidDel="00DE7E92">
          <w:rPr>
            <w:rFonts w:ascii="Arial" w:hAnsi="Arial" w:cs="Arial"/>
            <w:sz w:val="24"/>
            <w:szCs w:val="24"/>
          </w:rPr>
          <w:delText xml:space="preserve"> zu, und die beiden begannen, das Briefing vorzubereiten</w:delText>
        </w:r>
      </w:del>
      <w:commentRangeEnd w:id="889"/>
      <w:r w:rsidR="00DE7E92">
        <w:rPr>
          <w:rStyle w:val="Kommentarzeichen"/>
        </w:rPr>
        <w:commentReference w:id="889"/>
      </w:r>
      <w:del w:id="890" w:author="Lektorat Bauer" w:date="2025-02-26T18:19:00Z" w16du:dateUtc="2025-02-26T17:19:00Z">
        <w:r w:rsidRPr="00944672" w:rsidDel="00DE7E92">
          <w:rPr>
            <w:rFonts w:ascii="Arial" w:hAnsi="Arial" w:cs="Arial"/>
            <w:sz w:val="24"/>
            <w:szCs w:val="24"/>
          </w:rPr>
          <w:delText>.</w:delText>
        </w:r>
      </w:del>
      <w:ins w:id="891" w:author="Lektorat Bauer" w:date="2025-02-26T18:19:00Z" w16du:dateUtc="2025-02-26T17:19:00Z">
        <w:r w:rsidR="00DE7E92">
          <w:rPr>
            <w:rFonts w:ascii="Arial" w:hAnsi="Arial" w:cs="Arial"/>
            <w:sz w:val="24"/>
            <w:szCs w:val="24"/>
          </w:rPr>
          <w:t>Kwang stimmte zu und sie schritten zur Tat</w:t>
        </w:r>
      </w:ins>
      <w:ins w:id="892" w:author="Lektorat Bauer" w:date="2025-02-26T19:17:00Z" w16du:dateUtc="2025-02-26T18:17:00Z">
        <w:r w:rsidR="006A7128">
          <w:rPr>
            <w:rFonts w:ascii="Arial" w:hAnsi="Arial" w:cs="Arial"/>
            <w:sz w:val="24"/>
            <w:szCs w:val="24"/>
          </w:rPr>
          <w:t>.</w:t>
        </w:r>
      </w:ins>
    </w:p>
    <w:p w14:paraId="7B52486D"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1EB18033"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noProof/>
          <w:sz w:val="24"/>
          <w:szCs w:val="24"/>
        </w:rPr>
        <w:t>***</w:t>
      </w:r>
    </w:p>
    <w:p w14:paraId="1A8FEF15"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1ED3C835" w14:textId="151870DB"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lastRenderedPageBreak/>
        <w:t>Um 15:00 Uhr kam Major Lim mit zwei Personen im Schlepptau in den kleinen Besprechungsraum, der sich zur Planungszentrale entwickelt hatte. „Chungwis, hier sind beiden neuen</w:t>
      </w:r>
      <w:del w:id="893" w:author="Lektorat Bauer" w:date="2025-02-26T19:03:00Z" w16du:dateUtc="2025-02-26T18:03:00Z">
        <w:r w:rsidRPr="00944672" w:rsidDel="00E53218">
          <w:rPr>
            <w:rFonts w:ascii="Arial" w:hAnsi="Arial" w:cs="Arial"/>
            <w:sz w:val="24"/>
            <w:szCs w:val="24"/>
          </w:rPr>
          <w:delText>.</w:delText>
        </w:r>
      </w:del>
      <w:r w:rsidRPr="00944672">
        <w:rPr>
          <w:rFonts w:ascii="Arial" w:hAnsi="Arial" w:cs="Arial"/>
          <w:sz w:val="24"/>
          <w:szCs w:val="24"/>
        </w:rPr>
        <w:t>“</w:t>
      </w:r>
      <w:ins w:id="894" w:author="Lektorat Bauer" w:date="2025-02-26T19:03:00Z" w16du:dateUtc="2025-02-26T18:03:00Z">
        <w:r w:rsidR="00E53218">
          <w:rPr>
            <w:rFonts w:ascii="Arial" w:hAnsi="Arial" w:cs="Arial"/>
            <w:sz w:val="24"/>
            <w:szCs w:val="24"/>
          </w:rPr>
          <w:t>,</w:t>
        </w:r>
      </w:ins>
      <w:r w:rsidRPr="00944672">
        <w:rPr>
          <w:rFonts w:ascii="Arial" w:hAnsi="Arial" w:cs="Arial"/>
          <w:sz w:val="24"/>
          <w:szCs w:val="24"/>
        </w:rPr>
        <w:t xml:space="preserve"> </w:t>
      </w:r>
      <w:ins w:id="895" w:author="Lektorat Bauer" w:date="2025-02-26T19:03:00Z" w16du:dateUtc="2025-02-26T18:03:00Z">
        <w:r w:rsidR="00E53218">
          <w:rPr>
            <w:rFonts w:ascii="Arial" w:hAnsi="Arial" w:cs="Arial"/>
            <w:sz w:val="24"/>
            <w:szCs w:val="24"/>
          </w:rPr>
          <w:t>b</w:t>
        </w:r>
      </w:ins>
      <w:del w:id="896" w:author="Lektorat Bauer" w:date="2025-02-26T19:03:00Z" w16du:dateUtc="2025-02-26T18:03:00Z">
        <w:r w:rsidRPr="00944672" w:rsidDel="00E53218">
          <w:rPr>
            <w:rFonts w:ascii="Arial" w:hAnsi="Arial" w:cs="Arial"/>
            <w:sz w:val="24"/>
            <w:szCs w:val="24"/>
          </w:rPr>
          <w:delText>B</w:delText>
        </w:r>
      </w:del>
      <w:r w:rsidRPr="00944672">
        <w:rPr>
          <w:rFonts w:ascii="Arial" w:hAnsi="Arial" w:cs="Arial"/>
          <w:sz w:val="24"/>
          <w:szCs w:val="24"/>
        </w:rPr>
        <w:t xml:space="preserve">ellte Frau Major, drehte sich um und ließ die Vier stehen. </w:t>
      </w:r>
    </w:p>
    <w:p w14:paraId="3DB448FC" w14:textId="4AB9B383"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w:t>
      </w:r>
      <w:r w:rsidRPr="00944672">
        <w:rPr>
          <w:rFonts w:ascii="Arial" w:hAnsi="Arial" w:cs="Arial"/>
          <w:noProof/>
          <w:sz w:val="24"/>
          <w:szCs w:val="24"/>
        </w:rPr>
        <w:t>Sangwi</w:t>
      </w:r>
      <w:r w:rsidRPr="00944672">
        <w:rPr>
          <w:rFonts w:ascii="Arial" w:hAnsi="Arial" w:cs="Arial"/>
          <w:sz w:val="24"/>
          <w:szCs w:val="24"/>
        </w:rPr>
        <w:t xml:space="preserve"> Cho, ich bin Chungwi Zang, das ist Chungwi Kwong</w:t>
      </w:r>
      <w:ins w:id="897" w:author="Lektorat Bauer" w:date="2025-02-27T09:59:00Z" w16du:dateUtc="2025-02-27T08:59:00Z">
        <w:r w:rsidR="008F3AEA">
          <w:rPr>
            <w:rFonts w:ascii="Arial" w:hAnsi="Arial" w:cs="Arial"/>
            <w:sz w:val="24"/>
            <w:szCs w:val="24"/>
          </w:rPr>
          <w:t>.</w:t>
        </w:r>
      </w:ins>
      <w:del w:id="898" w:author="Lektorat Bauer" w:date="2025-02-27T09:59:00Z" w16du:dateUtc="2025-02-27T08:59:00Z">
        <w:r w:rsidRPr="00944672" w:rsidDel="008F3AEA">
          <w:rPr>
            <w:rFonts w:ascii="Arial" w:hAnsi="Arial" w:cs="Arial"/>
            <w:sz w:val="24"/>
            <w:szCs w:val="24"/>
          </w:rPr>
          <w:delText xml:space="preserve">.“ </w:delText>
        </w:r>
        <w:commentRangeStart w:id="899"/>
        <w:r w:rsidRPr="00944672" w:rsidDel="008F3AEA">
          <w:rPr>
            <w:rFonts w:ascii="Arial" w:hAnsi="Arial" w:cs="Arial"/>
            <w:sz w:val="24"/>
            <w:szCs w:val="24"/>
          </w:rPr>
          <w:delText>Stellte Zang sich vor,</w:delText>
        </w:r>
      </w:del>
      <w:r w:rsidRPr="00944672">
        <w:rPr>
          <w:rFonts w:ascii="Arial" w:hAnsi="Arial" w:cs="Arial"/>
          <w:sz w:val="24"/>
          <w:szCs w:val="24"/>
        </w:rPr>
        <w:t xml:space="preserve"> </w:t>
      </w:r>
      <w:commentRangeEnd w:id="899"/>
      <w:r w:rsidR="008F3AEA">
        <w:rPr>
          <w:rStyle w:val="Kommentarzeichen"/>
        </w:rPr>
        <w:commentReference w:id="899"/>
      </w:r>
      <w:del w:id="900" w:author="Lektorat Bauer" w:date="2025-02-27T09:59:00Z" w16du:dateUtc="2025-02-27T08:59:00Z">
        <w:r w:rsidRPr="00944672" w:rsidDel="008F3AEA">
          <w:rPr>
            <w:rFonts w:ascii="Arial" w:hAnsi="Arial" w:cs="Arial"/>
            <w:sz w:val="24"/>
            <w:szCs w:val="24"/>
          </w:rPr>
          <w:delText>„Chungwi Park, willkommen</w:delText>
        </w:r>
      </w:del>
      <w:ins w:id="901" w:author="Lektorat Bauer" w:date="2025-02-27T09:59:00Z" w16du:dateUtc="2025-02-27T08:59:00Z">
        <w:r w:rsidR="008F3AEA">
          <w:rPr>
            <w:rFonts w:ascii="Arial" w:hAnsi="Arial" w:cs="Arial"/>
            <w:sz w:val="24"/>
            <w:szCs w:val="24"/>
          </w:rPr>
          <w:t>W</w:t>
        </w:r>
      </w:ins>
      <w:ins w:id="902" w:author="Lektorat Bauer" w:date="2025-02-27T10:00:00Z" w16du:dateUtc="2025-02-27T09:00:00Z">
        <w:r w:rsidR="008F3AEA">
          <w:rPr>
            <w:rFonts w:ascii="Arial" w:hAnsi="Arial" w:cs="Arial"/>
            <w:sz w:val="24"/>
            <w:szCs w:val="24"/>
          </w:rPr>
          <w:t>illkommen</w:t>
        </w:r>
      </w:ins>
      <w:r w:rsidRPr="00944672">
        <w:rPr>
          <w:rFonts w:ascii="Arial" w:hAnsi="Arial" w:cs="Arial"/>
          <w:sz w:val="24"/>
          <w:szCs w:val="24"/>
        </w:rPr>
        <w:t xml:space="preserve"> beim Planungsstab</w:t>
      </w:r>
      <w:ins w:id="903" w:author="Lektorat Bauer" w:date="2025-02-27T10:00:00Z" w16du:dateUtc="2025-02-27T09:00:00Z">
        <w:r w:rsidR="008F3AEA">
          <w:rPr>
            <w:rFonts w:ascii="Arial" w:hAnsi="Arial" w:cs="Arial"/>
            <w:sz w:val="24"/>
            <w:szCs w:val="24"/>
          </w:rPr>
          <w:t>, Chungw</w:t>
        </w:r>
      </w:ins>
      <w:ins w:id="904" w:author="Lektorat Bauer" w:date="2025-02-27T10:01:00Z" w16du:dateUtc="2025-02-27T09:01:00Z">
        <w:r w:rsidR="009773B9">
          <w:rPr>
            <w:rFonts w:ascii="Arial" w:hAnsi="Arial" w:cs="Arial"/>
            <w:sz w:val="24"/>
            <w:szCs w:val="24"/>
          </w:rPr>
          <w:t>i</w:t>
        </w:r>
      </w:ins>
      <w:ins w:id="905" w:author="Lektorat Bauer" w:date="2025-02-27T10:00:00Z" w16du:dateUtc="2025-02-27T09:00:00Z">
        <w:r w:rsidR="008F3AEA">
          <w:rPr>
            <w:rFonts w:ascii="Arial" w:hAnsi="Arial" w:cs="Arial"/>
            <w:sz w:val="24"/>
            <w:szCs w:val="24"/>
          </w:rPr>
          <w:t xml:space="preserve"> Park</w:t>
        </w:r>
      </w:ins>
      <w:del w:id="906" w:author="Lektorat Bauer" w:date="2025-02-27T10:00:00Z" w16du:dateUtc="2025-02-27T09:00:00Z">
        <w:r w:rsidRPr="00944672" w:rsidDel="008F3AEA">
          <w:rPr>
            <w:rFonts w:ascii="Arial" w:hAnsi="Arial" w:cs="Arial"/>
            <w:sz w:val="24"/>
            <w:szCs w:val="24"/>
          </w:rPr>
          <w:delText>.</w:delText>
        </w:r>
      </w:del>
      <w:r w:rsidRPr="00944672">
        <w:rPr>
          <w:rFonts w:ascii="Arial" w:hAnsi="Arial" w:cs="Arial"/>
          <w:sz w:val="24"/>
          <w:szCs w:val="24"/>
        </w:rPr>
        <w:t>“</w:t>
      </w:r>
      <w:ins w:id="907" w:author="Lektorat Bauer" w:date="2025-02-27T10:00:00Z" w16du:dateUtc="2025-02-27T09:00:00Z">
        <w:r w:rsidR="008F3AEA">
          <w:rPr>
            <w:rFonts w:ascii="Arial" w:hAnsi="Arial" w:cs="Arial"/>
            <w:sz w:val="24"/>
            <w:szCs w:val="24"/>
          </w:rPr>
          <w:t>,</w:t>
        </w:r>
      </w:ins>
      <w:r w:rsidRPr="00944672">
        <w:rPr>
          <w:rFonts w:ascii="Arial" w:hAnsi="Arial" w:cs="Arial"/>
          <w:sz w:val="24"/>
          <w:szCs w:val="24"/>
        </w:rPr>
        <w:t xml:space="preserve"> </w:t>
      </w:r>
      <w:ins w:id="908" w:author="Lektorat Bauer" w:date="2025-02-27T10:00:00Z" w16du:dateUtc="2025-02-27T09:00:00Z">
        <w:r w:rsidR="008F3AEA">
          <w:rPr>
            <w:rFonts w:ascii="Arial" w:hAnsi="Arial" w:cs="Arial"/>
            <w:sz w:val="24"/>
            <w:szCs w:val="24"/>
          </w:rPr>
          <w:t>b</w:t>
        </w:r>
      </w:ins>
      <w:del w:id="909" w:author="Lektorat Bauer" w:date="2025-02-27T10:00:00Z" w16du:dateUtc="2025-02-27T09:00:00Z">
        <w:r w:rsidRPr="00944672" w:rsidDel="008F3AEA">
          <w:rPr>
            <w:rFonts w:ascii="Arial" w:hAnsi="Arial" w:cs="Arial"/>
            <w:sz w:val="24"/>
            <w:szCs w:val="24"/>
          </w:rPr>
          <w:delText>B</w:delText>
        </w:r>
      </w:del>
      <w:r w:rsidRPr="00944672">
        <w:rPr>
          <w:rFonts w:ascii="Arial" w:hAnsi="Arial" w:cs="Arial"/>
          <w:sz w:val="24"/>
          <w:szCs w:val="24"/>
        </w:rPr>
        <w:t xml:space="preserve">egrüßte </w:t>
      </w:r>
      <w:del w:id="910" w:author="Lektorat Bauer" w:date="2025-02-27T10:00:00Z" w16du:dateUtc="2025-02-27T09:00:00Z">
        <w:r w:rsidRPr="00944672" w:rsidDel="008F3AEA">
          <w:rPr>
            <w:rFonts w:ascii="Arial" w:hAnsi="Arial" w:cs="Arial"/>
            <w:sz w:val="24"/>
            <w:szCs w:val="24"/>
          </w:rPr>
          <w:delText>er dann</w:delText>
        </w:r>
      </w:del>
      <w:ins w:id="911" w:author="Lektorat Bauer" w:date="2025-02-27T10:00:00Z" w16du:dateUtc="2025-02-27T09:00:00Z">
        <w:r w:rsidR="008F3AEA">
          <w:rPr>
            <w:rFonts w:ascii="Arial" w:hAnsi="Arial" w:cs="Arial"/>
            <w:sz w:val="24"/>
            <w:szCs w:val="24"/>
          </w:rPr>
          <w:t>Zang</w:t>
        </w:r>
      </w:ins>
      <w:r w:rsidRPr="00944672">
        <w:rPr>
          <w:rFonts w:ascii="Arial" w:hAnsi="Arial" w:cs="Arial"/>
          <w:sz w:val="24"/>
          <w:szCs w:val="24"/>
        </w:rPr>
        <w:t xml:space="preserve"> den Leutnant der Armee.</w:t>
      </w:r>
    </w:p>
    <w:p w14:paraId="4860BA12" w14:textId="331799C1"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Zang dreht sich um in Richtung </w:t>
      </w:r>
      <w:del w:id="912" w:author="Lektorat Bauer" w:date="2025-02-27T10:00:00Z" w16du:dateUtc="2025-02-27T09:00:00Z">
        <w:r w:rsidRPr="00944672" w:rsidDel="009773B9">
          <w:rPr>
            <w:rFonts w:ascii="Arial" w:hAnsi="Arial" w:cs="Arial"/>
            <w:sz w:val="24"/>
            <w:szCs w:val="24"/>
          </w:rPr>
          <w:delText xml:space="preserve">von </w:delText>
        </w:r>
      </w:del>
      <w:r w:rsidRPr="00944672">
        <w:rPr>
          <w:rFonts w:ascii="Arial" w:hAnsi="Arial" w:cs="Arial"/>
          <w:sz w:val="24"/>
          <w:szCs w:val="24"/>
        </w:rPr>
        <w:t xml:space="preserve">Oberleutnant Cho, die schon Richtung Planungskarte gegangen war, und musterte die Frau vom Geheimdienst, die eine beeindruckende Person war. Cho war 1,78 m groß und hatte ein so breites Kreuz, dass </w:t>
      </w:r>
      <w:ins w:id="913" w:author="Lektorat Bauer" w:date="2025-02-27T10:01:00Z" w16du:dateUtc="2025-02-27T09:01:00Z">
        <w:r w:rsidR="009773B9">
          <w:rPr>
            <w:rFonts w:ascii="Arial" w:hAnsi="Arial" w:cs="Arial"/>
            <w:sz w:val="24"/>
            <w:szCs w:val="24"/>
          </w:rPr>
          <w:t xml:space="preserve">sich </w:t>
        </w:r>
      </w:ins>
      <w:r w:rsidRPr="00944672">
        <w:rPr>
          <w:rFonts w:ascii="Arial" w:hAnsi="Arial" w:cs="Arial"/>
          <w:sz w:val="24"/>
          <w:szCs w:val="24"/>
        </w:rPr>
        <w:t>der zierliche Kwong</w:t>
      </w:r>
      <w:del w:id="914" w:author="Lektorat Bauer" w:date="2025-02-27T10:01:00Z" w16du:dateUtc="2025-02-27T09:01:00Z">
        <w:r w:rsidRPr="00944672" w:rsidDel="009773B9">
          <w:rPr>
            <w:rFonts w:ascii="Arial" w:hAnsi="Arial" w:cs="Arial"/>
            <w:sz w:val="24"/>
            <w:szCs w:val="24"/>
          </w:rPr>
          <w:delText>,</w:delText>
        </w:r>
      </w:del>
      <w:r w:rsidRPr="00944672">
        <w:rPr>
          <w:rFonts w:ascii="Arial" w:hAnsi="Arial" w:cs="Arial"/>
          <w:sz w:val="24"/>
          <w:szCs w:val="24"/>
        </w:rPr>
        <w:t xml:space="preserve"> locker hinter Ihrem Rücken hätte umziehen können, ohne dass </w:t>
      </w:r>
      <w:del w:id="915" w:author="Lektorat Bauer" w:date="2025-02-27T10:01:00Z" w16du:dateUtc="2025-02-27T09:01:00Z">
        <w:r w:rsidRPr="00944672" w:rsidDel="009773B9">
          <w:rPr>
            <w:rFonts w:ascii="Arial" w:hAnsi="Arial" w:cs="Arial"/>
            <w:sz w:val="24"/>
            <w:szCs w:val="24"/>
          </w:rPr>
          <w:delText xml:space="preserve">das </w:delText>
        </w:r>
      </w:del>
      <w:ins w:id="916" w:author="Lektorat Bauer" w:date="2025-02-27T10:01:00Z" w16du:dateUtc="2025-02-27T09:01:00Z">
        <w:r w:rsidR="009773B9">
          <w:rPr>
            <w:rFonts w:ascii="Arial" w:hAnsi="Arial" w:cs="Arial"/>
            <w:sz w:val="24"/>
            <w:szCs w:val="24"/>
          </w:rPr>
          <w:t>es</w:t>
        </w:r>
        <w:r w:rsidR="009773B9" w:rsidRPr="00944672">
          <w:rPr>
            <w:rFonts w:ascii="Arial" w:hAnsi="Arial" w:cs="Arial"/>
            <w:sz w:val="24"/>
            <w:szCs w:val="24"/>
          </w:rPr>
          <w:t xml:space="preserve"> </w:t>
        </w:r>
      </w:ins>
      <w:r w:rsidRPr="00944672">
        <w:rPr>
          <w:rFonts w:ascii="Arial" w:hAnsi="Arial" w:cs="Arial"/>
          <w:sz w:val="24"/>
          <w:szCs w:val="24"/>
        </w:rPr>
        <w:t xml:space="preserve">jemand gesehen hätte. Außerdem hatte sie so kräftige Arme, dass Zang Angst um jeden Bleistift im Raum hatte und einen Bauchansatz, der bei normaler Nahrungsaufnahme nicht zu erzielen </w:t>
      </w:r>
      <w:del w:id="917" w:author="Lektorat Bauer" w:date="2025-02-27T10:01:00Z" w16du:dateUtc="2025-02-27T09:01:00Z">
        <w:r w:rsidRPr="00944672" w:rsidDel="009773B9">
          <w:rPr>
            <w:rFonts w:ascii="Arial" w:hAnsi="Arial" w:cs="Arial"/>
            <w:sz w:val="24"/>
            <w:szCs w:val="24"/>
          </w:rPr>
          <w:delText>ist</w:delText>
        </w:r>
      </w:del>
      <w:ins w:id="918" w:author="Lektorat Bauer" w:date="2025-02-27T10:01:00Z" w16du:dateUtc="2025-02-27T09:01:00Z">
        <w:r w:rsidR="009773B9">
          <w:rPr>
            <w:rFonts w:ascii="Arial" w:hAnsi="Arial" w:cs="Arial"/>
            <w:sz w:val="24"/>
            <w:szCs w:val="24"/>
          </w:rPr>
          <w:t>war</w:t>
        </w:r>
      </w:ins>
      <w:r w:rsidRPr="00944672">
        <w:rPr>
          <w:rFonts w:ascii="Arial" w:hAnsi="Arial" w:cs="Arial"/>
          <w:sz w:val="24"/>
          <w:szCs w:val="24"/>
        </w:rPr>
        <w:t xml:space="preserve">. Er fragte sich, ob er sie kannte, konnte sich aber nicht erinnern. Dem Leutnant Park sah man an, dass er von den Spezialkräften kam, er war durchtrainiert und hatte einen tänzelnden Gang, als sei er immer auf der Hut vor einer Gefahr, die aus dem Dschungel auf ihn </w:t>
      </w:r>
      <w:commentRangeStart w:id="919"/>
      <w:del w:id="920" w:author="Lektorat Bauer" w:date="2025-02-27T10:01:00Z" w16du:dateUtc="2025-02-27T09:01:00Z">
        <w:r w:rsidRPr="00944672" w:rsidDel="009773B9">
          <w:rPr>
            <w:rFonts w:ascii="Arial" w:hAnsi="Arial" w:cs="Arial"/>
            <w:sz w:val="24"/>
            <w:szCs w:val="24"/>
          </w:rPr>
          <w:delText>zukam</w:delText>
        </w:r>
      </w:del>
      <w:ins w:id="921" w:author="Lektorat Bauer" w:date="2025-02-27T10:01:00Z" w16du:dateUtc="2025-02-27T09:01:00Z">
        <w:r w:rsidR="009773B9">
          <w:rPr>
            <w:rFonts w:ascii="Arial" w:hAnsi="Arial" w:cs="Arial"/>
            <w:sz w:val="24"/>
            <w:szCs w:val="24"/>
          </w:rPr>
          <w:t>zueilte</w:t>
        </w:r>
        <w:commentRangeEnd w:id="919"/>
        <w:r w:rsidR="009773B9">
          <w:rPr>
            <w:rStyle w:val="Kommentarzeichen"/>
          </w:rPr>
          <w:commentReference w:id="919"/>
        </w:r>
      </w:ins>
      <w:r w:rsidRPr="00944672">
        <w:rPr>
          <w:rFonts w:ascii="Arial" w:hAnsi="Arial" w:cs="Arial"/>
          <w:sz w:val="24"/>
          <w:szCs w:val="24"/>
        </w:rPr>
        <w:t>.</w:t>
      </w:r>
    </w:p>
    <w:p w14:paraId="41CF2C2A" w14:textId="57227E6B"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Ohne sich umzudrehen, sagte Cho: „Ja, Chungwi Zang, Sie kennen mich.“</w:t>
      </w:r>
      <w:ins w:id="922" w:author="Lektorat Bauer" w:date="2025-02-27T10:02:00Z" w16du:dateUtc="2025-02-27T09:02:00Z">
        <w:r w:rsidR="009773B9">
          <w:rPr>
            <w:rFonts w:ascii="Arial" w:hAnsi="Arial" w:cs="Arial"/>
            <w:sz w:val="24"/>
            <w:szCs w:val="24"/>
          </w:rPr>
          <w:t xml:space="preserve"> –</w:t>
        </w:r>
      </w:ins>
      <w:r w:rsidRPr="00944672">
        <w:rPr>
          <w:rFonts w:ascii="Arial" w:hAnsi="Arial" w:cs="Arial"/>
          <w:sz w:val="24"/>
          <w:szCs w:val="24"/>
        </w:rPr>
        <w:t xml:space="preserve"> „Wie</w:t>
      </w:r>
      <w:ins w:id="923" w:author="Lektorat Bauer" w:date="2025-02-27T10:02:00Z" w16du:dateUtc="2025-02-27T09:02:00Z">
        <w:r w:rsidR="009773B9">
          <w:rPr>
            <w:rFonts w:ascii="Arial" w:hAnsi="Arial" w:cs="Arial"/>
            <w:sz w:val="24"/>
            <w:szCs w:val="24"/>
          </w:rPr>
          <w:t> </w:t>
        </w:r>
      </w:ins>
      <w:r w:rsidRPr="00944672">
        <w:rPr>
          <w:rFonts w:ascii="Arial" w:hAnsi="Arial" w:cs="Arial"/>
          <w:sz w:val="24"/>
          <w:szCs w:val="24"/>
        </w:rPr>
        <w:t xml:space="preserve">…?“ </w:t>
      </w:r>
      <w:ins w:id="924" w:author="Lektorat Bauer" w:date="2025-02-27T10:02:00Z" w16du:dateUtc="2025-02-27T09:02:00Z">
        <w:r w:rsidR="009773B9">
          <w:rPr>
            <w:rFonts w:ascii="Arial" w:hAnsi="Arial" w:cs="Arial"/>
            <w:sz w:val="24"/>
            <w:szCs w:val="24"/>
          </w:rPr>
          <w:t xml:space="preserve">– </w:t>
        </w:r>
      </w:ins>
      <w:r w:rsidRPr="00944672">
        <w:rPr>
          <w:rFonts w:ascii="Arial" w:hAnsi="Arial" w:cs="Arial"/>
          <w:sz w:val="24"/>
          <w:szCs w:val="24"/>
        </w:rPr>
        <w:t>„Ich habe Ihren Blick gesehen. 2000 in Sydney, als Kim Yong-ok</w:t>
      </w:r>
      <w:del w:id="925" w:author="Lektorat Bauer" w:date="2025-02-27T10:02:00Z" w16du:dateUtc="2025-02-27T09:02:00Z">
        <w:r w:rsidRPr="00944672" w:rsidDel="009773B9">
          <w:rPr>
            <w:rFonts w:ascii="Arial" w:hAnsi="Arial" w:cs="Arial"/>
            <w:sz w:val="24"/>
            <w:szCs w:val="24"/>
          </w:rPr>
          <w:delText>,</w:delText>
        </w:r>
      </w:del>
      <w:r w:rsidRPr="00944672">
        <w:rPr>
          <w:rFonts w:ascii="Arial" w:hAnsi="Arial" w:cs="Arial"/>
          <w:sz w:val="24"/>
          <w:szCs w:val="24"/>
        </w:rPr>
        <w:t xml:space="preserve"> den 5. Platz </w:t>
      </w:r>
      <w:ins w:id="926" w:author="Lektorat Bauer" w:date="2025-02-27T10:02:00Z" w16du:dateUtc="2025-02-27T09:02:00Z">
        <w:r w:rsidR="009773B9">
          <w:rPr>
            <w:rFonts w:ascii="Arial" w:hAnsi="Arial" w:cs="Arial"/>
            <w:sz w:val="24"/>
            <w:szCs w:val="24"/>
          </w:rPr>
          <w:t xml:space="preserve">im </w:t>
        </w:r>
      </w:ins>
      <w:r w:rsidRPr="00944672">
        <w:rPr>
          <w:rFonts w:ascii="Arial" w:hAnsi="Arial" w:cs="Arial"/>
          <w:sz w:val="24"/>
          <w:szCs w:val="24"/>
        </w:rPr>
        <w:t xml:space="preserve">Mittelgewicht und </w:t>
      </w:r>
      <w:r w:rsidRPr="00944672">
        <w:rPr>
          <w:rFonts w:ascii="Arial" w:hAnsi="Arial" w:cs="Arial"/>
          <w:noProof/>
          <w:sz w:val="24"/>
          <w:szCs w:val="24"/>
        </w:rPr>
        <w:t>Ri</w:t>
      </w:r>
      <w:r w:rsidRPr="00944672">
        <w:rPr>
          <w:rFonts w:ascii="Arial" w:hAnsi="Arial" w:cs="Arial"/>
          <w:sz w:val="24"/>
          <w:szCs w:val="24"/>
        </w:rPr>
        <w:t xml:space="preserve"> Song-hui sogar die Silbermedaille im Leichtgewicht gewann, </w:t>
      </w:r>
      <w:del w:id="927" w:author="Lektorat Bauer" w:date="2025-02-27T10:02:00Z" w16du:dateUtc="2025-02-27T09:02:00Z">
        <w:r w:rsidRPr="00944672" w:rsidDel="009773B9">
          <w:rPr>
            <w:rFonts w:ascii="Arial" w:hAnsi="Arial" w:cs="Arial"/>
            <w:sz w:val="24"/>
            <w:szCs w:val="24"/>
          </w:rPr>
          <w:delText xml:space="preserve">war </w:delText>
        </w:r>
      </w:del>
      <w:ins w:id="928" w:author="Lektorat Bauer" w:date="2025-02-27T10:02:00Z" w16du:dateUtc="2025-02-27T09:02:00Z">
        <w:r w:rsidR="009773B9">
          <w:rPr>
            <w:rFonts w:ascii="Arial" w:hAnsi="Arial" w:cs="Arial"/>
            <w:sz w:val="24"/>
            <w:szCs w:val="24"/>
          </w:rPr>
          <w:t>trat</w:t>
        </w:r>
        <w:r w:rsidR="009773B9" w:rsidRPr="00944672">
          <w:rPr>
            <w:rFonts w:ascii="Arial" w:hAnsi="Arial" w:cs="Arial"/>
            <w:sz w:val="24"/>
            <w:szCs w:val="24"/>
          </w:rPr>
          <w:t xml:space="preserve"> </w:t>
        </w:r>
      </w:ins>
      <w:r w:rsidRPr="00944672">
        <w:rPr>
          <w:rFonts w:ascii="Arial" w:hAnsi="Arial" w:cs="Arial"/>
          <w:sz w:val="24"/>
          <w:szCs w:val="24"/>
        </w:rPr>
        <w:t>ich bei den Gewichtheberinnen im Schwergewicht</w:t>
      </w:r>
      <w:ins w:id="929" w:author="Lektorat Bauer" w:date="2025-02-27T10:02:00Z" w16du:dateUtc="2025-02-27T09:02:00Z">
        <w:r w:rsidR="009773B9">
          <w:rPr>
            <w:rFonts w:ascii="Arial" w:hAnsi="Arial" w:cs="Arial"/>
            <w:sz w:val="24"/>
            <w:szCs w:val="24"/>
          </w:rPr>
          <w:t xml:space="preserve"> an.</w:t>
        </w:r>
      </w:ins>
      <w:del w:id="930" w:author="Lektorat Bauer" w:date="2025-02-27T10:02:00Z" w16du:dateUtc="2025-02-27T09:02:00Z">
        <w:r w:rsidRPr="00944672" w:rsidDel="009773B9">
          <w:rPr>
            <w:rFonts w:ascii="Arial" w:hAnsi="Arial" w:cs="Arial"/>
            <w:sz w:val="24"/>
            <w:szCs w:val="24"/>
          </w:rPr>
          <w:delText>,</w:delText>
        </w:r>
      </w:del>
      <w:r w:rsidRPr="00944672">
        <w:rPr>
          <w:rFonts w:ascii="Arial" w:hAnsi="Arial" w:cs="Arial"/>
          <w:sz w:val="24"/>
          <w:szCs w:val="24"/>
        </w:rPr>
        <w:t xml:space="preserve"> </w:t>
      </w:r>
      <w:ins w:id="931" w:author="Lektorat Bauer" w:date="2025-02-27T10:02:00Z" w16du:dateUtc="2025-02-27T09:02:00Z">
        <w:r w:rsidR="009773B9">
          <w:rPr>
            <w:rFonts w:ascii="Arial" w:hAnsi="Arial" w:cs="Arial"/>
            <w:sz w:val="24"/>
            <w:szCs w:val="24"/>
          </w:rPr>
          <w:t>L</w:t>
        </w:r>
      </w:ins>
      <w:del w:id="932" w:author="Lektorat Bauer" w:date="2025-02-27T10:02:00Z" w16du:dateUtc="2025-02-27T09:02:00Z">
        <w:r w:rsidRPr="00944672" w:rsidDel="009773B9">
          <w:rPr>
            <w:rFonts w:ascii="Arial" w:hAnsi="Arial" w:cs="Arial"/>
            <w:sz w:val="24"/>
            <w:szCs w:val="24"/>
          </w:rPr>
          <w:delText>l</w:delText>
        </w:r>
      </w:del>
      <w:r w:rsidRPr="00944672">
        <w:rPr>
          <w:rFonts w:ascii="Arial" w:hAnsi="Arial" w:cs="Arial"/>
          <w:sz w:val="24"/>
          <w:szCs w:val="24"/>
        </w:rPr>
        <w:t>eider hatte ich mich dann in der Trainingshalle verletzt und konnte nicht antreten.“</w:t>
      </w:r>
      <w:ins w:id="933" w:author="Lektorat Bauer" w:date="2025-02-27T10:03:00Z" w16du:dateUtc="2025-02-27T09:03:00Z">
        <w:r w:rsidR="009773B9">
          <w:rPr>
            <w:rFonts w:ascii="Arial" w:hAnsi="Arial" w:cs="Arial"/>
            <w:sz w:val="24"/>
            <w:szCs w:val="24"/>
          </w:rPr>
          <w:t xml:space="preserve"> Chungwi kniff die Augen zusammen, ehe er ausrief:</w:t>
        </w:r>
      </w:ins>
      <w:r w:rsidRPr="00944672">
        <w:rPr>
          <w:rFonts w:ascii="Arial" w:hAnsi="Arial" w:cs="Arial"/>
          <w:sz w:val="24"/>
          <w:szCs w:val="24"/>
        </w:rPr>
        <w:t xml:space="preserve"> „Stimmt, jetzt erkenne ich Sie. Schade, dass das so ausging.“ </w:t>
      </w:r>
    </w:p>
    <w:p w14:paraId="43DE291D" w14:textId="55402B1A"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Dann drehte sich Cho zu den drei Männern um und sagte: „Ich bin die Ranghöchste hier. Punkt. </w:t>
      </w:r>
      <w:del w:id="934" w:author="Lektorat Bauer" w:date="2025-02-27T10:03:00Z" w16du:dateUtc="2025-02-27T09:03:00Z">
        <w:r w:rsidRPr="00944672" w:rsidDel="009773B9">
          <w:rPr>
            <w:rFonts w:ascii="Arial" w:hAnsi="Arial" w:cs="Arial"/>
            <w:sz w:val="24"/>
            <w:szCs w:val="24"/>
          </w:rPr>
          <w:delText>Versuchen Sie keine</w:delText>
        </w:r>
      </w:del>
      <w:ins w:id="935" w:author="Lektorat Bauer" w:date="2025-02-27T10:03:00Z" w16du:dateUtc="2025-02-27T09:03:00Z">
        <w:r w:rsidR="009773B9">
          <w:rPr>
            <w:rFonts w:ascii="Arial" w:hAnsi="Arial" w:cs="Arial"/>
            <w:sz w:val="24"/>
            <w:szCs w:val="24"/>
          </w:rPr>
          <w:t>Keine</w:t>
        </w:r>
      </w:ins>
      <w:r w:rsidRPr="00944672">
        <w:rPr>
          <w:rFonts w:ascii="Arial" w:hAnsi="Arial" w:cs="Arial"/>
          <w:sz w:val="24"/>
          <w:szCs w:val="24"/>
        </w:rPr>
        <w:t xml:space="preserve"> Machtkämpfe.“ </w:t>
      </w:r>
      <w:commentRangeStart w:id="936"/>
      <w:r w:rsidRPr="00944672">
        <w:rPr>
          <w:rFonts w:ascii="Arial" w:hAnsi="Arial" w:cs="Arial"/>
          <w:sz w:val="24"/>
          <w:szCs w:val="24"/>
        </w:rPr>
        <w:t>Dann dreht</w:t>
      </w:r>
      <w:ins w:id="937" w:author="Lektorat Bauer" w:date="2025-02-27T10:03:00Z" w16du:dateUtc="2025-02-27T09:03:00Z">
        <w:r w:rsidR="009773B9">
          <w:rPr>
            <w:rFonts w:ascii="Arial" w:hAnsi="Arial" w:cs="Arial"/>
            <w:sz w:val="24"/>
            <w:szCs w:val="24"/>
          </w:rPr>
          <w:t>e</w:t>
        </w:r>
      </w:ins>
      <w:r w:rsidRPr="00944672">
        <w:rPr>
          <w:rFonts w:ascii="Arial" w:hAnsi="Arial" w:cs="Arial"/>
          <w:sz w:val="24"/>
          <w:szCs w:val="24"/>
        </w:rPr>
        <w:t xml:space="preserve"> sie sich zu Leutnant Park um</w:t>
      </w:r>
      <w:ins w:id="938" w:author="Lektorat Bauer" w:date="2025-02-27T10:04:00Z" w16du:dateUtc="2025-02-27T09:04:00Z">
        <w:r w:rsidR="009773B9">
          <w:rPr>
            <w:rFonts w:ascii="Arial" w:hAnsi="Arial" w:cs="Arial"/>
            <w:sz w:val="24"/>
            <w:szCs w:val="24"/>
          </w:rPr>
          <w:t>.</w:t>
        </w:r>
      </w:ins>
      <w:del w:id="939" w:author="Lektorat Bauer" w:date="2025-02-27T10:04:00Z" w16du:dateUtc="2025-02-27T09:04:00Z">
        <w:r w:rsidRPr="00944672" w:rsidDel="009773B9">
          <w:rPr>
            <w:rFonts w:ascii="Arial" w:hAnsi="Arial" w:cs="Arial"/>
            <w:sz w:val="24"/>
            <w:szCs w:val="24"/>
          </w:rPr>
          <w:delText>,</w:delText>
        </w:r>
      </w:del>
      <w:r w:rsidRPr="00944672">
        <w:rPr>
          <w:rFonts w:ascii="Arial" w:hAnsi="Arial" w:cs="Arial"/>
          <w:sz w:val="24"/>
          <w:szCs w:val="24"/>
        </w:rPr>
        <w:t xml:space="preserve"> „Nein Chungwi, Sie hätte keine Chance.“ Jetzt war es plötzlich </w:t>
      </w:r>
      <w:r w:rsidRPr="00944672">
        <w:rPr>
          <w:rFonts w:ascii="Arial" w:hAnsi="Arial" w:cs="Arial"/>
          <w:noProof/>
          <w:sz w:val="24"/>
          <w:szCs w:val="24"/>
        </w:rPr>
        <w:t>sehr</w:t>
      </w:r>
      <w:r w:rsidRPr="00944672">
        <w:rPr>
          <w:rFonts w:ascii="Arial" w:hAnsi="Arial" w:cs="Arial"/>
          <w:sz w:val="24"/>
          <w:szCs w:val="24"/>
        </w:rPr>
        <w:t xml:space="preserve"> still im Raum, „</w:t>
      </w:r>
      <w:r w:rsidRPr="00944672">
        <w:rPr>
          <w:rFonts w:ascii="Arial" w:hAnsi="Arial" w:cs="Arial"/>
          <w:noProof/>
          <w:sz w:val="24"/>
          <w:szCs w:val="24"/>
        </w:rPr>
        <w:t>Sungwi</w:t>
      </w:r>
      <w:r w:rsidRPr="00944672">
        <w:rPr>
          <w:rFonts w:ascii="Arial" w:hAnsi="Arial" w:cs="Arial"/>
          <w:sz w:val="24"/>
          <w:szCs w:val="24"/>
        </w:rPr>
        <w:t xml:space="preserve"> Cho, wie kommen Sie darauf, dass…“ </w:t>
      </w:r>
      <w:commentRangeEnd w:id="936"/>
      <w:r w:rsidR="009773B9">
        <w:rPr>
          <w:rStyle w:val="Kommentarzeichen"/>
        </w:rPr>
        <w:commentReference w:id="936"/>
      </w:r>
    </w:p>
    <w:p w14:paraId="3CDC1FEB" w14:textId="7C2879E5"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„Leutnant Park, ICH habe Sie für dieses Team angefordert. Generalleutnant Kim Yong-bok und ich kennen uns länger und ich habe gesehen, wie Sie die neuen Spezialkräfte entwickelt </w:t>
      </w:r>
      <w:commentRangeStart w:id="940"/>
      <w:r w:rsidRPr="00944672">
        <w:rPr>
          <w:rFonts w:ascii="Arial" w:hAnsi="Arial" w:cs="Arial"/>
          <w:sz w:val="24"/>
          <w:szCs w:val="24"/>
        </w:rPr>
        <w:t xml:space="preserve">haben.“ „Woher?“ „Meine </w:t>
      </w:r>
      <w:commentRangeEnd w:id="940"/>
      <w:r w:rsidR="009773B9">
        <w:rPr>
          <w:rStyle w:val="Kommentarzeichen"/>
        </w:rPr>
        <w:commentReference w:id="940"/>
      </w:r>
      <w:r w:rsidRPr="00944672">
        <w:rPr>
          <w:rFonts w:ascii="Arial" w:hAnsi="Arial" w:cs="Arial"/>
          <w:sz w:val="24"/>
          <w:szCs w:val="24"/>
        </w:rPr>
        <w:t>Herren, ich bin nicht zum Geheimdienst berufen worden, weil gut im Gewichtheben war, sondern</w:t>
      </w:r>
      <w:del w:id="941" w:author="Lektorat Bauer" w:date="2025-02-27T10:05:00Z" w16du:dateUtc="2025-02-27T09:05:00Z">
        <w:r w:rsidRPr="00944672" w:rsidDel="009773B9">
          <w:rPr>
            <w:rFonts w:ascii="Arial" w:hAnsi="Arial" w:cs="Arial"/>
            <w:sz w:val="24"/>
            <w:szCs w:val="24"/>
          </w:rPr>
          <w:delText xml:space="preserve">, weil ich ziemlich gut bin: in </w:delText>
        </w:r>
      </w:del>
      <w:ins w:id="942" w:author="Lektorat Bauer" w:date="2025-02-27T10:05:00Z" w16du:dateUtc="2025-02-27T09:05:00Z">
        <w:r w:rsidR="009773B9">
          <w:rPr>
            <w:rFonts w:ascii="Arial" w:hAnsi="Arial" w:cs="Arial"/>
            <w:sz w:val="24"/>
            <w:szCs w:val="24"/>
          </w:rPr>
          <w:t xml:space="preserve"> in</w:t>
        </w:r>
      </w:ins>
      <w:r w:rsidRPr="00944672">
        <w:rPr>
          <w:rFonts w:ascii="Arial" w:hAnsi="Arial" w:cs="Arial"/>
          <w:sz w:val="24"/>
          <w:szCs w:val="24"/>
        </w:rPr>
        <w:t xml:space="preserve">Taktik, Planung und Nahkampf.“ </w:t>
      </w:r>
    </w:p>
    <w:p w14:paraId="63C140CD" w14:textId="2458D951"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 xml:space="preserve">„Die Entwicklung von ‚Einheit 180‘ habe ich geleitet.“ Einheit 180 – das war </w:t>
      </w:r>
      <w:ins w:id="943" w:author="Lektorat Bauer" w:date="2025-02-27T10:05:00Z" w16du:dateUtc="2025-02-27T09:05:00Z">
        <w:r w:rsidR="009773B9">
          <w:rPr>
            <w:rFonts w:ascii="Arial" w:hAnsi="Arial" w:cs="Arial"/>
            <w:sz w:val="24"/>
            <w:szCs w:val="24"/>
          </w:rPr>
          <w:t>da</w:t>
        </w:r>
      </w:ins>
      <w:ins w:id="944" w:author="Lektorat Bauer" w:date="2025-02-27T10:06:00Z" w16du:dateUtc="2025-02-27T09:06:00Z">
        <w:r w:rsidR="009773B9">
          <w:rPr>
            <w:rFonts w:ascii="Arial" w:hAnsi="Arial" w:cs="Arial"/>
            <w:sz w:val="24"/>
            <w:szCs w:val="24"/>
          </w:rPr>
          <w:t xml:space="preserve">s </w:t>
        </w:r>
      </w:ins>
      <w:r w:rsidRPr="00944672">
        <w:rPr>
          <w:rFonts w:ascii="Arial" w:hAnsi="Arial" w:cs="Arial"/>
          <w:sz w:val="24"/>
          <w:szCs w:val="24"/>
        </w:rPr>
        <w:t>Cyberangriffsteam Nordkoreas</w:t>
      </w:r>
      <w:ins w:id="945" w:author="Lektorat Bauer" w:date="2025-02-27T10:06:00Z" w16du:dateUtc="2025-02-27T09:06:00Z">
        <w:r w:rsidR="009773B9">
          <w:rPr>
            <w:rFonts w:ascii="Arial" w:hAnsi="Arial" w:cs="Arial"/>
            <w:sz w:val="24"/>
            <w:szCs w:val="24"/>
          </w:rPr>
          <w:t>.</w:t>
        </w:r>
      </w:ins>
      <w:del w:id="946" w:author="Lektorat Bauer" w:date="2025-02-27T10:06:00Z" w16du:dateUtc="2025-02-27T09:06:00Z">
        <w:r w:rsidRPr="00944672" w:rsidDel="009773B9">
          <w:rPr>
            <w:rFonts w:ascii="Arial" w:hAnsi="Arial" w:cs="Arial"/>
            <w:sz w:val="24"/>
            <w:szCs w:val="24"/>
          </w:rPr>
          <w:delText>,</w:delText>
        </w:r>
      </w:del>
      <w:r w:rsidRPr="00944672">
        <w:rPr>
          <w:rFonts w:ascii="Arial" w:hAnsi="Arial" w:cs="Arial"/>
          <w:sz w:val="24"/>
          <w:szCs w:val="24"/>
        </w:rPr>
        <w:t xml:space="preserve"> </w:t>
      </w:r>
      <w:ins w:id="947" w:author="Lektorat Bauer" w:date="2025-02-27T10:06:00Z" w16du:dateUtc="2025-02-27T09:06:00Z">
        <w:r w:rsidR="009773B9">
          <w:rPr>
            <w:rFonts w:ascii="Arial" w:hAnsi="Arial" w:cs="Arial"/>
            <w:sz w:val="24"/>
            <w:szCs w:val="24"/>
          </w:rPr>
          <w:t>J</w:t>
        </w:r>
      </w:ins>
      <w:del w:id="948" w:author="Lektorat Bauer" w:date="2025-02-27T10:06:00Z" w16du:dateUtc="2025-02-27T09:06:00Z">
        <w:r w:rsidRPr="00944672" w:rsidDel="009773B9">
          <w:rPr>
            <w:rFonts w:ascii="Arial" w:hAnsi="Arial" w:cs="Arial"/>
            <w:sz w:val="24"/>
            <w:szCs w:val="24"/>
          </w:rPr>
          <w:delText>j</w:delText>
        </w:r>
      </w:del>
      <w:r w:rsidRPr="00944672">
        <w:rPr>
          <w:rFonts w:ascii="Arial" w:hAnsi="Arial" w:cs="Arial"/>
          <w:sz w:val="24"/>
          <w:szCs w:val="24"/>
        </w:rPr>
        <w:t xml:space="preserve">etzt wurden die drei </w:t>
      </w:r>
      <w:r w:rsidRPr="00944672">
        <w:rPr>
          <w:rFonts w:ascii="Arial" w:hAnsi="Arial" w:cs="Arial"/>
          <w:noProof/>
          <w:sz w:val="24"/>
          <w:szCs w:val="24"/>
        </w:rPr>
        <w:t>ruhig</w:t>
      </w:r>
      <w:r w:rsidRPr="00944672">
        <w:rPr>
          <w:rFonts w:ascii="Arial" w:hAnsi="Arial" w:cs="Arial"/>
          <w:sz w:val="24"/>
          <w:szCs w:val="24"/>
        </w:rPr>
        <w:t xml:space="preserve">; hier stand jemand vor Ihnen, </w:t>
      </w:r>
      <w:del w:id="949" w:author="Lektorat Bauer" w:date="2025-02-27T10:06:00Z" w16du:dateUtc="2025-02-27T09:06:00Z">
        <w:r w:rsidRPr="00944672" w:rsidDel="009773B9">
          <w:rPr>
            <w:rFonts w:ascii="Arial" w:hAnsi="Arial" w:cs="Arial"/>
            <w:sz w:val="24"/>
            <w:szCs w:val="24"/>
          </w:rPr>
          <w:delText xml:space="preserve">die </w:delText>
        </w:r>
      </w:del>
      <w:ins w:id="950" w:author="Lektorat Bauer" w:date="2025-02-27T10:06:00Z" w16du:dateUtc="2025-02-27T09:06:00Z">
        <w:r w:rsidR="009773B9">
          <w:rPr>
            <w:rFonts w:ascii="Arial" w:hAnsi="Arial" w:cs="Arial"/>
            <w:sz w:val="24"/>
            <w:szCs w:val="24"/>
          </w:rPr>
          <w:t>der</w:t>
        </w:r>
        <w:r w:rsidR="009773B9" w:rsidRPr="00944672">
          <w:rPr>
            <w:rFonts w:ascii="Arial" w:hAnsi="Arial" w:cs="Arial"/>
            <w:sz w:val="24"/>
            <w:szCs w:val="24"/>
          </w:rPr>
          <w:t xml:space="preserve"> </w:t>
        </w:r>
      </w:ins>
      <w:r w:rsidRPr="00944672">
        <w:rPr>
          <w:rFonts w:ascii="Arial" w:hAnsi="Arial" w:cs="Arial"/>
          <w:sz w:val="24"/>
          <w:szCs w:val="24"/>
        </w:rPr>
        <w:t>nicht zu unterschätzen war</w:t>
      </w:r>
      <w:commentRangeStart w:id="951"/>
      <w:r w:rsidRPr="00944672">
        <w:rPr>
          <w:rFonts w:ascii="Arial" w:hAnsi="Arial" w:cs="Arial"/>
          <w:sz w:val="24"/>
          <w:szCs w:val="24"/>
        </w:rPr>
        <w:t>.</w:t>
      </w:r>
      <w:del w:id="952" w:author="Lektorat Bauer" w:date="2025-02-27T10:06:00Z" w16du:dateUtc="2025-02-27T09:06:00Z">
        <w:r w:rsidRPr="00944672" w:rsidDel="009773B9">
          <w:rPr>
            <w:rFonts w:ascii="Arial" w:hAnsi="Arial" w:cs="Arial"/>
            <w:sz w:val="24"/>
            <w:szCs w:val="24"/>
          </w:rPr>
          <w:delText xml:space="preserve"> Cho Mi-Ran zu unterschätzen könnte tödlich enden. Das war jetzt geklärt, sogar Park entspannt sich etwas.</w:delText>
        </w:r>
      </w:del>
      <w:commentRangeEnd w:id="951"/>
      <w:r w:rsidR="009773B9">
        <w:rPr>
          <w:rStyle w:val="Kommentarzeichen"/>
        </w:rPr>
        <w:commentReference w:id="951"/>
      </w:r>
    </w:p>
    <w:p w14:paraId="07DFEECA"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Cho fuhr fort: „Sie haben gemerkt, dass Major Lim sehr brüsk war. Sie weiß, wer ich bin.“ Dann drehte sie sich so, dass Sie Zang direkt ansehen konnte: „Leutnant Zang, ich habe Ihren Plan gelesen. Erklären Sie mir die offenen Punkte.“ </w:t>
      </w:r>
    </w:p>
    <w:p w14:paraId="34D86797" w14:textId="08647989"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„Oberstleutnant Cho, wir haben uns angesehen, wie wir die Entladung organisiert bekommen. Das ist soweit geklärt. Ich habe aber Problem</w:t>
      </w:r>
      <w:ins w:id="953" w:author="Lektorat Bauer" w:date="2025-02-27T10:06:00Z" w16du:dateUtc="2025-02-27T09:06:00Z">
        <w:r w:rsidR="009773B9">
          <w:rPr>
            <w:rFonts w:ascii="Arial" w:hAnsi="Arial" w:cs="Arial"/>
            <w:sz w:val="24"/>
            <w:szCs w:val="24"/>
          </w:rPr>
          <w:t>e</w:t>
        </w:r>
      </w:ins>
      <w:r w:rsidRPr="00944672">
        <w:rPr>
          <w:rFonts w:ascii="Arial" w:hAnsi="Arial" w:cs="Arial"/>
          <w:sz w:val="24"/>
          <w:szCs w:val="24"/>
        </w:rPr>
        <w:t xml:space="preserve"> bei den folgenden Punkten: Welcher Flug genau wird es sein? Wie bekommen wir unser Personal in das Flugzeug? Und wie bekommen wir das Flugzeug in unsere Gewalt?“</w:t>
      </w:r>
    </w:p>
    <w:p w14:paraId="6D0AEC23" w14:textId="6473C5DE"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Cho zeigte auf Leutnant Park. „Das ist sicherlich mein Teil. Der leichteste Weg ist, wir buchen Tickets und entführen das Flugzeug</w:t>
      </w:r>
      <w:del w:id="954" w:author="Lektorat Bauer" w:date="2025-02-27T10:07:00Z" w16du:dateUtc="2025-02-27T09:07:00Z">
        <w:r w:rsidRPr="00944672" w:rsidDel="009773B9">
          <w:rPr>
            <w:rFonts w:ascii="Arial" w:hAnsi="Arial" w:cs="Arial"/>
            <w:sz w:val="24"/>
            <w:szCs w:val="24"/>
          </w:rPr>
          <w:delText>.</w:delText>
        </w:r>
      </w:del>
      <w:r w:rsidRPr="00944672">
        <w:rPr>
          <w:rFonts w:ascii="Arial" w:hAnsi="Arial" w:cs="Arial"/>
          <w:sz w:val="24"/>
          <w:szCs w:val="24"/>
        </w:rPr>
        <w:t>“</w:t>
      </w:r>
      <w:ins w:id="955" w:author="Lektorat Bauer" w:date="2025-02-27T10:07:00Z" w16du:dateUtc="2025-02-27T09:07:00Z">
        <w:r w:rsidR="009773B9">
          <w:rPr>
            <w:rFonts w:ascii="Arial" w:hAnsi="Arial" w:cs="Arial"/>
            <w:sz w:val="24"/>
            <w:szCs w:val="24"/>
          </w:rPr>
          <w:t>, entgegnete dieser gelassen und</w:t>
        </w:r>
      </w:ins>
      <w:r w:rsidRPr="00944672">
        <w:rPr>
          <w:rFonts w:ascii="Arial" w:hAnsi="Arial" w:cs="Arial"/>
          <w:sz w:val="24"/>
          <w:szCs w:val="24"/>
        </w:rPr>
        <w:t xml:space="preserve"> </w:t>
      </w:r>
      <w:ins w:id="956" w:author="Lektorat Bauer" w:date="2025-02-27T10:07:00Z" w16du:dateUtc="2025-02-27T09:07:00Z">
        <w:r w:rsidR="009773B9">
          <w:rPr>
            <w:rFonts w:ascii="Arial" w:hAnsi="Arial" w:cs="Arial"/>
            <w:sz w:val="24"/>
            <w:szCs w:val="24"/>
          </w:rPr>
          <w:t>a</w:t>
        </w:r>
      </w:ins>
      <w:del w:id="957" w:author="Lektorat Bauer" w:date="2025-02-27T10:07:00Z" w16du:dateUtc="2025-02-27T09:07:00Z">
        <w:r w:rsidRPr="00944672" w:rsidDel="009773B9">
          <w:rPr>
            <w:rFonts w:ascii="Arial" w:hAnsi="Arial" w:cs="Arial"/>
            <w:sz w:val="24"/>
            <w:szCs w:val="24"/>
          </w:rPr>
          <w:delText>A</w:delText>
        </w:r>
      </w:del>
      <w:r w:rsidRPr="00944672">
        <w:rPr>
          <w:rFonts w:ascii="Arial" w:hAnsi="Arial" w:cs="Arial"/>
          <w:sz w:val="24"/>
          <w:szCs w:val="24"/>
        </w:rPr>
        <w:t>lle hielte</w:t>
      </w:r>
      <w:ins w:id="958" w:author="Lektorat Bauer" w:date="2025-02-27T10:07:00Z" w16du:dateUtc="2025-02-27T09:07:00Z">
        <w:r w:rsidR="009773B9">
          <w:rPr>
            <w:rFonts w:ascii="Arial" w:hAnsi="Arial" w:cs="Arial"/>
            <w:sz w:val="24"/>
            <w:szCs w:val="24"/>
          </w:rPr>
          <w:t>n</w:t>
        </w:r>
      </w:ins>
      <w:r w:rsidRPr="00944672">
        <w:rPr>
          <w:rFonts w:ascii="Arial" w:hAnsi="Arial" w:cs="Arial"/>
          <w:sz w:val="24"/>
          <w:szCs w:val="24"/>
        </w:rPr>
        <w:t xml:space="preserve"> kurz die Luft an</w:t>
      </w:r>
      <w:del w:id="959" w:author="Lektorat Bauer" w:date="2025-02-27T10:07:00Z" w16du:dateUtc="2025-02-27T09:07:00Z">
        <w:r w:rsidRPr="00944672" w:rsidDel="009773B9">
          <w:rPr>
            <w:rFonts w:ascii="Arial" w:hAnsi="Arial" w:cs="Arial"/>
            <w:sz w:val="24"/>
            <w:szCs w:val="24"/>
          </w:rPr>
          <w:delText xml:space="preserve">, als Park das völlig gelassen aussprach. </w:delText>
        </w:r>
      </w:del>
      <w:ins w:id="960" w:author="Lektorat Bauer" w:date="2025-02-27T10:07:00Z" w16du:dateUtc="2025-02-27T09:07:00Z">
        <w:r w:rsidR="009773B9">
          <w:rPr>
            <w:rFonts w:ascii="Arial" w:hAnsi="Arial" w:cs="Arial"/>
            <w:sz w:val="24"/>
            <w:szCs w:val="24"/>
          </w:rPr>
          <w:t>, während er sprach.</w:t>
        </w:r>
      </w:ins>
    </w:p>
    <w:p w14:paraId="5711E436" w14:textId="0E43CA15"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„Das geht aber nicht ohne weiteres, da </w:t>
      </w:r>
      <w:del w:id="961" w:author="Lektorat Bauer" w:date="2025-02-27T10:07:00Z" w16du:dateUtc="2025-02-27T09:07:00Z">
        <w:r w:rsidRPr="00944672" w:rsidDel="009773B9">
          <w:rPr>
            <w:rFonts w:ascii="Arial" w:hAnsi="Arial" w:cs="Arial"/>
            <w:sz w:val="24"/>
            <w:szCs w:val="24"/>
          </w:rPr>
          <w:delText xml:space="preserve">damit </w:delText>
        </w:r>
      </w:del>
      <w:r w:rsidRPr="00944672">
        <w:rPr>
          <w:rFonts w:ascii="Arial" w:hAnsi="Arial" w:cs="Arial"/>
          <w:sz w:val="24"/>
          <w:szCs w:val="24"/>
        </w:rPr>
        <w:t>zu viele Menschen sehen würden, wer an Bord geht</w:t>
      </w:r>
      <w:ins w:id="962" w:author="Lektorat Bauer" w:date="2025-02-27T10:07:00Z" w16du:dateUtc="2025-02-27T09:07:00Z">
        <w:r w:rsidR="009773B9">
          <w:rPr>
            <w:rFonts w:ascii="Arial" w:hAnsi="Arial" w:cs="Arial"/>
            <w:sz w:val="24"/>
            <w:szCs w:val="24"/>
          </w:rPr>
          <w:t>.</w:t>
        </w:r>
      </w:ins>
      <w:del w:id="963" w:author="Lektorat Bauer" w:date="2025-02-27T10:07:00Z" w16du:dateUtc="2025-02-27T09:07:00Z">
        <w:r w:rsidRPr="00944672" w:rsidDel="009773B9">
          <w:rPr>
            <w:rFonts w:ascii="Arial" w:hAnsi="Arial" w:cs="Arial"/>
            <w:sz w:val="24"/>
            <w:szCs w:val="24"/>
          </w:rPr>
          <w:delText>,</w:delText>
        </w:r>
      </w:del>
      <w:r w:rsidRPr="00944672">
        <w:rPr>
          <w:rFonts w:ascii="Arial" w:hAnsi="Arial" w:cs="Arial"/>
          <w:sz w:val="24"/>
          <w:szCs w:val="24"/>
        </w:rPr>
        <w:t xml:space="preserve"> </w:t>
      </w:r>
      <w:ins w:id="964" w:author="Lektorat Bauer" w:date="2025-02-27T10:07:00Z" w16du:dateUtc="2025-02-27T09:07:00Z">
        <w:r w:rsidR="009773B9">
          <w:rPr>
            <w:rFonts w:ascii="Arial" w:hAnsi="Arial" w:cs="Arial"/>
            <w:sz w:val="24"/>
            <w:szCs w:val="24"/>
          </w:rPr>
          <w:t>U</w:t>
        </w:r>
      </w:ins>
      <w:del w:id="965" w:author="Lektorat Bauer" w:date="2025-02-27T10:07:00Z" w16du:dateUtc="2025-02-27T09:07:00Z">
        <w:r w:rsidRPr="00944672" w:rsidDel="009773B9">
          <w:rPr>
            <w:rFonts w:ascii="Arial" w:hAnsi="Arial" w:cs="Arial"/>
            <w:sz w:val="24"/>
            <w:szCs w:val="24"/>
          </w:rPr>
          <w:delText>u</w:delText>
        </w:r>
      </w:del>
      <w:r w:rsidRPr="00944672">
        <w:rPr>
          <w:rFonts w:ascii="Arial" w:hAnsi="Arial" w:cs="Arial"/>
          <w:sz w:val="24"/>
          <w:szCs w:val="24"/>
        </w:rPr>
        <w:t xml:space="preserve">nd die Buchungen wären auch rückverfolgbar. Daher ist das leider keine Option.“ </w:t>
      </w:r>
    </w:p>
    <w:p w14:paraId="646CE23A" w14:textId="2E36BD16"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Park holte kurz Luft und sah dann Zang an</w:t>
      </w:r>
      <w:del w:id="966" w:author="Lektorat Bauer" w:date="2025-02-27T10:08:00Z" w16du:dateUtc="2025-02-27T09:08:00Z">
        <w:r w:rsidRPr="00944672" w:rsidDel="009773B9">
          <w:rPr>
            <w:rFonts w:ascii="Arial" w:hAnsi="Arial" w:cs="Arial"/>
            <w:sz w:val="24"/>
            <w:szCs w:val="24"/>
          </w:rPr>
          <w:delText>,</w:delText>
        </w:r>
      </w:del>
      <w:ins w:id="967" w:author="Lektorat Bauer" w:date="2025-02-27T10:08:00Z" w16du:dateUtc="2025-02-27T09:08:00Z">
        <w:r w:rsidR="009773B9">
          <w:rPr>
            <w:rFonts w:ascii="Arial" w:hAnsi="Arial" w:cs="Arial"/>
            <w:sz w:val="24"/>
            <w:szCs w:val="24"/>
          </w:rPr>
          <w:t>.</w:t>
        </w:r>
      </w:ins>
      <w:r w:rsidRPr="00944672">
        <w:rPr>
          <w:rFonts w:ascii="Arial" w:hAnsi="Arial" w:cs="Arial"/>
          <w:sz w:val="24"/>
          <w:szCs w:val="24"/>
        </w:rPr>
        <w:t xml:space="preserve"> „Sie haben einen guten Plan entwickelt, da sollte auch das Vorfeld möglichst in eine falsche Richtung zeigen </w:t>
      </w:r>
      <w:ins w:id="968" w:author="Lektorat Bauer" w:date="2025-02-27T10:08:00Z" w16du:dateUtc="2025-02-27T09:08:00Z">
        <w:r w:rsidR="009773B9">
          <w:rPr>
            <w:rFonts w:ascii="Arial" w:hAnsi="Arial" w:cs="Arial"/>
            <w:sz w:val="24"/>
            <w:szCs w:val="24"/>
          </w:rPr>
          <w:t>oder besser noch:</w:t>
        </w:r>
      </w:ins>
      <w:del w:id="969" w:author="Lektorat Bauer" w:date="2025-02-27T10:08:00Z" w16du:dateUtc="2025-02-27T09:08:00Z">
        <w:r w:rsidRPr="00944672" w:rsidDel="009773B9">
          <w:rPr>
            <w:rFonts w:ascii="Arial" w:hAnsi="Arial" w:cs="Arial"/>
            <w:sz w:val="24"/>
            <w:szCs w:val="24"/>
          </w:rPr>
          <w:delText>bzw.</w:delText>
        </w:r>
      </w:del>
      <w:r w:rsidRPr="00944672">
        <w:rPr>
          <w:rFonts w:ascii="Arial" w:hAnsi="Arial" w:cs="Arial"/>
          <w:sz w:val="24"/>
          <w:szCs w:val="24"/>
        </w:rPr>
        <w:t xml:space="preserve"> gar nicht auffallen.“ </w:t>
      </w:r>
    </w:p>
    <w:p w14:paraId="402FB984" w14:textId="24606AA9"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Er machte eine kurze Pause</w:t>
      </w:r>
      <w:ins w:id="970" w:author="Lektorat Bauer" w:date="2025-02-27T10:08:00Z" w16du:dateUtc="2025-02-27T09:08:00Z">
        <w:r w:rsidR="009773B9">
          <w:rPr>
            <w:rFonts w:ascii="Arial" w:hAnsi="Arial" w:cs="Arial"/>
            <w:sz w:val="24"/>
            <w:szCs w:val="24"/>
          </w:rPr>
          <w:t>.</w:t>
        </w:r>
      </w:ins>
      <w:r w:rsidRPr="00944672">
        <w:rPr>
          <w:rFonts w:ascii="Arial" w:hAnsi="Arial" w:cs="Arial"/>
          <w:sz w:val="24"/>
          <w:szCs w:val="24"/>
        </w:rPr>
        <w:t xml:space="preserve"> „Haben Sie ein Flugzeugmodell hier?“ Leutnant </w:t>
      </w:r>
      <w:r w:rsidRPr="00944672">
        <w:rPr>
          <w:rFonts w:ascii="Arial" w:hAnsi="Arial" w:cs="Arial"/>
          <w:noProof/>
          <w:sz w:val="24"/>
          <w:szCs w:val="24"/>
        </w:rPr>
        <w:t>Kwang</w:t>
      </w:r>
      <w:r w:rsidRPr="00944672">
        <w:rPr>
          <w:rFonts w:ascii="Arial" w:hAnsi="Arial" w:cs="Arial"/>
          <w:sz w:val="24"/>
          <w:szCs w:val="24"/>
        </w:rPr>
        <w:t xml:space="preserve"> drehte sich um und griff nach einem Modell einer alten PanAm 747, der ‚Clipper Maid of the Seas‘ – es war das Modell der PanAm</w:t>
      </w:r>
      <w:ins w:id="971" w:author="Lektorat Bauer" w:date="2025-02-27T10:08:00Z" w16du:dateUtc="2025-02-27T09:08:00Z">
        <w:r w:rsidR="009773B9">
          <w:rPr>
            <w:rFonts w:ascii="Arial" w:hAnsi="Arial" w:cs="Arial"/>
            <w:sz w:val="24"/>
            <w:szCs w:val="24"/>
          </w:rPr>
          <w:t>-</w:t>
        </w:r>
      </w:ins>
      <w:del w:id="972" w:author="Lektorat Bauer" w:date="2025-02-27T10:08:00Z" w16du:dateUtc="2025-02-27T09:08:00Z">
        <w:r w:rsidRPr="00944672" w:rsidDel="009773B9">
          <w:rPr>
            <w:rFonts w:ascii="Arial" w:hAnsi="Arial" w:cs="Arial"/>
            <w:sz w:val="24"/>
            <w:szCs w:val="24"/>
          </w:rPr>
          <w:delText xml:space="preserve"> </w:delText>
        </w:r>
      </w:del>
      <w:r w:rsidRPr="00944672">
        <w:rPr>
          <w:rFonts w:ascii="Arial" w:hAnsi="Arial" w:cs="Arial"/>
          <w:sz w:val="24"/>
          <w:szCs w:val="24"/>
        </w:rPr>
        <w:t>Maschine, die über dem schottischen Lockerbie abgestürzt war. Park lächelte und sagte</w:t>
      </w:r>
      <w:del w:id="973" w:author="Lektorat Bauer" w:date="2025-02-27T10:08:00Z" w16du:dateUtc="2025-02-27T09:08:00Z">
        <w:r w:rsidRPr="00944672" w:rsidDel="009773B9">
          <w:rPr>
            <w:rFonts w:ascii="Arial" w:hAnsi="Arial" w:cs="Arial"/>
            <w:sz w:val="24"/>
            <w:szCs w:val="24"/>
          </w:rPr>
          <w:delText>,</w:delText>
        </w:r>
      </w:del>
      <w:ins w:id="974" w:author="Lektorat Bauer" w:date="2025-02-27T10:08:00Z" w16du:dateUtc="2025-02-27T09:08:00Z">
        <w:r w:rsidR="009773B9">
          <w:rPr>
            <w:rFonts w:ascii="Arial" w:hAnsi="Arial" w:cs="Arial"/>
            <w:sz w:val="24"/>
            <w:szCs w:val="24"/>
          </w:rPr>
          <w:t>:</w:t>
        </w:r>
      </w:ins>
      <w:r w:rsidRPr="00944672">
        <w:rPr>
          <w:rFonts w:ascii="Arial" w:hAnsi="Arial" w:cs="Arial"/>
          <w:sz w:val="24"/>
          <w:szCs w:val="24"/>
        </w:rPr>
        <w:t xml:space="preserve"> „Humor haben Sie.“ </w:t>
      </w:r>
    </w:p>
    <w:p w14:paraId="01ECCCC2" w14:textId="1085C1DD"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Dann nahm er das Modell und erklärte, was er sich überlegt hatte. Oberstleutnant Cho fand eine Schwachstelle</w:t>
      </w:r>
      <w:del w:id="975" w:author="Lektorat Bauer" w:date="2025-02-27T10:08:00Z" w16du:dateUtc="2025-02-27T09:08:00Z">
        <w:r w:rsidRPr="00944672" w:rsidDel="009773B9">
          <w:rPr>
            <w:rFonts w:ascii="Arial" w:hAnsi="Arial" w:cs="Arial"/>
            <w:sz w:val="24"/>
            <w:szCs w:val="24"/>
          </w:rPr>
          <w:delText xml:space="preserve"> in der Idee</w:delText>
        </w:r>
      </w:del>
      <w:r w:rsidRPr="00944672">
        <w:rPr>
          <w:rFonts w:ascii="Arial" w:hAnsi="Arial" w:cs="Arial"/>
          <w:sz w:val="24"/>
          <w:szCs w:val="24"/>
        </w:rPr>
        <w:t>, erklärte warum und machte einen Ergänzungsvorschlag. Dann sahen sich die vier an</w:t>
      </w:r>
      <w:del w:id="976" w:author="Lektorat Bauer" w:date="2025-02-27T10:08:00Z" w16du:dateUtc="2025-02-27T09:08:00Z">
        <w:r w:rsidRPr="00944672" w:rsidDel="009773B9">
          <w:rPr>
            <w:rFonts w:ascii="Arial" w:hAnsi="Arial" w:cs="Arial"/>
            <w:sz w:val="24"/>
            <w:szCs w:val="24"/>
          </w:rPr>
          <w:delText>,</w:delText>
        </w:r>
      </w:del>
      <w:ins w:id="977" w:author="Lektorat Bauer" w:date="2025-02-27T10:08:00Z" w16du:dateUtc="2025-02-27T09:08:00Z">
        <w:r w:rsidR="009773B9">
          <w:rPr>
            <w:rFonts w:ascii="Arial" w:hAnsi="Arial" w:cs="Arial"/>
            <w:sz w:val="24"/>
            <w:szCs w:val="24"/>
          </w:rPr>
          <w:t>.</w:t>
        </w:r>
      </w:ins>
      <w:r w:rsidRPr="00944672">
        <w:rPr>
          <w:rFonts w:ascii="Arial" w:hAnsi="Arial" w:cs="Arial"/>
          <w:sz w:val="24"/>
          <w:szCs w:val="24"/>
        </w:rPr>
        <w:t xml:space="preserve"> </w:t>
      </w:r>
      <w:ins w:id="978" w:author="Lektorat Bauer" w:date="2025-02-27T10:08:00Z" w16du:dateUtc="2025-02-27T09:08:00Z">
        <w:r w:rsidR="009773B9">
          <w:rPr>
            <w:rFonts w:ascii="Arial" w:hAnsi="Arial" w:cs="Arial"/>
            <w:sz w:val="24"/>
            <w:szCs w:val="24"/>
          </w:rPr>
          <w:t>E</w:t>
        </w:r>
      </w:ins>
      <w:del w:id="979" w:author="Lektorat Bauer" w:date="2025-02-27T10:08:00Z" w16du:dateUtc="2025-02-27T09:08:00Z">
        <w:r w:rsidRPr="00944672" w:rsidDel="009773B9">
          <w:rPr>
            <w:rFonts w:ascii="Arial" w:hAnsi="Arial" w:cs="Arial"/>
            <w:sz w:val="24"/>
            <w:szCs w:val="24"/>
          </w:rPr>
          <w:delText>e</w:delText>
        </w:r>
      </w:del>
      <w:r w:rsidRPr="00944672">
        <w:rPr>
          <w:rFonts w:ascii="Arial" w:hAnsi="Arial" w:cs="Arial"/>
          <w:sz w:val="24"/>
          <w:szCs w:val="24"/>
        </w:rPr>
        <w:t>in gemeinsames Nicken</w:t>
      </w:r>
      <w:ins w:id="980" w:author="Lektorat Bauer" w:date="2025-02-27T10:08:00Z" w16du:dateUtc="2025-02-27T09:08:00Z">
        <w:r w:rsidR="009773B9">
          <w:rPr>
            <w:rFonts w:ascii="Arial" w:hAnsi="Arial" w:cs="Arial"/>
            <w:sz w:val="24"/>
            <w:szCs w:val="24"/>
          </w:rPr>
          <w:t xml:space="preserve"> folgte</w:t>
        </w:r>
      </w:ins>
      <w:r w:rsidRPr="00944672">
        <w:rPr>
          <w:rFonts w:ascii="Arial" w:hAnsi="Arial" w:cs="Arial"/>
          <w:sz w:val="24"/>
          <w:szCs w:val="24"/>
        </w:rPr>
        <w:t xml:space="preserve"> und </w:t>
      </w:r>
      <w:del w:id="981" w:author="Lektorat Bauer" w:date="2025-02-27T10:08:00Z" w16du:dateUtc="2025-02-27T09:08:00Z">
        <w:r w:rsidRPr="00944672" w:rsidDel="009773B9">
          <w:rPr>
            <w:rFonts w:ascii="Arial" w:hAnsi="Arial" w:cs="Arial"/>
            <w:sz w:val="24"/>
            <w:szCs w:val="24"/>
          </w:rPr>
          <w:delText xml:space="preserve">dann wurde </w:delText>
        </w:r>
      </w:del>
      <w:r w:rsidRPr="00944672">
        <w:rPr>
          <w:rFonts w:ascii="Arial" w:hAnsi="Arial" w:cs="Arial"/>
          <w:sz w:val="24"/>
          <w:szCs w:val="24"/>
        </w:rPr>
        <w:t xml:space="preserve">die Idee </w:t>
      </w:r>
      <w:ins w:id="982" w:author="Lektorat Bauer" w:date="2025-02-27T10:08:00Z" w16du:dateUtc="2025-02-27T09:08:00Z">
        <w:r w:rsidR="009773B9">
          <w:rPr>
            <w:rFonts w:ascii="Arial" w:hAnsi="Arial" w:cs="Arial"/>
            <w:sz w:val="24"/>
            <w:szCs w:val="24"/>
          </w:rPr>
          <w:t xml:space="preserve">wurde </w:t>
        </w:r>
      </w:ins>
      <w:r w:rsidRPr="00944672">
        <w:rPr>
          <w:rFonts w:ascii="Arial" w:hAnsi="Arial" w:cs="Arial"/>
          <w:sz w:val="24"/>
          <w:szCs w:val="24"/>
        </w:rPr>
        <w:t>verschriftlicht.</w:t>
      </w:r>
    </w:p>
    <w:p w14:paraId="7477CCBF"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In den nächsten Wochen würden die Feinheiten ausgearbeitet werden, aber die Idee stand.</w:t>
      </w:r>
    </w:p>
    <w:p w14:paraId="32F6A3EA"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3AFB2166" w14:textId="77777777" w:rsidR="00944672" w:rsidRPr="00944672" w:rsidRDefault="00944672" w:rsidP="00623B68">
      <w:pPr>
        <w:suppressAutoHyphens/>
        <w:autoSpaceDE w:val="0"/>
        <w:autoSpaceDN w:val="0"/>
        <w:adjustRightInd w:val="0"/>
        <w:spacing w:after="0" w:line="360" w:lineRule="auto"/>
        <w:jc w:val="both"/>
        <w:rPr>
          <w:rFonts w:ascii="Arial" w:hAnsi="Arial" w:cs="Arial"/>
          <w:sz w:val="24"/>
          <w:szCs w:val="24"/>
        </w:rPr>
      </w:pPr>
      <w:r w:rsidRPr="00944672">
        <w:rPr>
          <w:rFonts w:ascii="Arial" w:hAnsi="Arial" w:cs="Arial"/>
          <w:noProof/>
          <w:sz w:val="24"/>
          <w:szCs w:val="24"/>
        </w:rPr>
        <w:t>***</w:t>
      </w:r>
      <w:r w:rsidRPr="00944672">
        <w:rPr>
          <w:rFonts w:ascii="Arial" w:hAnsi="Arial" w:cs="Arial"/>
          <w:sz w:val="24"/>
          <w:szCs w:val="24"/>
        </w:rPr>
        <w:t xml:space="preserve"> </w:t>
      </w:r>
    </w:p>
    <w:p w14:paraId="4F3D1447" w14:textId="77777777" w:rsidR="00944672" w:rsidRPr="00944672" w:rsidRDefault="00944672" w:rsidP="00623B68">
      <w:pPr>
        <w:keepNext/>
        <w:keepLines/>
        <w:pageBreakBefore/>
        <w:numPr>
          <w:ilvl w:val="0"/>
          <w:numId w:val="1"/>
        </w:numPr>
        <w:suppressAutoHyphens/>
        <w:autoSpaceDE w:val="0"/>
        <w:autoSpaceDN w:val="0"/>
        <w:adjustRightInd w:val="0"/>
        <w:spacing w:before="744" w:after="120" w:line="360" w:lineRule="auto"/>
        <w:jc w:val="center"/>
        <w:outlineLvl w:val="0"/>
        <w:rPr>
          <w:rFonts w:ascii="Arial" w:hAnsi="Arial" w:cs="Arial"/>
          <w:b/>
          <w:bCs/>
          <w:sz w:val="24"/>
          <w:szCs w:val="24"/>
        </w:rPr>
      </w:pPr>
      <w:r w:rsidRPr="00944672">
        <w:rPr>
          <w:rFonts w:ascii="Arial" w:hAnsi="Arial" w:cs="Arial"/>
          <w:b/>
          <w:bCs/>
          <w:sz w:val="24"/>
          <w:szCs w:val="24"/>
        </w:rPr>
        <w:lastRenderedPageBreak/>
        <w:t xml:space="preserve">: </w:t>
      </w:r>
      <w:r w:rsidRPr="00944672">
        <w:rPr>
          <w:rFonts w:ascii="Arial" w:hAnsi="Arial" w:cs="Arial"/>
          <w:b/>
          <w:bCs/>
          <w:sz w:val="24"/>
          <w:szCs w:val="24"/>
        </w:rPr>
        <w:br/>
        <w:t>„Sei umsichtig! Sehr umsichtig. Und benutze deine Spione sodann für jede Unternehmung.“ (Sun Tsu)</w:t>
      </w:r>
    </w:p>
    <w:p w14:paraId="753FD9E8"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commentRangeStart w:id="983"/>
      <w:commentRangeEnd w:id="983"/>
      <w:r w:rsidRPr="00944672">
        <w:rPr>
          <w:rFonts w:ascii="Arial" w:hAnsi="Arial" w:cs="Arial"/>
          <w:sz w:val="24"/>
          <w:szCs w:val="24"/>
        </w:rPr>
        <w:commentReference w:id="983"/>
      </w:r>
      <w:r w:rsidRPr="00944672">
        <w:rPr>
          <w:rFonts w:ascii="Arial" w:hAnsi="Arial" w:cs="Arial"/>
          <w:b/>
          <w:bCs/>
          <w:sz w:val="24"/>
          <w:szCs w:val="24"/>
        </w:rPr>
        <w:t>&gt;&gt;&gt; Brisbane, Mittwoch 14. Jan 2014 &lt;&lt;&lt;</w:t>
      </w:r>
    </w:p>
    <w:p w14:paraId="2D978BA0" w14:textId="78571A00"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Die kleine Lagerhalle mit Büro stand in der South Street in Lytton, Queensland auf der anderen Seite des Brisbane River, der das Gewerbegebiet vom Flughafen trennt. Trotzdem waren es nur knapp 20 Kilometer bis zum Flughafen, die sich aber manchmal wie 100 </w:t>
      </w:r>
      <w:ins w:id="984" w:author="Lektorat Bauer" w:date="2025-02-27T10:09:00Z" w16du:dateUtc="2025-02-27T09:09:00Z">
        <w:r w:rsidR="009773B9">
          <w:rPr>
            <w:rFonts w:ascii="Arial" w:hAnsi="Arial" w:cs="Arial"/>
            <w:sz w:val="24"/>
            <w:szCs w:val="24"/>
          </w:rPr>
          <w:t>Kilometer</w:t>
        </w:r>
      </w:ins>
      <w:del w:id="985" w:author="Lektorat Bauer" w:date="2025-02-27T10:09:00Z" w16du:dateUtc="2025-02-27T09:09:00Z">
        <w:r w:rsidRPr="00944672" w:rsidDel="009773B9">
          <w:rPr>
            <w:rFonts w:ascii="Arial" w:hAnsi="Arial" w:cs="Arial"/>
            <w:sz w:val="24"/>
            <w:szCs w:val="24"/>
          </w:rPr>
          <w:delText>km</w:delText>
        </w:r>
      </w:del>
      <w:r w:rsidRPr="00944672">
        <w:rPr>
          <w:rFonts w:ascii="Arial" w:hAnsi="Arial" w:cs="Arial"/>
          <w:sz w:val="24"/>
          <w:szCs w:val="24"/>
        </w:rPr>
        <w:t xml:space="preserve"> anfühlten. </w:t>
      </w:r>
    </w:p>
    <w:p w14:paraId="29D433CC" w14:textId="5BC4E64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Hier hatte sich die Lytton </w:t>
      </w:r>
      <w:r w:rsidRPr="00944672">
        <w:rPr>
          <w:rFonts w:ascii="Arial" w:hAnsi="Arial" w:cs="Arial"/>
          <w:noProof/>
          <w:sz w:val="24"/>
          <w:szCs w:val="24"/>
        </w:rPr>
        <w:t>Logistics</w:t>
      </w:r>
      <w:r w:rsidRPr="00944672">
        <w:rPr>
          <w:rFonts w:ascii="Arial" w:hAnsi="Arial" w:cs="Arial"/>
          <w:sz w:val="24"/>
          <w:szCs w:val="24"/>
        </w:rPr>
        <w:t xml:space="preserve"> </w:t>
      </w:r>
      <w:r w:rsidRPr="00944672">
        <w:rPr>
          <w:rFonts w:ascii="Arial" w:hAnsi="Arial" w:cs="Arial"/>
          <w:noProof/>
          <w:sz w:val="24"/>
          <w:szCs w:val="24"/>
        </w:rPr>
        <w:t>and</w:t>
      </w:r>
      <w:r w:rsidRPr="00944672">
        <w:rPr>
          <w:rFonts w:ascii="Arial" w:hAnsi="Arial" w:cs="Arial"/>
          <w:sz w:val="24"/>
          <w:szCs w:val="24"/>
        </w:rPr>
        <w:t xml:space="preserve"> Transport-Consulting (LLTC) niedergelassen. Der ehemalige Besitzer, Ed Shaw, wollte sich zur Ruhe setzen und hatte in </w:t>
      </w:r>
      <w:del w:id="986" w:author="Lektorat Bauer" w:date="2025-02-27T10:09:00Z" w16du:dateUtc="2025-02-27T09:09:00Z">
        <w:r w:rsidRPr="00944672" w:rsidDel="009773B9">
          <w:rPr>
            <w:rFonts w:ascii="Arial" w:hAnsi="Arial" w:cs="Arial"/>
            <w:sz w:val="24"/>
            <w:szCs w:val="24"/>
          </w:rPr>
          <w:delText xml:space="preserve"> </w:delText>
        </w:r>
      </w:del>
      <w:r w:rsidRPr="00944672">
        <w:rPr>
          <w:rFonts w:ascii="Arial" w:hAnsi="Arial" w:cs="Arial"/>
          <w:sz w:val="24"/>
          <w:szCs w:val="24"/>
        </w:rPr>
        <w:t xml:space="preserve">John und Cindy McGraw zwei Käufer für das Unternehmen gefunden, die sich </w:t>
      </w:r>
      <w:del w:id="987" w:author="Lektorat Bauer" w:date="2025-02-27T10:09:00Z" w16du:dateUtc="2025-02-27T09:09:00Z">
        <w:r w:rsidRPr="00944672" w:rsidDel="009773B9">
          <w:rPr>
            <w:rFonts w:ascii="Arial" w:hAnsi="Arial" w:cs="Arial"/>
            <w:sz w:val="24"/>
            <w:szCs w:val="24"/>
          </w:rPr>
          <w:delText xml:space="preserve">mit diesem Unternehmen </w:delText>
        </w:r>
      </w:del>
      <w:ins w:id="988" w:author="Lektorat Bauer" w:date="2025-02-27T10:09:00Z" w16du:dateUtc="2025-02-27T09:09:00Z">
        <w:r w:rsidR="009773B9">
          <w:rPr>
            <w:rFonts w:ascii="Arial" w:hAnsi="Arial" w:cs="Arial"/>
            <w:sz w:val="24"/>
            <w:szCs w:val="24"/>
          </w:rPr>
          <w:t xml:space="preserve">damit </w:t>
        </w:r>
      </w:ins>
      <w:r w:rsidRPr="00944672">
        <w:rPr>
          <w:rFonts w:ascii="Arial" w:hAnsi="Arial" w:cs="Arial"/>
          <w:sz w:val="24"/>
          <w:szCs w:val="24"/>
        </w:rPr>
        <w:t>einen Traum erfüllten. John war aus Schottland nach Queensland gekommen und hatte hier Cindy Chow kennen und lieben gelernt. Nach nur 6 Monaten hatte die beiden geheiratet und wollten sich jetzt ein Geschäft aufbauen. John kannte ein paar Unternehmer und Cindy war in der asiatischen Community vernetzt, was sie für Aufträge nutzen wollten. Shaw hatte einen vernünftigen Betrag verlangt, der von Cindys Vater verauslagt wurde.</w:t>
      </w:r>
    </w:p>
    <w:p w14:paraId="4CD3D534"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Das Personal wurde übernommen und die Kunden über die Änderungen informiert.</w:t>
      </w:r>
    </w:p>
    <w:p w14:paraId="5B18B5E4" w14:textId="41A20295" w:rsidR="001E14C4" w:rsidRDefault="00944672" w:rsidP="00623B68">
      <w:pPr>
        <w:autoSpaceDE w:val="0"/>
        <w:autoSpaceDN w:val="0"/>
        <w:adjustRightInd w:val="0"/>
        <w:spacing w:after="0" w:line="360" w:lineRule="auto"/>
        <w:ind w:firstLine="227"/>
        <w:jc w:val="both"/>
        <w:rPr>
          <w:ins w:id="989" w:author="Lektorat Bauer" w:date="2025-02-27T10:20:00Z" w16du:dateUtc="2025-02-27T09:20:00Z"/>
          <w:rFonts w:ascii="Arial" w:hAnsi="Arial" w:cs="Arial"/>
          <w:sz w:val="24"/>
          <w:szCs w:val="24"/>
        </w:rPr>
      </w:pPr>
      <w:r w:rsidRPr="00944672">
        <w:rPr>
          <w:rFonts w:ascii="Arial" w:hAnsi="Arial" w:cs="Arial"/>
          <w:sz w:val="24"/>
          <w:szCs w:val="24"/>
        </w:rPr>
        <w:t>Am 15. Jan</w:t>
      </w:r>
      <w:ins w:id="990" w:author="Lektorat Bauer" w:date="2025-02-27T10:19:00Z" w16du:dateUtc="2025-02-27T09:19:00Z">
        <w:r w:rsidR="001E14C4">
          <w:rPr>
            <w:rFonts w:ascii="Arial" w:hAnsi="Arial" w:cs="Arial"/>
            <w:sz w:val="24"/>
            <w:szCs w:val="24"/>
          </w:rPr>
          <w:t>uar</w:t>
        </w:r>
      </w:ins>
      <w:r w:rsidRPr="00944672">
        <w:rPr>
          <w:rFonts w:ascii="Arial" w:hAnsi="Arial" w:cs="Arial"/>
          <w:sz w:val="24"/>
          <w:szCs w:val="24"/>
        </w:rPr>
        <w:t xml:space="preserve"> 2014 klingelte das Telefon bei LLTC. „LLTC, </w:t>
      </w:r>
      <w:ins w:id="991" w:author="Lektorat Bauer" w:date="2025-02-27T10:29:00Z" w16du:dateUtc="2025-02-27T09:29:00Z">
        <w:r w:rsidR="001E14C4">
          <w:rPr>
            <w:rFonts w:ascii="Arial" w:hAnsi="Arial" w:cs="Arial"/>
            <w:sz w:val="24"/>
            <w:szCs w:val="24"/>
          </w:rPr>
          <w:t>S</w:t>
        </w:r>
      </w:ins>
      <w:del w:id="992" w:author="Lektorat Bauer" w:date="2025-02-27T10:29:00Z" w16du:dateUtc="2025-02-27T09:29:00Z">
        <w:r w:rsidRPr="00944672" w:rsidDel="001E14C4">
          <w:rPr>
            <w:rFonts w:ascii="Arial" w:hAnsi="Arial" w:cs="Arial"/>
            <w:sz w:val="24"/>
            <w:szCs w:val="24"/>
          </w:rPr>
          <w:delText>s</w:delText>
        </w:r>
      </w:del>
      <w:r w:rsidRPr="00944672">
        <w:rPr>
          <w:rFonts w:ascii="Arial" w:hAnsi="Arial" w:cs="Arial"/>
          <w:sz w:val="24"/>
          <w:szCs w:val="24"/>
        </w:rPr>
        <w:t>ie sprechen mit Tobias, was kann ich für Sie tun?“</w:t>
      </w:r>
      <w:del w:id="993" w:author="Lektorat Bauer" w:date="2025-02-27T10:19:00Z" w16du:dateUtc="2025-02-27T09:19:00Z">
        <w:r w:rsidRPr="00944672" w:rsidDel="001E14C4">
          <w:rPr>
            <w:rFonts w:ascii="Arial" w:hAnsi="Arial" w:cs="Arial"/>
            <w:sz w:val="24"/>
            <w:szCs w:val="24"/>
          </w:rPr>
          <w:delText xml:space="preserve"> </w:delText>
        </w:r>
      </w:del>
    </w:p>
    <w:p w14:paraId="75A6F94A" w14:textId="063284AE"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lang w:val="en-US"/>
        </w:rPr>
        <w:t>„</w:t>
      </w:r>
      <w:commentRangeStart w:id="994"/>
      <w:r w:rsidRPr="00944672">
        <w:rPr>
          <w:rFonts w:ascii="Arial" w:hAnsi="Arial" w:cs="Arial"/>
          <w:sz w:val="24"/>
          <w:szCs w:val="24"/>
          <w:lang w:val="en-US"/>
        </w:rPr>
        <w:t>Hallo Tobias, hier spricht Steve Jamjali, von Ozzi Overseas Construction Supplies</w:t>
      </w:r>
      <w:del w:id="995" w:author="Lektorat Bauer" w:date="2025-02-27T10:19:00Z" w16du:dateUtc="2025-02-27T09:19:00Z">
        <w:r w:rsidRPr="00944672" w:rsidDel="001E14C4">
          <w:rPr>
            <w:rFonts w:ascii="Arial" w:hAnsi="Arial" w:cs="Arial"/>
            <w:sz w:val="24"/>
            <w:szCs w:val="24"/>
            <w:lang w:val="en-US"/>
          </w:rPr>
          <w:delText>.</w:delText>
        </w:r>
      </w:del>
      <w:r w:rsidRPr="00944672">
        <w:rPr>
          <w:rFonts w:ascii="Arial" w:hAnsi="Arial" w:cs="Arial"/>
          <w:sz w:val="24"/>
          <w:szCs w:val="24"/>
          <w:lang w:val="en-US"/>
        </w:rPr>
        <w:t>“</w:t>
      </w:r>
      <w:ins w:id="996" w:author="Lektorat Bauer" w:date="2025-02-27T10:19:00Z" w16du:dateUtc="2025-02-27T09:19:00Z">
        <w:r w:rsidR="001E14C4">
          <w:rPr>
            <w:rFonts w:ascii="Arial" w:hAnsi="Arial" w:cs="Arial"/>
            <w:sz w:val="24"/>
            <w:szCs w:val="24"/>
            <w:lang w:val="en-US"/>
          </w:rPr>
          <w:t>,</w:t>
        </w:r>
      </w:ins>
      <w:r w:rsidRPr="00944672">
        <w:rPr>
          <w:rFonts w:ascii="Arial" w:hAnsi="Arial" w:cs="Arial"/>
          <w:sz w:val="24"/>
          <w:szCs w:val="24"/>
          <w:lang w:val="en-US"/>
        </w:rPr>
        <w:t xml:space="preserve"> </w:t>
      </w:r>
      <w:ins w:id="997" w:author="Lektorat Bauer" w:date="2025-02-27T10:19:00Z" w16du:dateUtc="2025-02-27T09:19:00Z">
        <w:r w:rsidR="001E14C4">
          <w:rPr>
            <w:rFonts w:ascii="Arial" w:hAnsi="Arial" w:cs="Arial"/>
            <w:sz w:val="24"/>
            <w:szCs w:val="24"/>
          </w:rPr>
          <w:t>m</w:t>
        </w:r>
      </w:ins>
      <w:del w:id="998" w:author="Lektorat Bauer" w:date="2025-02-27T10:19:00Z" w16du:dateUtc="2025-02-27T09:19:00Z">
        <w:r w:rsidRPr="00944672" w:rsidDel="001E14C4">
          <w:rPr>
            <w:rFonts w:ascii="Arial" w:hAnsi="Arial" w:cs="Arial"/>
            <w:sz w:val="24"/>
            <w:szCs w:val="24"/>
          </w:rPr>
          <w:delText>M</w:delText>
        </w:r>
      </w:del>
      <w:r w:rsidRPr="00944672">
        <w:rPr>
          <w:rFonts w:ascii="Arial" w:hAnsi="Arial" w:cs="Arial"/>
          <w:sz w:val="24"/>
          <w:szCs w:val="24"/>
        </w:rPr>
        <w:t xml:space="preserve">eldete sich eine männliche Stimme, „ich hoffe, es geht Ihnen gut? Können Sie mir einen 7000-Tonnen-Frachter mit Krananlage organisieren, der Fracht von Brisbane nach Palau und dann weiter nach Indonesien bringt?” </w:t>
      </w:r>
    </w:p>
    <w:p w14:paraId="70A2DED3" w14:textId="77777777" w:rsidR="001E14C4" w:rsidRDefault="00944672" w:rsidP="00623B68">
      <w:pPr>
        <w:autoSpaceDE w:val="0"/>
        <w:autoSpaceDN w:val="0"/>
        <w:adjustRightInd w:val="0"/>
        <w:spacing w:after="0" w:line="360" w:lineRule="auto"/>
        <w:ind w:firstLine="227"/>
        <w:jc w:val="both"/>
        <w:rPr>
          <w:ins w:id="999" w:author="Lektorat Bauer" w:date="2025-02-27T10:20:00Z" w16du:dateUtc="2025-02-27T09:20:00Z"/>
          <w:rFonts w:ascii="Arial" w:hAnsi="Arial" w:cs="Arial"/>
          <w:sz w:val="24"/>
          <w:szCs w:val="24"/>
        </w:rPr>
      </w:pPr>
      <w:r w:rsidRPr="00944672">
        <w:rPr>
          <w:rFonts w:ascii="Arial" w:hAnsi="Arial" w:cs="Arial"/>
          <w:sz w:val="24"/>
          <w:szCs w:val="24"/>
        </w:rPr>
        <w:t xml:space="preserve">„Hallo Steve, ja, vielen Dank. Die Anfrage wird etwas dauern. Ich nehme Ihre genauen Spezifikationen auf und melde mich bei schnellstmöglich bei Ihnen. Ist das </w:t>
      </w:r>
      <w:ins w:id="1000" w:author="Lektorat Bauer" w:date="2025-02-27T10:20:00Z" w16du:dateUtc="2025-02-27T09:20:00Z">
        <w:r w:rsidR="001E14C4">
          <w:rPr>
            <w:rFonts w:ascii="Arial" w:hAnsi="Arial" w:cs="Arial"/>
            <w:sz w:val="24"/>
            <w:szCs w:val="24"/>
          </w:rPr>
          <w:t>okay</w:t>
        </w:r>
      </w:ins>
      <w:del w:id="1001" w:author="Lektorat Bauer" w:date="2025-02-27T10:20:00Z" w16du:dateUtc="2025-02-27T09:20:00Z">
        <w:r w:rsidRPr="00944672" w:rsidDel="001E14C4">
          <w:rPr>
            <w:rFonts w:ascii="Arial" w:hAnsi="Arial" w:cs="Arial"/>
            <w:sz w:val="24"/>
            <w:szCs w:val="24"/>
          </w:rPr>
          <w:delText>OK</w:delText>
        </w:r>
      </w:del>
      <w:r w:rsidRPr="00944672">
        <w:rPr>
          <w:rFonts w:ascii="Arial" w:hAnsi="Arial" w:cs="Arial"/>
          <w:sz w:val="24"/>
          <w:szCs w:val="24"/>
        </w:rPr>
        <w:t xml:space="preserve">?“ „Danke Tobias, sehr freundlich und viele Grüße an die neuen Besitzer.“ </w:t>
      </w:r>
    </w:p>
    <w:p w14:paraId="21B67E13" w14:textId="71CD6B86"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„Richte ich aus Steve, bis bald.“</w:t>
      </w:r>
      <w:commentRangeEnd w:id="994"/>
      <w:r w:rsidR="001E14C4">
        <w:rPr>
          <w:rStyle w:val="Kommentarzeichen"/>
        </w:rPr>
        <w:commentReference w:id="994"/>
      </w:r>
    </w:p>
    <w:p w14:paraId="710F71D8" w14:textId="29681E6C"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Nachdem er die Anfrage aufgenommen hatte, ging </w:t>
      </w:r>
      <w:del w:id="1002" w:author="Lektorat Bauer" w:date="2025-02-27T10:20:00Z" w16du:dateUtc="2025-02-27T09:20:00Z">
        <w:r w:rsidRPr="00944672" w:rsidDel="001E14C4">
          <w:rPr>
            <w:rFonts w:ascii="Arial" w:hAnsi="Arial" w:cs="Arial"/>
            <w:sz w:val="24"/>
            <w:szCs w:val="24"/>
          </w:rPr>
          <w:delText xml:space="preserve">er </w:delText>
        </w:r>
      </w:del>
      <w:ins w:id="1003" w:author="Lektorat Bauer" w:date="2025-02-27T10:20:00Z" w16du:dateUtc="2025-02-27T09:20:00Z">
        <w:r w:rsidR="001E14C4">
          <w:rPr>
            <w:rFonts w:ascii="Arial" w:hAnsi="Arial" w:cs="Arial"/>
            <w:sz w:val="24"/>
            <w:szCs w:val="24"/>
          </w:rPr>
          <w:t>Tobias</w:t>
        </w:r>
        <w:r w:rsidR="001E14C4" w:rsidRPr="00944672">
          <w:rPr>
            <w:rFonts w:ascii="Arial" w:hAnsi="Arial" w:cs="Arial"/>
            <w:sz w:val="24"/>
            <w:szCs w:val="24"/>
          </w:rPr>
          <w:t xml:space="preserve"> </w:t>
        </w:r>
      </w:ins>
      <w:r w:rsidRPr="00944672">
        <w:rPr>
          <w:rFonts w:ascii="Arial" w:hAnsi="Arial" w:cs="Arial"/>
          <w:sz w:val="24"/>
          <w:szCs w:val="24"/>
        </w:rPr>
        <w:t>zu Cindy McGraw und gab Ihr die Informationen weiter. „</w:t>
      </w:r>
      <w:commentRangeStart w:id="1004"/>
      <w:del w:id="1005" w:author="Lektorat Bauer" w:date="2025-02-27T10:27:00Z" w16du:dateUtc="2025-02-27T09:27:00Z">
        <w:r w:rsidRPr="00944672" w:rsidDel="001E14C4">
          <w:rPr>
            <w:rFonts w:ascii="Arial" w:hAnsi="Arial" w:cs="Arial"/>
            <w:sz w:val="24"/>
            <w:szCs w:val="24"/>
          </w:rPr>
          <w:delText>Danke Tobias</w:delText>
        </w:r>
      </w:del>
      <w:commentRangeEnd w:id="1004"/>
      <w:r w:rsidR="001E14C4">
        <w:rPr>
          <w:rStyle w:val="Kommentarzeichen"/>
        </w:rPr>
        <w:commentReference w:id="1004"/>
      </w:r>
      <w:del w:id="1006" w:author="Lektorat Bauer" w:date="2025-02-27T10:27:00Z" w16du:dateUtc="2025-02-27T09:27:00Z">
        <w:r w:rsidRPr="00944672" w:rsidDel="001E14C4">
          <w:rPr>
            <w:rFonts w:ascii="Arial" w:hAnsi="Arial" w:cs="Arial"/>
            <w:sz w:val="24"/>
            <w:szCs w:val="24"/>
          </w:rPr>
          <w:delText>, heißt</w:delText>
        </w:r>
      </w:del>
      <w:ins w:id="1007" w:author="Lektorat Bauer" w:date="2025-02-27T10:27:00Z" w16du:dateUtc="2025-02-27T09:27:00Z">
        <w:r w:rsidR="001E14C4">
          <w:rPr>
            <w:rFonts w:ascii="Arial" w:hAnsi="Arial" w:cs="Arial"/>
            <w:sz w:val="24"/>
            <w:szCs w:val="24"/>
          </w:rPr>
          <w:t>Heißt</w:t>
        </w:r>
      </w:ins>
      <w:r w:rsidRPr="00944672">
        <w:rPr>
          <w:rFonts w:ascii="Arial" w:hAnsi="Arial" w:cs="Arial"/>
          <w:sz w:val="24"/>
          <w:szCs w:val="24"/>
        </w:rPr>
        <w:t xml:space="preserve"> der wirklich </w:t>
      </w:r>
      <w:r w:rsidRPr="00944672">
        <w:rPr>
          <w:rFonts w:ascii="Arial" w:hAnsi="Arial" w:cs="Arial"/>
          <w:noProof/>
          <w:sz w:val="24"/>
          <w:szCs w:val="24"/>
        </w:rPr>
        <w:t>Jamjali</w:t>
      </w:r>
      <w:r w:rsidRPr="00944672">
        <w:rPr>
          <w:rFonts w:ascii="Arial" w:hAnsi="Arial" w:cs="Arial"/>
          <w:sz w:val="24"/>
          <w:szCs w:val="24"/>
        </w:rPr>
        <w:t xml:space="preserve"> und ist von </w:t>
      </w:r>
      <w:r w:rsidRPr="00944672">
        <w:rPr>
          <w:rFonts w:ascii="Arial" w:hAnsi="Arial" w:cs="Arial"/>
          <w:noProof/>
          <w:sz w:val="24"/>
          <w:szCs w:val="24"/>
        </w:rPr>
        <w:t>OOCS</w:t>
      </w:r>
      <w:r w:rsidRPr="00944672">
        <w:rPr>
          <w:rFonts w:ascii="Arial" w:hAnsi="Arial" w:cs="Arial"/>
          <w:sz w:val="24"/>
          <w:szCs w:val="24"/>
        </w:rPr>
        <w:t xml:space="preserve">?“ </w:t>
      </w:r>
      <w:ins w:id="1008" w:author="Lektorat Bauer" w:date="2025-02-27T10:27:00Z" w16du:dateUtc="2025-02-27T09:27:00Z">
        <w:r w:rsidR="001E14C4">
          <w:rPr>
            <w:rFonts w:ascii="Arial" w:hAnsi="Arial" w:cs="Arial"/>
            <w:sz w:val="24"/>
            <w:szCs w:val="24"/>
          </w:rPr>
          <w:t xml:space="preserve">– </w:t>
        </w:r>
      </w:ins>
      <w:r w:rsidRPr="00944672">
        <w:rPr>
          <w:rFonts w:ascii="Arial" w:hAnsi="Arial" w:cs="Arial"/>
          <w:sz w:val="24"/>
          <w:szCs w:val="24"/>
        </w:rPr>
        <w:t>„</w:t>
      </w:r>
      <w:ins w:id="1009" w:author="Lektorat Bauer" w:date="2025-02-27T10:27:00Z" w16du:dateUtc="2025-02-27T09:27:00Z">
        <w:r w:rsidR="001E14C4">
          <w:rPr>
            <w:rFonts w:ascii="Arial" w:hAnsi="Arial" w:cs="Arial"/>
            <w:sz w:val="24"/>
            <w:szCs w:val="24"/>
          </w:rPr>
          <w:t>Das hat er gesagt,</w:t>
        </w:r>
      </w:ins>
      <w:del w:id="1010" w:author="Lektorat Bauer" w:date="2025-02-27T10:27:00Z" w16du:dateUtc="2025-02-27T09:27:00Z">
        <w:r w:rsidRPr="00944672" w:rsidDel="001E14C4">
          <w:rPr>
            <w:rFonts w:ascii="Arial" w:hAnsi="Arial" w:cs="Arial"/>
            <w:sz w:val="24"/>
            <w:szCs w:val="24"/>
          </w:rPr>
          <w:delText>Ja</w:delText>
        </w:r>
      </w:del>
      <w:r w:rsidRPr="00944672">
        <w:rPr>
          <w:rFonts w:ascii="Arial" w:hAnsi="Arial" w:cs="Arial"/>
          <w:sz w:val="24"/>
          <w:szCs w:val="24"/>
        </w:rPr>
        <w:t xml:space="preserve"> wieso?“ „Ich </w:t>
      </w:r>
      <w:del w:id="1011" w:author="Lektorat Bauer" w:date="2025-02-27T10:27:00Z" w16du:dateUtc="2025-02-27T09:27:00Z">
        <w:r w:rsidRPr="00944672" w:rsidDel="001E14C4">
          <w:rPr>
            <w:rFonts w:ascii="Arial" w:hAnsi="Arial" w:cs="Arial"/>
            <w:sz w:val="24"/>
            <w:szCs w:val="24"/>
          </w:rPr>
          <w:delText xml:space="preserve">hatte </w:delText>
        </w:r>
      </w:del>
      <w:ins w:id="1012" w:author="Lektorat Bauer" w:date="2025-02-27T10:27:00Z" w16du:dateUtc="2025-02-27T09:27:00Z">
        <w:r w:rsidR="001E14C4">
          <w:rPr>
            <w:rFonts w:ascii="Arial" w:hAnsi="Arial" w:cs="Arial"/>
            <w:sz w:val="24"/>
            <w:szCs w:val="24"/>
          </w:rPr>
          <w:t>habe</w:t>
        </w:r>
        <w:r w:rsidR="001E14C4" w:rsidRPr="00944672">
          <w:rPr>
            <w:rFonts w:ascii="Arial" w:hAnsi="Arial" w:cs="Arial"/>
            <w:sz w:val="24"/>
            <w:szCs w:val="24"/>
          </w:rPr>
          <w:t xml:space="preserve"> </w:t>
        </w:r>
      </w:ins>
      <w:r w:rsidRPr="00944672">
        <w:rPr>
          <w:rFonts w:ascii="Arial" w:hAnsi="Arial" w:cs="Arial"/>
          <w:sz w:val="24"/>
          <w:szCs w:val="24"/>
        </w:rPr>
        <w:t xml:space="preserve">alle Ansprechpartner von Shaw angeschrieben, aber an diesen Namen kann ich mich nicht erinnern.“ </w:t>
      </w:r>
    </w:p>
    <w:p w14:paraId="788F6E97" w14:textId="5C08922D"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„Doch</w:t>
      </w:r>
      <w:ins w:id="1013" w:author="Lektorat Bauer" w:date="2025-02-27T10:28:00Z" w16du:dateUtc="2025-02-27T09:28:00Z">
        <w:r w:rsidR="001E14C4">
          <w:rPr>
            <w:rFonts w:ascii="Arial" w:hAnsi="Arial" w:cs="Arial"/>
            <w:sz w:val="24"/>
            <w:szCs w:val="24"/>
          </w:rPr>
          <w:t>,</w:t>
        </w:r>
      </w:ins>
      <w:r w:rsidRPr="00944672">
        <w:rPr>
          <w:rFonts w:ascii="Arial" w:hAnsi="Arial" w:cs="Arial"/>
          <w:sz w:val="24"/>
          <w:szCs w:val="24"/>
        </w:rPr>
        <w:t xml:space="preserve"> das war sein Name und </w:t>
      </w:r>
      <w:ins w:id="1014" w:author="Lektorat Bauer" w:date="2025-02-27T10:28:00Z" w16du:dateUtc="2025-02-27T09:28:00Z">
        <w:r w:rsidR="001E14C4">
          <w:rPr>
            <w:rFonts w:ascii="Arial" w:hAnsi="Arial" w:cs="Arial"/>
            <w:sz w:val="24"/>
            <w:szCs w:val="24"/>
          </w:rPr>
          <w:t xml:space="preserve">er </w:t>
        </w:r>
      </w:ins>
      <w:r w:rsidRPr="00944672">
        <w:rPr>
          <w:rFonts w:ascii="Arial" w:hAnsi="Arial" w:cs="Arial"/>
          <w:sz w:val="24"/>
          <w:szCs w:val="24"/>
        </w:rPr>
        <w:t>bat mich auch</w:t>
      </w:r>
      <w:ins w:id="1015" w:author="Lektorat Bauer" w:date="2025-02-27T10:29:00Z" w16du:dateUtc="2025-02-27T09:29:00Z">
        <w:r w:rsidR="001E14C4">
          <w:rPr>
            <w:rFonts w:ascii="Arial" w:hAnsi="Arial" w:cs="Arial"/>
            <w:sz w:val="24"/>
            <w:szCs w:val="24"/>
          </w:rPr>
          <w:t>,</w:t>
        </w:r>
      </w:ins>
      <w:r w:rsidRPr="00944672">
        <w:rPr>
          <w:rFonts w:ascii="Arial" w:hAnsi="Arial" w:cs="Arial"/>
          <w:sz w:val="24"/>
          <w:szCs w:val="24"/>
        </w:rPr>
        <w:t xml:space="preserve"> </w:t>
      </w:r>
      <w:del w:id="1016" w:author="Lektorat Bauer" w:date="2025-02-27T10:28:00Z" w16du:dateUtc="2025-02-27T09:28:00Z">
        <w:r w:rsidRPr="00944672" w:rsidDel="001E14C4">
          <w:rPr>
            <w:rFonts w:ascii="Arial" w:hAnsi="Arial" w:cs="Arial"/>
            <w:sz w:val="24"/>
            <w:szCs w:val="24"/>
          </w:rPr>
          <w:delText>`</w:delText>
        </w:r>
      </w:del>
      <w:r w:rsidRPr="00944672">
        <w:rPr>
          <w:rFonts w:ascii="Arial" w:hAnsi="Arial" w:cs="Arial"/>
          <w:sz w:val="24"/>
          <w:szCs w:val="24"/>
        </w:rPr>
        <w:t xml:space="preserve">die </w:t>
      </w:r>
      <w:ins w:id="1017" w:author="Lektorat Bauer" w:date="2025-02-27T10:28:00Z" w16du:dateUtc="2025-02-27T09:28:00Z">
        <w:r w:rsidR="001E14C4">
          <w:rPr>
            <w:rFonts w:ascii="Arial" w:hAnsi="Arial" w:cs="Arial"/>
            <w:sz w:val="24"/>
            <w:szCs w:val="24"/>
          </w:rPr>
          <w:t xml:space="preserve">neuen </w:t>
        </w:r>
      </w:ins>
      <w:r w:rsidRPr="00944672">
        <w:rPr>
          <w:rFonts w:ascii="Arial" w:hAnsi="Arial" w:cs="Arial"/>
          <w:sz w:val="24"/>
          <w:szCs w:val="24"/>
        </w:rPr>
        <w:t>Besitzer</w:t>
      </w:r>
      <w:del w:id="1018" w:author="Lektorat Bauer" w:date="2025-02-27T10:28:00Z" w16du:dateUtc="2025-02-27T09:28:00Z">
        <w:r w:rsidRPr="00944672" w:rsidDel="001E14C4">
          <w:rPr>
            <w:rFonts w:ascii="Arial" w:hAnsi="Arial" w:cs="Arial"/>
            <w:sz w:val="24"/>
            <w:szCs w:val="24"/>
          </w:rPr>
          <w:delText>`</w:delText>
        </w:r>
      </w:del>
      <w:r w:rsidRPr="00944672">
        <w:rPr>
          <w:rFonts w:ascii="Arial" w:hAnsi="Arial" w:cs="Arial"/>
          <w:sz w:val="24"/>
          <w:szCs w:val="24"/>
        </w:rPr>
        <w:t xml:space="preserve"> von ihm zu grüßen.“ </w:t>
      </w:r>
      <w:ins w:id="1019" w:author="Lektorat Bauer" w:date="2025-02-27T10:28:00Z" w16du:dateUtc="2025-02-27T09:28:00Z">
        <w:r w:rsidR="001E14C4">
          <w:rPr>
            <w:rFonts w:ascii="Arial" w:hAnsi="Arial" w:cs="Arial"/>
            <w:sz w:val="24"/>
            <w:szCs w:val="24"/>
          </w:rPr>
          <w:t xml:space="preserve">Cindy runzelte die Stirn. </w:t>
        </w:r>
      </w:ins>
      <w:r w:rsidRPr="00944672">
        <w:rPr>
          <w:rFonts w:ascii="Arial" w:hAnsi="Arial" w:cs="Arial"/>
          <w:sz w:val="24"/>
          <w:szCs w:val="24"/>
        </w:rPr>
        <w:t>„</w:t>
      </w:r>
      <w:commentRangeStart w:id="1020"/>
      <w:del w:id="1021" w:author="Lektorat Bauer" w:date="2025-02-27T10:28:00Z" w16du:dateUtc="2025-02-27T09:28:00Z">
        <w:r w:rsidRPr="00944672" w:rsidDel="001E14C4">
          <w:rPr>
            <w:rFonts w:ascii="Arial" w:hAnsi="Arial" w:cs="Arial"/>
            <w:sz w:val="24"/>
            <w:szCs w:val="24"/>
          </w:rPr>
          <w:delText>Das ist lieb, vielen Dank</w:delText>
        </w:r>
      </w:del>
      <w:commentRangeEnd w:id="1020"/>
      <w:r w:rsidR="001E14C4">
        <w:rPr>
          <w:rStyle w:val="Kommentarzeichen"/>
        </w:rPr>
        <w:commentReference w:id="1020"/>
      </w:r>
      <w:del w:id="1022" w:author="Lektorat Bauer" w:date="2025-02-27T10:28:00Z" w16du:dateUtc="2025-02-27T09:28:00Z">
        <w:r w:rsidRPr="00944672" w:rsidDel="001E14C4">
          <w:rPr>
            <w:rFonts w:ascii="Arial" w:hAnsi="Arial" w:cs="Arial"/>
            <w:sz w:val="24"/>
            <w:szCs w:val="24"/>
          </w:rPr>
          <w:delText>, vielleicht</w:delText>
        </w:r>
      </w:del>
      <w:ins w:id="1023" w:author="Lektorat Bauer" w:date="2025-02-27T10:28:00Z" w16du:dateUtc="2025-02-27T09:28:00Z">
        <w:r w:rsidR="001E14C4">
          <w:rPr>
            <w:rFonts w:ascii="Arial" w:hAnsi="Arial" w:cs="Arial"/>
            <w:sz w:val="24"/>
            <w:szCs w:val="24"/>
          </w:rPr>
          <w:t>Vielleicht</w:t>
        </w:r>
      </w:ins>
      <w:r w:rsidRPr="00944672">
        <w:rPr>
          <w:rFonts w:ascii="Arial" w:hAnsi="Arial" w:cs="Arial"/>
          <w:sz w:val="24"/>
          <w:szCs w:val="24"/>
        </w:rPr>
        <w:t xml:space="preserve"> habe ich mich auch geirrt</w:t>
      </w:r>
      <w:ins w:id="1024" w:author="Lektorat Bauer" w:date="2025-02-27T10:28:00Z" w16du:dateUtc="2025-02-27T09:28:00Z">
        <w:r w:rsidR="001E14C4">
          <w:rPr>
            <w:rFonts w:ascii="Arial" w:hAnsi="Arial" w:cs="Arial"/>
            <w:sz w:val="24"/>
            <w:szCs w:val="24"/>
          </w:rPr>
          <w:t xml:space="preserve">. </w:t>
        </w:r>
      </w:ins>
      <w:del w:id="1025" w:author="Lektorat Bauer" w:date="2025-02-27T10:28:00Z" w16du:dateUtc="2025-02-27T09:28:00Z">
        <w:r w:rsidRPr="00944672" w:rsidDel="001E14C4">
          <w:rPr>
            <w:rFonts w:ascii="Arial" w:hAnsi="Arial" w:cs="Arial"/>
            <w:sz w:val="24"/>
            <w:szCs w:val="24"/>
          </w:rPr>
          <w:delText>.“ Antwortete Cindy „</w:delText>
        </w:r>
      </w:del>
      <w:r w:rsidRPr="00944672">
        <w:rPr>
          <w:rFonts w:ascii="Arial" w:hAnsi="Arial" w:cs="Arial"/>
          <w:sz w:val="24"/>
          <w:szCs w:val="24"/>
        </w:rPr>
        <w:t xml:space="preserve">Mir schwirrt noch immer der Kopf von den ganzen Informationen.“ </w:t>
      </w:r>
    </w:p>
    <w:p w14:paraId="31929243"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Tobias konnte sich nur wundern, wie gut der Verkauf vonstattengegangen war und wie schnell sich die beiden neuen Chefs eingearbeitet hatten.</w:t>
      </w:r>
    </w:p>
    <w:p w14:paraId="5F01F479" w14:textId="47ED25D0"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„Tobias, da fällt mir ein, ich muss nachher noch mal schnell in Stadt</w:t>
      </w:r>
      <w:ins w:id="1026" w:author="Lektorat Bauer" w:date="2025-02-27T10:29:00Z" w16du:dateUtc="2025-02-27T09:29:00Z">
        <w:r w:rsidR="00692217">
          <w:rPr>
            <w:rFonts w:ascii="Arial" w:hAnsi="Arial" w:cs="Arial"/>
            <w:sz w:val="24"/>
            <w:szCs w:val="24"/>
          </w:rPr>
          <w:t>.</w:t>
        </w:r>
      </w:ins>
      <w:del w:id="1027" w:author="Lektorat Bauer" w:date="2025-02-27T10:29:00Z" w16du:dateUtc="2025-02-27T09:29:00Z">
        <w:r w:rsidRPr="00944672" w:rsidDel="00692217">
          <w:rPr>
            <w:rFonts w:ascii="Arial" w:hAnsi="Arial" w:cs="Arial"/>
            <w:sz w:val="24"/>
            <w:szCs w:val="24"/>
          </w:rPr>
          <w:delText>,</w:delText>
        </w:r>
      </w:del>
      <w:r w:rsidRPr="00944672">
        <w:rPr>
          <w:rFonts w:ascii="Arial" w:hAnsi="Arial" w:cs="Arial"/>
          <w:sz w:val="24"/>
          <w:szCs w:val="24"/>
        </w:rPr>
        <w:t xml:space="preserve"> </w:t>
      </w:r>
      <w:commentRangeStart w:id="1028"/>
      <w:ins w:id="1029" w:author="Lektorat Bauer" w:date="2025-02-27T10:29:00Z" w16du:dateUtc="2025-02-27T09:29:00Z">
        <w:r w:rsidR="00692217">
          <w:rPr>
            <w:rFonts w:ascii="Arial" w:hAnsi="Arial" w:cs="Arial"/>
            <w:sz w:val="24"/>
            <w:szCs w:val="24"/>
          </w:rPr>
          <w:t>W</w:t>
        </w:r>
      </w:ins>
      <w:del w:id="1030" w:author="Lektorat Bauer" w:date="2025-02-27T10:29:00Z" w16du:dateUtc="2025-02-27T09:29:00Z">
        <w:r w:rsidRPr="00944672" w:rsidDel="00692217">
          <w:rPr>
            <w:rFonts w:ascii="Arial" w:hAnsi="Arial" w:cs="Arial"/>
            <w:sz w:val="24"/>
            <w:szCs w:val="24"/>
          </w:rPr>
          <w:delText>w</w:delText>
        </w:r>
      </w:del>
      <w:r w:rsidRPr="00944672">
        <w:rPr>
          <w:rFonts w:ascii="Arial" w:hAnsi="Arial" w:cs="Arial"/>
          <w:sz w:val="24"/>
          <w:szCs w:val="24"/>
        </w:rPr>
        <w:t>enn</w:t>
      </w:r>
      <w:commentRangeEnd w:id="1028"/>
      <w:r w:rsidR="00692217">
        <w:rPr>
          <w:rStyle w:val="Kommentarzeichen"/>
        </w:rPr>
        <w:commentReference w:id="1028"/>
      </w:r>
      <w:r w:rsidRPr="00944672">
        <w:rPr>
          <w:rFonts w:ascii="Arial" w:hAnsi="Arial" w:cs="Arial"/>
          <w:sz w:val="24"/>
          <w:szCs w:val="24"/>
        </w:rPr>
        <w:t xml:space="preserve"> John kommt, sag</w:t>
      </w:r>
      <w:del w:id="1031" w:author="Lektorat Bauer" w:date="2025-02-27T10:29:00Z" w16du:dateUtc="2025-02-27T09:29:00Z">
        <w:r w:rsidRPr="00944672" w:rsidDel="00692217">
          <w:rPr>
            <w:rFonts w:ascii="Arial" w:hAnsi="Arial" w:cs="Arial"/>
            <w:sz w:val="24"/>
            <w:szCs w:val="24"/>
          </w:rPr>
          <w:delText>e</w:delText>
        </w:r>
      </w:del>
      <w:r w:rsidRPr="00944672">
        <w:rPr>
          <w:rFonts w:ascii="Arial" w:hAnsi="Arial" w:cs="Arial"/>
          <w:sz w:val="24"/>
          <w:szCs w:val="24"/>
        </w:rPr>
        <w:t xml:space="preserve"> ihm, dass ich in </w:t>
      </w:r>
      <w:ins w:id="1032" w:author="Lektorat Bauer" w:date="2025-02-27T10:29:00Z" w16du:dateUtc="2025-02-27T09:29:00Z">
        <w:r w:rsidR="00692217">
          <w:rPr>
            <w:rFonts w:ascii="Arial" w:hAnsi="Arial" w:cs="Arial"/>
            <w:sz w:val="24"/>
            <w:szCs w:val="24"/>
          </w:rPr>
          <w:t>circa</w:t>
        </w:r>
      </w:ins>
      <w:del w:id="1033" w:author="Lektorat Bauer" w:date="2025-02-27T10:29:00Z" w16du:dateUtc="2025-02-27T09:29:00Z">
        <w:r w:rsidRPr="00944672" w:rsidDel="00692217">
          <w:rPr>
            <w:rFonts w:ascii="Arial" w:hAnsi="Arial" w:cs="Arial"/>
            <w:sz w:val="24"/>
            <w:szCs w:val="24"/>
          </w:rPr>
          <w:delText>ca.</w:delText>
        </w:r>
      </w:del>
      <w:r w:rsidRPr="00944672">
        <w:rPr>
          <w:rFonts w:ascii="Arial" w:hAnsi="Arial" w:cs="Arial"/>
          <w:sz w:val="24"/>
          <w:szCs w:val="24"/>
        </w:rPr>
        <w:t xml:space="preserve"> zwei Stunden </w:t>
      </w:r>
      <w:del w:id="1034" w:author="Lektorat Bauer" w:date="2025-02-27T10:30:00Z" w16du:dateUtc="2025-02-27T09:30:00Z">
        <w:r w:rsidRPr="00944672" w:rsidDel="00692217">
          <w:rPr>
            <w:rFonts w:ascii="Arial" w:hAnsi="Arial" w:cs="Arial"/>
            <w:sz w:val="24"/>
            <w:szCs w:val="24"/>
          </w:rPr>
          <w:delText>wieder hier</w:delText>
        </w:r>
      </w:del>
      <w:ins w:id="1035" w:author="Lektorat Bauer" w:date="2025-02-27T10:30:00Z" w16du:dateUtc="2025-02-27T09:30:00Z">
        <w:r w:rsidR="00692217">
          <w:rPr>
            <w:rFonts w:ascii="Arial" w:hAnsi="Arial" w:cs="Arial"/>
            <w:sz w:val="24"/>
            <w:szCs w:val="24"/>
          </w:rPr>
          <w:t>zurück</w:t>
        </w:r>
      </w:ins>
      <w:r w:rsidRPr="00944672">
        <w:rPr>
          <w:rFonts w:ascii="Arial" w:hAnsi="Arial" w:cs="Arial"/>
          <w:sz w:val="24"/>
          <w:szCs w:val="24"/>
        </w:rPr>
        <w:t xml:space="preserve"> bin.“ </w:t>
      </w:r>
      <w:commentRangeStart w:id="1036"/>
      <w:r w:rsidRPr="00944672">
        <w:rPr>
          <w:rFonts w:ascii="Arial" w:hAnsi="Arial" w:cs="Arial"/>
          <w:sz w:val="24"/>
          <w:szCs w:val="24"/>
        </w:rPr>
        <w:t>„Wow, geht es Dir gut Cindy? So kenne ich Dich gar nicht!?“ „Alles gut Tobias, danke der Nachfrage, aber ich muss mich noch an das Arbeitspensum hier gewöhnen.“ Lachte Cindy, sah aber dabei Ernst aus.</w:t>
      </w:r>
      <w:commentRangeEnd w:id="1036"/>
      <w:r w:rsidR="00692217">
        <w:rPr>
          <w:rStyle w:val="Kommentarzeichen"/>
        </w:rPr>
        <w:commentReference w:id="1036"/>
      </w:r>
    </w:p>
    <w:p w14:paraId="690CA184" w14:textId="6D03B900"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„Ich bin schnell zurück und überlege in der Zwischenzeit, wer so ein Schiff für uns hat.“ „Du bist der Boss, Du musst Dich nicht abmelden</w:t>
      </w:r>
      <w:ins w:id="1037" w:author="Lektorat Bauer" w:date="2025-02-27T10:30:00Z" w16du:dateUtc="2025-02-27T09:30:00Z">
        <w:r w:rsidR="00692217">
          <w:rPr>
            <w:rFonts w:ascii="Arial" w:hAnsi="Arial" w:cs="Arial"/>
            <w:sz w:val="24"/>
            <w:szCs w:val="24"/>
          </w:rPr>
          <w:t>,</w:t>
        </w:r>
      </w:ins>
      <w:del w:id="1038" w:author="Lektorat Bauer" w:date="2025-02-27T10:30:00Z" w16du:dateUtc="2025-02-27T09:30:00Z">
        <w:r w:rsidRPr="00944672" w:rsidDel="00692217">
          <w:rPr>
            <w:rFonts w:ascii="Arial" w:hAnsi="Arial" w:cs="Arial"/>
            <w:sz w:val="24"/>
            <w:szCs w:val="24"/>
          </w:rPr>
          <w:delText>.</w:delText>
        </w:r>
      </w:del>
      <w:r w:rsidRPr="00944672">
        <w:rPr>
          <w:rFonts w:ascii="Arial" w:hAnsi="Arial" w:cs="Arial"/>
          <w:sz w:val="24"/>
          <w:szCs w:val="24"/>
        </w:rPr>
        <w:t xml:space="preserve">“ </w:t>
      </w:r>
      <w:ins w:id="1039" w:author="Lektorat Bauer" w:date="2025-02-27T10:30:00Z" w16du:dateUtc="2025-02-27T09:30:00Z">
        <w:r w:rsidR="00692217">
          <w:rPr>
            <w:rFonts w:ascii="Arial" w:hAnsi="Arial" w:cs="Arial"/>
            <w:sz w:val="24"/>
            <w:szCs w:val="24"/>
          </w:rPr>
          <w:t>sagte</w:t>
        </w:r>
      </w:ins>
      <w:del w:id="1040" w:author="Lektorat Bauer" w:date="2025-02-27T10:30:00Z" w16du:dateUtc="2025-02-27T09:30:00Z">
        <w:r w:rsidRPr="00944672" w:rsidDel="00692217">
          <w:rPr>
            <w:rFonts w:ascii="Arial" w:hAnsi="Arial" w:cs="Arial"/>
            <w:sz w:val="24"/>
            <w:szCs w:val="24"/>
          </w:rPr>
          <w:delText>Lachte</w:delText>
        </w:r>
      </w:del>
      <w:r w:rsidRPr="00944672">
        <w:rPr>
          <w:rFonts w:ascii="Arial" w:hAnsi="Arial" w:cs="Arial"/>
          <w:sz w:val="24"/>
          <w:szCs w:val="24"/>
        </w:rPr>
        <w:t xml:space="preserve"> Tobias </w:t>
      </w:r>
      <w:ins w:id="1041" w:author="Lektorat Bauer" w:date="2025-02-27T10:31:00Z" w16du:dateUtc="2025-02-27T09:31:00Z">
        <w:r w:rsidR="00692217">
          <w:rPr>
            <w:rFonts w:ascii="Arial" w:hAnsi="Arial" w:cs="Arial"/>
            <w:sz w:val="24"/>
            <w:szCs w:val="24"/>
          </w:rPr>
          <w:t xml:space="preserve">lachend </w:t>
        </w:r>
      </w:ins>
      <w:del w:id="1042" w:author="Lektorat Bauer" w:date="2025-02-27T10:31:00Z" w16du:dateUtc="2025-02-27T09:31:00Z">
        <w:r w:rsidRPr="00944672" w:rsidDel="00692217">
          <w:rPr>
            <w:rFonts w:ascii="Arial" w:hAnsi="Arial" w:cs="Arial"/>
            <w:sz w:val="24"/>
            <w:szCs w:val="24"/>
          </w:rPr>
          <w:delText xml:space="preserve">zurück </w:delText>
        </w:r>
      </w:del>
      <w:r w:rsidRPr="00944672">
        <w:rPr>
          <w:rFonts w:ascii="Arial" w:hAnsi="Arial" w:cs="Arial"/>
          <w:sz w:val="24"/>
          <w:szCs w:val="24"/>
        </w:rPr>
        <w:t>und ging wieder an seinen Schreibtisch. 10 Minuten später fuhr Cindy in ihrem Toyota Land Cruiser vom Gelände.</w:t>
      </w:r>
    </w:p>
    <w:p w14:paraId="249D43CF" w14:textId="08EFD532"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Nach einer halben Stunde Fahrt</w:t>
      </w:r>
      <w:del w:id="1043" w:author="Lektorat Bauer" w:date="2025-02-27T10:31:00Z" w16du:dateUtc="2025-02-27T09:31:00Z">
        <w:r w:rsidRPr="00944672" w:rsidDel="00692217">
          <w:rPr>
            <w:rFonts w:ascii="Arial" w:hAnsi="Arial" w:cs="Arial"/>
            <w:sz w:val="24"/>
            <w:szCs w:val="24"/>
          </w:rPr>
          <w:delText>,</w:delText>
        </w:r>
      </w:del>
      <w:r w:rsidRPr="00944672">
        <w:rPr>
          <w:rFonts w:ascii="Arial" w:hAnsi="Arial" w:cs="Arial"/>
          <w:sz w:val="24"/>
          <w:szCs w:val="24"/>
        </w:rPr>
        <w:t xml:space="preserve"> parkte Sie am Flughafen und ging in den Ankunftsbereich. Hier gab es </w:t>
      </w:r>
      <w:r w:rsidRPr="00944672">
        <w:rPr>
          <w:rFonts w:ascii="Arial" w:hAnsi="Arial" w:cs="Arial"/>
          <w:noProof/>
          <w:sz w:val="24"/>
          <w:szCs w:val="24"/>
        </w:rPr>
        <w:t>noch</w:t>
      </w:r>
      <w:r w:rsidRPr="00944672">
        <w:rPr>
          <w:rFonts w:ascii="Arial" w:hAnsi="Arial" w:cs="Arial"/>
          <w:sz w:val="24"/>
          <w:szCs w:val="24"/>
        </w:rPr>
        <w:t xml:space="preserve"> Telefonzellen</w:t>
      </w:r>
      <w:ins w:id="1044" w:author="Lektorat Bauer" w:date="2025-02-27T10:31:00Z" w16du:dateUtc="2025-02-27T09:31:00Z">
        <w:r w:rsidR="00692217">
          <w:rPr>
            <w:rFonts w:ascii="Arial" w:hAnsi="Arial" w:cs="Arial"/>
            <w:sz w:val="24"/>
            <w:szCs w:val="24"/>
          </w:rPr>
          <w:t>.</w:t>
        </w:r>
      </w:ins>
      <w:r w:rsidRPr="00944672">
        <w:rPr>
          <w:rFonts w:ascii="Arial" w:hAnsi="Arial" w:cs="Arial"/>
          <w:sz w:val="24"/>
          <w:szCs w:val="24"/>
        </w:rPr>
        <w:t xml:space="preserve"> </w:t>
      </w:r>
      <w:del w:id="1045" w:author="Lektorat Bauer" w:date="2025-02-27T10:31:00Z" w16du:dateUtc="2025-02-27T09:31:00Z">
        <w:r w:rsidRPr="00944672" w:rsidDel="00692217">
          <w:rPr>
            <w:rFonts w:ascii="Arial" w:hAnsi="Arial" w:cs="Arial"/>
            <w:sz w:val="24"/>
            <w:szCs w:val="24"/>
          </w:rPr>
          <w:delText>und zu einer ging sie</w:delText>
        </w:r>
      </w:del>
      <w:ins w:id="1046" w:author="Lektorat Bauer" w:date="2025-02-27T10:31:00Z" w16du:dateUtc="2025-02-27T09:31:00Z">
        <w:r w:rsidR="00692217">
          <w:rPr>
            <w:rFonts w:ascii="Arial" w:hAnsi="Arial" w:cs="Arial"/>
            <w:sz w:val="24"/>
            <w:szCs w:val="24"/>
          </w:rPr>
          <w:t>Sie tippte</w:t>
        </w:r>
      </w:ins>
      <w:del w:id="1047" w:author="Lektorat Bauer" w:date="2025-02-27T10:31:00Z" w16du:dateUtc="2025-02-27T09:31:00Z">
        <w:r w:rsidRPr="00944672" w:rsidDel="00692217">
          <w:rPr>
            <w:rFonts w:ascii="Arial" w:hAnsi="Arial" w:cs="Arial"/>
            <w:sz w:val="24"/>
            <w:szCs w:val="24"/>
          </w:rPr>
          <w:delText xml:space="preserve"> um</w:delText>
        </w:r>
      </w:del>
      <w:r w:rsidRPr="00944672">
        <w:rPr>
          <w:rFonts w:ascii="Arial" w:hAnsi="Arial" w:cs="Arial"/>
          <w:sz w:val="24"/>
          <w:szCs w:val="24"/>
        </w:rPr>
        <w:t xml:space="preserve"> eine Telefonnummer in Sydney </w:t>
      </w:r>
      <w:del w:id="1048" w:author="Lektorat Bauer" w:date="2025-02-27T10:31:00Z" w16du:dateUtc="2025-02-27T09:31:00Z">
        <w:r w:rsidRPr="00944672" w:rsidDel="00692217">
          <w:rPr>
            <w:rFonts w:ascii="Arial" w:hAnsi="Arial" w:cs="Arial"/>
            <w:sz w:val="24"/>
            <w:szCs w:val="24"/>
          </w:rPr>
          <w:delText>anzurufen</w:delText>
        </w:r>
      </w:del>
      <w:ins w:id="1049" w:author="Lektorat Bauer" w:date="2025-02-27T10:31:00Z" w16du:dateUtc="2025-02-27T09:31:00Z">
        <w:r w:rsidR="00692217">
          <w:rPr>
            <w:rFonts w:ascii="Arial" w:hAnsi="Arial" w:cs="Arial"/>
            <w:sz w:val="24"/>
            <w:szCs w:val="24"/>
          </w:rPr>
          <w:t>in die äußerste der vier</w:t>
        </w:r>
      </w:ins>
      <w:ins w:id="1050" w:author="Lektorat Bauer" w:date="2025-02-27T10:32:00Z" w16du:dateUtc="2025-02-27T09:32:00Z">
        <w:r w:rsidR="00692217">
          <w:rPr>
            <w:rFonts w:ascii="Arial" w:hAnsi="Arial" w:cs="Arial"/>
            <w:sz w:val="24"/>
            <w:szCs w:val="24"/>
          </w:rPr>
          <w:t xml:space="preserve"> Zellen</w:t>
        </w:r>
      </w:ins>
      <w:r w:rsidRPr="00944672">
        <w:rPr>
          <w:rFonts w:ascii="Arial" w:hAnsi="Arial" w:cs="Arial"/>
          <w:sz w:val="24"/>
          <w:szCs w:val="24"/>
        </w:rPr>
        <w:t xml:space="preserve">. </w:t>
      </w:r>
    </w:p>
    <w:p w14:paraId="403F2388" w14:textId="174BB5ED"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„Hallo Tante Erica, ich bin gut in Brisbane gelandet. Soll ich Dir noch Libellen als Vogelfutter mitbringen?“</w:t>
      </w:r>
      <w:ins w:id="1051" w:author="Lektorat Bauer" w:date="2025-02-27T10:32:00Z" w16du:dateUtc="2025-02-27T09:32:00Z">
        <w:r w:rsidR="00692217">
          <w:rPr>
            <w:rFonts w:ascii="Arial" w:hAnsi="Arial" w:cs="Arial"/>
            <w:sz w:val="24"/>
            <w:szCs w:val="24"/>
          </w:rPr>
          <w:t xml:space="preserve"> –</w:t>
        </w:r>
      </w:ins>
      <w:r w:rsidRPr="00944672">
        <w:rPr>
          <w:rFonts w:ascii="Arial" w:hAnsi="Arial" w:cs="Arial"/>
          <w:sz w:val="24"/>
          <w:szCs w:val="24"/>
        </w:rPr>
        <w:t xml:space="preserve"> „Oh Hallo Stephanie, ja das wäre toll, wenn Du das für mich machen würdest. Kannst Du die denn auch tragen? Die Kartons sind doch wohl eher sperrig als schwer.“ </w:t>
      </w:r>
      <w:ins w:id="1052" w:author="Lektorat Bauer" w:date="2025-02-27T10:32:00Z" w16du:dateUtc="2025-02-27T09:32:00Z">
        <w:r w:rsidR="00692217">
          <w:rPr>
            <w:rFonts w:ascii="Arial" w:hAnsi="Arial" w:cs="Arial"/>
            <w:sz w:val="24"/>
            <w:szCs w:val="24"/>
          </w:rPr>
          <w:t xml:space="preserve">– </w:t>
        </w:r>
      </w:ins>
      <w:r w:rsidRPr="00944672">
        <w:rPr>
          <w:rFonts w:ascii="Arial" w:hAnsi="Arial" w:cs="Arial"/>
          <w:sz w:val="24"/>
          <w:szCs w:val="24"/>
        </w:rPr>
        <w:t>„A</w:t>
      </w:r>
      <w:del w:id="1053" w:author="Lektorat Bauer" w:date="2025-02-27T10:32:00Z" w16du:dateUtc="2025-02-27T09:32:00Z">
        <w:r w:rsidRPr="00944672" w:rsidDel="00692217">
          <w:rPr>
            <w:rFonts w:ascii="Arial" w:hAnsi="Arial" w:cs="Arial"/>
            <w:sz w:val="24"/>
            <w:szCs w:val="24"/>
          </w:rPr>
          <w:delText>u</w:delText>
        </w:r>
      </w:del>
      <w:r w:rsidRPr="00944672">
        <w:rPr>
          <w:rFonts w:ascii="Arial" w:hAnsi="Arial" w:cs="Arial"/>
          <w:sz w:val="24"/>
          <w:szCs w:val="24"/>
        </w:rPr>
        <w:t>ch Tante</w:t>
      </w:r>
      <w:ins w:id="1054" w:author="Lektorat Bauer" w:date="2025-02-27T10:32:00Z" w16du:dateUtc="2025-02-27T09:32:00Z">
        <w:r w:rsidR="00692217">
          <w:rPr>
            <w:rFonts w:ascii="Arial" w:hAnsi="Arial" w:cs="Arial"/>
            <w:sz w:val="24"/>
            <w:szCs w:val="24"/>
          </w:rPr>
          <w:t>,</w:t>
        </w:r>
      </w:ins>
      <w:r w:rsidRPr="00944672">
        <w:rPr>
          <w:rFonts w:ascii="Arial" w:hAnsi="Arial" w:cs="Arial"/>
          <w:sz w:val="24"/>
          <w:szCs w:val="24"/>
        </w:rPr>
        <w:t xml:space="preserve"> für Dich mache ich das gern, auch wenn ich gerade erst angekommen bin.“</w:t>
      </w:r>
      <w:ins w:id="1055" w:author="Lektorat Bauer" w:date="2025-02-27T10:32:00Z" w16du:dateUtc="2025-02-27T09:32:00Z">
        <w:r w:rsidR="00692217">
          <w:rPr>
            <w:rFonts w:ascii="Arial" w:hAnsi="Arial" w:cs="Arial"/>
            <w:sz w:val="24"/>
            <w:szCs w:val="24"/>
          </w:rPr>
          <w:t xml:space="preserve"> –</w:t>
        </w:r>
      </w:ins>
      <w:r w:rsidRPr="00944672">
        <w:rPr>
          <w:rFonts w:ascii="Arial" w:hAnsi="Arial" w:cs="Arial"/>
          <w:sz w:val="24"/>
          <w:szCs w:val="24"/>
        </w:rPr>
        <w:t xml:space="preserve"> „Stephanie, Du bist noch jung, aber Du hast schon so viel geschafft. Ich bin stolz auf Dich.“</w:t>
      </w:r>
    </w:p>
    <w:p w14:paraId="5142EF3F" w14:textId="04AA9D1F"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del w:id="1056" w:author="Lektorat Bauer" w:date="2025-02-27T10:32:00Z" w16du:dateUtc="2025-02-27T09:32:00Z">
        <w:r w:rsidRPr="00944672" w:rsidDel="00692217">
          <w:rPr>
            <w:rFonts w:ascii="Arial" w:hAnsi="Arial" w:cs="Arial"/>
            <w:sz w:val="24"/>
            <w:szCs w:val="24"/>
          </w:rPr>
          <w:delText>Nach dem Telefonat</w:delText>
        </w:r>
      </w:del>
      <w:ins w:id="1057" w:author="Lektorat Bauer" w:date="2025-02-27T10:32:00Z" w16du:dateUtc="2025-02-27T09:32:00Z">
        <w:r w:rsidR="00692217">
          <w:rPr>
            <w:rFonts w:ascii="Arial" w:hAnsi="Arial" w:cs="Arial"/>
            <w:sz w:val="24"/>
            <w:szCs w:val="24"/>
          </w:rPr>
          <w:t>Anschließend</w:t>
        </w:r>
      </w:ins>
      <w:r w:rsidRPr="00944672">
        <w:rPr>
          <w:rFonts w:ascii="Arial" w:hAnsi="Arial" w:cs="Arial"/>
          <w:sz w:val="24"/>
          <w:szCs w:val="24"/>
        </w:rPr>
        <w:t xml:space="preserve"> ging Hauptmann Kim In-Guk zum Auto und fuhr wieder Richtung Büro zurück. Auf der Fahrt stellte Sie Überlegungen an, wie die Kontaktaufnahmen in Zukunft gefahrloser, und nicht so improvisiert wie heute, ablaufen könnten. Dann wandte sie sich dem eben erhaltenen Auftrag zu und überlegte sich ihre Optionen.</w:t>
      </w:r>
    </w:p>
    <w:p w14:paraId="0FE131BC" w14:textId="301D8B7A"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Nach etwas über einer Stunde war Sie zurück im Büro und wandte sich an Tobias: „So etwas Blödes!“</w:t>
      </w:r>
      <w:ins w:id="1058" w:author="Lektorat Bauer" w:date="2025-02-27T10:33:00Z" w16du:dateUtc="2025-02-27T09:33:00Z">
        <w:r w:rsidR="00692217">
          <w:rPr>
            <w:rFonts w:ascii="Arial" w:hAnsi="Arial" w:cs="Arial"/>
            <w:sz w:val="24"/>
            <w:szCs w:val="24"/>
          </w:rPr>
          <w:t>,</w:t>
        </w:r>
      </w:ins>
      <w:r w:rsidRPr="00944672">
        <w:rPr>
          <w:rFonts w:ascii="Arial" w:hAnsi="Arial" w:cs="Arial"/>
          <w:sz w:val="24"/>
          <w:szCs w:val="24"/>
        </w:rPr>
        <w:t xml:space="preserve"> </w:t>
      </w:r>
      <w:ins w:id="1059" w:author="Lektorat Bauer" w:date="2025-02-27T10:33:00Z" w16du:dateUtc="2025-02-27T09:33:00Z">
        <w:r w:rsidR="00692217">
          <w:rPr>
            <w:rFonts w:ascii="Arial" w:hAnsi="Arial" w:cs="Arial"/>
            <w:sz w:val="24"/>
            <w:szCs w:val="24"/>
          </w:rPr>
          <w:t>g</w:t>
        </w:r>
      </w:ins>
      <w:del w:id="1060" w:author="Lektorat Bauer" w:date="2025-02-27T10:33:00Z" w16du:dateUtc="2025-02-27T09:33:00Z">
        <w:r w:rsidRPr="00944672" w:rsidDel="00692217">
          <w:rPr>
            <w:rFonts w:ascii="Arial" w:hAnsi="Arial" w:cs="Arial"/>
            <w:sz w:val="24"/>
            <w:szCs w:val="24"/>
          </w:rPr>
          <w:delText>G</w:delText>
        </w:r>
      </w:del>
      <w:r w:rsidRPr="00944672">
        <w:rPr>
          <w:rFonts w:ascii="Arial" w:hAnsi="Arial" w:cs="Arial"/>
          <w:sz w:val="24"/>
          <w:szCs w:val="24"/>
        </w:rPr>
        <w:t>rummelte Sie, „</w:t>
      </w:r>
      <w:ins w:id="1061" w:author="Lektorat Bauer" w:date="2025-02-27T10:33:00Z" w16du:dateUtc="2025-02-27T09:33:00Z">
        <w:r w:rsidR="00692217">
          <w:rPr>
            <w:rFonts w:ascii="Arial" w:hAnsi="Arial" w:cs="Arial"/>
            <w:sz w:val="24"/>
            <w:szCs w:val="24"/>
          </w:rPr>
          <w:t>d</w:t>
        </w:r>
      </w:ins>
      <w:del w:id="1062" w:author="Lektorat Bauer" w:date="2025-02-27T10:33:00Z" w16du:dateUtc="2025-02-27T09:33:00Z">
        <w:r w:rsidRPr="00944672" w:rsidDel="00692217">
          <w:rPr>
            <w:rFonts w:ascii="Arial" w:hAnsi="Arial" w:cs="Arial"/>
            <w:sz w:val="24"/>
            <w:szCs w:val="24"/>
          </w:rPr>
          <w:delText>D</w:delText>
        </w:r>
      </w:del>
      <w:r w:rsidRPr="00944672">
        <w:rPr>
          <w:rFonts w:ascii="Arial" w:hAnsi="Arial" w:cs="Arial"/>
          <w:sz w:val="24"/>
          <w:szCs w:val="24"/>
        </w:rPr>
        <w:t>a bin ich auf halben Weg zum Termin für eine Akquise, da rufen die an und sagen den Termin ab. Aber</w:t>
      </w:r>
      <w:del w:id="1063" w:author="Lektorat Bauer" w:date="2025-02-27T10:34:00Z" w16du:dateUtc="2025-02-27T09:34:00Z">
        <w:r w:rsidRPr="00944672" w:rsidDel="00692217">
          <w:rPr>
            <w:rFonts w:ascii="Arial" w:hAnsi="Arial" w:cs="Arial"/>
            <w:sz w:val="24"/>
            <w:szCs w:val="24"/>
          </w:rPr>
          <w:delText>,</w:delText>
        </w:r>
      </w:del>
      <w:r w:rsidRPr="00944672">
        <w:rPr>
          <w:rFonts w:ascii="Arial" w:hAnsi="Arial" w:cs="Arial"/>
          <w:sz w:val="24"/>
          <w:szCs w:val="24"/>
        </w:rPr>
        <w:t xml:space="preserve"> ich hatte eine Idee, als ich </w:t>
      </w:r>
      <w:r w:rsidRPr="00944672">
        <w:rPr>
          <w:rFonts w:ascii="Arial" w:hAnsi="Arial" w:cs="Arial"/>
          <w:sz w:val="24"/>
          <w:szCs w:val="24"/>
        </w:rPr>
        <w:lastRenderedPageBreak/>
        <w:t xml:space="preserve">zurückfuhr. Ich recherchiere etwas und dann schauen wir mal, dass wir uns Deinen Auftrag </w:t>
      </w:r>
      <w:del w:id="1064" w:author="Lektorat Bauer" w:date="2025-02-27T10:34:00Z" w16du:dateUtc="2025-02-27T09:34:00Z">
        <w:r w:rsidRPr="00944672" w:rsidDel="00692217">
          <w:rPr>
            <w:rFonts w:ascii="Arial" w:hAnsi="Arial" w:cs="Arial"/>
            <w:sz w:val="24"/>
            <w:szCs w:val="24"/>
          </w:rPr>
          <w:delText xml:space="preserve">auch </w:delText>
        </w:r>
      </w:del>
      <w:r w:rsidRPr="00944672">
        <w:rPr>
          <w:rFonts w:ascii="Arial" w:hAnsi="Arial" w:cs="Arial"/>
          <w:sz w:val="24"/>
          <w:szCs w:val="24"/>
        </w:rPr>
        <w:t xml:space="preserve">angeln.“ Sie zwinkerte ihm zu und Tobias freute sich, dass seine Chefin ihre gute Laune wiederhatte. </w:t>
      </w:r>
    </w:p>
    <w:p w14:paraId="4D3DB7B6" w14:textId="087F4446"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Der Stress muss im Augenblick heftig sein, dachte er </w:t>
      </w:r>
      <w:del w:id="1065" w:author="Lektorat Bauer" w:date="2025-02-27T10:34:00Z" w16du:dateUtc="2025-02-27T09:34:00Z">
        <w:r w:rsidRPr="00944672" w:rsidDel="00692217">
          <w:rPr>
            <w:rFonts w:ascii="Arial" w:hAnsi="Arial" w:cs="Arial"/>
            <w:sz w:val="24"/>
            <w:szCs w:val="24"/>
          </w:rPr>
          <w:delText xml:space="preserve">bei </w:delText>
        </w:r>
      </w:del>
      <w:r w:rsidRPr="00944672">
        <w:rPr>
          <w:rFonts w:ascii="Arial" w:hAnsi="Arial" w:cs="Arial"/>
          <w:sz w:val="24"/>
          <w:szCs w:val="24"/>
        </w:rPr>
        <w:t>sich.</w:t>
      </w:r>
    </w:p>
    <w:p w14:paraId="53BDA6B8" w14:textId="4AD8B05E"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Cindy setzte sich an ihren Arbeitsplatz, </w:t>
      </w:r>
      <w:del w:id="1066" w:author="Lektorat Bauer" w:date="2025-02-27T10:34:00Z" w16du:dateUtc="2025-02-27T09:34:00Z">
        <w:r w:rsidRPr="00944672" w:rsidDel="00692217">
          <w:rPr>
            <w:rFonts w:ascii="Arial" w:hAnsi="Arial" w:cs="Arial"/>
            <w:sz w:val="24"/>
            <w:szCs w:val="24"/>
          </w:rPr>
          <w:delText xml:space="preserve">machte </w:delText>
        </w:r>
      </w:del>
      <w:ins w:id="1067" w:author="Lektorat Bauer" w:date="2025-02-27T10:34:00Z" w16du:dateUtc="2025-02-27T09:34:00Z">
        <w:r w:rsidR="00692217">
          <w:rPr>
            <w:rFonts w:ascii="Arial" w:hAnsi="Arial" w:cs="Arial"/>
            <w:sz w:val="24"/>
            <w:szCs w:val="24"/>
          </w:rPr>
          <w:t>öffnete</w:t>
        </w:r>
        <w:r w:rsidR="00692217" w:rsidRPr="00944672">
          <w:rPr>
            <w:rFonts w:ascii="Arial" w:hAnsi="Arial" w:cs="Arial"/>
            <w:sz w:val="24"/>
            <w:szCs w:val="24"/>
          </w:rPr>
          <w:t xml:space="preserve"> </w:t>
        </w:r>
      </w:ins>
      <w:r w:rsidRPr="00944672">
        <w:rPr>
          <w:rFonts w:ascii="Arial" w:hAnsi="Arial" w:cs="Arial"/>
          <w:sz w:val="24"/>
          <w:szCs w:val="24"/>
        </w:rPr>
        <w:t xml:space="preserve">die Suchmaschine </w:t>
      </w:r>
      <w:del w:id="1068" w:author="Lektorat Bauer" w:date="2025-02-27T10:34:00Z" w16du:dateUtc="2025-02-27T09:34:00Z">
        <w:r w:rsidRPr="00944672" w:rsidDel="00692217">
          <w:rPr>
            <w:rFonts w:ascii="Arial" w:hAnsi="Arial" w:cs="Arial"/>
            <w:sz w:val="24"/>
            <w:szCs w:val="24"/>
          </w:rPr>
          <w:delText xml:space="preserve">auf </w:delText>
        </w:r>
      </w:del>
      <w:r w:rsidRPr="00944672">
        <w:rPr>
          <w:rFonts w:ascii="Arial" w:hAnsi="Arial" w:cs="Arial"/>
          <w:sz w:val="24"/>
          <w:szCs w:val="24"/>
        </w:rPr>
        <w:t xml:space="preserve">und nach ein paar Klicks hatte </w:t>
      </w:r>
      <w:del w:id="1069" w:author="Lektorat Bauer" w:date="2025-02-27T10:34:00Z" w16du:dateUtc="2025-02-27T09:34:00Z">
        <w:r w:rsidRPr="00944672" w:rsidDel="00692217">
          <w:rPr>
            <w:rFonts w:ascii="Arial" w:hAnsi="Arial" w:cs="Arial"/>
            <w:sz w:val="24"/>
            <w:szCs w:val="24"/>
          </w:rPr>
          <w:delText>S</w:delText>
        </w:r>
      </w:del>
      <w:ins w:id="1070" w:author="Lektorat Bauer" w:date="2025-02-27T10:34:00Z" w16du:dateUtc="2025-02-27T09:34:00Z">
        <w:r w:rsidR="00692217">
          <w:rPr>
            <w:rFonts w:ascii="Arial" w:hAnsi="Arial" w:cs="Arial"/>
            <w:sz w:val="24"/>
            <w:szCs w:val="24"/>
          </w:rPr>
          <w:t>s</w:t>
        </w:r>
      </w:ins>
      <w:r w:rsidRPr="00944672">
        <w:rPr>
          <w:rFonts w:ascii="Arial" w:hAnsi="Arial" w:cs="Arial"/>
          <w:sz w:val="24"/>
          <w:szCs w:val="24"/>
        </w:rPr>
        <w:t>ie, was sie suchte. Sie schrieb die Daten auf, checkte die Uhrzeit und griff zum Telefon.</w:t>
      </w:r>
    </w:p>
    <w:p w14:paraId="2DB1C65F"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18140913"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noProof/>
          <w:sz w:val="24"/>
          <w:szCs w:val="24"/>
        </w:rPr>
        <w:t>***</w:t>
      </w:r>
      <w:r w:rsidRPr="00944672">
        <w:rPr>
          <w:rFonts w:ascii="Arial" w:hAnsi="Arial" w:cs="Arial"/>
          <w:sz w:val="24"/>
          <w:szCs w:val="24"/>
        </w:rPr>
        <w:t xml:space="preserve"> </w:t>
      </w:r>
    </w:p>
    <w:p w14:paraId="53ACDA38"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293C78A7"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commentRangeStart w:id="1071"/>
      <w:r w:rsidRPr="00944672">
        <w:rPr>
          <w:rFonts w:ascii="Arial" w:hAnsi="Arial" w:cs="Arial"/>
          <w:sz w:val="24"/>
          <w:szCs w:val="24"/>
        </w:rPr>
        <w:t xml:space="preserve">Die ersten Jahre der M/S Sole Sourcer, die mittlerweile in Koror, Palau registriert war, standen unter keinem guten Stern. Sie wurde 2009 als Schwesterschiff der MCP Harburg bei Huanghai </w:t>
      </w:r>
      <w:r w:rsidRPr="00944672">
        <w:rPr>
          <w:rFonts w:ascii="Arial" w:hAnsi="Arial" w:cs="Arial"/>
          <w:noProof/>
          <w:sz w:val="24"/>
          <w:szCs w:val="24"/>
        </w:rPr>
        <w:t>Shipbuilding</w:t>
      </w:r>
      <w:r w:rsidRPr="00944672">
        <w:rPr>
          <w:rFonts w:ascii="Arial" w:hAnsi="Arial" w:cs="Arial"/>
          <w:sz w:val="24"/>
          <w:szCs w:val="24"/>
        </w:rPr>
        <w:t xml:space="preserve">, in </w:t>
      </w:r>
      <w:r w:rsidRPr="00944672">
        <w:rPr>
          <w:rFonts w:ascii="Arial" w:hAnsi="Arial" w:cs="Arial"/>
          <w:noProof/>
          <w:sz w:val="24"/>
          <w:szCs w:val="24"/>
        </w:rPr>
        <w:t>Rongcheng</w:t>
      </w:r>
      <w:r w:rsidRPr="00944672">
        <w:rPr>
          <w:rFonts w:ascii="Arial" w:hAnsi="Arial" w:cs="Arial"/>
          <w:sz w:val="24"/>
          <w:szCs w:val="24"/>
        </w:rPr>
        <w:t xml:space="preserve"> in Chinas Shandong </w:t>
      </w:r>
      <w:r w:rsidRPr="00944672">
        <w:rPr>
          <w:rFonts w:ascii="Arial" w:hAnsi="Arial" w:cs="Arial"/>
          <w:noProof/>
          <w:sz w:val="24"/>
          <w:szCs w:val="24"/>
        </w:rPr>
        <w:t>Province</w:t>
      </w:r>
      <w:r w:rsidRPr="00944672">
        <w:rPr>
          <w:rFonts w:ascii="Arial" w:hAnsi="Arial" w:cs="Arial"/>
          <w:sz w:val="24"/>
          <w:szCs w:val="24"/>
        </w:rPr>
        <w:t xml:space="preserve"> gebaut und unter dem Namen MCP Salzhausen, dem Reeder übergeben. Da die Werft nur knapp 380 Kilometer von Seoul entfernt liegt, hatte sie ihre Frachtfahrt vom Hafen Incheon in Südkorea nach Busan und sollte, wegen des geringen Tiefganges Fracht in Suseong aufnehmen. Doch </w:t>
      </w:r>
      <w:r w:rsidRPr="00944672">
        <w:rPr>
          <w:rFonts w:ascii="Arial" w:hAnsi="Arial" w:cs="Arial"/>
          <w:noProof/>
          <w:sz w:val="24"/>
          <w:szCs w:val="24"/>
        </w:rPr>
        <w:t>bereits</w:t>
      </w:r>
      <w:r w:rsidRPr="00944672">
        <w:rPr>
          <w:rFonts w:ascii="Arial" w:hAnsi="Arial" w:cs="Arial"/>
          <w:sz w:val="24"/>
          <w:szCs w:val="24"/>
        </w:rPr>
        <w:t xml:space="preserve"> bei der Einfahrt in den Hafen von Suseong konnte der Kapitän nur mit Glück der Insel, die in der Bucht liegt, ausweichen.</w:t>
      </w:r>
    </w:p>
    <w:p w14:paraId="0FED5E23"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Beim Anlegen fiel dann das Ruder aus und das Schiff rammte den Kai. Ein Schlepper brachte das Schiff nach Busan, wo es auf Reede lag, da kein Werftplatz verfügbar war. </w:t>
      </w:r>
    </w:p>
    <w:p w14:paraId="2041126C"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Für den Schaden kam die Werft auf, aber die Reederei wollte das Schiff direkt verkaufen, denn Seeleute sind abergläubisch. </w:t>
      </w:r>
    </w:p>
    <w:p w14:paraId="7B6C8B6D"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Die in Busan ansässige Oryukdo Shipping erwarb das Schiff nach kurzen Verhandlungen, ersetze die Crew und nannte das Schiff in Oryukdo Star um. </w:t>
      </w:r>
    </w:p>
    <w:p w14:paraId="0E2DDEC5"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Die erste Tour unter dem neuen Eigner führte von Busan über Jeju nach Okayama in Japan. Bei der Ankunft in Okayama gab es einen Riss im Getriebe und es wurde wieder ein Werft-Aufenthalt notwendig. Da dieser Schaden ebenfalls über die Versicherung gedeckt war, hat Oryukdo Shipping das Schiff behalten und weiter eingesetzt.</w:t>
      </w:r>
    </w:p>
    <w:p w14:paraId="10C7DCF3"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Mit Ihren 117m Länge, einer Tragfähigkeit von rund 7,700 Tonnen bei einem Tiefgang von 4,60m kann die Oryukdo Star viele kleine Häfen anlaufen. Zusätzlich sind die beide Kräne an Bord attraktiv, da so kleine Häfen angelaufen werden können, in denen keine bzw. nur rudimentäre Infrastruktur vorhanden ist. Aber genau diese Kräne sorgten für den </w:t>
      </w:r>
      <w:r w:rsidRPr="00944672">
        <w:rPr>
          <w:rFonts w:ascii="Arial" w:hAnsi="Arial" w:cs="Arial"/>
          <w:sz w:val="24"/>
          <w:szCs w:val="24"/>
        </w:rPr>
        <w:lastRenderedPageBreak/>
        <w:t xml:space="preserve">dritten Unfall. Dieses Mal war die Oryukdo Star mit dem Ziel Marily Island in der philippinischen Inselwelt unterwegs. Sie hatte Baumaterial für ein touristisches Projekt an Bord und Materialien, die für den Bau einer ersten Kaianlage genutzt werden sollten. </w:t>
      </w:r>
    </w:p>
    <w:p w14:paraId="5E73FE4A"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Es war schon der dritte Anlauf des Hafens, und zuvor verlief das Abladen der Fracht problemlos. Bei diesem dritten Anlauf gab es Ärger mit dem zweiten Ausleger und nachdem die letzte Fracht abgeladen war, ließ sich der Kran nicht mehr in seine Ruheposition zurückfahren. </w:t>
      </w:r>
    </w:p>
    <w:p w14:paraId="22EF3693"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Da das Schiff mit dem ausliegenden Kran gefährlich an der Belastungsgrenze fährt, musste die nächstmögliche Werft angelaufen werden. Oryukdo Shipping inserierte die Oryukdo Star zum Verkauf und so wechselte Sie 2010 erneut den Besitzer. Seitdem ist sie als ‚MS Sole Sourcer‘ für ‚PK Overseas Shipping‘ mit Sitz in Koror auf Palau unterwegs.</w:t>
      </w:r>
      <w:commentRangeEnd w:id="1071"/>
      <w:r w:rsidR="002D4CD9">
        <w:rPr>
          <w:rStyle w:val="Kommentarzeichen"/>
        </w:rPr>
        <w:commentReference w:id="1071"/>
      </w:r>
    </w:p>
    <w:p w14:paraId="4E0D6923"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73874558"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 xml:space="preserve">*** </w:t>
      </w:r>
    </w:p>
    <w:p w14:paraId="277C34CF"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6098F9EA" w14:textId="77777777" w:rsidR="00246D43" w:rsidRDefault="00944672" w:rsidP="00623B68">
      <w:pPr>
        <w:autoSpaceDE w:val="0"/>
        <w:autoSpaceDN w:val="0"/>
        <w:adjustRightInd w:val="0"/>
        <w:spacing w:after="0" w:line="360" w:lineRule="auto"/>
        <w:jc w:val="both"/>
        <w:rPr>
          <w:ins w:id="1072" w:author="Lektorat Bauer" w:date="2025-02-27T10:39:00Z" w16du:dateUtc="2025-02-27T09:39:00Z"/>
          <w:rFonts w:ascii="Arial" w:hAnsi="Arial" w:cs="Arial"/>
          <w:sz w:val="24"/>
          <w:szCs w:val="24"/>
        </w:rPr>
      </w:pPr>
      <w:commentRangeStart w:id="1073"/>
      <w:r w:rsidRPr="00944672">
        <w:rPr>
          <w:rFonts w:ascii="Arial" w:hAnsi="Arial" w:cs="Arial"/>
          <w:sz w:val="24"/>
          <w:szCs w:val="24"/>
        </w:rPr>
        <w:t>„PK Overseas Shipping, Sie sprechen mit Mathilda, was kann ich für Sie tun?“ „Hallo Mathilda, hier spricht Cindy von Lytton Logistics and Transport-Consulting in Brisbane, wenn ich richtig informiert bin, dann betreiben Sie einen 7000-Tonner mit Kränen?“</w:t>
      </w:r>
      <w:commentRangeEnd w:id="1073"/>
      <w:r w:rsidR="002D4CD9">
        <w:rPr>
          <w:rStyle w:val="Kommentarzeichen"/>
        </w:rPr>
        <w:commentReference w:id="1073"/>
      </w:r>
      <w:r w:rsidRPr="00944672">
        <w:rPr>
          <w:rFonts w:ascii="Arial" w:hAnsi="Arial" w:cs="Arial"/>
          <w:sz w:val="24"/>
          <w:szCs w:val="24"/>
        </w:rPr>
        <w:t xml:space="preserve"> </w:t>
      </w:r>
    </w:p>
    <w:p w14:paraId="456DF4E5" w14:textId="77777777" w:rsidR="00246D43" w:rsidRDefault="00944672" w:rsidP="00623B68">
      <w:pPr>
        <w:autoSpaceDE w:val="0"/>
        <w:autoSpaceDN w:val="0"/>
        <w:adjustRightInd w:val="0"/>
        <w:spacing w:after="0" w:line="360" w:lineRule="auto"/>
        <w:jc w:val="both"/>
        <w:rPr>
          <w:ins w:id="1074" w:author="Lektorat Bauer" w:date="2025-02-27T10:39:00Z" w16du:dateUtc="2025-02-27T09:39:00Z"/>
          <w:rFonts w:ascii="Arial" w:hAnsi="Arial" w:cs="Arial"/>
          <w:sz w:val="24"/>
          <w:szCs w:val="24"/>
        </w:rPr>
      </w:pPr>
      <w:r w:rsidRPr="00944672">
        <w:rPr>
          <w:rFonts w:ascii="Arial" w:hAnsi="Arial" w:cs="Arial"/>
          <w:sz w:val="24"/>
          <w:szCs w:val="24"/>
        </w:rPr>
        <w:t>„</w:t>
      </w:r>
      <w:commentRangeStart w:id="1075"/>
      <w:r w:rsidRPr="00944672">
        <w:rPr>
          <w:rFonts w:ascii="Arial" w:hAnsi="Arial" w:cs="Arial"/>
          <w:sz w:val="24"/>
          <w:szCs w:val="24"/>
        </w:rPr>
        <w:t xml:space="preserve">Hallo Cindy, ja das ist richtig. Wir haben die Sole Sourcer und wir bieten Sie auch für Charterfahrten an.“ </w:t>
      </w:r>
    </w:p>
    <w:p w14:paraId="3DA55A49" w14:textId="77777777" w:rsidR="00246D43" w:rsidRDefault="00944672" w:rsidP="00623B68">
      <w:pPr>
        <w:autoSpaceDE w:val="0"/>
        <w:autoSpaceDN w:val="0"/>
        <w:adjustRightInd w:val="0"/>
        <w:spacing w:after="0" w:line="360" w:lineRule="auto"/>
        <w:jc w:val="both"/>
        <w:rPr>
          <w:ins w:id="1076" w:author="Lektorat Bauer" w:date="2025-02-27T10:40:00Z" w16du:dateUtc="2025-02-27T09:40:00Z"/>
          <w:rFonts w:ascii="Arial" w:hAnsi="Arial" w:cs="Arial"/>
          <w:sz w:val="24"/>
          <w:szCs w:val="24"/>
        </w:rPr>
      </w:pPr>
      <w:r w:rsidRPr="00944672">
        <w:rPr>
          <w:rFonts w:ascii="Arial" w:hAnsi="Arial" w:cs="Arial"/>
          <w:sz w:val="24"/>
          <w:szCs w:val="24"/>
        </w:rPr>
        <w:t xml:space="preserve">„Mathilda, das ist super, vielen Dank für die Info. Ich suche mir die Fahrdaten zusammen und dann schicke ich Euch eine E-Mail, mit der Bitte um ein Angebot. Ist das für Euch so ok?“ </w:t>
      </w:r>
    </w:p>
    <w:p w14:paraId="6302BC25" w14:textId="68F5ED81"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 xml:space="preserve">„Ja Cindy, das wäre sehr lieb. Wir antworten dann so schnell wie möglich.“ </w:t>
      </w:r>
      <w:commentRangeEnd w:id="1075"/>
      <w:r w:rsidR="00246D43">
        <w:rPr>
          <w:rStyle w:val="Kommentarzeichen"/>
        </w:rPr>
        <w:commentReference w:id="1075"/>
      </w:r>
    </w:p>
    <w:p w14:paraId="7AF8B433" w14:textId="4460F253"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Mit diesen positiven Informationen beendete Cindy das Gespräch und rief zu Tobias rüber</w:t>
      </w:r>
      <w:ins w:id="1077" w:author="Lektorat Bauer" w:date="2025-02-27T10:41:00Z" w16du:dateUtc="2025-02-27T09:41:00Z">
        <w:r w:rsidR="00246D43">
          <w:rPr>
            <w:rFonts w:ascii="Arial" w:hAnsi="Arial" w:cs="Arial"/>
            <w:sz w:val="24"/>
            <w:szCs w:val="24"/>
          </w:rPr>
          <w:t>:</w:t>
        </w:r>
      </w:ins>
      <w:del w:id="1078" w:author="Lektorat Bauer" w:date="2025-02-27T10:41:00Z" w16du:dateUtc="2025-02-27T09:41:00Z">
        <w:r w:rsidRPr="00944672" w:rsidDel="00246D43">
          <w:rPr>
            <w:rFonts w:ascii="Arial" w:hAnsi="Arial" w:cs="Arial"/>
            <w:sz w:val="24"/>
            <w:szCs w:val="24"/>
          </w:rPr>
          <w:delText>.</w:delText>
        </w:r>
      </w:del>
      <w:r w:rsidRPr="00944672">
        <w:rPr>
          <w:rFonts w:ascii="Arial" w:hAnsi="Arial" w:cs="Arial"/>
          <w:sz w:val="24"/>
          <w:szCs w:val="24"/>
        </w:rPr>
        <w:t xml:space="preserve"> „Hey Tobi! Lasse Dir mal die Fahrt- und Fracht-Daten von OOCS geben, ich denke, ich habe ein Schiff!“ „Cool! Mache ich Cindy</w:t>
      </w:r>
      <w:del w:id="1079" w:author="Lektorat Bauer" w:date="2025-02-27T10:41:00Z" w16du:dateUtc="2025-02-27T09:41:00Z">
        <w:r w:rsidRPr="00944672" w:rsidDel="00246D43">
          <w:rPr>
            <w:rFonts w:ascii="Arial" w:hAnsi="Arial" w:cs="Arial"/>
            <w:sz w:val="24"/>
            <w:szCs w:val="24"/>
          </w:rPr>
          <w:delText>.</w:delText>
        </w:r>
      </w:del>
      <w:r w:rsidRPr="00944672">
        <w:rPr>
          <w:rFonts w:ascii="Arial" w:hAnsi="Arial" w:cs="Arial"/>
          <w:sz w:val="24"/>
          <w:szCs w:val="24"/>
        </w:rPr>
        <w:t>“</w:t>
      </w:r>
      <w:ins w:id="1080" w:author="Lektorat Bauer" w:date="2025-02-27T10:41:00Z" w16du:dateUtc="2025-02-27T09:41:00Z">
        <w:r w:rsidR="00246D43">
          <w:rPr>
            <w:rFonts w:ascii="Arial" w:hAnsi="Arial" w:cs="Arial"/>
            <w:sz w:val="24"/>
            <w:szCs w:val="24"/>
          </w:rPr>
          <w:t>,</w:t>
        </w:r>
      </w:ins>
      <w:r w:rsidRPr="00944672">
        <w:rPr>
          <w:rFonts w:ascii="Arial" w:hAnsi="Arial" w:cs="Arial"/>
          <w:sz w:val="24"/>
          <w:szCs w:val="24"/>
        </w:rPr>
        <w:t xml:space="preserve"> </w:t>
      </w:r>
      <w:ins w:id="1081" w:author="Lektorat Bauer" w:date="2025-02-27T10:41:00Z" w16du:dateUtc="2025-02-27T09:41:00Z">
        <w:r w:rsidR="00246D43">
          <w:rPr>
            <w:rFonts w:ascii="Arial" w:hAnsi="Arial" w:cs="Arial"/>
            <w:sz w:val="24"/>
            <w:szCs w:val="24"/>
          </w:rPr>
          <w:t>r</w:t>
        </w:r>
      </w:ins>
      <w:del w:id="1082" w:author="Lektorat Bauer" w:date="2025-02-27T10:41:00Z" w16du:dateUtc="2025-02-27T09:41:00Z">
        <w:r w:rsidRPr="00944672" w:rsidDel="00246D43">
          <w:rPr>
            <w:rFonts w:ascii="Arial" w:hAnsi="Arial" w:cs="Arial"/>
            <w:sz w:val="24"/>
            <w:szCs w:val="24"/>
          </w:rPr>
          <w:delText>R</w:delText>
        </w:r>
      </w:del>
      <w:r w:rsidRPr="00944672">
        <w:rPr>
          <w:rFonts w:ascii="Arial" w:hAnsi="Arial" w:cs="Arial"/>
          <w:sz w:val="24"/>
          <w:szCs w:val="24"/>
        </w:rPr>
        <w:t>ief Tobias zurück und machte sich an die Arbeit.</w:t>
      </w:r>
    </w:p>
    <w:p w14:paraId="322603C9"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776C0836" w14:textId="77777777" w:rsidR="00944672" w:rsidRPr="00944672" w:rsidRDefault="00944672" w:rsidP="00623B68">
      <w:pPr>
        <w:suppressAutoHyphens/>
        <w:autoSpaceDE w:val="0"/>
        <w:autoSpaceDN w:val="0"/>
        <w:adjustRightInd w:val="0"/>
        <w:spacing w:after="0" w:line="360" w:lineRule="auto"/>
        <w:jc w:val="both"/>
        <w:rPr>
          <w:rFonts w:ascii="Arial" w:hAnsi="Arial" w:cs="Arial"/>
          <w:sz w:val="24"/>
          <w:szCs w:val="24"/>
        </w:rPr>
      </w:pPr>
      <w:r w:rsidRPr="00944672">
        <w:rPr>
          <w:rFonts w:ascii="Arial" w:hAnsi="Arial" w:cs="Arial"/>
          <w:noProof/>
          <w:sz w:val="24"/>
          <w:szCs w:val="24"/>
        </w:rPr>
        <w:t>***</w:t>
      </w:r>
    </w:p>
    <w:p w14:paraId="068409CA"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12783BC3"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commentRangeStart w:id="1083"/>
      <w:commentRangeEnd w:id="1083"/>
      <w:r w:rsidRPr="00944672">
        <w:rPr>
          <w:rFonts w:ascii="Arial" w:hAnsi="Arial" w:cs="Arial"/>
          <w:sz w:val="24"/>
          <w:szCs w:val="24"/>
        </w:rPr>
        <w:commentReference w:id="1083"/>
      </w:r>
      <w:r w:rsidRPr="00944672">
        <w:rPr>
          <w:rFonts w:ascii="Arial" w:hAnsi="Arial" w:cs="Arial"/>
          <w:b/>
          <w:bCs/>
          <w:sz w:val="24"/>
          <w:szCs w:val="24"/>
        </w:rPr>
        <w:t>&gt;&gt;&gt; Brisbane, Freitag, 17. Jan 2014 &lt;&lt;&lt;</w:t>
      </w:r>
    </w:p>
    <w:p w14:paraId="29997637"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commentRangeStart w:id="1084"/>
    </w:p>
    <w:p w14:paraId="7F58F5AB" w14:textId="2AA4D79B"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„G</w:t>
      </w:r>
      <w:ins w:id="1085" w:author="Lektorat Bauer" w:date="2025-02-27T10:41:00Z" w16du:dateUtc="2025-02-27T09:41:00Z">
        <w:r w:rsidR="00246D43">
          <w:rPr>
            <w:rFonts w:ascii="Arial" w:hAnsi="Arial" w:cs="Arial"/>
            <w:sz w:val="24"/>
            <w:szCs w:val="24"/>
          </w:rPr>
          <w:t>’</w:t>
        </w:r>
      </w:ins>
      <w:del w:id="1086" w:author="Lektorat Bauer" w:date="2025-02-27T10:41:00Z" w16du:dateUtc="2025-02-27T09:41:00Z">
        <w:r w:rsidRPr="00944672" w:rsidDel="00246D43">
          <w:rPr>
            <w:rFonts w:ascii="Arial" w:hAnsi="Arial" w:cs="Arial"/>
            <w:sz w:val="24"/>
            <w:szCs w:val="24"/>
          </w:rPr>
          <w:delText>´</w:delText>
        </w:r>
      </w:del>
      <w:r w:rsidRPr="00944672">
        <w:rPr>
          <w:rFonts w:ascii="Arial" w:hAnsi="Arial" w:cs="Arial"/>
          <w:sz w:val="24"/>
          <w:szCs w:val="24"/>
        </w:rPr>
        <w:t xml:space="preserve">Day Tobias!“ </w:t>
      </w:r>
      <w:commentRangeEnd w:id="1084"/>
      <w:r w:rsidR="00246D43">
        <w:rPr>
          <w:rStyle w:val="Kommentarzeichen"/>
        </w:rPr>
        <w:commentReference w:id="1084"/>
      </w:r>
      <w:r w:rsidRPr="00944672">
        <w:rPr>
          <w:rFonts w:ascii="Arial" w:hAnsi="Arial" w:cs="Arial"/>
          <w:sz w:val="24"/>
          <w:szCs w:val="24"/>
        </w:rPr>
        <w:t xml:space="preserve">Mit der typisch australischen Begrüßungsformel </w:t>
      </w:r>
      <w:del w:id="1087" w:author="Lektorat Bauer" w:date="2025-02-27T10:41:00Z" w16du:dateUtc="2025-02-27T09:41:00Z">
        <w:r w:rsidRPr="00944672" w:rsidDel="00246D43">
          <w:rPr>
            <w:rFonts w:ascii="Arial" w:hAnsi="Arial" w:cs="Arial"/>
            <w:sz w:val="24"/>
            <w:szCs w:val="24"/>
          </w:rPr>
          <w:delText xml:space="preserve">kam </w:delText>
        </w:r>
      </w:del>
      <w:commentRangeStart w:id="1088"/>
      <w:ins w:id="1089" w:author="Lektorat Bauer" w:date="2025-02-27T10:41:00Z" w16du:dateUtc="2025-02-27T09:41:00Z">
        <w:r w:rsidR="00246D43">
          <w:rPr>
            <w:rFonts w:ascii="Arial" w:hAnsi="Arial" w:cs="Arial"/>
            <w:sz w:val="24"/>
            <w:szCs w:val="24"/>
          </w:rPr>
          <w:t>stürmte</w:t>
        </w:r>
      </w:ins>
      <w:commentRangeEnd w:id="1088"/>
      <w:ins w:id="1090" w:author="Lektorat Bauer" w:date="2025-02-27T10:42:00Z" w16du:dateUtc="2025-02-27T09:42:00Z">
        <w:r w:rsidR="00246D43">
          <w:rPr>
            <w:rStyle w:val="Kommentarzeichen"/>
          </w:rPr>
          <w:commentReference w:id="1088"/>
        </w:r>
      </w:ins>
      <w:ins w:id="1091" w:author="Lektorat Bauer" w:date="2025-02-27T10:41:00Z" w16du:dateUtc="2025-02-27T09:41:00Z">
        <w:r w:rsidR="00246D43" w:rsidRPr="00944672">
          <w:rPr>
            <w:rFonts w:ascii="Arial" w:hAnsi="Arial" w:cs="Arial"/>
            <w:sz w:val="24"/>
            <w:szCs w:val="24"/>
          </w:rPr>
          <w:t xml:space="preserve"> </w:t>
        </w:r>
      </w:ins>
      <w:r w:rsidRPr="00944672">
        <w:rPr>
          <w:rFonts w:ascii="Arial" w:hAnsi="Arial" w:cs="Arial"/>
          <w:sz w:val="24"/>
          <w:szCs w:val="24"/>
        </w:rPr>
        <w:t>John McGraw ins Büro der LLTC</w:t>
      </w:r>
      <w:ins w:id="1092" w:author="Lektorat Bauer" w:date="2025-02-27T10:41:00Z" w16du:dateUtc="2025-02-27T09:41:00Z">
        <w:r w:rsidR="00246D43">
          <w:rPr>
            <w:rFonts w:ascii="Arial" w:hAnsi="Arial" w:cs="Arial"/>
            <w:sz w:val="24"/>
            <w:szCs w:val="24"/>
          </w:rPr>
          <w:t>.</w:t>
        </w:r>
      </w:ins>
      <w:del w:id="1093" w:author="Lektorat Bauer" w:date="2025-02-27T10:41:00Z" w16du:dateUtc="2025-02-27T09:41:00Z">
        <w:r w:rsidRPr="00944672" w:rsidDel="00246D43">
          <w:rPr>
            <w:rFonts w:ascii="Arial" w:hAnsi="Arial" w:cs="Arial"/>
            <w:sz w:val="24"/>
            <w:szCs w:val="24"/>
          </w:rPr>
          <w:delText>,</w:delText>
        </w:r>
      </w:del>
      <w:r w:rsidRPr="00944672">
        <w:rPr>
          <w:rFonts w:ascii="Arial" w:hAnsi="Arial" w:cs="Arial"/>
          <w:sz w:val="24"/>
          <w:szCs w:val="24"/>
        </w:rPr>
        <w:t xml:space="preserve"> „</w:t>
      </w:r>
      <w:ins w:id="1094" w:author="Lektorat Bauer" w:date="2025-02-27T10:41:00Z" w16du:dateUtc="2025-02-27T09:41:00Z">
        <w:r w:rsidR="00246D43">
          <w:rPr>
            <w:rFonts w:ascii="Arial" w:hAnsi="Arial" w:cs="Arial"/>
            <w:sz w:val="24"/>
            <w:szCs w:val="24"/>
          </w:rPr>
          <w:t>H</w:t>
        </w:r>
      </w:ins>
      <w:del w:id="1095" w:author="Lektorat Bauer" w:date="2025-02-27T10:41:00Z" w16du:dateUtc="2025-02-27T09:41:00Z">
        <w:r w:rsidRPr="00944672" w:rsidDel="00246D43">
          <w:rPr>
            <w:rFonts w:ascii="Arial" w:hAnsi="Arial" w:cs="Arial"/>
            <w:sz w:val="24"/>
            <w:szCs w:val="24"/>
          </w:rPr>
          <w:delText>h</w:delText>
        </w:r>
      </w:del>
      <w:r w:rsidRPr="00944672">
        <w:rPr>
          <w:rFonts w:ascii="Arial" w:hAnsi="Arial" w:cs="Arial"/>
          <w:sz w:val="24"/>
          <w:szCs w:val="24"/>
        </w:rPr>
        <w:t>ast Du am Wochenende schon Pläne?“</w:t>
      </w:r>
      <w:ins w:id="1096" w:author="Lektorat Bauer" w:date="2025-02-27T10:42:00Z" w16du:dateUtc="2025-02-27T09:42:00Z">
        <w:r w:rsidR="00246D43">
          <w:rPr>
            <w:rFonts w:ascii="Arial" w:hAnsi="Arial" w:cs="Arial"/>
            <w:sz w:val="24"/>
            <w:szCs w:val="24"/>
          </w:rPr>
          <w:t xml:space="preserve"> –</w:t>
        </w:r>
      </w:ins>
      <w:r w:rsidRPr="00944672">
        <w:rPr>
          <w:rFonts w:ascii="Arial" w:hAnsi="Arial" w:cs="Arial"/>
          <w:sz w:val="24"/>
          <w:szCs w:val="24"/>
        </w:rPr>
        <w:t xml:space="preserve"> „Wir wollen nach Frazer Island segeln. Wir haben einen Katamaran für 8 Personen und wollen die Strände der Inseln unsicher machen</w:t>
      </w:r>
      <w:del w:id="1097" w:author="Lektorat Bauer" w:date="2025-02-27T10:42:00Z" w16du:dateUtc="2025-02-27T09:42:00Z">
        <w:r w:rsidRPr="00944672" w:rsidDel="00246D43">
          <w:rPr>
            <w:rFonts w:ascii="Arial" w:hAnsi="Arial" w:cs="Arial"/>
            <w:sz w:val="24"/>
            <w:szCs w:val="24"/>
          </w:rPr>
          <w:delText>.</w:delText>
        </w:r>
      </w:del>
      <w:r w:rsidRPr="00944672">
        <w:rPr>
          <w:rFonts w:ascii="Arial" w:hAnsi="Arial" w:cs="Arial"/>
          <w:sz w:val="24"/>
          <w:szCs w:val="24"/>
        </w:rPr>
        <w:t>“</w:t>
      </w:r>
      <w:ins w:id="1098" w:author="Lektorat Bauer" w:date="2025-02-27T10:42:00Z" w16du:dateUtc="2025-02-27T09:42:00Z">
        <w:r w:rsidR="00246D43">
          <w:rPr>
            <w:rFonts w:ascii="Arial" w:hAnsi="Arial" w:cs="Arial"/>
            <w:sz w:val="24"/>
            <w:szCs w:val="24"/>
          </w:rPr>
          <w:t>,</w:t>
        </w:r>
      </w:ins>
      <w:r w:rsidRPr="00944672">
        <w:rPr>
          <w:rFonts w:ascii="Arial" w:hAnsi="Arial" w:cs="Arial"/>
          <w:sz w:val="24"/>
          <w:szCs w:val="24"/>
        </w:rPr>
        <w:t xml:space="preserve"> </w:t>
      </w:r>
      <w:del w:id="1099" w:author="Lektorat Bauer" w:date="2025-02-27T10:42:00Z" w16du:dateUtc="2025-02-27T09:42:00Z">
        <w:r w:rsidRPr="00944672" w:rsidDel="00246D43">
          <w:rPr>
            <w:rFonts w:ascii="Arial" w:hAnsi="Arial" w:cs="Arial"/>
            <w:sz w:val="24"/>
            <w:szCs w:val="24"/>
          </w:rPr>
          <w:delText xml:space="preserve">Grinste </w:delText>
        </w:r>
      </w:del>
      <w:ins w:id="1100" w:author="Lektorat Bauer" w:date="2025-02-27T10:42:00Z" w16du:dateUtc="2025-02-27T09:42:00Z">
        <w:r w:rsidR="00246D43">
          <w:rPr>
            <w:rFonts w:ascii="Arial" w:hAnsi="Arial" w:cs="Arial"/>
            <w:sz w:val="24"/>
            <w:szCs w:val="24"/>
          </w:rPr>
          <w:t>gab</w:t>
        </w:r>
        <w:r w:rsidR="00246D43" w:rsidRPr="00944672">
          <w:rPr>
            <w:rFonts w:ascii="Arial" w:hAnsi="Arial" w:cs="Arial"/>
            <w:sz w:val="24"/>
            <w:szCs w:val="24"/>
          </w:rPr>
          <w:t xml:space="preserve"> </w:t>
        </w:r>
      </w:ins>
      <w:r w:rsidRPr="00944672">
        <w:rPr>
          <w:rFonts w:ascii="Arial" w:hAnsi="Arial" w:cs="Arial"/>
          <w:sz w:val="24"/>
          <w:szCs w:val="24"/>
        </w:rPr>
        <w:t>Tobias</w:t>
      </w:r>
      <w:ins w:id="1101" w:author="Lektorat Bauer" w:date="2025-02-27T10:42:00Z" w16du:dateUtc="2025-02-27T09:42:00Z">
        <w:r w:rsidR="00246D43">
          <w:rPr>
            <w:rFonts w:ascii="Arial" w:hAnsi="Arial" w:cs="Arial"/>
            <w:sz w:val="24"/>
            <w:szCs w:val="24"/>
          </w:rPr>
          <w:t xml:space="preserve"> grinsend</w:t>
        </w:r>
      </w:ins>
      <w:r w:rsidRPr="00944672">
        <w:rPr>
          <w:rFonts w:ascii="Arial" w:hAnsi="Arial" w:cs="Arial"/>
          <w:sz w:val="24"/>
          <w:szCs w:val="24"/>
        </w:rPr>
        <w:t xml:space="preserve"> zurück, stutze und fragte dann: „Wieso? Hast Du Arbeit für mich?“</w:t>
      </w:r>
      <w:ins w:id="1102" w:author="Lektorat Bauer" w:date="2025-02-27T10:42:00Z" w16du:dateUtc="2025-02-27T09:42:00Z">
        <w:r w:rsidR="00246D43">
          <w:rPr>
            <w:rFonts w:ascii="Arial" w:hAnsi="Arial" w:cs="Arial"/>
            <w:sz w:val="24"/>
            <w:szCs w:val="24"/>
          </w:rPr>
          <w:t xml:space="preserve"> –</w:t>
        </w:r>
      </w:ins>
      <w:r w:rsidRPr="00944672">
        <w:rPr>
          <w:rFonts w:ascii="Arial" w:hAnsi="Arial" w:cs="Arial"/>
          <w:sz w:val="24"/>
          <w:szCs w:val="24"/>
        </w:rPr>
        <w:t xml:space="preserve"> „Nein, keine Panik! Cindy hat mich überrascht, wir fahren über das Wochenende in die Glass House Mountains. Cindy hat bis Montag gebucht, so </w:t>
      </w:r>
      <w:del w:id="1103" w:author="Lektorat Bauer" w:date="2025-02-27T10:42:00Z" w16du:dateUtc="2025-02-27T09:42:00Z">
        <w:r w:rsidRPr="00944672" w:rsidDel="00246D43">
          <w:rPr>
            <w:rFonts w:ascii="Arial" w:hAnsi="Arial" w:cs="Arial"/>
            <w:sz w:val="24"/>
            <w:szCs w:val="24"/>
          </w:rPr>
          <w:delText>das</w:delText>
        </w:r>
      </w:del>
      <w:ins w:id="1104" w:author="Lektorat Bauer" w:date="2025-02-27T10:42:00Z" w16du:dateUtc="2025-02-27T09:42:00Z">
        <w:r w:rsidR="00246D43" w:rsidRPr="00944672">
          <w:rPr>
            <w:rFonts w:ascii="Arial" w:hAnsi="Arial" w:cs="Arial"/>
            <w:sz w:val="24"/>
            <w:szCs w:val="24"/>
          </w:rPr>
          <w:t>dass</w:t>
        </w:r>
      </w:ins>
      <w:r w:rsidRPr="00944672">
        <w:rPr>
          <w:rFonts w:ascii="Arial" w:hAnsi="Arial" w:cs="Arial"/>
          <w:sz w:val="24"/>
          <w:szCs w:val="24"/>
        </w:rPr>
        <w:t xml:space="preserve"> Du auch erst am Montag ab 13.00 Uhr hier sein musst.“ </w:t>
      </w:r>
    </w:p>
    <w:p w14:paraId="12D58B39" w14:textId="391FBF5C"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Überrascht schaut</w:t>
      </w:r>
      <w:ins w:id="1105" w:author="Lektorat Bauer" w:date="2025-02-27T10:42:00Z" w16du:dateUtc="2025-02-27T09:42:00Z">
        <w:r w:rsidR="00246D43">
          <w:rPr>
            <w:rFonts w:ascii="Arial" w:hAnsi="Arial" w:cs="Arial"/>
            <w:sz w:val="24"/>
            <w:szCs w:val="24"/>
          </w:rPr>
          <w:t>e</w:t>
        </w:r>
      </w:ins>
      <w:r w:rsidRPr="00944672">
        <w:rPr>
          <w:rFonts w:ascii="Arial" w:hAnsi="Arial" w:cs="Arial"/>
          <w:sz w:val="24"/>
          <w:szCs w:val="24"/>
        </w:rPr>
        <w:t xml:space="preserve"> Tobias seinen Boss an. „Bevor Du fragst, Cindy hat das als ‚Incentive‘ für uns gedacht.“</w:t>
      </w:r>
      <w:ins w:id="1106" w:author="Lektorat Bauer" w:date="2025-02-27T10:43:00Z" w16du:dateUtc="2025-02-27T09:43:00Z">
        <w:r w:rsidR="00246D43">
          <w:rPr>
            <w:rFonts w:ascii="Arial" w:hAnsi="Arial" w:cs="Arial"/>
            <w:sz w:val="24"/>
            <w:szCs w:val="24"/>
          </w:rPr>
          <w:t xml:space="preserve"> –</w:t>
        </w:r>
      </w:ins>
      <w:r w:rsidRPr="00944672">
        <w:rPr>
          <w:rFonts w:ascii="Arial" w:hAnsi="Arial" w:cs="Arial"/>
          <w:sz w:val="24"/>
          <w:szCs w:val="24"/>
        </w:rPr>
        <w:t xml:space="preserve"> „Cool!“ </w:t>
      </w:r>
      <w:del w:id="1107" w:author="Lektorat Bauer" w:date="2025-02-27T10:43:00Z" w16du:dateUtc="2025-02-27T09:43:00Z">
        <w:r w:rsidRPr="00944672" w:rsidDel="00246D43">
          <w:rPr>
            <w:rFonts w:ascii="Arial" w:hAnsi="Arial" w:cs="Arial"/>
            <w:sz w:val="24"/>
            <w:szCs w:val="24"/>
          </w:rPr>
          <w:delText>Freute sich Tobias</w:delText>
        </w:r>
      </w:del>
      <w:ins w:id="1108" w:author="Lektorat Bauer" w:date="2025-02-27T10:43:00Z" w16du:dateUtc="2025-02-27T09:43:00Z">
        <w:r w:rsidR="00246D43">
          <w:rPr>
            <w:rFonts w:ascii="Arial" w:hAnsi="Arial" w:cs="Arial"/>
            <w:sz w:val="24"/>
            <w:szCs w:val="24"/>
          </w:rPr>
          <w:t>rief Tobias und nickte anerkennend</w:t>
        </w:r>
      </w:ins>
      <w:r w:rsidRPr="00944672">
        <w:rPr>
          <w:rFonts w:ascii="Arial" w:hAnsi="Arial" w:cs="Arial"/>
          <w:sz w:val="24"/>
          <w:szCs w:val="24"/>
        </w:rPr>
        <w:t xml:space="preserve">. </w:t>
      </w:r>
      <w:del w:id="1109" w:author="Lektorat Bauer" w:date="2025-02-27T10:43:00Z" w16du:dateUtc="2025-02-27T09:43:00Z">
        <w:r w:rsidRPr="00944672" w:rsidDel="00246D43">
          <w:rPr>
            <w:rFonts w:ascii="Arial" w:hAnsi="Arial" w:cs="Arial"/>
            <w:sz w:val="24"/>
            <w:szCs w:val="24"/>
          </w:rPr>
          <w:delText>„...und,“ fuhr John fort,</w:delText>
        </w:r>
      </w:del>
      <w:ins w:id="1110" w:author="Lektorat Bauer" w:date="2025-02-27T10:43:00Z" w16du:dateUtc="2025-02-27T09:43:00Z">
        <w:r w:rsidR="00246D43">
          <w:rPr>
            <w:rFonts w:ascii="Arial" w:hAnsi="Arial" w:cs="Arial"/>
            <w:sz w:val="24"/>
            <w:szCs w:val="24"/>
          </w:rPr>
          <w:t>John beugte sich zu Tobias und sagte in verschwörerischem Ton:</w:t>
        </w:r>
      </w:ins>
      <w:r w:rsidRPr="00944672">
        <w:rPr>
          <w:rFonts w:ascii="Arial" w:hAnsi="Arial" w:cs="Arial"/>
          <w:sz w:val="24"/>
          <w:szCs w:val="24"/>
        </w:rPr>
        <w:t xml:space="preserve"> „Du hast die ‚</w:t>
      </w:r>
      <w:r w:rsidRPr="00944672">
        <w:rPr>
          <w:rFonts w:ascii="Arial" w:hAnsi="Arial" w:cs="Arial"/>
          <w:noProof/>
          <w:sz w:val="24"/>
          <w:szCs w:val="24"/>
        </w:rPr>
        <w:t>Waverunner</w:t>
      </w:r>
      <w:r w:rsidRPr="00944672">
        <w:rPr>
          <w:rFonts w:ascii="Arial" w:hAnsi="Arial" w:cs="Arial"/>
          <w:sz w:val="24"/>
          <w:szCs w:val="24"/>
        </w:rPr>
        <w:t xml:space="preserve"> III‘ gemietet</w:t>
      </w:r>
      <w:ins w:id="1111" w:author="Lektorat Bauer" w:date="2025-02-27T10:43:00Z" w16du:dateUtc="2025-02-27T09:43:00Z">
        <w:r w:rsidR="00246D43">
          <w:rPr>
            <w:rFonts w:ascii="Arial" w:hAnsi="Arial" w:cs="Arial"/>
            <w:sz w:val="24"/>
            <w:szCs w:val="24"/>
          </w:rPr>
          <w:t>, stimmt’s?</w:t>
        </w:r>
      </w:ins>
      <w:del w:id="1112" w:author="Lektorat Bauer" w:date="2025-02-27T10:43:00Z" w16du:dateUtc="2025-02-27T09:43:00Z">
        <w:r w:rsidRPr="00944672" w:rsidDel="00246D43">
          <w:rPr>
            <w:rFonts w:ascii="Arial" w:hAnsi="Arial" w:cs="Arial"/>
            <w:sz w:val="24"/>
            <w:szCs w:val="24"/>
          </w:rPr>
          <w:delText>.</w:delText>
        </w:r>
      </w:del>
      <w:r w:rsidRPr="00944672">
        <w:rPr>
          <w:rFonts w:ascii="Arial" w:hAnsi="Arial" w:cs="Arial"/>
          <w:sz w:val="24"/>
          <w:szCs w:val="24"/>
        </w:rPr>
        <w:t>“ „Woher weißt DU das?“</w:t>
      </w:r>
      <w:ins w:id="1113" w:author="Lektorat Bauer" w:date="2025-02-27T10:44:00Z" w16du:dateUtc="2025-02-27T09:44:00Z">
        <w:r w:rsidR="00246D43">
          <w:rPr>
            <w:rFonts w:ascii="Arial" w:hAnsi="Arial" w:cs="Arial"/>
            <w:sz w:val="24"/>
            <w:szCs w:val="24"/>
          </w:rPr>
          <w:t>,</w:t>
        </w:r>
      </w:ins>
      <w:r w:rsidRPr="00944672">
        <w:rPr>
          <w:rFonts w:ascii="Arial" w:hAnsi="Arial" w:cs="Arial"/>
          <w:sz w:val="24"/>
          <w:szCs w:val="24"/>
        </w:rPr>
        <w:t xml:space="preserve"> </w:t>
      </w:r>
      <w:del w:id="1114" w:author="Lektorat Bauer" w:date="2025-02-27T10:44:00Z" w16du:dateUtc="2025-02-27T09:44:00Z">
        <w:r w:rsidRPr="00944672" w:rsidDel="00246D43">
          <w:rPr>
            <w:rFonts w:ascii="Arial" w:hAnsi="Arial" w:cs="Arial"/>
            <w:sz w:val="24"/>
            <w:szCs w:val="24"/>
          </w:rPr>
          <w:delText>Entfuhr es</w:delText>
        </w:r>
      </w:del>
      <w:ins w:id="1115" w:author="Lektorat Bauer" w:date="2025-02-27T10:44:00Z" w16du:dateUtc="2025-02-27T09:44:00Z">
        <w:r w:rsidR="00246D43">
          <w:rPr>
            <w:rFonts w:ascii="Arial" w:hAnsi="Arial" w:cs="Arial"/>
            <w:sz w:val="24"/>
            <w:szCs w:val="24"/>
          </w:rPr>
          <w:t>rief</w:t>
        </w:r>
      </w:ins>
      <w:r w:rsidRPr="00944672">
        <w:rPr>
          <w:rFonts w:ascii="Arial" w:hAnsi="Arial" w:cs="Arial"/>
          <w:sz w:val="24"/>
          <w:szCs w:val="24"/>
        </w:rPr>
        <w:t xml:space="preserve"> Tobias. </w:t>
      </w:r>
    </w:p>
    <w:p w14:paraId="254AC4FA" w14:textId="6240B92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Jetzt war es an John zu grinsen</w:t>
      </w:r>
      <w:ins w:id="1116" w:author="Lektorat Bauer" w:date="2025-02-27T10:44:00Z" w16du:dateUtc="2025-02-27T09:44:00Z">
        <w:r w:rsidR="00246D43">
          <w:rPr>
            <w:rFonts w:ascii="Arial" w:hAnsi="Arial" w:cs="Arial"/>
            <w:sz w:val="24"/>
            <w:szCs w:val="24"/>
          </w:rPr>
          <w:t>.</w:t>
        </w:r>
      </w:ins>
      <w:del w:id="1117" w:author="Lektorat Bauer" w:date="2025-02-27T10:44:00Z" w16du:dateUtc="2025-02-27T09:44:00Z">
        <w:r w:rsidRPr="00944672" w:rsidDel="00246D43">
          <w:rPr>
            <w:rFonts w:ascii="Arial" w:hAnsi="Arial" w:cs="Arial"/>
            <w:sz w:val="24"/>
            <w:szCs w:val="24"/>
          </w:rPr>
          <w:delText>,</w:delText>
        </w:r>
      </w:del>
      <w:r w:rsidRPr="00944672">
        <w:rPr>
          <w:rFonts w:ascii="Arial" w:hAnsi="Arial" w:cs="Arial"/>
          <w:sz w:val="24"/>
          <w:szCs w:val="24"/>
        </w:rPr>
        <w:t xml:space="preserve"> „Archie ‚</w:t>
      </w:r>
      <w:r w:rsidRPr="00944672">
        <w:rPr>
          <w:rFonts w:ascii="Arial" w:hAnsi="Arial" w:cs="Arial"/>
          <w:noProof/>
          <w:sz w:val="24"/>
          <w:szCs w:val="24"/>
        </w:rPr>
        <w:t>Wavekiller</w:t>
      </w:r>
      <w:r w:rsidRPr="00944672">
        <w:rPr>
          <w:rFonts w:ascii="Arial" w:hAnsi="Arial" w:cs="Arial"/>
          <w:sz w:val="24"/>
          <w:szCs w:val="24"/>
        </w:rPr>
        <w:t>‘ Johnson und ich kennen uns schon lange und er hat mir gesagt, dass einer von meinen Leuten mit ihm zu den Inseln will. Es ist zwar nicht ganz korrekt, aber unter Freunden</w:t>
      </w:r>
      <w:ins w:id="1118" w:author="Lektorat Bauer" w:date="2025-02-27T10:44:00Z" w16du:dateUtc="2025-02-27T09:44:00Z">
        <w:r w:rsidR="00246D43">
          <w:rPr>
            <w:rFonts w:ascii="Arial" w:hAnsi="Arial" w:cs="Arial"/>
            <w:sz w:val="24"/>
            <w:szCs w:val="24"/>
          </w:rPr>
          <w:t> </w:t>
        </w:r>
      </w:ins>
      <w:r w:rsidRPr="00944672">
        <w:rPr>
          <w:rFonts w:ascii="Arial" w:hAnsi="Arial" w:cs="Arial"/>
          <w:sz w:val="24"/>
          <w:szCs w:val="24"/>
        </w:rPr>
        <w:t>…</w:t>
      </w:r>
      <w:del w:id="1119" w:author="Lektorat Bauer" w:date="2025-02-27T10:44:00Z" w16du:dateUtc="2025-02-27T09:44:00Z">
        <w:r w:rsidRPr="00944672" w:rsidDel="00246D43">
          <w:rPr>
            <w:rFonts w:ascii="Arial" w:hAnsi="Arial" w:cs="Arial"/>
            <w:sz w:val="24"/>
            <w:szCs w:val="24"/>
          </w:rPr>
          <w:delText>.</w:delText>
        </w:r>
      </w:del>
      <w:r w:rsidRPr="00944672">
        <w:rPr>
          <w:rFonts w:ascii="Arial" w:hAnsi="Arial" w:cs="Arial"/>
          <w:sz w:val="24"/>
          <w:szCs w:val="24"/>
        </w:rPr>
        <w:t xml:space="preserve"> Egal, was ich eigentlich sagen wollte, ist, dass Deine Tour bezahlt ist.“ </w:t>
      </w:r>
    </w:p>
    <w:p w14:paraId="4073784C" w14:textId="7D39B775"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commentRangeStart w:id="1120"/>
      <w:del w:id="1121" w:author="Lektorat Bauer" w:date="2025-02-27T10:44:00Z" w16du:dateUtc="2025-02-27T09:44:00Z">
        <w:r w:rsidRPr="00944672" w:rsidDel="00246D43">
          <w:rPr>
            <w:rFonts w:ascii="Arial" w:hAnsi="Arial" w:cs="Arial"/>
            <w:sz w:val="24"/>
            <w:szCs w:val="24"/>
          </w:rPr>
          <w:delText>Vollkommen überrasch</w:delText>
        </w:r>
      </w:del>
      <w:commentRangeEnd w:id="1120"/>
      <w:r w:rsidR="00246D43">
        <w:rPr>
          <w:rStyle w:val="Kommentarzeichen"/>
        </w:rPr>
        <w:commentReference w:id="1120"/>
      </w:r>
      <w:del w:id="1122" w:author="Lektorat Bauer" w:date="2025-02-27T10:44:00Z" w16du:dateUtc="2025-02-27T09:44:00Z">
        <w:r w:rsidRPr="00944672" w:rsidDel="00246D43">
          <w:rPr>
            <w:rFonts w:ascii="Arial" w:hAnsi="Arial" w:cs="Arial"/>
            <w:sz w:val="24"/>
            <w:szCs w:val="24"/>
          </w:rPr>
          <w:delText xml:space="preserve">t fiel </w:delText>
        </w:r>
      </w:del>
      <w:r w:rsidRPr="00944672">
        <w:rPr>
          <w:rFonts w:ascii="Arial" w:hAnsi="Arial" w:cs="Arial"/>
          <w:sz w:val="24"/>
          <w:szCs w:val="24"/>
        </w:rPr>
        <w:t xml:space="preserve">Tobias </w:t>
      </w:r>
      <w:del w:id="1123" w:author="Lektorat Bauer" w:date="2025-02-27T10:44:00Z" w16du:dateUtc="2025-02-27T09:44:00Z">
        <w:r w:rsidRPr="00944672" w:rsidDel="00246D43">
          <w:rPr>
            <w:rFonts w:ascii="Arial" w:hAnsi="Arial" w:cs="Arial"/>
            <w:sz w:val="24"/>
            <w:szCs w:val="24"/>
          </w:rPr>
          <w:delText xml:space="preserve">sinnbildlich </w:delText>
        </w:r>
      </w:del>
      <w:ins w:id="1124" w:author="Lektorat Bauer" w:date="2025-02-27T10:44:00Z" w16du:dateUtc="2025-02-27T09:44:00Z">
        <w:r w:rsidR="00246D43">
          <w:rPr>
            <w:rFonts w:ascii="Arial" w:hAnsi="Arial" w:cs="Arial"/>
            <w:sz w:val="24"/>
            <w:szCs w:val="24"/>
          </w:rPr>
          <w:t>fiel beinahe</w:t>
        </w:r>
        <w:r w:rsidR="00246D43" w:rsidRPr="00944672">
          <w:rPr>
            <w:rFonts w:ascii="Arial" w:hAnsi="Arial" w:cs="Arial"/>
            <w:sz w:val="24"/>
            <w:szCs w:val="24"/>
          </w:rPr>
          <w:t xml:space="preserve"> </w:t>
        </w:r>
      </w:ins>
      <w:r w:rsidRPr="00944672">
        <w:rPr>
          <w:rFonts w:ascii="Arial" w:hAnsi="Arial" w:cs="Arial"/>
          <w:sz w:val="24"/>
          <w:szCs w:val="24"/>
        </w:rPr>
        <w:t>der Kiefer auf die Tischplatte</w:t>
      </w:r>
      <w:del w:id="1125" w:author="Lektorat Bauer" w:date="2025-02-27T10:44:00Z" w16du:dateUtc="2025-02-27T09:44:00Z">
        <w:r w:rsidRPr="00944672" w:rsidDel="00246D43">
          <w:rPr>
            <w:rFonts w:ascii="Arial" w:hAnsi="Arial" w:cs="Arial"/>
            <w:sz w:val="24"/>
            <w:szCs w:val="24"/>
          </w:rPr>
          <w:delText>,</w:delText>
        </w:r>
      </w:del>
      <w:ins w:id="1126" w:author="Lektorat Bauer" w:date="2025-02-27T10:44:00Z" w16du:dateUtc="2025-02-27T09:44:00Z">
        <w:r w:rsidR="00246D43">
          <w:rPr>
            <w:rFonts w:ascii="Arial" w:hAnsi="Arial" w:cs="Arial"/>
            <w:sz w:val="24"/>
            <w:szCs w:val="24"/>
          </w:rPr>
          <w:t>.</w:t>
        </w:r>
      </w:ins>
      <w:r w:rsidRPr="00944672">
        <w:rPr>
          <w:rFonts w:ascii="Arial" w:hAnsi="Arial" w:cs="Arial"/>
          <w:sz w:val="24"/>
          <w:szCs w:val="24"/>
        </w:rPr>
        <w:t xml:space="preserve"> „Ähm, wie jetzt?“</w:t>
      </w:r>
      <w:ins w:id="1127" w:author="Lektorat Bauer" w:date="2025-02-27T10:45:00Z" w16du:dateUtc="2025-02-27T09:45:00Z">
        <w:r w:rsidR="00246D43">
          <w:rPr>
            <w:rFonts w:ascii="Arial" w:hAnsi="Arial" w:cs="Arial"/>
            <w:sz w:val="24"/>
            <w:szCs w:val="24"/>
          </w:rPr>
          <w:t>,</w:t>
        </w:r>
      </w:ins>
      <w:r w:rsidRPr="00944672">
        <w:rPr>
          <w:rFonts w:ascii="Arial" w:hAnsi="Arial" w:cs="Arial"/>
          <w:sz w:val="24"/>
          <w:szCs w:val="24"/>
        </w:rPr>
        <w:t xml:space="preserve"> </w:t>
      </w:r>
      <w:ins w:id="1128" w:author="Lektorat Bauer" w:date="2025-02-27T10:45:00Z" w16du:dateUtc="2025-02-27T09:45:00Z">
        <w:r w:rsidR="00246D43">
          <w:rPr>
            <w:rFonts w:ascii="Arial" w:hAnsi="Arial" w:cs="Arial"/>
            <w:sz w:val="24"/>
            <w:szCs w:val="24"/>
          </w:rPr>
          <w:t>s</w:t>
        </w:r>
      </w:ins>
      <w:del w:id="1129" w:author="Lektorat Bauer" w:date="2025-02-27T10:45:00Z" w16du:dateUtc="2025-02-27T09:45:00Z">
        <w:r w:rsidRPr="00944672" w:rsidDel="00246D43">
          <w:rPr>
            <w:rFonts w:ascii="Arial" w:hAnsi="Arial" w:cs="Arial"/>
            <w:sz w:val="24"/>
            <w:szCs w:val="24"/>
          </w:rPr>
          <w:delText>S</w:delText>
        </w:r>
      </w:del>
      <w:r w:rsidRPr="00944672">
        <w:rPr>
          <w:rFonts w:ascii="Arial" w:hAnsi="Arial" w:cs="Arial"/>
          <w:sz w:val="24"/>
          <w:szCs w:val="24"/>
        </w:rPr>
        <w:t xml:space="preserve">totterte </w:t>
      </w:r>
      <w:del w:id="1130" w:author="Lektorat Bauer" w:date="2025-02-27T10:45:00Z" w16du:dateUtc="2025-02-27T09:45:00Z">
        <w:r w:rsidRPr="00944672" w:rsidDel="00246D43">
          <w:rPr>
            <w:rFonts w:ascii="Arial" w:hAnsi="Arial" w:cs="Arial"/>
            <w:sz w:val="24"/>
            <w:szCs w:val="24"/>
          </w:rPr>
          <w:delText>Tobias</w:delText>
        </w:r>
      </w:del>
      <w:ins w:id="1131" w:author="Lektorat Bauer" w:date="2025-02-27T10:45:00Z" w16du:dateUtc="2025-02-27T09:45:00Z">
        <w:r w:rsidR="00246D43">
          <w:rPr>
            <w:rFonts w:ascii="Arial" w:hAnsi="Arial" w:cs="Arial"/>
            <w:sz w:val="24"/>
            <w:szCs w:val="24"/>
          </w:rPr>
          <w:t>er</w:t>
        </w:r>
      </w:ins>
      <w:r w:rsidRPr="00944672">
        <w:rPr>
          <w:rFonts w:ascii="Arial" w:hAnsi="Arial" w:cs="Arial"/>
          <w:sz w:val="24"/>
          <w:szCs w:val="24"/>
        </w:rPr>
        <w:t xml:space="preserve">, während John prustend loslachte „Allein für diesen Anblick hat sich die Überraschung gelohnt!“ </w:t>
      </w:r>
      <w:del w:id="1132" w:author="Lektorat Bauer" w:date="2025-02-27T10:45:00Z" w16du:dateUtc="2025-02-27T09:45:00Z">
        <w:r w:rsidRPr="00944672" w:rsidDel="00246D43">
          <w:rPr>
            <w:rFonts w:ascii="Arial" w:hAnsi="Arial" w:cs="Arial"/>
            <w:sz w:val="24"/>
            <w:szCs w:val="24"/>
          </w:rPr>
          <w:delText xml:space="preserve">Lachte John und fuhr dann fort, </w:delText>
        </w:r>
      </w:del>
      <w:ins w:id="1133" w:author="Lektorat Bauer" w:date="2025-02-27T10:45:00Z" w16du:dateUtc="2025-02-27T09:45:00Z">
        <w:r w:rsidR="00246D43">
          <w:rPr>
            <w:rFonts w:ascii="Arial" w:hAnsi="Arial" w:cs="Arial"/>
            <w:sz w:val="24"/>
            <w:szCs w:val="24"/>
          </w:rPr>
          <w:t xml:space="preserve">John klopfte ihm auf die Schulter. </w:t>
        </w:r>
      </w:ins>
      <w:r w:rsidRPr="00944672">
        <w:rPr>
          <w:rFonts w:ascii="Arial" w:hAnsi="Arial" w:cs="Arial"/>
          <w:sz w:val="24"/>
          <w:szCs w:val="24"/>
        </w:rPr>
        <w:t>„Cindy und ich</w:t>
      </w:r>
      <w:del w:id="1134" w:author="Lektorat Bauer" w:date="2025-02-27T10:45:00Z" w16du:dateUtc="2025-02-27T09:45:00Z">
        <w:r w:rsidRPr="00944672" w:rsidDel="00246D43">
          <w:rPr>
            <w:rFonts w:ascii="Arial" w:hAnsi="Arial" w:cs="Arial"/>
            <w:sz w:val="24"/>
            <w:szCs w:val="24"/>
          </w:rPr>
          <w:delText>,</w:delText>
        </w:r>
      </w:del>
      <w:r w:rsidRPr="00944672">
        <w:rPr>
          <w:rFonts w:ascii="Arial" w:hAnsi="Arial" w:cs="Arial"/>
          <w:sz w:val="24"/>
          <w:szCs w:val="24"/>
        </w:rPr>
        <w:t xml:space="preserve"> wollten uns für Deine Hilfe nach der Betriebsübernahme sowieso bei Dir bedanken, und dann kam noch dieser Schiffscharter.“ John holte kurz Luft: „Vielen Dank für Deine tolle Mitarbeit! Genieß</w:t>
      </w:r>
      <w:del w:id="1135" w:author="Lektorat Bauer" w:date="2025-02-27T10:45:00Z" w16du:dateUtc="2025-02-27T09:45:00Z">
        <w:r w:rsidRPr="00944672" w:rsidDel="00246D43">
          <w:rPr>
            <w:rFonts w:ascii="Arial" w:hAnsi="Arial" w:cs="Arial"/>
            <w:sz w:val="24"/>
            <w:szCs w:val="24"/>
          </w:rPr>
          <w:delText>e</w:delText>
        </w:r>
      </w:del>
      <w:r w:rsidRPr="00944672">
        <w:rPr>
          <w:rFonts w:ascii="Arial" w:hAnsi="Arial" w:cs="Arial"/>
          <w:sz w:val="24"/>
          <w:szCs w:val="24"/>
        </w:rPr>
        <w:t xml:space="preserve"> die Sonne am Wochenende!!“ Tobias konnte nur den Kopf schütteln, ihm standen </w:t>
      </w:r>
      <w:del w:id="1136" w:author="Lektorat Bauer" w:date="2025-02-27T10:45:00Z" w16du:dateUtc="2025-02-27T09:45:00Z">
        <w:r w:rsidRPr="00944672" w:rsidDel="00246D43">
          <w:rPr>
            <w:rFonts w:ascii="Arial" w:hAnsi="Arial" w:cs="Arial"/>
            <w:sz w:val="24"/>
            <w:szCs w:val="24"/>
          </w:rPr>
          <w:delText xml:space="preserve">die </w:delText>
        </w:r>
      </w:del>
      <w:r w:rsidRPr="00944672">
        <w:rPr>
          <w:rFonts w:ascii="Arial" w:hAnsi="Arial" w:cs="Arial"/>
          <w:sz w:val="24"/>
          <w:szCs w:val="24"/>
        </w:rPr>
        <w:t>vor Freude die Tränen in den Augen</w:t>
      </w:r>
      <w:del w:id="1137" w:author="Lektorat Bauer" w:date="2025-02-27T10:45:00Z" w16du:dateUtc="2025-02-27T09:45:00Z">
        <w:r w:rsidRPr="00944672" w:rsidDel="00246D43">
          <w:rPr>
            <w:rFonts w:ascii="Arial" w:hAnsi="Arial" w:cs="Arial"/>
            <w:sz w:val="24"/>
            <w:szCs w:val="24"/>
          </w:rPr>
          <w:delText>,</w:delText>
        </w:r>
      </w:del>
      <w:ins w:id="1138" w:author="Lektorat Bauer" w:date="2025-02-27T10:45:00Z" w16du:dateUtc="2025-02-27T09:45:00Z">
        <w:r w:rsidR="00246D43">
          <w:rPr>
            <w:rFonts w:ascii="Arial" w:hAnsi="Arial" w:cs="Arial"/>
            <w:sz w:val="24"/>
            <w:szCs w:val="24"/>
          </w:rPr>
          <w:t>.</w:t>
        </w:r>
      </w:ins>
      <w:r w:rsidRPr="00944672">
        <w:rPr>
          <w:rFonts w:ascii="Arial" w:hAnsi="Arial" w:cs="Arial"/>
          <w:sz w:val="24"/>
          <w:szCs w:val="24"/>
        </w:rPr>
        <w:t xml:space="preserve"> </w:t>
      </w:r>
      <w:ins w:id="1139" w:author="Lektorat Bauer" w:date="2025-02-27T10:45:00Z" w16du:dateUtc="2025-02-27T09:45:00Z">
        <w:r w:rsidR="00246D43">
          <w:rPr>
            <w:rFonts w:ascii="Arial" w:hAnsi="Arial" w:cs="Arial"/>
            <w:sz w:val="24"/>
            <w:szCs w:val="24"/>
          </w:rPr>
          <w:t>N</w:t>
        </w:r>
      </w:ins>
      <w:del w:id="1140" w:author="Lektorat Bauer" w:date="2025-02-27T10:45:00Z" w16du:dateUtc="2025-02-27T09:45:00Z">
        <w:r w:rsidRPr="00944672" w:rsidDel="00246D43">
          <w:rPr>
            <w:rFonts w:ascii="Arial" w:hAnsi="Arial" w:cs="Arial"/>
            <w:sz w:val="24"/>
            <w:szCs w:val="24"/>
          </w:rPr>
          <w:delText>n</w:delText>
        </w:r>
      </w:del>
      <w:r w:rsidRPr="00944672">
        <w:rPr>
          <w:rFonts w:ascii="Arial" w:hAnsi="Arial" w:cs="Arial"/>
          <w:sz w:val="24"/>
          <w:szCs w:val="24"/>
        </w:rPr>
        <w:t>iemals hatte sich ein Chef so bei ihm bedankt.</w:t>
      </w:r>
    </w:p>
    <w:p w14:paraId="28DACE68" w14:textId="4FE94BA0" w:rsidR="00944672" w:rsidRPr="00944672" w:rsidDel="00246D43" w:rsidRDefault="00944672" w:rsidP="00246D43">
      <w:pPr>
        <w:autoSpaceDE w:val="0"/>
        <w:autoSpaceDN w:val="0"/>
        <w:adjustRightInd w:val="0"/>
        <w:spacing w:after="0" w:line="360" w:lineRule="auto"/>
        <w:ind w:firstLine="227"/>
        <w:jc w:val="both"/>
        <w:rPr>
          <w:del w:id="1141" w:author="Lektorat Bauer" w:date="2025-02-27T10:49:00Z" w16du:dateUtc="2025-02-27T09:49:00Z"/>
          <w:rFonts w:ascii="Arial" w:hAnsi="Arial" w:cs="Arial"/>
          <w:sz w:val="24"/>
          <w:szCs w:val="24"/>
        </w:rPr>
      </w:pPr>
      <w:r w:rsidRPr="00944672">
        <w:rPr>
          <w:rFonts w:ascii="Arial" w:hAnsi="Arial" w:cs="Arial"/>
          <w:sz w:val="24"/>
          <w:szCs w:val="24"/>
        </w:rPr>
        <w:t xml:space="preserve">Gefühlte </w:t>
      </w:r>
      <w:ins w:id="1142" w:author="Lektorat Bauer" w:date="2025-02-27T10:45:00Z" w16du:dateUtc="2025-02-27T09:45:00Z">
        <w:r w:rsidR="00246D43">
          <w:rPr>
            <w:rFonts w:ascii="Arial" w:hAnsi="Arial" w:cs="Arial"/>
            <w:sz w:val="24"/>
            <w:szCs w:val="24"/>
          </w:rPr>
          <w:t>zehn</w:t>
        </w:r>
      </w:ins>
      <w:del w:id="1143" w:author="Lektorat Bauer" w:date="2025-02-27T10:45:00Z" w16du:dateUtc="2025-02-27T09:45:00Z">
        <w:r w:rsidRPr="00944672" w:rsidDel="00246D43">
          <w:rPr>
            <w:rFonts w:ascii="Arial" w:hAnsi="Arial" w:cs="Arial"/>
            <w:sz w:val="24"/>
            <w:szCs w:val="24"/>
          </w:rPr>
          <w:delText>10</w:delText>
        </w:r>
      </w:del>
      <w:r w:rsidRPr="00944672">
        <w:rPr>
          <w:rFonts w:ascii="Arial" w:hAnsi="Arial" w:cs="Arial"/>
          <w:sz w:val="24"/>
          <w:szCs w:val="24"/>
        </w:rPr>
        <w:t xml:space="preserve"> Minuten später</w:t>
      </w:r>
      <w:del w:id="1144" w:author="Lektorat Bauer" w:date="2025-02-27T10:45:00Z" w16du:dateUtc="2025-02-27T09:45:00Z">
        <w:r w:rsidRPr="00944672" w:rsidDel="00246D43">
          <w:rPr>
            <w:rFonts w:ascii="Arial" w:hAnsi="Arial" w:cs="Arial"/>
            <w:sz w:val="24"/>
            <w:szCs w:val="24"/>
          </w:rPr>
          <w:delText>,</w:delText>
        </w:r>
      </w:del>
      <w:r w:rsidRPr="00944672">
        <w:rPr>
          <w:rFonts w:ascii="Arial" w:hAnsi="Arial" w:cs="Arial"/>
          <w:sz w:val="24"/>
          <w:szCs w:val="24"/>
        </w:rPr>
        <w:t xml:space="preserve"> meinte er: „John</w:t>
      </w:r>
      <w:ins w:id="1145" w:author="Lektorat Bauer" w:date="2025-02-27T10:45:00Z" w16du:dateUtc="2025-02-27T09:45:00Z">
        <w:r w:rsidR="00246D43">
          <w:rPr>
            <w:rFonts w:ascii="Arial" w:hAnsi="Arial" w:cs="Arial"/>
            <w:sz w:val="24"/>
            <w:szCs w:val="24"/>
          </w:rPr>
          <w:t> </w:t>
        </w:r>
      </w:ins>
      <w:r w:rsidRPr="00944672">
        <w:rPr>
          <w:rFonts w:ascii="Arial" w:hAnsi="Arial" w:cs="Arial"/>
          <w:sz w:val="24"/>
          <w:szCs w:val="24"/>
        </w:rPr>
        <w:t xml:space="preserve">… Vielen Dank für diese tolle Überraschung. Natürlich auch an Cindy. Ihr habt mich so überrascht, dass ich erst jetzt dazu komme zu fragen, was Ihr denn macht.“ </w:t>
      </w:r>
      <w:ins w:id="1146" w:author="Lektorat Bauer" w:date="2025-02-27T10:46:00Z" w16du:dateUtc="2025-02-27T09:46:00Z">
        <w:r w:rsidR="00246D43">
          <w:rPr>
            <w:rFonts w:ascii="Arial" w:hAnsi="Arial" w:cs="Arial"/>
            <w:sz w:val="24"/>
            <w:szCs w:val="24"/>
          </w:rPr>
          <w:t xml:space="preserve">John winkte ab. </w:t>
        </w:r>
      </w:ins>
      <w:r w:rsidRPr="00944672">
        <w:rPr>
          <w:rFonts w:ascii="Arial" w:hAnsi="Arial" w:cs="Arial"/>
          <w:sz w:val="24"/>
          <w:szCs w:val="24"/>
        </w:rPr>
        <w:t>„Cindy hat im Glass House Mountains National Park eine kleine Hütte für uns gefunden. Heißt ‚</w:t>
      </w:r>
      <w:r w:rsidRPr="00944672">
        <w:rPr>
          <w:rFonts w:ascii="Arial" w:hAnsi="Arial" w:cs="Arial"/>
          <w:noProof/>
          <w:sz w:val="24"/>
          <w:szCs w:val="24"/>
        </w:rPr>
        <w:t>Broadview</w:t>
      </w:r>
      <w:r w:rsidRPr="00944672">
        <w:rPr>
          <w:rFonts w:ascii="Arial" w:hAnsi="Arial" w:cs="Arial"/>
          <w:sz w:val="24"/>
          <w:szCs w:val="24"/>
        </w:rPr>
        <w:t xml:space="preserve"> Lodge‘, </w:t>
      </w:r>
      <w:ins w:id="1147" w:author="Lektorat Bauer" w:date="2025-02-27T10:46:00Z" w16du:dateUtc="2025-02-27T09:46:00Z">
        <w:r w:rsidR="00246D43">
          <w:rPr>
            <w:rFonts w:ascii="Arial" w:hAnsi="Arial" w:cs="Arial"/>
            <w:noProof/>
            <w:sz w:val="24"/>
            <w:szCs w:val="24"/>
          </w:rPr>
          <w:t>s</w:t>
        </w:r>
      </w:ins>
      <w:del w:id="1148" w:author="Lektorat Bauer" w:date="2025-02-27T10:46:00Z" w16du:dateUtc="2025-02-27T09:46:00Z">
        <w:r w:rsidRPr="00944672" w:rsidDel="00246D43">
          <w:rPr>
            <w:rFonts w:ascii="Arial" w:hAnsi="Arial" w:cs="Arial"/>
            <w:noProof/>
            <w:sz w:val="24"/>
            <w:szCs w:val="24"/>
          </w:rPr>
          <w:delText>S</w:delText>
        </w:r>
      </w:del>
      <w:r w:rsidRPr="00944672">
        <w:rPr>
          <w:rFonts w:ascii="Arial" w:hAnsi="Arial" w:cs="Arial"/>
          <w:noProof/>
          <w:sz w:val="24"/>
          <w:szCs w:val="24"/>
        </w:rPr>
        <w:t>emi-</w:t>
      </w:r>
      <w:ins w:id="1149" w:author="Lektorat Bauer" w:date="2025-02-27T10:46:00Z" w16du:dateUtc="2025-02-27T09:46:00Z">
        <w:r w:rsidR="00246D43">
          <w:rPr>
            <w:rFonts w:ascii="Arial" w:hAnsi="Arial" w:cs="Arial"/>
            <w:noProof/>
            <w:sz w:val="24"/>
            <w:szCs w:val="24"/>
          </w:rPr>
          <w:t>s</w:t>
        </w:r>
      </w:ins>
      <w:del w:id="1150" w:author="Lektorat Bauer" w:date="2025-02-27T10:46:00Z" w16du:dateUtc="2025-02-27T09:46:00Z">
        <w:r w:rsidRPr="00944672" w:rsidDel="00246D43">
          <w:rPr>
            <w:rFonts w:ascii="Arial" w:hAnsi="Arial" w:cs="Arial"/>
            <w:noProof/>
            <w:sz w:val="24"/>
            <w:szCs w:val="24"/>
          </w:rPr>
          <w:delText>S</w:delText>
        </w:r>
      </w:del>
      <w:r w:rsidRPr="00944672">
        <w:rPr>
          <w:rFonts w:ascii="Arial" w:hAnsi="Arial" w:cs="Arial"/>
          <w:noProof/>
          <w:sz w:val="24"/>
          <w:szCs w:val="24"/>
        </w:rPr>
        <w:t>erviced</w:t>
      </w:r>
      <w:r w:rsidRPr="00944672">
        <w:rPr>
          <w:rFonts w:ascii="Arial" w:hAnsi="Arial" w:cs="Arial"/>
          <w:sz w:val="24"/>
          <w:szCs w:val="24"/>
        </w:rPr>
        <w:t xml:space="preserve">, also ist alles vorbereitet, wenn wir ankommen. Die Besitzer haben mit Cindy abgesprochen, was für das Abendessen organisiert werden muss. Wir müssen nur noch hinfahren, das Abendessen kochen und den Ausblick genießen.“ </w:t>
      </w:r>
      <w:ins w:id="1151" w:author="Lektorat Bauer" w:date="2025-02-27T10:46:00Z" w16du:dateUtc="2025-02-27T09:46:00Z">
        <w:r w:rsidR="00246D43">
          <w:rPr>
            <w:rFonts w:ascii="Arial" w:hAnsi="Arial" w:cs="Arial"/>
            <w:sz w:val="24"/>
            <w:szCs w:val="24"/>
          </w:rPr>
          <w:t xml:space="preserve">John sah </w:t>
        </w:r>
        <w:commentRangeStart w:id="1152"/>
        <w:r w:rsidR="00246D43">
          <w:rPr>
            <w:rFonts w:ascii="Arial" w:hAnsi="Arial" w:cs="Arial"/>
            <w:sz w:val="24"/>
            <w:szCs w:val="24"/>
          </w:rPr>
          <w:lastRenderedPageBreak/>
          <w:t>thea</w:t>
        </w:r>
      </w:ins>
      <w:ins w:id="1153" w:author="Lektorat Bauer" w:date="2025-02-27T10:47:00Z" w16du:dateUtc="2025-02-27T09:47:00Z">
        <w:r w:rsidR="00246D43">
          <w:rPr>
            <w:rFonts w:ascii="Arial" w:hAnsi="Arial" w:cs="Arial"/>
            <w:sz w:val="24"/>
            <w:szCs w:val="24"/>
          </w:rPr>
          <w:t>tralisch aus dem Fenster und malte mit den Händen die unglaubliche Weite in die Lu</w:t>
        </w:r>
        <w:commentRangeEnd w:id="1152"/>
        <w:r w:rsidR="00246D43">
          <w:rPr>
            <w:rStyle w:val="Kommentarzeichen"/>
          </w:rPr>
          <w:commentReference w:id="1152"/>
        </w:r>
        <w:r w:rsidR="00246D43">
          <w:rPr>
            <w:rFonts w:ascii="Arial" w:hAnsi="Arial" w:cs="Arial"/>
            <w:sz w:val="24"/>
            <w:szCs w:val="24"/>
          </w:rPr>
          <w:t xml:space="preserve">ft. </w:t>
        </w:r>
      </w:ins>
      <w:del w:id="1154" w:author="Lektorat Bauer" w:date="2025-02-27T10:46:00Z" w16du:dateUtc="2025-02-27T09:46:00Z">
        <w:r w:rsidRPr="00944672" w:rsidDel="00246D43">
          <w:rPr>
            <w:rFonts w:ascii="Arial" w:hAnsi="Arial" w:cs="Arial"/>
            <w:sz w:val="24"/>
            <w:szCs w:val="24"/>
          </w:rPr>
          <w:delText xml:space="preserve">Schwärmte John und fuhr dann fort, </w:delText>
        </w:r>
      </w:del>
      <w:r w:rsidRPr="00944672">
        <w:rPr>
          <w:rFonts w:ascii="Arial" w:hAnsi="Arial" w:cs="Arial"/>
          <w:sz w:val="24"/>
          <w:szCs w:val="24"/>
        </w:rPr>
        <w:t>„Die Lodge ist auf der Sonnenseite des Berges, so</w:t>
      </w:r>
      <w:del w:id="1155" w:author="Lektorat Bauer" w:date="2025-02-27T10:47:00Z" w16du:dateUtc="2025-02-27T09:47:00Z">
        <w:r w:rsidRPr="00944672" w:rsidDel="00246D43">
          <w:rPr>
            <w:rFonts w:ascii="Arial" w:hAnsi="Arial" w:cs="Arial"/>
            <w:sz w:val="24"/>
            <w:szCs w:val="24"/>
          </w:rPr>
          <w:delText xml:space="preserve"> das</w:delText>
        </w:r>
      </w:del>
      <w:ins w:id="1156" w:author="Lektorat Bauer" w:date="2025-02-27T10:47:00Z" w16du:dateUtc="2025-02-27T09:47:00Z">
        <w:r w:rsidR="00246D43" w:rsidRPr="00944672">
          <w:rPr>
            <w:rFonts w:ascii="Arial" w:hAnsi="Arial" w:cs="Arial"/>
            <w:sz w:val="24"/>
            <w:szCs w:val="24"/>
          </w:rPr>
          <w:t>dass</w:t>
        </w:r>
      </w:ins>
      <w:r w:rsidRPr="00944672">
        <w:rPr>
          <w:rFonts w:ascii="Arial" w:hAnsi="Arial" w:cs="Arial"/>
          <w:sz w:val="24"/>
          <w:szCs w:val="24"/>
        </w:rPr>
        <w:t xml:space="preserve"> wir den Sonnenuntergang von der Terrasse genießen können. Allerdings ist der Berg zwischen uns und der nächsten Antenne</w:t>
      </w:r>
      <w:del w:id="1157" w:author="Lektorat Bauer" w:date="2025-02-27T10:47:00Z" w16du:dateUtc="2025-02-27T09:47:00Z">
        <w:r w:rsidRPr="00944672" w:rsidDel="00246D43">
          <w:rPr>
            <w:rFonts w:ascii="Arial" w:hAnsi="Arial" w:cs="Arial"/>
            <w:sz w:val="24"/>
            <w:szCs w:val="24"/>
          </w:rPr>
          <w:delText>,</w:delText>
        </w:r>
      </w:del>
      <w:ins w:id="1158" w:author="Lektorat Bauer" w:date="2025-02-27T10:47:00Z" w16du:dateUtc="2025-02-27T09:47:00Z">
        <w:r w:rsidR="00246D43">
          <w:rPr>
            <w:rFonts w:ascii="Arial" w:hAnsi="Arial" w:cs="Arial"/>
            <w:sz w:val="24"/>
            <w:szCs w:val="24"/>
          </w:rPr>
          <w:t>.</w:t>
        </w:r>
      </w:ins>
      <w:r w:rsidRPr="00944672">
        <w:rPr>
          <w:rFonts w:ascii="Arial" w:hAnsi="Arial" w:cs="Arial"/>
          <w:sz w:val="24"/>
          <w:szCs w:val="24"/>
        </w:rPr>
        <w:t xml:space="preserve"> </w:t>
      </w:r>
      <w:ins w:id="1159" w:author="Lektorat Bauer" w:date="2025-02-27T10:47:00Z" w16du:dateUtc="2025-02-27T09:47:00Z">
        <w:r w:rsidR="00246D43">
          <w:rPr>
            <w:rFonts w:ascii="Arial" w:hAnsi="Arial" w:cs="Arial"/>
            <w:sz w:val="24"/>
            <w:szCs w:val="24"/>
          </w:rPr>
          <w:t>W</w:t>
        </w:r>
      </w:ins>
      <w:del w:id="1160" w:author="Lektorat Bauer" w:date="2025-02-27T10:47:00Z" w16du:dateUtc="2025-02-27T09:47:00Z">
        <w:r w:rsidRPr="00944672" w:rsidDel="00246D43">
          <w:rPr>
            <w:rFonts w:ascii="Arial" w:hAnsi="Arial" w:cs="Arial"/>
            <w:sz w:val="24"/>
            <w:szCs w:val="24"/>
          </w:rPr>
          <w:delText>so das w</w:delText>
        </w:r>
      </w:del>
      <w:r w:rsidRPr="00944672">
        <w:rPr>
          <w:rFonts w:ascii="Arial" w:hAnsi="Arial" w:cs="Arial"/>
          <w:sz w:val="24"/>
          <w:szCs w:val="24"/>
        </w:rPr>
        <w:t xml:space="preserve">ir </w:t>
      </w:r>
      <w:ins w:id="1161" w:author="Lektorat Bauer" w:date="2025-02-27T10:48:00Z" w16du:dateUtc="2025-02-27T09:48:00Z">
        <w:r w:rsidR="00246D43">
          <w:rPr>
            <w:rFonts w:ascii="Arial" w:hAnsi="Arial" w:cs="Arial"/>
            <w:sz w:val="24"/>
            <w:szCs w:val="24"/>
          </w:rPr>
          <w:t xml:space="preserve">sind also </w:t>
        </w:r>
      </w:ins>
      <w:r w:rsidRPr="00944672">
        <w:rPr>
          <w:rFonts w:ascii="Arial" w:hAnsi="Arial" w:cs="Arial"/>
          <w:sz w:val="24"/>
          <w:szCs w:val="24"/>
        </w:rPr>
        <w:t>nur schlecht zu erreichen</w:t>
      </w:r>
      <w:del w:id="1162" w:author="Lektorat Bauer" w:date="2025-02-27T10:48:00Z" w16du:dateUtc="2025-02-27T09:48:00Z">
        <w:r w:rsidRPr="00944672" w:rsidDel="00246D43">
          <w:rPr>
            <w:rFonts w:ascii="Arial" w:hAnsi="Arial" w:cs="Arial"/>
            <w:sz w:val="24"/>
            <w:szCs w:val="24"/>
          </w:rPr>
          <w:delText xml:space="preserve"> sind</w:delText>
        </w:r>
      </w:del>
      <w:r w:rsidRPr="00944672">
        <w:rPr>
          <w:rFonts w:ascii="Arial" w:hAnsi="Arial" w:cs="Arial"/>
          <w:sz w:val="24"/>
          <w:szCs w:val="24"/>
        </w:rPr>
        <w:t>.“ „</w:t>
      </w:r>
      <w:del w:id="1163" w:author="Lektorat Bauer" w:date="2025-02-27T10:48:00Z" w16du:dateUtc="2025-02-27T09:48:00Z">
        <w:r w:rsidRPr="00944672" w:rsidDel="00246D43">
          <w:rPr>
            <w:rFonts w:ascii="Arial" w:hAnsi="Arial" w:cs="Arial"/>
            <w:sz w:val="24"/>
            <w:szCs w:val="24"/>
          </w:rPr>
          <w:delText>Dass ist doch gut</w:delText>
        </w:r>
      </w:del>
      <w:ins w:id="1164" w:author="Lektorat Bauer" w:date="2025-02-27T10:48:00Z" w16du:dateUtc="2025-02-27T09:48:00Z">
        <w:r w:rsidR="00246D43">
          <w:rPr>
            <w:rFonts w:ascii="Arial" w:hAnsi="Arial" w:cs="Arial"/>
            <w:sz w:val="24"/>
            <w:szCs w:val="24"/>
          </w:rPr>
          <w:t>Na, das ist ja nichts Schlechtes</w:t>
        </w:r>
      </w:ins>
      <w:del w:id="1165" w:author="Lektorat Bauer" w:date="2025-02-27T10:48:00Z" w16du:dateUtc="2025-02-27T09:48:00Z">
        <w:r w:rsidRPr="00944672" w:rsidDel="00246D43">
          <w:rPr>
            <w:rFonts w:ascii="Arial" w:hAnsi="Arial" w:cs="Arial"/>
            <w:sz w:val="24"/>
            <w:szCs w:val="24"/>
          </w:rPr>
          <w:delText>,</w:delText>
        </w:r>
      </w:del>
      <w:r w:rsidRPr="00944672">
        <w:rPr>
          <w:rFonts w:ascii="Arial" w:hAnsi="Arial" w:cs="Arial"/>
          <w:sz w:val="24"/>
          <w:szCs w:val="24"/>
        </w:rPr>
        <w:t>“</w:t>
      </w:r>
      <w:ins w:id="1166" w:author="Lektorat Bauer" w:date="2025-02-27T10:48:00Z" w16du:dateUtc="2025-02-27T09:48:00Z">
        <w:r w:rsidR="00246D43">
          <w:rPr>
            <w:rFonts w:ascii="Arial" w:hAnsi="Arial" w:cs="Arial"/>
            <w:sz w:val="24"/>
            <w:szCs w:val="24"/>
          </w:rPr>
          <w:t>,</w:t>
        </w:r>
      </w:ins>
      <w:r w:rsidRPr="00944672">
        <w:rPr>
          <w:rFonts w:ascii="Arial" w:hAnsi="Arial" w:cs="Arial"/>
          <w:sz w:val="24"/>
          <w:szCs w:val="24"/>
        </w:rPr>
        <w:t xml:space="preserve"> </w:t>
      </w:r>
      <w:del w:id="1167" w:author="Lektorat Bauer" w:date="2025-02-27T10:48:00Z" w16du:dateUtc="2025-02-27T09:48:00Z">
        <w:r w:rsidRPr="00944672" w:rsidDel="00246D43">
          <w:rPr>
            <w:rFonts w:ascii="Arial" w:hAnsi="Arial" w:cs="Arial"/>
            <w:sz w:val="24"/>
            <w:szCs w:val="24"/>
          </w:rPr>
          <w:delText>zwinkerte Tobias zurück, „</w:delText>
        </w:r>
        <w:commentRangeStart w:id="1168"/>
        <w:r w:rsidRPr="00944672" w:rsidDel="00246D43">
          <w:rPr>
            <w:rFonts w:ascii="Arial" w:hAnsi="Arial" w:cs="Arial"/>
            <w:sz w:val="24"/>
            <w:szCs w:val="24"/>
          </w:rPr>
          <w:delText>Dann habt Ihr Zeit für Euch</w:delText>
        </w:r>
      </w:del>
      <w:commentRangeEnd w:id="1168"/>
      <w:del w:id="1169" w:author="Lektorat Bauer" w:date="2025-02-27T10:49:00Z" w16du:dateUtc="2025-02-27T09:49:00Z">
        <w:r w:rsidR="00246D43" w:rsidDel="00246D43">
          <w:rPr>
            <w:rStyle w:val="Kommentarzeichen"/>
          </w:rPr>
          <w:commentReference w:id="1168"/>
        </w:r>
      </w:del>
      <w:del w:id="1170" w:author="Lektorat Bauer" w:date="2025-02-27T10:48:00Z" w16du:dateUtc="2025-02-27T09:48:00Z">
        <w:r w:rsidRPr="00944672" w:rsidDel="00246D43">
          <w:rPr>
            <w:rFonts w:ascii="Arial" w:hAnsi="Arial" w:cs="Arial"/>
            <w:sz w:val="24"/>
            <w:szCs w:val="24"/>
          </w:rPr>
          <w:delText>!“</w:delText>
        </w:r>
      </w:del>
    </w:p>
    <w:p w14:paraId="6D2D3A9A" w14:textId="44072506" w:rsidR="00944672" w:rsidRPr="00944672" w:rsidRDefault="00944672" w:rsidP="00246D43">
      <w:pPr>
        <w:autoSpaceDE w:val="0"/>
        <w:autoSpaceDN w:val="0"/>
        <w:adjustRightInd w:val="0"/>
        <w:spacing w:after="0" w:line="360" w:lineRule="auto"/>
        <w:ind w:firstLine="227"/>
        <w:jc w:val="both"/>
        <w:rPr>
          <w:rFonts w:ascii="Arial" w:hAnsi="Arial" w:cs="Arial"/>
          <w:sz w:val="24"/>
          <w:szCs w:val="24"/>
        </w:rPr>
      </w:pPr>
      <w:commentRangeStart w:id="1171"/>
      <w:del w:id="1172" w:author="Lektorat Bauer" w:date="2025-02-27T10:49:00Z" w16du:dateUtc="2025-02-27T09:49:00Z">
        <w:r w:rsidRPr="00944672" w:rsidDel="00246D43">
          <w:rPr>
            <w:rFonts w:ascii="Arial" w:hAnsi="Arial" w:cs="Arial"/>
            <w:sz w:val="24"/>
            <w:szCs w:val="24"/>
          </w:rPr>
          <w:delText>„Das war wohl auch Cindys Hintergedanke“ lachte John zurück. „Daher werden wir erst am Montag nach dem Frühstück zurückfahren, und für Dich bedeutet das, dass Du erst ab Mittag anfangen darfst, weil wir möchten, dass auch Du etwas davon haben sollst</w:delText>
        </w:r>
      </w:del>
      <w:commentRangeEnd w:id="1171"/>
      <w:r w:rsidR="00246D43">
        <w:rPr>
          <w:rStyle w:val="Kommentarzeichen"/>
        </w:rPr>
        <w:commentReference w:id="1171"/>
      </w:r>
      <w:del w:id="1173" w:author="Lektorat Bauer" w:date="2025-02-27T10:49:00Z" w16du:dateUtc="2025-02-27T09:49:00Z">
        <w:r w:rsidRPr="00944672" w:rsidDel="00246D43">
          <w:rPr>
            <w:rFonts w:ascii="Arial" w:hAnsi="Arial" w:cs="Arial"/>
            <w:sz w:val="24"/>
            <w:szCs w:val="24"/>
          </w:rPr>
          <w:delText>.“</w:delText>
        </w:r>
      </w:del>
    </w:p>
    <w:p w14:paraId="7B2E2971" w14:textId="0809D1FC"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Tobias dankte John </w:t>
      </w:r>
      <w:r w:rsidRPr="00944672">
        <w:rPr>
          <w:rFonts w:ascii="Arial" w:hAnsi="Arial" w:cs="Arial"/>
          <w:noProof/>
          <w:sz w:val="24"/>
          <w:szCs w:val="24"/>
        </w:rPr>
        <w:t>noch</w:t>
      </w:r>
      <w:r w:rsidRPr="00944672">
        <w:rPr>
          <w:rFonts w:ascii="Arial" w:hAnsi="Arial" w:cs="Arial"/>
          <w:sz w:val="24"/>
          <w:szCs w:val="24"/>
        </w:rPr>
        <w:t xml:space="preserve"> einmal und dann sah John auf die Uhr: „Es ist jetzt 14:23 Uhr. Du machst jetzt Feierabend und kümmerst Dich um die Tour</w:t>
      </w:r>
      <w:ins w:id="1174" w:author="Lektorat Bauer" w:date="2025-02-27T10:49:00Z" w16du:dateUtc="2025-02-27T09:49:00Z">
        <w:r w:rsidR="00246D43">
          <w:rPr>
            <w:rFonts w:ascii="Arial" w:hAnsi="Arial" w:cs="Arial"/>
            <w:sz w:val="24"/>
            <w:szCs w:val="24"/>
          </w:rPr>
          <w:t>-</w:t>
        </w:r>
      </w:ins>
      <w:del w:id="1175" w:author="Lektorat Bauer" w:date="2025-02-27T10:49:00Z" w16du:dateUtc="2025-02-27T09:49:00Z">
        <w:r w:rsidRPr="00944672" w:rsidDel="00246D43">
          <w:rPr>
            <w:rFonts w:ascii="Arial" w:hAnsi="Arial" w:cs="Arial"/>
            <w:sz w:val="24"/>
            <w:szCs w:val="24"/>
          </w:rPr>
          <w:delText xml:space="preserve"> </w:delText>
        </w:r>
      </w:del>
      <w:r w:rsidRPr="00944672">
        <w:rPr>
          <w:rFonts w:ascii="Arial" w:hAnsi="Arial" w:cs="Arial"/>
          <w:sz w:val="24"/>
          <w:szCs w:val="24"/>
        </w:rPr>
        <w:t xml:space="preserve">Vorbereitung, ich werde jetzt noch einen Champagner und einen guten Weißwein kaufen. Eine kleine Überraschung muss ich für Cindy auch haben. Wir sehen uns am Montag.“ Und damit verließ John das Büro. </w:t>
      </w:r>
    </w:p>
    <w:p w14:paraId="34F8CBDD" w14:textId="0FA1616B" w:rsidR="00944672" w:rsidRPr="00944672" w:rsidRDefault="00246D43" w:rsidP="00623B68">
      <w:pPr>
        <w:autoSpaceDE w:val="0"/>
        <w:autoSpaceDN w:val="0"/>
        <w:adjustRightInd w:val="0"/>
        <w:spacing w:after="0" w:line="360" w:lineRule="auto"/>
        <w:ind w:firstLine="227"/>
        <w:jc w:val="both"/>
        <w:rPr>
          <w:rFonts w:ascii="Arial" w:hAnsi="Arial" w:cs="Arial"/>
          <w:sz w:val="24"/>
          <w:szCs w:val="24"/>
        </w:rPr>
      </w:pPr>
      <w:ins w:id="1176" w:author="Lektorat Bauer" w:date="2025-02-27T10:49:00Z" w16du:dateUtc="2025-02-27T09:49:00Z">
        <w:r>
          <w:rPr>
            <w:rFonts w:ascii="Arial" w:hAnsi="Arial" w:cs="Arial"/>
            <w:sz w:val="24"/>
            <w:szCs w:val="24"/>
          </w:rPr>
          <w:t>„</w:t>
        </w:r>
      </w:ins>
      <w:r w:rsidR="00944672" w:rsidRPr="00944672">
        <w:rPr>
          <w:rFonts w:ascii="Arial" w:hAnsi="Arial" w:cs="Arial"/>
          <w:sz w:val="24"/>
          <w:szCs w:val="24"/>
        </w:rPr>
        <w:t>Zumindest weiß ich jetzt, warum Cindy heute nicht hier war</w:t>
      </w:r>
      <w:ins w:id="1177" w:author="Lektorat Bauer" w:date="2025-02-27T10:49:00Z" w16du:dateUtc="2025-02-27T09:49:00Z">
        <w:r>
          <w:rPr>
            <w:rFonts w:ascii="Arial" w:hAnsi="Arial" w:cs="Arial"/>
            <w:sz w:val="24"/>
            <w:szCs w:val="24"/>
          </w:rPr>
          <w:t>“</w:t>
        </w:r>
      </w:ins>
      <w:r w:rsidR="00944672" w:rsidRPr="00944672">
        <w:rPr>
          <w:rFonts w:ascii="Arial" w:hAnsi="Arial" w:cs="Arial"/>
          <w:sz w:val="24"/>
          <w:szCs w:val="24"/>
        </w:rPr>
        <w:t xml:space="preserve">, dachte sich Tobias, dann nahm er sein Telefon zur Hand und wählte eine Nummer. „Hallo Marcus, ich mache jetzt Feierabend. … Ja, ich weiß, dass es erst halb drei ist. Sollen wir </w:t>
      </w:r>
      <w:del w:id="1178" w:author="Lektorat Bauer" w:date="2025-02-27T10:49:00Z" w16du:dateUtc="2025-02-27T09:49:00Z">
        <w:r w:rsidR="00944672" w:rsidRPr="00944672" w:rsidDel="00267276">
          <w:rPr>
            <w:rFonts w:ascii="Arial" w:hAnsi="Arial" w:cs="Arial"/>
            <w:sz w:val="24"/>
            <w:szCs w:val="24"/>
          </w:rPr>
          <w:delText xml:space="preserve">und </w:delText>
        </w:r>
      </w:del>
      <w:ins w:id="1179" w:author="Lektorat Bauer" w:date="2025-02-27T10:49:00Z" w16du:dateUtc="2025-02-27T09:49:00Z">
        <w:r w:rsidR="00267276">
          <w:rPr>
            <w:rFonts w:ascii="Arial" w:hAnsi="Arial" w:cs="Arial"/>
            <w:sz w:val="24"/>
            <w:szCs w:val="24"/>
          </w:rPr>
          <w:t>uns</w:t>
        </w:r>
        <w:r w:rsidR="00267276" w:rsidRPr="00944672">
          <w:rPr>
            <w:rFonts w:ascii="Arial" w:hAnsi="Arial" w:cs="Arial"/>
            <w:sz w:val="24"/>
            <w:szCs w:val="24"/>
          </w:rPr>
          <w:t xml:space="preserve"> </w:t>
        </w:r>
      </w:ins>
      <w:r w:rsidR="00944672" w:rsidRPr="00944672">
        <w:rPr>
          <w:rFonts w:ascii="Arial" w:hAnsi="Arial" w:cs="Arial"/>
          <w:sz w:val="24"/>
          <w:szCs w:val="24"/>
        </w:rPr>
        <w:t>treffen, damit wir noch ein paar Sachen organisieren können? … Gut, dann bin ich kurz nach drei bei Dir. Sag nix zu den Mädchen, es soll eine Überraschung werden.“</w:t>
      </w:r>
    </w:p>
    <w:p w14:paraId="47B1A1D8"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Nachdem er aufgelegt hatte, packte Tobias seine Sachen, räumte den Tisch auf und schloss das Büro ab, um in das lange Wochenende zu gehen.</w:t>
      </w:r>
    </w:p>
    <w:p w14:paraId="049ABD08"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3F527C0D"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5A6DD5A3"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42A9C307" w14:textId="376A3B51"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Cindy war im Haus und packte für das Wochenende: „Wie immer viel zu viel!“</w:t>
      </w:r>
      <w:ins w:id="1180" w:author="Lektorat Bauer" w:date="2025-02-27T10:50:00Z" w16du:dateUtc="2025-02-27T09:50:00Z">
        <w:r w:rsidR="00950225">
          <w:rPr>
            <w:rFonts w:ascii="Arial" w:hAnsi="Arial" w:cs="Arial"/>
            <w:sz w:val="24"/>
            <w:szCs w:val="24"/>
          </w:rPr>
          <w:t>,</w:t>
        </w:r>
      </w:ins>
      <w:r w:rsidRPr="00944672">
        <w:rPr>
          <w:rFonts w:ascii="Arial" w:hAnsi="Arial" w:cs="Arial"/>
          <w:sz w:val="24"/>
          <w:szCs w:val="24"/>
        </w:rPr>
        <w:t xml:space="preserve"> </w:t>
      </w:r>
      <w:ins w:id="1181" w:author="Lektorat Bauer" w:date="2025-02-27T10:50:00Z" w16du:dateUtc="2025-02-27T09:50:00Z">
        <w:r w:rsidR="00950225">
          <w:rPr>
            <w:rFonts w:ascii="Arial" w:hAnsi="Arial" w:cs="Arial"/>
            <w:sz w:val="24"/>
            <w:szCs w:val="24"/>
          </w:rPr>
          <w:t>g</w:t>
        </w:r>
      </w:ins>
      <w:del w:id="1182" w:author="Lektorat Bauer" w:date="2025-02-27T10:50:00Z" w16du:dateUtc="2025-02-27T09:50:00Z">
        <w:r w:rsidRPr="00944672" w:rsidDel="00950225">
          <w:rPr>
            <w:rFonts w:ascii="Arial" w:hAnsi="Arial" w:cs="Arial"/>
            <w:sz w:val="24"/>
            <w:szCs w:val="24"/>
          </w:rPr>
          <w:delText>G</w:delText>
        </w:r>
      </w:del>
      <w:r w:rsidRPr="00944672">
        <w:rPr>
          <w:rFonts w:ascii="Arial" w:hAnsi="Arial" w:cs="Arial"/>
          <w:sz w:val="24"/>
          <w:szCs w:val="24"/>
        </w:rPr>
        <w:t>rummelte sie vor sich her, als sie ein ungewöhnliches Motorengeräusch hörte. Es hupte</w:t>
      </w:r>
      <w:ins w:id="1183" w:author="Lektorat Bauer" w:date="2025-02-27T10:50:00Z" w16du:dateUtc="2025-02-27T09:50:00Z">
        <w:r w:rsidR="00950225">
          <w:rPr>
            <w:rFonts w:ascii="Arial" w:hAnsi="Arial" w:cs="Arial"/>
            <w:sz w:val="24"/>
            <w:szCs w:val="24"/>
          </w:rPr>
          <w:t>.</w:t>
        </w:r>
      </w:ins>
      <w:del w:id="1184" w:author="Lektorat Bauer" w:date="2025-02-27T10:50:00Z" w16du:dateUtc="2025-02-27T09:50:00Z">
        <w:r w:rsidRPr="00944672" w:rsidDel="00950225">
          <w:rPr>
            <w:rFonts w:ascii="Arial" w:hAnsi="Arial" w:cs="Arial"/>
            <w:sz w:val="24"/>
            <w:szCs w:val="24"/>
          </w:rPr>
          <w:delText>,</w:delText>
        </w:r>
      </w:del>
      <w:r w:rsidRPr="00944672">
        <w:rPr>
          <w:rFonts w:ascii="Arial" w:hAnsi="Arial" w:cs="Arial"/>
          <w:sz w:val="24"/>
          <w:szCs w:val="24"/>
        </w:rPr>
        <w:t xml:space="preserve"> </w:t>
      </w:r>
      <w:ins w:id="1185" w:author="Lektorat Bauer" w:date="2025-02-27T10:50:00Z" w16du:dateUtc="2025-02-27T09:50:00Z">
        <w:r w:rsidR="00950225">
          <w:rPr>
            <w:rFonts w:ascii="Arial" w:hAnsi="Arial" w:cs="Arial"/>
            <w:sz w:val="24"/>
            <w:szCs w:val="24"/>
          </w:rPr>
          <w:t>S</w:t>
        </w:r>
      </w:ins>
      <w:del w:id="1186" w:author="Lektorat Bauer" w:date="2025-02-27T10:50:00Z" w16du:dateUtc="2025-02-27T09:50:00Z">
        <w:r w:rsidRPr="00944672" w:rsidDel="00950225">
          <w:rPr>
            <w:rFonts w:ascii="Arial" w:hAnsi="Arial" w:cs="Arial"/>
            <w:sz w:val="24"/>
            <w:szCs w:val="24"/>
          </w:rPr>
          <w:delText>s</w:delText>
        </w:r>
      </w:del>
      <w:r w:rsidRPr="00944672">
        <w:rPr>
          <w:rFonts w:ascii="Arial" w:hAnsi="Arial" w:cs="Arial"/>
          <w:sz w:val="24"/>
          <w:szCs w:val="24"/>
        </w:rPr>
        <w:t>ie ging zum vorderen Fenster</w:t>
      </w:r>
      <w:ins w:id="1187" w:author="Lektorat Bauer" w:date="2025-02-27T10:50:00Z" w16du:dateUtc="2025-02-27T09:50:00Z">
        <w:r w:rsidR="00950225">
          <w:rPr>
            <w:rFonts w:ascii="Arial" w:hAnsi="Arial" w:cs="Arial"/>
            <w:sz w:val="24"/>
            <w:szCs w:val="24"/>
          </w:rPr>
          <w:t>,</w:t>
        </w:r>
      </w:ins>
      <w:r w:rsidRPr="00944672">
        <w:rPr>
          <w:rFonts w:ascii="Arial" w:hAnsi="Arial" w:cs="Arial"/>
          <w:sz w:val="24"/>
          <w:szCs w:val="24"/>
        </w:rPr>
        <w:t xml:space="preserve"> </w:t>
      </w:r>
      <w:commentRangeStart w:id="1188"/>
      <w:del w:id="1189" w:author="Lektorat Bauer" w:date="2025-02-27T10:50:00Z" w16du:dateUtc="2025-02-27T09:50:00Z">
        <w:r w:rsidRPr="00944672" w:rsidDel="00950225">
          <w:rPr>
            <w:rFonts w:ascii="Arial" w:hAnsi="Arial" w:cs="Arial"/>
            <w:sz w:val="24"/>
            <w:szCs w:val="24"/>
          </w:rPr>
          <w:delText>und war überrascht</w:delText>
        </w:r>
      </w:del>
      <w:commentRangeEnd w:id="1188"/>
      <w:r w:rsidR="00950225">
        <w:rPr>
          <w:rStyle w:val="Kommentarzeichen"/>
        </w:rPr>
        <w:commentReference w:id="1188"/>
      </w:r>
      <w:del w:id="1190" w:author="Lektorat Bauer" w:date="2025-02-27T10:50:00Z" w16du:dateUtc="2025-02-27T09:50:00Z">
        <w:r w:rsidRPr="00944672" w:rsidDel="00950225">
          <w:rPr>
            <w:rFonts w:ascii="Arial" w:hAnsi="Arial" w:cs="Arial"/>
            <w:sz w:val="24"/>
            <w:szCs w:val="24"/>
          </w:rPr>
          <w:delText xml:space="preserve">, </w:delText>
        </w:r>
      </w:del>
      <w:r w:rsidRPr="00944672">
        <w:rPr>
          <w:rFonts w:ascii="Arial" w:hAnsi="Arial" w:cs="Arial"/>
          <w:sz w:val="24"/>
          <w:szCs w:val="24"/>
        </w:rPr>
        <w:t>dann rannte Sie aus dem Haus. „Was zum Teufel?!“</w:t>
      </w:r>
      <w:ins w:id="1191" w:author="Lektorat Bauer" w:date="2025-02-27T10:50:00Z" w16du:dateUtc="2025-02-27T09:50:00Z">
        <w:r w:rsidR="00950225">
          <w:rPr>
            <w:rFonts w:ascii="Arial" w:hAnsi="Arial" w:cs="Arial"/>
            <w:sz w:val="24"/>
            <w:szCs w:val="24"/>
          </w:rPr>
          <w:t xml:space="preserve"> –</w:t>
        </w:r>
      </w:ins>
      <w:r w:rsidRPr="00944672">
        <w:rPr>
          <w:rFonts w:ascii="Arial" w:hAnsi="Arial" w:cs="Arial"/>
          <w:sz w:val="24"/>
          <w:szCs w:val="24"/>
        </w:rPr>
        <w:t xml:space="preserve"> „Hi, Darling!“ John grinste Sie verschmitzt an</w:t>
      </w:r>
      <w:ins w:id="1192" w:author="Lektorat Bauer" w:date="2025-02-27T10:50:00Z" w16du:dateUtc="2025-02-27T09:50:00Z">
        <w:r w:rsidR="00950225">
          <w:rPr>
            <w:rFonts w:ascii="Arial" w:hAnsi="Arial" w:cs="Arial"/>
            <w:sz w:val="24"/>
            <w:szCs w:val="24"/>
          </w:rPr>
          <w:t>.</w:t>
        </w:r>
      </w:ins>
      <w:del w:id="1193" w:author="Lektorat Bauer" w:date="2025-02-27T10:50:00Z" w16du:dateUtc="2025-02-27T09:50:00Z">
        <w:r w:rsidRPr="00944672" w:rsidDel="00950225">
          <w:rPr>
            <w:rFonts w:ascii="Arial" w:hAnsi="Arial" w:cs="Arial"/>
            <w:sz w:val="24"/>
            <w:szCs w:val="24"/>
          </w:rPr>
          <w:delText>,</w:delText>
        </w:r>
      </w:del>
      <w:r w:rsidRPr="00944672">
        <w:rPr>
          <w:rFonts w:ascii="Arial" w:hAnsi="Arial" w:cs="Arial"/>
          <w:sz w:val="24"/>
          <w:szCs w:val="24"/>
        </w:rPr>
        <w:t xml:space="preserve"> „Ich habe Dein Problem mit dem Packen gelöst! Wir haben keinen Platz.“ Vor Ihr stand ein knallroter Audi </w:t>
      </w:r>
      <w:r w:rsidRPr="00944672">
        <w:rPr>
          <w:rFonts w:ascii="Arial" w:hAnsi="Arial" w:cs="Arial"/>
          <w:noProof/>
          <w:sz w:val="24"/>
          <w:szCs w:val="24"/>
        </w:rPr>
        <w:t>TT</w:t>
      </w:r>
      <w:r w:rsidRPr="00944672">
        <w:rPr>
          <w:rFonts w:ascii="Arial" w:hAnsi="Arial" w:cs="Arial"/>
          <w:sz w:val="24"/>
          <w:szCs w:val="24"/>
        </w:rPr>
        <w:t xml:space="preserve"> 3l Diesel Cabriolet. „Tja, das stimmt!“</w:t>
      </w:r>
      <w:ins w:id="1194" w:author="Lektorat Bauer" w:date="2025-02-27T10:51:00Z" w16du:dateUtc="2025-02-27T09:51:00Z">
        <w:r w:rsidR="00950225">
          <w:rPr>
            <w:rFonts w:ascii="Arial" w:hAnsi="Arial" w:cs="Arial"/>
            <w:sz w:val="24"/>
            <w:szCs w:val="24"/>
          </w:rPr>
          <w:t>,</w:t>
        </w:r>
      </w:ins>
      <w:r w:rsidRPr="00944672">
        <w:rPr>
          <w:rFonts w:ascii="Arial" w:hAnsi="Arial" w:cs="Arial"/>
          <w:sz w:val="24"/>
          <w:szCs w:val="24"/>
        </w:rPr>
        <w:t xml:space="preserve"> </w:t>
      </w:r>
      <w:ins w:id="1195" w:author="Lektorat Bauer" w:date="2025-02-27T10:51:00Z" w16du:dateUtc="2025-02-27T09:51:00Z">
        <w:r w:rsidR="00950225">
          <w:rPr>
            <w:rFonts w:ascii="Arial" w:hAnsi="Arial" w:cs="Arial"/>
            <w:sz w:val="24"/>
            <w:szCs w:val="24"/>
          </w:rPr>
          <w:t>g</w:t>
        </w:r>
      </w:ins>
      <w:del w:id="1196" w:author="Lektorat Bauer" w:date="2025-02-27T10:51:00Z" w16du:dateUtc="2025-02-27T09:51:00Z">
        <w:r w:rsidRPr="00944672" w:rsidDel="00950225">
          <w:rPr>
            <w:rFonts w:ascii="Arial" w:hAnsi="Arial" w:cs="Arial"/>
            <w:sz w:val="24"/>
            <w:szCs w:val="24"/>
          </w:rPr>
          <w:delText>G</w:delText>
        </w:r>
      </w:del>
      <w:r w:rsidRPr="00944672">
        <w:rPr>
          <w:rFonts w:ascii="Arial" w:hAnsi="Arial" w:cs="Arial"/>
          <w:sz w:val="24"/>
          <w:szCs w:val="24"/>
        </w:rPr>
        <w:t>ab sie lachend zurück</w:t>
      </w:r>
      <w:del w:id="1197" w:author="Lektorat Bauer" w:date="2025-02-27T10:52:00Z" w16du:dateUtc="2025-02-27T09:52:00Z">
        <w:r w:rsidRPr="00944672" w:rsidDel="00950225">
          <w:rPr>
            <w:rFonts w:ascii="Arial" w:hAnsi="Arial" w:cs="Arial"/>
            <w:sz w:val="24"/>
            <w:szCs w:val="24"/>
          </w:rPr>
          <w:delText xml:space="preserve">. Der Audi </w:delText>
        </w:r>
        <w:r w:rsidRPr="00944672" w:rsidDel="00950225">
          <w:rPr>
            <w:rFonts w:ascii="Arial" w:hAnsi="Arial" w:cs="Arial"/>
            <w:noProof/>
            <w:sz w:val="24"/>
            <w:szCs w:val="24"/>
          </w:rPr>
          <w:delText>TT</w:delText>
        </w:r>
        <w:r w:rsidRPr="00944672" w:rsidDel="00950225">
          <w:rPr>
            <w:rFonts w:ascii="Arial" w:hAnsi="Arial" w:cs="Arial"/>
            <w:sz w:val="24"/>
            <w:szCs w:val="24"/>
          </w:rPr>
          <w:delText xml:space="preserve"> eignet sich </w:delText>
        </w:r>
        <w:r w:rsidRPr="00944672" w:rsidDel="00950225">
          <w:rPr>
            <w:rFonts w:ascii="Arial" w:hAnsi="Arial" w:cs="Arial"/>
            <w:noProof/>
            <w:sz w:val="24"/>
            <w:szCs w:val="24"/>
          </w:rPr>
          <w:delText>hervorragend</w:delText>
        </w:r>
        <w:r w:rsidRPr="00944672" w:rsidDel="00950225">
          <w:rPr>
            <w:rFonts w:ascii="Arial" w:hAnsi="Arial" w:cs="Arial"/>
            <w:sz w:val="24"/>
            <w:szCs w:val="24"/>
          </w:rPr>
          <w:delText xml:space="preserve"> zum Cruisen und ist auf kurvigen Landstraßen ein echtes Traumauto. Der Diesel kann auf diesen Straßen seine Vorzüge, wie z.B. die Kraftübertragung bei </w:delText>
        </w:r>
        <w:r w:rsidRPr="00944672" w:rsidDel="00950225">
          <w:rPr>
            <w:rFonts w:ascii="Arial" w:hAnsi="Arial" w:cs="Arial"/>
            <w:sz w:val="24"/>
            <w:szCs w:val="24"/>
          </w:rPr>
          <w:lastRenderedPageBreak/>
          <w:delText xml:space="preserve">geringen Drehzahlen ausspielen. Wie alle Cabrios zeichnet es sich </w:delText>
        </w:r>
        <w:r w:rsidRPr="00944672" w:rsidDel="00950225">
          <w:rPr>
            <w:rFonts w:ascii="Arial" w:hAnsi="Arial" w:cs="Arial"/>
            <w:noProof/>
            <w:sz w:val="24"/>
            <w:szCs w:val="24"/>
          </w:rPr>
          <w:delText>jedoch</w:delText>
        </w:r>
        <w:r w:rsidRPr="00944672" w:rsidDel="00950225">
          <w:rPr>
            <w:rFonts w:ascii="Arial" w:hAnsi="Arial" w:cs="Arial"/>
            <w:sz w:val="24"/>
            <w:szCs w:val="24"/>
          </w:rPr>
          <w:delText xml:space="preserve"> durch einen kleinen Kofferraum aus. </w:delText>
        </w:r>
        <w:commentRangeStart w:id="1198"/>
        <w:r w:rsidRPr="00944672" w:rsidDel="00950225">
          <w:rPr>
            <w:rFonts w:ascii="Arial" w:hAnsi="Arial" w:cs="Arial"/>
            <w:sz w:val="24"/>
            <w:szCs w:val="24"/>
          </w:rPr>
          <w:delText>Erschwerend</w:delText>
        </w:r>
      </w:del>
      <w:commentRangeEnd w:id="1198"/>
      <w:r w:rsidR="00950225">
        <w:rPr>
          <w:rStyle w:val="Kommentarzeichen"/>
        </w:rPr>
        <w:commentReference w:id="1198"/>
      </w:r>
      <w:del w:id="1199" w:author="Lektorat Bauer" w:date="2025-02-27T10:52:00Z" w16du:dateUtc="2025-02-27T09:52:00Z">
        <w:r w:rsidRPr="00944672" w:rsidDel="00950225">
          <w:rPr>
            <w:rFonts w:ascii="Arial" w:hAnsi="Arial" w:cs="Arial"/>
            <w:sz w:val="24"/>
            <w:szCs w:val="24"/>
          </w:rPr>
          <w:delText xml:space="preserve"> kommt hinzu, dass der Audi </w:delText>
        </w:r>
        <w:r w:rsidRPr="00944672" w:rsidDel="00950225">
          <w:rPr>
            <w:rFonts w:ascii="Arial" w:hAnsi="Arial" w:cs="Arial"/>
            <w:noProof/>
            <w:sz w:val="24"/>
            <w:szCs w:val="24"/>
          </w:rPr>
          <w:delText>TT</w:delText>
        </w:r>
        <w:r w:rsidRPr="00944672" w:rsidDel="00950225">
          <w:rPr>
            <w:rFonts w:ascii="Arial" w:hAnsi="Arial" w:cs="Arial"/>
            <w:sz w:val="24"/>
            <w:szCs w:val="24"/>
          </w:rPr>
          <w:delText xml:space="preserve"> als ein zweisitziges Sport-Coupé gebaut wird, bei dem das Reisegepäck nicht </w:delText>
        </w:r>
        <w:r w:rsidRPr="00944672" w:rsidDel="00950225">
          <w:rPr>
            <w:rFonts w:ascii="Arial" w:hAnsi="Arial" w:cs="Arial"/>
            <w:noProof/>
            <w:sz w:val="24"/>
            <w:szCs w:val="24"/>
          </w:rPr>
          <w:delText>wirklich</w:delText>
        </w:r>
        <w:r w:rsidRPr="00944672" w:rsidDel="00950225">
          <w:rPr>
            <w:rFonts w:ascii="Arial" w:hAnsi="Arial" w:cs="Arial"/>
            <w:sz w:val="24"/>
            <w:szCs w:val="24"/>
          </w:rPr>
          <w:delText xml:space="preserve"> berücksichtigt wurde. </w:delText>
        </w:r>
        <w:r w:rsidRPr="00944672" w:rsidDel="00950225">
          <w:rPr>
            <w:rFonts w:ascii="Arial" w:hAnsi="Arial" w:cs="Arial"/>
            <w:noProof/>
            <w:sz w:val="24"/>
            <w:szCs w:val="24"/>
          </w:rPr>
          <w:delText>Tatsächlich</w:delText>
        </w:r>
        <w:r w:rsidRPr="00944672" w:rsidDel="00950225">
          <w:rPr>
            <w:rFonts w:ascii="Arial" w:hAnsi="Arial" w:cs="Arial"/>
            <w:sz w:val="24"/>
            <w:szCs w:val="24"/>
          </w:rPr>
          <w:delText xml:space="preserve"> ist der Kofferraum eher tief als breit, es passt einiges in den Kofferraum, wenn man sich an die beschränkte Öffnung gewöhnt hat.</w:delText>
        </w:r>
      </w:del>
    </w:p>
    <w:p w14:paraId="05ABC434" w14:textId="27111882" w:rsidR="00944672" w:rsidRPr="00944672" w:rsidDel="00950225" w:rsidRDefault="00944672" w:rsidP="00623B68">
      <w:pPr>
        <w:autoSpaceDE w:val="0"/>
        <w:autoSpaceDN w:val="0"/>
        <w:adjustRightInd w:val="0"/>
        <w:spacing w:after="0" w:line="360" w:lineRule="auto"/>
        <w:ind w:firstLine="227"/>
        <w:jc w:val="both"/>
        <w:rPr>
          <w:del w:id="1200" w:author="Lektorat Bauer" w:date="2025-02-27T10:53:00Z" w16du:dateUtc="2025-02-27T09:53:00Z"/>
          <w:rFonts w:ascii="Arial" w:hAnsi="Arial" w:cs="Arial"/>
          <w:sz w:val="24"/>
          <w:szCs w:val="24"/>
        </w:rPr>
      </w:pPr>
      <w:commentRangeStart w:id="1201"/>
      <w:del w:id="1202" w:author="Lektorat Bauer" w:date="2025-02-27T10:53:00Z" w16du:dateUtc="2025-02-27T09:53:00Z">
        <w:r w:rsidRPr="00944672" w:rsidDel="00950225">
          <w:rPr>
            <w:rFonts w:ascii="Arial" w:hAnsi="Arial" w:cs="Arial"/>
            <w:sz w:val="24"/>
            <w:szCs w:val="24"/>
          </w:rPr>
          <w:delText>Cindy sah John halb schmollend an</w:delText>
        </w:r>
      </w:del>
      <w:del w:id="1203" w:author="Lektorat Bauer" w:date="2025-02-27T10:52:00Z" w16du:dateUtc="2025-02-27T09:52:00Z">
        <w:r w:rsidRPr="00944672" w:rsidDel="00950225">
          <w:rPr>
            <w:rFonts w:ascii="Arial" w:hAnsi="Arial" w:cs="Arial"/>
            <w:sz w:val="24"/>
            <w:szCs w:val="24"/>
          </w:rPr>
          <w:delText>,</w:delText>
        </w:r>
      </w:del>
      <w:del w:id="1204" w:author="Lektorat Bauer" w:date="2025-02-27T10:53:00Z" w16du:dateUtc="2025-02-27T09:53:00Z">
        <w:r w:rsidRPr="00944672" w:rsidDel="00950225">
          <w:rPr>
            <w:rFonts w:ascii="Arial" w:hAnsi="Arial" w:cs="Arial"/>
            <w:sz w:val="24"/>
            <w:szCs w:val="24"/>
          </w:rPr>
          <w:delText xml:space="preserve"> „Ich habe erst 2 Koffer für mich gepackt</w:delText>
        </w:r>
      </w:del>
      <w:del w:id="1205" w:author="Lektorat Bauer" w:date="2025-02-27T10:52:00Z" w16du:dateUtc="2025-02-27T09:52:00Z">
        <w:r w:rsidRPr="00944672" w:rsidDel="00950225">
          <w:rPr>
            <w:rFonts w:ascii="Arial" w:hAnsi="Arial" w:cs="Arial"/>
            <w:sz w:val="24"/>
            <w:szCs w:val="24"/>
          </w:rPr>
          <w:delText>.</w:delText>
        </w:r>
      </w:del>
      <w:del w:id="1206" w:author="Lektorat Bauer" w:date="2025-02-27T10:53:00Z" w16du:dateUtc="2025-02-27T09:53:00Z">
        <w:r w:rsidRPr="00944672" w:rsidDel="00950225">
          <w:rPr>
            <w:rFonts w:ascii="Arial" w:hAnsi="Arial" w:cs="Arial"/>
            <w:sz w:val="24"/>
            <w:szCs w:val="24"/>
          </w:rPr>
          <w:delText xml:space="preserve">“ </w:delText>
        </w:r>
      </w:del>
      <w:del w:id="1207" w:author="Lektorat Bauer" w:date="2025-02-27T10:52:00Z" w16du:dateUtc="2025-02-27T09:52:00Z">
        <w:r w:rsidRPr="00944672" w:rsidDel="00950225">
          <w:rPr>
            <w:rFonts w:ascii="Arial" w:hAnsi="Arial" w:cs="Arial"/>
            <w:sz w:val="24"/>
            <w:szCs w:val="24"/>
          </w:rPr>
          <w:delText>P</w:delText>
        </w:r>
      </w:del>
      <w:del w:id="1208" w:author="Lektorat Bauer" w:date="2025-02-27T10:53:00Z" w16du:dateUtc="2025-02-27T09:53:00Z">
        <w:r w:rsidRPr="00944672" w:rsidDel="00950225">
          <w:rPr>
            <w:rFonts w:ascii="Arial" w:hAnsi="Arial" w:cs="Arial"/>
            <w:sz w:val="24"/>
            <w:szCs w:val="24"/>
          </w:rPr>
          <w:delText xml:space="preserve">rustete sie </w:delText>
        </w:r>
      </w:del>
      <w:del w:id="1209" w:author="Lektorat Bauer" w:date="2025-02-27T10:52:00Z" w16du:dateUtc="2025-02-27T09:52:00Z">
        <w:r w:rsidRPr="00944672" w:rsidDel="00950225">
          <w:rPr>
            <w:rFonts w:ascii="Arial" w:hAnsi="Arial" w:cs="Arial"/>
            <w:sz w:val="24"/>
            <w:szCs w:val="24"/>
          </w:rPr>
          <w:delText xml:space="preserve">lachend </w:delText>
        </w:r>
      </w:del>
      <w:del w:id="1210" w:author="Lektorat Bauer" w:date="2025-02-27T10:53:00Z" w16du:dateUtc="2025-02-27T09:53:00Z">
        <w:r w:rsidRPr="00944672" w:rsidDel="00950225">
          <w:rPr>
            <w:rFonts w:ascii="Arial" w:hAnsi="Arial" w:cs="Arial"/>
            <w:sz w:val="24"/>
            <w:szCs w:val="24"/>
          </w:rPr>
          <w:delText>los.</w:delText>
        </w:r>
      </w:del>
      <w:del w:id="1211" w:author="Lektorat Bauer" w:date="2025-02-27T10:52:00Z" w16du:dateUtc="2025-02-27T09:52:00Z">
        <w:r w:rsidRPr="00944672" w:rsidDel="00950225">
          <w:rPr>
            <w:rFonts w:ascii="Arial" w:hAnsi="Arial" w:cs="Arial"/>
            <w:sz w:val="24"/>
            <w:szCs w:val="24"/>
          </w:rPr>
          <w:delText xml:space="preserve"> „Du hast recht! Spaß muss sein. Dann eben doch nur zwei Koffer und kein Make-up.“ </w:delText>
        </w:r>
      </w:del>
      <w:commentRangeEnd w:id="1201"/>
      <w:r w:rsidR="00950225">
        <w:rPr>
          <w:rStyle w:val="Kommentarzeichen"/>
        </w:rPr>
        <w:commentReference w:id="1201"/>
      </w:r>
    </w:p>
    <w:p w14:paraId="2992BE82" w14:textId="2A3FE5F0"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John sah Sie verliebt an und sagte: „</w:t>
      </w:r>
      <w:commentRangeStart w:id="1212"/>
      <w:ins w:id="1213" w:author="Lektorat Bauer" w:date="2025-02-27T10:53:00Z" w16du:dateUtc="2025-02-27T09:53:00Z">
        <w:r w:rsidR="00950225">
          <w:rPr>
            <w:rFonts w:ascii="Arial" w:hAnsi="Arial" w:cs="Arial"/>
            <w:sz w:val="24"/>
            <w:szCs w:val="24"/>
          </w:rPr>
          <w:t>Aber kei</w:t>
        </w:r>
      </w:ins>
      <w:ins w:id="1214" w:author="Lektorat Bauer" w:date="2025-02-27T10:54:00Z" w16du:dateUtc="2025-02-27T09:54:00Z">
        <w:r w:rsidR="00950225">
          <w:rPr>
            <w:rFonts w:ascii="Arial" w:hAnsi="Arial" w:cs="Arial"/>
            <w:sz w:val="24"/>
            <w:szCs w:val="24"/>
          </w:rPr>
          <w:t xml:space="preserve">n Problem: </w:t>
        </w:r>
      </w:ins>
      <w:r w:rsidRPr="00944672">
        <w:rPr>
          <w:rFonts w:ascii="Arial" w:hAnsi="Arial" w:cs="Arial"/>
          <w:sz w:val="24"/>
          <w:szCs w:val="24"/>
        </w:rPr>
        <w:t xml:space="preserve">Du kannst </w:t>
      </w:r>
      <w:del w:id="1215" w:author="Lektorat Bauer" w:date="2025-02-27T10:54:00Z" w16du:dateUtc="2025-02-27T09:54:00Z">
        <w:r w:rsidRPr="00944672" w:rsidDel="00950225">
          <w:rPr>
            <w:rFonts w:ascii="Arial" w:hAnsi="Arial" w:cs="Arial"/>
            <w:sz w:val="24"/>
            <w:szCs w:val="24"/>
          </w:rPr>
          <w:delText>ausziehen</w:delText>
        </w:r>
      </w:del>
      <w:ins w:id="1216" w:author="Lektorat Bauer" w:date="2025-02-27T10:54:00Z" w16du:dateUtc="2025-02-27T09:54:00Z">
        <w:r w:rsidR="00950225">
          <w:rPr>
            <w:rFonts w:ascii="Arial" w:hAnsi="Arial" w:cs="Arial"/>
            <w:sz w:val="24"/>
            <w:szCs w:val="24"/>
          </w:rPr>
          <w:t>auch in Flip-Flops und meiner Badehose rumlaufen</w:t>
        </w:r>
      </w:ins>
      <w:r w:rsidRPr="00944672">
        <w:rPr>
          <w:rFonts w:ascii="Arial" w:hAnsi="Arial" w:cs="Arial"/>
          <w:sz w:val="24"/>
          <w:szCs w:val="24"/>
        </w:rPr>
        <w:t xml:space="preserve">, </w:t>
      </w:r>
      <w:del w:id="1217" w:author="Lektorat Bauer" w:date="2025-02-27T10:54:00Z" w16du:dateUtc="2025-02-27T09:54:00Z">
        <w:r w:rsidRPr="00944672" w:rsidDel="00950225">
          <w:rPr>
            <w:rFonts w:ascii="Arial" w:hAnsi="Arial" w:cs="Arial"/>
            <w:sz w:val="24"/>
            <w:szCs w:val="24"/>
          </w:rPr>
          <w:delText xml:space="preserve">was Du willst, </w:delText>
        </w:r>
      </w:del>
      <w:r w:rsidRPr="00944672">
        <w:rPr>
          <w:rFonts w:ascii="Arial" w:hAnsi="Arial" w:cs="Arial"/>
          <w:sz w:val="24"/>
          <w:szCs w:val="24"/>
        </w:rPr>
        <w:t>Du siehst immer gut</w:t>
      </w:r>
      <w:commentRangeEnd w:id="1212"/>
      <w:r w:rsidR="00950225">
        <w:rPr>
          <w:rStyle w:val="Kommentarzeichen"/>
        </w:rPr>
        <w:commentReference w:id="1212"/>
      </w:r>
      <w:r w:rsidRPr="00944672">
        <w:rPr>
          <w:rFonts w:ascii="Arial" w:hAnsi="Arial" w:cs="Arial"/>
          <w:sz w:val="24"/>
          <w:szCs w:val="24"/>
        </w:rPr>
        <w:t xml:space="preserve"> aus!“ Dafür bekam er einen dicken Kuss.</w:t>
      </w:r>
    </w:p>
    <w:p w14:paraId="7DA33CDE"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Eine Stunde später hatten sie das leichte Gepäck, es waren drei kleine Koffer plus Beauty-Case, verstaut und machten sich auf den Weg in die rund eine Stunde Fahrzeit entfernten Glass House Mountains.</w:t>
      </w:r>
    </w:p>
    <w:p w14:paraId="7A6300F6"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4328E85C" w14:textId="77777777" w:rsidR="00944672" w:rsidRPr="00944672" w:rsidRDefault="00944672" w:rsidP="00623B68">
      <w:pPr>
        <w:suppressAutoHyphens/>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1366E92A" w14:textId="77777777"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p>
    <w:p w14:paraId="6E0BBEA1" w14:textId="77777777" w:rsidR="00944672" w:rsidRPr="00944672" w:rsidRDefault="00944672" w:rsidP="00623B68">
      <w:pPr>
        <w:suppressAutoHyphens/>
        <w:autoSpaceDE w:val="0"/>
        <w:autoSpaceDN w:val="0"/>
        <w:adjustRightInd w:val="0"/>
        <w:spacing w:after="0" w:line="360" w:lineRule="auto"/>
        <w:jc w:val="both"/>
        <w:rPr>
          <w:rFonts w:ascii="Arial" w:hAnsi="Arial" w:cs="Arial"/>
          <w:b/>
          <w:bCs/>
          <w:sz w:val="24"/>
          <w:szCs w:val="24"/>
        </w:rPr>
      </w:pPr>
      <w:commentRangeStart w:id="1218"/>
      <w:commentRangeEnd w:id="1218"/>
      <w:r w:rsidRPr="00944672">
        <w:rPr>
          <w:rFonts w:ascii="Arial" w:hAnsi="Arial" w:cs="Arial"/>
          <w:b/>
          <w:bCs/>
          <w:sz w:val="24"/>
          <w:szCs w:val="24"/>
        </w:rPr>
        <w:commentReference w:id="1218"/>
      </w:r>
      <w:r w:rsidRPr="00944672">
        <w:rPr>
          <w:rFonts w:ascii="Arial" w:hAnsi="Arial" w:cs="Arial"/>
          <w:b/>
          <w:bCs/>
          <w:sz w:val="24"/>
          <w:szCs w:val="24"/>
        </w:rPr>
        <w:t>&gt;&gt;&gt; Glashouse Mountains National Park, Samstag, 18. Jan 2014&lt;&lt;&lt;</w:t>
      </w:r>
    </w:p>
    <w:p w14:paraId="539D268A"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4EDC664E" w14:textId="30A1124D"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Am Samstagmorgen kochte John Tee für beide und bereitete Toast</w:t>
      </w:r>
      <w:ins w:id="1219" w:author="Lektorat Bauer" w:date="2025-02-27T10:55:00Z" w16du:dateUtc="2025-02-27T09:55:00Z">
        <w:r w:rsidR="00950225">
          <w:rPr>
            <w:rFonts w:ascii="Arial" w:hAnsi="Arial" w:cs="Arial"/>
            <w:sz w:val="24"/>
            <w:szCs w:val="24"/>
          </w:rPr>
          <w:t xml:space="preserve"> zu</w:t>
        </w:r>
      </w:ins>
      <w:r w:rsidRPr="00944672">
        <w:rPr>
          <w:rFonts w:ascii="Arial" w:hAnsi="Arial" w:cs="Arial"/>
          <w:sz w:val="24"/>
          <w:szCs w:val="24"/>
        </w:rPr>
        <w:t xml:space="preserve">, mit Kirschmarmelade für Cindy und mit Vegemite für sich, was </w:t>
      </w:r>
      <w:ins w:id="1220" w:author="Lektorat Bauer" w:date="2025-02-27T10:55:00Z" w16du:dateUtc="2025-02-27T09:55:00Z">
        <w:r w:rsidR="00950225">
          <w:rPr>
            <w:rFonts w:ascii="Arial" w:hAnsi="Arial" w:cs="Arial"/>
            <w:sz w:val="24"/>
            <w:szCs w:val="24"/>
          </w:rPr>
          <w:t xml:space="preserve">er </w:t>
        </w:r>
      </w:ins>
      <w:r w:rsidRPr="00944672">
        <w:rPr>
          <w:rFonts w:ascii="Arial" w:hAnsi="Arial" w:cs="Arial"/>
          <w:sz w:val="24"/>
          <w:szCs w:val="24"/>
        </w:rPr>
        <w:t xml:space="preserve">dann zu Cindy ans Bett brachte. „Oh </w:t>
      </w:r>
      <w:ins w:id="1221" w:author="Lektorat Bauer" w:date="2025-02-27T10:55:00Z" w16du:dateUtc="2025-02-27T09:55:00Z">
        <w:r w:rsidR="00950225">
          <w:rPr>
            <w:rFonts w:ascii="Arial" w:hAnsi="Arial" w:cs="Arial"/>
            <w:sz w:val="24"/>
            <w:szCs w:val="24"/>
          </w:rPr>
          <w:t>n</w:t>
        </w:r>
      </w:ins>
      <w:del w:id="1222" w:author="Lektorat Bauer" w:date="2025-02-27T10:55:00Z" w16du:dateUtc="2025-02-27T09:55:00Z">
        <w:r w:rsidRPr="00944672" w:rsidDel="00950225">
          <w:rPr>
            <w:rFonts w:ascii="Arial" w:hAnsi="Arial" w:cs="Arial"/>
            <w:sz w:val="24"/>
            <w:szCs w:val="24"/>
          </w:rPr>
          <w:delText>N</w:delText>
        </w:r>
      </w:del>
      <w:r w:rsidRPr="00944672">
        <w:rPr>
          <w:rFonts w:ascii="Arial" w:hAnsi="Arial" w:cs="Arial"/>
          <w:sz w:val="24"/>
          <w:szCs w:val="24"/>
        </w:rPr>
        <w:t>ein!“</w:t>
      </w:r>
      <w:ins w:id="1223" w:author="Lektorat Bauer" w:date="2025-02-27T10:55:00Z" w16du:dateUtc="2025-02-27T09:55:00Z">
        <w:r w:rsidR="00950225">
          <w:rPr>
            <w:rFonts w:ascii="Arial" w:hAnsi="Arial" w:cs="Arial"/>
            <w:sz w:val="24"/>
            <w:szCs w:val="24"/>
          </w:rPr>
          <w:t>,</w:t>
        </w:r>
      </w:ins>
      <w:r w:rsidRPr="00944672">
        <w:rPr>
          <w:rFonts w:ascii="Arial" w:hAnsi="Arial" w:cs="Arial"/>
          <w:sz w:val="24"/>
          <w:szCs w:val="24"/>
        </w:rPr>
        <w:t xml:space="preserve"> </w:t>
      </w:r>
      <w:ins w:id="1224" w:author="Lektorat Bauer" w:date="2025-02-27T10:55:00Z" w16du:dateUtc="2025-02-27T09:55:00Z">
        <w:r w:rsidR="00950225">
          <w:rPr>
            <w:rFonts w:ascii="Arial" w:hAnsi="Arial" w:cs="Arial"/>
            <w:sz w:val="24"/>
            <w:szCs w:val="24"/>
          </w:rPr>
          <w:t>s</w:t>
        </w:r>
      </w:ins>
      <w:del w:id="1225" w:author="Lektorat Bauer" w:date="2025-02-27T10:55:00Z" w16du:dateUtc="2025-02-27T09:55:00Z">
        <w:r w:rsidRPr="00944672" w:rsidDel="00950225">
          <w:rPr>
            <w:rFonts w:ascii="Arial" w:hAnsi="Arial" w:cs="Arial"/>
            <w:sz w:val="24"/>
            <w:szCs w:val="24"/>
          </w:rPr>
          <w:delText>S</w:delText>
        </w:r>
      </w:del>
      <w:r w:rsidRPr="00944672">
        <w:rPr>
          <w:rFonts w:ascii="Arial" w:hAnsi="Arial" w:cs="Arial"/>
          <w:sz w:val="24"/>
          <w:szCs w:val="24"/>
        </w:rPr>
        <w:t>töhnte Cindy, „</w:t>
      </w:r>
      <w:ins w:id="1226" w:author="Lektorat Bauer" w:date="2025-02-27T10:55:00Z" w16du:dateUtc="2025-02-27T09:55:00Z">
        <w:r w:rsidR="00950225">
          <w:rPr>
            <w:rFonts w:ascii="Arial" w:hAnsi="Arial" w:cs="Arial"/>
            <w:sz w:val="24"/>
            <w:szCs w:val="24"/>
          </w:rPr>
          <w:t>w</w:t>
        </w:r>
      </w:ins>
      <w:del w:id="1227" w:author="Lektorat Bauer" w:date="2025-02-27T10:55:00Z" w16du:dateUtc="2025-02-27T09:55:00Z">
        <w:r w:rsidRPr="00944672" w:rsidDel="00950225">
          <w:rPr>
            <w:rFonts w:ascii="Arial" w:hAnsi="Arial" w:cs="Arial"/>
            <w:sz w:val="24"/>
            <w:szCs w:val="24"/>
          </w:rPr>
          <w:delText>W</w:delText>
        </w:r>
      </w:del>
      <w:r w:rsidRPr="00944672">
        <w:rPr>
          <w:rFonts w:ascii="Arial" w:hAnsi="Arial" w:cs="Arial"/>
          <w:sz w:val="24"/>
          <w:szCs w:val="24"/>
        </w:rPr>
        <w:t>ie kannst Du dieses Zeug bloß essen?“</w:t>
      </w:r>
      <w:ins w:id="1228" w:author="Lektorat Bauer" w:date="2025-02-27T10:55:00Z" w16du:dateUtc="2025-02-27T09:55:00Z">
        <w:r w:rsidR="00950225">
          <w:rPr>
            <w:rFonts w:ascii="Arial" w:hAnsi="Arial" w:cs="Arial"/>
            <w:sz w:val="24"/>
            <w:szCs w:val="24"/>
          </w:rPr>
          <w:t xml:space="preserve"> –</w:t>
        </w:r>
      </w:ins>
      <w:r w:rsidRPr="00944672">
        <w:rPr>
          <w:rFonts w:ascii="Arial" w:hAnsi="Arial" w:cs="Arial"/>
          <w:sz w:val="24"/>
          <w:szCs w:val="24"/>
        </w:rPr>
        <w:t xml:space="preserve"> „Ein echter Australier muss das mögen!“ „Macho</w:t>
      </w:r>
      <w:commentRangeStart w:id="1229"/>
      <w:del w:id="1230" w:author="Lektorat Bauer" w:date="2025-02-27T10:55:00Z" w16du:dateUtc="2025-02-27T09:55:00Z">
        <w:r w:rsidRPr="00944672" w:rsidDel="00950225">
          <w:rPr>
            <w:rFonts w:ascii="Arial" w:hAnsi="Arial" w:cs="Arial"/>
            <w:sz w:val="24"/>
            <w:szCs w:val="24"/>
          </w:rPr>
          <w:delText>! – Danke für das Frühstück</w:delText>
        </w:r>
      </w:del>
      <w:commentRangeEnd w:id="1229"/>
      <w:r w:rsidR="00950225">
        <w:rPr>
          <w:rStyle w:val="Kommentarzeichen"/>
        </w:rPr>
        <w:commentReference w:id="1229"/>
      </w:r>
      <w:r w:rsidRPr="00944672">
        <w:rPr>
          <w:rFonts w:ascii="Arial" w:hAnsi="Arial" w:cs="Arial"/>
          <w:sz w:val="24"/>
          <w:szCs w:val="24"/>
        </w:rPr>
        <w:t>!“</w:t>
      </w:r>
      <w:ins w:id="1231" w:author="Lektorat Bauer" w:date="2025-02-27T10:55:00Z" w16du:dateUtc="2025-02-27T09:55:00Z">
        <w:r w:rsidR="00950225">
          <w:rPr>
            <w:rFonts w:ascii="Arial" w:hAnsi="Arial" w:cs="Arial"/>
            <w:sz w:val="24"/>
            <w:szCs w:val="24"/>
          </w:rPr>
          <w:t>,</w:t>
        </w:r>
      </w:ins>
      <w:r w:rsidRPr="00944672">
        <w:rPr>
          <w:rFonts w:ascii="Arial" w:hAnsi="Arial" w:cs="Arial"/>
          <w:sz w:val="24"/>
          <w:szCs w:val="24"/>
        </w:rPr>
        <w:t xml:space="preserve"> </w:t>
      </w:r>
      <w:ins w:id="1232" w:author="Lektorat Bauer" w:date="2025-02-27T10:55:00Z" w16du:dateUtc="2025-02-27T09:55:00Z">
        <w:r w:rsidR="00950225">
          <w:rPr>
            <w:rFonts w:ascii="Arial" w:hAnsi="Arial" w:cs="Arial"/>
            <w:sz w:val="24"/>
            <w:szCs w:val="24"/>
          </w:rPr>
          <w:t>l</w:t>
        </w:r>
      </w:ins>
      <w:del w:id="1233" w:author="Lektorat Bauer" w:date="2025-02-27T10:55:00Z" w16du:dateUtc="2025-02-27T09:55:00Z">
        <w:r w:rsidRPr="00944672" w:rsidDel="00950225">
          <w:rPr>
            <w:rFonts w:ascii="Arial" w:hAnsi="Arial" w:cs="Arial"/>
            <w:sz w:val="24"/>
            <w:szCs w:val="24"/>
          </w:rPr>
          <w:delText>L</w:delText>
        </w:r>
      </w:del>
      <w:r w:rsidRPr="00944672">
        <w:rPr>
          <w:rFonts w:ascii="Arial" w:hAnsi="Arial" w:cs="Arial"/>
          <w:sz w:val="24"/>
          <w:szCs w:val="24"/>
        </w:rPr>
        <w:t xml:space="preserve">ächelte Cindy </w:t>
      </w:r>
      <w:del w:id="1234" w:author="Lektorat Bauer" w:date="2025-02-27T10:55:00Z" w16du:dateUtc="2025-02-27T09:55:00Z">
        <w:r w:rsidRPr="00944672" w:rsidDel="00950225">
          <w:rPr>
            <w:rFonts w:ascii="Arial" w:hAnsi="Arial" w:cs="Arial"/>
            <w:sz w:val="24"/>
            <w:szCs w:val="24"/>
          </w:rPr>
          <w:delText>ihn an, um dann zu sagen:</w:delText>
        </w:r>
      </w:del>
      <w:commentRangeStart w:id="1235"/>
      <w:ins w:id="1236" w:author="Lektorat Bauer" w:date="2025-02-27T10:55:00Z" w16du:dateUtc="2025-02-27T09:55:00Z">
        <w:r w:rsidR="00950225">
          <w:rPr>
            <w:rFonts w:ascii="Arial" w:hAnsi="Arial" w:cs="Arial"/>
            <w:sz w:val="24"/>
            <w:szCs w:val="24"/>
          </w:rPr>
          <w:t>und gab ihm einen Hieb in die Seite</w:t>
        </w:r>
        <w:commentRangeEnd w:id="1235"/>
        <w:r w:rsidR="00950225">
          <w:rPr>
            <w:rStyle w:val="Kommentarzeichen"/>
          </w:rPr>
          <w:commentReference w:id="1235"/>
        </w:r>
        <w:r w:rsidR="00950225">
          <w:rPr>
            <w:rFonts w:ascii="Arial" w:hAnsi="Arial" w:cs="Arial"/>
            <w:sz w:val="24"/>
            <w:szCs w:val="24"/>
          </w:rPr>
          <w:t>.</w:t>
        </w:r>
      </w:ins>
      <w:r w:rsidRPr="00944672">
        <w:rPr>
          <w:rFonts w:ascii="Arial" w:hAnsi="Arial" w:cs="Arial"/>
          <w:sz w:val="24"/>
          <w:szCs w:val="24"/>
        </w:rPr>
        <w:t xml:space="preserve"> „Ich muss erst einmal Zähneputzen, bevor ich etwas essen kann. Es kann nicht jeder ein echter, harter Australier sein.“ </w:t>
      </w:r>
      <w:del w:id="1237" w:author="Lektorat Bauer" w:date="2025-02-27T10:56:00Z" w16du:dateUtc="2025-02-27T09:56:00Z">
        <w:r w:rsidRPr="00944672" w:rsidDel="00950225">
          <w:rPr>
            <w:rFonts w:ascii="Arial" w:hAnsi="Arial" w:cs="Arial"/>
            <w:sz w:val="24"/>
            <w:szCs w:val="24"/>
          </w:rPr>
          <w:delText xml:space="preserve">Und </w:delText>
        </w:r>
      </w:del>
      <w:ins w:id="1238" w:author="Lektorat Bauer" w:date="2025-02-27T10:56:00Z" w16du:dateUtc="2025-02-27T09:56:00Z">
        <w:r w:rsidR="00950225">
          <w:rPr>
            <w:rFonts w:ascii="Arial" w:hAnsi="Arial" w:cs="Arial"/>
            <w:sz w:val="24"/>
            <w:szCs w:val="24"/>
          </w:rPr>
          <w:t>Sie</w:t>
        </w:r>
        <w:r w:rsidR="00950225" w:rsidRPr="00944672">
          <w:rPr>
            <w:rFonts w:ascii="Arial" w:hAnsi="Arial" w:cs="Arial"/>
            <w:sz w:val="24"/>
            <w:szCs w:val="24"/>
          </w:rPr>
          <w:t xml:space="preserve"> </w:t>
        </w:r>
      </w:ins>
      <w:r w:rsidRPr="00944672">
        <w:rPr>
          <w:rFonts w:ascii="Arial" w:hAnsi="Arial" w:cs="Arial"/>
          <w:sz w:val="24"/>
          <w:szCs w:val="24"/>
        </w:rPr>
        <w:t xml:space="preserve">verschwand im Bad. Wenige Minuten später war sie wieder da und fragte: „Weißt Du eigentlich, wie das Zeug hergestellt wird?“ </w:t>
      </w:r>
    </w:p>
    <w:p w14:paraId="784DA6EF"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„Klar! In Brisbane werden alle Abwässer gefiltert, die Feststoffe gemahlen und mit Klebstoff versetzt, und dann in Gläser gefüllt und verkauft?!“ </w:t>
      </w:r>
    </w:p>
    <w:p w14:paraId="560A0E8B"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„Nein, ich denke immer noch, dass die Gummiabriebe der Road-Trains entlang des Stuart Highway, insbesondere im Northern Territory, abgekratzt werden, und dass das, und die obligatorischen Tierreste, die Basis bildet.“ </w:t>
      </w:r>
    </w:p>
    <w:p w14:paraId="5ADCBDBD" w14:textId="625DE9CB"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del w:id="1239" w:author="Lektorat Bauer" w:date="2025-02-27T10:58:00Z" w16du:dateUtc="2025-02-27T09:58:00Z">
        <w:r w:rsidRPr="00944672" w:rsidDel="00E06501">
          <w:rPr>
            <w:rFonts w:ascii="Arial" w:hAnsi="Arial" w:cs="Arial"/>
            <w:sz w:val="24"/>
            <w:szCs w:val="24"/>
          </w:rPr>
          <w:lastRenderedPageBreak/>
          <w:delText>„</w:delText>
        </w:r>
        <w:commentRangeStart w:id="1240"/>
        <w:r w:rsidRPr="00944672" w:rsidDel="00E06501">
          <w:rPr>
            <w:rFonts w:ascii="Arial" w:hAnsi="Arial" w:cs="Arial"/>
            <w:sz w:val="24"/>
            <w:szCs w:val="24"/>
          </w:rPr>
          <w:delText>Du bist doch nur neidisch, weil Du das nicht magst</w:delText>
        </w:r>
      </w:del>
      <w:del w:id="1241" w:author="Lektorat Bauer" w:date="2025-02-27T10:57:00Z" w16du:dateUtc="2025-02-27T09:57:00Z">
        <w:r w:rsidRPr="00944672" w:rsidDel="00E06501">
          <w:rPr>
            <w:rFonts w:ascii="Arial" w:hAnsi="Arial" w:cs="Arial"/>
            <w:sz w:val="24"/>
            <w:szCs w:val="24"/>
          </w:rPr>
          <w:delText>.</w:delText>
        </w:r>
      </w:del>
      <w:del w:id="1242" w:author="Lektorat Bauer" w:date="2025-02-27T10:58:00Z" w16du:dateUtc="2025-02-27T09:58:00Z">
        <w:r w:rsidRPr="00944672" w:rsidDel="00E06501">
          <w:rPr>
            <w:rFonts w:ascii="Arial" w:hAnsi="Arial" w:cs="Arial"/>
            <w:sz w:val="24"/>
            <w:szCs w:val="24"/>
          </w:rPr>
          <w:delText xml:space="preserve">“ </w:delText>
        </w:r>
      </w:del>
      <w:del w:id="1243" w:author="Lektorat Bauer" w:date="2025-02-27T10:57:00Z" w16du:dateUtc="2025-02-27T09:57:00Z">
        <w:r w:rsidRPr="00944672" w:rsidDel="00E06501">
          <w:rPr>
            <w:rFonts w:ascii="Arial" w:hAnsi="Arial" w:cs="Arial"/>
            <w:sz w:val="24"/>
            <w:szCs w:val="24"/>
          </w:rPr>
          <w:delText>L</w:delText>
        </w:r>
      </w:del>
      <w:del w:id="1244" w:author="Lektorat Bauer" w:date="2025-02-27T10:58:00Z" w16du:dateUtc="2025-02-27T09:58:00Z">
        <w:r w:rsidRPr="00944672" w:rsidDel="00E06501">
          <w:rPr>
            <w:rFonts w:ascii="Arial" w:hAnsi="Arial" w:cs="Arial"/>
            <w:sz w:val="24"/>
            <w:szCs w:val="24"/>
          </w:rPr>
          <w:delText>achte John zurück</w:delText>
        </w:r>
      </w:del>
      <w:commentRangeEnd w:id="1240"/>
      <w:r w:rsidR="00E06501">
        <w:rPr>
          <w:rStyle w:val="Kommentarzeichen"/>
        </w:rPr>
        <w:commentReference w:id="1240"/>
      </w:r>
      <w:del w:id="1245" w:author="Lektorat Bauer" w:date="2025-02-27T10:58:00Z" w16du:dateUtc="2025-02-27T09:58:00Z">
        <w:r w:rsidRPr="00944672" w:rsidDel="00E06501">
          <w:rPr>
            <w:rFonts w:ascii="Arial" w:hAnsi="Arial" w:cs="Arial"/>
            <w:sz w:val="24"/>
            <w:szCs w:val="24"/>
          </w:rPr>
          <w:delText>.</w:delText>
        </w:r>
      </w:del>
      <w:ins w:id="1246" w:author="Lektorat Bauer" w:date="2025-02-27T10:58:00Z" w16du:dateUtc="2025-02-27T09:58:00Z">
        <w:r w:rsidR="00E06501">
          <w:rPr>
            <w:rFonts w:ascii="Arial" w:hAnsi="Arial" w:cs="Arial"/>
            <w:sz w:val="24"/>
            <w:szCs w:val="24"/>
          </w:rPr>
          <w:t>John führte eines der Toasts zum Mund und biss herzhaft hinein. Mit vollem Mund sagte er dann:</w:t>
        </w:r>
      </w:ins>
      <w:r w:rsidRPr="00944672">
        <w:rPr>
          <w:rFonts w:ascii="Arial" w:hAnsi="Arial" w:cs="Arial"/>
          <w:sz w:val="24"/>
          <w:szCs w:val="24"/>
        </w:rPr>
        <w:t xml:space="preserve"> „Sag mal Cindy, was war gestern mit Dir los?“ Cindy sah </w:t>
      </w:r>
      <w:del w:id="1247" w:author="Lektorat Bauer" w:date="2025-02-27T10:58:00Z" w16du:dateUtc="2025-02-27T09:58:00Z">
        <w:r w:rsidRPr="00944672" w:rsidDel="00E06501">
          <w:rPr>
            <w:rFonts w:ascii="Arial" w:hAnsi="Arial" w:cs="Arial"/>
            <w:sz w:val="24"/>
            <w:szCs w:val="24"/>
          </w:rPr>
          <w:delText xml:space="preserve">auf und </w:delText>
        </w:r>
      </w:del>
      <w:r w:rsidRPr="00944672">
        <w:rPr>
          <w:rFonts w:ascii="Arial" w:hAnsi="Arial" w:cs="Arial"/>
          <w:sz w:val="24"/>
          <w:szCs w:val="24"/>
        </w:rPr>
        <w:t>John fragend an</w:t>
      </w:r>
      <w:ins w:id="1248" w:author="Lektorat Bauer" w:date="2025-02-27T10:59:00Z" w16du:dateUtc="2025-02-27T09:59:00Z">
        <w:r w:rsidR="00E06501">
          <w:rPr>
            <w:rFonts w:ascii="Arial" w:hAnsi="Arial" w:cs="Arial"/>
            <w:sz w:val="24"/>
            <w:szCs w:val="24"/>
          </w:rPr>
          <w:t>.</w:t>
        </w:r>
      </w:ins>
      <w:r w:rsidRPr="00944672">
        <w:rPr>
          <w:rFonts w:ascii="Arial" w:hAnsi="Arial" w:cs="Arial"/>
          <w:sz w:val="24"/>
          <w:szCs w:val="24"/>
        </w:rPr>
        <w:t xml:space="preserve"> „Ich will mich nicht beschweren, aber Du warst gestern so wild beim Sex, als gäbe es kein Morgen.“ Cindy </w:t>
      </w:r>
      <w:del w:id="1249" w:author="Lektorat Bauer" w:date="2025-02-27T10:59:00Z" w16du:dateUtc="2025-02-27T09:59:00Z">
        <w:r w:rsidRPr="00944672" w:rsidDel="00E06501">
          <w:rPr>
            <w:rFonts w:ascii="Arial" w:hAnsi="Arial" w:cs="Arial"/>
            <w:sz w:val="24"/>
            <w:szCs w:val="24"/>
          </w:rPr>
          <w:delText>sah ihn verträumt an und antwortete</w:delText>
        </w:r>
      </w:del>
      <w:ins w:id="1250" w:author="Lektorat Bauer" w:date="2025-02-27T10:59:00Z" w16du:dateUtc="2025-02-27T09:59:00Z">
        <w:r w:rsidR="00E06501">
          <w:rPr>
            <w:rFonts w:ascii="Arial" w:hAnsi="Arial" w:cs="Arial"/>
            <w:sz w:val="24"/>
            <w:szCs w:val="24"/>
          </w:rPr>
          <w:t>setzte einen lasziven Blick auf</w:t>
        </w:r>
      </w:ins>
      <w:del w:id="1251" w:author="Lektorat Bauer" w:date="2025-02-27T10:59:00Z" w16du:dateUtc="2025-02-27T09:59:00Z">
        <w:r w:rsidRPr="00944672" w:rsidDel="00E06501">
          <w:rPr>
            <w:rFonts w:ascii="Arial" w:hAnsi="Arial" w:cs="Arial"/>
            <w:sz w:val="24"/>
            <w:szCs w:val="24"/>
          </w:rPr>
          <w:delText>:</w:delText>
        </w:r>
      </w:del>
      <w:ins w:id="1252" w:author="Lektorat Bauer" w:date="2025-02-27T10:59:00Z" w16du:dateUtc="2025-02-27T09:59:00Z">
        <w:r w:rsidR="00E06501">
          <w:rPr>
            <w:rFonts w:ascii="Arial" w:hAnsi="Arial" w:cs="Arial"/>
            <w:sz w:val="24"/>
            <w:szCs w:val="24"/>
          </w:rPr>
          <w:t>.</w:t>
        </w:r>
      </w:ins>
      <w:r w:rsidRPr="00944672">
        <w:rPr>
          <w:rFonts w:ascii="Arial" w:hAnsi="Arial" w:cs="Arial"/>
          <w:sz w:val="24"/>
          <w:szCs w:val="24"/>
        </w:rPr>
        <w:t xml:space="preserve"> „Zum einen, ich hatte Nachholbedarf! Mein Freund vernachlässigt mich</w:t>
      </w:r>
      <w:ins w:id="1253" w:author="Lektorat Bauer" w:date="2025-02-27T10:59:00Z" w16du:dateUtc="2025-02-27T09:59:00Z">
        <w:r w:rsidR="00E06501">
          <w:rPr>
            <w:rFonts w:ascii="Arial" w:hAnsi="Arial" w:cs="Arial"/>
            <w:sz w:val="24"/>
            <w:szCs w:val="24"/>
          </w:rPr>
          <w:t>!</w:t>
        </w:r>
      </w:ins>
      <w:r w:rsidRPr="00944672">
        <w:rPr>
          <w:rFonts w:ascii="Arial" w:hAnsi="Arial" w:cs="Arial"/>
          <w:sz w:val="24"/>
          <w:szCs w:val="24"/>
        </w:rPr>
        <w:t xml:space="preserve">“ </w:t>
      </w:r>
      <w:del w:id="1254" w:author="Lektorat Bauer" w:date="2025-02-27T10:59:00Z" w16du:dateUtc="2025-02-27T09:59:00Z">
        <w:r w:rsidRPr="00944672" w:rsidDel="00E06501">
          <w:rPr>
            <w:rFonts w:ascii="Arial" w:hAnsi="Arial" w:cs="Arial"/>
            <w:sz w:val="24"/>
            <w:szCs w:val="24"/>
          </w:rPr>
          <w:delText xml:space="preserve">grinst sie ihn breit an, </w:delText>
        </w:r>
      </w:del>
      <w:r w:rsidRPr="00944672">
        <w:rPr>
          <w:rFonts w:ascii="Arial" w:hAnsi="Arial" w:cs="Arial"/>
          <w:sz w:val="24"/>
          <w:szCs w:val="24"/>
        </w:rPr>
        <w:t xml:space="preserve">„Und zum </w:t>
      </w:r>
      <w:ins w:id="1255" w:author="Lektorat Bauer" w:date="2025-02-27T10:59:00Z" w16du:dateUtc="2025-02-27T09:59:00Z">
        <w:r w:rsidR="00E06501">
          <w:rPr>
            <w:rFonts w:ascii="Arial" w:hAnsi="Arial" w:cs="Arial"/>
            <w:sz w:val="24"/>
            <w:szCs w:val="24"/>
          </w:rPr>
          <w:t>z</w:t>
        </w:r>
      </w:ins>
      <w:del w:id="1256" w:author="Lektorat Bauer" w:date="2025-02-27T10:59:00Z" w16du:dateUtc="2025-02-27T09:59:00Z">
        <w:r w:rsidRPr="00944672" w:rsidDel="00E06501">
          <w:rPr>
            <w:rFonts w:ascii="Arial" w:hAnsi="Arial" w:cs="Arial"/>
            <w:sz w:val="24"/>
            <w:szCs w:val="24"/>
          </w:rPr>
          <w:delText>Z</w:delText>
        </w:r>
      </w:del>
      <w:r w:rsidRPr="00944672">
        <w:rPr>
          <w:rFonts w:ascii="Arial" w:hAnsi="Arial" w:cs="Arial"/>
          <w:sz w:val="24"/>
          <w:szCs w:val="24"/>
        </w:rPr>
        <w:t xml:space="preserve">weiten?“ </w:t>
      </w:r>
    </w:p>
    <w:p w14:paraId="6167F44B" w14:textId="26449F4C"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 xml:space="preserve">„Zum </w:t>
      </w:r>
      <w:ins w:id="1257" w:author="Lektorat Bauer" w:date="2025-02-27T10:59:00Z" w16du:dateUtc="2025-02-27T09:59:00Z">
        <w:r w:rsidR="00E06501">
          <w:rPr>
            <w:rFonts w:ascii="Arial" w:hAnsi="Arial" w:cs="Arial"/>
            <w:sz w:val="24"/>
            <w:szCs w:val="24"/>
          </w:rPr>
          <w:t>z</w:t>
        </w:r>
      </w:ins>
      <w:del w:id="1258" w:author="Lektorat Bauer" w:date="2025-02-27T10:59:00Z" w16du:dateUtc="2025-02-27T09:59:00Z">
        <w:r w:rsidRPr="00944672" w:rsidDel="00E06501">
          <w:rPr>
            <w:rFonts w:ascii="Arial" w:hAnsi="Arial" w:cs="Arial"/>
            <w:sz w:val="24"/>
            <w:szCs w:val="24"/>
          </w:rPr>
          <w:delText>Z</w:delText>
        </w:r>
      </w:del>
      <w:r w:rsidRPr="00944672">
        <w:rPr>
          <w:rFonts w:ascii="Arial" w:hAnsi="Arial" w:cs="Arial"/>
          <w:sz w:val="24"/>
          <w:szCs w:val="24"/>
        </w:rPr>
        <w:t xml:space="preserve">weiten liebe ich Dich. War es denn nicht schön für Dich?“ </w:t>
      </w:r>
      <w:ins w:id="1259" w:author="Lektorat Bauer" w:date="2025-02-27T10:59:00Z" w16du:dateUtc="2025-02-27T09:59:00Z">
        <w:r w:rsidR="00E06501">
          <w:rPr>
            <w:rFonts w:ascii="Arial" w:hAnsi="Arial" w:cs="Arial"/>
            <w:sz w:val="24"/>
            <w:szCs w:val="24"/>
          </w:rPr>
          <w:t xml:space="preserve">John </w:t>
        </w:r>
        <w:commentRangeStart w:id="1260"/>
        <w:r w:rsidR="00E06501">
          <w:rPr>
            <w:rFonts w:ascii="Arial" w:hAnsi="Arial" w:cs="Arial"/>
            <w:sz w:val="24"/>
            <w:szCs w:val="24"/>
          </w:rPr>
          <w:t>warf</w:t>
        </w:r>
      </w:ins>
      <w:commentRangeEnd w:id="1260"/>
      <w:ins w:id="1261" w:author="Lektorat Bauer" w:date="2025-02-27T11:00:00Z" w16du:dateUtc="2025-02-27T10:00:00Z">
        <w:r w:rsidR="00DD691B">
          <w:rPr>
            <w:rStyle w:val="Kommentarzeichen"/>
          </w:rPr>
          <w:commentReference w:id="1260"/>
        </w:r>
      </w:ins>
      <w:ins w:id="1262" w:author="Lektorat Bauer" w:date="2025-02-27T10:59:00Z" w16du:dateUtc="2025-02-27T09:59:00Z">
        <w:r w:rsidR="00E06501">
          <w:rPr>
            <w:rFonts w:ascii="Arial" w:hAnsi="Arial" w:cs="Arial"/>
            <w:sz w:val="24"/>
            <w:szCs w:val="24"/>
          </w:rPr>
          <w:t xml:space="preserve"> die Hände in die Luft. </w:t>
        </w:r>
      </w:ins>
      <w:r w:rsidRPr="00944672">
        <w:rPr>
          <w:rFonts w:ascii="Arial" w:hAnsi="Arial" w:cs="Arial"/>
          <w:sz w:val="24"/>
          <w:szCs w:val="24"/>
        </w:rPr>
        <w:t xml:space="preserve">„Super, Du hast mich in die Falle gelockt, egal was ich jetzt antworte, es ist falsch. Also schweige ich jetzt und genieße die Erinnerungen.“ </w:t>
      </w:r>
      <w:del w:id="1263" w:author="Lektorat Bauer" w:date="2025-02-27T11:00:00Z" w16du:dateUtc="2025-02-27T10:00:00Z">
        <w:r w:rsidRPr="00944672" w:rsidDel="00DD691B">
          <w:rPr>
            <w:rFonts w:ascii="Arial" w:hAnsi="Arial" w:cs="Arial"/>
            <w:sz w:val="24"/>
            <w:szCs w:val="24"/>
          </w:rPr>
          <w:delText>War seine Antwort, dabei</w:delText>
        </w:r>
      </w:del>
      <w:ins w:id="1264" w:author="Lektorat Bauer" w:date="2025-02-27T11:00:00Z" w16du:dateUtc="2025-02-27T10:00:00Z">
        <w:r w:rsidR="00DD691B">
          <w:rPr>
            <w:rFonts w:ascii="Arial" w:hAnsi="Arial" w:cs="Arial"/>
            <w:sz w:val="24"/>
            <w:szCs w:val="24"/>
          </w:rPr>
          <w:t>Dabei</w:t>
        </w:r>
      </w:ins>
      <w:r w:rsidRPr="00944672">
        <w:rPr>
          <w:rFonts w:ascii="Arial" w:hAnsi="Arial" w:cs="Arial"/>
          <w:sz w:val="24"/>
          <w:szCs w:val="24"/>
        </w:rPr>
        <w:t xml:space="preserve"> entging ihm, dass Cindys Augen kurz aufblitzten.</w:t>
      </w:r>
    </w:p>
    <w:p w14:paraId="6C13CC04" w14:textId="6A3ABC36"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„Was ist der Plan für </w:t>
      </w:r>
      <w:ins w:id="1265" w:author="Lektorat Bauer" w:date="2025-02-27T11:00:00Z" w16du:dateUtc="2025-02-27T10:00:00Z">
        <w:r w:rsidR="00DD691B">
          <w:rPr>
            <w:rFonts w:ascii="Arial" w:hAnsi="Arial" w:cs="Arial"/>
            <w:sz w:val="24"/>
            <w:szCs w:val="24"/>
          </w:rPr>
          <w:t>h</w:t>
        </w:r>
      </w:ins>
      <w:del w:id="1266" w:author="Lektorat Bauer" w:date="2025-02-27T11:00:00Z" w16du:dateUtc="2025-02-27T10:00:00Z">
        <w:r w:rsidRPr="00944672" w:rsidDel="00DD691B">
          <w:rPr>
            <w:rFonts w:ascii="Arial" w:hAnsi="Arial" w:cs="Arial"/>
            <w:sz w:val="24"/>
            <w:szCs w:val="24"/>
          </w:rPr>
          <w:delText>H</w:delText>
        </w:r>
      </w:del>
      <w:r w:rsidRPr="00944672">
        <w:rPr>
          <w:rFonts w:ascii="Arial" w:hAnsi="Arial" w:cs="Arial"/>
          <w:sz w:val="24"/>
          <w:szCs w:val="24"/>
        </w:rPr>
        <w:t>eute?“</w:t>
      </w:r>
      <w:ins w:id="1267" w:author="Lektorat Bauer" w:date="2025-02-27T11:00:00Z" w16du:dateUtc="2025-02-27T10:00:00Z">
        <w:r w:rsidR="00DD691B">
          <w:rPr>
            <w:rFonts w:ascii="Arial" w:hAnsi="Arial" w:cs="Arial"/>
            <w:sz w:val="24"/>
            <w:szCs w:val="24"/>
          </w:rPr>
          <w:t>,</w:t>
        </w:r>
      </w:ins>
      <w:r w:rsidRPr="00944672">
        <w:rPr>
          <w:rFonts w:ascii="Arial" w:hAnsi="Arial" w:cs="Arial"/>
          <w:sz w:val="24"/>
          <w:szCs w:val="24"/>
        </w:rPr>
        <w:t xml:space="preserve"> </w:t>
      </w:r>
      <w:ins w:id="1268" w:author="Lektorat Bauer" w:date="2025-02-27T11:00:00Z" w16du:dateUtc="2025-02-27T10:00:00Z">
        <w:r w:rsidR="00DD691B">
          <w:rPr>
            <w:rFonts w:ascii="Arial" w:hAnsi="Arial" w:cs="Arial"/>
            <w:sz w:val="24"/>
            <w:szCs w:val="24"/>
          </w:rPr>
          <w:t>f</w:t>
        </w:r>
      </w:ins>
      <w:del w:id="1269" w:author="Lektorat Bauer" w:date="2025-02-27T11:00:00Z" w16du:dateUtc="2025-02-27T10:00:00Z">
        <w:r w:rsidRPr="00944672" w:rsidDel="00DD691B">
          <w:rPr>
            <w:rFonts w:ascii="Arial" w:hAnsi="Arial" w:cs="Arial"/>
            <w:sz w:val="24"/>
            <w:szCs w:val="24"/>
          </w:rPr>
          <w:delText>F</w:delText>
        </w:r>
      </w:del>
      <w:r w:rsidRPr="00944672">
        <w:rPr>
          <w:rFonts w:ascii="Arial" w:hAnsi="Arial" w:cs="Arial"/>
          <w:sz w:val="24"/>
          <w:szCs w:val="24"/>
        </w:rPr>
        <w:t>ragte Cindy, um das Thema zu wechseln</w:t>
      </w:r>
      <w:ins w:id="1270" w:author="Lektorat Bauer" w:date="2025-02-27T11:00:00Z" w16du:dateUtc="2025-02-27T10:00:00Z">
        <w:r w:rsidR="00DD691B">
          <w:rPr>
            <w:rFonts w:ascii="Arial" w:hAnsi="Arial" w:cs="Arial"/>
            <w:sz w:val="24"/>
            <w:szCs w:val="24"/>
          </w:rPr>
          <w:t>.</w:t>
        </w:r>
      </w:ins>
      <w:del w:id="1271" w:author="Lektorat Bauer" w:date="2025-02-27T11:00:00Z" w16du:dateUtc="2025-02-27T10:00:00Z">
        <w:r w:rsidRPr="00944672" w:rsidDel="00DD691B">
          <w:rPr>
            <w:rFonts w:ascii="Arial" w:hAnsi="Arial" w:cs="Arial"/>
            <w:sz w:val="24"/>
            <w:szCs w:val="24"/>
          </w:rPr>
          <w:delText>,</w:delText>
        </w:r>
      </w:del>
      <w:r w:rsidRPr="00944672">
        <w:rPr>
          <w:rFonts w:ascii="Arial" w:hAnsi="Arial" w:cs="Arial"/>
          <w:sz w:val="24"/>
          <w:szCs w:val="24"/>
        </w:rPr>
        <w:t xml:space="preserve"> </w:t>
      </w:r>
      <w:del w:id="1272" w:author="Lektorat Bauer" w:date="2025-02-27T11:00:00Z" w16du:dateUtc="2025-02-27T10:00:00Z">
        <w:r w:rsidRPr="00944672" w:rsidDel="00DD691B">
          <w:rPr>
            <w:rFonts w:ascii="Arial" w:hAnsi="Arial" w:cs="Arial"/>
            <w:sz w:val="24"/>
            <w:szCs w:val="24"/>
          </w:rPr>
          <w:delText xml:space="preserve">John blickte zu Cindy auf und sagte dann: </w:delText>
        </w:r>
      </w:del>
      <w:r w:rsidRPr="00944672">
        <w:rPr>
          <w:rFonts w:ascii="Arial" w:hAnsi="Arial" w:cs="Arial"/>
          <w:sz w:val="24"/>
          <w:szCs w:val="24"/>
        </w:rPr>
        <w:t>„Erinnerst Du Dich, was uns Sophia gestern bei der Übergabe gesagt hat?“ Cindy schaute fragend</w:t>
      </w:r>
      <w:ins w:id="1273" w:author="Lektorat Bauer" w:date="2025-02-27T11:00:00Z" w16du:dateUtc="2025-02-27T10:00:00Z">
        <w:r w:rsidR="00DD691B">
          <w:rPr>
            <w:rFonts w:ascii="Arial" w:hAnsi="Arial" w:cs="Arial"/>
            <w:sz w:val="24"/>
            <w:szCs w:val="24"/>
          </w:rPr>
          <w:t>.</w:t>
        </w:r>
      </w:ins>
      <w:del w:id="1274" w:author="Lektorat Bauer" w:date="2025-02-27T11:00:00Z" w16du:dateUtc="2025-02-27T10:00:00Z">
        <w:r w:rsidRPr="00944672" w:rsidDel="00DD691B">
          <w:rPr>
            <w:rFonts w:ascii="Arial" w:hAnsi="Arial" w:cs="Arial"/>
            <w:sz w:val="24"/>
            <w:szCs w:val="24"/>
          </w:rPr>
          <w:delText>,</w:delText>
        </w:r>
      </w:del>
      <w:r w:rsidRPr="00944672">
        <w:rPr>
          <w:rFonts w:ascii="Arial" w:hAnsi="Arial" w:cs="Arial"/>
          <w:sz w:val="24"/>
          <w:szCs w:val="24"/>
        </w:rPr>
        <w:t xml:space="preserve"> „Für den Wagen gibt es hier eine tolle Sightseeing- und Cruising</w:t>
      </w:r>
      <w:ins w:id="1275" w:author="Lektorat Bauer" w:date="2025-02-27T11:00:00Z" w16du:dateUtc="2025-02-27T10:00:00Z">
        <w:r w:rsidR="00DD691B">
          <w:rPr>
            <w:rFonts w:ascii="Arial" w:hAnsi="Arial" w:cs="Arial"/>
            <w:sz w:val="24"/>
            <w:szCs w:val="24"/>
          </w:rPr>
          <w:t>-</w:t>
        </w:r>
      </w:ins>
      <w:del w:id="1276" w:author="Lektorat Bauer" w:date="2025-02-27T11:00:00Z" w16du:dateUtc="2025-02-27T10:00:00Z">
        <w:r w:rsidRPr="00944672" w:rsidDel="00DD691B">
          <w:rPr>
            <w:rFonts w:ascii="Arial" w:hAnsi="Arial" w:cs="Arial"/>
            <w:sz w:val="24"/>
            <w:szCs w:val="24"/>
          </w:rPr>
          <w:delText xml:space="preserve"> </w:delText>
        </w:r>
      </w:del>
      <w:r w:rsidRPr="00944672">
        <w:rPr>
          <w:rFonts w:ascii="Arial" w:hAnsi="Arial" w:cs="Arial"/>
          <w:sz w:val="24"/>
          <w:szCs w:val="24"/>
        </w:rPr>
        <w:t xml:space="preserve">Strecke, und damit Du nicht zu dick und zu faul wirst, dann einen 2,5 Stunden Rundgang – also ca. 4,5 </w:t>
      </w:r>
      <w:ins w:id="1277" w:author="Lektorat Bauer" w:date="2025-02-27T11:00:00Z" w16du:dateUtc="2025-02-27T10:00:00Z">
        <w:r w:rsidR="00DD691B">
          <w:rPr>
            <w:rFonts w:ascii="Arial" w:hAnsi="Arial" w:cs="Arial"/>
            <w:sz w:val="24"/>
            <w:szCs w:val="24"/>
          </w:rPr>
          <w:t>Kilometer</w:t>
        </w:r>
      </w:ins>
      <w:del w:id="1278" w:author="Lektorat Bauer" w:date="2025-02-27T11:00:00Z" w16du:dateUtc="2025-02-27T10:00:00Z">
        <w:r w:rsidRPr="00944672" w:rsidDel="00DD691B">
          <w:rPr>
            <w:rFonts w:ascii="Arial" w:hAnsi="Arial" w:cs="Arial"/>
            <w:sz w:val="24"/>
            <w:szCs w:val="24"/>
          </w:rPr>
          <w:delText>km</w:delText>
        </w:r>
      </w:del>
      <w:r w:rsidRPr="00944672">
        <w:rPr>
          <w:rFonts w:ascii="Arial" w:hAnsi="Arial" w:cs="Arial"/>
          <w:sz w:val="24"/>
          <w:szCs w:val="24"/>
        </w:rPr>
        <w:t xml:space="preserve"> – am Mt. </w:t>
      </w:r>
      <w:r w:rsidRPr="00944672">
        <w:rPr>
          <w:rFonts w:ascii="Arial" w:hAnsi="Arial" w:cs="Arial"/>
          <w:noProof/>
          <w:sz w:val="24"/>
          <w:szCs w:val="24"/>
        </w:rPr>
        <w:t>Cooee</w:t>
      </w:r>
      <w:r w:rsidRPr="00944672">
        <w:rPr>
          <w:rFonts w:ascii="Arial" w:hAnsi="Arial" w:cs="Arial"/>
          <w:sz w:val="24"/>
          <w:szCs w:val="24"/>
        </w:rPr>
        <w:t>.“</w:t>
      </w:r>
    </w:p>
    <w:p w14:paraId="4E86AF70" w14:textId="4F4D212E"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„Cool, dann mach ich mich jetzt schick und bin so in ein bis zwei Stunden fertig</w:t>
      </w:r>
      <w:del w:id="1279" w:author="Lektorat Bauer" w:date="2025-02-27T11:00:00Z" w16du:dateUtc="2025-02-27T10:00:00Z">
        <w:r w:rsidRPr="00944672" w:rsidDel="00DD691B">
          <w:rPr>
            <w:rFonts w:ascii="Arial" w:hAnsi="Arial" w:cs="Arial"/>
            <w:sz w:val="24"/>
            <w:szCs w:val="24"/>
          </w:rPr>
          <w:delText>.</w:delText>
        </w:r>
      </w:del>
      <w:r w:rsidRPr="00944672">
        <w:rPr>
          <w:rFonts w:ascii="Arial" w:hAnsi="Arial" w:cs="Arial"/>
          <w:sz w:val="24"/>
          <w:szCs w:val="24"/>
        </w:rPr>
        <w:t>“</w:t>
      </w:r>
      <w:ins w:id="1280" w:author="Lektorat Bauer" w:date="2025-02-27T11:00:00Z" w16du:dateUtc="2025-02-27T10:00:00Z">
        <w:r w:rsidR="00DD691B">
          <w:rPr>
            <w:rFonts w:ascii="Arial" w:hAnsi="Arial" w:cs="Arial"/>
            <w:sz w:val="24"/>
            <w:szCs w:val="24"/>
          </w:rPr>
          <w:t>,</w:t>
        </w:r>
      </w:ins>
      <w:r w:rsidRPr="00944672">
        <w:rPr>
          <w:rFonts w:ascii="Arial" w:hAnsi="Arial" w:cs="Arial"/>
          <w:sz w:val="24"/>
          <w:szCs w:val="24"/>
        </w:rPr>
        <w:t xml:space="preserve"> </w:t>
      </w:r>
      <w:ins w:id="1281" w:author="Lektorat Bauer" w:date="2025-02-27T11:00:00Z" w16du:dateUtc="2025-02-27T10:00:00Z">
        <w:r w:rsidR="00DD691B">
          <w:rPr>
            <w:rFonts w:ascii="Arial" w:hAnsi="Arial" w:cs="Arial"/>
            <w:sz w:val="24"/>
            <w:szCs w:val="24"/>
          </w:rPr>
          <w:t>f</w:t>
        </w:r>
      </w:ins>
      <w:del w:id="1282" w:author="Lektorat Bauer" w:date="2025-02-27T11:00:00Z" w16du:dateUtc="2025-02-27T10:00:00Z">
        <w:r w:rsidRPr="00944672" w:rsidDel="00DD691B">
          <w:rPr>
            <w:rFonts w:ascii="Arial" w:hAnsi="Arial" w:cs="Arial"/>
            <w:sz w:val="24"/>
            <w:szCs w:val="24"/>
          </w:rPr>
          <w:delText>F</w:delText>
        </w:r>
      </w:del>
      <w:r w:rsidRPr="00944672">
        <w:rPr>
          <w:rFonts w:ascii="Arial" w:hAnsi="Arial" w:cs="Arial"/>
          <w:sz w:val="24"/>
          <w:szCs w:val="24"/>
        </w:rPr>
        <w:t>oppte Sie John, „</w:t>
      </w:r>
      <w:del w:id="1283" w:author="Lektorat Bauer" w:date="2025-02-27T11:17:00Z" w16du:dateUtc="2025-02-27T10:17:00Z">
        <w:r w:rsidRPr="00944672" w:rsidDel="00181A57">
          <w:rPr>
            <w:rFonts w:ascii="Arial" w:hAnsi="Arial" w:cs="Arial"/>
            <w:sz w:val="24"/>
            <w:szCs w:val="24"/>
          </w:rPr>
          <w:delText>I</w:delText>
        </w:r>
      </w:del>
      <w:ins w:id="1284" w:author="Lektorat Bauer" w:date="2025-02-27T11:17:00Z" w16du:dateUtc="2025-02-27T10:17:00Z">
        <w:r w:rsidR="00181A57">
          <w:rPr>
            <w:rFonts w:ascii="Arial" w:hAnsi="Arial" w:cs="Arial"/>
            <w:sz w:val="24"/>
            <w:szCs w:val="24"/>
          </w:rPr>
          <w:t>i</w:t>
        </w:r>
      </w:ins>
      <w:r w:rsidRPr="00944672">
        <w:rPr>
          <w:rFonts w:ascii="Arial" w:hAnsi="Arial" w:cs="Arial"/>
          <w:sz w:val="24"/>
          <w:szCs w:val="24"/>
        </w:rPr>
        <w:t>ch vermute, dass mein harter Australier, das Wasser angeschaut hat, welches sich dann vor Angst zurückgezogen hat?“ Bevor er reagieren konnte, verschwand sie im Bad</w:t>
      </w:r>
      <w:del w:id="1285" w:author="Lektorat Bauer" w:date="2025-02-27T11:17:00Z" w16du:dateUtc="2025-02-27T10:17:00Z">
        <w:r w:rsidRPr="00944672" w:rsidDel="00181A57">
          <w:rPr>
            <w:rFonts w:ascii="Arial" w:hAnsi="Arial" w:cs="Arial"/>
            <w:sz w:val="24"/>
            <w:szCs w:val="24"/>
          </w:rPr>
          <w:delText>,</w:delText>
        </w:r>
      </w:del>
      <w:ins w:id="1286" w:author="Lektorat Bauer" w:date="2025-02-27T11:17:00Z" w16du:dateUtc="2025-02-27T10:17:00Z">
        <w:r w:rsidR="00181A57">
          <w:rPr>
            <w:rFonts w:ascii="Arial" w:hAnsi="Arial" w:cs="Arial"/>
            <w:sz w:val="24"/>
            <w:szCs w:val="24"/>
          </w:rPr>
          <w:t>.</w:t>
        </w:r>
      </w:ins>
      <w:r w:rsidRPr="00944672">
        <w:rPr>
          <w:rFonts w:ascii="Arial" w:hAnsi="Arial" w:cs="Arial"/>
          <w:sz w:val="24"/>
          <w:szCs w:val="24"/>
        </w:rPr>
        <w:t xml:space="preserve"> </w:t>
      </w:r>
      <w:ins w:id="1287" w:author="Lektorat Bauer" w:date="2025-02-27T11:17:00Z" w16du:dateUtc="2025-02-27T10:17:00Z">
        <w:r w:rsidR="00181A57">
          <w:rPr>
            <w:rFonts w:ascii="Arial" w:hAnsi="Arial" w:cs="Arial"/>
            <w:sz w:val="24"/>
            <w:szCs w:val="24"/>
          </w:rPr>
          <w:t>A</w:t>
        </w:r>
      </w:ins>
      <w:del w:id="1288" w:author="Lektorat Bauer" w:date="2025-02-27T11:17:00Z" w16du:dateUtc="2025-02-27T10:17:00Z">
        <w:r w:rsidRPr="00944672" w:rsidDel="00181A57">
          <w:rPr>
            <w:rFonts w:ascii="Arial" w:hAnsi="Arial" w:cs="Arial"/>
            <w:sz w:val="24"/>
            <w:szCs w:val="24"/>
          </w:rPr>
          <w:delText>a</w:delText>
        </w:r>
      </w:del>
      <w:r w:rsidRPr="00944672">
        <w:rPr>
          <w:rFonts w:ascii="Arial" w:hAnsi="Arial" w:cs="Arial"/>
          <w:sz w:val="24"/>
          <w:szCs w:val="24"/>
        </w:rPr>
        <w:t>ls er die Dusche hörte, schlich er ins Bad</w:t>
      </w:r>
      <w:ins w:id="1289" w:author="Lektorat Bauer" w:date="2025-02-27T11:17:00Z" w16du:dateUtc="2025-02-27T10:17:00Z">
        <w:r w:rsidR="00181A57">
          <w:rPr>
            <w:rFonts w:ascii="Arial" w:hAnsi="Arial" w:cs="Arial"/>
            <w:sz w:val="24"/>
            <w:szCs w:val="24"/>
          </w:rPr>
          <w:t>,</w:t>
        </w:r>
      </w:ins>
      <w:r w:rsidRPr="00944672">
        <w:rPr>
          <w:rFonts w:ascii="Arial" w:hAnsi="Arial" w:cs="Arial"/>
          <w:sz w:val="24"/>
          <w:szCs w:val="24"/>
        </w:rPr>
        <w:t xml:space="preserve"> um ihr den Rücken einzuseifen. Das Duschen zog sich dadurch in die Länge. </w:t>
      </w:r>
      <w:del w:id="1290" w:author="Lektorat Bauer" w:date="2025-02-27T11:17:00Z" w16du:dateUtc="2025-02-27T10:17:00Z">
        <w:r w:rsidRPr="00944672" w:rsidDel="00181A57">
          <w:rPr>
            <w:rFonts w:ascii="Arial" w:hAnsi="Arial" w:cs="Arial"/>
            <w:sz w:val="24"/>
            <w:szCs w:val="24"/>
          </w:rPr>
          <w:delText xml:space="preserve">So das </w:delText>
        </w:r>
      </w:del>
      <w:r w:rsidRPr="00944672">
        <w:rPr>
          <w:rFonts w:ascii="Arial" w:hAnsi="Arial" w:cs="Arial"/>
          <w:sz w:val="24"/>
          <w:szCs w:val="24"/>
        </w:rPr>
        <w:t xml:space="preserve">Cindy </w:t>
      </w:r>
      <w:ins w:id="1291" w:author="Lektorat Bauer" w:date="2025-02-27T11:17:00Z" w16du:dateUtc="2025-02-27T10:17:00Z">
        <w:r w:rsidR="00181A57">
          <w:rPr>
            <w:rFonts w:ascii="Arial" w:hAnsi="Arial" w:cs="Arial"/>
            <w:sz w:val="24"/>
            <w:szCs w:val="24"/>
          </w:rPr>
          <w:t>behielt s</w:t>
        </w:r>
      </w:ins>
      <w:ins w:id="1292" w:author="Lektorat Bauer" w:date="2025-02-27T11:18:00Z" w16du:dateUtc="2025-02-27T10:18:00Z">
        <w:r w:rsidR="00181A57">
          <w:rPr>
            <w:rFonts w:ascii="Arial" w:hAnsi="Arial" w:cs="Arial"/>
            <w:sz w:val="24"/>
            <w:szCs w:val="24"/>
          </w:rPr>
          <w:t xml:space="preserve">chließlich </w:t>
        </w:r>
      </w:ins>
      <w:r w:rsidRPr="00944672">
        <w:rPr>
          <w:rFonts w:ascii="Arial" w:hAnsi="Arial" w:cs="Arial"/>
          <w:sz w:val="24"/>
          <w:szCs w:val="24"/>
        </w:rPr>
        <w:t>mit ihrer Zeitschätzung recht</w:t>
      </w:r>
      <w:del w:id="1293" w:author="Lektorat Bauer" w:date="2025-02-27T11:18:00Z" w16du:dateUtc="2025-02-27T10:18:00Z">
        <w:r w:rsidRPr="00944672" w:rsidDel="00181A57">
          <w:rPr>
            <w:rFonts w:ascii="Arial" w:hAnsi="Arial" w:cs="Arial"/>
            <w:sz w:val="24"/>
            <w:szCs w:val="24"/>
          </w:rPr>
          <w:delText xml:space="preserve"> behielt</w:delText>
        </w:r>
      </w:del>
      <w:r w:rsidRPr="00944672">
        <w:rPr>
          <w:rFonts w:ascii="Arial" w:hAnsi="Arial" w:cs="Arial"/>
          <w:sz w:val="24"/>
          <w:szCs w:val="24"/>
        </w:rPr>
        <w:t xml:space="preserve">, wenn </w:t>
      </w:r>
      <w:r w:rsidRPr="00944672">
        <w:rPr>
          <w:rFonts w:ascii="Arial" w:hAnsi="Arial" w:cs="Arial"/>
          <w:noProof/>
          <w:sz w:val="24"/>
          <w:szCs w:val="24"/>
        </w:rPr>
        <w:t>auch</w:t>
      </w:r>
      <w:r w:rsidRPr="00944672">
        <w:rPr>
          <w:rFonts w:ascii="Arial" w:hAnsi="Arial" w:cs="Arial"/>
          <w:sz w:val="24"/>
          <w:szCs w:val="24"/>
        </w:rPr>
        <w:t xml:space="preserve"> aus anderen Gründen. Zudem hatten Sie den Boden im Bad trocken zu wischen, da die Dusche für das, was da eben stattgefunden hatte, nicht </w:t>
      </w:r>
      <w:r w:rsidRPr="00944672">
        <w:rPr>
          <w:rFonts w:ascii="Arial" w:hAnsi="Arial" w:cs="Arial"/>
          <w:noProof/>
          <w:sz w:val="24"/>
          <w:szCs w:val="24"/>
        </w:rPr>
        <w:t>wirklich</w:t>
      </w:r>
      <w:r w:rsidRPr="00944672">
        <w:rPr>
          <w:rFonts w:ascii="Arial" w:hAnsi="Arial" w:cs="Arial"/>
          <w:sz w:val="24"/>
          <w:szCs w:val="24"/>
        </w:rPr>
        <w:t xml:space="preserve"> vorgesehen war.</w:t>
      </w:r>
    </w:p>
    <w:p w14:paraId="20052A70" w14:textId="4C0A4AF6"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Am Abend kamen beide von einem Tag voller Erlebnisse zurück und genossen den Sonnenuntergang </w:t>
      </w:r>
      <w:ins w:id="1294" w:author="Lektorat Bauer" w:date="2025-02-27T11:18:00Z" w16du:dateUtc="2025-02-27T10:18:00Z">
        <w:r w:rsidR="00181A57">
          <w:rPr>
            <w:rFonts w:ascii="Arial" w:hAnsi="Arial" w:cs="Arial"/>
            <w:sz w:val="24"/>
            <w:szCs w:val="24"/>
          </w:rPr>
          <w:t>auf</w:t>
        </w:r>
      </w:ins>
      <w:del w:id="1295" w:author="Lektorat Bauer" w:date="2025-02-27T11:18:00Z" w16du:dateUtc="2025-02-27T10:18:00Z">
        <w:r w:rsidRPr="00944672" w:rsidDel="00181A57">
          <w:rPr>
            <w:rFonts w:ascii="Arial" w:hAnsi="Arial" w:cs="Arial"/>
            <w:sz w:val="24"/>
            <w:szCs w:val="24"/>
          </w:rPr>
          <w:delText>von</w:delText>
        </w:r>
      </w:del>
      <w:r w:rsidRPr="00944672">
        <w:rPr>
          <w:rFonts w:ascii="Arial" w:hAnsi="Arial" w:cs="Arial"/>
          <w:sz w:val="24"/>
          <w:szCs w:val="24"/>
        </w:rPr>
        <w:t xml:space="preserve"> der Terrasse bei Bier </w:t>
      </w:r>
      <w:del w:id="1296" w:author="Lektorat Bauer" w:date="2025-02-27T11:18:00Z" w16du:dateUtc="2025-02-27T10:18:00Z">
        <w:r w:rsidRPr="00944672" w:rsidDel="00181A57">
          <w:rPr>
            <w:rFonts w:ascii="Arial" w:hAnsi="Arial" w:cs="Arial"/>
            <w:sz w:val="24"/>
            <w:szCs w:val="24"/>
          </w:rPr>
          <w:delText xml:space="preserve">(Cindy) </w:delText>
        </w:r>
      </w:del>
      <w:r w:rsidRPr="00944672">
        <w:rPr>
          <w:rFonts w:ascii="Arial" w:hAnsi="Arial" w:cs="Arial"/>
          <w:sz w:val="24"/>
          <w:szCs w:val="24"/>
        </w:rPr>
        <w:t xml:space="preserve">und Weißwein </w:t>
      </w:r>
      <w:del w:id="1297" w:author="Lektorat Bauer" w:date="2025-02-27T11:18:00Z" w16du:dateUtc="2025-02-27T10:18:00Z">
        <w:r w:rsidRPr="00944672" w:rsidDel="00181A57">
          <w:rPr>
            <w:rFonts w:ascii="Arial" w:hAnsi="Arial" w:cs="Arial"/>
            <w:sz w:val="24"/>
            <w:szCs w:val="24"/>
          </w:rPr>
          <w:delText>(</w:delText>
        </w:r>
        <w:commentRangeStart w:id="1298"/>
        <w:r w:rsidRPr="00944672" w:rsidDel="00181A57">
          <w:rPr>
            <w:rFonts w:ascii="Arial" w:hAnsi="Arial" w:cs="Arial"/>
            <w:sz w:val="24"/>
            <w:szCs w:val="24"/>
          </w:rPr>
          <w:delText>John</w:delText>
        </w:r>
      </w:del>
      <w:commentRangeEnd w:id="1298"/>
      <w:r w:rsidR="00181A57">
        <w:rPr>
          <w:rStyle w:val="Kommentarzeichen"/>
        </w:rPr>
        <w:commentReference w:id="1298"/>
      </w:r>
      <w:del w:id="1299" w:author="Lektorat Bauer" w:date="2025-02-27T11:18:00Z" w16du:dateUtc="2025-02-27T10:18:00Z">
        <w:r w:rsidRPr="00944672" w:rsidDel="00181A57">
          <w:rPr>
            <w:rFonts w:ascii="Arial" w:hAnsi="Arial" w:cs="Arial"/>
            <w:sz w:val="24"/>
            <w:szCs w:val="24"/>
          </w:rPr>
          <w:delText>)</w:delText>
        </w:r>
      </w:del>
      <w:r w:rsidRPr="00944672">
        <w:rPr>
          <w:rFonts w:ascii="Arial" w:hAnsi="Arial" w:cs="Arial"/>
          <w:sz w:val="24"/>
          <w:szCs w:val="24"/>
        </w:rPr>
        <w:t>.</w:t>
      </w:r>
    </w:p>
    <w:p w14:paraId="0139E0DC" w14:textId="28949C76"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„Siehst Du den kleinen Teich da drüben?“</w:t>
      </w:r>
      <w:ins w:id="1300" w:author="Lektorat Bauer" w:date="2025-02-27T11:19:00Z" w16du:dateUtc="2025-02-27T10:19:00Z">
        <w:r w:rsidR="00181A57">
          <w:rPr>
            <w:rFonts w:ascii="Arial" w:hAnsi="Arial" w:cs="Arial"/>
            <w:sz w:val="24"/>
            <w:szCs w:val="24"/>
          </w:rPr>
          <w:t>,</w:t>
        </w:r>
      </w:ins>
      <w:r w:rsidRPr="00944672">
        <w:rPr>
          <w:rFonts w:ascii="Arial" w:hAnsi="Arial" w:cs="Arial"/>
          <w:sz w:val="24"/>
          <w:szCs w:val="24"/>
        </w:rPr>
        <w:t xml:space="preserve"> </w:t>
      </w:r>
      <w:ins w:id="1301" w:author="Lektorat Bauer" w:date="2025-02-27T11:19:00Z" w16du:dateUtc="2025-02-27T10:19:00Z">
        <w:r w:rsidR="00181A57">
          <w:rPr>
            <w:rFonts w:ascii="Arial" w:hAnsi="Arial" w:cs="Arial"/>
            <w:sz w:val="24"/>
            <w:szCs w:val="24"/>
          </w:rPr>
          <w:t>f</w:t>
        </w:r>
      </w:ins>
      <w:del w:id="1302" w:author="Lektorat Bauer" w:date="2025-02-27T11:19:00Z" w16du:dateUtc="2025-02-27T10:19:00Z">
        <w:r w:rsidRPr="00944672" w:rsidDel="00181A57">
          <w:rPr>
            <w:rFonts w:ascii="Arial" w:hAnsi="Arial" w:cs="Arial"/>
            <w:sz w:val="24"/>
            <w:szCs w:val="24"/>
          </w:rPr>
          <w:delText>F</w:delText>
        </w:r>
      </w:del>
      <w:r w:rsidRPr="00944672">
        <w:rPr>
          <w:rFonts w:ascii="Arial" w:hAnsi="Arial" w:cs="Arial"/>
          <w:sz w:val="24"/>
          <w:szCs w:val="24"/>
        </w:rPr>
        <w:t>ragte Cindy. „Der müsste knapp eine Stunde Fußweg weg sein</w:t>
      </w:r>
      <w:del w:id="1303" w:author="Lektorat Bauer" w:date="2025-02-27T11:19:00Z" w16du:dateUtc="2025-02-27T10:19:00Z">
        <w:r w:rsidRPr="00944672" w:rsidDel="00181A57">
          <w:rPr>
            <w:rFonts w:ascii="Arial" w:hAnsi="Arial" w:cs="Arial"/>
            <w:sz w:val="24"/>
            <w:szCs w:val="24"/>
          </w:rPr>
          <w:delText>.“ Antwortete John,</w:delText>
        </w:r>
      </w:del>
      <w:ins w:id="1304" w:author="Lektorat Bauer" w:date="2025-02-27T11:19:00Z" w16du:dateUtc="2025-02-27T10:19:00Z">
        <w:r w:rsidR="00181A57">
          <w:rPr>
            <w:rFonts w:ascii="Arial" w:hAnsi="Arial" w:cs="Arial"/>
            <w:sz w:val="24"/>
            <w:szCs w:val="24"/>
          </w:rPr>
          <w:t>.</w:t>
        </w:r>
      </w:ins>
      <w:r w:rsidRPr="00944672">
        <w:rPr>
          <w:rFonts w:ascii="Arial" w:hAnsi="Arial" w:cs="Arial"/>
          <w:sz w:val="24"/>
          <w:szCs w:val="24"/>
        </w:rPr>
        <w:t xml:space="preserve"> </w:t>
      </w:r>
      <w:del w:id="1305" w:author="Lektorat Bauer" w:date="2025-02-27T11:19:00Z" w16du:dateUtc="2025-02-27T10:19:00Z">
        <w:r w:rsidRPr="00944672" w:rsidDel="00181A57">
          <w:rPr>
            <w:rFonts w:ascii="Arial" w:hAnsi="Arial" w:cs="Arial"/>
            <w:sz w:val="24"/>
            <w:szCs w:val="24"/>
          </w:rPr>
          <w:delText>„</w:delText>
        </w:r>
      </w:del>
      <w:r w:rsidRPr="00944672">
        <w:rPr>
          <w:rFonts w:ascii="Arial" w:hAnsi="Arial" w:cs="Arial"/>
          <w:sz w:val="24"/>
          <w:szCs w:val="24"/>
        </w:rPr>
        <w:t>Weil wir ein Stück bergab gehen müssen und dann querfeldein – so wie es von hier aussieht.</w:t>
      </w:r>
      <w:del w:id="1306" w:author="Lektorat Bauer" w:date="2025-02-27T11:19:00Z" w16du:dateUtc="2025-02-27T10:19:00Z">
        <w:r w:rsidRPr="00944672" w:rsidDel="00181A57">
          <w:rPr>
            <w:rFonts w:ascii="Arial" w:hAnsi="Arial" w:cs="Arial"/>
            <w:sz w:val="24"/>
            <w:szCs w:val="24"/>
          </w:rPr>
          <w:delText xml:space="preserve"> –</w:delText>
        </w:r>
      </w:del>
      <w:r w:rsidRPr="00944672">
        <w:rPr>
          <w:rFonts w:ascii="Arial" w:hAnsi="Arial" w:cs="Arial"/>
          <w:sz w:val="24"/>
          <w:szCs w:val="24"/>
        </w:rPr>
        <w:t xml:space="preserve"> Warum?</w:t>
      </w:r>
      <w:del w:id="1307" w:author="Lektorat Bauer" w:date="2025-02-27T11:19:00Z" w16du:dateUtc="2025-02-27T10:19:00Z">
        <w:r w:rsidRPr="00944672" w:rsidDel="00181A57">
          <w:rPr>
            <w:rFonts w:ascii="Arial" w:hAnsi="Arial" w:cs="Arial"/>
            <w:sz w:val="24"/>
            <w:szCs w:val="24"/>
          </w:rPr>
          <w:delText>!</w:delText>
        </w:r>
      </w:del>
      <w:r w:rsidRPr="00944672">
        <w:rPr>
          <w:rFonts w:ascii="Arial" w:hAnsi="Arial" w:cs="Arial"/>
          <w:sz w:val="24"/>
          <w:szCs w:val="24"/>
        </w:rPr>
        <w:t>“</w:t>
      </w:r>
      <w:ins w:id="1308" w:author="Lektorat Bauer" w:date="2025-02-27T11:19:00Z" w16du:dateUtc="2025-02-27T10:19:00Z">
        <w:r w:rsidR="00181A57">
          <w:rPr>
            <w:rFonts w:ascii="Arial" w:hAnsi="Arial" w:cs="Arial"/>
            <w:sz w:val="24"/>
            <w:szCs w:val="24"/>
          </w:rPr>
          <w:t>, antwortete John.</w:t>
        </w:r>
      </w:ins>
      <w:r w:rsidRPr="00944672">
        <w:rPr>
          <w:rFonts w:ascii="Arial" w:hAnsi="Arial" w:cs="Arial"/>
          <w:sz w:val="24"/>
          <w:szCs w:val="24"/>
        </w:rPr>
        <w:t xml:space="preserve"> „Lass uns morgen da mal hingehen. Dann haben wir </w:t>
      </w:r>
      <w:del w:id="1309" w:author="Lektorat Bauer" w:date="2025-02-27T11:19:00Z" w16du:dateUtc="2025-02-27T10:19:00Z">
        <w:r w:rsidRPr="00944672" w:rsidDel="00181A57">
          <w:rPr>
            <w:rFonts w:ascii="Arial" w:hAnsi="Arial" w:cs="Arial"/>
            <w:sz w:val="24"/>
            <w:szCs w:val="24"/>
          </w:rPr>
          <w:delText xml:space="preserve">nur </w:delText>
        </w:r>
      </w:del>
      <w:r w:rsidRPr="00944672">
        <w:rPr>
          <w:rFonts w:ascii="Arial" w:hAnsi="Arial" w:cs="Arial"/>
          <w:sz w:val="24"/>
          <w:szCs w:val="24"/>
        </w:rPr>
        <w:t>einen entspannten Sonntag.“</w:t>
      </w:r>
      <w:del w:id="1310" w:author="Lektorat Bauer" w:date="2025-02-27T11:19:00Z" w16du:dateUtc="2025-02-27T10:19:00Z">
        <w:r w:rsidRPr="00944672" w:rsidDel="00181A57">
          <w:rPr>
            <w:rFonts w:ascii="Arial" w:hAnsi="Arial" w:cs="Arial"/>
            <w:sz w:val="24"/>
            <w:szCs w:val="24"/>
          </w:rPr>
          <w:delText xml:space="preserve"> „Ok, dann machen wir das.“</w:delText>
        </w:r>
      </w:del>
    </w:p>
    <w:p w14:paraId="2474070E"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123F613B"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noProof/>
          <w:sz w:val="24"/>
          <w:szCs w:val="24"/>
        </w:rPr>
        <w:lastRenderedPageBreak/>
        <w:t>***</w:t>
      </w:r>
    </w:p>
    <w:p w14:paraId="2481DBCE"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24DA34FB"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commentRangeStart w:id="1311"/>
      <w:commentRangeEnd w:id="1311"/>
      <w:r w:rsidRPr="00944672">
        <w:rPr>
          <w:rFonts w:ascii="Arial" w:hAnsi="Arial" w:cs="Arial"/>
          <w:sz w:val="24"/>
          <w:szCs w:val="24"/>
        </w:rPr>
        <w:commentReference w:id="1311"/>
      </w:r>
      <w:r w:rsidRPr="00944672">
        <w:rPr>
          <w:rFonts w:ascii="Arial" w:hAnsi="Arial" w:cs="Arial"/>
          <w:b/>
          <w:bCs/>
          <w:sz w:val="24"/>
          <w:szCs w:val="24"/>
        </w:rPr>
        <w:t>&gt;&gt;&gt; Glashouse Mountains National Park, Sonntag, 19. Jan 2014&lt;&lt;&lt;</w:t>
      </w:r>
    </w:p>
    <w:p w14:paraId="622F59C9"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4D9458FC" w14:textId="6A5329C2"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John schlug die Augen auf, und musste sich erst einmal orientieren. Das Bett neben ihm war leer und Cindy nicht zu sehen</w:t>
      </w:r>
      <w:ins w:id="1312" w:author="Lektorat Bauer" w:date="2025-02-27T11:19:00Z" w16du:dateUtc="2025-02-27T10:19:00Z">
        <w:r w:rsidR="00C27D9D">
          <w:rPr>
            <w:rFonts w:ascii="Arial" w:hAnsi="Arial" w:cs="Arial"/>
            <w:sz w:val="24"/>
            <w:szCs w:val="24"/>
          </w:rPr>
          <w:t>.</w:t>
        </w:r>
      </w:ins>
      <w:del w:id="1313" w:author="Lektorat Bauer" w:date="2025-02-27T11:19:00Z" w16du:dateUtc="2025-02-27T10:19:00Z">
        <w:r w:rsidRPr="00944672" w:rsidDel="00C27D9D">
          <w:rPr>
            <w:rFonts w:ascii="Arial" w:hAnsi="Arial" w:cs="Arial"/>
            <w:sz w:val="24"/>
            <w:szCs w:val="24"/>
          </w:rPr>
          <w:delText>,</w:delText>
        </w:r>
      </w:del>
      <w:r w:rsidRPr="00944672">
        <w:rPr>
          <w:rFonts w:ascii="Arial" w:hAnsi="Arial" w:cs="Arial"/>
          <w:sz w:val="24"/>
          <w:szCs w:val="24"/>
        </w:rPr>
        <w:t xml:space="preserve"> </w:t>
      </w:r>
      <w:ins w:id="1314" w:author="Lektorat Bauer" w:date="2025-02-27T11:19:00Z" w16du:dateUtc="2025-02-27T10:19:00Z">
        <w:r w:rsidR="00C27D9D">
          <w:rPr>
            <w:rFonts w:ascii="Arial" w:hAnsi="Arial" w:cs="Arial"/>
            <w:sz w:val="24"/>
            <w:szCs w:val="24"/>
          </w:rPr>
          <w:t>D</w:t>
        </w:r>
      </w:ins>
      <w:del w:id="1315" w:author="Lektorat Bauer" w:date="2025-02-27T11:19:00Z" w16du:dateUtc="2025-02-27T10:19:00Z">
        <w:r w:rsidRPr="00944672" w:rsidDel="00C27D9D">
          <w:rPr>
            <w:rFonts w:ascii="Arial" w:hAnsi="Arial" w:cs="Arial"/>
            <w:sz w:val="24"/>
            <w:szCs w:val="24"/>
          </w:rPr>
          <w:delText>d</w:delText>
        </w:r>
      </w:del>
      <w:r w:rsidRPr="00944672">
        <w:rPr>
          <w:rFonts w:ascii="Arial" w:hAnsi="Arial" w:cs="Arial"/>
          <w:sz w:val="24"/>
          <w:szCs w:val="24"/>
        </w:rPr>
        <w:t>a er kein Wasser hörte, ging er davon aus, dass Cindy auf der Terrasse sitzen würde. „Schatz?!“ Fragend und verschlafen ging er Richtung Terrasse. „Stopp!</w:t>
      </w:r>
      <w:del w:id="1316" w:author="Lektorat Bauer" w:date="2025-02-27T11:19:00Z" w16du:dateUtc="2025-02-27T10:19:00Z">
        <w:r w:rsidRPr="00944672" w:rsidDel="00C27D9D">
          <w:rPr>
            <w:rFonts w:ascii="Arial" w:hAnsi="Arial" w:cs="Arial"/>
            <w:sz w:val="24"/>
            <w:szCs w:val="24"/>
          </w:rPr>
          <w:delText>!</w:delText>
        </w:r>
      </w:del>
      <w:r w:rsidRPr="00944672">
        <w:rPr>
          <w:rFonts w:ascii="Arial" w:hAnsi="Arial" w:cs="Arial"/>
          <w:sz w:val="24"/>
          <w:szCs w:val="24"/>
        </w:rPr>
        <w:t xml:space="preserve"> Nicht rauskommen!“ Der Befehlston machte ihn schlagartig wach. „Was ist los?“</w:t>
      </w:r>
      <w:ins w:id="1317" w:author="Lektorat Bauer" w:date="2025-02-27T11:19:00Z" w16du:dateUtc="2025-02-27T10:19:00Z">
        <w:r w:rsidR="00C27D9D">
          <w:rPr>
            <w:rFonts w:ascii="Arial" w:hAnsi="Arial" w:cs="Arial"/>
            <w:sz w:val="24"/>
            <w:szCs w:val="24"/>
          </w:rPr>
          <w:t>,</w:t>
        </w:r>
      </w:ins>
      <w:r w:rsidRPr="00944672">
        <w:rPr>
          <w:rFonts w:ascii="Arial" w:hAnsi="Arial" w:cs="Arial"/>
          <w:sz w:val="24"/>
          <w:szCs w:val="24"/>
        </w:rPr>
        <w:t xml:space="preserve"> </w:t>
      </w:r>
      <w:ins w:id="1318" w:author="Lektorat Bauer" w:date="2025-02-27T11:20:00Z" w16du:dateUtc="2025-02-27T10:20:00Z">
        <w:r w:rsidR="00C27D9D">
          <w:rPr>
            <w:rFonts w:ascii="Arial" w:hAnsi="Arial" w:cs="Arial"/>
            <w:sz w:val="24"/>
            <w:szCs w:val="24"/>
          </w:rPr>
          <w:t>r</w:t>
        </w:r>
      </w:ins>
      <w:del w:id="1319" w:author="Lektorat Bauer" w:date="2025-02-27T11:20:00Z" w16du:dateUtc="2025-02-27T10:20:00Z">
        <w:r w:rsidRPr="00944672" w:rsidDel="00C27D9D">
          <w:rPr>
            <w:rFonts w:ascii="Arial" w:hAnsi="Arial" w:cs="Arial"/>
            <w:sz w:val="24"/>
            <w:szCs w:val="24"/>
          </w:rPr>
          <w:delText>R</w:delText>
        </w:r>
      </w:del>
      <w:r w:rsidRPr="00944672">
        <w:rPr>
          <w:rFonts w:ascii="Arial" w:hAnsi="Arial" w:cs="Arial"/>
          <w:sz w:val="24"/>
          <w:szCs w:val="24"/>
        </w:rPr>
        <w:t>ief er von drinnen. „Hier ist eine King Brown auf der Terrasse!“</w:t>
      </w:r>
    </w:p>
    <w:p w14:paraId="4F269F5A" w14:textId="384AD26C" w:rsidR="00944672" w:rsidRPr="00944672" w:rsidDel="00C27D9D" w:rsidRDefault="00944672" w:rsidP="00623B68">
      <w:pPr>
        <w:autoSpaceDE w:val="0"/>
        <w:autoSpaceDN w:val="0"/>
        <w:adjustRightInd w:val="0"/>
        <w:spacing w:after="0" w:line="360" w:lineRule="auto"/>
        <w:ind w:firstLine="227"/>
        <w:jc w:val="both"/>
        <w:rPr>
          <w:del w:id="1320" w:author="Lektorat Bauer" w:date="2025-02-27T11:20:00Z" w16du:dateUtc="2025-02-27T10:20:00Z"/>
          <w:rFonts w:ascii="Arial" w:hAnsi="Arial" w:cs="Arial"/>
          <w:sz w:val="24"/>
          <w:szCs w:val="24"/>
        </w:rPr>
      </w:pPr>
      <w:commentRangeStart w:id="1321"/>
      <w:del w:id="1322" w:author="Lektorat Bauer" w:date="2025-02-27T11:20:00Z" w16du:dateUtc="2025-02-27T10:20:00Z">
        <w:r w:rsidRPr="00944672" w:rsidDel="00C27D9D">
          <w:rPr>
            <w:rFonts w:ascii="Arial" w:hAnsi="Arial" w:cs="Arial"/>
            <w:sz w:val="24"/>
            <w:szCs w:val="24"/>
          </w:rPr>
          <w:delText xml:space="preserve">Die King Brown oder </w:delText>
        </w:r>
        <w:r w:rsidRPr="00944672" w:rsidDel="00C27D9D">
          <w:rPr>
            <w:rFonts w:ascii="Arial" w:hAnsi="Arial" w:cs="Arial"/>
            <w:noProof/>
            <w:sz w:val="24"/>
            <w:szCs w:val="24"/>
          </w:rPr>
          <w:delText>Mulga-Schlange</w:delText>
        </w:r>
        <w:r w:rsidRPr="00944672" w:rsidDel="00C27D9D">
          <w:rPr>
            <w:rFonts w:ascii="Arial" w:hAnsi="Arial" w:cs="Arial"/>
            <w:sz w:val="24"/>
            <w:szCs w:val="24"/>
          </w:rPr>
          <w:delText xml:space="preserve"> ist trotz ihres Namens keine Braunschlange, sondern eher mit der Schwarzotter verwandt. Sie wird 1,8 bis 2,0, in Ausnahmefällen 2,7 Meter lang. Ihre Körperfarbe ist oberseits einfarbig gelb- bis rotbraun, die Unterseite ist cremefarben und kann orange gepunktet sein. Kopf und Rumpf sind nicht deutlich voneinander abgesetzt.</w:delText>
        </w:r>
      </w:del>
    </w:p>
    <w:p w14:paraId="17BC1770" w14:textId="17B0C54E" w:rsidR="00944672" w:rsidRPr="00944672" w:rsidDel="00C27D9D" w:rsidRDefault="00944672" w:rsidP="00623B68">
      <w:pPr>
        <w:autoSpaceDE w:val="0"/>
        <w:autoSpaceDN w:val="0"/>
        <w:adjustRightInd w:val="0"/>
        <w:spacing w:after="0" w:line="360" w:lineRule="auto"/>
        <w:ind w:firstLine="227"/>
        <w:jc w:val="both"/>
        <w:rPr>
          <w:del w:id="1323" w:author="Lektorat Bauer" w:date="2025-02-27T11:20:00Z" w16du:dateUtc="2025-02-27T10:20:00Z"/>
          <w:rFonts w:ascii="Arial" w:hAnsi="Arial" w:cs="Arial"/>
          <w:sz w:val="24"/>
          <w:szCs w:val="24"/>
        </w:rPr>
      </w:pPr>
      <w:del w:id="1324" w:author="Lektorat Bauer" w:date="2025-02-27T11:20:00Z" w16du:dateUtc="2025-02-27T10:20:00Z">
        <w:r w:rsidRPr="00944672" w:rsidDel="00C27D9D">
          <w:rPr>
            <w:rFonts w:ascii="Arial" w:hAnsi="Arial" w:cs="Arial"/>
            <w:sz w:val="24"/>
            <w:szCs w:val="24"/>
          </w:rPr>
          <w:delText xml:space="preserve">Bei Begegnungen mit Menschen flüchtet die </w:delText>
        </w:r>
        <w:r w:rsidRPr="00944672" w:rsidDel="00C27D9D">
          <w:rPr>
            <w:rFonts w:ascii="Arial" w:hAnsi="Arial" w:cs="Arial"/>
            <w:noProof/>
            <w:sz w:val="24"/>
            <w:szCs w:val="24"/>
          </w:rPr>
          <w:delText>Mulga-Schlange</w:delText>
        </w:r>
        <w:r w:rsidRPr="00944672" w:rsidDel="00C27D9D">
          <w:rPr>
            <w:rFonts w:ascii="Arial" w:hAnsi="Arial" w:cs="Arial"/>
            <w:sz w:val="24"/>
            <w:szCs w:val="24"/>
          </w:rPr>
          <w:delText xml:space="preserve"> für gewöhnlich, wehrt sich </w:delText>
        </w:r>
        <w:r w:rsidRPr="00944672" w:rsidDel="00C27D9D">
          <w:rPr>
            <w:rFonts w:ascii="Arial" w:hAnsi="Arial" w:cs="Arial"/>
            <w:noProof/>
            <w:sz w:val="24"/>
            <w:szCs w:val="24"/>
          </w:rPr>
          <w:delText>jedoch</w:delText>
        </w:r>
        <w:r w:rsidRPr="00944672" w:rsidDel="00C27D9D">
          <w:rPr>
            <w:rFonts w:ascii="Arial" w:hAnsi="Arial" w:cs="Arial"/>
            <w:sz w:val="24"/>
            <w:szCs w:val="24"/>
          </w:rPr>
          <w:delText xml:space="preserve">, wenn sie in die Enge getrieben wird. </w:delText>
        </w:r>
      </w:del>
      <w:commentRangeEnd w:id="1321"/>
      <w:r w:rsidR="00C27D9D">
        <w:rPr>
          <w:rStyle w:val="Kommentarzeichen"/>
        </w:rPr>
        <w:commentReference w:id="1321"/>
      </w:r>
    </w:p>
    <w:p w14:paraId="25DBF210" w14:textId="517A3A3D" w:rsidR="00944672" w:rsidRPr="00944672" w:rsidDel="00C27D9D" w:rsidRDefault="00944672" w:rsidP="00623B68">
      <w:pPr>
        <w:autoSpaceDE w:val="0"/>
        <w:autoSpaceDN w:val="0"/>
        <w:adjustRightInd w:val="0"/>
        <w:spacing w:after="0" w:line="360" w:lineRule="auto"/>
        <w:ind w:firstLine="227"/>
        <w:jc w:val="both"/>
        <w:rPr>
          <w:del w:id="1325" w:author="Lektorat Bauer" w:date="2025-02-27T11:20:00Z" w16du:dateUtc="2025-02-27T10:20:00Z"/>
          <w:rFonts w:ascii="Arial" w:hAnsi="Arial" w:cs="Arial"/>
          <w:sz w:val="24"/>
          <w:szCs w:val="24"/>
        </w:rPr>
      </w:pPr>
      <w:commentRangeStart w:id="1326"/>
      <w:r w:rsidRPr="00944672">
        <w:rPr>
          <w:rFonts w:ascii="Arial" w:hAnsi="Arial" w:cs="Arial"/>
          <w:sz w:val="24"/>
          <w:szCs w:val="24"/>
        </w:rPr>
        <w:t xml:space="preserve">Die </w:t>
      </w:r>
      <w:r w:rsidRPr="00944672">
        <w:rPr>
          <w:rFonts w:ascii="Arial" w:hAnsi="Arial" w:cs="Arial"/>
          <w:noProof/>
          <w:sz w:val="24"/>
          <w:szCs w:val="24"/>
        </w:rPr>
        <w:t>Mulga-Schlange</w:t>
      </w:r>
      <w:r w:rsidRPr="00944672">
        <w:rPr>
          <w:rFonts w:ascii="Arial" w:hAnsi="Arial" w:cs="Arial"/>
          <w:sz w:val="24"/>
          <w:szCs w:val="24"/>
        </w:rPr>
        <w:t xml:space="preserve"> zeigt ein charakteristisches Abwehrverhalten: Der Vorderkörper wird bei Bedrohung aufgerichtet, das Maul aufgerissen und der Nacken leicht gespreizt. In dieser Position wird die Bedrohung fixiert. Wirkt das Abwehrverhalten nicht, erfolgen mehrere schnelle Bisse, wobei durch unterstützende Kaubewegungen nach einem Biss größere Mengen an Gift abgegeben werden.</w:t>
      </w:r>
      <w:ins w:id="1327" w:author="Lektorat Bauer" w:date="2025-02-27T11:20:00Z" w16du:dateUtc="2025-02-27T10:20:00Z">
        <w:r w:rsidR="00C27D9D">
          <w:rPr>
            <w:rFonts w:ascii="Arial" w:hAnsi="Arial" w:cs="Arial"/>
            <w:sz w:val="24"/>
            <w:szCs w:val="24"/>
          </w:rPr>
          <w:t xml:space="preserve"> </w:t>
        </w:r>
        <w:commentRangeEnd w:id="1326"/>
        <w:r w:rsidR="00C27D9D">
          <w:rPr>
            <w:rStyle w:val="Kommentarzeichen"/>
          </w:rPr>
          <w:commentReference w:id="1326"/>
        </w:r>
      </w:ins>
    </w:p>
    <w:p w14:paraId="01E22981" w14:textId="36B1F1CC" w:rsidR="00944672" w:rsidRPr="00944672" w:rsidRDefault="00944672" w:rsidP="00C27D9D">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In eben dieser </w:t>
      </w:r>
      <w:del w:id="1328" w:author="Lektorat Bauer" w:date="2025-02-27T11:21:00Z" w16du:dateUtc="2025-02-27T10:21:00Z">
        <w:r w:rsidRPr="00944672" w:rsidDel="00C27D9D">
          <w:rPr>
            <w:rFonts w:ascii="Arial" w:hAnsi="Arial" w:cs="Arial"/>
            <w:sz w:val="24"/>
            <w:szCs w:val="24"/>
          </w:rPr>
          <w:delText xml:space="preserve">aufgerichteten </w:delText>
        </w:r>
      </w:del>
      <w:r w:rsidRPr="00944672">
        <w:rPr>
          <w:rFonts w:ascii="Arial" w:hAnsi="Arial" w:cs="Arial"/>
          <w:sz w:val="24"/>
          <w:szCs w:val="24"/>
        </w:rPr>
        <w:t xml:space="preserve">Haltung </w:t>
      </w:r>
      <w:del w:id="1329" w:author="Lektorat Bauer" w:date="2025-02-27T11:21:00Z" w16du:dateUtc="2025-02-27T10:21:00Z">
        <w:r w:rsidRPr="00944672" w:rsidDel="00C27D9D">
          <w:rPr>
            <w:rFonts w:ascii="Arial" w:hAnsi="Arial" w:cs="Arial"/>
            <w:sz w:val="24"/>
            <w:szCs w:val="24"/>
          </w:rPr>
          <w:delText xml:space="preserve">war </w:delText>
        </w:r>
      </w:del>
      <w:ins w:id="1330" w:author="Lektorat Bauer" w:date="2025-02-27T11:21:00Z" w16du:dateUtc="2025-02-27T10:21:00Z">
        <w:r w:rsidR="00C27D9D">
          <w:rPr>
            <w:rFonts w:ascii="Arial" w:hAnsi="Arial" w:cs="Arial"/>
            <w:sz w:val="24"/>
            <w:szCs w:val="24"/>
          </w:rPr>
          <w:t>taxierte</w:t>
        </w:r>
        <w:r w:rsidR="00C27D9D" w:rsidRPr="00944672">
          <w:rPr>
            <w:rFonts w:ascii="Arial" w:hAnsi="Arial" w:cs="Arial"/>
            <w:sz w:val="24"/>
            <w:szCs w:val="24"/>
          </w:rPr>
          <w:t xml:space="preserve"> </w:t>
        </w:r>
      </w:ins>
      <w:r w:rsidRPr="00944672">
        <w:rPr>
          <w:rFonts w:ascii="Arial" w:hAnsi="Arial" w:cs="Arial"/>
          <w:sz w:val="24"/>
          <w:szCs w:val="24"/>
        </w:rPr>
        <w:t xml:space="preserve">die Schlange </w:t>
      </w:r>
      <w:del w:id="1331" w:author="Lektorat Bauer" w:date="2025-02-27T11:21:00Z" w16du:dateUtc="2025-02-27T10:21:00Z">
        <w:r w:rsidRPr="00944672" w:rsidDel="00C27D9D">
          <w:rPr>
            <w:rFonts w:ascii="Arial" w:hAnsi="Arial" w:cs="Arial"/>
            <w:sz w:val="24"/>
            <w:szCs w:val="24"/>
          </w:rPr>
          <w:delText xml:space="preserve">jetzt auf der Terrasse und taxierte </w:delText>
        </w:r>
      </w:del>
      <w:ins w:id="1332" w:author="Lektorat Bauer" w:date="2025-02-27T11:22:00Z" w16du:dateUtc="2025-02-27T10:22:00Z">
        <w:r w:rsidR="00C27D9D">
          <w:rPr>
            <w:rFonts w:ascii="Arial" w:hAnsi="Arial" w:cs="Arial"/>
            <w:sz w:val="24"/>
            <w:szCs w:val="24"/>
          </w:rPr>
          <w:t xml:space="preserve">nun </w:t>
        </w:r>
      </w:ins>
      <w:r w:rsidRPr="00944672">
        <w:rPr>
          <w:rFonts w:ascii="Arial" w:hAnsi="Arial" w:cs="Arial"/>
          <w:sz w:val="24"/>
          <w:szCs w:val="24"/>
        </w:rPr>
        <w:t>Cindy</w:t>
      </w:r>
      <w:ins w:id="1333" w:author="Lektorat Bauer" w:date="2025-02-27T11:21:00Z" w16du:dateUtc="2025-02-27T10:21:00Z">
        <w:r w:rsidR="00C27D9D">
          <w:rPr>
            <w:rFonts w:ascii="Arial" w:hAnsi="Arial" w:cs="Arial"/>
            <w:sz w:val="24"/>
            <w:szCs w:val="24"/>
          </w:rPr>
          <w:t>.</w:t>
        </w:r>
      </w:ins>
      <w:del w:id="1334" w:author="Lektorat Bauer" w:date="2025-02-27T11:21:00Z" w16du:dateUtc="2025-02-27T10:21:00Z">
        <w:r w:rsidRPr="00944672" w:rsidDel="00C27D9D">
          <w:rPr>
            <w:rFonts w:ascii="Arial" w:hAnsi="Arial" w:cs="Arial"/>
            <w:sz w:val="24"/>
            <w:szCs w:val="24"/>
          </w:rPr>
          <w:delText xml:space="preserve">, </w:delText>
        </w:r>
        <w:commentRangeStart w:id="1335"/>
        <w:r w:rsidRPr="00944672" w:rsidDel="00C27D9D">
          <w:rPr>
            <w:rFonts w:ascii="Arial" w:hAnsi="Arial" w:cs="Arial"/>
            <w:sz w:val="24"/>
            <w:szCs w:val="24"/>
          </w:rPr>
          <w:delText>von der die Schlange nicht wusste, ob Cindy eine Bedrohung war oder nicht.</w:delText>
        </w:r>
      </w:del>
      <w:r w:rsidRPr="00944672">
        <w:rPr>
          <w:rFonts w:ascii="Arial" w:hAnsi="Arial" w:cs="Arial"/>
          <w:sz w:val="24"/>
          <w:szCs w:val="24"/>
        </w:rPr>
        <w:t xml:space="preserve"> </w:t>
      </w:r>
      <w:commentRangeEnd w:id="1335"/>
      <w:r w:rsidR="00C27D9D">
        <w:rPr>
          <w:rStyle w:val="Kommentarzeichen"/>
        </w:rPr>
        <w:commentReference w:id="1335"/>
      </w:r>
    </w:p>
    <w:p w14:paraId="5C5EFD99" w14:textId="4D3FA4D2"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Durch die Vibrationen der Stimmen abgelenkt, entschied die Mulga</w:t>
      </w:r>
      <w:ins w:id="1336" w:author="Lektorat Bauer" w:date="2025-02-27T11:22:00Z" w16du:dateUtc="2025-02-27T10:22:00Z">
        <w:r w:rsidR="00C27D9D">
          <w:rPr>
            <w:rFonts w:ascii="Arial" w:hAnsi="Arial" w:cs="Arial"/>
            <w:sz w:val="24"/>
            <w:szCs w:val="24"/>
          </w:rPr>
          <w:t>, dass es mit bloßen Gesten nicht getan sei.</w:t>
        </w:r>
      </w:ins>
      <w:del w:id="1337" w:author="Lektorat Bauer" w:date="2025-02-27T11:22:00Z" w16du:dateUtc="2025-02-27T10:22:00Z">
        <w:r w:rsidRPr="00944672" w:rsidDel="00C27D9D">
          <w:rPr>
            <w:rFonts w:ascii="Arial" w:hAnsi="Arial" w:cs="Arial"/>
            <w:sz w:val="24"/>
            <w:szCs w:val="24"/>
          </w:rPr>
          <w:delText xml:space="preserve"> </w:delText>
        </w:r>
        <w:commentRangeStart w:id="1338"/>
        <w:r w:rsidRPr="00944672" w:rsidDel="00C27D9D">
          <w:rPr>
            <w:rFonts w:ascii="Arial" w:hAnsi="Arial" w:cs="Arial"/>
            <w:sz w:val="24"/>
            <w:szCs w:val="24"/>
          </w:rPr>
          <w:delText xml:space="preserve">auf Feind </w:delText>
        </w:r>
      </w:del>
      <w:commentRangeEnd w:id="1338"/>
      <w:r w:rsidR="00C27D9D">
        <w:rPr>
          <w:rStyle w:val="Kommentarzeichen"/>
        </w:rPr>
        <w:commentReference w:id="1338"/>
      </w:r>
      <w:del w:id="1339" w:author="Lektorat Bauer" w:date="2025-02-27T11:22:00Z" w16du:dateUtc="2025-02-27T10:22:00Z">
        <w:r w:rsidRPr="00944672" w:rsidDel="00C27D9D">
          <w:rPr>
            <w:rFonts w:ascii="Arial" w:hAnsi="Arial" w:cs="Arial"/>
            <w:sz w:val="24"/>
            <w:szCs w:val="24"/>
          </w:rPr>
          <w:delText>und</w:delText>
        </w:r>
      </w:del>
      <w:r w:rsidRPr="00944672">
        <w:rPr>
          <w:rFonts w:ascii="Arial" w:hAnsi="Arial" w:cs="Arial"/>
          <w:sz w:val="24"/>
          <w:szCs w:val="24"/>
        </w:rPr>
        <w:t xml:space="preserve"> </w:t>
      </w:r>
      <w:del w:id="1340" w:author="Lektorat Bauer" w:date="2025-02-27T11:22:00Z" w16du:dateUtc="2025-02-27T10:22:00Z">
        <w:r w:rsidRPr="00944672" w:rsidDel="00C27D9D">
          <w:rPr>
            <w:rFonts w:ascii="Arial" w:hAnsi="Arial" w:cs="Arial"/>
            <w:sz w:val="24"/>
            <w:szCs w:val="24"/>
          </w:rPr>
          <w:delText>i</w:delText>
        </w:r>
      </w:del>
      <w:ins w:id="1341" w:author="Lektorat Bauer" w:date="2025-02-27T11:22:00Z" w16du:dateUtc="2025-02-27T10:22:00Z">
        <w:r w:rsidR="00C27D9D">
          <w:rPr>
            <w:rFonts w:ascii="Arial" w:hAnsi="Arial" w:cs="Arial"/>
            <w:sz w:val="24"/>
            <w:szCs w:val="24"/>
          </w:rPr>
          <w:t>I</w:t>
        </w:r>
      </w:ins>
      <w:r w:rsidRPr="00944672">
        <w:rPr>
          <w:rFonts w:ascii="Arial" w:hAnsi="Arial" w:cs="Arial"/>
          <w:sz w:val="24"/>
          <w:szCs w:val="24"/>
        </w:rPr>
        <w:t>hr Kopf schoss nach vorn</w:t>
      </w:r>
      <w:ins w:id="1342" w:author="Lektorat Bauer" w:date="2025-02-27T11:23:00Z" w16du:dateUtc="2025-02-27T10:23:00Z">
        <w:r w:rsidR="00C27D9D">
          <w:rPr>
            <w:rFonts w:ascii="Arial" w:hAnsi="Arial" w:cs="Arial"/>
            <w:sz w:val="24"/>
            <w:szCs w:val="24"/>
          </w:rPr>
          <w:t xml:space="preserve">. </w:t>
        </w:r>
      </w:ins>
      <w:del w:id="1343" w:author="Lektorat Bauer" w:date="2025-02-27T11:23:00Z" w16du:dateUtc="2025-02-27T10:23:00Z">
        <w:r w:rsidRPr="00944672" w:rsidDel="00C27D9D">
          <w:rPr>
            <w:rFonts w:ascii="Arial" w:hAnsi="Arial" w:cs="Arial"/>
            <w:sz w:val="24"/>
            <w:szCs w:val="24"/>
          </w:rPr>
          <w:delText xml:space="preserve">, um den Feind zu bekämpfen. </w:delText>
        </w:r>
      </w:del>
      <w:r w:rsidRPr="00944672">
        <w:rPr>
          <w:rFonts w:ascii="Arial" w:hAnsi="Arial" w:cs="Arial"/>
          <w:sz w:val="24"/>
          <w:szCs w:val="24"/>
        </w:rPr>
        <w:t xml:space="preserve">Cindy saß zwar in einem Stuhl, hatte sich </w:t>
      </w:r>
      <w:r w:rsidRPr="00944672">
        <w:rPr>
          <w:rFonts w:ascii="Arial" w:hAnsi="Arial" w:cs="Arial"/>
          <w:noProof/>
          <w:sz w:val="24"/>
          <w:szCs w:val="24"/>
        </w:rPr>
        <w:t>jedoch</w:t>
      </w:r>
      <w:r w:rsidRPr="00944672">
        <w:rPr>
          <w:rFonts w:ascii="Arial" w:hAnsi="Arial" w:cs="Arial"/>
          <w:sz w:val="24"/>
          <w:szCs w:val="24"/>
        </w:rPr>
        <w:t xml:space="preserve"> ein Handtuch über die Beine gelegt</w:t>
      </w:r>
      <w:ins w:id="1344" w:author="Lektorat Bauer" w:date="2025-02-27T11:23:00Z" w16du:dateUtc="2025-02-27T10:23:00Z">
        <w:r w:rsidR="00C27D9D">
          <w:rPr>
            <w:rFonts w:ascii="Arial" w:hAnsi="Arial" w:cs="Arial"/>
            <w:sz w:val="24"/>
            <w:szCs w:val="24"/>
          </w:rPr>
          <w:t>.</w:t>
        </w:r>
      </w:ins>
      <w:del w:id="1345" w:author="Lektorat Bauer" w:date="2025-02-27T11:23:00Z" w16du:dateUtc="2025-02-27T10:23:00Z">
        <w:r w:rsidRPr="00944672" w:rsidDel="00C27D9D">
          <w:rPr>
            <w:rFonts w:ascii="Arial" w:hAnsi="Arial" w:cs="Arial"/>
            <w:sz w:val="24"/>
            <w:szCs w:val="24"/>
          </w:rPr>
          <w:delText>,</w:delText>
        </w:r>
      </w:del>
      <w:r w:rsidRPr="00944672">
        <w:rPr>
          <w:rFonts w:ascii="Arial" w:hAnsi="Arial" w:cs="Arial"/>
          <w:sz w:val="24"/>
          <w:szCs w:val="24"/>
        </w:rPr>
        <w:t xml:space="preserve"> </w:t>
      </w:r>
      <w:ins w:id="1346" w:author="Lektorat Bauer" w:date="2025-02-27T11:23:00Z" w16du:dateUtc="2025-02-27T10:23:00Z">
        <w:r w:rsidR="00C27D9D">
          <w:rPr>
            <w:rFonts w:ascii="Arial" w:hAnsi="Arial" w:cs="Arial"/>
            <w:sz w:val="24"/>
            <w:szCs w:val="24"/>
          </w:rPr>
          <w:t>D</w:t>
        </w:r>
      </w:ins>
      <w:del w:id="1347" w:author="Lektorat Bauer" w:date="2025-02-27T11:23:00Z" w16du:dateUtc="2025-02-27T10:23:00Z">
        <w:r w:rsidRPr="00944672" w:rsidDel="00C27D9D">
          <w:rPr>
            <w:rFonts w:ascii="Arial" w:hAnsi="Arial" w:cs="Arial"/>
            <w:sz w:val="24"/>
            <w:szCs w:val="24"/>
          </w:rPr>
          <w:delText>d</w:delText>
        </w:r>
      </w:del>
      <w:r w:rsidRPr="00944672">
        <w:rPr>
          <w:rFonts w:ascii="Arial" w:hAnsi="Arial" w:cs="Arial"/>
          <w:sz w:val="24"/>
          <w:szCs w:val="24"/>
        </w:rPr>
        <w:t xml:space="preserve">as rettete sie jetzt, denn die Schlange verbiss sich in dem Stoff und konnte ihr Gift so nicht gegen Cindy einsetzen. </w:t>
      </w:r>
    </w:p>
    <w:p w14:paraId="4333B837" w14:textId="198B6099"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Im Reflex warf Cindy das Handtuch über die Schlange und konnte sich </w:t>
      </w:r>
      <w:del w:id="1348" w:author="Lektorat Bauer" w:date="2025-02-27T11:23:00Z" w16du:dateUtc="2025-02-27T10:23:00Z">
        <w:r w:rsidRPr="00944672" w:rsidDel="00C27D9D">
          <w:rPr>
            <w:rFonts w:ascii="Arial" w:hAnsi="Arial" w:cs="Arial"/>
            <w:sz w:val="24"/>
            <w:szCs w:val="24"/>
          </w:rPr>
          <w:delText xml:space="preserve">somit </w:delText>
        </w:r>
      </w:del>
      <w:r w:rsidRPr="00944672">
        <w:rPr>
          <w:rFonts w:ascii="Arial" w:hAnsi="Arial" w:cs="Arial"/>
          <w:sz w:val="24"/>
          <w:szCs w:val="24"/>
        </w:rPr>
        <w:t xml:space="preserve">außer Reichweite der Schlange bringen. </w:t>
      </w:r>
    </w:p>
    <w:p w14:paraId="322EFA76"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 xml:space="preserve">John, der das von drinnen hatte sehen können, kam mit einem Besen raus und fegte das Handtuch samt Schlage von der Terrasse. Dann nahm </w:t>
      </w:r>
      <w:del w:id="1349" w:author="Lektorat Bauer" w:date="2025-02-27T11:25:00Z" w16du:dateUtc="2025-02-27T10:25:00Z">
        <w:r w:rsidRPr="00944672" w:rsidDel="00027FEE">
          <w:rPr>
            <w:rFonts w:ascii="Arial" w:hAnsi="Arial" w:cs="Arial"/>
            <w:sz w:val="24"/>
            <w:szCs w:val="24"/>
          </w:rPr>
          <w:delText>d</w:delText>
        </w:r>
      </w:del>
      <w:r w:rsidRPr="00944672">
        <w:rPr>
          <w:rFonts w:ascii="Arial" w:hAnsi="Arial" w:cs="Arial"/>
          <w:sz w:val="24"/>
          <w:szCs w:val="24"/>
        </w:rPr>
        <w:t>er die zitternde</w:t>
      </w:r>
      <w:del w:id="1350" w:author="Lektorat Bauer" w:date="2025-02-27T11:25:00Z" w16du:dateUtc="2025-02-27T10:25:00Z">
        <w:r w:rsidRPr="00944672" w:rsidDel="00027FEE">
          <w:rPr>
            <w:rFonts w:ascii="Arial" w:hAnsi="Arial" w:cs="Arial"/>
            <w:sz w:val="24"/>
            <w:szCs w:val="24"/>
          </w:rPr>
          <w:delText>n</w:delText>
        </w:r>
      </w:del>
      <w:r w:rsidRPr="00944672">
        <w:rPr>
          <w:rFonts w:ascii="Arial" w:hAnsi="Arial" w:cs="Arial"/>
          <w:sz w:val="24"/>
          <w:szCs w:val="24"/>
        </w:rPr>
        <w:t xml:space="preserve"> Cindy in die Arme, um sie zu trösten.</w:t>
      </w:r>
    </w:p>
    <w:p w14:paraId="4F4B4A99" w14:textId="763B0F16" w:rsidR="00944672" w:rsidRPr="00944672" w:rsidDel="00027FEE" w:rsidRDefault="00944672" w:rsidP="00623B68">
      <w:pPr>
        <w:autoSpaceDE w:val="0"/>
        <w:autoSpaceDN w:val="0"/>
        <w:adjustRightInd w:val="0"/>
        <w:spacing w:after="0" w:line="360" w:lineRule="auto"/>
        <w:ind w:firstLine="227"/>
        <w:jc w:val="both"/>
        <w:rPr>
          <w:del w:id="1351" w:author="Lektorat Bauer" w:date="2025-02-27T11:25:00Z" w16du:dateUtc="2025-02-27T10:25:00Z"/>
          <w:rFonts w:ascii="Arial" w:hAnsi="Arial" w:cs="Arial"/>
          <w:sz w:val="24"/>
          <w:szCs w:val="24"/>
        </w:rPr>
      </w:pPr>
      <w:del w:id="1352" w:author="Lektorat Bauer" w:date="2025-02-27T11:25:00Z" w16du:dateUtc="2025-02-27T10:25:00Z">
        <w:r w:rsidRPr="00944672" w:rsidDel="00027FEE">
          <w:rPr>
            <w:rFonts w:ascii="Arial" w:hAnsi="Arial" w:cs="Arial"/>
            <w:sz w:val="24"/>
            <w:szCs w:val="24"/>
          </w:rPr>
          <w:delText xml:space="preserve">Was jetzt passierte, hätte in jedem Hollywood-Drehbuch für Lacher gesorgt und wäre, als ‚zu weit hergeholt‘ abgelehnt </w:delText>
        </w:r>
        <w:commentRangeStart w:id="1353"/>
        <w:r w:rsidRPr="00944672" w:rsidDel="00027FEE">
          <w:rPr>
            <w:rFonts w:ascii="Arial" w:hAnsi="Arial" w:cs="Arial"/>
            <w:sz w:val="24"/>
            <w:szCs w:val="24"/>
          </w:rPr>
          <w:delText>worden</w:delText>
        </w:r>
      </w:del>
      <w:commentRangeEnd w:id="1353"/>
      <w:r w:rsidR="00027FEE">
        <w:rPr>
          <w:rStyle w:val="Kommentarzeichen"/>
        </w:rPr>
        <w:commentReference w:id="1353"/>
      </w:r>
      <w:del w:id="1354" w:author="Lektorat Bauer" w:date="2025-02-27T11:25:00Z" w16du:dateUtc="2025-02-27T10:25:00Z">
        <w:r w:rsidRPr="00944672" w:rsidDel="00027FEE">
          <w:rPr>
            <w:rFonts w:ascii="Arial" w:hAnsi="Arial" w:cs="Arial"/>
            <w:sz w:val="24"/>
            <w:szCs w:val="24"/>
          </w:rPr>
          <w:delText xml:space="preserve">. </w:delText>
        </w:r>
      </w:del>
    </w:p>
    <w:p w14:paraId="16799F3C" w14:textId="04C0E9A0"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del w:id="1355" w:author="Lektorat Bauer" w:date="2025-02-27T13:14:00Z" w16du:dateUtc="2025-02-27T12:14:00Z">
        <w:r w:rsidRPr="00944672" w:rsidDel="006329E8">
          <w:rPr>
            <w:rFonts w:ascii="Arial" w:hAnsi="Arial" w:cs="Arial"/>
            <w:sz w:val="24"/>
            <w:szCs w:val="24"/>
          </w:rPr>
          <w:delText xml:space="preserve">Weil </w:delText>
        </w:r>
      </w:del>
      <w:r w:rsidRPr="00944672">
        <w:rPr>
          <w:rFonts w:ascii="Arial" w:hAnsi="Arial" w:cs="Arial"/>
          <w:sz w:val="24"/>
          <w:szCs w:val="24"/>
        </w:rPr>
        <w:t>Cindy</w:t>
      </w:r>
      <w:ins w:id="1356" w:author="Lektorat Bauer" w:date="2025-02-27T13:14:00Z" w16du:dateUtc="2025-02-27T12:14:00Z">
        <w:r w:rsidR="006329E8">
          <w:rPr>
            <w:rFonts w:ascii="Arial" w:hAnsi="Arial" w:cs="Arial"/>
            <w:sz w:val="24"/>
            <w:szCs w:val="24"/>
          </w:rPr>
          <w:t xml:space="preserve"> aber erlitt</w:t>
        </w:r>
      </w:ins>
      <w:r w:rsidRPr="00944672">
        <w:rPr>
          <w:rFonts w:ascii="Arial" w:hAnsi="Arial" w:cs="Arial"/>
          <w:sz w:val="24"/>
          <w:szCs w:val="24"/>
        </w:rPr>
        <w:t xml:space="preserve"> einen Schwächeanfall</w:t>
      </w:r>
      <w:del w:id="1357" w:author="Lektorat Bauer" w:date="2025-02-27T13:14:00Z" w16du:dateUtc="2025-02-27T12:14:00Z">
        <w:r w:rsidRPr="00944672" w:rsidDel="006329E8">
          <w:rPr>
            <w:rFonts w:ascii="Arial" w:hAnsi="Arial" w:cs="Arial"/>
            <w:sz w:val="24"/>
            <w:szCs w:val="24"/>
          </w:rPr>
          <w:delText xml:space="preserve"> bekam</w:delText>
        </w:r>
      </w:del>
      <w:r w:rsidRPr="00944672">
        <w:rPr>
          <w:rFonts w:ascii="Arial" w:hAnsi="Arial" w:cs="Arial"/>
          <w:sz w:val="24"/>
          <w:szCs w:val="24"/>
        </w:rPr>
        <w:t xml:space="preserve">, </w:t>
      </w:r>
      <w:ins w:id="1358" w:author="Lektorat Bauer" w:date="2025-02-27T13:14:00Z" w16du:dateUtc="2025-02-27T12:14:00Z">
        <w:r w:rsidR="006329E8">
          <w:rPr>
            <w:rFonts w:ascii="Arial" w:hAnsi="Arial" w:cs="Arial"/>
            <w:sz w:val="24"/>
            <w:szCs w:val="24"/>
          </w:rPr>
          <w:t xml:space="preserve">sank ganz in seine Arme und John </w:t>
        </w:r>
      </w:ins>
      <w:r w:rsidRPr="00944672">
        <w:rPr>
          <w:rFonts w:ascii="Arial" w:hAnsi="Arial" w:cs="Arial"/>
          <w:sz w:val="24"/>
          <w:szCs w:val="24"/>
        </w:rPr>
        <w:t xml:space="preserve">verlor </w:t>
      </w:r>
      <w:del w:id="1359" w:author="Lektorat Bauer" w:date="2025-02-27T13:14:00Z" w16du:dateUtc="2025-02-27T12:14:00Z">
        <w:r w:rsidRPr="00944672" w:rsidDel="006329E8">
          <w:rPr>
            <w:rFonts w:ascii="Arial" w:hAnsi="Arial" w:cs="Arial"/>
            <w:sz w:val="24"/>
            <w:szCs w:val="24"/>
          </w:rPr>
          <w:delText xml:space="preserve">John </w:delText>
        </w:r>
      </w:del>
      <w:r w:rsidRPr="00944672">
        <w:rPr>
          <w:rFonts w:ascii="Arial" w:hAnsi="Arial" w:cs="Arial"/>
          <w:sz w:val="24"/>
          <w:szCs w:val="24"/>
        </w:rPr>
        <w:t>das Gleichgewicht</w:t>
      </w:r>
      <w:del w:id="1360" w:author="Lektorat Bauer" w:date="2025-02-27T13:14:00Z" w16du:dateUtc="2025-02-27T12:14:00Z">
        <w:r w:rsidRPr="00944672" w:rsidDel="006329E8">
          <w:rPr>
            <w:rFonts w:ascii="Arial" w:hAnsi="Arial" w:cs="Arial"/>
            <w:sz w:val="24"/>
            <w:szCs w:val="24"/>
          </w:rPr>
          <w:delText xml:space="preserve"> und stolperte</w:delText>
        </w:r>
      </w:del>
      <w:r w:rsidRPr="00944672">
        <w:rPr>
          <w:rFonts w:ascii="Arial" w:hAnsi="Arial" w:cs="Arial"/>
          <w:sz w:val="24"/>
          <w:szCs w:val="24"/>
        </w:rPr>
        <w:t xml:space="preserve">. Hierdurch </w:t>
      </w:r>
      <w:del w:id="1361" w:author="Lektorat Bauer" w:date="2025-02-27T13:14:00Z" w16du:dateUtc="2025-02-27T12:14:00Z">
        <w:r w:rsidRPr="00944672" w:rsidDel="006329E8">
          <w:rPr>
            <w:rFonts w:ascii="Arial" w:hAnsi="Arial" w:cs="Arial"/>
            <w:sz w:val="24"/>
            <w:szCs w:val="24"/>
          </w:rPr>
          <w:delText xml:space="preserve">fiel </w:delText>
        </w:r>
      </w:del>
      <w:ins w:id="1362" w:author="Lektorat Bauer" w:date="2025-02-27T13:14:00Z" w16du:dateUtc="2025-02-27T12:14:00Z">
        <w:r w:rsidR="006329E8">
          <w:rPr>
            <w:rFonts w:ascii="Arial" w:hAnsi="Arial" w:cs="Arial"/>
            <w:sz w:val="24"/>
            <w:szCs w:val="24"/>
          </w:rPr>
          <w:t>stürzte</w:t>
        </w:r>
        <w:r w:rsidR="006329E8" w:rsidRPr="00944672">
          <w:rPr>
            <w:rFonts w:ascii="Arial" w:hAnsi="Arial" w:cs="Arial"/>
            <w:sz w:val="24"/>
            <w:szCs w:val="24"/>
          </w:rPr>
          <w:t xml:space="preserve"> </w:t>
        </w:r>
      </w:ins>
      <w:r w:rsidRPr="00944672">
        <w:rPr>
          <w:rFonts w:ascii="Arial" w:hAnsi="Arial" w:cs="Arial"/>
          <w:sz w:val="24"/>
          <w:szCs w:val="24"/>
        </w:rPr>
        <w:t xml:space="preserve">er von der Terrasse. </w:t>
      </w:r>
      <w:del w:id="1363" w:author="Lektorat Bauer" w:date="2025-02-27T13:15:00Z" w16du:dateUtc="2025-02-27T12:15:00Z">
        <w:r w:rsidRPr="00944672" w:rsidDel="006329E8">
          <w:rPr>
            <w:rFonts w:ascii="Arial" w:hAnsi="Arial" w:cs="Arial"/>
            <w:sz w:val="24"/>
            <w:szCs w:val="24"/>
          </w:rPr>
          <w:delText xml:space="preserve">Jetzt </w:delText>
        </w:r>
      </w:del>
      <w:ins w:id="1364" w:author="Lektorat Bauer" w:date="2025-02-27T13:15:00Z" w16du:dateUtc="2025-02-27T12:15:00Z">
        <w:r w:rsidR="006329E8">
          <w:rPr>
            <w:rFonts w:ascii="Arial" w:hAnsi="Arial" w:cs="Arial"/>
            <w:sz w:val="24"/>
            <w:szCs w:val="24"/>
          </w:rPr>
          <w:t>Dann</w:t>
        </w:r>
        <w:r w:rsidR="006329E8" w:rsidRPr="00944672">
          <w:rPr>
            <w:rFonts w:ascii="Arial" w:hAnsi="Arial" w:cs="Arial"/>
            <w:sz w:val="24"/>
            <w:szCs w:val="24"/>
          </w:rPr>
          <w:t xml:space="preserve"> </w:t>
        </w:r>
      </w:ins>
      <w:r w:rsidRPr="00944672">
        <w:rPr>
          <w:rFonts w:ascii="Arial" w:hAnsi="Arial" w:cs="Arial"/>
          <w:sz w:val="24"/>
          <w:szCs w:val="24"/>
        </w:rPr>
        <w:t xml:space="preserve">kamen die Unwägbarkeiten des </w:t>
      </w:r>
      <w:del w:id="1365" w:author="Lektorat Bauer" w:date="2025-02-27T13:15:00Z" w16du:dateUtc="2025-02-27T12:15:00Z">
        <w:r w:rsidRPr="00944672" w:rsidDel="006329E8">
          <w:rPr>
            <w:rFonts w:ascii="Arial" w:hAnsi="Arial" w:cs="Arial"/>
            <w:sz w:val="24"/>
            <w:szCs w:val="24"/>
          </w:rPr>
          <w:delText xml:space="preserve">echten </w:delText>
        </w:r>
      </w:del>
      <w:r w:rsidRPr="00944672">
        <w:rPr>
          <w:rFonts w:ascii="Arial" w:hAnsi="Arial" w:cs="Arial"/>
          <w:sz w:val="24"/>
          <w:szCs w:val="24"/>
        </w:rPr>
        <w:t xml:space="preserve">Lebens zum Tragen. Neben dem Ast, bei dem John </w:t>
      </w:r>
      <w:del w:id="1366" w:author="Lektorat Bauer" w:date="2025-02-27T13:15:00Z" w16du:dateUtc="2025-02-27T12:15:00Z">
        <w:r w:rsidRPr="00944672" w:rsidDel="006329E8">
          <w:rPr>
            <w:rFonts w:ascii="Arial" w:hAnsi="Arial" w:cs="Arial"/>
            <w:sz w:val="24"/>
            <w:szCs w:val="24"/>
          </w:rPr>
          <w:delText xml:space="preserve">aufkam </w:delText>
        </w:r>
      </w:del>
      <w:ins w:id="1367" w:author="Lektorat Bauer" w:date="2025-02-27T13:15:00Z" w16du:dateUtc="2025-02-27T12:15:00Z">
        <w:r w:rsidR="006329E8">
          <w:rPr>
            <w:rFonts w:ascii="Arial" w:hAnsi="Arial" w:cs="Arial"/>
            <w:sz w:val="24"/>
            <w:szCs w:val="24"/>
          </w:rPr>
          <w:t>landete</w:t>
        </w:r>
        <w:r w:rsidR="006329E8" w:rsidRPr="00944672">
          <w:rPr>
            <w:rFonts w:ascii="Arial" w:hAnsi="Arial" w:cs="Arial"/>
            <w:sz w:val="24"/>
            <w:szCs w:val="24"/>
          </w:rPr>
          <w:t xml:space="preserve"> </w:t>
        </w:r>
      </w:ins>
      <w:r w:rsidRPr="00944672">
        <w:rPr>
          <w:rFonts w:ascii="Arial" w:hAnsi="Arial" w:cs="Arial"/>
          <w:sz w:val="24"/>
          <w:szCs w:val="24"/>
        </w:rPr>
        <w:t xml:space="preserve">und </w:t>
      </w:r>
      <w:del w:id="1368" w:author="Lektorat Bauer" w:date="2025-02-27T13:15:00Z" w16du:dateUtc="2025-02-27T12:15:00Z">
        <w:r w:rsidRPr="00944672" w:rsidDel="006329E8">
          <w:rPr>
            <w:rFonts w:ascii="Arial" w:hAnsi="Arial" w:cs="Arial"/>
            <w:sz w:val="24"/>
            <w:szCs w:val="24"/>
          </w:rPr>
          <w:delText xml:space="preserve">wo </w:delText>
        </w:r>
      </w:del>
      <w:ins w:id="1369" w:author="Lektorat Bauer" w:date="2025-02-27T13:15:00Z" w16du:dateUtc="2025-02-27T12:15:00Z">
        <w:r w:rsidR="006329E8">
          <w:rPr>
            <w:rFonts w:ascii="Arial" w:hAnsi="Arial" w:cs="Arial"/>
            <w:sz w:val="24"/>
            <w:szCs w:val="24"/>
          </w:rPr>
          <w:t>an dem</w:t>
        </w:r>
        <w:r w:rsidR="006329E8" w:rsidRPr="00944672">
          <w:rPr>
            <w:rFonts w:ascii="Arial" w:hAnsi="Arial" w:cs="Arial"/>
            <w:sz w:val="24"/>
            <w:szCs w:val="24"/>
          </w:rPr>
          <w:t xml:space="preserve"> </w:t>
        </w:r>
      </w:ins>
      <w:r w:rsidRPr="00944672">
        <w:rPr>
          <w:rFonts w:ascii="Arial" w:hAnsi="Arial" w:cs="Arial"/>
          <w:sz w:val="24"/>
          <w:szCs w:val="24"/>
        </w:rPr>
        <w:t>er sich abstützte, um den Aufprall zu mindern, hatte sich eine ‚Red-Back‘-Spinne eingerichtet, die sofort reagiert</w:t>
      </w:r>
      <w:ins w:id="1370" w:author="Lektorat Bauer" w:date="2025-02-27T13:12:00Z" w16du:dateUtc="2025-02-27T12:12:00Z">
        <w:r w:rsidR="006329E8">
          <w:rPr>
            <w:rFonts w:ascii="Arial" w:hAnsi="Arial" w:cs="Arial"/>
            <w:sz w:val="24"/>
            <w:szCs w:val="24"/>
          </w:rPr>
          <w:t>e</w:t>
        </w:r>
      </w:ins>
      <w:r w:rsidRPr="00944672">
        <w:rPr>
          <w:rFonts w:ascii="Arial" w:hAnsi="Arial" w:cs="Arial"/>
          <w:sz w:val="24"/>
          <w:szCs w:val="24"/>
        </w:rPr>
        <w:t xml:space="preserve"> und John in die Hand biss. </w:t>
      </w:r>
    </w:p>
    <w:p w14:paraId="52DE777E" w14:textId="78D2FA7C" w:rsidR="00944672" w:rsidRPr="00944672" w:rsidDel="006329E8" w:rsidRDefault="00944672" w:rsidP="006329E8">
      <w:pPr>
        <w:autoSpaceDE w:val="0"/>
        <w:autoSpaceDN w:val="0"/>
        <w:adjustRightInd w:val="0"/>
        <w:spacing w:after="0" w:line="360" w:lineRule="auto"/>
        <w:ind w:firstLine="227"/>
        <w:jc w:val="both"/>
        <w:rPr>
          <w:del w:id="1371" w:author="Lektorat Bauer" w:date="2025-02-27T13:13:00Z" w16du:dateUtc="2025-02-27T12:13:00Z"/>
          <w:rFonts w:ascii="Arial" w:hAnsi="Arial" w:cs="Arial"/>
          <w:sz w:val="24"/>
          <w:szCs w:val="24"/>
        </w:rPr>
      </w:pPr>
      <w:del w:id="1372" w:author="Lektorat Bauer" w:date="2025-02-27T13:12:00Z" w16du:dateUtc="2025-02-27T12:12:00Z">
        <w:r w:rsidRPr="00944672" w:rsidDel="006329E8">
          <w:rPr>
            <w:rFonts w:ascii="Arial" w:hAnsi="Arial" w:cs="Arial"/>
            <w:sz w:val="24"/>
            <w:szCs w:val="24"/>
          </w:rPr>
          <w:delText xml:space="preserve">Die </w:delText>
        </w:r>
        <w:commentRangeStart w:id="1373"/>
        <w:r w:rsidRPr="00944672" w:rsidDel="006329E8">
          <w:rPr>
            <w:rFonts w:ascii="Arial" w:hAnsi="Arial" w:cs="Arial"/>
            <w:sz w:val="24"/>
            <w:szCs w:val="24"/>
          </w:rPr>
          <w:delText>Körperfarbe der weiblichen Tiere ist Schwarz mit einem auffälligen roten, manchmal unterbrochenen Streifen auf der Oberseite des runden Hinterleibes. Die Art ist nicht aggressiv. Die männlichen Tiere sind ungiftig, für den Menschen gefährlich sind nur die Weibchen. Der</w:delText>
        </w:r>
      </w:del>
      <w:ins w:id="1374" w:author="Lektorat Bauer" w:date="2025-02-27T13:12:00Z" w16du:dateUtc="2025-02-27T12:12:00Z">
        <w:r w:rsidR="006329E8">
          <w:rPr>
            <w:rFonts w:ascii="Arial" w:hAnsi="Arial" w:cs="Arial"/>
            <w:sz w:val="24"/>
            <w:szCs w:val="24"/>
          </w:rPr>
          <w:t>Den</w:t>
        </w:r>
      </w:ins>
      <w:r w:rsidRPr="00944672">
        <w:rPr>
          <w:rFonts w:ascii="Arial" w:hAnsi="Arial" w:cs="Arial"/>
          <w:sz w:val="24"/>
          <w:szCs w:val="24"/>
        </w:rPr>
        <w:t xml:space="preserve"> Biss selbst </w:t>
      </w:r>
      <w:del w:id="1375" w:author="Lektorat Bauer" w:date="2025-02-27T13:12:00Z" w16du:dateUtc="2025-02-27T12:12:00Z">
        <w:r w:rsidRPr="00944672" w:rsidDel="006329E8">
          <w:rPr>
            <w:rFonts w:ascii="Arial" w:hAnsi="Arial" w:cs="Arial"/>
            <w:sz w:val="24"/>
            <w:szCs w:val="24"/>
          </w:rPr>
          <w:delText>ist kaum zu spüren</w:delText>
        </w:r>
      </w:del>
      <w:ins w:id="1376" w:author="Lektorat Bauer" w:date="2025-02-27T13:12:00Z" w16du:dateUtc="2025-02-27T12:12:00Z">
        <w:r w:rsidR="006329E8">
          <w:rPr>
            <w:rFonts w:ascii="Arial" w:hAnsi="Arial" w:cs="Arial"/>
            <w:sz w:val="24"/>
            <w:szCs w:val="24"/>
          </w:rPr>
          <w:t>spürte John kaum</w:t>
        </w:r>
      </w:ins>
      <w:r w:rsidRPr="00944672">
        <w:rPr>
          <w:rFonts w:ascii="Arial" w:hAnsi="Arial" w:cs="Arial"/>
          <w:sz w:val="24"/>
          <w:szCs w:val="24"/>
        </w:rPr>
        <w:t>,</w:t>
      </w:r>
      <w:ins w:id="1377" w:author="Lektorat Bauer" w:date="2025-02-27T13:12:00Z" w16du:dateUtc="2025-02-27T12:12:00Z">
        <w:r w:rsidR="006329E8">
          <w:rPr>
            <w:rFonts w:ascii="Arial" w:hAnsi="Arial" w:cs="Arial"/>
            <w:sz w:val="24"/>
            <w:szCs w:val="24"/>
          </w:rPr>
          <w:t xml:space="preserve"> aber</w:t>
        </w:r>
      </w:ins>
      <w:r w:rsidRPr="00944672">
        <w:rPr>
          <w:rFonts w:ascii="Arial" w:hAnsi="Arial" w:cs="Arial"/>
          <w:sz w:val="24"/>
          <w:szCs w:val="24"/>
        </w:rPr>
        <w:t xml:space="preserve"> </w:t>
      </w:r>
      <w:del w:id="1378" w:author="Lektorat Bauer" w:date="2025-02-27T13:13:00Z" w16du:dateUtc="2025-02-27T12:13:00Z">
        <w:r w:rsidRPr="00944672" w:rsidDel="006329E8">
          <w:rPr>
            <w:rFonts w:ascii="Arial" w:hAnsi="Arial" w:cs="Arial"/>
            <w:sz w:val="24"/>
            <w:szCs w:val="24"/>
          </w:rPr>
          <w:delText xml:space="preserve">der darauffolgende charakteristische Abdominalschmerz wird als „unerträglich“ beschrieben. Die Hauptkomponente des Giftes, das </w:delText>
        </w:r>
        <w:r w:rsidRPr="00944672" w:rsidDel="006329E8">
          <w:rPr>
            <w:rFonts w:ascii="Arial" w:hAnsi="Arial" w:cs="Arial"/>
            <w:noProof/>
            <w:sz w:val="24"/>
            <w:szCs w:val="24"/>
          </w:rPr>
          <w:delText>Alpha-Latrotoxin</w:delText>
        </w:r>
        <w:r w:rsidRPr="00944672" w:rsidDel="006329E8">
          <w:rPr>
            <w:rFonts w:ascii="Arial" w:hAnsi="Arial" w:cs="Arial"/>
            <w:sz w:val="24"/>
            <w:szCs w:val="24"/>
          </w:rPr>
          <w:delText>, führt zu Krämpfen und Schmerzen. Die Symptome dauern etwa zwölf Stunden an und klingen dann ab. Lebensgefahr besteht, wenn durch die auftretenden Lähmungserscheinungen das Atemzentrum betroffen ist.</w:delText>
        </w:r>
      </w:del>
      <w:commentRangeEnd w:id="1373"/>
      <w:r w:rsidR="006329E8">
        <w:rPr>
          <w:rStyle w:val="Kommentarzeichen"/>
        </w:rPr>
        <w:commentReference w:id="1373"/>
      </w:r>
    </w:p>
    <w:p w14:paraId="3B9B0D8B" w14:textId="6E83591F" w:rsidR="00944672" w:rsidRPr="00944672" w:rsidRDefault="00944672" w:rsidP="006329E8">
      <w:pPr>
        <w:autoSpaceDE w:val="0"/>
        <w:autoSpaceDN w:val="0"/>
        <w:adjustRightInd w:val="0"/>
        <w:spacing w:after="0" w:line="360" w:lineRule="auto"/>
        <w:ind w:firstLine="227"/>
        <w:jc w:val="both"/>
        <w:rPr>
          <w:rFonts w:ascii="Arial" w:hAnsi="Arial" w:cs="Arial"/>
          <w:sz w:val="24"/>
          <w:szCs w:val="24"/>
        </w:rPr>
      </w:pPr>
      <w:del w:id="1379" w:author="Lektorat Bauer" w:date="2025-02-27T13:13:00Z" w16du:dateUtc="2025-02-27T12:13:00Z">
        <w:r w:rsidRPr="00944672" w:rsidDel="006329E8">
          <w:rPr>
            <w:rFonts w:ascii="Arial" w:hAnsi="Arial" w:cs="Arial"/>
            <w:sz w:val="24"/>
            <w:szCs w:val="24"/>
          </w:rPr>
          <w:delText xml:space="preserve">Als </w:delText>
        </w:r>
      </w:del>
      <w:ins w:id="1380" w:author="Lektorat Bauer" w:date="2025-02-27T13:13:00Z" w16du:dateUtc="2025-02-27T12:13:00Z">
        <w:r w:rsidR="006329E8">
          <w:rPr>
            <w:rFonts w:ascii="Arial" w:hAnsi="Arial" w:cs="Arial"/>
            <w:sz w:val="24"/>
            <w:szCs w:val="24"/>
          </w:rPr>
          <w:t xml:space="preserve">als </w:t>
        </w:r>
      </w:ins>
      <w:r w:rsidRPr="00944672">
        <w:rPr>
          <w:rFonts w:ascii="Arial" w:hAnsi="Arial" w:cs="Arial"/>
          <w:sz w:val="24"/>
          <w:szCs w:val="24"/>
        </w:rPr>
        <w:t>der Schock des Fallens vorbei war, kam der Schmerz des Giftes zum Tragen und John sah die Spinne auf seiner Hand. „Scheiße!“</w:t>
      </w:r>
      <w:ins w:id="1381" w:author="Lektorat Bauer" w:date="2025-02-27T13:13:00Z" w16du:dateUtc="2025-02-27T12:13:00Z">
        <w:r w:rsidR="006329E8">
          <w:rPr>
            <w:rFonts w:ascii="Arial" w:hAnsi="Arial" w:cs="Arial"/>
            <w:sz w:val="24"/>
            <w:szCs w:val="24"/>
          </w:rPr>
          <w:t>,</w:t>
        </w:r>
      </w:ins>
      <w:r w:rsidRPr="00944672">
        <w:rPr>
          <w:rFonts w:ascii="Arial" w:hAnsi="Arial" w:cs="Arial"/>
          <w:sz w:val="24"/>
          <w:szCs w:val="24"/>
        </w:rPr>
        <w:t xml:space="preserve"> </w:t>
      </w:r>
      <w:ins w:id="1382" w:author="Lektorat Bauer" w:date="2025-02-27T13:13:00Z" w16du:dateUtc="2025-02-27T12:13:00Z">
        <w:r w:rsidR="006329E8">
          <w:rPr>
            <w:rFonts w:ascii="Arial" w:hAnsi="Arial" w:cs="Arial"/>
            <w:sz w:val="24"/>
            <w:szCs w:val="24"/>
          </w:rPr>
          <w:t>s</w:t>
        </w:r>
      </w:ins>
      <w:del w:id="1383" w:author="Lektorat Bauer" w:date="2025-02-27T13:13:00Z" w16du:dateUtc="2025-02-27T12:13:00Z">
        <w:r w:rsidRPr="00944672" w:rsidDel="006329E8">
          <w:rPr>
            <w:rFonts w:ascii="Arial" w:hAnsi="Arial" w:cs="Arial"/>
            <w:sz w:val="24"/>
            <w:szCs w:val="24"/>
          </w:rPr>
          <w:delText>S</w:delText>
        </w:r>
      </w:del>
      <w:r w:rsidRPr="00944672">
        <w:rPr>
          <w:rFonts w:ascii="Arial" w:hAnsi="Arial" w:cs="Arial"/>
          <w:sz w:val="24"/>
          <w:szCs w:val="24"/>
        </w:rPr>
        <w:t>chrie er vor Schmerz</w:t>
      </w:r>
      <w:ins w:id="1384" w:author="Lektorat Bauer" w:date="2025-02-27T13:13:00Z" w16du:dateUtc="2025-02-27T12:13:00Z">
        <w:r w:rsidR="006329E8">
          <w:rPr>
            <w:rFonts w:ascii="Arial" w:hAnsi="Arial" w:cs="Arial"/>
            <w:sz w:val="24"/>
            <w:szCs w:val="24"/>
          </w:rPr>
          <w:t>en.</w:t>
        </w:r>
      </w:ins>
      <w:del w:id="1385" w:author="Lektorat Bauer" w:date="2025-02-27T13:13:00Z" w16du:dateUtc="2025-02-27T12:13:00Z">
        <w:r w:rsidRPr="00944672" w:rsidDel="006329E8">
          <w:rPr>
            <w:rFonts w:ascii="Arial" w:hAnsi="Arial" w:cs="Arial"/>
            <w:sz w:val="24"/>
            <w:szCs w:val="24"/>
          </w:rPr>
          <w:delText>,</w:delText>
        </w:r>
      </w:del>
      <w:r w:rsidRPr="00944672">
        <w:rPr>
          <w:rFonts w:ascii="Arial" w:hAnsi="Arial" w:cs="Arial"/>
          <w:sz w:val="24"/>
          <w:szCs w:val="24"/>
        </w:rPr>
        <w:t xml:space="preserve"> „Hast Du Dir etwas gebrochen?“</w:t>
      </w:r>
      <w:ins w:id="1386" w:author="Lektorat Bauer" w:date="2025-02-27T13:14:00Z" w16du:dateUtc="2025-02-27T12:14:00Z">
        <w:r w:rsidR="006329E8">
          <w:rPr>
            <w:rFonts w:ascii="Arial" w:hAnsi="Arial" w:cs="Arial"/>
            <w:sz w:val="24"/>
            <w:szCs w:val="24"/>
          </w:rPr>
          <w:t>,</w:t>
        </w:r>
      </w:ins>
      <w:r w:rsidRPr="00944672">
        <w:rPr>
          <w:rFonts w:ascii="Arial" w:hAnsi="Arial" w:cs="Arial"/>
          <w:sz w:val="24"/>
          <w:szCs w:val="24"/>
        </w:rPr>
        <w:t xml:space="preserve"> </w:t>
      </w:r>
      <w:ins w:id="1387" w:author="Lektorat Bauer" w:date="2025-02-27T13:14:00Z" w16du:dateUtc="2025-02-27T12:14:00Z">
        <w:r w:rsidR="006329E8">
          <w:rPr>
            <w:rFonts w:ascii="Arial" w:hAnsi="Arial" w:cs="Arial"/>
            <w:sz w:val="24"/>
            <w:szCs w:val="24"/>
          </w:rPr>
          <w:t>f</w:t>
        </w:r>
      </w:ins>
      <w:del w:id="1388" w:author="Lektorat Bauer" w:date="2025-02-27T13:14:00Z" w16du:dateUtc="2025-02-27T12:14:00Z">
        <w:r w:rsidRPr="00944672" w:rsidDel="006329E8">
          <w:rPr>
            <w:rFonts w:ascii="Arial" w:hAnsi="Arial" w:cs="Arial"/>
            <w:sz w:val="24"/>
            <w:szCs w:val="24"/>
          </w:rPr>
          <w:delText>F</w:delText>
        </w:r>
      </w:del>
      <w:r w:rsidRPr="00944672">
        <w:rPr>
          <w:rFonts w:ascii="Arial" w:hAnsi="Arial" w:cs="Arial"/>
          <w:sz w:val="24"/>
          <w:szCs w:val="24"/>
        </w:rPr>
        <w:t>ragte Cindy von der Veranda</w:t>
      </w:r>
      <w:del w:id="1389" w:author="Lektorat Bauer" w:date="2025-02-27T13:15:00Z" w16du:dateUtc="2025-02-27T12:15:00Z">
        <w:r w:rsidRPr="00944672" w:rsidDel="006329E8">
          <w:rPr>
            <w:rFonts w:ascii="Arial" w:hAnsi="Arial" w:cs="Arial"/>
            <w:sz w:val="24"/>
            <w:szCs w:val="24"/>
          </w:rPr>
          <w:delText>,</w:delText>
        </w:r>
      </w:del>
      <w:ins w:id="1390" w:author="Lektorat Bauer" w:date="2025-02-27T13:15:00Z" w16du:dateUtc="2025-02-27T12:15:00Z">
        <w:r w:rsidR="006329E8">
          <w:rPr>
            <w:rFonts w:ascii="Arial" w:hAnsi="Arial" w:cs="Arial"/>
            <w:sz w:val="24"/>
            <w:szCs w:val="24"/>
          </w:rPr>
          <w:t>.</w:t>
        </w:r>
      </w:ins>
      <w:r w:rsidRPr="00944672">
        <w:rPr>
          <w:rFonts w:ascii="Arial" w:hAnsi="Arial" w:cs="Arial"/>
          <w:sz w:val="24"/>
          <w:szCs w:val="24"/>
        </w:rPr>
        <w:t xml:space="preserve"> „Nein, mich muss eine ‚Red-Back‘ gebissen haben. Verdammt tut das weh!“ Beim Taumeln kam er dem Handtuch zu nahe und die </w:t>
      </w:r>
      <w:r w:rsidRPr="00944672">
        <w:rPr>
          <w:rFonts w:ascii="Arial" w:hAnsi="Arial" w:cs="Arial"/>
          <w:noProof/>
          <w:sz w:val="24"/>
          <w:szCs w:val="24"/>
        </w:rPr>
        <w:t>Mulga</w:t>
      </w:r>
      <w:r w:rsidRPr="00944672">
        <w:rPr>
          <w:rFonts w:ascii="Arial" w:hAnsi="Arial" w:cs="Arial"/>
          <w:sz w:val="24"/>
          <w:szCs w:val="24"/>
        </w:rPr>
        <w:t xml:space="preserve">, die sich befreit hatte, griff </w:t>
      </w:r>
      <w:del w:id="1391" w:author="Lektorat Bauer" w:date="2025-02-27T13:15:00Z" w16du:dateUtc="2025-02-27T12:15:00Z">
        <w:r w:rsidRPr="00944672" w:rsidDel="006329E8">
          <w:rPr>
            <w:rFonts w:ascii="Arial" w:hAnsi="Arial" w:cs="Arial"/>
            <w:sz w:val="24"/>
            <w:szCs w:val="24"/>
          </w:rPr>
          <w:delText xml:space="preserve">sofort </w:delText>
        </w:r>
      </w:del>
      <w:r w:rsidRPr="00944672">
        <w:rPr>
          <w:rFonts w:ascii="Arial" w:hAnsi="Arial" w:cs="Arial"/>
          <w:sz w:val="24"/>
          <w:szCs w:val="24"/>
        </w:rPr>
        <w:t>an.</w:t>
      </w:r>
      <w:del w:id="1392" w:author="Lektorat Bauer" w:date="2025-02-27T13:15:00Z" w16du:dateUtc="2025-02-27T12:15:00Z">
        <w:r w:rsidRPr="00944672" w:rsidDel="006329E8">
          <w:rPr>
            <w:rFonts w:ascii="Arial" w:hAnsi="Arial" w:cs="Arial"/>
            <w:sz w:val="24"/>
            <w:szCs w:val="24"/>
          </w:rPr>
          <w:delText xml:space="preserve"> </w:delText>
        </w:r>
        <w:commentRangeStart w:id="1393"/>
        <w:r w:rsidRPr="00944672" w:rsidDel="006329E8">
          <w:rPr>
            <w:rFonts w:ascii="Arial" w:hAnsi="Arial" w:cs="Arial"/>
            <w:sz w:val="24"/>
            <w:szCs w:val="24"/>
          </w:rPr>
          <w:delText xml:space="preserve">Durch die klassische Angriffstaktik der Schlange wurde John dreimal gebissen und ihm wurde eines der gefährlichsten Gifte Australiens </w:delText>
        </w:r>
      </w:del>
      <w:commentRangeEnd w:id="1393"/>
      <w:r w:rsidR="006329E8">
        <w:rPr>
          <w:rStyle w:val="Kommentarzeichen"/>
        </w:rPr>
        <w:commentReference w:id="1393"/>
      </w:r>
      <w:del w:id="1394" w:author="Lektorat Bauer" w:date="2025-02-27T13:15:00Z" w16du:dateUtc="2025-02-27T12:15:00Z">
        <w:r w:rsidRPr="00944672" w:rsidDel="006329E8">
          <w:rPr>
            <w:rFonts w:ascii="Arial" w:hAnsi="Arial" w:cs="Arial"/>
            <w:sz w:val="24"/>
            <w:szCs w:val="24"/>
          </w:rPr>
          <w:delText>injiziert.</w:delText>
        </w:r>
      </w:del>
      <w:r w:rsidRPr="00944672">
        <w:rPr>
          <w:rFonts w:ascii="Arial" w:hAnsi="Arial" w:cs="Arial"/>
          <w:sz w:val="24"/>
          <w:szCs w:val="24"/>
        </w:rPr>
        <w:t xml:space="preserve"> Erneut schrie John auf</w:t>
      </w:r>
      <w:ins w:id="1395" w:author="Lektorat Bauer" w:date="2025-02-27T13:15:00Z" w16du:dateUtc="2025-02-27T12:15:00Z">
        <w:r w:rsidR="006329E8">
          <w:rPr>
            <w:rFonts w:ascii="Arial" w:hAnsi="Arial" w:cs="Arial"/>
            <w:sz w:val="24"/>
            <w:szCs w:val="24"/>
          </w:rPr>
          <w:t>.</w:t>
        </w:r>
      </w:ins>
      <w:del w:id="1396" w:author="Lektorat Bauer" w:date="2025-02-27T13:15:00Z" w16du:dateUtc="2025-02-27T12:15:00Z">
        <w:r w:rsidRPr="00944672" w:rsidDel="006329E8">
          <w:rPr>
            <w:rFonts w:ascii="Arial" w:hAnsi="Arial" w:cs="Arial"/>
            <w:sz w:val="24"/>
            <w:szCs w:val="24"/>
          </w:rPr>
          <w:delText>, in Tränen schrie er Cindy an:</w:delText>
        </w:r>
      </w:del>
      <w:r w:rsidRPr="00944672">
        <w:rPr>
          <w:rFonts w:ascii="Arial" w:hAnsi="Arial" w:cs="Arial"/>
          <w:sz w:val="24"/>
          <w:szCs w:val="24"/>
        </w:rPr>
        <w:t xml:space="preserve"> „Geh auf den Berg, ruf</w:t>
      </w:r>
      <w:del w:id="1397" w:author="Lektorat Bauer" w:date="2025-02-27T13:15:00Z" w16du:dateUtc="2025-02-27T12:15:00Z">
        <w:r w:rsidRPr="00944672" w:rsidDel="006329E8">
          <w:rPr>
            <w:rFonts w:ascii="Arial" w:hAnsi="Arial" w:cs="Arial"/>
            <w:sz w:val="24"/>
            <w:szCs w:val="24"/>
          </w:rPr>
          <w:delText>e</w:delText>
        </w:r>
      </w:del>
      <w:r w:rsidRPr="00944672">
        <w:rPr>
          <w:rFonts w:ascii="Arial" w:hAnsi="Arial" w:cs="Arial"/>
          <w:sz w:val="24"/>
          <w:szCs w:val="24"/>
        </w:rPr>
        <w:t xml:space="preserve"> Hilfe!“</w:t>
      </w:r>
    </w:p>
    <w:p w14:paraId="46634F22" w14:textId="6C13EC2D"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Die australischen Rettungsdienste sind auf Giftunfälle vorbereitet</w:t>
      </w:r>
      <w:ins w:id="1398" w:author="Lektorat Bauer" w:date="2025-02-27T13:16:00Z" w16du:dateUtc="2025-02-27T12:16:00Z">
        <w:r w:rsidR="006329E8">
          <w:rPr>
            <w:rFonts w:ascii="Arial" w:hAnsi="Arial" w:cs="Arial"/>
            <w:sz w:val="24"/>
            <w:szCs w:val="24"/>
          </w:rPr>
          <w:t>.</w:t>
        </w:r>
      </w:ins>
      <w:del w:id="1399" w:author="Lektorat Bauer" w:date="2025-02-27T13:16:00Z" w16du:dateUtc="2025-02-27T12:16:00Z">
        <w:r w:rsidRPr="00944672" w:rsidDel="006329E8">
          <w:rPr>
            <w:rFonts w:ascii="Arial" w:hAnsi="Arial" w:cs="Arial"/>
            <w:sz w:val="24"/>
            <w:szCs w:val="24"/>
          </w:rPr>
          <w:delText>,</w:delText>
        </w:r>
      </w:del>
      <w:r w:rsidRPr="00944672">
        <w:rPr>
          <w:rFonts w:ascii="Arial" w:hAnsi="Arial" w:cs="Arial"/>
          <w:sz w:val="24"/>
          <w:szCs w:val="24"/>
        </w:rPr>
        <w:t xml:space="preserve"> </w:t>
      </w:r>
      <w:ins w:id="1400" w:author="Lektorat Bauer" w:date="2025-02-27T13:16:00Z" w16du:dateUtc="2025-02-27T12:16:00Z">
        <w:r w:rsidR="006329E8">
          <w:rPr>
            <w:rFonts w:ascii="Arial" w:hAnsi="Arial" w:cs="Arial"/>
            <w:sz w:val="24"/>
            <w:szCs w:val="24"/>
          </w:rPr>
          <w:t>W</w:t>
        </w:r>
      </w:ins>
      <w:del w:id="1401" w:author="Lektorat Bauer" w:date="2025-02-27T13:16:00Z" w16du:dateUtc="2025-02-27T12:16:00Z">
        <w:r w:rsidRPr="00944672" w:rsidDel="006329E8">
          <w:rPr>
            <w:rFonts w:ascii="Arial" w:hAnsi="Arial" w:cs="Arial"/>
            <w:sz w:val="24"/>
            <w:szCs w:val="24"/>
          </w:rPr>
          <w:delText>w</w:delText>
        </w:r>
      </w:del>
      <w:r w:rsidRPr="00944672">
        <w:rPr>
          <w:rFonts w:ascii="Arial" w:hAnsi="Arial" w:cs="Arial"/>
          <w:sz w:val="24"/>
          <w:szCs w:val="24"/>
        </w:rPr>
        <w:t xml:space="preserve">enn man einen Notfall meldet und angeben kann, welches Gift zu bekämpfen ist, </w:t>
      </w:r>
      <w:del w:id="1402" w:author="Lektorat Bauer" w:date="2025-02-27T13:16:00Z" w16du:dateUtc="2025-02-27T12:16:00Z">
        <w:r w:rsidRPr="00944672" w:rsidDel="006329E8">
          <w:rPr>
            <w:rFonts w:ascii="Arial" w:hAnsi="Arial" w:cs="Arial"/>
            <w:sz w:val="24"/>
            <w:szCs w:val="24"/>
          </w:rPr>
          <w:delText xml:space="preserve">dann </w:delText>
        </w:r>
      </w:del>
      <w:r w:rsidRPr="00944672">
        <w:rPr>
          <w:rFonts w:ascii="Arial" w:hAnsi="Arial" w:cs="Arial"/>
          <w:sz w:val="24"/>
          <w:szCs w:val="24"/>
        </w:rPr>
        <w:t xml:space="preserve">werden alle </w:t>
      </w:r>
      <w:ins w:id="1403" w:author="Lektorat Bauer" w:date="2025-02-27T13:16:00Z" w16du:dateUtc="2025-02-27T12:16:00Z">
        <w:r w:rsidR="006329E8">
          <w:rPr>
            <w:rFonts w:ascii="Arial" w:hAnsi="Arial" w:cs="Arial"/>
            <w:sz w:val="24"/>
            <w:szCs w:val="24"/>
          </w:rPr>
          <w:t>G</w:t>
        </w:r>
      </w:ins>
      <w:del w:id="1404" w:author="Lektorat Bauer" w:date="2025-02-27T13:16:00Z" w16du:dateUtc="2025-02-27T12:16:00Z">
        <w:r w:rsidRPr="00944672" w:rsidDel="006329E8">
          <w:rPr>
            <w:rFonts w:ascii="Arial" w:hAnsi="Arial" w:cs="Arial"/>
            <w:sz w:val="24"/>
            <w:szCs w:val="24"/>
          </w:rPr>
          <w:delText>g</w:delText>
        </w:r>
      </w:del>
      <w:r w:rsidRPr="00944672">
        <w:rPr>
          <w:rFonts w:ascii="Arial" w:hAnsi="Arial" w:cs="Arial"/>
          <w:sz w:val="24"/>
          <w:szCs w:val="24"/>
        </w:rPr>
        <w:t xml:space="preserve">ebissenen </w:t>
      </w:r>
      <w:del w:id="1405" w:author="Lektorat Bauer" w:date="2025-02-27T13:16:00Z" w16du:dateUtc="2025-02-27T12:16:00Z">
        <w:r w:rsidRPr="00944672" w:rsidDel="006329E8">
          <w:rPr>
            <w:rFonts w:ascii="Arial" w:hAnsi="Arial" w:cs="Arial"/>
            <w:sz w:val="24"/>
            <w:szCs w:val="24"/>
          </w:rPr>
          <w:delText>geheilt</w:delText>
        </w:r>
      </w:del>
      <w:ins w:id="1406" w:author="Lektorat Bauer" w:date="2025-02-27T13:16:00Z" w16du:dateUtc="2025-02-27T12:16:00Z">
        <w:r w:rsidR="006329E8">
          <w:rPr>
            <w:rFonts w:ascii="Arial" w:hAnsi="Arial" w:cs="Arial"/>
            <w:sz w:val="24"/>
            <w:szCs w:val="24"/>
          </w:rPr>
          <w:t>gerettet</w:t>
        </w:r>
      </w:ins>
      <w:r w:rsidRPr="00944672">
        <w:rPr>
          <w:rFonts w:ascii="Arial" w:hAnsi="Arial" w:cs="Arial"/>
          <w:sz w:val="24"/>
          <w:szCs w:val="24"/>
        </w:rPr>
        <w:t>.</w:t>
      </w:r>
    </w:p>
    <w:p w14:paraId="6ADFA9AF" w14:textId="2968AC33"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 xml:space="preserve">Cindy stürmte ins Haus, um sich das Telefon zu holen. Als </w:t>
      </w:r>
      <w:ins w:id="1407" w:author="Lektorat Bauer" w:date="2025-02-27T13:16:00Z" w16du:dateUtc="2025-02-27T12:16:00Z">
        <w:r w:rsidR="006329E8">
          <w:rPr>
            <w:rFonts w:ascii="Arial" w:hAnsi="Arial" w:cs="Arial"/>
            <w:sz w:val="24"/>
            <w:szCs w:val="24"/>
          </w:rPr>
          <w:t>s</w:t>
        </w:r>
      </w:ins>
      <w:del w:id="1408" w:author="Lektorat Bauer" w:date="2025-02-27T13:16:00Z" w16du:dateUtc="2025-02-27T12:16:00Z">
        <w:r w:rsidRPr="00944672" w:rsidDel="006329E8">
          <w:rPr>
            <w:rFonts w:ascii="Arial" w:hAnsi="Arial" w:cs="Arial"/>
            <w:sz w:val="24"/>
            <w:szCs w:val="24"/>
          </w:rPr>
          <w:delText>S</w:delText>
        </w:r>
      </w:del>
      <w:r w:rsidRPr="00944672">
        <w:rPr>
          <w:rFonts w:ascii="Arial" w:hAnsi="Arial" w:cs="Arial"/>
          <w:sz w:val="24"/>
          <w:szCs w:val="24"/>
        </w:rPr>
        <w:t xml:space="preserve">ie wieder rauskam, rief sie John zu, dass Sie jetzt auf den Berg laufen </w:t>
      </w:r>
      <w:del w:id="1409" w:author="Lektorat Bauer" w:date="2025-02-27T13:16:00Z" w16du:dateUtc="2025-02-27T12:16:00Z">
        <w:r w:rsidRPr="00944672" w:rsidDel="006329E8">
          <w:rPr>
            <w:rFonts w:ascii="Arial" w:hAnsi="Arial" w:cs="Arial"/>
            <w:sz w:val="24"/>
            <w:szCs w:val="24"/>
          </w:rPr>
          <w:delText>würde</w:delText>
        </w:r>
      </w:del>
      <w:ins w:id="1410" w:author="Lektorat Bauer" w:date="2025-02-27T13:16:00Z" w16du:dateUtc="2025-02-27T12:16:00Z">
        <w:r w:rsidR="006329E8">
          <w:rPr>
            <w:rFonts w:ascii="Arial" w:hAnsi="Arial" w:cs="Arial"/>
            <w:sz w:val="24"/>
            <w:szCs w:val="24"/>
          </w:rPr>
          <w:t>werde</w:t>
        </w:r>
      </w:ins>
      <w:r w:rsidRPr="00944672">
        <w:rPr>
          <w:rFonts w:ascii="Arial" w:hAnsi="Arial" w:cs="Arial"/>
          <w:sz w:val="24"/>
          <w:szCs w:val="24"/>
        </w:rPr>
        <w:t>, um Hilfe zu rufen. „Bitte beeile Dich</w:t>
      </w:r>
      <w:del w:id="1411" w:author="Lektorat Bauer" w:date="2025-02-27T13:16:00Z" w16du:dateUtc="2025-02-27T12:16:00Z">
        <w:r w:rsidRPr="00944672" w:rsidDel="006329E8">
          <w:rPr>
            <w:rFonts w:ascii="Arial" w:hAnsi="Arial" w:cs="Arial"/>
            <w:sz w:val="24"/>
            <w:szCs w:val="24"/>
          </w:rPr>
          <w:delText>.</w:delText>
        </w:r>
      </w:del>
      <w:r w:rsidRPr="00944672">
        <w:rPr>
          <w:rFonts w:ascii="Arial" w:hAnsi="Arial" w:cs="Arial"/>
          <w:sz w:val="24"/>
          <w:szCs w:val="24"/>
        </w:rPr>
        <w:t>“</w:t>
      </w:r>
      <w:ins w:id="1412" w:author="Lektorat Bauer" w:date="2025-02-27T13:16:00Z" w16du:dateUtc="2025-02-27T12:16:00Z">
        <w:r w:rsidR="006329E8">
          <w:rPr>
            <w:rFonts w:ascii="Arial" w:hAnsi="Arial" w:cs="Arial"/>
            <w:sz w:val="24"/>
            <w:szCs w:val="24"/>
          </w:rPr>
          <w:t>,</w:t>
        </w:r>
      </w:ins>
      <w:r w:rsidRPr="00944672">
        <w:rPr>
          <w:rFonts w:ascii="Arial" w:hAnsi="Arial" w:cs="Arial"/>
          <w:sz w:val="24"/>
          <w:szCs w:val="24"/>
        </w:rPr>
        <w:t xml:space="preserve"> </w:t>
      </w:r>
      <w:ins w:id="1413" w:author="Lektorat Bauer" w:date="2025-02-27T13:16:00Z" w16du:dateUtc="2025-02-27T12:16:00Z">
        <w:r w:rsidR="006329E8">
          <w:rPr>
            <w:rFonts w:ascii="Arial" w:hAnsi="Arial" w:cs="Arial"/>
            <w:sz w:val="24"/>
            <w:szCs w:val="24"/>
          </w:rPr>
          <w:t>r</w:t>
        </w:r>
      </w:ins>
      <w:del w:id="1414" w:author="Lektorat Bauer" w:date="2025-02-27T13:16:00Z" w16du:dateUtc="2025-02-27T12:16:00Z">
        <w:r w:rsidRPr="00944672" w:rsidDel="006329E8">
          <w:rPr>
            <w:rFonts w:ascii="Arial" w:hAnsi="Arial" w:cs="Arial"/>
            <w:sz w:val="24"/>
            <w:szCs w:val="24"/>
          </w:rPr>
          <w:delText>R</w:delText>
        </w:r>
      </w:del>
      <w:r w:rsidRPr="00944672">
        <w:rPr>
          <w:rFonts w:ascii="Arial" w:hAnsi="Arial" w:cs="Arial"/>
          <w:sz w:val="24"/>
          <w:szCs w:val="24"/>
        </w:rPr>
        <w:t xml:space="preserve">ief </w:t>
      </w:r>
      <w:commentRangeStart w:id="1415"/>
      <w:r w:rsidRPr="00944672">
        <w:rPr>
          <w:rFonts w:ascii="Arial" w:hAnsi="Arial" w:cs="Arial"/>
          <w:sz w:val="24"/>
          <w:szCs w:val="24"/>
        </w:rPr>
        <w:t xml:space="preserve">John </w:t>
      </w:r>
      <w:ins w:id="1416" w:author="Lektorat Bauer" w:date="2025-02-27T13:16:00Z" w16du:dateUtc="2025-02-27T12:16:00Z">
        <w:r w:rsidR="006329E8">
          <w:rPr>
            <w:rFonts w:ascii="Arial" w:hAnsi="Arial" w:cs="Arial"/>
            <w:sz w:val="24"/>
            <w:szCs w:val="24"/>
          </w:rPr>
          <w:t xml:space="preserve">ihr </w:t>
        </w:r>
      </w:ins>
      <w:r w:rsidRPr="00944672">
        <w:rPr>
          <w:rFonts w:ascii="Arial" w:hAnsi="Arial" w:cs="Arial"/>
          <w:sz w:val="24"/>
          <w:szCs w:val="24"/>
        </w:rPr>
        <w:t>unter Schmerzen</w:t>
      </w:r>
      <w:ins w:id="1417" w:author="Lektorat Bauer" w:date="2025-02-27T13:16:00Z" w16du:dateUtc="2025-02-27T12:16:00Z">
        <w:r w:rsidR="006329E8">
          <w:rPr>
            <w:rFonts w:ascii="Arial" w:hAnsi="Arial" w:cs="Arial"/>
            <w:sz w:val="24"/>
            <w:szCs w:val="24"/>
          </w:rPr>
          <w:t xml:space="preserve"> hinterher</w:t>
        </w:r>
      </w:ins>
      <w:r w:rsidRPr="00944672">
        <w:rPr>
          <w:rFonts w:ascii="Arial" w:hAnsi="Arial" w:cs="Arial"/>
          <w:sz w:val="24"/>
          <w:szCs w:val="24"/>
        </w:rPr>
        <w:t>.</w:t>
      </w:r>
      <w:commentRangeEnd w:id="1415"/>
      <w:r w:rsidR="006329E8">
        <w:rPr>
          <w:rStyle w:val="Kommentarzeichen"/>
        </w:rPr>
        <w:commentReference w:id="1415"/>
      </w:r>
    </w:p>
    <w:p w14:paraId="217D92B7"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Zweimal fiel Cindy auf dem Weg zur Bergspitze hin, bis sie es endlich geschafft hatte und das Telefon Empfang anzeigte.</w:t>
      </w:r>
    </w:p>
    <w:p w14:paraId="69723EEF" w14:textId="50BF441F"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„Notruf. Was kann ich für Sie tun?“ Die </w:t>
      </w:r>
      <w:r w:rsidRPr="00944672">
        <w:rPr>
          <w:rFonts w:ascii="Arial" w:hAnsi="Arial" w:cs="Arial"/>
          <w:noProof/>
          <w:sz w:val="24"/>
          <w:szCs w:val="24"/>
        </w:rPr>
        <w:t>ruhige</w:t>
      </w:r>
      <w:r w:rsidRPr="00944672">
        <w:rPr>
          <w:rFonts w:ascii="Arial" w:hAnsi="Arial" w:cs="Arial"/>
          <w:sz w:val="24"/>
          <w:szCs w:val="24"/>
        </w:rPr>
        <w:t xml:space="preserve"> Stimme </w:t>
      </w:r>
      <w:ins w:id="1418" w:author="Lektorat Bauer" w:date="2025-02-27T13:17:00Z" w16du:dateUtc="2025-02-27T12:17:00Z">
        <w:r w:rsidR="006329E8">
          <w:rPr>
            <w:rFonts w:ascii="Arial" w:hAnsi="Arial" w:cs="Arial"/>
            <w:sz w:val="24"/>
            <w:szCs w:val="24"/>
          </w:rPr>
          <w:t>entspannte Cindy etwas.</w:t>
        </w:r>
      </w:ins>
      <w:del w:id="1419" w:author="Lektorat Bauer" w:date="2025-02-27T13:17:00Z" w16du:dateUtc="2025-02-27T12:17:00Z">
        <w:r w:rsidRPr="00944672" w:rsidDel="006329E8">
          <w:rPr>
            <w:rFonts w:ascii="Arial" w:hAnsi="Arial" w:cs="Arial"/>
            <w:sz w:val="24"/>
            <w:szCs w:val="24"/>
          </w:rPr>
          <w:delText>sorgte für etwas Beruhigung, aber</w:delText>
        </w:r>
      </w:del>
      <w:r w:rsidRPr="00944672">
        <w:rPr>
          <w:rFonts w:ascii="Arial" w:hAnsi="Arial" w:cs="Arial"/>
          <w:sz w:val="24"/>
          <w:szCs w:val="24"/>
        </w:rPr>
        <w:t xml:space="preserve"> </w:t>
      </w:r>
      <w:ins w:id="1420" w:author="Lektorat Bauer" w:date="2025-02-27T13:17:00Z" w16du:dateUtc="2025-02-27T12:17:00Z">
        <w:r w:rsidR="006329E8">
          <w:rPr>
            <w:rFonts w:ascii="Arial" w:hAnsi="Arial" w:cs="Arial"/>
            <w:sz w:val="24"/>
            <w:szCs w:val="24"/>
          </w:rPr>
          <w:t>A</w:t>
        </w:r>
      </w:ins>
      <w:del w:id="1421" w:author="Lektorat Bauer" w:date="2025-02-27T13:17:00Z" w16du:dateUtc="2025-02-27T12:17:00Z">
        <w:r w:rsidRPr="00944672" w:rsidDel="006329E8">
          <w:rPr>
            <w:rFonts w:ascii="Arial" w:hAnsi="Arial" w:cs="Arial"/>
            <w:sz w:val="24"/>
            <w:szCs w:val="24"/>
          </w:rPr>
          <w:delText>a</w:delText>
        </w:r>
      </w:del>
      <w:r w:rsidRPr="00944672">
        <w:rPr>
          <w:rFonts w:ascii="Arial" w:hAnsi="Arial" w:cs="Arial"/>
          <w:sz w:val="24"/>
          <w:szCs w:val="24"/>
        </w:rPr>
        <w:t xml:space="preserve">ußer Atem und mit zitternder Stimme </w:t>
      </w:r>
      <w:del w:id="1422" w:author="Lektorat Bauer" w:date="2025-02-27T13:17:00Z" w16du:dateUtc="2025-02-27T12:17:00Z">
        <w:r w:rsidRPr="00944672" w:rsidDel="006329E8">
          <w:rPr>
            <w:rFonts w:ascii="Arial" w:hAnsi="Arial" w:cs="Arial"/>
            <w:sz w:val="24"/>
            <w:szCs w:val="24"/>
          </w:rPr>
          <w:delText>meldete sich Cindy</w:delText>
        </w:r>
      </w:del>
      <w:ins w:id="1423" w:author="Lektorat Bauer" w:date="2025-02-27T13:17:00Z" w16du:dateUtc="2025-02-27T12:17:00Z">
        <w:r w:rsidR="006329E8">
          <w:rPr>
            <w:rFonts w:ascii="Arial" w:hAnsi="Arial" w:cs="Arial"/>
            <w:sz w:val="24"/>
            <w:szCs w:val="24"/>
          </w:rPr>
          <w:t>sagte sie</w:t>
        </w:r>
      </w:ins>
      <w:del w:id="1424" w:author="Lektorat Bauer" w:date="2025-02-27T13:17:00Z" w16du:dateUtc="2025-02-27T12:17:00Z">
        <w:r w:rsidRPr="00944672" w:rsidDel="006329E8">
          <w:rPr>
            <w:rFonts w:ascii="Arial" w:hAnsi="Arial" w:cs="Arial"/>
            <w:sz w:val="24"/>
            <w:szCs w:val="24"/>
          </w:rPr>
          <w:delText>.</w:delText>
        </w:r>
      </w:del>
      <w:ins w:id="1425" w:author="Lektorat Bauer" w:date="2025-02-27T13:17:00Z" w16du:dateUtc="2025-02-27T12:17:00Z">
        <w:r w:rsidR="006329E8">
          <w:rPr>
            <w:rFonts w:ascii="Arial" w:hAnsi="Arial" w:cs="Arial"/>
            <w:sz w:val="24"/>
            <w:szCs w:val="24"/>
          </w:rPr>
          <w:t>:</w:t>
        </w:r>
      </w:ins>
      <w:r w:rsidRPr="00944672">
        <w:rPr>
          <w:rFonts w:ascii="Arial" w:hAnsi="Arial" w:cs="Arial"/>
          <w:sz w:val="24"/>
          <w:szCs w:val="24"/>
        </w:rPr>
        <w:t xml:space="preserve"> „Mein Name ist Cindy McGraw. Wir sind in der Broadview Lodge in den Glass House Mountains. Mein Mann wurde von einer King Brown gebissen. Bitte kommen Sie schnell!“ </w:t>
      </w:r>
      <w:ins w:id="1426" w:author="Lektorat Bauer" w:date="2025-02-27T13:17:00Z" w16du:dateUtc="2025-02-27T12:17:00Z">
        <w:r w:rsidR="006329E8">
          <w:rPr>
            <w:rFonts w:ascii="Arial" w:hAnsi="Arial" w:cs="Arial"/>
            <w:sz w:val="24"/>
            <w:szCs w:val="24"/>
          </w:rPr>
          <w:t xml:space="preserve">– </w:t>
        </w:r>
      </w:ins>
      <w:r w:rsidRPr="00944672">
        <w:rPr>
          <w:rFonts w:ascii="Arial" w:hAnsi="Arial" w:cs="Arial"/>
          <w:sz w:val="24"/>
          <w:szCs w:val="24"/>
        </w:rPr>
        <w:t>„Ok, Cindy. Vielen Dank für den Anruf, ich brauch bitte noch die folgenden Informationen von Dir</w:t>
      </w:r>
      <w:ins w:id="1427" w:author="Lektorat Bauer" w:date="2025-02-27T13:18:00Z" w16du:dateUtc="2025-02-27T12:18:00Z">
        <w:r w:rsidR="006329E8">
          <w:rPr>
            <w:rFonts w:ascii="Arial" w:hAnsi="Arial" w:cs="Arial"/>
            <w:sz w:val="24"/>
            <w:szCs w:val="24"/>
          </w:rPr>
          <w:t xml:space="preserve"> …</w:t>
        </w:r>
      </w:ins>
      <w:del w:id="1428" w:author="Lektorat Bauer" w:date="2025-02-27T13:17:00Z" w16du:dateUtc="2025-02-27T12:17:00Z">
        <w:r w:rsidRPr="00944672" w:rsidDel="006329E8">
          <w:rPr>
            <w:rFonts w:ascii="Arial" w:hAnsi="Arial" w:cs="Arial"/>
            <w:sz w:val="24"/>
            <w:szCs w:val="24"/>
          </w:rPr>
          <w:delText>.</w:delText>
        </w:r>
      </w:del>
      <w:r w:rsidRPr="00944672">
        <w:rPr>
          <w:rFonts w:ascii="Arial" w:hAnsi="Arial" w:cs="Arial"/>
          <w:sz w:val="24"/>
          <w:szCs w:val="24"/>
        </w:rPr>
        <w:t>“</w:t>
      </w:r>
      <w:ins w:id="1429" w:author="Lektorat Bauer" w:date="2025-02-27T13:18:00Z" w16du:dateUtc="2025-02-27T12:18:00Z">
        <w:r w:rsidR="006329E8">
          <w:rPr>
            <w:rFonts w:ascii="Arial" w:hAnsi="Arial" w:cs="Arial"/>
            <w:sz w:val="24"/>
            <w:szCs w:val="24"/>
          </w:rPr>
          <w:t>,</w:t>
        </w:r>
      </w:ins>
      <w:r w:rsidRPr="00944672">
        <w:rPr>
          <w:rFonts w:ascii="Arial" w:hAnsi="Arial" w:cs="Arial"/>
          <w:sz w:val="24"/>
          <w:szCs w:val="24"/>
        </w:rPr>
        <w:t xml:space="preserve"> </w:t>
      </w:r>
      <w:ins w:id="1430" w:author="Lektorat Bauer" w:date="2025-02-27T13:18:00Z" w16du:dateUtc="2025-02-27T12:18:00Z">
        <w:r w:rsidR="006329E8">
          <w:rPr>
            <w:rFonts w:ascii="Arial" w:hAnsi="Arial" w:cs="Arial"/>
            <w:sz w:val="24"/>
            <w:szCs w:val="24"/>
          </w:rPr>
          <w:t>s</w:t>
        </w:r>
      </w:ins>
      <w:del w:id="1431" w:author="Lektorat Bauer" w:date="2025-02-27T13:18:00Z" w16du:dateUtc="2025-02-27T12:18:00Z">
        <w:r w:rsidRPr="00944672" w:rsidDel="006329E8">
          <w:rPr>
            <w:rFonts w:ascii="Arial" w:hAnsi="Arial" w:cs="Arial"/>
            <w:sz w:val="24"/>
            <w:szCs w:val="24"/>
          </w:rPr>
          <w:delText>S</w:delText>
        </w:r>
      </w:del>
      <w:r w:rsidRPr="00944672">
        <w:rPr>
          <w:rFonts w:ascii="Arial" w:hAnsi="Arial" w:cs="Arial"/>
          <w:sz w:val="24"/>
          <w:szCs w:val="24"/>
        </w:rPr>
        <w:t>agte die Stimme aus dem Telefon, während parallel der Notruf an einen Helikopter rausging. „Wo genau bist Du und wo genau ist Dein Mann jetzt?“</w:t>
      </w:r>
      <w:ins w:id="1432" w:author="Lektorat Bauer" w:date="2025-02-27T13:18:00Z" w16du:dateUtc="2025-02-27T12:18:00Z">
        <w:r w:rsidR="006329E8">
          <w:rPr>
            <w:rFonts w:ascii="Arial" w:hAnsi="Arial" w:cs="Arial"/>
            <w:sz w:val="24"/>
            <w:szCs w:val="24"/>
          </w:rPr>
          <w:t xml:space="preserve"> –</w:t>
        </w:r>
      </w:ins>
      <w:r w:rsidRPr="00944672">
        <w:rPr>
          <w:rFonts w:ascii="Arial" w:hAnsi="Arial" w:cs="Arial"/>
          <w:sz w:val="24"/>
          <w:szCs w:val="24"/>
        </w:rPr>
        <w:t xml:space="preserve"> „Ich bin oberhalb der Lodge, da wir von dort keinen Empfang haben. John, mein Mann, </w:t>
      </w:r>
      <w:del w:id="1433" w:author="Lektorat Bauer" w:date="2025-02-27T13:18:00Z" w16du:dateUtc="2025-02-27T12:18:00Z">
        <w:r w:rsidRPr="00944672" w:rsidDel="006329E8">
          <w:rPr>
            <w:rFonts w:ascii="Arial" w:hAnsi="Arial" w:cs="Arial"/>
            <w:sz w:val="24"/>
            <w:szCs w:val="24"/>
          </w:rPr>
          <w:delText xml:space="preserve">ist </w:delText>
        </w:r>
      </w:del>
      <w:ins w:id="1434" w:author="Lektorat Bauer" w:date="2025-02-27T13:18:00Z" w16du:dateUtc="2025-02-27T12:18:00Z">
        <w:r w:rsidR="006329E8">
          <w:rPr>
            <w:rFonts w:ascii="Arial" w:hAnsi="Arial" w:cs="Arial"/>
            <w:sz w:val="24"/>
            <w:szCs w:val="24"/>
          </w:rPr>
          <w:t>liegt</w:t>
        </w:r>
        <w:r w:rsidR="006329E8" w:rsidRPr="00944672">
          <w:rPr>
            <w:rFonts w:ascii="Arial" w:hAnsi="Arial" w:cs="Arial"/>
            <w:sz w:val="24"/>
            <w:szCs w:val="24"/>
          </w:rPr>
          <w:t xml:space="preserve"> </w:t>
        </w:r>
      </w:ins>
      <w:r w:rsidRPr="00944672">
        <w:rPr>
          <w:rFonts w:ascii="Arial" w:hAnsi="Arial" w:cs="Arial"/>
          <w:sz w:val="24"/>
          <w:szCs w:val="24"/>
        </w:rPr>
        <w:t>vor der Terrasse.“</w:t>
      </w:r>
      <w:ins w:id="1435" w:author="Lektorat Bauer" w:date="2025-02-27T13:18:00Z" w16du:dateUtc="2025-02-27T12:18:00Z">
        <w:r w:rsidR="006329E8">
          <w:rPr>
            <w:rFonts w:ascii="Arial" w:hAnsi="Arial" w:cs="Arial"/>
            <w:sz w:val="24"/>
            <w:szCs w:val="24"/>
          </w:rPr>
          <w:t xml:space="preserve"> –</w:t>
        </w:r>
      </w:ins>
      <w:r w:rsidRPr="00944672">
        <w:rPr>
          <w:rFonts w:ascii="Arial" w:hAnsi="Arial" w:cs="Arial"/>
          <w:sz w:val="24"/>
          <w:szCs w:val="24"/>
        </w:rPr>
        <w:t xml:space="preserve"> „Wieweit ist die Lodge von Deinem Standort entfernt?“ „Ich habe knapp 15 Minuten bergauf benötigt, bis ich Empfang hatte.“ </w:t>
      </w:r>
      <w:ins w:id="1436" w:author="Lektorat Bauer" w:date="2025-02-27T13:18:00Z" w16du:dateUtc="2025-02-27T12:18:00Z">
        <w:r w:rsidR="006329E8">
          <w:rPr>
            <w:rFonts w:ascii="Arial" w:hAnsi="Arial" w:cs="Arial"/>
            <w:sz w:val="24"/>
            <w:szCs w:val="24"/>
          </w:rPr>
          <w:t xml:space="preserve">– </w:t>
        </w:r>
      </w:ins>
      <w:r w:rsidRPr="00944672">
        <w:rPr>
          <w:rFonts w:ascii="Arial" w:hAnsi="Arial" w:cs="Arial"/>
          <w:sz w:val="24"/>
          <w:szCs w:val="24"/>
        </w:rPr>
        <w:t xml:space="preserve">„Ok, Cindy, Du machst das sehr gut. Wann genau ist John gebissen worden?“ </w:t>
      </w:r>
      <w:ins w:id="1437" w:author="Lektorat Bauer" w:date="2025-02-27T13:18:00Z" w16du:dateUtc="2025-02-27T12:18:00Z">
        <w:r w:rsidR="006329E8">
          <w:rPr>
            <w:rFonts w:ascii="Arial" w:hAnsi="Arial" w:cs="Arial"/>
            <w:sz w:val="24"/>
            <w:szCs w:val="24"/>
          </w:rPr>
          <w:t xml:space="preserve">– </w:t>
        </w:r>
      </w:ins>
      <w:r w:rsidRPr="00944672">
        <w:rPr>
          <w:rFonts w:ascii="Arial" w:hAnsi="Arial" w:cs="Arial"/>
          <w:sz w:val="24"/>
          <w:szCs w:val="24"/>
        </w:rPr>
        <w:t>„Kurz bevor ich losgerannt bin, um Hilfe zu rufen</w:t>
      </w:r>
      <w:del w:id="1438" w:author="Lektorat Bauer" w:date="2025-02-27T13:18:00Z" w16du:dateUtc="2025-02-27T12:18:00Z">
        <w:r w:rsidRPr="00944672" w:rsidDel="006329E8">
          <w:rPr>
            <w:rFonts w:ascii="Arial" w:hAnsi="Arial" w:cs="Arial"/>
            <w:sz w:val="24"/>
            <w:szCs w:val="24"/>
          </w:rPr>
          <w:delText>.</w:delText>
        </w:r>
      </w:del>
      <w:r w:rsidRPr="00944672">
        <w:rPr>
          <w:rFonts w:ascii="Arial" w:hAnsi="Arial" w:cs="Arial"/>
          <w:sz w:val="24"/>
          <w:szCs w:val="24"/>
        </w:rPr>
        <w:t>“</w:t>
      </w:r>
      <w:ins w:id="1439" w:author="Lektorat Bauer" w:date="2025-02-27T13:18:00Z" w16du:dateUtc="2025-02-27T12:18:00Z">
        <w:r w:rsidR="006329E8">
          <w:rPr>
            <w:rFonts w:ascii="Arial" w:hAnsi="Arial" w:cs="Arial"/>
            <w:sz w:val="24"/>
            <w:szCs w:val="24"/>
          </w:rPr>
          <w:t>,</w:t>
        </w:r>
      </w:ins>
      <w:r w:rsidRPr="00944672">
        <w:rPr>
          <w:rFonts w:ascii="Arial" w:hAnsi="Arial" w:cs="Arial"/>
          <w:sz w:val="24"/>
          <w:szCs w:val="24"/>
        </w:rPr>
        <w:t xml:space="preserve"> </w:t>
      </w:r>
      <w:ins w:id="1440" w:author="Lektorat Bauer" w:date="2025-02-27T13:18:00Z" w16du:dateUtc="2025-02-27T12:18:00Z">
        <w:r w:rsidR="006329E8">
          <w:rPr>
            <w:rFonts w:ascii="Arial" w:hAnsi="Arial" w:cs="Arial"/>
            <w:sz w:val="24"/>
            <w:szCs w:val="24"/>
          </w:rPr>
          <w:t>w</w:t>
        </w:r>
      </w:ins>
      <w:del w:id="1441" w:author="Lektorat Bauer" w:date="2025-02-27T13:18:00Z" w16du:dateUtc="2025-02-27T12:18:00Z">
        <w:r w:rsidRPr="00944672" w:rsidDel="006329E8">
          <w:rPr>
            <w:rFonts w:ascii="Arial" w:hAnsi="Arial" w:cs="Arial"/>
            <w:sz w:val="24"/>
            <w:szCs w:val="24"/>
          </w:rPr>
          <w:delText>W</w:delText>
        </w:r>
      </w:del>
      <w:r w:rsidRPr="00944672">
        <w:rPr>
          <w:rFonts w:ascii="Arial" w:hAnsi="Arial" w:cs="Arial"/>
          <w:sz w:val="24"/>
          <w:szCs w:val="24"/>
        </w:rPr>
        <w:t xml:space="preserve">einte Cindy in das Telefon. „Ok, Cindy, ganz ruhig. Höre mit jetzt bitte zu. Ich habe Dir einen Helikopter geschickt, der ist schon auf dem Weg zu Dir. Kann der Helikopter bei Euch landen?“ </w:t>
      </w:r>
      <w:ins w:id="1442" w:author="Lektorat Bauer" w:date="2025-02-27T13:19:00Z" w16du:dateUtc="2025-02-27T12:19:00Z">
        <w:r w:rsidR="006329E8">
          <w:rPr>
            <w:rFonts w:ascii="Arial" w:hAnsi="Arial" w:cs="Arial"/>
            <w:sz w:val="24"/>
            <w:szCs w:val="24"/>
          </w:rPr>
          <w:t xml:space="preserve">– </w:t>
        </w:r>
      </w:ins>
      <w:r w:rsidRPr="00944672">
        <w:rPr>
          <w:rFonts w:ascii="Arial" w:hAnsi="Arial" w:cs="Arial"/>
          <w:sz w:val="24"/>
          <w:szCs w:val="24"/>
        </w:rPr>
        <w:t>„Vor der Lodge ist, glaube ich</w:t>
      </w:r>
      <w:ins w:id="1443" w:author="Lektorat Bauer" w:date="2025-02-27T13:18:00Z" w16du:dateUtc="2025-02-27T12:18:00Z">
        <w:r w:rsidR="006329E8">
          <w:rPr>
            <w:rFonts w:ascii="Arial" w:hAnsi="Arial" w:cs="Arial"/>
            <w:sz w:val="24"/>
            <w:szCs w:val="24"/>
          </w:rPr>
          <w:t>,</w:t>
        </w:r>
      </w:ins>
      <w:r w:rsidRPr="00944672">
        <w:rPr>
          <w:rFonts w:ascii="Arial" w:hAnsi="Arial" w:cs="Arial"/>
          <w:sz w:val="24"/>
          <w:szCs w:val="24"/>
        </w:rPr>
        <w:t xml:space="preserve"> kein Platz, das geht wohl nur hier oben auf dem Berg</w:t>
      </w:r>
      <w:del w:id="1444" w:author="Lektorat Bauer" w:date="2025-02-27T13:18:00Z" w16du:dateUtc="2025-02-27T12:18:00Z">
        <w:r w:rsidRPr="00944672" w:rsidDel="006329E8">
          <w:rPr>
            <w:rFonts w:ascii="Arial" w:hAnsi="Arial" w:cs="Arial"/>
            <w:sz w:val="24"/>
            <w:szCs w:val="24"/>
          </w:rPr>
          <w:delText>.</w:delText>
        </w:r>
      </w:del>
      <w:r w:rsidRPr="00944672">
        <w:rPr>
          <w:rFonts w:ascii="Arial" w:hAnsi="Arial" w:cs="Arial"/>
          <w:sz w:val="24"/>
          <w:szCs w:val="24"/>
        </w:rPr>
        <w:t>“</w:t>
      </w:r>
      <w:ins w:id="1445" w:author="Lektorat Bauer" w:date="2025-02-27T13:18:00Z" w16du:dateUtc="2025-02-27T12:18:00Z">
        <w:r w:rsidR="006329E8">
          <w:rPr>
            <w:rFonts w:ascii="Arial" w:hAnsi="Arial" w:cs="Arial"/>
            <w:sz w:val="24"/>
            <w:szCs w:val="24"/>
          </w:rPr>
          <w:t>,</w:t>
        </w:r>
      </w:ins>
      <w:r w:rsidRPr="00944672">
        <w:rPr>
          <w:rFonts w:ascii="Arial" w:hAnsi="Arial" w:cs="Arial"/>
          <w:sz w:val="24"/>
          <w:szCs w:val="24"/>
        </w:rPr>
        <w:t xml:space="preserve"> </w:t>
      </w:r>
      <w:ins w:id="1446" w:author="Lektorat Bauer" w:date="2025-02-27T13:18:00Z" w16du:dateUtc="2025-02-27T12:18:00Z">
        <w:r w:rsidR="006329E8">
          <w:rPr>
            <w:rFonts w:ascii="Arial" w:hAnsi="Arial" w:cs="Arial"/>
            <w:sz w:val="24"/>
            <w:szCs w:val="24"/>
          </w:rPr>
          <w:t>s</w:t>
        </w:r>
      </w:ins>
      <w:del w:id="1447" w:author="Lektorat Bauer" w:date="2025-02-27T13:18:00Z" w16du:dateUtc="2025-02-27T12:18:00Z">
        <w:r w:rsidRPr="00944672" w:rsidDel="006329E8">
          <w:rPr>
            <w:rFonts w:ascii="Arial" w:hAnsi="Arial" w:cs="Arial"/>
            <w:sz w:val="24"/>
            <w:szCs w:val="24"/>
          </w:rPr>
          <w:delText>S</w:delText>
        </w:r>
      </w:del>
      <w:r w:rsidRPr="00944672">
        <w:rPr>
          <w:rFonts w:ascii="Arial" w:hAnsi="Arial" w:cs="Arial"/>
          <w:sz w:val="24"/>
          <w:szCs w:val="24"/>
        </w:rPr>
        <w:t>totterte Cindy</w:t>
      </w:r>
      <w:del w:id="1448" w:author="Lektorat Bauer" w:date="2025-02-27T13:19:00Z" w16du:dateUtc="2025-02-27T12:19:00Z">
        <w:r w:rsidRPr="00944672" w:rsidDel="006329E8">
          <w:rPr>
            <w:rFonts w:ascii="Arial" w:hAnsi="Arial" w:cs="Arial"/>
            <w:sz w:val="24"/>
            <w:szCs w:val="24"/>
          </w:rPr>
          <w:delText xml:space="preserve"> in das </w:delText>
        </w:r>
        <w:commentRangeStart w:id="1449"/>
        <w:r w:rsidRPr="00944672" w:rsidDel="006329E8">
          <w:rPr>
            <w:rFonts w:ascii="Arial" w:hAnsi="Arial" w:cs="Arial"/>
            <w:sz w:val="24"/>
            <w:szCs w:val="24"/>
          </w:rPr>
          <w:delText>Telefon</w:delText>
        </w:r>
      </w:del>
      <w:commentRangeEnd w:id="1449"/>
      <w:r w:rsidR="006329E8">
        <w:rPr>
          <w:rStyle w:val="Kommentarzeichen"/>
        </w:rPr>
        <w:commentReference w:id="1449"/>
      </w:r>
      <w:r w:rsidRPr="00944672">
        <w:rPr>
          <w:rFonts w:ascii="Arial" w:hAnsi="Arial" w:cs="Arial"/>
          <w:sz w:val="24"/>
          <w:szCs w:val="24"/>
        </w:rPr>
        <w:t>.</w:t>
      </w:r>
    </w:p>
    <w:p w14:paraId="5EE54977" w14:textId="06AEBA7C"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„Cindy, ich muss jetzt mit dem Helikopter sprechen, bitte bleibe kurz am Telefon.“</w:t>
      </w:r>
      <w:del w:id="1450" w:author="Lektorat Bauer" w:date="2025-02-27T13:19:00Z" w16du:dateUtc="2025-02-27T12:19:00Z">
        <w:r w:rsidRPr="00944672" w:rsidDel="006329E8">
          <w:rPr>
            <w:rFonts w:ascii="Arial" w:hAnsi="Arial" w:cs="Arial"/>
            <w:sz w:val="24"/>
            <w:szCs w:val="24"/>
          </w:rPr>
          <w:delText xml:space="preserve"> „Ja, ok.“ War die verstörte Antwort.</w:delText>
        </w:r>
      </w:del>
    </w:p>
    <w:p w14:paraId="1D4030A0" w14:textId="58E75D8F"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„RSCU 412 von Center, bitte kommen!“</w:t>
      </w:r>
      <w:ins w:id="1451" w:author="Lektorat Bauer" w:date="2025-02-27T13:19:00Z" w16du:dateUtc="2025-02-27T12:19:00Z">
        <w:r w:rsidR="006329E8">
          <w:rPr>
            <w:rFonts w:ascii="Arial" w:hAnsi="Arial" w:cs="Arial"/>
            <w:sz w:val="24"/>
            <w:szCs w:val="24"/>
          </w:rPr>
          <w:t xml:space="preserve"> –</w:t>
        </w:r>
      </w:ins>
      <w:r w:rsidRPr="00944672">
        <w:rPr>
          <w:rFonts w:ascii="Arial" w:hAnsi="Arial" w:cs="Arial"/>
          <w:sz w:val="24"/>
          <w:szCs w:val="24"/>
        </w:rPr>
        <w:t xml:space="preserve"> „Center, RSCU 412 hört.“</w:t>
      </w:r>
      <w:ins w:id="1452" w:author="Lektorat Bauer" w:date="2025-02-27T13:19:00Z" w16du:dateUtc="2025-02-27T12:19:00Z">
        <w:r w:rsidR="006329E8">
          <w:rPr>
            <w:rFonts w:ascii="Arial" w:hAnsi="Arial" w:cs="Arial"/>
            <w:sz w:val="24"/>
            <w:szCs w:val="24"/>
          </w:rPr>
          <w:t xml:space="preserve"> –</w:t>
        </w:r>
      </w:ins>
      <w:r w:rsidRPr="00944672">
        <w:rPr>
          <w:rFonts w:ascii="Arial" w:hAnsi="Arial" w:cs="Arial"/>
          <w:sz w:val="24"/>
          <w:szCs w:val="24"/>
        </w:rPr>
        <w:t xml:space="preserve"> „Der Notruf kommt von der Broadview Lodge, in den Glass House Mountains. Die Anruferin heißt Cindy. Ihr Mann heißt John. Er wurde von einer King Brown gebissen.“ „</w:t>
      </w:r>
      <w:del w:id="1453" w:author="Lektorat Bauer" w:date="2025-02-27T13:19:00Z" w16du:dateUtc="2025-02-27T12:19:00Z">
        <w:r w:rsidRPr="00944672" w:rsidDel="006329E8">
          <w:rPr>
            <w:rFonts w:ascii="Arial" w:hAnsi="Arial" w:cs="Arial"/>
            <w:sz w:val="24"/>
            <w:szCs w:val="24"/>
          </w:rPr>
          <w:delText>Ok, v</w:delText>
        </w:r>
      </w:del>
      <w:ins w:id="1454" w:author="Lektorat Bauer" w:date="2025-02-27T13:19:00Z" w16du:dateUtc="2025-02-27T12:19:00Z">
        <w:r w:rsidR="006329E8">
          <w:rPr>
            <w:rFonts w:ascii="Arial" w:hAnsi="Arial" w:cs="Arial"/>
            <w:sz w:val="24"/>
            <w:szCs w:val="24"/>
          </w:rPr>
          <w:t>V</w:t>
        </w:r>
      </w:ins>
      <w:r w:rsidRPr="00944672">
        <w:rPr>
          <w:rFonts w:ascii="Arial" w:hAnsi="Arial" w:cs="Arial"/>
          <w:sz w:val="24"/>
          <w:szCs w:val="24"/>
        </w:rPr>
        <w:t>erstanden, King</w:t>
      </w:r>
      <w:del w:id="1455" w:author="Lektorat Bauer" w:date="2025-02-27T13:19:00Z" w16du:dateUtc="2025-02-27T12:19:00Z">
        <w:r w:rsidRPr="00944672" w:rsidDel="006329E8">
          <w:rPr>
            <w:rFonts w:ascii="Arial" w:hAnsi="Arial" w:cs="Arial"/>
            <w:sz w:val="24"/>
            <w:szCs w:val="24"/>
          </w:rPr>
          <w:delText xml:space="preserve"> </w:delText>
        </w:r>
      </w:del>
      <w:ins w:id="1456" w:author="Lektorat Bauer" w:date="2025-02-27T13:19:00Z" w16du:dateUtc="2025-02-27T12:19:00Z">
        <w:r w:rsidR="006329E8">
          <w:rPr>
            <w:rFonts w:ascii="Arial" w:hAnsi="Arial" w:cs="Arial"/>
            <w:sz w:val="24"/>
            <w:szCs w:val="24"/>
          </w:rPr>
          <w:t>-</w:t>
        </w:r>
      </w:ins>
      <w:r w:rsidRPr="00944672">
        <w:rPr>
          <w:rFonts w:ascii="Arial" w:hAnsi="Arial" w:cs="Arial"/>
          <w:sz w:val="24"/>
          <w:szCs w:val="24"/>
        </w:rPr>
        <w:t>Brown</w:t>
      </w:r>
      <w:del w:id="1457" w:author="Lektorat Bauer" w:date="2025-02-27T13:19:00Z" w16du:dateUtc="2025-02-27T12:19:00Z">
        <w:r w:rsidRPr="00944672" w:rsidDel="006329E8">
          <w:rPr>
            <w:rFonts w:ascii="Arial" w:hAnsi="Arial" w:cs="Arial"/>
            <w:sz w:val="24"/>
            <w:szCs w:val="24"/>
          </w:rPr>
          <w:delText xml:space="preserve"> </w:delText>
        </w:r>
      </w:del>
      <w:ins w:id="1458" w:author="Lektorat Bauer" w:date="2025-02-27T13:19:00Z" w16du:dateUtc="2025-02-27T12:19:00Z">
        <w:r w:rsidR="006329E8">
          <w:rPr>
            <w:rFonts w:ascii="Arial" w:hAnsi="Arial" w:cs="Arial"/>
            <w:sz w:val="24"/>
            <w:szCs w:val="24"/>
          </w:rPr>
          <w:t>-</w:t>
        </w:r>
      </w:ins>
      <w:r w:rsidRPr="00944672">
        <w:rPr>
          <w:rFonts w:ascii="Arial" w:hAnsi="Arial" w:cs="Arial"/>
          <w:sz w:val="24"/>
          <w:szCs w:val="24"/>
        </w:rPr>
        <w:t>Biss.“</w:t>
      </w:r>
      <w:ins w:id="1459" w:author="Lektorat Bauer" w:date="2025-02-27T13:19:00Z" w16du:dateUtc="2025-02-27T12:19:00Z">
        <w:r w:rsidR="006329E8">
          <w:rPr>
            <w:rFonts w:ascii="Arial" w:hAnsi="Arial" w:cs="Arial"/>
            <w:sz w:val="24"/>
            <w:szCs w:val="24"/>
          </w:rPr>
          <w:t xml:space="preserve"> –</w:t>
        </w:r>
      </w:ins>
      <w:r w:rsidRPr="00944672">
        <w:rPr>
          <w:rFonts w:ascii="Arial" w:hAnsi="Arial" w:cs="Arial"/>
          <w:sz w:val="24"/>
          <w:szCs w:val="24"/>
        </w:rPr>
        <w:t xml:space="preserve"> „Anruferin sagt, dass Landung vor der Lodge</w:t>
      </w:r>
      <w:del w:id="1460" w:author="Lektorat Bauer" w:date="2025-02-27T13:19:00Z" w16du:dateUtc="2025-02-27T12:19:00Z">
        <w:r w:rsidRPr="00944672" w:rsidDel="006329E8">
          <w:rPr>
            <w:rFonts w:ascii="Arial" w:hAnsi="Arial" w:cs="Arial"/>
            <w:sz w:val="24"/>
            <w:szCs w:val="24"/>
          </w:rPr>
          <w:delText xml:space="preserve"> </w:delText>
        </w:r>
      </w:del>
      <w:r w:rsidRPr="00944672">
        <w:rPr>
          <w:rFonts w:ascii="Arial" w:hAnsi="Arial" w:cs="Arial"/>
          <w:sz w:val="24"/>
          <w:szCs w:val="24"/>
        </w:rPr>
        <w:t xml:space="preserve"> schwer ist, </w:t>
      </w:r>
      <w:del w:id="1461" w:author="Lektorat Bauer" w:date="2025-02-27T13:20:00Z" w16du:dateUtc="2025-02-27T12:20:00Z">
        <w:r w:rsidRPr="00944672" w:rsidDel="006329E8">
          <w:rPr>
            <w:rFonts w:ascii="Arial" w:hAnsi="Arial" w:cs="Arial"/>
            <w:sz w:val="24"/>
            <w:szCs w:val="24"/>
          </w:rPr>
          <w:delText>ggf.</w:delText>
        </w:r>
      </w:del>
      <w:ins w:id="1462" w:author="Lektorat Bauer" w:date="2025-02-27T13:20:00Z" w16du:dateUtc="2025-02-27T12:20:00Z">
        <w:r w:rsidR="006329E8">
          <w:rPr>
            <w:rFonts w:ascii="Arial" w:hAnsi="Arial" w:cs="Arial"/>
            <w:sz w:val="24"/>
            <w:szCs w:val="24"/>
          </w:rPr>
          <w:t>daher gegebenenfalls</w:t>
        </w:r>
      </w:ins>
      <w:r w:rsidRPr="00944672">
        <w:rPr>
          <w:rFonts w:ascii="Arial" w:hAnsi="Arial" w:cs="Arial"/>
          <w:sz w:val="24"/>
          <w:szCs w:val="24"/>
        </w:rPr>
        <w:t xml:space="preserve"> oberhalb der Lodge auf dem Bergrücken.“ </w:t>
      </w:r>
    </w:p>
    <w:p w14:paraId="42962E29" w14:textId="354BB439"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„Ok, </w:t>
      </w:r>
      <w:ins w:id="1463" w:author="Lektorat Bauer" w:date="2025-02-27T13:20:00Z" w16du:dateUtc="2025-02-27T12:20:00Z">
        <w:r w:rsidR="006329E8">
          <w:rPr>
            <w:rFonts w:ascii="Arial" w:hAnsi="Arial" w:cs="Arial"/>
            <w:sz w:val="24"/>
            <w:szCs w:val="24"/>
          </w:rPr>
          <w:t>d</w:t>
        </w:r>
      </w:ins>
      <w:del w:id="1464" w:author="Lektorat Bauer" w:date="2025-02-27T13:20:00Z" w16du:dateUtc="2025-02-27T12:20:00Z">
        <w:r w:rsidRPr="00944672" w:rsidDel="006329E8">
          <w:rPr>
            <w:rFonts w:ascii="Arial" w:hAnsi="Arial" w:cs="Arial"/>
            <w:sz w:val="24"/>
            <w:szCs w:val="24"/>
          </w:rPr>
          <w:delText>D</w:delText>
        </w:r>
      </w:del>
      <w:r w:rsidRPr="00944672">
        <w:rPr>
          <w:rFonts w:ascii="Arial" w:hAnsi="Arial" w:cs="Arial"/>
          <w:sz w:val="24"/>
          <w:szCs w:val="24"/>
        </w:rPr>
        <w:t xml:space="preserve">anke, ich schaue mir das vor Ort an. ETA 14 Minuten.“ </w:t>
      </w:r>
    </w:p>
    <w:p w14:paraId="1675B20A"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3C3BE6A0" w14:textId="6651A605" w:rsidR="00944672" w:rsidRPr="00944672" w:rsidDel="006329E8" w:rsidRDefault="00944672" w:rsidP="00623B68">
      <w:pPr>
        <w:autoSpaceDE w:val="0"/>
        <w:autoSpaceDN w:val="0"/>
        <w:adjustRightInd w:val="0"/>
        <w:spacing w:after="0" w:line="360" w:lineRule="auto"/>
        <w:jc w:val="both"/>
        <w:rPr>
          <w:del w:id="1465" w:author="Lektorat Bauer" w:date="2025-02-27T13:20:00Z" w16du:dateUtc="2025-02-27T12:20:00Z"/>
          <w:rFonts w:ascii="Arial" w:hAnsi="Arial" w:cs="Arial"/>
          <w:sz w:val="24"/>
          <w:szCs w:val="24"/>
        </w:rPr>
      </w:pPr>
      <w:commentRangeStart w:id="1466"/>
      <w:del w:id="1467" w:author="Lektorat Bauer" w:date="2025-02-27T13:20:00Z" w16du:dateUtc="2025-02-27T12:20:00Z">
        <w:r w:rsidRPr="00944672" w:rsidDel="006329E8">
          <w:rPr>
            <w:rFonts w:ascii="Arial" w:hAnsi="Arial" w:cs="Arial"/>
            <w:sz w:val="24"/>
            <w:szCs w:val="24"/>
          </w:rPr>
          <w:delText>Während des Gesprächs hatten sowohl, Pilot und Sanitäter zugehört. „Pilot an Sani: Jack, alles mitbekommen?“ „Ja, klingt, als müsste ich mich abseilen.“ „Denke ich auch, aber ich tue mein Bestes.“ „Danke!“</w:delText>
        </w:r>
      </w:del>
      <w:commentRangeEnd w:id="1466"/>
      <w:r w:rsidR="006329E8">
        <w:rPr>
          <w:rStyle w:val="Kommentarzeichen"/>
        </w:rPr>
        <w:commentReference w:id="1466"/>
      </w:r>
    </w:p>
    <w:p w14:paraId="6A392B9B" w14:textId="77777777" w:rsidR="006329E8" w:rsidRDefault="00944672" w:rsidP="00623B68">
      <w:pPr>
        <w:autoSpaceDE w:val="0"/>
        <w:autoSpaceDN w:val="0"/>
        <w:adjustRightInd w:val="0"/>
        <w:spacing w:after="0" w:line="360" w:lineRule="auto"/>
        <w:ind w:firstLine="227"/>
        <w:jc w:val="both"/>
        <w:rPr>
          <w:ins w:id="1468" w:author="Lektorat Bauer" w:date="2025-02-27T13:21:00Z" w16du:dateUtc="2025-02-27T12:21:00Z"/>
          <w:rFonts w:ascii="Arial" w:hAnsi="Arial" w:cs="Arial"/>
          <w:sz w:val="24"/>
          <w:szCs w:val="24"/>
        </w:rPr>
      </w:pPr>
      <w:r w:rsidRPr="00944672">
        <w:rPr>
          <w:rFonts w:ascii="Arial" w:hAnsi="Arial" w:cs="Arial"/>
          <w:sz w:val="24"/>
          <w:szCs w:val="24"/>
        </w:rPr>
        <w:lastRenderedPageBreak/>
        <w:t xml:space="preserve">„Cindy?“ </w:t>
      </w:r>
    </w:p>
    <w:p w14:paraId="0401250D" w14:textId="77777777" w:rsidR="006329E8" w:rsidRDefault="00944672" w:rsidP="00623B68">
      <w:pPr>
        <w:autoSpaceDE w:val="0"/>
        <w:autoSpaceDN w:val="0"/>
        <w:adjustRightInd w:val="0"/>
        <w:spacing w:after="0" w:line="360" w:lineRule="auto"/>
        <w:ind w:firstLine="227"/>
        <w:jc w:val="both"/>
        <w:rPr>
          <w:ins w:id="1469" w:author="Lektorat Bauer" w:date="2025-02-27T13:21:00Z" w16du:dateUtc="2025-02-27T12:21:00Z"/>
          <w:rFonts w:ascii="Arial" w:hAnsi="Arial" w:cs="Arial"/>
          <w:sz w:val="24"/>
          <w:szCs w:val="24"/>
        </w:rPr>
      </w:pPr>
      <w:r w:rsidRPr="00944672">
        <w:rPr>
          <w:rFonts w:ascii="Arial" w:hAnsi="Arial" w:cs="Arial"/>
          <w:sz w:val="24"/>
          <w:szCs w:val="24"/>
        </w:rPr>
        <w:t xml:space="preserve">„Ja?!“ </w:t>
      </w:r>
    </w:p>
    <w:p w14:paraId="36A35636" w14:textId="77777777" w:rsidR="006329E8" w:rsidRDefault="00944672" w:rsidP="00623B68">
      <w:pPr>
        <w:autoSpaceDE w:val="0"/>
        <w:autoSpaceDN w:val="0"/>
        <w:adjustRightInd w:val="0"/>
        <w:spacing w:after="0" w:line="360" w:lineRule="auto"/>
        <w:ind w:firstLine="227"/>
        <w:jc w:val="both"/>
        <w:rPr>
          <w:ins w:id="1470" w:author="Lektorat Bauer" w:date="2025-02-27T13:21:00Z" w16du:dateUtc="2025-02-27T12:21:00Z"/>
          <w:rFonts w:ascii="Arial" w:hAnsi="Arial" w:cs="Arial"/>
          <w:sz w:val="24"/>
          <w:szCs w:val="24"/>
        </w:rPr>
      </w:pPr>
      <w:r w:rsidRPr="00944672">
        <w:rPr>
          <w:rFonts w:ascii="Arial" w:hAnsi="Arial" w:cs="Arial"/>
          <w:sz w:val="24"/>
          <w:szCs w:val="24"/>
        </w:rPr>
        <w:t>„Ich habe de</w:t>
      </w:r>
      <w:del w:id="1471" w:author="Lektorat Bauer" w:date="2025-02-27T13:21:00Z" w16du:dateUtc="2025-02-27T12:21:00Z">
        <w:r w:rsidRPr="00944672" w:rsidDel="006329E8">
          <w:rPr>
            <w:rFonts w:ascii="Arial" w:hAnsi="Arial" w:cs="Arial"/>
            <w:sz w:val="24"/>
            <w:szCs w:val="24"/>
          </w:rPr>
          <w:delText>m</w:delText>
        </w:r>
      </w:del>
      <w:ins w:id="1472" w:author="Lektorat Bauer" w:date="2025-02-27T13:21:00Z" w16du:dateUtc="2025-02-27T12:21:00Z">
        <w:r w:rsidR="006329E8">
          <w:rPr>
            <w:rFonts w:ascii="Arial" w:hAnsi="Arial" w:cs="Arial"/>
            <w:sz w:val="24"/>
            <w:szCs w:val="24"/>
          </w:rPr>
          <w:t>n</w:t>
        </w:r>
      </w:ins>
      <w:r w:rsidRPr="00944672">
        <w:rPr>
          <w:rFonts w:ascii="Arial" w:hAnsi="Arial" w:cs="Arial"/>
          <w:sz w:val="24"/>
          <w:szCs w:val="24"/>
        </w:rPr>
        <w:t xml:space="preserve"> Helikopter informiert. Die sind in knapp 13 Minuten bei Euch.“ </w:t>
      </w:r>
    </w:p>
    <w:p w14:paraId="1FB533B5" w14:textId="77777777" w:rsidR="006329E8" w:rsidRDefault="00944672" w:rsidP="00623B68">
      <w:pPr>
        <w:autoSpaceDE w:val="0"/>
        <w:autoSpaceDN w:val="0"/>
        <w:adjustRightInd w:val="0"/>
        <w:spacing w:after="0" w:line="360" w:lineRule="auto"/>
        <w:ind w:firstLine="227"/>
        <w:jc w:val="both"/>
        <w:rPr>
          <w:ins w:id="1473" w:author="Lektorat Bauer" w:date="2025-02-27T13:21:00Z" w16du:dateUtc="2025-02-27T12:21:00Z"/>
          <w:rFonts w:ascii="Arial" w:hAnsi="Arial" w:cs="Arial"/>
          <w:sz w:val="24"/>
          <w:szCs w:val="24"/>
        </w:rPr>
      </w:pPr>
      <w:r w:rsidRPr="00944672">
        <w:rPr>
          <w:rFonts w:ascii="Arial" w:hAnsi="Arial" w:cs="Arial"/>
          <w:sz w:val="24"/>
          <w:szCs w:val="24"/>
        </w:rPr>
        <w:t xml:space="preserve">„Danke. Was muss ich noch tun?“ </w:t>
      </w:r>
    </w:p>
    <w:p w14:paraId="610B5C6B" w14:textId="5FE99991"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„Gehe jetzt bitte wieder zu John und beruhige ihn, Hilfe ist gleich da. Der Helikopter hat </w:t>
      </w:r>
      <w:commentRangeStart w:id="1474"/>
      <w:r w:rsidRPr="00944672">
        <w:rPr>
          <w:rFonts w:ascii="Arial" w:hAnsi="Arial" w:cs="Arial"/>
          <w:sz w:val="24"/>
          <w:szCs w:val="24"/>
        </w:rPr>
        <w:t>Deine Telefonnummer für alle Fälle.“</w:t>
      </w:r>
      <w:commentRangeEnd w:id="1474"/>
      <w:r w:rsidR="006329E8">
        <w:rPr>
          <w:rStyle w:val="Kommentarzeichen"/>
        </w:rPr>
        <w:commentReference w:id="1474"/>
      </w:r>
    </w:p>
    <w:p w14:paraId="46C76520" w14:textId="77777777" w:rsidR="006329E8" w:rsidRDefault="00944672" w:rsidP="00623B68">
      <w:pPr>
        <w:autoSpaceDE w:val="0"/>
        <w:autoSpaceDN w:val="0"/>
        <w:adjustRightInd w:val="0"/>
        <w:spacing w:after="0" w:line="360" w:lineRule="auto"/>
        <w:ind w:firstLine="227"/>
        <w:jc w:val="both"/>
        <w:rPr>
          <w:ins w:id="1475" w:author="Lektorat Bauer" w:date="2025-02-27T13:21:00Z" w16du:dateUtc="2025-02-27T12:21:00Z"/>
          <w:rFonts w:ascii="Arial" w:hAnsi="Arial" w:cs="Arial"/>
          <w:sz w:val="24"/>
          <w:szCs w:val="24"/>
        </w:rPr>
      </w:pPr>
      <w:r w:rsidRPr="00944672">
        <w:rPr>
          <w:rFonts w:ascii="Arial" w:hAnsi="Arial" w:cs="Arial"/>
          <w:sz w:val="24"/>
          <w:szCs w:val="24"/>
        </w:rPr>
        <w:t xml:space="preserve">„Ich kann den Helikopter sehen! Vielen Dank für die Hilfe!“ </w:t>
      </w:r>
    </w:p>
    <w:p w14:paraId="0BE55BFA" w14:textId="14C78F0B"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„Ok, Cindy, dann lege jetzt auf und gehe zu John.“</w:t>
      </w:r>
    </w:p>
    <w:p w14:paraId="790636E5" w14:textId="0D442E96"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Cindy unterbrach die Verbindung, und ging langsam</w:t>
      </w:r>
      <w:ins w:id="1476" w:author="Lektorat Bauer" w:date="2025-02-27T13:21:00Z" w16du:dateUtc="2025-02-27T12:21:00Z">
        <w:r w:rsidR="006329E8">
          <w:rPr>
            <w:rFonts w:ascii="Arial" w:hAnsi="Arial" w:cs="Arial"/>
            <w:sz w:val="24"/>
            <w:szCs w:val="24"/>
          </w:rPr>
          <w:t xml:space="preserve"> zurück</w:t>
        </w:r>
      </w:ins>
      <w:r w:rsidRPr="00944672">
        <w:rPr>
          <w:rFonts w:ascii="Arial" w:hAnsi="Arial" w:cs="Arial"/>
          <w:sz w:val="24"/>
          <w:szCs w:val="24"/>
        </w:rPr>
        <w:t>, um sich nicht zu verletzen</w:t>
      </w:r>
      <w:del w:id="1477" w:author="Lektorat Bauer" w:date="2025-02-27T13:21:00Z" w16du:dateUtc="2025-02-27T12:21:00Z">
        <w:r w:rsidRPr="00944672" w:rsidDel="006329E8">
          <w:rPr>
            <w:rFonts w:ascii="Arial" w:hAnsi="Arial" w:cs="Arial"/>
            <w:sz w:val="24"/>
            <w:szCs w:val="24"/>
          </w:rPr>
          <w:delText xml:space="preserve"> zurück</w:delText>
        </w:r>
      </w:del>
      <w:r w:rsidRPr="00944672">
        <w:rPr>
          <w:rFonts w:ascii="Arial" w:hAnsi="Arial" w:cs="Arial"/>
          <w:sz w:val="24"/>
          <w:szCs w:val="24"/>
        </w:rPr>
        <w:t>. „John?“</w:t>
      </w:r>
      <w:ins w:id="1478" w:author="Lektorat Bauer" w:date="2025-02-27T13:21:00Z" w16du:dateUtc="2025-02-27T12:21:00Z">
        <w:r w:rsidR="006329E8">
          <w:rPr>
            <w:rFonts w:ascii="Arial" w:hAnsi="Arial" w:cs="Arial"/>
            <w:sz w:val="24"/>
            <w:szCs w:val="24"/>
          </w:rPr>
          <w:t xml:space="preserve"> –</w:t>
        </w:r>
      </w:ins>
      <w:r w:rsidRPr="00944672">
        <w:rPr>
          <w:rFonts w:ascii="Arial" w:hAnsi="Arial" w:cs="Arial"/>
          <w:sz w:val="24"/>
          <w:szCs w:val="24"/>
        </w:rPr>
        <w:t xml:space="preserve"> „Hier, Cindy</w:t>
      </w:r>
      <w:ins w:id="1479" w:author="Lektorat Bauer" w:date="2025-02-27T13:21:00Z" w16du:dateUtc="2025-02-27T12:21:00Z">
        <w:r w:rsidR="006329E8">
          <w:rPr>
            <w:rFonts w:ascii="Arial" w:hAnsi="Arial" w:cs="Arial"/>
            <w:sz w:val="24"/>
            <w:szCs w:val="24"/>
          </w:rPr>
          <w:t>!</w:t>
        </w:r>
      </w:ins>
      <w:r w:rsidRPr="00944672">
        <w:rPr>
          <w:rFonts w:ascii="Arial" w:hAnsi="Arial" w:cs="Arial"/>
          <w:sz w:val="24"/>
          <w:szCs w:val="24"/>
        </w:rPr>
        <w:t>“ in diesem Augenblick erschien der Helikopter über dem Bergkamm. Aus Reflex hob Cindy die Arme und gab dem Helikopter Wink</w:t>
      </w:r>
      <w:ins w:id="1480" w:author="Lektorat Bauer" w:date="2025-02-27T13:21:00Z" w16du:dateUtc="2025-02-27T12:21:00Z">
        <w:r w:rsidR="006329E8">
          <w:rPr>
            <w:rFonts w:ascii="Arial" w:hAnsi="Arial" w:cs="Arial"/>
            <w:sz w:val="24"/>
            <w:szCs w:val="24"/>
          </w:rPr>
          <w:t>-</w:t>
        </w:r>
      </w:ins>
      <w:del w:id="1481" w:author="Lektorat Bauer" w:date="2025-02-27T13:21:00Z" w16du:dateUtc="2025-02-27T12:21:00Z">
        <w:r w:rsidRPr="00944672" w:rsidDel="006329E8">
          <w:rPr>
            <w:rFonts w:ascii="Arial" w:hAnsi="Arial" w:cs="Arial"/>
            <w:sz w:val="24"/>
            <w:szCs w:val="24"/>
          </w:rPr>
          <w:delText xml:space="preserve"> </w:delText>
        </w:r>
      </w:del>
      <w:r w:rsidRPr="00944672">
        <w:rPr>
          <w:rFonts w:ascii="Arial" w:hAnsi="Arial" w:cs="Arial"/>
          <w:sz w:val="24"/>
          <w:szCs w:val="24"/>
        </w:rPr>
        <w:t>Zeichen. Der Helikopter flog eine kleine Kurve, um das Gebäude vom Tal aus anzufliegen, da die Rotorblätter sonst nicht ausreichend Platz gehabt hätten.</w:t>
      </w:r>
    </w:p>
    <w:p w14:paraId="7E74EE6B" w14:textId="5D980EE3"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Da vor der Lodge </w:t>
      </w:r>
      <w:commentRangeStart w:id="1482"/>
      <w:del w:id="1483" w:author="Lektorat Bauer" w:date="2025-02-27T13:22:00Z" w16du:dateUtc="2025-02-27T12:22:00Z">
        <w:r w:rsidRPr="00944672" w:rsidDel="006329E8">
          <w:rPr>
            <w:rFonts w:ascii="Arial" w:hAnsi="Arial" w:cs="Arial"/>
            <w:sz w:val="24"/>
            <w:szCs w:val="24"/>
          </w:rPr>
          <w:delText>nicht ausreichend Platz</w:delText>
        </w:r>
      </w:del>
      <w:ins w:id="1484" w:author="Lektorat Bauer" w:date="2025-02-27T13:22:00Z" w16du:dateUtc="2025-02-27T12:22:00Z">
        <w:r w:rsidR="006329E8">
          <w:rPr>
            <w:rFonts w:ascii="Arial" w:hAnsi="Arial" w:cs="Arial"/>
            <w:sz w:val="24"/>
            <w:szCs w:val="24"/>
          </w:rPr>
          <w:t xml:space="preserve">keine </w:t>
        </w:r>
        <w:commentRangeEnd w:id="1482"/>
        <w:r w:rsidR="006329E8">
          <w:rPr>
            <w:rStyle w:val="Kommentarzeichen"/>
          </w:rPr>
          <w:commentReference w:id="1482"/>
        </w:r>
        <w:r w:rsidR="006329E8">
          <w:rPr>
            <w:rFonts w:ascii="Arial" w:hAnsi="Arial" w:cs="Arial"/>
            <w:sz w:val="24"/>
            <w:szCs w:val="24"/>
          </w:rPr>
          <w:t>Möglichkeit</w:t>
        </w:r>
      </w:ins>
      <w:r w:rsidRPr="00944672">
        <w:rPr>
          <w:rFonts w:ascii="Arial" w:hAnsi="Arial" w:cs="Arial"/>
          <w:sz w:val="24"/>
          <w:szCs w:val="24"/>
        </w:rPr>
        <w:t xml:space="preserve"> zum Landen war, drehte der Helikopter etwas ab und ging in </w:t>
      </w:r>
      <w:ins w:id="1485" w:author="Lektorat Bauer" w:date="2025-02-27T13:22:00Z" w16du:dateUtc="2025-02-27T12:22:00Z">
        <w:r w:rsidR="006329E8">
          <w:rPr>
            <w:rFonts w:ascii="Arial" w:hAnsi="Arial" w:cs="Arial"/>
            <w:sz w:val="24"/>
            <w:szCs w:val="24"/>
          </w:rPr>
          <w:t xml:space="preserve">den </w:t>
        </w:r>
      </w:ins>
      <w:r w:rsidRPr="00944672">
        <w:rPr>
          <w:rFonts w:ascii="Arial" w:hAnsi="Arial" w:cs="Arial"/>
          <w:sz w:val="24"/>
          <w:szCs w:val="24"/>
        </w:rPr>
        <w:t>Schwebeflug. Aus zwei Meter</w:t>
      </w:r>
      <w:ins w:id="1486" w:author="Lektorat Bauer" w:date="2025-02-27T13:22:00Z" w16du:dateUtc="2025-02-27T12:22:00Z">
        <w:r w:rsidR="00BA22E8">
          <w:rPr>
            <w:rFonts w:ascii="Arial" w:hAnsi="Arial" w:cs="Arial"/>
            <w:sz w:val="24"/>
            <w:szCs w:val="24"/>
          </w:rPr>
          <w:t>n</w:t>
        </w:r>
      </w:ins>
      <w:r w:rsidRPr="00944672">
        <w:rPr>
          <w:rFonts w:ascii="Arial" w:hAnsi="Arial" w:cs="Arial"/>
          <w:sz w:val="24"/>
          <w:szCs w:val="24"/>
        </w:rPr>
        <w:t xml:space="preserve"> Höhe seilte sich der Sanitäter ab. Nach dem er sich befreit hatte, rannte der Sanitäter auf John zu. </w:t>
      </w:r>
    </w:p>
    <w:p w14:paraId="66EB6931"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Der Helikopter bereitete sich auf eine Warteschleife vor, da zuerst herausgefunden werden musste, ob der Patient direkt an Bord musste, oder ob man Zeit für eine Landung hatte.</w:t>
      </w:r>
    </w:p>
    <w:p w14:paraId="7ABE84E1" w14:textId="77777777" w:rsidR="00BA22E8" w:rsidRDefault="00944672" w:rsidP="00623B68">
      <w:pPr>
        <w:autoSpaceDE w:val="0"/>
        <w:autoSpaceDN w:val="0"/>
        <w:adjustRightInd w:val="0"/>
        <w:spacing w:after="0" w:line="360" w:lineRule="auto"/>
        <w:ind w:firstLine="227"/>
        <w:jc w:val="both"/>
        <w:rPr>
          <w:ins w:id="1487" w:author="Lektorat Bauer" w:date="2025-02-27T13:22:00Z" w16du:dateUtc="2025-02-27T12:22:00Z"/>
          <w:rFonts w:ascii="Arial" w:hAnsi="Arial" w:cs="Arial"/>
          <w:sz w:val="24"/>
          <w:szCs w:val="24"/>
        </w:rPr>
      </w:pPr>
      <w:r w:rsidRPr="00944672">
        <w:rPr>
          <w:rFonts w:ascii="Arial" w:hAnsi="Arial" w:cs="Arial"/>
          <w:sz w:val="24"/>
          <w:szCs w:val="24"/>
        </w:rPr>
        <w:t xml:space="preserve">Der Sanitäter beugte sich zu John und sprach ihn an: „John? Ich bin Jack. Was ist passiert?“ </w:t>
      </w:r>
    </w:p>
    <w:p w14:paraId="702F7369" w14:textId="11BBE56E"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„Cindy wurde auf der Terrasse angegriffen, es ist nichts passiert. Anschließend habe ich die Schlange mit einem Besen von der Terrasse befördert. Dann bin ich von der Terrasse gestürzt, dann hat mich erst diese blöde Spinne und dann die Schlange gebissen.“ „</w:t>
      </w:r>
      <w:del w:id="1488" w:author="Lektorat Bauer" w:date="2025-02-27T13:23:00Z" w16du:dateUtc="2025-02-27T12:23:00Z">
        <w:r w:rsidRPr="00944672" w:rsidDel="00BA22E8">
          <w:rPr>
            <w:rFonts w:ascii="Arial" w:hAnsi="Arial" w:cs="Arial"/>
            <w:sz w:val="24"/>
            <w:szCs w:val="24"/>
          </w:rPr>
          <w:delText>Was für eine</w:delText>
        </w:r>
      </w:del>
      <w:ins w:id="1489" w:author="Lektorat Bauer" w:date="2025-02-27T13:23:00Z" w16du:dateUtc="2025-02-27T12:23:00Z">
        <w:r w:rsidR="00BA22E8">
          <w:rPr>
            <w:rFonts w:ascii="Arial" w:hAnsi="Arial" w:cs="Arial"/>
            <w:sz w:val="24"/>
            <w:szCs w:val="24"/>
          </w:rPr>
          <w:t>Welche</w:t>
        </w:r>
      </w:ins>
      <w:r w:rsidRPr="00944672">
        <w:rPr>
          <w:rFonts w:ascii="Arial" w:hAnsi="Arial" w:cs="Arial"/>
          <w:sz w:val="24"/>
          <w:szCs w:val="24"/>
        </w:rPr>
        <w:t xml:space="preserve"> Spinne?“</w:t>
      </w:r>
      <w:ins w:id="1490" w:author="Lektorat Bauer" w:date="2025-02-27T13:23:00Z" w16du:dateUtc="2025-02-27T12:23:00Z">
        <w:r w:rsidR="00BA22E8">
          <w:rPr>
            <w:rFonts w:ascii="Arial" w:hAnsi="Arial" w:cs="Arial"/>
            <w:sz w:val="24"/>
            <w:szCs w:val="24"/>
          </w:rPr>
          <w:t>,</w:t>
        </w:r>
      </w:ins>
      <w:r w:rsidRPr="00944672">
        <w:rPr>
          <w:rFonts w:ascii="Arial" w:hAnsi="Arial" w:cs="Arial"/>
          <w:sz w:val="24"/>
          <w:szCs w:val="24"/>
        </w:rPr>
        <w:t xml:space="preserve"> </w:t>
      </w:r>
      <w:ins w:id="1491" w:author="Lektorat Bauer" w:date="2025-02-27T13:23:00Z" w16du:dateUtc="2025-02-27T12:23:00Z">
        <w:r w:rsidR="00BA22E8">
          <w:rPr>
            <w:rFonts w:ascii="Arial" w:hAnsi="Arial" w:cs="Arial"/>
            <w:sz w:val="24"/>
            <w:szCs w:val="24"/>
          </w:rPr>
          <w:t>f</w:t>
        </w:r>
      </w:ins>
      <w:del w:id="1492" w:author="Lektorat Bauer" w:date="2025-02-27T13:23:00Z" w16du:dateUtc="2025-02-27T12:23:00Z">
        <w:r w:rsidRPr="00944672" w:rsidDel="00BA22E8">
          <w:rPr>
            <w:rFonts w:ascii="Arial" w:hAnsi="Arial" w:cs="Arial"/>
            <w:sz w:val="24"/>
            <w:szCs w:val="24"/>
          </w:rPr>
          <w:delText>F</w:delText>
        </w:r>
      </w:del>
      <w:r w:rsidRPr="00944672">
        <w:rPr>
          <w:rFonts w:ascii="Arial" w:hAnsi="Arial" w:cs="Arial"/>
          <w:sz w:val="24"/>
          <w:szCs w:val="24"/>
        </w:rPr>
        <w:t>ragte Jack alarmiert. „Na</w:t>
      </w:r>
      <w:ins w:id="1493" w:author="Lektorat Bauer" w:date="2025-02-27T13:23:00Z" w16du:dateUtc="2025-02-27T12:23:00Z">
        <w:r w:rsidR="00BA22E8">
          <w:rPr>
            <w:rFonts w:ascii="Arial" w:hAnsi="Arial" w:cs="Arial"/>
            <w:sz w:val="24"/>
            <w:szCs w:val="24"/>
          </w:rPr>
          <w:t>,</w:t>
        </w:r>
      </w:ins>
      <w:del w:id="1494" w:author="Lektorat Bauer" w:date="2025-02-27T13:23:00Z" w16du:dateUtc="2025-02-27T12:23:00Z">
        <w:r w:rsidRPr="00944672" w:rsidDel="00BA22E8">
          <w:rPr>
            <w:rFonts w:ascii="Arial" w:hAnsi="Arial" w:cs="Arial"/>
            <w:sz w:val="24"/>
            <w:szCs w:val="24"/>
          </w:rPr>
          <w:delText>h</w:delText>
        </w:r>
      </w:del>
      <w:r w:rsidRPr="00944672">
        <w:rPr>
          <w:rFonts w:ascii="Arial" w:hAnsi="Arial" w:cs="Arial"/>
          <w:sz w:val="24"/>
          <w:szCs w:val="24"/>
        </w:rPr>
        <w:t xml:space="preserve"> die </w:t>
      </w:r>
      <w:del w:id="1495" w:author="Lektorat Bauer" w:date="2025-02-27T13:23:00Z" w16du:dateUtc="2025-02-27T12:23:00Z">
        <w:r w:rsidRPr="00944672" w:rsidDel="00BA22E8">
          <w:rPr>
            <w:rFonts w:ascii="Arial" w:hAnsi="Arial" w:cs="Arial"/>
            <w:sz w:val="24"/>
            <w:szCs w:val="24"/>
          </w:rPr>
          <w:delText>‚</w:delText>
        </w:r>
      </w:del>
      <w:r w:rsidRPr="00944672">
        <w:rPr>
          <w:rFonts w:ascii="Arial" w:hAnsi="Arial" w:cs="Arial"/>
          <w:noProof/>
          <w:sz w:val="24"/>
          <w:szCs w:val="24"/>
        </w:rPr>
        <w:t>Red</w:t>
      </w:r>
      <w:r w:rsidRPr="00944672">
        <w:rPr>
          <w:rFonts w:ascii="Arial" w:hAnsi="Arial" w:cs="Arial"/>
          <w:sz w:val="24"/>
          <w:szCs w:val="24"/>
        </w:rPr>
        <w:t xml:space="preserve"> Back</w:t>
      </w:r>
      <w:del w:id="1496" w:author="Lektorat Bauer" w:date="2025-02-27T13:23:00Z" w16du:dateUtc="2025-02-27T12:23:00Z">
        <w:r w:rsidRPr="00944672" w:rsidDel="00BA22E8">
          <w:rPr>
            <w:rFonts w:ascii="Arial" w:hAnsi="Arial" w:cs="Arial"/>
            <w:sz w:val="24"/>
            <w:szCs w:val="24"/>
          </w:rPr>
          <w:delText>‘</w:delText>
        </w:r>
      </w:del>
      <w:r w:rsidRPr="00944672">
        <w:rPr>
          <w:rFonts w:ascii="Arial" w:hAnsi="Arial" w:cs="Arial"/>
          <w:sz w:val="24"/>
          <w:szCs w:val="24"/>
        </w:rPr>
        <w:t>!“ Jack</w:t>
      </w:r>
      <w:ins w:id="1497" w:author="Lektorat Bauer" w:date="2025-02-27T13:23:00Z" w16du:dateUtc="2025-02-27T12:23:00Z">
        <w:r w:rsidR="00BA22E8">
          <w:rPr>
            <w:rFonts w:ascii="Arial" w:hAnsi="Arial" w:cs="Arial"/>
            <w:sz w:val="24"/>
            <w:szCs w:val="24"/>
          </w:rPr>
          <w:t xml:space="preserve"> </w:t>
        </w:r>
      </w:ins>
      <w:del w:id="1498" w:author="Lektorat Bauer" w:date="2025-02-27T13:23:00Z" w16du:dateUtc="2025-02-27T12:23:00Z">
        <w:r w:rsidRPr="00944672" w:rsidDel="00BA22E8">
          <w:rPr>
            <w:rFonts w:ascii="Arial" w:hAnsi="Arial" w:cs="Arial"/>
            <w:sz w:val="24"/>
            <w:szCs w:val="24"/>
          </w:rPr>
          <w:delText xml:space="preserve"> </w:delText>
        </w:r>
        <w:commentRangeStart w:id="1499"/>
        <w:r w:rsidRPr="00944672" w:rsidDel="00BA22E8">
          <w:rPr>
            <w:rFonts w:ascii="Arial" w:hAnsi="Arial" w:cs="Arial"/>
            <w:sz w:val="24"/>
            <w:szCs w:val="24"/>
          </w:rPr>
          <w:delText>rettete die Situation damit, dass er sagt: „Ah, Ok, ich musste wissen, wie es Dir geht. Jetzt muss ich eben den Heli anfunken.“</w:delText>
        </w:r>
      </w:del>
      <w:commentRangeEnd w:id="1499"/>
      <w:r w:rsidR="00BA22E8">
        <w:rPr>
          <w:rStyle w:val="Kommentarzeichen"/>
        </w:rPr>
        <w:commentReference w:id="1499"/>
      </w:r>
      <w:ins w:id="1500" w:author="Lektorat Bauer" w:date="2025-02-27T13:23:00Z" w16du:dateUtc="2025-02-27T12:23:00Z">
        <w:r w:rsidR="00BA22E8">
          <w:rPr>
            <w:rFonts w:ascii="Arial" w:hAnsi="Arial" w:cs="Arial"/>
            <w:sz w:val="24"/>
            <w:szCs w:val="24"/>
          </w:rPr>
          <w:t>nickte.</w:t>
        </w:r>
      </w:ins>
      <w:r w:rsidRPr="00944672">
        <w:rPr>
          <w:rFonts w:ascii="Arial" w:hAnsi="Arial" w:cs="Arial"/>
          <w:sz w:val="24"/>
          <w:szCs w:val="24"/>
        </w:rPr>
        <w:t xml:space="preserve"> „412!“</w:t>
      </w:r>
      <w:ins w:id="1501" w:author="Lektorat Bauer" w:date="2025-02-27T13:24:00Z" w16du:dateUtc="2025-02-27T12:24:00Z">
        <w:r w:rsidR="00BA22E8">
          <w:rPr>
            <w:rFonts w:ascii="Arial" w:hAnsi="Arial" w:cs="Arial"/>
            <w:sz w:val="24"/>
            <w:szCs w:val="24"/>
          </w:rPr>
          <w:t xml:space="preserve"> –</w:t>
        </w:r>
      </w:ins>
      <w:r w:rsidRPr="00944672">
        <w:rPr>
          <w:rFonts w:ascii="Arial" w:hAnsi="Arial" w:cs="Arial"/>
          <w:sz w:val="24"/>
          <w:szCs w:val="24"/>
        </w:rPr>
        <w:t xml:space="preserve"> „Ja Jack?</w:t>
      </w:r>
      <w:del w:id="1502" w:author="Lektorat Bauer" w:date="2025-02-27T13:24:00Z" w16du:dateUtc="2025-02-27T12:24:00Z">
        <w:r w:rsidRPr="00944672" w:rsidDel="00BA22E8">
          <w:rPr>
            <w:rFonts w:ascii="Arial" w:hAnsi="Arial" w:cs="Arial"/>
            <w:sz w:val="24"/>
            <w:szCs w:val="24"/>
          </w:rPr>
          <w:delText>!</w:delText>
        </w:r>
      </w:del>
      <w:r w:rsidRPr="00944672">
        <w:rPr>
          <w:rFonts w:ascii="Arial" w:hAnsi="Arial" w:cs="Arial"/>
          <w:sz w:val="24"/>
          <w:szCs w:val="24"/>
        </w:rPr>
        <w:t>“</w:t>
      </w:r>
      <w:ins w:id="1503" w:author="Lektorat Bauer" w:date="2025-02-27T13:24:00Z" w16du:dateUtc="2025-02-27T12:24:00Z">
        <w:r w:rsidR="00BA22E8">
          <w:rPr>
            <w:rFonts w:ascii="Arial" w:hAnsi="Arial" w:cs="Arial"/>
            <w:sz w:val="24"/>
            <w:szCs w:val="24"/>
          </w:rPr>
          <w:t xml:space="preserve"> –</w:t>
        </w:r>
      </w:ins>
      <w:r w:rsidRPr="00944672">
        <w:rPr>
          <w:rFonts w:ascii="Arial" w:hAnsi="Arial" w:cs="Arial"/>
          <w:sz w:val="24"/>
          <w:szCs w:val="24"/>
        </w:rPr>
        <w:t xml:space="preserve"> „Paul, Du musst zaubern und landen. Schlange</w:t>
      </w:r>
      <w:ins w:id="1504" w:author="Lektorat Bauer" w:date="2025-02-27T13:24:00Z" w16du:dateUtc="2025-02-27T12:24:00Z">
        <w:r w:rsidR="00BA22E8">
          <w:rPr>
            <w:rFonts w:ascii="Arial" w:hAnsi="Arial" w:cs="Arial"/>
            <w:sz w:val="24"/>
            <w:szCs w:val="24"/>
          </w:rPr>
          <w:t>n-</w:t>
        </w:r>
      </w:ins>
      <w:r w:rsidRPr="00944672">
        <w:rPr>
          <w:rFonts w:ascii="Arial" w:hAnsi="Arial" w:cs="Arial"/>
          <w:sz w:val="24"/>
          <w:szCs w:val="24"/>
        </w:rPr>
        <w:t xml:space="preserve"> und Spinnenbiss!“</w:t>
      </w:r>
      <w:ins w:id="1505" w:author="Lektorat Bauer" w:date="2025-02-27T13:24:00Z" w16du:dateUtc="2025-02-27T12:24:00Z">
        <w:r w:rsidR="00BA22E8">
          <w:rPr>
            <w:rFonts w:ascii="Arial" w:hAnsi="Arial" w:cs="Arial"/>
            <w:sz w:val="24"/>
            <w:szCs w:val="24"/>
          </w:rPr>
          <w:t xml:space="preserve"> –</w:t>
        </w:r>
      </w:ins>
      <w:r w:rsidRPr="00944672">
        <w:rPr>
          <w:rFonts w:ascii="Arial" w:hAnsi="Arial" w:cs="Arial"/>
          <w:sz w:val="24"/>
          <w:szCs w:val="24"/>
        </w:rPr>
        <w:t xml:space="preserve"> „Scheiße.“ </w:t>
      </w:r>
      <w:ins w:id="1506" w:author="Lektorat Bauer" w:date="2025-02-27T13:24:00Z" w16du:dateUtc="2025-02-27T12:24:00Z">
        <w:r w:rsidR="00BA22E8">
          <w:rPr>
            <w:rFonts w:ascii="Arial" w:hAnsi="Arial" w:cs="Arial"/>
            <w:sz w:val="24"/>
            <w:szCs w:val="24"/>
          </w:rPr>
          <w:t xml:space="preserve">– </w:t>
        </w:r>
      </w:ins>
      <w:r w:rsidRPr="00944672">
        <w:rPr>
          <w:rFonts w:ascii="Arial" w:hAnsi="Arial" w:cs="Arial"/>
          <w:sz w:val="24"/>
          <w:szCs w:val="24"/>
        </w:rPr>
        <w:t>„Ja.“</w:t>
      </w:r>
      <w:ins w:id="1507" w:author="Lektorat Bauer" w:date="2025-02-27T13:24:00Z" w16du:dateUtc="2025-02-27T12:24:00Z">
        <w:r w:rsidR="00BA22E8">
          <w:rPr>
            <w:rFonts w:ascii="Arial" w:hAnsi="Arial" w:cs="Arial"/>
            <w:sz w:val="24"/>
            <w:szCs w:val="24"/>
          </w:rPr>
          <w:t xml:space="preserve"> –</w:t>
        </w:r>
      </w:ins>
      <w:r w:rsidRPr="00944672">
        <w:rPr>
          <w:rFonts w:ascii="Arial" w:hAnsi="Arial" w:cs="Arial"/>
          <w:sz w:val="24"/>
          <w:szCs w:val="24"/>
        </w:rPr>
        <w:t xml:space="preserve"> „Ok, ich bin in drei Minuten unten.“ </w:t>
      </w:r>
    </w:p>
    <w:p w14:paraId="676B7196" w14:textId="6CF7E7C6"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Damit begann der Helikopter seinen Landeanflug. Jack drehte sich um</w:t>
      </w:r>
      <w:del w:id="1508" w:author="Lektorat Bauer" w:date="2025-02-27T13:24:00Z" w16du:dateUtc="2025-02-27T12:24:00Z">
        <w:r w:rsidRPr="00944672" w:rsidDel="00BA22E8">
          <w:rPr>
            <w:rFonts w:ascii="Arial" w:hAnsi="Arial" w:cs="Arial"/>
            <w:sz w:val="24"/>
            <w:szCs w:val="24"/>
          </w:rPr>
          <w:delText>,</w:delText>
        </w:r>
      </w:del>
      <w:ins w:id="1509" w:author="Lektorat Bauer" w:date="2025-02-27T13:24:00Z" w16du:dateUtc="2025-02-27T12:24:00Z">
        <w:r w:rsidR="00BA22E8">
          <w:rPr>
            <w:rFonts w:ascii="Arial" w:hAnsi="Arial" w:cs="Arial"/>
            <w:sz w:val="24"/>
            <w:szCs w:val="24"/>
          </w:rPr>
          <w:t>.</w:t>
        </w:r>
      </w:ins>
      <w:r w:rsidRPr="00944672">
        <w:rPr>
          <w:rFonts w:ascii="Arial" w:hAnsi="Arial" w:cs="Arial"/>
          <w:sz w:val="24"/>
          <w:szCs w:val="24"/>
        </w:rPr>
        <w:t xml:space="preserve"> „Cindy, wir fliegen John nach Brisbane ins ‚Royal Brisbane‘. Du kannst nicht mitfliegen.“ „Ja, aber</w:t>
      </w:r>
      <w:ins w:id="1510" w:author="Lektorat Bauer" w:date="2025-02-27T13:24:00Z" w16du:dateUtc="2025-02-27T12:24:00Z">
        <w:r w:rsidR="00BA22E8">
          <w:rPr>
            <w:rFonts w:ascii="Arial" w:hAnsi="Arial" w:cs="Arial"/>
            <w:sz w:val="24"/>
            <w:szCs w:val="24"/>
          </w:rPr>
          <w:t> </w:t>
        </w:r>
      </w:ins>
      <w:r w:rsidRPr="00944672">
        <w:rPr>
          <w:rFonts w:ascii="Arial" w:hAnsi="Arial" w:cs="Arial"/>
          <w:sz w:val="24"/>
          <w:szCs w:val="24"/>
        </w:rPr>
        <w:t>…“ „Wir haben nicht ausreichend Platz. Komm</w:t>
      </w:r>
      <w:del w:id="1511" w:author="Lektorat Bauer" w:date="2025-02-27T13:24:00Z" w16du:dateUtc="2025-02-27T12:24:00Z">
        <w:r w:rsidRPr="00944672" w:rsidDel="00BA22E8">
          <w:rPr>
            <w:rFonts w:ascii="Arial" w:hAnsi="Arial" w:cs="Arial"/>
            <w:sz w:val="24"/>
            <w:szCs w:val="24"/>
          </w:rPr>
          <w:delText>e</w:delText>
        </w:r>
      </w:del>
      <w:r w:rsidRPr="00944672">
        <w:rPr>
          <w:rFonts w:ascii="Arial" w:hAnsi="Arial" w:cs="Arial"/>
          <w:sz w:val="24"/>
          <w:szCs w:val="24"/>
        </w:rPr>
        <w:t xml:space="preserve"> ins Hospital.“ In diesem Augenblick landete </w:t>
      </w:r>
      <w:r w:rsidRPr="00944672">
        <w:rPr>
          <w:rFonts w:ascii="Arial" w:hAnsi="Arial" w:cs="Arial"/>
          <w:sz w:val="24"/>
          <w:szCs w:val="24"/>
        </w:rPr>
        <w:lastRenderedPageBreak/>
        <w:t>Paul den Helikopter auf der rechten Kufe, so</w:t>
      </w:r>
      <w:del w:id="1512" w:author="Lektorat Bauer" w:date="2025-02-27T13:24:00Z" w16du:dateUtc="2025-02-27T12:24:00Z">
        <w:r w:rsidRPr="00944672" w:rsidDel="00BA22E8">
          <w:rPr>
            <w:rFonts w:ascii="Arial" w:hAnsi="Arial" w:cs="Arial"/>
            <w:sz w:val="24"/>
            <w:szCs w:val="24"/>
          </w:rPr>
          <w:delText xml:space="preserve">, </w:delText>
        </w:r>
      </w:del>
      <w:r w:rsidRPr="00944672">
        <w:rPr>
          <w:rFonts w:ascii="Arial" w:hAnsi="Arial" w:cs="Arial"/>
          <w:sz w:val="24"/>
          <w:szCs w:val="24"/>
        </w:rPr>
        <w:t>dass der Sanitäter John in den Helikopter bugsieren konnte. Nachdem Patient und Sanitäter an Bord waren, hob der Helikopter ab und kippte über die linke Kufe</w:t>
      </w:r>
      <w:ins w:id="1513" w:author="Lektorat Bauer" w:date="2025-02-27T13:24:00Z" w16du:dateUtc="2025-02-27T12:24:00Z">
        <w:r w:rsidR="00BA22E8">
          <w:rPr>
            <w:rFonts w:ascii="Arial" w:hAnsi="Arial" w:cs="Arial"/>
            <w:sz w:val="24"/>
            <w:szCs w:val="24"/>
          </w:rPr>
          <w:t>,</w:t>
        </w:r>
      </w:ins>
      <w:r w:rsidRPr="00944672">
        <w:rPr>
          <w:rFonts w:ascii="Arial" w:hAnsi="Arial" w:cs="Arial"/>
          <w:sz w:val="24"/>
          <w:szCs w:val="24"/>
        </w:rPr>
        <w:t xml:space="preserve"> um Geschwindigkeit aufzunehmen.</w:t>
      </w:r>
      <w:ins w:id="1514" w:author="Lektorat Bauer" w:date="2025-02-27T13:24:00Z" w16du:dateUtc="2025-02-27T12:24:00Z">
        <w:r w:rsidR="00BA22E8">
          <w:rPr>
            <w:rFonts w:ascii="Arial" w:hAnsi="Arial" w:cs="Arial"/>
            <w:sz w:val="24"/>
            <w:szCs w:val="24"/>
          </w:rPr>
          <w:t xml:space="preserve"> Die</w:t>
        </w:r>
      </w:ins>
      <w:r w:rsidRPr="00944672">
        <w:rPr>
          <w:rFonts w:ascii="Arial" w:hAnsi="Arial" w:cs="Arial"/>
          <w:sz w:val="24"/>
          <w:szCs w:val="24"/>
        </w:rPr>
        <w:t xml:space="preserve"> Nase voran flog </w:t>
      </w:r>
      <w:ins w:id="1515" w:author="Lektorat Bauer" w:date="2025-02-27T13:25:00Z" w16du:dateUtc="2025-02-27T12:25:00Z">
        <w:r w:rsidR="00BA22E8">
          <w:rPr>
            <w:rFonts w:ascii="Arial" w:hAnsi="Arial" w:cs="Arial"/>
            <w:sz w:val="24"/>
            <w:szCs w:val="24"/>
          </w:rPr>
          <w:t xml:space="preserve">er </w:t>
        </w:r>
      </w:ins>
      <w:r w:rsidRPr="00944672">
        <w:rPr>
          <w:rFonts w:ascii="Arial" w:hAnsi="Arial" w:cs="Arial"/>
          <w:sz w:val="24"/>
          <w:szCs w:val="24"/>
        </w:rPr>
        <w:t>talwärts, bis er genug Geschwindigkeit hatte</w:t>
      </w:r>
      <w:ins w:id="1516" w:author="Lektorat Bauer" w:date="2025-02-27T13:25:00Z" w16du:dateUtc="2025-02-27T12:25:00Z">
        <w:r w:rsidR="00BA22E8">
          <w:rPr>
            <w:rFonts w:ascii="Arial" w:hAnsi="Arial" w:cs="Arial"/>
            <w:sz w:val="24"/>
            <w:szCs w:val="24"/>
          </w:rPr>
          <w:t>,</w:t>
        </w:r>
      </w:ins>
      <w:r w:rsidRPr="00944672">
        <w:rPr>
          <w:rFonts w:ascii="Arial" w:hAnsi="Arial" w:cs="Arial"/>
          <w:sz w:val="24"/>
          <w:szCs w:val="24"/>
        </w:rPr>
        <w:t xml:space="preserve"> um in den Steigflug überzugehen. Keine 3 Minuten nach dem Abheben verschwand der Helikopter hinter dem Bergkamm.</w:t>
      </w:r>
    </w:p>
    <w:p w14:paraId="1FF17DCE" w14:textId="5B5B6F55"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Cindy ging in die Lodge, packte die Sachen zusammen und machte sich mit dem Gepäck auf den Weg zum Auto. Nachdem sie das Gepäck verladen hatte, rief sie die Vermieterin Sophia an, </w:t>
      </w:r>
      <w:del w:id="1517" w:author="Lektorat Bauer" w:date="2025-02-27T13:25:00Z" w16du:dateUtc="2025-02-27T12:25:00Z">
        <w:r w:rsidRPr="00944672" w:rsidDel="00BA22E8">
          <w:rPr>
            <w:rFonts w:ascii="Arial" w:hAnsi="Arial" w:cs="Arial"/>
            <w:sz w:val="24"/>
            <w:szCs w:val="24"/>
          </w:rPr>
          <w:delText>sagte</w:delText>
        </w:r>
      </w:del>
      <w:ins w:id="1518" w:author="Lektorat Bauer" w:date="2025-02-27T13:25:00Z" w16du:dateUtc="2025-02-27T12:25:00Z">
        <w:r w:rsidR="00BA22E8">
          <w:rPr>
            <w:rFonts w:ascii="Arial" w:hAnsi="Arial" w:cs="Arial"/>
            <w:sz w:val="24"/>
            <w:szCs w:val="24"/>
          </w:rPr>
          <w:t>erklärte</w:t>
        </w:r>
      </w:ins>
      <w:r w:rsidRPr="00944672">
        <w:rPr>
          <w:rFonts w:ascii="Arial" w:hAnsi="Arial" w:cs="Arial"/>
          <w:sz w:val="24"/>
          <w:szCs w:val="24"/>
        </w:rPr>
        <w:t>, warum nicht aufgeräumt war</w:t>
      </w:r>
      <w:ins w:id="1519" w:author="Lektorat Bauer" w:date="2025-02-27T13:25:00Z" w16du:dateUtc="2025-02-27T12:25:00Z">
        <w:r w:rsidR="00BA22E8">
          <w:rPr>
            <w:rFonts w:ascii="Arial" w:hAnsi="Arial" w:cs="Arial"/>
            <w:sz w:val="24"/>
            <w:szCs w:val="24"/>
          </w:rPr>
          <w:t>,</w:t>
        </w:r>
      </w:ins>
      <w:r w:rsidRPr="00944672">
        <w:rPr>
          <w:rFonts w:ascii="Arial" w:hAnsi="Arial" w:cs="Arial"/>
          <w:sz w:val="24"/>
          <w:szCs w:val="24"/>
        </w:rPr>
        <w:t xml:space="preserve"> und fuhr nach Brisbane.</w:t>
      </w:r>
    </w:p>
    <w:p w14:paraId="0E741A69" w14:textId="4BDEB0EA"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Die Fahrt dauert normalerweise 70 Minuten</w:t>
      </w:r>
      <w:ins w:id="1520" w:author="Lektorat Bauer" w:date="2025-02-27T13:25:00Z" w16du:dateUtc="2025-02-27T12:25:00Z">
        <w:r w:rsidR="00BA22E8">
          <w:rPr>
            <w:rFonts w:ascii="Arial" w:hAnsi="Arial" w:cs="Arial"/>
            <w:sz w:val="24"/>
            <w:szCs w:val="24"/>
          </w:rPr>
          <w:t>.</w:t>
        </w:r>
      </w:ins>
      <w:del w:id="1521" w:author="Lektorat Bauer" w:date="2025-02-27T13:25:00Z" w16du:dateUtc="2025-02-27T12:25:00Z">
        <w:r w:rsidRPr="00944672" w:rsidDel="00BA22E8">
          <w:rPr>
            <w:rFonts w:ascii="Arial" w:hAnsi="Arial" w:cs="Arial"/>
            <w:sz w:val="24"/>
            <w:szCs w:val="24"/>
          </w:rPr>
          <w:delText>,</w:delText>
        </w:r>
      </w:del>
      <w:r w:rsidRPr="00944672">
        <w:rPr>
          <w:rFonts w:ascii="Arial" w:hAnsi="Arial" w:cs="Arial"/>
          <w:sz w:val="24"/>
          <w:szCs w:val="24"/>
        </w:rPr>
        <w:t xml:space="preserve"> </w:t>
      </w:r>
      <w:ins w:id="1522" w:author="Lektorat Bauer" w:date="2025-02-27T13:25:00Z" w16du:dateUtc="2025-02-27T12:25:00Z">
        <w:r w:rsidR="00BA22E8">
          <w:rPr>
            <w:rFonts w:ascii="Arial" w:hAnsi="Arial" w:cs="Arial"/>
            <w:sz w:val="24"/>
            <w:szCs w:val="24"/>
          </w:rPr>
          <w:t>N</w:t>
        </w:r>
      </w:ins>
      <w:del w:id="1523" w:author="Lektorat Bauer" w:date="2025-02-27T13:25:00Z" w16du:dateUtc="2025-02-27T12:25:00Z">
        <w:r w:rsidRPr="00944672" w:rsidDel="00BA22E8">
          <w:rPr>
            <w:rFonts w:ascii="Arial" w:hAnsi="Arial" w:cs="Arial"/>
            <w:sz w:val="24"/>
            <w:szCs w:val="24"/>
          </w:rPr>
          <w:delText>n</w:delText>
        </w:r>
      </w:del>
      <w:r w:rsidRPr="00944672">
        <w:rPr>
          <w:rFonts w:ascii="Arial" w:hAnsi="Arial" w:cs="Arial"/>
          <w:sz w:val="24"/>
          <w:szCs w:val="24"/>
        </w:rPr>
        <w:t xml:space="preserve">ach 50 Minuten war sie in Brisbane, am Parkplatz beim Krankenhaus. Sie parkte den Audi </w:t>
      </w:r>
      <w:r w:rsidRPr="00944672">
        <w:rPr>
          <w:rFonts w:ascii="Arial" w:hAnsi="Arial" w:cs="Arial"/>
          <w:noProof/>
          <w:sz w:val="24"/>
          <w:szCs w:val="24"/>
        </w:rPr>
        <w:t>TT</w:t>
      </w:r>
      <w:r w:rsidRPr="00944672">
        <w:rPr>
          <w:rFonts w:ascii="Arial" w:hAnsi="Arial" w:cs="Arial"/>
          <w:sz w:val="24"/>
          <w:szCs w:val="24"/>
        </w:rPr>
        <w:t xml:space="preserve"> und ging zur Anmeldung. </w:t>
      </w:r>
    </w:p>
    <w:p w14:paraId="597ADA5A" w14:textId="77777777" w:rsidR="00BA22E8" w:rsidRDefault="00944672" w:rsidP="00623B68">
      <w:pPr>
        <w:autoSpaceDE w:val="0"/>
        <w:autoSpaceDN w:val="0"/>
        <w:adjustRightInd w:val="0"/>
        <w:spacing w:after="0" w:line="360" w:lineRule="auto"/>
        <w:ind w:firstLine="227"/>
        <w:jc w:val="both"/>
        <w:rPr>
          <w:ins w:id="1524" w:author="Lektorat Bauer" w:date="2025-02-27T13:25:00Z" w16du:dateUtc="2025-02-27T12:25:00Z"/>
          <w:rFonts w:ascii="Arial" w:hAnsi="Arial" w:cs="Arial"/>
          <w:sz w:val="24"/>
          <w:szCs w:val="24"/>
        </w:rPr>
      </w:pPr>
      <w:r w:rsidRPr="00944672">
        <w:rPr>
          <w:rFonts w:ascii="Arial" w:hAnsi="Arial" w:cs="Arial"/>
          <w:sz w:val="24"/>
          <w:szCs w:val="24"/>
        </w:rPr>
        <w:t>Dort wartetet ein Polizist auf sie. „Mrs. McGraw?</w:t>
      </w:r>
      <w:del w:id="1525" w:author="Lektorat Bauer" w:date="2025-02-27T13:25:00Z" w16du:dateUtc="2025-02-27T12:25:00Z">
        <w:r w:rsidRPr="00944672" w:rsidDel="00BA22E8">
          <w:rPr>
            <w:rFonts w:ascii="Arial" w:hAnsi="Arial" w:cs="Arial"/>
            <w:sz w:val="24"/>
            <w:szCs w:val="24"/>
          </w:rPr>
          <w:delText>!</w:delText>
        </w:r>
      </w:del>
      <w:r w:rsidRPr="00944672">
        <w:rPr>
          <w:rFonts w:ascii="Arial" w:hAnsi="Arial" w:cs="Arial"/>
          <w:sz w:val="24"/>
          <w:szCs w:val="24"/>
        </w:rPr>
        <w:t xml:space="preserve">“ </w:t>
      </w:r>
      <w:ins w:id="1526" w:author="Lektorat Bauer" w:date="2025-02-27T13:25:00Z" w16du:dateUtc="2025-02-27T12:25:00Z">
        <w:r w:rsidR="00BA22E8">
          <w:rPr>
            <w:rFonts w:ascii="Arial" w:hAnsi="Arial" w:cs="Arial"/>
            <w:sz w:val="24"/>
            <w:szCs w:val="24"/>
          </w:rPr>
          <w:t>Cindy nickte nur.</w:t>
        </w:r>
      </w:ins>
      <w:del w:id="1527" w:author="Lektorat Bauer" w:date="2025-02-27T13:25:00Z" w16du:dateUtc="2025-02-27T12:25:00Z">
        <w:r w:rsidRPr="00944672" w:rsidDel="00BA22E8">
          <w:rPr>
            <w:rFonts w:ascii="Arial" w:hAnsi="Arial" w:cs="Arial"/>
            <w:sz w:val="24"/>
            <w:szCs w:val="24"/>
          </w:rPr>
          <w:delText>„Ja?“</w:delText>
        </w:r>
      </w:del>
      <w:r w:rsidRPr="00944672">
        <w:rPr>
          <w:rFonts w:ascii="Arial" w:hAnsi="Arial" w:cs="Arial"/>
          <w:sz w:val="24"/>
          <w:szCs w:val="24"/>
        </w:rPr>
        <w:t xml:space="preserve"> </w:t>
      </w:r>
      <w:commentRangeStart w:id="1528"/>
      <w:r w:rsidRPr="00944672">
        <w:rPr>
          <w:rFonts w:ascii="Arial" w:hAnsi="Arial" w:cs="Arial"/>
          <w:sz w:val="24"/>
          <w:szCs w:val="24"/>
        </w:rPr>
        <w:t xml:space="preserve">„Ich bin Constable Thomas Smith. Ihr Mann liegt auf der Intensivstation. Bei Vergiftungen müssen wir immer die </w:t>
      </w:r>
      <w:ins w:id="1529" w:author="Lektorat Bauer" w:date="2025-02-27T13:25:00Z" w16du:dateUtc="2025-02-27T12:25:00Z">
        <w:r w:rsidR="00BA22E8">
          <w:rPr>
            <w:rFonts w:ascii="Arial" w:hAnsi="Arial" w:cs="Arial"/>
            <w:sz w:val="24"/>
            <w:szCs w:val="24"/>
          </w:rPr>
          <w:t>B</w:t>
        </w:r>
      </w:ins>
      <w:del w:id="1530" w:author="Lektorat Bauer" w:date="2025-02-27T13:25:00Z" w16du:dateUtc="2025-02-27T12:25:00Z">
        <w:r w:rsidRPr="00944672" w:rsidDel="00BA22E8">
          <w:rPr>
            <w:rFonts w:ascii="Arial" w:hAnsi="Arial" w:cs="Arial"/>
            <w:sz w:val="24"/>
            <w:szCs w:val="24"/>
          </w:rPr>
          <w:delText>b</w:delText>
        </w:r>
      </w:del>
      <w:r w:rsidRPr="00944672">
        <w:rPr>
          <w:rFonts w:ascii="Arial" w:hAnsi="Arial" w:cs="Arial"/>
          <w:sz w:val="24"/>
          <w:szCs w:val="24"/>
        </w:rPr>
        <w:t xml:space="preserve">etroffenen befragen.“ </w:t>
      </w:r>
    </w:p>
    <w:p w14:paraId="2FFDF52E" w14:textId="77777777" w:rsidR="00BA22E8" w:rsidRDefault="00944672" w:rsidP="00623B68">
      <w:pPr>
        <w:autoSpaceDE w:val="0"/>
        <w:autoSpaceDN w:val="0"/>
        <w:adjustRightInd w:val="0"/>
        <w:spacing w:after="0" w:line="360" w:lineRule="auto"/>
        <w:ind w:firstLine="227"/>
        <w:jc w:val="both"/>
        <w:rPr>
          <w:ins w:id="1531" w:author="Lektorat Bauer" w:date="2025-02-27T13:25:00Z" w16du:dateUtc="2025-02-27T12:25:00Z"/>
          <w:rFonts w:ascii="Arial" w:hAnsi="Arial" w:cs="Arial"/>
          <w:sz w:val="24"/>
          <w:szCs w:val="24"/>
        </w:rPr>
      </w:pPr>
      <w:r w:rsidRPr="00944672">
        <w:rPr>
          <w:rFonts w:ascii="Arial" w:hAnsi="Arial" w:cs="Arial"/>
          <w:sz w:val="24"/>
          <w:szCs w:val="24"/>
        </w:rPr>
        <w:t xml:space="preserve">„Ich würde gern meinen Mann sehen. Danach stehe ich zu Ihrer Verfügung.“ </w:t>
      </w:r>
    </w:p>
    <w:p w14:paraId="35648342" w14:textId="77777777" w:rsidR="00BA22E8" w:rsidRDefault="00944672" w:rsidP="00623B68">
      <w:pPr>
        <w:autoSpaceDE w:val="0"/>
        <w:autoSpaceDN w:val="0"/>
        <w:adjustRightInd w:val="0"/>
        <w:spacing w:after="0" w:line="360" w:lineRule="auto"/>
        <w:ind w:firstLine="227"/>
        <w:jc w:val="both"/>
        <w:rPr>
          <w:ins w:id="1532" w:author="Lektorat Bauer" w:date="2025-02-27T13:26:00Z" w16du:dateUtc="2025-02-27T12:26:00Z"/>
          <w:rFonts w:ascii="Arial" w:hAnsi="Arial" w:cs="Arial"/>
          <w:sz w:val="24"/>
          <w:szCs w:val="24"/>
        </w:rPr>
      </w:pPr>
      <w:r w:rsidRPr="00944672">
        <w:rPr>
          <w:rFonts w:ascii="Arial" w:hAnsi="Arial" w:cs="Arial"/>
          <w:sz w:val="24"/>
          <w:szCs w:val="24"/>
        </w:rPr>
        <w:t xml:space="preserve">„Mit dieser Reaktion hatte ich gerechnet, bitte entschuldigen Sie, dass ich Sie direkt angesprochen habe.“ </w:t>
      </w:r>
    </w:p>
    <w:p w14:paraId="3E65AD0F" w14:textId="77777777" w:rsidR="00BA22E8" w:rsidRDefault="00944672" w:rsidP="00623B68">
      <w:pPr>
        <w:autoSpaceDE w:val="0"/>
        <w:autoSpaceDN w:val="0"/>
        <w:adjustRightInd w:val="0"/>
        <w:spacing w:after="0" w:line="360" w:lineRule="auto"/>
        <w:ind w:firstLine="227"/>
        <w:jc w:val="both"/>
        <w:rPr>
          <w:ins w:id="1533" w:author="Lektorat Bauer" w:date="2025-02-27T13:26:00Z" w16du:dateUtc="2025-02-27T12:26:00Z"/>
          <w:rFonts w:ascii="Arial" w:hAnsi="Arial" w:cs="Arial"/>
          <w:sz w:val="24"/>
          <w:szCs w:val="24"/>
        </w:rPr>
      </w:pPr>
      <w:r w:rsidRPr="00944672">
        <w:rPr>
          <w:rFonts w:ascii="Arial" w:hAnsi="Arial" w:cs="Arial"/>
          <w:sz w:val="24"/>
          <w:szCs w:val="24"/>
        </w:rPr>
        <w:t xml:space="preserve">„Kein Problem. Wo muss ich jetzt hin?“ </w:t>
      </w:r>
      <w:commentRangeEnd w:id="1528"/>
      <w:r w:rsidR="00BA22E8">
        <w:rPr>
          <w:rStyle w:val="Kommentarzeichen"/>
        </w:rPr>
        <w:commentReference w:id="1528"/>
      </w:r>
    </w:p>
    <w:p w14:paraId="066E1C12" w14:textId="77777777" w:rsidR="00905175" w:rsidRDefault="00944672" w:rsidP="00623B68">
      <w:pPr>
        <w:autoSpaceDE w:val="0"/>
        <w:autoSpaceDN w:val="0"/>
        <w:adjustRightInd w:val="0"/>
        <w:spacing w:after="0" w:line="360" w:lineRule="auto"/>
        <w:ind w:firstLine="227"/>
        <w:jc w:val="both"/>
        <w:rPr>
          <w:ins w:id="1534" w:author="Lektorat Bauer" w:date="2025-03-07T18:48:00Z" w16du:dateUtc="2025-03-07T17:48:00Z"/>
          <w:rFonts w:ascii="Arial" w:hAnsi="Arial" w:cs="Arial"/>
          <w:sz w:val="24"/>
          <w:szCs w:val="24"/>
        </w:rPr>
      </w:pPr>
      <w:r w:rsidRPr="00944672">
        <w:rPr>
          <w:rFonts w:ascii="Arial" w:hAnsi="Arial" w:cs="Arial"/>
          <w:sz w:val="24"/>
          <w:szCs w:val="24"/>
        </w:rPr>
        <w:t>Gemeinsam gingen beide zur Intensivstation. Dort angekommen, wurden Sie von einer Schwester in Empfang genommen: „Mrs. McGraw, bitte folgen Sie mir, ich bringe Sie zu Ihrem Mann.“ John McGraw war an alle möglichen Geräte angeschlossen, lächelte aber, als er seine Frau eintreten sah. „Hallo Schatz</w:t>
      </w:r>
      <w:ins w:id="1535" w:author="Lektorat Bauer" w:date="2025-02-27T13:26:00Z" w16du:dateUtc="2025-02-27T12:26:00Z">
        <w:r w:rsidR="00BA22E8">
          <w:rPr>
            <w:rFonts w:ascii="Arial" w:hAnsi="Arial" w:cs="Arial"/>
            <w:sz w:val="24"/>
            <w:szCs w:val="24"/>
          </w:rPr>
          <w:t>.</w:t>
        </w:r>
      </w:ins>
      <w:del w:id="1536" w:author="Lektorat Bauer" w:date="2025-02-27T13:26:00Z" w16du:dateUtc="2025-02-27T12:26:00Z">
        <w:r w:rsidRPr="00944672" w:rsidDel="00BA22E8">
          <w:rPr>
            <w:rFonts w:ascii="Arial" w:hAnsi="Arial" w:cs="Arial"/>
            <w:sz w:val="24"/>
            <w:szCs w:val="24"/>
          </w:rPr>
          <w:delText>,</w:delText>
        </w:r>
      </w:del>
      <w:r w:rsidRPr="00944672">
        <w:rPr>
          <w:rFonts w:ascii="Arial" w:hAnsi="Arial" w:cs="Arial"/>
          <w:sz w:val="24"/>
          <w:szCs w:val="24"/>
        </w:rPr>
        <w:t xml:space="preserve"> </w:t>
      </w:r>
      <w:ins w:id="1537" w:author="Lektorat Bauer" w:date="2025-02-27T13:26:00Z" w16du:dateUtc="2025-02-27T12:26:00Z">
        <w:r w:rsidR="00BA22E8">
          <w:rPr>
            <w:rFonts w:ascii="Arial" w:hAnsi="Arial" w:cs="Arial"/>
            <w:sz w:val="24"/>
            <w:szCs w:val="24"/>
          </w:rPr>
          <w:t>I</w:t>
        </w:r>
      </w:ins>
      <w:del w:id="1538" w:author="Lektorat Bauer" w:date="2025-02-27T13:26:00Z" w16du:dateUtc="2025-02-27T12:26:00Z">
        <w:r w:rsidRPr="00944672" w:rsidDel="00BA22E8">
          <w:rPr>
            <w:rFonts w:ascii="Arial" w:hAnsi="Arial" w:cs="Arial"/>
            <w:sz w:val="24"/>
            <w:szCs w:val="24"/>
          </w:rPr>
          <w:delText>i</w:delText>
        </w:r>
      </w:del>
      <w:r w:rsidRPr="00944672">
        <w:rPr>
          <w:rFonts w:ascii="Arial" w:hAnsi="Arial" w:cs="Arial"/>
          <w:sz w:val="24"/>
          <w:szCs w:val="24"/>
        </w:rPr>
        <w:t xml:space="preserve">ch soll Dir sagen, dass die Ärzte böse mit Dir sind.“ </w:t>
      </w:r>
      <w:ins w:id="1539" w:author="Lektorat Bauer" w:date="2025-02-27T13:27:00Z" w16du:dateUtc="2025-02-27T12:27:00Z">
        <w:r w:rsidR="00BA22E8">
          <w:rPr>
            <w:rFonts w:ascii="Arial" w:hAnsi="Arial" w:cs="Arial"/>
            <w:sz w:val="24"/>
            <w:szCs w:val="24"/>
          </w:rPr>
          <w:t xml:space="preserve">Cindy stürzte </w:t>
        </w:r>
        <w:commentRangeStart w:id="1540"/>
        <w:r w:rsidR="00BA22E8">
          <w:rPr>
            <w:rFonts w:ascii="Arial" w:hAnsi="Arial" w:cs="Arial"/>
            <w:sz w:val="24"/>
            <w:szCs w:val="24"/>
          </w:rPr>
          <w:t>zu</w:t>
        </w:r>
        <w:commentRangeEnd w:id="1540"/>
        <w:r w:rsidR="00BA22E8">
          <w:rPr>
            <w:rStyle w:val="Kommentarzeichen"/>
          </w:rPr>
          <w:commentReference w:id="1540"/>
        </w:r>
        <w:r w:rsidR="00BA22E8">
          <w:rPr>
            <w:rFonts w:ascii="Arial" w:hAnsi="Arial" w:cs="Arial"/>
            <w:sz w:val="24"/>
            <w:szCs w:val="24"/>
          </w:rPr>
          <w:t xml:space="preserve"> ihm ans Bett. </w:t>
        </w:r>
      </w:ins>
      <w:r w:rsidRPr="00944672">
        <w:rPr>
          <w:rFonts w:ascii="Arial" w:hAnsi="Arial" w:cs="Arial"/>
          <w:sz w:val="24"/>
          <w:szCs w:val="24"/>
        </w:rPr>
        <w:t>„</w:t>
      </w:r>
      <w:commentRangeStart w:id="1541"/>
      <w:del w:id="1542" w:author="Lektorat Bauer" w:date="2025-02-27T13:27:00Z" w16du:dateUtc="2025-02-27T12:27:00Z">
        <w:r w:rsidRPr="00944672" w:rsidDel="00BA22E8">
          <w:rPr>
            <w:rFonts w:ascii="Arial" w:hAnsi="Arial" w:cs="Arial"/>
            <w:sz w:val="24"/>
            <w:szCs w:val="24"/>
          </w:rPr>
          <w:delText xml:space="preserve">Hallo John, </w:delText>
        </w:r>
      </w:del>
      <w:commentRangeEnd w:id="1541"/>
      <w:r w:rsidR="00BA22E8">
        <w:rPr>
          <w:rStyle w:val="Kommentarzeichen"/>
        </w:rPr>
        <w:commentReference w:id="1541"/>
      </w:r>
      <w:del w:id="1543" w:author="Lektorat Bauer" w:date="2025-02-27T13:27:00Z" w16du:dateUtc="2025-02-27T12:27:00Z">
        <w:r w:rsidRPr="00944672" w:rsidDel="00BA22E8">
          <w:rPr>
            <w:rFonts w:ascii="Arial" w:hAnsi="Arial" w:cs="Arial"/>
            <w:sz w:val="24"/>
            <w:szCs w:val="24"/>
          </w:rPr>
          <w:delText>was?</w:delText>
        </w:r>
      </w:del>
      <w:ins w:id="1544" w:author="Lektorat Bauer" w:date="2025-02-27T13:27:00Z" w16du:dateUtc="2025-02-27T12:27:00Z">
        <w:r w:rsidR="00BA22E8">
          <w:rPr>
            <w:rFonts w:ascii="Arial" w:hAnsi="Arial" w:cs="Arial"/>
            <w:sz w:val="24"/>
            <w:szCs w:val="24"/>
          </w:rPr>
          <w:t>Was?</w:t>
        </w:r>
      </w:ins>
      <w:r w:rsidRPr="00944672">
        <w:rPr>
          <w:rFonts w:ascii="Arial" w:hAnsi="Arial" w:cs="Arial"/>
          <w:sz w:val="24"/>
          <w:szCs w:val="24"/>
        </w:rPr>
        <w:t xml:space="preserve"> Wieso? Und überhaupt, wie geht es Dir?“ </w:t>
      </w:r>
      <w:del w:id="1545" w:author="Lektorat Bauer" w:date="2025-02-27T13:28:00Z" w16du:dateUtc="2025-02-27T12:28:00Z">
        <w:r w:rsidRPr="00944672" w:rsidDel="00BA22E8">
          <w:rPr>
            <w:rFonts w:ascii="Arial" w:hAnsi="Arial" w:cs="Arial"/>
            <w:sz w:val="24"/>
            <w:szCs w:val="24"/>
          </w:rPr>
          <w:delText xml:space="preserve">„Dass ich Dich noch mal aus der Fassung bringen kann.“ Lächelte </w:delText>
        </w:r>
      </w:del>
      <w:r w:rsidRPr="00944672">
        <w:rPr>
          <w:rFonts w:ascii="Arial" w:hAnsi="Arial" w:cs="Arial"/>
          <w:sz w:val="24"/>
          <w:szCs w:val="24"/>
        </w:rPr>
        <w:t xml:space="preserve">John </w:t>
      </w:r>
      <w:ins w:id="1546" w:author="Lektorat Bauer" w:date="2025-02-27T13:28:00Z" w16du:dateUtc="2025-02-27T12:28:00Z">
        <w:r w:rsidR="00BA22E8">
          <w:rPr>
            <w:rFonts w:ascii="Arial" w:hAnsi="Arial" w:cs="Arial"/>
            <w:sz w:val="24"/>
            <w:szCs w:val="24"/>
          </w:rPr>
          <w:t xml:space="preserve">lächelte </w:t>
        </w:r>
      </w:ins>
      <w:r w:rsidRPr="00944672">
        <w:rPr>
          <w:rFonts w:ascii="Arial" w:hAnsi="Arial" w:cs="Arial"/>
          <w:sz w:val="24"/>
          <w:szCs w:val="24"/>
        </w:rPr>
        <w:t>sie gequält an. „Du hast vergessen, dass ich von einer ‚Red-Back‘ gebissen wurde. Daher habe</w:t>
      </w:r>
      <w:ins w:id="1547" w:author="Lektorat Bauer" w:date="2025-02-27T13:28:00Z" w16du:dateUtc="2025-02-27T12:28:00Z">
        <w:r w:rsidR="0094618B">
          <w:rPr>
            <w:rFonts w:ascii="Arial" w:hAnsi="Arial" w:cs="Arial"/>
            <w:sz w:val="24"/>
            <w:szCs w:val="24"/>
          </w:rPr>
          <w:t>n</w:t>
        </w:r>
      </w:ins>
      <w:r w:rsidRPr="00944672">
        <w:rPr>
          <w:rFonts w:ascii="Arial" w:hAnsi="Arial" w:cs="Arial"/>
          <w:sz w:val="24"/>
          <w:szCs w:val="24"/>
        </w:rPr>
        <w:t xml:space="preserve"> die hier gerade etwas Probleme.“ Cindy schlug die Hände vor das Gesicht</w:t>
      </w:r>
      <w:ins w:id="1548" w:author="Lektorat Bauer" w:date="2025-02-27T13:29:00Z" w16du:dateUtc="2025-02-27T12:29:00Z">
        <w:r w:rsidR="0094618B">
          <w:rPr>
            <w:rFonts w:ascii="Arial" w:hAnsi="Arial" w:cs="Arial"/>
            <w:sz w:val="24"/>
            <w:szCs w:val="24"/>
          </w:rPr>
          <w:t>.</w:t>
        </w:r>
      </w:ins>
      <w:r w:rsidRPr="00944672">
        <w:rPr>
          <w:rFonts w:ascii="Arial" w:hAnsi="Arial" w:cs="Arial"/>
          <w:sz w:val="24"/>
          <w:szCs w:val="24"/>
        </w:rPr>
        <w:t xml:space="preserve"> „Oh Gott. Es tut mir leid. Ich war so aufgeregt!“</w:t>
      </w:r>
    </w:p>
    <w:p w14:paraId="1725E811" w14:textId="374252C5"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del w:id="1549" w:author="Lektorat Bauer" w:date="2025-03-07T18:48:00Z" w16du:dateUtc="2025-03-07T17:48:00Z">
        <w:r w:rsidRPr="00944672" w:rsidDel="00905175">
          <w:rPr>
            <w:rFonts w:ascii="Arial" w:hAnsi="Arial" w:cs="Arial"/>
            <w:sz w:val="24"/>
            <w:szCs w:val="24"/>
          </w:rPr>
          <w:delText xml:space="preserve"> </w:delText>
        </w:r>
      </w:del>
      <w:r w:rsidRPr="00944672">
        <w:rPr>
          <w:rFonts w:ascii="Arial" w:hAnsi="Arial" w:cs="Arial"/>
          <w:sz w:val="24"/>
          <w:szCs w:val="24"/>
        </w:rPr>
        <w:t xml:space="preserve">„Darling, lass Dich nicht unterkriegen. Alles wird gut.“ </w:t>
      </w:r>
    </w:p>
    <w:p w14:paraId="24449750" w14:textId="3102DC75"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„Mrs. McGraw</w:t>
      </w:r>
      <w:del w:id="1550" w:author="Lektorat Bauer" w:date="2025-02-27T13:29:00Z" w16du:dateUtc="2025-02-27T12:29:00Z">
        <w:r w:rsidRPr="00944672" w:rsidDel="0094618B">
          <w:rPr>
            <w:rFonts w:ascii="Arial" w:hAnsi="Arial" w:cs="Arial"/>
            <w:sz w:val="24"/>
            <w:szCs w:val="24"/>
          </w:rPr>
          <w:delText>,</w:delText>
        </w:r>
      </w:del>
      <w:r w:rsidRPr="00944672">
        <w:rPr>
          <w:rFonts w:ascii="Arial" w:hAnsi="Arial" w:cs="Arial"/>
          <w:sz w:val="24"/>
          <w:szCs w:val="24"/>
        </w:rPr>
        <w:t>“</w:t>
      </w:r>
      <w:ins w:id="1551" w:author="Lektorat Bauer" w:date="2025-02-27T13:29:00Z" w16du:dateUtc="2025-02-27T12:29:00Z">
        <w:r w:rsidR="0094618B">
          <w:rPr>
            <w:rFonts w:ascii="Arial" w:hAnsi="Arial" w:cs="Arial"/>
            <w:sz w:val="24"/>
            <w:szCs w:val="24"/>
          </w:rPr>
          <w:t>,</w:t>
        </w:r>
      </w:ins>
      <w:r w:rsidRPr="00944672">
        <w:rPr>
          <w:rFonts w:ascii="Arial" w:hAnsi="Arial" w:cs="Arial"/>
          <w:sz w:val="24"/>
          <w:szCs w:val="24"/>
        </w:rPr>
        <w:t xml:space="preserve"> sprach Sie die Schwester an, „</w:t>
      </w:r>
      <w:ins w:id="1552" w:author="Lektorat Bauer" w:date="2025-02-27T13:29:00Z" w16du:dateUtc="2025-02-27T12:29:00Z">
        <w:r w:rsidR="0094618B">
          <w:rPr>
            <w:rFonts w:ascii="Arial" w:hAnsi="Arial" w:cs="Arial"/>
            <w:sz w:val="24"/>
            <w:szCs w:val="24"/>
          </w:rPr>
          <w:t>b</w:t>
        </w:r>
      </w:ins>
      <w:del w:id="1553" w:author="Lektorat Bauer" w:date="2025-02-27T13:29:00Z" w16du:dateUtc="2025-02-27T12:29:00Z">
        <w:r w:rsidRPr="00944672" w:rsidDel="0094618B">
          <w:rPr>
            <w:rFonts w:ascii="Arial" w:hAnsi="Arial" w:cs="Arial"/>
            <w:sz w:val="24"/>
            <w:szCs w:val="24"/>
          </w:rPr>
          <w:delText>B</w:delText>
        </w:r>
      </w:del>
      <w:r w:rsidRPr="00944672">
        <w:rPr>
          <w:rFonts w:ascii="Arial" w:hAnsi="Arial" w:cs="Arial"/>
          <w:sz w:val="24"/>
          <w:szCs w:val="24"/>
        </w:rPr>
        <w:t xml:space="preserve">itte warten Sie jetzt draußen.“ </w:t>
      </w:r>
      <w:del w:id="1554" w:author="Lektorat Bauer" w:date="2025-02-27T13:29:00Z" w16du:dateUtc="2025-02-27T12:29:00Z">
        <w:r w:rsidRPr="00944672" w:rsidDel="0094618B">
          <w:rPr>
            <w:rFonts w:ascii="Arial" w:hAnsi="Arial" w:cs="Arial"/>
            <w:sz w:val="24"/>
            <w:szCs w:val="24"/>
          </w:rPr>
          <w:delText>„Ok,“ nickte Cindy, zu ihrem Mann gewandt sagte Sie</w:delText>
        </w:r>
      </w:del>
      <w:ins w:id="1555" w:author="Lektorat Bauer" w:date="2025-02-27T13:29:00Z" w16du:dateUtc="2025-02-27T12:29:00Z">
        <w:r w:rsidR="0094618B">
          <w:rPr>
            <w:rFonts w:ascii="Arial" w:hAnsi="Arial" w:cs="Arial"/>
            <w:sz w:val="24"/>
            <w:szCs w:val="24"/>
          </w:rPr>
          <w:t>Cindy nickte kaum merklich</w:t>
        </w:r>
      </w:ins>
      <w:del w:id="1556" w:author="Lektorat Bauer" w:date="2025-02-27T13:29:00Z" w16du:dateUtc="2025-02-27T12:29:00Z">
        <w:r w:rsidRPr="00944672" w:rsidDel="0094618B">
          <w:rPr>
            <w:rFonts w:ascii="Arial" w:hAnsi="Arial" w:cs="Arial"/>
            <w:sz w:val="24"/>
            <w:szCs w:val="24"/>
          </w:rPr>
          <w:delText>,</w:delText>
        </w:r>
      </w:del>
      <w:ins w:id="1557" w:author="Lektorat Bauer" w:date="2025-02-27T13:29:00Z" w16du:dateUtc="2025-02-27T12:29:00Z">
        <w:r w:rsidR="0094618B">
          <w:rPr>
            <w:rFonts w:ascii="Arial" w:hAnsi="Arial" w:cs="Arial"/>
            <w:sz w:val="24"/>
            <w:szCs w:val="24"/>
          </w:rPr>
          <w:t>.</w:t>
        </w:r>
      </w:ins>
      <w:r w:rsidRPr="00944672">
        <w:rPr>
          <w:rFonts w:ascii="Arial" w:hAnsi="Arial" w:cs="Arial"/>
          <w:sz w:val="24"/>
          <w:szCs w:val="24"/>
        </w:rPr>
        <w:t xml:space="preserve"> „Ich warte draußen, darauf dass Du rauskommst. Und lass</w:t>
      </w:r>
      <w:del w:id="1558" w:author="Lektorat Bauer" w:date="2025-02-27T13:29:00Z" w16du:dateUtc="2025-02-27T12:29:00Z">
        <w:r w:rsidRPr="00944672" w:rsidDel="0094618B">
          <w:rPr>
            <w:rFonts w:ascii="Arial" w:hAnsi="Arial" w:cs="Arial"/>
            <w:sz w:val="24"/>
            <w:szCs w:val="24"/>
          </w:rPr>
          <w:delText>e</w:delText>
        </w:r>
      </w:del>
      <w:r w:rsidRPr="00944672">
        <w:rPr>
          <w:rFonts w:ascii="Arial" w:hAnsi="Arial" w:cs="Arial"/>
          <w:sz w:val="24"/>
          <w:szCs w:val="24"/>
        </w:rPr>
        <w:t xml:space="preserve"> die Schwester in Ruhe!“</w:t>
      </w:r>
      <w:ins w:id="1559" w:author="Lektorat Bauer" w:date="2025-02-27T13:29:00Z" w16du:dateUtc="2025-02-27T12:29:00Z">
        <w:r w:rsidR="0094618B">
          <w:rPr>
            <w:rFonts w:ascii="Arial" w:hAnsi="Arial" w:cs="Arial"/>
            <w:sz w:val="24"/>
            <w:szCs w:val="24"/>
          </w:rPr>
          <w:t>, sagte sie an ihren Mann gerichtet.</w:t>
        </w:r>
      </w:ins>
      <w:r w:rsidRPr="00944672">
        <w:rPr>
          <w:rFonts w:ascii="Arial" w:hAnsi="Arial" w:cs="Arial"/>
          <w:sz w:val="24"/>
          <w:szCs w:val="24"/>
        </w:rPr>
        <w:t xml:space="preserve"> John nickte müde und die Schwester lächelte. </w:t>
      </w:r>
    </w:p>
    <w:p w14:paraId="766DA84F" w14:textId="067ED8D2"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commentRangeStart w:id="1560"/>
      <w:r w:rsidRPr="00944672">
        <w:rPr>
          <w:rFonts w:ascii="Arial" w:hAnsi="Arial" w:cs="Arial"/>
          <w:sz w:val="24"/>
          <w:szCs w:val="24"/>
        </w:rPr>
        <w:lastRenderedPageBreak/>
        <w:t xml:space="preserve">Vor dem Zimmer wartete Constable Smith, zu ihm gewandt sagte Cindy: „Können wir uns hier irgendwo unterhalten?“ </w:t>
      </w:r>
      <w:ins w:id="1561" w:author="Lektorat Bauer" w:date="2025-02-27T13:30:00Z" w16du:dateUtc="2025-02-27T12:30:00Z">
        <w:r w:rsidR="0094618B">
          <w:rPr>
            <w:rFonts w:ascii="Arial" w:hAnsi="Arial" w:cs="Arial"/>
            <w:sz w:val="24"/>
            <w:szCs w:val="24"/>
          </w:rPr>
          <w:t xml:space="preserve">– </w:t>
        </w:r>
      </w:ins>
      <w:r w:rsidRPr="00944672">
        <w:rPr>
          <w:rFonts w:ascii="Arial" w:hAnsi="Arial" w:cs="Arial"/>
          <w:sz w:val="24"/>
          <w:szCs w:val="24"/>
        </w:rPr>
        <w:t>„Vor der Tür der Intensivstation ist eine Sitzecke. Dort können wir warten</w:t>
      </w:r>
      <w:del w:id="1562" w:author="Lektorat Bauer" w:date="2025-02-27T13:30:00Z" w16du:dateUtc="2025-02-27T12:30:00Z">
        <w:r w:rsidRPr="00944672" w:rsidDel="0094618B">
          <w:rPr>
            <w:rFonts w:ascii="Arial" w:hAnsi="Arial" w:cs="Arial"/>
            <w:sz w:val="24"/>
            <w:szCs w:val="24"/>
          </w:rPr>
          <w:delText>.</w:delText>
        </w:r>
      </w:del>
      <w:r w:rsidRPr="00944672">
        <w:rPr>
          <w:rFonts w:ascii="Arial" w:hAnsi="Arial" w:cs="Arial"/>
          <w:sz w:val="24"/>
          <w:szCs w:val="24"/>
        </w:rPr>
        <w:t>“</w:t>
      </w:r>
      <w:ins w:id="1563" w:author="Lektorat Bauer" w:date="2025-02-27T13:30:00Z" w16du:dateUtc="2025-02-27T12:30:00Z">
        <w:r w:rsidR="0094618B">
          <w:rPr>
            <w:rFonts w:ascii="Arial" w:hAnsi="Arial" w:cs="Arial"/>
            <w:sz w:val="24"/>
            <w:szCs w:val="24"/>
          </w:rPr>
          <w:t>,</w:t>
        </w:r>
      </w:ins>
      <w:r w:rsidRPr="00944672">
        <w:rPr>
          <w:rFonts w:ascii="Arial" w:hAnsi="Arial" w:cs="Arial"/>
          <w:sz w:val="24"/>
          <w:szCs w:val="24"/>
        </w:rPr>
        <w:t xml:space="preserve"> </w:t>
      </w:r>
      <w:ins w:id="1564" w:author="Lektorat Bauer" w:date="2025-02-27T13:30:00Z" w16du:dateUtc="2025-02-27T12:30:00Z">
        <w:r w:rsidR="0094618B">
          <w:rPr>
            <w:rFonts w:ascii="Arial" w:hAnsi="Arial" w:cs="Arial"/>
            <w:sz w:val="24"/>
            <w:szCs w:val="24"/>
          </w:rPr>
          <w:t>a</w:t>
        </w:r>
      </w:ins>
      <w:del w:id="1565" w:author="Lektorat Bauer" w:date="2025-02-27T13:30:00Z" w16du:dateUtc="2025-02-27T12:30:00Z">
        <w:r w:rsidRPr="00944672" w:rsidDel="0094618B">
          <w:rPr>
            <w:rFonts w:ascii="Arial" w:hAnsi="Arial" w:cs="Arial"/>
            <w:sz w:val="24"/>
            <w:szCs w:val="24"/>
          </w:rPr>
          <w:delText>A</w:delText>
        </w:r>
      </w:del>
      <w:r w:rsidRPr="00944672">
        <w:rPr>
          <w:rFonts w:ascii="Arial" w:hAnsi="Arial" w:cs="Arial"/>
          <w:sz w:val="24"/>
          <w:szCs w:val="24"/>
        </w:rPr>
        <w:t>ntwortete der Polizist.</w:t>
      </w:r>
      <w:commentRangeEnd w:id="1560"/>
      <w:r w:rsidR="0094618B">
        <w:rPr>
          <w:rStyle w:val="Kommentarzeichen"/>
        </w:rPr>
        <w:commentReference w:id="1560"/>
      </w:r>
    </w:p>
    <w:p w14:paraId="67DECD24" w14:textId="56B9C260"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Draußen in der Sitzecke</w:t>
      </w:r>
      <w:del w:id="1566" w:author="Lektorat Bauer" w:date="2025-02-27T13:31:00Z" w16du:dateUtc="2025-02-27T12:31:00Z">
        <w:r w:rsidRPr="00944672" w:rsidDel="0094618B">
          <w:rPr>
            <w:rFonts w:ascii="Arial" w:hAnsi="Arial" w:cs="Arial"/>
            <w:sz w:val="24"/>
            <w:szCs w:val="24"/>
          </w:rPr>
          <w:delText xml:space="preserve">, schaute Cindy den Polizisten an, </w:delText>
        </w:r>
      </w:del>
      <w:ins w:id="1567" w:author="Lektorat Bauer" w:date="2025-02-27T13:31:00Z" w16du:dateUtc="2025-02-27T12:31:00Z">
        <w:r w:rsidR="0094618B">
          <w:rPr>
            <w:rFonts w:ascii="Arial" w:hAnsi="Arial" w:cs="Arial"/>
            <w:sz w:val="24"/>
            <w:szCs w:val="24"/>
          </w:rPr>
          <w:t xml:space="preserve"> nahmen sie Platz und Cindy sank in den Stuhl. </w:t>
        </w:r>
      </w:ins>
      <w:del w:id="1568" w:author="Lektorat Bauer" w:date="2025-02-27T13:30:00Z" w16du:dateUtc="2025-02-27T12:30:00Z">
        <w:r w:rsidRPr="00944672" w:rsidDel="0094618B">
          <w:rPr>
            <w:rFonts w:ascii="Arial" w:hAnsi="Arial" w:cs="Arial"/>
            <w:sz w:val="24"/>
            <w:szCs w:val="24"/>
          </w:rPr>
          <w:delText xml:space="preserve">„Was </w:delText>
        </w:r>
        <w:commentRangeStart w:id="1569"/>
        <w:r w:rsidRPr="00944672" w:rsidDel="0094618B">
          <w:rPr>
            <w:rFonts w:ascii="Arial" w:hAnsi="Arial" w:cs="Arial"/>
            <w:sz w:val="24"/>
            <w:szCs w:val="24"/>
          </w:rPr>
          <w:delText>wollen</w:delText>
        </w:r>
      </w:del>
      <w:commentRangeEnd w:id="1569"/>
      <w:r w:rsidR="0094618B">
        <w:rPr>
          <w:rStyle w:val="Kommentarzeichen"/>
        </w:rPr>
        <w:commentReference w:id="1569"/>
      </w:r>
      <w:del w:id="1570" w:author="Lektorat Bauer" w:date="2025-02-27T13:30:00Z" w16du:dateUtc="2025-02-27T12:30:00Z">
        <w:r w:rsidRPr="00944672" w:rsidDel="0094618B">
          <w:rPr>
            <w:rFonts w:ascii="Arial" w:hAnsi="Arial" w:cs="Arial"/>
            <w:sz w:val="24"/>
            <w:szCs w:val="24"/>
          </w:rPr>
          <w:delText xml:space="preserve"> Sie wissen?“ </w:delText>
        </w:r>
      </w:del>
      <w:r w:rsidRPr="00944672">
        <w:rPr>
          <w:rFonts w:ascii="Arial" w:hAnsi="Arial" w:cs="Arial"/>
          <w:sz w:val="24"/>
          <w:szCs w:val="24"/>
        </w:rPr>
        <w:t xml:space="preserve">„Mrs. McGraw, bitte erzählen Sie in Ihren Worten, was passiert ist.“ </w:t>
      </w:r>
      <w:del w:id="1571" w:author="Lektorat Bauer" w:date="2025-02-27T13:31:00Z" w16du:dateUtc="2025-02-27T12:31:00Z">
        <w:r w:rsidRPr="00944672" w:rsidDel="0094618B">
          <w:rPr>
            <w:rFonts w:ascii="Arial" w:hAnsi="Arial" w:cs="Arial"/>
            <w:sz w:val="24"/>
            <w:szCs w:val="24"/>
          </w:rPr>
          <w:delText xml:space="preserve">Forderte Constable Smith sie auf. </w:delText>
        </w:r>
      </w:del>
      <w:r w:rsidRPr="00944672">
        <w:rPr>
          <w:rFonts w:ascii="Arial" w:hAnsi="Arial" w:cs="Arial"/>
          <w:sz w:val="24"/>
          <w:szCs w:val="24"/>
        </w:rPr>
        <w:t>Cindy erzählte den gesamten Hergang</w:t>
      </w:r>
      <w:del w:id="1572" w:author="Lektorat Bauer" w:date="2025-02-27T13:31:00Z" w16du:dateUtc="2025-02-27T12:31:00Z">
        <w:r w:rsidRPr="00944672" w:rsidDel="0094618B">
          <w:rPr>
            <w:rFonts w:ascii="Arial" w:hAnsi="Arial" w:cs="Arial"/>
            <w:sz w:val="24"/>
            <w:szCs w:val="24"/>
          </w:rPr>
          <w:delText>, als Sie bei dem Notruf ankam, warf Sie ein</w:delText>
        </w:r>
      </w:del>
      <w:ins w:id="1573" w:author="Lektorat Bauer" w:date="2025-02-27T13:31:00Z" w16du:dateUtc="2025-02-27T12:31:00Z">
        <w:r w:rsidR="0094618B">
          <w:rPr>
            <w:rFonts w:ascii="Arial" w:hAnsi="Arial" w:cs="Arial"/>
            <w:sz w:val="24"/>
            <w:szCs w:val="24"/>
          </w:rPr>
          <w:t>.</w:t>
        </w:r>
      </w:ins>
      <w:r w:rsidRPr="00944672">
        <w:rPr>
          <w:rFonts w:ascii="Arial" w:hAnsi="Arial" w:cs="Arial"/>
          <w:sz w:val="24"/>
          <w:szCs w:val="24"/>
        </w:rPr>
        <w:t xml:space="preserve"> „… und ich Trottel vergesse die blöde Spinne.“ </w:t>
      </w:r>
    </w:p>
    <w:p w14:paraId="6970D463" w14:textId="0C5D6AEE"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„Sie waren aufgeregt. Anrufer in der Notrufzentrale haben auch schon mal vergessen</w:t>
      </w:r>
      <w:ins w:id="1574" w:author="Lektorat Bauer" w:date="2025-02-27T13:31:00Z" w16du:dateUtc="2025-02-27T12:31:00Z">
        <w:r w:rsidR="0094618B">
          <w:rPr>
            <w:rFonts w:ascii="Arial" w:hAnsi="Arial" w:cs="Arial"/>
            <w:sz w:val="24"/>
            <w:szCs w:val="24"/>
          </w:rPr>
          <w:t>,</w:t>
        </w:r>
      </w:ins>
      <w:r w:rsidRPr="00944672">
        <w:rPr>
          <w:rFonts w:ascii="Arial" w:hAnsi="Arial" w:cs="Arial"/>
          <w:sz w:val="24"/>
          <w:szCs w:val="24"/>
        </w:rPr>
        <w:t xml:space="preserve"> wo sie wohnen</w:t>
      </w:r>
      <w:ins w:id="1575" w:author="Lektorat Bauer" w:date="2025-02-27T13:31:00Z" w16du:dateUtc="2025-02-27T12:31:00Z">
        <w:r w:rsidR="0094618B">
          <w:rPr>
            <w:rFonts w:ascii="Arial" w:hAnsi="Arial" w:cs="Arial"/>
            <w:sz w:val="24"/>
            <w:szCs w:val="24"/>
          </w:rPr>
          <w:t> </w:t>
        </w:r>
      </w:ins>
      <w:r w:rsidRPr="00944672">
        <w:rPr>
          <w:rFonts w:ascii="Arial" w:hAnsi="Arial" w:cs="Arial"/>
          <w:sz w:val="24"/>
          <w:szCs w:val="24"/>
        </w:rPr>
        <w:t>… das macht die Aufregung</w:t>
      </w:r>
      <w:del w:id="1576" w:author="Lektorat Bauer" w:date="2025-02-27T13:31:00Z" w16du:dateUtc="2025-02-27T12:31:00Z">
        <w:r w:rsidRPr="00944672" w:rsidDel="0094618B">
          <w:rPr>
            <w:rFonts w:ascii="Arial" w:hAnsi="Arial" w:cs="Arial"/>
            <w:sz w:val="24"/>
            <w:szCs w:val="24"/>
          </w:rPr>
          <w:delText>.</w:delText>
        </w:r>
      </w:del>
      <w:r w:rsidRPr="00944672">
        <w:rPr>
          <w:rFonts w:ascii="Arial" w:hAnsi="Arial" w:cs="Arial"/>
          <w:sz w:val="24"/>
          <w:szCs w:val="24"/>
        </w:rPr>
        <w:t>“</w:t>
      </w:r>
      <w:ins w:id="1577" w:author="Lektorat Bauer" w:date="2025-02-27T13:32:00Z" w16du:dateUtc="2025-02-27T12:32:00Z">
        <w:r w:rsidR="0094618B">
          <w:rPr>
            <w:rFonts w:ascii="Arial" w:hAnsi="Arial" w:cs="Arial"/>
            <w:sz w:val="24"/>
            <w:szCs w:val="24"/>
          </w:rPr>
          <w:t>,</w:t>
        </w:r>
      </w:ins>
      <w:r w:rsidRPr="00944672">
        <w:rPr>
          <w:rFonts w:ascii="Arial" w:hAnsi="Arial" w:cs="Arial"/>
          <w:sz w:val="24"/>
          <w:szCs w:val="24"/>
        </w:rPr>
        <w:t xml:space="preserve"> </w:t>
      </w:r>
      <w:ins w:id="1578" w:author="Lektorat Bauer" w:date="2025-02-27T13:32:00Z" w16du:dateUtc="2025-02-27T12:32:00Z">
        <w:r w:rsidR="0094618B">
          <w:rPr>
            <w:rFonts w:ascii="Arial" w:hAnsi="Arial" w:cs="Arial"/>
            <w:sz w:val="24"/>
            <w:szCs w:val="24"/>
          </w:rPr>
          <w:t>t</w:t>
        </w:r>
      </w:ins>
      <w:del w:id="1579" w:author="Lektorat Bauer" w:date="2025-02-27T13:32:00Z" w16du:dateUtc="2025-02-27T12:32:00Z">
        <w:r w:rsidRPr="00944672" w:rsidDel="0094618B">
          <w:rPr>
            <w:rFonts w:ascii="Arial" w:hAnsi="Arial" w:cs="Arial"/>
            <w:sz w:val="24"/>
            <w:szCs w:val="24"/>
          </w:rPr>
          <w:delText>T</w:delText>
        </w:r>
      </w:del>
      <w:r w:rsidRPr="00944672">
        <w:rPr>
          <w:rFonts w:ascii="Arial" w:hAnsi="Arial" w:cs="Arial"/>
          <w:sz w:val="24"/>
          <w:szCs w:val="24"/>
        </w:rPr>
        <w:t xml:space="preserve">röstete sie der Polizist. „Vielen Dank für Ihre Hilfe. Wir benötigen diese Informationen, damit wir die Reaktionszeiten verbessern können.“ </w:t>
      </w:r>
    </w:p>
    <w:p w14:paraId="13236D3A" w14:textId="77777777" w:rsidR="00905175" w:rsidRDefault="00944672" w:rsidP="00623B68">
      <w:pPr>
        <w:autoSpaceDE w:val="0"/>
        <w:autoSpaceDN w:val="0"/>
        <w:adjustRightInd w:val="0"/>
        <w:spacing w:after="0" w:line="360" w:lineRule="auto"/>
        <w:ind w:firstLine="227"/>
        <w:jc w:val="both"/>
        <w:rPr>
          <w:ins w:id="1580" w:author="Lektorat Bauer" w:date="2025-03-07T18:48:00Z" w16du:dateUtc="2025-03-07T17:48:00Z"/>
          <w:rFonts w:ascii="Arial" w:hAnsi="Arial" w:cs="Arial"/>
          <w:sz w:val="24"/>
          <w:szCs w:val="24"/>
        </w:rPr>
      </w:pPr>
      <w:r w:rsidRPr="00944672">
        <w:rPr>
          <w:rFonts w:ascii="Arial" w:hAnsi="Arial" w:cs="Arial"/>
          <w:sz w:val="24"/>
          <w:szCs w:val="24"/>
        </w:rPr>
        <w:t>Smith erhob sich, um zu gehen</w:t>
      </w:r>
      <w:ins w:id="1581" w:author="Lektorat Bauer" w:date="2025-02-27T13:32:00Z" w16du:dateUtc="2025-02-27T12:32:00Z">
        <w:r w:rsidR="0094618B">
          <w:rPr>
            <w:rFonts w:ascii="Arial" w:hAnsi="Arial" w:cs="Arial"/>
            <w:sz w:val="24"/>
            <w:szCs w:val="24"/>
          </w:rPr>
          <w:t>.</w:t>
        </w:r>
      </w:ins>
      <w:del w:id="1582" w:author="Lektorat Bauer" w:date="2025-02-27T13:32:00Z" w16du:dateUtc="2025-02-27T12:32:00Z">
        <w:r w:rsidRPr="00944672" w:rsidDel="0094618B">
          <w:rPr>
            <w:rFonts w:ascii="Arial" w:hAnsi="Arial" w:cs="Arial"/>
            <w:sz w:val="24"/>
            <w:szCs w:val="24"/>
          </w:rPr>
          <w:delText>,</w:delText>
        </w:r>
      </w:del>
      <w:r w:rsidRPr="00944672">
        <w:rPr>
          <w:rFonts w:ascii="Arial" w:hAnsi="Arial" w:cs="Arial"/>
          <w:sz w:val="24"/>
          <w:szCs w:val="24"/>
        </w:rPr>
        <w:t xml:space="preserve"> </w:t>
      </w:r>
      <w:del w:id="1583" w:author="Lektorat Bauer" w:date="2025-02-27T13:32:00Z" w16du:dateUtc="2025-02-27T12:32:00Z">
        <w:r w:rsidRPr="00944672" w:rsidDel="0094618B">
          <w:rPr>
            <w:rFonts w:ascii="Arial" w:hAnsi="Arial" w:cs="Arial"/>
            <w:sz w:val="24"/>
            <w:szCs w:val="24"/>
          </w:rPr>
          <w:delText xml:space="preserve">er drehte sich dabei einmal um, </w:delText>
        </w:r>
      </w:del>
      <w:r w:rsidRPr="00944672">
        <w:rPr>
          <w:rFonts w:ascii="Arial" w:hAnsi="Arial" w:cs="Arial"/>
          <w:sz w:val="24"/>
          <w:szCs w:val="24"/>
        </w:rPr>
        <w:t xml:space="preserve">„Sie </w:t>
      </w:r>
      <w:del w:id="1584" w:author="Lektorat Bauer" w:date="2025-02-27T13:32:00Z" w16du:dateUtc="2025-02-27T12:32:00Z">
        <w:r w:rsidRPr="00944672" w:rsidDel="0094618B">
          <w:rPr>
            <w:rFonts w:ascii="Arial" w:hAnsi="Arial" w:cs="Arial"/>
            <w:sz w:val="24"/>
            <w:szCs w:val="24"/>
          </w:rPr>
          <w:delText>Wissen</w:delText>
        </w:r>
      </w:del>
      <w:ins w:id="1585" w:author="Lektorat Bauer" w:date="2025-02-27T13:32:00Z" w16du:dateUtc="2025-02-27T12:32:00Z">
        <w:r w:rsidR="0094618B" w:rsidRPr="00944672">
          <w:rPr>
            <w:rFonts w:ascii="Arial" w:hAnsi="Arial" w:cs="Arial"/>
            <w:sz w:val="24"/>
            <w:szCs w:val="24"/>
          </w:rPr>
          <w:t>wissen</w:t>
        </w:r>
      </w:ins>
      <w:r w:rsidRPr="00944672">
        <w:rPr>
          <w:rFonts w:ascii="Arial" w:hAnsi="Arial" w:cs="Arial"/>
          <w:sz w:val="24"/>
          <w:szCs w:val="24"/>
        </w:rPr>
        <w:t xml:space="preserve"> nicht, wie die Schlange auf die Veranda gekommen ist?“ </w:t>
      </w:r>
    </w:p>
    <w:p w14:paraId="2890D2E7" w14:textId="63BADFAA"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„Wie bitte?</w:t>
      </w:r>
      <w:del w:id="1586" w:author="Lektorat Bauer" w:date="2025-02-27T13:32:00Z" w16du:dateUtc="2025-02-27T12:32:00Z">
        <w:r w:rsidRPr="00944672" w:rsidDel="0094618B">
          <w:rPr>
            <w:rFonts w:ascii="Arial" w:hAnsi="Arial" w:cs="Arial"/>
            <w:sz w:val="24"/>
            <w:szCs w:val="24"/>
          </w:rPr>
          <w:delText xml:space="preserve"> </w:delText>
        </w:r>
        <w:commentRangeStart w:id="1587"/>
        <w:r w:rsidRPr="00944672" w:rsidDel="0094618B">
          <w:rPr>
            <w:rFonts w:ascii="Arial" w:hAnsi="Arial" w:cs="Arial"/>
            <w:sz w:val="24"/>
            <w:szCs w:val="24"/>
          </w:rPr>
          <w:delText>Was soll denn diese Frage?</w:delText>
        </w:r>
      </w:del>
      <w:commentRangeEnd w:id="1587"/>
      <w:r w:rsidR="001455FE">
        <w:rPr>
          <w:rStyle w:val="Kommentarzeichen"/>
        </w:rPr>
        <w:commentReference w:id="1587"/>
      </w:r>
      <w:r w:rsidRPr="00944672">
        <w:rPr>
          <w:rFonts w:ascii="Arial" w:hAnsi="Arial" w:cs="Arial"/>
          <w:sz w:val="24"/>
          <w:szCs w:val="24"/>
        </w:rPr>
        <w:t>“</w:t>
      </w:r>
      <w:ins w:id="1588" w:author="Lektorat Bauer" w:date="2025-02-27T13:32:00Z" w16du:dateUtc="2025-02-27T12:32:00Z">
        <w:r w:rsidR="0094618B">
          <w:rPr>
            <w:rFonts w:ascii="Arial" w:hAnsi="Arial" w:cs="Arial"/>
            <w:sz w:val="24"/>
            <w:szCs w:val="24"/>
          </w:rPr>
          <w:t>,</w:t>
        </w:r>
      </w:ins>
      <w:r w:rsidRPr="00944672">
        <w:rPr>
          <w:rFonts w:ascii="Arial" w:hAnsi="Arial" w:cs="Arial"/>
          <w:sz w:val="24"/>
          <w:szCs w:val="24"/>
        </w:rPr>
        <w:t xml:space="preserve"> </w:t>
      </w:r>
      <w:ins w:id="1589" w:author="Lektorat Bauer" w:date="2025-02-27T13:32:00Z" w16du:dateUtc="2025-02-27T12:32:00Z">
        <w:r w:rsidR="0094618B">
          <w:rPr>
            <w:rFonts w:ascii="Arial" w:hAnsi="Arial" w:cs="Arial"/>
            <w:sz w:val="24"/>
            <w:szCs w:val="24"/>
          </w:rPr>
          <w:t>e</w:t>
        </w:r>
      </w:ins>
      <w:del w:id="1590" w:author="Lektorat Bauer" w:date="2025-02-27T13:32:00Z" w16du:dateUtc="2025-02-27T12:32:00Z">
        <w:r w:rsidRPr="00944672" w:rsidDel="0094618B">
          <w:rPr>
            <w:rFonts w:ascii="Arial" w:hAnsi="Arial" w:cs="Arial"/>
            <w:sz w:val="24"/>
            <w:szCs w:val="24"/>
          </w:rPr>
          <w:delText>E</w:delText>
        </w:r>
      </w:del>
      <w:r w:rsidRPr="00944672">
        <w:rPr>
          <w:rFonts w:ascii="Arial" w:hAnsi="Arial" w:cs="Arial"/>
          <w:sz w:val="24"/>
          <w:szCs w:val="24"/>
        </w:rPr>
        <w:t>ntfuhr es Cindy</w:t>
      </w:r>
      <w:del w:id="1591" w:author="Lektorat Bauer" w:date="2025-02-27T13:32:00Z" w16du:dateUtc="2025-02-27T12:32:00Z">
        <w:r w:rsidRPr="00944672" w:rsidDel="0094618B">
          <w:rPr>
            <w:rFonts w:ascii="Arial" w:hAnsi="Arial" w:cs="Arial"/>
            <w:sz w:val="24"/>
            <w:szCs w:val="24"/>
          </w:rPr>
          <w:delText>,</w:delText>
        </w:r>
      </w:del>
      <w:ins w:id="1592" w:author="Lektorat Bauer" w:date="2025-02-27T13:32:00Z" w16du:dateUtc="2025-02-27T12:32:00Z">
        <w:r w:rsidR="0094618B">
          <w:rPr>
            <w:rFonts w:ascii="Arial" w:hAnsi="Arial" w:cs="Arial"/>
            <w:sz w:val="24"/>
            <w:szCs w:val="24"/>
          </w:rPr>
          <w:t>.</w:t>
        </w:r>
      </w:ins>
      <w:r w:rsidRPr="00944672">
        <w:rPr>
          <w:rFonts w:ascii="Arial" w:hAnsi="Arial" w:cs="Arial"/>
          <w:sz w:val="24"/>
          <w:szCs w:val="24"/>
        </w:rPr>
        <w:t xml:space="preserve"> „</w:t>
      </w:r>
      <w:del w:id="1593" w:author="Lektorat Bauer" w:date="2025-02-27T13:32:00Z" w16du:dateUtc="2025-02-27T12:32:00Z">
        <w:r w:rsidRPr="00944672" w:rsidDel="0094618B">
          <w:rPr>
            <w:rFonts w:ascii="Arial" w:hAnsi="Arial" w:cs="Arial"/>
            <w:sz w:val="24"/>
            <w:szCs w:val="24"/>
          </w:rPr>
          <w:delText>Gar nichts, e</w:delText>
        </w:r>
      </w:del>
      <w:ins w:id="1594" w:author="Lektorat Bauer" w:date="2025-02-27T13:32:00Z" w16du:dateUtc="2025-02-27T12:32:00Z">
        <w:r w:rsidR="0094618B">
          <w:rPr>
            <w:rFonts w:ascii="Arial" w:hAnsi="Arial" w:cs="Arial"/>
            <w:sz w:val="24"/>
            <w:szCs w:val="24"/>
          </w:rPr>
          <w:t>E</w:t>
        </w:r>
      </w:ins>
      <w:r w:rsidRPr="00944672">
        <w:rPr>
          <w:rFonts w:ascii="Arial" w:hAnsi="Arial" w:cs="Arial"/>
          <w:sz w:val="24"/>
          <w:szCs w:val="24"/>
        </w:rPr>
        <w:t>ntschuldigen Sie bitte, es ist nur ungewöhnlich, dass ein</w:t>
      </w:r>
      <w:ins w:id="1595" w:author="Lektorat Bauer" w:date="2025-02-27T13:32:00Z" w16du:dateUtc="2025-02-27T12:32:00Z">
        <w:r w:rsidR="001455FE">
          <w:rPr>
            <w:rFonts w:ascii="Arial" w:hAnsi="Arial" w:cs="Arial"/>
            <w:sz w:val="24"/>
            <w:szCs w:val="24"/>
          </w:rPr>
          <w:t>e</w:t>
        </w:r>
      </w:ins>
      <w:r w:rsidRPr="00944672">
        <w:rPr>
          <w:rFonts w:ascii="Arial" w:hAnsi="Arial" w:cs="Arial"/>
          <w:sz w:val="24"/>
          <w:szCs w:val="24"/>
        </w:rPr>
        <w:t xml:space="preserve"> King Brown auf die Veranda kommt.“ </w:t>
      </w:r>
    </w:p>
    <w:p w14:paraId="56F7A1D6" w14:textId="3B4B0A68"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Wütend sah Cindy den Polizisten an</w:t>
      </w:r>
      <w:del w:id="1596" w:author="Lektorat Bauer" w:date="2025-02-27T13:33:00Z" w16du:dateUtc="2025-02-27T12:33:00Z">
        <w:r w:rsidRPr="00944672" w:rsidDel="001455FE">
          <w:rPr>
            <w:rFonts w:ascii="Arial" w:hAnsi="Arial" w:cs="Arial"/>
            <w:sz w:val="24"/>
            <w:szCs w:val="24"/>
          </w:rPr>
          <w:delText>,</w:delText>
        </w:r>
      </w:del>
      <w:ins w:id="1597" w:author="Lektorat Bauer" w:date="2025-02-27T13:33:00Z" w16du:dateUtc="2025-02-27T12:33:00Z">
        <w:r w:rsidR="001455FE">
          <w:rPr>
            <w:rFonts w:ascii="Arial" w:hAnsi="Arial" w:cs="Arial"/>
            <w:sz w:val="24"/>
            <w:szCs w:val="24"/>
          </w:rPr>
          <w:t>.</w:t>
        </w:r>
      </w:ins>
      <w:r w:rsidRPr="00944672">
        <w:rPr>
          <w:rFonts w:ascii="Arial" w:hAnsi="Arial" w:cs="Arial"/>
          <w:sz w:val="24"/>
          <w:szCs w:val="24"/>
        </w:rPr>
        <w:t xml:space="preserve"> „Meinen Sie etwa</w:t>
      </w:r>
      <w:ins w:id="1598" w:author="Lektorat Bauer" w:date="2025-02-27T13:33:00Z" w16du:dateUtc="2025-02-27T12:33:00Z">
        <w:r w:rsidR="001455FE">
          <w:rPr>
            <w:rFonts w:ascii="Arial" w:hAnsi="Arial" w:cs="Arial"/>
            <w:sz w:val="24"/>
            <w:szCs w:val="24"/>
          </w:rPr>
          <w:t>,</w:t>
        </w:r>
      </w:ins>
      <w:r w:rsidRPr="00944672">
        <w:rPr>
          <w:rFonts w:ascii="Arial" w:hAnsi="Arial" w:cs="Arial"/>
          <w:sz w:val="24"/>
          <w:szCs w:val="24"/>
        </w:rPr>
        <w:t xml:space="preserve"> ich fange eine Schlange und lege Sie dann auf die Veranda?“</w:t>
      </w:r>
      <w:ins w:id="1599" w:author="Lektorat Bauer" w:date="2025-02-27T13:33:00Z" w16du:dateUtc="2025-02-27T12:33:00Z">
        <w:r w:rsidR="001455FE">
          <w:rPr>
            <w:rFonts w:ascii="Arial" w:hAnsi="Arial" w:cs="Arial"/>
            <w:sz w:val="24"/>
            <w:szCs w:val="24"/>
          </w:rPr>
          <w:t xml:space="preserve"> –</w:t>
        </w:r>
      </w:ins>
      <w:r w:rsidRPr="00944672">
        <w:rPr>
          <w:rFonts w:ascii="Arial" w:hAnsi="Arial" w:cs="Arial"/>
          <w:sz w:val="24"/>
          <w:szCs w:val="24"/>
        </w:rPr>
        <w:t xml:space="preserve"> „Entschuldigen Sie bitte, Mrs. McGraw, so war das nicht gemeint. Ich meinte, ob viele kleine Tiere im Umfeld der Veranda waren, diese sind Beutetiere der Schlange.“</w:t>
      </w:r>
    </w:p>
    <w:p w14:paraId="7508783D" w14:textId="347FA05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 „Constable Smith, was auch immer sie mir unterstellen wollen</w:t>
      </w:r>
      <w:ins w:id="1600" w:author="Lektorat Bauer" w:date="2025-02-27T13:33:00Z" w16du:dateUtc="2025-02-27T12:33:00Z">
        <w:r w:rsidR="001455FE">
          <w:rPr>
            <w:rFonts w:ascii="Arial" w:hAnsi="Arial" w:cs="Arial"/>
            <w:sz w:val="24"/>
            <w:szCs w:val="24"/>
          </w:rPr>
          <w:t>,</w:t>
        </w:r>
      </w:ins>
      <w:del w:id="1601" w:author="Lektorat Bauer" w:date="2025-02-27T13:33:00Z" w16du:dateUtc="2025-02-27T12:33:00Z">
        <w:r w:rsidRPr="00944672" w:rsidDel="001455FE">
          <w:rPr>
            <w:rFonts w:ascii="Arial" w:hAnsi="Arial" w:cs="Arial"/>
            <w:sz w:val="24"/>
            <w:szCs w:val="24"/>
          </w:rPr>
          <w:delText>.</w:delText>
        </w:r>
      </w:del>
      <w:r w:rsidRPr="00944672">
        <w:rPr>
          <w:rFonts w:ascii="Arial" w:hAnsi="Arial" w:cs="Arial"/>
          <w:sz w:val="24"/>
          <w:szCs w:val="24"/>
        </w:rPr>
        <w:t xml:space="preserve">“ </w:t>
      </w:r>
      <w:ins w:id="1602" w:author="Lektorat Bauer" w:date="2025-02-27T13:33:00Z" w16du:dateUtc="2025-02-27T12:33:00Z">
        <w:r w:rsidR="001455FE">
          <w:rPr>
            <w:rFonts w:ascii="Arial" w:hAnsi="Arial" w:cs="Arial"/>
            <w:sz w:val="24"/>
            <w:szCs w:val="24"/>
          </w:rPr>
          <w:t>r</w:t>
        </w:r>
      </w:ins>
      <w:del w:id="1603" w:author="Lektorat Bauer" w:date="2025-02-27T13:33:00Z" w16du:dateUtc="2025-02-27T12:33:00Z">
        <w:r w:rsidRPr="00944672" w:rsidDel="001455FE">
          <w:rPr>
            <w:rFonts w:ascii="Arial" w:hAnsi="Arial" w:cs="Arial"/>
            <w:sz w:val="24"/>
            <w:szCs w:val="24"/>
          </w:rPr>
          <w:delText>R</w:delText>
        </w:r>
      </w:del>
      <w:r w:rsidRPr="00944672">
        <w:rPr>
          <w:rFonts w:ascii="Arial" w:hAnsi="Arial" w:cs="Arial"/>
          <w:sz w:val="24"/>
          <w:szCs w:val="24"/>
        </w:rPr>
        <w:t>egte sich Cindy auf, „</w:t>
      </w:r>
      <w:ins w:id="1604" w:author="Lektorat Bauer" w:date="2025-02-27T13:33:00Z" w16du:dateUtc="2025-02-27T12:33:00Z">
        <w:r w:rsidR="001455FE">
          <w:rPr>
            <w:rFonts w:ascii="Arial" w:hAnsi="Arial" w:cs="Arial"/>
            <w:sz w:val="24"/>
            <w:szCs w:val="24"/>
          </w:rPr>
          <w:t>i</w:t>
        </w:r>
      </w:ins>
      <w:del w:id="1605" w:author="Lektorat Bauer" w:date="2025-02-27T13:33:00Z" w16du:dateUtc="2025-02-27T12:33:00Z">
        <w:r w:rsidRPr="00944672" w:rsidDel="001455FE">
          <w:rPr>
            <w:rFonts w:ascii="Arial" w:hAnsi="Arial" w:cs="Arial"/>
            <w:sz w:val="24"/>
            <w:szCs w:val="24"/>
          </w:rPr>
          <w:delText>I</w:delText>
        </w:r>
      </w:del>
      <w:r w:rsidRPr="00944672">
        <w:rPr>
          <w:rFonts w:ascii="Arial" w:hAnsi="Arial" w:cs="Arial"/>
          <w:sz w:val="24"/>
          <w:szCs w:val="24"/>
        </w:rPr>
        <w:t xml:space="preserve">ch will, dass mein Mann wieder gesund wird, und jetzt sollten Sie gehen.“ </w:t>
      </w:r>
      <w:commentRangeStart w:id="1606"/>
      <w:del w:id="1607" w:author="Lektorat Bauer" w:date="2025-02-27T13:33:00Z" w16du:dateUtc="2025-02-27T12:33:00Z">
        <w:r w:rsidRPr="00944672" w:rsidDel="001455FE">
          <w:rPr>
            <w:rFonts w:ascii="Arial" w:hAnsi="Arial" w:cs="Arial"/>
            <w:sz w:val="24"/>
            <w:szCs w:val="24"/>
          </w:rPr>
          <w:delText xml:space="preserve">Mit „vielen Dank“ verabschiedete </w:delText>
        </w:r>
      </w:del>
      <w:commentRangeEnd w:id="1606"/>
      <w:r w:rsidR="001455FE">
        <w:rPr>
          <w:rStyle w:val="Kommentarzeichen"/>
        </w:rPr>
        <w:commentReference w:id="1606"/>
      </w:r>
      <w:del w:id="1608" w:author="Lektorat Bauer" w:date="2025-02-27T13:33:00Z" w16du:dateUtc="2025-02-27T12:33:00Z">
        <w:r w:rsidRPr="00944672" w:rsidDel="001455FE">
          <w:rPr>
            <w:rFonts w:ascii="Arial" w:hAnsi="Arial" w:cs="Arial"/>
            <w:sz w:val="24"/>
            <w:szCs w:val="24"/>
          </w:rPr>
          <w:delText>Constable Smith, grüßte und verließ die Station.</w:delText>
        </w:r>
      </w:del>
      <w:ins w:id="1609" w:author="Lektorat Bauer" w:date="2025-02-27T13:33:00Z" w16du:dateUtc="2025-02-27T12:33:00Z">
        <w:r w:rsidR="001455FE">
          <w:rPr>
            <w:rFonts w:ascii="Arial" w:hAnsi="Arial" w:cs="Arial"/>
            <w:sz w:val="24"/>
            <w:szCs w:val="24"/>
          </w:rPr>
          <w:t>Constable Smith bedankte sich, grüßte und verließ die Statio</w:t>
        </w:r>
      </w:ins>
      <w:ins w:id="1610" w:author="Lektorat Bauer" w:date="2025-02-27T13:34:00Z" w16du:dateUtc="2025-02-27T12:34:00Z">
        <w:r w:rsidR="001455FE">
          <w:rPr>
            <w:rFonts w:ascii="Arial" w:hAnsi="Arial" w:cs="Arial"/>
            <w:sz w:val="24"/>
            <w:szCs w:val="24"/>
          </w:rPr>
          <w:t>n.</w:t>
        </w:r>
      </w:ins>
    </w:p>
    <w:p w14:paraId="60F9B2C5" w14:textId="65EE9D51"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Irritiert von dem Gespräch</w:t>
      </w:r>
      <w:del w:id="1611" w:author="Lektorat Bauer" w:date="2025-02-27T13:34:00Z" w16du:dateUtc="2025-02-27T12:34:00Z">
        <w:r w:rsidRPr="00944672" w:rsidDel="001455FE">
          <w:rPr>
            <w:rFonts w:ascii="Arial" w:hAnsi="Arial" w:cs="Arial"/>
            <w:sz w:val="24"/>
            <w:szCs w:val="24"/>
          </w:rPr>
          <w:delText>,</w:delText>
        </w:r>
      </w:del>
      <w:r w:rsidRPr="00944672">
        <w:rPr>
          <w:rFonts w:ascii="Arial" w:hAnsi="Arial" w:cs="Arial"/>
          <w:sz w:val="24"/>
          <w:szCs w:val="24"/>
        </w:rPr>
        <w:t xml:space="preserve"> setzte sich Cindy in die Sitzecke und wartete.</w:t>
      </w:r>
    </w:p>
    <w:p w14:paraId="664C1E15" w14:textId="02D9635B"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15 Minuten später</w:t>
      </w:r>
      <w:del w:id="1612" w:author="Lektorat Bauer" w:date="2025-02-27T13:34:00Z" w16du:dateUtc="2025-02-27T12:34:00Z">
        <w:r w:rsidRPr="00944672" w:rsidDel="001455FE">
          <w:rPr>
            <w:rFonts w:ascii="Arial" w:hAnsi="Arial" w:cs="Arial"/>
            <w:sz w:val="24"/>
            <w:szCs w:val="24"/>
          </w:rPr>
          <w:delText>,</w:delText>
        </w:r>
      </w:del>
      <w:r w:rsidRPr="00944672">
        <w:rPr>
          <w:rFonts w:ascii="Arial" w:hAnsi="Arial" w:cs="Arial"/>
          <w:sz w:val="24"/>
          <w:szCs w:val="24"/>
        </w:rPr>
        <w:t xml:space="preserve"> kam die Krankenschwester zu ihr und sagte</w:t>
      </w:r>
      <w:ins w:id="1613" w:author="Lektorat Bauer" w:date="2025-02-27T13:34:00Z" w16du:dateUtc="2025-02-27T12:34:00Z">
        <w:r w:rsidR="001455FE">
          <w:rPr>
            <w:rFonts w:ascii="Arial" w:hAnsi="Arial" w:cs="Arial"/>
            <w:sz w:val="24"/>
            <w:szCs w:val="24"/>
          </w:rPr>
          <w:t>:</w:t>
        </w:r>
      </w:ins>
      <w:del w:id="1614" w:author="Lektorat Bauer" w:date="2025-02-27T13:34:00Z" w16du:dateUtc="2025-02-27T12:34:00Z">
        <w:r w:rsidRPr="00944672" w:rsidDel="001455FE">
          <w:rPr>
            <w:rFonts w:ascii="Arial" w:hAnsi="Arial" w:cs="Arial"/>
            <w:sz w:val="24"/>
            <w:szCs w:val="24"/>
          </w:rPr>
          <w:delText>,</w:delText>
        </w:r>
      </w:del>
      <w:r w:rsidRPr="00944672">
        <w:rPr>
          <w:rFonts w:ascii="Arial" w:hAnsi="Arial" w:cs="Arial"/>
          <w:sz w:val="24"/>
          <w:szCs w:val="24"/>
        </w:rPr>
        <w:t xml:space="preserve"> „Mrs McGraw, Ihr Mann hatte einen anaphylaktischen Schock.“ Cindy sah erschrocken auf</w:t>
      </w:r>
      <w:del w:id="1615" w:author="Lektorat Bauer" w:date="2025-02-27T13:34:00Z" w16du:dateUtc="2025-02-27T12:34:00Z">
        <w:r w:rsidRPr="00944672" w:rsidDel="001455FE">
          <w:rPr>
            <w:rFonts w:ascii="Arial" w:hAnsi="Arial" w:cs="Arial"/>
            <w:sz w:val="24"/>
            <w:szCs w:val="24"/>
          </w:rPr>
          <w:delText>,</w:delText>
        </w:r>
      </w:del>
      <w:ins w:id="1616" w:author="Lektorat Bauer" w:date="2025-02-27T13:34:00Z" w16du:dateUtc="2025-02-27T12:34:00Z">
        <w:r w:rsidR="001455FE">
          <w:rPr>
            <w:rFonts w:ascii="Arial" w:hAnsi="Arial" w:cs="Arial"/>
            <w:sz w:val="24"/>
            <w:szCs w:val="24"/>
          </w:rPr>
          <w:t>.</w:t>
        </w:r>
      </w:ins>
      <w:r w:rsidRPr="00944672">
        <w:rPr>
          <w:rFonts w:ascii="Arial" w:hAnsi="Arial" w:cs="Arial"/>
          <w:sz w:val="24"/>
          <w:szCs w:val="24"/>
        </w:rPr>
        <w:t xml:space="preserve"> „Wir haben Ihren Mann in ein künstliches Koma versetzt.“ </w:t>
      </w:r>
    </w:p>
    <w:p w14:paraId="112B08C3" w14:textId="2745CB6B"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„Oh mein Gott!“</w:t>
      </w:r>
      <w:ins w:id="1617" w:author="Lektorat Bauer" w:date="2025-02-27T13:35:00Z" w16du:dateUtc="2025-02-27T12:35:00Z">
        <w:r w:rsidR="001455FE">
          <w:rPr>
            <w:rFonts w:ascii="Arial" w:hAnsi="Arial" w:cs="Arial"/>
            <w:sz w:val="24"/>
            <w:szCs w:val="24"/>
          </w:rPr>
          <w:t>,</w:t>
        </w:r>
      </w:ins>
      <w:r w:rsidRPr="00944672">
        <w:rPr>
          <w:rFonts w:ascii="Arial" w:hAnsi="Arial" w:cs="Arial"/>
          <w:sz w:val="24"/>
          <w:szCs w:val="24"/>
        </w:rPr>
        <w:t xml:space="preserve"> </w:t>
      </w:r>
      <w:del w:id="1618" w:author="Lektorat Bauer" w:date="2025-02-27T13:35:00Z" w16du:dateUtc="2025-02-27T12:35:00Z">
        <w:r w:rsidRPr="00944672" w:rsidDel="001455FE">
          <w:rPr>
            <w:rFonts w:ascii="Arial" w:hAnsi="Arial" w:cs="Arial"/>
            <w:sz w:val="24"/>
            <w:szCs w:val="24"/>
          </w:rPr>
          <w:delText>Entfuhr es</w:delText>
        </w:r>
      </w:del>
      <w:ins w:id="1619" w:author="Lektorat Bauer" w:date="2025-02-27T13:35:00Z" w16du:dateUtc="2025-02-27T12:35:00Z">
        <w:r w:rsidR="001455FE">
          <w:rPr>
            <w:rFonts w:ascii="Arial" w:hAnsi="Arial" w:cs="Arial"/>
            <w:sz w:val="24"/>
            <w:szCs w:val="24"/>
          </w:rPr>
          <w:t>rief</w:t>
        </w:r>
      </w:ins>
      <w:r w:rsidRPr="00944672">
        <w:rPr>
          <w:rFonts w:ascii="Arial" w:hAnsi="Arial" w:cs="Arial"/>
          <w:sz w:val="24"/>
          <w:szCs w:val="24"/>
        </w:rPr>
        <w:t xml:space="preserve"> Cindy</w:t>
      </w:r>
      <w:ins w:id="1620" w:author="Lektorat Bauer" w:date="2025-02-27T13:35:00Z" w16du:dateUtc="2025-02-27T12:35:00Z">
        <w:r w:rsidR="001455FE">
          <w:rPr>
            <w:rFonts w:ascii="Arial" w:hAnsi="Arial" w:cs="Arial"/>
            <w:sz w:val="24"/>
            <w:szCs w:val="24"/>
          </w:rPr>
          <w:t>.</w:t>
        </w:r>
      </w:ins>
      <w:r w:rsidRPr="00944672">
        <w:rPr>
          <w:rFonts w:ascii="Arial" w:hAnsi="Arial" w:cs="Arial"/>
          <w:sz w:val="24"/>
          <w:szCs w:val="24"/>
        </w:rPr>
        <w:t xml:space="preserve"> „Das ist soweit eine Routinemaßnahme, um den Körper zu beruhigen. Wir beobachten Ihren Mann jetzt. Aber Sie müssten jetzt nach </w:t>
      </w:r>
      <w:r w:rsidRPr="00944672">
        <w:rPr>
          <w:rFonts w:ascii="Arial" w:hAnsi="Arial" w:cs="Arial"/>
          <w:sz w:val="24"/>
          <w:szCs w:val="24"/>
        </w:rPr>
        <w:lastRenderedPageBreak/>
        <w:t xml:space="preserve">Hause fahren. Wir rufen Sie an, sobald es Ihrem Mann besser geht.“ </w:t>
      </w:r>
      <w:ins w:id="1621" w:author="Lektorat Bauer" w:date="2025-02-27T13:35:00Z" w16du:dateUtc="2025-02-27T12:35:00Z">
        <w:r w:rsidR="001455FE">
          <w:rPr>
            <w:rFonts w:ascii="Arial" w:hAnsi="Arial" w:cs="Arial"/>
            <w:sz w:val="24"/>
            <w:szCs w:val="24"/>
          </w:rPr>
          <w:t xml:space="preserve">– </w:t>
        </w:r>
      </w:ins>
      <w:r w:rsidRPr="00944672">
        <w:rPr>
          <w:rFonts w:ascii="Arial" w:hAnsi="Arial" w:cs="Arial"/>
          <w:sz w:val="24"/>
          <w:szCs w:val="24"/>
        </w:rPr>
        <w:t>„Ja, aber</w:t>
      </w:r>
      <w:ins w:id="1622" w:author="Lektorat Bauer" w:date="2025-02-27T13:35:00Z" w16du:dateUtc="2025-02-27T12:35:00Z">
        <w:r w:rsidR="001455FE">
          <w:rPr>
            <w:rFonts w:ascii="Arial" w:hAnsi="Arial" w:cs="Arial"/>
            <w:sz w:val="24"/>
            <w:szCs w:val="24"/>
          </w:rPr>
          <w:t> </w:t>
        </w:r>
      </w:ins>
      <w:r w:rsidRPr="00944672">
        <w:rPr>
          <w:rFonts w:ascii="Arial" w:hAnsi="Arial" w:cs="Arial"/>
          <w:sz w:val="24"/>
          <w:szCs w:val="24"/>
        </w:rPr>
        <w:t>…“ „Sie können jetzt nichts tun, wir müssen abwarten, bis wir ihn wieder wecken können.“</w:t>
      </w:r>
    </w:p>
    <w:p w14:paraId="3AFBE15B" w14:textId="4DE16392"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Verzweifelt sah</w:t>
      </w:r>
      <w:del w:id="1623" w:author="Lektorat Bauer" w:date="2025-02-27T13:35:00Z" w16du:dateUtc="2025-02-27T12:35:00Z">
        <w:r w:rsidRPr="00944672" w:rsidDel="001455FE">
          <w:rPr>
            <w:rFonts w:ascii="Arial" w:hAnsi="Arial" w:cs="Arial"/>
            <w:sz w:val="24"/>
            <w:szCs w:val="24"/>
          </w:rPr>
          <w:delText>,</w:delText>
        </w:r>
      </w:del>
      <w:r w:rsidRPr="00944672">
        <w:rPr>
          <w:rFonts w:ascii="Arial" w:hAnsi="Arial" w:cs="Arial"/>
          <w:sz w:val="24"/>
          <w:szCs w:val="24"/>
        </w:rPr>
        <w:t xml:space="preserve"> Cindy die Schwester an. „Nein, Sie können nichts für ihn tun</w:t>
      </w:r>
      <w:del w:id="1624" w:author="Lektorat Bauer" w:date="2025-02-27T13:35:00Z" w16du:dateUtc="2025-02-27T12:35:00Z">
        <w:r w:rsidRPr="00944672" w:rsidDel="001455FE">
          <w:rPr>
            <w:rFonts w:ascii="Arial" w:hAnsi="Arial" w:cs="Arial"/>
            <w:sz w:val="24"/>
            <w:szCs w:val="24"/>
          </w:rPr>
          <w:delText>.</w:delText>
        </w:r>
      </w:del>
      <w:r w:rsidRPr="00944672">
        <w:rPr>
          <w:rFonts w:ascii="Arial" w:hAnsi="Arial" w:cs="Arial"/>
          <w:sz w:val="24"/>
          <w:szCs w:val="24"/>
        </w:rPr>
        <w:t>“</w:t>
      </w:r>
      <w:ins w:id="1625" w:author="Lektorat Bauer" w:date="2025-02-27T13:35:00Z" w16du:dateUtc="2025-02-27T12:35:00Z">
        <w:r w:rsidR="001455FE">
          <w:rPr>
            <w:rFonts w:ascii="Arial" w:hAnsi="Arial" w:cs="Arial"/>
            <w:sz w:val="24"/>
            <w:szCs w:val="24"/>
          </w:rPr>
          <w:t>,</w:t>
        </w:r>
      </w:ins>
      <w:r w:rsidRPr="00944672">
        <w:rPr>
          <w:rFonts w:ascii="Arial" w:hAnsi="Arial" w:cs="Arial"/>
          <w:sz w:val="24"/>
          <w:szCs w:val="24"/>
        </w:rPr>
        <w:t xml:space="preserve"> </w:t>
      </w:r>
      <w:ins w:id="1626" w:author="Lektorat Bauer" w:date="2025-02-27T13:35:00Z" w16du:dateUtc="2025-02-27T12:35:00Z">
        <w:r w:rsidR="001455FE">
          <w:rPr>
            <w:rFonts w:ascii="Arial" w:hAnsi="Arial" w:cs="Arial"/>
            <w:sz w:val="24"/>
            <w:szCs w:val="24"/>
          </w:rPr>
          <w:t>l</w:t>
        </w:r>
      </w:ins>
      <w:del w:id="1627" w:author="Lektorat Bauer" w:date="2025-02-27T13:35:00Z" w16du:dateUtc="2025-02-27T12:35:00Z">
        <w:r w:rsidRPr="00944672" w:rsidDel="001455FE">
          <w:rPr>
            <w:rFonts w:ascii="Arial" w:hAnsi="Arial" w:cs="Arial"/>
            <w:sz w:val="24"/>
            <w:szCs w:val="24"/>
          </w:rPr>
          <w:delText>L</w:delText>
        </w:r>
      </w:del>
      <w:r w:rsidRPr="00944672">
        <w:rPr>
          <w:rFonts w:ascii="Arial" w:hAnsi="Arial" w:cs="Arial"/>
          <w:sz w:val="24"/>
          <w:szCs w:val="24"/>
        </w:rPr>
        <w:t>as die Schwester ihre Gedanken. „Fahren Sie nach Hause, bereiten Sie alles für seine Rückkehr vor. Das ist das Einzige, was Sie jetzt tun können.“</w:t>
      </w:r>
    </w:p>
    <w:p w14:paraId="6C012298" w14:textId="77BB360D"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Cindy </w:t>
      </w:r>
      <w:del w:id="1628" w:author="Lektorat Bauer" w:date="2025-02-27T13:35:00Z" w16du:dateUtc="2025-02-27T12:35:00Z">
        <w:r w:rsidRPr="00944672" w:rsidDel="001455FE">
          <w:rPr>
            <w:rFonts w:ascii="Arial" w:hAnsi="Arial" w:cs="Arial"/>
            <w:sz w:val="24"/>
            <w:szCs w:val="24"/>
          </w:rPr>
          <w:delText xml:space="preserve">nickte, schwerfällig </w:delText>
        </w:r>
      </w:del>
      <w:r w:rsidRPr="00944672">
        <w:rPr>
          <w:rFonts w:ascii="Arial" w:hAnsi="Arial" w:cs="Arial"/>
          <w:sz w:val="24"/>
          <w:szCs w:val="24"/>
        </w:rPr>
        <w:t xml:space="preserve">erhob </w:t>
      </w:r>
      <w:del w:id="1629" w:author="Lektorat Bauer" w:date="2025-02-27T13:35:00Z" w16du:dateUtc="2025-02-27T12:35:00Z">
        <w:r w:rsidRPr="00944672" w:rsidDel="001455FE">
          <w:rPr>
            <w:rFonts w:ascii="Arial" w:hAnsi="Arial" w:cs="Arial"/>
            <w:sz w:val="24"/>
            <w:szCs w:val="24"/>
          </w:rPr>
          <w:delText xml:space="preserve">sie </w:delText>
        </w:r>
      </w:del>
      <w:r w:rsidRPr="00944672">
        <w:rPr>
          <w:rFonts w:ascii="Arial" w:hAnsi="Arial" w:cs="Arial"/>
          <w:sz w:val="24"/>
          <w:szCs w:val="24"/>
        </w:rPr>
        <w:t>sich</w:t>
      </w:r>
      <w:ins w:id="1630" w:author="Lektorat Bauer" w:date="2025-02-27T13:35:00Z" w16du:dateUtc="2025-02-27T12:35:00Z">
        <w:r w:rsidR="001455FE">
          <w:rPr>
            <w:rFonts w:ascii="Arial" w:hAnsi="Arial" w:cs="Arial"/>
            <w:sz w:val="24"/>
            <w:szCs w:val="24"/>
          </w:rPr>
          <w:t xml:space="preserve"> schwerfällig</w:t>
        </w:r>
      </w:ins>
      <w:r w:rsidRPr="00944672">
        <w:rPr>
          <w:rFonts w:ascii="Arial" w:hAnsi="Arial" w:cs="Arial"/>
          <w:sz w:val="24"/>
          <w:szCs w:val="24"/>
        </w:rPr>
        <w:t xml:space="preserve">, sah noch einmal zur Schwester – die mit dem Kopf schüttelte – und machte sich auf den Weg </w:t>
      </w:r>
      <w:del w:id="1631" w:author="Lektorat Bauer" w:date="2025-02-27T13:35:00Z" w16du:dateUtc="2025-02-27T12:35:00Z">
        <w:r w:rsidRPr="00944672" w:rsidDel="001455FE">
          <w:rPr>
            <w:rFonts w:ascii="Arial" w:hAnsi="Arial" w:cs="Arial"/>
            <w:sz w:val="24"/>
            <w:szCs w:val="24"/>
          </w:rPr>
          <w:delText>zu dem</w:delText>
        </w:r>
      </w:del>
      <w:ins w:id="1632" w:author="Lektorat Bauer" w:date="2025-02-27T13:35:00Z" w16du:dateUtc="2025-02-27T12:35:00Z">
        <w:r w:rsidR="001455FE">
          <w:rPr>
            <w:rFonts w:ascii="Arial" w:hAnsi="Arial" w:cs="Arial"/>
            <w:sz w:val="24"/>
            <w:szCs w:val="24"/>
          </w:rPr>
          <w:t>zum</w:t>
        </w:r>
      </w:ins>
      <w:r w:rsidRPr="00944672">
        <w:rPr>
          <w:rFonts w:ascii="Arial" w:hAnsi="Arial" w:cs="Arial"/>
          <w:sz w:val="24"/>
          <w:szCs w:val="24"/>
        </w:rPr>
        <w:t xml:space="preserve"> Leihwagen.</w:t>
      </w:r>
    </w:p>
    <w:p w14:paraId="02990673" w14:textId="24ECCCA0"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Draußen vor dem Krankenhaus stand noch Constable Smith und trank einen Kaffee. „Constable</w:t>
      </w:r>
      <w:del w:id="1633" w:author="Lektorat Bauer" w:date="2025-02-27T13:35:00Z" w16du:dateUtc="2025-02-27T12:35:00Z">
        <w:r w:rsidRPr="00944672" w:rsidDel="001455FE">
          <w:rPr>
            <w:rFonts w:ascii="Arial" w:hAnsi="Arial" w:cs="Arial"/>
            <w:sz w:val="24"/>
            <w:szCs w:val="24"/>
          </w:rPr>
          <w:delText>.</w:delText>
        </w:r>
      </w:del>
      <w:r w:rsidRPr="00944672">
        <w:rPr>
          <w:rFonts w:ascii="Arial" w:hAnsi="Arial" w:cs="Arial"/>
          <w:sz w:val="24"/>
          <w:szCs w:val="24"/>
        </w:rPr>
        <w:t>“</w:t>
      </w:r>
      <w:ins w:id="1634" w:author="Lektorat Bauer" w:date="2025-02-27T13:35:00Z" w16du:dateUtc="2025-02-27T12:35:00Z">
        <w:r w:rsidR="001455FE">
          <w:rPr>
            <w:rFonts w:ascii="Arial" w:hAnsi="Arial" w:cs="Arial"/>
            <w:sz w:val="24"/>
            <w:szCs w:val="24"/>
          </w:rPr>
          <w:t>,</w:t>
        </w:r>
      </w:ins>
      <w:r w:rsidRPr="00944672">
        <w:rPr>
          <w:rFonts w:ascii="Arial" w:hAnsi="Arial" w:cs="Arial"/>
          <w:sz w:val="24"/>
          <w:szCs w:val="24"/>
        </w:rPr>
        <w:t xml:space="preserve"> </w:t>
      </w:r>
      <w:ins w:id="1635" w:author="Lektorat Bauer" w:date="2025-02-27T13:35:00Z" w16du:dateUtc="2025-02-27T12:35:00Z">
        <w:r w:rsidR="001455FE">
          <w:rPr>
            <w:rFonts w:ascii="Arial" w:hAnsi="Arial" w:cs="Arial"/>
            <w:sz w:val="24"/>
            <w:szCs w:val="24"/>
          </w:rPr>
          <w:t>s</w:t>
        </w:r>
      </w:ins>
      <w:del w:id="1636" w:author="Lektorat Bauer" w:date="2025-02-27T13:35:00Z" w16du:dateUtc="2025-02-27T12:35:00Z">
        <w:r w:rsidRPr="00944672" w:rsidDel="001455FE">
          <w:rPr>
            <w:rFonts w:ascii="Arial" w:hAnsi="Arial" w:cs="Arial"/>
            <w:sz w:val="24"/>
            <w:szCs w:val="24"/>
          </w:rPr>
          <w:delText>S</w:delText>
        </w:r>
      </w:del>
      <w:r w:rsidRPr="00944672">
        <w:rPr>
          <w:rFonts w:ascii="Arial" w:hAnsi="Arial" w:cs="Arial"/>
          <w:sz w:val="24"/>
          <w:szCs w:val="24"/>
        </w:rPr>
        <w:t>agte Cindy, „</w:t>
      </w:r>
      <w:ins w:id="1637" w:author="Lektorat Bauer" w:date="2025-02-27T13:36:00Z" w16du:dateUtc="2025-02-27T12:36:00Z">
        <w:r w:rsidR="001455FE">
          <w:rPr>
            <w:rFonts w:ascii="Arial" w:hAnsi="Arial" w:cs="Arial"/>
            <w:sz w:val="24"/>
            <w:szCs w:val="24"/>
          </w:rPr>
          <w:t>b</w:t>
        </w:r>
      </w:ins>
      <w:del w:id="1638" w:author="Lektorat Bauer" w:date="2025-02-27T13:36:00Z" w16du:dateUtc="2025-02-27T12:36:00Z">
        <w:r w:rsidRPr="00944672" w:rsidDel="001455FE">
          <w:rPr>
            <w:rFonts w:ascii="Arial" w:hAnsi="Arial" w:cs="Arial"/>
            <w:sz w:val="24"/>
            <w:szCs w:val="24"/>
          </w:rPr>
          <w:delText>B</w:delText>
        </w:r>
      </w:del>
      <w:r w:rsidRPr="00944672">
        <w:rPr>
          <w:rFonts w:ascii="Arial" w:hAnsi="Arial" w:cs="Arial"/>
          <w:sz w:val="24"/>
          <w:szCs w:val="24"/>
        </w:rPr>
        <w:t xml:space="preserve">itte entschuldigen Sie, dass ich so sauer reagiert habe. Sie machen auch nur Ihren Job.“ </w:t>
      </w:r>
      <w:ins w:id="1639" w:author="Lektorat Bauer" w:date="2025-02-27T13:36:00Z" w16du:dateUtc="2025-02-27T12:36:00Z">
        <w:r w:rsidR="001455FE">
          <w:rPr>
            <w:rFonts w:ascii="Arial" w:hAnsi="Arial" w:cs="Arial"/>
            <w:sz w:val="24"/>
            <w:szCs w:val="24"/>
          </w:rPr>
          <w:t xml:space="preserve">– </w:t>
        </w:r>
      </w:ins>
      <w:r w:rsidRPr="00944672">
        <w:rPr>
          <w:rFonts w:ascii="Arial" w:hAnsi="Arial" w:cs="Arial"/>
          <w:sz w:val="24"/>
          <w:szCs w:val="24"/>
        </w:rPr>
        <w:t>„Danke</w:t>
      </w:r>
      <w:del w:id="1640" w:author="Lektorat Bauer" w:date="2025-02-27T13:36:00Z" w16du:dateUtc="2025-02-27T12:36:00Z">
        <w:r w:rsidRPr="00944672" w:rsidDel="001455FE">
          <w:rPr>
            <w:rFonts w:ascii="Arial" w:hAnsi="Arial" w:cs="Arial"/>
            <w:sz w:val="24"/>
            <w:szCs w:val="24"/>
          </w:rPr>
          <w:delText>.</w:delText>
        </w:r>
      </w:del>
      <w:r w:rsidRPr="00944672">
        <w:rPr>
          <w:rFonts w:ascii="Arial" w:hAnsi="Arial" w:cs="Arial"/>
          <w:sz w:val="24"/>
          <w:szCs w:val="24"/>
        </w:rPr>
        <w:t>“</w:t>
      </w:r>
      <w:ins w:id="1641" w:author="Lektorat Bauer" w:date="2025-02-27T13:36:00Z" w16du:dateUtc="2025-02-27T12:36:00Z">
        <w:r w:rsidR="001455FE">
          <w:rPr>
            <w:rFonts w:ascii="Arial" w:hAnsi="Arial" w:cs="Arial"/>
            <w:sz w:val="24"/>
            <w:szCs w:val="24"/>
          </w:rPr>
          <w:t>,</w:t>
        </w:r>
      </w:ins>
      <w:r w:rsidRPr="00944672">
        <w:rPr>
          <w:rFonts w:ascii="Arial" w:hAnsi="Arial" w:cs="Arial"/>
          <w:sz w:val="24"/>
          <w:szCs w:val="24"/>
        </w:rPr>
        <w:t xml:space="preserve"> </w:t>
      </w:r>
      <w:ins w:id="1642" w:author="Lektorat Bauer" w:date="2025-02-27T13:36:00Z" w16du:dateUtc="2025-02-27T12:36:00Z">
        <w:r w:rsidR="001455FE">
          <w:rPr>
            <w:rFonts w:ascii="Arial" w:hAnsi="Arial" w:cs="Arial"/>
            <w:sz w:val="24"/>
            <w:szCs w:val="24"/>
          </w:rPr>
          <w:t>s</w:t>
        </w:r>
      </w:ins>
      <w:del w:id="1643" w:author="Lektorat Bauer" w:date="2025-02-27T13:36:00Z" w16du:dateUtc="2025-02-27T12:36:00Z">
        <w:r w:rsidRPr="00944672" w:rsidDel="001455FE">
          <w:rPr>
            <w:rFonts w:ascii="Arial" w:hAnsi="Arial" w:cs="Arial"/>
            <w:sz w:val="24"/>
            <w:szCs w:val="24"/>
          </w:rPr>
          <w:delText>S</w:delText>
        </w:r>
      </w:del>
      <w:r w:rsidRPr="00944672">
        <w:rPr>
          <w:rFonts w:ascii="Arial" w:hAnsi="Arial" w:cs="Arial"/>
          <w:sz w:val="24"/>
          <w:szCs w:val="24"/>
        </w:rPr>
        <w:t>agte der Polizist und setzte nach</w:t>
      </w:r>
      <w:ins w:id="1644" w:author="Lektorat Bauer" w:date="2025-02-27T13:36:00Z" w16du:dateUtc="2025-02-27T12:36:00Z">
        <w:r w:rsidR="001455FE">
          <w:rPr>
            <w:rFonts w:ascii="Arial" w:hAnsi="Arial" w:cs="Arial"/>
            <w:sz w:val="24"/>
            <w:szCs w:val="24"/>
          </w:rPr>
          <w:t>:</w:t>
        </w:r>
      </w:ins>
      <w:del w:id="1645" w:author="Lektorat Bauer" w:date="2025-02-27T13:36:00Z" w16du:dateUtc="2025-02-27T12:36:00Z">
        <w:r w:rsidRPr="00944672" w:rsidDel="001455FE">
          <w:rPr>
            <w:rFonts w:ascii="Arial" w:hAnsi="Arial" w:cs="Arial"/>
            <w:sz w:val="24"/>
            <w:szCs w:val="24"/>
          </w:rPr>
          <w:delText>,</w:delText>
        </w:r>
      </w:del>
      <w:r w:rsidRPr="00944672">
        <w:rPr>
          <w:rFonts w:ascii="Arial" w:hAnsi="Arial" w:cs="Arial"/>
          <w:sz w:val="24"/>
          <w:szCs w:val="24"/>
        </w:rPr>
        <w:t xml:space="preserve"> „Warum gehen Sie jetzt?“ </w:t>
      </w:r>
    </w:p>
    <w:p w14:paraId="35C9DA5A" w14:textId="77777777" w:rsidR="00905175" w:rsidRDefault="00944672" w:rsidP="00623B68">
      <w:pPr>
        <w:autoSpaceDE w:val="0"/>
        <w:autoSpaceDN w:val="0"/>
        <w:adjustRightInd w:val="0"/>
        <w:spacing w:after="0" w:line="360" w:lineRule="auto"/>
        <w:ind w:firstLine="227"/>
        <w:jc w:val="both"/>
        <w:rPr>
          <w:ins w:id="1646" w:author="Lektorat Bauer" w:date="2025-03-07T18:49:00Z" w16du:dateUtc="2025-03-07T17:49:00Z"/>
          <w:rFonts w:ascii="Arial" w:hAnsi="Arial" w:cs="Arial"/>
          <w:sz w:val="24"/>
          <w:szCs w:val="24"/>
        </w:rPr>
      </w:pPr>
      <w:r w:rsidRPr="00944672">
        <w:rPr>
          <w:rFonts w:ascii="Arial" w:hAnsi="Arial" w:cs="Arial"/>
          <w:sz w:val="24"/>
          <w:szCs w:val="24"/>
        </w:rPr>
        <w:t>„John wurde in ein künstliches Koma versetzt. Die Schwester sagt, sie ruft an, sobald es etwas Neues gibt.“</w:t>
      </w:r>
    </w:p>
    <w:p w14:paraId="43992C8A" w14:textId="1FCDD0A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del w:id="1647" w:author="Lektorat Bauer" w:date="2025-03-07T18:49:00Z" w16du:dateUtc="2025-03-07T17:49:00Z">
        <w:r w:rsidRPr="00944672" w:rsidDel="00905175">
          <w:rPr>
            <w:rFonts w:ascii="Arial" w:hAnsi="Arial" w:cs="Arial"/>
            <w:sz w:val="24"/>
            <w:szCs w:val="24"/>
          </w:rPr>
          <w:delText xml:space="preserve"> </w:delText>
        </w:r>
      </w:del>
      <w:r w:rsidRPr="00944672">
        <w:rPr>
          <w:rFonts w:ascii="Arial" w:hAnsi="Arial" w:cs="Arial"/>
          <w:sz w:val="24"/>
          <w:szCs w:val="24"/>
        </w:rPr>
        <w:t>„Oh</w:t>
      </w:r>
      <w:del w:id="1648" w:author="Lektorat Bauer" w:date="2025-02-27T13:36:00Z" w16du:dateUtc="2025-02-27T12:36:00Z">
        <w:r w:rsidRPr="00944672" w:rsidDel="001455FE">
          <w:rPr>
            <w:rFonts w:ascii="Arial" w:hAnsi="Arial" w:cs="Arial"/>
            <w:sz w:val="24"/>
            <w:szCs w:val="24"/>
          </w:rPr>
          <w:delText>.</w:delText>
        </w:r>
      </w:del>
      <w:r w:rsidRPr="00944672">
        <w:rPr>
          <w:rFonts w:ascii="Arial" w:hAnsi="Arial" w:cs="Arial"/>
          <w:sz w:val="24"/>
          <w:szCs w:val="24"/>
        </w:rPr>
        <w:t>“</w:t>
      </w:r>
      <w:ins w:id="1649" w:author="Lektorat Bauer" w:date="2025-02-27T13:36:00Z" w16du:dateUtc="2025-02-27T12:36:00Z">
        <w:r w:rsidR="001455FE">
          <w:rPr>
            <w:rFonts w:ascii="Arial" w:hAnsi="Arial" w:cs="Arial"/>
            <w:sz w:val="24"/>
            <w:szCs w:val="24"/>
          </w:rPr>
          <w:t>,</w:t>
        </w:r>
      </w:ins>
      <w:r w:rsidRPr="00944672">
        <w:rPr>
          <w:rFonts w:ascii="Arial" w:hAnsi="Arial" w:cs="Arial"/>
          <w:sz w:val="24"/>
          <w:szCs w:val="24"/>
        </w:rPr>
        <w:t xml:space="preserve"> </w:t>
      </w:r>
      <w:ins w:id="1650" w:author="Lektorat Bauer" w:date="2025-02-27T13:36:00Z" w16du:dateUtc="2025-02-27T12:36:00Z">
        <w:r w:rsidR="001455FE">
          <w:rPr>
            <w:rFonts w:ascii="Arial" w:hAnsi="Arial" w:cs="Arial"/>
            <w:sz w:val="24"/>
            <w:szCs w:val="24"/>
          </w:rPr>
          <w:t>e</w:t>
        </w:r>
      </w:ins>
      <w:del w:id="1651" w:author="Lektorat Bauer" w:date="2025-02-27T13:36:00Z" w16du:dateUtc="2025-02-27T12:36:00Z">
        <w:r w:rsidRPr="00944672" w:rsidDel="001455FE">
          <w:rPr>
            <w:rFonts w:ascii="Arial" w:hAnsi="Arial" w:cs="Arial"/>
            <w:sz w:val="24"/>
            <w:szCs w:val="24"/>
          </w:rPr>
          <w:delText>E</w:delText>
        </w:r>
      </w:del>
      <w:r w:rsidRPr="00944672">
        <w:rPr>
          <w:rFonts w:ascii="Arial" w:hAnsi="Arial" w:cs="Arial"/>
          <w:sz w:val="24"/>
          <w:szCs w:val="24"/>
        </w:rPr>
        <w:t>ntfuhr es Smith</w:t>
      </w:r>
      <w:del w:id="1652" w:author="Lektorat Bauer" w:date="2025-02-27T13:36:00Z" w16du:dateUtc="2025-02-27T12:36:00Z">
        <w:r w:rsidRPr="00944672" w:rsidDel="001455FE">
          <w:rPr>
            <w:rFonts w:ascii="Arial" w:hAnsi="Arial" w:cs="Arial"/>
            <w:sz w:val="24"/>
            <w:szCs w:val="24"/>
          </w:rPr>
          <w:delText>,</w:delText>
        </w:r>
      </w:del>
      <w:ins w:id="1653" w:author="Lektorat Bauer" w:date="2025-02-27T13:36:00Z" w16du:dateUtc="2025-02-27T12:36:00Z">
        <w:r w:rsidR="001455FE">
          <w:rPr>
            <w:rFonts w:ascii="Arial" w:hAnsi="Arial" w:cs="Arial"/>
            <w:sz w:val="24"/>
            <w:szCs w:val="24"/>
          </w:rPr>
          <w:t>.</w:t>
        </w:r>
      </w:ins>
      <w:r w:rsidRPr="00944672">
        <w:rPr>
          <w:rFonts w:ascii="Arial" w:hAnsi="Arial" w:cs="Arial"/>
          <w:sz w:val="24"/>
          <w:szCs w:val="24"/>
        </w:rPr>
        <w:t xml:space="preserve"> „</w:t>
      </w:r>
      <w:del w:id="1654" w:author="Lektorat Bauer" w:date="2025-02-27T13:36:00Z" w16du:dateUtc="2025-02-27T12:36:00Z">
        <w:r w:rsidRPr="00944672" w:rsidDel="001455FE">
          <w:rPr>
            <w:rFonts w:ascii="Arial" w:hAnsi="Arial" w:cs="Arial"/>
            <w:sz w:val="24"/>
            <w:szCs w:val="24"/>
          </w:rPr>
          <w:delText>Ja, da</w:delText>
        </w:r>
      </w:del>
      <w:ins w:id="1655" w:author="Lektorat Bauer" w:date="2025-02-27T13:36:00Z" w16du:dateUtc="2025-02-27T12:36:00Z">
        <w:r w:rsidR="001455FE">
          <w:rPr>
            <w:rFonts w:ascii="Arial" w:hAnsi="Arial" w:cs="Arial"/>
            <w:sz w:val="24"/>
            <w:szCs w:val="24"/>
          </w:rPr>
          <w:t>Aber</w:t>
        </w:r>
      </w:ins>
      <w:r w:rsidRPr="00944672">
        <w:rPr>
          <w:rFonts w:ascii="Arial" w:hAnsi="Arial" w:cs="Arial"/>
          <w:sz w:val="24"/>
          <w:szCs w:val="24"/>
        </w:rPr>
        <w:t xml:space="preserve"> die Schwester </w:t>
      </w:r>
      <w:ins w:id="1656" w:author="Lektorat Bauer" w:date="2025-02-27T13:36:00Z" w16du:dateUtc="2025-02-27T12:36:00Z">
        <w:r w:rsidR="001455FE">
          <w:rPr>
            <w:rFonts w:ascii="Arial" w:hAnsi="Arial" w:cs="Arial"/>
            <w:sz w:val="24"/>
            <w:szCs w:val="24"/>
          </w:rPr>
          <w:t xml:space="preserve">hat </w:t>
        </w:r>
      </w:ins>
      <w:r w:rsidRPr="00944672">
        <w:rPr>
          <w:rFonts w:ascii="Arial" w:hAnsi="Arial" w:cs="Arial"/>
          <w:sz w:val="24"/>
          <w:szCs w:val="24"/>
        </w:rPr>
        <w:t xml:space="preserve">wohl </w:t>
      </w:r>
      <w:ins w:id="1657" w:author="Lektorat Bauer" w:date="2025-02-27T13:36:00Z" w16du:dateUtc="2025-02-27T12:36:00Z">
        <w:r w:rsidR="001455FE">
          <w:rPr>
            <w:rFonts w:ascii="Arial" w:hAnsi="Arial" w:cs="Arial"/>
            <w:sz w:val="24"/>
            <w:szCs w:val="24"/>
          </w:rPr>
          <w:t>R</w:t>
        </w:r>
      </w:ins>
      <w:del w:id="1658" w:author="Lektorat Bauer" w:date="2025-02-27T13:36:00Z" w16du:dateUtc="2025-02-27T12:36:00Z">
        <w:r w:rsidRPr="00944672" w:rsidDel="001455FE">
          <w:rPr>
            <w:rFonts w:ascii="Arial" w:hAnsi="Arial" w:cs="Arial"/>
            <w:sz w:val="24"/>
            <w:szCs w:val="24"/>
          </w:rPr>
          <w:delText>r</w:delText>
        </w:r>
      </w:del>
      <w:r w:rsidRPr="00944672">
        <w:rPr>
          <w:rFonts w:ascii="Arial" w:hAnsi="Arial" w:cs="Arial"/>
          <w:sz w:val="24"/>
          <w:szCs w:val="24"/>
        </w:rPr>
        <w:t xml:space="preserve">echt. Fahren Sie nach Hause und sammeln Sie sich. Sie werden sehen, ruckzuck ist Ihr Mann wieder zu Hause.“ </w:t>
      </w:r>
      <w:ins w:id="1659" w:author="Lektorat Bauer" w:date="2025-02-27T13:36:00Z" w16du:dateUtc="2025-02-27T12:36:00Z">
        <w:r w:rsidR="001455FE">
          <w:rPr>
            <w:rFonts w:ascii="Arial" w:hAnsi="Arial" w:cs="Arial"/>
            <w:sz w:val="24"/>
            <w:szCs w:val="24"/>
          </w:rPr>
          <w:t xml:space="preserve">– </w:t>
        </w:r>
      </w:ins>
      <w:r w:rsidRPr="00944672">
        <w:rPr>
          <w:rFonts w:ascii="Arial" w:hAnsi="Arial" w:cs="Arial"/>
          <w:sz w:val="24"/>
          <w:szCs w:val="24"/>
        </w:rPr>
        <w:t>„Vielen Dank für die lieben Worte, Constable</w:t>
      </w:r>
      <w:ins w:id="1660" w:author="Lektorat Bauer" w:date="2025-02-27T13:36:00Z" w16du:dateUtc="2025-02-27T12:36:00Z">
        <w:r w:rsidR="001455FE">
          <w:rPr>
            <w:rFonts w:ascii="Arial" w:hAnsi="Arial" w:cs="Arial"/>
            <w:sz w:val="24"/>
            <w:szCs w:val="24"/>
          </w:rPr>
          <w:t>.</w:t>
        </w:r>
      </w:ins>
      <w:r w:rsidRPr="00944672">
        <w:rPr>
          <w:rFonts w:ascii="Arial" w:hAnsi="Arial" w:cs="Arial"/>
          <w:sz w:val="24"/>
          <w:szCs w:val="24"/>
        </w:rPr>
        <w:t>“</w:t>
      </w:r>
      <w:del w:id="1661" w:author="Lektorat Bauer" w:date="2025-02-27T13:36:00Z" w16du:dateUtc="2025-02-27T12:36:00Z">
        <w:r w:rsidRPr="00944672" w:rsidDel="001455FE">
          <w:rPr>
            <w:rFonts w:ascii="Arial" w:hAnsi="Arial" w:cs="Arial"/>
            <w:sz w:val="24"/>
            <w:szCs w:val="24"/>
          </w:rPr>
          <w:delText xml:space="preserve"> </w:delText>
        </w:r>
        <w:commentRangeStart w:id="1662"/>
        <w:r w:rsidRPr="00944672" w:rsidDel="001455FE">
          <w:rPr>
            <w:rFonts w:ascii="Arial" w:hAnsi="Arial" w:cs="Arial"/>
            <w:sz w:val="24"/>
            <w:szCs w:val="24"/>
          </w:rPr>
          <w:delText xml:space="preserve">bedankte sich Cindy und </w:delText>
        </w:r>
      </w:del>
      <w:commentRangeEnd w:id="1662"/>
      <w:r w:rsidR="001455FE">
        <w:rPr>
          <w:rStyle w:val="Kommentarzeichen"/>
        </w:rPr>
        <w:commentReference w:id="1662"/>
      </w:r>
      <w:del w:id="1663" w:author="Lektorat Bauer" w:date="2025-02-27T13:36:00Z" w16du:dateUtc="2025-02-27T12:36:00Z">
        <w:r w:rsidRPr="00944672" w:rsidDel="001455FE">
          <w:rPr>
            <w:rFonts w:ascii="Arial" w:hAnsi="Arial" w:cs="Arial"/>
            <w:sz w:val="24"/>
            <w:szCs w:val="24"/>
          </w:rPr>
          <w:delText xml:space="preserve">ging zu dem Audi </w:delText>
        </w:r>
        <w:r w:rsidRPr="00944672" w:rsidDel="001455FE">
          <w:rPr>
            <w:rFonts w:ascii="Arial" w:hAnsi="Arial" w:cs="Arial"/>
            <w:noProof/>
            <w:sz w:val="24"/>
            <w:szCs w:val="24"/>
          </w:rPr>
          <w:delText>TT</w:delText>
        </w:r>
        <w:r w:rsidRPr="00944672" w:rsidDel="001455FE">
          <w:rPr>
            <w:rFonts w:ascii="Arial" w:hAnsi="Arial" w:cs="Arial"/>
            <w:sz w:val="24"/>
            <w:szCs w:val="24"/>
          </w:rPr>
          <w:delText>.</w:delText>
        </w:r>
      </w:del>
    </w:p>
    <w:p w14:paraId="664E7DE7"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Sie fuhr mit dem Audi </w:t>
      </w:r>
      <w:r w:rsidRPr="00944672">
        <w:rPr>
          <w:rFonts w:ascii="Arial" w:hAnsi="Arial" w:cs="Arial"/>
          <w:noProof/>
          <w:sz w:val="24"/>
          <w:szCs w:val="24"/>
        </w:rPr>
        <w:t>TT</w:t>
      </w:r>
      <w:r w:rsidRPr="00944672">
        <w:rPr>
          <w:rFonts w:ascii="Arial" w:hAnsi="Arial" w:cs="Arial"/>
          <w:sz w:val="24"/>
          <w:szCs w:val="24"/>
        </w:rPr>
        <w:t xml:space="preserve"> </w:t>
      </w:r>
      <w:commentRangeStart w:id="1664"/>
      <w:r w:rsidRPr="00944672">
        <w:rPr>
          <w:rFonts w:ascii="Arial" w:hAnsi="Arial" w:cs="Arial"/>
          <w:sz w:val="24"/>
          <w:szCs w:val="24"/>
        </w:rPr>
        <w:t xml:space="preserve">zum Haus </w:t>
      </w:r>
      <w:commentRangeEnd w:id="1664"/>
      <w:r w:rsidR="001455FE">
        <w:rPr>
          <w:rStyle w:val="Kommentarzeichen"/>
        </w:rPr>
        <w:commentReference w:id="1664"/>
      </w:r>
      <w:r w:rsidRPr="00944672">
        <w:rPr>
          <w:rFonts w:ascii="Arial" w:hAnsi="Arial" w:cs="Arial"/>
          <w:sz w:val="24"/>
          <w:szCs w:val="24"/>
        </w:rPr>
        <w:t xml:space="preserve">und entlud den Wagen. Dann fuhr sie zur Autovermietung, gab den Wagen zurück und nahm im Anschluss ein Taxi zurück nach Hause. Während dieser Zeit wurde Sie von </w:t>
      </w:r>
      <w:commentRangeStart w:id="1665"/>
      <w:r w:rsidRPr="00944672">
        <w:rPr>
          <w:rFonts w:ascii="Arial" w:hAnsi="Arial" w:cs="Arial"/>
          <w:sz w:val="24"/>
          <w:szCs w:val="24"/>
        </w:rPr>
        <w:t xml:space="preserve">Constable Smith beobachtet. </w:t>
      </w:r>
      <w:commentRangeEnd w:id="1665"/>
      <w:r w:rsidR="001455FE">
        <w:rPr>
          <w:rStyle w:val="Kommentarzeichen"/>
        </w:rPr>
        <w:commentReference w:id="1665"/>
      </w:r>
    </w:p>
    <w:p w14:paraId="6C40FA9B"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Ihm war ihr Verhalten nicht geheuer, und Polizisten hören auf ihr Bauchgefühl.</w:t>
      </w:r>
    </w:p>
    <w:p w14:paraId="13DAF789" w14:textId="1D40BD59"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Er konnte an </w:t>
      </w:r>
      <w:del w:id="1666" w:author="Lektorat Bauer" w:date="2025-02-27T13:37:00Z" w16du:dateUtc="2025-02-27T12:37:00Z">
        <w:r w:rsidRPr="00944672" w:rsidDel="001455FE">
          <w:rPr>
            <w:rFonts w:ascii="Arial" w:hAnsi="Arial" w:cs="Arial"/>
            <w:sz w:val="24"/>
            <w:szCs w:val="24"/>
          </w:rPr>
          <w:delText xml:space="preserve">dem </w:delText>
        </w:r>
      </w:del>
      <w:ins w:id="1667" w:author="Lektorat Bauer" w:date="2025-02-27T13:37:00Z" w16du:dateUtc="2025-02-27T12:37:00Z">
        <w:r w:rsidR="001455FE">
          <w:rPr>
            <w:rFonts w:ascii="Arial" w:hAnsi="Arial" w:cs="Arial"/>
            <w:sz w:val="24"/>
            <w:szCs w:val="24"/>
          </w:rPr>
          <w:t>ihrem</w:t>
        </w:r>
        <w:r w:rsidR="001455FE" w:rsidRPr="00944672">
          <w:rPr>
            <w:rFonts w:ascii="Arial" w:hAnsi="Arial" w:cs="Arial"/>
            <w:sz w:val="24"/>
            <w:szCs w:val="24"/>
          </w:rPr>
          <w:t xml:space="preserve"> </w:t>
        </w:r>
      </w:ins>
      <w:r w:rsidRPr="00944672">
        <w:rPr>
          <w:rFonts w:ascii="Arial" w:hAnsi="Arial" w:cs="Arial"/>
          <w:sz w:val="24"/>
          <w:szCs w:val="24"/>
        </w:rPr>
        <w:t>weiteren Verhalten nichts Ungewöhnliches erkennen, und nachdem Sie wieder zu Hause angekommen war, wartete er ein paar Minuten</w:t>
      </w:r>
      <w:ins w:id="1668" w:author="Lektorat Bauer" w:date="2025-02-27T13:37:00Z" w16du:dateUtc="2025-02-27T12:37:00Z">
        <w:r w:rsidR="001455FE">
          <w:rPr>
            <w:rFonts w:ascii="Arial" w:hAnsi="Arial" w:cs="Arial"/>
            <w:sz w:val="24"/>
            <w:szCs w:val="24"/>
          </w:rPr>
          <w:t>,</w:t>
        </w:r>
      </w:ins>
      <w:r w:rsidRPr="00944672">
        <w:rPr>
          <w:rFonts w:ascii="Arial" w:hAnsi="Arial" w:cs="Arial"/>
          <w:sz w:val="24"/>
          <w:szCs w:val="24"/>
        </w:rPr>
        <w:t xml:space="preserve"> </w:t>
      </w:r>
      <w:del w:id="1669" w:author="Lektorat Bauer" w:date="2025-02-27T13:37:00Z" w16du:dateUtc="2025-02-27T12:37:00Z">
        <w:r w:rsidRPr="00944672" w:rsidDel="001455FE">
          <w:rPr>
            <w:rFonts w:ascii="Arial" w:hAnsi="Arial" w:cs="Arial"/>
            <w:sz w:val="24"/>
            <w:szCs w:val="24"/>
          </w:rPr>
          <w:delText xml:space="preserve">und </w:delText>
        </w:r>
      </w:del>
      <w:ins w:id="1670" w:author="Lektorat Bauer" w:date="2025-02-27T13:37:00Z" w16du:dateUtc="2025-02-27T12:37:00Z">
        <w:r w:rsidR="001455FE">
          <w:rPr>
            <w:rFonts w:ascii="Arial" w:hAnsi="Arial" w:cs="Arial"/>
            <w:sz w:val="24"/>
            <w:szCs w:val="24"/>
          </w:rPr>
          <w:t>e</w:t>
        </w:r>
      </w:ins>
      <w:ins w:id="1671" w:author="Lektorat Bauer" w:date="2025-02-27T13:38:00Z" w16du:dateUtc="2025-02-27T12:38:00Z">
        <w:r w:rsidR="001455FE">
          <w:rPr>
            <w:rFonts w:ascii="Arial" w:hAnsi="Arial" w:cs="Arial"/>
            <w:sz w:val="24"/>
            <w:szCs w:val="24"/>
          </w:rPr>
          <w:t>h</w:t>
        </w:r>
      </w:ins>
      <w:ins w:id="1672" w:author="Lektorat Bauer" w:date="2025-02-27T13:37:00Z" w16du:dateUtc="2025-02-27T12:37:00Z">
        <w:r w:rsidR="001455FE">
          <w:rPr>
            <w:rFonts w:ascii="Arial" w:hAnsi="Arial" w:cs="Arial"/>
            <w:sz w:val="24"/>
            <w:szCs w:val="24"/>
          </w:rPr>
          <w:t>e</w:t>
        </w:r>
        <w:r w:rsidR="001455FE" w:rsidRPr="00944672">
          <w:rPr>
            <w:rFonts w:ascii="Arial" w:hAnsi="Arial" w:cs="Arial"/>
            <w:sz w:val="24"/>
            <w:szCs w:val="24"/>
          </w:rPr>
          <w:t xml:space="preserve"> </w:t>
        </w:r>
      </w:ins>
      <w:del w:id="1673" w:author="Lektorat Bauer" w:date="2025-02-27T13:38:00Z" w16du:dateUtc="2025-02-27T12:38:00Z">
        <w:r w:rsidRPr="00944672" w:rsidDel="001455FE">
          <w:rPr>
            <w:rFonts w:ascii="Arial" w:hAnsi="Arial" w:cs="Arial"/>
            <w:sz w:val="24"/>
            <w:szCs w:val="24"/>
          </w:rPr>
          <w:delText>fuhr dann</w:delText>
        </w:r>
      </w:del>
      <w:ins w:id="1674" w:author="Lektorat Bauer" w:date="2025-02-27T13:38:00Z" w16du:dateUtc="2025-02-27T12:38:00Z">
        <w:r w:rsidR="001455FE">
          <w:rPr>
            <w:rFonts w:ascii="Arial" w:hAnsi="Arial" w:cs="Arial"/>
            <w:sz w:val="24"/>
            <w:szCs w:val="24"/>
          </w:rPr>
          <w:t>er</w:t>
        </w:r>
      </w:ins>
      <w:r w:rsidRPr="00944672">
        <w:rPr>
          <w:rFonts w:ascii="Arial" w:hAnsi="Arial" w:cs="Arial"/>
          <w:sz w:val="24"/>
          <w:szCs w:val="24"/>
        </w:rPr>
        <w:t xml:space="preserve"> zum Revier zurück</w:t>
      </w:r>
      <w:ins w:id="1675" w:author="Lektorat Bauer" w:date="2025-02-27T13:38:00Z" w16du:dateUtc="2025-02-27T12:38:00Z">
        <w:r w:rsidR="001455FE">
          <w:rPr>
            <w:rFonts w:ascii="Arial" w:hAnsi="Arial" w:cs="Arial"/>
            <w:sz w:val="24"/>
            <w:szCs w:val="24"/>
          </w:rPr>
          <w:t>fuhr</w:t>
        </w:r>
      </w:ins>
      <w:r w:rsidRPr="00944672">
        <w:rPr>
          <w:rFonts w:ascii="Arial" w:hAnsi="Arial" w:cs="Arial"/>
          <w:sz w:val="24"/>
          <w:szCs w:val="24"/>
        </w:rPr>
        <w:t xml:space="preserve">. </w:t>
      </w:r>
      <w:del w:id="1676" w:author="Lektorat Bauer" w:date="2025-02-27T13:38:00Z" w16du:dateUtc="2025-02-27T12:38:00Z">
        <w:r w:rsidRPr="00944672" w:rsidDel="001455FE">
          <w:rPr>
            <w:rFonts w:ascii="Arial" w:hAnsi="Arial" w:cs="Arial"/>
            <w:sz w:val="24"/>
            <w:szCs w:val="24"/>
          </w:rPr>
          <w:delText>Aus dem Haus schaute Cindy durch die</w:delText>
        </w:r>
      </w:del>
      <w:ins w:id="1677" w:author="Lektorat Bauer" w:date="2025-02-27T13:38:00Z" w16du:dateUtc="2025-02-27T12:38:00Z">
        <w:r w:rsidR="001455FE">
          <w:rPr>
            <w:rFonts w:ascii="Arial" w:hAnsi="Arial" w:cs="Arial"/>
            <w:sz w:val="24"/>
            <w:szCs w:val="24"/>
          </w:rPr>
          <w:t>Hinter den Gardinen</w:t>
        </w:r>
      </w:ins>
      <w:r w:rsidRPr="00944672">
        <w:rPr>
          <w:rFonts w:ascii="Arial" w:hAnsi="Arial" w:cs="Arial"/>
          <w:sz w:val="24"/>
          <w:szCs w:val="24"/>
        </w:rPr>
        <w:t xml:space="preserve"> </w:t>
      </w:r>
      <w:del w:id="1678" w:author="Lektorat Bauer" w:date="2025-02-27T13:38:00Z" w16du:dateUtc="2025-02-27T12:38:00Z">
        <w:r w:rsidRPr="00944672" w:rsidDel="001455FE">
          <w:rPr>
            <w:rFonts w:ascii="Arial" w:hAnsi="Arial" w:cs="Arial"/>
            <w:sz w:val="24"/>
            <w:szCs w:val="24"/>
          </w:rPr>
          <w:delText xml:space="preserve">Gardinen und </w:delText>
        </w:r>
      </w:del>
      <w:r w:rsidRPr="00944672">
        <w:rPr>
          <w:rFonts w:ascii="Arial" w:hAnsi="Arial" w:cs="Arial"/>
          <w:sz w:val="24"/>
          <w:szCs w:val="24"/>
        </w:rPr>
        <w:t>beobachtete</w:t>
      </w:r>
      <w:ins w:id="1679" w:author="Lektorat Bauer" w:date="2025-02-27T13:38:00Z" w16du:dateUtc="2025-02-27T12:38:00Z">
        <w:r w:rsidR="001455FE">
          <w:rPr>
            <w:rFonts w:ascii="Arial" w:hAnsi="Arial" w:cs="Arial"/>
            <w:sz w:val="24"/>
            <w:szCs w:val="24"/>
          </w:rPr>
          <w:t xml:space="preserve"> Cindy</w:t>
        </w:r>
      </w:ins>
      <w:r w:rsidRPr="00944672">
        <w:rPr>
          <w:rFonts w:ascii="Arial" w:hAnsi="Arial" w:cs="Arial"/>
          <w:sz w:val="24"/>
          <w:szCs w:val="24"/>
        </w:rPr>
        <w:t xml:space="preserve">, wie Smith wegfuhr. Nachdenklich blieb Sie </w:t>
      </w:r>
      <w:del w:id="1680" w:author="Lektorat Bauer" w:date="2025-02-27T13:38:00Z" w16du:dateUtc="2025-02-27T12:38:00Z">
        <w:r w:rsidRPr="00944672" w:rsidDel="001455FE">
          <w:rPr>
            <w:rFonts w:ascii="Arial" w:hAnsi="Arial" w:cs="Arial"/>
            <w:sz w:val="24"/>
            <w:szCs w:val="24"/>
          </w:rPr>
          <w:delText>etwas, an der Gardine,</w:delText>
        </w:r>
      </w:del>
      <w:ins w:id="1681" w:author="Lektorat Bauer" w:date="2025-02-27T13:38:00Z" w16du:dateUtc="2025-02-27T12:38:00Z">
        <w:r w:rsidR="001455FE">
          <w:rPr>
            <w:rFonts w:ascii="Arial" w:hAnsi="Arial" w:cs="Arial"/>
            <w:sz w:val="24"/>
            <w:szCs w:val="24"/>
          </w:rPr>
          <w:t>eine Weile</w:t>
        </w:r>
      </w:ins>
      <w:r w:rsidRPr="00944672">
        <w:rPr>
          <w:rFonts w:ascii="Arial" w:hAnsi="Arial" w:cs="Arial"/>
          <w:sz w:val="24"/>
          <w:szCs w:val="24"/>
        </w:rPr>
        <w:t xml:space="preserve"> stehen und sah zur Straße, dann </w:t>
      </w:r>
      <w:del w:id="1682" w:author="Lektorat Bauer" w:date="2025-02-27T13:38:00Z" w16du:dateUtc="2025-02-27T12:38:00Z">
        <w:r w:rsidRPr="00944672" w:rsidDel="001455FE">
          <w:rPr>
            <w:rFonts w:ascii="Arial" w:hAnsi="Arial" w:cs="Arial"/>
            <w:sz w:val="24"/>
            <w:szCs w:val="24"/>
          </w:rPr>
          <w:delText xml:space="preserve">ging </w:delText>
        </w:r>
      </w:del>
      <w:ins w:id="1683" w:author="Lektorat Bauer" w:date="2025-02-27T13:38:00Z" w16du:dateUtc="2025-02-27T12:38:00Z">
        <w:r w:rsidR="001455FE">
          <w:rPr>
            <w:rFonts w:ascii="Arial" w:hAnsi="Arial" w:cs="Arial"/>
            <w:sz w:val="24"/>
            <w:szCs w:val="24"/>
          </w:rPr>
          <w:t>machte</w:t>
        </w:r>
        <w:r w:rsidR="001455FE" w:rsidRPr="00944672">
          <w:rPr>
            <w:rFonts w:ascii="Arial" w:hAnsi="Arial" w:cs="Arial"/>
            <w:sz w:val="24"/>
            <w:szCs w:val="24"/>
          </w:rPr>
          <w:t xml:space="preserve"> </w:t>
        </w:r>
      </w:ins>
      <w:r w:rsidRPr="00944672">
        <w:rPr>
          <w:rFonts w:ascii="Arial" w:hAnsi="Arial" w:cs="Arial"/>
          <w:sz w:val="24"/>
          <w:szCs w:val="24"/>
        </w:rPr>
        <w:t>sie</w:t>
      </w:r>
      <w:ins w:id="1684" w:author="Lektorat Bauer" w:date="2025-02-27T13:38:00Z" w16du:dateUtc="2025-02-27T12:38:00Z">
        <w:r w:rsidR="001455FE">
          <w:rPr>
            <w:rFonts w:ascii="Arial" w:hAnsi="Arial" w:cs="Arial"/>
            <w:sz w:val="24"/>
            <w:szCs w:val="24"/>
          </w:rPr>
          <w:t xml:space="preserve"> sich</w:t>
        </w:r>
      </w:ins>
      <w:r w:rsidRPr="00944672">
        <w:rPr>
          <w:rFonts w:ascii="Arial" w:hAnsi="Arial" w:cs="Arial"/>
          <w:sz w:val="24"/>
          <w:szCs w:val="24"/>
        </w:rPr>
        <w:t xml:space="preserve"> daran, die Koffer auszuräumen.</w:t>
      </w:r>
    </w:p>
    <w:p w14:paraId="5256F38C" w14:textId="294233B5"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Als sich</w:t>
      </w:r>
      <w:del w:id="1685" w:author="Lektorat Bauer" w:date="2025-02-27T13:38:00Z" w16du:dateUtc="2025-02-27T12:38:00Z">
        <w:r w:rsidRPr="00944672" w:rsidDel="001455FE">
          <w:rPr>
            <w:rFonts w:ascii="Arial" w:hAnsi="Arial" w:cs="Arial"/>
            <w:sz w:val="24"/>
            <w:szCs w:val="24"/>
          </w:rPr>
          <w:delText>, bis 20:00 Uhr</w:delText>
        </w:r>
      </w:del>
      <w:r w:rsidRPr="00944672">
        <w:rPr>
          <w:rFonts w:ascii="Arial" w:hAnsi="Arial" w:cs="Arial"/>
          <w:sz w:val="24"/>
          <w:szCs w:val="24"/>
        </w:rPr>
        <w:t xml:space="preserve"> das Krankenhaus bis </w:t>
      </w:r>
      <w:commentRangeStart w:id="1686"/>
      <w:del w:id="1687" w:author="Lektorat Bauer" w:date="2025-02-27T13:38:00Z" w16du:dateUtc="2025-02-27T12:38:00Z">
        <w:r w:rsidRPr="00944672" w:rsidDel="001455FE">
          <w:rPr>
            <w:rFonts w:ascii="Arial" w:hAnsi="Arial" w:cs="Arial"/>
            <w:sz w:val="24"/>
            <w:szCs w:val="24"/>
          </w:rPr>
          <w:delText>zum jetzigen Zeitpunkt</w:delText>
        </w:r>
      </w:del>
      <w:ins w:id="1688" w:author="Lektorat Bauer" w:date="2025-02-27T13:38:00Z" w16du:dateUtc="2025-02-27T12:38:00Z">
        <w:r w:rsidR="001455FE">
          <w:rPr>
            <w:rFonts w:ascii="Arial" w:hAnsi="Arial" w:cs="Arial"/>
            <w:sz w:val="24"/>
            <w:szCs w:val="24"/>
          </w:rPr>
          <w:t xml:space="preserve">20 </w:t>
        </w:r>
      </w:ins>
      <w:commentRangeEnd w:id="1686"/>
      <w:ins w:id="1689" w:author="Lektorat Bauer" w:date="2025-02-27T13:39:00Z" w16du:dateUtc="2025-02-27T12:39:00Z">
        <w:r w:rsidR="001455FE">
          <w:rPr>
            <w:rStyle w:val="Kommentarzeichen"/>
          </w:rPr>
          <w:commentReference w:id="1686"/>
        </w:r>
      </w:ins>
      <w:ins w:id="1690" w:author="Lektorat Bauer" w:date="2025-02-27T13:38:00Z" w16du:dateUtc="2025-02-27T12:38:00Z">
        <w:r w:rsidR="001455FE">
          <w:rPr>
            <w:rFonts w:ascii="Arial" w:hAnsi="Arial" w:cs="Arial"/>
            <w:sz w:val="24"/>
            <w:szCs w:val="24"/>
          </w:rPr>
          <w:t>Uhr</w:t>
        </w:r>
      </w:ins>
      <w:r w:rsidRPr="00944672">
        <w:rPr>
          <w:rFonts w:ascii="Arial" w:hAnsi="Arial" w:cs="Arial"/>
          <w:sz w:val="24"/>
          <w:szCs w:val="24"/>
        </w:rPr>
        <w:t xml:space="preserve"> nicht gemeldet hatte, fuhr sie mit ihrem Wagen zum Krankenhaus. Im Spiegel sah sie, dass ihr ein Polizeifahrzeug folgte. Sie fuhr ohne Hast, und ohne Umwege</w:t>
      </w:r>
      <w:del w:id="1691" w:author="Lektorat Bauer" w:date="2025-02-27T13:39:00Z" w16du:dateUtc="2025-02-27T12:39:00Z">
        <w:r w:rsidRPr="00944672" w:rsidDel="001455FE">
          <w:rPr>
            <w:rFonts w:ascii="Arial" w:hAnsi="Arial" w:cs="Arial"/>
            <w:sz w:val="24"/>
            <w:szCs w:val="24"/>
          </w:rPr>
          <w:delText xml:space="preserve">, zum Krankenhaus, </w:delText>
        </w:r>
      </w:del>
      <w:ins w:id="1692" w:author="Lektorat Bauer" w:date="2025-02-27T13:39:00Z" w16du:dateUtc="2025-02-27T12:39:00Z">
        <w:r w:rsidR="001455FE">
          <w:rPr>
            <w:rFonts w:ascii="Arial" w:hAnsi="Arial" w:cs="Arial"/>
            <w:sz w:val="24"/>
            <w:szCs w:val="24"/>
          </w:rPr>
          <w:t xml:space="preserve">, </w:t>
        </w:r>
      </w:ins>
      <w:r w:rsidRPr="00944672">
        <w:rPr>
          <w:rFonts w:ascii="Arial" w:hAnsi="Arial" w:cs="Arial"/>
          <w:sz w:val="24"/>
          <w:szCs w:val="24"/>
        </w:rPr>
        <w:t>als hätte Sie das ihr folgende Fahrzeug nicht gesehen.</w:t>
      </w:r>
    </w:p>
    <w:p w14:paraId="6CCA2536"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Als Sie bei der Intensivstation ankam, wurde Ihr mitgeteilt, dass ihr Mann noch im Koma läge – das sei aber normal, und sie solle doch besser zu Hause warten.</w:t>
      </w:r>
    </w:p>
    <w:p w14:paraId="22028347" w14:textId="276C8C6F"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Plötzlich ging auf der Station der Alarm los, und die Schwester ließ sie </w:t>
      </w:r>
      <w:del w:id="1693" w:author="Lektorat Bauer" w:date="2025-02-27T13:39:00Z" w16du:dateUtc="2025-02-27T12:39:00Z">
        <w:r w:rsidRPr="00944672" w:rsidDel="001455FE">
          <w:rPr>
            <w:rFonts w:ascii="Arial" w:hAnsi="Arial" w:cs="Arial"/>
            <w:sz w:val="24"/>
            <w:szCs w:val="24"/>
          </w:rPr>
          <w:delText xml:space="preserve">einfach stehen, </w:delText>
        </w:r>
        <w:commentRangeStart w:id="1694"/>
        <w:r w:rsidRPr="00944672" w:rsidDel="001455FE">
          <w:rPr>
            <w:rFonts w:ascii="Arial" w:hAnsi="Arial" w:cs="Arial"/>
            <w:sz w:val="24"/>
            <w:szCs w:val="24"/>
          </w:rPr>
          <w:delText>da Patienten Vorrang haben</w:delText>
        </w:r>
      </w:del>
      <w:ins w:id="1695" w:author="Lektorat Bauer" w:date="2025-02-27T13:39:00Z" w16du:dateUtc="2025-02-27T12:39:00Z">
        <w:r w:rsidR="001455FE">
          <w:rPr>
            <w:rFonts w:ascii="Arial" w:hAnsi="Arial" w:cs="Arial"/>
            <w:sz w:val="24"/>
            <w:szCs w:val="24"/>
          </w:rPr>
          <w:t>stehen</w:t>
        </w:r>
        <w:commentRangeEnd w:id="1694"/>
        <w:r w:rsidR="001455FE">
          <w:rPr>
            <w:rStyle w:val="Kommentarzeichen"/>
          </w:rPr>
          <w:commentReference w:id="1694"/>
        </w:r>
      </w:ins>
      <w:r w:rsidRPr="00944672">
        <w:rPr>
          <w:rFonts w:ascii="Arial" w:hAnsi="Arial" w:cs="Arial"/>
          <w:sz w:val="24"/>
          <w:szCs w:val="24"/>
        </w:rPr>
        <w:t xml:space="preserve">. </w:t>
      </w:r>
    </w:p>
    <w:p w14:paraId="5572FB9B" w14:textId="7503C480"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Cindy blieb sitzen, als die Tür zur Intensivstation aufging und ein Arzt um die Ecke schaute, als suche er jemanden. Er sah Cindy und sprach sie an: „Mrs McGraw?</w:t>
      </w:r>
      <w:del w:id="1696" w:author="Lektorat Bauer" w:date="2025-02-27T13:40:00Z" w16du:dateUtc="2025-02-27T12:40:00Z">
        <w:r w:rsidRPr="00944672" w:rsidDel="001455FE">
          <w:rPr>
            <w:rFonts w:ascii="Arial" w:hAnsi="Arial" w:cs="Arial"/>
            <w:sz w:val="24"/>
            <w:szCs w:val="24"/>
          </w:rPr>
          <w:delText>!</w:delText>
        </w:r>
      </w:del>
      <w:r w:rsidRPr="00944672">
        <w:rPr>
          <w:rFonts w:ascii="Arial" w:hAnsi="Arial" w:cs="Arial"/>
          <w:sz w:val="24"/>
          <w:szCs w:val="24"/>
        </w:rPr>
        <w:t>“</w:t>
      </w:r>
      <w:ins w:id="1697" w:author="Lektorat Bauer" w:date="2025-02-27T13:40:00Z" w16du:dateUtc="2025-02-27T12:40:00Z">
        <w:r w:rsidR="001455FE">
          <w:rPr>
            <w:rFonts w:ascii="Arial" w:hAnsi="Arial" w:cs="Arial"/>
            <w:sz w:val="24"/>
            <w:szCs w:val="24"/>
          </w:rPr>
          <w:t xml:space="preserve"> –</w:t>
        </w:r>
      </w:ins>
      <w:r w:rsidRPr="00944672">
        <w:rPr>
          <w:rFonts w:ascii="Arial" w:hAnsi="Arial" w:cs="Arial"/>
          <w:sz w:val="24"/>
          <w:szCs w:val="24"/>
        </w:rPr>
        <w:t xml:space="preserve"> „Ja?!“ „Ihr Mann ist eben aufgewacht.“</w:t>
      </w:r>
      <w:ins w:id="1698" w:author="Lektorat Bauer" w:date="2025-02-27T13:40:00Z" w16du:dateUtc="2025-02-27T12:40:00Z">
        <w:r w:rsidR="001455FE">
          <w:rPr>
            <w:rFonts w:ascii="Arial" w:hAnsi="Arial" w:cs="Arial"/>
            <w:sz w:val="24"/>
            <w:szCs w:val="24"/>
          </w:rPr>
          <w:t xml:space="preserve"> –</w:t>
        </w:r>
      </w:ins>
      <w:r w:rsidRPr="00944672">
        <w:rPr>
          <w:rFonts w:ascii="Arial" w:hAnsi="Arial" w:cs="Arial"/>
          <w:sz w:val="24"/>
          <w:szCs w:val="24"/>
        </w:rPr>
        <w:t xml:space="preserve"> „Oh, Gott sei Dank.“ </w:t>
      </w:r>
      <w:commentRangeStart w:id="1699"/>
      <w:r w:rsidRPr="00944672">
        <w:rPr>
          <w:rFonts w:ascii="Arial" w:hAnsi="Arial" w:cs="Arial"/>
          <w:sz w:val="24"/>
          <w:szCs w:val="24"/>
        </w:rPr>
        <w:t xml:space="preserve">Entfuhr es Cindy, </w:t>
      </w:r>
      <w:commentRangeEnd w:id="1699"/>
      <w:r w:rsidR="001455FE">
        <w:rPr>
          <w:rStyle w:val="Kommentarzeichen"/>
        </w:rPr>
        <w:commentReference w:id="1699"/>
      </w:r>
      <w:r w:rsidRPr="00944672">
        <w:rPr>
          <w:rFonts w:ascii="Arial" w:hAnsi="Arial" w:cs="Arial"/>
          <w:sz w:val="24"/>
          <w:szCs w:val="24"/>
        </w:rPr>
        <w:t xml:space="preserve">„Er hat nach Ihnen gefragt, und die Schwester sagte, dass Sie hier draußen warten würden.“ </w:t>
      </w:r>
    </w:p>
    <w:p w14:paraId="372B47B8" w14:textId="16298D19"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„Und wie geht es John jetzt? Spannen Sie mich nicht auf die Folter</w:t>
      </w:r>
      <w:del w:id="1700" w:author="Lektorat Bauer" w:date="2025-02-27T13:41:00Z" w16du:dateUtc="2025-02-27T12:41:00Z">
        <w:r w:rsidRPr="00944672" w:rsidDel="001455FE">
          <w:rPr>
            <w:rFonts w:ascii="Arial" w:hAnsi="Arial" w:cs="Arial"/>
            <w:sz w:val="24"/>
            <w:szCs w:val="24"/>
          </w:rPr>
          <w:delText>.</w:delText>
        </w:r>
      </w:del>
      <w:r w:rsidRPr="00944672">
        <w:rPr>
          <w:rFonts w:ascii="Arial" w:hAnsi="Arial" w:cs="Arial"/>
          <w:sz w:val="24"/>
          <w:szCs w:val="24"/>
        </w:rPr>
        <w:t>“</w:t>
      </w:r>
      <w:ins w:id="1701" w:author="Lektorat Bauer" w:date="2025-02-27T13:41:00Z" w16du:dateUtc="2025-02-27T12:41:00Z">
        <w:r w:rsidR="001455FE">
          <w:rPr>
            <w:rFonts w:ascii="Arial" w:hAnsi="Arial" w:cs="Arial"/>
            <w:sz w:val="24"/>
            <w:szCs w:val="24"/>
          </w:rPr>
          <w:t>,</w:t>
        </w:r>
      </w:ins>
      <w:r w:rsidRPr="00944672">
        <w:rPr>
          <w:rFonts w:ascii="Arial" w:hAnsi="Arial" w:cs="Arial"/>
          <w:sz w:val="24"/>
          <w:szCs w:val="24"/>
        </w:rPr>
        <w:t xml:space="preserve"> </w:t>
      </w:r>
      <w:ins w:id="1702" w:author="Lektorat Bauer" w:date="2025-02-27T13:41:00Z" w16du:dateUtc="2025-02-27T12:41:00Z">
        <w:r w:rsidR="001455FE">
          <w:rPr>
            <w:rFonts w:ascii="Arial" w:hAnsi="Arial" w:cs="Arial"/>
            <w:sz w:val="24"/>
            <w:szCs w:val="24"/>
          </w:rPr>
          <w:t>s</w:t>
        </w:r>
      </w:ins>
      <w:del w:id="1703" w:author="Lektorat Bauer" w:date="2025-02-27T13:41:00Z" w16du:dateUtc="2025-02-27T12:41:00Z">
        <w:r w:rsidRPr="00944672" w:rsidDel="001455FE">
          <w:rPr>
            <w:rFonts w:ascii="Arial" w:hAnsi="Arial" w:cs="Arial"/>
            <w:sz w:val="24"/>
            <w:szCs w:val="24"/>
          </w:rPr>
          <w:delText>S</w:delText>
        </w:r>
      </w:del>
      <w:r w:rsidRPr="00944672">
        <w:rPr>
          <w:rFonts w:ascii="Arial" w:hAnsi="Arial" w:cs="Arial"/>
          <w:sz w:val="24"/>
          <w:szCs w:val="24"/>
        </w:rPr>
        <w:t>agte Cindy ungehalten. Der Arzt verzog etwas das Gesicht</w:t>
      </w:r>
      <w:ins w:id="1704" w:author="Lektorat Bauer" w:date="2025-02-27T13:41:00Z" w16du:dateUtc="2025-02-27T12:41:00Z">
        <w:r w:rsidR="001455FE">
          <w:rPr>
            <w:rFonts w:ascii="Arial" w:hAnsi="Arial" w:cs="Arial"/>
            <w:sz w:val="24"/>
            <w:szCs w:val="24"/>
          </w:rPr>
          <w:t>.</w:t>
        </w:r>
      </w:ins>
      <w:del w:id="1705" w:author="Lektorat Bauer" w:date="2025-02-27T13:41:00Z" w16du:dateUtc="2025-02-27T12:41:00Z">
        <w:r w:rsidRPr="00944672" w:rsidDel="001455FE">
          <w:rPr>
            <w:rFonts w:ascii="Arial" w:hAnsi="Arial" w:cs="Arial"/>
            <w:sz w:val="24"/>
            <w:szCs w:val="24"/>
          </w:rPr>
          <w:delText>,</w:delText>
        </w:r>
      </w:del>
      <w:r w:rsidRPr="00944672">
        <w:rPr>
          <w:rFonts w:ascii="Arial" w:hAnsi="Arial" w:cs="Arial"/>
          <w:sz w:val="24"/>
          <w:szCs w:val="24"/>
        </w:rPr>
        <w:t xml:space="preserve"> „Leider ist Ihr Mann eben verstorben.“</w:t>
      </w:r>
    </w:p>
    <w:p w14:paraId="11BE9391" w14:textId="77777777" w:rsidR="00905175" w:rsidRDefault="00944672" w:rsidP="00623B68">
      <w:pPr>
        <w:autoSpaceDE w:val="0"/>
        <w:autoSpaceDN w:val="0"/>
        <w:adjustRightInd w:val="0"/>
        <w:spacing w:after="0" w:line="360" w:lineRule="auto"/>
        <w:ind w:firstLine="227"/>
        <w:jc w:val="both"/>
        <w:rPr>
          <w:ins w:id="1706" w:author="Lektorat Bauer" w:date="2025-03-07T18:49:00Z" w16du:dateUtc="2025-03-07T17:49:00Z"/>
          <w:rFonts w:ascii="Arial" w:hAnsi="Arial" w:cs="Arial"/>
          <w:sz w:val="24"/>
          <w:szCs w:val="24"/>
        </w:rPr>
      </w:pPr>
      <w:r w:rsidRPr="00944672">
        <w:rPr>
          <w:rFonts w:ascii="Arial" w:hAnsi="Arial" w:cs="Arial"/>
          <w:sz w:val="24"/>
          <w:szCs w:val="24"/>
        </w:rPr>
        <w:t xml:space="preserve"> „Was!</w:t>
      </w:r>
      <w:del w:id="1707" w:author="Lektorat Bauer" w:date="2025-02-27T13:41:00Z" w16du:dateUtc="2025-02-27T12:41:00Z">
        <w:r w:rsidRPr="00944672" w:rsidDel="001455FE">
          <w:rPr>
            <w:rFonts w:ascii="Arial" w:hAnsi="Arial" w:cs="Arial"/>
            <w:sz w:val="24"/>
            <w:szCs w:val="24"/>
          </w:rPr>
          <w:delText>!?</w:delText>
        </w:r>
      </w:del>
      <w:r w:rsidRPr="00944672">
        <w:rPr>
          <w:rFonts w:ascii="Arial" w:hAnsi="Arial" w:cs="Arial"/>
          <w:sz w:val="24"/>
          <w:szCs w:val="24"/>
        </w:rPr>
        <w:t>?“</w:t>
      </w:r>
      <w:ins w:id="1708" w:author="Lektorat Bauer" w:date="2025-02-27T13:41:00Z" w16du:dateUtc="2025-02-27T12:41:00Z">
        <w:r w:rsidR="001455FE">
          <w:rPr>
            <w:rFonts w:ascii="Arial" w:hAnsi="Arial" w:cs="Arial"/>
            <w:sz w:val="24"/>
            <w:szCs w:val="24"/>
          </w:rPr>
          <w:t>,</w:t>
        </w:r>
      </w:ins>
      <w:r w:rsidRPr="00944672">
        <w:rPr>
          <w:rFonts w:ascii="Arial" w:hAnsi="Arial" w:cs="Arial"/>
          <w:sz w:val="24"/>
          <w:szCs w:val="24"/>
        </w:rPr>
        <w:t xml:space="preserve"> </w:t>
      </w:r>
      <w:ins w:id="1709" w:author="Lektorat Bauer" w:date="2025-02-27T13:41:00Z" w16du:dateUtc="2025-02-27T12:41:00Z">
        <w:r w:rsidR="001455FE">
          <w:rPr>
            <w:rFonts w:ascii="Arial" w:hAnsi="Arial" w:cs="Arial"/>
            <w:sz w:val="24"/>
            <w:szCs w:val="24"/>
          </w:rPr>
          <w:t>r</w:t>
        </w:r>
      </w:ins>
      <w:del w:id="1710" w:author="Lektorat Bauer" w:date="2025-02-27T13:41:00Z" w16du:dateUtc="2025-02-27T12:41:00Z">
        <w:r w:rsidRPr="00944672" w:rsidDel="001455FE">
          <w:rPr>
            <w:rFonts w:ascii="Arial" w:hAnsi="Arial" w:cs="Arial"/>
            <w:sz w:val="24"/>
            <w:szCs w:val="24"/>
          </w:rPr>
          <w:delText>R</w:delText>
        </w:r>
      </w:del>
      <w:r w:rsidRPr="00944672">
        <w:rPr>
          <w:rFonts w:ascii="Arial" w:hAnsi="Arial" w:cs="Arial"/>
          <w:sz w:val="24"/>
          <w:szCs w:val="24"/>
        </w:rPr>
        <w:t>ief Cindy</w:t>
      </w:r>
      <w:ins w:id="1711" w:author="Lektorat Bauer" w:date="2025-02-27T13:41:00Z" w16du:dateUtc="2025-02-27T12:41:00Z">
        <w:r w:rsidR="001455FE">
          <w:rPr>
            <w:rFonts w:ascii="Arial" w:hAnsi="Arial" w:cs="Arial"/>
            <w:sz w:val="24"/>
            <w:szCs w:val="24"/>
          </w:rPr>
          <w:t xml:space="preserve"> und konnte sich </w:t>
        </w:r>
      </w:ins>
      <w:ins w:id="1712" w:author="Lektorat Bauer" w:date="2025-02-27T13:42:00Z" w16du:dateUtc="2025-02-27T12:42:00Z">
        <w:r w:rsidR="001455FE">
          <w:rPr>
            <w:rFonts w:ascii="Arial" w:hAnsi="Arial" w:cs="Arial"/>
            <w:sz w:val="24"/>
            <w:szCs w:val="24"/>
          </w:rPr>
          <w:t>gerade noch beherrschen, nicht handgreiflich zu werden.</w:t>
        </w:r>
      </w:ins>
      <w:del w:id="1713" w:author="Lektorat Bauer" w:date="2025-02-27T13:41:00Z" w16du:dateUtc="2025-02-27T12:41:00Z">
        <w:r w:rsidRPr="00944672" w:rsidDel="001455FE">
          <w:rPr>
            <w:rFonts w:ascii="Arial" w:hAnsi="Arial" w:cs="Arial"/>
            <w:sz w:val="24"/>
            <w:szCs w:val="24"/>
          </w:rPr>
          <w:delText>,</w:delText>
        </w:r>
      </w:del>
      <w:r w:rsidRPr="00944672">
        <w:rPr>
          <w:rFonts w:ascii="Arial" w:hAnsi="Arial" w:cs="Arial"/>
          <w:sz w:val="24"/>
          <w:szCs w:val="24"/>
        </w:rPr>
        <w:t xml:space="preserve"> „Sie haben doch eben gesagt, dass er aufgewacht ist?!“ </w:t>
      </w:r>
    </w:p>
    <w:p w14:paraId="126B3297" w14:textId="1E5DDB9B"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„Ja, in der Tat. Er ist aufgewacht, hat nach Ihnen gefragt und ist dann direkt im Anschluss verstorben. Es tut mir leid.“</w:t>
      </w:r>
    </w:p>
    <w:p w14:paraId="5B516D1B" w14:textId="77777777" w:rsidR="001455FE" w:rsidRDefault="00944672" w:rsidP="00623B68">
      <w:pPr>
        <w:autoSpaceDE w:val="0"/>
        <w:autoSpaceDN w:val="0"/>
        <w:adjustRightInd w:val="0"/>
        <w:spacing w:after="0" w:line="360" w:lineRule="auto"/>
        <w:ind w:firstLine="227"/>
        <w:jc w:val="both"/>
        <w:rPr>
          <w:ins w:id="1714" w:author="Lektorat Bauer" w:date="2025-02-27T13:42:00Z" w16du:dateUtc="2025-02-27T12:42:00Z"/>
          <w:rFonts w:ascii="Arial" w:hAnsi="Arial" w:cs="Arial"/>
          <w:sz w:val="24"/>
          <w:szCs w:val="24"/>
        </w:rPr>
      </w:pPr>
      <w:r w:rsidRPr="00944672">
        <w:rPr>
          <w:rFonts w:ascii="Arial" w:hAnsi="Arial" w:cs="Arial"/>
          <w:sz w:val="24"/>
          <w:szCs w:val="24"/>
        </w:rPr>
        <w:t>Cindy schlug die Hände vors Gesicht und fing an zu weinen</w:t>
      </w:r>
      <w:del w:id="1715" w:author="Lektorat Bauer" w:date="2025-02-27T13:42:00Z" w16du:dateUtc="2025-02-27T12:42:00Z">
        <w:r w:rsidRPr="00944672" w:rsidDel="001455FE">
          <w:rPr>
            <w:rFonts w:ascii="Arial" w:hAnsi="Arial" w:cs="Arial"/>
            <w:sz w:val="24"/>
            <w:szCs w:val="24"/>
          </w:rPr>
          <w:delText>,</w:delText>
        </w:r>
      </w:del>
      <w:ins w:id="1716" w:author="Lektorat Bauer" w:date="2025-02-27T13:42:00Z" w16du:dateUtc="2025-02-27T12:42:00Z">
        <w:r w:rsidR="001455FE">
          <w:rPr>
            <w:rFonts w:ascii="Arial" w:hAnsi="Arial" w:cs="Arial"/>
            <w:sz w:val="24"/>
            <w:szCs w:val="24"/>
          </w:rPr>
          <w:t>.</w:t>
        </w:r>
      </w:ins>
      <w:r w:rsidRPr="00944672">
        <w:rPr>
          <w:rFonts w:ascii="Arial" w:hAnsi="Arial" w:cs="Arial"/>
          <w:sz w:val="24"/>
          <w:szCs w:val="24"/>
        </w:rPr>
        <w:t xml:space="preserve"> „Was ist passiert? War es meine Schuld? Weil ich die Spinne vergessen hatte? Was hätte ich anders machen können?“</w:t>
      </w:r>
    </w:p>
    <w:p w14:paraId="35808F0B" w14:textId="4991F025"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 „Mrs. McGraw, Sie hätten nichts anders machen können. Ihr Mann hatte eine nicht entdeckte Herzschwäche, er hatte keine Chance gegen das Schlangengift. Die Spinne hat den Vorgang nur beschleunigt</w:t>
      </w:r>
      <w:ins w:id="1717" w:author="Lektorat Bauer" w:date="2025-02-27T13:42:00Z" w16du:dateUtc="2025-02-27T12:42:00Z">
        <w:r w:rsidR="001455FE">
          <w:rPr>
            <w:rFonts w:ascii="Arial" w:hAnsi="Arial" w:cs="Arial"/>
            <w:sz w:val="24"/>
            <w:szCs w:val="24"/>
          </w:rPr>
          <w:t>.</w:t>
        </w:r>
      </w:ins>
      <w:del w:id="1718" w:author="Lektorat Bauer" w:date="2025-02-27T13:42:00Z" w16du:dateUtc="2025-02-27T12:42:00Z">
        <w:r w:rsidRPr="00944672" w:rsidDel="001455FE">
          <w:rPr>
            <w:rFonts w:ascii="Arial" w:hAnsi="Arial" w:cs="Arial"/>
            <w:sz w:val="24"/>
            <w:szCs w:val="24"/>
          </w:rPr>
          <w:delText>.“ Sagte der Arzt, „</w:delText>
        </w:r>
        <w:commentRangeStart w:id="1719"/>
        <w:r w:rsidRPr="00944672" w:rsidDel="001455FE">
          <w:rPr>
            <w:rFonts w:ascii="Arial" w:hAnsi="Arial" w:cs="Arial"/>
            <w:sz w:val="24"/>
            <w:szCs w:val="24"/>
          </w:rPr>
          <w:delText>Das mag etwas hartherzig klinge</w:delText>
        </w:r>
      </w:del>
      <w:commentRangeEnd w:id="1719"/>
      <w:r w:rsidR="001455FE">
        <w:rPr>
          <w:rStyle w:val="Kommentarzeichen"/>
        </w:rPr>
        <w:commentReference w:id="1719"/>
      </w:r>
      <w:del w:id="1720" w:author="Lektorat Bauer" w:date="2025-02-27T13:42:00Z" w16du:dateUtc="2025-02-27T12:42:00Z">
        <w:r w:rsidRPr="00944672" w:rsidDel="001455FE">
          <w:rPr>
            <w:rFonts w:ascii="Arial" w:hAnsi="Arial" w:cs="Arial"/>
            <w:sz w:val="24"/>
            <w:szCs w:val="24"/>
          </w:rPr>
          <w:delText>n, aber</w:delText>
        </w:r>
      </w:del>
      <w:r w:rsidRPr="00944672">
        <w:rPr>
          <w:rFonts w:ascii="Arial" w:hAnsi="Arial" w:cs="Arial"/>
          <w:sz w:val="24"/>
          <w:szCs w:val="24"/>
        </w:rPr>
        <w:t xml:space="preserve"> Sie haben getan, was Sie tun konnten. Mein Beileid.“ Damit drehte sich der Arzt um, denn es warteten andere Patienten auf seine Hilfe.</w:t>
      </w:r>
    </w:p>
    <w:p w14:paraId="507B63BA" w14:textId="77777777" w:rsidR="00FD0C80" w:rsidRDefault="00944672" w:rsidP="00623B68">
      <w:pPr>
        <w:autoSpaceDE w:val="0"/>
        <w:autoSpaceDN w:val="0"/>
        <w:adjustRightInd w:val="0"/>
        <w:spacing w:after="0" w:line="360" w:lineRule="auto"/>
        <w:ind w:firstLine="227"/>
        <w:jc w:val="both"/>
        <w:rPr>
          <w:ins w:id="1721" w:author="Lektorat Bauer" w:date="2025-02-27T13:43:00Z" w16du:dateUtc="2025-02-27T12:43:00Z"/>
          <w:rFonts w:ascii="Arial" w:hAnsi="Arial" w:cs="Arial"/>
          <w:sz w:val="24"/>
          <w:szCs w:val="24"/>
        </w:rPr>
      </w:pPr>
      <w:r w:rsidRPr="00944672">
        <w:rPr>
          <w:rFonts w:ascii="Arial" w:hAnsi="Arial" w:cs="Arial"/>
          <w:sz w:val="24"/>
          <w:szCs w:val="24"/>
        </w:rPr>
        <w:t xml:space="preserve">„Herr Doktor, kann ich meinen Mann noch einmal sehen?“ </w:t>
      </w:r>
    </w:p>
    <w:p w14:paraId="1FFC57B7" w14:textId="294B6AA1"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„Heute nicht, da wir im Augenblick Notfälle haben, die nicht gestört werden dürfen. Morgen können Sie Ihren Mann in der Pathologie sehen. Noch einmal: mein Beileid.“ Damit verschwand der Arzt wieder </w:t>
      </w:r>
      <w:del w:id="1722" w:author="Lektorat Bauer" w:date="2025-02-27T13:43:00Z" w16du:dateUtc="2025-02-27T12:43:00Z">
        <w:r w:rsidRPr="00944672" w:rsidDel="00FD0C80">
          <w:rPr>
            <w:rFonts w:ascii="Arial" w:hAnsi="Arial" w:cs="Arial"/>
            <w:sz w:val="24"/>
            <w:szCs w:val="24"/>
          </w:rPr>
          <w:delText xml:space="preserve">auf </w:delText>
        </w:r>
      </w:del>
      <w:ins w:id="1723" w:author="Lektorat Bauer" w:date="2025-02-27T13:43:00Z" w16du:dateUtc="2025-02-27T12:43:00Z">
        <w:r w:rsidR="00FD0C80">
          <w:rPr>
            <w:rFonts w:ascii="Arial" w:hAnsi="Arial" w:cs="Arial"/>
            <w:sz w:val="24"/>
            <w:szCs w:val="24"/>
          </w:rPr>
          <w:t>in den Tiefen</w:t>
        </w:r>
        <w:r w:rsidR="00FD0C80" w:rsidRPr="00944672">
          <w:rPr>
            <w:rFonts w:ascii="Arial" w:hAnsi="Arial" w:cs="Arial"/>
            <w:sz w:val="24"/>
            <w:szCs w:val="24"/>
          </w:rPr>
          <w:t xml:space="preserve"> </w:t>
        </w:r>
      </w:ins>
      <w:r w:rsidRPr="00944672">
        <w:rPr>
          <w:rFonts w:ascii="Arial" w:hAnsi="Arial" w:cs="Arial"/>
          <w:sz w:val="24"/>
          <w:szCs w:val="24"/>
        </w:rPr>
        <w:t>der Intensivstation.</w:t>
      </w:r>
    </w:p>
    <w:p w14:paraId="2EBDBC3B"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Weinend saß Cindy noch etwas in der Ecke, dann raffte sie sich auf, und machte sich auf den Weg nach Hause. Am Ausgang stand schon wieder Constable Smith. </w:t>
      </w:r>
    </w:p>
    <w:p w14:paraId="3FEAF87A" w14:textId="68C79871"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commentRangeStart w:id="1724"/>
      <w:del w:id="1725" w:author="Lektorat Bauer" w:date="2025-02-27T13:43:00Z" w16du:dateUtc="2025-02-27T12:43:00Z">
        <w:r w:rsidRPr="00944672" w:rsidDel="00FD0C80">
          <w:rPr>
            <w:rFonts w:ascii="Arial" w:hAnsi="Arial" w:cs="Arial"/>
            <w:sz w:val="24"/>
            <w:szCs w:val="24"/>
          </w:rPr>
          <w:delText>„Hallo Constable, schon wieder einen Fall im Hospital?“ Sagte Cindy</w:delText>
        </w:r>
      </w:del>
      <w:commentRangeEnd w:id="1724"/>
      <w:r w:rsidR="005D5042">
        <w:rPr>
          <w:rStyle w:val="Kommentarzeichen"/>
        </w:rPr>
        <w:commentReference w:id="1724"/>
      </w:r>
      <w:del w:id="1726" w:author="Lektorat Bauer" w:date="2025-02-27T13:43:00Z" w16du:dateUtc="2025-02-27T12:43:00Z">
        <w:r w:rsidRPr="00944672" w:rsidDel="00FD0C80">
          <w:rPr>
            <w:rFonts w:ascii="Arial" w:hAnsi="Arial" w:cs="Arial"/>
            <w:sz w:val="24"/>
            <w:szCs w:val="24"/>
          </w:rPr>
          <w:delText>, „Ja, allerdings, einen jungen Mann mit Überdosis. Wie geht es Ihrem Mann?“</w:delText>
        </w:r>
      </w:del>
      <w:r w:rsidRPr="00944672">
        <w:rPr>
          <w:rFonts w:ascii="Arial" w:hAnsi="Arial" w:cs="Arial"/>
          <w:sz w:val="24"/>
          <w:szCs w:val="24"/>
        </w:rPr>
        <w:t xml:space="preserve"> </w:t>
      </w:r>
      <w:ins w:id="1727" w:author="Lektorat Bauer" w:date="2025-02-27T13:44:00Z" w16du:dateUtc="2025-02-27T12:44:00Z">
        <w:r w:rsidR="00FD0C80">
          <w:rPr>
            <w:rFonts w:ascii="Arial" w:hAnsi="Arial" w:cs="Arial"/>
            <w:sz w:val="24"/>
            <w:szCs w:val="24"/>
          </w:rPr>
          <w:t xml:space="preserve">„Mrs. McGraw?“, sagte der Constable, </w:t>
        </w:r>
      </w:ins>
      <w:ins w:id="1728" w:author="Lektorat Bauer" w:date="2025-02-27T13:46:00Z" w16du:dateUtc="2025-02-27T12:46:00Z">
        <w:r w:rsidR="005D5042">
          <w:rPr>
            <w:rFonts w:ascii="Arial" w:hAnsi="Arial" w:cs="Arial"/>
            <w:sz w:val="24"/>
            <w:szCs w:val="24"/>
          </w:rPr>
          <w:t>als er</w:t>
        </w:r>
      </w:ins>
      <w:ins w:id="1729" w:author="Lektorat Bauer" w:date="2025-02-27T13:44:00Z" w16du:dateUtc="2025-02-27T12:44:00Z">
        <w:r w:rsidR="00FD0C80">
          <w:rPr>
            <w:rFonts w:ascii="Arial" w:hAnsi="Arial" w:cs="Arial"/>
            <w:sz w:val="24"/>
            <w:szCs w:val="24"/>
          </w:rPr>
          <w:t xml:space="preserve"> ihre verheulten Augen </w:t>
        </w:r>
      </w:ins>
      <w:ins w:id="1730" w:author="Lektorat Bauer" w:date="2025-02-27T13:46:00Z" w16du:dateUtc="2025-02-27T12:46:00Z">
        <w:r w:rsidR="005D5042">
          <w:rPr>
            <w:rFonts w:ascii="Arial" w:hAnsi="Arial" w:cs="Arial"/>
            <w:sz w:val="24"/>
            <w:szCs w:val="24"/>
          </w:rPr>
          <w:t>bemerkte</w:t>
        </w:r>
      </w:ins>
      <w:ins w:id="1731" w:author="Lektorat Bauer" w:date="2025-02-27T13:44:00Z" w16du:dateUtc="2025-02-27T12:44:00Z">
        <w:r w:rsidR="00FD0C80">
          <w:rPr>
            <w:rFonts w:ascii="Arial" w:hAnsi="Arial" w:cs="Arial"/>
            <w:sz w:val="24"/>
            <w:szCs w:val="24"/>
          </w:rPr>
          <w:t xml:space="preserve">. </w:t>
        </w:r>
      </w:ins>
      <w:r w:rsidRPr="00944672">
        <w:rPr>
          <w:rFonts w:ascii="Arial" w:hAnsi="Arial" w:cs="Arial"/>
          <w:sz w:val="24"/>
          <w:szCs w:val="24"/>
        </w:rPr>
        <w:t>„John ist verstorben</w:t>
      </w:r>
      <w:del w:id="1732" w:author="Lektorat Bauer" w:date="2025-02-27T13:44:00Z" w16du:dateUtc="2025-02-27T12:44:00Z">
        <w:r w:rsidRPr="00944672" w:rsidDel="00FD0C80">
          <w:rPr>
            <w:rFonts w:ascii="Arial" w:hAnsi="Arial" w:cs="Arial"/>
            <w:sz w:val="24"/>
            <w:szCs w:val="24"/>
          </w:rPr>
          <w:delText>.</w:delText>
        </w:r>
      </w:del>
      <w:r w:rsidRPr="00944672">
        <w:rPr>
          <w:rFonts w:ascii="Arial" w:hAnsi="Arial" w:cs="Arial"/>
          <w:sz w:val="24"/>
          <w:szCs w:val="24"/>
        </w:rPr>
        <w:t>“</w:t>
      </w:r>
      <w:ins w:id="1733" w:author="Lektorat Bauer" w:date="2025-02-27T13:44:00Z" w16du:dateUtc="2025-02-27T12:44:00Z">
        <w:r w:rsidR="00FD0C80">
          <w:rPr>
            <w:rFonts w:ascii="Arial" w:hAnsi="Arial" w:cs="Arial"/>
            <w:sz w:val="24"/>
            <w:szCs w:val="24"/>
          </w:rPr>
          <w:t>, schluchzte Cindy, ohne stehenzubleiben.</w:t>
        </w:r>
      </w:ins>
      <w:r w:rsidRPr="00944672">
        <w:rPr>
          <w:rFonts w:ascii="Arial" w:hAnsi="Arial" w:cs="Arial"/>
          <w:sz w:val="24"/>
          <w:szCs w:val="24"/>
        </w:rPr>
        <w:t xml:space="preserve"> „Oh! Mein</w:t>
      </w:r>
      <w:ins w:id="1734" w:author="Lektorat Bauer" w:date="2025-02-27T13:44:00Z" w16du:dateUtc="2025-02-27T12:44:00Z">
        <w:r w:rsidR="00FD0C80">
          <w:rPr>
            <w:rFonts w:ascii="Arial" w:hAnsi="Arial" w:cs="Arial"/>
            <w:sz w:val="24"/>
            <w:szCs w:val="24"/>
          </w:rPr>
          <w:t xml:space="preserve"> …</w:t>
        </w:r>
      </w:ins>
      <w:r w:rsidRPr="00944672">
        <w:rPr>
          <w:rFonts w:ascii="Arial" w:hAnsi="Arial" w:cs="Arial"/>
          <w:sz w:val="24"/>
          <w:szCs w:val="24"/>
        </w:rPr>
        <w:t xml:space="preserve"> Beileid</w:t>
      </w:r>
      <w:del w:id="1735" w:author="Lektorat Bauer" w:date="2025-02-27T13:44:00Z" w16du:dateUtc="2025-02-27T12:44:00Z">
        <w:r w:rsidRPr="00944672" w:rsidDel="00FD0C80">
          <w:rPr>
            <w:rFonts w:ascii="Arial" w:hAnsi="Arial" w:cs="Arial"/>
            <w:sz w:val="24"/>
            <w:szCs w:val="24"/>
          </w:rPr>
          <w:delText>.</w:delText>
        </w:r>
      </w:del>
      <w:r w:rsidRPr="00944672">
        <w:rPr>
          <w:rFonts w:ascii="Arial" w:hAnsi="Arial" w:cs="Arial"/>
          <w:sz w:val="24"/>
          <w:szCs w:val="24"/>
        </w:rPr>
        <w:t>“</w:t>
      </w:r>
      <w:ins w:id="1736" w:author="Lektorat Bauer" w:date="2025-02-27T13:44:00Z" w16du:dateUtc="2025-02-27T12:44:00Z">
        <w:r w:rsidR="00FD0C80">
          <w:rPr>
            <w:rFonts w:ascii="Arial" w:hAnsi="Arial" w:cs="Arial"/>
            <w:sz w:val="24"/>
            <w:szCs w:val="24"/>
          </w:rPr>
          <w:t>,</w:t>
        </w:r>
      </w:ins>
      <w:r w:rsidRPr="00944672">
        <w:rPr>
          <w:rFonts w:ascii="Arial" w:hAnsi="Arial" w:cs="Arial"/>
          <w:sz w:val="24"/>
          <w:szCs w:val="24"/>
        </w:rPr>
        <w:t xml:space="preserve"> </w:t>
      </w:r>
      <w:ins w:id="1737" w:author="Lektorat Bauer" w:date="2025-02-27T13:44:00Z" w16du:dateUtc="2025-02-27T12:44:00Z">
        <w:r w:rsidR="00FD0C80">
          <w:rPr>
            <w:rFonts w:ascii="Arial" w:hAnsi="Arial" w:cs="Arial"/>
            <w:sz w:val="24"/>
            <w:szCs w:val="24"/>
          </w:rPr>
          <w:t>s</w:t>
        </w:r>
      </w:ins>
      <w:del w:id="1738" w:author="Lektorat Bauer" w:date="2025-02-27T13:44:00Z" w16du:dateUtc="2025-02-27T12:44:00Z">
        <w:r w:rsidRPr="00944672" w:rsidDel="00FD0C80">
          <w:rPr>
            <w:rFonts w:ascii="Arial" w:hAnsi="Arial" w:cs="Arial"/>
            <w:sz w:val="24"/>
            <w:szCs w:val="24"/>
          </w:rPr>
          <w:delText>S</w:delText>
        </w:r>
      </w:del>
      <w:r w:rsidRPr="00944672">
        <w:rPr>
          <w:rFonts w:ascii="Arial" w:hAnsi="Arial" w:cs="Arial"/>
          <w:sz w:val="24"/>
          <w:szCs w:val="24"/>
        </w:rPr>
        <w:t xml:space="preserve">totterte Smith, dem es jetzt </w:t>
      </w:r>
      <w:r w:rsidRPr="00944672">
        <w:rPr>
          <w:rFonts w:ascii="Arial" w:hAnsi="Arial" w:cs="Arial"/>
          <w:sz w:val="24"/>
          <w:szCs w:val="24"/>
        </w:rPr>
        <w:lastRenderedPageBreak/>
        <w:t>unangenehm war, dass er ein komisches Gefühl gehabt hatte</w:t>
      </w:r>
      <w:ins w:id="1739" w:author="Lektorat Bauer" w:date="2025-02-27T13:45:00Z" w16du:dateUtc="2025-02-27T12:45:00Z">
        <w:r w:rsidR="00FD0C80">
          <w:rPr>
            <w:rFonts w:ascii="Arial" w:hAnsi="Arial" w:cs="Arial"/>
            <w:sz w:val="24"/>
            <w:szCs w:val="24"/>
          </w:rPr>
          <w:t>,</w:t>
        </w:r>
      </w:ins>
      <w:r w:rsidRPr="00944672">
        <w:rPr>
          <w:rFonts w:ascii="Arial" w:hAnsi="Arial" w:cs="Arial"/>
          <w:sz w:val="24"/>
          <w:szCs w:val="24"/>
        </w:rPr>
        <w:t xml:space="preserve"> </w:t>
      </w:r>
      <w:del w:id="1740" w:author="Lektorat Bauer" w:date="2025-02-27T13:45:00Z" w16du:dateUtc="2025-02-27T12:45:00Z">
        <w:r w:rsidRPr="00944672" w:rsidDel="00FD0C80">
          <w:rPr>
            <w:rFonts w:ascii="Arial" w:hAnsi="Arial" w:cs="Arial"/>
            <w:sz w:val="24"/>
            <w:szCs w:val="24"/>
          </w:rPr>
          <w:delText>und dass</w:delText>
        </w:r>
      </w:del>
      <w:ins w:id="1741" w:author="Lektorat Bauer" w:date="2025-02-27T13:45:00Z" w16du:dateUtc="2025-02-27T12:45:00Z">
        <w:r w:rsidR="00FD0C80">
          <w:rPr>
            <w:rFonts w:ascii="Arial" w:hAnsi="Arial" w:cs="Arial"/>
            <w:sz w:val="24"/>
            <w:szCs w:val="24"/>
          </w:rPr>
          <w:t>das</w:t>
        </w:r>
      </w:ins>
      <w:r w:rsidRPr="00944672">
        <w:rPr>
          <w:rFonts w:ascii="Arial" w:hAnsi="Arial" w:cs="Arial"/>
          <w:sz w:val="24"/>
          <w:szCs w:val="24"/>
        </w:rPr>
        <w:t xml:space="preserve"> sich jetzt nicht wieder meldete.</w:t>
      </w:r>
    </w:p>
    <w:p w14:paraId="344B4061"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45F19DD5" w14:textId="77777777" w:rsidR="00944672" w:rsidRPr="00944672" w:rsidRDefault="00944672" w:rsidP="00623B68">
      <w:pPr>
        <w:suppressAutoHyphens/>
        <w:autoSpaceDE w:val="0"/>
        <w:autoSpaceDN w:val="0"/>
        <w:adjustRightInd w:val="0"/>
        <w:spacing w:after="0" w:line="360" w:lineRule="auto"/>
        <w:jc w:val="both"/>
        <w:rPr>
          <w:rFonts w:ascii="Arial" w:hAnsi="Arial" w:cs="Arial"/>
          <w:sz w:val="24"/>
          <w:szCs w:val="24"/>
        </w:rPr>
      </w:pPr>
      <w:r w:rsidRPr="00944672">
        <w:rPr>
          <w:rFonts w:ascii="Arial" w:hAnsi="Arial" w:cs="Arial"/>
          <w:noProof/>
          <w:sz w:val="24"/>
          <w:szCs w:val="24"/>
        </w:rPr>
        <w:t>***</w:t>
      </w:r>
      <w:r w:rsidRPr="00944672">
        <w:rPr>
          <w:rFonts w:ascii="Arial" w:hAnsi="Arial" w:cs="Arial"/>
          <w:sz w:val="24"/>
          <w:szCs w:val="24"/>
        </w:rPr>
        <w:t xml:space="preserve"> </w:t>
      </w:r>
    </w:p>
    <w:p w14:paraId="6140D0FD" w14:textId="77777777"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p>
    <w:p w14:paraId="0E9E673C" w14:textId="77777777" w:rsidR="00944672" w:rsidRPr="00944672" w:rsidRDefault="00944672" w:rsidP="00623B68">
      <w:pPr>
        <w:suppressAutoHyphens/>
        <w:autoSpaceDE w:val="0"/>
        <w:autoSpaceDN w:val="0"/>
        <w:adjustRightInd w:val="0"/>
        <w:spacing w:after="0" w:line="360" w:lineRule="auto"/>
        <w:jc w:val="both"/>
        <w:rPr>
          <w:rFonts w:ascii="Arial" w:hAnsi="Arial" w:cs="Arial"/>
          <w:b/>
          <w:bCs/>
          <w:sz w:val="24"/>
          <w:szCs w:val="24"/>
        </w:rPr>
      </w:pPr>
      <w:commentRangeStart w:id="1742"/>
      <w:commentRangeEnd w:id="1742"/>
      <w:r w:rsidRPr="00944672">
        <w:rPr>
          <w:rFonts w:ascii="Arial" w:hAnsi="Arial" w:cs="Arial"/>
          <w:b/>
          <w:bCs/>
          <w:sz w:val="24"/>
          <w:szCs w:val="24"/>
        </w:rPr>
        <w:commentReference w:id="1742"/>
      </w:r>
      <w:r w:rsidRPr="00944672">
        <w:rPr>
          <w:rFonts w:ascii="Arial" w:hAnsi="Arial" w:cs="Arial"/>
          <w:b/>
          <w:bCs/>
          <w:sz w:val="24"/>
          <w:szCs w:val="24"/>
        </w:rPr>
        <w:t>&gt;&gt;&gt; Brisbane, Montag, 20. Jan 2014&lt;&lt;&lt;</w:t>
      </w:r>
    </w:p>
    <w:p w14:paraId="6DEB1CCB"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6FBC9A32"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Cindy McGraw hatte in der Nacht tief geschlafen, da der Stress des gestrigen Tages ihren Adrenalinspiegel beständig hochgehalten hatte. Um 07:00 Uhr wachte sie auf und musste erst einmal ihre Gedanken sortieren. Seit gestern Abend war sie Witwe und alleinige Inhaberin der Spedition. Sie stand auf und ging duschen und machte sich dann für den Tag zurecht; gegen die Augenringe gab es keine Möglichkeit, aber das war halt so.</w:t>
      </w:r>
    </w:p>
    <w:p w14:paraId="31745325" w14:textId="7D37AF2F"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Sie frühstückte ein Toast, nur damit der Magen beschäftigt war, Hunger hatte sie keinen. Um kurz vor acht </w:t>
      </w:r>
      <w:del w:id="1743" w:author="Lektorat Bauer" w:date="2025-02-27T13:46:00Z" w16du:dateUtc="2025-02-27T12:46:00Z">
        <w:r w:rsidRPr="00944672" w:rsidDel="005D5042">
          <w:rPr>
            <w:rFonts w:ascii="Arial" w:hAnsi="Arial" w:cs="Arial"/>
            <w:sz w:val="24"/>
            <w:szCs w:val="24"/>
          </w:rPr>
          <w:delText xml:space="preserve">Uhr </w:delText>
        </w:r>
      </w:del>
      <w:r w:rsidRPr="00944672">
        <w:rPr>
          <w:rFonts w:ascii="Arial" w:hAnsi="Arial" w:cs="Arial"/>
          <w:sz w:val="24"/>
          <w:szCs w:val="24"/>
        </w:rPr>
        <w:t xml:space="preserve">saß sie in </w:t>
      </w:r>
      <w:ins w:id="1744" w:author="Lektorat Bauer" w:date="2025-02-27T13:46:00Z" w16du:dateUtc="2025-02-27T12:46:00Z">
        <w:r w:rsidR="005D5042">
          <w:rPr>
            <w:rFonts w:ascii="Arial" w:hAnsi="Arial" w:cs="Arial"/>
            <w:sz w:val="24"/>
            <w:szCs w:val="24"/>
          </w:rPr>
          <w:t>i</w:t>
        </w:r>
      </w:ins>
      <w:del w:id="1745" w:author="Lektorat Bauer" w:date="2025-02-27T13:46:00Z" w16du:dateUtc="2025-02-27T12:46:00Z">
        <w:r w:rsidRPr="00944672" w:rsidDel="005D5042">
          <w:rPr>
            <w:rFonts w:ascii="Arial" w:hAnsi="Arial" w:cs="Arial"/>
            <w:sz w:val="24"/>
            <w:szCs w:val="24"/>
          </w:rPr>
          <w:delText>I</w:delText>
        </w:r>
      </w:del>
      <w:r w:rsidRPr="00944672">
        <w:rPr>
          <w:rFonts w:ascii="Arial" w:hAnsi="Arial" w:cs="Arial"/>
          <w:sz w:val="24"/>
          <w:szCs w:val="24"/>
        </w:rPr>
        <w:t>hrem Auto und fuhr zum Royal Brisbane Hospital. Bei der Anmeldung erfragte sie den Weg zur Pathologie und nahm dann dort Abschied von John McGraw.</w:t>
      </w:r>
    </w:p>
    <w:p w14:paraId="56A68A55" w14:textId="359BEF5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Um 09:30 Uhr fuhr sie zu </w:t>
      </w:r>
      <w:ins w:id="1746" w:author="Lektorat Bauer" w:date="2025-02-27T13:47:00Z" w16du:dateUtc="2025-02-27T12:47:00Z">
        <w:r w:rsidR="005D5042">
          <w:rPr>
            <w:rFonts w:ascii="Arial" w:hAnsi="Arial" w:cs="Arial"/>
            <w:sz w:val="24"/>
            <w:szCs w:val="24"/>
          </w:rPr>
          <w:t>i</w:t>
        </w:r>
      </w:ins>
      <w:del w:id="1747" w:author="Lektorat Bauer" w:date="2025-02-27T13:47:00Z" w16du:dateUtc="2025-02-27T12:47:00Z">
        <w:r w:rsidRPr="00944672" w:rsidDel="005D5042">
          <w:rPr>
            <w:rFonts w:ascii="Arial" w:hAnsi="Arial" w:cs="Arial"/>
            <w:sz w:val="24"/>
            <w:szCs w:val="24"/>
          </w:rPr>
          <w:delText>I</w:delText>
        </w:r>
      </w:del>
      <w:r w:rsidRPr="00944672">
        <w:rPr>
          <w:rFonts w:ascii="Arial" w:hAnsi="Arial" w:cs="Arial"/>
          <w:sz w:val="24"/>
          <w:szCs w:val="24"/>
        </w:rPr>
        <w:t>hrem Vater, der bei der Finanzierung geholfen hatte, als sie die LLTC erworben hatten. Sie sprach mit ihm und machte ihm einen Vorschlag, wie es weitergehen sollte. Als er sich einverstanden erklärte, verließ sie das Haus und fuhr weiter in</w:t>
      </w:r>
      <w:ins w:id="1748" w:author="Lektorat Bauer" w:date="2025-02-27T13:47:00Z" w16du:dateUtc="2025-02-27T12:47:00Z">
        <w:r w:rsidR="005D5042">
          <w:rPr>
            <w:rFonts w:ascii="Arial" w:hAnsi="Arial" w:cs="Arial"/>
            <w:sz w:val="24"/>
            <w:szCs w:val="24"/>
          </w:rPr>
          <w:t>s</w:t>
        </w:r>
      </w:ins>
      <w:r w:rsidRPr="00944672">
        <w:rPr>
          <w:rFonts w:ascii="Arial" w:hAnsi="Arial" w:cs="Arial"/>
          <w:sz w:val="24"/>
          <w:szCs w:val="24"/>
        </w:rPr>
        <w:t xml:space="preserve"> Büro.</w:t>
      </w:r>
    </w:p>
    <w:p w14:paraId="4E15BB31" w14:textId="749C30F2"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Wie vereinbart, war noch kein Mitarbeiter im Büro, als sie um 12:00 Uhr aufschloss</w:t>
      </w:r>
      <w:del w:id="1749" w:author="Lektorat Bauer" w:date="2025-02-27T13:47:00Z" w16du:dateUtc="2025-02-27T12:47:00Z">
        <w:r w:rsidRPr="00944672" w:rsidDel="005D5042">
          <w:rPr>
            <w:rFonts w:ascii="Arial" w:hAnsi="Arial" w:cs="Arial"/>
            <w:sz w:val="24"/>
            <w:szCs w:val="24"/>
          </w:rPr>
          <w:delText>,</w:delText>
        </w:r>
      </w:del>
      <w:ins w:id="1750" w:author="Lektorat Bauer" w:date="2025-02-27T13:47:00Z" w16du:dateUtc="2025-02-27T12:47:00Z">
        <w:r w:rsidR="005D5042">
          <w:rPr>
            <w:rFonts w:ascii="Arial" w:hAnsi="Arial" w:cs="Arial"/>
            <w:sz w:val="24"/>
            <w:szCs w:val="24"/>
          </w:rPr>
          <w:t>.</w:t>
        </w:r>
      </w:ins>
      <w:r w:rsidRPr="00944672">
        <w:rPr>
          <w:rFonts w:ascii="Arial" w:hAnsi="Arial" w:cs="Arial"/>
          <w:sz w:val="24"/>
          <w:szCs w:val="24"/>
        </w:rPr>
        <w:t xml:space="preserve"> </w:t>
      </w:r>
      <w:ins w:id="1751" w:author="Lektorat Bauer" w:date="2025-02-27T13:47:00Z" w16du:dateUtc="2025-02-27T12:47:00Z">
        <w:r w:rsidR="005D5042">
          <w:rPr>
            <w:rFonts w:ascii="Arial" w:hAnsi="Arial" w:cs="Arial"/>
            <w:sz w:val="24"/>
            <w:szCs w:val="24"/>
          </w:rPr>
          <w:t>D</w:t>
        </w:r>
      </w:ins>
      <w:del w:id="1752" w:author="Lektorat Bauer" w:date="2025-02-27T13:47:00Z" w16du:dateUtc="2025-02-27T12:47:00Z">
        <w:r w:rsidRPr="00944672" w:rsidDel="005D5042">
          <w:rPr>
            <w:rFonts w:ascii="Arial" w:hAnsi="Arial" w:cs="Arial"/>
            <w:sz w:val="24"/>
            <w:szCs w:val="24"/>
          </w:rPr>
          <w:delText>d</w:delText>
        </w:r>
      </w:del>
      <w:r w:rsidRPr="00944672">
        <w:rPr>
          <w:rFonts w:ascii="Arial" w:hAnsi="Arial" w:cs="Arial"/>
          <w:sz w:val="24"/>
          <w:szCs w:val="24"/>
        </w:rPr>
        <w:t>as gab ihr Zeit einige Dinge vorzubereiten. Sie rief den Firmenanwalt an und erklärte die Situation und was sie als Nächstes plante und wie sie vorgehen wollte, und er sagt</w:t>
      </w:r>
      <w:ins w:id="1753" w:author="Lektorat Bauer" w:date="2025-02-27T13:47:00Z" w16du:dateUtc="2025-02-27T12:47:00Z">
        <w:r w:rsidR="005D5042">
          <w:rPr>
            <w:rFonts w:ascii="Arial" w:hAnsi="Arial" w:cs="Arial"/>
            <w:sz w:val="24"/>
            <w:szCs w:val="24"/>
          </w:rPr>
          <w:t>e</w:t>
        </w:r>
      </w:ins>
      <w:r w:rsidRPr="00944672">
        <w:rPr>
          <w:rFonts w:ascii="Arial" w:hAnsi="Arial" w:cs="Arial"/>
          <w:sz w:val="24"/>
          <w:szCs w:val="24"/>
        </w:rPr>
        <w:t xml:space="preserve"> zu, noch heute die notwendigen Papiere vorzubereiten.</w:t>
      </w:r>
    </w:p>
    <w:p w14:paraId="32BB1840"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Um 14:00 Uhr waren alle Mitarbeiter im Büro, und sie rief alle zu einem Meeting zusammen. Das, und die Tatsache, dass Sie nicht wirklich gut aussah, war natürlich sofort Thema im Flurfunk.</w:t>
      </w:r>
    </w:p>
    <w:p w14:paraId="4E9E13BC" w14:textId="6E1B824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„Hallo Leute</w:t>
      </w:r>
      <w:del w:id="1754" w:author="Lektorat Bauer" w:date="2025-02-27T13:47:00Z" w16du:dateUtc="2025-02-27T12:47:00Z">
        <w:r w:rsidRPr="00944672" w:rsidDel="005D5042">
          <w:rPr>
            <w:rFonts w:ascii="Arial" w:hAnsi="Arial" w:cs="Arial"/>
            <w:sz w:val="24"/>
            <w:szCs w:val="24"/>
          </w:rPr>
          <w:delText>,</w:delText>
        </w:r>
      </w:del>
      <w:r w:rsidRPr="00944672">
        <w:rPr>
          <w:rFonts w:ascii="Arial" w:hAnsi="Arial" w:cs="Arial"/>
          <w:sz w:val="24"/>
          <w:szCs w:val="24"/>
        </w:rPr>
        <w:t>“</w:t>
      </w:r>
      <w:ins w:id="1755" w:author="Lektorat Bauer" w:date="2025-02-27T13:47:00Z" w16du:dateUtc="2025-02-27T12:47:00Z">
        <w:r w:rsidR="005D5042">
          <w:rPr>
            <w:rFonts w:ascii="Arial" w:hAnsi="Arial" w:cs="Arial"/>
            <w:sz w:val="24"/>
            <w:szCs w:val="24"/>
          </w:rPr>
          <w:t>,</w:t>
        </w:r>
      </w:ins>
      <w:r w:rsidRPr="00944672">
        <w:rPr>
          <w:rFonts w:ascii="Arial" w:hAnsi="Arial" w:cs="Arial"/>
          <w:sz w:val="24"/>
          <w:szCs w:val="24"/>
        </w:rPr>
        <w:t xml:space="preserve"> begann Cindy das Treffen, „</w:t>
      </w:r>
      <w:ins w:id="1756" w:author="Lektorat Bauer" w:date="2025-02-27T13:47:00Z" w16du:dateUtc="2025-02-27T12:47:00Z">
        <w:r w:rsidR="005D5042">
          <w:rPr>
            <w:rFonts w:ascii="Arial" w:hAnsi="Arial" w:cs="Arial"/>
            <w:sz w:val="24"/>
            <w:szCs w:val="24"/>
          </w:rPr>
          <w:t>i</w:t>
        </w:r>
      </w:ins>
      <w:del w:id="1757" w:author="Lektorat Bauer" w:date="2025-02-27T13:47:00Z" w16du:dateUtc="2025-02-27T12:47:00Z">
        <w:r w:rsidRPr="00944672" w:rsidDel="005D5042">
          <w:rPr>
            <w:rFonts w:ascii="Arial" w:hAnsi="Arial" w:cs="Arial"/>
            <w:sz w:val="24"/>
            <w:szCs w:val="24"/>
          </w:rPr>
          <w:delText>I</w:delText>
        </w:r>
      </w:del>
      <w:r w:rsidRPr="00944672">
        <w:rPr>
          <w:rFonts w:ascii="Arial" w:hAnsi="Arial" w:cs="Arial"/>
          <w:sz w:val="24"/>
          <w:szCs w:val="24"/>
        </w:rPr>
        <w:t xml:space="preserve">ch muss Euch über einige Neuigkeiten aufklären. Gestern ist John nach einem Schlangenbiss, durch eine King-Brown, gestorben. Er wurde per Hubschrauber ins ‚Royal Brisbane‘ geflogen und lag dort auf der Intensivstation. Die Ärzte haben gesagt, dass er ein Herzleiden hatte, das letztendlich seinen Tod verursachte, das Gegengift hatte er rechtzeitig erhalten.“ </w:t>
      </w:r>
    </w:p>
    <w:p w14:paraId="2167EDE3" w14:textId="7D05EACB"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Nach dieser Eröffnung waren alle Mitarbeiter sprachlos. Tobi</w:t>
      </w:r>
      <w:ins w:id="1758" w:author="Lektorat Bauer" w:date="2025-02-27T13:48:00Z" w16du:dateUtc="2025-02-27T12:48:00Z">
        <w:r w:rsidR="005D5042">
          <w:rPr>
            <w:rFonts w:ascii="Arial" w:hAnsi="Arial" w:cs="Arial"/>
            <w:sz w:val="24"/>
            <w:szCs w:val="24"/>
          </w:rPr>
          <w:t>a</w:t>
        </w:r>
      </w:ins>
      <w:r w:rsidRPr="00944672">
        <w:rPr>
          <w:rFonts w:ascii="Arial" w:hAnsi="Arial" w:cs="Arial"/>
          <w:sz w:val="24"/>
          <w:szCs w:val="24"/>
        </w:rPr>
        <w:t xml:space="preserve">s fing sich als erster: „Cindy …“ </w:t>
      </w:r>
      <w:ins w:id="1759" w:author="Lektorat Bauer" w:date="2025-02-27T13:48:00Z" w16du:dateUtc="2025-02-27T12:48:00Z">
        <w:r w:rsidR="005D5042">
          <w:rPr>
            <w:rFonts w:ascii="Arial" w:hAnsi="Arial" w:cs="Arial"/>
            <w:sz w:val="24"/>
            <w:szCs w:val="24"/>
          </w:rPr>
          <w:t xml:space="preserve">– </w:t>
        </w:r>
      </w:ins>
      <w:r w:rsidRPr="00944672">
        <w:rPr>
          <w:rFonts w:ascii="Arial" w:hAnsi="Arial" w:cs="Arial"/>
          <w:sz w:val="24"/>
          <w:szCs w:val="24"/>
        </w:rPr>
        <w:t>„Vielen Dank, Tobias, aber ich bin noch nicht fertig</w:t>
      </w:r>
      <w:del w:id="1760" w:author="Lektorat Bauer" w:date="2025-02-27T13:48:00Z" w16du:dateUtc="2025-02-27T12:48:00Z">
        <w:r w:rsidRPr="00944672" w:rsidDel="005D5042">
          <w:rPr>
            <w:rFonts w:ascii="Arial" w:hAnsi="Arial" w:cs="Arial"/>
            <w:sz w:val="24"/>
            <w:szCs w:val="24"/>
          </w:rPr>
          <w:delText>.</w:delText>
        </w:r>
      </w:del>
      <w:r w:rsidRPr="00944672">
        <w:rPr>
          <w:rFonts w:ascii="Arial" w:hAnsi="Arial" w:cs="Arial"/>
          <w:sz w:val="24"/>
          <w:szCs w:val="24"/>
        </w:rPr>
        <w:t>“</w:t>
      </w:r>
      <w:ins w:id="1761" w:author="Lektorat Bauer" w:date="2025-02-27T13:48:00Z" w16du:dateUtc="2025-02-27T12:48:00Z">
        <w:r w:rsidR="005D5042">
          <w:rPr>
            <w:rFonts w:ascii="Arial" w:hAnsi="Arial" w:cs="Arial"/>
            <w:sz w:val="24"/>
            <w:szCs w:val="24"/>
          </w:rPr>
          <w:t>,</w:t>
        </w:r>
      </w:ins>
      <w:r w:rsidRPr="00944672">
        <w:rPr>
          <w:rFonts w:ascii="Arial" w:hAnsi="Arial" w:cs="Arial"/>
          <w:sz w:val="24"/>
          <w:szCs w:val="24"/>
        </w:rPr>
        <w:t xml:space="preserve"> </w:t>
      </w:r>
      <w:ins w:id="1762" w:author="Lektorat Bauer" w:date="2025-02-27T13:48:00Z" w16du:dateUtc="2025-02-27T12:48:00Z">
        <w:r w:rsidR="005D5042">
          <w:rPr>
            <w:rFonts w:ascii="Arial" w:hAnsi="Arial" w:cs="Arial"/>
            <w:sz w:val="24"/>
            <w:szCs w:val="24"/>
          </w:rPr>
          <w:t>u</w:t>
        </w:r>
      </w:ins>
      <w:del w:id="1763" w:author="Lektorat Bauer" w:date="2025-02-27T13:48:00Z" w16du:dateUtc="2025-02-27T12:48:00Z">
        <w:r w:rsidRPr="00944672" w:rsidDel="005D5042">
          <w:rPr>
            <w:rFonts w:ascii="Arial" w:hAnsi="Arial" w:cs="Arial"/>
            <w:sz w:val="24"/>
            <w:szCs w:val="24"/>
          </w:rPr>
          <w:delText>U</w:delText>
        </w:r>
      </w:del>
      <w:r w:rsidRPr="00944672">
        <w:rPr>
          <w:rFonts w:ascii="Arial" w:hAnsi="Arial" w:cs="Arial"/>
          <w:sz w:val="24"/>
          <w:szCs w:val="24"/>
        </w:rPr>
        <w:t xml:space="preserve">nterbrach Cindy McGraw ihn sehr schroff. „Ich möchte noch mehr sagen. Ich habe heute Morgen mit meinem Vater und dann mit meinem Anwalt gesprochen. </w:t>
      </w:r>
    </w:p>
    <w:p w14:paraId="2B1DE818" w14:textId="74903026"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Ich möchte Euch den folgenden Vorschlag machen: Tobias,</w:t>
      </w:r>
      <w:ins w:id="1764" w:author="Lektorat Bauer" w:date="2025-02-27T13:48:00Z" w16du:dateUtc="2025-02-27T12:48:00Z">
        <w:r w:rsidR="005D5042">
          <w:rPr>
            <w:rFonts w:ascii="Arial" w:hAnsi="Arial" w:cs="Arial"/>
            <w:sz w:val="24"/>
            <w:szCs w:val="24"/>
          </w:rPr>
          <w:t xml:space="preserve"> </w:t>
        </w:r>
        <w:commentRangeStart w:id="1765"/>
        <w:r w:rsidR="005D5042">
          <w:rPr>
            <w:rFonts w:ascii="Arial" w:hAnsi="Arial" w:cs="Arial"/>
            <w:sz w:val="24"/>
            <w:szCs w:val="24"/>
          </w:rPr>
          <w:t>du</w:t>
        </w:r>
      </w:ins>
      <w:r w:rsidRPr="00944672">
        <w:rPr>
          <w:rFonts w:ascii="Arial" w:hAnsi="Arial" w:cs="Arial"/>
          <w:sz w:val="24"/>
          <w:szCs w:val="24"/>
        </w:rPr>
        <w:t xml:space="preserve"> sollst 49</w:t>
      </w:r>
      <w:ins w:id="1766" w:author="Lektorat Bauer" w:date="2025-02-27T13:48:00Z" w16du:dateUtc="2025-02-27T12:48:00Z">
        <w:r w:rsidR="005D5042">
          <w:rPr>
            <w:rFonts w:ascii="Arial" w:hAnsi="Arial" w:cs="Arial"/>
            <w:sz w:val="24"/>
            <w:szCs w:val="24"/>
          </w:rPr>
          <w:t> </w:t>
        </w:r>
      </w:ins>
      <w:r w:rsidRPr="00944672">
        <w:rPr>
          <w:rFonts w:ascii="Arial" w:hAnsi="Arial" w:cs="Arial"/>
          <w:sz w:val="24"/>
          <w:szCs w:val="24"/>
        </w:rPr>
        <w:t xml:space="preserve">% des Unternehmens übernehmen, </w:t>
      </w:r>
      <w:commentRangeEnd w:id="1765"/>
      <w:r w:rsidR="005D5042">
        <w:rPr>
          <w:rStyle w:val="Kommentarzeichen"/>
        </w:rPr>
        <w:commentReference w:id="1765"/>
      </w:r>
      <w:r w:rsidRPr="00944672">
        <w:rPr>
          <w:rFonts w:ascii="Arial" w:hAnsi="Arial" w:cs="Arial"/>
          <w:sz w:val="24"/>
          <w:szCs w:val="24"/>
        </w:rPr>
        <w:t>25</w:t>
      </w:r>
      <w:ins w:id="1767" w:author="Lektorat Bauer" w:date="2025-02-27T13:48:00Z" w16du:dateUtc="2025-02-27T12:48:00Z">
        <w:r w:rsidR="005D5042">
          <w:rPr>
            <w:rFonts w:ascii="Arial" w:hAnsi="Arial" w:cs="Arial"/>
            <w:sz w:val="24"/>
            <w:szCs w:val="24"/>
          </w:rPr>
          <w:t> </w:t>
        </w:r>
      </w:ins>
      <w:r w:rsidRPr="00944672">
        <w:rPr>
          <w:rFonts w:ascii="Arial" w:hAnsi="Arial" w:cs="Arial"/>
          <w:sz w:val="24"/>
          <w:szCs w:val="24"/>
        </w:rPr>
        <w:t>% werden als Anteil an alle arbeitenden Mitarbeiter als Gehaltsbonus verteilt, mein Vater wird 26</w:t>
      </w:r>
      <w:ins w:id="1768" w:author="Lektorat Bauer" w:date="2025-02-27T13:48:00Z" w16du:dateUtc="2025-02-27T12:48:00Z">
        <w:r w:rsidR="005D5042">
          <w:rPr>
            <w:rFonts w:ascii="Arial" w:hAnsi="Arial" w:cs="Arial"/>
            <w:sz w:val="24"/>
            <w:szCs w:val="24"/>
          </w:rPr>
          <w:t> </w:t>
        </w:r>
      </w:ins>
      <w:r w:rsidRPr="00944672">
        <w:rPr>
          <w:rFonts w:ascii="Arial" w:hAnsi="Arial" w:cs="Arial"/>
          <w:sz w:val="24"/>
          <w:szCs w:val="24"/>
        </w:rPr>
        <w:t>% halten, und treuhänderisch verwaltet der Anwalt die 25</w:t>
      </w:r>
      <w:ins w:id="1769" w:author="Lektorat Bauer" w:date="2025-02-27T13:48:00Z" w16du:dateUtc="2025-02-27T12:48:00Z">
        <w:r w:rsidR="005D5042">
          <w:rPr>
            <w:rFonts w:ascii="Arial" w:hAnsi="Arial" w:cs="Arial"/>
            <w:sz w:val="24"/>
            <w:szCs w:val="24"/>
          </w:rPr>
          <w:t> </w:t>
        </w:r>
      </w:ins>
      <w:r w:rsidRPr="00944672">
        <w:rPr>
          <w:rFonts w:ascii="Arial" w:hAnsi="Arial" w:cs="Arial"/>
          <w:sz w:val="24"/>
          <w:szCs w:val="24"/>
        </w:rPr>
        <w:t xml:space="preserve">% für die Mitarbeiter. Ich </w:t>
      </w:r>
      <w:del w:id="1770" w:author="Lektorat Bauer" w:date="2025-02-27T13:48:00Z" w16du:dateUtc="2025-02-27T12:48:00Z">
        <w:r w:rsidRPr="00944672" w:rsidDel="005D5042">
          <w:rPr>
            <w:rFonts w:ascii="Arial" w:hAnsi="Arial" w:cs="Arial"/>
            <w:sz w:val="24"/>
            <w:szCs w:val="24"/>
          </w:rPr>
          <w:delText>selber</w:delText>
        </w:r>
      </w:del>
      <w:ins w:id="1771" w:author="Lektorat Bauer" w:date="2025-02-27T13:48:00Z" w16du:dateUtc="2025-02-27T12:48:00Z">
        <w:r w:rsidR="005D5042" w:rsidRPr="00944672">
          <w:rPr>
            <w:rFonts w:ascii="Arial" w:hAnsi="Arial" w:cs="Arial"/>
            <w:sz w:val="24"/>
            <w:szCs w:val="24"/>
          </w:rPr>
          <w:t>selbst</w:t>
        </w:r>
      </w:ins>
      <w:del w:id="1772" w:author="Lektorat Bauer" w:date="2025-02-27T13:48:00Z" w16du:dateUtc="2025-02-27T12:48:00Z">
        <w:r w:rsidRPr="00944672" w:rsidDel="005D5042">
          <w:rPr>
            <w:rFonts w:ascii="Arial" w:hAnsi="Arial" w:cs="Arial"/>
            <w:sz w:val="24"/>
            <w:szCs w:val="24"/>
          </w:rPr>
          <w:delText>,</w:delText>
        </w:r>
      </w:del>
      <w:r w:rsidRPr="00944672">
        <w:rPr>
          <w:rFonts w:ascii="Arial" w:hAnsi="Arial" w:cs="Arial"/>
          <w:sz w:val="24"/>
          <w:szCs w:val="24"/>
        </w:rPr>
        <w:t xml:space="preserve"> </w:t>
      </w:r>
      <w:del w:id="1773" w:author="Lektorat Bauer" w:date="2025-02-27T13:48:00Z" w16du:dateUtc="2025-02-27T12:48:00Z">
        <w:r w:rsidRPr="00944672" w:rsidDel="005D5042">
          <w:rPr>
            <w:rFonts w:ascii="Arial" w:hAnsi="Arial" w:cs="Arial"/>
            <w:sz w:val="24"/>
            <w:szCs w:val="24"/>
          </w:rPr>
          <w:delText xml:space="preserve">ich </w:delText>
        </w:r>
      </w:del>
      <w:r w:rsidRPr="00944672">
        <w:rPr>
          <w:rFonts w:ascii="Arial" w:hAnsi="Arial" w:cs="Arial"/>
          <w:sz w:val="24"/>
          <w:szCs w:val="24"/>
        </w:rPr>
        <w:t xml:space="preserve">werde Australien verlassen und zu meiner Familie nach Malaysia ziehen. Ich brauche Zeit für mich.“ </w:t>
      </w:r>
    </w:p>
    <w:p w14:paraId="355DB743" w14:textId="1A9FFB48"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Jetzt holte Cindy McGraw</w:t>
      </w:r>
      <w:del w:id="1774" w:author="Lektorat Bauer" w:date="2025-02-27T13:49:00Z" w16du:dateUtc="2025-02-27T12:49:00Z">
        <w:r w:rsidRPr="00944672" w:rsidDel="005D5042">
          <w:rPr>
            <w:rFonts w:ascii="Arial" w:hAnsi="Arial" w:cs="Arial"/>
            <w:sz w:val="24"/>
            <w:szCs w:val="24"/>
          </w:rPr>
          <w:delText>,</w:delText>
        </w:r>
      </w:del>
      <w:r w:rsidRPr="00944672">
        <w:rPr>
          <w:rFonts w:ascii="Arial" w:hAnsi="Arial" w:cs="Arial"/>
          <w:sz w:val="24"/>
          <w:szCs w:val="24"/>
        </w:rPr>
        <w:t xml:space="preserve"> das erste Mal Luft, da sie sehr hastig gesprochen hatte</w:t>
      </w:r>
      <w:del w:id="1775" w:author="Lektorat Bauer" w:date="2025-02-27T13:49:00Z" w16du:dateUtc="2025-02-27T12:49:00Z">
        <w:r w:rsidRPr="00944672" w:rsidDel="005D5042">
          <w:rPr>
            <w:rFonts w:ascii="Arial" w:hAnsi="Arial" w:cs="Arial"/>
            <w:sz w:val="24"/>
            <w:szCs w:val="24"/>
          </w:rPr>
          <w:delText>,</w:delText>
        </w:r>
      </w:del>
      <w:ins w:id="1776" w:author="Lektorat Bauer" w:date="2025-02-27T13:49:00Z" w16du:dateUtc="2025-02-27T12:49:00Z">
        <w:r w:rsidR="005D5042">
          <w:rPr>
            <w:rFonts w:ascii="Arial" w:hAnsi="Arial" w:cs="Arial"/>
            <w:sz w:val="24"/>
            <w:szCs w:val="24"/>
          </w:rPr>
          <w:t>.</w:t>
        </w:r>
      </w:ins>
      <w:r w:rsidRPr="00944672">
        <w:rPr>
          <w:rFonts w:ascii="Arial" w:hAnsi="Arial" w:cs="Arial"/>
          <w:sz w:val="24"/>
          <w:szCs w:val="24"/>
        </w:rPr>
        <w:t xml:space="preserve"> </w:t>
      </w:r>
      <w:ins w:id="1777" w:author="Lektorat Bauer" w:date="2025-02-27T13:49:00Z" w16du:dateUtc="2025-02-27T12:49:00Z">
        <w:r w:rsidR="005D5042">
          <w:rPr>
            <w:rFonts w:ascii="Arial" w:hAnsi="Arial" w:cs="Arial"/>
            <w:sz w:val="24"/>
            <w:szCs w:val="24"/>
          </w:rPr>
          <w:t>D</w:t>
        </w:r>
      </w:ins>
      <w:del w:id="1778" w:author="Lektorat Bauer" w:date="2025-02-27T13:49:00Z" w16du:dateUtc="2025-02-27T12:49:00Z">
        <w:r w:rsidRPr="00944672" w:rsidDel="005D5042">
          <w:rPr>
            <w:rFonts w:ascii="Arial" w:hAnsi="Arial" w:cs="Arial"/>
            <w:sz w:val="24"/>
            <w:szCs w:val="24"/>
          </w:rPr>
          <w:delText>d</w:delText>
        </w:r>
      </w:del>
      <w:r w:rsidRPr="00944672">
        <w:rPr>
          <w:rFonts w:ascii="Arial" w:hAnsi="Arial" w:cs="Arial"/>
          <w:sz w:val="24"/>
          <w:szCs w:val="24"/>
        </w:rPr>
        <w:t xml:space="preserve">iese Pause nutze Tobias, „Cindy, erst einmal unser alle Beileid. Bist Du sicher mit dem, was Du da gerade gesagt hast? Willst Du nicht hierbleiben?“ </w:t>
      </w:r>
    </w:p>
    <w:p w14:paraId="674C574F" w14:textId="29ED00D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„Tobias, ich habe Zeit genug gehabt, mir Gedanken zu machen</w:t>
      </w:r>
      <w:ins w:id="1779" w:author="Lektorat Bauer" w:date="2025-02-27T13:49:00Z" w16du:dateUtc="2025-02-27T12:49:00Z">
        <w:r w:rsidR="005D5042">
          <w:rPr>
            <w:rFonts w:ascii="Arial" w:hAnsi="Arial" w:cs="Arial"/>
            <w:sz w:val="24"/>
            <w:szCs w:val="24"/>
          </w:rPr>
          <w:t>.</w:t>
        </w:r>
      </w:ins>
      <w:del w:id="1780" w:author="Lektorat Bauer" w:date="2025-02-27T13:49:00Z" w16du:dateUtc="2025-02-27T12:49:00Z">
        <w:r w:rsidRPr="00944672" w:rsidDel="005D5042">
          <w:rPr>
            <w:rFonts w:ascii="Arial" w:hAnsi="Arial" w:cs="Arial"/>
            <w:sz w:val="24"/>
            <w:szCs w:val="24"/>
          </w:rPr>
          <w:delText>,</w:delText>
        </w:r>
      </w:del>
      <w:r w:rsidRPr="00944672">
        <w:rPr>
          <w:rFonts w:ascii="Arial" w:hAnsi="Arial" w:cs="Arial"/>
          <w:sz w:val="24"/>
          <w:szCs w:val="24"/>
        </w:rPr>
        <w:t xml:space="preserve"> </w:t>
      </w:r>
      <w:ins w:id="1781" w:author="Lektorat Bauer" w:date="2025-02-27T13:49:00Z" w16du:dateUtc="2025-02-27T12:49:00Z">
        <w:r w:rsidR="005D5042">
          <w:rPr>
            <w:rFonts w:ascii="Arial" w:hAnsi="Arial" w:cs="Arial"/>
            <w:sz w:val="24"/>
            <w:szCs w:val="24"/>
          </w:rPr>
          <w:t>D</w:t>
        </w:r>
      </w:ins>
      <w:del w:id="1782" w:author="Lektorat Bauer" w:date="2025-02-27T13:49:00Z" w16du:dateUtc="2025-02-27T12:49:00Z">
        <w:r w:rsidRPr="00944672" w:rsidDel="005D5042">
          <w:rPr>
            <w:rFonts w:ascii="Arial" w:hAnsi="Arial" w:cs="Arial"/>
            <w:sz w:val="24"/>
            <w:szCs w:val="24"/>
          </w:rPr>
          <w:delText>und, d</w:delText>
        </w:r>
      </w:del>
      <w:r w:rsidRPr="00944672">
        <w:rPr>
          <w:rFonts w:ascii="Arial" w:hAnsi="Arial" w:cs="Arial"/>
          <w:sz w:val="24"/>
          <w:szCs w:val="24"/>
        </w:rPr>
        <w:t>ieser Betrieb war unser gemeinsames Baby. Ohne John will ich das nicht mehr führen.“ Tränen stiegen ihr in die Augen</w:t>
      </w:r>
      <w:del w:id="1783" w:author="Lektorat Bauer" w:date="2025-02-27T13:49:00Z" w16du:dateUtc="2025-02-27T12:49:00Z">
        <w:r w:rsidRPr="00944672" w:rsidDel="005D5042">
          <w:rPr>
            <w:rFonts w:ascii="Arial" w:hAnsi="Arial" w:cs="Arial"/>
            <w:sz w:val="24"/>
            <w:szCs w:val="24"/>
          </w:rPr>
          <w:delText>,</w:delText>
        </w:r>
      </w:del>
      <w:ins w:id="1784" w:author="Lektorat Bauer" w:date="2025-02-27T13:49:00Z" w16du:dateUtc="2025-02-27T12:49:00Z">
        <w:r w:rsidR="005D5042">
          <w:rPr>
            <w:rFonts w:ascii="Arial" w:hAnsi="Arial" w:cs="Arial"/>
            <w:sz w:val="24"/>
            <w:szCs w:val="24"/>
          </w:rPr>
          <w:t>.</w:t>
        </w:r>
      </w:ins>
      <w:r w:rsidRPr="00944672">
        <w:rPr>
          <w:rFonts w:ascii="Arial" w:hAnsi="Arial" w:cs="Arial"/>
          <w:sz w:val="24"/>
          <w:szCs w:val="24"/>
        </w:rPr>
        <w:t xml:space="preserve"> „</w:t>
      </w:r>
      <w:del w:id="1785" w:author="Lektorat Bauer" w:date="2025-02-27T13:49:00Z" w16du:dateUtc="2025-02-27T12:49:00Z">
        <w:r w:rsidRPr="00944672" w:rsidDel="005D5042">
          <w:rPr>
            <w:rFonts w:ascii="Arial" w:hAnsi="Arial" w:cs="Arial"/>
            <w:sz w:val="24"/>
            <w:szCs w:val="24"/>
          </w:rPr>
          <w:delText>Zum anderen</w:delText>
        </w:r>
      </w:del>
      <w:ins w:id="1786" w:author="Lektorat Bauer" w:date="2025-02-27T13:49:00Z" w16du:dateUtc="2025-02-27T12:49:00Z">
        <w:r w:rsidR="005D5042">
          <w:rPr>
            <w:rFonts w:ascii="Arial" w:hAnsi="Arial" w:cs="Arial"/>
            <w:sz w:val="24"/>
            <w:szCs w:val="24"/>
          </w:rPr>
          <w:t>Außerdem</w:t>
        </w:r>
      </w:ins>
      <w:r w:rsidRPr="00944672">
        <w:rPr>
          <w:rFonts w:ascii="Arial" w:hAnsi="Arial" w:cs="Arial"/>
          <w:sz w:val="24"/>
          <w:szCs w:val="24"/>
        </w:rPr>
        <w:t xml:space="preserve"> wollten John und ich Dich sowieso befördern. Jetzt wirst Du CEO. Da mein Vater den Kauf finanziert hat, behält er 51</w:t>
      </w:r>
      <w:ins w:id="1787" w:author="Lektorat Bauer" w:date="2025-02-27T13:50:00Z" w16du:dateUtc="2025-02-27T12:50:00Z">
        <w:r w:rsidR="005D5042">
          <w:rPr>
            <w:rFonts w:ascii="Arial" w:hAnsi="Arial" w:cs="Arial"/>
            <w:sz w:val="24"/>
            <w:szCs w:val="24"/>
          </w:rPr>
          <w:t> </w:t>
        </w:r>
      </w:ins>
      <w:r w:rsidRPr="00944672">
        <w:rPr>
          <w:rFonts w:ascii="Arial" w:hAnsi="Arial" w:cs="Arial"/>
          <w:sz w:val="24"/>
          <w:szCs w:val="24"/>
        </w:rPr>
        <w:t xml:space="preserve">% der Stimmrechte, wird den Gewinn aber mit den Mitarbeitern teilen. Damit kann er sich refinanzieren und gleichzeitig etwas für seinen Ruhestand tun.“ </w:t>
      </w:r>
      <w:ins w:id="1788" w:author="Lektorat Bauer" w:date="2025-02-27T13:50:00Z" w16du:dateUtc="2025-02-27T12:50:00Z">
        <w:r w:rsidR="005D5042">
          <w:rPr>
            <w:rFonts w:ascii="Arial" w:hAnsi="Arial" w:cs="Arial"/>
            <w:sz w:val="24"/>
            <w:szCs w:val="24"/>
          </w:rPr>
          <w:t xml:space="preserve">– </w:t>
        </w:r>
      </w:ins>
      <w:r w:rsidRPr="00944672">
        <w:rPr>
          <w:rFonts w:ascii="Arial" w:hAnsi="Arial" w:cs="Arial"/>
          <w:sz w:val="24"/>
          <w:szCs w:val="24"/>
        </w:rPr>
        <w:t>„Aber</w:t>
      </w:r>
      <w:del w:id="1789" w:author="Lektorat Bauer" w:date="2025-02-27T13:50:00Z" w16du:dateUtc="2025-02-27T12:50:00Z">
        <w:r w:rsidRPr="00944672" w:rsidDel="005D5042">
          <w:rPr>
            <w:rFonts w:ascii="Arial" w:hAnsi="Arial" w:cs="Arial"/>
            <w:sz w:val="24"/>
            <w:szCs w:val="24"/>
          </w:rPr>
          <w:delText>,</w:delText>
        </w:r>
      </w:del>
      <w:ins w:id="1790" w:author="Lektorat Bauer" w:date="2025-02-27T13:50:00Z" w16du:dateUtc="2025-02-27T12:50:00Z">
        <w:r w:rsidR="005D5042">
          <w:rPr>
            <w:rFonts w:ascii="Arial" w:hAnsi="Arial" w:cs="Arial"/>
            <w:sz w:val="24"/>
            <w:szCs w:val="24"/>
          </w:rPr>
          <w:t xml:space="preserve"> </w:t>
        </w:r>
      </w:ins>
      <w:r w:rsidRPr="00944672">
        <w:rPr>
          <w:rFonts w:ascii="Arial" w:hAnsi="Arial" w:cs="Arial"/>
          <w:sz w:val="24"/>
          <w:szCs w:val="24"/>
        </w:rPr>
        <w:t xml:space="preserve">…“ </w:t>
      </w:r>
    </w:p>
    <w:p w14:paraId="76BE66F5" w14:textId="0A45B079"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„Der Anwalt wird heute noch die notwendigen Unterlagen fertigstellen, es sei</w:t>
      </w:r>
      <w:del w:id="1791" w:author="Lektorat Bauer" w:date="2025-02-27T13:50:00Z" w16du:dateUtc="2025-02-27T12:50:00Z">
        <w:r w:rsidRPr="00944672" w:rsidDel="005D5042">
          <w:rPr>
            <w:rFonts w:ascii="Arial" w:hAnsi="Arial" w:cs="Arial"/>
            <w:sz w:val="24"/>
            <w:szCs w:val="24"/>
          </w:rPr>
          <w:delText>n</w:delText>
        </w:r>
      </w:del>
      <w:r w:rsidRPr="00944672">
        <w:rPr>
          <w:rFonts w:ascii="Arial" w:hAnsi="Arial" w:cs="Arial"/>
          <w:sz w:val="24"/>
          <w:szCs w:val="24"/>
        </w:rPr>
        <w:t xml:space="preserve"> denn, dass Du, Tobias, lieber keine Anteile übernehmen möchtest.“ Schweigen</w:t>
      </w:r>
      <w:del w:id="1792" w:author="Lektorat Bauer" w:date="2025-02-27T13:50:00Z" w16du:dateUtc="2025-02-27T12:50:00Z">
        <w:r w:rsidRPr="00944672" w:rsidDel="005D5042">
          <w:rPr>
            <w:rFonts w:ascii="Arial" w:hAnsi="Arial" w:cs="Arial"/>
            <w:sz w:val="24"/>
            <w:szCs w:val="24"/>
          </w:rPr>
          <w:delText xml:space="preserve"> war die Antwort auf das Gesagte.</w:delText>
        </w:r>
      </w:del>
      <w:ins w:id="1793" w:author="Lektorat Bauer" w:date="2025-02-27T13:50:00Z" w16du:dateUtc="2025-02-27T12:50:00Z">
        <w:r w:rsidR="005D5042">
          <w:rPr>
            <w:rFonts w:ascii="Arial" w:hAnsi="Arial" w:cs="Arial"/>
            <w:sz w:val="24"/>
            <w:szCs w:val="24"/>
          </w:rPr>
          <w:t>.</w:t>
        </w:r>
      </w:ins>
    </w:p>
    <w:p w14:paraId="0180CF7A" w14:textId="2552C485"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„Es tut mir leid, dass ich Euch mit solchen Nachrichten überrasche, aber ich kann einfach nicht mehr.“ </w:t>
      </w:r>
      <w:commentRangeStart w:id="1794"/>
      <w:r w:rsidRPr="00944672">
        <w:rPr>
          <w:rFonts w:ascii="Arial" w:hAnsi="Arial" w:cs="Arial"/>
          <w:sz w:val="24"/>
          <w:szCs w:val="24"/>
        </w:rPr>
        <w:t>Cindy standen die Tränen in den Augen</w:t>
      </w:r>
      <w:commentRangeEnd w:id="1794"/>
      <w:r w:rsidR="005D5042">
        <w:rPr>
          <w:rStyle w:val="Kommentarzeichen"/>
        </w:rPr>
        <w:commentReference w:id="1794"/>
      </w:r>
      <w:ins w:id="1795" w:author="Lektorat Bauer" w:date="2025-02-27T13:50:00Z" w16du:dateUtc="2025-02-27T12:50:00Z">
        <w:r w:rsidR="005D5042">
          <w:rPr>
            <w:rFonts w:ascii="Arial" w:hAnsi="Arial" w:cs="Arial"/>
            <w:sz w:val="24"/>
            <w:szCs w:val="24"/>
          </w:rPr>
          <w:t>.</w:t>
        </w:r>
      </w:ins>
      <w:del w:id="1796" w:author="Lektorat Bauer" w:date="2025-02-27T13:50:00Z" w16du:dateUtc="2025-02-27T12:50:00Z">
        <w:r w:rsidRPr="00944672" w:rsidDel="005D5042">
          <w:rPr>
            <w:rFonts w:ascii="Arial" w:hAnsi="Arial" w:cs="Arial"/>
            <w:sz w:val="24"/>
            <w:szCs w:val="24"/>
          </w:rPr>
          <w:delText>,</w:delText>
        </w:r>
      </w:del>
      <w:r w:rsidRPr="00944672">
        <w:rPr>
          <w:rFonts w:ascii="Arial" w:hAnsi="Arial" w:cs="Arial"/>
          <w:sz w:val="24"/>
          <w:szCs w:val="24"/>
        </w:rPr>
        <w:t xml:space="preserve"> „Ich warte noch auf den Anwalt, dann werde ich alle notwendigen Papiere unterschreiben. Ansprechpartner für alle</w:t>
      </w:r>
      <w:del w:id="1797" w:author="Lektorat Bauer" w:date="2025-02-27T13:50:00Z" w16du:dateUtc="2025-02-27T12:50:00Z">
        <w:r w:rsidRPr="00944672" w:rsidDel="005D5042">
          <w:rPr>
            <w:rFonts w:ascii="Arial" w:hAnsi="Arial" w:cs="Arial"/>
            <w:sz w:val="24"/>
            <w:szCs w:val="24"/>
          </w:rPr>
          <w:delText>,</w:delText>
        </w:r>
      </w:del>
      <w:r w:rsidRPr="00944672">
        <w:rPr>
          <w:rFonts w:ascii="Arial" w:hAnsi="Arial" w:cs="Arial"/>
          <w:sz w:val="24"/>
          <w:szCs w:val="24"/>
        </w:rPr>
        <w:t xml:space="preserve"> ist ab heute Tobias. Vielen Dank!“</w:t>
      </w:r>
    </w:p>
    <w:p w14:paraId="45A42235" w14:textId="4E3C02A2" w:rsidR="00944672" w:rsidRPr="00944672" w:rsidRDefault="00944672" w:rsidP="005D5042">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Tuschelnd verteilten sich die Mitarbeiter und blieben in kleinen Gruppen stehen, um das </w:t>
      </w:r>
      <w:ins w:id="1798" w:author="Lektorat Bauer" w:date="2025-02-27T13:50:00Z" w16du:dateUtc="2025-02-27T12:50:00Z">
        <w:r w:rsidR="005D5042">
          <w:rPr>
            <w:rFonts w:ascii="Arial" w:hAnsi="Arial" w:cs="Arial"/>
            <w:sz w:val="24"/>
            <w:szCs w:val="24"/>
          </w:rPr>
          <w:t>G</w:t>
        </w:r>
      </w:ins>
      <w:del w:id="1799" w:author="Lektorat Bauer" w:date="2025-02-27T13:50:00Z" w16du:dateUtc="2025-02-27T12:50:00Z">
        <w:r w:rsidRPr="00944672" w:rsidDel="005D5042">
          <w:rPr>
            <w:rFonts w:ascii="Arial" w:hAnsi="Arial" w:cs="Arial"/>
            <w:sz w:val="24"/>
            <w:szCs w:val="24"/>
          </w:rPr>
          <w:delText>g</w:delText>
        </w:r>
      </w:del>
      <w:r w:rsidRPr="00944672">
        <w:rPr>
          <w:rFonts w:ascii="Arial" w:hAnsi="Arial" w:cs="Arial"/>
          <w:sz w:val="24"/>
          <w:szCs w:val="24"/>
        </w:rPr>
        <w:t>ehört</w:t>
      </w:r>
      <w:ins w:id="1800" w:author="Lektorat Bauer" w:date="2025-02-27T13:50:00Z" w16du:dateUtc="2025-02-27T12:50:00Z">
        <w:r w:rsidR="005D5042">
          <w:rPr>
            <w:rFonts w:ascii="Arial" w:hAnsi="Arial" w:cs="Arial"/>
            <w:sz w:val="24"/>
            <w:szCs w:val="24"/>
          </w:rPr>
          <w:t>e</w:t>
        </w:r>
      </w:ins>
      <w:r w:rsidRPr="00944672">
        <w:rPr>
          <w:rFonts w:ascii="Arial" w:hAnsi="Arial" w:cs="Arial"/>
          <w:sz w:val="24"/>
          <w:szCs w:val="24"/>
        </w:rPr>
        <w:t xml:space="preserve"> zu verdauen. Um 16:00 Uhr kam der Anwalt und Cindy unterzeichnete die Papiere. Damit war die </w:t>
      </w:r>
      <w:r w:rsidRPr="00944672">
        <w:rPr>
          <w:rFonts w:ascii="Arial" w:hAnsi="Arial" w:cs="Arial"/>
          <w:noProof/>
          <w:sz w:val="24"/>
          <w:szCs w:val="24"/>
        </w:rPr>
        <w:t>LTTC</w:t>
      </w:r>
      <w:r w:rsidRPr="00944672">
        <w:rPr>
          <w:rFonts w:ascii="Arial" w:hAnsi="Arial" w:cs="Arial"/>
          <w:sz w:val="24"/>
          <w:szCs w:val="24"/>
        </w:rPr>
        <w:t xml:space="preserve"> für </w:t>
      </w:r>
      <w:ins w:id="1801" w:author="Lektorat Bauer" w:date="2025-02-27T13:51:00Z" w16du:dateUtc="2025-02-27T12:51:00Z">
        <w:r w:rsidR="005D5042">
          <w:rPr>
            <w:rFonts w:ascii="Arial" w:hAnsi="Arial" w:cs="Arial"/>
            <w:sz w:val="24"/>
            <w:szCs w:val="24"/>
          </w:rPr>
          <w:t>s</w:t>
        </w:r>
      </w:ins>
      <w:del w:id="1802" w:author="Lektorat Bauer" w:date="2025-02-27T13:51:00Z" w16du:dateUtc="2025-02-27T12:51:00Z">
        <w:r w:rsidRPr="00944672" w:rsidDel="005D5042">
          <w:rPr>
            <w:rFonts w:ascii="Arial" w:hAnsi="Arial" w:cs="Arial"/>
            <w:sz w:val="24"/>
            <w:szCs w:val="24"/>
          </w:rPr>
          <w:delText>S</w:delText>
        </w:r>
      </w:del>
      <w:r w:rsidRPr="00944672">
        <w:rPr>
          <w:rFonts w:ascii="Arial" w:hAnsi="Arial" w:cs="Arial"/>
          <w:sz w:val="24"/>
          <w:szCs w:val="24"/>
        </w:rPr>
        <w:t>ie Geschichte.</w:t>
      </w:r>
    </w:p>
    <w:p w14:paraId="44C12F82" w14:textId="1B6D90EA"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Um 17:00 Uhr gab sie Ihre Schlüssel an Tobias und verließ das Büro. Tobias und der Anwalt trafen sich im Chef-Büro, das jetzt Tobias</w:t>
      </w:r>
      <w:del w:id="1803" w:author="Lektorat Bauer" w:date="2025-02-27T13:51:00Z" w16du:dateUtc="2025-02-27T12:51:00Z">
        <w:r w:rsidRPr="00944672" w:rsidDel="005D5042">
          <w:rPr>
            <w:rFonts w:ascii="Arial" w:hAnsi="Arial" w:cs="Arial"/>
            <w:sz w:val="24"/>
            <w:szCs w:val="24"/>
          </w:rPr>
          <w:delText>‘</w:delText>
        </w:r>
      </w:del>
      <w:ins w:id="1804" w:author="Lektorat Bauer" w:date="2025-02-27T13:51:00Z" w16du:dateUtc="2025-02-27T12:51:00Z">
        <w:r w:rsidR="005D5042">
          <w:rPr>
            <w:rFonts w:ascii="Arial" w:hAnsi="Arial" w:cs="Arial"/>
            <w:sz w:val="24"/>
            <w:szCs w:val="24"/>
          </w:rPr>
          <w:t>’</w:t>
        </w:r>
      </w:ins>
      <w:r w:rsidRPr="00944672">
        <w:rPr>
          <w:rFonts w:ascii="Arial" w:hAnsi="Arial" w:cs="Arial"/>
          <w:sz w:val="24"/>
          <w:szCs w:val="24"/>
        </w:rPr>
        <w:t xml:space="preserve"> Büro war, und sprachen über die anstehenden Maßnahmen, für die Tobias jetzt die Verantwortung tragen würde.</w:t>
      </w:r>
    </w:p>
    <w:p w14:paraId="424874E1"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Zu Hause angekommen, kam auch schon die Maklerin, mit der Cindy sich abgesprochen hatte und die das Haus verkaufen würde.</w:t>
      </w:r>
    </w:p>
    <w:p w14:paraId="70B8AFBB"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Um 19:00 Uhr waren alle Maßnahmen ergriffen und Cindy machte sich das erste Mal Gedanken, was sie mit nach Kuala Lumpur </w:t>
      </w:r>
      <w:del w:id="1805" w:author="Lektorat Bauer" w:date="2025-02-27T13:51:00Z" w16du:dateUtc="2025-02-27T12:51:00Z">
        <w:r w:rsidRPr="00944672" w:rsidDel="005D5042">
          <w:rPr>
            <w:rFonts w:ascii="Arial" w:hAnsi="Arial" w:cs="Arial"/>
            <w:sz w:val="24"/>
            <w:szCs w:val="24"/>
          </w:rPr>
          <w:delText>mit</w:delText>
        </w:r>
      </w:del>
      <w:r w:rsidRPr="00944672">
        <w:rPr>
          <w:rFonts w:ascii="Arial" w:hAnsi="Arial" w:cs="Arial"/>
          <w:sz w:val="24"/>
          <w:szCs w:val="24"/>
        </w:rPr>
        <w:t>nehmen wollte.</w:t>
      </w:r>
    </w:p>
    <w:p w14:paraId="783A8A86" w14:textId="1DDA4E2E"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„Es wird noch etwas dauern, bis ich den Namen Cindy soweit vergessen habe, dass ich nicht mehr sofort auf den Namen reagiere. Es waren schöne Jahre, die ich hier hatte, besser als in den USA</w:t>
      </w:r>
      <w:del w:id="1806" w:author="Lektorat Bauer" w:date="2025-02-27T13:51:00Z" w16du:dateUtc="2025-02-27T12:51:00Z">
        <w:r w:rsidRPr="00944672" w:rsidDel="005D5042">
          <w:rPr>
            <w:rFonts w:ascii="Arial" w:hAnsi="Arial" w:cs="Arial"/>
            <w:sz w:val="24"/>
            <w:szCs w:val="24"/>
          </w:rPr>
          <w:delText>.</w:delText>
        </w:r>
      </w:del>
      <w:r w:rsidRPr="00944672">
        <w:rPr>
          <w:rFonts w:ascii="Arial" w:hAnsi="Arial" w:cs="Arial"/>
          <w:sz w:val="24"/>
          <w:szCs w:val="24"/>
        </w:rPr>
        <w:t>“</w:t>
      </w:r>
      <w:ins w:id="1807" w:author="Lektorat Bauer" w:date="2025-02-27T13:51:00Z" w16du:dateUtc="2025-02-27T12:51:00Z">
        <w:r w:rsidR="005D5042">
          <w:rPr>
            <w:rFonts w:ascii="Arial" w:hAnsi="Arial" w:cs="Arial"/>
            <w:sz w:val="24"/>
            <w:szCs w:val="24"/>
          </w:rPr>
          <w:t>,</w:t>
        </w:r>
      </w:ins>
      <w:r w:rsidRPr="00944672">
        <w:rPr>
          <w:rFonts w:ascii="Arial" w:hAnsi="Arial" w:cs="Arial"/>
          <w:sz w:val="24"/>
          <w:szCs w:val="24"/>
        </w:rPr>
        <w:t xml:space="preserve"> </w:t>
      </w:r>
      <w:ins w:id="1808" w:author="Lektorat Bauer" w:date="2025-02-27T13:51:00Z" w16du:dateUtc="2025-02-27T12:51:00Z">
        <w:r w:rsidR="005D5042">
          <w:rPr>
            <w:rFonts w:ascii="Arial" w:hAnsi="Arial" w:cs="Arial"/>
            <w:sz w:val="24"/>
            <w:szCs w:val="24"/>
          </w:rPr>
          <w:t>d</w:t>
        </w:r>
      </w:ins>
      <w:del w:id="1809" w:author="Lektorat Bauer" w:date="2025-02-27T13:51:00Z" w16du:dateUtc="2025-02-27T12:51:00Z">
        <w:r w:rsidRPr="00944672" w:rsidDel="005D5042">
          <w:rPr>
            <w:rFonts w:ascii="Arial" w:hAnsi="Arial" w:cs="Arial"/>
            <w:sz w:val="24"/>
            <w:szCs w:val="24"/>
          </w:rPr>
          <w:delText>D</w:delText>
        </w:r>
      </w:del>
      <w:r w:rsidRPr="00944672">
        <w:rPr>
          <w:rFonts w:ascii="Arial" w:hAnsi="Arial" w:cs="Arial"/>
          <w:sz w:val="24"/>
          <w:szCs w:val="24"/>
        </w:rPr>
        <w:t xml:space="preserve">achte Hauptmann Kim, die jetzt in Malaysia einen neuen Auftrag übernehmen würde. Sie hoffte, dass auch dort wieder ein angenehmes Sexualleben Teil des Jobs sein würde. </w:t>
      </w:r>
    </w:p>
    <w:p w14:paraId="78E11E9A" w14:textId="416CF15C"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Die USA hatte ihr in dieser Hinsicht nicht so viel Spaß gemacht, aber das</w:t>
      </w:r>
      <w:del w:id="1810" w:author="Lektorat Bauer" w:date="2025-02-27T13:51:00Z" w16du:dateUtc="2025-02-27T12:51:00Z">
        <w:r w:rsidRPr="00944672" w:rsidDel="005D5042">
          <w:rPr>
            <w:rFonts w:ascii="Arial" w:hAnsi="Arial" w:cs="Arial"/>
            <w:sz w:val="24"/>
            <w:szCs w:val="24"/>
          </w:rPr>
          <w:delText>s</w:delText>
        </w:r>
      </w:del>
      <w:r w:rsidRPr="00944672">
        <w:rPr>
          <w:rFonts w:ascii="Arial" w:hAnsi="Arial" w:cs="Arial"/>
          <w:sz w:val="24"/>
          <w:szCs w:val="24"/>
        </w:rPr>
        <w:t xml:space="preserve"> war etwas, das nur nebensächlich war, soweit es Ihre Vorgesetzten betraf. Andererseits schien es so, dass eine Beförderung für sie anstand, wenn man die Tarnung in Australien auflöste und </w:t>
      </w:r>
      <w:ins w:id="1811" w:author="Lektorat Bauer" w:date="2025-02-27T13:52:00Z" w16du:dateUtc="2025-02-27T12:52:00Z">
        <w:r w:rsidR="005D5042">
          <w:rPr>
            <w:rFonts w:ascii="Arial" w:hAnsi="Arial" w:cs="Arial"/>
            <w:sz w:val="24"/>
            <w:szCs w:val="24"/>
          </w:rPr>
          <w:t>s</w:t>
        </w:r>
      </w:ins>
      <w:del w:id="1812" w:author="Lektorat Bauer" w:date="2025-02-27T13:52:00Z" w16du:dateUtc="2025-02-27T12:52:00Z">
        <w:r w:rsidRPr="00944672" w:rsidDel="005D5042">
          <w:rPr>
            <w:rFonts w:ascii="Arial" w:hAnsi="Arial" w:cs="Arial"/>
            <w:sz w:val="24"/>
            <w:szCs w:val="24"/>
          </w:rPr>
          <w:delText>S</w:delText>
        </w:r>
      </w:del>
      <w:r w:rsidRPr="00944672">
        <w:rPr>
          <w:rFonts w:ascii="Arial" w:hAnsi="Arial" w:cs="Arial"/>
          <w:sz w:val="24"/>
          <w:szCs w:val="24"/>
        </w:rPr>
        <w:t xml:space="preserve">ie nach Malaysia schickte. </w:t>
      </w:r>
    </w:p>
    <w:p w14:paraId="6F5FF7BF" w14:textId="1EAA4B7D"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commentRangeStart w:id="1813"/>
      <w:r w:rsidRPr="00944672">
        <w:rPr>
          <w:rFonts w:ascii="Arial" w:hAnsi="Arial" w:cs="Arial"/>
          <w:sz w:val="24"/>
          <w:szCs w:val="24"/>
        </w:rPr>
        <w:t>Solche Operationen, wie die in Australien, sind zu aufwendig in der Organisation und im Betrieb, als dass man sie einfach schließt. Dass ‚ihr Vater‘ der örtliche Vertreter des ‚Office39‘ war, und dass zumindest die Einnahmen aus der LTTC</w:t>
      </w:r>
      <w:del w:id="1814" w:author="Lektorat Bauer" w:date="2025-02-27T13:52:00Z" w16du:dateUtc="2025-02-27T12:52:00Z">
        <w:r w:rsidRPr="00944672" w:rsidDel="005D5042">
          <w:rPr>
            <w:rFonts w:ascii="Arial" w:hAnsi="Arial" w:cs="Arial"/>
            <w:sz w:val="24"/>
            <w:szCs w:val="24"/>
          </w:rPr>
          <w:delText>,</w:delText>
        </w:r>
      </w:del>
      <w:r w:rsidRPr="00944672">
        <w:rPr>
          <w:rFonts w:ascii="Arial" w:hAnsi="Arial" w:cs="Arial"/>
          <w:sz w:val="24"/>
          <w:szCs w:val="24"/>
        </w:rPr>
        <w:t xml:space="preserve"> zum Teil dem ‚Office 39‘ als Mittel zufließen würden, bewies, dass die Verantwortlichen in </w:t>
      </w:r>
      <w:commentRangeStart w:id="1815"/>
      <w:r w:rsidRPr="00944672">
        <w:rPr>
          <w:rFonts w:ascii="Arial" w:hAnsi="Arial" w:cs="Arial"/>
          <w:sz w:val="24"/>
          <w:szCs w:val="24"/>
        </w:rPr>
        <w:t>Pjöngjang</w:t>
      </w:r>
      <w:commentRangeEnd w:id="1815"/>
      <w:r w:rsidR="00315251">
        <w:rPr>
          <w:rStyle w:val="Kommentarzeichen"/>
        </w:rPr>
        <w:commentReference w:id="1815"/>
      </w:r>
      <w:del w:id="1816" w:author="Lektorat Bauer" w:date="2025-02-27T13:52:00Z" w16du:dateUtc="2025-02-27T12:52:00Z">
        <w:r w:rsidRPr="00944672" w:rsidDel="005D5042">
          <w:rPr>
            <w:rFonts w:ascii="Arial" w:hAnsi="Arial" w:cs="Arial"/>
            <w:sz w:val="24"/>
            <w:szCs w:val="24"/>
          </w:rPr>
          <w:delText>,</w:delText>
        </w:r>
      </w:del>
      <w:r w:rsidRPr="00944672">
        <w:rPr>
          <w:rFonts w:ascii="Arial" w:hAnsi="Arial" w:cs="Arial"/>
          <w:sz w:val="24"/>
          <w:szCs w:val="24"/>
        </w:rPr>
        <w:t xml:space="preserve"> zumindest nicht komplett überstürzt gehandelt hatten.</w:t>
      </w:r>
      <w:commentRangeEnd w:id="1813"/>
      <w:r w:rsidR="005D5042">
        <w:rPr>
          <w:rStyle w:val="Kommentarzeichen"/>
        </w:rPr>
        <w:commentReference w:id="1813"/>
      </w:r>
    </w:p>
    <w:p w14:paraId="4FB059B0"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3B6DA628"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 xml:space="preserve">*** </w:t>
      </w:r>
    </w:p>
    <w:p w14:paraId="788C119D"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308CA002" w14:textId="77777777" w:rsidR="00944672" w:rsidRPr="00944672" w:rsidRDefault="00944672" w:rsidP="00623B68">
      <w:pPr>
        <w:keepNext/>
        <w:keepLines/>
        <w:pageBreakBefore/>
        <w:numPr>
          <w:ilvl w:val="0"/>
          <w:numId w:val="1"/>
        </w:numPr>
        <w:suppressAutoHyphens/>
        <w:autoSpaceDE w:val="0"/>
        <w:autoSpaceDN w:val="0"/>
        <w:adjustRightInd w:val="0"/>
        <w:spacing w:before="744" w:after="120" w:line="360" w:lineRule="auto"/>
        <w:jc w:val="center"/>
        <w:outlineLvl w:val="0"/>
        <w:rPr>
          <w:rFonts w:ascii="Arial" w:hAnsi="Arial" w:cs="Arial"/>
          <w:b/>
          <w:bCs/>
          <w:sz w:val="24"/>
          <w:szCs w:val="24"/>
        </w:rPr>
      </w:pPr>
      <w:r w:rsidRPr="00944672">
        <w:rPr>
          <w:rFonts w:ascii="Arial" w:hAnsi="Arial" w:cs="Arial"/>
          <w:b/>
          <w:bCs/>
          <w:sz w:val="24"/>
          <w:szCs w:val="24"/>
        </w:rPr>
        <w:lastRenderedPageBreak/>
        <w:t xml:space="preserve">: </w:t>
      </w:r>
      <w:r w:rsidRPr="00944672">
        <w:rPr>
          <w:rFonts w:ascii="Arial" w:hAnsi="Arial" w:cs="Arial"/>
          <w:b/>
          <w:bCs/>
          <w:sz w:val="24"/>
          <w:szCs w:val="24"/>
        </w:rPr>
        <w:br/>
        <w:t>„Übe im Krieg die Verstellung und Du wirst siegen.“ (Sun Tsu)</w:t>
      </w:r>
    </w:p>
    <w:p w14:paraId="1DE33CD4"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commentRangeStart w:id="1817"/>
      <w:commentRangeEnd w:id="1817"/>
      <w:r w:rsidRPr="00944672">
        <w:rPr>
          <w:rFonts w:ascii="Arial" w:hAnsi="Arial" w:cs="Arial"/>
          <w:sz w:val="24"/>
          <w:szCs w:val="24"/>
        </w:rPr>
        <w:commentReference w:id="1817"/>
      </w:r>
      <w:r w:rsidRPr="00944672">
        <w:rPr>
          <w:rFonts w:ascii="Arial" w:hAnsi="Arial" w:cs="Arial"/>
          <w:b/>
          <w:bCs/>
          <w:sz w:val="24"/>
          <w:szCs w:val="24"/>
        </w:rPr>
        <w:t>&gt;&gt;&gt; Dienstag, 11. Februar 2014, in der Nähe des Sepang Race Circuit &lt;&lt;&lt;</w:t>
      </w:r>
    </w:p>
    <w:p w14:paraId="31A14B29"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Irgendwo zwischen dem Flughafen von Kuala Lumpur und dem Sepang Race Circuit.</w:t>
      </w:r>
    </w:p>
    <w:p w14:paraId="13CD3BF0" w14:textId="0A23B29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33 Grad im Schatten. Die Palmenblätter rausch</w:t>
      </w:r>
      <w:ins w:id="1818" w:author="Lektorat Bauer" w:date="2025-02-27T13:53:00Z" w16du:dateUtc="2025-02-27T12:53:00Z">
        <w:r w:rsidR="002876EF">
          <w:rPr>
            <w:rFonts w:ascii="Arial" w:hAnsi="Arial" w:cs="Arial"/>
            <w:sz w:val="24"/>
            <w:szCs w:val="24"/>
          </w:rPr>
          <w:t>t</w:t>
        </w:r>
      </w:ins>
      <w:r w:rsidRPr="00944672">
        <w:rPr>
          <w:rFonts w:ascii="Arial" w:hAnsi="Arial" w:cs="Arial"/>
          <w:sz w:val="24"/>
          <w:szCs w:val="24"/>
        </w:rPr>
        <w:t>en. Über der Straße flimmerte die Luft.</w:t>
      </w:r>
    </w:p>
    <w:p w14:paraId="43812A13" w14:textId="671547C2"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Langsam schwenkte das Fadenkreuz über die Straße, als Absicherung, dass von dort keine Gefahr drohte</w:t>
      </w:r>
      <w:commentRangeStart w:id="1819"/>
      <w:r w:rsidRPr="00944672">
        <w:rPr>
          <w:rFonts w:ascii="Arial" w:hAnsi="Arial" w:cs="Arial"/>
          <w:sz w:val="24"/>
          <w:szCs w:val="24"/>
        </w:rPr>
        <w:t xml:space="preserve">. Geschätzte 5 </w:t>
      </w:r>
      <w:del w:id="1820" w:author="Lektorat Bauer" w:date="2025-02-27T13:53:00Z" w16du:dateUtc="2025-02-27T12:53:00Z">
        <w:r w:rsidRPr="00944672" w:rsidDel="002876EF">
          <w:rPr>
            <w:rFonts w:ascii="Arial" w:hAnsi="Arial" w:cs="Arial"/>
            <w:sz w:val="24"/>
            <w:szCs w:val="24"/>
          </w:rPr>
          <w:delText>m</w:delText>
        </w:r>
      </w:del>
      <w:ins w:id="1821" w:author="Lektorat Bauer" w:date="2025-02-27T13:53:00Z" w16du:dateUtc="2025-02-27T12:53:00Z">
        <w:r w:rsidR="002876EF">
          <w:rPr>
            <w:rFonts w:ascii="Arial" w:hAnsi="Arial" w:cs="Arial"/>
            <w:sz w:val="24"/>
            <w:szCs w:val="24"/>
          </w:rPr>
          <w:t>Meter</w:t>
        </w:r>
      </w:ins>
      <w:r w:rsidRPr="00944672">
        <w:rPr>
          <w:rFonts w:ascii="Arial" w:hAnsi="Arial" w:cs="Arial"/>
          <w:sz w:val="24"/>
          <w:szCs w:val="24"/>
        </w:rPr>
        <w:t xml:space="preserve"> vor dem Arm, der das Fernrohr führte, war der Boden scheinbar normal, doch für das geübte Auge, hinter dem Fernglas, war das Lager klar erkennbar.</w:t>
      </w:r>
      <w:commentRangeEnd w:id="1819"/>
      <w:r w:rsidR="00117F23">
        <w:rPr>
          <w:rStyle w:val="Kommentarzeichen"/>
        </w:rPr>
        <w:commentReference w:id="1819"/>
      </w:r>
    </w:p>
    <w:p w14:paraId="4D37E41B" w14:textId="50A0246D"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„Teratai, hier Bunga </w:t>
      </w:r>
      <w:r w:rsidRPr="00944672">
        <w:rPr>
          <w:rFonts w:ascii="Arial" w:hAnsi="Arial" w:cs="Arial"/>
          <w:noProof/>
          <w:sz w:val="24"/>
          <w:szCs w:val="24"/>
        </w:rPr>
        <w:t>Raya</w:t>
      </w:r>
      <w:r w:rsidRPr="00944672">
        <w:rPr>
          <w:rFonts w:ascii="Arial" w:hAnsi="Arial" w:cs="Arial"/>
          <w:sz w:val="24"/>
          <w:szCs w:val="24"/>
        </w:rPr>
        <w:t>, wie sieht es aus?“</w:t>
      </w:r>
      <w:ins w:id="1822" w:author="Lektorat Bauer" w:date="2025-02-27T13:53:00Z" w16du:dateUtc="2025-02-27T12:53:00Z">
        <w:r w:rsidR="00117F23">
          <w:rPr>
            <w:rFonts w:ascii="Arial" w:hAnsi="Arial" w:cs="Arial"/>
            <w:sz w:val="24"/>
            <w:szCs w:val="24"/>
          </w:rPr>
          <w:t>,</w:t>
        </w:r>
      </w:ins>
      <w:r w:rsidRPr="00944672">
        <w:rPr>
          <w:rFonts w:ascii="Arial" w:hAnsi="Arial" w:cs="Arial"/>
          <w:sz w:val="24"/>
          <w:szCs w:val="24"/>
        </w:rPr>
        <w:t xml:space="preserve"> </w:t>
      </w:r>
      <w:ins w:id="1823" w:author="Lektorat Bauer" w:date="2025-02-27T13:53:00Z" w16du:dateUtc="2025-02-27T12:53:00Z">
        <w:r w:rsidR="00117F23">
          <w:rPr>
            <w:rFonts w:ascii="Arial" w:hAnsi="Arial" w:cs="Arial"/>
            <w:sz w:val="24"/>
            <w:szCs w:val="24"/>
          </w:rPr>
          <w:t>k</w:t>
        </w:r>
      </w:ins>
      <w:del w:id="1824" w:author="Lektorat Bauer" w:date="2025-02-27T13:53:00Z" w16du:dateUtc="2025-02-27T12:53:00Z">
        <w:r w:rsidRPr="00944672" w:rsidDel="00117F23">
          <w:rPr>
            <w:rFonts w:ascii="Arial" w:hAnsi="Arial" w:cs="Arial"/>
            <w:sz w:val="24"/>
            <w:szCs w:val="24"/>
          </w:rPr>
          <w:delText>K</w:delText>
        </w:r>
      </w:del>
      <w:r w:rsidRPr="00944672">
        <w:rPr>
          <w:rFonts w:ascii="Arial" w:hAnsi="Arial" w:cs="Arial"/>
          <w:sz w:val="24"/>
          <w:szCs w:val="24"/>
        </w:rPr>
        <w:t>lang es aus dem Kopfhörer. Ein Klick</w:t>
      </w:r>
      <w:del w:id="1825" w:author="Lektorat Bauer" w:date="2025-02-27T13:53:00Z" w16du:dateUtc="2025-02-27T12:53:00Z">
        <w:r w:rsidRPr="00944672" w:rsidDel="00117F23">
          <w:rPr>
            <w:rFonts w:ascii="Arial" w:hAnsi="Arial" w:cs="Arial"/>
            <w:sz w:val="24"/>
            <w:szCs w:val="24"/>
          </w:rPr>
          <w:delText>,</w:delText>
        </w:r>
      </w:del>
      <w:r w:rsidRPr="00944672">
        <w:rPr>
          <w:rFonts w:ascii="Arial" w:hAnsi="Arial" w:cs="Arial"/>
          <w:sz w:val="24"/>
          <w:szCs w:val="24"/>
        </w:rPr>
        <w:t xml:space="preserve"> war die kurze Antwort. Sie waren jetzt seit drei Tagen</w:t>
      </w:r>
      <w:del w:id="1826" w:author="Lektorat Bauer" w:date="2025-02-27T13:53:00Z" w16du:dateUtc="2025-02-27T12:53:00Z">
        <w:r w:rsidRPr="00944672" w:rsidDel="00117F23">
          <w:rPr>
            <w:rFonts w:ascii="Arial" w:hAnsi="Arial" w:cs="Arial"/>
            <w:sz w:val="24"/>
            <w:szCs w:val="24"/>
          </w:rPr>
          <w:delText>,</w:delText>
        </w:r>
      </w:del>
      <w:r w:rsidRPr="00944672">
        <w:rPr>
          <w:rFonts w:ascii="Arial" w:hAnsi="Arial" w:cs="Arial"/>
          <w:sz w:val="24"/>
          <w:szCs w:val="24"/>
        </w:rPr>
        <w:t xml:space="preserve"> um das Gelände des Flughafens von Kuala Lumpur</w:t>
      </w:r>
      <w:del w:id="1827" w:author="Lektorat Bauer" w:date="2025-02-27T13:53:00Z" w16du:dateUtc="2025-02-27T12:53:00Z">
        <w:r w:rsidRPr="00944672" w:rsidDel="00117F23">
          <w:rPr>
            <w:rFonts w:ascii="Arial" w:hAnsi="Arial" w:cs="Arial"/>
            <w:sz w:val="24"/>
            <w:szCs w:val="24"/>
          </w:rPr>
          <w:delText>,</w:delText>
        </w:r>
      </w:del>
      <w:r w:rsidRPr="00944672">
        <w:rPr>
          <w:rFonts w:ascii="Arial" w:hAnsi="Arial" w:cs="Arial"/>
          <w:sz w:val="24"/>
          <w:szCs w:val="24"/>
        </w:rPr>
        <w:t xml:space="preserve"> unterwegs</w:t>
      </w:r>
      <w:ins w:id="1828" w:author="Lektorat Bauer" w:date="2025-02-27T13:54:00Z" w16du:dateUtc="2025-02-27T12:54:00Z">
        <w:r w:rsidR="00117F23">
          <w:rPr>
            <w:rFonts w:ascii="Arial" w:hAnsi="Arial" w:cs="Arial"/>
            <w:sz w:val="24"/>
            <w:szCs w:val="24"/>
          </w:rPr>
          <w:t>,</w:t>
        </w:r>
      </w:ins>
      <w:r w:rsidRPr="00944672">
        <w:rPr>
          <w:rFonts w:ascii="Arial" w:hAnsi="Arial" w:cs="Arial"/>
          <w:sz w:val="24"/>
          <w:szCs w:val="24"/>
        </w:rPr>
        <w:t xml:space="preserve"> um eine mögliche Schwachstelle zu finden, die sich für einen Überfall nutzen ließ. </w:t>
      </w:r>
    </w:p>
    <w:p w14:paraId="7436CB67" w14:textId="7F1FD3D6"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Sie war der Meinung, sie hätte eine geeignete Stelle gefunden und flüsterte in ihr Mikrofon</w:t>
      </w:r>
      <w:ins w:id="1829" w:author="Lektorat Bauer" w:date="2025-02-27T17:06:00Z" w16du:dateUtc="2025-02-27T16:06:00Z">
        <w:r w:rsidR="00862F2D">
          <w:rPr>
            <w:rFonts w:ascii="Arial" w:hAnsi="Arial" w:cs="Arial"/>
            <w:sz w:val="24"/>
            <w:szCs w:val="24"/>
          </w:rPr>
          <w:t>:</w:t>
        </w:r>
      </w:ins>
      <w:r w:rsidRPr="00944672">
        <w:rPr>
          <w:rFonts w:ascii="Arial" w:hAnsi="Arial" w:cs="Arial"/>
          <w:sz w:val="24"/>
          <w:szCs w:val="24"/>
        </w:rPr>
        <w:t xml:space="preserve"> „</w:t>
      </w:r>
      <w:r w:rsidRPr="00944672">
        <w:rPr>
          <w:rFonts w:ascii="Arial" w:hAnsi="Arial" w:cs="Arial"/>
          <w:noProof/>
          <w:sz w:val="24"/>
          <w:szCs w:val="24"/>
        </w:rPr>
        <w:t>Bunga</w:t>
      </w:r>
      <w:r w:rsidRPr="00944672">
        <w:rPr>
          <w:rFonts w:ascii="Arial" w:hAnsi="Arial" w:cs="Arial"/>
          <w:sz w:val="24"/>
          <w:szCs w:val="24"/>
        </w:rPr>
        <w:t xml:space="preserve"> </w:t>
      </w:r>
      <w:r w:rsidRPr="00944672">
        <w:rPr>
          <w:rFonts w:ascii="Arial" w:hAnsi="Arial" w:cs="Arial"/>
          <w:noProof/>
          <w:sz w:val="24"/>
          <w:szCs w:val="24"/>
        </w:rPr>
        <w:t>Raya</w:t>
      </w:r>
      <w:r w:rsidRPr="00944672">
        <w:rPr>
          <w:rFonts w:ascii="Arial" w:hAnsi="Arial" w:cs="Arial"/>
          <w:sz w:val="24"/>
          <w:szCs w:val="24"/>
        </w:rPr>
        <w:t xml:space="preserve">, </w:t>
      </w:r>
      <w:r w:rsidRPr="00944672">
        <w:rPr>
          <w:rFonts w:ascii="Arial" w:hAnsi="Arial" w:cs="Arial"/>
          <w:noProof/>
          <w:sz w:val="24"/>
          <w:szCs w:val="24"/>
        </w:rPr>
        <w:t>Teratai</w:t>
      </w:r>
      <w:r w:rsidRPr="00944672">
        <w:rPr>
          <w:rFonts w:ascii="Arial" w:hAnsi="Arial" w:cs="Arial"/>
          <w:sz w:val="24"/>
          <w:szCs w:val="24"/>
        </w:rPr>
        <w:t xml:space="preserve">, ich denke hier ginge es!“ Durch ihr Zielfernrohr schaute sie runter auf die A 27 auf den Abzweig zur Cargo-City, wo die </w:t>
      </w:r>
      <w:r w:rsidRPr="00944672">
        <w:rPr>
          <w:rFonts w:ascii="Arial" w:hAnsi="Arial" w:cs="Arial"/>
          <w:noProof/>
          <w:sz w:val="24"/>
          <w:szCs w:val="24"/>
        </w:rPr>
        <w:t>Jalan</w:t>
      </w:r>
      <w:r w:rsidRPr="00944672">
        <w:rPr>
          <w:rFonts w:ascii="Arial" w:hAnsi="Arial" w:cs="Arial"/>
          <w:sz w:val="24"/>
          <w:szCs w:val="24"/>
        </w:rPr>
        <w:t xml:space="preserve"> </w:t>
      </w:r>
      <w:r w:rsidRPr="00944672">
        <w:rPr>
          <w:rFonts w:ascii="Arial" w:hAnsi="Arial" w:cs="Arial"/>
          <w:noProof/>
          <w:sz w:val="24"/>
          <w:szCs w:val="24"/>
        </w:rPr>
        <w:t>Pekeling</w:t>
      </w:r>
      <w:r w:rsidRPr="00944672">
        <w:rPr>
          <w:rFonts w:ascii="Arial" w:hAnsi="Arial" w:cs="Arial"/>
          <w:sz w:val="24"/>
          <w:szCs w:val="24"/>
        </w:rPr>
        <w:t xml:space="preserve"> 4 von der A 27 abzweigt und Richtung Tier-Quarantäne-Station führt.</w:t>
      </w:r>
    </w:p>
    <w:p w14:paraId="75262853" w14:textId="277B26CB"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Satria Chow war 27 Jahre alt und wunderte sich immer wieder</w:t>
      </w:r>
      <w:ins w:id="1830" w:author="Lektorat Bauer" w:date="2025-02-27T17:07:00Z" w16du:dateUtc="2025-02-27T16:07:00Z">
        <w:r w:rsidR="00862F2D">
          <w:rPr>
            <w:rFonts w:ascii="Arial" w:hAnsi="Arial" w:cs="Arial"/>
            <w:sz w:val="24"/>
            <w:szCs w:val="24"/>
          </w:rPr>
          <w:t>,</w:t>
        </w:r>
      </w:ins>
      <w:r w:rsidRPr="00944672">
        <w:rPr>
          <w:rFonts w:ascii="Arial" w:hAnsi="Arial" w:cs="Arial"/>
          <w:sz w:val="24"/>
          <w:szCs w:val="24"/>
        </w:rPr>
        <w:t xml:space="preserve"> das</w:t>
      </w:r>
      <w:ins w:id="1831" w:author="Lektorat Bauer" w:date="2025-02-27T17:07:00Z" w16du:dateUtc="2025-02-27T16:07:00Z">
        <w:r w:rsidR="00862F2D">
          <w:rPr>
            <w:rFonts w:ascii="Arial" w:hAnsi="Arial" w:cs="Arial"/>
            <w:sz w:val="24"/>
            <w:szCs w:val="24"/>
          </w:rPr>
          <w:t>s</w:t>
        </w:r>
      </w:ins>
      <w:r w:rsidRPr="00944672">
        <w:rPr>
          <w:rFonts w:ascii="Arial" w:hAnsi="Arial" w:cs="Arial"/>
          <w:sz w:val="24"/>
          <w:szCs w:val="24"/>
        </w:rPr>
        <w:t xml:space="preserve"> </w:t>
      </w:r>
      <w:ins w:id="1832" w:author="Lektorat Bauer" w:date="2025-02-27T17:07:00Z" w16du:dateUtc="2025-02-27T16:07:00Z">
        <w:r w:rsidR="00862F2D">
          <w:rPr>
            <w:rFonts w:ascii="Arial" w:hAnsi="Arial" w:cs="Arial"/>
            <w:sz w:val="24"/>
            <w:szCs w:val="24"/>
          </w:rPr>
          <w:t>i</w:t>
        </w:r>
      </w:ins>
      <w:del w:id="1833" w:author="Lektorat Bauer" w:date="2025-02-27T17:07:00Z" w16du:dateUtc="2025-02-27T16:07:00Z">
        <w:r w:rsidRPr="00944672" w:rsidDel="00862F2D">
          <w:rPr>
            <w:rFonts w:ascii="Arial" w:hAnsi="Arial" w:cs="Arial"/>
            <w:sz w:val="24"/>
            <w:szCs w:val="24"/>
          </w:rPr>
          <w:delText>I</w:delText>
        </w:r>
      </w:del>
      <w:r w:rsidRPr="00944672">
        <w:rPr>
          <w:rFonts w:ascii="Arial" w:hAnsi="Arial" w:cs="Arial"/>
          <w:sz w:val="24"/>
          <w:szCs w:val="24"/>
        </w:rPr>
        <w:t>hr Name</w:t>
      </w:r>
      <w:ins w:id="1834" w:author="Lektorat Bauer" w:date="2025-02-27T17:07:00Z" w16du:dateUtc="2025-02-27T16:07:00Z">
        <w:r w:rsidR="00862F2D">
          <w:rPr>
            <w:rFonts w:ascii="Arial" w:hAnsi="Arial" w:cs="Arial"/>
            <w:sz w:val="24"/>
            <w:szCs w:val="24"/>
          </w:rPr>
          <w:t xml:space="preserve"> –</w:t>
        </w:r>
      </w:ins>
      <w:del w:id="1835" w:author="Lektorat Bauer" w:date="2025-02-27T17:07:00Z" w16du:dateUtc="2025-02-27T16:07:00Z">
        <w:r w:rsidRPr="00944672" w:rsidDel="00862F2D">
          <w:rPr>
            <w:rFonts w:ascii="Arial" w:hAnsi="Arial" w:cs="Arial"/>
            <w:sz w:val="24"/>
            <w:szCs w:val="24"/>
          </w:rPr>
          <w:delText>,</w:delText>
        </w:r>
      </w:del>
      <w:r w:rsidRPr="00944672">
        <w:rPr>
          <w:rFonts w:ascii="Arial" w:hAnsi="Arial" w:cs="Arial"/>
          <w:sz w:val="24"/>
          <w:szCs w:val="24"/>
        </w:rPr>
        <w:t xml:space="preserve"> Satria bedeutet Kriegerin</w:t>
      </w:r>
      <w:ins w:id="1836" w:author="Lektorat Bauer" w:date="2025-02-27T17:07:00Z" w16du:dateUtc="2025-02-27T16:07:00Z">
        <w:r w:rsidR="00862F2D">
          <w:rPr>
            <w:rFonts w:ascii="Arial" w:hAnsi="Arial" w:cs="Arial"/>
            <w:sz w:val="24"/>
            <w:szCs w:val="24"/>
          </w:rPr>
          <w:t xml:space="preserve"> –</w:t>
        </w:r>
      </w:ins>
      <w:del w:id="1837" w:author="Lektorat Bauer" w:date="2025-02-27T17:07:00Z" w16du:dateUtc="2025-02-27T16:07:00Z">
        <w:r w:rsidRPr="00944672" w:rsidDel="00862F2D">
          <w:rPr>
            <w:rFonts w:ascii="Arial" w:hAnsi="Arial" w:cs="Arial"/>
            <w:sz w:val="24"/>
            <w:szCs w:val="24"/>
          </w:rPr>
          <w:delText>,</w:delText>
        </w:r>
      </w:del>
      <w:r w:rsidRPr="00944672">
        <w:rPr>
          <w:rFonts w:ascii="Arial" w:hAnsi="Arial" w:cs="Arial"/>
          <w:sz w:val="24"/>
          <w:szCs w:val="24"/>
        </w:rPr>
        <w:t xml:space="preserve"> sie so weit in der Special Branch gebracht hatte. </w:t>
      </w:r>
    </w:p>
    <w:p w14:paraId="53E5E65F" w14:textId="614AD0A5"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Als sie in das ‚Team 43‘ versetzt wurde, gab es die üblichen Anfeindungen, weil sie eine Frau war. Sie war durchtrainiert und im Nahkampf bewandert, sonst wäre sie nicht zu ‚Team 43‘ versetzt worden, aber wegen ihrer Körpergröße von nur 1,57 Meter wurde sie oft unterschätzt. Einer versuchte, sich </w:t>
      </w:r>
      <w:ins w:id="1838" w:author="Lektorat Bauer" w:date="2025-02-27T17:07:00Z" w16du:dateUtc="2025-02-27T16:07:00Z">
        <w:r w:rsidR="00862F2D">
          <w:rPr>
            <w:rFonts w:ascii="Arial" w:hAnsi="Arial" w:cs="Arial"/>
            <w:sz w:val="24"/>
            <w:szCs w:val="24"/>
          </w:rPr>
          <w:t>i</w:t>
        </w:r>
      </w:ins>
      <w:del w:id="1839" w:author="Lektorat Bauer" w:date="2025-02-27T17:07:00Z" w16du:dateUtc="2025-02-27T16:07:00Z">
        <w:r w:rsidRPr="00944672" w:rsidDel="00862F2D">
          <w:rPr>
            <w:rFonts w:ascii="Arial" w:hAnsi="Arial" w:cs="Arial"/>
            <w:sz w:val="24"/>
            <w:szCs w:val="24"/>
          </w:rPr>
          <w:delText>I</w:delText>
        </w:r>
      </w:del>
      <w:r w:rsidRPr="00944672">
        <w:rPr>
          <w:rFonts w:ascii="Arial" w:hAnsi="Arial" w:cs="Arial"/>
          <w:sz w:val="24"/>
          <w:szCs w:val="24"/>
        </w:rPr>
        <w:t>hr zu nähern; 15 Sekunden und einen lauten Schrei später, waren die Fronten geklärt: Leg dich nicht mit Satria an!</w:t>
      </w:r>
    </w:p>
    <w:p w14:paraId="35C3ABD8" w14:textId="43C9E2E9"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In der Praxis stellte sich heraus, dass Satria </w:t>
      </w:r>
      <w:del w:id="1840" w:author="Lektorat Bauer" w:date="2025-02-27T17:08:00Z" w16du:dateUtc="2025-02-27T16:08:00Z">
        <w:r w:rsidRPr="00944672" w:rsidDel="00862F2D">
          <w:rPr>
            <w:rFonts w:ascii="Arial" w:hAnsi="Arial" w:cs="Arial"/>
            <w:sz w:val="24"/>
            <w:szCs w:val="24"/>
          </w:rPr>
          <w:delText xml:space="preserve">zum einen </w:delText>
        </w:r>
      </w:del>
      <w:r w:rsidRPr="00944672">
        <w:rPr>
          <w:rFonts w:ascii="Arial" w:hAnsi="Arial" w:cs="Arial"/>
          <w:sz w:val="24"/>
          <w:szCs w:val="24"/>
        </w:rPr>
        <w:t xml:space="preserve">eine exzellente Scharfschützin war, aber, und das war viel wichtiger, </w:t>
      </w:r>
      <w:del w:id="1841" w:author="Lektorat Bauer" w:date="2025-02-27T17:08:00Z" w16du:dateUtc="2025-02-27T16:08:00Z">
        <w:r w:rsidRPr="00944672" w:rsidDel="00862F2D">
          <w:rPr>
            <w:rFonts w:ascii="Arial" w:hAnsi="Arial" w:cs="Arial"/>
            <w:sz w:val="24"/>
            <w:szCs w:val="24"/>
          </w:rPr>
          <w:delText xml:space="preserve">zum anderen, dass Sie </w:delText>
        </w:r>
      </w:del>
      <w:ins w:id="1842" w:author="Lektorat Bauer" w:date="2025-02-27T17:08:00Z" w16du:dateUtc="2025-02-27T16:08:00Z">
        <w:r w:rsidR="00862F2D">
          <w:rPr>
            <w:rFonts w:ascii="Arial" w:hAnsi="Arial" w:cs="Arial"/>
            <w:sz w:val="24"/>
            <w:szCs w:val="24"/>
          </w:rPr>
          <w:t xml:space="preserve">auch </w:t>
        </w:r>
      </w:ins>
      <w:r w:rsidRPr="00944672">
        <w:rPr>
          <w:rFonts w:ascii="Arial" w:hAnsi="Arial" w:cs="Arial"/>
          <w:sz w:val="24"/>
          <w:szCs w:val="24"/>
        </w:rPr>
        <w:t>ein Gespür dafür hatte, wo man am besten Fallen stellt und Hinterhalte legt. Mehrfach konnte das Team so Kriminelle aus dem Verkehr ziehen, bevor größerer Schaden entstehen konnte. Wenn Tia</w:t>
      </w:r>
      <w:ins w:id="1843" w:author="Lektorat Bauer" w:date="2025-02-27T17:08:00Z" w16du:dateUtc="2025-02-27T16:08:00Z">
        <w:r w:rsidR="00862F2D">
          <w:rPr>
            <w:rFonts w:ascii="Arial" w:hAnsi="Arial" w:cs="Arial"/>
            <w:sz w:val="24"/>
            <w:szCs w:val="24"/>
          </w:rPr>
          <w:t>,</w:t>
        </w:r>
      </w:ins>
      <w:r w:rsidRPr="00944672">
        <w:rPr>
          <w:rFonts w:ascii="Arial" w:hAnsi="Arial" w:cs="Arial"/>
          <w:sz w:val="24"/>
          <w:szCs w:val="24"/>
        </w:rPr>
        <w:t xml:space="preserve"> so ihr Spitzname, eine Stelle markierte, dann war das Team immer aufmerksamer als ohnehin schon. Ehrlicherweise, und dass fiel den Männern im Team schwer, war Team 43 mit Tia zum besten Team in der Special Branch geworden</w:t>
      </w:r>
      <w:ins w:id="1844" w:author="Lektorat Bauer" w:date="2025-02-27T17:08:00Z" w16du:dateUtc="2025-02-27T16:08:00Z">
        <w:r w:rsidR="00862F2D">
          <w:rPr>
            <w:rFonts w:ascii="Arial" w:hAnsi="Arial" w:cs="Arial"/>
            <w:sz w:val="24"/>
            <w:szCs w:val="24"/>
          </w:rPr>
          <w:t>.</w:t>
        </w:r>
      </w:ins>
      <w:r w:rsidRPr="00944672">
        <w:rPr>
          <w:rFonts w:ascii="Arial" w:hAnsi="Arial" w:cs="Arial"/>
          <w:sz w:val="24"/>
          <w:szCs w:val="24"/>
        </w:rPr>
        <w:t xml:space="preserve"> </w:t>
      </w:r>
      <w:ins w:id="1845" w:author="Lektorat Bauer" w:date="2025-02-27T17:08:00Z" w16du:dateUtc="2025-02-27T16:08:00Z">
        <w:r w:rsidR="00862F2D">
          <w:rPr>
            <w:rFonts w:ascii="Arial" w:hAnsi="Arial" w:cs="Arial"/>
            <w:sz w:val="24"/>
            <w:szCs w:val="24"/>
          </w:rPr>
          <w:t>I</w:t>
        </w:r>
      </w:ins>
      <w:del w:id="1846" w:author="Lektorat Bauer" w:date="2025-02-27T17:08:00Z" w16du:dateUtc="2025-02-27T16:08:00Z">
        <w:r w:rsidRPr="00944672" w:rsidDel="00862F2D">
          <w:rPr>
            <w:rFonts w:ascii="Arial" w:hAnsi="Arial" w:cs="Arial"/>
            <w:sz w:val="24"/>
            <w:szCs w:val="24"/>
          </w:rPr>
          <w:delText>und i</w:delText>
        </w:r>
      </w:del>
      <w:r w:rsidRPr="00944672">
        <w:rPr>
          <w:rFonts w:ascii="Arial" w:hAnsi="Arial" w:cs="Arial"/>
          <w:sz w:val="24"/>
          <w:szCs w:val="24"/>
        </w:rPr>
        <w:t>ntern im Team war sie zur Nummer zwei nach Haziq</w:t>
      </w:r>
      <w:ins w:id="1847" w:author="Lektorat Bauer" w:date="2025-02-27T17:08:00Z" w16du:dateUtc="2025-02-27T16:08:00Z">
        <w:r w:rsidR="00862F2D">
          <w:rPr>
            <w:rFonts w:ascii="Arial" w:hAnsi="Arial" w:cs="Arial"/>
            <w:sz w:val="24"/>
            <w:szCs w:val="24"/>
          </w:rPr>
          <w:t>,</w:t>
        </w:r>
      </w:ins>
      <w:r w:rsidRPr="00944672">
        <w:rPr>
          <w:rFonts w:ascii="Arial" w:hAnsi="Arial" w:cs="Arial"/>
          <w:sz w:val="24"/>
          <w:szCs w:val="24"/>
        </w:rPr>
        <w:t xml:space="preserve"> dem Kapten,</w:t>
      </w:r>
      <w:ins w:id="1848" w:author="Lektorat Bauer" w:date="2025-02-27T17:08:00Z" w16du:dateUtc="2025-02-27T16:08:00Z">
        <w:r w:rsidR="00862F2D">
          <w:rPr>
            <w:rFonts w:ascii="Arial" w:hAnsi="Arial" w:cs="Arial"/>
            <w:sz w:val="24"/>
            <w:szCs w:val="24"/>
          </w:rPr>
          <w:t xml:space="preserve"> die</w:t>
        </w:r>
      </w:ins>
      <w:r w:rsidRPr="00944672">
        <w:rPr>
          <w:rFonts w:ascii="Arial" w:hAnsi="Arial" w:cs="Arial"/>
          <w:sz w:val="24"/>
          <w:szCs w:val="24"/>
        </w:rPr>
        <w:t xml:space="preserve"> malaiische Bezeichung für Captain </w:t>
      </w:r>
      <w:r w:rsidRPr="00944672">
        <w:rPr>
          <w:rFonts w:ascii="Arial" w:hAnsi="Arial" w:cs="Arial"/>
          <w:sz w:val="24"/>
          <w:szCs w:val="24"/>
        </w:rPr>
        <w:lastRenderedPageBreak/>
        <w:t>und Teamführer</w:t>
      </w:r>
      <w:ins w:id="1849" w:author="Lektorat Bauer" w:date="2025-02-27T17:09:00Z" w16du:dateUtc="2025-02-27T16:09:00Z">
        <w:r w:rsidR="00862F2D">
          <w:rPr>
            <w:rFonts w:ascii="Arial" w:hAnsi="Arial" w:cs="Arial"/>
            <w:sz w:val="24"/>
            <w:szCs w:val="24"/>
          </w:rPr>
          <w:t>,</w:t>
        </w:r>
      </w:ins>
      <w:r w:rsidRPr="00944672">
        <w:rPr>
          <w:rFonts w:ascii="Arial" w:hAnsi="Arial" w:cs="Arial"/>
          <w:sz w:val="24"/>
          <w:szCs w:val="24"/>
        </w:rPr>
        <w:t xml:space="preserve"> aufgerückt und auch zum Leftenan, also Leutnant, befördert worden. Alle scheuten sich vor dem Tag, an dem Tia ihr eigenes Team bekommen würde, und hofften insgeheim, dass das noch lange dauern würde.</w:t>
      </w:r>
    </w:p>
    <w:p w14:paraId="2EA45570" w14:textId="79057A66"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„Ich komme jetzt zurück. Teratai Ende</w:t>
      </w:r>
      <w:del w:id="1850" w:author="Lektorat Bauer" w:date="2025-02-27T17:09:00Z" w16du:dateUtc="2025-02-27T16:09:00Z">
        <w:r w:rsidRPr="00944672" w:rsidDel="00862F2D">
          <w:rPr>
            <w:rFonts w:ascii="Arial" w:hAnsi="Arial" w:cs="Arial"/>
            <w:sz w:val="24"/>
            <w:szCs w:val="24"/>
          </w:rPr>
          <w:delText>.</w:delText>
        </w:r>
      </w:del>
      <w:r w:rsidRPr="00944672">
        <w:rPr>
          <w:rFonts w:ascii="Arial" w:hAnsi="Arial" w:cs="Arial"/>
          <w:sz w:val="24"/>
          <w:szCs w:val="24"/>
        </w:rPr>
        <w:t>“</w:t>
      </w:r>
      <w:ins w:id="1851" w:author="Lektorat Bauer" w:date="2025-02-27T17:09:00Z" w16du:dateUtc="2025-02-27T16:09:00Z">
        <w:r w:rsidR="00862F2D">
          <w:rPr>
            <w:rFonts w:ascii="Arial" w:hAnsi="Arial" w:cs="Arial"/>
            <w:sz w:val="24"/>
            <w:szCs w:val="24"/>
          </w:rPr>
          <w:t>,</w:t>
        </w:r>
      </w:ins>
      <w:r w:rsidRPr="00944672">
        <w:rPr>
          <w:rFonts w:ascii="Arial" w:hAnsi="Arial" w:cs="Arial"/>
          <w:sz w:val="24"/>
          <w:szCs w:val="24"/>
        </w:rPr>
        <w:t xml:space="preserve"> </w:t>
      </w:r>
      <w:ins w:id="1852" w:author="Lektorat Bauer" w:date="2025-02-27T17:09:00Z" w16du:dateUtc="2025-02-27T16:09:00Z">
        <w:r w:rsidR="00862F2D">
          <w:rPr>
            <w:rFonts w:ascii="Arial" w:hAnsi="Arial" w:cs="Arial"/>
            <w:sz w:val="24"/>
            <w:szCs w:val="24"/>
          </w:rPr>
          <w:t>g</w:t>
        </w:r>
      </w:ins>
      <w:del w:id="1853" w:author="Lektorat Bauer" w:date="2025-02-27T17:09:00Z" w16du:dateUtc="2025-02-27T16:09:00Z">
        <w:r w:rsidRPr="00944672" w:rsidDel="00862F2D">
          <w:rPr>
            <w:rFonts w:ascii="Arial" w:hAnsi="Arial" w:cs="Arial"/>
            <w:sz w:val="24"/>
            <w:szCs w:val="24"/>
          </w:rPr>
          <w:delText>G</w:delText>
        </w:r>
      </w:del>
      <w:r w:rsidRPr="00944672">
        <w:rPr>
          <w:rFonts w:ascii="Arial" w:hAnsi="Arial" w:cs="Arial"/>
          <w:sz w:val="24"/>
          <w:szCs w:val="24"/>
        </w:rPr>
        <w:t xml:space="preserve">ab sie an die Kollegen weiter und befreite sich aus den Büschen, um zu </w:t>
      </w:r>
      <w:ins w:id="1854" w:author="Lektorat Bauer" w:date="2025-02-27T17:09:00Z" w16du:dateUtc="2025-02-27T16:09:00Z">
        <w:r w:rsidR="00862F2D">
          <w:rPr>
            <w:rFonts w:ascii="Arial" w:hAnsi="Arial" w:cs="Arial"/>
            <w:sz w:val="24"/>
            <w:szCs w:val="24"/>
          </w:rPr>
          <w:t>i</w:t>
        </w:r>
      </w:ins>
      <w:del w:id="1855" w:author="Lektorat Bauer" w:date="2025-02-27T17:09:00Z" w16du:dateUtc="2025-02-27T16:09:00Z">
        <w:r w:rsidRPr="00944672" w:rsidDel="00862F2D">
          <w:rPr>
            <w:rFonts w:ascii="Arial" w:hAnsi="Arial" w:cs="Arial"/>
            <w:sz w:val="24"/>
            <w:szCs w:val="24"/>
          </w:rPr>
          <w:delText>I</w:delText>
        </w:r>
      </w:del>
      <w:r w:rsidRPr="00944672">
        <w:rPr>
          <w:rFonts w:ascii="Arial" w:hAnsi="Arial" w:cs="Arial"/>
          <w:sz w:val="24"/>
          <w:szCs w:val="24"/>
        </w:rPr>
        <w:t>hrem Motorrad zu gelangen. Als</w:t>
      </w:r>
      <w:ins w:id="1856" w:author="Lektorat Bauer" w:date="2025-02-27T17:09:00Z" w16du:dateUtc="2025-02-27T16:09:00Z">
        <w:r w:rsidR="00862F2D">
          <w:rPr>
            <w:rFonts w:ascii="Arial" w:hAnsi="Arial" w:cs="Arial"/>
            <w:sz w:val="24"/>
            <w:szCs w:val="24"/>
          </w:rPr>
          <w:t xml:space="preserve"> sie</w:t>
        </w:r>
      </w:ins>
      <w:r w:rsidRPr="00944672">
        <w:rPr>
          <w:rFonts w:ascii="Arial" w:hAnsi="Arial" w:cs="Arial"/>
          <w:sz w:val="24"/>
          <w:szCs w:val="24"/>
        </w:rPr>
        <w:t xml:space="preserve"> mit </w:t>
      </w:r>
      <w:ins w:id="1857" w:author="Lektorat Bauer" w:date="2025-02-27T17:09:00Z" w16du:dateUtc="2025-02-27T16:09:00Z">
        <w:r w:rsidR="00862F2D">
          <w:rPr>
            <w:rFonts w:ascii="Arial" w:hAnsi="Arial" w:cs="Arial"/>
            <w:sz w:val="24"/>
            <w:szCs w:val="24"/>
          </w:rPr>
          <w:t>i</w:t>
        </w:r>
      </w:ins>
      <w:del w:id="1858" w:author="Lektorat Bauer" w:date="2025-02-27T17:09:00Z" w16du:dateUtc="2025-02-27T16:09:00Z">
        <w:r w:rsidRPr="00944672" w:rsidDel="00862F2D">
          <w:rPr>
            <w:rFonts w:ascii="Arial" w:hAnsi="Arial" w:cs="Arial"/>
            <w:sz w:val="24"/>
            <w:szCs w:val="24"/>
          </w:rPr>
          <w:delText>I</w:delText>
        </w:r>
      </w:del>
      <w:r w:rsidRPr="00944672">
        <w:rPr>
          <w:rFonts w:ascii="Arial" w:hAnsi="Arial" w:cs="Arial"/>
          <w:sz w:val="24"/>
          <w:szCs w:val="24"/>
        </w:rPr>
        <w:t>hrem Motorrad auf dem Weg zum Sammelpunkt war, erlaubte sie sich einen Seufzer, als sie an die Nacht von Samstag auf Sonntag zurückdachte, in der sie Thomas kennengelernt und abgeschleppt hatte. Sie war Single und hin und wieder braucht der Mensch Sex, um sich zu entspannen, das war zumindest ihre Ausrede. Aber Spaß hatte es auf jeden Fall gemacht</w:t>
      </w:r>
      <w:ins w:id="1859" w:author="Lektorat Bauer" w:date="2025-02-27T17:09:00Z" w16du:dateUtc="2025-02-27T16:09:00Z">
        <w:r w:rsidR="00862F2D">
          <w:rPr>
            <w:rFonts w:ascii="Arial" w:hAnsi="Arial" w:cs="Arial"/>
            <w:sz w:val="24"/>
            <w:szCs w:val="24"/>
          </w:rPr>
          <w:t>.</w:t>
        </w:r>
      </w:ins>
      <w:r w:rsidRPr="00944672">
        <w:rPr>
          <w:rFonts w:ascii="Arial" w:hAnsi="Arial" w:cs="Arial"/>
          <w:sz w:val="24"/>
          <w:szCs w:val="24"/>
        </w:rPr>
        <w:t xml:space="preserve"> </w:t>
      </w:r>
      <w:commentRangeStart w:id="1860"/>
      <w:del w:id="1861" w:author="Lektorat Bauer" w:date="2025-02-27T17:09:00Z" w16du:dateUtc="2025-02-27T16:09:00Z">
        <w:r w:rsidRPr="00944672" w:rsidDel="00862F2D">
          <w:rPr>
            <w:rFonts w:ascii="Arial" w:hAnsi="Arial" w:cs="Arial"/>
            <w:sz w:val="24"/>
            <w:szCs w:val="24"/>
          </w:rPr>
          <w:delText xml:space="preserve">und </w:delText>
        </w:r>
      </w:del>
      <w:r w:rsidRPr="00944672">
        <w:rPr>
          <w:rFonts w:ascii="Arial" w:hAnsi="Arial" w:cs="Arial"/>
          <w:sz w:val="24"/>
          <w:szCs w:val="24"/>
        </w:rPr>
        <w:t>T</w:t>
      </w:r>
      <w:commentRangeEnd w:id="1860"/>
      <w:r w:rsidR="00862F2D">
        <w:rPr>
          <w:rStyle w:val="Kommentarzeichen"/>
        </w:rPr>
        <w:commentReference w:id="1860"/>
      </w:r>
      <w:r w:rsidRPr="00944672">
        <w:rPr>
          <w:rFonts w:ascii="Arial" w:hAnsi="Arial" w:cs="Arial"/>
          <w:sz w:val="24"/>
          <w:szCs w:val="24"/>
        </w:rPr>
        <w:t>homas war Ire und auf der Weiterreise nach Australien. Er hatte am Sonntag um 23:30 Uhr die MH 123 nach Sydney genommen und Tia hatte dafür gesorgt, dass ihm die Malaiinnen als überaus liebenswert in Erinnerung blieben. Ihre E-Mail-Adresse hatte er trotz mehrfacher Nachfrage nicht bekommen, das wollte sie dann doch nicht.</w:t>
      </w:r>
    </w:p>
    <w:p w14:paraId="716E669A" w14:textId="649DB3C5"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Nach einer 20-minutigen Fahrt traf sie am Sammelplatz ein und ging direkt zu Haziq, der im Schatten einer Palme auf sie wartete. „</w:t>
      </w:r>
      <w:commentRangeStart w:id="1862"/>
      <w:del w:id="1863" w:author="Lektorat Bauer" w:date="2025-02-27T17:10:00Z" w16du:dateUtc="2025-02-27T16:10:00Z">
        <w:r w:rsidRPr="00944672" w:rsidDel="00862F2D">
          <w:rPr>
            <w:rFonts w:ascii="Arial" w:hAnsi="Arial" w:cs="Arial"/>
            <w:sz w:val="24"/>
            <w:szCs w:val="24"/>
          </w:rPr>
          <w:delText>Hallo Tia</w:delText>
        </w:r>
      </w:del>
      <w:commentRangeEnd w:id="1862"/>
      <w:r w:rsidR="00862F2D">
        <w:rPr>
          <w:rStyle w:val="Kommentarzeichen"/>
        </w:rPr>
        <w:commentReference w:id="1862"/>
      </w:r>
      <w:del w:id="1864" w:author="Lektorat Bauer" w:date="2025-02-27T17:10:00Z" w16du:dateUtc="2025-02-27T16:10:00Z">
        <w:r w:rsidRPr="00944672" w:rsidDel="00862F2D">
          <w:rPr>
            <w:rFonts w:ascii="Arial" w:hAnsi="Arial" w:cs="Arial"/>
            <w:sz w:val="24"/>
            <w:szCs w:val="24"/>
          </w:rPr>
          <w:delText>, wie</w:delText>
        </w:r>
      </w:del>
      <w:ins w:id="1865" w:author="Lektorat Bauer" w:date="2025-02-27T17:10:00Z" w16du:dateUtc="2025-02-27T16:10:00Z">
        <w:r w:rsidR="00862F2D">
          <w:rPr>
            <w:rFonts w:ascii="Arial" w:hAnsi="Arial" w:cs="Arial"/>
            <w:sz w:val="24"/>
            <w:szCs w:val="24"/>
          </w:rPr>
          <w:t>Wie</w:t>
        </w:r>
      </w:ins>
      <w:r w:rsidRPr="00944672">
        <w:rPr>
          <w:rFonts w:ascii="Arial" w:hAnsi="Arial" w:cs="Arial"/>
          <w:sz w:val="24"/>
          <w:szCs w:val="24"/>
        </w:rPr>
        <w:t xml:space="preserve"> kommst Du darauf, dass ausgerechnet an einer solchen übersichtlichen Kreuzung eine Falle aufgebaut wird? Das ist doch widersinnig?!“</w:t>
      </w:r>
      <w:ins w:id="1866" w:author="Lektorat Bauer" w:date="2025-02-27T17:10:00Z" w16du:dateUtc="2025-02-27T16:10:00Z">
        <w:r w:rsidR="00862F2D">
          <w:rPr>
            <w:rFonts w:ascii="Arial" w:hAnsi="Arial" w:cs="Arial"/>
            <w:sz w:val="24"/>
            <w:szCs w:val="24"/>
          </w:rPr>
          <w:t>,</w:t>
        </w:r>
      </w:ins>
      <w:r w:rsidRPr="00944672">
        <w:rPr>
          <w:rFonts w:ascii="Arial" w:hAnsi="Arial" w:cs="Arial"/>
          <w:sz w:val="24"/>
          <w:szCs w:val="24"/>
        </w:rPr>
        <w:t xml:space="preserve"> </w:t>
      </w:r>
      <w:ins w:id="1867" w:author="Lektorat Bauer" w:date="2025-02-27T17:10:00Z" w16du:dateUtc="2025-02-27T16:10:00Z">
        <w:r w:rsidR="00862F2D">
          <w:rPr>
            <w:rFonts w:ascii="Arial" w:hAnsi="Arial" w:cs="Arial"/>
            <w:sz w:val="24"/>
            <w:szCs w:val="24"/>
          </w:rPr>
          <w:t>f</w:t>
        </w:r>
      </w:ins>
      <w:del w:id="1868" w:author="Lektorat Bauer" w:date="2025-02-27T17:10:00Z" w16du:dateUtc="2025-02-27T16:10:00Z">
        <w:r w:rsidRPr="00944672" w:rsidDel="00862F2D">
          <w:rPr>
            <w:rFonts w:ascii="Arial" w:hAnsi="Arial" w:cs="Arial"/>
            <w:sz w:val="24"/>
            <w:szCs w:val="24"/>
          </w:rPr>
          <w:delText>F</w:delText>
        </w:r>
      </w:del>
      <w:r w:rsidRPr="00944672">
        <w:rPr>
          <w:rFonts w:ascii="Arial" w:hAnsi="Arial" w:cs="Arial"/>
          <w:sz w:val="24"/>
          <w:szCs w:val="24"/>
        </w:rPr>
        <w:t>ragte Haziq und sparte sich alle Höflichkeiten</w:t>
      </w:r>
      <w:del w:id="1869" w:author="Lektorat Bauer" w:date="2025-02-27T17:10:00Z" w16du:dateUtc="2025-02-27T16:10:00Z">
        <w:r w:rsidRPr="00944672" w:rsidDel="00862F2D">
          <w:rPr>
            <w:rFonts w:ascii="Arial" w:hAnsi="Arial" w:cs="Arial"/>
            <w:sz w:val="24"/>
            <w:szCs w:val="24"/>
          </w:rPr>
          <w:delText>, als er direkt zum Thema kam.</w:delText>
        </w:r>
      </w:del>
      <w:ins w:id="1870" w:author="Lektorat Bauer" w:date="2025-02-27T17:10:00Z" w16du:dateUtc="2025-02-27T16:10:00Z">
        <w:r w:rsidR="00862F2D">
          <w:rPr>
            <w:rFonts w:ascii="Arial" w:hAnsi="Arial" w:cs="Arial"/>
            <w:sz w:val="24"/>
            <w:szCs w:val="24"/>
          </w:rPr>
          <w:t>.</w:t>
        </w:r>
      </w:ins>
    </w:p>
    <w:p w14:paraId="56358976" w14:textId="77777777" w:rsidR="00905175" w:rsidRDefault="00944672" w:rsidP="00623B68">
      <w:pPr>
        <w:autoSpaceDE w:val="0"/>
        <w:autoSpaceDN w:val="0"/>
        <w:adjustRightInd w:val="0"/>
        <w:spacing w:after="0" w:line="360" w:lineRule="auto"/>
        <w:ind w:firstLine="227"/>
        <w:jc w:val="both"/>
        <w:rPr>
          <w:ins w:id="1871" w:author="Lektorat Bauer" w:date="2025-03-07T18:50:00Z" w16du:dateUtc="2025-03-07T17:50:00Z"/>
          <w:rFonts w:ascii="Arial" w:hAnsi="Arial" w:cs="Arial"/>
          <w:sz w:val="24"/>
          <w:szCs w:val="24"/>
        </w:rPr>
      </w:pPr>
      <w:r w:rsidRPr="00944672">
        <w:rPr>
          <w:rFonts w:ascii="Arial" w:hAnsi="Arial" w:cs="Arial"/>
          <w:sz w:val="24"/>
          <w:szCs w:val="24"/>
        </w:rPr>
        <w:t>„Ich war auch überrascht, aber es gibt Anzeichen dafür, dass genau diese Kreuzung ausgespäht wird.“</w:t>
      </w:r>
    </w:p>
    <w:p w14:paraId="74EDDB1D" w14:textId="77777777" w:rsidR="00905175" w:rsidRDefault="00944672" w:rsidP="00623B68">
      <w:pPr>
        <w:autoSpaceDE w:val="0"/>
        <w:autoSpaceDN w:val="0"/>
        <w:adjustRightInd w:val="0"/>
        <w:spacing w:after="0" w:line="360" w:lineRule="auto"/>
        <w:ind w:firstLine="227"/>
        <w:jc w:val="both"/>
        <w:rPr>
          <w:ins w:id="1872" w:author="Lektorat Bauer" w:date="2025-03-07T18:50:00Z" w16du:dateUtc="2025-03-07T17:50:00Z"/>
          <w:rFonts w:ascii="Arial" w:hAnsi="Arial" w:cs="Arial"/>
          <w:sz w:val="24"/>
          <w:szCs w:val="24"/>
        </w:rPr>
      </w:pPr>
      <w:del w:id="1873" w:author="Lektorat Bauer" w:date="2025-03-07T18:50:00Z" w16du:dateUtc="2025-03-07T17:50:00Z">
        <w:r w:rsidRPr="00944672" w:rsidDel="00905175">
          <w:rPr>
            <w:rFonts w:ascii="Arial" w:hAnsi="Arial" w:cs="Arial"/>
            <w:sz w:val="24"/>
            <w:szCs w:val="24"/>
          </w:rPr>
          <w:delText xml:space="preserve"> </w:delText>
        </w:r>
      </w:del>
      <w:r w:rsidRPr="00944672">
        <w:rPr>
          <w:rFonts w:ascii="Arial" w:hAnsi="Arial" w:cs="Arial"/>
          <w:sz w:val="24"/>
          <w:szCs w:val="24"/>
        </w:rPr>
        <w:t>„Bist Du Dir sicher, dass Du nichts überbewertest?“</w:t>
      </w:r>
    </w:p>
    <w:p w14:paraId="336315A3" w14:textId="237FB27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del w:id="1874" w:author="Lektorat Bauer" w:date="2025-03-07T18:50:00Z" w16du:dateUtc="2025-03-07T17:50:00Z">
        <w:r w:rsidRPr="00944672" w:rsidDel="00905175">
          <w:rPr>
            <w:rFonts w:ascii="Arial" w:hAnsi="Arial" w:cs="Arial"/>
            <w:sz w:val="24"/>
            <w:szCs w:val="24"/>
          </w:rPr>
          <w:delText xml:space="preserve"> </w:delText>
        </w:r>
      </w:del>
      <w:r w:rsidRPr="00944672">
        <w:rPr>
          <w:rFonts w:ascii="Arial" w:hAnsi="Arial" w:cs="Arial"/>
          <w:sz w:val="24"/>
          <w:szCs w:val="24"/>
        </w:rPr>
        <w:t xml:space="preserve">„Ich weiß, dass Du mich das fragen musst, aber ich bin sicher. An der Kreuzung hat jemand etwas vor!“ </w:t>
      </w:r>
    </w:p>
    <w:p w14:paraId="7B41D312" w14:textId="766BC62B"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„Das ist keine gute Aussicht</w:t>
      </w:r>
      <w:del w:id="1875" w:author="Lektorat Bauer" w:date="2025-02-27T17:11:00Z" w16du:dateUtc="2025-02-27T16:11:00Z">
        <w:r w:rsidRPr="00944672" w:rsidDel="00862F2D">
          <w:rPr>
            <w:rFonts w:ascii="Arial" w:hAnsi="Arial" w:cs="Arial"/>
            <w:sz w:val="24"/>
            <w:szCs w:val="24"/>
          </w:rPr>
          <w:delText>.</w:delText>
        </w:r>
      </w:del>
      <w:r w:rsidRPr="00944672">
        <w:rPr>
          <w:rFonts w:ascii="Arial" w:hAnsi="Arial" w:cs="Arial"/>
          <w:sz w:val="24"/>
          <w:szCs w:val="24"/>
        </w:rPr>
        <w:t>“</w:t>
      </w:r>
      <w:ins w:id="1876" w:author="Lektorat Bauer" w:date="2025-02-27T17:11:00Z" w16du:dateUtc="2025-02-27T16:11:00Z">
        <w:r w:rsidR="00862F2D">
          <w:rPr>
            <w:rFonts w:ascii="Arial" w:hAnsi="Arial" w:cs="Arial"/>
            <w:sz w:val="24"/>
            <w:szCs w:val="24"/>
          </w:rPr>
          <w:t>,</w:t>
        </w:r>
      </w:ins>
      <w:r w:rsidRPr="00944672">
        <w:rPr>
          <w:rFonts w:ascii="Arial" w:hAnsi="Arial" w:cs="Arial"/>
          <w:sz w:val="24"/>
          <w:szCs w:val="24"/>
        </w:rPr>
        <w:t xml:space="preserve"> </w:t>
      </w:r>
      <w:ins w:id="1877" w:author="Lektorat Bauer" w:date="2025-02-27T17:11:00Z" w16du:dateUtc="2025-02-27T16:11:00Z">
        <w:r w:rsidR="00862F2D">
          <w:rPr>
            <w:rFonts w:ascii="Arial" w:hAnsi="Arial" w:cs="Arial"/>
            <w:sz w:val="24"/>
            <w:szCs w:val="24"/>
          </w:rPr>
          <w:t>m</w:t>
        </w:r>
      </w:ins>
      <w:del w:id="1878" w:author="Lektorat Bauer" w:date="2025-02-27T17:11:00Z" w16du:dateUtc="2025-02-27T16:11:00Z">
        <w:r w:rsidRPr="00944672" w:rsidDel="00862F2D">
          <w:rPr>
            <w:rFonts w:ascii="Arial" w:hAnsi="Arial" w:cs="Arial"/>
            <w:sz w:val="24"/>
            <w:szCs w:val="24"/>
          </w:rPr>
          <w:delText>M</w:delText>
        </w:r>
      </w:del>
      <w:r w:rsidRPr="00944672">
        <w:rPr>
          <w:rFonts w:ascii="Arial" w:hAnsi="Arial" w:cs="Arial"/>
          <w:sz w:val="24"/>
          <w:szCs w:val="24"/>
        </w:rPr>
        <w:t>urmelte Haziq</w:t>
      </w:r>
      <w:del w:id="1879" w:author="Lektorat Bauer" w:date="2025-02-27T17:11:00Z" w16du:dateUtc="2025-02-27T16:11:00Z">
        <w:r w:rsidRPr="00944672" w:rsidDel="00862F2D">
          <w:rPr>
            <w:rFonts w:ascii="Arial" w:hAnsi="Arial" w:cs="Arial"/>
            <w:sz w:val="24"/>
            <w:szCs w:val="24"/>
          </w:rPr>
          <w:delText>, um dann fortzufahren,</w:delText>
        </w:r>
      </w:del>
      <w:ins w:id="1880" w:author="Lektorat Bauer" w:date="2025-02-27T17:11:00Z" w16du:dateUtc="2025-02-27T16:11:00Z">
        <w:r w:rsidR="00862F2D">
          <w:rPr>
            <w:rFonts w:ascii="Arial" w:hAnsi="Arial" w:cs="Arial"/>
            <w:sz w:val="24"/>
            <w:szCs w:val="24"/>
          </w:rPr>
          <w:t xml:space="preserve"> und stemmte die Hände in die Hüften.</w:t>
        </w:r>
      </w:ins>
      <w:r w:rsidRPr="00944672">
        <w:rPr>
          <w:rFonts w:ascii="Arial" w:hAnsi="Arial" w:cs="Arial"/>
          <w:sz w:val="24"/>
          <w:szCs w:val="24"/>
        </w:rPr>
        <w:t xml:space="preserve"> „Wir können nicht ausschließen, dass die Vorbereitung uns gilt. Wir müssen also Wache beziehen.“</w:t>
      </w:r>
    </w:p>
    <w:p w14:paraId="274B56F9" w14:textId="09300D75"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Nach einer regen Absprache, wer wann und wie lange</w:t>
      </w:r>
      <w:ins w:id="1881" w:author="Lektorat Bauer" w:date="2025-02-27T17:11:00Z" w16du:dateUtc="2025-02-27T16:11:00Z">
        <w:r w:rsidR="00862F2D">
          <w:rPr>
            <w:rFonts w:ascii="Arial" w:hAnsi="Arial" w:cs="Arial"/>
            <w:sz w:val="24"/>
            <w:szCs w:val="24"/>
          </w:rPr>
          <w:t>,</w:t>
        </w:r>
      </w:ins>
      <w:r w:rsidRPr="00944672">
        <w:rPr>
          <w:rFonts w:ascii="Arial" w:hAnsi="Arial" w:cs="Arial"/>
          <w:sz w:val="24"/>
          <w:szCs w:val="24"/>
        </w:rPr>
        <w:t xml:space="preserve"> </w:t>
      </w:r>
      <w:del w:id="1882" w:author="Lektorat Bauer" w:date="2025-02-27T17:11:00Z" w16du:dateUtc="2025-02-27T16:11:00Z">
        <w:r w:rsidRPr="00944672" w:rsidDel="00862F2D">
          <w:rPr>
            <w:rFonts w:ascii="Arial" w:hAnsi="Arial" w:cs="Arial"/>
            <w:sz w:val="24"/>
            <w:szCs w:val="24"/>
          </w:rPr>
          <w:delText xml:space="preserve">(in der Special Branch arbeiten auch nur Menschen) </w:delText>
        </w:r>
      </w:del>
      <w:r w:rsidRPr="00944672">
        <w:rPr>
          <w:rFonts w:ascii="Arial" w:hAnsi="Arial" w:cs="Arial"/>
          <w:sz w:val="24"/>
          <w:szCs w:val="24"/>
        </w:rPr>
        <w:t xml:space="preserve">legte Haziq fest, </w:t>
      </w:r>
      <w:commentRangeStart w:id="1883"/>
      <w:r w:rsidRPr="00944672">
        <w:rPr>
          <w:rFonts w:ascii="Arial" w:hAnsi="Arial" w:cs="Arial"/>
          <w:sz w:val="24"/>
          <w:szCs w:val="24"/>
        </w:rPr>
        <w:t xml:space="preserve">dass, da die Kreuzung zu groß war, und sich daher immer </w:t>
      </w:r>
      <w:ins w:id="1884" w:author="Lektorat Bauer" w:date="2025-02-27T17:11:00Z" w16du:dateUtc="2025-02-27T16:11:00Z">
        <w:r w:rsidR="00862F2D">
          <w:rPr>
            <w:rFonts w:ascii="Arial" w:hAnsi="Arial" w:cs="Arial"/>
            <w:sz w:val="24"/>
            <w:szCs w:val="24"/>
          </w:rPr>
          <w:t>zwei</w:t>
        </w:r>
      </w:ins>
      <w:del w:id="1885" w:author="Lektorat Bauer" w:date="2025-02-27T17:11:00Z" w16du:dateUtc="2025-02-27T16:11:00Z">
        <w:r w:rsidRPr="00944672" w:rsidDel="00862F2D">
          <w:rPr>
            <w:rFonts w:ascii="Arial" w:hAnsi="Arial" w:cs="Arial"/>
            <w:sz w:val="24"/>
            <w:szCs w:val="24"/>
          </w:rPr>
          <w:delText>2</w:delText>
        </w:r>
      </w:del>
      <w:r w:rsidRPr="00944672">
        <w:rPr>
          <w:rFonts w:ascii="Arial" w:hAnsi="Arial" w:cs="Arial"/>
          <w:sz w:val="24"/>
          <w:szCs w:val="24"/>
        </w:rPr>
        <w:t xml:space="preserve"> Mann auf Lauer legen würden</w:t>
      </w:r>
      <w:commentRangeEnd w:id="1883"/>
      <w:r w:rsidR="00862F2D">
        <w:rPr>
          <w:rStyle w:val="Kommentarzeichen"/>
        </w:rPr>
        <w:commentReference w:id="1883"/>
      </w:r>
      <w:r w:rsidRPr="00944672">
        <w:rPr>
          <w:rFonts w:ascii="Arial" w:hAnsi="Arial" w:cs="Arial"/>
          <w:sz w:val="24"/>
          <w:szCs w:val="24"/>
        </w:rPr>
        <w:t xml:space="preserve">. Einmal zwischen 50 und 100 </w:t>
      </w:r>
      <w:ins w:id="1886" w:author="Lektorat Bauer" w:date="2025-02-27T17:12:00Z" w16du:dateUtc="2025-02-27T16:12:00Z">
        <w:r w:rsidR="00862F2D">
          <w:rPr>
            <w:rFonts w:ascii="Arial" w:hAnsi="Arial" w:cs="Arial"/>
            <w:sz w:val="24"/>
            <w:szCs w:val="24"/>
          </w:rPr>
          <w:t>Meter</w:t>
        </w:r>
      </w:ins>
      <w:del w:id="1887" w:author="Lektorat Bauer" w:date="2025-02-27T17:12:00Z" w16du:dateUtc="2025-02-27T16:12:00Z">
        <w:r w:rsidRPr="00944672" w:rsidDel="00862F2D">
          <w:rPr>
            <w:rFonts w:ascii="Arial" w:hAnsi="Arial" w:cs="Arial"/>
            <w:sz w:val="24"/>
            <w:szCs w:val="24"/>
          </w:rPr>
          <w:delText>m</w:delText>
        </w:r>
      </w:del>
      <w:r w:rsidRPr="00944672">
        <w:rPr>
          <w:rFonts w:ascii="Arial" w:hAnsi="Arial" w:cs="Arial"/>
          <w:sz w:val="24"/>
          <w:szCs w:val="24"/>
        </w:rPr>
        <w:t xml:space="preserve"> entfernt von dem Punkt, wo Tia die Spuren entdeckt hatte, und einmal diagonal gegenüber als Absicherung.</w:t>
      </w:r>
    </w:p>
    <w:p w14:paraId="105444A2" w14:textId="3DCE1439"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Steve Yeoh war noch vor Tia der beste Schütze im Team, es war als klar, dass beide getrennte Teams haben würden. „Steve</w:t>
      </w:r>
      <w:del w:id="1888" w:author="Lektorat Bauer" w:date="2025-02-27T17:12:00Z" w16du:dateUtc="2025-02-27T16:12:00Z">
        <w:r w:rsidRPr="00944672" w:rsidDel="00862F2D">
          <w:rPr>
            <w:rFonts w:ascii="Arial" w:hAnsi="Arial" w:cs="Arial"/>
            <w:sz w:val="24"/>
            <w:szCs w:val="24"/>
          </w:rPr>
          <w:delText>.</w:delText>
        </w:r>
      </w:del>
      <w:r w:rsidRPr="00944672">
        <w:rPr>
          <w:rFonts w:ascii="Arial" w:hAnsi="Arial" w:cs="Arial"/>
          <w:sz w:val="24"/>
          <w:szCs w:val="24"/>
        </w:rPr>
        <w:t>“</w:t>
      </w:r>
      <w:ins w:id="1889" w:author="Lektorat Bauer" w:date="2025-02-27T17:12:00Z" w16du:dateUtc="2025-02-27T16:12:00Z">
        <w:r w:rsidR="00862F2D">
          <w:rPr>
            <w:rFonts w:ascii="Arial" w:hAnsi="Arial" w:cs="Arial"/>
            <w:sz w:val="24"/>
            <w:szCs w:val="24"/>
          </w:rPr>
          <w:t>,</w:t>
        </w:r>
      </w:ins>
      <w:r w:rsidRPr="00944672">
        <w:rPr>
          <w:rFonts w:ascii="Arial" w:hAnsi="Arial" w:cs="Arial"/>
          <w:sz w:val="24"/>
          <w:szCs w:val="24"/>
        </w:rPr>
        <w:t xml:space="preserve"> </w:t>
      </w:r>
      <w:ins w:id="1890" w:author="Lektorat Bauer" w:date="2025-02-27T17:12:00Z" w16du:dateUtc="2025-02-27T16:12:00Z">
        <w:r w:rsidR="00862F2D">
          <w:rPr>
            <w:rFonts w:ascii="Arial" w:hAnsi="Arial" w:cs="Arial"/>
            <w:sz w:val="24"/>
            <w:szCs w:val="24"/>
          </w:rPr>
          <w:t>s</w:t>
        </w:r>
      </w:ins>
      <w:del w:id="1891" w:author="Lektorat Bauer" w:date="2025-02-27T17:12:00Z" w16du:dateUtc="2025-02-27T16:12:00Z">
        <w:r w:rsidRPr="00944672" w:rsidDel="00862F2D">
          <w:rPr>
            <w:rFonts w:ascii="Arial" w:hAnsi="Arial" w:cs="Arial"/>
            <w:sz w:val="24"/>
            <w:szCs w:val="24"/>
          </w:rPr>
          <w:delText>S</w:delText>
        </w:r>
      </w:del>
      <w:r w:rsidRPr="00944672">
        <w:rPr>
          <w:rFonts w:ascii="Arial" w:hAnsi="Arial" w:cs="Arial"/>
          <w:sz w:val="24"/>
          <w:szCs w:val="24"/>
        </w:rPr>
        <w:t>agte Haziq, „setz</w:t>
      </w:r>
      <w:del w:id="1892" w:author="Lektorat Bauer" w:date="2025-02-27T17:12:00Z" w16du:dateUtc="2025-02-27T16:12:00Z">
        <w:r w:rsidRPr="00944672" w:rsidDel="00862F2D">
          <w:rPr>
            <w:rFonts w:ascii="Arial" w:hAnsi="Arial" w:cs="Arial"/>
            <w:sz w:val="24"/>
            <w:szCs w:val="24"/>
          </w:rPr>
          <w:delText>e</w:delText>
        </w:r>
      </w:del>
      <w:r w:rsidRPr="00944672">
        <w:rPr>
          <w:rFonts w:ascii="Arial" w:hAnsi="Arial" w:cs="Arial"/>
          <w:sz w:val="24"/>
          <w:szCs w:val="24"/>
        </w:rPr>
        <w:t xml:space="preserve"> dich mit Tia zusammen. Sucht Euch die besten Möglichkeiten, wo sich die Schützen positionieren sollen.“ Dann drehte er sich in Richtung Yannis Pepatung</w:t>
      </w:r>
      <w:del w:id="1893" w:author="Lektorat Bauer" w:date="2025-02-27T17:12:00Z" w16du:dateUtc="2025-02-27T16:12:00Z">
        <w:r w:rsidRPr="00944672" w:rsidDel="00862F2D">
          <w:rPr>
            <w:rFonts w:ascii="Arial" w:hAnsi="Arial" w:cs="Arial"/>
            <w:sz w:val="24"/>
            <w:szCs w:val="24"/>
          </w:rPr>
          <w:delText>,</w:delText>
        </w:r>
      </w:del>
      <w:ins w:id="1894" w:author="Lektorat Bauer" w:date="2025-02-27T17:12:00Z" w16du:dateUtc="2025-02-27T16:12:00Z">
        <w:r w:rsidR="00862F2D">
          <w:rPr>
            <w:rFonts w:ascii="Arial" w:hAnsi="Arial" w:cs="Arial"/>
            <w:sz w:val="24"/>
            <w:szCs w:val="24"/>
          </w:rPr>
          <w:t>.</w:t>
        </w:r>
      </w:ins>
      <w:r w:rsidRPr="00944672">
        <w:rPr>
          <w:rFonts w:ascii="Arial" w:hAnsi="Arial" w:cs="Arial"/>
          <w:sz w:val="24"/>
          <w:szCs w:val="24"/>
        </w:rPr>
        <w:t xml:space="preserve"> „Yannis, wir schauen uns an, wo wir hinter der Spähstelle in Deckung gehen.“ </w:t>
      </w:r>
    </w:p>
    <w:p w14:paraId="0BD9BAD8" w14:textId="4798DC2A"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An alle anderen gewandt sagte er</w:t>
      </w:r>
      <w:ins w:id="1895" w:author="Lektorat Bauer" w:date="2025-02-27T17:12:00Z" w16du:dateUtc="2025-02-27T16:12:00Z">
        <w:r w:rsidR="00862F2D">
          <w:rPr>
            <w:rFonts w:ascii="Arial" w:hAnsi="Arial" w:cs="Arial"/>
            <w:sz w:val="24"/>
            <w:szCs w:val="24"/>
          </w:rPr>
          <w:t>:</w:t>
        </w:r>
      </w:ins>
      <w:del w:id="1896" w:author="Lektorat Bauer" w:date="2025-02-27T17:12:00Z" w16du:dateUtc="2025-02-27T16:12:00Z">
        <w:r w:rsidRPr="00944672" w:rsidDel="00862F2D">
          <w:rPr>
            <w:rFonts w:ascii="Arial" w:hAnsi="Arial" w:cs="Arial"/>
            <w:sz w:val="24"/>
            <w:szCs w:val="24"/>
          </w:rPr>
          <w:delText>,</w:delText>
        </w:r>
      </w:del>
      <w:r w:rsidRPr="00944672">
        <w:rPr>
          <w:rFonts w:ascii="Arial" w:hAnsi="Arial" w:cs="Arial"/>
          <w:sz w:val="24"/>
          <w:szCs w:val="24"/>
        </w:rPr>
        <w:t xml:space="preserve"> „</w:t>
      </w:r>
      <w:ins w:id="1897" w:author="Lektorat Bauer" w:date="2025-02-27T17:12:00Z" w16du:dateUtc="2025-02-27T16:12:00Z">
        <w:r w:rsidR="00862F2D">
          <w:rPr>
            <w:rFonts w:ascii="Arial" w:hAnsi="Arial" w:cs="Arial"/>
            <w:sz w:val="24"/>
            <w:szCs w:val="24"/>
          </w:rPr>
          <w:t>W</w:t>
        </w:r>
      </w:ins>
      <w:del w:id="1898" w:author="Lektorat Bauer" w:date="2025-02-27T17:12:00Z" w16du:dateUtc="2025-02-27T16:12:00Z">
        <w:r w:rsidRPr="00944672" w:rsidDel="00862F2D">
          <w:rPr>
            <w:rFonts w:ascii="Arial" w:hAnsi="Arial" w:cs="Arial"/>
            <w:sz w:val="24"/>
            <w:szCs w:val="24"/>
          </w:rPr>
          <w:delText>w</w:delText>
        </w:r>
      </w:del>
      <w:r w:rsidRPr="00944672">
        <w:rPr>
          <w:rFonts w:ascii="Arial" w:hAnsi="Arial" w:cs="Arial"/>
          <w:sz w:val="24"/>
          <w:szCs w:val="24"/>
        </w:rPr>
        <w:t>ir klären die Stellen und dann bilden 6 Stunden Teams, 15 Min</w:t>
      </w:r>
      <w:ins w:id="1899" w:author="Lektorat Bauer" w:date="2025-02-27T17:12:00Z" w16du:dateUtc="2025-02-27T16:12:00Z">
        <w:r w:rsidR="00862F2D">
          <w:rPr>
            <w:rFonts w:ascii="Arial" w:hAnsi="Arial" w:cs="Arial"/>
            <w:sz w:val="24"/>
            <w:szCs w:val="24"/>
          </w:rPr>
          <w:t>uten</w:t>
        </w:r>
      </w:ins>
      <w:r w:rsidRPr="00944672">
        <w:rPr>
          <w:rFonts w:ascii="Arial" w:hAnsi="Arial" w:cs="Arial"/>
          <w:sz w:val="24"/>
          <w:szCs w:val="24"/>
        </w:rPr>
        <w:t xml:space="preserve"> Übergang für die Zuwegung.“ Die anderen nickten. „Um der Nachfrage zuvorzukommen, die Begleitschutzplanung geben wir an ein anderes Team ab. Hier aufzupassen ist jetzt wichtiger.“ Zustimmendes Nicken zeigt</w:t>
      </w:r>
      <w:ins w:id="1900" w:author="Lektorat Bauer" w:date="2025-02-27T17:13:00Z" w16du:dateUtc="2025-02-27T16:13:00Z">
        <w:r w:rsidR="00862F2D">
          <w:rPr>
            <w:rFonts w:ascii="Arial" w:hAnsi="Arial" w:cs="Arial"/>
            <w:sz w:val="24"/>
            <w:szCs w:val="24"/>
          </w:rPr>
          <w:t>e</w:t>
        </w:r>
      </w:ins>
      <w:r w:rsidRPr="00944672">
        <w:rPr>
          <w:rFonts w:ascii="Arial" w:hAnsi="Arial" w:cs="Arial"/>
          <w:sz w:val="24"/>
          <w:szCs w:val="24"/>
        </w:rPr>
        <w:t xml:space="preserve"> ihm, dass das Team ähnlich </w:t>
      </w:r>
      <w:del w:id="1901" w:author="Lektorat Bauer" w:date="2025-02-27T17:13:00Z" w16du:dateUtc="2025-02-27T16:13:00Z">
        <w:r w:rsidRPr="00944672" w:rsidDel="00862F2D">
          <w:rPr>
            <w:rFonts w:ascii="Arial" w:hAnsi="Arial" w:cs="Arial"/>
            <w:sz w:val="24"/>
            <w:szCs w:val="24"/>
          </w:rPr>
          <w:delText>gedacht hatte</w:delText>
        </w:r>
      </w:del>
      <w:ins w:id="1902" w:author="Lektorat Bauer" w:date="2025-02-27T17:13:00Z" w16du:dateUtc="2025-02-27T16:13:00Z">
        <w:r w:rsidR="00862F2D">
          <w:rPr>
            <w:rFonts w:ascii="Arial" w:hAnsi="Arial" w:cs="Arial"/>
            <w:sz w:val="24"/>
            <w:szCs w:val="24"/>
          </w:rPr>
          <w:t>dachte</w:t>
        </w:r>
      </w:ins>
      <w:r w:rsidRPr="00944672">
        <w:rPr>
          <w:rFonts w:ascii="Arial" w:hAnsi="Arial" w:cs="Arial"/>
          <w:sz w:val="24"/>
          <w:szCs w:val="24"/>
        </w:rPr>
        <w:t>.</w:t>
      </w:r>
    </w:p>
    <w:p w14:paraId="3AE1A897" w14:textId="35626613"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In Anlehnung an die britische SAS wurde auch die malaysische Special Branch in Gruppen von 60 Mitglieder</w:t>
      </w:r>
      <w:ins w:id="1903" w:author="Lektorat Bauer" w:date="2025-02-27T17:13:00Z" w16du:dateUtc="2025-02-27T16:13:00Z">
        <w:r w:rsidR="00862F2D">
          <w:rPr>
            <w:rFonts w:ascii="Arial" w:hAnsi="Arial" w:cs="Arial"/>
            <w:sz w:val="24"/>
            <w:szCs w:val="24"/>
          </w:rPr>
          <w:t>n</w:t>
        </w:r>
      </w:ins>
      <w:r w:rsidRPr="00944672">
        <w:rPr>
          <w:rFonts w:ascii="Arial" w:hAnsi="Arial" w:cs="Arial"/>
          <w:sz w:val="24"/>
          <w:szCs w:val="24"/>
        </w:rPr>
        <w:t xml:space="preserve"> unterteilt, und diese wiederum </w:t>
      </w:r>
      <w:del w:id="1904" w:author="Lektorat Bauer" w:date="2025-02-27T17:13:00Z" w16du:dateUtc="2025-02-27T16:13:00Z">
        <w:r w:rsidRPr="00944672" w:rsidDel="00862F2D">
          <w:rPr>
            <w:rFonts w:ascii="Arial" w:hAnsi="Arial" w:cs="Arial"/>
            <w:sz w:val="24"/>
            <w:szCs w:val="24"/>
          </w:rPr>
          <w:delText xml:space="preserve">bestehen </w:delText>
        </w:r>
      </w:del>
      <w:ins w:id="1905" w:author="Lektorat Bauer" w:date="2025-02-27T17:13:00Z" w16du:dateUtc="2025-02-27T16:13:00Z">
        <w:r w:rsidR="00862F2D">
          <w:rPr>
            <w:rFonts w:ascii="Arial" w:hAnsi="Arial" w:cs="Arial"/>
            <w:sz w:val="24"/>
            <w:szCs w:val="24"/>
          </w:rPr>
          <w:t>bestanden</w:t>
        </w:r>
        <w:r w:rsidR="00862F2D" w:rsidRPr="00944672">
          <w:rPr>
            <w:rFonts w:ascii="Arial" w:hAnsi="Arial" w:cs="Arial"/>
            <w:sz w:val="24"/>
            <w:szCs w:val="24"/>
          </w:rPr>
          <w:t xml:space="preserve"> </w:t>
        </w:r>
      </w:ins>
      <w:r w:rsidRPr="00944672">
        <w:rPr>
          <w:rFonts w:ascii="Arial" w:hAnsi="Arial" w:cs="Arial"/>
          <w:sz w:val="24"/>
          <w:szCs w:val="24"/>
        </w:rPr>
        <w:t>aus je vier Teams mit je 15 Mitgliedern. Haziqs Gruppe war die ‚K-Group‘</w:t>
      </w:r>
      <w:ins w:id="1906" w:author="Lektorat Bauer" w:date="2025-02-27T17:13:00Z" w16du:dateUtc="2025-02-27T16:13:00Z">
        <w:r w:rsidR="00862F2D">
          <w:rPr>
            <w:rFonts w:ascii="Arial" w:hAnsi="Arial" w:cs="Arial"/>
            <w:sz w:val="24"/>
            <w:szCs w:val="24"/>
          </w:rPr>
          <w:t>,</w:t>
        </w:r>
      </w:ins>
      <w:r w:rsidRPr="00944672">
        <w:rPr>
          <w:rFonts w:ascii="Arial" w:hAnsi="Arial" w:cs="Arial"/>
          <w:sz w:val="24"/>
          <w:szCs w:val="24"/>
        </w:rPr>
        <w:t xml:space="preserve"> die auf Terrorabwehr in der Großstadt spezialisiert </w:t>
      </w:r>
      <w:del w:id="1907" w:author="Lektorat Bauer" w:date="2025-02-27T17:13:00Z" w16du:dateUtc="2025-02-27T16:13:00Z">
        <w:r w:rsidRPr="00944672" w:rsidDel="00862F2D">
          <w:rPr>
            <w:rFonts w:ascii="Arial" w:hAnsi="Arial" w:cs="Arial"/>
            <w:sz w:val="24"/>
            <w:szCs w:val="24"/>
          </w:rPr>
          <w:delText>hatte</w:delText>
        </w:r>
      </w:del>
      <w:ins w:id="1908" w:author="Lektorat Bauer" w:date="2025-02-27T17:13:00Z" w16du:dateUtc="2025-02-27T16:13:00Z">
        <w:r w:rsidR="00862F2D">
          <w:rPr>
            <w:rFonts w:ascii="Arial" w:hAnsi="Arial" w:cs="Arial"/>
            <w:sz w:val="24"/>
            <w:szCs w:val="24"/>
          </w:rPr>
          <w:t>war</w:t>
        </w:r>
      </w:ins>
      <w:r w:rsidRPr="00944672">
        <w:rPr>
          <w:rFonts w:ascii="Arial" w:hAnsi="Arial" w:cs="Arial"/>
          <w:sz w:val="24"/>
          <w:szCs w:val="24"/>
        </w:rPr>
        <w:t>. Bei Einsätzen in den Städten hatte immer ‚K‘ die Führung.</w:t>
      </w:r>
    </w:p>
    <w:p w14:paraId="7E0D8490" w14:textId="4D5B64D5"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Haziq wandte sich an seine Leute und sagte: „</w:t>
      </w:r>
      <w:r w:rsidRPr="00944672">
        <w:rPr>
          <w:rFonts w:ascii="Arial" w:hAnsi="Arial" w:cs="Arial"/>
          <w:noProof/>
          <w:sz w:val="24"/>
          <w:szCs w:val="24"/>
        </w:rPr>
        <w:t>Saisang</w:t>
      </w:r>
      <w:r w:rsidRPr="00944672">
        <w:rPr>
          <w:rFonts w:ascii="Arial" w:hAnsi="Arial" w:cs="Arial"/>
          <w:sz w:val="24"/>
          <w:szCs w:val="24"/>
        </w:rPr>
        <w:t xml:space="preserve"> und </w:t>
      </w:r>
      <w:r w:rsidRPr="00944672">
        <w:rPr>
          <w:rFonts w:ascii="Arial" w:hAnsi="Arial" w:cs="Arial"/>
          <w:noProof/>
          <w:sz w:val="24"/>
          <w:szCs w:val="24"/>
        </w:rPr>
        <w:t>Muzir</w:t>
      </w:r>
      <w:r w:rsidRPr="00944672">
        <w:rPr>
          <w:rFonts w:ascii="Arial" w:hAnsi="Arial" w:cs="Arial"/>
          <w:sz w:val="24"/>
          <w:szCs w:val="24"/>
        </w:rPr>
        <w:t>, ihr beide seid die ersten. Muzir, du gehst rüber auf die andere Seite, und checkst das Schussfeld, um herauszufinden</w:t>
      </w:r>
      <w:ins w:id="1909" w:author="Lektorat Bauer" w:date="2025-02-27T17:14:00Z" w16du:dateUtc="2025-02-27T16:14:00Z">
        <w:r w:rsidR="00862F2D">
          <w:rPr>
            <w:rFonts w:ascii="Arial" w:hAnsi="Arial" w:cs="Arial"/>
            <w:sz w:val="24"/>
            <w:szCs w:val="24"/>
          </w:rPr>
          <w:t>,</w:t>
        </w:r>
      </w:ins>
      <w:r w:rsidRPr="00944672">
        <w:rPr>
          <w:rFonts w:ascii="Arial" w:hAnsi="Arial" w:cs="Arial"/>
          <w:sz w:val="24"/>
          <w:szCs w:val="24"/>
        </w:rPr>
        <w:t xml:space="preserve"> wo am besten das Back-up-Team stationiert sein kann. Saisang, Du lässt dir die Stelle beschreiben, die Tia gefunden hat. Schau dir alles ganz genau</w:t>
      </w:r>
      <w:ins w:id="1910" w:author="Lektorat Bauer" w:date="2025-02-27T17:14:00Z" w16du:dateUtc="2025-02-27T16:14:00Z">
        <w:r w:rsidR="00862F2D">
          <w:rPr>
            <w:rFonts w:ascii="Arial" w:hAnsi="Arial" w:cs="Arial"/>
            <w:sz w:val="24"/>
            <w:szCs w:val="24"/>
          </w:rPr>
          <w:t xml:space="preserve"> in</w:t>
        </w:r>
      </w:ins>
      <w:r w:rsidRPr="00944672">
        <w:rPr>
          <w:rFonts w:ascii="Arial" w:hAnsi="Arial" w:cs="Arial"/>
          <w:sz w:val="24"/>
          <w:szCs w:val="24"/>
        </w:rPr>
        <w:t xml:space="preserve"> eine</w:t>
      </w:r>
      <w:ins w:id="1911" w:author="Lektorat Bauer" w:date="2025-02-27T17:14:00Z" w16du:dateUtc="2025-02-27T16:14:00Z">
        <w:r w:rsidR="00862F2D">
          <w:rPr>
            <w:rFonts w:ascii="Arial" w:hAnsi="Arial" w:cs="Arial"/>
            <w:sz w:val="24"/>
            <w:szCs w:val="24"/>
          </w:rPr>
          <w:t>m</w:t>
        </w:r>
      </w:ins>
      <w:del w:id="1912" w:author="Lektorat Bauer" w:date="2025-02-27T17:14:00Z" w16du:dateUtc="2025-02-27T16:14:00Z">
        <w:r w:rsidRPr="00944672" w:rsidDel="00862F2D">
          <w:rPr>
            <w:rFonts w:ascii="Arial" w:hAnsi="Arial" w:cs="Arial"/>
            <w:sz w:val="24"/>
            <w:szCs w:val="24"/>
          </w:rPr>
          <w:delText>n</w:delText>
        </w:r>
      </w:del>
      <w:r w:rsidRPr="00944672">
        <w:rPr>
          <w:rFonts w:ascii="Arial" w:hAnsi="Arial" w:cs="Arial"/>
          <w:sz w:val="24"/>
          <w:szCs w:val="24"/>
        </w:rPr>
        <w:t xml:space="preserve"> 10</w:t>
      </w:r>
      <w:ins w:id="1913" w:author="Lektorat Bauer" w:date="2025-02-27T17:14:00Z" w16du:dateUtc="2025-02-27T16:14:00Z">
        <w:r w:rsidR="00862F2D">
          <w:rPr>
            <w:rFonts w:ascii="Arial" w:hAnsi="Arial" w:cs="Arial"/>
            <w:sz w:val="24"/>
            <w:szCs w:val="24"/>
          </w:rPr>
          <w:t>-</w:t>
        </w:r>
      </w:ins>
      <w:del w:id="1914" w:author="Lektorat Bauer" w:date="2025-02-27T17:14:00Z" w16du:dateUtc="2025-02-27T16:14:00Z">
        <w:r w:rsidRPr="00944672" w:rsidDel="00862F2D">
          <w:rPr>
            <w:rFonts w:ascii="Arial" w:hAnsi="Arial" w:cs="Arial"/>
            <w:sz w:val="24"/>
            <w:szCs w:val="24"/>
          </w:rPr>
          <w:delText xml:space="preserve"> </w:delText>
        </w:r>
      </w:del>
      <w:ins w:id="1915" w:author="Lektorat Bauer" w:date="2025-02-27T17:14:00Z" w16du:dateUtc="2025-02-27T16:14:00Z">
        <w:r w:rsidR="00862F2D">
          <w:rPr>
            <w:rFonts w:ascii="Arial" w:hAnsi="Arial" w:cs="Arial"/>
            <w:sz w:val="24"/>
            <w:szCs w:val="24"/>
          </w:rPr>
          <w:t>Meter</w:t>
        </w:r>
      </w:ins>
      <w:del w:id="1916" w:author="Lektorat Bauer" w:date="2025-02-27T17:14:00Z" w16du:dateUtc="2025-02-27T16:14:00Z">
        <w:r w:rsidRPr="00944672" w:rsidDel="00862F2D">
          <w:rPr>
            <w:rFonts w:ascii="Arial" w:hAnsi="Arial" w:cs="Arial"/>
            <w:sz w:val="24"/>
            <w:szCs w:val="24"/>
          </w:rPr>
          <w:delText>m</w:delText>
        </w:r>
      </w:del>
      <w:ins w:id="1917" w:author="Lektorat Bauer" w:date="2025-02-27T17:14:00Z" w16du:dateUtc="2025-02-27T16:14:00Z">
        <w:r w:rsidR="00862F2D">
          <w:rPr>
            <w:rFonts w:ascii="Arial" w:hAnsi="Arial" w:cs="Arial"/>
            <w:sz w:val="24"/>
            <w:szCs w:val="24"/>
          </w:rPr>
          <w:t>-</w:t>
        </w:r>
      </w:ins>
      <w:del w:id="1918" w:author="Lektorat Bauer" w:date="2025-02-27T17:14:00Z" w16du:dateUtc="2025-02-27T16:14:00Z">
        <w:r w:rsidRPr="00944672" w:rsidDel="00862F2D">
          <w:rPr>
            <w:rFonts w:ascii="Arial" w:hAnsi="Arial" w:cs="Arial"/>
            <w:sz w:val="24"/>
            <w:szCs w:val="24"/>
          </w:rPr>
          <w:delText xml:space="preserve"> </w:delText>
        </w:r>
      </w:del>
      <w:r w:rsidRPr="00944672">
        <w:rPr>
          <w:rFonts w:ascii="Arial" w:hAnsi="Arial" w:cs="Arial"/>
          <w:sz w:val="24"/>
          <w:szCs w:val="24"/>
        </w:rPr>
        <w:t>Umkreis an. Ob es dort bereits Fallen gibt oder ob Fallen vorbereitet worden sind.“ Die beiden nickten und machten sich auf den Weg, um mit einem Jeep zur Kreuzung zu fahren.</w:t>
      </w:r>
    </w:p>
    <w:p w14:paraId="67A3951A" w14:textId="7CF10FEE"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Als Saisang an der Stelle ankam, die Tia ihm beschrieben hatte, begann er mit einer systematischen Umkreissuche. Nach </w:t>
      </w:r>
      <w:ins w:id="1919" w:author="Lektorat Bauer" w:date="2025-02-27T17:14:00Z" w16du:dateUtc="2025-02-27T16:14:00Z">
        <w:r w:rsidR="00862F2D">
          <w:rPr>
            <w:rFonts w:ascii="Arial" w:hAnsi="Arial" w:cs="Arial"/>
            <w:sz w:val="24"/>
            <w:szCs w:val="24"/>
          </w:rPr>
          <w:t>zehn</w:t>
        </w:r>
      </w:ins>
      <w:del w:id="1920" w:author="Lektorat Bauer" w:date="2025-02-27T17:14:00Z" w16du:dateUtc="2025-02-27T16:14:00Z">
        <w:r w:rsidRPr="00944672" w:rsidDel="00862F2D">
          <w:rPr>
            <w:rFonts w:ascii="Arial" w:hAnsi="Arial" w:cs="Arial"/>
            <w:sz w:val="24"/>
            <w:szCs w:val="24"/>
          </w:rPr>
          <w:delText>10</w:delText>
        </w:r>
      </w:del>
      <w:r w:rsidRPr="00944672">
        <w:rPr>
          <w:rFonts w:ascii="Arial" w:hAnsi="Arial" w:cs="Arial"/>
          <w:sz w:val="24"/>
          <w:szCs w:val="24"/>
        </w:rPr>
        <w:t xml:space="preserve"> Minuten fand er eine Stelle, die so aussah, </w:t>
      </w:r>
      <w:commentRangeStart w:id="1921"/>
      <w:r w:rsidRPr="00944672">
        <w:rPr>
          <w:rFonts w:ascii="Arial" w:hAnsi="Arial" w:cs="Arial"/>
          <w:sz w:val="24"/>
          <w:szCs w:val="24"/>
        </w:rPr>
        <w:t>als wäre dort eine Vorbereitung für ein Versteck</w:t>
      </w:r>
      <w:commentRangeEnd w:id="1921"/>
      <w:r w:rsidR="00862F2D">
        <w:rPr>
          <w:rStyle w:val="Kommentarzeichen"/>
        </w:rPr>
        <w:commentReference w:id="1921"/>
      </w:r>
      <w:r w:rsidRPr="00944672">
        <w:rPr>
          <w:rFonts w:ascii="Arial" w:hAnsi="Arial" w:cs="Arial"/>
          <w:sz w:val="24"/>
          <w:szCs w:val="24"/>
        </w:rPr>
        <w:t>. Zu klein für einen Menschen, aber groß genug, um Material zu verstauen.</w:t>
      </w:r>
    </w:p>
    <w:p w14:paraId="5372724F" w14:textId="77777777" w:rsidR="00862F2D" w:rsidRDefault="00944672" w:rsidP="00623B68">
      <w:pPr>
        <w:autoSpaceDE w:val="0"/>
        <w:autoSpaceDN w:val="0"/>
        <w:adjustRightInd w:val="0"/>
        <w:spacing w:after="0" w:line="360" w:lineRule="auto"/>
        <w:ind w:firstLine="227"/>
        <w:jc w:val="both"/>
        <w:rPr>
          <w:ins w:id="1922" w:author="Lektorat Bauer" w:date="2025-02-27T17:15:00Z" w16du:dateUtc="2025-02-27T16:15:00Z"/>
          <w:rFonts w:ascii="Arial" w:hAnsi="Arial" w:cs="Arial"/>
          <w:sz w:val="24"/>
          <w:szCs w:val="24"/>
        </w:rPr>
      </w:pPr>
      <w:r w:rsidRPr="00944672">
        <w:rPr>
          <w:rFonts w:ascii="Arial" w:hAnsi="Arial" w:cs="Arial"/>
          <w:sz w:val="24"/>
          <w:szCs w:val="24"/>
        </w:rPr>
        <w:t>Er griff an sein Com-Set und rief Muzir. „Muzir, ich habe etwas gefunden. Sieht aus wie eine Ablage für ein Depot</w:t>
      </w:r>
      <w:del w:id="1923" w:author="Lektorat Bauer" w:date="2025-02-27T17:15:00Z" w16du:dateUtc="2025-02-27T16:15:00Z">
        <w:r w:rsidRPr="00944672" w:rsidDel="00862F2D">
          <w:rPr>
            <w:rFonts w:ascii="Arial" w:hAnsi="Arial" w:cs="Arial"/>
            <w:sz w:val="24"/>
            <w:szCs w:val="24"/>
          </w:rPr>
          <w:delText xml:space="preserve"> aus</w:delText>
        </w:r>
      </w:del>
      <w:r w:rsidRPr="00944672">
        <w:rPr>
          <w:rFonts w:ascii="Arial" w:hAnsi="Arial" w:cs="Arial"/>
          <w:sz w:val="24"/>
          <w:szCs w:val="24"/>
        </w:rPr>
        <w:t xml:space="preserve">.“ </w:t>
      </w:r>
    </w:p>
    <w:p w14:paraId="224F24B7" w14:textId="77777777" w:rsidR="00862F2D" w:rsidRDefault="00944672" w:rsidP="00623B68">
      <w:pPr>
        <w:autoSpaceDE w:val="0"/>
        <w:autoSpaceDN w:val="0"/>
        <w:adjustRightInd w:val="0"/>
        <w:spacing w:after="0" w:line="360" w:lineRule="auto"/>
        <w:ind w:firstLine="227"/>
        <w:jc w:val="both"/>
        <w:rPr>
          <w:ins w:id="1924" w:author="Lektorat Bauer" w:date="2025-02-27T17:15:00Z" w16du:dateUtc="2025-02-27T16:15:00Z"/>
          <w:rFonts w:ascii="Arial" w:hAnsi="Arial" w:cs="Arial"/>
          <w:sz w:val="24"/>
          <w:szCs w:val="24"/>
        </w:rPr>
      </w:pPr>
      <w:r w:rsidRPr="00944672">
        <w:rPr>
          <w:rFonts w:ascii="Arial" w:hAnsi="Arial" w:cs="Arial"/>
          <w:sz w:val="24"/>
          <w:szCs w:val="24"/>
        </w:rPr>
        <w:t xml:space="preserve">„Das ist interessant, ich habe dich im Visier! Von hier drüben gibt es einen Blickwinkel, von dem ich die gesamte Kreuzung einsehen kann, und von der ich auch das Depot einsehen kann.“ </w:t>
      </w:r>
    </w:p>
    <w:p w14:paraId="340AAA03" w14:textId="77777777" w:rsidR="00862F2D" w:rsidRDefault="00944672" w:rsidP="00623B68">
      <w:pPr>
        <w:autoSpaceDE w:val="0"/>
        <w:autoSpaceDN w:val="0"/>
        <w:adjustRightInd w:val="0"/>
        <w:spacing w:after="0" w:line="360" w:lineRule="auto"/>
        <w:ind w:firstLine="227"/>
        <w:jc w:val="both"/>
        <w:rPr>
          <w:ins w:id="1925" w:author="Lektorat Bauer" w:date="2025-02-27T17:15:00Z" w16du:dateUtc="2025-02-27T16:15:00Z"/>
          <w:rFonts w:ascii="Arial" w:hAnsi="Arial" w:cs="Arial"/>
          <w:sz w:val="24"/>
          <w:szCs w:val="24"/>
        </w:rPr>
      </w:pPr>
      <w:r w:rsidRPr="00944672">
        <w:rPr>
          <w:rFonts w:ascii="Arial" w:hAnsi="Arial" w:cs="Arial"/>
          <w:sz w:val="24"/>
          <w:szCs w:val="24"/>
        </w:rPr>
        <w:lastRenderedPageBreak/>
        <w:t>„</w:t>
      </w:r>
      <w:del w:id="1926" w:author="Lektorat Bauer" w:date="2025-02-27T17:15:00Z" w16du:dateUtc="2025-02-27T16:15:00Z">
        <w:r w:rsidRPr="00944672" w:rsidDel="00862F2D">
          <w:rPr>
            <w:rFonts w:ascii="Arial" w:hAnsi="Arial" w:cs="Arial"/>
            <w:sz w:val="24"/>
            <w:szCs w:val="24"/>
          </w:rPr>
          <w:delText xml:space="preserve">Das ist </w:delText>
        </w:r>
        <w:commentRangeStart w:id="1927"/>
        <w:r w:rsidRPr="00944672" w:rsidDel="00862F2D">
          <w:rPr>
            <w:rFonts w:ascii="Arial" w:hAnsi="Arial" w:cs="Arial"/>
            <w:sz w:val="24"/>
            <w:szCs w:val="24"/>
          </w:rPr>
          <w:delText>ja</w:delText>
        </w:r>
      </w:del>
      <w:commentRangeEnd w:id="1927"/>
      <w:r w:rsidR="00862F2D">
        <w:rPr>
          <w:rStyle w:val="Kommentarzeichen"/>
        </w:rPr>
        <w:commentReference w:id="1927"/>
      </w:r>
      <w:del w:id="1928" w:author="Lektorat Bauer" w:date="2025-02-27T17:15:00Z" w16du:dateUtc="2025-02-27T16:15:00Z">
        <w:r w:rsidRPr="00944672" w:rsidDel="00862F2D">
          <w:rPr>
            <w:rFonts w:ascii="Arial" w:hAnsi="Arial" w:cs="Arial"/>
            <w:sz w:val="24"/>
            <w:szCs w:val="24"/>
          </w:rPr>
          <w:delText xml:space="preserve"> interessant. </w:delText>
        </w:r>
      </w:del>
      <w:r w:rsidRPr="00944672">
        <w:rPr>
          <w:rFonts w:ascii="Arial" w:hAnsi="Arial" w:cs="Arial"/>
          <w:sz w:val="24"/>
          <w:szCs w:val="24"/>
        </w:rPr>
        <w:t xml:space="preserve">Das würde bedeuten, dass hier etwas geplant ist, und dass die Person, die hier agiert, eindeutig ersetzbar ist.“ </w:t>
      </w:r>
    </w:p>
    <w:p w14:paraId="099BEBFA" w14:textId="3F46AD5E"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„Dann lass uns jetzt zwei Beobachtungspositionen suchen, von denen wir beide Stellen einsehen können</w:t>
      </w:r>
      <w:ins w:id="1929" w:author="Lektorat Bauer" w:date="2025-02-27T17:15:00Z" w16du:dateUtc="2025-02-27T16:15:00Z">
        <w:r w:rsidR="00862F2D">
          <w:rPr>
            <w:rFonts w:ascii="Arial" w:hAnsi="Arial" w:cs="Arial"/>
            <w:sz w:val="24"/>
            <w:szCs w:val="24"/>
          </w:rPr>
          <w:t>.</w:t>
        </w:r>
      </w:ins>
      <w:del w:id="1930" w:author="Lektorat Bauer" w:date="2025-02-27T17:15:00Z" w16du:dateUtc="2025-02-27T16:15:00Z">
        <w:r w:rsidRPr="00944672" w:rsidDel="00862F2D">
          <w:rPr>
            <w:rFonts w:ascii="Arial" w:hAnsi="Arial" w:cs="Arial"/>
            <w:sz w:val="24"/>
            <w:szCs w:val="24"/>
          </w:rPr>
          <w:delText>,</w:delText>
        </w:r>
      </w:del>
      <w:r w:rsidRPr="00944672">
        <w:rPr>
          <w:rFonts w:ascii="Arial" w:hAnsi="Arial" w:cs="Arial"/>
          <w:sz w:val="24"/>
          <w:szCs w:val="24"/>
        </w:rPr>
        <w:t xml:space="preserve"> </w:t>
      </w:r>
      <w:ins w:id="1931" w:author="Lektorat Bauer" w:date="2025-02-27T17:15:00Z" w16du:dateUtc="2025-02-27T16:15:00Z">
        <w:r w:rsidR="00862F2D">
          <w:rPr>
            <w:rFonts w:ascii="Arial" w:hAnsi="Arial" w:cs="Arial"/>
            <w:sz w:val="24"/>
            <w:szCs w:val="24"/>
          </w:rPr>
          <w:t>D</w:t>
        </w:r>
      </w:ins>
      <w:del w:id="1932" w:author="Lektorat Bauer" w:date="2025-02-27T17:15:00Z" w16du:dateUtc="2025-02-27T16:15:00Z">
        <w:r w:rsidRPr="00944672" w:rsidDel="00862F2D">
          <w:rPr>
            <w:rFonts w:ascii="Arial" w:hAnsi="Arial" w:cs="Arial"/>
            <w:sz w:val="24"/>
            <w:szCs w:val="24"/>
          </w:rPr>
          <w:delText>d</w:delText>
        </w:r>
      </w:del>
      <w:r w:rsidRPr="00944672">
        <w:rPr>
          <w:rFonts w:ascii="Arial" w:hAnsi="Arial" w:cs="Arial"/>
          <w:sz w:val="24"/>
          <w:szCs w:val="24"/>
        </w:rPr>
        <w:t>ann warten wir ab, was passiert.“</w:t>
      </w:r>
    </w:p>
    <w:p w14:paraId="2C360405" w14:textId="77777777" w:rsidR="00862F2D" w:rsidRDefault="00944672" w:rsidP="00623B68">
      <w:pPr>
        <w:autoSpaceDE w:val="0"/>
        <w:autoSpaceDN w:val="0"/>
        <w:adjustRightInd w:val="0"/>
        <w:spacing w:after="0" w:line="360" w:lineRule="auto"/>
        <w:ind w:firstLine="227"/>
        <w:jc w:val="both"/>
        <w:rPr>
          <w:ins w:id="1933" w:author="Lektorat Bauer" w:date="2025-02-27T17:16:00Z" w16du:dateUtc="2025-02-27T16:16:00Z"/>
          <w:rFonts w:ascii="Arial" w:hAnsi="Arial" w:cs="Arial"/>
          <w:sz w:val="24"/>
          <w:szCs w:val="24"/>
        </w:rPr>
      </w:pPr>
      <w:r w:rsidRPr="00944672">
        <w:rPr>
          <w:rFonts w:ascii="Arial" w:hAnsi="Arial" w:cs="Arial"/>
          <w:sz w:val="24"/>
          <w:szCs w:val="24"/>
        </w:rPr>
        <w:t xml:space="preserve">Nach weiteren </w:t>
      </w:r>
      <w:ins w:id="1934" w:author="Lektorat Bauer" w:date="2025-02-27T17:15:00Z" w16du:dateUtc="2025-02-27T16:15:00Z">
        <w:r w:rsidR="00862F2D">
          <w:rPr>
            <w:rFonts w:ascii="Arial" w:hAnsi="Arial" w:cs="Arial"/>
            <w:sz w:val="24"/>
            <w:szCs w:val="24"/>
          </w:rPr>
          <w:t>fünf</w:t>
        </w:r>
      </w:ins>
      <w:del w:id="1935" w:author="Lektorat Bauer" w:date="2025-02-27T17:15:00Z" w16du:dateUtc="2025-02-27T16:15:00Z">
        <w:r w:rsidRPr="00944672" w:rsidDel="00862F2D">
          <w:rPr>
            <w:rFonts w:ascii="Arial" w:hAnsi="Arial" w:cs="Arial"/>
            <w:sz w:val="24"/>
            <w:szCs w:val="24"/>
          </w:rPr>
          <w:delText>5</w:delText>
        </w:r>
      </w:del>
      <w:r w:rsidRPr="00944672">
        <w:rPr>
          <w:rFonts w:ascii="Arial" w:hAnsi="Arial" w:cs="Arial"/>
          <w:sz w:val="24"/>
          <w:szCs w:val="24"/>
        </w:rPr>
        <w:t xml:space="preserve"> Minuten meldete sich Muzir erneut: „Jetzt wird es spannend</w:t>
      </w:r>
      <w:del w:id="1936" w:author="Lektorat Bauer" w:date="2025-02-27T17:16:00Z" w16du:dateUtc="2025-02-27T16:16:00Z">
        <w:r w:rsidRPr="00944672" w:rsidDel="00862F2D">
          <w:rPr>
            <w:rFonts w:ascii="Arial" w:hAnsi="Arial" w:cs="Arial"/>
            <w:sz w:val="24"/>
            <w:szCs w:val="24"/>
          </w:rPr>
          <w:delText>,</w:delText>
        </w:r>
      </w:del>
      <w:ins w:id="1937" w:author="Lektorat Bauer" w:date="2025-02-27T17:16:00Z" w16du:dateUtc="2025-02-27T16:16:00Z">
        <w:r w:rsidR="00862F2D">
          <w:rPr>
            <w:rFonts w:ascii="Arial" w:hAnsi="Arial" w:cs="Arial"/>
            <w:sz w:val="24"/>
            <w:szCs w:val="24"/>
          </w:rPr>
          <w:t>.</w:t>
        </w:r>
      </w:ins>
      <w:r w:rsidRPr="00944672">
        <w:rPr>
          <w:rFonts w:ascii="Arial" w:hAnsi="Arial" w:cs="Arial"/>
          <w:sz w:val="24"/>
          <w:szCs w:val="24"/>
        </w:rPr>
        <w:t xml:space="preserve"> 20 </w:t>
      </w:r>
      <w:ins w:id="1938" w:author="Lektorat Bauer" w:date="2025-02-27T17:15:00Z" w16du:dateUtc="2025-02-27T16:15:00Z">
        <w:r w:rsidR="00862F2D">
          <w:rPr>
            <w:rFonts w:ascii="Arial" w:hAnsi="Arial" w:cs="Arial"/>
            <w:sz w:val="24"/>
            <w:szCs w:val="24"/>
          </w:rPr>
          <w:t>Meter</w:t>
        </w:r>
      </w:ins>
      <w:del w:id="1939" w:author="Lektorat Bauer" w:date="2025-02-27T17:15:00Z" w16du:dateUtc="2025-02-27T16:15:00Z">
        <w:r w:rsidRPr="00944672" w:rsidDel="00862F2D">
          <w:rPr>
            <w:rFonts w:ascii="Arial" w:hAnsi="Arial" w:cs="Arial"/>
            <w:sz w:val="24"/>
            <w:szCs w:val="24"/>
          </w:rPr>
          <w:delText>m</w:delText>
        </w:r>
      </w:del>
      <w:r w:rsidRPr="00944672">
        <w:rPr>
          <w:rFonts w:ascii="Arial" w:hAnsi="Arial" w:cs="Arial"/>
          <w:sz w:val="24"/>
          <w:szCs w:val="24"/>
        </w:rPr>
        <w:t xml:space="preserve"> hinter meiner Position</w:t>
      </w:r>
      <w:del w:id="1940" w:author="Lektorat Bauer" w:date="2025-02-27T17:15:00Z" w16du:dateUtc="2025-02-27T16:15:00Z">
        <w:r w:rsidRPr="00944672" w:rsidDel="00862F2D">
          <w:rPr>
            <w:rFonts w:ascii="Arial" w:hAnsi="Arial" w:cs="Arial"/>
            <w:sz w:val="24"/>
            <w:szCs w:val="24"/>
          </w:rPr>
          <w:delText>,</w:delText>
        </w:r>
      </w:del>
      <w:r w:rsidRPr="00944672">
        <w:rPr>
          <w:rFonts w:ascii="Arial" w:hAnsi="Arial" w:cs="Arial"/>
          <w:sz w:val="24"/>
          <w:szCs w:val="24"/>
        </w:rPr>
        <w:t xml:space="preserve"> habe ich einen Ausguck gefunden, der aussieht, als wäre es die Beobachtungsposition</w:t>
      </w:r>
      <w:ins w:id="1941" w:author="Lektorat Bauer" w:date="2025-02-27T17:15:00Z" w16du:dateUtc="2025-02-27T16:15:00Z">
        <w:r w:rsidR="00862F2D">
          <w:rPr>
            <w:rFonts w:ascii="Arial" w:hAnsi="Arial" w:cs="Arial"/>
            <w:sz w:val="24"/>
            <w:szCs w:val="24"/>
          </w:rPr>
          <w:t>,</w:t>
        </w:r>
      </w:ins>
      <w:r w:rsidRPr="00944672">
        <w:rPr>
          <w:rFonts w:ascii="Arial" w:hAnsi="Arial" w:cs="Arial"/>
          <w:sz w:val="24"/>
          <w:szCs w:val="24"/>
        </w:rPr>
        <w:t xml:space="preserve"> um meinen Scharfschützen zu beobachten.“ </w:t>
      </w:r>
    </w:p>
    <w:p w14:paraId="3DB88E04" w14:textId="72546F12"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„Wow. So etwas Ähnliches habe ich hier auch gefunden. Ich melde das an Haziq.“ </w:t>
      </w:r>
    </w:p>
    <w:p w14:paraId="6C2D1222" w14:textId="157D36C3"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w:t>
      </w:r>
      <w:r w:rsidRPr="00944672">
        <w:rPr>
          <w:rFonts w:ascii="Arial" w:hAnsi="Arial" w:cs="Arial"/>
          <w:noProof/>
          <w:sz w:val="24"/>
          <w:szCs w:val="24"/>
        </w:rPr>
        <w:t>K1</w:t>
      </w:r>
      <w:r w:rsidRPr="00944672">
        <w:rPr>
          <w:rFonts w:ascii="Arial" w:hAnsi="Arial" w:cs="Arial"/>
          <w:sz w:val="24"/>
          <w:szCs w:val="24"/>
        </w:rPr>
        <w:t xml:space="preserve"> von </w:t>
      </w:r>
      <w:r w:rsidRPr="00944672">
        <w:rPr>
          <w:rFonts w:ascii="Arial" w:hAnsi="Arial" w:cs="Arial"/>
          <w:noProof/>
          <w:sz w:val="24"/>
          <w:szCs w:val="24"/>
        </w:rPr>
        <w:t>K5</w:t>
      </w:r>
      <w:r w:rsidRPr="00944672">
        <w:rPr>
          <w:rFonts w:ascii="Arial" w:hAnsi="Arial" w:cs="Arial"/>
          <w:sz w:val="24"/>
          <w:szCs w:val="24"/>
        </w:rPr>
        <w:t>, bitte kommen</w:t>
      </w:r>
      <w:del w:id="1942" w:author="Lektorat Bauer" w:date="2025-02-27T17:16:00Z" w16du:dateUtc="2025-02-27T16:16:00Z">
        <w:r w:rsidRPr="00944672" w:rsidDel="00862F2D">
          <w:rPr>
            <w:rFonts w:ascii="Arial" w:hAnsi="Arial" w:cs="Arial"/>
            <w:sz w:val="24"/>
            <w:szCs w:val="24"/>
          </w:rPr>
          <w:delText>.</w:delText>
        </w:r>
      </w:del>
      <w:r w:rsidRPr="00944672">
        <w:rPr>
          <w:rFonts w:ascii="Arial" w:hAnsi="Arial" w:cs="Arial"/>
          <w:sz w:val="24"/>
          <w:szCs w:val="24"/>
        </w:rPr>
        <w:t>“</w:t>
      </w:r>
      <w:ins w:id="1943" w:author="Lektorat Bauer" w:date="2025-02-27T17:16:00Z" w16du:dateUtc="2025-02-27T16:16:00Z">
        <w:r w:rsidR="00862F2D">
          <w:rPr>
            <w:rFonts w:ascii="Arial" w:hAnsi="Arial" w:cs="Arial"/>
            <w:sz w:val="24"/>
            <w:szCs w:val="24"/>
          </w:rPr>
          <w:t>,</w:t>
        </w:r>
      </w:ins>
      <w:r w:rsidRPr="00944672">
        <w:rPr>
          <w:rFonts w:ascii="Arial" w:hAnsi="Arial" w:cs="Arial"/>
          <w:sz w:val="24"/>
          <w:szCs w:val="24"/>
        </w:rPr>
        <w:t xml:space="preserve"> </w:t>
      </w:r>
      <w:ins w:id="1944" w:author="Lektorat Bauer" w:date="2025-02-27T17:16:00Z" w16du:dateUtc="2025-02-27T16:16:00Z">
        <w:r w:rsidR="00862F2D">
          <w:rPr>
            <w:rFonts w:ascii="Arial" w:hAnsi="Arial" w:cs="Arial"/>
            <w:sz w:val="24"/>
            <w:szCs w:val="24"/>
          </w:rPr>
          <w:t>m</w:t>
        </w:r>
      </w:ins>
      <w:del w:id="1945" w:author="Lektorat Bauer" w:date="2025-02-27T17:16:00Z" w16du:dateUtc="2025-02-27T16:16:00Z">
        <w:r w:rsidRPr="00944672" w:rsidDel="00862F2D">
          <w:rPr>
            <w:rFonts w:ascii="Arial" w:hAnsi="Arial" w:cs="Arial"/>
            <w:sz w:val="24"/>
            <w:szCs w:val="24"/>
          </w:rPr>
          <w:delText>M</w:delText>
        </w:r>
      </w:del>
      <w:r w:rsidRPr="00944672">
        <w:rPr>
          <w:rFonts w:ascii="Arial" w:hAnsi="Arial" w:cs="Arial"/>
          <w:sz w:val="24"/>
          <w:szCs w:val="24"/>
        </w:rPr>
        <w:t xml:space="preserve">eldete sich Saisang. „Hier </w:t>
      </w:r>
      <w:r w:rsidRPr="00944672">
        <w:rPr>
          <w:rFonts w:ascii="Arial" w:hAnsi="Arial" w:cs="Arial"/>
          <w:noProof/>
          <w:sz w:val="24"/>
          <w:szCs w:val="24"/>
        </w:rPr>
        <w:t>K1</w:t>
      </w:r>
      <w:r w:rsidRPr="00944672">
        <w:rPr>
          <w:rFonts w:ascii="Arial" w:hAnsi="Arial" w:cs="Arial"/>
          <w:sz w:val="24"/>
          <w:szCs w:val="24"/>
        </w:rPr>
        <w:t>, was gibt</w:t>
      </w:r>
      <w:del w:id="1946" w:author="Lektorat Bauer" w:date="2025-02-27T17:16:00Z" w16du:dateUtc="2025-02-27T16:16:00Z">
        <w:r w:rsidRPr="00944672" w:rsidDel="00862F2D">
          <w:rPr>
            <w:rFonts w:ascii="Arial" w:hAnsi="Arial" w:cs="Arial"/>
            <w:sz w:val="24"/>
            <w:szCs w:val="24"/>
          </w:rPr>
          <w:delText>´</w:delText>
        </w:r>
      </w:del>
      <w:ins w:id="1947" w:author="Lektorat Bauer" w:date="2025-02-27T17:16:00Z" w16du:dateUtc="2025-02-27T16:16:00Z">
        <w:r w:rsidR="00862F2D">
          <w:rPr>
            <w:rFonts w:ascii="Arial" w:hAnsi="Arial" w:cs="Arial"/>
            <w:sz w:val="24"/>
            <w:szCs w:val="24"/>
          </w:rPr>
          <w:t>’</w:t>
        </w:r>
      </w:ins>
      <w:r w:rsidRPr="00944672">
        <w:rPr>
          <w:rFonts w:ascii="Arial" w:hAnsi="Arial" w:cs="Arial"/>
          <w:sz w:val="24"/>
          <w:szCs w:val="24"/>
        </w:rPr>
        <w:t xml:space="preserve">s?“ </w:t>
      </w:r>
      <w:ins w:id="1948" w:author="Lektorat Bauer" w:date="2025-02-27T17:16:00Z" w16du:dateUtc="2025-02-27T16:16:00Z">
        <w:r w:rsidR="00862F2D">
          <w:rPr>
            <w:rFonts w:ascii="Arial" w:hAnsi="Arial" w:cs="Arial"/>
            <w:sz w:val="24"/>
            <w:szCs w:val="24"/>
          </w:rPr>
          <w:t xml:space="preserve">– </w:t>
        </w:r>
      </w:ins>
      <w:r w:rsidRPr="00944672">
        <w:rPr>
          <w:rFonts w:ascii="Arial" w:hAnsi="Arial" w:cs="Arial"/>
          <w:sz w:val="24"/>
          <w:szCs w:val="24"/>
        </w:rPr>
        <w:t xml:space="preserve">„Tia hat ein Wespennest gefunden. Je ein </w:t>
      </w:r>
      <w:r w:rsidRPr="00944672">
        <w:rPr>
          <w:rFonts w:ascii="Arial" w:hAnsi="Arial" w:cs="Arial"/>
          <w:noProof/>
          <w:sz w:val="24"/>
          <w:szCs w:val="24"/>
        </w:rPr>
        <w:t>Shooter-Nest</w:t>
      </w:r>
      <w:r w:rsidRPr="00944672">
        <w:rPr>
          <w:rFonts w:ascii="Arial" w:hAnsi="Arial" w:cs="Arial"/>
          <w:sz w:val="24"/>
          <w:szCs w:val="24"/>
        </w:rPr>
        <w:t xml:space="preserve"> sowie ein Monitor-Nest. Wer immer hier aktiv ist, plant etwas Großes. Ich denke, wir sollten hier doppelt besetzen.“</w:t>
      </w:r>
      <w:ins w:id="1949" w:author="Lektorat Bauer" w:date="2025-02-27T17:16:00Z" w16du:dateUtc="2025-02-27T16:16:00Z">
        <w:r w:rsidR="00862F2D">
          <w:rPr>
            <w:rFonts w:ascii="Arial" w:hAnsi="Arial" w:cs="Arial"/>
            <w:sz w:val="24"/>
            <w:szCs w:val="24"/>
          </w:rPr>
          <w:t xml:space="preserve"> –</w:t>
        </w:r>
      </w:ins>
      <w:r w:rsidRPr="00944672">
        <w:rPr>
          <w:rFonts w:ascii="Arial" w:hAnsi="Arial" w:cs="Arial"/>
          <w:sz w:val="24"/>
          <w:szCs w:val="24"/>
        </w:rPr>
        <w:t xml:space="preserve"> „Verstanden. </w:t>
      </w:r>
      <w:r w:rsidRPr="00944672">
        <w:rPr>
          <w:rFonts w:ascii="Arial" w:hAnsi="Arial" w:cs="Arial"/>
          <w:noProof/>
          <w:sz w:val="24"/>
          <w:szCs w:val="24"/>
        </w:rPr>
        <w:t>K1</w:t>
      </w:r>
      <w:r w:rsidRPr="00944672">
        <w:rPr>
          <w:rFonts w:ascii="Arial" w:hAnsi="Arial" w:cs="Arial"/>
          <w:sz w:val="24"/>
          <w:szCs w:val="24"/>
        </w:rPr>
        <w:t xml:space="preserve"> Ende.“</w:t>
      </w:r>
    </w:p>
    <w:p w14:paraId="181D84A9"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Haziq drehte sich zu Tia um und schaute sie lange an. „Wir müssen davon ausgehen, dass die hinter uns her sind.“ Tia nickte. Mit ‚uns‘ meinte er selbstverständlich nicht das Team, sondern den Transport, für den sie im Speziellen Sicherheitsmaßnahmen vorbereiteten.</w:t>
      </w:r>
    </w:p>
    <w:p w14:paraId="3F7706DC"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w:t>
      </w:r>
      <w:r w:rsidRPr="00944672">
        <w:rPr>
          <w:rFonts w:ascii="Arial" w:hAnsi="Arial" w:cs="Arial"/>
          <w:noProof/>
          <w:sz w:val="24"/>
          <w:szCs w:val="24"/>
        </w:rPr>
        <w:t>K7</w:t>
      </w:r>
      <w:r w:rsidRPr="00944672">
        <w:rPr>
          <w:rFonts w:ascii="Arial" w:hAnsi="Arial" w:cs="Arial"/>
          <w:sz w:val="24"/>
          <w:szCs w:val="24"/>
        </w:rPr>
        <w:t xml:space="preserve"> an alle. Hier kommt gerade ein Pick-up der PERHILTAN und fährt in Richtung K5.“ „K1 an alle. Volle Deckung! Selbstschutz freigegeben!“ </w:t>
      </w:r>
    </w:p>
    <w:p w14:paraId="544EF9FE"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PERHILTAN ist die Abkürzung für das Department </w:t>
      </w:r>
      <w:r w:rsidRPr="00944672">
        <w:rPr>
          <w:rFonts w:ascii="Arial" w:hAnsi="Arial" w:cs="Arial"/>
          <w:noProof/>
          <w:sz w:val="24"/>
          <w:szCs w:val="24"/>
        </w:rPr>
        <w:t>of</w:t>
      </w:r>
      <w:r w:rsidRPr="00944672">
        <w:rPr>
          <w:rFonts w:ascii="Arial" w:hAnsi="Arial" w:cs="Arial"/>
          <w:sz w:val="24"/>
          <w:szCs w:val="24"/>
        </w:rPr>
        <w:t xml:space="preserve"> </w:t>
      </w:r>
      <w:r w:rsidRPr="00944672">
        <w:rPr>
          <w:rFonts w:ascii="Arial" w:hAnsi="Arial" w:cs="Arial"/>
          <w:noProof/>
          <w:sz w:val="24"/>
          <w:szCs w:val="24"/>
        </w:rPr>
        <w:t>Wildlife</w:t>
      </w:r>
      <w:r w:rsidRPr="00944672">
        <w:rPr>
          <w:rFonts w:ascii="Arial" w:hAnsi="Arial" w:cs="Arial"/>
          <w:sz w:val="24"/>
          <w:szCs w:val="24"/>
        </w:rPr>
        <w:t xml:space="preserve"> </w:t>
      </w:r>
      <w:r w:rsidRPr="00944672">
        <w:rPr>
          <w:rFonts w:ascii="Arial" w:hAnsi="Arial" w:cs="Arial"/>
          <w:noProof/>
          <w:sz w:val="24"/>
          <w:szCs w:val="24"/>
        </w:rPr>
        <w:t>and</w:t>
      </w:r>
      <w:r w:rsidRPr="00944672">
        <w:rPr>
          <w:rFonts w:ascii="Arial" w:hAnsi="Arial" w:cs="Arial"/>
          <w:sz w:val="24"/>
          <w:szCs w:val="24"/>
        </w:rPr>
        <w:t xml:space="preserve"> </w:t>
      </w:r>
      <w:r w:rsidRPr="00944672">
        <w:rPr>
          <w:rFonts w:ascii="Arial" w:hAnsi="Arial" w:cs="Arial"/>
          <w:noProof/>
          <w:sz w:val="24"/>
          <w:szCs w:val="24"/>
        </w:rPr>
        <w:t>National</w:t>
      </w:r>
      <w:r w:rsidRPr="00944672">
        <w:rPr>
          <w:rFonts w:ascii="Arial" w:hAnsi="Arial" w:cs="Arial"/>
          <w:sz w:val="24"/>
          <w:szCs w:val="24"/>
        </w:rPr>
        <w:t xml:space="preserve"> Parks </w:t>
      </w:r>
      <w:r w:rsidRPr="00944672">
        <w:rPr>
          <w:rFonts w:ascii="Arial" w:hAnsi="Arial" w:cs="Arial"/>
          <w:noProof/>
          <w:sz w:val="24"/>
          <w:szCs w:val="24"/>
        </w:rPr>
        <w:t>Peninsular</w:t>
      </w:r>
      <w:r w:rsidRPr="00944672">
        <w:rPr>
          <w:rFonts w:ascii="Arial" w:hAnsi="Arial" w:cs="Arial"/>
          <w:sz w:val="24"/>
          <w:szCs w:val="24"/>
        </w:rPr>
        <w:t xml:space="preserve"> Malaysia.</w:t>
      </w:r>
    </w:p>
    <w:p w14:paraId="74D95778" w14:textId="69E90F12"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„Tia! Yannis! Auf die Motorräder, die beiden brauchen wahrscheinlich Hilfe. Nehmt die Rennmaschinen!“ </w:t>
      </w:r>
      <w:del w:id="1950" w:author="Lektorat Bauer" w:date="2025-03-07T18:41:00Z" w16du:dateUtc="2025-03-07T17:41:00Z">
        <w:r w:rsidRPr="00944672" w:rsidDel="003C7CCB">
          <w:rPr>
            <w:rFonts w:ascii="Arial" w:hAnsi="Arial" w:cs="Arial"/>
            <w:sz w:val="24"/>
            <w:szCs w:val="24"/>
          </w:rPr>
          <w:delText xml:space="preserve"> </w:delText>
        </w:r>
      </w:del>
      <w:r w:rsidRPr="00944672">
        <w:rPr>
          <w:rFonts w:ascii="Arial" w:hAnsi="Arial" w:cs="Arial"/>
          <w:sz w:val="24"/>
          <w:szCs w:val="24"/>
        </w:rPr>
        <w:t>Haziq hatte kaum ausgesprochen, da waren die beiden bereits</w:t>
      </w:r>
      <w:del w:id="1951" w:author="Lektorat Bauer" w:date="2025-02-27T17:17:00Z" w16du:dateUtc="2025-02-27T16:17:00Z">
        <w:r w:rsidRPr="00944672" w:rsidDel="00E611EC">
          <w:rPr>
            <w:rFonts w:ascii="Arial" w:hAnsi="Arial" w:cs="Arial"/>
            <w:sz w:val="24"/>
            <w:szCs w:val="24"/>
          </w:rPr>
          <w:delText>, mit ihren Waffen</w:delText>
        </w:r>
      </w:del>
      <w:ins w:id="1952" w:author="Lektorat Bauer" w:date="2025-02-27T17:17:00Z" w16du:dateUtc="2025-02-27T16:17:00Z">
        <w:r w:rsidR="00E611EC">
          <w:rPr>
            <w:rFonts w:ascii="Arial" w:hAnsi="Arial" w:cs="Arial"/>
            <w:sz w:val="24"/>
            <w:szCs w:val="24"/>
          </w:rPr>
          <w:t xml:space="preserve"> vollbewaffnet</w:t>
        </w:r>
      </w:ins>
      <w:del w:id="1953" w:author="Lektorat Bauer" w:date="2025-02-27T17:17:00Z" w16du:dateUtc="2025-02-27T16:17:00Z">
        <w:r w:rsidRPr="00944672" w:rsidDel="00E611EC">
          <w:rPr>
            <w:rFonts w:ascii="Arial" w:hAnsi="Arial" w:cs="Arial"/>
            <w:sz w:val="24"/>
            <w:szCs w:val="24"/>
          </w:rPr>
          <w:delText>,</w:delText>
        </w:r>
      </w:del>
      <w:r w:rsidRPr="00944672">
        <w:rPr>
          <w:rFonts w:ascii="Arial" w:hAnsi="Arial" w:cs="Arial"/>
          <w:sz w:val="24"/>
          <w:szCs w:val="24"/>
        </w:rPr>
        <w:t xml:space="preserve"> auf den Weg zu den Motorrädern. </w:t>
      </w:r>
    </w:p>
    <w:p w14:paraId="50FD7A66" w14:textId="5C11702E"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Die Gewehre wurden in der Auspuffverkleidung verstaut, denn die Maschinen sollten auch im Stadtverkehr nicht auffallen</w:t>
      </w:r>
      <w:ins w:id="1954" w:author="Lektorat Bauer" w:date="2025-02-27T17:17:00Z" w16du:dateUtc="2025-02-27T16:17:00Z">
        <w:r w:rsidR="00E611EC">
          <w:rPr>
            <w:rFonts w:ascii="Arial" w:hAnsi="Arial" w:cs="Arial"/>
            <w:sz w:val="24"/>
            <w:szCs w:val="24"/>
          </w:rPr>
          <w:t>.</w:t>
        </w:r>
      </w:ins>
      <w:del w:id="1955" w:author="Lektorat Bauer" w:date="2025-02-27T17:17:00Z" w16du:dateUtc="2025-02-27T16:17:00Z">
        <w:r w:rsidRPr="00944672" w:rsidDel="00E611EC">
          <w:rPr>
            <w:rFonts w:ascii="Arial" w:hAnsi="Arial" w:cs="Arial"/>
            <w:sz w:val="24"/>
            <w:szCs w:val="24"/>
          </w:rPr>
          <w:delText xml:space="preserve"> und</w:delText>
        </w:r>
      </w:del>
      <w:r w:rsidRPr="00944672">
        <w:rPr>
          <w:rFonts w:ascii="Arial" w:hAnsi="Arial" w:cs="Arial"/>
          <w:sz w:val="24"/>
          <w:szCs w:val="24"/>
        </w:rPr>
        <w:t xml:space="preserve"> </w:t>
      </w:r>
      <w:ins w:id="1956" w:author="Lektorat Bauer" w:date="2025-02-27T17:17:00Z" w16du:dateUtc="2025-02-27T16:17:00Z">
        <w:r w:rsidR="00E611EC">
          <w:rPr>
            <w:rFonts w:ascii="Arial" w:hAnsi="Arial" w:cs="Arial"/>
            <w:sz w:val="24"/>
            <w:szCs w:val="24"/>
          </w:rPr>
          <w:t xml:space="preserve">Und </w:t>
        </w:r>
      </w:ins>
      <w:r w:rsidRPr="00944672">
        <w:rPr>
          <w:rFonts w:ascii="Arial" w:hAnsi="Arial" w:cs="Arial"/>
          <w:sz w:val="24"/>
          <w:szCs w:val="24"/>
        </w:rPr>
        <w:t>Langwaffen waren immer auffällig.</w:t>
      </w:r>
    </w:p>
    <w:p w14:paraId="274D72CC" w14:textId="7FBA3C3A"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Die Teams der Special Branch glaub</w:t>
      </w:r>
      <w:ins w:id="1957" w:author="Lektorat Bauer" w:date="2025-02-27T17:17:00Z" w16du:dateUtc="2025-02-27T16:17:00Z">
        <w:r w:rsidR="00E611EC">
          <w:rPr>
            <w:rFonts w:ascii="Arial" w:hAnsi="Arial" w:cs="Arial"/>
            <w:sz w:val="24"/>
            <w:szCs w:val="24"/>
          </w:rPr>
          <w:t>t</w:t>
        </w:r>
      </w:ins>
      <w:r w:rsidRPr="00944672">
        <w:rPr>
          <w:rFonts w:ascii="Arial" w:hAnsi="Arial" w:cs="Arial"/>
          <w:sz w:val="24"/>
          <w:szCs w:val="24"/>
        </w:rPr>
        <w:t xml:space="preserve">en nicht an Zufälle. Sie hatten eine Situation vorgefunden, in der jemand einen Hinterhalt vorbereitete, und noch während sie vor Ort untersuchten, was wohl geplant </w:t>
      </w:r>
      <w:del w:id="1958" w:author="Lektorat Bauer" w:date="2025-02-27T17:17:00Z" w16du:dateUtc="2025-02-27T16:17:00Z">
        <w:r w:rsidRPr="00944672" w:rsidDel="00E611EC">
          <w:rPr>
            <w:rFonts w:ascii="Arial" w:hAnsi="Arial" w:cs="Arial"/>
            <w:sz w:val="24"/>
            <w:szCs w:val="24"/>
          </w:rPr>
          <w:delText>sein</w:delText>
        </w:r>
      </w:del>
      <w:ins w:id="1959" w:author="Lektorat Bauer" w:date="2025-02-27T17:17:00Z" w16du:dateUtc="2025-02-27T16:17:00Z">
        <w:r w:rsidR="00E611EC">
          <w:rPr>
            <w:rFonts w:ascii="Arial" w:hAnsi="Arial" w:cs="Arial"/>
            <w:sz w:val="24"/>
            <w:szCs w:val="24"/>
          </w:rPr>
          <w:t>war</w:t>
        </w:r>
      </w:ins>
      <w:r w:rsidRPr="00944672">
        <w:rPr>
          <w:rFonts w:ascii="Arial" w:hAnsi="Arial" w:cs="Arial"/>
          <w:sz w:val="24"/>
          <w:szCs w:val="24"/>
        </w:rPr>
        <w:t xml:space="preserve">, </w:t>
      </w:r>
      <w:del w:id="1960" w:author="Lektorat Bauer" w:date="2025-02-27T17:17:00Z" w16du:dateUtc="2025-02-27T16:17:00Z">
        <w:r w:rsidRPr="00944672" w:rsidDel="00E611EC">
          <w:rPr>
            <w:rFonts w:ascii="Arial" w:hAnsi="Arial" w:cs="Arial"/>
            <w:sz w:val="24"/>
            <w:szCs w:val="24"/>
          </w:rPr>
          <w:delText xml:space="preserve">kam </w:delText>
        </w:r>
      </w:del>
      <w:ins w:id="1961" w:author="Lektorat Bauer" w:date="2025-02-27T17:17:00Z" w16du:dateUtc="2025-02-27T16:17:00Z">
        <w:r w:rsidR="00E611EC">
          <w:rPr>
            <w:rFonts w:ascii="Arial" w:hAnsi="Arial" w:cs="Arial"/>
            <w:sz w:val="24"/>
            <w:szCs w:val="24"/>
          </w:rPr>
          <w:t>erschien</w:t>
        </w:r>
        <w:r w:rsidR="00E611EC" w:rsidRPr="00944672">
          <w:rPr>
            <w:rFonts w:ascii="Arial" w:hAnsi="Arial" w:cs="Arial"/>
            <w:sz w:val="24"/>
            <w:szCs w:val="24"/>
          </w:rPr>
          <w:t xml:space="preserve"> </w:t>
        </w:r>
      </w:ins>
      <w:r w:rsidRPr="00944672">
        <w:rPr>
          <w:rFonts w:ascii="Arial" w:hAnsi="Arial" w:cs="Arial"/>
          <w:sz w:val="24"/>
          <w:szCs w:val="24"/>
        </w:rPr>
        <w:t xml:space="preserve">ein Pick-up der Forstbehörde. </w:t>
      </w:r>
    </w:p>
    <w:p w14:paraId="6139CA7C" w14:textId="402EDB56"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Das </w:t>
      </w:r>
      <w:ins w:id="1962" w:author="Lektorat Bauer" w:date="2025-02-27T17:18:00Z" w16du:dateUtc="2025-02-27T16:18:00Z">
        <w:r w:rsidR="00E611EC">
          <w:rPr>
            <w:rFonts w:ascii="Arial" w:hAnsi="Arial" w:cs="Arial"/>
            <w:sz w:val="24"/>
            <w:szCs w:val="24"/>
          </w:rPr>
          <w:t>U</w:t>
        </w:r>
      </w:ins>
      <w:del w:id="1963" w:author="Lektorat Bauer" w:date="2025-02-27T17:18:00Z" w16du:dateUtc="2025-02-27T16:18:00Z">
        <w:r w:rsidRPr="00944672" w:rsidDel="00E611EC">
          <w:rPr>
            <w:rFonts w:ascii="Arial" w:hAnsi="Arial" w:cs="Arial"/>
            <w:sz w:val="24"/>
            <w:szCs w:val="24"/>
          </w:rPr>
          <w:delText>u</w:delText>
        </w:r>
      </w:del>
      <w:r w:rsidRPr="00944672">
        <w:rPr>
          <w:rFonts w:ascii="Arial" w:hAnsi="Arial" w:cs="Arial"/>
          <w:sz w:val="24"/>
          <w:szCs w:val="24"/>
        </w:rPr>
        <w:t>ngewöhnliche daran war, dass es hier nur ein paar Bäume in der Nähe des Flughafens gab, und dass dort, außer Vögeln, kein nennenswertes</w:t>
      </w:r>
      <w:del w:id="1964" w:author="Lektorat Bauer" w:date="2025-02-27T17:18:00Z" w16du:dateUtc="2025-02-27T16:18:00Z">
        <w:r w:rsidRPr="00944672" w:rsidDel="00E611EC">
          <w:rPr>
            <w:rFonts w:ascii="Arial" w:hAnsi="Arial" w:cs="Arial"/>
            <w:sz w:val="24"/>
            <w:szCs w:val="24"/>
          </w:rPr>
          <w:delText>, weiteres</w:delText>
        </w:r>
      </w:del>
      <w:r w:rsidRPr="00944672">
        <w:rPr>
          <w:rFonts w:ascii="Arial" w:hAnsi="Arial" w:cs="Arial"/>
          <w:sz w:val="24"/>
          <w:szCs w:val="24"/>
        </w:rPr>
        <w:t xml:space="preserve"> Tierleben vorzufinden war. Andererseits </w:t>
      </w:r>
      <w:del w:id="1965" w:author="Lektorat Bauer" w:date="2025-02-27T17:18:00Z" w16du:dateUtc="2025-02-27T16:18:00Z">
        <w:r w:rsidRPr="00944672" w:rsidDel="00E611EC">
          <w:rPr>
            <w:rFonts w:ascii="Arial" w:hAnsi="Arial" w:cs="Arial"/>
            <w:sz w:val="24"/>
            <w:szCs w:val="24"/>
          </w:rPr>
          <w:delText xml:space="preserve">ist </w:delText>
        </w:r>
      </w:del>
      <w:ins w:id="1966" w:author="Lektorat Bauer" w:date="2025-02-27T17:18:00Z" w16du:dateUtc="2025-02-27T16:18:00Z">
        <w:r w:rsidR="00E611EC">
          <w:rPr>
            <w:rFonts w:ascii="Arial" w:hAnsi="Arial" w:cs="Arial"/>
            <w:sz w:val="24"/>
            <w:szCs w:val="24"/>
          </w:rPr>
          <w:t>war</w:t>
        </w:r>
        <w:r w:rsidR="00E611EC" w:rsidRPr="00944672">
          <w:rPr>
            <w:rFonts w:ascii="Arial" w:hAnsi="Arial" w:cs="Arial"/>
            <w:sz w:val="24"/>
            <w:szCs w:val="24"/>
          </w:rPr>
          <w:t xml:space="preserve"> </w:t>
        </w:r>
      </w:ins>
      <w:r w:rsidRPr="00944672">
        <w:rPr>
          <w:rFonts w:ascii="Arial" w:hAnsi="Arial" w:cs="Arial"/>
          <w:sz w:val="24"/>
          <w:szCs w:val="24"/>
        </w:rPr>
        <w:t xml:space="preserve">ein Fahrzeug der Forstbehörde eine ideale Tarnung, </w:t>
      </w:r>
      <w:r w:rsidRPr="00944672">
        <w:rPr>
          <w:rFonts w:ascii="Arial" w:hAnsi="Arial" w:cs="Arial"/>
          <w:sz w:val="24"/>
          <w:szCs w:val="24"/>
        </w:rPr>
        <w:lastRenderedPageBreak/>
        <w:t>weil sich normale Menschen nicht an dem Erscheinen eines solchen Fahrzeuges stör</w:t>
      </w:r>
      <w:ins w:id="1967" w:author="Lektorat Bauer" w:date="2025-02-27T17:18:00Z" w16du:dateUtc="2025-02-27T16:18:00Z">
        <w:r w:rsidR="00E611EC">
          <w:rPr>
            <w:rFonts w:ascii="Arial" w:hAnsi="Arial" w:cs="Arial"/>
            <w:sz w:val="24"/>
            <w:szCs w:val="24"/>
          </w:rPr>
          <w:t>t</w:t>
        </w:r>
      </w:ins>
      <w:r w:rsidRPr="00944672">
        <w:rPr>
          <w:rFonts w:ascii="Arial" w:hAnsi="Arial" w:cs="Arial"/>
          <w:sz w:val="24"/>
          <w:szCs w:val="24"/>
        </w:rPr>
        <w:t>en, sondern es als normal akzeptier</w:t>
      </w:r>
      <w:ins w:id="1968" w:author="Lektorat Bauer" w:date="2025-02-27T17:18:00Z" w16du:dateUtc="2025-02-27T16:18:00Z">
        <w:r w:rsidR="00E611EC">
          <w:rPr>
            <w:rFonts w:ascii="Arial" w:hAnsi="Arial" w:cs="Arial"/>
            <w:sz w:val="24"/>
            <w:szCs w:val="24"/>
          </w:rPr>
          <w:t>t</w:t>
        </w:r>
      </w:ins>
      <w:r w:rsidRPr="00944672">
        <w:rPr>
          <w:rFonts w:ascii="Arial" w:hAnsi="Arial" w:cs="Arial"/>
          <w:sz w:val="24"/>
          <w:szCs w:val="24"/>
        </w:rPr>
        <w:t>en.</w:t>
      </w:r>
    </w:p>
    <w:p w14:paraId="0119D0BD" w14:textId="2256BDD2"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„K7 an alle. Das Fahrzeug hat jemanden abgesetzt und biegt jetzt ab in die 343. K5! </w:t>
      </w:r>
      <w:del w:id="1969" w:author="Lektorat Bauer" w:date="2025-02-27T17:18:00Z" w16du:dateUtc="2025-02-27T16:18:00Z">
        <w:r w:rsidRPr="00944672" w:rsidDel="00E611EC">
          <w:rPr>
            <w:rFonts w:ascii="Arial" w:hAnsi="Arial" w:cs="Arial"/>
            <w:sz w:val="24"/>
            <w:szCs w:val="24"/>
          </w:rPr>
          <w:delText>d</w:delText>
        </w:r>
      </w:del>
      <w:ins w:id="1970" w:author="Lektorat Bauer" w:date="2025-02-27T17:18:00Z" w16du:dateUtc="2025-02-27T16:18:00Z">
        <w:r w:rsidR="00E611EC">
          <w:rPr>
            <w:rFonts w:ascii="Arial" w:hAnsi="Arial" w:cs="Arial"/>
            <w:sz w:val="24"/>
            <w:szCs w:val="24"/>
          </w:rPr>
          <w:t>D</w:t>
        </w:r>
      </w:ins>
      <w:r w:rsidRPr="00944672">
        <w:rPr>
          <w:rFonts w:ascii="Arial" w:hAnsi="Arial" w:cs="Arial"/>
          <w:sz w:val="24"/>
          <w:szCs w:val="24"/>
        </w:rPr>
        <w:t>er andere trägt etwas Schweres und kommt über die Straße zu mir</w:t>
      </w:r>
      <w:del w:id="1971" w:author="Lektorat Bauer" w:date="2025-02-27T17:18:00Z" w16du:dateUtc="2025-02-27T16:18:00Z">
        <w:r w:rsidRPr="00944672" w:rsidDel="00E611EC">
          <w:rPr>
            <w:rFonts w:ascii="Arial" w:hAnsi="Arial" w:cs="Arial"/>
            <w:sz w:val="24"/>
            <w:szCs w:val="24"/>
          </w:rPr>
          <w:delText>.</w:delText>
        </w:r>
      </w:del>
      <w:r w:rsidRPr="00944672">
        <w:rPr>
          <w:rFonts w:ascii="Arial" w:hAnsi="Arial" w:cs="Arial"/>
          <w:sz w:val="24"/>
          <w:szCs w:val="24"/>
        </w:rPr>
        <w:t>“</w:t>
      </w:r>
      <w:ins w:id="1972" w:author="Lektorat Bauer" w:date="2025-02-27T17:18:00Z" w16du:dateUtc="2025-02-27T16:18:00Z">
        <w:r w:rsidR="00E611EC">
          <w:rPr>
            <w:rFonts w:ascii="Arial" w:hAnsi="Arial" w:cs="Arial"/>
            <w:sz w:val="24"/>
            <w:szCs w:val="24"/>
          </w:rPr>
          <w:t>,</w:t>
        </w:r>
      </w:ins>
      <w:r w:rsidRPr="00944672">
        <w:rPr>
          <w:rFonts w:ascii="Arial" w:hAnsi="Arial" w:cs="Arial"/>
          <w:sz w:val="24"/>
          <w:szCs w:val="24"/>
        </w:rPr>
        <w:t xml:space="preserve"> </w:t>
      </w:r>
      <w:ins w:id="1973" w:author="Lektorat Bauer" w:date="2025-02-27T17:18:00Z" w16du:dateUtc="2025-02-27T16:18:00Z">
        <w:r w:rsidR="00E611EC">
          <w:rPr>
            <w:rFonts w:ascii="Arial" w:hAnsi="Arial" w:cs="Arial"/>
            <w:sz w:val="24"/>
            <w:szCs w:val="24"/>
          </w:rPr>
          <w:t>f</w:t>
        </w:r>
      </w:ins>
      <w:del w:id="1974" w:author="Lektorat Bauer" w:date="2025-02-27T17:18:00Z" w16du:dateUtc="2025-02-27T16:18:00Z">
        <w:r w:rsidRPr="00944672" w:rsidDel="00E611EC">
          <w:rPr>
            <w:rFonts w:ascii="Arial" w:hAnsi="Arial" w:cs="Arial"/>
            <w:sz w:val="24"/>
            <w:szCs w:val="24"/>
          </w:rPr>
          <w:delText>F</w:delText>
        </w:r>
      </w:del>
      <w:r w:rsidRPr="00944672">
        <w:rPr>
          <w:rFonts w:ascii="Arial" w:hAnsi="Arial" w:cs="Arial"/>
          <w:sz w:val="24"/>
          <w:szCs w:val="24"/>
        </w:rPr>
        <w:t>lüsterte Muzir in sein Com-Set</w:t>
      </w:r>
      <w:del w:id="1975" w:author="Lektorat Bauer" w:date="2025-02-27T17:18:00Z" w16du:dateUtc="2025-02-27T16:18:00Z">
        <w:r w:rsidRPr="00944672" w:rsidDel="00E611EC">
          <w:rPr>
            <w:rFonts w:ascii="Arial" w:hAnsi="Arial" w:cs="Arial"/>
            <w:sz w:val="24"/>
            <w:szCs w:val="24"/>
          </w:rPr>
          <w:delText>,</w:delText>
        </w:r>
      </w:del>
      <w:ins w:id="1976" w:author="Lektorat Bauer" w:date="2025-02-27T17:18:00Z" w16du:dateUtc="2025-02-27T16:18:00Z">
        <w:r w:rsidR="00E611EC">
          <w:rPr>
            <w:rFonts w:ascii="Arial" w:hAnsi="Arial" w:cs="Arial"/>
            <w:sz w:val="24"/>
            <w:szCs w:val="24"/>
          </w:rPr>
          <w:t>.</w:t>
        </w:r>
      </w:ins>
      <w:r w:rsidRPr="00944672">
        <w:rPr>
          <w:rFonts w:ascii="Arial" w:hAnsi="Arial" w:cs="Arial"/>
          <w:sz w:val="24"/>
          <w:szCs w:val="24"/>
        </w:rPr>
        <w:t xml:space="preserve"> „ich ziehe mich jetzt 10 </w:t>
      </w:r>
      <w:ins w:id="1977" w:author="Lektorat Bauer" w:date="2025-02-27T17:18:00Z" w16du:dateUtc="2025-02-27T16:18:00Z">
        <w:r w:rsidR="00E611EC">
          <w:rPr>
            <w:rFonts w:ascii="Arial" w:hAnsi="Arial" w:cs="Arial"/>
            <w:sz w:val="24"/>
            <w:szCs w:val="24"/>
          </w:rPr>
          <w:t>Meter</w:t>
        </w:r>
      </w:ins>
      <w:del w:id="1978" w:author="Lektorat Bauer" w:date="2025-02-27T17:18:00Z" w16du:dateUtc="2025-02-27T16:18:00Z">
        <w:r w:rsidRPr="00944672" w:rsidDel="00E611EC">
          <w:rPr>
            <w:rFonts w:ascii="Arial" w:hAnsi="Arial" w:cs="Arial"/>
            <w:sz w:val="24"/>
            <w:szCs w:val="24"/>
          </w:rPr>
          <w:delText>m</w:delText>
        </w:r>
      </w:del>
      <w:r w:rsidRPr="00944672">
        <w:rPr>
          <w:rFonts w:ascii="Arial" w:hAnsi="Arial" w:cs="Arial"/>
          <w:sz w:val="24"/>
          <w:szCs w:val="24"/>
        </w:rPr>
        <w:t xml:space="preserve"> zurück.“</w:t>
      </w:r>
      <w:ins w:id="1979" w:author="Lektorat Bauer" w:date="2025-02-27T17:18:00Z" w16du:dateUtc="2025-02-27T16:18:00Z">
        <w:r w:rsidR="00E611EC">
          <w:rPr>
            <w:rFonts w:ascii="Arial" w:hAnsi="Arial" w:cs="Arial"/>
            <w:sz w:val="24"/>
            <w:szCs w:val="24"/>
          </w:rPr>
          <w:t xml:space="preserve"> –</w:t>
        </w:r>
      </w:ins>
      <w:r w:rsidRPr="00944672">
        <w:rPr>
          <w:rFonts w:ascii="Arial" w:hAnsi="Arial" w:cs="Arial"/>
          <w:sz w:val="24"/>
          <w:szCs w:val="24"/>
        </w:rPr>
        <w:t xml:space="preserve"> „Ich ziehe mich auch etwas zurück. K5 Ende.“</w:t>
      </w:r>
    </w:p>
    <w:p w14:paraId="5669A665" w14:textId="06970721"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Direkt nach dem Linksabbiegen von der A 27 auf die 343</w:t>
      </w:r>
      <w:del w:id="1980" w:author="Lektorat Bauer" w:date="2025-02-27T17:18:00Z" w16du:dateUtc="2025-02-27T16:18:00Z">
        <w:r w:rsidRPr="00944672" w:rsidDel="00E611EC">
          <w:rPr>
            <w:rFonts w:ascii="Arial" w:hAnsi="Arial" w:cs="Arial"/>
            <w:sz w:val="24"/>
            <w:szCs w:val="24"/>
          </w:rPr>
          <w:delText>,</w:delText>
        </w:r>
      </w:del>
      <w:r w:rsidRPr="00944672">
        <w:rPr>
          <w:rFonts w:ascii="Arial" w:hAnsi="Arial" w:cs="Arial"/>
          <w:sz w:val="24"/>
          <w:szCs w:val="24"/>
        </w:rPr>
        <w:t xml:space="preserve"> bog der Pick-up rechts in die Nebenstraße ab. Nach ungefähr 300 Metern</w:t>
      </w:r>
      <w:del w:id="1981" w:author="Lektorat Bauer" w:date="2025-02-27T17:18:00Z" w16du:dateUtc="2025-02-27T16:18:00Z">
        <w:r w:rsidRPr="00944672" w:rsidDel="00E611EC">
          <w:rPr>
            <w:rFonts w:ascii="Arial" w:hAnsi="Arial" w:cs="Arial"/>
            <w:sz w:val="24"/>
            <w:szCs w:val="24"/>
          </w:rPr>
          <w:delText>,</w:delText>
        </w:r>
      </w:del>
      <w:r w:rsidRPr="00944672">
        <w:rPr>
          <w:rFonts w:ascii="Arial" w:hAnsi="Arial" w:cs="Arial"/>
          <w:sz w:val="24"/>
          <w:szCs w:val="24"/>
        </w:rPr>
        <w:t xml:space="preserve"> war </w:t>
      </w:r>
      <w:ins w:id="1982" w:author="Lektorat Bauer" w:date="2025-02-27T17:18:00Z" w16du:dateUtc="2025-02-27T16:18:00Z">
        <w:r w:rsidR="00E611EC">
          <w:rPr>
            <w:rFonts w:ascii="Arial" w:hAnsi="Arial" w:cs="Arial"/>
            <w:sz w:val="24"/>
            <w:szCs w:val="24"/>
          </w:rPr>
          <w:t xml:space="preserve">er </w:t>
        </w:r>
      </w:ins>
      <w:r w:rsidRPr="00944672">
        <w:rPr>
          <w:rFonts w:ascii="Arial" w:hAnsi="Arial" w:cs="Arial"/>
          <w:sz w:val="24"/>
          <w:szCs w:val="24"/>
        </w:rPr>
        <w:t>außer Sichtweite und hielt an. Ein Mitarbeiter der Forstbehörde verließ den Pick-up, griff sich ein langes Paket von der Ladefläche und ging dann über die Straße in den kleinen Wald.</w:t>
      </w:r>
    </w:p>
    <w:p w14:paraId="2E215253" w14:textId="3928A948"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Zielgenau steuerte er die erste Position</w:t>
      </w:r>
      <w:ins w:id="1983" w:author="Lektorat Bauer" w:date="2025-02-27T17:19:00Z" w16du:dateUtc="2025-02-27T16:19:00Z">
        <w:r w:rsidR="00E611EC">
          <w:rPr>
            <w:rFonts w:ascii="Arial" w:hAnsi="Arial" w:cs="Arial"/>
            <w:sz w:val="24"/>
            <w:szCs w:val="24"/>
          </w:rPr>
          <w:t xml:space="preserve"> an</w:t>
        </w:r>
      </w:ins>
      <w:r w:rsidRPr="00944672">
        <w:rPr>
          <w:rFonts w:ascii="Arial" w:hAnsi="Arial" w:cs="Arial"/>
          <w:sz w:val="24"/>
          <w:szCs w:val="24"/>
        </w:rPr>
        <w:t xml:space="preserve">, die das Team </w:t>
      </w:r>
      <w:del w:id="1984" w:author="Lektorat Bauer" w:date="2025-02-27T17:19:00Z" w16du:dateUtc="2025-02-27T16:19:00Z">
        <w:r w:rsidRPr="00944672" w:rsidDel="00E611EC">
          <w:rPr>
            <w:rFonts w:ascii="Arial" w:hAnsi="Arial" w:cs="Arial"/>
            <w:sz w:val="24"/>
            <w:szCs w:val="24"/>
          </w:rPr>
          <w:delText xml:space="preserve">gefunden </w:delText>
        </w:r>
      </w:del>
      <w:ins w:id="1985" w:author="Lektorat Bauer" w:date="2025-02-27T17:19:00Z" w16du:dateUtc="2025-02-27T16:19:00Z">
        <w:r w:rsidR="00E611EC">
          <w:rPr>
            <w:rFonts w:ascii="Arial" w:hAnsi="Arial" w:cs="Arial"/>
            <w:sz w:val="24"/>
            <w:szCs w:val="24"/>
          </w:rPr>
          <w:t>entdeckt</w:t>
        </w:r>
        <w:r w:rsidR="00E611EC" w:rsidRPr="00944672">
          <w:rPr>
            <w:rFonts w:ascii="Arial" w:hAnsi="Arial" w:cs="Arial"/>
            <w:sz w:val="24"/>
            <w:szCs w:val="24"/>
          </w:rPr>
          <w:t xml:space="preserve"> </w:t>
        </w:r>
      </w:ins>
      <w:r w:rsidRPr="00944672">
        <w:rPr>
          <w:rFonts w:ascii="Arial" w:hAnsi="Arial" w:cs="Arial"/>
          <w:sz w:val="24"/>
          <w:szCs w:val="24"/>
        </w:rPr>
        <w:t>hatte</w:t>
      </w:r>
      <w:del w:id="1986" w:author="Lektorat Bauer" w:date="2025-02-27T17:19:00Z" w16du:dateUtc="2025-02-27T16:19:00Z">
        <w:r w:rsidRPr="00944672" w:rsidDel="00E611EC">
          <w:rPr>
            <w:rFonts w:ascii="Arial" w:hAnsi="Arial" w:cs="Arial"/>
            <w:sz w:val="24"/>
            <w:szCs w:val="24"/>
          </w:rPr>
          <w:delText>, an</w:delText>
        </w:r>
      </w:del>
      <w:r w:rsidRPr="00944672">
        <w:rPr>
          <w:rFonts w:ascii="Arial" w:hAnsi="Arial" w:cs="Arial"/>
          <w:sz w:val="24"/>
          <w:szCs w:val="24"/>
        </w:rPr>
        <w:t xml:space="preserve">. Er sah sich um, um zu prüfen, ob etwas Besonderes vorgefallen war, und kniete sich dann nieder. </w:t>
      </w:r>
    </w:p>
    <w:p w14:paraId="4F601317"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Durch sein Fernglas beobachtete Saisang, wie der Mitarbeiter der Forstbehörde das Gras beiseitenahm und dort etwas deponierte. Nachdem das geschehen war und das Versteck wieder abgedeckt war, kam der Mitarbeiter auf die Position zwei zu. </w:t>
      </w:r>
    </w:p>
    <w:p w14:paraId="33C94A80"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Hier wiederholte sich die Prozedur. Auch hier wurde etwas versteckt. Nachdem auch hier der Boden wiederhergerichtet war, machte sich der Mitarbeiter der Forstbehörde wieder auf den Weg zu seinem Pick-up. </w:t>
      </w:r>
    </w:p>
    <w:p w14:paraId="4C3BCE9D"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Als er den Pick-up erreichte, griff er zu einem Funkgerät, sprach kurz hinein, und stieg in den Pick-up. Das Fahrzeug wendete und fuhr zurück Richtung Schnellstraße. </w:t>
      </w:r>
    </w:p>
    <w:p w14:paraId="2D724D21" w14:textId="2F7B610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Auf der anderen Seite konnte Muzir beobachten, wie an Position eins ein großes Paket versteckt wurde, und an Position zwei ein weiteres, längliches Paket</w:t>
      </w:r>
      <w:del w:id="1987" w:author="Lektorat Bauer" w:date="2025-02-27T17:19:00Z" w16du:dateUtc="2025-02-27T16:19:00Z">
        <w:r w:rsidRPr="00944672" w:rsidDel="00E611EC">
          <w:rPr>
            <w:rFonts w:ascii="Arial" w:hAnsi="Arial" w:cs="Arial"/>
            <w:sz w:val="24"/>
            <w:szCs w:val="24"/>
          </w:rPr>
          <w:delText xml:space="preserve"> versteckt wurde</w:delText>
        </w:r>
      </w:del>
      <w:r w:rsidRPr="00944672">
        <w:rPr>
          <w:rFonts w:ascii="Arial" w:hAnsi="Arial" w:cs="Arial"/>
          <w:sz w:val="24"/>
          <w:szCs w:val="24"/>
        </w:rPr>
        <w:t xml:space="preserve">. Auch hier wurde nicht bemerkt, dass die vermeintlichen Mitarbeiter der Forstbehörde beobachtet wurden. </w:t>
      </w:r>
    </w:p>
    <w:p w14:paraId="1505BAA4" w14:textId="61D384A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Der Pick-up fuhr aus der 343, über die Kreuzung und hielt kurz auf dem Seitenstreifen der A 27. Der Mitarbeiter, der das schwere Paket vergraben hatte, schlenderte in Ruhe zum Pick-up, stieg ein und der Wagen </w:t>
      </w:r>
      <w:del w:id="1988" w:author="Lektorat Bauer" w:date="2025-02-27T17:21:00Z" w16du:dateUtc="2025-02-27T16:21:00Z">
        <w:r w:rsidRPr="00944672" w:rsidDel="00E611EC">
          <w:rPr>
            <w:rFonts w:ascii="Arial" w:hAnsi="Arial" w:cs="Arial"/>
            <w:sz w:val="24"/>
            <w:szCs w:val="24"/>
          </w:rPr>
          <w:delText xml:space="preserve">von </w:delText>
        </w:r>
      </w:del>
      <w:ins w:id="1989" w:author="Lektorat Bauer" w:date="2025-02-27T17:21:00Z" w16du:dateUtc="2025-02-27T16:21:00Z">
        <w:r w:rsidR="00E611EC">
          <w:rPr>
            <w:rFonts w:ascii="Arial" w:hAnsi="Arial" w:cs="Arial"/>
            <w:sz w:val="24"/>
            <w:szCs w:val="24"/>
          </w:rPr>
          <w:t>fuhr</w:t>
        </w:r>
        <w:r w:rsidR="00E611EC" w:rsidRPr="00944672">
          <w:rPr>
            <w:rFonts w:ascii="Arial" w:hAnsi="Arial" w:cs="Arial"/>
            <w:sz w:val="24"/>
            <w:szCs w:val="24"/>
          </w:rPr>
          <w:t xml:space="preserve"> </w:t>
        </w:r>
      </w:ins>
      <w:r w:rsidRPr="00944672">
        <w:rPr>
          <w:rFonts w:ascii="Arial" w:hAnsi="Arial" w:cs="Arial"/>
          <w:sz w:val="24"/>
          <w:szCs w:val="24"/>
        </w:rPr>
        <w:t>los.</w:t>
      </w:r>
    </w:p>
    <w:p w14:paraId="57F2CA72" w14:textId="77777777" w:rsidR="00905175" w:rsidRDefault="00944672" w:rsidP="00623B68">
      <w:pPr>
        <w:autoSpaceDE w:val="0"/>
        <w:autoSpaceDN w:val="0"/>
        <w:adjustRightInd w:val="0"/>
        <w:spacing w:after="0" w:line="360" w:lineRule="auto"/>
        <w:ind w:firstLine="227"/>
        <w:jc w:val="both"/>
        <w:rPr>
          <w:ins w:id="1990" w:author="Lektorat Bauer" w:date="2025-03-07T18:50:00Z" w16du:dateUtc="2025-03-07T17:50:00Z"/>
          <w:rFonts w:ascii="Arial" w:hAnsi="Arial" w:cs="Arial"/>
          <w:sz w:val="24"/>
          <w:szCs w:val="24"/>
        </w:rPr>
      </w:pPr>
      <w:r w:rsidRPr="00944672">
        <w:rPr>
          <w:rFonts w:ascii="Arial" w:hAnsi="Arial" w:cs="Arial"/>
          <w:sz w:val="24"/>
          <w:szCs w:val="24"/>
        </w:rPr>
        <w:t xml:space="preserve">„K5 an alle. Hier wurde etwas deponiert. Der Pick-up der Forstbehörde </w:t>
      </w:r>
      <w:del w:id="1991" w:author="Lektorat Bauer" w:date="2025-02-27T17:21:00Z" w16du:dateUtc="2025-02-27T16:21:00Z">
        <w:r w:rsidRPr="00944672" w:rsidDel="00E611EC">
          <w:rPr>
            <w:rFonts w:ascii="Arial" w:hAnsi="Arial" w:cs="Arial"/>
            <w:sz w:val="24"/>
            <w:szCs w:val="24"/>
          </w:rPr>
          <w:delText xml:space="preserve">wird </w:delText>
        </w:r>
      </w:del>
      <w:ins w:id="1992" w:author="Lektorat Bauer" w:date="2025-02-27T17:21:00Z" w16du:dateUtc="2025-02-27T16:21:00Z">
        <w:r w:rsidR="00E611EC">
          <w:rPr>
            <w:rFonts w:ascii="Arial" w:hAnsi="Arial" w:cs="Arial"/>
            <w:sz w:val="24"/>
            <w:szCs w:val="24"/>
          </w:rPr>
          <w:t>fährt</w:t>
        </w:r>
        <w:r w:rsidR="00E611EC" w:rsidRPr="00944672">
          <w:rPr>
            <w:rFonts w:ascii="Arial" w:hAnsi="Arial" w:cs="Arial"/>
            <w:sz w:val="24"/>
            <w:szCs w:val="24"/>
          </w:rPr>
          <w:t xml:space="preserve"> </w:t>
        </w:r>
      </w:ins>
      <w:r w:rsidRPr="00944672">
        <w:rPr>
          <w:rFonts w:ascii="Arial" w:hAnsi="Arial" w:cs="Arial"/>
          <w:sz w:val="24"/>
          <w:szCs w:val="24"/>
        </w:rPr>
        <w:t>wieder Richtung Stadt.“</w:t>
      </w:r>
    </w:p>
    <w:p w14:paraId="17D5DC47" w14:textId="2BD9A745"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del w:id="1993" w:author="Lektorat Bauer" w:date="2025-03-07T18:50:00Z" w16du:dateUtc="2025-03-07T17:50:00Z">
        <w:r w:rsidRPr="00944672" w:rsidDel="00905175">
          <w:rPr>
            <w:rFonts w:ascii="Arial" w:hAnsi="Arial" w:cs="Arial"/>
            <w:sz w:val="24"/>
            <w:szCs w:val="24"/>
          </w:rPr>
          <w:delText xml:space="preserve"> </w:delText>
        </w:r>
      </w:del>
      <w:r w:rsidRPr="00944672">
        <w:rPr>
          <w:rFonts w:ascii="Arial" w:hAnsi="Arial" w:cs="Arial"/>
          <w:sz w:val="24"/>
          <w:szCs w:val="24"/>
        </w:rPr>
        <w:t xml:space="preserve">„K2. Wir sind gerade am Sepang </w:t>
      </w:r>
      <w:r w:rsidRPr="00944672">
        <w:rPr>
          <w:rFonts w:ascii="Arial" w:hAnsi="Arial" w:cs="Arial"/>
          <w:noProof/>
          <w:sz w:val="24"/>
          <w:szCs w:val="24"/>
        </w:rPr>
        <w:t>International</w:t>
      </w:r>
      <w:r w:rsidRPr="00944672">
        <w:rPr>
          <w:rFonts w:ascii="Arial" w:hAnsi="Arial" w:cs="Arial"/>
          <w:sz w:val="24"/>
          <w:szCs w:val="24"/>
        </w:rPr>
        <w:t xml:space="preserve"> Circuit vorbeigefahren. Wir biegen in die 342 und warten. Dann folgen wir dem Wagen.“</w:t>
      </w:r>
    </w:p>
    <w:p w14:paraId="02705A33"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 xml:space="preserve">Tia und Yannis teilten sich auf, Yannis bog rechts ab in die Jalan Pekeling 2, hielt an und stieg ab. Er tat so, als müsse er etwas am Motorrad kontrollieren. </w:t>
      </w:r>
    </w:p>
    <w:p w14:paraId="2B41182B"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Tia hatte nicht so viel Glück, sie musste geradeaus, bog dann rechts Richtung Parkplatz A2 ab, und wendete ihr Bike. </w:t>
      </w:r>
    </w:p>
    <w:p w14:paraId="7B48E197" w14:textId="1259A2E1"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Sie wollte gerade zurück Richtung A 27 fahren, als es in ihrem Kopfhörer knackte: „Achtung K2. Der Wagen ist in die 342 abgebogen und fährt Richtung Rennstrecke. Ich fahre jetzt über die Kreuzung und folge ihnen. Wenn ich an dir vorbei bin, kannst Du uns auch folgen und wir können uns abwechseln.“ Klick, </w:t>
      </w:r>
      <w:del w:id="1994" w:author="Lektorat Bauer" w:date="2025-02-27T17:22:00Z" w16du:dateUtc="2025-02-27T16:22:00Z">
        <w:r w:rsidRPr="00944672" w:rsidDel="00E611EC">
          <w:rPr>
            <w:rFonts w:ascii="Arial" w:hAnsi="Arial" w:cs="Arial"/>
            <w:sz w:val="24"/>
            <w:szCs w:val="24"/>
          </w:rPr>
          <w:delText>Klick</w:delText>
        </w:r>
      </w:del>
      <w:ins w:id="1995" w:author="Lektorat Bauer" w:date="2025-02-27T17:22:00Z" w16du:dateUtc="2025-02-27T16:22:00Z">
        <w:r w:rsidR="00E611EC" w:rsidRPr="00944672">
          <w:rPr>
            <w:rFonts w:ascii="Arial" w:hAnsi="Arial" w:cs="Arial"/>
            <w:sz w:val="24"/>
            <w:szCs w:val="24"/>
          </w:rPr>
          <w:t>klick</w:t>
        </w:r>
        <w:r w:rsidR="00E611EC">
          <w:rPr>
            <w:rFonts w:ascii="Arial" w:hAnsi="Arial" w:cs="Arial"/>
            <w:sz w:val="24"/>
            <w:szCs w:val="24"/>
          </w:rPr>
          <w:t>,</w:t>
        </w:r>
      </w:ins>
      <w:r w:rsidRPr="00944672">
        <w:rPr>
          <w:rFonts w:ascii="Arial" w:hAnsi="Arial" w:cs="Arial"/>
          <w:sz w:val="24"/>
          <w:szCs w:val="24"/>
        </w:rPr>
        <w:t xml:space="preserve"> war ihre Antwort. „Kommando zurück! Die biegen zur Rennstrecke ab. Mach</w:t>
      </w:r>
      <w:del w:id="1996" w:author="Lektorat Bauer" w:date="2025-02-27T17:22:00Z" w16du:dateUtc="2025-02-27T16:22:00Z">
        <w:r w:rsidRPr="00944672" w:rsidDel="00E611EC">
          <w:rPr>
            <w:rFonts w:ascii="Arial" w:hAnsi="Arial" w:cs="Arial"/>
            <w:sz w:val="24"/>
            <w:szCs w:val="24"/>
          </w:rPr>
          <w:delText>e</w:delText>
        </w:r>
      </w:del>
      <w:r w:rsidRPr="00944672">
        <w:rPr>
          <w:rFonts w:ascii="Arial" w:hAnsi="Arial" w:cs="Arial"/>
          <w:sz w:val="24"/>
          <w:szCs w:val="24"/>
        </w:rPr>
        <w:t xml:space="preserve"> Dich klein!“</w:t>
      </w:r>
    </w:p>
    <w:p w14:paraId="36036900" w14:textId="641D7BD2"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Jetzt zahlte es sich aus, dass die Maschinen umgerüstet waren</w:t>
      </w:r>
      <w:del w:id="1997" w:author="Lektorat Bauer" w:date="2025-02-27T17:22:00Z" w16du:dateUtc="2025-02-27T16:22:00Z">
        <w:r w:rsidRPr="00944672" w:rsidDel="00E611EC">
          <w:rPr>
            <w:rFonts w:ascii="Arial" w:hAnsi="Arial" w:cs="Arial"/>
            <w:sz w:val="24"/>
            <w:szCs w:val="24"/>
          </w:rPr>
          <w:delText>,</w:delText>
        </w:r>
      </w:del>
      <w:ins w:id="1998" w:author="Lektorat Bauer" w:date="2025-02-27T17:22:00Z" w16du:dateUtc="2025-02-27T16:22:00Z">
        <w:r w:rsidR="00E611EC">
          <w:rPr>
            <w:rFonts w:ascii="Arial" w:hAnsi="Arial" w:cs="Arial"/>
            <w:sz w:val="24"/>
            <w:szCs w:val="24"/>
          </w:rPr>
          <w:t>.</w:t>
        </w:r>
      </w:ins>
      <w:r w:rsidRPr="00944672">
        <w:rPr>
          <w:rFonts w:ascii="Arial" w:hAnsi="Arial" w:cs="Arial"/>
          <w:sz w:val="24"/>
          <w:szCs w:val="24"/>
        </w:rPr>
        <w:t xml:space="preserve"> </w:t>
      </w:r>
      <w:ins w:id="1999" w:author="Lektorat Bauer" w:date="2025-02-27T17:22:00Z" w16du:dateUtc="2025-02-27T16:22:00Z">
        <w:r w:rsidR="00E611EC">
          <w:rPr>
            <w:rFonts w:ascii="Arial" w:hAnsi="Arial" w:cs="Arial"/>
            <w:sz w:val="24"/>
            <w:szCs w:val="24"/>
          </w:rPr>
          <w:t>A</w:t>
        </w:r>
      </w:ins>
      <w:del w:id="2000" w:author="Lektorat Bauer" w:date="2025-02-27T17:22:00Z" w16du:dateUtc="2025-02-27T16:22:00Z">
        <w:r w:rsidRPr="00944672" w:rsidDel="00E611EC">
          <w:rPr>
            <w:rFonts w:ascii="Arial" w:hAnsi="Arial" w:cs="Arial"/>
            <w:sz w:val="24"/>
            <w:szCs w:val="24"/>
          </w:rPr>
          <w:delText>a</w:delText>
        </w:r>
      </w:del>
      <w:r w:rsidRPr="00944672">
        <w:rPr>
          <w:rFonts w:ascii="Arial" w:hAnsi="Arial" w:cs="Arial"/>
          <w:sz w:val="24"/>
          <w:szCs w:val="24"/>
        </w:rPr>
        <w:t xml:space="preserve">nstatt sich ‚klein‘ zu machen, riss Tia das Vorderrad hoch, und fuhr auf dem Hinterrad, als übe </w:t>
      </w:r>
      <w:ins w:id="2001" w:author="Lektorat Bauer" w:date="2025-02-27T17:22:00Z" w16du:dateUtc="2025-02-27T16:22:00Z">
        <w:r w:rsidR="00E611EC">
          <w:rPr>
            <w:rFonts w:ascii="Arial" w:hAnsi="Arial" w:cs="Arial"/>
            <w:sz w:val="24"/>
            <w:szCs w:val="24"/>
          </w:rPr>
          <w:t>s</w:t>
        </w:r>
      </w:ins>
      <w:del w:id="2002" w:author="Lektorat Bauer" w:date="2025-02-27T17:22:00Z" w16du:dateUtc="2025-02-27T16:22:00Z">
        <w:r w:rsidRPr="00944672" w:rsidDel="00E611EC">
          <w:rPr>
            <w:rFonts w:ascii="Arial" w:hAnsi="Arial" w:cs="Arial"/>
            <w:sz w:val="24"/>
            <w:szCs w:val="24"/>
          </w:rPr>
          <w:delText>S</w:delText>
        </w:r>
      </w:del>
      <w:r w:rsidRPr="00944672">
        <w:rPr>
          <w:rFonts w:ascii="Arial" w:hAnsi="Arial" w:cs="Arial"/>
          <w:sz w:val="24"/>
          <w:szCs w:val="24"/>
        </w:rPr>
        <w:t>ie Stunts. Das war nicht auffällig, denn hier wurde öfter geübt, als es der Polizei lieb war.</w:t>
      </w:r>
    </w:p>
    <w:p w14:paraId="3BDFE451"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Als der Pick-up nun auch noch nach rechts auf das Rennstreckengelände abbog, beschleunigte Yannis und fuhr auf dem Hinterrad an dem Pick-up vorbei, als hätte er nur darauf gewartet, dass der Pick-up Platz macht.</w:t>
      </w:r>
    </w:p>
    <w:p w14:paraId="1746BD90" w14:textId="4ED66D16"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Die beiden trafen sich mit Ihren Bikes an der Einfahrt zum Renngelände</w:t>
      </w:r>
      <w:del w:id="2003" w:author="Lektorat Bauer" w:date="2025-02-27T17:22:00Z" w16du:dateUtc="2025-02-27T16:22:00Z">
        <w:r w:rsidRPr="00944672" w:rsidDel="00E611EC">
          <w:rPr>
            <w:rFonts w:ascii="Arial" w:hAnsi="Arial" w:cs="Arial"/>
            <w:sz w:val="24"/>
            <w:szCs w:val="24"/>
          </w:rPr>
          <w:delText>, als würde sie sich über irgendetwas Bike-spezifisches unterhalten</w:delText>
        </w:r>
      </w:del>
      <w:ins w:id="2004" w:author="Lektorat Bauer" w:date="2025-02-27T17:22:00Z" w16du:dateUtc="2025-02-27T16:22:00Z">
        <w:r w:rsidR="00E611EC">
          <w:rPr>
            <w:rFonts w:ascii="Arial" w:hAnsi="Arial" w:cs="Arial"/>
            <w:sz w:val="24"/>
            <w:szCs w:val="24"/>
          </w:rPr>
          <w:t xml:space="preserve"> und schienen sich über ihre Motorräder z</w:t>
        </w:r>
      </w:ins>
      <w:ins w:id="2005" w:author="Lektorat Bauer" w:date="2025-02-27T17:23:00Z" w16du:dateUtc="2025-02-27T16:23:00Z">
        <w:r w:rsidR="00E611EC">
          <w:rPr>
            <w:rFonts w:ascii="Arial" w:hAnsi="Arial" w:cs="Arial"/>
            <w:sz w:val="24"/>
            <w:szCs w:val="24"/>
          </w:rPr>
          <w:t>u unterhalten</w:t>
        </w:r>
      </w:ins>
      <w:r w:rsidRPr="00944672">
        <w:rPr>
          <w:rFonts w:ascii="Arial" w:hAnsi="Arial" w:cs="Arial"/>
          <w:sz w:val="24"/>
          <w:szCs w:val="24"/>
        </w:rPr>
        <w:t>.</w:t>
      </w:r>
    </w:p>
    <w:p w14:paraId="093198E3" w14:textId="77777777" w:rsidR="00E611EC" w:rsidRDefault="00944672" w:rsidP="00623B68">
      <w:pPr>
        <w:autoSpaceDE w:val="0"/>
        <w:autoSpaceDN w:val="0"/>
        <w:adjustRightInd w:val="0"/>
        <w:spacing w:after="0" w:line="360" w:lineRule="auto"/>
        <w:ind w:firstLine="227"/>
        <w:jc w:val="both"/>
        <w:rPr>
          <w:ins w:id="2006" w:author="Lektorat Bauer" w:date="2025-02-27T17:23:00Z" w16du:dateUtc="2025-02-27T16:23:00Z"/>
          <w:rFonts w:ascii="Arial" w:hAnsi="Arial" w:cs="Arial"/>
          <w:sz w:val="24"/>
          <w:szCs w:val="24"/>
        </w:rPr>
      </w:pPr>
      <w:r w:rsidRPr="00944672">
        <w:rPr>
          <w:rFonts w:ascii="Arial" w:hAnsi="Arial" w:cs="Arial"/>
          <w:sz w:val="24"/>
          <w:szCs w:val="24"/>
        </w:rPr>
        <w:t>„Gut reagiert, Tia!“</w:t>
      </w:r>
      <w:ins w:id="2007" w:author="Lektorat Bauer" w:date="2025-02-27T17:23:00Z" w16du:dateUtc="2025-02-27T16:23:00Z">
        <w:r w:rsidR="00E611EC">
          <w:rPr>
            <w:rFonts w:ascii="Arial" w:hAnsi="Arial" w:cs="Arial"/>
            <w:sz w:val="24"/>
            <w:szCs w:val="24"/>
          </w:rPr>
          <w:t>,</w:t>
        </w:r>
      </w:ins>
      <w:r w:rsidRPr="00944672">
        <w:rPr>
          <w:rFonts w:ascii="Arial" w:hAnsi="Arial" w:cs="Arial"/>
          <w:sz w:val="24"/>
          <w:szCs w:val="24"/>
        </w:rPr>
        <w:t xml:space="preserve"> </w:t>
      </w:r>
      <w:ins w:id="2008" w:author="Lektorat Bauer" w:date="2025-02-27T17:23:00Z" w16du:dateUtc="2025-02-27T16:23:00Z">
        <w:r w:rsidR="00E611EC">
          <w:rPr>
            <w:rFonts w:ascii="Arial" w:hAnsi="Arial" w:cs="Arial"/>
            <w:sz w:val="24"/>
            <w:szCs w:val="24"/>
          </w:rPr>
          <w:t>g</w:t>
        </w:r>
      </w:ins>
      <w:del w:id="2009" w:author="Lektorat Bauer" w:date="2025-02-27T17:23:00Z" w16du:dateUtc="2025-02-27T16:23:00Z">
        <w:r w:rsidRPr="00944672" w:rsidDel="00E611EC">
          <w:rPr>
            <w:rFonts w:ascii="Arial" w:hAnsi="Arial" w:cs="Arial"/>
            <w:sz w:val="24"/>
            <w:szCs w:val="24"/>
          </w:rPr>
          <w:delText>G</w:delText>
        </w:r>
      </w:del>
      <w:r w:rsidRPr="00944672">
        <w:rPr>
          <w:rFonts w:ascii="Arial" w:hAnsi="Arial" w:cs="Arial"/>
          <w:sz w:val="24"/>
          <w:szCs w:val="24"/>
        </w:rPr>
        <w:t xml:space="preserve">ratulierte Yannis, „was können wir noch tun?“ </w:t>
      </w:r>
    </w:p>
    <w:p w14:paraId="0FE2F164" w14:textId="011A2175"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„Die Rennstrecke hat noch eine zweite Ausfahrt, aber wenn wir da auftauchen, machen wir uns verdächtig</w:t>
      </w:r>
      <w:del w:id="2010" w:author="Lektorat Bauer" w:date="2025-02-27T17:23:00Z" w16du:dateUtc="2025-02-27T16:23:00Z">
        <w:r w:rsidRPr="00944672" w:rsidDel="00E611EC">
          <w:rPr>
            <w:rFonts w:ascii="Arial" w:hAnsi="Arial" w:cs="Arial"/>
            <w:sz w:val="24"/>
            <w:szCs w:val="24"/>
          </w:rPr>
          <w:delText>.</w:delText>
        </w:r>
      </w:del>
      <w:r w:rsidRPr="00944672">
        <w:rPr>
          <w:rFonts w:ascii="Arial" w:hAnsi="Arial" w:cs="Arial"/>
          <w:sz w:val="24"/>
          <w:szCs w:val="24"/>
        </w:rPr>
        <w:t>“</w:t>
      </w:r>
      <w:ins w:id="2011" w:author="Lektorat Bauer" w:date="2025-02-27T17:23:00Z" w16du:dateUtc="2025-02-27T16:23:00Z">
        <w:r w:rsidR="00E611EC">
          <w:rPr>
            <w:rFonts w:ascii="Arial" w:hAnsi="Arial" w:cs="Arial"/>
            <w:sz w:val="24"/>
            <w:szCs w:val="24"/>
          </w:rPr>
          <w:t>,</w:t>
        </w:r>
      </w:ins>
      <w:r w:rsidRPr="00944672">
        <w:rPr>
          <w:rFonts w:ascii="Arial" w:hAnsi="Arial" w:cs="Arial"/>
          <w:sz w:val="24"/>
          <w:szCs w:val="24"/>
        </w:rPr>
        <w:t xml:space="preserve"> </w:t>
      </w:r>
      <w:ins w:id="2012" w:author="Lektorat Bauer" w:date="2025-02-27T17:23:00Z" w16du:dateUtc="2025-02-27T16:23:00Z">
        <w:r w:rsidR="00E611EC">
          <w:rPr>
            <w:rFonts w:ascii="Arial" w:hAnsi="Arial" w:cs="Arial"/>
            <w:sz w:val="24"/>
            <w:szCs w:val="24"/>
          </w:rPr>
          <w:t>a</w:t>
        </w:r>
      </w:ins>
      <w:del w:id="2013" w:author="Lektorat Bauer" w:date="2025-02-27T17:23:00Z" w16du:dateUtc="2025-02-27T16:23:00Z">
        <w:r w:rsidRPr="00944672" w:rsidDel="00E611EC">
          <w:rPr>
            <w:rFonts w:ascii="Arial" w:hAnsi="Arial" w:cs="Arial"/>
            <w:sz w:val="24"/>
            <w:szCs w:val="24"/>
          </w:rPr>
          <w:delText>A</w:delText>
        </w:r>
      </w:del>
      <w:r w:rsidRPr="00944672">
        <w:rPr>
          <w:rFonts w:ascii="Arial" w:hAnsi="Arial" w:cs="Arial"/>
          <w:sz w:val="24"/>
          <w:szCs w:val="24"/>
        </w:rPr>
        <w:t>ntwortete Tia frustriert.</w:t>
      </w:r>
    </w:p>
    <w:p w14:paraId="10534606" w14:textId="7B7FB675"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„K1 von K5</w:t>
      </w:r>
      <w:del w:id="2014" w:author="Lektorat Bauer" w:date="2025-02-27T17:23:00Z" w16du:dateUtc="2025-02-27T16:23:00Z">
        <w:r w:rsidRPr="00944672" w:rsidDel="00E611EC">
          <w:rPr>
            <w:rFonts w:ascii="Arial" w:hAnsi="Arial" w:cs="Arial"/>
            <w:sz w:val="24"/>
            <w:szCs w:val="24"/>
          </w:rPr>
          <w:delText>.</w:delText>
        </w:r>
      </w:del>
      <w:r w:rsidRPr="00944672">
        <w:rPr>
          <w:rFonts w:ascii="Arial" w:hAnsi="Arial" w:cs="Arial"/>
          <w:sz w:val="24"/>
          <w:szCs w:val="24"/>
        </w:rPr>
        <w:t>“</w:t>
      </w:r>
      <w:ins w:id="2015" w:author="Lektorat Bauer" w:date="2025-02-27T17:23:00Z" w16du:dateUtc="2025-02-27T16:23:00Z">
        <w:r w:rsidR="00E611EC">
          <w:rPr>
            <w:rFonts w:ascii="Arial" w:hAnsi="Arial" w:cs="Arial"/>
            <w:sz w:val="24"/>
            <w:szCs w:val="24"/>
          </w:rPr>
          <w:t>,</w:t>
        </w:r>
      </w:ins>
      <w:r w:rsidRPr="00944672">
        <w:rPr>
          <w:rFonts w:ascii="Arial" w:hAnsi="Arial" w:cs="Arial"/>
          <w:sz w:val="24"/>
          <w:szCs w:val="24"/>
        </w:rPr>
        <w:t xml:space="preserve"> </w:t>
      </w:r>
      <w:ins w:id="2016" w:author="Lektorat Bauer" w:date="2025-02-27T17:23:00Z" w16du:dateUtc="2025-02-27T16:23:00Z">
        <w:r w:rsidR="00E611EC">
          <w:rPr>
            <w:rFonts w:ascii="Arial" w:hAnsi="Arial" w:cs="Arial"/>
            <w:sz w:val="24"/>
            <w:szCs w:val="24"/>
          </w:rPr>
          <w:t>s</w:t>
        </w:r>
      </w:ins>
      <w:del w:id="2017" w:author="Lektorat Bauer" w:date="2025-02-27T17:23:00Z" w16du:dateUtc="2025-02-27T16:23:00Z">
        <w:r w:rsidRPr="00944672" w:rsidDel="00E611EC">
          <w:rPr>
            <w:rFonts w:ascii="Arial" w:hAnsi="Arial" w:cs="Arial"/>
            <w:sz w:val="24"/>
            <w:szCs w:val="24"/>
          </w:rPr>
          <w:delText>S</w:delText>
        </w:r>
      </w:del>
      <w:r w:rsidRPr="00944672">
        <w:rPr>
          <w:rFonts w:ascii="Arial" w:hAnsi="Arial" w:cs="Arial"/>
          <w:sz w:val="24"/>
          <w:szCs w:val="24"/>
        </w:rPr>
        <w:t>prach Yannis in sein Mikrofon, „</w:t>
      </w:r>
      <w:ins w:id="2018" w:author="Lektorat Bauer" w:date="2025-02-27T17:23:00Z" w16du:dateUtc="2025-02-27T16:23:00Z">
        <w:r w:rsidR="00E611EC">
          <w:rPr>
            <w:rFonts w:ascii="Arial" w:hAnsi="Arial" w:cs="Arial"/>
            <w:sz w:val="24"/>
            <w:szCs w:val="24"/>
          </w:rPr>
          <w:t>w</w:t>
        </w:r>
      </w:ins>
      <w:del w:id="2019" w:author="Lektorat Bauer" w:date="2025-02-27T17:23:00Z" w16du:dateUtc="2025-02-27T16:23:00Z">
        <w:r w:rsidRPr="00944672" w:rsidDel="00E611EC">
          <w:rPr>
            <w:rFonts w:ascii="Arial" w:hAnsi="Arial" w:cs="Arial"/>
            <w:sz w:val="24"/>
            <w:szCs w:val="24"/>
          </w:rPr>
          <w:delText>W</w:delText>
        </w:r>
      </w:del>
      <w:r w:rsidRPr="00944672">
        <w:rPr>
          <w:rFonts w:ascii="Arial" w:hAnsi="Arial" w:cs="Arial"/>
          <w:sz w:val="24"/>
          <w:szCs w:val="24"/>
        </w:rPr>
        <w:t>ir haben Sie verloren, weil wir nicht an der anderen Ausfahrt auftauchen können, ohne uns zu verraten.“</w:t>
      </w:r>
    </w:p>
    <w:p w14:paraId="65B20C99" w14:textId="3C9C423B"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w:t>
      </w:r>
      <w:del w:id="2020" w:author="Lektorat Bauer" w:date="2025-02-27T17:23:00Z" w16du:dateUtc="2025-02-27T16:23:00Z">
        <w:r w:rsidRPr="00944672" w:rsidDel="00E611EC">
          <w:rPr>
            <w:rFonts w:ascii="Arial" w:hAnsi="Arial" w:cs="Arial"/>
            <w:sz w:val="24"/>
            <w:szCs w:val="24"/>
          </w:rPr>
          <w:delText xml:space="preserve">Hey </w:delText>
        </w:r>
      </w:del>
      <w:r w:rsidRPr="00944672">
        <w:rPr>
          <w:rFonts w:ascii="Arial" w:hAnsi="Arial" w:cs="Arial"/>
          <w:sz w:val="24"/>
          <w:szCs w:val="24"/>
        </w:rPr>
        <w:t>Yannis!“</w:t>
      </w:r>
      <w:ins w:id="2021" w:author="Lektorat Bauer" w:date="2025-02-27T17:24:00Z" w16du:dateUtc="2025-02-27T16:24:00Z">
        <w:r w:rsidR="00E611EC">
          <w:rPr>
            <w:rFonts w:ascii="Arial" w:hAnsi="Arial" w:cs="Arial"/>
            <w:sz w:val="24"/>
            <w:szCs w:val="24"/>
          </w:rPr>
          <w:t>,</w:t>
        </w:r>
      </w:ins>
      <w:r w:rsidRPr="00944672">
        <w:rPr>
          <w:rFonts w:ascii="Arial" w:hAnsi="Arial" w:cs="Arial"/>
          <w:sz w:val="24"/>
          <w:szCs w:val="24"/>
        </w:rPr>
        <w:t xml:space="preserve"> </w:t>
      </w:r>
      <w:ins w:id="2022" w:author="Lektorat Bauer" w:date="2025-02-27T17:24:00Z" w16du:dateUtc="2025-02-27T16:24:00Z">
        <w:r w:rsidR="00E611EC">
          <w:rPr>
            <w:rFonts w:ascii="Arial" w:hAnsi="Arial" w:cs="Arial"/>
            <w:sz w:val="24"/>
            <w:szCs w:val="24"/>
          </w:rPr>
          <w:t>k</w:t>
        </w:r>
      </w:ins>
      <w:del w:id="2023" w:author="Lektorat Bauer" w:date="2025-02-27T17:24:00Z" w16du:dateUtc="2025-02-27T16:24:00Z">
        <w:r w:rsidRPr="00944672" w:rsidDel="00E611EC">
          <w:rPr>
            <w:rFonts w:ascii="Arial" w:hAnsi="Arial" w:cs="Arial"/>
            <w:sz w:val="24"/>
            <w:szCs w:val="24"/>
          </w:rPr>
          <w:delText>K</w:delText>
        </w:r>
      </w:del>
      <w:r w:rsidRPr="00944672">
        <w:rPr>
          <w:rFonts w:ascii="Arial" w:hAnsi="Arial" w:cs="Arial"/>
          <w:sz w:val="24"/>
          <w:szCs w:val="24"/>
        </w:rPr>
        <w:t>am es aus dem Ohrstöpsel, „</w:t>
      </w:r>
      <w:ins w:id="2024" w:author="Lektorat Bauer" w:date="2025-02-27T17:24:00Z" w16du:dateUtc="2025-02-27T16:24:00Z">
        <w:r w:rsidR="00E611EC">
          <w:rPr>
            <w:rFonts w:ascii="Arial" w:hAnsi="Arial" w:cs="Arial"/>
            <w:sz w:val="24"/>
            <w:szCs w:val="24"/>
          </w:rPr>
          <w:t>i</w:t>
        </w:r>
      </w:ins>
      <w:del w:id="2025" w:author="Lektorat Bauer" w:date="2025-02-27T17:24:00Z" w16du:dateUtc="2025-02-27T16:24:00Z">
        <w:r w:rsidRPr="00944672" w:rsidDel="00E611EC">
          <w:rPr>
            <w:rFonts w:ascii="Arial" w:hAnsi="Arial" w:cs="Arial"/>
            <w:sz w:val="24"/>
            <w:szCs w:val="24"/>
          </w:rPr>
          <w:delText>I</w:delText>
        </w:r>
      </w:del>
      <w:r w:rsidRPr="00944672">
        <w:rPr>
          <w:rFonts w:ascii="Arial" w:hAnsi="Arial" w:cs="Arial"/>
          <w:sz w:val="24"/>
          <w:szCs w:val="24"/>
        </w:rPr>
        <w:t xml:space="preserve">hr müsst Muzir abholen. Ich bin Euch im Wagen gefolgt, während Muzir die Stellung hält.“ </w:t>
      </w:r>
      <w:del w:id="2026" w:author="Lektorat Bauer" w:date="2025-02-27T17:24:00Z" w16du:dateUtc="2025-02-27T16:24:00Z">
        <w:r w:rsidRPr="00944672" w:rsidDel="00E611EC">
          <w:rPr>
            <w:rFonts w:ascii="Arial" w:hAnsi="Arial" w:cs="Arial"/>
            <w:sz w:val="24"/>
            <w:szCs w:val="24"/>
          </w:rPr>
          <w:delText xml:space="preserve">Als </w:delText>
        </w:r>
      </w:del>
      <w:ins w:id="2027" w:author="Lektorat Bauer" w:date="2025-02-27T17:24:00Z" w16du:dateUtc="2025-02-27T16:24:00Z">
        <w:r w:rsidR="00E611EC">
          <w:rPr>
            <w:rFonts w:ascii="Arial" w:hAnsi="Arial" w:cs="Arial"/>
            <w:sz w:val="24"/>
            <w:szCs w:val="24"/>
          </w:rPr>
          <w:t>In diesem Moment passierte</w:t>
        </w:r>
        <w:r w:rsidR="00E611EC" w:rsidRPr="00944672">
          <w:rPr>
            <w:rFonts w:ascii="Arial" w:hAnsi="Arial" w:cs="Arial"/>
            <w:sz w:val="24"/>
            <w:szCs w:val="24"/>
          </w:rPr>
          <w:t xml:space="preserve"> </w:t>
        </w:r>
      </w:ins>
      <w:r w:rsidRPr="00944672">
        <w:rPr>
          <w:rFonts w:ascii="Arial" w:hAnsi="Arial" w:cs="Arial"/>
          <w:sz w:val="24"/>
          <w:szCs w:val="24"/>
        </w:rPr>
        <w:t xml:space="preserve">Saisang </w:t>
      </w:r>
      <w:ins w:id="2028" w:author="Lektorat Bauer" w:date="2025-02-27T17:24:00Z" w16du:dateUtc="2025-02-27T16:24:00Z">
        <w:r w:rsidR="00E611EC">
          <w:rPr>
            <w:rFonts w:ascii="Arial" w:hAnsi="Arial" w:cs="Arial"/>
            <w:sz w:val="24"/>
            <w:szCs w:val="24"/>
          </w:rPr>
          <w:t xml:space="preserve">sie </w:t>
        </w:r>
      </w:ins>
      <w:r w:rsidRPr="00944672">
        <w:rPr>
          <w:rFonts w:ascii="Arial" w:hAnsi="Arial" w:cs="Arial"/>
          <w:sz w:val="24"/>
          <w:szCs w:val="24"/>
        </w:rPr>
        <w:t xml:space="preserve">in einem Jeep </w:t>
      </w:r>
      <w:ins w:id="2029" w:author="Lektorat Bauer" w:date="2025-02-27T17:24:00Z" w16du:dateUtc="2025-02-27T16:24:00Z">
        <w:r w:rsidR="00E611EC">
          <w:rPr>
            <w:rFonts w:ascii="Arial" w:hAnsi="Arial" w:cs="Arial"/>
            <w:sz w:val="24"/>
            <w:szCs w:val="24"/>
          </w:rPr>
          <w:t xml:space="preserve">– </w:t>
        </w:r>
      </w:ins>
      <w:del w:id="2030" w:author="Lektorat Bauer" w:date="2025-02-27T17:24:00Z" w16du:dateUtc="2025-02-27T16:24:00Z">
        <w:r w:rsidRPr="00944672" w:rsidDel="00E611EC">
          <w:rPr>
            <w:rFonts w:ascii="Arial" w:hAnsi="Arial" w:cs="Arial"/>
            <w:sz w:val="24"/>
            <w:szCs w:val="24"/>
          </w:rPr>
          <w:delText xml:space="preserve">an Ihnen, </w:delText>
        </w:r>
      </w:del>
      <w:r w:rsidRPr="00944672">
        <w:rPr>
          <w:rFonts w:ascii="Arial" w:hAnsi="Arial" w:cs="Arial"/>
          <w:sz w:val="24"/>
          <w:szCs w:val="24"/>
        </w:rPr>
        <w:t>zügig</w:t>
      </w:r>
      <w:ins w:id="2031" w:author="Lektorat Bauer" w:date="2025-02-27T17:24:00Z" w16du:dateUtc="2025-02-27T16:24:00Z">
        <w:r w:rsidR="00E611EC">
          <w:rPr>
            <w:rFonts w:ascii="Arial" w:hAnsi="Arial" w:cs="Arial"/>
            <w:sz w:val="24"/>
            <w:szCs w:val="24"/>
          </w:rPr>
          <w:t>,</w:t>
        </w:r>
      </w:ins>
      <w:r w:rsidRPr="00944672">
        <w:rPr>
          <w:rFonts w:ascii="Arial" w:hAnsi="Arial" w:cs="Arial"/>
          <w:sz w:val="24"/>
          <w:szCs w:val="24"/>
        </w:rPr>
        <w:t xml:space="preserve"> aber nicht zu schnell</w:t>
      </w:r>
      <w:del w:id="2032" w:author="Lektorat Bauer" w:date="2025-02-27T17:24:00Z" w16du:dateUtc="2025-02-27T16:24:00Z">
        <w:r w:rsidRPr="00944672" w:rsidDel="00E611EC">
          <w:rPr>
            <w:rFonts w:ascii="Arial" w:hAnsi="Arial" w:cs="Arial"/>
            <w:sz w:val="24"/>
            <w:szCs w:val="24"/>
          </w:rPr>
          <w:delText>, vorbeifuhr</w:delText>
        </w:r>
      </w:del>
      <w:r w:rsidRPr="00944672">
        <w:rPr>
          <w:rFonts w:ascii="Arial" w:hAnsi="Arial" w:cs="Arial"/>
          <w:sz w:val="24"/>
          <w:szCs w:val="24"/>
        </w:rPr>
        <w:t>.</w:t>
      </w:r>
    </w:p>
    <w:p w14:paraId="5EBBF521" w14:textId="77777777" w:rsidR="00905175" w:rsidRDefault="00944672" w:rsidP="00623B68">
      <w:pPr>
        <w:autoSpaceDE w:val="0"/>
        <w:autoSpaceDN w:val="0"/>
        <w:adjustRightInd w:val="0"/>
        <w:spacing w:after="0" w:line="360" w:lineRule="auto"/>
        <w:ind w:firstLine="227"/>
        <w:jc w:val="both"/>
        <w:rPr>
          <w:ins w:id="2033" w:author="Lektorat Bauer" w:date="2025-03-07T18:50:00Z" w16du:dateUtc="2025-03-07T17:50:00Z"/>
          <w:rFonts w:ascii="Arial" w:hAnsi="Arial" w:cs="Arial"/>
          <w:sz w:val="24"/>
          <w:szCs w:val="24"/>
        </w:rPr>
      </w:pPr>
      <w:r w:rsidRPr="00944672">
        <w:rPr>
          <w:rFonts w:ascii="Arial" w:hAnsi="Arial" w:cs="Arial"/>
          <w:sz w:val="24"/>
          <w:szCs w:val="24"/>
        </w:rPr>
        <w:t>„K1 an alle, wir haben mitgehört, wir schwärmen mit PKWs aus, um Euch zu unterstützen. Mal sehen, wohin die wollen</w:t>
      </w:r>
      <w:commentRangeStart w:id="2034"/>
      <w:r w:rsidRPr="00944672">
        <w:rPr>
          <w:rFonts w:ascii="Arial" w:hAnsi="Arial" w:cs="Arial"/>
          <w:sz w:val="24"/>
          <w:szCs w:val="24"/>
        </w:rPr>
        <w:t>.“</w:t>
      </w:r>
    </w:p>
    <w:p w14:paraId="7A9A412A" w14:textId="17D4EE05"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del w:id="2035" w:author="Lektorat Bauer" w:date="2025-03-07T18:50:00Z" w16du:dateUtc="2025-03-07T17:50:00Z">
        <w:r w:rsidRPr="00944672" w:rsidDel="00905175">
          <w:rPr>
            <w:rFonts w:ascii="Arial" w:hAnsi="Arial" w:cs="Arial"/>
            <w:sz w:val="24"/>
            <w:szCs w:val="24"/>
          </w:rPr>
          <w:delText xml:space="preserve"> </w:delText>
        </w:r>
      </w:del>
      <w:r w:rsidRPr="00944672">
        <w:rPr>
          <w:rFonts w:ascii="Arial" w:hAnsi="Arial" w:cs="Arial"/>
          <w:sz w:val="24"/>
          <w:szCs w:val="24"/>
        </w:rPr>
        <w:t>„Y</w:t>
      </w:r>
      <w:commentRangeEnd w:id="2034"/>
      <w:r w:rsidR="00E611EC">
        <w:rPr>
          <w:rStyle w:val="Kommentarzeichen"/>
        </w:rPr>
        <w:commentReference w:id="2034"/>
      </w:r>
      <w:r w:rsidRPr="00944672">
        <w:rPr>
          <w:rFonts w:ascii="Arial" w:hAnsi="Arial" w:cs="Arial"/>
          <w:sz w:val="24"/>
          <w:szCs w:val="24"/>
        </w:rPr>
        <w:t>annis und Tia, fahrt beide noch ein paar Stunt-Übungen, dass erklärt dann</w:t>
      </w:r>
      <w:ins w:id="2036" w:author="Lektorat Bauer" w:date="2025-02-27T17:24:00Z" w16du:dateUtc="2025-02-27T16:24:00Z">
        <w:r w:rsidR="00E611EC">
          <w:rPr>
            <w:rFonts w:ascii="Arial" w:hAnsi="Arial" w:cs="Arial"/>
            <w:sz w:val="24"/>
            <w:szCs w:val="24"/>
          </w:rPr>
          <w:t>,</w:t>
        </w:r>
      </w:ins>
      <w:r w:rsidRPr="00944672">
        <w:rPr>
          <w:rFonts w:ascii="Arial" w:hAnsi="Arial" w:cs="Arial"/>
          <w:sz w:val="24"/>
          <w:szCs w:val="24"/>
        </w:rPr>
        <w:t xml:space="preserve"> warum </w:t>
      </w:r>
      <w:ins w:id="2037" w:author="Lektorat Bauer" w:date="2025-02-27T17:25:00Z" w16du:dateUtc="2025-02-27T16:25:00Z">
        <w:r w:rsidR="00E611EC">
          <w:rPr>
            <w:rFonts w:ascii="Arial" w:hAnsi="Arial" w:cs="Arial"/>
            <w:sz w:val="24"/>
            <w:szCs w:val="24"/>
          </w:rPr>
          <w:t>i</w:t>
        </w:r>
      </w:ins>
      <w:del w:id="2038" w:author="Lektorat Bauer" w:date="2025-02-27T17:25:00Z" w16du:dateUtc="2025-02-27T16:25:00Z">
        <w:r w:rsidRPr="00944672" w:rsidDel="00E611EC">
          <w:rPr>
            <w:rFonts w:ascii="Arial" w:hAnsi="Arial" w:cs="Arial"/>
            <w:sz w:val="24"/>
            <w:szCs w:val="24"/>
          </w:rPr>
          <w:delText>I</w:delText>
        </w:r>
      </w:del>
      <w:r w:rsidRPr="00944672">
        <w:rPr>
          <w:rFonts w:ascii="Arial" w:hAnsi="Arial" w:cs="Arial"/>
          <w:sz w:val="24"/>
          <w:szCs w:val="24"/>
        </w:rPr>
        <w:t>hr da seid.“</w:t>
      </w:r>
    </w:p>
    <w:p w14:paraId="0AC2E491" w14:textId="6CE6E8F1"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„Ich bin jetzt auf dem Parkplatz am anderen Ausgang. Ich werde hier mal Mittag machen. Das erklärt</w:t>
      </w:r>
      <w:ins w:id="2039" w:author="Lektorat Bauer" w:date="2025-02-27T17:25:00Z" w16du:dateUtc="2025-02-27T16:25:00Z">
        <w:r w:rsidR="00E611EC">
          <w:rPr>
            <w:rFonts w:ascii="Arial" w:hAnsi="Arial" w:cs="Arial"/>
            <w:sz w:val="24"/>
            <w:szCs w:val="24"/>
          </w:rPr>
          <w:t>,</w:t>
        </w:r>
      </w:ins>
      <w:r w:rsidRPr="00944672">
        <w:rPr>
          <w:rFonts w:ascii="Arial" w:hAnsi="Arial" w:cs="Arial"/>
          <w:sz w:val="24"/>
          <w:szCs w:val="24"/>
        </w:rPr>
        <w:t xml:space="preserve"> warum ich hier mit dem Wagen stehe</w:t>
      </w:r>
      <w:del w:id="2040" w:author="Lektorat Bauer" w:date="2025-02-27T17:25:00Z" w16du:dateUtc="2025-02-27T16:25:00Z">
        <w:r w:rsidRPr="00944672" w:rsidDel="00E611EC">
          <w:rPr>
            <w:rFonts w:ascii="Arial" w:hAnsi="Arial" w:cs="Arial"/>
            <w:sz w:val="24"/>
            <w:szCs w:val="24"/>
          </w:rPr>
          <w:delText>.</w:delText>
        </w:r>
      </w:del>
      <w:r w:rsidRPr="00944672">
        <w:rPr>
          <w:rFonts w:ascii="Arial" w:hAnsi="Arial" w:cs="Arial"/>
          <w:sz w:val="24"/>
          <w:szCs w:val="24"/>
        </w:rPr>
        <w:t>“</w:t>
      </w:r>
      <w:ins w:id="2041" w:author="Lektorat Bauer" w:date="2025-02-27T17:25:00Z" w16du:dateUtc="2025-02-27T16:25:00Z">
        <w:r w:rsidR="00E611EC">
          <w:rPr>
            <w:rFonts w:ascii="Arial" w:hAnsi="Arial" w:cs="Arial"/>
            <w:sz w:val="24"/>
            <w:szCs w:val="24"/>
          </w:rPr>
          <w:t>,</w:t>
        </w:r>
      </w:ins>
      <w:r w:rsidRPr="00944672">
        <w:rPr>
          <w:rFonts w:ascii="Arial" w:hAnsi="Arial" w:cs="Arial"/>
          <w:sz w:val="24"/>
          <w:szCs w:val="24"/>
        </w:rPr>
        <w:t xml:space="preserve"> </w:t>
      </w:r>
      <w:ins w:id="2042" w:author="Lektorat Bauer" w:date="2025-02-27T17:25:00Z" w16du:dateUtc="2025-02-27T16:25:00Z">
        <w:r w:rsidR="00E611EC">
          <w:rPr>
            <w:rFonts w:ascii="Arial" w:hAnsi="Arial" w:cs="Arial"/>
            <w:sz w:val="24"/>
            <w:szCs w:val="24"/>
          </w:rPr>
          <w:t>s</w:t>
        </w:r>
      </w:ins>
      <w:del w:id="2043" w:author="Lektorat Bauer" w:date="2025-02-27T17:25:00Z" w16du:dateUtc="2025-02-27T16:25:00Z">
        <w:r w:rsidRPr="00944672" w:rsidDel="00E611EC">
          <w:rPr>
            <w:rFonts w:ascii="Arial" w:hAnsi="Arial" w:cs="Arial"/>
            <w:sz w:val="24"/>
            <w:szCs w:val="24"/>
          </w:rPr>
          <w:delText>S</w:delText>
        </w:r>
      </w:del>
      <w:r w:rsidRPr="00944672">
        <w:rPr>
          <w:rFonts w:ascii="Arial" w:hAnsi="Arial" w:cs="Arial"/>
          <w:sz w:val="24"/>
          <w:szCs w:val="24"/>
        </w:rPr>
        <w:t xml:space="preserve">agte Saisang, als sie </w:t>
      </w:r>
      <w:r w:rsidRPr="00944672">
        <w:rPr>
          <w:rFonts w:ascii="Arial" w:hAnsi="Arial" w:cs="Arial"/>
          <w:sz w:val="24"/>
          <w:szCs w:val="24"/>
        </w:rPr>
        <w:lastRenderedPageBreak/>
        <w:t>plötzlich ein dumpfes Schlagen aus den Hörern hörten. „</w:t>
      </w:r>
      <w:commentRangeStart w:id="2044"/>
      <w:del w:id="2045" w:author="Lektorat Bauer" w:date="2025-02-27T17:25:00Z" w16du:dateUtc="2025-02-27T16:25:00Z">
        <w:r w:rsidRPr="00944672" w:rsidDel="00E611EC">
          <w:rPr>
            <w:rFonts w:ascii="Arial" w:hAnsi="Arial" w:cs="Arial"/>
            <w:sz w:val="24"/>
            <w:szCs w:val="24"/>
          </w:rPr>
          <w:delText>Die haben mich wohl gesehen</w:delText>
        </w:r>
      </w:del>
      <w:commentRangeEnd w:id="2044"/>
      <w:r w:rsidR="00E611EC">
        <w:rPr>
          <w:rStyle w:val="Kommentarzeichen"/>
        </w:rPr>
        <w:commentReference w:id="2044"/>
      </w:r>
      <w:del w:id="2046" w:author="Lektorat Bauer" w:date="2025-02-27T17:25:00Z" w16du:dateUtc="2025-02-27T16:25:00Z">
        <w:r w:rsidRPr="00944672" w:rsidDel="00E611EC">
          <w:rPr>
            <w:rFonts w:ascii="Arial" w:hAnsi="Arial" w:cs="Arial"/>
            <w:sz w:val="24"/>
            <w:szCs w:val="24"/>
          </w:rPr>
          <w:delText xml:space="preserve">! Ich bin angeschossen </w:delText>
        </w:r>
        <w:commentRangeStart w:id="2047"/>
        <w:r w:rsidRPr="00944672" w:rsidDel="00E611EC">
          <w:rPr>
            <w:rFonts w:ascii="Arial" w:hAnsi="Arial" w:cs="Arial"/>
            <w:sz w:val="24"/>
            <w:szCs w:val="24"/>
          </w:rPr>
          <w:delText>worden</w:delText>
        </w:r>
      </w:del>
      <w:ins w:id="2048" w:author="Lektorat Bauer" w:date="2025-02-27T17:25:00Z" w16du:dateUtc="2025-02-27T16:25:00Z">
        <w:r w:rsidR="00E611EC">
          <w:rPr>
            <w:rFonts w:ascii="Arial" w:hAnsi="Arial" w:cs="Arial"/>
            <w:sz w:val="24"/>
            <w:szCs w:val="24"/>
          </w:rPr>
          <w:t>K2 getroffe</w:t>
        </w:r>
      </w:ins>
      <w:commentRangeEnd w:id="2047"/>
      <w:ins w:id="2049" w:author="Lektorat Bauer" w:date="2025-02-27T17:26:00Z" w16du:dateUtc="2025-02-27T16:26:00Z">
        <w:r w:rsidR="00E611EC">
          <w:rPr>
            <w:rStyle w:val="Kommentarzeichen"/>
          </w:rPr>
          <w:commentReference w:id="2047"/>
        </w:r>
      </w:ins>
      <w:ins w:id="2050" w:author="Lektorat Bauer" w:date="2025-02-27T17:25:00Z" w16du:dateUtc="2025-02-27T16:25:00Z">
        <w:r w:rsidR="00E611EC">
          <w:rPr>
            <w:rFonts w:ascii="Arial" w:hAnsi="Arial" w:cs="Arial"/>
            <w:sz w:val="24"/>
            <w:szCs w:val="24"/>
          </w:rPr>
          <w:t>n!</w:t>
        </w:r>
      </w:ins>
      <w:del w:id="2051" w:author="Lektorat Bauer" w:date="2025-02-27T17:25:00Z" w16du:dateUtc="2025-02-27T16:25:00Z">
        <w:r w:rsidRPr="00944672" w:rsidDel="00E611EC">
          <w:rPr>
            <w:rFonts w:ascii="Arial" w:hAnsi="Arial" w:cs="Arial"/>
            <w:sz w:val="24"/>
            <w:szCs w:val="24"/>
          </w:rPr>
          <w:delText>.</w:delText>
        </w:r>
      </w:del>
      <w:r w:rsidRPr="00944672">
        <w:rPr>
          <w:rFonts w:ascii="Arial" w:hAnsi="Arial" w:cs="Arial"/>
          <w:sz w:val="24"/>
          <w:szCs w:val="24"/>
        </w:rPr>
        <w:t xml:space="preserve"> Ich liege </w:t>
      </w:r>
      <w:commentRangeStart w:id="2052"/>
      <w:r w:rsidRPr="00944672">
        <w:rPr>
          <w:rFonts w:ascii="Arial" w:hAnsi="Arial" w:cs="Arial"/>
          <w:sz w:val="24"/>
          <w:szCs w:val="24"/>
        </w:rPr>
        <w:t xml:space="preserve">in Lee </w:t>
      </w:r>
      <w:commentRangeEnd w:id="2052"/>
      <w:r w:rsidR="00E611EC">
        <w:rPr>
          <w:rStyle w:val="Kommentarzeichen"/>
        </w:rPr>
        <w:commentReference w:id="2052"/>
      </w:r>
      <w:r w:rsidRPr="00944672">
        <w:rPr>
          <w:rFonts w:ascii="Arial" w:hAnsi="Arial" w:cs="Arial"/>
          <w:sz w:val="24"/>
          <w:szCs w:val="24"/>
        </w:rPr>
        <w:t>und</w:t>
      </w:r>
      <w:ins w:id="2053" w:author="Lektorat Bauer" w:date="2025-02-27T17:25:00Z" w16du:dateUtc="2025-02-27T16:25:00Z">
        <w:r w:rsidR="00E611EC">
          <w:rPr>
            <w:rFonts w:ascii="Arial" w:hAnsi="Arial" w:cs="Arial"/>
            <w:sz w:val="24"/>
            <w:szCs w:val="24"/>
          </w:rPr>
          <w:t> </w:t>
        </w:r>
      </w:ins>
      <w:r w:rsidRPr="00944672">
        <w:rPr>
          <w:rFonts w:ascii="Arial" w:hAnsi="Arial" w:cs="Arial"/>
          <w:sz w:val="24"/>
          <w:szCs w:val="24"/>
        </w:rPr>
        <w:t xml:space="preserve">…“ </w:t>
      </w:r>
      <w:ins w:id="2054" w:author="Lektorat Bauer" w:date="2025-02-27T17:26:00Z" w16du:dateUtc="2025-02-27T16:26:00Z">
        <w:r w:rsidR="00E611EC">
          <w:rPr>
            <w:rFonts w:ascii="Arial" w:hAnsi="Arial" w:cs="Arial"/>
            <w:sz w:val="24"/>
            <w:szCs w:val="24"/>
          </w:rPr>
          <w:t>E</w:t>
        </w:r>
      </w:ins>
      <w:del w:id="2055" w:author="Lektorat Bauer" w:date="2025-02-27T17:26:00Z" w16du:dateUtc="2025-02-27T16:26:00Z">
        <w:r w:rsidRPr="00944672" w:rsidDel="00E611EC">
          <w:rPr>
            <w:rFonts w:ascii="Arial" w:hAnsi="Arial" w:cs="Arial"/>
            <w:sz w:val="24"/>
            <w:szCs w:val="24"/>
          </w:rPr>
          <w:delText>e</w:delText>
        </w:r>
      </w:del>
      <w:r w:rsidRPr="00944672">
        <w:rPr>
          <w:rFonts w:ascii="Arial" w:hAnsi="Arial" w:cs="Arial"/>
          <w:sz w:val="24"/>
          <w:szCs w:val="24"/>
        </w:rPr>
        <w:t>in lauter Knall ließ alle zusammenzucken</w:t>
      </w:r>
      <w:ins w:id="2056" w:author="Lektorat Bauer" w:date="2025-02-27T17:26:00Z" w16du:dateUtc="2025-02-27T16:26:00Z">
        <w:r w:rsidR="00E611EC">
          <w:rPr>
            <w:rFonts w:ascii="Arial" w:hAnsi="Arial" w:cs="Arial"/>
            <w:sz w:val="24"/>
            <w:szCs w:val="24"/>
          </w:rPr>
          <w:t>.</w:t>
        </w:r>
      </w:ins>
      <w:del w:id="2057" w:author="Lektorat Bauer" w:date="2025-02-27T17:26:00Z" w16du:dateUtc="2025-02-27T16:26:00Z">
        <w:r w:rsidRPr="00944672" w:rsidDel="00E611EC">
          <w:rPr>
            <w:rFonts w:ascii="Arial" w:hAnsi="Arial" w:cs="Arial"/>
            <w:sz w:val="24"/>
            <w:szCs w:val="24"/>
          </w:rPr>
          <w:delText>,</w:delText>
        </w:r>
      </w:del>
      <w:r w:rsidRPr="00944672">
        <w:rPr>
          <w:rFonts w:ascii="Arial" w:hAnsi="Arial" w:cs="Arial"/>
          <w:sz w:val="24"/>
          <w:szCs w:val="24"/>
        </w:rPr>
        <w:t xml:space="preserve"> Sie wussten, dass eben der Wagen explodiert war. </w:t>
      </w:r>
    </w:p>
    <w:p w14:paraId="71C74F56" w14:textId="2054A3B5"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„Ist irgendjemand </w:t>
      </w:r>
      <w:del w:id="2058" w:author="Lektorat Bauer" w:date="2025-02-27T17:27:00Z" w16du:dateUtc="2025-02-27T16:27:00Z">
        <w:r w:rsidRPr="00944672" w:rsidDel="00BA3551">
          <w:rPr>
            <w:rFonts w:ascii="Arial" w:hAnsi="Arial" w:cs="Arial"/>
            <w:sz w:val="24"/>
            <w:szCs w:val="24"/>
          </w:rPr>
          <w:delText xml:space="preserve">schon </w:delText>
        </w:r>
      </w:del>
      <w:r w:rsidRPr="00944672">
        <w:rPr>
          <w:rFonts w:ascii="Arial" w:hAnsi="Arial" w:cs="Arial"/>
          <w:sz w:val="24"/>
          <w:szCs w:val="24"/>
        </w:rPr>
        <w:t xml:space="preserve">in der Nähe? Um die Verfolgung aufzunehmen?“ </w:t>
      </w:r>
      <w:del w:id="2059" w:author="Lektorat Bauer" w:date="2025-02-27T17:27:00Z" w16du:dateUtc="2025-02-27T16:27:00Z">
        <w:r w:rsidRPr="00944672" w:rsidDel="00BA3551">
          <w:rPr>
            <w:rFonts w:ascii="Arial" w:hAnsi="Arial" w:cs="Arial"/>
            <w:sz w:val="24"/>
            <w:szCs w:val="24"/>
          </w:rPr>
          <w:delText xml:space="preserve">Es kamen von allen </w:delText>
        </w:r>
      </w:del>
      <w:ins w:id="2060" w:author="Lektorat Bauer" w:date="2025-02-27T17:27:00Z" w16du:dateUtc="2025-02-27T16:27:00Z">
        <w:r w:rsidR="00BA3551">
          <w:rPr>
            <w:rFonts w:ascii="Arial" w:hAnsi="Arial" w:cs="Arial"/>
            <w:sz w:val="24"/>
            <w:szCs w:val="24"/>
          </w:rPr>
          <w:t xml:space="preserve">Von allen kam </w:t>
        </w:r>
      </w:ins>
      <w:r w:rsidRPr="00944672">
        <w:rPr>
          <w:rFonts w:ascii="Arial" w:hAnsi="Arial" w:cs="Arial"/>
          <w:sz w:val="24"/>
          <w:szCs w:val="24"/>
        </w:rPr>
        <w:t>nur „Nein“ zurück. Tia un</w:t>
      </w:r>
      <w:ins w:id="2061" w:author="Lektorat Bauer" w:date="2025-02-27T17:27:00Z" w16du:dateUtc="2025-02-27T16:27:00Z">
        <w:r w:rsidR="00BA3551">
          <w:rPr>
            <w:rFonts w:ascii="Arial" w:hAnsi="Arial" w:cs="Arial"/>
            <w:sz w:val="24"/>
            <w:szCs w:val="24"/>
          </w:rPr>
          <w:t>d</w:t>
        </w:r>
      </w:ins>
      <w:del w:id="2062" w:author="Lektorat Bauer" w:date="2025-02-27T17:27:00Z" w16du:dateUtc="2025-02-27T16:27:00Z">
        <w:r w:rsidRPr="00944672" w:rsidDel="00BA3551">
          <w:rPr>
            <w:rFonts w:ascii="Arial" w:hAnsi="Arial" w:cs="Arial"/>
            <w:sz w:val="24"/>
            <w:szCs w:val="24"/>
          </w:rPr>
          <w:delText>s</w:delText>
        </w:r>
      </w:del>
      <w:r w:rsidRPr="00944672">
        <w:rPr>
          <w:rFonts w:ascii="Arial" w:hAnsi="Arial" w:cs="Arial"/>
          <w:sz w:val="24"/>
          <w:szCs w:val="24"/>
        </w:rPr>
        <w:t xml:space="preserve"> Yannis schauten sich an, nickten und </w:t>
      </w:r>
      <w:del w:id="2063" w:author="Lektorat Bauer" w:date="2025-02-27T17:27:00Z" w16du:dateUtc="2025-02-27T16:27:00Z">
        <w:r w:rsidRPr="00944672" w:rsidDel="00BA3551">
          <w:rPr>
            <w:rFonts w:ascii="Arial" w:hAnsi="Arial" w:cs="Arial"/>
            <w:sz w:val="24"/>
            <w:szCs w:val="24"/>
          </w:rPr>
          <w:delText xml:space="preserve">dann </w:delText>
        </w:r>
      </w:del>
      <w:r w:rsidRPr="00944672">
        <w:rPr>
          <w:rFonts w:ascii="Arial" w:hAnsi="Arial" w:cs="Arial"/>
          <w:sz w:val="24"/>
          <w:szCs w:val="24"/>
        </w:rPr>
        <w:t xml:space="preserve">fuhren </w:t>
      </w:r>
      <w:del w:id="2064" w:author="Lektorat Bauer" w:date="2025-02-27T17:27:00Z" w16du:dateUtc="2025-02-27T16:27:00Z">
        <w:r w:rsidRPr="00944672" w:rsidDel="00BA3551">
          <w:rPr>
            <w:rFonts w:ascii="Arial" w:hAnsi="Arial" w:cs="Arial"/>
            <w:sz w:val="24"/>
            <w:szCs w:val="24"/>
          </w:rPr>
          <w:delText xml:space="preserve">Sie </w:delText>
        </w:r>
      </w:del>
      <w:r w:rsidRPr="00944672">
        <w:rPr>
          <w:rFonts w:ascii="Arial" w:hAnsi="Arial" w:cs="Arial"/>
          <w:sz w:val="24"/>
          <w:szCs w:val="24"/>
        </w:rPr>
        <w:t>zum Parkplatz.</w:t>
      </w:r>
    </w:p>
    <w:p w14:paraId="063B8D15" w14:textId="61F625C6"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Als sie dort eintrafen, bot sich ihnen ein Bild des Schreckens</w:t>
      </w:r>
      <w:del w:id="2065" w:author="Lektorat Bauer" w:date="2025-02-27T17:27:00Z" w16du:dateUtc="2025-02-27T16:27:00Z">
        <w:r w:rsidRPr="00944672" w:rsidDel="00BA3551">
          <w:rPr>
            <w:rFonts w:ascii="Arial" w:hAnsi="Arial" w:cs="Arial"/>
            <w:sz w:val="24"/>
            <w:szCs w:val="24"/>
          </w:rPr>
          <w:delText>,</w:delText>
        </w:r>
      </w:del>
      <w:ins w:id="2066" w:author="Lektorat Bauer" w:date="2025-02-27T17:27:00Z" w16du:dateUtc="2025-02-27T16:27:00Z">
        <w:r w:rsidR="00BA3551">
          <w:rPr>
            <w:rFonts w:ascii="Arial" w:hAnsi="Arial" w:cs="Arial"/>
            <w:sz w:val="24"/>
            <w:szCs w:val="24"/>
          </w:rPr>
          <w:t>.</w:t>
        </w:r>
      </w:ins>
      <w:r w:rsidRPr="00944672">
        <w:rPr>
          <w:rFonts w:ascii="Arial" w:hAnsi="Arial" w:cs="Arial"/>
          <w:sz w:val="24"/>
          <w:szCs w:val="24"/>
        </w:rPr>
        <w:t xml:space="preserve"> </w:t>
      </w:r>
      <w:ins w:id="2067" w:author="Lektorat Bauer" w:date="2025-02-27T17:27:00Z" w16du:dateUtc="2025-02-27T16:27:00Z">
        <w:r w:rsidR="00BA3551">
          <w:rPr>
            <w:rFonts w:ascii="Arial" w:hAnsi="Arial" w:cs="Arial"/>
            <w:sz w:val="24"/>
            <w:szCs w:val="24"/>
          </w:rPr>
          <w:t>E</w:t>
        </w:r>
      </w:ins>
      <w:del w:id="2068" w:author="Lektorat Bauer" w:date="2025-02-27T17:27:00Z" w16du:dateUtc="2025-02-27T16:27:00Z">
        <w:r w:rsidRPr="00944672" w:rsidDel="00BA3551">
          <w:rPr>
            <w:rFonts w:ascii="Arial" w:hAnsi="Arial" w:cs="Arial"/>
            <w:sz w:val="24"/>
            <w:szCs w:val="24"/>
          </w:rPr>
          <w:delText>e</w:delText>
        </w:r>
      </w:del>
      <w:r w:rsidRPr="00944672">
        <w:rPr>
          <w:rFonts w:ascii="Arial" w:hAnsi="Arial" w:cs="Arial"/>
          <w:sz w:val="24"/>
          <w:szCs w:val="24"/>
        </w:rPr>
        <w:t xml:space="preserve">s hatten sich schon Schaulustige eingefunden, und so verhielten sich die beiden auch. </w:t>
      </w:r>
    </w:p>
    <w:p w14:paraId="35A01567" w14:textId="7BA479C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„Das war eine Rakete</w:t>
      </w:r>
      <w:del w:id="2069" w:author="Lektorat Bauer" w:date="2025-02-27T17:27:00Z" w16du:dateUtc="2025-02-27T16:27:00Z">
        <w:r w:rsidRPr="00944672" w:rsidDel="00BA3551">
          <w:rPr>
            <w:rFonts w:ascii="Arial" w:hAnsi="Arial" w:cs="Arial"/>
            <w:sz w:val="24"/>
            <w:szCs w:val="24"/>
          </w:rPr>
          <w:delText>.</w:delText>
        </w:r>
      </w:del>
      <w:r w:rsidRPr="00944672">
        <w:rPr>
          <w:rFonts w:ascii="Arial" w:hAnsi="Arial" w:cs="Arial"/>
          <w:sz w:val="24"/>
          <w:szCs w:val="24"/>
        </w:rPr>
        <w:t>“</w:t>
      </w:r>
      <w:ins w:id="2070" w:author="Lektorat Bauer" w:date="2025-02-27T17:27:00Z" w16du:dateUtc="2025-02-27T16:27:00Z">
        <w:r w:rsidR="00BA3551">
          <w:rPr>
            <w:rFonts w:ascii="Arial" w:hAnsi="Arial" w:cs="Arial"/>
            <w:sz w:val="24"/>
            <w:szCs w:val="24"/>
          </w:rPr>
          <w:t>,</w:t>
        </w:r>
      </w:ins>
      <w:r w:rsidRPr="00944672">
        <w:rPr>
          <w:rFonts w:ascii="Arial" w:hAnsi="Arial" w:cs="Arial"/>
          <w:sz w:val="24"/>
          <w:szCs w:val="24"/>
        </w:rPr>
        <w:t xml:space="preserve"> </w:t>
      </w:r>
      <w:ins w:id="2071" w:author="Lektorat Bauer" w:date="2025-02-27T17:27:00Z" w16du:dateUtc="2025-02-27T16:27:00Z">
        <w:r w:rsidR="00BA3551">
          <w:rPr>
            <w:rFonts w:ascii="Arial" w:hAnsi="Arial" w:cs="Arial"/>
            <w:sz w:val="24"/>
            <w:szCs w:val="24"/>
          </w:rPr>
          <w:t>m</w:t>
        </w:r>
      </w:ins>
      <w:del w:id="2072" w:author="Lektorat Bauer" w:date="2025-02-27T17:27:00Z" w16du:dateUtc="2025-02-27T16:27:00Z">
        <w:r w:rsidRPr="00944672" w:rsidDel="00BA3551">
          <w:rPr>
            <w:rFonts w:ascii="Arial" w:hAnsi="Arial" w:cs="Arial"/>
            <w:sz w:val="24"/>
            <w:szCs w:val="24"/>
          </w:rPr>
          <w:delText>M</w:delText>
        </w:r>
      </w:del>
      <w:r w:rsidRPr="00944672">
        <w:rPr>
          <w:rFonts w:ascii="Arial" w:hAnsi="Arial" w:cs="Arial"/>
          <w:sz w:val="24"/>
          <w:szCs w:val="24"/>
        </w:rPr>
        <w:t>eldete Tia über Funk, „</w:t>
      </w:r>
      <w:ins w:id="2073" w:author="Lektorat Bauer" w:date="2025-02-27T17:27:00Z" w16du:dateUtc="2025-02-27T16:27:00Z">
        <w:r w:rsidR="00BA3551">
          <w:rPr>
            <w:rFonts w:ascii="Arial" w:hAnsi="Arial" w:cs="Arial"/>
            <w:sz w:val="24"/>
            <w:szCs w:val="24"/>
          </w:rPr>
          <w:t>d</w:t>
        </w:r>
      </w:ins>
      <w:del w:id="2074" w:author="Lektorat Bauer" w:date="2025-02-27T17:27:00Z" w16du:dateUtc="2025-02-27T16:27:00Z">
        <w:r w:rsidRPr="00944672" w:rsidDel="00BA3551">
          <w:rPr>
            <w:rFonts w:ascii="Arial" w:hAnsi="Arial" w:cs="Arial"/>
            <w:sz w:val="24"/>
            <w:szCs w:val="24"/>
          </w:rPr>
          <w:delText>D</w:delText>
        </w:r>
      </w:del>
      <w:r w:rsidRPr="00944672">
        <w:rPr>
          <w:rFonts w:ascii="Arial" w:hAnsi="Arial" w:cs="Arial"/>
          <w:sz w:val="24"/>
          <w:szCs w:val="24"/>
        </w:rPr>
        <w:t xml:space="preserve">as Ding kam aus großer Entfernung.“ </w:t>
      </w:r>
    </w:p>
    <w:p w14:paraId="5961E1CA" w14:textId="1592E8D5"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„Tia</w:t>
      </w:r>
      <w:del w:id="2075" w:author="Lektorat Bauer" w:date="2025-02-27T17:27:00Z" w16du:dateUtc="2025-02-27T16:27:00Z">
        <w:r w:rsidRPr="00944672" w:rsidDel="00BA3551">
          <w:rPr>
            <w:rFonts w:ascii="Arial" w:hAnsi="Arial" w:cs="Arial"/>
            <w:sz w:val="24"/>
            <w:szCs w:val="24"/>
          </w:rPr>
          <w:delText>,</w:delText>
        </w:r>
      </w:del>
      <w:r w:rsidRPr="00944672">
        <w:rPr>
          <w:rFonts w:ascii="Arial" w:hAnsi="Arial" w:cs="Arial"/>
          <w:sz w:val="24"/>
          <w:szCs w:val="24"/>
        </w:rPr>
        <w:t>“</w:t>
      </w:r>
      <w:ins w:id="2076" w:author="Lektorat Bauer" w:date="2025-02-27T17:27:00Z" w16du:dateUtc="2025-02-27T16:27:00Z">
        <w:r w:rsidR="00BA3551">
          <w:rPr>
            <w:rFonts w:ascii="Arial" w:hAnsi="Arial" w:cs="Arial"/>
            <w:sz w:val="24"/>
            <w:szCs w:val="24"/>
          </w:rPr>
          <w:t>,</w:t>
        </w:r>
      </w:ins>
      <w:r w:rsidRPr="00944672">
        <w:rPr>
          <w:rFonts w:ascii="Arial" w:hAnsi="Arial" w:cs="Arial"/>
          <w:sz w:val="24"/>
          <w:szCs w:val="24"/>
        </w:rPr>
        <w:t xml:space="preserve"> sagte Yannis, „zwischen den Bäumen kann man da hinten Gebäude sehen. Von da muss sie gekommen sein.“ </w:t>
      </w:r>
      <w:ins w:id="2077" w:author="Lektorat Bauer" w:date="2025-02-27T17:27:00Z" w16du:dateUtc="2025-02-27T16:27:00Z">
        <w:r w:rsidR="00BA3551">
          <w:rPr>
            <w:rFonts w:ascii="Arial" w:hAnsi="Arial" w:cs="Arial"/>
            <w:sz w:val="24"/>
            <w:szCs w:val="24"/>
          </w:rPr>
          <w:t xml:space="preserve">– </w:t>
        </w:r>
      </w:ins>
      <w:r w:rsidRPr="00944672">
        <w:rPr>
          <w:rFonts w:ascii="Arial" w:hAnsi="Arial" w:cs="Arial"/>
          <w:sz w:val="24"/>
          <w:szCs w:val="24"/>
        </w:rPr>
        <w:t xml:space="preserve">„Ja, von der Kurve der Rennstrecke aus </w:t>
      </w:r>
      <w:del w:id="2078" w:author="Lektorat Bauer" w:date="2025-02-27T17:27:00Z" w16du:dateUtc="2025-02-27T16:27:00Z">
        <w:r w:rsidRPr="00944672" w:rsidDel="00BA3551">
          <w:rPr>
            <w:rFonts w:ascii="Arial" w:hAnsi="Arial" w:cs="Arial"/>
            <w:sz w:val="24"/>
            <w:szCs w:val="24"/>
          </w:rPr>
          <w:delText xml:space="preserve">macht </w:delText>
        </w:r>
      </w:del>
      <w:ins w:id="2079" w:author="Lektorat Bauer" w:date="2025-02-27T17:27:00Z" w16du:dateUtc="2025-02-27T16:27:00Z">
        <w:r w:rsidR="00BA3551">
          <w:rPr>
            <w:rFonts w:ascii="Arial" w:hAnsi="Arial" w:cs="Arial"/>
            <w:sz w:val="24"/>
            <w:szCs w:val="24"/>
          </w:rPr>
          <w:t>ergibt</w:t>
        </w:r>
        <w:r w:rsidR="00BA3551" w:rsidRPr="00944672">
          <w:rPr>
            <w:rFonts w:ascii="Arial" w:hAnsi="Arial" w:cs="Arial"/>
            <w:sz w:val="24"/>
            <w:szCs w:val="24"/>
          </w:rPr>
          <w:t xml:space="preserve"> </w:t>
        </w:r>
      </w:ins>
      <w:r w:rsidRPr="00944672">
        <w:rPr>
          <w:rFonts w:ascii="Arial" w:hAnsi="Arial" w:cs="Arial"/>
          <w:sz w:val="24"/>
          <w:szCs w:val="24"/>
        </w:rPr>
        <w:t xml:space="preserve">das keinen Sinn.“ </w:t>
      </w:r>
    </w:p>
    <w:p w14:paraId="1B1FE644" w14:textId="1584E49C"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Haziq meldete sich</w:t>
      </w:r>
      <w:ins w:id="2080" w:author="Lektorat Bauer" w:date="2025-02-27T17:27:00Z" w16du:dateUtc="2025-02-27T16:27:00Z">
        <w:r w:rsidR="00BA3551">
          <w:rPr>
            <w:rFonts w:ascii="Arial" w:hAnsi="Arial" w:cs="Arial"/>
            <w:sz w:val="24"/>
            <w:szCs w:val="24"/>
          </w:rPr>
          <w:t>:</w:t>
        </w:r>
      </w:ins>
      <w:del w:id="2081" w:author="Lektorat Bauer" w:date="2025-02-27T17:27:00Z" w16du:dateUtc="2025-02-27T16:27:00Z">
        <w:r w:rsidRPr="00944672" w:rsidDel="00BA3551">
          <w:rPr>
            <w:rFonts w:ascii="Arial" w:hAnsi="Arial" w:cs="Arial"/>
            <w:sz w:val="24"/>
            <w:szCs w:val="24"/>
          </w:rPr>
          <w:delText>,</w:delText>
        </w:r>
      </w:del>
      <w:r w:rsidRPr="00944672">
        <w:rPr>
          <w:rFonts w:ascii="Arial" w:hAnsi="Arial" w:cs="Arial"/>
          <w:sz w:val="24"/>
          <w:szCs w:val="24"/>
        </w:rPr>
        <w:t xml:space="preserve"> „Schaut nach, aber seid vorsichtig! Wir sind auch gleich da.“</w:t>
      </w:r>
    </w:p>
    <w:p w14:paraId="31D1770D" w14:textId="5C4C0248"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Als sie an den Gebäuden eintrafen, </w:t>
      </w:r>
      <w:del w:id="2082" w:author="Lektorat Bauer" w:date="2025-02-27T17:28:00Z" w16du:dateUtc="2025-02-27T16:28:00Z">
        <w:r w:rsidRPr="00944672" w:rsidDel="00BA3551">
          <w:rPr>
            <w:rFonts w:ascii="Arial" w:hAnsi="Arial" w:cs="Arial"/>
            <w:sz w:val="24"/>
            <w:szCs w:val="24"/>
          </w:rPr>
          <w:delText>sahen</w:delText>
        </w:r>
      </w:del>
      <w:ins w:id="2083" w:author="Lektorat Bauer" w:date="2025-02-27T17:28:00Z" w16du:dateUtc="2025-02-27T16:28:00Z">
        <w:r w:rsidR="00BA3551">
          <w:rPr>
            <w:rFonts w:ascii="Arial" w:hAnsi="Arial" w:cs="Arial"/>
            <w:sz w:val="24"/>
            <w:szCs w:val="24"/>
          </w:rPr>
          <w:t>erkannten</w:t>
        </w:r>
      </w:ins>
      <w:r w:rsidRPr="00944672">
        <w:rPr>
          <w:rFonts w:ascii="Arial" w:hAnsi="Arial" w:cs="Arial"/>
          <w:sz w:val="24"/>
          <w:szCs w:val="24"/>
        </w:rPr>
        <w:t xml:space="preserve"> Sie, dass Sie recht gehabt hatten. Der ausgebrannte Pick-up stand dort herum und auf der Ablage</w:t>
      </w:r>
      <w:del w:id="2084" w:author="Lektorat Bauer" w:date="2025-02-27T17:28:00Z" w16du:dateUtc="2025-02-27T16:28:00Z">
        <w:r w:rsidRPr="00944672" w:rsidDel="00BA3551">
          <w:rPr>
            <w:rFonts w:ascii="Arial" w:hAnsi="Arial" w:cs="Arial"/>
            <w:sz w:val="24"/>
            <w:szCs w:val="24"/>
          </w:rPr>
          <w:delText>,</w:delText>
        </w:r>
      </w:del>
      <w:r w:rsidRPr="00944672">
        <w:rPr>
          <w:rFonts w:ascii="Arial" w:hAnsi="Arial" w:cs="Arial"/>
          <w:sz w:val="24"/>
          <w:szCs w:val="24"/>
        </w:rPr>
        <w:t xml:space="preserve"> lag die Abschussvorrichtung für eine kleine Rakete. Von den Tätern keine Spur.</w:t>
      </w:r>
    </w:p>
    <w:p w14:paraId="4BD0F7FA" w14:textId="472AFEA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Als Haziq mit den anderen am Abschussplatz ankam, begannen alle schnell und geordnet eine Untersuchung der Umgebung. Tambi, der Waffenexperte der Gruppe</w:t>
      </w:r>
      <w:ins w:id="2085" w:author="Lektorat Bauer" w:date="2025-02-27T17:28:00Z" w16du:dateUtc="2025-02-27T16:28:00Z">
        <w:r w:rsidR="00BA3551">
          <w:rPr>
            <w:rFonts w:ascii="Arial" w:hAnsi="Arial" w:cs="Arial"/>
            <w:sz w:val="24"/>
            <w:szCs w:val="24"/>
          </w:rPr>
          <w:t>,</w:t>
        </w:r>
      </w:ins>
      <w:r w:rsidRPr="00944672">
        <w:rPr>
          <w:rFonts w:ascii="Arial" w:hAnsi="Arial" w:cs="Arial"/>
          <w:sz w:val="24"/>
          <w:szCs w:val="24"/>
        </w:rPr>
        <w:t xml:space="preserve"> sah sich die Abschussvorrichtung genauer an. </w:t>
      </w:r>
    </w:p>
    <w:p w14:paraId="2AC60BE3" w14:textId="008E43B6"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del w:id="2086" w:author="Lektorat Bauer" w:date="2025-02-27T17:28:00Z" w16du:dateUtc="2025-02-27T16:28:00Z">
        <w:r w:rsidRPr="00944672" w:rsidDel="00BA3551">
          <w:rPr>
            <w:rFonts w:ascii="Arial" w:hAnsi="Arial" w:cs="Arial"/>
            <w:sz w:val="24"/>
            <w:szCs w:val="24"/>
          </w:rPr>
          <w:delText xml:space="preserve">Dann stellte er fest: </w:delText>
        </w:r>
      </w:del>
      <w:r w:rsidRPr="00944672">
        <w:rPr>
          <w:rFonts w:ascii="Arial" w:hAnsi="Arial" w:cs="Arial"/>
          <w:sz w:val="24"/>
          <w:szCs w:val="24"/>
        </w:rPr>
        <w:t>„Wir haben es hier mit Profis zu tun. Das ist eine englische oder französische MILAN. Die sind auf dem Schwarzmarkt begehrt und teuer. Wer damit arbeitet, ist als ‚gefährlich‘ einzustufen</w:t>
      </w:r>
      <w:del w:id="2087" w:author="Lektorat Bauer" w:date="2025-02-27T17:28:00Z" w16du:dateUtc="2025-02-27T16:28:00Z">
        <w:r w:rsidRPr="00944672" w:rsidDel="00BA3551">
          <w:rPr>
            <w:rFonts w:ascii="Arial" w:hAnsi="Arial" w:cs="Arial"/>
            <w:sz w:val="24"/>
            <w:szCs w:val="24"/>
          </w:rPr>
          <w:delText>.</w:delText>
        </w:r>
      </w:del>
      <w:r w:rsidRPr="00944672">
        <w:rPr>
          <w:rFonts w:ascii="Arial" w:hAnsi="Arial" w:cs="Arial"/>
          <w:sz w:val="24"/>
          <w:szCs w:val="24"/>
        </w:rPr>
        <w:t>“</w:t>
      </w:r>
      <w:ins w:id="2088" w:author="Lektorat Bauer" w:date="2025-02-27T17:28:00Z" w16du:dateUtc="2025-02-27T16:28:00Z">
        <w:r w:rsidR="00BA3551">
          <w:rPr>
            <w:rFonts w:ascii="Arial" w:hAnsi="Arial" w:cs="Arial"/>
            <w:sz w:val="24"/>
            <w:szCs w:val="24"/>
          </w:rPr>
          <w:t>, sagte er nach ein paar prüfenden Blicken.</w:t>
        </w:r>
      </w:ins>
      <w:r w:rsidRPr="00944672">
        <w:rPr>
          <w:rFonts w:ascii="Arial" w:hAnsi="Arial" w:cs="Arial"/>
          <w:sz w:val="24"/>
          <w:szCs w:val="24"/>
        </w:rPr>
        <w:t xml:space="preserve"> </w:t>
      </w:r>
    </w:p>
    <w:p w14:paraId="0AC2C3AF" w14:textId="1BDFFEC0"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„Woher weißt Du, dass das keine deutsche MILAN ist?“</w:t>
      </w:r>
      <w:ins w:id="2089" w:author="Lektorat Bauer" w:date="2025-02-27T17:28:00Z" w16du:dateUtc="2025-02-27T16:28:00Z">
        <w:r w:rsidR="00BA3551">
          <w:rPr>
            <w:rFonts w:ascii="Arial" w:hAnsi="Arial" w:cs="Arial"/>
            <w:sz w:val="24"/>
            <w:szCs w:val="24"/>
          </w:rPr>
          <w:t>,</w:t>
        </w:r>
      </w:ins>
      <w:r w:rsidRPr="00944672">
        <w:rPr>
          <w:rFonts w:ascii="Arial" w:hAnsi="Arial" w:cs="Arial"/>
          <w:sz w:val="24"/>
          <w:szCs w:val="24"/>
        </w:rPr>
        <w:t xml:space="preserve"> </w:t>
      </w:r>
      <w:ins w:id="2090" w:author="Lektorat Bauer" w:date="2025-02-27T17:28:00Z" w16du:dateUtc="2025-02-27T16:28:00Z">
        <w:r w:rsidR="00BA3551">
          <w:rPr>
            <w:rFonts w:ascii="Arial" w:hAnsi="Arial" w:cs="Arial"/>
            <w:sz w:val="24"/>
            <w:szCs w:val="24"/>
          </w:rPr>
          <w:t>f</w:t>
        </w:r>
      </w:ins>
      <w:del w:id="2091" w:author="Lektorat Bauer" w:date="2025-02-27T17:28:00Z" w16du:dateUtc="2025-02-27T16:28:00Z">
        <w:r w:rsidRPr="00944672" w:rsidDel="00BA3551">
          <w:rPr>
            <w:rFonts w:ascii="Arial" w:hAnsi="Arial" w:cs="Arial"/>
            <w:sz w:val="24"/>
            <w:szCs w:val="24"/>
          </w:rPr>
          <w:delText>F</w:delText>
        </w:r>
      </w:del>
      <w:r w:rsidRPr="00944672">
        <w:rPr>
          <w:rFonts w:ascii="Arial" w:hAnsi="Arial" w:cs="Arial"/>
          <w:sz w:val="24"/>
          <w:szCs w:val="24"/>
        </w:rPr>
        <w:t xml:space="preserve">ragte Yau Chee, der Nahkampfexperte des Teams. </w:t>
      </w:r>
      <w:commentRangeStart w:id="2092"/>
      <w:r w:rsidRPr="00944672">
        <w:rPr>
          <w:rFonts w:ascii="Arial" w:hAnsi="Arial" w:cs="Arial"/>
          <w:sz w:val="24"/>
          <w:szCs w:val="24"/>
        </w:rPr>
        <w:t>„Yau, manchmal solltest Du zuhören, wenn wir Vorträge hören</w:t>
      </w:r>
      <w:del w:id="2093" w:author="Lektorat Bauer" w:date="2025-02-27T17:29:00Z" w16du:dateUtc="2025-02-27T16:29:00Z">
        <w:r w:rsidRPr="00944672" w:rsidDel="00BA3551">
          <w:rPr>
            <w:rFonts w:ascii="Arial" w:hAnsi="Arial" w:cs="Arial"/>
            <w:sz w:val="24"/>
            <w:szCs w:val="24"/>
          </w:rPr>
          <w:delText>,</w:delText>
        </w:r>
      </w:del>
      <w:r w:rsidRPr="00944672">
        <w:rPr>
          <w:rFonts w:ascii="Arial" w:hAnsi="Arial" w:cs="Arial"/>
          <w:sz w:val="24"/>
          <w:szCs w:val="24"/>
        </w:rPr>
        <w:t>“</w:t>
      </w:r>
      <w:ins w:id="2094" w:author="Lektorat Bauer" w:date="2025-02-27T17:29:00Z" w16du:dateUtc="2025-02-27T16:29:00Z">
        <w:r w:rsidR="00BA3551">
          <w:rPr>
            <w:rFonts w:ascii="Arial" w:hAnsi="Arial" w:cs="Arial"/>
            <w:sz w:val="24"/>
            <w:szCs w:val="24"/>
          </w:rPr>
          <w:t>,</w:t>
        </w:r>
      </w:ins>
      <w:r w:rsidRPr="00944672">
        <w:rPr>
          <w:rFonts w:ascii="Arial" w:hAnsi="Arial" w:cs="Arial"/>
          <w:sz w:val="24"/>
          <w:szCs w:val="24"/>
        </w:rPr>
        <w:t xml:space="preserve"> grinste Tambi ihn an und lachte</w:t>
      </w:r>
      <w:commentRangeEnd w:id="2092"/>
      <w:r w:rsidR="00BA3551">
        <w:rPr>
          <w:rStyle w:val="Kommentarzeichen"/>
        </w:rPr>
        <w:commentReference w:id="2092"/>
      </w:r>
      <w:ins w:id="2095" w:author="Lektorat Bauer" w:date="2025-02-27T17:29:00Z" w16du:dateUtc="2025-02-27T16:29:00Z">
        <w:r w:rsidR="00BA3551">
          <w:rPr>
            <w:rFonts w:ascii="Arial" w:hAnsi="Arial" w:cs="Arial"/>
            <w:sz w:val="24"/>
            <w:szCs w:val="24"/>
          </w:rPr>
          <w:t>.</w:t>
        </w:r>
      </w:ins>
      <w:del w:id="2096" w:author="Lektorat Bauer" w:date="2025-02-27T17:29:00Z" w16du:dateUtc="2025-02-27T16:29:00Z">
        <w:r w:rsidRPr="00944672" w:rsidDel="00BA3551">
          <w:rPr>
            <w:rFonts w:ascii="Arial" w:hAnsi="Arial" w:cs="Arial"/>
            <w:sz w:val="24"/>
            <w:szCs w:val="24"/>
          </w:rPr>
          <w:delText>,</w:delText>
        </w:r>
      </w:del>
      <w:r w:rsidRPr="00944672">
        <w:rPr>
          <w:rFonts w:ascii="Arial" w:hAnsi="Arial" w:cs="Arial"/>
          <w:sz w:val="24"/>
          <w:szCs w:val="24"/>
        </w:rPr>
        <w:t xml:space="preserve"> „Ja, ich weiß, bei Nahkampf höre ich weg</w:t>
      </w:r>
      <w:ins w:id="2097" w:author="Lektorat Bauer" w:date="2025-02-27T17:29:00Z" w16du:dateUtc="2025-02-27T16:29:00Z">
        <w:r w:rsidR="00BA3551">
          <w:rPr>
            <w:rFonts w:ascii="Arial" w:hAnsi="Arial" w:cs="Arial"/>
            <w:sz w:val="24"/>
            <w:szCs w:val="24"/>
          </w:rPr>
          <w:t> </w:t>
        </w:r>
      </w:ins>
      <w:r w:rsidRPr="00944672">
        <w:rPr>
          <w:rFonts w:ascii="Arial" w:hAnsi="Arial" w:cs="Arial"/>
          <w:sz w:val="24"/>
          <w:szCs w:val="24"/>
        </w:rPr>
        <w:t xml:space="preserve">…“ </w:t>
      </w:r>
      <w:ins w:id="2098" w:author="Lektorat Bauer" w:date="2025-02-27T17:29:00Z" w16du:dateUtc="2025-02-27T16:29:00Z">
        <w:r w:rsidR="00BA3551">
          <w:rPr>
            <w:rFonts w:ascii="Arial" w:hAnsi="Arial" w:cs="Arial"/>
            <w:sz w:val="24"/>
            <w:szCs w:val="24"/>
          </w:rPr>
          <w:t>D</w:t>
        </w:r>
      </w:ins>
      <w:del w:id="2099" w:author="Lektorat Bauer" w:date="2025-02-27T17:29:00Z" w16du:dateUtc="2025-02-27T16:29:00Z">
        <w:r w:rsidRPr="00944672" w:rsidDel="00BA3551">
          <w:rPr>
            <w:rFonts w:ascii="Arial" w:hAnsi="Arial" w:cs="Arial"/>
            <w:sz w:val="24"/>
            <w:szCs w:val="24"/>
          </w:rPr>
          <w:delText>d</w:delText>
        </w:r>
      </w:del>
      <w:r w:rsidRPr="00944672">
        <w:rPr>
          <w:rFonts w:ascii="Arial" w:hAnsi="Arial" w:cs="Arial"/>
          <w:sz w:val="24"/>
          <w:szCs w:val="24"/>
        </w:rPr>
        <w:t xml:space="preserve">ann wurde er ernst und zeigte auf das Seitenteil: „Dieses Gerät ist eine Kühlkartusche, dadurch sind </w:t>
      </w:r>
      <w:del w:id="2100" w:author="Lektorat Bauer" w:date="2025-02-27T17:29:00Z" w16du:dateUtc="2025-02-27T16:29:00Z">
        <w:r w:rsidRPr="00944672" w:rsidDel="00BA3551">
          <w:rPr>
            <w:rFonts w:ascii="Arial" w:hAnsi="Arial" w:cs="Arial"/>
            <w:sz w:val="24"/>
            <w:szCs w:val="24"/>
          </w:rPr>
          <w:delText xml:space="preserve">die </w:delText>
        </w:r>
      </w:del>
      <w:ins w:id="2101" w:author="Lektorat Bauer" w:date="2025-02-27T17:29:00Z" w16du:dateUtc="2025-02-27T16:29:00Z">
        <w:r w:rsidR="00BA3551">
          <w:rPr>
            <w:rFonts w:ascii="Arial" w:hAnsi="Arial" w:cs="Arial"/>
            <w:sz w:val="24"/>
            <w:szCs w:val="24"/>
          </w:rPr>
          <w:t>sie</w:t>
        </w:r>
        <w:r w:rsidR="00BA3551" w:rsidRPr="00944672">
          <w:rPr>
            <w:rFonts w:ascii="Arial" w:hAnsi="Arial" w:cs="Arial"/>
            <w:sz w:val="24"/>
            <w:szCs w:val="24"/>
          </w:rPr>
          <w:t xml:space="preserve"> </w:t>
        </w:r>
      </w:ins>
      <w:r w:rsidRPr="00944672">
        <w:rPr>
          <w:rFonts w:ascii="Arial" w:hAnsi="Arial" w:cs="Arial"/>
          <w:sz w:val="24"/>
          <w:szCs w:val="24"/>
        </w:rPr>
        <w:t>etwas leiser und schwerer zu entdecken. Die deutsche Version</w:t>
      </w:r>
      <w:ins w:id="2102" w:author="Lektorat Bauer" w:date="2025-02-27T17:29:00Z" w16du:dateUtc="2025-02-27T16:29:00Z">
        <w:r w:rsidR="00BA3551">
          <w:rPr>
            <w:rFonts w:ascii="Arial" w:hAnsi="Arial" w:cs="Arial"/>
            <w:sz w:val="24"/>
            <w:szCs w:val="24"/>
          </w:rPr>
          <w:t xml:space="preserve"> hat</w:t>
        </w:r>
      </w:ins>
      <w:r w:rsidRPr="00944672">
        <w:rPr>
          <w:rFonts w:ascii="Arial" w:hAnsi="Arial" w:cs="Arial"/>
          <w:sz w:val="24"/>
          <w:szCs w:val="24"/>
        </w:rPr>
        <w:t xml:space="preserve"> einen elektrischen Kompressor, dadurch ist sie etwas zielgenauer, aber eben auch lauter.“ </w:t>
      </w:r>
    </w:p>
    <w:p w14:paraId="6CD9B73C"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Yau nickte und schaute dann in die Runde: „Woher haben die gewusst, dass wir hier sein werden?“ </w:t>
      </w:r>
    </w:p>
    <w:p w14:paraId="77576E82" w14:textId="731D022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Alle schauten sich fragend an und keine wusste eine Antwort. Nach einem Augenblick des Schweigens schlug Rah</w:t>
      </w:r>
      <w:ins w:id="2103" w:author="Lektorat Bauer" w:date="2025-02-27T17:29:00Z" w16du:dateUtc="2025-02-27T16:29:00Z">
        <w:r w:rsidR="00BA3551">
          <w:rPr>
            <w:rFonts w:ascii="Arial" w:hAnsi="Arial" w:cs="Arial"/>
            <w:sz w:val="24"/>
            <w:szCs w:val="24"/>
          </w:rPr>
          <w:t>i</w:t>
        </w:r>
      </w:ins>
      <w:r w:rsidRPr="00944672">
        <w:rPr>
          <w:rFonts w:ascii="Arial" w:hAnsi="Arial" w:cs="Arial"/>
          <w:sz w:val="24"/>
          <w:szCs w:val="24"/>
        </w:rPr>
        <w:t>m, der Taktikexperte, sich mit der flachen Hand gegen die Stirn, und sagte: „Man</w:t>
      </w:r>
      <w:ins w:id="2104" w:author="Lektorat Bauer" w:date="2025-02-27T17:29:00Z" w16du:dateUtc="2025-02-27T16:29:00Z">
        <w:r w:rsidR="00BA3551">
          <w:rPr>
            <w:rFonts w:ascii="Arial" w:hAnsi="Arial" w:cs="Arial"/>
            <w:sz w:val="24"/>
            <w:szCs w:val="24"/>
          </w:rPr>
          <w:t>n,</w:t>
        </w:r>
      </w:ins>
      <w:r w:rsidRPr="00944672">
        <w:rPr>
          <w:rFonts w:ascii="Arial" w:hAnsi="Arial" w:cs="Arial"/>
          <w:sz w:val="24"/>
          <w:szCs w:val="24"/>
        </w:rPr>
        <w:t xml:space="preserve"> wie konnte ich das übersehen!“ Alle schauten Rah</w:t>
      </w:r>
      <w:ins w:id="2105" w:author="Lektorat Bauer" w:date="2025-02-27T17:30:00Z" w16du:dateUtc="2025-02-27T16:30:00Z">
        <w:r w:rsidR="00BA3551">
          <w:rPr>
            <w:rFonts w:ascii="Arial" w:hAnsi="Arial" w:cs="Arial"/>
            <w:sz w:val="24"/>
            <w:szCs w:val="24"/>
          </w:rPr>
          <w:t>i</w:t>
        </w:r>
      </w:ins>
      <w:r w:rsidRPr="00944672">
        <w:rPr>
          <w:rFonts w:ascii="Arial" w:hAnsi="Arial" w:cs="Arial"/>
          <w:sz w:val="24"/>
          <w:szCs w:val="24"/>
        </w:rPr>
        <w:t xml:space="preserve">m an, als hätte er sie </w:t>
      </w:r>
      <w:del w:id="2106" w:author="Lektorat Bauer" w:date="2025-02-27T17:29:00Z" w16du:dateUtc="2025-02-27T16:29:00Z">
        <w:r w:rsidRPr="00944672" w:rsidDel="00BA3551">
          <w:rPr>
            <w:rFonts w:ascii="Arial" w:hAnsi="Arial" w:cs="Arial"/>
            <w:sz w:val="24"/>
            <w:szCs w:val="24"/>
          </w:rPr>
          <w:delText xml:space="preserve">alle </w:delText>
        </w:r>
      </w:del>
      <w:r w:rsidRPr="00944672">
        <w:rPr>
          <w:rFonts w:ascii="Arial" w:hAnsi="Arial" w:cs="Arial"/>
          <w:sz w:val="24"/>
          <w:szCs w:val="24"/>
        </w:rPr>
        <w:t>beleidigt.</w:t>
      </w:r>
    </w:p>
    <w:p w14:paraId="703758DA"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„Sorry, aber das hätte ich gleich erkennen müssen. Saisang ist nur zufällig ermordet worden.“ </w:t>
      </w:r>
      <w:r w:rsidRPr="00944672">
        <w:rPr>
          <w:rFonts w:ascii="Arial" w:hAnsi="Arial" w:cs="Arial"/>
          <w:sz w:val="24"/>
          <w:szCs w:val="24"/>
        </w:rPr>
        <w:br/>
        <w:t xml:space="preserve">Alle fingen gleichzeitig an zu reden und zu gestikulieren, als Haziq ein Machtwort sprach: „Ruhe jetzt!“ Dann drehte er sich zu Rahim um und sagte: „Hartes Brot! Wie kommst Du darauf?“ </w:t>
      </w:r>
    </w:p>
    <w:p w14:paraId="16588521" w14:textId="57C47C5B"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commentRangeStart w:id="2107"/>
      <w:r w:rsidRPr="00944672">
        <w:rPr>
          <w:rFonts w:ascii="Arial" w:hAnsi="Arial" w:cs="Arial"/>
          <w:sz w:val="24"/>
          <w:szCs w:val="24"/>
        </w:rPr>
        <w:t xml:space="preserve">Rahim sah ihn an und sagte: </w:t>
      </w:r>
      <w:commentRangeEnd w:id="2107"/>
      <w:r w:rsidR="00BA3551">
        <w:rPr>
          <w:rStyle w:val="Kommentarzeichen"/>
        </w:rPr>
        <w:commentReference w:id="2107"/>
      </w:r>
      <w:r w:rsidRPr="00944672">
        <w:rPr>
          <w:rFonts w:ascii="Arial" w:hAnsi="Arial" w:cs="Arial"/>
          <w:sz w:val="24"/>
          <w:szCs w:val="24"/>
        </w:rPr>
        <w:t>„Wir haben gerade einen Freund verloren und daher waren wir zu aufgeregt</w:t>
      </w:r>
      <w:ins w:id="2108" w:author="Lektorat Bauer" w:date="2025-02-27T17:30:00Z" w16du:dateUtc="2025-02-27T16:30:00Z">
        <w:r w:rsidR="00BA3551">
          <w:rPr>
            <w:rFonts w:ascii="Arial" w:hAnsi="Arial" w:cs="Arial"/>
            <w:sz w:val="24"/>
            <w:szCs w:val="24"/>
          </w:rPr>
          <w:t>,</w:t>
        </w:r>
      </w:ins>
      <w:r w:rsidRPr="00944672">
        <w:rPr>
          <w:rFonts w:ascii="Arial" w:hAnsi="Arial" w:cs="Arial"/>
          <w:sz w:val="24"/>
          <w:szCs w:val="24"/>
        </w:rPr>
        <w:t xml:space="preserve"> um das </w:t>
      </w:r>
      <w:ins w:id="2109" w:author="Lektorat Bauer" w:date="2025-02-27T17:30:00Z" w16du:dateUtc="2025-02-27T16:30:00Z">
        <w:r w:rsidR="00BA3551">
          <w:rPr>
            <w:rFonts w:ascii="Arial" w:hAnsi="Arial" w:cs="Arial"/>
            <w:sz w:val="24"/>
            <w:szCs w:val="24"/>
          </w:rPr>
          <w:t>N</w:t>
        </w:r>
      </w:ins>
      <w:del w:id="2110" w:author="Lektorat Bauer" w:date="2025-02-27T17:30:00Z" w16du:dateUtc="2025-02-27T16:30:00Z">
        <w:r w:rsidRPr="00944672" w:rsidDel="00BA3551">
          <w:rPr>
            <w:rFonts w:ascii="Arial" w:hAnsi="Arial" w:cs="Arial"/>
            <w:sz w:val="24"/>
            <w:szCs w:val="24"/>
          </w:rPr>
          <w:delText>n</w:delText>
        </w:r>
      </w:del>
      <w:r w:rsidRPr="00944672">
        <w:rPr>
          <w:rFonts w:ascii="Arial" w:hAnsi="Arial" w:cs="Arial"/>
          <w:sz w:val="24"/>
          <w:szCs w:val="24"/>
        </w:rPr>
        <w:t>aheliegende zu</w:t>
      </w:r>
      <w:ins w:id="2111" w:author="Lektorat Bauer" w:date="2025-02-27T17:30:00Z" w16du:dateUtc="2025-02-27T16:30:00Z">
        <w:r w:rsidR="00BA3551">
          <w:rPr>
            <w:rFonts w:ascii="Arial" w:hAnsi="Arial" w:cs="Arial"/>
            <w:sz w:val="24"/>
            <w:szCs w:val="24"/>
          </w:rPr>
          <w:t xml:space="preserve"> </w:t>
        </w:r>
      </w:ins>
      <w:r w:rsidRPr="00944672">
        <w:rPr>
          <w:rFonts w:ascii="Arial" w:hAnsi="Arial" w:cs="Arial"/>
          <w:sz w:val="24"/>
          <w:szCs w:val="24"/>
        </w:rPr>
        <w:t>sehen.“ Er schaute in die Runde</w:t>
      </w:r>
      <w:ins w:id="2112" w:author="Lektorat Bauer" w:date="2025-02-27T17:31:00Z" w16du:dateUtc="2025-02-27T16:31:00Z">
        <w:r w:rsidR="00BA3551">
          <w:rPr>
            <w:rFonts w:ascii="Arial" w:hAnsi="Arial" w:cs="Arial"/>
            <w:sz w:val="24"/>
            <w:szCs w:val="24"/>
          </w:rPr>
          <w:t>.</w:t>
        </w:r>
      </w:ins>
      <w:del w:id="2113" w:author="Lektorat Bauer" w:date="2025-02-27T17:31:00Z" w16du:dateUtc="2025-02-27T16:31:00Z">
        <w:r w:rsidRPr="00944672" w:rsidDel="00BA3551">
          <w:rPr>
            <w:rFonts w:ascii="Arial" w:hAnsi="Arial" w:cs="Arial"/>
            <w:sz w:val="24"/>
            <w:szCs w:val="24"/>
          </w:rPr>
          <w:delText>,</w:delText>
        </w:r>
      </w:del>
      <w:r w:rsidRPr="00944672">
        <w:rPr>
          <w:rFonts w:ascii="Arial" w:hAnsi="Arial" w:cs="Arial"/>
          <w:sz w:val="24"/>
          <w:szCs w:val="24"/>
        </w:rPr>
        <w:t xml:space="preserve"> </w:t>
      </w:r>
      <w:ins w:id="2114" w:author="Lektorat Bauer" w:date="2025-02-27T17:31:00Z" w16du:dateUtc="2025-02-27T16:31:00Z">
        <w:r w:rsidR="00BA3551">
          <w:rPr>
            <w:rFonts w:ascii="Arial" w:hAnsi="Arial" w:cs="Arial"/>
            <w:sz w:val="24"/>
            <w:szCs w:val="24"/>
          </w:rPr>
          <w:t>A</w:t>
        </w:r>
      </w:ins>
      <w:del w:id="2115" w:author="Lektorat Bauer" w:date="2025-02-27T17:31:00Z" w16du:dateUtc="2025-02-27T16:31:00Z">
        <w:r w:rsidRPr="00944672" w:rsidDel="00BA3551">
          <w:rPr>
            <w:rFonts w:ascii="Arial" w:hAnsi="Arial" w:cs="Arial"/>
            <w:sz w:val="24"/>
            <w:szCs w:val="24"/>
          </w:rPr>
          <w:delText>a</w:delText>
        </w:r>
      </w:del>
      <w:r w:rsidRPr="00944672">
        <w:rPr>
          <w:rFonts w:ascii="Arial" w:hAnsi="Arial" w:cs="Arial"/>
          <w:sz w:val="24"/>
          <w:szCs w:val="24"/>
        </w:rPr>
        <w:t xml:space="preserve">lle sahen ihn gespannt an, aber niemand schien zu verstehen, was er meinte. </w:t>
      </w:r>
    </w:p>
    <w:p w14:paraId="5CF8060C" w14:textId="4E787E0F"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„Ok. Schritt für Schritt. Erstens: </w:t>
      </w:r>
      <w:ins w:id="2116" w:author="Lektorat Bauer" w:date="2025-02-27T17:31:00Z" w16du:dateUtc="2025-02-27T16:31:00Z">
        <w:r w:rsidR="00BA3551">
          <w:rPr>
            <w:rFonts w:ascii="Arial" w:hAnsi="Arial" w:cs="Arial"/>
            <w:sz w:val="24"/>
            <w:szCs w:val="24"/>
          </w:rPr>
          <w:t>W</w:t>
        </w:r>
      </w:ins>
      <w:del w:id="2117" w:author="Lektorat Bauer" w:date="2025-02-27T17:31:00Z" w16du:dateUtc="2025-02-27T16:31:00Z">
        <w:r w:rsidRPr="00944672" w:rsidDel="00BA3551">
          <w:rPr>
            <w:rFonts w:ascii="Arial" w:hAnsi="Arial" w:cs="Arial"/>
            <w:sz w:val="24"/>
            <w:szCs w:val="24"/>
          </w:rPr>
          <w:delText>w</w:delText>
        </w:r>
      </w:del>
      <w:r w:rsidRPr="00944672">
        <w:rPr>
          <w:rFonts w:ascii="Arial" w:hAnsi="Arial" w:cs="Arial"/>
          <w:sz w:val="24"/>
          <w:szCs w:val="24"/>
        </w:rPr>
        <w:t xml:space="preserve">ie lange ist es her, dass Saisang und Muzir die beiden, vermeintlichen, Forstamtsmitarbeiter entdeckt haben? Jetzt rund eine Stunde? Richtig?“ Alle nickten, aber noch immer verstand keiner, worauf er hinauswollte. </w:t>
      </w:r>
    </w:p>
    <w:p w14:paraId="320CEA01" w14:textId="2EDB0D10"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„Yannis und Tia, </w:t>
      </w:r>
      <w:ins w:id="2118" w:author="Lektorat Bauer" w:date="2025-02-27T17:31:00Z" w16du:dateUtc="2025-02-27T16:31:00Z">
        <w:r w:rsidR="00BA3551">
          <w:rPr>
            <w:rFonts w:ascii="Arial" w:hAnsi="Arial" w:cs="Arial"/>
            <w:sz w:val="24"/>
            <w:szCs w:val="24"/>
          </w:rPr>
          <w:t>i</w:t>
        </w:r>
      </w:ins>
      <w:del w:id="2119" w:author="Lektorat Bauer" w:date="2025-02-27T17:31:00Z" w16du:dateUtc="2025-02-27T16:31:00Z">
        <w:r w:rsidRPr="00944672" w:rsidDel="00BA3551">
          <w:rPr>
            <w:rFonts w:ascii="Arial" w:hAnsi="Arial" w:cs="Arial"/>
            <w:sz w:val="24"/>
            <w:szCs w:val="24"/>
          </w:rPr>
          <w:delText>I</w:delText>
        </w:r>
      </w:del>
      <w:r w:rsidRPr="00944672">
        <w:rPr>
          <w:rFonts w:ascii="Arial" w:hAnsi="Arial" w:cs="Arial"/>
          <w:sz w:val="24"/>
          <w:szCs w:val="24"/>
        </w:rPr>
        <w:t xml:space="preserve">hr wart vor ungefähr 30 Minuten auf der anderen Seite?!“ </w:t>
      </w:r>
      <w:ins w:id="2120" w:author="Lektorat Bauer" w:date="2025-02-27T17:31:00Z" w16du:dateUtc="2025-02-27T16:31:00Z">
        <w:r w:rsidR="00BA3551">
          <w:rPr>
            <w:rFonts w:ascii="Arial" w:hAnsi="Arial" w:cs="Arial"/>
            <w:sz w:val="24"/>
            <w:szCs w:val="24"/>
          </w:rPr>
          <w:t xml:space="preserve">– </w:t>
        </w:r>
      </w:ins>
      <w:r w:rsidRPr="00944672">
        <w:rPr>
          <w:rFonts w:ascii="Arial" w:hAnsi="Arial" w:cs="Arial"/>
          <w:sz w:val="24"/>
          <w:szCs w:val="24"/>
        </w:rPr>
        <w:t xml:space="preserve">„Stimmt.“ </w:t>
      </w:r>
      <w:del w:id="2121" w:author="Lektorat Bauer" w:date="2025-02-27T17:31:00Z" w16du:dateUtc="2025-02-27T16:31:00Z">
        <w:r w:rsidRPr="00944672" w:rsidDel="00BA3551">
          <w:rPr>
            <w:rFonts w:ascii="Arial" w:hAnsi="Arial" w:cs="Arial"/>
            <w:sz w:val="24"/>
            <w:szCs w:val="24"/>
          </w:rPr>
          <w:delText xml:space="preserve">Warf Yannis ein. </w:delText>
        </w:r>
      </w:del>
    </w:p>
    <w:p w14:paraId="3479F491"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„Frage: Wie lange braucht man, um einen </w:t>
      </w:r>
      <w:r w:rsidRPr="00944672">
        <w:rPr>
          <w:rFonts w:ascii="Arial" w:hAnsi="Arial" w:cs="Arial"/>
          <w:noProof/>
          <w:sz w:val="24"/>
          <w:szCs w:val="24"/>
        </w:rPr>
        <w:t>Zwei-Shooter-Hinterhalt</w:t>
      </w:r>
      <w:r w:rsidRPr="00944672">
        <w:rPr>
          <w:rFonts w:ascii="Arial" w:hAnsi="Arial" w:cs="Arial"/>
          <w:sz w:val="24"/>
          <w:szCs w:val="24"/>
        </w:rPr>
        <w:t xml:space="preserve"> zu legen?“ </w:t>
      </w:r>
    </w:p>
    <w:p w14:paraId="45A82E1A" w14:textId="5C14CFBB"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Jetzt war Haziq</w:t>
      </w:r>
      <w:del w:id="2122" w:author="Lektorat Bauer" w:date="2025-02-27T17:31:00Z" w16du:dateUtc="2025-02-27T16:31:00Z">
        <w:r w:rsidRPr="00944672" w:rsidDel="00BA3551">
          <w:rPr>
            <w:rFonts w:ascii="Arial" w:hAnsi="Arial" w:cs="Arial"/>
            <w:sz w:val="24"/>
            <w:szCs w:val="24"/>
          </w:rPr>
          <w:delText>,</w:delText>
        </w:r>
      </w:del>
      <w:r w:rsidRPr="00944672">
        <w:rPr>
          <w:rFonts w:ascii="Arial" w:hAnsi="Arial" w:cs="Arial"/>
          <w:sz w:val="24"/>
          <w:szCs w:val="24"/>
        </w:rPr>
        <w:t xml:space="preserve"> neben der Spur und fragte: „Wieso </w:t>
      </w:r>
      <w:r w:rsidRPr="00944672">
        <w:rPr>
          <w:rFonts w:ascii="Arial" w:hAnsi="Arial" w:cs="Arial"/>
          <w:noProof/>
          <w:sz w:val="24"/>
          <w:szCs w:val="24"/>
        </w:rPr>
        <w:t>2-Shooter</w:t>
      </w:r>
      <w:r w:rsidRPr="00944672">
        <w:rPr>
          <w:rFonts w:ascii="Arial" w:hAnsi="Arial" w:cs="Arial"/>
          <w:sz w:val="24"/>
          <w:szCs w:val="24"/>
        </w:rPr>
        <w:t xml:space="preserve">?“ </w:t>
      </w:r>
      <w:del w:id="2123" w:author="Lektorat Bauer" w:date="2025-02-27T17:31:00Z" w16du:dateUtc="2025-02-27T16:31:00Z">
        <w:r w:rsidRPr="00944672" w:rsidDel="00BA3551">
          <w:rPr>
            <w:rFonts w:ascii="Arial" w:hAnsi="Arial" w:cs="Arial"/>
            <w:sz w:val="24"/>
            <w:szCs w:val="24"/>
          </w:rPr>
          <w:delText xml:space="preserve">Als </w:delText>
        </w:r>
      </w:del>
      <w:r w:rsidRPr="00944672">
        <w:rPr>
          <w:rFonts w:ascii="Arial" w:hAnsi="Arial" w:cs="Arial"/>
          <w:sz w:val="24"/>
          <w:szCs w:val="24"/>
        </w:rPr>
        <w:t>Tia</w:t>
      </w:r>
      <w:ins w:id="2124" w:author="Lektorat Bauer" w:date="2025-02-27T17:31:00Z" w16du:dateUtc="2025-02-27T16:31:00Z">
        <w:r w:rsidR="00BA3551">
          <w:rPr>
            <w:rFonts w:ascii="Arial" w:hAnsi="Arial" w:cs="Arial"/>
            <w:sz w:val="24"/>
            <w:szCs w:val="24"/>
          </w:rPr>
          <w:t xml:space="preserve"> aber bekam</w:t>
        </w:r>
      </w:ins>
      <w:r w:rsidRPr="00944672">
        <w:rPr>
          <w:rFonts w:ascii="Arial" w:hAnsi="Arial" w:cs="Arial"/>
          <w:sz w:val="24"/>
          <w:szCs w:val="24"/>
        </w:rPr>
        <w:t xml:space="preserve"> große Augen</w:t>
      </w:r>
      <w:del w:id="2125" w:author="Lektorat Bauer" w:date="2025-02-27T17:31:00Z" w16du:dateUtc="2025-02-27T16:31:00Z">
        <w:r w:rsidRPr="00944672" w:rsidDel="00BA3551">
          <w:rPr>
            <w:rFonts w:ascii="Arial" w:hAnsi="Arial" w:cs="Arial"/>
            <w:sz w:val="24"/>
            <w:szCs w:val="24"/>
          </w:rPr>
          <w:delText xml:space="preserve"> bekam und sagte</w:delText>
        </w:r>
      </w:del>
      <w:r w:rsidRPr="00944672">
        <w:rPr>
          <w:rFonts w:ascii="Arial" w:hAnsi="Arial" w:cs="Arial"/>
          <w:sz w:val="24"/>
          <w:szCs w:val="24"/>
        </w:rPr>
        <w:t xml:space="preserve">: „Rahim hat recht! Das galt nicht uns!“ </w:t>
      </w:r>
    </w:p>
    <w:p w14:paraId="5FFD639A" w14:textId="25933D32"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w:t>
      </w:r>
      <w:del w:id="2126" w:author="Lektorat Bauer" w:date="2025-02-27T17:31:00Z" w16du:dateUtc="2025-02-27T16:31:00Z">
        <w:r w:rsidRPr="00944672" w:rsidDel="00BA3551">
          <w:rPr>
            <w:rFonts w:ascii="Arial" w:hAnsi="Arial" w:cs="Arial"/>
            <w:sz w:val="24"/>
            <w:szCs w:val="24"/>
          </w:rPr>
          <w:delText xml:space="preserve">Ich sehe, </w:delText>
        </w:r>
      </w:del>
      <w:r w:rsidRPr="00944672">
        <w:rPr>
          <w:rFonts w:ascii="Arial" w:hAnsi="Arial" w:cs="Arial"/>
          <w:sz w:val="24"/>
          <w:szCs w:val="24"/>
        </w:rPr>
        <w:t xml:space="preserve">Du verstehst mich.“ </w:t>
      </w:r>
      <w:del w:id="2127" w:author="Lektorat Bauer" w:date="2025-02-27T17:32:00Z" w16du:dateUtc="2025-02-27T16:32:00Z">
        <w:r w:rsidRPr="00944672" w:rsidDel="00BA3551">
          <w:rPr>
            <w:rFonts w:ascii="Arial" w:hAnsi="Arial" w:cs="Arial"/>
            <w:sz w:val="24"/>
            <w:szCs w:val="24"/>
          </w:rPr>
          <w:delText xml:space="preserve">Nickte </w:delText>
        </w:r>
      </w:del>
      <w:r w:rsidRPr="00944672">
        <w:rPr>
          <w:rFonts w:ascii="Arial" w:hAnsi="Arial" w:cs="Arial"/>
          <w:sz w:val="24"/>
          <w:szCs w:val="24"/>
        </w:rPr>
        <w:t xml:space="preserve">Rahim </w:t>
      </w:r>
      <w:del w:id="2128" w:author="Lektorat Bauer" w:date="2025-02-27T17:32:00Z" w16du:dateUtc="2025-02-27T16:32:00Z">
        <w:r w:rsidRPr="00944672" w:rsidDel="00BA3551">
          <w:rPr>
            <w:rFonts w:ascii="Arial" w:hAnsi="Arial" w:cs="Arial"/>
            <w:sz w:val="24"/>
            <w:szCs w:val="24"/>
          </w:rPr>
          <w:delText>und zu den anderen sagte er dann</w:delText>
        </w:r>
      </w:del>
      <w:ins w:id="2129" w:author="Lektorat Bauer" w:date="2025-02-27T17:32:00Z" w16du:dateUtc="2025-02-27T16:32:00Z">
        <w:r w:rsidR="00BA3551">
          <w:rPr>
            <w:rFonts w:ascii="Arial" w:hAnsi="Arial" w:cs="Arial"/>
            <w:sz w:val="24"/>
            <w:szCs w:val="24"/>
          </w:rPr>
          <w:t>klatschte in die Hände</w:t>
        </w:r>
      </w:ins>
      <w:del w:id="2130" w:author="Lektorat Bauer" w:date="2025-02-27T17:32:00Z" w16du:dateUtc="2025-02-27T16:32:00Z">
        <w:r w:rsidRPr="00944672" w:rsidDel="00BA3551">
          <w:rPr>
            <w:rFonts w:ascii="Arial" w:hAnsi="Arial" w:cs="Arial"/>
            <w:sz w:val="24"/>
            <w:szCs w:val="24"/>
          </w:rPr>
          <w:delText>:</w:delText>
        </w:r>
      </w:del>
      <w:ins w:id="2131" w:author="Lektorat Bauer" w:date="2025-02-27T17:32:00Z" w16du:dateUtc="2025-02-27T16:32:00Z">
        <w:r w:rsidR="00BA3551">
          <w:rPr>
            <w:rFonts w:ascii="Arial" w:hAnsi="Arial" w:cs="Arial"/>
            <w:sz w:val="24"/>
            <w:szCs w:val="24"/>
          </w:rPr>
          <w:t>.</w:t>
        </w:r>
      </w:ins>
      <w:r w:rsidRPr="00944672">
        <w:rPr>
          <w:rFonts w:ascii="Arial" w:hAnsi="Arial" w:cs="Arial"/>
          <w:sz w:val="24"/>
          <w:szCs w:val="24"/>
        </w:rPr>
        <w:t xml:space="preserve"> „Es gab einen Scharfschützen, der Saisang angeschossen hat. Der war aber nur Mittelklasse, denn in dem offenen Jeep</w:t>
      </w:r>
      <w:del w:id="2132" w:author="Lektorat Bauer" w:date="2025-02-27T17:32:00Z" w16du:dateUtc="2025-02-27T16:32:00Z">
        <w:r w:rsidRPr="00944672" w:rsidDel="00BA3551">
          <w:rPr>
            <w:rFonts w:ascii="Arial" w:hAnsi="Arial" w:cs="Arial"/>
            <w:sz w:val="24"/>
            <w:szCs w:val="24"/>
          </w:rPr>
          <w:delText>,</w:delText>
        </w:r>
      </w:del>
      <w:r w:rsidRPr="00944672">
        <w:rPr>
          <w:rFonts w:ascii="Arial" w:hAnsi="Arial" w:cs="Arial"/>
          <w:sz w:val="24"/>
          <w:szCs w:val="24"/>
        </w:rPr>
        <w:t xml:space="preserve"> war Saisang ein leichtes Ziel.“</w:t>
      </w:r>
    </w:p>
    <w:p w14:paraId="749AF242" w14:textId="77777777" w:rsidR="00BA3551" w:rsidRDefault="00944672" w:rsidP="00623B68">
      <w:pPr>
        <w:autoSpaceDE w:val="0"/>
        <w:autoSpaceDN w:val="0"/>
        <w:adjustRightInd w:val="0"/>
        <w:spacing w:after="0" w:line="360" w:lineRule="auto"/>
        <w:ind w:firstLine="227"/>
        <w:jc w:val="both"/>
        <w:rPr>
          <w:ins w:id="2133" w:author="Lektorat Bauer" w:date="2025-02-27T17:33:00Z" w16du:dateUtc="2025-02-27T16:33:00Z"/>
          <w:rFonts w:ascii="Arial" w:hAnsi="Arial" w:cs="Arial"/>
          <w:sz w:val="24"/>
          <w:szCs w:val="24"/>
        </w:rPr>
      </w:pPr>
      <w:r w:rsidRPr="00944672">
        <w:rPr>
          <w:rFonts w:ascii="Arial" w:hAnsi="Arial" w:cs="Arial"/>
          <w:sz w:val="24"/>
          <w:szCs w:val="24"/>
        </w:rPr>
        <w:t xml:space="preserve"> „Und Saisang hatte noch Zeit, sich </w:t>
      </w:r>
      <w:commentRangeStart w:id="2134"/>
      <w:r w:rsidRPr="00944672">
        <w:rPr>
          <w:rFonts w:ascii="Arial" w:hAnsi="Arial" w:cs="Arial"/>
          <w:sz w:val="24"/>
          <w:szCs w:val="24"/>
        </w:rPr>
        <w:t xml:space="preserve">nach Lee </w:t>
      </w:r>
      <w:commentRangeEnd w:id="2134"/>
      <w:r w:rsidR="00BA3551">
        <w:rPr>
          <w:rStyle w:val="Kommentarzeichen"/>
        </w:rPr>
        <w:commentReference w:id="2134"/>
      </w:r>
      <w:r w:rsidRPr="00944672">
        <w:rPr>
          <w:rFonts w:ascii="Arial" w:hAnsi="Arial" w:cs="Arial"/>
          <w:sz w:val="24"/>
          <w:szCs w:val="24"/>
        </w:rPr>
        <w:t>in Sicherheit zu bringen</w:t>
      </w:r>
      <w:del w:id="2135" w:author="Lektorat Bauer" w:date="2025-02-27T17:33:00Z" w16du:dateUtc="2025-02-27T16:33:00Z">
        <w:r w:rsidRPr="00944672" w:rsidDel="00BA3551">
          <w:rPr>
            <w:rFonts w:ascii="Arial" w:hAnsi="Arial" w:cs="Arial"/>
            <w:sz w:val="24"/>
            <w:szCs w:val="24"/>
          </w:rPr>
          <w:delText>.</w:delText>
        </w:r>
      </w:del>
      <w:r w:rsidRPr="00944672">
        <w:rPr>
          <w:rFonts w:ascii="Arial" w:hAnsi="Arial" w:cs="Arial"/>
          <w:sz w:val="24"/>
          <w:szCs w:val="24"/>
        </w:rPr>
        <w:t>“</w:t>
      </w:r>
      <w:ins w:id="2136" w:author="Lektorat Bauer" w:date="2025-02-27T17:33:00Z" w16du:dateUtc="2025-02-27T16:33:00Z">
        <w:r w:rsidR="00BA3551">
          <w:rPr>
            <w:rFonts w:ascii="Arial" w:hAnsi="Arial" w:cs="Arial"/>
            <w:sz w:val="24"/>
            <w:szCs w:val="24"/>
          </w:rPr>
          <w:t>,</w:t>
        </w:r>
      </w:ins>
      <w:r w:rsidRPr="00944672">
        <w:rPr>
          <w:rFonts w:ascii="Arial" w:hAnsi="Arial" w:cs="Arial"/>
          <w:sz w:val="24"/>
          <w:szCs w:val="24"/>
        </w:rPr>
        <w:t xml:space="preserve"> </w:t>
      </w:r>
      <w:ins w:id="2137" w:author="Lektorat Bauer" w:date="2025-02-27T17:33:00Z" w16du:dateUtc="2025-02-27T16:33:00Z">
        <w:r w:rsidR="00BA3551">
          <w:rPr>
            <w:rFonts w:ascii="Arial" w:hAnsi="Arial" w:cs="Arial"/>
            <w:sz w:val="24"/>
            <w:szCs w:val="24"/>
          </w:rPr>
          <w:t>ergänzte</w:t>
        </w:r>
      </w:ins>
      <w:del w:id="2138" w:author="Lektorat Bauer" w:date="2025-02-27T17:33:00Z" w16du:dateUtc="2025-02-27T16:33:00Z">
        <w:r w:rsidRPr="00944672" w:rsidDel="00BA3551">
          <w:rPr>
            <w:rFonts w:ascii="Arial" w:hAnsi="Arial" w:cs="Arial"/>
            <w:sz w:val="24"/>
            <w:szCs w:val="24"/>
          </w:rPr>
          <w:delText>Begann</w:delText>
        </w:r>
      </w:del>
      <w:r w:rsidRPr="00944672">
        <w:rPr>
          <w:rFonts w:ascii="Arial" w:hAnsi="Arial" w:cs="Arial"/>
          <w:sz w:val="24"/>
          <w:szCs w:val="24"/>
        </w:rPr>
        <w:t xml:space="preserve"> Tia, „</w:t>
      </w:r>
      <w:ins w:id="2139" w:author="Lektorat Bauer" w:date="2025-02-27T17:33:00Z" w16du:dateUtc="2025-02-27T16:33:00Z">
        <w:r w:rsidR="00BA3551">
          <w:rPr>
            <w:rFonts w:ascii="Arial" w:hAnsi="Arial" w:cs="Arial"/>
            <w:sz w:val="24"/>
            <w:szCs w:val="24"/>
          </w:rPr>
          <w:t>d</w:t>
        </w:r>
      </w:ins>
      <w:del w:id="2140" w:author="Lektorat Bauer" w:date="2025-02-27T17:33:00Z" w16du:dateUtc="2025-02-27T16:33:00Z">
        <w:r w:rsidRPr="00944672" w:rsidDel="00BA3551">
          <w:rPr>
            <w:rFonts w:ascii="Arial" w:hAnsi="Arial" w:cs="Arial"/>
            <w:sz w:val="24"/>
            <w:szCs w:val="24"/>
          </w:rPr>
          <w:delText>D</w:delText>
        </w:r>
      </w:del>
      <w:r w:rsidRPr="00944672">
        <w:rPr>
          <w:rFonts w:ascii="Arial" w:hAnsi="Arial" w:cs="Arial"/>
          <w:sz w:val="24"/>
          <w:szCs w:val="24"/>
        </w:rPr>
        <w:t xml:space="preserve">a der Wagen quer auf dem Parkplatz stand, muss der Schuss von der anderen Straßenseite, </w:t>
      </w:r>
      <w:del w:id="2141" w:author="Lektorat Bauer" w:date="2025-02-27T17:33:00Z" w16du:dateUtc="2025-02-27T16:33:00Z">
        <w:r w:rsidRPr="00944672" w:rsidDel="00BA3551">
          <w:rPr>
            <w:rFonts w:ascii="Arial" w:hAnsi="Arial" w:cs="Arial"/>
            <w:sz w:val="24"/>
            <w:szCs w:val="24"/>
          </w:rPr>
          <w:delText>evtl.</w:delText>
        </w:r>
      </w:del>
      <w:ins w:id="2142" w:author="Lektorat Bauer" w:date="2025-02-27T17:33:00Z" w16du:dateUtc="2025-02-27T16:33:00Z">
        <w:r w:rsidR="00BA3551">
          <w:rPr>
            <w:rFonts w:ascii="Arial" w:hAnsi="Arial" w:cs="Arial"/>
            <w:sz w:val="24"/>
            <w:szCs w:val="24"/>
          </w:rPr>
          <w:t>vielleicht</w:t>
        </w:r>
      </w:ins>
      <w:r w:rsidRPr="00944672">
        <w:rPr>
          <w:rFonts w:ascii="Arial" w:hAnsi="Arial" w:cs="Arial"/>
          <w:sz w:val="24"/>
          <w:szCs w:val="24"/>
        </w:rPr>
        <w:t xml:space="preserve"> vom Dach des Hauses, gekommen sein.“ „Genau</w:t>
      </w:r>
      <w:del w:id="2143" w:author="Lektorat Bauer" w:date="2025-02-27T17:33:00Z" w16du:dateUtc="2025-02-27T16:33:00Z">
        <w:r w:rsidRPr="00944672" w:rsidDel="00BA3551">
          <w:rPr>
            <w:rFonts w:ascii="Arial" w:hAnsi="Arial" w:cs="Arial"/>
            <w:sz w:val="24"/>
            <w:szCs w:val="24"/>
          </w:rPr>
          <w:delText>,</w:delText>
        </w:r>
      </w:del>
      <w:r w:rsidRPr="00944672">
        <w:rPr>
          <w:rFonts w:ascii="Arial" w:hAnsi="Arial" w:cs="Arial"/>
          <w:sz w:val="24"/>
          <w:szCs w:val="24"/>
        </w:rPr>
        <w:t>“</w:t>
      </w:r>
      <w:ins w:id="2144" w:author="Lektorat Bauer" w:date="2025-02-27T17:33:00Z" w16du:dateUtc="2025-02-27T16:33:00Z">
        <w:r w:rsidR="00BA3551">
          <w:rPr>
            <w:rFonts w:ascii="Arial" w:hAnsi="Arial" w:cs="Arial"/>
            <w:sz w:val="24"/>
            <w:szCs w:val="24"/>
          </w:rPr>
          <w:t>,</w:t>
        </w:r>
      </w:ins>
      <w:r w:rsidRPr="00944672">
        <w:rPr>
          <w:rFonts w:ascii="Arial" w:hAnsi="Arial" w:cs="Arial"/>
          <w:sz w:val="24"/>
          <w:szCs w:val="24"/>
        </w:rPr>
        <w:t xml:space="preserve"> fuhr Rahim fort, „also musste der Schütze dort erst einmal hochkommen und Stellung beziehen.“ </w:t>
      </w:r>
    </w:p>
    <w:p w14:paraId="16E2E1B7" w14:textId="446BFAF6"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„Das wäre sogar für uns schwer, das in so kurzer Zeit zu schaffen, und wir sind geübt</w:t>
      </w:r>
      <w:del w:id="2145" w:author="Lektorat Bauer" w:date="2025-02-27T17:33:00Z" w16du:dateUtc="2025-02-27T16:33:00Z">
        <w:r w:rsidRPr="00944672" w:rsidDel="00BA3551">
          <w:rPr>
            <w:rFonts w:ascii="Arial" w:hAnsi="Arial" w:cs="Arial"/>
            <w:sz w:val="24"/>
            <w:szCs w:val="24"/>
          </w:rPr>
          <w:delText>.</w:delText>
        </w:r>
      </w:del>
      <w:r w:rsidRPr="00944672">
        <w:rPr>
          <w:rFonts w:ascii="Arial" w:hAnsi="Arial" w:cs="Arial"/>
          <w:sz w:val="24"/>
          <w:szCs w:val="24"/>
        </w:rPr>
        <w:t>“</w:t>
      </w:r>
      <w:ins w:id="2146" w:author="Lektorat Bauer" w:date="2025-02-27T17:34:00Z" w16du:dateUtc="2025-02-27T16:34:00Z">
        <w:r w:rsidR="00BA3551">
          <w:rPr>
            <w:rFonts w:ascii="Arial" w:hAnsi="Arial" w:cs="Arial"/>
            <w:sz w:val="24"/>
            <w:szCs w:val="24"/>
          </w:rPr>
          <w:t>,</w:t>
        </w:r>
      </w:ins>
      <w:r w:rsidRPr="00944672">
        <w:rPr>
          <w:rFonts w:ascii="Arial" w:hAnsi="Arial" w:cs="Arial"/>
          <w:sz w:val="24"/>
          <w:szCs w:val="24"/>
        </w:rPr>
        <w:t xml:space="preserve"> </w:t>
      </w:r>
      <w:del w:id="2147" w:author="Lektorat Bauer" w:date="2025-02-27T17:33:00Z" w16du:dateUtc="2025-02-27T16:33:00Z">
        <w:r w:rsidRPr="00944672" w:rsidDel="00BA3551">
          <w:rPr>
            <w:rFonts w:ascii="Arial" w:hAnsi="Arial" w:cs="Arial"/>
            <w:sz w:val="24"/>
            <w:szCs w:val="24"/>
          </w:rPr>
          <w:delText xml:space="preserve">Unterstützte </w:delText>
        </w:r>
      </w:del>
      <w:ins w:id="2148" w:author="Lektorat Bauer" w:date="2025-02-27T17:33:00Z" w16du:dateUtc="2025-02-27T16:33:00Z">
        <w:r w:rsidR="00BA3551">
          <w:rPr>
            <w:rFonts w:ascii="Arial" w:hAnsi="Arial" w:cs="Arial"/>
            <w:sz w:val="24"/>
            <w:szCs w:val="24"/>
          </w:rPr>
          <w:t>sagte</w:t>
        </w:r>
        <w:r w:rsidR="00BA3551" w:rsidRPr="00944672">
          <w:rPr>
            <w:rFonts w:ascii="Arial" w:hAnsi="Arial" w:cs="Arial"/>
            <w:sz w:val="24"/>
            <w:szCs w:val="24"/>
          </w:rPr>
          <w:t xml:space="preserve"> </w:t>
        </w:r>
      </w:ins>
      <w:r w:rsidRPr="00944672">
        <w:rPr>
          <w:rFonts w:ascii="Arial" w:hAnsi="Arial" w:cs="Arial"/>
          <w:sz w:val="24"/>
          <w:szCs w:val="24"/>
        </w:rPr>
        <w:t xml:space="preserve">Tia. </w:t>
      </w:r>
    </w:p>
    <w:p w14:paraId="18F9E9FF" w14:textId="264BED72"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„Jetzt verstehe ich</w:t>
      </w:r>
      <w:del w:id="2149" w:author="Lektorat Bauer" w:date="2025-02-27T17:34:00Z" w16du:dateUtc="2025-02-27T16:34:00Z">
        <w:r w:rsidRPr="00944672" w:rsidDel="00BA3551">
          <w:rPr>
            <w:rFonts w:ascii="Arial" w:hAnsi="Arial" w:cs="Arial"/>
            <w:sz w:val="24"/>
            <w:szCs w:val="24"/>
          </w:rPr>
          <w:delText>,</w:delText>
        </w:r>
      </w:del>
      <w:ins w:id="2150" w:author="Lektorat Bauer" w:date="2025-02-27T17:34:00Z" w16du:dateUtc="2025-02-27T16:34:00Z">
        <w:r w:rsidR="00BA3551">
          <w:rPr>
            <w:rFonts w:ascii="Arial" w:hAnsi="Arial" w:cs="Arial"/>
            <w:sz w:val="24"/>
            <w:szCs w:val="24"/>
          </w:rPr>
          <w:t xml:space="preserve"> …</w:t>
        </w:r>
      </w:ins>
      <w:r w:rsidRPr="00944672">
        <w:rPr>
          <w:rFonts w:ascii="Arial" w:hAnsi="Arial" w:cs="Arial"/>
          <w:sz w:val="24"/>
          <w:szCs w:val="24"/>
        </w:rPr>
        <w:t>“ wandte Yau ein, „und dieser Wagen mit der Rakete musste so abgestellt werden, dass die Attentäter sich in Ruhe ausrichten konnten.“ Rahim nickte i</w:t>
      </w:r>
      <w:ins w:id="2151" w:author="Lektorat Bauer" w:date="2025-02-27T17:34:00Z" w16du:dateUtc="2025-02-27T16:34:00Z">
        <w:r w:rsidR="00BA3551">
          <w:rPr>
            <w:rFonts w:ascii="Arial" w:hAnsi="Arial" w:cs="Arial"/>
            <w:sz w:val="24"/>
            <w:szCs w:val="24"/>
          </w:rPr>
          <w:t>h</w:t>
        </w:r>
      </w:ins>
      <w:r w:rsidRPr="00944672">
        <w:rPr>
          <w:rFonts w:ascii="Arial" w:hAnsi="Arial" w:cs="Arial"/>
          <w:sz w:val="24"/>
          <w:szCs w:val="24"/>
        </w:rPr>
        <w:t xml:space="preserve">m </w:t>
      </w:r>
      <w:r w:rsidRPr="00944672">
        <w:rPr>
          <w:rFonts w:ascii="Arial" w:hAnsi="Arial" w:cs="Arial"/>
          <w:sz w:val="24"/>
          <w:szCs w:val="24"/>
        </w:rPr>
        <w:lastRenderedPageBreak/>
        <w:t>anerkennend zu und erklärte dann</w:t>
      </w:r>
      <w:del w:id="2152" w:author="Lektorat Bauer" w:date="2025-02-27T17:34:00Z" w16du:dateUtc="2025-02-27T16:34:00Z">
        <w:r w:rsidRPr="00944672" w:rsidDel="00BA3551">
          <w:rPr>
            <w:rFonts w:ascii="Arial" w:hAnsi="Arial" w:cs="Arial"/>
            <w:sz w:val="24"/>
            <w:szCs w:val="24"/>
          </w:rPr>
          <w:delText>,</w:delText>
        </w:r>
      </w:del>
      <w:ins w:id="2153" w:author="Lektorat Bauer" w:date="2025-02-27T17:34:00Z" w16du:dateUtc="2025-02-27T16:34:00Z">
        <w:r w:rsidR="00BA3551">
          <w:rPr>
            <w:rFonts w:ascii="Arial" w:hAnsi="Arial" w:cs="Arial"/>
            <w:sz w:val="24"/>
            <w:szCs w:val="24"/>
          </w:rPr>
          <w:t>:</w:t>
        </w:r>
      </w:ins>
      <w:r w:rsidRPr="00944672">
        <w:rPr>
          <w:rFonts w:ascii="Arial" w:hAnsi="Arial" w:cs="Arial"/>
          <w:sz w:val="24"/>
          <w:szCs w:val="24"/>
        </w:rPr>
        <w:t xml:space="preserve"> „</w:t>
      </w:r>
      <w:del w:id="2154" w:author="Lektorat Bauer" w:date="2025-02-27T17:34:00Z" w16du:dateUtc="2025-02-27T16:34:00Z">
        <w:r w:rsidRPr="00944672" w:rsidDel="00BA3551">
          <w:rPr>
            <w:rFonts w:ascii="Arial" w:hAnsi="Arial" w:cs="Arial"/>
            <w:sz w:val="24"/>
            <w:szCs w:val="24"/>
          </w:rPr>
          <w:delText>Also d</w:delText>
        </w:r>
      </w:del>
      <w:ins w:id="2155" w:author="Lektorat Bauer" w:date="2025-02-27T17:34:00Z" w16du:dateUtc="2025-02-27T16:34:00Z">
        <w:r w:rsidR="00BA3551">
          <w:rPr>
            <w:rFonts w:ascii="Arial" w:hAnsi="Arial" w:cs="Arial"/>
            <w:sz w:val="24"/>
            <w:szCs w:val="24"/>
          </w:rPr>
          <w:t>D</w:t>
        </w:r>
      </w:ins>
      <w:r w:rsidRPr="00944672">
        <w:rPr>
          <w:rFonts w:ascii="Arial" w:hAnsi="Arial" w:cs="Arial"/>
          <w:sz w:val="24"/>
          <w:szCs w:val="24"/>
        </w:rPr>
        <w:t xml:space="preserve">er Schütze war schon irgendwo in dem Gebäude. Wo er genau war, müssen wir noch rausfinden. Der Raketenmann war auch schon hier.“ </w:t>
      </w:r>
    </w:p>
    <w:p w14:paraId="5EAE7529" w14:textId="77777777" w:rsidR="00905175" w:rsidRDefault="00944672" w:rsidP="00623B68">
      <w:pPr>
        <w:autoSpaceDE w:val="0"/>
        <w:autoSpaceDN w:val="0"/>
        <w:adjustRightInd w:val="0"/>
        <w:spacing w:after="0" w:line="360" w:lineRule="auto"/>
        <w:ind w:firstLine="227"/>
        <w:jc w:val="both"/>
        <w:rPr>
          <w:ins w:id="2156" w:author="Lektorat Bauer" w:date="2025-03-07T18:50:00Z" w16du:dateUtc="2025-03-07T17:50:00Z"/>
          <w:rFonts w:ascii="Arial" w:hAnsi="Arial" w:cs="Arial"/>
          <w:sz w:val="24"/>
          <w:szCs w:val="24"/>
        </w:rPr>
      </w:pPr>
      <w:r w:rsidRPr="00944672">
        <w:rPr>
          <w:rFonts w:ascii="Arial" w:hAnsi="Arial" w:cs="Arial"/>
          <w:sz w:val="24"/>
          <w:szCs w:val="24"/>
        </w:rPr>
        <w:t>Haziq sah ihn überrascht an</w:t>
      </w:r>
      <w:ins w:id="2157" w:author="Lektorat Bauer" w:date="2025-02-27T17:34:00Z" w16du:dateUtc="2025-02-27T16:34:00Z">
        <w:r w:rsidR="00BA3551">
          <w:rPr>
            <w:rFonts w:ascii="Arial" w:hAnsi="Arial" w:cs="Arial"/>
            <w:sz w:val="24"/>
            <w:szCs w:val="24"/>
          </w:rPr>
          <w:t>.</w:t>
        </w:r>
      </w:ins>
      <w:r w:rsidRPr="00944672">
        <w:rPr>
          <w:rFonts w:ascii="Arial" w:hAnsi="Arial" w:cs="Arial"/>
          <w:sz w:val="24"/>
          <w:szCs w:val="24"/>
        </w:rPr>
        <w:t xml:space="preserve"> „Die haben einen Hinterhalt geübt?!“</w:t>
      </w:r>
    </w:p>
    <w:p w14:paraId="46929E2C" w14:textId="5C525C5E"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del w:id="2158" w:author="Lektorat Bauer" w:date="2025-03-07T18:50:00Z" w16du:dateUtc="2025-03-07T17:50:00Z">
        <w:r w:rsidRPr="00944672" w:rsidDel="00905175">
          <w:rPr>
            <w:rFonts w:ascii="Arial" w:hAnsi="Arial" w:cs="Arial"/>
            <w:sz w:val="24"/>
            <w:szCs w:val="24"/>
          </w:rPr>
          <w:delText xml:space="preserve"> </w:delText>
        </w:r>
      </w:del>
      <w:r w:rsidRPr="00944672">
        <w:rPr>
          <w:rFonts w:ascii="Arial" w:hAnsi="Arial" w:cs="Arial"/>
          <w:sz w:val="24"/>
          <w:szCs w:val="24"/>
        </w:rPr>
        <w:t>„Genau!</w:t>
      </w:r>
      <w:del w:id="2159" w:author="Lektorat Bauer" w:date="2025-02-27T17:34:00Z" w16du:dateUtc="2025-02-27T16:34:00Z">
        <w:r w:rsidRPr="00944672" w:rsidDel="00BA3551">
          <w:rPr>
            <w:rFonts w:ascii="Arial" w:hAnsi="Arial" w:cs="Arial"/>
            <w:sz w:val="24"/>
            <w:szCs w:val="24"/>
          </w:rPr>
          <w:delText>“ Sagte Rahim.</w:delText>
        </w:r>
      </w:del>
      <w:r w:rsidRPr="00944672">
        <w:rPr>
          <w:rFonts w:ascii="Arial" w:hAnsi="Arial" w:cs="Arial"/>
          <w:sz w:val="24"/>
          <w:szCs w:val="24"/>
        </w:rPr>
        <w:t xml:space="preserve"> </w:t>
      </w:r>
      <w:del w:id="2160" w:author="Lektorat Bauer" w:date="2025-03-07T18:50:00Z" w16du:dateUtc="2025-03-07T17:50:00Z">
        <w:r w:rsidRPr="00944672" w:rsidDel="00905175">
          <w:rPr>
            <w:rFonts w:ascii="Arial" w:hAnsi="Arial" w:cs="Arial"/>
            <w:sz w:val="24"/>
            <w:szCs w:val="24"/>
          </w:rPr>
          <w:delText>„</w:delText>
        </w:r>
      </w:del>
      <w:r w:rsidRPr="00944672">
        <w:rPr>
          <w:rFonts w:ascii="Arial" w:hAnsi="Arial" w:cs="Arial"/>
          <w:sz w:val="24"/>
          <w:szCs w:val="24"/>
        </w:rPr>
        <w:t xml:space="preserve">Saisang war nur zufällig am falschen Ort, deswegen wurde er das Opfer. Wer immer sich dort hingestellt hätte, wäre ermordet worden.“ </w:t>
      </w:r>
    </w:p>
    <w:p w14:paraId="01CAE337" w14:textId="3C8A2568"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Yau </w:t>
      </w:r>
      <w:del w:id="2161" w:author="Lektorat Bauer" w:date="2025-02-27T17:35:00Z" w16du:dateUtc="2025-02-27T16:35:00Z">
        <w:r w:rsidRPr="00944672" w:rsidDel="00BA3551">
          <w:rPr>
            <w:rFonts w:ascii="Arial" w:hAnsi="Arial" w:cs="Arial"/>
            <w:sz w:val="24"/>
            <w:szCs w:val="24"/>
          </w:rPr>
          <w:delText>warf noch ein,</w:delText>
        </w:r>
      </w:del>
      <w:ins w:id="2162" w:author="Lektorat Bauer" w:date="2025-02-27T17:35:00Z" w16du:dateUtc="2025-02-27T16:35:00Z">
        <w:r w:rsidR="00BA3551">
          <w:rPr>
            <w:rFonts w:ascii="Arial" w:hAnsi="Arial" w:cs="Arial"/>
            <w:sz w:val="24"/>
            <w:szCs w:val="24"/>
          </w:rPr>
          <w:t>sprang auf.</w:t>
        </w:r>
      </w:ins>
      <w:r w:rsidRPr="00944672">
        <w:rPr>
          <w:rFonts w:ascii="Arial" w:hAnsi="Arial" w:cs="Arial"/>
          <w:sz w:val="24"/>
          <w:szCs w:val="24"/>
        </w:rPr>
        <w:t xml:space="preserve"> „Und dadurch haben die Attentäter </w:t>
      </w:r>
      <w:del w:id="2163" w:author="Lektorat Bauer" w:date="2025-02-27T17:35:00Z" w16du:dateUtc="2025-02-27T16:35:00Z">
        <w:r w:rsidRPr="00944672" w:rsidDel="00BA3551">
          <w:rPr>
            <w:rFonts w:ascii="Arial" w:hAnsi="Arial" w:cs="Arial"/>
            <w:sz w:val="24"/>
            <w:szCs w:val="24"/>
          </w:rPr>
          <w:delText xml:space="preserve">wahrscheinlich </w:delText>
        </w:r>
      </w:del>
      <w:r w:rsidRPr="00944672">
        <w:rPr>
          <w:rFonts w:ascii="Arial" w:hAnsi="Arial" w:cs="Arial"/>
          <w:sz w:val="24"/>
          <w:szCs w:val="24"/>
        </w:rPr>
        <w:t xml:space="preserve">den einzigen Fehler begangen, der sie </w:t>
      </w:r>
      <w:del w:id="2164" w:author="Lektorat Bauer" w:date="2025-02-27T17:35:00Z" w16du:dateUtc="2025-02-27T16:35:00Z">
        <w:r w:rsidRPr="00944672" w:rsidDel="00BA3551">
          <w:rPr>
            <w:rFonts w:ascii="Arial" w:hAnsi="Arial" w:cs="Arial"/>
            <w:sz w:val="24"/>
            <w:szCs w:val="24"/>
          </w:rPr>
          <w:delText xml:space="preserve">dann </w:delText>
        </w:r>
      </w:del>
      <w:r w:rsidRPr="00944672">
        <w:rPr>
          <w:rFonts w:ascii="Arial" w:hAnsi="Arial" w:cs="Arial"/>
          <w:sz w:val="24"/>
          <w:szCs w:val="24"/>
        </w:rPr>
        <w:t xml:space="preserve">zur Strecke bringen wird.“ </w:t>
      </w:r>
    </w:p>
    <w:p w14:paraId="5F7B77AA" w14:textId="5841753E"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„Sie haben sich mit uns angelegt</w:t>
      </w:r>
      <w:del w:id="2165" w:author="Lektorat Bauer" w:date="2025-02-27T17:35:00Z" w16du:dateUtc="2025-02-27T16:35:00Z">
        <w:r w:rsidRPr="00944672" w:rsidDel="00BA3551">
          <w:rPr>
            <w:rFonts w:ascii="Arial" w:hAnsi="Arial" w:cs="Arial"/>
            <w:sz w:val="24"/>
            <w:szCs w:val="24"/>
          </w:rPr>
          <w:delText>.</w:delText>
        </w:r>
      </w:del>
      <w:r w:rsidRPr="00944672">
        <w:rPr>
          <w:rFonts w:ascii="Arial" w:hAnsi="Arial" w:cs="Arial"/>
          <w:sz w:val="24"/>
          <w:szCs w:val="24"/>
        </w:rPr>
        <w:t>“</w:t>
      </w:r>
      <w:ins w:id="2166" w:author="Lektorat Bauer" w:date="2025-02-27T17:35:00Z" w16du:dateUtc="2025-02-27T16:35:00Z">
        <w:r w:rsidR="00BA3551">
          <w:rPr>
            <w:rFonts w:ascii="Arial" w:hAnsi="Arial" w:cs="Arial"/>
            <w:sz w:val="24"/>
            <w:szCs w:val="24"/>
          </w:rPr>
          <w:t>,</w:t>
        </w:r>
      </w:ins>
      <w:r w:rsidRPr="00944672">
        <w:rPr>
          <w:rFonts w:ascii="Arial" w:hAnsi="Arial" w:cs="Arial"/>
          <w:sz w:val="24"/>
          <w:szCs w:val="24"/>
        </w:rPr>
        <w:t xml:space="preserve"> </w:t>
      </w:r>
      <w:del w:id="2167" w:author="Lektorat Bauer" w:date="2025-02-27T17:35:00Z" w16du:dateUtc="2025-02-27T16:35:00Z">
        <w:r w:rsidRPr="00944672" w:rsidDel="00BA3551">
          <w:rPr>
            <w:rFonts w:ascii="Arial" w:hAnsi="Arial" w:cs="Arial"/>
            <w:sz w:val="24"/>
            <w:szCs w:val="24"/>
          </w:rPr>
          <w:delText xml:space="preserve">Schloss </w:delText>
        </w:r>
      </w:del>
      <w:ins w:id="2168" w:author="Lektorat Bauer" w:date="2025-02-27T17:35:00Z" w16du:dateUtc="2025-02-27T16:35:00Z">
        <w:r w:rsidR="00BA3551">
          <w:rPr>
            <w:rFonts w:ascii="Arial" w:hAnsi="Arial" w:cs="Arial"/>
            <w:sz w:val="24"/>
            <w:szCs w:val="24"/>
          </w:rPr>
          <w:t>schloss</w:t>
        </w:r>
        <w:r w:rsidR="00BA3551" w:rsidRPr="00944672">
          <w:rPr>
            <w:rFonts w:ascii="Arial" w:hAnsi="Arial" w:cs="Arial"/>
            <w:sz w:val="24"/>
            <w:szCs w:val="24"/>
          </w:rPr>
          <w:t xml:space="preserve"> </w:t>
        </w:r>
      </w:ins>
      <w:r w:rsidRPr="00944672">
        <w:rPr>
          <w:rFonts w:ascii="Arial" w:hAnsi="Arial" w:cs="Arial"/>
          <w:sz w:val="24"/>
          <w:szCs w:val="24"/>
        </w:rPr>
        <w:t>Haziq</w:t>
      </w:r>
      <w:ins w:id="2169" w:author="Lektorat Bauer" w:date="2025-02-27T17:36:00Z" w16du:dateUtc="2025-02-27T16:36:00Z">
        <w:r w:rsidR="00BA3551">
          <w:rPr>
            <w:rFonts w:ascii="Arial" w:hAnsi="Arial" w:cs="Arial"/>
            <w:sz w:val="24"/>
            <w:szCs w:val="24"/>
          </w:rPr>
          <w:t>,</w:t>
        </w:r>
      </w:ins>
      <w:r w:rsidRPr="00944672">
        <w:rPr>
          <w:rFonts w:ascii="Arial" w:hAnsi="Arial" w:cs="Arial"/>
          <w:sz w:val="24"/>
          <w:szCs w:val="24"/>
        </w:rPr>
        <w:t xml:space="preserve"> „</w:t>
      </w:r>
      <w:ins w:id="2170" w:author="Lektorat Bauer" w:date="2025-02-27T17:36:00Z" w16du:dateUtc="2025-02-27T16:36:00Z">
        <w:r w:rsidR="00BA3551">
          <w:rPr>
            <w:rFonts w:ascii="Arial" w:hAnsi="Arial" w:cs="Arial"/>
            <w:sz w:val="24"/>
            <w:szCs w:val="24"/>
          </w:rPr>
          <w:t>und das sind definitiv die Falschen</w:t>
        </w:r>
      </w:ins>
      <w:del w:id="2171" w:author="Lektorat Bauer" w:date="2025-02-27T17:35:00Z" w16du:dateUtc="2025-02-27T16:35:00Z">
        <w:r w:rsidRPr="00944672" w:rsidDel="00BA3551">
          <w:rPr>
            <w:rFonts w:ascii="Arial" w:hAnsi="Arial" w:cs="Arial"/>
            <w:sz w:val="24"/>
            <w:szCs w:val="24"/>
          </w:rPr>
          <w:delText>D</w:delText>
        </w:r>
      </w:del>
      <w:del w:id="2172" w:author="Lektorat Bauer" w:date="2025-02-27T17:36:00Z" w16du:dateUtc="2025-02-27T16:36:00Z">
        <w:r w:rsidRPr="00944672" w:rsidDel="00BA3551">
          <w:rPr>
            <w:rFonts w:ascii="Arial" w:hAnsi="Arial" w:cs="Arial"/>
            <w:sz w:val="24"/>
            <w:szCs w:val="24"/>
          </w:rPr>
          <w:delText>anke für Deine Erklärung Rahim</w:delText>
        </w:r>
      </w:del>
      <w:r w:rsidRPr="00944672">
        <w:rPr>
          <w:rFonts w:ascii="Arial" w:hAnsi="Arial" w:cs="Arial"/>
          <w:sz w:val="24"/>
          <w:szCs w:val="24"/>
        </w:rPr>
        <w:t>!“</w:t>
      </w:r>
    </w:p>
    <w:p w14:paraId="1EAAA7ED" w14:textId="04DADB3B"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Die Gruppe sah sich an</w:t>
      </w:r>
      <w:ins w:id="2173" w:author="Lektorat Bauer" w:date="2025-02-27T17:37:00Z" w16du:dateUtc="2025-02-27T16:37:00Z">
        <w:r w:rsidR="00BA3551">
          <w:rPr>
            <w:rFonts w:ascii="Arial" w:hAnsi="Arial" w:cs="Arial"/>
            <w:sz w:val="24"/>
            <w:szCs w:val="24"/>
          </w:rPr>
          <w:t>.</w:t>
        </w:r>
      </w:ins>
      <w:del w:id="2174" w:author="Lektorat Bauer" w:date="2025-02-27T17:37:00Z" w16du:dateUtc="2025-02-27T16:37:00Z">
        <w:r w:rsidRPr="00944672" w:rsidDel="00BA3551">
          <w:rPr>
            <w:rFonts w:ascii="Arial" w:hAnsi="Arial" w:cs="Arial"/>
            <w:sz w:val="24"/>
            <w:szCs w:val="24"/>
          </w:rPr>
          <w:delText>,</w:delText>
        </w:r>
      </w:del>
      <w:r w:rsidRPr="00944672">
        <w:rPr>
          <w:rFonts w:ascii="Arial" w:hAnsi="Arial" w:cs="Arial"/>
          <w:sz w:val="24"/>
          <w:szCs w:val="24"/>
        </w:rPr>
        <w:t xml:space="preserve"> </w:t>
      </w:r>
      <w:del w:id="2175" w:author="Lektorat Bauer" w:date="2025-02-27T17:37:00Z" w16du:dateUtc="2025-02-27T16:37:00Z">
        <w:r w:rsidRPr="00944672" w:rsidDel="00BA3551">
          <w:rPr>
            <w:rFonts w:ascii="Arial" w:hAnsi="Arial" w:cs="Arial"/>
            <w:sz w:val="24"/>
            <w:szCs w:val="24"/>
          </w:rPr>
          <w:delText>und e</w:delText>
        </w:r>
      </w:del>
      <w:ins w:id="2176" w:author="Lektorat Bauer" w:date="2025-02-27T17:37:00Z" w16du:dateUtc="2025-02-27T16:37:00Z">
        <w:r w:rsidR="00BA3551">
          <w:rPr>
            <w:rFonts w:ascii="Arial" w:hAnsi="Arial" w:cs="Arial"/>
            <w:sz w:val="24"/>
            <w:szCs w:val="24"/>
          </w:rPr>
          <w:t>E</w:t>
        </w:r>
      </w:ins>
      <w:r w:rsidRPr="00944672">
        <w:rPr>
          <w:rFonts w:ascii="Arial" w:hAnsi="Arial" w:cs="Arial"/>
          <w:sz w:val="24"/>
          <w:szCs w:val="24"/>
        </w:rPr>
        <w:t>in stiller Schwur wurde ausgesprochen.</w:t>
      </w:r>
      <w:del w:id="2177" w:author="Lektorat Bauer" w:date="2025-02-27T17:37:00Z" w16du:dateUtc="2025-02-27T16:37:00Z">
        <w:r w:rsidRPr="00944672" w:rsidDel="00BA3551">
          <w:rPr>
            <w:rFonts w:ascii="Arial" w:hAnsi="Arial" w:cs="Arial"/>
            <w:sz w:val="24"/>
            <w:szCs w:val="24"/>
          </w:rPr>
          <w:delText xml:space="preserve"> </w:delText>
        </w:r>
        <w:commentRangeStart w:id="2178"/>
        <w:r w:rsidRPr="00944672" w:rsidDel="00BA3551">
          <w:rPr>
            <w:rFonts w:ascii="Arial" w:hAnsi="Arial" w:cs="Arial"/>
            <w:sz w:val="24"/>
            <w:szCs w:val="24"/>
          </w:rPr>
          <w:delText>Die</w:delText>
        </w:r>
      </w:del>
      <w:commentRangeEnd w:id="2178"/>
      <w:r w:rsidR="00BA3551">
        <w:rPr>
          <w:rStyle w:val="Kommentarzeichen"/>
        </w:rPr>
        <w:commentReference w:id="2178"/>
      </w:r>
      <w:del w:id="2179" w:author="Lektorat Bauer" w:date="2025-02-27T17:37:00Z" w16du:dateUtc="2025-02-27T16:37:00Z">
        <w:r w:rsidRPr="00944672" w:rsidDel="00BA3551">
          <w:rPr>
            <w:rFonts w:ascii="Arial" w:hAnsi="Arial" w:cs="Arial"/>
            <w:sz w:val="24"/>
            <w:szCs w:val="24"/>
          </w:rPr>
          <w:delText xml:space="preserve"> hatten sich definitiv mit den Falschen angelegt!</w:delText>
        </w:r>
      </w:del>
    </w:p>
    <w:p w14:paraId="13F9008C" w14:textId="0ADA572A"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Haziq sah in die Runde</w:t>
      </w:r>
      <w:del w:id="2180" w:author="Lektorat Bauer" w:date="2025-02-27T17:37:00Z" w16du:dateUtc="2025-02-27T16:37:00Z">
        <w:r w:rsidRPr="00944672" w:rsidDel="0023415E">
          <w:rPr>
            <w:rFonts w:ascii="Arial" w:hAnsi="Arial" w:cs="Arial"/>
            <w:sz w:val="24"/>
            <w:szCs w:val="24"/>
          </w:rPr>
          <w:delText xml:space="preserve"> und sagte dann:</w:delText>
        </w:r>
      </w:del>
      <w:ins w:id="2181" w:author="Lektorat Bauer" w:date="2025-02-27T17:37:00Z" w16du:dateUtc="2025-02-27T16:37:00Z">
        <w:r w:rsidR="0023415E">
          <w:rPr>
            <w:rFonts w:ascii="Arial" w:hAnsi="Arial" w:cs="Arial"/>
            <w:sz w:val="24"/>
            <w:szCs w:val="24"/>
          </w:rPr>
          <w:t>.</w:t>
        </w:r>
      </w:ins>
      <w:r w:rsidRPr="00944672">
        <w:rPr>
          <w:rFonts w:ascii="Arial" w:hAnsi="Arial" w:cs="Arial"/>
          <w:sz w:val="24"/>
          <w:szCs w:val="24"/>
        </w:rPr>
        <w:t xml:space="preserve"> „OK, Muzir ist noch drüben. Muzir, hast Du mitgehört?“ </w:t>
      </w:r>
      <w:ins w:id="2182" w:author="Lektorat Bauer" w:date="2025-02-27T17:37:00Z" w16du:dateUtc="2025-02-27T16:37:00Z">
        <w:r w:rsidR="0023415E">
          <w:rPr>
            <w:rFonts w:ascii="Arial" w:hAnsi="Arial" w:cs="Arial"/>
            <w:sz w:val="24"/>
            <w:szCs w:val="24"/>
          </w:rPr>
          <w:t xml:space="preserve">– </w:t>
        </w:r>
      </w:ins>
      <w:r w:rsidRPr="00944672">
        <w:rPr>
          <w:rFonts w:ascii="Arial" w:hAnsi="Arial" w:cs="Arial"/>
          <w:sz w:val="24"/>
          <w:szCs w:val="24"/>
        </w:rPr>
        <w:t xml:space="preserve">„Ja, und ich bin stinksauer.“ </w:t>
      </w:r>
      <w:ins w:id="2183" w:author="Lektorat Bauer" w:date="2025-02-27T17:37:00Z" w16du:dateUtc="2025-02-27T16:37:00Z">
        <w:r w:rsidR="0023415E">
          <w:rPr>
            <w:rFonts w:ascii="Arial" w:hAnsi="Arial" w:cs="Arial"/>
            <w:sz w:val="24"/>
            <w:szCs w:val="24"/>
          </w:rPr>
          <w:t xml:space="preserve">– </w:t>
        </w:r>
      </w:ins>
      <w:del w:id="2184" w:author="Lektorat Bauer" w:date="2025-02-27T17:37:00Z" w16du:dateUtc="2025-02-27T16:37:00Z">
        <w:r w:rsidRPr="00944672" w:rsidDel="0023415E">
          <w:rPr>
            <w:rFonts w:ascii="Arial" w:hAnsi="Arial" w:cs="Arial"/>
            <w:sz w:val="24"/>
            <w:szCs w:val="24"/>
          </w:rPr>
          <w:delText xml:space="preserve">Kam es zurück. </w:delText>
        </w:r>
      </w:del>
      <w:r w:rsidRPr="00944672">
        <w:rPr>
          <w:rFonts w:ascii="Arial" w:hAnsi="Arial" w:cs="Arial"/>
          <w:sz w:val="24"/>
          <w:szCs w:val="24"/>
        </w:rPr>
        <w:t>„Es ist bei Dir nichts weiter passiert, korrekt?</w:t>
      </w:r>
      <w:del w:id="2185" w:author="Lektorat Bauer" w:date="2025-02-27T17:37:00Z" w16du:dateUtc="2025-02-27T16:37:00Z">
        <w:r w:rsidRPr="00944672" w:rsidDel="0023415E">
          <w:rPr>
            <w:rFonts w:ascii="Arial" w:hAnsi="Arial" w:cs="Arial"/>
            <w:sz w:val="24"/>
            <w:szCs w:val="24"/>
          </w:rPr>
          <w:delText>!</w:delText>
        </w:r>
      </w:del>
      <w:r w:rsidRPr="00944672">
        <w:rPr>
          <w:rFonts w:ascii="Arial" w:hAnsi="Arial" w:cs="Arial"/>
          <w:sz w:val="24"/>
          <w:szCs w:val="24"/>
        </w:rPr>
        <w:t>“</w:t>
      </w:r>
      <w:ins w:id="2186" w:author="Lektorat Bauer" w:date="2025-02-27T17:37:00Z" w16du:dateUtc="2025-02-27T16:37:00Z">
        <w:r w:rsidR="0023415E">
          <w:rPr>
            <w:rFonts w:ascii="Arial" w:hAnsi="Arial" w:cs="Arial"/>
            <w:sz w:val="24"/>
            <w:szCs w:val="24"/>
          </w:rPr>
          <w:t xml:space="preserve"> –</w:t>
        </w:r>
      </w:ins>
      <w:r w:rsidRPr="00944672">
        <w:rPr>
          <w:rFonts w:ascii="Arial" w:hAnsi="Arial" w:cs="Arial"/>
          <w:sz w:val="24"/>
          <w:szCs w:val="24"/>
        </w:rPr>
        <w:t xml:space="preserve"> „Richtig.“</w:t>
      </w:r>
    </w:p>
    <w:p w14:paraId="5296BF58" w14:textId="4BC7E39E"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 „Ok, ich glaube auch, dass in den nächsten zwei Stunden nichts passieren wird. Muzir, Du bleibst allein. Such</w:t>
      </w:r>
      <w:del w:id="2187" w:author="Lektorat Bauer" w:date="2025-02-27T17:37:00Z" w16du:dateUtc="2025-02-27T16:37:00Z">
        <w:r w:rsidRPr="00944672" w:rsidDel="0023415E">
          <w:rPr>
            <w:rFonts w:ascii="Arial" w:hAnsi="Arial" w:cs="Arial"/>
            <w:sz w:val="24"/>
            <w:szCs w:val="24"/>
          </w:rPr>
          <w:delText>e</w:delText>
        </w:r>
      </w:del>
      <w:r w:rsidRPr="00944672">
        <w:rPr>
          <w:rFonts w:ascii="Arial" w:hAnsi="Arial" w:cs="Arial"/>
          <w:sz w:val="24"/>
          <w:szCs w:val="24"/>
        </w:rPr>
        <w:t xml:space="preserve"> Dir einen neuen Beobachtungsposten</w:t>
      </w:r>
      <w:del w:id="2188" w:author="Lektorat Bauer" w:date="2025-02-27T17:37:00Z" w16du:dateUtc="2025-02-27T16:37:00Z">
        <w:r w:rsidRPr="00944672" w:rsidDel="0023415E">
          <w:rPr>
            <w:rFonts w:ascii="Arial" w:hAnsi="Arial" w:cs="Arial"/>
            <w:sz w:val="24"/>
            <w:szCs w:val="24"/>
          </w:rPr>
          <w:delText>,</w:delText>
        </w:r>
      </w:del>
      <w:ins w:id="2189" w:author="Lektorat Bauer" w:date="2025-02-27T17:37:00Z" w16du:dateUtc="2025-02-27T16:37:00Z">
        <w:r w:rsidR="0023415E">
          <w:rPr>
            <w:rFonts w:ascii="Arial" w:hAnsi="Arial" w:cs="Arial"/>
            <w:sz w:val="24"/>
            <w:szCs w:val="24"/>
          </w:rPr>
          <w:t>.</w:t>
        </w:r>
      </w:ins>
      <w:r w:rsidRPr="00944672">
        <w:rPr>
          <w:rFonts w:ascii="Arial" w:hAnsi="Arial" w:cs="Arial"/>
          <w:sz w:val="24"/>
          <w:szCs w:val="24"/>
        </w:rPr>
        <w:t xml:space="preserve"> </w:t>
      </w:r>
      <w:ins w:id="2190" w:author="Lektorat Bauer" w:date="2025-02-27T17:37:00Z" w16du:dateUtc="2025-02-27T16:37:00Z">
        <w:r w:rsidR="0023415E">
          <w:rPr>
            <w:rFonts w:ascii="Arial" w:hAnsi="Arial" w:cs="Arial"/>
            <w:sz w:val="24"/>
            <w:szCs w:val="24"/>
          </w:rPr>
          <w:t>W</w:t>
        </w:r>
      </w:ins>
      <w:del w:id="2191" w:author="Lektorat Bauer" w:date="2025-02-27T17:37:00Z" w16du:dateUtc="2025-02-27T16:37:00Z">
        <w:r w:rsidRPr="00944672" w:rsidDel="0023415E">
          <w:rPr>
            <w:rFonts w:ascii="Arial" w:hAnsi="Arial" w:cs="Arial"/>
            <w:sz w:val="24"/>
            <w:szCs w:val="24"/>
          </w:rPr>
          <w:delText>w</w:delText>
        </w:r>
      </w:del>
      <w:r w:rsidRPr="00944672">
        <w:rPr>
          <w:rFonts w:ascii="Arial" w:hAnsi="Arial" w:cs="Arial"/>
          <w:sz w:val="24"/>
          <w:szCs w:val="24"/>
        </w:rPr>
        <w:t>enn sich etwas tut, gibst Du Bescheid.“</w:t>
      </w:r>
      <w:ins w:id="2192" w:author="Lektorat Bauer" w:date="2025-02-27T17:37:00Z" w16du:dateUtc="2025-02-27T16:37:00Z">
        <w:r w:rsidR="0023415E">
          <w:rPr>
            <w:rFonts w:ascii="Arial" w:hAnsi="Arial" w:cs="Arial"/>
            <w:sz w:val="24"/>
            <w:szCs w:val="24"/>
          </w:rPr>
          <w:t xml:space="preserve"> –</w:t>
        </w:r>
      </w:ins>
      <w:r w:rsidRPr="00944672">
        <w:rPr>
          <w:rFonts w:ascii="Arial" w:hAnsi="Arial" w:cs="Arial"/>
          <w:sz w:val="24"/>
          <w:szCs w:val="24"/>
        </w:rPr>
        <w:t xml:space="preserve"> „Roger“</w:t>
      </w:r>
    </w:p>
    <w:p w14:paraId="7C376D8E" w14:textId="304525CB"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„Wir anderen</w:t>
      </w:r>
      <w:del w:id="2193" w:author="Lektorat Bauer" w:date="2025-02-27T17:37:00Z" w16du:dateUtc="2025-02-27T16:37:00Z">
        <w:r w:rsidRPr="00944672" w:rsidDel="0023415E">
          <w:rPr>
            <w:rFonts w:ascii="Arial" w:hAnsi="Arial" w:cs="Arial"/>
            <w:sz w:val="24"/>
            <w:szCs w:val="24"/>
          </w:rPr>
          <w:delText>,</w:delText>
        </w:r>
      </w:del>
      <w:r w:rsidRPr="00944672">
        <w:rPr>
          <w:rFonts w:ascii="Arial" w:hAnsi="Arial" w:cs="Arial"/>
          <w:sz w:val="24"/>
          <w:szCs w:val="24"/>
        </w:rPr>
        <w:t xml:space="preserve"> beginnen jetzt mit der Planung und Vorbereitung. Wir müssen rausbekommen, auf was die Attentäter aus sind. Wir können nicht ausschließen, dass die </w:t>
      </w:r>
      <w:del w:id="2194" w:author="Lektorat Bauer" w:date="2025-02-27T17:38:00Z" w16du:dateUtc="2025-02-27T16:38:00Z">
        <w:r w:rsidRPr="00944672" w:rsidDel="0023415E">
          <w:rPr>
            <w:rFonts w:ascii="Arial" w:hAnsi="Arial" w:cs="Arial"/>
            <w:sz w:val="24"/>
            <w:szCs w:val="24"/>
          </w:rPr>
          <w:delText xml:space="preserve">das </w:delText>
        </w:r>
      </w:del>
      <w:ins w:id="2195" w:author="Lektorat Bauer" w:date="2025-02-27T17:38:00Z" w16du:dateUtc="2025-02-27T16:38:00Z">
        <w:r w:rsidR="0023415E">
          <w:rPr>
            <w:rFonts w:ascii="Arial" w:hAnsi="Arial" w:cs="Arial"/>
            <w:sz w:val="24"/>
            <w:szCs w:val="24"/>
          </w:rPr>
          <w:t>es</w:t>
        </w:r>
        <w:r w:rsidR="0023415E" w:rsidRPr="00944672">
          <w:rPr>
            <w:rFonts w:ascii="Arial" w:hAnsi="Arial" w:cs="Arial"/>
            <w:sz w:val="24"/>
            <w:szCs w:val="24"/>
          </w:rPr>
          <w:t xml:space="preserve"> </w:t>
        </w:r>
      </w:ins>
      <w:r w:rsidRPr="00944672">
        <w:rPr>
          <w:rFonts w:ascii="Arial" w:hAnsi="Arial" w:cs="Arial"/>
          <w:sz w:val="24"/>
          <w:szCs w:val="24"/>
        </w:rPr>
        <w:t>auf uns abgesehen haben</w:t>
      </w:r>
      <w:del w:id="2196" w:author="Lektorat Bauer" w:date="2025-02-27T17:38:00Z" w16du:dateUtc="2025-02-27T16:38:00Z">
        <w:r w:rsidRPr="00944672" w:rsidDel="0023415E">
          <w:rPr>
            <w:rFonts w:ascii="Arial" w:hAnsi="Arial" w:cs="Arial"/>
            <w:sz w:val="24"/>
            <w:szCs w:val="24"/>
          </w:rPr>
          <w:delText>.</w:delText>
        </w:r>
      </w:del>
      <w:r w:rsidRPr="00944672">
        <w:rPr>
          <w:rFonts w:ascii="Arial" w:hAnsi="Arial" w:cs="Arial"/>
          <w:sz w:val="24"/>
          <w:szCs w:val="24"/>
        </w:rPr>
        <w:t>“</w:t>
      </w:r>
      <w:ins w:id="2197" w:author="Lektorat Bauer" w:date="2025-02-27T17:38:00Z" w16du:dateUtc="2025-02-27T16:38:00Z">
        <w:r w:rsidR="0023415E">
          <w:rPr>
            <w:rFonts w:ascii="Arial" w:hAnsi="Arial" w:cs="Arial"/>
            <w:sz w:val="24"/>
            <w:szCs w:val="24"/>
          </w:rPr>
          <w:t>,</w:t>
        </w:r>
      </w:ins>
      <w:r w:rsidRPr="00944672">
        <w:rPr>
          <w:rFonts w:ascii="Arial" w:hAnsi="Arial" w:cs="Arial"/>
          <w:sz w:val="24"/>
          <w:szCs w:val="24"/>
        </w:rPr>
        <w:t xml:space="preserve"> </w:t>
      </w:r>
      <w:ins w:id="2198" w:author="Lektorat Bauer" w:date="2025-02-27T17:38:00Z" w16du:dateUtc="2025-02-27T16:38:00Z">
        <w:r w:rsidR="0023415E">
          <w:rPr>
            <w:rFonts w:ascii="Arial" w:hAnsi="Arial" w:cs="Arial"/>
            <w:sz w:val="24"/>
            <w:szCs w:val="24"/>
          </w:rPr>
          <w:t>f</w:t>
        </w:r>
      </w:ins>
      <w:del w:id="2199" w:author="Lektorat Bauer" w:date="2025-02-27T17:38:00Z" w16du:dateUtc="2025-02-27T16:38:00Z">
        <w:r w:rsidRPr="00944672" w:rsidDel="0023415E">
          <w:rPr>
            <w:rFonts w:ascii="Arial" w:hAnsi="Arial" w:cs="Arial"/>
            <w:sz w:val="24"/>
            <w:szCs w:val="24"/>
          </w:rPr>
          <w:delText>F</w:delText>
        </w:r>
      </w:del>
      <w:r w:rsidRPr="00944672">
        <w:rPr>
          <w:rFonts w:ascii="Arial" w:hAnsi="Arial" w:cs="Arial"/>
          <w:sz w:val="24"/>
          <w:szCs w:val="24"/>
        </w:rPr>
        <w:t>uhr Haziq fort</w:t>
      </w:r>
      <w:ins w:id="2200" w:author="Lektorat Bauer" w:date="2025-02-27T17:38:00Z" w16du:dateUtc="2025-02-27T16:38:00Z">
        <w:r w:rsidR="0023415E">
          <w:rPr>
            <w:rFonts w:ascii="Arial" w:hAnsi="Arial" w:cs="Arial"/>
            <w:sz w:val="24"/>
            <w:szCs w:val="24"/>
          </w:rPr>
          <w:t>.</w:t>
        </w:r>
      </w:ins>
      <w:r w:rsidRPr="00944672">
        <w:rPr>
          <w:rFonts w:ascii="Arial" w:hAnsi="Arial" w:cs="Arial"/>
          <w:sz w:val="24"/>
          <w:szCs w:val="24"/>
        </w:rPr>
        <w:t xml:space="preserve"> „Alle zurück zur Basis. Treffen dort in 25 Minuten. Los!“</w:t>
      </w:r>
    </w:p>
    <w:p w14:paraId="7572D193" w14:textId="4824A189"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Alle gingen zu Ihren Fahrzeugen</w:t>
      </w:r>
      <w:ins w:id="2201" w:author="Lektorat Bauer" w:date="2025-02-27T17:38:00Z" w16du:dateUtc="2025-02-27T16:38:00Z">
        <w:r w:rsidR="0023415E">
          <w:rPr>
            <w:rFonts w:ascii="Arial" w:hAnsi="Arial" w:cs="Arial"/>
            <w:sz w:val="24"/>
            <w:szCs w:val="24"/>
          </w:rPr>
          <w:t>.</w:t>
        </w:r>
      </w:ins>
      <w:del w:id="2202" w:author="Lektorat Bauer" w:date="2025-02-27T17:38:00Z" w16du:dateUtc="2025-02-27T16:38:00Z">
        <w:r w:rsidRPr="00944672" w:rsidDel="0023415E">
          <w:rPr>
            <w:rFonts w:ascii="Arial" w:hAnsi="Arial" w:cs="Arial"/>
            <w:sz w:val="24"/>
            <w:szCs w:val="24"/>
          </w:rPr>
          <w:delText>,</w:delText>
        </w:r>
      </w:del>
      <w:r w:rsidRPr="00944672">
        <w:rPr>
          <w:rFonts w:ascii="Arial" w:hAnsi="Arial" w:cs="Arial"/>
          <w:sz w:val="24"/>
          <w:szCs w:val="24"/>
        </w:rPr>
        <w:t xml:space="preserve"> Tia ging kurz zu Haziq, „Ist es </w:t>
      </w:r>
      <w:ins w:id="2203" w:author="Lektorat Bauer" w:date="2025-02-27T17:38:00Z" w16du:dateUtc="2025-02-27T16:38:00Z">
        <w:r w:rsidR="0023415E">
          <w:rPr>
            <w:rFonts w:ascii="Arial" w:hAnsi="Arial" w:cs="Arial"/>
            <w:sz w:val="24"/>
            <w:szCs w:val="24"/>
          </w:rPr>
          <w:t>okay</w:t>
        </w:r>
      </w:ins>
      <w:del w:id="2204" w:author="Lektorat Bauer" w:date="2025-02-27T17:38:00Z" w16du:dateUtc="2025-02-27T16:38:00Z">
        <w:r w:rsidRPr="00944672" w:rsidDel="0023415E">
          <w:rPr>
            <w:rFonts w:ascii="Arial" w:hAnsi="Arial" w:cs="Arial"/>
            <w:sz w:val="24"/>
            <w:szCs w:val="24"/>
          </w:rPr>
          <w:delText>OK</w:delText>
        </w:r>
      </w:del>
      <w:r w:rsidRPr="00944672">
        <w:rPr>
          <w:rFonts w:ascii="Arial" w:hAnsi="Arial" w:cs="Arial"/>
          <w:sz w:val="24"/>
          <w:szCs w:val="24"/>
        </w:rPr>
        <w:t>, wenn ich nachkomme? Ich will wir das Gelände noch einmal von da oben</w:t>
      </w:r>
      <w:ins w:id="2205" w:author="Lektorat Bauer" w:date="2025-02-27T17:38:00Z" w16du:dateUtc="2025-02-27T16:38:00Z">
        <w:r w:rsidR="0023415E">
          <w:rPr>
            <w:rFonts w:ascii="Arial" w:hAnsi="Arial" w:cs="Arial"/>
            <w:sz w:val="24"/>
            <w:szCs w:val="24"/>
          </w:rPr>
          <w:t xml:space="preserve"> ansehen</w:t>
        </w:r>
      </w:ins>
      <w:del w:id="2206" w:author="Lektorat Bauer" w:date="2025-02-27T17:38:00Z" w16du:dateUtc="2025-02-27T16:38:00Z">
        <w:r w:rsidRPr="00944672" w:rsidDel="0023415E">
          <w:rPr>
            <w:rFonts w:ascii="Arial" w:hAnsi="Arial" w:cs="Arial"/>
            <w:sz w:val="24"/>
            <w:szCs w:val="24"/>
          </w:rPr>
          <w:delText>,</w:delText>
        </w:r>
      </w:del>
      <w:ins w:id="2207" w:author="Lektorat Bauer" w:date="2025-02-27T17:38:00Z" w16du:dateUtc="2025-02-27T16:38:00Z">
        <w:r w:rsidR="0023415E">
          <w:rPr>
            <w:rFonts w:ascii="Arial" w:hAnsi="Arial" w:cs="Arial"/>
            <w:sz w:val="24"/>
            <w:szCs w:val="24"/>
          </w:rPr>
          <w:t>.</w:t>
        </w:r>
      </w:ins>
      <w:r w:rsidRPr="00944672">
        <w:rPr>
          <w:rFonts w:ascii="Arial" w:hAnsi="Arial" w:cs="Arial"/>
          <w:sz w:val="24"/>
          <w:szCs w:val="24"/>
        </w:rPr>
        <w:t xml:space="preserve">“ </w:t>
      </w:r>
      <w:ins w:id="2208" w:author="Lektorat Bauer" w:date="2025-02-27T17:38:00Z" w16du:dateUtc="2025-02-27T16:38:00Z">
        <w:r w:rsidR="0023415E">
          <w:rPr>
            <w:rFonts w:ascii="Arial" w:hAnsi="Arial" w:cs="Arial"/>
            <w:sz w:val="24"/>
            <w:szCs w:val="24"/>
          </w:rPr>
          <w:t>S</w:t>
        </w:r>
      </w:ins>
      <w:del w:id="2209" w:author="Lektorat Bauer" w:date="2025-02-27T17:38:00Z" w16du:dateUtc="2025-02-27T16:38:00Z">
        <w:r w:rsidRPr="00944672" w:rsidDel="0023415E">
          <w:rPr>
            <w:rFonts w:ascii="Arial" w:hAnsi="Arial" w:cs="Arial"/>
            <w:sz w:val="24"/>
            <w:szCs w:val="24"/>
          </w:rPr>
          <w:delText>s</w:delText>
        </w:r>
      </w:del>
      <w:r w:rsidRPr="00944672">
        <w:rPr>
          <w:rFonts w:ascii="Arial" w:hAnsi="Arial" w:cs="Arial"/>
          <w:sz w:val="24"/>
          <w:szCs w:val="24"/>
        </w:rPr>
        <w:t>ie zeigte auf die Gebäude und die Moschee von Bandar Enstek</w:t>
      </w:r>
      <w:ins w:id="2210" w:author="Lektorat Bauer" w:date="2025-02-27T17:38:00Z" w16du:dateUtc="2025-02-27T16:38:00Z">
        <w:r w:rsidR="0023415E">
          <w:rPr>
            <w:rFonts w:ascii="Arial" w:hAnsi="Arial" w:cs="Arial"/>
            <w:sz w:val="24"/>
            <w:szCs w:val="24"/>
          </w:rPr>
          <w:t xml:space="preserve">. </w:t>
        </w:r>
      </w:ins>
      <w:del w:id="2211" w:author="Lektorat Bauer" w:date="2025-02-27T17:38:00Z" w16du:dateUtc="2025-02-27T16:38:00Z">
        <w:r w:rsidRPr="00944672" w:rsidDel="0023415E">
          <w:rPr>
            <w:rFonts w:ascii="Arial" w:hAnsi="Arial" w:cs="Arial"/>
            <w:sz w:val="24"/>
            <w:szCs w:val="24"/>
          </w:rPr>
          <w:delText xml:space="preserve">, „ansehen.“ </w:delText>
        </w:r>
      </w:del>
      <w:r w:rsidRPr="00944672">
        <w:rPr>
          <w:rFonts w:ascii="Arial" w:hAnsi="Arial" w:cs="Arial"/>
          <w:sz w:val="24"/>
          <w:szCs w:val="24"/>
        </w:rPr>
        <w:t>„Gute Idee, aber beeile Dich.“</w:t>
      </w:r>
    </w:p>
    <w:p w14:paraId="50DEF14F" w14:textId="3D5E7B0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Die Besprechung war schon i</w:t>
      </w:r>
      <w:ins w:id="2212" w:author="Lektorat Bauer" w:date="2025-02-27T17:38:00Z" w16du:dateUtc="2025-02-27T16:38:00Z">
        <w:r w:rsidR="0023415E">
          <w:rPr>
            <w:rFonts w:ascii="Arial" w:hAnsi="Arial" w:cs="Arial"/>
            <w:sz w:val="24"/>
            <w:szCs w:val="24"/>
          </w:rPr>
          <w:t>m</w:t>
        </w:r>
      </w:ins>
      <w:del w:id="2213" w:author="Lektorat Bauer" w:date="2025-02-27T17:38:00Z" w16du:dateUtc="2025-02-27T16:38:00Z">
        <w:r w:rsidRPr="00944672" w:rsidDel="0023415E">
          <w:rPr>
            <w:rFonts w:ascii="Arial" w:hAnsi="Arial" w:cs="Arial"/>
            <w:sz w:val="24"/>
            <w:szCs w:val="24"/>
          </w:rPr>
          <w:delText>n</w:delText>
        </w:r>
      </w:del>
      <w:r w:rsidRPr="00944672">
        <w:rPr>
          <w:rFonts w:ascii="Arial" w:hAnsi="Arial" w:cs="Arial"/>
          <w:sz w:val="24"/>
          <w:szCs w:val="24"/>
        </w:rPr>
        <w:t xml:space="preserve"> Gange, als Satria nach rund einer Stunde zum Team stieß. „Keine weiteren Erkenntnisse, aber da oben sind ein paar Kameras, die sollten gecheckt werden</w:t>
      </w:r>
      <w:del w:id="2214" w:author="Lektorat Bauer" w:date="2025-02-27T17:38:00Z" w16du:dateUtc="2025-02-27T16:38:00Z">
        <w:r w:rsidRPr="00944672" w:rsidDel="0023415E">
          <w:rPr>
            <w:rFonts w:ascii="Arial" w:hAnsi="Arial" w:cs="Arial"/>
            <w:sz w:val="24"/>
            <w:szCs w:val="24"/>
          </w:rPr>
          <w:delText>.</w:delText>
        </w:r>
      </w:del>
      <w:r w:rsidRPr="00944672">
        <w:rPr>
          <w:rFonts w:ascii="Arial" w:hAnsi="Arial" w:cs="Arial"/>
          <w:sz w:val="24"/>
          <w:szCs w:val="24"/>
        </w:rPr>
        <w:t>“</w:t>
      </w:r>
      <w:ins w:id="2215" w:author="Lektorat Bauer" w:date="2025-02-27T17:39:00Z" w16du:dateUtc="2025-02-27T16:39:00Z">
        <w:r w:rsidR="0023415E">
          <w:rPr>
            <w:rFonts w:ascii="Arial" w:hAnsi="Arial" w:cs="Arial"/>
            <w:sz w:val="24"/>
            <w:szCs w:val="24"/>
          </w:rPr>
          <w:t>,</w:t>
        </w:r>
      </w:ins>
      <w:r w:rsidRPr="00944672">
        <w:rPr>
          <w:rFonts w:ascii="Arial" w:hAnsi="Arial" w:cs="Arial"/>
          <w:sz w:val="24"/>
          <w:szCs w:val="24"/>
        </w:rPr>
        <w:t xml:space="preserve"> </w:t>
      </w:r>
      <w:del w:id="2216" w:author="Lektorat Bauer" w:date="2025-02-27T17:39:00Z" w16du:dateUtc="2025-02-27T16:39:00Z">
        <w:r w:rsidRPr="00944672" w:rsidDel="0023415E">
          <w:rPr>
            <w:rFonts w:ascii="Arial" w:hAnsi="Arial" w:cs="Arial"/>
            <w:sz w:val="24"/>
            <w:szCs w:val="24"/>
          </w:rPr>
          <w:delText xml:space="preserve">War </w:delText>
        </w:r>
      </w:del>
      <w:ins w:id="2217" w:author="Lektorat Bauer" w:date="2025-02-27T17:39:00Z" w16du:dateUtc="2025-02-27T16:39:00Z">
        <w:r w:rsidR="0023415E">
          <w:rPr>
            <w:rFonts w:ascii="Arial" w:hAnsi="Arial" w:cs="Arial"/>
            <w:sz w:val="24"/>
            <w:szCs w:val="24"/>
          </w:rPr>
          <w:t>lautete</w:t>
        </w:r>
        <w:r w:rsidR="0023415E" w:rsidRPr="00944672">
          <w:rPr>
            <w:rFonts w:ascii="Arial" w:hAnsi="Arial" w:cs="Arial"/>
            <w:sz w:val="24"/>
            <w:szCs w:val="24"/>
          </w:rPr>
          <w:t xml:space="preserve"> </w:t>
        </w:r>
      </w:ins>
      <w:r w:rsidRPr="00944672">
        <w:rPr>
          <w:rFonts w:ascii="Arial" w:hAnsi="Arial" w:cs="Arial"/>
          <w:sz w:val="24"/>
          <w:szCs w:val="24"/>
        </w:rPr>
        <w:t>ihr kurzer Bericht.</w:t>
      </w:r>
    </w:p>
    <w:p w14:paraId="13DC35C0" w14:textId="0FCBCFD1"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del w:id="2218" w:author="Lektorat Bauer" w:date="2025-02-27T17:39:00Z" w16du:dateUtc="2025-02-27T16:39:00Z">
        <w:r w:rsidRPr="00944672" w:rsidDel="0023415E">
          <w:rPr>
            <w:rFonts w:ascii="Arial" w:hAnsi="Arial" w:cs="Arial"/>
            <w:sz w:val="24"/>
            <w:szCs w:val="24"/>
          </w:rPr>
          <w:delText>Haziq sagte,</w:delText>
        </w:r>
      </w:del>
      <w:r w:rsidRPr="00944672">
        <w:rPr>
          <w:rFonts w:ascii="Arial" w:hAnsi="Arial" w:cs="Arial"/>
          <w:sz w:val="24"/>
          <w:szCs w:val="24"/>
        </w:rPr>
        <w:t xml:space="preserve"> „Die Gruppen sind eingeteilt. Die ersten zwei lösen Muzir ab. Der Rest erholt sich</w:t>
      </w:r>
      <w:del w:id="2219" w:author="Lektorat Bauer" w:date="2025-02-27T17:39:00Z" w16du:dateUtc="2025-02-27T16:39:00Z">
        <w:r w:rsidRPr="00944672" w:rsidDel="0023415E">
          <w:rPr>
            <w:rFonts w:ascii="Arial" w:hAnsi="Arial" w:cs="Arial"/>
            <w:sz w:val="24"/>
            <w:szCs w:val="24"/>
          </w:rPr>
          <w:delText>.</w:delText>
        </w:r>
      </w:del>
      <w:r w:rsidRPr="00944672">
        <w:rPr>
          <w:rFonts w:ascii="Arial" w:hAnsi="Arial" w:cs="Arial"/>
          <w:sz w:val="24"/>
          <w:szCs w:val="24"/>
        </w:rPr>
        <w:t>“</w:t>
      </w:r>
      <w:ins w:id="2220" w:author="Lektorat Bauer" w:date="2025-02-27T17:39:00Z" w16du:dateUtc="2025-02-27T16:39:00Z">
        <w:r w:rsidR="0023415E">
          <w:rPr>
            <w:rFonts w:ascii="Arial" w:hAnsi="Arial" w:cs="Arial"/>
            <w:sz w:val="24"/>
            <w:szCs w:val="24"/>
          </w:rPr>
          <w:t>, sagte Haziq.</w:t>
        </w:r>
      </w:ins>
    </w:p>
    <w:p w14:paraId="0206B642"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568ABB98" w14:textId="77777777" w:rsidR="00944672" w:rsidRPr="00944672" w:rsidRDefault="00944672" w:rsidP="00623B68">
      <w:pPr>
        <w:suppressAutoHyphens/>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lastRenderedPageBreak/>
        <w:t>***</w:t>
      </w:r>
    </w:p>
    <w:p w14:paraId="234BAA36"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28CDAAFE"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commentRangeStart w:id="2221"/>
      <w:commentRangeEnd w:id="2221"/>
      <w:r w:rsidRPr="00944672">
        <w:rPr>
          <w:rFonts w:ascii="Arial" w:hAnsi="Arial" w:cs="Arial"/>
          <w:sz w:val="24"/>
          <w:szCs w:val="24"/>
        </w:rPr>
        <w:commentReference w:id="2221"/>
      </w:r>
      <w:r w:rsidRPr="00944672">
        <w:rPr>
          <w:rFonts w:ascii="Arial" w:hAnsi="Arial" w:cs="Arial"/>
          <w:b/>
          <w:bCs/>
          <w:sz w:val="24"/>
          <w:szCs w:val="24"/>
        </w:rPr>
        <w:t>&gt;&gt;&gt; London, Vereinigtes Königreich, Mittwoch, 05. März 2014 &lt;&lt;&lt;</w:t>
      </w:r>
    </w:p>
    <w:p w14:paraId="75258FC9"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3D0A1718"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Stan Lee saß in der Limousine, die ihn zum Terminal 4 am Flughafen London Heathrow bringen sollte. Sein Abflug mit Flug MH 3 war für 10:50 Uhr Ortszeit vorgesehen.</w:t>
      </w:r>
    </w:p>
    <w:p w14:paraId="4724BDF9" w14:textId="42D77B1D"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Stan wunderte sich noch immer, dass sein Boss ihn gestern um 15:00 Uhr in sein Büro </w:t>
      </w:r>
      <w:del w:id="2222" w:author="Lektorat Bauer" w:date="2025-02-27T19:03:00Z" w16du:dateUtc="2025-02-27T18:03:00Z">
        <w:r w:rsidRPr="00944672" w:rsidDel="00AD71B6">
          <w:rPr>
            <w:rFonts w:ascii="Arial" w:hAnsi="Arial" w:cs="Arial"/>
            <w:sz w:val="24"/>
            <w:szCs w:val="24"/>
          </w:rPr>
          <w:delText>rief</w:delText>
        </w:r>
      </w:del>
      <w:ins w:id="2223" w:author="Lektorat Bauer" w:date="2025-02-27T19:03:00Z" w16du:dateUtc="2025-02-27T18:03:00Z">
        <w:r w:rsidR="00AD71B6">
          <w:rPr>
            <w:rFonts w:ascii="Arial" w:hAnsi="Arial" w:cs="Arial"/>
            <w:sz w:val="24"/>
            <w:szCs w:val="24"/>
          </w:rPr>
          <w:t>gerufen hatte</w:t>
        </w:r>
      </w:ins>
      <w:r w:rsidRPr="00944672">
        <w:rPr>
          <w:rFonts w:ascii="Arial" w:hAnsi="Arial" w:cs="Arial"/>
          <w:sz w:val="24"/>
          <w:szCs w:val="24"/>
        </w:rPr>
        <w:t xml:space="preserve">, </w:t>
      </w:r>
      <w:del w:id="2224" w:author="Lektorat Bauer" w:date="2025-02-27T19:03:00Z" w16du:dateUtc="2025-02-27T18:03:00Z">
        <w:r w:rsidRPr="00944672" w:rsidDel="00AD71B6">
          <w:rPr>
            <w:rFonts w:ascii="Arial" w:hAnsi="Arial" w:cs="Arial"/>
            <w:sz w:val="24"/>
            <w:szCs w:val="24"/>
          </w:rPr>
          <w:delText xml:space="preserve">und </w:delText>
        </w:r>
      </w:del>
      <w:ins w:id="2225" w:author="Lektorat Bauer" w:date="2025-02-27T19:03:00Z" w16du:dateUtc="2025-02-27T18:03:00Z">
        <w:r w:rsidR="00AD71B6">
          <w:rPr>
            <w:rFonts w:ascii="Arial" w:hAnsi="Arial" w:cs="Arial"/>
            <w:sz w:val="24"/>
            <w:szCs w:val="24"/>
          </w:rPr>
          <w:t>um</w:t>
        </w:r>
        <w:r w:rsidR="00AD71B6" w:rsidRPr="00944672">
          <w:rPr>
            <w:rFonts w:ascii="Arial" w:hAnsi="Arial" w:cs="Arial"/>
            <w:sz w:val="24"/>
            <w:szCs w:val="24"/>
          </w:rPr>
          <w:t xml:space="preserve"> </w:t>
        </w:r>
      </w:ins>
      <w:r w:rsidRPr="00944672">
        <w:rPr>
          <w:rFonts w:ascii="Arial" w:hAnsi="Arial" w:cs="Arial"/>
          <w:sz w:val="24"/>
          <w:szCs w:val="24"/>
        </w:rPr>
        <w:t xml:space="preserve">ihm ohne lange Höflichkeiten </w:t>
      </w:r>
      <w:del w:id="2226" w:author="Lektorat Bauer" w:date="2025-02-27T19:03:00Z" w16du:dateUtc="2025-02-27T18:03:00Z">
        <w:r w:rsidRPr="00944672" w:rsidDel="00AD71B6">
          <w:rPr>
            <w:rFonts w:ascii="Arial" w:hAnsi="Arial" w:cs="Arial"/>
            <w:sz w:val="24"/>
            <w:szCs w:val="24"/>
          </w:rPr>
          <w:delText>sagte</w:delText>
        </w:r>
      </w:del>
      <w:ins w:id="2227" w:author="Lektorat Bauer" w:date="2025-02-27T19:03:00Z" w16du:dateUtc="2025-02-27T18:03:00Z">
        <w:r w:rsidR="00AD71B6">
          <w:rPr>
            <w:rFonts w:ascii="Arial" w:hAnsi="Arial" w:cs="Arial"/>
            <w:sz w:val="24"/>
            <w:szCs w:val="24"/>
          </w:rPr>
          <w:t>mitzuteilen</w:t>
        </w:r>
      </w:ins>
      <w:r w:rsidRPr="00944672">
        <w:rPr>
          <w:rFonts w:ascii="Arial" w:hAnsi="Arial" w:cs="Arial"/>
          <w:sz w:val="24"/>
          <w:szCs w:val="24"/>
        </w:rPr>
        <w:t xml:space="preserve">: „Stan, ich hätte morgen nach Kuala Lumpur fliegen sollen. Zu einer Besprechung bezüglich einiger Investitionen in Nordkorea. Ich muss aber heute nach Hongkong. Du wirst mich in Kuala Lumpur vertreten.“ </w:t>
      </w:r>
    </w:p>
    <w:p w14:paraId="6798D385" w14:textId="2F9CE2CD" w:rsidR="00944672" w:rsidRPr="00944672" w:rsidDel="00AD71B6" w:rsidRDefault="00944672" w:rsidP="00AD71B6">
      <w:pPr>
        <w:autoSpaceDE w:val="0"/>
        <w:autoSpaceDN w:val="0"/>
        <w:adjustRightInd w:val="0"/>
        <w:spacing w:after="0" w:line="360" w:lineRule="auto"/>
        <w:ind w:firstLine="227"/>
        <w:jc w:val="both"/>
        <w:rPr>
          <w:del w:id="2228" w:author="Lektorat Bauer" w:date="2025-02-27T19:05:00Z" w16du:dateUtc="2025-02-27T18:05:00Z"/>
          <w:rFonts w:ascii="Arial" w:hAnsi="Arial" w:cs="Arial"/>
          <w:sz w:val="24"/>
          <w:szCs w:val="24"/>
        </w:rPr>
      </w:pPr>
      <w:del w:id="2229" w:author="Lektorat Bauer" w:date="2025-02-27T19:03:00Z" w16du:dateUtc="2025-02-27T18:03:00Z">
        <w:r w:rsidRPr="00944672" w:rsidDel="00AD71B6">
          <w:rPr>
            <w:rFonts w:ascii="Arial" w:hAnsi="Arial" w:cs="Arial"/>
            <w:sz w:val="24"/>
            <w:szCs w:val="24"/>
          </w:rPr>
          <w:delText>„Äh?! Wie bitte, Zach? Was hast Du eben gesagt?“</w:delText>
        </w:r>
      </w:del>
      <w:ins w:id="2230" w:author="Lektorat Bauer" w:date="2025-02-27T19:03:00Z" w16du:dateUtc="2025-02-27T18:03:00Z">
        <w:r w:rsidR="00AD71B6">
          <w:rPr>
            <w:rFonts w:ascii="Arial" w:hAnsi="Arial" w:cs="Arial"/>
            <w:sz w:val="24"/>
            <w:szCs w:val="24"/>
          </w:rPr>
          <w:t>Stan hatte protestiert, aber z</w:t>
        </w:r>
      </w:ins>
      <w:ins w:id="2231" w:author="Lektorat Bauer" w:date="2025-02-27T19:04:00Z" w16du:dateUtc="2025-02-27T18:04:00Z">
        <w:r w:rsidR="00AD71B6">
          <w:rPr>
            <w:rFonts w:ascii="Arial" w:hAnsi="Arial" w:cs="Arial"/>
            <w:sz w:val="24"/>
            <w:szCs w:val="24"/>
          </w:rPr>
          <w:t>ugegebenermaßen war er der Fachmann für Nordkorea und hatte oft um mehr Möglichkeiten für sein eigenes Fortkommen gebeten. Nach kurzer Diskussion hatte er zugestimmt. Zumal es streng genommen keine Bitte gewesen war.</w:t>
        </w:r>
      </w:ins>
      <w:del w:id="2232" w:author="Lektorat Bauer" w:date="2025-02-27T19:05:00Z" w16du:dateUtc="2025-02-27T18:05:00Z">
        <w:r w:rsidRPr="00944672" w:rsidDel="00AD71B6">
          <w:rPr>
            <w:rFonts w:ascii="Arial" w:hAnsi="Arial" w:cs="Arial"/>
            <w:sz w:val="24"/>
            <w:szCs w:val="24"/>
          </w:rPr>
          <w:delText xml:space="preserve"> „</w:delText>
        </w:r>
        <w:commentRangeStart w:id="2233"/>
        <w:r w:rsidRPr="00944672" w:rsidDel="00AD71B6">
          <w:rPr>
            <w:rFonts w:ascii="Arial" w:hAnsi="Arial" w:cs="Arial"/>
            <w:sz w:val="24"/>
            <w:szCs w:val="24"/>
          </w:rPr>
          <w:delText>Ach komm, Stan. Du bist der Fachmann für Nordkorea bei uns im Team. Außerdem wolltest Du doch die Möglichkeit haben, Dich zu verbessern. Nun, hier ist die Chance.“</w:delText>
        </w:r>
      </w:del>
    </w:p>
    <w:p w14:paraId="6CF77BE4" w14:textId="30B5AE09" w:rsidR="00944672" w:rsidRPr="00944672" w:rsidRDefault="00944672" w:rsidP="00AD71B6">
      <w:pPr>
        <w:autoSpaceDE w:val="0"/>
        <w:autoSpaceDN w:val="0"/>
        <w:adjustRightInd w:val="0"/>
        <w:spacing w:after="0" w:line="360" w:lineRule="auto"/>
        <w:ind w:firstLine="227"/>
        <w:jc w:val="both"/>
        <w:rPr>
          <w:rFonts w:ascii="Arial" w:hAnsi="Arial" w:cs="Arial"/>
          <w:sz w:val="24"/>
          <w:szCs w:val="24"/>
        </w:rPr>
      </w:pPr>
      <w:del w:id="2234" w:author="Lektorat Bauer" w:date="2025-02-27T19:05:00Z" w16du:dateUtc="2025-02-27T18:05:00Z">
        <w:r w:rsidRPr="00944672" w:rsidDel="00AD71B6">
          <w:rPr>
            <w:rFonts w:ascii="Arial" w:hAnsi="Arial" w:cs="Arial"/>
            <w:sz w:val="24"/>
            <w:szCs w:val="24"/>
          </w:rPr>
          <w:delText xml:space="preserve">Stan wusste, dass hier keine Bitte vorgetragen wurde, sondern dass es sich um eine Anweisung handelte. „Zachary, Du hast mich überrascht. Natürlich freue ich mich, nach Kuala Lumpur zu fliegen.“ War die einzige passende Antwort, die er geben konnte. „Darf ich fragen, wie lange ich dort sein werde?“ </w:delText>
        </w:r>
      </w:del>
      <w:commentRangeEnd w:id="2233"/>
      <w:r w:rsidR="00AD71B6">
        <w:rPr>
          <w:rStyle w:val="Kommentarzeichen"/>
        </w:rPr>
        <w:commentReference w:id="2233"/>
      </w:r>
    </w:p>
    <w:p w14:paraId="6D58CD37" w14:textId="1A160EC9"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„Mittwoch Hinflug.</w:t>
      </w:r>
      <w:ins w:id="2235" w:author="Lektorat Bauer" w:date="2025-02-27T19:06:00Z" w16du:dateUtc="2025-02-27T18:06:00Z">
        <w:r w:rsidR="00AD71B6" w:rsidRPr="00AD71B6">
          <w:rPr>
            <w:rFonts w:ascii="Arial" w:hAnsi="Arial" w:cs="Arial"/>
            <w:sz w:val="24"/>
            <w:szCs w:val="24"/>
          </w:rPr>
          <w:t xml:space="preserve"> </w:t>
        </w:r>
        <w:r w:rsidR="00AD71B6" w:rsidRPr="00944672">
          <w:rPr>
            <w:rFonts w:ascii="Arial" w:hAnsi="Arial" w:cs="Arial"/>
            <w:sz w:val="24"/>
            <w:szCs w:val="24"/>
          </w:rPr>
          <w:t>Um 08:00 Uhr holt Dich eine Limo zu Hause ab und bringt Dich zum Flughafen</w:t>
        </w:r>
        <w:r w:rsidR="00AD71B6">
          <w:rPr>
            <w:rFonts w:ascii="Arial" w:hAnsi="Arial" w:cs="Arial"/>
            <w:sz w:val="24"/>
            <w:szCs w:val="24"/>
          </w:rPr>
          <w:t>.</w:t>
        </w:r>
      </w:ins>
      <w:r w:rsidRPr="00944672">
        <w:rPr>
          <w:rFonts w:ascii="Arial" w:hAnsi="Arial" w:cs="Arial"/>
          <w:sz w:val="24"/>
          <w:szCs w:val="24"/>
        </w:rPr>
        <w:t xml:space="preserve"> Am Donnerstag gehst Du erst ins Hotel, Dich frisch machen. Gegen 13:00 Uhr beginnt das Meeting. Am Freitagmorgen ist noch ein Meeting, am Abend fliegst Du zurück</w:t>
      </w:r>
      <w:del w:id="2236" w:author="Lektorat Bauer" w:date="2025-02-27T19:05:00Z" w16du:dateUtc="2025-02-27T18:05:00Z">
        <w:r w:rsidRPr="00944672" w:rsidDel="00AD71B6">
          <w:rPr>
            <w:rFonts w:ascii="Arial" w:hAnsi="Arial" w:cs="Arial"/>
            <w:sz w:val="24"/>
            <w:szCs w:val="24"/>
          </w:rPr>
          <w:delText>.</w:delText>
        </w:r>
      </w:del>
      <w:r w:rsidRPr="00944672">
        <w:rPr>
          <w:rFonts w:ascii="Arial" w:hAnsi="Arial" w:cs="Arial"/>
          <w:sz w:val="24"/>
          <w:szCs w:val="24"/>
        </w:rPr>
        <w:t>“</w:t>
      </w:r>
      <w:ins w:id="2237" w:author="Lektorat Bauer" w:date="2025-02-27T19:05:00Z" w16du:dateUtc="2025-02-27T18:05:00Z">
        <w:r w:rsidR="00AD71B6">
          <w:rPr>
            <w:rFonts w:ascii="Arial" w:hAnsi="Arial" w:cs="Arial"/>
            <w:sz w:val="24"/>
            <w:szCs w:val="24"/>
          </w:rPr>
          <w:t>, hat</w:t>
        </w:r>
      </w:ins>
      <w:ins w:id="2238" w:author="Lektorat Bauer" w:date="2025-02-27T19:06:00Z" w16du:dateUtc="2025-02-27T18:06:00Z">
        <w:r w:rsidR="00AD71B6">
          <w:rPr>
            <w:rFonts w:ascii="Arial" w:hAnsi="Arial" w:cs="Arial"/>
            <w:sz w:val="24"/>
            <w:szCs w:val="24"/>
          </w:rPr>
          <w:t>te sein Boss Zachary Young den Reiseplan zusammengefasst.</w:t>
        </w:r>
      </w:ins>
    </w:p>
    <w:p w14:paraId="02C5ACB2" w14:textId="158B5F0C" w:rsidR="00944672" w:rsidRPr="00944672" w:rsidDel="00AD71B6" w:rsidRDefault="00944672" w:rsidP="00623B68">
      <w:pPr>
        <w:autoSpaceDE w:val="0"/>
        <w:autoSpaceDN w:val="0"/>
        <w:adjustRightInd w:val="0"/>
        <w:spacing w:after="0" w:line="360" w:lineRule="auto"/>
        <w:ind w:firstLine="227"/>
        <w:jc w:val="both"/>
        <w:rPr>
          <w:del w:id="2239" w:author="Lektorat Bauer" w:date="2025-02-27T19:06:00Z" w16du:dateUtc="2025-02-27T18:06:00Z"/>
          <w:rFonts w:ascii="Arial" w:hAnsi="Arial" w:cs="Arial"/>
          <w:sz w:val="24"/>
          <w:szCs w:val="24"/>
        </w:rPr>
      </w:pPr>
      <w:commentRangeStart w:id="2240"/>
      <w:del w:id="2241" w:author="Lektorat Bauer" w:date="2025-02-27T19:06:00Z" w16du:dateUtc="2025-02-27T18:06:00Z">
        <w:r w:rsidRPr="00944672" w:rsidDel="00AD71B6">
          <w:rPr>
            <w:rFonts w:ascii="Arial" w:hAnsi="Arial" w:cs="Arial"/>
            <w:sz w:val="24"/>
            <w:szCs w:val="24"/>
          </w:rPr>
          <w:delText xml:space="preserve">Während Zachary Young noch mit ihm sprach, reichte er ihm eine Mappe. „Hier sind die Reiseinformationen. Um 08:00 Uhr holt Dich eine Limo zu Hause ab und bringt Dich zum Flughafen.“ Stellte Zach ihn vor vollendete Tatsachen. </w:delText>
        </w:r>
      </w:del>
      <w:commentRangeEnd w:id="2240"/>
      <w:r w:rsidR="00AD71B6">
        <w:rPr>
          <w:rStyle w:val="Kommentarzeichen"/>
        </w:rPr>
        <w:commentReference w:id="2240"/>
      </w:r>
    </w:p>
    <w:p w14:paraId="747EE9EC" w14:textId="783B3308"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„Und noch etwas, nach Deiner Ankunft in Kuala Lumpur, holt Dich eine Limo ab. Du fährst erst rüber in die Cargo-City und holst die Wert-Box ab, die </w:t>
      </w:r>
      <w:ins w:id="2242" w:author="Lektorat Bauer" w:date="2025-02-27T19:07:00Z" w16du:dateUtc="2025-02-27T18:07:00Z">
        <w:r w:rsidR="00AD71B6">
          <w:rPr>
            <w:rFonts w:ascii="Arial" w:hAnsi="Arial" w:cs="Arial"/>
            <w:sz w:val="24"/>
            <w:szCs w:val="24"/>
          </w:rPr>
          <w:t xml:space="preserve">du </w:t>
        </w:r>
      </w:ins>
      <w:del w:id="2243" w:author="Lektorat Bauer" w:date="2025-02-27T19:07:00Z" w16du:dateUtc="2025-02-27T18:07:00Z">
        <w:r w:rsidRPr="00944672" w:rsidDel="00AD71B6">
          <w:rPr>
            <w:rFonts w:ascii="Arial" w:hAnsi="Arial" w:cs="Arial"/>
            <w:sz w:val="24"/>
            <w:szCs w:val="24"/>
          </w:rPr>
          <w:delText xml:space="preserve">zum </w:delText>
        </w:r>
      </w:del>
      <w:ins w:id="2244" w:author="Lektorat Bauer" w:date="2025-02-27T19:07:00Z" w16du:dateUtc="2025-02-27T18:07:00Z">
        <w:r w:rsidR="00AD71B6">
          <w:rPr>
            <w:rFonts w:ascii="Arial" w:hAnsi="Arial" w:cs="Arial"/>
            <w:sz w:val="24"/>
            <w:szCs w:val="24"/>
          </w:rPr>
          <w:t>für das</w:t>
        </w:r>
        <w:r w:rsidR="00AD71B6" w:rsidRPr="00944672">
          <w:rPr>
            <w:rFonts w:ascii="Arial" w:hAnsi="Arial" w:cs="Arial"/>
            <w:sz w:val="24"/>
            <w:szCs w:val="24"/>
          </w:rPr>
          <w:t xml:space="preserve"> </w:t>
        </w:r>
      </w:ins>
      <w:r w:rsidRPr="00944672">
        <w:rPr>
          <w:rFonts w:ascii="Arial" w:hAnsi="Arial" w:cs="Arial"/>
          <w:sz w:val="24"/>
          <w:szCs w:val="24"/>
        </w:rPr>
        <w:t xml:space="preserve">Meeting brauchst. Alle weiteren Informationen </w:t>
      </w:r>
      <w:del w:id="2245" w:author="Lektorat Bauer" w:date="2025-02-27T19:07:00Z" w16du:dateUtc="2025-02-27T18:07:00Z">
        <w:r w:rsidRPr="00944672" w:rsidDel="00AD71B6">
          <w:rPr>
            <w:rFonts w:ascii="Arial" w:hAnsi="Arial" w:cs="Arial"/>
            <w:sz w:val="24"/>
            <w:szCs w:val="24"/>
          </w:rPr>
          <w:delText>sind</w:delText>
        </w:r>
      </w:del>
      <w:ins w:id="2246" w:author="Lektorat Bauer" w:date="2025-02-27T19:07:00Z" w16du:dateUtc="2025-02-27T18:07:00Z">
        <w:r w:rsidR="00AD71B6">
          <w:rPr>
            <w:rFonts w:ascii="Arial" w:hAnsi="Arial" w:cs="Arial"/>
            <w:sz w:val="24"/>
            <w:szCs w:val="24"/>
          </w:rPr>
          <w:t>stehen hier</w:t>
        </w:r>
      </w:ins>
      <w:r w:rsidRPr="00944672">
        <w:rPr>
          <w:rFonts w:ascii="Arial" w:hAnsi="Arial" w:cs="Arial"/>
          <w:sz w:val="24"/>
          <w:szCs w:val="24"/>
        </w:rPr>
        <w:t xml:space="preserve"> in der Mappe.</w:t>
      </w:r>
      <w:del w:id="2247" w:author="Lektorat Bauer" w:date="2025-02-27T19:07:00Z" w16du:dateUtc="2025-02-27T18:07:00Z">
        <w:r w:rsidRPr="00944672" w:rsidDel="00AD71B6">
          <w:rPr>
            <w:rFonts w:ascii="Arial" w:hAnsi="Arial" w:cs="Arial"/>
            <w:sz w:val="24"/>
            <w:szCs w:val="24"/>
          </w:rPr>
          <w:delText xml:space="preserve"> Vielen Dank.</w:delText>
        </w:r>
      </w:del>
      <w:r w:rsidRPr="00944672">
        <w:rPr>
          <w:rFonts w:ascii="Arial" w:hAnsi="Arial" w:cs="Arial"/>
          <w:sz w:val="24"/>
          <w:szCs w:val="24"/>
        </w:rPr>
        <w:t>“</w:t>
      </w:r>
    </w:p>
    <w:p w14:paraId="43E10AF5" w14:textId="44F586D9" w:rsidR="00944672" w:rsidRPr="00944672" w:rsidDel="00AD71B6" w:rsidRDefault="00944672" w:rsidP="00623B68">
      <w:pPr>
        <w:autoSpaceDE w:val="0"/>
        <w:autoSpaceDN w:val="0"/>
        <w:adjustRightInd w:val="0"/>
        <w:spacing w:after="0" w:line="360" w:lineRule="auto"/>
        <w:ind w:firstLine="227"/>
        <w:jc w:val="both"/>
        <w:rPr>
          <w:del w:id="2248" w:author="Lektorat Bauer" w:date="2025-02-27T19:07:00Z" w16du:dateUtc="2025-02-27T18:07:00Z"/>
          <w:rFonts w:ascii="Arial" w:hAnsi="Arial" w:cs="Arial"/>
          <w:sz w:val="24"/>
          <w:szCs w:val="24"/>
        </w:rPr>
      </w:pPr>
      <w:del w:id="2249" w:author="Lektorat Bauer" w:date="2025-02-27T19:07:00Z" w16du:dateUtc="2025-02-27T18:07:00Z">
        <w:r w:rsidRPr="00944672" w:rsidDel="00AD71B6">
          <w:rPr>
            <w:rFonts w:ascii="Arial" w:hAnsi="Arial" w:cs="Arial"/>
            <w:sz w:val="24"/>
            <w:szCs w:val="24"/>
          </w:rPr>
          <w:lastRenderedPageBreak/>
          <w:delText>Schwupp, war er entlassen und ging zurück an seinen Schreibtisch um sich in die Unterlagen einzulesen.</w:delText>
        </w:r>
      </w:del>
    </w:p>
    <w:p w14:paraId="2B6E2C1A" w14:textId="1A41E867" w:rsidR="00944672" w:rsidRPr="00944672" w:rsidDel="00AD71B6" w:rsidRDefault="00944672" w:rsidP="00623B68">
      <w:pPr>
        <w:autoSpaceDE w:val="0"/>
        <w:autoSpaceDN w:val="0"/>
        <w:adjustRightInd w:val="0"/>
        <w:spacing w:after="0" w:line="360" w:lineRule="auto"/>
        <w:ind w:firstLine="227"/>
        <w:jc w:val="both"/>
        <w:rPr>
          <w:del w:id="2250" w:author="Lektorat Bauer" w:date="2025-02-27T19:08:00Z" w16du:dateUtc="2025-02-27T18:08:00Z"/>
          <w:rFonts w:ascii="Arial" w:hAnsi="Arial" w:cs="Arial"/>
          <w:sz w:val="24"/>
          <w:szCs w:val="24"/>
        </w:rPr>
      </w:pPr>
      <w:del w:id="2251" w:author="Lektorat Bauer" w:date="2025-02-27T19:08:00Z" w16du:dateUtc="2025-02-27T18:08:00Z">
        <w:r w:rsidRPr="00944672" w:rsidDel="00AD71B6">
          <w:rPr>
            <w:rFonts w:ascii="Arial" w:hAnsi="Arial" w:cs="Arial"/>
            <w:sz w:val="24"/>
            <w:szCs w:val="24"/>
          </w:rPr>
          <w:delText xml:space="preserve">Beim Einlesen sah er, dass er in der First-Class an Bord des Malaysia Airlines Airbus A380 reisen würde. In Kuala Lumpur </w:delText>
        </w:r>
        <w:commentRangeStart w:id="2252"/>
        <w:r w:rsidRPr="00944672" w:rsidDel="00AD71B6">
          <w:rPr>
            <w:rFonts w:ascii="Arial" w:hAnsi="Arial" w:cs="Arial"/>
            <w:sz w:val="24"/>
            <w:szCs w:val="24"/>
          </w:rPr>
          <w:delText>war</w:delText>
        </w:r>
      </w:del>
      <w:commentRangeEnd w:id="2252"/>
      <w:r w:rsidR="00AD71B6">
        <w:rPr>
          <w:rStyle w:val="Kommentarzeichen"/>
        </w:rPr>
        <w:commentReference w:id="2252"/>
      </w:r>
      <w:del w:id="2253" w:author="Lektorat Bauer" w:date="2025-02-27T19:08:00Z" w16du:dateUtc="2025-02-27T18:08:00Z">
        <w:r w:rsidRPr="00944672" w:rsidDel="00AD71B6">
          <w:rPr>
            <w:rFonts w:ascii="Arial" w:hAnsi="Arial" w:cs="Arial"/>
            <w:sz w:val="24"/>
            <w:szCs w:val="24"/>
          </w:rPr>
          <w:delText xml:space="preserve"> im Shangri-La eine Suite gebucht. Soweit so gut. </w:delText>
        </w:r>
      </w:del>
    </w:p>
    <w:p w14:paraId="3C9EA5C8" w14:textId="7FD3C0DA" w:rsidR="00944672" w:rsidRPr="00944672" w:rsidDel="00AD71B6" w:rsidRDefault="00944672" w:rsidP="00623B68">
      <w:pPr>
        <w:autoSpaceDE w:val="0"/>
        <w:autoSpaceDN w:val="0"/>
        <w:adjustRightInd w:val="0"/>
        <w:spacing w:after="0" w:line="360" w:lineRule="auto"/>
        <w:ind w:firstLine="227"/>
        <w:jc w:val="both"/>
        <w:rPr>
          <w:del w:id="2254" w:author="Lektorat Bauer" w:date="2025-02-27T19:08:00Z" w16du:dateUtc="2025-02-27T18:08:00Z"/>
          <w:rFonts w:ascii="Arial" w:hAnsi="Arial" w:cs="Arial"/>
          <w:sz w:val="24"/>
          <w:szCs w:val="24"/>
        </w:rPr>
      </w:pPr>
      <w:del w:id="2255" w:author="Lektorat Bauer" w:date="2025-02-27T19:08:00Z" w16du:dateUtc="2025-02-27T18:08:00Z">
        <w:r w:rsidRPr="00944672" w:rsidDel="00AD71B6">
          <w:rPr>
            <w:rFonts w:ascii="Arial" w:hAnsi="Arial" w:cs="Arial"/>
            <w:sz w:val="24"/>
            <w:szCs w:val="24"/>
          </w:rPr>
          <w:delText xml:space="preserve">Er hatte noch nie einen Termin, bei der eine Wert-Box mit im Spiel war, aber auch hier hatte Zachs Sekretärin Pamela ihm die notwendigen Informationen zusammengestellt. </w:delText>
        </w:r>
      </w:del>
    </w:p>
    <w:p w14:paraId="2D4AB64F" w14:textId="00ED0681"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Die „Wert-Box“ war ein extra gesicherter Dokumentenkoffer, der nicht mit an Bord genommen werden durfte. Die Airlines bestanden darauf, dass dieser als Sondergepäck aufgegeben wurde. Das bedeutete aber ebenfalls, dass bei der Gepäckausgabe die Box nicht ankam, sondern nur über die Frachtabteilung ausgegeben wurde. Da die Bank keinen diplomatischen Status besaß</w:t>
      </w:r>
      <w:del w:id="2256" w:author="Lektorat Bauer" w:date="2025-02-27T19:08:00Z" w16du:dateUtc="2025-02-27T18:08:00Z">
        <w:r w:rsidRPr="00944672" w:rsidDel="00AD71B6">
          <w:rPr>
            <w:rFonts w:ascii="Arial" w:hAnsi="Arial" w:cs="Arial"/>
            <w:sz w:val="24"/>
            <w:szCs w:val="24"/>
          </w:rPr>
          <w:delText>,</w:delText>
        </w:r>
      </w:del>
      <w:ins w:id="2257" w:author="Lektorat Bauer" w:date="2025-02-27T19:08:00Z" w16du:dateUtc="2025-02-27T18:08:00Z">
        <w:r w:rsidR="00AD71B6">
          <w:rPr>
            <w:rFonts w:ascii="Arial" w:hAnsi="Arial" w:cs="Arial"/>
            <w:sz w:val="24"/>
            <w:szCs w:val="24"/>
          </w:rPr>
          <w:t xml:space="preserve"> –</w:t>
        </w:r>
      </w:ins>
      <w:r w:rsidRPr="00944672">
        <w:rPr>
          <w:rFonts w:ascii="Arial" w:hAnsi="Arial" w:cs="Arial"/>
          <w:sz w:val="24"/>
          <w:szCs w:val="24"/>
        </w:rPr>
        <w:t xml:space="preserve"> sonst hätte ein diplomatischer Kurier die Box mit in die Kabine genommen</w:t>
      </w:r>
      <w:del w:id="2258" w:author="Lektorat Bauer" w:date="2025-02-27T19:08:00Z" w16du:dateUtc="2025-02-27T18:08:00Z">
        <w:r w:rsidRPr="00944672" w:rsidDel="00AD71B6">
          <w:rPr>
            <w:rFonts w:ascii="Arial" w:hAnsi="Arial" w:cs="Arial"/>
            <w:sz w:val="24"/>
            <w:szCs w:val="24"/>
          </w:rPr>
          <w:delText>,</w:delText>
        </w:r>
      </w:del>
      <w:ins w:id="2259" w:author="Lektorat Bauer" w:date="2025-02-27T19:08:00Z" w16du:dateUtc="2025-02-27T18:08:00Z">
        <w:r w:rsidR="00AD71B6">
          <w:rPr>
            <w:rFonts w:ascii="Arial" w:hAnsi="Arial" w:cs="Arial"/>
            <w:sz w:val="24"/>
            <w:szCs w:val="24"/>
          </w:rPr>
          <w:t xml:space="preserve"> </w:t>
        </w:r>
      </w:ins>
      <w:ins w:id="2260" w:author="Lektorat Bauer" w:date="2025-02-27T19:09:00Z" w16du:dateUtc="2025-02-27T18:09:00Z">
        <w:r w:rsidR="00AD71B6">
          <w:rPr>
            <w:rFonts w:ascii="Arial" w:hAnsi="Arial" w:cs="Arial"/>
            <w:sz w:val="24"/>
            <w:szCs w:val="24"/>
          </w:rPr>
          <w:t>–</w:t>
        </w:r>
      </w:ins>
      <w:ins w:id="2261" w:author="Lektorat Bauer" w:date="2025-03-07T18:51:00Z" w16du:dateUtc="2025-03-07T17:51:00Z">
        <w:r w:rsidR="00905175">
          <w:rPr>
            <w:rFonts w:ascii="Arial" w:hAnsi="Arial" w:cs="Arial"/>
            <w:sz w:val="24"/>
            <w:szCs w:val="24"/>
          </w:rPr>
          <w:t>,</w:t>
        </w:r>
      </w:ins>
      <w:r w:rsidRPr="00944672">
        <w:rPr>
          <w:rFonts w:ascii="Arial" w:hAnsi="Arial" w:cs="Arial"/>
          <w:sz w:val="24"/>
          <w:szCs w:val="24"/>
        </w:rPr>
        <w:t xml:space="preserve"> musste der Umweg über das Cargo-Terminal genommen werden. </w:t>
      </w:r>
    </w:p>
    <w:p w14:paraId="2640C792" w14:textId="1AF55218"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Das erklärte, warum die Box eher selten eingesetzt wurde</w:t>
      </w:r>
      <w:ins w:id="2262" w:author="Lektorat Bauer" w:date="2025-02-27T19:09:00Z" w16du:dateUtc="2025-02-27T18:09:00Z">
        <w:r w:rsidR="00AD71B6">
          <w:rPr>
            <w:rFonts w:ascii="Arial" w:hAnsi="Arial" w:cs="Arial"/>
            <w:sz w:val="24"/>
            <w:szCs w:val="24"/>
          </w:rPr>
          <w:t>.</w:t>
        </w:r>
      </w:ins>
      <w:del w:id="2263" w:author="Lektorat Bauer" w:date="2025-02-27T19:09:00Z" w16du:dateUtc="2025-02-27T18:09:00Z">
        <w:r w:rsidRPr="00944672" w:rsidDel="00AD71B6">
          <w:rPr>
            <w:rFonts w:ascii="Arial" w:hAnsi="Arial" w:cs="Arial"/>
            <w:sz w:val="24"/>
            <w:szCs w:val="24"/>
          </w:rPr>
          <w:delText>,</w:delText>
        </w:r>
      </w:del>
      <w:r w:rsidRPr="00944672">
        <w:rPr>
          <w:rFonts w:ascii="Arial" w:hAnsi="Arial" w:cs="Arial"/>
          <w:sz w:val="24"/>
          <w:szCs w:val="24"/>
        </w:rPr>
        <w:t xml:space="preserve"> </w:t>
      </w:r>
      <w:ins w:id="2264" w:author="Lektorat Bauer" w:date="2025-02-27T19:09:00Z" w16du:dateUtc="2025-02-27T18:09:00Z">
        <w:r w:rsidR="00AD71B6">
          <w:rPr>
            <w:rFonts w:ascii="Arial" w:hAnsi="Arial" w:cs="Arial"/>
            <w:sz w:val="24"/>
            <w:szCs w:val="24"/>
          </w:rPr>
          <w:t>A</w:t>
        </w:r>
      </w:ins>
      <w:del w:id="2265" w:author="Lektorat Bauer" w:date="2025-02-27T19:09:00Z" w16du:dateUtc="2025-02-27T18:09:00Z">
        <w:r w:rsidRPr="00944672" w:rsidDel="00AD71B6">
          <w:rPr>
            <w:rFonts w:ascii="Arial" w:hAnsi="Arial" w:cs="Arial"/>
            <w:sz w:val="24"/>
            <w:szCs w:val="24"/>
          </w:rPr>
          <w:delText>a</w:delText>
        </w:r>
      </w:del>
      <w:r w:rsidRPr="00944672">
        <w:rPr>
          <w:rFonts w:ascii="Arial" w:hAnsi="Arial" w:cs="Arial"/>
          <w:sz w:val="24"/>
          <w:szCs w:val="24"/>
        </w:rPr>
        <w:t xml:space="preserve">ber wenn, dann befanden sich dort besonders gesicherte Informationen. Das bedeutete, dass bei dem Meeting in Kuala Lumpur extrem sensible Daten zur Debatte standen. Das wiederum freute Stan, </w:t>
      </w:r>
      <w:ins w:id="2266" w:author="Lektorat Bauer" w:date="2025-02-27T19:09:00Z" w16du:dateUtc="2025-02-27T18:09:00Z">
        <w:r w:rsidR="00AD71B6">
          <w:rPr>
            <w:rFonts w:ascii="Arial" w:hAnsi="Arial" w:cs="Arial"/>
            <w:sz w:val="24"/>
            <w:szCs w:val="24"/>
          </w:rPr>
          <w:t xml:space="preserve">denn </w:t>
        </w:r>
      </w:ins>
      <w:r w:rsidRPr="00944672">
        <w:rPr>
          <w:rFonts w:ascii="Arial" w:hAnsi="Arial" w:cs="Arial"/>
          <w:sz w:val="24"/>
          <w:szCs w:val="24"/>
        </w:rPr>
        <w:t>das</w:t>
      </w:r>
      <w:del w:id="2267" w:author="Lektorat Bauer" w:date="2025-02-27T19:09:00Z" w16du:dateUtc="2025-02-27T18:09:00Z">
        <w:r w:rsidRPr="00944672" w:rsidDel="00AD71B6">
          <w:rPr>
            <w:rFonts w:ascii="Arial" w:hAnsi="Arial" w:cs="Arial"/>
            <w:sz w:val="24"/>
            <w:szCs w:val="24"/>
          </w:rPr>
          <w:delText>s</w:delText>
        </w:r>
      </w:del>
      <w:r w:rsidRPr="00944672">
        <w:rPr>
          <w:rFonts w:ascii="Arial" w:hAnsi="Arial" w:cs="Arial"/>
          <w:sz w:val="24"/>
          <w:szCs w:val="24"/>
        </w:rPr>
        <w:t xml:space="preserve"> bedeutete</w:t>
      </w:r>
      <w:del w:id="2268" w:author="Lektorat Bauer" w:date="2025-02-27T19:09:00Z" w16du:dateUtc="2025-02-27T18:09:00Z">
        <w:r w:rsidRPr="00944672" w:rsidDel="00AD71B6">
          <w:rPr>
            <w:rFonts w:ascii="Arial" w:hAnsi="Arial" w:cs="Arial"/>
            <w:sz w:val="24"/>
            <w:szCs w:val="24"/>
          </w:rPr>
          <w:delText xml:space="preserve"> auch</w:delText>
        </w:r>
      </w:del>
      <w:r w:rsidRPr="00944672">
        <w:rPr>
          <w:rFonts w:ascii="Arial" w:hAnsi="Arial" w:cs="Arial"/>
          <w:sz w:val="24"/>
          <w:szCs w:val="24"/>
        </w:rPr>
        <w:t>, dass er für wichtig</w:t>
      </w:r>
      <w:del w:id="2269" w:author="Lektorat Bauer" w:date="2025-02-27T19:09:00Z" w16du:dateUtc="2025-02-27T18:09:00Z">
        <w:r w:rsidRPr="00944672" w:rsidDel="00AD71B6">
          <w:rPr>
            <w:rFonts w:ascii="Arial" w:hAnsi="Arial" w:cs="Arial"/>
            <w:sz w:val="24"/>
            <w:szCs w:val="24"/>
          </w:rPr>
          <w:delText xml:space="preserve"> genug,</w:delText>
        </w:r>
      </w:del>
      <w:r w:rsidRPr="00944672">
        <w:rPr>
          <w:rFonts w:ascii="Arial" w:hAnsi="Arial" w:cs="Arial"/>
          <w:sz w:val="24"/>
          <w:szCs w:val="24"/>
        </w:rPr>
        <w:t xml:space="preserve"> und kompetent genug</w:t>
      </w:r>
      <w:del w:id="2270" w:author="Lektorat Bauer" w:date="2025-02-27T19:09:00Z" w16du:dateUtc="2025-02-27T18:09:00Z">
        <w:r w:rsidRPr="00944672" w:rsidDel="00AD71B6">
          <w:rPr>
            <w:rFonts w:ascii="Arial" w:hAnsi="Arial" w:cs="Arial"/>
            <w:sz w:val="24"/>
            <w:szCs w:val="24"/>
          </w:rPr>
          <w:delText>,</w:delText>
        </w:r>
      </w:del>
      <w:r w:rsidRPr="00944672">
        <w:rPr>
          <w:rFonts w:ascii="Arial" w:hAnsi="Arial" w:cs="Arial"/>
          <w:sz w:val="24"/>
          <w:szCs w:val="24"/>
        </w:rPr>
        <w:t xml:space="preserve"> erachtet wurde; was wiederum ein Schritt Richtung Beförderung bedeutete. Auch wenn Zachary ihn wie einen Praktikanten behandelt hatte.</w:t>
      </w:r>
    </w:p>
    <w:p w14:paraId="1E3501D6"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72942164"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37D1F170"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0C283620" w14:textId="26A7DC96"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„Sir, wir sind gleich am Terminal 4</w:t>
      </w:r>
      <w:del w:id="2271" w:author="Lektorat Bauer" w:date="2025-02-27T19:09:00Z" w16du:dateUtc="2025-02-27T18:09:00Z">
        <w:r w:rsidRPr="00944672" w:rsidDel="00AD71B6">
          <w:rPr>
            <w:rFonts w:ascii="Arial" w:hAnsi="Arial" w:cs="Arial"/>
            <w:sz w:val="24"/>
            <w:szCs w:val="24"/>
          </w:rPr>
          <w:delText>.</w:delText>
        </w:r>
      </w:del>
      <w:r w:rsidRPr="00944672">
        <w:rPr>
          <w:rFonts w:ascii="Arial" w:hAnsi="Arial" w:cs="Arial"/>
          <w:sz w:val="24"/>
          <w:szCs w:val="24"/>
        </w:rPr>
        <w:t>“</w:t>
      </w:r>
      <w:ins w:id="2272" w:author="Lektorat Bauer" w:date="2025-02-27T19:09:00Z" w16du:dateUtc="2025-02-27T18:09:00Z">
        <w:r w:rsidR="00AD71B6">
          <w:rPr>
            <w:rFonts w:ascii="Arial" w:hAnsi="Arial" w:cs="Arial"/>
            <w:sz w:val="24"/>
            <w:szCs w:val="24"/>
          </w:rPr>
          <w:t>,</w:t>
        </w:r>
      </w:ins>
      <w:r w:rsidRPr="00944672">
        <w:rPr>
          <w:rFonts w:ascii="Arial" w:hAnsi="Arial" w:cs="Arial"/>
          <w:sz w:val="24"/>
          <w:szCs w:val="24"/>
        </w:rPr>
        <w:t xml:space="preserve"> </w:t>
      </w:r>
      <w:del w:id="2273" w:author="Lektorat Bauer" w:date="2025-02-27T19:09:00Z" w16du:dateUtc="2025-02-27T18:09:00Z">
        <w:r w:rsidRPr="00944672" w:rsidDel="00AD71B6">
          <w:rPr>
            <w:rFonts w:ascii="Arial" w:hAnsi="Arial" w:cs="Arial"/>
            <w:sz w:val="24"/>
            <w:szCs w:val="24"/>
          </w:rPr>
          <w:delText xml:space="preserve">weckte </w:delText>
        </w:r>
      </w:del>
      <w:ins w:id="2274" w:author="Lektorat Bauer" w:date="2025-02-27T19:09:00Z" w16du:dateUtc="2025-02-27T18:09:00Z">
        <w:r w:rsidR="00AD71B6">
          <w:rPr>
            <w:rFonts w:ascii="Arial" w:hAnsi="Arial" w:cs="Arial"/>
            <w:sz w:val="24"/>
            <w:szCs w:val="24"/>
          </w:rPr>
          <w:t>riss</w:t>
        </w:r>
        <w:r w:rsidR="00AD71B6" w:rsidRPr="00944672">
          <w:rPr>
            <w:rFonts w:ascii="Arial" w:hAnsi="Arial" w:cs="Arial"/>
            <w:sz w:val="24"/>
            <w:szCs w:val="24"/>
          </w:rPr>
          <w:t xml:space="preserve"> </w:t>
        </w:r>
      </w:ins>
      <w:r w:rsidRPr="00944672">
        <w:rPr>
          <w:rFonts w:ascii="Arial" w:hAnsi="Arial" w:cs="Arial"/>
          <w:sz w:val="24"/>
          <w:szCs w:val="24"/>
        </w:rPr>
        <w:t>ihn die Stimme des Fahrers aus seinen Gedanken, „</w:t>
      </w:r>
      <w:ins w:id="2275" w:author="Lektorat Bauer" w:date="2025-02-27T19:09:00Z" w16du:dateUtc="2025-02-27T18:09:00Z">
        <w:r w:rsidR="00AD71B6">
          <w:rPr>
            <w:rFonts w:ascii="Arial" w:hAnsi="Arial" w:cs="Arial"/>
            <w:sz w:val="24"/>
            <w:szCs w:val="24"/>
          </w:rPr>
          <w:t>i</w:t>
        </w:r>
      </w:ins>
      <w:del w:id="2276" w:author="Lektorat Bauer" w:date="2025-02-27T19:09:00Z" w16du:dateUtc="2025-02-27T18:09:00Z">
        <w:r w:rsidRPr="00944672" w:rsidDel="00AD71B6">
          <w:rPr>
            <w:rFonts w:ascii="Arial" w:hAnsi="Arial" w:cs="Arial"/>
            <w:sz w:val="24"/>
            <w:szCs w:val="24"/>
          </w:rPr>
          <w:delText>I</w:delText>
        </w:r>
      </w:del>
      <w:r w:rsidRPr="00944672">
        <w:rPr>
          <w:rFonts w:ascii="Arial" w:hAnsi="Arial" w:cs="Arial"/>
          <w:sz w:val="24"/>
          <w:szCs w:val="24"/>
        </w:rPr>
        <w:t>ch setze Sie direkt</w:t>
      </w:r>
      <w:del w:id="2277" w:author="Lektorat Bauer" w:date="2025-02-27T19:09:00Z" w16du:dateUtc="2025-02-27T18:09:00Z">
        <w:r w:rsidRPr="00944672" w:rsidDel="00AD71B6">
          <w:rPr>
            <w:rFonts w:ascii="Arial" w:hAnsi="Arial" w:cs="Arial"/>
            <w:sz w:val="24"/>
            <w:szCs w:val="24"/>
          </w:rPr>
          <w:delText>e</w:delText>
        </w:r>
      </w:del>
      <w:r w:rsidRPr="00944672">
        <w:rPr>
          <w:rFonts w:ascii="Arial" w:hAnsi="Arial" w:cs="Arial"/>
          <w:sz w:val="24"/>
          <w:szCs w:val="24"/>
        </w:rPr>
        <w:t xml:space="preserve"> am Eingang der First-Class ab.“ „Oh ja, vielen Dank</w:t>
      </w:r>
      <w:del w:id="2278" w:author="Lektorat Bauer" w:date="2025-02-27T19:10:00Z" w16du:dateUtc="2025-02-27T18:10:00Z">
        <w:r w:rsidRPr="00944672" w:rsidDel="00AD71B6">
          <w:rPr>
            <w:rFonts w:ascii="Arial" w:hAnsi="Arial" w:cs="Arial"/>
            <w:sz w:val="24"/>
            <w:szCs w:val="24"/>
          </w:rPr>
          <w:delText>.</w:delText>
        </w:r>
      </w:del>
      <w:r w:rsidRPr="00944672">
        <w:rPr>
          <w:rFonts w:ascii="Arial" w:hAnsi="Arial" w:cs="Arial"/>
          <w:sz w:val="24"/>
          <w:szCs w:val="24"/>
        </w:rPr>
        <w:t>“</w:t>
      </w:r>
      <w:ins w:id="2279" w:author="Lektorat Bauer" w:date="2025-02-27T19:10:00Z" w16du:dateUtc="2025-02-27T18:10:00Z">
        <w:r w:rsidR="00AD71B6">
          <w:rPr>
            <w:rFonts w:ascii="Arial" w:hAnsi="Arial" w:cs="Arial"/>
            <w:sz w:val="24"/>
            <w:szCs w:val="24"/>
          </w:rPr>
          <w:t>,</w:t>
        </w:r>
      </w:ins>
      <w:r w:rsidRPr="00944672">
        <w:rPr>
          <w:rFonts w:ascii="Arial" w:hAnsi="Arial" w:cs="Arial"/>
          <w:sz w:val="24"/>
          <w:szCs w:val="24"/>
        </w:rPr>
        <w:t xml:space="preserve"> </w:t>
      </w:r>
      <w:del w:id="2280" w:author="Lektorat Bauer" w:date="2025-02-27T19:10:00Z" w16du:dateUtc="2025-02-27T18:10:00Z">
        <w:r w:rsidRPr="00944672" w:rsidDel="00AD71B6">
          <w:rPr>
            <w:rFonts w:ascii="Arial" w:hAnsi="Arial" w:cs="Arial"/>
            <w:sz w:val="24"/>
            <w:szCs w:val="24"/>
          </w:rPr>
          <w:delText>A</w:delText>
        </w:r>
      </w:del>
      <w:ins w:id="2281" w:author="Lektorat Bauer" w:date="2025-02-27T19:10:00Z" w16du:dateUtc="2025-02-27T18:10:00Z">
        <w:r w:rsidR="00AD71B6">
          <w:rPr>
            <w:rFonts w:ascii="Arial" w:hAnsi="Arial" w:cs="Arial"/>
            <w:sz w:val="24"/>
            <w:szCs w:val="24"/>
          </w:rPr>
          <w:t>a</w:t>
        </w:r>
      </w:ins>
      <w:r w:rsidRPr="00944672">
        <w:rPr>
          <w:rFonts w:ascii="Arial" w:hAnsi="Arial" w:cs="Arial"/>
          <w:sz w:val="24"/>
          <w:szCs w:val="24"/>
        </w:rPr>
        <w:t>ntwortete Stan. „Ich bringe Sie mit Ihrem Koffer zum First-Class Check-in.“</w:t>
      </w:r>
      <w:ins w:id="2282" w:author="Lektorat Bauer" w:date="2025-02-27T19:10:00Z" w16du:dateUtc="2025-02-27T18:10:00Z">
        <w:r w:rsidR="00AD71B6">
          <w:rPr>
            <w:rFonts w:ascii="Arial" w:hAnsi="Arial" w:cs="Arial"/>
            <w:sz w:val="24"/>
            <w:szCs w:val="24"/>
          </w:rPr>
          <w:t xml:space="preserve"> –</w:t>
        </w:r>
      </w:ins>
      <w:r w:rsidRPr="00944672">
        <w:rPr>
          <w:rFonts w:ascii="Arial" w:hAnsi="Arial" w:cs="Arial"/>
          <w:sz w:val="24"/>
          <w:szCs w:val="24"/>
        </w:rPr>
        <w:t xml:space="preserve"> „Danke.“ Stan fing an, sich zu fragen, ob er eigentlich zu höflich war.</w:t>
      </w:r>
    </w:p>
    <w:p w14:paraId="7DB11455" w14:textId="015BB82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Die Dame am Check-in begrüßte ihn mit einem Lächeln „Guten Morgen Sir, mein Name </w:t>
      </w:r>
      <w:del w:id="2283" w:author="Lektorat Bauer" w:date="2025-02-27T19:10:00Z" w16du:dateUtc="2025-02-27T18:10:00Z">
        <w:r w:rsidRPr="00944672" w:rsidDel="00AD71B6">
          <w:rPr>
            <w:rFonts w:ascii="Arial" w:hAnsi="Arial" w:cs="Arial"/>
            <w:sz w:val="24"/>
            <w:szCs w:val="24"/>
          </w:rPr>
          <w:delText xml:space="preserve">ich </w:delText>
        </w:r>
      </w:del>
      <w:ins w:id="2284" w:author="Lektorat Bauer" w:date="2025-02-27T19:10:00Z" w16du:dateUtc="2025-02-27T18:10:00Z">
        <w:r w:rsidR="00AD71B6">
          <w:rPr>
            <w:rFonts w:ascii="Arial" w:hAnsi="Arial" w:cs="Arial"/>
            <w:sz w:val="24"/>
            <w:szCs w:val="24"/>
          </w:rPr>
          <w:t>ist</w:t>
        </w:r>
        <w:r w:rsidR="00AD71B6" w:rsidRPr="00944672">
          <w:rPr>
            <w:rFonts w:ascii="Arial" w:hAnsi="Arial" w:cs="Arial"/>
            <w:sz w:val="24"/>
            <w:szCs w:val="24"/>
          </w:rPr>
          <w:t xml:space="preserve"> </w:t>
        </w:r>
      </w:ins>
      <w:r w:rsidRPr="00944672">
        <w:rPr>
          <w:rFonts w:ascii="Arial" w:hAnsi="Arial" w:cs="Arial"/>
          <w:sz w:val="24"/>
          <w:szCs w:val="24"/>
        </w:rPr>
        <w:t xml:space="preserve">Catherine. Kann ich Ihnen behilflich sein?“ </w:t>
      </w:r>
      <w:ins w:id="2285" w:author="Lektorat Bauer" w:date="2025-02-27T19:10:00Z" w16du:dateUtc="2025-02-27T18:10:00Z">
        <w:r w:rsidR="00AD71B6">
          <w:rPr>
            <w:rFonts w:ascii="Arial" w:hAnsi="Arial" w:cs="Arial"/>
            <w:sz w:val="24"/>
            <w:szCs w:val="24"/>
          </w:rPr>
          <w:t xml:space="preserve">– </w:t>
        </w:r>
      </w:ins>
      <w:r w:rsidRPr="00944672">
        <w:rPr>
          <w:rFonts w:ascii="Arial" w:hAnsi="Arial" w:cs="Arial"/>
          <w:sz w:val="24"/>
          <w:szCs w:val="24"/>
        </w:rPr>
        <w:t>„Guten Morgen Catherine. Einmal Sondergepäck bitte.“ Catherine nahm das Ticket entgegen und der Fahrer stellte den Koffer</w:t>
      </w:r>
      <w:del w:id="2286" w:author="Lektorat Bauer" w:date="2025-02-27T19:10:00Z" w16du:dateUtc="2025-02-27T18:10:00Z">
        <w:r w:rsidRPr="00944672" w:rsidDel="00AD71B6">
          <w:rPr>
            <w:rFonts w:ascii="Arial" w:hAnsi="Arial" w:cs="Arial"/>
            <w:sz w:val="24"/>
            <w:szCs w:val="24"/>
          </w:rPr>
          <w:delText>,</w:delText>
        </w:r>
      </w:del>
      <w:ins w:id="2287" w:author="Lektorat Bauer" w:date="2025-02-27T19:10:00Z" w16du:dateUtc="2025-02-27T18:10:00Z">
        <w:r w:rsidR="00AD71B6">
          <w:rPr>
            <w:rFonts w:ascii="Arial" w:hAnsi="Arial" w:cs="Arial"/>
            <w:sz w:val="24"/>
            <w:szCs w:val="24"/>
          </w:rPr>
          <w:t xml:space="preserve"> </w:t>
        </w:r>
        <w:commentRangeStart w:id="2288"/>
        <w:r w:rsidR="00AD71B6">
          <w:rPr>
            <w:rFonts w:ascii="Arial" w:hAnsi="Arial" w:cs="Arial"/>
            <w:sz w:val="24"/>
            <w:szCs w:val="24"/>
          </w:rPr>
          <w:t>sowie</w:t>
        </w:r>
        <w:commentRangeEnd w:id="2288"/>
        <w:r w:rsidR="00AD71B6">
          <w:rPr>
            <w:rStyle w:val="Kommentarzeichen"/>
          </w:rPr>
          <w:commentReference w:id="2288"/>
        </w:r>
      </w:ins>
      <w:r w:rsidRPr="00944672">
        <w:rPr>
          <w:rFonts w:ascii="Arial" w:hAnsi="Arial" w:cs="Arial"/>
          <w:sz w:val="24"/>
          <w:szCs w:val="24"/>
        </w:rPr>
        <w:t xml:space="preserve"> die </w:t>
      </w:r>
      <w:del w:id="2289" w:author="Lektorat Bauer" w:date="2025-02-27T19:10:00Z" w16du:dateUtc="2025-02-27T18:10:00Z">
        <w:r w:rsidRPr="00944672" w:rsidDel="00AD71B6">
          <w:rPr>
            <w:rFonts w:ascii="Arial" w:hAnsi="Arial" w:cs="Arial"/>
            <w:sz w:val="24"/>
            <w:szCs w:val="24"/>
          </w:rPr>
          <w:delText>„</w:delText>
        </w:r>
      </w:del>
      <w:r w:rsidRPr="00944672">
        <w:rPr>
          <w:rFonts w:ascii="Arial" w:hAnsi="Arial" w:cs="Arial"/>
          <w:sz w:val="24"/>
          <w:szCs w:val="24"/>
        </w:rPr>
        <w:t>Wert-Box</w:t>
      </w:r>
      <w:del w:id="2290" w:author="Lektorat Bauer" w:date="2025-02-27T19:10:00Z" w16du:dateUtc="2025-02-27T18:10:00Z">
        <w:r w:rsidRPr="00944672" w:rsidDel="00AD71B6">
          <w:rPr>
            <w:rFonts w:ascii="Arial" w:hAnsi="Arial" w:cs="Arial"/>
            <w:sz w:val="24"/>
            <w:szCs w:val="24"/>
          </w:rPr>
          <w:delText>“</w:delText>
        </w:r>
      </w:del>
      <w:r w:rsidRPr="00944672">
        <w:rPr>
          <w:rFonts w:ascii="Arial" w:hAnsi="Arial" w:cs="Arial"/>
          <w:sz w:val="24"/>
          <w:szCs w:val="24"/>
        </w:rPr>
        <w:t xml:space="preserve"> auf das Band und verabschiedete sich</w:t>
      </w:r>
      <w:del w:id="2291" w:author="Lektorat Bauer" w:date="2025-02-27T19:11:00Z" w16du:dateUtc="2025-02-27T18:11:00Z">
        <w:r w:rsidRPr="00944672" w:rsidDel="00AD71B6">
          <w:rPr>
            <w:rFonts w:ascii="Arial" w:hAnsi="Arial" w:cs="Arial"/>
            <w:sz w:val="24"/>
            <w:szCs w:val="24"/>
          </w:rPr>
          <w:delText xml:space="preserve"> von Stan</w:delText>
        </w:r>
      </w:del>
      <w:r w:rsidRPr="00944672">
        <w:rPr>
          <w:rFonts w:ascii="Arial" w:hAnsi="Arial" w:cs="Arial"/>
          <w:sz w:val="24"/>
          <w:szCs w:val="24"/>
        </w:rPr>
        <w:t>.</w:t>
      </w:r>
    </w:p>
    <w:p w14:paraId="0D65EF40" w14:textId="4F40591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„Herr Lee, schön, dass Sie mit Malaysia Airlines reisen. Das Sondergepäck ist angemeldet</w:t>
      </w:r>
      <w:del w:id="2292" w:author="Lektorat Bauer" w:date="2025-02-27T19:11:00Z" w16du:dateUtc="2025-02-27T18:11:00Z">
        <w:r w:rsidRPr="00944672" w:rsidDel="00721213">
          <w:rPr>
            <w:rFonts w:ascii="Arial" w:hAnsi="Arial" w:cs="Arial"/>
            <w:sz w:val="24"/>
            <w:szCs w:val="24"/>
          </w:rPr>
          <w:delText>,</w:delText>
        </w:r>
      </w:del>
      <w:ins w:id="2293" w:author="Lektorat Bauer" w:date="2025-02-27T19:11:00Z" w16du:dateUtc="2025-02-27T18:11:00Z">
        <w:r w:rsidR="00721213">
          <w:rPr>
            <w:rFonts w:ascii="Arial" w:hAnsi="Arial" w:cs="Arial"/>
            <w:sz w:val="24"/>
            <w:szCs w:val="24"/>
          </w:rPr>
          <w:t>.</w:t>
        </w:r>
      </w:ins>
      <w:r w:rsidRPr="00944672">
        <w:rPr>
          <w:rFonts w:ascii="Arial" w:hAnsi="Arial" w:cs="Arial"/>
          <w:sz w:val="24"/>
          <w:szCs w:val="24"/>
        </w:rPr>
        <w:t xml:space="preserve"> </w:t>
      </w:r>
      <w:ins w:id="2294" w:author="Lektorat Bauer" w:date="2025-02-27T19:11:00Z" w16du:dateUtc="2025-02-27T18:11:00Z">
        <w:r w:rsidR="00721213">
          <w:rPr>
            <w:rFonts w:ascii="Arial" w:hAnsi="Arial" w:cs="Arial"/>
            <w:sz w:val="24"/>
            <w:szCs w:val="24"/>
          </w:rPr>
          <w:t>S</w:t>
        </w:r>
      </w:ins>
      <w:del w:id="2295" w:author="Lektorat Bauer" w:date="2025-02-27T19:11:00Z" w16du:dateUtc="2025-02-27T18:11:00Z">
        <w:r w:rsidRPr="00944672" w:rsidDel="00721213">
          <w:rPr>
            <w:rFonts w:ascii="Arial" w:hAnsi="Arial" w:cs="Arial"/>
            <w:sz w:val="24"/>
            <w:szCs w:val="24"/>
          </w:rPr>
          <w:delText>s</w:delText>
        </w:r>
      </w:del>
      <w:r w:rsidRPr="00944672">
        <w:rPr>
          <w:rFonts w:ascii="Arial" w:hAnsi="Arial" w:cs="Arial"/>
          <w:sz w:val="24"/>
          <w:szCs w:val="24"/>
        </w:rPr>
        <w:t xml:space="preserve">ie </w:t>
      </w:r>
      <w:ins w:id="2296" w:author="Lektorat Bauer" w:date="2025-02-27T19:11:00Z" w16du:dateUtc="2025-02-27T18:11:00Z">
        <w:r w:rsidR="00721213">
          <w:rPr>
            <w:rFonts w:ascii="Arial" w:hAnsi="Arial" w:cs="Arial"/>
            <w:sz w:val="24"/>
            <w:szCs w:val="24"/>
          </w:rPr>
          <w:t>w</w:t>
        </w:r>
      </w:ins>
      <w:del w:id="2297" w:author="Lektorat Bauer" w:date="2025-02-27T19:11:00Z" w16du:dateUtc="2025-02-27T18:11:00Z">
        <w:r w:rsidRPr="00944672" w:rsidDel="00721213">
          <w:rPr>
            <w:rFonts w:ascii="Arial" w:hAnsi="Arial" w:cs="Arial"/>
            <w:sz w:val="24"/>
            <w:szCs w:val="24"/>
          </w:rPr>
          <w:delText>W</w:delText>
        </w:r>
      </w:del>
      <w:r w:rsidRPr="00944672">
        <w:rPr>
          <w:rFonts w:ascii="Arial" w:hAnsi="Arial" w:cs="Arial"/>
          <w:sz w:val="24"/>
          <w:szCs w:val="24"/>
        </w:rPr>
        <w:t>issen, dass Sie den Koffer in Kuala Lumpur in der Cargo-City erhalten?“</w:t>
      </w:r>
      <w:ins w:id="2298" w:author="Lektorat Bauer" w:date="2025-02-27T19:11:00Z" w16du:dateUtc="2025-02-27T18:11:00Z">
        <w:r w:rsidR="00721213">
          <w:rPr>
            <w:rFonts w:ascii="Arial" w:hAnsi="Arial" w:cs="Arial"/>
            <w:sz w:val="24"/>
            <w:szCs w:val="24"/>
          </w:rPr>
          <w:t xml:space="preserve"> –</w:t>
        </w:r>
      </w:ins>
      <w:r w:rsidRPr="00944672">
        <w:rPr>
          <w:rFonts w:ascii="Arial" w:hAnsi="Arial" w:cs="Arial"/>
          <w:sz w:val="24"/>
          <w:szCs w:val="24"/>
        </w:rPr>
        <w:t xml:space="preserve"> „Ja, Catherine, ich bin im Bilde.“</w:t>
      </w:r>
      <w:ins w:id="2299" w:author="Lektorat Bauer" w:date="2025-02-27T19:11:00Z" w16du:dateUtc="2025-02-27T18:11:00Z">
        <w:r w:rsidR="00721213">
          <w:rPr>
            <w:rFonts w:ascii="Arial" w:hAnsi="Arial" w:cs="Arial"/>
            <w:sz w:val="24"/>
            <w:szCs w:val="24"/>
          </w:rPr>
          <w:t xml:space="preserve"> –</w:t>
        </w:r>
      </w:ins>
      <w:r w:rsidRPr="00944672">
        <w:rPr>
          <w:rFonts w:ascii="Arial" w:hAnsi="Arial" w:cs="Arial"/>
          <w:sz w:val="24"/>
          <w:szCs w:val="24"/>
        </w:rPr>
        <w:t xml:space="preserve"> „Sehr schön</w:t>
      </w:r>
      <w:ins w:id="2300" w:author="Lektorat Bauer" w:date="2025-02-27T19:11:00Z" w16du:dateUtc="2025-02-27T18:11:00Z">
        <w:r w:rsidR="00721213">
          <w:rPr>
            <w:rFonts w:ascii="Arial" w:hAnsi="Arial" w:cs="Arial"/>
            <w:sz w:val="24"/>
            <w:szCs w:val="24"/>
          </w:rPr>
          <w:t>.</w:t>
        </w:r>
      </w:ins>
      <w:del w:id="2301" w:author="Lektorat Bauer" w:date="2025-02-27T19:11:00Z" w16du:dateUtc="2025-02-27T18:11:00Z">
        <w:r w:rsidRPr="00944672" w:rsidDel="00721213">
          <w:rPr>
            <w:rFonts w:ascii="Arial" w:hAnsi="Arial" w:cs="Arial"/>
            <w:sz w:val="24"/>
            <w:szCs w:val="24"/>
          </w:rPr>
          <w:delText>,</w:delText>
        </w:r>
      </w:del>
      <w:r w:rsidRPr="00944672">
        <w:rPr>
          <w:rFonts w:ascii="Arial" w:hAnsi="Arial" w:cs="Arial"/>
          <w:sz w:val="24"/>
          <w:szCs w:val="24"/>
        </w:rPr>
        <w:t xml:space="preserve"> Ihr Sitz ist 1 A. Möchten Sie vor dem Abflug noch in die ‚Malaysia Airlines Golden Lounge‘?“</w:t>
      </w:r>
      <w:ins w:id="2302" w:author="Lektorat Bauer" w:date="2025-02-27T19:11:00Z" w16du:dateUtc="2025-02-27T18:11:00Z">
        <w:r w:rsidR="00721213">
          <w:rPr>
            <w:rFonts w:ascii="Arial" w:hAnsi="Arial" w:cs="Arial"/>
            <w:sz w:val="24"/>
            <w:szCs w:val="24"/>
          </w:rPr>
          <w:t xml:space="preserve"> –</w:t>
        </w:r>
      </w:ins>
      <w:r w:rsidRPr="00944672">
        <w:rPr>
          <w:rFonts w:ascii="Arial" w:hAnsi="Arial" w:cs="Arial"/>
          <w:sz w:val="24"/>
          <w:szCs w:val="24"/>
        </w:rPr>
        <w:t xml:space="preserve"> „Das würde ich begrüßen.“ </w:t>
      </w:r>
      <w:ins w:id="2303" w:author="Lektorat Bauer" w:date="2025-02-27T19:11:00Z" w16du:dateUtc="2025-02-27T18:11:00Z">
        <w:r w:rsidR="00721213">
          <w:rPr>
            <w:rFonts w:ascii="Arial" w:hAnsi="Arial" w:cs="Arial"/>
            <w:sz w:val="24"/>
            <w:szCs w:val="24"/>
          </w:rPr>
          <w:t xml:space="preserve">Die Dame nickte zufrieden. </w:t>
        </w:r>
      </w:ins>
      <w:del w:id="2304" w:author="Lektorat Bauer" w:date="2025-02-27T19:11:00Z" w16du:dateUtc="2025-02-27T18:11:00Z">
        <w:r w:rsidRPr="00944672" w:rsidDel="00721213">
          <w:rPr>
            <w:rFonts w:ascii="Arial" w:hAnsi="Arial" w:cs="Arial"/>
            <w:sz w:val="24"/>
            <w:szCs w:val="24"/>
          </w:rPr>
          <w:delText xml:space="preserve">Antwortete Stan und Catherine erwiderte, </w:delText>
        </w:r>
      </w:del>
      <w:r w:rsidRPr="00944672">
        <w:rPr>
          <w:rFonts w:ascii="Arial" w:hAnsi="Arial" w:cs="Arial"/>
          <w:sz w:val="24"/>
          <w:szCs w:val="24"/>
        </w:rPr>
        <w:t>„Hamid</w:t>
      </w:r>
      <w:del w:id="2305" w:author="Lektorat Bauer" w:date="2025-02-27T19:11:00Z" w16du:dateUtc="2025-02-27T18:11:00Z">
        <w:r w:rsidRPr="00944672" w:rsidDel="00721213">
          <w:rPr>
            <w:rFonts w:ascii="Arial" w:hAnsi="Arial" w:cs="Arial"/>
            <w:sz w:val="24"/>
            <w:szCs w:val="24"/>
          </w:rPr>
          <w:delText>,</w:delText>
        </w:r>
      </w:del>
      <w:r w:rsidRPr="00944672">
        <w:rPr>
          <w:rFonts w:ascii="Arial" w:hAnsi="Arial" w:cs="Arial"/>
          <w:sz w:val="24"/>
          <w:szCs w:val="24"/>
        </w:rPr>
        <w:t xml:space="preserve"> wird Sie durch die Security begleiten und Sie zur Lounge bringen. Hamid, wärst Du so freundlich?</w:t>
      </w:r>
      <w:del w:id="2306" w:author="Lektorat Bauer" w:date="2025-02-27T19:11:00Z" w16du:dateUtc="2025-02-27T18:11:00Z">
        <w:r w:rsidRPr="00944672" w:rsidDel="00721213">
          <w:rPr>
            <w:rFonts w:ascii="Arial" w:hAnsi="Arial" w:cs="Arial"/>
            <w:sz w:val="24"/>
            <w:szCs w:val="24"/>
          </w:rPr>
          <w:delText>!</w:delText>
        </w:r>
      </w:del>
      <w:r w:rsidRPr="00944672">
        <w:rPr>
          <w:rFonts w:ascii="Arial" w:hAnsi="Arial" w:cs="Arial"/>
          <w:sz w:val="24"/>
          <w:szCs w:val="24"/>
        </w:rPr>
        <w:t>“</w:t>
      </w:r>
    </w:p>
    <w:p w14:paraId="1A983328" w14:textId="57D44F40"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15 Minuten später saß Stan in der Lounge und freute sich über den Service, den er eben genießen konnte und fragte sich, ob Zachary </w:t>
      </w:r>
      <w:del w:id="2307" w:author="Lektorat Bauer" w:date="2025-02-27T19:12:00Z" w16du:dateUtc="2025-02-27T18:12:00Z">
        <w:r w:rsidRPr="00944672" w:rsidDel="00721213">
          <w:rPr>
            <w:rFonts w:ascii="Arial" w:hAnsi="Arial" w:cs="Arial"/>
            <w:sz w:val="24"/>
            <w:szCs w:val="24"/>
          </w:rPr>
          <w:delText>den Service noch genießen</w:delText>
        </w:r>
      </w:del>
      <w:ins w:id="2308" w:author="Lektorat Bauer" w:date="2025-02-27T19:12:00Z" w16du:dateUtc="2025-02-27T18:12:00Z">
        <w:r w:rsidR="00721213">
          <w:rPr>
            <w:rFonts w:ascii="Arial" w:hAnsi="Arial" w:cs="Arial"/>
            <w:sz w:val="24"/>
            <w:szCs w:val="24"/>
          </w:rPr>
          <w:t>das noch</w:t>
        </w:r>
      </w:ins>
      <w:r w:rsidRPr="00944672">
        <w:rPr>
          <w:rFonts w:ascii="Arial" w:hAnsi="Arial" w:cs="Arial"/>
          <w:sz w:val="24"/>
          <w:szCs w:val="24"/>
        </w:rPr>
        <w:t xml:space="preserve"> konnte oder ob er diesen schon als selbstverständlich </w:t>
      </w:r>
      <w:del w:id="2309" w:author="Lektorat Bauer" w:date="2025-02-27T19:12:00Z" w16du:dateUtc="2025-02-27T18:12:00Z">
        <w:r w:rsidRPr="00944672" w:rsidDel="00721213">
          <w:rPr>
            <w:rFonts w:ascii="Arial" w:hAnsi="Arial" w:cs="Arial"/>
            <w:sz w:val="24"/>
            <w:szCs w:val="24"/>
          </w:rPr>
          <w:delText>annahm</w:delText>
        </w:r>
      </w:del>
      <w:ins w:id="2310" w:author="Lektorat Bauer" w:date="2025-02-27T19:12:00Z" w16du:dateUtc="2025-02-27T18:12:00Z">
        <w:r w:rsidR="00721213">
          <w:rPr>
            <w:rFonts w:ascii="Arial" w:hAnsi="Arial" w:cs="Arial"/>
            <w:sz w:val="24"/>
            <w:szCs w:val="24"/>
          </w:rPr>
          <w:t>empfand</w:t>
        </w:r>
      </w:ins>
      <w:r w:rsidRPr="00944672">
        <w:rPr>
          <w:rFonts w:ascii="Arial" w:hAnsi="Arial" w:cs="Arial"/>
          <w:sz w:val="24"/>
          <w:szCs w:val="24"/>
        </w:rPr>
        <w:t xml:space="preserve">. Egal, es war jetzt 09:35 Uhr, Boarding für die Economy-Class begann in 10 Minuten, er selbst hatte noch bis 10:15 Uhr </w:t>
      </w:r>
      <w:ins w:id="2311" w:author="Lektorat Bauer" w:date="2025-02-27T19:12:00Z" w16du:dateUtc="2025-02-27T18:12:00Z">
        <w:r w:rsidR="00721213">
          <w:rPr>
            <w:rFonts w:ascii="Arial" w:hAnsi="Arial" w:cs="Arial"/>
            <w:sz w:val="24"/>
            <w:szCs w:val="24"/>
          </w:rPr>
          <w:t xml:space="preserve">Zeit, </w:t>
        </w:r>
      </w:ins>
      <w:r w:rsidRPr="00944672">
        <w:rPr>
          <w:rFonts w:ascii="Arial" w:hAnsi="Arial" w:cs="Arial"/>
          <w:sz w:val="24"/>
          <w:szCs w:val="24"/>
        </w:rPr>
        <w:t>sich in der Lounge zu entspannen.</w:t>
      </w:r>
    </w:p>
    <w:p w14:paraId="5BEF5541" w14:textId="7CA1C1B9"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Während er </w:t>
      </w:r>
      <w:del w:id="2312" w:author="Lektorat Bauer" w:date="2025-02-27T19:12:00Z" w16du:dateUtc="2025-02-27T18:12:00Z">
        <w:r w:rsidRPr="00944672" w:rsidDel="00721213">
          <w:rPr>
            <w:rFonts w:ascii="Arial" w:hAnsi="Arial" w:cs="Arial"/>
            <w:sz w:val="24"/>
            <w:szCs w:val="24"/>
          </w:rPr>
          <w:delText xml:space="preserve">noch saß und </w:delText>
        </w:r>
      </w:del>
      <w:r w:rsidRPr="00944672">
        <w:rPr>
          <w:rFonts w:ascii="Arial" w:hAnsi="Arial" w:cs="Arial"/>
          <w:sz w:val="24"/>
          <w:szCs w:val="24"/>
        </w:rPr>
        <w:t>in Gedanken versunken war, kam ein Lounge-Steward und fragte, ob er Stan etwas bringen dürfte</w:t>
      </w:r>
      <w:ins w:id="2313" w:author="Lektorat Bauer" w:date="2025-02-27T19:12:00Z" w16du:dateUtc="2025-02-27T18:12:00Z">
        <w:r w:rsidR="00721213">
          <w:rPr>
            <w:rFonts w:ascii="Arial" w:hAnsi="Arial" w:cs="Arial"/>
            <w:sz w:val="24"/>
            <w:szCs w:val="24"/>
          </w:rPr>
          <w:t>.</w:t>
        </w:r>
      </w:ins>
      <w:del w:id="2314" w:author="Lektorat Bauer" w:date="2025-02-27T19:12:00Z" w16du:dateUtc="2025-02-27T18:12:00Z">
        <w:r w:rsidRPr="00944672" w:rsidDel="00721213">
          <w:rPr>
            <w:rFonts w:ascii="Arial" w:hAnsi="Arial" w:cs="Arial"/>
            <w:sz w:val="24"/>
            <w:szCs w:val="24"/>
          </w:rPr>
          <w:delText>, und</w:delText>
        </w:r>
      </w:del>
      <w:r w:rsidRPr="00944672">
        <w:rPr>
          <w:rFonts w:ascii="Arial" w:hAnsi="Arial" w:cs="Arial"/>
          <w:sz w:val="24"/>
          <w:szCs w:val="24"/>
        </w:rPr>
        <w:t xml:space="preserve"> Stan entschied sich für einen Espresso und einen süßen Kuchen. 5 Minuten später war der Steward mit einem frisch gepressten Espresso und einer Auswahl </w:t>
      </w:r>
      <w:del w:id="2315" w:author="Lektorat Bauer" w:date="2025-02-27T19:12:00Z" w16du:dateUtc="2025-02-27T18:12:00Z">
        <w:r w:rsidRPr="00944672" w:rsidDel="00721213">
          <w:rPr>
            <w:rFonts w:ascii="Arial" w:hAnsi="Arial" w:cs="Arial"/>
            <w:sz w:val="24"/>
            <w:szCs w:val="24"/>
          </w:rPr>
          <w:delText xml:space="preserve">von </w:delText>
        </w:r>
      </w:del>
      <w:ins w:id="2316" w:author="Lektorat Bauer" w:date="2025-02-27T19:12:00Z" w16du:dateUtc="2025-02-27T18:12:00Z">
        <w:r w:rsidR="00721213">
          <w:rPr>
            <w:rFonts w:ascii="Arial" w:hAnsi="Arial" w:cs="Arial"/>
            <w:sz w:val="24"/>
            <w:szCs w:val="24"/>
          </w:rPr>
          <w:t>an</w:t>
        </w:r>
        <w:r w:rsidR="00721213" w:rsidRPr="00944672">
          <w:rPr>
            <w:rFonts w:ascii="Arial" w:hAnsi="Arial" w:cs="Arial"/>
            <w:sz w:val="24"/>
            <w:szCs w:val="24"/>
          </w:rPr>
          <w:t xml:space="preserve"> </w:t>
        </w:r>
      </w:ins>
      <w:r w:rsidRPr="00944672">
        <w:rPr>
          <w:rFonts w:ascii="Arial" w:hAnsi="Arial" w:cs="Arial"/>
          <w:sz w:val="24"/>
          <w:szCs w:val="24"/>
        </w:rPr>
        <w:t>Küchlein zurück. „Herr Lee</w:t>
      </w:r>
      <w:ins w:id="2317" w:author="Lektorat Bauer" w:date="2025-02-27T19:13:00Z" w16du:dateUtc="2025-02-27T18:13:00Z">
        <w:r w:rsidR="00721213">
          <w:rPr>
            <w:rFonts w:ascii="Arial" w:hAnsi="Arial" w:cs="Arial"/>
            <w:sz w:val="24"/>
            <w:szCs w:val="24"/>
          </w:rPr>
          <w:t xml:space="preserve"> …</w:t>
        </w:r>
      </w:ins>
      <w:del w:id="2318" w:author="Lektorat Bauer" w:date="2025-02-27T19:12:00Z" w16du:dateUtc="2025-02-27T18:12:00Z">
        <w:r w:rsidRPr="00944672" w:rsidDel="00721213">
          <w:rPr>
            <w:rFonts w:ascii="Arial" w:hAnsi="Arial" w:cs="Arial"/>
            <w:sz w:val="24"/>
            <w:szCs w:val="24"/>
          </w:rPr>
          <w:delText>,</w:delText>
        </w:r>
      </w:del>
      <w:r w:rsidRPr="00944672">
        <w:rPr>
          <w:rFonts w:ascii="Arial" w:hAnsi="Arial" w:cs="Arial"/>
          <w:sz w:val="24"/>
          <w:szCs w:val="24"/>
        </w:rPr>
        <w:t xml:space="preserve">“ </w:t>
      </w:r>
      <w:ins w:id="2319" w:author="Lektorat Bauer" w:date="2025-02-27T19:13:00Z" w16du:dateUtc="2025-02-27T18:13:00Z">
        <w:r w:rsidR="00721213">
          <w:rPr>
            <w:rFonts w:ascii="Arial" w:hAnsi="Arial" w:cs="Arial"/>
            <w:sz w:val="24"/>
            <w:szCs w:val="24"/>
          </w:rPr>
          <w:t>–</w:t>
        </w:r>
      </w:ins>
      <w:del w:id="2320" w:author="Lektorat Bauer" w:date="2025-02-27T19:13:00Z" w16du:dateUtc="2025-02-27T18:13:00Z">
        <w:r w:rsidRPr="00944672" w:rsidDel="00721213">
          <w:rPr>
            <w:rFonts w:ascii="Arial" w:hAnsi="Arial" w:cs="Arial"/>
            <w:sz w:val="24"/>
            <w:szCs w:val="24"/>
          </w:rPr>
          <w:delText>jetzt war</w:delText>
        </w:r>
      </w:del>
      <w:r w:rsidRPr="00944672">
        <w:rPr>
          <w:rFonts w:ascii="Arial" w:hAnsi="Arial" w:cs="Arial"/>
          <w:sz w:val="24"/>
          <w:szCs w:val="24"/>
        </w:rPr>
        <w:t xml:space="preserve"> Stan </w:t>
      </w:r>
      <w:ins w:id="2321" w:author="Lektorat Bauer" w:date="2025-02-27T19:13:00Z" w16du:dateUtc="2025-02-27T18:13:00Z">
        <w:r w:rsidR="00721213">
          <w:rPr>
            <w:rFonts w:ascii="Arial" w:hAnsi="Arial" w:cs="Arial"/>
            <w:sz w:val="24"/>
            <w:szCs w:val="24"/>
          </w:rPr>
          <w:t xml:space="preserve">war </w:t>
        </w:r>
      </w:ins>
      <w:r w:rsidRPr="00944672">
        <w:rPr>
          <w:rFonts w:ascii="Arial" w:hAnsi="Arial" w:cs="Arial"/>
          <w:sz w:val="24"/>
          <w:szCs w:val="24"/>
        </w:rPr>
        <w:t>überrascht, dass der Steward die Namen der Kunden kannte</w:t>
      </w:r>
      <w:del w:id="2322" w:author="Lektorat Bauer" w:date="2025-02-27T19:13:00Z" w16du:dateUtc="2025-02-27T18:13:00Z">
        <w:r w:rsidRPr="00944672" w:rsidDel="00721213">
          <w:rPr>
            <w:rFonts w:ascii="Arial" w:hAnsi="Arial" w:cs="Arial"/>
            <w:sz w:val="24"/>
            <w:szCs w:val="24"/>
          </w:rPr>
          <w:delText>,</w:delText>
        </w:r>
      </w:del>
      <w:ins w:id="2323" w:author="Lektorat Bauer" w:date="2025-02-27T19:13:00Z" w16du:dateUtc="2025-02-27T18:13:00Z">
        <w:r w:rsidR="00721213">
          <w:rPr>
            <w:rFonts w:ascii="Arial" w:hAnsi="Arial" w:cs="Arial"/>
            <w:sz w:val="24"/>
            <w:szCs w:val="24"/>
          </w:rPr>
          <w:t xml:space="preserve"> –</w:t>
        </w:r>
      </w:ins>
      <w:r w:rsidRPr="00944672">
        <w:rPr>
          <w:rFonts w:ascii="Arial" w:hAnsi="Arial" w:cs="Arial"/>
          <w:sz w:val="24"/>
          <w:szCs w:val="24"/>
        </w:rPr>
        <w:t xml:space="preserve"> „</w:t>
      </w:r>
      <w:ins w:id="2324" w:author="Lektorat Bauer" w:date="2025-02-27T19:13:00Z" w16du:dateUtc="2025-02-27T18:13:00Z">
        <w:r w:rsidR="00721213">
          <w:rPr>
            <w:rFonts w:ascii="Arial" w:hAnsi="Arial" w:cs="Arial"/>
            <w:sz w:val="24"/>
            <w:szCs w:val="24"/>
          </w:rPr>
          <w:t>I</w:t>
        </w:r>
      </w:ins>
      <w:del w:id="2325" w:author="Lektorat Bauer" w:date="2025-02-27T19:13:00Z" w16du:dateUtc="2025-02-27T18:13:00Z">
        <w:r w:rsidRPr="00944672" w:rsidDel="00721213">
          <w:rPr>
            <w:rFonts w:ascii="Arial" w:hAnsi="Arial" w:cs="Arial"/>
            <w:sz w:val="24"/>
            <w:szCs w:val="24"/>
          </w:rPr>
          <w:delText>i</w:delText>
        </w:r>
      </w:del>
      <w:r w:rsidRPr="00944672">
        <w:rPr>
          <w:rFonts w:ascii="Arial" w:hAnsi="Arial" w:cs="Arial"/>
          <w:sz w:val="24"/>
          <w:szCs w:val="24"/>
        </w:rPr>
        <w:t>ch informiere Sie, sobald es Zeit ist an Bord zugehen.“ Stan nickte.</w:t>
      </w:r>
    </w:p>
    <w:p w14:paraId="07A682A5" w14:textId="111D175A"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Um 10:10 Uhr kam der Steward erneut und teilt</w:t>
      </w:r>
      <w:ins w:id="2326" w:author="Lektorat Bauer" w:date="2025-02-27T19:13:00Z" w16du:dateUtc="2025-02-27T18:13:00Z">
        <w:r w:rsidR="00721213">
          <w:rPr>
            <w:rFonts w:ascii="Arial" w:hAnsi="Arial" w:cs="Arial"/>
            <w:sz w:val="24"/>
            <w:szCs w:val="24"/>
          </w:rPr>
          <w:t>e</w:t>
        </w:r>
      </w:ins>
      <w:r w:rsidRPr="00944672">
        <w:rPr>
          <w:rFonts w:ascii="Arial" w:hAnsi="Arial" w:cs="Arial"/>
          <w:sz w:val="24"/>
          <w:szCs w:val="24"/>
        </w:rPr>
        <w:t xml:space="preserve"> Stan mit, dass es </w:t>
      </w:r>
      <w:del w:id="2327" w:author="Lektorat Bauer" w:date="2025-02-27T19:13:00Z" w16du:dateUtc="2025-02-27T18:13:00Z">
        <w:r w:rsidRPr="00944672" w:rsidDel="00721213">
          <w:rPr>
            <w:rFonts w:ascii="Arial" w:hAnsi="Arial" w:cs="Arial"/>
            <w:sz w:val="24"/>
            <w:szCs w:val="24"/>
          </w:rPr>
          <w:delText xml:space="preserve">nur </w:delText>
        </w:r>
      </w:del>
      <w:ins w:id="2328" w:author="Lektorat Bauer" w:date="2025-02-27T19:13:00Z" w16du:dateUtc="2025-02-27T18:13:00Z">
        <w:r w:rsidR="00721213">
          <w:rPr>
            <w:rFonts w:ascii="Arial" w:hAnsi="Arial" w:cs="Arial"/>
            <w:sz w:val="24"/>
            <w:szCs w:val="24"/>
          </w:rPr>
          <w:t>nun</w:t>
        </w:r>
        <w:r w:rsidR="00721213" w:rsidRPr="00944672">
          <w:rPr>
            <w:rFonts w:ascii="Arial" w:hAnsi="Arial" w:cs="Arial"/>
            <w:sz w:val="24"/>
            <w:szCs w:val="24"/>
          </w:rPr>
          <w:t xml:space="preserve"> </w:t>
        </w:r>
      </w:ins>
      <w:r w:rsidRPr="00944672">
        <w:rPr>
          <w:rFonts w:ascii="Arial" w:hAnsi="Arial" w:cs="Arial"/>
          <w:sz w:val="24"/>
          <w:szCs w:val="24"/>
        </w:rPr>
        <w:t>Zeit sei</w:t>
      </w:r>
      <w:del w:id="2329" w:author="Lektorat Bauer" w:date="2025-02-27T19:13:00Z" w16du:dateUtc="2025-02-27T18:13:00Z">
        <w:r w:rsidRPr="00944672" w:rsidDel="00721213">
          <w:rPr>
            <w:rFonts w:ascii="Arial" w:hAnsi="Arial" w:cs="Arial"/>
            <w:sz w:val="24"/>
            <w:szCs w:val="24"/>
          </w:rPr>
          <w:delText>n</w:delText>
        </w:r>
      </w:del>
      <w:r w:rsidRPr="00944672">
        <w:rPr>
          <w:rFonts w:ascii="Arial" w:hAnsi="Arial" w:cs="Arial"/>
          <w:sz w:val="24"/>
          <w:szCs w:val="24"/>
        </w:rPr>
        <w:t xml:space="preserve"> an Bord zu gehen und dass das Flugzeug an Gate 6 stünde, genau neben der Lounge. </w:t>
      </w:r>
    </w:p>
    <w:p w14:paraId="19EEBA3A" w14:textId="6D3E4D70"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Um 10:14 Uhr betrat Stan den Airbus A380 durch die vordere Tür, wurde von zwei Flugbegleiter</w:t>
      </w:r>
      <w:del w:id="2330" w:author="Lektorat Bauer" w:date="2025-02-27T19:13:00Z" w16du:dateUtc="2025-02-27T18:13:00Z">
        <w:r w:rsidRPr="00944672" w:rsidDel="00721213">
          <w:rPr>
            <w:rFonts w:ascii="Arial" w:hAnsi="Arial" w:cs="Arial"/>
            <w:sz w:val="24"/>
            <w:szCs w:val="24"/>
          </w:rPr>
          <w:delText>n</w:delText>
        </w:r>
      </w:del>
      <w:ins w:id="2331" w:author="Lektorat Bauer" w:date="2025-02-27T19:13:00Z" w16du:dateUtc="2025-02-27T18:13:00Z">
        <w:r w:rsidR="00721213">
          <w:rPr>
            <w:rFonts w:ascii="Arial" w:hAnsi="Arial" w:cs="Arial"/>
            <w:sz w:val="24"/>
            <w:szCs w:val="24"/>
          </w:rPr>
          <w:t>innen</w:t>
        </w:r>
      </w:ins>
      <w:r w:rsidRPr="00944672">
        <w:rPr>
          <w:rFonts w:ascii="Arial" w:hAnsi="Arial" w:cs="Arial"/>
          <w:sz w:val="24"/>
          <w:szCs w:val="24"/>
        </w:rPr>
        <w:t xml:space="preserve"> begrüßt und nach der Sitzplatznummer gefragt. Als er sagte, dass er </w:t>
      </w:r>
      <w:ins w:id="2332" w:author="Lektorat Bauer" w:date="2025-02-27T19:14:00Z" w16du:dateUtc="2025-02-27T18:14:00Z">
        <w:r w:rsidR="00721213">
          <w:rPr>
            <w:rFonts w:ascii="Arial" w:hAnsi="Arial" w:cs="Arial"/>
            <w:sz w:val="24"/>
            <w:szCs w:val="24"/>
          </w:rPr>
          <w:t xml:space="preserve">auf </w:t>
        </w:r>
      </w:ins>
      <w:r w:rsidRPr="00944672">
        <w:rPr>
          <w:rFonts w:ascii="Arial" w:hAnsi="Arial" w:cs="Arial"/>
          <w:sz w:val="24"/>
          <w:szCs w:val="24"/>
        </w:rPr>
        <w:t>1A sitze</w:t>
      </w:r>
      <w:del w:id="2333" w:author="Lektorat Bauer" w:date="2025-02-27T19:14:00Z" w16du:dateUtc="2025-02-27T18:14:00Z">
        <w:r w:rsidRPr="00944672" w:rsidDel="00721213">
          <w:rPr>
            <w:rFonts w:ascii="Arial" w:hAnsi="Arial" w:cs="Arial"/>
            <w:sz w:val="24"/>
            <w:szCs w:val="24"/>
          </w:rPr>
          <w:delText>n würde</w:delText>
        </w:r>
      </w:del>
      <w:r w:rsidRPr="00944672">
        <w:rPr>
          <w:rFonts w:ascii="Arial" w:hAnsi="Arial" w:cs="Arial"/>
          <w:sz w:val="24"/>
          <w:szCs w:val="24"/>
        </w:rPr>
        <w:t>, sagte die eine Flugbegleiterin</w:t>
      </w:r>
      <w:ins w:id="2334" w:author="Lektorat Bauer" w:date="2025-02-27T19:14:00Z" w16du:dateUtc="2025-02-27T18:14:00Z">
        <w:r w:rsidR="00721213">
          <w:rPr>
            <w:rFonts w:ascii="Arial" w:hAnsi="Arial" w:cs="Arial"/>
            <w:sz w:val="24"/>
            <w:szCs w:val="24"/>
          </w:rPr>
          <w:t>:</w:t>
        </w:r>
      </w:ins>
      <w:r w:rsidRPr="00944672">
        <w:rPr>
          <w:rFonts w:ascii="Arial" w:hAnsi="Arial" w:cs="Arial"/>
          <w:sz w:val="24"/>
          <w:szCs w:val="24"/>
        </w:rPr>
        <w:t xml:space="preserve"> „Herr Lee, mein Name ist Sissy, willkommen an Bord. Wenn Sie mir bitte folgen würden</w:t>
      </w:r>
      <w:ins w:id="2335" w:author="Lektorat Bauer" w:date="2025-02-27T19:14:00Z" w16du:dateUtc="2025-02-27T18:14:00Z">
        <w:r w:rsidR="00721213">
          <w:rPr>
            <w:rFonts w:ascii="Arial" w:hAnsi="Arial" w:cs="Arial"/>
            <w:sz w:val="24"/>
            <w:szCs w:val="24"/>
          </w:rPr>
          <w:t>.</w:t>
        </w:r>
      </w:ins>
      <w:del w:id="2336" w:author="Lektorat Bauer" w:date="2025-02-27T19:14:00Z" w16du:dateUtc="2025-02-27T18:14:00Z">
        <w:r w:rsidRPr="00944672" w:rsidDel="00721213">
          <w:rPr>
            <w:rFonts w:ascii="Arial" w:hAnsi="Arial" w:cs="Arial"/>
            <w:sz w:val="24"/>
            <w:szCs w:val="24"/>
          </w:rPr>
          <w:delText>?!</w:delText>
        </w:r>
      </w:del>
      <w:r w:rsidRPr="00944672">
        <w:rPr>
          <w:rFonts w:ascii="Arial" w:hAnsi="Arial" w:cs="Arial"/>
          <w:sz w:val="24"/>
          <w:szCs w:val="24"/>
        </w:rPr>
        <w:t>“ Erneut war Stan von der professionellen Vorbereitung der Crew beeindruckt. Sissy führte ihn zu seinem Sitz und fragte, ob sie ihm etwas zu trinken bringen dürfte. „Ein Champagner wäre nett</w:t>
      </w:r>
      <w:del w:id="2337" w:author="Lektorat Bauer" w:date="2025-02-27T19:14:00Z" w16du:dateUtc="2025-02-27T18:14:00Z">
        <w:r w:rsidRPr="00944672" w:rsidDel="00721213">
          <w:rPr>
            <w:rFonts w:ascii="Arial" w:hAnsi="Arial" w:cs="Arial"/>
            <w:sz w:val="24"/>
            <w:szCs w:val="24"/>
          </w:rPr>
          <w:delText>.</w:delText>
        </w:r>
      </w:del>
      <w:r w:rsidRPr="00944672">
        <w:rPr>
          <w:rFonts w:ascii="Arial" w:hAnsi="Arial" w:cs="Arial"/>
          <w:sz w:val="24"/>
          <w:szCs w:val="24"/>
        </w:rPr>
        <w:t>“</w:t>
      </w:r>
      <w:ins w:id="2338" w:author="Lektorat Bauer" w:date="2025-02-27T19:14:00Z" w16du:dateUtc="2025-02-27T18:14:00Z">
        <w:r w:rsidR="00721213">
          <w:rPr>
            <w:rFonts w:ascii="Arial" w:hAnsi="Arial" w:cs="Arial"/>
            <w:sz w:val="24"/>
            <w:szCs w:val="24"/>
          </w:rPr>
          <w:t>,</w:t>
        </w:r>
      </w:ins>
      <w:r w:rsidRPr="00944672">
        <w:rPr>
          <w:rFonts w:ascii="Arial" w:hAnsi="Arial" w:cs="Arial"/>
          <w:sz w:val="24"/>
          <w:szCs w:val="24"/>
        </w:rPr>
        <w:t xml:space="preserve"> </w:t>
      </w:r>
      <w:ins w:id="2339" w:author="Lektorat Bauer" w:date="2025-02-27T19:14:00Z" w16du:dateUtc="2025-02-27T18:14:00Z">
        <w:r w:rsidR="00721213">
          <w:rPr>
            <w:rFonts w:ascii="Arial" w:hAnsi="Arial" w:cs="Arial"/>
            <w:sz w:val="24"/>
            <w:szCs w:val="24"/>
          </w:rPr>
          <w:t>a</w:t>
        </w:r>
      </w:ins>
      <w:del w:id="2340" w:author="Lektorat Bauer" w:date="2025-02-27T19:14:00Z" w16du:dateUtc="2025-02-27T18:14:00Z">
        <w:r w:rsidRPr="00944672" w:rsidDel="00721213">
          <w:rPr>
            <w:rFonts w:ascii="Arial" w:hAnsi="Arial" w:cs="Arial"/>
            <w:sz w:val="24"/>
            <w:szCs w:val="24"/>
          </w:rPr>
          <w:delText>A</w:delText>
        </w:r>
      </w:del>
      <w:r w:rsidRPr="00944672">
        <w:rPr>
          <w:rFonts w:ascii="Arial" w:hAnsi="Arial" w:cs="Arial"/>
          <w:sz w:val="24"/>
          <w:szCs w:val="24"/>
        </w:rPr>
        <w:t>ntworte</w:t>
      </w:r>
      <w:ins w:id="2341" w:author="Lektorat Bauer" w:date="2025-02-27T19:14:00Z" w16du:dateUtc="2025-02-27T18:14:00Z">
        <w:r w:rsidR="00721213">
          <w:rPr>
            <w:rFonts w:ascii="Arial" w:hAnsi="Arial" w:cs="Arial"/>
            <w:sz w:val="24"/>
            <w:szCs w:val="24"/>
          </w:rPr>
          <w:t>te</w:t>
        </w:r>
      </w:ins>
      <w:r w:rsidRPr="00944672">
        <w:rPr>
          <w:rFonts w:ascii="Arial" w:hAnsi="Arial" w:cs="Arial"/>
          <w:sz w:val="24"/>
          <w:szCs w:val="24"/>
        </w:rPr>
        <w:t xml:space="preserve"> Stan, und erlebte den einzigen Wermutstropfen dieser Reise. „Am Boden leider kein Alkohol.“ </w:t>
      </w:r>
      <w:del w:id="2342" w:author="Lektorat Bauer" w:date="2025-02-27T19:14:00Z" w16du:dateUtc="2025-02-27T18:14:00Z">
        <w:r w:rsidRPr="00944672" w:rsidDel="00721213">
          <w:rPr>
            <w:rFonts w:ascii="Arial" w:hAnsi="Arial" w:cs="Arial"/>
            <w:sz w:val="24"/>
            <w:szCs w:val="24"/>
          </w:rPr>
          <w:delText>Antworte Sissy und fragte sogleich nach einer Alternative.</w:delText>
        </w:r>
      </w:del>
      <w:ins w:id="2343" w:author="Lektorat Bauer" w:date="2025-02-27T19:14:00Z" w16du:dateUtc="2025-02-27T18:14:00Z">
        <w:r w:rsidR="00721213">
          <w:rPr>
            <w:rFonts w:ascii="Arial" w:hAnsi="Arial" w:cs="Arial"/>
            <w:sz w:val="24"/>
            <w:szCs w:val="24"/>
          </w:rPr>
          <w:t>–</w:t>
        </w:r>
      </w:ins>
      <w:r w:rsidRPr="00944672">
        <w:rPr>
          <w:rFonts w:ascii="Arial" w:hAnsi="Arial" w:cs="Arial"/>
          <w:sz w:val="24"/>
          <w:szCs w:val="24"/>
        </w:rPr>
        <w:t xml:space="preserve"> „Dann bitte Apfelsaft und Selter.“ </w:t>
      </w:r>
      <w:del w:id="2344" w:author="Lektorat Bauer" w:date="2025-02-27T19:15:00Z" w16du:dateUtc="2025-02-27T18:15:00Z">
        <w:r w:rsidRPr="00944672" w:rsidDel="00721213">
          <w:rPr>
            <w:rFonts w:ascii="Arial" w:hAnsi="Arial" w:cs="Arial"/>
            <w:sz w:val="24"/>
            <w:szCs w:val="24"/>
          </w:rPr>
          <w:delText xml:space="preserve">Wählte Stan. </w:delText>
        </w:r>
      </w:del>
      <w:r w:rsidRPr="00944672">
        <w:rPr>
          <w:rFonts w:ascii="Arial" w:hAnsi="Arial" w:cs="Arial"/>
          <w:sz w:val="24"/>
          <w:szCs w:val="24"/>
        </w:rPr>
        <w:t xml:space="preserve">Sissy verschwand, </w:t>
      </w:r>
      <w:del w:id="2345" w:author="Lektorat Bauer" w:date="2025-02-27T19:15:00Z" w16du:dateUtc="2025-02-27T18:15:00Z">
        <w:r w:rsidRPr="00944672" w:rsidDel="00721213">
          <w:rPr>
            <w:rFonts w:ascii="Arial" w:hAnsi="Arial" w:cs="Arial"/>
            <w:sz w:val="24"/>
            <w:szCs w:val="24"/>
          </w:rPr>
          <w:delText>um das gewünschte zu holen,</w:delText>
        </w:r>
      </w:del>
      <w:r w:rsidRPr="00944672">
        <w:rPr>
          <w:rFonts w:ascii="Arial" w:hAnsi="Arial" w:cs="Arial"/>
          <w:sz w:val="24"/>
          <w:szCs w:val="24"/>
        </w:rPr>
        <w:t xml:space="preserve"> und Stan richtete sich in einem roten Sitz ein. Er fand eine ‚First-Class-Bag‘ in der ein Pyjama, Slipper und ein Kosmetiktäschchen von Bulgari enthalten waren. Die Kopfhörer </w:t>
      </w:r>
      <w:r w:rsidRPr="00944672">
        <w:rPr>
          <w:rFonts w:ascii="Arial" w:hAnsi="Arial" w:cs="Arial"/>
          <w:sz w:val="24"/>
          <w:szCs w:val="24"/>
        </w:rPr>
        <w:lastRenderedPageBreak/>
        <w:t xml:space="preserve">waren rauschunterdrückend, aber es war nicht zu erkennen, von welcher Marke </w:t>
      </w:r>
      <w:del w:id="2346" w:author="Lektorat Bauer" w:date="2025-02-27T19:15:00Z" w16du:dateUtc="2025-02-27T18:15:00Z">
        <w:r w:rsidRPr="00944672" w:rsidDel="00721213">
          <w:rPr>
            <w:rFonts w:ascii="Arial" w:hAnsi="Arial" w:cs="Arial"/>
            <w:sz w:val="24"/>
            <w:szCs w:val="24"/>
          </w:rPr>
          <w:delText xml:space="preserve">diese </w:delText>
        </w:r>
      </w:del>
      <w:ins w:id="2347" w:author="Lektorat Bauer" w:date="2025-02-27T19:15:00Z" w16du:dateUtc="2025-02-27T18:15:00Z">
        <w:r w:rsidR="00721213">
          <w:rPr>
            <w:rFonts w:ascii="Arial" w:hAnsi="Arial" w:cs="Arial"/>
            <w:sz w:val="24"/>
            <w:szCs w:val="24"/>
          </w:rPr>
          <w:t>sie</w:t>
        </w:r>
        <w:r w:rsidR="00721213" w:rsidRPr="00944672">
          <w:rPr>
            <w:rFonts w:ascii="Arial" w:hAnsi="Arial" w:cs="Arial"/>
            <w:sz w:val="24"/>
            <w:szCs w:val="24"/>
          </w:rPr>
          <w:t xml:space="preserve"> </w:t>
        </w:r>
      </w:ins>
      <w:r w:rsidRPr="00944672">
        <w:rPr>
          <w:rFonts w:ascii="Arial" w:hAnsi="Arial" w:cs="Arial"/>
          <w:sz w:val="24"/>
          <w:szCs w:val="24"/>
        </w:rPr>
        <w:t>waren. Sissy erschien und brachte ihm die Getränke.</w:t>
      </w:r>
    </w:p>
    <w:p w14:paraId="766B0514" w14:textId="0D952A2B"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„Guten Tag, meine Damen und Herren</w:t>
      </w:r>
      <w:del w:id="2348" w:author="Lektorat Bauer" w:date="2025-02-27T19:15:00Z" w16du:dateUtc="2025-02-27T18:15:00Z">
        <w:r w:rsidRPr="00944672" w:rsidDel="00721213">
          <w:rPr>
            <w:rFonts w:ascii="Arial" w:hAnsi="Arial" w:cs="Arial"/>
            <w:sz w:val="24"/>
            <w:szCs w:val="24"/>
          </w:rPr>
          <w:delText>.</w:delText>
        </w:r>
      </w:del>
      <w:r w:rsidRPr="00944672">
        <w:rPr>
          <w:rFonts w:ascii="Arial" w:hAnsi="Arial" w:cs="Arial"/>
          <w:sz w:val="24"/>
          <w:szCs w:val="24"/>
        </w:rPr>
        <w:t>“</w:t>
      </w:r>
      <w:ins w:id="2349" w:author="Lektorat Bauer" w:date="2025-02-27T19:15:00Z" w16du:dateUtc="2025-02-27T18:15:00Z">
        <w:r w:rsidR="00721213">
          <w:rPr>
            <w:rFonts w:ascii="Arial" w:hAnsi="Arial" w:cs="Arial"/>
            <w:sz w:val="24"/>
            <w:szCs w:val="24"/>
          </w:rPr>
          <w:t>,</w:t>
        </w:r>
      </w:ins>
      <w:r w:rsidRPr="00944672">
        <w:rPr>
          <w:rFonts w:ascii="Arial" w:hAnsi="Arial" w:cs="Arial"/>
          <w:sz w:val="24"/>
          <w:szCs w:val="24"/>
        </w:rPr>
        <w:t xml:space="preserve"> </w:t>
      </w:r>
      <w:ins w:id="2350" w:author="Lektorat Bauer" w:date="2025-02-27T19:15:00Z" w16du:dateUtc="2025-02-27T18:15:00Z">
        <w:r w:rsidR="00721213">
          <w:rPr>
            <w:rFonts w:ascii="Arial" w:hAnsi="Arial" w:cs="Arial"/>
            <w:sz w:val="24"/>
            <w:szCs w:val="24"/>
          </w:rPr>
          <w:t>t</w:t>
        </w:r>
      </w:ins>
      <w:del w:id="2351" w:author="Lektorat Bauer" w:date="2025-02-27T19:15:00Z" w16du:dateUtc="2025-02-27T18:15:00Z">
        <w:r w:rsidRPr="00944672" w:rsidDel="00721213">
          <w:rPr>
            <w:rFonts w:ascii="Arial" w:hAnsi="Arial" w:cs="Arial"/>
            <w:sz w:val="24"/>
            <w:szCs w:val="24"/>
          </w:rPr>
          <w:delText>T</w:delText>
        </w:r>
      </w:del>
      <w:r w:rsidRPr="00944672">
        <w:rPr>
          <w:rFonts w:ascii="Arial" w:hAnsi="Arial" w:cs="Arial"/>
          <w:sz w:val="24"/>
          <w:szCs w:val="24"/>
        </w:rPr>
        <w:t xml:space="preserve">önte es den Lautsprechern, „hier spricht Ihr Kapitän, </w:t>
      </w:r>
      <w:del w:id="2352" w:author="Lektorat Bauer" w:date="2025-02-27T19:15:00Z" w16du:dateUtc="2025-02-27T18:15:00Z">
        <w:r w:rsidRPr="00944672" w:rsidDel="00721213">
          <w:rPr>
            <w:rFonts w:ascii="Arial" w:hAnsi="Arial" w:cs="Arial"/>
            <w:sz w:val="24"/>
            <w:szCs w:val="24"/>
          </w:rPr>
          <w:delText xml:space="preserve">mein Name ist </w:delText>
        </w:r>
      </w:del>
      <w:r w:rsidRPr="00944672">
        <w:rPr>
          <w:rFonts w:ascii="Arial" w:hAnsi="Arial" w:cs="Arial"/>
          <w:sz w:val="24"/>
          <w:szCs w:val="24"/>
        </w:rPr>
        <w:t>Jason Stanthorpe. Mein Kollege, First Officer Hamid Surijan</w:t>
      </w:r>
      <w:ins w:id="2353" w:author="Lektorat Bauer" w:date="2025-02-27T19:15:00Z" w16du:dateUtc="2025-02-27T18:15:00Z">
        <w:r w:rsidR="00721213">
          <w:rPr>
            <w:rFonts w:ascii="Arial" w:hAnsi="Arial" w:cs="Arial"/>
            <w:sz w:val="24"/>
            <w:szCs w:val="24"/>
          </w:rPr>
          <w:t>,</w:t>
        </w:r>
      </w:ins>
      <w:r w:rsidRPr="00944672">
        <w:rPr>
          <w:rFonts w:ascii="Arial" w:hAnsi="Arial" w:cs="Arial"/>
          <w:sz w:val="24"/>
          <w:szCs w:val="24"/>
        </w:rPr>
        <w:t xml:space="preserve"> und ich werden Sie heute nach Kuala Lumpur fliegen. Die Flugzeit wird 12 Stunden betragen und wir sollten Kuala Lumpur um 07:10 Uhr </w:t>
      </w:r>
      <w:del w:id="2354" w:author="Lektorat Bauer" w:date="2025-02-27T19:15:00Z" w16du:dateUtc="2025-02-27T18:15:00Z">
        <w:r w:rsidRPr="00944672" w:rsidDel="00721213">
          <w:rPr>
            <w:rFonts w:ascii="Arial" w:hAnsi="Arial" w:cs="Arial"/>
            <w:sz w:val="24"/>
            <w:szCs w:val="24"/>
          </w:rPr>
          <w:delText>morgenfrüh (</w:delText>
        </w:r>
      </w:del>
      <w:r w:rsidRPr="00944672">
        <w:rPr>
          <w:rFonts w:ascii="Arial" w:hAnsi="Arial" w:cs="Arial"/>
          <w:sz w:val="24"/>
          <w:szCs w:val="24"/>
        </w:rPr>
        <w:t>Ortszeit</w:t>
      </w:r>
      <w:del w:id="2355" w:author="Lektorat Bauer" w:date="2025-02-27T19:15:00Z" w16du:dateUtc="2025-02-27T18:15:00Z">
        <w:r w:rsidRPr="00944672" w:rsidDel="00721213">
          <w:rPr>
            <w:rFonts w:ascii="Arial" w:hAnsi="Arial" w:cs="Arial"/>
            <w:sz w:val="24"/>
            <w:szCs w:val="24"/>
          </w:rPr>
          <w:delText>)</w:delText>
        </w:r>
      </w:del>
      <w:r w:rsidRPr="00944672">
        <w:rPr>
          <w:rFonts w:ascii="Arial" w:hAnsi="Arial" w:cs="Arial"/>
          <w:sz w:val="24"/>
          <w:szCs w:val="24"/>
        </w:rPr>
        <w:t xml:space="preserve"> erreichen. Allerdings muss ich Ihnen mitteilen, dass es zurzeit einige Probleme bei der Frachtbeladung gibt, und wir daher noch ungefähr 40 Minuten warten müssen.“</w:t>
      </w:r>
    </w:p>
    <w:p w14:paraId="02AED172" w14:textId="5723B3B8"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20 Minuten nach dieser Ansage erschien ein neues Gesicht bei Stan am Platz. „Guten Morgen Herr Lee, mein Name ist Kathy und ich bin der Flight Service Director auf diesem Flug. Wenn Sie irgendwelche Wünsche haben, so zögern Sie bitte nicht, sich an mich zu wenden.</w:t>
      </w:r>
      <w:del w:id="2356" w:author="Lektorat Bauer" w:date="2025-02-27T19:16:00Z" w16du:dateUtc="2025-02-27T18:16:00Z">
        <w:r w:rsidRPr="00944672" w:rsidDel="00721213">
          <w:rPr>
            <w:rFonts w:ascii="Arial" w:hAnsi="Arial" w:cs="Arial"/>
            <w:sz w:val="24"/>
            <w:szCs w:val="24"/>
          </w:rPr>
          <w:delText>“ Sprach Kathy ihn an. „</w:delText>
        </w:r>
      </w:del>
      <w:ins w:id="2357" w:author="Lektorat Bauer" w:date="2025-02-27T19:16:00Z" w16du:dateUtc="2025-02-27T18:16:00Z">
        <w:r w:rsidR="00721213">
          <w:rPr>
            <w:rFonts w:ascii="Arial" w:hAnsi="Arial" w:cs="Arial"/>
            <w:sz w:val="24"/>
            <w:szCs w:val="24"/>
          </w:rPr>
          <w:t xml:space="preserve"> </w:t>
        </w:r>
      </w:ins>
      <w:r w:rsidRPr="00944672">
        <w:rPr>
          <w:rFonts w:ascii="Arial" w:hAnsi="Arial" w:cs="Arial"/>
          <w:sz w:val="24"/>
          <w:szCs w:val="24"/>
        </w:rPr>
        <w:t>Darf ich Ihnen noch die Speisekarte und die Getränkekarte reichen?!“ Dankend nahm Stan diese entgegen. Kurz darauf wurde die Sicherheitsunterweisung auf den Bildschirmen eingeblendet.</w:t>
      </w:r>
    </w:p>
    <w:p w14:paraId="07A5BB97" w14:textId="5FAED7D0"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„Ladies und Gentlemen, hier noch einmal Ihr Kapitän. Wir sind jetzt fertig und werden in wenigen Minuten das Gate verlassen und zum Start rollen</w:t>
      </w:r>
      <w:del w:id="2358" w:author="Lektorat Bauer" w:date="2025-02-27T19:16:00Z" w16du:dateUtc="2025-02-27T18:16:00Z">
        <w:r w:rsidRPr="00944672" w:rsidDel="00721213">
          <w:rPr>
            <w:rFonts w:ascii="Arial" w:hAnsi="Arial" w:cs="Arial"/>
            <w:sz w:val="24"/>
            <w:szCs w:val="24"/>
          </w:rPr>
          <w:delText>.</w:delText>
        </w:r>
      </w:del>
      <w:r w:rsidRPr="00944672">
        <w:rPr>
          <w:rFonts w:ascii="Arial" w:hAnsi="Arial" w:cs="Arial"/>
          <w:sz w:val="24"/>
          <w:szCs w:val="24"/>
        </w:rPr>
        <w:t>“</w:t>
      </w:r>
      <w:ins w:id="2359" w:author="Lektorat Bauer" w:date="2025-02-27T19:16:00Z" w16du:dateUtc="2025-02-27T18:16:00Z">
        <w:r w:rsidR="00721213">
          <w:rPr>
            <w:rFonts w:ascii="Arial" w:hAnsi="Arial" w:cs="Arial"/>
            <w:sz w:val="24"/>
            <w:szCs w:val="24"/>
          </w:rPr>
          <w:t>,</w:t>
        </w:r>
      </w:ins>
      <w:r w:rsidRPr="00944672">
        <w:rPr>
          <w:rFonts w:ascii="Arial" w:hAnsi="Arial" w:cs="Arial"/>
          <w:sz w:val="24"/>
          <w:szCs w:val="24"/>
        </w:rPr>
        <w:t xml:space="preserve"> </w:t>
      </w:r>
      <w:del w:id="2360" w:author="Lektorat Bauer" w:date="2025-02-27T19:16:00Z" w16du:dateUtc="2025-02-27T18:16:00Z">
        <w:r w:rsidRPr="00944672" w:rsidDel="00721213">
          <w:rPr>
            <w:rFonts w:ascii="Arial" w:hAnsi="Arial" w:cs="Arial"/>
            <w:sz w:val="24"/>
            <w:szCs w:val="24"/>
          </w:rPr>
          <w:delText xml:space="preserve">Kam </w:delText>
        </w:r>
      </w:del>
      <w:ins w:id="2361" w:author="Lektorat Bauer" w:date="2025-02-27T19:16:00Z" w16du:dateUtc="2025-02-27T18:16:00Z">
        <w:r w:rsidR="00721213">
          <w:rPr>
            <w:rFonts w:ascii="Arial" w:hAnsi="Arial" w:cs="Arial"/>
            <w:sz w:val="24"/>
            <w:szCs w:val="24"/>
          </w:rPr>
          <w:t>tönte</w:t>
        </w:r>
        <w:r w:rsidR="00721213" w:rsidRPr="00944672">
          <w:rPr>
            <w:rFonts w:ascii="Arial" w:hAnsi="Arial" w:cs="Arial"/>
            <w:sz w:val="24"/>
            <w:szCs w:val="24"/>
          </w:rPr>
          <w:t xml:space="preserve"> </w:t>
        </w:r>
      </w:ins>
      <w:r w:rsidRPr="00944672">
        <w:rPr>
          <w:rFonts w:ascii="Arial" w:hAnsi="Arial" w:cs="Arial"/>
          <w:sz w:val="24"/>
          <w:szCs w:val="24"/>
        </w:rPr>
        <w:t xml:space="preserve">es </w:t>
      </w:r>
      <w:ins w:id="2362" w:author="Lektorat Bauer" w:date="2025-02-27T19:16:00Z" w16du:dateUtc="2025-02-27T18:16:00Z">
        <w:r w:rsidR="00721213">
          <w:rPr>
            <w:rFonts w:ascii="Arial" w:hAnsi="Arial" w:cs="Arial"/>
            <w:sz w:val="24"/>
            <w:szCs w:val="24"/>
          </w:rPr>
          <w:t xml:space="preserve">parallel dazu </w:t>
        </w:r>
      </w:ins>
      <w:r w:rsidRPr="00944672">
        <w:rPr>
          <w:rFonts w:ascii="Arial" w:hAnsi="Arial" w:cs="Arial"/>
          <w:sz w:val="24"/>
          <w:szCs w:val="24"/>
        </w:rPr>
        <w:t>aus den Lautsprechern.</w:t>
      </w:r>
    </w:p>
    <w:p w14:paraId="7C1A33AC"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Das Flugzeug bewegte sich rückwärts und nacheinander wurden die vier Triebwerke angelassen. Abweichend von allen Wahrscheinlichkeiten, war Flug MH 3 bereits das zweite Flugzeug </w:t>
      </w:r>
      <w:commentRangeStart w:id="2363"/>
      <w:r w:rsidRPr="00944672">
        <w:rPr>
          <w:rFonts w:ascii="Arial" w:hAnsi="Arial" w:cs="Arial"/>
          <w:sz w:val="24"/>
          <w:szCs w:val="24"/>
        </w:rPr>
        <w:t>zum Start</w:t>
      </w:r>
      <w:commentRangeEnd w:id="2363"/>
      <w:r w:rsidR="00721213">
        <w:rPr>
          <w:rStyle w:val="Kommentarzeichen"/>
        </w:rPr>
        <w:commentReference w:id="2363"/>
      </w:r>
      <w:r w:rsidRPr="00944672">
        <w:rPr>
          <w:rFonts w:ascii="Arial" w:hAnsi="Arial" w:cs="Arial"/>
          <w:sz w:val="24"/>
          <w:szCs w:val="24"/>
        </w:rPr>
        <w:t>, wodurch nicht noch mehr Zeit verloren ging. Um 11:35 Uhr erhob sich der doppelstöckige Airbus A380 elegant in die Luft und machte sich auf den Weg nach Malaysia.</w:t>
      </w:r>
    </w:p>
    <w:p w14:paraId="18060C8A" w14:textId="77777777" w:rsidR="00905175" w:rsidRDefault="00944672" w:rsidP="00623B68">
      <w:pPr>
        <w:autoSpaceDE w:val="0"/>
        <w:autoSpaceDN w:val="0"/>
        <w:adjustRightInd w:val="0"/>
        <w:spacing w:after="0" w:line="360" w:lineRule="auto"/>
        <w:ind w:firstLine="227"/>
        <w:jc w:val="both"/>
        <w:rPr>
          <w:ins w:id="2364" w:author="Lektorat Bauer" w:date="2025-03-07T18:51:00Z" w16du:dateUtc="2025-03-07T17:51:00Z"/>
          <w:rFonts w:ascii="Arial" w:hAnsi="Arial" w:cs="Arial"/>
          <w:sz w:val="24"/>
          <w:szCs w:val="24"/>
        </w:rPr>
      </w:pPr>
      <w:r w:rsidRPr="00944672">
        <w:rPr>
          <w:rFonts w:ascii="Arial" w:hAnsi="Arial" w:cs="Arial"/>
          <w:sz w:val="24"/>
          <w:szCs w:val="24"/>
        </w:rPr>
        <w:t>30 Minuten später</w:t>
      </w:r>
      <w:del w:id="2365" w:author="Lektorat Bauer" w:date="2025-02-27T19:17:00Z" w16du:dateUtc="2025-02-27T18:17:00Z">
        <w:r w:rsidRPr="00944672" w:rsidDel="00721213">
          <w:rPr>
            <w:rFonts w:ascii="Arial" w:hAnsi="Arial" w:cs="Arial"/>
            <w:sz w:val="24"/>
            <w:szCs w:val="24"/>
          </w:rPr>
          <w:delText>,</w:delText>
        </w:r>
      </w:del>
      <w:r w:rsidRPr="00944672">
        <w:rPr>
          <w:rFonts w:ascii="Arial" w:hAnsi="Arial" w:cs="Arial"/>
          <w:sz w:val="24"/>
          <w:szCs w:val="24"/>
        </w:rPr>
        <w:t xml:space="preserve"> ertönte ein leise</w:t>
      </w:r>
      <w:ins w:id="2366" w:author="Lektorat Bauer" w:date="2025-02-27T19:17:00Z" w16du:dateUtc="2025-02-27T18:17:00Z">
        <w:r w:rsidR="00721213">
          <w:rPr>
            <w:rFonts w:ascii="Arial" w:hAnsi="Arial" w:cs="Arial"/>
            <w:sz w:val="24"/>
            <w:szCs w:val="24"/>
          </w:rPr>
          <w:t xml:space="preserve">s </w:t>
        </w:r>
      </w:ins>
      <w:del w:id="2367" w:author="Lektorat Bauer" w:date="2025-02-27T19:17:00Z" w16du:dateUtc="2025-02-27T18:17:00Z">
        <w:r w:rsidRPr="00944672" w:rsidDel="00721213">
          <w:rPr>
            <w:rFonts w:ascii="Arial" w:hAnsi="Arial" w:cs="Arial"/>
            <w:sz w:val="24"/>
            <w:szCs w:val="24"/>
          </w:rPr>
          <w:delText xml:space="preserve">n </w:delText>
        </w:r>
      </w:del>
      <w:r w:rsidRPr="00944672">
        <w:rPr>
          <w:rFonts w:ascii="Arial" w:hAnsi="Arial" w:cs="Arial"/>
          <w:sz w:val="24"/>
          <w:szCs w:val="24"/>
        </w:rPr>
        <w:t>‚Pling‘ und kurz darauf erschien Sissy wieder bei Stan am Sitzplatz. „</w:t>
      </w:r>
      <w:del w:id="2368" w:author="Lektorat Bauer" w:date="2025-02-27T19:17:00Z" w16du:dateUtc="2025-02-27T18:17:00Z">
        <w:r w:rsidRPr="00944672" w:rsidDel="00721213">
          <w:rPr>
            <w:rFonts w:ascii="Arial" w:hAnsi="Arial" w:cs="Arial"/>
            <w:sz w:val="24"/>
            <w:szCs w:val="24"/>
          </w:rPr>
          <w:delText xml:space="preserve">Hallo </w:delText>
        </w:r>
      </w:del>
      <w:r w:rsidRPr="00944672">
        <w:rPr>
          <w:rFonts w:ascii="Arial" w:hAnsi="Arial" w:cs="Arial"/>
          <w:sz w:val="24"/>
          <w:szCs w:val="24"/>
        </w:rPr>
        <w:t>Herr Lee, habe Sie schon gewählt, was Sie gern zum Essen hätten?“</w:t>
      </w:r>
    </w:p>
    <w:p w14:paraId="143D3794" w14:textId="3D2A3A29"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del w:id="2369" w:author="Lektorat Bauer" w:date="2025-03-07T18:51:00Z" w16du:dateUtc="2025-03-07T17:51:00Z">
        <w:r w:rsidRPr="00944672" w:rsidDel="00905175">
          <w:rPr>
            <w:rFonts w:ascii="Arial" w:hAnsi="Arial" w:cs="Arial"/>
            <w:sz w:val="24"/>
            <w:szCs w:val="24"/>
          </w:rPr>
          <w:delText xml:space="preserve"> </w:delText>
        </w:r>
      </w:del>
      <w:r w:rsidRPr="00944672">
        <w:rPr>
          <w:rFonts w:ascii="Arial" w:hAnsi="Arial" w:cs="Arial"/>
          <w:sz w:val="24"/>
          <w:szCs w:val="24"/>
        </w:rPr>
        <w:t>„Ah, Hallo Sissy. Ja, ich habe heute nicht gefrühstückt, daher ich hätte gern als Vorspeise die malaiischen Hühner</w:t>
      </w:r>
      <w:ins w:id="2370" w:author="Lektorat Bauer" w:date="2025-02-27T19:17:00Z" w16du:dateUtc="2025-02-27T18:17:00Z">
        <w:r w:rsidR="00721213">
          <w:rPr>
            <w:rFonts w:ascii="Arial" w:hAnsi="Arial" w:cs="Arial"/>
            <w:sz w:val="24"/>
            <w:szCs w:val="24"/>
          </w:rPr>
          <w:t>-</w:t>
        </w:r>
      </w:ins>
      <w:r w:rsidRPr="00944672">
        <w:rPr>
          <w:rFonts w:ascii="Arial" w:hAnsi="Arial" w:cs="Arial"/>
          <w:sz w:val="24"/>
          <w:szCs w:val="24"/>
        </w:rPr>
        <w:t xml:space="preserve"> und Rinder</w:t>
      </w:r>
      <w:ins w:id="2371" w:author="Lektorat Bauer" w:date="2025-02-27T19:17:00Z" w16du:dateUtc="2025-02-27T18:17:00Z">
        <w:r w:rsidR="00721213">
          <w:rPr>
            <w:rFonts w:ascii="Arial" w:hAnsi="Arial" w:cs="Arial"/>
            <w:sz w:val="24"/>
            <w:szCs w:val="24"/>
          </w:rPr>
          <w:t>-</w:t>
        </w:r>
      </w:ins>
      <w:del w:id="2372" w:author="Lektorat Bauer" w:date="2025-02-27T19:17:00Z" w16du:dateUtc="2025-02-27T18:17:00Z">
        <w:r w:rsidRPr="00944672" w:rsidDel="00721213">
          <w:rPr>
            <w:rFonts w:ascii="Arial" w:hAnsi="Arial" w:cs="Arial"/>
            <w:sz w:val="24"/>
            <w:szCs w:val="24"/>
          </w:rPr>
          <w:delText xml:space="preserve"> </w:delText>
        </w:r>
      </w:del>
      <w:r w:rsidRPr="00944672">
        <w:rPr>
          <w:rFonts w:ascii="Arial" w:hAnsi="Arial" w:cs="Arial"/>
          <w:noProof/>
          <w:sz w:val="24"/>
          <w:szCs w:val="24"/>
        </w:rPr>
        <w:t>Satays</w:t>
      </w:r>
      <w:r w:rsidRPr="00944672">
        <w:rPr>
          <w:rFonts w:ascii="Arial" w:hAnsi="Arial" w:cs="Arial"/>
          <w:sz w:val="24"/>
          <w:szCs w:val="24"/>
        </w:rPr>
        <w:t xml:space="preserve"> und die </w:t>
      </w:r>
      <w:r w:rsidRPr="00944672">
        <w:rPr>
          <w:rFonts w:ascii="Arial" w:hAnsi="Arial" w:cs="Arial"/>
          <w:noProof/>
          <w:sz w:val="24"/>
          <w:szCs w:val="24"/>
        </w:rPr>
        <w:t>Seafood</w:t>
      </w:r>
      <w:ins w:id="2373" w:author="Lektorat Bauer" w:date="2025-02-27T19:17:00Z" w16du:dateUtc="2025-02-27T18:17:00Z">
        <w:r w:rsidR="00721213">
          <w:rPr>
            <w:rFonts w:ascii="Arial" w:hAnsi="Arial" w:cs="Arial"/>
            <w:sz w:val="24"/>
            <w:szCs w:val="24"/>
          </w:rPr>
          <w:t>-</w:t>
        </w:r>
      </w:ins>
      <w:del w:id="2374" w:author="Lektorat Bauer" w:date="2025-02-27T19:17:00Z" w16du:dateUtc="2025-02-27T18:17:00Z">
        <w:r w:rsidRPr="00944672" w:rsidDel="00721213">
          <w:rPr>
            <w:rFonts w:ascii="Arial" w:hAnsi="Arial" w:cs="Arial"/>
            <w:sz w:val="24"/>
            <w:szCs w:val="24"/>
          </w:rPr>
          <w:delText xml:space="preserve"> </w:delText>
        </w:r>
      </w:del>
      <w:r w:rsidRPr="00944672">
        <w:rPr>
          <w:rFonts w:ascii="Arial" w:hAnsi="Arial" w:cs="Arial"/>
          <w:sz w:val="24"/>
          <w:szCs w:val="24"/>
        </w:rPr>
        <w:t xml:space="preserve">Platte mit Jakobsmuschel, Garnelen und Königskrabbe. Bitte Sambal extra. Für den Hauptgang: Da die </w:t>
      </w:r>
      <w:r w:rsidRPr="00944672">
        <w:rPr>
          <w:rFonts w:ascii="Arial" w:hAnsi="Arial" w:cs="Arial"/>
          <w:noProof/>
          <w:sz w:val="24"/>
          <w:szCs w:val="24"/>
        </w:rPr>
        <w:t>Satays</w:t>
      </w:r>
      <w:r w:rsidRPr="00944672">
        <w:rPr>
          <w:rFonts w:ascii="Arial" w:hAnsi="Arial" w:cs="Arial"/>
          <w:sz w:val="24"/>
          <w:szCs w:val="24"/>
        </w:rPr>
        <w:t xml:space="preserve"> schon vom Huhn sind, verzichte ich auf die Empfehlung des Tages und entscheide mich für die malaiischen Spezialitäten</w:t>
      </w:r>
      <w:ins w:id="2375" w:author="Lektorat Bauer" w:date="2025-02-27T19:18:00Z" w16du:dateUtc="2025-02-27T18:18:00Z">
        <w:r w:rsidR="00721213">
          <w:rPr>
            <w:rFonts w:ascii="Arial" w:hAnsi="Arial" w:cs="Arial"/>
            <w:sz w:val="24"/>
            <w:szCs w:val="24"/>
          </w:rPr>
          <w:t>,</w:t>
        </w:r>
      </w:ins>
      <w:r w:rsidRPr="00944672">
        <w:rPr>
          <w:rFonts w:ascii="Arial" w:hAnsi="Arial" w:cs="Arial"/>
          <w:sz w:val="24"/>
          <w:szCs w:val="24"/>
        </w:rPr>
        <w:t xml:space="preserve"> also </w:t>
      </w:r>
      <w:r w:rsidRPr="00944672">
        <w:rPr>
          <w:rFonts w:ascii="Arial" w:hAnsi="Arial" w:cs="Arial"/>
          <w:noProof/>
          <w:sz w:val="24"/>
          <w:szCs w:val="24"/>
        </w:rPr>
        <w:t>Asam</w:t>
      </w:r>
      <w:r w:rsidRPr="00944672">
        <w:rPr>
          <w:rFonts w:ascii="Arial" w:hAnsi="Arial" w:cs="Arial"/>
          <w:sz w:val="24"/>
          <w:szCs w:val="24"/>
        </w:rPr>
        <w:t xml:space="preserve"> </w:t>
      </w:r>
      <w:r w:rsidRPr="00944672">
        <w:rPr>
          <w:rFonts w:ascii="Arial" w:hAnsi="Arial" w:cs="Arial"/>
          <w:noProof/>
          <w:sz w:val="24"/>
          <w:szCs w:val="24"/>
        </w:rPr>
        <w:t>Pedas</w:t>
      </w:r>
      <w:r w:rsidRPr="00944672">
        <w:rPr>
          <w:rFonts w:ascii="Arial" w:hAnsi="Arial" w:cs="Arial"/>
          <w:sz w:val="24"/>
          <w:szCs w:val="24"/>
        </w:rPr>
        <w:t xml:space="preserve"> </w:t>
      </w:r>
      <w:r w:rsidRPr="00944672">
        <w:rPr>
          <w:rFonts w:ascii="Arial" w:hAnsi="Arial" w:cs="Arial"/>
          <w:noProof/>
          <w:sz w:val="24"/>
          <w:szCs w:val="24"/>
        </w:rPr>
        <w:t>Rusuk</w:t>
      </w:r>
      <w:r w:rsidRPr="00944672">
        <w:rPr>
          <w:rFonts w:ascii="Arial" w:hAnsi="Arial" w:cs="Arial"/>
          <w:sz w:val="24"/>
          <w:szCs w:val="24"/>
        </w:rPr>
        <w:t xml:space="preserve"> </w:t>
      </w:r>
      <w:r w:rsidRPr="00944672">
        <w:rPr>
          <w:rFonts w:ascii="Arial" w:hAnsi="Arial" w:cs="Arial"/>
          <w:noProof/>
          <w:sz w:val="24"/>
          <w:szCs w:val="24"/>
        </w:rPr>
        <w:t>Lembu</w:t>
      </w:r>
      <w:ins w:id="2376" w:author="Lektorat Bauer" w:date="2025-02-27T19:18:00Z" w16du:dateUtc="2025-02-27T18:18:00Z">
        <w:r w:rsidR="00721213">
          <w:rPr>
            <w:rFonts w:ascii="Arial" w:hAnsi="Arial" w:cs="Arial"/>
            <w:noProof/>
            <w:sz w:val="24"/>
            <w:szCs w:val="24"/>
          </w:rPr>
          <w:t>.</w:t>
        </w:r>
      </w:ins>
      <w:del w:id="2377" w:author="Lektorat Bauer" w:date="2025-02-27T19:18:00Z" w16du:dateUtc="2025-02-27T18:18:00Z">
        <w:r w:rsidRPr="00944672" w:rsidDel="00721213">
          <w:rPr>
            <w:rFonts w:ascii="Arial" w:hAnsi="Arial" w:cs="Arial"/>
            <w:sz w:val="24"/>
            <w:szCs w:val="24"/>
          </w:rPr>
          <w:delText xml:space="preserve"> (</w:delText>
        </w:r>
        <w:commentRangeStart w:id="2378"/>
        <w:r w:rsidRPr="00944672" w:rsidDel="00721213">
          <w:rPr>
            <w:rFonts w:ascii="Arial" w:hAnsi="Arial" w:cs="Arial"/>
            <w:sz w:val="24"/>
            <w:szCs w:val="24"/>
          </w:rPr>
          <w:delText>langsam gekochte Rinderrippe mit malaiischer scharf-saurer Soße</w:delText>
        </w:r>
      </w:del>
      <w:commentRangeEnd w:id="2378"/>
      <w:r w:rsidR="00721213">
        <w:rPr>
          <w:rStyle w:val="Kommentarzeichen"/>
        </w:rPr>
        <w:commentReference w:id="2378"/>
      </w:r>
      <w:del w:id="2379" w:author="Lektorat Bauer" w:date="2025-02-27T19:18:00Z" w16du:dateUtc="2025-02-27T18:18:00Z">
        <w:r w:rsidRPr="00944672" w:rsidDel="00721213">
          <w:rPr>
            <w:rFonts w:ascii="Arial" w:hAnsi="Arial" w:cs="Arial"/>
            <w:sz w:val="24"/>
            <w:szCs w:val="24"/>
          </w:rPr>
          <w:delText xml:space="preserve">. </w:delText>
        </w:r>
      </w:del>
      <w:r w:rsidRPr="00944672">
        <w:rPr>
          <w:rFonts w:ascii="Arial" w:hAnsi="Arial" w:cs="Arial"/>
          <w:sz w:val="24"/>
          <w:szCs w:val="24"/>
        </w:rPr>
        <w:t>Zum Nachtisch bitte die Käseauswahl vom Wagen.“ Sissy hatte mitgeschrieben</w:t>
      </w:r>
      <w:ins w:id="2380" w:author="Lektorat Bauer" w:date="2025-02-27T19:19:00Z" w16du:dateUtc="2025-02-27T18:19:00Z">
        <w:r w:rsidR="00721213">
          <w:rPr>
            <w:rFonts w:ascii="Arial" w:hAnsi="Arial" w:cs="Arial"/>
            <w:sz w:val="24"/>
            <w:szCs w:val="24"/>
          </w:rPr>
          <w:t>.</w:t>
        </w:r>
      </w:ins>
      <w:r w:rsidRPr="00944672">
        <w:rPr>
          <w:rFonts w:ascii="Arial" w:hAnsi="Arial" w:cs="Arial"/>
          <w:sz w:val="24"/>
          <w:szCs w:val="24"/>
        </w:rPr>
        <w:t xml:space="preserve"> </w:t>
      </w:r>
      <w:del w:id="2381" w:author="Lektorat Bauer" w:date="2025-02-27T19:19:00Z" w16du:dateUtc="2025-02-27T18:19:00Z">
        <w:r w:rsidRPr="00944672" w:rsidDel="00721213">
          <w:rPr>
            <w:rFonts w:ascii="Arial" w:hAnsi="Arial" w:cs="Arial"/>
            <w:sz w:val="24"/>
            <w:szCs w:val="24"/>
          </w:rPr>
          <w:delText xml:space="preserve">und </w:delText>
        </w:r>
      </w:del>
      <w:ins w:id="2382" w:author="Lektorat Bauer" w:date="2025-02-27T19:19:00Z" w16du:dateUtc="2025-02-27T18:19:00Z">
        <w:r w:rsidR="00721213">
          <w:rPr>
            <w:rFonts w:ascii="Arial" w:hAnsi="Arial" w:cs="Arial"/>
            <w:sz w:val="24"/>
            <w:szCs w:val="24"/>
          </w:rPr>
          <w:t>Sie</w:t>
        </w:r>
        <w:r w:rsidR="00721213" w:rsidRPr="00944672">
          <w:rPr>
            <w:rFonts w:ascii="Arial" w:hAnsi="Arial" w:cs="Arial"/>
            <w:sz w:val="24"/>
            <w:szCs w:val="24"/>
          </w:rPr>
          <w:t xml:space="preserve"> </w:t>
        </w:r>
      </w:ins>
      <w:r w:rsidRPr="00944672">
        <w:rPr>
          <w:rFonts w:ascii="Arial" w:hAnsi="Arial" w:cs="Arial"/>
          <w:sz w:val="24"/>
          <w:szCs w:val="24"/>
        </w:rPr>
        <w:t xml:space="preserve">bedankte sich und </w:t>
      </w:r>
      <w:r w:rsidRPr="00944672">
        <w:rPr>
          <w:rFonts w:ascii="Arial" w:hAnsi="Arial" w:cs="Arial"/>
          <w:sz w:val="24"/>
          <w:szCs w:val="24"/>
        </w:rPr>
        <w:lastRenderedPageBreak/>
        <w:t>fragte: „Nun da wir in der Luft sind, darf ich Ihnen einen Champagner servieren?“ Stan nahm dankend an und freute sich auf die nächsten Stunden.</w:t>
      </w:r>
    </w:p>
    <w:p w14:paraId="0B89D4E7"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41B954DF"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noProof/>
          <w:sz w:val="24"/>
          <w:szCs w:val="24"/>
        </w:rPr>
        <w:t>***</w:t>
      </w:r>
    </w:p>
    <w:p w14:paraId="7DF9B644"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6FD244F0"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commentRangeStart w:id="2383"/>
      <w:commentRangeEnd w:id="2383"/>
      <w:r w:rsidRPr="00944672">
        <w:rPr>
          <w:rFonts w:ascii="Arial" w:hAnsi="Arial" w:cs="Arial"/>
          <w:sz w:val="24"/>
          <w:szCs w:val="24"/>
        </w:rPr>
        <w:commentReference w:id="2383"/>
      </w:r>
      <w:r w:rsidRPr="00944672">
        <w:rPr>
          <w:rFonts w:ascii="Arial" w:hAnsi="Arial" w:cs="Arial"/>
          <w:b/>
          <w:bCs/>
          <w:sz w:val="24"/>
          <w:szCs w:val="24"/>
        </w:rPr>
        <w:t>&gt;&gt;&gt; Kuala Lumpur 06.03.2014, morgens zwischen 04:00 Uhr und 06:00 Uhr &lt;&lt;&lt;</w:t>
      </w:r>
    </w:p>
    <w:p w14:paraId="70AB9D4D"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04:00 Uhr morgens, im Wald zwischen Flughafen Kuala Lumpur und dem Sepang Race Circuit.</w:t>
      </w:r>
    </w:p>
    <w:p w14:paraId="02BE8564" w14:textId="3E6D012B"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„K7 an alle, hier tut sich etwas“</w:t>
      </w:r>
      <w:ins w:id="2384" w:author="Lektorat Bauer" w:date="2025-02-27T19:19:00Z" w16du:dateUtc="2025-02-27T18:19:00Z">
        <w:r w:rsidR="00721213">
          <w:rPr>
            <w:rFonts w:ascii="Arial" w:hAnsi="Arial" w:cs="Arial"/>
            <w:sz w:val="24"/>
            <w:szCs w:val="24"/>
          </w:rPr>
          <w:t xml:space="preserve"> –</w:t>
        </w:r>
      </w:ins>
      <w:r w:rsidRPr="00944672">
        <w:rPr>
          <w:rFonts w:ascii="Arial" w:hAnsi="Arial" w:cs="Arial"/>
          <w:sz w:val="24"/>
          <w:szCs w:val="24"/>
        </w:rPr>
        <w:t xml:space="preserve"> „K2 hört</w:t>
      </w:r>
      <w:del w:id="2385" w:author="Lektorat Bauer" w:date="2025-02-27T19:19:00Z" w16du:dateUtc="2025-02-27T18:19:00Z">
        <w:r w:rsidRPr="00944672" w:rsidDel="00721213">
          <w:rPr>
            <w:rFonts w:ascii="Arial" w:hAnsi="Arial" w:cs="Arial"/>
            <w:sz w:val="24"/>
            <w:szCs w:val="24"/>
          </w:rPr>
          <w:delText>.</w:delText>
        </w:r>
      </w:del>
      <w:r w:rsidRPr="00944672">
        <w:rPr>
          <w:rFonts w:ascii="Arial" w:hAnsi="Arial" w:cs="Arial"/>
          <w:sz w:val="24"/>
          <w:szCs w:val="24"/>
        </w:rPr>
        <w:t>“</w:t>
      </w:r>
      <w:ins w:id="2386" w:author="Lektorat Bauer" w:date="2025-02-27T19:19:00Z" w16du:dateUtc="2025-02-27T18:19:00Z">
        <w:r w:rsidR="00721213">
          <w:rPr>
            <w:rFonts w:ascii="Arial" w:hAnsi="Arial" w:cs="Arial"/>
            <w:sz w:val="24"/>
            <w:szCs w:val="24"/>
          </w:rPr>
          <w:t>,</w:t>
        </w:r>
      </w:ins>
      <w:r w:rsidRPr="00944672">
        <w:rPr>
          <w:rFonts w:ascii="Arial" w:hAnsi="Arial" w:cs="Arial"/>
          <w:sz w:val="24"/>
          <w:szCs w:val="24"/>
        </w:rPr>
        <w:t xml:space="preserve"> </w:t>
      </w:r>
      <w:ins w:id="2387" w:author="Lektorat Bauer" w:date="2025-02-27T19:19:00Z" w16du:dateUtc="2025-02-27T18:19:00Z">
        <w:r w:rsidR="00721213">
          <w:rPr>
            <w:rFonts w:ascii="Arial" w:hAnsi="Arial" w:cs="Arial"/>
            <w:sz w:val="24"/>
            <w:szCs w:val="24"/>
          </w:rPr>
          <w:t>a</w:t>
        </w:r>
      </w:ins>
      <w:del w:id="2388" w:author="Lektorat Bauer" w:date="2025-02-27T19:19:00Z" w16du:dateUtc="2025-02-27T18:19:00Z">
        <w:r w:rsidRPr="00944672" w:rsidDel="00721213">
          <w:rPr>
            <w:rFonts w:ascii="Arial" w:hAnsi="Arial" w:cs="Arial"/>
            <w:sz w:val="24"/>
            <w:szCs w:val="24"/>
          </w:rPr>
          <w:delText>A</w:delText>
        </w:r>
      </w:del>
      <w:r w:rsidRPr="00944672">
        <w:rPr>
          <w:rFonts w:ascii="Arial" w:hAnsi="Arial" w:cs="Arial"/>
          <w:sz w:val="24"/>
          <w:szCs w:val="24"/>
        </w:rPr>
        <w:t xml:space="preserve">ntwortete Satria, die auf </w:t>
      </w:r>
      <w:del w:id="2389" w:author="Lektorat Bauer" w:date="2025-02-27T19:19:00Z" w16du:dateUtc="2025-02-27T18:19:00Z">
        <w:r w:rsidRPr="00944672" w:rsidDel="00721213">
          <w:rPr>
            <w:rFonts w:ascii="Arial" w:hAnsi="Arial" w:cs="Arial"/>
            <w:sz w:val="24"/>
            <w:szCs w:val="24"/>
          </w:rPr>
          <w:delText xml:space="preserve">Ihre </w:delText>
        </w:r>
      </w:del>
      <w:ins w:id="2390" w:author="Lektorat Bauer" w:date="2025-02-27T19:19:00Z" w16du:dateUtc="2025-02-27T18:19:00Z">
        <w:r w:rsidR="00721213">
          <w:rPr>
            <w:rFonts w:ascii="Arial" w:hAnsi="Arial" w:cs="Arial"/>
            <w:sz w:val="24"/>
            <w:szCs w:val="24"/>
          </w:rPr>
          <w:t>ihrer</w:t>
        </w:r>
        <w:r w:rsidR="00721213" w:rsidRPr="00944672">
          <w:rPr>
            <w:rFonts w:ascii="Arial" w:hAnsi="Arial" w:cs="Arial"/>
            <w:sz w:val="24"/>
            <w:szCs w:val="24"/>
          </w:rPr>
          <w:t xml:space="preserve"> </w:t>
        </w:r>
      </w:ins>
      <w:r w:rsidRPr="00944672">
        <w:rPr>
          <w:rFonts w:ascii="Arial" w:hAnsi="Arial" w:cs="Arial"/>
          <w:sz w:val="24"/>
          <w:szCs w:val="24"/>
        </w:rPr>
        <w:t>Position lag und den</w:t>
      </w:r>
      <w:del w:id="2391" w:author="Lektorat Bauer" w:date="2025-02-27T19:19:00Z" w16du:dateUtc="2025-02-27T18:19:00Z">
        <w:r w:rsidRPr="00944672" w:rsidDel="00721213">
          <w:rPr>
            <w:rFonts w:ascii="Arial" w:hAnsi="Arial" w:cs="Arial"/>
            <w:sz w:val="24"/>
            <w:szCs w:val="24"/>
          </w:rPr>
          <w:delText>,</w:delText>
        </w:r>
      </w:del>
      <w:r w:rsidRPr="00944672">
        <w:rPr>
          <w:rFonts w:ascii="Arial" w:hAnsi="Arial" w:cs="Arial"/>
          <w:sz w:val="24"/>
          <w:szCs w:val="24"/>
        </w:rPr>
        <w:t xml:space="preserve"> von Ihr entdeckten</w:t>
      </w:r>
      <w:del w:id="2392" w:author="Lektorat Bauer" w:date="2025-02-27T19:19:00Z" w16du:dateUtc="2025-02-27T18:19:00Z">
        <w:r w:rsidRPr="00944672" w:rsidDel="00721213">
          <w:rPr>
            <w:rFonts w:ascii="Arial" w:hAnsi="Arial" w:cs="Arial"/>
            <w:sz w:val="24"/>
            <w:szCs w:val="24"/>
          </w:rPr>
          <w:delText>,</w:delText>
        </w:r>
      </w:del>
      <w:r w:rsidRPr="00944672">
        <w:rPr>
          <w:rFonts w:ascii="Arial" w:hAnsi="Arial" w:cs="Arial"/>
          <w:sz w:val="24"/>
          <w:szCs w:val="24"/>
        </w:rPr>
        <w:t xml:space="preserve"> Hinterhalt beobachtete. „K1 hört</w:t>
      </w:r>
      <w:del w:id="2393" w:author="Lektorat Bauer" w:date="2025-02-27T19:19:00Z" w16du:dateUtc="2025-02-27T18:19:00Z">
        <w:r w:rsidRPr="00944672" w:rsidDel="00721213">
          <w:rPr>
            <w:rFonts w:ascii="Arial" w:hAnsi="Arial" w:cs="Arial"/>
            <w:sz w:val="24"/>
            <w:szCs w:val="24"/>
          </w:rPr>
          <w:delText>.</w:delText>
        </w:r>
      </w:del>
      <w:ins w:id="2394" w:author="Lektorat Bauer" w:date="2025-02-27T19:19:00Z" w16du:dateUtc="2025-02-27T18:19:00Z">
        <w:r w:rsidR="00721213">
          <w:rPr>
            <w:rFonts w:ascii="Arial" w:hAnsi="Arial" w:cs="Arial"/>
            <w:sz w:val="24"/>
            <w:szCs w:val="24"/>
          </w:rPr>
          <w:t>,</w:t>
        </w:r>
      </w:ins>
      <w:r w:rsidRPr="00944672">
        <w:rPr>
          <w:rFonts w:ascii="Arial" w:hAnsi="Arial" w:cs="Arial"/>
          <w:sz w:val="24"/>
          <w:szCs w:val="24"/>
        </w:rPr>
        <w:t xml:space="preserve">“ </w:t>
      </w:r>
      <w:ins w:id="2395" w:author="Lektorat Bauer" w:date="2025-02-27T19:19:00Z" w16du:dateUtc="2025-02-27T18:19:00Z">
        <w:r w:rsidR="00721213">
          <w:rPr>
            <w:rFonts w:ascii="Arial" w:hAnsi="Arial" w:cs="Arial"/>
            <w:sz w:val="24"/>
            <w:szCs w:val="24"/>
          </w:rPr>
          <w:t>a</w:t>
        </w:r>
      </w:ins>
      <w:del w:id="2396" w:author="Lektorat Bauer" w:date="2025-02-27T19:19:00Z" w16du:dateUtc="2025-02-27T18:19:00Z">
        <w:r w:rsidRPr="00944672" w:rsidDel="00721213">
          <w:rPr>
            <w:rFonts w:ascii="Arial" w:hAnsi="Arial" w:cs="Arial"/>
            <w:sz w:val="24"/>
            <w:szCs w:val="24"/>
          </w:rPr>
          <w:delText>A</w:delText>
        </w:r>
      </w:del>
      <w:r w:rsidRPr="00944672">
        <w:rPr>
          <w:rFonts w:ascii="Arial" w:hAnsi="Arial" w:cs="Arial"/>
          <w:sz w:val="24"/>
          <w:szCs w:val="24"/>
        </w:rPr>
        <w:t>ntwortete Haziq, der im Lager wache hielt.</w:t>
      </w:r>
    </w:p>
    <w:p w14:paraId="62100EE3" w14:textId="39C43073"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K7 war Muzir Renting, der vor zwei Tagen </w:t>
      </w:r>
      <w:del w:id="2397" w:author="Lektorat Bauer" w:date="2025-02-28T08:07:00Z" w16du:dateUtc="2025-02-28T07:07:00Z">
        <w:r w:rsidRPr="00944672" w:rsidDel="00916392">
          <w:rPr>
            <w:rFonts w:ascii="Arial" w:hAnsi="Arial" w:cs="Arial"/>
            <w:sz w:val="24"/>
            <w:szCs w:val="24"/>
          </w:rPr>
          <w:delText xml:space="preserve">zuhören </w:delText>
        </w:r>
      </w:del>
      <w:ins w:id="2398" w:author="Lektorat Bauer" w:date="2025-02-28T08:07:00Z" w16du:dateUtc="2025-02-28T07:07:00Z">
        <w:r w:rsidR="00916392">
          <w:rPr>
            <w:rFonts w:ascii="Arial" w:hAnsi="Arial" w:cs="Arial"/>
            <w:sz w:val="24"/>
            <w:szCs w:val="24"/>
          </w:rPr>
          <w:t>mit anhören</w:t>
        </w:r>
        <w:r w:rsidR="00916392" w:rsidRPr="00944672">
          <w:rPr>
            <w:rFonts w:ascii="Arial" w:hAnsi="Arial" w:cs="Arial"/>
            <w:sz w:val="24"/>
            <w:szCs w:val="24"/>
          </w:rPr>
          <w:t xml:space="preserve"> </w:t>
        </w:r>
      </w:ins>
      <w:r w:rsidRPr="00944672">
        <w:rPr>
          <w:rFonts w:ascii="Arial" w:hAnsi="Arial" w:cs="Arial"/>
          <w:sz w:val="24"/>
          <w:szCs w:val="24"/>
        </w:rPr>
        <w:t>musste</w:t>
      </w:r>
      <w:ins w:id="2399" w:author="Lektorat Bauer" w:date="2025-02-28T08:07:00Z" w16du:dateUtc="2025-02-28T07:07:00Z">
        <w:r w:rsidR="00916392">
          <w:rPr>
            <w:rFonts w:ascii="Arial" w:hAnsi="Arial" w:cs="Arial"/>
            <w:sz w:val="24"/>
            <w:szCs w:val="24"/>
          </w:rPr>
          <w:t>,</w:t>
        </w:r>
      </w:ins>
      <w:r w:rsidRPr="00944672">
        <w:rPr>
          <w:rFonts w:ascii="Arial" w:hAnsi="Arial" w:cs="Arial"/>
          <w:sz w:val="24"/>
          <w:szCs w:val="24"/>
        </w:rPr>
        <w:t xml:space="preserve"> wi</w:t>
      </w:r>
      <w:ins w:id="2400" w:author="Lektorat Bauer" w:date="2025-02-28T08:07:00Z" w16du:dateUtc="2025-02-28T07:07:00Z">
        <w:r w:rsidR="00916392">
          <w:rPr>
            <w:rFonts w:ascii="Arial" w:hAnsi="Arial" w:cs="Arial"/>
            <w:sz w:val="24"/>
            <w:szCs w:val="24"/>
          </w:rPr>
          <w:t>e</w:t>
        </w:r>
      </w:ins>
      <w:del w:id="2401" w:author="Lektorat Bauer" w:date="2025-02-28T08:07:00Z" w16du:dateUtc="2025-02-28T07:07:00Z">
        <w:r w:rsidRPr="00944672" w:rsidDel="00916392">
          <w:rPr>
            <w:rFonts w:ascii="Arial" w:hAnsi="Arial" w:cs="Arial"/>
            <w:sz w:val="24"/>
            <w:szCs w:val="24"/>
          </w:rPr>
          <w:delText>r</w:delText>
        </w:r>
      </w:del>
      <w:r w:rsidRPr="00944672">
        <w:rPr>
          <w:rFonts w:ascii="Arial" w:hAnsi="Arial" w:cs="Arial"/>
          <w:sz w:val="24"/>
          <w:szCs w:val="24"/>
        </w:rPr>
        <w:t xml:space="preserve"> sein Kollege und Freund, Saisang Sudaya, einem Attentat zum Opfer fiel. Muzir </w:t>
      </w:r>
      <w:del w:id="2402" w:author="Lektorat Bauer" w:date="2025-02-28T08:07:00Z" w16du:dateUtc="2025-02-28T07:07:00Z">
        <w:r w:rsidRPr="00944672" w:rsidDel="00531DAD">
          <w:rPr>
            <w:rFonts w:ascii="Arial" w:hAnsi="Arial" w:cs="Arial"/>
            <w:sz w:val="24"/>
            <w:szCs w:val="24"/>
          </w:rPr>
          <w:delText xml:space="preserve">war </w:delText>
        </w:r>
      </w:del>
      <w:ins w:id="2403" w:author="Lektorat Bauer" w:date="2025-02-28T08:07:00Z" w16du:dateUtc="2025-02-28T07:07:00Z">
        <w:r w:rsidR="00531DAD">
          <w:rPr>
            <w:rFonts w:ascii="Arial" w:hAnsi="Arial" w:cs="Arial"/>
            <w:sz w:val="24"/>
            <w:szCs w:val="24"/>
          </w:rPr>
          <w:t>hatte</w:t>
        </w:r>
        <w:r w:rsidR="00531DAD" w:rsidRPr="00944672">
          <w:rPr>
            <w:rFonts w:ascii="Arial" w:hAnsi="Arial" w:cs="Arial"/>
            <w:sz w:val="24"/>
            <w:szCs w:val="24"/>
          </w:rPr>
          <w:t xml:space="preserve"> </w:t>
        </w:r>
      </w:ins>
      <w:r w:rsidRPr="00944672">
        <w:rPr>
          <w:rFonts w:ascii="Arial" w:hAnsi="Arial" w:cs="Arial"/>
          <w:sz w:val="24"/>
          <w:szCs w:val="24"/>
        </w:rPr>
        <w:t>diagonal auf der anderen Seite der Kreuzung</w:t>
      </w:r>
      <w:ins w:id="2404" w:author="Lektorat Bauer" w:date="2025-02-28T08:07:00Z" w16du:dateUtc="2025-02-28T07:07:00Z">
        <w:r w:rsidR="00531DAD">
          <w:rPr>
            <w:rFonts w:ascii="Arial" w:hAnsi="Arial" w:cs="Arial"/>
            <w:sz w:val="24"/>
            <w:szCs w:val="24"/>
          </w:rPr>
          <w:t xml:space="preserve"> Position </w:t>
        </w:r>
        <w:commentRangeStart w:id="2405"/>
        <w:r w:rsidR="00531DAD">
          <w:rPr>
            <w:rFonts w:ascii="Arial" w:hAnsi="Arial" w:cs="Arial"/>
            <w:sz w:val="24"/>
            <w:szCs w:val="24"/>
          </w:rPr>
          <w:t>bezogen</w:t>
        </w:r>
        <w:commentRangeEnd w:id="2405"/>
        <w:r w:rsidR="00531DAD">
          <w:rPr>
            <w:rStyle w:val="Kommentarzeichen"/>
          </w:rPr>
          <w:commentReference w:id="2405"/>
        </w:r>
      </w:ins>
      <w:r w:rsidRPr="00944672">
        <w:rPr>
          <w:rFonts w:ascii="Arial" w:hAnsi="Arial" w:cs="Arial"/>
          <w:sz w:val="24"/>
          <w:szCs w:val="24"/>
        </w:rPr>
        <w:t>, so das</w:t>
      </w:r>
      <w:ins w:id="2406" w:author="Lektorat Bauer" w:date="2025-02-28T08:07:00Z" w16du:dateUtc="2025-02-28T07:07:00Z">
        <w:r w:rsidR="00531DAD">
          <w:rPr>
            <w:rFonts w:ascii="Arial" w:hAnsi="Arial" w:cs="Arial"/>
            <w:sz w:val="24"/>
            <w:szCs w:val="24"/>
          </w:rPr>
          <w:t>s</w:t>
        </w:r>
      </w:ins>
      <w:r w:rsidRPr="00944672">
        <w:rPr>
          <w:rFonts w:ascii="Arial" w:hAnsi="Arial" w:cs="Arial"/>
          <w:sz w:val="24"/>
          <w:szCs w:val="24"/>
        </w:rPr>
        <w:t xml:space="preserve"> sowohl Satria und er</w:t>
      </w:r>
      <w:del w:id="2407" w:author="Lektorat Bauer" w:date="2025-02-28T08:08:00Z" w16du:dateUtc="2025-02-28T07:08:00Z">
        <w:r w:rsidRPr="00944672" w:rsidDel="00531DAD">
          <w:rPr>
            <w:rFonts w:ascii="Arial" w:hAnsi="Arial" w:cs="Arial"/>
            <w:sz w:val="24"/>
            <w:szCs w:val="24"/>
          </w:rPr>
          <w:delText>,</w:delText>
        </w:r>
      </w:del>
      <w:r w:rsidRPr="00944672">
        <w:rPr>
          <w:rFonts w:ascii="Arial" w:hAnsi="Arial" w:cs="Arial"/>
          <w:sz w:val="24"/>
          <w:szCs w:val="24"/>
        </w:rPr>
        <w:t xml:space="preserve"> </w:t>
      </w:r>
      <w:commentRangeStart w:id="2408"/>
      <w:r w:rsidRPr="00944672">
        <w:rPr>
          <w:rFonts w:ascii="Arial" w:hAnsi="Arial" w:cs="Arial"/>
          <w:sz w:val="24"/>
          <w:szCs w:val="24"/>
        </w:rPr>
        <w:t xml:space="preserve">als auch die Attentäter die Kreuzung ins Kreuzfeuer </w:t>
      </w:r>
      <w:commentRangeEnd w:id="2408"/>
      <w:r w:rsidR="00531DAD">
        <w:rPr>
          <w:rStyle w:val="Kommentarzeichen"/>
        </w:rPr>
        <w:commentReference w:id="2408"/>
      </w:r>
      <w:r w:rsidRPr="00944672">
        <w:rPr>
          <w:rFonts w:ascii="Arial" w:hAnsi="Arial" w:cs="Arial"/>
          <w:sz w:val="24"/>
          <w:szCs w:val="24"/>
        </w:rPr>
        <w:t>nehmen konnten.</w:t>
      </w:r>
    </w:p>
    <w:p w14:paraId="1D181833"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„Hier hält wieder der Pick-up der PERHILTAN. Drei Personen. Einer kommt in meine Richtung, der Wagen fährt weiter.“</w:t>
      </w:r>
    </w:p>
    <w:p w14:paraId="40651F10" w14:textId="7BFA264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Ein paar Augenblicke später</w:t>
      </w:r>
      <w:del w:id="2409" w:author="Lektorat Bauer" w:date="2025-02-28T08:08:00Z" w16du:dateUtc="2025-02-28T07:08:00Z">
        <w:r w:rsidRPr="00944672" w:rsidDel="00531DAD">
          <w:rPr>
            <w:rFonts w:ascii="Arial" w:hAnsi="Arial" w:cs="Arial"/>
            <w:sz w:val="24"/>
            <w:szCs w:val="24"/>
          </w:rPr>
          <w:delText>,</w:delText>
        </w:r>
      </w:del>
      <w:r w:rsidRPr="00944672">
        <w:rPr>
          <w:rFonts w:ascii="Arial" w:hAnsi="Arial" w:cs="Arial"/>
          <w:sz w:val="24"/>
          <w:szCs w:val="24"/>
        </w:rPr>
        <w:t xml:space="preserve"> meldete sich Satria</w:t>
      </w:r>
      <w:del w:id="2410" w:author="Lektorat Bauer" w:date="2025-02-28T08:08:00Z" w16du:dateUtc="2025-02-28T07:08:00Z">
        <w:r w:rsidRPr="00944672" w:rsidDel="00531DAD">
          <w:rPr>
            <w:rFonts w:ascii="Arial" w:hAnsi="Arial" w:cs="Arial"/>
            <w:sz w:val="24"/>
            <w:szCs w:val="24"/>
          </w:rPr>
          <w:delText>.</w:delText>
        </w:r>
      </w:del>
      <w:ins w:id="2411" w:author="Lektorat Bauer" w:date="2025-02-28T08:08:00Z" w16du:dateUtc="2025-02-28T07:08:00Z">
        <w:r w:rsidR="00531DAD">
          <w:rPr>
            <w:rFonts w:ascii="Arial" w:hAnsi="Arial" w:cs="Arial"/>
            <w:sz w:val="24"/>
            <w:szCs w:val="24"/>
          </w:rPr>
          <w:t>:</w:t>
        </w:r>
      </w:ins>
      <w:r w:rsidRPr="00944672">
        <w:rPr>
          <w:rFonts w:ascii="Arial" w:hAnsi="Arial" w:cs="Arial"/>
          <w:sz w:val="24"/>
          <w:szCs w:val="24"/>
        </w:rPr>
        <w:t xml:space="preserve"> „Tango, bei mir!“ Und wenig später</w:t>
      </w:r>
      <w:ins w:id="2412" w:author="Lektorat Bauer" w:date="2025-02-28T08:09:00Z" w16du:dateUtc="2025-02-28T07:09:00Z">
        <w:r w:rsidR="00531DAD">
          <w:rPr>
            <w:rFonts w:ascii="Arial" w:hAnsi="Arial" w:cs="Arial"/>
            <w:sz w:val="24"/>
            <w:szCs w:val="24"/>
          </w:rPr>
          <w:t>:</w:t>
        </w:r>
      </w:ins>
      <w:r w:rsidRPr="00944672">
        <w:rPr>
          <w:rFonts w:ascii="Arial" w:hAnsi="Arial" w:cs="Arial"/>
          <w:sz w:val="24"/>
          <w:szCs w:val="24"/>
        </w:rPr>
        <w:t xml:space="preserve"> „</w:t>
      </w:r>
      <w:ins w:id="2413" w:author="Lektorat Bauer" w:date="2025-02-28T08:09:00Z" w16du:dateUtc="2025-02-28T07:09:00Z">
        <w:r w:rsidR="00531DAD">
          <w:rPr>
            <w:rFonts w:ascii="Arial" w:hAnsi="Arial" w:cs="Arial"/>
            <w:sz w:val="24"/>
            <w:szCs w:val="24"/>
          </w:rPr>
          <w:t>M</w:t>
        </w:r>
      </w:ins>
      <w:del w:id="2414" w:author="Lektorat Bauer" w:date="2025-02-28T08:09:00Z" w16du:dateUtc="2025-02-28T07:09:00Z">
        <w:r w:rsidRPr="00944672" w:rsidDel="00531DAD">
          <w:rPr>
            <w:rFonts w:ascii="Arial" w:hAnsi="Arial" w:cs="Arial"/>
            <w:sz w:val="24"/>
            <w:szCs w:val="24"/>
          </w:rPr>
          <w:delText>m</w:delText>
        </w:r>
      </w:del>
      <w:r w:rsidRPr="00944672">
        <w:rPr>
          <w:rFonts w:ascii="Arial" w:hAnsi="Arial" w:cs="Arial"/>
          <w:sz w:val="24"/>
          <w:szCs w:val="24"/>
        </w:rPr>
        <w:t>ein Tango besetzt die hintere Position. Und</w:t>
      </w:r>
      <w:ins w:id="2415" w:author="Lektorat Bauer" w:date="2025-02-28T08:09:00Z" w16du:dateUtc="2025-02-28T07:09:00Z">
        <w:r w:rsidR="00531DAD">
          <w:rPr>
            <w:rFonts w:ascii="Arial" w:hAnsi="Arial" w:cs="Arial"/>
            <w:sz w:val="24"/>
            <w:szCs w:val="24"/>
          </w:rPr>
          <w:t> </w:t>
        </w:r>
      </w:ins>
      <w:r w:rsidRPr="00944672">
        <w:rPr>
          <w:rFonts w:ascii="Arial" w:hAnsi="Arial" w:cs="Arial"/>
          <w:sz w:val="24"/>
          <w:szCs w:val="24"/>
        </w:rPr>
        <w:t>… der hat ein Dragunow!“</w:t>
      </w:r>
      <w:ins w:id="2416" w:author="Lektorat Bauer" w:date="2025-02-28T08:09:00Z" w16du:dateUtc="2025-02-28T07:09:00Z">
        <w:r w:rsidR="00531DAD">
          <w:rPr>
            <w:rFonts w:ascii="Arial" w:hAnsi="Arial" w:cs="Arial"/>
            <w:sz w:val="24"/>
            <w:szCs w:val="24"/>
          </w:rPr>
          <w:t xml:space="preserve"> –</w:t>
        </w:r>
      </w:ins>
      <w:r w:rsidRPr="00944672">
        <w:rPr>
          <w:rFonts w:ascii="Arial" w:hAnsi="Arial" w:cs="Arial"/>
          <w:sz w:val="24"/>
          <w:szCs w:val="24"/>
        </w:rPr>
        <w:t xml:space="preserve"> „K7. Meiner auch! Hintere Position. Dragunow!“ </w:t>
      </w:r>
    </w:p>
    <w:p w14:paraId="02658E0B" w14:textId="7ECAAA9C"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commentRangeStart w:id="2417"/>
      <w:r w:rsidRPr="00944672">
        <w:rPr>
          <w:rFonts w:ascii="Arial" w:hAnsi="Arial" w:cs="Arial"/>
          <w:sz w:val="24"/>
          <w:szCs w:val="24"/>
        </w:rPr>
        <w:t>Wird ein Dragunow</w:t>
      </w:r>
      <w:ins w:id="2418" w:author="Lektorat Bauer" w:date="2025-02-28T08:09:00Z" w16du:dateUtc="2025-02-28T07:09:00Z">
        <w:r w:rsidR="00531DAD">
          <w:rPr>
            <w:rFonts w:ascii="Arial" w:hAnsi="Arial" w:cs="Arial"/>
            <w:sz w:val="24"/>
            <w:szCs w:val="24"/>
          </w:rPr>
          <w:t>-</w:t>
        </w:r>
      </w:ins>
      <w:del w:id="2419" w:author="Lektorat Bauer" w:date="2025-02-28T08:09:00Z" w16du:dateUtc="2025-02-28T07:09:00Z">
        <w:r w:rsidRPr="00944672" w:rsidDel="00531DAD">
          <w:rPr>
            <w:rFonts w:ascii="Arial" w:hAnsi="Arial" w:cs="Arial"/>
            <w:sz w:val="24"/>
            <w:szCs w:val="24"/>
          </w:rPr>
          <w:delText xml:space="preserve"> </w:delText>
        </w:r>
      </w:del>
      <w:r w:rsidRPr="00944672">
        <w:rPr>
          <w:rFonts w:ascii="Arial" w:hAnsi="Arial" w:cs="Arial"/>
          <w:sz w:val="24"/>
          <w:szCs w:val="24"/>
        </w:rPr>
        <w:t xml:space="preserve">Gewehr eingesetzt, </w:t>
      </w:r>
      <w:del w:id="2420" w:author="Lektorat Bauer" w:date="2025-02-28T08:09:00Z" w16du:dateUtc="2025-02-28T07:09:00Z">
        <w:r w:rsidRPr="00944672" w:rsidDel="00531DAD">
          <w:rPr>
            <w:rFonts w:ascii="Arial" w:hAnsi="Arial" w:cs="Arial"/>
            <w:sz w:val="24"/>
            <w:szCs w:val="24"/>
          </w:rPr>
          <w:delText xml:space="preserve">so </w:delText>
        </w:r>
      </w:del>
      <w:r w:rsidRPr="00944672">
        <w:rPr>
          <w:rFonts w:ascii="Arial" w:hAnsi="Arial" w:cs="Arial"/>
          <w:sz w:val="24"/>
          <w:szCs w:val="24"/>
        </w:rPr>
        <w:t>kann davon ausgegangen werden, dass nur auf verhältnismäßig kurze Distanz geschossen werden soll. Die Dragunow wird normalerweise nicht von Einzelkämpfern, sondern von Soldaten in einem Verband eingesetzt. Die Kampfreichweite liegt bei 400 bis 600 Metern. Hieraus lassen sich Schlüsse über das Vorhaben ableiten.</w:t>
      </w:r>
      <w:commentRangeEnd w:id="2417"/>
      <w:r w:rsidR="00531DAD">
        <w:rPr>
          <w:rStyle w:val="Kommentarzeichen"/>
        </w:rPr>
        <w:commentReference w:id="2417"/>
      </w:r>
    </w:p>
    <w:p w14:paraId="0D06FEB0"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„K7: Der Wagen fährt wieder weg</w:t>
      </w:r>
      <w:del w:id="2421" w:author="Lektorat Bauer" w:date="2025-02-28T08:18:00Z" w16du:dateUtc="2025-02-28T07:18:00Z">
        <w:r w:rsidRPr="00944672" w:rsidDel="00A934E6">
          <w:rPr>
            <w:rFonts w:ascii="Arial" w:hAnsi="Arial" w:cs="Arial"/>
            <w:sz w:val="24"/>
            <w:szCs w:val="24"/>
          </w:rPr>
          <w:delText>.</w:delText>
        </w:r>
      </w:del>
      <w:r w:rsidRPr="00944672">
        <w:rPr>
          <w:rFonts w:ascii="Arial" w:hAnsi="Arial" w:cs="Arial"/>
          <w:sz w:val="24"/>
          <w:szCs w:val="24"/>
        </w:rPr>
        <w:t>!“</w:t>
      </w:r>
    </w:p>
    <w:p w14:paraId="60654C60" w14:textId="462B407E"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„K1 an K2. Tia. Vorschläge?“ Haziq, der nur im Lager war, brauchte die Einschätzung seiner Scharfschützin, um die Lage besser einschätzen zu können. „Ich vermute, dass die beiden die Erstschützen ausschalten sollen. Das Schussfeld von hier zur Kreuzung ist nicht sicher genug</w:t>
      </w:r>
      <w:ins w:id="2422" w:author="Lektorat Bauer" w:date="2025-02-28T08:18:00Z" w16du:dateUtc="2025-02-28T07:18:00Z">
        <w:r w:rsidR="00A934E6">
          <w:rPr>
            <w:rFonts w:ascii="Arial" w:hAnsi="Arial" w:cs="Arial"/>
            <w:sz w:val="24"/>
            <w:szCs w:val="24"/>
          </w:rPr>
          <w:t>,</w:t>
        </w:r>
      </w:ins>
      <w:del w:id="2423" w:author="Lektorat Bauer" w:date="2025-02-28T08:18:00Z" w16du:dateUtc="2025-02-28T07:18:00Z">
        <w:r w:rsidRPr="00944672" w:rsidDel="00A934E6">
          <w:rPr>
            <w:rFonts w:ascii="Arial" w:hAnsi="Arial" w:cs="Arial"/>
            <w:sz w:val="24"/>
            <w:szCs w:val="24"/>
          </w:rPr>
          <w:delText>.</w:delText>
        </w:r>
      </w:del>
      <w:r w:rsidRPr="00944672">
        <w:rPr>
          <w:rFonts w:ascii="Arial" w:hAnsi="Arial" w:cs="Arial"/>
          <w:sz w:val="24"/>
          <w:szCs w:val="24"/>
        </w:rPr>
        <w:t>“</w:t>
      </w:r>
      <w:ins w:id="2424" w:author="Lektorat Bauer" w:date="2025-02-28T08:18:00Z" w16du:dateUtc="2025-02-28T07:18:00Z">
        <w:r w:rsidR="00A934E6">
          <w:rPr>
            <w:rFonts w:ascii="Arial" w:hAnsi="Arial" w:cs="Arial"/>
            <w:sz w:val="24"/>
            <w:szCs w:val="24"/>
          </w:rPr>
          <w:t>,</w:t>
        </w:r>
      </w:ins>
      <w:r w:rsidRPr="00944672">
        <w:rPr>
          <w:rFonts w:ascii="Arial" w:hAnsi="Arial" w:cs="Arial"/>
          <w:sz w:val="24"/>
          <w:szCs w:val="24"/>
        </w:rPr>
        <w:t xml:space="preserve"> </w:t>
      </w:r>
      <w:ins w:id="2425" w:author="Lektorat Bauer" w:date="2025-02-28T08:18:00Z" w16du:dateUtc="2025-02-28T07:18:00Z">
        <w:r w:rsidR="00A934E6">
          <w:rPr>
            <w:rFonts w:ascii="Arial" w:hAnsi="Arial" w:cs="Arial"/>
            <w:sz w:val="24"/>
            <w:szCs w:val="24"/>
          </w:rPr>
          <w:t>a</w:t>
        </w:r>
      </w:ins>
      <w:del w:id="2426" w:author="Lektorat Bauer" w:date="2025-02-28T08:18:00Z" w16du:dateUtc="2025-02-28T07:18:00Z">
        <w:r w:rsidRPr="00944672" w:rsidDel="00A934E6">
          <w:rPr>
            <w:rFonts w:ascii="Arial" w:hAnsi="Arial" w:cs="Arial"/>
            <w:sz w:val="24"/>
            <w:szCs w:val="24"/>
          </w:rPr>
          <w:delText>A</w:delText>
        </w:r>
      </w:del>
      <w:r w:rsidRPr="00944672">
        <w:rPr>
          <w:rFonts w:ascii="Arial" w:hAnsi="Arial" w:cs="Arial"/>
          <w:sz w:val="24"/>
          <w:szCs w:val="24"/>
        </w:rPr>
        <w:t xml:space="preserve">ntwortete Satria und Muzir meldete sich über Funk: „Sieht bei mir ähnlich aus.“ </w:t>
      </w:r>
      <w:commentRangeStart w:id="2427"/>
      <w:r w:rsidRPr="00944672">
        <w:rPr>
          <w:rFonts w:ascii="Arial" w:hAnsi="Arial" w:cs="Arial"/>
          <w:sz w:val="24"/>
          <w:szCs w:val="24"/>
        </w:rPr>
        <w:t>Daraufhin meldete sich Haziq</w:t>
      </w:r>
      <w:ins w:id="2428" w:author="Lektorat Bauer" w:date="2025-02-28T08:18:00Z" w16du:dateUtc="2025-02-28T07:18:00Z">
        <w:r w:rsidR="00A934E6">
          <w:rPr>
            <w:rFonts w:ascii="Arial" w:hAnsi="Arial" w:cs="Arial"/>
            <w:sz w:val="24"/>
            <w:szCs w:val="24"/>
          </w:rPr>
          <w:t>:</w:t>
        </w:r>
      </w:ins>
      <w:r w:rsidRPr="00944672">
        <w:rPr>
          <w:rFonts w:ascii="Arial" w:hAnsi="Arial" w:cs="Arial"/>
          <w:sz w:val="24"/>
          <w:szCs w:val="24"/>
        </w:rPr>
        <w:t xml:space="preserve"> </w:t>
      </w:r>
      <w:commentRangeEnd w:id="2427"/>
      <w:r w:rsidR="00A934E6">
        <w:rPr>
          <w:rStyle w:val="Kommentarzeichen"/>
        </w:rPr>
        <w:commentReference w:id="2427"/>
      </w:r>
      <w:r w:rsidRPr="00944672">
        <w:rPr>
          <w:rFonts w:ascii="Arial" w:hAnsi="Arial" w:cs="Arial"/>
          <w:sz w:val="24"/>
          <w:szCs w:val="24"/>
        </w:rPr>
        <w:t>„Ok</w:t>
      </w:r>
      <w:ins w:id="2429" w:author="Lektorat Bauer" w:date="2025-02-28T08:18:00Z" w16du:dateUtc="2025-02-28T07:18:00Z">
        <w:r w:rsidR="00A934E6">
          <w:rPr>
            <w:rFonts w:ascii="Arial" w:hAnsi="Arial" w:cs="Arial"/>
            <w:sz w:val="24"/>
            <w:szCs w:val="24"/>
          </w:rPr>
          <w:t>,</w:t>
        </w:r>
      </w:ins>
      <w:r w:rsidRPr="00944672">
        <w:rPr>
          <w:rFonts w:ascii="Arial" w:hAnsi="Arial" w:cs="Arial"/>
          <w:sz w:val="24"/>
          <w:szCs w:val="24"/>
        </w:rPr>
        <w:t xml:space="preserve"> ich schicke Verstärkung, die kommen </w:t>
      </w:r>
      <w:r w:rsidRPr="00944672">
        <w:rPr>
          <w:rFonts w:ascii="Arial" w:hAnsi="Arial" w:cs="Arial"/>
          <w:sz w:val="24"/>
          <w:szCs w:val="24"/>
        </w:rPr>
        <w:lastRenderedPageBreak/>
        <w:t>von hinten zu Euren Positionen. Es kann nicht mehr lange dauern, bis die Hauptpositionen besetzt werden.“ Zwei Klicks bestätigten.</w:t>
      </w:r>
    </w:p>
    <w:p w14:paraId="292FF6AD"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30172669"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noProof/>
          <w:sz w:val="24"/>
          <w:szCs w:val="24"/>
        </w:rPr>
        <w:t>***</w:t>
      </w:r>
    </w:p>
    <w:p w14:paraId="032962A4" w14:textId="77777777" w:rsidR="00944672" w:rsidRPr="00944672" w:rsidRDefault="00944672" w:rsidP="00623B68">
      <w:pPr>
        <w:autoSpaceDE w:val="0"/>
        <w:autoSpaceDN w:val="0"/>
        <w:adjustRightInd w:val="0"/>
        <w:spacing w:after="0" w:line="360" w:lineRule="auto"/>
        <w:ind w:firstLine="227"/>
        <w:jc w:val="both"/>
        <w:rPr>
          <w:rFonts w:ascii="Arial" w:hAnsi="Arial" w:cs="Arial"/>
          <w:b/>
          <w:bCs/>
          <w:sz w:val="24"/>
          <w:szCs w:val="24"/>
        </w:rPr>
      </w:pPr>
    </w:p>
    <w:p w14:paraId="65B9CE8B"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04:45 Uhr morgens.</w:t>
      </w:r>
    </w:p>
    <w:p w14:paraId="393F969C" w14:textId="77777777" w:rsidR="00A934E6" w:rsidRDefault="00944672" w:rsidP="00623B68">
      <w:pPr>
        <w:autoSpaceDE w:val="0"/>
        <w:autoSpaceDN w:val="0"/>
        <w:adjustRightInd w:val="0"/>
        <w:spacing w:after="0" w:line="360" w:lineRule="auto"/>
        <w:ind w:firstLine="227"/>
        <w:jc w:val="both"/>
        <w:rPr>
          <w:ins w:id="2430" w:author="Lektorat Bauer" w:date="2025-02-28T08:18:00Z" w16du:dateUtc="2025-02-28T07:18:00Z"/>
          <w:rFonts w:ascii="Arial" w:hAnsi="Arial" w:cs="Arial"/>
          <w:sz w:val="24"/>
          <w:szCs w:val="24"/>
        </w:rPr>
      </w:pPr>
      <w:r w:rsidRPr="00944672">
        <w:rPr>
          <w:rFonts w:ascii="Arial" w:hAnsi="Arial" w:cs="Arial"/>
          <w:sz w:val="24"/>
          <w:szCs w:val="24"/>
        </w:rPr>
        <w:t xml:space="preserve">„K8 an K2.“ </w:t>
      </w:r>
    </w:p>
    <w:p w14:paraId="03A2CFA2" w14:textId="77777777" w:rsidR="00A934E6" w:rsidRDefault="00944672" w:rsidP="00623B68">
      <w:pPr>
        <w:autoSpaceDE w:val="0"/>
        <w:autoSpaceDN w:val="0"/>
        <w:adjustRightInd w:val="0"/>
        <w:spacing w:after="0" w:line="360" w:lineRule="auto"/>
        <w:ind w:firstLine="227"/>
        <w:jc w:val="both"/>
        <w:rPr>
          <w:ins w:id="2431" w:author="Lektorat Bauer" w:date="2025-02-28T08:18:00Z" w16du:dateUtc="2025-02-28T07:18:00Z"/>
          <w:rFonts w:ascii="Arial" w:hAnsi="Arial" w:cs="Arial"/>
          <w:sz w:val="24"/>
          <w:szCs w:val="24"/>
        </w:rPr>
      </w:pPr>
      <w:r w:rsidRPr="00944672">
        <w:rPr>
          <w:rFonts w:ascii="Arial" w:hAnsi="Arial" w:cs="Arial"/>
          <w:sz w:val="24"/>
          <w:szCs w:val="24"/>
        </w:rPr>
        <w:t xml:space="preserve">„K8, kommen.“ </w:t>
      </w:r>
    </w:p>
    <w:p w14:paraId="5683E5D9" w14:textId="77777777" w:rsidR="00A934E6" w:rsidRDefault="00944672" w:rsidP="00623B68">
      <w:pPr>
        <w:autoSpaceDE w:val="0"/>
        <w:autoSpaceDN w:val="0"/>
        <w:adjustRightInd w:val="0"/>
        <w:spacing w:after="0" w:line="360" w:lineRule="auto"/>
        <w:ind w:firstLine="227"/>
        <w:jc w:val="both"/>
        <w:rPr>
          <w:ins w:id="2432" w:author="Lektorat Bauer" w:date="2025-02-28T08:18:00Z" w16du:dateUtc="2025-02-28T07:18:00Z"/>
          <w:rFonts w:ascii="Arial" w:hAnsi="Arial" w:cs="Arial"/>
          <w:sz w:val="24"/>
          <w:szCs w:val="24"/>
        </w:rPr>
      </w:pPr>
      <w:r w:rsidRPr="00944672">
        <w:rPr>
          <w:rFonts w:ascii="Arial" w:hAnsi="Arial" w:cs="Arial"/>
          <w:sz w:val="24"/>
          <w:szCs w:val="24"/>
        </w:rPr>
        <w:t xml:space="preserve">„Tia, ich komme jetzt von hinten.“ </w:t>
      </w:r>
    </w:p>
    <w:p w14:paraId="2480B8FA" w14:textId="0AB9BC54" w:rsidR="00A934E6" w:rsidRDefault="00944672" w:rsidP="00623B68">
      <w:pPr>
        <w:autoSpaceDE w:val="0"/>
        <w:autoSpaceDN w:val="0"/>
        <w:adjustRightInd w:val="0"/>
        <w:spacing w:after="0" w:line="360" w:lineRule="auto"/>
        <w:ind w:firstLine="227"/>
        <w:jc w:val="both"/>
        <w:rPr>
          <w:ins w:id="2433" w:author="Lektorat Bauer" w:date="2025-02-28T08:18:00Z" w16du:dateUtc="2025-02-28T07:18:00Z"/>
          <w:rFonts w:ascii="Arial" w:hAnsi="Arial" w:cs="Arial"/>
          <w:sz w:val="24"/>
          <w:szCs w:val="24"/>
        </w:rPr>
      </w:pPr>
      <w:r w:rsidRPr="00944672">
        <w:rPr>
          <w:rFonts w:ascii="Arial" w:hAnsi="Arial" w:cs="Arial"/>
          <w:sz w:val="24"/>
          <w:szCs w:val="24"/>
        </w:rPr>
        <w:t>„Ich hatte dich schon gehört</w:t>
      </w:r>
      <w:ins w:id="2434" w:author="Lektorat Bauer" w:date="2025-02-28T08:18:00Z" w16du:dateUtc="2025-02-28T07:18:00Z">
        <w:r w:rsidR="00A934E6">
          <w:rPr>
            <w:rFonts w:ascii="Arial" w:hAnsi="Arial" w:cs="Arial"/>
            <w:sz w:val="24"/>
            <w:szCs w:val="24"/>
          </w:rPr>
          <w:t> </w:t>
        </w:r>
      </w:ins>
      <w:r w:rsidRPr="00944672">
        <w:rPr>
          <w:rFonts w:ascii="Arial" w:hAnsi="Arial" w:cs="Arial"/>
          <w:sz w:val="24"/>
          <w:szCs w:val="24"/>
        </w:rPr>
        <w:t xml:space="preserve">…“ </w:t>
      </w:r>
    </w:p>
    <w:p w14:paraId="2435A7B5" w14:textId="64978972"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„K9 an K7. Bin auch gleich bei Dir.“</w:t>
      </w:r>
    </w:p>
    <w:p w14:paraId="396F82E0" w14:textId="63F376C2"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Tia wartete auf ihren Kollegen Sioh Tan, der sich hinter dem Kürzel K8 verbarg. </w:t>
      </w:r>
      <w:commentRangeStart w:id="2435"/>
      <w:r w:rsidRPr="00944672">
        <w:rPr>
          <w:rFonts w:ascii="Arial" w:hAnsi="Arial" w:cs="Arial"/>
          <w:sz w:val="24"/>
          <w:szCs w:val="24"/>
        </w:rPr>
        <w:t>„Hallo Sioh, schön das Du hier bist.“ Lächelte Tia ihren Kollegen an.</w:t>
      </w:r>
      <w:commentRangeEnd w:id="2435"/>
      <w:r w:rsidR="00A934E6">
        <w:rPr>
          <w:rStyle w:val="Kommentarzeichen"/>
        </w:rPr>
        <w:commentReference w:id="2435"/>
      </w:r>
      <w:r w:rsidRPr="00944672">
        <w:rPr>
          <w:rFonts w:ascii="Arial" w:hAnsi="Arial" w:cs="Arial"/>
          <w:sz w:val="24"/>
          <w:szCs w:val="24"/>
        </w:rPr>
        <w:t xml:space="preserve"> „Vorschlag</w:t>
      </w:r>
      <w:ins w:id="2436" w:author="Lektorat Bauer" w:date="2025-02-28T08:19:00Z" w16du:dateUtc="2025-02-28T07:19:00Z">
        <w:r w:rsidR="00A934E6">
          <w:rPr>
            <w:rFonts w:ascii="Arial" w:hAnsi="Arial" w:cs="Arial"/>
            <w:sz w:val="24"/>
            <w:szCs w:val="24"/>
          </w:rPr>
          <w:t>:</w:t>
        </w:r>
      </w:ins>
      <w:del w:id="2437" w:author="Lektorat Bauer" w:date="2025-02-28T08:19:00Z" w16du:dateUtc="2025-02-28T07:19:00Z">
        <w:r w:rsidRPr="00944672" w:rsidDel="00A934E6">
          <w:rPr>
            <w:rFonts w:ascii="Arial" w:hAnsi="Arial" w:cs="Arial"/>
            <w:sz w:val="24"/>
            <w:szCs w:val="24"/>
          </w:rPr>
          <w:delText>.</w:delText>
        </w:r>
      </w:del>
      <w:r w:rsidRPr="00944672">
        <w:rPr>
          <w:rFonts w:ascii="Arial" w:hAnsi="Arial" w:cs="Arial"/>
          <w:sz w:val="24"/>
          <w:szCs w:val="24"/>
        </w:rPr>
        <w:t xml:space="preserve"> Ich habe den hinteren Schützen gut im Blick. Daher schlage ich vor, dass Du weiter Richtung Straße gehst. Mit mir in einer Linie. C</w:t>
      </w:r>
      <w:ins w:id="2438" w:author="Lektorat Bauer" w:date="2025-02-28T08:19:00Z" w16du:dateUtc="2025-02-28T07:19:00Z">
        <w:r w:rsidR="00A934E6">
          <w:rPr>
            <w:rFonts w:ascii="Arial" w:hAnsi="Arial" w:cs="Arial"/>
            <w:sz w:val="24"/>
            <w:szCs w:val="24"/>
          </w:rPr>
          <w:t>irca</w:t>
        </w:r>
      </w:ins>
      <w:del w:id="2439" w:author="Lektorat Bauer" w:date="2025-02-28T08:19:00Z" w16du:dateUtc="2025-02-28T07:19:00Z">
        <w:r w:rsidRPr="00944672" w:rsidDel="00A934E6">
          <w:rPr>
            <w:rFonts w:ascii="Arial" w:hAnsi="Arial" w:cs="Arial"/>
            <w:sz w:val="24"/>
            <w:szCs w:val="24"/>
          </w:rPr>
          <w:delText>a.</w:delText>
        </w:r>
      </w:del>
      <w:r w:rsidRPr="00944672">
        <w:rPr>
          <w:rFonts w:ascii="Arial" w:hAnsi="Arial" w:cs="Arial"/>
          <w:sz w:val="24"/>
          <w:szCs w:val="24"/>
        </w:rPr>
        <w:t xml:space="preserve"> 60 Meter, hinter dem flachen Busch, aber bleib</w:t>
      </w:r>
      <w:del w:id="2440" w:author="Lektorat Bauer" w:date="2025-02-28T08:19:00Z" w16du:dateUtc="2025-02-28T07:19:00Z">
        <w:r w:rsidRPr="00944672" w:rsidDel="00A934E6">
          <w:rPr>
            <w:rFonts w:ascii="Arial" w:hAnsi="Arial" w:cs="Arial"/>
            <w:sz w:val="24"/>
            <w:szCs w:val="24"/>
          </w:rPr>
          <w:delText>e</w:delText>
        </w:r>
      </w:del>
      <w:r w:rsidRPr="00944672">
        <w:rPr>
          <w:rFonts w:ascii="Arial" w:hAnsi="Arial" w:cs="Arial"/>
          <w:sz w:val="24"/>
          <w:szCs w:val="24"/>
        </w:rPr>
        <w:t xml:space="preserve"> unten!“ </w:t>
      </w:r>
      <w:commentRangeStart w:id="2441"/>
      <w:r w:rsidRPr="00944672">
        <w:rPr>
          <w:rFonts w:ascii="Arial" w:hAnsi="Arial" w:cs="Arial"/>
          <w:sz w:val="24"/>
          <w:szCs w:val="24"/>
        </w:rPr>
        <w:t>Satria</w:t>
      </w:r>
      <w:commentRangeEnd w:id="2441"/>
      <w:r w:rsidR="00A934E6">
        <w:rPr>
          <w:rStyle w:val="Kommentarzeichen"/>
        </w:rPr>
        <w:commentReference w:id="2441"/>
      </w:r>
      <w:r w:rsidRPr="00944672">
        <w:rPr>
          <w:rFonts w:ascii="Arial" w:hAnsi="Arial" w:cs="Arial"/>
          <w:sz w:val="24"/>
          <w:szCs w:val="24"/>
        </w:rPr>
        <w:t xml:space="preserve"> zeigte mit dem Arm in die angegebene Richtung. </w:t>
      </w:r>
    </w:p>
    <w:p w14:paraId="05FCA717" w14:textId="6F8CD05A"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„Dann haben wir zum einen die Straße im Blick und Du kannst den Schützen sehen. Gleichzeitig bist </w:t>
      </w:r>
      <w:ins w:id="2442" w:author="Lektorat Bauer" w:date="2025-02-28T08:19:00Z" w16du:dateUtc="2025-02-28T07:19:00Z">
        <w:r w:rsidR="00A934E6">
          <w:rPr>
            <w:rFonts w:ascii="Arial" w:hAnsi="Arial" w:cs="Arial"/>
            <w:sz w:val="24"/>
            <w:szCs w:val="24"/>
          </w:rPr>
          <w:t xml:space="preserve">du </w:t>
        </w:r>
      </w:ins>
      <w:r w:rsidRPr="00944672">
        <w:rPr>
          <w:rFonts w:ascii="Arial" w:hAnsi="Arial" w:cs="Arial"/>
          <w:sz w:val="24"/>
          <w:szCs w:val="24"/>
        </w:rPr>
        <w:t xml:space="preserve">trotzdem auch Rückendeckung für mich.“ </w:t>
      </w:r>
      <w:del w:id="2443" w:author="Lektorat Bauer" w:date="2025-02-28T08:20:00Z" w16du:dateUtc="2025-02-28T07:20:00Z">
        <w:r w:rsidRPr="00944672" w:rsidDel="00A934E6">
          <w:rPr>
            <w:rFonts w:ascii="Arial" w:hAnsi="Arial" w:cs="Arial"/>
            <w:sz w:val="24"/>
            <w:szCs w:val="24"/>
          </w:rPr>
          <w:delText>„Ok.“ Nickte Sioh</w:delText>
        </w:r>
      </w:del>
      <w:ins w:id="2444" w:author="Lektorat Bauer" w:date="2025-02-28T08:20:00Z" w16du:dateUtc="2025-02-28T07:20:00Z">
        <w:r w:rsidR="00A934E6">
          <w:rPr>
            <w:rFonts w:ascii="Arial" w:hAnsi="Arial" w:cs="Arial"/>
            <w:sz w:val="24"/>
            <w:szCs w:val="24"/>
          </w:rPr>
          <w:t>Sioh nickte.</w:t>
        </w:r>
      </w:ins>
      <w:del w:id="2445" w:author="Lektorat Bauer" w:date="2025-02-28T08:20:00Z" w16du:dateUtc="2025-02-28T07:20:00Z">
        <w:r w:rsidRPr="00944672" w:rsidDel="00A934E6">
          <w:rPr>
            <w:rFonts w:ascii="Arial" w:hAnsi="Arial" w:cs="Arial"/>
            <w:sz w:val="24"/>
            <w:szCs w:val="24"/>
          </w:rPr>
          <w:delText>, der</w:delText>
        </w:r>
      </w:del>
      <w:ins w:id="2446" w:author="Lektorat Bauer" w:date="2025-02-28T08:20:00Z" w16du:dateUtc="2025-02-28T07:20:00Z">
        <w:r w:rsidR="00A934E6">
          <w:rPr>
            <w:rFonts w:ascii="Arial" w:hAnsi="Arial" w:cs="Arial"/>
            <w:sz w:val="24"/>
            <w:szCs w:val="24"/>
          </w:rPr>
          <w:t xml:space="preserve"> Er</w:t>
        </w:r>
      </w:ins>
      <w:r w:rsidRPr="00944672">
        <w:rPr>
          <w:rFonts w:ascii="Arial" w:hAnsi="Arial" w:cs="Arial"/>
          <w:sz w:val="24"/>
          <w:szCs w:val="24"/>
        </w:rPr>
        <w:t xml:space="preserve"> wusste, dass </w:t>
      </w:r>
      <w:commentRangeStart w:id="2447"/>
      <w:r w:rsidRPr="00944672">
        <w:rPr>
          <w:rFonts w:ascii="Arial" w:hAnsi="Arial" w:cs="Arial"/>
          <w:sz w:val="24"/>
          <w:szCs w:val="24"/>
        </w:rPr>
        <w:t>Satria</w:t>
      </w:r>
      <w:commentRangeEnd w:id="2447"/>
      <w:r w:rsidR="00A934E6">
        <w:rPr>
          <w:rStyle w:val="Kommentarzeichen"/>
        </w:rPr>
        <w:commentReference w:id="2447"/>
      </w:r>
      <w:r w:rsidRPr="00944672">
        <w:rPr>
          <w:rFonts w:ascii="Arial" w:hAnsi="Arial" w:cs="Arial"/>
          <w:sz w:val="24"/>
          <w:szCs w:val="24"/>
        </w:rPr>
        <w:t xml:space="preserve"> einen Plan haben musste, wenn </w:t>
      </w:r>
      <w:ins w:id="2448" w:author="Lektorat Bauer" w:date="2025-02-28T08:22:00Z" w16du:dateUtc="2025-02-28T07:22:00Z">
        <w:r w:rsidR="00A934E6">
          <w:rPr>
            <w:rFonts w:ascii="Arial" w:hAnsi="Arial" w:cs="Arial"/>
            <w:sz w:val="24"/>
            <w:szCs w:val="24"/>
          </w:rPr>
          <w:t>s</w:t>
        </w:r>
      </w:ins>
      <w:del w:id="2449" w:author="Lektorat Bauer" w:date="2025-02-28T08:22:00Z" w16du:dateUtc="2025-02-28T07:22:00Z">
        <w:r w:rsidRPr="00944672" w:rsidDel="00A934E6">
          <w:rPr>
            <w:rFonts w:ascii="Arial" w:hAnsi="Arial" w:cs="Arial"/>
            <w:sz w:val="24"/>
            <w:szCs w:val="24"/>
          </w:rPr>
          <w:delText>S</w:delText>
        </w:r>
      </w:del>
      <w:r w:rsidRPr="00944672">
        <w:rPr>
          <w:rFonts w:ascii="Arial" w:hAnsi="Arial" w:cs="Arial"/>
          <w:sz w:val="24"/>
          <w:szCs w:val="24"/>
        </w:rPr>
        <w:t>ie ihn auf diese Position schickte. Als er die angegebene Position erreichte, wusste er wieder, warum alle auf Tias Instinkte setzten. Er hatte freies Schussfeld, sowohl auf die Kreuzung</w:t>
      </w:r>
      <w:del w:id="2450" w:author="Lektorat Bauer" w:date="2025-02-28T08:22:00Z" w16du:dateUtc="2025-02-28T07:22:00Z">
        <w:r w:rsidRPr="00944672" w:rsidDel="00A934E6">
          <w:rPr>
            <w:rFonts w:ascii="Arial" w:hAnsi="Arial" w:cs="Arial"/>
            <w:sz w:val="24"/>
            <w:szCs w:val="24"/>
          </w:rPr>
          <w:delText>,</w:delText>
        </w:r>
      </w:del>
      <w:r w:rsidRPr="00944672">
        <w:rPr>
          <w:rFonts w:ascii="Arial" w:hAnsi="Arial" w:cs="Arial"/>
          <w:sz w:val="24"/>
          <w:szCs w:val="24"/>
        </w:rPr>
        <w:t xml:space="preserve"> als auch auf den ersten Schützen</w:t>
      </w:r>
      <w:ins w:id="2451" w:author="Lektorat Bauer" w:date="2025-02-28T08:22:00Z" w16du:dateUtc="2025-02-28T07:22:00Z">
        <w:r w:rsidR="00A934E6">
          <w:rPr>
            <w:rFonts w:ascii="Arial" w:hAnsi="Arial" w:cs="Arial"/>
            <w:sz w:val="24"/>
            <w:szCs w:val="24"/>
          </w:rPr>
          <w:t>,</w:t>
        </w:r>
      </w:ins>
      <w:r w:rsidRPr="00944672">
        <w:rPr>
          <w:rFonts w:ascii="Arial" w:hAnsi="Arial" w:cs="Arial"/>
          <w:sz w:val="24"/>
          <w:szCs w:val="24"/>
        </w:rPr>
        <w:t xml:space="preserve"> und konnte zusätzlich noch dem Team auf der anderen Seite Deckung geben.</w:t>
      </w:r>
    </w:p>
    <w:p w14:paraId="48A2DD6B" w14:textId="210BC733"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„Wann hast denn diesen Platz gefunden?“</w:t>
      </w:r>
      <w:ins w:id="2452" w:author="Lektorat Bauer" w:date="2025-02-28T08:22:00Z" w16du:dateUtc="2025-02-28T07:22:00Z">
        <w:r w:rsidR="00A934E6">
          <w:rPr>
            <w:rFonts w:ascii="Arial" w:hAnsi="Arial" w:cs="Arial"/>
            <w:sz w:val="24"/>
            <w:szCs w:val="24"/>
          </w:rPr>
          <w:t>,</w:t>
        </w:r>
      </w:ins>
      <w:r w:rsidRPr="00944672">
        <w:rPr>
          <w:rFonts w:ascii="Arial" w:hAnsi="Arial" w:cs="Arial"/>
          <w:sz w:val="24"/>
          <w:szCs w:val="24"/>
        </w:rPr>
        <w:t xml:space="preserve"> </w:t>
      </w:r>
      <w:ins w:id="2453" w:author="Lektorat Bauer" w:date="2025-02-28T08:22:00Z" w16du:dateUtc="2025-02-28T07:22:00Z">
        <w:r w:rsidR="00A934E6">
          <w:rPr>
            <w:rFonts w:ascii="Arial" w:hAnsi="Arial" w:cs="Arial"/>
            <w:sz w:val="24"/>
            <w:szCs w:val="24"/>
          </w:rPr>
          <w:t>f</w:t>
        </w:r>
      </w:ins>
      <w:del w:id="2454" w:author="Lektorat Bauer" w:date="2025-02-28T08:22:00Z" w16du:dateUtc="2025-02-28T07:22:00Z">
        <w:r w:rsidRPr="00944672" w:rsidDel="00A934E6">
          <w:rPr>
            <w:rFonts w:ascii="Arial" w:hAnsi="Arial" w:cs="Arial"/>
            <w:sz w:val="24"/>
            <w:szCs w:val="24"/>
          </w:rPr>
          <w:delText>F</w:delText>
        </w:r>
      </w:del>
      <w:r w:rsidRPr="00944672">
        <w:rPr>
          <w:rFonts w:ascii="Arial" w:hAnsi="Arial" w:cs="Arial"/>
          <w:sz w:val="24"/>
          <w:szCs w:val="24"/>
        </w:rPr>
        <w:t>lüsterte er in sein Com-Set. „Ich verrate Dir doch nicht alle Geheimnisse</w:t>
      </w:r>
      <w:del w:id="2455" w:author="Lektorat Bauer" w:date="2025-02-28T08:22:00Z" w16du:dateUtc="2025-02-28T07:22:00Z">
        <w:r w:rsidRPr="00944672" w:rsidDel="00A934E6">
          <w:rPr>
            <w:rFonts w:ascii="Arial" w:hAnsi="Arial" w:cs="Arial"/>
            <w:sz w:val="24"/>
            <w:szCs w:val="24"/>
          </w:rPr>
          <w:delText>,</w:delText>
        </w:r>
      </w:del>
      <w:r w:rsidRPr="00944672">
        <w:rPr>
          <w:rFonts w:ascii="Arial" w:hAnsi="Arial" w:cs="Arial"/>
          <w:sz w:val="24"/>
          <w:szCs w:val="24"/>
        </w:rPr>
        <w:t>“</w:t>
      </w:r>
      <w:ins w:id="2456" w:author="Lektorat Bauer" w:date="2025-02-28T08:22:00Z" w16du:dateUtc="2025-02-28T07:22:00Z">
        <w:r w:rsidR="00A934E6">
          <w:rPr>
            <w:rFonts w:ascii="Arial" w:hAnsi="Arial" w:cs="Arial"/>
            <w:sz w:val="24"/>
            <w:szCs w:val="24"/>
          </w:rPr>
          <w:t>,</w:t>
        </w:r>
      </w:ins>
      <w:r w:rsidRPr="00944672">
        <w:rPr>
          <w:rFonts w:ascii="Arial" w:hAnsi="Arial" w:cs="Arial"/>
          <w:sz w:val="24"/>
          <w:szCs w:val="24"/>
        </w:rPr>
        <w:t xml:space="preserve"> </w:t>
      </w:r>
      <w:ins w:id="2457" w:author="Lektorat Bauer" w:date="2025-02-28T08:22:00Z" w16du:dateUtc="2025-02-28T07:22:00Z">
        <w:r w:rsidR="00A934E6">
          <w:rPr>
            <w:rFonts w:ascii="Arial" w:hAnsi="Arial" w:cs="Arial"/>
            <w:sz w:val="24"/>
            <w:szCs w:val="24"/>
          </w:rPr>
          <w:t>k</w:t>
        </w:r>
      </w:ins>
      <w:del w:id="2458" w:author="Lektorat Bauer" w:date="2025-02-28T08:22:00Z" w16du:dateUtc="2025-02-28T07:22:00Z">
        <w:r w:rsidRPr="00944672" w:rsidDel="00A934E6">
          <w:rPr>
            <w:rFonts w:ascii="Arial" w:hAnsi="Arial" w:cs="Arial"/>
            <w:sz w:val="24"/>
            <w:szCs w:val="24"/>
          </w:rPr>
          <w:delText>K</w:delText>
        </w:r>
      </w:del>
      <w:r w:rsidRPr="00944672">
        <w:rPr>
          <w:rFonts w:ascii="Arial" w:hAnsi="Arial" w:cs="Arial"/>
          <w:sz w:val="24"/>
          <w:szCs w:val="24"/>
        </w:rPr>
        <w:t>am es zurück</w:t>
      </w:r>
      <w:commentRangeStart w:id="2459"/>
      <w:ins w:id="2460" w:author="Lektorat Bauer" w:date="2025-02-28T08:22:00Z" w16du:dateUtc="2025-02-28T07:22:00Z">
        <w:r w:rsidR="00A934E6">
          <w:rPr>
            <w:rFonts w:ascii="Arial" w:hAnsi="Arial" w:cs="Arial"/>
            <w:sz w:val="24"/>
            <w:szCs w:val="24"/>
          </w:rPr>
          <w:t>.</w:t>
        </w:r>
      </w:ins>
      <w:del w:id="2461" w:author="Lektorat Bauer" w:date="2025-02-28T08:22:00Z" w16du:dateUtc="2025-02-28T07:22:00Z">
        <w:r w:rsidRPr="00944672" w:rsidDel="00A934E6">
          <w:rPr>
            <w:rFonts w:ascii="Arial" w:hAnsi="Arial" w:cs="Arial"/>
            <w:sz w:val="24"/>
            <w:szCs w:val="24"/>
          </w:rPr>
          <w:delText xml:space="preserve"> „erkläre ich Dir, wenn hier alles erledigt ist.“</w:delText>
        </w:r>
      </w:del>
      <w:commentRangeEnd w:id="2459"/>
      <w:r w:rsidR="00A934E6">
        <w:rPr>
          <w:rStyle w:val="Kommentarzeichen"/>
        </w:rPr>
        <w:commentReference w:id="2459"/>
      </w:r>
    </w:p>
    <w:p w14:paraId="2B153753"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67F842BE"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3A2559D3" w14:textId="77777777" w:rsidR="00944672" w:rsidRPr="00944672" w:rsidRDefault="00944672" w:rsidP="00623B68">
      <w:pPr>
        <w:autoSpaceDE w:val="0"/>
        <w:autoSpaceDN w:val="0"/>
        <w:adjustRightInd w:val="0"/>
        <w:spacing w:after="0" w:line="360" w:lineRule="auto"/>
        <w:ind w:firstLine="227"/>
        <w:jc w:val="both"/>
        <w:rPr>
          <w:rFonts w:ascii="Arial" w:hAnsi="Arial" w:cs="Arial"/>
          <w:b/>
          <w:bCs/>
          <w:sz w:val="24"/>
          <w:szCs w:val="24"/>
        </w:rPr>
      </w:pPr>
    </w:p>
    <w:p w14:paraId="45F3D595"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05:30 Uhr morgens</w:t>
      </w:r>
    </w:p>
    <w:p w14:paraId="36559E7B"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„K9 an alle. Wieder der Pick-Up. Wieder drei Personen.“ </w:t>
      </w:r>
    </w:p>
    <w:p w14:paraId="0ABECAA1" w14:textId="77777777" w:rsidR="00A934E6" w:rsidRDefault="00944672" w:rsidP="00623B68">
      <w:pPr>
        <w:autoSpaceDE w:val="0"/>
        <w:autoSpaceDN w:val="0"/>
        <w:adjustRightInd w:val="0"/>
        <w:spacing w:after="0" w:line="360" w:lineRule="auto"/>
        <w:ind w:firstLine="227"/>
        <w:jc w:val="both"/>
        <w:rPr>
          <w:ins w:id="2462" w:author="Lektorat Bauer" w:date="2025-02-28T08:23:00Z" w16du:dateUtc="2025-02-28T07:23:00Z"/>
          <w:rFonts w:ascii="Arial" w:hAnsi="Arial" w:cs="Arial"/>
          <w:sz w:val="24"/>
          <w:szCs w:val="24"/>
        </w:rPr>
      </w:pPr>
      <w:r w:rsidRPr="00944672">
        <w:rPr>
          <w:rFonts w:ascii="Arial" w:hAnsi="Arial" w:cs="Arial"/>
          <w:sz w:val="24"/>
          <w:szCs w:val="24"/>
        </w:rPr>
        <w:t xml:space="preserve">„K7. Erste Position besetzt. Der baut einen MILAN-Werfer auf.“ </w:t>
      </w:r>
    </w:p>
    <w:p w14:paraId="0DAD9700" w14:textId="046AA81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 xml:space="preserve">„K2. Position eins auch besetzt. Scharfschütze! Sieht aus wie ein wie ein älteres DSR1. Hat auf kurze Distanz aber hohe Durchschlagskraft. Ich denke, es geht um ein normales Fahrzeug. Sonst ist das DSR nicht stark genug.“ </w:t>
      </w:r>
    </w:p>
    <w:p w14:paraId="578684F5" w14:textId="0D3154B2"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Dann begann </w:t>
      </w:r>
      <w:del w:id="2463" w:author="Lektorat Bauer" w:date="2025-02-28T08:23:00Z" w16du:dateUtc="2025-02-28T07:23:00Z">
        <w:r w:rsidRPr="00944672" w:rsidDel="00A934E6">
          <w:rPr>
            <w:rFonts w:ascii="Arial" w:hAnsi="Arial" w:cs="Arial"/>
            <w:sz w:val="24"/>
            <w:szCs w:val="24"/>
          </w:rPr>
          <w:delText>das warten</w:delText>
        </w:r>
      </w:del>
      <w:ins w:id="2464" w:author="Lektorat Bauer" w:date="2025-02-28T08:23:00Z" w16du:dateUtc="2025-02-28T07:23:00Z">
        <w:r w:rsidR="00A934E6" w:rsidRPr="00944672">
          <w:rPr>
            <w:rFonts w:ascii="Arial" w:hAnsi="Arial" w:cs="Arial"/>
            <w:sz w:val="24"/>
            <w:szCs w:val="24"/>
          </w:rPr>
          <w:t>das Warten</w:t>
        </w:r>
      </w:ins>
      <w:r w:rsidRPr="00944672">
        <w:rPr>
          <w:rFonts w:ascii="Arial" w:hAnsi="Arial" w:cs="Arial"/>
          <w:sz w:val="24"/>
          <w:szCs w:val="24"/>
        </w:rPr>
        <w:t>. Sie konnten sich etwas entspannen, denn die beiden Personen auf den beiden ersten Positionen waren noch nicht in Position gegangen. Sie mussten kurz vor dem Schuss tätig werden, damit Sie wussten, wer das mögliche Ziel war.</w:t>
      </w:r>
    </w:p>
    <w:p w14:paraId="5EA7A06A"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5FC1F48C" w14:textId="77777777" w:rsidR="00944672" w:rsidRPr="00944672" w:rsidRDefault="00944672" w:rsidP="00623B68">
      <w:pPr>
        <w:suppressAutoHyphens/>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 xml:space="preserve">*** </w:t>
      </w:r>
    </w:p>
    <w:p w14:paraId="2ECF8A3C"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6AF6DE6F"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p>
    <w:p w14:paraId="1BC042D6"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p>
    <w:p w14:paraId="39D0BE9F"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commentRangeStart w:id="2465"/>
      <w:commentRangeEnd w:id="2465"/>
      <w:r w:rsidRPr="00944672">
        <w:rPr>
          <w:rFonts w:ascii="Arial" w:hAnsi="Arial" w:cs="Arial"/>
          <w:sz w:val="24"/>
          <w:szCs w:val="24"/>
        </w:rPr>
        <w:commentReference w:id="2465"/>
      </w:r>
      <w:r w:rsidRPr="00944672">
        <w:rPr>
          <w:rFonts w:ascii="Arial" w:hAnsi="Arial" w:cs="Arial"/>
          <w:b/>
          <w:bCs/>
          <w:sz w:val="24"/>
          <w:szCs w:val="24"/>
        </w:rPr>
        <w:t>&gt;&gt;&gt; Donnerstag, 06. März 2014, 07:25 Uhr, morgens an Bord des Malaysia Airlines A380 im Anflug auf Kuala Lumpur &lt;&lt;&lt;</w:t>
      </w:r>
    </w:p>
    <w:p w14:paraId="182D9A0E" w14:textId="48FC28F9"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Butterweich setzte Kapitän Stanthorpe das riesige Flugzeug auf die Landebahn 14L auf, verlangsamte die Geschwindigkeit und rollte auf das Abfertigungsgebäude zu. Wie immer</w:t>
      </w:r>
      <w:del w:id="2466" w:author="Lektorat Bauer" w:date="2025-02-28T08:26:00Z" w16du:dateUtc="2025-02-28T07:26:00Z">
        <w:r w:rsidRPr="00944672" w:rsidDel="00A9789E">
          <w:rPr>
            <w:rFonts w:ascii="Arial" w:hAnsi="Arial" w:cs="Arial"/>
            <w:sz w:val="24"/>
            <w:szCs w:val="24"/>
          </w:rPr>
          <w:delText>,</w:delText>
        </w:r>
      </w:del>
      <w:r w:rsidRPr="00944672">
        <w:rPr>
          <w:rFonts w:ascii="Arial" w:hAnsi="Arial" w:cs="Arial"/>
          <w:sz w:val="24"/>
          <w:szCs w:val="24"/>
        </w:rPr>
        <w:t xml:space="preserve"> hielten sich die meisten Passagiere nicht an die Anweisung, solange angeschnallt sitzen zu bleiben, bis das Flugzeug die </w:t>
      </w:r>
      <w:r w:rsidRPr="00944672">
        <w:rPr>
          <w:rFonts w:ascii="Arial" w:hAnsi="Arial" w:cs="Arial"/>
          <w:noProof/>
          <w:sz w:val="24"/>
          <w:szCs w:val="24"/>
        </w:rPr>
        <w:t>Abstellposition</w:t>
      </w:r>
      <w:r w:rsidRPr="00944672">
        <w:rPr>
          <w:rFonts w:ascii="Arial" w:hAnsi="Arial" w:cs="Arial"/>
          <w:sz w:val="24"/>
          <w:szCs w:val="24"/>
        </w:rPr>
        <w:t xml:space="preserve"> erreicht hat</w:t>
      </w:r>
      <w:ins w:id="2467" w:author="Lektorat Bauer" w:date="2025-02-28T08:26:00Z" w16du:dateUtc="2025-02-28T07:26:00Z">
        <w:r w:rsidR="00A9789E">
          <w:rPr>
            <w:rFonts w:ascii="Arial" w:hAnsi="Arial" w:cs="Arial"/>
            <w:sz w:val="24"/>
            <w:szCs w:val="24"/>
          </w:rPr>
          <w:t>te</w:t>
        </w:r>
      </w:ins>
      <w:r w:rsidRPr="00944672">
        <w:rPr>
          <w:rFonts w:ascii="Arial" w:hAnsi="Arial" w:cs="Arial"/>
          <w:sz w:val="24"/>
          <w:szCs w:val="24"/>
        </w:rPr>
        <w:t>. Heute kam es dann zu dem Zwischenfall, der damit vermieden werden soll</w:t>
      </w:r>
      <w:del w:id="2468" w:author="Lektorat Bauer" w:date="2025-02-28T08:26:00Z" w16du:dateUtc="2025-02-28T07:26:00Z">
        <w:r w:rsidRPr="00944672" w:rsidDel="00A9789E">
          <w:rPr>
            <w:rFonts w:ascii="Arial" w:hAnsi="Arial" w:cs="Arial"/>
            <w:sz w:val="24"/>
            <w:szCs w:val="24"/>
          </w:rPr>
          <w:delText>te</w:delText>
        </w:r>
      </w:del>
      <w:r w:rsidRPr="00944672">
        <w:rPr>
          <w:rFonts w:ascii="Arial" w:hAnsi="Arial" w:cs="Arial"/>
          <w:sz w:val="24"/>
          <w:szCs w:val="24"/>
        </w:rPr>
        <w:t xml:space="preserve">. Der Tower sagte „Stop!“ </w:t>
      </w:r>
      <w:del w:id="2469" w:author="Lektorat Bauer" w:date="2025-02-28T08:26:00Z" w16du:dateUtc="2025-02-28T07:26:00Z">
        <w:r w:rsidRPr="00944672" w:rsidDel="00A9789E">
          <w:rPr>
            <w:rFonts w:ascii="Arial" w:hAnsi="Arial" w:cs="Arial"/>
            <w:sz w:val="24"/>
            <w:szCs w:val="24"/>
          </w:rPr>
          <w:delText>U</w:delText>
        </w:r>
      </w:del>
      <w:ins w:id="2470" w:author="Lektorat Bauer" w:date="2025-02-28T08:26:00Z" w16du:dateUtc="2025-02-28T07:26:00Z">
        <w:r w:rsidR="00A9789E">
          <w:rPr>
            <w:rFonts w:ascii="Arial" w:hAnsi="Arial" w:cs="Arial"/>
            <w:sz w:val="24"/>
            <w:szCs w:val="24"/>
          </w:rPr>
          <w:t>u</w:t>
        </w:r>
      </w:ins>
      <w:r w:rsidRPr="00944672">
        <w:rPr>
          <w:rFonts w:ascii="Arial" w:hAnsi="Arial" w:cs="Arial"/>
          <w:sz w:val="24"/>
          <w:szCs w:val="24"/>
        </w:rPr>
        <w:t>nd Kapitän Stanthorpe trat in die Bremse.</w:t>
      </w:r>
      <w:del w:id="2471" w:author="Lektorat Bauer" w:date="2025-02-28T08:26:00Z" w16du:dateUtc="2025-02-28T07:26:00Z">
        <w:r w:rsidRPr="00944672" w:rsidDel="00A9789E">
          <w:rPr>
            <w:rFonts w:ascii="Arial" w:hAnsi="Arial" w:cs="Arial"/>
            <w:sz w:val="24"/>
            <w:szCs w:val="24"/>
          </w:rPr>
          <w:delText xml:space="preserve"> Die Bremsen des Airbus A380 sind auch dafür gedacht, die Geschwindigkeit nach der Landung </w:delText>
        </w:r>
        <w:commentRangeStart w:id="2472"/>
        <w:r w:rsidRPr="00944672" w:rsidDel="00A9789E">
          <w:rPr>
            <w:rFonts w:ascii="Arial" w:hAnsi="Arial" w:cs="Arial"/>
            <w:sz w:val="24"/>
            <w:szCs w:val="24"/>
          </w:rPr>
          <w:delText>zu</w:delText>
        </w:r>
      </w:del>
      <w:commentRangeEnd w:id="2472"/>
      <w:r w:rsidR="00A9789E">
        <w:rPr>
          <w:rStyle w:val="Kommentarzeichen"/>
        </w:rPr>
        <w:commentReference w:id="2472"/>
      </w:r>
      <w:del w:id="2473" w:author="Lektorat Bauer" w:date="2025-02-28T08:26:00Z" w16du:dateUtc="2025-02-28T07:26:00Z">
        <w:r w:rsidRPr="00944672" w:rsidDel="00A9789E">
          <w:rPr>
            <w:rFonts w:ascii="Arial" w:hAnsi="Arial" w:cs="Arial"/>
            <w:sz w:val="24"/>
            <w:szCs w:val="24"/>
          </w:rPr>
          <w:delText xml:space="preserve"> verringern, wenn das Flugzeug rollt, ist eine geringere Verzögerung notwendig und das Flugzeug steht fast sofort. </w:delText>
        </w:r>
      </w:del>
    </w:p>
    <w:p w14:paraId="287BB8B8" w14:textId="65B01DE1"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Die physikalischen Gesetze </w:t>
      </w:r>
      <w:del w:id="2474" w:author="Lektorat Bauer" w:date="2025-02-28T08:27:00Z" w16du:dateUtc="2025-02-28T07:27:00Z">
        <w:r w:rsidRPr="00944672" w:rsidDel="00A9789E">
          <w:rPr>
            <w:rFonts w:ascii="Arial" w:hAnsi="Arial" w:cs="Arial"/>
            <w:sz w:val="24"/>
            <w:szCs w:val="24"/>
          </w:rPr>
          <w:delText>bleiben jedoch erhalten</w:delText>
        </w:r>
      </w:del>
      <w:ins w:id="2475" w:author="Lektorat Bauer" w:date="2025-02-28T08:27:00Z" w16du:dateUtc="2025-02-28T07:27:00Z">
        <w:r w:rsidR="00A9789E">
          <w:rPr>
            <w:rFonts w:ascii="Arial" w:hAnsi="Arial" w:cs="Arial"/>
            <w:sz w:val="24"/>
            <w:szCs w:val="24"/>
          </w:rPr>
          <w:t>taten ihr Übriges</w:t>
        </w:r>
      </w:ins>
      <w:r w:rsidRPr="00944672">
        <w:rPr>
          <w:rFonts w:ascii="Arial" w:hAnsi="Arial" w:cs="Arial"/>
          <w:sz w:val="24"/>
          <w:szCs w:val="24"/>
        </w:rPr>
        <w:t xml:space="preserve">. Alle Gäste, die schon im Gang standen, um Ihr Gepäck aus den Ablagen zu holen, wurden </w:t>
      </w:r>
      <w:del w:id="2476" w:author="Lektorat Bauer" w:date="2025-02-28T08:27:00Z" w16du:dateUtc="2025-02-28T07:27:00Z">
        <w:r w:rsidRPr="00944672" w:rsidDel="00A9789E">
          <w:rPr>
            <w:rFonts w:ascii="Arial" w:hAnsi="Arial" w:cs="Arial"/>
            <w:sz w:val="24"/>
            <w:szCs w:val="24"/>
          </w:rPr>
          <w:delText xml:space="preserve">in diesem Augenblick </w:delText>
        </w:r>
      </w:del>
      <w:r w:rsidRPr="00944672">
        <w:rPr>
          <w:rFonts w:ascii="Arial" w:hAnsi="Arial" w:cs="Arial"/>
          <w:sz w:val="24"/>
          <w:szCs w:val="24"/>
        </w:rPr>
        <w:t>von den Beinen gerissen und flogen knapp zwei Meter weit, bevor sie sich abfangen konnten. Zum Glück wurde kein Gast verletzt.</w:t>
      </w:r>
    </w:p>
    <w:p w14:paraId="2D6A3613" w14:textId="70614516"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„Ladies und Gentlemen, leider hat</w:t>
      </w:r>
      <w:del w:id="2477" w:author="Lektorat Bauer" w:date="2025-02-28T08:27:00Z" w16du:dateUtc="2025-02-28T07:27:00Z">
        <w:r w:rsidRPr="00944672" w:rsidDel="00A9789E">
          <w:rPr>
            <w:rFonts w:ascii="Arial" w:hAnsi="Arial" w:cs="Arial"/>
            <w:sz w:val="24"/>
            <w:szCs w:val="24"/>
          </w:rPr>
          <w:delText>te</w:delText>
        </w:r>
      </w:del>
      <w:r w:rsidRPr="00944672">
        <w:rPr>
          <w:rFonts w:ascii="Arial" w:hAnsi="Arial" w:cs="Arial"/>
          <w:sz w:val="24"/>
          <w:szCs w:val="24"/>
        </w:rPr>
        <w:t xml:space="preserve"> sich ein Flugzeug verfahren und wir mussten anhalten, um einen Unfall zu vermeiden</w:t>
      </w:r>
      <w:del w:id="2478" w:author="Lektorat Bauer" w:date="2025-02-28T08:27:00Z" w16du:dateUtc="2025-02-28T07:27:00Z">
        <w:r w:rsidRPr="00944672" w:rsidDel="00A9789E">
          <w:rPr>
            <w:rFonts w:ascii="Arial" w:hAnsi="Arial" w:cs="Arial"/>
            <w:sz w:val="24"/>
            <w:szCs w:val="24"/>
          </w:rPr>
          <w:delText>.</w:delText>
        </w:r>
      </w:del>
      <w:r w:rsidRPr="00944672">
        <w:rPr>
          <w:rFonts w:ascii="Arial" w:hAnsi="Arial" w:cs="Arial"/>
          <w:sz w:val="24"/>
          <w:szCs w:val="24"/>
        </w:rPr>
        <w:t>“</w:t>
      </w:r>
      <w:ins w:id="2479" w:author="Lektorat Bauer" w:date="2025-02-28T08:27:00Z" w16du:dateUtc="2025-02-28T07:27:00Z">
        <w:r w:rsidR="00A9789E">
          <w:rPr>
            <w:rFonts w:ascii="Arial" w:hAnsi="Arial" w:cs="Arial"/>
            <w:sz w:val="24"/>
            <w:szCs w:val="24"/>
          </w:rPr>
          <w:t>,</w:t>
        </w:r>
      </w:ins>
      <w:r w:rsidRPr="00944672">
        <w:rPr>
          <w:rFonts w:ascii="Arial" w:hAnsi="Arial" w:cs="Arial"/>
          <w:sz w:val="24"/>
          <w:szCs w:val="24"/>
        </w:rPr>
        <w:t xml:space="preserve"> </w:t>
      </w:r>
      <w:ins w:id="2480" w:author="Lektorat Bauer" w:date="2025-02-28T08:27:00Z" w16du:dateUtc="2025-02-28T07:27:00Z">
        <w:r w:rsidR="00A9789E">
          <w:rPr>
            <w:rFonts w:ascii="Arial" w:hAnsi="Arial" w:cs="Arial"/>
            <w:sz w:val="24"/>
            <w:szCs w:val="24"/>
          </w:rPr>
          <w:t>m</w:t>
        </w:r>
      </w:ins>
      <w:del w:id="2481" w:author="Lektorat Bauer" w:date="2025-02-28T08:27:00Z" w16du:dateUtc="2025-02-28T07:27:00Z">
        <w:r w:rsidRPr="00944672" w:rsidDel="00A9789E">
          <w:rPr>
            <w:rFonts w:ascii="Arial" w:hAnsi="Arial" w:cs="Arial"/>
            <w:sz w:val="24"/>
            <w:szCs w:val="24"/>
          </w:rPr>
          <w:delText>M</w:delText>
        </w:r>
      </w:del>
      <w:r w:rsidRPr="00944672">
        <w:rPr>
          <w:rFonts w:ascii="Arial" w:hAnsi="Arial" w:cs="Arial"/>
          <w:sz w:val="24"/>
          <w:szCs w:val="24"/>
        </w:rPr>
        <w:t>eldete sich der Kapitän, „</w:t>
      </w:r>
      <w:del w:id="2482" w:author="Lektorat Bauer" w:date="2025-02-28T08:27:00Z" w16du:dateUtc="2025-02-28T07:27:00Z">
        <w:r w:rsidRPr="00944672" w:rsidDel="00A9789E">
          <w:rPr>
            <w:rFonts w:ascii="Arial" w:hAnsi="Arial" w:cs="Arial"/>
            <w:sz w:val="24"/>
            <w:szCs w:val="24"/>
          </w:rPr>
          <w:delText>W</w:delText>
        </w:r>
      </w:del>
      <w:ins w:id="2483" w:author="Lektorat Bauer" w:date="2025-02-28T08:27:00Z" w16du:dateUtc="2025-02-28T07:27:00Z">
        <w:r w:rsidR="00A9789E">
          <w:rPr>
            <w:rFonts w:ascii="Arial" w:hAnsi="Arial" w:cs="Arial"/>
            <w:sz w:val="24"/>
            <w:szCs w:val="24"/>
          </w:rPr>
          <w:t>w</w:t>
        </w:r>
      </w:ins>
      <w:r w:rsidRPr="00944672">
        <w:rPr>
          <w:rFonts w:ascii="Arial" w:hAnsi="Arial" w:cs="Arial"/>
          <w:sz w:val="24"/>
          <w:szCs w:val="24"/>
        </w:rPr>
        <w:t xml:space="preserve">ir werden in ein paar Minuten am Terminal ankommen, bitte </w:t>
      </w:r>
      <w:del w:id="2484" w:author="Lektorat Bauer" w:date="2025-02-28T08:27:00Z" w16du:dateUtc="2025-02-28T07:27:00Z">
        <w:r w:rsidRPr="00944672" w:rsidDel="00A9789E">
          <w:rPr>
            <w:rFonts w:ascii="Arial" w:hAnsi="Arial" w:cs="Arial"/>
            <w:sz w:val="24"/>
            <w:szCs w:val="24"/>
          </w:rPr>
          <w:delText xml:space="preserve">behalten </w:delText>
        </w:r>
      </w:del>
      <w:ins w:id="2485" w:author="Lektorat Bauer" w:date="2025-02-28T08:27:00Z" w16du:dateUtc="2025-02-28T07:27:00Z">
        <w:r w:rsidR="00A9789E">
          <w:rPr>
            <w:rFonts w:ascii="Arial" w:hAnsi="Arial" w:cs="Arial"/>
            <w:sz w:val="24"/>
            <w:szCs w:val="24"/>
          </w:rPr>
          <w:t>bleiben</w:t>
        </w:r>
        <w:r w:rsidR="00A9789E" w:rsidRPr="00944672">
          <w:rPr>
            <w:rFonts w:ascii="Arial" w:hAnsi="Arial" w:cs="Arial"/>
            <w:sz w:val="24"/>
            <w:szCs w:val="24"/>
          </w:rPr>
          <w:t xml:space="preserve"> </w:t>
        </w:r>
      </w:ins>
      <w:r w:rsidRPr="00944672">
        <w:rPr>
          <w:rFonts w:ascii="Arial" w:hAnsi="Arial" w:cs="Arial"/>
          <w:sz w:val="24"/>
          <w:szCs w:val="24"/>
        </w:rPr>
        <w:t xml:space="preserve">Sie bis dahin </w:t>
      </w:r>
      <w:ins w:id="2486" w:author="Lektorat Bauer" w:date="2025-02-28T08:27:00Z" w16du:dateUtc="2025-02-28T07:27:00Z">
        <w:r w:rsidR="00A9789E">
          <w:rPr>
            <w:rFonts w:ascii="Arial" w:hAnsi="Arial" w:cs="Arial"/>
            <w:sz w:val="24"/>
            <w:szCs w:val="24"/>
          </w:rPr>
          <w:t xml:space="preserve">auf </w:t>
        </w:r>
      </w:ins>
      <w:r w:rsidRPr="00944672">
        <w:rPr>
          <w:rFonts w:ascii="Arial" w:hAnsi="Arial" w:cs="Arial"/>
          <w:sz w:val="24"/>
          <w:szCs w:val="24"/>
        </w:rPr>
        <w:t>Ihre</w:t>
      </w:r>
      <w:ins w:id="2487" w:author="Lektorat Bauer" w:date="2025-02-28T08:28:00Z" w16du:dateUtc="2025-02-28T07:28:00Z">
        <w:r w:rsidR="00A9789E">
          <w:rPr>
            <w:rFonts w:ascii="Arial" w:hAnsi="Arial" w:cs="Arial"/>
            <w:sz w:val="24"/>
            <w:szCs w:val="24"/>
          </w:rPr>
          <w:t>n</w:t>
        </w:r>
      </w:ins>
      <w:r w:rsidRPr="00944672">
        <w:rPr>
          <w:rFonts w:ascii="Arial" w:hAnsi="Arial" w:cs="Arial"/>
          <w:sz w:val="24"/>
          <w:szCs w:val="24"/>
        </w:rPr>
        <w:t xml:space="preserve"> Sitzplätze</w:t>
      </w:r>
      <w:ins w:id="2488" w:author="Lektorat Bauer" w:date="2025-02-28T08:28:00Z" w16du:dateUtc="2025-02-28T07:28:00Z">
        <w:r w:rsidR="00A9789E">
          <w:rPr>
            <w:rFonts w:ascii="Arial" w:hAnsi="Arial" w:cs="Arial"/>
            <w:sz w:val="24"/>
            <w:szCs w:val="24"/>
          </w:rPr>
          <w:t>n</w:t>
        </w:r>
      </w:ins>
      <w:del w:id="2489" w:author="Lektorat Bauer" w:date="2025-02-28T08:27:00Z" w16du:dateUtc="2025-02-28T07:27:00Z">
        <w:r w:rsidRPr="00944672" w:rsidDel="00A9789E">
          <w:rPr>
            <w:rFonts w:ascii="Arial" w:hAnsi="Arial" w:cs="Arial"/>
            <w:sz w:val="24"/>
            <w:szCs w:val="24"/>
          </w:rPr>
          <w:delText xml:space="preserve"> inne</w:delText>
        </w:r>
      </w:del>
      <w:r w:rsidRPr="00944672">
        <w:rPr>
          <w:rFonts w:ascii="Arial" w:hAnsi="Arial" w:cs="Arial"/>
          <w:sz w:val="24"/>
          <w:szCs w:val="24"/>
        </w:rPr>
        <w:t xml:space="preserve">.“ Erst als das Flugzeug stand und die </w:t>
      </w:r>
      <w:r w:rsidRPr="00944672">
        <w:rPr>
          <w:rFonts w:ascii="Arial" w:hAnsi="Arial" w:cs="Arial"/>
          <w:noProof/>
          <w:sz w:val="24"/>
          <w:szCs w:val="24"/>
        </w:rPr>
        <w:t>Anschnallzeichen</w:t>
      </w:r>
      <w:r w:rsidRPr="00944672">
        <w:rPr>
          <w:rFonts w:ascii="Arial" w:hAnsi="Arial" w:cs="Arial"/>
          <w:sz w:val="24"/>
          <w:szCs w:val="24"/>
        </w:rPr>
        <w:t xml:space="preserve"> erloschen, standen die Passagiere</w:t>
      </w:r>
      <w:ins w:id="2490" w:author="Lektorat Bauer" w:date="2025-02-28T08:28:00Z" w16du:dateUtc="2025-02-28T07:28:00Z">
        <w:r w:rsidR="00D90CF3">
          <w:rPr>
            <w:rFonts w:ascii="Arial" w:hAnsi="Arial" w:cs="Arial"/>
            <w:sz w:val="24"/>
            <w:szCs w:val="24"/>
          </w:rPr>
          <w:t xml:space="preserve"> wieder</w:t>
        </w:r>
      </w:ins>
      <w:r w:rsidRPr="00944672">
        <w:rPr>
          <w:rFonts w:ascii="Arial" w:hAnsi="Arial" w:cs="Arial"/>
          <w:sz w:val="24"/>
          <w:szCs w:val="24"/>
        </w:rPr>
        <w:t xml:space="preserve"> </w:t>
      </w:r>
      <w:del w:id="2491" w:author="Lektorat Bauer" w:date="2025-02-28T08:28:00Z" w16du:dateUtc="2025-02-28T07:28:00Z">
        <w:r w:rsidRPr="00944672" w:rsidDel="00D90CF3">
          <w:rPr>
            <w:rFonts w:ascii="Arial" w:hAnsi="Arial" w:cs="Arial"/>
            <w:sz w:val="24"/>
            <w:szCs w:val="24"/>
          </w:rPr>
          <w:delText xml:space="preserve">dieses Mal </w:delText>
        </w:r>
      </w:del>
      <w:r w:rsidRPr="00944672">
        <w:rPr>
          <w:rFonts w:ascii="Arial" w:hAnsi="Arial" w:cs="Arial"/>
          <w:sz w:val="24"/>
          <w:szCs w:val="24"/>
        </w:rPr>
        <w:t>auf.</w:t>
      </w:r>
    </w:p>
    <w:p w14:paraId="5EA93877"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Die Passagiere der First-Class durften das Flugzeug als erste verlassen.</w:t>
      </w:r>
    </w:p>
    <w:p w14:paraId="1CE80499"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Um 08:05 Uhr hatte Stan Lee</w:t>
      </w:r>
      <w:del w:id="2492" w:author="Lektorat Bauer" w:date="2025-02-28T08:28:00Z" w16du:dateUtc="2025-02-28T07:28:00Z">
        <w:r w:rsidRPr="00944672" w:rsidDel="00D90CF3">
          <w:rPr>
            <w:rFonts w:ascii="Arial" w:hAnsi="Arial" w:cs="Arial"/>
            <w:sz w:val="24"/>
            <w:szCs w:val="24"/>
          </w:rPr>
          <w:delText>,</w:delText>
        </w:r>
      </w:del>
      <w:r w:rsidRPr="00944672">
        <w:rPr>
          <w:rFonts w:ascii="Arial" w:hAnsi="Arial" w:cs="Arial"/>
          <w:sz w:val="24"/>
          <w:szCs w:val="24"/>
        </w:rPr>
        <w:t xml:space="preserve"> die Passkontrolle und den Zoll passiert und war auf dem Weg zum Ausgang. Am Ausgang wartete ein Fahrer mit einem Namensschild und gemeinsam gingen sie zu der wartenden Limousine.</w:t>
      </w:r>
    </w:p>
    <w:p w14:paraId="0C05337B" w14:textId="09C28332"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„Herr Lee, wir fahren als Erstes um den Flughafen herum zur Cargo-City, ist das richtig?“ </w:t>
      </w:r>
      <w:ins w:id="2493" w:author="Lektorat Bauer" w:date="2025-02-28T08:28:00Z" w16du:dateUtc="2025-02-28T07:28:00Z">
        <w:r w:rsidR="00D90CF3">
          <w:rPr>
            <w:rFonts w:ascii="Arial" w:hAnsi="Arial" w:cs="Arial"/>
            <w:sz w:val="24"/>
            <w:szCs w:val="24"/>
          </w:rPr>
          <w:t xml:space="preserve">– </w:t>
        </w:r>
      </w:ins>
      <w:r w:rsidRPr="00944672">
        <w:rPr>
          <w:rFonts w:ascii="Arial" w:hAnsi="Arial" w:cs="Arial"/>
          <w:sz w:val="24"/>
          <w:szCs w:val="24"/>
        </w:rPr>
        <w:t>„Korrekt</w:t>
      </w:r>
      <w:del w:id="2494" w:author="Lektorat Bauer" w:date="2025-02-28T08:28:00Z" w16du:dateUtc="2025-02-28T07:28:00Z">
        <w:r w:rsidRPr="00944672" w:rsidDel="00D90CF3">
          <w:rPr>
            <w:rFonts w:ascii="Arial" w:hAnsi="Arial" w:cs="Arial"/>
            <w:sz w:val="24"/>
            <w:szCs w:val="24"/>
          </w:rPr>
          <w:delText>.</w:delText>
        </w:r>
      </w:del>
      <w:r w:rsidRPr="00944672">
        <w:rPr>
          <w:rFonts w:ascii="Arial" w:hAnsi="Arial" w:cs="Arial"/>
          <w:sz w:val="24"/>
          <w:szCs w:val="24"/>
        </w:rPr>
        <w:t>“</w:t>
      </w:r>
      <w:ins w:id="2495" w:author="Lektorat Bauer" w:date="2025-02-28T08:28:00Z" w16du:dateUtc="2025-02-28T07:28:00Z">
        <w:r w:rsidR="00D90CF3">
          <w:rPr>
            <w:rFonts w:ascii="Arial" w:hAnsi="Arial" w:cs="Arial"/>
            <w:sz w:val="24"/>
            <w:szCs w:val="24"/>
          </w:rPr>
          <w:t>,</w:t>
        </w:r>
      </w:ins>
      <w:r w:rsidRPr="00944672">
        <w:rPr>
          <w:rFonts w:ascii="Arial" w:hAnsi="Arial" w:cs="Arial"/>
          <w:sz w:val="24"/>
          <w:szCs w:val="24"/>
        </w:rPr>
        <w:t xml:space="preserve"> </w:t>
      </w:r>
      <w:ins w:id="2496" w:author="Lektorat Bauer" w:date="2025-02-28T08:28:00Z" w16du:dateUtc="2025-02-28T07:28:00Z">
        <w:r w:rsidR="00D90CF3">
          <w:rPr>
            <w:rFonts w:ascii="Arial" w:hAnsi="Arial" w:cs="Arial"/>
            <w:sz w:val="24"/>
            <w:szCs w:val="24"/>
          </w:rPr>
          <w:t>s</w:t>
        </w:r>
      </w:ins>
      <w:del w:id="2497" w:author="Lektorat Bauer" w:date="2025-02-28T08:28:00Z" w16du:dateUtc="2025-02-28T07:28:00Z">
        <w:r w:rsidRPr="00944672" w:rsidDel="00D90CF3">
          <w:rPr>
            <w:rFonts w:ascii="Arial" w:hAnsi="Arial" w:cs="Arial"/>
            <w:sz w:val="24"/>
            <w:szCs w:val="24"/>
          </w:rPr>
          <w:delText>S</w:delText>
        </w:r>
      </w:del>
      <w:r w:rsidRPr="00944672">
        <w:rPr>
          <w:rFonts w:ascii="Arial" w:hAnsi="Arial" w:cs="Arial"/>
          <w:sz w:val="24"/>
          <w:szCs w:val="24"/>
        </w:rPr>
        <w:t xml:space="preserve">agte ein etwas müder Stan Lee. </w:t>
      </w:r>
      <w:commentRangeStart w:id="2498"/>
      <w:r w:rsidRPr="00944672">
        <w:rPr>
          <w:rFonts w:ascii="Arial" w:hAnsi="Arial" w:cs="Arial"/>
          <w:sz w:val="24"/>
          <w:szCs w:val="24"/>
        </w:rPr>
        <w:t>Selbst wenn man in der ersten Klasse schlafen kann, so strengt ein Langstreckenflug trotzdem an.</w:t>
      </w:r>
      <w:commentRangeEnd w:id="2498"/>
      <w:r w:rsidR="00D90CF3">
        <w:rPr>
          <w:rStyle w:val="Kommentarzeichen"/>
        </w:rPr>
        <w:commentReference w:id="2498"/>
      </w:r>
    </w:p>
    <w:p w14:paraId="3E94BD9D"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6B3B1842" w14:textId="77777777" w:rsidR="00944672" w:rsidRPr="00944672" w:rsidRDefault="00944672" w:rsidP="00623B68">
      <w:pPr>
        <w:suppressAutoHyphens/>
        <w:autoSpaceDE w:val="0"/>
        <w:autoSpaceDN w:val="0"/>
        <w:adjustRightInd w:val="0"/>
        <w:spacing w:after="0" w:line="360" w:lineRule="auto"/>
        <w:jc w:val="both"/>
        <w:rPr>
          <w:rFonts w:ascii="Arial" w:hAnsi="Arial" w:cs="Arial"/>
          <w:sz w:val="24"/>
          <w:szCs w:val="24"/>
        </w:rPr>
      </w:pPr>
      <w:r w:rsidRPr="00944672">
        <w:rPr>
          <w:rFonts w:ascii="Arial" w:hAnsi="Arial" w:cs="Arial"/>
          <w:noProof/>
          <w:sz w:val="24"/>
          <w:szCs w:val="24"/>
        </w:rPr>
        <w:t>***</w:t>
      </w:r>
    </w:p>
    <w:p w14:paraId="551E8F37"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106918E9"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commentRangeStart w:id="2499"/>
      <w:commentRangeEnd w:id="2499"/>
      <w:r w:rsidRPr="00944672">
        <w:rPr>
          <w:rFonts w:ascii="Arial" w:hAnsi="Arial" w:cs="Arial"/>
          <w:b/>
          <w:bCs/>
          <w:sz w:val="24"/>
          <w:szCs w:val="24"/>
        </w:rPr>
        <w:commentReference w:id="2499"/>
      </w:r>
      <w:r w:rsidRPr="00944672">
        <w:rPr>
          <w:rFonts w:ascii="Arial" w:hAnsi="Arial" w:cs="Arial"/>
          <w:b/>
          <w:bCs/>
          <w:sz w:val="24"/>
          <w:szCs w:val="24"/>
        </w:rPr>
        <w:t>&gt;&gt;&gt; Donnerstag, 06. März 2014, der Hinterhalt nahe des Flughafens von Kuala Lumpur &lt;&lt;&lt;</w:t>
      </w:r>
    </w:p>
    <w:p w14:paraId="2AED53A6"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6DAED933" w14:textId="7915A3FB"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 xml:space="preserve">Um 08:15 Uhr griff der Schütze </w:t>
      </w:r>
      <w:commentRangeStart w:id="2500"/>
      <w:r w:rsidRPr="00944672">
        <w:rPr>
          <w:rFonts w:ascii="Arial" w:hAnsi="Arial" w:cs="Arial"/>
          <w:sz w:val="24"/>
          <w:szCs w:val="24"/>
        </w:rPr>
        <w:t xml:space="preserve">vor Tia </w:t>
      </w:r>
      <w:commentRangeEnd w:id="2500"/>
      <w:r w:rsidR="00D90CF3">
        <w:rPr>
          <w:rStyle w:val="Kommentarzeichen"/>
        </w:rPr>
        <w:commentReference w:id="2500"/>
      </w:r>
      <w:r w:rsidRPr="00944672">
        <w:rPr>
          <w:rFonts w:ascii="Arial" w:hAnsi="Arial" w:cs="Arial"/>
          <w:sz w:val="24"/>
          <w:szCs w:val="24"/>
        </w:rPr>
        <w:t>an sein Ohr. „Achtung an alle</w:t>
      </w:r>
      <w:del w:id="2501" w:author="Lektorat Bauer" w:date="2025-02-28T08:29:00Z" w16du:dateUtc="2025-02-28T07:29:00Z">
        <w:r w:rsidRPr="00944672" w:rsidDel="00D90CF3">
          <w:rPr>
            <w:rFonts w:ascii="Arial" w:hAnsi="Arial" w:cs="Arial"/>
            <w:sz w:val="24"/>
            <w:szCs w:val="24"/>
          </w:rPr>
          <w:delText>.</w:delText>
        </w:r>
      </w:del>
      <w:r w:rsidRPr="00944672">
        <w:rPr>
          <w:rFonts w:ascii="Arial" w:hAnsi="Arial" w:cs="Arial"/>
          <w:sz w:val="24"/>
          <w:szCs w:val="24"/>
        </w:rPr>
        <w:t>“</w:t>
      </w:r>
      <w:ins w:id="2502" w:author="Lektorat Bauer" w:date="2025-02-28T08:29:00Z" w16du:dateUtc="2025-02-28T07:29:00Z">
        <w:r w:rsidR="00D90CF3">
          <w:rPr>
            <w:rFonts w:ascii="Arial" w:hAnsi="Arial" w:cs="Arial"/>
            <w:sz w:val="24"/>
            <w:szCs w:val="24"/>
          </w:rPr>
          <w:t>,</w:t>
        </w:r>
      </w:ins>
      <w:r w:rsidRPr="00944672">
        <w:rPr>
          <w:rFonts w:ascii="Arial" w:hAnsi="Arial" w:cs="Arial"/>
          <w:sz w:val="24"/>
          <w:szCs w:val="24"/>
        </w:rPr>
        <w:t xml:space="preserve"> </w:t>
      </w:r>
      <w:ins w:id="2503" w:author="Lektorat Bauer" w:date="2025-02-28T08:29:00Z" w16du:dateUtc="2025-02-28T07:29:00Z">
        <w:r w:rsidR="00D90CF3">
          <w:rPr>
            <w:rFonts w:ascii="Arial" w:hAnsi="Arial" w:cs="Arial"/>
            <w:sz w:val="24"/>
            <w:szCs w:val="24"/>
          </w:rPr>
          <w:t>s</w:t>
        </w:r>
      </w:ins>
      <w:del w:id="2504" w:author="Lektorat Bauer" w:date="2025-02-28T08:29:00Z" w16du:dateUtc="2025-02-28T07:29:00Z">
        <w:r w:rsidRPr="00944672" w:rsidDel="00D90CF3">
          <w:rPr>
            <w:rFonts w:ascii="Arial" w:hAnsi="Arial" w:cs="Arial"/>
            <w:sz w:val="24"/>
            <w:szCs w:val="24"/>
          </w:rPr>
          <w:delText>S</w:delText>
        </w:r>
      </w:del>
      <w:r w:rsidRPr="00944672">
        <w:rPr>
          <w:rFonts w:ascii="Arial" w:hAnsi="Arial" w:cs="Arial"/>
          <w:sz w:val="24"/>
          <w:szCs w:val="24"/>
        </w:rPr>
        <w:t>agte Tia in Ihr Com-Set. Kurz darauf griff auch der Mann auf Position eins an sein Ohr. Er nickte vor sich hin und nahm sein Fernglas, um die Kreuzung zu sichten. Hinter ihm gingen alle in Position und visierten Ihre Ziele an.</w:t>
      </w:r>
    </w:p>
    <w:p w14:paraId="67CF67D2"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Um 08:25 Uhr setzte sich der Scharfschütze auf, und begann die Straße zu beobachten. Sioh Tan nahm diese Veränderung war, justierte sein Gewehr, und beobachtete ebenfalls die Straße.</w:t>
      </w:r>
    </w:p>
    <w:p w14:paraId="1ACECB84" w14:textId="0059FCF8"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Um 08:28 Uhr erschien auf der Straße eine schwarze BMW 7er</w:t>
      </w:r>
      <w:del w:id="2505" w:author="Lektorat Bauer" w:date="2025-02-28T08:30:00Z" w16du:dateUtc="2025-02-28T07:30:00Z">
        <w:r w:rsidRPr="00944672" w:rsidDel="00D90CF3">
          <w:rPr>
            <w:rFonts w:ascii="Arial" w:hAnsi="Arial" w:cs="Arial"/>
            <w:sz w:val="24"/>
            <w:szCs w:val="24"/>
          </w:rPr>
          <w:delText xml:space="preserve"> </w:delText>
        </w:r>
      </w:del>
      <w:ins w:id="2506" w:author="Lektorat Bauer" w:date="2025-02-28T08:30:00Z" w16du:dateUtc="2025-02-28T07:30:00Z">
        <w:r w:rsidR="00D90CF3">
          <w:rPr>
            <w:rFonts w:ascii="Arial" w:hAnsi="Arial" w:cs="Arial"/>
            <w:sz w:val="24"/>
            <w:szCs w:val="24"/>
          </w:rPr>
          <w:t>-</w:t>
        </w:r>
      </w:ins>
      <w:r w:rsidRPr="00944672">
        <w:rPr>
          <w:rFonts w:ascii="Arial" w:hAnsi="Arial" w:cs="Arial"/>
          <w:sz w:val="24"/>
          <w:szCs w:val="24"/>
        </w:rPr>
        <w:t xml:space="preserve">Limousine und kam auf </w:t>
      </w:r>
      <w:ins w:id="2507" w:author="Lektorat Bauer" w:date="2025-02-28T08:30:00Z" w16du:dateUtc="2025-02-28T07:30:00Z">
        <w:r w:rsidR="00D90CF3">
          <w:rPr>
            <w:rFonts w:ascii="Arial" w:hAnsi="Arial" w:cs="Arial"/>
            <w:sz w:val="24"/>
            <w:szCs w:val="24"/>
          </w:rPr>
          <w:t>s</w:t>
        </w:r>
      </w:ins>
      <w:del w:id="2508" w:author="Lektorat Bauer" w:date="2025-02-28T08:30:00Z" w16du:dateUtc="2025-02-28T07:30:00Z">
        <w:r w:rsidRPr="00944672" w:rsidDel="00D90CF3">
          <w:rPr>
            <w:rFonts w:ascii="Arial" w:hAnsi="Arial" w:cs="Arial"/>
            <w:sz w:val="24"/>
            <w:szCs w:val="24"/>
          </w:rPr>
          <w:delText>S</w:delText>
        </w:r>
      </w:del>
      <w:r w:rsidRPr="00944672">
        <w:rPr>
          <w:rFonts w:ascii="Arial" w:hAnsi="Arial" w:cs="Arial"/>
          <w:sz w:val="24"/>
          <w:szCs w:val="24"/>
        </w:rPr>
        <w:t>ie zu. Sowohl der Schütze als auch Sioh folgten dem Auto mit Ihren Sichtgeräten. „K8. Die 7er-Limousine muss das Ziel sein! Das war das einzig</w:t>
      </w:r>
      <w:ins w:id="2509" w:author="Lektorat Bauer" w:date="2025-02-28T08:30:00Z" w16du:dateUtc="2025-02-28T07:30:00Z">
        <w:r w:rsidR="00D90CF3">
          <w:rPr>
            <w:rFonts w:ascii="Arial" w:hAnsi="Arial" w:cs="Arial"/>
            <w:sz w:val="24"/>
            <w:szCs w:val="24"/>
          </w:rPr>
          <w:t>e</w:t>
        </w:r>
      </w:ins>
      <w:r w:rsidRPr="00944672">
        <w:rPr>
          <w:rFonts w:ascii="Arial" w:hAnsi="Arial" w:cs="Arial"/>
          <w:sz w:val="24"/>
          <w:szCs w:val="24"/>
        </w:rPr>
        <w:t xml:space="preserve"> ungewöhnliche Auto hier. Aber die fahren in Richtung Cargo-City!“</w:t>
      </w:r>
    </w:p>
    <w:p w14:paraId="0A6253D5" w14:textId="7C9F01C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„K10 und K11. Fahrt mit den Motorrädern zur Cargo-City. Wir müssen wissen, wann der Wagen zurückkommt</w:t>
      </w:r>
      <w:del w:id="2510" w:author="Lektorat Bauer" w:date="2025-02-28T08:30:00Z" w16du:dateUtc="2025-02-28T07:30:00Z">
        <w:r w:rsidRPr="00944672" w:rsidDel="00D90CF3">
          <w:rPr>
            <w:rFonts w:ascii="Arial" w:hAnsi="Arial" w:cs="Arial"/>
            <w:sz w:val="24"/>
            <w:szCs w:val="24"/>
          </w:rPr>
          <w:delText>.</w:delText>
        </w:r>
      </w:del>
      <w:r w:rsidRPr="00944672">
        <w:rPr>
          <w:rFonts w:ascii="Arial" w:hAnsi="Arial" w:cs="Arial"/>
          <w:sz w:val="24"/>
          <w:szCs w:val="24"/>
        </w:rPr>
        <w:t>“</w:t>
      </w:r>
      <w:ins w:id="2511" w:author="Lektorat Bauer" w:date="2025-02-28T08:30:00Z" w16du:dateUtc="2025-02-28T07:30:00Z">
        <w:r w:rsidR="00D90CF3">
          <w:rPr>
            <w:rFonts w:ascii="Arial" w:hAnsi="Arial" w:cs="Arial"/>
            <w:sz w:val="24"/>
            <w:szCs w:val="24"/>
          </w:rPr>
          <w:t>,</w:t>
        </w:r>
      </w:ins>
      <w:r w:rsidRPr="00944672">
        <w:rPr>
          <w:rFonts w:ascii="Arial" w:hAnsi="Arial" w:cs="Arial"/>
          <w:sz w:val="24"/>
          <w:szCs w:val="24"/>
        </w:rPr>
        <w:t xml:space="preserve"> </w:t>
      </w:r>
      <w:ins w:id="2512" w:author="Lektorat Bauer" w:date="2025-02-28T08:30:00Z" w16du:dateUtc="2025-02-28T07:30:00Z">
        <w:r w:rsidR="00D90CF3">
          <w:rPr>
            <w:rFonts w:ascii="Arial" w:hAnsi="Arial" w:cs="Arial"/>
            <w:sz w:val="24"/>
            <w:szCs w:val="24"/>
          </w:rPr>
          <w:t>m</w:t>
        </w:r>
      </w:ins>
      <w:del w:id="2513" w:author="Lektorat Bauer" w:date="2025-02-28T08:30:00Z" w16du:dateUtc="2025-02-28T07:30:00Z">
        <w:r w:rsidRPr="00944672" w:rsidDel="00D90CF3">
          <w:rPr>
            <w:rFonts w:ascii="Arial" w:hAnsi="Arial" w:cs="Arial"/>
            <w:sz w:val="24"/>
            <w:szCs w:val="24"/>
          </w:rPr>
          <w:delText>M</w:delText>
        </w:r>
      </w:del>
      <w:r w:rsidRPr="00944672">
        <w:rPr>
          <w:rFonts w:ascii="Arial" w:hAnsi="Arial" w:cs="Arial"/>
          <w:sz w:val="24"/>
          <w:szCs w:val="24"/>
        </w:rPr>
        <w:t>eldete sich Haziq über Funk. Fünf Minuten später fuhren zwei Motorräder nebeneinander Richtung Cargo-City, nicht</w:t>
      </w:r>
      <w:ins w:id="2514" w:author="Lektorat Bauer" w:date="2025-02-28T08:31:00Z" w16du:dateUtc="2025-02-28T07:31:00Z">
        <w:r w:rsidR="00D90CF3">
          <w:rPr>
            <w:rFonts w:ascii="Arial" w:hAnsi="Arial" w:cs="Arial"/>
            <w:sz w:val="24"/>
            <w:szCs w:val="24"/>
          </w:rPr>
          <w:t>s</w:t>
        </w:r>
      </w:ins>
      <w:r w:rsidRPr="00944672">
        <w:rPr>
          <w:rFonts w:ascii="Arial" w:hAnsi="Arial" w:cs="Arial"/>
          <w:sz w:val="24"/>
          <w:szCs w:val="24"/>
        </w:rPr>
        <w:t xml:space="preserve"> deutete auf Hektik hin.</w:t>
      </w:r>
    </w:p>
    <w:p w14:paraId="7936D3CA" w14:textId="6DBA08D5"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Um 08:40 </w:t>
      </w:r>
      <w:del w:id="2515" w:author="Lektorat Bauer" w:date="2025-02-28T08:31:00Z" w16du:dateUtc="2025-02-28T07:31:00Z">
        <w:r w:rsidRPr="00944672" w:rsidDel="00D90CF3">
          <w:rPr>
            <w:rFonts w:ascii="Arial" w:hAnsi="Arial" w:cs="Arial"/>
            <w:sz w:val="24"/>
            <w:szCs w:val="24"/>
          </w:rPr>
          <w:delText xml:space="preserve">war </w:delText>
        </w:r>
      </w:del>
      <w:ins w:id="2516" w:author="Lektorat Bauer" w:date="2025-02-28T08:31:00Z" w16du:dateUtc="2025-02-28T07:31:00Z">
        <w:r w:rsidR="00D90CF3">
          <w:rPr>
            <w:rFonts w:ascii="Arial" w:hAnsi="Arial" w:cs="Arial"/>
            <w:sz w:val="24"/>
            <w:szCs w:val="24"/>
          </w:rPr>
          <w:t>stand</w:t>
        </w:r>
        <w:r w:rsidR="00D90CF3" w:rsidRPr="00944672">
          <w:rPr>
            <w:rFonts w:ascii="Arial" w:hAnsi="Arial" w:cs="Arial"/>
            <w:sz w:val="24"/>
            <w:szCs w:val="24"/>
          </w:rPr>
          <w:t xml:space="preserve"> </w:t>
        </w:r>
      </w:ins>
      <w:r w:rsidRPr="00944672">
        <w:rPr>
          <w:rFonts w:ascii="Arial" w:hAnsi="Arial" w:cs="Arial"/>
          <w:sz w:val="24"/>
          <w:szCs w:val="24"/>
        </w:rPr>
        <w:t>Stan Lee am Schalter der Fracht-Ausgabe und wartete auf seine Sonderfracht. Weiter</w:t>
      </w:r>
      <w:ins w:id="2517" w:author="Lektorat Bauer" w:date="2025-02-28T08:31:00Z" w16du:dateUtc="2025-02-28T07:31:00Z">
        <w:r w:rsidR="00D90CF3">
          <w:rPr>
            <w:rFonts w:ascii="Arial" w:hAnsi="Arial" w:cs="Arial"/>
            <w:sz w:val="24"/>
            <w:szCs w:val="24"/>
          </w:rPr>
          <w:t>e</w:t>
        </w:r>
      </w:ins>
      <w:r w:rsidRPr="00944672">
        <w:rPr>
          <w:rFonts w:ascii="Arial" w:hAnsi="Arial" w:cs="Arial"/>
          <w:sz w:val="24"/>
          <w:szCs w:val="24"/>
        </w:rPr>
        <w:t xml:space="preserve"> fünf Minuten später </w:t>
      </w:r>
      <w:del w:id="2518" w:author="Lektorat Bauer" w:date="2025-02-28T08:31:00Z" w16du:dateUtc="2025-02-28T07:31:00Z">
        <w:r w:rsidRPr="00944672" w:rsidDel="00D90CF3">
          <w:rPr>
            <w:rFonts w:ascii="Arial" w:hAnsi="Arial" w:cs="Arial"/>
            <w:sz w:val="24"/>
            <w:szCs w:val="24"/>
          </w:rPr>
          <w:delText xml:space="preserve">war </w:delText>
        </w:r>
      </w:del>
      <w:ins w:id="2519" w:author="Lektorat Bauer" w:date="2025-02-28T08:31:00Z" w16du:dateUtc="2025-02-28T07:31:00Z">
        <w:r w:rsidR="00D90CF3">
          <w:rPr>
            <w:rFonts w:ascii="Arial" w:hAnsi="Arial" w:cs="Arial"/>
            <w:sz w:val="24"/>
            <w:szCs w:val="24"/>
          </w:rPr>
          <w:t>saß</w:t>
        </w:r>
        <w:r w:rsidR="00D90CF3" w:rsidRPr="00944672">
          <w:rPr>
            <w:rFonts w:ascii="Arial" w:hAnsi="Arial" w:cs="Arial"/>
            <w:sz w:val="24"/>
            <w:szCs w:val="24"/>
          </w:rPr>
          <w:t xml:space="preserve"> </w:t>
        </w:r>
      </w:ins>
      <w:r w:rsidRPr="00944672">
        <w:rPr>
          <w:rFonts w:ascii="Arial" w:hAnsi="Arial" w:cs="Arial"/>
          <w:sz w:val="24"/>
          <w:szCs w:val="24"/>
        </w:rPr>
        <w:t>er wieder in der klimatisierten Limousine. Der BMW nahm wieder die Fahrt auf, und fuhr in Richtung Kuala Lumpur. Stan freute sich bereits auf die Dusche in seiner Suite im Shangri-La.</w:t>
      </w:r>
    </w:p>
    <w:p w14:paraId="4767DC2D"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Im Wald gingen die beiden Attentäter auf Position, um sich Ihr Geld zu verdienen.</w:t>
      </w:r>
    </w:p>
    <w:p w14:paraId="7676847C" w14:textId="3D49C4B2"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 xml:space="preserve">An der Kreuzung fuhr ein LKW auf die Fahrspuren Richtung Kuala Lumpur, blieb stehen und machte die Warnblicklichter an. Als der BMW an der Kreuzung ankam, war er gezwungen, die Geschwindigkeit bis zum Stillstand zu verringern. </w:t>
      </w:r>
      <w:commentRangeStart w:id="2520"/>
      <w:r w:rsidRPr="00944672">
        <w:rPr>
          <w:rFonts w:ascii="Arial" w:hAnsi="Arial" w:cs="Arial"/>
          <w:sz w:val="24"/>
          <w:szCs w:val="24"/>
        </w:rPr>
        <w:t>Hierdurch bekamen die Scharfschützen Gelegenheit</w:t>
      </w:r>
      <w:ins w:id="2521" w:author="Lektorat Bauer" w:date="2025-02-28T08:31:00Z" w16du:dateUtc="2025-02-28T07:31:00Z">
        <w:r w:rsidR="00D90CF3">
          <w:rPr>
            <w:rFonts w:ascii="Arial" w:hAnsi="Arial" w:cs="Arial"/>
            <w:sz w:val="24"/>
            <w:szCs w:val="24"/>
          </w:rPr>
          <w:t>,</w:t>
        </w:r>
      </w:ins>
      <w:r w:rsidRPr="00944672">
        <w:rPr>
          <w:rFonts w:ascii="Arial" w:hAnsi="Arial" w:cs="Arial"/>
          <w:sz w:val="24"/>
          <w:szCs w:val="24"/>
        </w:rPr>
        <w:t xml:space="preserve"> das Ziel genau anzuvisieren. „</w:t>
      </w:r>
      <w:commentRangeStart w:id="2522"/>
      <w:r w:rsidRPr="00944672">
        <w:rPr>
          <w:rFonts w:ascii="Arial" w:hAnsi="Arial" w:cs="Arial"/>
          <w:sz w:val="24"/>
          <w:szCs w:val="24"/>
        </w:rPr>
        <w:t>Feuer</w:t>
      </w:r>
      <w:commentRangeEnd w:id="2522"/>
      <w:r w:rsidR="00D90CF3">
        <w:rPr>
          <w:rStyle w:val="Kommentarzeichen"/>
        </w:rPr>
        <w:commentReference w:id="2522"/>
      </w:r>
      <w:r w:rsidRPr="00944672">
        <w:rPr>
          <w:rFonts w:ascii="Arial" w:hAnsi="Arial" w:cs="Arial"/>
          <w:sz w:val="24"/>
          <w:szCs w:val="24"/>
        </w:rPr>
        <w:t>.“ Innerhalb von Sekunden waren die vier Attentäter tot. „Alle erledigt</w:t>
      </w:r>
      <w:del w:id="2523" w:author="Lektorat Bauer" w:date="2025-02-28T08:32:00Z" w16du:dateUtc="2025-02-28T07:32:00Z">
        <w:r w:rsidRPr="00944672" w:rsidDel="00D90CF3">
          <w:rPr>
            <w:rFonts w:ascii="Arial" w:hAnsi="Arial" w:cs="Arial"/>
            <w:sz w:val="24"/>
            <w:szCs w:val="24"/>
          </w:rPr>
          <w:delText>.</w:delText>
        </w:r>
      </w:del>
      <w:r w:rsidRPr="00944672">
        <w:rPr>
          <w:rFonts w:ascii="Arial" w:hAnsi="Arial" w:cs="Arial"/>
          <w:sz w:val="24"/>
          <w:szCs w:val="24"/>
        </w:rPr>
        <w:t>“</w:t>
      </w:r>
      <w:ins w:id="2524" w:author="Lektorat Bauer" w:date="2025-02-28T08:32:00Z" w16du:dateUtc="2025-02-28T07:32:00Z">
        <w:r w:rsidR="00D90CF3">
          <w:rPr>
            <w:rFonts w:ascii="Arial" w:hAnsi="Arial" w:cs="Arial"/>
            <w:sz w:val="24"/>
            <w:szCs w:val="24"/>
          </w:rPr>
          <w:t>,</w:t>
        </w:r>
      </w:ins>
      <w:r w:rsidRPr="00944672">
        <w:rPr>
          <w:rFonts w:ascii="Arial" w:hAnsi="Arial" w:cs="Arial"/>
          <w:sz w:val="24"/>
          <w:szCs w:val="24"/>
        </w:rPr>
        <w:t xml:space="preserve"> </w:t>
      </w:r>
      <w:ins w:id="2525" w:author="Lektorat Bauer" w:date="2025-02-28T08:32:00Z" w16du:dateUtc="2025-02-28T07:32:00Z">
        <w:r w:rsidR="00D90CF3">
          <w:rPr>
            <w:rFonts w:ascii="Arial" w:hAnsi="Arial" w:cs="Arial"/>
            <w:sz w:val="24"/>
            <w:szCs w:val="24"/>
          </w:rPr>
          <w:t>s</w:t>
        </w:r>
      </w:ins>
      <w:del w:id="2526" w:author="Lektorat Bauer" w:date="2025-02-28T08:32:00Z" w16du:dateUtc="2025-02-28T07:32:00Z">
        <w:r w:rsidRPr="00944672" w:rsidDel="00D90CF3">
          <w:rPr>
            <w:rFonts w:ascii="Arial" w:hAnsi="Arial" w:cs="Arial"/>
            <w:sz w:val="24"/>
            <w:szCs w:val="24"/>
          </w:rPr>
          <w:delText>S</w:delText>
        </w:r>
      </w:del>
      <w:r w:rsidRPr="00944672">
        <w:rPr>
          <w:rFonts w:ascii="Arial" w:hAnsi="Arial" w:cs="Arial"/>
          <w:sz w:val="24"/>
          <w:szCs w:val="24"/>
        </w:rPr>
        <w:t xml:space="preserve">agte Tia in das Com-Set. </w:t>
      </w:r>
    </w:p>
    <w:p w14:paraId="3BC57698" w14:textId="29CB8D04" w:rsidR="00944672" w:rsidRPr="00944672" w:rsidDel="00D90CF3" w:rsidRDefault="00944672" w:rsidP="00623B68">
      <w:pPr>
        <w:autoSpaceDE w:val="0"/>
        <w:autoSpaceDN w:val="0"/>
        <w:adjustRightInd w:val="0"/>
        <w:spacing w:after="0" w:line="360" w:lineRule="auto"/>
        <w:ind w:firstLine="227"/>
        <w:jc w:val="both"/>
        <w:rPr>
          <w:del w:id="2527" w:author="Lektorat Bauer" w:date="2025-02-28T08:32:00Z" w16du:dateUtc="2025-02-28T07:32:00Z"/>
          <w:rFonts w:ascii="Arial" w:hAnsi="Arial" w:cs="Arial"/>
          <w:sz w:val="24"/>
          <w:szCs w:val="24"/>
        </w:rPr>
      </w:pPr>
      <w:commentRangeStart w:id="2528"/>
      <w:del w:id="2529" w:author="Lektorat Bauer" w:date="2025-02-28T08:32:00Z" w16du:dateUtc="2025-02-28T07:32:00Z">
        <w:r w:rsidRPr="00944672" w:rsidDel="00D90CF3">
          <w:rPr>
            <w:rFonts w:ascii="Arial" w:hAnsi="Arial" w:cs="Arial"/>
            <w:sz w:val="24"/>
            <w:szCs w:val="24"/>
          </w:rPr>
          <w:delText>Da die Attentäter ihre Hände bereits an den Gewehren hatten, war es nicht möglich, sie mit einem Schuss nur kampfunfähig zu schießen, das klappt nur in den einschlägigen Actionfilmen.</w:delText>
        </w:r>
      </w:del>
      <w:commentRangeEnd w:id="2528"/>
      <w:r w:rsidR="00D90CF3">
        <w:rPr>
          <w:rStyle w:val="Kommentarzeichen"/>
        </w:rPr>
        <w:commentReference w:id="2528"/>
      </w:r>
    </w:p>
    <w:p w14:paraId="21636E47" w14:textId="73C36E86"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Sioh hatte freien Blick auf die Kreuzung und sagte</w:t>
      </w:r>
      <w:ins w:id="2530" w:author="Lektorat Bauer" w:date="2025-02-28T08:33:00Z" w16du:dateUtc="2025-02-28T07:33:00Z">
        <w:r w:rsidR="00D90CF3">
          <w:rPr>
            <w:rFonts w:ascii="Arial" w:hAnsi="Arial" w:cs="Arial"/>
            <w:sz w:val="24"/>
            <w:szCs w:val="24"/>
          </w:rPr>
          <w:t>:</w:t>
        </w:r>
      </w:ins>
      <w:del w:id="2531" w:author="Lektorat Bauer" w:date="2025-02-28T08:32:00Z" w16du:dateUtc="2025-02-28T07:32:00Z">
        <w:r w:rsidRPr="00944672" w:rsidDel="00D90CF3">
          <w:rPr>
            <w:rFonts w:ascii="Arial" w:hAnsi="Arial" w:cs="Arial"/>
            <w:sz w:val="24"/>
            <w:szCs w:val="24"/>
          </w:rPr>
          <w:delText>,</w:delText>
        </w:r>
      </w:del>
      <w:r w:rsidRPr="00944672">
        <w:rPr>
          <w:rFonts w:ascii="Arial" w:hAnsi="Arial" w:cs="Arial"/>
          <w:sz w:val="24"/>
          <w:szCs w:val="24"/>
        </w:rPr>
        <w:t xml:space="preserve"> „Alles klar. Der Fahrer wird gerade festgesetzt.“</w:t>
      </w:r>
      <w:commentRangeEnd w:id="2520"/>
      <w:r w:rsidR="00D90CF3">
        <w:rPr>
          <w:rStyle w:val="Kommentarzeichen"/>
        </w:rPr>
        <w:commentReference w:id="2520"/>
      </w:r>
    </w:p>
    <w:p w14:paraId="7E8A5116" w14:textId="493080BB"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„Gut gemacht!“</w:t>
      </w:r>
      <w:ins w:id="2532" w:author="Lektorat Bauer" w:date="2025-02-28T08:33:00Z" w16du:dateUtc="2025-02-28T07:33:00Z">
        <w:r w:rsidR="00D90CF3">
          <w:rPr>
            <w:rFonts w:ascii="Arial" w:hAnsi="Arial" w:cs="Arial"/>
            <w:sz w:val="24"/>
            <w:szCs w:val="24"/>
          </w:rPr>
          <w:t>,</w:t>
        </w:r>
      </w:ins>
      <w:r w:rsidRPr="00944672">
        <w:rPr>
          <w:rFonts w:ascii="Arial" w:hAnsi="Arial" w:cs="Arial"/>
          <w:sz w:val="24"/>
          <w:szCs w:val="24"/>
        </w:rPr>
        <w:t xml:space="preserve"> </w:t>
      </w:r>
      <w:ins w:id="2533" w:author="Lektorat Bauer" w:date="2025-02-28T08:33:00Z" w16du:dateUtc="2025-02-28T07:33:00Z">
        <w:r w:rsidR="00D90CF3">
          <w:rPr>
            <w:rFonts w:ascii="Arial" w:hAnsi="Arial" w:cs="Arial"/>
            <w:sz w:val="24"/>
            <w:szCs w:val="24"/>
          </w:rPr>
          <w:t>s</w:t>
        </w:r>
      </w:ins>
      <w:del w:id="2534" w:author="Lektorat Bauer" w:date="2025-02-28T08:33:00Z" w16du:dateUtc="2025-02-28T07:33:00Z">
        <w:r w:rsidRPr="00944672" w:rsidDel="00D90CF3">
          <w:rPr>
            <w:rFonts w:ascii="Arial" w:hAnsi="Arial" w:cs="Arial"/>
            <w:sz w:val="24"/>
            <w:szCs w:val="24"/>
          </w:rPr>
          <w:delText>S</w:delText>
        </w:r>
      </w:del>
      <w:r w:rsidRPr="00944672">
        <w:rPr>
          <w:rFonts w:ascii="Arial" w:hAnsi="Arial" w:cs="Arial"/>
          <w:sz w:val="24"/>
          <w:szCs w:val="24"/>
        </w:rPr>
        <w:t>agte Haziq</w:t>
      </w:r>
      <w:ins w:id="2535" w:author="Lektorat Bauer" w:date="2025-02-28T08:33:00Z" w16du:dateUtc="2025-02-28T07:33:00Z">
        <w:r w:rsidR="00D90CF3">
          <w:rPr>
            <w:rFonts w:ascii="Arial" w:hAnsi="Arial" w:cs="Arial"/>
            <w:sz w:val="24"/>
            <w:szCs w:val="24"/>
          </w:rPr>
          <w:t>,</w:t>
        </w:r>
      </w:ins>
      <w:r w:rsidRPr="00944672">
        <w:rPr>
          <w:rFonts w:ascii="Arial" w:hAnsi="Arial" w:cs="Arial"/>
          <w:sz w:val="24"/>
          <w:szCs w:val="24"/>
        </w:rPr>
        <w:t xml:space="preserve"> </w:t>
      </w:r>
      <w:del w:id="2536" w:author="Lektorat Bauer" w:date="2025-02-28T08:33:00Z" w16du:dateUtc="2025-02-28T07:33:00Z">
        <w:r w:rsidRPr="00944672" w:rsidDel="00D90CF3">
          <w:rPr>
            <w:rFonts w:ascii="Arial" w:hAnsi="Arial" w:cs="Arial"/>
            <w:sz w:val="24"/>
            <w:szCs w:val="24"/>
          </w:rPr>
          <w:delText xml:space="preserve">und dann </w:delText>
        </w:r>
      </w:del>
      <w:r w:rsidRPr="00944672">
        <w:rPr>
          <w:rFonts w:ascii="Arial" w:hAnsi="Arial" w:cs="Arial"/>
          <w:sz w:val="24"/>
          <w:szCs w:val="24"/>
        </w:rPr>
        <w:t>„10 und 11! Findet heraus, wer das ist und wo der Gast wohnt.“</w:t>
      </w:r>
    </w:p>
    <w:p w14:paraId="1B55BB25" w14:textId="652908B2"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Dann gingen die Mitglieder zu </w:t>
      </w:r>
      <w:del w:id="2537" w:author="Lektorat Bauer" w:date="2025-02-28T08:33:00Z" w16du:dateUtc="2025-02-28T07:33:00Z">
        <w:r w:rsidRPr="00944672" w:rsidDel="00D90CF3">
          <w:rPr>
            <w:rFonts w:ascii="Arial" w:hAnsi="Arial" w:cs="Arial"/>
            <w:sz w:val="24"/>
            <w:szCs w:val="24"/>
          </w:rPr>
          <w:delText>I</w:delText>
        </w:r>
      </w:del>
      <w:ins w:id="2538" w:author="Lektorat Bauer" w:date="2025-02-28T08:33:00Z" w16du:dateUtc="2025-02-28T07:33:00Z">
        <w:r w:rsidR="00D90CF3">
          <w:rPr>
            <w:rFonts w:ascii="Arial" w:hAnsi="Arial" w:cs="Arial"/>
            <w:sz w:val="24"/>
            <w:szCs w:val="24"/>
          </w:rPr>
          <w:t>i</w:t>
        </w:r>
      </w:ins>
      <w:r w:rsidRPr="00944672">
        <w:rPr>
          <w:rFonts w:ascii="Arial" w:hAnsi="Arial" w:cs="Arial"/>
          <w:sz w:val="24"/>
          <w:szCs w:val="24"/>
        </w:rPr>
        <w:t>hren Opfern, um diese zu untersuchen.</w:t>
      </w:r>
    </w:p>
    <w:p w14:paraId="42F9418C" w14:textId="7817E230"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Als Stan Lee um 09:50 bei</w:t>
      </w:r>
      <w:ins w:id="2539" w:author="Lektorat Bauer" w:date="2025-02-28T08:33:00Z" w16du:dateUtc="2025-02-28T07:33:00Z">
        <w:r w:rsidR="00D90CF3">
          <w:rPr>
            <w:rFonts w:ascii="Arial" w:hAnsi="Arial" w:cs="Arial"/>
            <w:sz w:val="24"/>
            <w:szCs w:val="24"/>
          </w:rPr>
          <w:t>m</w:t>
        </w:r>
      </w:ins>
      <w:r w:rsidRPr="00944672">
        <w:rPr>
          <w:rFonts w:ascii="Arial" w:hAnsi="Arial" w:cs="Arial"/>
          <w:sz w:val="24"/>
          <w:szCs w:val="24"/>
        </w:rPr>
        <w:t xml:space="preserve"> Shangri-La ankam und eincheckte, nahm eine Frau, die Kim </w:t>
      </w:r>
      <w:r w:rsidRPr="00944672">
        <w:rPr>
          <w:rFonts w:ascii="Arial" w:hAnsi="Arial" w:cs="Arial"/>
          <w:noProof/>
          <w:sz w:val="24"/>
          <w:szCs w:val="24"/>
        </w:rPr>
        <w:t>Il-Guk</w:t>
      </w:r>
      <w:r w:rsidRPr="00944672">
        <w:rPr>
          <w:rFonts w:ascii="Arial" w:hAnsi="Arial" w:cs="Arial"/>
          <w:sz w:val="24"/>
          <w:szCs w:val="24"/>
        </w:rPr>
        <w:t xml:space="preserve"> wie aus dem Gesicht geschnitten war, </w:t>
      </w:r>
      <w:ins w:id="2540" w:author="Lektorat Bauer" w:date="2025-02-28T08:33:00Z" w16du:dateUtc="2025-02-28T07:33:00Z">
        <w:r w:rsidR="00D90CF3">
          <w:rPr>
            <w:rFonts w:ascii="Arial" w:hAnsi="Arial" w:cs="Arial"/>
            <w:sz w:val="24"/>
            <w:szCs w:val="24"/>
          </w:rPr>
          <w:t>i</w:t>
        </w:r>
      </w:ins>
      <w:del w:id="2541" w:author="Lektorat Bauer" w:date="2025-02-28T08:33:00Z" w16du:dateUtc="2025-02-28T07:33:00Z">
        <w:r w:rsidRPr="00944672" w:rsidDel="00D90CF3">
          <w:rPr>
            <w:rFonts w:ascii="Arial" w:hAnsi="Arial" w:cs="Arial"/>
            <w:sz w:val="24"/>
            <w:szCs w:val="24"/>
          </w:rPr>
          <w:delText>I</w:delText>
        </w:r>
      </w:del>
      <w:r w:rsidRPr="00944672">
        <w:rPr>
          <w:rFonts w:ascii="Arial" w:hAnsi="Arial" w:cs="Arial"/>
          <w:sz w:val="24"/>
          <w:szCs w:val="24"/>
        </w:rPr>
        <w:t>hr Telefon zur Hand und sagte</w:t>
      </w:r>
      <w:ins w:id="2542" w:author="Lektorat Bauer" w:date="2025-02-28T08:33:00Z" w16du:dateUtc="2025-02-28T07:33:00Z">
        <w:r w:rsidR="00D90CF3">
          <w:rPr>
            <w:rFonts w:ascii="Arial" w:hAnsi="Arial" w:cs="Arial"/>
            <w:sz w:val="24"/>
            <w:szCs w:val="24"/>
          </w:rPr>
          <w:t>:</w:t>
        </w:r>
      </w:ins>
      <w:del w:id="2543" w:author="Lektorat Bauer" w:date="2025-02-28T08:33:00Z" w16du:dateUtc="2025-02-28T07:33:00Z">
        <w:r w:rsidRPr="00944672" w:rsidDel="00D90CF3">
          <w:rPr>
            <w:rFonts w:ascii="Arial" w:hAnsi="Arial" w:cs="Arial"/>
            <w:sz w:val="24"/>
            <w:szCs w:val="24"/>
          </w:rPr>
          <w:delText>.</w:delText>
        </w:r>
      </w:del>
      <w:r w:rsidRPr="00944672">
        <w:rPr>
          <w:rFonts w:ascii="Arial" w:hAnsi="Arial" w:cs="Arial"/>
          <w:sz w:val="24"/>
          <w:szCs w:val="24"/>
        </w:rPr>
        <w:t xml:space="preserve"> „Es ist etwas schiefgegangen. Er checkt gerade ein.“</w:t>
      </w:r>
    </w:p>
    <w:p w14:paraId="6F548028"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Stan Lee bekam von all dem nichts mit.</w:t>
      </w:r>
    </w:p>
    <w:p w14:paraId="17C578BE"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0DB5CE65" w14:textId="77777777" w:rsidR="00944672" w:rsidRPr="00944672" w:rsidRDefault="00944672" w:rsidP="00623B68">
      <w:pPr>
        <w:suppressAutoHyphens/>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12BBA31B"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436CEEF1" w14:textId="77777777" w:rsidR="00944672" w:rsidRPr="00944672" w:rsidRDefault="00944672" w:rsidP="00623B68">
      <w:pPr>
        <w:keepNext/>
        <w:keepLines/>
        <w:pageBreakBefore/>
        <w:numPr>
          <w:ilvl w:val="0"/>
          <w:numId w:val="1"/>
        </w:numPr>
        <w:suppressAutoHyphens/>
        <w:autoSpaceDE w:val="0"/>
        <w:autoSpaceDN w:val="0"/>
        <w:adjustRightInd w:val="0"/>
        <w:spacing w:before="744" w:after="120" w:line="360" w:lineRule="auto"/>
        <w:jc w:val="center"/>
        <w:outlineLvl w:val="0"/>
        <w:rPr>
          <w:rFonts w:ascii="Arial" w:hAnsi="Arial" w:cs="Arial"/>
          <w:b/>
          <w:bCs/>
          <w:sz w:val="24"/>
          <w:szCs w:val="24"/>
        </w:rPr>
      </w:pPr>
      <w:r w:rsidRPr="00944672">
        <w:rPr>
          <w:rFonts w:ascii="Arial" w:hAnsi="Arial" w:cs="Arial"/>
          <w:b/>
          <w:bCs/>
          <w:sz w:val="24"/>
          <w:szCs w:val="24"/>
        </w:rPr>
        <w:lastRenderedPageBreak/>
        <w:t xml:space="preserve">: </w:t>
      </w:r>
      <w:r w:rsidRPr="00944672">
        <w:rPr>
          <w:rFonts w:ascii="Arial" w:hAnsi="Arial" w:cs="Arial"/>
          <w:b/>
          <w:bCs/>
          <w:sz w:val="24"/>
          <w:szCs w:val="24"/>
        </w:rPr>
        <w:br/>
        <w:t>„In allen Kämpfen mag die direkte Methode benutzt werden, um die Schlacht zu beginnen, doch sind indirekte Methoden vonnöten, um den Sieg zu sichern.“ (Sun Tsu)</w:t>
      </w:r>
    </w:p>
    <w:p w14:paraId="45176CDE"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 xml:space="preserve"> </w:t>
      </w:r>
    </w:p>
    <w:p w14:paraId="2EB847E8"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commentRangeStart w:id="2544"/>
      <w:commentRangeEnd w:id="2544"/>
      <w:r w:rsidRPr="00944672">
        <w:rPr>
          <w:rFonts w:ascii="Arial" w:hAnsi="Arial" w:cs="Arial"/>
          <w:sz w:val="24"/>
          <w:szCs w:val="24"/>
        </w:rPr>
        <w:commentReference w:id="2544"/>
      </w:r>
      <w:r w:rsidRPr="00944672">
        <w:rPr>
          <w:rFonts w:ascii="Arial" w:hAnsi="Arial" w:cs="Arial"/>
          <w:b/>
          <w:bCs/>
          <w:sz w:val="24"/>
          <w:szCs w:val="24"/>
        </w:rPr>
        <w:t>&gt;&gt;&gt; Freitag, 07. März 2014, Flughafen Kuala Lumpur &lt;&lt;&lt;</w:t>
      </w:r>
    </w:p>
    <w:p w14:paraId="6EAB5F27" w14:textId="39CC4C80"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Die Boeing 777</w:t>
      </w:r>
      <w:del w:id="2545" w:author="Lektorat Bauer" w:date="2025-02-28T08:36:00Z" w16du:dateUtc="2025-02-28T07:36:00Z">
        <w:r w:rsidRPr="00944672" w:rsidDel="00D90CF3">
          <w:rPr>
            <w:rFonts w:ascii="Arial" w:hAnsi="Arial" w:cs="Arial"/>
            <w:sz w:val="24"/>
            <w:szCs w:val="24"/>
          </w:rPr>
          <w:delText xml:space="preserve"> (</w:delText>
        </w:r>
        <w:r w:rsidRPr="00944672" w:rsidDel="00D90CF3">
          <w:rPr>
            <w:rFonts w:ascii="Arial" w:hAnsi="Arial" w:cs="Arial"/>
            <w:noProof/>
            <w:sz w:val="24"/>
            <w:szCs w:val="24"/>
          </w:rPr>
          <w:delText>triple</w:delText>
        </w:r>
        <w:r w:rsidRPr="00944672" w:rsidDel="00D90CF3">
          <w:rPr>
            <w:rFonts w:ascii="Arial" w:hAnsi="Arial" w:cs="Arial"/>
            <w:sz w:val="24"/>
            <w:szCs w:val="24"/>
          </w:rPr>
          <w:delText xml:space="preserve"> </w:delText>
        </w:r>
        <w:r w:rsidRPr="00944672" w:rsidDel="00D90CF3">
          <w:rPr>
            <w:rFonts w:ascii="Arial" w:hAnsi="Arial" w:cs="Arial"/>
            <w:noProof/>
            <w:sz w:val="24"/>
            <w:szCs w:val="24"/>
          </w:rPr>
          <w:delText>seven</w:delText>
        </w:r>
        <w:r w:rsidRPr="00944672" w:rsidDel="00D90CF3">
          <w:rPr>
            <w:rFonts w:ascii="Arial" w:hAnsi="Arial" w:cs="Arial"/>
            <w:sz w:val="24"/>
            <w:szCs w:val="24"/>
          </w:rPr>
          <w:delText>)</w:delText>
        </w:r>
      </w:del>
      <w:r w:rsidRPr="00944672">
        <w:rPr>
          <w:rFonts w:ascii="Arial" w:hAnsi="Arial" w:cs="Arial"/>
          <w:sz w:val="24"/>
          <w:szCs w:val="24"/>
        </w:rPr>
        <w:t xml:space="preserve"> hat sich seit ihrer Einführung 1994 zu einem der beliebtesten Flugzeuge für lange Mittelstrecken entwickelt. Bei der Einführung ging es in der Ausschreibung der United Airlines darum, ein Flugzeug zu bekommen, dass die Strecke Denver</w:t>
      </w:r>
      <w:del w:id="2546" w:author="Lektorat Bauer" w:date="2025-02-28T08:36:00Z" w16du:dateUtc="2025-02-28T07:36:00Z">
        <w:r w:rsidRPr="00944672" w:rsidDel="00D90CF3">
          <w:rPr>
            <w:rFonts w:ascii="Arial" w:hAnsi="Arial" w:cs="Arial"/>
            <w:sz w:val="24"/>
            <w:szCs w:val="24"/>
          </w:rPr>
          <w:delText xml:space="preserve"> </w:delText>
        </w:r>
      </w:del>
      <w:r w:rsidRPr="00944672">
        <w:rPr>
          <w:rFonts w:ascii="Arial" w:hAnsi="Arial" w:cs="Arial"/>
          <w:sz w:val="24"/>
          <w:szCs w:val="24"/>
        </w:rPr>
        <w:t>–</w:t>
      </w:r>
      <w:del w:id="2547" w:author="Lektorat Bauer" w:date="2025-02-28T08:36:00Z" w16du:dateUtc="2025-02-28T07:36:00Z">
        <w:r w:rsidRPr="00944672" w:rsidDel="00D90CF3">
          <w:rPr>
            <w:rFonts w:ascii="Arial" w:hAnsi="Arial" w:cs="Arial"/>
            <w:sz w:val="24"/>
            <w:szCs w:val="24"/>
          </w:rPr>
          <w:delText xml:space="preserve"> </w:delText>
        </w:r>
      </w:del>
      <w:r w:rsidRPr="00944672">
        <w:rPr>
          <w:rFonts w:ascii="Arial" w:hAnsi="Arial" w:cs="Arial"/>
          <w:sz w:val="24"/>
          <w:szCs w:val="24"/>
        </w:rPr>
        <w:t xml:space="preserve">Hawaii nonstop fliegen konnte. Zwar hatte auch Airbus </w:t>
      </w:r>
      <w:ins w:id="2548" w:author="Lektorat Bauer" w:date="2025-02-28T08:36:00Z" w16du:dateUtc="2025-02-28T07:36:00Z">
        <w:r w:rsidR="00D90CF3">
          <w:rPr>
            <w:rFonts w:ascii="Arial" w:hAnsi="Arial" w:cs="Arial"/>
            <w:sz w:val="24"/>
            <w:szCs w:val="24"/>
          </w:rPr>
          <w:t xml:space="preserve">ein Modell </w:t>
        </w:r>
      </w:ins>
      <w:r w:rsidRPr="00944672">
        <w:rPr>
          <w:rFonts w:ascii="Arial" w:hAnsi="Arial" w:cs="Arial"/>
          <w:sz w:val="24"/>
          <w:szCs w:val="24"/>
        </w:rPr>
        <w:t xml:space="preserve">angeboten, aber United Airlines entschied sich für die Neuentwicklung der B777. </w:t>
      </w:r>
      <w:commentRangeStart w:id="2549"/>
      <w:del w:id="2550" w:author="Lektorat Bauer" w:date="2025-02-28T08:37:00Z" w16du:dateUtc="2025-02-28T07:37:00Z">
        <w:r w:rsidRPr="00944672" w:rsidDel="00D90CF3">
          <w:rPr>
            <w:rFonts w:ascii="Arial" w:hAnsi="Arial" w:cs="Arial"/>
            <w:sz w:val="24"/>
            <w:szCs w:val="24"/>
          </w:rPr>
          <w:delText xml:space="preserve">Aufgrund der Ausschreibung von United Airlines </w:delText>
        </w:r>
      </w:del>
      <w:commentRangeEnd w:id="2549"/>
      <w:r w:rsidR="00D90CF3">
        <w:rPr>
          <w:rStyle w:val="Kommentarzeichen"/>
        </w:rPr>
        <w:commentReference w:id="2549"/>
      </w:r>
      <w:del w:id="2551" w:author="Lektorat Bauer" w:date="2025-02-28T08:37:00Z" w16du:dateUtc="2025-02-28T07:37:00Z">
        <w:r w:rsidRPr="00944672" w:rsidDel="00D90CF3">
          <w:rPr>
            <w:rFonts w:ascii="Arial" w:hAnsi="Arial" w:cs="Arial"/>
            <w:sz w:val="24"/>
            <w:szCs w:val="24"/>
          </w:rPr>
          <w:delText>fragte sich viele</w:delText>
        </w:r>
      </w:del>
      <w:ins w:id="2552" w:author="Lektorat Bauer" w:date="2025-02-28T08:37:00Z" w16du:dateUtc="2025-02-28T07:37:00Z">
        <w:r w:rsidR="00D90CF3">
          <w:rPr>
            <w:rFonts w:ascii="Arial" w:hAnsi="Arial" w:cs="Arial"/>
            <w:sz w:val="24"/>
            <w:szCs w:val="24"/>
          </w:rPr>
          <w:t>Viele fragten sich damals</w:t>
        </w:r>
      </w:ins>
      <w:r w:rsidRPr="00944672">
        <w:rPr>
          <w:rFonts w:ascii="Arial" w:hAnsi="Arial" w:cs="Arial"/>
          <w:sz w:val="24"/>
          <w:szCs w:val="24"/>
        </w:rPr>
        <w:t xml:space="preserve"> scherzhaft, mit wie vielen hawaiianischen Ski-Urlaubern United diese Order wohl kalkulier</w:t>
      </w:r>
      <w:ins w:id="2553" w:author="Lektorat Bauer" w:date="2025-02-28T08:37:00Z" w16du:dateUtc="2025-02-28T07:37:00Z">
        <w:r w:rsidR="00D90CF3">
          <w:rPr>
            <w:rFonts w:ascii="Arial" w:hAnsi="Arial" w:cs="Arial"/>
            <w:sz w:val="24"/>
            <w:szCs w:val="24"/>
          </w:rPr>
          <w:t>t hatte</w:t>
        </w:r>
      </w:ins>
      <w:del w:id="2554" w:author="Lektorat Bauer" w:date="2025-02-28T08:37:00Z" w16du:dateUtc="2025-02-28T07:37:00Z">
        <w:r w:rsidRPr="00944672" w:rsidDel="00D90CF3">
          <w:rPr>
            <w:rFonts w:ascii="Arial" w:hAnsi="Arial" w:cs="Arial"/>
            <w:sz w:val="24"/>
            <w:szCs w:val="24"/>
          </w:rPr>
          <w:delText>en würde</w:delText>
        </w:r>
      </w:del>
      <w:r w:rsidRPr="00944672">
        <w:rPr>
          <w:rFonts w:ascii="Arial" w:hAnsi="Arial" w:cs="Arial"/>
          <w:sz w:val="24"/>
          <w:szCs w:val="24"/>
        </w:rPr>
        <w:t>.</w:t>
      </w:r>
    </w:p>
    <w:p w14:paraId="3F6E4D22" w14:textId="604D575F"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Das Modell der B777-200 ist das Standardmodell und wird von vielen Fluggesellschaften geschätzt, da zum einen viele Passagiere mit nur zwei Triebwerken </w:t>
      </w:r>
      <w:del w:id="2555" w:author="Lektorat Bauer" w:date="2025-02-28T08:37:00Z" w16du:dateUtc="2025-02-28T07:37:00Z">
        <w:r w:rsidRPr="00944672" w:rsidDel="00D90CF3">
          <w:rPr>
            <w:rFonts w:ascii="Arial" w:hAnsi="Arial" w:cs="Arial"/>
            <w:sz w:val="24"/>
            <w:szCs w:val="24"/>
          </w:rPr>
          <w:delText xml:space="preserve">(als günstiger als z.B. mit der B747 Jumbo-Jet) </w:delText>
        </w:r>
      </w:del>
      <w:r w:rsidRPr="00944672">
        <w:rPr>
          <w:rFonts w:ascii="Arial" w:hAnsi="Arial" w:cs="Arial"/>
          <w:sz w:val="24"/>
          <w:szCs w:val="24"/>
        </w:rPr>
        <w:t xml:space="preserve">transportiert werden können und </w:t>
      </w:r>
      <w:del w:id="2556" w:author="Lektorat Bauer" w:date="2025-02-28T08:37:00Z" w16du:dateUtc="2025-02-28T07:37:00Z">
        <w:r w:rsidRPr="00944672" w:rsidDel="00D90CF3">
          <w:rPr>
            <w:rFonts w:ascii="Arial" w:hAnsi="Arial" w:cs="Arial"/>
            <w:sz w:val="24"/>
            <w:szCs w:val="24"/>
          </w:rPr>
          <w:delText xml:space="preserve">zum anderen </w:delText>
        </w:r>
      </w:del>
      <w:r w:rsidRPr="00944672">
        <w:rPr>
          <w:rFonts w:ascii="Arial" w:hAnsi="Arial" w:cs="Arial"/>
          <w:sz w:val="24"/>
          <w:szCs w:val="24"/>
        </w:rPr>
        <w:t xml:space="preserve">das Flugzeug </w:t>
      </w:r>
      <w:ins w:id="2557" w:author="Lektorat Bauer" w:date="2025-02-28T08:37:00Z" w16du:dateUtc="2025-02-28T07:37:00Z">
        <w:r w:rsidR="00D90CF3" w:rsidRPr="00944672">
          <w:rPr>
            <w:rFonts w:ascii="Arial" w:hAnsi="Arial" w:cs="Arial"/>
            <w:sz w:val="24"/>
            <w:szCs w:val="24"/>
          </w:rPr>
          <w:t xml:space="preserve">zum anderen </w:t>
        </w:r>
      </w:ins>
      <w:r w:rsidRPr="00944672">
        <w:rPr>
          <w:rFonts w:ascii="Arial" w:hAnsi="Arial" w:cs="Arial"/>
          <w:sz w:val="24"/>
          <w:szCs w:val="24"/>
        </w:rPr>
        <w:t>die sogenannte ETOPS</w:t>
      </w:r>
      <w:del w:id="2558" w:author="Lektorat Bauer" w:date="2025-02-28T08:37:00Z" w16du:dateUtc="2025-02-28T07:37:00Z">
        <w:r w:rsidRPr="00944672" w:rsidDel="00D90CF3">
          <w:rPr>
            <w:rFonts w:ascii="Arial" w:hAnsi="Arial" w:cs="Arial"/>
            <w:sz w:val="24"/>
            <w:szCs w:val="24"/>
          </w:rPr>
          <w:delText xml:space="preserve"> </w:delText>
        </w:r>
      </w:del>
      <w:ins w:id="2559" w:author="Lektorat Bauer" w:date="2025-02-28T08:37:00Z" w16du:dateUtc="2025-02-28T07:37:00Z">
        <w:r w:rsidR="00D90CF3">
          <w:rPr>
            <w:rFonts w:ascii="Arial" w:hAnsi="Arial" w:cs="Arial"/>
            <w:sz w:val="24"/>
            <w:szCs w:val="24"/>
          </w:rPr>
          <w:t>-</w:t>
        </w:r>
      </w:ins>
      <w:r w:rsidRPr="00944672">
        <w:rPr>
          <w:rFonts w:ascii="Arial" w:hAnsi="Arial" w:cs="Arial"/>
          <w:sz w:val="24"/>
          <w:szCs w:val="24"/>
        </w:rPr>
        <w:t>Zulassung</w:t>
      </w:r>
      <w:ins w:id="2560" w:author="Lektorat Bauer" w:date="2025-02-28T08:38:00Z" w16du:dateUtc="2025-02-28T07:38:00Z">
        <w:r w:rsidR="00D90CF3">
          <w:rPr>
            <w:rFonts w:ascii="Arial" w:hAnsi="Arial" w:cs="Arial"/>
            <w:sz w:val="24"/>
            <w:szCs w:val="24"/>
          </w:rPr>
          <w:t xml:space="preserve"> hat</w:t>
        </w:r>
      </w:ins>
      <w:r w:rsidRPr="00944672">
        <w:rPr>
          <w:rFonts w:ascii="Arial" w:hAnsi="Arial" w:cs="Arial"/>
          <w:sz w:val="24"/>
          <w:szCs w:val="24"/>
        </w:rPr>
        <w:t>, also</w:t>
      </w:r>
      <w:ins w:id="2561" w:author="Lektorat Bauer" w:date="2025-02-28T08:38:00Z" w16du:dateUtc="2025-02-28T07:38:00Z">
        <w:r w:rsidR="00D90CF3">
          <w:rPr>
            <w:rFonts w:ascii="Arial" w:hAnsi="Arial" w:cs="Arial"/>
            <w:sz w:val="24"/>
            <w:szCs w:val="24"/>
          </w:rPr>
          <w:t xml:space="preserve"> für</w:t>
        </w:r>
      </w:ins>
      <w:r w:rsidRPr="00944672">
        <w:rPr>
          <w:rFonts w:ascii="Arial" w:hAnsi="Arial" w:cs="Arial"/>
          <w:sz w:val="24"/>
          <w:szCs w:val="24"/>
        </w:rPr>
        <w:t xml:space="preserve"> den Flug über weite Wasserflächen </w:t>
      </w:r>
      <w:del w:id="2562" w:author="Lektorat Bauer" w:date="2025-02-28T08:38:00Z" w16du:dateUtc="2025-02-28T07:38:00Z">
        <w:r w:rsidRPr="00944672" w:rsidDel="00D90CF3">
          <w:rPr>
            <w:rFonts w:ascii="Arial" w:hAnsi="Arial" w:cs="Arial"/>
            <w:sz w:val="24"/>
            <w:szCs w:val="24"/>
          </w:rPr>
          <w:delText>(wie zum Beispiel die Strecke San Francisco – Hawaii), hat.</w:delText>
        </w:r>
      </w:del>
      <w:ins w:id="2563" w:author="Lektorat Bauer" w:date="2025-02-28T08:38:00Z" w16du:dateUtc="2025-02-28T07:38:00Z">
        <w:r w:rsidR="00D90CF3">
          <w:rPr>
            <w:rFonts w:ascii="Arial" w:hAnsi="Arial" w:cs="Arial"/>
            <w:sz w:val="24"/>
            <w:szCs w:val="24"/>
          </w:rPr>
          <w:t>geeignet ist.</w:t>
        </w:r>
      </w:ins>
    </w:p>
    <w:p w14:paraId="0591F5D6" w14:textId="0756D920"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Die Reichweite liegt bei 9.700 </w:t>
      </w:r>
      <w:ins w:id="2564" w:author="Lektorat Bauer" w:date="2025-02-28T08:38:00Z" w16du:dateUtc="2025-02-28T07:38:00Z">
        <w:r w:rsidR="00B7620C">
          <w:rPr>
            <w:rFonts w:ascii="Arial" w:hAnsi="Arial" w:cs="Arial"/>
            <w:sz w:val="24"/>
            <w:szCs w:val="24"/>
          </w:rPr>
          <w:t>Kilometern</w:t>
        </w:r>
      </w:ins>
      <w:del w:id="2565" w:author="Lektorat Bauer" w:date="2025-02-28T08:38:00Z" w16du:dateUtc="2025-02-28T07:38:00Z">
        <w:r w:rsidRPr="00944672" w:rsidDel="00B7620C">
          <w:rPr>
            <w:rFonts w:ascii="Arial" w:hAnsi="Arial" w:cs="Arial"/>
            <w:sz w:val="24"/>
            <w:szCs w:val="24"/>
          </w:rPr>
          <w:delText>KM</w:delText>
        </w:r>
      </w:del>
      <w:ins w:id="2566" w:author="Lektorat Bauer" w:date="2025-02-28T08:38:00Z" w16du:dateUtc="2025-02-28T07:38:00Z">
        <w:r w:rsidR="00B7620C">
          <w:rPr>
            <w:rFonts w:ascii="Arial" w:hAnsi="Arial" w:cs="Arial"/>
            <w:sz w:val="24"/>
            <w:szCs w:val="24"/>
          </w:rPr>
          <w:t>,</w:t>
        </w:r>
      </w:ins>
      <w:r w:rsidRPr="00944672">
        <w:rPr>
          <w:rFonts w:ascii="Arial" w:hAnsi="Arial" w:cs="Arial"/>
          <w:sz w:val="24"/>
          <w:szCs w:val="24"/>
        </w:rPr>
        <w:t xml:space="preserve"> </w:t>
      </w:r>
      <w:del w:id="2567" w:author="Lektorat Bauer" w:date="2025-02-28T08:38:00Z" w16du:dateUtc="2025-02-28T07:38:00Z">
        <w:r w:rsidRPr="00944672" w:rsidDel="00B7620C">
          <w:rPr>
            <w:rFonts w:ascii="Arial" w:hAnsi="Arial" w:cs="Arial"/>
            <w:sz w:val="24"/>
            <w:szCs w:val="24"/>
          </w:rPr>
          <w:delText xml:space="preserve">und </w:delText>
        </w:r>
      </w:del>
      <w:r w:rsidRPr="00944672">
        <w:rPr>
          <w:rFonts w:ascii="Arial" w:hAnsi="Arial" w:cs="Arial"/>
          <w:sz w:val="24"/>
          <w:szCs w:val="24"/>
        </w:rPr>
        <w:t xml:space="preserve">in der Version der 777-200 ER </w:t>
      </w:r>
      <w:del w:id="2568" w:author="Lektorat Bauer" w:date="2025-02-28T08:38:00Z" w16du:dateUtc="2025-02-28T07:38:00Z">
        <w:r w:rsidRPr="00944672" w:rsidDel="00B7620C">
          <w:rPr>
            <w:rFonts w:ascii="Arial" w:hAnsi="Arial" w:cs="Arial"/>
            <w:sz w:val="24"/>
            <w:szCs w:val="24"/>
          </w:rPr>
          <w:delText>(</w:delText>
        </w:r>
        <w:r w:rsidRPr="00944672" w:rsidDel="00B7620C">
          <w:rPr>
            <w:rFonts w:ascii="Arial" w:hAnsi="Arial" w:cs="Arial"/>
            <w:sz w:val="24"/>
            <w:szCs w:val="24"/>
            <w:u w:val="single"/>
          </w:rPr>
          <w:delText>e</w:delText>
        </w:r>
        <w:r w:rsidRPr="00944672" w:rsidDel="00B7620C">
          <w:rPr>
            <w:rFonts w:ascii="Arial" w:hAnsi="Arial" w:cs="Arial"/>
            <w:sz w:val="24"/>
            <w:szCs w:val="24"/>
          </w:rPr>
          <w:delText xml:space="preserve">rweiterte </w:delText>
        </w:r>
        <w:r w:rsidRPr="00944672" w:rsidDel="00B7620C">
          <w:rPr>
            <w:rFonts w:ascii="Arial" w:hAnsi="Arial" w:cs="Arial"/>
            <w:sz w:val="24"/>
            <w:szCs w:val="24"/>
            <w:u w:val="single"/>
          </w:rPr>
          <w:delText>R</w:delText>
        </w:r>
        <w:r w:rsidRPr="00944672" w:rsidDel="00B7620C">
          <w:rPr>
            <w:rFonts w:ascii="Arial" w:hAnsi="Arial" w:cs="Arial"/>
            <w:sz w:val="24"/>
            <w:szCs w:val="24"/>
          </w:rPr>
          <w:delText xml:space="preserve">eichweite) </w:delText>
        </w:r>
      </w:del>
      <w:r w:rsidRPr="00944672">
        <w:rPr>
          <w:rFonts w:ascii="Arial" w:hAnsi="Arial" w:cs="Arial"/>
          <w:sz w:val="24"/>
          <w:szCs w:val="24"/>
        </w:rPr>
        <w:t xml:space="preserve">sogar bei 13.080 </w:t>
      </w:r>
      <w:ins w:id="2569" w:author="Lektorat Bauer" w:date="2025-02-28T08:38:00Z" w16du:dateUtc="2025-02-28T07:38:00Z">
        <w:r w:rsidR="00B7620C">
          <w:rPr>
            <w:rFonts w:ascii="Arial" w:hAnsi="Arial" w:cs="Arial"/>
            <w:sz w:val="24"/>
            <w:szCs w:val="24"/>
          </w:rPr>
          <w:t>Kilometern</w:t>
        </w:r>
      </w:ins>
      <w:del w:id="2570" w:author="Lektorat Bauer" w:date="2025-02-28T08:38:00Z" w16du:dateUtc="2025-02-28T07:38:00Z">
        <w:r w:rsidRPr="00944672" w:rsidDel="00B7620C">
          <w:rPr>
            <w:rFonts w:ascii="Arial" w:hAnsi="Arial" w:cs="Arial"/>
            <w:sz w:val="24"/>
            <w:szCs w:val="24"/>
          </w:rPr>
          <w:delText>KM</w:delText>
        </w:r>
      </w:del>
      <w:r w:rsidRPr="00944672">
        <w:rPr>
          <w:rFonts w:ascii="Arial" w:hAnsi="Arial" w:cs="Arial"/>
          <w:sz w:val="24"/>
          <w:szCs w:val="24"/>
        </w:rPr>
        <w:t>. Das hat den Vorteil, dass die Fluggesellschaften ihre Crews auf beiden Flugzeugtypen einsetzen können, da der Unterschied zwischen den beiden Flugzeugen im Wesentlichen die Reichweite ist.</w:t>
      </w:r>
    </w:p>
    <w:p w14:paraId="4B90B61C" w14:textId="1B8948E5"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Die Flugzeit von Kuala Lumpur nach Peking beträgt bei einer Entfernung von rund 4.400 </w:t>
      </w:r>
      <w:ins w:id="2571" w:author="Lektorat Bauer" w:date="2025-02-28T08:38:00Z" w16du:dateUtc="2025-02-28T07:38:00Z">
        <w:r w:rsidR="00B7620C">
          <w:rPr>
            <w:rFonts w:ascii="Arial" w:hAnsi="Arial" w:cs="Arial"/>
            <w:sz w:val="24"/>
            <w:szCs w:val="24"/>
          </w:rPr>
          <w:t>Kilometern</w:t>
        </w:r>
      </w:ins>
      <w:del w:id="2572" w:author="Lektorat Bauer" w:date="2025-02-28T08:38:00Z" w16du:dateUtc="2025-02-28T07:38:00Z">
        <w:r w:rsidRPr="00944672" w:rsidDel="00B7620C">
          <w:rPr>
            <w:rFonts w:ascii="Arial" w:hAnsi="Arial" w:cs="Arial"/>
            <w:sz w:val="24"/>
            <w:szCs w:val="24"/>
          </w:rPr>
          <w:delText>KM</w:delText>
        </w:r>
      </w:del>
      <w:r w:rsidRPr="00944672">
        <w:rPr>
          <w:rFonts w:ascii="Arial" w:hAnsi="Arial" w:cs="Arial"/>
          <w:sz w:val="24"/>
          <w:szCs w:val="24"/>
        </w:rPr>
        <w:t xml:space="preserve"> ungefähr 6 Stunden.</w:t>
      </w:r>
    </w:p>
    <w:p w14:paraId="09A71FD3" w14:textId="2DBF7C41"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Wie bei jedem Flug werden Reserven für eventuell notwendige Ausweichflughäfen eingeplant und das eigentlich notwendige Kerosin für den Flug ergibt sich aus den Faktoren: Wetter, vorgesehene Flugstrecke </w:t>
      </w:r>
      <w:del w:id="2573" w:author="Lektorat Bauer" w:date="2025-02-28T08:39:00Z" w16du:dateUtc="2025-02-28T07:39:00Z">
        <w:r w:rsidRPr="00944672" w:rsidDel="00B7620C">
          <w:rPr>
            <w:rFonts w:ascii="Arial" w:hAnsi="Arial" w:cs="Arial"/>
            <w:sz w:val="24"/>
            <w:szCs w:val="24"/>
          </w:rPr>
          <w:delText xml:space="preserve">(nicht immer kann geradeaus geflogen werden) </w:delText>
        </w:r>
      </w:del>
      <w:r w:rsidRPr="00944672">
        <w:rPr>
          <w:rFonts w:ascii="Arial" w:hAnsi="Arial" w:cs="Arial"/>
          <w:sz w:val="24"/>
          <w:szCs w:val="24"/>
        </w:rPr>
        <w:t xml:space="preserve">und Zuladung. Bei der Zuladung geht es weniger um die </w:t>
      </w:r>
      <w:ins w:id="2574" w:author="Lektorat Bauer" w:date="2025-02-28T08:39:00Z" w16du:dateUtc="2025-02-28T07:39:00Z">
        <w:r w:rsidR="00B7620C">
          <w:rPr>
            <w:rFonts w:ascii="Arial" w:hAnsi="Arial" w:cs="Arial"/>
            <w:sz w:val="24"/>
            <w:szCs w:val="24"/>
          </w:rPr>
          <w:t>m</w:t>
        </w:r>
      </w:ins>
      <w:del w:id="2575" w:author="Lektorat Bauer" w:date="2025-02-28T08:39:00Z" w16du:dateUtc="2025-02-28T07:39:00Z">
        <w:r w:rsidRPr="00944672" w:rsidDel="00B7620C">
          <w:rPr>
            <w:rFonts w:ascii="Arial" w:hAnsi="Arial" w:cs="Arial"/>
            <w:sz w:val="24"/>
            <w:szCs w:val="24"/>
          </w:rPr>
          <w:delText>M</w:delText>
        </w:r>
      </w:del>
      <w:r w:rsidRPr="00944672">
        <w:rPr>
          <w:rFonts w:ascii="Arial" w:hAnsi="Arial" w:cs="Arial"/>
          <w:sz w:val="24"/>
          <w:szCs w:val="24"/>
        </w:rPr>
        <w:t xml:space="preserve">itreisenden Passagieren </w:t>
      </w:r>
      <w:ins w:id="2576" w:author="Lektorat Bauer" w:date="2025-02-28T08:39:00Z" w16du:dateUtc="2025-02-28T07:39:00Z">
        <w:r w:rsidR="00B7620C">
          <w:rPr>
            <w:rFonts w:ascii="Arial" w:hAnsi="Arial" w:cs="Arial"/>
            <w:sz w:val="24"/>
            <w:szCs w:val="24"/>
          </w:rPr>
          <w:t xml:space="preserve">– </w:t>
        </w:r>
      </w:ins>
      <w:del w:id="2577" w:author="Lektorat Bauer" w:date="2025-02-28T08:39:00Z" w16du:dateUtc="2025-02-28T07:39:00Z">
        <w:r w:rsidRPr="00944672" w:rsidDel="00B7620C">
          <w:rPr>
            <w:rFonts w:ascii="Arial" w:hAnsi="Arial" w:cs="Arial"/>
            <w:sz w:val="24"/>
            <w:szCs w:val="24"/>
          </w:rPr>
          <w:delText>(</w:delText>
        </w:r>
      </w:del>
      <w:r w:rsidRPr="00944672">
        <w:rPr>
          <w:rFonts w:ascii="Arial" w:hAnsi="Arial" w:cs="Arial"/>
          <w:sz w:val="24"/>
          <w:szCs w:val="24"/>
        </w:rPr>
        <w:t>diese werden pauschaliert berechnet</w:t>
      </w:r>
      <w:del w:id="2578" w:author="Lektorat Bauer" w:date="2025-02-28T08:39:00Z" w16du:dateUtc="2025-02-28T07:39:00Z">
        <w:r w:rsidRPr="00944672" w:rsidDel="00B7620C">
          <w:rPr>
            <w:rFonts w:ascii="Arial" w:hAnsi="Arial" w:cs="Arial"/>
            <w:sz w:val="24"/>
            <w:szCs w:val="24"/>
          </w:rPr>
          <w:delText>),</w:delText>
        </w:r>
      </w:del>
      <w:r w:rsidRPr="00944672">
        <w:rPr>
          <w:rFonts w:ascii="Arial" w:hAnsi="Arial" w:cs="Arial"/>
          <w:sz w:val="24"/>
          <w:szCs w:val="24"/>
        </w:rPr>
        <w:t xml:space="preserve"> </w:t>
      </w:r>
      <w:ins w:id="2579" w:author="Lektorat Bauer" w:date="2025-02-28T08:39:00Z" w16du:dateUtc="2025-02-28T07:39:00Z">
        <w:r w:rsidR="00B7620C">
          <w:rPr>
            <w:rFonts w:ascii="Arial" w:hAnsi="Arial" w:cs="Arial"/>
            <w:sz w:val="24"/>
            <w:szCs w:val="24"/>
          </w:rPr>
          <w:t xml:space="preserve">–, </w:t>
        </w:r>
      </w:ins>
      <w:r w:rsidRPr="00944672">
        <w:rPr>
          <w:rFonts w:ascii="Arial" w:hAnsi="Arial" w:cs="Arial"/>
          <w:sz w:val="24"/>
          <w:szCs w:val="24"/>
        </w:rPr>
        <w:t xml:space="preserve">sondern vielmehr um die </w:t>
      </w:r>
      <w:r w:rsidRPr="00944672">
        <w:rPr>
          <w:rFonts w:ascii="Arial" w:hAnsi="Arial" w:cs="Arial"/>
          <w:sz w:val="24"/>
          <w:szCs w:val="24"/>
        </w:rPr>
        <w:lastRenderedPageBreak/>
        <w:t>unterhalb der Passagierkabine mitgenommene Fracht</w:t>
      </w:r>
      <w:ins w:id="2580" w:author="Lektorat Bauer" w:date="2025-02-28T08:39:00Z" w16du:dateUtc="2025-02-28T07:39:00Z">
        <w:r w:rsidR="00B7620C">
          <w:rPr>
            <w:rFonts w:ascii="Arial" w:hAnsi="Arial" w:cs="Arial"/>
            <w:sz w:val="24"/>
            <w:szCs w:val="24"/>
          </w:rPr>
          <w:t>,</w:t>
        </w:r>
      </w:ins>
      <w:r w:rsidRPr="00944672">
        <w:rPr>
          <w:rFonts w:ascii="Arial" w:hAnsi="Arial" w:cs="Arial"/>
          <w:sz w:val="24"/>
          <w:szCs w:val="24"/>
        </w:rPr>
        <w:t xml:space="preserve"> </w:t>
      </w:r>
      <w:del w:id="2581" w:author="Lektorat Bauer" w:date="2025-02-28T08:39:00Z" w16du:dateUtc="2025-02-28T07:39:00Z">
        <w:r w:rsidRPr="00944672" w:rsidDel="00B7620C">
          <w:rPr>
            <w:rFonts w:ascii="Arial" w:hAnsi="Arial" w:cs="Arial"/>
            <w:sz w:val="24"/>
            <w:szCs w:val="24"/>
          </w:rPr>
          <w:delText>(</w:delText>
        </w:r>
      </w:del>
      <w:r w:rsidRPr="00944672">
        <w:rPr>
          <w:rFonts w:ascii="Arial" w:hAnsi="Arial" w:cs="Arial"/>
          <w:sz w:val="24"/>
          <w:szCs w:val="24"/>
        </w:rPr>
        <w:t xml:space="preserve">die </w:t>
      </w:r>
      <w:del w:id="2582" w:author="Lektorat Bauer" w:date="2025-02-28T08:39:00Z" w16du:dateUtc="2025-02-28T07:39:00Z">
        <w:r w:rsidRPr="00944672" w:rsidDel="00B7620C">
          <w:rPr>
            <w:rFonts w:ascii="Arial" w:hAnsi="Arial" w:cs="Arial"/>
            <w:sz w:val="24"/>
            <w:szCs w:val="24"/>
          </w:rPr>
          <w:delText xml:space="preserve">wiederum </w:delText>
        </w:r>
      </w:del>
      <w:r w:rsidRPr="00944672">
        <w:rPr>
          <w:rFonts w:ascii="Arial" w:hAnsi="Arial" w:cs="Arial"/>
          <w:sz w:val="24"/>
          <w:szCs w:val="24"/>
        </w:rPr>
        <w:t>genau</w:t>
      </w:r>
      <w:ins w:id="2583" w:author="Lektorat Bauer" w:date="2025-02-28T08:39:00Z" w16du:dateUtc="2025-02-28T07:39:00Z">
        <w:r w:rsidR="00B7620C">
          <w:rPr>
            <w:rFonts w:ascii="Arial" w:hAnsi="Arial" w:cs="Arial"/>
            <w:sz w:val="24"/>
            <w:szCs w:val="24"/>
          </w:rPr>
          <w:t>estens</w:t>
        </w:r>
      </w:ins>
      <w:r w:rsidRPr="00944672">
        <w:rPr>
          <w:rFonts w:ascii="Arial" w:hAnsi="Arial" w:cs="Arial"/>
          <w:sz w:val="24"/>
          <w:szCs w:val="24"/>
        </w:rPr>
        <w:t xml:space="preserve"> berechnet und bezahlt wird</w:t>
      </w:r>
      <w:del w:id="2584" w:author="Lektorat Bauer" w:date="2025-02-28T08:39:00Z" w16du:dateUtc="2025-02-28T07:39:00Z">
        <w:r w:rsidRPr="00944672" w:rsidDel="00B7620C">
          <w:rPr>
            <w:rFonts w:ascii="Arial" w:hAnsi="Arial" w:cs="Arial"/>
            <w:sz w:val="24"/>
            <w:szCs w:val="24"/>
          </w:rPr>
          <w:delText>)</w:delText>
        </w:r>
      </w:del>
      <w:r w:rsidRPr="00944672">
        <w:rPr>
          <w:rFonts w:ascii="Arial" w:hAnsi="Arial" w:cs="Arial"/>
          <w:sz w:val="24"/>
          <w:szCs w:val="24"/>
        </w:rPr>
        <w:t>.</w:t>
      </w:r>
    </w:p>
    <w:p w14:paraId="6B7C9859" w14:textId="4F1AA513"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Am 08. März 2014 wurde die Cockpit-Crew unter dem 52-jährigen Flugkapitän Zaharie Ahmad Shah</w:t>
      </w:r>
      <w:del w:id="2585" w:author="Lektorat Bauer" w:date="2025-02-28T08:40:00Z" w16du:dateUtc="2025-02-28T07:40:00Z">
        <w:r w:rsidRPr="00944672" w:rsidDel="00B7620C">
          <w:rPr>
            <w:rFonts w:ascii="Arial" w:hAnsi="Arial" w:cs="Arial"/>
            <w:sz w:val="24"/>
            <w:szCs w:val="24"/>
          </w:rPr>
          <w:delText>,</w:delText>
        </w:r>
      </w:del>
      <w:r w:rsidRPr="00944672">
        <w:rPr>
          <w:rFonts w:ascii="Arial" w:hAnsi="Arial" w:cs="Arial"/>
          <w:sz w:val="24"/>
          <w:szCs w:val="24"/>
        </w:rPr>
        <w:t xml:space="preserve"> darüber informiert, dass sich das eingesetzte Flugzeug ändern w</w:t>
      </w:r>
      <w:del w:id="2586" w:author="Lektorat Bauer" w:date="2025-02-28T08:40:00Z" w16du:dateUtc="2025-02-28T07:40:00Z">
        <w:r w:rsidRPr="00944672" w:rsidDel="00B7620C">
          <w:rPr>
            <w:rFonts w:ascii="Arial" w:hAnsi="Arial" w:cs="Arial"/>
            <w:sz w:val="24"/>
            <w:szCs w:val="24"/>
          </w:rPr>
          <w:delText>ü</w:delText>
        </w:r>
      </w:del>
      <w:ins w:id="2587" w:author="Lektorat Bauer" w:date="2025-02-28T08:40:00Z" w16du:dateUtc="2025-02-28T07:40:00Z">
        <w:r w:rsidR="00B7620C">
          <w:rPr>
            <w:rFonts w:ascii="Arial" w:hAnsi="Arial" w:cs="Arial"/>
            <w:sz w:val="24"/>
            <w:szCs w:val="24"/>
          </w:rPr>
          <w:t>e</w:t>
        </w:r>
      </w:ins>
      <w:r w:rsidRPr="00944672">
        <w:rPr>
          <w:rFonts w:ascii="Arial" w:hAnsi="Arial" w:cs="Arial"/>
          <w:sz w:val="24"/>
          <w:szCs w:val="24"/>
        </w:rPr>
        <w:t>rde, da bei dem vorgesehenen Flugzeug eine Störung aufgetreten sei, die nicht bis zu</w:t>
      </w:r>
      <w:ins w:id="2588" w:author="Lektorat Bauer" w:date="2025-02-28T08:40:00Z" w16du:dateUtc="2025-02-28T07:40:00Z">
        <w:r w:rsidR="00B7620C">
          <w:rPr>
            <w:rFonts w:ascii="Arial" w:hAnsi="Arial" w:cs="Arial"/>
            <w:sz w:val="24"/>
            <w:szCs w:val="24"/>
          </w:rPr>
          <w:t>m</w:t>
        </w:r>
      </w:ins>
      <w:r w:rsidRPr="00944672">
        <w:rPr>
          <w:rFonts w:ascii="Arial" w:hAnsi="Arial" w:cs="Arial"/>
          <w:sz w:val="24"/>
          <w:szCs w:val="24"/>
        </w:rPr>
        <w:t xml:space="preserve"> Start behoben werden könne. Daher w</w:t>
      </w:r>
      <w:ins w:id="2589" w:author="Lektorat Bauer" w:date="2025-02-28T08:40:00Z" w16du:dateUtc="2025-02-28T07:40:00Z">
        <w:r w:rsidR="00B7620C">
          <w:rPr>
            <w:rFonts w:ascii="Arial" w:hAnsi="Arial" w:cs="Arial"/>
            <w:sz w:val="24"/>
            <w:szCs w:val="24"/>
          </w:rPr>
          <w:t>e</w:t>
        </w:r>
      </w:ins>
      <w:del w:id="2590" w:author="Lektorat Bauer" w:date="2025-02-28T08:40:00Z" w16du:dateUtc="2025-02-28T07:40:00Z">
        <w:r w:rsidRPr="00944672" w:rsidDel="00B7620C">
          <w:rPr>
            <w:rFonts w:ascii="Arial" w:hAnsi="Arial" w:cs="Arial"/>
            <w:sz w:val="24"/>
            <w:szCs w:val="24"/>
          </w:rPr>
          <w:delText>ü</w:delText>
        </w:r>
      </w:del>
      <w:r w:rsidRPr="00944672">
        <w:rPr>
          <w:rFonts w:ascii="Arial" w:hAnsi="Arial" w:cs="Arial"/>
          <w:sz w:val="24"/>
          <w:szCs w:val="24"/>
        </w:rPr>
        <w:t>rde auf diesem Flug eine B777-200 ER mit dem Kennzeichen 9M-MRO eingesetzt</w:t>
      </w:r>
      <w:del w:id="2591" w:author="Lektorat Bauer" w:date="2025-02-28T08:41:00Z" w16du:dateUtc="2025-02-28T07:41:00Z">
        <w:r w:rsidRPr="00944672" w:rsidDel="00B7620C">
          <w:rPr>
            <w:rFonts w:ascii="Arial" w:hAnsi="Arial" w:cs="Arial"/>
            <w:sz w:val="24"/>
            <w:szCs w:val="24"/>
          </w:rPr>
          <w:delText xml:space="preserve"> werden</w:delText>
        </w:r>
      </w:del>
      <w:r w:rsidRPr="00944672">
        <w:rPr>
          <w:rFonts w:ascii="Arial" w:hAnsi="Arial" w:cs="Arial"/>
          <w:sz w:val="24"/>
          <w:szCs w:val="24"/>
        </w:rPr>
        <w:t>. Das hatte zur Folge, dass bedingt durch das etwas schwerere Flugzeug etwas mehr Kerosin getankt werden musste. Zusätzlich ergab sich, dass auf diesem Flug etwas schwerere Fracht mitgeführt wurde, was ebenfalls</w:t>
      </w:r>
      <w:del w:id="2592" w:author="Lektorat Bauer" w:date="2025-02-28T08:41:00Z" w16du:dateUtc="2025-02-28T07:41:00Z">
        <w:r w:rsidRPr="00944672" w:rsidDel="00B7620C">
          <w:rPr>
            <w:rFonts w:ascii="Arial" w:hAnsi="Arial" w:cs="Arial"/>
            <w:sz w:val="24"/>
            <w:szCs w:val="24"/>
          </w:rPr>
          <w:delText xml:space="preserve"> </w:delText>
        </w:r>
      </w:del>
      <w:r w:rsidRPr="00944672">
        <w:rPr>
          <w:rFonts w:ascii="Arial" w:hAnsi="Arial" w:cs="Arial"/>
          <w:sz w:val="24"/>
          <w:szCs w:val="24"/>
        </w:rPr>
        <w:t xml:space="preserve"> zu etwas mehr Kraftstoffbedarf führte.</w:t>
      </w:r>
    </w:p>
    <w:p w14:paraId="25ED7F1A"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All diese Informationen waren nicht ungewöhnlich und wurden in die allgemeine Flugvorbereitung </w:t>
      </w:r>
      <w:commentRangeStart w:id="2593"/>
      <w:r w:rsidRPr="00944672">
        <w:rPr>
          <w:rFonts w:ascii="Arial" w:hAnsi="Arial" w:cs="Arial"/>
          <w:sz w:val="24"/>
          <w:szCs w:val="24"/>
        </w:rPr>
        <w:t>einkalkuliert</w:t>
      </w:r>
      <w:commentRangeEnd w:id="2593"/>
      <w:r w:rsidR="00B7620C">
        <w:rPr>
          <w:rStyle w:val="Kommentarzeichen"/>
        </w:rPr>
        <w:commentReference w:id="2593"/>
      </w:r>
      <w:r w:rsidRPr="00944672">
        <w:rPr>
          <w:rFonts w:ascii="Arial" w:hAnsi="Arial" w:cs="Arial"/>
          <w:sz w:val="24"/>
          <w:szCs w:val="24"/>
        </w:rPr>
        <w:t>.</w:t>
      </w:r>
    </w:p>
    <w:p w14:paraId="2331CA29"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482545D6" w14:textId="77777777" w:rsidR="00944672" w:rsidRPr="00944672" w:rsidRDefault="00944672" w:rsidP="00623B68">
      <w:pPr>
        <w:suppressAutoHyphens/>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 xml:space="preserve">*** </w:t>
      </w:r>
    </w:p>
    <w:p w14:paraId="58F4EC65"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471DCDBC"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commentRangeStart w:id="2594"/>
      <w:commentRangeEnd w:id="2594"/>
      <w:r w:rsidRPr="00944672">
        <w:rPr>
          <w:rFonts w:ascii="Arial" w:hAnsi="Arial" w:cs="Arial"/>
          <w:sz w:val="24"/>
          <w:szCs w:val="24"/>
        </w:rPr>
        <w:commentReference w:id="2594"/>
      </w:r>
      <w:r w:rsidRPr="00944672">
        <w:rPr>
          <w:rFonts w:ascii="Arial" w:hAnsi="Arial" w:cs="Arial"/>
          <w:b/>
          <w:bCs/>
          <w:sz w:val="24"/>
          <w:szCs w:val="24"/>
        </w:rPr>
        <w:t>&gt;&gt;&gt; Freitag, 07. März 2014, Cargo-City, Flughafen Kuala Lumpur &lt;&lt;&lt;</w:t>
      </w:r>
    </w:p>
    <w:p w14:paraId="65E79D18" w14:textId="77777777" w:rsidR="00B7620C" w:rsidRDefault="00944672" w:rsidP="00623B68">
      <w:pPr>
        <w:autoSpaceDE w:val="0"/>
        <w:autoSpaceDN w:val="0"/>
        <w:adjustRightInd w:val="0"/>
        <w:spacing w:after="0" w:line="360" w:lineRule="auto"/>
        <w:ind w:firstLine="227"/>
        <w:jc w:val="both"/>
        <w:rPr>
          <w:ins w:id="2595" w:author="Lektorat Bauer" w:date="2025-02-28T08:43:00Z" w16du:dateUtc="2025-02-28T07:43:00Z"/>
          <w:rFonts w:ascii="Arial" w:hAnsi="Arial" w:cs="Arial"/>
          <w:sz w:val="24"/>
          <w:szCs w:val="24"/>
        </w:rPr>
      </w:pPr>
      <w:r w:rsidRPr="00944672">
        <w:rPr>
          <w:rFonts w:ascii="Arial" w:hAnsi="Arial" w:cs="Arial"/>
          <w:sz w:val="24"/>
          <w:szCs w:val="24"/>
        </w:rPr>
        <w:t>“Hey Rashid!”</w:t>
      </w:r>
      <w:ins w:id="2596" w:author="Lektorat Bauer" w:date="2025-02-28T08:42:00Z" w16du:dateUtc="2025-02-28T07:42:00Z">
        <w:r w:rsidR="00B7620C">
          <w:rPr>
            <w:rFonts w:ascii="Arial" w:hAnsi="Arial" w:cs="Arial"/>
            <w:sz w:val="24"/>
            <w:szCs w:val="24"/>
          </w:rPr>
          <w:t>,</w:t>
        </w:r>
      </w:ins>
      <w:r w:rsidRPr="00944672">
        <w:rPr>
          <w:rFonts w:ascii="Arial" w:hAnsi="Arial" w:cs="Arial"/>
          <w:sz w:val="24"/>
          <w:szCs w:val="24"/>
        </w:rPr>
        <w:t xml:space="preserve"> </w:t>
      </w:r>
      <w:ins w:id="2597" w:author="Lektorat Bauer" w:date="2025-02-28T08:42:00Z" w16du:dateUtc="2025-02-28T07:42:00Z">
        <w:r w:rsidR="00B7620C">
          <w:rPr>
            <w:rFonts w:ascii="Arial" w:hAnsi="Arial" w:cs="Arial"/>
            <w:sz w:val="24"/>
            <w:szCs w:val="24"/>
          </w:rPr>
          <w:t>s</w:t>
        </w:r>
      </w:ins>
      <w:del w:id="2598" w:author="Lektorat Bauer" w:date="2025-02-28T08:42:00Z" w16du:dateUtc="2025-02-28T07:42:00Z">
        <w:r w:rsidRPr="00944672" w:rsidDel="00B7620C">
          <w:rPr>
            <w:rFonts w:ascii="Arial" w:hAnsi="Arial" w:cs="Arial"/>
            <w:sz w:val="24"/>
            <w:szCs w:val="24"/>
          </w:rPr>
          <w:delText>S</w:delText>
        </w:r>
      </w:del>
      <w:r w:rsidRPr="00944672">
        <w:rPr>
          <w:rFonts w:ascii="Arial" w:hAnsi="Arial" w:cs="Arial"/>
          <w:sz w:val="24"/>
          <w:szCs w:val="24"/>
        </w:rPr>
        <w:t>challte es von hinten</w:t>
      </w:r>
      <w:ins w:id="2599" w:author="Lektorat Bauer" w:date="2025-02-28T08:42:00Z" w16du:dateUtc="2025-02-28T07:42:00Z">
        <w:r w:rsidR="00B7620C">
          <w:rPr>
            <w:rFonts w:ascii="Arial" w:hAnsi="Arial" w:cs="Arial"/>
            <w:sz w:val="24"/>
            <w:szCs w:val="24"/>
          </w:rPr>
          <w:t>.</w:t>
        </w:r>
      </w:ins>
      <w:r w:rsidRPr="00944672">
        <w:rPr>
          <w:rFonts w:ascii="Arial" w:hAnsi="Arial" w:cs="Arial"/>
          <w:sz w:val="24"/>
          <w:szCs w:val="24"/>
        </w:rPr>
        <w:t xml:space="preserve"> </w:t>
      </w:r>
      <w:commentRangeStart w:id="2600"/>
      <w:del w:id="2601" w:author="Lektorat Bauer" w:date="2025-02-28T08:42:00Z" w16du:dateUtc="2025-02-28T07:42:00Z">
        <w:r w:rsidRPr="00944672" w:rsidDel="00B7620C">
          <w:rPr>
            <w:rFonts w:ascii="Arial" w:hAnsi="Arial" w:cs="Arial"/>
            <w:sz w:val="24"/>
            <w:szCs w:val="24"/>
          </w:rPr>
          <w:delText xml:space="preserve">und Rashid dreht sich </w:delText>
        </w:r>
      </w:del>
      <w:commentRangeEnd w:id="2600"/>
      <w:r w:rsidR="00B7620C">
        <w:rPr>
          <w:rStyle w:val="Kommentarzeichen"/>
        </w:rPr>
        <w:commentReference w:id="2600"/>
      </w:r>
      <w:del w:id="2602" w:author="Lektorat Bauer" w:date="2025-02-28T08:42:00Z" w16du:dateUtc="2025-02-28T07:42:00Z">
        <w:r w:rsidRPr="00944672" w:rsidDel="00B7620C">
          <w:rPr>
            <w:rFonts w:ascii="Arial" w:hAnsi="Arial" w:cs="Arial"/>
            <w:sz w:val="24"/>
            <w:szCs w:val="24"/>
          </w:rPr>
          <w:delText xml:space="preserve">um. </w:delText>
        </w:r>
      </w:del>
      <w:r w:rsidRPr="00944672">
        <w:rPr>
          <w:rFonts w:ascii="Arial" w:hAnsi="Arial" w:cs="Arial"/>
          <w:sz w:val="24"/>
          <w:szCs w:val="24"/>
        </w:rPr>
        <w:t xml:space="preserve">„Kannst Du eben noch einen AKE bei der Romeo-Oskar abstellen? Dann habe ich die Container für den Flug hier weg und es fehlt nur noch eine Palette.“ </w:t>
      </w:r>
    </w:p>
    <w:p w14:paraId="5D6A867A" w14:textId="23BAAE72" w:rsidR="00944672" w:rsidRPr="00944672" w:rsidRDefault="00B7620C" w:rsidP="00623B68">
      <w:pPr>
        <w:autoSpaceDE w:val="0"/>
        <w:autoSpaceDN w:val="0"/>
        <w:adjustRightInd w:val="0"/>
        <w:spacing w:after="0" w:line="360" w:lineRule="auto"/>
        <w:ind w:firstLine="227"/>
        <w:jc w:val="both"/>
        <w:rPr>
          <w:rFonts w:ascii="Arial" w:hAnsi="Arial" w:cs="Arial"/>
          <w:sz w:val="24"/>
          <w:szCs w:val="24"/>
        </w:rPr>
      </w:pPr>
      <w:ins w:id="2603" w:author="Lektorat Bauer" w:date="2025-02-28T08:43:00Z" w16du:dateUtc="2025-02-28T07:43:00Z">
        <w:r>
          <w:rPr>
            <w:rFonts w:ascii="Arial" w:hAnsi="Arial" w:cs="Arial"/>
            <w:sz w:val="24"/>
            <w:szCs w:val="24"/>
          </w:rPr>
          <w:t>„</w:t>
        </w:r>
      </w:ins>
      <w:r w:rsidR="00944672" w:rsidRPr="00944672">
        <w:rPr>
          <w:rFonts w:ascii="Arial" w:hAnsi="Arial" w:cs="Arial"/>
          <w:sz w:val="24"/>
          <w:szCs w:val="24"/>
        </w:rPr>
        <w:t>Immer wenn Mohammed im Dienst ist, wird es hektisch</w:t>
      </w:r>
      <w:ins w:id="2604" w:author="Lektorat Bauer" w:date="2025-02-28T08:43:00Z" w16du:dateUtc="2025-02-28T07:43:00Z">
        <w:r>
          <w:rPr>
            <w:rFonts w:ascii="Arial" w:hAnsi="Arial" w:cs="Arial"/>
            <w:sz w:val="24"/>
            <w:szCs w:val="24"/>
          </w:rPr>
          <w:t>“</w:t>
        </w:r>
      </w:ins>
      <w:r w:rsidR="00944672" w:rsidRPr="00944672">
        <w:rPr>
          <w:rFonts w:ascii="Arial" w:hAnsi="Arial" w:cs="Arial"/>
          <w:sz w:val="24"/>
          <w:szCs w:val="24"/>
        </w:rPr>
        <w:t xml:space="preserve">, dachte sich Rashid und hob den Daumen zur Bestätigung. „Danke, der steht da hinten.“ </w:t>
      </w:r>
      <w:del w:id="2605" w:author="Lektorat Bauer" w:date="2025-02-28T08:43:00Z" w16du:dateUtc="2025-02-28T07:43:00Z">
        <w:r w:rsidR="00944672" w:rsidRPr="00944672" w:rsidDel="00B7620C">
          <w:rPr>
            <w:rFonts w:ascii="Arial" w:hAnsi="Arial" w:cs="Arial"/>
            <w:sz w:val="24"/>
            <w:szCs w:val="24"/>
          </w:rPr>
          <w:delText xml:space="preserve">Sagte Mohammed und </w:delText>
        </w:r>
      </w:del>
      <w:r w:rsidR="00944672" w:rsidRPr="00944672">
        <w:rPr>
          <w:rFonts w:ascii="Arial" w:hAnsi="Arial" w:cs="Arial"/>
          <w:sz w:val="24"/>
          <w:szCs w:val="24"/>
        </w:rPr>
        <w:t>Rashid folgte dem ausgestreckten Arm mit den Augen</w:t>
      </w:r>
      <w:ins w:id="2606" w:author="Lektorat Bauer" w:date="2025-02-28T08:43:00Z" w16du:dateUtc="2025-02-28T07:43:00Z">
        <w:r>
          <w:rPr>
            <w:rFonts w:ascii="Arial" w:hAnsi="Arial" w:cs="Arial"/>
            <w:sz w:val="24"/>
            <w:szCs w:val="24"/>
          </w:rPr>
          <w:t>.</w:t>
        </w:r>
      </w:ins>
      <w:del w:id="2607" w:author="Lektorat Bauer" w:date="2025-02-28T08:43:00Z" w16du:dateUtc="2025-02-28T07:43:00Z">
        <w:r w:rsidR="00944672" w:rsidRPr="00944672" w:rsidDel="00B7620C">
          <w:rPr>
            <w:rFonts w:ascii="Arial" w:hAnsi="Arial" w:cs="Arial"/>
            <w:sz w:val="24"/>
            <w:szCs w:val="24"/>
          </w:rPr>
          <w:delText>,</w:delText>
        </w:r>
      </w:del>
      <w:r w:rsidR="00944672" w:rsidRPr="00944672">
        <w:rPr>
          <w:rFonts w:ascii="Arial" w:hAnsi="Arial" w:cs="Arial"/>
          <w:sz w:val="24"/>
          <w:szCs w:val="24"/>
        </w:rPr>
        <w:t xml:space="preserve"> „AKE 6442MH!“ </w:t>
      </w:r>
      <w:del w:id="2608" w:author="Lektorat Bauer" w:date="2025-02-28T08:43:00Z" w16du:dateUtc="2025-02-28T07:43:00Z">
        <w:r w:rsidR="00944672" w:rsidRPr="00944672" w:rsidDel="00B7620C">
          <w:rPr>
            <w:rFonts w:ascii="Arial" w:hAnsi="Arial" w:cs="Arial"/>
            <w:sz w:val="24"/>
            <w:szCs w:val="24"/>
          </w:rPr>
          <w:delText>Und n</w:delText>
        </w:r>
      </w:del>
      <w:ins w:id="2609" w:author="Lektorat Bauer" w:date="2025-02-28T08:43:00Z" w16du:dateUtc="2025-02-28T07:43:00Z">
        <w:r>
          <w:rPr>
            <w:rFonts w:ascii="Arial" w:hAnsi="Arial" w:cs="Arial"/>
            <w:sz w:val="24"/>
            <w:szCs w:val="24"/>
          </w:rPr>
          <w:t>N</w:t>
        </w:r>
      </w:ins>
      <w:r w:rsidR="00944672" w:rsidRPr="00944672">
        <w:rPr>
          <w:rFonts w:ascii="Arial" w:hAnsi="Arial" w:cs="Arial"/>
          <w:sz w:val="24"/>
          <w:szCs w:val="24"/>
        </w:rPr>
        <w:t>och einmal Daumen hoch.</w:t>
      </w:r>
    </w:p>
    <w:p w14:paraId="5AB5E6B6" w14:textId="57285C98"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Rashid fuhr mit seiner Zugmaschine, an der bereits vier Hänger </w:t>
      </w:r>
      <w:del w:id="2610" w:author="Lektorat Bauer" w:date="2025-02-28T08:43:00Z" w16du:dateUtc="2025-02-28T07:43:00Z">
        <w:r w:rsidRPr="00944672" w:rsidDel="00B7620C">
          <w:rPr>
            <w:rFonts w:ascii="Arial" w:hAnsi="Arial" w:cs="Arial"/>
            <w:sz w:val="24"/>
            <w:szCs w:val="24"/>
          </w:rPr>
          <w:delText xml:space="preserve">waren </w:delText>
        </w:r>
      </w:del>
      <w:ins w:id="2611" w:author="Lektorat Bauer" w:date="2025-02-28T08:43:00Z" w16du:dateUtc="2025-02-28T07:43:00Z">
        <w:r w:rsidR="00B7620C">
          <w:rPr>
            <w:rFonts w:ascii="Arial" w:hAnsi="Arial" w:cs="Arial"/>
            <w:sz w:val="24"/>
            <w:szCs w:val="24"/>
          </w:rPr>
          <w:t>hingen,</w:t>
        </w:r>
        <w:r w:rsidR="00B7620C" w:rsidRPr="00944672">
          <w:rPr>
            <w:rFonts w:ascii="Arial" w:hAnsi="Arial" w:cs="Arial"/>
            <w:sz w:val="24"/>
            <w:szCs w:val="24"/>
          </w:rPr>
          <w:t xml:space="preserve"> </w:t>
        </w:r>
      </w:ins>
      <w:r w:rsidRPr="00944672">
        <w:rPr>
          <w:rFonts w:ascii="Arial" w:hAnsi="Arial" w:cs="Arial"/>
          <w:sz w:val="24"/>
          <w:szCs w:val="24"/>
        </w:rPr>
        <w:t>durch die Halle, um den fünften Auflieger einzusammeln.</w:t>
      </w:r>
    </w:p>
    <w:p w14:paraId="0F60BFA4" w14:textId="66391799" w:rsidR="00944672" w:rsidRPr="00944672" w:rsidRDefault="00B7620C" w:rsidP="00623B68">
      <w:pPr>
        <w:autoSpaceDE w:val="0"/>
        <w:autoSpaceDN w:val="0"/>
        <w:adjustRightInd w:val="0"/>
        <w:spacing w:after="0" w:line="360" w:lineRule="auto"/>
        <w:ind w:firstLine="227"/>
        <w:jc w:val="both"/>
        <w:rPr>
          <w:rFonts w:ascii="Arial" w:hAnsi="Arial" w:cs="Arial"/>
          <w:sz w:val="24"/>
          <w:szCs w:val="24"/>
        </w:rPr>
      </w:pPr>
      <w:ins w:id="2612" w:author="Lektorat Bauer" w:date="2025-02-28T08:43:00Z" w16du:dateUtc="2025-02-28T07:43:00Z">
        <w:r>
          <w:rPr>
            <w:rFonts w:ascii="Arial" w:hAnsi="Arial" w:cs="Arial"/>
            <w:sz w:val="24"/>
            <w:szCs w:val="24"/>
          </w:rPr>
          <w:t>„</w:t>
        </w:r>
      </w:ins>
      <w:r w:rsidR="00944672" w:rsidRPr="00944672">
        <w:rPr>
          <w:rFonts w:ascii="Arial" w:hAnsi="Arial" w:cs="Arial"/>
          <w:sz w:val="24"/>
          <w:szCs w:val="24"/>
        </w:rPr>
        <w:t>Klasse</w:t>
      </w:r>
      <w:ins w:id="2613" w:author="Lektorat Bauer" w:date="2025-02-28T08:43:00Z" w16du:dateUtc="2025-02-28T07:43:00Z">
        <w:r>
          <w:rPr>
            <w:rFonts w:ascii="Arial" w:hAnsi="Arial" w:cs="Arial"/>
            <w:sz w:val="24"/>
            <w:szCs w:val="24"/>
          </w:rPr>
          <w:t>“</w:t>
        </w:r>
      </w:ins>
      <w:r w:rsidR="00944672" w:rsidRPr="00944672">
        <w:rPr>
          <w:rFonts w:ascii="Arial" w:hAnsi="Arial" w:cs="Arial"/>
          <w:sz w:val="24"/>
          <w:szCs w:val="24"/>
        </w:rPr>
        <w:t xml:space="preserve">, dachte Rashid, </w:t>
      </w:r>
      <w:ins w:id="2614" w:author="Lektorat Bauer" w:date="2025-02-28T08:43:00Z" w16du:dateUtc="2025-02-28T07:43:00Z">
        <w:r>
          <w:rPr>
            <w:rFonts w:ascii="Arial" w:hAnsi="Arial" w:cs="Arial"/>
            <w:sz w:val="24"/>
            <w:szCs w:val="24"/>
          </w:rPr>
          <w:t>„</w:t>
        </w:r>
      </w:ins>
      <w:r w:rsidR="00944672" w:rsidRPr="00944672">
        <w:rPr>
          <w:rFonts w:ascii="Arial" w:hAnsi="Arial" w:cs="Arial"/>
          <w:sz w:val="24"/>
          <w:szCs w:val="24"/>
        </w:rPr>
        <w:t>es war ja klar, dass der auch noch falsch herumsteht!</w:t>
      </w:r>
      <w:ins w:id="2615" w:author="Lektorat Bauer" w:date="2025-02-28T08:43:00Z" w16du:dateUtc="2025-02-28T07:43:00Z">
        <w:r>
          <w:rPr>
            <w:rFonts w:ascii="Arial" w:hAnsi="Arial" w:cs="Arial"/>
            <w:sz w:val="24"/>
            <w:szCs w:val="24"/>
          </w:rPr>
          <w:t>“</w:t>
        </w:r>
      </w:ins>
      <w:r w:rsidR="00944672" w:rsidRPr="00944672">
        <w:rPr>
          <w:rFonts w:ascii="Arial" w:hAnsi="Arial" w:cs="Arial"/>
          <w:sz w:val="24"/>
          <w:szCs w:val="24"/>
        </w:rPr>
        <w:t xml:space="preserve"> </w:t>
      </w:r>
    </w:p>
    <w:p w14:paraId="0DA4C329"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Rashid rangierte</w:t>
      </w:r>
      <w:del w:id="2616" w:author="Lektorat Bauer" w:date="2025-02-28T08:44:00Z" w16du:dateUtc="2025-02-28T07:44:00Z">
        <w:r w:rsidRPr="00944672" w:rsidDel="00B7620C">
          <w:rPr>
            <w:rFonts w:ascii="Arial" w:hAnsi="Arial" w:cs="Arial"/>
            <w:sz w:val="24"/>
            <w:szCs w:val="24"/>
          </w:rPr>
          <w:delText>,</w:delText>
        </w:r>
      </w:del>
      <w:r w:rsidRPr="00944672">
        <w:rPr>
          <w:rFonts w:ascii="Arial" w:hAnsi="Arial" w:cs="Arial"/>
          <w:sz w:val="24"/>
          <w:szCs w:val="24"/>
        </w:rPr>
        <w:t xml:space="preserve"> das Ende seines Trolleys so gut es ging in Richtung der Deichsel des fehlenden Aufliegers und kletterte dann von der Zugmaschine, um den letzten Auflieger mit der Hand an den Trolley zu ziehen.</w:t>
      </w:r>
    </w:p>
    <w:p w14:paraId="04DFA170" w14:textId="2FFE326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Nach fünf Minuten hatte der den Auflieger so</w:t>
      </w:r>
      <w:ins w:id="2617" w:author="Lektorat Bauer" w:date="2025-02-28T08:44:00Z" w16du:dateUtc="2025-02-28T07:44:00Z">
        <w:r w:rsidR="00B7620C">
          <w:rPr>
            <w:rFonts w:ascii="Arial" w:hAnsi="Arial" w:cs="Arial"/>
            <w:sz w:val="24"/>
            <w:szCs w:val="24"/>
          </w:rPr>
          <w:t xml:space="preserve"> </w:t>
        </w:r>
      </w:ins>
      <w:r w:rsidRPr="00944672">
        <w:rPr>
          <w:rFonts w:ascii="Arial" w:hAnsi="Arial" w:cs="Arial"/>
          <w:sz w:val="24"/>
          <w:szCs w:val="24"/>
        </w:rPr>
        <w:t xml:space="preserve">weit gedreht, dass er </w:t>
      </w:r>
      <w:del w:id="2618" w:author="Lektorat Bauer" w:date="2025-02-28T08:44:00Z" w16du:dateUtc="2025-02-28T07:44:00Z">
        <w:r w:rsidRPr="00944672" w:rsidDel="00B7620C">
          <w:rPr>
            <w:rFonts w:ascii="Arial" w:hAnsi="Arial" w:cs="Arial"/>
            <w:sz w:val="24"/>
            <w:szCs w:val="24"/>
          </w:rPr>
          <w:delText>den Auflieger</w:delText>
        </w:r>
      </w:del>
      <w:ins w:id="2619" w:author="Lektorat Bauer" w:date="2025-02-28T08:44:00Z" w16du:dateUtc="2025-02-28T07:44:00Z">
        <w:r w:rsidR="00B7620C">
          <w:rPr>
            <w:rFonts w:ascii="Arial" w:hAnsi="Arial" w:cs="Arial"/>
            <w:sz w:val="24"/>
            <w:szCs w:val="24"/>
          </w:rPr>
          <w:t>ihn</w:t>
        </w:r>
      </w:ins>
      <w:r w:rsidRPr="00944672">
        <w:rPr>
          <w:rFonts w:ascii="Arial" w:hAnsi="Arial" w:cs="Arial"/>
          <w:sz w:val="24"/>
          <w:szCs w:val="24"/>
        </w:rPr>
        <w:t xml:space="preserve"> an seinen Trolley anhängen konnte. Da dieser nun der letzte Auflieger war, musste er also auch als erstes zur Romeo-Oskar</w:t>
      </w:r>
      <w:ins w:id="2620" w:author="Lektorat Bauer" w:date="2025-02-28T08:44:00Z" w16du:dateUtc="2025-02-28T07:44:00Z">
        <w:r w:rsidR="00B7620C">
          <w:rPr>
            <w:rFonts w:ascii="Arial" w:hAnsi="Arial" w:cs="Arial"/>
            <w:sz w:val="24"/>
            <w:szCs w:val="24"/>
          </w:rPr>
          <w:t>,</w:t>
        </w:r>
      </w:ins>
      <w:r w:rsidRPr="00944672">
        <w:rPr>
          <w:rFonts w:ascii="Arial" w:hAnsi="Arial" w:cs="Arial"/>
          <w:sz w:val="24"/>
          <w:szCs w:val="24"/>
        </w:rPr>
        <w:t xml:space="preserve"> die heute als MH 370 nach Peking fliegen sollte.</w:t>
      </w:r>
    </w:p>
    <w:p w14:paraId="1240F93E" w14:textId="10A8A1FC"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 xml:space="preserve">Als er mit seinem Trolley draußen an der Parkposition ankam, fuhr </w:t>
      </w:r>
      <w:ins w:id="2621" w:author="Lektorat Bauer" w:date="2025-02-28T08:44:00Z" w16du:dateUtc="2025-02-28T07:44:00Z">
        <w:r w:rsidR="00B7620C">
          <w:rPr>
            <w:rFonts w:ascii="Arial" w:hAnsi="Arial" w:cs="Arial"/>
            <w:sz w:val="24"/>
            <w:szCs w:val="24"/>
          </w:rPr>
          <w:t xml:space="preserve">er </w:t>
        </w:r>
      </w:ins>
      <w:del w:id="2622" w:author="Lektorat Bauer" w:date="2025-02-28T08:44:00Z" w16du:dateUtc="2025-02-28T07:44:00Z">
        <w:r w:rsidRPr="00944672" w:rsidDel="00B7620C">
          <w:rPr>
            <w:rFonts w:ascii="Arial" w:hAnsi="Arial" w:cs="Arial"/>
            <w:sz w:val="24"/>
            <w:szCs w:val="24"/>
          </w:rPr>
          <w:delText xml:space="preserve">direkt </w:delText>
        </w:r>
      </w:del>
      <w:r w:rsidRPr="00944672">
        <w:rPr>
          <w:rFonts w:ascii="Arial" w:hAnsi="Arial" w:cs="Arial"/>
          <w:sz w:val="24"/>
          <w:szCs w:val="24"/>
        </w:rPr>
        <w:t xml:space="preserve">in einem Bogen so an die Laderampe ran, dass seine Kollegen den Auflieger nicht so weit ziehen </w:t>
      </w:r>
      <w:del w:id="2623" w:author="Lektorat Bauer" w:date="2025-02-28T08:44:00Z" w16du:dateUtc="2025-02-28T07:44:00Z">
        <w:r w:rsidRPr="00944672" w:rsidDel="00B7620C">
          <w:rPr>
            <w:rFonts w:ascii="Arial" w:hAnsi="Arial" w:cs="Arial"/>
            <w:sz w:val="24"/>
            <w:szCs w:val="24"/>
          </w:rPr>
          <w:delText>würden müssen</w:delText>
        </w:r>
      </w:del>
      <w:ins w:id="2624" w:author="Lektorat Bauer" w:date="2025-02-28T08:44:00Z" w16du:dateUtc="2025-02-28T07:44:00Z">
        <w:r w:rsidR="00B7620C">
          <w:rPr>
            <w:rFonts w:ascii="Arial" w:hAnsi="Arial" w:cs="Arial"/>
            <w:sz w:val="24"/>
            <w:szCs w:val="24"/>
          </w:rPr>
          <w:t>mussten</w:t>
        </w:r>
      </w:ins>
      <w:r w:rsidRPr="00944672">
        <w:rPr>
          <w:rFonts w:ascii="Arial" w:hAnsi="Arial" w:cs="Arial"/>
          <w:sz w:val="24"/>
          <w:szCs w:val="24"/>
        </w:rPr>
        <w:t>.</w:t>
      </w:r>
    </w:p>
    <w:p w14:paraId="61A671CC" w14:textId="3C82C1F8"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Er koppelte den Auflieger ab, rief kurz rüber: „Da kommt noch eine Palette nach!“ </w:t>
      </w:r>
      <w:del w:id="2625" w:author="Lektorat Bauer" w:date="2025-02-28T08:44:00Z" w16du:dateUtc="2025-02-28T07:44:00Z">
        <w:r w:rsidRPr="00944672" w:rsidDel="00B7620C">
          <w:rPr>
            <w:rFonts w:ascii="Arial" w:hAnsi="Arial" w:cs="Arial"/>
            <w:sz w:val="24"/>
            <w:szCs w:val="24"/>
          </w:rPr>
          <w:delText>U</w:delText>
        </w:r>
      </w:del>
      <w:ins w:id="2626" w:author="Lektorat Bauer" w:date="2025-02-28T08:44:00Z" w16du:dateUtc="2025-02-28T07:44:00Z">
        <w:r w:rsidR="00B7620C">
          <w:rPr>
            <w:rFonts w:ascii="Arial" w:hAnsi="Arial" w:cs="Arial"/>
            <w:sz w:val="24"/>
            <w:szCs w:val="24"/>
          </w:rPr>
          <w:t>u</w:t>
        </w:r>
      </w:ins>
      <w:r w:rsidRPr="00944672">
        <w:rPr>
          <w:rFonts w:ascii="Arial" w:hAnsi="Arial" w:cs="Arial"/>
          <w:sz w:val="24"/>
          <w:szCs w:val="24"/>
        </w:rPr>
        <w:t>nd fuhr weiter</w:t>
      </w:r>
      <w:ins w:id="2627" w:author="Lektorat Bauer" w:date="2025-02-28T08:44:00Z" w16du:dateUtc="2025-02-28T07:44:00Z">
        <w:r w:rsidR="00B7620C">
          <w:rPr>
            <w:rFonts w:ascii="Arial" w:hAnsi="Arial" w:cs="Arial"/>
            <w:sz w:val="24"/>
            <w:szCs w:val="24"/>
          </w:rPr>
          <w:t>,</w:t>
        </w:r>
      </w:ins>
      <w:r w:rsidRPr="00944672">
        <w:rPr>
          <w:rFonts w:ascii="Arial" w:hAnsi="Arial" w:cs="Arial"/>
          <w:sz w:val="24"/>
          <w:szCs w:val="24"/>
        </w:rPr>
        <w:t xml:space="preserve"> um die anderen Frachtcontainer zu Flug MH 123</w:t>
      </w:r>
      <w:del w:id="2628" w:author="Lektorat Bauer" w:date="2025-02-28T08:44:00Z" w16du:dateUtc="2025-02-28T07:44:00Z">
        <w:r w:rsidRPr="00944672" w:rsidDel="00B7620C">
          <w:rPr>
            <w:rFonts w:ascii="Arial" w:hAnsi="Arial" w:cs="Arial"/>
            <w:sz w:val="24"/>
            <w:szCs w:val="24"/>
          </w:rPr>
          <w:delText>,</w:delText>
        </w:r>
      </w:del>
      <w:r w:rsidRPr="00944672">
        <w:rPr>
          <w:rFonts w:ascii="Arial" w:hAnsi="Arial" w:cs="Arial"/>
          <w:sz w:val="24"/>
          <w:szCs w:val="24"/>
        </w:rPr>
        <w:t xml:space="preserve"> nach Sydney</w:t>
      </w:r>
      <w:del w:id="2629" w:author="Lektorat Bauer" w:date="2025-02-28T08:44:00Z" w16du:dateUtc="2025-02-28T07:44:00Z">
        <w:r w:rsidRPr="00944672" w:rsidDel="00B7620C">
          <w:rPr>
            <w:rFonts w:ascii="Arial" w:hAnsi="Arial" w:cs="Arial"/>
            <w:sz w:val="24"/>
            <w:szCs w:val="24"/>
          </w:rPr>
          <w:delText>,</w:delText>
        </w:r>
      </w:del>
      <w:r w:rsidRPr="00944672">
        <w:rPr>
          <w:rFonts w:ascii="Arial" w:hAnsi="Arial" w:cs="Arial"/>
          <w:sz w:val="24"/>
          <w:szCs w:val="24"/>
        </w:rPr>
        <w:t xml:space="preserve"> zu bringen, die schon dringend auf die Fracht warteten</w:t>
      </w:r>
      <w:ins w:id="2630" w:author="Lektorat Bauer" w:date="2025-02-28T08:45:00Z" w16du:dateUtc="2025-02-28T07:45:00Z">
        <w:r w:rsidR="00B7620C">
          <w:rPr>
            <w:rFonts w:ascii="Arial" w:hAnsi="Arial" w:cs="Arial"/>
            <w:sz w:val="24"/>
            <w:szCs w:val="24"/>
          </w:rPr>
          <w:t>.</w:t>
        </w:r>
      </w:ins>
    </w:p>
    <w:p w14:paraId="49689ABE"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w:t>
      </w:r>
    </w:p>
    <w:p w14:paraId="4D05399F" w14:textId="77777777"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 </w:t>
      </w:r>
    </w:p>
    <w:p w14:paraId="5C80775B"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476FBBCB"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commentRangeStart w:id="2631"/>
      <w:commentRangeEnd w:id="2631"/>
      <w:r w:rsidRPr="00944672">
        <w:rPr>
          <w:rFonts w:ascii="Arial" w:hAnsi="Arial" w:cs="Arial"/>
          <w:b/>
          <w:bCs/>
          <w:sz w:val="24"/>
          <w:szCs w:val="24"/>
        </w:rPr>
        <w:commentReference w:id="2631"/>
      </w:r>
      <w:r w:rsidRPr="00944672">
        <w:rPr>
          <w:rFonts w:ascii="Arial" w:hAnsi="Arial" w:cs="Arial"/>
          <w:b/>
          <w:bCs/>
          <w:sz w:val="24"/>
          <w:szCs w:val="24"/>
        </w:rPr>
        <w:t>&gt;&gt;&gt; Freitag, 07. März 2014, Vorfeldposition MH 370 nach Peking, Abflug Samstagmorgen 00:30 Uhr &lt;&lt;&lt;</w:t>
      </w:r>
    </w:p>
    <w:p w14:paraId="24843D81" w14:textId="32F8AA6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Rasul Suleiman hatte heute dienst als Supervisor für den Flug nach Peking und freute sich, dass die Frachtcontainer schon da waren. </w:t>
      </w:r>
      <w:del w:id="2632" w:author="Lektorat Bauer" w:date="2025-02-28T08:45:00Z" w16du:dateUtc="2025-02-28T07:45:00Z">
        <w:r w:rsidRPr="00944672" w:rsidDel="00B7620C">
          <w:rPr>
            <w:rFonts w:ascii="Arial" w:hAnsi="Arial" w:cs="Arial"/>
            <w:sz w:val="24"/>
            <w:szCs w:val="24"/>
          </w:rPr>
          <w:delText>Dann könnte</w:delText>
        </w:r>
      </w:del>
      <w:ins w:id="2633" w:author="Lektorat Bauer" w:date="2025-02-28T08:45:00Z" w16du:dateUtc="2025-02-28T07:45:00Z">
        <w:r w:rsidR="00B7620C">
          <w:rPr>
            <w:rFonts w:ascii="Arial" w:hAnsi="Arial" w:cs="Arial"/>
            <w:sz w:val="24"/>
            <w:szCs w:val="24"/>
          </w:rPr>
          <w:t>So konnte</w:t>
        </w:r>
      </w:ins>
      <w:r w:rsidRPr="00944672">
        <w:rPr>
          <w:rFonts w:ascii="Arial" w:hAnsi="Arial" w:cs="Arial"/>
          <w:sz w:val="24"/>
          <w:szCs w:val="24"/>
        </w:rPr>
        <w:t xml:space="preserve"> er schon mit dem Verladen </w:t>
      </w:r>
      <w:del w:id="2634" w:author="Lektorat Bauer" w:date="2025-02-28T08:45:00Z" w16du:dateUtc="2025-02-28T07:45:00Z">
        <w:r w:rsidRPr="00944672" w:rsidDel="00B7620C">
          <w:rPr>
            <w:rFonts w:ascii="Arial" w:hAnsi="Arial" w:cs="Arial"/>
            <w:sz w:val="24"/>
            <w:szCs w:val="24"/>
          </w:rPr>
          <w:delText>anfangen</w:delText>
        </w:r>
      </w:del>
      <w:ins w:id="2635" w:author="Lektorat Bauer" w:date="2025-02-28T08:45:00Z" w16du:dateUtc="2025-02-28T07:45:00Z">
        <w:r w:rsidR="00B7620C">
          <w:rPr>
            <w:rFonts w:ascii="Arial" w:hAnsi="Arial" w:cs="Arial"/>
            <w:sz w:val="24"/>
            <w:szCs w:val="24"/>
          </w:rPr>
          <w:t>beginnen</w:t>
        </w:r>
      </w:ins>
      <w:r w:rsidRPr="00944672">
        <w:rPr>
          <w:rFonts w:ascii="Arial" w:hAnsi="Arial" w:cs="Arial"/>
          <w:sz w:val="24"/>
          <w:szCs w:val="24"/>
        </w:rPr>
        <w:t>.</w:t>
      </w:r>
    </w:p>
    <w:p w14:paraId="003840C7"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Er nahm sich sein Load-Sheet und studierte den Lade-Plan.</w:t>
      </w:r>
    </w:p>
    <w:p w14:paraId="0919CDA4" w14:textId="3DC3A50F" w:rsidR="00944672" w:rsidRPr="00944672" w:rsidRDefault="00B7620C" w:rsidP="00623B68">
      <w:pPr>
        <w:autoSpaceDE w:val="0"/>
        <w:autoSpaceDN w:val="0"/>
        <w:adjustRightInd w:val="0"/>
        <w:spacing w:after="0" w:line="360" w:lineRule="auto"/>
        <w:ind w:firstLine="227"/>
        <w:jc w:val="both"/>
        <w:rPr>
          <w:rFonts w:ascii="Arial" w:hAnsi="Arial" w:cs="Arial"/>
          <w:sz w:val="24"/>
          <w:szCs w:val="24"/>
        </w:rPr>
      </w:pPr>
      <w:ins w:id="2636" w:author="Lektorat Bauer" w:date="2025-02-28T08:45:00Z" w16du:dateUtc="2025-02-28T07:45:00Z">
        <w:r>
          <w:rPr>
            <w:rFonts w:ascii="Arial" w:hAnsi="Arial" w:cs="Arial"/>
            <w:sz w:val="24"/>
            <w:szCs w:val="24"/>
          </w:rPr>
          <w:t>„</w:t>
        </w:r>
      </w:ins>
      <w:r w:rsidR="00944672" w:rsidRPr="00944672">
        <w:rPr>
          <w:rFonts w:ascii="Arial" w:hAnsi="Arial" w:cs="Arial"/>
          <w:sz w:val="24"/>
          <w:szCs w:val="24"/>
        </w:rPr>
        <w:t>Mist</w:t>
      </w:r>
      <w:ins w:id="2637" w:author="Lektorat Bauer" w:date="2025-02-28T08:45:00Z" w16du:dateUtc="2025-02-28T07:45:00Z">
        <w:r>
          <w:rPr>
            <w:rFonts w:ascii="Arial" w:hAnsi="Arial" w:cs="Arial"/>
            <w:sz w:val="24"/>
            <w:szCs w:val="24"/>
          </w:rPr>
          <w:t>“</w:t>
        </w:r>
      </w:ins>
      <w:r w:rsidR="00944672" w:rsidRPr="00944672">
        <w:rPr>
          <w:rFonts w:ascii="Arial" w:hAnsi="Arial" w:cs="Arial"/>
          <w:sz w:val="24"/>
          <w:szCs w:val="24"/>
        </w:rPr>
        <w:t xml:space="preserve">, dachte er sich, </w:t>
      </w:r>
      <w:ins w:id="2638" w:author="Lektorat Bauer" w:date="2025-02-28T08:45:00Z" w16du:dateUtc="2025-02-28T07:45:00Z">
        <w:r>
          <w:rPr>
            <w:rFonts w:ascii="Arial" w:hAnsi="Arial" w:cs="Arial"/>
            <w:sz w:val="24"/>
            <w:szCs w:val="24"/>
          </w:rPr>
          <w:t>„</w:t>
        </w:r>
      </w:ins>
      <w:r w:rsidR="00944672" w:rsidRPr="00944672">
        <w:rPr>
          <w:rFonts w:ascii="Arial" w:hAnsi="Arial" w:cs="Arial"/>
          <w:sz w:val="24"/>
          <w:szCs w:val="24"/>
        </w:rPr>
        <w:t>da müssen wir doch noch puzzeln.</w:t>
      </w:r>
      <w:ins w:id="2639" w:author="Lektorat Bauer" w:date="2025-02-28T08:45:00Z" w16du:dateUtc="2025-02-28T07:45:00Z">
        <w:r>
          <w:rPr>
            <w:rFonts w:ascii="Arial" w:hAnsi="Arial" w:cs="Arial"/>
            <w:sz w:val="24"/>
            <w:szCs w:val="24"/>
          </w:rPr>
          <w:t>“</w:t>
        </w:r>
      </w:ins>
      <w:r w:rsidR="00944672" w:rsidRPr="00944672">
        <w:rPr>
          <w:rFonts w:ascii="Arial" w:hAnsi="Arial" w:cs="Arial"/>
          <w:sz w:val="24"/>
          <w:szCs w:val="24"/>
        </w:rPr>
        <w:t xml:space="preserve"> Denn wie sich herausstellte, sollte die Fracht zwar vorwiegend nach hinten, </w:t>
      </w:r>
      <w:del w:id="2640" w:author="Lektorat Bauer" w:date="2025-02-28T08:45:00Z" w16du:dateUtc="2025-02-28T07:45:00Z">
        <w:r w:rsidR="00944672" w:rsidRPr="00944672" w:rsidDel="00B7620C">
          <w:rPr>
            <w:rFonts w:ascii="Arial" w:hAnsi="Arial" w:cs="Arial"/>
            <w:sz w:val="24"/>
            <w:szCs w:val="24"/>
          </w:rPr>
          <w:delText xml:space="preserve">auch </w:delText>
        </w:r>
      </w:del>
      <w:r w:rsidR="00944672" w:rsidRPr="00944672">
        <w:rPr>
          <w:rFonts w:ascii="Arial" w:hAnsi="Arial" w:cs="Arial"/>
          <w:sz w:val="24"/>
          <w:szCs w:val="24"/>
        </w:rPr>
        <w:t xml:space="preserve">damit die Passagiere nicht so lange auf das Gepäck warten </w:t>
      </w:r>
      <w:del w:id="2641" w:author="Lektorat Bauer" w:date="2025-02-28T08:45:00Z" w16du:dateUtc="2025-02-28T07:45:00Z">
        <w:r w:rsidR="00944672" w:rsidRPr="00944672" w:rsidDel="00B7620C">
          <w:rPr>
            <w:rFonts w:ascii="Arial" w:hAnsi="Arial" w:cs="Arial"/>
            <w:sz w:val="24"/>
            <w:szCs w:val="24"/>
          </w:rPr>
          <w:delText>müssen</w:delText>
        </w:r>
      </w:del>
      <w:ins w:id="2642" w:author="Lektorat Bauer" w:date="2025-02-28T08:45:00Z" w16du:dateUtc="2025-02-28T07:45:00Z">
        <w:r>
          <w:rPr>
            <w:rFonts w:ascii="Arial" w:hAnsi="Arial" w:cs="Arial"/>
            <w:sz w:val="24"/>
            <w:szCs w:val="24"/>
          </w:rPr>
          <w:t>mussten</w:t>
        </w:r>
      </w:ins>
      <w:r w:rsidR="00944672" w:rsidRPr="00944672">
        <w:rPr>
          <w:rFonts w:ascii="Arial" w:hAnsi="Arial" w:cs="Arial"/>
          <w:sz w:val="24"/>
          <w:szCs w:val="24"/>
        </w:rPr>
        <w:t xml:space="preserve">. Mangos, die Hauptfracht heute, nörgeln nicht, selbst wenn Sie schon einen Flug aus Penang nach Kuala Lumpur hinter sich </w:t>
      </w:r>
      <w:del w:id="2643" w:author="Lektorat Bauer" w:date="2025-02-28T08:46:00Z" w16du:dateUtc="2025-02-28T07:46:00Z">
        <w:r w:rsidR="00944672" w:rsidRPr="00944672" w:rsidDel="00B7620C">
          <w:rPr>
            <w:rFonts w:ascii="Arial" w:hAnsi="Arial" w:cs="Arial"/>
            <w:sz w:val="24"/>
            <w:szCs w:val="24"/>
          </w:rPr>
          <w:delText>hatten</w:delText>
        </w:r>
      </w:del>
      <w:ins w:id="2644" w:author="Lektorat Bauer" w:date="2025-02-28T08:46:00Z" w16du:dateUtc="2025-02-28T07:46:00Z">
        <w:r>
          <w:rPr>
            <w:rFonts w:ascii="Arial" w:hAnsi="Arial" w:cs="Arial"/>
            <w:sz w:val="24"/>
            <w:szCs w:val="24"/>
          </w:rPr>
          <w:t>haben</w:t>
        </w:r>
      </w:ins>
      <w:r w:rsidR="00944672" w:rsidRPr="00944672">
        <w:rPr>
          <w:rFonts w:ascii="Arial" w:hAnsi="Arial" w:cs="Arial"/>
          <w:sz w:val="24"/>
          <w:szCs w:val="24"/>
        </w:rPr>
        <w:t>.</w:t>
      </w:r>
    </w:p>
    <w:p w14:paraId="3DF2BAA9" w14:textId="44AC8861"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Zwei Sachen gab es bei der Beladung zu beachten: </w:t>
      </w:r>
      <w:del w:id="2645" w:author="Lektorat Bauer" w:date="2025-02-28T08:46:00Z" w16du:dateUtc="2025-02-28T07:46:00Z">
        <w:r w:rsidRPr="00944672" w:rsidDel="00B7620C">
          <w:rPr>
            <w:rFonts w:ascii="Arial" w:hAnsi="Arial" w:cs="Arial"/>
            <w:sz w:val="24"/>
            <w:szCs w:val="24"/>
          </w:rPr>
          <w:delText>erstens der</w:delText>
        </w:r>
      </w:del>
      <w:ins w:id="2646" w:author="Lektorat Bauer" w:date="2025-02-28T08:46:00Z" w16du:dateUtc="2025-02-28T07:46:00Z">
        <w:r w:rsidR="00B7620C">
          <w:rPr>
            <w:rFonts w:ascii="Arial" w:hAnsi="Arial" w:cs="Arial"/>
            <w:sz w:val="24"/>
            <w:szCs w:val="24"/>
          </w:rPr>
          <w:t>Der</w:t>
        </w:r>
      </w:ins>
      <w:r w:rsidRPr="00944672">
        <w:rPr>
          <w:rFonts w:ascii="Arial" w:hAnsi="Arial" w:cs="Arial"/>
          <w:sz w:val="24"/>
          <w:szCs w:val="24"/>
        </w:rPr>
        <w:t xml:space="preserve"> Container </w:t>
      </w:r>
      <w:r w:rsidRPr="00944672">
        <w:rPr>
          <w:rFonts w:ascii="Arial" w:hAnsi="Arial" w:cs="Arial"/>
          <w:noProof/>
          <w:sz w:val="24"/>
          <w:szCs w:val="24"/>
        </w:rPr>
        <w:t>AKE6442MH</w:t>
      </w:r>
      <w:r w:rsidRPr="00944672">
        <w:rPr>
          <w:rFonts w:ascii="Arial" w:hAnsi="Arial" w:cs="Arial"/>
          <w:sz w:val="24"/>
          <w:szCs w:val="24"/>
        </w:rPr>
        <w:t xml:space="preserve"> sollte, laut Load-Sheet</w:t>
      </w:r>
      <w:ins w:id="2647" w:author="Lektorat Bauer" w:date="2025-02-28T08:46:00Z" w16du:dateUtc="2025-02-28T07:46:00Z">
        <w:r w:rsidR="00B7620C">
          <w:rPr>
            <w:rFonts w:ascii="Arial" w:hAnsi="Arial" w:cs="Arial"/>
            <w:sz w:val="24"/>
            <w:szCs w:val="24"/>
          </w:rPr>
          <w:t>,</w:t>
        </w:r>
      </w:ins>
      <w:r w:rsidRPr="00944672">
        <w:rPr>
          <w:rFonts w:ascii="Arial" w:hAnsi="Arial" w:cs="Arial"/>
          <w:sz w:val="24"/>
          <w:szCs w:val="24"/>
        </w:rPr>
        <w:t xml:space="preserve"> nach hinten und die Palette mit den Batterien (</w:t>
      </w:r>
      <w:r w:rsidRPr="00944672">
        <w:rPr>
          <w:rFonts w:ascii="Arial" w:hAnsi="Arial" w:cs="Arial"/>
          <w:noProof/>
          <w:sz w:val="24"/>
          <w:szCs w:val="24"/>
        </w:rPr>
        <w:t>PMC61433MH</w:t>
      </w:r>
      <w:r w:rsidRPr="00944672">
        <w:rPr>
          <w:rFonts w:ascii="Arial" w:hAnsi="Arial" w:cs="Arial"/>
          <w:sz w:val="24"/>
          <w:szCs w:val="24"/>
        </w:rPr>
        <w:t xml:space="preserve">) als Letztes vor die Frachttür, damit Sie als Erstes ausgeladen werden konnte. Dafür </w:t>
      </w:r>
      <w:ins w:id="2648" w:author="Lektorat Bauer" w:date="2025-02-28T08:46:00Z" w16du:dateUtc="2025-02-28T07:46:00Z">
        <w:r w:rsidR="00B7620C">
          <w:rPr>
            <w:rFonts w:ascii="Arial" w:hAnsi="Arial" w:cs="Arial"/>
            <w:sz w:val="24"/>
            <w:szCs w:val="24"/>
          </w:rPr>
          <w:t xml:space="preserve">gehörte </w:t>
        </w:r>
      </w:ins>
      <w:r w:rsidRPr="00944672">
        <w:rPr>
          <w:rFonts w:ascii="Arial" w:hAnsi="Arial" w:cs="Arial"/>
          <w:sz w:val="24"/>
          <w:szCs w:val="24"/>
        </w:rPr>
        <w:t xml:space="preserve">aber die Palette </w:t>
      </w:r>
      <w:r w:rsidRPr="00944672">
        <w:rPr>
          <w:rFonts w:ascii="Arial" w:hAnsi="Arial" w:cs="Arial"/>
          <w:noProof/>
          <w:sz w:val="24"/>
          <w:szCs w:val="24"/>
        </w:rPr>
        <w:t>PLW0815MH</w:t>
      </w:r>
      <w:r w:rsidRPr="00944672">
        <w:rPr>
          <w:rFonts w:ascii="Arial" w:hAnsi="Arial" w:cs="Arial"/>
          <w:sz w:val="24"/>
          <w:szCs w:val="24"/>
        </w:rPr>
        <w:t xml:space="preserve"> nach hinten ins Heck. </w:t>
      </w:r>
      <w:ins w:id="2649" w:author="Lektorat Bauer" w:date="2025-02-28T08:46:00Z" w16du:dateUtc="2025-02-28T07:46:00Z">
        <w:r w:rsidR="00B7620C">
          <w:rPr>
            <w:rFonts w:ascii="Arial" w:hAnsi="Arial" w:cs="Arial"/>
            <w:sz w:val="24"/>
            <w:szCs w:val="24"/>
          </w:rPr>
          <w:t>„</w:t>
        </w:r>
      </w:ins>
      <w:r w:rsidRPr="00944672">
        <w:rPr>
          <w:rFonts w:ascii="Arial" w:hAnsi="Arial" w:cs="Arial"/>
          <w:sz w:val="24"/>
          <w:szCs w:val="24"/>
        </w:rPr>
        <w:t>Die haben bestimmt einen Praktikanten heute im OPS</w:t>
      </w:r>
      <w:del w:id="2650" w:author="Lektorat Bauer" w:date="2025-02-28T08:46:00Z" w16du:dateUtc="2025-02-28T07:46:00Z">
        <w:r w:rsidRPr="00944672" w:rsidDel="00B7620C">
          <w:rPr>
            <w:rFonts w:ascii="Arial" w:hAnsi="Arial" w:cs="Arial"/>
            <w:sz w:val="24"/>
            <w:szCs w:val="24"/>
          </w:rPr>
          <w:delText xml:space="preserve">, </w:delText>
        </w:r>
        <w:commentRangeStart w:id="2651"/>
        <w:r w:rsidRPr="00944672" w:rsidDel="00B7620C">
          <w:rPr>
            <w:rFonts w:ascii="Arial" w:hAnsi="Arial" w:cs="Arial"/>
            <w:sz w:val="24"/>
            <w:szCs w:val="24"/>
          </w:rPr>
          <w:delText>aber es hatte auch schon komplexere Ladepläne gegeben</w:delText>
        </w:r>
      </w:del>
      <w:commentRangeEnd w:id="2651"/>
      <w:r w:rsidR="00B7620C">
        <w:rPr>
          <w:rStyle w:val="Kommentarzeichen"/>
        </w:rPr>
        <w:commentReference w:id="2651"/>
      </w:r>
      <w:ins w:id="2652" w:author="Lektorat Bauer" w:date="2025-02-28T08:46:00Z" w16du:dateUtc="2025-02-28T07:46:00Z">
        <w:r w:rsidR="00B7620C">
          <w:rPr>
            <w:rFonts w:ascii="Arial" w:hAnsi="Arial" w:cs="Arial"/>
            <w:sz w:val="24"/>
            <w:szCs w:val="24"/>
          </w:rPr>
          <w:t>“</w:t>
        </w:r>
      </w:ins>
      <w:r w:rsidRPr="00944672">
        <w:rPr>
          <w:rFonts w:ascii="Arial" w:hAnsi="Arial" w:cs="Arial"/>
          <w:sz w:val="24"/>
          <w:szCs w:val="24"/>
        </w:rPr>
        <w:t>, dachte sich Rasul und wies seine Crew in den Ablauf für den Abflug heute Nacht ein.</w:t>
      </w:r>
    </w:p>
    <w:p w14:paraId="23EFC273" w14:textId="326D1AA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Jetzt musste er doch noch den zuständigen Ramp Agent suchen, da die Fracht </w:t>
      </w:r>
      <w:ins w:id="2653" w:author="Lektorat Bauer" w:date="2025-02-28T08:47:00Z" w16du:dateUtc="2025-02-28T07:47:00Z">
        <w:r w:rsidR="00B7620C">
          <w:rPr>
            <w:rFonts w:ascii="Arial" w:hAnsi="Arial" w:cs="Arial"/>
            <w:sz w:val="24"/>
            <w:szCs w:val="24"/>
          </w:rPr>
          <w:t xml:space="preserve">noch </w:t>
        </w:r>
      </w:ins>
      <w:r w:rsidRPr="00944672">
        <w:rPr>
          <w:rFonts w:ascii="Arial" w:hAnsi="Arial" w:cs="Arial"/>
          <w:sz w:val="24"/>
          <w:szCs w:val="24"/>
        </w:rPr>
        <w:t xml:space="preserve">nicht vollständig am Flugzeug </w:t>
      </w:r>
      <w:del w:id="2654" w:author="Lektorat Bauer" w:date="2025-02-28T08:47:00Z" w16du:dateUtc="2025-02-28T07:47:00Z">
        <w:r w:rsidRPr="00944672" w:rsidDel="00B7620C">
          <w:rPr>
            <w:rFonts w:ascii="Arial" w:hAnsi="Arial" w:cs="Arial"/>
            <w:sz w:val="24"/>
            <w:szCs w:val="24"/>
          </w:rPr>
          <w:delText>war</w:delText>
        </w:r>
      </w:del>
      <w:ins w:id="2655" w:author="Lektorat Bauer" w:date="2025-02-28T08:47:00Z" w16du:dateUtc="2025-02-28T07:47:00Z">
        <w:r w:rsidR="00B7620C">
          <w:rPr>
            <w:rFonts w:ascii="Arial" w:hAnsi="Arial" w:cs="Arial"/>
            <w:sz w:val="24"/>
            <w:szCs w:val="24"/>
          </w:rPr>
          <w:t>angekommen war</w:t>
        </w:r>
      </w:ins>
      <w:r w:rsidRPr="00944672">
        <w:rPr>
          <w:rFonts w:ascii="Arial" w:hAnsi="Arial" w:cs="Arial"/>
          <w:sz w:val="24"/>
          <w:szCs w:val="24"/>
        </w:rPr>
        <w:t xml:space="preserve">. „Mr. Thomas!“, </w:t>
      </w:r>
      <w:commentRangeStart w:id="2656"/>
      <w:r w:rsidRPr="00944672">
        <w:rPr>
          <w:rFonts w:ascii="Arial" w:hAnsi="Arial" w:cs="Arial"/>
          <w:sz w:val="24"/>
          <w:szCs w:val="24"/>
        </w:rPr>
        <w:t xml:space="preserve">war ja klar, heute ist dann auch noch ein Ausländer im Dienst, da wird wieder länger diskutiert, </w:t>
      </w:r>
      <w:commentRangeEnd w:id="2656"/>
      <w:r w:rsidR="00B7620C">
        <w:rPr>
          <w:rStyle w:val="Kommentarzeichen"/>
        </w:rPr>
        <w:commentReference w:id="2656"/>
      </w:r>
      <w:r w:rsidRPr="00944672">
        <w:rPr>
          <w:rFonts w:ascii="Arial" w:hAnsi="Arial" w:cs="Arial"/>
          <w:sz w:val="24"/>
          <w:szCs w:val="24"/>
        </w:rPr>
        <w:t>„ich habe ein Problem mit dem Ladeplan! Wir müssen das klären.“ Thomas Smith hatte Rasul gehört und gab ihm ein Zeichen, dass er gleich da sein würde.</w:t>
      </w:r>
    </w:p>
    <w:p w14:paraId="17C8D405" w14:textId="77777777" w:rsidR="00616DED" w:rsidRDefault="00944672" w:rsidP="00623B68">
      <w:pPr>
        <w:autoSpaceDE w:val="0"/>
        <w:autoSpaceDN w:val="0"/>
        <w:adjustRightInd w:val="0"/>
        <w:spacing w:after="0" w:line="360" w:lineRule="auto"/>
        <w:ind w:firstLine="227"/>
        <w:jc w:val="both"/>
        <w:rPr>
          <w:ins w:id="2657" w:author="Lektorat Bauer" w:date="2025-02-28T09:56:00Z" w16du:dateUtc="2025-02-28T08:56:00Z"/>
          <w:rFonts w:ascii="Arial" w:hAnsi="Arial" w:cs="Arial"/>
          <w:sz w:val="24"/>
          <w:szCs w:val="24"/>
        </w:rPr>
      </w:pPr>
      <w:r w:rsidRPr="00944672">
        <w:rPr>
          <w:rFonts w:ascii="Arial" w:hAnsi="Arial" w:cs="Arial"/>
          <w:sz w:val="24"/>
          <w:szCs w:val="24"/>
        </w:rPr>
        <w:lastRenderedPageBreak/>
        <w:t>Fünf Minuten später war Thomas Smith bei den Ladekräften und sprach Rasul an</w:t>
      </w:r>
      <w:ins w:id="2658" w:author="Lektorat Bauer" w:date="2025-02-28T09:55:00Z" w16du:dateUtc="2025-02-28T08:55:00Z">
        <w:r w:rsidR="00616DED">
          <w:rPr>
            <w:rFonts w:ascii="Arial" w:hAnsi="Arial" w:cs="Arial"/>
            <w:sz w:val="24"/>
            <w:szCs w:val="24"/>
          </w:rPr>
          <w:t>.</w:t>
        </w:r>
      </w:ins>
      <w:del w:id="2659" w:author="Lektorat Bauer" w:date="2025-02-28T09:55:00Z" w16du:dateUtc="2025-02-28T08:55:00Z">
        <w:r w:rsidRPr="00944672" w:rsidDel="00616DED">
          <w:rPr>
            <w:rFonts w:ascii="Arial" w:hAnsi="Arial" w:cs="Arial"/>
            <w:sz w:val="24"/>
            <w:szCs w:val="24"/>
          </w:rPr>
          <w:delText>:</w:delText>
        </w:r>
      </w:del>
      <w:r w:rsidRPr="00944672">
        <w:rPr>
          <w:rFonts w:ascii="Arial" w:hAnsi="Arial" w:cs="Arial"/>
          <w:sz w:val="24"/>
          <w:szCs w:val="24"/>
        </w:rPr>
        <w:t xml:space="preserve"> </w:t>
      </w:r>
      <w:del w:id="2660" w:author="Lektorat Bauer" w:date="2025-02-28T09:55:00Z" w16du:dateUtc="2025-02-28T08:55:00Z">
        <w:r w:rsidRPr="00944672" w:rsidDel="00616DED">
          <w:rPr>
            <w:rFonts w:ascii="Arial" w:hAnsi="Arial" w:cs="Arial"/>
            <w:sz w:val="24"/>
            <w:szCs w:val="24"/>
          </w:rPr>
          <w:delText>„</w:delText>
        </w:r>
        <w:commentRangeStart w:id="2661"/>
        <w:r w:rsidRPr="00944672" w:rsidDel="00616DED">
          <w:rPr>
            <w:rFonts w:ascii="Arial" w:hAnsi="Arial" w:cs="Arial"/>
            <w:sz w:val="24"/>
            <w:szCs w:val="24"/>
          </w:rPr>
          <w:delText>Hallo Rasul, wie geht es Dir heute? Was hast Du für mich</w:delText>
        </w:r>
      </w:del>
      <w:commentRangeEnd w:id="2661"/>
      <w:r w:rsidR="00616DED">
        <w:rPr>
          <w:rStyle w:val="Kommentarzeichen"/>
        </w:rPr>
        <w:commentReference w:id="2661"/>
      </w:r>
      <w:del w:id="2662" w:author="Lektorat Bauer" w:date="2025-02-28T09:56:00Z" w16du:dateUtc="2025-02-28T08:56:00Z">
        <w:r w:rsidRPr="00944672" w:rsidDel="00616DED">
          <w:rPr>
            <w:rFonts w:ascii="Arial" w:hAnsi="Arial" w:cs="Arial"/>
            <w:sz w:val="24"/>
            <w:szCs w:val="24"/>
          </w:rPr>
          <w:delText>?“</w:delText>
        </w:r>
      </w:del>
      <w:r w:rsidRPr="00944672">
        <w:rPr>
          <w:rFonts w:ascii="Arial" w:hAnsi="Arial" w:cs="Arial"/>
          <w:sz w:val="24"/>
          <w:szCs w:val="24"/>
        </w:rPr>
        <w:t xml:space="preserve"> Rasul wunderte sich über die Freundlichkeit und antwortete</w:t>
      </w:r>
      <w:del w:id="2663" w:author="Lektorat Bauer" w:date="2025-02-28T09:56:00Z" w16du:dateUtc="2025-02-28T08:56:00Z">
        <w:r w:rsidRPr="00944672" w:rsidDel="00616DED">
          <w:rPr>
            <w:rFonts w:ascii="Arial" w:hAnsi="Arial" w:cs="Arial"/>
            <w:sz w:val="24"/>
            <w:szCs w:val="24"/>
          </w:rPr>
          <w:delText>,</w:delText>
        </w:r>
      </w:del>
      <w:ins w:id="2664" w:author="Lektorat Bauer" w:date="2025-02-28T09:56:00Z" w16du:dateUtc="2025-02-28T08:56:00Z">
        <w:r w:rsidR="00616DED">
          <w:rPr>
            <w:rFonts w:ascii="Arial" w:hAnsi="Arial" w:cs="Arial"/>
            <w:sz w:val="24"/>
            <w:szCs w:val="24"/>
          </w:rPr>
          <w:t>:</w:t>
        </w:r>
      </w:ins>
      <w:r w:rsidRPr="00944672">
        <w:rPr>
          <w:rFonts w:ascii="Arial" w:hAnsi="Arial" w:cs="Arial"/>
          <w:sz w:val="24"/>
          <w:szCs w:val="24"/>
        </w:rPr>
        <w:t xml:space="preserve"> „Ich habe vom OPS eine Ladeliste bekommen, aber die Palette</w:t>
      </w:r>
      <w:del w:id="2665" w:author="Lektorat Bauer" w:date="2025-02-28T09:56:00Z" w16du:dateUtc="2025-02-28T08:56:00Z">
        <w:r w:rsidRPr="00944672" w:rsidDel="00616DED">
          <w:rPr>
            <w:rFonts w:ascii="Arial" w:hAnsi="Arial" w:cs="Arial"/>
            <w:sz w:val="24"/>
            <w:szCs w:val="24"/>
          </w:rPr>
          <w:delText>.</w:delText>
        </w:r>
      </w:del>
      <w:ins w:id="2666" w:author="Lektorat Bauer" w:date="2025-02-28T09:56:00Z" w16du:dateUtc="2025-02-28T08:56:00Z">
        <w:r w:rsidR="00616DED">
          <w:rPr>
            <w:rFonts w:ascii="Arial" w:hAnsi="Arial" w:cs="Arial"/>
            <w:sz w:val="24"/>
            <w:szCs w:val="24"/>
          </w:rPr>
          <w:t>,</w:t>
        </w:r>
      </w:ins>
      <w:r w:rsidRPr="00944672">
        <w:rPr>
          <w:rFonts w:ascii="Arial" w:hAnsi="Arial" w:cs="Arial"/>
          <w:sz w:val="24"/>
          <w:szCs w:val="24"/>
        </w:rPr>
        <w:t xml:space="preserve"> </w:t>
      </w:r>
      <w:ins w:id="2667" w:author="Lektorat Bauer" w:date="2025-02-28T09:56:00Z" w16du:dateUtc="2025-02-28T08:56:00Z">
        <w:r w:rsidR="00616DED">
          <w:rPr>
            <w:rFonts w:ascii="Arial" w:hAnsi="Arial" w:cs="Arial"/>
            <w:sz w:val="24"/>
            <w:szCs w:val="24"/>
          </w:rPr>
          <w:t>d</w:t>
        </w:r>
      </w:ins>
      <w:del w:id="2668" w:author="Lektorat Bauer" w:date="2025-02-28T09:56:00Z" w16du:dateUtc="2025-02-28T08:56:00Z">
        <w:r w:rsidRPr="00944672" w:rsidDel="00616DED">
          <w:rPr>
            <w:rFonts w:ascii="Arial" w:hAnsi="Arial" w:cs="Arial"/>
            <w:sz w:val="24"/>
            <w:szCs w:val="24"/>
          </w:rPr>
          <w:delText>D</w:delText>
        </w:r>
      </w:del>
      <w:r w:rsidRPr="00944672">
        <w:rPr>
          <w:rFonts w:ascii="Arial" w:hAnsi="Arial" w:cs="Arial"/>
          <w:sz w:val="24"/>
          <w:szCs w:val="24"/>
        </w:rPr>
        <w:t xml:space="preserve">ie nach hinten soll, ist noch gar nicht da. Eben ist der letzte Frachtcontainer gekommen und der Fahrer meinte, dass die Palette noch kommen soll.“ </w:t>
      </w:r>
    </w:p>
    <w:p w14:paraId="21CE79BC" w14:textId="77777777" w:rsidR="00616DED" w:rsidRDefault="00944672" w:rsidP="00623B68">
      <w:pPr>
        <w:autoSpaceDE w:val="0"/>
        <w:autoSpaceDN w:val="0"/>
        <w:adjustRightInd w:val="0"/>
        <w:spacing w:after="0" w:line="360" w:lineRule="auto"/>
        <w:ind w:firstLine="227"/>
        <w:jc w:val="both"/>
        <w:rPr>
          <w:ins w:id="2669" w:author="Lektorat Bauer" w:date="2025-02-28T09:56:00Z" w16du:dateUtc="2025-02-28T08:56:00Z"/>
          <w:rFonts w:ascii="Arial" w:hAnsi="Arial" w:cs="Arial"/>
          <w:sz w:val="24"/>
          <w:szCs w:val="24"/>
        </w:rPr>
      </w:pPr>
      <w:r w:rsidRPr="00944672">
        <w:rPr>
          <w:rFonts w:ascii="Arial" w:hAnsi="Arial" w:cs="Arial"/>
          <w:sz w:val="24"/>
          <w:szCs w:val="24"/>
        </w:rPr>
        <w:t xml:space="preserve">„Ja, ok, und was brauchst Du jetzt von mir?“ </w:t>
      </w:r>
    </w:p>
    <w:p w14:paraId="752CFE1F" w14:textId="77777777" w:rsidR="00616DED" w:rsidRDefault="00944672" w:rsidP="00623B68">
      <w:pPr>
        <w:autoSpaceDE w:val="0"/>
        <w:autoSpaceDN w:val="0"/>
        <w:adjustRightInd w:val="0"/>
        <w:spacing w:after="0" w:line="360" w:lineRule="auto"/>
        <w:ind w:firstLine="227"/>
        <w:jc w:val="both"/>
        <w:rPr>
          <w:ins w:id="2670" w:author="Lektorat Bauer" w:date="2025-02-28T09:56:00Z" w16du:dateUtc="2025-02-28T08:56:00Z"/>
          <w:rFonts w:ascii="Arial" w:hAnsi="Arial" w:cs="Arial"/>
          <w:sz w:val="24"/>
          <w:szCs w:val="24"/>
        </w:rPr>
      </w:pPr>
      <w:r w:rsidRPr="00944672">
        <w:rPr>
          <w:rFonts w:ascii="Arial" w:hAnsi="Arial" w:cs="Arial"/>
          <w:sz w:val="24"/>
          <w:szCs w:val="24"/>
        </w:rPr>
        <w:t>„Wenn wir umpacken, also die Batterien nach hinten durchschieben, dann sind wir mit der Beladung schneller fertig und haben dann Zeit, wenn noch was dazwischenkommt.“</w:t>
      </w:r>
    </w:p>
    <w:p w14:paraId="400370E5" w14:textId="64C89EB3"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del w:id="2671" w:author="Lektorat Bauer" w:date="2025-02-28T09:56:00Z" w16du:dateUtc="2025-02-28T08:56:00Z">
        <w:r w:rsidRPr="00944672" w:rsidDel="00616DED">
          <w:rPr>
            <w:rFonts w:ascii="Arial" w:hAnsi="Arial" w:cs="Arial"/>
            <w:sz w:val="24"/>
            <w:szCs w:val="24"/>
          </w:rPr>
          <w:delText xml:space="preserve"> </w:delText>
        </w:r>
      </w:del>
      <w:r w:rsidRPr="00944672">
        <w:rPr>
          <w:rFonts w:ascii="Arial" w:hAnsi="Arial" w:cs="Arial"/>
          <w:sz w:val="24"/>
          <w:szCs w:val="24"/>
        </w:rPr>
        <w:t>„Danke, ich checke das eben. Gib</w:t>
      </w:r>
      <w:del w:id="2672" w:author="Lektorat Bauer" w:date="2025-02-28T09:56:00Z" w16du:dateUtc="2025-02-28T08:56:00Z">
        <w:r w:rsidRPr="00944672" w:rsidDel="00616DED">
          <w:rPr>
            <w:rFonts w:ascii="Arial" w:hAnsi="Arial" w:cs="Arial"/>
            <w:sz w:val="24"/>
            <w:szCs w:val="24"/>
          </w:rPr>
          <w:delText>t</w:delText>
        </w:r>
      </w:del>
      <w:r w:rsidRPr="00944672">
        <w:rPr>
          <w:rFonts w:ascii="Arial" w:hAnsi="Arial" w:cs="Arial"/>
          <w:sz w:val="24"/>
          <w:szCs w:val="24"/>
        </w:rPr>
        <w:t xml:space="preserve"> mir </w:t>
      </w:r>
      <w:del w:id="2673" w:author="Lektorat Bauer" w:date="2025-02-28T09:56:00Z" w16du:dateUtc="2025-02-28T08:56:00Z">
        <w:r w:rsidRPr="00944672" w:rsidDel="00616DED">
          <w:rPr>
            <w:rFonts w:ascii="Arial" w:hAnsi="Arial" w:cs="Arial"/>
            <w:sz w:val="24"/>
            <w:szCs w:val="24"/>
          </w:rPr>
          <w:delText xml:space="preserve">mal </w:delText>
        </w:r>
      </w:del>
      <w:r w:rsidRPr="00944672">
        <w:rPr>
          <w:rFonts w:ascii="Arial" w:hAnsi="Arial" w:cs="Arial"/>
          <w:sz w:val="24"/>
          <w:szCs w:val="24"/>
        </w:rPr>
        <w:t>ein paar Minuten</w:t>
      </w:r>
      <w:del w:id="2674" w:author="Lektorat Bauer" w:date="2025-02-28T09:56:00Z" w16du:dateUtc="2025-02-28T08:56:00Z">
        <w:r w:rsidRPr="00944672" w:rsidDel="00616DED">
          <w:rPr>
            <w:rFonts w:ascii="Arial" w:hAnsi="Arial" w:cs="Arial"/>
            <w:sz w:val="24"/>
            <w:szCs w:val="24"/>
          </w:rPr>
          <w:delText>.</w:delText>
        </w:r>
      </w:del>
      <w:r w:rsidRPr="00944672">
        <w:rPr>
          <w:rFonts w:ascii="Arial" w:hAnsi="Arial" w:cs="Arial"/>
          <w:sz w:val="24"/>
          <w:szCs w:val="24"/>
        </w:rPr>
        <w:t>“</w:t>
      </w:r>
      <w:ins w:id="2675" w:author="Lektorat Bauer" w:date="2025-02-28T09:56:00Z" w16du:dateUtc="2025-02-28T08:56:00Z">
        <w:r w:rsidR="00616DED">
          <w:rPr>
            <w:rFonts w:ascii="Arial" w:hAnsi="Arial" w:cs="Arial"/>
            <w:sz w:val="24"/>
            <w:szCs w:val="24"/>
          </w:rPr>
          <w:t>,</w:t>
        </w:r>
      </w:ins>
      <w:r w:rsidRPr="00944672">
        <w:rPr>
          <w:rFonts w:ascii="Arial" w:hAnsi="Arial" w:cs="Arial"/>
          <w:sz w:val="24"/>
          <w:szCs w:val="24"/>
        </w:rPr>
        <w:t xml:space="preserve"> </w:t>
      </w:r>
      <w:ins w:id="2676" w:author="Lektorat Bauer" w:date="2025-02-28T09:56:00Z" w16du:dateUtc="2025-02-28T08:56:00Z">
        <w:r w:rsidR="00616DED">
          <w:rPr>
            <w:rFonts w:ascii="Arial" w:hAnsi="Arial" w:cs="Arial"/>
            <w:sz w:val="24"/>
            <w:szCs w:val="24"/>
          </w:rPr>
          <w:t>s</w:t>
        </w:r>
      </w:ins>
      <w:del w:id="2677" w:author="Lektorat Bauer" w:date="2025-02-28T09:56:00Z" w16du:dateUtc="2025-02-28T08:56:00Z">
        <w:r w:rsidRPr="00944672" w:rsidDel="00616DED">
          <w:rPr>
            <w:rFonts w:ascii="Arial" w:hAnsi="Arial" w:cs="Arial"/>
            <w:sz w:val="24"/>
            <w:szCs w:val="24"/>
          </w:rPr>
          <w:delText>S</w:delText>
        </w:r>
      </w:del>
      <w:r w:rsidRPr="00944672">
        <w:rPr>
          <w:rFonts w:ascii="Arial" w:hAnsi="Arial" w:cs="Arial"/>
          <w:sz w:val="24"/>
          <w:szCs w:val="24"/>
        </w:rPr>
        <w:t>agte Thomas und dreht</w:t>
      </w:r>
      <w:ins w:id="2678" w:author="Lektorat Bauer" w:date="2025-02-28T09:57:00Z" w16du:dateUtc="2025-02-28T08:57:00Z">
        <w:r w:rsidR="00616DED">
          <w:rPr>
            <w:rFonts w:ascii="Arial" w:hAnsi="Arial" w:cs="Arial"/>
            <w:sz w:val="24"/>
            <w:szCs w:val="24"/>
          </w:rPr>
          <w:t>e</w:t>
        </w:r>
      </w:ins>
      <w:r w:rsidRPr="00944672">
        <w:rPr>
          <w:rFonts w:ascii="Arial" w:hAnsi="Arial" w:cs="Arial"/>
          <w:sz w:val="24"/>
          <w:szCs w:val="24"/>
        </w:rPr>
        <w:t xml:space="preserve"> sich </w:t>
      </w:r>
      <w:del w:id="2679" w:author="Lektorat Bauer" w:date="2025-02-28T09:57:00Z" w16du:dateUtc="2025-02-28T08:57:00Z">
        <w:r w:rsidRPr="00944672" w:rsidDel="00616DED">
          <w:rPr>
            <w:rFonts w:ascii="Arial" w:hAnsi="Arial" w:cs="Arial"/>
            <w:sz w:val="24"/>
            <w:szCs w:val="24"/>
          </w:rPr>
          <w:delText>ab</w:delText>
        </w:r>
      </w:del>
      <w:ins w:id="2680" w:author="Lektorat Bauer" w:date="2025-02-28T09:57:00Z" w16du:dateUtc="2025-02-28T08:57:00Z">
        <w:r w:rsidR="00616DED">
          <w:rPr>
            <w:rFonts w:ascii="Arial" w:hAnsi="Arial" w:cs="Arial"/>
            <w:sz w:val="24"/>
            <w:szCs w:val="24"/>
          </w:rPr>
          <w:t>weg</w:t>
        </w:r>
      </w:ins>
      <w:r w:rsidRPr="00944672">
        <w:rPr>
          <w:rFonts w:ascii="Arial" w:hAnsi="Arial" w:cs="Arial"/>
          <w:sz w:val="24"/>
          <w:szCs w:val="24"/>
        </w:rPr>
        <w:t>, während er sein Funkgerät zückte, und versuchte den Umgebungslärm abzuschirmen. „OPS von Rampe Romeo-Oskar.“</w:t>
      </w:r>
      <w:ins w:id="2681" w:author="Lektorat Bauer" w:date="2025-02-28T09:57:00Z" w16du:dateUtc="2025-02-28T08:57:00Z">
        <w:r w:rsidR="00616DED">
          <w:rPr>
            <w:rFonts w:ascii="Arial" w:hAnsi="Arial" w:cs="Arial"/>
            <w:sz w:val="24"/>
            <w:szCs w:val="24"/>
          </w:rPr>
          <w:t xml:space="preserve"> –</w:t>
        </w:r>
      </w:ins>
      <w:r w:rsidRPr="00944672">
        <w:rPr>
          <w:rFonts w:ascii="Arial" w:hAnsi="Arial" w:cs="Arial"/>
          <w:sz w:val="24"/>
          <w:szCs w:val="24"/>
        </w:rPr>
        <w:t xml:space="preserve"> „OPS hört.“ </w:t>
      </w:r>
      <w:del w:id="2682" w:author="Lektorat Bauer" w:date="2025-02-28T09:57:00Z" w16du:dateUtc="2025-02-28T08:57:00Z">
        <w:r w:rsidRPr="00944672" w:rsidDel="00616DED">
          <w:rPr>
            <w:rFonts w:ascii="Arial" w:hAnsi="Arial" w:cs="Arial"/>
            <w:sz w:val="24"/>
            <w:szCs w:val="24"/>
          </w:rPr>
          <w:delText xml:space="preserve">Kam es aus dem Funkgerät zurück. </w:delText>
        </w:r>
      </w:del>
      <w:ins w:id="2683" w:author="Lektorat Bauer" w:date="2025-02-28T09:57:00Z" w16du:dateUtc="2025-02-28T08:57:00Z">
        <w:r w:rsidR="00616DED">
          <w:rPr>
            <w:rFonts w:ascii="Arial" w:hAnsi="Arial" w:cs="Arial"/>
            <w:sz w:val="24"/>
            <w:szCs w:val="24"/>
          </w:rPr>
          <w:t xml:space="preserve">– </w:t>
        </w:r>
      </w:ins>
      <w:r w:rsidRPr="00944672">
        <w:rPr>
          <w:rFonts w:ascii="Arial" w:hAnsi="Arial" w:cs="Arial"/>
          <w:sz w:val="24"/>
          <w:szCs w:val="24"/>
        </w:rPr>
        <w:t>„Wir haben hier ein Problem mit der Fracht. Die Palette, die als Erstes rein soll, ist noch nicht da, können wir die Paletten tauschen? Dann sind wir wieder im Zeitplan!“</w:t>
      </w:r>
      <w:ins w:id="2684" w:author="Lektorat Bauer" w:date="2025-02-28T09:57:00Z" w16du:dateUtc="2025-02-28T08:57:00Z">
        <w:r w:rsidR="00616DED">
          <w:rPr>
            <w:rFonts w:ascii="Arial" w:hAnsi="Arial" w:cs="Arial"/>
            <w:sz w:val="24"/>
            <w:szCs w:val="24"/>
          </w:rPr>
          <w:t xml:space="preserve"> – </w:t>
        </w:r>
      </w:ins>
      <w:r w:rsidRPr="00944672">
        <w:rPr>
          <w:rFonts w:ascii="Arial" w:hAnsi="Arial" w:cs="Arial"/>
          <w:sz w:val="24"/>
          <w:szCs w:val="24"/>
        </w:rPr>
        <w:t>„</w:t>
      </w:r>
      <w:commentRangeStart w:id="2685"/>
      <w:del w:id="2686" w:author="Lektorat Bauer" w:date="2025-02-28T09:57:00Z" w16du:dateUtc="2025-02-28T08:57:00Z">
        <w:r w:rsidRPr="00944672" w:rsidDel="00616DED">
          <w:rPr>
            <w:rFonts w:ascii="Arial" w:hAnsi="Arial" w:cs="Arial"/>
            <w:sz w:val="24"/>
            <w:szCs w:val="24"/>
          </w:rPr>
          <w:delText>Warte mal, ich checke das eben</w:delText>
        </w:r>
      </w:del>
      <w:ins w:id="2687" w:author="Lektorat Bauer" w:date="2025-02-28T09:57:00Z" w16du:dateUtc="2025-02-28T08:57:00Z">
        <w:r w:rsidR="00616DED">
          <w:rPr>
            <w:rFonts w:ascii="Arial" w:hAnsi="Arial" w:cs="Arial"/>
            <w:sz w:val="24"/>
            <w:szCs w:val="24"/>
          </w:rPr>
          <w:t xml:space="preserve">Ein </w:t>
        </w:r>
        <w:commentRangeEnd w:id="2685"/>
        <w:r w:rsidR="00616DED">
          <w:rPr>
            <w:rStyle w:val="Kommentarzeichen"/>
          </w:rPr>
          <w:commentReference w:id="2685"/>
        </w:r>
        <w:r w:rsidR="00616DED">
          <w:rPr>
            <w:rFonts w:ascii="Arial" w:hAnsi="Arial" w:cs="Arial"/>
            <w:sz w:val="24"/>
            <w:szCs w:val="24"/>
          </w:rPr>
          <w:t>Moment</w:t>
        </w:r>
      </w:ins>
      <w:del w:id="2688" w:author="Lektorat Bauer" w:date="2025-02-28T09:57:00Z" w16du:dateUtc="2025-02-28T08:57:00Z">
        <w:r w:rsidRPr="00944672" w:rsidDel="00616DED">
          <w:rPr>
            <w:rFonts w:ascii="Arial" w:hAnsi="Arial" w:cs="Arial"/>
            <w:sz w:val="24"/>
            <w:szCs w:val="24"/>
          </w:rPr>
          <w:delText>.</w:delText>
        </w:r>
      </w:del>
      <w:r w:rsidRPr="00944672">
        <w:rPr>
          <w:rFonts w:ascii="Arial" w:hAnsi="Arial" w:cs="Arial"/>
          <w:sz w:val="24"/>
          <w:szCs w:val="24"/>
        </w:rPr>
        <w:t>“</w:t>
      </w:r>
      <w:ins w:id="2689" w:author="Lektorat Bauer" w:date="2025-02-28T09:58:00Z" w16du:dateUtc="2025-02-28T08:58:00Z">
        <w:r w:rsidR="00616DED">
          <w:rPr>
            <w:rFonts w:ascii="Arial" w:hAnsi="Arial" w:cs="Arial"/>
            <w:sz w:val="24"/>
            <w:szCs w:val="24"/>
          </w:rPr>
          <w:t>,</w:t>
        </w:r>
      </w:ins>
      <w:r w:rsidRPr="00944672">
        <w:rPr>
          <w:rFonts w:ascii="Arial" w:hAnsi="Arial" w:cs="Arial"/>
          <w:sz w:val="24"/>
          <w:szCs w:val="24"/>
        </w:rPr>
        <w:t xml:space="preserve"> </w:t>
      </w:r>
      <w:ins w:id="2690" w:author="Lektorat Bauer" w:date="2025-02-28T09:58:00Z" w16du:dateUtc="2025-02-28T08:58:00Z">
        <w:r w:rsidR="00616DED">
          <w:rPr>
            <w:rFonts w:ascii="Arial" w:hAnsi="Arial" w:cs="Arial"/>
            <w:sz w:val="24"/>
            <w:szCs w:val="24"/>
          </w:rPr>
          <w:t>k</w:t>
        </w:r>
      </w:ins>
      <w:del w:id="2691" w:author="Lektorat Bauer" w:date="2025-02-28T09:58:00Z" w16du:dateUtc="2025-02-28T08:58:00Z">
        <w:r w:rsidRPr="00944672" w:rsidDel="00616DED">
          <w:rPr>
            <w:rFonts w:ascii="Arial" w:hAnsi="Arial" w:cs="Arial"/>
            <w:sz w:val="24"/>
            <w:szCs w:val="24"/>
          </w:rPr>
          <w:delText>K</w:delText>
        </w:r>
      </w:del>
      <w:r w:rsidRPr="00944672">
        <w:rPr>
          <w:rFonts w:ascii="Arial" w:hAnsi="Arial" w:cs="Arial"/>
          <w:sz w:val="24"/>
          <w:szCs w:val="24"/>
        </w:rPr>
        <w:t>am es aus dem Funkgerät zurück.</w:t>
      </w:r>
    </w:p>
    <w:p w14:paraId="56F28E98" w14:textId="77777777" w:rsidR="00616DED" w:rsidRDefault="00944672" w:rsidP="00623B68">
      <w:pPr>
        <w:autoSpaceDE w:val="0"/>
        <w:autoSpaceDN w:val="0"/>
        <w:adjustRightInd w:val="0"/>
        <w:spacing w:after="0" w:line="360" w:lineRule="auto"/>
        <w:ind w:firstLine="227"/>
        <w:jc w:val="both"/>
        <w:rPr>
          <w:ins w:id="2692" w:author="Lektorat Bauer" w:date="2025-02-28T09:58:00Z" w16du:dateUtc="2025-02-28T08:58:00Z"/>
          <w:rFonts w:ascii="Arial" w:hAnsi="Arial" w:cs="Arial"/>
          <w:sz w:val="24"/>
          <w:szCs w:val="24"/>
        </w:rPr>
      </w:pPr>
      <w:r w:rsidRPr="00944672">
        <w:rPr>
          <w:rFonts w:ascii="Arial" w:hAnsi="Arial" w:cs="Arial"/>
          <w:sz w:val="24"/>
          <w:szCs w:val="24"/>
        </w:rPr>
        <w:t>Thomas drehte sich zu Rasul um</w:t>
      </w:r>
      <w:ins w:id="2693" w:author="Lektorat Bauer" w:date="2025-02-28T09:58:00Z" w16du:dateUtc="2025-02-28T08:58:00Z">
        <w:r w:rsidR="00616DED">
          <w:rPr>
            <w:rFonts w:ascii="Arial" w:hAnsi="Arial" w:cs="Arial"/>
            <w:sz w:val="24"/>
            <w:szCs w:val="24"/>
          </w:rPr>
          <w:t>.</w:t>
        </w:r>
      </w:ins>
      <w:del w:id="2694" w:author="Lektorat Bauer" w:date="2025-02-28T09:58:00Z" w16du:dateUtc="2025-02-28T08:58:00Z">
        <w:r w:rsidRPr="00944672" w:rsidDel="00616DED">
          <w:rPr>
            <w:rFonts w:ascii="Arial" w:hAnsi="Arial" w:cs="Arial"/>
            <w:sz w:val="24"/>
            <w:szCs w:val="24"/>
          </w:rPr>
          <w:delText>,</w:delText>
        </w:r>
      </w:del>
      <w:r w:rsidRPr="00944672">
        <w:rPr>
          <w:rFonts w:ascii="Arial" w:hAnsi="Arial" w:cs="Arial"/>
          <w:sz w:val="24"/>
          <w:szCs w:val="24"/>
        </w:rPr>
        <w:t xml:space="preserve"> „Wir</w:t>
      </w:r>
      <w:ins w:id="2695" w:author="Lektorat Bauer" w:date="2025-02-28T09:58:00Z" w16du:dateUtc="2025-02-28T08:58:00Z">
        <w:r w:rsidR="00616DED">
          <w:rPr>
            <w:rFonts w:ascii="Arial" w:hAnsi="Arial" w:cs="Arial"/>
            <w:sz w:val="24"/>
            <w:szCs w:val="24"/>
          </w:rPr>
          <w:t>d</w:t>
        </w:r>
      </w:ins>
      <w:r w:rsidRPr="00944672">
        <w:rPr>
          <w:rFonts w:ascii="Arial" w:hAnsi="Arial" w:cs="Arial"/>
          <w:sz w:val="24"/>
          <w:szCs w:val="24"/>
        </w:rPr>
        <w:t xml:space="preserve"> gerade geprüft, ich sage Dir Bescheid, sobald die sich gemeldet haben. Ich muss nur mal eben rüber zu</w:t>
      </w:r>
      <w:ins w:id="2696" w:author="Lektorat Bauer" w:date="2025-02-28T09:58:00Z" w16du:dateUtc="2025-02-28T08:58:00Z">
        <w:r w:rsidR="00616DED">
          <w:rPr>
            <w:rFonts w:ascii="Arial" w:hAnsi="Arial" w:cs="Arial"/>
            <w:sz w:val="24"/>
            <w:szCs w:val="24"/>
          </w:rPr>
          <w:t>m</w:t>
        </w:r>
      </w:ins>
      <w:r w:rsidRPr="00944672">
        <w:rPr>
          <w:rFonts w:ascii="Arial" w:hAnsi="Arial" w:cs="Arial"/>
          <w:sz w:val="24"/>
          <w:szCs w:val="24"/>
        </w:rPr>
        <w:t xml:space="preserve"> Tanker!“ </w:t>
      </w:r>
    </w:p>
    <w:p w14:paraId="5F0EE718" w14:textId="14A709A5"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„Danke</w:t>
      </w:r>
      <w:del w:id="2697" w:author="Lektorat Bauer" w:date="2025-02-28T09:58:00Z" w16du:dateUtc="2025-02-28T08:58:00Z">
        <w:r w:rsidRPr="00944672" w:rsidDel="00616DED">
          <w:rPr>
            <w:rFonts w:ascii="Arial" w:hAnsi="Arial" w:cs="Arial"/>
            <w:sz w:val="24"/>
            <w:szCs w:val="24"/>
          </w:rPr>
          <w:delText>.</w:delText>
        </w:r>
      </w:del>
      <w:r w:rsidRPr="00944672">
        <w:rPr>
          <w:rFonts w:ascii="Arial" w:hAnsi="Arial" w:cs="Arial"/>
          <w:sz w:val="24"/>
          <w:szCs w:val="24"/>
        </w:rPr>
        <w:t>“</w:t>
      </w:r>
      <w:ins w:id="2698" w:author="Lektorat Bauer" w:date="2025-02-28T09:58:00Z" w16du:dateUtc="2025-02-28T08:58:00Z">
        <w:r w:rsidR="00616DED">
          <w:rPr>
            <w:rFonts w:ascii="Arial" w:hAnsi="Arial" w:cs="Arial"/>
            <w:sz w:val="24"/>
            <w:szCs w:val="24"/>
          </w:rPr>
          <w:t>,</w:t>
        </w:r>
      </w:ins>
      <w:r w:rsidRPr="00944672">
        <w:rPr>
          <w:rFonts w:ascii="Arial" w:hAnsi="Arial" w:cs="Arial"/>
          <w:sz w:val="24"/>
          <w:szCs w:val="24"/>
        </w:rPr>
        <w:t xml:space="preserve"> </w:t>
      </w:r>
      <w:ins w:id="2699" w:author="Lektorat Bauer" w:date="2025-02-28T09:58:00Z" w16du:dateUtc="2025-02-28T08:58:00Z">
        <w:r w:rsidR="00616DED">
          <w:rPr>
            <w:rFonts w:ascii="Arial" w:hAnsi="Arial" w:cs="Arial"/>
            <w:sz w:val="24"/>
            <w:szCs w:val="24"/>
          </w:rPr>
          <w:t>s</w:t>
        </w:r>
      </w:ins>
      <w:del w:id="2700" w:author="Lektorat Bauer" w:date="2025-02-28T09:58:00Z" w16du:dateUtc="2025-02-28T08:58:00Z">
        <w:r w:rsidRPr="00944672" w:rsidDel="00616DED">
          <w:rPr>
            <w:rFonts w:ascii="Arial" w:hAnsi="Arial" w:cs="Arial"/>
            <w:sz w:val="24"/>
            <w:szCs w:val="24"/>
          </w:rPr>
          <w:delText>S</w:delText>
        </w:r>
      </w:del>
      <w:r w:rsidRPr="00944672">
        <w:rPr>
          <w:rFonts w:ascii="Arial" w:hAnsi="Arial" w:cs="Arial"/>
          <w:sz w:val="24"/>
          <w:szCs w:val="24"/>
        </w:rPr>
        <w:t xml:space="preserve">agte Rasul und wieder </w:t>
      </w:r>
      <w:ins w:id="2701" w:author="Lektorat Bauer" w:date="2025-02-28T09:58:00Z" w16du:dateUtc="2025-02-28T08:58:00Z">
        <w:r w:rsidR="00616DED">
          <w:rPr>
            <w:rFonts w:ascii="Arial" w:hAnsi="Arial" w:cs="Arial"/>
            <w:sz w:val="24"/>
            <w:szCs w:val="24"/>
          </w:rPr>
          <w:t>f</w:t>
        </w:r>
      </w:ins>
      <w:del w:id="2702" w:author="Lektorat Bauer" w:date="2025-02-28T09:58:00Z" w16du:dateUtc="2025-02-28T08:58:00Z">
        <w:r w:rsidRPr="00944672" w:rsidDel="00616DED">
          <w:rPr>
            <w:rFonts w:ascii="Arial" w:hAnsi="Arial" w:cs="Arial"/>
            <w:sz w:val="24"/>
            <w:szCs w:val="24"/>
          </w:rPr>
          <w:delText>v</w:delText>
        </w:r>
      </w:del>
      <w:r w:rsidRPr="00944672">
        <w:rPr>
          <w:rFonts w:ascii="Arial" w:hAnsi="Arial" w:cs="Arial"/>
          <w:sz w:val="24"/>
          <w:szCs w:val="24"/>
        </w:rPr>
        <w:t xml:space="preserve">iel ihm auf, dass man hier am Flughafen nicht </w:t>
      </w:r>
      <w:del w:id="2703" w:author="Lektorat Bauer" w:date="2025-02-28T09:58:00Z" w16du:dateUtc="2025-02-28T08:58:00Z">
        <w:r w:rsidRPr="00944672" w:rsidDel="00616DED">
          <w:rPr>
            <w:rFonts w:ascii="Arial" w:hAnsi="Arial" w:cs="Arial"/>
            <w:sz w:val="24"/>
            <w:szCs w:val="24"/>
          </w:rPr>
          <w:delText xml:space="preserve">noch </w:delText>
        </w:r>
      </w:del>
      <w:ins w:id="2704" w:author="Lektorat Bauer" w:date="2025-02-28T09:58:00Z" w16du:dateUtc="2025-02-28T08:58:00Z">
        <w:r w:rsidR="00616DED">
          <w:rPr>
            <w:rFonts w:ascii="Arial" w:hAnsi="Arial" w:cs="Arial"/>
            <w:sz w:val="24"/>
            <w:szCs w:val="24"/>
          </w:rPr>
          <w:t>nach</w:t>
        </w:r>
        <w:r w:rsidR="00616DED" w:rsidRPr="00944672">
          <w:rPr>
            <w:rFonts w:ascii="Arial" w:hAnsi="Arial" w:cs="Arial"/>
            <w:sz w:val="24"/>
            <w:szCs w:val="24"/>
          </w:rPr>
          <w:t xml:space="preserve"> </w:t>
        </w:r>
      </w:ins>
      <w:r w:rsidRPr="00944672">
        <w:rPr>
          <w:rFonts w:ascii="Arial" w:hAnsi="Arial" w:cs="Arial"/>
          <w:sz w:val="24"/>
          <w:szCs w:val="24"/>
        </w:rPr>
        <w:t xml:space="preserve">dem Äußeren </w:t>
      </w:r>
      <w:del w:id="2705" w:author="Lektorat Bauer" w:date="2025-02-28T09:58:00Z" w16du:dateUtc="2025-02-28T08:58:00Z">
        <w:r w:rsidRPr="00944672" w:rsidDel="00616DED">
          <w:rPr>
            <w:rFonts w:ascii="Arial" w:hAnsi="Arial" w:cs="Arial"/>
            <w:sz w:val="24"/>
            <w:szCs w:val="24"/>
          </w:rPr>
          <w:delText>gegangen werden darf</w:delText>
        </w:r>
      </w:del>
      <w:ins w:id="2706" w:author="Lektorat Bauer" w:date="2025-02-28T09:58:00Z" w16du:dateUtc="2025-02-28T08:58:00Z">
        <w:r w:rsidR="00616DED">
          <w:rPr>
            <w:rFonts w:ascii="Arial" w:hAnsi="Arial" w:cs="Arial"/>
            <w:sz w:val="24"/>
            <w:szCs w:val="24"/>
          </w:rPr>
          <w:t>gehen durfte</w:t>
        </w:r>
      </w:ins>
      <w:r w:rsidRPr="00944672">
        <w:rPr>
          <w:rFonts w:ascii="Arial" w:hAnsi="Arial" w:cs="Arial"/>
          <w:sz w:val="24"/>
          <w:szCs w:val="24"/>
        </w:rPr>
        <w:t>. Profis arbeiten überall gut miteinander. „Wir sortieren in der Zwischenzeit die vorhandenen Container zum leichteren Beladen.“</w:t>
      </w:r>
    </w:p>
    <w:p w14:paraId="59C45EC1" w14:textId="246FCAB9"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Thomas nickte, und machte sich auf den Weg zum Tanklastwagen, der</w:t>
      </w:r>
      <w:del w:id="2707" w:author="Lektorat Bauer" w:date="2025-02-28T09:58:00Z" w16du:dateUtc="2025-02-28T08:58:00Z">
        <w:r w:rsidRPr="00944672" w:rsidDel="00616DED">
          <w:rPr>
            <w:rFonts w:ascii="Arial" w:hAnsi="Arial" w:cs="Arial"/>
            <w:sz w:val="24"/>
            <w:szCs w:val="24"/>
          </w:rPr>
          <w:delText>,</w:delText>
        </w:r>
      </w:del>
      <w:r w:rsidRPr="00944672">
        <w:rPr>
          <w:rFonts w:ascii="Arial" w:hAnsi="Arial" w:cs="Arial"/>
          <w:sz w:val="24"/>
          <w:szCs w:val="24"/>
        </w:rPr>
        <w:t xml:space="preserve"> endlich</w:t>
      </w:r>
      <w:del w:id="2708" w:author="Lektorat Bauer" w:date="2025-02-28T09:58:00Z" w16du:dateUtc="2025-02-28T08:58:00Z">
        <w:r w:rsidRPr="00944672" w:rsidDel="00616DED">
          <w:rPr>
            <w:rFonts w:ascii="Arial" w:hAnsi="Arial" w:cs="Arial"/>
            <w:sz w:val="24"/>
            <w:szCs w:val="24"/>
          </w:rPr>
          <w:delText>,</w:delText>
        </w:r>
      </w:del>
      <w:r w:rsidRPr="00944672">
        <w:rPr>
          <w:rFonts w:ascii="Arial" w:hAnsi="Arial" w:cs="Arial"/>
          <w:sz w:val="24"/>
          <w:szCs w:val="24"/>
        </w:rPr>
        <w:t xml:space="preserve"> ankam. Gerade wollte er den Fahrer ansprechen, als das Funkgerät quäkte: „OPS an Rampe Romeo-Oskar.“</w:t>
      </w:r>
      <w:ins w:id="2709" w:author="Lektorat Bauer" w:date="2025-02-28T09:59:00Z" w16du:dateUtc="2025-02-28T08:59:00Z">
        <w:r w:rsidR="00616DED">
          <w:rPr>
            <w:rFonts w:ascii="Arial" w:hAnsi="Arial" w:cs="Arial"/>
            <w:sz w:val="24"/>
            <w:szCs w:val="24"/>
          </w:rPr>
          <w:t xml:space="preserve"> –</w:t>
        </w:r>
      </w:ins>
      <w:r w:rsidRPr="00944672">
        <w:rPr>
          <w:rFonts w:ascii="Arial" w:hAnsi="Arial" w:cs="Arial"/>
          <w:sz w:val="24"/>
          <w:szCs w:val="24"/>
        </w:rPr>
        <w:t xml:space="preserve"> „Romeo-Oskar hört.“</w:t>
      </w:r>
      <w:ins w:id="2710" w:author="Lektorat Bauer" w:date="2025-02-28T09:59:00Z" w16du:dateUtc="2025-02-28T08:59:00Z">
        <w:r w:rsidR="00616DED">
          <w:rPr>
            <w:rFonts w:ascii="Arial" w:hAnsi="Arial" w:cs="Arial"/>
            <w:sz w:val="24"/>
            <w:szCs w:val="24"/>
          </w:rPr>
          <w:t xml:space="preserve"> –</w:t>
        </w:r>
      </w:ins>
      <w:r w:rsidRPr="00944672">
        <w:rPr>
          <w:rFonts w:ascii="Arial" w:hAnsi="Arial" w:cs="Arial"/>
          <w:sz w:val="24"/>
          <w:szCs w:val="24"/>
        </w:rPr>
        <w:t xml:space="preserve"> „Wir haben das geprüft, die Batterien dürfen nach hinte</w:t>
      </w:r>
      <w:del w:id="2711" w:author="Lektorat Bauer" w:date="2025-02-28T09:59:00Z" w16du:dateUtc="2025-02-28T08:59:00Z">
        <w:r w:rsidRPr="00944672" w:rsidDel="00616DED">
          <w:rPr>
            <w:rFonts w:ascii="Arial" w:hAnsi="Arial" w:cs="Arial"/>
            <w:sz w:val="24"/>
            <w:szCs w:val="24"/>
          </w:rPr>
          <w:delText>r</w:delText>
        </w:r>
      </w:del>
      <w:r w:rsidRPr="00944672">
        <w:rPr>
          <w:rFonts w:ascii="Arial" w:hAnsi="Arial" w:cs="Arial"/>
          <w:sz w:val="24"/>
          <w:szCs w:val="24"/>
        </w:rPr>
        <w:t>n geladen werden. Das passt von den Gefahrstoffen und vom Gewicht. Musst Du noch etwas ändern?“</w:t>
      </w:r>
      <w:ins w:id="2712" w:author="Lektorat Bauer" w:date="2025-02-28T09:59:00Z" w16du:dateUtc="2025-02-28T08:59:00Z">
        <w:r w:rsidR="00616DED">
          <w:rPr>
            <w:rFonts w:ascii="Arial" w:hAnsi="Arial" w:cs="Arial"/>
            <w:sz w:val="24"/>
            <w:szCs w:val="24"/>
          </w:rPr>
          <w:t xml:space="preserve"> –</w:t>
        </w:r>
      </w:ins>
      <w:r w:rsidRPr="00944672">
        <w:rPr>
          <w:rFonts w:ascii="Arial" w:hAnsi="Arial" w:cs="Arial"/>
          <w:sz w:val="24"/>
          <w:szCs w:val="24"/>
        </w:rPr>
        <w:t xml:space="preserve"> „Nein. Sonst ist alles klar.“</w:t>
      </w:r>
      <w:ins w:id="2713" w:author="Lektorat Bauer" w:date="2025-02-28T09:59:00Z" w16du:dateUtc="2025-02-28T08:59:00Z">
        <w:r w:rsidR="00616DED">
          <w:rPr>
            <w:rFonts w:ascii="Arial" w:hAnsi="Arial" w:cs="Arial"/>
            <w:sz w:val="24"/>
            <w:szCs w:val="24"/>
          </w:rPr>
          <w:t xml:space="preserve"> –</w:t>
        </w:r>
      </w:ins>
      <w:r w:rsidRPr="00944672">
        <w:rPr>
          <w:rFonts w:ascii="Arial" w:hAnsi="Arial" w:cs="Arial"/>
          <w:sz w:val="24"/>
          <w:szCs w:val="24"/>
        </w:rPr>
        <w:t xml:space="preserve"> „Ok, dann erstelle ich Dir eine neues Load-Sheet.“ </w:t>
      </w:r>
      <w:ins w:id="2714" w:author="Lektorat Bauer" w:date="2025-02-28T09:59:00Z" w16du:dateUtc="2025-02-28T08:59:00Z">
        <w:r w:rsidR="00616DED">
          <w:rPr>
            <w:rFonts w:ascii="Arial" w:hAnsi="Arial" w:cs="Arial"/>
            <w:sz w:val="24"/>
            <w:szCs w:val="24"/>
          </w:rPr>
          <w:t xml:space="preserve">– </w:t>
        </w:r>
      </w:ins>
      <w:r w:rsidRPr="00944672">
        <w:rPr>
          <w:rFonts w:ascii="Arial" w:hAnsi="Arial" w:cs="Arial"/>
          <w:sz w:val="24"/>
          <w:szCs w:val="24"/>
        </w:rPr>
        <w:t xml:space="preserve">„Ok, </w:t>
      </w:r>
      <w:ins w:id="2715" w:author="Lektorat Bauer" w:date="2025-02-28T09:59:00Z" w16du:dateUtc="2025-02-28T08:59:00Z">
        <w:r w:rsidR="00616DED">
          <w:rPr>
            <w:rFonts w:ascii="Arial" w:hAnsi="Arial" w:cs="Arial"/>
            <w:sz w:val="24"/>
            <w:szCs w:val="24"/>
          </w:rPr>
          <w:t>d</w:t>
        </w:r>
      </w:ins>
      <w:del w:id="2716" w:author="Lektorat Bauer" w:date="2025-02-28T09:59:00Z" w16du:dateUtc="2025-02-28T08:59:00Z">
        <w:r w:rsidRPr="00944672" w:rsidDel="00616DED">
          <w:rPr>
            <w:rFonts w:ascii="Arial" w:hAnsi="Arial" w:cs="Arial"/>
            <w:sz w:val="24"/>
            <w:szCs w:val="24"/>
          </w:rPr>
          <w:delText>D</w:delText>
        </w:r>
      </w:del>
      <w:r w:rsidRPr="00944672">
        <w:rPr>
          <w:rFonts w:ascii="Arial" w:hAnsi="Arial" w:cs="Arial"/>
          <w:sz w:val="24"/>
          <w:szCs w:val="24"/>
        </w:rPr>
        <w:t>anke, dann sage ich Bescheid und wir fangen an zu laden.“</w:t>
      </w:r>
    </w:p>
    <w:p w14:paraId="5C36EA22" w14:textId="77777777" w:rsidR="00616DED" w:rsidRDefault="00944672" w:rsidP="00623B68">
      <w:pPr>
        <w:autoSpaceDE w:val="0"/>
        <w:autoSpaceDN w:val="0"/>
        <w:adjustRightInd w:val="0"/>
        <w:spacing w:after="0" w:line="360" w:lineRule="auto"/>
        <w:ind w:firstLine="227"/>
        <w:jc w:val="both"/>
        <w:rPr>
          <w:ins w:id="2717" w:author="Lektorat Bauer" w:date="2025-02-28T09:59:00Z" w16du:dateUtc="2025-02-28T08:59:00Z"/>
          <w:rFonts w:ascii="Arial" w:hAnsi="Arial" w:cs="Arial"/>
          <w:sz w:val="24"/>
          <w:szCs w:val="24"/>
        </w:rPr>
      </w:pPr>
      <w:r w:rsidRPr="00944672">
        <w:rPr>
          <w:rFonts w:ascii="Arial" w:hAnsi="Arial" w:cs="Arial"/>
          <w:sz w:val="24"/>
          <w:szCs w:val="24"/>
        </w:rPr>
        <w:t xml:space="preserve">Thomas schaute hoch und sah, dass der Tankwagenfahrer mit der Betankung begonnen hatte, und nickte ihm zu, dann drehte er sich um und machte sich auf den </w:t>
      </w:r>
      <w:del w:id="2718" w:author="Lektorat Bauer" w:date="2025-02-28T09:59:00Z" w16du:dateUtc="2025-02-28T08:59:00Z">
        <w:r w:rsidRPr="00944672" w:rsidDel="00616DED">
          <w:rPr>
            <w:rFonts w:ascii="Arial" w:hAnsi="Arial" w:cs="Arial"/>
            <w:sz w:val="24"/>
            <w:szCs w:val="24"/>
          </w:rPr>
          <w:delText>weg</w:delText>
        </w:r>
      </w:del>
      <w:ins w:id="2719" w:author="Lektorat Bauer" w:date="2025-02-28T09:59:00Z" w16du:dateUtc="2025-02-28T08:59:00Z">
        <w:r w:rsidR="00616DED" w:rsidRPr="00944672">
          <w:rPr>
            <w:rFonts w:ascii="Arial" w:hAnsi="Arial" w:cs="Arial"/>
            <w:sz w:val="24"/>
            <w:szCs w:val="24"/>
          </w:rPr>
          <w:t>Weg</w:t>
        </w:r>
      </w:ins>
      <w:r w:rsidRPr="00944672">
        <w:rPr>
          <w:rFonts w:ascii="Arial" w:hAnsi="Arial" w:cs="Arial"/>
          <w:sz w:val="24"/>
          <w:szCs w:val="24"/>
        </w:rPr>
        <w:t xml:space="preserve"> zu den Ladern. Er sah, dass Rasul ihn ansah, und hob den Daumen, während er weiter auf Rasul zuging. Rasul drehte sich schon um und gab dem Trolley-Fahrer ein </w:t>
      </w:r>
      <w:r w:rsidRPr="00944672">
        <w:rPr>
          <w:rFonts w:ascii="Arial" w:hAnsi="Arial" w:cs="Arial"/>
          <w:sz w:val="24"/>
          <w:szCs w:val="24"/>
        </w:rPr>
        <w:lastRenderedPageBreak/>
        <w:t>Zeichen. „Ich sehe, du hast mich richtig verstanden</w:t>
      </w:r>
      <w:del w:id="2720" w:author="Lektorat Bauer" w:date="2025-02-28T09:59:00Z" w16du:dateUtc="2025-02-28T08:59:00Z">
        <w:r w:rsidRPr="00944672" w:rsidDel="00616DED">
          <w:rPr>
            <w:rFonts w:ascii="Arial" w:hAnsi="Arial" w:cs="Arial"/>
            <w:sz w:val="24"/>
            <w:szCs w:val="24"/>
          </w:rPr>
          <w:delText>.</w:delText>
        </w:r>
      </w:del>
      <w:r w:rsidRPr="00944672">
        <w:rPr>
          <w:rFonts w:ascii="Arial" w:hAnsi="Arial" w:cs="Arial"/>
          <w:sz w:val="24"/>
          <w:szCs w:val="24"/>
        </w:rPr>
        <w:t>“</w:t>
      </w:r>
      <w:ins w:id="2721" w:author="Lektorat Bauer" w:date="2025-02-28T09:59:00Z" w16du:dateUtc="2025-02-28T08:59:00Z">
        <w:r w:rsidR="00616DED">
          <w:rPr>
            <w:rFonts w:ascii="Arial" w:hAnsi="Arial" w:cs="Arial"/>
            <w:sz w:val="24"/>
            <w:szCs w:val="24"/>
          </w:rPr>
          <w:t>,</w:t>
        </w:r>
      </w:ins>
      <w:r w:rsidRPr="00944672">
        <w:rPr>
          <w:rFonts w:ascii="Arial" w:hAnsi="Arial" w:cs="Arial"/>
          <w:sz w:val="24"/>
          <w:szCs w:val="24"/>
        </w:rPr>
        <w:t xml:space="preserve"> </w:t>
      </w:r>
      <w:ins w:id="2722" w:author="Lektorat Bauer" w:date="2025-02-28T09:59:00Z" w16du:dateUtc="2025-02-28T08:59:00Z">
        <w:r w:rsidR="00616DED">
          <w:rPr>
            <w:rFonts w:ascii="Arial" w:hAnsi="Arial" w:cs="Arial"/>
            <w:sz w:val="24"/>
            <w:szCs w:val="24"/>
          </w:rPr>
          <w:t>g</w:t>
        </w:r>
      </w:ins>
      <w:del w:id="2723" w:author="Lektorat Bauer" w:date="2025-02-28T09:59:00Z" w16du:dateUtc="2025-02-28T08:59:00Z">
        <w:r w:rsidRPr="00944672" w:rsidDel="00616DED">
          <w:rPr>
            <w:rFonts w:ascii="Arial" w:hAnsi="Arial" w:cs="Arial"/>
            <w:sz w:val="24"/>
            <w:szCs w:val="24"/>
          </w:rPr>
          <w:delText>G</w:delText>
        </w:r>
      </w:del>
      <w:r w:rsidRPr="00944672">
        <w:rPr>
          <w:rFonts w:ascii="Arial" w:hAnsi="Arial" w:cs="Arial"/>
          <w:sz w:val="24"/>
          <w:szCs w:val="24"/>
        </w:rPr>
        <w:t>rinste Thomas Rasul an, „</w:t>
      </w:r>
      <w:del w:id="2724" w:author="Lektorat Bauer" w:date="2025-02-28T09:59:00Z" w16du:dateUtc="2025-02-28T08:59:00Z">
        <w:r w:rsidRPr="00944672" w:rsidDel="00616DED">
          <w:rPr>
            <w:rFonts w:ascii="Arial" w:hAnsi="Arial" w:cs="Arial"/>
            <w:sz w:val="24"/>
            <w:szCs w:val="24"/>
          </w:rPr>
          <w:delText>D</w:delText>
        </w:r>
      </w:del>
      <w:ins w:id="2725" w:author="Lektorat Bauer" w:date="2025-02-28T09:59:00Z" w16du:dateUtc="2025-02-28T08:59:00Z">
        <w:r w:rsidR="00616DED">
          <w:rPr>
            <w:rFonts w:ascii="Arial" w:hAnsi="Arial" w:cs="Arial"/>
            <w:sz w:val="24"/>
            <w:szCs w:val="24"/>
          </w:rPr>
          <w:t>d</w:t>
        </w:r>
      </w:ins>
      <w:r w:rsidRPr="00944672">
        <w:rPr>
          <w:rFonts w:ascii="Arial" w:hAnsi="Arial" w:cs="Arial"/>
          <w:sz w:val="24"/>
          <w:szCs w:val="24"/>
        </w:rPr>
        <w:t xml:space="preserve">ie Palette kommt nach hinten, sonst bleibt alles beim Alten.“ </w:t>
      </w:r>
      <w:del w:id="2726" w:author="Lektorat Bauer" w:date="2025-02-28T09:59:00Z" w16du:dateUtc="2025-02-28T08:59:00Z">
        <w:r w:rsidRPr="00944672" w:rsidDel="00616DED">
          <w:rPr>
            <w:rFonts w:ascii="Arial" w:hAnsi="Arial" w:cs="Arial"/>
            <w:sz w:val="24"/>
            <w:szCs w:val="24"/>
          </w:rPr>
          <w:delText xml:space="preserve">Sagte Thomas </w:delText>
        </w:r>
      </w:del>
    </w:p>
    <w:p w14:paraId="5D74068D" w14:textId="38C2DC18"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„Danke für die schnelle Reaktion</w:t>
      </w:r>
      <w:del w:id="2727" w:author="Lektorat Bauer" w:date="2025-02-28T10:00:00Z" w16du:dateUtc="2025-02-28T09:00:00Z">
        <w:r w:rsidRPr="00944672" w:rsidDel="00616DED">
          <w:rPr>
            <w:rFonts w:ascii="Arial" w:hAnsi="Arial" w:cs="Arial"/>
            <w:sz w:val="24"/>
            <w:szCs w:val="24"/>
          </w:rPr>
          <w:delText>.</w:delText>
        </w:r>
      </w:del>
      <w:r w:rsidRPr="00944672">
        <w:rPr>
          <w:rFonts w:ascii="Arial" w:hAnsi="Arial" w:cs="Arial"/>
          <w:sz w:val="24"/>
          <w:szCs w:val="24"/>
        </w:rPr>
        <w:t xml:space="preserve">“ </w:t>
      </w:r>
      <w:ins w:id="2728" w:author="Lektorat Bauer" w:date="2025-02-28T10:00:00Z" w16du:dateUtc="2025-02-28T09:00:00Z">
        <w:r w:rsidR="00616DED">
          <w:rPr>
            <w:rFonts w:ascii="Arial" w:hAnsi="Arial" w:cs="Arial"/>
            <w:sz w:val="24"/>
            <w:szCs w:val="24"/>
          </w:rPr>
          <w:t>erwiderte</w:t>
        </w:r>
      </w:ins>
      <w:del w:id="2729" w:author="Lektorat Bauer" w:date="2025-02-28T10:00:00Z" w16du:dateUtc="2025-02-28T09:00:00Z">
        <w:r w:rsidRPr="00944672" w:rsidDel="00616DED">
          <w:rPr>
            <w:rFonts w:ascii="Arial" w:hAnsi="Arial" w:cs="Arial"/>
            <w:sz w:val="24"/>
            <w:szCs w:val="24"/>
          </w:rPr>
          <w:delText>Sagte</w:delText>
        </w:r>
      </w:del>
      <w:r w:rsidRPr="00944672">
        <w:rPr>
          <w:rFonts w:ascii="Arial" w:hAnsi="Arial" w:cs="Arial"/>
          <w:sz w:val="24"/>
          <w:szCs w:val="24"/>
        </w:rPr>
        <w:t xml:space="preserve"> Rasul, „wir geben jetzt Gas, dann sind wir wieder im Zeitplan.“</w:t>
      </w:r>
    </w:p>
    <w:p w14:paraId="472C3367"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05BCCAA4" w14:textId="77777777" w:rsidR="00944672" w:rsidRPr="00944672" w:rsidRDefault="00944672" w:rsidP="00623B68">
      <w:pPr>
        <w:suppressAutoHyphens/>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36B6AF59"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1971C4E6"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commentRangeStart w:id="2730"/>
      <w:commentRangeEnd w:id="2730"/>
      <w:r w:rsidRPr="00944672">
        <w:rPr>
          <w:rFonts w:ascii="Arial" w:hAnsi="Arial" w:cs="Arial"/>
          <w:b/>
          <w:bCs/>
          <w:sz w:val="24"/>
          <w:szCs w:val="24"/>
        </w:rPr>
        <w:commentReference w:id="2730"/>
      </w:r>
      <w:r w:rsidRPr="00944672">
        <w:rPr>
          <w:rFonts w:ascii="Arial" w:hAnsi="Arial" w:cs="Arial"/>
          <w:b/>
          <w:bCs/>
          <w:sz w:val="24"/>
          <w:szCs w:val="24"/>
        </w:rPr>
        <w:t>&gt;&gt;&gt; Freitag, 07. März 2014, Malaysia Airlines, Cockpit Crew Vorbereitung / Dispatch &lt;&lt;&lt;</w:t>
      </w:r>
    </w:p>
    <w:p w14:paraId="3C9B5DAF" w14:textId="3B1EBDC1"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In der Vorbereitung arbeiteten sich Flugkapitän Zaharie Ahmad Shah und sein First </w:t>
      </w:r>
      <w:r w:rsidRPr="00944672">
        <w:rPr>
          <w:rFonts w:ascii="Arial" w:hAnsi="Arial" w:cs="Arial"/>
          <w:noProof/>
          <w:sz w:val="24"/>
          <w:szCs w:val="24"/>
        </w:rPr>
        <w:t>Officer</w:t>
      </w:r>
      <w:r w:rsidRPr="00944672">
        <w:rPr>
          <w:rFonts w:ascii="Arial" w:hAnsi="Arial" w:cs="Arial"/>
          <w:sz w:val="24"/>
          <w:szCs w:val="24"/>
        </w:rPr>
        <w:t xml:space="preserve"> Fariq Abdul Hamid durch den vorbereitenden </w:t>
      </w:r>
      <w:del w:id="2731" w:author="Lektorat Bauer" w:date="2025-02-28T10:00:00Z" w16du:dateUtc="2025-02-28T09:00:00Z">
        <w:r w:rsidRPr="00944672" w:rsidDel="00616DED">
          <w:rPr>
            <w:rFonts w:ascii="Arial" w:hAnsi="Arial" w:cs="Arial"/>
            <w:sz w:val="24"/>
            <w:szCs w:val="24"/>
          </w:rPr>
          <w:delText>‚</w:delText>
        </w:r>
      </w:del>
      <w:r w:rsidRPr="00944672">
        <w:rPr>
          <w:rFonts w:ascii="Arial" w:hAnsi="Arial" w:cs="Arial"/>
          <w:sz w:val="24"/>
          <w:szCs w:val="24"/>
        </w:rPr>
        <w:t>Papierkram</w:t>
      </w:r>
      <w:del w:id="2732" w:author="Lektorat Bauer" w:date="2025-02-28T10:00:00Z" w16du:dateUtc="2025-02-28T09:00:00Z">
        <w:r w:rsidRPr="00944672" w:rsidDel="00616DED">
          <w:rPr>
            <w:rFonts w:ascii="Arial" w:hAnsi="Arial" w:cs="Arial"/>
            <w:sz w:val="24"/>
            <w:szCs w:val="24"/>
          </w:rPr>
          <w:delText>‘</w:delText>
        </w:r>
      </w:del>
      <w:r w:rsidRPr="00944672">
        <w:rPr>
          <w:rFonts w:ascii="Arial" w:hAnsi="Arial" w:cs="Arial"/>
          <w:sz w:val="24"/>
          <w:szCs w:val="24"/>
        </w:rPr>
        <w:t xml:space="preserve">. </w:t>
      </w:r>
      <w:del w:id="2733" w:author="Lektorat Bauer" w:date="2025-02-28T10:00:00Z" w16du:dateUtc="2025-02-28T09:00:00Z">
        <w:r w:rsidRPr="00944672" w:rsidDel="00616DED">
          <w:rPr>
            <w:rFonts w:ascii="Arial" w:hAnsi="Arial" w:cs="Arial"/>
            <w:sz w:val="24"/>
            <w:szCs w:val="24"/>
          </w:rPr>
          <w:delText>Dieser ‚</w:delText>
        </w:r>
        <w:commentRangeStart w:id="2734"/>
        <w:r w:rsidRPr="00944672" w:rsidDel="00616DED">
          <w:rPr>
            <w:rFonts w:ascii="Arial" w:hAnsi="Arial" w:cs="Arial"/>
            <w:sz w:val="24"/>
            <w:szCs w:val="24"/>
          </w:rPr>
          <w:delText>Papierkram</w:delText>
        </w:r>
      </w:del>
      <w:commentRangeEnd w:id="2734"/>
      <w:r w:rsidR="00616DED">
        <w:rPr>
          <w:rStyle w:val="Kommentarzeichen"/>
        </w:rPr>
        <w:commentReference w:id="2734"/>
      </w:r>
      <w:del w:id="2735" w:author="Lektorat Bauer" w:date="2025-02-28T10:00:00Z" w16du:dateUtc="2025-02-28T09:00:00Z">
        <w:r w:rsidRPr="00944672" w:rsidDel="00616DED">
          <w:rPr>
            <w:rFonts w:ascii="Arial" w:hAnsi="Arial" w:cs="Arial"/>
            <w:sz w:val="24"/>
            <w:szCs w:val="24"/>
          </w:rPr>
          <w:delText xml:space="preserve">‘ ist wichtig für den sicheren Flug, aber natürlich wollen Piloten in erster Linie fliegen. </w:delText>
        </w:r>
      </w:del>
      <w:r w:rsidRPr="00944672">
        <w:rPr>
          <w:rFonts w:ascii="Arial" w:hAnsi="Arial" w:cs="Arial"/>
          <w:sz w:val="24"/>
          <w:szCs w:val="24"/>
        </w:rPr>
        <w:t>„Also Fariq, heute ist Dein erster Flug nach bestandenem Type-Rating?“</w:t>
      </w:r>
      <w:ins w:id="2736" w:author="Lektorat Bauer" w:date="2025-02-28T10:00:00Z" w16du:dateUtc="2025-02-28T09:00:00Z">
        <w:r w:rsidR="00616DED">
          <w:rPr>
            <w:rFonts w:ascii="Arial" w:hAnsi="Arial" w:cs="Arial"/>
            <w:sz w:val="24"/>
            <w:szCs w:val="24"/>
          </w:rPr>
          <w:t>,</w:t>
        </w:r>
      </w:ins>
      <w:r w:rsidRPr="00944672">
        <w:rPr>
          <w:rFonts w:ascii="Arial" w:hAnsi="Arial" w:cs="Arial"/>
          <w:sz w:val="24"/>
          <w:szCs w:val="24"/>
        </w:rPr>
        <w:t xml:space="preserve"> </w:t>
      </w:r>
      <w:ins w:id="2737" w:author="Lektorat Bauer" w:date="2025-02-28T10:00:00Z" w16du:dateUtc="2025-02-28T09:00:00Z">
        <w:r w:rsidR="00616DED">
          <w:rPr>
            <w:rFonts w:ascii="Arial" w:hAnsi="Arial" w:cs="Arial"/>
            <w:sz w:val="24"/>
            <w:szCs w:val="24"/>
          </w:rPr>
          <w:t>f</w:t>
        </w:r>
      </w:ins>
      <w:del w:id="2738" w:author="Lektorat Bauer" w:date="2025-02-28T10:00:00Z" w16du:dateUtc="2025-02-28T09:00:00Z">
        <w:r w:rsidRPr="00944672" w:rsidDel="00616DED">
          <w:rPr>
            <w:rFonts w:ascii="Arial" w:hAnsi="Arial" w:cs="Arial"/>
            <w:sz w:val="24"/>
            <w:szCs w:val="24"/>
          </w:rPr>
          <w:delText>F</w:delText>
        </w:r>
      </w:del>
      <w:r w:rsidRPr="00944672">
        <w:rPr>
          <w:rFonts w:ascii="Arial" w:hAnsi="Arial" w:cs="Arial"/>
          <w:sz w:val="24"/>
          <w:szCs w:val="24"/>
        </w:rPr>
        <w:t xml:space="preserve">ragte Kapitän Shah seinen First Officer. „Ja, das war anstrengend, aber ich wollte so schnell wie möglich das Type-Rating für die Triple </w:t>
      </w:r>
      <w:r w:rsidRPr="00944672">
        <w:rPr>
          <w:rFonts w:ascii="Arial" w:hAnsi="Arial" w:cs="Arial"/>
          <w:noProof/>
          <w:sz w:val="24"/>
          <w:szCs w:val="24"/>
        </w:rPr>
        <w:t>Seven</w:t>
      </w:r>
      <w:r w:rsidRPr="00944672">
        <w:rPr>
          <w:rFonts w:ascii="Arial" w:hAnsi="Arial" w:cs="Arial"/>
          <w:sz w:val="24"/>
          <w:szCs w:val="24"/>
        </w:rPr>
        <w:t>.“</w:t>
      </w:r>
    </w:p>
    <w:p w14:paraId="4D08AA45" w14:textId="77777777" w:rsidR="00616DED" w:rsidRDefault="00944672" w:rsidP="00623B68">
      <w:pPr>
        <w:autoSpaceDE w:val="0"/>
        <w:autoSpaceDN w:val="0"/>
        <w:adjustRightInd w:val="0"/>
        <w:spacing w:after="0" w:line="360" w:lineRule="auto"/>
        <w:ind w:firstLine="227"/>
        <w:jc w:val="both"/>
        <w:rPr>
          <w:ins w:id="2739" w:author="Lektorat Bauer" w:date="2025-02-28T10:02:00Z" w16du:dateUtc="2025-02-28T09:02:00Z"/>
          <w:rFonts w:ascii="Arial" w:hAnsi="Arial" w:cs="Arial"/>
          <w:sz w:val="24"/>
          <w:szCs w:val="24"/>
        </w:rPr>
      </w:pPr>
      <w:r w:rsidRPr="00944672">
        <w:rPr>
          <w:rFonts w:ascii="Arial" w:hAnsi="Arial" w:cs="Arial"/>
          <w:sz w:val="24"/>
          <w:szCs w:val="24"/>
        </w:rPr>
        <w:t>„Ich habe schon einiges über Dich gehört</w:t>
      </w:r>
      <w:del w:id="2740" w:author="Lektorat Bauer" w:date="2025-02-28T10:01:00Z" w16du:dateUtc="2025-02-28T09:01:00Z">
        <w:r w:rsidRPr="00944672" w:rsidDel="00616DED">
          <w:rPr>
            <w:rFonts w:ascii="Arial" w:hAnsi="Arial" w:cs="Arial"/>
            <w:sz w:val="24"/>
            <w:szCs w:val="24"/>
          </w:rPr>
          <w:delText>,</w:delText>
        </w:r>
      </w:del>
      <w:r w:rsidRPr="00944672">
        <w:rPr>
          <w:rFonts w:ascii="Arial" w:hAnsi="Arial" w:cs="Arial"/>
          <w:sz w:val="24"/>
          <w:szCs w:val="24"/>
        </w:rPr>
        <w:t>“</w:t>
      </w:r>
      <w:ins w:id="2741" w:author="Lektorat Bauer" w:date="2025-02-28T10:01:00Z" w16du:dateUtc="2025-02-28T09:01:00Z">
        <w:r w:rsidR="00616DED">
          <w:rPr>
            <w:rFonts w:ascii="Arial" w:hAnsi="Arial" w:cs="Arial"/>
            <w:sz w:val="24"/>
            <w:szCs w:val="24"/>
          </w:rPr>
          <w:t>,</w:t>
        </w:r>
      </w:ins>
      <w:r w:rsidRPr="00944672">
        <w:rPr>
          <w:rFonts w:ascii="Arial" w:hAnsi="Arial" w:cs="Arial"/>
          <w:sz w:val="24"/>
          <w:szCs w:val="24"/>
        </w:rPr>
        <w:t xml:space="preserve"> sagte Shah, „</w:t>
      </w:r>
      <w:ins w:id="2742" w:author="Lektorat Bauer" w:date="2025-02-28T10:01:00Z" w16du:dateUtc="2025-02-28T09:01:00Z">
        <w:r w:rsidR="00616DED">
          <w:rPr>
            <w:rFonts w:ascii="Arial" w:hAnsi="Arial" w:cs="Arial"/>
            <w:sz w:val="24"/>
            <w:szCs w:val="24"/>
          </w:rPr>
          <w:t>a</w:t>
        </w:r>
      </w:ins>
      <w:del w:id="2743" w:author="Lektorat Bauer" w:date="2025-02-28T10:01:00Z" w16du:dateUtc="2025-02-28T09:01:00Z">
        <w:r w:rsidRPr="00944672" w:rsidDel="00616DED">
          <w:rPr>
            <w:rFonts w:ascii="Arial" w:hAnsi="Arial" w:cs="Arial"/>
            <w:sz w:val="24"/>
            <w:szCs w:val="24"/>
          </w:rPr>
          <w:delText>A</w:delText>
        </w:r>
      </w:del>
      <w:r w:rsidRPr="00944672">
        <w:rPr>
          <w:rFonts w:ascii="Arial" w:hAnsi="Arial" w:cs="Arial"/>
          <w:sz w:val="24"/>
          <w:szCs w:val="24"/>
        </w:rPr>
        <w:t xml:space="preserve">lso heute keine Sperenzien, sondern einfach nur sauber von </w:t>
      </w:r>
      <w:r w:rsidRPr="00944672">
        <w:rPr>
          <w:rFonts w:ascii="Arial" w:hAnsi="Arial" w:cs="Arial"/>
          <w:noProof/>
          <w:sz w:val="24"/>
          <w:szCs w:val="24"/>
        </w:rPr>
        <w:t>KUL</w:t>
      </w:r>
      <w:r w:rsidRPr="00944672">
        <w:rPr>
          <w:rFonts w:ascii="Arial" w:hAnsi="Arial" w:cs="Arial"/>
          <w:sz w:val="24"/>
          <w:szCs w:val="24"/>
        </w:rPr>
        <w:t xml:space="preserve"> mach </w:t>
      </w:r>
      <w:r w:rsidRPr="00944672">
        <w:rPr>
          <w:rFonts w:ascii="Arial" w:hAnsi="Arial" w:cs="Arial"/>
          <w:noProof/>
          <w:sz w:val="24"/>
          <w:szCs w:val="24"/>
        </w:rPr>
        <w:t>PEK</w:t>
      </w:r>
      <w:r w:rsidRPr="00944672">
        <w:rPr>
          <w:rFonts w:ascii="Arial" w:hAnsi="Arial" w:cs="Arial"/>
          <w:sz w:val="24"/>
          <w:szCs w:val="24"/>
        </w:rPr>
        <w:t xml:space="preserve">.“ </w:t>
      </w:r>
      <w:commentRangeStart w:id="2744"/>
      <w:del w:id="2745" w:author="Lektorat Bauer" w:date="2025-02-28T10:01:00Z" w16du:dateUtc="2025-02-28T09:01:00Z">
        <w:r w:rsidRPr="00944672" w:rsidDel="00616DED">
          <w:rPr>
            <w:rFonts w:ascii="Arial" w:hAnsi="Arial" w:cs="Arial"/>
            <w:sz w:val="24"/>
            <w:szCs w:val="24"/>
          </w:rPr>
          <w:delText xml:space="preserve">Womit Shah auf Gerüchte von </w:delText>
        </w:r>
        <w:r w:rsidRPr="00944672" w:rsidDel="00616DED">
          <w:rPr>
            <w:rFonts w:ascii="Arial" w:hAnsi="Arial" w:cs="Arial"/>
            <w:noProof/>
            <w:sz w:val="24"/>
            <w:szCs w:val="24"/>
          </w:rPr>
          <w:delText>Flirtereien</w:delText>
        </w:r>
        <w:r w:rsidRPr="00944672" w:rsidDel="00616DED">
          <w:rPr>
            <w:rFonts w:ascii="Arial" w:hAnsi="Arial" w:cs="Arial"/>
            <w:sz w:val="24"/>
            <w:szCs w:val="24"/>
          </w:rPr>
          <w:delText xml:space="preserve"> anspielte</w:delText>
        </w:r>
      </w:del>
      <w:commentRangeEnd w:id="2744"/>
      <w:r w:rsidR="00616DED">
        <w:rPr>
          <w:rStyle w:val="Kommentarzeichen"/>
        </w:rPr>
        <w:commentReference w:id="2744"/>
      </w:r>
      <w:del w:id="2746" w:author="Lektorat Bauer" w:date="2025-02-28T10:01:00Z" w16du:dateUtc="2025-02-28T09:01:00Z">
        <w:r w:rsidRPr="00944672" w:rsidDel="00616DED">
          <w:rPr>
            <w:rFonts w:ascii="Arial" w:hAnsi="Arial" w:cs="Arial"/>
            <w:sz w:val="24"/>
            <w:szCs w:val="24"/>
          </w:rPr>
          <w:delText xml:space="preserve">. </w:delText>
        </w:r>
      </w:del>
    </w:p>
    <w:p w14:paraId="2F65C9E8" w14:textId="24D2D965"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„Das war gar nicht so</w:t>
      </w:r>
      <w:ins w:id="2747" w:author="Lektorat Bauer" w:date="2025-02-28T10:01:00Z" w16du:dateUtc="2025-02-28T09:01:00Z">
        <w:r w:rsidR="00616DED">
          <w:rPr>
            <w:rFonts w:ascii="Arial" w:hAnsi="Arial" w:cs="Arial"/>
            <w:sz w:val="24"/>
            <w:szCs w:val="24"/>
          </w:rPr>
          <w:t>,</w:t>
        </w:r>
      </w:ins>
      <w:r w:rsidRPr="00944672">
        <w:rPr>
          <w:rFonts w:ascii="Arial" w:hAnsi="Arial" w:cs="Arial"/>
          <w:sz w:val="24"/>
          <w:szCs w:val="24"/>
        </w:rPr>
        <w:t xml:space="preserve"> wie die Damen es geschildert haben</w:t>
      </w:r>
      <w:del w:id="2748" w:author="Lektorat Bauer" w:date="2025-02-28T10:01:00Z" w16du:dateUtc="2025-02-28T09:01:00Z">
        <w:r w:rsidRPr="00944672" w:rsidDel="00616DED">
          <w:rPr>
            <w:rFonts w:ascii="Arial" w:hAnsi="Arial" w:cs="Arial"/>
            <w:sz w:val="24"/>
            <w:szCs w:val="24"/>
          </w:rPr>
          <w:delText>.</w:delText>
        </w:r>
      </w:del>
      <w:r w:rsidRPr="00944672">
        <w:rPr>
          <w:rFonts w:ascii="Arial" w:hAnsi="Arial" w:cs="Arial"/>
          <w:sz w:val="24"/>
          <w:szCs w:val="24"/>
        </w:rPr>
        <w:t>“</w:t>
      </w:r>
      <w:ins w:id="2749" w:author="Lektorat Bauer" w:date="2025-02-28T10:01:00Z" w16du:dateUtc="2025-02-28T09:01:00Z">
        <w:r w:rsidR="00616DED">
          <w:rPr>
            <w:rFonts w:ascii="Arial" w:hAnsi="Arial" w:cs="Arial"/>
            <w:sz w:val="24"/>
            <w:szCs w:val="24"/>
          </w:rPr>
          <w:t>,</w:t>
        </w:r>
      </w:ins>
      <w:r w:rsidRPr="00944672">
        <w:rPr>
          <w:rFonts w:ascii="Arial" w:hAnsi="Arial" w:cs="Arial"/>
          <w:sz w:val="24"/>
          <w:szCs w:val="24"/>
        </w:rPr>
        <w:t xml:space="preserve"> </w:t>
      </w:r>
      <w:ins w:id="2750" w:author="Lektorat Bauer" w:date="2025-02-28T10:01:00Z" w16du:dateUtc="2025-02-28T09:01:00Z">
        <w:r w:rsidR="00616DED">
          <w:rPr>
            <w:rFonts w:ascii="Arial" w:hAnsi="Arial" w:cs="Arial"/>
            <w:sz w:val="24"/>
            <w:szCs w:val="24"/>
          </w:rPr>
          <w:t>b</w:t>
        </w:r>
      </w:ins>
      <w:del w:id="2751" w:author="Lektorat Bauer" w:date="2025-02-28T10:01:00Z" w16du:dateUtc="2025-02-28T09:01:00Z">
        <w:r w:rsidRPr="00944672" w:rsidDel="00616DED">
          <w:rPr>
            <w:rFonts w:ascii="Arial" w:hAnsi="Arial" w:cs="Arial"/>
            <w:sz w:val="24"/>
            <w:szCs w:val="24"/>
          </w:rPr>
          <w:delText>B</w:delText>
        </w:r>
      </w:del>
      <w:r w:rsidRPr="00944672">
        <w:rPr>
          <w:rFonts w:ascii="Arial" w:hAnsi="Arial" w:cs="Arial"/>
          <w:sz w:val="24"/>
          <w:szCs w:val="24"/>
        </w:rPr>
        <w:t xml:space="preserve">egann Hamid mit seiner Verteidigung, aber Shah unterbrach ihn, in dem er die Hand hob, </w:t>
      </w:r>
      <w:del w:id="2752" w:author="Lektorat Bauer" w:date="2025-02-28T10:02:00Z" w16du:dateUtc="2025-02-28T09:02:00Z">
        <w:r w:rsidRPr="00944672" w:rsidDel="00616DED">
          <w:rPr>
            <w:rFonts w:ascii="Arial" w:hAnsi="Arial" w:cs="Arial"/>
            <w:sz w:val="24"/>
            <w:szCs w:val="24"/>
          </w:rPr>
          <w:delText xml:space="preserve">dass </w:delText>
        </w:r>
      </w:del>
      <w:r w:rsidRPr="00944672">
        <w:rPr>
          <w:rFonts w:ascii="Arial" w:hAnsi="Arial" w:cs="Arial"/>
          <w:sz w:val="24"/>
          <w:szCs w:val="24"/>
        </w:rPr>
        <w:t>das internationale Zeichen für ‚</w:t>
      </w:r>
      <w:ins w:id="2753" w:author="Lektorat Bauer" w:date="2025-02-28T10:02:00Z" w16du:dateUtc="2025-02-28T09:02:00Z">
        <w:r w:rsidR="00616DED">
          <w:rPr>
            <w:rFonts w:ascii="Arial" w:hAnsi="Arial" w:cs="Arial"/>
            <w:sz w:val="24"/>
            <w:szCs w:val="24"/>
          </w:rPr>
          <w:t>H</w:t>
        </w:r>
      </w:ins>
      <w:del w:id="2754" w:author="Lektorat Bauer" w:date="2025-02-28T10:02:00Z" w16du:dateUtc="2025-02-28T09:02:00Z">
        <w:r w:rsidRPr="00944672" w:rsidDel="00616DED">
          <w:rPr>
            <w:rFonts w:ascii="Arial" w:hAnsi="Arial" w:cs="Arial"/>
            <w:sz w:val="24"/>
            <w:szCs w:val="24"/>
          </w:rPr>
          <w:delText>h</w:delText>
        </w:r>
      </w:del>
      <w:r w:rsidRPr="00944672">
        <w:rPr>
          <w:rFonts w:ascii="Arial" w:hAnsi="Arial" w:cs="Arial"/>
          <w:sz w:val="24"/>
          <w:szCs w:val="24"/>
        </w:rPr>
        <w:t>alt</w:t>
      </w:r>
      <w:del w:id="2755" w:author="Lektorat Bauer" w:date="2025-02-28T10:02:00Z" w16du:dateUtc="2025-02-28T09:02:00Z">
        <w:r w:rsidRPr="00944672" w:rsidDel="00616DED">
          <w:rPr>
            <w:rFonts w:ascii="Arial" w:hAnsi="Arial" w:cs="Arial"/>
            <w:sz w:val="24"/>
            <w:szCs w:val="24"/>
          </w:rPr>
          <w:delText>e</w:delText>
        </w:r>
      </w:del>
      <w:r w:rsidRPr="00944672">
        <w:rPr>
          <w:rFonts w:ascii="Arial" w:hAnsi="Arial" w:cs="Arial"/>
          <w:sz w:val="24"/>
          <w:szCs w:val="24"/>
        </w:rPr>
        <w:t xml:space="preserve"> die Luft an‘.</w:t>
      </w:r>
    </w:p>
    <w:p w14:paraId="6EFFA01F" w14:textId="40D02F4C"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„Hast Du gesehen, dass wir heute besondere Fracht haben?“</w:t>
      </w:r>
      <w:ins w:id="2756" w:author="Lektorat Bauer" w:date="2025-02-28T10:02:00Z" w16du:dateUtc="2025-02-28T09:02:00Z">
        <w:r w:rsidR="00616DED">
          <w:rPr>
            <w:rFonts w:ascii="Arial" w:hAnsi="Arial" w:cs="Arial"/>
            <w:sz w:val="24"/>
            <w:szCs w:val="24"/>
          </w:rPr>
          <w:t>,</w:t>
        </w:r>
      </w:ins>
      <w:r w:rsidRPr="00944672">
        <w:rPr>
          <w:rFonts w:ascii="Arial" w:hAnsi="Arial" w:cs="Arial"/>
          <w:sz w:val="24"/>
          <w:szCs w:val="24"/>
        </w:rPr>
        <w:t xml:space="preserve"> </w:t>
      </w:r>
      <w:ins w:id="2757" w:author="Lektorat Bauer" w:date="2025-02-28T10:02:00Z" w16du:dateUtc="2025-02-28T09:02:00Z">
        <w:r w:rsidR="00616DED">
          <w:rPr>
            <w:rFonts w:ascii="Arial" w:hAnsi="Arial" w:cs="Arial"/>
            <w:sz w:val="24"/>
            <w:szCs w:val="24"/>
          </w:rPr>
          <w:t>f</w:t>
        </w:r>
      </w:ins>
      <w:del w:id="2758" w:author="Lektorat Bauer" w:date="2025-02-28T10:02:00Z" w16du:dateUtc="2025-02-28T09:02:00Z">
        <w:r w:rsidRPr="00944672" w:rsidDel="00616DED">
          <w:rPr>
            <w:rFonts w:ascii="Arial" w:hAnsi="Arial" w:cs="Arial"/>
            <w:sz w:val="24"/>
            <w:szCs w:val="24"/>
          </w:rPr>
          <w:delText>F</w:delText>
        </w:r>
      </w:del>
      <w:r w:rsidRPr="00944672">
        <w:rPr>
          <w:rFonts w:ascii="Arial" w:hAnsi="Arial" w:cs="Arial"/>
          <w:sz w:val="24"/>
          <w:szCs w:val="24"/>
        </w:rPr>
        <w:t>uhr Shah fort, als wäre nichts gewesen und hakte dann nach: „Was ist mit dem Wetter?“</w:t>
      </w:r>
    </w:p>
    <w:p w14:paraId="5FAEB31B" w14:textId="55EDAF0C"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So ausgebremst konzentrierte sich Fariq Abdul Hamid wieder auf die Flugvorbereitung und freute sich, dass sein erster Flug durch einen so ruhigen Flugkapitän begleitet wurde</w:t>
      </w:r>
      <w:del w:id="2759" w:author="Lektorat Bauer" w:date="2025-02-28T10:02:00Z" w16du:dateUtc="2025-02-28T09:02:00Z">
        <w:r w:rsidRPr="00944672" w:rsidDel="00616DED">
          <w:rPr>
            <w:rFonts w:ascii="Arial" w:hAnsi="Arial" w:cs="Arial"/>
            <w:sz w:val="24"/>
            <w:szCs w:val="24"/>
          </w:rPr>
          <w:delText>, es auch schlimmer kommen können</w:delText>
        </w:r>
      </w:del>
      <w:r w:rsidRPr="00944672">
        <w:rPr>
          <w:rFonts w:ascii="Arial" w:hAnsi="Arial" w:cs="Arial"/>
          <w:sz w:val="24"/>
          <w:szCs w:val="24"/>
        </w:rPr>
        <w:t>.</w:t>
      </w:r>
    </w:p>
    <w:p w14:paraId="4C19F7BD" w14:textId="7AC8C97B"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„Also, das</w:t>
      </w:r>
      <w:del w:id="2760" w:author="Lektorat Bauer" w:date="2025-02-28T10:02:00Z" w16du:dateUtc="2025-02-28T09:02:00Z">
        <w:r w:rsidRPr="00944672" w:rsidDel="00616DED">
          <w:rPr>
            <w:rFonts w:ascii="Arial" w:hAnsi="Arial" w:cs="Arial"/>
            <w:sz w:val="24"/>
            <w:szCs w:val="24"/>
          </w:rPr>
          <w:delText>s</w:delText>
        </w:r>
      </w:del>
      <w:r w:rsidRPr="00944672">
        <w:rPr>
          <w:rFonts w:ascii="Arial" w:hAnsi="Arial" w:cs="Arial"/>
          <w:sz w:val="24"/>
          <w:szCs w:val="24"/>
        </w:rPr>
        <w:t xml:space="preserve"> Wetter ist </w:t>
      </w:r>
      <w:ins w:id="2761" w:author="Lektorat Bauer" w:date="2025-02-28T10:02:00Z" w16du:dateUtc="2025-02-28T09:02:00Z">
        <w:r w:rsidR="00616DED">
          <w:rPr>
            <w:rFonts w:ascii="Arial" w:hAnsi="Arial" w:cs="Arial"/>
            <w:sz w:val="24"/>
            <w:szCs w:val="24"/>
          </w:rPr>
          <w:t>ok</w:t>
        </w:r>
      </w:ins>
      <w:del w:id="2762" w:author="Lektorat Bauer" w:date="2025-02-28T10:02:00Z" w16du:dateUtc="2025-02-28T09:02:00Z">
        <w:r w:rsidRPr="00944672" w:rsidDel="00616DED">
          <w:rPr>
            <w:rFonts w:ascii="Arial" w:hAnsi="Arial" w:cs="Arial"/>
            <w:sz w:val="24"/>
            <w:szCs w:val="24"/>
          </w:rPr>
          <w:delText>OK</w:delText>
        </w:r>
      </w:del>
      <w:r w:rsidRPr="00944672">
        <w:rPr>
          <w:rFonts w:ascii="Arial" w:hAnsi="Arial" w:cs="Arial"/>
          <w:sz w:val="24"/>
          <w:szCs w:val="24"/>
        </w:rPr>
        <w:t xml:space="preserve"> auf der Strecke, wir werden wohl keine Turbulenzen erleben und die Passagiere werden daher wahrscheinlich in Ruhe bis Peking durchschlafen können.</w:t>
      </w:r>
      <w:del w:id="2763" w:author="Lektorat Bauer" w:date="2025-02-28T10:03:00Z" w16du:dateUtc="2025-02-28T09:03:00Z">
        <w:r w:rsidRPr="00944672" w:rsidDel="00616DED">
          <w:rPr>
            <w:rFonts w:ascii="Arial" w:hAnsi="Arial" w:cs="Arial"/>
            <w:sz w:val="24"/>
            <w:szCs w:val="24"/>
          </w:rPr>
          <w:delText>“ Begann Hamid um dann fortzufahren, „</w:delText>
        </w:r>
      </w:del>
      <w:ins w:id="2764" w:author="Lektorat Bauer" w:date="2025-02-28T10:03:00Z" w16du:dateUtc="2025-02-28T09:03:00Z">
        <w:r w:rsidR="00616DED">
          <w:rPr>
            <w:rFonts w:ascii="Arial" w:hAnsi="Arial" w:cs="Arial"/>
            <w:sz w:val="24"/>
            <w:szCs w:val="24"/>
          </w:rPr>
          <w:t xml:space="preserve"> </w:t>
        </w:r>
      </w:ins>
      <w:r w:rsidRPr="00944672">
        <w:rPr>
          <w:rFonts w:ascii="Arial" w:hAnsi="Arial" w:cs="Arial"/>
          <w:sz w:val="24"/>
          <w:szCs w:val="24"/>
        </w:rPr>
        <w:t>Bei</w:t>
      </w:r>
      <w:ins w:id="2765" w:author="Lektorat Bauer" w:date="2025-02-28T10:03:00Z" w16du:dateUtc="2025-02-28T09:03:00Z">
        <w:r w:rsidR="00616DED">
          <w:rPr>
            <w:rFonts w:ascii="Arial" w:hAnsi="Arial" w:cs="Arial"/>
            <w:sz w:val="24"/>
            <w:szCs w:val="24"/>
          </w:rPr>
          <w:t>m</w:t>
        </w:r>
      </w:ins>
      <w:r w:rsidRPr="00944672">
        <w:rPr>
          <w:rFonts w:ascii="Arial" w:hAnsi="Arial" w:cs="Arial"/>
          <w:sz w:val="24"/>
          <w:szCs w:val="24"/>
        </w:rPr>
        <w:t xml:space="preserve"> </w:t>
      </w:r>
      <w:del w:id="2766" w:author="Lektorat Bauer" w:date="2025-02-28T10:03:00Z" w16du:dateUtc="2025-02-28T09:03:00Z">
        <w:r w:rsidRPr="00944672" w:rsidDel="00616DED">
          <w:rPr>
            <w:rFonts w:ascii="Arial" w:hAnsi="Arial" w:cs="Arial"/>
            <w:sz w:val="24"/>
            <w:szCs w:val="24"/>
          </w:rPr>
          <w:delText xml:space="preserve">dem </w:delText>
        </w:r>
      </w:del>
      <w:r w:rsidRPr="00944672">
        <w:rPr>
          <w:rFonts w:ascii="Arial" w:hAnsi="Arial" w:cs="Arial"/>
          <w:sz w:val="24"/>
          <w:szCs w:val="24"/>
        </w:rPr>
        <w:t>Einflug auf das chinesische Festland, nachdem wir bei Hainan vorbei sind, werden wir mit etwas unruhiger Luft zu rechnen haben, aber nichts, was unsere Passagiere beinträchtigen sollte.“</w:t>
      </w:r>
    </w:p>
    <w:p w14:paraId="1B41DAD7" w14:textId="6ED7D5BC"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„Ok, noch etwas Besonderes?“</w:t>
      </w:r>
      <w:ins w:id="2767" w:author="Lektorat Bauer" w:date="2025-02-28T10:03:00Z" w16du:dateUtc="2025-02-28T09:03:00Z">
        <w:r w:rsidR="00616DED">
          <w:rPr>
            <w:rFonts w:ascii="Arial" w:hAnsi="Arial" w:cs="Arial"/>
            <w:sz w:val="24"/>
            <w:szCs w:val="24"/>
          </w:rPr>
          <w:t>,</w:t>
        </w:r>
      </w:ins>
      <w:r w:rsidRPr="00944672">
        <w:rPr>
          <w:rFonts w:ascii="Arial" w:hAnsi="Arial" w:cs="Arial"/>
          <w:sz w:val="24"/>
          <w:szCs w:val="24"/>
        </w:rPr>
        <w:t xml:space="preserve"> </w:t>
      </w:r>
      <w:ins w:id="2768" w:author="Lektorat Bauer" w:date="2025-02-28T10:03:00Z" w16du:dateUtc="2025-02-28T09:03:00Z">
        <w:r w:rsidR="00616DED">
          <w:rPr>
            <w:rFonts w:ascii="Arial" w:hAnsi="Arial" w:cs="Arial"/>
            <w:sz w:val="24"/>
            <w:szCs w:val="24"/>
          </w:rPr>
          <w:t>m</w:t>
        </w:r>
      </w:ins>
      <w:del w:id="2769" w:author="Lektorat Bauer" w:date="2025-02-28T10:03:00Z" w16du:dateUtc="2025-02-28T09:03:00Z">
        <w:r w:rsidRPr="00944672" w:rsidDel="00616DED">
          <w:rPr>
            <w:rFonts w:ascii="Arial" w:hAnsi="Arial" w:cs="Arial"/>
            <w:sz w:val="24"/>
            <w:szCs w:val="24"/>
          </w:rPr>
          <w:delText>M</w:delText>
        </w:r>
      </w:del>
      <w:r w:rsidRPr="00944672">
        <w:rPr>
          <w:rFonts w:ascii="Arial" w:hAnsi="Arial" w:cs="Arial"/>
          <w:sz w:val="24"/>
          <w:szCs w:val="24"/>
        </w:rPr>
        <w:t xml:space="preserve">otivierte Shah seinen </w:t>
      </w:r>
      <w:ins w:id="2770" w:author="Lektorat Bauer" w:date="2025-02-28T10:03:00Z" w16du:dateUtc="2025-02-28T09:03:00Z">
        <w:r w:rsidR="00616DED">
          <w:rPr>
            <w:rFonts w:ascii="Arial" w:hAnsi="Arial" w:cs="Arial"/>
            <w:noProof/>
            <w:sz w:val="24"/>
            <w:szCs w:val="24"/>
          </w:rPr>
          <w:t>First Officer</w:t>
        </w:r>
      </w:ins>
      <w:del w:id="2771" w:author="Lektorat Bauer" w:date="2025-02-28T10:03:00Z" w16du:dateUtc="2025-02-28T09:03:00Z">
        <w:r w:rsidRPr="00944672" w:rsidDel="00616DED">
          <w:rPr>
            <w:rFonts w:ascii="Arial" w:hAnsi="Arial" w:cs="Arial"/>
            <w:noProof/>
            <w:sz w:val="24"/>
            <w:szCs w:val="24"/>
          </w:rPr>
          <w:delText>FO</w:delText>
        </w:r>
      </w:del>
      <w:r w:rsidRPr="00944672">
        <w:rPr>
          <w:rFonts w:ascii="Arial" w:hAnsi="Arial" w:cs="Arial"/>
          <w:sz w:val="24"/>
          <w:szCs w:val="24"/>
        </w:rPr>
        <w:t>. „Nichts Wesentliches, der Dispatcher hat uns eine ruhige Route gegeben, über Hainan direkt wäre schneller, aber da sind heute wieder Übungen der chinesischen Luftwaffe angesetzt, daher fliegen wir um Hainan herum. Bei der Fracht</w:t>
      </w:r>
      <w:ins w:id="2772" w:author="Lektorat Bauer" w:date="2025-02-28T10:06:00Z" w16du:dateUtc="2025-02-28T09:06:00Z">
        <w:r w:rsidR="00820346">
          <w:rPr>
            <w:rFonts w:ascii="Arial" w:hAnsi="Arial" w:cs="Arial"/>
            <w:sz w:val="24"/>
            <w:szCs w:val="24"/>
          </w:rPr>
          <w:t xml:space="preserve"> –</w:t>
        </w:r>
      </w:ins>
      <w:del w:id="2773" w:author="Lektorat Bauer" w:date="2025-02-28T10:03:00Z" w16du:dateUtc="2025-02-28T09:03:00Z">
        <w:r w:rsidRPr="00944672" w:rsidDel="00616DED">
          <w:rPr>
            <w:rFonts w:ascii="Arial" w:hAnsi="Arial" w:cs="Arial"/>
            <w:sz w:val="24"/>
            <w:szCs w:val="24"/>
          </w:rPr>
          <w:delText>,</w:delText>
        </w:r>
      </w:del>
      <w:r w:rsidRPr="00944672">
        <w:rPr>
          <w:rFonts w:ascii="Arial" w:hAnsi="Arial" w:cs="Arial"/>
          <w:sz w:val="24"/>
          <w:szCs w:val="24"/>
        </w:rPr>
        <w:t>“</w:t>
      </w:r>
      <w:del w:id="2774" w:author="Lektorat Bauer" w:date="2025-02-28T10:03:00Z" w16du:dateUtc="2025-02-28T09:03:00Z">
        <w:r w:rsidRPr="00944672" w:rsidDel="00616DED">
          <w:rPr>
            <w:rFonts w:ascii="Arial" w:hAnsi="Arial" w:cs="Arial"/>
            <w:sz w:val="24"/>
            <w:szCs w:val="24"/>
          </w:rPr>
          <w:delText xml:space="preserve"> fuhr </w:delText>
        </w:r>
      </w:del>
      <w:r w:rsidRPr="00944672">
        <w:rPr>
          <w:rFonts w:ascii="Arial" w:hAnsi="Arial" w:cs="Arial"/>
          <w:sz w:val="24"/>
          <w:szCs w:val="24"/>
        </w:rPr>
        <w:t xml:space="preserve">Hamid </w:t>
      </w:r>
      <w:del w:id="2775" w:author="Lektorat Bauer" w:date="2025-02-28T10:03:00Z" w16du:dateUtc="2025-02-28T09:03:00Z">
        <w:r w:rsidRPr="00944672" w:rsidDel="00616DED">
          <w:rPr>
            <w:rFonts w:ascii="Arial" w:hAnsi="Arial" w:cs="Arial"/>
            <w:sz w:val="24"/>
            <w:szCs w:val="24"/>
          </w:rPr>
          <w:delText xml:space="preserve">weiter fort und </w:delText>
        </w:r>
      </w:del>
      <w:r w:rsidRPr="00944672">
        <w:rPr>
          <w:rFonts w:ascii="Arial" w:hAnsi="Arial" w:cs="Arial"/>
          <w:sz w:val="24"/>
          <w:szCs w:val="24"/>
        </w:rPr>
        <w:t xml:space="preserve">blätterte in den Unterlagen, „haben wir einmal Batterien, die kommen schon aus Penang und sind hoffentlich gut verpackt. Das mit diesem Equipment, in dem einen Container, verstehe ich nicht.“ </w:t>
      </w:r>
      <w:del w:id="2776" w:author="Lektorat Bauer" w:date="2025-02-28T10:07:00Z" w16du:dateUtc="2025-02-28T09:07:00Z">
        <w:r w:rsidRPr="00944672" w:rsidDel="00820346">
          <w:rPr>
            <w:rFonts w:ascii="Arial" w:hAnsi="Arial" w:cs="Arial"/>
            <w:sz w:val="24"/>
            <w:szCs w:val="24"/>
          </w:rPr>
          <w:delText>Hier spielte er</w:delText>
        </w:r>
      </w:del>
      <w:ins w:id="2777" w:author="Lektorat Bauer" w:date="2025-02-28T10:07:00Z" w16du:dateUtc="2025-02-28T09:07:00Z">
        <w:r w:rsidR="00820346">
          <w:rPr>
            <w:rFonts w:ascii="Arial" w:hAnsi="Arial" w:cs="Arial"/>
            <w:sz w:val="24"/>
            <w:szCs w:val="24"/>
          </w:rPr>
          <w:t>Er spielte</w:t>
        </w:r>
      </w:ins>
      <w:r w:rsidRPr="00944672">
        <w:rPr>
          <w:rFonts w:ascii="Arial" w:hAnsi="Arial" w:cs="Arial"/>
          <w:sz w:val="24"/>
          <w:szCs w:val="24"/>
        </w:rPr>
        <w:t xml:space="preserve"> darauf an, dass ein Container nach ganz vorne sollte. </w:t>
      </w:r>
    </w:p>
    <w:p w14:paraId="48752107" w14:textId="6B891FD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„Ah, Du hast es gesehen</w:t>
      </w:r>
      <w:del w:id="2778" w:author="Lektorat Bauer" w:date="2025-02-28T10:07:00Z" w16du:dateUtc="2025-02-28T09:07:00Z">
        <w:r w:rsidRPr="00944672" w:rsidDel="00820346">
          <w:rPr>
            <w:rFonts w:ascii="Arial" w:hAnsi="Arial" w:cs="Arial"/>
            <w:sz w:val="24"/>
            <w:szCs w:val="24"/>
          </w:rPr>
          <w:delText>.</w:delText>
        </w:r>
      </w:del>
      <w:r w:rsidRPr="00944672">
        <w:rPr>
          <w:rFonts w:ascii="Arial" w:hAnsi="Arial" w:cs="Arial"/>
          <w:sz w:val="24"/>
          <w:szCs w:val="24"/>
        </w:rPr>
        <w:t>“</w:t>
      </w:r>
      <w:ins w:id="2779" w:author="Lektorat Bauer" w:date="2025-02-28T10:07:00Z" w16du:dateUtc="2025-02-28T09:07:00Z">
        <w:r w:rsidR="00820346">
          <w:rPr>
            <w:rFonts w:ascii="Arial" w:hAnsi="Arial" w:cs="Arial"/>
            <w:sz w:val="24"/>
            <w:szCs w:val="24"/>
          </w:rPr>
          <w:t>,</w:t>
        </w:r>
      </w:ins>
      <w:r w:rsidRPr="00944672">
        <w:rPr>
          <w:rFonts w:ascii="Arial" w:hAnsi="Arial" w:cs="Arial"/>
          <w:sz w:val="24"/>
          <w:szCs w:val="24"/>
        </w:rPr>
        <w:t xml:space="preserve"> </w:t>
      </w:r>
      <w:del w:id="2780" w:author="Lektorat Bauer" w:date="2025-02-28T10:07:00Z" w16du:dateUtc="2025-02-28T09:07:00Z">
        <w:r w:rsidRPr="00944672" w:rsidDel="00820346">
          <w:rPr>
            <w:rFonts w:ascii="Arial" w:hAnsi="Arial" w:cs="Arial"/>
            <w:sz w:val="24"/>
            <w:szCs w:val="24"/>
          </w:rPr>
          <w:delText xml:space="preserve">Lachte </w:delText>
        </w:r>
      </w:del>
      <w:ins w:id="2781" w:author="Lektorat Bauer" w:date="2025-02-28T10:07:00Z" w16du:dateUtc="2025-02-28T09:07:00Z">
        <w:r w:rsidR="00820346">
          <w:rPr>
            <w:rFonts w:ascii="Arial" w:hAnsi="Arial" w:cs="Arial"/>
            <w:sz w:val="24"/>
            <w:szCs w:val="24"/>
          </w:rPr>
          <w:t>sagte</w:t>
        </w:r>
        <w:r w:rsidR="00820346" w:rsidRPr="00944672">
          <w:rPr>
            <w:rFonts w:ascii="Arial" w:hAnsi="Arial" w:cs="Arial"/>
            <w:sz w:val="24"/>
            <w:szCs w:val="24"/>
          </w:rPr>
          <w:t xml:space="preserve"> </w:t>
        </w:r>
      </w:ins>
      <w:r w:rsidRPr="00944672">
        <w:rPr>
          <w:rFonts w:ascii="Arial" w:hAnsi="Arial" w:cs="Arial"/>
          <w:sz w:val="24"/>
          <w:szCs w:val="24"/>
        </w:rPr>
        <w:t>Shah</w:t>
      </w:r>
      <w:ins w:id="2782" w:author="Lektorat Bauer" w:date="2025-02-28T10:07:00Z" w16du:dateUtc="2025-02-28T09:07:00Z">
        <w:r w:rsidR="00820346">
          <w:rPr>
            <w:rFonts w:ascii="Arial" w:hAnsi="Arial" w:cs="Arial"/>
            <w:sz w:val="24"/>
            <w:szCs w:val="24"/>
          </w:rPr>
          <w:t xml:space="preserve"> und lachte</w:t>
        </w:r>
      </w:ins>
      <w:r w:rsidRPr="00944672">
        <w:rPr>
          <w:rFonts w:ascii="Arial" w:hAnsi="Arial" w:cs="Arial"/>
          <w:sz w:val="24"/>
          <w:szCs w:val="24"/>
        </w:rPr>
        <w:t>, „</w:t>
      </w:r>
      <w:ins w:id="2783" w:author="Lektorat Bauer" w:date="2025-02-28T10:07:00Z" w16du:dateUtc="2025-02-28T09:07:00Z">
        <w:r w:rsidR="00820346">
          <w:rPr>
            <w:rFonts w:ascii="Arial" w:hAnsi="Arial" w:cs="Arial"/>
            <w:sz w:val="24"/>
            <w:szCs w:val="24"/>
          </w:rPr>
          <w:t>a</w:t>
        </w:r>
      </w:ins>
      <w:del w:id="2784" w:author="Lektorat Bauer" w:date="2025-02-28T10:07:00Z" w16du:dateUtc="2025-02-28T09:07:00Z">
        <w:r w:rsidRPr="00944672" w:rsidDel="00820346">
          <w:rPr>
            <w:rFonts w:ascii="Arial" w:hAnsi="Arial" w:cs="Arial"/>
            <w:sz w:val="24"/>
            <w:szCs w:val="24"/>
          </w:rPr>
          <w:delText>A</w:delText>
        </w:r>
      </w:del>
      <w:r w:rsidRPr="00944672">
        <w:rPr>
          <w:rFonts w:ascii="Arial" w:hAnsi="Arial" w:cs="Arial"/>
          <w:sz w:val="24"/>
          <w:szCs w:val="24"/>
        </w:rPr>
        <w:t>uf diesem Flug haben wir etwas Besonderes</w:t>
      </w:r>
      <w:ins w:id="2785" w:author="Lektorat Bauer" w:date="2025-02-28T10:07:00Z" w16du:dateUtc="2025-02-28T09:07:00Z">
        <w:r w:rsidR="00820346">
          <w:rPr>
            <w:rFonts w:ascii="Arial" w:hAnsi="Arial" w:cs="Arial"/>
            <w:sz w:val="24"/>
            <w:szCs w:val="24"/>
          </w:rPr>
          <w:t xml:space="preserve">. </w:t>
        </w:r>
      </w:ins>
      <w:del w:id="2786" w:author="Lektorat Bauer" w:date="2025-02-28T10:07:00Z" w16du:dateUtc="2025-02-28T09:07:00Z">
        <w:r w:rsidRPr="00944672" w:rsidDel="00820346">
          <w:rPr>
            <w:rFonts w:ascii="Arial" w:hAnsi="Arial" w:cs="Arial"/>
            <w:sz w:val="24"/>
            <w:szCs w:val="24"/>
          </w:rPr>
          <w:delText>…“ „</w:delText>
        </w:r>
        <w:commentRangeStart w:id="2787"/>
        <w:r w:rsidRPr="00944672" w:rsidDel="00820346">
          <w:rPr>
            <w:rFonts w:ascii="Arial" w:hAnsi="Arial" w:cs="Arial"/>
            <w:sz w:val="24"/>
            <w:szCs w:val="24"/>
          </w:rPr>
          <w:delText>Dramatische Pause?“ Grinste Fariq zurück.</w:delText>
        </w:r>
      </w:del>
      <w:commentRangeEnd w:id="2787"/>
      <w:r w:rsidR="00820346">
        <w:rPr>
          <w:rStyle w:val="Kommentarzeichen"/>
        </w:rPr>
        <w:commentReference w:id="2787"/>
      </w:r>
      <w:del w:id="2788" w:author="Lektorat Bauer" w:date="2025-02-28T10:07:00Z" w16du:dateUtc="2025-02-28T09:07:00Z">
        <w:r w:rsidRPr="00944672" w:rsidDel="00820346">
          <w:rPr>
            <w:rFonts w:ascii="Arial" w:hAnsi="Arial" w:cs="Arial"/>
            <w:sz w:val="24"/>
            <w:szCs w:val="24"/>
          </w:rPr>
          <w:delText xml:space="preserve"> „</w:delText>
        </w:r>
      </w:del>
      <w:r w:rsidRPr="00944672">
        <w:rPr>
          <w:rFonts w:ascii="Arial" w:hAnsi="Arial" w:cs="Arial"/>
          <w:sz w:val="24"/>
          <w:szCs w:val="24"/>
        </w:rPr>
        <w:t xml:space="preserve">Hast Du schon einmal etwas von den </w:t>
      </w:r>
      <w:r w:rsidRPr="00944672">
        <w:rPr>
          <w:rFonts w:ascii="Arial" w:hAnsi="Arial" w:cs="Arial"/>
          <w:noProof/>
          <w:sz w:val="24"/>
          <w:szCs w:val="24"/>
        </w:rPr>
        <w:t>ALW</w:t>
      </w:r>
      <w:ins w:id="2789" w:author="Lektorat Bauer" w:date="2025-02-28T10:07:00Z" w16du:dateUtc="2025-02-28T09:07:00Z">
        <w:r w:rsidR="00820346">
          <w:rPr>
            <w:rFonts w:ascii="Arial" w:hAnsi="Arial" w:cs="Arial"/>
            <w:sz w:val="24"/>
            <w:szCs w:val="24"/>
          </w:rPr>
          <w:t>’</w:t>
        </w:r>
      </w:ins>
      <w:del w:id="2790" w:author="Lektorat Bauer" w:date="2025-02-28T10:07:00Z" w16du:dateUtc="2025-02-28T09:07:00Z">
        <w:r w:rsidRPr="00944672" w:rsidDel="00820346">
          <w:rPr>
            <w:rFonts w:ascii="Arial" w:hAnsi="Arial" w:cs="Arial"/>
            <w:sz w:val="24"/>
            <w:szCs w:val="24"/>
          </w:rPr>
          <w:delText>´</w:delText>
        </w:r>
      </w:del>
      <w:r w:rsidRPr="00944672">
        <w:rPr>
          <w:rFonts w:ascii="Arial" w:hAnsi="Arial" w:cs="Arial"/>
          <w:sz w:val="24"/>
          <w:szCs w:val="24"/>
        </w:rPr>
        <w:t>s gehört?“</w:t>
      </w:r>
    </w:p>
    <w:p w14:paraId="5080E8DA" w14:textId="0ADA6353"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„Nein</w:t>
      </w:r>
      <w:del w:id="2791" w:author="Lektorat Bauer" w:date="2025-02-28T10:09:00Z" w16du:dateUtc="2025-02-28T09:09:00Z">
        <w:r w:rsidRPr="00944672" w:rsidDel="00820346">
          <w:rPr>
            <w:rFonts w:ascii="Arial" w:hAnsi="Arial" w:cs="Arial"/>
            <w:sz w:val="24"/>
            <w:szCs w:val="24"/>
          </w:rPr>
          <w:delText xml:space="preserve"> habe ich nicht</w:delText>
        </w:r>
      </w:del>
      <w:ins w:id="2792" w:author="Lektorat Bauer" w:date="2025-02-28T10:09:00Z" w16du:dateUtc="2025-02-28T09:09:00Z">
        <w:r w:rsidR="00820346">
          <w:rPr>
            <w:rFonts w:ascii="Arial" w:hAnsi="Arial" w:cs="Arial"/>
            <w:sz w:val="24"/>
            <w:szCs w:val="24"/>
          </w:rPr>
          <w:t>.</w:t>
        </w:r>
      </w:ins>
      <w:del w:id="2793" w:author="Lektorat Bauer" w:date="2025-02-28T10:09:00Z" w16du:dateUtc="2025-02-28T09:09:00Z">
        <w:r w:rsidRPr="00944672" w:rsidDel="00820346">
          <w:rPr>
            <w:rFonts w:ascii="Arial" w:hAnsi="Arial" w:cs="Arial"/>
            <w:sz w:val="24"/>
            <w:szCs w:val="24"/>
          </w:rPr>
          <w:delText>,</w:delText>
        </w:r>
      </w:del>
      <w:r w:rsidRPr="00944672">
        <w:rPr>
          <w:rFonts w:ascii="Arial" w:hAnsi="Arial" w:cs="Arial"/>
          <w:sz w:val="24"/>
          <w:szCs w:val="24"/>
        </w:rPr>
        <w:t xml:space="preserve"> </w:t>
      </w:r>
      <w:ins w:id="2794" w:author="Lektorat Bauer" w:date="2025-02-28T10:09:00Z" w16du:dateUtc="2025-02-28T09:09:00Z">
        <w:r w:rsidR="00820346">
          <w:rPr>
            <w:rFonts w:ascii="Arial" w:hAnsi="Arial" w:cs="Arial"/>
            <w:sz w:val="24"/>
            <w:szCs w:val="24"/>
          </w:rPr>
          <w:t>V</w:t>
        </w:r>
      </w:ins>
      <w:del w:id="2795" w:author="Lektorat Bauer" w:date="2025-02-28T10:09:00Z" w16du:dateUtc="2025-02-28T09:09:00Z">
        <w:r w:rsidRPr="00944672" w:rsidDel="00820346">
          <w:rPr>
            <w:rFonts w:ascii="Arial" w:hAnsi="Arial" w:cs="Arial"/>
            <w:sz w:val="24"/>
            <w:szCs w:val="24"/>
          </w:rPr>
          <w:delText>v</w:delText>
        </w:r>
      </w:del>
      <w:r w:rsidRPr="00944672">
        <w:rPr>
          <w:rFonts w:ascii="Arial" w:hAnsi="Arial" w:cs="Arial"/>
          <w:sz w:val="24"/>
          <w:szCs w:val="24"/>
        </w:rPr>
        <w:t>ielleicht will die Company einem Kunden einen Gefallen tun und den Container schnellstmöglich ausladen? Der Inhalt sieht nicht nach etwas Besonderem aus</w:t>
      </w:r>
      <w:del w:id="2796" w:author="Lektorat Bauer" w:date="2025-02-28T10:09:00Z" w16du:dateUtc="2025-02-28T09:09:00Z">
        <w:r w:rsidRPr="00944672" w:rsidDel="00820346">
          <w:rPr>
            <w:rFonts w:ascii="Arial" w:hAnsi="Arial" w:cs="Arial"/>
            <w:sz w:val="24"/>
            <w:szCs w:val="24"/>
          </w:rPr>
          <w:delText>.</w:delText>
        </w:r>
      </w:del>
      <w:r w:rsidRPr="00944672">
        <w:rPr>
          <w:rFonts w:ascii="Arial" w:hAnsi="Arial" w:cs="Arial"/>
          <w:sz w:val="24"/>
          <w:szCs w:val="24"/>
        </w:rPr>
        <w:t>“</w:t>
      </w:r>
      <w:ins w:id="2797" w:author="Lektorat Bauer" w:date="2025-02-28T10:09:00Z" w16du:dateUtc="2025-02-28T09:09:00Z">
        <w:r w:rsidR="00820346">
          <w:rPr>
            <w:rFonts w:ascii="Arial" w:hAnsi="Arial" w:cs="Arial"/>
            <w:sz w:val="24"/>
            <w:szCs w:val="24"/>
          </w:rPr>
          <w:t>,</w:t>
        </w:r>
      </w:ins>
      <w:r w:rsidRPr="00944672">
        <w:rPr>
          <w:rFonts w:ascii="Arial" w:hAnsi="Arial" w:cs="Arial"/>
          <w:sz w:val="24"/>
          <w:szCs w:val="24"/>
        </w:rPr>
        <w:t xml:space="preserve"> </w:t>
      </w:r>
      <w:ins w:id="2798" w:author="Lektorat Bauer" w:date="2025-02-28T10:09:00Z" w16du:dateUtc="2025-02-28T09:09:00Z">
        <w:r w:rsidR="00820346">
          <w:rPr>
            <w:rFonts w:ascii="Arial" w:hAnsi="Arial" w:cs="Arial"/>
            <w:sz w:val="24"/>
            <w:szCs w:val="24"/>
          </w:rPr>
          <w:t>a</w:t>
        </w:r>
      </w:ins>
      <w:del w:id="2799" w:author="Lektorat Bauer" w:date="2025-02-28T10:09:00Z" w16du:dateUtc="2025-02-28T09:09:00Z">
        <w:r w:rsidRPr="00944672" w:rsidDel="00820346">
          <w:rPr>
            <w:rFonts w:ascii="Arial" w:hAnsi="Arial" w:cs="Arial"/>
            <w:sz w:val="24"/>
            <w:szCs w:val="24"/>
          </w:rPr>
          <w:delText>A</w:delText>
        </w:r>
      </w:del>
      <w:r w:rsidRPr="00944672">
        <w:rPr>
          <w:rFonts w:ascii="Arial" w:hAnsi="Arial" w:cs="Arial"/>
          <w:sz w:val="24"/>
          <w:szCs w:val="24"/>
        </w:rPr>
        <w:t>ntwortete Fariq.</w:t>
      </w:r>
    </w:p>
    <w:p w14:paraId="7C71CED4"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3518A0D7"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noProof/>
          <w:sz w:val="24"/>
          <w:szCs w:val="24"/>
        </w:rPr>
        <w:t>***</w:t>
      </w:r>
    </w:p>
    <w:p w14:paraId="0CDF1B78"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662D8962" w14:textId="719BE0C6" w:rsidR="00944672" w:rsidRPr="00944672" w:rsidRDefault="00944672" w:rsidP="00623B68">
      <w:pPr>
        <w:autoSpaceDE w:val="0"/>
        <w:autoSpaceDN w:val="0"/>
        <w:adjustRightInd w:val="0"/>
        <w:spacing w:after="0" w:line="360" w:lineRule="auto"/>
        <w:jc w:val="both"/>
        <w:rPr>
          <w:rFonts w:ascii="Arial" w:hAnsi="Arial" w:cs="Arial"/>
          <w:sz w:val="24"/>
          <w:szCs w:val="24"/>
        </w:rPr>
      </w:pPr>
      <w:commentRangeStart w:id="2800"/>
      <w:r w:rsidRPr="00944672">
        <w:rPr>
          <w:rFonts w:ascii="Arial" w:hAnsi="Arial" w:cs="Arial"/>
          <w:sz w:val="24"/>
          <w:szCs w:val="24"/>
        </w:rPr>
        <w:t xml:space="preserve">Die Boeing 777-200 kann in beiden Versionen 32 ULD-Container mit der Normgröße LD3 aufnehmen. So wie auf Schiffen die Container Norm-Größen haben, so haben Flugzeuge auch Normgrößen für Stellflächen. Der LD3-Container ist das Arbeitstier der Flugzeugcontainer, da die meisten Flugzeugtypen mit dieser Größe kompatibel sind. ULD-Container sind geschlossene Behälter aus Aluminiumblechen mit Profilrahmen oder einer Kombination aus Aluminium (Rahmen) und Kunststoff (Wände). Diese können, je nach Art der darin befindlichen Güter, auch eingebaute Kühlaggregate haben. Dazu sind auch diese ULD-Container häufig innen mit Ösen ausgestattet, um schwere Frachtstücke und Sendungen nach </w:t>
      </w:r>
      <w:r w:rsidRPr="00944672">
        <w:rPr>
          <w:rFonts w:ascii="Arial" w:hAnsi="Arial" w:cs="Arial"/>
          <w:noProof/>
          <w:sz w:val="24"/>
          <w:szCs w:val="24"/>
        </w:rPr>
        <w:t>DGR</w:t>
      </w:r>
      <w:r w:rsidRPr="00944672">
        <w:rPr>
          <w:rFonts w:ascii="Arial" w:hAnsi="Arial" w:cs="Arial"/>
          <w:sz w:val="24"/>
          <w:szCs w:val="24"/>
        </w:rPr>
        <w:t xml:space="preserve"> (Dangerous </w:t>
      </w:r>
      <w:r w:rsidRPr="00944672">
        <w:rPr>
          <w:rFonts w:ascii="Arial" w:hAnsi="Arial" w:cs="Arial"/>
          <w:noProof/>
          <w:sz w:val="24"/>
          <w:szCs w:val="24"/>
        </w:rPr>
        <w:t>Goods</w:t>
      </w:r>
      <w:r w:rsidRPr="00944672">
        <w:rPr>
          <w:rFonts w:ascii="Arial" w:hAnsi="Arial" w:cs="Arial"/>
          <w:sz w:val="24"/>
          <w:szCs w:val="24"/>
        </w:rPr>
        <w:t xml:space="preserve"> </w:t>
      </w:r>
      <w:r w:rsidRPr="00944672">
        <w:rPr>
          <w:rFonts w:ascii="Arial" w:hAnsi="Arial" w:cs="Arial"/>
          <w:noProof/>
          <w:sz w:val="24"/>
          <w:szCs w:val="24"/>
        </w:rPr>
        <w:t>Regulations</w:t>
      </w:r>
      <w:r w:rsidRPr="00944672">
        <w:rPr>
          <w:rFonts w:ascii="Arial" w:hAnsi="Arial" w:cs="Arial"/>
          <w:sz w:val="24"/>
          <w:szCs w:val="24"/>
        </w:rPr>
        <w:t xml:space="preserve"> = Gefahrgutvorschriften) fixieren zu können. Der LD3-Container hat ein Innenvolumen von 4,3 m³ und eine Ladekapazität von 1.508 kg, die Außenmaße sind: 156 cm Basisbreite, 201 cm breit × 153 cm tief und 163 cm hoch. Dadurch, dass der Flugzeugrumpf rund ist, ergibt sich eine Schrägung, das spiegelt sich in den unterschiedlichen Breiten </w:t>
      </w:r>
      <w:del w:id="2801" w:author="Lektorat Bauer" w:date="2025-02-28T10:09:00Z" w16du:dateUtc="2025-02-28T09:09:00Z">
        <w:r w:rsidRPr="00944672" w:rsidDel="00451A85">
          <w:rPr>
            <w:rFonts w:ascii="Arial" w:hAnsi="Arial" w:cs="Arial"/>
            <w:sz w:val="24"/>
            <w:szCs w:val="24"/>
          </w:rPr>
          <w:delText>wieder</w:delText>
        </w:r>
      </w:del>
      <w:ins w:id="2802" w:author="Lektorat Bauer" w:date="2025-02-28T10:09:00Z" w16du:dateUtc="2025-02-28T09:09:00Z">
        <w:r w:rsidR="00451A85" w:rsidRPr="00944672">
          <w:rPr>
            <w:rFonts w:ascii="Arial" w:hAnsi="Arial" w:cs="Arial"/>
            <w:sz w:val="24"/>
            <w:szCs w:val="24"/>
          </w:rPr>
          <w:t>wider</w:t>
        </w:r>
      </w:ins>
      <w:r w:rsidRPr="00944672">
        <w:rPr>
          <w:rFonts w:ascii="Arial" w:hAnsi="Arial" w:cs="Arial"/>
          <w:sz w:val="24"/>
          <w:szCs w:val="24"/>
        </w:rPr>
        <w:t>; die Standfläche ist kleiner als die obere Fläche. Es passen 2 LD3</w:t>
      </w:r>
      <w:ins w:id="2803" w:author="Lektorat Bauer" w:date="2025-02-28T10:10:00Z" w16du:dateUtc="2025-02-28T09:10:00Z">
        <w:r w:rsidR="00451A85">
          <w:rPr>
            <w:rFonts w:ascii="Arial" w:hAnsi="Arial" w:cs="Arial"/>
            <w:sz w:val="24"/>
            <w:szCs w:val="24"/>
          </w:rPr>
          <w:t>-</w:t>
        </w:r>
      </w:ins>
      <w:del w:id="2804" w:author="Lektorat Bauer" w:date="2025-02-28T10:10:00Z" w16du:dateUtc="2025-02-28T09:10:00Z">
        <w:r w:rsidRPr="00944672" w:rsidDel="00451A85">
          <w:rPr>
            <w:rFonts w:ascii="Arial" w:hAnsi="Arial" w:cs="Arial"/>
            <w:sz w:val="24"/>
            <w:szCs w:val="24"/>
          </w:rPr>
          <w:delText xml:space="preserve"> </w:delText>
        </w:r>
      </w:del>
      <w:r w:rsidRPr="00944672">
        <w:rPr>
          <w:rFonts w:ascii="Arial" w:hAnsi="Arial" w:cs="Arial"/>
          <w:sz w:val="24"/>
          <w:szCs w:val="24"/>
        </w:rPr>
        <w:t xml:space="preserve">Container nebeneinander. Benötigt man mehr Volumen für sperrige Fracht hat man die Möglichkeit, einen Container in doppelter Größe zu nehmen, dieser ist dann ein LD6-Container und die Maße sind </w:t>
      </w:r>
      <w:r w:rsidRPr="00944672">
        <w:rPr>
          <w:rFonts w:ascii="Arial" w:hAnsi="Arial" w:cs="Arial"/>
          <w:sz w:val="24"/>
          <w:szCs w:val="24"/>
        </w:rPr>
        <w:lastRenderedPageBreak/>
        <w:t>dementsprechend: Innenvolumen von 8,8 m³ und die Außenmaße sind: 318 cm Basisbreite, 407 cm breit × 153 cm tief und 163 cm hoch. Jeder Container ist mit einer eindeutigen Nummer gekennzeichnet, die auch auf den Besitzer verweist.</w:t>
      </w:r>
    </w:p>
    <w:p w14:paraId="7BFC56AE"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Wenn die zu transportierende Fracht nicht in die Container passt, kann die Fracht auch auf Paletten geladen werden, die Paletten tragen die Kennung </w:t>
      </w:r>
      <w:r w:rsidRPr="00944672">
        <w:rPr>
          <w:rFonts w:ascii="Arial" w:hAnsi="Arial" w:cs="Arial"/>
          <w:noProof/>
          <w:sz w:val="24"/>
          <w:szCs w:val="24"/>
        </w:rPr>
        <w:t>PMC</w:t>
      </w:r>
      <w:r w:rsidRPr="00944672">
        <w:rPr>
          <w:rFonts w:ascii="Arial" w:hAnsi="Arial" w:cs="Arial"/>
          <w:sz w:val="24"/>
          <w:szCs w:val="24"/>
        </w:rPr>
        <w:t>.</w:t>
      </w:r>
    </w:p>
    <w:p w14:paraId="1A964880"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Bei Flug MH 370 gab es die Variante, dass der Container mit der Kennzeichnung ALW61421MH geladen werden sollte, der aber nicht auf dem Load-Sheet oder den Ladepapieren auftauchen darf. Dieser Container hat eine Bezeichnung, die es so offiziell nicht gibt. Es handelt sich um einen Container in LD6-Größe für den Werttransport, daher das W als dritten Buchstaben. Die Nummer 61421 steht für „</w:t>
      </w:r>
      <w:r w:rsidRPr="00944672">
        <w:rPr>
          <w:rFonts w:ascii="Arial" w:hAnsi="Arial" w:cs="Arial"/>
          <w:noProof/>
          <w:sz w:val="24"/>
          <w:szCs w:val="24"/>
        </w:rPr>
        <w:t>GOV</w:t>
      </w:r>
      <w:r w:rsidRPr="00944672">
        <w:rPr>
          <w:rFonts w:ascii="Arial" w:hAnsi="Arial" w:cs="Arial"/>
          <w:sz w:val="24"/>
          <w:szCs w:val="24"/>
        </w:rPr>
        <w:t>“. Dieser Container ist so ausgestattet, dass 2 Personen in dem Container mitreisen können, damit immer einer zurzeit wach ist. Toilettengänge sind während der Reise nicht möglich.</w:t>
      </w:r>
    </w:p>
    <w:p w14:paraId="12681093"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Die Gewichtsangaben werden der Cockpit-Crew beim Briefing mitgeteilt, da das Gewicht in der Treibstoffplanung berücksichtigt werden muss. Aus Gründen der Geheimhaltung wird der Container erst kurz vor dem Flug zum Flugzeug gebracht und während des Transportes von Spezialtruppen bewacht.</w:t>
      </w:r>
    </w:p>
    <w:p w14:paraId="3D50821D"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Der Container steht immer im Bug, damit der Container von drei Seiten abgesichert ist.</w:t>
      </w:r>
    </w:p>
    <w:p w14:paraId="549C5A8A"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noProof/>
          <w:sz w:val="24"/>
          <w:szCs w:val="24"/>
        </w:rPr>
        <w:t>***</w:t>
      </w:r>
      <w:commentRangeEnd w:id="2800"/>
      <w:r w:rsidR="00451A85">
        <w:rPr>
          <w:rStyle w:val="Kommentarzeichen"/>
        </w:rPr>
        <w:commentReference w:id="2800"/>
      </w:r>
    </w:p>
    <w:p w14:paraId="0D4A4F54" w14:textId="32727EFC"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„Die </w:t>
      </w:r>
      <w:r w:rsidRPr="00944672">
        <w:rPr>
          <w:rFonts w:ascii="Arial" w:hAnsi="Arial" w:cs="Arial"/>
          <w:noProof/>
          <w:sz w:val="24"/>
          <w:szCs w:val="24"/>
        </w:rPr>
        <w:t>ALW</w:t>
      </w:r>
      <w:ins w:id="2805" w:author="Lektorat Bauer" w:date="2025-02-28T10:11:00Z" w16du:dateUtc="2025-02-28T09:11:00Z">
        <w:r w:rsidR="00451A85">
          <w:rPr>
            <w:rFonts w:ascii="Arial" w:hAnsi="Arial" w:cs="Arial"/>
            <w:sz w:val="24"/>
            <w:szCs w:val="24"/>
          </w:rPr>
          <w:t>’</w:t>
        </w:r>
      </w:ins>
      <w:del w:id="2806" w:author="Lektorat Bauer" w:date="2025-02-28T10:11:00Z" w16du:dateUtc="2025-02-28T09:11:00Z">
        <w:r w:rsidRPr="00944672" w:rsidDel="00451A85">
          <w:rPr>
            <w:rFonts w:ascii="Arial" w:hAnsi="Arial" w:cs="Arial"/>
            <w:sz w:val="24"/>
            <w:szCs w:val="24"/>
          </w:rPr>
          <w:delText>´</w:delText>
        </w:r>
      </w:del>
      <w:r w:rsidRPr="00944672">
        <w:rPr>
          <w:rFonts w:ascii="Arial" w:hAnsi="Arial" w:cs="Arial"/>
          <w:sz w:val="24"/>
          <w:szCs w:val="24"/>
        </w:rPr>
        <w:t>s betreiben wir für das Land Malaysia, da werden Sonderfrachten unter Geheimhaltung befördert. Jetzt</w:t>
      </w:r>
      <w:ins w:id="2807" w:author="Lektorat Bauer" w:date="2025-02-28T10:11:00Z" w16du:dateUtc="2025-02-28T09:11:00Z">
        <w:r w:rsidR="00451A85">
          <w:rPr>
            <w:rFonts w:ascii="Arial" w:hAnsi="Arial" w:cs="Arial"/>
            <w:sz w:val="24"/>
            <w:szCs w:val="24"/>
          </w:rPr>
          <w:t>,</w:t>
        </w:r>
      </w:ins>
      <w:r w:rsidRPr="00944672">
        <w:rPr>
          <w:rFonts w:ascii="Arial" w:hAnsi="Arial" w:cs="Arial"/>
          <w:sz w:val="24"/>
          <w:szCs w:val="24"/>
        </w:rPr>
        <w:t xml:space="preserve"> wo Du weißt, dass der Container an Bord sein wird, ist es Dir untersagt, mit irgendjemanden darüber zu kommunizieren. Ab jetzt sind wir Geheimnisträger!“ </w:t>
      </w:r>
      <w:commentRangeStart w:id="2808"/>
      <w:del w:id="2809" w:author="Lektorat Bauer" w:date="2025-02-28T10:11:00Z" w16du:dateUtc="2025-02-28T09:11:00Z">
        <w:r w:rsidRPr="00944672" w:rsidDel="00451A85">
          <w:rPr>
            <w:rFonts w:ascii="Arial" w:hAnsi="Arial" w:cs="Arial"/>
            <w:sz w:val="24"/>
            <w:szCs w:val="24"/>
          </w:rPr>
          <w:delText>Antwortete Shah, um dann Fariq aufzuziehen</w:delText>
        </w:r>
      </w:del>
      <w:commentRangeEnd w:id="2808"/>
      <w:r w:rsidR="00451A85">
        <w:rPr>
          <w:rStyle w:val="Kommentarzeichen"/>
        </w:rPr>
        <w:commentReference w:id="2808"/>
      </w:r>
      <w:del w:id="2810" w:author="Lektorat Bauer" w:date="2025-02-28T10:11:00Z" w16du:dateUtc="2025-02-28T09:11:00Z">
        <w:r w:rsidRPr="00944672" w:rsidDel="00451A85">
          <w:rPr>
            <w:rFonts w:ascii="Arial" w:hAnsi="Arial" w:cs="Arial"/>
            <w:sz w:val="24"/>
            <w:szCs w:val="24"/>
          </w:rPr>
          <w:delText>:</w:delText>
        </w:r>
      </w:del>
      <w:ins w:id="2811" w:author="Lektorat Bauer" w:date="2025-02-28T10:11:00Z" w16du:dateUtc="2025-02-28T09:11:00Z">
        <w:r w:rsidR="00451A85">
          <w:rPr>
            <w:rFonts w:ascii="Arial" w:hAnsi="Arial" w:cs="Arial"/>
            <w:sz w:val="24"/>
            <w:szCs w:val="24"/>
          </w:rPr>
          <w:t xml:space="preserve">Shah </w:t>
        </w:r>
      </w:ins>
      <w:ins w:id="2812" w:author="Lektorat Bauer" w:date="2025-02-28T10:12:00Z" w16du:dateUtc="2025-02-28T09:12:00Z">
        <w:r w:rsidR="00451A85">
          <w:rPr>
            <w:rFonts w:ascii="Arial" w:hAnsi="Arial" w:cs="Arial"/>
            <w:sz w:val="24"/>
            <w:szCs w:val="24"/>
          </w:rPr>
          <w:t>verschloss einen imaginären Reißverschluss zwischen seinen Lippen.</w:t>
        </w:r>
      </w:ins>
      <w:r w:rsidRPr="00944672">
        <w:rPr>
          <w:rFonts w:ascii="Arial" w:hAnsi="Arial" w:cs="Arial"/>
          <w:sz w:val="24"/>
          <w:szCs w:val="24"/>
        </w:rPr>
        <w:t xml:space="preserve"> „Wenn Du keine weiteren Blondinen dabei hast</w:t>
      </w:r>
      <w:ins w:id="2813" w:author="Lektorat Bauer" w:date="2025-02-28T10:12:00Z" w16du:dateUtc="2025-02-28T09:12:00Z">
        <w:r w:rsidR="00451A85">
          <w:rPr>
            <w:rFonts w:ascii="Arial" w:hAnsi="Arial" w:cs="Arial"/>
            <w:sz w:val="24"/>
            <w:szCs w:val="24"/>
          </w:rPr>
          <w:t> </w:t>
        </w:r>
      </w:ins>
      <w:r w:rsidRPr="00944672">
        <w:rPr>
          <w:rFonts w:ascii="Arial" w:hAnsi="Arial" w:cs="Arial"/>
          <w:sz w:val="24"/>
          <w:szCs w:val="24"/>
        </w:rPr>
        <w:t xml:space="preserve">… dann lass uns zum Crew-Briefing gehen“. </w:t>
      </w:r>
      <w:del w:id="2814" w:author="Lektorat Bauer" w:date="2025-02-28T10:12:00Z" w16du:dateUtc="2025-02-28T09:12:00Z">
        <w:r w:rsidRPr="00944672" w:rsidDel="00451A85">
          <w:rPr>
            <w:rFonts w:ascii="Arial" w:hAnsi="Arial" w:cs="Arial"/>
            <w:sz w:val="24"/>
            <w:szCs w:val="24"/>
          </w:rPr>
          <w:delText xml:space="preserve">Bei dem Spruch mit den Blondinen verzog </w:delText>
        </w:r>
      </w:del>
      <w:r w:rsidRPr="00944672">
        <w:rPr>
          <w:rFonts w:ascii="Arial" w:hAnsi="Arial" w:cs="Arial"/>
          <w:sz w:val="24"/>
          <w:szCs w:val="24"/>
        </w:rPr>
        <w:t>Hamid</w:t>
      </w:r>
      <w:ins w:id="2815" w:author="Lektorat Bauer" w:date="2025-02-28T10:12:00Z" w16du:dateUtc="2025-02-28T09:12:00Z">
        <w:r w:rsidR="00451A85">
          <w:rPr>
            <w:rFonts w:ascii="Arial" w:hAnsi="Arial" w:cs="Arial"/>
            <w:sz w:val="24"/>
            <w:szCs w:val="24"/>
          </w:rPr>
          <w:t xml:space="preserve"> verzog</w:t>
        </w:r>
      </w:ins>
      <w:r w:rsidRPr="00944672">
        <w:rPr>
          <w:rFonts w:ascii="Arial" w:hAnsi="Arial" w:cs="Arial"/>
          <w:sz w:val="24"/>
          <w:szCs w:val="24"/>
        </w:rPr>
        <w:t xml:space="preserve"> kurz das Gesicht, denn das bezog sich auf eine Aussage einer südafrikanischen Dame, deren Darstellung in der Presse ihm etwas Ärger eingebracht hatte.</w:t>
      </w:r>
    </w:p>
    <w:p w14:paraId="76D21245"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Er nahm sich vor, Shah später zu dem Thema zu befragen.</w:t>
      </w:r>
    </w:p>
    <w:p w14:paraId="7413C937"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361B2F67"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noProof/>
          <w:sz w:val="24"/>
          <w:szCs w:val="24"/>
        </w:rPr>
        <w:t>***</w:t>
      </w:r>
    </w:p>
    <w:p w14:paraId="4BF655F6"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444CAC83"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commentRangeStart w:id="2816"/>
      <w:commentRangeEnd w:id="2816"/>
      <w:r w:rsidRPr="00944672">
        <w:rPr>
          <w:rFonts w:ascii="Arial" w:hAnsi="Arial" w:cs="Arial"/>
          <w:sz w:val="24"/>
          <w:szCs w:val="24"/>
        </w:rPr>
        <w:commentReference w:id="2816"/>
      </w:r>
      <w:r w:rsidRPr="00944672">
        <w:rPr>
          <w:rFonts w:ascii="Arial" w:hAnsi="Arial" w:cs="Arial"/>
          <w:sz w:val="24"/>
          <w:szCs w:val="24"/>
        </w:rPr>
        <w:t xml:space="preserve">&gt;&gt;&gt; </w:t>
      </w:r>
      <w:r w:rsidRPr="00944672">
        <w:rPr>
          <w:rFonts w:ascii="Arial" w:hAnsi="Arial" w:cs="Arial"/>
          <w:b/>
          <w:bCs/>
          <w:sz w:val="24"/>
          <w:szCs w:val="24"/>
        </w:rPr>
        <w:t xml:space="preserve">Freitag, 07. März 2014, Cargo-City, Flughafen Kuala Lumpur </w:t>
      </w:r>
      <w:r w:rsidRPr="00944672">
        <w:rPr>
          <w:rFonts w:ascii="Arial" w:hAnsi="Arial" w:cs="Arial"/>
          <w:sz w:val="24"/>
          <w:szCs w:val="24"/>
        </w:rPr>
        <w:t>&lt;&lt;&lt;</w:t>
      </w:r>
    </w:p>
    <w:p w14:paraId="6E25903C" w14:textId="77777777" w:rsidR="00451A85" w:rsidRDefault="00944672" w:rsidP="00623B68">
      <w:pPr>
        <w:autoSpaceDE w:val="0"/>
        <w:autoSpaceDN w:val="0"/>
        <w:adjustRightInd w:val="0"/>
        <w:spacing w:after="0" w:line="360" w:lineRule="auto"/>
        <w:ind w:firstLine="227"/>
        <w:jc w:val="both"/>
        <w:rPr>
          <w:ins w:id="2817" w:author="Lektorat Bauer" w:date="2025-02-28T10:15:00Z" w16du:dateUtc="2025-02-28T09:15:00Z"/>
          <w:rFonts w:ascii="Arial" w:hAnsi="Arial" w:cs="Arial"/>
          <w:sz w:val="24"/>
          <w:szCs w:val="24"/>
        </w:rPr>
      </w:pPr>
      <w:r w:rsidRPr="00944672">
        <w:rPr>
          <w:rFonts w:ascii="Arial" w:hAnsi="Arial" w:cs="Arial"/>
          <w:sz w:val="24"/>
          <w:szCs w:val="24"/>
        </w:rPr>
        <w:lastRenderedPageBreak/>
        <w:t>„Mohammed! Hast Du die Palette für die MH370 bei Euch?“</w:t>
      </w:r>
      <w:del w:id="2818" w:author="Lektorat Bauer" w:date="2025-02-28T10:13:00Z" w16du:dateUtc="2025-02-28T09:13:00Z">
        <w:r w:rsidRPr="00944672" w:rsidDel="00451A85">
          <w:rPr>
            <w:rFonts w:ascii="Arial" w:hAnsi="Arial" w:cs="Arial"/>
            <w:sz w:val="24"/>
            <w:szCs w:val="24"/>
          </w:rPr>
          <w:delText>,</w:delText>
        </w:r>
      </w:del>
      <w:r w:rsidRPr="00944672">
        <w:rPr>
          <w:rFonts w:ascii="Arial" w:hAnsi="Arial" w:cs="Arial"/>
          <w:sz w:val="24"/>
          <w:szCs w:val="24"/>
        </w:rPr>
        <w:t xml:space="preserve"> </w:t>
      </w:r>
      <w:del w:id="2819" w:author="Lektorat Bauer" w:date="2025-02-28T10:14:00Z" w16du:dateUtc="2025-02-28T09:14:00Z">
        <w:r w:rsidRPr="00944672" w:rsidDel="00451A85">
          <w:rPr>
            <w:rFonts w:ascii="Arial" w:hAnsi="Arial" w:cs="Arial"/>
            <w:sz w:val="24"/>
            <w:szCs w:val="24"/>
          </w:rPr>
          <w:delText>MH-</w:delText>
        </w:r>
        <w:commentRangeStart w:id="2820"/>
        <w:r w:rsidRPr="00944672" w:rsidDel="00451A85">
          <w:rPr>
            <w:rFonts w:ascii="Arial" w:hAnsi="Arial" w:cs="Arial"/>
            <w:sz w:val="24"/>
            <w:szCs w:val="24"/>
          </w:rPr>
          <w:delText>OPS hatte bei Cargo-City angerufen und Mohammed hatte sich gemeldet, was ihn jetzt ins Grübeln br</w:delText>
        </w:r>
      </w:del>
      <w:commentRangeEnd w:id="2820"/>
      <w:r w:rsidR="00451A85">
        <w:rPr>
          <w:rStyle w:val="Kommentarzeichen"/>
        </w:rPr>
        <w:commentReference w:id="2820"/>
      </w:r>
      <w:del w:id="2821" w:author="Lektorat Bauer" w:date="2025-02-28T10:14:00Z" w16du:dateUtc="2025-02-28T09:14:00Z">
        <w:r w:rsidRPr="00944672" w:rsidDel="00451A85">
          <w:rPr>
            <w:rFonts w:ascii="Arial" w:hAnsi="Arial" w:cs="Arial"/>
            <w:sz w:val="24"/>
            <w:szCs w:val="24"/>
          </w:rPr>
          <w:delText>achte</w:delText>
        </w:r>
      </w:del>
      <w:del w:id="2822" w:author="Lektorat Bauer" w:date="2025-02-28T10:13:00Z" w16du:dateUtc="2025-02-28T09:13:00Z">
        <w:r w:rsidRPr="00944672" w:rsidDel="00451A85">
          <w:rPr>
            <w:rFonts w:ascii="Arial" w:hAnsi="Arial" w:cs="Arial"/>
            <w:sz w:val="24"/>
            <w:szCs w:val="24"/>
          </w:rPr>
          <w:delText>,</w:delText>
        </w:r>
      </w:del>
    </w:p>
    <w:p w14:paraId="486D8516" w14:textId="2E1EC984" w:rsidR="00451A85" w:rsidRDefault="00944672" w:rsidP="00623B68">
      <w:pPr>
        <w:autoSpaceDE w:val="0"/>
        <w:autoSpaceDN w:val="0"/>
        <w:adjustRightInd w:val="0"/>
        <w:spacing w:after="0" w:line="360" w:lineRule="auto"/>
        <w:ind w:firstLine="227"/>
        <w:jc w:val="both"/>
        <w:rPr>
          <w:ins w:id="2823" w:author="Lektorat Bauer" w:date="2025-02-28T10:15:00Z" w16du:dateUtc="2025-02-28T09:15:00Z"/>
          <w:rFonts w:ascii="Arial" w:hAnsi="Arial" w:cs="Arial"/>
          <w:sz w:val="24"/>
          <w:szCs w:val="24"/>
        </w:rPr>
      </w:pPr>
      <w:del w:id="2824" w:author="Lektorat Bauer" w:date="2025-02-28T10:14:00Z" w16du:dateUtc="2025-02-28T09:14:00Z">
        <w:r w:rsidRPr="00944672" w:rsidDel="00451A85">
          <w:rPr>
            <w:rFonts w:ascii="Arial" w:hAnsi="Arial" w:cs="Arial"/>
            <w:sz w:val="24"/>
            <w:szCs w:val="24"/>
          </w:rPr>
          <w:delText xml:space="preserve"> </w:delText>
        </w:r>
      </w:del>
      <w:r w:rsidRPr="00944672">
        <w:rPr>
          <w:rFonts w:ascii="Arial" w:hAnsi="Arial" w:cs="Arial"/>
          <w:sz w:val="24"/>
          <w:szCs w:val="24"/>
        </w:rPr>
        <w:t xml:space="preserve">„Wieso? Die Fracht für die </w:t>
      </w:r>
      <w:del w:id="2825" w:author="Lektorat Bauer" w:date="2025-02-28T10:14:00Z" w16du:dateUtc="2025-02-28T09:14:00Z">
        <w:r w:rsidRPr="00944672" w:rsidDel="00451A85">
          <w:rPr>
            <w:rFonts w:ascii="Arial" w:hAnsi="Arial" w:cs="Arial"/>
            <w:sz w:val="24"/>
            <w:szCs w:val="24"/>
          </w:rPr>
          <w:delText>‚</w:delText>
        </w:r>
      </w:del>
      <w:r w:rsidRPr="00944672">
        <w:rPr>
          <w:rFonts w:ascii="Arial" w:hAnsi="Arial" w:cs="Arial"/>
          <w:sz w:val="24"/>
          <w:szCs w:val="24"/>
        </w:rPr>
        <w:t>370</w:t>
      </w:r>
      <w:del w:id="2826" w:author="Lektorat Bauer" w:date="2025-02-28T10:14:00Z" w16du:dateUtc="2025-02-28T09:14:00Z">
        <w:r w:rsidRPr="00944672" w:rsidDel="00451A85">
          <w:rPr>
            <w:rFonts w:ascii="Arial" w:hAnsi="Arial" w:cs="Arial"/>
            <w:sz w:val="24"/>
            <w:szCs w:val="24"/>
          </w:rPr>
          <w:delText>‘</w:delText>
        </w:r>
      </w:del>
      <w:r w:rsidRPr="00944672">
        <w:rPr>
          <w:rFonts w:ascii="Arial" w:hAnsi="Arial" w:cs="Arial"/>
          <w:sz w:val="24"/>
          <w:szCs w:val="24"/>
        </w:rPr>
        <w:t xml:space="preserve"> ist doch schon raus?!“</w:t>
      </w:r>
      <w:ins w:id="2827" w:author="Lektorat Bauer" w:date="2025-02-28T10:14:00Z" w16du:dateUtc="2025-02-28T09:14:00Z">
        <w:r w:rsidR="00451A85">
          <w:rPr>
            <w:rFonts w:ascii="Arial" w:hAnsi="Arial" w:cs="Arial"/>
            <w:sz w:val="24"/>
            <w:szCs w:val="24"/>
          </w:rPr>
          <w:t>,</w:t>
        </w:r>
      </w:ins>
      <w:r w:rsidRPr="00944672">
        <w:rPr>
          <w:rFonts w:ascii="Arial" w:hAnsi="Arial" w:cs="Arial"/>
          <w:sz w:val="24"/>
          <w:szCs w:val="24"/>
        </w:rPr>
        <w:t xml:space="preserve"> </w:t>
      </w:r>
      <w:ins w:id="2828" w:author="Lektorat Bauer" w:date="2025-02-28T10:14:00Z" w16du:dateUtc="2025-02-28T09:14:00Z">
        <w:r w:rsidR="00451A85">
          <w:rPr>
            <w:rFonts w:ascii="Arial" w:hAnsi="Arial" w:cs="Arial"/>
            <w:sz w:val="24"/>
            <w:szCs w:val="24"/>
          </w:rPr>
          <w:t>a</w:t>
        </w:r>
      </w:ins>
      <w:del w:id="2829" w:author="Lektorat Bauer" w:date="2025-02-28T10:14:00Z" w16du:dateUtc="2025-02-28T09:14:00Z">
        <w:r w:rsidRPr="00944672" w:rsidDel="00451A85">
          <w:rPr>
            <w:rFonts w:ascii="Arial" w:hAnsi="Arial" w:cs="Arial"/>
            <w:sz w:val="24"/>
            <w:szCs w:val="24"/>
          </w:rPr>
          <w:delText>A</w:delText>
        </w:r>
      </w:del>
      <w:r w:rsidRPr="00944672">
        <w:rPr>
          <w:rFonts w:ascii="Arial" w:hAnsi="Arial" w:cs="Arial"/>
          <w:sz w:val="24"/>
          <w:szCs w:val="24"/>
        </w:rPr>
        <w:t>ntwortete Mohammed</w:t>
      </w:r>
      <w:ins w:id="2830" w:author="Lektorat Bauer" w:date="2025-02-28T10:15:00Z" w16du:dateUtc="2025-02-28T09:15:00Z">
        <w:r w:rsidR="00451A85">
          <w:rPr>
            <w:rFonts w:ascii="Arial" w:hAnsi="Arial" w:cs="Arial"/>
            <w:sz w:val="24"/>
            <w:szCs w:val="24"/>
          </w:rPr>
          <w:t>.</w:t>
        </w:r>
      </w:ins>
      <w:del w:id="2831" w:author="Lektorat Bauer" w:date="2025-02-28T10:15:00Z" w16du:dateUtc="2025-02-28T09:15:00Z">
        <w:r w:rsidRPr="00944672" w:rsidDel="00451A85">
          <w:rPr>
            <w:rFonts w:ascii="Arial" w:hAnsi="Arial" w:cs="Arial"/>
            <w:sz w:val="24"/>
            <w:szCs w:val="24"/>
          </w:rPr>
          <w:delText>,</w:delText>
        </w:r>
      </w:del>
      <w:r w:rsidRPr="00944672">
        <w:rPr>
          <w:rFonts w:ascii="Arial" w:hAnsi="Arial" w:cs="Arial"/>
          <w:sz w:val="24"/>
          <w:szCs w:val="24"/>
        </w:rPr>
        <w:t xml:space="preserve"> </w:t>
      </w:r>
    </w:p>
    <w:p w14:paraId="53DE4F65" w14:textId="77777777" w:rsidR="00451A85" w:rsidRDefault="00944672" w:rsidP="00623B68">
      <w:pPr>
        <w:autoSpaceDE w:val="0"/>
        <w:autoSpaceDN w:val="0"/>
        <w:adjustRightInd w:val="0"/>
        <w:spacing w:after="0" w:line="360" w:lineRule="auto"/>
        <w:ind w:firstLine="227"/>
        <w:jc w:val="both"/>
        <w:rPr>
          <w:ins w:id="2832" w:author="Lektorat Bauer" w:date="2025-02-28T10:15:00Z" w16du:dateUtc="2025-02-28T09:15:00Z"/>
          <w:rFonts w:ascii="Arial" w:hAnsi="Arial" w:cs="Arial"/>
          <w:sz w:val="24"/>
          <w:szCs w:val="24"/>
        </w:rPr>
      </w:pPr>
      <w:r w:rsidRPr="00944672">
        <w:rPr>
          <w:rFonts w:ascii="Arial" w:hAnsi="Arial" w:cs="Arial"/>
          <w:sz w:val="24"/>
          <w:szCs w:val="24"/>
        </w:rPr>
        <w:t xml:space="preserve">„Die Rampe hat sich gemeldet, dass laut Lade-Plan noch eine Palette kommen soll, die ist aber nicht draußen.“ </w:t>
      </w:r>
    </w:p>
    <w:p w14:paraId="4C82F7E1" w14:textId="04DB0E99"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„O</w:t>
      </w:r>
      <w:ins w:id="2833" w:author="Lektorat Bauer" w:date="2025-02-28T10:15:00Z" w16du:dateUtc="2025-02-28T09:15:00Z">
        <w:r w:rsidR="00451A85">
          <w:rPr>
            <w:rFonts w:ascii="Arial" w:hAnsi="Arial" w:cs="Arial"/>
            <w:sz w:val="24"/>
            <w:szCs w:val="24"/>
          </w:rPr>
          <w:t>k</w:t>
        </w:r>
      </w:ins>
      <w:del w:id="2834" w:author="Lektorat Bauer" w:date="2025-02-28T10:15:00Z" w16du:dateUtc="2025-02-28T09:15:00Z">
        <w:r w:rsidRPr="00944672" w:rsidDel="00451A85">
          <w:rPr>
            <w:rFonts w:ascii="Arial" w:hAnsi="Arial" w:cs="Arial"/>
            <w:sz w:val="24"/>
            <w:szCs w:val="24"/>
          </w:rPr>
          <w:delText>K</w:delText>
        </w:r>
      </w:del>
      <w:r w:rsidRPr="00944672">
        <w:rPr>
          <w:rFonts w:ascii="Arial" w:hAnsi="Arial" w:cs="Arial"/>
          <w:sz w:val="24"/>
          <w:szCs w:val="24"/>
        </w:rPr>
        <w:t>, ich prüfe das hier mal, und dann rufe ich Euch zurück. Vielleicht hängt die noch bei Security, die haben heute echt Probleme, da drüben</w:t>
      </w:r>
      <w:del w:id="2835" w:author="Lektorat Bauer" w:date="2025-02-28T10:16:00Z" w16du:dateUtc="2025-02-28T09:16:00Z">
        <w:r w:rsidRPr="00944672" w:rsidDel="006F0DD4">
          <w:rPr>
            <w:rFonts w:ascii="Arial" w:hAnsi="Arial" w:cs="Arial"/>
            <w:sz w:val="24"/>
            <w:szCs w:val="24"/>
          </w:rPr>
          <w:delText>.</w:delText>
        </w:r>
      </w:del>
      <w:r w:rsidRPr="00944672">
        <w:rPr>
          <w:rFonts w:ascii="Arial" w:hAnsi="Arial" w:cs="Arial"/>
          <w:sz w:val="24"/>
          <w:szCs w:val="24"/>
        </w:rPr>
        <w:t>“</w:t>
      </w:r>
      <w:ins w:id="2836" w:author="Lektorat Bauer" w:date="2025-02-28T10:16:00Z" w16du:dateUtc="2025-02-28T09:16:00Z">
        <w:r w:rsidR="006F0DD4">
          <w:rPr>
            <w:rFonts w:ascii="Arial" w:hAnsi="Arial" w:cs="Arial"/>
            <w:sz w:val="24"/>
            <w:szCs w:val="24"/>
          </w:rPr>
          <w:t xml:space="preserve">, </w:t>
        </w:r>
        <w:commentRangeStart w:id="2837"/>
        <w:r w:rsidR="006F0DD4">
          <w:rPr>
            <w:rFonts w:ascii="Arial" w:hAnsi="Arial" w:cs="Arial"/>
            <w:sz w:val="24"/>
            <w:szCs w:val="24"/>
          </w:rPr>
          <w:t>sagte Mohammed.</w:t>
        </w:r>
      </w:ins>
      <w:del w:id="2838" w:author="Lektorat Bauer" w:date="2025-02-28T10:15:00Z" w16du:dateUtc="2025-02-28T09:15:00Z">
        <w:r w:rsidRPr="00944672" w:rsidDel="00451A85">
          <w:rPr>
            <w:rFonts w:ascii="Arial" w:hAnsi="Arial" w:cs="Arial"/>
            <w:sz w:val="24"/>
            <w:szCs w:val="24"/>
          </w:rPr>
          <w:delText xml:space="preserve"> </w:delText>
        </w:r>
      </w:del>
      <w:commentRangeEnd w:id="2837"/>
      <w:r w:rsidR="006F0DD4">
        <w:rPr>
          <w:rStyle w:val="Kommentarzeichen"/>
        </w:rPr>
        <w:commentReference w:id="2837"/>
      </w:r>
      <w:del w:id="2839" w:author="Lektorat Bauer" w:date="2025-02-28T10:15:00Z" w16du:dateUtc="2025-02-28T09:15:00Z">
        <w:r w:rsidRPr="00944672" w:rsidDel="00451A85">
          <w:rPr>
            <w:rFonts w:ascii="Arial" w:hAnsi="Arial" w:cs="Arial"/>
            <w:sz w:val="24"/>
            <w:szCs w:val="24"/>
          </w:rPr>
          <w:delText>„Danke, für die Hilfe.“</w:delText>
        </w:r>
      </w:del>
    </w:p>
    <w:p w14:paraId="40BEE07D" w14:textId="77777777" w:rsidR="006F0DD4" w:rsidRDefault="00944672" w:rsidP="00623B68">
      <w:pPr>
        <w:autoSpaceDE w:val="0"/>
        <w:autoSpaceDN w:val="0"/>
        <w:adjustRightInd w:val="0"/>
        <w:spacing w:after="0" w:line="360" w:lineRule="auto"/>
        <w:ind w:firstLine="227"/>
        <w:jc w:val="both"/>
        <w:rPr>
          <w:ins w:id="2840" w:author="Lektorat Bauer" w:date="2025-02-28T10:16:00Z" w16du:dateUtc="2025-02-28T09:16:00Z"/>
          <w:rFonts w:ascii="Arial" w:hAnsi="Arial" w:cs="Arial"/>
          <w:sz w:val="24"/>
          <w:szCs w:val="24"/>
        </w:rPr>
      </w:pPr>
      <w:r w:rsidRPr="00944672">
        <w:rPr>
          <w:rFonts w:ascii="Arial" w:hAnsi="Arial" w:cs="Arial"/>
          <w:sz w:val="24"/>
          <w:szCs w:val="24"/>
        </w:rPr>
        <w:t>Nachdem das Gespräch beendet war, rief Mohammed bei der Security an, denn keine Fracht geht unkontrolliert an Bord eines Flugzeuges. „Security, Amira spricht.“</w:t>
      </w:r>
      <w:ins w:id="2841" w:author="Lektorat Bauer" w:date="2025-02-28T10:16:00Z" w16du:dateUtc="2025-02-28T09:16:00Z">
        <w:r w:rsidR="006F0DD4">
          <w:rPr>
            <w:rFonts w:ascii="Arial" w:hAnsi="Arial" w:cs="Arial"/>
            <w:sz w:val="24"/>
            <w:szCs w:val="24"/>
          </w:rPr>
          <w:t xml:space="preserve"> – </w:t>
        </w:r>
      </w:ins>
      <w:r w:rsidRPr="00944672">
        <w:rPr>
          <w:rFonts w:ascii="Arial" w:hAnsi="Arial" w:cs="Arial"/>
          <w:sz w:val="24"/>
          <w:szCs w:val="24"/>
        </w:rPr>
        <w:t xml:space="preserve">„Hallo Amira, hier spricht Mohammed, MH Cargo. Uns fehlt noch eine Palette für die MH 370 nach Peking. Ist die noch bei Euch?“ </w:t>
      </w:r>
      <w:ins w:id="2842" w:author="Lektorat Bauer" w:date="2025-02-28T10:16:00Z" w16du:dateUtc="2025-02-28T09:16:00Z">
        <w:r w:rsidR="006F0DD4">
          <w:rPr>
            <w:rFonts w:ascii="Arial" w:hAnsi="Arial" w:cs="Arial"/>
            <w:sz w:val="24"/>
            <w:szCs w:val="24"/>
          </w:rPr>
          <w:t xml:space="preserve">– </w:t>
        </w:r>
      </w:ins>
      <w:r w:rsidRPr="00944672">
        <w:rPr>
          <w:rFonts w:ascii="Arial" w:hAnsi="Arial" w:cs="Arial"/>
          <w:sz w:val="24"/>
          <w:szCs w:val="24"/>
        </w:rPr>
        <w:t>„Ja, die ist hier</w:t>
      </w:r>
      <w:ins w:id="2843" w:author="Lektorat Bauer" w:date="2025-02-28T10:16:00Z" w16du:dateUtc="2025-02-28T09:16:00Z">
        <w:r w:rsidR="006F0DD4">
          <w:rPr>
            <w:rFonts w:ascii="Arial" w:hAnsi="Arial" w:cs="Arial"/>
            <w:sz w:val="24"/>
            <w:szCs w:val="24"/>
          </w:rPr>
          <w:t>.</w:t>
        </w:r>
      </w:ins>
      <w:del w:id="2844" w:author="Lektorat Bauer" w:date="2025-02-28T10:16:00Z" w16du:dateUtc="2025-02-28T09:16:00Z">
        <w:r w:rsidRPr="00944672" w:rsidDel="006F0DD4">
          <w:rPr>
            <w:rFonts w:ascii="Arial" w:hAnsi="Arial" w:cs="Arial"/>
            <w:sz w:val="24"/>
            <w:szCs w:val="24"/>
          </w:rPr>
          <w:delText>,</w:delText>
        </w:r>
      </w:del>
      <w:r w:rsidRPr="00944672">
        <w:rPr>
          <w:rFonts w:ascii="Arial" w:hAnsi="Arial" w:cs="Arial"/>
          <w:sz w:val="24"/>
          <w:szCs w:val="24"/>
        </w:rPr>
        <w:t xml:space="preserve"> </w:t>
      </w:r>
      <w:ins w:id="2845" w:author="Lektorat Bauer" w:date="2025-02-28T10:16:00Z" w16du:dateUtc="2025-02-28T09:16:00Z">
        <w:r w:rsidR="006F0DD4">
          <w:rPr>
            <w:rFonts w:ascii="Arial" w:hAnsi="Arial" w:cs="Arial"/>
            <w:sz w:val="24"/>
            <w:szCs w:val="24"/>
          </w:rPr>
          <w:t>W</w:t>
        </w:r>
      </w:ins>
      <w:del w:id="2846" w:author="Lektorat Bauer" w:date="2025-02-28T10:16:00Z" w16du:dateUtc="2025-02-28T09:16:00Z">
        <w:r w:rsidRPr="00944672" w:rsidDel="006F0DD4">
          <w:rPr>
            <w:rFonts w:ascii="Arial" w:hAnsi="Arial" w:cs="Arial"/>
            <w:sz w:val="24"/>
            <w:szCs w:val="24"/>
          </w:rPr>
          <w:delText>w</w:delText>
        </w:r>
      </w:del>
      <w:r w:rsidRPr="00944672">
        <w:rPr>
          <w:rFonts w:ascii="Arial" w:hAnsi="Arial" w:cs="Arial"/>
          <w:sz w:val="24"/>
          <w:szCs w:val="24"/>
        </w:rPr>
        <w:t xml:space="preserve">ir haben Probleme mit der Palette, weil dort so komische Metallbehälter verladen sind, die wir manuell inspizieren müssen. Die Kollegen sind aber gleich fertig, dann kommt die zu Euch rüber.“ </w:t>
      </w:r>
    </w:p>
    <w:p w14:paraId="576C47DB" w14:textId="58CA8453"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„Vielen Dank Amira</w:t>
      </w:r>
      <w:del w:id="2847" w:author="Lektorat Bauer" w:date="2025-02-28T10:16:00Z" w16du:dateUtc="2025-02-28T09:16:00Z">
        <w:r w:rsidRPr="00944672" w:rsidDel="006F0DD4">
          <w:rPr>
            <w:rFonts w:ascii="Arial" w:hAnsi="Arial" w:cs="Arial"/>
            <w:sz w:val="24"/>
            <w:szCs w:val="24"/>
          </w:rPr>
          <w:delText>.</w:delText>
        </w:r>
      </w:del>
      <w:r w:rsidRPr="00944672">
        <w:rPr>
          <w:rFonts w:ascii="Arial" w:hAnsi="Arial" w:cs="Arial"/>
          <w:sz w:val="24"/>
          <w:szCs w:val="24"/>
        </w:rPr>
        <w:t>“</w:t>
      </w:r>
      <w:ins w:id="2848" w:author="Lektorat Bauer" w:date="2025-02-28T10:16:00Z" w16du:dateUtc="2025-02-28T09:16:00Z">
        <w:r w:rsidR="006F0DD4">
          <w:rPr>
            <w:rFonts w:ascii="Arial" w:hAnsi="Arial" w:cs="Arial"/>
            <w:sz w:val="24"/>
            <w:szCs w:val="24"/>
          </w:rPr>
          <w:t>,</w:t>
        </w:r>
      </w:ins>
      <w:r w:rsidRPr="00944672">
        <w:rPr>
          <w:rFonts w:ascii="Arial" w:hAnsi="Arial" w:cs="Arial"/>
          <w:sz w:val="24"/>
          <w:szCs w:val="24"/>
        </w:rPr>
        <w:t xml:space="preserve"> </w:t>
      </w:r>
      <w:ins w:id="2849" w:author="Lektorat Bauer" w:date="2025-02-28T10:16:00Z" w16du:dateUtc="2025-02-28T09:16:00Z">
        <w:r w:rsidR="006F0DD4">
          <w:rPr>
            <w:rFonts w:ascii="Arial" w:hAnsi="Arial" w:cs="Arial"/>
            <w:sz w:val="24"/>
            <w:szCs w:val="24"/>
          </w:rPr>
          <w:t>s</w:t>
        </w:r>
      </w:ins>
      <w:del w:id="2850" w:author="Lektorat Bauer" w:date="2025-02-28T10:16:00Z" w16du:dateUtc="2025-02-28T09:16:00Z">
        <w:r w:rsidRPr="00944672" w:rsidDel="006F0DD4">
          <w:rPr>
            <w:rFonts w:ascii="Arial" w:hAnsi="Arial" w:cs="Arial"/>
            <w:sz w:val="24"/>
            <w:szCs w:val="24"/>
          </w:rPr>
          <w:delText>S</w:delText>
        </w:r>
      </w:del>
      <w:r w:rsidRPr="00944672">
        <w:rPr>
          <w:rFonts w:ascii="Arial" w:hAnsi="Arial" w:cs="Arial"/>
          <w:sz w:val="24"/>
          <w:szCs w:val="24"/>
        </w:rPr>
        <w:t>agte Mohammed und legte auf.</w:t>
      </w:r>
    </w:p>
    <w:p w14:paraId="700D8395"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517DE1F7" w14:textId="77777777" w:rsidR="00944672" w:rsidRPr="00944672" w:rsidRDefault="00944672" w:rsidP="00623B68">
      <w:pPr>
        <w:suppressAutoHyphens/>
        <w:autoSpaceDE w:val="0"/>
        <w:autoSpaceDN w:val="0"/>
        <w:adjustRightInd w:val="0"/>
        <w:spacing w:after="0" w:line="360" w:lineRule="auto"/>
        <w:jc w:val="both"/>
        <w:rPr>
          <w:rFonts w:ascii="Arial" w:hAnsi="Arial" w:cs="Arial"/>
          <w:b/>
          <w:bCs/>
          <w:sz w:val="24"/>
          <w:szCs w:val="24"/>
        </w:rPr>
      </w:pPr>
      <w:r w:rsidRPr="00944672">
        <w:rPr>
          <w:rFonts w:ascii="Arial" w:hAnsi="Arial" w:cs="Arial"/>
          <w:b/>
          <w:bCs/>
          <w:noProof/>
          <w:sz w:val="24"/>
          <w:szCs w:val="24"/>
        </w:rPr>
        <w:t>***</w:t>
      </w:r>
    </w:p>
    <w:p w14:paraId="65529DDD"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2D7F1F06"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p>
    <w:p w14:paraId="00D5E6B3"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commentRangeStart w:id="2851"/>
      <w:commentRangeEnd w:id="2851"/>
      <w:r w:rsidRPr="00944672">
        <w:rPr>
          <w:rFonts w:ascii="Arial" w:hAnsi="Arial" w:cs="Arial"/>
          <w:sz w:val="24"/>
          <w:szCs w:val="24"/>
        </w:rPr>
        <w:commentReference w:id="2851"/>
      </w:r>
      <w:r w:rsidRPr="00944672">
        <w:rPr>
          <w:rFonts w:ascii="Arial" w:hAnsi="Arial" w:cs="Arial"/>
          <w:sz w:val="24"/>
          <w:szCs w:val="24"/>
        </w:rPr>
        <w:t xml:space="preserve">&gt;&gt;&gt; </w:t>
      </w:r>
      <w:r w:rsidRPr="00944672">
        <w:rPr>
          <w:rFonts w:ascii="Arial" w:hAnsi="Arial" w:cs="Arial"/>
          <w:b/>
          <w:bCs/>
          <w:sz w:val="24"/>
          <w:szCs w:val="24"/>
        </w:rPr>
        <w:t xml:space="preserve">Freitag, 07. März 2014, Security, Cargo-City, Flughafen Kuala Lumpur </w:t>
      </w:r>
      <w:r w:rsidRPr="00944672">
        <w:rPr>
          <w:rFonts w:ascii="Arial" w:hAnsi="Arial" w:cs="Arial"/>
          <w:sz w:val="24"/>
          <w:szCs w:val="24"/>
        </w:rPr>
        <w:t>&lt;&lt;&lt;</w:t>
      </w:r>
    </w:p>
    <w:p w14:paraId="77B98D85" w14:textId="77777777" w:rsidR="006F0DD4" w:rsidRDefault="00944672" w:rsidP="00623B68">
      <w:pPr>
        <w:autoSpaceDE w:val="0"/>
        <w:autoSpaceDN w:val="0"/>
        <w:adjustRightInd w:val="0"/>
        <w:spacing w:after="0" w:line="360" w:lineRule="auto"/>
        <w:ind w:firstLine="227"/>
        <w:jc w:val="both"/>
        <w:rPr>
          <w:ins w:id="2852" w:author="Lektorat Bauer" w:date="2025-02-28T10:17:00Z" w16du:dateUtc="2025-02-28T09:17:00Z"/>
          <w:rFonts w:ascii="Arial" w:hAnsi="Arial" w:cs="Arial"/>
          <w:sz w:val="24"/>
          <w:szCs w:val="24"/>
        </w:rPr>
      </w:pPr>
      <w:r w:rsidRPr="00944672">
        <w:rPr>
          <w:rFonts w:ascii="Arial" w:hAnsi="Arial" w:cs="Arial"/>
          <w:sz w:val="24"/>
          <w:szCs w:val="24"/>
        </w:rPr>
        <w:t xml:space="preserve">„Was haben die hier eigentlich als Fracht?“ </w:t>
      </w:r>
    </w:p>
    <w:p w14:paraId="0C203BBD" w14:textId="77777777" w:rsidR="006F0DD4" w:rsidRDefault="00944672" w:rsidP="00623B68">
      <w:pPr>
        <w:autoSpaceDE w:val="0"/>
        <w:autoSpaceDN w:val="0"/>
        <w:adjustRightInd w:val="0"/>
        <w:spacing w:after="0" w:line="360" w:lineRule="auto"/>
        <w:ind w:firstLine="227"/>
        <w:jc w:val="both"/>
        <w:rPr>
          <w:ins w:id="2853" w:author="Lektorat Bauer" w:date="2025-02-28T10:17:00Z" w16du:dateUtc="2025-02-28T09:17:00Z"/>
          <w:rFonts w:ascii="Arial" w:hAnsi="Arial" w:cs="Arial"/>
          <w:sz w:val="24"/>
          <w:szCs w:val="24"/>
        </w:rPr>
      </w:pPr>
      <w:r w:rsidRPr="00944672">
        <w:rPr>
          <w:rFonts w:ascii="Arial" w:hAnsi="Arial" w:cs="Arial"/>
          <w:sz w:val="24"/>
          <w:szCs w:val="24"/>
        </w:rPr>
        <w:t xml:space="preserve">„Keine Ahnung, </w:t>
      </w:r>
      <w:del w:id="2854" w:author="Lektorat Bauer" w:date="2025-02-28T10:17:00Z" w16du:dateUtc="2025-02-28T09:17:00Z">
        <w:r w:rsidRPr="00944672" w:rsidDel="006F0DD4">
          <w:rPr>
            <w:rFonts w:ascii="Arial" w:hAnsi="Arial" w:cs="Arial"/>
            <w:sz w:val="24"/>
            <w:szCs w:val="24"/>
          </w:rPr>
          <w:delText xml:space="preserve">auch </w:delText>
        </w:r>
      </w:del>
      <w:ins w:id="2855" w:author="Lektorat Bauer" w:date="2025-02-28T10:17:00Z" w16du:dateUtc="2025-02-28T09:17:00Z">
        <w:r w:rsidR="006F0DD4">
          <w:rPr>
            <w:rFonts w:ascii="Arial" w:hAnsi="Arial" w:cs="Arial"/>
            <w:sz w:val="24"/>
            <w:szCs w:val="24"/>
          </w:rPr>
          <w:t>auf</w:t>
        </w:r>
        <w:r w:rsidR="006F0DD4" w:rsidRPr="00944672">
          <w:rPr>
            <w:rFonts w:ascii="Arial" w:hAnsi="Arial" w:cs="Arial"/>
            <w:sz w:val="24"/>
            <w:szCs w:val="24"/>
          </w:rPr>
          <w:t xml:space="preserve"> </w:t>
        </w:r>
      </w:ins>
      <w:r w:rsidRPr="00944672">
        <w:rPr>
          <w:rFonts w:ascii="Arial" w:hAnsi="Arial" w:cs="Arial"/>
          <w:sz w:val="24"/>
          <w:szCs w:val="24"/>
        </w:rPr>
        <w:t xml:space="preserve">der Deklaration steht etwas von zwei Einheiten einer ‚Dahlbuschbombe‘.“ </w:t>
      </w:r>
    </w:p>
    <w:p w14:paraId="29001960" w14:textId="015EF435"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„Die sind schon komisch, schreiben </w:t>
      </w:r>
      <w:ins w:id="2856" w:author="Lektorat Bauer" w:date="2025-02-28T10:19:00Z" w16du:dateUtc="2025-02-28T09:19:00Z">
        <w:r w:rsidR="00717FE0">
          <w:rPr>
            <w:rFonts w:ascii="Arial" w:hAnsi="Arial" w:cs="Arial"/>
            <w:sz w:val="24"/>
            <w:szCs w:val="24"/>
          </w:rPr>
          <w:t>‚</w:t>
        </w:r>
      </w:ins>
      <w:r w:rsidRPr="00944672">
        <w:rPr>
          <w:rFonts w:ascii="Arial" w:hAnsi="Arial" w:cs="Arial"/>
          <w:sz w:val="24"/>
          <w:szCs w:val="24"/>
        </w:rPr>
        <w:t>Bombe</w:t>
      </w:r>
      <w:ins w:id="2857" w:author="Lektorat Bauer" w:date="2025-02-28T10:19:00Z" w16du:dateUtc="2025-02-28T09:19:00Z">
        <w:r w:rsidR="00717FE0">
          <w:rPr>
            <w:rFonts w:ascii="Arial" w:hAnsi="Arial" w:cs="Arial"/>
            <w:sz w:val="24"/>
            <w:szCs w:val="24"/>
          </w:rPr>
          <w:t>‘</w:t>
        </w:r>
      </w:ins>
      <w:r w:rsidRPr="00944672">
        <w:rPr>
          <w:rFonts w:ascii="Arial" w:hAnsi="Arial" w:cs="Arial"/>
          <w:sz w:val="24"/>
          <w:szCs w:val="24"/>
        </w:rPr>
        <w:t xml:space="preserve"> auf die Deklaration und wundern sich, dass wir genauer hinschauen.“ </w:t>
      </w:r>
    </w:p>
    <w:p w14:paraId="03DA4222" w14:textId="5535A75D" w:rsidR="00944672" w:rsidRPr="00944672" w:rsidDel="00717FE0" w:rsidRDefault="00944672" w:rsidP="00623B68">
      <w:pPr>
        <w:autoSpaceDE w:val="0"/>
        <w:autoSpaceDN w:val="0"/>
        <w:adjustRightInd w:val="0"/>
        <w:spacing w:after="0" w:line="360" w:lineRule="auto"/>
        <w:ind w:firstLine="227"/>
        <w:jc w:val="both"/>
        <w:rPr>
          <w:del w:id="2858" w:author="Lektorat Bauer" w:date="2025-02-28T10:20:00Z" w16du:dateUtc="2025-02-28T09:20:00Z"/>
          <w:rFonts w:ascii="Arial" w:hAnsi="Arial" w:cs="Arial"/>
          <w:sz w:val="24"/>
          <w:szCs w:val="24"/>
        </w:rPr>
      </w:pPr>
      <w:r w:rsidRPr="00944672">
        <w:rPr>
          <w:rFonts w:ascii="Arial" w:hAnsi="Arial" w:cs="Arial"/>
          <w:sz w:val="24"/>
          <w:szCs w:val="24"/>
        </w:rPr>
        <w:t>Die Dahlbuschbombe ist ein Rettungsgerät, das im Mai 1955 in Deutschland das erste Mal eingesetzt wurde, um verschüttete Bergarbeiter zu befreien</w:t>
      </w:r>
      <w:del w:id="2859" w:author="Lektorat Bauer" w:date="2025-02-28T10:20:00Z" w16du:dateUtc="2025-02-28T09:20:00Z">
        <w:r w:rsidRPr="00944672" w:rsidDel="00717FE0">
          <w:rPr>
            <w:rFonts w:ascii="Arial" w:hAnsi="Arial" w:cs="Arial"/>
            <w:sz w:val="24"/>
            <w:szCs w:val="24"/>
          </w:rPr>
          <w:delText xml:space="preserve">. Der letzte große Einsatz </w:delText>
        </w:r>
        <w:commentRangeStart w:id="2860"/>
        <w:r w:rsidRPr="00944672" w:rsidDel="00717FE0">
          <w:rPr>
            <w:rFonts w:ascii="Arial" w:hAnsi="Arial" w:cs="Arial"/>
            <w:sz w:val="24"/>
            <w:szCs w:val="24"/>
          </w:rPr>
          <w:delText xml:space="preserve">war in Chile, wo ein ähnliches Verfahren eingesetzt wurde. </w:delText>
        </w:r>
      </w:del>
    </w:p>
    <w:p w14:paraId="6727D18D" w14:textId="07A8D6D6" w:rsidR="00944672" w:rsidRPr="00944672" w:rsidRDefault="00944672" w:rsidP="00717FE0">
      <w:pPr>
        <w:autoSpaceDE w:val="0"/>
        <w:autoSpaceDN w:val="0"/>
        <w:adjustRightInd w:val="0"/>
        <w:spacing w:after="0" w:line="360" w:lineRule="auto"/>
        <w:ind w:firstLine="227"/>
        <w:jc w:val="both"/>
        <w:rPr>
          <w:rFonts w:ascii="Arial" w:hAnsi="Arial" w:cs="Arial"/>
          <w:sz w:val="24"/>
          <w:szCs w:val="24"/>
        </w:rPr>
      </w:pPr>
      <w:del w:id="2861" w:author="Lektorat Bauer" w:date="2025-02-28T10:20:00Z" w16du:dateUtc="2025-02-28T09:20:00Z">
        <w:r w:rsidRPr="00944672" w:rsidDel="00717FE0">
          <w:rPr>
            <w:rFonts w:ascii="Arial" w:hAnsi="Arial" w:cs="Arial"/>
            <w:sz w:val="24"/>
            <w:szCs w:val="24"/>
          </w:rPr>
          <w:delText xml:space="preserve">Dahlbuschbombe heißt das Rettungsgerät, weil es bei der Zeche Dahlbusch das erste Mal zum Einsatz kam </w:delText>
        </w:r>
      </w:del>
      <w:commentRangeEnd w:id="2860"/>
      <w:r w:rsidR="00717FE0">
        <w:rPr>
          <w:rStyle w:val="Kommentarzeichen"/>
        </w:rPr>
        <w:commentReference w:id="2860"/>
      </w:r>
      <w:del w:id="2862" w:author="Lektorat Bauer" w:date="2025-02-28T10:20:00Z" w16du:dateUtc="2025-02-28T09:20:00Z">
        <w:r w:rsidRPr="00944672" w:rsidDel="00717FE0">
          <w:rPr>
            <w:rFonts w:ascii="Arial" w:hAnsi="Arial" w:cs="Arial"/>
            <w:sz w:val="24"/>
            <w:szCs w:val="24"/>
          </w:rPr>
          <w:delText>und</w:delText>
        </w:r>
      </w:del>
      <w:ins w:id="2863" w:author="Lektorat Bauer" w:date="2025-02-28T10:20:00Z" w16du:dateUtc="2025-02-28T09:20:00Z">
        <w:r w:rsidR="00717FE0">
          <w:rPr>
            <w:rFonts w:ascii="Arial" w:hAnsi="Arial" w:cs="Arial"/>
            <w:sz w:val="24"/>
            <w:szCs w:val="24"/>
          </w:rPr>
          <w:t>.</w:t>
        </w:r>
      </w:ins>
      <w:r w:rsidRPr="00944672">
        <w:rPr>
          <w:rFonts w:ascii="Arial" w:hAnsi="Arial" w:cs="Arial"/>
          <w:sz w:val="24"/>
          <w:szCs w:val="24"/>
        </w:rPr>
        <w:t xml:space="preserve"> „Bombe“ hat die Presse </w:t>
      </w:r>
      <w:del w:id="2864" w:author="Lektorat Bauer" w:date="2025-02-28T10:21:00Z" w16du:dateUtc="2025-02-28T09:21:00Z">
        <w:r w:rsidRPr="00944672" w:rsidDel="00717FE0">
          <w:rPr>
            <w:rFonts w:ascii="Arial" w:hAnsi="Arial" w:cs="Arial"/>
            <w:sz w:val="24"/>
            <w:szCs w:val="24"/>
          </w:rPr>
          <w:delText xml:space="preserve">es </w:delText>
        </w:r>
      </w:del>
      <w:ins w:id="2865" w:author="Lektorat Bauer" w:date="2025-02-28T10:21:00Z" w16du:dateUtc="2025-02-28T09:21:00Z">
        <w:r w:rsidR="00717FE0">
          <w:rPr>
            <w:rFonts w:ascii="Arial" w:hAnsi="Arial" w:cs="Arial"/>
            <w:sz w:val="24"/>
            <w:szCs w:val="24"/>
          </w:rPr>
          <w:t>sie</w:t>
        </w:r>
        <w:r w:rsidR="00717FE0" w:rsidRPr="00944672">
          <w:rPr>
            <w:rFonts w:ascii="Arial" w:hAnsi="Arial" w:cs="Arial"/>
            <w:sz w:val="24"/>
            <w:szCs w:val="24"/>
          </w:rPr>
          <w:t xml:space="preserve"> </w:t>
        </w:r>
      </w:ins>
      <w:r w:rsidRPr="00944672">
        <w:rPr>
          <w:rFonts w:ascii="Arial" w:hAnsi="Arial" w:cs="Arial"/>
          <w:sz w:val="24"/>
          <w:szCs w:val="24"/>
        </w:rPr>
        <w:t xml:space="preserve">genannt, weil </w:t>
      </w:r>
      <w:del w:id="2866" w:author="Lektorat Bauer" w:date="2025-02-28T10:21:00Z" w16du:dateUtc="2025-02-28T09:21:00Z">
        <w:r w:rsidRPr="00944672" w:rsidDel="00717FE0">
          <w:rPr>
            <w:rFonts w:ascii="Arial" w:hAnsi="Arial" w:cs="Arial"/>
            <w:sz w:val="24"/>
            <w:szCs w:val="24"/>
          </w:rPr>
          <w:delText xml:space="preserve">es </w:delText>
        </w:r>
      </w:del>
      <w:ins w:id="2867" w:author="Lektorat Bauer" w:date="2025-02-28T10:21:00Z" w16du:dateUtc="2025-02-28T09:21:00Z">
        <w:r w:rsidR="00717FE0">
          <w:rPr>
            <w:rFonts w:ascii="Arial" w:hAnsi="Arial" w:cs="Arial"/>
            <w:sz w:val="24"/>
            <w:szCs w:val="24"/>
          </w:rPr>
          <w:t>sie</w:t>
        </w:r>
        <w:r w:rsidR="00717FE0" w:rsidRPr="00944672">
          <w:rPr>
            <w:rFonts w:ascii="Arial" w:hAnsi="Arial" w:cs="Arial"/>
            <w:sz w:val="24"/>
            <w:szCs w:val="24"/>
          </w:rPr>
          <w:t xml:space="preserve"> </w:t>
        </w:r>
      </w:ins>
      <w:r w:rsidRPr="00944672">
        <w:rPr>
          <w:rFonts w:ascii="Arial" w:hAnsi="Arial" w:cs="Arial"/>
          <w:sz w:val="24"/>
          <w:szCs w:val="24"/>
        </w:rPr>
        <w:t xml:space="preserve">ein langer Zylinder </w:t>
      </w:r>
      <w:del w:id="2868" w:author="Lektorat Bauer" w:date="2025-02-28T10:20:00Z" w16du:dateUtc="2025-02-28T09:20:00Z">
        <w:r w:rsidRPr="00944672" w:rsidDel="00717FE0">
          <w:rPr>
            <w:rFonts w:ascii="Arial" w:hAnsi="Arial" w:cs="Arial"/>
            <w:sz w:val="24"/>
            <w:szCs w:val="24"/>
          </w:rPr>
          <w:delText>war</w:delText>
        </w:r>
      </w:del>
      <w:ins w:id="2869" w:author="Lektorat Bauer" w:date="2025-02-28T10:20:00Z" w16du:dateUtc="2025-02-28T09:20:00Z">
        <w:r w:rsidR="00717FE0">
          <w:rPr>
            <w:rFonts w:ascii="Arial" w:hAnsi="Arial" w:cs="Arial"/>
            <w:sz w:val="24"/>
            <w:szCs w:val="24"/>
          </w:rPr>
          <w:t>ist</w:t>
        </w:r>
      </w:ins>
      <w:r w:rsidRPr="00944672">
        <w:rPr>
          <w:rFonts w:ascii="Arial" w:hAnsi="Arial" w:cs="Arial"/>
          <w:sz w:val="24"/>
          <w:szCs w:val="24"/>
        </w:rPr>
        <w:t xml:space="preserve">. Die Dahlbuschbombe ist, je nach Bauart, ca. 2,50 Meter lang (bzw. Hoch) aber nur, in der ersten Version, 40 cm Umfang, also rund 38 cm für die Schulterbreite. </w:t>
      </w:r>
      <w:r w:rsidRPr="00944672">
        <w:rPr>
          <w:rFonts w:ascii="Arial" w:hAnsi="Arial" w:cs="Arial"/>
          <w:sz w:val="24"/>
          <w:szCs w:val="24"/>
        </w:rPr>
        <w:lastRenderedPageBreak/>
        <w:t xml:space="preserve">Oberhalb der Person, die in der Röhre transportiert wurde, </w:t>
      </w:r>
      <w:del w:id="2870" w:author="Lektorat Bauer" w:date="2025-02-28T10:21:00Z" w16du:dateUtc="2025-02-28T09:21:00Z">
        <w:r w:rsidRPr="00944672" w:rsidDel="00717FE0">
          <w:rPr>
            <w:rFonts w:ascii="Arial" w:hAnsi="Arial" w:cs="Arial"/>
            <w:sz w:val="24"/>
            <w:szCs w:val="24"/>
          </w:rPr>
          <w:delText xml:space="preserve">war </w:delText>
        </w:r>
      </w:del>
      <w:ins w:id="2871" w:author="Lektorat Bauer" w:date="2025-02-28T10:21:00Z" w16du:dateUtc="2025-02-28T09:21:00Z">
        <w:r w:rsidR="00717FE0">
          <w:rPr>
            <w:rFonts w:ascii="Arial" w:hAnsi="Arial" w:cs="Arial"/>
            <w:sz w:val="24"/>
            <w:szCs w:val="24"/>
          </w:rPr>
          <w:t>ist</w:t>
        </w:r>
        <w:r w:rsidR="00717FE0" w:rsidRPr="00944672">
          <w:rPr>
            <w:rFonts w:ascii="Arial" w:hAnsi="Arial" w:cs="Arial"/>
            <w:sz w:val="24"/>
            <w:szCs w:val="24"/>
          </w:rPr>
          <w:t xml:space="preserve"> </w:t>
        </w:r>
      </w:ins>
      <w:r w:rsidRPr="00944672">
        <w:rPr>
          <w:rFonts w:ascii="Arial" w:hAnsi="Arial" w:cs="Arial"/>
          <w:sz w:val="24"/>
          <w:szCs w:val="24"/>
        </w:rPr>
        <w:t xml:space="preserve">Platz für </w:t>
      </w:r>
      <w:ins w:id="2872" w:author="Lektorat Bauer" w:date="2025-02-28T10:21:00Z" w16du:dateUtc="2025-02-28T09:21:00Z">
        <w:r w:rsidR="00717FE0">
          <w:rPr>
            <w:rFonts w:ascii="Arial" w:hAnsi="Arial" w:cs="Arial"/>
            <w:sz w:val="24"/>
            <w:szCs w:val="24"/>
          </w:rPr>
          <w:t xml:space="preserve">die </w:t>
        </w:r>
      </w:ins>
      <w:r w:rsidRPr="00944672">
        <w:rPr>
          <w:rFonts w:ascii="Arial" w:hAnsi="Arial" w:cs="Arial"/>
          <w:sz w:val="24"/>
          <w:szCs w:val="24"/>
        </w:rPr>
        <w:t>Atemluftversorgung vorgesehen.</w:t>
      </w:r>
    </w:p>
    <w:p w14:paraId="0A11E28E" w14:textId="77777777" w:rsidR="00717FE0" w:rsidRDefault="00944672" w:rsidP="00623B68">
      <w:pPr>
        <w:autoSpaceDE w:val="0"/>
        <w:autoSpaceDN w:val="0"/>
        <w:adjustRightInd w:val="0"/>
        <w:spacing w:after="0" w:line="360" w:lineRule="auto"/>
        <w:ind w:firstLine="227"/>
        <w:jc w:val="both"/>
        <w:rPr>
          <w:ins w:id="2873" w:author="Lektorat Bauer" w:date="2025-02-28T10:17:00Z" w16du:dateUtc="2025-02-28T09:17:00Z"/>
          <w:rFonts w:ascii="Arial" w:hAnsi="Arial" w:cs="Arial"/>
          <w:sz w:val="24"/>
          <w:szCs w:val="24"/>
        </w:rPr>
      </w:pPr>
      <w:r w:rsidRPr="00944672">
        <w:rPr>
          <w:rFonts w:ascii="Arial" w:hAnsi="Arial" w:cs="Arial"/>
          <w:sz w:val="24"/>
          <w:szCs w:val="24"/>
        </w:rPr>
        <w:t xml:space="preserve">Bei der Security hatte sich eine erregte Diskussion entwickelt. „Wenn Ihr solche komischen Sachen bringt, warum kommt Ihr dann auf dem letzten Drücker?“ </w:t>
      </w:r>
    </w:p>
    <w:p w14:paraId="63261ADE" w14:textId="77777777" w:rsidR="00717FE0" w:rsidRDefault="00944672" w:rsidP="00623B68">
      <w:pPr>
        <w:autoSpaceDE w:val="0"/>
        <w:autoSpaceDN w:val="0"/>
        <w:adjustRightInd w:val="0"/>
        <w:spacing w:after="0" w:line="360" w:lineRule="auto"/>
        <w:ind w:firstLine="227"/>
        <w:jc w:val="both"/>
        <w:rPr>
          <w:ins w:id="2874" w:author="Lektorat Bauer" w:date="2025-02-28T10:17:00Z" w16du:dateUtc="2025-02-28T09:17:00Z"/>
          <w:rFonts w:ascii="Arial" w:hAnsi="Arial" w:cs="Arial"/>
          <w:sz w:val="24"/>
          <w:szCs w:val="24"/>
        </w:rPr>
      </w:pPr>
      <w:r w:rsidRPr="00944672">
        <w:rPr>
          <w:rFonts w:ascii="Arial" w:hAnsi="Arial" w:cs="Arial"/>
          <w:sz w:val="24"/>
          <w:szCs w:val="24"/>
        </w:rPr>
        <w:t xml:space="preserve">„Ist doch gar nicht wahr! Wir stehen doch schon seit 21:00 Uhr in der Warteschlange. Ihr habt uns, nicht vorgelassen, obwohl wir das Euch gesagt hatten.“ </w:t>
      </w:r>
    </w:p>
    <w:p w14:paraId="4720C299" w14:textId="77777777" w:rsidR="00717FE0" w:rsidRDefault="00944672" w:rsidP="00623B68">
      <w:pPr>
        <w:autoSpaceDE w:val="0"/>
        <w:autoSpaceDN w:val="0"/>
        <w:adjustRightInd w:val="0"/>
        <w:spacing w:after="0" w:line="360" w:lineRule="auto"/>
        <w:ind w:firstLine="227"/>
        <w:jc w:val="both"/>
        <w:rPr>
          <w:ins w:id="2875" w:author="Lektorat Bauer" w:date="2025-02-28T10:17:00Z" w16du:dateUtc="2025-02-28T09:17:00Z"/>
          <w:rFonts w:ascii="Arial" w:hAnsi="Arial" w:cs="Arial"/>
          <w:sz w:val="24"/>
          <w:szCs w:val="24"/>
        </w:rPr>
      </w:pPr>
      <w:r w:rsidRPr="00944672">
        <w:rPr>
          <w:rFonts w:ascii="Arial" w:hAnsi="Arial" w:cs="Arial"/>
          <w:sz w:val="24"/>
          <w:szCs w:val="24"/>
        </w:rPr>
        <w:t xml:space="preserve">„Streiten hilft jetzt auch nicht mehr! Was habt Ihr noch auf der Palette?“ </w:t>
      </w:r>
    </w:p>
    <w:p w14:paraId="373C3C4D" w14:textId="77777777" w:rsidR="00717FE0" w:rsidRDefault="00944672" w:rsidP="00623B68">
      <w:pPr>
        <w:autoSpaceDE w:val="0"/>
        <w:autoSpaceDN w:val="0"/>
        <w:adjustRightInd w:val="0"/>
        <w:spacing w:after="0" w:line="360" w:lineRule="auto"/>
        <w:ind w:firstLine="227"/>
        <w:jc w:val="both"/>
        <w:rPr>
          <w:ins w:id="2876" w:author="Lektorat Bauer" w:date="2025-02-28T10:18:00Z" w16du:dateUtc="2025-02-28T09:18:00Z"/>
          <w:rFonts w:ascii="Arial" w:hAnsi="Arial" w:cs="Arial"/>
          <w:sz w:val="24"/>
          <w:szCs w:val="24"/>
        </w:rPr>
      </w:pPr>
      <w:r w:rsidRPr="00944672">
        <w:rPr>
          <w:rFonts w:ascii="Arial" w:hAnsi="Arial" w:cs="Arial"/>
          <w:sz w:val="24"/>
          <w:szCs w:val="24"/>
        </w:rPr>
        <w:t>„Das sind alles Utensilien, die für eine Bergarbeiter-Bergung in China benötigt werden. Wir sind einzigen, die eine 60</w:t>
      </w:r>
      <w:ins w:id="2877" w:author="Lektorat Bauer" w:date="2025-02-28T10:17:00Z" w16du:dateUtc="2025-02-28T09:17:00Z">
        <w:r w:rsidR="00717FE0">
          <w:rPr>
            <w:rFonts w:ascii="Arial" w:hAnsi="Arial" w:cs="Arial"/>
            <w:sz w:val="24"/>
            <w:szCs w:val="24"/>
          </w:rPr>
          <w:t xml:space="preserve"> Zentimeter</w:t>
        </w:r>
      </w:ins>
      <w:del w:id="2878" w:author="Lektorat Bauer" w:date="2025-02-28T10:17:00Z" w16du:dateUtc="2025-02-28T09:17:00Z">
        <w:r w:rsidRPr="00944672" w:rsidDel="00717FE0">
          <w:rPr>
            <w:rFonts w:ascii="Arial" w:hAnsi="Arial" w:cs="Arial"/>
            <w:sz w:val="24"/>
            <w:szCs w:val="24"/>
          </w:rPr>
          <w:delText>cm</w:delText>
        </w:r>
      </w:del>
      <w:r w:rsidRPr="00944672">
        <w:rPr>
          <w:rFonts w:ascii="Arial" w:hAnsi="Arial" w:cs="Arial"/>
          <w:sz w:val="24"/>
          <w:szCs w:val="24"/>
        </w:rPr>
        <w:t xml:space="preserve"> Röhre verfügbar haben, und wir haben alles an Materialien auf die Palette getan, was die brauchen könnten.“ Er zeigte auf die unteren Metallbehälter</w:t>
      </w:r>
      <w:ins w:id="2879" w:author="Lektorat Bauer" w:date="2025-02-28T10:18:00Z" w16du:dateUtc="2025-02-28T09:18:00Z">
        <w:r w:rsidR="00717FE0">
          <w:rPr>
            <w:rFonts w:ascii="Arial" w:hAnsi="Arial" w:cs="Arial"/>
            <w:sz w:val="24"/>
            <w:szCs w:val="24"/>
          </w:rPr>
          <w:t>.</w:t>
        </w:r>
      </w:ins>
      <w:del w:id="2880" w:author="Lektorat Bauer" w:date="2025-02-28T10:18:00Z" w16du:dateUtc="2025-02-28T09:18:00Z">
        <w:r w:rsidRPr="00944672" w:rsidDel="00717FE0">
          <w:rPr>
            <w:rFonts w:ascii="Arial" w:hAnsi="Arial" w:cs="Arial"/>
            <w:sz w:val="24"/>
            <w:szCs w:val="24"/>
          </w:rPr>
          <w:delText>,</w:delText>
        </w:r>
      </w:del>
      <w:r w:rsidRPr="00944672">
        <w:rPr>
          <w:rFonts w:ascii="Arial" w:hAnsi="Arial" w:cs="Arial"/>
          <w:sz w:val="24"/>
          <w:szCs w:val="24"/>
        </w:rPr>
        <w:t xml:space="preserve"> „Die großen Kisten da unten, auf denen die Zylinder liegen, dienen als Ladehilfe. Die Kettenglieder</w:t>
      </w:r>
      <w:del w:id="2881" w:author="Lektorat Bauer" w:date="2025-02-28T10:18:00Z" w16du:dateUtc="2025-02-28T09:18:00Z">
        <w:r w:rsidRPr="00944672" w:rsidDel="00717FE0">
          <w:rPr>
            <w:rFonts w:ascii="Arial" w:hAnsi="Arial" w:cs="Arial"/>
            <w:sz w:val="24"/>
            <w:szCs w:val="24"/>
          </w:rPr>
          <w:delText>,</w:delText>
        </w:r>
      </w:del>
      <w:r w:rsidRPr="00944672">
        <w:rPr>
          <w:rFonts w:ascii="Arial" w:hAnsi="Arial" w:cs="Arial"/>
          <w:sz w:val="24"/>
          <w:szCs w:val="24"/>
        </w:rPr>
        <w:t xml:space="preserve"> sind Adapter, weil keiner genau weiß, was in China an Gerät an der Rettungsstelle verfügbar hat.“ </w:t>
      </w:r>
    </w:p>
    <w:p w14:paraId="3DFCA870" w14:textId="77777777" w:rsidR="00717FE0" w:rsidRDefault="00944672" w:rsidP="00623B68">
      <w:pPr>
        <w:autoSpaceDE w:val="0"/>
        <w:autoSpaceDN w:val="0"/>
        <w:adjustRightInd w:val="0"/>
        <w:spacing w:after="0" w:line="360" w:lineRule="auto"/>
        <w:ind w:firstLine="227"/>
        <w:jc w:val="both"/>
        <w:rPr>
          <w:ins w:id="2882" w:author="Lektorat Bauer" w:date="2025-02-28T10:18:00Z" w16du:dateUtc="2025-02-28T09:18:00Z"/>
          <w:rFonts w:ascii="Arial" w:hAnsi="Arial" w:cs="Arial"/>
          <w:sz w:val="24"/>
          <w:szCs w:val="24"/>
        </w:rPr>
      </w:pPr>
      <w:r w:rsidRPr="00944672">
        <w:rPr>
          <w:rFonts w:ascii="Arial" w:hAnsi="Arial" w:cs="Arial"/>
          <w:sz w:val="24"/>
          <w:szCs w:val="24"/>
        </w:rPr>
        <w:t xml:space="preserve">„Oh, schon wieder ein Unglück?“ </w:t>
      </w:r>
    </w:p>
    <w:p w14:paraId="7D9F0372" w14:textId="3E32089A"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„Ja, aber das weiß noch keiner, also nicht weitersagen</w:t>
      </w:r>
      <w:del w:id="2883" w:author="Lektorat Bauer" w:date="2025-02-28T10:18:00Z" w16du:dateUtc="2025-02-28T09:18:00Z">
        <w:r w:rsidRPr="00944672" w:rsidDel="00717FE0">
          <w:rPr>
            <w:rFonts w:ascii="Arial" w:hAnsi="Arial" w:cs="Arial"/>
            <w:sz w:val="24"/>
            <w:szCs w:val="24"/>
          </w:rPr>
          <w:delText>.</w:delText>
        </w:r>
      </w:del>
      <w:r w:rsidRPr="00944672">
        <w:rPr>
          <w:rFonts w:ascii="Arial" w:hAnsi="Arial" w:cs="Arial"/>
          <w:sz w:val="24"/>
          <w:szCs w:val="24"/>
        </w:rPr>
        <w:t>“</w:t>
      </w:r>
      <w:ins w:id="2884" w:author="Lektorat Bauer" w:date="2025-02-28T10:18:00Z" w16du:dateUtc="2025-02-28T09:18:00Z">
        <w:r w:rsidR="00717FE0">
          <w:rPr>
            <w:rFonts w:ascii="Arial" w:hAnsi="Arial" w:cs="Arial"/>
            <w:sz w:val="24"/>
            <w:szCs w:val="24"/>
          </w:rPr>
          <w:t>, s</w:t>
        </w:r>
      </w:ins>
      <w:del w:id="2885" w:author="Lektorat Bauer" w:date="2025-02-28T10:18:00Z" w16du:dateUtc="2025-02-28T09:18:00Z">
        <w:r w:rsidRPr="00944672" w:rsidDel="00717FE0">
          <w:rPr>
            <w:rFonts w:ascii="Arial" w:hAnsi="Arial" w:cs="Arial"/>
            <w:sz w:val="24"/>
            <w:szCs w:val="24"/>
          </w:rPr>
          <w:delText>S</w:delText>
        </w:r>
      </w:del>
      <w:r w:rsidRPr="00944672">
        <w:rPr>
          <w:rFonts w:ascii="Arial" w:hAnsi="Arial" w:cs="Arial"/>
          <w:sz w:val="24"/>
          <w:szCs w:val="24"/>
        </w:rPr>
        <w:t>agte der Fahrer mit verschwörerischer Mine, „</w:t>
      </w:r>
      <w:ins w:id="2886" w:author="Lektorat Bauer" w:date="2025-02-28T10:18:00Z" w16du:dateUtc="2025-02-28T09:18:00Z">
        <w:r w:rsidR="00717FE0">
          <w:rPr>
            <w:rFonts w:ascii="Arial" w:hAnsi="Arial" w:cs="Arial"/>
            <w:sz w:val="24"/>
            <w:szCs w:val="24"/>
          </w:rPr>
          <w:t>d</w:t>
        </w:r>
      </w:ins>
      <w:del w:id="2887" w:author="Lektorat Bauer" w:date="2025-02-28T10:18:00Z" w16du:dateUtc="2025-02-28T09:18:00Z">
        <w:r w:rsidRPr="00944672" w:rsidDel="00717FE0">
          <w:rPr>
            <w:rFonts w:ascii="Arial" w:hAnsi="Arial" w:cs="Arial"/>
            <w:sz w:val="24"/>
            <w:szCs w:val="24"/>
          </w:rPr>
          <w:delText>D</w:delText>
        </w:r>
      </w:del>
      <w:r w:rsidRPr="00944672">
        <w:rPr>
          <w:rFonts w:ascii="Arial" w:hAnsi="Arial" w:cs="Arial"/>
          <w:sz w:val="24"/>
          <w:szCs w:val="24"/>
        </w:rPr>
        <w:t xml:space="preserve">eswegen hat der Chef uns auch zu zweit und den Trainee hier geschickt, damit wir die Palette wieder verzurren können, wenn </w:t>
      </w:r>
      <w:ins w:id="2888" w:author="Lektorat Bauer" w:date="2025-02-28T10:18:00Z" w16du:dateUtc="2025-02-28T09:18:00Z">
        <w:r w:rsidR="00717FE0">
          <w:rPr>
            <w:rFonts w:ascii="Arial" w:hAnsi="Arial" w:cs="Arial"/>
            <w:sz w:val="24"/>
            <w:szCs w:val="24"/>
          </w:rPr>
          <w:t>i</w:t>
        </w:r>
      </w:ins>
      <w:del w:id="2889" w:author="Lektorat Bauer" w:date="2025-02-28T10:18:00Z" w16du:dateUtc="2025-02-28T09:18:00Z">
        <w:r w:rsidRPr="00944672" w:rsidDel="00717FE0">
          <w:rPr>
            <w:rFonts w:ascii="Arial" w:hAnsi="Arial" w:cs="Arial"/>
            <w:sz w:val="24"/>
            <w:szCs w:val="24"/>
          </w:rPr>
          <w:delText>I</w:delText>
        </w:r>
      </w:del>
      <w:r w:rsidRPr="00944672">
        <w:rPr>
          <w:rFonts w:ascii="Arial" w:hAnsi="Arial" w:cs="Arial"/>
          <w:sz w:val="24"/>
          <w:szCs w:val="24"/>
        </w:rPr>
        <w:t>hr hier mit dem Sicherheitscheck durch seid.“</w:t>
      </w:r>
    </w:p>
    <w:p w14:paraId="58542041" w14:textId="4C561ED1"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Erst ein paar Tage später</w:t>
      </w:r>
      <w:del w:id="2890" w:author="Lektorat Bauer" w:date="2025-02-28T10:18:00Z" w16du:dateUtc="2025-02-28T09:18:00Z">
        <w:r w:rsidRPr="00944672" w:rsidDel="00717FE0">
          <w:rPr>
            <w:rFonts w:ascii="Arial" w:hAnsi="Arial" w:cs="Arial"/>
            <w:sz w:val="24"/>
            <w:szCs w:val="24"/>
          </w:rPr>
          <w:delText>,</w:delText>
        </w:r>
      </w:del>
      <w:r w:rsidRPr="00944672">
        <w:rPr>
          <w:rFonts w:ascii="Arial" w:hAnsi="Arial" w:cs="Arial"/>
          <w:sz w:val="24"/>
          <w:szCs w:val="24"/>
        </w:rPr>
        <w:t xml:space="preserve"> wurde bemerkt, dass drei Mann gar nicht notwendig gewesen wären, und dass der Truck tatsächlich etwas spät angekommen </w:t>
      </w:r>
      <w:del w:id="2891" w:author="Lektorat Bauer" w:date="2025-02-28T10:18:00Z" w16du:dateUtc="2025-02-28T09:18:00Z">
        <w:r w:rsidRPr="00944672" w:rsidDel="00717FE0">
          <w:rPr>
            <w:rFonts w:ascii="Arial" w:hAnsi="Arial" w:cs="Arial"/>
            <w:sz w:val="24"/>
            <w:szCs w:val="24"/>
          </w:rPr>
          <w:delText>ist</w:delText>
        </w:r>
      </w:del>
      <w:ins w:id="2892" w:author="Lektorat Bauer" w:date="2025-02-28T10:18:00Z" w16du:dateUtc="2025-02-28T09:18:00Z">
        <w:r w:rsidR="00717FE0">
          <w:rPr>
            <w:rFonts w:ascii="Arial" w:hAnsi="Arial" w:cs="Arial"/>
            <w:sz w:val="24"/>
            <w:szCs w:val="24"/>
          </w:rPr>
          <w:t>war</w:t>
        </w:r>
      </w:ins>
      <w:r w:rsidRPr="00944672">
        <w:rPr>
          <w:rFonts w:ascii="Arial" w:hAnsi="Arial" w:cs="Arial"/>
          <w:sz w:val="24"/>
          <w:szCs w:val="24"/>
        </w:rPr>
        <w:t>. Luftfracht soll bis vier Stunden vor Abflug am Flughafen sein, damit die Sicherheit gewährleistet werden kann. Dass drei Personen bei der Fracht waren, war zwar ungewöhnlich, fiel aber bei der Kontrolle nicht auf, insbesondere, da alle drei mit gültigen Flughafenausweisen ausgestattet waren.</w:t>
      </w:r>
    </w:p>
    <w:p w14:paraId="2E66308F"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Als die Kontrolle erledigt war, gingen die drei Mitarbeiter der Spedition, </w:t>
      </w:r>
      <w:r w:rsidRPr="00944672">
        <w:rPr>
          <w:rFonts w:ascii="Arial" w:hAnsi="Arial" w:cs="Arial"/>
          <w:noProof/>
          <w:sz w:val="24"/>
          <w:szCs w:val="24"/>
        </w:rPr>
        <w:t>LTTC</w:t>
      </w:r>
      <w:r w:rsidRPr="00944672">
        <w:rPr>
          <w:rFonts w:ascii="Arial" w:hAnsi="Arial" w:cs="Arial"/>
          <w:sz w:val="24"/>
          <w:szCs w:val="24"/>
        </w:rPr>
        <w:t xml:space="preserve"> </w:t>
      </w:r>
      <w:r w:rsidRPr="00944672">
        <w:rPr>
          <w:rFonts w:ascii="Arial" w:hAnsi="Arial" w:cs="Arial"/>
          <w:noProof/>
          <w:sz w:val="24"/>
          <w:szCs w:val="24"/>
        </w:rPr>
        <w:t>International</w:t>
      </w:r>
      <w:r w:rsidRPr="00944672">
        <w:rPr>
          <w:rFonts w:ascii="Arial" w:hAnsi="Arial" w:cs="Arial"/>
          <w:sz w:val="24"/>
          <w:szCs w:val="24"/>
        </w:rPr>
        <w:t>, an die Arbeit, um die Fracht wieder mit einem Sicherheitsnetz zu sichern. Einer der Mitarbeiter, deutlich als Trainee zu erkennen, stellte sich recht unbeholfen an, und das Netz ließ sich nicht spannen.</w:t>
      </w:r>
    </w:p>
    <w:p w14:paraId="2161BAB6"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„Ihr könnt das Netz auch drüben bei MH Cargo-City spannen. Ihr haltet hier alles auf.“</w:t>
      </w:r>
    </w:p>
    <w:p w14:paraId="3D44AD03" w14:textId="4A383EA0"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Gesagt getan</w:t>
      </w:r>
      <w:ins w:id="2893" w:author="Lektorat Bauer" w:date="2025-02-28T10:19:00Z" w16du:dateUtc="2025-02-28T09:19:00Z">
        <w:r w:rsidR="00717FE0">
          <w:rPr>
            <w:rFonts w:ascii="Arial" w:hAnsi="Arial" w:cs="Arial"/>
            <w:sz w:val="24"/>
            <w:szCs w:val="24"/>
          </w:rPr>
          <w:t>.</w:t>
        </w:r>
      </w:ins>
      <w:del w:id="2894" w:author="Lektorat Bauer" w:date="2025-02-28T10:19:00Z" w16du:dateUtc="2025-02-28T09:19:00Z">
        <w:r w:rsidRPr="00944672" w:rsidDel="00717FE0">
          <w:rPr>
            <w:rFonts w:ascii="Arial" w:hAnsi="Arial" w:cs="Arial"/>
            <w:sz w:val="24"/>
            <w:szCs w:val="24"/>
          </w:rPr>
          <w:delText>,</w:delText>
        </w:r>
      </w:del>
      <w:r w:rsidRPr="00944672">
        <w:rPr>
          <w:rFonts w:ascii="Arial" w:hAnsi="Arial" w:cs="Arial"/>
          <w:sz w:val="24"/>
          <w:szCs w:val="24"/>
        </w:rPr>
        <w:t xml:space="preserve"> </w:t>
      </w:r>
      <w:ins w:id="2895" w:author="Lektorat Bauer" w:date="2025-02-28T10:19:00Z" w16du:dateUtc="2025-02-28T09:19:00Z">
        <w:r w:rsidR="00717FE0">
          <w:rPr>
            <w:rFonts w:ascii="Arial" w:hAnsi="Arial" w:cs="Arial"/>
            <w:sz w:val="24"/>
            <w:szCs w:val="24"/>
          </w:rPr>
          <w:t>D</w:t>
        </w:r>
      </w:ins>
      <w:del w:id="2896" w:author="Lektorat Bauer" w:date="2025-02-28T10:19:00Z" w16du:dateUtc="2025-02-28T09:19:00Z">
        <w:r w:rsidRPr="00944672" w:rsidDel="00717FE0">
          <w:rPr>
            <w:rFonts w:ascii="Arial" w:hAnsi="Arial" w:cs="Arial"/>
            <w:sz w:val="24"/>
            <w:szCs w:val="24"/>
          </w:rPr>
          <w:delText>d</w:delText>
        </w:r>
      </w:del>
      <w:r w:rsidRPr="00944672">
        <w:rPr>
          <w:rFonts w:ascii="Arial" w:hAnsi="Arial" w:cs="Arial"/>
          <w:sz w:val="24"/>
          <w:szCs w:val="24"/>
        </w:rPr>
        <w:t xml:space="preserve">ie Palette wurde wieder in den Truck verladen und dann fuhren </w:t>
      </w:r>
      <w:ins w:id="2897" w:author="Lektorat Bauer" w:date="2025-02-28T10:19:00Z" w16du:dateUtc="2025-02-28T09:19:00Z">
        <w:r w:rsidR="00717FE0">
          <w:rPr>
            <w:rFonts w:ascii="Arial" w:hAnsi="Arial" w:cs="Arial"/>
            <w:sz w:val="24"/>
            <w:szCs w:val="24"/>
          </w:rPr>
          <w:t xml:space="preserve">sie </w:t>
        </w:r>
      </w:ins>
      <w:r w:rsidRPr="00944672">
        <w:rPr>
          <w:rFonts w:ascii="Arial" w:hAnsi="Arial" w:cs="Arial"/>
          <w:sz w:val="24"/>
          <w:szCs w:val="24"/>
        </w:rPr>
        <w:t xml:space="preserve">mit dem </w:t>
      </w:r>
      <w:r w:rsidRPr="00944672">
        <w:rPr>
          <w:rFonts w:ascii="Arial" w:hAnsi="Arial" w:cs="Arial"/>
          <w:noProof/>
          <w:sz w:val="24"/>
          <w:szCs w:val="24"/>
        </w:rPr>
        <w:t>LTTC-Truck</w:t>
      </w:r>
      <w:r w:rsidRPr="00944672">
        <w:rPr>
          <w:rFonts w:ascii="Arial" w:hAnsi="Arial" w:cs="Arial"/>
          <w:sz w:val="24"/>
          <w:szCs w:val="24"/>
        </w:rPr>
        <w:t xml:space="preserve"> zur MH-Cargo</w:t>
      </w:r>
      <w:ins w:id="2898" w:author="Lektorat Bauer" w:date="2025-02-28T10:19:00Z" w16du:dateUtc="2025-02-28T09:19:00Z">
        <w:r w:rsidR="00717FE0">
          <w:rPr>
            <w:rFonts w:ascii="Arial" w:hAnsi="Arial" w:cs="Arial"/>
            <w:sz w:val="24"/>
            <w:szCs w:val="24"/>
          </w:rPr>
          <w:t>-</w:t>
        </w:r>
      </w:ins>
      <w:del w:id="2899" w:author="Lektorat Bauer" w:date="2025-02-28T10:19:00Z" w16du:dateUtc="2025-02-28T09:19:00Z">
        <w:r w:rsidRPr="00944672" w:rsidDel="00717FE0">
          <w:rPr>
            <w:rFonts w:ascii="Arial" w:hAnsi="Arial" w:cs="Arial"/>
            <w:sz w:val="24"/>
            <w:szCs w:val="24"/>
          </w:rPr>
          <w:delText xml:space="preserve"> </w:delText>
        </w:r>
      </w:del>
      <w:r w:rsidRPr="00944672">
        <w:rPr>
          <w:rFonts w:ascii="Arial" w:hAnsi="Arial" w:cs="Arial"/>
          <w:sz w:val="24"/>
          <w:szCs w:val="24"/>
        </w:rPr>
        <w:t>Halle.</w:t>
      </w:r>
    </w:p>
    <w:p w14:paraId="0EAE1E37"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Amira rief bei Mohammed an, und avisierte die fehlende Fracht.</w:t>
      </w:r>
    </w:p>
    <w:p w14:paraId="48C9DA74" w14:textId="77777777"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p>
    <w:p w14:paraId="02CE7002" w14:textId="77777777" w:rsidR="00944672" w:rsidRPr="00944672" w:rsidRDefault="00944672" w:rsidP="00623B68">
      <w:pPr>
        <w:suppressAutoHyphens/>
        <w:autoSpaceDE w:val="0"/>
        <w:autoSpaceDN w:val="0"/>
        <w:adjustRightInd w:val="0"/>
        <w:spacing w:after="0" w:line="360" w:lineRule="auto"/>
        <w:jc w:val="both"/>
        <w:rPr>
          <w:rFonts w:ascii="Arial" w:hAnsi="Arial" w:cs="Arial"/>
          <w:sz w:val="24"/>
          <w:szCs w:val="24"/>
        </w:rPr>
      </w:pPr>
      <w:r w:rsidRPr="00944672">
        <w:rPr>
          <w:rFonts w:ascii="Arial" w:hAnsi="Arial" w:cs="Arial"/>
          <w:noProof/>
          <w:sz w:val="24"/>
          <w:szCs w:val="24"/>
        </w:rPr>
        <w:t>***</w:t>
      </w:r>
      <w:r w:rsidRPr="00944672">
        <w:rPr>
          <w:rFonts w:ascii="Arial" w:hAnsi="Arial" w:cs="Arial"/>
          <w:sz w:val="24"/>
          <w:szCs w:val="24"/>
        </w:rPr>
        <w:t xml:space="preserve"> </w:t>
      </w:r>
    </w:p>
    <w:p w14:paraId="44ABA45D"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07CD6101"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p>
    <w:p w14:paraId="6D0F05FA"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p>
    <w:p w14:paraId="746544DF"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p>
    <w:p w14:paraId="6C10255B"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p>
    <w:p w14:paraId="4276081F"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commentRangeStart w:id="2900"/>
      <w:commentRangeEnd w:id="2900"/>
      <w:r w:rsidRPr="00944672">
        <w:rPr>
          <w:rFonts w:ascii="Arial" w:hAnsi="Arial" w:cs="Arial"/>
          <w:sz w:val="24"/>
          <w:szCs w:val="24"/>
        </w:rPr>
        <w:commentReference w:id="2900"/>
      </w:r>
      <w:r w:rsidRPr="00944672">
        <w:rPr>
          <w:rFonts w:ascii="Arial" w:hAnsi="Arial" w:cs="Arial"/>
          <w:sz w:val="24"/>
          <w:szCs w:val="24"/>
        </w:rPr>
        <w:t xml:space="preserve">&gt;&gt;&gt; </w:t>
      </w:r>
      <w:r w:rsidRPr="00944672">
        <w:rPr>
          <w:rFonts w:ascii="Arial" w:hAnsi="Arial" w:cs="Arial"/>
          <w:b/>
          <w:bCs/>
          <w:sz w:val="24"/>
          <w:szCs w:val="24"/>
        </w:rPr>
        <w:t xml:space="preserve">Freitag, 07. März 2014, Cargo-City, Flughafen Kuala Lumpur </w:t>
      </w:r>
      <w:r w:rsidRPr="00944672">
        <w:rPr>
          <w:rFonts w:ascii="Arial" w:hAnsi="Arial" w:cs="Arial"/>
          <w:sz w:val="24"/>
          <w:szCs w:val="24"/>
        </w:rPr>
        <w:t>&lt;&lt;&lt;</w:t>
      </w:r>
    </w:p>
    <w:p w14:paraId="4522750A"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77D34CFE" w14:textId="77777777" w:rsidR="00717FE0" w:rsidRDefault="00944672" w:rsidP="00623B68">
      <w:pPr>
        <w:autoSpaceDE w:val="0"/>
        <w:autoSpaceDN w:val="0"/>
        <w:adjustRightInd w:val="0"/>
        <w:spacing w:after="0" w:line="360" w:lineRule="auto"/>
        <w:jc w:val="both"/>
        <w:rPr>
          <w:ins w:id="2901" w:author="Lektorat Bauer" w:date="2025-02-28T10:21:00Z" w16du:dateUtc="2025-02-28T09:21:00Z"/>
          <w:rFonts w:ascii="Arial" w:hAnsi="Arial" w:cs="Arial"/>
          <w:sz w:val="24"/>
          <w:szCs w:val="24"/>
        </w:rPr>
      </w:pPr>
      <w:r w:rsidRPr="00944672">
        <w:rPr>
          <w:rFonts w:ascii="Arial" w:hAnsi="Arial" w:cs="Arial"/>
          <w:sz w:val="24"/>
          <w:szCs w:val="24"/>
        </w:rPr>
        <w:t>„Mann, wo bleibt Ihr denn?“ Mohammed war schon unruhig geworden</w:t>
      </w:r>
      <w:ins w:id="2902" w:author="Lektorat Bauer" w:date="2025-02-28T10:21:00Z" w16du:dateUtc="2025-02-28T09:21:00Z">
        <w:r w:rsidR="00717FE0">
          <w:rPr>
            <w:rFonts w:ascii="Arial" w:hAnsi="Arial" w:cs="Arial"/>
            <w:sz w:val="24"/>
            <w:szCs w:val="24"/>
          </w:rPr>
          <w:t>.</w:t>
        </w:r>
      </w:ins>
      <w:del w:id="2903" w:author="Lektorat Bauer" w:date="2025-02-28T10:21:00Z" w16du:dateUtc="2025-02-28T09:21:00Z">
        <w:r w:rsidRPr="00944672" w:rsidDel="00717FE0">
          <w:rPr>
            <w:rFonts w:ascii="Arial" w:hAnsi="Arial" w:cs="Arial"/>
            <w:sz w:val="24"/>
            <w:szCs w:val="24"/>
          </w:rPr>
          <w:delText>,</w:delText>
        </w:r>
      </w:del>
      <w:r w:rsidRPr="00944672">
        <w:rPr>
          <w:rFonts w:ascii="Arial" w:hAnsi="Arial" w:cs="Arial"/>
          <w:sz w:val="24"/>
          <w:szCs w:val="24"/>
        </w:rPr>
        <w:t xml:space="preserve"> </w:t>
      </w:r>
    </w:p>
    <w:p w14:paraId="1D46CC09" w14:textId="77777777" w:rsidR="00717FE0" w:rsidRDefault="00944672" w:rsidP="00623B68">
      <w:pPr>
        <w:autoSpaceDE w:val="0"/>
        <w:autoSpaceDN w:val="0"/>
        <w:adjustRightInd w:val="0"/>
        <w:spacing w:after="0" w:line="360" w:lineRule="auto"/>
        <w:jc w:val="both"/>
        <w:rPr>
          <w:ins w:id="2904" w:author="Lektorat Bauer" w:date="2025-02-28T10:21:00Z" w16du:dateUtc="2025-02-28T09:21:00Z"/>
          <w:rFonts w:ascii="Arial" w:hAnsi="Arial" w:cs="Arial"/>
          <w:sz w:val="24"/>
          <w:szCs w:val="24"/>
        </w:rPr>
      </w:pPr>
      <w:r w:rsidRPr="00944672">
        <w:rPr>
          <w:rFonts w:ascii="Arial" w:hAnsi="Arial" w:cs="Arial"/>
          <w:sz w:val="24"/>
          <w:szCs w:val="24"/>
        </w:rPr>
        <w:t xml:space="preserve">„Die vorne bei der Security sind heute extrem langsam, da kann ich nix tun.“ </w:t>
      </w:r>
    </w:p>
    <w:p w14:paraId="061BA5C0" w14:textId="77777777" w:rsidR="00717FE0" w:rsidRDefault="00944672" w:rsidP="00623B68">
      <w:pPr>
        <w:autoSpaceDE w:val="0"/>
        <w:autoSpaceDN w:val="0"/>
        <w:adjustRightInd w:val="0"/>
        <w:spacing w:after="0" w:line="360" w:lineRule="auto"/>
        <w:jc w:val="both"/>
        <w:rPr>
          <w:ins w:id="2905" w:author="Lektorat Bauer" w:date="2025-02-28T10:21:00Z" w16du:dateUtc="2025-02-28T09:21:00Z"/>
          <w:rFonts w:ascii="Arial" w:hAnsi="Arial" w:cs="Arial"/>
          <w:sz w:val="24"/>
          <w:szCs w:val="24"/>
        </w:rPr>
      </w:pPr>
      <w:r w:rsidRPr="00944672">
        <w:rPr>
          <w:rFonts w:ascii="Arial" w:hAnsi="Arial" w:cs="Arial"/>
          <w:sz w:val="24"/>
          <w:szCs w:val="24"/>
        </w:rPr>
        <w:t xml:space="preserve">„Ich hatte eben auch noch Probleme, das Netz wieder zu sichern, weil die von der Security andauernd Stress gemacht haben. Aber jetzt ist alles </w:t>
      </w:r>
      <w:ins w:id="2906" w:author="Lektorat Bauer" w:date="2025-02-28T10:21:00Z" w16du:dateUtc="2025-02-28T09:21:00Z">
        <w:r w:rsidR="00717FE0">
          <w:rPr>
            <w:rFonts w:ascii="Arial" w:hAnsi="Arial" w:cs="Arial"/>
            <w:sz w:val="24"/>
            <w:szCs w:val="24"/>
          </w:rPr>
          <w:t>ok</w:t>
        </w:r>
      </w:ins>
      <w:del w:id="2907" w:author="Lektorat Bauer" w:date="2025-02-28T10:21:00Z" w16du:dateUtc="2025-02-28T09:21:00Z">
        <w:r w:rsidRPr="00944672" w:rsidDel="00717FE0">
          <w:rPr>
            <w:rFonts w:ascii="Arial" w:hAnsi="Arial" w:cs="Arial"/>
            <w:sz w:val="24"/>
            <w:szCs w:val="24"/>
          </w:rPr>
          <w:delText>OK</w:delText>
        </w:r>
      </w:del>
      <w:r w:rsidRPr="00944672">
        <w:rPr>
          <w:rFonts w:ascii="Arial" w:hAnsi="Arial" w:cs="Arial"/>
          <w:sz w:val="24"/>
          <w:szCs w:val="24"/>
        </w:rPr>
        <w:t xml:space="preserve">. Ihr könnt prüfen, dass das Netz sicher ist. Schicke mir mal eben einen Stapler, damit Ihr die Palette vom Truck bekommt.“ </w:t>
      </w:r>
    </w:p>
    <w:p w14:paraId="55F0CA10" w14:textId="67302F33"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Mohammed winkte dem Staplerfahrer zu. „Ach so, nicht vergessen abzuzeichnen, dass ich die Ware abgeliefert habe</w:t>
      </w:r>
      <w:del w:id="2908" w:author="Lektorat Bauer" w:date="2025-02-28T10:22:00Z" w16du:dateUtc="2025-02-28T09:22:00Z">
        <w:r w:rsidRPr="00944672" w:rsidDel="00717FE0">
          <w:rPr>
            <w:rFonts w:ascii="Arial" w:hAnsi="Arial" w:cs="Arial"/>
            <w:sz w:val="24"/>
            <w:szCs w:val="24"/>
          </w:rPr>
          <w:delText>.</w:delText>
        </w:r>
      </w:del>
      <w:r w:rsidRPr="00944672">
        <w:rPr>
          <w:rFonts w:ascii="Arial" w:hAnsi="Arial" w:cs="Arial"/>
          <w:sz w:val="24"/>
          <w:szCs w:val="24"/>
        </w:rPr>
        <w:t>“</w:t>
      </w:r>
      <w:ins w:id="2909" w:author="Lektorat Bauer" w:date="2025-02-28T10:22:00Z" w16du:dateUtc="2025-02-28T09:22:00Z">
        <w:r w:rsidR="00717FE0">
          <w:rPr>
            <w:rFonts w:ascii="Arial" w:hAnsi="Arial" w:cs="Arial"/>
            <w:sz w:val="24"/>
            <w:szCs w:val="24"/>
          </w:rPr>
          <w:t>,</w:t>
        </w:r>
      </w:ins>
      <w:r w:rsidRPr="00944672">
        <w:rPr>
          <w:rFonts w:ascii="Arial" w:hAnsi="Arial" w:cs="Arial"/>
          <w:sz w:val="24"/>
          <w:szCs w:val="24"/>
        </w:rPr>
        <w:t xml:space="preserve"> </w:t>
      </w:r>
      <w:ins w:id="2910" w:author="Lektorat Bauer" w:date="2025-02-28T10:22:00Z" w16du:dateUtc="2025-02-28T09:22:00Z">
        <w:r w:rsidR="00717FE0">
          <w:rPr>
            <w:rFonts w:ascii="Arial" w:hAnsi="Arial" w:cs="Arial"/>
            <w:sz w:val="24"/>
            <w:szCs w:val="24"/>
          </w:rPr>
          <w:t>s</w:t>
        </w:r>
      </w:ins>
      <w:del w:id="2911" w:author="Lektorat Bauer" w:date="2025-02-28T10:22:00Z" w16du:dateUtc="2025-02-28T09:22:00Z">
        <w:r w:rsidRPr="00944672" w:rsidDel="00717FE0">
          <w:rPr>
            <w:rFonts w:ascii="Arial" w:hAnsi="Arial" w:cs="Arial"/>
            <w:sz w:val="24"/>
            <w:szCs w:val="24"/>
          </w:rPr>
          <w:delText>S</w:delText>
        </w:r>
      </w:del>
      <w:r w:rsidRPr="00944672">
        <w:rPr>
          <w:rFonts w:ascii="Arial" w:hAnsi="Arial" w:cs="Arial"/>
          <w:sz w:val="24"/>
          <w:szCs w:val="24"/>
        </w:rPr>
        <w:t>agte der Fahrer, „</w:t>
      </w:r>
      <w:ins w:id="2912" w:author="Lektorat Bauer" w:date="2025-02-28T10:22:00Z" w16du:dateUtc="2025-02-28T09:22:00Z">
        <w:r w:rsidR="00717FE0">
          <w:rPr>
            <w:rFonts w:ascii="Arial" w:hAnsi="Arial" w:cs="Arial"/>
            <w:sz w:val="24"/>
            <w:szCs w:val="24"/>
          </w:rPr>
          <w:t>i</w:t>
        </w:r>
      </w:ins>
      <w:del w:id="2913" w:author="Lektorat Bauer" w:date="2025-02-28T10:22:00Z" w16du:dateUtc="2025-02-28T09:22:00Z">
        <w:r w:rsidRPr="00944672" w:rsidDel="00717FE0">
          <w:rPr>
            <w:rFonts w:ascii="Arial" w:hAnsi="Arial" w:cs="Arial"/>
            <w:sz w:val="24"/>
            <w:szCs w:val="24"/>
          </w:rPr>
          <w:delText>I</w:delText>
        </w:r>
      </w:del>
      <w:r w:rsidRPr="00944672">
        <w:rPr>
          <w:rFonts w:ascii="Arial" w:hAnsi="Arial" w:cs="Arial"/>
          <w:sz w:val="24"/>
          <w:szCs w:val="24"/>
        </w:rPr>
        <w:t>ch freue mich auf meinen Feierabend, das war mein letzter Auftrag für heute.“</w:t>
      </w:r>
    </w:p>
    <w:p w14:paraId="1184A1F4" w14:textId="24B7A65F"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Der Staplerfahrer hatte erst Mühe, unter die Palette zu kommen, aber dann konnte er die Palette vo</w:t>
      </w:r>
      <w:ins w:id="2914" w:author="Lektorat Bauer" w:date="2025-02-28T10:22:00Z" w16du:dateUtc="2025-02-28T09:22:00Z">
        <w:r w:rsidR="00717FE0">
          <w:rPr>
            <w:rFonts w:ascii="Arial" w:hAnsi="Arial" w:cs="Arial"/>
            <w:sz w:val="24"/>
            <w:szCs w:val="24"/>
          </w:rPr>
          <w:t>m</w:t>
        </w:r>
      </w:ins>
      <w:del w:id="2915" w:author="Lektorat Bauer" w:date="2025-02-28T10:22:00Z" w16du:dateUtc="2025-02-28T09:22:00Z">
        <w:r w:rsidRPr="00944672" w:rsidDel="00717FE0">
          <w:rPr>
            <w:rFonts w:ascii="Arial" w:hAnsi="Arial" w:cs="Arial"/>
            <w:sz w:val="24"/>
            <w:szCs w:val="24"/>
          </w:rPr>
          <w:delText>n</w:delText>
        </w:r>
      </w:del>
      <w:r w:rsidRPr="00944672">
        <w:rPr>
          <w:rFonts w:ascii="Arial" w:hAnsi="Arial" w:cs="Arial"/>
          <w:sz w:val="24"/>
          <w:szCs w:val="24"/>
        </w:rPr>
        <w:t xml:space="preserve"> Truck und auf einen bereitstehenden Trolley verladen. Nachdem die Palette</w:t>
      </w:r>
      <w:del w:id="2916" w:author="Lektorat Bauer" w:date="2025-02-28T10:22:00Z" w16du:dateUtc="2025-02-28T09:22:00Z">
        <w:r w:rsidRPr="00944672" w:rsidDel="00717FE0">
          <w:rPr>
            <w:rFonts w:ascii="Arial" w:hAnsi="Arial" w:cs="Arial"/>
            <w:sz w:val="24"/>
            <w:szCs w:val="24"/>
          </w:rPr>
          <w:delText>,</w:delText>
        </w:r>
      </w:del>
      <w:r w:rsidRPr="00944672">
        <w:rPr>
          <w:rFonts w:ascii="Arial" w:hAnsi="Arial" w:cs="Arial"/>
          <w:sz w:val="24"/>
          <w:szCs w:val="24"/>
        </w:rPr>
        <w:t xml:space="preserve"> mit der Nummer: </w:t>
      </w:r>
      <w:r w:rsidRPr="00944672">
        <w:rPr>
          <w:rFonts w:ascii="Arial" w:hAnsi="Arial" w:cs="Arial"/>
          <w:noProof/>
          <w:sz w:val="24"/>
          <w:szCs w:val="24"/>
        </w:rPr>
        <w:t>PLW0815MH</w:t>
      </w:r>
      <w:del w:id="2917" w:author="Lektorat Bauer" w:date="2025-02-28T10:22:00Z" w16du:dateUtc="2025-02-28T09:22:00Z">
        <w:r w:rsidRPr="00944672" w:rsidDel="00717FE0">
          <w:rPr>
            <w:rFonts w:ascii="Arial" w:hAnsi="Arial" w:cs="Arial"/>
            <w:sz w:val="24"/>
            <w:szCs w:val="24"/>
          </w:rPr>
          <w:delText>,</w:delText>
        </w:r>
      </w:del>
      <w:r w:rsidRPr="00944672">
        <w:rPr>
          <w:rFonts w:ascii="Arial" w:hAnsi="Arial" w:cs="Arial"/>
          <w:sz w:val="24"/>
          <w:szCs w:val="24"/>
        </w:rPr>
        <w:t xml:space="preserve"> inspiziert</w:t>
      </w:r>
      <w:ins w:id="2918" w:author="Lektorat Bauer" w:date="2025-02-28T10:22:00Z" w16du:dateUtc="2025-02-28T09:22:00Z">
        <w:r w:rsidR="00717FE0">
          <w:rPr>
            <w:rFonts w:ascii="Arial" w:hAnsi="Arial" w:cs="Arial"/>
            <w:sz w:val="24"/>
            <w:szCs w:val="24"/>
          </w:rPr>
          <w:t xml:space="preserve"> worden</w:t>
        </w:r>
      </w:ins>
      <w:r w:rsidRPr="00944672">
        <w:rPr>
          <w:rFonts w:ascii="Arial" w:hAnsi="Arial" w:cs="Arial"/>
          <w:sz w:val="24"/>
          <w:szCs w:val="24"/>
        </w:rPr>
        <w:t xml:space="preserve"> war, wurde ein Zugwagen geordert, der die Palette zum Flugzeug bringen </w:t>
      </w:r>
      <w:del w:id="2919" w:author="Lektorat Bauer" w:date="2025-02-28T10:22:00Z" w16du:dateUtc="2025-02-28T09:22:00Z">
        <w:r w:rsidRPr="00944672" w:rsidDel="00717FE0">
          <w:rPr>
            <w:rFonts w:ascii="Arial" w:hAnsi="Arial" w:cs="Arial"/>
            <w:sz w:val="24"/>
            <w:szCs w:val="24"/>
          </w:rPr>
          <w:delText>würde</w:delText>
        </w:r>
      </w:del>
      <w:ins w:id="2920" w:author="Lektorat Bauer" w:date="2025-02-28T10:22:00Z" w16du:dateUtc="2025-02-28T09:22:00Z">
        <w:r w:rsidR="00717FE0">
          <w:rPr>
            <w:rFonts w:ascii="Arial" w:hAnsi="Arial" w:cs="Arial"/>
            <w:sz w:val="24"/>
            <w:szCs w:val="24"/>
          </w:rPr>
          <w:t>sollte</w:t>
        </w:r>
      </w:ins>
      <w:r w:rsidRPr="00944672">
        <w:rPr>
          <w:rFonts w:ascii="Arial" w:hAnsi="Arial" w:cs="Arial"/>
          <w:sz w:val="24"/>
          <w:szCs w:val="24"/>
        </w:rPr>
        <w:t>.</w:t>
      </w:r>
    </w:p>
    <w:p w14:paraId="2845D4D3"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Mohammed rief bei MH-OPS an und avisierte die Palette.</w:t>
      </w:r>
    </w:p>
    <w:p w14:paraId="1A026B8F" w14:textId="263F1A25"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Die Security hatte nur avisiert, dass die Palette </w:t>
      </w:r>
      <w:del w:id="2921" w:author="Lektorat Bauer" w:date="2025-02-28T10:22:00Z" w16du:dateUtc="2025-02-28T09:22:00Z">
        <w:r w:rsidRPr="00944672" w:rsidDel="00717FE0">
          <w:rPr>
            <w:rFonts w:ascii="Arial" w:hAnsi="Arial" w:cs="Arial"/>
            <w:sz w:val="24"/>
            <w:szCs w:val="24"/>
          </w:rPr>
          <w:delText>käme</w:delText>
        </w:r>
      </w:del>
      <w:ins w:id="2922" w:author="Lektorat Bauer" w:date="2025-02-28T10:22:00Z" w16du:dateUtc="2025-02-28T09:22:00Z">
        <w:r w:rsidR="00717FE0">
          <w:rPr>
            <w:rFonts w:ascii="Arial" w:hAnsi="Arial" w:cs="Arial"/>
            <w:sz w:val="24"/>
            <w:szCs w:val="24"/>
          </w:rPr>
          <w:t>auf dem Weg s</w:t>
        </w:r>
      </w:ins>
      <w:ins w:id="2923" w:author="Lektorat Bauer" w:date="2025-02-28T10:23:00Z" w16du:dateUtc="2025-02-28T09:23:00Z">
        <w:r w:rsidR="00717FE0">
          <w:rPr>
            <w:rFonts w:ascii="Arial" w:hAnsi="Arial" w:cs="Arial"/>
            <w:sz w:val="24"/>
            <w:szCs w:val="24"/>
          </w:rPr>
          <w:t>ei</w:t>
        </w:r>
      </w:ins>
      <w:del w:id="2924" w:author="Lektorat Bauer" w:date="2025-02-28T10:23:00Z" w16du:dateUtc="2025-02-28T09:23:00Z">
        <w:r w:rsidRPr="00944672" w:rsidDel="00717FE0">
          <w:rPr>
            <w:rFonts w:ascii="Arial" w:hAnsi="Arial" w:cs="Arial"/>
            <w:sz w:val="24"/>
            <w:szCs w:val="24"/>
          </w:rPr>
          <w:delText>,</w:delText>
        </w:r>
      </w:del>
      <w:ins w:id="2925" w:author="Lektorat Bauer" w:date="2025-02-28T10:23:00Z" w16du:dateUtc="2025-02-28T09:23:00Z">
        <w:r w:rsidR="00717FE0">
          <w:rPr>
            <w:rFonts w:ascii="Arial" w:hAnsi="Arial" w:cs="Arial"/>
            <w:sz w:val="24"/>
            <w:szCs w:val="24"/>
          </w:rPr>
          <w:t>.</w:t>
        </w:r>
      </w:ins>
      <w:r w:rsidRPr="00944672">
        <w:rPr>
          <w:rFonts w:ascii="Arial" w:hAnsi="Arial" w:cs="Arial"/>
          <w:sz w:val="24"/>
          <w:szCs w:val="24"/>
        </w:rPr>
        <w:t xml:space="preserve"> </w:t>
      </w:r>
      <w:ins w:id="2926" w:author="Lektorat Bauer" w:date="2025-02-28T10:23:00Z" w16du:dateUtc="2025-02-28T09:23:00Z">
        <w:r w:rsidR="00717FE0">
          <w:rPr>
            <w:rFonts w:ascii="Arial" w:hAnsi="Arial" w:cs="Arial"/>
            <w:sz w:val="24"/>
            <w:szCs w:val="24"/>
          </w:rPr>
          <w:t>D</w:t>
        </w:r>
      </w:ins>
      <w:del w:id="2927" w:author="Lektorat Bauer" w:date="2025-02-28T10:23:00Z" w16du:dateUtc="2025-02-28T09:23:00Z">
        <w:r w:rsidRPr="00944672" w:rsidDel="00717FE0">
          <w:rPr>
            <w:rFonts w:ascii="Arial" w:hAnsi="Arial" w:cs="Arial"/>
            <w:sz w:val="24"/>
            <w:szCs w:val="24"/>
          </w:rPr>
          <w:delText>d</w:delText>
        </w:r>
      </w:del>
      <w:r w:rsidRPr="00944672">
        <w:rPr>
          <w:rFonts w:ascii="Arial" w:hAnsi="Arial" w:cs="Arial"/>
          <w:sz w:val="24"/>
          <w:szCs w:val="24"/>
        </w:rPr>
        <w:t>ass bei Ankunft bei MH Cargo zwei Personen fehlten, war Mohammed nicht bewusst, aber dafür hätte der Fahrer erwartungsgemäß eine plausible Erklärung parat gehabt.</w:t>
      </w:r>
    </w:p>
    <w:p w14:paraId="69E51CAC" w14:textId="77777777"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p>
    <w:p w14:paraId="1589D684" w14:textId="77777777" w:rsidR="00944672" w:rsidRPr="00944672" w:rsidRDefault="00944672" w:rsidP="00623B68">
      <w:pPr>
        <w:suppressAutoHyphens/>
        <w:autoSpaceDE w:val="0"/>
        <w:autoSpaceDN w:val="0"/>
        <w:adjustRightInd w:val="0"/>
        <w:spacing w:after="0" w:line="360" w:lineRule="auto"/>
        <w:jc w:val="both"/>
        <w:rPr>
          <w:rFonts w:ascii="Arial" w:hAnsi="Arial" w:cs="Arial"/>
          <w:sz w:val="24"/>
          <w:szCs w:val="24"/>
        </w:rPr>
      </w:pPr>
      <w:r w:rsidRPr="00944672">
        <w:rPr>
          <w:rFonts w:ascii="Arial" w:hAnsi="Arial" w:cs="Arial"/>
          <w:noProof/>
          <w:sz w:val="24"/>
          <w:szCs w:val="24"/>
        </w:rPr>
        <w:t>***</w:t>
      </w:r>
      <w:r w:rsidRPr="00944672">
        <w:rPr>
          <w:rFonts w:ascii="Arial" w:hAnsi="Arial" w:cs="Arial"/>
          <w:sz w:val="24"/>
          <w:szCs w:val="24"/>
        </w:rPr>
        <w:t xml:space="preserve"> </w:t>
      </w:r>
    </w:p>
    <w:p w14:paraId="63F74C3C"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2134822D"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commentRangeStart w:id="2928"/>
      <w:commentRangeEnd w:id="2928"/>
      <w:r w:rsidRPr="00944672">
        <w:rPr>
          <w:rFonts w:ascii="Arial" w:hAnsi="Arial" w:cs="Arial"/>
          <w:sz w:val="24"/>
          <w:szCs w:val="24"/>
        </w:rPr>
        <w:commentReference w:id="2928"/>
      </w:r>
      <w:r w:rsidRPr="00944672">
        <w:rPr>
          <w:rFonts w:ascii="Arial" w:hAnsi="Arial" w:cs="Arial"/>
          <w:sz w:val="24"/>
          <w:szCs w:val="24"/>
        </w:rPr>
        <w:t xml:space="preserve">&gt;&gt;&gt; </w:t>
      </w:r>
      <w:r w:rsidRPr="00944672">
        <w:rPr>
          <w:rFonts w:ascii="Arial" w:hAnsi="Arial" w:cs="Arial"/>
          <w:b/>
          <w:bCs/>
          <w:sz w:val="24"/>
          <w:szCs w:val="24"/>
        </w:rPr>
        <w:t xml:space="preserve">Freitag, 07. März 2014, Vorfeldposition MH 370 nach Peking, Abflug Samstagmorgen 00:30 Uhr </w:t>
      </w:r>
      <w:r w:rsidRPr="00944672">
        <w:rPr>
          <w:rFonts w:ascii="Arial" w:hAnsi="Arial" w:cs="Arial"/>
          <w:sz w:val="24"/>
          <w:szCs w:val="24"/>
        </w:rPr>
        <w:t>&lt;&lt;&lt;</w:t>
      </w:r>
    </w:p>
    <w:p w14:paraId="7672ACCB"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285BEDA5"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lastRenderedPageBreak/>
        <w:t>Rasul Suleiman hatte alle Hände voll zu tun, die Beladung der ‚Romeo Oskar‘ rechtzeitig fertig zu bekommen. Er wollte keine Verspätung verursachen, da jede Minute Verzögerung immer mit einem intensiven Nachgespräch begleitet wurde. Malaysia Airlines wollte zum einen sicherstellen, dass Ihr Ruf nicht unnötig litt und zum anderen waren die Slots für die Abflüge so eng getaktet, dass eine Verzögerung zu einer größeren Verspätung führen konnte.</w:t>
      </w:r>
    </w:p>
    <w:p w14:paraId="69B89D31" w14:textId="4D986D89"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Als Thomas Smith bei ihm auftauchte, wollte er schon sagen, dass Smith sich keine Sorgen machen solle, aber Smith teilte ihm nur mit, dass die fehlende Palette auf dem Weg sei</w:t>
      </w:r>
      <w:ins w:id="2929" w:author="Lektorat Bauer" w:date="2025-02-28T10:23:00Z" w16du:dateUtc="2025-02-28T09:23:00Z">
        <w:r w:rsidR="00717FE0">
          <w:rPr>
            <w:rFonts w:ascii="Arial" w:hAnsi="Arial" w:cs="Arial"/>
            <w:sz w:val="24"/>
            <w:szCs w:val="24"/>
          </w:rPr>
          <w:t>.</w:t>
        </w:r>
      </w:ins>
      <w:del w:id="2930" w:author="Lektorat Bauer" w:date="2025-02-28T10:23:00Z" w16du:dateUtc="2025-02-28T09:23:00Z">
        <w:r w:rsidRPr="00944672" w:rsidDel="00717FE0">
          <w:rPr>
            <w:rFonts w:ascii="Arial" w:hAnsi="Arial" w:cs="Arial"/>
            <w:sz w:val="24"/>
            <w:szCs w:val="24"/>
          </w:rPr>
          <w:delText>,</w:delText>
        </w:r>
      </w:del>
      <w:r w:rsidRPr="00944672">
        <w:rPr>
          <w:rFonts w:ascii="Arial" w:hAnsi="Arial" w:cs="Arial"/>
          <w:sz w:val="24"/>
          <w:szCs w:val="24"/>
        </w:rPr>
        <w:t xml:space="preserve"> </w:t>
      </w:r>
      <w:del w:id="2931" w:author="Lektorat Bauer" w:date="2025-02-28T10:23:00Z" w16du:dateUtc="2025-02-28T09:23:00Z">
        <w:r w:rsidRPr="00944672" w:rsidDel="00717FE0">
          <w:rPr>
            <w:rFonts w:ascii="Arial" w:hAnsi="Arial" w:cs="Arial"/>
            <w:sz w:val="24"/>
            <w:szCs w:val="24"/>
          </w:rPr>
          <w:delText>aber dann kam</w:delText>
        </w:r>
      </w:del>
      <w:ins w:id="2932" w:author="Lektorat Bauer" w:date="2025-02-28T10:23:00Z" w16du:dateUtc="2025-02-28T09:23:00Z">
        <w:r w:rsidR="00717FE0">
          <w:rPr>
            <w:rFonts w:ascii="Arial" w:hAnsi="Arial" w:cs="Arial"/>
            <w:sz w:val="24"/>
            <w:szCs w:val="24"/>
          </w:rPr>
          <w:t>Dann folgte</w:t>
        </w:r>
      </w:ins>
      <w:r w:rsidRPr="00944672">
        <w:rPr>
          <w:rFonts w:ascii="Arial" w:hAnsi="Arial" w:cs="Arial"/>
          <w:sz w:val="24"/>
          <w:szCs w:val="24"/>
        </w:rPr>
        <w:t xml:space="preserve"> die schlechte Nachricht. </w:t>
      </w:r>
      <w:commentRangeStart w:id="2933"/>
      <w:r w:rsidRPr="00944672">
        <w:rPr>
          <w:rFonts w:ascii="Arial" w:hAnsi="Arial" w:cs="Arial"/>
          <w:sz w:val="24"/>
          <w:szCs w:val="24"/>
        </w:rPr>
        <w:t xml:space="preserve">„Rasul, Ihr dürft die Palette noch nicht laden!“ </w:t>
      </w:r>
      <w:ins w:id="2934" w:author="Lektorat Bauer" w:date="2025-02-28T10:23:00Z" w16du:dateUtc="2025-02-28T09:23:00Z">
        <w:r w:rsidR="00717FE0">
          <w:rPr>
            <w:rFonts w:ascii="Arial" w:hAnsi="Arial" w:cs="Arial"/>
            <w:sz w:val="24"/>
            <w:szCs w:val="24"/>
          </w:rPr>
          <w:t xml:space="preserve">– </w:t>
        </w:r>
      </w:ins>
      <w:r w:rsidRPr="00944672">
        <w:rPr>
          <w:rFonts w:ascii="Arial" w:hAnsi="Arial" w:cs="Arial"/>
          <w:sz w:val="24"/>
          <w:szCs w:val="24"/>
        </w:rPr>
        <w:t xml:space="preserve">„Was! Warum nicht?“ </w:t>
      </w:r>
      <w:ins w:id="2935" w:author="Lektorat Bauer" w:date="2025-02-28T10:24:00Z" w16du:dateUtc="2025-02-28T09:24:00Z">
        <w:r w:rsidR="00717FE0">
          <w:rPr>
            <w:rFonts w:ascii="Arial" w:hAnsi="Arial" w:cs="Arial"/>
            <w:sz w:val="24"/>
            <w:szCs w:val="24"/>
          </w:rPr>
          <w:t xml:space="preserve">– </w:t>
        </w:r>
      </w:ins>
      <w:r w:rsidRPr="00944672">
        <w:rPr>
          <w:rFonts w:ascii="Arial" w:hAnsi="Arial" w:cs="Arial"/>
          <w:sz w:val="24"/>
          <w:szCs w:val="24"/>
        </w:rPr>
        <w:t>„Da kommt noch ein Container, der – zwingend – nach vorne muss. Dann stünde die Palette im Weg.“</w:t>
      </w:r>
      <w:ins w:id="2936" w:author="Lektorat Bauer" w:date="2025-02-28T10:24:00Z" w16du:dateUtc="2025-02-28T09:24:00Z">
        <w:r w:rsidR="00717FE0">
          <w:rPr>
            <w:rFonts w:ascii="Arial" w:hAnsi="Arial" w:cs="Arial"/>
            <w:sz w:val="24"/>
            <w:szCs w:val="24"/>
          </w:rPr>
          <w:t xml:space="preserve"> –</w:t>
        </w:r>
      </w:ins>
      <w:r w:rsidRPr="00944672">
        <w:rPr>
          <w:rFonts w:ascii="Arial" w:hAnsi="Arial" w:cs="Arial"/>
          <w:sz w:val="24"/>
          <w:szCs w:val="24"/>
        </w:rPr>
        <w:t xml:space="preserve"> „Was soll das denn jetzt schon wieder?!“ </w:t>
      </w:r>
      <w:commentRangeEnd w:id="2933"/>
      <w:r w:rsidR="00717FE0">
        <w:rPr>
          <w:rStyle w:val="Kommentarzeichen"/>
        </w:rPr>
        <w:commentReference w:id="2933"/>
      </w:r>
      <w:r w:rsidRPr="00944672">
        <w:rPr>
          <w:rFonts w:ascii="Arial" w:hAnsi="Arial" w:cs="Arial"/>
          <w:sz w:val="24"/>
          <w:szCs w:val="24"/>
        </w:rPr>
        <w:t>Rasul wollte glattwegs anfangen, sich aufzuregen, als Thomas nur sagte: „Rasul, nicht aufregen! Die Palette bleibt draußen!“</w:t>
      </w:r>
    </w:p>
    <w:p w14:paraId="6A73613A" w14:textId="77777777"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p>
    <w:p w14:paraId="6765D4A5" w14:textId="77777777" w:rsidR="00944672" w:rsidRPr="00944672" w:rsidRDefault="00944672" w:rsidP="00623B68">
      <w:pPr>
        <w:suppressAutoHyphens/>
        <w:autoSpaceDE w:val="0"/>
        <w:autoSpaceDN w:val="0"/>
        <w:adjustRightInd w:val="0"/>
        <w:spacing w:after="0" w:line="360" w:lineRule="auto"/>
        <w:jc w:val="both"/>
        <w:rPr>
          <w:rFonts w:ascii="Arial" w:hAnsi="Arial" w:cs="Arial"/>
          <w:sz w:val="24"/>
          <w:szCs w:val="24"/>
        </w:rPr>
      </w:pPr>
      <w:r w:rsidRPr="00944672">
        <w:rPr>
          <w:rFonts w:ascii="Arial" w:hAnsi="Arial" w:cs="Arial"/>
          <w:noProof/>
          <w:sz w:val="24"/>
          <w:szCs w:val="24"/>
        </w:rPr>
        <w:t>***</w:t>
      </w:r>
      <w:r w:rsidRPr="00944672">
        <w:rPr>
          <w:rFonts w:ascii="Arial" w:hAnsi="Arial" w:cs="Arial"/>
          <w:sz w:val="24"/>
          <w:szCs w:val="24"/>
        </w:rPr>
        <w:t xml:space="preserve"> </w:t>
      </w:r>
    </w:p>
    <w:p w14:paraId="489BB155"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17EED93B"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commentRangeStart w:id="2937"/>
      <w:commentRangeEnd w:id="2937"/>
      <w:r w:rsidRPr="00944672">
        <w:rPr>
          <w:rFonts w:ascii="Arial" w:hAnsi="Arial" w:cs="Arial"/>
          <w:sz w:val="24"/>
          <w:szCs w:val="24"/>
        </w:rPr>
        <w:commentReference w:id="2937"/>
      </w:r>
      <w:r w:rsidRPr="00944672">
        <w:rPr>
          <w:rFonts w:ascii="Arial" w:hAnsi="Arial" w:cs="Arial"/>
          <w:sz w:val="24"/>
          <w:szCs w:val="24"/>
        </w:rPr>
        <w:t xml:space="preserve">&gt;&gt;&gt; </w:t>
      </w:r>
      <w:r w:rsidRPr="00944672">
        <w:rPr>
          <w:rFonts w:ascii="Arial" w:hAnsi="Arial" w:cs="Arial"/>
          <w:b/>
          <w:bCs/>
          <w:sz w:val="24"/>
          <w:szCs w:val="24"/>
        </w:rPr>
        <w:t>Freitag, 07. März 2014, 23:05 Uhr, Security, Cargo-City, Flughafen Kuala Lumpur</w:t>
      </w:r>
      <w:r w:rsidRPr="00944672">
        <w:rPr>
          <w:rFonts w:ascii="Arial" w:hAnsi="Arial" w:cs="Arial"/>
          <w:sz w:val="24"/>
          <w:szCs w:val="24"/>
        </w:rPr>
        <w:t xml:space="preserve"> &lt;&lt;&lt;</w:t>
      </w:r>
    </w:p>
    <w:p w14:paraId="41106D9F"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2E4A47A7" w14:textId="16D2089E"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 xml:space="preserve">Das, was jetzt passierte, hatte so </w:t>
      </w:r>
      <w:del w:id="2938" w:author="Lektorat Bauer" w:date="2025-02-28T10:24:00Z" w16du:dateUtc="2025-02-28T09:24:00Z">
        <w:r w:rsidRPr="00944672" w:rsidDel="00717FE0">
          <w:rPr>
            <w:rFonts w:ascii="Arial" w:hAnsi="Arial" w:cs="Arial"/>
            <w:sz w:val="24"/>
            <w:szCs w:val="24"/>
          </w:rPr>
          <w:delText xml:space="preserve">auch </w:delText>
        </w:r>
      </w:del>
      <w:r w:rsidRPr="00944672">
        <w:rPr>
          <w:rFonts w:ascii="Arial" w:hAnsi="Arial" w:cs="Arial"/>
          <w:sz w:val="24"/>
          <w:szCs w:val="24"/>
        </w:rPr>
        <w:t>noch keiner der Mitarbeiter, die heute im Dienst waren, erlebt. Es ertönten laute Motorengeräusche und dann erschien ein IVECO MLV mit Kanonenaufbau, gefolgt von einem Militärtruck in voller Camouflage und einem weiteren MLV. Der erste MLV hielt für 10 Sekunden, da waren auch schon zwei bewaffnete Kräfte mit Waffen im Anschlag vor dem Zug in Stellung gegangen. Der hintere MLV richtete seine Kanone nach hinten, als Rückendeckung. Der vordere MLV richte seine Waffen auf die wartenden Spediteure.</w:t>
      </w:r>
    </w:p>
    <w:p w14:paraId="1564AE8F" w14:textId="77777777" w:rsidR="00717FE0" w:rsidRDefault="00944672" w:rsidP="00623B68">
      <w:pPr>
        <w:autoSpaceDE w:val="0"/>
        <w:autoSpaceDN w:val="0"/>
        <w:adjustRightInd w:val="0"/>
        <w:spacing w:after="0" w:line="360" w:lineRule="auto"/>
        <w:ind w:firstLine="227"/>
        <w:jc w:val="both"/>
        <w:rPr>
          <w:ins w:id="2939" w:author="Lektorat Bauer" w:date="2025-02-28T10:25:00Z" w16du:dateUtc="2025-02-28T09:25:00Z"/>
          <w:rFonts w:ascii="Arial" w:hAnsi="Arial" w:cs="Arial"/>
          <w:sz w:val="24"/>
          <w:szCs w:val="24"/>
        </w:rPr>
      </w:pPr>
      <w:r w:rsidRPr="00944672">
        <w:rPr>
          <w:rFonts w:ascii="Arial" w:hAnsi="Arial" w:cs="Arial"/>
          <w:sz w:val="24"/>
          <w:szCs w:val="24"/>
        </w:rPr>
        <w:t xml:space="preserve">Alle Anwesenden erstarrten vor Angst, als plötzlich aus dem Nichts, eine Soldatin vor der Schranke auftauchte: „Meine Herren, wir haben Regierungsfracht, die zu MH Cargo soll.“ </w:t>
      </w:r>
    </w:p>
    <w:p w14:paraId="72AB91CE" w14:textId="4A1B03D2"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w:t>
      </w:r>
      <w:del w:id="2940" w:author="Lektorat Bauer" w:date="2025-02-28T10:25:00Z" w16du:dateUtc="2025-02-28T09:25:00Z">
        <w:r w:rsidRPr="00944672" w:rsidDel="00717FE0">
          <w:rPr>
            <w:rFonts w:ascii="Arial" w:hAnsi="Arial" w:cs="Arial"/>
            <w:sz w:val="24"/>
            <w:szCs w:val="24"/>
          </w:rPr>
          <w:delText>Sorry, aber dass</w:delText>
        </w:r>
      </w:del>
      <w:ins w:id="2941" w:author="Lektorat Bauer" w:date="2025-02-28T10:25:00Z" w16du:dateUtc="2025-02-28T09:25:00Z">
        <w:r w:rsidR="00717FE0">
          <w:rPr>
            <w:rFonts w:ascii="Arial" w:hAnsi="Arial" w:cs="Arial"/>
            <w:sz w:val="24"/>
            <w:szCs w:val="24"/>
          </w:rPr>
          <w:t>Das</w:t>
        </w:r>
      </w:ins>
      <w:r w:rsidRPr="00944672">
        <w:rPr>
          <w:rFonts w:ascii="Arial" w:hAnsi="Arial" w:cs="Arial"/>
          <w:sz w:val="24"/>
          <w:szCs w:val="24"/>
        </w:rPr>
        <w:t xml:space="preserve"> kann jeder behaupten! Auch wenn das ein toller Auftritt ist, den Sie hier abliefern.“ Das klang deutlich selbstbewusster, als Wachmann Tenerau sich fühlte.</w:t>
      </w:r>
    </w:p>
    <w:p w14:paraId="1AC2E0A6" w14:textId="77777777" w:rsidR="00A56D60" w:rsidRDefault="00944672" w:rsidP="00623B68">
      <w:pPr>
        <w:autoSpaceDE w:val="0"/>
        <w:autoSpaceDN w:val="0"/>
        <w:adjustRightInd w:val="0"/>
        <w:spacing w:after="0" w:line="360" w:lineRule="auto"/>
        <w:ind w:firstLine="227"/>
        <w:jc w:val="both"/>
        <w:rPr>
          <w:ins w:id="2942" w:author="Lektorat Bauer" w:date="2025-02-28T10:27:00Z" w16du:dateUtc="2025-02-28T09:27:00Z"/>
          <w:rFonts w:ascii="Arial" w:hAnsi="Arial" w:cs="Arial"/>
          <w:sz w:val="24"/>
          <w:szCs w:val="24"/>
        </w:rPr>
      </w:pPr>
      <w:r w:rsidRPr="00944672">
        <w:rPr>
          <w:rFonts w:ascii="Arial" w:hAnsi="Arial" w:cs="Arial"/>
          <w:sz w:val="24"/>
          <w:szCs w:val="24"/>
        </w:rPr>
        <w:lastRenderedPageBreak/>
        <w:t xml:space="preserve">Satria Chow schaute den Wachmann an und sagte: „Ich schlage vor, dass Sie Ihren Vorgesetzten anfunken und ihm </w:t>
      </w:r>
      <w:del w:id="2943" w:author="Lektorat Bauer" w:date="2025-02-28T10:26:00Z" w16du:dateUtc="2025-02-28T09:26:00Z">
        <w:r w:rsidRPr="00944672" w:rsidDel="00A56D60">
          <w:rPr>
            <w:rFonts w:ascii="Arial" w:hAnsi="Arial" w:cs="Arial"/>
            <w:sz w:val="24"/>
            <w:szCs w:val="24"/>
          </w:rPr>
          <w:delText>M</w:delText>
        </w:r>
      </w:del>
      <w:ins w:id="2944" w:author="Lektorat Bauer" w:date="2025-02-28T10:26:00Z" w16du:dateUtc="2025-02-28T09:26:00Z">
        <w:r w:rsidR="00A56D60">
          <w:rPr>
            <w:rFonts w:ascii="Arial" w:hAnsi="Arial" w:cs="Arial"/>
            <w:sz w:val="24"/>
            <w:szCs w:val="24"/>
          </w:rPr>
          <w:t>m</w:t>
        </w:r>
      </w:ins>
      <w:r w:rsidRPr="00944672">
        <w:rPr>
          <w:rFonts w:ascii="Arial" w:hAnsi="Arial" w:cs="Arial"/>
          <w:sz w:val="24"/>
          <w:szCs w:val="24"/>
        </w:rPr>
        <w:t>itteilen, das</w:t>
      </w:r>
      <w:ins w:id="2945" w:author="Lektorat Bauer" w:date="2025-02-28T10:26:00Z" w16du:dateUtc="2025-02-28T09:26:00Z">
        <w:r w:rsidR="00A56D60">
          <w:rPr>
            <w:rFonts w:ascii="Arial" w:hAnsi="Arial" w:cs="Arial"/>
            <w:sz w:val="24"/>
            <w:szCs w:val="24"/>
          </w:rPr>
          <w:t>s</w:t>
        </w:r>
      </w:ins>
      <w:r w:rsidRPr="00944672">
        <w:rPr>
          <w:rFonts w:ascii="Arial" w:hAnsi="Arial" w:cs="Arial"/>
          <w:sz w:val="24"/>
          <w:szCs w:val="24"/>
        </w:rPr>
        <w:t xml:space="preserve"> der Sicherheitschef des Flughafens bei Ihnen ist.“ </w:t>
      </w:r>
    </w:p>
    <w:p w14:paraId="3B057842" w14:textId="5B92102C"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„Ist er </w:t>
      </w:r>
      <w:commentRangeStart w:id="2946"/>
      <w:r w:rsidRPr="00944672">
        <w:rPr>
          <w:rFonts w:ascii="Arial" w:hAnsi="Arial" w:cs="Arial"/>
          <w:sz w:val="24"/>
          <w:szCs w:val="24"/>
        </w:rPr>
        <w:t>doch gar nicht</w:t>
      </w:r>
      <w:del w:id="2947" w:author="Lektorat Bauer" w:date="2025-02-28T10:27:00Z" w16du:dateUtc="2025-02-28T09:27:00Z">
        <w:r w:rsidRPr="00944672" w:rsidDel="00A56D60">
          <w:rPr>
            <w:rFonts w:ascii="Arial" w:hAnsi="Arial" w:cs="Arial"/>
            <w:sz w:val="24"/>
            <w:szCs w:val="24"/>
          </w:rPr>
          <w:delText>.</w:delText>
        </w:r>
      </w:del>
      <w:r w:rsidRPr="00944672">
        <w:rPr>
          <w:rFonts w:ascii="Arial" w:hAnsi="Arial" w:cs="Arial"/>
          <w:sz w:val="24"/>
          <w:szCs w:val="24"/>
        </w:rPr>
        <w:t>“</w:t>
      </w:r>
      <w:ins w:id="2948" w:author="Lektorat Bauer" w:date="2025-02-28T10:27:00Z" w16du:dateUtc="2025-02-28T09:27:00Z">
        <w:r w:rsidR="00A56D60">
          <w:rPr>
            <w:rFonts w:ascii="Arial" w:hAnsi="Arial" w:cs="Arial"/>
            <w:sz w:val="24"/>
            <w:szCs w:val="24"/>
          </w:rPr>
          <w:t>,</w:t>
        </w:r>
      </w:ins>
      <w:r w:rsidRPr="00944672">
        <w:rPr>
          <w:rFonts w:ascii="Arial" w:hAnsi="Arial" w:cs="Arial"/>
          <w:sz w:val="24"/>
          <w:szCs w:val="24"/>
        </w:rPr>
        <w:t xml:space="preserve"> </w:t>
      </w:r>
      <w:ins w:id="2949" w:author="Lektorat Bauer" w:date="2025-02-28T10:27:00Z" w16du:dateUtc="2025-02-28T09:27:00Z">
        <w:r w:rsidR="00A56D60">
          <w:rPr>
            <w:rFonts w:ascii="Arial" w:hAnsi="Arial" w:cs="Arial"/>
            <w:sz w:val="24"/>
            <w:szCs w:val="24"/>
          </w:rPr>
          <w:t>a</w:t>
        </w:r>
      </w:ins>
      <w:del w:id="2950" w:author="Lektorat Bauer" w:date="2025-02-28T10:27:00Z" w16du:dateUtc="2025-02-28T09:27:00Z">
        <w:r w:rsidRPr="00944672" w:rsidDel="00A56D60">
          <w:rPr>
            <w:rFonts w:ascii="Arial" w:hAnsi="Arial" w:cs="Arial"/>
            <w:sz w:val="24"/>
            <w:szCs w:val="24"/>
          </w:rPr>
          <w:delText>A</w:delText>
        </w:r>
      </w:del>
      <w:r w:rsidRPr="00944672">
        <w:rPr>
          <w:rFonts w:ascii="Arial" w:hAnsi="Arial" w:cs="Arial"/>
          <w:sz w:val="24"/>
          <w:szCs w:val="24"/>
        </w:rPr>
        <w:t xml:space="preserve">ntwortete der Wachmann, worauf </w:t>
      </w:r>
      <w:commentRangeEnd w:id="2946"/>
      <w:r w:rsidR="00A56D60">
        <w:rPr>
          <w:rStyle w:val="Kommentarzeichen"/>
        </w:rPr>
        <w:commentReference w:id="2946"/>
      </w:r>
      <w:r w:rsidRPr="00944672">
        <w:rPr>
          <w:rFonts w:ascii="Arial" w:hAnsi="Arial" w:cs="Arial"/>
          <w:sz w:val="24"/>
          <w:szCs w:val="24"/>
        </w:rPr>
        <w:t>die Soldatin nur den Arm ausstreckte und mein</w:t>
      </w:r>
      <w:ins w:id="2951" w:author="Lektorat Bauer" w:date="2025-02-28T10:27:00Z" w16du:dateUtc="2025-02-28T09:27:00Z">
        <w:r w:rsidR="00A56D60">
          <w:rPr>
            <w:rFonts w:ascii="Arial" w:hAnsi="Arial" w:cs="Arial"/>
            <w:sz w:val="24"/>
            <w:szCs w:val="24"/>
          </w:rPr>
          <w:t>t</w:t>
        </w:r>
      </w:ins>
      <w:r w:rsidRPr="00944672">
        <w:rPr>
          <w:rFonts w:ascii="Arial" w:hAnsi="Arial" w:cs="Arial"/>
          <w:sz w:val="24"/>
          <w:szCs w:val="24"/>
        </w:rPr>
        <w:t>e: „Doch!“</w:t>
      </w:r>
    </w:p>
    <w:p w14:paraId="110E56C6" w14:textId="3D165030" w:rsidR="00A56D60" w:rsidRDefault="00944672" w:rsidP="00A56D60">
      <w:pPr>
        <w:autoSpaceDE w:val="0"/>
        <w:autoSpaceDN w:val="0"/>
        <w:adjustRightInd w:val="0"/>
        <w:spacing w:after="0" w:line="360" w:lineRule="auto"/>
        <w:ind w:firstLine="227"/>
        <w:jc w:val="both"/>
        <w:rPr>
          <w:ins w:id="2952" w:author="Lektorat Bauer" w:date="2025-02-28T10:28:00Z" w16du:dateUtc="2025-02-28T09:28:00Z"/>
          <w:rFonts w:ascii="Arial" w:hAnsi="Arial" w:cs="Arial"/>
          <w:sz w:val="24"/>
          <w:szCs w:val="24"/>
        </w:rPr>
      </w:pPr>
      <w:r w:rsidRPr="00944672">
        <w:rPr>
          <w:rFonts w:ascii="Arial" w:hAnsi="Arial" w:cs="Arial"/>
          <w:sz w:val="24"/>
          <w:szCs w:val="24"/>
        </w:rPr>
        <w:t>Irritiert schaute der Wachmann über die Schulter und erstarrte</w:t>
      </w:r>
      <w:del w:id="2953" w:author="Lektorat Bauer" w:date="2025-02-28T10:27:00Z" w16du:dateUtc="2025-02-28T09:27:00Z">
        <w:r w:rsidRPr="00944672" w:rsidDel="00A56D60">
          <w:rPr>
            <w:rFonts w:ascii="Arial" w:hAnsi="Arial" w:cs="Arial"/>
            <w:sz w:val="24"/>
            <w:szCs w:val="24"/>
          </w:rPr>
          <w:delText>,</w:delText>
        </w:r>
      </w:del>
      <w:ins w:id="2954" w:author="Lektorat Bauer" w:date="2025-02-28T10:27:00Z" w16du:dateUtc="2025-02-28T09:27:00Z">
        <w:r w:rsidR="00A56D60">
          <w:rPr>
            <w:rFonts w:ascii="Arial" w:hAnsi="Arial" w:cs="Arial"/>
            <w:sz w:val="24"/>
            <w:szCs w:val="24"/>
          </w:rPr>
          <w:t>.</w:t>
        </w:r>
      </w:ins>
      <w:r w:rsidRPr="00944672">
        <w:rPr>
          <w:rFonts w:ascii="Arial" w:hAnsi="Arial" w:cs="Arial"/>
          <w:sz w:val="24"/>
          <w:szCs w:val="24"/>
        </w:rPr>
        <w:t xml:space="preserve"> </w:t>
      </w:r>
      <w:del w:id="2955" w:author="Lektorat Bauer" w:date="2025-02-28T10:27:00Z" w16du:dateUtc="2025-02-28T09:27:00Z">
        <w:r w:rsidRPr="00944672" w:rsidDel="00A56D60">
          <w:rPr>
            <w:rFonts w:ascii="Arial" w:hAnsi="Arial" w:cs="Arial"/>
            <w:sz w:val="24"/>
            <w:szCs w:val="24"/>
          </w:rPr>
          <w:delText>er hatte gerade das Gefühl,</w:delText>
        </w:r>
      </w:del>
      <w:ins w:id="2956" w:author="Lektorat Bauer" w:date="2025-02-28T10:27:00Z" w16du:dateUtc="2025-02-28T09:27:00Z">
        <w:r w:rsidR="00A56D60">
          <w:rPr>
            <w:rFonts w:ascii="Arial" w:hAnsi="Arial" w:cs="Arial"/>
            <w:sz w:val="24"/>
            <w:szCs w:val="24"/>
          </w:rPr>
          <w:t>Ihm war, als</w:t>
        </w:r>
      </w:ins>
      <w:del w:id="2957" w:author="Lektorat Bauer" w:date="2025-02-28T10:27:00Z" w16du:dateUtc="2025-02-28T09:27:00Z">
        <w:r w:rsidRPr="00944672" w:rsidDel="00A56D60">
          <w:rPr>
            <w:rFonts w:ascii="Arial" w:hAnsi="Arial" w:cs="Arial"/>
            <w:sz w:val="24"/>
            <w:szCs w:val="24"/>
          </w:rPr>
          <w:delText xml:space="preserve"> er</w:delText>
        </w:r>
      </w:del>
      <w:r w:rsidRPr="00944672">
        <w:rPr>
          <w:rFonts w:ascii="Arial" w:hAnsi="Arial" w:cs="Arial"/>
          <w:sz w:val="24"/>
          <w:szCs w:val="24"/>
        </w:rPr>
        <w:t xml:space="preserve"> hätte </w:t>
      </w:r>
      <w:ins w:id="2958" w:author="Lektorat Bauer" w:date="2025-02-28T10:27:00Z" w16du:dateUtc="2025-02-28T09:27:00Z">
        <w:r w:rsidR="00A56D60">
          <w:rPr>
            <w:rFonts w:ascii="Arial" w:hAnsi="Arial" w:cs="Arial"/>
            <w:sz w:val="24"/>
            <w:szCs w:val="24"/>
          </w:rPr>
          <w:t xml:space="preserve">er </w:t>
        </w:r>
      </w:ins>
      <w:r w:rsidRPr="00944672">
        <w:rPr>
          <w:rFonts w:ascii="Arial" w:hAnsi="Arial" w:cs="Arial"/>
          <w:sz w:val="24"/>
          <w:szCs w:val="24"/>
        </w:rPr>
        <w:t xml:space="preserve">soeben seine letzte Schicht </w:t>
      </w:r>
      <w:del w:id="2959" w:author="Lektorat Bauer" w:date="2025-02-28T10:27:00Z" w16du:dateUtc="2025-02-28T09:27:00Z">
        <w:r w:rsidRPr="00944672" w:rsidDel="00A56D60">
          <w:rPr>
            <w:rFonts w:ascii="Arial" w:hAnsi="Arial" w:cs="Arial"/>
            <w:sz w:val="24"/>
            <w:szCs w:val="24"/>
          </w:rPr>
          <w:delText xml:space="preserve">hier </w:delText>
        </w:r>
      </w:del>
      <w:r w:rsidRPr="00944672">
        <w:rPr>
          <w:rFonts w:ascii="Arial" w:hAnsi="Arial" w:cs="Arial"/>
          <w:sz w:val="24"/>
          <w:szCs w:val="24"/>
        </w:rPr>
        <w:t xml:space="preserve">am Flughafen </w:t>
      </w:r>
      <w:del w:id="2960" w:author="Lektorat Bauer" w:date="2025-02-28T10:28:00Z" w16du:dateUtc="2025-02-28T09:28:00Z">
        <w:r w:rsidRPr="00944672" w:rsidDel="00A56D60">
          <w:rPr>
            <w:rFonts w:ascii="Arial" w:hAnsi="Arial" w:cs="Arial"/>
            <w:sz w:val="24"/>
            <w:szCs w:val="24"/>
          </w:rPr>
          <w:delText>gemacht</w:delText>
        </w:r>
      </w:del>
      <w:ins w:id="2961" w:author="Lektorat Bauer" w:date="2025-02-28T10:28:00Z" w16du:dateUtc="2025-02-28T09:28:00Z">
        <w:r w:rsidR="00A56D60">
          <w:rPr>
            <w:rFonts w:ascii="Arial" w:hAnsi="Arial" w:cs="Arial"/>
            <w:sz w:val="24"/>
            <w:szCs w:val="24"/>
          </w:rPr>
          <w:t>gehabt</w:t>
        </w:r>
      </w:ins>
      <w:r w:rsidRPr="00944672">
        <w:rPr>
          <w:rFonts w:ascii="Arial" w:hAnsi="Arial" w:cs="Arial"/>
          <w:sz w:val="24"/>
          <w:szCs w:val="24"/>
        </w:rPr>
        <w:t>. „Sicherheitsmann Tenerau</w:t>
      </w:r>
      <w:del w:id="2962" w:author="Lektorat Bauer" w:date="2025-02-28T10:28:00Z" w16du:dateUtc="2025-02-28T09:28:00Z">
        <w:r w:rsidRPr="00944672" w:rsidDel="00A56D60">
          <w:rPr>
            <w:rFonts w:ascii="Arial" w:hAnsi="Arial" w:cs="Arial"/>
            <w:sz w:val="24"/>
            <w:szCs w:val="24"/>
          </w:rPr>
          <w:delText>?</w:delText>
        </w:r>
      </w:del>
      <w:r w:rsidRPr="00944672">
        <w:rPr>
          <w:rFonts w:ascii="Arial" w:hAnsi="Arial" w:cs="Arial"/>
          <w:sz w:val="24"/>
          <w:szCs w:val="24"/>
        </w:rPr>
        <w:t xml:space="preserve">!“ </w:t>
      </w:r>
      <w:del w:id="2963" w:author="Lektorat Bauer" w:date="2025-02-28T10:28:00Z" w16du:dateUtc="2025-02-28T09:28:00Z">
        <w:r w:rsidRPr="00944672" w:rsidDel="00A56D60">
          <w:rPr>
            <w:rFonts w:ascii="Arial" w:hAnsi="Arial" w:cs="Arial"/>
            <w:sz w:val="24"/>
            <w:szCs w:val="24"/>
          </w:rPr>
          <w:delText>Oh, wenn Dich der Sicherheitschef mit Namen anspricht ... Dachte der Wachmann, als</w:delText>
        </w:r>
      </w:del>
      <w:ins w:id="2964" w:author="Lektorat Bauer" w:date="2025-02-28T10:28:00Z" w16du:dateUtc="2025-02-28T09:28:00Z">
        <w:r w:rsidR="00A56D60">
          <w:rPr>
            <w:rFonts w:ascii="Arial" w:hAnsi="Arial" w:cs="Arial"/>
            <w:sz w:val="24"/>
            <w:szCs w:val="24"/>
          </w:rPr>
          <w:t>Der Wachmann schluckte nur ob seiner namentlichen Erwähnung</w:t>
        </w:r>
      </w:ins>
      <w:r w:rsidRPr="00944672">
        <w:rPr>
          <w:rFonts w:ascii="Arial" w:hAnsi="Arial" w:cs="Arial"/>
          <w:sz w:val="24"/>
          <w:szCs w:val="24"/>
        </w:rPr>
        <w:t>,</w:t>
      </w:r>
      <w:ins w:id="2965" w:author="Lektorat Bauer" w:date="2025-02-28T10:28:00Z" w16du:dateUtc="2025-02-28T09:28:00Z">
        <w:r w:rsidR="00A56D60">
          <w:rPr>
            <w:rFonts w:ascii="Arial" w:hAnsi="Arial" w:cs="Arial"/>
            <w:sz w:val="24"/>
            <w:szCs w:val="24"/>
          </w:rPr>
          <w:t xml:space="preserve"> als</w:t>
        </w:r>
      </w:ins>
      <w:r w:rsidRPr="00944672">
        <w:rPr>
          <w:rFonts w:ascii="Arial" w:hAnsi="Arial" w:cs="Arial"/>
          <w:sz w:val="24"/>
          <w:szCs w:val="24"/>
        </w:rPr>
        <w:t xml:space="preserve"> von hinten</w:t>
      </w:r>
      <w:del w:id="2966" w:author="Lektorat Bauer" w:date="2025-02-28T10:28:00Z" w16du:dateUtc="2025-02-28T09:28:00Z">
        <w:r w:rsidRPr="00944672" w:rsidDel="00A56D60">
          <w:rPr>
            <w:rFonts w:ascii="Arial" w:hAnsi="Arial" w:cs="Arial"/>
            <w:sz w:val="24"/>
            <w:szCs w:val="24"/>
          </w:rPr>
          <w:delText>,</w:delText>
        </w:r>
      </w:del>
      <w:r w:rsidRPr="00944672">
        <w:rPr>
          <w:rFonts w:ascii="Arial" w:hAnsi="Arial" w:cs="Arial"/>
          <w:sz w:val="24"/>
          <w:szCs w:val="24"/>
        </w:rPr>
        <w:t xml:space="preserve"> auch noch sein Vorgesetzter hinzukam und sich direkt an den Sicherheitschef des Flughafens Kuala Lumpur wandte: „Herr Sainz, uns hat keiner </w:t>
      </w:r>
      <w:ins w:id="2967" w:author="Lektorat Bauer" w:date="2025-02-28T10:28:00Z" w16du:dateUtc="2025-02-28T09:28:00Z">
        <w:r w:rsidR="00A56D60">
          <w:rPr>
            <w:rFonts w:ascii="Arial" w:hAnsi="Arial" w:cs="Arial"/>
            <w:sz w:val="24"/>
            <w:szCs w:val="24"/>
          </w:rPr>
          <w:t>–</w:t>
        </w:r>
      </w:ins>
      <w:del w:id="2968" w:author="Lektorat Bauer" w:date="2025-02-28T10:28:00Z" w16du:dateUtc="2025-02-28T09:28:00Z">
        <w:r w:rsidRPr="00944672" w:rsidDel="00A56D60">
          <w:rPr>
            <w:rFonts w:ascii="Arial" w:hAnsi="Arial" w:cs="Arial"/>
            <w:sz w:val="24"/>
            <w:szCs w:val="24"/>
          </w:rPr>
          <w:delText>...</w:delText>
        </w:r>
      </w:del>
      <w:r w:rsidRPr="00944672">
        <w:rPr>
          <w:rFonts w:ascii="Arial" w:hAnsi="Arial" w:cs="Arial"/>
          <w:sz w:val="24"/>
          <w:szCs w:val="24"/>
        </w:rPr>
        <w:t xml:space="preserve">“ </w:t>
      </w:r>
    </w:p>
    <w:p w14:paraId="5BE34F85" w14:textId="6B75BDBE" w:rsidR="00944672" w:rsidRPr="00944672" w:rsidRDefault="00944672" w:rsidP="00A56D60">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„Das ist auch gut so</w:t>
      </w:r>
      <w:del w:id="2969" w:author="Lektorat Bauer" w:date="2025-02-28T10:29:00Z" w16du:dateUtc="2025-02-28T09:29:00Z">
        <w:r w:rsidRPr="00944672" w:rsidDel="00A56D60">
          <w:rPr>
            <w:rFonts w:ascii="Arial" w:hAnsi="Arial" w:cs="Arial"/>
            <w:sz w:val="24"/>
            <w:szCs w:val="24"/>
          </w:rPr>
          <w:delText>,</w:delText>
        </w:r>
      </w:del>
      <w:r w:rsidRPr="00944672">
        <w:rPr>
          <w:rFonts w:ascii="Arial" w:hAnsi="Arial" w:cs="Arial"/>
          <w:sz w:val="24"/>
          <w:szCs w:val="24"/>
        </w:rPr>
        <w:t>“</w:t>
      </w:r>
      <w:ins w:id="2970" w:author="Lektorat Bauer" w:date="2025-02-28T10:29:00Z" w16du:dateUtc="2025-02-28T09:29:00Z">
        <w:r w:rsidR="00A56D60">
          <w:rPr>
            <w:rFonts w:ascii="Arial" w:hAnsi="Arial" w:cs="Arial"/>
            <w:sz w:val="24"/>
            <w:szCs w:val="24"/>
          </w:rPr>
          <w:t>,</w:t>
        </w:r>
      </w:ins>
      <w:r w:rsidRPr="00944672">
        <w:rPr>
          <w:rFonts w:ascii="Arial" w:hAnsi="Arial" w:cs="Arial"/>
          <w:sz w:val="24"/>
          <w:szCs w:val="24"/>
        </w:rPr>
        <w:t xml:space="preserve"> kanzelte Sainz den Vorgesetzten ab und wandte sich an den Sicherheitsmann Tenerau: „Herr Tenerau. Ich beglückwünsche Sie zu Ihrer Reaktion. Sie haben alles richtig gemacht! Lassen Sie sich nie einschüchtern, es könnte eine Falle von Terroristen sein!“</w:t>
      </w:r>
    </w:p>
    <w:p w14:paraId="3A6E8F76" w14:textId="1D9993D1"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Nach diesen Worten drehte er sich in Richtung Satria Chow und sagte: „Leftenan Chow, danke für die Vorwarnung und die Vorbereitung. Ich habe vorgesehen, dass Wachmann Tenerau Sie ab hier begleitet.</w:t>
      </w:r>
      <w:del w:id="2971" w:author="Lektorat Bauer" w:date="2025-02-28T10:29:00Z" w16du:dateUtc="2025-02-28T09:29:00Z">
        <w:r w:rsidRPr="00944672" w:rsidDel="00A56D60">
          <w:rPr>
            <w:rFonts w:ascii="Arial" w:hAnsi="Arial" w:cs="Arial"/>
            <w:sz w:val="24"/>
            <w:szCs w:val="24"/>
          </w:rPr>
          <w:delText xml:space="preserve"> Er wird Sie über das </w:delText>
        </w:r>
        <w:commentRangeStart w:id="2972"/>
        <w:r w:rsidRPr="00944672" w:rsidDel="00A56D60">
          <w:rPr>
            <w:rFonts w:ascii="Arial" w:hAnsi="Arial" w:cs="Arial"/>
            <w:sz w:val="24"/>
            <w:szCs w:val="24"/>
          </w:rPr>
          <w:delText>Flughafengelände</w:delText>
        </w:r>
      </w:del>
      <w:commentRangeEnd w:id="2972"/>
      <w:r w:rsidR="00A56D60">
        <w:rPr>
          <w:rStyle w:val="Kommentarzeichen"/>
        </w:rPr>
        <w:commentReference w:id="2972"/>
      </w:r>
      <w:del w:id="2973" w:author="Lektorat Bauer" w:date="2025-02-28T10:29:00Z" w16du:dateUtc="2025-02-28T09:29:00Z">
        <w:r w:rsidRPr="00944672" w:rsidDel="00A56D60">
          <w:rPr>
            <w:rFonts w:ascii="Arial" w:hAnsi="Arial" w:cs="Arial"/>
            <w:sz w:val="24"/>
            <w:szCs w:val="24"/>
          </w:rPr>
          <w:delText xml:space="preserve"> begleiten.</w:delText>
        </w:r>
      </w:del>
      <w:r w:rsidRPr="00944672">
        <w:rPr>
          <w:rFonts w:ascii="Arial" w:hAnsi="Arial" w:cs="Arial"/>
          <w:sz w:val="24"/>
          <w:szCs w:val="24"/>
        </w:rPr>
        <w:t>“ Tenerau hatte zugehört und wunderte sich, dass Sicherheitschef Sainz die Soldatin kannte.</w:t>
      </w:r>
    </w:p>
    <w:p w14:paraId="3E827C28"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2EE1DFA7" w14:textId="77777777" w:rsidR="00944672" w:rsidRPr="00944672" w:rsidRDefault="00944672" w:rsidP="00623B68">
      <w:pPr>
        <w:suppressAutoHyphens/>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 xml:space="preserve">*** </w:t>
      </w:r>
    </w:p>
    <w:p w14:paraId="2A4DCA55"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0557EF5B"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commentRangeStart w:id="2974"/>
      <w:commentRangeEnd w:id="2974"/>
      <w:r w:rsidRPr="00944672">
        <w:rPr>
          <w:rFonts w:ascii="Arial" w:hAnsi="Arial" w:cs="Arial"/>
          <w:sz w:val="24"/>
          <w:szCs w:val="24"/>
        </w:rPr>
        <w:commentReference w:id="2974"/>
      </w:r>
      <w:r w:rsidRPr="00944672">
        <w:rPr>
          <w:rFonts w:ascii="Arial" w:hAnsi="Arial" w:cs="Arial"/>
          <w:sz w:val="24"/>
          <w:szCs w:val="24"/>
        </w:rPr>
        <w:t xml:space="preserve">&gt;&gt;&gt; </w:t>
      </w:r>
      <w:r w:rsidRPr="00944672">
        <w:rPr>
          <w:rFonts w:ascii="Arial" w:hAnsi="Arial" w:cs="Arial"/>
          <w:b/>
          <w:bCs/>
          <w:sz w:val="24"/>
          <w:szCs w:val="24"/>
        </w:rPr>
        <w:t>Freitag, 07. März 2014, 09:15 Uhr, Büro des Sicherheitschefs am Flughafen Kuala Lumpur</w:t>
      </w:r>
      <w:r w:rsidRPr="00944672">
        <w:rPr>
          <w:rFonts w:ascii="Arial" w:hAnsi="Arial" w:cs="Arial"/>
          <w:sz w:val="24"/>
          <w:szCs w:val="24"/>
        </w:rPr>
        <w:t xml:space="preserve"> &lt;&lt;&lt;</w:t>
      </w:r>
    </w:p>
    <w:p w14:paraId="19862CAF" w14:textId="4340CAA2" w:rsidR="00944672" w:rsidRPr="00944672" w:rsidDel="00A56D60" w:rsidRDefault="00944672" w:rsidP="00623B68">
      <w:pPr>
        <w:autoSpaceDE w:val="0"/>
        <w:autoSpaceDN w:val="0"/>
        <w:adjustRightInd w:val="0"/>
        <w:spacing w:after="0" w:line="360" w:lineRule="auto"/>
        <w:ind w:firstLine="227"/>
        <w:jc w:val="both"/>
        <w:rPr>
          <w:del w:id="2975" w:author="Lektorat Bauer" w:date="2025-02-28T10:29:00Z" w16du:dateUtc="2025-02-28T09:29:00Z"/>
          <w:rFonts w:ascii="Arial" w:hAnsi="Arial" w:cs="Arial"/>
          <w:sz w:val="24"/>
          <w:szCs w:val="24"/>
        </w:rPr>
      </w:pPr>
      <w:commentRangeStart w:id="2976"/>
      <w:del w:id="2977" w:author="Lektorat Bauer" w:date="2025-02-28T10:29:00Z" w16du:dateUtc="2025-02-28T09:29:00Z">
        <w:r w:rsidRPr="00944672" w:rsidDel="00A56D60">
          <w:rPr>
            <w:rFonts w:ascii="Arial" w:hAnsi="Arial" w:cs="Arial"/>
            <w:sz w:val="24"/>
            <w:szCs w:val="24"/>
          </w:rPr>
          <w:delText>Rückblende: morgens 09:15 Uhr, Flughafen Kuala Lumpur, Büro des Sicherheitschefs Sainz.</w:delText>
        </w:r>
      </w:del>
      <w:commentRangeEnd w:id="2976"/>
      <w:r w:rsidR="00A56D60">
        <w:rPr>
          <w:rStyle w:val="Kommentarzeichen"/>
        </w:rPr>
        <w:commentReference w:id="2976"/>
      </w:r>
    </w:p>
    <w:p w14:paraId="4B6CF902" w14:textId="7F5D8D49"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Klopfen und Tür öffnen passierten fast gleichzeitig und im Vorzimmer des Sicherheitschefs stand plötzlich eine Soldatin in Kampfmontur. „Äh </w:t>
      </w:r>
      <w:ins w:id="2978" w:author="Lektorat Bauer" w:date="2025-02-28T10:30:00Z" w16du:dateUtc="2025-02-28T09:30:00Z">
        <w:r w:rsidR="00A56D60">
          <w:rPr>
            <w:rFonts w:ascii="Arial" w:hAnsi="Arial" w:cs="Arial"/>
            <w:sz w:val="24"/>
            <w:szCs w:val="24"/>
          </w:rPr>
          <w:t>…</w:t>
        </w:r>
      </w:ins>
      <w:del w:id="2979" w:author="Lektorat Bauer" w:date="2025-02-28T10:30:00Z" w16du:dateUtc="2025-02-28T09:30:00Z">
        <w:r w:rsidRPr="00944672" w:rsidDel="00A56D60">
          <w:rPr>
            <w:rFonts w:ascii="Arial" w:hAnsi="Arial" w:cs="Arial"/>
            <w:sz w:val="24"/>
            <w:szCs w:val="24"/>
          </w:rPr>
          <w:delText>...</w:delText>
        </w:r>
      </w:del>
      <w:r w:rsidRPr="00944672">
        <w:rPr>
          <w:rFonts w:ascii="Arial" w:hAnsi="Arial" w:cs="Arial"/>
          <w:sz w:val="24"/>
          <w:szCs w:val="24"/>
        </w:rPr>
        <w:t>, kommen Sie doch rein</w:t>
      </w:r>
      <w:del w:id="2980" w:author="Lektorat Bauer" w:date="2025-02-28T10:30:00Z" w16du:dateUtc="2025-02-28T09:30:00Z">
        <w:r w:rsidRPr="00944672" w:rsidDel="00A56D60">
          <w:rPr>
            <w:rFonts w:ascii="Arial" w:hAnsi="Arial" w:cs="Arial"/>
            <w:sz w:val="24"/>
            <w:szCs w:val="24"/>
          </w:rPr>
          <w:delText>.</w:delText>
        </w:r>
      </w:del>
      <w:r w:rsidRPr="00944672">
        <w:rPr>
          <w:rFonts w:ascii="Arial" w:hAnsi="Arial" w:cs="Arial"/>
          <w:sz w:val="24"/>
          <w:szCs w:val="24"/>
        </w:rPr>
        <w:t>“</w:t>
      </w:r>
      <w:ins w:id="2981" w:author="Lektorat Bauer" w:date="2025-02-28T10:30:00Z" w16du:dateUtc="2025-02-28T09:30:00Z">
        <w:r w:rsidR="00A56D60">
          <w:rPr>
            <w:rFonts w:ascii="Arial" w:hAnsi="Arial" w:cs="Arial"/>
            <w:sz w:val="24"/>
            <w:szCs w:val="24"/>
          </w:rPr>
          <w:t>,</w:t>
        </w:r>
      </w:ins>
      <w:r w:rsidRPr="00944672">
        <w:rPr>
          <w:rFonts w:ascii="Arial" w:hAnsi="Arial" w:cs="Arial"/>
          <w:sz w:val="24"/>
          <w:szCs w:val="24"/>
        </w:rPr>
        <w:t xml:space="preserve"> </w:t>
      </w:r>
      <w:ins w:id="2982" w:author="Lektorat Bauer" w:date="2025-02-28T10:30:00Z" w16du:dateUtc="2025-02-28T09:30:00Z">
        <w:r w:rsidR="00A56D60">
          <w:rPr>
            <w:rFonts w:ascii="Arial" w:hAnsi="Arial" w:cs="Arial"/>
            <w:sz w:val="24"/>
            <w:szCs w:val="24"/>
          </w:rPr>
          <w:t>w</w:t>
        </w:r>
      </w:ins>
      <w:del w:id="2983" w:author="Lektorat Bauer" w:date="2025-02-28T10:30:00Z" w16du:dateUtc="2025-02-28T09:30:00Z">
        <w:r w:rsidRPr="00944672" w:rsidDel="00A56D60">
          <w:rPr>
            <w:rFonts w:ascii="Arial" w:hAnsi="Arial" w:cs="Arial"/>
            <w:sz w:val="24"/>
            <w:szCs w:val="24"/>
          </w:rPr>
          <w:delText>W</w:delText>
        </w:r>
      </w:del>
      <w:r w:rsidRPr="00944672">
        <w:rPr>
          <w:rFonts w:ascii="Arial" w:hAnsi="Arial" w:cs="Arial"/>
          <w:sz w:val="24"/>
          <w:szCs w:val="24"/>
        </w:rPr>
        <w:t>ar die einzige Reaktion, zu welcher der Assistent des Sicherheitschefs in der Lage war</w:t>
      </w:r>
      <w:del w:id="2984" w:author="Lektorat Bauer" w:date="2025-02-28T10:30:00Z" w16du:dateUtc="2025-02-28T09:30:00Z">
        <w:r w:rsidRPr="00944672" w:rsidDel="00A56D60">
          <w:rPr>
            <w:rFonts w:ascii="Arial" w:hAnsi="Arial" w:cs="Arial"/>
            <w:sz w:val="24"/>
            <w:szCs w:val="24"/>
          </w:rPr>
          <w:delText xml:space="preserve">, da er von dem </w:delText>
        </w:r>
        <w:commentRangeStart w:id="2985"/>
        <w:r w:rsidRPr="00944672" w:rsidDel="00A56D60">
          <w:rPr>
            <w:rFonts w:ascii="Arial" w:hAnsi="Arial" w:cs="Arial"/>
            <w:sz w:val="24"/>
            <w:szCs w:val="24"/>
          </w:rPr>
          <w:delText>plötzlichen</w:delText>
        </w:r>
      </w:del>
      <w:commentRangeEnd w:id="2985"/>
      <w:r w:rsidR="00A56D60">
        <w:rPr>
          <w:rStyle w:val="Kommentarzeichen"/>
        </w:rPr>
        <w:commentReference w:id="2985"/>
      </w:r>
      <w:del w:id="2986" w:author="Lektorat Bauer" w:date="2025-02-28T10:30:00Z" w16du:dateUtc="2025-02-28T09:30:00Z">
        <w:r w:rsidRPr="00944672" w:rsidDel="00A56D60">
          <w:rPr>
            <w:rFonts w:ascii="Arial" w:hAnsi="Arial" w:cs="Arial"/>
            <w:sz w:val="24"/>
            <w:szCs w:val="24"/>
          </w:rPr>
          <w:delText xml:space="preserve"> Eintreten der Soldatin überrascht war</w:delText>
        </w:r>
      </w:del>
      <w:r w:rsidRPr="00944672">
        <w:rPr>
          <w:rFonts w:ascii="Arial" w:hAnsi="Arial" w:cs="Arial"/>
          <w:sz w:val="24"/>
          <w:szCs w:val="24"/>
        </w:rPr>
        <w:t xml:space="preserve">. </w:t>
      </w:r>
    </w:p>
    <w:p w14:paraId="0E00B44E" w14:textId="77777777" w:rsidR="00A56D60" w:rsidRDefault="00944672" w:rsidP="00623B68">
      <w:pPr>
        <w:autoSpaceDE w:val="0"/>
        <w:autoSpaceDN w:val="0"/>
        <w:adjustRightInd w:val="0"/>
        <w:spacing w:after="0" w:line="360" w:lineRule="auto"/>
        <w:ind w:firstLine="227"/>
        <w:jc w:val="both"/>
        <w:rPr>
          <w:ins w:id="2987" w:author="Lektorat Bauer" w:date="2025-02-28T10:30:00Z" w16du:dateUtc="2025-02-28T09:30:00Z"/>
          <w:rFonts w:ascii="Arial" w:hAnsi="Arial" w:cs="Arial"/>
          <w:sz w:val="24"/>
          <w:szCs w:val="24"/>
        </w:rPr>
      </w:pPr>
      <w:r w:rsidRPr="00944672">
        <w:rPr>
          <w:rFonts w:ascii="Arial" w:hAnsi="Arial" w:cs="Arial"/>
          <w:sz w:val="24"/>
          <w:szCs w:val="24"/>
        </w:rPr>
        <w:t>„Ich möchte zu Sicherheitschef Sainz</w:t>
      </w:r>
      <w:del w:id="2988" w:author="Lektorat Bauer" w:date="2025-02-28T10:30:00Z" w16du:dateUtc="2025-02-28T09:30:00Z">
        <w:r w:rsidRPr="00944672" w:rsidDel="00A56D60">
          <w:rPr>
            <w:rFonts w:ascii="Arial" w:hAnsi="Arial" w:cs="Arial"/>
            <w:sz w:val="24"/>
            <w:szCs w:val="24"/>
          </w:rPr>
          <w:delText>.</w:delText>
        </w:r>
      </w:del>
      <w:r w:rsidRPr="00944672">
        <w:rPr>
          <w:rFonts w:ascii="Arial" w:hAnsi="Arial" w:cs="Arial"/>
          <w:sz w:val="24"/>
          <w:szCs w:val="24"/>
        </w:rPr>
        <w:t>“</w:t>
      </w:r>
      <w:ins w:id="2989" w:author="Lektorat Bauer" w:date="2025-02-28T10:30:00Z" w16du:dateUtc="2025-02-28T09:30:00Z">
        <w:r w:rsidR="00A56D60">
          <w:rPr>
            <w:rFonts w:ascii="Arial" w:hAnsi="Arial" w:cs="Arial"/>
            <w:sz w:val="24"/>
            <w:szCs w:val="24"/>
          </w:rPr>
          <w:t>,</w:t>
        </w:r>
      </w:ins>
      <w:r w:rsidRPr="00944672">
        <w:rPr>
          <w:rFonts w:ascii="Arial" w:hAnsi="Arial" w:cs="Arial"/>
          <w:sz w:val="24"/>
          <w:szCs w:val="24"/>
        </w:rPr>
        <w:t xml:space="preserve"> </w:t>
      </w:r>
      <w:ins w:id="2990" w:author="Lektorat Bauer" w:date="2025-02-28T10:30:00Z" w16du:dateUtc="2025-02-28T09:30:00Z">
        <w:r w:rsidR="00A56D60">
          <w:rPr>
            <w:rFonts w:ascii="Arial" w:hAnsi="Arial" w:cs="Arial"/>
            <w:sz w:val="24"/>
            <w:szCs w:val="24"/>
          </w:rPr>
          <w:t>s</w:t>
        </w:r>
      </w:ins>
      <w:del w:id="2991" w:author="Lektorat Bauer" w:date="2025-02-28T10:30:00Z" w16du:dateUtc="2025-02-28T09:30:00Z">
        <w:r w:rsidRPr="00944672" w:rsidDel="00A56D60">
          <w:rPr>
            <w:rFonts w:ascii="Arial" w:hAnsi="Arial" w:cs="Arial"/>
            <w:sz w:val="24"/>
            <w:szCs w:val="24"/>
          </w:rPr>
          <w:delText>S</w:delText>
        </w:r>
      </w:del>
      <w:r w:rsidRPr="00944672">
        <w:rPr>
          <w:rFonts w:ascii="Arial" w:hAnsi="Arial" w:cs="Arial"/>
          <w:sz w:val="24"/>
          <w:szCs w:val="24"/>
        </w:rPr>
        <w:t>agte die Soldatin im Kommandoton</w:t>
      </w:r>
      <w:ins w:id="2992" w:author="Lektorat Bauer" w:date="2025-02-28T10:30:00Z" w16du:dateUtc="2025-02-28T09:30:00Z">
        <w:r w:rsidR="00A56D60">
          <w:rPr>
            <w:rFonts w:ascii="Arial" w:hAnsi="Arial" w:cs="Arial"/>
            <w:sz w:val="24"/>
            <w:szCs w:val="24"/>
          </w:rPr>
          <w:t>.</w:t>
        </w:r>
      </w:ins>
      <w:del w:id="2993" w:author="Lektorat Bauer" w:date="2025-02-28T10:30:00Z" w16du:dateUtc="2025-02-28T09:30:00Z">
        <w:r w:rsidRPr="00944672" w:rsidDel="00A56D60">
          <w:rPr>
            <w:rFonts w:ascii="Arial" w:hAnsi="Arial" w:cs="Arial"/>
            <w:sz w:val="24"/>
            <w:szCs w:val="24"/>
          </w:rPr>
          <w:delText>,</w:delText>
        </w:r>
      </w:del>
      <w:r w:rsidRPr="00944672">
        <w:rPr>
          <w:rFonts w:ascii="Arial" w:hAnsi="Arial" w:cs="Arial"/>
          <w:sz w:val="24"/>
          <w:szCs w:val="24"/>
        </w:rPr>
        <w:t xml:space="preserve"> </w:t>
      </w:r>
    </w:p>
    <w:p w14:paraId="3092DEE0" w14:textId="77777777" w:rsidR="00A56D60" w:rsidRDefault="00944672" w:rsidP="00623B68">
      <w:pPr>
        <w:autoSpaceDE w:val="0"/>
        <w:autoSpaceDN w:val="0"/>
        <w:adjustRightInd w:val="0"/>
        <w:spacing w:after="0" w:line="360" w:lineRule="auto"/>
        <w:ind w:firstLine="227"/>
        <w:jc w:val="both"/>
        <w:rPr>
          <w:ins w:id="2994" w:author="Lektorat Bauer" w:date="2025-02-28T10:30:00Z" w16du:dateUtc="2025-02-28T09:30:00Z"/>
          <w:rFonts w:ascii="Arial" w:hAnsi="Arial" w:cs="Arial"/>
          <w:sz w:val="24"/>
          <w:szCs w:val="24"/>
        </w:rPr>
      </w:pPr>
      <w:r w:rsidRPr="00944672">
        <w:rPr>
          <w:rFonts w:ascii="Arial" w:hAnsi="Arial" w:cs="Arial"/>
          <w:sz w:val="24"/>
          <w:szCs w:val="24"/>
        </w:rPr>
        <w:lastRenderedPageBreak/>
        <w:t>„Haben Sie einen Termin?“</w:t>
      </w:r>
      <w:ins w:id="2995" w:author="Lektorat Bauer" w:date="2025-02-28T10:30:00Z" w16du:dateUtc="2025-02-28T09:30:00Z">
        <w:r w:rsidR="00A56D60">
          <w:rPr>
            <w:rFonts w:ascii="Arial" w:hAnsi="Arial" w:cs="Arial"/>
            <w:sz w:val="24"/>
            <w:szCs w:val="24"/>
          </w:rPr>
          <w:t>,</w:t>
        </w:r>
      </w:ins>
      <w:r w:rsidRPr="00944672">
        <w:rPr>
          <w:rFonts w:ascii="Arial" w:hAnsi="Arial" w:cs="Arial"/>
          <w:sz w:val="24"/>
          <w:szCs w:val="24"/>
        </w:rPr>
        <w:t xml:space="preserve"> </w:t>
      </w:r>
      <w:ins w:id="2996" w:author="Lektorat Bauer" w:date="2025-02-28T10:30:00Z" w16du:dateUtc="2025-02-28T09:30:00Z">
        <w:r w:rsidR="00A56D60">
          <w:rPr>
            <w:rFonts w:ascii="Arial" w:hAnsi="Arial" w:cs="Arial"/>
            <w:sz w:val="24"/>
            <w:szCs w:val="24"/>
          </w:rPr>
          <w:t>w</w:t>
        </w:r>
      </w:ins>
      <w:del w:id="2997" w:author="Lektorat Bauer" w:date="2025-02-28T10:30:00Z" w16du:dateUtc="2025-02-28T09:30:00Z">
        <w:r w:rsidRPr="00944672" w:rsidDel="00A56D60">
          <w:rPr>
            <w:rFonts w:ascii="Arial" w:hAnsi="Arial" w:cs="Arial"/>
            <w:sz w:val="24"/>
            <w:szCs w:val="24"/>
          </w:rPr>
          <w:delText>W</w:delText>
        </w:r>
      </w:del>
      <w:r w:rsidRPr="00944672">
        <w:rPr>
          <w:rFonts w:ascii="Arial" w:hAnsi="Arial" w:cs="Arial"/>
          <w:sz w:val="24"/>
          <w:szCs w:val="24"/>
        </w:rPr>
        <w:t xml:space="preserve">ollte der Referent sie abwimmeln. </w:t>
      </w:r>
    </w:p>
    <w:p w14:paraId="1C431EEF" w14:textId="77777777" w:rsidR="00A56D60" w:rsidRDefault="00944672" w:rsidP="00623B68">
      <w:pPr>
        <w:autoSpaceDE w:val="0"/>
        <w:autoSpaceDN w:val="0"/>
        <w:adjustRightInd w:val="0"/>
        <w:spacing w:after="0" w:line="360" w:lineRule="auto"/>
        <w:ind w:firstLine="227"/>
        <w:jc w:val="both"/>
        <w:rPr>
          <w:ins w:id="2998" w:author="Lektorat Bauer" w:date="2025-02-28T10:31:00Z" w16du:dateUtc="2025-02-28T09:31:00Z"/>
          <w:rFonts w:ascii="Arial" w:hAnsi="Arial" w:cs="Arial"/>
          <w:sz w:val="24"/>
          <w:szCs w:val="24"/>
        </w:rPr>
      </w:pPr>
      <w:r w:rsidRPr="00944672">
        <w:rPr>
          <w:rFonts w:ascii="Arial" w:hAnsi="Arial" w:cs="Arial"/>
          <w:sz w:val="24"/>
          <w:szCs w:val="24"/>
        </w:rPr>
        <w:t>„Sei</w:t>
      </w:r>
      <w:ins w:id="2999" w:author="Lektorat Bauer" w:date="2025-02-28T10:31:00Z" w16du:dateUtc="2025-02-28T09:31:00Z">
        <w:r w:rsidR="00A56D60">
          <w:rPr>
            <w:rFonts w:ascii="Arial" w:hAnsi="Arial" w:cs="Arial"/>
            <w:sz w:val="24"/>
            <w:szCs w:val="24"/>
          </w:rPr>
          <w:t>e</w:t>
        </w:r>
      </w:ins>
      <w:r w:rsidRPr="00944672">
        <w:rPr>
          <w:rFonts w:ascii="Arial" w:hAnsi="Arial" w:cs="Arial"/>
          <w:sz w:val="24"/>
          <w:szCs w:val="24"/>
        </w:rPr>
        <w:t>n sie still!“</w:t>
      </w:r>
      <w:ins w:id="3000" w:author="Lektorat Bauer" w:date="2025-02-28T10:31:00Z" w16du:dateUtc="2025-02-28T09:31:00Z">
        <w:r w:rsidR="00A56D60">
          <w:rPr>
            <w:rFonts w:ascii="Arial" w:hAnsi="Arial" w:cs="Arial"/>
            <w:sz w:val="24"/>
            <w:szCs w:val="24"/>
          </w:rPr>
          <w:t>,</w:t>
        </w:r>
      </w:ins>
      <w:r w:rsidRPr="00944672">
        <w:rPr>
          <w:rFonts w:ascii="Arial" w:hAnsi="Arial" w:cs="Arial"/>
          <w:sz w:val="24"/>
          <w:szCs w:val="24"/>
        </w:rPr>
        <w:t xml:space="preserve"> </w:t>
      </w:r>
      <w:ins w:id="3001" w:author="Lektorat Bauer" w:date="2025-02-28T10:31:00Z" w16du:dateUtc="2025-02-28T09:31:00Z">
        <w:r w:rsidR="00A56D60">
          <w:rPr>
            <w:rFonts w:ascii="Arial" w:hAnsi="Arial" w:cs="Arial"/>
            <w:sz w:val="24"/>
            <w:szCs w:val="24"/>
          </w:rPr>
          <w:t>b</w:t>
        </w:r>
      </w:ins>
      <w:del w:id="3002" w:author="Lektorat Bauer" w:date="2025-02-28T10:31:00Z" w16du:dateUtc="2025-02-28T09:31:00Z">
        <w:r w:rsidRPr="00944672" w:rsidDel="00A56D60">
          <w:rPr>
            <w:rFonts w:ascii="Arial" w:hAnsi="Arial" w:cs="Arial"/>
            <w:sz w:val="24"/>
            <w:szCs w:val="24"/>
          </w:rPr>
          <w:delText>B</w:delText>
        </w:r>
      </w:del>
      <w:r w:rsidRPr="00944672">
        <w:rPr>
          <w:rFonts w:ascii="Arial" w:hAnsi="Arial" w:cs="Arial"/>
          <w:sz w:val="24"/>
          <w:szCs w:val="24"/>
        </w:rPr>
        <w:t xml:space="preserve">ellte die Soldatin zurück. Verstört sah der Referent sie an, so wurde normalerweise nicht mit ihm gesprochen. </w:t>
      </w:r>
    </w:p>
    <w:p w14:paraId="2E99ADD9" w14:textId="51C3219C"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„Sie melden mich jetzt bei Herrn Sainz an!“</w:t>
      </w:r>
      <w:ins w:id="3003" w:author="Lektorat Bauer" w:date="2025-02-28T10:31:00Z" w16du:dateUtc="2025-02-28T09:31:00Z">
        <w:r w:rsidR="00A56D60">
          <w:rPr>
            <w:rFonts w:ascii="Arial" w:hAnsi="Arial" w:cs="Arial"/>
            <w:sz w:val="24"/>
            <w:szCs w:val="24"/>
          </w:rPr>
          <w:t>,</w:t>
        </w:r>
      </w:ins>
      <w:r w:rsidRPr="00944672">
        <w:rPr>
          <w:rFonts w:ascii="Arial" w:hAnsi="Arial" w:cs="Arial"/>
          <w:sz w:val="24"/>
          <w:szCs w:val="24"/>
        </w:rPr>
        <w:t xml:space="preserve"> </w:t>
      </w:r>
      <w:ins w:id="3004" w:author="Lektorat Bauer" w:date="2025-02-28T10:31:00Z" w16du:dateUtc="2025-02-28T09:31:00Z">
        <w:r w:rsidR="00A56D60">
          <w:rPr>
            <w:rFonts w:ascii="Arial" w:hAnsi="Arial" w:cs="Arial"/>
            <w:sz w:val="24"/>
            <w:szCs w:val="24"/>
          </w:rPr>
          <w:t>f</w:t>
        </w:r>
      </w:ins>
      <w:del w:id="3005" w:author="Lektorat Bauer" w:date="2025-02-28T10:31:00Z" w16du:dateUtc="2025-02-28T09:31:00Z">
        <w:r w:rsidRPr="00944672" w:rsidDel="00A56D60">
          <w:rPr>
            <w:rFonts w:ascii="Arial" w:hAnsi="Arial" w:cs="Arial"/>
            <w:sz w:val="24"/>
            <w:szCs w:val="24"/>
          </w:rPr>
          <w:delText>F</w:delText>
        </w:r>
      </w:del>
      <w:r w:rsidRPr="00944672">
        <w:rPr>
          <w:rFonts w:ascii="Arial" w:hAnsi="Arial" w:cs="Arial"/>
          <w:sz w:val="24"/>
          <w:szCs w:val="24"/>
        </w:rPr>
        <w:t>uhr Satria Chow bestimmt fort. „Sie werden ihm außerdem sagen, dass er die Akte ‚Kerajaan, ungu, Lima, lapan, tiga‘</w:t>
      </w:r>
      <w:del w:id="3006" w:author="Lektorat Bauer" w:date="2025-02-28T10:31:00Z" w16du:dateUtc="2025-02-28T09:31:00Z">
        <w:r w:rsidRPr="00944672" w:rsidDel="00A56D60">
          <w:rPr>
            <w:rFonts w:ascii="Arial" w:hAnsi="Arial" w:cs="Arial"/>
            <w:sz w:val="24"/>
            <w:szCs w:val="24"/>
          </w:rPr>
          <w:delText xml:space="preserve"> [Regierung, Violett, 5,8,3] </w:delText>
        </w:r>
      </w:del>
      <w:ins w:id="3007" w:author="Lektorat Bauer" w:date="2025-02-28T10:31:00Z" w16du:dateUtc="2025-02-28T09:31:00Z">
        <w:r w:rsidR="00A56D60">
          <w:rPr>
            <w:rFonts w:ascii="Arial" w:hAnsi="Arial" w:cs="Arial"/>
            <w:sz w:val="24"/>
            <w:szCs w:val="24"/>
          </w:rPr>
          <w:t xml:space="preserve"> </w:t>
        </w:r>
      </w:ins>
      <w:r w:rsidRPr="00944672">
        <w:rPr>
          <w:rFonts w:ascii="Arial" w:hAnsi="Arial" w:cs="Arial"/>
          <w:sz w:val="24"/>
          <w:szCs w:val="24"/>
        </w:rPr>
        <w:t xml:space="preserve">aus dem Tresor </w:t>
      </w:r>
      <w:del w:id="3008" w:author="Lektorat Bauer" w:date="2025-02-28T10:31:00Z" w16du:dateUtc="2025-02-28T09:31:00Z">
        <w:r w:rsidRPr="00944672" w:rsidDel="00A56D60">
          <w:rPr>
            <w:rFonts w:ascii="Arial" w:hAnsi="Arial" w:cs="Arial"/>
            <w:sz w:val="24"/>
            <w:szCs w:val="24"/>
          </w:rPr>
          <w:delText>nimmt</w:delText>
        </w:r>
      </w:del>
      <w:ins w:id="3009" w:author="Lektorat Bauer" w:date="2025-02-28T10:31:00Z" w16du:dateUtc="2025-02-28T09:31:00Z">
        <w:r w:rsidR="00A56D60">
          <w:rPr>
            <w:rFonts w:ascii="Arial" w:hAnsi="Arial" w:cs="Arial"/>
            <w:sz w:val="24"/>
            <w:szCs w:val="24"/>
          </w:rPr>
          <w:t>nehmen soll</w:t>
        </w:r>
      </w:ins>
      <w:r w:rsidRPr="00944672">
        <w:rPr>
          <w:rFonts w:ascii="Arial" w:hAnsi="Arial" w:cs="Arial"/>
          <w:sz w:val="24"/>
          <w:szCs w:val="24"/>
        </w:rPr>
        <w:t xml:space="preserve">. Danach werden Sie ihr Büro verlassen und für 30 Minuten Pause machen.“ </w:t>
      </w:r>
    </w:p>
    <w:p w14:paraId="58AF3BCA" w14:textId="393CBE5A"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Der Ton der Soldatin, mittlerweile hatte er </w:t>
      </w:r>
      <w:del w:id="3010" w:author="Lektorat Bauer" w:date="2025-02-28T10:31:00Z" w16du:dateUtc="2025-02-28T09:31:00Z">
        <w:r w:rsidRPr="00944672" w:rsidDel="00A56D60">
          <w:rPr>
            <w:rFonts w:ascii="Arial" w:hAnsi="Arial" w:cs="Arial"/>
            <w:sz w:val="24"/>
            <w:szCs w:val="24"/>
          </w:rPr>
          <w:delText>I</w:delText>
        </w:r>
      </w:del>
      <w:ins w:id="3011" w:author="Lektorat Bauer" w:date="2025-02-28T10:31:00Z" w16du:dateUtc="2025-02-28T09:31:00Z">
        <w:r w:rsidR="00A56D60">
          <w:rPr>
            <w:rFonts w:ascii="Arial" w:hAnsi="Arial" w:cs="Arial"/>
            <w:sz w:val="24"/>
            <w:szCs w:val="24"/>
          </w:rPr>
          <w:t>i</w:t>
        </w:r>
      </w:ins>
      <w:r w:rsidRPr="00944672">
        <w:rPr>
          <w:rFonts w:ascii="Arial" w:hAnsi="Arial" w:cs="Arial"/>
          <w:sz w:val="24"/>
          <w:szCs w:val="24"/>
        </w:rPr>
        <w:t>hren Dienstgrad als Leftenan erkannt, war so bestimmt, dass er tatsächlich beim Sicherheitschef anrief und die Informationen weitergab.</w:t>
      </w:r>
    </w:p>
    <w:p w14:paraId="5595AC0B"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Zu seiner Überraschung sagte sein Chef: „Danke, ich benötige 2 Minuten, dann lassen Sie die Leftenan herein. Bitte verlassen Sie im Anschluss das Büro und schließen Sie die Außentür ab.“</w:t>
      </w:r>
    </w:p>
    <w:p w14:paraId="69F5FEE8" w14:textId="475870C0"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Zwei Minuten später ging die Bürotür auf, und Sicherheitschef Sainz bat die Leftenan in sein Büro. </w:t>
      </w:r>
      <w:commentRangeStart w:id="3012"/>
      <w:del w:id="3013" w:author="Lektorat Bauer" w:date="2025-02-28T10:32:00Z" w16du:dateUtc="2025-02-28T09:32:00Z">
        <w:r w:rsidRPr="00944672" w:rsidDel="00A56D60">
          <w:rPr>
            <w:rFonts w:ascii="Arial" w:hAnsi="Arial" w:cs="Arial"/>
            <w:sz w:val="24"/>
            <w:szCs w:val="24"/>
          </w:rPr>
          <w:delText>Diese Reaktion seines Chefs war so ungewöhnlich</w:delText>
        </w:r>
      </w:del>
      <w:commentRangeEnd w:id="3012"/>
      <w:r w:rsidR="00A56D60">
        <w:rPr>
          <w:rStyle w:val="Kommentarzeichen"/>
        </w:rPr>
        <w:commentReference w:id="3012"/>
      </w:r>
      <w:del w:id="3014" w:author="Lektorat Bauer" w:date="2025-02-28T10:32:00Z" w16du:dateUtc="2025-02-28T09:32:00Z">
        <w:r w:rsidRPr="00944672" w:rsidDel="00A56D60">
          <w:rPr>
            <w:rFonts w:ascii="Arial" w:hAnsi="Arial" w:cs="Arial"/>
            <w:sz w:val="24"/>
            <w:szCs w:val="24"/>
          </w:rPr>
          <w:delText>, dass der</w:delText>
        </w:r>
      </w:del>
      <w:ins w:id="3015" w:author="Lektorat Bauer" w:date="2025-02-28T10:32:00Z" w16du:dateUtc="2025-02-28T09:32:00Z">
        <w:r w:rsidR="00A56D60">
          <w:rPr>
            <w:rFonts w:ascii="Arial" w:hAnsi="Arial" w:cs="Arial"/>
            <w:sz w:val="24"/>
            <w:szCs w:val="24"/>
          </w:rPr>
          <w:t>Der</w:t>
        </w:r>
      </w:ins>
      <w:r w:rsidRPr="00944672">
        <w:rPr>
          <w:rFonts w:ascii="Arial" w:hAnsi="Arial" w:cs="Arial"/>
          <w:sz w:val="24"/>
          <w:szCs w:val="24"/>
        </w:rPr>
        <w:t xml:space="preserve"> Referent </w:t>
      </w:r>
      <w:del w:id="3016" w:author="Lektorat Bauer" w:date="2025-02-28T10:32:00Z" w16du:dateUtc="2025-02-28T09:32:00Z">
        <w:r w:rsidRPr="00944672" w:rsidDel="00A56D60">
          <w:rPr>
            <w:rFonts w:ascii="Arial" w:hAnsi="Arial" w:cs="Arial"/>
            <w:sz w:val="24"/>
            <w:szCs w:val="24"/>
          </w:rPr>
          <w:delText>sich aufmachte</w:delText>
        </w:r>
      </w:del>
      <w:ins w:id="3017" w:author="Lektorat Bauer" w:date="2025-02-28T10:32:00Z" w16du:dateUtc="2025-02-28T09:32:00Z">
        <w:r w:rsidR="00A56D60">
          <w:rPr>
            <w:rFonts w:ascii="Arial" w:hAnsi="Arial" w:cs="Arial"/>
            <w:sz w:val="24"/>
            <w:szCs w:val="24"/>
          </w:rPr>
          <w:t>machte sich auf</w:t>
        </w:r>
      </w:ins>
      <w:r w:rsidRPr="00944672">
        <w:rPr>
          <w:rFonts w:ascii="Arial" w:hAnsi="Arial" w:cs="Arial"/>
          <w:sz w:val="24"/>
          <w:szCs w:val="24"/>
        </w:rPr>
        <w:t>, das Büro zu verlassen. „Ich bin nicht hier!“</w:t>
      </w:r>
      <w:ins w:id="3018" w:author="Lektorat Bauer" w:date="2025-02-28T10:32:00Z" w16du:dateUtc="2025-02-28T09:32:00Z">
        <w:r w:rsidR="00A56D60">
          <w:rPr>
            <w:rFonts w:ascii="Arial" w:hAnsi="Arial" w:cs="Arial"/>
            <w:sz w:val="24"/>
            <w:szCs w:val="24"/>
          </w:rPr>
          <w:t>,</w:t>
        </w:r>
      </w:ins>
      <w:del w:id="3019" w:author="Lektorat Bauer" w:date="2025-02-28T10:32:00Z" w16du:dateUtc="2025-02-28T09:32:00Z">
        <w:r w:rsidRPr="00944672" w:rsidDel="00A56D60">
          <w:rPr>
            <w:rFonts w:ascii="Arial" w:hAnsi="Arial" w:cs="Arial"/>
            <w:sz w:val="24"/>
            <w:szCs w:val="24"/>
          </w:rPr>
          <w:delText xml:space="preserve"> Schaute</w:delText>
        </w:r>
      </w:del>
      <w:r w:rsidRPr="00944672">
        <w:rPr>
          <w:rFonts w:ascii="Arial" w:hAnsi="Arial" w:cs="Arial"/>
          <w:sz w:val="24"/>
          <w:szCs w:val="24"/>
        </w:rPr>
        <w:t xml:space="preserve"> </w:t>
      </w:r>
      <w:ins w:id="3020" w:author="Lektorat Bauer" w:date="2025-02-28T10:32:00Z" w16du:dateUtc="2025-02-28T09:32:00Z">
        <w:r w:rsidR="00A56D60">
          <w:rPr>
            <w:rFonts w:ascii="Arial" w:hAnsi="Arial" w:cs="Arial"/>
            <w:sz w:val="24"/>
            <w:szCs w:val="24"/>
          </w:rPr>
          <w:t xml:space="preserve">bellte </w:t>
        </w:r>
      </w:ins>
      <w:r w:rsidRPr="00944672">
        <w:rPr>
          <w:rFonts w:ascii="Arial" w:hAnsi="Arial" w:cs="Arial"/>
          <w:sz w:val="24"/>
          <w:szCs w:val="24"/>
        </w:rPr>
        <w:t xml:space="preserve">die Leftenan </w:t>
      </w:r>
      <w:del w:id="3021" w:author="Lektorat Bauer" w:date="2025-02-28T10:32:00Z" w16du:dateUtc="2025-02-28T09:32:00Z">
        <w:r w:rsidRPr="00944672" w:rsidDel="00A56D60">
          <w:rPr>
            <w:rFonts w:ascii="Arial" w:hAnsi="Arial" w:cs="Arial"/>
            <w:sz w:val="24"/>
            <w:szCs w:val="24"/>
          </w:rPr>
          <w:delText xml:space="preserve">ihn </w:delText>
        </w:r>
      </w:del>
      <w:ins w:id="3022" w:author="Lektorat Bauer" w:date="2025-02-28T10:32:00Z" w16du:dateUtc="2025-02-28T09:32:00Z">
        <w:r w:rsidR="00A56D60">
          <w:rPr>
            <w:rFonts w:ascii="Arial" w:hAnsi="Arial" w:cs="Arial"/>
            <w:sz w:val="24"/>
            <w:szCs w:val="24"/>
          </w:rPr>
          <w:t>und sah ihn</w:t>
        </w:r>
        <w:r w:rsidR="00A56D60" w:rsidRPr="00944672">
          <w:rPr>
            <w:rFonts w:ascii="Arial" w:hAnsi="Arial" w:cs="Arial"/>
            <w:sz w:val="24"/>
            <w:szCs w:val="24"/>
          </w:rPr>
          <w:t xml:space="preserve"> </w:t>
        </w:r>
      </w:ins>
      <w:r w:rsidRPr="00944672">
        <w:rPr>
          <w:rFonts w:ascii="Arial" w:hAnsi="Arial" w:cs="Arial"/>
          <w:sz w:val="24"/>
          <w:szCs w:val="24"/>
        </w:rPr>
        <w:t>streng an</w:t>
      </w:r>
      <w:del w:id="3023" w:author="Lektorat Bauer" w:date="2025-02-28T10:32:00Z" w16du:dateUtc="2025-02-28T09:32:00Z">
        <w:r w:rsidRPr="00944672" w:rsidDel="00A56D60">
          <w:rPr>
            <w:rFonts w:ascii="Arial" w:hAnsi="Arial" w:cs="Arial"/>
            <w:sz w:val="24"/>
            <w:szCs w:val="24"/>
          </w:rPr>
          <w:delText>,</w:delText>
        </w:r>
      </w:del>
      <w:ins w:id="3024" w:author="Lektorat Bauer" w:date="2025-02-28T10:32:00Z" w16du:dateUtc="2025-02-28T09:32:00Z">
        <w:r w:rsidR="00A56D60">
          <w:rPr>
            <w:rFonts w:ascii="Arial" w:hAnsi="Arial" w:cs="Arial"/>
            <w:sz w:val="24"/>
            <w:szCs w:val="24"/>
          </w:rPr>
          <w:t>.</w:t>
        </w:r>
      </w:ins>
      <w:r w:rsidRPr="00944672">
        <w:rPr>
          <w:rFonts w:ascii="Arial" w:hAnsi="Arial" w:cs="Arial"/>
          <w:sz w:val="24"/>
          <w:szCs w:val="24"/>
        </w:rPr>
        <w:t xml:space="preserve"> </w:t>
      </w:r>
      <w:ins w:id="3025" w:author="Lektorat Bauer" w:date="2025-02-28T10:32:00Z" w16du:dateUtc="2025-02-28T09:32:00Z">
        <w:r w:rsidR="00A56D60">
          <w:rPr>
            <w:rFonts w:ascii="Arial" w:hAnsi="Arial" w:cs="Arial"/>
            <w:sz w:val="24"/>
            <w:szCs w:val="24"/>
          </w:rPr>
          <w:t>E</w:t>
        </w:r>
      </w:ins>
      <w:del w:id="3026" w:author="Lektorat Bauer" w:date="2025-02-28T10:32:00Z" w16du:dateUtc="2025-02-28T09:32:00Z">
        <w:r w:rsidRPr="00944672" w:rsidDel="00A56D60">
          <w:rPr>
            <w:rFonts w:ascii="Arial" w:hAnsi="Arial" w:cs="Arial"/>
            <w:sz w:val="24"/>
            <w:szCs w:val="24"/>
          </w:rPr>
          <w:delText>e</w:delText>
        </w:r>
      </w:del>
      <w:r w:rsidRPr="00944672">
        <w:rPr>
          <w:rFonts w:ascii="Arial" w:hAnsi="Arial" w:cs="Arial"/>
          <w:sz w:val="24"/>
          <w:szCs w:val="24"/>
        </w:rPr>
        <w:t>r wusste, dass er sich daran halten sollte, nickte und verließ das Büro.</w:t>
      </w:r>
    </w:p>
    <w:p w14:paraId="2788E7F0" w14:textId="77777777" w:rsidR="00A56D60" w:rsidRDefault="00944672" w:rsidP="00623B68">
      <w:pPr>
        <w:autoSpaceDE w:val="0"/>
        <w:autoSpaceDN w:val="0"/>
        <w:adjustRightInd w:val="0"/>
        <w:spacing w:after="0" w:line="360" w:lineRule="auto"/>
        <w:ind w:firstLine="227"/>
        <w:jc w:val="both"/>
        <w:rPr>
          <w:ins w:id="3027" w:author="Lektorat Bauer" w:date="2025-02-28T10:33:00Z" w16du:dateUtc="2025-02-28T09:33:00Z"/>
          <w:rFonts w:ascii="Arial" w:hAnsi="Arial" w:cs="Arial"/>
          <w:sz w:val="24"/>
          <w:szCs w:val="24"/>
        </w:rPr>
      </w:pPr>
      <w:r w:rsidRPr="00944672">
        <w:rPr>
          <w:rFonts w:ascii="Arial" w:hAnsi="Arial" w:cs="Arial"/>
          <w:sz w:val="24"/>
          <w:szCs w:val="24"/>
        </w:rPr>
        <w:t xml:space="preserve">„Leftenan </w:t>
      </w:r>
      <w:ins w:id="3028" w:author="Lektorat Bauer" w:date="2025-02-28T10:33:00Z" w16du:dateUtc="2025-02-28T09:33:00Z">
        <w:r w:rsidR="00A56D60">
          <w:rPr>
            <w:rFonts w:ascii="Arial" w:hAnsi="Arial" w:cs="Arial"/>
            <w:sz w:val="24"/>
            <w:szCs w:val="24"/>
          </w:rPr>
          <w:t>…</w:t>
        </w:r>
      </w:ins>
      <w:del w:id="3029" w:author="Lektorat Bauer" w:date="2025-02-28T10:33:00Z" w16du:dateUtc="2025-02-28T09:33:00Z">
        <w:r w:rsidRPr="00944672" w:rsidDel="00A56D60">
          <w:rPr>
            <w:rFonts w:ascii="Arial" w:hAnsi="Arial" w:cs="Arial"/>
            <w:sz w:val="24"/>
            <w:szCs w:val="24"/>
          </w:rPr>
          <w:delText>...</w:delText>
        </w:r>
      </w:del>
      <w:r w:rsidRPr="00944672">
        <w:rPr>
          <w:rFonts w:ascii="Arial" w:hAnsi="Arial" w:cs="Arial"/>
          <w:sz w:val="24"/>
          <w:szCs w:val="24"/>
        </w:rPr>
        <w:t xml:space="preserve">“ </w:t>
      </w:r>
      <w:ins w:id="3030" w:author="Lektorat Bauer" w:date="2025-02-28T10:33:00Z" w16du:dateUtc="2025-02-28T09:33:00Z">
        <w:r w:rsidR="00A56D60">
          <w:rPr>
            <w:rFonts w:ascii="Arial" w:hAnsi="Arial" w:cs="Arial"/>
            <w:sz w:val="24"/>
            <w:szCs w:val="24"/>
          </w:rPr>
          <w:t xml:space="preserve">– </w:t>
        </w:r>
      </w:ins>
      <w:r w:rsidRPr="00944672">
        <w:rPr>
          <w:rFonts w:ascii="Arial" w:hAnsi="Arial" w:cs="Arial"/>
          <w:sz w:val="24"/>
          <w:szCs w:val="24"/>
        </w:rPr>
        <w:t>„Chow</w:t>
      </w:r>
      <w:ins w:id="3031" w:author="Lektorat Bauer" w:date="2025-02-28T10:33:00Z" w16du:dateUtc="2025-02-28T09:33:00Z">
        <w:r w:rsidR="00A56D60">
          <w:rPr>
            <w:rFonts w:ascii="Arial" w:hAnsi="Arial" w:cs="Arial"/>
            <w:sz w:val="24"/>
            <w:szCs w:val="24"/>
          </w:rPr>
          <w:t>!</w:t>
        </w:r>
      </w:ins>
      <w:r w:rsidRPr="00944672">
        <w:rPr>
          <w:rFonts w:ascii="Arial" w:hAnsi="Arial" w:cs="Arial"/>
          <w:sz w:val="24"/>
          <w:szCs w:val="24"/>
        </w:rPr>
        <w:t xml:space="preserve">“ </w:t>
      </w:r>
    </w:p>
    <w:p w14:paraId="1691D350" w14:textId="51F1A2D9" w:rsidR="00A56D60" w:rsidRDefault="00944672" w:rsidP="00623B68">
      <w:pPr>
        <w:autoSpaceDE w:val="0"/>
        <w:autoSpaceDN w:val="0"/>
        <w:adjustRightInd w:val="0"/>
        <w:spacing w:after="0" w:line="360" w:lineRule="auto"/>
        <w:ind w:firstLine="227"/>
        <w:jc w:val="both"/>
        <w:rPr>
          <w:ins w:id="3032" w:author="Lektorat Bauer" w:date="2025-02-28T10:33:00Z" w16du:dateUtc="2025-02-28T09:33:00Z"/>
          <w:rFonts w:ascii="Arial" w:hAnsi="Arial" w:cs="Arial"/>
          <w:sz w:val="24"/>
          <w:szCs w:val="24"/>
        </w:rPr>
      </w:pPr>
      <w:r w:rsidRPr="00944672">
        <w:rPr>
          <w:rFonts w:ascii="Arial" w:hAnsi="Arial" w:cs="Arial"/>
          <w:sz w:val="24"/>
          <w:szCs w:val="24"/>
        </w:rPr>
        <w:t xml:space="preserve">„Leftenan Chow, wie immer kommen diese Besuche überraschend, aber das liegt in der Natur der Sache. Darf ich davon ausgehen, dass es sich um Vorgang </w:t>
      </w:r>
      <w:r w:rsidRPr="00944672">
        <w:rPr>
          <w:rFonts w:ascii="Arial" w:hAnsi="Arial" w:cs="Arial"/>
          <w:noProof/>
          <w:sz w:val="24"/>
          <w:szCs w:val="24"/>
        </w:rPr>
        <w:t>SB</w:t>
      </w:r>
      <w:ins w:id="3033" w:author="Lektorat Bauer" w:date="2025-02-28T10:34:00Z" w16du:dateUtc="2025-02-28T09:34:00Z">
        <w:r w:rsidR="00A56D60">
          <w:rPr>
            <w:rFonts w:ascii="Arial" w:hAnsi="Arial" w:cs="Arial"/>
            <w:noProof/>
            <w:sz w:val="24"/>
            <w:szCs w:val="24"/>
          </w:rPr>
          <w:t xml:space="preserve"> </w:t>
        </w:r>
      </w:ins>
      <w:r w:rsidRPr="00944672">
        <w:rPr>
          <w:rFonts w:ascii="Arial" w:hAnsi="Arial" w:cs="Arial"/>
          <w:noProof/>
          <w:sz w:val="24"/>
          <w:szCs w:val="24"/>
        </w:rPr>
        <w:t>2014</w:t>
      </w:r>
      <w:r w:rsidRPr="00944672">
        <w:rPr>
          <w:rFonts w:ascii="Arial" w:hAnsi="Arial" w:cs="Arial"/>
          <w:sz w:val="24"/>
          <w:szCs w:val="24"/>
        </w:rPr>
        <w:t>/04 handelt</w:t>
      </w:r>
      <w:ins w:id="3034" w:author="Lektorat Bauer" w:date="2025-02-28T10:33:00Z" w16du:dateUtc="2025-02-28T09:33:00Z">
        <w:r w:rsidR="00A56D60">
          <w:rPr>
            <w:rFonts w:ascii="Arial" w:hAnsi="Arial" w:cs="Arial"/>
            <w:sz w:val="24"/>
            <w:szCs w:val="24"/>
          </w:rPr>
          <w:t>?</w:t>
        </w:r>
      </w:ins>
      <w:del w:id="3035" w:author="Lektorat Bauer" w:date="2025-02-28T10:33:00Z" w16du:dateUtc="2025-02-28T09:33:00Z">
        <w:r w:rsidRPr="00944672" w:rsidDel="00A56D60">
          <w:rPr>
            <w:rFonts w:ascii="Arial" w:hAnsi="Arial" w:cs="Arial"/>
            <w:sz w:val="24"/>
            <w:szCs w:val="24"/>
          </w:rPr>
          <w:delText>.</w:delText>
        </w:r>
      </w:del>
      <w:r w:rsidRPr="00944672">
        <w:rPr>
          <w:rFonts w:ascii="Arial" w:hAnsi="Arial" w:cs="Arial"/>
          <w:sz w:val="24"/>
          <w:szCs w:val="24"/>
        </w:rPr>
        <w:t xml:space="preserve">“ </w:t>
      </w:r>
    </w:p>
    <w:p w14:paraId="1D40ED1D" w14:textId="117A60DF"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Satria Chow wusste, dass diese Frage ein Test war. Wäre Sie ein verkleideter Terrorist, hätte sie wohl bestätigend geantwortet, </w:t>
      </w:r>
      <w:del w:id="3036" w:author="Lektorat Bauer" w:date="2025-02-28T10:33:00Z" w16du:dateUtc="2025-02-28T09:33:00Z">
        <w:r w:rsidRPr="00944672" w:rsidDel="00A56D60">
          <w:rPr>
            <w:rFonts w:ascii="Arial" w:hAnsi="Arial" w:cs="Arial"/>
            <w:sz w:val="24"/>
            <w:szCs w:val="24"/>
          </w:rPr>
          <w:delText>so aber hatte Ihr</w:delText>
        </w:r>
      </w:del>
      <w:ins w:id="3037" w:author="Lektorat Bauer" w:date="2025-02-28T10:33:00Z" w16du:dateUtc="2025-02-28T09:33:00Z">
        <w:r w:rsidR="00A56D60">
          <w:rPr>
            <w:rFonts w:ascii="Arial" w:hAnsi="Arial" w:cs="Arial"/>
            <w:sz w:val="24"/>
            <w:szCs w:val="24"/>
          </w:rPr>
          <w:t>aber</w:t>
        </w:r>
      </w:ins>
      <w:r w:rsidRPr="00944672">
        <w:rPr>
          <w:rFonts w:ascii="Arial" w:hAnsi="Arial" w:cs="Arial"/>
          <w:sz w:val="24"/>
          <w:szCs w:val="24"/>
        </w:rPr>
        <w:t xml:space="preserve"> Haziq </w:t>
      </w:r>
      <w:ins w:id="3038" w:author="Lektorat Bauer" w:date="2025-02-28T10:33:00Z" w16du:dateUtc="2025-02-28T09:33:00Z">
        <w:r w:rsidR="00A56D60">
          <w:rPr>
            <w:rFonts w:ascii="Arial" w:hAnsi="Arial" w:cs="Arial"/>
            <w:sz w:val="24"/>
            <w:szCs w:val="24"/>
          </w:rPr>
          <w:t xml:space="preserve">hatte ihr </w:t>
        </w:r>
      </w:ins>
      <w:r w:rsidRPr="00944672">
        <w:rPr>
          <w:rFonts w:ascii="Arial" w:hAnsi="Arial" w:cs="Arial"/>
          <w:sz w:val="24"/>
          <w:szCs w:val="24"/>
        </w:rPr>
        <w:t xml:space="preserve">beim Briefing </w:t>
      </w:r>
      <w:del w:id="3039" w:author="Lektorat Bauer" w:date="2025-02-28T10:33:00Z" w16du:dateUtc="2025-02-28T09:33:00Z">
        <w:r w:rsidRPr="00944672" w:rsidDel="00A56D60">
          <w:rPr>
            <w:rFonts w:ascii="Arial" w:hAnsi="Arial" w:cs="Arial"/>
            <w:sz w:val="24"/>
            <w:szCs w:val="24"/>
          </w:rPr>
          <w:delText>gesagt</w:delText>
        </w:r>
      </w:del>
      <w:ins w:id="3040" w:author="Lektorat Bauer" w:date="2025-02-28T10:33:00Z" w16du:dateUtc="2025-02-28T09:33:00Z">
        <w:r w:rsidR="00A56D60">
          <w:rPr>
            <w:rFonts w:ascii="Arial" w:hAnsi="Arial" w:cs="Arial"/>
            <w:sz w:val="24"/>
            <w:szCs w:val="24"/>
          </w:rPr>
          <w:t>erklärt</w:t>
        </w:r>
      </w:ins>
      <w:r w:rsidRPr="00944672">
        <w:rPr>
          <w:rFonts w:ascii="Arial" w:hAnsi="Arial" w:cs="Arial"/>
          <w:sz w:val="24"/>
          <w:szCs w:val="24"/>
        </w:rPr>
        <w:t>, dass</w:t>
      </w:r>
      <w:del w:id="3041" w:author="Lektorat Bauer" w:date="2025-02-28T10:33:00Z" w16du:dateUtc="2025-02-28T09:33:00Z">
        <w:r w:rsidRPr="00944672" w:rsidDel="00A56D60">
          <w:rPr>
            <w:rFonts w:ascii="Arial" w:hAnsi="Arial" w:cs="Arial"/>
            <w:sz w:val="24"/>
            <w:szCs w:val="24"/>
          </w:rPr>
          <w:delText>:</w:delText>
        </w:r>
      </w:del>
      <w:r w:rsidRPr="00944672">
        <w:rPr>
          <w:rFonts w:ascii="Arial" w:hAnsi="Arial" w:cs="Arial"/>
          <w:sz w:val="24"/>
          <w:szCs w:val="24"/>
        </w:rPr>
        <w:t xml:space="preserve"> erstens der Sicherheitschef eine Frage nach einer Vorgangsnummer stellen musste und zweitens auf jeden Fall</w:t>
      </w:r>
      <w:ins w:id="3042" w:author="Lektorat Bauer" w:date="2025-02-28T10:33:00Z" w16du:dateUtc="2025-02-28T09:33:00Z">
        <w:r w:rsidR="00A56D60">
          <w:rPr>
            <w:rFonts w:ascii="Arial" w:hAnsi="Arial" w:cs="Arial"/>
            <w:sz w:val="24"/>
            <w:szCs w:val="24"/>
          </w:rPr>
          <w:t xml:space="preserve"> </w:t>
        </w:r>
      </w:ins>
      <w:del w:id="3043" w:author="Lektorat Bauer" w:date="2025-02-28T10:33:00Z" w16du:dateUtc="2025-02-28T09:33:00Z">
        <w:r w:rsidRPr="00944672" w:rsidDel="00A56D60">
          <w:rPr>
            <w:rFonts w:ascii="Arial" w:hAnsi="Arial" w:cs="Arial"/>
            <w:sz w:val="24"/>
            <w:szCs w:val="24"/>
          </w:rPr>
          <w:delText>,</w:delText>
        </w:r>
      </w:del>
      <w:r w:rsidRPr="00944672">
        <w:rPr>
          <w:rFonts w:ascii="Arial" w:hAnsi="Arial" w:cs="Arial"/>
          <w:sz w:val="24"/>
          <w:szCs w:val="24"/>
        </w:rPr>
        <w:t xml:space="preserve">das Kürzel SB darin vorkommen </w:t>
      </w:r>
      <w:del w:id="3044" w:author="Lektorat Bauer" w:date="2025-02-28T10:33:00Z" w16du:dateUtc="2025-02-28T09:33:00Z">
        <w:r w:rsidRPr="00944672" w:rsidDel="00A56D60">
          <w:rPr>
            <w:rFonts w:ascii="Arial" w:hAnsi="Arial" w:cs="Arial"/>
            <w:sz w:val="24"/>
            <w:szCs w:val="24"/>
          </w:rPr>
          <w:delText>muss</w:delText>
        </w:r>
      </w:del>
      <w:ins w:id="3045" w:author="Lektorat Bauer" w:date="2025-02-28T10:33:00Z" w16du:dateUtc="2025-02-28T09:33:00Z">
        <w:r w:rsidR="00A56D60">
          <w:rPr>
            <w:rFonts w:ascii="Arial" w:hAnsi="Arial" w:cs="Arial"/>
            <w:sz w:val="24"/>
            <w:szCs w:val="24"/>
          </w:rPr>
          <w:t>musste</w:t>
        </w:r>
      </w:ins>
      <w:r w:rsidRPr="00944672">
        <w:rPr>
          <w:rFonts w:ascii="Arial" w:hAnsi="Arial" w:cs="Arial"/>
          <w:sz w:val="24"/>
          <w:szCs w:val="24"/>
        </w:rPr>
        <w:t xml:space="preserve">. </w:t>
      </w:r>
      <w:del w:id="3046" w:author="Lektorat Bauer" w:date="2025-02-28T10:34:00Z" w16du:dateUtc="2025-02-28T09:34:00Z">
        <w:r w:rsidRPr="00944672" w:rsidDel="00A56D60">
          <w:rPr>
            <w:rFonts w:ascii="Arial" w:hAnsi="Arial" w:cs="Arial"/>
            <w:sz w:val="24"/>
            <w:szCs w:val="24"/>
          </w:rPr>
          <w:delText>„</w:delText>
        </w:r>
      </w:del>
      <w:r w:rsidRPr="00944672">
        <w:rPr>
          <w:rFonts w:ascii="Arial" w:hAnsi="Arial" w:cs="Arial"/>
          <w:sz w:val="24"/>
          <w:szCs w:val="24"/>
        </w:rPr>
        <w:t xml:space="preserve">SB </w:t>
      </w:r>
      <w:del w:id="3047" w:author="Lektorat Bauer" w:date="2025-02-28T10:34:00Z" w16du:dateUtc="2025-02-28T09:34:00Z">
        <w:r w:rsidRPr="00944672" w:rsidDel="00A56D60">
          <w:rPr>
            <w:rFonts w:ascii="Arial" w:hAnsi="Arial" w:cs="Arial"/>
            <w:sz w:val="24"/>
            <w:szCs w:val="24"/>
          </w:rPr>
          <w:delText xml:space="preserve">steht </w:delText>
        </w:r>
      </w:del>
      <w:ins w:id="3048" w:author="Lektorat Bauer" w:date="2025-02-28T10:34:00Z" w16du:dateUtc="2025-02-28T09:34:00Z">
        <w:r w:rsidR="00A56D60">
          <w:rPr>
            <w:rFonts w:ascii="Arial" w:hAnsi="Arial" w:cs="Arial"/>
            <w:sz w:val="24"/>
            <w:szCs w:val="24"/>
          </w:rPr>
          <w:t>stand</w:t>
        </w:r>
        <w:r w:rsidR="00A56D60" w:rsidRPr="00944672">
          <w:rPr>
            <w:rFonts w:ascii="Arial" w:hAnsi="Arial" w:cs="Arial"/>
            <w:sz w:val="24"/>
            <w:szCs w:val="24"/>
          </w:rPr>
          <w:t xml:space="preserve"> </w:t>
        </w:r>
      </w:ins>
      <w:r w:rsidRPr="00944672">
        <w:rPr>
          <w:rFonts w:ascii="Arial" w:hAnsi="Arial" w:cs="Arial"/>
          <w:sz w:val="24"/>
          <w:szCs w:val="24"/>
        </w:rPr>
        <w:t>für Security Breach, also Sicherheitsleck</w:t>
      </w:r>
      <w:del w:id="3049" w:author="Lektorat Bauer" w:date="2025-02-28T10:34:00Z" w16du:dateUtc="2025-02-28T09:34:00Z">
        <w:r w:rsidRPr="00944672" w:rsidDel="00A56D60">
          <w:rPr>
            <w:rFonts w:ascii="Arial" w:hAnsi="Arial" w:cs="Arial"/>
            <w:sz w:val="24"/>
            <w:szCs w:val="24"/>
          </w:rPr>
          <w:delText>,</w:delText>
        </w:r>
      </w:del>
      <w:ins w:id="3050" w:author="Lektorat Bauer" w:date="2025-02-28T10:34:00Z" w16du:dateUtc="2025-02-28T09:34:00Z">
        <w:r w:rsidR="00A56D60">
          <w:rPr>
            <w:rFonts w:ascii="Arial" w:hAnsi="Arial" w:cs="Arial"/>
            <w:sz w:val="24"/>
            <w:szCs w:val="24"/>
          </w:rPr>
          <w:t>.</w:t>
        </w:r>
      </w:ins>
      <w:r w:rsidRPr="00944672">
        <w:rPr>
          <w:rFonts w:ascii="Arial" w:hAnsi="Arial" w:cs="Arial"/>
          <w:sz w:val="24"/>
          <w:szCs w:val="24"/>
        </w:rPr>
        <w:t xml:space="preserve"> </w:t>
      </w:r>
      <w:ins w:id="3051" w:author="Lektorat Bauer" w:date="2025-02-28T10:34:00Z" w16du:dateUtc="2025-02-28T09:34:00Z">
        <w:r w:rsidR="00A56D60">
          <w:rPr>
            <w:rFonts w:ascii="Arial" w:hAnsi="Arial" w:cs="Arial"/>
            <w:sz w:val="24"/>
            <w:szCs w:val="24"/>
          </w:rPr>
          <w:t>H</w:t>
        </w:r>
      </w:ins>
      <w:del w:id="3052" w:author="Lektorat Bauer" w:date="2025-02-28T10:34:00Z" w16du:dateUtc="2025-02-28T09:34:00Z">
        <w:r w:rsidRPr="00944672" w:rsidDel="00A56D60">
          <w:rPr>
            <w:rFonts w:ascii="Arial" w:hAnsi="Arial" w:cs="Arial"/>
            <w:sz w:val="24"/>
            <w:szCs w:val="24"/>
          </w:rPr>
          <w:delText>h</w:delText>
        </w:r>
      </w:del>
      <w:r w:rsidRPr="00944672">
        <w:rPr>
          <w:rFonts w:ascii="Arial" w:hAnsi="Arial" w:cs="Arial"/>
          <w:sz w:val="24"/>
          <w:szCs w:val="24"/>
        </w:rPr>
        <w:t xml:space="preserve">ätte Sie die Nummer bestätigt, hätte der Sicherheitschef einen stillen Alarm ausgelöst und sie wäre noch beim Herausgehen verhaftet worden. Die richtige Reaktion auf die Frage war: „Nein, es geht um </w:t>
      </w:r>
      <w:r w:rsidRPr="00944672">
        <w:rPr>
          <w:rFonts w:ascii="Arial" w:hAnsi="Arial" w:cs="Arial"/>
          <w:noProof/>
          <w:sz w:val="24"/>
          <w:szCs w:val="24"/>
        </w:rPr>
        <w:t>SR</w:t>
      </w:r>
      <w:r w:rsidRPr="00944672">
        <w:rPr>
          <w:rFonts w:ascii="Arial" w:hAnsi="Arial" w:cs="Arial"/>
          <w:sz w:val="24"/>
          <w:szCs w:val="24"/>
        </w:rPr>
        <w:t xml:space="preserve"> 2014/05.“ Der Sicherheitschef entspannte sich, </w:t>
      </w:r>
      <w:del w:id="3053" w:author="Lektorat Bauer" w:date="2025-02-28T10:34:00Z" w16du:dateUtc="2025-02-28T09:34:00Z">
        <w:r w:rsidRPr="00944672" w:rsidDel="00A56D60">
          <w:rPr>
            <w:rFonts w:ascii="Arial" w:hAnsi="Arial" w:cs="Arial"/>
            <w:sz w:val="24"/>
            <w:szCs w:val="24"/>
          </w:rPr>
          <w:delText xml:space="preserve">nach der korrekten Bestätigung </w:delText>
        </w:r>
      </w:del>
      <w:r w:rsidRPr="00944672">
        <w:rPr>
          <w:rFonts w:ascii="Arial" w:hAnsi="Arial" w:cs="Arial"/>
          <w:sz w:val="24"/>
          <w:szCs w:val="24"/>
        </w:rPr>
        <w:t xml:space="preserve">und fragte dann: </w:t>
      </w:r>
      <w:r w:rsidRPr="00944672">
        <w:rPr>
          <w:rFonts w:ascii="Arial" w:hAnsi="Arial" w:cs="Arial"/>
          <w:noProof/>
          <w:sz w:val="24"/>
          <w:szCs w:val="24"/>
        </w:rPr>
        <w:t>„</w:t>
      </w:r>
      <w:r w:rsidRPr="00944672">
        <w:rPr>
          <w:rFonts w:ascii="Arial" w:hAnsi="Arial" w:cs="Arial"/>
          <w:sz w:val="24"/>
          <w:szCs w:val="24"/>
        </w:rPr>
        <w:t xml:space="preserve">Um was für ein Sicherheitsrisiko </w:t>
      </w:r>
      <w:del w:id="3054" w:author="Lektorat Bauer" w:date="2025-02-28T10:34:00Z" w16du:dateUtc="2025-02-28T09:34:00Z">
        <w:r w:rsidRPr="00944672" w:rsidDel="00A56D60">
          <w:rPr>
            <w:rFonts w:ascii="Arial" w:hAnsi="Arial" w:cs="Arial"/>
            <w:sz w:val="24"/>
            <w:szCs w:val="24"/>
          </w:rPr>
          <w:delText>(Code: ‚</w:delText>
        </w:r>
        <w:r w:rsidRPr="00944672" w:rsidDel="00A56D60">
          <w:rPr>
            <w:rFonts w:ascii="Arial" w:hAnsi="Arial" w:cs="Arial"/>
            <w:noProof/>
            <w:sz w:val="24"/>
            <w:szCs w:val="24"/>
          </w:rPr>
          <w:delText>SR</w:delText>
        </w:r>
        <w:r w:rsidRPr="00944672" w:rsidDel="00A56D60">
          <w:rPr>
            <w:rFonts w:ascii="Arial" w:hAnsi="Arial" w:cs="Arial"/>
            <w:sz w:val="24"/>
            <w:szCs w:val="24"/>
          </w:rPr>
          <w:delText xml:space="preserve">‘ also Security Risk) </w:delText>
        </w:r>
      </w:del>
      <w:r w:rsidRPr="00944672">
        <w:rPr>
          <w:rFonts w:ascii="Arial" w:hAnsi="Arial" w:cs="Arial"/>
          <w:sz w:val="24"/>
          <w:szCs w:val="24"/>
        </w:rPr>
        <w:t>geht es?“</w:t>
      </w:r>
    </w:p>
    <w:p w14:paraId="46A3E4D3" w14:textId="77777777" w:rsidR="00A56D60" w:rsidRDefault="00944672" w:rsidP="00623B68">
      <w:pPr>
        <w:autoSpaceDE w:val="0"/>
        <w:autoSpaceDN w:val="0"/>
        <w:adjustRightInd w:val="0"/>
        <w:spacing w:after="0" w:line="360" w:lineRule="auto"/>
        <w:ind w:firstLine="227"/>
        <w:jc w:val="both"/>
        <w:rPr>
          <w:ins w:id="3055" w:author="Lektorat Bauer" w:date="2025-02-28T10:35:00Z" w16du:dateUtc="2025-02-28T09:35:00Z"/>
          <w:rFonts w:ascii="Arial" w:hAnsi="Arial" w:cs="Arial"/>
          <w:sz w:val="24"/>
          <w:szCs w:val="24"/>
        </w:rPr>
      </w:pPr>
      <w:r w:rsidRPr="00944672">
        <w:rPr>
          <w:rFonts w:ascii="Arial" w:hAnsi="Arial" w:cs="Arial"/>
          <w:sz w:val="24"/>
          <w:szCs w:val="24"/>
        </w:rPr>
        <w:lastRenderedPageBreak/>
        <w:t xml:space="preserve">„Wir werden heute Abend einen ALW an Bord eines der Flugzeuge von Malaysia Airlines bringen. Auch Sie dürfen zu diesem Zeitpunkt nicht wissen, um welchen Flug es sich handelt.“ </w:t>
      </w:r>
    </w:p>
    <w:p w14:paraId="4B8140BB" w14:textId="77777777" w:rsidR="00A56D60" w:rsidRDefault="00944672" w:rsidP="00623B68">
      <w:pPr>
        <w:autoSpaceDE w:val="0"/>
        <w:autoSpaceDN w:val="0"/>
        <w:adjustRightInd w:val="0"/>
        <w:spacing w:after="0" w:line="360" w:lineRule="auto"/>
        <w:ind w:firstLine="227"/>
        <w:jc w:val="both"/>
        <w:rPr>
          <w:ins w:id="3056" w:author="Lektorat Bauer" w:date="2025-02-28T10:35:00Z" w16du:dateUtc="2025-02-28T09:35:00Z"/>
          <w:rFonts w:ascii="Arial" w:hAnsi="Arial" w:cs="Arial"/>
          <w:sz w:val="24"/>
          <w:szCs w:val="24"/>
        </w:rPr>
      </w:pPr>
      <w:r w:rsidRPr="00944672">
        <w:rPr>
          <w:rFonts w:ascii="Arial" w:hAnsi="Arial" w:cs="Arial"/>
          <w:sz w:val="24"/>
          <w:szCs w:val="24"/>
        </w:rPr>
        <w:t xml:space="preserve">„Das ist verständlich, das Risiko muss so gering wie möglich gehalten werden. Was benötigen Sie?“ </w:t>
      </w:r>
    </w:p>
    <w:p w14:paraId="475745CF" w14:textId="77777777" w:rsidR="00A56D60" w:rsidRDefault="00944672" w:rsidP="00623B68">
      <w:pPr>
        <w:autoSpaceDE w:val="0"/>
        <w:autoSpaceDN w:val="0"/>
        <w:adjustRightInd w:val="0"/>
        <w:spacing w:after="0" w:line="360" w:lineRule="auto"/>
        <w:ind w:firstLine="227"/>
        <w:jc w:val="both"/>
        <w:rPr>
          <w:ins w:id="3057" w:author="Lektorat Bauer" w:date="2025-02-28T10:35:00Z" w16du:dateUtc="2025-02-28T09:35:00Z"/>
          <w:rFonts w:ascii="Arial" w:hAnsi="Arial" w:cs="Arial"/>
          <w:sz w:val="24"/>
          <w:szCs w:val="24"/>
        </w:rPr>
      </w:pPr>
      <w:r w:rsidRPr="00944672">
        <w:rPr>
          <w:rFonts w:ascii="Arial" w:hAnsi="Arial" w:cs="Arial"/>
          <w:sz w:val="24"/>
          <w:szCs w:val="24"/>
        </w:rPr>
        <w:t xml:space="preserve">„Wir werden gegen 23:08 Uhr an der Cargo-City eintreffen. Zwei bewaffnete MLV, und ein Truck, der die Ladung enthält. Sie organisieren den obligatorischen Polizeischutz auf dem Gelände des Flughafens und einen Wachmann, der uns vom Schlagbaum zum Zwischenstopp begleitet.“ </w:t>
      </w:r>
    </w:p>
    <w:p w14:paraId="34C588B9" w14:textId="77777777" w:rsidR="00A56D60" w:rsidRDefault="00944672" w:rsidP="00623B68">
      <w:pPr>
        <w:autoSpaceDE w:val="0"/>
        <w:autoSpaceDN w:val="0"/>
        <w:adjustRightInd w:val="0"/>
        <w:spacing w:after="0" w:line="360" w:lineRule="auto"/>
        <w:ind w:firstLine="227"/>
        <w:jc w:val="both"/>
        <w:rPr>
          <w:ins w:id="3058" w:author="Lektorat Bauer" w:date="2025-02-28T10:35:00Z" w16du:dateUtc="2025-02-28T09:35:00Z"/>
          <w:rFonts w:ascii="Arial" w:hAnsi="Arial" w:cs="Arial"/>
          <w:sz w:val="24"/>
          <w:szCs w:val="24"/>
        </w:rPr>
      </w:pPr>
      <w:r w:rsidRPr="00944672">
        <w:rPr>
          <w:rFonts w:ascii="Arial" w:hAnsi="Arial" w:cs="Arial"/>
          <w:sz w:val="24"/>
          <w:szCs w:val="24"/>
        </w:rPr>
        <w:t>Sainz nickte und fragte dann</w:t>
      </w:r>
      <w:ins w:id="3059" w:author="Lektorat Bauer" w:date="2025-02-28T10:35:00Z" w16du:dateUtc="2025-02-28T09:35:00Z">
        <w:r w:rsidR="00A56D60">
          <w:rPr>
            <w:rFonts w:ascii="Arial" w:hAnsi="Arial" w:cs="Arial"/>
            <w:sz w:val="24"/>
            <w:szCs w:val="24"/>
          </w:rPr>
          <w:t>:</w:t>
        </w:r>
      </w:ins>
      <w:del w:id="3060" w:author="Lektorat Bauer" w:date="2025-02-28T10:35:00Z" w16du:dateUtc="2025-02-28T09:35:00Z">
        <w:r w:rsidRPr="00944672" w:rsidDel="00A56D60">
          <w:rPr>
            <w:rFonts w:ascii="Arial" w:hAnsi="Arial" w:cs="Arial"/>
            <w:sz w:val="24"/>
            <w:szCs w:val="24"/>
          </w:rPr>
          <w:delText>,</w:delText>
        </w:r>
      </w:del>
      <w:r w:rsidRPr="00944672">
        <w:rPr>
          <w:rFonts w:ascii="Arial" w:hAnsi="Arial" w:cs="Arial"/>
          <w:sz w:val="24"/>
          <w:szCs w:val="24"/>
        </w:rPr>
        <w:t xml:space="preserve"> „Unsere Leute sind alle überprüft, aber Sie möchten ‚Ihren‘ Wachmann sicherlich noch einmal überprüfen?!“ Jetzt war es an Satria zu nicken.</w:t>
      </w:r>
    </w:p>
    <w:p w14:paraId="5ED53B6A" w14:textId="42CCA8D5"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del w:id="3061" w:author="Lektorat Bauer" w:date="2025-02-28T10:35:00Z" w16du:dateUtc="2025-02-28T09:35:00Z">
        <w:r w:rsidRPr="00944672" w:rsidDel="00A56D60">
          <w:rPr>
            <w:rFonts w:ascii="Arial" w:hAnsi="Arial" w:cs="Arial"/>
            <w:sz w:val="24"/>
            <w:szCs w:val="24"/>
          </w:rPr>
          <w:delText xml:space="preserve"> </w:delText>
        </w:r>
      </w:del>
      <w:r w:rsidRPr="00944672">
        <w:rPr>
          <w:rFonts w:ascii="Arial" w:hAnsi="Arial" w:cs="Arial"/>
          <w:sz w:val="24"/>
          <w:szCs w:val="24"/>
        </w:rPr>
        <w:t>„Ich rufe mir den Dienstplan für heute Nacht auf. Ah, hier ist die Information. Es wird ein Wachmann Namens Tenerau im Dienst sein. Sein Name ist mit einer Notiz vermerkt, dass er für eine Beförderung in Frage kommt. Da können wir ihn heute Abend</w:t>
      </w:r>
      <w:del w:id="3062" w:author="Lektorat Bauer" w:date="2025-02-28T10:35:00Z" w16du:dateUtc="2025-02-28T09:35:00Z">
        <w:r w:rsidRPr="00944672" w:rsidDel="00A56D60">
          <w:rPr>
            <w:rFonts w:ascii="Arial" w:hAnsi="Arial" w:cs="Arial"/>
            <w:sz w:val="24"/>
            <w:szCs w:val="24"/>
          </w:rPr>
          <w:delText>,</w:delText>
        </w:r>
      </w:del>
      <w:r w:rsidRPr="00944672">
        <w:rPr>
          <w:rFonts w:ascii="Arial" w:hAnsi="Arial" w:cs="Arial"/>
          <w:sz w:val="24"/>
          <w:szCs w:val="24"/>
        </w:rPr>
        <w:t xml:space="preserve"> gleich testen.“</w:t>
      </w:r>
    </w:p>
    <w:p w14:paraId="35552F18" w14:textId="4C21555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Satria notierte sich die Daten des Wachmannes und verabschiedete sich</w:t>
      </w:r>
      <w:del w:id="3063" w:author="Lektorat Bauer" w:date="2025-02-28T10:35:00Z" w16du:dateUtc="2025-02-28T09:35:00Z">
        <w:r w:rsidRPr="00944672" w:rsidDel="00A56D60">
          <w:rPr>
            <w:rFonts w:ascii="Arial" w:hAnsi="Arial" w:cs="Arial"/>
            <w:sz w:val="24"/>
            <w:szCs w:val="24"/>
          </w:rPr>
          <w:delText xml:space="preserve"> dann</w:delText>
        </w:r>
      </w:del>
      <w:r w:rsidRPr="00944672">
        <w:rPr>
          <w:rFonts w:ascii="Arial" w:hAnsi="Arial" w:cs="Arial"/>
          <w:sz w:val="24"/>
          <w:szCs w:val="24"/>
        </w:rPr>
        <w:t>. Wie gefordert, war der Referent des Sicherheitschefs noch nicht wieder zurück, und an der Außentür hing sogar ein ‚</w:t>
      </w:r>
      <w:ins w:id="3064" w:author="Lektorat Bauer" w:date="2025-02-28T10:36:00Z" w16du:dateUtc="2025-02-28T09:36:00Z">
        <w:r w:rsidR="00A56D60">
          <w:rPr>
            <w:rFonts w:ascii="Arial" w:hAnsi="Arial" w:cs="Arial"/>
            <w:sz w:val="24"/>
            <w:szCs w:val="24"/>
          </w:rPr>
          <w:t>N</w:t>
        </w:r>
      </w:ins>
      <w:del w:id="3065" w:author="Lektorat Bauer" w:date="2025-02-28T10:35:00Z" w16du:dateUtc="2025-02-28T09:35:00Z">
        <w:r w:rsidRPr="00944672" w:rsidDel="00A56D60">
          <w:rPr>
            <w:rFonts w:ascii="Arial" w:hAnsi="Arial" w:cs="Arial"/>
            <w:sz w:val="24"/>
            <w:szCs w:val="24"/>
          </w:rPr>
          <w:delText>n</w:delText>
        </w:r>
      </w:del>
      <w:r w:rsidRPr="00944672">
        <w:rPr>
          <w:rFonts w:ascii="Arial" w:hAnsi="Arial" w:cs="Arial"/>
          <w:sz w:val="24"/>
          <w:szCs w:val="24"/>
        </w:rPr>
        <w:t>icht</w:t>
      </w:r>
      <w:ins w:id="3066" w:author="Lektorat Bauer" w:date="2025-02-28T10:36:00Z" w16du:dateUtc="2025-02-28T09:36:00Z">
        <w:r w:rsidR="00A56D60">
          <w:rPr>
            <w:rFonts w:ascii="Arial" w:hAnsi="Arial" w:cs="Arial"/>
            <w:sz w:val="24"/>
            <w:szCs w:val="24"/>
          </w:rPr>
          <w:t>-</w:t>
        </w:r>
      </w:ins>
      <w:del w:id="3067" w:author="Lektorat Bauer" w:date="2025-02-28T10:36:00Z" w16du:dateUtc="2025-02-28T09:36:00Z">
        <w:r w:rsidRPr="00944672" w:rsidDel="00A56D60">
          <w:rPr>
            <w:rFonts w:ascii="Arial" w:hAnsi="Arial" w:cs="Arial"/>
            <w:sz w:val="24"/>
            <w:szCs w:val="24"/>
          </w:rPr>
          <w:delText xml:space="preserve"> </w:delText>
        </w:r>
      </w:del>
      <w:r w:rsidRPr="00944672">
        <w:rPr>
          <w:rFonts w:ascii="Arial" w:hAnsi="Arial" w:cs="Arial"/>
          <w:sz w:val="24"/>
          <w:szCs w:val="24"/>
        </w:rPr>
        <w:t>stören‘</w:t>
      </w:r>
      <w:ins w:id="3068" w:author="Lektorat Bauer" w:date="2025-02-28T10:35:00Z" w16du:dateUtc="2025-02-28T09:35:00Z">
        <w:r w:rsidR="00A56D60">
          <w:rPr>
            <w:rFonts w:ascii="Arial" w:hAnsi="Arial" w:cs="Arial"/>
            <w:sz w:val="24"/>
            <w:szCs w:val="24"/>
          </w:rPr>
          <w:t>-</w:t>
        </w:r>
      </w:ins>
      <w:del w:id="3069" w:author="Lektorat Bauer" w:date="2025-02-28T10:35:00Z" w16du:dateUtc="2025-02-28T09:35:00Z">
        <w:r w:rsidRPr="00944672" w:rsidDel="00A56D60">
          <w:rPr>
            <w:rFonts w:ascii="Arial" w:hAnsi="Arial" w:cs="Arial"/>
            <w:sz w:val="24"/>
            <w:szCs w:val="24"/>
          </w:rPr>
          <w:delText xml:space="preserve"> </w:delText>
        </w:r>
      </w:del>
      <w:r w:rsidRPr="00944672">
        <w:rPr>
          <w:rFonts w:ascii="Arial" w:hAnsi="Arial" w:cs="Arial"/>
          <w:sz w:val="24"/>
          <w:szCs w:val="24"/>
        </w:rPr>
        <w:t>Schild.</w:t>
      </w:r>
    </w:p>
    <w:p w14:paraId="1FFC808A"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34DBF949" w14:textId="77777777" w:rsidR="00944672" w:rsidRPr="00944672" w:rsidRDefault="00944672" w:rsidP="00623B68">
      <w:pPr>
        <w:suppressAutoHyphens/>
        <w:autoSpaceDE w:val="0"/>
        <w:autoSpaceDN w:val="0"/>
        <w:adjustRightInd w:val="0"/>
        <w:spacing w:after="0" w:line="360" w:lineRule="auto"/>
        <w:jc w:val="both"/>
        <w:rPr>
          <w:rFonts w:ascii="Arial" w:hAnsi="Arial" w:cs="Arial"/>
          <w:sz w:val="24"/>
          <w:szCs w:val="24"/>
        </w:rPr>
      </w:pPr>
      <w:r w:rsidRPr="00944672">
        <w:rPr>
          <w:rFonts w:ascii="Arial" w:hAnsi="Arial" w:cs="Arial"/>
          <w:noProof/>
          <w:sz w:val="24"/>
          <w:szCs w:val="24"/>
        </w:rPr>
        <w:t>***</w:t>
      </w:r>
      <w:r w:rsidRPr="00944672">
        <w:rPr>
          <w:rFonts w:ascii="Arial" w:hAnsi="Arial" w:cs="Arial"/>
          <w:sz w:val="24"/>
          <w:szCs w:val="24"/>
        </w:rPr>
        <w:t xml:space="preserve"> </w:t>
      </w:r>
    </w:p>
    <w:p w14:paraId="75F74679"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2A5791CF"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commentRangeStart w:id="3070"/>
      <w:commentRangeEnd w:id="3070"/>
      <w:r w:rsidRPr="00944672">
        <w:rPr>
          <w:rFonts w:ascii="Arial" w:hAnsi="Arial" w:cs="Arial"/>
          <w:sz w:val="24"/>
          <w:szCs w:val="24"/>
        </w:rPr>
        <w:commentReference w:id="3070"/>
      </w:r>
      <w:r w:rsidRPr="00944672">
        <w:rPr>
          <w:rFonts w:ascii="Arial" w:hAnsi="Arial" w:cs="Arial"/>
          <w:sz w:val="24"/>
          <w:szCs w:val="24"/>
        </w:rPr>
        <w:t xml:space="preserve">&gt;&gt;&gt; </w:t>
      </w:r>
      <w:r w:rsidRPr="00944672">
        <w:rPr>
          <w:rFonts w:ascii="Arial" w:hAnsi="Arial" w:cs="Arial"/>
          <w:b/>
          <w:bCs/>
          <w:sz w:val="24"/>
          <w:szCs w:val="24"/>
        </w:rPr>
        <w:t xml:space="preserve">Freitag, 07. März 2014, 23:05 Uhr, Security, Cargo-City, Flughafen Kuala Lumpur </w:t>
      </w:r>
      <w:r w:rsidRPr="00944672">
        <w:rPr>
          <w:rFonts w:ascii="Arial" w:hAnsi="Arial" w:cs="Arial"/>
          <w:sz w:val="24"/>
          <w:szCs w:val="24"/>
        </w:rPr>
        <w:t>&lt;&lt;&lt;</w:t>
      </w:r>
    </w:p>
    <w:p w14:paraId="7C8183CB" w14:textId="2833E4BF"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Jetzt wandte sich die Leftenan an den Wachmann Tenerau</w:t>
      </w:r>
      <w:del w:id="3071" w:author="Lektorat Bauer" w:date="2025-02-28T10:36:00Z" w16du:dateUtc="2025-02-28T09:36:00Z">
        <w:r w:rsidRPr="00944672" w:rsidDel="00A56D60">
          <w:rPr>
            <w:rFonts w:ascii="Arial" w:hAnsi="Arial" w:cs="Arial"/>
            <w:sz w:val="24"/>
            <w:szCs w:val="24"/>
          </w:rPr>
          <w:delText>,</w:delText>
        </w:r>
      </w:del>
      <w:ins w:id="3072" w:author="Lektorat Bauer" w:date="2025-02-28T10:36:00Z" w16du:dateUtc="2025-02-28T09:36:00Z">
        <w:r w:rsidR="00A56D60">
          <w:rPr>
            <w:rFonts w:ascii="Arial" w:hAnsi="Arial" w:cs="Arial"/>
            <w:sz w:val="24"/>
            <w:szCs w:val="24"/>
          </w:rPr>
          <w:t>.</w:t>
        </w:r>
      </w:ins>
      <w:r w:rsidRPr="00944672">
        <w:rPr>
          <w:rFonts w:ascii="Arial" w:hAnsi="Arial" w:cs="Arial"/>
          <w:sz w:val="24"/>
          <w:szCs w:val="24"/>
        </w:rPr>
        <w:t xml:space="preserve"> „Wachmann Tenerau, Sie fahren bitte voraus und bringen uns zu unserem </w:t>
      </w:r>
      <w:r w:rsidRPr="00944672">
        <w:rPr>
          <w:rFonts w:ascii="Arial" w:hAnsi="Arial" w:cs="Arial"/>
          <w:noProof/>
          <w:sz w:val="24"/>
          <w:szCs w:val="24"/>
        </w:rPr>
        <w:t>Zwischenhalt</w:t>
      </w:r>
      <w:r w:rsidRPr="00944672">
        <w:rPr>
          <w:rFonts w:ascii="Arial" w:hAnsi="Arial" w:cs="Arial"/>
          <w:sz w:val="24"/>
          <w:szCs w:val="24"/>
        </w:rPr>
        <w:t>. Wohin genau</w:t>
      </w:r>
      <w:ins w:id="3073" w:author="Lektorat Bauer" w:date="2025-02-28T10:36:00Z" w16du:dateUtc="2025-02-28T09:36:00Z">
        <w:r w:rsidR="00A56D60">
          <w:rPr>
            <w:rFonts w:ascii="Arial" w:hAnsi="Arial" w:cs="Arial"/>
            <w:sz w:val="24"/>
            <w:szCs w:val="24"/>
          </w:rPr>
          <w:t>,</w:t>
        </w:r>
      </w:ins>
      <w:r w:rsidRPr="00944672">
        <w:rPr>
          <w:rFonts w:ascii="Arial" w:hAnsi="Arial" w:cs="Arial"/>
          <w:sz w:val="24"/>
          <w:szCs w:val="24"/>
        </w:rPr>
        <w:t xml:space="preserve"> sagt Ihnen Sicherheitschef Sainz.“ </w:t>
      </w:r>
    </w:p>
    <w:p w14:paraId="227F8A49" w14:textId="77777777" w:rsidR="00A56D60" w:rsidRDefault="00944672" w:rsidP="00623B68">
      <w:pPr>
        <w:autoSpaceDE w:val="0"/>
        <w:autoSpaceDN w:val="0"/>
        <w:adjustRightInd w:val="0"/>
        <w:spacing w:after="0" w:line="360" w:lineRule="auto"/>
        <w:ind w:firstLine="227"/>
        <w:jc w:val="both"/>
        <w:rPr>
          <w:ins w:id="3074" w:author="Lektorat Bauer" w:date="2025-02-28T10:36:00Z" w16du:dateUtc="2025-02-28T09:36:00Z"/>
          <w:rFonts w:ascii="Arial" w:hAnsi="Arial" w:cs="Arial"/>
          <w:sz w:val="24"/>
          <w:szCs w:val="24"/>
        </w:rPr>
      </w:pPr>
      <w:r w:rsidRPr="00944672">
        <w:rPr>
          <w:rFonts w:ascii="Arial" w:hAnsi="Arial" w:cs="Arial"/>
          <w:sz w:val="24"/>
          <w:szCs w:val="24"/>
        </w:rPr>
        <w:t xml:space="preserve">„Wachmann Tenerau, </w:t>
      </w:r>
      <w:ins w:id="3075" w:author="Lektorat Bauer" w:date="2025-02-28T10:36:00Z" w16du:dateUtc="2025-02-28T09:36:00Z">
        <w:r w:rsidR="00A56D60">
          <w:rPr>
            <w:rFonts w:ascii="Arial" w:hAnsi="Arial" w:cs="Arial"/>
            <w:sz w:val="24"/>
            <w:szCs w:val="24"/>
          </w:rPr>
          <w:t>b</w:t>
        </w:r>
      </w:ins>
      <w:del w:id="3076" w:author="Lektorat Bauer" w:date="2025-02-28T10:36:00Z" w16du:dateUtc="2025-02-28T09:36:00Z">
        <w:r w:rsidRPr="00944672" w:rsidDel="00A56D60">
          <w:rPr>
            <w:rFonts w:ascii="Arial" w:hAnsi="Arial" w:cs="Arial"/>
            <w:sz w:val="24"/>
            <w:szCs w:val="24"/>
          </w:rPr>
          <w:delText>B</w:delText>
        </w:r>
      </w:del>
      <w:r w:rsidRPr="00944672">
        <w:rPr>
          <w:rFonts w:ascii="Arial" w:hAnsi="Arial" w:cs="Arial"/>
          <w:sz w:val="24"/>
          <w:szCs w:val="24"/>
        </w:rPr>
        <w:t xml:space="preserve">itte geleiten Sie den Konvoi zum Gelände von </w:t>
      </w:r>
      <w:r w:rsidRPr="00944672">
        <w:rPr>
          <w:rFonts w:ascii="Arial" w:hAnsi="Arial" w:cs="Arial"/>
          <w:noProof/>
          <w:sz w:val="24"/>
          <w:szCs w:val="24"/>
        </w:rPr>
        <w:t>KL</w:t>
      </w:r>
      <w:r w:rsidRPr="00944672">
        <w:rPr>
          <w:rFonts w:ascii="Arial" w:hAnsi="Arial" w:cs="Arial"/>
          <w:sz w:val="24"/>
          <w:szCs w:val="24"/>
        </w:rPr>
        <w:t xml:space="preserve"> Services. Dort können wir den Konvoi abstellen, bis wir wissen, zu welchem Flugzeug die Fracht gebracht werden soll. Die Polizei ist informiert, zwei Wagen werden gleich hier sein.“ Dann sah er zu dem Schichtleiter, der so tat, als wüsste er, was gerade vor sich </w:t>
      </w:r>
      <w:del w:id="3077" w:author="Lektorat Bauer" w:date="2025-02-28T10:36:00Z" w16du:dateUtc="2025-02-28T09:36:00Z">
        <w:r w:rsidRPr="00944672" w:rsidDel="00A56D60">
          <w:rPr>
            <w:rFonts w:ascii="Arial" w:hAnsi="Arial" w:cs="Arial"/>
            <w:sz w:val="24"/>
            <w:szCs w:val="24"/>
          </w:rPr>
          <w:delText>geht</w:delText>
        </w:r>
      </w:del>
      <w:ins w:id="3078" w:author="Lektorat Bauer" w:date="2025-02-28T10:36:00Z" w16du:dateUtc="2025-02-28T09:36:00Z">
        <w:r w:rsidR="00A56D60">
          <w:rPr>
            <w:rFonts w:ascii="Arial" w:hAnsi="Arial" w:cs="Arial"/>
            <w:sz w:val="24"/>
            <w:szCs w:val="24"/>
          </w:rPr>
          <w:t>ging</w:t>
        </w:r>
      </w:ins>
      <w:r w:rsidRPr="00944672">
        <w:rPr>
          <w:rFonts w:ascii="Arial" w:hAnsi="Arial" w:cs="Arial"/>
          <w:sz w:val="24"/>
          <w:szCs w:val="24"/>
        </w:rPr>
        <w:t xml:space="preserve">. „Schichtleiter </w:t>
      </w:r>
      <w:r w:rsidRPr="00944672">
        <w:rPr>
          <w:rFonts w:ascii="Arial" w:hAnsi="Arial" w:cs="Arial"/>
          <w:noProof/>
          <w:sz w:val="24"/>
          <w:szCs w:val="24"/>
        </w:rPr>
        <w:t>Kwang</w:t>
      </w:r>
      <w:r w:rsidRPr="00944672">
        <w:rPr>
          <w:rFonts w:ascii="Arial" w:hAnsi="Arial" w:cs="Arial"/>
          <w:sz w:val="24"/>
          <w:szCs w:val="24"/>
        </w:rPr>
        <w:t xml:space="preserve">, organisieren Sie Ersatz für Herrn Tenerau an dieser Schranke!“ </w:t>
      </w:r>
    </w:p>
    <w:p w14:paraId="55B0E8D2" w14:textId="77777777" w:rsidR="00A56D60" w:rsidRDefault="00944672" w:rsidP="00623B68">
      <w:pPr>
        <w:autoSpaceDE w:val="0"/>
        <w:autoSpaceDN w:val="0"/>
        <w:adjustRightInd w:val="0"/>
        <w:spacing w:after="0" w:line="360" w:lineRule="auto"/>
        <w:ind w:firstLine="227"/>
        <w:jc w:val="both"/>
        <w:rPr>
          <w:ins w:id="3079" w:author="Lektorat Bauer" w:date="2025-02-28T10:36:00Z" w16du:dateUtc="2025-02-28T09:36:00Z"/>
          <w:rFonts w:ascii="Arial" w:hAnsi="Arial" w:cs="Arial"/>
          <w:sz w:val="24"/>
          <w:szCs w:val="24"/>
        </w:rPr>
      </w:pPr>
      <w:r w:rsidRPr="00944672">
        <w:rPr>
          <w:rFonts w:ascii="Arial" w:hAnsi="Arial" w:cs="Arial"/>
          <w:sz w:val="24"/>
          <w:szCs w:val="24"/>
        </w:rPr>
        <w:t xml:space="preserve">„Ja, aber, woher </w:t>
      </w:r>
      <w:ins w:id="3080" w:author="Lektorat Bauer" w:date="2025-02-28T10:36:00Z" w16du:dateUtc="2025-02-28T09:36:00Z">
        <w:r w:rsidR="00A56D60">
          <w:rPr>
            <w:rFonts w:ascii="Arial" w:hAnsi="Arial" w:cs="Arial"/>
            <w:sz w:val="24"/>
            <w:szCs w:val="24"/>
          </w:rPr>
          <w:t>…</w:t>
        </w:r>
      </w:ins>
      <w:del w:id="3081" w:author="Lektorat Bauer" w:date="2025-02-28T10:36:00Z" w16du:dateUtc="2025-02-28T09:36:00Z">
        <w:r w:rsidRPr="00944672" w:rsidDel="00A56D60">
          <w:rPr>
            <w:rFonts w:ascii="Arial" w:hAnsi="Arial" w:cs="Arial"/>
            <w:sz w:val="24"/>
            <w:szCs w:val="24"/>
          </w:rPr>
          <w:delText>...</w:delText>
        </w:r>
      </w:del>
      <w:r w:rsidRPr="00944672">
        <w:rPr>
          <w:rFonts w:ascii="Arial" w:hAnsi="Arial" w:cs="Arial"/>
          <w:sz w:val="24"/>
          <w:szCs w:val="24"/>
        </w:rPr>
        <w:t xml:space="preserve">?“ </w:t>
      </w:r>
    </w:p>
    <w:p w14:paraId="0FA9FB89" w14:textId="34E1485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„Wenn Sie keinen Ersatz auftreiben können, dann werden Sie jetzt hier den Dienst übernehmen</w:t>
      </w:r>
      <w:del w:id="3082" w:author="Lektorat Bauer" w:date="2025-02-28T10:36:00Z" w16du:dateUtc="2025-02-28T09:36:00Z">
        <w:r w:rsidRPr="00944672" w:rsidDel="00D23B0F">
          <w:rPr>
            <w:rFonts w:ascii="Arial" w:hAnsi="Arial" w:cs="Arial"/>
            <w:sz w:val="24"/>
            <w:szCs w:val="24"/>
          </w:rPr>
          <w:delText>.</w:delText>
        </w:r>
      </w:del>
      <w:r w:rsidRPr="00944672">
        <w:rPr>
          <w:rFonts w:ascii="Arial" w:hAnsi="Arial" w:cs="Arial"/>
          <w:sz w:val="24"/>
          <w:szCs w:val="24"/>
        </w:rPr>
        <w:t>“</w:t>
      </w:r>
      <w:ins w:id="3083" w:author="Lektorat Bauer" w:date="2025-02-28T10:36:00Z" w16du:dateUtc="2025-02-28T09:36:00Z">
        <w:r w:rsidR="00D23B0F">
          <w:rPr>
            <w:rFonts w:ascii="Arial" w:hAnsi="Arial" w:cs="Arial"/>
            <w:sz w:val="24"/>
            <w:szCs w:val="24"/>
          </w:rPr>
          <w:t>,</w:t>
        </w:r>
      </w:ins>
      <w:r w:rsidRPr="00944672">
        <w:rPr>
          <w:rFonts w:ascii="Arial" w:hAnsi="Arial" w:cs="Arial"/>
          <w:sz w:val="24"/>
          <w:szCs w:val="24"/>
        </w:rPr>
        <w:t xml:space="preserve"> </w:t>
      </w:r>
      <w:del w:id="3084" w:author="Lektorat Bauer" w:date="2025-02-28T10:36:00Z" w16du:dateUtc="2025-02-28T09:36:00Z">
        <w:r w:rsidRPr="00944672" w:rsidDel="00D23B0F">
          <w:rPr>
            <w:rFonts w:ascii="Arial" w:hAnsi="Arial" w:cs="Arial"/>
            <w:sz w:val="24"/>
            <w:szCs w:val="24"/>
          </w:rPr>
          <w:delText>S</w:delText>
        </w:r>
      </w:del>
      <w:del w:id="3085" w:author="Lektorat Bauer" w:date="2025-02-28T10:37:00Z" w16du:dateUtc="2025-02-28T09:37:00Z">
        <w:r w:rsidRPr="00944672" w:rsidDel="00D23B0F">
          <w:rPr>
            <w:rFonts w:ascii="Arial" w:hAnsi="Arial" w:cs="Arial"/>
            <w:sz w:val="24"/>
            <w:szCs w:val="24"/>
          </w:rPr>
          <w:delText>choß</w:delText>
        </w:r>
      </w:del>
      <w:ins w:id="3086" w:author="Lektorat Bauer" w:date="2025-02-28T10:37:00Z" w16du:dateUtc="2025-02-28T09:37:00Z">
        <w:r w:rsidR="00D23B0F">
          <w:rPr>
            <w:rFonts w:ascii="Arial" w:hAnsi="Arial" w:cs="Arial"/>
            <w:sz w:val="24"/>
            <w:szCs w:val="24"/>
          </w:rPr>
          <w:t>s</w:t>
        </w:r>
        <w:r w:rsidR="00D23B0F" w:rsidRPr="00944672">
          <w:rPr>
            <w:rFonts w:ascii="Arial" w:hAnsi="Arial" w:cs="Arial"/>
            <w:sz w:val="24"/>
            <w:szCs w:val="24"/>
          </w:rPr>
          <w:t>choss</w:t>
        </w:r>
      </w:ins>
      <w:r w:rsidRPr="00944672">
        <w:rPr>
          <w:rFonts w:ascii="Arial" w:hAnsi="Arial" w:cs="Arial"/>
          <w:sz w:val="24"/>
          <w:szCs w:val="24"/>
        </w:rPr>
        <w:t xml:space="preserve"> Sainz zurück. </w:t>
      </w:r>
      <w:r w:rsidRPr="00944672">
        <w:rPr>
          <w:rFonts w:ascii="Arial" w:hAnsi="Arial" w:cs="Arial"/>
          <w:noProof/>
          <w:sz w:val="24"/>
          <w:szCs w:val="24"/>
        </w:rPr>
        <w:t>Kwang</w:t>
      </w:r>
      <w:r w:rsidRPr="00944672">
        <w:rPr>
          <w:rFonts w:ascii="Arial" w:hAnsi="Arial" w:cs="Arial"/>
          <w:sz w:val="24"/>
          <w:szCs w:val="24"/>
        </w:rPr>
        <w:t xml:space="preserve"> schaute ihn an, und sagte: „Ich werde einen Ersatzmann in 15 Minuten zur Stelle haben, bis dahin bleibe ich hier!“ Kwang hoffte, </w:t>
      </w:r>
      <w:del w:id="3087" w:author="Lektorat Bauer" w:date="2025-02-28T10:37:00Z" w16du:dateUtc="2025-02-28T09:37:00Z">
        <w:r w:rsidRPr="00944672" w:rsidDel="00D23B0F">
          <w:rPr>
            <w:rFonts w:ascii="Arial" w:hAnsi="Arial" w:cs="Arial"/>
            <w:sz w:val="24"/>
            <w:szCs w:val="24"/>
          </w:rPr>
          <w:delText xml:space="preserve">dass er sich </w:delText>
        </w:r>
      </w:del>
      <w:r w:rsidRPr="00944672">
        <w:rPr>
          <w:rFonts w:ascii="Arial" w:hAnsi="Arial" w:cs="Arial"/>
          <w:sz w:val="24"/>
          <w:szCs w:val="24"/>
        </w:rPr>
        <w:t xml:space="preserve">mit dieser Reaktion </w:t>
      </w:r>
      <w:del w:id="3088" w:author="Lektorat Bauer" w:date="2025-02-28T10:37:00Z" w16du:dateUtc="2025-02-28T09:37:00Z">
        <w:r w:rsidRPr="00944672" w:rsidDel="00D23B0F">
          <w:rPr>
            <w:rFonts w:ascii="Arial" w:hAnsi="Arial" w:cs="Arial"/>
            <w:sz w:val="24"/>
            <w:szCs w:val="24"/>
          </w:rPr>
          <w:delText xml:space="preserve">den </w:delText>
        </w:r>
      </w:del>
      <w:ins w:id="3089" w:author="Lektorat Bauer" w:date="2025-02-28T10:37:00Z" w16du:dateUtc="2025-02-28T09:37:00Z">
        <w:r w:rsidR="00D23B0F">
          <w:rPr>
            <w:rFonts w:ascii="Arial" w:hAnsi="Arial" w:cs="Arial"/>
            <w:sz w:val="24"/>
            <w:szCs w:val="24"/>
          </w:rPr>
          <w:t>seinen</w:t>
        </w:r>
        <w:r w:rsidR="00D23B0F" w:rsidRPr="00944672">
          <w:rPr>
            <w:rFonts w:ascii="Arial" w:hAnsi="Arial" w:cs="Arial"/>
            <w:sz w:val="24"/>
            <w:szCs w:val="24"/>
          </w:rPr>
          <w:t xml:space="preserve"> </w:t>
        </w:r>
      </w:ins>
      <w:r w:rsidRPr="00944672">
        <w:rPr>
          <w:rFonts w:ascii="Arial" w:hAnsi="Arial" w:cs="Arial"/>
          <w:sz w:val="24"/>
          <w:szCs w:val="24"/>
        </w:rPr>
        <w:t xml:space="preserve">Job gerettet </w:t>
      </w:r>
      <w:del w:id="3090" w:author="Lektorat Bauer" w:date="2025-02-28T10:37:00Z" w16du:dateUtc="2025-02-28T09:37:00Z">
        <w:r w:rsidRPr="00944672" w:rsidDel="00D23B0F">
          <w:rPr>
            <w:rFonts w:ascii="Arial" w:hAnsi="Arial" w:cs="Arial"/>
            <w:sz w:val="24"/>
            <w:szCs w:val="24"/>
          </w:rPr>
          <w:delText>hatte</w:delText>
        </w:r>
      </w:del>
      <w:ins w:id="3091" w:author="Lektorat Bauer" w:date="2025-02-28T10:37:00Z" w16du:dateUtc="2025-02-28T09:37:00Z">
        <w:r w:rsidR="00D23B0F">
          <w:rPr>
            <w:rFonts w:ascii="Arial" w:hAnsi="Arial" w:cs="Arial"/>
            <w:sz w:val="24"/>
            <w:szCs w:val="24"/>
          </w:rPr>
          <w:t>zu haben</w:t>
        </w:r>
      </w:ins>
      <w:r w:rsidRPr="00944672">
        <w:rPr>
          <w:rFonts w:ascii="Arial" w:hAnsi="Arial" w:cs="Arial"/>
          <w:sz w:val="24"/>
          <w:szCs w:val="24"/>
        </w:rPr>
        <w:t>.</w:t>
      </w:r>
    </w:p>
    <w:p w14:paraId="072362C2" w14:textId="6FA901DF"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Jetzt erschienen </w:t>
      </w:r>
      <w:ins w:id="3092" w:author="Lektorat Bauer" w:date="2025-02-28T10:37:00Z" w16du:dateUtc="2025-02-28T09:37:00Z">
        <w:r w:rsidR="00D23B0F">
          <w:rPr>
            <w:rFonts w:ascii="Arial" w:hAnsi="Arial" w:cs="Arial"/>
            <w:sz w:val="24"/>
            <w:szCs w:val="24"/>
          </w:rPr>
          <w:t xml:space="preserve">auch </w:t>
        </w:r>
      </w:ins>
      <w:r w:rsidRPr="00944672">
        <w:rPr>
          <w:rFonts w:ascii="Arial" w:hAnsi="Arial" w:cs="Arial"/>
          <w:sz w:val="24"/>
          <w:szCs w:val="24"/>
        </w:rPr>
        <w:t>schon die angeforderten Polizeiwagen und Satria Chow sah zu Wachmann Tenerau: „Sie fahren vor, Polizei an zwei, dann wir, dann wieder Polizei.“ Aus Reflex salutierte Tenerau, was ihm ein Lächeln bei den Soldaten einbrachte, auch sie hatte</w:t>
      </w:r>
      <w:ins w:id="3093" w:author="Lektorat Bauer" w:date="2025-02-28T10:37:00Z" w16du:dateUtc="2025-02-28T09:37:00Z">
        <w:r w:rsidR="00D23B0F">
          <w:rPr>
            <w:rFonts w:ascii="Arial" w:hAnsi="Arial" w:cs="Arial"/>
            <w:sz w:val="24"/>
            <w:szCs w:val="24"/>
          </w:rPr>
          <w:t>n</w:t>
        </w:r>
      </w:ins>
      <w:r w:rsidRPr="00944672">
        <w:rPr>
          <w:rFonts w:ascii="Arial" w:hAnsi="Arial" w:cs="Arial"/>
          <w:sz w:val="24"/>
          <w:szCs w:val="24"/>
        </w:rPr>
        <w:t xml:space="preserve"> ‚ihre Tia‘ noch nie so auftreten sehen.</w:t>
      </w:r>
    </w:p>
    <w:p w14:paraId="7390517D" w14:textId="27938E39"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Tenerau drehte sich zu seinem Vorgesetzten, der ihn ansah und sagte</w:t>
      </w:r>
      <w:ins w:id="3094" w:author="Lektorat Bauer" w:date="2025-02-28T10:37:00Z" w16du:dateUtc="2025-02-28T09:37:00Z">
        <w:r w:rsidR="00D23B0F">
          <w:rPr>
            <w:rFonts w:ascii="Arial" w:hAnsi="Arial" w:cs="Arial"/>
            <w:sz w:val="24"/>
            <w:szCs w:val="24"/>
          </w:rPr>
          <w:t>:</w:t>
        </w:r>
      </w:ins>
      <w:del w:id="3095" w:author="Lektorat Bauer" w:date="2025-02-28T10:37:00Z" w16du:dateUtc="2025-02-28T09:37:00Z">
        <w:r w:rsidRPr="00944672" w:rsidDel="00D23B0F">
          <w:rPr>
            <w:rFonts w:ascii="Arial" w:hAnsi="Arial" w:cs="Arial"/>
            <w:sz w:val="24"/>
            <w:szCs w:val="24"/>
          </w:rPr>
          <w:delText>,</w:delText>
        </w:r>
      </w:del>
      <w:r w:rsidRPr="00944672">
        <w:rPr>
          <w:rFonts w:ascii="Arial" w:hAnsi="Arial" w:cs="Arial"/>
          <w:sz w:val="24"/>
          <w:szCs w:val="24"/>
        </w:rPr>
        <w:t xml:space="preserve"> „Nehmen Sie den Jeep Nummer 185, der steht dort </w:t>
      </w:r>
      <w:commentRangeStart w:id="3096"/>
      <w:del w:id="3097" w:author="Lektorat Bauer" w:date="2025-02-28T10:37:00Z" w16du:dateUtc="2025-02-28T09:37:00Z">
        <w:r w:rsidRPr="00944672" w:rsidDel="00D23B0F">
          <w:rPr>
            <w:rFonts w:ascii="Arial" w:hAnsi="Arial" w:cs="Arial"/>
            <w:sz w:val="24"/>
            <w:szCs w:val="24"/>
          </w:rPr>
          <w:delText>um</w:delText>
        </w:r>
      </w:del>
      <w:commentRangeEnd w:id="3096"/>
      <w:r w:rsidR="00D23B0F">
        <w:rPr>
          <w:rStyle w:val="Kommentarzeichen"/>
        </w:rPr>
        <w:commentReference w:id="3096"/>
      </w:r>
      <w:del w:id="3098" w:author="Lektorat Bauer" w:date="2025-02-28T10:37:00Z" w16du:dateUtc="2025-02-28T09:37:00Z">
        <w:r w:rsidRPr="00944672" w:rsidDel="00D23B0F">
          <w:rPr>
            <w:rFonts w:ascii="Arial" w:hAnsi="Arial" w:cs="Arial"/>
            <w:sz w:val="24"/>
            <w:szCs w:val="24"/>
          </w:rPr>
          <w:delText xml:space="preserve"> die Ecke</w:delText>
        </w:r>
      </w:del>
      <w:ins w:id="3099" w:author="Lektorat Bauer" w:date="2025-02-28T10:37:00Z" w16du:dateUtc="2025-02-28T09:37:00Z">
        <w:r w:rsidR="00D23B0F">
          <w:rPr>
            <w:rFonts w:ascii="Arial" w:hAnsi="Arial" w:cs="Arial"/>
            <w:sz w:val="24"/>
            <w:szCs w:val="24"/>
          </w:rPr>
          <w:t>i</w:t>
        </w:r>
      </w:ins>
      <w:ins w:id="3100" w:author="Lektorat Bauer" w:date="2025-02-28T10:38:00Z" w16du:dateUtc="2025-02-28T09:38:00Z">
        <w:r w:rsidR="00D23B0F">
          <w:rPr>
            <w:rFonts w:ascii="Arial" w:hAnsi="Arial" w:cs="Arial"/>
            <w:sz w:val="24"/>
            <w:szCs w:val="24"/>
          </w:rPr>
          <w:t>m Hangar</w:t>
        </w:r>
      </w:ins>
      <w:r w:rsidRPr="00944672">
        <w:rPr>
          <w:rFonts w:ascii="Arial" w:hAnsi="Arial" w:cs="Arial"/>
          <w:sz w:val="24"/>
          <w:szCs w:val="24"/>
        </w:rPr>
        <w:t>.“</w:t>
      </w:r>
    </w:p>
    <w:p w14:paraId="02931E47" w14:textId="583F4138"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3 Minuten später kam Tenerau mit dem Jeep um die Ecke, fuhr zu dem ersten Polizeiwagen und setzte sich an die Spitze</w:t>
      </w:r>
      <w:del w:id="3101" w:author="Lektorat Bauer" w:date="2025-02-28T10:38:00Z" w16du:dateUtc="2025-02-28T09:38:00Z">
        <w:r w:rsidRPr="00944672" w:rsidDel="00D23B0F">
          <w:rPr>
            <w:rFonts w:ascii="Arial" w:hAnsi="Arial" w:cs="Arial"/>
            <w:sz w:val="24"/>
            <w:szCs w:val="24"/>
          </w:rPr>
          <w:delText>,</w:delText>
        </w:r>
      </w:del>
      <w:ins w:id="3102" w:author="Lektorat Bauer" w:date="2025-02-28T10:38:00Z" w16du:dateUtc="2025-02-28T09:38:00Z">
        <w:r w:rsidR="00D23B0F">
          <w:rPr>
            <w:rFonts w:ascii="Arial" w:hAnsi="Arial" w:cs="Arial"/>
            <w:sz w:val="24"/>
            <w:szCs w:val="24"/>
          </w:rPr>
          <w:t>.</w:t>
        </w:r>
      </w:ins>
      <w:r w:rsidRPr="00944672">
        <w:rPr>
          <w:rFonts w:ascii="Arial" w:hAnsi="Arial" w:cs="Arial"/>
          <w:sz w:val="24"/>
          <w:szCs w:val="24"/>
        </w:rPr>
        <w:t xml:space="preserve"> </w:t>
      </w:r>
      <w:ins w:id="3103" w:author="Lektorat Bauer" w:date="2025-02-28T10:38:00Z" w16du:dateUtc="2025-02-28T09:38:00Z">
        <w:r w:rsidR="00D23B0F">
          <w:rPr>
            <w:rFonts w:ascii="Arial" w:hAnsi="Arial" w:cs="Arial"/>
            <w:sz w:val="24"/>
            <w:szCs w:val="24"/>
          </w:rPr>
          <w:t>D</w:t>
        </w:r>
      </w:ins>
      <w:del w:id="3104" w:author="Lektorat Bauer" w:date="2025-02-28T10:38:00Z" w16du:dateUtc="2025-02-28T09:38:00Z">
        <w:r w:rsidRPr="00944672" w:rsidDel="00D23B0F">
          <w:rPr>
            <w:rFonts w:ascii="Arial" w:hAnsi="Arial" w:cs="Arial"/>
            <w:sz w:val="24"/>
            <w:szCs w:val="24"/>
          </w:rPr>
          <w:delText>d</w:delText>
        </w:r>
      </w:del>
      <w:r w:rsidRPr="00944672">
        <w:rPr>
          <w:rFonts w:ascii="Arial" w:hAnsi="Arial" w:cs="Arial"/>
          <w:sz w:val="24"/>
          <w:szCs w:val="24"/>
        </w:rPr>
        <w:t>er Konvoi passierte die Schranke und setzte sich über das Flughafengelände in Bewegung. Sie passierten die Frachthallen und nach etwas über 2</w:t>
      </w:r>
      <w:ins w:id="3105" w:author="Lektorat Bauer" w:date="2025-02-28T10:38:00Z" w16du:dateUtc="2025-02-28T09:38:00Z">
        <w:r w:rsidR="00D23B0F">
          <w:rPr>
            <w:rFonts w:ascii="Arial" w:hAnsi="Arial" w:cs="Arial"/>
            <w:sz w:val="24"/>
            <w:szCs w:val="24"/>
          </w:rPr>
          <w:t xml:space="preserve"> Kilometer</w:t>
        </w:r>
      </w:ins>
      <w:del w:id="3106" w:author="Lektorat Bauer" w:date="2025-02-28T10:38:00Z" w16du:dateUtc="2025-02-28T09:38:00Z">
        <w:r w:rsidRPr="00944672" w:rsidDel="00D23B0F">
          <w:rPr>
            <w:rFonts w:ascii="Arial" w:hAnsi="Arial" w:cs="Arial"/>
            <w:sz w:val="24"/>
            <w:szCs w:val="24"/>
          </w:rPr>
          <w:delText>km</w:delText>
        </w:r>
      </w:del>
      <w:r w:rsidRPr="00944672">
        <w:rPr>
          <w:rFonts w:ascii="Arial" w:hAnsi="Arial" w:cs="Arial"/>
          <w:sz w:val="24"/>
          <w:szCs w:val="24"/>
        </w:rPr>
        <w:t xml:space="preserve"> und zwei Kreisel später erreichten Sie das Gelände der KL Services, wo sie zwischen zwei Gebäuden in Warteposition gingen.</w:t>
      </w:r>
    </w:p>
    <w:p w14:paraId="60FD32A1"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6C8C241A" w14:textId="77777777" w:rsidR="00944672" w:rsidRPr="00944672" w:rsidRDefault="00944672" w:rsidP="00623B68">
      <w:pPr>
        <w:suppressAutoHyphens/>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 xml:space="preserve">*** </w:t>
      </w:r>
    </w:p>
    <w:p w14:paraId="5751F394"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7DFA5199"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commentRangeStart w:id="3107"/>
      <w:commentRangeEnd w:id="3107"/>
      <w:r w:rsidRPr="00944672">
        <w:rPr>
          <w:rFonts w:ascii="Arial" w:hAnsi="Arial" w:cs="Arial"/>
          <w:sz w:val="24"/>
          <w:szCs w:val="24"/>
        </w:rPr>
        <w:commentReference w:id="3107"/>
      </w:r>
      <w:r w:rsidRPr="00944672">
        <w:rPr>
          <w:rFonts w:ascii="Arial" w:hAnsi="Arial" w:cs="Arial"/>
          <w:sz w:val="24"/>
          <w:szCs w:val="24"/>
        </w:rPr>
        <w:t xml:space="preserve">&gt;&gt;&gt; </w:t>
      </w:r>
      <w:r w:rsidRPr="00944672">
        <w:rPr>
          <w:rFonts w:ascii="Arial" w:hAnsi="Arial" w:cs="Arial"/>
          <w:b/>
          <w:bCs/>
          <w:sz w:val="24"/>
          <w:szCs w:val="24"/>
        </w:rPr>
        <w:t>Freitag, 07. März 2014, Vorfeldposition MH 370 nach Peking, Abflug Samstagmorgen 00:30 Uhr</w:t>
      </w:r>
      <w:r w:rsidRPr="00944672">
        <w:rPr>
          <w:rFonts w:ascii="Arial" w:hAnsi="Arial" w:cs="Arial"/>
          <w:sz w:val="24"/>
          <w:szCs w:val="24"/>
        </w:rPr>
        <w:t xml:space="preserve"> &lt;&lt;&lt;</w:t>
      </w:r>
    </w:p>
    <w:p w14:paraId="07195CD0"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730A3F59" w14:textId="5279410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 xml:space="preserve">Rasul Suleiman und Thomas Smith standen beieinander und sahen, wie der letzte Container verladen wurde. Jetzt stand nur </w:t>
      </w:r>
      <w:ins w:id="3108" w:author="Lektorat Bauer" w:date="2025-02-28T10:39:00Z" w16du:dateUtc="2025-02-28T09:39:00Z">
        <w:r w:rsidR="001061E1">
          <w:rPr>
            <w:rFonts w:ascii="Arial" w:hAnsi="Arial" w:cs="Arial"/>
            <w:sz w:val="24"/>
            <w:szCs w:val="24"/>
          </w:rPr>
          <w:t xml:space="preserve">noch </w:t>
        </w:r>
      </w:ins>
      <w:r w:rsidRPr="00944672">
        <w:rPr>
          <w:rFonts w:ascii="Arial" w:hAnsi="Arial" w:cs="Arial"/>
          <w:sz w:val="24"/>
          <w:szCs w:val="24"/>
        </w:rPr>
        <w:t>die Palette #</w:t>
      </w:r>
      <w:r w:rsidRPr="00944672">
        <w:rPr>
          <w:rFonts w:ascii="Arial" w:hAnsi="Arial" w:cs="Arial"/>
          <w:noProof/>
          <w:sz w:val="24"/>
          <w:szCs w:val="24"/>
        </w:rPr>
        <w:t>PLW0815MH</w:t>
      </w:r>
      <w:r w:rsidRPr="00944672">
        <w:rPr>
          <w:rFonts w:ascii="Arial" w:hAnsi="Arial" w:cs="Arial"/>
          <w:sz w:val="24"/>
          <w:szCs w:val="24"/>
        </w:rPr>
        <w:t xml:space="preserve"> auf dem Vorfeld vor dem Flugzeug. Der Pilot war eben um das Flugzeug gegangen und hatte es auf sichtbare Beschädigungen überprüft und </w:t>
      </w:r>
      <w:ins w:id="3109" w:author="Lektorat Bauer" w:date="2025-02-28T10:39:00Z" w16du:dateUtc="2025-02-28T09:39:00Z">
        <w:r w:rsidR="001061E1">
          <w:rPr>
            <w:rFonts w:ascii="Arial" w:hAnsi="Arial" w:cs="Arial"/>
            <w:sz w:val="24"/>
            <w:szCs w:val="24"/>
          </w:rPr>
          <w:t xml:space="preserve">war </w:t>
        </w:r>
      </w:ins>
      <w:r w:rsidRPr="00944672">
        <w:rPr>
          <w:rFonts w:ascii="Arial" w:hAnsi="Arial" w:cs="Arial"/>
          <w:sz w:val="24"/>
          <w:szCs w:val="24"/>
        </w:rPr>
        <w:t>dann über die Treppe an der Fluggastbrücke wieder ins Flugzeug zurückgekehrt.</w:t>
      </w:r>
    </w:p>
    <w:p w14:paraId="6B2D247A"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Rasul hörte, wie Thomas über Funk die folgende Information bekam: „Rampe Romeo-Oskar. Der fehlende Container wird jetzt gleich zum Flugzeug gebracht.“</w:t>
      </w:r>
    </w:p>
    <w:p w14:paraId="3DDD52EF" w14:textId="76DA287C"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„Was soll das denn?“</w:t>
      </w:r>
      <w:ins w:id="3110" w:author="Lektorat Bauer" w:date="2025-02-28T10:39:00Z" w16du:dateUtc="2025-02-28T09:39:00Z">
        <w:r w:rsidR="001061E1">
          <w:rPr>
            <w:rFonts w:ascii="Arial" w:hAnsi="Arial" w:cs="Arial"/>
            <w:sz w:val="24"/>
            <w:szCs w:val="24"/>
          </w:rPr>
          <w:t>,</w:t>
        </w:r>
      </w:ins>
      <w:r w:rsidRPr="00944672">
        <w:rPr>
          <w:rFonts w:ascii="Arial" w:hAnsi="Arial" w:cs="Arial"/>
          <w:sz w:val="24"/>
          <w:szCs w:val="24"/>
        </w:rPr>
        <w:t xml:space="preserve"> </w:t>
      </w:r>
      <w:ins w:id="3111" w:author="Lektorat Bauer" w:date="2025-02-28T10:39:00Z" w16du:dateUtc="2025-02-28T09:39:00Z">
        <w:r w:rsidR="001061E1">
          <w:rPr>
            <w:rFonts w:ascii="Arial" w:hAnsi="Arial" w:cs="Arial"/>
            <w:sz w:val="24"/>
            <w:szCs w:val="24"/>
          </w:rPr>
          <w:t>w</w:t>
        </w:r>
      </w:ins>
      <w:del w:id="3112" w:author="Lektorat Bauer" w:date="2025-02-28T10:39:00Z" w16du:dateUtc="2025-02-28T09:39:00Z">
        <w:r w:rsidRPr="00944672" w:rsidDel="001061E1">
          <w:rPr>
            <w:rFonts w:ascii="Arial" w:hAnsi="Arial" w:cs="Arial"/>
            <w:sz w:val="24"/>
            <w:szCs w:val="24"/>
          </w:rPr>
          <w:delText>W</w:delText>
        </w:r>
      </w:del>
      <w:r w:rsidRPr="00944672">
        <w:rPr>
          <w:rFonts w:ascii="Arial" w:hAnsi="Arial" w:cs="Arial"/>
          <w:sz w:val="24"/>
          <w:szCs w:val="24"/>
        </w:rPr>
        <w:t>andte sich Rasul fragend an Thomas. „Keine Ahnung, aber sicher ist, dass wir noch pünktlich rauskommen.“</w:t>
      </w:r>
    </w:p>
    <w:p w14:paraId="4426EB1D" w14:textId="77777777" w:rsidR="00D015FA" w:rsidRDefault="00944672" w:rsidP="00623B68">
      <w:pPr>
        <w:autoSpaceDE w:val="0"/>
        <w:autoSpaceDN w:val="0"/>
        <w:adjustRightInd w:val="0"/>
        <w:spacing w:after="0" w:line="360" w:lineRule="auto"/>
        <w:ind w:firstLine="227"/>
        <w:jc w:val="both"/>
        <w:rPr>
          <w:ins w:id="3113" w:author="Lektorat Bauer" w:date="2025-02-28T11:24:00Z" w16du:dateUtc="2025-02-28T10:24:00Z"/>
          <w:rFonts w:ascii="Arial" w:hAnsi="Arial" w:cs="Arial"/>
          <w:sz w:val="24"/>
          <w:szCs w:val="24"/>
        </w:rPr>
      </w:pPr>
      <w:r w:rsidRPr="00944672">
        <w:rPr>
          <w:rFonts w:ascii="Arial" w:hAnsi="Arial" w:cs="Arial"/>
          <w:sz w:val="24"/>
          <w:szCs w:val="24"/>
        </w:rPr>
        <w:t xml:space="preserve">Beide drehten sich um, als Sie die Blinklichter bemerkten, die den Konvoi auf dem Flughafen, für alle deutlich sichtbar, als Gefahrenpotential kennzeichneten. „Wo wollen </w:t>
      </w:r>
      <w:r w:rsidRPr="00944672">
        <w:rPr>
          <w:rFonts w:ascii="Arial" w:hAnsi="Arial" w:cs="Arial"/>
          <w:sz w:val="24"/>
          <w:szCs w:val="24"/>
        </w:rPr>
        <w:lastRenderedPageBreak/>
        <w:t>die denn hin?“</w:t>
      </w:r>
      <w:ins w:id="3114" w:author="Lektorat Bauer" w:date="2025-02-28T10:40:00Z" w16du:dateUtc="2025-02-28T09:40:00Z">
        <w:r w:rsidR="001061E1">
          <w:rPr>
            <w:rFonts w:ascii="Arial" w:hAnsi="Arial" w:cs="Arial"/>
            <w:sz w:val="24"/>
            <w:szCs w:val="24"/>
          </w:rPr>
          <w:t>,</w:t>
        </w:r>
      </w:ins>
      <w:r w:rsidRPr="00944672">
        <w:rPr>
          <w:rFonts w:ascii="Arial" w:hAnsi="Arial" w:cs="Arial"/>
          <w:sz w:val="24"/>
          <w:szCs w:val="24"/>
        </w:rPr>
        <w:t xml:space="preserve"> </w:t>
      </w:r>
      <w:ins w:id="3115" w:author="Lektorat Bauer" w:date="2025-02-28T10:40:00Z" w16du:dateUtc="2025-02-28T09:40:00Z">
        <w:r w:rsidR="001061E1">
          <w:rPr>
            <w:rFonts w:ascii="Arial" w:hAnsi="Arial" w:cs="Arial"/>
            <w:sz w:val="24"/>
            <w:szCs w:val="24"/>
          </w:rPr>
          <w:t>f</w:t>
        </w:r>
      </w:ins>
      <w:del w:id="3116" w:author="Lektorat Bauer" w:date="2025-02-28T10:40:00Z" w16du:dateUtc="2025-02-28T09:40:00Z">
        <w:r w:rsidRPr="00944672" w:rsidDel="001061E1">
          <w:rPr>
            <w:rFonts w:ascii="Arial" w:hAnsi="Arial" w:cs="Arial"/>
            <w:sz w:val="24"/>
            <w:szCs w:val="24"/>
          </w:rPr>
          <w:delText>F</w:delText>
        </w:r>
      </w:del>
      <w:r w:rsidRPr="00944672">
        <w:rPr>
          <w:rFonts w:ascii="Arial" w:hAnsi="Arial" w:cs="Arial"/>
          <w:sz w:val="24"/>
          <w:szCs w:val="24"/>
        </w:rPr>
        <w:t xml:space="preserve">ragte Rasul, als plötzlich klar wurde, dass der Konvoi zu Ihnen unterwegs war. „Rampe Romeo-Oskar an OPS. Wisst </w:t>
      </w:r>
      <w:ins w:id="3117" w:author="Lektorat Bauer" w:date="2025-02-28T11:24:00Z" w16du:dateUtc="2025-02-28T10:24:00Z">
        <w:r w:rsidR="00D015FA">
          <w:rPr>
            <w:rFonts w:ascii="Arial" w:hAnsi="Arial" w:cs="Arial"/>
            <w:sz w:val="24"/>
            <w:szCs w:val="24"/>
          </w:rPr>
          <w:t>i</w:t>
        </w:r>
      </w:ins>
      <w:del w:id="3118" w:author="Lektorat Bauer" w:date="2025-02-28T11:24:00Z" w16du:dateUtc="2025-02-28T10:24:00Z">
        <w:r w:rsidRPr="00944672" w:rsidDel="00D015FA">
          <w:rPr>
            <w:rFonts w:ascii="Arial" w:hAnsi="Arial" w:cs="Arial"/>
            <w:sz w:val="24"/>
            <w:szCs w:val="24"/>
          </w:rPr>
          <w:delText>I</w:delText>
        </w:r>
      </w:del>
      <w:r w:rsidRPr="00944672">
        <w:rPr>
          <w:rFonts w:ascii="Arial" w:hAnsi="Arial" w:cs="Arial"/>
          <w:sz w:val="24"/>
          <w:szCs w:val="24"/>
        </w:rPr>
        <w:t xml:space="preserve">hr, was hier vorgeht? Wieso kommt hier ein Militärkonvoi?“ </w:t>
      </w:r>
    </w:p>
    <w:p w14:paraId="57639632" w14:textId="77777777" w:rsidR="00D015FA" w:rsidRDefault="00944672" w:rsidP="00623B68">
      <w:pPr>
        <w:autoSpaceDE w:val="0"/>
        <w:autoSpaceDN w:val="0"/>
        <w:adjustRightInd w:val="0"/>
        <w:spacing w:after="0" w:line="360" w:lineRule="auto"/>
        <w:ind w:firstLine="227"/>
        <w:jc w:val="both"/>
        <w:rPr>
          <w:ins w:id="3119" w:author="Lektorat Bauer" w:date="2025-02-28T11:24:00Z" w16du:dateUtc="2025-02-28T10:24:00Z"/>
          <w:rFonts w:ascii="Arial" w:hAnsi="Arial" w:cs="Arial"/>
          <w:sz w:val="24"/>
          <w:szCs w:val="24"/>
        </w:rPr>
      </w:pPr>
      <w:r w:rsidRPr="00944672">
        <w:rPr>
          <w:rFonts w:ascii="Arial" w:hAnsi="Arial" w:cs="Arial"/>
          <w:sz w:val="24"/>
          <w:szCs w:val="24"/>
        </w:rPr>
        <w:t>„Das wissen wir auch erst seit 2 Minuten. Hier steht gerade ein Soldat bei uns und sagt, dass die einen Container für uns bringen. Bording beginnt erst, wenn der verladen ist!“</w:t>
      </w:r>
    </w:p>
    <w:p w14:paraId="6EC362FA" w14:textId="4FC1C306"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del w:id="3120" w:author="Lektorat Bauer" w:date="2025-02-28T11:24:00Z" w16du:dateUtc="2025-02-28T10:24:00Z">
        <w:r w:rsidRPr="00944672" w:rsidDel="00D015FA">
          <w:rPr>
            <w:rFonts w:ascii="Arial" w:hAnsi="Arial" w:cs="Arial"/>
            <w:sz w:val="24"/>
            <w:szCs w:val="24"/>
          </w:rPr>
          <w:delText xml:space="preserve"> </w:delText>
        </w:r>
      </w:del>
      <w:r w:rsidRPr="00944672">
        <w:rPr>
          <w:rFonts w:ascii="Arial" w:hAnsi="Arial" w:cs="Arial"/>
          <w:sz w:val="24"/>
          <w:szCs w:val="24"/>
        </w:rPr>
        <w:t xml:space="preserve">„Roger.“ </w:t>
      </w:r>
    </w:p>
    <w:p w14:paraId="58B90DF3" w14:textId="54B297CD"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Thomas Smith drehte sich um und ging auf den Konvoi zu. Aus dem ersten Wagen stieg eine Soldatin aus und ging direkt auf ihn zu. „Thomas Smith?“</w:t>
      </w:r>
      <w:ins w:id="3121" w:author="Lektorat Bauer" w:date="2025-02-28T11:24:00Z" w16du:dateUtc="2025-02-28T10:24:00Z">
        <w:r w:rsidR="00D015FA">
          <w:rPr>
            <w:rFonts w:ascii="Arial" w:hAnsi="Arial" w:cs="Arial"/>
            <w:sz w:val="24"/>
            <w:szCs w:val="24"/>
          </w:rPr>
          <w:t xml:space="preserve"> –</w:t>
        </w:r>
      </w:ins>
      <w:r w:rsidRPr="00944672">
        <w:rPr>
          <w:rFonts w:ascii="Arial" w:hAnsi="Arial" w:cs="Arial"/>
          <w:sz w:val="24"/>
          <w:szCs w:val="24"/>
        </w:rPr>
        <w:t xml:space="preserve"> „Ja?!“</w:t>
      </w:r>
      <w:ins w:id="3122" w:author="Lektorat Bauer" w:date="2025-02-28T11:24:00Z" w16du:dateUtc="2025-02-28T10:24:00Z">
        <w:r w:rsidR="00D015FA">
          <w:rPr>
            <w:rFonts w:ascii="Arial" w:hAnsi="Arial" w:cs="Arial"/>
            <w:sz w:val="24"/>
            <w:szCs w:val="24"/>
          </w:rPr>
          <w:t xml:space="preserve"> –</w:t>
        </w:r>
      </w:ins>
      <w:r w:rsidRPr="00944672">
        <w:rPr>
          <w:rFonts w:ascii="Arial" w:hAnsi="Arial" w:cs="Arial"/>
          <w:sz w:val="24"/>
          <w:szCs w:val="24"/>
        </w:rPr>
        <w:t xml:space="preserve"> „Ich bin Leftenan Chow. Wir bringen Ihnen einen Container für den Flug nach Peking. Bitte verladen Sie diesen nach ganz vorne.“</w:t>
      </w:r>
    </w:p>
    <w:p w14:paraId="4E590A4E"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Abweichend von allen normalen Abläufen, war der Flugkapitän wieder zur Lademannschaft gekommen, und grüßte in die Runde. „Ich wusste, dass wir einen besonderen Container transportieren, aber mit so einem Auftritt hatte ich nicht gerechnet.“</w:t>
      </w:r>
    </w:p>
    <w:p w14:paraId="23243A25" w14:textId="77777777" w:rsidR="00D015FA" w:rsidRDefault="00944672" w:rsidP="00623B68">
      <w:pPr>
        <w:autoSpaceDE w:val="0"/>
        <w:autoSpaceDN w:val="0"/>
        <w:adjustRightInd w:val="0"/>
        <w:spacing w:after="0" w:line="360" w:lineRule="auto"/>
        <w:ind w:firstLine="227"/>
        <w:jc w:val="both"/>
        <w:rPr>
          <w:ins w:id="3123" w:author="Lektorat Bauer" w:date="2025-02-28T11:24:00Z" w16du:dateUtc="2025-02-28T10:24:00Z"/>
          <w:rFonts w:ascii="Arial" w:hAnsi="Arial" w:cs="Arial"/>
          <w:sz w:val="24"/>
          <w:szCs w:val="24"/>
        </w:rPr>
      </w:pPr>
      <w:r w:rsidRPr="00944672">
        <w:rPr>
          <w:rFonts w:ascii="Arial" w:hAnsi="Arial" w:cs="Arial"/>
          <w:sz w:val="24"/>
          <w:szCs w:val="24"/>
        </w:rPr>
        <w:t>„Sie sind über diese Fracht informiert?“</w:t>
      </w:r>
      <w:ins w:id="3124" w:author="Lektorat Bauer" w:date="2025-02-28T11:24:00Z" w16du:dateUtc="2025-02-28T10:24:00Z">
        <w:r w:rsidR="00D015FA">
          <w:rPr>
            <w:rFonts w:ascii="Arial" w:hAnsi="Arial" w:cs="Arial"/>
            <w:sz w:val="24"/>
            <w:szCs w:val="24"/>
          </w:rPr>
          <w:t>,</w:t>
        </w:r>
      </w:ins>
      <w:r w:rsidRPr="00944672">
        <w:rPr>
          <w:rFonts w:ascii="Arial" w:hAnsi="Arial" w:cs="Arial"/>
          <w:sz w:val="24"/>
          <w:szCs w:val="24"/>
        </w:rPr>
        <w:t xml:space="preserve"> </w:t>
      </w:r>
      <w:ins w:id="3125" w:author="Lektorat Bauer" w:date="2025-02-28T11:24:00Z" w16du:dateUtc="2025-02-28T10:24:00Z">
        <w:r w:rsidR="00D015FA">
          <w:rPr>
            <w:rFonts w:ascii="Arial" w:hAnsi="Arial" w:cs="Arial"/>
            <w:sz w:val="24"/>
            <w:szCs w:val="24"/>
          </w:rPr>
          <w:t>f</w:t>
        </w:r>
      </w:ins>
      <w:del w:id="3126" w:author="Lektorat Bauer" w:date="2025-02-28T11:24:00Z" w16du:dateUtc="2025-02-28T10:24:00Z">
        <w:r w:rsidRPr="00944672" w:rsidDel="00D015FA">
          <w:rPr>
            <w:rFonts w:ascii="Arial" w:hAnsi="Arial" w:cs="Arial"/>
            <w:sz w:val="24"/>
            <w:szCs w:val="24"/>
          </w:rPr>
          <w:delText>F</w:delText>
        </w:r>
      </w:del>
      <w:r w:rsidRPr="00944672">
        <w:rPr>
          <w:rFonts w:ascii="Arial" w:hAnsi="Arial" w:cs="Arial"/>
          <w:sz w:val="24"/>
          <w:szCs w:val="24"/>
        </w:rPr>
        <w:t>ragte Thomas den Kapitän</w:t>
      </w:r>
      <w:ins w:id="3127" w:author="Lektorat Bauer" w:date="2025-02-28T11:24:00Z" w16du:dateUtc="2025-02-28T10:24:00Z">
        <w:r w:rsidR="00D015FA">
          <w:rPr>
            <w:rFonts w:ascii="Arial" w:hAnsi="Arial" w:cs="Arial"/>
            <w:sz w:val="24"/>
            <w:szCs w:val="24"/>
          </w:rPr>
          <w:t>.</w:t>
        </w:r>
      </w:ins>
      <w:del w:id="3128" w:author="Lektorat Bauer" w:date="2025-02-28T11:24:00Z" w16du:dateUtc="2025-02-28T10:24:00Z">
        <w:r w:rsidRPr="00944672" w:rsidDel="00D015FA">
          <w:rPr>
            <w:rFonts w:ascii="Arial" w:hAnsi="Arial" w:cs="Arial"/>
            <w:sz w:val="24"/>
            <w:szCs w:val="24"/>
          </w:rPr>
          <w:delText>,</w:delText>
        </w:r>
      </w:del>
      <w:r w:rsidRPr="00944672">
        <w:rPr>
          <w:rFonts w:ascii="Arial" w:hAnsi="Arial" w:cs="Arial"/>
          <w:sz w:val="24"/>
          <w:szCs w:val="24"/>
        </w:rPr>
        <w:t xml:space="preserve"> </w:t>
      </w:r>
    </w:p>
    <w:p w14:paraId="02F48035" w14:textId="77777777" w:rsidR="00D015FA" w:rsidRDefault="00944672" w:rsidP="00623B68">
      <w:pPr>
        <w:autoSpaceDE w:val="0"/>
        <w:autoSpaceDN w:val="0"/>
        <w:adjustRightInd w:val="0"/>
        <w:spacing w:after="0" w:line="360" w:lineRule="auto"/>
        <w:ind w:firstLine="227"/>
        <w:jc w:val="both"/>
        <w:rPr>
          <w:ins w:id="3129" w:author="Lektorat Bauer" w:date="2025-02-28T11:25:00Z" w16du:dateUtc="2025-02-28T10:25:00Z"/>
          <w:rFonts w:ascii="Arial" w:hAnsi="Arial" w:cs="Arial"/>
          <w:sz w:val="24"/>
          <w:szCs w:val="24"/>
        </w:rPr>
      </w:pPr>
      <w:r w:rsidRPr="00944672">
        <w:rPr>
          <w:rFonts w:ascii="Arial" w:hAnsi="Arial" w:cs="Arial"/>
          <w:sz w:val="24"/>
          <w:szCs w:val="24"/>
        </w:rPr>
        <w:t>„Ja, wir haben während der Flugvorbereitung davon Kenntnis erhalten.“ Er drehte sich zu der Soldatin</w:t>
      </w:r>
      <w:del w:id="3130" w:author="Lektorat Bauer" w:date="2025-02-28T11:25:00Z" w16du:dateUtc="2025-02-28T10:25:00Z">
        <w:r w:rsidRPr="00944672" w:rsidDel="00D015FA">
          <w:rPr>
            <w:rFonts w:ascii="Arial" w:hAnsi="Arial" w:cs="Arial"/>
            <w:sz w:val="24"/>
            <w:szCs w:val="24"/>
          </w:rPr>
          <w:delText>,</w:delText>
        </w:r>
      </w:del>
      <w:ins w:id="3131" w:author="Lektorat Bauer" w:date="2025-02-28T11:25:00Z" w16du:dateUtc="2025-02-28T10:25:00Z">
        <w:r w:rsidR="00D015FA">
          <w:rPr>
            <w:rFonts w:ascii="Arial" w:hAnsi="Arial" w:cs="Arial"/>
            <w:sz w:val="24"/>
            <w:szCs w:val="24"/>
          </w:rPr>
          <w:t>.</w:t>
        </w:r>
      </w:ins>
      <w:r w:rsidRPr="00944672">
        <w:rPr>
          <w:rFonts w:ascii="Arial" w:hAnsi="Arial" w:cs="Arial"/>
          <w:sz w:val="24"/>
          <w:szCs w:val="24"/>
        </w:rPr>
        <w:t xml:space="preserve"> „Gibt es etwas, dass wir zu der Fracht wissen müssen?“ </w:t>
      </w:r>
    </w:p>
    <w:p w14:paraId="78A51321" w14:textId="77777777" w:rsidR="00D015FA" w:rsidRDefault="00944672" w:rsidP="00623B68">
      <w:pPr>
        <w:autoSpaceDE w:val="0"/>
        <w:autoSpaceDN w:val="0"/>
        <w:adjustRightInd w:val="0"/>
        <w:spacing w:after="0" w:line="360" w:lineRule="auto"/>
        <w:ind w:firstLine="227"/>
        <w:jc w:val="both"/>
        <w:rPr>
          <w:ins w:id="3132" w:author="Lektorat Bauer" w:date="2025-02-28T11:25:00Z" w16du:dateUtc="2025-02-28T10:25:00Z"/>
          <w:rFonts w:ascii="Arial" w:hAnsi="Arial" w:cs="Arial"/>
          <w:sz w:val="24"/>
          <w:szCs w:val="24"/>
        </w:rPr>
      </w:pPr>
      <w:r w:rsidRPr="00944672">
        <w:rPr>
          <w:rFonts w:ascii="Arial" w:hAnsi="Arial" w:cs="Arial"/>
          <w:sz w:val="24"/>
          <w:szCs w:val="24"/>
        </w:rPr>
        <w:t xml:space="preserve">„Nein, die Fracht ist soweit ungefährlich.“ </w:t>
      </w:r>
    </w:p>
    <w:p w14:paraId="48ED22CF" w14:textId="578C6851"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„Ok, dann fahren Sie mit der Verladung fort. Wir bereiten den Start vor</w:t>
      </w:r>
      <w:del w:id="3133" w:author="Lektorat Bauer" w:date="2025-02-28T11:25:00Z" w16du:dateUtc="2025-02-28T10:25:00Z">
        <w:r w:rsidRPr="00944672" w:rsidDel="00D015FA">
          <w:rPr>
            <w:rFonts w:ascii="Arial" w:hAnsi="Arial" w:cs="Arial"/>
            <w:sz w:val="24"/>
            <w:szCs w:val="24"/>
          </w:rPr>
          <w:delText>.</w:delText>
        </w:r>
      </w:del>
      <w:r w:rsidRPr="00944672">
        <w:rPr>
          <w:rFonts w:ascii="Arial" w:hAnsi="Arial" w:cs="Arial"/>
          <w:sz w:val="24"/>
          <w:szCs w:val="24"/>
        </w:rPr>
        <w:t>“</w:t>
      </w:r>
      <w:ins w:id="3134" w:author="Lektorat Bauer" w:date="2025-02-28T11:25:00Z" w16du:dateUtc="2025-02-28T10:25:00Z">
        <w:r w:rsidR="00D015FA">
          <w:rPr>
            <w:rFonts w:ascii="Arial" w:hAnsi="Arial" w:cs="Arial"/>
            <w:sz w:val="24"/>
            <w:szCs w:val="24"/>
          </w:rPr>
          <w:t>, sagte der Kapitän und</w:t>
        </w:r>
      </w:ins>
      <w:r w:rsidRPr="00944672">
        <w:rPr>
          <w:rFonts w:ascii="Arial" w:hAnsi="Arial" w:cs="Arial"/>
          <w:sz w:val="24"/>
          <w:szCs w:val="24"/>
        </w:rPr>
        <w:t xml:space="preserve"> </w:t>
      </w:r>
      <w:del w:id="3135" w:author="Lektorat Bauer" w:date="2025-02-28T11:25:00Z" w16du:dateUtc="2025-02-28T10:25:00Z">
        <w:r w:rsidRPr="00944672" w:rsidDel="00D015FA">
          <w:rPr>
            <w:rFonts w:ascii="Arial" w:hAnsi="Arial" w:cs="Arial"/>
            <w:sz w:val="24"/>
            <w:szCs w:val="24"/>
          </w:rPr>
          <w:delText>Womit er</w:delText>
        </w:r>
      </w:del>
      <w:ins w:id="3136" w:author="Lektorat Bauer" w:date="2025-02-28T11:25:00Z" w16du:dateUtc="2025-02-28T10:25:00Z">
        <w:r w:rsidR="00D015FA">
          <w:rPr>
            <w:rFonts w:ascii="Arial" w:hAnsi="Arial" w:cs="Arial"/>
            <w:sz w:val="24"/>
            <w:szCs w:val="24"/>
          </w:rPr>
          <w:t>machte</w:t>
        </w:r>
      </w:ins>
      <w:r w:rsidRPr="00944672">
        <w:rPr>
          <w:rFonts w:ascii="Arial" w:hAnsi="Arial" w:cs="Arial"/>
          <w:sz w:val="24"/>
          <w:szCs w:val="24"/>
        </w:rPr>
        <w:t xml:space="preserve"> sich wieder auf den Weg zurück in das Flugzeug</w:t>
      </w:r>
      <w:del w:id="3137" w:author="Lektorat Bauer" w:date="2025-02-28T11:25:00Z" w16du:dateUtc="2025-02-28T10:25:00Z">
        <w:r w:rsidRPr="00944672" w:rsidDel="00D015FA">
          <w:rPr>
            <w:rFonts w:ascii="Arial" w:hAnsi="Arial" w:cs="Arial"/>
            <w:sz w:val="24"/>
            <w:szCs w:val="24"/>
          </w:rPr>
          <w:delText xml:space="preserve"> machte</w:delText>
        </w:r>
      </w:del>
      <w:r w:rsidRPr="00944672">
        <w:rPr>
          <w:rFonts w:ascii="Arial" w:hAnsi="Arial" w:cs="Arial"/>
          <w:sz w:val="24"/>
          <w:szCs w:val="24"/>
        </w:rPr>
        <w:t xml:space="preserve">. </w:t>
      </w:r>
    </w:p>
    <w:p w14:paraId="5A69E7A4" w14:textId="77777777" w:rsidR="00D015FA" w:rsidRDefault="00944672" w:rsidP="00623B68">
      <w:pPr>
        <w:autoSpaceDE w:val="0"/>
        <w:autoSpaceDN w:val="0"/>
        <w:adjustRightInd w:val="0"/>
        <w:spacing w:after="0" w:line="360" w:lineRule="auto"/>
        <w:ind w:firstLine="227"/>
        <w:jc w:val="both"/>
        <w:rPr>
          <w:ins w:id="3138" w:author="Lektorat Bauer" w:date="2025-02-28T11:26:00Z" w16du:dateUtc="2025-02-28T10:26:00Z"/>
          <w:rFonts w:ascii="Arial" w:hAnsi="Arial" w:cs="Arial"/>
          <w:sz w:val="24"/>
          <w:szCs w:val="24"/>
        </w:rPr>
      </w:pPr>
      <w:r w:rsidRPr="00944672">
        <w:rPr>
          <w:rFonts w:ascii="Arial" w:hAnsi="Arial" w:cs="Arial"/>
          <w:sz w:val="24"/>
          <w:szCs w:val="24"/>
        </w:rPr>
        <w:t xml:space="preserve">Satria Chow wandte sich wieder </w:t>
      </w:r>
      <w:commentRangeStart w:id="3139"/>
      <w:r w:rsidRPr="00944672">
        <w:rPr>
          <w:rFonts w:ascii="Arial" w:hAnsi="Arial" w:cs="Arial"/>
          <w:sz w:val="24"/>
          <w:szCs w:val="24"/>
        </w:rPr>
        <w:t xml:space="preserve">an die beiden </w:t>
      </w:r>
      <w:commentRangeEnd w:id="3139"/>
      <w:r w:rsidR="00D015FA">
        <w:rPr>
          <w:rStyle w:val="Kommentarzeichen"/>
        </w:rPr>
        <w:commentReference w:id="3139"/>
      </w:r>
      <w:r w:rsidRPr="00944672">
        <w:rPr>
          <w:rFonts w:ascii="Arial" w:hAnsi="Arial" w:cs="Arial"/>
          <w:sz w:val="24"/>
          <w:szCs w:val="24"/>
        </w:rPr>
        <w:t>und fragte, „Wer leitet die Verladung?“</w:t>
      </w:r>
    </w:p>
    <w:p w14:paraId="05B708EF" w14:textId="77777777" w:rsidR="00D015FA" w:rsidRDefault="00944672" w:rsidP="00623B68">
      <w:pPr>
        <w:autoSpaceDE w:val="0"/>
        <w:autoSpaceDN w:val="0"/>
        <w:adjustRightInd w:val="0"/>
        <w:spacing w:after="0" w:line="360" w:lineRule="auto"/>
        <w:ind w:firstLine="227"/>
        <w:jc w:val="both"/>
        <w:rPr>
          <w:ins w:id="3140" w:author="Lektorat Bauer" w:date="2025-02-28T11:26:00Z" w16du:dateUtc="2025-02-28T10:26:00Z"/>
          <w:rFonts w:ascii="Arial" w:hAnsi="Arial" w:cs="Arial"/>
          <w:sz w:val="24"/>
          <w:szCs w:val="24"/>
        </w:rPr>
      </w:pPr>
      <w:del w:id="3141" w:author="Lektorat Bauer" w:date="2025-02-28T11:26:00Z" w16du:dateUtc="2025-02-28T10:26:00Z">
        <w:r w:rsidRPr="00944672" w:rsidDel="00D015FA">
          <w:rPr>
            <w:rFonts w:ascii="Arial" w:hAnsi="Arial" w:cs="Arial"/>
            <w:sz w:val="24"/>
            <w:szCs w:val="24"/>
          </w:rPr>
          <w:delText xml:space="preserve"> </w:delText>
        </w:r>
      </w:del>
      <w:r w:rsidRPr="00944672">
        <w:rPr>
          <w:rFonts w:ascii="Arial" w:hAnsi="Arial" w:cs="Arial"/>
          <w:sz w:val="24"/>
          <w:szCs w:val="24"/>
        </w:rPr>
        <w:t>„Das bin ich</w:t>
      </w:r>
      <w:del w:id="3142" w:author="Lektorat Bauer" w:date="2025-02-28T11:26:00Z" w16du:dateUtc="2025-02-28T10:26:00Z">
        <w:r w:rsidRPr="00944672" w:rsidDel="00D015FA">
          <w:rPr>
            <w:rFonts w:ascii="Arial" w:hAnsi="Arial" w:cs="Arial"/>
            <w:sz w:val="24"/>
            <w:szCs w:val="24"/>
          </w:rPr>
          <w:delText>.</w:delText>
        </w:r>
      </w:del>
      <w:r w:rsidRPr="00944672">
        <w:rPr>
          <w:rFonts w:ascii="Arial" w:hAnsi="Arial" w:cs="Arial"/>
          <w:sz w:val="24"/>
          <w:szCs w:val="24"/>
        </w:rPr>
        <w:t>“</w:t>
      </w:r>
      <w:ins w:id="3143" w:author="Lektorat Bauer" w:date="2025-02-28T11:26:00Z" w16du:dateUtc="2025-02-28T10:26:00Z">
        <w:r w:rsidR="00D015FA">
          <w:rPr>
            <w:rFonts w:ascii="Arial" w:hAnsi="Arial" w:cs="Arial"/>
            <w:sz w:val="24"/>
            <w:szCs w:val="24"/>
          </w:rPr>
          <w:t>,</w:t>
        </w:r>
      </w:ins>
      <w:r w:rsidRPr="00944672">
        <w:rPr>
          <w:rFonts w:ascii="Arial" w:hAnsi="Arial" w:cs="Arial"/>
          <w:sz w:val="24"/>
          <w:szCs w:val="24"/>
        </w:rPr>
        <w:t xml:space="preserve"> </w:t>
      </w:r>
      <w:ins w:id="3144" w:author="Lektorat Bauer" w:date="2025-02-28T11:26:00Z" w16du:dateUtc="2025-02-28T10:26:00Z">
        <w:r w:rsidR="00D015FA">
          <w:rPr>
            <w:rFonts w:ascii="Arial" w:hAnsi="Arial" w:cs="Arial"/>
            <w:sz w:val="24"/>
            <w:szCs w:val="24"/>
          </w:rPr>
          <w:t>a</w:t>
        </w:r>
      </w:ins>
      <w:del w:id="3145" w:author="Lektorat Bauer" w:date="2025-02-28T11:26:00Z" w16du:dateUtc="2025-02-28T10:26:00Z">
        <w:r w:rsidRPr="00944672" w:rsidDel="00D015FA">
          <w:rPr>
            <w:rFonts w:ascii="Arial" w:hAnsi="Arial" w:cs="Arial"/>
            <w:sz w:val="24"/>
            <w:szCs w:val="24"/>
          </w:rPr>
          <w:delText>A</w:delText>
        </w:r>
      </w:del>
      <w:r w:rsidRPr="00944672">
        <w:rPr>
          <w:rFonts w:ascii="Arial" w:hAnsi="Arial" w:cs="Arial"/>
          <w:sz w:val="24"/>
          <w:szCs w:val="24"/>
        </w:rPr>
        <w:t xml:space="preserve">ntwortete Rasul. </w:t>
      </w:r>
      <w:commentRangeStart w:id="3146"/>
      <w:r w:rsidRPr="00944672">
        <w:rPr>
          <w:rFonts w:ascii="Arial" w:hAnsi="Arial" w:cs="Arial"/>
          <w:sz w:val="24"/>
          <w:szCs w:val="24"/>
        </w:rPr>
        <w:t xml:space="preserve">Satria schaute ihn an und fragte dann: </w:t>
      </w:r>
      <w:commentRangeEnd w:id="3146"/>
      <w:r w:rsidR="00D015FA">
        <w:rPr>
          <w:rStyle w:val="Kommentarzeichen"/>
        </w:rPr>
        <w:commentReference w:id="3146"/>
      </w:r>
      <w:r w:rsidRPr="00944672">
        <w:rPr>
          <w:rFonts w:ascii="Arial" w:hAnsi="Arial" w:cs="Arial"/>
          <w:sz w:val="24"/>
          <w:szCs w:val="24"/>
        </w:rPr>
        <w:t xml:space="preserve">„Ist es möglich, dass wir rückwärts an die Ladebühne fahren? Dann können wir den Container vom Truck auf die Bühne schieben.“ </w:t>
      </w:r>
    </w:p>
    <w:p w14:paraId="1438656F" w14:textId="77777777" w:rsidR="00D015FA" w:rsidRDefault="00944672" w:rsidP="00623B68">
      <w:pPr>
        <w:autoSpaceDE w:val="0"/>
        <w:autoSpaceDN w:val="0"/>
        <w:adjustRightInd w:val="0"/>
        <w:spacing w:after="0" w:line="360" w:lineRule="auto"/>
        <w:ind w:firstLine="227"/>
        <w:jc w:val="both"/>
        <w:rPr>
          <w:ins w:id="3147" w:author="Lektorat Bauer" w:date="2025-02-28T11:26:00Z" w16du:dateUtc="2025-02-28T10:26:00Z"/>
          <w:rFonts w:ascii="Arial" w:hAnsi="Arial" w:cs="Arial"/>
          <w:sz w:val="24"/>
          <w:szCs w:val="24"/>
        </w:rPr>
      </w:pPr>
      <w:r w:rsidRPr="00944672">
        <w:rPr>
          <w:rFonts w:ascii="Arial" w:hAnsi="Arial" w:cs="Arial"/>
          <w:sz w:val="24"/>
          <w:szCs w:val="24"/>
        </w:rPr>
        <w:t xml:space="preserve">„Ja, das geht, wie viel Mann brachen Sie zum Schieben?“ </w:t>
      </w:r>
    </w:p>
    <w:p w14:paraId="2EB16F0D" w14:textId="77777777" w:rsidR="00D015FA" w:rsidRDefault="00944672" w:rsidP="00623B68">
      <w:pPr>
        <w:autoSpaceDE w:val="0"/>
        <w:autoSpaceDN w:val="0"/>
        <w:adjustRightInd w:val="0"/>
        <w:spacing w:after="0" w:line="360" w:lineRule="auto"/>
        <w:ind w:firstLine="227"/>
        <w:jc w:val="both"/>
        <w:rPr>
          <w:ins w:id="3148" w:author="Lektorat Bauer" w:date="2025-02-28T11:27:00Z" w16du:dateUtc="2025-02-28T10:27:00Z"/>
          <w:rFonts w:ascii="Arial" w:hAnsi="Arial" w:cs="Arial"/>
          <w:sz w:val="24"/>
          <w:szCs w:val="24"/>
        </w:rPr>
      </w:pPr>
      <w:r w:rsidRPr="00944672">
        <w:rPr>
          <w:rFonts w:ascii="Arial" w:hAnsi="Arial" w:cs="Arial"/>
          <w:sz w:val="24"/>
          <w:szCs w:val="24"/>
        </w:rPr>
        <w:t xml:space="preserve">„Zwei Mann wären gut, dann geht das schneller, ist das </w:t>
      </w:r>
      <w:ins w:id="3149" w:author="Lektorat Bauer" w:date="2025-02-28T11:26:00Z" w16du:dateUtc="2025-02-28T10:26:00Z">
        <w:r w:rsidR="00D015FA">
          <w:rPr>
            <w:rFonts w:ascii="Arial" w:hAnsi="Arial" w:cs="Arial"/>
            <w:sz w:val="24"/>
            <w:szCs w:val="24"/>
          </w:rPr>
          <w:t>ok</w:t>
        </w:r>
      </w:ins>
      <w:del w:id="3150" w:author="Lektorat Bauer" w:date="2025-02-28T11:26:00Z" w16du:dateUtc="2025-02-28T10:26:00Z">
        <w:r w:rsidRPr="00944672" w:rsidDel="00D015FA">
          <w:rPr>
            <w:rFonts w:ascii="Arial" w:hAnsi="Arial" w:cs="Arial"/>
            <w:sz w:val="24"/>
            <w:szCs w:val="24"/>
          </w:rPr>
          <w:delText>OK</w:delText>
        </w:r>
      </w:del>
      <w:r w:rsidRPr="00944672">
        <w:rPr>
          <w:rFonts w:ascii="Arial" w:hAnsi="Arial" w:cs="Arial"/>
          <w:sz w:val="24"/>
          <w:szCs w:val="24"/>
        </w:rPr>
        <w:t xml:space="preserve"> für Sie?“ </w:t>
      </w:r>
    </w:p>
    <w:p w14:paraId="4C5D3C2F" w14:textId="02165B19"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„Das bekommen wir hin.“ Seine Ladecrew machte sowieso gerade Pause, um zu sehen, was da passierte. Er zeigt auf zwei Mann und schickte sie per Handzeichen zum Laster, der gerade rückwärts an die Ladebühne fuhr.</w:t>
      </w:r>
    </w:p>
    <w:p w14:paraId="2FDAC0E0" w14:textId="53827039"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Als der Container vom Truck auf die Bühne bewegt worden war, sagte Satria Chow: „Einen Augenblick bitte!“ Sie griff an ihr Ohr und sagte</w:t>
      </w:r>
      <w:ins w:id="3151" w:author="Lektorat Bauer" w:date="2025-02-28T11:27:00Z" w16du:dateUtc="2025-02-28T10:27:00Z">
        <w:r w:rsidR="00D015FA">
          <w:rPr>
            <w:rFonts w:ascii="Arial" w:hAnsi="Arial" w:cs="Arial"/>
            <w:sz w:val="24"/>
            <w:szCs w:val="24"/>
          </w:rPr>
          <w:t>:</w:t>
        </w:r>
      </w:ins>
      <w:del w:id="3152" w:author="Lektorat Bauer" w:date="2025-02-28T11:27:00Z" w16du:dateUtc="2025-02-28T10:27:00Z">
        <w:r w:rsidRPr="00944672" w:rsidDel="00D015FA">
          <w:rPr>
            <w:rFonts w:ascii="Arial" w:hAnsi="Arial" w:cs="Arial"/>
            <w:sz w:val="24"/>
            <w:szCs w:val="24"/>
          </w:rPr>
          <w:delText>,</w:delText>
        </w:r>
      </w:del>
      <w:r w:rsidRPr="00944672">
        <w:rPr>
          <w:rFonts w:ascii="Arial" w:hAnsi="Arial" w:cs="Arial"/>
          <w:sz w:val="24"/>
          <w:szCs w:val="24"/>
        </w:rPr>
        <w:t xml:space="preserve"> „Holt Chang raus!“ Jetzt waren alle irritiert, als die Soldaten zum Container gingen und diesen öffneten. Aus der Öffnung </w:t>
      </w:r>
      <w:r w:rsidRPr="00944672">
        <w:rPr>
          <w:rFonts w:ascii="Arial" w:hAnsi="Arial" w:cs="Arial"/>
          <w:sz w:val="24"/>
          <w:szCs w:val="24"/>
        </w:rPr>
        <w:lastRenderedPageBreak/>
        <w:t>kletterte ein bewaffneter Soldat ins Freie und der Container wurde wieder verschlossen. „Wir gehen kein Risiko ein</w:t>
      </w:r>
      <w:del w:id="3153" w:author="Lektorat Bauer" w:date="2025-02-28T11:27:00Z" w16du:dateUtc="2025-02-28T10:27:00Z">
        <w:r w:rsidRPr="00944672" w:rsidDel="00D015FA">
          <w:rPr>
            <w:rFonts w:ascii="Arial" w:hAnsi="Arial" w:cs="Arial"/>
            <w:sz w:val="24"/>
            <w:szCs w:val="24"/>
          </w:rPr>
          <w:delText>.</w:delText>
        </w:r>
      </w:del>
      <w:r w:rsidRPr="00944672">
        <w:rPr>
          <w:rFonts w:ascii="Arial" w:hAnsi="Arial" w:cs="Arial"/>
          <w:sz w:val="24"/>
          <w:szCs w:val="24"/>
        </w:rPr>
        <w:t>“</w:t>
      </w:r>
      <w:ins w:id="3154" w:author="Lektorat Bauer" w:date="2025-02-28T11:27:00Z" w16du:dateUtc="2025-02-28T10:27:00Z">
        <w:r w:rsidR="00D015FA">
          <w:rPr>
            <w:rFonts w:ascii="Arial" w:hAnsi="Arial" w:cs="Arial"/>
            <w:sz w:val="24"/>
            <w:szCs w:val="24"/>
          </w:rPr>
          <w:t>,</w:t>
        </w:r>
      </w:ins>
      <w:r w:rsidRPr="00944672">
        <w:rPr>
          <w:rFonts w:ascii="Arial" w:hAnsi="Arial" w:cs="Arial"/>
          <w:sz w:val="24"/>
          <w:szCs w:val="24"/>
        </w:rPr>
        <w:t xml:space="preserve"> </w:t>
      </w:r>
      <w:del w:id="3155" w:author="Lektorat Bauer" w:date="2025-02-28T11:27:00Z" w16du:dateUtc="2025-02-28T10:27:00Z">
        <w:r w:rsidRPr="00944672" w:rsidDel="00D015FA">
          <w:rPr>
            <w:rFonts w:ascii="Arial" w:hAnsi="Arial" w:cs="Arial"/>
            <w:sz w:val="24"/>
            <w:szCs w:val="24"/>
          </w:rPr>
          <w:delText xml:space="preserve">War </w:delText>
        </w:r>
      </w:del>
      <w:ins w:id="3156" w:author="Lektorat Bauer" w:date="2025-02-28T11:27:00Z" w16du:dateUtc="2025-02-28T10:27:00Z">
        <w:r w:rsidR="00D015FA">
          <w:rPr>
            <w:rFonts w:ascii="Arial" w:hAnsi="Arial" w:cs="Arial"/>
            <w:sz w:val="24"/>
            <w:szCs w:val="24"/>
          </w:rPr>
          <w:t>lautete</w:t>
        </w:r>
        <w:r w:rsidR="00D015FA" w:rsidRPr="00944672">
          <w:rPr>
            <w:rFonts w:ascii="Arial" w:hAnsi="Arial" w:cs="Arial"/>
            <w:sz w:val="24"/>
            <w:szCs w:val="24"/>
          </w:rPr>
          <w:t xml:space="preserve"> </w:t>
        </w:r>
      </w:ins>
      <w:r w:rsidRPr="00944672">
        <w:rPr>
          <w:rFonts w:ascii="Arial" w:hAnsi="Arial" w:cs="Arial"/>
          <w:sz w:val="24"/>
          <w:szCs w:val="24"/>
        </w:rPr>
        <w:t>die Antwort auf die Blicke der Männer.</w:t>
      </w:r>
    </w:p>
    <w:p w14:paraId="76261721"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Der Container wurde, unter den wachsamen Augen der Soldaten, über die Bühne ins Flugzeug geschoben und dort in Position gebracht.</w:t>
      </w:r>
    </w:p>
    <w:p w14:paraId="5D5F8CF6" w14:textId="77777777" w:rsidR="00D015FA" w:rsidRDefault="00944672" w:rsidP="00623B68">
      <w:pPr>
        <w:autoSpaceDE w:val="0"/>
        <w:autoSpaceDN w:val="0"/>
        <w:adjustRightInd w:val="0"/>
        <w:spacing w:after="0" w:line="360" w:lineRule="auto"/>
        <w:ind w:firstLine="227"/>
        <w:jc w:val="both"/>
        <w:rPr>
          <w:ins w:id="3157" w:author="Lektorat Bauer" w:date="2025-02-28T11:28:00Z" w16du:dateUtc="2025-02-28T10:28:00Z"/>
          <w:rFonts w:ascii="Arial" w:hAnsi="Arial" w:cs="Arial"/>
          <w:sz w:val="24"/>
          <w:szCs w:val="24"/>
        </w:rPr>
      </w:pPr>
      <w:r w:rsidRPr="00944672">
        <w:rPr>
          <w:rFonts w:ascii="Arial" w:hAnsi="Arial" w:cs="Arial"/>
          <w:sz w:val="24"/>
          <w:szCs w:val="24"/>
        </w:rPr>
        <w:t xml:space="preserve">Der Truck wurde von der Ladebühne weggefahren und die letzte Palette </w:t>
      </w:r>
      <w:del w:id="3158" w:author="Lektorat Bauer" w:date="2025-02-28T11:27:00Z" w16du:dateUtc="2025-02-28T10:27:00Z">
        <w:r w:rsidRPr="00944672" w:rsidDel="00D015FA">
          <w:rPr>
            <w:rFonts w:ascii="Arial" w:hAnsi="Arial" w:cs="Arial"/>
            <w:sz w:val="24"/>
            <w:szCs w:val="24"/>
          </w:rPr>
          <w:delText xml:space="preserve">wurde </w:delText>
        </w:r>
      </w:del>
      <w:r w:rsidRPr="00944672">
        <w:rPr>
          <w:rFonts w:ascii="Arial" w:hAnsi="Arial" w:cs="Arial"/>
          <w:sz w:val="24"/>
          <w:szCs w:val="24"/>
        </w:rPr>
        <w:t>verladen. Die Soldaten blieben so</w:t>
      </w:r>
      <w:ins w:id="3159" w:author="Lektorat Bauer" w:date="2025-02-28T11:27:00Z" w16du:dateUtc="2025-02-28T10:27:00Z">
        <w:r w:rsidR="00D015FA">
          <w:rPr>
            <w:rFonts w:ascii="Arial" w:hAnsi="Arial" w:cs="Arial"/>
            <w:sz w:val="24"/>
            <w:szCs w:val="24"/>
          </w:rPr>
          <w:t xml:space="preserve"> </w:t>
        </w:r>
      </w:ins>
      <w:r w:rsidRPr="00944672">
        <w:rPr>
          <w:rFonts w:ascii="Arial" w:hAnsi="Arial" w:cs="Arial"/>
          <w:sz w:val="24"/>
          <w:szCs w:val="24"/>
        </w:rPr>
        <w:t xml:space="preserve">lange beim Flugzeug, bis die Ladeluke verschlossen wurde. Danach gingen sie zu den Fahrzeugen zurück, und der Konvoi setzte sich in Bewegung. </w:t>
      </w:r>
      <w:commentRangeStart w:id="3160"/>
      <w:r w:rsidRPr="00944672">
        <w:rPr>
          <w:rFonts w:ascii="Arial" w:hAnsi="Arial" w:cs="Arial"/>
          <w:sz w:val="24"/>
          <w:szCs w:val="24"/>
        </w:rPr>
        <w:t>Tariq</w:t>
      </w:r>
      <w:commentRangeEnd w:id="3160"/>
      <w:r w:rsidR="00D015FA">
        <w:rPr>
          <w:rStyle w:val="Kommentarzeichen"/>
        </w:rPr>
        <w:commentReference w:id="3160"/>
      </w:r>
      <w:r w:rsidRPr="00944672">
        <w:rPr>
          <w:rFonts w:ascii="Arial" w:hAnsi="Arial" w:cs="Arial"/>
          <w:sz w:val="24"/>
          <w:szCs w:val="24"/>
        </w:rPr>
        <w:t>, der sah, dass Satria sich immer wieder umsah, erkannte die Zeichen</w:t>
      </w:r>
      <w:ins w:id="3161" w:author="Lektorat Bauer" w:date="2025-02-28T11:28:00Z" w16du:dateUtc="2025-02-28T10:28:00Z">
        <w:r w:rsidR="00D015FA">
          <w:rPr>
            <w:rFonts w:ascii="Arial" w:hAnsi="Arial" w:cs="Arial"/>
            <w:sz w:val="24"/>
            <w:szCs w:val="24"/>
          </w:rPr>
          <w:t>.</w:t>
        </w:r>
      </w:ins>
      <w:del w:id="3162" w:author="Lektorat Bauer" w:date="2025-02-28T11:28:00Z" w16du:dateUtc="2025-02-28T10:28:00Z">
        <w:r w:rsidRPr="00944672" w:rsidDel="00D015FA">
          <w:rPr>
            <w:rFonts w:ascii="Arial" w:hAnsi="Arial" w:cs="Arial"/>
            <w:sz w:val="24"/>
            <w:szCs w:val="24"/>
          </w:rPr>
          <w:delText>,</w:delText>
        </w:r>
      </w:del>
      <w:r w:rsidRPr="00944672">
        <w:rPr>
          <w:rFonts w:ascii="Arial" w:hAnsi="Arial" w:cs="Arial"/>
          <w:sz w:val="24"/>
          <w:szCs w:val="24"/>
        </w:rPr>
        <w:t xml:space="preserve"> „Was ist? Sollen wir anhalten?“ </w:t>
      </w:r>
    </w:p>
    <w:p w14:paraId="2E525150" w14:textId="483DE53B"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commentRangeStart w:id="3163"/>
      <w:r w:rsidRPr="00944672">
        <w:rPr>
          <w:rFonts w:ascii="Arial" w:hAnsi="Arial" w:cs="Arial"/>
          <w:sz w:val="24"/>
          <w:szCs w:val="24"/>
        </w:rPr>
        <w:t xml:space="preserve">„Ich könnte schwören, dass hier etwas nicht stimmt! Ich kann es direkt spüren, dass hier etwas faul ist, aber die Abläufe sind absolut </w:t>
      </w:r>
      <w:del w:id="3164" w:author="Lektorat Bauer" w:date="2025-02-28T11:28:00Z" w16du:dateUtc="2025-02-28T10:28:00Z">
        <w:r w:rsidRPr="00944672" w:rsidDel="00D015FA">
          <w:rPr>
            <w:rFonts w:ascii="Arial" w:hAnsi="Arial" w:cs="Arial"/>
            <w:sz w:val="24"/>
            <w:szCs w:val="24"/>
          </w:rPr>
          <w:delText xml:space="preserve">wir </w:delText>
        </w:r>
      </w:del>
      <w:r w:rsidRPr="00944672">
        <w:rPr>
          <w:rFonts w:ascii="Arial" w:hAnsi="Arial" w:cs="Arial"/>
          <w:sz w:val="24"/>
          <w:szCs w:val="24"/>
        </w:rPr>
        <w:t xml:space="preserve">normal.“ </w:t>
      </w:r>
      <w:commentRangeEnd w:id="3163"/>
      <w:r w:rsidR="00D015FA">
        <w:rPr>
          <w:rStyle w:val="Kommentarzeichen"/>
        </w:rPr>
        <w:commentReference w:id="3163"/>
      </w:r>
      <w:r w:rsidRPr="00944672">
        <w:rPr>
          <w:rFonts w:ascii="Arial" w:hAnsi="Arial" w:cs="Arial"/>
          <w:sz w:val="24"/>
          <w:szCs w:val="24"/>
        </w:rPr>
        <w:t>Satria schaute immer wieder nachdenklich aus dem Fenster, und fragte sich, ob sie irgendetwas übersehen hatte.</w:t>
      </w:r>
    </w:p>
    <w:p w14:paraId="27063B83"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3525D513"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076C147F"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585AF067"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p>
    <w:p w14:paraId="33C575F6" w14:textId="309206E7" w:rsidR="00944672" w:rsidRPr="00944672" w:rsidRDefault="00944672" w:rsidP="00623B68">
      <w:pPr>
        <w:autoSpaceDE w:val="0"/>
        <w:autoSpaceDN w:val="0"/>
        <w:adjustRightInd w:val="0"/>
        <w:spacing w:after="0" w:line="360" w:lineRule="auto"/>
        <w:jc w:val="both"/>
        <w:rPr>
          <w:rFonts w:ascii="Arial" w:hAnsi="Arial" w:cs="Arial"/>
          <w:sz w:val="24"/>
          <w:szCs w:val="24"/>
        </w:rPr>
      </w:pPr>
      <w:commentRangeStart w:id="3165"/>
      <w:commentRangeEnd w:id="3165"/>
      <w:r w:rsidRPr="00944672">
        <w:rPr>
          <w:rFonts w:ascii="Arial" w:hAnsi="Arial" w:cs="Arial"/>
          <w:sz w:val="24"/>
          <w:szCs w:val="24"/>
        </w:rPr>
        <w:commentReference w:id="3165"/>
      </w:r>
      <w:r w:rsidRPr="00944672">
        <w:rPr>
          <w:rFonts w:ascii="Arial" w:hAnsi="Arial" w:cs="Arial"/>
          <w:sz w:val="24"/>
          <w:szCs w:val="24"/>
        </w:rPr>
        <w:t xml:space="preserve">&gt;&gt;&gt; </w:t>
      </w:r>
      <w:r w:rsidRPr="00944672">
        <w:rPr>
          <w:rFonts w:ascii="Arial" w:hAnsi="Arial" w:cs="Arial"/>
          <w:b/>
          <w:bCs/>
          <w:sz w:val="24"/>
          <w:szCs w:val="24"/>
        </w:rPr>
        <w:t>Freitag, 07. März 2014, 23:45 Uhr, an Board MH 370 nach Peking, Abflug Samstagmorgen 00:30 Uhr</w:t>
      </w:r>
      <w:del w:id="3166" w:author="Lektorat Bauer" w:date="2025-03-07T18:42:00Z" w16du:dateUtc="2025-03-07T17:42:00Z">
        <w:r w:rsidRPr="00944672" w:rsidDel="003C7CCB">
          <w:rPr>
            <w:rFonts w:ascii="Arial" w:hAnsi="Arial" w:cs="Arial"/>
            <w:sz w:val="24"/>
            <w:szCs w:val="24"/>
          </w:rPr>
          <w:delText xml:space="preserve"> </w:delText>
        </w:r>
      </w:del>
      <w:r w:rsidRPr="00944672">
        <w:rPr>
          <w:rFonts w:ascii="Arial" w:hAnsi="Arial" w:cs="Arial"/>
          <w:sz w:val="24"/>
          <w:szCs w:val="24"/>
        </w:rPr>
        <w:t xml:space="preserve"> &lt;&lt;&lt;</w:t>
      </w:r>
    </w:p>
    <w:p w14:paraId="394B3057" w14:textId="4C836A29"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„So, unsere Fracht ist verladen. Bitte sage Bescheid, dass das Boarding beginnen kann, danach gehen wir an die Checklisten</w:t>
      </w:r>
      <w:del w:id="3167" w:author="Lektorat Bauer" w:date="2025-02-28T11:29:00Z" w16du:dateUtc="2025-02-28T10:29:00Z">
        <w:r w:rsidRPr="00944672" w:rsidDel="00D015FA">
          <w:rPr>
            <w:rFonts w:ascii="Arial" w:hAnsi="Arial" w:cs="Arial"/>
            <w:sz w:val="24"/>
            <w:szCs w:val="24"/>
          </w:rPr>
          <w:delText>.</w:delText>
        </w:r>
      </w:del>
      <w:r w:rsidRPr="00944672">
        <w:rPr>
          <w:rFonts w:ascii="Arial" w:hAnsi="Arial" w:cs="Arial"/>
          <w:sz w:val="24"/>
          <w:szCs w:val="24"/>
        </w:rPr>
        <w:t>“</w:t>
      </w:r>
      <w:ins w:id="3168" w:author="Lektorat Bauer" w:date="2025-02-28T11:29:00Z" w16du:dateUtc="2025-02-28T10:29:00Z">
        <w:r w:rsidR="00D015FA">
          <w:rPr>
            <w:rFonts w:ascii="Arial" w:hAnsi="Arial" w:cs="Arial"/>
            <w:sz w:val="24"/>
            <w:szCs w:val="24"/>
          </w:rPr>
          <w:t>,</w:t>
        </w:r>
      </w:ins>
      <w:r w:rsidRPr="00944672">
        <w:rPr>
          <w:rFonts w:ascii="Arial" w:hAnsi="Arial" w:cs="Arial"/>
          <w:sz w:val="24"/>
          <w:szCs w:val="24"/>
        </w:rPr>
        <w:t xml:space="preserve"> </w:t>
      </w:r>
      <w:ins w:id="3169" w:author="Lektorat Bauer" w:date="2025-02-28T11:29:00Z" w16du:dateUtc="2025-02-28T10:29:00Z">
        <w:r w:rsidR="00D015FA">
          <w:rPr>
            <w:rFonts w:ascii="Arial" w:hAnsi="Arial" w:cs="Arial"/>
            <w:sz w:val="24"/>
            <w:szCs w:val="24"/>
          </w:rPr>
          <w:t>s</w:t>
        </w:r>
      </w:ins>
      <w:del w:id="3170" w:author="Lektorat Bauer" w:date="2025-02-28T11:29:00Z" w16du:dateUtc="2025-02-28T10:29:00Z">
        <w:r w:rsidRPr="00944672" w:rsidDel="00D015FA">
          <w:rPr>
            <w:rFonts w:ascii="Arial" w:hAnsi="Arial" w:cs="Arial"/>
            <w:sz w:val="24"/>
            <w:szCs w:val="24"/>
          </w:rPr>
          <w:delText>S</w:delText>
        </w:r>
      </w:del>
      <w:r w:rsidRPr="00944672">
        <w:rPr>
          <w:rFonts w:ascii="Arial" w:hAnsi="Arial" w:cs="Arial"/>
          <w:sz w:val="24"/>
          <w:szCs w:val="24"/>
        </w:rPr>
        <w:t>agte Flugkapitän Zaharie Ahmad Shah zu seinem First Officer Fariq Abdul Hamid.</w:t>
      </w:r>
    </w:p>
    <w:p w14:paraId="148A4882" w14:textId="07FC2490"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Die Gatecrew war gerade zum Flugzeug gegangen, um zu erfragen, wann die Crew bereit zum Boarding sei, </w:t>
      </w:r>
      <w:ins w:id="3171" w:author="Lektorat Bauer" w:date="2025-02-28T11:30:00Z" w16du:dateUtc="2025-02-28T10:30:00Z">
        <w:r w:rsidR="00D015FA">
          <w:rPr>
            <w:rFonts w:ascii="Arial" w:hAnsi="Arial" w:cs="Arial"/>
            <w:sz w:val="24"/>
            <w:szCs w:val="24"/>
          </w:rPr>
          <w:t>weshalb</w:t>
        </w:r>
      </w:ins>
      <w:del w:id="3172" w:author="Lektorat Bauer" w:date="2025-02-28T11:30:00Z" w16du:dateUtc="2025-02-28T10:30:00Z">
        <w:r w:rsidRPr="00944672" w:rsidDel="00D015FA">
          <w:rPr>
            <w:rFonts w:ascii="Arial" w:hAnsi="Arial" w:cs="Arial"/>
            <w:sz w:val="24"/>
            <w:szCs w:val="24"/>
          </w:rPr>
          <w:delText>so das</w:delText>
        </w:r>
      </w:del>
      <w:r w:rsidRPr="00944672">
        <w:rPr>
          <w:rFonts w:ascii="Arial" w:hAnsi="Arial" w:cs="Arial"/>
          <w:sz w:val="24"/>
          <w:szCs w:val="24"/>
        </w:rPr>
        <w:t xml:space="preserve"> das ‚O</w:t>
      </w:r>
      <w:ins w:id="3173" w:author="Lektorat Bauer" w:date="2025-02-28T11:30:00Z" w16du:dateUtc="2025-02-28T10:30:00Z">
        <w:r w:rsidR="00D015FA">
          <w:rPr>
            <w:rFonts w:ascii="Arial" w:hAnsi="Arial" w:cs="Arial"/>
            <w:sz w:val="24"/>
            <w:szCs w:val="24"/>
          </w:rPr>
          <w:t>.</w:t>
        </w:r>
      </w:ins>
      <w:r w:rsidRPr="00944672">
        <w:rPr>
          <w:rFonts w:ascii="Arial" w:hAnsi="Arial" w:cs="Arial"/>
          <w:sz w:val="24"/>
          <w:szCs w:val="24"/>
        </w:rPr>
        <w:t>K</w:t>
      </w:r>
      <w:ins w:id="3174" w:author="Lektorat Bauer" w:date="2025-02-28T11:30:00Z" w16du:dateUtc="2025-02-28T10:30:00Z">
        <w:r w:rsidR="00D015FA">
          <w:rPr>
            <w:rFonts w:ascii="Arial" w:hAnsi="Arial" w:cs="Arial"/>
            <w:sz w:val="24"/>
            <w:szCs w:val="24"/>
          </w:rPr>
          <w:t>.</w:t>
        </w:r>
      </w:ins>
      <w:r w:rsidRPr="00944672">
        <w:rPr>
          <w:rFonts w:ascii="Arial" w:hAnsi="Arial" w:cs="Arial"/>
          <w:sz w:val="24"/>
          <w:szCs w:val="24"/>
        </w:rPr>
        <w:t>‘ schnell zum Gate weitergegeben wurde und kurz darauf auch die Gäste der Business-Class an</w:t>
      </w:r>
      <w:del w:id="3175" w:author="Lektorat Bauer" w:date="2025-02-28T11:30:00Z" w16du:dateUtc="2025-02-28T10:30:00Z">
        <w:r w:rsidRPr="00944672" w:rsidDel="00D015FA">
          <w:rPr>
            <w:rFonts w:ascii="Arial" w:hAnsi="Arial" w:cs="Arial"/>
            <w:sz w:val="24"/>
            <w:szCs w:val="24"/>
          </w:rPr>
          <w:delText xml:space="preserve"> </w:delText>
        </w:r>
      </w:del>
      <w:r w:rsidRPr="00944672">
        <w:rPr>
          <w:rFonts w:ascii="Arial" w:hAnsi="Arial" w:cs="Arial"/>
          <w:sz w:val="24"/>
          <w:szCs w:val="24"/>
        </w:rPr>
        <w:t>kamen.</w:t>
      </w:r>
    </w:p>
    <w:p w14:paraId="180C60F8"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Schnell füllte sich das Flugzeug mit Gästen, die sich zum großen Teil auf ein paar Stunden Schlaf</w:t>
      </w:r>
      <w:del w:id="3176" w:author="Lektorat Bauer" w:date="2025-02-28T11:30:00Z" w16du:dateUtc="2025-02-28T10:30:00Z">
        <w:r w:rsidRPr="00944672" w:rsidDel="00D015FA">
          <w:rPr>
            <w:rFonts w:ascii="Arial" w:hAnsi="Arial" w:cs="Arial"/>
            <w:sz w:val="24"/>
            <w:szCs w:val="24"/>
          </w:rPr>
          <w:delText>,</w:delText>
        </w:r>
      </w:del>
      <w:r w:rsidRPr="00944672">
        <w:rPr>
          <w:rFonts w:ascii="Arial" w:hAnsi="Arial" w:cs="Arial"/>
          <w:sz w:val="24"/>
          <w:szCs w:val="24"/>
        </w:rPr>
        <w:t xml:space="preserve"> auf dem Weg nach Peking</w:t>
      </w:r>
      <w:del w:id="3177" w:author="Lektorat Bauer" w:date="2025-02-28T11:30:00Z" w16du:dateUtc="2025-02-28T10:30:00Z">
        <w:r w:rsidRPr="00944672" w:rsidDel="00D015FA">
          <w:rPr>
            <w:rFonts w:ascii="Arial" w:hAnsi="Arial" w:cs="Arial"/>
            <w:sz w:val="24"/>
            <w:szCs w:val="24"/>
          </w:rPr>
          <w:delText>,</w:delText>
        </w:r>
      </w:del>
      <w:r w:rsidRPr="00944672">
        <w:rPr>
          <w:rFonts w:ascii="Arial" w:hAnsi="Arial" w:cs="Arial"/>
          <w:sz w:val="24"/>
          <w:szCs w:val="24"/>
        </w:rPr>
        <w:t xml:space="preserve"> freuten. </w:t>
      </w:r>
    </w:p>
    <w:p w14:paraId="2DF0D759" w14:textId="6F8BC389"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Durch die leichte Verzögerung </w:t>
      </w:r>
      <w:del w:id="3178" w:author="Lektorat Bauer" w:date="2025-02-28T11:30:00Z" w16du:dateUtc="2025-02-28T10:30:00Z">
        <w:r w:rsidRPr="00944672" w:rsidDel="00D015FA">
          <w:rPr>
            <w:rFonts w:ascii="Arial" w:hAnsi="Arial" w:cs="Arial"/>
            <w:sz w:val="24"/>
            <w:szCs w:val="24"/>
          </w:rPr>
          <w:delText>beider</w:delText>
        </w:r>
      </w:del>
      <w:ins w:id="3179" w:author="Lektorat Bauer" w:date="2025-02-28T11:30:00Z" w16du:dateUtc="2025-02-28T10:30:00Z">
        <w:r w:rsidR="00D015FA" w:rsidRPr="00944672">
          <w:rPr>
            <w:rFonts w:ascii="Arial" w:hAnsi="Arial" w:cs="Arial"/>
            <w:sz w:val="24"/>
            <w:szCs w:val="24"/>
          </w:rPr>
          <w:t>bei der</w:t>
        </w:r>
      </w:ins>
      <w:r w:rsidRPr="00944672">
        <w:rPr>
          <w:rFonts w:ascii="Arial" w:hAnsi="Arial" w:cs="Arial"/>
          <w:sz w:val="24"/>
          <w:szCs w:val="24"/>
        </w:rPr>
        <w:t xml:space="preserve"> Verladung, und weil noch Flugzeuge vor ihnen am Start waren, hob die Maschine am Samstagmorgen um 00:42 Uhr vom Flughafen in Kuala Lumpur ab, und machte sich auf den Weg nach Peking.</w:t>
      </w:r>
    </w:p>
    <w:p w14:paraId="0B822F3A"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1C5A78E6"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 xml:space="preserve">*** </w:t>
      </w:r>
    </w:p>
    <w:p w14:paraId="55DCC534"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118637D5"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p>
    <w:p w14:paraId="651894FB"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commentRangeStart w:id="3180"/>
      <w:commentRangeEnd w:id="3180"/>
      <w:r w:rsidRPr="00944672">
        <w:rPr>
          <w:rFonts w:ascii="Arial" w:hAnsi="Arial" w:cs="Arial"/>
          <w:sz w:val="24"/>
          <w:szCs w:val="24"/>
        </w:rPr>
        <w:commentReference w:id="3180"/>
      </w:r>
      <w:r w:rsidRPr="00944672">
        <w:rPr>
          <w:rFonts w:ascii="Arial" w:hAnsi="Arial" w:cs="Arial"/>
          <w:sz w:val="24"/>
          <w:szCs w:val="24"/>
        </w:rPr>
        <w:t xml:space="preserve">&gt;&gt;&gt; </w:t>
      </w:r>
      <w:r w:rsidRPr="00944672">
        <w:rPr>
          <w:rFonts w:ascii="Arial" w:hAnsi="Arial" w:cs="Arial"/>
          <w:b/>
          <w:bCs/>
          <w:sz w:val="24"/>
          <w:szCs w:val="24"/>
        </w:rPr>
        <w:t>Samstag, 08. März 2014, 00:45 – 01:15 Uhr: Laderaum MH 370</w:t>
      </w:r>
      <w:r w:rsidRPr="00944672">
        <w:rPr>
          <w:rFonts w:ascii="Arial" w:hAnsi="Arial" w:cs="Arial"/>
          <w:sz w:val="24"/>
          <w:szCs w:val="24"/>
        </w:rPr>
        <w:t xml:space="preserve"> &lt;&lt;&lt;</w:t>
      </w:r>
    </w:p>
    <w:p w14:paraId="7B1860A2" w14:textId="05983B5B"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Als das Flugzeug</w:t>
      </w:r>
      <w:ins w:id="3181" w:author="Lektorat Bauer" w:date="2025-02-28T11:31:00Z" w16du:dateUtc="2025-02-28T10:31:00Z">
        <w:r w:rsidR="00D015FA">
          <w:rPr>
            <w:rFonts w:ascii="Arial" w:hAnsi="Arial" w:cs="Arial"/>
            <w:sz w:val="24"/>
            <w:szCs w:val="24"/>
          </w:rPr>
          <w:t xml:space="preserve"> </w:t>
        </w:r>
      </w:ins>
      <w:r w:rsidRPr="00944672">
        <w:rPr>
          <w:rFonts w:ascii="Arial" w:hAnsi="Arial" w:cs="Arial"/>
          <w:sz w:val="24"/>
          <w:szCs w:val="24"/>
        </w:rPr>
        <w:t>beschleunigte und dann abhob, passierte im Gepäckraum etwas Merkwürdiges. Bei den beiden Dahlbuschbomben öffneten sich die Sicherheitsklappen</w:t>
      </w:r>
      <w:del w:id="3182" w:author="Lektorat Bauer" w:date="2025-02-28T11:31:00Z" w16du:dateUtc="2025-02-28T10:31:00Z">
        <w:r w:rsidRPr="00944672" w:rsidDel="00D015FA">
          <w:rPr>
            <w:rFonts w:ascii="Arial" w:hAnsi="Arial" w:cs="Arial"/>
            <w:sz w:val="24"/>
            <w:szCs w:val="24"/>
          </w:rPr>
          <w:delText xml:space="preserve"> und es wurde jeweils eine Person sichtbar</w:delText>
        </w:r>
      </w:del>
      <w:r w:rsidRPr="00944672">
        <w:rPr>
          <w:rFonts w:ascii="Arial" w:hAnsi="Arial" w:cs="Arial"/>
          <w:sz w:val="24"/>
          <w:szCs w:val="24"/>
        </w:rPr>
        <w:t>.</w:t>
      </w:r>
    </w:p>
    <w:p w14:paraId="714025ED" w14:textId="645A68EF"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Aus Zylinder eins wand sich Yoon Na-Bi und aus dem zweiten pulte sich Bakh Na-Gil heraus. Yoon Na-Bi war ausgebildete Pilotin und Spezialistin für besondere Landungen. Sie flog Transporter mit Spezialeinheiten und setzte diese auf teilweise sehr kleinen Lichtungen ab. Yoon Na-Bi war Mitglied der Spezialkräfte und Fachmann für Fallen und Sprengfallen. Für beide war das Abheben das Zeichen gewesen, sich aus den Zylindern zu befreien</w:t>
      </w:r>
      <w:ins w:id="3183" w:author="Lektorat Bauer" w:date="2025-02-28T11:39:00Z" w16du:dateUtc="2025-02-28T10:39:00Z">
        <w:r w:rsidR="00B754E0">
          <w:rPr>
            <w:rFonts w:ascii="Arial" w:hAnsi="Arial" w:cs="Arial"/>
            <w:sz w:val="24"/>
            <w:szCs w:val="24"/>
          </w:rPr>
          <w:t>.</w:t>
        </w:r>
      </w:ins>
      <w:r w:rsidRPr="00944672">
        <w:rPr>
          <w:rFonts w:ascii="Arial" w:hAnsi="Arial" w:cs="Arial"/>
          <w:sz w:val="24"/>
          <w:szCs w:val="24"/>
        </w:rPr>
        <w:t xml:space="preserve"> </w:t>
      </w:r>
      <w:ins w:id="3184" w:author="Lektorat Bauer" w:date="2025-02-28T11:39:00Z" w16du:dateUtc="2025-02-28T10:39:00Z">
        <w:r w:rsidR="00B754E0">
          <w:rPr>
            <w:rFonts w:ascii="Arial" w:hAnsi="Arial" w:cs="Arial"/>
            <w:sz w:val="24"/>
            <w:szCs w:val="24"/>
          </w:rPr>
          <w:t>Beide</w:t>
        </w:r>
      </w:ins>
      <w:del w:id="3185" w:author="Lektorat Bauer" w:date="2025-02-28T11:39:00Z" w16du:dateUtc="2025-02-28T10:39:00Z">
        <w:r w:rsidRPr="00944672" w:rsidDel="00B754E0">
          <w:rPr>
            <w:rFonts w:ascii="Arial" w:hAnsi="Arial" w:cs="Arial"/>
            <w:sz w:val="24"/>
            <w:szCs w:val="24"/>
          </w:rPr>
          <w:delText>und beiden</w:delText>
        </w:r>
      </w:del>
      <w:r w:rsidRPr="00944672">
        <w:rPr>
          <w:rFonts w:ascii="Arial" w:hAnsi="Arial" w:cs="Arial"/>
          <w:sz w:val="24"/>
          <w:szCs w:val="24"/>
        </w:rPr>
        <w:t xml:space="preserve"> trugen Kopfleuchten, da sie davon </w:t>
      </w:r>
      <w:del w:id="3186" w:author="Lektorat Bauer" w:date="2025-02-28T11:40:00Z" w16du:dateUtc="2025-02-28T10:40:00Z">
        <w:r w:rsidRPr="00944672" w:rsidDel="00B754E0">
          <w:rPr>
            <w:rFonts w:ascii="Arial" w:hAnsi="Arial" w:cs="Arial"/>
            <w:sz w:val="24"/>
            <w:szCs w:val="24"/>
          </w:rPr>
          <w:delText>ausgingen</w:delText>
        </w:r>
      </w:del>
      <w:ins w:id="3187" w:author="Lektorat Bauer" w:date="2025-02-28T11:40:00Z" w16du:dateUtc="2025-02-28T10:40:00Z">
        <w:r w:rsidR="00B754E0">
          <w:rPr>
            <w:rFonts w:ascii="Arial" w:hAnsi="Arial" w:cs="Arial"/>
            <w:sz w:val="24"/>
            <w:szCs w:val="24"/>
          </w:rPr>
          <w:t>ausgegangen waren</w:t>
        </w:r>
      </w:ins>
      <w:r w:rsidRPr="00944672">
        <w:rPr>
          <w:rFonts w:ascii="Arial" w:hAnsi="Arial" w:cs="Arial"/>
          <w:sz w:val="24"/>
          <w:szCs w:val="24"/>
        </w:rPr>
        <w:t xml:space="preserve">, dass der Laderaum während des Fluges nicht beleuchtet sein würde. In dem Hohlraum, der über den Köpfen vorgesehen war, hatte Sie </w:t>
      </w:r>
      <w:del w:id="3188" w:author="Lektorat Bauer" w:date="2025-02-28T11:40:00Z" w16du:dateUtc="2025-02-28T10:40:00Z">
        <w:r w:rsidRPr="00944672" w:rsidDel="00B754E0">
          <w:rPr>
            <w:rFonts w:ascii="Arial" w:hAnsi="Arial" w:cs="Arial"/>
            <w:sz w:val="24"/>
            <w:szCs w:val="24"/>
          </w:rPr>
          <w:delText>I</w:delText>
        </w:r>
      </w:del>
      <w:ins w:id="3189" w:author="Lektorat Bauer" w:date="2025-02-28T11:40:00Z" w16du:dateUtc="2025-02-28T10:40:00Z">
        <w:r w:rsidR="00B754E0">
          <w:rPr>
            <w:rFonts w:ascii="Arial" w:hAnsi="Arial" w:cs="Arial"/>
            <w:sz w:val="24"/>
            <w:szCs w:val="24"/>
          </w:rPr>
          <w:t>i</w:t>
        </w:r>
      </w:ins>
      <w:r w:rsidRPr="00944672">
        <w:rPr>
          <w:rFonts w:ascii="Arial" w:hAnsi="Arial" w:cs="Arial"/>
          <w:sz w:val="24"/>
          <w:szCs w:val="24"/>
        </w:rPr>
        <w:t>hre Waffen und Wasser verstaut, denn selbst in der Nacht war es in Kuala Lumpur heiß, und sie mussten durch isotonische Getränke fit für den Einsatz bleiben. Der schwierigste Teil des Einsatzes war, nach Ankunft in der Frachthalle und vor Eintreffen des Gabelstaplers, in den Öffnungen der Dahlbuschbomben zu verschwinden.</w:t>
      </w:r>
    </w:p>
    <w:p w14:paraId="44FBF7B3" w14:textId="01D7EDA2"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Oberhalb der Palette war ausreichend Platz, um sich zu bewegen, und nach knapp 5 Minuten kauerten beide neben der Palette und vor dem ALW</w:t>
      </w:r>
      <w:ins w:id="3190" w:author="Lektorat Bauer" w:date="2025-02-28T11:40:00Z" w16du:dateUtc="2025-02-28T10:40:00Z">
        <w:r w:rsidR="00B754E0">
          <w:rPr>
            <w:rFonts w:ascii="Arial" w:hAnsi="Arial" w:cs="Arial"/>
            <w:sz w:val="24"/>
            <w:szCs w:val="24"/>
          </w:rPr>
          <w:t>-</w:t>
        </w:r>
      </w:ins>
      <w:del w:id="3191" w:author="Lektorat Bauer" w:date="2025-02-28T11:40:00Z" w16du:dateUtc="2025-02-28T10:40:00Z">
        <w:r w:rsidRPr="00944672" w:rsidDel="00B754E0">
          <w:rPr>
            <w:rFonts w:ascii="Arial" w:hAnsi="Arial" w:cs="Arial"/>
            <w:sz w:val="24"/>
            <w:szCs w:val="24"/>
          </w:rPr>
          <w:delText xml:space="preserve"> </w:delText>
        </w:r>
      </w:del>
      <w:r w:rsidRPr="00944672">
        <w:rPr>
          <w:rFonts w:ascii="Arial" w:hAnsi="Arial" w:cs="Arial"/>
          <w:sz w:val="24"/>
          <w:szCs w:val="24"/>
        </w:rPr>
        <w:t>Container.</w:t>
      </w:r>
    </w:p>
    <w:p w14:paraId="115A5896" w14:textId="57B49F29"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Sie verglichen </w:t>
      </w:r>
      <w:ins w:id="3192" w:author="Lektorat Bauer" w:date="2025-02-28T11:40:00Z" w16du:dateUtc="2025-02-28T10:40:00Z">
        <w:r w:rsidR="00B754E0">
          <w:rPr>
            <w:rFonts w:ascii="Arial" w:hAnsi="Arial" w:cs="Arial"/>
            <w:sz w:val="24"/>
            <w:szCs w:val="24"/>
          </w:rPr>
          <w:t>i</w:t>
        </w:r>
      </w:ins>
      <w:del w:id="3193" w:author="Lektorat Bauer" w:date="2025-02-28T11:40:00Z" w16du:dateUtc="2025-02-28T10:40:00Z">
        <w:r w:rsidRPr="00944672" w:rsidDel="00B754E0">
          <w:rPr>
            <w:rFonts w:ascii="Arial" w:hAnsi="Arial" w:cs="Arial"/>
            <w:sz w:val="24"/>
            <w:szCs w:val="24"/>
          </w:rPr>
          <w:delText>I</w:delText>
        </w:r>
      </w:del>
      <w:r w:rsidRPr="00944672">
        <w:rPr>
          <w:rFonts w:ascii="Arial" w:hAnsi="Arial" w:cs="Arial"/>
          <w:sz w:val="24"/>
          <w:szCs w:val="24"/>
        </w:rPr>
        <w:t>hre Uhren</w:t>
      </w:r>
      <w:ins w:id="3194" w:author="Lektorat Bauer" w:date="2025-02-28T11:40:00Z" w16du:dateUtc="2025-02-28T10:40:00Z">
        <w:r w:rsidR="00B754E0">
          <w:rPr>
            <w:rFonts w:ascii="Arial" w:hAnsi="Arial" w:cs="Arial"/>
            <w:sz w:val="24"/>
            <w:szCs w:val="24"/>
          </w:rPr>
          <w:t>.</w:t>
        </w:r>
      </w:ins>
      <w:del w:id="3195" w:author="Lektorat Bauer" w:date="2025-02-28T11:40:00Z" w16du:dateUtc="2025-02-28T10:40:00Z">
        <w:r w:rsidRPr="00944672" w:rsidDel="00B754E0">
          <w:rPr>
            <w:rFonts w:ascii="Arial" w:hAnsi="Arial" w:cs="Arial"/>
            <w:sz w:val="24"/>
            <w:szCs w:val="24"/>
          </w:rPr>
          <w:delText>,</w:delText>
        </w:r>
      </w:del>
      <w:r w:rsidRPr="00944672">
        <w:rPr>
          <w:rFonts w:ascii="Arial" w:hAnsi="Arial" w:cs="Arial"/>
          <w:sz w:val="24"/>
          <w:szCs w:val="24"/>
        </w:rPr>
        <w:t xml:space="preserve"> </w:t>
      </w:r>
      <w:ins w:id="3196" w:author="Lektorat Bauer" w:date="2025-02-28T11:40:00Z" w16du:dateUtc="2025-02-28T10:40:00Z">
        <w:r w:rsidR="00B754E0">
          <w:rPr>
            <w:rFonts w:ascii="Arial" w:hAnsi="Arial" w:cs="Arial"/>
            <w:sz w:val="24"/>
            <w:szCs w:val="24"/>
          </w:rPr>
          <w:t>S</w:t>
        </w:r>
      </w:ins>
      <w:del w:id="3197" w:author="Lektorat Bauer" w:date="2025-02-28T11:40:00Z" w16du:dateUtc="2025-02-28T10:40:00Z">
        <w:r w:rsidRPr="00944672" w:rsidDel="00B754E0">
          <w:rPr>
            <w:rFonts w:ascii="Arial" w:hAnsi="Arial" w:cs="Arial"/>
            <w:sz w:val="24"/>
            <w:szCs w:val="24"/>
          </w:rPr>
          <w:delText>s</w:delText>
        </w:r>
      </w:del>
      <w:r w:rsidRPr="00944672">
        <w:rPr>
          <w:rFonts w:ascii="Arial" w:hAnsi="Arial" w:cs="Arial"/>
          <w:sz w:val="24"/>
          <w:szCs w:val="24"/>
        </w:rPr>
        <w:t>ie hatten ab jetzt maximal 15 Minuten</w:t>
      </w:r>
      <w:ins w:id="3198" w:author="Lektorat Bauer" w:date="2025-02-28T11:40:00Z" w16du:dateUtc="2025-02-28T10:40:00Z">
        <w:r w:rsidR="00B754E0">
          <w:rPr>
            <w:rFonts w:ascii="Arial" w:hAnsi="Arial" w:cs="Arial"/>
            <w:sz w:val="24"/>
            <w:szCs w:val="24"/>
          </w:rPr>
          <w:t>,</w:t>
        </w:r>
      </w:ins>
      <w:r w:rsidRPr="00944672">
        <w:rPr>
          <w:rFonts w:ascii="Arial" w:hAnsi="Arial" w:cs="Arial"/>
          <w:sz w:val="24"/>
          <w:szCs w:val="24"/>
        </w:rPr>
        <w:t xml:space="preserve"> um</w:t>
      </w:r>
      <w:del w:id="3199" w:author="Lektorat Bauer" w:date="2025-02-28T11:40:00Z" w16du:dateUtc="2025-02-28T10:40:00Z">
        <w:r w:rsidRPr="00944672" w:rsidDel="00B754E0">
          <w:rPr>
            <w:rFonts w:ascii="Arial" w:hAnsi="Arial" w:cs="Arial"/>
            <w:sz w:val="24"/>
            <w:szCs w:val="24"/>
          </w:rPr>
          <w:delText>,</w:delText>
        </w:r>
      </w:del>
      <w:r w:rsidRPr="00944672">
        <w:rPr>
          <w:rFonts w:ascii="Arial" w:hAnsi="Arial" w:cs="Arial"/>
          <w:sz w:val="24"/>
          <w:szCs w:val="24"/>
        </w:rPr>
        <w:t xml:space="preserve"> um den ALW</w:t>
      </w:r>
      <w:ins w:id="3200" w:author="Lektorat Bauer" w:date="2025-02-28T11:40:00Z" w16du:dateUtc="2025-02-28T10:40:00Z">
        <w:r w:rsidR="00B754E0">
          <w:rPr>
            <w:rFonts w:ascii="Arial" w:hAnsi="Arial" w:cs="Arial"/>
            <w:sz w:val="24"/>
            <w:szCs w:val="24"/>
          </w:rPr>
          <w:t>-</w:t>
        </w:r>
      </w:ins>
      <w:del w:id="3201" w:author="Lektorat Bauer" w:date="2025-02-28T11:40:00Z" w16du:dateUtc="2025-02-28T10:40:00Z">
        <w:r w:rsidRPr="00944672" w:rsidDel="00B754E0">
          <w:rPr>
            <w:rFonts w:ascii="Arial" w:hAnsi="Arial" w:cs="Arial"/>
            <w:sz w:val="24"/>
            <w:szCs w:val="24"/>
          </w:rPr>
          <w:delText xml:space="preserve"> </w:delText>
        </w:r>
      </w:del>
      <w:r w:rsidRPr="00944672">
        <w:rPr>
          <w:rFonts w:ascii="Arial" w:hAnsi="Arial" w:cs="Arial"/>
          <w:sz w:val="24"/>
          <w:szCs w:val="24"/>
        </w:rPr>
        <w:t>Container herumzukommen und an das Schott dahinter zu gelangen.</w:t>
      </w:r>
    </w:p>
    <w:p w14:paraId="52051BB4"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Im Training hatte sich schnell herausgestellt, dass man um die Container nicht herumkam, weil einfach viel zu wenig Platz vorhanden war. Schließlich sollten die Container den vorhandenen Platz so effektiv wie möglich nutzen. Die einzige Möglichkeit war, durch den anderen Container zu kommen.</w:t>
      </w:r>
    </w:p>
    <w:p w14:paraId="29049E7C" w14:textId="3005328E"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Auch hier hatte sich eine Lösung angeboten: Die Container hatte Platz für Begleitpersonal, daher waren dort auch automatisch Durchgangsmöglichkeiten. Also hatten Sie im Training geübt, wie man am schnellsten die Außentür aufbekommt</w:t>
      </w:r>
      <w:ins w:id="3202" w:author="Lektorat Bauer" w:date="2025-02-28T11:41:00Z" w16du:dateUtc="2025-02-28T10:41:00Z">
        <w:r w:rsidR="00B754E0">
          <w:rPr>
            <w:rFonts w:ascii="Arial" w:hAnsi="Arial" w:cs="Arial"/>
            <w:sz w:val="24"/>
            <w:szCs w:val="24"/>
          </w:rPr>
          <w:t>.</w:t>
        </w:r>
      </w:ins>
      <w:del w:id="3203" w:author="Lektorat Bauer" w:date="2025-02-28T11:41:00Z" w16du:dateUtc="2025-02-28T10:41:00Z">
        <w:r w:rsidRPr="00944672" w:rsidDel="00B754E0">
          <w:rPr>
            <w:rFonts w:ascii="Arial" w:hAnsi="Arial" w:cs="Arial"/>
            <w:sz w:val="24"/>
            <w:szCs w:val="24"/>
          </w:rPr>
          <w:delText>,</w:delText>
        </w:r>
      </w:del>
      <w:r w:rsidRPr="00944672">
        <w:rPr>
          <w:rFonts w:ascii="Arial" w:hAnsi="Arial" w:cs="Arial"/>
          <w:sz w:val="24"/>
          <w:szCs w:val="24"/>
        </w:rPr>
        <w:t xml:space="preserve"> </w:t>
      </w:r>
      <w:ins w:id="3204" w:author="Lektorat Bauer" w:date="2025-02-28T11:41:00Z" w16du:dateUtc="2025-02-28T10:41:00Z">
        <w:r w:rsidR="00B754E0">
          <w:rPr>
            <w:rFonts w:ascii="Arial" w:hAnsi="Arial" w:cs="Arial"/>
            <w:sz w:val="24"/>
            <w:szCs w:val="24"/>
          </w:rPr>
          <w:t>D</w:t>
        </w:r>
      </w:ins>
      <w:del w:id="3205" w:author="Lektorat Bauer" w:date="2025-02-28T11:41:00Z" w16du:dateUtc="2025-02-28T10:41:00Z">
        <w:r w:rsidRPr="00944672" w:rsidDel="00B754E0">
          <w:rPr>
            <w:rFonts w:ascii="Arial" w:hAnsi="Arial" w:cs="Arial"/>
            <w:sz w:val="24"/>
            <w:szCs w:val="24"/>
          </w:rPr>
          <w:delText>d</w:delText>
        </w:r>
      </w:del>
      <w:r w:rsidRPr="00944672">
        <w:rPr>
          <w:rFonts w:ascii="Arial" w:hAnsi="Arial" w:cs="Arial"/>
          <w:sz w:val="24"/>
          <w:szCs w:val="24"/>
        </w:rPr>
        <w:t>ie zweite von innen zu öffnen war leicht, da das per se so vorgesehen war. Es wurde davon ausgegangen, dass die Gefahr von außen drohte. Was soweit korrekt war.</w:t>
      </w:r>
    </w:p>
    <w:p w14:paraId="3140C993"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Mini-Schweißgeräte konnten sie nicht nutzen, da das den Brandalarm ausgelöst hätte. Hier kam Bakh Na-Gil ins Spiel, als Bombenbauer hatte er viel experimentiert und hatte </w:t>
      </w:r>
      <w:r w:rsidRPr="00944672">
        <w:rPr>
          <w:rFonts w:ascii="Arial" w:hAnsi="Arial" w:cs="Arial"/>
          <w:sz w:val="24"/>
          <w:szCs w:val="24"/>
        </w:rPr>
        <w:lastRenderedPageBreak/>
        <w:t>dann eine Möglichkeit gefunden, wie sich das Problem schnell lösen ließ, ohne das Flugzeug in Gefahr zu bringen.</w:t>
      </w:r>
    </w:p>
    <w:p w14:paraId="1D81CDAB" w14:textId="4991C67A"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Nach fünf Minuten waren beide Außentüren Türen offen und Aufgabe zwei wartete auf sie. Da keine Wachmannschaft mitflog, brauchten sie sich derer nicht entledigen, was ihnen einen Zeitvorteil von ein paar Minuten verschaffte. Sie drangen auf jeder Seite in den ALW</w:t>
      </w:r>
      <w:ins w:id="3206" w:author="Lektorat Bauer" w:date="2025-02-28T11:41:00Z" w16du:dateUtc="2025-02-28T10:41:00Z">
        <w:r w:rsidR="00B754E0">
          <w:rPr>
            <w:rFonts w:ascii="Arial" w:hAnsi="Arial" w:cs="Arial"/>
            <w:sz w:val="24"/>
            <w:szCs w:val="24"/>
          </w:rPr>
          <w:t>-</w:t>
        </w:r>
      </w:ins>
      <w:del w:id="3207" w:author="Lektorat Bauer" w:date="2025-02-28T11:41:00Z" w16du:dateUtc="2025-02-28T10:41:00Z">
        <w:r w:rsidRPr="00944672" w:rsidDel="00B754E0">
          <w:rPr>
            <w:rFonts w:ascii="Arial" w:hAnsi="Arial" w:cs="Arial"/>
            <w:sz w:val="24"/>
            <w:szCs w:val="24"/>
          </w:rPr>
          <w:delText xml:space="preserve"> </w:delText>
        </w:r>
      </w:del>
      <w:r w:rsidRPr="00944672">
        <w:rPr>
          <w:rFonts w:ascii="Arial" w:hAnsi="Arial" w:cs="Arial"/>
          <w:sz w:val="24"/>
          <w:szCs w:val="24"/>
        </w:rPr>
        <w:t>Container ein, und öffnete dann die zweite Tür von innen. Jetzt blickten Sie auf die Trennwand des Laderaumes.</w:t>
      </w:r>
    </w:p>
    <w:p w14:paraId="17BBD49E" w14:textId="384EDC5C"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Von nun an standen Sie unter Zeitdruck, in der Trennwand war ein Druckschott und je höher das Flugzeug stieg, desto höher wurde der Druck hinter dem Schott. Das lag daran, dass die Passagiere einen angenehmen Druck ausgesetzt sein sollten, während die Fracht weniger Druck benötigte. Das ganze Flugzeug mit gleich</w:t>
      </w:r>
      <w:del w:id="3208" w:author="Lektorat Bauer" w:date="2025-02-28T11:42:00Z" w16du:dateUtc="2025-02-28T10:42:00Z">
        <w:r w:rsidRPr="00944672" w:rsidDel="00744E15">
          <w:rPr>
            <w:rFonts w:ascii="Arial" w:hAnsi="Arial" w:cs="Arial"/>
            <w:sz w:val="24"/>
            <w:szCs w:val="24"/>
          </w:rPr>
          <w:delText xml:space="preserve"> </w:delText>
        </w:r>
      </w:del>
      <w:r w:rsidRPr="00944672">
        <w:rPr>
          <w:rFonts w:ascii="Arial" w:hAnsi="Arial" w:cs="Arial"/>
          <w:sz w:val="24"/>
          <w:szCs w:val="24"/>
        </w:rPr>
        <w:t>mäßigem Druck zu versorgen wäre zu teuer, und so wurden zwei Druckzonen eingesetzt. Nur wenn Tiere befördert wurden, wurde auch der Frachtraum mit anderen Drücken und mit Licht versehen.</w:t>
      </w:r>
    </w:p>
    <w:p w14:paraId="1BD86D6B"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Bakh Na-Gil hatte den Vorteil, dichter am Schott zu sein, er überbrückte die elektronische Warnung und öffnete das Schott. Dann kletterte er hindurch. Yoon Na-Bi machte es sich leicht, kletterte außen herum, und folgte dann Bakh Na-Gil.</w:t>
      </w:r>
    </w:p>
    <w:p w14:paraId="58EA684D"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Nachdem beide das Schott passiert hatten, schloss Bakh Na-Gil das Schott und aktivierte den Alarm wieder.</w:t>
      </w:r>
    </w:p>
    <w:p w14:paraId="33B04849" w14:textId="787F18B0"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Jetzt fanden sich beide in dem </w:t>
      </w:r>
      <w:del w:id="3209" w:author="Lektorat Bauer" w:date="2025-02-28T11:42:00Z" w16du:dateUtc="2025-02-28T10:42:00Z">
        <w:r w:rsidRPr="00944672" w:rsidDel="00744E15">
          <w:rPr>
            <w:rFonts w:ascii="Arial" w:hAnsi="Arial" w:cs="Arial"/>
            <w:sz w:val="24"/>
            <w:szCs w:val="24"/>
          </w:rPr>
          <w:delText xml:space="preserve">Elektronikraum </w:delText>
        </w:r>
      </w:del>
      <w:ins w:id="3210" w:author="Lektorat Bauer" w:date="2025-02-28T11:42:00Z" w16du:dateUtc="2025-02-28T10:42:00Z">
        <w:r w:rsidR="00744E15">
          <w:rPr>
            <w:rFonts w:ascii="Arial" w:hAnsi="Arial" w:cs="Arial"/>
            <w:sz w:val="24"/>
            <w:szCs w:val="24"/>
          </w:rPr>
          <w:t>Raum</w:t>
        </w:r>
        <w:r w:rsidR="00744E15" w:rsidRPr="00944672">
          <w:rPr>
            <w:rFonts w:ascii="Arial" w:hAnsi="Arial" w:cs="Arial"/>
            <w:sz w:val="24"/>
            <w:szCs w:val="24"/>
          </w:rPr>
          <w:t xml:space="preserve"> </w:t>
        </w:r>
      </w:ins>
      <w:r w:rsidRPr="00944672">
        <w:rPr>
          <w:rFonts w:ascii="Arial" w:hAnsi="Arial" w:cs="Arial"/>
          <w:sz w:val="24"/>
          <w:szCs w:val="24"/>
        </w:rPr>
        <w:t xml:space="preserve">wieder, in dem die Elektronik des Flugzeuges untergebracht war. Da alle Geräte redundant waren, waren sowohl links als auch rechts jeweils Server-Racks installiert, </w:t>
      </w:r>
      <w:del w:id="3211" w:author="Lektorat Bauer" w:date="2025-02-28T11:43:00Z" w16du:dateUtc="2025-02-28T10:43:00Z">
        <w:r w:rsidRPr="00944672" w:rsidDel="00744E15">
          <w:rPr>
            <w:rFonts w:ascii="Arial" w:hAnsi="Arial" w:cs="Arial"/>
            <w:sz w:val="24"/>
            <w:szCs w:val="24"/>
          </w:rPr>
          <w:delText xml:space="preserve">dass so </w:delText>
        </w:r>
      </w:del>
      <w:ins w:id="3212" w:author="Lektorat Bauer" w:date="2025-02-28T11:43:00Z" w16du:dateUtc="2025-02-28T10:43:00Z">
        <w:r w:rsidR="00744E15">
          <w:rPr>
            <w:rFonts w:ascii="Arial" w:hAnsi="Arial" w:cs="Arial"/>
            <w:sz w:val="24"/>
            <w:szCs w:val="24"/>
          </w:rPr>
          <w:t xml:space="preserve">was </w:t>
        </w:r>
      </w:ins>
      <w:r w:rsidRPr="00944672">
        <w:rPr>
          <w:rFonts w:ascii="Arial" w:hAnsi="Arial" w:cs="Arial"/>
          <w:sz w:val="24"/>
          <w:szCs w:val="24"/>
        </w:rPr>
        <w:t xml:space="preserve">den Ausfall der </w:t>
      </w:r>
      <w:del w:id="3213" w:author="Lektorat Bauer" w:date="2025-02-28T11:43:00Z" w16du:dateUtc="2025-02-28T10:43:00Z">
        <w:r w:rsidRPr="00944672" w:rsidDel="00744E15">
          <w:rPr>
            <w:rFonts w:ascii="Arial" w:hAnsi="Arial" w:cs="Arial"/>
            <w:sz w:val="24"/>
            <w:szCs w:val="24"/>
          </w:rPr>
          <w:delText xml:space="preserve">gerammten </w:delText>
        </w:r>
      </w:del>
      <w:commentRangeStart w:id="3214"/>
      <w:ins w:id="3215" w:author="Lektorat Bauer" w:date="2025-02-28T11:43:00Z" w16du:dateUtc="2025-02-28T10:43:00Z">
        <w:r w:rsidR="00744E15">
          <w:rPr>
            <w:rFonts w:ascii="Arial" w:hAnsi="Arial" w:cs="Arial"/>
            <w:sz w:val="24"/>
            <w:szCs w:val="24"/>
          </w:rPr>
          <w:t>gesamten</w:t>
        </w:r>
        <w:commentRangeEnd w:id="3214"/>
        <w:r w:rsidR="00744E15">
          <w:rPr>
            <w:rStyle w:val="Kommentarzeichen"/>
          </w:rPr>
          <w:commentReference w:id="3214"/>
        </w:r>
        <w:r w:rsidR="00744E15" w:rsidRPr="00944672">
          <w:rPr>
            <w:rFonts w:ascii="Arial" w:hAnsi="Arial" w:cs="Arial"/>
            <w:sz w:val="24"/>
            <w:szCs w:val="24"/>
          </w:rPr>
          <w:t xml:space="preserve"> </w:t>
        </w:r>
      </w:ins>
      <w:r w:rsidRPr="00944672">
        <w:rPr>
          <w:rFonts w:ascii="Arial" w:hAnsi="Arial" w:cs="Arial"/>
          <w:sz w:val="24"/>
          <w:szCs w:val="24"/>
        </w:rPr>
        <w:t>Elektronik verhindern sollte.</w:t>
      </w:r>
    </w:p>
    <w:p w14:paraId="0CD1EB18"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Entscheidend war, dass sie von hier auch Zugriff auf verschiedene Sicherheitsstrukturen im Cockpit hatten.</w:t>
      </w:r>
    </w:p>
    <w:p w14:paraId="6C34B1A3" w14:textId="4329B3CA"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Sie hatte</w:t>
      </w:r>
      <w:ins w:id="3216" w:author="Lektorat Bauer" w:date="2025-02-28T11:43:00Z" w16du:dateUtc="2025-02-28T10:43:00Z">
        <w:r w:rsidR="00744E15">
          <w:rPr>
            <w:rFonts w:ascii="Arial" w:hAnsi="Arial" w:cs="Arial"/>
            <w:sz w:val="24"/>
            <w:szCs w:val="24"/>
          </w:rPr>
          <w:t>n</w:t>
        </w:r>
      </w:ins>
      <w:r w:rsidRPr="00944672">
        <w:rPr>
          <w:rFonts w:ascii="Arial" w:hAnsi="Arial" w:cs="Arial"/>
          <w:sz w:val="24"/>
          <w:szCs w:val="24"/>
        </w:rPr>
        <w:t xml:space="preserve"> die Abläufe geübt und suchten nun jeder nach den Geräten, die sie beeinflussen wollten. </w:t>
      </w:r>
    </w:p>
    <w:p w14:paraId="3C8FA3B7" w14:textId="199E192E"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Um 01.07 Uhr hatten Sie Zugriff auf die Systeme des Flugzeugs</w:t>
      </w:r>
      <w:ins w:id="3217" w:author="Lektorat Bauer" w:date="2025-02-28T11:43:00Z" w16du:dateUtc="2025-02-28T10:43:00Z">
        <w:r w:rsidR="00744E15">
          <w:rPr>
            <w:rFonts w:ascii="Arial" w:hAnsi="Arial" w:cs="Arial"/>
            <w:sz w:val="24"/>
            <w:szCs w:val="24"/>
          </w:rPr>
          <w:t>.</w:t>
        </w:r>
      </w:ins>
      <w:del w:id="3218" w:author="Lektorat Bauer" w:date="2025-02-28T11:43:00Z" w16du:dateUtc="2025-02-28T10:43:00Z">
        <w:r w:rsidRPr="00944672" w:rsidDel="00744E15">
          <w:rPr>
            <w:rFonts w:ascii="Arial" w:hAnsi="Arial" w:cs="Arial"/>
            <w:sz w:val="24"/>
            <w:szCs w:val="24"/>
          </w:rPr>
          <w:delText>,</w:delText>
        </w:r>
      </w:del>
      <w:r w:rsidRPr="00944672">
        <w:rPr>
          <w:rFonts w:ascii="Arial" w:hAnsi="Arial" w:cs="Arial"/>
          <w:sz w:val="24"/>
          <w:szCs w:val="24"/>
        </w:rPr>
        <w:t xml:space="preserve"> </w:t>
      </w:r>
      <w:ins w:id="3219" w:author="Lektorat Bauer" w:date="2025-02-28T11:43:00Z" w16du:dateUtc="2025-02-28T10:43:00Z">
        <w:r w:rsidR="00744E15">
          <w:rPr>
            <w:rFonts w:ascii="Arial" w:hAnsi="Arial" w:cs="Arial"/>
            <w:sz w:val="24"/>
            <w:szCs w:val="24"/>
          </w:rPr>
          <w:t>H</w:t>
        </w:r>
      </w:ins>
      <w:del w:id="3220" w:author="Lektorat Bauer" w:date="2025-02-28T11:43:00Z" w16du:dateUtc="2025-02-28T10:43:00Z">
        <w:r w:rsidRPr="00944672" w:rsidDel="00744E15">
          <w:rPr>
            <w:rFonts w:ascii="Arial" w:hAnsi="Arial" w:cs="Arial"/>
            <w:sz w:val="24"/>
            <w:szCs w:val="24"/>
          </w:rPr>
          <w:delText>h</w:delText>
        </w:r>
      </w:del>
      <w:r w:rsidRPr="00944672">
        <w:rPr>
          <w:rFonts w:ascii="Arial" w:hAnsi="Arial" w:cs="Arial"/>
          <w:sz w:val="24"/>
          <w:szCs w:val="24"/>
        </w:rPr>
        <w:t>ierdurch lösten Sie eine Störung in den Kopfhörern im Cockpit aus, weswegen Flugkapitän Shah seine Positionsmeldung wiederholte.</w:t>
      </w:r>
    </w:p>
    <w:p w14:paraId="6D8873BA"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Pilotin Yoon Na-Bi machte ein Back-up von den Flugzeugdaten und achtete dabei darauf, dass die automatischen Meldedaten kopiert wurden.</w:t>
      </w:r>
    </w:p>
    <w:p w14:paraId="26CC9504"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Bakh Na-Gil hatte sich Zugriff auf die beiden</w:t>
      </w:r>
      <w:del w:id="3221" w:author="Lektorat Bauer" w:date="2025-02-28T11:43:00Z" w16du:dateUtc="2025-02-28T10:43:00Z">
        <w:r w:rsidRPr="00944672" w:rsidDel="00744E15">
          <w:rPr>
            <w:rFonts w:ascii="Arial" w:hAnsi="Arial" w:cs="Arial"/>
            <w:sz w:val="24"/>
            <w:szCs w:val="24"/>
          </w:rPr>
          <w:delText>,</w:delText>
        </w:r>
      </w:del>
      <w:r w:rsidRPr="00944672">
        <w:rPr>
          <w:rFonts w:ascii="Arial" w:hAnsi="Arial" w:cs="Arial"/>
          <w:sz w:val="24"/>
          <w:szCs w:val="24"/>
        </w:rPr>
        <w:t xml:space="preserve"> getrennt arbeitenden Sauerstoffversorgungssysteme für Cockpit und Kabine verschafft.</w:t>
      </w:r>
    </w:p>
    <w:p w14:paraId="117D8A68" w14:textId="723B599E"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commentRangeStart w:id="3222"/>
      <w:del w:id="3223" w:author="Lektorat Bauer" w:date="2025-02-28T11:44:00Z" w16du:dateUtc="2025-02-28T10:44:00Z">
        <w:r w:rsidRPr="00944672" w:rsidDel="00744E15">
          <w:rPr>
            <w:rFonts w:ascii="Arial" w:hAnsi="Arial" w:cs="Arial"/>
            <w:sz w:val="24"/>
            <w:szCs w:val="24"/>
          </w:rPr>
          <w:delText xml:space="preserve">Die nordkoreanischen Chemiker haben auf Basis von Rizin und </w:delText>
        </w:r>
        <w:r w:rsidRPr="00944672" w:rsidDel="00744E15">
          <w:rPr>
            <w:rFonts w:ascii="Arial" w:hAnsi="Arial" w:cs="Arial"/>
            <w:noProof/>
            <w:sz w:val="24"/>
            <w:szCs w:val="24"/>
          </w:rPr>
          <w:delText>Butolimumtoxin</w:delText>
        </w:r>
        <w:r w:rsidRPr="00944672" w:rsidDel="00744E15">
          <w:rPr>
            <w:rFonts w:ascii="Arial" w:hAnsi="Arial" w:cs="Arial"/>
            <w:sz w:val="24"/>
            <w:szCs w:val="24"/>
          </w:rPr>
          <w:delText xml:space="preserve"> ein Aerosol entwickelt, dass in geschlossenen Systemen ein schnellwirkendes und letales Gift entwickelt. Der Nachteil ist, dass sich das Aerosol nur maximal 5 Minuten hält und dann zerfällt und ungiftig wird. Für die Anwendung im Flugzeug bot es sich aber buchstäblich an</w:delText>
        </w:r>
      </w:del>
      <w:commentRangeEnd w:id="3222"/>
      <w:r w:rsidR="00663A68">
        <w:rPr>
          <w:rStyle w:val="Kommentarzeichen"/>
        </w:rPr>
        <w:commentReference w:id="3222"/>
      </w:r>
      <w:del w:id="3224" w:author="Lektorat Bauer" w:date="2025-02-28T11:44:00Z" w16du:dateUtc="2025-02-28T10:44:00Z">
        <w:r w:rsidRPr="00944672" w:rsidDel="00744E15">
          <w:rPr>
            <w:rFonts w:ascii="Arial" w:hAnsi="Arial" w:cs="Arial"/>
            <w:sz w:val="24"/>
            <w:szCs w:val="24"/>
          </w:rPr>
          <w:delText xml:space="preserve">. </w:delText>
        </w:r>
      </w:del>
      <w:r w:rsidRPr="00944672">
        <w:rPr>
          <w:rFonts w:ascii="Arial" w:hAnsi="Arial" w:cs="Arial"/>
          <w:sz w:val="24"/>
          <w:szCs w:val="24"/>
        </w:rPr>
        <w:t>Bakh Na-Gil schloss die Druckkanüle an die Luftversorgung für die Kabine an, Yoon Na-Bi und er</w:t>
      </w:r>
      <w:del w:id="3225" w:author="Lektorat Bauer" w:date="2025-02-28T11:44:00Z" w16du:dateUtc="2025-02-28T10:44:00Z">
        <w:r w:rsidRPr="00944672" w:rsidDel="00663A68">
          <w:rPr>
            <w:rFonts w:ascii="Arial" w:hAnsi="Arial" w:cs="Arial"/>
            <w:sz w:val="24"/>
            <w:szCs w:val="24"/>
          </w:rPr>
          <w:delText>,</w:delText>
        </w:r>
      </w:del>
      <w:r w:rsidRPr="00944672">
        <w:rPr>
          <w:rFonts w:ascii="Arial" w:hAnsi="Arial" w:cs="Arial"/>
          <w:sz w:val="24"/>
          <w:szCs w:val="24"/>
        </w:rPr>
        <w:t xml:space="preserve"> setzten Ihre Atemmasken auf, dann aktivierte er den Auslöser.</w:t>
      </w:r>
    </w:p>
    <w:p w14:paraId="183363FE" w14:textId="6659BDDD"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Nach 30 Sekunden hatte das effektive Luftsystem das Gift im System verteilt und nach 45 Sekunden begann es zu wirken.</w:t>
      </w:r>
      <w:ins w:id="3226" w:author="Lektorat Bauer" w:date="2025-02-28T11:46:00Z" w16du:dateUtc="2025-02-28T10:46:00Z">
        <w:r w:rsidR="00663A68">
          <w:rPr>
            <w:rFonts w:ascii="Arial" w:hAnsi="Arial" w:cs="Arial"/>
            <w:sz w:val="24"/>
            <w:szCs w:val="24"/>
          </w:rPr>
          <w:t xml:space="preserve"> Das von nordkoreanischen Chemikern auf Basis von Rizin und Botulinumtoxin entwickelte </w:t>
        </w:r>
      </w:ins>
      <w:ins w:id="3227" w:author="Lektorat Bauer" w:date="2025-02-28T11:47:00Z" w16du:dateUtc="2025-02-28T10:47:00Z">
        <w:r w:rsidR="00663A68">
          <w:rPr>
            <w:rFonts w:ascii="Arial" w:hAnsi="Arial" w:cs="Arial"/>
            <w:sz w:val="24"/>
            <w:szCs w:val="24"/>
          </w:rPr>
          <w:t>Aerosol wirkte schnell und tödlich.</w:t>
        </w:r>
      </w:ins>
      <w:r w:rsidRPr="00944672">
        <w:rPr>
          <w:rFonts w:ascii="Arial" w:hAnsi="Arial" w:cs="Arial"/>
          <w:sz w:val="24"/>
          <w:szCs w:val="24"/>
        </w:rPr>
        <w:t xml:space="preserve"> Nach 5 Minuten </w:t>
      </w:r>
      <w:ins w:id="3228" w:author="Lektorat Bauer" w:date="2025-02-28T11:47:00Z" w16du:dateUtc="2025-02-28T10:47:00Z">
        <w:r w:rsidR="00663A68">
          <w:rPr>
            <w:rFonts w:ascii="Arial" w:hAnsi="Arial" w:cs="Arial"/>
            <w:sz w:val="24"/>
            <w:szCs w:val="24"/>
          </w:rPr>
          <w:t xml:space="preserve">zerfiel </w:t>
        </w:r>
      </w:ins>
      <w:ins w:id="3229" w:author="Lektorat Bauer" w:date="2025-02-28T11:48:00Z" w16du:dateUtc="2025-02-28T10:48:00Z">
        <w:r w:rsidR="00663A68">
          <w:rPr>
            <w:rFonts w:ascii="Arial" w:hAnsi="Arial" w:cs="Arial"/>
            <w:sz w:val="24"/>
            <w:szCs w:val="24"/>
          </w:rPr>
          <w:t>die instabile Verbindung</w:t>
        </w:r>
      </w:ins>
      <w:ins w:id="3230" w:author="Lektorat Bauer" w:date="2025-02-28T11:47:00Z" w16du:dateUtc="2025-02-28T10:47:00Z">
        <w:r w:rsidR="00663A68">
          <w:rPr>
            <w:rFonts w:ascii="Arial" w:hAnsi="Arial" w:cs="Arial"/>
            <w:sz w:val="24"/>
            <w:szCs w:val="24"/>
          </w:rPr>
          <w:t xml:space="preserve"> wie vorgesehen und verlor </w:t>
        </w:r>
      </w:ins>
      <w:ins w:id="3231" w:author="Lektorat Bauer" w:date="2025-02-28T11:48:00Z" w16du:dateUtc="2025-02-28T10:48:00Z">
        <w:r w:rsidR="00663A68">
          <w:rPr>
            <w:rFonts w:ascii="Arial" w:hAnsi="Arial" w:cs="Arial"/>
            <w:sz w:val="24"/>
            <w:szCs w:val="24"/>
          </w:rPr>
          <w:t>ihre</w:t>
        </w:r>
      </w:ins>
      <w:ins w:id="3232" w:author="Lektorat Bauer" w:date="2025-02-28T11:47:00Z" w16du:dateUtc="2025-02-28T10:47:00Z">
        <w:r w:rsidR="00663A68">
          <w:rPr>
            <w:rFonts w:ascii="Arial" w:hAnsi="Arial" w:cs="Arial"/>
            <w:sz w:val="24"/>
            <w:szCs w:val="24"/>
          </w:rPr>
          <w:t xml:space="preserve"> toxische Wirkung. </w:t>
        </w:r>
      </w:ins>
      <w:del w:id="3233" w:author="Lektorat Bauer" w:date="2025-02-28T11:48:00Z" w16du:dateUtc="2025-02-28T10:48:00Z">
        <w:r w:rsidRPr="00944672" w:rsidDel="00663A68">
          <w:rPr>
            <w:rFonts w:ascii="Arial" w:hAnsi="Arial" w:cs="Arial"/>
            <w:sz w:val="24"/>
            <w:szCs w:val="24"/>
          </w:rPr>
          <w:delText xml:space="preserve">nahmen </w:delText>
        </w:r>
      </w:del>
      <w:r w:rsidRPr="00944672">
        <w:rPr>
          <w:rFonts w:ascii="Arial" w:hAnsi="Arial" w:cs="Arial"/>
          <w:sz w:val="24"/>
          <w:szCs w:val="24"/>
        </w:rPr>
        <w:t xml:space="preserve">Yoon und </w:t>
      </w:r>
      <w:del w:id="3234" w:author="Lektorat Bauer" w:date="2025-02-28T11:48:00Z" w16du:dateUtc="2025-02-28T10:48:00Z">
        <w:r w:rsidRPr="00944672" w:rsidDel="00663A68">
          <w:rPr>
            <w:rFonts w:ascii="Arial" w:hAnsi="Arial" w:cs="Arial"/>
            <w:sz w:val="24"/>
            <w:szCs w:val="24"/>
          </w:rPr>
          <w:delText xml:space="preserve">er </w:delText>
        </w:r>
      </w:del>
      <w:ins w:id="3235" w:author="Lektorat Bauer" w:date="2025-02-28T11:48:00Z" w16du:dateUtc="2025-02-28T10:48:00Z">
        <w:r w:rsidR="00663A68">
          <w:rPr>
            <w:rFonts w:ascii="Arial" w:hAnsi="Arial" w:cs="Arial"/>
            <w:sz w:val="24"/>
            <w:szCs w:val="24"/>
          </w:rPr>
          <w:t>Bakh nahme</w:t>
        </w:r>
      </w:ins>
      <w:ins w:id="3236" w:author="Lektorat Bauer" w:date="2025-03-07T18:42:00Z" w16du:dateUtc="2025-03-07T17:42:00Z">
        <w:r w:rsidR="003C7CCB">
          <w:rPr>
            <w:rFonts w:ascii="Arial" w:hAnsi="Arial" w:cs="Arial"/>
            <w:sz w:val="24"/>
            <w:szCs w:val="24"/>
          </w:rPr>
          <w:t>n</w:t>
        </w:r>
      </w:ins>
      <w:ins w:id="3237" w:author="Lektorat Bauer" w:date="2025-02-28T11:48:00Z" w16du:dateUtc="2025-02-28T10:48:00Z">
        <w:r w:rsidR="00663A68" w:rsidRPr="00944672">
          <w:rPr>
            <w:rFonts w:ascii="Arial" w:hAnsi="Arial" w:cs="Arial"/>
            <w:sz w:val="24"/>
            <w:szCs w:val="24"/>
          </w:rPr>
          <w:t xml:space="preserve"> </w:t>
        </w:r>
      </w:ins>
      <w:r w:rsidRPr="00944672">
        <w:rPr>
          <w:rFonts w:ascii="Arial" w:hAnsi="Arial" w:cs="Arial"/>
          <w:sz w:val="24"/>
          <w:szCs w:val="24"/>
        </w:rPr>
        <w:t>die Masken ab und öffneten die Bodenluke, die den Zugang aus der Kabine zu dem Elektronikraum ermöglichte. Ein kurzer Blick in die Runde stellte sicher, dass von den Passagieren und der Kabinencrew niemand mehr am Leben war.</w:t>
      </w:r>
    </w:p>
    <w:p w14:paraId="068FC132" w14:textId="44E35E79"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Bakh Na-Gil gab Pilotin Yoon ein Zeichen </w:t>
      </w:r>
      <w:commentRangeStart w:id="3238"/>
      <w:r w:rsidRPr="00944672">
        <w:rPr>
          <w:rFonts w:ascii="Arial" w:hAnsi="Arial" w:cs="Arial"/>
          <w:sz w:val="24"/>
          <w:szCs w:val="24"/>
        </w:rPr>
        <w:t>und sie deaktivierte die Sicherheitstür zu</w:t>
      </w:r>
      <w:ins w:id="3239" w:author="Lektorat Bauer" w:date="2025-02-28T11:44:00Z" w16du:dateUtc="2025-02-28T10:44:00Z">
        <w:r w:rsidR="00663A68">
          <w:rPr>
            <w:rFonts w:ascii="Arial" w:hAnsi="Arial" w:cs="Arial"/>
            <w:sz w:val="24"/>
            <w:szCs w:val="24"/>
          </w:rPr>
          <w:t>m</w:t>
        </w:r>
      </w:ins>
      <w:r w:rsidRPr="00944672">
        <w:rPr>
          <w:rFonts w:ascii="Arial" w:hAnsi="Arial" w:cs="Arial"/>
          <w:sz w:val="24"/>
          <w:szCs w:val="24"/>
        </w:rPr>
        <w:t xml:space="preserve"> Cockpit. Dann schloss sie die kleine Kanüle mit Gift an das Luftsystem im Cockpit an. </w:t>
      </w:r>
      <w:commentRangeEnd w:id="3238"/>
      <w:r w:rsidR="00663A68">
        <w:rPr>
          <w:rStyle w:val="Kommentarzeichen"/>
        </w:rPr>
        <w:commentReference w:id="3238"/>
      </w:r>
      <w:r w:rsidRPr="00944672">
        <w:rPr>
          <w:rFonts w:ascii="Arial" w:hAnsi="Arial" w:cs="Arial"/>
          <w:sz w:val="24"/>
          <w:szCs w:val="24"/>
        </w:rPr>
        <w:t xml:space="preserve">Zwei Minuten später war </w:t>
      </w:r>
      <w:del w:id="3240" w:author="Lektorat Bauer" w:date="2025-02-28T11:44:00Z" w16du:dateUtc="2025-02-28T10:44:00Z">
        <w:r w:rsidRPr="00944672" w:rsidDel="00663A68">
          <w:rPr>
            <w:rFonts w:ascii="Arial" w:hAnsi="Arial" w:cs="Arial"/>
            <w:sz w:val="24"/>
            <w:szCs w:val="24"/>
          </w:rPr>
          <w:delText xml:space="preserve">ebenfalls </w:delText>
        </w:r>
      </w:del>
      <w:ins w:id="3241" w:author="Lektorat Bauer" w:date="2025-02-28T11:44:00Z" w16du:dateUtc="2025-02-28T10:44:00Z">
        <w:r w:rsidR="00663A68">
          <w:rPr>
            <w:rFonts w:ascii="Arial" w:hAnsi="Arial" w:cs="Arial"/>
            <w:sz w:val="24"/>
            <w:szCs w:val="24"/>
          </w:rPr>
          <w:t>auch</w:t>
        </w:r>
        <w:r w:rsidR="00663A68" w:rsidRPr="00944672">
          <w:rPr>
            <w:rFonts w:ascii="Arial" w:hAnsi="Arial" w:cs="Arial"/>
            <w:sz w:val="24"/>
            <w:szCs w:val="24"/>
          </w:rPr>
          <w:t xml:space="preserve"> </w:t>
        </w:r>
      </w:ins>
      <w:r w:rsidRPr="00944672">
        <w:rPr>
          <w:rFonts w:ascii="Arial" w:hAnsi="Arial" w:cs="Arial"/>
          <w:sz w:val="24"/>
          <w:szCs w:val="24"/>
        </w:rPr>
        <w:t>die Cockpitcrew tot</w:t>
      </w:r>
      <w:ins w:id="3242" w:author="Lektorat Bauer" w:date="2025-02-28T11:44:00Z" w16du:dateUtc="2025-02-28T10:44:00Z">
        <w:r w:rsidR="00663A68">
          <w:rPr>
            <w:rFonts w:ascii="Arial" w:hAnsi="Arial" w:cs="Arial"/>
            <w:sz w:val="24"/>
            <w:szCs w:val="24"/>
          </w:rPr>
          <w:t>.</w:t>
        </w:r>
      </w:ins>
      <w:r w:rsidRPr="00944672">
        <w:rPr>
          <w:rFonts w:ascii="Arial" w:hAnsi="Arial" w:cs="Arial"/>
          <w:sz w:val="24"/>
          <w:szCs w:val="24"/>
        </w:rPr>
        <w:t xml:space="preserve"> </w:t>
      </w:r>
      <w:ins w:id="3243" w:author="Lektorat Bauer" w:date="2025-02-28T11:45:00Z" w16du:dateUtc="2025-02-28T10:45:00Z">
        <w:r w:rsidR="00663A68">
          <w:rPr>
            <w:rFonts w:ascii="Arial" w:hAnsi="Arial" w:cs="Arial"/>
            <w:sz w:val="24"/>
            <w:szCs w:val="24"/>
          </w:rPr>
          <w:t>D</w:t>
        </w:r>
      </w:ins>
      <w:del w:id="3244" w:author="Lektorat Bauer" w:date="2025-02-28T11:45:00Z" w16du:dateUtc="2025-02-28T10:45:00Z">
        <w:r w:rsidRPr="00944672" w:rsidDel="00663A68">
          <w:rPr>
            <w:rFonts w:ascii="Arial" w:hAnsi="Arial" w:cs="Arial"/>
            <w:sz w:val="24"/>
            <w:szCs w:val="24"/>
          </w:rPr>
          <w:delText>und</w:delText>
        </w:r>
      </w:del>
      <w:del w:id="3245" w:author="Lektorat Bauer" w:date="2025-02-28T11:44:00Z" w16du:dateUtc="2025-02-28T10:44:00Z">
        <w:r w:rsidRPr="00944672" w:rsidDel="00663A68">
          <w:rPr>
            <w:rFonts w:ascii="Arial" w:hAnsi="Arial" w:cs="Arial"/>
            <w:sz w:val="24"/>
            <w:szCs w:val="24"/>
          </w:rPr>
          <w:delText xml:space="preserve"> d</w:delText>
        </w:r>
      </w:del>
      <w:r w:rsidRPr="00944672">
        <w:rPr>
          <w:rFonts w:ascii="Arial" w:hAnsi="Arial" w:cs="Arial"/>
          <w:sz w:val="24"/>
          <w:szCs w:val="24"/>
        </w:rPr>
        <w:t>as Flugzeug flog auf Autopilot.</w:t>
      </w:r>
    </w:p>
    <w:p w14:paraId="53F35E4D"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3A758039"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noProof/>
          <w:sz w:val="24"/>
          <w:szCs w:val="24"/>
        </w:rPr>
        <w:t>***</w:t>
      </w:r>
      <w:r w:rsidRPr="00944672">
        <w:rPr>
          <w:rFonts w:ascii="Arial" w:hAnsi="Arial" w:cs="Arial"/>
          <w:sz w:val="24"/>
          <w:szCs w:val="24"/>
        </w:rPr>
        <w:t xml:space="preserve"> </w:t>
      </w:r>
    </w:p>
    <w:p w14:paraId="48C4D2CA"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41D75F2F"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p>
    <w:p w14:paraId="7E6B52B4"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p>
    <w:p w14:paraId="7650D247" w14:textId="77777777" w:rsidR="00944672" w:rsidRPr="00944672" w:rsidRDefault="00944672" w:rsidP="00623B68">
      <w:pPr>
        <w:keepNext/>
        <w:keepLines/>
        <w:pageBreakBefore/>
        <w:numPr>
          <w:ilvl w:val="0"/>
          <w:numId w:val="1"/>
        </w:numPr>
        <w:suppressAutoHyphens/>
        <w:autoSpaceDE w:val="0"/>
        <w:autoSpaceDN w:val="0"/>
        <w:adjustRightInd w:val="0"/>
        <w:spacing w:before="744" w:after="120" w:line="360" w:lineRule="auto"/>
        <w:jc w:val="center"/>
        <w:outlineLvl w:val="0"/>
        <w:rPr>
          <w:rFonts w:ascii="Arial" w:hAnsi="Arial" w:cs="Arial"/>
          <w:b/>
          <w:bCs/>
          <w:sz w:val="24"/>
          <w:szCs w:val="24"/>
        </w:rPr>
      </w:pPr>
      <w:r w:rsidRPr="00944672">
        <w:rPr>
          <w:rFonts w:ascii="Arial" w:hAnsi="Arial" w:cs="Arial"/>
          <w:b/>
          <w:bCs/>
          <w:sz w:val="24"/>
          <w:szCs w:val="24"/>
        </w:rPr>
        <w:lastRenderedPageBreak/>
        <w:t xml:space="preserve">:  </w:t>
      </w:r>
      <w:r w:rsidRPr="00944672">
        <w:rPr>
          <w:rFonts w:ascii="Arial" w:hAnsi="Arial" w:cs="Arial"/>
          <w:b/>
          <w:bCs/>
          <w:sz w:val="24"/>
          <w:szCs w:val="24"/>
        </w:rPr>
        <w:br/>
        <w:t>„Jener aber wird erobern, welcher die Kunst der Täuschung beherrscht.“ (Sun Tsu)</w:t>
      </w:r>
    </w:p>
    <w:p w14:paraId="159FD69F"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p>
    <w:p w14:paraId="2FF949BC"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commentRangeStart w:id="3246"/>
      <w:commentRangeEnd w:id="3246"/>
      <w:r w:rsidRPr="00944672">
        <w:rPr>
          <w:rFonts w:ascii="Arial" w:hAnsi="Arial" w:cs="Arial"/>
          <w:sz w:val="24"/>
          <w:szCs w:val="24"/>
        </w:rPr>
        <w:commentReference w:id="3246"/>
      </w:r>
      <w:r w:rsidRPr="00944672">
        <w:rPr>
          <w:rFonts w:ascii="Arial" w:hAnsi="Arial" w:cs="Arial"/>
          <w:sz w:val="24"/>
          <w:szCs w:val="24"/>
        </w:rPr>
        <w:t xml:space="preserve">&gt;&gt;&gt; </w:t>
      </w:r>
      <w:r w:rsidRPr="00944672">
        <w:rPr>
          <w:rFonts w:ascii="Arial" w:hAnsi="Arial" w:cs="Arial"/>
          <w:b/>
          <w:bCs/>
          <w:sz w:val="24"/>
          <w:szCs w:val="24"/>
        </w:rPr>
        <w:t xml:space="preserve">Samstag, 08. März 2014, 00:45 – 01:15 Uhr: Südchinesisches Meer, irgendwo zwischen Vietnam und Malaysia </w:t>
      </w:r>
      <w:r w:rsidRPr="00944672">
        <w:rPr>
          <w:rFonts w:ascii="Arial" w:hAnsi="Arial" w:cs="Arial"/>
          <w:sz w:val="24"/>
          <w:szCs w:val="24"/>
        </w:rPr>
        <w:t>&lt;&lt;&lt;</w:t>
      </w:r>
    </w:p>
    <w:p w14:paraId="098E7F13" w14:textId="5F469D95"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Es war die letzte Nachtschicht auf diesem Charter</w:t>
      </w:r>
      <w:ins w:id="3247" w:author="Lektorat Bauer" w:date="2025-02-28T11:49:00Z" w16du:dateUtc="2025-02-28T10:49:00Z">
        <w:r w:rsidR="00406798">
          <w:rPr>
            <w:rFonts w:ascii="Arial" w:hAnsi="Arial" w:cs="Arial"/>
            <w:sz w:val="24"/>
            <w:szCs w:val="24"/>
          </w:rPr>
          <w:t>-</w:t>
        </w:r>
      </w:ins>
      <w:del w:id="3248" w:author="Lektorat Bauer" w:date="2025-02-28T11:49:00Z" w16du:dateUtc="2025-02-28T10:49:00Z">
        <w:r w:rsidRPr="00944672" w:rsidDel="00406798">
          <w:rPr>
            <w:rFonts w:ascii="Arial" w:hAnsi="Arial" w:cs="Arial"/>
            <w:sz w:val="24"/>
            <w:szCs w:val="24"/>
          </w:rPr>
          <w:delText xml:space="preserve"> </w:delText>
        </w:r>
      </w:del>
      <w:r w:rsidRPr="00944672">
        <w:rPr>
          <w:rFonts w:ascii="Arial" w:hAnsi="Arial" w:cs="Arial"/>
          <w:sz w:val="24"/>
          <w:szCs w:val="24"/>
        </w:rPr>
        <w:t xml:space="preserve">Trip. Der Kapitän hatte sich in seine Kabine zurückgezogen und der nautische Offizier Jaroslav Stanicic hatte die Brücke für sich. Die MV Sole Sourcer fuhr mit Reisegeschwindigkeit von 11,5 Knoten durch das ruhige </w:t>
      </w:r>
      <w:del w:id="3249" w:author="Lektorat Bauer" w:date="2025-02-28T11:51:00Z" w16du:dateUtc="2025-02-28T10:51:00Z">
        <w:r w:rsidRPr="00944672" w:rsidDel="00E756C3">
          <w:rPr>
            <w:rFonts w:ascii="Arial" w:hAnsi="Arial" w:cs="Arial"/>
            <w:sz w:val="24"/>
            <w:szCs w:val="24"/>
          </w:rPr>
          <w:delText>südchinesische</w:delText>
        </w:r>
      </w:del>
      <w:ins w:id="3250" w:author="Lektorat Bauer" w:date="2025-02-28T11:51:00Z" w16du:dateUtc="2025-02-28T10:51:00Z">
        <w:r w:rsidR="00E756C3" w:rsidRPr="00944672">
          <w:rPr>
            <w:rFonts w:ascii="Arial" w:hAnsi="Arial" w:cs="Arial"/>
            <w:sz w:val="24"/>
            <w:szCs w:val="24"/>
          </w:rPr>
          <w:t>Südchinesische</w:t>
        </w:r>
      </w:ins>
      <w:r w:rsidRPr="00944672">
        <w:rPr>
          <w:rFonts w:ascii="Arial" w:hAnsi="Arial" w:cs="Arial"/>
          <w:sz w:val="24"/>
          <w:szCs w:val="24"/>
        </w:rPr>
        <w:t xml:space="preserve"> Meer. Am 05. März 2014 waren sie in Nampo, Nordkorea eingelaufen, um Fracht zu übernehmen. Ihr Auftrag war es, einen Schwerlastgenerator nordkoreanischer Bauart</w:t>
      </w:r>
      <w:del w:id="3251" w:author="Lektorat Bauer" w:date="2025-02-28T11:52:00Z" w16du:dateUtc="2025-02-28T10:52:00Z">
        <w:r w:rsidRPr="00944672" w:rsidDel="00E756C3">
          <w:rPr>
            <w:rFonts w:ascii="Arial" w:hAnsi="Arial" w:cs="Arial"/>
            <w:sz w:val="24"/>
            <w:szCs w:val="24"/>
          </w:rPr>
          <w:delText>,</w:delText>
        </w:r>
      </w:del>
      <w:r w:rsidRPr="00944672">
        <w:rPr>
          <w:rFonts w:ascii="Arial" w:hAnsi="Arial" w:cs="Arial"/>
          <w:sz w:val="24"/>
          <w:szCs w:val="24"/>
        </w:rPr>
        <w:t xml:space="preserve"> von Nampo in Nordkorea nach Pulau Tenggau in Malaysia zu bringen. Die Insel Tenggau liegt vor der malaiischen Ostküste</w:t>
      </w:r>
      <w:ins w:id="3252" w:author="Lektorat Bauer" w:date="2025-02-28T11:52:00Z" w16du:dateUtc="2025-02-28T10:52:00Z">
        <w:r w:rsidR="00E756C3">
          <w:rPr>
            <w:rFonts w:ascii="Arial" w:hAnsi="Arial" w:cs="Arial"/>
            <w:sz w:val="24"/>
            <w:szCs w:val="24"/>
          </w:rPr>
          <w:t>,</w:t>
        </w:r>
      </w:ins>
      <w:del w:id="3253" w:author="Lektorat Bauer" w:date="2025-02-28T11:52:00Z" w16du:dateUtc="2025-02-28T10:52:00Z">
        <w:r w:rsidRPr="00944672" w:rsidDel="00E756C3">
          <w:rPr>
            <w:rFonts w:ascii="Arial" w:hAnsi="Arial" w:cs="Arial"/>
            <w:sz w:val="24"/>
            <w:szCs w:val="24"/>
          </w:rPr>
          <w:delText xml:space="preserve"> und dort soll </w:delText>
        </w:r>
      </w:del>
      <w:ins w:id="3254" w:author="Lektorat Bauer" w:date="2025-02-28T11:52:00Z" w16du:dateUtc="2025-02-28T10:52:00Z">
        <w:r w:rsidR="00E756C3">
          <w:rPr>
            <w:rFonts w:ascii="Arial" w:hAnsi="Arial" w:cs="Arial"/>
            <w:sz w:val="24"/>
            <w:szCs w:val="24"/>
          </w:rPr>
          <w:t xml:space="preserve"> wo </w:t>
        </w:r>
      </w:ins>
      <w:r w:rsidRPr="00944672">
        <w:rPr>
          <w:rFonts w:ascii="Arial" w:hAnsi="Arial" w:cs="Arial"/>
          <w:sz w:val="24"/>
          <w:szCs w:val="24"/>
        </w:rPr>
        <w:t>ein Luxusresort entstehen</w:t>
      </w:r>
      <w:ins w:id="3255" w:author="Lektorat Bauer" w:date="2025-02-28T11:52:00Z" w16du:dateUtc="2025-02-28T10:52:00Z">
        <w:r w:rsidR="00E756C3">
          <w:rPr>
            <w:rFonts w:ascii="Arial" w:hAnsi="Arial" w:cs="Arial"/>
            <w:sz w:val="24"/>
            <w:szCs w:val="24"/>
          </w:rPr>
          <w:t xml:space="preserve"> sollte</w:t>
        </w:r>
      </w:ins>
      <w:r w:rsidRPr="00944672">
        <w:rPr>
          <w:rFonts w:ascii="Arial" w:hAnsi="Arial" w:cs="Arial"/>
          <w:sz w:val="24"/>
          <w:szCs w:val="24"/>
        </w:rPr>
        <w:t>. Da der Investor an einigen Stellen sparen muss</w:t>
      </w:r>
      <w:ins w:id="3256" w:author="Lektorat Bauer" w:date="2025-02-28T11:52:00Z" w16du:dateUtc="2025-02-28T10:52:00Z">
        <w:r w:rsidR="00E756C3">
          <w:rPr>
            <w:rFonts w:ascii="Arial" w:hAnsi="Arial" w:cs="Arial"/>
            <w:sz w:val="24"/>
            <w:szCs w:val="24"/>
          </w:rPr>
          <w:t>te</w:t>
        </w:r>
      </w:ins>
      <w:r w:rsidRPr="00944672">
        <w:rPr>
          <w:rFonts w:ascii="Arial" w:hAnsi="Arial" w:cs="Arial"/>
          <w:sz w:val="24"/>
          <w:szCs w:val="24"/>
        </w:rPr>
        <w:t xml:space="preserve">, oder </w:t>
      </w:r>
      <w:del w:id="3257" w:author="Lektorat Bauer" w:date="2025-02-28T11:52:00Z" w16du:dateUtc="2025-02-28T10:52:00Z">
        <w:r w:rsidRPr="00944672" w:rsidDel="00E756C3">
          <w:rPr>
            <w:rFonts w:ascii="Arial" w:hAnsi="Arial" w:cs="Arial"/>
            <w:sz w:val="24"/>
            <w:szCs w:val="24"/>
          </w:rPr>
          <w:delText>will</w:delText>
        </w:r>
      </w:del>
      <w:ins w:id="3258" w:author="Lektorat Bauer" w:date="2025-02-28T11:52:00Z" w16du:dateUtc="2025-02-28T10:52:00Z">
        <w:r w:rsidR="00E756C3">
          <w:rPr>
            <w:rFonts w:ascii="Arial" w:hAnsi="Arial" w:cs="Arial"/>
            <w:sz w:val="24"/>
            <w:szCs w:val="24"/>
          </w:rPr>
          <w:t>wollte</w:t>
        </w:r>
      </w:ins>
      <w:r w:rsidRPr="00944672">
        <w:rPr>
          <w:rFonts w:ascii="Arial" w:hAnsi="Arial" w:cs="Arial"/>
          <w:sz w:val="24"/>
          <w:szCs w:val="24"/>
        </w:rPr>
        <w:t xml:space="preserve">, hatte er den Generator in Nordkorea erworben und brauchte nun ein Schiff, das in flachen Gewässern fahren konnte und Krananlagen hatte, da diese auf der Insel noch nicht vorhanden waren. Zusätzlich hatte der Auftraggeber der Reederei angeboten, </w:t>
      </w:r>
      <w:del w:id="3259" w:author="Lektorat Bauer" w:date="2025-02-28T11:53:00Z" w16du:dateUtc="2025-02-28T10:53:00Z">
        <w:r w:rsidRPr="00944672" w:rsidDel="00F671A3">
          <w:rPr>
            <w:rFonts w:ascii="Arial" w:hAnsi="Arial" w:cs="Arial"/>
            <w:sz w:val="24"/>
            <w:szCs w:val="24"/>
          </w:rPr>
          <w:delText xml:space="preserve">dass </w:delText>
        </w:r>
      </w:del>
      <w:ins w:id="3260" w:author="Lektorat Bauer" w:date="2025-02-28T11:53:00Z" w16du:dateUtc="2025-02-28T10:53:00Z">
        <w:r w:rsidR="00F671A3">
          <w:rPr>
            <w:rFonts w:ascii="Arial" w:hAnsi="Arial" w:cs="Arial"/>
            <w:sz w:val="24"/>
            <w:szCs w:val="24"/>
          </w:rPr>
          <w:t>einen Bonus zu zahlen,</w:t>
        </w:r>
        <w:r w:rsidR="00F671A3" w:rsidRPr="00944672">
          <w:rPr>
            <w:rFonts w:ascii="Arial" w:hAnsi="Arial" w:cs="Arial"/>
            <w:sz w:val="24"/>
            <w:szCs w:val="24"/>
          </w:rPr>
          <w:t xml:space="preserve"> </w:t>
        </w:r>
      </w:ins>
      <w:r w:rsidRPr="00944672">
        <w:rPr>
          <w:rFonts w:ascii="Arial" w:hAnsi="Arial" w:cs="Arial"/>
          <w:sz w:val="24"/>
          <w:szCs w:val="24"/>
        </w:rPr>
        <w:t>wenn die Fracht bis zum 15. März und vor 12:00 Uhr ankommen würde</w:t>
      </w:r>
      <w:del w:id="3261" w:author="Lektorat Bauer" w:date="2025-02-28T11:53:00Z" w16du:dateUtc="2025-02-28T10:53:00Z">
        <w:r w:rsidRPr="00944672" w:rsidDel="00F671A3">
          <w:rPr>
            <w:rFonts w:ascii="Arial" w:hAnsi="Arial" w:cs="Arial"/>
            <w:sz w:val="24"/>
            <w:szCs w:val="24"/>
          </w:rPr>
          <w:delText>, einen Bonus zu zahlen</w:delText>
        </w:r>
      </w:del>
      <w:r w:rsidRPr="00944672">
        <w:rPr>
          <w:rFonts w:ascii="Arial" w:hAnsi="Arial" w:cs="Arial"/>
          <w:sz w:val="24"/>
          <w:szCs w:val="24"/>
        </w:rPr>
        <w:t>. Die Reisezeit</w:t>
      </w:r>
      <w:del w:id="3262" w:author="Lektorat Bauer" w:date="2025-02-28T11:53:00Z" w16du:dateUtc="2025-02-28T10:53:00Z">
        <w:r w:rsidRPr="00944672" w:rsidDel="00F671A3">
          <w:rPr>
            <w:rFonts w:ascii="Arial" w:hAnsi="Arial" w:cs="Arial"/>
            <w:sz w:val="24"/>
            <w:szCs w:val="24"/>
          </w:rPr>
          <w:delText>,</w:delText>
        </w:r>
      </w:del>
      <w:r w:rsidRPr="00944672">
        <w:rPr>
          <w:rFonts w:ascii="Arial" w:hAnsi="Arial" w:cs="Arial"/>
          <w:sz w:val="24"/>
          <w:szCs w:val="24"/>
        </w:rPr>
        <w:t xml:space="preserve"> für die rund 4.500 Kilometer</w:t>
      </w:r>
      <w:del w:id="3263" w:author="Lektorat Bauer" w:date="2025-02-28T11:53:00Z" w16du:dateUtc="2025-02-28T10:53:00Z">
        <w:r w:rsidRPr="00944672" w:rsidDel="00F671A3">
          <w:rPr>
            <w:rFonts w:ascii="Arial" w:hAnsi="Arial" w:cs="Arial"/>
            <w:sz w:val="24"/>
            <w:szCs w:val="24"/>
          </w:rPr>
          <w:delText>,</w:delText>
        </w:r>
      </w:del>
      <w:r w:rsidRPr="00944672">
        <w:rPr>
          <w:rFonts w:ascii="Arial" w:hAnsi="Arial" w:cs="Arial"/>
          <w:sz w:val="24"/>
          <w:szCs w:val="24"/>
        </w:rPr>
        <w:t xml:space="preserve"> würde rund 9 Tage betragen und</w:t>
      </w:r>
      <w:del w:id="3264" w:author="Lektorat Bauer" w:date="2025-02-28T11:53:00Z" w16du:dateUtc="2025-02-28T10:53:00Z">
        <w:r w:rsidRPr="00944672" w:rsidDel="00F671A3">
          <w:rPr>
            <w:rFonts w:ascii="Arial" w:hAnsi="Arial" w:cs="Arial"/>
            <w:sz w:val="24"/>
            <w:szCs w:val="24"/>
          </w:rPr>
          <w:delText>, durch den</w:delText>
        </w:r>
      </w:del>
      <w:ins w:id="3265" w:author="Lektorat Bauer" w:date="2025-02-28T11:53:00Z" w16du:dateUtc="2025-02-28T10:53:00Z">
        <w:r w:rsidR="00F671A3">
          <w:rPr>
            <w:rFonts w:ascii="Arial" w:hAnsi="Arial" w:cs="Arial"/>
            <w:sz w:val="24"/>
            <w:szCs w:val="24"/>
          </w:rPr>
          <w:t xml:space="preserve"> dank des</w:t>
        </w:r>
      </w:ins>
      <w:r w:rsidRPr="00944672">
        <w:rPr>
          <w:rFonts w:ascii="Arial" w:hAnsi="Arial" w:cs="Arial"/>
          <w:sz w:val="24"/>
          <w:szCs w:val="24"/>
        </w:rPr>
        <w:t xml:space="preserve"> Bonus</w:t>
      </w:r>
      <w:del w:id="3266" w:author="Lektorat Bauer" w:date="2025-02-28T11:53:00Z" w16du:dateUtc="2025-02-28T10:53:00Z">
        <w:r w:rsidRPr="00944672" w:rsidDel="00F671A3">
          <w:rPr>
            <w:rFonts w:ascii="Arial" w:hAnsi="Arial" w:cs="Arial"/>
            <w:sz w:val="24"/>
            <w:szCs w:val="24"/>
          </w:rPr>
          <w:delText>,</w:delText>
        </w:r>
      </w:del>
      <w:r w:rsidRPr="00944672">
        <w:rPr>
          <w:rFonts w:ascii="Arial" w:hAnsi="Arial" w:cs="Arial"/>
          <w:sz w:val="24"/>
          <w:szCs w:val="24"/>
        </w:rPr>
        <w:t xml:space="preserve"> </w:t>
      </w:r>
      <w:del w:id="3267" w:author="Lektorat Bauer" w:date="2025-02-28T11:53:00Z" w16du:dateUtc="2025-02-28T10:53:00Z">
        <w:r w:rsidRPr="00944672" w:rsidDel="00F671A3">
          <w:rPr>
            <w:rFonts w:ascii="Arial" w:hAnsi="Arial" w:cs="Arial"/>
            <w:sz w:val="24"/>
            <w:szCs w:val="24"/>
          </w:rPr>
          <w:delText xml:space="preserve">würde </w:delText>
        </w:r>
      </w:del>
      <w:ins w:id="3268" w:author="Lektorat Bauer" w:date="2025-02-28T11:53:00Z" w16du:dateUtc="2025-02-28T10:53:00Z">
        <w:r w:rsidR="00F671A3">
          <w:rPr>
            <w:rFonts w:ascii="Arial" w:hAnsi="Arial" w:cs="Arial"/>
            <w:sz w:val="24"/>
            <w:szCs w:val="24"/>
          </w:rPr>
          <w:t>brauchte</w:t>
        </w:r>
        <w:r w:rsidR="00F671A3" w:rsidRPr="00944672">
          <w:rPr>
            <w:rFonts w:ascii="Arial" w:hAnsi="Arial" w:cs="Arial"/>
            <w:sz w:val="24"/>
            <w:szCs w:val="24"/>
          </w:rPr>
          <w:t xml:space="preserve"> </w:t>
        </w:r>
      </w:ins>
      <w:r w:rsidRPr="00944672">
        <w:rPr>
          <w:rFonts w:ascii="Arial" w:hAnsi="Arial" w:cs="Arial"/>
          <w:sz w:val="24"/>
          <w:szCs w:val="24"/>
        </w:rPr>
        <w:t>das Schiff unterwegs keine Fracht aufnehmen.</w:t>
      </w:r>
    </w:p>
    <w:p w14:paraId="3AADC435" w14:textId="645F65F3"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Der Hafen von Nampo ist der Haupthafen von Nordkorea und befindet sich an der Mündung des Flusses Taedong an der Westküste von Nordkorea, etwa 55 Kilometer südwestlich </w:t>
      </w:r>
      <w:del w:id="3269" w:author="Lektorat Bauer" w:date="2025-02-28T11:53:00Z" w16du:dateUtc="2025-02-28T10:53:00Z">
        <w:r w:rsidRPr="00944672" w:rsidDel="00F671A3">
          <w:rPr>
            <w:rFonts w:ascii="Arial" w:hAnsi="Arial" w:cs="Arial"/>
            <w:sz w:val="24"/>
            <w:szCs w:val="24"/>
          </w:rPr>
          <w:delText xml:space="preserve">von </w:delText>
        </w:r>
      </w:del>
      <w:r w:rsidRPr="00944672">
        <w:rPr>
          <w:rFonts w:ascii="Arial" w:hAnsi="Arial" w:cs="Arial"/>
          <w:sz w:val="24"/>
          <w:szCs w:val="24"/>
        </w:rPr>
        <w:t xml:space="preserve">der Hauptstadt Pjöngjang gelegen. </w:t>
      </w:r>
    </w:p>
    <w:p w14:paraId="374D09F5" w14:textId="77777777"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Die Reederei hatte geplant, den Generator am 05. März zu laden und dann unterwegs noch Fracht für Kuantan zu laden, aber die Nordkoreaner hatten ihren eigenen Umgang mit dem Rest der Welt.</w:t>
      </w:r>
    </w:p>
    <w:p w14:paraId="2183DAA4" w14:textId="3164F2E4"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Als die Sole Sourcer am 05. März morgens in Nampo einlaufen wollte, musste </w:t>
      </w:r>
      <w:del w:id="3270" w:author="Lektorat Bauer" w:date="2025-02-28T11:53:00Z" w16du:dateUtc="2025-02-28T10:53:00Z">
        <w:r w:rsidRPr="00944672" w:rsidDel="00F671A3">
          <w:rPr>
            <w:rFonts w:ascii="Arial" w:hAnsi="Arial" w:cs="Arial"/>
            <w:sz w:val="24"/>
            <w:szCs w:val="24"/>
          </w:rPr>
          <w:delText>S</w:delText>
        </w:r>
      </w:del>
      <w:ins w:id="3271" w:author="Lektorat Bauer" w:date="2025-02-28T11:53:00Z" w16du:dateUtc="2025-02-28T10:53:00Z">
        <w:r w:rsidR="00F671A3">
          <w:rPr>
            <w:rFonts w:ascii="Arial" w:hAnsi="Arial" w:cs="Arial"/>
            <w:sz w:val="24"/>
            <w:szCs w:val="24"/>
          </w:rPr>
          <w:t>s</w:t>
        </w:r>
      </w:ins>
      <w:r w:rsidRPr="00944672">
        <w:rPr>
          <w:rFonts w:ascii="Arial" w:hAnsi="Arial" w:cs="Arial"/>
          <w:sz w:val="24"/>
          <w:szCs w:val="24"/>
        </w:rPr>
        <w:t xml:space="preserve">ie bis 14:00 Uhr auf Reede liegen bleiben, da angeblich kein Liegeplatz im Hafen frei </w:t>
      </w:r>
      <w:del w:id="3272" w:author="Lektorat Bauer" w:date="2025-02-28T11:54:00Z" w16du:dateUtc="2025-02-28T10:54:00Z">
        <w:r w:rsidRPr="00944672" w:rsidDel="00F671A3">
          <w:rPr>
            <w:rFonts w:ascii="Arial" w:hAnsi="Arial" w:cs="Arial"/>
            <w:sz w:val="24"/>
            <w:szCs w:val="24"/>
          </w:rPr>
          <w:delText>sei</w:delText>
        </w:r>
      </w:del>
      <w:ins w:id="3273" w:author="Lektorat Bauer" w:date="2025-02-28T11:54:00Z" w16du:dateUtc="2025-02-28T10:54:00Z">
        <w:r w:rsidR="00F671A3">
          <w:rPr>
            <w:rFonts w:ascii="Arial" w:hAnsi="Arial" w:cs="Arial"/>
            <w:sz w:val="24"/>
            <w:szCs w:val="24"/>
          </w:rPr>
          <w:t>war</w:t>
        </w:r>
      </w:ins>
      <w:r w:rsidRPr="00944672">
        <w:rPr>
          <w:rFonts w:ascii="Arial" w:hAnsi="Arial" w:cs="Arial"/>
          <w:sz w:val="24"/>
          <w:szCs w:val="24"/>
        </w:rPr>
        <w:t xml:space="preserve">. Als sie in Nampo einliefen, wussten </w:t>
      </w:r>
      <w:ins w:id="3274" w:author="Lektorat Bauer" w:date="2025-02-28T11:54:00Z" w16du:dateUtc="2025-02-28T10:54:00Z">
        <w:r w:rsidR="00F671A3">
          <w:rPr>
            <w:rFonts w:ascii="Arial" w:hAnsi="Arial" w:cs="Arial"/>
            <w:sz w:val="24"/>
            <w:szCs w:val="24"/>
          </w:rPr>
          <w:t>s</w:t>
        </w:r>
      </w:ins>
      <w:del w:id="3275" w:author="Lektorat Bauer" w:date="2025-02-28T11:54:00Z" w16du:dateUtc="2025-02-28T10:54:00Z">
        <w:r w:rsidRPr="00944672" w:rsidDel="00F671A3">
          <w:rPr>
            <w:rFonts w:ascii="Arial" w:hAnsi="Arial" w:cs="Arial"/>
            <w:sz w:val="24"/>
            <w:szCs w:val="24"/>
          </w:rPr>
          <w:delText>S</w:delText>
        </w:r>
      </w:del>
      <w:r w:rsidRPr="00944672">
        <w:rPr>
          <w:rFonts w:ascii="Arial" w:hAnsi="Arial" w:cs="Arial"/>
          <w:sz w:val="24"/>
          <w:szCs w:val="24"/>
        </w:rPr>
        <w:t>ie, dass das nur Schikane gewesen war, denn es war reichlich Platz im Hafen. Tatsächlich aber</w:t>
      </w:r>
      <w:del w:id="3276" w:author="Lektorat Bauer" w:date="2025-02-28T11:54:00Z" w16du:dateUtc="2025-02-28T10:54:00Z">
        <w:r w:rsidRPr="00944672" w:rsidDel="00F671A3">
          <w:rPr>
            <w:rFonts w:ascii="Arial" w:hAnsi="Arial" w:cs="Arial"/>
            <w:sz w:val="24"/>
            <w:szCs w:val="24"/>
          </w:rPr>
          <w:delText>,</w:delText>
        </w:r>
      </w:del>
      <w:r w:rsidRPr="00944672">
        <w:rPr>
          <w:rFonts w:ascii="Arial" w:hAnsi="Arial" w:cs="Arial"/>
          <w:sz w:val="24"/>
          <w:szCs w:val="24"/>
        </w:rPr>
        <w:t xml:space="preserve"> erfuhren Sie vom Hafenagenten, der sie betreute, dass der Generator noch nicht im Hafen angekommen war.</w:t>
      </w:r>
    </w:p>
    <w:p w14:paraId="5A6788DD" w14:textId="77777777"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Damit hatte die Sole Sourcer keine Chance</w:t>
      </w:r>
      <w:commentRangeStart w:id="3277"/>
      <w:r w:rsidRPr="00944672">
        <w:rPr>
          <w:rFonts w:ascii="Arial" w:hAnsi="Arial" w:cs="Arial"/>
          <w:sz w:val="24"/>
          <w:szCs w:val="24"/>
        </w:rPr>
        <w:t>, noch weitere Fracht aufzunehmen, wollte Sie den</w:t>
      </w:r>
      <w:del w:id="3278" w:author="Lektorat Bauer" w:date="2025-02-28T11:54:00Z" w16du:dateUtc="2025-02-28T10:54:00Z">
        <w:r w:rsidRPr="00944672" w:rsidDel="00444442">
          <w:rPr>
            <w:rFonts w:ascii="Arial" w:hAnsi="Arial" w:cs="Arial"/>
            <w:sz w:val="24"/>
            <w:szCs w:val="24"/>
          </w:rPr>
          <w:delText>,</w:delText>
        </w:r>
      </w:del>
      <w:r w:rsidRPr="00944672">
        <w:rPr>
          <w:rFonts w:ascii="Arial" w:hAnsi="Arial" w:cs="Arial"/>
          <w:sz w:val="24"/>
          <w:szCs w:val="24"/>
        </w:rPr>
        <w:t xml:space="preserve"> nicht unbeträchtlichen Bonus einstreichen.</w:t>
      </w:r>
      <w:commentRangeEnd w:id="3277"/>
      <w:r w:rsidR="00444442">
        <w:rPr>
          <w:rStyle w:val="Kommentarzeichen"/>
        </w:rPr>
        <w:commentReference w:id="3277"/>
      </w:r>
    </w:p>
    <w:p w14:paraId="50FA6478" w14:textId="01BE1141"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Als die Fracht dann endlich im Hafen ankam, war klar, dass es sowieso kaum möglich sein würde</w:t>
      </w:r>
      <w:ins w:id="3279" w:author="Lektorat Bauer" w:date="2025-02-28T11:55:00Z" w16du:dateUtc="2025-02-28T10:55:00Z">
        <w:r w:rsidR="00C119B1">
          <w:rPr>
            <w:rFonts w:ascii="Arial" w:hAnsi="Arial" w:cs="Arial"/>
            <w:sz w:val="24"/>
            <w:szCs w:val="24"/>
          </w:rPr>
          <w:t>,</w:t>
        </w:r>
      </w:ins>
      <w:r w:rsidRPr="00944672">
        <w:rPr>
          <w:rFonts w:ascii="Arial" w:hAnsi="Arial" w:cs="Arial"/>
          <w:sz w:val="24"/>
          <w:szCs w:val="24"/>
        </w:rPr>
        <w:t xml:space="preserve"> zusätzliche Fracht aufzunehmen. Anstelle der erwarteten 12.000 </w:t>
      </w:r>
      <w:ins w:id="3280" w:author="Lektorat Bauer" w:date="2025-02-28T11:55:00Z" w16du:dateUtc="2025-02-28T10:55:00Z">
        <w:r w:rsidR="00C119B1">
          <w:rPr>
            <w:rFonts w:ascii="Arial" w:hAnsi="Arial" w:cs="Arial"/>
            <w:sz w:val="24"/>
            <w:szCs w:val="24"/>
          </w:rPr>
          <w:t>Kilogramm</w:t>
        </w:r>
      </w:ins>
      <w:del w:id="3281" w:author="Lektorat Bauer" w:date="2025-02-28T11:55:00Z" w16du:dateUtc="2025-02-28T10:55:00Z">
        <w:r w:rsidRPr="00944672" w:rsidDel="00C119B1">
          <w:rPr>
            <w:rFonts w:ascii="Arial" w:hAnsi="Arial" w:cs="Arial"/>
            <w:sz w:val="24"/>
            <w:szCs w:val="24"/>
          </w:rPr>
          <w:delText>kg</w:delText>
        </w:r>
      </w:del>
      <w:r w:rsidRPr="00944672">
        <w:rPr>
          <w:rFonts w:ascii="Arial" w:hAnsi="Arial" w:cs="Arial"/>
          <w:sz w:val="24"/>
          <w:szCs w:val="24"/>
        </w:rPr>
        <w:t xml:space="preserve"> sollte das Gewicht 35 Tonnen betragen und es gab einen rechteckigen Metallkasten, der 15 Meter lang war, </w:t>
      </w:r>
      <w:del w:id="3282" w:author="Lektorat Bauer" w:date="2025-02-28T11:55:00Z" w16du:dateUtc="2025-02-28T10:55:00Z">
        <w:r w:rsidRPr="00944672" w:rsidDel="00C119B1">
          <w:rPr>
            <w:rFonts w:ascii="Arial" w:hAnsi="Arial" w:cs="Arial"/>
            <w:sz w:val="24"/>
            <w:szCs w:val="24"/>
          </w:rPr>
          <w:delText xml:space="preserve">womit </w:delText>
        </w:r>
      </w:del>
      <w:ins w:id="3283" w:author="Lektorat Bauer" w:date="2025-02-28T11:55:00Z" w16du:dateUtc="2025-02-28T10:55:00Z">
        <w:r w:rsidR="00C119B1">
          <w:rPr>
            <w:rFonts w:ascii="Arial" w:hAnsi="Arial" w:cs="Arial"/>
            <w:sz w:val="24"/>
            <w:szCs w:val="24"/>
          </w:rPr>
          <w:t>weshalb</w:t>
        </w:r>
        <w:r w:rsidR="00C119B1" w:rsidRPr="00944672">
          <w:rPr>
            <w:rFonts w:ascii="Arial" w:hAnsi="Arial" w:cs="Arial"/>
            <w:sz w:val="24"/>
            <w:szCs w:val="24"/>
          </w:rPr>
          <w:t xml:space="preserve"> </w:t>
        </w:r>
      </w:ins>
      <w:r w:rsidRPr="00944672">
        <w:rPr>
          <w:rFonts w:ascii="Arial" w:hAnsi="Arial" w:cs="Arial"/>
          <w:sz w:val="24"/>
          <w:szCs w:val="24"/>
        </w:rPr>
        <w:t xml:space="preserve">die Ladeluke </w:t>
      </w:r>
      <w:del w:id="3284" w:author="Lektorat Bauer" w:date="2025-02-28T11:55:00Z" w16du:dateUtc="2025-02-28T10:55:00Z">
        <w:r w:rsidRPr="00944672" w:rsidDel="00C119B1">
          <w:rPr>
            <w:rFonts w:ascii="Arial" w:hAnsi="Arial" w:cs="Arial"/>
            <w:sz w:val="24"/>
            <w:szCs w:val="24"/>
          </w:rPr>
          <w:delText xml:space="preserve">auch </w:delText>
        </w:r>
      </w:del>
      <w:r w:rsidRPr="00944672">
        <w:rPr>
          <w:rFonts w:ascii="Arial" w:hAnsi="Arial" w:cs="Arial"/>
          <w:sz w:val="24"/>
          <w:szCs w:val="24"/>
        </w:rPr>
        <w:t>nicht verschlossen werden konnte.</w:t>
      </w:r>
    </w:p>
    <w:p w14:paraId="30ED35CC" w14:textId="77777777"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Die einzelnen</w:t>
      </w:r>
      <w:del w:id="3285" w:author="Lektorat Bauer" w:date="2025-02-28T11:55:00Z" w16du:dateUtc="2025-02-28T10:55:00Z">
        <w:r w:rsidRPr="00944672" w:rsidDel="00C119B1">
          <w:rPr>
            <w:rFonts w:ascii="Arial" w:hAnsi="Arial" w:cs="Arial"/>
            <w:sz w:val="24"/>
            <w:szCs w:val="24"/>
          </w:rPr>
          <w:delText>,</w:delText>
        </w:r>
      </w:del>
      <w:r w:rsidRPr="00944672">
        <w:rPr>
          <w:rFonts w:ascii="Arial" w:hAnsi="Arial" w:cs="Arial"/>
          <w:sz w:val="24"/>
          <w:szCs w:val="24"/>
        </w:rPr>
        <w:t xml:space="preserve"> verpackten Teile waren so unförmig, dass sich die Crew unwillkürlich fragte, ob die nordkoreanischen Ingenieure eigentlich wussten, was sie taten.</w:t>
      </w:r>
    </w:p>
    <w:p w14:paraId="1735A3A9" w14:textId="6D75CB79"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Für die Beladung ergab sich, dass ein Bauteil in die mittlere Luke verladen wurde und die vordere Luke leer bleiben würde. Das 15</w:t>
      </w:r>
      <w:del w:id="3286" w:author="Lektorat Bauer" w:date="2025-02-28T11:55:00Z" w16du:dateUtc="2025-02-28T10:55:00Z">
        <w:r w:rsidRPr="00944672" w:rsidDel="00C119B1">
          <w:rPr>
            <w:rFonts w:ascii="Arial" w:hAnsi="Arial" w:cs="Arial"/>
            <w:sz w:val="24"/>
            <w:szCs w:val="24"/>
          </w:rPr>
          <w:delText>m</w:delText>
        </w:r>
      </w:del>
      <w:ins w:id="3287" w:author="Lektorat Bauer" w:date="2025-02-28T11:55:00Z" w16du:dateUtc="2025-02-28T10:55:00Z">
        <w:r w:rsidR="00C119B1">
          <w:rPr>
            <w:rFonts w:ascii="Arial" w:hAnsi="Arial" w:cs="Arial"/>
            <w:sz w:val="24"/>
            <w:szCs w:val="24"/>
          </w:rPr>
          <w:t xml:space="preserve"> Meter lange</w:t>
        </w:r>
      </w:ins>
      <w:r w:rsidRPr="00944672">
        <w:rPr>
          <w:rFonts w:ascii="Arial" w:hAnsi="Arial" w:cs="Arial"/>
          <w:sz w:val="24"/>
          <w:szCs w:val="24"/>
        </w:rPr>
        <w:t xml:space="preserve"> Bauteil wurde zusammen mit einem anderen Bauteil und einem Gewicht von fast 20 Tonnen in die hintere Luke, direkt vor dem Aufbau, verladen, damit das Schiff besser ausbalanciert war. An dem zweiten Bauteil war eine Vertiefung, so </w:t>
      </w:r>
      <w:del w:id="3288" w:author="Lektorat Bauer" w:date="2025-02-28T11:55:00Z" w16du:dateUtc="2025-02-28T10:55:00Z">
        <w:r w:rsidRPr="00944672" w:rsidDel="00C119B1">
          <w:rPr>
            <w:rFonts w:ascii="Arial" w:hAnsi="Arial" w:cs="Arial"/>
            <w:sz w:val="24"/>
            <w:szCs w:val="24"/>
          </w:rPr>
          <w:delText>das</w:delText>
        </w:r>
      </w:del>
      <w:ins w:id="3289" w:author="Lektorat Bauer" w:date="2025-02-28T11:55:00Z" w16du:dateUtc="2025-02-28T10:55:00Z">
        <w:r w:rsidR="00C119B1" w:rsidRPr="00944672">
          <w:rPr>
            <w:rFonts w:ascii="Arial" w:hAnsi="Arial" w:cs="Arial"/>
            <w:sz w:val="24"/>
            <w:szCs w:val="24"/>
          </w:rPr>
          <w:t>dass</w:t>
        </w:r>
      </w:ins>
      <w:r w:rsidRPr="00944672">
        <w:rPr>
          <w:rFonts w:ascii="Arial" w:hAnsi="Arial" w:cs="Arial"/>
          <w:sz w:val="24"/>
          <w:szCs w:val="24"/>
        </w:rPr>
        <w:t xml:space="preserve"> beide Teile miteinander stabilisiert werden konnten. Nur schaute das </w:t>
      </w:r>
      <w:ins w:id="3290" w:author="Lektorat Bauer" w:date="2025-02-28T11:56:00Z" w16du:dateUtc="2025-02-28T10:56:00Z">
        <w:r w:rsidR="00C119B1">
          <w:rPr>
            <w:rFonts w:ascii="Arial" w:hAnsi="Arial" w:cs="Arial"/>
            <w:sz w:val="24"/>
            <w:szCs w:val="24"/>
          </w:rPr>
          <w:t xml:space="preserve">lange </w:t>
        </w:r>
      </w:ins>
      <w:del w:id="3291" w:author="Lektorat Bauer" w:date="2025-02-28T11:56:00Z" w16du:dateUtc="2025-02-28T10:56:00Z">
        <w:r w:rsidRPr="00944672" w:rsidDel="00C119B1">
          <w:rPr>
            <w:rFonts w:ascii="Arial" w:hAnsi="Arial" w:cs="Arial"/>
            <w:sz w:val="24"/>
            <w:szCs w:val="24"/>
          </w:rPr>
          <w:delText>Lange-</w:delText>
        </w:r>
      </w:del>
      <w:r w:rsidRPr="00944672">
        <w:rPr>
          <w:rFonts w:ascii="Arial" w:hAnsi="Arial" w:cs="Arial"/>
          <w:sz w:val="24"/>
          <w:szCs w:val="24"/>
        </w:rPr>
        <w:t xml:space="preserve">Teil noch aus </w:t>
      </w:r>
      <w:del w:id="3292" w:author="Lektorat Bauer" w:date="2025-02-28T11:56:00Z" w16du:dateUtc="2025-02-28T10:56:00Z">
        <w:r w:rsidRPr="00944672" w:rsidDel="00C119B1">
          <w:rPr>
            <w:rFonts w:ascii="Arial" w:hAnsi="Arial" w:cs="Arial"/>
            <w:sz w:val="24"/>
            <w:szCs w:val="24"/>
          </w:rPr>
          <w:delText xml:space="preserve">dem </w:delText>
        </w:r>
      </w:del>
      <w:ins w:id="3293" w:author="Lektorat Bauer" w:date="2025-02-28T11:56:00Z" w16du:dateUtc="2025-02-28T10:56:00Z">
        <w:r w:rsidR="00C119B1">
          <w:rPr>
            <w:rFonts w:ascii="Arial" w:hAnsi="Arial" w:cs="Arial"/>
            <w:sz w:val="24"/>
            <w:szCs w:val="24"/>
          </w:rPr>
          <w:t>der</w:t>
        </w:r>
        <w:r w:rsidR="00C119B1" w:rsidRPr="00944672">
          <w:rPr>
            <w:rFonts w:ascii="Arial" w:hAnsi="Arial" w:cs="Arial"/>
            <w:sz w:val="24"/>
            <w:szCs w:val="24"/>
          </w:rPr>
          <w:t xml:space="preserve"> </w:t>
        </w:r>
      </w:ins>
      <w:r w:rsidRPr="00944672">
        <w:rPr>
          <w:rFonts w:ascii="Arial" w:hAnsi="Arial" w:cs="Arial"/>
          <w:sz w:val="24"/>
          <w:szCs w:val="24"/>
        </w:rPr>
        <w:t>Luk</w:t>
      </w:r>
      <w:ins w:id="3294" w:author="Lektorat Bauer" w:date="2025-02-28T11:56:00Z" w16du:dateUtc="2025-02-28T10:56:00Z">
        <w:r w:rsidR="00C119B1">
          <w:rPr>
            <w:rFonts w:ascii="Arial" w:hAnsi="Arial" w:cs="Arial"/>
            <w:sz w:val="24"/>
            <w:szCs w:val="24"/>
          </w:rPr>
          <w:t>e</w:t>
        </w:r>
      </w:ins>
      <w:r w:rsidRPr="00944672">
        <w:rPr>
          <w:rFonts w:ascii="Arial" w:hAnsi="Arial" w:cs="Arial"/>
          <w:sz w:val="24"/>
          <w:szCs w:val="24"/>
        </w:rPr>
        <w:t>, aber das war kein Problem für die Überfahrt.</w:t>
      </w:r>
    </w:p>
    <w:p w14:paraId="7FD447FB" w14:textId="397A7A95"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Am Morgen des 06. März gegen 08:00 Uhr lief die Sole Sourcer aus und nahm</w:t>
      </w:r>
      <w:del w:id="3295" w:author="Lektorat Bauer" w:date="2025-02-28T11:56:00Z" w16du:dateUtc="2025-02-28T10:56:00Z">
        <w:r w:rsidRPr="00944672" w:rsidDel="00C119B1">
          <w:rPr>
            <w:rFonts w:ascii="Arial" w:hAnsi="Arial" w:cs="Arial"/>
            <w:sz w:val="24"/>
            <w:szCs w:val="24"/>
          </w:rPr>
          <w:delText xml:space="preserve"> Kurs</w:delText>
        </w:r>
      </w:del>
      <w:r w:rsidRPr="00944672">
        <w:rPr>
          <w:rFonts w:ascii="Arial" w:hAnsi="Arial" w:cs="Arial"/>
          <w:sz w:val="24"/>
          <w:szCs w:val="24"/>
        </w:rPr>
        <w:t>, vorbei an Taiwan und Vietnam,</w:t>
      </w:r>
      <w:ins w:id="3296" w:author="Lektorat Bauer" w:date="2025-02-28T11:56:00Z" w16du:dateUtc="2025-02-28T10:56:00Z">
        <w:r w:rsidR="00C119B1">
          <w:rPr>
            <w:rFonts w:ascii="Arial" w:hAnsi="Arial" w:cs="Arial"/>
            <w:sz w:val="24"/>
            <w:szCs w:val="24"/>
          </w:rPr>
          <w:t xml:space="preserve"> Kurs</w:t>
        </w:r>
      </w:ins>
      <w:r w:rsidRPr="00944672">
        <w:rPr>
          <w:rFonts w:ascii="Arial" w:hAnsi="Arial" w:cs="Arial"/>
          <w:sz w:val="24"/>
          <w:szCs w:val="24"/>
        </w:rPr>
        <w:t xml:space="preserve"> auf Malaysia.</w:t>
      </w:r>
    </w:p>
    <w:p w14:paraId="0DDA743A" w14:textId="594B8627"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Jaroslav Stanicic prüfte </w:t>
      </w:r>
      <w:del w:id="3297" w:author="Lektorat Bauer" w:date="2025-02-28T11:56:00Z" w16du:dateUtc="2025-02-28T10:56:00Z">
        <w:r w:rsidRPr="00944672" w:rsidDel="00C119B1">
          <w:rPr>
            <w:rFonts w:ascii="Arial" w:hAnsi="Arial" w:cs="Arial"/>
            <w:sz w:val="24"/>
            <w:szCs w:val="24"/>
          </w:rPr>
          <w:delText xml:space="preserve">sie </w:delText>
        </w:r>
      </w:del>
      <w:ins w:id="3298" w:author="Lektorat Bauer" w:date="2025-02-28T11:56:00Z" w16du:dateUtc="2025-02-28T10:56:00Z">
        <w:r w:rsidR="00C119B1">
          <w:rPr>
            <w:rFonts w:ascii="Arial" w:hAnsi="Arial" w:cs="Arial"/>
            <w:sz w:val="24"/>
            <w:szCs w:val="24"/>
          </w:rPr>
          <w:t>die</w:t>
        </w:r>
        <w:r w:rsidR="00C119B1" w:rsidRPr="00944672">
          <w:rPr>
            <w:rFonts w:ascii="Arial" w:hAnsi="Arial" w:cs="Arial"/>
            <w:sz w:val="24"/>
            <w:szCs w:val="24"/>
          </w:rPr>
          <w:t xml:space="preserve"> </w:t>
        </w:r>
      </w:ins>
      <w:r w:rsidRPr="00944672">
        <w:rPr>
          <w:rFonts w:ascii="Arial" w:hAnsi="Arial" w:cs="Arial"/>
          <w:sz w:val="24"/>
          <w:szCs w:val="24"/>
        </w:rPr>
        <w:t>Seekarte</w:t>
      </w:r>
      <w:del w:id="3299" w:author="Lektorat Bauer" w:date="2025-02-28T11:56:00Z" w16du:dateUtc="2025-02-28T10:56:00Z">
        <w:r w:rsidRPr="00944672" w:rsidDel="00C119B1">
          <w:rPr>
            <w:rFonts w:ascii="Arial" w:hAnsi="Arial" w:cs="Arial"/>
            <w:sz w:val="24"/>
            <w:szCs w:val="24"/>
          </w:rPr>
          <w:delText>,</w:delText>
        </w:r>
      </w:del>
      <w:ins w:id="3300" w:author="Lektorat Bauer" w:date="2025-02-28T11:56:00Z" w16du:dateUtc="2025-02-28T10:56:00Z">
        <w:r w:rsidR="00C119B1">
          <w:rPr>
            <w:rFonts w:ascii="Arial" w:hAnsi="Arial" w:cs="Arial"/>
            <w:sz w:val="24"/>
            <w:szCs w:val="24"/>
          </w:rPr>
          <w:t>.</w:t>
        </w:r>
      </w:ins>
      <w:r w:rsidRPr="00944672">
        <w:rPr>
          <w:rFonts w:ascii="Arial" w:hAnsi="Arial" w:cs="Arial"/>
          <w:sz w:val="24"/>
          <w:szCs w:val="24"/>
        </w:rPr>
        <w:t xml:space="preserve"> </w:t>
      </w:r>
      <w:ins w:id="3301" w:author="Lektorat Bauer" w:date="2025-02-28T11:56:00Z" w16du:dateUtc="2025-02-28T10:56:00Z">
        <w:r w:rsidR="00C119B1">
          <w:rPr>
            <w:rFonts w:ascii="Arial" w:hAnsi="Arial" w:cs="Arial"/>
            <w:sz w:val="24"/>
            <w:szCs w:val="24"/>
          </w:rPr>
          <w:t>S</w:t>
        </w:r>
      </w:ins>
      <w:del w:id="3302" w:author="Lektorat Bauer" w:date="2025-02-28T11:56:00Z" w16du:dateUtc="2025-02-28T10:56:00Z">
        <w:r w:rsidRPr="00944672" w:rsidDel="00C119B1">
          <w:rPr>
            <w:rFonts w:ascii="Arial" w:hAnsi="Arial" w:cs="Arial"/>
            <w:sz w:val="24"/>
            <w:szCs w:val="24"/>
          </w:rPr>
          <w:delText>s</w:delText>
        </w:r>
      </w:del>
      <w:r w:rsidRPr="00944672">
        <w:rPr>
          <w:rFonts w:ascii="Arial" w:hAnsi="Arial" w:cs="Arial"/>
          <w:sz w:val="24"/>
          <w:szCs w:val="24"/>
        </w:rPr>
        <w:t xml:space="preserve">ie würden Pulau Tenggau gegen 11:00 Uhr erreichen, der Bonus war also in Reichweite. Ein Blick durch das Fernglas zeigte auch keine Hindernisse, die eventuell nicht auf dem Schiffsradar erschienen. Ein großer Fischtrawler fuhr querab backbord in über 1 </w:t>
      </w:r>
      <w:ins w:id="3303" w:author="Lektorat Bauer" w:date="2025-02-28T11:56:00Z" w16du:dateUtc="2025-02-28T10:56:00Z">
        <w:r w:rsidR="00C119B1">
          <w:rPr>
            <w:rFonts w:ascii="Arial" w:hAnsi="Arial" w:cs="Arial"/>
            <w:sz w:val="24"/>
            <w:szCs w:val="24"/>
          </w:rPr>
          <w:t>Kilometer</w:t>
        </w:r>
      </w:ins>
      <w:del w:id="3304" w:author="Lektorat Bauer" w:date="2025-02-28T11:56:00Z" w16du:dateUtc="2025-02-28T10:56:00Z">
        <w:r w:rsidRPr="00944672" w:rsidDel="00C119B1">
          <w:rPr>
            <w:rFonts w:ascii="Arial" w:hAnsi="Arial" w:cs="Arial"/>
            <w:sz w:val="24"/>
            <w:szCs w:val="24"/>
          </w:rPr>
          <w:delText>km</w:delText>
        </w:r>
      </w:del>
      <w:r w:rsidRPr="00944672">
        <w:rPr>
          <w:rFonts w:ascii="Arial" w:hAnsi="Arial" w:cs="Arial"/>
          <w:sz w:val="24"/>
          <w:szCs w:val="24"/>
        </w:rPr>
        <w:t xml:space="preserve"> Entfernung, der war aber auch auf dem Radar als solcher zu erkennen. Ein Blick zur Uhr: 00:45</w:t>
      </w:r>
      <w:del w:id="3305" w:author="Lektorat Bauer" w:date="2025-02-28T11:56:00Z" w16du:dateUtc="2025-02-28T10:56:00Z">
        <w:r w:rsidRPr="00944672" w:rsidDel="00C119B1">
          <w:rPr>
            <w:rFonts w:ascii="Arial" w:hAnsi="Arial" w:cs="Arial"/>
            <w:sz w:val="24"/>
            <w:szCs w:val="24"/>
          </w:rPr>
          <w:delText>,</w:delText>
        </w:r>
      </w:del>
      <w:ins w:id="3306" w:author="Lektorat Bauer" w:date="2025-02-28T11:56:00Z" w16du:dateUtc="2025-02-28T10:56:00Z">
        <w:r w:rsidR="00C119B1">
          <w:rPr>
            <w:rFonts w:ascii="Arial" w:hAnsi="Arial" w:cs="Arial"/>
            <w:sz w:val="24"/>
            <w:szCs w:val="24"/>
          </w:rPr>
          <w:t>.</w:t>
        </w:r>
      </w:ins>
      <w:r w:rsidRPr="00944672">
        <w:rPr>
          <w:rFonts w:ascii="Arial" w:hAnsi="Arial" w:cs="Arial"/>
          <w:sz w:val="24"/>
          <w:szCs w:val="24"/>
        </w:rPr>
        <w:t xml:space="preserve"> </w:t>
      </w:r>
      <w:ins w:id="3307" w:author="Lektorat Bauer" w:date="2025-02-28T11:56:00Z" w16du:dateUtc="2025-02-28T10:56:00Z">
        <w:r w:rsidR="00C119B1">
          <w:rPr>
            <w:rFonts w:ascii="Arial" w:hAnsi="Arial" w:cs="Arial"/>
            <w:sz w:val="24"/>
            <w:szCs w:val="24"/>
          </w:rPr>
          <w:t>A</w:t>
        </w:r>
      </w:ins>
      <w:del w:id="3308" w:author="Lektorat Bauer" w:date="2025-02-28T11:56:00Z" w16du:dateUtc="2025-02-28T10:56:00Z">
        <w:r w:rsidRPr="00944672" w:rsidDel="00C119B1">
          <w:rPr>
            <w:rFonts w:ascii="Arial" w:hAnsi="Arial" w:cs="Arial"/>
            <w:sz w:val="24"/>
            <w:szCs w:val="24"/>
          </w:rPr>
          <w:delText>a</w:delText>
        </w:r>
      </w:del>
      <w:r w:rsidRPr="00944672">
        <w:rPr>
          <w:rFonts w:ascii="Arial" w:hAnsi="Arial" w:cs="Arial"/>
          <w:sz w:val="24"/>
          <w:szCs w:val="24"/>
        </w:rPr>
        <w:t xml:space="preserve">m klaren Nachthimmel waren die Sterne und einige Flugzeuge zu erkennen, es würde eine ruhige Nachtschicht werden. </w:t>
      </w:r>
      <w:commentRangeStart w:id="3309"/>
      <w:r w:rsidRPr="00944672">
        <w:rPr>
          <w:rFonts w:ascii="Arial" w:hAnsi="Arial" w:cs="Arial"/>
          <w:sz w:val="24"/>
          <w:szCs w:val="24"/>
        </w:rPr>
        <w:t>Dann, um 01:15 Uhr</w:t>
      </w:r>
      <w:ins w:id="3310" w:author="Lektorat Bauer" w:date="2025-02-28T11:57:00Z" w16du:dateUtc="2025-02-28T10:57:00Z">
        <w:r w:rsidR="00C119B1">
          <w:rPr>
            <w:rFonts w:ascii="Arial" w:hAnsi="Arial" w:cs="Arial"/>
            <w:sz w:val="24"/>
            <w:szCs w:val="24"/>
          </w:rPr>
          <w:t>,</w:t>
        </w:r>
      </w:ins>
      <w:r w:rsidRPr="00944672">
        <w:rPr>
          <w:rFonts w:ascii="Arial" w:hAnsi="Arial" w:cs="Arial"/>
          <w:sz w:val="24"/>
          <w:szCs w:val="24"/>
        </w:rPr>
        <w:t xml:space="preserve"> ging die Welt unter.</w:t>
      </w:r>
      <w:commentRangeEnd w:id="3309"/>
      <w:r w:rsidR="00C119B1">
        <w:rPr>
          <w:rStyle w:val="Kommentarzeichen"/>
        </w:rPr>
        <w:commentReference w:id="3309"/>
      </w:r>
    </w:p>
    <w:p w14:paraId="10A99B48" w14:textId="4BFC1A44"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Mit einem lauten Knall folg der Deckel von dem langen Kasten, der sich jetzt als Abschussrampe zu erkennen gab. Ein ohrenbetäubende</w:t>
      </w:r>
      <w:del w:id="3311" w:author="Lektorat Bauer" w:date="2025-02-28T11:57:00Z" w16du:dateUtc="2025-02-28T10:57:00Z">
        <w:r w:rsidRPr="00944672" w:rsidDel="00C119B1">
          <w:rPr>
            <w:rFonts w:ascii="Arial" w:hAnsi="Arial" w:cs="Arial"/>
            <w:sz w:val="24"/>
            <w:szCs w:val="24"/>
          </w:rPr>
          <w:delText>n</w:delText>
        </w:r>
      </w:del>
      <w:ins w:id="3312" w:author="Lektorat Bauer" w:date="2025-02-28T11:57:00Z" w16du:dateUtc="2025-02-28T10:57:00Z">
        <w:r w:rsidR="00C119B1">
          <w:rPr>
            <w:rFonts w:ascii="Arial" w:hAnsi="Arial" w:cs="Arial"/>
            <w:sz w:val="24"/>
            <w:szCs w:val="24"/>
          </w:rPr>
          <w:t>s</w:t>
        </w:r>
      </w:ins>
      <w:r w:rsidRPr="00944672">
        <w:rPr>
          <w:rFonts w:ascii="Arial" w:hAnsi="Arial" w:cs="Arial"/>
          <w:sz w:val="24"/>
          <w:szCs w:val="24"/>
        </w:rPr>
        <w:t xml:space="preserve"> </w:t>
      </w:r>
      <w:del w:id="3313" w:author="Lektorat Bauer" w:date="2025-02-28T11:57:00Z" w16du:dateUtc="2025-02-28T10:57:00Z">
        <w:r w:rsidRPr="00944672" w:rsidDel="00C119B1">
          <w:rPr>
            <w:rFonts w:ascii="Arial" w:hAnsi="Arial" w:cs="Arial"/>
            <w:sz w:val="24"/>
            <w:szCs w:val="24"/>
          </w:rPr>
          <w:delText>k</w:delText>
        </w:r>
      </w:del>
      <w:ins w:id="3314" w:author="Lektorat Bauer" w:date="2025-02-28T11:57:00Z" w16du:dateUtc="2025-02-28T10:57:00Z">
        <w:r w:rsidR="00C119B1">
          <w:rPr>
            <w:rFonts w:ascii="Arial" w:hAnsi="Arial" w:cs="Arial"/>
            <w:sz w:val="24"/>
            <w:szCs w:val="24"/>
          </w:rPr>
          <w:t>K</w:t>
        </w:r>
      </w:ins>
      <w:r w:rsidRPr="00944672">
        <w:rPr>
          <w:rFonts w:ascii="Arial" w:hAnsi="Arial" w:cs="Arial"/>
          <w:sz w:val="24"/>
          <w:szCs w:val="24"/>
        </w:rPr>
        <w:t xml:space="preserve">reischen und </w:t>
      </w:r>
      <w:del w:id="3315" w:author="Lektorat Bauer" w:date="2025-02-28T11:57:00Z" w16du:dateUtc="2025-02-28T10:57:00Z">
        <w:r w:rsidRPr="00944672" w:rsidDel="00C119B1">
          <w:rPr>
            <w:rFonts w:ascii="Arial" w:hAnsi="Arial" w:cs="Arial"/>
            <w:sz w:val="24"/>
            <w:szCs w:val="24"/>
          </w:rPr>
          <w:delText>f</w:delText>
        </w:r>
      </w:del>
      <w:ins w:id="3316" w:author="Lektorat Bauer" w:date="2025-02-28T11:57:00Z" w16du:dateUtc="2025-02-28T10:57:00Z">
        <w:r w:rsidR="00C119B1">
          <w:rPr>
            <w:rFonts w:ascii="Arial" w:hAnsi="Arial" w:cs="Arial"/>
            <w:sz w:val="24"/>
            <w:szCs w:val="24"/>
          </w:rPr>
          <w:t>F</w:t>
        </w:r>
      </w:ins>
      <w:r w:rsidRPr="00944672">
        <w:rPr>
          <w:rFonts w:ascii="Arial" w:hAnsi="Arial" w:cs="Arial"/>
          <w:sz w:val="24"/>
          <w:szCs w:val="24"/>
        </w:rPr>
        <w:t xml:space="preserve">auchen ertönte, als sich langsam eine Rakete aus der Abschussvorrichtung schob, um sich in </w:t>
      </w:r>
      <w:del w:id="3317" w:author="Lektorat Bauer" w:date="2025-02-28T11:57:00Z" w16du:dateUtc="2025-02-28T10:57:00Z">
        <w:r w:rsidRPr="00944672" w:rsidDel="00C119B1">
          <w:rPr>
            <w:rFonts w:ascii="Arial" w:hAnsi="Arial" w:cs="Arial"/>
            <w:sz w:val="24"/>
            <w:szCs w:val="24"/>
          </w:rPr>
          <w:delText xml:space="preserve">die </w:delText>
        </w:r>
      </w:del>
      <w:ins w:id="3318" w:author="Lektorat Bauer" w:date="2025-02-28T11:57:00Z" w16du:dateUtc="2025-02-28T10:57:00Z">
        <w:r w:rsidR="00C119B1">
          <w:rPr>
            <w:rFonts w:ascii="Arial" w:hAnsi="Arial" w:cs="Arial"/>
            <w:sz w:val="24"/>
            <w:szCs w:val="24"/>
          </w:rPr>
          <w:t>den</w:t>
        </w:r>
        <w:r w:rsidR="00C119B1" w:rsidRPr="00944672">
          <w:rPr>
            <w:rFonts w:ascii="Arial" w:hAnsi="Arial" w:cs="Arial"/>
            <w:sz w:val="24"/>
            <w:szCs w:val="24"/>
          </w:rPr>
          <w:t xml:space="preserve"> </w:t>
        </w:r>
      </w:ins>
      <w:r w:rsidRPr="00944672">
        <w:rPr>
          <w:rFonts w:ascii="Arial" w:hAnsi="Arial" w:cs="Arial"/>
          <w:sz w:val="24"/>
          <w:szCs w:val="24"/>
        </w:rPr>
        <w:t xml:space="preserve">Himmel über der Sole Sourcer zu schrauben. </w:t>
      </w:r>
    </w:p>
    <w:p w14:paraId="55B6D433" w14:textId="5C3D4B31"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Zeitgleich passierten zwei Dinge: Zum einen wurde der Schiffsboden unter der Rakete durch die Hitze, durch das Triebwerk und durch begleitende Thermit-Ladungen</w:t>
      </w:r>
      <w:del w:id="3319" w:author="Lektorat Bauer" w:date="2025-02-28T11:57:00Z" w16du:dateUtc="2025-02-28T10:57:00Z">
        <w:r w:rsidRPr="00944672" w:rsidDel="00C119B1">
          <w:rPr>
            <w:rFonts w:ascii="Arial" w:hAnsi="Arial" w:cs="Arial"/>
            <w:sz w:val="24"/>
            <w:szCs w:val="24"/>
          </w:rPr>
          <w:delText>,</w:delText>
        </w:r>
      </w:del>
      <w:r w:rsidRPr="00944672">
        <w:rPr>
          <w:rFonts w:ascii="Arial" w:hAnsi="Arial" w:cs="Arial"/>
          <w:sz w:val="24"/>
          <w:szCs w:val="24"/>
        </w:rPr>
        <w:t xml:space="preserve"> verformt und Wasser begann einzudringen</w:t>
      </w:r>
      <w:ins w:id="3320" w:author="Lektorat Bauer" w:date="2025-02-28T11:57:00Z" w16du:dateUtc="2025-02-28T10:57:00Z">
        <w:r w:rsidR="00C119B1">
          <w:rPr>
            <w:rFonts w:ascii="Arial" w:hAnsi="Arial" w:cs="Arial"/>
            <w:sz w:val="24"/>
            <w:szCs w:val="24"/>
          </w:rPr>
          <w:t>.</w:t>
        </w:r>
      </w:ins>
      <w:r w:rsidRPr="00944672">
        <w:rPr>
          <w:rFonts w:ascii="Arial" w:hAnsi="Arial" w:cs="Arial"/>
          <w:sz w:val="24"/>
          <w:szCs w:val="24"/>
        </w:rPr>
        <w:t xml:space="preserve"> </w:t>
      </w:r>
      <w:ins w:id="3321" w:author="Lektorat Bauer" w:date="2025-02-28T11:57:00Z" w16du:dateUtc="2025-02-28T10:57:00Z">
        <w:r w:rsidR="00C119B1">
          <w:rPr>
            <w:rFonts w:ascii="Arial" w:hAnsi="Arial" w:cs="Arial"/>
            <w:sz w:val="24"/>
            <w:szCs w:val="24"/>
          </w:rPr>
          <w:t>Z</w:t>
        </w:r>
      </w:ins>
      <w:del w:id="3322" w:author="Lektorat Bauer" w:date="2025-02-28T11:57:00Z" w16du:dateUtc="2025-02-28T10:57:00Z">
        <w:r w:rsidRPr="00944672" w:rsidDel="00C119B1">
          <w:rPr>
            <w:rFonts w:ascii="Arial" w:hAnsi="Arial" w:cs="Arial"/>
            <w:sz w:val="24"/>
            <w:szCs w:val="24"/>
          </w:rPr>
          <w:delText>und z</w:delText>
        </w:r>
      </w:del>
      <w:r w:rsidRPr="00944672">
        <w:rPr>
          <w:rFonts w:ascii="Arial" w:hAnsi="Arial" w:cs="Arial"/>
          <w:sz w:val="24"/>
          <w:szCs w:val="24"/>
        </w:rPr>
        <w:t xml:space="preserve">um anderen wurden aus der anderen Kiste </w:t>
      </w:r>
      <w:r w:rsidRPr="00944672">
        <w:rPr>
          <w:rFonts w:ascii="Arial" w:hAnsi="Arial" w:cs="Arial"/>
          <w:sz w:val="24"/>
          <w:szCs w:val="24"/>
        </w:rPr>
        <w:lastRenderedPageBreak/>
        <w:t xml:space="preserve">mehrere Thermit-Projektile Richtung Schiffsaufbau und Maschinenraum geschossen. Bevor die Rakete das Abschussrohr </w:t>
      </w:r>
      <w:del w:id="3323" w:author="Lektorat Bauer" w:date="2025-02-28T11:57:00Z" w16du:dateUtc="2025-02-28T10:57:00Z">
        <w:r w:rsidRPr="00944672" w:rsidDel="00C119B1">
          <w:rPr>
            <w:rFonts w:ascii="Arial" w:hAnsi="Arial" w:cs="Arial"/>
            <w:sz w:val="24"/>
            <w:szCs w:val="24"/>
          </w:rPr>
          <w:delText>verlassen hatte</w:delText>
        </w:r>
      </w:del>
      <w:ins w:id="3324" w:author="Lektorat Bauer" w:date="2025-02-28T11:57:00Z" w16du:dateUtc="2025-02-28T10:57:00Z">
        <w:r w:rsidR="00C119B1">
          <w:rPr>
            <w:rFonts w:ascii="Arial" w:hAnsi="Arial" w:cs="Arial"/>
            <w:sz w:val="24"/>
            <w:szCs w:val="24"/>
          </w:rPr>
          <w:t>verließ</w:t>
        </w:r>
      </w:ins>
      <w:r w:rsidRPr="00944672">
        <w:rPr>
          <w:rFonts w:ascii="Arial" w:hAnsi="Arial" w:cs="Arial"/>
          <w:sz w:val="24"/>
          <w:szCs w:val="24"/>
        </w:rPr>
        <w:t xml:space="preserve">, wurden seitlich noch zwei Thermit-Projektile in Richtung Brücke abgeschossen. </w:t>
      </w:r>
    </w:p>
    <w:p w14:paraId="61F78776" w14:textId="487DD290"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Das letzte, was Jaroslav Stanicic sah, war ein helles Glühen, bevor er verdampfte und die Elektronik der Brücke eingeschmolzen wurde. Die anderen Projektile erreichen </w:t>
      </w:r>
      <w:del w:id="3325" w:author="Lektorat Bauer" w:date="2025-02-28T11:58:00Z" w16du:dateUtc="2025-02-28T10:58:00Z">
        <w:r w:rsidRPr="00944672" w:rsidDel="00C119B1">
          <w:rPr>
            <w:rFonts w:ascii="Arial" w:hAnsi="Arial" w:cs="Arial"/>
            <w:sz w:val="24"/>
            <w:szCs w:val="24"/>
          </w:rPr>
          <w:delText xml:space="preserve">der </w:delText>
        </w:r>
      </w:del>
      <w:ins w:id="3326" w:author="Lektorat Bauer" w:date="2025-02-28T11:58:00Z" w16du:dateUtc="2025-02-28T10:58:00Z">
        <w:r w:rsidR="00C119B1">
          <w:rPr>
            <w:rFonts w:ascii="Arial" w:hAnsi="Arial" w:cs="Arial"/>
            <w:sz w:val="24"/>
            <w:szCs w:val="24"/>
          </w:rPr>
          <w:t>den</w:t>
        </w:r>
        <w:r w:rsidR="00C119B1" w:rsidRPr="00944672">
          <w:rPr>
            <w:rFonts w:ascii="Arial" w:hAnsi="Arial" w:cs="Arial"/>
            <w:sz w:val="24"/>
            <w:szCs w:val="24"/>
          </w:rPr>
          <w:t xml:space="preserve"> </w:t>
        </w:r>
      </w:ins>
      <w:r w:rsidRPr="00944672">
        <w:rPr>
          <w:rFonts w:ascii="Arial" w:hAnsi="Arial" w:cs="Arial"/>
          <w:sz w:val="24"/>
          <w:szCs w:val="24"/>
        </w:rPr>
        <w:t>Maschinenraum und explodierten; die entstehende Hitze</w:t>
      </w:r>
      <w:del w:id="3327" w:author="Lektorat Bauer" w:date="2025-02-28T11:58:00Z" w16du:dateUtc="2025-02-28T10:58:00Z">
        <w:r w:rsidRPr="00944672" w:rsidDel="00C119B1">
          <w:rPr>
            <w:rFonts w:ascii="Arial" w:hAnsi="Arial" w:cs="Arial"/>
            <w:sz w:val="24"/>
            <w:szCs w:val="24"/>
          </w:rPr>
          <w:delText>,</w:delText>
        </w:r>
      </w:del>
      <w:r w:rsidRPr="00944672">
        <w:rPr>
          <w:rFonts w:ascii="Arial" w:hAnsi="Arial" w:cs="Arial"/>
          <w:sz w:val="24"/>
          <w:szCs w:val="24"/>
        </w:rPr>
        <w:t xml:space="preserve"> lie</w:t>
      </w:r>
      <w:ins w:id="3328" w:author="Lektorat Bauer" w:date="2025-02-28T11:58:00Z" w16du:dateUtc="2025-02-28T10:58:00Z">
        <w:r w:rsidR="00C119B1">
          <w:rPr>
            <w:rFonts w:ascii="Arial" w:hAnsi="Arial" w:cs="Arial"/>
            <w:sz w:val="24"/>
            <w:szCs w:val="24"/>
          </w:rPr>
          <w:t>ß</w:t>
        </w:r>
      </w:ins>
      <w:del w:id="3329" w:author="Lektorat Bauer" w:date="2025-02-28T11:58:00Z" w16du:dateUtc="2025-02-28T10:58:00Z">
        <w:r w:rsidRPr="00944672" w:rsidDel="00C119B1">
          <w:rPr>
            <w:rFonts w:ascii="Arial" w:hAnsi="Arial" w:cs="Arial"/>
            <w:sz w:val="24"/>
            <w:szCs w:val="24"/>
          </w:rPr>
          <w:delText>s</w:delText>
        </w:r>
      </w:del>
      <w:r w:rsidRPr="00944672">
        <w:rPr>
          <w:rFonts w:ascii="Arial" w:hAnsi="Arial" w:cs="Arial"/>
          <w:sz w:val="24"/>
          <w:szCs w:val="24"/>
        </w:rPr>
        <w:t xml:space="preserve"> auch hier den Rumpf schmelzen. 15 Minuten nach dem Start der Rakete</w:t>
      </w:r>
      <w:del w:id="3330" w:author="Lektorat Bauer" w:date="2025-02-28T11:58:00Z" w16du:dateUtc="2025-02-28T10:58:00Z">
        <w:r w:rsidRPr="00944672" w:rsidDel="00C119B1">
          <w:rPr>
            <w:rFonts w:ascii="Arial" w:hAnsi="Arial" w:cs="Arial"/>
            <w:sz w:val="24"/>
            <w:szCs w:val="24"/>
          </w:rPr>
          <w:delText>,</w:delText>
        </w:r>
      </w:del>
      <w:r w:rsidRPr="00944672">
        <w:rPr>
          <w:rFonts w:ascii="Arial" w:hAnsi="Arial" w:cs="Arial"/>
          <w:sz w:val="24"/>
          <w:szCs w:val="24"/>
        </w:rPr>
        <w:t xml:space="preserve"> versank</w:t>
      </w:r>
      <w:del w:id="3331" w:author="Lektorat Bauer" w:date="2025-02-28T11:58:00Z" w16du:dateUtc="2025-02-28T10:58:00Z">
        <w:r w:rsidRPr="00944672" w:rsidDel="00C119B1">
          <w:rPr>
            <w:rFonts w:ascii="Arial" w:hAnsi="Arial" w:cs="Arial"/>
            <w:sz w:val="24"/>
            <w:szCs w:val="24"/>
          </w:rPr>
          <w:delText>t</w:delText>
        </w:r>
      </w:del>
      <w:r w:rsidRPr="00944672">
        <w:rPr>
          <w:rFonts w:ascii="Arial" w:hAnsi="Arial" w:cs="Arial"/>
          <w:sz w:val="24"/>
          <w:szCs w:val="24"/>
        </w:rPr>
        <w:t xml:space="preserve"> die Sole Sourcer im </w:t>
      </w:r>
      <w:ins w:id="3332" w:author="Lektorat Bauer" w:date="2025-02-28T11:58:00Z" w16du:dateUtc="2025-02-28T10:58:00Z">
        <w:r w:rsidR="00C119B1">
          <w:rPr>
            <w:rFonts w:ascii="Arial" w:hAnsi="Arial" w:cs="Arial"/>
            <w:sz w:val="24"/>
            <w:szCs w:val="24"/>
          </w:rPr>
          <w:t>S</w:t>
        </w:r>
      </w:ins>
      <w:del w:id="3333" w:author="Lektorat Bauer" w:date="2025-02-28T11:58:00Z" w16du:dateUtc="2025-02-28T10:58:00Z">
        <w:r w:rsidRPr="00944672" w:rsidDel="00C119B1">
          <w:rPr>
            <w:rFonts w:ascii="Arial" w:hAnsi="Arial" w:cs="Arial"/>
            <w:sz w:val="24"/>
            <w:szCs w:val="24"/>
          </w:rPr>
          <w:delText>s</w:delText>
        </w:r>
      </w:del>
      <w:r w:rsidRPr="00944672">
        <w:rPr>
          <w:rFonts w:ascii="Arial" w:hAnsi="Arial" w:cs="Arial"/>
          <w:sz w:val="24"/>
          <w:szCs w:val="24"/>
        </w:rPr>
        <w:t>üdchinesischen Meer, ohne dass ein Notsignal gesendet werden konnte.</w:t>
      </w:r>
    </w:p>
    <w:p w14:paraId="70149906" w14:textId="77777777"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p>
    <w:p w14:paraId="613F6F3E" w14:textId="77777777" w:rsidR="00944672" w:rsidRPr="00944672" w:rsidRDefault="00944672" w:rsidP="00623B68">
      <w:pPr>
        <w:suppressAutoHyphens/>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 xml:space="preserve">*** </w:t>
      </w:r>
    </w:p>
    <w:p w14:paraId="599B854C" w14:textId="77777777"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p>
    <w:p w14:paraId="3E55A467" w14:textId="441F6E18" w:rsidR="00944672" w:rsidRPr="00944672" w:rsidRDefault="00944672" w:rsidP="00623B68">
      <w:pPr>
        <w:suppressAutoHyphens/>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 xml:space="preserve">Die Rakete, die die Abschussvorrichtung verlassen hatte, war keine Rakete, sondern ein nordkoreanischer Prototyp einer Langstreckendrohne auf Basis der </w:t>
      </w:r>
      <w:r w:rsidRPr="00944672">
        <w:rPr>
          <w:rFonts w:ascii="Arial" w:hAnsi="Arial" w:cs="Arial"/>
          <w:noProof/>
          <w:sz w:val="24"/>
          <w:szCs w:val="24"/>
        </w:rPr>
        <w:t>RQ-4</w:t>
      </w:r>
      <w:r w:rsidRPr="00944672">
        <w:rPr>
          <w:rFonts w:ascii="Arial" w:hAnsi="Arial" w:cs="Arial"/>
          <w:sz w:val="24"/>
          <w:szCs w:val="24"/>
        </w:rPr>
        <w:t xml:space="preserve"> (Global Hawk). Die Pläne hatten </w:t>
      </w:r>
      <w:del w:id="3334" w:author="Lektorat Bauer" w:date="2025-02-28T11:58:00Z" w16du:dateUtc="2025-02-28T10:58:00Z">
        <w:r w:rsidRPr="00944672" w:rsidDel="00C119B1">
          <w:rPr>
            <w:rFonts w:ascii="Arial" w:hAnsi="Arial" w:cs="Arial"/>
            <w:sz w:val="24"/>
            <w:szCs w:val="24"/>
          </w:rPr>
          <w:delText>I</w:delText>
        </w:r>
      </w:del>
      <w:ins w:id="3335" w:author="Lektorat Bauer" w:date="2025-02-28T11:58:00Z" w16du:dateUtc="2025-02-28T10:58:00Z">
        <w:r w:rsidR="00C119B1">
          <w:rPr>
            <w:rFonts w:ascii="Arial" w:hAnsi="Arial" w:cs="Arial"/>
            <w:sz w:val="24"/>
            <w:szCs w:val="24"/>
          </w:rPr>
          <w:t>i</w:t>
        </w:r>
      </w:ins>
      <w:r w:rsidRPr="00944672">
        <w:rPr>
          <w:rFonts w:ascii="Arial" w:hAnsi="Arial" w:cs="Arial"/>
          <w:sz w:val="24"/>
          <w:szCs w:val="24"/>
        </w:rPr>
        <w:t xml:space="preserve">hren Weg vom Server des US-amerikanischen Konzerns </w:t>
      </w:r>
      <w:r w:rsidRPr="00944672">
        <w:rPr>
          <w:rFonts w:ascii="Arial" w:hAnsi="Arial" w:cs="Arial"/>
          <w:noProof/>
          <w:sz w:val="24"/>
          <w:szCs w:val="24"/>
        </w:rPr>
        <w:t>Northrop</w:t>
      </w:r>
      <w:r w:rsidRPr="00944672">
        <w:rPr>
          <w:rFonts w:ascii="Arial" w:hAnsi="Arial" w:cs="Arial"/>
          <w:sz w:val="24"/>
          <w:szCs w:val="24"/>
        </w:rPr>
        <w:t xml:space="preserve"> Grumman nach Pjöngjang gefunden. </w:t>
      </w:r>
    </w:p>
    <w:p w14:paraId="7690DD8E" w14:textId="7B94FF76"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Northrop Grumman hat die RQ-4 so konzipiert, dass</w:t>
      </w:r>
      <w:ins w:id="3336" w:author="Lektorat Bauer" w:date="2025-02-28T11:58:00Z" w16du:dateUtc="2025-02-28T10:58:00Z">
        <w:r w:rsidR="00C119B1">
          <w:rPr>
            <w:rFonts w:ascii="Arial" w:hAnsi="Arial" w:cs="Arial"/>
            <w:sz w:val="24"/>
            <w:szCs w:val="24"/>
          </w:rPr>
          <w:t xml:space="preserve"> sie</w:t>
        </w:r>
      </w:ins>
      <w:r w:rsidRPr="00944672">
        <w:rPr>
          <w:rFonts w:ascii="Arial" w:hAnsi="Arial" w:cs="Arial"/>
          <w:sz w:val="24"/>
          <w:szCs w:val="24"/>
        </w:rPr>
        <w:t xml:space="preserve"> in fast 20 </w:t>
      </w:r>
      <w:ins w:id="3337" w:author="Lektorat Bauer" w:date="2025-02-28T11:58:00Z" w16du:dateUtc="2025-02-28T10:58:00Z">
        <w:r w:rsidR="00C119B1">
          <w:rPr>
            <w:rFonts w:ascii="Arial" w:hAnsi="Arial" w:cs="Arial"/>
            <w:sz w:val="24"/>
            <w:szCs w:val="24"/>
          </w:rPr>
          <w:t>Kilometer</w:t>
        </w:r>
      </w:ins>
      <w:del w:id="3338" w:author="Lektorat Bauer" w:date="2025-02-28T11:58:00Z" w16du:dateUtc="2025-02-28T10:58:00Z">
        <w:r w:rsidRPr="00944672" w:rsidDel="00C119B1">
          <w:rPr>
            <w:rFonts w:ascii="Arial" w:hAnsi="Arial" w:cs="Arial"/>
            <w:sz w:val="24"/>
            <w:szCs w:val="24"/>
          </w:rPr>
          <w:delText>km</w:delText>
        </w:r>
      </w:del>
      <w:r w:rsidRPr="00944672">
        <w:rPr>
          <w:rFonts w:ascii="Arial" w:hAnsi="Arial" w:cs="Arial"/>
          <w:sz w:val="24"/>
          <w:szCs w:val="24"/>
        </w:rPr>
        <w:t xml:space="preserve"> Höhe und bis zu 40 Stunden autonom und satellitengestützt weltweit Missionen fliegen kann. Das Fluggerät ist jedoch nicht im klassischen Sinne durch einen Joystick ferngesteuert, sondern es fliegt, nach dem Muster der Flugführung in der modernen Verkehrsfliegerei, Start, Flugweg und Landung programmiert über Computer und damit automatisch ab. </w:t>
      </w:r>
    </w:p>
    <w:p w14:paraId="2E907E22" w14:textId="03B9E8D8"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Der Pilot am Boden ist über Datenfunk, direkt und über Satelliten, zu jeder Zeit mit den Systemen an Bord verbunden und kann wie ein Pilot an Bord Änderungen </w:t>
      </w:r>
      <w:del w:id="3339" w:author="Lektorat Bauer" w:date="2025-02-28T11:59:00Z" w16du:dateUtc="2025-02-28T10:59:00Z">
        <w:r w:rsidRPr="00944672" w:rsidDel="00C119B1">
          <w:rPr>
            <w:rFonts w:ascii="Arial" w:hAnsi="Arial" w:cs="Arial"/>
            <w:sz w:val="24"/>
            <w:szCs w:val="24"/>
          </w:rPr>
          <w:delText>bzw.</w:delText>
        </w:r>
      </w:del>
      <w:ins w:id="3340" w:author="Lektorat Bauer" w:date="2025-02-28T11:59:00Z" w16du:dateUtc="2025-02-28T10:59:00Z">
        <w:r w:rsidR="00C119B1">
          <w:rPr>
            <w:rFonts w:ascii="Arial" w:hAnsi="Arial" w:cs="Arial"/>
            <w:sz w:val="24"/>
            <w:szCs w:val="24"/>
          </w:rPr>
          <w:t>oder</w:t>
        </w:r>
      </w:ins>
      <w:r w:rsidRPr="00944672">
        <w:rPr>
          <w:rFonts w:ascii="Arial" w:hAnsi="Arial" w:cs="Arial"/>
          <w:sz w:val="24"/>
          <w:szCs w:val="24"/>
        </w:rPr>
        <w:t xml:space="preserve"> Umsteuerungen vornehmen. Das Fluggerät nimmt am allgemeinen Luftverkehr teil</w:t>
      </w:r>
      <w:del w:id="3341" w:author="Lektorat Bauer" w:date="2025-02-28T11:59:00Z" w16du:dateUtc="2025-02-28T10:59:00Z">
        <w:r w:rsidRPr="00944672" w:rsidDel="00C119B1">
          <w:rPr>
            <w:rFonts w:ascii="Arial" w:hAnsi="Arial" w:cs="Arial"/>
            <w:sz w:val="24"/>
            <w:szCs w:val="24"/>
          </w:rPr>
          <w:delText xml:space="preserve"> (auch bei Start und Landung)</w:delText>
        </w:r>
      </w:del>
      <w:r w:rsidRPr="00944672">
        <w:rPr>
          <w:rFonts w:ascii="Arial" w:hAnsi="Arial" w:cs="Arial"/>
          <w:sz w:val="24"/>
          <w:szCs w:val="24"/>
        </w:rPr>
        <w:t xml:space="preserve">, hat die entsprechenden Systeme an Bord </w:t>
      </w:r>
      <w:del w:id="3342" w:author="Lektorat Bauer" w:date="2025-02-28T11:59:00Z" w16du:dateUtc="2025-02-28T10:59:00Z">
        <w:r w:rsidRPr="00944672" w:rsidDel="00C119B1">
          <w:rPr>
            <w:rFonts w:ascii="Arial" w:hAnsi="Arial" w:cs="Arial"/>
            <w:sz w:val="24"/>
            <w:szCs w:val="24"/>
          </w:rPr>
          <w:delText xml:space="preserve">(Transponder, TCAS) </w:delText>
        </w:r>
      </w:del>
      <w:r w:rsidRPr="00944672">
        <w:rPr>
          <w:rFonts w:ascii="Arial" w:hAnsi="Arial" w:cs="Arial"/>
          <w:sz w:val="24"/>
          <w:szCs w:val="24"/>
        </w:rPr>
        <w:t>und ist nach den Bauvorschriften für Verkehrsflugzeuge ausgelegt</w:t>
      </w:r>
      <w:ins w:id="3343" w:author="Lektorat Bauer" w:date="2025-02-28T11:59:00Z" w16du:dateUtc="2025-02-28T10:59:00Z">
        <w:r w:rsidR="00C119B1">
          <w:rPr>
            <w:rFonts w:ascii="Arial" w:hAnsi="Arial" w:cs="Arial"/>
            <w:sz w:val="24"/>
            <w:szCs w:val="24"/>
          </w:rPr>
          <w:t>.</w:t>
        </w:r>
      </w:ins>
      <w:del w:id="3344" w:author="Lektorat Bauer" w:date="2025-02-28T11:59:00Z" w16du:dateUtc="2025-02-28T10:59:00Z">
        <w:r w:rsidRPr="00944672" w:rsidDel="00C119B1">
          <w:rPr>
            <w:rFonts w:ascii="Arial" w:hAnsi="Arial" w:cs="Arial"/>
            <w:sz w:val="24"/>
            <w:szCs w:val="24"/>
          </w:rPr>
          <w:delText xml:space="preserve"> (Festigkeit, Flugsicherheit, Redundanzen, Ausfallsicherheit etc.). </w:delText>
        </w:r>
      </w:del>
    </w:p>
    <w:p w14:paraId="7843A767" w14:textId="24006AAC"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Der Pilot am Boden ist über ein Relais an Bord mit dem Flugfunk verbunden und kann </w:t>
      </w:r>
      <w:del w:id="3345" w:author="Lektorat Bauer" w:date="2025-02-28T11:59:00Z" w16du:dateUtc="2025-02-28T10:59:00Z">
        <w:r w:rsidRPr="00944672" w:rsidDel="00C119B1">
          <w:rPr>
            <w:rFonts w:ascii="Arial" w:hAnsi="Arial" w:cs="Arial"/>
            <w:sz w:val="24"/>
            <w:szCs w:val="24"/>
          </w:rPr>
          <w:delText xml:space="preserve">z. B. </w:delText>
        </w:r>
      </w:del>
      <w:r w:rsidRPr="00944672">
        <w:rPr>
          <w:rFonts w:ascii="Arial" w:hAnsi="Arial" w:cs="Arial"/>
          <w:sz w:val="24"/>
          <w:szCs w:val="24"/>
        </w:rPr>
        <w:t xml:space="preserve">jederzeit mit den Fluglotsen Kontakt aufnehmen oder von ihnen Anweisungen erhalten. Eine Videokamera am Bug liefert live eine Sicht auf den Flugweg an den Piloten am Boden. Notverfahren und Ausweichlandungen sind in den Flugführungscomputern einprogrammiert und jederzeit manuell oder automatisch ausführbar. Zum Sicherheitskonzept gehört es, dass bei Verlust der Verbindung zum Piloten </w:t>
      </w:r>
      <w:del w:id="3346" w:author="Lektorat Bauer" w:date="2025-02-28T12:00:00Z" w16du:dateUtc="2025-02-28T11:00:00Z">
        <w:r w:rsidRPr="00944672" w:rsidDel="00334FA7">
          <w:rPr>
            <w:rFonts w:ascii="Arial" w:hAnsi="Arial" w:cs="Arial"/>
            <w:sz w:val="24"/>
            <w:szCs w:val="24"/>
          </w:rPr>
          <w:delText xml:space="preserve">das </w:delText>
        </w:r>
        <w:r w:rsidRPr="00944672" w:rsidDel="00334FA7">
          <w:rPr>
            <w:rFonts w:ascii="Arial" w:hAnsi="Arial" w:cs="Arial"/>
            <w:sz w:val="24"/>
            <w:szCs w:val="24"/>
          </w:rPr>
          <w:lastRenderedPageBreak/>
          <w:delText>Flugzeug</w:delText>
        </w:r>
      </w:del>
      <w:ins w:id="3347" w:author="Lektorat Bauer" w:date="2025-02-28T12:00:00Z" w16du:dateUtc="2025-02-28T11:00:00Z">
        <w:r w:rsidR="00334FA7">
          <w:rPr>
            <w:rFonts w:ascii="Arial" w:hAnsi="Arial" w:cs="Arial"/>
            <w:sz w:val="24"/>
            <w:szCs w:val="24"/>
          </w:rPr>
          <w:t>die Drohne</w:t>
        </w:r>
      </w:ins>
      <w:r w:rsidRPr="00944672">
        <w:rPr>
          <w:rFonts w:ascii="Arial" w:hAnsi="Arial" w:cs="Arial"/>
          <w:sz w:val="24"/>
          <w:szCs w:val="24"/>
        </w:rPr>
        <w:t xml:space="preserve"> </w:t>
      </w:r>
      <w:del w:id="3348" w:author="Lektorat Bauer" w:date="2025-02-28T12:00:00Z" w16du:dateUtc="2025-02-28T11:00:00Z">
        <w:r w:rsidRPr="00944672" w:rsidDel="00334FA7">
          <w:rPr>
            <w:rFonts w:ascii="Arial" w:hAnsi="Arial" w:cs="Arial"/>
            <w:sz w:val="24"/>
            <w:szCs w:val="24"/>
          </w:rPr>
          <w:delText xml:space="preserve">seinen </w:delText>
        </w:r>
      </w:del>
      <w:ins w:id="3349" w:author="Lektorat Bauer" w:date="2025-02-28T12:00:00Z" w16du:dateUtc="2025-02-28T11:00:00Z">
        <w:r w:rsidR="00334FA7">
          <w:rPr>
            <w:rFonts w:ascii="Arial" w:hAnsi="Arial" w:cs="Arial"/>
            <w:sz w:val="24"/>
            <w:szCs w:val="24"/>
          </w:rPr>
          <w:t>ihren</w:t>
        </w:r>
        <w:r w:rsidR="00334FA7" w:rsidRPr="00944672">
          <w:rPr>
            <w:rFonts w:ascii="Arial" w:hAnsi="Arial" w:cs="Arial"/>
            <w:sz w:val="24"/>
            <w:szCs w:val="24"/>
          </w:rPr>
          <w:t xml:space="preserve"> </w:t>
        </w:r>
      </w:ins>
      <w:r w:rsidRPr="00944672">
        <w:rPr>
          <w:rFonts w:ascii="Arial" w:hAnsi="Arial" w:cs="Arial"/>
          <w:sz w:val="24"/>
          <w:szCs w:val="24"/>
        </w:rPr>
        <w:t>vorgesehenen Kurs weiterfliegt und auch die Landung durchführt.</w:t>
      </w:r>
      <w:del w:id="3350" w:author="Lektorat Bauer" w:date="2025-02-28T12:01:00Z" w16du:dateUtc="2025-02-28T11:01:00Z">
        <w:r w:rsidRPr="00944672" w:rsidDel="00334FA7">
          <w:rPr>
            <w:rFonts w:ascii="Arial" w:hAnsi="Arial" w:cs="Arial"/>
            <w:sz w:val="24"/>
            <w:szCs w:val="24"/>
          </w:rPr>
          <w:delText xml:space="preserve"> Bei Ausfällen am Flugführungssystem geht </w:delText>
        </w:r>
      </w:del>
      <w:del w:id="3351" w:author="Lektorat Bauer" w:date="2025-02-28T12:00:00Z" w16du:dateUtc="2025-02-28T11:00:00Z">
        <w:r w:rsidRPr="00944672" w:rsidDel="00334FA7">
          <w:rPr>
            <w:rFonts w:ascii="Arial" w:hAnsi="Arial" w:cs="Arial"/>
            <w:sz w:val="24"/>
            <w:szCs w:val="24"/>
          </w:rPr>
          <w:delText>das Flugzeug</w:delText>
        </w:r>
      </w:del>
      <w:del w:id="3352" w:author="Lektorat Bauer" w:date="2025-02-28T12:01:00Z" w16du:dateUtc="2025-02-28T11:01:00Z">
        <w:r w:rsidRPr="00944672" w:rsidDel="00334FA7">
          <w:rPr>
            <w:rFonts w:ascii="Arial" w:hAnsi="Arial" w:cs="Arial"/>
            <w:sz w:val="24"/>
            <w:szCs w:val="24"/>
          </w:rPr>
          <w:delText xml:space="preserve"> in vordefinierte Warteschleifen und ggf. vorgesehene Absturzräume bis zum Erhalt neuer Flugführungsbefehle. </w:delText>
        </w:r>
      </w:del>
    </w:p>
    <w:p w14:paraId="567A1E71" w14:textId="3B44C90D" w:rsidR="00944672" w:rsidRPr="00944672" w:rsidDel="00334FA7" w:rsidRDefault="00944672" w:rsidP="00334FA7">
      <w:pPr>
        <w:suppressAutoHyphens/>
        <w:autoSpaceDE w:val="0"/>
        <w:autoSpaceDN w:val="0"/>
        <w:adjustRightInd w:val="0"/>
        <w:spacing w:after="0" w:line="360" w:lineRule="auto"/>
        <w:ind w:firstLine="227"/>
        <w:jc w:val="both"/>
        <w:rPr>
          <w:del w:id="3353" w:author="Lektorat Bauer" w:date="2025-02-28T12:02:00Z" w16du:dateUtc="2025-02-28T11:02:00Z"/>
          <w:rFonts w:ascii="Arial" w:hAnsi="Arial" w:cs="Arial"/>
          <w:sz w:val="24"/>
          <w:szCs w:val="24"/>
        </w:rPr>
      </w:pPr>
      <w:r w:rsidRPr="00944672">
        <w:rPr>
          <w:rFonts w:ascii="Arial" w:hAnsi="Arial" w:cs="Arial"/>
          <w:sz w:val="24"/>
          <w:szCs w:val="24"/>
        </w:rPr>
        <w:t xml:space="preserve">Die Piloten für Start und Landung sind in der Regel in einer Bodenstation am Start- und Landeplatz lokalisiert. Der Pilot kann während der Mission auch in (weltweit) dislozierten Bodenstationen sitzen. </w:t>
      </w:r>
      <w:commentRangeStart w:id="3354"/>
      <w:del w:id="3355" w:author="Lektorat Bauer" w:date="2025-02-28T12:02:00Z" w16du:dateUtc="2025-02-28T11:02:00Z">
        <w:r w:rsidRPr="00944672" w:rsidDel="00334FA7">
          <w:rPr>
            <w:rFonts w:ascii="Arial" w:hAnsi="Arial" w:cs="Arial"/>
            <w:sz w:val="24"/>
            <w:szCs w:val="24"/>
          </w:rPr>
          <w:delText xml:space="preserve">Um jederzeit die aktuelle Position bestimmen zu können, ist der global Hawk mit den üblichen Navigationssystemen und Differential-GPS ausgerüstet. Angetrieben wird die global Hawk durch ein Turbofan-Triebwerk mit einer </w:delText>
        </w:r>
        <w:r w:rsidRPr="00944672" w:rsidDel="00334FA7">
          <w:rPr>
            <w:rFonts w:ascii="Arial" w:hAnsi="Arial" w:cs="Arial"/>
            <w:noProof/>
            <w:sz w:val="24"/>
            <w:szCs w:val="24"/>
          </w:rPr>
          <w:delText>Ansaugöffnung</w:delText>
        </w:r>
        <w:r w:rsidRPr="00944672" w:rsidDel="00334FA7">
          <w:rPr>
            <w:rFonts w:ascii="Arial" w:hAnsi="Arial" w:cs="Arial"/>
            <w:sz w:val="24"/>
            <w:szCs w:val="24"/>
          </w:rPr>
          <w:delText xml:space="preserve"> oberhalb des Rumpfes, dem Rolls-Royce AE 3007H, wie es auch in den Passagierflugzeugen der </w:delText>
        </w:r>
        <w:r w:rsidRPr="00944672" w:rsidDel="00334FA7">
          <w:rPr>
            <w:rFonts w:ascii="Arial" w:hAnsi="Arial" w:cs="Arial"/>
            <w:noProof/>
            <w:sz w:val="24"/>
            <w:szCs w:val="24"/>
          </w:rPr>
          <w:delText>Embraer-ERJ-145-Familie</w:delText>
        </w:r>
        <w:r w:rsidRPr="00944672" w:rsidDel="00334FA7">
          <w:rPr>
            <w:rFonts w:ascii="Arial" w:hAnsi="Arial" w:cs="Arial"/>
            <w:sz w:val="24"/>
            <w:szCs w:val="24"/>
          </w:rPr>
          <w:delText xml:space="preserve"> Verwendung findet. </w:delText>
        </w:r>
      </w:del>
    </w:p>
    <w:p w14:paraId="25EEB0FD" w14:textId="5FD9F65E" w:rsidR="00944672" w:rsidRPr="00944672" w:rsidDel="00334FA7" w:rsidRDefault="00944672" w:rsidP="00334FA7">
      <w:pPr>
        <w:suppressAutoHyphens/>
        <w:autoSpaceDE w:val="0"/>
        <w:autoSpaceDN w:val="0"/>
        <w:adjustRightInd w:val="0"/>
        <w:spacing w:after="0" w:line="360" w:lineRule="auto"/>
        <w:ind w:firstLine="227"/>
        <w:jc w:val="both"/>
        <w:rPr>
          <w:del w:id="3356" w:author="Lektorat Bauer" w:date="2025-02-28T12:02:00Z" w16du:dateUtc="2025-02-28T11:02:00Z"/>
          <w:rFonts w:ascii="Arial" w:hAnsi="Arial" w:cs="Arial"/>
          <w:sz w:val="24"/>
          <w:szCs w:val="24"/>
        </w:rPr>
      </w:pPr>
      <w:del w:id="3357" w:author="Lektorat Bauer" w:date="2025-02-28T12:02:00Z" w16du:dateUtc="2025-02-28T11:02:00Z">
        <w:r w:rsidRPr="00944672" w:rsidDel="00334FA7">
          <w:rPr>
            <w:rFonts w:ascii="Arial" w:hAnsi="Arial" w:cs="Arial"/>
            <w:sz w:val="24"/>
            <w:szCs w:val="24"/>
          </w:rPr>
          <w:delText xml:space="preserve">Zum System gehören verschiedene Bodenstationen, das </w:delText>
        </w:r>
        <w:r w:rsidRPr="00944672" w:rsidDel="00334FA7">
          <w:rPr>
            <w:rFonts w:ascii="Arial" w:hAnsi="Arial" w:cs="Arial"/>
            <w:noProof/>
            <w:sz w:val="24"/>
            <w:szCs w:val="24"/>
          </w:rPr>
          <w:delText>LRE</w:delText>
        </w:r>
        <w:r w:rsidRPr="00944672" w:rsidDel="00334FA7">
          <w:rPr>
            <w:rFonts w:ascii="Arial" w:hAnsi="Arial" w:cs="Arial"/>
            <w:sz w:val="24"/>
            <w:szCs w:val="24"/>
          </w:rPr>
          <w:delText xml:space="preserve"> (Launch </w:delText>
        </w:r>
        <w:r w:rsidRPr="00944672" w:rsidDel="00334FA7">
          <w:rPr>
            <w:rFonts w:ascii="Arial" w:hAnsi="Arial" w:cs="Arial"/>
            <w:noProof/>
            <w:sz w:val="24"/>
            <w:szCs w:val="24"/>
          </w:rPr>
          <w:delText>and</w:delText>
        </w:r>
        <w:r w:rsidRPr="00944672" w:rsidDel="00334FA7">
          <w:rPr>
            <w:rFonts w:ascii="Arial" w:hAnsi="Arial" w:cs="Arial"/>
            <w:sz w:val="24"/>
            <w:szCs w:val="24"/>
          </w:rPr>
          <w:delText xml:space="preserve"> </w:delText>
        </w:r>
        <w:r w:rsidRPr="00944672" w:rsidDel="00334FA7">
          <w:rPr>
            <w:rFonts w:ascii="Arial" w:hAnsi="Arial" w:cs="Arial"/>
            <w:noProof/>
            <w:sz w:val="24"/>
            <w:szCs w:val="24"/>
          </w:rPr>
          <w:delText>Recovery</w:delText>
        </w:r>
        <w:r w:rsidRPr="00944672" w:rsidDel="00334FA7">
          <w:rPr>
            <w:rFonts w:ascii="Arial" w:hAnsi="Arial" w:cs="Arial"/>
            <w:sz w:val="24"/>
            <w:szCs w:val="24"/>
          </w:rPr>
          <w:delText xml:space="preserve"> Element) und das </w:delText>
        </w:r>
        <w:r w:rsidRPr="00944672" w:rsidDel="00334FA7">
          <w:rPr>
            <w:rFonts w:ascii="Arial" w:hAnsi="Arial" w:cs="Arial"/>
            <w:noProof/>
            <w:sz w:val="24"/>
            <w:szCs w:val="24"/>
          </w:rPr>
          <w:delText>MCE</w:delText>
        </w:r>
        <w:r w:rsidRPr="00944672" w:rsidDel="00334FA7">
          <w:rPr>
            <w:rFonts w:ascii="Arial" w:hAnsi="Arial" w:cs="Arial"/>
            <w:sz w:val="24"/>
            <w:szCs w:val="24"/>
          </w:rPr>
          <w:delText xml:space="preserve"> (Mission Control Element). Das </w:delText>
        </w:r>
        <w:r w:rsidRPr="00944672" w:rsidDel="00334FA7">
          <w:rPr>
            <w:rFonts w:ascii="Arial" w:hAnsi="Arial" w:cs="Arial"/>
            <w:noProof/>
            <w:sz w:val="24"/>
            <w:szCs w:val="24"/>
          </w:rPr>
          <w:delText>LRE</w:delText>
        </w:r>
        <w:r w:rsidRPr="00944672" w:rsidDel="00334FA7">
          <w:rPr>
            <w:rFonts w:ascii="Arial" w:hAnsi="Arial" w:cs="Arial"/>
            <w:sz w:val="24"/>
            <w:szCs w:val="24"/>
          </w:rPr>
          <w:delText xml:space="preserve"> enthält die Systeme für Start und Landung, die Steuerung des Fluggerätes im Fluge und den Arbeitsplatz des Piloten, es ist also quasi das Cockpit. </w:delText>
        </w:r>
      </w:del>
    </w:p>
    <w:p w14:paraId="5108AEE1" w14:textId="2D82CE90" w:rsidR="00944672" w:rsidRPr="00944672" w:rsidDel="00334FA7" w:rsidRDefault="00944672" w:rsidP="00334FA7">
      <w:pPr>
        <w:suppressAutoHyphens/>
        <w:autoSpaceDE w:val="0"/>
        <w:autoSpaceDN w:val="0"/>
        <w:adjustRightInd w:val="0"/>
        <w:spacing w:after="0" w:line="360" w:lineRule="auto"/>
        <w:ind w:firstLine="227"/>
        <w:jc w:val="both"/>
        <w:rPr>
          <w:del w:id="3358" w:author="Lektorat Bauer" w:date="2025-02-28T12:02:00Z" w16du:dateUtc="2025-02-28T11:02:00Z"/>
          <w:rFonts w:ascii="Arial" w:hAnsi="Arial" w:cs="Arial"/>
          <w:sz w:val="24"/>
          <w:szCs w:val="24"/>
        </w:rPr>
      </w:pPr>
      <w:del w:id="3359" w:author="Lektorat Bauer" w:date="2025-02-28T12:02:00Z" w16du:dateUtc="2025-02-28T11:02:00Z">
        <w:r w:rsidRPr="00944672" w:rsidDel="00334FA7">
          <w:rPr>
            <w:rFonts w:ascii="Arial" w:hAnsi="Arial" w:cs="Arial"/>
            <w:sz w:val="24"/>
            <w:szCs w:val="24"/>
          </w:rPr>
          <w:delText xml:space="preserve">Es muss zwingend im Bereich des Start- und/oder Landeplatzes sein, es hat nur auf ca. 250 km Reichweite eine mögliche Funk- und Richtfunkverbindung zum Fluggerät. </w:delText>
        </w:r>
      </w:del>
    </w:p>
    <w:p w14:paraId="5529C6D4" w14:textId="0019CABA" w:rsidR="00944672" w:rsidRPr="00944672" w:rsidRDefault="00944672" w:rsidP="00334FA7">
      <w:pPr>
        <w:suppressAutoHyphens/>
        <w:autoSpaceDE w:val="0"/>
        <w:autoSpaceDN w:val="0"/>
        <w:adjustRightInd w:val="0"/>
        <w:spacing w:after="0" w:line="360" w:lineRule="auto"/>
        <w:ind w:firstLine="227"/>
        <w:jc w:val="both"/>
        <w:rPr>
          <w:rFonts w:ascii="Arial" w:hAnsi="Arial" w:cs="Arial"/>
          <w:sz w:val="24"/>
          <w:szCs w:val="24"/>
        </w:rPr>
      </w:pPr>
      <w:del w:id="3360" w:author="Lektorat Bauer" w:date="2025-02-28T12:02:00Z" w16du:dateUtc="2025-02-28T11:02:00Z">
        <w:r w:rsidRPr="00944672" w:rsidDel="00334FA7">
          <w:rPr>
            <w:rFonts w:ascii="Arial" w:hAnsi="Arial" w:cs="Arial"/>
            <w:sz w:val="24"/>
            <w:szCs w:val="24"/>
          </w:rPr>
          <w:delText>Das MCE enthält die Systeme zur Steuerung des Missionssystems an Bord des Fluggerätes, zum Empfang und Auswertung der Daten an mehreren Arbeitsplätzen und Weiterleitung an den Nutzer. Zudem hat das MCE noch Platz und Ausrüstung für den Piloten, um das Fluggerät vom LRE nach der Startphase zu übernehmen und während des Fluges zu steuern bzw. nach Bedarf umzusteuern. Zum MCE gehört eine Parabolantenne von etwa 6 Metern Durchmesser für die satellitengestützte Kommunikation und Datenübertragung. Dadurch kann sich das MCE theoretisch und geschützt an jedem Punkt der Erde befinden</w:delText>
        </w:r>
      </w:del>
      <w:commentRangeEnd w:id="3354"/>
      <w:r w:rsidR="00334FA7">
        <w:rPr>
          <w:rStyle w:val="Kommentarzeichen"/>
        </w:rPr>
        <w:commentReference w:id="3354"/>
      </w:r>
      <w:del w:id="3361" w:author="Lektorat Bauer" w:date="2025-02-28T12:02:00Z" w16du:dateUtc="2025-02-28T11:02:00Z">
        <w:r w:rsidRPr="00944672" w:rsidDel="00334FA7">
          <w:rPr>
            <w:rFonts w:ascii="Arial" w:hAnsi="Arial" w:cs="Arial"/>
            <w:sz w:val="24"/>
            <w:szCs w:val="24"/>
          </w:rPr>
          <w:delText>.</w:delText>
        </w:r>
      </w:del>
    </w:p>
    <w:p w14:paraId="3EBD8BBB" w14:textId="77777777"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p>
    <w:p w14:paraId="08A6612D" w14:textId="77777777" w:rsidR="00944672" w:rsidRPr="00944672" w:rsidRDefault="00944672" w:rsidP="00623B68">
      <w:pPr>
        <w:suppressAutoHyphens/>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71EA9F76" w14:textId="77777777"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p>
    <w:p w14:paraId="50F460D6"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commentRangeStart w:id="3362"/>
      <w:commentRangeEnd w:id="3362"/>
      <w:r w:rsidRPr="00944672">
        <w:rPr>
          <w:rFonts w:ascii="Arial" w:hAnsi="Arial" w:cs="Arial"/>
          <w:b/>
          <w:bCs/>
          <w:sz w:val="24"/>
          <w:szCs w:val="24"/>
        </w:rPr>
        <w:commentReference w:id="3362"/>
      </w:r>
      <w:r w:rsidRPr="00944672">
        <w:rPr>
          <w:rFonts w:ascii="Arial" w:hAnsi="Arial" w:cs="Arial"/>
          <w:b/>
          <w:bCs/>
          <w:sz w:val="24"/>
          <w:szCs w:val="24"/>
        </w:rPr>
        <w:t>&gt;&gt;&gt; Fischtrawler ‚Joh-Eun Jib IV‘, 01:15 Uhr: Südchinesisches Meer, irgendwo zwischen Vietnam und Malaysia &lt;&lt;&lt;</w:t>
      </w:r>
    </w:p>
    <w:p w14:paraId="4A33CC08"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Der Fischtrawler „Große Heimat IV“ fischte vorwiegend Informationen. Hier im Seegebiet zwischen Vietnam und Malaysia</w:t>
      </w:r>
      <w:del w:id="3363" w:author="Lektorat Bauer" w:date="2025-02-28T17:22:00Z" w16du:dateUtc="2025-02-28T16:22:00Z">
        <w:r w:rsidRPr="00944672" w:rsidDel="00E33B12">
          <w:rPr>
            <w:rFonts w:ascii="Arial" w:hAnsi="Arial" w:cs="Arial"/>
            <w:sz w:val="24"/>
            <w:szCs w:val="24"/>
          </w:rPr>
          <w:delText>,</w:delText>
        </w:r>
      </w:del>
      <w:r w:rsidRPr="00944672">
        <w:rPr>
          <w:rFonts w:ascii="Arial" w:hAnsi="Arial" w:cs="Arial"/>
          <w:sz w:val="24"/>
          <w:szCs w:val="24"/>
        </w:rPr>
        <w:t xml:space="preserve"> sollte er als Bodenstation für die Drohne fungieren.</w:t>
      </w:r>
    </w:p>
    <w:p w14:paraId="40272406"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Zu diesem Zweck war die Spionageeinheit, die unter der Brücke eingebaut war, umgerüstet worden. Zusätzlich wurden ein taktisches Display und eine zweite Radareinheit eingebaut. Für beide Einheiten war entsprechendes Personal an Bord gekommen.</w:t>
      </w:r>
    </w:p>
    <w:p w14:paraId="389DE135" w14:textId="3DF6501A"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Seit knapp 12 Stunden fuhr der Trawler bereits querab der Sole Sourcer und behielt diese so im Blick. Um 01:15 Uhr hatte der Trawler per Funk den Start</w:t>
      </w:r>
      <w:del w:id="3364" w:author="Lektorat Bauer" w:date="2025-02-28T17:22:00Z" w16du:dateUtc="2025-02-28T16:22:00Z">
        <w:r w:rsidRPr="00944672" w:rsidDel="00E33B12">
          <w:rPr>
            <w:rFonts w:ascii="Arial" w:hAnsi="Arial" w:cs="Arial"/>
            <w:sz w:val="24"/>
            <w:szCs w:val="24"/>
          </w:rPr>
          <w:delText>,</w:delText>
        </w:r>
      </w:del>
      <w:r w:rsidRPr="00944672">
        <w:rPr>
          <w:rFonts w:ascii="Arial" w:hAnsi="Arial" w:cs="Arial"/>
          <w:sz w:val="24"/>
          <w:szCs w:val="24"/>
        </w:rPr>
        <w:t xml:space="preserve"> der Drohne und damit </w:t>
      </w:r>
      <w:del w:id="3365" w:author="Lektorat Bauer" w:date="2025-02-28T17:22:00Z" w16du:dateUtc="2025-02-28T16:22:00Z">
        <w:r w:rsidRPr="00944672" w:rsidDel="00E33B12">
          <w:rPr>
            <w:rFonts w:ascii="Arial" w:hAnsi="Arial" w:cs="Arial"/>
            <w:sz w:val="24"/>
            <w:szCs w:val="24"/>
          </w:rPr>
          <w:delText xml:space="preserve">auch </w:delText>
        </w:r>
      </w:del>
      <w:r w:rsidRPr="00944672">
        <w:rPr>
          <w:rFonts w:ascii="Arial" w:hAnsi="Arial" w:cs="Arial"/>
          <w:sz w:val="24"/>
          <w:szCs w:val="24"/>
        </w:rPr>
        <w:t>den Untergang der Sole Sourcer, ausgelöst.</w:t>
      </w:r>
    </w:p>
    <w:p w14:paraId="1BD57EBB" w14:textId="6699187D"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Direkt nach dem Auslösen der Raketeneinheit wurde die Drohne auf 40</w:t>
      </w:r>
      <w:del w:id="3366" w:author="Lektorat Bauer" w:date="2025-02-28T17:22:00Z" w16du:dateUtc="2025-02-28T16:22:00Z">
        <w:r w:rsidRPr="00944672" w:rsidDel="00E33B12">
          <w:rPr>
            <w:rFonts w:ascii="Arial" w:hAnsi="Arial" w:cs="Arial"/>
            <w:sz w:val="24"/>
            <w:szCs w:val="24"/>
          </w:rPr>
          <w:delText>m</w:delText>
        </w:r>
      </w:del>
      <w:r w:rsidRPr="00944672">
        <w:rPr>
          <w:rFonts w:ascii="Arial" w:hAnsi="Arial" w:cs="Arial"/>
          <w:sz w:val="24"/>
          <w:szCs w:val="24"/>
        </w:rPr>
        <w:t xml:space="preserve"> </w:t>
      </w:r>
      <w:ins w:id="3367" w:author="Lektorat Bauer" w:date="2025-02-28T17:22:00Z" w16du:dateUtc="2025-02-28T16:22:00Z">
        <w:r w:rsidR="00E33B12">
          <w:rPr>
            <w:rFonts w:ascii="Arial" w:hAnsi="Arial" w:cs="Arial"/>
            <w:sz w:val="24"/>
            <w:szCs w:val="24"/>
          </w:rPr>
          <w:t xml:space="preserve">Meter </w:t>
        </w:r>
      </w:ins>
      <w:r w:rsidRPr="00944672">
        <w:rPr>
          <w:rFonts w:ascii="Arial" w:hAnsi="Arial" w:cs="Arial"/>
          <w:sz w:val="24"/>
          <w:szCs w:val="24"/>
        </w:rPr>
        <w:t>Höhe katapultiert</w:t>
      </w:r>
      <w:ins w:id="3368" w:author="Lektorat Bauer" w:date="2025-02-28T17:22:00Z" w16du:dateUtc="2025-02-28T16:22:00Z">
        <w:r w:rsidR="00E33B12">
          <w:rPr>
            <w:rFonts w:ascii="Arial" w:hAnsi="Arial" w:cs="Arial"/>
            <w:sz w:val="24"/>
            <w:szCs w:val="24"/>
          </w:rPr>
          <w:t>.</w:t>
        </w:r>
      </w:ins>
      <w:r w:rsidRPr="00944672">
        <w:rPr>
          <w:rFonts w:ascii="Arial" w:hAnsi="Arial" w:cs="Arial"/>
          <w:sz w:val="24"/>
          <w:szCs w:val="24"/>
        </w:rPr>
        <w:t xml:space="preserve"> </w:t>
      </w:r>
      <w:del w:id="3369" w:author="Lektorat Bauer" w:date="2025-02-28T17:22:00Z" w16du:dateUtc="2025-02-28T16:22:00Z">
        <w:r w:rsidRPr="00944672" w:rsidDel="00E33B12">
          <w:rPr>
            <w:rFonts w:ascii="Arial" w:hAnsi="Arial" w:cs="Arial"/>
            <w:sz w:val="24"/>
            <w:szCs w:val="24"/>
          </w:rPr>
          <w:delText xml:space="preserve">und </w:delText>
        </w:r>
      </w:del>
      <w:del w:id="3370" w:author="Lektorat Bauer" w:date="2025-02-28T17:23:00Z" w16du:dateUtc="2025-02-28T16:23:00Z">
        <w:r w:rsidRPr="00944672" w:rsidDel="00E33B12">
          <w:rPr>
            <w:rFonts w:ascii="Arial" w:hAnsi="Arial" w:cs="Arial"/>
            <w:sz w:val="24"/>
            <w:szCs w:val="24"/>
          </w:rPr>
          <w:delText>d</w:delText>
        </w:r>
      </w:del>
      <w:ins w:id="3371" w:author="Lektorat Bauer" w:date="2025-02-28T17:23:00Z" w16du:dateUtc="2025-02-28T16:23:00Z">
        <w:r w:rsidR="00E33B12">
          <w:rPr>
            <w:rFonts w:ascii="Arial" w:hAnsi="Arial" w:cs="Arial"/>
            <w:sz w:val="24"/>
            <w:szCs w:val="24"/>
          </w:rPr>
          <w:t>D</w:t>
        </w:r>
      </w:ins>
      <w:r w:rsidRPr="00944672">
        <w:rPr>
          <w:rFonts w:ascii="Arial" w:hAnsi="Arial" w:cs="Arial"/>
          <w:sz w:val="24"/>
          <w:szCs w:val="24"/>
        </w:rPr>
        <w:t>abei entfalteten sich die Tragflächen der Drohne.</w:t>
      </w:r>
    </w:p>
    <w:p w14:paraId="686B828E" w14:textId="059B2909"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Die Raketen hatten genug Energie, um die Drohne zu beschleunigen und bis auf 200 </w:t>
      </w:r>
      <w:ins w:id="3372" w:author="Lektorat Bauer" w:date="2025-02-28T17:23:00Z" w16du:dateUtc="2025-02-28T16:23:00Z">
        <w:r w:rsidR="00E33B12">
          <w:rPr>
            <w:rFonts w:ascii="Arial" w:hAnsi="Arial" w:cs="Arial"/>
            <w:sz w:val="24"/>
            <w:szCs w:val="24"/>
          </w:rPr>
          <w:t>Meter</w:t>
        </w:r>
      </w:ins>
      <w:del w:id="3373" w:author="Lektorat Bauer" w:date="2025-02-28T17:23:00Z" w16du:dateUtc="2025-02-28T16:23:00Z">
        <w:r w:rsidRPr="00944672" w:rsidDel="00E33B12">
          <w:rPr>
            <w:rFonts w:ascii="Arial" w:hAnsi="Arial" w:cs="Arial"/>
            <w:sz w:val="24"/>
            <w:szCs w:val="24"/>
          </w:rPr>
          <w:delText>m</w:delText>
        </w:r>
      </w:del>
      <w:r w:rsidRPr="00944672">
        <w:rPr>
          <w:rFonts w:ascii="Arial" w:hAnsi="Arial" w:cs="Arial"/>
          <w:sz w:val="24"/>
          <w:szCs w:val="24"/>
        </w:rPr>
        <w:t xml:space="preserve"> Höhe zu bringen.</w:t>
      </w:r>
    </w:p>
    <w:p w14:paraId="7F7C6B62" w14:textId="6AFE1F9E"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Nachdem die Flügel eingerastet waren, startete das Triebwerk der Drohne</w:t>
      </w:r>
      <w:ins w:id="3374" w:author="Lektorat Bauer" w:date="2025-02-28T17:23:00Z" w16du:dateUtc="2025-02-28T16:23:00Z">
        <w:r w:rsidR="00E33B12">
          <w:rPr>
            <w:rFonts w:ascii="Arial" w:hAnsi="Arial" w:cs="Arial"/>
            <w:sz w:val="24"/>
            <w:szCs w:val="24"/>
          </w:rPr>
          <w:t>.</w:t>
        </w:r>
      </w:ins>
      <w:r w:rsidRPr="00944672">
        <w:rPr>
          <w:rFonts w:ascii="Arial" w:hAnsi="Arial" w:cs="Arial"/>
          <w:sz w:val="24"/>
          <w:szCs w:val="24"/>
        </w:rPr>
        <w:t xml:space="preserve"> </w:t>
      </w:r>
      <w:del w:id="3375" w:author="Lektorat Bauer" w:date="2025-02-28T17:23:00Z" w16du:dateUtc="2025-02-28T16:23:00Z">
        <w:r w:rsidRPr="00944672" w:rsidDel="00E33B12">
          <w:rPr>
            <w:rFonts w:ascii="Arial" w:hAnsi="Arial" w:cs="Arial"/>
            <w:sz w:val="24"/>
            <w:szCs w:val="24"/>
          </w:rPr>
          <w:delText>und dann</w:delText>
        </w:r>
      </w:del>
      <w:ins w:id="3376" w:author="Lektorat Bauer" w:date="2025-02-28T17:23:00Z" w16du:dateUtc="2025-02-28T16:23:00Z">
        <w:r w:rsidR="00E33B12">
          <w:rPr>
            <w:rFonts w:ascii="Arial" w:hAnsi="Arial" w:cs="Arial"/>
            <w:sz w:val="24"/>
            <w:szCs w:val="24"/>
          </w:rPr>
          <w:t>Anschließend</w:t>
        </w:r>
      </w:ins>
      <w:r w:rsidRPr="00944672">
        <w:rPr>
          <w:rFonts w:ascii="Arial" w:hAnsi="Arial" w:cs="Arial"/>
          <w:sz w:val="24"/>
          <w:szCs w:val="24"/>
        </w:rPr>
        <w:t xml:space="preserve"> wurden die Startraketen abgesprengt. </w:t>
      </w:r>
    </w:p>
    <w:p w14:paraId="63307AB9" w14:textId="40CD1591"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Durch den Geschwindigkeitsverlust, nachdem die Raketen nicht mehr brannten, neigte sich die Nase der Drohne etwas nach unten</w:t>
      </w:r>
      <w:ins w:id="3377" w:author="Lektorat Bauer" w:date="2025-02-28T17:23:00Z" w16du:dateUtc="2025-02-28T16:23:00Z">
        <w:r w:rsidR="00E33B12">
          <w:rPr>
            <w:rFonts w:ascii="Arial" w:hAnsi="Arial" w:cs="Arial"/>
            <w:sz w:val="24"/>
            <w:szCs w:val="24"/>
          </w:rPr>
          <w:t>.</w:t>
        </w:r>
      </w:ins>
      <w:r w:rsidRPr="00944672">
        <w:rPr>
          <w:rFonts w:ascii="Arial" w:hAnsi="Arial" w:cs="Arial"/>
          <w:sz w:val="24"/>
          <w:szCs w:val="24"/>
        </w:rPr>
        <w:t xml:space="preserve"> </w:t>
      </w:r>
      <w:del w:id="3378" w:author="Lektorat Bauer" w:date="2025-02-28T17:23:00Z" w16du:dateUtc="2025-02-28T16:23:00Z">
        <w:r w:rsidRPr="00944672" w:rsidDel="00E33B12">
          <w:rPr>
            <w:rFonts w:ascii="Arial" w:hAnsi="Arial" w:cs="Arial"/>
            <w:sz w:val="24"/>
            <w:szCs w:val="24"/>
          </w:rPr>
          <w:delText>und damit</w:delText>
        </w:r>
      </w:del>
      <w:ins w:id="3379" w:author="Lektorat Bauer" w:date="2025-02-28T17:23:00Z" w16du:dateUtc="2025-02-28T16:23:00Z">
        <w:r w:rsidR="00E33B12">
          <w:rPr>
            <w:rFonts w:ascii="Arial" w:hAnsi="Arial" w:cs="Arial"/>
            <w:sz w:val="24"/>
            <w:szCs w:val="24"/>
          </w:rPr>
          <w:t>Damit</w:t>
        </w:r>
      </w:ins>
      <w:r w:rsidRPr="00944672">
        <w:rPr>
          <w:rFonts w:ascii="Arial" w:hAnsi="Arial" w:cs="Arial"/>
          <w:sz w:val="24"/>
          <w:szCs w:val="24"/>
        </w:rPr>
        <w:t xml:space="preserve"> ging die Drohne in einen geordneten Steigflug über.</w:t>
      </w:r>
    </w:p>
    <w:p w14:paraId="55E0E93E" w14:textId="28329F83"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Im Kontrollzentrum der ‚Joh-Eun Jib IV‘ brach kurzer Jubel aus, </w:t>
      </w:r>
      <w:del w:id="3380" w:author="Lektorat Bauer" w:date="2025-02-28T17:23:00Z" w16du:dateUtc="2025-02-28T16:23:00Z">
        <w:r w:rsidRPr="00944672" w:rsidDel="00E33B12">
          <w:rPr>
            <w:rFonts w:ascii="Arial" w:hAnsi="Arial" w:cs="Arial"/>
            <w:sz w:val="24"/>
            <w:szCs w:val="24"/>
          </w:rPr>
          <w:delText xml:space="preserve">dass </w:delText>
        </w:r>
      </w:del>
      <w:ins w:id="3381" w:author="Lektorat Bauer" w:date="2025-02-28T17:23:00Z" w16du:dateUtc="2025-02-28T16:23:00Z">
        <w:r w:rsidR="00E33B12">
          <w:rPr>
            <w:rFonts w:ascii="Arial" w:hAnsi="Arial" w:cs="Arial"/>
            <w:sz w:val="24"/>
            <w:szCs w:val="24"/>
          </w:rPr>
          <w:t>da</w:t>
        </w:r>
        <w:r w:rsidR="00E33B12" w:rsidRPr="00944672">
          <w:rPr>
            <w:rFonts w:ascii="Arial" w:hAnsi="Arial" w:cs="Arial"/>
            <w:sz w:val="24"/>
            <w:szCs w:val="24"/>
          </w:rPr>
          <w:t xml:space="preserve"> </w:t>
        </w:r>
      </w:ins>
      <w:r w:rsidRPr="00944672">
        <w:rPr>
          <w:rFonts w:ascii="Arial" w:hAnsi="Arial" w:cs="Arial"/>
          <w:sz w:val="24"/>
          <w:szCs w:val="24"/>
        </w:rPr>
        <w:t>der Start so glatt vonstattengegangen war</w:t>
      </w:r>
      <w:del w:id="3382" w:author="Lektorat Bauer" w:date="2025-02-28T17:23:00Z" w16du:dateUtc="2025-02-28T16:23:00Z">
        <w:r w:rsidRPr="00944672" w:rsidDel="00E33B12">
          <w:rPr>
            <w:rFonts w:ascii="Arial" w:hAnsi="Arial" w:cs="Arial"/>
            <w:sz w:val="24"/>
            <w:szCs w:val="24"/>
          </w:rPr>
          <w:delText>,</w:delText>
        </w:r>
      </w:del>
      <w:ins w:id="3383" w:author="Lektorat Bauer" w:date="2025-02-28T17:23:00Z" w16du:dateUtc="2025-02-28T16:23:00Z">
        <w:r w:rsidR="00E33B12">
          <w:rPr>
            <w:rFonts w:ascii="Arial" w:hAnsi="Arial" w:cs="Arial"/>
            <w:sz w:val="24"/>
            <w:szCs w:val="24"/>
          </w:rPr>
          <w:t>.</w:t>
        </w:r>
      </w:ins>
      <w:r w:rsidRPr="00944672">
        <w:rPr>
          <w:rFonts w:ascii="Arial" w:hAnsi="Arial" w:cs="Arial"/>
          <w:sz w:val="24"/>
          <w:szCs w:val="24"/>
        </w:rPr>
        <w:t xml:space="preserve"> </w:t>
      </w:r>
      <w:ins w:id="3384" w:author="Lektorat Bauer" w:date="2025-02-28T17:23:00Z" w16du:dateUtc="2025-02-28T16:23:00Z">
        <w:r w:rsidR="00E33B12">
          <w:rPr>
            <w:rFonts w:ascii="Arial" w:hAnsi="Arial" w:cs="Arial"/>
            <w:sz w:val="24"/>
            <w:szCs w:val="24"/>
          </w:rPr>
          <w:t>D</w:t>
        </w:r>
      </w:ins>
      <w:del w:id="3385" w:author="Lektorat Bauer" w:date="2025-02-28T17:23:00Z" w16du:dateUtc="2025-02-28T16:23:00Z">
        <w:r w:rsidRPr="00944672" w:rsidDel="00E33B12">
          <w:rPr>
            <w:rFonts w:ascii="Arial" w:hAnsi="Arial" w:cs="Arial"/>
            <w:sz w:val="24"/>
            <w:szCs w:val="24"/>
          </w:rPr>
          <w:delText>d</w:delText>
        </w:r>
      </w:del>
      <w:r w:rsidRPr="00944672">
        <w:rPr>
          <w:rFonts w:ascii="Arial" w:hAnsi="Arial" w:cs="Arial"/>
          <w:sz w:val="24"/>
          <w:szCs w:val="24"/>
        </w:rPr>
        <w:t>ann trat wieder konzentriertes Schweigen ein. Der Drohnenpilot programmierte den Autopiloten und die Drohne flog ihrem Zielpunkt entgegen.</w:t>
      </w:r>
    </w:p>
    <w:p w14:paraId="3060C7CA"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Der Elektronikfachmann bereitete den Bordcomputer auf den Empfang von externen Daten vor und erhielt von dem Computer an Bord der Drohne die Bestätigung der Bereitschaft.</w:t>
      </w:r>
    </w:p>
    <w:p w14:paraId="0BDD692D"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4818A030"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 xml:space="preserve">*** </w:t>
      </w:r>
    </w:p>
    <w:p w14:paraId="73C63E28"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174B73E1"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commentRangeStart w:id="3386"/>
      <w:commentRangeEnd w:id="3386"/>
      <w:r w:rsidRPr="00944672">
        <w:rPr>
          <w:rFonts w:ascii="Arial" w:hAnsi="Arial" w:cs="Arial"/>
          <w:sz w:val="24"/>
          <w:szCs w:val="24"/>
        </w:rPr>
        <w:commentReference w:id="3386"/>
      </w:r>
      <w:r w:rsidRPr="00944672">
        <w:rPr>
          <w:rFonts w:ascii="Arial" w:hAnsi="Arial" w:cs="Arial"/>
          <w:sz w:val="24"/>
          <w:szCs w:val="24"/>
        </w:rPr>
        <w:t xml:space="preserve">&gt;&gt;&gt; </w:t>
      </w:r>
      <w:r w:rsidRPr="00944672">
        <w:rPr>
          <w:rFonts w:ascii="Arial" w:hAnsi="Arial" w:cs="Arial"/>
          <w:b/>
          <w:bCs/>
          <w:sz w:val="24"/>
          <w:szCs w:val="24"/>
        </w:rPr>
        <w:t>Samstag, 08. März 2014, 01:18 Uhr, im Cockpit der MH 370</w:t>
      </w:r>
      <w:r w:rsidRPr="00944672">
        <w:rPr>
          <w:rFonts w:ascii="Arial" w:hAnsi="Arial" w:cs="Arial"/>
          <w:sz w:val="24"/>
          <w:szCs w:val="24"/>
        </w:rPr>
        <w:t xml:space="preserve"> &lt;&lt;&lt;</w:t>
      </w:r>
    </w:p>
    <w:p w14:paraId="44A92F38" w14:textId="72C40552"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 xml:space="preserve">Um 01:18 Uhr hatte Yoon Na-Bi </w:t>
      </w:r>
      <w:commentRangeStart w:id="3387"/>
      <w:r w:rsidRPr="00944672">
        <w:rPr>
          <w:rFonts w:ascii="Arial" w:hAnsi="Arial" w:cs="Arial"/>
          <w:sz w:val="24"/>
          <w:szCs w:val="24"/>
        </w:rPr>
        <w:t xml:space="preserve">den Platz hinter dem Piloten </w:t>
      </w:r>
      <w:commentRangeEnd w:id="3387"/>
      <w:r w:rsidR="00E33B12">
        <w:rPr>
          <w:rStyle w:val="Kommentarzeichen"/>
        </w:rPr>
        <w:commentReference w:id="3387"/>
      </w:r>
      <w:r w:rsidRPr="00944672">
        <w:rPr>
          <w:rFonts w:ascii="Arial" w:hAnsi="Arial" w:cs="Arial"/>
          <w:sz w:val="24"/>
          <w:szCs w:val="24"/>
        </w:rPr>
        <w:t xml:space="preserve">erreicht und </w:t>
      </w:r>
      <w:del w:id="3388" w:author="Lektorat Bauer" w:date="2025-02-28T17:25:00Z" w16du:dateUtc="2025-02-28T16:25:00Z">
        <w:r w:rsidRPr="00944672" w:rsidDel="00E33B12">
          <w:rPr>
            <w:rFonts w:ascii="Arial" w:hAnsi="Arial" w:cs="Arial"/>
            <w:sz w:val="24"/>
            <w:szCs w:val="24"/>
          </w:rPr>
          <w:delText xml:space="preserve">striff </w:delText>
        </w:r>
      </w:del>
      <w:ins w:id="3389" w:author="Lektorat Bauer" w:date="2025-02-28T17:25:00Z" w16du:dateUtc="2025-02-28T16:25:00Z">
        <w:r w:rsidR="00E33B12">
          <w:rPr>
            <w:rFonts w:ascii="Arial" w:hAnsi="Arial" w:cs="Arial"/>
            <w:sz w:val="24"/>
            <w:szCs w:val="24"/>
          </w:rPr>
          <w:t>streifte</w:t>
        </w:r>
        <w:r w:rsidR="00E33B12" w:rsidRPr="00944672">
          <w:rPr>
            <w:rFonts w:ascii="Arial" w:hAnsi="Arial" w:cs="Arial"/>
            <w:sz w:val="24"/>
            <w:szCs w:val="24"/>
          </w:rPr>
          <w:t xml:space="preserve"> </w:t>
        </w:r>
      </w:ins>
      <w:r w:rsidRPr="00944672">
        <w:rPr>
          <w:rFonts w:ascii="Arial" w:hAnsi="Arial" w:cs="Arial"/>
          <w:sz w:val="24"/>
          <w:szCs w:val="24"/>
        </w:rPr>
        <w:t>sich den Kopfhörer über. Sie entspannte sich, checkte die eingestellte Frequenz und hielt dann einen Stimmmodulator vor das Mikrofon.</w:t>
      </w:r>
    </w:p>
    <w:p w14:paraId="29853ED4"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Um 01:19 Uhr funkte Sie, unaufgefordert, „</w:t>
      </w:r>
      <w:r w:rsidRPr="00944672">
        <w:rPr>
          <w:rFonts w:ascii="Arial" w:hAnsi="Arial" w:cs="Arial"/>
          <w:noProof/>
          <w:sz w:val="24"/>
          <w:szCs w:val="24"/>
        </w:rPr>
        <w:t>Goodnight</w:t>
      </w:r>
      <w:r w:rsidRPr="00944672">
        <w:rPr>
          <w:rFonts w:ascii="Arial" w:hAnsi="Arial" w:cs="Arial"/>
          <w:sz w:val="24"/>
          <w:szCs w:val="24"/>
        </w:rPr>
        <w:t xml:space="preserve"> </w:t>
      </w:r>
      <w:r w:rsidRPr="00944672">
        <w:rPr>
          <w:rFonts w:ascii="Arial" w:hAnsi="Arial" w:cs="Arial"/>
          <w:noProof/>
          <w:sz w:val="24"/>
          <w:szCs w:val="24"/>
        </w:rPr>
        <w:t>Malaysian</w:t>
      </w:r>
      <w:r w:rsidRPr="00944672">
        <w:rPr>
          <w:rFonts w:ascii="Arial" w:hAnsi="Arial" w:cs="Arial"/>
          <w:sz w:val="24"/>
          <w:szCs w:val="24"/>
        </w:rPr>
        <w:t xml:space="preserve"> 370“. Dann gab Sie Bakh Na-Gil ein Zeichen und er zog den First Officer aus dem Sitz, um ihn in der Galley vor</w:t>
      </w:r>
      <w:del w:id="3390" w:author="Lektorat Bauer" w:date="2025-02-28T17:25:00Z" w16du:dateUtc="2025-02-28T16:25:00Z">
        <w:r w:rsidRPr="00944672" w:rsidDel="00E33B12">
          <w:rPr>
            <w:rFonts w:ascii="Arial" w:hAnsi="Arial" w:cs="Arial"/>
            <w:sz w:val="24"/>
            <w:szCs w:val="24"/>
          </w:rPr>
          <w:delText>,</w:delText>
        </w:r>
      </w:del>
      <w:r w:rsidRPr="00944672">
        <w:rPr>
          <w:rFonts w:ascii="Arial" w:hAnsi="Arial" w:cs="Arial"/>
          <w:sz w:val="24"/>
          <w:szCs w:val="24"/>
        </w:rPr>
        <w:t xml:space="preserve"> der Business-Class abzulegen.</w:t>
      </w:r>
    </w:p>
    <w:p w14:paraId="77C8096E" w14:textId="140FD705"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Über Funk hörte Yoon Na-Bi zwar, dass sie aufgefordert wurde, sich bei der vietnamesischen Verkehrskontrolle zu melden</w:t>
      </w:r>
      <w:ins w:id="3391" w:author="Lektorat Bauer" w:date="2025-02-28T17:26:00Z" w16du:dateUtc="2025-02-28T16:26:00Z">
        <w:r w:rsidR="00E33B12">
          <w:rPr>
            <w:rFonts w:ascii="Arial" w:hAnsi="Arial" w:cs="Arial"/>
            <w:sz w:val="24"/>
            <w:szCs w:val="24"/>
          </w:rPr>
          <w:t>.</w:t>
        </w:r>
      </w:ins>
      <w:del w:id="3392" w:author="Lektorat Bauer" w:date="2025-02-28T17:26:00Z" w16du:dateUtc="2025-02-28T16:26:00Z">
        <w:r w:rsidRPr="00944672" w:rsidDel="00E33B12">
          <w:rPr>
            <w:rFonts w:ascii="Arial" w:hAnsi="Arial" w:cs="Arial"/>
            <w:sz w:val="24"/>
            <w:szCs w:val="24"/>
          </w:rPr>
          <w:delText>,</w:delText>
        </w:r>
      </w:del>
      <w:r w:rsidRPr="00944672">
        <w:rPr>
          <w:rFonts w:ascii="Arial" w:hAnsi="Arial" w:cs="Arial"/>
          <w:sz w:val="24"/>
          <w:szCs w:val="24"/>
        </w:rPr>
        <w:t xml:space="preserve"> </w:t>
      </w:r>
      <w:ins w:id="3393" w:author="Lektorat Bauer" w:date="2025-02-28T17:26:00Z" w16du:dateUtc="2025-02-28T16:26:00Z">
        <w:r w:rsidR="00E33B12">
          <w:rPr>
            <w:rFonts w:ascii="Arial" w:hAnsi="Arial" w:cs="Arial"/>
            <w:sz w:val="24"/>
            <w:szCs w:val="24"/>
          </w:rPr>
          <w:t>D</w:t>
        </w:r>
      </w:ins>
      <w:del w:id="3394" w:author="Lektorat Bauer" w:date="2025-02-28T17:26:00Z" w16du:dateUtc="2025-02-28T16:26:00Z">
        <w:r w:rsidRPr="00944672" w:rsidDel="00E33B12">
          <w:rPr>
            <w:rFonts w:ascii="Arial" w:hAnsi="Arial" w:cs="Arial"/>
            <w:sz w:val="24"/>
            <w:szCs w:val="24"/>
          </w:rPr>
          <w:delText>d</w:delText>
        </w:r>
      </w:del>
      <w:r w:rsidRPr="00944672">
        <w:rPr>
          <w:rFonts w:ascii="Arial" w:hAnsi="Arial" w:cs="Arial"/>
          <w:sz w:val="24"/>
          <w:szCs w:val="24"/>
        </w:rPr>
        <w:t>a die beiden aber mit dem Aufräumen des Cockpits beschäftigt waren, vergaß sie, diesen Funkspruch zu bestätigen.</w:t>
      </w:r>
    </w:p>
    <w:p w14:paraId="501EA690" w14:textId="6FC283A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Nachdem auch der Kapitän in der vorderen Küche verstaut war, nahmen Yoon Na-Bi und Bakh Na-Gil auf den Plätzen der Piloten </w:t>
      </w:r>
      <w:del w:id="3395" w:author="Lektorat Bauer" w:date="2025-02-28T17:28:00Z" w16du:dateUtc="2025-02-28T16:28:00Z">
        <w:r w:rsidRPr="00944672" w:rsidDel="00E33B12">
          <w:rPr>
            <w:rFonts w:ascii="Arial" w:hAnsi="Arial" w:cs="Arial"/>
            <w:sz w:val="24"/>
            <w:szCs w:val="24"/>
          </w:rPr>
          <w:delText>platz</w:delText>
        </w:r>
      </w:del>
      <w:ins w:id="3396" w:author="Lektorat Bauer" w:date="2025-02-28T17:28:00Z" w16du:dateUtc="2025-02-28T16:28:00Z">
        <w:r w:rsidR="00E33B12" w:rsidRPr="00944672">
          <w:rPr>
            <w:rFonts w:ascii="Arial" w:hAnsi="Arial" w:cs="Arial"/>
            <w:sz w:val="24"/>
            <w:szCs w:val="24"/>
          </w:rPr>
          <w:t>Platz</w:t>
        </w:r>
      </w:ins>
      <w:r w:rsidRPr="00944672">
        <w:rPr>
          <w:rFonts w:ascii="Arial" w:hAnsi="Arial" w:cs="Arial"/>
          <w:sz w:val="24"/>
          <w:szCs w:val="24"/>
        </w:rPr>
        <w:t xml:space="preserve"> und besprachen das weitere </w:t>
      </w:r>
      <w:del w:id="3397" w:author="Lektorat Bauer" w:date="2025-02-28T17:28:00Z" w16du:dateUtc="2025-02-28T16:28:00Z">
        <w:r w:rsidRPr="00944672" w:rsidDel="00E33B12">
          <w:rPr>
            <w:rFonts w:ascii="Arial" w:hAnsi="Arial" w:cs="Arial"/>
            <w:sz w:val="24"/>
            <w:szCs w:val="24"/>
          </w:rPr>
          <w:delText>vorgehen</w:delText>
        </w:r>
      </w:del>
      <w:ins w:id="3398" w:author="Lektorat Bauer" w:date="2025-02-28T17:28:00Z" w16du:dateUtc="2025-02-28T16:28:00Z">
        <w:r w:rsidR="00E33B12" w:rsidRPr="00944672">
          <w:rPr>
            <w:rFonts w:ascii="Arial" w:hAnsi="Arial" w:cs="Arial"/>
            <w:sz w:val="24"/>
            <w:szCs w:val="24"/>
          </w:rPr>
          <w:t>Vorgehen</w:t>
        </w:r>
      </w:ins>
      <w:r w:rsidRPr="00944672">
        <w:rPr>
          <w:rFonts w:ascii="Arial" w:hAnsi="Arial" w:cs="Arial"/>
          <w:sz w:val="24"/>
          <w:szCs w:val="24"/>
        </w:rPr>
        <w:t>. Yoon Na-Bi schaltete den Autopiloten aus, dann drehte sie das Flugzeug in eine leichte Rechtskurve</w:t>
      </w:r>
      <w:del w:id="3399" w:author="Lektorat Bauer" w:date="2025-02-28T17:28:00Z" w16du:dateUtc="2025-02-28T16:28:00Z">
        <w:r w:rsidRPr="00944672" w:rsidDel="00E33B12">
          <w:rPr>
            <w:rFonts w:ascii="Arial" w:hAnsi="Arial" w:cs="Arial"/>
            <w:sz w:val="24"/>
            <w:szCs w:val="24"/>
          </w:rPr>
          <w:delText>,</w:delText>
        </w:r>
      </w:del>
      <w:ins w:id="3400" w:author="Lektorat Bauer" w:date="2025-02-28T17:28:00Z" w16du:dateUtc="2025-02-28T16:28:00Z">
        <w:r w:rsidR="00E33B12">
          <w:rPr>
            <w:rFonts w:ascii="Arial" w:hAnsi="Arial" w:cs="Arial"/>
            <w:sz w:val="24"/>
            <w:szCs w:val="24"/>
          </w:rPr>
          <w:t>.</w:t>
        </w:r>
      </w:ins>
      <w:r w:rsidRPr="00944672">
        <w:rPr>
          <w:rFonts w:ascii="Arial" w:hAnsi="Arial" w:cs="Arial"/>
          <w:sz w:val="24"/>
          <w:szCs w:val="24"/>
        </w:rPr>
        <w:t xml:space="preserve"> </w:t>
      </w:r>
      <w:ins w:id="3401" w:author="Lektorat Bauer" w:date="2025-02-28T17:28:00Z" w16du:dateUtc="2025-02-28T16:28:00Z">
        <w:r w:rsidR="00E33B12">
          <w:rPr>
            <w:rFonts w:ascii="Arial" w:hAnsi="Arial" w:cs="Arial"/>
            <w:sz w:val="24"/>
            <w:szCs w:val="24"/>
          </w:rPr>
          <w:t>W</w:t>
        </w:r>
      </w:ins>
      <w:del w:id="3402" w:author="Lektorat Bauer" w:date="2025-02-28T17:28:00Z" w16du:dateUtc="2025-02-28T16:28:00Z">
        <w:r w:rsidRPr="00944672" w:rsidDel="00E33B12">
          <w:rPr>
            <w:rFonts w:ascii="Arial" w:hAnsi="Arial" w:cs="Arial"/>
            <w:sz w:val="24"/>
            <w:szCs w:val="24"/>
          </w:rPr>
          <w:delText>w</w:delText>
        </w:r>
      </w:del>
      <w:r w:rsidRPr="00944672">
        <w:rPr>
          <w:rFonts w:ascii="Arial" w:hAnsi="Arial" w:cs="Arial"/>
          <w:sz w:val="24"/>
          <w:szCs w:val="24"/>
        </w:rPr>
        <w:t>ie erwartet</w:t>
      </w:r>
      <w:ins w:id="3403" w:author="Lektorat Bauer" w:date="2025-02-28T17:28:00Z" w16du:dateUtc="2025-02-28T16:28:00Z">
        <w:r w:rsidR="00E33B12">
          <w:rPr>
            <w:rFonts w:ascii="Arial" w:hAnsi="Arial" w:cs="Arial"/>
            <w:sz w:val="24"/>
            <w:szCs w:val="24"/>
          </w:rPr>
          <w:t>,</w:t>
        </w:r>
      </w:ins>
      <w:r w:rsidRPr="00944672">
        <w:rPr>
          <w:rFonts w:ascii="Arial" w:hAnsi="Arial" w:cs="Arial"/>
          <w:sz w:val="24"/>
          <w:szCs w:val="24"/>
        </w:rPr>
        <w:t xml:space="preserve"> sah </w:t>
      </w:r>
      <w:del w:id="3404" w:author="Lektorat Bauer" w:date="2025-02-28T17:28:00Z" w16du:dateUtc="2025-02-28T16:28:00Z">
        <w:r w:rsidRPr="00944672" w:rsidDel="00E33B12">
          <w:rPr>
            <w:rFonts w:ascii="Arial" w:hAnsi="Arial" w:cs="Arial"/>
            <w:sz w:val="24"/>
            <w:szCs w:val="24"/>
          </w:rPr>
          <w:delText>S</w:delText>
        </w:r>
      </w:del>
      <w:ins w:id="3405" w:author="Lektorat Bauer" w:date="2025-02-28T17:28:00Z" w16du:dateUtc="2025-02-28T16:28:00Z">
        <w:r w:rsidR="00E33B12">
          <w:rPr>
            <w:rFonts w:ascii="Arial" w:hAnsi="Arial" w:cs="Arial"/>
            <w:sz w:val="24"/>
            <w:szCs w:val="24"/>
          </w:rPr>
          <w:t>s</w:t>
        </w:r>
      </w:ins>
      <w:r w:rsidRPr="00944672">
        <w:rPr>
          <w:rFonts w:ascii="Arial" w:hAnsi="Arial" w:cs="Arial"/>
          <w:sz w:val="24"/>
          <w:szCs w:val="24"/>
        </w:rPr>
        <w:t>ie die Drohne, aber diese war zu weit links. Sie verzichtete darauf, mit der Bodencrew zu sprechen, sondern legte die Maschine in eine enge Linkskurve</w:t>
      </w:r>
      <w:ins w:id="3406" w:author="Lektorat Bauer" w:date="2025-02-28T17:29:00Z" w16du:dateUtc="2025-02-28T16:29:00Z">
        <w:r w:rsidR="00E33B12">
          <w:rPr>
            <w:rFonts w:ascii="Arial" w:hAnsi="Arial" w:cs="Arial"/>
            <w:sz w:val="24"/>
            <w:szCs w:val="24"/>
          </w:rPr>
          <w:t>.</w:t>
        </w:r>
      </w:ins>
      <w:r w:rsidRPr="00944672">
        <w:rPr>
          <w:rFonts w:ascii="Arial" w:hAnsi="Arial" w:cs="Arial"/>
          <w:sz w:val="24"/>
          <w:szCs w:val="24"/>
        </w:rPr>
        <w:t xml:space="preserve"> </w:t>
      </w:r>
      <w:del w:id="3407" w:author="Lektorat Bauer" w:date="2025-02-28T17:29:00Z" w16du:dateUtc="2025-02-28T16:29:00Z">
        <w:r w:rsidRPr="00944672" w:rsidDel="00E33B12">
          <w:rPr>
            <w:rFonts w:ascii="Arial" w:hAnsi="Arial" w:cs="Arial"/>
            <w:sz w:val="24"/>
            <w:szCs w:val="24"/>
          </w:rPr>
          <w:delText>und kurz</w:delText>
        </w:r>
      </w:del>
      <w:ins w:id="3408" w:author="Lektorat Bauer" w:date="2025-02-28T17:29:00Z" w16du:dateUtc="2025-02-28T16:29:00Z">
        <w:r w:rsidR="00E33B12">
          <w:rPr>
            <w:rFonts w:ascii="Arial" w:hAnsi="Arial" w:cs="Arial"/>
            <w:sz w:val="24"/>
            <w:szCs w:val="24"/>
          </w:rPr>
          <w:t>Kurz</w:t>
        </w:r>
      </w:ins>
      <w:r w:rsidRPr="00944672">
        <w:rPr>
          <w:rFonts w:ascii="Arial" w:hAnsi="Arial" w:cs="Arial"/>
          <w:sz w:val="24"/>
          <w:szCs w:val="24"/>
        </w:rPr>
        <w:t xml:space="preserve"> darauf </w:t>
      </w:r>
      <w:del w:id="3409" w:author="Lektorat Bauer" w:date="2025-02-28T17:29:00Z" w16du:dateUtc="2025-02-28T16:29:00Z">
        <w:r w:rsidRPr="00944672" w:rsidDel="00E33B12">
          <w:rPr>
            <w:rFonts w:ascii="Arial" w:hAnsi="Arial" w:cs="Arial"/>
            <w:sz w:val="24"/>
            <w:szCs w:val="24"/>
          </w:rPr>
          <w:delText xml:space="preserve">war </w:delText>
        </w:r>
      </w:del>
      <w:ins w:id="3410" w:author="Lektorat Bauer" w:date="2025-02-28T17:29:00Z" w16du:dateUtc="2025-02-28T16:29:00Z">
        <w:r w:rsidR="00E33B12">
          <w:rPr>
            <w:rFonts w:ascii="Arial" w:hAnsi="Arial" w:cs="Arial"/>
            <w:sz w:val="24"/>
            <w:szCs w:val="24"/>
          </w:rPr>
          <w:t>befand sich das Flugzeug</w:t>
        </w:r>
        <w:r w:rsidR="00E33B12" w:rsidRPr="00944672">
          <w:rPr>
            <w:rFonts w:ascii="Arial" w:hAnsi="Arial" w:cs="Arial"/>
            <w:sz w:val="24"/>
            <w:szCs w:val="24"/>
          </w:rPr>
          <w:t xml:space="preserve"> </w:t>
        </w:r>
      </w:ins>
      <w:del w:id="3411" w:author="Lektorat Bauer" w:date="2025-02-28T17:29:00Z" w16du:dateUtc="2025-02-28T16:29:00Z">
        <w:r w:rsidRPr="00944672" w:rsidDel="00E33B12">
          <w:rPr>
            <w:rFonts w:ascii="Arial" w:hAnsi="Arial" w:cs="Arial"/>
            <w:sz w:val="24"/>
            <w:szCs w:val="24"/>
          </w:rPr>
          <w:delText xml:space="preserve">sie </w:delText>
        </w:r>
      </w:del>
      <w:r w:rsidRPr="00944672">
        <w:rPr>
          <w:rFonts w:ascii="Arial" w:hAnsi="Arial" w:cs="Arial"/>
          <w:sz w:val="24"/>
          <w:szCs w:val="24"/>
        </w:rPr>
        <w:t>in einer Linie mit der Drohne.</w:t>
      </w:r>
    </w:p>
    <w:p w14:paraId="42E8C7D7" w14:textId="637AC170"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Bakh Na-Gil aktivierte die Datenübertragung mit Hilfe seiner </w:t>
      </w:r>
      <w:r w:rsidRPr="00944672">
        <w:rPr>
          <w:rFonts w:ascii="Arial" w:hAnsi="Arial" w:cs="Arial"/>
          <w:noProof/>
          <w:sz w:val="24"/>
          <w:szCs w:val="24"/>
        </w:rPr>
        <w:t>Com-Box</w:t>
      </w:r>
      <w:r w:rsidRPr="00944672">
        <w:rPr>
          <w:rFonts w:ascii="Arial" w:hAnsi="Arial" w:cs="Arial"/>
          <w:sz w:val="24"/>
          <w:szCs w:val="24"/>
        </w:rPr>
        <w:t>, die an das Boeing</w:t>
      </w:r>
      <w:ins w:id="3412" w:author="Lektorat Bauer" w:date="2025-02-28T17:29:00Z" w16du:dateUtc="2025-02-28T16:29:00Z">
        <w:r w:rsidR="00E33B12">
          <w:rPr>
            <w:rFonts w:ascii="Arial" w:hAnsi="Arial" w:cs="Arial"/>
            <w:sz w:val="24"/>
            <w:szCs w:val="24"/>
          </w:rPr>
          <w:t>-</w:t>
        </w:r>
      </w:ins>
      <w:del w:id="3413" w:author="Lektorat Bauer" w:date="2025-02-28T17:29:00Z" w16du:dateUtc="2025-02-28T16:29:00Z">
        <w:r w:rsidRPr="00944672" w:rsidDel="00E33B12">
          <w:rPr>
            <w:rFonts w:ascii="Arial" w:hAnsi="Arial" w:cs="Arial"/>
            <w:sz w:val="24"/>
            <w:szCs w:val="24"/>
          </w:rPr>
          <w:delText xml:space="preserve"> </w:delText>
        </w:r>
      </w:del>
      <w:r w:rsidRPr="00944672">
        <w:rPr>
          <w:rFonts w:ascii="Arial" w:hAnsi="Arial" w:cs="Arial"/>
          <w:sz w:val="24"/>
          <w:szCs w:val="24"/>
        </w:rPr>
        <w:t xml:space="preserve">Cockpit angeschlossen war, und alle Flugzeugdaten wurden auf die Drohne kopiert. </w:t>
      </w:r>
    </w:p>
    <w:p w14:paraId="774761A9" w14:textId="23E1EF79"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Als das abgeschlossen war, gab er das Ende-Signal an die Drohne, und der Operator an Bord des Trawlers, der das Manöver beobachtet hatte, programmierte die Signal-Wiedergabe</w:t>
      </w:r>
      <w:ins w:id="3414" w:author="Lektorat Bauer" w:date="2025-02-28T17:29:00Z" w16du:dateUtc="2025-02-28T16:29:00Z">
        <w:r w:rsidR="00E33B12">
          <w:rPr>
            <w:rFonts w:ascii="Arial" w:hAnsi="Arial" w:cs="Arial"/>
            <w:sz w:val="24"/>
            <w:szCs w:val="24"/>
          </w:rPr>
          <w:t>.</w:t>
        </w:r>
      </w:ins>
      <w:del w:id="3415" w:author="Lektorat Bauer" w:date="2025-02-28T17:29:00Z" w16du:dateUtc="2025-02-28T16:29:00Z">
        <w:r w:rsidRPr="00944672" w:rsidDel="00E33B12">
          <w:rPr>
            <w:rFonts w:ascii="Arial" w:hAnsi="Arial" w:cs="Arial"/>
            <w:sz w:val="24"/>
            <w:szCs w:val="24"/>
          </w:rPr>
          <w:delText>,</w:delText>
        </w:r>
      </w:del>
      <w:r w:rsidRPr="00944672">
        <w:rPr>
          <w:rFonts w:ascii="Arial" w:hAnsi="Arial" w:cs="Arial"/>
          <w:sz w:val="24"/>
          <w:szCs w:val="24"/>
        </w:rPr>
        <w:t xml:space="preserve"> </w:t>
      </w:r>
      <w:ins w:id="3416" w:author="Lektorat Bauer" w:date="2025-02-28T17:29:00Z" w16du:dateUtc="2025-02-28T16:29:00Z">
        <w:r w:rsidR="00E33B12">
          <w:rPr>
            <w:rFonts w:ascii="Arial" w:hAnsi="Arial" w:cs="Arial"/>
            <w:sz w:val="24"/>
            <w:szCs w:val="24"/>
          </w:rPr>
          <w:t>D</w:t>
        </w:r>
      </w:ins>
      <w:del w:id="3417" w:author="Lektorat Bauer" w:date="2025-02-28T17:29:00Z" w16du:dateUtc="2025-02-28T16:29:00Z">
        <w:r w:rsidRPr="00944672" w:rsidDel="00E33B12">
          <w:rPr>
            <w:rFonts w:ascii="Arial" w:hAnsi="Arial" w:cs="Arial"/>
            <w:sz w:val="24"/>
            <w:szCs w:val="24"/>
          </w:rPr>
          <w:delText>d</w:delText>
        </w:r>
      </w:del>
      <w:r w:rsidRPr="00944672">
        <w:rPr>
          <w:rFonts w:ascii="Arial" w:hAnsi="Arial" w:cs="Arial"/>
          <w:sz w:val="24"/>
          <w:szCs w:val="24"/>
        </w:rPr>
        <w:t>amit verhielt sich die Drohne wie die Boeing.</w:t>
      </w:r>
    </w:p>
    <w:p w14:paraId="087A9971" w14:textId="20500C7A"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Beide Fluggeräte trennten sich: Die Drohne ging auf eine niedrigere Flughöhe, so </w:t>
      </w:r>
      <w:del w:id="3418" w:author="Lektorat Bauer" w:date="2025-02-28T17:29:00Z" w16du:dateUtc="2025-02-28T16:29:00Z">
        <w:r w:rsidRPr="00944672" w:rsidDel="00E33B12">
          <w:rPr>
            <w:rFonts w:ascii="Arial" w:hAnsi="Arial" w:cs="Arial"/>
            <w:sz w:val="24"/>
            <w:szCs w:val="24"/>
          </w:rPr>
          <w:delText>das</w:delText>
        </w:r>
      </w:del>
      <w:ins w:id="3419" w:author="Lektorat Bauer" w:date="2025-02-28T17:29:00Z" w16du:dateUtc="2025-02-28T16:29:00Z">
        <w:r w:rsidR="00E33B12" w:rsidRPr="00944672">
          <w:rPr>
            <w:rFonts w:ascii="Arial" w:hAnsi="Arial" w:cs="Arial"/>
            <w:sz w:val="24"/>
            <w:szCs w:val="24"/>
          </w:rPr>
          <w:t>dass</w:t>
        </w:r>
      </w:ins>
      <w:r w:rsidRPr="00944672">
        <w:rPr>
          <w:rFonts w:ascii="Arial" w:hAnsi="Arial" w:cs="Arial"/>
          <w:sz w:val="24"/>
          <w:szCs w:val="24"/>
        </w:rPr>
        <w:t xml:space="preserve"> </w:t>
      </w:r>
      <w:ins w:id="3420" w:author="Lektorat Bauer" w:date="2025-02-28T17:29:00Z" w16du:dateUtc="2025-02-28T16:29:00Z">
        <w:r w:rsidR="00E33B12">
          <w:rPr>
            <w:rFonts w:ascii="Arial" w:hAnsi="Arial" w:cs="Arial"/>
            <w:sz w:val="24"/>
            <w:szCs w:val="24"/>
          </w:rPr>
          <w:t>s</w:t>
        </w:r>
      </w:ins>
      <w:del w:id="3421" w:author="Lektorat Bauer" w:date="2025-02-28T17:29:00Z" w16du:dateUtc="2025-02-28T16:29:00Z">
        <w:r w:rsidRPr="00944672" w:rsidDel="00E33B12">
          <w:rPr>
            <w:rFonts w:ascii="Arial" w:hAnsi="Arial" w:cs="Arial"/>
            <w:sz w:val="24"/>
            <w:szCs w:val="24"/>
          </w:rPr>
          <w:delText>S</w:delText>
        </w:r>
      </w:del>
      <w:r w:rsidRPr="00944672">
        <w:rPr>
          <w:rFonts w:ascii="Arial" w:hAnsi="Arial" w:cs="Arial"/>
          <w:sz w:val="24"/>
          <w:szCs w:val="24"/>
        </w:rPr>
        <w:t>ie vom Boden aus wie eine hochfliegende Maschine aussah.</w:t>
      </w:r>
    </w:p>
    <w:p w14:paraId="625D4011" w14:textId="26D202EB"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Die Pilotin drehte die MH</w:t>
      </w:r>
      <w:ins w:id="3422" w:author="Lektorat Bauer" w:date="2025-02-28T17:30:00Z" w16du:dateUtc="2025-02-28T16:30:00Z">
        <w:r w:rsidR="00E33B12">
          <w:rPr>
            <w:rFonts w:ascii="Arial" w:hAnsi="Arial" w:cs="Arial"/>
            <w:sz w:val="24"/>
            <w:szCs w:val="24"/>
          </w:rPr>
          <w:t xml:space="preserve"> </w:t>
        </w:r>
      </w:ins>
      <w:r w:rsidRPr="00944672">
        <w:rPr>
          <w:rFonts w:ascii="Arial" w:hAnsi="Arial" w:cs="Arial"/>
          <w:sz w:val="24"/>
          <w:szCs w:val="24"/>
        </w:rPr>
        <w:t xml:space="preserve">370 nun in Richtung Osten und programmierte den Autopiloten so, dass das Flugzeug nördlich von Brunei die Insel Kalimantan </w:t>
      </w:r>
      <w:ins w:id="3423" w:author="Lektorat Bauer" w:date="2025-02-28T17:30:00Z" w16du:dateUtc="2025-02-28T16:30:00Z">
        <w:r w:rsidR="00E33B12">
          <w:rPr>
            <w:rFonts w:ascii="Arial" w:hAnsi="Arial" w:cs="Arial"/>
            <w:sz w:val="24"/>
            <w:szCs w:val="24"/>
          </w:rPr>
          <w:t>überfliegen würde</w:t>
        </w:r>
      </w:ins>
      <w:del w:id="3424" w:author="Lektorat Bauer" w:date="2025-02-28T17:30:00Z" w16du:dateUtc="2025-02-28T16:30:00Z">
        <w:r w:rsidRPr="00944672" w:rsidDel="00E33B12">
          <w:rPr>
            <w:rFonts w:ascii="Arial" w:hAnsi="Arial" w:cs="Arial"/>
            <w:sz w:val="24"/>
            <w:szCs w:val="24"/>
          </w:rPr>
          <w:delText>überflogen wird</w:delText>
        </w:r>
      </w:del>
      <w:r w:rsidRPr="00944672">
        <w:rPr>
          <w:rFonts w:ascii="Arial" w:hAnsi="Arial" w:cs="Arial"/>
          <w:sz w:val="24"/>
          <w:szCs w:val="24"/>
        </w:rPr>
        <w:t xml:space="preserve">. Von dort steuerte der Autopilot über die Celebessee einen Punkt zwischen der Nordspitze des indonesischen Sulawesi und der Insel Pulau Sangihe an. </w:t>
      </w:r>
    </w:p>
    <w:p w14:paraId="2E6FB8F9" w14:textId="4AEA2F58"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Bis dort </w:t>
      </w:r>
      <w:del w:id="3425" w:author="Lektorat Bauer" w:date="2025-02-28T17:30:00Z" w16du:dateUtc="2025-02-28T16:30:00Z">
        <w:r w:rsidRPr="00944672" w:rsidDel="00E33B12">
          <w:rPr>
            <w:rFonts w:ascii="Arial" w:hAnsi="Arial" w:cs="Arial"/>
            <w:sz w:val="24"/>
            <w:szCs w:val="24"/>
          </w:rPr>
          <w:delText xml:space="preserve">beträgt </w:delText>
        </w:r>
      </w:del>
      <w:ins w:id="3426" w:author="Lektorat Bauer" w:date="2025-02-28T17:30:00Z" w16du:dateUtc="2025-02-28T16:30:00Z">
        <w:r w:rsidR="00E33B12">
          <w:rPr>
            <w:rFonts w:ascii="Arial" w:hAnsi="Arial" w:cs="Arial"/>
            <w:sz w:val="24"/>
            <w:szCs w:val="24"/>
          </w:rPr>
          <w:t>betrug</w:t>
        </w:r>
        <w:r w:rsidR="00E33B12" w:rsidRPr="00944672">
          <w:rPr>
            <w:rFonts w:ascii="Arial" w:hAnsi="Arial" w:cs="Arial"/>
            <w:sz w:val="24"/>
            <w:szCs w:val="24"/>
          </w:rPr>
          <w:t xml:space="preserve"> </w:t>
        </w:r>
      </w:ins>
      <w:r w:rsidRPr="00944672">
        <w:rPr>
          <w:rFonts w:ascii="Arial" w:hAnsi="Arial" w:cs="Arial"/>
          <w:sz w:val="24"/>
          <w:szCs w:val="24"/>
        </w:rPr>
        <w:t xml:space="preserve">die Entfernung ungefähr 2.470 </w:t>
      </w:r>
      <w:ins w:id="3427" w:author="Lektorat Bauer" w:date="2025-02-28T17:30:00Z" w16du:dateUtc="2025-02-28T16:30:00Z">
        <w:r w:rsidR="00E33B12">
          <w:rPr>
            <w:rFonts w:ascii="Arial" w:hAnsi="Arial" w:cs="Arial"/>
            <w:sz w:val="24"/>
            <w:szCs w:val="24"/>
          </w:rPr>
          <w:t>Kilometer</w:t>
        </w:r>
      </w:ins>
      <w:del w:id="3428" w:author="Lektorat Bauer" w:date="2025-02-28T17:30:00Z" w16du:dateUtc="2025-02-28T16:30:00Z">
        <w:r w:rsidRPr="00944672" w:rsidDel="00E33B12">
          <w:rPr>
            <w:rFonts w:ascii="Arial" w:hAnsi="Arial" w:cs="Arial"/>
            <w:sz w:val="24"/>
            <w:szCs w:val="24"/>
          </w:rPr>
          <w:delText>km</w:delText>
        </w:r>
      </w:del>
      <w:r w:rsidRPr="00944672">
        <w:rPr>
          <w:rFonts w:ascii="Arial" w:hAnsi="Arial" w:cs="Arial"/>
          <w:sz w:val="24"/>
          <w:szCs w:val="24"/>
        </w:rPr>
        <w:t xml:space="preserve">. Bis zu ihrem Ziel bei Helen Reef </w:t>
      </w:r>
      <w:del w:id="3429" w:author="Lektorat Bauer" w:date="2025-02-28T17:31:00Z" w16du:dateUtc="2025-02-28T16:31:00Z">
        <w:r w:rsidRPr="00944672" w:rsidDel="00E33B12">
          <w:rPr>
            <w:rFonts w:ascii="Arial" w:hAnsi="Arial" w:cs="Arial"/>
            <w:sz w:val="24"/>
            <w:szCs w:val="24"/>
          </w:rPr>
          <w:delText xml:space="preserve">werden </w:delText>
        </w:r>
      </w:del>
      <w:ins w:id="3430" w:author="Lektorat Bauer" w:date="2025-02-28T17:31:00Z" w16du:dateUtc="2025-02-28T16:31:00Z">
        <w:r w:rsidR="00E33B12">
          <w:rPr>
            <w:rFonts w:ascii="Arial" w:hAnsi="Arial" w:cs="Arial"/>
            <w:sz w:val="24"/>
            <w:szCs w:val="24"/>
          </w:rPr>
          <w:t>waren</w:t>
        </w:r>
        <w:r w:rsidR="00E33B12" w:rsidRPr="00944672">
          <w:rPr>
            <w:rFonts w:ascii="Arial" w:hAnsi="Arial" w:cs="Arial"/>
            <w:sz w:val="24"/>
            <w:szCs w:val="24"/>
          </w:rPr>
          <w:t xml:space="preserve"> </w:t>
        </w:r>
      </w:ins>
      <w:r w:rsidRPr="00944672">
        <w:rPr>
          <w:rFonts w:ascii="Arial" w:hAnsi="Arial" w:cs="Arial"/>
          <w:sz w:val="24"/>
          <w:szCs w:val="24"/>
        </w:rPr>
        <w:t xml:space="preserve">es fast 3.100 </w:t>
      </w:r>
      <w:ins w:id="3431" w:author="Lektorat Bauer" w:date="2025-02-28T17:30:00Z" w16du:dateUtc="2025-02-28T16:30:00Z">
        <w:r w:rsidR="00E33B12">
          <w:rPr>
            <w:rFonts w:ascii="Arial" w:hAnsi="Arial" w:cs="Arial"/>
            <w:sz w:val="24"/>
            <w:szCs w:val="24"/>
          </w:rPr>
          <w:t>Ki</w:t>
        </w:r>
      </w:ins>
      <w:ins w:id="3432" w:author="Lektorat Bauer" w:date="2025-02-28T17:31:00Z" w16du:dateUtc="2025-02-28T16:31:00Z">
        <w:r w:rsidR="00E33B12">
          <w:rPr>
            <w:rFonts w:ascii="Arial" w:hAnsi="Arial" w:cs="Arial"/>
            <w:sz w:val="24"/>
            <w:szCs w:val="24"/>
          </w:rPr>
          <w:t>lometer</w:t>
        </w:r>
      </w:ins>
      <w:del w:id="3433" w:author="Lektorat Bauer" w:date="2025-02-28T17:30:00Z" w16du:dateUtc="2025-02-28T16:30:00Z">
        <w:r w:rsidRPr="00944672" w:rsidDel="00E33B12">
          <w:rPr>
            <w:rFonts w:ascii="Arial" w:hAnsi="Arial" w:cs="Arial"/>
            <w:sz w:val="24"/>
            <w:szCs w:val="24"/>
          </w:rPr>
          <w:delText>km</w:delText>
        </w:r>
      </w:del>
      <w:del w:id="3434" w:author="Lektorat Bauer" w:date="2025-02-28T17:31:00Z" w16du:dateUtc="2025-02-28T16:31:00Z">
        <w:r w:rsidRPr="00944672" w:rsidDel="00E33B12">
          <w:rPr>
            <w:rFonts w:ascii="Arial" w:hAnsi="Arial" w:cs="Arial"/>
            <w:sz w:val="24"/>
            <w:szCs w:val="24"/>
          </w:rPr>
          <w:delText xml:space="preserve"> sein</w:delText>
        </w:r>
      </w:del>
      <w:r w:rsidRPr="00944672">
        <w:rPr>
          <w:rFonts w:ascii="Arial" w:hAnsi="Arial" w:cs="Arial"/>
          <w:sz w:val="24"/>
          <w:szCs w:val="24"/>
        </w:rPr>
        <w:t>.</w:t>
      </w:r>
    </w:p>
    <w:p w14:paraId="0F17F869"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 Sie hatten den Vorteil, dass Sie sich nicht an </w:t>
      </w:r>
      <w:commentRangeStart w:id="3435"/>
      <w:r w:rsidRPr="00944672">
        <w:rPr>
          <w:rFonts w:ascii="Arial" w:hAnsi="Arial" w:cs="Arial"/>
          <w:sz w:val="24"/>
          <w:szCs w:val="24"/>
        </w:rPr>
        <w:t xml:space="preserve">bestimmte Luftstraßen halten mussten und die Strecke direkt fliegen konnten, </w:t>
      </w:r>
      <w:commentRangeEnd w:id="3435"/>
      <w:r w:rsidR="00E33B12">
        <w:rPr>
          <w:rStyle w:val="Kommentarzeichen"/>
        </w:rPr>
        <w:commentReference w:id="3435"/>
      </w:r>
      <w:r w:rsidRPr="00944672">
        <w:rPr>
          <w:rFonts w:ascii="Arial" w:hAnsi="Arial" w:cs="Arial"/>
          <w:sz w:val="24"/>
          <w:szCs w:val="24"/>
        </w:rPr>
        <w:t>wodurch die Reisezeit massiv verkürzt wurde.</w:t>
      </w:r>
    </w:p>
    <w:p w14:paraId="25A1805B" w14:textId="4FB7FB1D"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 xml:space="preserve">Die Reisegeschwindigkeit wurde auf die Normalgeschwindigkeit von 896 </w:t>
      </w:r>
      <w:del w:id="3436" w:author="Lektorat Bauer" w:date="2025-02-28T17:31:00Z" w16du:dateUtc="2025-02-28T16:31:00Z">
        <w:r w:rsidRPr="00944672" w:rsidDel="00E33B12">
          <w:rPr>
            <w:rFonts w:ascii="Arial" w:hAnsi="Arial" w:cs="Arial"/>
            <w:sz w:val="24"/>
            <w:szCs w:val="24"/>
          </w:rPr>
          <w:delText>km/h</w:delText>
        </w:r>
      </w:del>
      <w:ins w:id="3437" w:author="Lektorat Bauer" w:date="2025-02-28T17:31:00Z" w16du:dateUtc="2025-02-28T16:31:00Z">
        <w:r w:rsidR="00E33B12">
          <w:rPr>
            <w:rFonts w:ascii="Arial" w:hAnsi="Arial" w:cs="Arial"/>
            <w:sz w:val="24"/>
            <w:szCs w:val="24"/>
          </w:rPr>
          <w:t>Stundenkilometer</w:t>
        </w:r>
      </w:ins>
      <w:r w:rsidRPr="00944672">
        <w:rPr>
          <w:rFonts w:ascii="Arial" w:hAnsi="Arial" w:cs="Arial"/>
          <w:sz w:val="24"/>
          <w:szCs w:val="24"/>
        </w:rPr>
        <w:t xml:space="preserve"> eingestellt, sie würden also rund 3,5 Stunden Flugzeit benötigen. Die Flughöhe wurde, unterhalb der normalen Verkehrreisehöhe, auf Flugfläche 7.000 eingestellt. Das erhöhte zwar den Treibstoffverbrauch, aber das war auf diesem Flug zu vernachlässigen.</w:t>
      </w:r>
    </w:p>
    <w:p w14:paraId="3FC5DCFA"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Nachdem der neue Kurs anlag, schlug Yoon Na-Bi vor, dass Bakh Na-Gil einmal durch das Flugzeug gehen sollte, um sicherzustellen, dass sie keine böse Überraschung erleben würden. </w:t>
      </w:r>
    </w:p>
    <w:p w14:paraId="24BB4C52" w14:textId="3994FD5D"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Bakh Na-Gil nickte</w:t>
      </w:r>
      <w:del w:id="3438" w:author="Lektorat Bauer" w:date="2025-02-28T17:32:00Z" w16du:dateUtc="2025-02-28T16:32:00Z">
        <w:r w:rsidRPr="00944672" w:rsidDel="002F51F4">
          <w:rPr>
            <w:rFonts w:ascii="Arial" w:hAnsi="Arial" w:cs="Arial"/>
            <w:sz w:val="24"/>
            <w:szCs w:val="24"/>
          </w:rPr>
          <w:delText xml:space="preserve">, und bestätigte damit, dass </w:delText>
        </w:r>
        <w:commentRangeStart w:id="3439"/>
        <w:r w:rsidRPr="00944672" w:rsidDel="002F51F4">
          <w:rPr>
            <w:rFonts w:ascii="Arial" w:hAnsi="Arial" w:cs="Arial"/>
            <w:sz w:val="24"/>
            <w:szCs w:val="24"/>
          </w:rPr>
          <w:delText>das</w:delText>
        </w:r>
      </w:del>
      <w:commentRangeEnd w:id="3439"/>
      <w:r w:rsidR="002F51F4">
        <w:rPr>
          <w:rStyle w:val="Kommentarzeichen"/>
        </w:rPr>
        <w:commentReference w:id="3439"/>
      </w:r>
      <w:del w:id="3440" w:author="Lektorat Bauer" w:date="2025-02-28T17:32:00Z" w16du:dateUtc="2025-02-28T16:32:00Z">
        <w:r w:rsidRPr="00944672" w:rsidDel="002F51F4">
          <w:rPr>
            <w:rFonts w:ascii="Arial" w:hAnsi="Arial" w:cs="Arial"/>
            <w:sz w:val="24"/>
            <w:szCs w:val="24"/>
          </w:rPr>
          <w:delText xml:space="preserve"> eine gute Idee war</w:delText>
        </w:r>
      </w:del>
      <w:r w:rsidRPr="00944672">
        <w:rPr>
          <w:rFonts w:ascii="Arial" w:hAnsi="Arial" w:cs="Arial"/>
          <w:sz w:val="24"/>
          <w:szCs w:val="24"/>
        </w:rPr>
        <w:t>. „Ich werde auch die Toiletten prüfen. Sicherheitshalber. Ich werde rechts beginnen und dann links wieder zurückkommen.“</w:t>
      </w:r>
    </w:p>
    <w:p w14:paraId="406BB60A" w14:textId="47C0218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Bakh Na-Gil trat durch den Vorhang von der vorderen Küche in die Business-Class</w:t>
      </w:r>
      <w:ins w:id="3441" w:author="Lektorat Bauer" w:date="2025-02-28T17:32:00Z" w16du:dateUtc="2025-02-28T16:32:00Z">
        <w:r w:rsidR="002F51F4">
          <w:rPr>
            <w:rFonts w:ascii="Arial" w:hAnsi="Arial" w:cs="Arial"/>
            <w:sz w:val="24"/>
            <w:szCs w:val="24"/>
          </w:rPr>
          <w:t>.</w:t>
        </w:r>
      </w:ins>
      <w:del w:id="3442" w:author="Lektorat Bauer" w:date="2025-02-28T17:32:00Z" w16du:dateUtc="2025-02-28T16:32:00Z">
        <w:r w:rsidRPr="00944672" w:rsidDel="002F51F4">
          <w:rPr>
            <w:rFonts w:ascii="Arial" w:hAnsi="Arial" w:cs="Arial"/>
            <w:sz w:val="24"/>
            <w:szCs w:val="24"/>
          </w:rPr>
          <w:delText>,</w:delText>
        </w:r>
      </w:del>
      <w:r w:rsidRPr="00944672">
        <w:rPr>
          <w:rFonts w:ascii="Arial" w:hAnsi="Arial" w:cs="Arial"/>
          <w:sz w:val="24"/>
          <w:szCs w:val="24"/>
        </w:rPr>
        <w:t xml:space="preserve"> </w:t>
      </w:r>
      <w:ins w:id="3443" w:author="Lektorat Bauer" w:date="2025-02-28T17:32:00Z" w16du:dateUtc="2025-02-28T16:32:00Z">
        <w:r w:rsidR="002F51F4">
          <w:rPr>
            <w:rFonts w:ascii="Arial" w:hAnsi="Arial" w:cs="Arial"/>
            <w:sz w:val="24"/>
            <w:szCs w:val="24"/>
          </w:rPr>
          <w:t>H</w:t>
        </w:r>
      </w:ins>
      <w:del w:id="3444" w:author="Lektorat Bauer" w:date="2025-02-28T17:32:00Z" w16du:dateUtc="2025-02-28T16:32:00Z">
        <w:r w:rsidRPr="00944672" w:rsidDel="002F51F4">
          <w:rPr>
            <w:rFonts w:ascii="Arial" w:hAnsi="Arial" w:cs="Arial"/>
            <w:sz w:val="24"/>
            <w:szCs w:val="24"/>
          </w:rPr>
          <w:delText>h</w:delText>
        </w:r>
      </w:del>
      <w:r w:rsidRPr="00944672">
        <w:rPr>
          <w:rFonts w:ascii="Arial" w:hAnsi="Arial" w:cs="Arial"/>
          <w:sz w:val="24"/>
          <w:szCs w:val="24"/>
        </w:rPr>
        <w:t xml:space="preserve">ier verharrte er einen Moment, um sich auf die </w:t>
      </w:r>
      <w:r w:rsidRPr="00944672">
        <w:rPr>
          <w:rFonts w:ascii="Arial" w:hAnsi="Arial" w:cs="Arial"/>
          <w:noProof/>
          <w:sz w:val="24"/>
          <w:szCs w:val="24"/>
        </w:rPr>
        <w:t>G</w:t>
      </w:r>
      <w:ins w:id="3445" w:author="Lektorat Bauer" w:date="2025-02-28T17:32:00Z" w16du:dateUtc="2025-02-28T16:32:00Z">
        <w:r w:rsidR="002F51F4">
          <w:rPr>
            <w:rFonts w:ascii="Arial" w:hAnsi="Arial" w:cs="Arial"/>
            <w:noProof/>
            <w:sz w:val="24"/>
            <w:szCs w:val="24"/>
          </w:rPr>
          <w:t>e</w:t>
        </w:r>
      </w:ins>
      <w:r w:rsidRPr="00944672">
        <w:rPr>
          <w:rFonts w:ascii="Arial" w:hAnsi="Arial" w:cs="Arial"/>
          <w:noProof/>
          <w:sz w:val="24"/>
          <w:szCs w:val="24"/>
        </w:rPr>
        <w:t>räuschlage</w:t>
      </w:r>
      <w:r w:rsidRPr="00944672">
        <w:rPr>
          <w:rFonts w:ascii="Arial" w:hAnsi="Arial" w:cs="Arial"/>
          <w:sz w:val="24"/>
          <w:szCs w:val="24"/>
        </w:rPr>
        <w:t xml:space="preserve"> in der Kabine einzustimmen. Er musste </w:t>
      </w:r>
      <w:del w:id="3446" w:author="Lektorat Bauer" w:date="2025-02-28T17:32:00Z" w16du:dateUtc="2025-02-28T16:32:00Z">
        <w:r w:rsidRPr="00944672" w:rsidDel="002F51F4">
          <w:rPr>
            <w:rFonts w:ascii="Arial" w:hAnsi="Arial" w:cs="Arial"/>
            <w:sz w:val="24"/>
            <w:szCs w:val="24"/>
          </w:rPr>
          <w:delText>über das</w:delText>
        </w:r>
      </w:del>
      <w:ins w:id="3447" w:author="Lektorat Bauer" w:date="2025-02-28T17:32:00Z" w16du:dateUtc="2025-02-28T16:32:00Z">
        <w:r w:rsidR="002F51F4">
          <w:rPr>
            <w:rFonts w:ascii="Arial" w:hAnsi="Arial" w:cs="Arial"/>
            <w:sz w:val="24"/>
            <w:szCs w:val="24"/>
          </w:rPr>
          <w:t>trotz des</w:t>
        </w:r>
      </w:ins>
      <w:r w:rsidRPr="00944672">
        <w:rPr>
          <w:rFonts w:ascii="Arial" w:hAnsi="Arial" w:cs="Arial"/>
          <w:sz w:val="24"/>
          <w:szCs w:val="24"/>
        </w:rPr>
        <w:t xml:space="preserve"> Rauschen</w:t>
      </w:r>
      <w:ins w:id="3448" w:author="Lektorat Bauer" w:date="2025-02-28T17:32:00Z" w16du:dateUtc="2025-02-28T16:32:00Z">
        <w:r w:rsidR="002F51F4">
          <w:rPr>
            <w:rFonts w:ascii="Arial" w:hAnsi="Arial" w:cs="Arial"/>
            <w:sz w:val="24"/>
            <w:szCs w:val="24"/>
          </w:rPr>
          <w:t>s</w:t>
        </w:r>
      </w:ins>
      <w:r w:rsidRPr="00944672">
        <w:rPr>
          <w:rFonts w:ascii="Arial" w:hAnsi="Arial" w:cs="Arial"/>
          <w:sz w:val="24"/>
          <w:szCs w:val="24"/>
        </w:rPr>
        <w:t xml:space="preserve"> der Luft, die um das Flugzeug strich, in der Lage sein, Atemgeräusche wahrzunehmen.</w:t>
      </w:r>
    </w:p>
    <w:p w14:paraId="7F3365B6" w14:textId="3FFA8A38"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commentRangeStart w:id="3449"/>
      <w:r w:rsidRPr="00944672">
        <w:rPr>
          <w:rFonts w:ascii="Arial" w:hAnsi="Arial" w:cs="Arial"/>
          <w:sz w:val="24"/>
          <w:szCs w:val="24"/>
        </w:rPr>
        <w:t xml:space="preserve">Da das Licht in der Kabine noch brannte, sah </w:t>
      </w:r>
      <w:commentRangeEnd w:id="3449"/>
      <w:r w:rsidR="002F51F4">
        <w:rPr>
          <w:rStyle w:val="Kommentarzeichen"/>
        </w:rPr>
        <w:commentReference w:id="3449"/>
      </w:r>
      <w:r w:rsidRPr="00944672">
        <w:rPr>
          <w:rFonts w:ascii="Arial" w:hAnsi="Arial" w:cs="Arial"/>
          <w:sz w:val="24"/>
          <w:szCs w:val="24"/>
        </w:rPr>
        <w:t xml:space="preserve">er zu dem Gast in den Sitz 1C, der </w:t>
      </w:r>
      <w:ins w:id="3450" w:author="Lektorat Bauer" w:date="2025-02-28T17:32:00Z" w16du:dateUtc="2025-02-28T16:32:00Z">
        <w:r w:rsidR="002F51F4">
          <w:rPr>
            <w:rFonts w:ascii="Arial" w:hAnsi="Arial" w:cs="Arial"/>
            <w:sz w:val="24"/>
            <w:szCs w:val="24"/>
          </w:rPr>
          <w:t xml:space="preserve">der </w:t>
        </w:r>
      </w:ins>
      <w:r w:rsidRPr="00944672">
        <w:rPr>
          <w:rFonts w:ascii="Arial" w:hAnsi="Arial" w:cs="Arial"/>
          <w:sz w:val="24"/>
          <w:szCs w:val="24"/>
        </w:rPr>
        <w:t>einzige Gast in der ersten Reihe war. Nachdem er sich an den Geräuschpegel gewöhnt hatte, machte er sich auf den Weg nach hinten.</w:t>
      </w:r>
    </w:p>
    <w:p w14:paraId="71D1ED47"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In der Business-Class gab es keine Überlebenden. Dann trat er durch den Trennvorhang in die Economy-Class und sah sich der Menschenmenge, die dort gebucht hatte, gegenüber. Auch hier waren keine Besonderheiten erkennbar.</w:t>
      </w:r>
    </w:p>
    <w:p w14:paraId="1D88A7DE" w14:textId="14670C65"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Er entspannte sich etwas</w:t>
      </w:r>
      <w:del w:id="3451" w:author="Lektorat Bauer" w:date="2025-02-28T17:34:00Z" w16du:dateUtc="2025-02-28T16:34:00Z">
        <w:r w:rsidRPr="00944672" w:rsidDel="002F51F4">
          <w:rPr>
            <w:rFonts w:ascii="Arial" w:hAnsi="Arial" w:cs="Arial"/>
            <w:sz w:val="24"/>
            <w:szCs w:val="24"/>
          </w:rPr>
          <w:delText>,</w:delText>
        </w:r>
      </w:del>
      <w:ins w:id="3452" w:author="Lektorat Bauer" w:date="2025-02-28T17:34:00Z" w16du:dateUtc="2025-02-28T16:34:00Z">
        <w:r w:rsidR="002F51F4">
          <w:rPr>
            <w:rFonts w:ascii="Arial" w:hAnsi="Arial" w:cs="Arial"/>
            <w:sz w:val="24"/>
            <w:szCs w:val="24"/>
          </w:rPr>
          <w:t>.</w:t>
        </w:r>
      </w:ins>
      <w:r w:rsidRPr="00944672">
        <w:rPr>
          <w:rFonts w:ascii="Arial" w:hAnsi="Arial" w:cs="Arial"/>
          <w:sz w:val="24"/>
          <w:szCs w:val="24"/>
        </w:rPr>
        <w:t xml:space="preserve"> </w:t>
      </w:r>
      <w:ins w:id="3453" w:author="Lektorat Bauer" w:date="2025-02-28T17:34:00Z" w16du:dateUtc="2025-02-28T16:34:00Z">
        <w:r w:rsidR="002F51F4">
          <w:rPr>
            <w:rFonts w:ascii="Arial" w:hAnsi="Arial" w:cs="Arial"/>
            <w:sz w:val="24"/>
            <w:szCs w:val="24"/>
          </w:rPr>
          <w:t>D</w:t>
        </w:r>
      </w:ins>
      <w:del w:id="3454" w:author="Lektorat Bauer" w:date="2025-02-28T17:34:00Z" w16du:dateUtc="2025-02-28T16:34:00Z">
        <w:r w:rsidRPr="00944672" w:rsidDel="002F51F4">
          <w:rPr>
            <w:rFonts w:ascii="Arial" w:hAnsi="Arial" w:cs="Arial"/>
            <w:sz w:val="24"/>
            <w:szCs w:val="24"/>
          </w:rPr>
          <w:delText>d</w:delText>
        </w:r>
      </w:del>
      <w:r w:rsidRPr="00944672">
        <w:rPr>
          <w:rFonts w:ascii="Arial" w:hAnsi="Arial" w:cs="Arial"/>
          <w:sz w:val="24"/>
          <w:szCs w:val="24"/>
        </w:rPr>
        <w:t>as Gift schien so gewirkt zu haben, wie sie es erwartet hatten, denn alle Fluggäste saßen, wie schlafend, in den Sitzen. Zwischen Reihe 17 und 18 lag eine Flugbegleiterin im Gang</w:t>
      </w:r>
      <w:del w:id="3455" w:author="Lektorat Bauer" w:date="2025-02-28T17:34:00Z" w16du:dateUtc="2025-02-28T16:34:00Z">
        <w:r w:rsidRPr="00944672" w:rsidDel="002F51F4">
          <w:rPr>
            <w:rFonts w:ascii="Arial" w:hAnsi="Arial" w:cs="Arial"/>
            <w:sz w:val="24"/>
            <w:szCs w:val="24"/>
          </w:rPr>
          <w:delText>,</w:delText>
        </w:r>
      </w:del>
      <w:ins w:id="3456" w:author="Lektorat Bauer" w:date="2025-02-28T17:34:00Z" w16du:dateUtc="2025-02-28T16:34:00Z">
        <w:r w:rsidR="002F51F4">
          <w:rPr>
            <w:rFonts w:ascii="Arial" w:hAnsi="Arial" w:cs="Arial"/>
            <w:sz w:val="24"/>
            <w:szCs w:val="24"/>
          </w:rPr>
          <w:t>.</w:t>
        </w:r>
      </w:ins>
      <w:r w:rsidRPr="00944672">
        <w:rPr>
          <w:rFonts w:ascii="Arial" w:hAnsi="Arial" w:cs="Arial"/>
          <w:sz w:val="24"/>
          <w:szCs w:val="24"/>
        </w:rPr>
        <w:t xml:space="preserve"> </w:t>
      </w:r>
      <w:ins w:id="3457" w:author="Lektorat Bauer" w:date="2025-02-28T17:34:00Z" w16du:dateUtc="2025-02-28T16:34:00Z">
        <w:r w:rsidR="002F51F4">
          <w:rPr>
            <w:rFonts w:ascii="Arial" w:hAnsi="Arial" w:cs="Arial"/>
            <w:sz w:val="24"/>
            <w:szCs w:val="24"/>
          </w:rPr>
          <w:t>E</w:t>
        </w:r>
      </w:ins>
      <w:del w:id="3458" w:author="Lektorat Bauer" w:date="2025-02-28T17:34:00Z" w16du:dateUtc="2025-02-28T16:34:00Z">
        <w:r w:rsidRPr="00944672" w:rsidDel="002F51F4">
          <w:rPr>
            <w:rFonts w:ascii="Arial" w:hAnsi="Arial" w:cs="Arial"/>
            <w:sz w:val="24"/>
            <w:szCs w:val="24"/>
          </w:rPr>
          <w:delText>e</w:delText>
        </w:r>
      </w:del>
      <w:r w:rsidRPr="00944672">
        <w:rPr>
          <w:rFonts w:ascii="Arial" w:hAnsi="Arial" w:cs="Arial"/>
          <w:sz w:val="24"/>
          <w:szCs w:val="24"/>
        </w:rPr>
        <w:t>r stieg über sie hinweg und führte seine Runde fort.</w:t>
      </w:r>
    </w:p>
    <w:p w14:paraId="1E9CB8DB"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Hinter den Reihen 26 und 27 waren die mittleren Waschräume und die mittlere Küche installiert.</w:t>
      </w:r>
    </w:p>
    <w:p w14:paraId="7D6C6ECA" w14:textId="361AA93D"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In der Küche </w:t>
      </w:r>
      <w:del w:id="3459" w:author="Lektorat Bauer" w:date="2025-02-28T17:34:00Z" w16du:dateUtc="2025-02-28T16:34:00Z">
        <w:r w:rsidRPr="00944672" w:rsidDel="002F51F4">
          <w:rPr>
            <w:rFonts w:ascii="Arial" w:hAnsi="Arial" w:cs="Arial"/>
            <w:sz w:val="24"/>
            <w:szCs w:val="24"/>
          </w:rPr>
          <w:delText xml:space="preserve">Lage </w:delText>
        </w:r>
      </w:del>
      <w:ins w:id="3460" w:author="Lektorat Bauer" w:date="2025-02-28T17:34:00Z" w16du:dateUtc="2025-02-28T16:34:00Z">
        <w:r w:rsidR="002F51F4">
          <w:rPr>
            <w:rFonts w:ascii="Arial" w:hAnsi="Arial" w:cs="Arial"/>
            <w:sz w:val="24"/>
            <w:szCs w:val="24"/>
          </w:rPr>
          <w:t>lagen</w:t>
        </w:r>
        <w:r w:rsidR="002F51F4" w:rsidRPr="00944672">
          <w:rPr>
            <w:rFonts w:ascii="Arial" w:hAnsi="Arial" w:cs="Arial"/>
            <w:sz w:val="24"/>
            <w:szCs w:val="24"/>
          </w:rPr>
          <w:t xml:space="preserve"> </w:t>
        </w:r>
      </w:ins>
      <w:r w:rsidRPr="00944672">
        <w:rPr>
          <w:rFonts w:ascii="Arial" w:hAnsi="Arial" w:cs="Arial"/>
          <w:sz w:val="24"/>
          <w:szCs w:val="24"/>
        </w:rPr>
        <w:t xml:space="preserve">drei Flugbegleiter, im rechten Waschraum war niemand, im linken Waschraum war das Schild auf ‚besetzt‘ gestellt. </w:t>
      </w:r>
      <w:del w:id="3461" w:author="Lektorat Bauer" w:date="2025-02-28T17:35:00Z" w16du:dateUtc="2025-02-28T16:35:00Z">
        <w:r w:rsidRPr="00944672" w:rsidDel="002F51F4">
          <w:rPr>
            <w:rFonts w:ascii="Arial" w:hAnsi="Arial" w:cs="Arial"/>
            <w:sz w:val="24"/>
            <w:szCs w:val="24"/>
          </w:rPr>
          <w:delText xml:space="preserve">Hier </w:delText>
        </w:r>
        <w:commentRangeStart w:id="3462"/>
        <w:r w:rsidRPr="00944672" w:rsidDel="002F51F4">
          <w:rPr>
            <w:rFonts w:ascii="Arial" w:hAnsi="Arial" w:cs="Arial"/>
            <w:sz w:val="24"/>
            <w:szCs w:val="24"/>
          </w:rPr>
          <w:delText>konnte</w:delText>
        </w:r>
      </w:del>
      <w:commentRangeEnd w:id="3462"/>
      <w:r w:rsidR="002F51F4">
        <w:rPr>
          <w:rStyle w:val="Kommentarzeichen"/>
        </w:rPr>
        <w:commentReference w:id="3462"/>
      </w:r>
      <w:del w:id="3463" w:author="Lektorat Bauer" w:date="2025-02-28T17:35:00Z" w16du:dateUtc="2025-02-28T16:35:00Z">
        <w:r w:rsidRPr="00944672" w:rsidDel="002F51F4">
          <w:rPr>
            <w:rFonts w:ascii="Arial" w:hAnsi="Arial" w:cs="Arial"/>
            <w:sz w:val="24"/>
            <w:szCs w:val="24"/>
          </w:rPr>
          <w:delText xml:space="preserve"> jemand im Waschraum sein, oder die Crew hatte diesen Waschraum noch gesperrt. </w:delText>
        </w:r>
      </w:del>
      <w:r w:rsidRPr="00944672">
        <w:rPr>
          <w:rFonts w:ascii="Arial" w:hAnsi="Arial" w:cs="Arial"/>
          <w:sz w:val="24"/>
          <w:szCs w:val="24"/>
        </w:rPr>
        <w:t>Bakh Na-Gil ging zu der Waschraumtür und lauschte kurz, dann entriegelte er den Waschraum von außen. Niemand drinnen. Bakh Na-Gil setzte seine Runde fort.</w:t>
      </w:r>
    </w:p>
    <w:p w14:paraId="43E3354B" w14:textId="13C1D2EB"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Auch in den Reihen 29 bis 41 war alles, aus seiner Sicht, in Ordnung und er erreichte die hintere Küche. Geradeaus war ein Waschraum, der ‚frei‘ anzeigte, in der hinteren Küche lagen vier weitere Flugbegleiter.</w:t>
      </w:r>
    </w:p>
    <w:p w14:paraId="7E804619" w14:textId="0CECB416"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Als Bakh Na-Gil über die Flugbegleiter steigen wollte, bemerkte er, dass sich ein Flugbegleiter noch bewegte. Er beugte sich runter und brach dem Flugbegleiter</w:t>
      </w:r>
      <w:ins w:id="3464" w:author="Lektorat Bauer" w:date="2025-02-28T17:38:00Z" w16du:dateUtc="2025-02-28T16:38:00Z">
        <w:r w:rsidR="002F51F4">
          <w:rPr>
            <w:rFonts w:ascii="Arial" w:hAnsi="Arial" w:cs="Arial"/>
            <w:sz w:val="24"/>
            <w:szCs w:val="24"/>
          </w:rPr>
          <w:t xml:space="preserve"> mit einem geübten </w:t>
        </w:r>
        <w:commentRangeStart w:id="3465"/>
        <w:r w:rsidR="002F51F4">
          <w:rPr>
            <w:rFonts w:ascii="Arial" w:hAnsi="Arial" w:cs="Arial"/>
            <w:sz w:val="24"/>
            <w:szCs w:val="24"/>
          </w:rPr>
          <w:t>Ruck</w:t>
        </w:r>
        <w:commentRangeEnd w:id="3465"/>
        <w:r w:rsidR="002F51F4">
          <w:rPr>
            <w:rStyle w:val="Kommentarzeichen"/>
          </w:rPr>
          <w:commentReference w:id="3465"/>
        </w:r>
      </w:ins>
      <w:r w:rsidRPr="00944672">
        <w:rPr>
          <w:rFonts w:ascii="Arial" w:hAnsi="Arial" w:cs="Arial"/>
          <w:sz w:val="24"/>
          <w:szCs w:val="24"/>
        </w:rPr>
        <w:t xml:space="preserve"> das Genick. Als er sich wieder aufrichtete, war er sich sicher, dass er ein Geräusch gehört hatte</w:t>
      </w:r>
      <w:del w:id="3466" w:author="Lektorat Bauer" w:date="2025-02-28T17:38:00Z" w16du:dateUtc="2025-02-28T16:38:00Z">
        <w:r w:rsidRPr="00944672" w:rsidDel="002F51F4">
          <w:rPr>
            <w:rFonts w:ascii="Arial" w:hAnsi="Arial" w:cs="Arial"/>
            <w:sz w:val="24"/>
            <w:szCs w:val="24"/>
          </w:rPr>
          <w:delText xml:space="preserve">, </w:delText>
        </w:r>
        <w:commentRangeStart w:id="3467"/>
        <w:r w:rsidRPr="00944672" w:rsidDel="002F51F4">
          <w:rPr>
            <w:rFonts w:ascii="Arial" w:hAnsi="Arial" w:cs="Arial"/>
            <w:sz w:val="24"/>
            <w:szCs w:val="24"/>
          </w:rPr>
          <w:delText>das schien aber vor ihm entstanden zu sein</w:delText>
        </w:r>
      </w:del>
      <w:commentRangeEnd w:id="3467"/>
      <w:r w:rsidR="002F51F4">
        <w:rPr>
          <w:rStyle w:val="Kommentarzeichen"/>
        </w:rPr>
        <w:commentReference w:id="3467"/>
      </w:r>
      <w:r w:rsidRPr="00944672">
        <w:rPr>
          <w:rFonts w:ascii="Arial" w:hAnsi="Arial" w:cs="Arial"/>
          <w:sz w:val="24"/>
          <w:szCs w:val="24"/>
        </w:rPr>
        <w:t>.</w:t>
      </w:r>
    </w:p>
    <w:p w14:paraId="1A0E34B4" w14:textId="31072B51"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Um sicherzugehen, fasste er alle Flugbegleiter an die Schulter, löste aber keine Reaktion aus. Auf der anderen Seite war wieder ein Waschraum, und auch dieser zeigte ‚frei‘ an. Als Bakh Na-Gil sich Richtung Kabine drehte, sah er aus dem Augenwinkel ein Schattenspiel</w:t>
      </w:r>
      <w:ins w:id="3468" w:author="Lektorat Bauer" w:date="2025-02-28T17:39:00Z" w16du:dateUtc="2025-02-28T16:39:00Z">
        <w:r w:rsidR="002F51F4">
          <w:rPr>
            <w:rFonts w:ascii="Arial" w:hAnsi="Arial" w:cs="Arial"/>
            <w:sz w:val="24"/>
            <w:szCs w:val="24"/>
          </w:rPr>
          <w:t>.</w:t>
        </w:r>
      </w:ins>
      <w:del w:id="3469" w:author="Lektorat Bauer" w:date="2025-02-28T17:39:00Z" w16du:dateUtc="2025-02-28T16:39:00Z">
        <w:r w:rsidRPr="00944672" w:rsidDel="002F51F4">
          <w:rPr>
            <w:rFonts w:ascii="Arial" w:hAnsi="Arial" w:cs="Arial"/>
            <w:sz w:val="24"/>
            <w:szCs w:val="24"/>
          </w:rPr>
          <w:delText>,</w:delText>
        </w:r>
      </w:del>
      <w:r w:rsidRPr="00944672">
        <w:rPr>
          <w:rFonts w:ascii="Arial" w:hAnsi="Arial" w:cs="Arial"/>
          <w:sz w:val="24"/>
          <w:szCs w:val="24"/>
        </w:rPr>
        <w:t xml:space="preserve"> </w:t>
      </w:r>
      <w:ins w:id="3470" w:author="Lektorat Bauer" w:date="2025-02-28T17:39:00Z" w16du:dateUtc="2025-02-28T16:39:00Z">
        <w:r w:rsidR="002F51F4">
          <w:rPr>
            <w:rFonts w:ascii="Arial" w:hAnsi="Arial" w:cs="Arial"/>
            <w:sz w:val="24"/>
            <w:szCs w:val="24"/>
          </w:rPr>
          <w:t>E</w:t>
        </w:r>
      </w:ins>
      <w:del w:id="3471" w:author="Lektorat Bauer" w:date="2025-02-28T17:39:00Z" w16du:dateUtc="2025-02-28T16:39:00Z">
        <w:r w:rsidRPr="00944672" w:rsidDel="002F51F4">
          <w:rPr>
            <w:rFonts w:ascii="Arial" w:hAnsi="Arial" w:cs="Arial"/>
            <w:sz w:val="24"/>
            <w:szCs w:val="24"/>
          </w:rPr>
          <w:delText>e</w:delText>
        </w:r>
      </w:del>
      <w:r w:rsidRPr="00944672">
        <w:rPr>
          <w:rFonts w:ascii="Arial" w:hAnsi="Arial" w:cs="Arial"/>
          <w:sz w:val="24"/>
          <w:szCs w:val="24"/>
        </w:rPr>
        <w:t>r wirbelte herum und stand sofort in Kampfhaltung. Hinter ihm war niemand, aber etwas irritierte ihn.</w:t>
      </w:r>
    </w:p>
    <w:p w14:paraId="2E08AE8A" w14:textId="4F5D07B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Er ging vorsichtig zu dem Waschraum und sah, dass doch jemand in dem Waschraum war. Eine Dame saß auf der geschlossenen Toilette, sie war wahrscheinlich beim Hineingehen ein Opfer des Gases geworden. Aber es machte den Anschein, als sei sie noch am Leben. Da er die Tür nicht ganz öffnen konnte, griff er durch die Tür und hielt der Frau Nase und Mund zu. Kurz darauf erschlaffte </w:t>
      </w:r>
      <w:del w:id="3472" w:author="Lektorat Bauer" w:date="2025-02-28T17:40:00Z" w16du:dateUtc="2025-02-28T16:40:00Z">
        <w:r w:rsidRPr="00944672" w:rsidDel="002F51F4">
          <w:rPr>
            <w:rFonts w:ascii="Arial" w:hAnsi="Arial" w:cs="Arial"/>
            <w:sz w:val="24"/>
            <w:szCs w:val="24"/>
          </w:rPr>
          <w:delText>I</w:delText>
        </w:r>
      </w:del>
      <w:ins w:id="3473" w:author="Lektorat Bauer" w:date="2025-02-28T17:40:00Z" w16du:dateUtc="2025-02-28T16:40:00Z">
        <w:r w:rsidR="002F51F4">
          <w:rPr>
            <w:rFonts w:ascii="Arial" w:hAnsi="Arial" w:cs="Arial"/>
            <w:sz w:val="24"/>
            <w:szCs w:val="24"/>
          </w:rPr>
          <w:t>i</w:t>
        </w:r>
      </w:ins>
      <w:r w:rsidRPr="00944672">
        <w:rPr>
          <w:rFonts w:ascii="Arial" w:hAnsi="Arial" w:cs="Arial"/>
          <w:sz w:val="24"/>
          <w:szCs w:val="24"/>
        </w:rPr>
        <w:t>hr Körper.</w:t>
      </w:r>
    </w:p>
    <w:p w14:paraId="1E1CB31C" w14:textId="57FEEDE3"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Jetzt war er vorgewarnt</w:t>
      </w:r>
      <w:ins w:id="3474" w:author="Lektorat Bauer" w:date="2025-02-28T17:40:00Z" w16du:dateUtc="2025-02-28T16:40:00Z">
        <w:r w:rsidR="002F51F4">
          <w:rPr>
            <w:rFonts w:ascii="Arial" w:hAnsi="Arial" w:cs="Arial"/>
            <w:sz w:val="24"/>
            <w:szCs w:val="24"/>
          </w:rPr>
          <w:t>.</w:t>
        </w:r>
      </w:ins>
      <w:del w:id="3475" w:author="Lektorat Bauer" w:date="2025-02-28T17:40:00Z" w16du:dateUtc="2025-02-28T16:40:00Z">
        <w:r w:rsidRPr="00944672" w:rsidDel="002F51F4">
          <w:rPr>
            <w:rFonts w:ascii="Arial" w:hAnsi="Arial" w:cs="Arial"/>
            <w:sz w:val="24"/>
            <w:szCs w:val="24"/>
          </w:rPr>
          <w:delText>,</w:delText>
        </w:r>
      </w:del>
      <w:r w:rsidRPr="00944672">
        <w:rPr>
          <w:rFonts w:ascii="Arial" w:hAnsi="Arial" w:cs="Arial"/>
          <w:sz w:val="24"/>
          <w:szCs w:val="24"/>
        </w:rPr>
        <w:t xml:space="preserve"> </w:t>
      </w:r>
      <w:ins w:id="3476" w:author="Lektorat Bauer" w:date="2025-02-28T17:40:00Z" w16du:dateUtc="2025-02-28T16:40:00Z">
        <w:r w:rsidR="002F51F4">
          <w:rPr>
            <w:rFonts w:ascii="Arial" w:hAnsi="Arial" w:cs="Arial"/>
            <w:sz w:val="24"/>
            <w:szCs w:val="24"/>
          </w:rPr>
          <w:t>B</w:t>
        </w:r>
      </w:ins>
      <w:del w:id="3477" w:author="Lektorat Bauer" w:date="2025-02-28T17:40:00Z" w16du:dateUtc="2025-02-28T16:40:00Z">
        <w:r w:rsidRPr="00944672" w:rsidDel="002F51F4">
          <w:rPr>
            <w:rFonts w:ascii="Arial" w:hAnsi="Arial" w:cs="Arial"/>
            <w:sz w:val="24"/>
            <w:szCs w:val="24"/>
          </w:rPr>
          <w:delText>b</w:delText>
        </w:r>
      </w:del>
      <w:r w:rsidRPr="00944672">
        <w:rPr>
          <w:rFonts w:ascii="Arial" w:hAnsi="Arial" w:cs="Arial"/>
          <w:sz w:val="24"/>
          <w:szCs w:val="24"/>
        </w:rPr>
        <w:t xml:space="preserve">isher hatten zwei Menschen den Giftangriff überlebt, also musste er vorsichtiger sein. Der Rückweg dauerte daher etwas länger, aber </w:t>
      </w:r>
      <w:del w:id="3478" w:author="Lektorat Bauer" w:date="2025-02-28T17:40:00Z" w16du:dateUtc="2025-02-28T16:40:00Z">
        <w:r w:rsidRPr="00944672" w:rsidDel="002F51F4">
          <w:rPr>
            <w:rFonts w:ascii="Arial" w:hAnsi="Arial" w:cs="Arial"/>
            <w:sz w:val="24"/>
            <w:szCs w:val="24"/>
          </w:rPr>
          <w:delText xml:space="preserve">er </w:delText>
        </w:r>
      </w:del>
      <w:ins w:id="3479" w:author="Lektorat Bauer" w:date="2025-02-28T17:40:00Z" w16du:dateUtc="2025-02-28T16:40:00Z">
        <w:r w:rsidR="002F51F4">
          <w:rPr>
            <w:rFonts w:ascii="Arial" w:hAnsi="Arial" w:cs="Arial"/>
            <w:sz w:val="24"/>
            <w:szCs w:val="24"/>
          </w:rPr>
          <w:t>es</w:t>
        </w:r>
        <w:r w:rsidR="002F51F4" w:rsidRPr="00944672">
          <w:rPr>
            <w:rFonts w:ascii="Arial" w:hAnsi="Arial" w:cs="Arial"/>
            <w:sz w:val="24"/>
            <w:szCs w:val="24"/>
          </w:rPr>
          <w:t xml:space="preserve"> </w:t>
        </w:r>
      </w:ins>
      <w:r w:rsidRPr="00944672">
        <w:rPr>
          <w:rFonts w:ascii="Arial" w:hAnsi="Arial" w:cs="Arial"/>
          <w:sz w:val="24"/>
          <w:szCs w:val="24"/>
        </w:rPr>
        <w:t>waren keine weiteren Überlebenden an Bord.</w:t>
      </w:r>
    </w:p>
    <w:p w14:paraId="4E0FFDE1" w14:textId="545046E2"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Als er ins Cockpit zurückkam, schaute ihn Yoon fragend an</w:t>
      </w:r>
      <w:ins w:id="3480" w:author="Lektorat Bauer" w:date="2025-02-28T17:40:00Z" w16du:dateUtc="2025-02-28T16:40:00Z">
        <w:r w:rsidR="002F51F4">
          <w:rPr>
            <w:rFonts w:ascii="Arial" w:hAnsi="Arial" w:cs="Arial"/>
            <w:sz w:val="24"/>
            <w:szCs w:val="24"/>
          </w:rPr>
          <w:t>.</w:t>
        </w:r>
      </w:ins>
      <w:del w:id="3481" w:author="Lektorat Bauer" w:date="2025-02-28T17:40:00Z" w16du:dateUtc="2025-02-28T16:40:00Z">
        <w:r w:rsidRPr="00944672" w:rsidDel="002F51F4">
          <w:rPr>
            <w:rFonts w:ascii="Arial" w:hAnsi="Arial" w:cs="Arial"/>
            <w:sz w:val="24"/>
            <w:szCs w:val="24"/>
          </w:rPr>
          <w:delText>,</w:delText>
        </w:r>
      </w:del>
      <w:r w:rsidRPr="00944672">
        <w:rPr>
          <w:rFonts w:ascii="Arial" w:hAnsi="Arial" w:cs="Arial"/>
          <w:sz w:val="24"/>
          <w:szCs w:val="24"/>
        </w:rPr>
        <w:t xml:space="preserve"> </w:t>
      </w:r>
      <w:ins w:id="3482" w:author="Lektorat Bauer" w:date="2025-02-28T17:40:00Z" w16du:dateUtc="2025-02-28T16:40:00Z">
        <w:r w:rsidR="002F51F4">
          <w:rPr>
            <w:rFonts w:ascii="Arial" w:hAnsi="Arial" w:cs="Arial"/>
            <w:sz w:val="24"/>
            <w:szCs w:val="24"/>
          </w:rPr>
          <w:t>E</w:t>
        </w:r>
      </w:ins>
      <w:del w:id="3483" w:author="Lektorat Bauer" w:date="2025-02-28T17:40:00Z" w16du:dateUtc="2025-02-28T16:40:00Z">
        <w:r w:rsidRPr="00944672" w:rsidDel="002F51F4">
          <w:rPr>
            <w:rFonts w:ascii="Arial" w:hAnsi="Arial" w:cs="Arial"/>
            <w:sz w:val="24"/>
            <w:szCs w:val="24"/>
          </w:rPr>
          <w:delText>e</w:delText>
        </w:r>
      </w:del>
      <w:r w:rsidRPr="00944672">
        <w:rPr>
          <w:rFonts w:ascii="Arial" w:hAnsi="Arial" w:cs="Arial"/>
          <w:sz w:val="24"/>
          <w:szCs w:val="24"/>
        </w:rPr>
        <w:t>r hielt zwei Finger hoch und zuckte mit den Schultern.</w:t>
      </w:r>
    </w:p>
    <w:p w14:paraId="568B903B"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43290C10"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18C0997B"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2FCCCB17"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commentRangeStart w:id="3484"/>
      <w:commentRangeEnd w:id="3484"/>
      <w:r w:rsidRPr="00944672">
        <w:rPr>
          <w:rFonts w:ascii="Arial" w:hAnsi="Arial" w:cs="Arial"/>
          <w:b/>
          <w:bCs/>
          <w:sz w:val="24"/>
          <w:szCs w:val="24"/>
        </w:rPr>
        <w:commentReference w:id="3484"/>
      </w:r>
      <w:r w:rsidRPr="00944672">
        <w:rPr>
          <w:rFonts w:ascii="Arial" w:hAnsi="Arial" w:cs="Arial"/>
          <w:b/>
          <w:bCs/>
          <w:sz w:val="24"/>
          <w:szCs w:val="24"/>
        </w:rPr>
        <w:t>&gt;&gt;&gt; Fischtrawler ‚Joh-Eun Jib IV‘, 01:30 Uhr: Südchinesisches Meer, irgendwo zwischen Vietnam und Malaysia &lt;&lt;&lt;</w:t>
      </w:r>
    </w:p>
    <w:p w14:paraId="5E980F2A" w14:textId="58EAA30F"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Der Operator hatte über das taktische Display beobachtet, wie die beiden Flugkörper dicht beieinander </w:t>
      </w:r>
      <w:del w:id="3485" w:author="Lektorat Bauer" w:date="2025-02-28T17:40:00Z" w16du:dateUtc="2025-02-28T16:40:00Z">
        <w:r w:rsidRPr="00944672" w:rsidDel="002F51F4">
          <w:rPr>
            <w:rFonts w:ascii="Arial" w:hAnsi="Arial" w:cs="Arial"/>
            <w:sz w:val="24"/>
            <w:szCs w:val="24"/>
          </w:rPr>
          <w:delText>herflogen</w:delText>
        </w:r>
      </w:del>
      <w:ins w:id="3486" w:author="Lektorat Bauer" w:date="2025-02-28T17:40:00Z" w16du:dateUtc="2025-02-28T16:40:00Z">
        <w:r w:rsidR="002F51F4">
          <w:rPr>
            <w:rFonts w:ascii="Arial" w:hAnsi="Arial" w:cs="Arial"/>
            <w:sz w:val="24"/>
            <w:szCs w:val="24"/>
          </w:rPr>
          <w:t>geflogen waren</w:t>
        </w:r>
      </w:ins>
      <w:r w:rsidRPr="00944672">
        <w:rPr>
          <w:rFonts w:ascii="Arial" w:hAnsi="Arial" w:cs="Arial"/>
          <w:sz w:val="24"/>
          <w:szCs w:val="24"/>
        </w:rPr>
        <w:t>. Über die Kamera an Bord der Drohne</w:t>
      </w:r>
      <w:del w:id="3487" w:author="Lektorat Bauer" w:date="2025-02-28T17:41:00Z" w16du:dateUtc="2025-02-28T16:41:00Z">
        <w:r w:rsidRPr="00944672" w:rsidDel="002F51F4">
          <w:rPr>
            <w:rFonts w:ascii="Arial" w:hAnsi="Arial" w:cs="Arial"/>
            <w:sz w:val="24"/>
            <w:szCs w:val="24"/>
          </w:rPr>
          <w:delText>,</w:delText>
        </w:r>
      </w:del>
      <w:r w:rsidRPr="00944672">
        <w:rPr>
          <w:rFonts w:ascii="Arial" w:hAnsi="Arial" w:cs="Arial"/>
          <w:sz w:val="24"/>
          <w:szCs w:val="24"/>
        </w:rPr>
        <w:t xml:space="preserve"> hatte </w:t>
      </w:r>
      <w:ins w:id="3488" w:author="Lektorat Bauer" w:date="2025-02-28T17:41:00Z" w16du:dateUtc="2025-02-28T16:41:00Z">
        <w:r w:rsidR="002F51F4">
          <w:rPr>
            <w:rFonts w:ascii="Arial" w:hAnsi="Arial" w:cs="Arial"/>
            <w:sz w:val="24"/>
            <w:szCs w:val="24"/>
          </w:rPr>
          <w:t xml:space="preserve">er </w:t>
        </w:r>
      </w:ins>
      <w:r w:rsidRPr="00944672">
        <w:rPr>
          <w:rFonts w:ascii="Arial" w:hAnsi="Arial" w:cs="Arial"/>
          <w:sz w:val="24"/>
          <w:szCs w:val="24"/>
        </w:rPr>
        <w:t>auch per Sichtkontakt sichergestellt, dass sich die beiden Fluggeräte nicht zu nahe kamen.</w:t>
      </w:r>
    </w:p>
    <w:p w14:paraId="0A8AA7FC" w14:textId="64C25628"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Als er aus der Boeing das Zeichen bekam, dass alle Daten übertragen worden waren, griff er zu seinem Joystick und lenkte die Drohne weg von der Boeing, die jetzt damit begann</w:t>
      </w:r>
      <w:ins w:id="3489" w:author="Lektorat Bauer" w:date="2025-02-28T17:41:00Z" w16du:dateUtc="2025-02-28T16:41:00Z">
        <w:r w:rsidR="002F51F4">
          <w:rPr>
            <w:rFonts w:ascii="Arial" w:hAnsi="Arial" w:cs="Arial"/>
            <w:sz w:val="24"/>
            <w:szCs w:val="24"/>
          </w:rPr>
          <w:t>,</w:t>
        </w:r>
      </w:ins>
      <w:r w:rsidRPr="00944672">
        <w:rPr>
          <w:rFonts w:ascii="Arial" w:hAnsi="Arial" w:cs="Arial"/>
          <w:sz w:val="24"/>
          <w:szCs w:val="24"/>
        </w:rPr>
        <w:t xml:space="preserve"> auf ihre neue Flugroute zu drehen.</w:t>
      </w:r>
    </w:p>
    <w:p w14:paraId="045B2D57" w14:textId="1B543ED5"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Er programmierte eine Flugroute, die die Drohne entlang der thailändisch-malayischen Grenze nach Penang bringen würde</w:t>
      </w:r>
      <w:ins w:id="3490" w:author="Lektorat Bauer" w:date="2025-02-28T17:41:00Z" w16du:dateUtc="2025-02-28T16:41:00Z">
        <w:r w:rsidR="002F51F4">
          <w:rPr>
            <w:rFonts w:ascii="Arial" w:hAnsi="Arial" w:cs="Arial"/>
            <w:sz w:val="24"/>
            <w:szCs w:val="24"/>
          </w:rPr>
          <w:t>,</w:t>
        </w:r>
      </w:ins>
      <w:r w:rsidRPr="00944672">
        <w:rPr>
          <w:rFonts w:ascii="Arial" w:hAnsi="Arial" w:cs="Arial"/>
          <w:sz w:val="24"/>
          <w:szCs w:val="24"/>
        </w:rPr>
        <w:t xml:space="preserve"> und informierte die dortigen Bodentruppen, dass die Drohne unterwegs zu ihnen sei.</w:t>
      </w:r>
    </w:p>
    <w:p w14:paraId="38E71E53" w14:textId="34C2B23B"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Die Leutnants Park und Kim waren schon seit drei Tagen in Malaysia und hatten sich mit der Umgebung vertraut gemacht. Der Plan sah vor, dass sie bei Sichtung der Drohne, die in</w:t>
      </w:r>
      <w:ins w:id="3491" w:author="Lektorat Bauer" w:date="2025-02-28T17:41:00Z" w16du:dateUtc="2025-02-28T16:41:00Z">
        <w:r w:rsidR="002F51F4">
          <w:rPr>
            <w:rFonts w:ascii="Arial" w:hAnsi="Arial" w:cs="Arial"/>
            <w:sz w:val="24"/>
            <w:szCs w:val="24"/>
          </w:rPr>
          <w:t xml:space="preserve"> den Farben von</w:t>
        </w:r>
      </w:ins>
      <w:r w:rsidRPr="00944672">
        <w:rPr>
          <w:rFonts w:ascii="Arial" w:hAnsi="Arial" w:cs="Arial"/>
          <w:sz w:val="24"/>
          <w:szCs w:val="24"/>
        </w:rPr>
        <w:t xml:space="preserve"> Malaysia Airlines </w:t>
      </w:r>
      <w:del w:id="3492" w:author="Lektorat Bauer" w:date="2025-02-28T17:41:00Z" w16du:dateUtc="2025-02-28T16:41:00Z">
        <w:r w:rsidRPr="00944672" w:rsidDel="002F51F4">
          <w:rPr>
            <w:rFonts w:ascii="Arial" w:hAnsi="Arial" w:cs="Arial"/>
            <w:sz w:val="24"/>
            <w:szCs w:val="24"/>
          </w:rPr>
          <w:delText xml:space="preserve">Farben </w:delText>
        </w:r>
      </w:del>
      <w:r w:rsidRPr="00944672">
        <w:rPr>
          <w:rFonts w:ascii="Arial" w:hAnsi="Arial" w:cs="Arial"/>
          <w:sz w:val="24"/>
          <w:szCs w:val="24"/>
        </w:rPr>
        <w:t>lackiert war, die Selbstzerstörung auslösen sollten.</w:t>
      </w:r>
    </w:p>
    <w:p w14:paraId="15832714" w14:textId="1AED11D1"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Als die</w:t>
      </w:r>
      <w:ins w:id="3493" w:author="Lektorat Bauer" w:date="2025-02-28T17:42:00Z" w16du:dateUtc="2025-02-28T16:42:00Z">
        <w:r w:rsidR="00C50063">
          <w:rPr>
            <w:rFonts w:ascii="Arial" w:hAnsi="Arial" w:cs="Arial"/>
            <w:sz w:val="24"/>
            <w:szCs w:val="24"/>
          </w:rPr>
          <w:t xml:space="preserve"> </w:t>
        </w:r>
      </w:ins>
      <w:del w:id="3494" w:author="Lektorat Bauer" w:date="2025-02-28T17:42:00Z" w16du:dateUtc="2025-02-28T16:42:00Z">
        <w:r w:rsidRPr="00944672" w:rsidDel="00C50063">
          <w:rPr>
            <w:rFonts w:ascii="Arial" w:hAnsi="Arial" w:cs="Arial"/>
            <w:sz w:val="24"/>
            <w:szCs w:val="24"/>
          </w:rPr>
          <w:delText xml:space="preserve">, als </w:delText>
        </w:r>
        <w:commentRangeStart w:id="3495"/>
        <w:r w:rsidRPr="00944672" w:rsidDel="00C50063">
          <w:rPr>
            <w:rFonts w:ascii="Arial" w:hAnsi="Arial" w:cs="Arial"/>
            <w:sz w:val="24"/>
            <w:szCs w:val="24"/>
          </w:rPr>
          <w:delText>Malaysia</w:delText>
        </w:r>
      </w:del>
      <w:commentRangeEnd w:id="3495"/>
      <w:r w:rsidR="00C50063">
        <w:rPr>
          <w:rStyle w:val="Kommentarzeichen"/>
        </w:rPr>
        <w:commentReference w:id="3495"/>
      </w:r>
      <w:del w:id="3496" w:author="Lektorat Bauer" w:date="2025-02-28T17:42:00Z" w16du:dateUtc="2025-02-28T16:42:00Z">
        <w:r w:rsidRPr="00944672" w:rsidDel="00C50063">
          <w:rPr>
            <w:rFonts w:ascii="Arial" w:hAnsi="Arial" w:cs="Arial"/>
            <w:sz w:val="24"/>
            <w:szCs w:val="24"/>
          </w:rPr>
          <w:delText xml:space="preserve"> Airlines </w:delText>
        </w:r>
      </w:del>
      <w:r w:rsidRPr="00944672">
        <w:rPr>
          <w:rFonts w:ascii="Arial" w:hAnsi="Arial" w:cs="Arial"/>
          <w:sz w:val="24"/>
          <w:szCs w:val="24"/>
        </w:rPr>
        <w:t>getarnte</w:t>
      </w:r>
      <w:del w:id="3497" w:author="Lektorat Bauer" w:date="2025-02-28T17:42:00Z" w16du:dateUtc="2025-02-28T16:42:00Z">
        <w:r w:rsidRPr="00944672" w:rsidDel="00C50063">
          <w:rPr>
            <w:rFonts w:ascii="Arial" w:hAnsi="Arial" w:cs="Arial"/>
            <w:sz w:val="24"/>
            <w:szCs w:val="24"/>
          </w:rPr>
          <w:delText>,</w:delText>
        </w:r>
      </w:del>
      <w:r w:rsidRPr="00944672">
        <w:rPr>
          <w:rFonts w:ascii="Arial" w:hAnsi="Arial" w:cs="Arial"/>
          <w:sz w:val="24"/>
          <w:szCs w:val="24"/>
        </w:rPr>
        <w:t xml:space="preserve"> Drohne über ihnen am Himmel erschien, lösten sie per Funk </w:t>
      </w:r>
      <w:commentRangeStart w:id="3498"/>
      <w:r w:rsidRPr="00944672">
        <w:rPr>
          <w:rFonts w:ascii="Arial" w:hAnsi="Arial" w:cs="Arial"/>
          <w:sz w:val="24"/>
          <w:szCs w:val="24"/>
        </w:rPr>
        <w:t>den Selbstzerstörungsmechanismus aus</w:t>
      </w:r>
      <w:commentRangeEnd w:id="3498"/>
      <w:r w:rsidR="009F281A">
        <w:rPr>
          <w:rStyle w:val="Kommentarzeichen"/>
        </w:rPr>
        <w:commentReference w:id="3498"/>
      </w:r>
      <w:r w:rsidRPr="00944672">
        <w:rPr>
          <w:rFonts w:ascii="Arial" w:hAnsi="Arial" w:cs="Arial"/>
          <w:sz w:val="24"/>
          <w:szCs w:val="24"/>
        </w:rPr>
        <w:t>.</w:t>
      </w:r>
    </w:p>
    <w:p w14:paraId="637EE455" w14:textId="21F5E4B6"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Sie konnten erkennen, dass die Drohne eine schwarze Rauchfahne hinter sich </w:t>
      </w:r>
      <w:del w:id="3499" w:author="Lektorat Bauer" w:date="2025-02-28T17:42:00Z" w16du:dateUtc="2025-02-28T16:42:00Z">
        <w:r w:rsidRPr="00944672" w:rsidDel="00C50063">
          <w:rPr>
            <w:rFonts w:ascii="Arial" w:hAnsi="Arial" w:cs="Arial"/>
            <w:sz w:val="24"/>
            <w:szCs w:val="24"/>
          </w:rPr>
          <w:delText>her zog</w:delText>
        </w:r>
      </w:del>
      <w:ins w:id="3500" w:author="Lektorat Bauer" w:date="2025-02-28T17:42:00Z" w16du:dateUtc="2025-02-28T16:42:00Z">
        <w:r w:rsidR="00C50063" w:rsidRPr="00944672">
          <w:rPr>
            <w:rFonts w:ascii="Arial" w:hAnsi="Arial" w:cs="Arial"/>
            <w:sz w:val="24"/>
            <w:szCs w:val="24"/>
          </w:rPr>
          <w:t>herzog</w:t>
        </w:r>
      </w:ins>
      <w:r w:rsidRPr="00944672">
        <w:rPr>
          <w:rFonts w:ascii="Arial" w:hAnsi="Arial" w:cs="Arial"/>
          <w:sz w:val="24"/>
          <w:szCs w:val="24"/>
        </w:rPr>
        <w:t>, aber zerstört wurde sie nicht.</w:t>
      </w:r>
    </w:p>
    <w:p w14:paraId="160A8851"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Leutnant Kim nahm sein Satellitentelefon und meldete sich bei dem Operator auf dem Trawler.</w:t>
      </w:r>
    </w:p>
    <w:p w14:paraId="2D1C536F" w14:textId="4656EC4C"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Der Operator versuchte, in Kontakt mit der Drohne zu </w:t>
      </w:r>
      <w:del w:id="3501" w:author="Lektorat Bauer" w:date="2025-02-28T17:42:00Z" w16du:dateUtc="2025-02-28T16:42:00Z">
        <w:r w:rsidRPr="00944672" w:rsidDel="00C50063">
          <w:rPr>
            <w:rFonts w:ascii="Arial" w:hAnsi="Arial" w:cs="Arial"/>
            <w:sz w:val="24"/>
            <w:szCs w:val="24"/>
          </w:rPr>
          <w:delText>kommen</w:delText>
        </w:r>
      </w:del>
      <w:ins w:id="3502" w:author="Lektorat Bauer" w:date="2025-02-28T17:42:00Z" w16du:dateUtc="2025-02-28T16:42:00Z">
        <w:r w:rsidR="00C50063">
          <w:rPr>
            <w:rFonts w:ascii="Arial" w:hAnsi="Arial" w:cs="Arial"/>
            <w:sz w:val="24"/>
            <w:szCs w:val="24"/>
          </w:rPr>
          <w:t>treten,</w:t>
        </w:r>
      </w:ins>
      <w:r w:rsidRPr="00944672">
        <w:rPr>
          <w:rFonts w:ascii="Arial" w:hAnsi="Arial" w:cs="Arial"/>
          <w:sz w:val="24"/>
          <w:szCs w:val="24"/>
        </w:rPr>
        <w:t xml:space="preserve"> aber diese reagierte nicht. Daraufhin löste der Operator Alarm aus und der Kommandant der Zentrale, der Politikoffizier und der Schiffskapitän standen beinahe sofort bei ihm.</w:t>
      </w:r>
    </w:p>
    <w:p w14:paraId="32B99228" w14:textId="61B4C90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Der Operator erklärte die Situation und versuchte derweil weiterhin </w:t>
      </w:r>
      <w:del w:id="3503" w:author="Lektorat Bauer" w:date="2025-02-28T17:42:00Z" w16du:dateUtc="2025-02-28T16:42:00Z">
        <w:r w:rsidRPr="00944672" w:rsidDel="00C50063">
          <w:rPr>
            <w:rFonts w:ascii="Arial" w:hAnsi="Arial" w:cs="Arial"/>
            <w:sz w:val="24"/>
            <w:szCs w:val="24"/>
          </w:rPr>
          <w:delText xml:space="preserve">in </w:delText>
        </w:r>
      </w:del>
      <w:r w:rsidRPr="00944672">
        <w:rPr>
          <w:rFonts w:ascii="Arial" w:hAnsi="Arial" w:cs="Arial"/>
          <w:sz w:val="24"/>
          <w:szCs w:val="24"/>
        </w:rPr>
        <w:t xml:space="preserve">Kontakt </w:t>
      </w:r>
      <w:del w:id="3504" w:author="Lektorat Bauer" w:date="2025-02-28T17:42:00Z" w16du:dateUtc="2025-02-28T16:42:00Z">
        <w:r w:rsidRPr="00944672" w:rsidDel="00C50063">
          <w:rPr>
            <w:rFonts w:ascii="Arial" w:hAnsi="Arial" w:cs="Arial"/>
            <w:sz w:val="24"/>
            <w:szCs w:val="24"/>
          </w:rPr>
          <w:delText xml:space="preserve">mit </w:delText>
        </w:r>
      </w:del>
      <w:ins w:id="3505" w:author="Lektorat Bauer" w:date="2025-02-28T17:42:00Z" w16du:dateUtc="2025-02-28T16:42:00Z">
        <w:r w:rsidR="00C50063">
          <w:rPr>
            <w:rFonts w:ascii="Arial" w:hAnsi="Arial" w:cs="Arial"/>
            <w:sz w:val="24"/>
            <w:szCs w:val="24"/>
          </w:rPr>
          <w:t>zu</w:t>
        </w:r>
        <w:r w:rsidR="00C50063" w:rsidRPr="00944672">
          <w:rPr>
            <w:rFonts w:ascii="Arial" w:hAnsi="Arial" w:cs="Arial"/>
            <w:sz w:val="24"/>
            <w:szCs w:val="24"/>
          </w:rPr>
          <w:t xml:space="preserve"> </w:t>
        </w:r>
      </w:ins>
      <w:r w:rsidRPr="00944672">
        <w:rPr>
          <w:rFonts w:ascii="Arial" w:hAnsi="Arial" w:cs="Arial"/>
          <w:sz w:val="24"/>
          <w:szCs w:val="24"/>
        </w:rPr>
        <w:t xml:space="preserve">der </w:t>
      </w:r>
      <w:del w:id="3506" w:author="Lektorat Bauer" w:date="2025-02-28T17:42:00Z" w16du:dateUtc="2025-02-28T16:42:00Z">
        <w:r w:rsidRPr="00944672" w:rsidDel="00C50063">
          <w:rPr>
            <w:rFonts w:ascii="Arial" w:hAnsi="Arial" w:cs="Arial"/>
            <w:sz w:val="24"/>
            <w:szCs w:val="24"/>
          </w:rPr>
          <w:delText xml:space="preserve">Drohen </w:delText>
        </w:r>
      </w:del>
      <w:ins w:id="3507" w:author="Lektorat Bauer" w:date="2025-02-28T17:42:00Z" w16du:dateUtc="2025-02-28T16:42:00Z">
        <w:r w:rsidR="00C50063">
          <w:rPr>
            <w:rFonts w:ascii="Arial" w:hAnsi="Arial" w:cs="Arial"/>
            <w:sz w:val="24"/>
            <w:szCs w:val="24"/>
          </w:rPr>
          <w:t>Drohne</w:t>
        </w:r>
        <w:r w:rsidR="00C50063" w:rsidRPr="00944672">
          <w:rPr>
            <w:rFonts w:ascii="Arial" w:hAnsi="Arial" w:cs="Arial"/>
            <w:sz w:val="24"/>
            <w:szCs w:val="24"/>
          </w:rPr>
          <w:t xml:space="preserve"> </w:t>
        </w:r>
        <w:r w:rsidR="00C50063">
          <w:rPr>
            <w:rFonts w:ascii="Arial" w:hAnsi="Arial" w:cs="Arial"/>
            <w:sz w:val="24"/>
            <w:szCs w:val="24"/>
          </w:rPr>
          <w:t>herzustellen</w:t>
        </w:r>
      </w:ins>
      <w:del w:id="3508" w:author="Lektorat Bauer" w:date="2025-02-28T17:42:00Z" w16du:dateUtc="2025-02-28T16:42:00Z">
        <w:r w:rsidRPr="00944672" w:rsidDel="00C50063">
          <w:rPr>
            <w:rFonts w:ascii="Arial" w:hAnsi="Arial" w:cs="Arial"/>
            <w:sz w:val="24"/>
            <w:szCs w:val="24"/>
          </w:rPr>
          <w:delText>zu kommen</w:delText>
        </w:r>
      </w:del>
      <w:r w:rsidRPr="00944672">
        <w:rPr>
          <w:rFonts w:ascii="Arial" w:hAnsi="Arial" w:cs="Arial"/>
          <w:sz w:val="24"/>
          <w:szCs w:val="24"/>
        </w:rPr>
        <w:t>.</w:t>
      </w:r>
    </w:p>
    <w:p w14:paraId="1428D14A"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Es dauerte fast 20 Minuten, dann stand der Kontakt zur Drohne wieder, aber es war nur eingeschränkte Kommunikation möglich.</w:t>
      </w:r>
    </w:p>
    <w:p w14:paraId="7CF1C5AB" w14:textId="6A0DE16E"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An Bord wurde diskutiert, wie man reagieren sollte, dann entschied der Kommandeur der Operationszentrale, dass der Operator prüfen sollte, welche Funktionen verfügbar waren. Bei der Überprüfung wurden die orangen</w:t>
      </w:r>
      <w:ins w:id="3509" w:author="Lektorat Bauer" w:date="2025-02-28T17:43:00Z" w16du:dateUtc="2025-02-28T16:43:00Z">
        <w:r w:rsidR="00C50063">
          <w:rPr>
            <w:rFonts w:ascii="Arial" w:hAnsi="Arial" w:cs="Arial"/>
            <w:sz w:val="24"/>
            <w:szCs w:val="24"/>
          </w:rPr>
          <w:t>en</w:t>
        </w:r>
      </w:ins>
      <w:r w:rsidRPr="00944672">
        <w:rPr>
          <w:rFonts w:ascii="Arial" w:hAnsi="Arial" w:cs="Arial"/>
          <w:sz w:val="24"/>
          <w:szCs w:val="24"/>
        </w:rPr>
        <w:t xml:space="preserve"> Lichter aktiviert, welche die Kabinen-Innenbeleuchtung simulieren sollten. </w:t>
      </w:r>
      <w:del w:id="3510" w:author="Lektorat Bauer" w:date="2025-02-28T17:43:00Z" w16du:dateUtc="2025-02-28T16:43:00Z">
        <w:r w:rsidRPr="00944672" w:rsidDel="00C50063">
          <w:rPr>
            <w:rFonts w:ascii="Arial" w:hAnsi="Arial" w:cs="Arial"/>
            <w:sz w:val="24"/>
            <w:szCs w:val="24"/>
          </w:rPr>
          <w:delText xml:space="preserve">... und </w:delText>
        </w:r>
      </w:del>
      <w:ins w:id="3511" w:author="Lektorat Bauer" w:date="2025-02-28T17:43:00Z" w16du:dateUtc="2025-02-28T16:43:00Z">
        <w:r w:rsidR="00C50063">
          <w:rPr>
            <w:rFonts w:ascii="Arial" w:hAnsi="Arial" w:cs="Arial"/>
            <w:sz w:val="24"/>
            <w:szCs w:val="24"/>
          </w:rPr>
          <w:t>Sie</w:t>
        </w:r>
        <w:r w:rsidR="00C50063" w:rsidRPr="00944672">
          <w:rPr>
            <w:rFonts w:ascii="Arial" w:hAnsi="Arial" w:cs="Arial"/>
            <w:sz w:val="24"/>
            <w:szCs w:val="24"/>
          </w:rPr>
          <w:t xml:space="preserve"> </w:t>
        </w:r>
      </w:ins>
      <w:r w:rsidRPr="00944672">
        <w:rPr>
          <w:rFonts w:ascii="Arial" w:hAnsi="Arial" w:cs="Arial"/>
          <w:sz w:val="24"/>
          <w:szCs w:val="24"/>
        </w:rPr>
        <w:t>ließen sich nicht mehr abschalten.</w:t>
      </w:r>
    </w:p>
    <w:p w14:paraId="62391D64"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Die Kamera an Bord der Drohne war noch in Funktion, und so wurde mit einem Schwenk der Kamera versucht, die Situation einzuschätzen. Es stellte sich heraus, dass die Drohne auch weiterhin eine schwarze Rauchwolke hinter sich herzog</w:t>
      </w:r>
      <w:del w:id="3512" w:author="Lektorat Bauer" w:date="2025-02-28T17:43:00Z" w16du:dateUtc="2025-02-28T16:43:00Z">
        <w:r w:rsidRPr="00944672" w:rsidDel="00C50063">
          <w:rPr>
            <w:rFonts w:ascii="Arial" w:hAnsi="Arial" w:cs="Arial"/>
            <w:sz w:val="24"/>
            <w:szCs w:val="24"/>
          </w:rPr>
          <w:delText>,</w:delText>
        </w:r>
      </w:del>
      <w:r w:rsidRPr="00944672">
        <w:rPr>
          <w:rFonts w:ascii="Arial" w:hAnsi="Arial" w:cs="Arial"/>
          <w:sz w:val="24"/>
          <w:szCs w:val="24"/>
        </w:rPr>
        <w:t xml:space="preserve"> und hell in orange beleuchtet war.</w:t>
      </w:r>
    </w:p>
    <w:p w14:paraId="4429714D" w14:textId="1535A20C"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Plötzlich reagierte der Steuercomputer und der Operator konnte den Kurs</w:t>
      </w:r>
      <w:del w:id="3513" w:author="Lektorat Bauer" w:date="2025-02-28T17:43:00Z" w16du:dateUtc="2025-02-28T16:43:00Z">
        <w:r w:rsidRPr="00944672" w:rsidDel="009F281A">
          <w:rPr>
            <w:rFonts w:ascii="Arial" w:hAnsi="Arial" w:cs="Arial"/>
            <w:sz w:val="24"/>
            <w:szCs w:val="24"/>
          </w:rPr>
          <w:delText>,</w:delText>
        </w:r>
      </w:del>
      <w:r w:rsidRPr="00944672">
        <w:rPr>
          <w:rFonts w:ascii="Arial" w:hAnsi="Arial" w:cs="Arial"/>
          <w:sz w:val="24"/>
          <w:szCs w:val="24"/>
        </w:rPr>
        <w:t xml:space="preserve"> nach </w:t>
      </w:r>
      <w:del w:id="3514" w:author="Lektorat Bauer" w:date="2025-02-28T17:43:00Z" w16du:dateUtc="2025-02-28T16:43:00Z">
        <w:r w:rsidRPr="00944672" w:rsidDel="009F281A">
          <w:rPr>
            <w:rFonts w:ascii="Arial" w:hAnsi="Arial" w:cs="Arial"/>
            <w:sz w:val="24"/>
            <w:szCs w:val="24"/>
          </w:rPr>
          <w:delText>westen</w:delText>
        </w:r>
      </w:del>
      <w:ins w:id="3515" w:author="Lektorat Bauer" w:date="2025-02-28T17:43:00Z" w16du:dateUtc="2025-02-28T16:43:00Z">
        <w:r w:rsidR="009F281A" w:rsidRPr="00944672">
          <w:rPr>
            <w:rFonts w:ascii="Arial" w:hAnsi="Arial" w:cs="Arial"/>
            <w:sz w:val="24"/>
            <w:szCs w:val="24"/>
          </w:rPr>
          <w:t>Westen</w:t>
        </w:r>
      </w:ins>
      <w:r w:rsidRPr="00944672">
        <w:rPr>
          <w:rFonts w:ascii="Arial" w:hAnsi="Arial" w:cs="Arial"/>
          <w:sz w:val="24"/>
          <w:szCs w:val="24"/>
        </w:rPr>
        <w:t xml:space="preserve"> ändern. Jetzt flog die Drohne zwischen der Nordspitze von Sumatra und der Insel </w:t>
      </w:r>
      <w:r w:rsidRPr="00944672">
        <w:rPr>
          <w:rFonts w:ascii="Arial" w:hAnsi="Arial" w:cs="Arial"/>
          <w:i/>
          <w:iCs/>
          <w:sz w:val="24"/>
          <w:szCs w:val="24"/>
        </w:rPr>
        <w:t xml:space="preserve">Great </w:t>
      </w:r>
      <w:r w:rsidRPr="00944672">
        <w:rPr>
          <w:rFonts w:ascii="Arial" w:hAnsi="Arial" w:cs="Arial"/>
          <w:i/>
          <w:iCs/>
          <w:noProof/>
          <w:sz w:val="24"/>
          <w:szCs w:val="24"/>
        </w:rPr>
        <w:t>Nicobar</w:t>
      </w:r>
      <w:r w:rsidRPr="00944672">
        <w:rPr>
          <w:rFonts w:ascii="Arial" w:hAnsi="Arial" w:cs="Arial"/>
          <w:sz w:val="24"/>
          <w:szCs w:val="24"/>
        </w:rPr>
        <w:t xml:space="preserve"> in Richtung Malediven hinaus </w:t>
      </w:r>
      <w:del w:id="3516" w:author="Lektorat Bauer" w:date="2025-02-28T17:43:00Z" w16du:dateUtc="2025-02-28T16:43:00Z">
        <w:r w:rsidRPr="00944672" w:rsidDel="009F281A">
          <w:rPr>
            <w:rFonts w:ascii="Arial" w:hAnsi="Arial" w:cs="Arial"/>
            <w:sz w:val="24"/>
            <w:szCs w:val="24"/>
          </w:rPr>
          <w:delText xml:space="preserve">in </w:delText>
        </w:r>
      </w:del>
      <w:ins w:id="3517" w:author="Lektorat Bauer" w:date="2025-02-28T17:43:00Z" w16du:dateUtc="2025-02-28T16:43:00Z">
        <w:r w:rsidR="009F281A">
          <w:rPr>
            <w:rFonts w:ascii="Arial" w:hAnsi="Arial" w:cs="Arial"/>
            <w:sz w:val="24"/>
            <w:szCs w:val="24"/>
          </w:rPr>
          <w:t>auf</w:t>
        </w:r>
        <w:r w:rsidR="009F281A" w:rsidRPr="00944672">
          <w:rPr>
            <w:rFonts w:ascii="Arial" w:hAnsi="Arial" w:cs="Arial"/>
            <w:sz w:val="24"/>
            <w:szCs w:val="24"/>
          </w:rPr>
          <w:t xml:space="preserve"> </w:t>
        </w:r>
      </w:ins>
      <w:r w:rsidRPr="00944672">
        <w:rPr>
          <w:rFonts w:ascii="Arial" w:hAnsi="Arial" w:cs="Arial"/>
          <w:sz w:val="24"/>
          <w:szCs w:val="24"/>
        </w:rPr>
        <w:t>den Indischen Ozean.</w:t>
      </w:r>
    </w:p>
    <w:p w14:paraId="04EC6700"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An Bord brach sich Erleichterung </w:t>
      </w:r>
      <w:r w:rsidRPr="00944672">
        <w:rPr>
          <w:rFonts w:ascii="Arial" w:hAnsi="Arial" w:cs="Arial"/>
          <w:noProof/>
          <w:sz w:val="24"/>
          <w:szCs w:val="24"/>
        </w:rPr>
        <w:t>bahn</w:t>
      </w:r>
      <w:r w:rsidRPr="00944672">
        <w:rPr>
          <w:rFonts w:ascii="Arial" w:hAnsi="Arial" w:cs="Arial"/>
          <w:sz w:val="24"/>
          <w:szCs w:val="24"/>
        </w:rPr>
        <w:t>, denn jetzt war eines der größten Risiken entdeckt zu werden gebannt.</w:t>
      </w:r>
    </w:p>
    <w:p w14:paraId="7C381E2C"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Der Operator machte mit der Kamera wieder einen Rundum-Check und stellt dabei fest, dass die Drohne in einigem Abstand eine Segelyacht überflog.</w:t>
      </w:r>
    </w:p>
    <w:p w14:paraId="0FEA8083"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Es war nicht festzustellen, </w:t>
      </w:r>
      <w:commentRangeStart w:id="3518"/>
      <w:r w:rsidRPr="00944672">
        <w:rPr>
          <w:rFonts w:ascii="Arial" w:hAnsi="Arial" w:cs="Arial"/>
          <w:sz w:val="24"/>
          <w:szCs w:val="24"/>
        </w:rPr>
        <w:t>ob sie gehen wurden</w:t>
      </w:r>
      <w:commentRangeEnd w:id="3518"/>
      <w:r w:rsidR="009F281A">
        <w:rPr>
          <w:rStyle w:val="Kommentarzeichen"/>
        </w:rPr>
        <w:commentReference w:id="3518"/>
      </w:r>
      <w:r w:rsidRPr="00944672">
        <w:rPr>
          <w:rFonts w:ascii="Arial" w:hAnsi="Arial" w:cs="Arial"/>
          <w:sz w:val="24"/>
          <w:szCs w:val="24"/>
        </w:rPr>
        <w:t>. Später stand in den Zeitungen, dass die Drohne für ein tieffliegendes Flugzeug gehalten wurde, was den Verantwortlichen in die Hände spielte.</w:t>
      </w:r>
    </w:p>
    <w:p w14:paraId="3250E540" w14:textId="44CE5122"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Der Operator konnte noch eine Kursänderung in Richtung Süden veranlassen</w:t>
      </w:r>
      <w:del w:id="3519" w:author="Lektorat Bauer" w:date="2025-02-28T17:44:00Z" w16du:dateUtc="2025-02-28T16:44:00Z">
        <w:r w:rsidRPr="00944672" w:rsidDel="009F281A">
          <w:rPr>
            <w:rFonts w:ascii="Arial" w:hAnsi="Arial" w:cs="Arial"/>
            <w:sz w:val="24"/>
            <w:szCs w:val="24"/>
          </w:rPr>
          <w:delText>,</w:delText>
        </w:r>
      </w:del>
      <w:r w:rsidRPr="00944672">
        <w:rPr>
          <w:rFonts w:ascii="Arial" w:hAnsi="Arial" w:cs="Arial"/>
          <w:sz w:val="24"/>
          <w:szCs w:val="24"/>
        </w:rPr>
        <w:t xml:space="preserve"> </w:t>
      </w:r>
      <w:ins w:id="3520" w:author="Lektorat Bauer" w:date="2025-02-28T17:44:00Z" w16du:dateUtc="2025-02-28T16:44:00Z">
        <w:r w:rsidR="009F281A">
          <w:rPr>
            <w:rFonts w:ascii="Arial" w:hAnsi="Arial" w:cs="Arial"/>
            <w:sz w:val="24"/>
            <w:szCs w:val="24"/>
          </w:rPr>
          <w:t xml:space="preserve">– </w:t>
        </w:r>
      </w:ins>
      <w:r w:rsidRPr="00944672">
        <w:rPr>
          <w:rFonts w:ascii="Arial" w:hAnsi="Arial" w:cs="Arial"/>
          <w:sz w:val="24"/>
          <w:szCs w:val="24"/>
        </w:rPr>
        <w:t>die Drohne schien nur noch Linkskurven zu akzeptieren</w:t>
      </w:r>
      <w:del w:id="3521" w:author="Lektorat Bauer" w:date="2025-02-28T17:44:00Z" w16du:dateUtc="2025-02-28T16:44:00Z">
        <w:r w:rsidRPr="00944672" w:rsidDel="009F281A">
          <w:rPr>
            <w:rFonts w:ascii="Arial" w:hAnsi="Arial" w:cs="Arial"/>
            <w:sz w:val="24"/>
            <w:szCs w:val="24"/>
          </w:rPr>
          <w:delText>,</w:delText>
        </w:r>
      </w:del>
      <w:ins w:id="3522" w:author="Lektorat Bauer" w:date="2025-02-28T17:44:00Z" w16du:dateUtc="2025-02-28T16:44:00Z">
        <w:r w:rsidR="009F281A">
          <w:rPr>
            <w:rFonts w:ascii="Arial" w:hAnsi="Arial" w:cs="Arial"/>
            <w:sz w:val="24"/>
            <w:szCs w:val="24"/>
          </w:rPr>
          <w:t xml:space="preserve"> –</w:t>
        </w:r>
      </w:ins>
      <w:r w:rsidRPr="00944672">
        <w:rPr>
          <w:rFonts w:ascii="Arial" w:hAnsi="Arial" w:cs="Arial"/>
          <w:sz w:val="24"/>
          <w:szCs w:val="24"/>
        </w:rPr>
        <w:t xml:space="preserve"> und stellte fest, dass die Drohne jetzt Richtung Antarktis flog. Damit war kein Land mehr erreichbar und die Drohne würde ins Wasser des Indischen Ozeans stürzen.</w:t>
      </w:r>
    </w:p>
    <w:p w14:paraId="6477A2E9" w14:textId="645517C3"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Erleichtert schlugen sich die Verantwortlichen auf die Schultern, dann </w:t>
      </w:r>
      <w:ins w:id="3523" w:author="Lektorat Bauer" w:date="2025-02-28T17:44:00Z" w16du:dateUtc="2025-02-28T16:44:00Z">
        <w:r w:rsidR="009F281A">
          <w:rPr>
            <w:rFonts w:ascii="Arial" w:hAnsi="Arial" w:cs="Arial"/>
            <w:sz w:val="24"/>
            <w:szCs w:val="24"/>
          </w:rPr>
          <w:t>f</w:t>
        </w:r>
      </w:ins>
      <w:del w:id="3524" w:author="Lektorat Bauer" w:date="2025-02-28T17:44:00Z" w16du:dateUtc="2025-02-28T16:44:00Z">
        <w:r w:rsidRPr="00944672" w:rsidDel="009F281A">
          <w:rPr>
            <w:rFonts w:ascii="Arial" w:hAnsi="Arial" w:cs="Arial"/>
            <w:sz w:val="24"/>
            <w:szCs w:val="24"/>
          </w:rPr>
          <w:delText>v</w:delText>
        </w:r>
      </w:del>
      <w:r w:rsidRPr="00944672">
        <w:rPr>
          <w:rFonts w:ascii="Arial" w:hAnsi="Arial" w:cs="Arial"/>
          <w:sz w:val="24"/>
          <w:szCs w:val="24"/>
        </w:rPr>
        <w:t>iel dem Kapitän ein, den Operator zu beauftragen, zu berechnen, wo die Drohne ins Meer stürzen würde.</w:t>
      </w:r>
    </w:p>
    <w:p w14:paraId="5CB1BC9A" w14:textId="0DBC69F0"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Es wurde in </w:t>
      </w:r>
      <w:del w:id="3525" w:author="Lektorat Bauer" w:date="2025-02-28T17:44:00Z" w16du:dateUtc="2025-02-28T16:44:00Z">
        <w:r w:rsidRPr="00944672" w:rsidDel="009F281A">
          <w:rPr>
            <w:rFonts w:ascii="Arial" w:hAnsi="Arial" w:cs="Arial"/>
            <w:sz w:val="24"/>
            <w:szCs w:val="24"/>
          </w:rPr>
          <w:delText>paar mal</w:delText>
        </w:r>
      </w:del>
      <w:ins w:id="3526" w:author="Lektorat Bauer" w:date="2025-02-28T17:44:00Z" w16du:dateUtc="2025-02-28T16:44:00Z">
        <w:r w:rsidR="009F281A" w:rsidRPr="00944672">
          <w:rPr>
            <w:rFonts w:ascii="Arial" w:hAnsi="Arial" w:cs="Arial"/>
            <w:sz w:val="24"/>
            <w:szCs w:val="24"/>
          </w:rPr>
          <w:t>paar Mal</w:t>
        </w:r>
      </w:ins>
      <w:r w:rsidRPr="00944672">
        <w:rPr>
          <w:rFonts w:ascii="Arial" w:hAnsi="Arial" w:cs="Arial"/>
          <w:sz w:val="24"/>
          <w:szCs w:val="24"/>
        </w:rPr>
        <w:t xml:space="preserve"> gerechnet, verschiedene</w:t>
      </w:r>
      <w:del w:id="3527" w:author="Lektorat Bauer" w:date="2025-02-28T17:44:00Z" w16du:dateUtc="2025-02-28T16:44:00Z">
        <w:r w:rsidRPr="00944672" w:rsidDel="009F281A">
          <w:rPr>
            <w:rFonts w:ascii="Arial" w:hAnsi="Arial" w:cs="Arial"/>
            <w:sz w:val="24"/>
            <w:szCs w:val="24"/>
          </w:rPr>
          <w:delText>n</w:delText>
        </w:r>
      </w:del>
      <w:r w:rsidRPr="00944672">
        <w:rPr>
          <w:rFonts w:ascii="Arial" w:hAnsi="Arial" w:cs="Arial"/>
          <w:sz w:val="24"/>
          <w:szCs w:val="24"/>
        </w:rPr>
        <w:t xml:space="preserve"> Variablen geändert, aber es war immer davon auszugehen, dass die Drohne irgendwo südlich der Weihnachtsinsel abstürzen würde.</w:t>
      </w:r>
    </w:p>
    <w:p w14:paraId="299D58BB"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Diese Information würde an die Operationszentrale in Nordkorea weitergegeben, die mit diesen Daten weiter plante.</w:t>
      </w:r>
    </w:p>
    <w:p w14:paraId="1461D048"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0780258A"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5A2CC844"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030BCE32"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commentRangeStart w:id="3528"/>
      <w:commentRangeEnd w:id="3528"/>
      <w:r w:rsidRPr="00944672">
        <w:rPr>
          <w:rFonts w:ascii="Arial" w:hAnsi="Arial" w:cs="Arial"/>
          <w:sz w:val="24"/>
          <w:szCs w:val="24"/>
        </w:rPr>
        <w:commentReference w:id="3528"/>
      </w:r>
      <w:r w:rsidRPr="00944672">
        <w:rPr>
          <w:rFonts w:ascii="Arial" w:hAnsi="Arial" w:cs="Arial"/>
          <w:sz w:val="24"/>
          <w:szCs w:val="24"/>
        </w:rPr>
        <w:t xml:space="preserve">&gt;&gt;&gt; </w:t>
      </w:r>
      <w:r w:rsidRPr="00944672">
        <w:rPr>
          <w:rFonts w:ascii="Arial" w:hAnsi="Arial" w:cs="Arial"/>
          <w:b/>
          <w:bCs/>
          <w:sz w:val="24"/>
          <w:szCs w:val="24"/>
        </w:rPr>
        <w:t>Samstag, 08. März 2014, 02:00 Uhr, im Cockpit der MH 370</w:t>
      </w:r>
      <w:r w:rsidRPr="00944672">
        <w:rPr>
          <w:rFonts w:ascii="Arial" w:hAnsi="Arial" w:cs="Arial"/>
          <w:sz w:val="24"/>
          <w:szCs w:val="24"/>
        </w:rPr>
        <w:t xml:space="preserve"> &lt;&lt;&lt;</w:t>
      </w:r>
    </w:p>
    <w:p w14:paraId="76F20072"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Der Autopilot hatte das Flugzeug auf Flugfläche 7000 gebracht und folgte jetzt den programmierten Wegpunkten. Damit hatten Yoon Na-Bi und Bakh Na-Gil Zeit sich zu entspannen.</w:t>
      </w:r>
    </w:p>
    <w:p w14:paraId="3D07FCAB"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Na-Gil ging in die vordere Küche, schaute nach den Mahlzeiten für die Gäste der Business-Class und stellte sich ein Menü zusammen. Mit dem Essen ging er dann in die Business-Class, setzte sich in die erste Reihe auf Platz 1J, und begann zu essen.</w:t>
      </w:r>
    </w:p>
    <w:p w14:paraId="76750236"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Nach dem Essen stellte er den Sitz in Schlafposition und ruhte sich aus, er konnte jetzt, bis zur Landung, nichts mehr tun.</w:t>
      </w:r>
    </w:p>
    <w:p w14:paraId="01E2C682"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Als Pilotin hatte Na-Bi diesen Luxus nicht. Sie ging nur kurz in die Galley, um auch etwas essen und Getränke zu holen. Sie deponierte alles auf dem Sitz des First </w:t>
      </w:r>
      <w:r w:rsidRPr="00944672">
        <w:rPr>
          <w:rFonts w:ascii="Arial" w:hAnsi="Arial" w:cs="Arial"/>
          <w:noProof/>
          <w:sz w:val="24"/>
          <w:szCs w:val="24"/>
        </w:rPr>
        <w:t>Officers</w:t>
      </w:r>
      <w:r w:rsidRPr="00944672">
        <w:rPr>
          <w:rFonts w:ascii="Arial" w:hAnsi="Arial" w:cs="Arial"/>
          <w:sz w:val="24"/>
          <w:szCs w:val="24"/>
        </w:rPr>
        <w:t xml:space="preserve"> und entspannte sich, so gut es ging.</w:t>
      </w:r>
    </w:p>
    <w:p w14:paraId="73E62A7C" w14:textId="3C022F2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Sie hatte natürlich den Kopfhörer auf, um sicherzustellen, dass sie </w:t>
      </w:r>
      <w:del w:id="3529" w:author="Lektorat Bauer" w:date="2025-02-28T17:51:00Z" w16du:dateUtc="2025-02-28T16:51:00Z">
        <w:r w:rsidRPr="00944672" w:rsidDel="00B870FD">
          <w:rPr>
            <w:rFonts w:ascii="Arial" w:hAnsi="Arial" w:cs="Arial"/>
            <w:sz w:val="24"/>
            <w:szCs w:val="24"/>
          </w:rPr>
          <w:delText>hörte</w:delText>
        </w:r>
      </w:del>
      <w:ins w:id="3530" w:author="Lektorat Bauer" w:date="2025-02-28T17:51:00Z" w16du:dateUtc="2025-02-28T16:51:00Z">
        <w:r w:rsidR="00B870FD">
          <w:rPr>
            <w:rFonts w:ascii="Arial" w:hAnsi="Arial" w:cs="Arial"/>
            <w:sz w:val="24"/>
            <w:szCs w:val="24"/>
          </w:rPr>
          <w:t>es mitbekam</w:t>
        </w:r>
      </w:ins>
      <w:r w:rsidRPr="00944672">
        <w:rPr>
          <w:rFonts w:ascii="Arial" w:hAnsi="Arial" w:cs="Arial"/>
          <w:sz w:val="24"/>
          <w:szCs w:val="24"/>
        </w:rPr>
        <w:t>, wenn es Gefahr im Luftraum gab.</w:t>
      </w:r>
    </w:p>
    <w:p w14:paraId="5FF8DF44" w14:textId="132E010F"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Nach gut einer Stunde Flugzeit gab sie in den Transponder einen Code ein, der das Flugzeug als Geschäftsflugzeug vom Typ </w:t>
      </w:r>
      <w:r w:rsidRPr="00944672">
        <w:rPr>
          <w:rFonts w:ascii="Arial" w:hAnsi="Arial" w:cs="Arial"/>
          <w:noProof/>
          <w:sz w:val="24"/>
          <w:szCs w:val="24"/>
        </w:rPr>
        <w:t>Global</w:t>
      </w:r>
      <w:r w:rsidRPr="00944672">
        <w:rPr>
          <w:rFonts w:ascii="Arial" w:hAnsi="Arial" w:cs="Arial"/>
          <w:sz w:val="24"/>
          <w:szCs w:val="24"/>
        </w:rPr>
        <w:t xml:space="preserve"> Express </w:t>
      </w:r>
      <w:r w:rsidRPr="00944672">
        <w:rPr>
          <w:rFonts w:ascii="Arial" w:hAnsi="Arial" w:cs="Arial"/>
          <w:noProof/>
          <w:sz w:val="24"/>
          <w:szCs w:val="24"/>
        </w:rPr>
        <w:t>XRS</w:t>
      </w:r>
      <w:r w:rsidRPr="00944672">
        <w:rPr>
          <w:rFonts w:ascii="Arial" w:hAnsi="Arial" w:cs="Arial"/>
          <w:sz w:val="24"/>
          <w:szCs w:val="24"/>
        </w:rPr>
        <w:t xml:space="preserve"> kennzeichnete. Die </w:t>
      </w:r>
      <w:r w:rsidRPr="00944672">
        <w:rPr>
          <w:rFonts w:ascii="Arial" w:hAnsi="Arial" w:cs="Arial"/>
          <w:noProof/>
          <w:sz w:val="24"/>
          <w:szCs w:val="24"/>
        </w:rPr>
        <w:t>Global</w:t>
      </w:r>
      <w:r w:rsidRPr="00944672">
        <w:rPr>
          <w:rFonts w:ascii="Arial" w:hAnsi="Arial" w:cs="Arial"/>
          <w:sz w:val="24"/>
          <w:szCs w:val="24"/>
        </w:rPr>
        <w:t xml:space="preserve"> Express XRS war </w:t>
      </w:r>
      <w:del w:id="3531" w:author="Lektorat Bauer" w:date="2025-02-28T17:52:00Z" w16du:dateUtc="2025-02-28T16:52:00Z">
        <w:r w:rsidRPr="00944672" w:rsidDel="002B12B7">
          <w:rPr>
            <w:rFonts w:ascii="Arial" w:hAnsi="Arial" w:cs="Arial"/>
            <w:sz w:val="24"/>
            <w:szCs w:val="24"/>
          </w:rPr>
          <w:delText>inetwa</w:delText>
        </w:r>
      </w:del>
      <w:ins w:id="3532" w:author="Lektorat Bauer" w:date="2025-02-28T17:52:00Z" w16du:dateUtc="2025-02-28T16:52:00Z">
        <w:r w:rsidR="002B12B7" w:rsidRPr="00944672">
          <w:rPr>
            <w:rFonts w:ascii="Arial" w:hAnsi="Arial" w:cs="Arial"/>
            <w:sz w:val="24"/>
            <w:szCs w:val="24"/>
          </w:rPr>
          <w:t>in etwa</w:t>
        </w:r>
      </w:ins>
      <w:r w:rsidRPr="00944672">
        <w:rPr>
          <w:rFonts w:ascii="Arial" w:hAnsi="Arial" w:cs="Arial"/>
          <w:sz w:val="24"/>
          <w:szCs w:val="24"/>
        </w:rPr>
        <w:t xml:space="preserve"> gleich schnell wie die Boeing und als Geschäftsreisejet war die Route nicht ungewöhnlich. Geschäftsreisejets haben </w:t>
      </w:r>
      <w:del w:id="3533" w:author="Lektorat Bauer" w:date="2025-02-28T17:52:00Z" w16du:dateUtc="2025-02-28T16:52:00Z">
        <w:r w:rsidRPr="00944672" w:rsidDel="002B12B7">
          <w:rPr>
            <w:rFonts w:ascii="Arial" w:hAnsi="Arial" w:cs="Arial"/>
            <w:sz w:val="24"/>
            <w:szCs w:val="24"/>
          </w:rPr>
          <w:delText xml:space="preserve">genau </w:delText>
        </w:r>
      </w:del>
      <w:ins w:id="3534" w:author="Lektorat Bauer" w:date="2025-02-28T17:52:00Z" w16du:dateUtc="2025-02-28T16:52:00Z">
        <w:r w:rsidR="002B12B7">
          <w:rPr>
            <w:rFonts w:ascii="Arial" w:hAnsi="Arial" w:cs="Arial"/>
            <w:sz w:val="24"/>
            <w:szCs w:val="24"/>
          </w:rPr>
          <w:t>gerade</w:t>
        </w:r>
        <w:r w:rsidR="002B12B7" w:rsidRPr="00944672">
          <w:rPr>
            <w:rFonts w:ascii="Arial" w:hAnsi="Arial" w:cs="Arial"/>
            <w:sz w:val="24"/>
            <w:szCs w:val="24"/>
          </w:rPr>
          <w:t xml:space="preserve"> </w:t>
        </w:r>
      </w:ins>
      <w:r w:rsidRPr="00944672">
        <w:rPr>
          <w:rFonts w:ascii="Arial" w:hAnsi="Arial" w:cs="Arial"/>
          <w:sz w:val="24"/>
          <w:szCs w:val="24"/>
        </w:rPr>
        <w:t xml:space="preserve">auf Strecken, </w:t>
      </w:r>
      <w:del w:id="3535" w:author="Lektorat Bauer" w:date="2025-02-28T17:52:00Z" w16du:dateUtc="2025-02-28T16:52:00Z">
        <w:r w:rsidRPr="00944672" w:rsidDel="002B12B7">
          <w:rPr>
            <w:rFonts w:ascii="Arial" w:hAnsi="Arial" w:cs="Arial"/>
            <w:sz w:val="24"/>
            <w:szCs w:val="24"/>
          </w:rPr>
          <w:delText xml:space="preserve">wo </w:delText>
        </w:r>
      </w:del>
      <w:ins w:id="3536" w:author="Lektorat Bauer" w:date="2025-02-28T17:52:00Z" w16du:dateUtc="2025-02-28T16:52:00Z">
        <w:r w:rsidR="002B12B7">
          <w:rPr>
            <w:rFonts w:ascii="Arial" w:hAnsi="Arial" w:cs="Arial"/>
            <w:sz w:val="24"/>
            <w:szCs w:val="24"/>
          </w:rPr>
          <w:t>die</w:t>
        </w:r>
        <w:r w:rsidR="002B12B7" w:rsidRPr="00944672">
          <w:rPr>
            <w:rFonts w:ascii="Arial" w:hAnsi="Arial" w:cs="Arial"/>
            <w:sz w:val="24"/>
            <w:szCs w:val="24"/>
          </w:rPr>
          <w:t xml:space="preserve"> </w:t>
        </w:r>
      </w:ins>
      <w:r w:rsidRPr="00944672">
        <w:rPr>
          <w:rFonts w:ascii="Arial" w:hAnsi="Arial" w:cs="Arial"/>
          <w:sz w:val="24"/>
          <w:szCs w:val="24"/>
        </w:rPr>
        <w:t xml:space="preserve">keine Linienverbindung </w:t>
      </w:r>
      <w:del w:id="3537" w:author="Lektorat Bauer" w:date="2025-02-28T17:52:00Z" w16du:dateUtc="2025-02-28T16:52:00Z">
        <w:r w:rsidRPr="00944672" w:rsidDel="002B12B7">
          <w:rPr>
            <w:rFonts w:ascii="Arial" w:hAnsi="Arial" w:cs="Arial"/>
            <w:sz w:val="24"/>
            <w:szCs w:val="24"/>
          </w:rPr>
          <w:delText>hinführt</w:delText>
        </w:r>
      </w:del>
      <w:ins w:id="3538" w:author="Lektorat Bauer" w:date="2025-02-28T17:52:00Z" w16du:dateUtc="2025-02-28T16:52:00Z">
        <w:r w:rsidR="002B12B7">
          <w:rPr>
            <w:rFonts w:ascii="Arial" w:hAnsi="Arial" w:cs="Arial"/>
            <w:sz w:val="24"/>
            <w:szCs w:val="24"/>
          </w:rPr>
          <w:t>befliegt</w:t>
        </w:r>
      </w:ins>
      <w:r w:rsidRPr="00944672">
        <w:rPr>
          <w:rFonts w:ascii="Arial" w:hAnsi="Arial" w:cs="Arial"/>
          <w:sz w:val="24"/>
          <w:szCs w:val="24"/>
        </w:rPr>
        <w:t xml:space="preserve">, ihre </w:t>
      </w:r>
      <w:ins w:id="3539" w:author="Lektorat Bauer" w:date="2025-02-28T17:52:00Z" w16du:dateUtc="2025-02-28T16:52:00Z">
        <w:r w:rsidR="002B12B7">
          <w:rPr>
            <w:rFonts w:ascii="Arial" w:hAnsi="Arial" w:cs="Arial"/>
            <w:sz w:val="24"/>
            <w:szCs w:val="24"/>
          </w:rPr>
          <w:t>S</w:t>
        </w:r>
      </w:ins>
      <w:del w:id="3540" w:author="Lektorat Bauer" w:date="2025-02-28T17:52:00Z" w16du:dateUtc="2025-02-28T16:52:00Z">
        <w:r w:rsidRPr="00944672" w:rsidDel="002B12B7">
          <w:rPr>
            <w:rFonts w:ascii="Arial" w:hAnsi="Arial" w:cs="Arial"/>
            <w:sz w:val="24"/>
            <w:szCs w:val="24"/>
          </w:rPr>
          <w:delText>s</w:delText>
        </w:r>
      </w:del>
      <w:r w:rsidRPr="00944672">
        <w:rPr>
          <w:rFonts w:ascii="Arial" w:hAnsi="Arial" w:cs="Arial"/>
          <w:sz w:val="24"/>
          <w:szCs w:val="24"/>
        </w:rPr>
        <w:t xml:space="preserve">tärken. </w:t>
      </w:r>
    </w:p>
    <w:p w14:paraId="699A2D29"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Nach knapp zwei Stunden Flugzeit merkte sie, wie sich das Flugzeug in eine leichte Rechtskurve legte. Ein Blick aus dem Fenster bestätigte, dass Sie die charakteristische Bucht bei Kota Mandu überflogen, und der Computer daher beschlossen hatte, dass es Zeit sei, nach Südosten zu drehen.</w:t>
      </w:r>
    </w:p>
    <w:p w14:paraId="5AC36897"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Weitere 75 Minuten später</w:t>
      </w:r>
      <w:del w:id="3541" w:author="Lektorat Bauer" w:date="2025-02-28T17:52:00Z" w16du:dateUtc="2025-02-28T16:52:00Z">
        <w:r w:rsidRPr="00944672" w:rsidDel="002B12B7">
          <w:rPr>
            <w:rFonts w:ascii="Arial" w:hAnsi="Arial" w:cs="Arial"/>
            <w:sz w:val="24"/>
            <w:szCs w:val="24"/>
          </w:rPr>
          <w:delText>,</w:delText>
        </w:r>
      </w:del>
      <w:r w:rsidRPr="00944672">
        <w:rPr>
          <w:rFonts w:ascii="Arial" w:hAnsi="Arial" w:cs="Arial"/>
          <w:sz w:val="24"/>
          <w:szCs w:val="24"/>
        </w:rPr>
        <w:t xml:space="preserve"> änderte der Autopilot die Flugrichtung und steuerte nun fast gerade nach Westen.</w:t>
      </w:r>
    </w:p>
    <w:p w14:paraId="15905BE0" w14:textId="084B9A4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Jetzt wurde es Zeit, sich auf den zweiten</w:t>
      </w:r>
      <w:ins w:id="3542" w:author="Lektorat Bauer" w:date="2025-02-28T17:52:00Z" w16du:dateUtc="2025-02-28T16:52:00Z">
        <w:r w:rsidR="002B12B7">
          <w:rPr>
            <w:rFonts w:ascii="Arial" w:hAnsi="Arial" w:cs="Arial"/>
            <w:sz w:val="24"/>
            <w:szCs w:val="24"/>
          </w:rPr>
          <w:t>,</w:t>
        </w:r>
      </w:ins>
      <w:r w:rsidRPr="00944672">
        <w:rPr>
          <w:rFonts w:ascii="Arial" w:hAnsi="Arial" w:cs="Arial"/>
          <w:sz w:val="24"/>
          <w:szCs w:val="24"/>
        </w:rPr>
        <w:t xml:space="preserve"> schweren Teil vorzubereiten. Die Wasserung des Flugzeugs, ohne dabei selbst zu Schaden zu kommen.</w:t>
      </w:r>
    </w:p>
    <w:p w14:paraId="5E214CE2"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Yoon Na-Bi stand auf und räumte die Essensreste weg, damit diese bei der Landung nicht durch das Cockpit flogen. Sie nutze die Gunst der Stunde, ging auf Toilette, dann weckte sie Bakh Na-Gil mit einem Tritt gegen sein Bein.</w:t>
      </w:r>
    </w:p>
    <w:p w14:paraId="3E8F4FE5"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Als er aufschreckte, sagte sie ihm, dass er nun mit ins Cockpit kommen sollte.</w:t>
      </w:r>
    </w:p>
    <w:p w14:paraId="1AF8DD35"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584B0C00"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52183C5B"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06D05F88"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p>
    <w:p w14:paraId="02ED8A2D"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p>
    <w:p w14:paraId="6DDA8270"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commentRangeStart w:id="3543"/>
      <w:commentRangeEnd w:id="3543"/>
      <w:r w:rsidRPr="00944672">
        <w:rPr>
          <w:rFonts w:ascii="Arial" w:hAnsi="Arial" w:cs="Arial"/>
          <w:sz w:val="24"/>
          <w:szCs w:val="24"/>
        </w:rPr>
        <w:commentReference w:id="3543"/>
      </w:r>
      <w:r w:rsidRPr="00944672">
        <w:rPr>
          <w:rFonts w:ascii="Arial" w:hAnsi="Arial" w:cs="Arial"/>
          <w:b/>
          <w:bCs/>
          <w:sz w:val="24"/>
          <w:szCs w:val="24"/>
        </w:rPr>
        <w:t>&gt;&gt;&gt; Nordkorea, Samstag, 22. Februar 2014, Marinewerft Sinpo &lt;&lt;&lt;</w:t>
      </w:r>
    </w:p>
    <w:p w14:paraId="72CAF554" w14:textId="7D1B3BFA"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Nach dem Unfall des Direktors hatte</w:t>
      </w:r>
      <w:ins w:id="3544" w:author="Lektorat Bauer" w:date="2025-02-28T17:53:00Z" w16du:dateUtc="2025-02-28T16:53:00Z">
        <w:r w:rsidR="002B12B7">
          <w:rPr>
            <w:rFonts w:ascii="Arial" w:hAnsi="Arial" w:cs="Arial"/>
            <w:sz w:val="24"/>
            <w:szCs w:val="24"/>
          </w:rPr>
          <w:t xml:space="preserve"> der</w:t>
        </w:r>
      </w:ins>
      <w:r w:rsidRPr="00944672">
        <w:rPr>
          <w:rFonts w:ascii="Arial" w:hAnsi="Arial" w:cs="Arial"/>
          <w:sz w:val="24"/>
          <w:szCs w:val="24"/>
        </w:rPr>
        <w:t xml:space="preserve"> neue Direktor </w:t>
      </w:r>
      <w:r w:rsidRPr="00944672">
        <w:rPr>
          <w:rFonts w:ascii="Arial" w:hAnsi="Arial" w:cs="Arial"/>
          <w:noProof/>
          <w:sz w:val="24"/>
          <w:szCs w:val="24"/>
        </w:rPr>
        <w:t>Ri</w:t>
      </w:r>
      <w:del w:id="3545" w:author="Lektorat Bauer" w:date="2025-02-28T17:53:00Z" w16du:dateUtc="2025-02-28T16:53:00Z">
        <w:r w:rsidRPr="00944672" w:rsidDel="002B12B7">
          <w:rPr>
            <w:rFonts w:ascii="Arial" w:hAnsi="Arial" w:cs="Arial"/>
            <w:sz w:val="24"/>
            <w:szCs w:val="24"/>
          </w:rPr>
          <w:delText>,</w:delText>
        </w:r>
      </w:del>
      <w:r w:rsidRPr="00944672">
        <w:rPr>
          <w:rFonts w:ascii="Arial" w:hAnsi="Arial" w:cs="Arial"/>
          <w:sz w:val="24"/>
          <w:szCs w:val="24"/>
        </w:rPr>
        <w:t xml:space="preserve"> einen Anruf vom Operationsstab des Projektes Mujigage erhalten. Ihm wurde erklärt, dass das U-Boot für </w:t>
      </w:r>
      <w:r w:rsidRPr="00944672">
        <w:rPr>
          <w:rFonts w:ascii="Arial" w:hAnsi="Arial" w:cs="Arial"/>
          <w:sz w:val="24"/>
          <w:szCs w:val="24"/>
        </w:rPr>
        <w:lastRenderedPageBreak/>
        <w:t xml:space="preserve">eine Bergungsaktion benötigt </w:t>
      </w:r>
      <w:del w:id="3546" w:author="Lektorat Bauer" w:date="2025-02-28T17:53:00Z" w16du:dateUtc="2025-02-28T16:53:00Z">
        <w:r w:rsidRPr="00944672" w:rsidDel="002B12B7">
          <w:rPr>
            <w:rFonts w:ascii="Arial" w:hAnsi="Arial" w:cs="Arial"/>
            <w:sz w:val="24"/>
            <w:szCs w:val="24"/>
          </w:rPr>
          <w:delText xml:space="preserve">wurde </w:delText>
        </w:r>
      </w:del>
      <w:ins w:id="3547" w:author="Lektorat Bauer" w:date="2025-02-28T17:53:00Z" w16du:dateUtc="2025-02-28T16:53:00Z">
        <w:r w:rsidR="002B12B7">
          <w:rPr>
            <w:rFonts w:ascii="Arial" w:hAnsi="Arial" w:cs="Arial"/>
            <w:sz w:val="24"/>
            <w:szCs w:val="24"/>
          </w:rPr>
          <w:t>werde</w:t>
        </w:r>
        <w:r w:rsidR="002B12B7" w:rsidRPr="00944672">
          <w:rPr>
            <w:rFonts w:ascii="Arial" w:hAnsi="Arial" w:cs="Arial"/>
            <w:sz w:val="24"/>
            <w:szCs w:val="24"/>
          </w:rPr>
          <w:t xml:space="preserve"> </w:t>
        </w:r>
      </w:ins>
      <w:r w:rsidRPr="00944672">
        <w:rPr>
          <w:rFonts w:ascii="Arial" w:hAnsi="Arial" w:cs="Arial"/>
          <w:sz w:val="24"/>
          <w:szCs w:val="24"/>
        </w:rPr>
        <w:t xml:space="preserve">und dass dafür eine vergrößerte Einstiegsluke benötigt </w:t>
      </w:r>
      <w:del w:id="3548" w:author="Lektorat Bauer" w:date="2025-02-28T17:53:00Z" w16du:dateUtc="2025-02-28T16:53:00Z">
        <w:r w:rsidRPr="00944672" w:rsidDel="002B12B7">
          <w:rPr>
            <w:rFonts w:ascii="Arial" w:hAnsi="Arial" w:cs="Arial"/>
            <w:sz w:val="24"/>
            <w:szCs w:val="24"/>
          </w:rPr>
          <w:delText>werden würde</w:delText>
        </w:r>
      </w:del>
      <w:ins w:id="3549" w:author="Lektorat Bauer" w:date="2025-02-28T17:53:00Z" w16du:dateUtc="2025-02-28T16:53:00Z">
        <w:r w:rsidR="002B12B7">
          <w:rPr>
            <w:rFonts w:ascii="Arial" w:hAnsi="Arial" w:cs="Arial"/>
            <w:sz w:val="24"/>
            <w:szCs w:val="24"/>
          </w:rPr>
          <w:t>nötig sei</w:t>
        </w:r>
      </w:ins>
      <w:r w:rsidRPr="00944672">
        <w:rPr>
          <w:rFonts w:ascii="Arial" w:hAnsi="Arial" w:cs="Arial"/>
          <w:sz w:val="24"/>
          <w:szCs w:val="24"/>
        </w:rPr>
        <w:t>. Das Problem war, dass nicht vorhergesagt werden konnte, wie viel Platz tatsächlich benötigt werden würde.</w:t>
      </w:r>
    </w:p>
    <w:p w14:paraId="6F3284FC" w14:textId="383B7709"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Direktor </w:t>
      </w:r>
      <w:r w:rsidRPr="00944672">
        <w:rPr>
          <w:rFonts w:ascii="Arial" w:hAnsi="Arial" w:cs="Arial"/>
          <w:noProof/>
          <w:sz w:val="24"/>
          <w:szCs w:val="24"/>
        </w:rPr>
        <w:t>Ri</w:t>
      </w:r>
      <w:del w:id="3550" w:author="Lektorat Bauer" w:date="2025-02-28T17:53:00Z" w16du:dateUtc="2025-02-28T16:53:00Z">
        <w:r w:rsidRPr="00944672" w:rsidDel="002B12B7">
          <w:rPr>
            <w:rFonts w:ascii="Arial" w:hAnsi="Arial" w:cs="Arial"/>
            <w:sz w:val="24"/>
            <w:szCs w:val="24"/>
          </w:rPr>
          <w:delText>,</w:delText>
        </w:r>
      </w:del>
      <w:r w:rsidRPr="00944672">
        <w:rPr>
          <w:rFonts w:ascii="Arial" w:hAnsi="Arial" w:cs="Arial"/>
          <w:sz w:val="24"/>
          <w:szCs w:val="24"/>
        </w:rPr>
        <w:t xml:space="preserve"> hatte eine Idee, wie das Problem </w:t>
      </w:r>
      <w:del w:id="3551" w:author="Lektorat Bauer" w:date="2025-02-28T17:53:00Z" w16du:dateUtc="2025-02-28T16:53:00Z">
        <w:r w:rsidRPr="00944672" w:rsidDel="002B12B7">
          <w:rPr>
            <w:rFonts w:ascii="Arial" w:hAnsi="Arial" w:cs="Arial"/>
            <w:sz w:val="24"/>
            <w:szCs w:val="24"/>
          </w:rPr>
          <w:delText>evtl. auch</w:delText>
        </w:r>
      </w:del>
      <w:ins w:id="3552" w:author="Lektorat Bauer" w:date="2025-02-28T17:53:00Z" w16du:dateUtc="2025-02-28T16:53:00Z">
        <w:r w:rsidR="002B12B7">
          <w:rPr>
            <w:rFonts w:ascii="Arial" w:hAnsi="Arial" w:cs="Arial"/>
            <w:sz w:val="24"/>
            <w:szCs w:val="24"/>
          </w:rPr>
          <w:t>eventuell</w:t>
        </w:r>
      </w:ins>
      <w:r w:rsidRPr="00944672">
        <w:rPr>
          <w:rFonts w:ascii="Arial" w:hAnsi="Arial" w:cs="Arial"/>
          <w:sz w:val="24"/>
          <w:szCs w:val="24"/>
        </w:rPr>
        <w:t xml:space="preserve"> gelöst werden k</w:t>
      </w:r>
      <w:ins w:id="3553" w:author="Lektorat Bauer" w:date="2025-02-28T17:53:00Z" w16du:dateUtc="2025-02-28T16:53:00Z">
        <w:r w:rsidR="002B12B7">
          <w:rPr>
            <w:rFonts w:ascii="Arial" w:hAnsi="Arial" w:cs="Arial"/>
            <w:sz w:val="24"/>
            <w:szCs w:val="24"/>
          </w:rPr>
          <w:t>o</w:t>
        </w:r>
      </w:ins>
      <w:del w:id="3554" w:author="Lektorat Bauer" w:date="2025-02-28T17:53:00Z" w16du:dateUtc="2025-02-28T16:53:00Z">
        <w:r w:rsidRPr="00944672" w:rsidDel="002B12B7">
          <w:rPr>
            <w:rFonts w:ascii="Arial" w:hAnsi="Arial" w:cs="Arial"/>
            <w:sz w:val="24"/>
            <w:szCs w:val="24"/>
          </w:rPr>
          <w:delText>ö</w:delText>
        </w:r>
      </w:del>
      <w:r w:rsidRPr="00944672">
        <w:rPr>
          <w:rFonts w:ascii="Arial" w:hAnsi="Arial" w:cs="Arial"/>
          <w:sz w:val="24"/>
          <w:szCs w:val="24"/>
        </w:rPr>
        <w:t>nnte.</w:t>
      </w:r>
    </w:p>
    <w:p w14:paraId="00249FED" w14:textId="31B9C722"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commentRangeStart w:id="3555"/>
      <w:r w:rsidRPr="00944672">
        <w:rPr>
          <w:rFonts w:ascii="Arial" w:hAnsi="Arial" w:cs="Arial"/>
          <w:sz w:val="24"/>
          <w:szCs w:val="24"/>
        </w:rPr>
        <w:t>Der Rumpf für das zweite U-Boot war bereits in Arbeit,</w:t>
      </w:r>
      <w:ins w:id="3556" w:author="Lektorat Bauer" w:date="2025-02-28T18:01:00Z" w16du:dateUtc="2025-02-28T17:01:00Z">
        <w:r w:rsidR="002B12B7">
          <w:rPr>
            <w:rFonts w:ascii="Arial" w:hAnsi="Arial" w:cs="Arial"/>
            <w:sz w:val="24"/>
            <w:szCs w:val="24"/>
          </w:rPr>
          <w:t xml:space="preserve"> aber</w:t>
        </w:r>
      </w:ins>
      <w:r w:rsidRPr="00944672">
        <w:rPr>
          <w:rFonts w:ascii="Arial" w:hAnsi="Arial" w:cs="Arial"/>
          <w:sz w:val="24"/>
          <w:szCs w:val="24"/>
        </w:rPr>
        <w:t xml:space="preserve"> die Werft würde das U-Boot nicht komplett fertig bauen, sondern nur als tauchfähig bauen. Die Werft würde dadurch zwar das zweite Boot verlieren, aber der neue Rumpf könnte dann für den Transport genutzt werden.</w:t>
      </w:r>
    </w:p>
    <w:p w14:paraId="1817FBA0"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Das hätte den Vorteil, dass U-Boot eins zur Verteidigung genutzt werden könnte. U-Boot zwei wäre dann ein reines Transport-U-Boot, ohne Bewaffnung.</w:t>
      </w:r>
    </w:p>
    <w:p w14:paraId="6B1CE943"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Um die Sicherheit zu gewährleisten, würde das Boot Nummer eins Begleitschutz fahren.</w:t>
      </w:r>
      <w:commentRangeEnd w:id="3555"/>
      <w:r w:rsidR="002B12B7">
        <w:rPr>
          <w:rStyle w:val="Kommentarzeichen"/>
        </w:rPr>
        <w:commentReference w:id="3555"/>
      </w:r>
    </w:p>
    <w:p w14:paraId="4F2DAA21"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Dieser Vorschlag wurde vom Planungsteam bewertet und in die Planung integriert, da so einige weitere Problemstellungen gelöst werden konnten.</w:t>
      </w:r>
    </w:p>
    <w:p w14:paraId="25E48A88"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4BA35561"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 xml:space="preserve">*** </w:t>
      </w:r>
    </w:p>
    <w:p w14:paraId="540F3923"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670FD7D1"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Am 22. Februar liefen die Planungsfäden zusammen und auf dem Werftgelände lag der Frachter ‚Hom Doummal II‘ am Ausrüstungspier.</w:t>
      </w:r>
    </w:p>
    <w:p w14:paraId="65D7608A"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Die ‚Hom Doummal II‘ war ein Schwesterschiff der ‚Jie Shun‘. Die ‚Jie Shun‘ war 1986 vom Stapel gelaufen, die Hom Doummal II war 1987 fertiggestellt worden, und im Gegensatz zu ihrer Schwester wurde sie nur für offizielle Fahrten eingesetzt. </w:t>
      </w:r>
    </w:p>
    <w:p w14:paraId="129F7264" w14:textId="7E375176"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Die ‚Jie Shun‘ fuhr unter der Flagge </w:t>
      </w:r>
      <w:del w:id="3557" w:author="Lektorat Bauer" w:date="2025-02-28T18:01:00Z" w16du:dateUtc="2025-02-28T17:01:00Z">
        <w:r w:rsidRPr="00944672" w:rsidDel="002B12B7">
          <w:rPr>
            <w:rFonts w:ascii="Arial" w:hAnsi="Arial" w:cs="Arial"/>
            <w:sz w:val="24"/>
            <w:szCs w:val="24"/>
          </w:rPr>
          <w:delText>Kambotschas</w:delText>
        </w:r>
      </w:del>
      <w:ins w:id="3558" w:author="Lektorat Bauer" w:date="2025-02-28T18:01:00Z" w16du:dateUtc="2025-02-28T17:01:00Z">
        <w:r w:rsidR="002B12B7" w:rsidRPr="00944672">
          <w:rPr>
            <w:rFonts w:ascii="Arial" w:hAnsi="Arial" w:cs="Arial"/>
            <w:sz w:val="24"/>
            <w:szCs w:val="24"/>
          </w:rPr>
          <w:t>Kambodschas</w:t>
        </w:r>
      </w:ins>
      <w:r w:rsidRPr="00944672">
        <w:rPr>
          <w:rFonts w:ascii="Arial" w:hAnsi="Arial" w:cs="Arial"/>
          <w:sz w:val="24"/>
          <w:szCs w:val="24"/>
        </w:rPr>
        <w:t xml:space="preserve"> und fuhr auf den Weltmeeren, um das Wirtschaftsembargo zu umgehen.</w:t>
      </w:r>
    </w:p>
    <w:p w14:paraId="09F41B28" w14:textId="2F5B33E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Die ‚Hom Doummal II‘ jedoch</w:t>
      </w:r>
      <w:del w:id="3559" w:author="Lektorat Bauer" w:date="2025-02-28T18:02:00Z" w16du:dateUtc="2025-02-28T17:02:00Z">
        <w:r w:rsidRPr="00944672" w:rsidDel="00927EE0">
          <w:rPr>
            <w:rFonts w:ascii="Arial" w:hAnsi="Arial" w:cs="Arial"/>
            <w:sz w:val="24"/>
            <w:szCs w:val="24"/>
          </w:rPr>
          <w:delText>,</w:delText>
        </w:r>
      </w:del>
      <w:r w:rsidRPr="00944672">
        <w:rPr>
          <w:rFonts w:ascii="Arial" w:hAnsi="Arial" w:cs="Arial"/>
          <w:sz w:val="24"/>
          <w:szCs w:val="24"/>
        </w:rPr>
        <w:t xml:space="preserve"> wurde nur für Fahrten eingesetzt, um Lebensmittel zu transportieren, oder aber um Forschungsfahrten zu unternehmen. Der UN war dieses Schiff bekannt, und es wurde daher auch immer mal wieder überwacht.</w:t>
      </w:r>
    </w:p>
    <w:p w14:paraId="74C2832D"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Der UN wurde gemeldet, dass die ‚Hom Doummal II“ für eine Forschungsreise ausgerüstet werden würde. Da die Route auch zur Insel Krakatau führen würde, würde das Schiff mit einem provisorischen Lastenkran ausgerüstet werden.</w:t>
      </w:r>
    </w:p>
    <w:p w14:paraId="652F57A5" w14:textId="18223EE0"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Ein 25 Tonnen </w:t>
      </w:r>
      <w:r w:rsidRPr="00944672">
        <w:rPr>
          <w:rFonts w:ascii="Arial" w:hAnsi="Arial" w:cs="Arial"/>
          <w:noProof/>
          <w:sz w:val="24"/>
          <w:szCs w:val="24"/>
        </w:rPr>
        <w:t>XCMG</w:t>
      </w:r>
      <w:r w:rsidRPr="00944672">
        <w:rPr>
          <w:rFonts w:ascii="Arial" w:hAnsi="Arial" w:cs="Arial"/>
          <w:sz w:val="24"/>
          <w:szCs w:val="24"/>
        </w:rPr>
        <w:t xml:space="preserve"> Lkw-Kran wurde am Bug des Schiffes verschweißt und mit einem Spritzschutz</w:t>
      </w:r>
      <w:del w:id="3560" w:author="Lektorat Bauer" w:date="2025-02-28T18:03:00Z" w16du:dateUtc="2025-02-28T17:03:00Z">
        <w:r w:rsidRPr="00944672" w:rsidDel="00927EE0">
          <w:rPr>
            <w:rFonts w:ascii="Arial" w:hAnsi="Arial" w:cs="Arial"/>
            <w:sz w:val="24"/>
            <w:szCs w:val="24"/>
          </w:rPr>
          <w:delText>,</w:delText>
        </w:r>
      </w:del>
      <w:r w:rsidRPr="00944672">
        <w:rPr>
          <w:rFonts w:ascii="Arial" w:hAnsi="Arial" w:cs="Arial"/>
          <w:sz w:val="24"/>
          <w:szCs w:val="24"/>
        </w:rPr>
        <w:t xml:space="preserve"> gegen das Meerwasser</w:t>
      </w:r>
      <w:del w:id="3561" w:author="Lektorat Bauer" w:date="2025-02-28T18:03:00Z" w16du:dateUtc="2025-02-28T17:03:00Z">
        <w:r w:rsidRPr="00944672" w:rsidDel="00927EE0">
          <w:rPr>
            <w:rFonts w:ascii="Arial" w:hAnsi="Arial" w:cs="Arial"/>
            <w:sz w:val="24"/>
            <w:szCs w:val="24"/>
          </w:rPr>
          <w:delText>,</w:delText>
        </w:r>
      </w:del>
      <w:r w:rsidRPr="00944672">
        <w:rPr>
          <w:rFonts w:ascii="Arial" w:hAnsi="Arial" w:cs="Arial"/>
          <w:sz w:val="24"/>
          <w:szCs w:val="24"/>
        </w:rPr>
        <w:t xml:space="preserve"> versehen. Durch diese Installation war der Kran </w:t>
      </w:r>
      <w:r w:rsidRPr="00944672">
        <w:rPr>
          <w:rFonts w:ascii="Arial" w:hAnsi="Arial" w:cs="Arial"/>
          <w:sz w:val="24"/>
          <w:szCs w:val="24"/>
        </w:rPr>
        <w:lastRenderedPageBreak/>
        <w:t xml:space="preserve">zwar nur eingeschränkt einsatzfähig, andererseits hatte der Kran einen 48,5 Meter Ausleger und </w:t>
      </w:r>
      <w:del w:id="3562" w:author="Lektorat Bauer" w:date="2025-02-28T18:03:00Z" w16du:dateUtc="2025-02-28T17:03:00Z">
        <w:r w:rsidRPr="00944672" w:rsidDel="00927EE0">
          <w:rPr>
            <w:rFonts w:ascii="Arial" w:hAnsi="Arial" w:cs="Arial"/>
            <w:sz w:val="24"/>
            <w:szCs w:val="24"/>
          </w:rPr>
          <w:delText xml:space="preserve">er </w:delText>
        </w:r>
      </w:del>
      <w:r w:rsidRPr="00944672">
        <w:rPr>
          <w:rFonts w:ascii="Arial" w:hAnsi="Arial" w:cs="Arial"/>
          <w:sz w:val="24"/>
          <w:szCs w:val="24"/>
        </w:rPr>
        <w:t xml:space="preserve">sollte in erster Linie </w:t>
      </w:r>
      <w:del w:id="3563" w:author="Lektorat Bauer" w:date="2025-02-28T18:03:00Z" w16du:dateUtc="2025-02-28T17:03:00Z">
        <w:r w:rsidRPr="00944672" w:rsidDel="00927EE0">
          <w:rPr>
            <w:rFonts w:ascii="Arial" w:hAnsi="Arial" w:cs="Arial"/>
            <w:sz w:val="24"/>
            <w:szCs w:val="24"/>
          </w:rPr>
          <w:delText xml:space="preserve">nur </w:delText>
        </w:r>
      </w:del>
      <w:r w:rsidRPr="00944672">
        <w:rPr>
          <w:rFonts w:ascii="Arial" w:hAnsi="Arial" w:cs="Arial"/>
          <w:sz w:val="24"/>
          <w:szCs w:val="24"/>
        </w:rPr>
        <w:t>für den Einsatz bei Forschungen genutzt werden.</w:t>
      </w:r>
    </w:p>
    <w:p w14:paraId="64425059" w14:textId="1DBB300A"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Der Vorteil der Umbautätigkeiten im Hafenbecken lag darin, dass die Analysten den Satellitenbildern weniger Aufmerksamkeit schenkten, und die beiden U-Boote </w:t>
      </w:r>
      <w:del w:id="3564" w:author="Lektorat Bauer" w:date="2025-02-28T18:03:00Z" w16du:dateUtc="2025-02-28T17:03:00Z">
        <w:r w:rsidRPr="00944672" w:rsidDel="00927EE0">
          <w:rPr>
            <w:rFonts w:ascii="Arial" w:hAnsi="Arial" w:cs="Arial"/>
            <w:sz w:val="24"/>
            <w:szCs w:val="24"/>
          </w:rPr>
          <w:delText xml:space="preserve">konnten </w:delText>
        </w:r>
      </w:del>
      <w:r w:rsidRPr="00944672">
        <w:rPr>
          <w:rFonts w:ascii="Arial" w:hAnsi="Arial" w:cs="Arial"/>
          <w:sz w:val="24"/>
          <w:szCs w:val="24"/>
        </w:rPr>
        <w:t>im Schutz der Umbaumaßnahmen und der Nacht ins offene Meer verschwinden</w:t>
      </w:r>
      <w:ins w:id="3565" w:author="Lektorat Bauer" w:date="2025-02-28T18:03:00Z" w16du:dateUtc="2025-02-28T17:03:00Z">
        <w:r w:rsidR="00927EE0">
          <w:rPr>
            <w:rFonts w:ascii="Arial" w:hAnsi="Arial" w:cs="Arial"/>
            <w:sz w:val="24"/>
            <w:szCs w:val="24"/>
          </w:rPr>
          <w:t xml:space="preserve"> konnten</w:t>
        </w:r>
      </w:ins>
      <w:r w:rsidRPr="00944672">
        <w:rPr>
          <w:rFonts w:ascii="Arial" w:hAnsi="Arial" w:cs="Arial"/>
          <w:sz w:val="24"/>
          <w:szCs w:val="24"/>
        </w:rPr>
        <w:t>.</w:t>
      </w:r>
    </w:p>
    <w:p w14:paraId="5F114663"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 Am Sonntagabend war das Schiff umgebaut und hatte zusätzlich extra Treibstoff für die U-Boote zum Nachbunkern geladen.</w:t>
      </w:r>
    </w:p>
    <w:p w14:paraId="34C63EEC"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Ab 20:30 Uhr kamen die Expeditionsteilnehmer an Bord, bezogen die zugewiesenen Kabinen und machten sich daran, zu prüfen, ob die Ausrüstung vollständig war.</w:t>
      </w:r>
    </w:p>
    <w:p w14:paraId="3468C059"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Um 22:30 Uhr kam dann der zweite Teil der Reisegesellschaft an Bord. 20 Soldaten bezogen die extra eingebauten Mannschaftskabinen im ersten Laderaum.</w:t>
      </w:r>
    </w:p>
    <w:p w14:paraId="31A7DD4A"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Der erste Laderaum war zu einer Sammelunterkunft und einer Werkstatt umgebaut worden. Auch für die Forscher war ein großer Arbeitsraum, als Lager und Labor, eingerichtet.</w:t>
      </w:r>
    </w:p>
    <w:p w14:paraId="0FE13A40"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Nachdem die Soldaten ihre Ausrüstung überprüft hatten, meldeten sie ihre Marschbereitschaft und nahmen Quartier.</w:t>
      </w:r>
    </w:p>
    <w:p w14:paraId="4E845EF9"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Am Montagmorgen um 00:30 Uhr wurden die Leinen gelöst und die ‚Hom Doummal II‘ verließ den Hafen in Richtung Südpazifik.</w:t>
      </w:r>
    </w:p>
    <w:p w14:paraId="473C595D"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713D15A1"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4F73C151"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26CC15C5"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commentRangeStart w:id="3566"/>
      <w:commentRangeEnd w:id="3566"/>
      <w:r w:rsidRPr="00944672">
        <w:rPr>
          <w:rFonts w:ascii="Arial" w:hAnsi="Arial" w:cs="Arial"/>
          <w:sz w:val="24"/>
          <w:szCs w:val="24"/>
        </w:rPr>
        <w:commentReference w:id="3566"/>
      </w:r>
      <w:r w:rsidRPr="00944672">
        <w:rPr>
          <w:rFonts w:ascii="Arial" w:hAnsi="Arial" w:cs="Arial"/>
          <w:b/>
          <w:bCs/>
          <w:sz w:val="24"/>
          <w:szCs w:val="24"/>
        </w:rPr>
        <w:t>&gt;&gt;&gt; 07. und 08. März 2014, im Südpazifik, bei Hohotobei, Republik Palau &lt;&lt;&lt;</w:t>
      </w:r>
    </w:p>
    <w:p w14:paraId="7E6BFC22" w14:textId="372C4BA5"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Immer wieder werden auf den Seekarten Phantominseln verzeichnet. Dies rührt zum Teil noch aus </w:t>
      </w:r>
      <w:del w:id="3567" w:author="Lektorat Bauer" w:date="2025-02-28T18:04:00Z" w16du:dateUtc="2025-02-28T17:04:00Z">
        <w:r w:rsidRPr="00944672" w:rsidDel="008C3201">
          <w:rPr>
            <w:rFonts w:ascii="Arial" w:hAnsi="Arial" w:cs="Arial"/>
            <w:sz w:val="24"/>
            <w:szCs w:val="24"/>
          </w:rPr>
          <w:delText xml:space="preserve">den </w:delText>
        </w:r>
      </w:del>
      <w:ins w:id="3568" w:author="Lektorat Bauer" w:date="2025-02-28T18:04:00Z" w16du:dateUtc="2025-02-28T17:04:00Z">
        <w:r w:rsidR="008C3201">
          <w:rPr>
            <w:rFonts w:ascii="Arial" w:hAnsi="Arial" w:cs="Arial"/>
            <w:sz w:val="24"/>
            <w:szCs w:val="24"/>
          </w:rPr>
          <w:t>jenen</w:t>
        </w:r>
        <w:r w:rsidR="008C3201" w:rsidRPr="00944672">
          <w:rPr>
            <w:rFonts w:ascii="Arial" w:hAnsi="Arial" w:cs="Arial"/>
            <w:sz w:val="24"/>
            <w:szCs w:val="24"/>
          </w:rPr>
          <w:t xml:space="preserve"> </w:t>
        </w:r>
      </w:ins>
      <w:r w:rsidRPr="00944672">
        <w:rPr>
          <w:rFonts w:ascii="Arial" w:hAnsi="Arial" w:cs="Arial"/>
          <w:sz w:val="24"/>
          <w:szCs w:val="24"/>
        </w:rPr>
        <w:t>Zeiten, als die Meere noch Neuland waren und Inseln</w:t>
      </w:r>
      <w:del w:id="3569" w:author="Lektorat Bauer" w:date="2025-02-28T18:04:00Z" w16du:dateUtc="2025-02-28T17:04:00Z">
        <w:r w:rsidRPr="00944672" w:rsidDel="008C3201">
          <w:rPr>
            <w:rFonts w:ascii="Arial" w:hAnsi="Arial" w:cs="Arial"/>
            <w:sz w:val="24"/>
            <w:szCs w:val="24"/>
          </w:rPr>
          <w:delText>,</w:delText>
        </w:r>
      </w:del>
      <w:ins w:id="3570" w:author="Lektorat Bauer" w:date="2025-02-28T18:04:00Z" w16du:dateUtc="2025-02-28T17:04:00Z">
        <w:r w:rsidR="008C3201">
          <w:rPr>
            <w:rFonts w:ascii="Arial" w:hAnsi="Arial" w:cs="Arial"/>
            <w:sz w:val="24"/>
            <w:szCs w:val="24"/>
          </w:rPr>
          <w:t xml:space="preserve"> –</w:t>
        </w:r>
      </w:ins>
      <w:r w:rsidRPr="00944672">
        <w:rPr>
          <w:rFonts w:ascii="Arial" w:hAnsi="Arial" w:cs="Arial"/>
          <w:sz w:val="24"/>
          <w:szCs w:val="24"/>
        </w:rPr>
        <w:t xml:space="preserve"> oder das</w:t>
      </w:r>
      <w:ins w:id="3571" w:author="Lektorat Bauer" w:date="2025-02-28T18:04:00Z" w16du:dateUtc="2025-02-28T17:04:00Z">
        <w:r w:rsidR="008C3201">
          <w:rPr>
            <w:rFonts w:ascii="Arial" w:hAnsi="Arial" w:cs="Arial"/>
            <w:sz w:val="24"/>
            <w:szCs w:val="24"/>
          </w:rPr>
          <w:t>,</w:t>
        </w:r>
      </w:ins>
      <w:r w:rsidRPr="00944672">
        <w:rPr>
          <w:rFonts w:ascii="Arial" w:hAnsi="Arial" w:cs="Arial"/>
          <w:sz w:val="24"/>
          <w:szCs w:val="24"/>
        </w:rPr>
        <w:t xml:space="preserve"> was dafür gehalten wurde</w:t>
      </w:r>
      <w:del w:id="3572" w:author="Lektorat Bauer" w:date="2025-02-28T18:04:00Z" w16du:dateUtc="2025-02-28T17:04:00Z">
        <w:r w:rsidRPr="00944672" w:rsidDel="008C3201">
          <w:rPr>
            <w:rFonts w:ascii="Arial" w:hAnsi="Arial" w:cs="Arial"/>
            <w:sz w:val="24"/>
            <w:szCs w:val="24"/>
          </w:rPr>
          <w:delText>,</w:delText>
        </w:r>
      </w:del>
      <w:ins w:id="3573" w:author="Lektorat Bauer" w:date="2025-02-28T18:04:00Z" w16du:dateUtc="2025-02-28T17:04:00Z">
        <w:r w:rsidR="008C3201">
          <w:rPr>
            <w:rFonts w:ascii="Arial" w:hAnsi="Arial" w:cs="Arial"/>
            <w:sz w:val="24"/>
            <w:szCs w:val="24"/>
          </w:rPr>
          <w:t xml:space="preserve"> –</w:t>
        </w:r>
      </w:ins>
      <w:r w:rsidRPr="00944672">
        <w:rPr>
          <w:rFonts w:ascii="Arial" w:hAnsi="Arial" w:cs="Arial"/>
          <w:sz w:val="24"/>
          <w:szCs w:val="24"/>
        </w:rPr>
        <w:t xml:space="preserve"> </w:t>
      </w:r>
      <w:ins w:id="3574" w:author="Lektorat Bauer" w:date="2025-02-28T18:05:00Z" w16du:dateUtc="2025-02-28T17:05:00Z">
        <w:r w:rsidR="008C3201">
          <w:rPr>
            <w:rFonts w:ascii="Arial" w:hAnsi="Arial" w:cs="Arial"/>
            <w:sz w:val="24"/>
            <w:szCs w:val="24"/>
          </w:rPr>
          <w:t xml:space="preserve">erstmals </w:t>
        </w:r>
      </w:ins>
      <w:r w:rsidRPr="00944672">
        <w:rPr>
          <w:rFonts w:ascii="Arial" w:hAnsi="Arial" w:cs="Arial"/>
          <w:sz w:val="24"/>
          <w:szCs w:val="24"/>
        </w:rPr>
        <w:t>auf den Seekarten verzeichnet wurden. Es gibt aber auch die Variante, dass</w:t>
      </w:r>
      <w:ins w:id="3575" w:author="Lektorat Bauer" w:date="2025-02-28T18:05:00Z" w16du:dateUtc="2025-02-28T17:05:00Z">
        <w:r w:rsidR="008C3201">
          <w:rPr>
            <w:rFonts w:ascii="Arial" w:hAnsi="Arial" w:cs="Arial"/>
            <w:sz w:val="24"/>
            <w:szCs w:val="24"/>
          </w:rPr>
          <w:t xml:space="preserve"> manche</w:t>
        </w:r>
      </w:ins>
      <w:r w:rsidRPr="00944672">
        <w:rPr>
          <w:rFonts w:ascii="Arial" w:hAnsi="Arial" w:cs="Arial"/>
          <w:sz w:val="24"/>
          <w:szCs w:val="24"/>
        </w:rPr>
        <w:t xml:space="preserve"> Inseln nicht auf allen Seekarten verzeichnet sind. </w:t>
      </w:r>
    </w:p>
    <w:p w14:paraId="0FB48ED4" w14:textId="7F3BF925"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Ein Beispiel für eine solche</w:t>
      </w:r>
      <w:del w:id="3576" w:author="Lektorat Bauer" w:date="2025-02-28T18:05:00Z" w16du:dateUtc="2025-02-28T17:05:00Z">
        <w:r w:rsidRPr="00944672" w:rsidDel="008C3201">
          <w:rPr>
            <w:rFonts w:ascii="Arial" w:hAnsi="Arial" w:cs="Arial"/>
            <w:sz w:val="24"/>
            <w:szCs w:val="24"/>
          </w:rPr>
          <w:delText>,</w:delText>
        </w:r>
      </w:del>
      <w:r w:rsidRPr="00944672">
        <w:rPr>
          <w:rFonts w:ascii="Arial" w:hAnsi="Arial" w:cs="Arial"/>
          <w:sz w:val="24"/>
          <w:szCs w:val="24"/>
        </w:rPr>
        <w:t xml:space="preserve"> umstrittene Insel, ist das ‚Transit-Riff‘, das</w:t>
      </w:r>
      <w:del w:id="3577" w:author="Lektorat Bauer" w:date="2025-02-28T18:05:00Z" w16du:dateUtc="2025-02-28T17:05:00Z">
        <w:r w:rsidRPr="00944672" w:rsidDel="008C3201">
          <w:rPr>
            <w:rFonts w:ascii="Arial" w:hAnsi="Arial" w:cs="Arial"/>
            <w:sz w:val="24"/>
            <w:szCs w:val="24"/>
          </w:rPr>
          <w:delText>s</w:delText>
        </w:r>
      </w:del>
      <w:r w:rsidRPr="00944672">
        <w:rPr>
          <w:rFonts w:ascii="Arial" w:hAnsi="Arial" w:cs="Arial"/>
          <w:sz w:val="24"/>
          <w:szCs w:val="24"/>
        </w:rPr>
        <w:t xml:space="preserve"> zum Staat Hatohobei</w:t>
      </w:r>
      <w:del w:id="3578" w:author="Lektorat Bauer" w:date="2025-02-28T18:05:00Z" w16du:dateUtc="2025-02-28T17:05:00Z">
        <w:r w:rsidRPr="00944672" w:rsidDel="008C3201">
          <w:rPr>
            <w:rFonts w:ascii="Arial" w:hAnsi="Arial" w:cs="Arial"/>
            <w:sz w:val="24"/>
            <w:szCs w:val="24"/>
          </w:rPr>
          <w:delText>,</w:delText>
        </w:r>
      </w:del>
      <w:r w:rsidRPr="00944672">
        <w:rPr>
          <w:rFonts w:ascii="Arial" w:hAnsi="Arial" w:cs="Arial"/>
          <w:sz w:val="24"/>
          <w:szCs w:val="24"/>
        </w:rPr>
        <w:t xml:space="preserve"> in der Republik Palau </w:t>
      </w:r>
      <w:del w:id="3579" w:author="Lektorat Bauer" w:date="2025-02-28T18:05:00Z" w16du:dateUtc="2025-02-28T17:05:00Z">
        <w:r w:rsidRPr="00944672" w:rsidDel="008C3201">
          <w:rPr>
            <w:rFonts w:ascii="Arial" w:hAnsi="Arial" w:cs="Arial"/>
            <w:sz w:val="24"/>
            <w:szCs w:val="24"/>
          </w:rPr>
          <w:delText>liegt</w:delText>
        </w:r>
      </w:del>
      <w:ins w:id="3580" w:author="Lektorat Bauer" w:date="2025-02-28T18:05:00Z" w16du:dateUtc="2025-02-28T17:05:00Z">
        <w:r w:rsidR="008C3201">
          <w:rPr>
            <w:rFonts w:ascii="Arial" w:hAnsi="Arial" w:cs="Arial"/>
            <w:sz w:val="24"/>
            <w:szCs w:val="24"/>
          </w:rPr>
          <w:t>gehört</w:t>
        </w:r>
      </w:ins>
      <w:r w:rsidRPr="00944672">
        <w:rPr>
          <w:rFonts w:ascii="Arial" w:hAnsi="Arial" w:cs="Arial"/>
          <w:sz w:val="24"/>
          <w:szCs w:val="24"/>
        </w:rPr>
        <w:t>.</w:t>
      </w:r>
    </w:p>
    <w:p w14:paraId="1CD812D7" w14:textId="28BD10E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Hatohobei oder Tobi ist ein administrativer Staat, </w:t>
      </w:r>
      <w:ins w:id="3581" w:author="Lektorat Bauer" w:date="2025-02-28T18:05:00Z" w16du:dateUtc="2025-02-28T17:05:00Z">
        <w:r w:rsidR="008C3201">
          <w:rPr>
            <w:rFonts w:ascii="Arial" w:hAnsi="Arial" w:cs="Arial"/>
            <w:sz w:val="24"/>
            <w:szCs w:val="24"/>
          </w:rPr>
          <w:t xml:space="preserve">das heißt </w:t>
        </w:r>
      </w:ins>
      <w:del w:id="3582" w:author="Lektorat Bauer" w:date="2025-02-28T18:05:00Z" w16du:dateUtc="2025-02-28T17:05:00Z">
        <w:r w:rsidRPr="00944672" w:rsidDel="008C3201">
          <w:rPr>
            <w:rFonts w:ascii="Arial" w:hAnsi="Arial" w:cs="Arial"/>
            <w:sz w:val="24"/>
            <w:szCs w:val="24"/>
          </w:rPr>
          <w:delText xml:space="preserve">d. h. </w:delText>
        </w:r>
      </w:del>
      <w:r w:rsidRPr="00944672">
        <w:rPr>
          <w:rFonts w:ascii="Arial" w:hAnsi="Arial" w:cs="Arial"/>
          <w:sz w:val="24"/>
          <w:szCs w:val="24"/>
        </w:rPr>
        <w:t xml:space="preserve">ein Verwaltungsgebiet, von Palau. Das aus einer Insel und einem Atoll bestehende Verwaltungsgebiet hat eine Landfläche von nur 3 </w:t>
      </w:r>
      <w:ins w:id="3583" w:author="Lektorat Bauer" w:date="2025-02-28T18:06:00Z" w16du:dateUtc="2025-02-28T17:06:00Z">
        <w:r w:rsidR="008C3201">
          <w:rPr>
            <w:rFonts w:ascii="Arial" w:hAnsi="Arial" w:cs="Arial"/>
            <w:sz w:val="24"/>
            <w:szCs w:val="24"/>
          </w:rPr>
          <w:t>Quadratkilometer</w:t>
        </w:r>
      </w:ins>
      <w:del w:id="3584" w:author="Lektorat Bauer" w:date="2025-02-28T18:06:00Z" w16du:dateUtc="2025-02-28T17:06:00Z">
        <w:r w:rsidRPr="00944672" w:rsidDel="008C3201">
          <w:rPr>
            <w:rFonts w:ascii="Arial" w:hAnsi="Arial" w:cs="Arial"/>
            <w:sz w:val="24"/>
            <w:szCs w:val="24"/>
          </w:rPr>
          <w:delText>km²</w:delText>
        </w:r>
      </w:del>
      <w:r w:rsidRPr="00944672">
        <w:rPr>
          <w:rFonts w:ascii="Arial" w:hAnsi="Arial" w:cs="Arial"/>
          <w:sz w:val="24"/>
          <w:szCs w:val="24"/>
        </w:rPr>
        <w:t xml:space="preserve"> und insgesamt 25 Einwohner. </w:t>
      </w:r>
    </w:p>
    <w:p w14:paraId="285781F2" w14:textId="0039E89C"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 xml:space="preserve">Bei Forschungsarbeiten hatten die Nordkoreaner festgestellt, dass der unterseeische Bergkamm, der sich rund 55 Kilometer Nordnordost von Tobi Island befindet, bei speziellen Tide-Konstellationen dicht unter der Wasseroberfläche </w:t>
      </w:r>
      <w:del w:id="3585" w:author="Lektorat Bauer" w:date="2025-02-28T18:12:00Z" w16du:dateUtc="2025-02-28T17:12:00Z">
        <w:r w:rsidRPr="00944672" w:rsidDel="004A311D">
          <w:rPr>
            <w:rFonts w:ascii="Arial" w:hAnsi="Arial" w:cs="Arial"/>
            <w:sz w:val="24"/>
            <w:szCs w:val="24"/>
          </w:rPr>
          <w:delText>ist</w:delText>
        </w:r>
      </w:del>
      <w:ins w:id="3586" w:author="Lektorat Bauer" w:date="2025-02-28T18:12:00Z" w16du:dateUtc="2025-02-28T17:12:00Z">
        <w:r w:rsidR="004A311D">
          <w:rPr>
            <w:rFonts w:ascii="Arial" w:hAnsi="Arial" w:cs="Arial"/>
            <w:sz w:val="24"/>
            <w:szCs w:val="24"/>
          </w:rPr>
          <w:t>liegt</w:t>
        </w:r>
      </w:ins>
      <w:r w:rsidRPr="00944672">
        <w:rPr>
          <w:rFonts w:ascii="Arial" w:hAnsi="Arial" w:cs="Arial"/>
          <w:sz w:val="24"/>
          <w:szCs w:val="24"/>
        </w:rPr>
        <w:t>. Hierdurch bildet sich für kurze Zeit ein Riff. Zu diesem Riff war die ‚Hom Doummal II‘ unterwegs, um dieses Phänomen zu erforschen.</w:t>
      </w:r>
    </w:p>
    <w:p w14:paraId="4020F176" w14:textId="4FE79C40"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Zusätzlich sollte dieses Riff auch als Landeplatz für die Boeing genutzt werden. Der Meeresboden fällt neben dem Bergkamm tief ab, so</w:t>
      </w:r>
      <w:del w:id="3587" w:author="Lektorat Bauer" w:date="2025-02-28T18:12:00Z" w16du:dateUtc="2025-02-28T17:12:00Z">
        <w:r w:rsidRPr="00944672" w:rsidDel="004A311D">
          <w:rPr>
            <w:rFonts w:ascii="Arial" w:hAnsi="Arial" w:cs="Arial"/>
            <w:sz w:val="24"/>
            <w:szCs w:val="24"/>
          </w:rPr>
          <w:delText xml:space="preserve"> das</w:delText>
        </w:r>
      </w:del>
      <w:ins w:id="3588" w:author="Lektorat Bauer" w:date="2025-02-28T18:12:00Z" w16du:dateUtc="2025-02-28T17:12:00Z">
        <w:r w:rsidR="004A311D" w:rsidRPr="00944672">
          <w:rPr>
            <w:rFonts w:ascii="Arial" w:hAnsi="Arial" w:cs="Arial"/>
            <w:sz w:val="24"/>
            <w:szCs w:val="24"/>
          </w:rPr>
          <w:t>dass</w:t>
        </w:r>
      </w:ins>
      <w:r w:rsidRPr="00944672">
        <w:rPr>
          <w:rFonts w:ascii="Arial" w:hAnsi="Arial" w:cs="Arial"/>
          <w:sz w:val="24"/>
          <w:szCs w:val="24"/>
        </w:rPr>
        <w:t xml:space="preserve"> das Flugzeug auch aus dem Weltraum nicht mehr geortet werden </w:t>
      </w:r>
      <w:del w:id="3589" w:author="Lektorat Bauer" w:date="2025-02-28T18:13:00Z" w16du:dateUtc="2025-02-28T17:13:00Z">
        <w:r w:rsidRPr="00944672" w:rsidDel="004A311D">
          <w:rPr>
            <w:rFonts w:ascii="Arial" w:hAnsi="Arial" w:cs="Arial"/>
            <w:sz w:val="24"/>
            <w:szCs w:val="24"/>
          </w:rPr>
          <w:delText>kann</w:delText>
        </w:r>
      </w:del>
      <w:ins w:id="3590" w:author="Lektorat Bauer" w:date="2025-02-28T18:13:00Z" w16du:dateUtc="2025-02-28T17:13:00Z">
        <w:r w:rsidR="004A311D">
          <w:rPr>
            <w:rFonts w:ascii="Arial" w:hAnsi="Arial" w:cs="Arial"/>
            <w:sz w:val="24"/>
            <w:szCs w:val="24"/>
          </w:rPr>
          <w:t>könnte</w:t>
        </w:r>
      </w:ins>
      <w:r w:rsidRPr="00944672">
        <w:rPr>
          <w:rFonts w:ascii="Arial" w:hAnsi="Arial" w:cs="Arial"/>
          <w:sz w:val="24"/>
          <w:szCs w:val="24"/>
        </w:rPr>
        <w:t xml:space="preserve">. Wenn überhaupt, dann würde nur ein Zufallsfund zur Entdeckung führen, diese Wahrscheinlichkeit </w:t>
      </w:r>
      <w:del w:id="3591" w:author="Lektorat Bauer" w:date="2025-02-28T18:13:00Z" w16du:dateUtc="2025-02-28T17:13:00Z">
        <w:r w:rsidRPr="00944672" w:rsidDel="004A311D">
          <w:rPr>
            <w:rFonts w:ascii="Arial" w:hAnsi="Arial" w:cs="Arial"/>
            <w:sz w:val="24"/>
            <w:szCs w:val="24"/>
          </w:rPr>
          <w:delText xml:space="preserve">ist </w:delText>
        </w:r>
      </w:del>
      <w:ins w:id="3592" w:author="Lektorat Bauer" w:date="2025-02-28T18:13:00Z" w16du:dateUtc="2025-02-28T17:13:00Z">
        <w:r w:rsidR="004A311D">
          <w:rPr>
            <w:rFonts w:ascii="Arial" w:hAnsi="Arial" w:cs="Arial"/>
            <w:sz w:val="24"/>
            <w:szCs w:val="24"/>
          </w:rPr>
          <w:t>war</w:t>
        </w:r>
        <w:r w:rsidR="004A311D" w:rsidRPr="00944672">
          <w:rPr>
            <w:rFonts w:ascii="Arial" w:hAnsi="Arial" w:cs="Arial"/>
            <w:sz w:val="24"/>
            <w:szCs w:val="24"/>
          </w:rPr>
          <w:t xml:space="preserve"> </w:t>
        </w:r>
      </w:ins>
      <w:r w:rsidRPr="00944672">
        <w:rPr>
          <w:rFonts w:ascii="Arial" w:hAnsi="Arial" w:cs="Arial"/>
          <w:sz w:val="24"/>
          <w:szCs w:val="24"/>
        </w:rPr>
        <w:t>aber sehr gering</w:t>
      </w:r>
      <w:del w:id="3593" w:author="Lektorat Bauer" w:date="2025-02-28T18:13:00Z" w16du:dateUtc="2025-02-28T17:13:00Z">
        <w:r w:rsidRPr="00944672" w:rsidDel="004A311D">
          <w:rPr>
            <w:rFonts w:ascii="Arial" w:hAnsi="Arial" w:cs="Arial"/>
            <w:sz w:val="24"/>
            <w:szCs w:val="24"/>
          </w:rPr>
          <w:delText xml:space="preserve">, daher wurde dieser </w:delText>
        </w:r>
        <w:commentRangeStart w:id="3594"/>
        <w:r w:rsidRPr="00944672" w:rsidDel="004A311D">
          <w:rPr>
            <w:rFonts w:ascii="Arial" w:hAnsi="Arial" w:cs="Arial"/>
            <w:sz w:val="24"/>
            <w:szCs w:val="24"/>
          </w:rPr>
          <w:delText>Platz</w:delText>
        </w:r>
      </w:del>
      <w:commentRangeEnd w:id="3594"/>
      <w:r w:rsidR="004A311D">
        <w:rPr>
          <w:rStyle w:val="Kommentarzeichen"/>
        </w:rPr>
        <w:commentReference w:id="3594"/>
      </w:r>
      <w:del w:id="3595" w:author="Lektorat Bauer" w:date="2025-02-28T18:13:00Z" w16du:dateUtc="2025-02-28T17:13:00Z">
        <w:r w:rsidRPr="00944672" w:rsidDel="004A311D">
          <w:rPr>
            <w:rFonts w:ascii="Arial" w:hAnsi="Arial" w:cs="Arial"/>
            <w:sz w:val="24"/>
            <w:szCs w:val="24"/>
          </w:rPr>
          <w:delText xml:space="preserve"> ausgewählt</w:delText>
        </w:r>
      </w:del>
      <w:r w:rsidRPr="00944672">
        <w:rPr>
          <w:rFonts w:ascii="Arial" w:hAnsi="Arial" w:cs="Arial"/>
          <w:sz w:val="24"/>
          <w:szCs w:val="24"/>
        </w:rPr>
        <w:t>.</w:t>
      </w:r>
    </w:p>
    <w:p w14:paraId="4ADC1FD2"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 Die einzige Variable, die nicht zu bestimmen war, war, ob die Maschine übernommen werden konnte.</w:t>
      </w:r>
    </w:p>
    <w:p w14:paraId="79BDA0F7" w14:textId="79F7DFB2"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Da bei der Planung davon ausgegangen wurde, dass das </w:t>
      </w:r>
      <w:del w:id="3596" w:author="Lektorat Bauer" w:date="2025-02-28T18:13:00Z" w16du:dateUtc="2025-02-28T17:13:00Z">
        <w:r w:rsidRPr="00944672" w:rsidDel="004A311D">
          <w:rPr>
            <w:rFonts w:ascii="Arial" w:hAnsi="Arial" w:cs="Arial"/>
            <w:sz w:val="24"/>
            <w:szCs w:val="24"/>
          </w:rPr>
          <w:delText>G</w:delText>
        </w:r>
      </w:del>
      <w:ins w:id="3597" w:author="Lektorat Bauer" w:date="2025-02-28T18:13:00Z" w16du:dateUtc="2025-02-28T17:13:00Z">
        <w:r w:rsidR="004A311D">
          <w:rPr>
            <w:rFonts w:ascii="Arial" w:hAnsi="Arial" w:cs="Arial"/>
            <w:sz w:val="24"/>
            <w:szCs w:val="24"/>
          </w:rPr>
          <w:t>g</w:t>
        </w:r>
      </w:ins>
      <w:r w:rsidRPr="00944672">
        <w:rPr>
          <w:rFonts w:ascii="Arial" w:hAnsi="Arial" w:cs="Arial"/>
          <w:sz w:val="24"/>
          <w:szCs w:val="24"/>
        </w:rPr>
        <w:t>elingen würde, wurden die entsprechenden vorbereitenden Arbeiten aufgenommen.</w:t>
      </w:r>
    </w:p>
    <w:p w14:paraId="7AD51039" w14:textId="19F96572"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Die zweite Variable war die Sichtweite: Auf See beträgt die durchschnittliche Sichtweite aus 3</w:t>
      </w:r>
      <w:del w:id="3598" w:author="Lektorat Bauer" w:date="2025-02-28T18:13:00Z" w16du:dateUtc="2025-02-28T17:13:00Z">
        <w:r w:rsidRPr="00944672" w:rsidDel="004A311D">
          <w:rPr>
            <w:rFonts w:ascii="Arial" w:hAnsi="Arial" w:cs="Arial"/>
            <w:sz w:val="24"/>
            <w:szCs w:val="24"/>
          </w:rPr>
          <w:delText>m</w:delText>
        </w:r>
      </w:del>
      <w:ins w:id="3599" w:author="Lektorat Bauer" w:date="2025-02-28T18:13:00Z" w16du:dateUtc="2025-02-28T17:13:00Z">
        <w:r w:rsidR="004A311D">
          <w:rPr>
            <w:rFonts w:ascii="Arial" w:hAnsi="Arial" w:cs="Arial"/>
            <w:sz w:val="24"/>
            <w:szCs w:val="24"/>
          </w:rPr>
          <w:t xml:space="preserve"> Metern</w:t>
        </w:r>
      </w:ins>
      <w:r w:rsidRPr="00944672">
        <w:rPr>
          <w:rFonts w:ascii="Arial" w:hAnsi="Arial" w:cs="Arial"/>
          <w:sz w:val="24"/>
          <w:szCs w:val="24"/>
        </w:rPr>
        <w:t xml:space="preserve"> Höhe</w:t>
      </w:r>
      <w:del w:id="3600" w:author="Lektorat Bauer" w:date="2025-02-28T18:13:00Z" w16du:dateUtc="2025-02-28T17:13:00Z">
        <w:r w:rsidRPr="00944672" w:rsidDel="004A311D">
          <w:rPr>
            <w:rFonts w:ascii="Arial" w:hAnsi="Arial" w:cs="Arial"/>
            <w:sz w:val="24"/>
            <w:szCs w:val="24"/>
          </w:rPr>
          <w:delText>,</w:delText>
        </w:r>
      </w:del>
      <w:r w:rsidRPr="00944672">
        <w:rPr>
          <w:rFonts w:ascii="Arial" w:hAnsi="Arial" w:cs="Arial"/>
          <w:sz w:val="24"/>
          <w:szCs w:val="24"/>
        </w:rPr>
        <w:t xml:space="preserve"> ungefähr 6,1 Kilometer. Tobi Island </w:t>
      </w:r>
      <w:del w:id="3601" w:author="Lektorat Bauer" w:date="2025-02-28T18:14:00Z" w16du:dateUtc="2025-02-28T17:14:00Z">
        <w:r w:rsidRPr="00944672" w:rsidDel="004A311D">
          <w:rPr>
            <w:rFonts w:ascii="Arial" w:hAnsi="Arial" w:cs="Arial"/>
            <w:sz w:val="24"/>
            <w:szCs w:val="24"/>
          </w:rPr>
          <w:delText xml:space="preserve">ist </w:delText>
        </w:r>
      </w:del>
      <w:ins w:id="3602" w:author="Lektorat Bauer" w:date="2025-02-28T18:14:00Z" w16du:dateUtc="2025-02-28T17:14:00Z">
        <w:r w:rsidR="004A311D">
          <w:rPr>
            <w:rFonts w:ascii="Arial" w:hAnsi="Arial" w:cs="Arial"/>
            <w:sz w:val="24"/>
            <w:szCs w:val="24"/>
          </w:rPr>
          <w:t>liegt</w:t>
        </w:r>
        <w:r w:rsidR="004A311D" w:rsidRPr="00944672">
          <w:rPr>
            <w:rFonts w:ascii="Arial" w:hAnsi="Arial" w:cs="Arial"/>
            <w:sz w:val="24"/>
            <w:szCs w:val="24"/>
          </w:rPr>
          <w:t xml:space="preserve"> </w:t>
        </w:r>
      </w:ins>
      <w:r w:rsidRPr="00944672">
        <w:rPr>
          <w:rFonts w:ascii="Arial" w:hAnsi="Arial" w:cs="Arial"/>
          <w:sz w:val="24"/>
          <w:szCs w:val="24"/>
        </w:rPr>
        <w:t xml:space="preserve">an der höchsten Stelle rund 3 </w:t>
      </w:r>
      <w:del w:id="3603" w:author="Lektorat Bauer" w:date="2025-02-28T18:13:00Z" w16du:dateUtc="2025-02-28T17:13:00Z">
        <w:r w:rsidRPr="00944672" w:rsidDel="004A311D">
          <w:rPr>
            <w:rFonts w:ascii="Arial" w:hAnsi="Arial" w:cs="Arial"/>
            <w:sz w:val="24"/>
            <w:szCs w:val="24"/>
          </w:rPr>
          <w:delText>m</w:delText>
        </w:r>
      </w:del>
      <w:ins w:id="3604" w:author="Lektorat Bauer" w:date="2025-02-28T18:13:00Z" w16du:dateUtc="2025-02-28T17:13:00Z">
        <w:r w:rsidR="004A311D">
          <w:rPr>
            <w:rFonts w:ascii="Arial" w:hAnsi="Arial" w:cs="Arial"/>
            <w:sz w:val="24"/>
            <w:szCs w:val="24"/>
          </w:rPr>
          <w:t>Mete</w:t>
        </w:r>
      </w:ins>
      <w:ins w:id="3605" w:author="Lektorat Bauer" w:date="2025-02-28T18:14:00Z" w16du:dateUtc="2025-02-28T17:14:00Z">
        <w:r w:rsidR="004A311D">
          <w:rPr>
            <w:rFonts w:ascii="Arial" w:hAnsi="Arial" w:cs="Arial"/>
            <w:sz w:val="24"/>
            <w:szCs w:val="24"/>
          </w:rPr>
          <w:t>r</w:t>
        </w:r>
      </w:ins>
      <w:r w:rsidRPr="00944672">
        <w:rPr>
          <w:rFonts w:ascii="Arial" w:hAnsi="Arial" w:cs="Arial"/>
          <w:sz w:val="24"/>
          <w:szCs w:val="24"/>
        </w:rPr>
        <w:t xml:space="preserve"> über Meeresspiegel, </w:t>
      </w:r>
      <w:del w:id="3606" w:author="Lektorat Bauer" w:date="2025-02-28T18:14:00Z" w16du:dateUtc="2025-02-28T17:14:00Z">
        <w:r w:rsidRPr="00944672" w:rsidDel="004A311D">
          <w:rPr>
            <w:rFonts w:ascii="Arial" w:hAnsi="Arial" w:cs="Arial"/>
            <w:sz w:val="24"/>
            <w:szCs w:val="24"/>
          </w:rPr>
          <w:delText xml:space="preserve">dann </w:delText>
        </w:r>
      </w:del>
      <w:ins w:id="3607" w:author="Lektorat Bauer" w:date="2025-02-28T18:14:00Z" w16du:dateUtc="2025-02-28T17:14:00Z">
        <w:r w:rsidR="004A311D">
          <w:rPr>
            <w:rFonts w:ascii="Arial" w:hAnsi="Arial" w:cs="Arial"/>
            <w:sz w:val="24"/>
            <w:szCs w:val="24"/>
          </w:rPr>
          <w:t>folglich</w:t>
        </w:r>
        <w:r w:rsidR="004A311D" w:rsidRPr="00944672">
          <w:rPr>
            <w:rFonts w:ascii="Arial" w:hAnsi="Arial" w:cs="Arial"/>
            <w:sz w:val="24"/>
            <w:szCs w:val="24"/>
          </w:rPr>
          <w:t xml:space="preserve"> </w:t>
        </w:r>
      </w:ins>
      <w:r w:rsidRPr="00944672">
        <w:rPr>
          <w:rFonts w:ascii="Arial" w:hAnsi="Arial" w:cs="Arial"/>
          <w:sz w:val="24"/>
          <w:szCs w:val="24"/>
        </w:rPr>
        <w:t xml:space="preserve">beträgt </w:t>
      </w:r>
      <w:del w:id="3608" w:author="Lektorat Bauer" w:date="2025-02-28T18:14:00Z" w16du:dateUtc="2025-02-28T17:14:00Z">
        <w:r w:rsidRPr="00944672" w:rsidDel="004A311D">
          <w:rPr>
            <w:rFonts w:ascii="Arial" w:hAnsi="Arial" w:cs="Arial"/>
            <w:sz w:val="24"/>
            <w:szCs w:val="24"/>
          </w:rPr>
          <w:delText xml:space="preserve">sie </w:delText>
        </w:r>
      </w:del>
      <w:ins w:id="3609" w:author="Lektorat Bauer" w:date="2025-02-28T18:14:00Z" w16du:dateUtc="2025-02-28T17:14:00Z">
        <w:r w:rsidR="004A311D">
          <w:rPr>
            <w:rFonts w:ascii="Arial" w:hAnsi="Arial" w:cs="Arial"/>
            <w:sz w:val="24"/>
            <w:szCs w:val="24"/>
          </w:rPr>
          <w:t>die</w:t>
        </w:r>
        <w:r w:rsidR="004A311D" w:rsidRPr="00944672">
          <w:rPr>
            <w:rFonts w:ascii="Arial" w:hAnsi="Arial" w:cs="Arial"/>
            <w:sz w:val="24"/>
            <w:szCs w:val="24"/>
          </w:rPr>
          <w:t xml:space="preserve"> </w:t>
        </w:r>
      </w:ins>
      <w:del w:id="3610" w:author="Lektorat Bauer" w:date="2025-02-28T18:14:00Z" w16du:dateUtc="2025-02-28T17:14:00Z">
        <w:r w:rsidRPr="00944672" w:rsidDel="004A311D">
          <w:rPr>
            <w:rFonts w:ascii="Arial" w:hAnsi="Arial" w:cs="Arial"/>
            <w:sz w:val="24"/>
            <w:szCs w:val="24"/>
          </w:rPr>
          <w:delText xml:space="preserve">sichtweit </w:delText>
        </w:r>
      </w:del>
      <w:ins w:id="3611" w:author="Lektorat Bauer" w:date="2025-02-28T18:14:00Z" w16du:dateUtc="2025-02-28T17:14:00Z">
        <w:r w:rsidR="004A311D">
          <w:rPr>
            <w:rFonts w:ascii="Arial" w:hAnsi="Arial" w:cs="Arial"/>
            <w:sz w:val="24"/>
            <w:szCs w:val="24"/>
          </w:rPr>
          <w:t>Sichtweite</w:t>
        </w:r>
        <w:r w:rsidR="004A311D" w:rsidRPr="00944672">
          <w:rPr>
            <w:rFonts w:ascii="Arial" w:hAnsi="Arial" w:cs="Arial"/>
            <w:sz w:val="24"/>
            <w:szCs w:val="24"/>
          </w:rPr>
          <w:t xml:space="preserve"> </w:t>
        </w:r>
      </w:ins>
      <w:r w:rsidRPr="00944672">
        <w:rPr>
          <w:rFonts w:ascii="Arial" w:hAnsi="Arial" w:cs="Arial"/>
          <w:sz w:val="24"/>
          <w:szCs w:val="24"/>
        </w:rPr>
        <w:t>auf Augenhöhe maximal 8</w:t>
      </w:r>
      <w:ins w:id="3612" w:author="Lektorat Bauer" w:date="2025-02-28T18:14:00Z" w16du:dateUtc="2025-02-28T17:14:00Z">
        <w:r w:rsidR="004A311D">
          <w:rPr>
            <w:rFonts w:ascii="Arial" w:hAnsi="Arial" w:cs="Arial"/>
            <w:sz w:val="24"/>
            <w:szCs w:val="24"/>
          </w:rPr>
          <w:t xml:space="preserve"> Kilometer</w:t>
        </w:r>
      </w:ins>
      <w:del w:id="3613" w:author="Lektorat Bauer" w:date="2025-02-28T18:14:00Z" w16du:dateUtc="2025-02-28T17:14:00Z">
        <w:r w:rsidRPr="00944672" w:rsidDel="004A311D">
          <w:rPr>
            <w:rFonts w:ascii="Arial" w:hAnsi="Arial" w:cs="Arial"/>
            <w:sz w:val="24"/>
            <w:szCs w:val="24"/>
          </w:rPr>
          <w:delText xml:space="preserve"> km</w:delText>
        </w:r>
      </w:del>
      <w:commentRangeStart w:id="3614"/>
      <w:r w:rsidRPr="00944672">
        <w:rPr>
          <w:rFonts w:ascii="Arial" w:hAnsi="Arial" w:cs="Arial"/>
          <w:sz w:val="24"/>
          <w:szCs w:val="24"/>
        </w:rPr>
        <w:t>. Die Aktivitäten am Riff wären von Tobi aus also nicht zu sehen.</w:t>
      </w:r>
      <w:commentRangeEnd w:id="3614"/>
      <w:r w:rsidR="004A311D">
        <w:rPr>
          <w:rStyle w:val="Kommentarzeichen"/>
        </w:rPr>
        <w:commentReference w:id="3614"/>
      </w:r>
    </w:p>
    <w:p w14:paraId="5ADC5B82" w14:textId="4705D28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Anders </w:t>
      </w:r>
      <w:del w:id="3615" w:author="Lektorat Bauer" w:date="2025-02-28T18:15:00Z" w16du:dateUtc="2025-02-28T17:15:00Z">
        <w:r w:rsidRPr="00944672" w:rsidDel="004A311D">
          <w:rPr>
            <w:rFonts w:ascii="Arial" w:hAnsi="Arial" w:cs="Arial"/>
            <w:sz w:val="24"/>
            <w:szCs w:val="24"/>
          </w:rPr>
          <w:delText xml:space="preserve">ist </w:delText>
        </w:r>
      </w:del>
      <w:ins w:id="3616" w:author="Lektorat Bauer" w:date="2025-02-28T18:15:00Z" w16du:dateUtc="2025-02-28T17:15:00Z">
        <w:r w:rsidR="004A311D">
          <w:rPr>
            <w:rFonts w:ascii="Arial" w:hAnsi="Arial" w:cs="Arial"/>
            <w:sz w:val="24"/>
            <w:szCs w:val="24"/>
          </w:rPr>
          <w:t>verhielt</w:t>
        </w:r>
        <w:r w:rsidR="004A311D" w:rsidRPr="00944672">
          <w:rPr>
            <w:rFonts w:ascii="Arial" w:hAnsi="Arial" w:cs="Arial"/>
            <w:sz w:val="24"/>
            <w:szCs w:val="24"/>
          </w:rPr>
          <w:t xml:space="preserve"> </w:t>
        </w:r>
      </w:ins>
      <w:r w:rsidRPr="00944672">
        <w:rPr>
          <w:rFonts w:ascii="Arial" w:hAnsi="Arial" w:cs="Arial"/>
          <w:sz w:val="24"/>
          <w:szCs w:val="24"/>
        </w:rPr>
        <w:t>es</w:t>
      </w:r>
      <w:ins w:id="3617" w:author="Lektorat Bauer" w:date="2025-02-28T18:15:00Z" w16du:dateUtc="2025-02-28T17:15:00Z">
        <w:r w:rsidR="004A311D">
          <w:rPr>
            <w:rFonts w:ascii="Arial" w:hAnsi="Arial" w:cs="Arial"/>
            <w:sz w:val="24"/>
            <w:szCs w:val="24"/>
          </w:rPr>
          <w:t xml:space="preserve"> sich</w:t>
        </w:r>
      </w:ins>
      <w:r w:rsidRPr="00944672">
        <w:rPr>
          <w:rFonts w:ascii="Arial" w:hAnsi="Arial" w:cs="Arial"/>
          <w:sz w:val="24"/>
          <w:szCs w:val="24"/>
        </w:rPr>
        <w:t xml:space="preserve"> mit dem anfliegenden Flugzeug</w:t>
      </w:r>
      <w:ins w:id="3618" w:author="Lektorat Bauer" w:date="2025-02-28T18:15:00Z" w16du:dateUtc="2025-02-28T17:15:00Z">
        <w:r w:rsidR="004A311D">
          <w:rPr>
            <w:rFonts w:ascii="Arial" w:hAnsi="Arial" w:cs="Arial"/>
            <w:sz w:val="24"/>
            <w:szCs w:val="24"/>
          </w:rPr>
          <w:t>.</w:t>
        </w:r>
      </w:ins>
      <w:del w:id="3619" w:author="Lektorat Bauer" w:date="2025-02-28T18:15:00Z" w16du:dateUtc="2025-02-28T17:15:00Z">
        <w:r w:rsidRPr="00944672" w:rsidDel="004A311D">
          <w:rPr>
            <w:rFonts w:ascii="Arial" w:hAnsi="Arial" w:cs="Arial"/>
            <w:sz w:val="24"/>
            <w:szCs w:val="24"/>
          </w:rPr>
          <w:delText>,</w:delText>
        </w:r>
      </w:del>
      <w:r w:rsidRPr="00944672">
        <w:rPr>
          <w:rFonts w:ascii="Arial" w:hAnsi="Arial" w:cs="Arial"/>
          <w:sz w:val="24"/>
          <w:szCs w:val="24"/>
        </w:rPr>
        <w:t xml:space="preserve"> </w:t>
      </w:r>
      <w:ins w:id="3620" w:author="Lektorat Bauer" w:date="2025-02-28T18:15:00Z" w16du:dateUtc="2025-02-28T17:15:00Z">
        <w:r w:rsidR="004A311D">
          <w:rPr>
            <w:rFonts w:ascii="Arial" w:hAnsi="Arial" w:cs="Arial"/>
            <w:sz w:val="24"/>
            <w:szCs w:val="24"/>
          </w:rPr>
          <w:t>V</w:t>
        </w:r>
      </w:ins>
      <w:del w:id="3621" w:author="Lektorat Bauer" w:date="2025-02-28T18:15:00Z" w16du:dateUtc="2025-02-28T17:15:00Z">
        <w:r w:rsidRPr="00944672" w:rsidDel="004A311D">
          <w:rPr>
            <w:rFonts w:ascii="Arial" w:hAnsi="Arial" w:cs="Arial"/>
            <w:sz w:val="24"/>
            <w:szCs w:val="24"/>
          </w:rPr>
          <w:delText>v</w:delText>
        </w:r>
      </w:del>
      <w:r w:rsidRPr="00944672">
        <w:rPr>
          <w:rFonts w:ascii="Arial" w:hAnsi="Arial" w:cs="Arial"/>
          <w:sz w:val="24"/>
          <w:szCs w:val="24"/>
        </w:rPr>
        <w:t>om Boden kann man bei guter Sicht Flugzeuge in 10 Kilometer</w:t>
      </w:r>
      <w:ins w:id="3622" w:author="Lektorat Bauer" w:date="2025-02-28T18:15:00Z" w16du:dateUtc="2025-02-28T17:15:00Z">
        <w:r w:rsidR="004A311D">
          <w:rPr>
            <w:rFonts w:ascii="Arial" w:hAnsi="Arial" w:cs="Arial"/>
            <w:sz w:val="24"/>
            <w:szCs w:val="24"/>
          </w:rPr>
          <w:t>n</w:t>
        </w:r>
      </w:ins>
      <w:r w:rsidRPr="00944672">
        <w:rPr>
          <w:rFonts w:ascii="Arial" w:hAnsi="Arial" w:cs="Arial"/>
          <w:sz w:val="24"/>
          <w:szCs w:val="24"/>
        </w:rPr>
        <w:t xml:space="preserve"> Höhe erkennen. Hier kam aber die Varianz dazu, dass die Boeing nicht über Tobi Island anfliegen würde, also maximal in der </w:t>
      </w:r>
      <w:del w:id="3623" w:author="Lektorat Bauer" w:date="2025-02-28T18:15:00Z" w16du:dateUtc="2025-02-28T17:15:00Z">
        <w:r w:rsidRPr="00944672" w:rsidDel="004A311D">
          <w:rPr>
            <w:rFonts w:ascii="Arial" w:hAnsi="Arial" w:cs="Arial"/>
            <w:sz w:val="24"/>
            <w:szCs w:val="24"/>
          </w:rPr>
          <w:delText>d</w:delText>
        </w:r>
      </w:del>
      <w:ins w:id="3624" w:author="Lektorat Bauer" w:date="2025-02-28T18:15:00Z" w16du:dateUtc="2025-02-28T17:15:00Z">
        <w:r w:rsidR="004A311D">
          <w:rPr>
            <w:rFonts w:ascii="Arial" w:hAnsi="Arial" w:cs="Arial"/>
            <w:sz w:val="24"/>
            <w:szCs w:val="24"/>
          </w:rPr>
          <w:t>D</w:t>
        </w:r>
      </w:ins>
      <w:r w:rsidRPr="00944672">
        <w:rPr>
          <w:rFonts w:ascii="Arial" w:hAnsi="Arial" w:cs="Arial"/>
          <w:sz w:val="24"/>
          <w:szCs w:val="24"/>
        </w:rPr>
        <w:t>iagonalen zu sehen sein würde</w:t>
      </w:r>
      <w:ins w:id="3625" w:author="Lektorat Bauer" w:date="2025-02-28T18:16:00Z" w16du:dateUtc="2025-02-28T17:16:00Z">
        <w:r w:rsidR="004A311D">
          <w:rPr>
            <w:rFonts w:ascii="Arial" w:hAnsi="Arial" w:cs="Arial"/>
            <w:sz w:val="24"/>
            <w:szCs w:val="24"/>
          </w:rPr>
          <w:t>,</w:t>
        </w:r>
      </w:ins>
      <w:r w:rsidRPr="00944672">
        <w:rPr>
          <w:rFonts w:ascii="Arial" w:hAnsi="Arial" w:cs="Arial"/>
          <w:sz w:val="24"/>
          <w:szCs w:val="24"/>
        </w:rPr>
        <w:t xml:space="preserve"> und</w:t>
      </w:r>
      <w:ins w:id="3626" w:author="Lektorat Bauer" w:date="2025-02-28T18:15:00Z" w16du:dateUtc="2025-02-28T17:15:00Z">
        <w:r w:rsidR="004A311D">
          <w:rPr>
            <w:rFonts w:ascii="Arial" w:hAnsi="Arial" w:cs="Arial"/>
            <w:sz w:val="24"/>
            <w:szCs w:val="24"/>
          </w:rPr>
          <w:t xml:space="preserve"> </w:t>
        </w:r>
      </w:ins>
      <w:ins w:id="3627" w:author="Lektorat Bauer" w:date="2025-02-28T18:16:00Z" w16du:dateUtc="2025-02-28T17:16:00Z">
        <w:r w:rsidR="004A311D">
          <w:rPr>
            <w:rFonts w:ascii="Arial" w:hAnsi="Arial" w:cs="Arial"/>
            <w:sz w:val="24"/>
            <w:szCs w:val="24"/>
          </w:rPr>
          <w:t>zudem</w:t>
        </w:r>
      </w:ins>
      <w:del w:id="3628" w:author="Lektorat Bauer" w:date="2025-02-28T18:15:00Z" w16du:dateUtc="2025-02-28T17:15:00Z">
        <w:r w:rsidRPr="00944672" w:rsidDel="004A311D">
          <w:rPr>
            <w:rFonts w:ascii="Arial" w:hAnsi="Arial" w:cs="Arial"/>
            <w:sz w:val="24"/>
            <w:szCs w:val="24"/>
          </w:rPr>
          <w:delText>, dass die Boeing</w:delText>
        </w:r>
      </w:del>
      <w:r w:rsidRPr="00944672">
        <w:rPr>
          <w:rFonts w:ascii="Arial" w:hAnsi="Arial" w:cs="Arial"/>
          <w:sz w:val="24"/>
          <w:szCs w:val="24"/>
        </w:rPr>
        <w:t xml:space="preserve"> im Sinkflug war, und damit jede Minute schlechter zu sehen sein würde. </w:t>
      </w:r>
    </w:p>
    <w:p w14:paraId="52AF6D5B" w14:textId="42A290BC"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del w:id="3629" w:author="Lektorat Bauer" w:date="2025-02-28T18:16:00Z" w16du:dateUtc="2025-02-28T17:16:00Z">
        <w:r w:rsidRPr="00944672" w:rsidDel="004A311D">
          <w:rPr>
            <w:rFonts w:ascii="Arial" w:hAnsi="Arial" w:cs="Arial"/>
            <w:sz w:val="24"/>
            <w:szCs w:val="24"/>
          </w:rPr>
          <w:delText>Mit diesen</w:delText>
        </w:r>
      </w:del>
      <w:ins w:id="3630" w:author="Lektorat Bauer" w:date="2025-02-28T18:16:00Z" w16du:dateUtc="2025-02-28T17:16:00Z">
        <w:r w:rsidR="004A311D">
          <w:rPr>
            <w:rFonts w:ascii="Arial" w:hAnsi="Arial" w:cs="Arial"/>
            <w:sz w:val="24"/>
            <w:szCs w:val="24"/>
          </w:rPr>
          <w:t>Anhand dieser</w:t>
        </w:r>
      </w:ins>
      <w:r w:rsidRPr="00944672">
        <w:rPr>
          <w:rFonts w:ascii="Arial" w:hAnsi="Arial" w:cs="Arial"/>
          <w:sz w:val="24"/>
          <w:szCs w:val="24"/>
        </w:rPr>
        <w:t xml:space="preserve"> Überlegungen wurde das Risiko</w:t>
      </w:r>
      <w:del w:id="3631" w:author="Lektorat Bauer" w:date="2025-02-28T18:16:00Z" w16du:dateUtc="2025-02-28T17:16:00Z">
        <w:r w:rsidRPr="00944672" w:rsidDel="004A311D">
          <w:rPr>
            <w:rFonts w:ascii="Arial" w:hAnsi="Arial" w:cs="Arial"/>
            <w:sz w:val="24"/>
            <w:szCs w:val="24"/>
          </w:rPr>
          <w:delText>,</w:delText>
        </w:r>
      </w:del>
      <w:r w:rsidRPr="00944672">
        <w:rPr>
          <w:rFonts w:ascii="Arial" w:hAnsi="Arial" w:cs="Arial"/>
          <w:sz w:val="24"/>
          <w:szCs w:val="24"/>
        </w:rPr>
        <w:t xml:space="preserve"> der Entdeckung als marginal</w:t>
      </w:r>
      <w:del w:id="3632" w:author="Lektorat Bauer" w:date="2025-02-28T18:16:00Z" w16du:dateUtc="2025-02-28T17:16:00Z">
        <w:r w:rsidRPr="00944672" w:rsidDel="004A311D">
          <w:rPr>
            <w:rFonts w:ascii="Arial" w:hAnsi="Arial" w:cs="Arial"/>
            <w:sz w:val="24"/>
            <w:szCs w:val="24"/>
          </w:rPr>
          <w:delText>,</w:delText>
        </w:r>
      </w:del>
      <w:r w:rsidRPr="00944672">
        <w:rPr>
          <w:rFonts w:ascii="Arial" w:hAnsi="Arial" w:cs="Arial"/>
          <w:sz w:val="24"/>
          <w:szCs w:val="24"/>
        </w:rPr>
        <w:t xml:space="preserve"> eingestuft. Anders würde es sich mit vorbeifahrenden Schiffen verhalten, diese </w:t>
      </w:r>
      <w:del w:id="3633" w:author="Lektorat Bauer" w:date="2025-02-28T18:16:00Z" w16du:dateUtc="2025-02-28T17:16:00Z">
        <w:r w:rsidRPr="00944672" w:rsidDel="004A311D">
          <w:rPr>
            <w:rFonts w:ascii="Arial" w:hAnsi="Arial" w:cs="Arial"/>
            <w:sz w:val="24"/>
            <w:szCs w:val="24"/>
          </w:rPr>
          <w:delText xml:space="preserve">wären </w:delText>
        </w:r>
      </w:del>
      <w:ins w:id="3634" w:author="Lektorat Bauer" w:date="2025-02-28T18:16:00Z" w16du:dateUtc="2025-02-28T17:16:00Z">
        <w:r w:rsidR="004A311D">
          <w:rPr>
            <w:rFonts w:ascii="Arial" w:hAnsi="Arial" w:cs="Arial"/>
            <w:sz w:val="24"/>
            <w:szCs w:val="24"/>
          </w:rPr>
          <w:t>waren</w:t>
        </w:r>
        <w:r w:rsidR="004A311D" w:rsidRPr="00944672">
          <w:rPr>
            <w:rFonts w:ascii="Arial" w:hAnsi="Arial" w:cs="Arial"/>
            <w:sz w:val="24"/>
            <w:szCs w:val="24"/>
          </w:rPr>
          <w:t xml:space="preserve"> </w:t>
        </w:r>
      </w:ins>
      <w:r w:rsidRPr="00944672">
        <w:rPr>
          <w:rFonts w:ascii="Arial" w:hAnsi="Arial" w:cs="Arial"/>
          <w:sz w:val="24"/>
          <w:szCs w:val="24"/>
        </w:rPr>
        <w:t>eine potenzielle Gefahr. Andererseits lagen die Inseln nicht auf den normalen Fahrtwegen der Frachtschiffe. Im Notfall müsste das U-Boot ein Schiff versenken.</w:t>
      </w:r>
    </w:p>
    <w:p w14:paraId="2F0321D0" w14:textId="59249C78"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Am Freitag</w:t>
      </w:r>
      <w:ins w:id="3635" w:author="Lektorat Bauer" w:date="2025-02-28T18:16:00Z" w16du:dateUtc="2025-02-28T17:16:00Z">
        <w:r w:rsidR="004A311D">
          <w:rPr>
            <w:rFonts w:ascii="Arial" w:hAnsi="Arial" w:cs="Arial"/>
            <w:sz w:val="24"/>
            <w:szCs w:val="24"/>
          </w:rPr>
          <w:t>morgen</w:t>
        </w:r>
      </w:ins>
      <w:r w:rsidRPr="00944672">
        <w:rPr>
          <w:rFonts w:ascii="Arial" w:hAnsi="Arial" w:cs="Arial"/>
          <w:sz w:val="24"/>
          <w:szCs w:val="24"/>
        </w:rPr>
        <w:t>, den 07. März</w:t>
      </w:r>
      <w:ins w:id="3636" w:author="Lektorat Bauer" w:date="2025-02-28T18:16:00Z" w16du:dateUtc="2025-02-28T17:16:00Z">
        <w:r w:rsidR="004A311D">
          <w:rPr>
            <w:rFonts w:ascii="Arial" w:hAnsi="Arial" w:cs="Arial"/>
            <w:sz w:val="24"/>
            <w:szCs w:val="24"/>
          </w:rPr>
          <w:t>,</w:t>
        </w:r>
      </w:ins>
      <w:r w:rsidRPr="00944672">
        <w:rPr>
          <w:rFonts w:ascii="Arial" w:hAnsi="Arial" w:cs="Arial"/>
          <w:sz w:val="24"/>
          <w:szCs w:val="24"/>
        </w:rPr>
        <w:t xml:space="preserve"> </w:t>
      </w:r>
      <w:del w:id="3637" w:author="Lektorat Bauer" w:date="2025-02-28T18:16:00Z" w16du:dateUtc="2025-02-28T17:16:00Z">
        <w:r w:rsidRPr="00944672" w:rsidDel="004A311D">
          <w:rPr>
            <w:rFonts w:ascii="Arial" w:hAnsi="Arial" w:cs="Arial"/>
            <w:sz w:val="24"/>
            <w:szCs w:val="24"/>
          </w:rPr>
          <w:delText xml:space="preserve">am Morgen </w:delText>
        </w:r>
      </w:del>
      <w:r w:rsidRPr="00944672">
        <w:rPr>
          <w:rFonts w:ascii="Arial" w:hAnsi="Arial" w:cs="Arial"/>
          <w:sz w:val="24"/>
          <w:szCs w:val="24"/>
        </w:rPr>
        <w:t xml:space="preserve">erreichte die ‚Hom Doummal II‘ das Geister-Riff. Es wurden Schaumkronen erkannt, die </w:t>
      </w:r>
      <w:ins w:id="3638" w:author="Lektorat Bauer" w:date="2025-02-28T18:16:00Z" w16du:dateUtc="2025-02-28T17:16:00Z">
        <w:r w:rsidR="004A311D">
          <w:rPr>
            <w:rFonts w:ascii="Arial" w:hAnsi="Arial" w:cs="Arial"/>
            <w:sz w:val="24"/>
            <w:szCs w:val="24"/>
          </w:rPr>
          <w:t>auf das Riff hindeuteten</w:t>
        </w:r>
      </w:ins>
      <w:del w:id="3639" w:author="Lektorat Bauer" w:date="2025-02-28T18:16:00Z" w16du:dateUtc="2025-02-28T17:16:00Z">
        <w:r w:rsidRPr="00944672" w:rsidDel="004A311D">
          <w:rPr>
            <w:rFonts w:ascii="Arial" w:hAnsi="Arial" w:cs="Arial"/>
            <w:sz w:val="24"/>
            <w:szCs w:val="24"/>
          </w:rPr>
          <w:delText>darauf hindeuteten, dass sich dort ein Riff befinden würde</w:delText>
        </w:r>
      </w:del>
      <w:r w:rsidRPr="00944672">
        <w:rPr>
          <w:rFonts w:ascii="Arial" w:hAnsi="Arial" w:cs="Arial"/>
          <w:sz w:val="24"/>
          <w:szCs w:val="24"/>
        </w:rPr>
        <w:t xml:space="preserve">. Der Kapitän steuerte langsam auf das </w:t>
      </w:r>
      <w:r w:rsidRPr="00944672">
        <w:rPr>
          <w:rFonts w:ascii="Arial" w:hAnsi="Arial" w:cs="Arial"/>
          <w:sz w:val="24"/>
          <w:szCs w:val="24"/>
        </w:rPr>
        <w:lastRenderedPageBreak/>
        <w:t>Gebiet zu</w:t>
      </w:r>
      <w:del w:id="3640" w:author="Lektorat Bauer" w:date="2025-02-28T18:16:00Z" w16du:dateUtc="2025-02-28T17:16:00Z">
        <w:r w:rsidRPr="00944672" w:rsidDel="004A311D">
          <w:rPr>
            <w:rFonts w:ascii="Arial" w:hAnsi="Arial" w:cs="Arial"/>
            <w:sz w:val="24"/>
            <w:szCs w:val="24"/>
          </w:rPr>
          <w:delText>,</w:delText>
        </w:r>
      </w:del>
      <w:r w:rsidRPr="00944672">
        <w:rPr>
          <w:rFonts w:ascii="Arial" w:hAnsi="Arial" w:cs="Arial"/>
          <w:sz w:val="24"/>
          <w:szCs w:val="24"/>
        </w:rPr>
        <w:t xml:space="preserve"> und ankerte in respektable</w:t>
      </w:r>
      <w:ins w:id="3641" w:author="Lektorat Bauer" w:date="2025-02-28T18:17:00Z" w16du:dateUtc="2025-02-28T17:17:00Z">
        <w:r w:rsidR="004A311D">
          <w:rPr>
            <w:rFonts w:ascii="Arial" w:hAnsi="Arial" w:cs="Arial"/>
            <w:sz w:val="24"/>
            <w:szCs w:val="24"/>
          </w:rPr>
          <w:t>m</w:t>
        </w:r>
      </w:ins>
      <w:del w:id="3642" w:author="Lektorat Bauer" w:date="2025-02-28T18:17:00Z" w16du:dateUtc="2025-02-28T17:17:00Z">
        <w:r w:rsidRPr="00944672" w:rsidDel="004A311D">
          <w:rPr>
            <w:rFonts w:ascii="Arial" w:hAnsi="Arial" w:cs="Arial"/>
            <w:sz w:val="24"/>
            <w:szCs w:val="24"/>
          </w:rPr>
          <w:delText>n</w:delText>
        </w:r>
      </w:del>
      <w:r w:rsidRPr="00944672">
        <w:rPr>
          <w:rFonts w:ascii="Arial" w:hAnsi="Arial" w:cs="Arial"/>
          <w:sz w:val="24"/>
          <w:szCs w:val="24"/>
        </w:rPr>
        <w:t xml:space="preserve"> Abstand, da er die Wassertiefe nicht einschätzen konnte.</w:t>
      </w:r>
    </w:p>
    <w:p w14:paraId="2634F5AA"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Die Kampfschwimmer machten sich bereit, das Meer zu erkunden, und die Forscher freuten sich auf die ersten Wasserproben.</w:t>
      </w:r>
    </w:p>
    <w:p w14:paraId="58C15113"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Nach zwei Stunden gaben die Kampfschwimmer das Meer frei, und Forscher und Militärs machten sich an ihre Aufgaben.</w:t>
      </w:r>
    </w:p>
    <w:p w14:paraId="0B502956" w14:textId="144D313D"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Mit Schlauchbooten erkundeten die Kampfschwimmer, wo das Flugzeug am besten landen </w:t>
      </w:r>
      <w:del w:id="3643" w:author="Lektorat Bauer" w:date="2025-02-28T18:17:00Z" w16du:dateUtc="2025-02-28T17:17:00Z">
        <w:r w:rsidRPr="00944672" w:rsidDel="004A311D">
          <w:rPr>
            <w:rFonts w:ascii="Arial" w:hAnsi="Arial" w:cs="Arial"/>
            <w:sz w:val="24"/>
            <w:szCs w:val="24"/>
          </w:rPr>
          <w:delText>sollte, bzw</w:delText>
        </w:r>
      </w:del>
      <w:ins w:id="3644" w:author="Lektorat Bauer" w:date="2025-02-28T18:17:00Z" w16du:dateUtc="2025-02-28T17:17:00Z">
        <w:r w:rsidR="004A311D">
          <w:rPr>
            <w:rFonts w:ascii="Arial" w:hAnsi="Arial" w:cs="Arial"/>
            <w:sz w:val="24"/>
            <w:szCs w:val="24"/>
          </w:rPr>
          <w:t>beziehungsweise</w:t>
        </w:r>
      </w:ins>
      <w:del w:id="3645" w:author="Lektorat Bauer" w:date="2025-02-28T18:17:00Z" w16du:dateUtc="2025-02-28T17:17:00Z">
        <w:r w:rsidRPr="00944672" w:rsidDel="004A311D">
          <w:rPr>
            <w:rFonts w:ascii="Arial" w:hAnsi="Arial" w:cs="Arial"/>
            <w:sz w:val="24"/>
            <w:szCs w:val="24"/>
          </w:rPr>
          <w:delText>.</w:delText>
        </w:r>
      </w:del>
      <w:r w:rsidRPr="00944672">
        <w:rPr>
          <w:rFonts w:ascii="Arial" w:hAnsi="Arial" w:cs="Arial"/>
          <w:sz w:val="24"/>
          <w:szCs w:val="24"/>
        </w:rPr>
        <w:t xml:space="preserve"> zum Stillstandkommen sollte.</w:t>
      </w:r>
    </w:p>
    <w:p w14:paraId="1D4E7D25"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Als gegen 18:29 Ortszeit die Sonne unterging, kehrte vorübergehend Ruhe ein. Die Forscher begannen, die genommenen Proben zu untersuchen.</w:t>
      </w:r>
    </w:p>
    <w:p w14:paraId="6723B10E" w14:textId="79C8A3C9"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Die Kampfschwimmer bereiteten die Positionen vor, an denen Signale im Meer platziert werden sollten, um eine optische Hilfe</w:t>
      </w:r>
      <w:del w:id="3646" w:author="Lektorat Bauer" w:date="2025-02-28T18:17:00Z" w16du:dateUtc="2025-02-28T17:17:00Z">
        <w:r w:rsidRPr="00944672" w:rsidDel="004A311D">
          <w:rPr>
            <w:rFonts w:ascii="Arial" w:hAnsi="Arial" w:cs="Arial"/>
            <w:sz w:val="24"/>
            <w:szCs w:val="24"/>
          </w:rPr>
          <w:delText>,</w:delText>
        </w:r>
      </w:del>
      <w:r w:rsidRPr="00944672">
        <w:rPr>
          <w:rFonts w:ascii="Arial" w:hAnsi="Arial" w:cs="Arial"/>
          <w:sz w:val="24"/>
          <w:szCs w:val="24"/>
        </w:rPr>
        <w:t xml:space="preserve"> für eine Landebahn</w:t>
      </w:r>
      <w:del w:id="3647" w:author="Lektorat Bauer" w:date="2025-02-28T18:17:00Z" w16du:dateUtc="2025-02-28T17:17:00Z">
        <w:r w:rsidRPr="00944672" w:rsidDel="004A311D">
          <w:rPr>
            <w:rFonts w:ascii="Arial" w:hAnsi="Arial" w:cs="Arial"/>
            <w:sz w:val="24"/>
            <w:szCs w:val="24"/>
          </w:rPr>
          <w:delText>,</w:delText>
        </w:r>
      </w:del>
      <w:r w:rsidRPr="00944672">
        <w:rPr>
          <w:rFonts w:ascii="Arial" w:hAnsi="Arial" w:cs="Arial"/>
          <w:sz w:val="24"/>
          <w:szCs w:val="24"/>
        </w:rPr>
        <w:t xml:space="preserve"> zu erstellen.</w:t>
      </w:r>
    </w:p>
    <w:p w14:paraId="5F4C6443"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Ob alles so lief wie geplant, würden sie erst in der Nacht erfahren.</w:t>
      </w:r>
    </w:p>
    <w:p w14:paraId="10AF5A0D"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 </w:t>
      </w:r>
    </w:p>
    <w:p w14:paraId="321E53EE"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 </w:t>
      </w:r>
    </w:p>
    <w:p w14:paraId="50869592"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5624E026"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commentRangeStart w:id="3648"/>
      <w:commentRangeEnd w:id="3648"/>
      <w:r w:rsidRPr="00944672">
        <w:rPr>
          <w:rFonts w:ascii="Arial" w:hAnsi="Arial" w:cs="Arial"/>
          <w:sz w:val="24"/>
          <w:szCs w:val="24"/>
        </w:rPr>
        <w:commentReference w:id="3648"/>
      </w:r>
      <w:r w:rsidRPr="00944672">
        <w:rPr>
          <w:rFonts w:ascii="Arial" w:hAnsi="Arial" w:cs="Arial"/>
          <w:sz w:val="24"/>
          <w:szCs w:val="24"/>
        </w:rPr>
        <w:t xml:space="preserve">&gt;&gt;&gt; </w:t>
      </w:r>
      <w:r w:rsidRPr="00944672">
        <w:rPr>
          <w:rFonts w:ascii="Arial" w:hAnsi="Arial" w:cs="Arial"/>
          <w:b/>
          <w:bCs/>
          <w:sz w:val="24"/>
          <w:szCs w:val="24"/>
        </w:rPr>
        <w:t>Samstag, 08. März 2014, 05:30 Uhr, Landeanflug im Pazifischen Ozean</w:t>
      </w:r>
      <w:r w:rsidRPr="00944672">
        <w:rPr>
          <w:rFonts w:ascii="Arial" w:hAnsi="Arial" w:cs="Arial"/>
          <w:sz w:val="24"/>
          <w:szCs w:val="24"/>
        </w:rPr>
        <w:t xml:space="preserve"> &lt;&lt;&lt;</w:t>
      </w:r>
      <w:r w:rsidRPr="00944672">
        <w:rPr>
          <w:rFonts w:ascii="Arial" w:hAnsi="Arial" w:cs="Arial"/>
          <w:sz w:val="24"/>
          <w:szCs w:val="24"/>
        </w:rPr>
        <w:br/>
        <w:t>Für die Landung auf dem Wasser gibt es Standardprozeduren. Piloten werden in Flugsimulatoren so geschult, dass sie in einer Notlage auch auf dem Wasser, sei es ein See oder das offene Meer, landen können.</w:t>
      </w:r>
    </w:p>
    <w:p w14:paraId="5FB7F109"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Das Verfahren kann man in den</w:t>
      </w:r>
      <w:del w:id="3649" w:author="Lektorat Bauer" w:date="2025-02-28T18:18:00Z" w16du:dateUtc="2025-02-28T17:18:00Z">
        <w:r w:rsidRPr="00944672" w:rsidDel="004A311D">
          <w:rPr>
            <w:rFonts w:ascii="Arial" w:hAnsi="Arial" w:cs="Arial"/>
            <w:sz w:val="24"/>
            <w:szCs w:val="24"/>
          </w:rPr>
          <w:delText>,</w:delText>
        </w:r>
      </w:del>
      <w:r w:rsidRPr="00944672">
        <w:rPr>
          <w:rFonts w:ascii="Arial" w:hAnsi="Arial" w:cs="Arial"/>
          <w:sz w:val="24"/>
          <w:szCs w:val="24"/>
        </w:rPr>
        <w:t xml:space="preserve"> an Bord vorhandenen Handbüchern</w:t>
      </w:r>
      <w:del w:id="3650" w:author="Lektorat Bauer" w:date="2025-02-28T18:18:00Z" w16du:dateUtc="2025-02-28T17:18:00Z">
        <w:r w:rsidRPr="00944672" w:rsidDel="004A311D">
          <w:rPr>
            <w:rFonts w:ascii="Arial" w:hAnsi="Arial" w:cs="Arial"/>
            <w:sz w:val="24"/>
            <w:szCs w:val="24"/>
          </w:rPr>
          <w:delText>,</w:delText>
        </w:r>
      </w:del>
      <w:r w:rsidRPr="00944672">
        <w:rPr>
          <w:rFonts w:ascii="Arial" w:hAnsi="Arial" w:cs="Arial"/>
          <w:sz w:val="24"/>
          <w:szCs w:val="24"/>
        </w:rPr>
        <w:t xml:space="preserve"> als Checkliste nachvollziehen.</w:t>
      </w:r>
    </w:p>
    <w:p w14:paraId="2EA6E14E" w14:textId="3DC0E68F"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In der Vorbereitung auf ihren Einsatz hatte sich Yoon Na-Bi mit den gängigen Verfahren zur Notwasserung vertraut gemacht, </w:t>
      </w:r>
      <w:del w:id="3651" w:author="Lektorat Bauer" w:date="2025-02-28T18:18:00Z" w16du:dateUtc="2025-02-28T17:18:00Z">
        <w:r w:rsidRPr="00944672" w:rsidDel="004A311D">
          <w:rPr>
            <w:rFonts w:ascii="Arial" w:hAnsi="Arial" w:cs="Arial"/>
            <w:sz w:val="24"/>
            <w:szCs w:val="24"/>
          </w:rPr>
          <w:delText xml:space="preserve">und </w:delText>
        </w:r>
      </w:del>
      <w:ins w:id="3652" w:author="Lektorat Bauer" w:date="2025-02-28T18:18:00Z" w16du:dateUtc="2025-02-28T17:18:00Z">
        <w:r w:rsidR="004A311D">
          <w:rPr>
            <w:rFonts w:ascii="Arial" w:hAnsi="Arial" w:cs="Arial"/>
            <w:sz w:val="24"/>
            <w:szCs w:val="24"/>
          </w:rPr>
          <w:t>daher</w:t>
        </w:r>
        <w:r w:rsidR="004A311D" w:rsidRPr="00944672">
          <w:rPr>
            <w:rFonts w:ascii="Arial" w:hAnsi="Arial" w:cs="Arial"/>
            <w:sz w:val="24"/>
            <w:szCs w:val="24"/>
          </w:rPr>
          <w:t xml:space="preserve"> </w:t>
        </w:r>
      </w:ins>
      <w:r w:rsidRPr="00944672">
        <w:rPr>
          <w:rFonts w:ascii="Arial" w:hAnsi="Arial" w:cs="Arial"/>
          <w:sz w:val="24"/>
          <w:szCs w:val="24"/>
        </w:rPr>
        <w:t>war sie auf die bevorstehende Landung</w:t>
      </w:r>
      <w:del w:id="3653" w:author="Lektorat Bauer" w:date="2025-02-28T18:18:00Z" w16du:dateUtc="2025-02-28T17:18:00Z">
        <w:r w:rsidRPr="00944672" w:rsidDel="004A311D">
          <w:rPr>
            <w:rFonts w:ascii="Arial" w:hAnsi="Arial" w:cs="Arial"/>
            <w:sz w:val="24"/>
            <w:szCs w:val="24"/>
          </w:rPr>
          <w:delText>,</w:delText>
        </w:r>
      </w:del>
      <w:r w:rsidRPr="00944672">
        <w:rPr>
          <w:rFonts w:ascii="Arial" w:hAnsi="Arial" w:cs="Arial"/>
          <w:sz w:val="24"/>
          <w:szCs w:val="24"/>
        </w:rPr>
        <w:t xml:space="preserve"> theoretisch</w:t>
      </w:r>
      <w:del w:id="3654" w:author="Lektorat Bauer" w:date="2025-02-28T18:18:00Z" w16du:dateUtc="2025-02-28T17:18:00Z">
        <w:r w:rsidRPr="00944672" w:rsidDel="004A311D">
          <w:rPr>
            <w:rFonts w:ascii="Arial" w:hAnsi="Arial" w:cs="Arial"/>
            <w:sz w:val="24"/>
            <w:szCs w:val="24"/>
          </w:rPr>
          <w:delText>,</w:delText>
        </w:r>
      </w:del>
      <w:r w:rsidRPr="00944672">
        <w:rPr>
          <w:rFonts w:ascii="Arial" w:hAnsi="Arial" w:cs="Arial"/>
          <w:sz w:val="24"/>
          <w:szCs w:val="24"/>
        </w:rPr>
        <w:t xml:space="preserve"> vorbereitet.</w:t>
      </w:r>
    </w:p>
    <w:p w14:paraId="531E2A8D" w14:textId="388DED8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Kein Pilot landet </w:t>
      </w:r>
      <w:ins w:id="3655" w:author="Lektorat Bauer" w:date="2025-02-28T18:18:00Z" w16du:dateUtc="2025-02-28T17:18:00Z">
        <w:r w:rsidR="004A311D">
          <w:rPr>
            <w:rFonts w:ascii="Arial" w:hAnsi="Arial" w:cs="Arial"/>
            <w:sz w:val="24"/>
            <w:szCs w:val="24"/>
          </w:rPr>
          <w:t xml:space="preserve">allerdings </w:t>
        </w:r>
      </w:ins>
      <w:r w:rsidRPr="00944672">
        <w:rPr>
          <w:rFonts w:ascii="Arial" w:hAnsi="Arial" w:cs="Arial"/>
          <w:sz w:val="24"/>
          <w:szCs w:val="24"/>
        </w:rPr>
        <w:t>freiwillig im Wasser</w:t>
      </w:r>
      <w:del w:id="3656" w:author="Lektorat Bauer" w:date="2025-02-28T18:18:00Z" w16du:dateUtc="2025-02-28T17:18:00Z">
        <w:r w:rsidRPr="00944672" w:rsidDel="004A311D">
          <w:rPr>
            <w:rFonts w:ascii="Arial" w:hAnsi="Arial" w:cs="Arial"/>
            <w:sz w:val="24"/>
            <w:szCs w:val="24"/>
          </w:rPr>
          <w:delText xml:space="preserve">, </w:delText>
        </w:r>
        <w:commentRangeStart w:id="3657"/>
        <w:r w:rsidRPr="00944672" w:rsidDel="004A311D">
          <w:rPr>
            <w:rFonts w:ascii="Arial" w:hAnsi="Arial" w:cs="Arial"/>
            <w:sz w:val="24"/>
            <w:szCs w:val="24"/>
          </w:rPr>
          <w:delText>und deswegen sind die Schulungen im Flugsimulator von existenzieller Bedeutung für die Sicherheit der Passagiere</w:delText>
        </w:r>
      </w:del>
      <w:commentRangeEnd w:id="3657"/>
      <w:r w:rsidR="004A311D">
        <w:rPr>
          <w:rStyle w:val="Kommentarzeichen"/>
        </w:rPr>
        <w:commentReference w:id="3657"/>
      </w:r>
      <w:del w:id="3658" w:author="Lektorat Bauer" w:date="2025-02-28T18:18:00Z" w16du:dateUtc="2025-02-28T17:18:00Z">
        <w:r w:rsidRPr="00944672" w:rsidDel="004A311D">
          <w:rPr>
            <w:rFonts w:ascii="Arial" w:hAnsi="Arial" w:cs="Arial"/>
            <w:sz w:val="24"/>
            <w:szCs w:val="24"/>
          </w:rPr>
          <w:delText>.</w:delText>
        </w:r>
      </w:del>
    </w:p>
    <w:p w14:paraId="47534C6C" w14:textId="1DB7B9EC"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In der Luftfahrt wird nach IFR und VFR unterschieden: IFR steht als Abkürzung für Instrumentenflug und VFR steht </w:t>
      </w:r>
      <w:del w:id="3659" w:author="Lektorat Bauer" w:date="2025-02-28T18:19:00Z" w16du:dateUtc="2025-02-28T17:19:00Z">
        <w:r w:rsidRPr="00944672" w:rsidDel="004A311D">
          <w:rPr>
            <w:rFonts w:ascii="Arial" w:hAnsi="Arial" w:cs="Arial"/>
            <w:sz w:val="24"/>
            <w:szCs w:val="24"/>
          </w:rPr>
          <w:delText xml:space="preserve">als Abkürzung </w:delText>
        </w:r>
      </w:del>
      <w:r w:rsidRPr="00944672">
        <w:rPr>
          <w:rFonts w:ascii="Arial" w:hAnsi="Arial" w:cs="Arial"/>
          <w:sz w:val="24"/>
          <w:szCs w:val="24"/>
        </w:rPr>
        <w:t>für Sichtflug.</w:t>
      </w:r>
    </w:p>
    <w:p w14:paraId="61A7A5F9" w14:textId="74C11F65"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Beim Standard-Landeanflugverfahren für Linienflüge, das nach IFR</w:t>
      </w:r>
      <w:ins w:id="3660" w:author="Lektorat Bauer" w:date="2025-02-28T18:19:00Z" w16du:dateUtc="2025-02-28T17:19:00Z">
        <w:r w:rsidR="004A311D">
          <w:rPr>
            <w:rFonts w:ascii="Arial" w:hAnsi="Arial" w:cs="Arial"/>
            <w:sz w:val="24"/>
            <w:szCs w:val="24"/>
          </w:rPr>
          <w:t>-</w:t>
        </w:r>
      </w:ins>
      <w:del w:id="3661" w:author="Lektorat Bauer" w:date="2025-02-28T18:19:00Z" w16du:dateUtc="2025-02-28T17:19:00Z">
        <w:r w:rsidRPr="00944672" w:rsidDel="004A311D">
          <w:rPr>
            <w:rFonts w:ascii="Arial" w:hAnsi="Arial" w:cs="Arial"/>
            <w:sz w:val="24"/>
            <w:szCs w:val="24"/>
          </w:rPr>
          <w:delText xml:space="preserve"> </w:delText>
        </w:r>
      </w:del>
      <w:r w:rsidRPr="00944672">
        <w:rPr>
          <w:rFonts w:ascii="Arial" w:hAnsi="Arial" w:cs="Arial"/>
          <w:sz w:val="24"/>
          <w:szCs w:val="24"/>
        </w:rPr>
        <w:t>Bedingungen erfolgt, kommuniziert der Pilot während des Anfluges mit dem Tower, der ihm Anweisungen für die Landung gibt.</w:t>
      </w:r>
    </w:p>
    <w:p w14:paraId="77971A05"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 xml:space="preserve">Piloten, die nach Sichtflugregeln fliegen, führen auf unkontrollierten Flugplätzen den Landeanflug in eigener Verantwortung durch. </w:t>
      </w:r>
    </w:p>
    <w:p w14:paraId="7ACE267A"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Die Landung auf dem Wasser</w:t>
      </w:r>
      <w:del w:id="3662" w:author="Lektorat Bauer" w:date="2025-02-28T18:19:00Z" w16du:dateUtc="2025-02-28T17:19:00Z">
        <w:r w:rsidRPr="00944672" w:rsidDel="004A311D">
          <w:rPr>
            <w:rFonts w:ascii="Arial" w:hAnsi="Arial" w:cs="Arial"/>
            <w:sz w:val="24"/>
            <w:szCs w:val="24"/>
          </w:rPr>
          <w:delText>,</w:delText>
        </w:r>
      </w:del>
      <w:r w:rsidRPr="00944672">
        <w:rPr>
          <w:rFonts w:ascii="Arial" w:hAnsi="Arial" w:cs="Arial"/>
          <w:sz w:val="24"/>
          <w:szCs w:val="24"/>
        </w:rPr>
        <w:t xml:space="preserve"> ist eine Landung auf einem unkontrollierten Flugplatz. Allerdings wartete an dieser Landestelle ein Schiff, das bei der Bergung helfen sollte. </w:t>
      </w:r>
    </w:p>
    <w:p w14:paraId="389C0247" w14:textId="77777777" w:rsidR="004A311D" w:rsidRDefault="00944672" w:rsidP="00623B68">
      <w:pPr>
        <w:autoSpaceDE w:val="0"/>
        <w:autoSpaceDN w:val="0"/>
        <w:adjustRightInd w:val="0"/>
        <w:spacing w:after="0" w:line="360" w:lineRule="auto"/>
        <w:ind w:firstLine="227"/>
        <w:jc w:val="both"/>
        <w:rPr>
          <w:ins w:id="3663" w:author="Lektorat Bauer" w:date="2025-02-28T18:20:00Z" w16du:dateUtc="2025-02-28T17:20:00Z"/>
          <w:rFonts w:ascii="Arial" w:hAnsi="Arial" w:cs="Arial"/>
          <w:sz w:val="24"/>
          <w:szCs w:val="24"/>
        </w:rPr>
      </w:pPr>
      <w:r w:rsidRPr="00944672">
        <w:rPr>
          <w:rFonts w:ascii="Arial" w:hAnsi="Arial" w:cs="Arial"/>
          <w:sz w:val="24"/>
          <w:szCs w:val="24"/>
        </w:rPr>
        <w:t xml:space="preserve">Yoon Na-Bi nahm Kontakt mit dem Schiff vor Ort auf: „Flug Dogsoli 8314 an Amcho Airport. Bitte </w:t>
      </w:r>
      <w:ins w:id="3664" w:author="Lektorat Bauer" w:date="2025-02-28T18:20:00Z" w16du:dateUtc="2025-02-28T17:20:00Z">
        <w:r w:rsidR="004A311D">
          <w:rPr>
            <w:rFonts w:ascii="Arial" w:hAnsi="Arial" w:cs="Arial"/>
            <w:sz w:val="24"/>
            <w:szCs w:val="24"/>
          </w:rPr>
          <w:t>k</w:t>
        </w:r>
      </w:ins>
      <w:del w:id="3665" w:author="Lektorat Bauer" w:date="2025-02-28T18:20:00Z" w16du:dateUtc="2025-02-28T17:20:00Z">
        <w:r w:rsidRPr="00944672" w:rsidDel="004A311D">
          <w:rPr>
            <w:rFonts w:ascii="Arial" w:hAnsi="Arial" w:cs="Arial"/>
            <w:sz w:val="24"/>
            <w:szCs w:val="24"/>
          </w:rPr>
          <w:delText>K</w:delText>
        </w:r>
      </w:del>
      <w:r w:rsidRPr="00944672">
        <w:rPr>
          <w:rFonts w:ascii="Arial" w:hAnsi="Arial" w:cs="Arial"/>
          <w:sz w:val="24"/>
          <w:szCs w:val="24"/>
        </w:rPr>
        <w:t xml:space="preserve">ommen.“ </w:t>
      </w:r>
    </w:p>
    <w:p w14:paraId="758063E2" w14:textId="77777777" w:rsidR="004A311D" w:rsidRDefault="00944672" w:rsidP="00623B68">
      <w:pPr>
        <w:autoSpaceDE w:val="0"/>
        <w:autoSpaceDN w:val="0"/>
        <w:adjustRightInd w:val="0"/>
        <w:spacing w:after="0" w:line="360" w:lineRule="auto"/>
        <w:ind w:firstLine="227"/>
        <w:jc w:val="both"/>
        <w:rPr>
          <w:ins w:id="3666" w:author="Lektorat Bauer" w:date="2025-02-28T18:20:00Z" w16du:dateUtc="2025-02-28T17:20:00Z"/>
          <w:rFonts w:ascii="Arial" w:hAnsi="Arial" w:cs="Arial"/>
          <w:sz w:val="24"/>
          <w:szCs w:val="24"/>
        </w:rPr>
      </w:pPr>
      <w:r w:rsidRPr="00944672">
        <w:rPr>
          <w:rFonts w:ascii="Arial" w:hAnsi="Arial" w:cs="Arial"/>
          <w:sz w:val="24"/>
          <w:szCs w:val="24"/>
        </w:rPr>
        <w:t xml:space="preserve">„Willkommen Dogsoli 8314, Amcho Tower hört.“ </w:t>
      </w:r>
    </w:p>
    <w:p w14:paraId="51A70F7B" w14:textId="047E1F38"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„Wir sind jetzt im Anflug. Bitte um Informationen.“</w:t>
      </w:r>
    </w:p>
    <w:p w14:paraId="1109B096" w14:textId="67A4327D"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Der Tower von Amcho Airport</w:t>
      </w:r>
      <w:del w:id="3667" w:author="Lektorat Bauer" w:date="2025-02-28T18:20:00Z" w16du:dateUtc="2025-02-28T17:20:00Z">
        <w:r w:rsidRPr="00944672" w:rsidDel="004A311D">
          <w:rPr>
            <w:rFonts w:ascii="Arial" w:hAnsi="Arial" w:cs="Arial"/>
            <w:sz w:val="24"/>
            <w:szCs w:val="24"/>
          </w:rPr>
          <w:delText>,</w:delText>
        </w:r>
      </w:del>
      <w:r w:rsidRPr="00944672">
        <w:rPr>
          <w:rFonts w:ascii="Arial" w:hAnsi="Arial" w:cs="Arial"/>
          <w:sz w:val="24"/>
          <w:szCs w:val="24"/>
        </w:rPr>
        <w:t xml:space="preserve"> war die Feuerleitstelle des nordkoreanischen U-Bootes der Sinpo-Klasse</w:t>
      </w:r>
      <w:ins w:id="3668" w:author="Lektorat Bauer" w:date="2025-02-28T18:20:00Z" w16du:dateUtc="2025-02-28T17:20:00Z">
        <w:r w:rsidR="004A311D">
          <w:rPr>
            <w:rFonts w:ascii="Arial" w:hAnsi="Arial" w:cs="Arial"/>
            <w:sz w:val="24"/>
            <w:szCs w:val="24"/>
          </w:rPr>
          <w:t>.</w:t>
        </w:r>
      </w:ins>
      <w:r w:rsidRPr="00944672">
        <w:rPr>
          <w:rFonts w:ascii="Arial" w:hAnsi="Arial" w:cs="Arial"/>
          <w:sz w:val="24"/>
          <w:szCs w:val="24"/>
        </w:rPr>
        <w:t xml:space="preserve"> </w:t>
      </w:r>
      <w:del w:id="3669" w:author="Lektorat Bauer" w:date="2025-02-28T18:20:00Z" w16du:dateUtc="2025-02-28T17:20:00Z">
        <w:r w:rsidRPr="00944672" w:rsidDel="004A311D">
          <w:rPr>
            <w:rFonts w:ascii="Arial" w:hAnsi="Arial" w:cs="Arial"/>
            <w:sz w:val="24"/>
            <w:szCs w:val="24"/>
          </w:rPr>
          <w:delText xml:space="preserve">und </w:delText>
        </w:r>
      </w:del>
      <w:r w:rsidRPr="00944672">
        <w:rPr>
          <w:rFonts w:ascii="Arial" w:hAnsi="Arial" w:cs="Arial"/>
          <w:sz w:val="24"/>
          <w:szCs w:val="24"/>
        </w:rPr>
        <w:t>Amcho bedeutet ‚Riff‘ auf Koreanisch. Sollte aber durch Zufall jemand auf dieser Frequenz zuhören, würde es nach einem normalen Gespräch zwischen Tower und anfliegendem Flugzeug klingen. Daher wurden jetzt auch die Wetterdaten wie Luftdruck und Windverhältnisse übermittelt.</w:t>
      </w:r>
    </w:p>
    <w:p w14:paraId="3BC8283C"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In der Anflugphase wird das Flugzeug aus dem Sinkflug heraus auf die Landung vorbereitet. Anhand von Anflugkarten und den Informationen der Anflugkontrolle des Flughafens wird spätestens jetzt das Anflugverfahren festgelegt: entweder nach Instrumentenflugregeln (IFR) oder nach Sichtflugregeln (VFR). Von der Anflugkontrolle kann eine Abweichung von den dokumentierten Anflugverfahren und -strecken bestimmt werden. </w:t>
      </w:r>
    </w:p>
    <w:p w14:paraId="08BC530D" w14:textId="03EDC1EB"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Der Amcho Tower meldete daher: „Dogsoli 8314, VFR-Anflug, Einflug in die Platzrunde nach eigenem </w:t>
      </w:r>
      <w:del w:id="3670" w:author="Lektorat Bauer" w:date="2025-02-28T18:20:00Z" w16du:dateUtc="2025-02-28T17:20:00Z">
        <w:r w:rsidRPr="00944672" w:rsidDel="004A311D">
          <w:rPr>
            <w:rFonts w:ascii="Arial" w:hAnsi="Arial" w:cs="Arial"/>
            <w:sz w:val="24"/>
            <w:szCs w:val="24"/>
          </w:rPr>
          <w:delText>ermessen</w:delText>
        </w:r>
      </w:del>
      <w:ins w:id="3671" w:author="Lektorat Bauer" w:date="2025-02-28T18:20:00Z" w16du:dateUtc="2025-02-28T17:20:00Z">
        <w:r w:rsidR="004A311D" w:rsidRPr="00944672">
          <w:rPr>
            <w:rFonts w:ascii="Arial" w:hAnsi="Arial" w:cs="Arial"/>
            <w:sz w:val="24"/>
            <w:szCs w:val="24"/>
          </w:rPr>
          <w:t>Ermessen</w:t>
        </w:r>
      </w:ins>
      <w:r w:rsidRPr="00944672">
        <w:rPr>
          <w:rFonts w:ascii="Arial" w:hAnsi="Arial" w:cs="Arial"/>
          <w:sz w:val="24"/>
          <w:szCs w:val="24"/>
        </w:rPr>
        <w:t>.“</w:t>
      </w:r>
      <w:ins w:id="3672" w:author="Lektorat Bauer" w:date="2025-02-28T18:20:00Z" w16du:dateUtc="2025-02-28T17:20:00Z">
        <w:r w:rsidR="004A311D">
          <w:rPr>
            <w:rFonts w:ascii="Arial" w:hAnsi="Arial" w:cs="Arial"/>
            <w:sz w:val="24"/>
            <w:szCs w:val="24"/>
          </w:rPr>
          <w:t xml:space="preserve"> –</w:t>
        </w:r>
      </w:ins>
      <w:r w:rsidRPr="00944672">
        <w:rPr>
          <w:rFonts w:ascii="Arial" w:hAnsi="Arial" w:cs="Arial"/>
          <w:sz w:val="24"/>
          <w:szCs w:val="24"/>
        </w:rPr>
        <w:t xml:space="preserve"> „Dogsoli 8314</w:t>
      </w:r>
      <w:del w:id="3673" w:author="Lektorat Bauer" w:date="2025-02-28T18:21:00Z" w16du:dateUtc="2025-02-28T17:21:00Z">
        <w:r w:rsidRPr="00944672" w:rsidDel="004A311D">
          <w:rPr>
            <w:rFonts w:ascii="Arial" w:hAnsi="Arial" w:cs="Arial"/>
            <w:sz w:val="24"/>
            <w:szCs w:val="24"/>
          </w:rPr>
          <w:delText>.</w:delText>
        </w:r>
      </w:del>
      <w:r w:rsidRPr="00944672">
        <w:rPr>
          <w:rFonts w:ascii="Arial" w:hAnsi="Arial" w:cs="Arial"/>
          <w:sz w:val="24"/>
          <w:szCs w:val="24"/>
        </w:rPr>
        <w:t>“</w:t>
      </w:r>
      <w:ins w:id="3674" w:author="Lektorat Bauer" w:date="2025-02-28T18:21:00Z" w16du:dateUtc="2025-02-28T17:21:00Z">
        <w:r w:rsidR="004A311D">
          <w:rPr>
            <w:rFonts w:ascii="Arial" w:hAnsi="Arial" w:cs="Arial"/>
            <w:sz w:val="24"/>
            <w:szCs w:val="24"/>
          </w:rPr>
          <w:t>,</w:t>
        </w:r>
      </w:ins>
      <w:r w:rsidRPr="00944672">
        <w:rPr>
          <w:rFonts w:ascii="Arial" w:hAnsi="Arial" w:cs="Arial"/>
          <w:sz w:val="24"/>
          <w:szCs w:val="24"/>
        </w:rPr>
        <w:t xml:space="preserve"> </w:t>
      </w:r>
      <w:del w:id="3675" w:author="Lektorat Bauer" w:date="2025-02-28T18:21:00Z" w16du:dateUtc="2025-02-28T17:21:00Z">
        <w:r w:rsidRPr="00944672" w:rsidDel="004A311D">
          <w:rPr>
            <w:rFonts w:ascii="Arial" w:hAnsi="Arial" w:cs="Arial"/>
            <w:sz w:val="24"/>
            <w:szCs w:val="24"/>
          </w:rPr>
          <w:delText xml:space="preserve">war </w:delText>
        </w:r>
      </w:del>
      <w:ins w:id="3676" w:author="Lektorat Bauer" w:date="2025-02-28T18:21:00Z" w16du:dateUtc="2025-02-28T17:21:00Z">
        <w:r w:rsidR="004A311D">
          <w:rPr>
            <w:rFonts w:ascii="Arial" w:hAnsi="Arial" w:cs="Arial"/>
            <w:sz w:val="24"/>
            <w:szCs w:val="24"/>
          </w:rPr>
          <w:t>lautete</w:t>
        </w:r>
        <w:r w:rsidR="004A311D" w:rsidRPr="00944672">
          <w:rPr>
            <w:rFonts w:ascii="Arial" w:hAnsi="Arial" w:cs="Arial"/>
            <w:sz w:val="24"/>
            <w:szCs w:val="24"/>
          </w:rPr>
          <w:t xml:space="preserve"> </w:t>
        </w:r>
      </w:ins>
      <w:r w:rsidRPr="00944672">
        <w:rPr>
          <w:rFonts w:ascii="Arial" w:hAnsi="Arial" w:cs="Arial"/>
          <w:sz w:val="24"/>
          <w:szCs w:val="24"/>
        </w:rPr>
        <w:t>die Bestätigung.</w:t>
      </w:r>
    </w:p>
    <w:p w14:paraId="3BCAD79D"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Yoon Na-Bi ging auf 1.500 Fuß Flughöhe und flog rechts an der vorgesehenen Landestelle vorbei. Da sie links im Sitz des Piloten saß, musste sie rechts vorbeifliegen, damit sie aus dem Fenster sehen konnte, um so die Landeverhältnisse einschätzen zu können.</w:t>
      </w:r>
    </w:p>
    <w:p w14:paraId="6FBE7D38"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79D6CFB7"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 xml:space="preserve">*** </w:t>
      </w:r>
    </w:p>
    <w:p w14:paraId="40EBA1C8"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2AAA4AB4" w14:textId="5D0A8F6B"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 xml:space="preserve">Bei Flugzeugen stellen Notwasserungen ein sehr riskantes Manöver dar, da sich die Wasseroberfläche bei typischen Landegeschwindigkeiten von Strahlverkehrsflugzeugen </w:t>
      </w:r>
      <w:del w:id="3677" w:author="Lektorat Bauer" w:date="2025-02-28T18:21:00Z" w16du:dateUtc="2025-02-28T17:21:00Z">
        <w:r w:rsidRPr="00944672" w:rsidDel="004A311D">
          <w:rPr>
            <w:rFonts w:ascii="Arial" w:hAnsi="Arial" w:cs="Arial"/>
            <w:sz w:val="24"/>
            <w:szCs w:val="24"/>
          </w:rPr>
          <w:delText xml:space="preserve">(ca. 250 km/h) </w:delText>
        </w:r>
      </w:del>
      <w:r w:rsidRPr="00944672">
        <w:rPr>
          <w:rFonts w:ascii="Arial" w:hAnsi="Arial" w:cs="Arial"/>
          <w:sz w:val="24"/>
          <w:szCs w:val="24"/>
        </w:rPr>
        <w:t>sehr hart verhält und die Tragwerks- und Rumpfstruktur nicht für direktes Aufsetzen auf einer Oberfläche ausgelegt sind.</w:t>
      </w:r>
    </w:p>
    <w:p w14:paraId="62009515"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Das zweite Problem ergibt sich aus den Triebwerken, die unterhalb der Tragflächen angebracht sind.</w:t>
      </w:r>
    </w:p>
    <w:p w14:paraId="4B644196" w14:textId="47A3E3C9"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Sobald das Triebwerk in das Wasser eintaucht, wirkt es wie eine Bremse, und der vordere Flugzeugteil wird durch die Bremswirkung nach vorn und nach unten geschleudert. Es ist daher leichter, ein Flugzeug mit kleinen Triebwerken </w:t>
      </w:r>
      <w:del w:id="3678" w:author="Lektorat Bauer" w:date="2025-02-28T18:23:00Z" w16du:dateUtc="2025-02-28T17:23:00Z">
        <w:r w:rsidRPr="00944672" w:rsidDel="003D2B1A">
          <w:rPr>
            <w:rFonts w:ascii="Arial" w:hAnsi="Arial" w:cs="Arial"/>
            <w:sz w:val="24"/>
            <w:szCs w:val="24"/>
          </w:rPr>
          <w:delText>teil in</w:delText>
        </w:r>
      </w:del>
      <w:ins w:id="3679" w:author="Lektorat Bauer" w:date="2025-02-28T18:23:00Z" w16du:dateUtc="2025-02-28T17:23:00Z">
        <w:r w:rsidR="003D2B1A">
          <w:rPr>
            <w:rFonts w:ascii="Arial" w:hAnsi="Arial" w:cs="Arial"/>
            <w:sz w:val="24"/>
            <w:szCs w:val="24"/>
          </w:rPr>
          <w:t>auf</w:t>
        </w:r>
      </w:ins>
      <w:r w:rsidRPr="00944672">
        <w:rPr>
          <w:rFonts w:ascii="Arial" w:hAnsi="Arial" w:cs="Arial"/>
          <w:sz w:val="24"/>
          <w:szCs w:val="24"/>
        </w:rPr>
        <w:t xml:space="preserve"> Wasser zu landen, als ein Flugzeug mit großen Triebwerken.</w:t>
      </w:r>
    </w:p>
    <w:p w14:paraId="6034F41A" w14:textId="3F08F9BA"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Ein weiterer Gefahrenpunkt ist, dass die Triebwerke durch die Gewalteinwirkung der Wasserbremse</w:t>
      </w:r>
      <w:del w:id="3680" w:author="Lektorat Bauer" w:date="2025-02-28T18:23:00Z" w16du:dateUtc="2025-02-28T17:23:00Z">
        <w:r w:rsidRPr="00944672" w:rsidDel="003D2B1A">
          <w:rPr>
            <w:rFonts w:ascii="Arial" w:hAnsi="Arial" w:cs="Arial"/>
            <w:sz w:val="24"/>
            <w:szCs w:val="24"/>
          </w:rPr>
          <w:delText>,</w:delText>
        </w:r>
      </w:del>
      <w:r w:rsidRPr="00944672">
        <w:rPr>
          <w:rFonts w:ascii="Arial" w:hAnsi="Arial" w:cs="Arial"/>
          <w:sz w:val="24"/>
          <w:szCs w:val="24"/>
        </w:rPr>
        <w:t xml:space="preserve"> von den Tragflächen abgerissen werden. Hierdurch können größere strukturelle Schäden an den Tragflächen und am Rumpf auftreten, die das Flugzeug sofort zerbrechen lassen.</w:t>
      </w:r>
    </w:p>
    <w:p w14:paraId="6A8576C3" w14:textId="4F11EBC2"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Die Boeing 777-200 ER mit dem Luftkennzeichen 9</w:t>
      </w:r>
      <w:r w:rsidRPr="00944672">
        <w:rPr>
          <w:rFonts w:ascii="Arial" w:hAnsi="Arial" w:cs="Arial"/>
          <w:noProof/>
          <w:sz w:val="24"/>
          <w:szCs w:val="24"/>
        </w:rPr>
        <w:t>M</w:t>
      </w:r>
      <w:r w:rsidRPr="00944672">
        <w:rPr>
          <w:rFonts w:ascii="Arial" w:hAnsi="Arial" w:cs="Arial"/>
          <w:sz w:val="24"/>
          <w:szCs w:val="24"/>
        </w:rPr>
        <w:t>-MRO und der Flugnummer MH</w:t>
      </w:r>
      <w:ins w:id="3681" w:author="Lektorat Bauer" w:date="2025-02-28T18:23:00Z" w16du:dateUtc="2025-02-28T17:23:00Z">
        <w:r w:rsidR="003D2B1A">
          <w:rPr>
            <w:rFonts w:ascii="Arial" w:hAnsi="Arial" w:cs="Arial"/>
            <w:sz w:val="24"/>
            <w:szCs w:val="24"/>
          </w:rPr>
          <w:t xml:space="preserve"> </w:t>
        </w:r>
      </w:ins>
      <w:r w:rsidRPr="00944672">
        <w:rPr>
          <w:rFonts w:ascii="Arial" w:hAnsi="Arial" w:cs="Arial"/>
          <w:sz w:val="24"/>
          <w:szCs w:val="24"/>
        </w:rPr>
        <w:t>370</w:t>
      </w:r>
      <w:del w:id="3682" w:author="Lektorat Bauer" w:date="2025-02-28T18:23:00Z" w16du:dateUtc="2025-02-28T17:23:00Z">
        <w:r w:rsidRPr="00944672" w:rsidDel="003D2B1A">
          <w:rPr>
            <w:rFonts w:ascii="Arial" w:hAnsi="Arial" w:cs="Arial"/>
            <w:sz w:val="24"/>
            <w:szCs w:val="24"/>
          </w:rPr>
          <w:delText>,</w:delText>
        </w:r>
      </w:del>
      <w:r w:rsidRPr="00944672">
        <w:rPr>
          <w:rFonts w:ascii="Arial" w:hAnsi="Arial" w:cs="Arial"/>
          <w:sz w:val="24"/>
          <w:szCs w:val="24"/>
        </w:rPr>
        <w:t xml:space="preserve"> war mit zwei Rolls-Royce Trent 892 Triebwerken ausgestattet.</w:t>
      </w:r>
    </w:p>
    <w:p w14:paraId="1D2A1792" w14:textId="045B1A7B"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Jedes der Rolls-Royce Trent 892 Triebwerke wiegt 5.942 </w:t>
      </w:r>
      <w:ins w:id="3683" w:author="Lektorat Bauer" w:date="2025-02-28T18:23:00Z" w16du:dateUtc="2025-02-28T17:23:00Z">
        <w:r w:rsidR="003D2B1A">
          <w:rPr>
            <w:rFonts w:ascii="Arial" w:hAnsi="Arial" w:cs="Arial"/>
            <w:sz w:val="24"/>
            <w:szCs w:val="24"/>
          </w:rPr>
          <w:t>Kilogramm</w:t>
        </w:r>
      </w:ins>
      <w:del w:id="3684" w:author="Lektorat Bauer" w:date="2025-02-28T18:23:00Z" w16du:dateUtc="2025-02-28T17:23:00Z">
        <w:r w:rsidRPr="00944672" w:rsidDel="003D2B1A">
          <w:rPr>
            <w:rFonts w:ascii="Arial" w:hAnsi="Arial" w:cs="Arial"/>
            <w:sz w:val="24"/>
            <w:szCs w:val="24"/>
          </w:rPr>
          <w:delText>kg</w:delText>
        </w:r>
      </w:del>
      <w:r w:rsidRPr="00944672">
        <w:rPr>
          <w:rFonts w:ascii="Arial" w:hAnsi="Arial" w:cs="Arial"/>
          <w:sz w:val="24"/>
          <w:szCs w:val="24"/>
        </w:rPr>
        <w:t xml:space="preserve">, ist 4,369 Meter lang und der Fan in </w:t>
      </w:r>
      <w:del w:id="3685" w:author="Lektorat Bauer" w:date="2025-02-28T18:24:00Z" w16du:dateUtc="2025-02-28T17:24:00Z">
        <w:r w:rsidRPr="00944672" w:rsidDel="003D2B1A">
          <w:rPr>
            <w:rFonts w:ascii="Arial" w:hAnsi="Arial" w:cs="Arial"/>
            <w:sz w:val="24"/>
            <w:szCs w:val="24"/>
          </w:rPr>
          <w:delText xml:space="preserve">dem </w:delText>
        </w:r>
      </w:del>
      <w:ins w:id="3686" w:author="Lektorat Bauer" w:date="2025-02-28T18:24:00Z" w16du:dateUtc="2025-02-28T17:24:00Z">
        <w:r w:rsidR="003D2B1A">
          <w:rPr>
            <w:rFonts w:ascii="Arial" w:hAnsi="Arial" w:cs="Arial"/>
            <w:sz w:val="24"/>
            <w:szCs w:val="24"/>
          </w:rPr>
          <w:t>den</w:t>
        </w:r>
        <w:r w:rsidR="003D2B1A" w:rsidRPr="00944672">
          <w:rPr>
            <w:rFonts w:ascii="Arial" w:hAnsi="Arial" w:cs="Arial"/>
            <w:sz w:val="24"/>
            <w:szCs w:val="24"/>
          </w:rPr>
          <w:t xml:space="preserve"> </w:t>
        </w:r>
      </w:ins>
      <w:r w:rsidRPr="00944672">
        <w:rPr>
          <w:rFonts w:ascii="Arial" w:hAnsi="Arial" w:cs="Arial"/>
          <w:sz w:val="24"/>
          <w:szCs w:val="24"/>
        </w:rPr>
        <w:t>Triebwerk</w:t>
      </w:r>
      <w:ins w:id="3687" w:author="Lektorat Bauer" w:date="2025-02-28T18:24:00Z" w16du:dateUtc="2025-02-28T17:24:00Z">
        <w:r w:rsidR="003D2B1A">
          <w:rPr>
            <w:rFonts w:ascii="Arial" w:hAnsi="Arial" w:cs="Arial"/>
            <w:sz w:val="24"/>
            <w:szCs w:val="24"/>
          </w:rPr>
          <w:t>en</w:t>
        </w:r>
      </w:ins>
      <w:r w:rsidRPr="00944672">
        <w:rPr>
          <w:rFonts w:ascii="Arial" w:hAnsi="Arial" w:cs="Arial"/>
          <w:sz w:val="24"/>
          <w:szCs w:val="24"/>
        </w:rPr>
        <w:t xml:space="preserve"> hat einen Durchmesser von 2,974 Metern.</w:t>
      </w:r>
    </w:p>
    <w:p w14:paraId="72D6F1C3" w14:textId="62B63C0F"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Beim Eintritt in das Wasser werden also bildlich gesprochen</w:t>
      </w:r>
      <w:del w:id="3688" w:author="Lektorat Bauer" w:date="2025-02-28T18:24:00Z" w16du:dateUtc="2025-02-28T17:24:00Z">
        <w:r w:rsidRPr="00944672" w:rsidDel="003D2B1A">
          <w:rPr>
            <w:rFonts w:ascii="Arial" w:hAnsi="Arial" w:cs="Arial"/>
            <w:sz w:val="24"/>
            <w:szCs w:val="24"/>
          </w:rPr>
          <w:delText>,</w:delText>
        </w:r>
      </w:del>
      <w:r w:rsidRPr="00944672">
        <w:rPr>
          <w:rFonts w:ascii="Arial" w:hAnsi="Arial" w:cs="Arial"/>
          <w:sz w:val="24"/>
          <w:szCs w:val="24"/>
        </w:rPr>
        <w:t xml:space="preserve"> zwei </w:t>
      </w:r>
      <w:del w:id="3689" w:author="Lektorat Bauer" w:date="2025-02-28T18:24:00Z" w16du:dateUtc="2025-02-28T17:24:00Z">
        <w:r w:rsidRPr="00944672" w:rsidDel="003D2B1A">
          <w:rPr>
            <w:rFonts w:ascii="Arial" w:hAnsi="Arial" w:cs="Arial"/>
            <w:sz w:val="24"/>
            <w:szCs w:val="24"/>
          </w:rPr>
          <w:delText xml:space="preserve">Dreimeter </w:delText>
        </w:r>
      </w:del>
      <w:ins w:id="3690" w:author="Lektorat Bauer" w:date="2025-02-28T18:24:00Z" w16du:dateUtc="2025-02-28T17:24:00Z">
        <w:r w:rsidR="003D2B1A">
          <w:rPr>
            <w:rFonts w:ascii="Arial" w:hAnsi="Arial" w:cs="Arial"/>
            <w:sz w:val="24"/>
            <w:szCs w:val="24"/>
          </w:rPr>
          <w:t>3 Meter</w:t>
        </w:r>
        <w:r w:rsidR="003D2B1A" w:rsidRPr="00944672">
          <w:rPr>
            <w:rFonts w:ascii="Arial" w:hAnsi="Arial" w:cs="Arial"/>
            <w:sz w:val="24"/>
            <w:szCs w:val="24"/>
          </w:rPr>
          <w:t xml:space="preserve"> </w:t>
        </w:r>
      </w:ins>
      <w:r w:rsidRPr="00944672">
        <w:rPr>
          <w:rFonts w:ascii="Arial" w:hAnsi="Arial" w:cs="Arial"/>
          <w:sz w:val="24"/>
          <w:szCs w:val="24"/>
        </w:rPr>
        <w:t>hohe Bremsklötze mit einer Geschwindigkeit von</w:t>
      </w:r>
      <w:del w:id="3691" w:author="Lektorat Bauer" w:date="2025-02-28T18:24:00Z" w16du:dateUtc="2025-02-28T17:24:00Z">
        <w:r w:rsidRPr="00944672" w:rsidDel="003D2B1A">
          <w:rPr>
            <w:rFonts w:ascii="Arial" w:hAnsi="Arial" w:cs="Arial"/>
            <w:sz w:val="24"/>
            <w:szCs w:val="24"/>
          </w:rPr>
          <w:delText xml:space="preserve"> ca.</w:delText>
        </w:r>
      </w:del>
      <w:r w:rsidRPr="00944672">
        <w:rPr>
          <w:rFonts w:ascii="Arial" w:hAnsi="Arial" w:cs="Arial"/>
          <w:sz w:val="24"/>
          <w:szCs w:val="24"/>
        </w:rPr>
        <w:t xml:space="preserve"> 210 bis 250 </w:t>
      </w:r>
      <w:del w:id="3692" w:author="Lektorat Bauer" w:date="2025-02-28T18:24:00Z" w16du:dateUtc="2025-02-28T17:24:00Z">
        <w:r w:rsidRPr="00944672" w:rsidDel="003D2B1A">
          <w:rPr>
            <w:rFonts w:ascii="Arial" w:hAnsi="Arial" w:cs="Arial"/>
            <w:sz w:val="24"/>
            <w:szCs w:val="24"/>
          </w:rPr>
          <w:delText>km/h</w:delText>
        </w:r>
      </w:del>
      <w:ins w:id="3693" w:author="Lektorat Bauer" w:date="2025-02-28T18:24:00Z" w16du:dateUtc="2025-02-28T17:24:00Z">
        <w:r w:rsidR="003D2B1A">
          <w:rPr>
            <w:rFonts w:ascii="Arial" w:hAnsi="Arial" w:cs="Arial"/>
            <w:sz w:val="24"/>
            <w:szCs w:val="24"/>
          </w:rPr>
          <w:t>Stundenkilometer</w:t>
        </w:r>
      </w:ins>
      <w:r w:rsidRPr="00944672">
        <w:rPr>
          <w:rFonts w:ascii="Arial" w:hAnsi="Arial" w:cs="Arial"/>
          <w:sz w:val="24"/>
          <w:szCs w:val="24"/>
        </w:rPr>
        <w:t xml:space="preserve"> ins Wasser geschmissen</w:t>
      </w:r>
      <w:del w:id="3694" w:author="Lektorat Bauer" w:date="2025-02-28T18:24:00Z" w16du:dateUtc="2025-02-28T17:24:00Z">
        <w:r w:rsidRPr="00944672" w:rsidDel="003D2B1A">
          <w:rPr>
            <w:rFonts w:ascii="Arial" w:hAnsi="Arial" w:cs="Arial"/>
            <w:sz w:val="24"/>
            <w:szCs w:val="24"/>
          </w:rPr>
          <w:delText>,</w:delText>
        </w:r>
      </w:del>
      <w:r w:rsidRPr="00944672">
        <w:rPr>
          <w:rFonts w:ascii="Arial" w:hAnsi="Arial" w:cs="Arial"/>
          <w:sz w:val="24"/>
          <w:szCs w:val="24"/>
        </w:rPr>
        <w:t xml:space="preserve"> und Bremsen das Flugzeug in kürzester Zeit ab.</w:t>
      </w:r>
    </w:p>
    <w:p w14:paraId="3B05A8BF"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Würde ein Flugzeug an Land ohne Fahrwerk landen, würde es rutschen, bis die Gesetze der Physik es zum Stehen bringen.</w:t>
      </w:r>
    </w:p>
    <w:p w14:paraId="6327783C" w14:textId="4F7B681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Wasser erzeugt jedoch eine Bremswirkung und so kann das Flugzeug nicht gemächlich langsamer werden</w:t>
      </w:r>
      <w:ins w:id="3695" w:author="Lektorat Bauer" w:date="2025-02-28T18:24:00Z" w16du:dateUtc="2025-02-28T17:24:00Z">
        <w:r w:rsidR="003D2B1A">
          <w:rPr>
            <w:rFonts w:ascii="Arial" w:hAnsi="Arial" w:cs="Arial"/>
            <w:sz w:val="24"/>
            <w:szCs w:val="24"/>
          </w:rPr>
          <w:t>.</w:t>
        </w:r>
      </w:ins>
      <w:del w:id="3696" w:author="Lektorat Bauer" w:date="2025-02-28T18:24:00Z" w16du:dateUtc="2025-02-28T17:24:00Z">
        <w:r w:rsidRPr="00944672" w:rsidDel="003D2B1A">
          <w:rPr>
            <w:rFonts w:ascii="Arial" w:hAnsi="Arial" w:cs="Arial"/>
            <w:sz w:val="24"/>
            <w:szCs w:val="24"/>
          </w:rPr>
          <w:delText>,</w:delText>
        </w:r>
      </w:del>
      <w:r w:rsidRPr="00944672">
        <w:rPr>
          <w:rFonts w:ascii="Arial" w:hAnsi="Arial" w:cs="Arial"/>
          <w:sz w:val="24"/>
          <w:szCs w:val="24"/>
        </w:rPr>
        <w:t xml:space="preserve"> </w:t>
      </w:r>
      <w:del w:id="3697" w:author="Lektorat Bauer" w:date="2025-02-28T18:24:00Z" w16du:dateUtc="2025-02-28T17:24:00Z">
        <w:r w:rsidRPr="00944672" w:rsidDel="003D2B1A">
          <w:rPr>
            <w:rFonts w:ascii="Arial" w:hAnsi="Arial" w:cs="Arial"/>
            <w:sz w:val="24"/>
            <w:szCs w:val="24"/>
          </w:rPr>
          <w:delText>sondern das</w:delText>
        </w:r>
      </w:del>
      <w:ins w:id="3698" w:author="Lektorat Bauer" w:date="2025-02-28T18:24:00Z" w16du:dateUtc="2025-02-28T17:24:00Z">
        <w:r w:rsidR="003D2B1A">
          <w:rPr>
            <w:rFonts w:ascii="Arial" w:hAnsi="Arial" w:cs="Arial"/>
            <w:sz w:val="24"/>
            <w:szCs w:val="24"/>
          </w:rPr>
          <w:t>Das</w:t>
        </w:r>
      </w:ins>
      <w:r w:rsidRPr="00944672">
        <w:rPr>
          <w:rFonts w:ascii="Arial" w:hAnsi="Arial" w:cs="Arial"/>
          <w:sz w:val="24"/>
          <w:szCs w:val="24"/>
        </w:rPr>
        <w:t xml:space="preserve"> Wasser wirkt </w:t>
      </w:r>
      <w:ins w:id="3699" w:author="Lektorat Bauer" w:date="2025-02-28T18:24:00Z" w16du:dateUtc="2025-02-28T17:24:00Z">
        <w:r w:rsidR="003D2B1A">
          <w:rPr>
            <w:rFonts w:ascii="Arial" w:hAnsi="Arial" w:cs="Arial"/>
            <w:sz w:val="24"/>
            <w:szCs w:val="24"/>
          </w:rPr>
          <w:t xml:space="preserve">stattdessen </w:t>
        </w:r>
      </w:ins>
      <w:r w:rsidRPr="00944672">
        <w:rPr>
          <w:rFonts w:ascii="Arial" w:hAnsi="Arial" w:cs="Arial"/>
          <w:sz w:val="24"/>
          <w:szCs w:val="24"/>
        </w:rPr>
        <w:t>ab dem Augenblick des Eintretens mit einer permanenten Bremswirkung.</w:t>
      </w:r>
    </w:p>
    <w:p w14:paraId="7C3C6F42" w14:textId="7293C34D"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Bei der Notwasserung ist es also von imminenter Wichtigkeit, dass das Flugzeug gerade, im Verhältnis zum Wasser, zur Landung ansetzt. </w:t>
      </w:r>
      <w:del w:id="3700" w:author="Lektorat Bauer" w:date="2025-02-28T18:25:00Z" w16du:dateUtc="2025-02-28T17:25:00Z">
        <w:r w:rsidRPr="00944672" w:rsidDel="003D2B1A">
          <w:rPr>
            <w:rFonts w:ascii="Arial" w:hAnsi="Arial" w:cs="Arial"/>
            <w:sz w:val="24"/>
            <w:szCs w:val="24"/>
          </w:rPr>
          <w:delText xml:space="preserve">Würde </w:delText>
        </w:r>
      </w:del>
      <w:ins w:id="3701" w:author="Lektorat Bauer" w:date="2025-02-28T18:25:00Z" w16du:dateUtc="2025-02-28T17:25:00Z">
        <w:r w:rsidR="003D2B1A">
          <w:rPr>
            <w:rFonts w:ascii="Arial" w:hAnsi="Arial" w:cs="Arial"/>
            <w:sz w:val="24"/>
            <w:szCs w:val="24"/>
          </w:rPr>
          <w:t>Berührt</w:t>
        </w:r>
        <w:r w:rsidR="003D2B1A" w:rsidRPr="00944672">
          <w:rPr>
            <w:rFonts w:ascii="Arial" w:hAnsi="Arial" w:cs="Arial"/>
            <w:sz w:val="24"/>
            <w:szCs w:val="24"/>
          </w:rPr>
          <w:t xml:space="preserve"> </w:t>
        </w:r>
      </w:ins>
      <w:r w:rsidRPr="00944672">
        <w:rPr>
          <w:rFonts w:ascii="Arial" w:hAnsi="Arial" w:cs="Arial"/>
          <w:sz w:val="24"/>
          <w:szCs w:val="24"/>
        </w:rPr>
        <w:t>zum Beispiel eine Tragfläche das Wasser</w:t>
      </w:r>
      <w:del w:id="3702" w:author="Lektorat Bauer" w:date="2025-02-28T18:25:00Z" w16du:dateUtc="2025-02-28T17:25:00Z">
        <w:r w:rsidRPr="00944672" w:rsidDel="003D2B1A">
          <w:rPr>
            <w:rFonts w:ascii="Arial" w:hAnsi="Arial" w:cs="Arial"/>
            <w:sz w:val="24"/>
            <w:szCs w:val="24"/>
          </w:rPr>
          <w:delText xml:space="preserve"> berühren</w:delText>
        </w:r>
      </w:del>
      <w:r w:rsidRPr="00944672">
        <w:rPr>
          <w:rFonts w:ascii="Arial" w:hAnsi="Arial" w:cs="Arial"/>
          <w:sz w:val="24"/>
          <w:szCs w:val="24"/>
        </w:rPr>
        <w:t xml:space="preserve">, </w:t>
      </w:r>
      <w:del w:id="3703" w:author="Lektorat Bauer" w:date="2025-02-28T18:25:00Z" w16du:dateUtc="2025-02-28T17:25:00Z">
        <w:r w:rsidRPr="00944672" w:rsidDel="003D2B1A">
          <w:rPr>
            <w:rFonts w:ascii="Arial" w:hAnsi="Arial" w:cs="Arial"/>
            <w:sz w:val="24"/>
            <w:szCs w:val="24"/>
          </w:rPr>
          <w:delText xml:space="preserve">würde </w:delText>
        </w:r>
      </w:del>
      <w:ins w:id="3704" w:author="Lektorat Bauer" w:date="2025-02-28T18:25:00Z" w16du:dateUtc="2025-02-28T17:25:00Z">
        <w:r w:rsidR="003D2B1A">
          <w:rPr>
            <w:rFonts w:ascii="Arial" w:hAnsi="Arial" w:cs="Arial"/>
            <w:sz w:val="24"/>
            <w:szCs w:val="24"/>
          </w:rPr>
          <w:t>wirkt</w:t>
        </w:r>
        <w:r w:rsidR="003D2B1A" w:rsidRPr="00944672">
          <w:rPr>
            <w:rFonts w:ascii="Arial" w:hAnsi="Arial" w:cs="Arial"/>
            <w:sz w:val="24"/>
            <w:szCs w:val="24"/>
          </w:rPr>
          <w:t xml:space="preserve"> </w:t>
        </w:r>
      </w:ins>
      <w:r w:rsidRPr="00944672">
        <w:rPr>
          <w:rFonts w:ascii="Arial" w:hAnsi="Arial" w:cs="Arial"/>
          <w:sz w:val="24"/>
          <w:szCs w:val="24"/>
        </w:rPr>
        <w:t xml:space="preserve">das wie ein Anker </w:t>
      </w:r>
      <w:del w:id="3705" w:author="Lektorat Bauer" w:date="2025-02-28T18:25:00Z" w16du:dateUtc="2025-02-28T17:25:00Z">
        <w:r w:rsidRPr="00944672" w:rsidDel="003D2B1A">
          <w:rPr>
            <w:rFonts w:ascii="Arial" w:hAnsi="Arial" w:cs="Arial"/>
            <w:sz w:val="24"/>
            <w:szCs w:val="24"/>
          </w:rPr>
          <w:delText xml:space="preserve">wirken </w:delText>
        </w:r>
      </w:del>
      <w:r w:rsidRPr="00944672">
        <w:rPr>
          <w:rFonts w:ascii="Arial" w:hAnsi="Arial" w:cs="Arial"/>
          <w:sz w:val="24"/>
          <w:szCs w:val="24"/>
        </w:rPr>
        <w:t xml:space="preserve">und das Flugzeug </w:t>
      </w:r>
      <w:del w:id="3706" w:author="Lektorat Bauer" w:date="2025-02-28T18:25:00Z" w16du:dateUtc="2025-02-28T17:25:00Z">
        <w:r w:rsidRPr="00944672" w:rsidDel="003D2B1A">
          <w:rPr>
            <w:rFonts w:ascii="Arial" w:hAnsi="Arial" w:cs="Arial"/>
            <w:sz w:val="24"/>
            <w:szCs w:val="24"/>
          </w:rPr>
          <w:delText xml:space="preserve">würde </w:delText>
        </w:r>
      </w:del>
      <w:ins w:id="3707" w:author="Lektorat Bauer" w:date="2025-02-28T18:25:00Z" w16du:dateUtc="2025-02-28T17:25:00Z">
        <w:r w:rsidR="003D2B1A">
          <w:rPr>
            <w:rFonts w:ascii="Arial" w:hAnsi="Arial" w:cs="Arial"/>
            <w:sz w:val="24"/>
            <w:szCs w:val="24"/>
          </w:rPr>
          <w:t>dreht</w:t>
        </w:r>
        <w:r w:rsidR="003D2B1A" w:rsidRPr="00944672">
          <w:rPr>
            <w:rFonts w:ascii="Arial" w:hAnsi="Arial" w:cs="Arial"/>
            <w:sz w:val="24"/>
            <w:szCs w:val="24"/>
          </w:rPr>
          <w:t xml:space="preserve"> </w:t>
        </w:r>
      </w:ins>
      <w:r w:rsidRPr="00944672">
        <w:rPr>
          <w:rFonts w:ascii="Arial" w:hAnsi="Arial" w:cs="Arial"/>
          <w:sz w:val="24"/>
          <w:szCs w:val="24"/>
        </w:rPr>
        <w:t>sich in Richtung dieser Tragfläche</w:t>
      </w:r>
      <w:del w:id="3708" w:author="Lektorat Bauer" w:date="2025-02-28T18:25:00Z" w16du:dateUtc="2025-02-28T17:25:00Z">
        <w:r w:rsidRPr="00944672" w:rsidDel="003D2B1A">
          <w:rPr>
            <w:rFonts w:ascii="Arial" w:hAnsi="Arial" w:cs="Arial"/>
            <w:sz w:val="24"/>
            <w:szCs w:val="24"/>
          </w:rPr>
          <w:delText xml:space="preserve"> </w:delText>
        </w:r>
        <w:commentRangeStart w:id="3709"/>
        <w:r w:rsidRPr="00944672" w:rsidDel="003D2B1A">
          <w:rPr>
            <w:rFonts w:ascii="Arial" w:hAnsi="Arial" w:cs="Arial"/>
            <w:sz w:val="24"/>
            <w:szCs w:val="24"/>
          </w:rPr>
          <w:delText>drehen</w:delText>
        </w:r>
      </w:del>
      <w:commentRangeEnd w:id="3709"/>
      <w:r w:rsidR="003D2B1A">
        <w:rPr>
          <w:rStyle w:val="Kommentarzeichen"/>
        </w:rPr>
        <w:commentReference w:id="3709"/>
      </w:r>
      <w:r w:rsidRPr="00944672">
        <w:rPr>
          <w:rFonts w:ascii="Arial" w:hAnsi="Arial" w:cs="Arial"/>
          <w:sz w:val="24"/>
          <w:szCs w:val="24"/>
        </w:rPr>
        <w:t>.</w:t>
      </w:r>
    </w:p>
    <w:p w14:paraId="35853289"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51F0797A"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117110A5"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 </w:t>
      </w:r>
    </w:p>
    <w:p w14:paraId="39983CD2"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All diese Gedanken gingen Yoon Na-Bi durch den Kopf, als sie nach der Runde um den vorgesehenen Landebereich erneut zum Anflug ansetzte.</w:t>
      </w:r>
    </w:p>
    <w:p w14:paraId="20620494"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Es gibt zwei Überlegungen für die Notwasserung: Entweder so langsam wie möglich anfliegen und dafür die Landeklappen voll ausfahren, oder ohne Landklappen und mit etwas höherer Geschwindigkeit aufsetzen.</w:t>
      </w:r>
    </w:p>
    <w:p w14:paraId="6B5675C2" w14:textId="69037BD1"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Yoon Na-Bi entschied sich für die zweite Variante. Kurz vor der Landemarkierung nahm sie das Gas ganz weg, um </w:t>
      </w:r>
      <w:del w:id="3710" w:author="Lektorat Bauer" w:date="2025-02-28T18:34:00Z" w16du:dateUtc="2025-02-28T17:34:00Z">
        <w:r w:rsidRPr="00944672" w:rsidDel="00525FDA">
          <w:rPr>
            <w:rFonts w:ascii="Arial" w:hAnsi="Arial" w:cs="Arial"/>
            <w:sz w:val="24"/>
            <w:szCs w:val="24"/>
          </w:rPr>
          <w:delText xml:space="preserve">einen </w:delText>
        </w:r>
      </w:del>
      <w:ins w:id="3711" w:author="Lektorat Bauer" w:date="2025-02-28T18:34:00Z" w16du:dateUtc="2025-02-28T17:34:00Z">
        <w:r w:rsidR="00525FDA">
          <w:rPr>
            <w:rFonts w:ascii="Arial" w:hAnsi="Arial" w:cs="Arial"/>
            <w:sz w:val="24"/>
            <w:szCs w:val="24"/>
          </w:rPr>
          <w:t>in den</w:t>
        </w:r>
        <w:r w:rsidR="00525FDA" w:rsidRPr="00944672">
          <w:rPr>
            <w:rFonts w:ascii="Arial" w:hAnsi="Arial" w:cs="Arial"/>
            <w:sz w:val="24"/>
            <w:szCs w:val="24"/>
          </w:rPr>
          <w:t xml:space="preserve"> </w:t>
        </w:r>
      </w:ins>
      <w:r w:rsidRPr="00944672">
        <w:rPr>
          <w:rFonts w:ascii="Arial" w:hAnsi="Arial" w:cs="Arial"/>
          <w:sz w:val="24"/>
          <w:szCs w:val="24"/>
        </w:rPr>
        <w:t xml:space="preserve">Gleitflug zu </w:t>
      </w:r>
      <w:del w:id="3712" w:author="Lektorat Bauer" w:date="2025-02-28T18:34:00Z" w16du:dateUtc="2025-02-28T17:34:00Z">
        <w:r w:rsidRPr="00944672" w:rsidDel="00525FDA">
          <w:rPr>
            <w:rFonts w:ascii="Arial" w:hAnsi="Arial" w:cs="Arial"/>
            <w:sz w:val="24"/>
            <w:szCs w:val="24"/>
          </w:rPr>
          <w:delText>haben</w:delText>
        </w:r>
      </w:del>
      <w:ins w:id="3713" w:author="Lektorat Bauer" w:date="2025-02-28T18:34:00Z" w16du:dateUtc="2025-02-28T17:34:00Z">
        <w:r w:rsidR="00525FDA">
          <w:rPr>
            <w:rFonts w:ascii="Arial" w:hAnsi="Arial" w:cs="Arial"/>
            <w:sz w:val="24"/>
            <w:szCs w:val="24"/>
          </w:rPr>
          <w:t>kommen</w:t>
        </w:r>
      </w:ins>
      <w:r w:rsidRPr="00944672">
        <w:rPr>
          <w:rFonts w:ascii="Arial" w:hAnsi="Arial" w:cs="Arial"/>
          <w:sz w:val="24"/>
          <w:szCs w:val="24"/>
        </w:rPr>
        <w:t xml:space="preserve">, dann zog sie die Flugzeugnase nach oben, damit das Heck </w:t>
      </w:r>
      <w:del w:id="3714" w:author="Lektorat Bauer" w:date="2025-02-28T18:34:00Z" w16du:dateUtc="2025-02-28T17:34:00Z">
        <w:r w:rsidRPr="00944672" w:rsidDel="00525FDA">
          <w:rPr>
            <w:rFonts w:ascii="Arial" w:hAnsi="Arial" w:cs="Arial"/>
            <w:sz w:val="24"/>
            <w:szCs w:val="24"/>
          </w:rPr>
          <w:delText xml:space="preserve">als Erstes </w:delText>
        </w:r>
      </w:del>
      <w:r w:rsidRPr="00944672">
        <w:rPr>
          <w:rFonts w:ascii="Arial" w:hAnsi="Arial" w:cs="Arial"/>
          <w:sz w:val="24"/>
          <w:szCs w:val="24"/>
        </w:rPr>
        <w:t xml:space="preserve">das Wasser </w:t>
      </w:r>
      <w:ins w:id="3715" w:author="Lektorat Bauer" w:date="2025-02-28T18:34:00Z" w16du:dateUtc="2025-02-28T17:34:00Z">
        <w:r w:rsidR="00525FDA">
          <w:rPr>
            <w:rFonts w:ascii="Arial" w:hAnsi="Arial" w:cs="Arial"/>
            <w:sz w:val="24"/>
            <w:szCs w:val="24"/>
          </w:rPr>
          <w:t xml:space="preserve">als erstes </w:t>
        </w:r>
      </w:ins>
      <w:r w:rsidRPr="00944672">
        <w:rPr>
          <w:rFonts w:ascii="Arial" w:hAnsi="Arial" w:cs="Arial"/>
          <w:sz w:val="24"/>
          <w:szCs w:val="24"/>
        </w:rPr>
        <w:t>berühr</w:t>
      </w:r>
      <w:ins w:id="3716" w:author="Lektorat Bauer" w:date="2025-02-28T18:34:00Z" w16du:dateUtc="2025-02-28T17:34:00Z">
        <w:r w:rsidR="00525FDA">
          <w:rPr>
            <w:rFonts w:ascii="Arial" w:hAnsi="Arial" w:cs="Arial"/>
            <w:sz w:val="24"/>
            <w:szCs w:val="24"/>
          </w:rPr>
          <w:t>en</w:t>
        </w:r>
      </w:ins>
      <w:del w:id="3717" w:author="Lektorat Bauer" w:date="2025-02-28T18:34:00Z" w16du:dateUtc="2025-02-28T17:34:00Z">
        <w:r w:rsidRPr="00944672" w:rsidDel="00525FDA">
          <w:rPr>
            <w:rFonts w:ascii="Arial" w:hAnsi="Arial" w:cs="Arial"/>
            <w:sz w:val="24"/>
            <w:szCs w:val="24"/>
          </w:rPr>
          <w:delText>te</w:delText>
        </w:r>
      </w:del>
      <w:r w:rsidRPr="00944672">
        <w:rPr>
          <w:rFonts w:ascii="Arial" w:hAnsi="Arial" w:cs="Arial"/>
          <w:sz w:val="24"/>
          <w:szCs w:val="24"/>
        </w:rPr>
        <w:t xml:space="preserve"> und so den Bremsvorgang einleiten würde.</w:t>
      </w:r>
    </w:p>
    <w:p w14:paraId="6EF08511" w14:textId="43A92BEF"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Be der Planung der Wasserung</w:t>
      </w:r>
      <w:del w:id="3718" w:author="Lektorat Bauer" w:date="2025-02-28T18:34:00Z" w16du:dateUtc="2025-02-28T17:34:00Z">
        <w:r w:rsidRPr="00944672" w:rsidDel="00525FDA">
          <w:rPr>
            <w:rFonts w:ascii="Arial" w:hAnsi="Arial" w:cs="Arial"/>
            <w:sz w:val="24"/>
            <w:szCs w:val="24"/>
          </w:rPr>
          <w:delText>,</w:delText>
        </w:r>
      </w:del>
      <w:r w:rsidRPr="00944672">
        <w:rPr>
          <w:rFonts w:ascii="Arial" w:hAnsi="Arial" w:cs="Arial"/>
          <w:sz w:val="24"/>
          <w:szCs w:val="24"/>
        </w:rPr>
        <w:t xml:space="preserve"> hatte es Diskussionen um die Beschaffenheit des Wassers gegeben. Trifft man das Wasser in einem zu flachen Winkel, könnte sich das Wassern verzögern, da man im ersten Moment von der Wasseroberfläche abprallt. Um das zu vermeiden, wird die Nase </w:t>
      </w:r>
      <w:del w:id="3719" w:author="Lektorat Bauer" w:date="2025-02-28T18:35:00Z" w16du:dateUtc="2025-02-28T17:35:00Z">
        <w:r w:rsidRPr="00944672" w:rsidDel="00525FDA">
          <w:rPr>
            <w:rFonts w:ascii="Arial" w:hAnsi="Arial" w:cs="Arial"/>
            <w:sz w:val="24"/>
            <w:szCs w:val="24"/>
          </w:rPr>
          <w:delText xml:space="preserve">auch </w:delText>
        </w:r>
      </w:del>
      <w:r w:rsidRPr="00944672">
        <w:rPr>
          <w:rFonts w:ascii="Arial" w:hAnsi="Arial" w:cs="Arial"/>
          <w:sz w:val="24"/>
          <w:szCs w:val="24"/>
        </w:rPr>
        <w:t xml:space="preserve">hochgezogen. Zusätzlich hatten die Kampfschwimmer aber noch kleine Wasserbomben gesetzt. Diese wurden jetzt gezündet und das Wasser dadurch verwirbelt. Tatsächlich hatte das zur Folge, dass die Bremswirkung beim Eintauchen der Triebwerke nicht so stark </w:t>
      </w:r>
      <w:del w:id="3720" w:author="Lektorat Bauer" w:date="2025-02-28T18:35:00Z" w16du:dateUtc="2025-02-28T17:35:00Z">
        <w:r w:rsidRPr="00944672" w:rsidDel="00525FDA">
          <w:rPr>
            <w:rFonts w:ascii="Arial" w:hAnsi="Arial" w:cs="Arial"/>
            <w:sz w:val="24"/>
            <w:szCs w:val="24"/>
          </w:rPr>
          <w:delText>wahr</w:delText>
        </w:r>
      </w:del>
      <w:ins w:id="3721" w:author="Lektorat Bauer" w:date="2025-02-28T18:35:00Z" w16du:dateUtc="2025-02-28T17:35:00Z">
        <w:r w:rsidR="00525FDA" w:rsidRPr="00944672">
          <w:rPr>
            <w:rFonts w:ascii="Arial" w:hAnsi="Arial" w:cs="Arial"/>
            <w:sz w:val="24"/>
            <w:szCs w:val="24"/>
          </w:rPr>
          <w:t>war</w:t>
        </w:r>
      </w:ins>
      <w:r w:rsidRPr="00944672">
        <w:rPr>
          <w:rFonts w:ascii="Arial" w:hAnsi="Arial" w:cs="Arial"/>
          <w:sz w:val="24"/>
          <w:szCs w:val="24"/>
        </w:rPr>
        <w:t>, wie erwartet.</w:t>
      </w:r>
    </w:p>
    <w:p w14:paraId="1C2DC51B" w14:textId="1FF5C480"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Trotzdem wurden Yoon Na-Bi und Bakh Na-Gil heftig in die Sitze gedrückt</w:t>
      </w:r>
      <w:ins w:id="3722" w:author="Lektorat Bauer" w:date="2025-02-28T18:35:00Z" w16du:dateUtc="2025-02-28T17:35:00Z">
        <w:r w:rsidR="00525FDA">
          <w:rPr>
            <w:rFonts w:ascii="Arial" w:hAnsi="Arial" w:cs="Arial"/>
            <w:sz w:val="24"/>
            <w:szCs w:val="24"/>
          </w:rPr>
          <w:t>.</w:t>
        </w:r>
      </w:ins>
      <w:r w:rsidRPr="00944672">
        <w:rPr>
          <w:rFonts w:ascii="Arial" w:hAnsi="Arial" w:cs="Arial"/>
          <w:sz w:val="24"/>
          <w:szCs w:val="24"/>
        </w:rPr>
        <w:t xml:space="preserve"> </w:t>
      </w:r>
      <w:del w:id="3723" w:author="Lektorat Bauer" w:date="2025-02-28T18:35:00Z" w16du:dateUtc="2025-02-28T17:35:00Z">
        <w:r w:rsidRPr="00944672" w:rsidDel="00525FDA">
          <w:rPr>
            <w:rFonts w:ascii="Arial" w:hAnsi="Arial" w:cs="Arial"/>
            <w:sz w:val="24"/>
            <w:szCs w:val="24"/>
          </w:rPr>
          <w:delText xml:space="preserve">und gleichzeitig war das </w:delText>
        </w:r>
      </w:del>
      <w:ins w:id="3724" w:author="Lektorat Bauer" w:date="2025-02-28T18:35:00Z" w16du:dateUtc="2025-02-28T17:35:00Z">
        <w:r w:rsidR="00525FDA">
          <w:rPr>
            <w:rFonts w:ascii="Arial" w:hAnsi="Arial" w:cs="Arial"/>
            <w:sz w:val="24"/>
            <w:szCs w:val="24"/>
          </w:rPr>
          <w:t xml:space="preserve">Das </w:t>
        </w:r>
      </w:ins>
      <w:r w:rsidRPr="00944672">
        <w:rPr>
          <w:rFonts w:ascii="Arial" w:hAnsi="Arial" w:cs="Arial"/>
          <w:sz w:val="24"/>
          <w:szCs w:val="24"/>
        </w:rPr>
        <w:t xml:space="preserve">Geräusch von berstendem Metall </w:t>
      </w:r>
      <w:del w:id="3725" w:author="Lektorat Bauer" w:date="2025-02-28T18:35:00Z" w16du:dateUtc="2025-02-28T17:35:00Z">
        <w:r w:rsidRPr="00944672" w:rsidDel="00525FDA">
          <w:rPr>
            <w:rFonts w:ascii="Arial" w:hAnsi="Arial" w:cs="Arial"/>
            <w:sz w:val="24"/>
            <w:szCs w:val="24"/>
          </w:rPr>
          <w:delText>zu hören</w:delText>
        </w:r>
      </w:del>
      <w:ins w:id="3726" w:author="Lektorat Bauer" w:date="2025-02-28T18:35:00Z" w16du:dateUtc="2025-02-28T17:35:00Z">
        <w:r w:rsidR="00525FDA">
          <w:rPr>
            <w:rFonts w:ascii="Arial" w:hAnsi="Arial" w:cs="Arial"/>
            <w:sz w:val="24"/>
            <w:szCs w:val="24"/>
          </w:rPr>
          <w:t>drang an ihre Ohren</w:t>
        </w:r>
      </w:ins>
      <w:r w:rsidRPr="00944672">
        <w:rPr>
          <w:rFonts w:ascii="Arial" w:hAnsi="Arial" w:cs="Arial"/>
          <w:sz w:val="24"/>
          <w:szCs w:val="24"/>
        </w:rPr>
        <w:t>.</w:t>
      </w:r>
    </w:p>
    <w:p w14:paraId="22EF4DE4"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Dann kam das Flugzeug zur Ruhe und schwamm auf dem Wasser des Pazifischen Ozeans.</w:t>
      </w:r>
    </w:p>
    <w:p w14:paraId="518BD654"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7CAA3EB0"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 xml:space="preserve">*** </w:t>
      </w:r>
    </w:p>
    <w:p w14:paraId="2A33CE8A"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20874D7D"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commentRangeStart w:id="3727"/>
      <w:commentRangeEnd w:id="3727"/>
      <w:r w:rsidRPr="00944672">
        <w:rPr>
          <w:rFonts w:ascii="Arial" w:hAnsi="Arial" w:cs="Arial"/>
          <w:sz w:val="24"/>
          <w:szCs w:val="24"/>
        </w:rPr>
        <w:commentReference w:id="3727"/>
      </w:r>
      <w:r w:rsidRPr="00944672">
        <w:rPr>
          <w:rFonts w:ascii="Arial" w:hAnsi="Arial" w:cs="Arial"/>
          <w:sz w:val="24"/>
          <w:szCs w:val="24"/>
        </w:rPr>
        <w:t xml:space="preserve">&gt;&gt;&gt; </w:t>
      </w:r>
      <w:r w:rsidRPr="00944672">
        <w:rPr>
          <w:rFonts w:ascii="Arial" w:hAnsi="Arial" w:cs="Arial"/>
          <w:b/>
          <w:bCs/>
          <w:sz w:val="24"/>
          <w:szCs w:val="24"/>
        </w:rPr>
        <w:t>Samstag, 08. März 2014, 06:05 Uhr, Bergung im Pazifischen Ozean</w:t>
      </w:r>
      <w:r w:rsidRPr="00944672">
        <w:rPr>
          <w:rFonts w:ascii="Arial" w:hAnsi="Arial" w:cs="Arial"/>
          <w:sz w:val="24"/>
          <w:szCs w:val="24"/>
        </w:rPr>
        <w:t xml:space="preserve"> &lt;&lt;&lt;</w:t>
      </w:r>
    </w:p>
    <w:p w14:paraId="01B48796"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Direkt nach der Landung fuhren die Kampfschwimmer mit ihren Schlauchbooten dem Flugzeug hinterher.</w:t>
      </w:r>
    </w:p>
    <w:p w14:paraId="05C22A70" w14:textId="3BBCEE6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Alle gingen davon aus, dass das Flugzeug, bei nur einer geöffneter Kabinentür, die Tür</w:t>
      </w:r>
      <w:ins w:id="3728" w:author="Lektorat Bauer" w:date="2025-02-28T18:35:00Z" w16du:dateUtc="2025-02-28T17:35:00Z">
        <w:r w:rsidR="00525FDA">
          <w:rPr>
            <w:rFonts w:ascii="Arial" w:hAnsi="Arial" w:cs="Arial"/>
            <w:sz w:val="24"/>
            <w:szCs w:val="24"/>
          </w:rPr>
          <w:t>,</w:t>
        </w:r>
      </w:ins>
      <w:r w:rsidRPr="00944672">
        <w:rPr>
          <w:rFonts w:ascii="Arial" w:hAnsi="Arial" w:cs="Arial"/>
          <w:sz w:val="24"/>
          <w:szCs w:val="24"/>
        </w:rPr>
        <w:t xml:space="preserve"> durch die die Piloten das Flugzeug verlassen würden, mindestens 30 Minuten schwimmfähig wäre. Alle hatten sich die Notlandung von Flug US-Airways 1549, vom 15. Januar 2009, mehrmals im Internet angesehen und </w:t>
      </w:r>
      <w:del w:id="3729" w:author="Lektorat Bauer" w:date="2025-02-28T18:36:00Z" w16du:dateUtc="2025-02-28T17:36:00Z">
        <w:r w:rsidRPr="00944672" w:rsidDel="00525FDA">
          <w:rPr>
            <w:rFonts w:ascii="Arial" w:hAnsi="Arial" w:cs="Arial"/>
            <w:sz w:val="24"/>
            <w:szCs w:val="24"/>
          </w:rPr>
          <w:delText xml:space="preserve">darauf </w:delText>
        </w:r>
      </w:del>
      <w:ins w:id="3730" w:author="Lektorat Bauer" w:date="2025-02-28T18:36:00Z" w16du:dateUtc="2025-02-28T17:36:00Z">
        <w:r w:rsidR="00525FDA">
          <w:rPr>
            <w:rFonts w:ascii="Arial" w:hAnsi="Arial" w:cs="Arial"/>
            <w:sz w:val="24"/>
            <w:szCs w:val="24"/>
          </w:rPr>
          <w:t>entsprechend</w:t>
        </w:r>
        <w:r w:rsidR="00525FDA" w:rsidRPr="00944672">
          <w:rPr>
            <w:rFonts w:ascii="Arial" w:hAnsi="Arial" w:cs="Arial"/>
            <w:sz w:val="24"/>
            <w:szCs w:val="24"/>
          </w:rPr>
          <w:t xml:space="preserve"> </w:t>
        </w:r>
      </w:ins>
      <w:r w:rsidRPr="00944672">
        <w:rPr>
          <w:rFonts w:ascii="Arial" w:hAnsi="Arial" w:cs="Arial"/>
          <w:sz w:val="24"/>
          <w:szCs w:val="24"/>
        </w:rPr>
        <w:t>ihre Zeiten kalkuliert.</w:t>
      </w:r>
    </w:p>
    <w:p w14:paraId="04E2ACDC" w14:textId="56E73720"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Selbstverständlich wurde dabei berücksichtigt, dass </w:t>
      </w:r>
      <w:del w:id="3731" w:author="Lektorat Bauer" w:date="2025-02-28T18:36:00Z" w16du:dateUtc="2025-02-28T17:36:00Z">
        <w:r w:rsidRPr="00944672" w:rsidDel="00525FDA">
          <w:rPr>
            <w:rFonts w:ascii="Arial" w:hAnsi="Arial" w:cs="Arial"/>
            <w:sz w:val="24"/>
            <w:szCs w:val="24"/>
          </w:rPr>
          <w:delText xml:space="preserve">zum Einen, </w:delText>
        </w:r>
      </w:del>
      <w:r w:rsidRPr="00944672">
        <w:rPr>
          <w:rFonts w:ascii="Arial" w:hAnsi="Arial" w:cs="Arial"/>
          <w:sz w:val="24"/>
          <w:szCs w:val="24"/>
        </w:rPr>
        <w:t xml:space="preserve">sie hier </w:t>
      </w:r>
      <w:del w:id="3732" w:author="Lektorat Bauer" w:date="2025-02-28T18:36:00Z" w16du:dateUtc="2025-02-28T17:36:00Z">
        <w:r w:rsidRPr="00944672" w:rsidDel="00525FDA">
          <w:rPr>
            <w:rFonts w:ascii="Arial" w:hAnsi="Arial" w:cs="Arial"/>
            <w:sz w:val="24"/>
            <w:szCs w:val="24"/>
          </w:rPr>
          <w:delText xml:space="preserve">im </w:delText>
        </w:r>
      </w:del>
      <w:ins w:id="3733" w:author="Lektorat Bauer" w:date="2025-02-28T18:36:00Z" w16du:dateUtc="2025-02-28T17:36:00Z">
        <w:r w:rsidR="00525FDA">
          <w:rPr>
            <w:rFonts w:ascii="Arial" w:hAnsi="Arial" w:cs="Arial"/>
            <w:sz w:val="24"/>
            <w:szCs w:val="24"/>
          </w:rPr>
          <w:t>auf dem</w:t>
        </w:r>
        <w:r w:rsidR="00525FDA" w:rsidRPr="00944672">
          <w:rPr>
            <w:rFonts w:ascii="Arial" w:hAnsi="Arial" w:cs="Arial"/>
            <w:sz w:val="24"/>
            <w:szCs w:val="24"/>
          </w:rPr>
          <w:t xml:space="preserve"> </w:t>
        </w:r>
      </w:ins>
      <w:r w:rsidRPr="00944672">
        <w:rPr>
          <w:rFonts w:ascii="Arial" w:hAnsi="Arial" w:cs="Arial"/>
          <w:sz w:val="24"/>
          <w:szCs w:val="24"/>
        </w:rPr>
        <w:t xml:space="preserve">offenen Meer waren, und durch die Wellenbewegung das Flugzeug unruhiger werden </w:t>
      </w:r>
      <w:r w:rsidRPr="00944672">
        <w:rPr>
          <w:rFonts w:ascii="Arial" w:hAnsi="Arial" w:cs="Arial"/>
          <w:sz w:val="24"/>
          <w:szCs w:val="24"/>
        </w:rPr>
        <w:lastRenderedPageBreak/>
        <w:t xml:space="preserve">würde und </w:t>
      </w:r>
      <w:del w:id="3734" w:author="Lektorat Bauer" w:date="2025-02-28T18:36:00Z" w16du:dateUtc="2025-02-28T17:36:00Z">
        <w:r w:rsidRPr="00944672" w:rsidDel="00525FDA">
          <w:rPr>
            <w:rFonts w:ascii="Arial" w:hAnsi="Arial" w:cs="Arial"/>
            <w:sz w:val="24"/>
            <w:szCs w:val="24"/>
          </w:rPr>
          <w:delText>zum Anderen,</w:delText>
        </w:r>
      </w:del>
      <w:ins w:id="3735" w:author="Lektorat Bauer" w:date="2025-02-28T18:36:00Z" w16du:dateUtc="2025-02-28T17:36:00Z">
        <w:r w:rsidR="00525FDA">
          <w:rPr>
            <w:rFonts w:ascii="Arial" w:hAnsi="Arial" w:cs="Arial"/>
            <w:sz w:val="24"/>
            <w:szCs w:val="24"/>
          </w:rPr>
          <w:t>sie</w:t>
        </w:r>
      </w:ins>
      <w:r w:rsidRPr="00944672">
        <w:rPr>
          <w:rFonts w:ascii="Arial" w:hAnsi="Arial" w:cs="Arial"/>
          <w:sz w:val="24"/>
          <w:szCs w:val="24"/>
        </w:rPr>
        <w:t xml:space="preserve"> </w:t>
      </w:r>
      <w:del w:id="3736" w:author="Lektorat Bauer" w:date="2025-02-28T18:36:00Z" w16du:dateUtc="2025-02-28T17:36:00Z">
        <w:r w:rsidRPr="00944672" w:rsidDel="00525FDA">
          <w:rPr>
            <w:rFonts w:ascii="Arial" w:hAnsi="Arial" w:cs="Arial"/>
            <w:sz w:val="24"/>
            <w:szCs w:val="24"/>
          </w:rPr>
          <w:delText>dass sie</w:delText>
        </w:r>
      </w:del>
      <w:ins w:id="3737" w:author="Lektorat Bauer" w:date="2025-02-28T18:36:00Z" w16du:dateUtc="2025-02-28T17:36:00Z">
        <w:r w:rsidR="00525FDA">
          <w:rPr>
            <w:rFonts w:ascii="Arial" w:hAnsi="Arial" w:cs="Arial"/>
            <w:sz w:val="24"/>
            <w:szCs w:val="24"/>
          </w:rPr>
          <w:t>außerdem</w:t>
        </w:r>
      </w:ins>
      <w:r w:rsidRPr="00944672">
        <w:rPr>
          <w:rFonts w:ascii="Arial" w:hAnsi="Arial" w:cs="Arial"/>
          <w:sz w:val="24"/>
          <w:szCs w:val="24"/>
        </w:rPr>
        <w:t xml:space="preserve"> eine Ladeluke unterhalb der Wasserlinie öffnen würden, womit automatisch viel Wasser eindringen würde.</w:t>
      </w:r>
    </w:p>
    <w:p w14:paraId="070E37CD" w14:textId="137DD9F0"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Als provisorischen Ausgleich</w:t>
      </w:r>
      <w:del w:id="3738" w:author="Lektorat Bauer" w:date="2025-02-28T18:36:00Z" w16du:dateUtc="2025-02-28T17:36:00Z">
        <w:r w:rsidRPr="00944672" w:rsidDel="00525FDA">
          <w:rPr>
            <w:rFonts w:ascii="Arial" w:hAnsi="Arial" w:cs="Arial"/>
            <w:sz w:val="24"/>
            <w:szCs w:val="24"/>
          </w:rPr>
          <w:delText>,</w:delText>
        </w:r>
      </w:del>
      <w:r w:rsidRPr="00944672">
        <w:rPr>
          <w:rFonts w:ascii="Arial" w:hAnsi="Arial" w:cs="Arial"/>
          <w:sz w:val="24"/>
          <w:szCs w:val="24"/>
        </w:rPr>
        <w:t xml:space="preserve"> </w:t>
      </w:r>
      <w:del w:id="3739" w:author="Lektorat Bauer" w:date="2025-02-28T18:37:00Z" w16du:dateUtc="2025-02-28T17:37:00Z">
        <w:r w:rsidRPr="00944672" w:rsidDel="00525FDA">
          <w:rPr>
            <w:rFonts w:ascii="Arial" w:hAnsi="Arial" w:cs="Arial"/>
            <w:sz w:val="24"/>
            <w:szCs w:val="24"/>
          </w:rPr>
          <w:delText xml:space="preserve">würden </w:delText>
        </w:r>
      </w:del>
      <w:ins w:id="3740" w:author="Lektorat Bauer" w:date="2025-02-28T18:37:00Z" w16du:dateUtc="2025-02-28T17:37:00Z">
        <w:r w:rsidR="00525FDA">
          <w:rPr>
            <w:rFonts w:ascii="Arial" w:hAnsi="Arial" w:cs="Arial"/>
            <w:sz w:val="24"/>
            <w:szCs w:val="24"/>
          </w:rPr>
          <w:t>planten sie,</w:t>
        </w:r>
        <w:r w:rsidR="00525FDA" w:rsidRPr="00944672">
          <w:rPr>
            <w:rFonts w:ascii="Arial" w:hAnsi="Arial" w:cs="Arial"/>
            <w:sz w:val="24"/>
            <w:szCs w:val="24"/>
          </w:rPr>
          <w:t xml:space="preserve"> </w:t>
        </w:r>
      </w:ins>
      <w:del w:id="3741" w:author="Lektorat Bauer" w:date="2025-02-28T18:37:00Z" w16du:dateUtc="2025-02-28T17:37:00Z">
        <w:r w:rsidRPr="00944672" w:rsidDel="00525FDA">
          <w:rPr>
            <w:rFonts w:ascii="Arial" w:hAnsi="Arial" w:cs="Arial"/>
            <w:sz w:val="24"/>
            <w:szCs w:val="24"/>
          </w:rPr>
          <w:delText xml:space="preserve">sie </w:delText>
        </w:r>
      </w:del>
      <w:r w:rsidRPr="00944672">
        <w:rPr>
          <w:rFonts w:ascii="Arial" w:hAnsi="Arial" w:cs="Arial"/>
          <w:sz w:val="24"/>
          <w:szCs w:val="24"/>
        </w:rPr>
        <w:t>jeweils zwei lange Schläuche unter den Tragflächen durch</w:t>
      </w:r>
      <w:ins w:id="3742" w:author="Lektorat Bauer" w:date="2025-02-28T18:37:00Z" w16du:dateUtc="2025-02-28T17:37:00Z">
        <w:r w:rsidR="00525FDA">
          <w:rPr>
            <w:rFonts w:ascii="Arial" w:hAnsi="Arial" w:cs="Arial"/>
            <w:sz w:val="24"/>
            <w:szCs w:val="24"/>
          </w:rPr>
          <w:t>zu</w:t>
        </w:r>
      </w:ins>
      <w:r w:rsidRPr="00944672">
        <w:rPr>
          <w:rFonts w:ascii="Arial" w:hAnsi="Arial" w:cs="Arial"/>
          <w:sz w:val="24"/>
          <w:szCs w:val="24"/>
        </w:rPr>
        <w:t>führen, die aufgeblasen für zusätzlichen Auftrieb sorgen sollten.</w:t>
      </w:r>
    </w:p>
    <w:p w14:paraId="477F6D6C" w14:textId="2F94D5CF"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Sobald diese Schläuche das Flugzeug unterstütz</w:t>
      </w:r>
      <w:ins w:id="3743" w:author="Lektorat Bauer" w:date="2025-02-28T18:37:00Z" w16du:dateUtc="2025-02-28T17:37:00Z">
        <w:r w:rsidR="00525FDA">
          <w:rPr>
            <w:rFonts w:ascii="Arial" w:hAnsi="Arial" w:cs="Arial"/>
            <w:sz w:val="24"/>
            <w:szCs w:val="24"/>
          </w:rPr>
          <w:t>t</w:t>
        </w:r>
      </w:ins>
      <w:r w:rsidRPr="00944672">
        <w:rPr>
          <w:rFonts w:ascii="Arial" w:hAnsi="Arial" w:cs="Arial"/>
          <w:sz w:val="24"/>
          <w:szCs w:val="24"/>
        </w:rPr>
        <w:t>en, würden Sie die Frachtluke aufsprengen.</w:t>
      </w:r>
    </w:p>
    <w:p w14:paraId="7E9592C6"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4B2CC2F2"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0F3F9210"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 </w:t>
      </w:r>
    </w:p>
    <w:p w14:paraId="14D3229E" w14:textId="3212FFDE"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Als das Flugzeug zur Ruhe gekommen war</w:t>
      </w:r>
      <w:del w:id="3744" w:author="Lektorat Bauer" w:date="2025-02-28T18:37:00Z" w16du:dateUtc="2025-02-28T17:37:00Z">
        <w:r w:rsidRPr="00944672" w:rsidDel="00525FDA">
          <w:rPr>
            <w:rFonts w:ascii="Arial" w:hAnsi="Arial" w:cs="Arial"/>
            <w:sz w:val="24"/>
            <w:szCs w:val="24"/>
          </w:rPr>
          <w:delText>,</w:delText>
        </w:r>
      </w:del>
      <w:r w:rsidRPr="00944672">
        <w:rPr>
          <w:rFonts w:ascii="Arial" w:hAnsi="Arial" w:cs="Arial"/>
          <w:sz w:val="24"/>
          <w:szCs w:val="24"/>
        </w:rPr>
        <w:t xml:space="preserve"> und Yoon Na-Bi und Bakh Na-Gil die vordere Tür geöffnet hatten, gingen die Taucher ans Werk. Sie hatten den Vorgang geübt, und nach 5 Minuten liefen die Druckluftgeneratoren an, die Schläuche füllten sich mit Luft und das Flugzeug wurde wieder stabiler.</w:t>
      </w:r>
    </w:p>
    <w:p w14:paraId="02E3C0B9"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Zeitgleich hatte sich die ‚Hom Doummal II‘ wieder in Bewegung gesetzt, und pirschte sich in langsamer Fahrt in Richtung Flugzeugnase. Der am Bug befestigte Kran</w:t>
      </w:r>
      <w:del w:id="3745" w:author="Lektorat Bauer" w:date="2025-02-28T18:38:00Z" w16du:dateUtc="2025-02-28T17:38:00Z">
        <w:r w:rsidRPr="00944672" w:rsidDel="00525FDA">
          <w:rPr>
            <w:rFonts w:ascii="Arial" w:hAnsi="Arial" w:cs="Arial"/>
            <w:sz w:val="24"/>
            <w:szCs w:val="24"/>
          </w:rPr>
          <w:delText>,</w:delText>
        </w:r>
      </w:del>
      <w:r w:rsidRPr="00944672">
        <w:rPr>
          <w:rFonts w:ascii="Arial" w:hAnsi="Arial" w:cs="Arial"/>
          <w:sz w:val="24"/>
          <w:szCs w:val="24"/>
        </w:rPr>
        <w:t xml:space="preserve"> wurde Bug voraus geschwenkt</w:t>
      </w:r>
      <w:del w:id="3746" w:author="Lektorat Bauer" w:date="2025-02-28T18:38:00Z" w16du:dateUtc="2025-02-28T17:38:00Z">
        <w:r w:rsidRPr="00944672" w:rsidDel="00525FDA">
          <w:rPr>
            <w:rFonts w:ascii="Arial" w:hAnsi="Arial" w:cs="Arial"/>
            <w:sz w:val="24"/>
            <w:szCs w:val="24"/>
          </w:rPr>
          <w:delText>,</w:delText>
        </w:r>
      </w:del>
      <w:r w:rsidRPr="00944672">
        <w:rPr>
          <w:rFonts w:ascii="Arial" w:hAnsi="Arial" w:cs="Arial"/>
          <w:sz w:val="24"/>
          <w:szCs w:val="24"/>
        </w:rPr>
        <w:t xml:space="preserve"> und sollte den Tauchern bei der Arbeit helfen.</w:t>
      </w:r>
    </w:p>
    <w:p w14:paraId="76652AF5"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222DEA3A"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567F68CB"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70E416A6" w14:textId="4E07472B"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 xml:space="preserve">Jetzt trennten sich die Gruppen: Zwei Gruppen fuhren zur vorderen Frachtluke, </w:t>
      </w:r>
      <w:del w:id="3747" w:author="Lektorat Bauer" w:date="2025-02-28T18:38:00Z" w16du:dateUtc="2025-02-28T17:38:00Z">
        <w:r w:rsidRPr="00944672" w:rsidDel="00525FDA">
          <w:rPr>
            <w:rFonts w:ascii="Arial" w:hAnsi="Arial" w:cs="Arial"/>
            <w:sz w:val="24"/>
            <w:szCs w:val="24"/>
          </w:rPr>
          <w:delText xml:space="preserve">und </w:delText>
        </w:r>
      </w:del>
      <w:r w:rsidRPr="00944672">
        <w:rPr>
          <w:rFonts w:ascii="Arial" w:hAnsi="Arial" w:cs="Arial"/>
          <w:sz w:val="24"/>
          <w:szCs w:val="24"/>
        </w:rPr>
        <w:t>eine Gruppe fuhr mit dem Schlauchboot die Landestrecke ab, um Trümmer zu bergen.</w:t>
      </w:r>
    </w:p>
    <w:p w14:paraId="7945D583"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Sie fanden ein abgerissenes Querruder, welches sie einsammelten und zum Schiff brachten. Als sie anschließend langsam um das Flugzeug fuhren, konnten sie noch weitere Teile einsammeln, die auch zum Basisschiff gebracht wurden. Alles in allem brachten Sie 25 Teile in verschiedenen Größen zum Basisschiff.</w:t>
      </w:r>
    </w:p>
    <w:p w14:paraId="071D027F"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7EF57802"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2A09D592"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56530ACB" w14:textId="3574D5EE"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Währenddessen waren zwei Taucher zur vorderen Frachtluke getaucht und versuchten diese</w:t>
      </w:r>
      <w:del w:id="3748" w:author="Lektorat Bauer" w:date="2025-02-28T18:38:00Z" w16du:dateUtc="2025-02-28T17:38:00Z">
        <w:r w:rsidRPr="00944672" w:rsidDel="00525FDA">
          <w:rPr>
            <w:rFonts w:ascii="Arial" w:hAnsi="Arial" w:cs="Arial"/>
            <w:sz w:val="24"/>
            <w:szCs w:val="24"/>
          </w:rPr>
          <w:delText>,</w:delText>
        </w:r>
      </w:del>
      <w:r w:rsidRPr="00944672">
        <w:rPr>
          <w:rFonts w:ascii="Arial" w:hAnsi="Arial" w:cs="Arial"/>
          <w:sz w:val="24"/>
          <w:szCs w:val="24"/>
        </w:rPr>
        <w:t xml:space="preserve"> mit der normalen Hydraulik zu öffnen, was aber nicht </w:t>
      </w:r>
      <w:del w:id="3749" w:author="Lektorat Bauer" w:date="2025-02-28T18:38:00Z" w16du:dateUtc="2025-02-28T17:38:00Z">
        <w:r w:rsidRPr="00944672" w:rsidDel="00525FDA">
          <w:rPr>
            <w:rFonts w:ascii="Arial" w:hAnsi="Arial" w:cs="Arial"/>
            <w:sz w:val="24"/>
            <w:szCs w:val="24"/>
          </w:rPr>
          <w:delText>möglich war</w:delText>
        </w:r>
      </w:del>
      <w:ins w:id="3750" w:author="Lektorat Bauer" w:date="2025-02-28T18:38:00Z" w16du:dateUtc="2025-02-28T17:38:00Z">
        <w:r w:rsidR="00525FDA">
          <w:rPr>
            <w:rFonts w:ascii="Arial" w:hAnsi="Arial" w:cs="Arial"/>
            <w:sz w:val="24"/>
            <w:szCs w:val="24"/>
          </w:rPr>
          <w:t>gelang</w:t>
        </w:r>
      </w:ins>
      <w:r w:rsidRPr="00944672">
        <w:rPr>
          <w:rFonts w:ascii="Arial" w:hAnsi="Arial" w:cs="Arial"/>
          <w:sz w:val="24"/>
          <w:szCs w:val="24"/>
        </w:rPr>
        <w:t xml:space="preserve">. Es war </w:t>
      </w:r>
      <w:r w:rsidRPr="00944672">
        <w:rPr>
          <w:rFonts w:ascii="Arial" w:hAnsi="Arial" w:cs="Arial"/>
          <w:sz w:val="24"/>
          <w:szCs w:val="24"/>
        </w:rPr>
        <w:lastRenderedPageBreak/>
        <w:t>auch keine Zeit zu prüfen, ob die Tür nur irgendwo verhakt war, oder ob Sie sich durch den Aufprall verzogen hatte.</w:t>
      </w:r>
    </w:p>
    <w:p w14:paraId="4AD1F5E5" w14:textId="680D2FAB"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Wie überall auf der Welt, hatten auch die Kampftaucher ihre Spezialisten. Der Fachmann für Sprengsätze schwamm zum Flugzeug herüber und untersuchte die Frachtluke. Die Frachtluke</w:t>
      </w:r>
      <w:ins w:id="3751" w:author="Lektorat Bauer" w:date="2025-02-28T18:38:00Z" w16du:dateUtc="2025-02-28T17:38:00Z">
        <w:r w:rsidR="00525FDA">
          <w:rPr>
            <w:rFonts w:ascii="Arial" w:hAnsi="Arial" w:cs="Arial"/>
            <w:sz w:val="24"/>
            <w:szCs w:val="24"/>
          </w:rPr>
          <w:t xml:space="preserve"> der Boeing 777</w:t>
        </w:r>
      </w:ins>
      <w:r w:rsidRPr="00944672">
        <w:rPr>
          <w:rFonts w:ascii="Arial" w:hAnsi="Arial" w:cs="Arial"/>
          <w:sz w:val="24"/>
          <w:szCs w:val="24"/>
        </w:rPr>
        <w:t xml:space="preserve"> ist 67 cm hoch und 106 cm breit. Der Verschlussmechanismus ist so erdacht, dass unten an der Tür</w:t>
      </w:r>
      <w:del w:id="3752" w:author="Lektorat Bauer" w:date="2025-02-28T18:39:00Z" w16du:dateUtc="2025-02-28T17:39:00Z">
        <w:r w:rsidRPr="00944672" w:rsidDel="00525FDA">
          <w:rPr>
            <w:rFonts w:ascii="Arial" w:hAnsi="Arial" w:cs="Arial"/>
            <w:sz w:val="24"/>
            <w:szCs w:val="24"/>
          </w:rPr>
          <w:delText>,</w:delText>
        </w:r>
      </w:del>
      <w:r w:rsidRPr="00944672">
        <w:rPr>
          <w:rFonts w:ascii="Arial" w:hAnsi="Arial" w:cs="Arial"/>
          <w:sz w:val="24"/>
          <w:szCs w:val="24"/>
        </w:rPr>
        <w:t xml:space="preserve"> zentriert der Öffnungsmechanismus angebracht ist</w:t>
      </w:r>
      <w:ins w:id="3753" w:author="Lektorat Bauer" w:date="2025-02-28T18:39:00Z" w16du:dateUtc="2025-02-28T17:39:00Z">
        <w:r w:rsidR="00525FDA">
          <w:rPr>
            <w:rFonts w:ascii="Arial" w:hAnsi="Arial" w:cs="Arial"/>
            <w:sz w:val="24"/>
            <w:szCs w:val="24"/>
          </w:rPr>
          <w:t>.</w:t>
        </w:r>
      </w:ins>
      <w:r w:rsidRPr="00944672">
        <w:rPr>
          <w:rFonts w:ascii="Arial" w:hAnsi="Arial" w:cs="Arial"/>
          <w:sz w:val="24"/>
          <w:szCs w:val="24"/>
        </w:rPr>
        <w:t xml:space="preserve"> </w:t>
      </w:r>
      <w:del w:id="3754" w:author="Lektorat Bauer" w:date="2025-02-28T18:39:00Z" w16du:dateUtc="2025-02-28T17:39:00Z">
        <w:r w:rsidRPr="00944672" w:rsidDel="00525FDA">
          <w:rPr>
            <w:rFonts w:ascii="Arial" w:hAnsi="Arial" w:cs="Arial"/>
            <w:sz w:val="24"/>
            <w:szCs w:val="24"/>
          </w:rPr>
          <w:delText>und am</w:delText>
        </w:r>
      </w:del>
      <w:ins w:id="3755" w:author="Lektorat Bauer" w:date="2025-02-28T18:39:00Z" w16du:dateUtc="2025-02-28T17:39:00Z">
        <w:r w:rsidR="00525FDA">
          <w:rPr>
            <w:rFonts w:ascii="Arial" w:hAnsi="Arial" w:cs="Arial"/>
            <w:sz w:val="24"/>
            <w:szCs w:val="24"/>
          </w:rPr>
          <w:t>Am</w:t>
        </w:r>
      </w:ins>
      <w:r w:rsidRPr="00944672">
        <w:rPr>
          <w:rFonts w:ascii="Arial" w:hAnsi="Arial" w:cs="Arial"/>
          <w:sz w:val="24"/>
          <w:szCs w:val="24"/>
        </w:rPr>
        <w:t xml:space="preserve"> oberen Ende ist die Luke an zwei Scharnieren mit dem Rumpf verbunden. </w:t>
      </w:r>
    </w:p>
    <w:p w14:paraId="73D33E76" w14:textId="580237D8"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Ste</w:t>
      </w:r>
      <w:ins w:id="3756" w:author="Lektorat Bauer" w:date="2025-02-28T18:39:00Z" w16du:dateUtc="2025-02-28T17:39:00Z">
        <w:r w:rsidR="00525FDA">
          <w:rPr>
            <w:rFonts w:ascii="Arial" w:hAnsi="Arial" w:cs="Arial"/>
            <w:sz w:val="24"/>
            <w:szCs w:val="24"/>
          </w:rPr>
          <w:t>h</w:t>
        </w:r>
      </w:ins>
      <w:r w:rsidRPr="00944672">
        <w:rPr>
          <w:rFonts w:ascii="Arial" w:hAnsi="Arial" w:cs="Arial"/>
          <w:sz w:val="24"/>
          <w:szCs w:val="24"/>
        </w:rPr>
        <w:t xml:space="preserve">t das Flugzeug am Flughafen, </w:t>
      </w:r>
      <w:del w:id="3757" w:author="Lektorat Bauer" w:date="2025-02-28T18:39:00Z" w16du:dateUtc="2025-02-28T17:39:00Z">
        <w:r w:rsidRPr="00944672" w:rsidDel="00525FDA">
          <w:rPr>
            <w:rFonts w:ascii="Arial" w:hAnsi="Arial" w:cs="Arial"/>
            <w:sz w:val="24"/>
            <w:szCs w:val="24"/>
          </w:rPr>
          <w:delText xml:space="preserve">so </w:delText>
        </w:r>
      </w:del>
      <w:r w:rsidRPr="00944672">
        <w:rPr>
          <w:rFonts w:ascii="Arial" w:hAnsi="Arial" w:cs="Arial"/>
          <w:sz w:val="24"/>
          <w:szCs w:val="24"/>
        </w:rPr>
        <w:t xml:space="preserve">fährt ein Mitarbeiter die Ladebühne an das Flugzeug heran, betätigt den Öffnungsmechanismus und die Tür schwingt nach außen auf. Nach der Notwasserung </w:t>
      </w:r>
      <w:del w:id="3758" w:author="Lektorat Bauer" w:date="2025-02-28T18:39:00Z" w16du:dateUtc="2025-02-28T17:39:00Z">
        <w:r w:rsidRPr="00944672" w:rsidDel="00525FDA">
          <w:rPr>
            <w:rFonts w:ascii="Arial" w:hAnsi="Arial" w:cs="Arial"/>
            <w:sz w:val="24"/>
            <w:szCs w:val="24"/>
          </w:rPr>
          <w:delText xml:space="preserve">ergab sich jedoch die Situation, </w:delText>
        </w:r>
        <w:commentRangeStart w:id="3759"/>
        <w:r w:rsidRPr="00944672" w:rsidDel="00525FDA">
          <w:rPr>
            <w:rFonts w:ascii="Arial" w:hAnsi="Arial" w:cs="Arial"/>
            <w:sz w:val="24"/>
            <w:szCs w:val="24"/>
          </w:rPr>
          <w:delText>dass</w:delText>
        </w:r>
      </w:del>
      <w:commentRangeEnd w:id="3759"/>
      <w:r w:rsidR="00525FDA">
        <w:rPr>
          <w:rStyle w:val="Kommentarzeichen"/>
        </w:rPr>
        <w:commentReference w:id="3759"/>
      </w:r>
      <w:del w:id="3760" w:author="Lektorat Bauer" w:date="2025-02-28T18:39:00Z" w16du:dateUtc="2025-02-28T17:39:00Z">
        <w:r w:rsidRPr="00944672" w:rsidDel="00525FDA">
          <w:rPr>
            <w:rFonts w:ascii="Arial" w:hAnsi="Arial" w:cs="Arial"/>
            <w:sz w:val="24"/>
            <w:szCs w:val="24"/>
          </w:rPr>
          <w:delText xml:space="preserve"> </w:delText>
        </w:r>
      </w:del>
      <w:ins w:id="3761" w:author="Lektorat Bauer" w:date="2025-02-28T18:39:00Z" w16du:dateUtc="2025-02-28T17:39:00Z">
        <w:r w:rsidR="00525FDA">
          <w:rPr>
            <w:rFonts w:ascii="Arial" w:hAnsi="Arial" w:cs="Arial"/>
            <w:sz w:val="24"/>
            <w:szCs w:val="24"/>
          </w:rPr>
          <w:t xml:space="preserve">drückte </w:t>
        </w:r>
      </w:ins>
      <w:r w:rsidRPr="00944672">
        <w:rPr>
          <w:rFonts w:ascii="Arial" w:hAnsi="Arial" w:cs="Arial"/>
          <w:sz w:val="24"/>
          <w:szCs w:val="24"/>
        </w:rPr>
        <w:t xml:space="preserve">das Wasser </w:t>
      </w:r>
      <w:ins w:id="3762" w:author="Lektorat Bauer" w:date="2025-02-28T18:39:00Z" w16du:dateUtc="2025-02-28T17:39:00Z">
        <w:r w:rsidR="00525FDA">
          <w:rPr>
            <w:rFonts w:ascii="Arial" w:hAnsi="Arial" w:cs="Arial"/>
            <w:sz w:val="24"/>
            <w:szCs w:val="24"/>
          </w:rPr>
          <w:t xml:space="preserve">jedoch </w:t>
        </w:r>
      </w:ins>
      <w:r w:rsidRPr="00944672">
        <w:rPr>
          <w:rFonts w:ascii="Arial" w:hAnsi="Arial" w:cs="Arial"/>
          <w:sz w:val="24"/>
          <w:szCs w:val="24"/>
        </w:rPr>
        <w:t>von außen gegen die Ladeluke</w:t>
      </w:r>
      <w:del w:id="3763" w:author="Lektorat Bauer" w:date="2025-02-28T18:39:00Z" w16du:dateUtc="2025-02-28T17:39:00Z">
        <w:r w:rsidRPr="00944672" w:rsidDel="00525FDA">
          <w:rPr>
            <w:rFonts w:ascii="Arial" w:hAnsi="Arial" w:cs="Arial"/>
            <w:sz w:val="24"/>
            <w:szCs w:val="24"/>
          </w:rPr>
          <w:delText xml:space="preserve"> drückte,</w:delText>
        </w:r>
      </w:del>
      <w:r w:rsidRPr="00944672">
        <w:rPr>
          <w:rFonts w:ascii="Arial" w:hAnsi="Arial" w:cs="Arial"/>
          <w:sz w:val="24"/>
          <w:szCs w:val="24"/>
        </w:rPr>
        <w:t xml:space="preserve"> und </w:t>
      </w:r>
      <w:del w:id="3764" w:author="Lektorat Bauer" w:date="2025-02-28T18:39:00Z" w16du:dateUtc="2025-02-28T17:39:00Z">
        <w:r w:rsidRPr="00944672" w:rsidDel="00525FDA">
          <w:rPr>
            <w:rFonts w:ascii="Arial" w:hAnsi="Arial" w:cs="Arial"/>
            <w:sz w:val="24"/>
            <w:szCs w:val="24"/>
          </w:rPr>
          <w:delText xml:space="preserve">sich </w:delText>
        </w:r>
      </w:del>
      <w:r w:rsidRPr="00944672">
        <w:rPr>
          <w:rFonts w:ascii="Arial" w:hAnsi="Arial" w:cs="Arial"/>
          <w:sz w:val="24"/>
          <w:szCs w:val="24"/>
        </w:rPr>
        <w:t xml:space="preserve">die Tür </w:t>
      </w:r>
      <w:ins w:id="3765" w:author="Lektorat Bauer" w:date="2025-02-28T18:39:00Z" w16du:dateUtc="2025-02-28T17:39:00Z">
        <w:r w:rsidR="00525FDA">
          <w:rPr>
            <w:rFonts w:ascii="Arial" w:hAnsi="Arial" w:cs="Arial"/>
            <w:sz w:val="24"/>
            <w:szCs w:val="24"/>
          </w:rPr>
          <w:t xml:space="preserve">ließ sich </w:t>
        </w:r>
      </w:ins>
      <w:r w:rsidRPr="00944672">
        <w:rPr>
          <w:rFonts w:ascii="Arial" w:hAnsi="Arial" w:cs="Arial"/>
          <w:sz w:val="24"/>
          <w:szCs w:val="24"/>
        </w:rPr>
        <w:t>nicht öffnen</w:t>
      </w:r>
      <w:del w:id="3766" w:author="Lektorat Bauer" w:date="2025-02-28T18:39:00Z" w16du:dateUtc="2025-02-28T17:39:00Z">
        <w:r w:rsidRPr="00944672" w:rsidDel="00525FDA">
          <w:rPr>
            <w:rFonts w:ascii="Arial" w:hAnsi="Arial" w:cs="Arial"/>
            <w:sz w:val="24"/>
            <w:szCs w:val="24"/>
          </w:rPr>
          <w:delText xml:space="preserve"> ließ</w:delText>
        </w:r>
      </w:del>
      <w:r w:rsidRPr="00944672">
        <w:rPr>
          <w:rFonts w:ascii="Arial" w:hAnsi="Arial" w:cs="Arial"/>
          <w:sz w:val="24"/>
          <w:szCs w:val="24"/>
        </w:rPr>
        <w:t>.</w:t>
      </w:r>
    </w:p>
    <w:p w14:paraId="0A1020C4" w14:textId="557228DF"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Um die Tür zu öffnen, war jetzt vorgesehen, </w:t>
      </w:r>
      <w:del w:id="3767" w:author="Lektorat Bauer" w:date="2025-02-28T18:40:00Z" w16du:dateUtc="2025-02-28T17:40:00Z">
        <w:r w:rsidRPr="00944672" w:rsidDel="00525FDA">
          <w:rPr>
            <w:rFonts w:ascii="Arial" w:hAnsi="Arial" w:cs="Arial"/>
            <w:sz w:val="24"/>
            <w:szCs w:val="24"/>
          </w:rPr>
          <w:delText xml:space="preserve">dass </w:delText>
        </w:r>
      </w:del>
      <w:r w:rsidRPr="00944672">
        <w:rPr>
          <w:rFonts w:ascii="Arial" w:hAnsi="Arial" w:cs="Arial"/>
          <w:sz w:val="24"/>
          <w:szCs w:val="24"/>
        </w:rPr>
        <w:t>jeweils auf den oberen Scharnieren und auf dem mittleren Schloss unten</w:t>
      </w:r>
      <w:del w:id="3768" w:author="Lektorat Bauer" w:date="2025-02-28T18:40:00Z" w16du:dateUtc="2025-02-28T17:40:00Z">
        <w:r w:rsidRPr="00944672" w:rsidDel="00525FDA">
          <w:rPr>
            <w:rFonts w:ascii="Arial" w:hAnsi="Arial" w:cs="Arial"/>
            <w:sz w:val="24"/>
            <w:szCs w:val="24"/>
          </w:rPr>
          <w:delText>,</w:delText>
        </w:r>
      </w:del>
      <w:r w:rsidRPr="00944672">
        <w:rPr>
          <w:rFonts w:ascii="Arial" w:hAnsi="Arial" w:cs="Arial"/>
          <w:sz w:val="24"/>
          <w:szCs w:val="24"/>
        </w:rPr>
        <w:t xml:space="preserve"> eine Sprengladung </w:t>
      </w:r>
      <w:del w:id="3769" w:author="Lektorat Bauer" w:date="2025-02-28T18:40:00Z" w16du:dateUtc="2025-02-28T17:40:00Z">
        <w:r w:rsidRPr="00944672" w:rsidDel="00525FDA">
          <w:rPr>
            <w:rFonts w:ascii="Arial" w:hAnsi="Arial" w:cs="Arial"/>
            <w:sz w:val="24"/>
            <w:szCs w:val="24"/>
          </w:rPr>
          <w:delText>angebracht wird</w:delText>
        </w:r>
      </w:del>
      <w:ins w:id="3770" w:author="Lektorat Bauer" w:date="2025-02-28T18:40:00Z" w16du:dateUtc="2025-02-28T17:40:00Z">
        <w:r w:rsidR="00525FDA">
          <w:rPr>
            <w:rFonts w:ascii="Arial" w:hAnsi="Arial" w:cs="Arial"/>
            <w:sz w:val="24"/>
            <w:szCs w:val="24"/>
          </w:rPr>
          <w:t>anzubringen</w:t>
        </w:r>
      </w:ins>
      <w:r w:rsidRPr="00944672">
        <w:rPr>
          <w:rFonts w:ascii="Arial" w:hAnsi="Arial" w:cs="Arial"/>
          <w:sz w:val="24"/>
          <w:szCs w:val="24"/>
        </w:rPr>
        <w:t xml:space="preserve">. </w:t>
      </w:r>
      <w:commentRangeStart w:id="3771"/>
      <w:r w:rsidRPr="00944672">
        <w:rPr>
          <w:rFonts w:ascii="Arial" w:hAnsi="Arial" w:cs="Arial"/>
          <w:sz w:val="24"/>
          <w:szCs w:val="24"/>
        </w:rPr>
        <w:t>Geplant war</w:t>
      </w:r>
      <w:ins w:id="3772" w:author="Lektorat Bauer" w:date="2025-02-28T18:40:00Z" w16du:dateUtc="2025-02-28T17:40:00Z">
        <w:r w:rsidR="00525FDA">
          <w:rPr>
            <w:rFonts w:ascii="Arial" w:hAnsi="Arial" w:cs="Arial"/>
            <w:sz w:val="24"/>
            <w:szCs w:val="24"/>
          </w:rPr>
          <w:t>,</w:t>
        </w:r>
      </w:ins>
      <w:r w:rsidRPr="00944672">
        <w:rPr>
          <w:rFonts w:ascii="Arial" w:hAnsi="Arial" w:cs="Arial"/>
          <w:sz w:val="24"/>
          <w:szCs w:val="24"/>
        </w:rPr>
        <w:t xml:space="preserve"> das</w:t>
      </w:r>
      <w:ins w:id="3773" w:author="Lektorat Bauer" w:date="2025-02-28T18:40:00Z" w16du:dateUtc="2025-02-28T17:40:00Z">
        <w:r w:rsidR="00525FDA">
          <w:rPr>
            <w:rFonts w:ascii="Arial" w:hAnsi="Arial" w:cs="Arial"/>
            <w:sz w:val="24"/>
            <w:szCs w:val="24"/>
          </w:rPr>
          <w:t>s</w:t>
        </w:r>
      </w:ins>
      <w:r w:rsidRPr="00944672">
        <w:rPr>
          <w:rFonts w:ascii="Arial" w:hAnsi="Arial" w:cs="Arial"/>
          <w:sz w:val="24"/>
          <w:szCs w:val="24"/>
        </w:rPr>
        <w:t xml:space="preserve"> die Ladungen gleichzeitig zu und sich die Ladeluke dadurch vom Flugzeug löst.</w:t>
      </w:r>
      <w:commentRangeEnd w:id="3771"/>
      <w:r w:rsidR="00525FDA">
        <w:rPr>
          <w:rStyle w:val="Kommentarzeichen"/>
        </w:rPr>
        <w:commentReference w:id="3771"/>
      </w:r>
    </w:p>
    <w:p w14:paraId="27C5C843" w14:textId="5C869FC3"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In dem Augenblick, in dem die Luke geöffnet werden würde, würde das Wasser aber auch in den Frachtraum hineinströmen. Diese spontane Gewichtszunahme vorne</w:t>
      </w:r>
      <w:del w:id="3774" w:author="Lektorat Bauer" w:date="2025-02-28T18:41:00Z" w16du:dateUtc="2025-02-28T17:41:00Z">
        <w:r w:rsidRPr="00944672" w:rsidDel="00525FDA">
          <w:rPr>
            <w:rFonts w:ascii="Arial" w:hAnsi="Arial" w:cs="Arial"/>
            <w:sz w:val="24"/>
            <w:szCs w:val="24"/>
          </w:rPr>
          <w:delText>,</w:delText>
        </w:r>
      </w:del>
      <w:r w:rsidRPr="00944672">
        <w:rPr>
          <w:rFonts w:ascii="Arial" w:hAnsi="Arial" w:cs="Arial"/>
          <w:sz w:val="24"/>
          <w:szCs w:val="24"/>
        </w:rPr>
        <w:t xml:space="preserve"> würde </w:t>
      </w:r>
      <w:del w:id="3775" w:author="Lektorat Bauer" w:date="2025-02-28T18:41:00Z" w16du:dateUtc="2025-02-28T17:41:00Z">
        <w:r w:rsidRPr="00944672" w:rsidDel="00525FDA">
          <w:rPr>
            <w:rFonts w:ascii="Arial" w:hAnsi="Arial" w:cs="Arial"/>
            <w:sz w:val="24"/>
            <w:szCs w:val="24"/>
          </w:rPr>
          <w:delText xml:space="preserve">dazu führen, dass </w:delText>
        </w:r>
      </w:del>
      <w:r w:rsidRPr="00944672">
        <w:rPr>
          <w:rFonts w:ascii="Arial" w:hAnsi="Arial" w:cs="Arial"/>
          <w:sz w:val="24"/>
          <w:szCs w:val="24"/>
        </w:rPr>
        <w:t>das Flugzeug vo</w:t>
      </w:r>
      <w:ins w:id="3776" w:author="Lektorat Bauer" w:date="2025-02-28T18:41:00Z" w16du:dateUtc="2025-02-28T17:41:00Z">
        <w:r w:rsidR="00525FDA">
          <w:rPr>
            <w:rFonts w:ascii="Arial" w:hAnsi="Arial" w:cs="Arial"/>
            <w:sz w:val="24"/>
            <w:szCs w:val="24"/>
          </w:rPr>
          <w:t>r</w:t>
        </w:r>
      </w:ins>
      <w:r w:rsidRPr="00944672">
        <w:rPr>
          <w:rFonts w:ascii="Arial" w:hAnsi="Arial" w:cs="Arial"/>
          <w:sz w:val="24"/>
          <w:szCs w:val="24"/>
        </w:rPr>
        <w:t>n</w:t>
      </w:r>
      <w:del w:id="3777" w:author="Lektorat Bauer" w:date="2025-02-28T18:41:00Z" w16du:dateUtc="2025-02-28T17:41:00Z">
        <w:r w:rsidRPr="00944672" w:rsidDel="00525FDA">
          <w:rPr>
            <w:rFonts w:ascii="Arial" w:hAnsi="Arial" w:cs="Arial"/>
            <w:sz w:val="24"/>
            <w:szCs w:val="24"/>
          </w:rPr>
          <w:delText xml:space="preserve"> </w:delText>
        </w:r>
      </w:del>
      <w:r w:rsidRPr="00944672">
        <w:rPr>
          <w:rFonts w:ascii="Arial" w:hAnsi="Arial" w:cs="Arial"/>
          <w:sz w:val="24"/>
          <w:szCs w:val="24"/>
        </w:rPr>
        <w:t xml:space="preserve">über ins Meer </w:t>
      </w:r>
      <w:del w:id="3778" w:author="Lektorat Bauer" w:date="2025-02-28T18:41:00Z" w16du:dateUtc="2025-02-28T17:41:00Z">
        <w:r w:rsidRPr="00944672" w:rsidDel="00525FDA">
          <w:rPr>
            <w:rFonts w:ascii="Arial" w:hAnsi="Arial" w:cs="Arial"/>
            <w:sz w:val="24"/>
            <w:szCs w:val="24"/>
          </w:rPr>
          <w:delText>eintaucht und versinkt</w:delText>
        </w:r>
      </w:del>
      <w:ins w:id="3779" w:author="Lektorat Bauer" w:date="2025-02-28T18:41:00Z" w16du:dateUtc="2025-02-28T17:41:00Z">
        <w:r w:rsidR="00525FDA">
          <w:rPr>
            <w:rFonts w:ascii="Arial" w:hAnsi="Arial" w:cs="Arial"/>
            <w:sz w:val="24"/>
            <w:szCs w:val="24"/>
          </w:rPr>
          <w:t>eintauchen und versinken lassen</w:t>
        </w:r>
      </w:ins>
      <w:r w:rsidRPr="00944672">
        <w:rPr>
          <w:rFonts w:ascii="Arial" w:hAnsi="Arial" w:cs="Arial"/>
          <w:sz w:val="24"/>
          <w:szCs w:val="24"/>
        </w:rPr>
        <w:t>.</w:t>
      </w:r>
    </w:p>
    <w:p w14:paraId="69A069A2" w14:textId="6B1942EF"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del w:id="3780" w:author="Lektorat Bauer" w:date="2025-02-28T18:41:00Z" w16du:dateUtc="2025-02-28T17:41:00Z">
        <w:r w:rsidRPr="00944672" w:rsidDel="00525FDA">
          <w:rPr>
            <w:rFonts w:ascii="Arial" w:hAnsi="Arial" w:cs="Arial"/>
            <w:sz w:val="24"/>
            <w:szCs w:val="24"/>
          </w:rPr>
          <w:delText xml:space="preserve">Bei der Planung in </w:delText>
        </w:r>
        <w:commentRangeStart w:id="3781"/>
        <w:r w:rsidRPr="00944672" w:rsidDel="00525FDA">
          <w:rPr>
            <w:rFonts w:ascii="Arial" w:hAnsi="Arial" w:cs="Arial"/>
            <w:sz w:val="24"/>
            <w:szCs w:val="24"/>
          </w:rPr>
          <w:delText>Nordkorea</w:delText>
        </w:r>
      </w:del>
      <w:commentRangeEnd w:id="3781"/>
      <w:r w:rsidR="00525FDA">
        <w:rPr>
          <w:rStyle w:val="Kommentarzeichen"/>
        </w:rPr>
        <w:commentReference w:id="3781"/>
      </w:r>
      <w:del w:id="3782" w:author="Lektorat Bauer" w:date="2025-02-28T18:41:00Z" w16du:dateUtc="2025-02-28T17:41:00Z">
        <w:r w:rsidRPr="00944672" w:rsidDel="00525FDA">
          <w:rPr>
            <w:rFonts w:ascii="Arial" w:hAnsi="Arial" w:cs="Arial"/>
            <w:sz w:val="24"/>
            <w:szCs w:val="24"/>
          </w:rPr>
          <w:delText xml:space="preserve">, wurde viel gerechnet und ausprobiert, und an einem Proberumpf auch die Sprengung, und das Wasser eindringen, simuliert. </w:delText>
        </w:r>
      </w:del>
      <w:r w:rsidRPr="00944672">
        <w:rPr>
          <w:rFonts w:ascii="Arial" w:hAnsi="Arial" w:cs="Arial"/>
          <w:sz w:val="24"/>
          <w:szCs w:val="24"/>
        </w:rPr>
        <w:t>Alle Berechnungen gingen davon aus, dass maximal 5</w:t>
      </w:r>
      <w:ins w:id="3783" w:author="Lektorat Bauer" w:date="2025-02-28T18:41:00Z" w16du:dateUtc="2025-02-28T17:41:00Z">
        <w:r w:rsidR="00525FDA">
          <w:rPr>
            <w:rFonts w:ascii="Arial" w:hAnsi="Arial" w:cs="Arial"/>
            <w:sz w:val="24"/>
            <w:szCs w:val="24"/>
          </w:rPr>
          <w:t xml:space="preserve"> bis </w:t>
        </w:r>
      </w:ins>
      <w:del w:id="3784" w:author="Lektorat Bauer" w:date="2025-02-28T18:41:00Z" w16du:dateUtc="2025-02-28T17:41:00Z">
        <w:r w:rsidRPr="00944672" w:rsidDel="00525FDA">
          <w:rPr>
            <w:rFonts w:ascii="Arial" w:hAnsi="Arial" w:cs="Arial"/>
            <w:sz w:val="24"/>
            <w:szCs w:val="24"/>
          </w:rPr>
          <w:delText>-</w:delText>
        </w:r>
      </w:del>
      <w:r w:rsidRPr="00944672">
        <w:rPr>
          <w:rFonts w:ascii="Arial" w:hAnsi="Arial" w:cs="Arial"/>
          <w:sz w:val="24"/>
          <w:szCs w:val="24"/>
        </w:rPr>
        <w:t>7 Minuten Zeit blieben, bis das Flugzeug versinken würde.</w:t>
      </w:r>
    </w:p>
    <w:p w14:paraId="4A016E00" w14:textId="27C2EA23"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Dadurch, dass das Flugzeug nach vorne versinken würde, </w:t>
      </w:r>
      <w:del w:id="3785" w:author="Lektorat Bauer" w:date="2025-02-28T18:41:00Z" w16du:dateUtc="2025-02-28T17:41:00Z">
        <w:r w:rsidRPr="00944672" w:rsidDel="00525FDA">
          <w:rPr>
            <w:rFonts w:ascii="Arial" w:hAnsi="Arial" w:cs="Arial"/>
            <w:sz w:val="24"/>
            <w:szCs w:val="24"/>
          </w:rPr>
          <w:delText xml:space="preserve">entsteht </w:delText>
        </w:r>
      </w:del>
      <w:ins w:id="3786" w:author="Lektorat Bauer" w:date="2025-02-28T18:41:00Z" w16du:dateUtc="2025-02-28T17:41:00Z">
        <w:r w:rsidR="00525FDA">
          <w:rPr>
            <w:rFonts w:ascii="Arial" w:hAnsi="Arial" w:cs="Arial"/>
            <w:sz w:val="24"/>
            <w:szCs w:val="24"/>
          </w:rPr>
          <w:t>enstand</w:t>
        </w:r>
        <w:r w:rsidR="00525FDA" w:rsidRPr="00944672">
          <w:rPr>
            <w:rFonts w:ascii="Arial" w:hAnsi="Arial" w:cs="Arial"/>
            <w:sz w:val="24"/>
            <w:szCs w:val="24"/>
          </w:rPr>
          <w:t xml:space="preserve"> </w:t>
        </w:r>
      </w:ins>
      <w:r w:rsidRPr="00944672">
        <w:rPr>
          <w:rFonts w:ascii="Arial" w:hAnsi="Arial" w:cs="Arial"/>
          <w:sz w:val="24"/>
          <w:szCs w:val="24"/>
        </w:rPr>
        <w:t>noch eine zweite Gefahr. Die Frachtpaletten könnten</w:t>
      </w:r>
      <w:ins w:id="3787" w:author="Lektorat Bauer" w:date="2025-02-28T18:42:00Z" w16du:dateUtc="2025-02-28T17:42:00Z">
        <w:r w:rsidR="00525FDA">
          <w:rPr>
            <w:rFonts w:ascii="Arial" w:hAnsi="Arial" w:cs="Arial"/>
            <w:sz w:val="24"/>
            <w:szCs w:val="24"/>
          </w:rPr>
          <w:t xml:space="preserve"> sich</w:t>
        </w:r>
      </w:ins>
      <w:r w:rsidRPr="00944672">
        <w:rPr>
          <w:rFonts w:ascii="Arial" w:hAnsi="Arial" w:cs="Arial"/>
          <w:sz w:val="24"/>
          <w:szCs w:val="24"/>
        </w:rPr>
        <w:t xml:space="preserve">, da sich der Winkel schnell verändert, </w:t>
      </w:r>
      <w:del w:id="3788" w:author="Lektorat Bauer" w:date="2025-02-28T18:42:00Z" w16du:dateUtc="2025-02-28T17:42:00Z">
        <w:r w:rsidRPr="00944672" w:rsidDel="00525FDA">
          <w:rPr>
            <w:rFonts w:ascii="Arial" w:hAnsi="Arial" w:cs="Arial"/>
            <w:sz w:val="24"/>
            <w:szCs w:val="24"/>
          </w:rPr>
          <w:delText xml:space="preserve">sich </w:delText>
        </w:r>
      </w:del>
      <w:r w:rsidRPr="00944672">
        <w:rPr>
          <w:rFonts w:ascii="Arial" w:hAnsi="Arial" w:cs="Arial"/>
          <w:sz w:val="24"/>
          <w:szCs w:val="24"/>
        </w:rPr>
        <w:t>aus der Verankerung lösen</w:t>
      </w:r>
      <w:del w:id="3789" w:author="Lektorat Bauer" w:date="2025-02-28T18:42:00Z" w16du:dateUtc="2025-02-28T17:42:00Z">
        <w:r w:rsidRPr="00944672" w:rsidDel="00525FDA">
          <w:rPr>
            <w:rFonts w:ascii="Arial" w:hAnsi="Arial" w:cs="Arial"/>
            <w:sz w:val="24"/>
            <w:szCs w:val="24"/>
          </w:rPr>
          <w:delText>,</w:delText>
        </w:r>
      </w:del>
      <w:r w:rsidRPr="00944672">
        <w:rPr>
          <w:rFonts w:ascii="Arial" w:hAnsi="Arial" w:cs="Arial"/>
          <w:sz w:val="24"/>
          <w:szCs w:val="24"/>
        </w:rPr>
        <w:t xml:space="preserve"> und nach vorne rutschen.</w:t>
      </w:r>
    </w:p>
    <w:p w14:paraId="33E5E365" w14:textId="633FBB64"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Für die Kampfschwimmer bedeutete dies</w:t>
      </w:r>
      <w:ins w:id="3790" w:author="Lektorat Bauer" w:date="2025-02-28T18:42:00Z" w16du:dateUtc="2025-02-28T17:42:00Z">
        <w:r w:rsidR="00525FDA">
          <w:rPr>
            <w:rFonts w:ascii="Arial" w:hAnsi="Arial" w:cs="Arial"/>
            <w:sz w:val="24"/>
            <w:szCs w:val="24"/>
          </w:rPr>
          <w:t>:</w:t>
        </w:r>
      </w:ins>
      <w:del w:id="3791" w:author="Lektorat Bauer" w:date="2025-02-28T18:42:00Z" w16du:dateUtc="2025-02-28T17:42:00Z">
        <w:r w:rsidRPr="00944672" w:rsidDel="00525FDA">
          <w:rPr>
            <w:rFonts w:ascii="Arial" w:hAnsi="Arial" w:cs="Arial"/>
            <w:sz w:val="24"/>
            <w:szCs w:val="24"/>
          </w:rPr>
          <w:delText>,</w:delText>
        </w:r>
      </w:del>
      <w:r w:rsidRPr="00944672">
        <w:rPr>
          <w:rFonts w:ascii="Arial" w:hAnsi="Arial" w:cs="Arial"/>
          <w:sz w:val="24"/>
          <w:szCs w:val="24"/>
        </w:rPr>
        <w:t xml:space="preserve"> sobald die Luke entfernt war, mussten zwei von ihnen vor den ersten Frachtcontainern</w:t>
      </w:r>
      <w:ins w:id="3792" w:author="Lektorat Bauer" w:date="2025-02-28T18:42:00Z" w16du:dateUtc="2025-02-28T17:42:00Z">
        <w:r w:rsidR="00525FDA">
          <w:rPr>
            <w:rFonts w:ascii="Arial" w:hAnsi="Arial" w:cs="Arial"/>
            <w:sz w:val="24"/>
            <w:szCs w:val="24"/>
          </w:rPr>
          <w:t xml:space="preserve"> eine</w:t>
        </w:r>
      </w:ins>
      <w:r w:rsidRPr="00944672">
        <w:rPr>
          <w:rFonts w:ascii="Arial" w:hAnsi="Arial" w:cs="Arial"/>
          <w:sz w:val="24"/>
          <w:szCs w:val="24"/>
        </w:rPr>
        <w:t xml:space="preserve"> provisorische Bremse anbringen. Hierfür wurden vier Teleskopstangen mitgeführt, diese sollten zwischen Boden und Decke gespannt werden und so </w:t>
      </w:r>
      <w:del w:id="3793" w:author="Lektorat Bauer" w:date="2025-02-28T18:42:00Z" w16du:dateUtc="2025-02-28T17:42:00Z">
        <w:r w:rsidRPr="00944672" w:rsidDel="00525FDA">
          <w:rPr>
            <w:rFonts w:ascii="Arial" w:hAnsi="Arial" w:cs="Arial"/>
            <w:sz w:val="24"/>
            <w:szCs w:val="24"/>
          </w:rPr>
          <w:delText>dafür sorgen, dass ein</w:delText>
        </w:r>
      </w:del>
      <w:ins w:id="3794" w:author="Lektorat Bauer" w:date="2025-02-28T18:42:00Z" w16du:dateUtc="2025-02-28T17:42:00Z">
        <w:r w:rsidR="00525FDA">
          <w:rPr>
            <w:rFonts w:ascii="Arial" w:hAnsi="Arial" w:cs="Arial"/>
            <w:sz w:val="24"/>
            <w:szCs w:val="24"/>
          </w:rPr>
          <w:t>einen</w:t>
        </w:r>
      </w:ins>
      <w:r w:rsidRPr="00944672">
        <w:rPr>
          <w:rFonts w:ascii="Arial" w:hAnsi="Arial" w:cs="Arial"/>
          <w:sz w:val="24"/>
          <w:szCs w:val="24"/>
        </w:rPr>
        <w:t xml:space="preserve"> Zeitgewinn von 30</w:t>
      </w:r>
      <w:ins w:id="3795" w:author="Lektorat Bauer" w:date="2025-02-28T18:42:00Z" w16du:dateUtc="2025-02-28T17:42:00Z">
        <w:r w:rsidR="00525FDA">
          <w:rPr>
            <w:rFonts w:ascii="Arial" w:hAnsi="Arial" w:cs="Arial"/>
            <w:sz w:val="24"/>
            <w:szCs w:val="24"/>
          </w:rPr>
          <w:t xml:space="preserve"> bis </w:t>
        </w:r>
      </w:ins>
      <w:del w:id="3796" w:author="Lektorat Bauer" w:date="2025-02-28T18:42:00Z" w16du:dateUtc="2025-02-28T17:42:00Z">
        <w:r w:rsidRPr="00944672" w:rsidDel="00525FDA">
          <w:rPr>
            <w:rFonts w:ascii="Arial" w:hAnsi="Arial" w:cs="Arial"/>
            <w:sz w:val="24"/>
            <w:szCs w:val="24"/>
          </w:rPr>
          <w:delText>-</w:delText>
        </w:r>
      </w:del>
      <w:r w:rsidRPr="00944672">
        <w:rPr>
          <w:rFonts w:ascii="Arial" w:hAnsi="Arial" w:cs="Arial"/>
          <w:sz w:val="24"/>
          <w:szCs w:val="24"/>
        </w:rPr>
        <w:t xml:space="preserve">45 Sekunden </w:t>
      </w:r>
      <w:del w:id="3797" w:author="Lektorat Bauer" w:date="2025-02-28T18:42:00Z" w16du:dateUtc="2025-02-28T17:42:00Z">
        <w:r w:rsidRPr="00944672" w:rsidDel="00525FDA">
          <w:rPr>
            <w:rFonts w:ascii="Arial" w:hAnsi="Arial" w:cs="Arial"/>
            <w:sz w:val="24"/>
            <w:szCs w:val="24"/>
          </w:rPr>
          <w:delText>entsteht</w:delText>
        </w:r>
      </w:del>
      <w:ins w:id="3798" w:author="Lektorat Bauer" w:date="2025-02-28T18:42:00Z" w16du:dateUtc="2025-02-28T17:42:00Z">
        <w:r w:rsidR="00525FDA">
          <w:rPr>
            <w:rFonts w:ascii="Arial" w:hAnsi="Arial" w:cs="Arial"/>
            <w:sz w:val="24"/>
            <w:szCs w:val="24"/>
          </w:rPr>
          <w:t>ermöglichen</w:t>
        </w:r>
      </w:ins>
      <w:r w:rsidRPr="00944672">
        <w:rPr>
          <w:rFonts w:ascii="Arial" w:hAnsi="Arial" w:cs="Arial"/>
          <w:sz w:val="24"/>
          <w:szCs w:val="24"/>
        </w:rPr>
        <w:t>.</w:t>
      </w:r>
    </w:p>
    <w:p w14:paraId="15517B07" w14:textId="5D33995C"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Eine zweite Gruppe Kampfschwimmer</w:t>
      </w:r>
      <w:del w:id="3799" w:author="Lektorat Bauer" w:date="2025-02-28T18:42:00Z" w16du:dateUtc="2025-02-28T17:42:00Z">
        <w:r w:rsidRPr="00944672" w:rsidDel="00525FDA">
          <w:rPr>
            <w:rFonts w:ascii="Arial" w:hAnsi="Arial" w:cs="Arial"/>
            <w:sz w:val="24"/>
            <w:szCs w:val="24"/>
          </w:rPr>
          <w:delText>,</w:delText>
        </w:r>
      </w:del>
      <w:r w:rsidRPr="00944672">
        <w:rPr>
          <w:rFonts w:ascii="Arial" w:hAnsi="Arial" w:cs="Arial"/>
          <w:sz w:val="24"/>
          <w:szCs w:val="24"/>
        </w:rPr>
        <w:t xml:space="preserve"> sollte sich um die Palette mit den Dahlbuschbomben kümmern, </w:t>
      </w:r>
      <w:del w:id="3800" w:author="Lektorat Bauer" w:date="2025-02-28T18:42:00Z" w16du:dateUtc="2025-02-28T17:42:00Z">
        <w:r w:rsidRPr="00944672" w:rsidDel="00525FDA">
          <w:rPr>
            <w:rFonts w:ascii="Arial" w:hAnsi="Arial" w:cs="Arial"/>
            <w:sz w:val="24"/>
            <w:szCs w:val="24"/>
          </w:rPr>
          <w:delText>d.h.</w:delText>
        </w:r>
      </w:del>
      <w:ins w:id="3801" w:author="Lektorat Bauer" w:date="2025-02-28T18:42:00Z" w16du:dateUtc="2025-02-28T17:42:00Z">
        <w:r w:rsidR="00525FDA">
          <w:rPr>
            <w:rFonts w:ascii="Arial" w:hAnsi="Arial" w:cs="Arial"/>
            <w:sz w:val="24"/>
            <w:szCs w:val="24"/>
          </w:rPr>
          <w:t>also</w:t>
        </w:r>
      </w:ins>
      <w:r w:rsidRPr="00944672">
        <w:rPr>
          <w:rFonts w:ascii="Arial" w:hAnsi="Arial" w:cs="Arial"/>
          <w:sz w:val="24"/>
          <w:szCs w:val="24"/>
        </w:rPr>
        <w:t xml:space="preserve"> die Bremsen lösen</w:t>
      </w:r>
      <w:ins w:id="3802" w:author="Lektorat Bauer" w:date="2025-02-28T18:42:00Z" w16du:dateUtc="2025-02-28T17:42:00Z">
        <w:r w:rsidR="00525FDA">
          <w:rPr>
            <w:rFonts w:ascii="Arial" w:hAnsi="Arial" w:cs="Arial"/>
            <w:sz w:val="24"/>
            <w:szCs w:val="24"/>
          </w:rPr>
          <w:t>,</w:t>
        </w:r>
      </w:ins>
      <w:r w:rsidRPr="00944672">
        <w:rPr>
          <w:rFonts w:ascii="Arial" w:hAnsi="Arial" w:cs="Arial"/>
          <w:sz w:val="24"/>
          <w:szCs w:val="24"/>
        </w:rPr>
        <w:t xml:space="preserve"> ein</w:t>
      </w:r>
      <w:ins w:id="3803" w:author="Lektorat Bauer" w:date="2025-02-28T18:42:00Z" w16du:dateUtc="2025-02-28T17:42:00Z">
        <w:r w:rsidR="00525FDA">
          <w:rPr>
            <w:rFonts w:ascii="Arial" w:hAnsi="Arial" w:cs="Arial"/>
            <w:sz w:val="24"/>
            <w:szCs w:val="24"/>
          </w:rPr>
          <w:t>en</w:t>
        </w:r>
      </w:ins>
      <w:r w:rsidRPr="00944672">
        <w:rPr>
          <w:rFonts w:ascii="Arial" w:hAnsi="Arial" w:cs="Arial"/>
          <w:sz w:val="24"/>
          <w:szCs w:val="24"/>
        </w:rPr>
        <w:t xml:space="preserve"> Karabiner anbringen und </w:t>
      </w:r>
      <w:ins w:id="3804" w:author="Lektorat Bauer" w:date="2025-02-28T18:43:00Z" w16du:dateUtc="2025-02-28T17:43:00Z">
        <w:r w:rsidR="00525FDA">
          <w:rPr>
            <w:rFonts w:ascii="Arial" w:hAnsi="Arial" w:cs="Arial"/>
            <w:sz w:val="24"/>
            <w:szCs w:val="24"/>
          </w:rPr>
          <w:t xml:space="preserve">sie </w:t>
        </w:r>
      </w:ins>
      <w:r w:rsidRPr="00944672">
        <w:rPr>
          <w:rFonts w:ascii="Arial" w:hAnsi="Arial" w:cs="Arial"/>
          <w:sz w:val="24"/>
          <w:szCs w:val="24"/>
        </w:rPr>
        <w:t>durch den Kran herausziehen lassen.</w:t>
      </w:r>
    </w:p>
    <w:p w14:paraId="71E96D25" w14:textId="64ADC900"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Für diese Arbeit wurden 3 Minuten </w:t>
      </w:r>
      <w:ins w:id="3805" w:author="Lektorat Bauer" w:date="2025-02-28T18:43:00Z" w16du:dateUtc="2025-02-28T17:43:00Z">
        <w:r w:rsidR="00525FDA">
          <w:rPr>
            <w:rFonts w:ascii="Arial" w:hAnsi="Arial" w:cs="Arial"/>
            <w:sz w:val="24"/>
            <w:szCs w:val="24"/>
          </w:rPr>
          <w:t>ein</w:t>
        </w:r>
      </w:ins>
      <w:r w:rsidRPr="00944672">
        <w:rPr>
          <w:rFonts w:ascii="Arial" w:hAnsi="Arial" w:cs="Arial"/>
          <w:sz w:val="24"/>
          <w:szCs w:val="24"/>
        </w:rPr>
        <w:t>kalkuliert. Sobald die erste Palette entfernt wäre, hätten die nächsten Kampfschwimmer Bewegungsfreiheit, um an die vorne untergebrachte Zielpalette heranzukommen. Auch hier mussten die Bremsen gelöst werden</w:t>
      </w:r>
      <w:ins w:id="3806" w:author="Lektorat Bauer" w:date="2025-02-28T18:43:00Z" w16du:dateUtc="2025-02-28T17:43:00Z">
        <w:r w:rsidR="00525FDA">
          <w:rPr>
            <w:rFonts w:ascii="Arial" w:hAnsi="Arial" w:cs="Arial"/>
            <w:sz w:val="24"/>
            <w:szCs w:val="24"/>
          </w:rPr>
          <w:t>.</w:t>
        </w:r>
      </w:ins>
      <w:r w:rsidRPr="00944672">
        <w:rPr>
          <w:rFonts w:ascii="Arial" w:hAnsi="Arial" w:cs="Arial"/>
          <w:sz w:val="24"/>
          <w:szCs w:val="24"/>
        </w:rPr>
        <w:t xml:space="preserve"> </w:t>
      </w:r>
      <w:del w:id="3807" w:author="Lektorat Bauer" w:date="2025-02-28T18:43:00Z" w16du:dateUtc="2025-02-28T17:43:00Z">
        <w:r w:rsidRPr="00944672" w:rsidDel="00525FDA">
          <w:rPr>
            <w:rFonts w:ascii="Arial" w:hAnsi="Arial" w:cs="Arial"/>
            <w:sz w:val="24"/>
            <w:szCs w:val="24"/>
          </w:rPr>
          <w:delText>und dann</w:delText>
        </w:r>
      </w:del>
      <w:ins w:id="3808" w:author="Lektorat Bauer" w:date="2025-02-28T18:43:00Z" w16du:dateUtc="2025-02-28T17:43:00Z">
        <w:r w:rsidR="00525FDA">
          <w:rPr>
            <w:rFonts w:ascii="Arial" w:hAnsi="Arial" w:cs="Arial"/>
            <w:sz w:val="24"/>
            <w:szCs w:val="24"/>
          </w:rPr>
          <w:t>Anschließend</w:t>
        </w:r>
      </w:ins>
      <w:r w:rsidRPr="00944672">
        <w:rPr>
          <w:rFonts w:ascii="Arial" w:hAnsi="Arial" w:cs="Arial"/>
          <w:sz w:val="24"/>
          <w:szCs w:val="24"/>
        </w:rPr>
        <w:t xml:space="preserve"> sollte die Palette ein Stück nach hinten gezogen werden, damit sie von der Tür aus erreichbar </w:t>
      </w:r>
      <w:del w:id="3809" w:author="Lektorat Bauer" w:date="2025-02-28T18:43:00Z" w16du:dateUtc="2025-02-28T17:43:00Z">
        <w:r w:rsidRPr="00944672" w:rsidDel="00525FDA">
          <w:rPr>
            <w:rFonts w:ascii="Arial" w:hAnsi="Arial" w:cs="Arial"/>
            <w:sz w:val="24"/>
            <w:szCs w:val="24"/>
          </w:rPr>
          <w:delText>ist</w:delText>
        </w:r>
      </w:del>
      <w:ins w:id="3810" w:author="Lektorat Bauer" w:date="2025-02-28T18:43:00Z" w16du:dateUtc="2025-02-28T17:43:00Z">
        <w:r w:rsidR="00525FDA">
          <w:rPr>
            <w:rFonts w:ascii="Arial" w:hAnsi="Arial" w:cs="Arial"/>
            <w:sz w:val="24"/>
            <w:szCs w:val="24"/>
          </w:rPr>
          <w:t>war</w:t>
        </w:r>
      </w:ins>
      <w:r w:rsidRPr="00944672">
        <w:rPr>
          <w:rFonts w:ascii="Arial" w:hAnsi="Arial" w:cs="Arial"/>
          <w:sz w:val="24"/>
          <w:szCs w:val="24"/>
        </w:rPr>
        <w:t>.</w:t>
      </w:r>
    </w:p>
    <w:p w14:paraId="230D07B9" w14:textId="3E14CB61"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Die Unwägbarkeit</w:t>
      </w:r>
      <w:del w:id="3811" w:author="Lektorat Bauer" w:date="2025-02-28T18:43:00Z" w16du:dateUtc="2025-02-28T17:43:00Z">
        <w:r w:rsidRPr="00944672" w:rsidDel="00525FDA">
          <w:rPr>
            <w:rFonts w:ascii="Arial" w:hAnsi="Arial" w:cs="Arial"/>
            <w:sz w:val="24"/>
            <w:szCs w:val="24"/>
          </w:rPr>
          <w:delText>en</w:delText>
        </w:r>
      </w:del>
      <w:r w:rsidRPr="00944672">
        <w:rPr>
          <w:rFonts w:ascii="Arial" w:hAnsi="Arial" w:cs="Arial"/>
          <w:sz w:val="24"/>
          <w:szCs w:val="24"/>
        </w:rPr>
        <w:t xml:space="preserve"> hierbei </w:t>
      </w:r>
      <w:del w:id="3812" w:author="Lektorat Bauer" w:date="2025-02-28T18:43:00Z" w16du:dateUtc="2025-02-28T17:43:00Z">
        <w:r w:rsidRPr="00944672" w:rsidDel="00525FDA">
          <w:rPr>
            <w:rFonts w:ascii="Arial" w:hAnsi="Arial" w:cs="Arial"/>
            <w:sz w:val="24"/>
            <w:szCs w:val="24"/>
          </w:rPr>
          <w:delText>ist</w:delText>
        </w:r>
      </w:del>
      <w:ins w:id="3813" w:author="Lektorat Bauer" w:date="2025-02-28T18:43:00Z" w16du:dateUtc="2025-02-28T17:43:00Z">
        <w:r w:rsidR="00525FDA">
          <w:rPr>
            <w:rFonts w:ascii="Arial" w:hAnsi="Arial" w:cs="Arial"/>
            <w:sz w:val="24"/>
            <w:szCs w:val="24"/>
          </w:rPr>
          <w:t>war</w:t>
        </w:r>
      </w:ins>
      <w:r w:rsidRPr="00944672">
        <w:rPr>
          <w:rFonts w:ascii="Arial" w:hAnsi="Arial" w:cs="Arial"/>
          <w:sz w:val="24"/>
          <w:szCs w:val="24"/>
        </w:rPr>
        <w:t xml:space="preserve">, dass das Flugzeug schon mit Wasser </w:t>
      </w:r>
      <w:del w:id="3814" w:author="Lektorat Bauer" w:date="2025-02-28T18:43:00Z" w16du:dateUtc="2025-02-28T17:43:00Z">
        <w:r w:rsidRPr="00944672" w:rsidDel="00525FDA">
          <w:rPr>
            <w:rFonts w:ascii="Arial" w:hAnsi="Arial" w:cs="Arial"/>
            <w:sz w:val="24"/>
            <w:szCs w:val="24"/>
          </w:rPr>
          <w:delText xml:space="preserve">verläuft </w:delText>
        </w:r>
      </w:del>
      <w:ins w:id="3815" w:author="Lektorat Bauer" w:date="2025-02-28T18:44:00Z" w16du:dateUtc="2025-02-28T17:44:00Z">
        <w:r w:rsidR="00525FDA">
          <w:rPr>
            <w:rFonts w:ascii="Arial" w:hAnsi="Arial" w:cs="Arial"/>
            <w:sz w:val="24"/>
            <w:szCs w:val="24"/>
          </w:rPr>
          <w:t>volllaufen würde</w:t>
        </w:r>
      </w:ins>
      <w:ins w:id="3816" w:author="Lektorat Bauer" w:date="2025-02-28T18:43:00Z" w16du:dateUtc="2025-02-28T17:43:00Z">
        <w:r w:rsidR="00525FDA" w:rsidRPr="00944672">
          <w:rPr>
            <w:rFonts w:ascii="Arial" w:hAnsi="Arial" w:cs="Arial"/>
            <w:sz w:val="24"/>
            <w:szCs w:val="24"/>
          </w:rPr>
          <w:t xml:space="preserve"> </w:t>
        </w:r>
      </w:ins>
      <w:r w:rsidRPr="00944672">
        <w:rPr>
          <w:rFonts w:ascii="Arial" w:hAnsi="Arial" w:cs="Arial"/>
          <w:sz w:val="24"/>
          <w:szCs w:val="24"/>
        </w:rPr>
        <w:t xml:space="preserve">und </w:t>
      </w:r>
      <w:del w:id="3817" w:author="Lektorat Bauer" w:date="2025-02-28T18:43:00Z" w16du:dateUtc="2025-02-28T17:43:00Z">
        <w:r w:rsidRPr="00944672" w:rsidDel="00525FDA">
          <w:rPr>
            <w:rFonts w:ascii="Arial" w:hAnsi="Arial" w:cs="Arial"/>
            <w:sz w:val="24"/>
            <w:szCs w:val="24"/>
          </w:rPr>
          <w:delText xml:space="preserve">dadurch eventuell schon </w:delText>
        </w:r>
      </w:del>
      <w:r w:rsidRPr="00944672">
        <w:rPr>
          <w:rFonts w:ascii="Arial" w:hAnsi="Arial" w:cs="Arial"/>
          <w:sz w:val="24"/>
          <w:szCs w:val="24"/>
        </w:rPr>
        <w:t xml:space="preserve">eine Neigung der Flugzeugnase </w:t>
      </w:r>
      <w:del w:id="3818" w:author="Lektorat Bauer" w:date="2025-02-28T18:43:00Z" w16du:dateUtc="2025-02-28T17:43:00Z">
        <w:r w:rsidRPr="00944672" w:rsidDel="00525FDA">
          <w:rPr>
            <w:rFonts w:ascii="Arial" w:hAnsi="Arial" w:cs="Arial"/>
            <w:sz w:val="24"/>
            <w:szCs w:val="24"/>
          </w:rPr>
          <w:delText>stattfinden wird.</w:delText>
        </w:r>
      </w:del>
      <w:ins w:id="3819" w:author="Lektorat Bauer" w:date="2025-02-28T18:43:00Z" w16du:dateUtc="2025-02-28T17:43:00Z">
        <w:r w:rsidR="00525FDA">
          <w:rPr>
            <w:rFonts w:ascii="Arial" w:hAnsi="Arial" w:cs="Arial"/>
            <w:sz w:val="24"/>
            <w:szCs w:val="24"/>
          </w:rPr>
          <w:t>nicht auszuschließ</w:t>
        </w:r>
      </w:ins>
      <w:ins w:id="3820" w:author="Lektorat Bauer" w:date="2025-02-28T18:44:00Z" w16du:dateUtc="2025-02-28T17:44:00Z">
        <w:r w:rsidR="00525FDA">
          <w:rPr>
            <w:rFonts w:ascii="Arial" w:hAnsi="Arial" w:cs="Arial"/>
            <w:sz w:val="24"/>
            <w:szCs w:val="24"/>
          </w:rPr>
          <w:t>en war.</w:t>
        </w:r>
      </w:ins>
    </w:p>
    <w:p w14:paraId="1F47E34D" w14:textId="77777777" w:rsidR="00C143F3" w:rsidRDefault="00944672" w:rsidP="00623B68">
      <w:pPr>
        <w:suppressAutoHyphens/>
        <w:autoSpaceDE w:val="0"/>
        <w:autoSpaceDN w:val="0"/>
        <w:adjustRightInd w:val="0"/>
        <w:spacing w:after="0" w:line="360" w:lineRule="auto"/>
        <w:ind w:firstLine="227"/>
        <w:jc w:val="both"/>
        <w:rPr>
          <w:ins w:id="3821" w:author="Lektorat Bauer" w:date="2025-02-28T18:44:00Z" w16du:dateUtc="2025-02-28T17:44:00Z"/>
          <w:rFonts w:ascii="Arial" w:hAnsi="Arial" w:cs="Arial"/>
          <w:sz w:val="24"/>
          <w:szCs w:val="24"/>
        </w:rPr>
      </w:pPr>
      <w:r w:rsidRPr="00944672">
        <w:rPr>
          <w:rFonts w:ascii="Arial" w:hAnsi="Arial" w:cs="Arial"/>
          <w:sz w:val="24"/>
          <w:szCs w:val="24"/>
        </w:rPr>
        <w:t xml:space="preserve">Bakh Na-Gil, der </w:t>
      </w:r>
      <w:del w:id="3822" w:author="Lektorat Bauer" w:date="2025-02-28T18:44:00Z" w16du:dateUtc="2025-02-28T17:44:00Z">
        <w:r w:rsidRPr="00944672" w:rsidDel="00C143F3">
          <w:rPr>
            <w:rFonts w:ascii="Arial" w:hAnsi="Arial" w:cs="Arial"/>
            <w:sz w:val="24"/>
            <w:szCs w:val="24"/>
          </w:rPr>
          <w:delText>selber</w:delText>
        </w:r>
      </w:del>
      <w:ins w:id="3823" w:author="Lektorat Bauer" w:date="2025-02-28T18:44:00Z" w16du:dateUtc="2025-02-28T17:44:00Z">
        <w:r w:rsidR="00C143F3" w:rsidRPr="00944672">
          <w:rPr>
            <w:rFonts w:ascii="Arial" w:hAnsi="Arial" w:cs="Arial"/>
            <w:sz w:val="24"/>
            <w:szCs w:val="24"/>
          </w:rPr>
          <w:t>selbst</w:t>
        </w:r>
      </w:ins>
      <w:r w:rsidRPr="00944672">
        <w:rPr>
          <w:rFonts w:ascii="Arial" w:hAnsi="Arial" w:cs="Arial"/>
          <w:sz w:val="24"/>
          <w:szCs w:val="24"/>
        </w:rPr>
        <w:t xml:space="preserve"> Springexperte </w:t>
      </w:r>
      <w:del w:id="3824" w:author="Lektorat Bauer" w:date="2025-02-28T18:44:00Z" w16du:dateUtc="2025-02-28T17:44:00Z">
        <w:r w:rsidRPr="00944672" w:rsidDel="00C143F3">
          <w:rPr>
            <w:rFonts w:ascii="Arial" w:hAnsi="Arial" w:cs="Arial"/>
            <w:sz w:val="24"/>
            <w:szCs w:val="24"/>
          </w:rPr>
          <w:delText>ist</w:delText>
        </w:r>
      </w:del>
      <w:ins w:id="3825" w:author="Lektorat Bauer" w:date="2025-02-28T18:44:00Z" w16du:dateUtc="2025-02-28T17:44:00Z">
        <w:r w:rsidR="00C143F3">
          <w:rPr>
            <w:rFonts w:ascii="Arial" w:hAnsi="Arial" w:cs="Arial"/>
            <w:sz w:val="24"/>
            <w:szCs w:val="24"/>
          </w:rPr>
          <w:t>war</w:t>
        </w:r>
      </w:ins>
      <w:r w:rsidRPr="00944672">
        <w:rPr>
          <w:rFonts w:ascii="Arial" w:hAnsi="Arial" w:cs="Arial"/>
          <w:sz w:val="24"/>
          <w:szCs w:val="24"/>
        </w:rPr>
        <w:t xml:space="preserve">, gab dem Kommandanten der Kampfschwimmer ein Handzeichen, </w:t>
      </w:r>
      <w:del w:id="3826" w:author="Lektorat Bauer" w:date="2025-02-28T18:44:00Z" w16du:dateUtc="2025-02-28T17:44:00Z">
        <w:r w:rsidRPr="00944672" w:rsidDel="00C143F3">
          <w:rPr>
            <w:rFonts w:ascii="Arial" w:hAnsi="Arial" w:cs="Arial"/>
            <w:sz w:val="24"/>
            <w:szCs w:val="24"/>
          </w:rPr>
          <w:delText xml:space="preserve">dass er </w:delText>
        </w:r>
      </w:del>
      <w:r w:rsidRPr="00944672">
        <w:rPr>
          <w:rFonts w:ascii="Arial" w:hAnsi="Arial" w:cs="Arial"/>
          <w:sz w:val="24"/>
          <w:szCs w:val="24"/>
        </w:rPr>
        <w:t xml:space="preserve">kurz mit </w:t>
      </w:r>
      <w:del w:id="3827" w:author="Lektorat Bauer" w:date="2025-02-28T18:44:00Z" w16du:dateUtc="2025-02-28T17:44:00Z">
        <w:r w:rsidRPr="00944672" w:rsidDel="00C143F3">
          <w:rPr>
            <w:rFonts w:ascii="Arial" w:hAnsi="Arial" w:cs="Arial"/>
            <w:sz w:val="24"/>
            <w:szCs w:val="24"/>
          </w:rPr>
          <w:delText>ihm sprechen wollte</w:delText>
        </w:r>
      </w:del>
      <w:ins w:id="3828" w:author="Lektorat Bauer" w:date="2025-02-28T18:44:00Z" w16du:dateUtc="2025-02-28T17:44:00Z">
        <w:r w:rsidR="00C143F3">
          <w:rPr>
            <w:rFonts w:ascii="Arial" w:hAnsi="Arial" w:cs="Arial"/>
            <w:sz w:val="24"/>
            <w:szCs w:val="24"/>
          </w:rPr>
          <w:t>ihnen sprechen zu wollen</w:t>
        </w:r>
      </w:ins>
      <w:r w:rsidRPr="00944672">
        <w:rPr>
          <w:rFonts w:ascii="Arial" w:hAnsi="Arial" w:cs="Arial"/>
          <w:sz w:val="24"/>
          <w:szCs w:val="24"/>
        </w:rPr>
        <w:t>. Das Schlauchboot mit dem Kommandanten fuhr zur vorderen Tür. „Was gibt es?“</w:t>
      </w:r>
      <w:ins w:id="3829" w:author="Lektorat Bauer" w:date="2025-02-28T18:44:00Z" w16du:dateUtc="2025-02-28T17:44:00Z">
        <w:r w:rsidR="00C143F3">
          <w:rPr>
            <w:rFonts w:ascii="Arial" w:hAnsi="Arial" w:cs="Arial"/>
            <w:sz w:val="24"/>
            <w:szCs w:val="24"/>
          </w:rPr>
          <w:t>,</w:t>
        </w:r>
      </w:ins>
      <w:r w:rsidRPr="00944672">
        <w:rPr>
          <w:rFonts w:ascii="Arial" w:hAnsi="Arial" w:cs="Arial"/>
          <w:sz w:val="24"/>
          <w:szCs w:val="24"/>
        </w:rPr>
        <w:t xml:space="preserve"> </w:t>
      </w:r>
      <w:ins w:id="3830" w:author="Lektorat Bauer" w:date="2025-02-28T18:44:00Z" w16du:dateUtc="2025-02-28T17:44:00Z">
        <w:r w:rsidR="00C143F3">
          <w:rPr>
            <w:rFonts w:ascii="Arial" w:hAnsi="Arial" w:cs="Arial"/>
            <w:sz w:val="24"/>
            <w:szCs w:val="24"/>
          </w:rPr>
          <w:t>f</w:t>
        </w:r>
      </w:ins>
      <w:del w:id="3831" w:author="Lektorat Bauer" w:date="2025-02-28T18:44:00Z" w16du:dateUtc="2025-02-28T17:44:00Z">
        <w:r w:rsidRPr="00944672" w:rsidDel="00C143F3">
          <w:rPr>
            <w:rFonts w:ascii="Arial" w:hAnsi="Arial" w:cs="Arial"/>
            <w:sz w:val="24"/>
            <w:szCs w:val="24"/>
          </w:rPr>
          <w:delText>F</w:delText>
        </w:r>
      </w:del>
      <w:r w:rsidRPr="00944672">
        <w:rPr>
          <w:rFonts w:ascii="Arial" w:hAnsi="Arial" w:cs="Arial"/>
          <w:sz w:val="24"/>
          <w:szCs w:val="24"/>
        </w:rPr>
        <w:t>ragte der Kommandant</w:t>
      </w:r>
      <w:ins w:id="3832" w:author="Lektorat Bauer" w:date="2025-02-28T18:44:00Z" w16du:dateUtc="2025-02-28T17:44:00Z">
        <w:r w:rsidR="00C143F3">
          <w:rPr>
            <w:rFonts w:ascii="Arial" w:hAnsi="Arial" w:cs="Arial"/>
            <w:sz w:val="24"/>
            <w:szCs w:val="24"/>
          </w:rPr>
          <w:t>.</w:t>
        </w:r>
      </w:ins>
      <w:r w:rsidRPr="00944672">
        <w:rPr>
          <w:rFonts w:ascii="Arial" w:hAnsi="Arial" w:cs="Arial"/>
          <w:sz w:val="24"/>
          <w:szCs w:val="24"/>
        </w:rPr>
        <w:t xml:space="preserve"> </w:t>
      </w:r>
    </w:p>
    <w:p w14:paraId="5AA14D45" w14:textId="77777777" w:rsidR="00C143F3" w:rsidRDefault="00944672" w:rsidP="00623B68">
      <w:pPr>
        <w:suppressAutoHyphens/>
        <w:autoSpaceDE w:val="0"/>
        <w:autoSpaceDN w:val="0"/>
        <w:adjustRightInd w:val="0"/>
        <w:spacing w:after="0" w:line="360" w:lineRule="auto"/>
        <w:ind w:firstLine="227"/>
        <w:jc w:val="both"/>
        <w:rPr>
          <w:ins w:id="3833" w:author="Lektorat Bauer" w:date="2025-02-28T18:45:00Z" w16du:dateUtc="2025-02-28T17:45:00Z"/>
          <w:rFonts w:ascii="Arial" w:hAnsi="Arial" w:cs="Arial"/>
          <w:sz w:val="24"/>
          <w:szCs w:val="24"/>
        </w:rPr>
      </w:pPr>
      <w:r w:rsidRPr="00944672">
        <w:rPr>
          <w:rFonts w:ascii="Arial" w:hAnsi="Arial" w:cs="Arial"/>
          <w:sz w:val="24"/>
          <w:szCs w:val="24"/>
        </w:rPr>
        <w:t>„</w:t>
      </w:r>
      <w:commentRangeStart w:id="3834"/>
      <w:ins w:id="3835" w:author="Lektorat Bauer" w:date="2025-02-28T18:44:00Z" w16du:dateUtc="2025-02-28T17:44:00Z">
        <w:r w:rsidR="00C143F3">
          <w:rPr>
            <w:rFonts w:ascii="Arial" w:hAnsi="Arial" w:cs="Arial"/>
            <w:sz w:val="24"/>
            <w:szCs w:val="24"/>
          </w:rPr>
          <w:t>B</w:t>
        </w:r>
      </w:ins>
      <w:del w:id="3836" w:author="Lektorat Bauer" w:date="2025-02-28T18:44:00Z" w16du:dateUtc="2025-02-28T17:44:00Z">
        <w:r w:rsidRPr="00944672" w:rsidDel="00C143F3">
          <w:rPr>
            <w:rFonts w:ascii="Arial" w:hAnsi="Arial" w:cs="Arial"/>
            <w:sz w:val="24"/>
            <w:szCs w:val="24"/>
          </w:rPr>
          <w:delText>b</w:delText>
        </w:r>
      </w:del>
      <w:r w:rsidRPr="00944672">
        <w:rPr>
          <w:rFonts w:ascii="Arial" w:hAnsi="Arial" w:cs="Arial"/>
          <w:sz w:val="24"/>
          <w:szCs w:val="24"/>
        </w:rPr>
        <w:t>ei der vorderen Palette</w:t>
      </w:r>
      <w:del w:id="3837" w:author="Lektorat Bauer" w:date="2025-02-28T18:44:00Z" w16du:dateUtc="2025-02-28T17:44:00Z">
        <w:r w:rsidRPr="00944672" w:rsidDel="00C143F3">
          <w:rPr>
            <w:rFonts w:ascii="Arial" w:hAnsi="Arial" w:cs="Arial"/>
            <w:sz w:val="24"/>
            <w:szCs w:val="24"/>
          </w:rPr>
          <w:delText>,</w:delText>
        </w:r>
      </w:del>
      <w:r w:rsidRPr="00944672">
        <w:rPr>
          <w:rFonts w:ascii="Arial" w:hAnsi="Arial" w:cs="Arial"/>
          <w:sz w:val="24"/>
          <w:szCs w:val="24"/>
        </w:rPr>
        <w:t xml:space="preserve"> ist auf beiden Seiten jeweils ein Durchgang, wir haben diese beiden Durchgänge genutzt, um nach vorne weiterzukommen. Die vordere Luke ist verschlossen</w:t>
      </w:r>
      <w:ins w:id="3838" w:author="Lektorat Bauer" w:date="2025-02-28T18:45:00Z" w16du:dateUtc="2025-02-28T17:45:00Z">
        <w:r w:rsidR="00C143F3">
          <w:rPr>
            <w:rFonts w:ascii="Arial" w:hAnsi="Arial" w:cs="Arial"/>
            <w:sz w:val="24"/>
            <w:szCs w:val="24"/>
          </w:rPr>
          <w:t>,</w:t>
        </w:r>
      </w:ins>
      <w:r w:rsidRPr="00944672">
        <w:rPr>
          <w:rFonts w:ascii="Arial" w:hAnsi="Arial" w:cs="Arial"/>
          <w:sz w:val="24"/>
          <w:szCs w:val="24"/>
        </w:rPr>
        <w:t xml:space="preserve"> aber eventuell könnt ihr durch die Öffnungen die Palette nach vorne schieben.“ </w:t>
      </w:r>
      <w:commentRangeEnd w:id="3834"/>
      <w:r w:rsidR="00C143F3">
        <w:rPr>
          <w:rStyle w:val="Kommentarzeichen"/>
        </w:rPr>
        <w:commentReference w:id="3834"/>
      </w:r>
    </w:p>
    <w:p w14:paraId="45EE119C" w14:textId="5986055E"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„Vielen Dank für die Informationen!“</w:t>
      </w:r>
      <w:ins w:id="3839" w:author="Lektorat Bauer" w:date="2025-02-28T18:45:00Z" w16du:dateUtc="2025-02-28T17:45:00Z">
        <w:r w:rsidR="00C143F3">
          <w:rPr>
            <w:rFonts w:ascii="Arial" w:hAnsi="Arial" w:cs="Arial"/>
            <w:sz w:val="24"/>
            <w:szCs w:val="24"/>
          </w:rPr>
          <w:t>,</w:t>
        </w:r>
      </w:ins>
      <w:r w:rsidRPr="00944672">
        <w:rPr>
          <w:rFonts w:ascii="Arial" w:hAnsi="Arial" w:cs="Arial"/>
          <w:sz w:val="24"/>
          <w:szCs w:val="24"/>
        </w:rPr>
        <w:t xml:space="preserve"> </w:t>
      </w:r>
      <w:ins w:id="3840" w:author="Lektorat Bauer" w:date="2025-02-28T18:45:00Z" w16du:dateUtc="2025-02-28T17:45:00Z">
        <w:r w:rsidR="00C143F3">
          <w:rPr>
            <w:rFonts w:ascii="Arial" w:hAnsi="Arial" w:cs="Arial"/>
            <w:sz w:val="24"/>
            <w:szCs w:val="24"/>
          </w:rPr>
          <w:t>r</w:t>
        </w:r>
      </w:ins>
      <w:del w:id="3841" w:author="Lektorat Bauer" w:date="2025-02-28T18:45:00Z" w16du:dateUtc="2025-02-28T17:45:00Z">
        <w:r w:rsidRPr="00944672" w:rsidDel="00C143F3">
          <w:rPr>
            <w:rFonts w:ascii="Arial" w:hAnsi="Arial" w:cs="Arial"/>
            <w:sz w:val="24"/>
            <w:szCs w:val="24"/>
          </w:rPr>
          <w:delText>R</w:delText>
        </w:r>
      </w:del>
      <w:r w:rsidRPr="00944672">
        <w:rPr>
          <w:rFonts w:ascii="Arial" w:hAnsi="Arial" w:cs="Arial"/>
          <w:sz w:val="24"/>
          <w:szCs w:val="24"/>
        </w:rPr>
        <w:t xml:space="preserve">ief der Kommandant nach oben, und </w:t>
      </w:r>
      <w:del w:id="3842" w:author="Lektorat Bauer" w:date="2025-02-28T18:45:00Z" w16du:dateUtc="2025-02-28T17:45:00Z">
        <w:r w:rsidRPr="00944672" w:rsidDel="00C143F3">
          <w:rPr>
            <w:rFonts w:ascii="Arial" w:hAnsi="Arial" w:cs="Arial"/>
            <w:sz w:val="24"/>
            <w:szCs w:val="24"/>
          </w:rPr>
          <w:delText xml:space="preserve">dann </w:delText>
        </w:r>
      </w:del>
      <w:r w:rsidRPr="00944672">
        <w:rPr>
          <w:rFonts w:ascii="Arial" w:hAnsi="Arial" w:cs="Arial"/>
          <w:sz w:val="24"/>
          <w:szCs w:val="24"/>
        </w:rPr>
        <w:t xml:space="preserve">gab </w:t>
      </w:r>
      <w:del w:id="3843" w:author="Lektorat Bauer" w:date="2025-02-28T18:45:00Z" w16du:dateUtc="2025-02-28T17:45:00Z">
        <w:r w:rsidRPr="00944672" w:rsidDel="00C143F3">
          <w:rPr>
            <w:rFonts w:ascii="Arial" w:hAnsi="Arial" w:cs="Arial"/>
            <w:sz w:val="24"/>
            <w:szCs w:val="24"/>
          </w:rPr>
          <w:delText xml:space="preserve">er </w:delText>
        </w:r>
      </w:del>
      <w:r w:rsidRPr="00944672">
        <w:rPr>
          <w:rFonts w:ascii="Arial" w:hAnsi="Arial" w:cs="Arial"/>
          <w:sz w:val="24"/>
          <w:szCs w:val="24"/>
        </w:rPr>
        <w:t>kurz ein Zeichen an seine Leute</w:t>
      </w:r>
      <w:del w:id="3844" w:author="Lektorat Bauer" w:date="2025-02-28T18:45:00Z" w16du:dateUtc="2025-02-28T17:45:00Z">
        <w:r w:rsidRPr="00944672" w:rsidDel="00C143F3">
          <w:rPr>
            <w:rFonts w:ascii="Arial" w:hAnsi="Arial" w:cs="Arial"/>
            <w:sz w:val="24"/>
            <w:szCs w:val="24"/>
          </w:rPr>
          <w:delText xml:space="preserve">, </w:delText>
        </w:r>
        <w:commentRangeStart w:id="3845"/>
        <w:r w:rsidRPr="00944672" w:rsidDel="00C143F3">
          <w:rPr>
            <w:rFonts w:ascii="Arial" w:hAnsi="Arial" w:cs="Arial"/>
            <w:sz w:val="24"/>
            <w:szCs w:val="24"/>
          </w:rPr>
          <w:delText>für eine kurze Besprechung</w:delText>
        </w:r>
      </w:del>
      <w:commentRangeEnd w:id="3845"/>
      <w:r w:rsidR="00C143F3">
        <w:rPr>
          <w:rStyle w:val="Kommentarzeichen"/>
        </w:rPr>
        <w:commentReference w:id="3845"/>
      </w:r>
      <w:del w:id="3846" w:author="Lektorat Bauer" w:date="2025-02-28T18:45:00Z" w16du:dateUtc="2025-02-28T17:45:00Z">
        <w:r w:rsidRPr="00944672" w:rsidDel="00C143F3">
          <w:rPr>
            <w:rFonts w:ascii="Arial" w:hAnsi="Arial" w:cs="Arial"/>
            <w:sz w:val="24"/>
            <w:szCs w:val="24"/>
          </w:rPr>
          <w:delText>.</w:delText>
        </w:r>
      </w:del>
      <w:ins w:id="3847" w:author="Lektorat Bauer" w:date="2025-02-28T18:45:00Z" w16du:dateUtc="2025-02-28T17:45:00Z">
        <w:r w:rsidR="00C143F3">
          <w:rPr>
            <w:rFonts w:ascii="Arial" w:hAnsi="Arial" w:cs="Arial"/>
            <w:sz w:val="24"/>
            <w:szCs w:val="24"/>
          </w:rPr>
          <w:t>.</w:t>
        </w:r>
      </w:ins>
      <w:r w:rsidRPr="00944672">
        <w:rPr>
          <w:rFonts w:ascii="Arial" w:hAnsi="Arial" w:cs="Arial"/>
          <w:sz w:val="24"/>
          <w:szCs w:val="24"/>
        </w:rPr>
        <w:t xml:space="preserve"> Die eben erhaltene Information wurde sofort an das Team weitergegeben, damit im Laderaum agiert werden konnte.</w:t>
      </w:r>
    </w:p>
    <w:p w14:paraId="59265980" w14:textId="1067C18A"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In der Zwischenzeit meldete der Sprengmeister, dass die Ladungen angebracht </w:t>
      </w:r>
      <w:del w:id="3848" w:author="Lektorat Bauer" w:date="2025-02-28T18:45:00Z" w16du:dateUtc="2025-02-28T17:45:00Z">
        <w:r w:rsidRPr="00944672" w:rsidDel="00C143F3">
          <w:rPr>
            <w:rFonts w:ascii="Arial" w:hAnsi="Arial" w:cs="Arial"/>
            <w:sz w:val="24"/>
            <w:szCs w:val="24"/>
          </w:rPr>
          <w:delText xml:space="preserve">sind </w:delText>
        </w:r>
      </w:del>
      <w:ins w:id="3849" w:author="Lektorat Bauer" w:date="2025-02-28T18:45:00Z" w16du:dateUtc="2025-02-28T17:45:00Z">
        <w:r w:rsidR="00C143F3" w:rsidRPr="00944672">
          <w:rPr>
            <w:rFonts w:ascii="Arial" w:hAnsi="Arial" w:cs="Arial"/>
            <w:sz w:val="24"/>
            <w:szCs w:val="24"/>
          </w:rPr>
          <w:t xml:space="preserve"> </w:t>
        </w:r>
      </w:ins>
      <w:r w:rsidRPr="00944672">
        <w:rPr>
          <w:rFonts w:ascii="Arial" w:hAnsi="Arial" w:cs="Arial"/>
          <w:sz w:val="24"/>
          <w:szCs w:val="24"/>
        </w:rPr>
        <w:t xml:space="preserve">und er bereit sei. Ein Blick zum Frachtschiff zeigte, dass dieses noch nicht nah genug herangekommen war, und so warteten alle noch ein paar Minuten. Als der Schiffsbug bis auf 20 </w:t>
      </w:r>
      <w:ins w:id="3850" w:author="Lektorat Bauer" w:date="2025-02-28T18:46:00Z" w16du:dateUtc="2025-02-28T17:46:00Z">
        <w:r w:rsidR="00C143F3">
          <w:rPr>
            <w:rFonts w:ascii="Arial" w:hAnsi="Arial" w:cs="Arial"/>
            <w:sz w:val="24"/>
            <w:szCs w:val="24"/>
          </w:rPr>
          <w:t>Meter</w:t>
        </w:r>
      </w:ins>
      <w:del w:id="3851" w:author="Lektorat Bauer" w:date="2025-02-28T18:46:00Z" w16du:dateUtc="2025-02-28T17:46:00Z">
        <w:r w:rsidRPr="00944672" w:rsidDel="00C143F3">
          <w:rPr>
            <w:rFonts w:ascii="Arial" w:hAnsi="Arial" w:cs="Arial"/>
            <w:sz w:val="24"/>
            <w:szCs w:val="24"/>
          </w:rPr>
          <w:delText>m</w:delText>
        </w:r>
      </w:del>
      <w:r w:rsidRPr="00944672">
        <w:rPr>
          <w:rFonts w:ascii="Arial" w:hAnsi="Arial" w:cs="Arial"/>
          <w:sz w:val="24"/>
          <w:szCs w:val="24"/>
        </w:rPr>
        <w:t xml:space="preserve"> an das Flugzeug herangekommen war, wurde der Ausleger des Kranes so positioniert, dass der Kranhaken dicht bei der Frachttür war. Als alles soweit vorbereitet war, gab der Kommandant das Zeichen zur Sprengung, und oben auf der Brücke, sowie neben dem Kran an der Reling, wurden die Zeiten genommen, um zu wissen</w:t>
      </w:r>
      <w:ins w:id="3852" w:author="Lektorat Bauer" w:date="2025-02-28T18:46:00Z" w16du:dateUtc="2025-02-28T17:46:00Z">
        <w:r w:rsidR="00C143F3">
          <w:rPr>
            <w:rFonts w:ascii="Arial" w:hAnsi="Arial" w:cs="Arial"/>
            <w:sz w:val="24"/>
            <w:szCs w:val="24"/>
          </w:rPr>
          <w:t>,</w:t>
        </w:r>
      </w:ins>
      <w:r w:rsidRPr="00944672">
        <w:rPr>
          <w:rFonts w:ascii="Arial" w:hAnsi="Arial" w:cs="Arial"/>
          <w:sz w:val="24"/>
          <w:szCs w:val="24"/>
        </w:rPr>
        <w:t xml:space="preserve"> wie viel Zeit </w:t>
      </w:r>
      <w:del w:id="3853" w:author="Lektorat Bauer" w:date="2025-02-28T18:46:00Z" w16du:dateUtc="2025-02-28T17:46:00Z">
        <w:r w:rsidRPr="00944672" w:rsidDel="00C143F3">
          <w:rPr>
            <w:rFonts w:ascii="Arial" w:hAnsi="Arial" w:cs="Arial"/>
            <w:sz w:val="24"/>
            <w:szCs w:val="24"/>
          </w:rPr>
          <w:delText>noch verbleiben würde</w:delText>
        </w:r>
      </w:del>
      <w:ins w:id="3854" w:author="Lektorat Bauer" w:date="2025-02-28T18:46:00Z" w16du:dateUtc="2025-02-28T17:46:00Z">
        <w:r w:rsidR="00C143F3">
          <w:rPr>
            <w:rFonts w:ascii="Arial" w:hAnsi="Arial" w:cs="Arial"/>
            <w:sz w:val="24"/>
            <w:szCs w:val="24"/>
          </w:rPr>
          <w:t>ihnen noch blieb</w:t>
        </w:r>
      </w:ins>
      <w:r w:rsidRPr="00944672">
        <w:rPr>
          <w:rFonts w:ascii="Arial" w:hAnsi="Arial" w:cs="Arial"/>
          <w:sz w:val="24"/>
          <w:szCs w:val="24"/>
        </w:rPr>
        <w:t>.</w:t>
      </w:r>
    </w:p>
    <w:p w14:paraId="2F445672" w14:textId="77777777"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commentRangeStart w:id="3855"/>
      <w:r w:rsidRPr="00944672">
        <w:rPr>
          <w:rFonts w:ascii="Arial" w:hAnsi="Arial" w:cs="Arial"/>
          <w:sz w:val="24"/>
          <w:szCs w:val="24"/>
        </w:rPr>
        <w:lastRenderedPageBreak/>
        <w:t xml:space="preserve">Die Sprengung wurde ausgelöst, </w:t>
      </w:r>
      <w:commentRangeEnd w:id="3855"/>
      <w:r w:rsidR="00C143F3">
        <w:rPr>
          <w:rStyle w:val="Kommentarzeichen"/>
        </w:rPr>
        <w:commentReference w:id="3855"/>
      </w:r>
      <w:r w:rsidRPr="00944672">
        <w:rPr>
          <w:rFonts w:ascii="Arial" w:hAnsi="Arial" w:cs="Arial"/>
          <w:sz w:val="24"/>
          <w:szCs w:val="24"/>
        </w:rPr>
        <w:t>und die Frachttür löste sich ein wenig vom Rumpf, fiel aber nicht herunter. Auch diese Situation war von den Kampfschwimmern bereits geübt worden, und so schwammen zwei Mann mit Brecheisen bewaffnet zu Luke, um diese vom Rumpf zu lösen.</w:t>
      </w:r>
    </w:p>
    <w:p w14:paraId="6BB5302C" w14:textId="7DBA83E7"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del w:id="3856" w:author="Lektorat Bauer" w:date="2025-02-28T18:46:00Z" w16du:dateUtc="2025-02-28T17:46:00Z">
        <w:r w:rsidRPr="00944672" w:rsidDel="00C143F3">
          <w:rPr>
            <w:rFonts w:ascii="Arial" w:hAnsi="Arial" w:cs="Arial"/>
            <w:sz w:val="24"/>
            <w:szCs w:val="24"/>
          </w:rPr>
          <w:delText xml:space="preserve">Die </w:delText>
        </w:r>
        <w:commentRangeStart w:id="3857"/>
        <w:r w:rsidRPr="00944672" w:rsidDel="00C143F3">
          <w:rPr>
            <w:rFonts w:ascii="Arial" w:hAnsi="Arial" w:cs="Arial"/>
            <w:sz w:val="24"/>
            <w:szCs w:val="24"/>
          </w:rPr>
          <w:delText>beiden</w:delText>
        </w:r>
      </w:del>
      <w:commentRangeEnd w:id="3857"/>
      <w:r w:rsidR="00C143F3">
        <w:rPr>
          <w:rStyle w:val="Kommentarzeichen"/>
        </w:rPr>
        <w:commentReference w:id="3857"/>
      </w:r>
      <w:del w:id="3858" w:author="Lektorat Bauer" w:date="2025-02-28T18:46:00Z" w16du:dateUtc="2025-02-28T17:46:00Z">
        <w:r w:rsidRPr="00944672" w:rsidDel="00C143F3">
          <w:rPr>
            <w:rFonts w:ascii="Arial" w:hAnsi="Arial" w:cs="Arial"/>
            <w:sz w:val="24"/>
            <w:szCs w:val="24"/>
          </w:rPr>
          <w:delText xml:space="preserve"> setzten ihre Brecheisen an, schauten sich kurz an, nickten und versuchten die Luke zu entfernen. </w:delText>
        </w:r>
      </w:del>
      <w:r w:rsidRPr="00944672">
        <w:rPr>
          <w:rFonts w:ascii="Arial" w:hAnsi="Arial" w:cs="Arial"/>
          <w:sz w:val="24"/>
          <w:szCs w:val="24"/>
        </w:rPr>
        <w:t xml:space="preserve">Die Luke hatte sich aber leicht verzogen, und so </w:t>
      </w:r>
      <w:commentRangeStart w:id="3859"/>
      <w:del w:id="3860" w:author="Lektorat Bauer" w:date="2025-02-28T18:47:00Z" w16du:dateUtc="2025-02-28T17:47:00Z">
        <w:r w:rsidRPr="00944672" w:rsidDel="00C143F3">
          <w:rPr>
            <w:rFonts w:ascii="Arial" w:hAnsi="Arial" w:cs="Arial"/>
            <w:sz w:val="24"/>
            <w:szCs w:val="24"/>
          </w:rPr>
          <w:delText xml:space="preserve">öffnete sie sich auf der einen Seite eher, wodurch es zu einem Unfall kam. </w:delText>
        </w:r>
      </w:del>
      <w:commentRangeEnd w:id="3859"/>
      <w:r w:rsidR="00C143F3">
        <w:rPr>
          <w:rStyle w:val="Kommentarzeichen"/>
        </w:rPr>
        <w:commentReference w:id="3859"/>
      </w:r>
      <w:del w:id="3861" w:author="Lektorat Bauer" w:date="2025-02-28T18:47:00Z" w16du:dateUtc="2025-02-28T17:47:00Z">
        <w:r w:rsidRPr="00944672" w:rsidDel="00C143F3">
          <w:rPr>
            <w:rFonts w:ascii="Arial" w:hAnsi="Arial" w:cs="Arial"/>
            <w:sz w:val="24"/>
            <w:szCs w:val="24"/>
          </w:rPr>
          <w:delText xml:space="preserve">Die </w:delText>
        </w:r>
      </w:del>
      <w:ins w:id="3862" w:author="Lektorat Bauer" w:date="2025-02-28T18:47:00Z" w16du:dateUtc="2025-02-28T17:47:00Z">
        <w:r w:rsidR="00C143F3">
          <w:rPr>
            <w:rFonts w:ascii="Arial" w:hAnsi="Arial" w:cs="Arial"/>
            <w:sz w:val="24"/>
            <w:szCs w:val="24"/>
          </w:rPr>
          <w:t xml:space="preserve">schwang die </w:t>
        </w:r>
      </w:ins>
      <w:r w:rsidRPr="00944672">
        <w:rPr>
          <w:rFonts w:ascii="Arial" w:hAnsi="Arial" w:cs="Arial"/>
          <w:sz w:val="24"/>
          <w:szCs w:val="24"/>
        </w:rPr>
        <w:t xml:space="preserve">rechte Seite der Luke </w:t>
      </w:r>
      <w:del w:id="3863" w:author="Lektorat Bauer" w:date="2025-02-28T18:47:00Z" w16du:dateUtc="2025-02-28T17:47:00Z">
        <w:r w:rsidRPr="00944672" w:rsidDel="00C143F3">
          <w:rPr>
            <w:rFonts w:ascii="Arial" w:hAnsi="Arial" w:cs="Arial"/>
            <w:sz w:val="24"/>
            <w:szCs w:val="24"/>
          </w:rPr>
          <w:delText xml:space="preserve">schwang </w:delText>
        </w:r>
      </w:del>
      <w:ins w:id="3864" w:author="Lektorat Bauer" w:date="2025-02-28T18:47:00Z" w16du:dateUtc="2025-02-28T17:47:00Z">
        <w:r w:rsidR="00C143F3">
          <w:rPr>
            <w:rFonts w:ascii="Arial" w:hAnsi="Arial" w:cs="Arial"/>
            <w:sz w:val="24"/>
            <w:szCs w:val="24"/>
          </w:rPr>
          <w:t>zuerst</w:t>
        </w:r>
        <w:r w:rsidR="00C143F3" w:rsidRPr="00944672">
          <w:rPr>
            <w:rFonts w:ascii="Arial" w:hAnsi="Arial" w:cs="Arial"/>
            <w:sz w:val="24"/>
            <w:szCs w:val="24"/>
          </w:rPr>
          <w:t xml:space="preserve"> </w:t>
        </w:r>
      </w:ins>
      <w:r w:rsidRPr="00944672">
        <w:rPr>
          <w:rFonts w:ascii="Arial" w:hAnsi="Arial" w:cs="Arial"/>
          <w:sz w:val="24"/>
          <w:szCs w:val="24"/>
        </w:rPr>
        <w:t xml:space="preserve">auf und drehte sich nach unten. Hierdurch entstand auf der linken Seite </w:t>
      </w:r>
      <w:del w:id="3865" w:author="Lektorat Bauer" w:date="2025-02-28T18:47:00Z" w16du:dateUtc="2025-02-28T17:47:00Z">
        <w:r w:rsidRPr="00944672" w:rsidDel="00C143F3">
          <w:rPr>
            <w:rFonts w:ascii="Arial" w:hAnsi="Arial" w:cs="Arial"/>
            <w:sz w:val="24"/>
            <w:szCs w:val="24"/>
          </w:rPr>
          <w:delText xml:space="preserve">kurz </w:delText>
        </w:r>
      </w:del>
      <w:r w:rsidRPr="00944672">
        <w:rPr>
          <w:rFonts w:ascii="Arial" w:hAnsi="Arial" w:cs="Arial"/>
          <w:sz w:val="24"/>
          <w:szCs w:val="24"/>
        </w:rPr>
        <w:t xml:space="preserve">ein </w:t>
      </w:r>
      <w:ins w:id="3866" w:author="Lektorat Bauer" w:date="2025-02-28T18:48:00Z" w16du:dateUtc="2025-02-28T17:48:00Z">
        <w:r w:rsidR="00C143F3">
          <w:rPr>
            <w:rFonts w:ascii="Arial" w:hAnsi="Arial" w:cs="Arial"/>
            <w:sz w:val="24"/>
            <w:szCs w:val="24"/>
          </w:rPr>
          <w:t xml:space="preserve">kurzzeitiger </w:t>
        </w:r>
      </w:ins>
      <w:r w:rsidRPr="00944672">
        <w:rPr>
          <w:rFonts w:ascii="Arial" w:hAnsi="Arial" w:cs="Arial"/>
          <w:sz w:val="24"/>
          <w:szCs w:val="24"/>
        </w:rPr>
        <w:t>Druck auf dem Brecheisen, und der Arm des Soldaten wurde zwischen Brecheisen und Rumpf ein</w:t>
      </w:r>
      <w:del w:id="3867" w:author="Lektorat Bauer" w:date="2025-02-28T18:47:00Z" w16du:dateUtc="2025-02-28T17:47:00Z">
        <w:r w:rsidRPr="00944672" w:rsidDel="00C143F3">
          <w:rPr>
            <w:rFonts w:ascii="Arial" w:hAnsi="Arial" w:cs="Arial"/>
            <w:sz w:val="24"/>
            <w:szCs w:val="24"/>
          </w:rPr>
          <w:delText xml:space="preserve"> </w:delText>
        </w:r>
      </w:del>
      <w:r w:rsidRPr="00944672">
        <w:rPr>
          <w:rFonts w:ascii="Arial" w:hAnsi="Arial" w:cs="Arial"/>
          <w:sz w:val="24"/>
          <w:szCs w:val="24"/>
        </w:rPr>
        <w:t xml:space="preserve">gequetscht und brach. </w:t>
      </w:r>
    </w:p>
    <w:p w14:paraId="2106033E" w14:textId="388CCDD4"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Der Unfall war zuerst nicht zu erkennen, da sich das Wasser </w:t>
      </w:r>
      <w:del w:id="3868" w:author="Lektorat Bauer" w:date="2025-02-28T18:48:00Z" w16du:dateUtc="2025-02-28T17:48:00Z">
        <w:r w:rsidRPr="00944672" w:rsidDel="00C143F3">
          <w:rPr>
            <w:rFonts w:ascii="Arial" w:hAnsi="Arial" w:cs="Arial"/>
            <w:sz w:val="24"/>
            <w:szCs w:val="24"/>
          </w:rPr>
          <w:delText xml:space="preserve">ganz </w:delText>
        </w:r>
      </w:del>
      <w:r w:rsidRPr="00944672">
        <w:rPr>
          <w:rFonts w:ascii="Arial" w:hAnsi="Arial" w:cs="Arial"/>
          <w:sz w:val="24"/>
          <w:szCs w:val="24"/>
        </w:rPr>
        <w:t>stark verwirbelte</w:t>
      </w:r>
      <w:ins w:id="3869" w:author="Lektorat Bauer" w:date="2025-02-28T18:48:00Z" w16du:dateUtc="2025-02-28T17:48:00Z">
        <w:r w:rsidR="00C143F3">
          <w:rPr>
            <w:rFonts w:ascii="Arial" w:hAnsi="Arial" w:cs="Arial"/>
            <w:sz w:val="24"/>
            <w:szCs w:val="24"/>
          </w:rPr>
          <w:t>,</w:t>
        </w:r>
      </w:ins>
      <w:r w:rsidRPr="00944672">
        <w:rPr>
          <w:rFonts w:ascii="Arial" w:hAnsi="Arial" w:cs="Arial"/>
          <w:sz w:val="24"/>
          <w:szCs w:val="24"/>
        </w:rPr>
        <w:t xml:space="preserve"> als es in den Rumpf eindrang. Kurz darauf konnte man sehen, dass der Kampfschwimmer verletzt war, da sich auch Blut im Wasser ausbreitete. Sofort schwammen zwei Kollegen zu ihm </w:t>
      </w:r>
      <w:del w:id="3870" w:author="Lektorat Bauer" w:date="2025-02-28T18:48:00Z" w16du:dateUtc="2025-02-28T17:48:00Z">
        <w:r w:rsidRPr="00944672" w:rsidDel="00C143F3">
          <w:rPr>
            <w:rFonts w:ascii="Arial" w:hAnsi="Arial" w:cs="Arial"/>
            <w:sz w:val="24"/>
            <w:szCs w:val="24"/>
          </w:rPr>
          <w:delText xml:space="preserve">hin und zogen den vom Flugzeug weg </w:delText>
        </w:r>
      </w:del>
      <w:r w:rsidRPr="00944672">
        <w:rPr>
          <w:rFonts w:ascii="Arial" w:hAnsi="Arial" w:cs="Arial"/>
          <w:sz w:val="24"/>
          <w:szCs w:val="24"/>
        </w:rPr>
        <w:t xml:space="preserve">und brachten ihn zum Schlauchboot. Das Schlauchboot fuhr zum Fallreep des Frachters, zwei Matrosen übernahmen den </w:t>
      </w:r>
      <w:del w:id="3871" w:author="Lektorat Bauer" w:date="2025-02-28T18:48:00Z" w16du:dateUtc="2025-02-28T17:48:00Z">
        <w:r w:rsidRPr="00944672" w:rsidDel="00C143F3">
          <w:rPr>
            <w:rFonts w:ascii="Arial" w:hAnsi="Arial" w:cs="Arial"/>
            <w:sz w:val="24"/>
            <w:szCs w:val="24"/>
          </w:rPr>
          <w:delText>v</w:delText>
        </w:r>
      </w:del>
      <w:ins w:id="3872" w:author="Lektorat Bauer" w:date="2025-02-28T18:48:00Z" w16du:dateUtc="2025-02-28T17:48:00Z">
        <w:r w:rsidR="00C143F3">
          <w:rPr>
            <w:rFonts w:ascii="Arial" w:hAnsi="Arial" w:cs="Arial"/>
            <w:sz w:val="24"/>
            <w:szCs w:val="24"/>
          </w:rPr>
          <w:t>V</w:t>
        </w:r>
      </w:ins>
      <w:r w:rsidRPr="00944672">
        <w:rPr>
          <w:rFonts w:ascii="Arial" w:hAnsi="Arial" w:cs="Arial"/>
          <w:sz w:val="24"/>
          <w:szCs w:val="24"/>
        </w:rPr>
        <w:t xml:space="preserve">erletzten, </w:t>
      </w:r>
      <w:commentRangeStart w:id="3873"/>
      <w:r w:rsidRPr="00944672">
        <w:rPr>
          <w:rFonts w:ascii="Arial" w:hAnsi="Arial" w:cs="Arial"/>
          <w:sz w:val="24"/>
          <w:szCs w:val="24"/>
        </w:rPr>
        <w:t>und brachte noch die Krankenstation</w:t>
      </w:r>
      <w:commentRangeEnd w:id="3873"/>
      <w:r w:rsidR="00C143F3">
        <w:rPr>
          <w:rStyle w:val="Kommentarzeichen"/>
        </w:rPr>
        <w:commentReference w:id="3873"/>
      </w:r>
      <w:r w:rsidRPr="00944672">
        <w:rPr>
          <w:rFonts w:ascii="Arial" w:hAnsi="Arial" w:cs="Arial"/>
          <w:sz w:val="24"/>
          <w:szCs w:val="24"/>
        </w:rPr>
        <w:t>.</w:t>
      </w:r>
    </w:p>
    <w:p w14:paraId="7EB733B7" w14:textId="77777777"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Die Frachtluke hatte sich gelöst und trudelte nun dem Meeresgrund entgegen. Dadurch war der Rumpf dem Meer gegenüber offen, und das Wasser strömte in den vorderen Frachtraum der Boeing 777-200.</w:t>
      </w:r>
    </w:p>
    <w:p w14:paraId="5547FDA6" w14:textId="77777777"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Nachdem der Rumpf nun zum Betreten frei war, begannen die ersten Kampfschwimmer damit, die Palette, die direkt vor der Tür lag, aus dem Flugzeug zu entfernen. Ein zweites Schlauchboot fuhr in Richtung Kabinentür, um Yoon Na-Bi und Bakh Na-Gil aufzunehmen und zum Frachter zu bringen.</w:t>
      </w:r>
    </w:p>
    <w:p w14:paraId="45DAA10C" w14:textId="38860C81"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Wie erwartet, </w:t>
      </w:r>
      <w:commentRangeStart w:id="3874"/>
      <w:r w:rsidRPr="00944672">
        <w:rPr>
          <w:rFonts w:ascii="Arial" w:hAnsi="Arial" w:cs="Arial"/>
          <w:sz w:val="24"/>
          <w:szCs w:val="24"/>
        </w:rPr>
        <w:t>kränkte</w:t>
      </w:r>
      <w:commentRangeEnd w:id="3874"/>
      <w:r w:rsidR="00C143F3">
        <w:rPr>
          <w:rStyle w:val="Kommentarzeichen"/>
        </w:rPr>
        <w:commentReference w:id="3874"/>
      </w:r>
      <w:r w:rsidRPr="00944672">
        <w:rPr>
          <w:rFonts w:ascii="Arial" w:hAnsi="Arial" w:cs="Arial"/>
          <w:sz w:val="24"/>
          <w:szCs w:val="24"/>
        </w:rPr>
        <w:t xml:space="preserve"> das Flugzeug ein wenig, als es vorne mit Wasser volllief. Das wurde auch durch die Kampfschwimmer bemerkt, die </w:t>
      </w:r>
      <w:del w:id="3875" w:author="Lektorat Bauer" w:date="2025-02-28T18:49:00Z" w16du:dateUtc="2025-02-28T17:49:00Z">
        <w:r w:rsidRPr="00944672" w:rsidDel="00C143F3">
          <w:rPr>
            <w:rFonts w:ascii="Arial" w:hAnsi="Arial" w:cs="Arial"/>
            <w:sz w:val="24"/>
            <w:szCs w:val="24"/>
          </w:rPr>
          <w:delText xml:space="preserve">dann </w:delText>
        </w:r>
      </w:del>
      <w:r w:rsidRPr="00944672">
        <w:rPr>
          <w:rFonts w:ascii="Arial" w:hAnsi="Arial" w:cs="Arial"/>
          <w:sz w:val="24"/>
          <w:szCs w:val="24"/>
        </w:rPr>
        <w:t>versuchten, noch schneller zu arbeiten.</w:t>
      </w:r>
    </w:p>
    <w:p w14:paraId="6F6117BB" w14:textId="63E38D6D"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Unerwartet schnell ließen sich die Bremsen der ersten Palette lösen, und </w:t>
      </w:r>
      <w:ins w:id="3876" w:author="Lektorat Bauer" w:date="2025-02-28T18:49:00Z" w16du:dateUtc="2025-02-28T17:49:00Z">
        <w:r w:rsidR="00C143F3">
          <w:rPr>
            <w:rFonts w:ascii="Arial" w:hAnsi="Arial" w:cs="Arial"/>
            <w:sz w:val="24"/>
            <w:szCs w:val="24"/>
          </w:rPr>
          <w:t xml:space="preserve">die </w:t>
        </w:r>
      </w:ins>
      <w:r w:rsidRPr="00944672">
        <w:rPr>
          <w:rFonts w:ascii="Arial" w:hAnsi="Arial" w:cs="Arial"/>
          <w:sz w:val="24"/>
          <w:szCs w:val="24"/>
        </w:rPr>
        <w:t>Palette ließ sich zur Frachttür hin herausschieben. Hätte man die Palette einfach herausgeschoben und sie dann im Meer versinken lassen, hätte die Möglichkeit bestanden, dass sie</w:t>
      </w:r>
      <w:ins w:id="3877" w:author="Lektorat Bauer" w:date="2025-02-28T18:49:00Z" w16du:dateUtc="2025-02-28T17:49:00Z">
        <w:r w:rsidR="00C143F3">
          <w:rPr>
            <w:rFonts w:ascii="Arial" w:hAnsi="Arial" w:cs="Arial"/>
            <w:sz w:val="24"/>
            <w:szCs w:val="24"/>
          </w:rPr>
          <w:t xml:space="preserve"> sich</w:t>
        </w:r>
      </w:ins>
      <w:r w:rsidRPr="00944672">
        <w:rPr>
          <w:rFonts w:ascii="Arial" w:hAnsi="Arial" w:cs="Arial"/>
          <w:sz w:val="24"/>
          <w:szCs w:val="24"/>
        </w:rPr>
        <w:t xml:space="preserve"> beim Kippen </w:t>
      </w:r>
      <w:del w:id="3878" w:author="Lektorat Bauer" w:date="2025-02-28T18:49:00Z" w16du:dateUtc="2025-02-28T17:49:00Z">
        <w:r w:rsidRPr="00944672" w:rsidDel="00C143F3">
          <w:rPr>
            <w:rFonts w:ascii="Arial" w:hAnsi="Arial" w:cs="Arial"/>
            <w:sz w:val="24"/>
            <w:szCs w:val="24"/>
          </w:rPr>
          <w:delText xml:space="preserve">sich </w:delText>
        </w:r>
      </w:del>
      <w:r w:rsidRPr="00944672">
        <w:rPr>
          <w:rFonts w:ascii="Arial" w:hAnsi="Arial" w:cs="Arial"/>
          <w:sz w:val="24"/>
          <w:szCs w:val="24"/>
        </w:rPr>
        <w:t>in der Tür verhakt</w:t>
      </w:r>
      <w:ins w:id="3879" w:author="Lektorat Bauer" w:date="2025-03-01T09:51:00Z" w16du:dateUtc="2025-03-01T08:51:00Z">
        <w:r w:rsidR="00196DAB">
          <w:rPr>
            <w:rFonts w:ascii="Arial" w:hAnsi="Arial" w:cs="Arial"/>
            <w:sz w:val="24"/>
            <w:szCs w:val="24"/>
          </w:rPr>
          <w:t>.</w:t>
        </w:r>
      </w:ins>
      <w:del w:id="3880" w:author="Lektorat Bauer" w:date="2025-03-01T09:51:00Z" w16du:dateUtc="2025-03-01T08:51:00Z">
        <w:r w:rsidRPr="00944672" w:rsidDel="00196DAB">
          <w:rPr>
            <w:rFonts w:ascii="Arial" w:hAnsi="Arial" w:cs="Arial"/>
            <w:sz w:val="24"/>
            <w:szCs w:val="24"/>
          </w:rPr>
          <w:delText>,</w:delText>
        </w:r>
      </w:del>
      <w:r w:rsidRPr="00944672">
        <w:rPr>
          <w:rFonts w:ascii="Arial" w:hAnsi="Arial" w:cs="Arial"/>
          <w:sz w:val="24"/>
          <w:szCs w:val="24"/>
        </w:rPr>
        <w:t xml:space="preserve"> </w:t>
      </w:r>
      <w:del w:id="3881" w:author="Lektorat Bauer" w:date="2025-02-28T18:49:00Z" w16du:dateUtc="2025-02-28T17:49:00Z">
        <w:r w:rsidRPr="00944672" w:rsidDel="00C143F3">
          <w:rPr>
            <w:rFonts w:ascii="Arial" w:hAnsi="Arial" w:cs="Arial"/>
            <w:sz w:val="24"/>
            <w:szCs w:val="24"/>
          </w:rPr>
          <w:delText>deswegen wurde</w:delText>
        </w:r>
      </w:del>
      <w:ins w:id="3882" w:author="Lektorat Bauer" w:date="2025-03-01T09:51:00Z" w16du:dateUtc="2025-03-01T08:51:00Z">
        <w:r w:rsidR="00196DAB">
          <w:rPr>
            <w:rFonts w:ascii="Arial" w:hAnsi="Arial" w:cs="Arial"/>
            <w:sz w:val="24"/>
            <w:szCs w:val="24"/>
          </w:rPr>
          <w:t>Deshalb</w:t>
        </w:r>
      </w:ins>
      <w:r w:rsidRPr="00944672">
        <w:rPr>
          <w:rFonts w:ascii="Arial" w:hAnsi="Arial" w:cs="Arial"/>
          <w:sz w:val="24"/>
          <w:szCs w:val="24"/>
        </w:rPr>
        <w:t xml:space="preserve"> </w:t>
      </w:r>
      <w:ins w:id="3883" w:author="Lektorat Bauer" w:date="2025-03-01T09:51:00Z" w16du:dateUtc="2025-03-01T08:51:00Z">
        <w:r w:rsidR="00196DAB">
          <w:rPr>
            <w:rFonts w:ascii="Arial" w:hAnsi="Arial" w:cs="Arial"/>
            <w:sz w:val="24"/>
            <w:szCs w:val="24"/>
          </w:rPr>
          <w:t xml:space="preserve">wurde </w:t>
        </w:r>
      </w:ins>
      <w:r w:rsidRPr="00944672">
        <w:rPr>
          <w:rFonts w:ascii="Arial" w:hAnsi="Arial" w:cs="Arial"/>
          <w:sz w:val="24"/>
          <w:szCs w:val="24"/>
        </w:rPr>
        <w:t>der Kranhaken zur Hilfe genommen</w:t>
      </w:r>
      <w:ins w:id="3884" w:author="Lektorat Bauer" w:date="2025-03-01T09:52:00Z" w16du:dateUtc="2025-03-01T08:52:00Z">
        <w:r w:rsidR="00196DAB">
          <w:rPr>
            <w:rFonts w:ascii="Arial" w:hAnsi="Arial" w:cs="Arial"/>
            <w:sz w:val="24"/>
            <w:szCs w:val="24"/>
          </w:rPr>
          <w:t xml:space="preserve">. </w:t>
        </w:r>
      </w:ins>
      <w:ins w:id="3885" w:author="Lektorat Bauer" w:date="2025-03-01T09:53:00Z" w16du:dateUtc="2025-03-01T08:53:00Z">
        <w:r w:rsidR="00196DAB">
          <w:rPr>
            <w:rFonts w:ascii="Arial" w:hAnsi="Arial" w:cs="Arial"/>
            <w:sz w:val="24"/>
            <w:szCs w:val="24"/>
          </w:rPr>
          <w:t>Als die Palette schon weit über das Flugzeug ragte, wurde der Schnellverschluss gelöst und d</w:t>
        </w:r>
      </w:ins>
      <w:ins w:id="3886" w:author="Lektorat Bauer" w:date="2025-03-01T09:52:00Z" w16du:dateUtc="2025-03-01T08:52:00Z">
        <w:r w:rsidR="00196DAB">
          <w:rPr>
            <w:rFonts w:ascii="Arial" w:hAnsi="Arial" w:cs="Arial"/>
            <w:sz w:val="24"/>
            <w:szCs w:val="24"/>
          </w:rPr>
          <w:t xml:space="preserve">ie Palette rauschte dem Meeresboden </w:t>
        </w:r>
        <w:r w:rsidR="00196DAB">
          <w:rPr>
            <w:rFonts w:ascii="Arial" w:hAnsi="Arial" w:cs="Arial"/>
            <w:sz w:val="24"/>
            <w:szCs w:val="24"/>
          </w:rPr>
          <w:lastRenderedPageBreak/>
          <w:t>entgegen.</w:t>
        </w:r>
      </w:ins>
      <w:del w:id="3887" w:author="Lektorat Bauer" w:date="2025-03-01T09:51:00Z" w16du:dateUtc="2025-03-01T08:51:00Z">
        <w:r w:rsidRPr="00944672" w:rsidDel="00196DAB">
          <w:rPr>
            <w:rFonts w:ascii="Arial" w:hAnsi="Arial" w:cs="Arial"/>
            <w:sz w:val="24"/>
            <w:szCs w:val="24"/>
          </w:rPr>
          <w:delText xml:space="preserve"> und die Palette rausgezogen</w:delText>
        </w:r>
      </w:del>
      <w:del w:id="3888" w:author="Lektorat Bauer" w:date="2025-03-01T09:52:00Z" w16du:dateUtc="2025-03-01T08:52:00Z">
        <w:r w:rsidRPr="00944672" w:rsidDel="00196DAB">
          <w:rPr>
            <w:rFonts w:ascii="Arial" w:hAnsi="Arial" w:cs="Arial"/>
            <w:sz w:val="24"/>
            <w:szCs w:val="24"/>
          </w:rPr>
          <w:delText xml:space="preserve">. </w:delText>
        </w:r>
      </w:del>
      <w:del w:id="3889" w:author="Lektorat Bauer" w:date="2025-03-01T09:50:00Z" w16du:dateUtc="2025-03-01T08:50:00Z">
        <w:r w:rsidRPr="00944672" w:rsidDel="00196DAB">
          <w:rPr>
            <w:rFonts w:ascii="Arial" w:hAnsi="Arial" w:cs="Arial"/>
            <w:sz w:val="24"/>
            <w:szCs w:val="24"/>
          </w:rPr>
          <w:delText>Kurz bevor die Palette das Flugzeug verließ, wurde der Schnellverschluss am Kran ausgelöst, damit das Gewicht der Palette den Kran nicht beschädig</w:delText>
        </w:r>
      </w:del>
      <w:del w:id="3890" w:author="Lektorat Bauer" w:date="2025-02-28T18:50:00Z" w16du:dateUtc="2025-02-28T17:50:00Z">
        <w:r w:rsidRPr="00944672" w:rsidDel="00C143F3">
          <w:rPr>
            <w:rFonts w:ascii="Arial" w:hAnsi="Arial" w:cs="Arial"/>
            <w:sz w:val="24"/>
            <w:szCs w:val="24"/>
          </w:rPr>
          <w:delText>en würde</w:delText>
        </w:r>
      </w:del>
      <w:del w:id="3891" w:author="Lektorat Bauer" w:date="2025-03-01T09:50:00Z" w16du:dateUtc="2025-03-01T08:50:00Z">
        <w:r w:rsidRPr="00944672" w:rsidDel="00196DAB">
          <w:rPr>
            <w:rFonts w:ascii="Arial" w:hAnsi="Arial" w:cs="Arial"/>
            <w:sz w:val="24"/>
            <w:szCs w:val="24"/>
          </w:rPr>
          <w:delText xml:space="preserve">. Da die Palette jetzt nur noch ein paar Zentimeter im Flugzeug hing, stellte </w:delText>
        </w:r>
        <w:commentRangeStart w:id="3892"/>
        <w:r w:rsidRPr="00944672" w:rsidDel="00196DAB">
          <w:rPr>
            <w:rFonts w:ascii="Arial" w:hAnsi="Arial" w:cs="Arial"/>
            <w:sz w:val="24"/>
            <w:szCs w:val="24"/>
          </w:rPr>
          <w:delText>sie</w:delText>
        </w:r>
      </w:del>
      <w:commentRangeEnd w:id="3892"/>
      <w:r w:rsidR="00196DAB">
        <w:rPr>
          <w:rStyle w:val="Kommentarzeichen"/>
        </w:rPr>
        <w:commentReference w:id="3892"/>
      </w:r>
      <w:del w:id="3893" w:author="Lektorat Bauer" w:date="2025-03-01T09:50:00Z" w16du:dateUtc="2025-03-01T08:50:00Z">
        <w:r w:rsidRPr="00944672" w:rsidDel="00196DAB">
          <w:rPr>
            <w:rFonts w:ascii="Arial" w:hAnsi="Arial" w:cs="Arial"/>
            <w:sz w:val="24"/>
            <w:szCs w:val="24"/>
          </w:rPr>
          <w:delText xml:space="preserve"> keine Gefahr mehr dar, und als der Schnellverschluss gelöst wurde, rauschte die Palette den Meeresboden entgegen.</w:delText>
        </w:r>
      </w:del>
    </w:p>
    <w:p w14:paraId="7AD860FC" w14:textId="79D4AEAF"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commentRangeStart w:id="3894"/>
      <w:del w:id="3895" w:author="Lektorat Bauer" w:date="2025-03-01T09:51:00Z" w16du:dateUtc="2025-03-01T08:51:00Z">
        <w:r w:rsidRPr="00944672" w:rsidDel="00196DAB">
          <w:rPr>
            <w:rFonts w:ascii="Arial" w:hAnsi="Arial" w:cs="Arial"/>
            <w:sz w:val="24"/>
            <w:szCs w:val="24"/>
          </w:rPr>
          <w:delText>Als der Kran anfing, die erste Palette herauszuziehen</w:delText>
        </w:r>
      </w:del>
      <w:del w:id="3896" w:author="Lektorat Bauer" w:date="2025-03-01T09:50:00Z" w16du:dateUtc="2025-03-01T08:50:00Z">
        <w:r w:rsidRPr="00944672" w:rsidDel="00196DAB">
          <w:rPr>
            <w:rFonts w:ascii="Arial" w:hAnsi="Arial" w:cs="Arial"/>
            <w:sz w:val="24"/>
            <w:szCs w:val="24"/>
          </w:rPr>
          <w:delText xml:space="preserve"> bzw. abzustützen</w:delText>
        </w:r>
      </w:del>
      <w:del w:id="3897" w:author="Lektorat Bauer" w:date="2025-03-01T09:51:00Z" w16du:dateUtc="2025-03-01T08:51:00Z">
        <w:r w:rsidRPr="00944672" w:rsidDel="00196DAB">
          <w:rPr>
            <w:rFonts w:ascii="Arial" w:hAnsi="Arial" w:cs="Arial"/>
            <w:sz w:val="24"/>
            <w:szCs w:val="24"/>
          </w:rPr>
          <w:delText>, begannen zwei Taucher die Sicherheitsstangen vor den Gepäckcontainern anzubringen. Ein Taucher war noch beim Anbringen seiner zweiten Stange, als die Palette das Flugzeug verließ</w:delText>
        </w:r>
      </w:del>
      <w:commentRangeEnd w:id="3894"/>
      <w:r w:rsidR="00196DAB">
        <w:rPr>
          <w:rStyle w:val="Kommentarzeichen"/>
        </w:rPr>
        <w:commentReference w:id="3894"/>
      </w:r>
      <w:del w:id="3898" w:author="Lektorat Bauer" w:date="2025-03-01T09:51:00Z" w16du:dateUtc="2025-03-01T08:51:00Z">
        <w:r w:rsidRPr="00944672" w:rsidDel="00196DAB">
          <w:rPr>
            <w:rFonts w:ascii="Arial" w:hAnsi="Arial" w:cs="Arial"/>
            <w:sz w:val="24"/>
            <w:szCs w:val="24"/>
          </w:rPr>
          <w:delText xml:space="preserve">. </w:delText>
        </w:r>
      </w:del>
      <w:r w:rsidRPr="00944672">
        <w:rPr>
          <w:rFonts w:ascii="Arial" w:hAnsi="Arial" w:cs="Arial"/>
          <w:sz w:val="24"/>
          <w:szCs w:val="24"/>
        </w:rPr>
        <w:t>Durch den Gewichtsverlust schwamm der Rumpf kurz auf</w:t>
      </w:r>
      <w:del w:id="3899" w:author="Lektorat Bauer" w:date="2025-03-01T09:50:00Z" w16du:dateUtc="2025-03-01T08:50:00Z">
        <w:r w:rsidRPr="00944672" w:rsidDel="00196DAB">
          <w:rPr>
            <w:rFonts w:ascii="Arial" w:hAnsi="Arial" w:cs="Arial"/>
            <w:sz w:val="24"/>
            <w:szCs w:val="24"/>
          </w:rPr>
          <w:delText>,</w:delText>
        </w:r>
      </w:del>
      <w:r w:rsidRPr="00944672">
        <w:rPr>
          <w:rFonts w:ascii="Arial" w:hAnsi="Arial" w:cs="Arial"/>
          <w:sz w:val="24"/>
          <w:szCs w:val="24"/>
        </w:rPr>
        <w:t xml:space="preserve"> und die Container bewegten sich</w:t>
      </w:r>
      <w:del w:id="3900" w:author="Lektorat Bauer" w:date="2025-03-01T09:50:00Z" w16du:dateUtc="2025-03-01T08:50:00Z">
        <w:r w:rsidRPr="00944672" w:rsidDel="00196DAB">
          <w:rPr>
            <w:rFonts w:ascii="Arial" w:hAnsi="Arial" w:cs="Arial"/>
            <w:sz w:val="24"/>
            <w:szCs w:val="24"/>
          </w:rPr>
          <w:delText>,</w:delText>
        </w:r>
      </w:del>
      <w:ins w:id="3901" w:author="Lektorat Bauer" w:date="2025-03-01T09:50:00Z" w16du:dateUtc="2025-03-01T08:50:00Z">
        <w:r w:rsidR="00196DAB">
          <w:rPr>
            <w:rFonts w:ascii="Arial" w:hAnsi="Arial" w:cs="Arial"/>
            <w:sz w:val="24"/>
            <w:szCs w:val="24"/>
          </w:rPr>
          <w:t>.</w:t>
        </w:r>
      </w:ins>
      <w:r w:rsidRPr="00944672">
        <w:rPr>
          <w:rFonts w:ascii="Arial" w:hAnsi="Arial" w:cs="Arial"/>
          <w:sz w:val="24"/>
          <w:szCs w:val="24"/>
        </w:rPr>
        <w:t xml:space="preserve"> </w:t>
      </w:r>
      <w:ins w:id="3902" w:author="Lektorat Bauer" w:date="2025-03-01T09:50:00Z" w16du:dateUtc="2025-03-01T08:50:00Z">
        <w:r w:rsidR="00196DAB">
          <w:rPr>
            <w:rFonts w:ascii="Arial" w:hAnsi="Arial" w:cs="Arial"/>
            <w:sz w:val="24"/>
            <w:szCs w:val="24"/>
          </w:rPr>
          <w:t>D</w:t>
        </w:r>
      </w:ins>
      <w:del w:id="3903" w:author="Lektorat Bauer" w:date="2025-03-01T09:50:00Z" w16du:dateUtc="2025-03-01T08:50:00Z">
        <w:r w:rsidRPr="00944672" w:rsidDel="00196DAB">
          <w:rPr>
            <w:rFonts w:ascii="Arial" w:hAnsi="Arial" w:cs="Arial"/>
            <w:sz w:val="24"/>
            <w:szCs w:val="24"/>
          </w:rPr>
          <w:delText>d</w:delText>
        </w:r>
      </w:del>
      <w:r w:rsidRPr="00944672">
        <w:rPr>
          <w:rFonts w:ascii="Arial" w:hAnsi="Arial" w:cs="Arial"/>
          <w:sz w:val="24"/>
          <w:szCs w:val="24"/>
        </w:rPr>
        <w:t xml:space="preserve">er Taucher hatte gerade am oberen Ende eine Befestigung </w:t>
      </w:r>
      <w:ins w:id="3904" w:author="Lektorat Bauer" w:date="2025-03-01T09:51:00Z" w16du:dateUtc="2025-03-01T08:51:00Z">
        <w:r w:rsidR="00196DAB">
          <w:rPr>
            <w:rFonts w:ascii="Arial" w:hAnsi="Arial" w:cs="Arial"/>
            <w:sz w:val="24"/>
            <w:szCs w:val="24"/>
          </w:rPr>
          <w:t xml:space="preserve">für die Sicherheitsstangen </w:t>
        </w:r>
      </w:ins>
      <w:r w:rsidRPr="00944672">
        <w:rPr>
          <w:rFonts w:ascii="Arial" w:hAnsi="Arial" w:cs="Arial"/>
          <w:sz w:val="24"/>
          <w:szCs w:val="24"/>
        </w:rPr>
        <w:t>anbringen wollen, als der Container gegen die Stange schlug</w:t>
      </w:r>
      <w:ins w:id="3905" w:author="Lektorat Bauer" w:date="2025-03-01T09:54:00Z" w16du:dateUtc="2025-03-01T08:54:00Z">
        <w:r w:rsidR="00196DAB">
          <w:rPr>
            <w:rFonts w:ascii="Arial" w:hAnsi="Arial" w:cs="Arial"/>
            <w:sz w:val="24"/>
            <w:szCs w:val="24"/>
          </w:rPr>
          <w:t>.</w:t>
        </w:r>
      </w:ins>
      <w:del w:id="3906" w:author="Lektorat Bauer" w:date="2025-03-01T09:54:00Z" w16du:dateUtc="2025-03-01T08:54:00Z">
        <w:r w:rsidRPr="00944672" w:rsidDel="00196DAB">
          <w:rPr>
            <w:rFonts w:ascii="Arial" w:hAnsi="Arial" w:cs="Arial"/>
            <w:sz w:val="24"/>
            <w:szCs w:val="24"/>
          </w:rPr>
          <w:delText>,</w:delText>
        </w:r>
      </w:del>
      <w:r w:rsidRPr="00944672">
        <w:rPr>
          <w:rFonts w:ascii="Arial" w:hAnsi="Arial" w:cs="Arial"/>
          <w:sz w:val="24"/>
          <w:szCs w:val="24"/>
        </w:rPr>
        <w:t xml:space="preserve"> </w:t>
      </w:r>
      <w:del w:id="3907" w:author="Lektorat Bauer" w:date="2025-03-01T09:54:00Z" w16du:dateUtc="2025-03-01T08:54:00Z">
        <w:r w:rsidRPr="00944672" w:rsidDel="00196DAB">
          <w:rPr>
            <w:rFonts w:ascii="Arial" w:hAnsi="Arial" w:cs="Arial"/>
            <w:sz w:val="24"/>
            <w:szCs w:val="24"/>
          </w:rPr>
          <w:delText>und ihm</w:delText>
        </w:r>
      </w:del>
      <w:ins w:id="3908" w:author="Lektorat Bauer" w:date="2025-03-01T09:54:00Z" w16du:dateUtc="2025-03-01T08:54:00Z">
        <w:r w:rsidR="00196DAB">
          <w:rPr>
            <w:rFonts w:ascii="Arial" w:hAnsi="Arial" w:cs="Arial"/>
            <w:sz w:val="24"/>
            <w:szCs w:val="24"/>
          </w:rPr>
          <w:t>Ihm</w:t>
        </w:r>
      </w:ins>
      <w:r w:rsidRPr="00944672">
        <w:rPr>
          <w:rFonts w:ascii="Arial" w:hAnsi="Arial" w:cs="Arial"/>
          <w:sz w:val="24"/>
          <w:szCs w:val="24"/>
        </w:rPr>
        <w:t xml:space="preserve"> wurden </w:t>
      </w:r>
      <w:del w:id="3909" w:author="Lektorat Bauer" w:date="2025-03-01T09:54:00Z" w16du:dateUtc="2025-03-01T08:54:00Z">
        <w:r w:rsidRPr="00944672" w:rsidDel="00196DAB">
          <w:rPr>
            <w:rFonts w:ascii="Arial" w:hAnsi="Arial" w:cs="Arial"/>
            <w:sz w:val="24"/>
            <w:szCs w:val="24"/>
          </w:rPr>
          <w:delText xml:space="preserve">dabei </w:delText>
        </w:r>
      </w:del>
      <w:r w:rsidRPr="00944672">
        <w:rPr>
          <w:rFonts w:ascii="Arial" w:hAnsi="Arial" w:cs="Arial"/>
          <w:sz w:val="24"/>
          <w:szCs w:val="24"/>
        </w:rPr>
        <w:t xml:space="preserve">drei Finger </w:t>
      </w:r>
      <w:del w:id="3910" w:author="Lektorat Bauer" w:date="2025-03-01T09:54:00Z" w16du:dateUtc="2025-03-01T08:54:00Z">
        <w:r w:rsidRPr="00944672" w:rsidDel="00196DAB">
          <w:rPr>
            <w:rFonts w:ascii="Arial" w:hAnsi="Arial" w:cs="Arial"/>
            <w:sz w:val="24"/>
            <w:szCs w:val="24"/>
          </w:rPr>
          <w:delText xml:space="preserve">von der Hand </w:delText>
        </w:r>
      </w:del>
      <w:r w:rsidRPr="00944672">
        <w:rPr>
          <w:rFonts w:ascii="Arial" w:hAnsi="Arial" w:cs="Arial"/>
          <w:sz w:val="24"/>
          <w:szCs w:val="24"/>
        </w:rPr>
        <w:t xml:space="preserve">abgetrennt. Schreiend und blutend sank der Kampfschwimmer zu Boden, und wurde </w:t>
      </w:r>
      <w:del w:id="3911" w:author="Lektorat Bauer" w:date="2025-03-01T09:54:00Z" w16du:dateUtc="2025-03-01T08:54:00Z">
        <w:r w:rsidRPr="00944672" w:rsidDel="00196DAB">
          <w:rPr>
            <w:rFonts w:ascii="Arial" w:hAnsi="Arial" w:cs="Arial"/>
            <w:sz w:val="24"/>
            <w:szCs w:val="24"/>
          </w:rPr>
          <w:delText xml:space="preserve">dann </w:delText>
        </w:r>
      </w:del>
      <w:r w:rsidRPr="00944672">
        <w:rPr>
          <w:rFonts w:ascii="Arial" w:hAnsi="Arial" w:cs="Arial"/>
          <w:sz w:val="24"/>
          <w:szCs w:val="24"/>
        </w:rPr>
        <w:t xml:space="preserve">von den Kollegen </w:t>
      </w:r>
      <w:del w:id="3912" w:author="Lektorat Bauer" w:date="2025-03-01T09:54:00Z" w16du:dateUtc="2025-03-01T08:54:00Z">
        <w:r w:rsidRPr="00944672" w:rsidDel="00196DAB">
          <w:rPr>
            <w:rFonts w:ascii="Arial" w:hAnsi="Arial" w:cs="Arial"/>
            <w:sz w:val="24"/>
            <w:szCs w:val="24"/>
          </w:rPr>
          <w:delText xml:space="preserve">raus </w:delText>
        </w:r>
      </w:del>
      <w:r w:rsidRPr="00944672">
        <w:rPr>
          <w:rFonts w:ascii="Arial" w:hAnsi="Arial" w:cs="Arial"/>
          <w:sz w:val="24"/>
          <w:szCs w:val="24"/>
        </w:rPr>
        <w:t>zu einem Schlauchboot gebracht. Die zweite Sicherungsstange war dadurch nicht fest verankert.</w:t>
      </w:r>
    </w:p>
    <w:p w14:paraId="5A0D8DB8" w14:textId="5C311913"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Die Neigung des Flugzeuges hatte sich </w:t>
      </w:r>
      <w:commentRangeStart w:id="3913"/>
      <w:del w:id="3914" w:author="Lektorat Bauer" w:date="2025-03-01T09:54:00Z" w16du:dateUtc="2025-03-01T08:54:00Z">
        <w:r w:rsidRPr="00944672" w:rsidDel="00196DAB">
          <w:rPr>
            <w:rFonts w:ascii="Arial" w:hAnsi="Arial" w:cs="Arial"/>
            <w:sz w:val="24"/>
            <w:szCs w:val="24"/>
          </w:rPr>
          <w:delText>nach dem Verlassen der Palette, und dem damit einhergehenden Gewichtsverlust</w:delText>
        </w:r>
      </w:del>
      <w:commentRangeEnd w:id="3913"/>
      <w:r w:rsidR="00196DAB">
        <w:rPr>
          <w:rStyle w:val="Kommentarzeichen"/>
        </w:rPr>
        <w:commentReference w:id="3913"/>
      </w:r>
      <w:del w:id="3915" w:author="Lektorat Bauer" w:date="2025-03-01T09:54:00Z" w16du:dateUtc="2025-03-01T08:54:00Z">
        <w:r w:rsidRPr="00944672" w:rsidDel="00196DAB">
          <w:rPr>
            <w:rFonts w:ascii="Arial" w:hAnsi="Arial" w:cs="Arial"/>
            <w:sz w:val="24"/>
            <w:szCs w:val="24"/>
          </w:rPr>
          <w:delText xml:space="preserve">, </w:delText>
        </w:r>
      </w:del>
      <w:r w:rsidRPr="00944672">
        <w:rPr>
          <w:rFonts w:ascii="Arial" w:hAnsi="Arial" w:cs="Arial"/>
          <w:sz w:val="24"/>
          <w:szCs w:val="24"/>
        </w:rPr>
        <w:t xml:space="preserve">etwas verändert. Das Flugzeug </w:t>
      </w:r>
      <w:del w:id="3916" w:author="Lektorat Bauer" w:date="2025-03-01T09:54:00Z" w16du:dateUtc="2025-03-01T08:54:00Z">
        <w:r w:rsidRPr="00944672" w:rsidDel="00196DAB">
          <w:rPr>
            <w:rFonts w:ascii="Arial" w:hAnsi="Arial" w:cs="Arial"/>
            <w:sz w:val="24"/>
            <w:szCs w:val="24"/>
          </w:rPr>
          <w:delText xml:space="preserve">war </w:delText>
        </w:r>
      </w:del>
      <w:ins w:id="3917" w:author="Lektorat Bauer" w:date="2025-03-01T09:54:00Z" w16du:dateUtc="2025-03-01T08:54:00Z">
        <w:r w:rsidR="00196DAB">
          <w:rPr>
            <w:rFonts w:ascii="Arial" w:hAnsi="Arial" w:cs="Arial"/>
            <w:sz w:val="24"/>
            <w:szCs w:val="24"/>
          </w:rPr>
          <w:t>lag</w:t>
        </w:r>
        <w:r w:rsidR="00196DAB" w:rsidRPr="00944672">
          <w:rPr>
            <w:rFonts w:ascii="Arial" w:hAnsi="Arial" w:cs="Arial"/>
            <w:sz w:val="24"/>
            <w:szCs w:val="24"/>
          </w:rPr>
          <w:t xml:space="preserve"> </w:t>
        </w:r>
      </w:ins>
      <w:r w:rsidRPr="00944672">
        <w:rPr>
          <w:rFonts w:ascii="Arial" w:hAnsi="Arial" w:cs="Arial"/>
          <w:sz w:val="24"/>
          <w:szCs w:val="24"/>
        </w:rPr>
        <w:t xml:space="preserve">wieder </w:t>
      </w:r>
      <w:del w:id="3918" w:author="Lektorat Bauer" w:date="2025-03-01T09:55:00Z" w16du:dateUtc="2025-03-01T08:55:00Z">
        <w:r w:rsidRPr="00944672" w:rsidDel="00196DAB">
          <w:rPr>
            <w:rFonts w:ascii="Arial" w:hAnsi="Arial" w:cs="Arial"/>
            <w:sz w:val="24"/>
            <w:szCs w:val="24"/>
          </w:rPr>
          <w:delText xml:space="preserve">etwas </w:delText>
        </w:r>
      </w:del>
      <w:ins w:id="3919" w:author="Lektorat Bauer" w:date="2025-03-01T09:55:00Z" w16du:dateUtc="2025-03-01T08:55:00Z">
        <w:r w:rsidR="00196DAB">
          <w:rPr>
            <w:rFonts w:ascii="Arial" w:hAnsi="Arial" w:cs="Arial"/>
            <w:sz w:val="24"/>
            <w:szCs w:val="24"/>
          </w:rPr>
          <w:t xml:space="preserve">ein </w:t>
        </w:r>
        <w:commentRangeStart w:id="3920"/>
        <w:r w:rsidR="00196DAB">
          <w:rPr>
            <w:rFonts w:ascii="Arial" w:hAnsi="Arial" w:cs="Arial"/>
            <w:sz w:val="24"/>
            <w:szCs w:val="24"/>
          </w:rPr>
          <w:t>wenig</w:t>
        </w:r>
        <w:commentRangeEnd w:id="3920"/>
        <w:r w:rsidR="00196DAB">
          <w:rPr>
            <w:rStyle w:val="Kommentarzeichen"/>
          </w:rPr>
          <w:commentReference w:id="3920"/>
        </w:r>
        <w:r w:rsidR="00196DAB" w:rsidRPr="00944672">
          <w:rPr>
            <w:rFonts w:ascii="Arial" w:hAnsi="Arial" w:cs="Arial"/>
            <w:sz w:val="24"/>
            <w:szCs w:val="24"/>
          </w:rPr>
          <w:t xml:space="preserve"> </w:t>
        </w:r>
      </w:ins>
      <w:r w:rsidRPr="00944672">
        <w:rPr>
          <w:rFonts w:ascii="Arial" w:hAnsi="Arial" w:cs="Arial"/>
          <w:sz w:val="24"/>
          <w:szCs w:val="24"/>
        </w:rPr>
        <w:t xml:space="preserve">gerader, und die Bergung der vorderen Palette gestaltete sich dadurch etwas leichter. </w:t>
      </w:r>
    </w:p>
    <w:p w14:paraId="5502B485" w14:textId="1CDFE4FD"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Die Bremsen unter der Palette konnten gelöst werden und die Palette ließ sich auch nach vorne bewegen. Tatsächlich wurde nur knapp </w:t>
      </w:r>
      <w:ins w:id="3921" w:author="Lektorat Bauer" w:date="2025-03-01T09:55:00Z" w16du:dateUtc="2025-03-01T08:55:00Z">
        <w:r w:rsidR="00196DAB">
          <w:rPr>
            <w:rFonts w:ascii="Arial" w:hAnsi="Arial" w:cs="Arial"/>
            <w:sz w:val="24"/>
            <w:szCs w:val="24"/>
          </w:rPr>
          <w:t>eine</w:t>
        </w:r>
      </w:ins>
      <w:del w:id="3922" w:author="Lektorat Bauer" w:date="2025-03-01T09:55:00Z" w16du:dateUtc="2025-03-01T08:55:00Z">
        <w:r w:rsidRPr="00944672" w:rsidDel="00196DAB">
          <w:rPr>
            <w:rFonts w:ascii="Arial" w:hAnsi="Arial" w:cs="Arial"/>
            <w:sz w:val="24"/>
            <w:szCs w:val="24"/>
          </w:rPr>
          <w:delText>1</w:delText>
        </w:r>
      </w:del>
      <w:r w:rsidRPr="00944672">
        <w:rPr>
          <w:rFonts w:ascii="Arial" w:hAnsi="Arial" w:cs="Arial"/>
          <w:sz w:val="24"/>
          <w:szCs w:val="24"/>
        </w:rPr>
        <w:t xml:space="preserve"> Minute benötigt, um die Palette auf den Rollen nach vorne vor die Luke zu schieben. </w:t>
      </w:r>
    </w:p>
    <w:p w14:paraId="63D422A3" w14:textId="77777777"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Um abzusichern, dass die Palette sich durch die Neigung nicht wieder nach vorne bewegen würde, wurden Stopper eingebaut, die das Wegrutschen verhindern sollten. Jetzt war die Palette zum Ausladen bereit.</w:t>
      </w:r>
    </w:p>
    <w:p w14:paraId="5C41BCA0" w14:textId="77777777"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Es stellte sich heraus, dass vorne an der Palette keine Möglichkeit vorhanden war, um den Kranhaken zu befestigen. Jetzt musste improvisiert werden, und es war Kreativität gefragt. Bakh Na-Gil, der das Geschehen vom Bug des Frachters aus verfolgte, griff zum Funkgerät</w:t>
      </w:r>
      <w:del w:id="3923" w:author="Lektorat Bauer" w:date="2025-03-01T09:55:00Z" w16du:dateUtc="2025-03-01T08:55:00Z">
        <w:r w:rsidRPr="00944672" w:rsidDel="00196DAB">
          <w:rPr>
            <w:rFonts w:ascii="Arial" w:hAnsi="Arial" w:cs="Arial"/>
            <w:sz w:val="24"/>
            <w:szCs w:val="24"/>
          </w:rPr>
          <w:delText xml:space="preserve"> und sagte</w:delText>
        </w:r>
      </w:del>
      <w:r w:rsidRPr="00944672">
        <w:rPr>
          <w:rFonts w:ascii="Arial" w:hAnsi="Arial" w:cs="Arial"/>
          <w:sz w:val="24"/>
          <w:szCs w:val="24"/>
        </w:rPr>
        <w:t xml:space="preserve">: „Der Container ist auf beiden Seiten offen, zieht dort ein Band durch und bildet eine Schlaufe, die dann am Kran befestigt wird.“ Spontan wurden drei Daumen hoch gezeigt und von einem Schlauchboot wurde ein vorbereitetes Seil zum Flugzeug gebracht. Das Seil wurde doppelt gelegt, und mit einem Palstek-Knoten eine Schlaufe </w:t>
      </w:r>
      <w:r w:rsidRPr="00944672">
        <w:rPr>
          <w:rFonts w:ascii="Arial" w:hAnsi="Arial" w:cs="Arial"/>
          <w:sz w:val="24"/>
          <w:szCs w:val="24"/>
        </w:rPr>
        <w:lastRenderedPageBreak/>
        <w:t xml:space="preserve">geknüpft, die dann an den Kranhaken angebracht wurde. Langsam begann das Flugzeug, wieder nach vorne zu </w:t>
      </w:r>
      <w:commentRangeStart w:id="3924"/>
      <w:r w:rsidRPr="00944672">
        <w:rPr>
          <w:rFonts w:ascii="Arial" w:hAnsi="Arial" w:cs="Arial"/>
          <w:sz w:val="24"/>
          <w:szCs w:val="24"/>
        </w:rPr>
        <w:t>kränken</w:t>
      </w:r>
      <w:commentRangeEnd w:id="3924"/>
      <w:r w:rsidR="00196DAB">
        <w:rPr>
          <w:rStyle w:val="Kommentarzeichen"/>
        </w:rPr>
        <w:commentReference w:id="3924"/>
      </w:r>
      <w:r w:rsidRPr="00944672">
        <w:rPr>
          <w:rFonts w:ascii="Arial" w:hAnsi="Arial" w:cs="Arial"/>
          <w:sz w:val="24"/>
          <w:szCs w:val="24"/>
        </w:rPr>
        <w:t xml:space="preserve">. </w:t>
      </w:r>
    </w:p>
    <w:p w14:paraId="60EE382A" w14:textId="21AA38D5"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Wenn die Palette jetzt aus dem Flugzeug gezogen worden wäre, </w:t>
      </w:r>
      <w:del w:id="3925" w:author="Lektorat Bauer" w:date="2025-03-01T09:57:00Z" w16du:dateUtc="2025-03-01T08:57:00Z">
        <w:r w:rsidRPr="00944672" w:rsidDel="00196DAB">
          <w:rPr>
            <w:rFonts w:ascii="Arial" w:hAnsi="Arial" w:cs="Arial"/>
            <w:sz w:val="24"/>
            <w:szCs w:val="24"/>
          </w:rPr>
          <w:delText>dann würde</w:delText>
        </w:r>
      </w:del>
      <w:ins w:id="3926" w:author="Lektorat Bauer" w:date="2025-03-01T09:57:00Z" w16du:dateUtc="2025-03-01T08:57:00Z">
        <w:r w:rsidR="00196DAB">
          <w:rPr>
            <w:rFonts w:ascii="Arial" w:hAnsi="Arial" w:cs="Arial"/>
            <w:sz w:val="24"/>
            <w:szCs w:val="24"/>
          </w:rPr>
          <w:t>wäre</w:t>
        </w:r>
      </w:ins>
      <w:r w:rsidRPr="00944672">
        <w:rPr>
          <w:rFonts w:ascii="Arial" w:hAnsi="Arial" w:cs="Arial"/>
          <w:sz w:val="24"/>
          <w:szCs w:val="24"/>
        </w:rPr>
        <w:t xml:space="preserve"> der Container mit seinem gesamten Gewicht an der provisorischen Schlaufe </w:t>
      </w:r>
      <w:del w:id="3927" w:author="Lektorat Bauer" w:date="2025-03-01T09:57:00Z" w16du:dateUtc="2025-03-01T08:57:00Z">
        <w:r w:rsidRPr="00944672" w:rsidDel="00196DAB">
          <w:rPr>
            <w:rFonts w:ascii="Arial" w:hAnsi="Arial" w:cs="Arial"/>
            <w:sz w:val="24"/>
            <w:szCs w:val="24"/>
          </w:rPr>
          <w:delText>hängen</w:delText>
        </w:r>
      </w:del>
      <w:ins w:id="3928" w:author="Lektorat Bauer" w:date="2025-03-01T09:57:00Z" w16du:dateUtc="2025-03-01T08:57:00Z">
        <w:r w:rsidR="00196DAB">
          <w:rPr>
            <w:rFonts w:ascii="Arial" w:hAnsi="Arial" w:cs="Arial"/>
            <w:sz w:val="24"/>
            <w:szCs w:val="24"/>
          </w:rPr>
          <w:t>gehangen</w:t>
        </w:r>
      </w:ins>
      <w:r w:rsidRPr="00944672">
        <w:rPr>
          <w:rFonts w:ascii="Arial" w:hAnsi="Arial" w:cs="Arial"/>
          <w:sz w:val="24"/>
          <w:szCs w:val="24"/>
        </w:rPr>
        <w:t>. Keiner konnte einschätzen, ob diese Schlaufe halten würde, daher wurde im Flugzeug</w:t>
      </w:r>
      <w:del w:id="3929" w:author="Lektorat Bauer" w:date="2025-03-01T09:57:00Z" w16du:dateUtc="2025-03-01T08:57:00Z">
        <w:r w:rsidRPr="00944672" w:rsidDel="00196DAB">
          <w:rPr>
            <w:rFonts w:ascii="Arial" w:hAnsi="Arial" w:cs="Arial"/>
            <w:sz w:val="24"/>
            <w:szCs w:val="24"/>
          </w:rPr>
          <w:delText>,</w:delText>
        </w:r>
      </w:del>
      <w:r w:rsidRPr="00944672">
        <w:rPr>
          <w:rFonts w:ascii="Arial" w:hAnsi="Arial" w:cs="Arial"/>
          <w:sz w:val="24"/>
          <w:szCs w:val="24"/>
        </w:rPr>
        <w:t xml:space="preserve"> </w:t>
      </w:r>
      <w:commentRangeStart w:id="3930"/>
      <w:r w:rsidRPr="00944672">
        <w:rPr>
          <w:rFonts w:ascii="Arial" w:hAnsi="Arial" w:cs="Arial"/>
          <w:sz w:val="24"/>
          <w:szCs w:val="24"/>
        </w:rPr>
        <w:t xml:space="preserve">bei der zweiten Öffnung des Containers </w:t>
      </w:r>
      <w:del w:id="3931" w:author="Lektorat Bauer" w:date="2025-03-01T09:57:00Z" w16du:dateUtc="2025-03-01T08:57:00Z">
        <w:r w:rsidRPr="00944672" w:rsidDel="00196DAB">
          <w:rPr>
            <w:rFonts w:ascii="Arial" w:hAnsi="Arial" w:cs="Arial"/>
            <w:sz w:val="24"/>
            <w:szCs w:val="24"/>
          </w:rPr>
          <w:delText xml:space="preserve">auch </w:delText>
        </w:r>
      </w:del>
      <w:ins w:id="3932" w:author="Lektorat Bauer" w:date="2025-03-01T09:57:00Z" w16du:dateUtc="2025-03-01T08:57:00Z">
        <w:r w:rsidR="00196DAB">
          <w:rPr>
            <w:rFonts w:ascii="Arial" w:hAnsi="Arial" w:cs="Arial"/>
            <w:sz w:val="24"/>
            <w:szCs w:val="24"/>
          </w:rPr>
          <w:t>ebenfalls</w:t>
        </w:r>
        <w:r w:rsidR="00196DAB" w:rsidRPr="00944672">
          <w:rPr>
            <w:rFonts w:ascii="Arial" w:hAnsi="Arial" w:cs="Arial"/>
            <w:sz w:val="24"/>
            <w:szCs w:val="24"/>
          </w:rPr>
          <w:t xml:space="preserve"> </w:t>
        </w:r>
      </w:ins>
      <w:r w:rsidRPr="00944672">
        <w:rPr>
          <w:rFonts w:ascii="Arial" w:hAnsi="Arial" w:cs="Arial"/>
          <w:sz w:val="24"/>
          <w:szCs w:val="24"/>
        </w:rPr>
        <w:t xml:space="preserve">eine Schlaufe gebunden. </w:t>
      </w:r>
      <w:commentRangeEnd w:id="3930"/>
      <w:r w:rsidR="007A3651">
        <w:rPr>
          <w:rStyle w:val="Kommentarzeichen"/>
        </w:rPr>
        <w:commentReference w:id="3930"/>
      </w:r>
      <w:r w:rsidRPr="00944672">
        <w:rPr>
          <w:rFonts w:ascii="Arial" w:hAnsi="Arial" w:cs="Arial"/>
          <w:sz w:val="24"/>
          <w:szCs w:val="24"/>
        </w:rPr>
        <w:t>Die hintere Schlaufe wurde mit einem Band so gehalten, dass sich hier noch eine Befestigung anbringen ließ.</w:t>
      </w:r>
    </w:p>
    <w:p w14:paraId="2DED8EA2" w14:textId="08393B14"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Die Bewegungen im Flugzeug lösten wieder eine Unruhe aus, und das Flugzeug ruckte und sank ein Stück nach unten. Durch diese spontane Bewegung wurde der Druck auf </w:t>
      </w:r>
      <w:del w:id="3933" w:author="Lektorat Bauer" w:date="2025-03-01T09:59:00Z" w16du:dateUtc="2025-03-01T08:59:00Z">
        <w:r w:rsidRPr="00944672" w:rsidDel="007A3651">
          <w:rPr>
            <w:rFonts w:ascii="Arial" w:hAnsi="Arial" w:cs="Arial"/>
            <w:sz w:val="24"/>
            <w:szCs w:val="24"/>
          </w:rPr>
          <w:delText xml:space="preserve">der </w:delText>
        </w:r>
      </w:del>
      <w:ins w:id="3934" w:author="Lektorat Bauer" w:date="2025-03-01T09:59:00Z" w16du:dateUtc="2025-03-01T08:59:00Z">
        <w:r w:rsidR="007A3651">
          <w:rPr>
            <w:rFonts w:ascii="Arial" w:hAnsi="Arial" w:cs="Arial"/>
            <w:sz w:val="24"/>
            <w:szCs w:val="24"/>
          </w:rPr>
          <w:t>die zweite</w:t>
        </w:r>
        <w:r w:rsidR="007A3651" w:rsidRPr="00944672">
          <w:rPr>
            <w:rFonts w:ascii="Arial" w:hAnsi="Arial" w:cs="Arial"/>
            <w:sz w:val="24"/>
            <w:szCs w:val="24"/>
          </w:rPr>
          <w:t xml:space="preserve"> </w:t>
        </w:r>
      </w:ins>
      <w:r w:rsidRPr="00944672">
        <w:rPr>
          <w:rFonts w:ascii="Arial" w:hAnsi="Arial" w:cs="Arial"/>
          <w:sz w:val="24"/>
          <w:szCs w:val="24"/>
        </w:rPr>
        <w:t xml:space="preserve">Sicherheitsstange </w:t>
      </w:r>
      <w:del w:id="3935" w:author="Lektorat Bauer" w:date="2025-03-01T09:59:00Z" w16du:dateUtc="2025-03-01T08:59:00Z">
        <w:r w:rsidRPr="00944672" w:rsidDel="007A3651">
          <w:rPr>
            <w:rFonts w:ascii="Arial" w:hAnsi="Arial" w:cs="Arial"/>
            <w:sz w:val="24"/>
            <w:szCs w:val="24"/>
          </w:rPr>
          <w:delText xml:space="preserve">zwei </w:delText>
        </w:r>
      </w:del>
      <w:r w:rsidRPr="00944672">
        <w:rPr>
          <w:rFonts w:ascii="Arial" w:hAnsi="Arial" w:cs="Arial"/>
          <w:sz w:val="24"/>
          <w:szCs w:val="24"/>
        </w:rPr>
        <w:t>zu hoch und sie wurde vom Container weg</w:t>
      </w:r>
      <w:ins w:id="3936" w:author="Lektorat Bauer" w:date="2025-03-01T09:59:00Z" w16du:dateUtc="2025-03-01T08:59:00Z">
        <w:r w:rsidR="007A3651">
          <w:rPr>
            <w:rFonts w:ascii="Arial" w:hAnsi="Arial" w:cs="Arial"/>
            <w:sz w:val="24"/>
            <w:szCs w:val="24"/>
          </w:rPr>
          <w:t xml:space="preserve"> katapultiert</w:t>
        </w:r>
      </w:ins>
      <w:r w:rsidRPr="00944672">
        <w:rPr>
          <w:rFonts w:ascii="Arial" w:hAnsi="Arial" w:cs="Arial"/>
          <w:sz w:val="24"/>
          <w:szCs w:val="24"/>
        </w:rPr>
        <w:t xml:space="preserve">, </w:t>
      </w:r>
      <w:ins w:id="3937" w:author="Lektorat Bauer" w:date="2025-03-01T09:59:00Z" w16du:dateUtc="2025-03-01T08:59:00Z">
        <w:r w:rsidR="007A3651">
          <w:rPr>
            <w:rFonts w:ascii="Arial" w:hAnsi="Arial" w:cs="Arial"/>
            <w:sz w:val="24"/>
            <w:szCs w:val="24"/>
          </w:rPr>
          <w:t xml:space="preserve">in </w:t>
        </w:r>
      </w:ins>
      <w:r w:rsidRPr="00944672">
        <w:rPr>
          <w:rFonts w:ascii="Arial" w:hAnsi="Arial" w:cs="Arial"/>
          <w:sz w:val="24"/>
          <w:szCs w:val="24"/>
        </w:rPr>
        <w:t>Richtung vorderer Trennwand</w:t>
      </w:r>
      <w:del w:id="3938" w:author="Lektorat Bauer" w:date="2025-03-01T09:59:00Z" w16du:dateUtc="2025-03-01T08:59:00Z">
        <w:r w:rsidRPr="00944672" w:rsidDel="007A3651">
          <w:rPr>
            <w:rFonts w:ascii="Arial" w:hAnsi="Arial" w:cs="Arial"/>
            <w:sz w:val="24"/>
            <w:szCs w:val="24"/>
          </w:rPr>
          <w:delText>, katapultiert</w:delText>
        </w:r>
      </w:del>
      <w:r w:rsidRPr="00944672">
        <w:rPr>
          <w:rFonts w:ascii="Arial" w:hAnsi="Arial" w:cs="Arial"/>
          <w:sz w:val="24"/>
          <w:szCs w:val="24"/>
        </w:rPr>
        <w:t xml:space="preserve">. Der Kampfschwimmer, der hier noch stand, um die Schlaufe zu sichern, wurde von der Bewegung überrascht, und von der Stange förmlich an die vordere Trennwand genagelt. </w:t>
      </w:r>
      <w:commentRangeStart w:id="3939"/>
      <w:del w:id="3940" w:author="Lektorat Bauer" w:date="2025-03-01T10:00:00Z" w16du:dateUtc="2025-03-01T09:00:00Z">
        <w:r w:rsidRPr="00944672" w:rsidDel="007A3651">
          <w:rPr>
            <w:rFonts w:ascii="Arial" w:hAnsi="Arial" w:cs="Arial"/>
            <w:sz w:val="24"/>
            <w:szCs w:val="24"/>
          </w:rPr>
          <w:delText>Zu seinem Leidwesen überlebte er den Unfall</w:delText>
        </w:r>
      </w:del>
      <w:commentRangeEnd w:id="3939"/>
      <w:r w:rsidR="007A3651">
        <w:rPr>
          <w:rStyle w:val="Kommentarzeichen"/>
        </w:rPr>
        <w:commentReference w:id="3939"/>
      </w:r>
      <w:del w:id="3941" w:author="Lektorat Bauer" w:date="2025-03-01T10:00:00Z" w16du:dateUtc="2025-03-01T09:00:00Z">
        <w:r w:rsidRPr="00944672" w:rsidDel="007A3651">
          <w:rPr>
            <w:rFonts w:ascii="Arial" w:hAnsi="Arial" w:cs="Arial"/>
            <w:sz w:val="24"/>
            <w:szCs w:val="24"/>
          </w:rPr>
          <w:delText>, und e</w:delText>
        </w:r>
      </w:del>
      <w:ins w:id="3942" w:author="Lektorat Bauer" w:date="2025-03-01T10:00:00Z" w16du:dateUtc="2025-03-01T09:00:00Z">
        <w:r w:rsidR="007A3651">
          <w:rPr>
            <w:rFonts w:ascii="Arial" w:hAnsi="Arial" w:cs="Arial"/>
            <w:sz w:val="24"/>
            <w:szCs w:val="24"/>
          </w:rPr>
          <w:t>E</w:t>
        </w:r>
      </w:ins>
      <w:r w:rsidRPr="00944672">
        <w:rPr>
          <w:rFonts w:ascii="Arial" w:hAnsi="Arial" w:cs="Arial"/>
          <w:sz w:val="24"/>
          <w:szCs w:val="24"/>
        </w:rPr>
        <w:t xml:space="preserve">s dauerte </w:t>
      </w:r>
      <w:del w:id="3943" w:author="Lektorat Bauer" w:date="2025-03-01T10:00:00Z" w16du:dateUtc="2025-03-01T09:00:00Z">
        <w:r w:rsidRPr="00944672" w:rsidDel="007A3651">
          <w:rPr>
            <w:rFonts w:ascii="Arial" w:hAnsi="Arial" w:cs="Arial"/>
            <w:sz w:val="24"/>
            <w:szCs w:val="24"/>
          </w:rPr>
          <w:delText xml:space="preserve">noch </w:delText>
        </w:r>
      </w:del>
      <w:r w:rsidRPr="00944672">
        <w:rPr>
          <w:rFonts w:ascii="Arial" w:hAnsi="Arial" w:cs="Arial"/>
          <w:sz w:val="24"/>
          <w:szCs w:val="24"/>
        </w:rPr>
        <w:t xml:space="preserve">zwei Minuten, bis er </w:t>
      </w:r>
      <w:del w:id="3944" w:author="Lektorat Bauer" w:date="2025-03-01T10:00:00Z" w16du:dateUtc="2025-03-01T09:00:00Z">
        <w:r w:rsidRPr="00944672" w:rsidDel="007A3651">
          <w:rPr>
            <w:rFonts w:ascii="Arial" w:hAnsi="Arial" w:cs="Arial"/>
            <w:sz w:val="24"/>
            <w:szCs w:val="24"/>
          </w:rPr>
          <w:delText xml:space="preserve">dann </w:delText>
        </w:r>
      </w:del>
      <w:ins w:id="3945" w:author="Lektorat Bauer" w:date="2025-03-01T10:00:00Z" w16du:dateUtc="2025-03-01T09:00:00Z">
        <w:r w:rsidR="007A3651">
          <w:rPr>
            <w:rFonts w:ascii="Arial" w:hAnsi="Arial" w:cs="Arial"/>
            <w:sz w:val="24"/>
            <w:szCs w:val="24"/>
          </w:rPr>
          <w:t xml:space="preserve">endlich </w:t>
        </w:r>
      </w:ins>
      <w:r w:rsidRPr="00944672">
        <w:rPr>
          <w:rFonts w:ascii="Arial" w:hAnsi="Arial" w:cs="Arial"/>
          <w:sz w:val="24"/>
          <w:szCs w:val="24"/>
        </w:rPr>
        <w:t>verstarb.</w:t>
      </w:r>
    </w:p>
    <w:p w14:paraId="0D859B7F" w14:textId="42D59263"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Es </w:t>
      </w:r>
      <w:del w:id="3946" w:author="Lektorat Bauer" w:date="2025-03-01T10:00:00Z" w16du:dateUtc="2025-03-01T09:00:00Z">
        <w:r w:rsidRPr="00944672" w:rsidDel="007A3651">
          <w:rPr>
            <w:rFonts w:ascii="Arial" w:hAnsi="Arial" w:cs="Arial"/>
            <w:sz w:val="24"/>
            <w:szCs w:val="24"/>
          </w:rPr>
          <w:delText xml:space="preserve">gibt </w:delText>
        </w:r>
      </w:del>
      <w:ins w:id="3947" w:author="Lektorat Bauer" w:date="2025-03-01T10:00:00Z" w16du:dateUtc="2025-03-01T09:00:00Z">
        <w:r w:rsidR="007A3651">
          <w:rPr>
            <w:rFonts w:ascii="Arial" w:hAnsi="Arial" w:cs="Arial"/>
            <w:sz w:val="24"/>
            <w:szCs w:val="24"/>
          </w:rPr>
          <w:t>gab</w:t>
        </w:r>
        <w:r w:rsidR="007A3651" w:rsidRPr="00944672">
          <w:rPr>
            <w:rFonts w:ascii="Arial" w:hAnsi="Arial" w:cs="Arial"/>
            <w:sz w:val="24"/>
            <w:szCs w:val="24"/>
          </w:rPr>
          <w:t xml:space="preserve"> </w:t>
        </w:r>
      </w:ins>
      <w:r w:rsidRPr="00944672">
        <w:rPr>
          <w:rFonts w:ascii="Arial" w:hAnsi="Arial" w:cs="Arial"/>
          <w:sz w:val="24"/>
          <w:szCs w:val="24"/>
        </w:rPr>
        <w:t>nicht viel Platz</w:t>
      </w:r>
      <w:del w:id="3948" w:author="Lektorat Bauer" w:date="2025-03-01T10:00:00Z" w16du:dateUtc="2025-03-01T09:00:00Z">
        <w:r w:rsidRPr="00944672" w:rsidDel="007A3651">
          <w:rPr>
            <w:rFonts w:ascii="Arial" w:hAnsi="Arial" w:cs="Arial"/>
            <w:sz w:val="24"/>
            <w:szCs w:val="24"/>
          </w:rPr>
          <w:delText>,</w:delText>
        </w:r>
      </w:del>
      <w:r w:rsidRPr="00944672">
        <w:rPr>
          <w:rFonts w:ascii="Arial" w:hAnsi="Arial" w:cs="Arial"/>
          <w:sz w:val="24"/>
          <w:szCs w:val="24"/>
        </w:rPr>
        <w:t xml:space="preserve"> zwischen Kabinendecke und der Oberseite des Containers. </w:t>
      </w:r>
      <w:del w:id="3949" w:author="Lektorat Bauer" w:date="2025-03-01T10:00:00Z" w16du:dateUtc="2025-03-01T09:00:00Z">
        <w:r w:rsidRPr="00944672" w:rsidDel="007A3651">
          <w:rPr>
            <w:rFonts w:ascii="Arial" w:hAnsi="Arial" w:cs="Arial"/>
            <w:sz w:val="24"/>
            <w:szCs w:val="24"/>
          </w:rPr>
          <w:delText>Dadurch das ein</w:delText>
        </w:r>
      </w:del>
      <w:ins w:id="3950" w:author="Lektorat Bauer" w:date="2025-03-01T10:00:00Z" w16du:dateUtc="2025-03-01T09:00:00Z">
        <w:r w:rsidR="007A3651">
          <w:rPr>
            <w:rFonts w:ascii="Arial" w:hAnsi="Arial" w:cs="Arial"/>
            <w:sz w:val="24"/>
            <w:szCs w:val="24"/>
          </w:rPr>
          <w:t>Da ein</w:t>
        </w:r>
      </w:ins>
      <w:r w:rsidRPr="00944672">
        <w:rPr>
          <w:rFonts w:ascii="Arial" w:hAnsi="Arial" w:cs="Arial"/>
          <w:sz w:val="24"/>
          <w:szCs w:val="24"/>
        </w:rPr>
        <w:t xml:space="preserve"> Kampfschwimmer schwer verletzt wurde, war diese Position jetzt </w:t>
      </w:r>
      <w:del w:id="3951" w:author="Lektorat Bauer" w:date="2025-03-01T10:01:00Z" w16du:dateUtc="2025-03-01T09:01:00Z">
        <w:r w:rsidRPr="00944672" w:rsidDel="007A3651">
          <w:rPr>
            <w:rFonts w:ascii="Arial" w:hAnsi="Arial" w:cs="Arial"/>
            <w:sz w:val="24"/>
            <w:szCs w:val="24"/>
          </w:rPr>
          <w:delText xml:space="preserve">nicht </w:delText>
        </w:r>
      </w:del>
      <w:ins w:id="3952" w:author="Lektorat Bauer" w:date="2025-03-01T10:01:00Z" w16du:dateUtc="2025-03-01T09:01:00Z">
        <w:r w:rsidR="007A3651">
          <w:rPr>
            <w:rFonts w:ascii="Arial" w:hAnsi="Arial" w:cs="Arial"/>
            <w:sz w:val="24"/>
            <w:szCs w:val="24"/>
          </w:rPr>
          <w:t>un</w:t>
        </w:r>
      </w:ins>
      <w:r w:rsidRPr="00944672">
        <w:rPr>
          <w:rFonts w:ascii="Arial" w:hAnsi="Arial" w:cs="Arial"/>
          <w:sz w:val="24"/>
          <w:szCs w:val="24"/>
        </w:rPr>
        <w:t xml:space="preserve">besetzt und ein weiterer Kampfschwimmer musste sich seinen Weg nach innen bahnen, </w:t>
      </w:r>
      <w:del w:id="3953" w:author="Lektorat Bauer" w:date="2025-03-01T10:01:00Z" w16du:dateUtc="2025-03-01T09:01:00Z">
        <w:r w:rsidRPr="00944672" w:rsidDel="007A3651">
          <w:rPr>
            <w:rFonts w:ascii="Arial" w:hAnsi="Arial" w:cs="Arial"/>
            <w:sz w:val="24"/>
            <w:szCs w:val="24"/>
          </w:rPr>
          <w:delText>damit die Möglichkeit bestand,</w:delText>
        </w:r>
      </w:del>
      <w:ins w:id="3954" w:author="Lektorat Bauer" w:date="2025-03-01T10:01:00Z" w16du:dateUtc="2025-03-01T09:01:00Z">
        <w:r w:rsidR="007A3651">
          <w:rPr>
            <w:rFonts w:ascii="Arial" w:hAnsi="Arial" w:cs="Arial"/>
            <w:sz w:val="24"/>
            <w:szCs w:val="24"/>
          </w:rPr>
          <w:t>um</w:t>
        </w:r>
      </w:ins>
      <w:r w:rsidRPr="00944672">
        <w:rPr>
          <w:rFonts w:ascii="Arial" w:hAnsi="Arial" w:cs="Arial"/>
          <w:sz w:val="24"/>
          <w:szCs w:val="24"/>
        </w:rPr>
        <w:t xml:space="preserve"> den Container abzusichern.</w:t>
      </w:r>
    </w:p>
    <w:p w14:paraId="59AB04EB" w14:textId="77777777"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Dieser Vorgang dauerte noch einmal eine Minute, und das Flugzeug neigte sich bereits bedenklich nach vorn. Da sich der Container nicht mehr leicht schieben ließ, stemmte sich der hintere Soldat mit all seiner Kraft gegen den Container und bewegt ihn so nach vorn. Auch die hintere Schleife wurde damit jetzt erreichbar, und dann schnell mit dem Kran verbunden. </w:t>
      </w:r>
    </w:p>
    <w:p w14:paraId="10E8848A" w14:textId="77777777"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Um zu verhindern, dass der Container abriss und dann gleich in die Tiefe rauschte, wurden an jeder Seite Schwimmer angebracht, die den Container an der Oberfläche halten sollten.</w:t>
      </w:r>
    </w:p>
    <w:p w14:paraId="43315B74" w14:textId="70009730"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Kurz bevor der Container den Rumpf verließ, gab es ein sehr lautes Geräusch, das klang, </w:t>
      </w:r>
      <w:commentRangeStart w:id="3955"/>
      <w:r w:rsidRPr="00944672">
        <w:rPr>
          <w:rFonts w:ascii="Arial" w:hAnsi="Arial" w:cs="Arial"/>
          <w:sz w:val="24"/>
          <w:szCs w:val="24"/>
        </w:rPr>
        <w:t xml:space="preserve">als </w:t>
      </w:r>
      <w:r w:rsidRPr="00944672">
        <w:rPr>
          <w:rFonts w:ascii="Arial" w:hAnsi="Arial" w:cs="Arial"/>
          <w:noProof/>
          <w:sz w:val="24"/>
          <w:szCs w:val="24"/>
        </w:rPr>
        <w:t>würde</w:t>
      </w:r>
      <w:r w:rsidRPr="00944672">
        <w:rPr>
          <w:rFonts w:ascii="Arial" w:hAnsi="Arial" w:cs="Arial"/>
          <w:sz w:val="24"/>
          <w:szCs w:val="24"/>
        </w:rPr>
        <w:t xml:space="preserve"> jemand Papier zerreißen</w:t>
      </w:r>
      <w:commentRangeEnd w:id="3955"/>
      <w:r w:rsidR="007A3651">
        <w:rPr>
          <w:rStyle w:val="Kommentarzeichen"/>
        </w:rPr>
        <w:commentReference w:id="3955"/>
      </w:r>
      <w:r w:rsidRPr="00944672">
        <w:rPr>
          <w:rFonts w:ascii="Arial" w:hAnsi="Arial" w:cs="Arial"/>
          <w:sz w:val="24"/>
          <w:szCs w:val="24"/>
        </w:rPr>
        <w:t>. Der Flugzeugrumpf riss vor den Tragflächen auf. Jetzt bestand akute Gefahr, dass der vordere Teil des Flugzeuges abbrechen</w:t>
      </w:r>
      <w:del w:id="3956" w:author="Lektorat Bauer" w:date="2025-03-01T10:02:00Z" w16du:dateUtc="2025-03-01T09:02:00Z">
        <w:r w:rsidRPr="00944672" w:rsidDel="007A3651">
          <w:rPr>
            <w:rFonts w:ascii="Arial" w:hAnsi="Arial" w:cs="Arial"/>
            <w:sz w:val="24"/>
            <w:szCs w:val="24"/>
          </w:rPr>
          <w:delText xml:space="preserve"> würde,</w:delText>
        </w:r>
      </w:del>
      <w:r w:rsidRPr="00944672">
        <w:rPr>
          <w:rFonts w:ascii="Arial" w:hAnsi="Arial" w:cs="Arial"/>
          <w:sz w:val="24"/>
          <w:szCs w:val="24"/>
        </w:rPr>
        <w:t xml:space="preserve"> und </w:t>
      </w:r>
      <w:del w:id="3957" w:author="Lektorat Bauer" w:date="2025-03-01T10:02:00Z" w16du:dateUtc="2025-03-01T09:02:00Z">
        <w:r w:rsidRPr="00944672" w:rsidDel="007A3651">
          <w:rPr>
            <w:rFonts w:ascii="Arial" w:hAnsi="Arial" w:cs="Arial"/>
            <w:sz w:val="24"/>
            <w:szCs w:val="24"/>
          </w:rPr>
          <w:delText xml:space="preserve">wahrscheinlich </w:delText>
        </w:r>
      </w:del>
      <w:r w:rsidRPr="00944672">
        <w:rPr>
          <w:rFonts w:ascii="Arial" w:hAnsi="Arial" w:cs="Arial"/>
          <w:sz w:val="24"/>
          <w:szCs w:val="24"/>
        </w:rPr>
        <w:t xml:space="preserve">alle mit in den Tod reißen würde. Schnell, aber besonnen, wurde </w:t>
      </w:r>
      <w:del w:id="3958" w:author="Lektorat Bauer" w:date="2025-03-01T10:02:00Z" w16du:dateUtc="2025-03-01T09:02:00Z">
        <w:r w:rsidRPr="00944672" w:rsidDel="007A3651">
          <w:rPr>
            <w:rFonts w:ascii="Arial" w:hAnsi="Arial" w:cs="Arial"/>
            <w:sz w:val="24"/>
            <w:szCs w:val="24"/>
          </w:rPr>
          <w:delText xml:space="preserve">jetzt </w:delText>
        </w:r>
      </w:del>
      <w:r w:rsidRPr="00944672">
        <w:rPr>
          <w:rFonts w:ascii="Arial" w:hAnsi="Arial" w:cs="Arial"/>
          <w:sz w:val="24"/>
          <w:szCs w:val="24"/>
        </w:rPr>
        <w:t xml:space="preserve">der Container aus dem Rumpf gezogen, und hing mit seinem Gewicht </w:t>
      </w:r>
      <w:del w:id="3959" w:author="Lektorat Bauer" w:date="2025-03-01T10:02:00Z" w16du:dateUtc="2025-03-01T09:02:00Z">
        <w:r w:rsidRPr="00944672" w:rsidDel="007A3651">
          <w:rPr>
            <w:rFonts w:ascii="Arial" w:hAnsi="Arial" w:cs="Arial"/>
            <w:sz w:val="24"/>
            <w:szCs w:val="24"/>
          </w:rPr>
          <w:delText xml:space="preserve">jetzt </w:delText>
        </w:r>
      </w:del>
      <w:r w:rsidRPr="00944672">
        <w:rPr>
          <w:rFonts w:ascii="Arial" w:hAnsi="Arial" w:cs="Arial"/>
          <w:sz w:val="24"/>
          <w:szCs w:val="24"/>
        </w:rPr>
        <w:t>am Kranhaken.</w:t>
      </w:r>
    </w:p>
    <w:p w14:paraId="578E4941" w14:textId="6C244BD1"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Erneut wurde der Rumpf durch diese Gewichtsveränderung belastet, und schwamm wieder etwas auf. Durch die ganzen Belastungen, durch die Wasserung und das Sprengen der vorderen Luke</w:t>
      </w:r>
      <w:del w:id="3960" w:author="Lektorat Bauer" w:date="2025-03-01T10:02:00Z" w16du:dateUtc="2025-03-01T09:02:00Z">
        <w:r w:rsidRPr="00944672" w:rsidDel="007A3651">
          <w:rPr>
            <w:rFonts w:ascii="Arial" w:hAnsi="Arial" w:cs="Arial"/>
            <w:sz w:val="24"/>
            <w:szCs w:val="24"/>
          </w:rPr>
          <w:delText>,</w:delText>
        </w:r>
      </w:del>
      <w:r w:rsidRPr="00944672">
        <w:rPr>
          <w:rFonts w:ascii="Arial" w:hAnsi="Arial" w:cs="Arial"/>
          <w:sz w:val="24"/>
          <w:szCs w:val="24"/>
        </w:rPr>
        <w:t xml:space="preserve"> war der Rumpf in Mitleidenschaft gezogen worden und sowieso schon eingerissen</w:t>
      </w:r>
      <w:ins w:id="3961" w:author="Lektorat Bauer" w:date="2025-03-01T10:02:00Z" w16du:dateUtc="2025-03-01T09:02:00Z">
        <w:r w:rsidR="007A3651">
          <w:rPr>
            <w:rFonts w:ascii="Arial" w:hAnsi="Arial" w:cs="Arial"/>
            <w:sz w:val="24"/>
            <w:szCs w:val="24"/>
          </w:rPr>
          <w:t>.</w:t>
        </w:r>
      </w:ins>
      <w:del w:id="3962" w:author="Lektorat Bauer" w:date="2025-03-01T10:02:00Z" w16du:dateUtc="2025-03-01T09:02:00Z">
        <w:r w:rsidRPr="00944672" w:rsidDel="007A3651">
          <w:rPr>
            <w:rFonts w:ascii="Arial" w:hAnsi="Arial" w:cs="Arial"/>
            <w:sz w:val="24"/>
            <w:szCs w:val="24"/>
          </w:rPr>
          <w:delText>,</w:delText>
        </w:r>
      </w:del>
      <w:r w:rsidRPr="00944672">
        <w:rPr>
          <w:rFonts w:ascii="Arial" w:hAnsi="Arial" w:cs="Arial"/>
          <w:sz w:val="24"/>
          <w:szCs w:val="24"/>
        </w:rPr>
        <w:t xml:space="preserve"> </w:t>
      </w:r>
      <w:ins w:id="3963" w:author="Lektorat Bauer" w:date="2025-03-01T10:02:00Z" w16du:dateUtc="2025-03-01T09:02:00Z">
        <w:r w:rsidR="007A3651">
          <w:rPr>
            <w:rFonts w:ascii="Arial" w:hAnsi="Arial" w:cs="Arial"/>
            <w:sz w:val="24"/>
            <w:szCs w:val="24"/>
          </w:rPr>
          <w:t>D</w:t>
        </w:r>
      </w:ins>
      <w:del w:id="3964" w:author="Lektorat Bauer" w:date="2025-03-01T10:02:00Z" w16du:dateUtc="2025-03-01T09:02:00Z">
        <w:r w:rsidRPr="00944672" w:rsidDel="007A3651">
          <w:rPr>
            <w:rFonts w:ascii="Arial" w:hAnsi="Arial" w:cs="Arial"/>
            <w:sz w:val="24"/>
            <w:szCs w:val="24"/>
          </w:rPr>
          <w:delText>d</w:delText>
        </w:r>
      </w:del>
      <w:r w:rsidRPr="00944672">
        <w:rPr>
          <w:rFonts w:ascii="Arial" w:hAnsi="Arial" w:cs="Arial"/>
          <w:sz w:val="24"/>
          <w:szCs w:val="24"/>
        </w:rPr>
        <w:t>iese erneute Bewegung führte dazu, dass der Rumpf halb durchriss.</w:t>
      </w:r>
      <w:del w:id="3965" w:author="Lektorat Bauer" w:date="2025-03-01T10:03:00Z" w16du:dateUtc="2025-03-01T09:03:00Z">
        <w:r w:rsidRPr="00944672" w:rsidDel="007A3651">
          <w:rPr>
            <w:rFonts w:ascii="Arial" w:hAnsi="Arial" w:cs="Arial"/>
            <w:sz w:val="24"/>
            <w:szCs w:val="24"/>
          </w:rPr>
          <w:delText xml:space="preserve"> Jetzt </w:delText>
        </w:r>
        <w:commentRangeStart w:id="3966"/>
        <w:r w:rsidRPr="00944672" w:rsidDel="007A3651">
          <w:rPr>
            <w:rFonts w:ascii="Arial" w:hAnsi="Arial" w:cs="Arial"/>
            <w:sz w:val="24"/>
            <w:szCs w:val="24"/>
          </w:rPr>
          <w:delText>bestand</w:delText>
        </w:r>
      </w:del>
      <w:commentRangeEnd w:id="3966"/>
      <w:r w:rsidR="007A3651">
        <w:rPr>
          <w:rStyle w:val="Kommentarzeichen"/>
        </w:rPr>
        <w:commentReference w:id="3966"/>
      </w:r>
      <w:del w:id="3967" w:author="Lektorat Bauer" w:date="2025-03-01T10:03:00Z" w16du:dateUtc="2025-03-01T09:03:00Z">
        <w:r w:rsidRPr="00944672" w:rsidDel="007A3651">
          <w:rPr>
            <w:rFonts w:ascii="Arial" w:hAnsi="Arial" w:cs="Arial"/>
            <w:sz w:val="24"/>
            <w:szCs w:val="24"/>
          </w:rPr>
          <w:delText xml:space="preserve"> akute Gefahr für alle Soldaten.</w:delText>
        </w:r>
      </w:del>
    </w:p>
    <w:p w14:paraId="089D33D5" w14:textId="59B09581"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In allen Eliteeinheiten ist es üblich, dass Kameraden nicht zurückgelassen werden. Vorne im Flugzeug war immer noch ein toter Soldat, und so schwamm ein Kampfschwimmer in den Rumpf hinein, um den Toten zu bergen. Die Stange hatte sich in der vorderen Wand verkeilt</w:t>
      </w:r>
      <w:del w:id="3968" w:author="Lektorat Bauer" w:date="2025-03-01T10:03:00Z" w16du:dateUtc="2025-03-01T09:03:00Z">
        <w:r w:rsidRPr="00944672" w:rsidDel="007A3651">
          <w:rPr>
            <w:rFonts w:ascii="Arial" w:hAnsi="Arial" w:cs="Arial"/>
            <w:sz w:val="24"/>
            <w:szCs w:val="24"/>
          </w:rPr>
          <w:delText>,</w:delText>
        </w:r>
      </w:del>
      <w:r w:rsidRPr="00944672">
        <w:rPr>
          <w:rFonts w:ascii="Arial" w:hAnsi="Arial" w:cs="Arial"/>
          <w:sz w:val="24"/>
          <w:szCs w:val="24"/>
        </w:rPr>
        <w:t xml:space="preserve"> und konnte nicht ohne Weiteres gelöst werden. Anhand der Rumpfgeräusche war zu erkennen, dass der Rumpf bald abbrechen würde, und es blieb nicht mehr viel Zeit</w:t>
      </w:r>
      <w:ins w:id="3969" w:author="Lektorat Bauer" w:date="2025-03-01T10:03:00Z" w16du:dateUtc="2025-03-01T09:03:00Z">
        <w:r w:rsidR="007A3651">
          <w:rPr>
            <w:rFonts w:ascii="Arial" w:hAnsi="Arial" w:cs="Arial"/>
            <w:sz w:val="24"/>
            <w:szCs w:val="24"/>
          </w:rPr>
          <w:t>,</w:t>
        </w:r>
      </w:ins>
      <w:r w:rsidRPr="00944672">
        <w:rPr>
          <w:rFonts w:ascii="Arial" w:hAnsi="Arial" w:cs="Arial"/>
          <w:sz w:val="24"/>
          <w:szCs w:val="24"/>
        </w:rPr>
        <w:t xml:space="preserve"> </w:t>
      </w:r>
      <w:del w:id="3970" w:author="Lektorat Bauer" w:date="2025-03-01T10:03:00Z" w16du:dateUtc="2025-03-01T09:03:00Z">
        <w:r w:rsidRPr="00944672" w:rsidDel="007A3651">
          <w:rPr>
            <w:rFonts w:ascii="Arial" w:hAnsi="Arial" w:cs="Arial"/>
            <w:sz w:val="24"/>
            <w:szCs w:val="24"/>
          </w:rPr>
          <w:delText xml:space="preserve">in </w:delText>
        </w:r>
      </w:del>
      <w:ins w:id="3971" w:author="Lektorat Bauer" w:date="2025-03-01T10:03:00Z" w16du:dateUtc="2025-03-01T09:03:00Z">
        <w:r w:rsidR="007A3651">
          <w:rPr>
            <w:rFonts w:ascii="Arial" w:hAnsi="Arial" w:cs="Arial"/>
            <w:sz w:val="24"/>
            <w:szCs w:val="24"/>
          </w:rPr>
          <w:t>den</w:t>
        </w:r>
        <w:r w:rsidR="007A3651" w:rsidRPr="00944672">
          <w:rPr>
            <w:rFonts w:ascii="Arial" w:hAnsi="Arial" w:cs="Arial"/>
            <w:sz w:val="24"/>
            <w:szCs w:val="24"/>
          </w:rPr>
          <w:t xml:space="preserve"> </w:t>
        </w:r>
      </w:ins>
      <w:r w:rsidRPr="00944672">
        <w:rPr>
          <w:rFonts w:ascii="Arial" w:hAnsi="Arial" w:cs="Arial"/>
          <w:sz w:val="24"/>
          <w:szCs w:val="24"/>
        </w:rPr>
        <w:t>Toten zu bergen.</w:t>
      </w:r>
    </w:p>
    <w:p w14:paraId="11DA3777" w14:textId="32C351F1"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Es gab nur eine Möglichkeit, den Kameraden zu bergen</w:t>
      </w:r>
      <w:del w:id="3972" w:author="Lektorat Bauer" w:date="2025-03-01T10:04:00Z" w16du:dateUtc="2025-03-01T09:04:00Z">
        <w:r w:rsidRPr="00944672" w:rsidDel="007A3651">
          <w:rPr>
            <w:rFonts w:ascii="Arial" w:hAnsi="Arial" w:cs="Arial"/>
            <w:sz w:val="24"/>
            <w:szCs w:val="24"/>
          </w:rPr>
          <w:delText>,</w:delText>
        </w:r>
      </w:del>
      <w:ins w:id="3973" w:author="Lektorat Bauer" w:date="2025-03-01T10:04:00Z" w16du:dateUtc="2025-03-01T09:04:00Z">
        <w:r w:rsidR="007A3651">
          <w:rPr>
            <w:rFonts w:ascii="Arial" w:hAnsi="Arial" w:cs="Arial"/>
            <w:sz w:val="24"/>
            <w:szCs w:val="24"/>
          </w:rPr>
          <w:t>:</w:t>
        </w:r>
      </w:ins>
      <w:r w:rsidRPr="00944672">
        <w:rPr>
          <w:rFonts w:ascii="Arial" w:hAnsi="Arial" w:cs="Arial"/>
          <w:sz w:val="24"/>
          <w:szCs w:val="24"/>
        </w:rPr>
        <w:t xml:space="preserve"> </w:t>
      </w:r>
      <w:del w:id="3974" w:author="Lektorat Bauer" w:date="2025-03-01T10:04:00Z" w16du:dateUtc="2025-03-01T09:04:00Z">
        <w:r w:rsidRPr="00944672" w:rsidDel="007A3651">
          <w:rPr>
            <w:rFonts w:ascii="Arial" w:hAnsi="Arial" w:cs="Arial"/>
            <w:sz w:val="24"/>
            <w:szCs w:val="24"/>
          </w:rPr>
          <w:delText>und so musste er den</w:delText>
        </w:r>
      </w:del>
      <w:ins w:id="3975" w:author="Lektorat Bauer" w:date="2025-03-01T10:04:00Z" w16du:dateUtc="2025-03-01T09:04:00Z">
        <w:r w:rsidR="007A3651">
          <w:rPr>
            <w:rFonts w:ascii="Arial" w:hAnsi="Arial" w:cs="Arial"/>
            <w:sz w:val="24"/>
            <w:szCs w:val="24"/>
          </w:rPr>
          <w:t>der</w:t>
        </w:r>
      </w:ins>
      <w:r w:rsidRPr="00944672">
        <w:rPr>
          <w:rFonts w:ascii="Arial" w:hAnsi="Arial" w:cs="Arial"/>
          <w:sz w:val="24"/>
          <w:szCs w:val="24"/>
        </w:rPr>
        <w:t xml:space="preserve"> Körper</w:t>
      </w:r>
      <w:ins w:id="3976" w:author="Lektorat Bauer" w:date="2025-03-01T10:04:00Z" w16du:dateUtc="2025-03-01T09:04:00Z">
        <w:r w:rsidR="007A3651">
          <w:rPr>
            <w:rFonts w:ascii="Arial" w:hAnsi="Arial" w:cs="Arial"/>
            <w:sz w:val="24"/>
            <w:szCs w:val="24"/>
          </w:rPr>
          <w:t xml:space="preserve"> musste</w:t>
        </w:r>
      </w:ins>
      <w:r w:rsidRPr="00944672">
        <w:rPr>
          <w:rFonts w:ascii="Arial" w:hAnsi="Arial" w:cs="Arial"/>
          <w:sz w:val="24"/>
          <w:szCs w:val="24"/>
        </w:rPr>
        <w:t xml:space="preserve"> über die Stange </w:t>
      </w:r>
      <w:del w:id="3977" w:author="Lektorat Bauer" w:date="2025-03-01T10:04:00Z" w16du:dateUtc="2025-03-01T09:04:00Z">
        <w:r w:rsidRPr="00944672" w:rsidDel="007A3651">
          <w:rPr>
            <w:rFonts w:ascii="Arial" w:hAnsi="Arial" w:cs="Arial"/>
            <w:sz w:val="24"/>
            <w:szCs w:val="24"/>
          </w:rPr>
          <w:delText>ziehen</w:delText>
        </w:r>
      </w:del>
      <w:ins w:id="3978" w:author="Lektorat Bauer" w:date="2025-03-01T10:04:00Z" w16du:dateUtc="2025-03-01T09:04:00Z">
        <w:r w:rsidR="007A3651">
          <w:rPr>
            <w:rFonts w:ascii="Arial" w:hAnsi="Arial" w:cs="Arial"/>
            <w:sz w:val="24"/>
            <w:szCs w:val="24"/>
          </w:rPr>
          <w:t>gezogen werden</w:t>
        </w:r>
      </w:ins>
      <w:r w:rsidRPr="00944672">
        <w:rPr>
          <w:rFonts w:ascii="Arial" w:hAnsi="Arial" w:cs="Arial"/>
          <w:sz w:val="24"/>
          <w:szCs w:val="24"/>
        </w:rPr>
        <w:t>, um den Körper freizubekommen. Das war eine traurige Aufgabe. Als der Körper frei war, schwamm er wieder zur vorderen Luke</w:t>
      </w:r>
      <w:ins w:id="3979" w:author="Lektorat Bauer" w:date="2025-03-01T10:04:00Z" w16du:dateUtc="2025-03-01T09:04:00Z">
        <w:r w:rsidR="007A3651">
          <w:rPr>
            <w:rFonts w:ascii="Arial" w:hAnsi="Arial" w:cs="Arial"/>
            <w:sz w:val="24"/>
            <w:szCs w:val="24"/>
          </w:rPr>
          <w:t>.</w:t>
        </w:r>
      </w:ins>
      <w:r w:rsidRPr="00944672">
        <w:rPr>
          <w:rFonts w:ascii="Arial" w:hAnsi="Arial" w:cs="Arial"/>
          <w:sz w:val="24"/>
          <w:szCs w:val="24"/>
        </w:rPr>
        <w:t xml:space="preserve"> </w:t>
      </w:r>
      <w:del w:id="3980" w:author="Lektorat Bauer" w:date="2025-03-01T10:04:00Z" w16du:dateUtc="2025-03-01T09:04:00Z">
        <w:r w:rsidRPr="00944672" w:rsidDel="007A3651">
          <w:rPr>
            <w:rFonts w:ascii="Arial" w:hAnsi="Arial" w:cs="Arial"/>
            <w:sz w:val="24"/>
            <w:szCs w:val="24"/>
          </w:rPr>
          <w:delText>und in dem Augenblick, als</w:delText>
        </w:r>
      </w:del>
      <w:ins w:id="3981" w:author="Lektorat Bauer" w:date="2025-03-01T10:04:00Z" w16du:dateUtc="2025-03-01T09:04:00Z">
        <w:r w:rsidR="007A3651">
          <w:rPr>
            <w:rFonts w:ascii="Arial" w:hAnsi="Arial" w:cs="Arial"/>
            <w:sz w:val="24"/>
            <w:szCs w:val="24"/>
          </w:rPr>
          <w:t>Als</w:t>
        </w:r>
      </w:ins>
      <w:r w:rsidRPr="00944672">
        <w:rPr>
          <w:rFonts w:ascii="Arial" w:hAnsi="Arial" w:cs="Arial"/>
          <w:sz w:val="24"/>
          <w:szCs w:val="24"/>
        </w:rPr>
        <w:t xml:space="preserve"> er die Luke verließ, barst der Rumpf und der vordere Flugzeugteil versank im Meer.</w:t>
      </w:r>
    </w:p>
    <w:p w14:paraId="7B8E95D6" w14:textId="57BD5380"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Jetzt war das Rest-Flugzeug im Ungleichgewicht, das Vorderteil fehlte, die Tragflächen wurden von Schwimmern gehalten</w:t>
      </w:r>
      <w:ins w:id="3982" w:author="Lektorat Bauer" w:date="2025-03-01T10:04:00Z" w16du:dateUtc="2025-03-01T09:04:00Z">
        <w:r w:rsidR="007A3651">
          <w:rPr>
            <w:rFonts w:ascii="Arial" w:hAnsi="Arial" w:cs="Arial"/>
            <w:sz w:val="24"/>
            <w:szCs w:val="24"/>
          </w:rPr>
          <w:t>.</w:t>
        </w:r>
      </w:ins>
      <w:r w:rsidRPr="00944672">
        <w:rPr>
          <w:rFonts w:ascii="Arial" w:hAnsi="Arial" w:cs="Arial"/>
          <w:sz w:val="24"/>
          <w:szCs w:val="24"/>
        </w:rPr>
        <w:t xml:space="preserve"> </w:t>
      </w:r>
      <w:ins w:id="3983" w:author="Lektorat Bauer" w:date="2025-03-01T10:04:00Z" w16du:dateUtc="2025-03-01T09:04:00Z">
        <w:r w:rsidR="007A3651">
          <w:rPr>
            <w:rFonts w:ascii="Arial" w:hAnsi="Arial" w:cs="Arial"/>
            <w:sz w:val="24"/>
            <w:szCs w:val="24"/>
          </w:rPr>
          <w:t>U</w:t>
        </w:r>
      </w:ins>
      <w:del w:id="3984" w:author="Lektorat Bauer" w:date="2025-03-01T10:04:00Z" w16du:dateUtc="2025-03-01T09:04:00Z">
        <w:r w:rsidRPr="00944672" w:rsidDel="007A3651">
          <w:rPr>
            <w:rFonts w:ascii="Arial" w:hAnsi="Arial" w:cs="Arial"/>
            <w:sz w:val="24"/>
            <w:szCs w:val="24"/>
          </w:rPr>
          <w:delText>u</w:delText>
        </w:r>
      </w:del>
      <w:r w:rsidRPr="00944672">
        <w:rPr>
          <w:rFonts w:ascii="Arial" w:hAnsi="Arial" w:cs="Arial"/>
          <w:sz w:val="24"/>
          <w:szCs w:val="24"/>
        </w:rPr>
        <w:t xml:space="preserve">nd so sank das hintere Ende des Flugzeuges auch nach unten. </w:t>
      </w:r>
      <w:commentRangeStart w:id="3985"/>
      <w:del w:id="3986" w:author="Lektorat Bauer" w:date="2025-03-01T10:04:00Z" w16du:dateUtc="2025-03-01T09:04:00Z">
        <w:r w:rsidRPr="00944672" w:rsidDel="007A3651">
          <w:rPr>
            <w:rFonts w:ascii="Arial" w:hAnsi="Arial" w:cs="Arial"/>
            <w:sz w:val="24"/>
            <w:szCs w:val="24"/>
          </w:rPr>
          <w:delText xml:space="preserve">Es dauerte nur drei Minuten und das Flugzeug wurde langsam nach unten gezogen. </w:delText>
        </w:r>
      </w:del>
      <w:commentRangeEnd w:id="3985"/>
      <w:r w:rsidR="007A3651">
        <w:rPr>
          <w:rStyle w:val="Kommentarzeichen"/>
        </w:rPr>
        <w:commentReference w:id="3985"/>
      </w:r>
      <w:r w:rsidRPr="00944672">
        <w:rPr>
          <w:rFonts w:ascii="Arial" w:hAnsi="Arial" w:cs="Arial"/>
          <w:sz w:val="24"/>
          <w:szCs w:val="24"/>
        </w:rPr>
        <w:t>Jetzt an das Flugzeug heranzugehen, um die Schwimmer zu lösen, wäre lebensgefährlich gewesen, also wurde auf die Schläuche geschossen. Durch die Einschusslöcher</w:t>
      </w:r>
      <w:del w:id="3987" w:author="Lektorat Bauer" w:date="2025-03-01T10:05:00Z" w16du:dateUtc="2025-03-01T09:05:00Z">
        <w:r w:rsidRPr="00944672" w:rsidDel="007A3651">
          <w:rPr>
            <w:rFonts w:ascii="Arial" w:hAnsi="Arial" w:cs="Arial"/>
            <w:sz w:val="24"/>
            <w:szCs w:val="24"/>
          </w:rPr>
          <w:delText>,</w:delText>
        </w:r>
      </w:del>
      <w:r w:rsidRPr="00944672">
        <w:rPr>
          <w:rFonts w:ascii="Arial" w:hAnsi="Arial" w:cs="Arial"/>
          <w:sz w:val="24"/>
          <w:szCs w:val="24"/>
        </w:rPr>
        <w:t xml:space="preserve"> entwich die tragende Luft</w:t>
      </w:r>
      <w:del w:id="3988" w:author="Lektorat Bauer" w:date="2025-03-01T10:05:00Z" w16du:dateUtc="2025-03-01T09:05:00Z">
        <w:r w:rsidRPr="00944672" w:rsidDel="007A3651">
          <w:rPr>
            <w:rFonts w:ascii="Arial" w:hAnsi="Arial" w:cs="Arial"/>
            <w:sz w:val="24"/>
            <w:szCs w:val="24"/>
          </w:rPr>
          <w:delText>,</w:delText>
        </w:r>
      </w:del>
      <w:r w:rsidRPr="00944672">
        <w:rPr>
          <w:rFonts w:ascii="Arial" w:hAnsi="Arial" w:cs="Arial"/>
          <w:sz w:val="24"/>
          <w:szCs w:val="24"/>
        </w:rPr>
        <w:t xml:space="preserve"> und die Reste von Flug MH 370 sanken </w:t>
      </w:r>
      <w:del w:id="3989" w:author="Lektorat Bauer" w:date="2025-03-01T10:05:00Z" w16du:dateUtc="2025-03-01T09:05:00Z">
        <w:r w:rsidRPr="00944672" w:rsidDel="007A3651">
          <w:rPr>
            <w:rFonts w:ascii="Arial" w:hAnsi="Arial" w:cs="Arial"/>
            <w:sz w:val="24"/>
            <w:szCs w:val="24"/>
          </w:rPr>
          <w:delText xml:space="preserve">den </w:delText>
        </w:r>
      </w:del>
      <w:ins w:id="3990" w:author="Lektorat Bauer" w:date="2025-03-01T10:05:00Z" w16du:dateUtc="2025-03-01T09:05:00Z">
        <w:r w:rsidR="007A3651">
          <w:rPr>
            <w:rFonts w:ascii="Arial" w:hAnsi="Arial" w:cs="Arial"/>
            <w:sz w:val="24"/>
            <w:szCs w:val="24"/>
          </w:rPr>
          <w:t>dem</w:t>
        </w:r>
        <w:r w:rsidR="007A3651" w:rsidRPr="00944672">
          <w:rPr>
            <w:rFonts w:ascii="Arial" w:hAnsi="Arial" w:cs="Arial"/>
            <w:sz w:val="24"/>
            <w:szCs w:val="24"/>
          </w:rPr>
          <w:t xml:space="preserve"> </w:t>
        </w:r>
      </w:ins>
      <w:r w:rsidRPr="00944672">
        <w:rPr>
          <w:rFonts w:ascii="Arial" w:hAnsi="Arial" w:cs="Arial"/>
          <w:sz w:val="24"/>
          <w:szCs w:val="24"/>
        </w:rPr>
        <w:t>Meeresboden entgegen.</w:t>
      </w:r>
    </w:p>
    <w:p w14:paraId="28172921" w14:textId="1C1EA550"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Durch das Zerbrechen des Flugzeuges kamen weitere Bruchstücke, unter anderem auch ein Stück der Bodenplatte, zu den Wrackteilen, die eingesammelt wurden. Der Sog der versinkenden Wrackteile war so groß, dass </w:t>
      </w:r>
      <w:del w:id="3991" w:author="Lektorat Bauer" w:date="2025-03-01T10:05:00Z" w16du:dateUtc="2025-03-01T09:05:00Z">
        <w:r w:rsidRPr="00944672" w:rsidDel="007A3651">
          <w:rPr>
            <w:rFonts w:ascii="Arial" w:hAnsi="Arial" w:cs="Arial"/>
            <w:sz w:val="24"/>
            <w:szCs w:val="24"/>
          </w:rPr>
          <w:delText xml:space="preserve">die </w:delText>
        </w:r>
      </w:del>
      <w:r w:rsidRPr="00944672">
        <w:rPr>
          <w:rFonts w:ascii="Arial" w:hAnsi="Arial" w:cs="Arial"/>
          <w:sz w:val="24"/>
          <w:szCs w:val="24"/>
        </w:rPr>
        <w:t>fast keine weiteren Kleinteile aufgeschwemmt wurden. Die Teile, die aufschwammen, wurden eingesammelt und an Bord gebracht.</w:t>
      </w:r>
    </w:p>
    <w:p w14:paraId="1B91B088" w14:textId="01EC21F3"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Der geborgene Container wurde mit dem Kran in den vorderen Laderaum befördert, und dort gesichert und geöffnet. Als Erstes wurde nach besonderen Sicherungen gesucht</w:t>
      </w:r>
      <w:del w:id="3992" w:author="Lektorat Bauer" w:date="2025-03-01T10:05:00Z" w16du:dateUtc="2025-03-01T09:05:00Z">
        <w:r w:rsidRPr="00944672" w:rsidDel="007A3651">
          <w:rPr>
            <w:rFonts w:ascii="Arial" w:hAnsi="Arial" w:cs="Arial"/>
            <w:sz w:val="24"/>
            <w:szCs w:val="24"/>
          </w:rPr>
          <w:delText>,</w:delText>
        </w:r>
      </w:del>
      <w:ins w:id="3993" w:author="Lektorat Bauer" w:date="2025-03-01T10:05:00Z" w16du:dateUtc="2025-03-01T09:05:00Z">
        <w:r w:rsidR="007A3651">
          <w:rPr>
            <w:rFonts w:ascii="Arial" w:hAnsi="Arial" w:cs="Arial"/>
            <w:sz w:val="24"/>
            <w:szCs w:val="24"/>
          </w:rPr>
          <w:t>.</w:t>
        </w:r>
      </w:ins>
      <w:r w:rsidRPr="00944672">
        <w:rPr>
          <w:rFonts w:ascii="Arial" w:hAnsi="Arial" w:cs="Arial"/>
          <w:sz w:val="24"/>
          <w:szCs w:val="24"/>
        </w:rPr>
        <w:t xml:space="preserve"> </w:t>
      </w:r>
      <w:ins w:id="3994" w:author="Lektorat Bauer" w:date="2025-03-01T10:05:00Z" w16du:dateUtc="2025-03-01T09:05:00Z">
        <w:r w:rsidR="007A3651">
          <w:rPr>
            <w:rFonts w:ascii="Arial" w:hAnsi="Arial" w:cs="Arial"/>
            <w:sz w:val="24"/>
            <w:szCs w:val="24"/>
          </w:rPr>
          <w:t>E</w:t>
        </w:r>
      </w:ins>
      <w:del w:id="3995" w:author="Lektorat Bauer" w:date="2025-03-01T10:05:00Z" w16du:dateUtc="2025-03-01T09:05:00Z">
        <w:r w:rsidRPr="00944672" w:rsidDel="007A3651">
          <w:rPr>
            <w:rFonts w:ascii="Arial" w:hAnsi="Arial" w:cs="Arial"/>
            <w:sz w:val="24"/>
            <w:szCs w:val="24"/>
          </w:rPr>
          <w:delText>e</w:delText>
        </w:r>
      </w:del>
      <w:r w:rsidRPr="00944672">
        <w:rPr>
          <w:rFonts w:ascii="Arial" w:hAnsi="Arial" w:cs="Arial"/>
          <w:sz w:val="24"/>
          <w:szCs w:val="24"/>
        </w:rPr>
        <w:t xml:space="preserve">s wurde zwar keine Sprengladungen erwartet, denn die Beförderung als Luftfracht schloss das aus, aber kleinere Fallen </w:t>
      </w:r>
      <w:del w:id="3996" w:author="Lektorat Bauer" w:date="2025-03-01T10:06:00Z" w16du:dateUtc="2025-03-01T09:06:00Z">
        <w:r w:rsidRPr="00944672" w:rsidDel="007A3651">
          <w:rPr>
            <w:rFonts w:ascii="Arial" w:hAnsi="Arial" w:cs="Arial"/>
            <w:sz w:val="24"/>
            <w:szCs w:val="24"/>
          </w:rPr>
          <w:delText xml:space="preserve">könnten </w:delText>
        </w:r>
      </w:del>
      <w:ins w:id="3997" w:author="Lektorat Bauer" w:date="2025-03-01T10:06:00Z" w16du:dateUtc="2025-03-01T09:06:00Z">
        <w:r w:rsidR="007A3651">
          <w:rPr>
            <w:rFonts w:ascii="Arial" w:hAnsi="Arial" w:cs="Arial"/>
            <w:sz w:val="24"/>
            <w:szCs w:val="24"/>
          </w:rPr>
          <w:t>konnten</w:t>
        </w:r>
        <w:r w:rsidR="007A3651" w:rsidRPr="00944672">
          <w:rPr>
            <w:rFonts w:ascii="Arial" w:hAnsi="Arial" w:cs="Arial"/>
            <w:sz w:val="24"/>
            <w:szCs w:val="24"/>
          </w:rPr>
          <w:t xml:space="preserve"> </w:t>
        </w:r>
      </w:ins>
      <w:r w:rsidRPr="00944672">
        <w:rPr>
          <w:rFonts w:ascii="Arial" w:hAnsi="Arial" w:cs="Arial"/>
          <w:sz w:val="24"/>
          <w:szCs w:val="24"/>
        </w:rPr>
        <w:t xml:space="preserve">als Sicherung fungieren. </w:t>
      </w:r>
      <w:commentRangeStart w:id="3998"/>
      <w:r w:rsidRPr="00944672">
        <w:rPr>
          <w:rFonts w:ascii="Arial" w:hAnsi="Arial" w:cs="Arial"/>
          <w:sz w:val="24"/>
          <w:szCs w:val="24"/>
        </w:rPr>
        <w:lastRenderedPageBreak/>
        <w:t>Tatsächlich wurden drei</w:t>
      </w:r>
      <w:del w:id="3999" w:author="Lektorat Bauer" w:date="2025-03-01T10:06:00Z" w16du:dateUtc="2025-03-01T09:06:00Z">
        <w:r w:rsidRPr="00944672" w:rsidDel="007A3651">
          <w:rPr>
            <w:rFonts w:ascii="Arial" w:hAnsi="Arial" w:cs="Arial"/>
            <w:sz w:val="24"/>
            <w:szCs w:val="24"/>
          </w:rPr>
          <w:delText>,</w:delText>
        </w:r>
      </w:del>
      <w:r w:rsidRPr="00944672">
        <w:rPr>
          <w:rFonts w:ascii="Arial" w:hAnsi="Arial" w:cs="Arial"/>
          <w:sz w:val="24"/>
          <w:szCs w:val="24"/>
        </w:rPr>
        <w:t xml:space="preserve"> gut versteckte Sicherungen entdeckt und entfernt</w:t>
      </w:r>
      <w:commentRangeEnd w:id="3998"/>
      <w:r w:rsidR="007A3651">
        <w:rPr>
          <w:rStyle w:val="Kommentarzeichen"/>
        </w:rPr>
        <w:commentReference w:id="3998"/>
      </w:r>
      <w:r w:rsidRPr="00944672">
        <w:rPr>
          <w:rFonts w:ascii="Arial" w:hAnsi="Arial" w:cs="Arial"/>
          <w:sz w:val="24"/>
          <w:szCs w:val="24"/>
        </w:rPr>
        <w:t xml:space="preserve">. Dann </w:t>
      </w:r>
      <w:del w:id="4000" w:author="Lektorat Bauer" w:date="2025-03-01T10:06:00Z" w16du:dateUtc="2025-03-01T09:06:00Z">
        <w:r w:rsidRPr="00944672" w:rsidDel="007A3651">
          <w:rPr>
            <w:rFonts w:ascii="Arial" w:hAnsi="Arial" w:cs="Arial"/>
            <w:sz w:val="24"/>
            <w:szCs w:val="24"/>
          </w:rPr>
          <w:delText xml:space="preserve">würden </w:delText>
        </w:r>
      </w:del>
      <w:ins w:id="4001" w:author="Lektorat Bauer" w:date="2025-03-01T10:06:00Z" w16du:dateUtc="2025-03-01T09:06:00Z">
        <w:r w:rsidR="007A3651">
          <w:rPr>
            <w:rFonts w:ascii="Arial" w:hAnsi="Arial" w:cs="Arial"/>
            <w:sz w:val="24"/>
            <w:szCs w:val="24"/>
          </w:rPr>
          <w:t>wurden</w:t>
        </w:r>
        <w:r w:rsidR="007A3651" w:rsidRPr="00944672">
          <w:rPr>
            <w:rFonts w:ascii="Arial" w:hAnsi="Arial" w:cs="Arial"/>
            <w:sz w:val="24"/>
            <w:szCs w:val="24"/>
          </w:rPr>
          <w:t xml:space="preserve"> </w:t>
        </w:r>
      </w:ins>
      <w:r w:rsidRPr="00944672">
        <w:rPr>
          <w:rFonts w:ascii="Arial" w:hAnsi="Arial" w:cs="Arial"/>
          <w:sz w:val="24"/>
          <w:szCs w:val="24"/>
        </w:rPr>
        <w:t xml:space="preserve">die Bestandteile der Ladung auf </w:t>
      </w:r>
      <w:del w:id="4002" w:author="Lektorat Bauer" w:date="2025-03-01T10:06:00Z" w16du:dateUtc="2025-03-01T09:06:00Z">
        <w:r w:rsidRPr="00944672" w:rsidDel="007A3651">
          <w:rPr>
            <w:rFonts w:ascii="Arial" w:hAnsi="Arial" w:cs="Arial"/>
            <w:sz w:val="24"/>
            <w:szCs w:val="24"/>
          </w:rPr>
          <w:delText xml:space="preserve">den </w:delText>
        </w:r>
      </w:del>
      <w:ins w:id="4003" w:author="Lektorat Bauer" w:date="2025-03-01T10:06:00Z" w16du:dateUtc="2025-03-01T09:06:00Z">
        <w:r w:rsidR="007A3651">
          <w:rPr>
            <w:rFonts w:ascii="Arial" w:hAnsi="Arial" w:cs="Arial"/>
            <w:sz w:val="24"/>
            <w:szCs w:val="24"/>
          </w:rPr>
          <w:t>dem</w:t>
        </w:r>
        <w:r w:rsidR="007A3651" w:rsidRPr="00944672">
          <w:rPr>
            <w:rFonts w:ascii="Arial" w:hAnsi="Arial" w:cs="Arial"/>
            <w:sz w:val="24"/>
            <w:szCs w:val="24"/>
          </w:rPr>
          <w:t xml:space="preserve"> </w:t>
        </w:r>
      </w:ins>
      <w:r w:rsidRPr="00944672">
        <w:rPr>
          <w:rFonts w:ascii="Arial" w:hAnsi="Arial" w:cs="Arial"/>
          <w:sz w:val="24"/>
          <w:szCs w:val="24"/>
        </w:rPr>
        <w:t>Boden drapiert, begutachtet und neu verpackt.</w:t>
      </w:r>
    </w:p>
    <w:p w14:paraId="3F2E0735" w14:textId="1C27280E"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Das Transport-U-Boot tauchte neben der ‚Hom Doummal II‘ auf und öffnete die Ladeluke. Die einzelnen Teile der Ladung wurden mit dem Kran zum U-Boot gehoben und dort von den Matrosen gesichert. Als alles an das U-Boot übergeben worden war, </w:t>
      </w:r>
      <w:commentRangeStart w:id="4004"/>
      <w:del w:id="4005" w:author="Lektorat Bauer" w:date="2025-03-01T10:07:00Z" w16du:dateUtc="2025-03-01T09:07:00Z">
        <w:r w:rsidRPr="00944672" w:rsidDel="007A3651">
          <w:rPr>
            <w:rFonts w:ascii="Arial" w:hAnsi="Arial" w:cs="Arial"/>
            <w:sz w:val="24"/>
            <w:szCs w:val="24"/>
          </w:rPr>
          <w:delText xml:space="preserve">wurde die Luke geschlossen </w:delText>
        </w:r>
      </w:del>
      <w:commentRangeEnd w:id="4004"/>
      <w:r w:rsidR="007A3651">
        <w:rPr>
          <w:rStyle w:val="Kommentarzeichen"/>
        </w:rPr>
        <w:commentReference w:id="4004"/>
      </w:r>
      <w:del w:id="4006" w:author="Lektorat Bauer" w:date="2025-03-01T10:07:00Z" w16du:dateUtc="2025-03-01T09:07:00Z">
        <w:r w:rsidRPr="00944672" w:rsidDel="007A3651">
          <w:rPr>
            <w:rFonts w:ascii="Arial" w:hAnsi="Arial" w:cs="Arial"/>
            <w:sz w:val="24"/>
            <w:szCs w:val="24"/>
          </w:rPr>
          <w:delText>und es tauchte, für den Rückweg nach Nordkorea, ab</w:delText>
        </w:r>
      </w:del>
      <w:ins w:id="4007" w:author="Lektorat Bauer" w:date="2025-03-01T10:07:00Z" w16du:dateUtc="2025-03-01T09:07:00Z">
        <w:r w:rsidR="007A3651">
          <w:rPr>
            <w:rFonts w:ascii="Arial" w:hAnsi="Arial" w:cs="Arial"/>
            <w:sz w:val="24"/>
            <w:szCs w:val="24"/>
          </w:rPr>
          <w:t>tauchte es ab und machte sich auf den Rückweg nach Nordkorea</w:t>
        </w:r>
      </w:ins>
      <w:r w:rsidRPr="00944672">
        <w:rPr>
          <w:rFonts w:ascii="Arial" w:hAnsi="Arial" w:cs="Arial"/>
          <w:sz w:val="24"/>
          <w:szCs w:val="24"/>
        </w:rPr>
        <w:t>.</w:t>
      </w:r>
    </w:p>
    <w:p w14:paraId="63D73FC3" w14:textId="7DAD6E4D"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del w:id="4008" w:author="Lektorat Bauer" w:date="2025-03-01T10:08:00Z" w16du:dateUtc="2025-03-01T09:08:00Z">
        <w:r w:rsidRPr="00944672" w:rsidDel="007A3651">
          <w:rPr>
            <w:rFonts w:ascii="Arial" w:hAnsi="Arial" w:cs="Arial"/>
            <w:sz w:val="24"/>
            <w:szCs w:val="24"/>
          </w:rPr>
          <w:delText xml:space="preserve">Alle </w:delText>
        </w:r>
      </w:del>
      <w:ins w:id="4009" w:author="Lektorat Bauer" w:date="2025-03-01T10:08:00Z" w16du:dateUtc="2025-03-01T09:08:00Z">
        <w:r w:rsidR="007A3651">
          <w:rPr>
            <w:rFonts w:ascii="Arial" w:hAnsi="Arial" w:cs="Arial"/>
            <w:sz w:val="24"/>
            <w:szCs w:val="24"/>
          </w:rPr>
          <w:t>Die</w:t>
        </w:r>
        <w:r w:rsidR="007A3651" w:rsidRPr="00944672">
          <w:rPr>
            <w:rFonts w:ascii="Arial" w:hAnsi="Arial" w:cs="Arial"/>
            <w:sz w:val="24"/>
            <w:szCs w:val="24"/>
          </w:rPr>
          <w:t xml:space="preserve"> </w:t>
        </w:r>
      </w:ins>
      <w:r w:rsidRPr="00944672">
        <w:rPr>
          <w:rFonts w:ascii="Arial" w:hAnsi="Arial" w:cs="Arial"/>
          <w:sz w:val="24"/>
          <w:szCs w:val="24"/>
        </w:rPr>
        <w:t>Soldaten gingen zwischenzeitlich wieder an Bord des Frachters. Um 07:45 Uhr setzte die</w:t>
      </w:r>
      <w:del w:id="4010" w:author="Lektorat Bauer" w:date="2025-03-01T10:08:00Z" w16du:dateUtc="2025-03-01T09:08:00Z">
        <w:r w:rsidRPr="00944672" w:rsidDel="007A3651">
          <w:rPr>
            <w:rFonts w:ascii="Arial" w:hAnsi="Arial" w:cs="Arial"/>
            <w:sz w:val="24"/>
            <w:szCs w:val="24"/>
          </w:rPr>
          <w:delText xml:space="preserve"> </w:delText>
        </w:r>
      </w:del>
      <w:r w:rsidRPr="00944672">
        <w:rPr>
          <w:rFonts w:ascii="Arial" w:hAnsi="Arial" w:cs="Arial"/>
          <w:sz w:val="24"/>
          <w:szCs w:val="24"/>
        </w:rPr>
        <w:t xml:space="preserve"> ‚Hom Doummal II‘ zurück, drehte den Bug langsam nach Südost, und fuhr mit langsamer Fahrt in Richtung des Helen Reef. Für die 47 Seemeilen würde Sie bei 8 Knoten Fahrtgeschwindigkeit fast 6 Stunden benötigen. In dieser Zeit </w:t>
      </w:r>
      <w:del w:id="4011" w:author="Lektorat Bauer" w:date="2025-03-01T10:08:00Z" w16du:dateUtc="2025-03-01T09:08:00Z">
        <w:r w:rsidRPr="00944672" w:rsidDel="00A903BC">
          <w:rPr>
            <w:rFonts w:ascii="Arial" w:hAnsi="Arial" w:cs="Arial"/>
            <w:sz w:val="24"/>
            <w:szCs w:val="24"/>
          </w:rPr>
          <w:delText xml:space="preserve">würde </w:delText>
        </w:r>
      </w:del>
      <w:ins w:id="4012" w:author="Lektorat Bauer" w:date="2025-03-01T10:08:00Z" w16du:dateUtc="2025-03-01T09:08:00Z">
        <w:r w:rsidR="00A903BC">
          <w:rPr>
            <w:rFonts w:ascii="Arial" w:hAnsi="Arial" w:cs="Arial"/>
            <w:sz w:val="24"/>
            <w:szCs w:val="24"/>
          </w:rPr>
          <w:t>sollte</w:t>
        </w:r>
        <w:r w:rsidR="00A903BC" w:rsidRPr="00944672">
          <w:rPr>
            <w:rFonts w:ascii="Arial" w:hAnsi="Arial" w:cs="Arial"/>
            <w:sz w:val="24"/>
            <w:szCs w:val="24"/>
          </w:rPr>
          <w:t xml:space="preserve"> </w:t>
        </w:r>
      </w:ins>
      <w:r w:rsidRPr="00944672">
        <w:rPr>
          <w:rFonts w:ascii="Arial" w:hAnsi="Arial" w:cs="Arial"/>
          <w:sz w:val="24"/>
          <w:szCs w:val="24"/>
        </w:rPr>
        <w:t>das Schiff aufgeräumt werden.</w:t>
      </w:r>
    </w:p>
    <w:p w14:paraId="53B60EEE"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0A679A4E"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43974DA5"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1E8A8C55"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commentRangeStart w:id="4013"/>
      <w:commentRangeEnd w:id="4013"/>
      <w:r w:rsidRPr="00944672">
        <w:rPr>
          <w:rFonts w:ascii="Arial" w:hAnsi="Arial" w:cs="Arial"/>
          <w:sz w:val="24"/>
          <w:szCs w:val="24"/>
        </w:rPr>
        <w:commentReference w:id="4013"/>
      </w:r>
      <w:r w:rsidRPr="00944672">
        <w:rPr>
          <w:rFonts w:ascii="Arial" w:hAnsi="Arial" w:cs="Arial"/>
          <w:sz w:val="24"/>
          <w:szCs w:val="24"/>
        </w:rPr>
        <w:t xml:space="preserve">&gt;&gt;&gt; </w:t>
      </w:r>
      <w:r w:rsidRPr="00944672">
        <w:rPr>
          <w:rFonts w:ascii="Arial" w:hAnsi="Arial" w:cs="Arial"/>
          <w:b/>
          <w:bCs/>
          <w:sz w:val="24"/>
          <w:szCs w:val="24"/>
        </w:rPr>
        <w:t>Samstag, 08. März 2014, Besuch bei Helen Reef</w:t>
      </w:r>
      <w:del w:id="4014" w:author="Lektorat Bauer" w:date="2025-03-07T18:42:00Z" w16du:dateUtc="2025-03-07T17:42:00Z">
        <w:r w:rsidRPr="00944672" w:rsidDel="003C7CCB">
          <w:rPr>
            <w:rFonts w:ascii="Arial" w:hAnsi="Arial" w:cs="Arial"/>
            <w:sz w:val="24"/>
            <w:szCs w:val="24"/>
          </w:rPr>
          <w:delText xml:space="preserve"> </w:delText>
        </w:r>
      </w:del>
      <w:r w:rsidRPr="00944672">
        <w:rPr>
          <w:rFonts w:ascii="Arial" w:hAnsi="Arial" w:cs="Arial"/>
          <w:sz w:val="24"/>
          <w:szCs w:val="24"/>
        </w:rPr>
        <w:t xml:space="preserve"> &lt;&lt;&lt;</w:t>
      </w:r>
    </w:p>
    <w:p w14:paraId="4436671B" w14:textId="61AD0A38"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Helen</w:t>
      </w:r>
      <w:ins w:id="4015" w:author="Lektorat Bauer" w:date="2025-03-01T10:08:00Z" w16du:dateUtc="2025-03-01T09:08:00Z">
        <w:r w:rsidR="00A903BC">
          <w:rPr>
            <w:rFonts w:ascii="Arial" w:hAnsi="Arial" w:cs="Arial"/>
            <w:sz w:val="24"/>
            <w:szCs w:val="24"/>
          </w:rPr>
          <w:t>’</w:t>
        </w:r>
      </w:ins>
      <w:del w:id="4016" w:author="Lektorat Bauer" w:date="2025-03-01T10:08:00Z" w16du:dateUtc="2025-03-01T09:08:00Z">
        <w:r w:rsidRPr="00944672" w:rsidDel="00A903BC">
          <w:rPr>
            <w:rFonts w:ascii="Arial" w:hAnsi="Arial" w:cs="Arial"/>
            <w:sz w:val="24"/>
            <w:szCs w:val="24"/>
          </w:rPr>
          <w:delText>´</w:delText>
        </w:r>
      </w:del>
      <w:r w:rsidRPr="00944672">
        <w:rPr>
          <w:rFonts w:ascii="Arial" w:hAnsi="Arial" w:cs="Arial"/>
          <w:sz w:val="24"/>
          <w:szCs w:val="24"/>
        </w:rPr>
        <w:t xml:space="preserve">s Reef liegt im Pazifischen Ozean. </w:t>
      </w:r>
      <w:del w:id="4017" w:author="Lektorat Bauer" w:date="2025-03-01T10:08:00Z" w16du:dateUtc="2025-03-01T09:08:00Z">
        <w:r w:rsidRPr="00944672" w:rsidDel="00A903BC">
          <w:rPr>
            <w:rFonts w:ascii="Arial" w:hAnsi="Arial" w:cs="Arial"/>
            <w:sz w:val="24"/>
            <w:szCs w:val="24"/>
          </w:rPr>
          <w:delText xml:space="preserve">Ihre </w:delText>
        </w:r>
      </w:del>
      <w:ins w:id="4018" w:author="Lektorat Bauer" w:date="2025-03-01T10:08:00Z" w16du:dateUtc="2025-03-01T09:08:00Z">
        <w:r w:rsidR="00A903BC">
          <w:rPr>
            <w:rFonts w:ascii="Arial" w:hAnsi="Arial" w:cs="Arial"/>
            <w:sz w:val="24"/>
            <w:szCs w:val="24"/>
          </w:rPr>
          <w:t>Die</w:t>
        </w:r>
        <w:r w:rsidR="00A903BC" w:rsidRPr="00944672">
          <w:rPr>
            <w:rFonts w:ascii="Arial" w:hAnsi="Arial" w:cs="Arial"/>
            <w:sz w:val="24"/>
            <w:szCs w:val="24"/>
          </w:rPr>
          <w:t xml:space="preserve"> </w:t>
        </w:r>
      </w:ins>
      <w:r w:rsidRPr="00944672">
        <w:rPr>
          <w:rFonts w:ascii="Arial" w:hAnsi="Arial" w:cs="Arial"/>
          <w:sz w:val="24"/>
          <w:szCs w:val="24"/>
        </w:rPr>
        <w:t>geographische Lage ist: 2° 54</w:t>
      </w:r>
      <w:del w:id="4019" w:author="Lektorat Bauer" w:date="2025-03-06T10:08:00Z" w16du:dateUtc="2025-03-06T09:08:00Z">
        <w:r w:rsidRPr="00944672" w:rsidDel="009F2ACF">
          <w:rPr>
            <w:rFonts w:ascii="Arial" w:hAnsi="Arial" w:cs="Arial"/>
            <w:sz w:val="24"/>
            <w:szCs w:val="24"/>
          </w:rPr>
          <w:delText>′</w:delText>
        </w:r>
      </w:del>
      <w:ins w:id="4020" w:author="Lektorat Bauer" w:date="2025-03-06T10:08:00Z" w16du:dateUtc="2025-03-06T09:08:00Z">
        <w:r w:rsidR="009F2ACF">
          <w:rPr>
            <w:rFonts w:ascii="Arial" w:hAnsi="Arial" w:cs="Arial"/>
            <w:sz w:val="24"/>
            <w:szCs w:val="24"/>
          </w:rPr>
          <w:t>'</w:t>
        </w:r>
      </w:ins>
      <w:r w:rsidRPr="00944672">
        <w:rPr>
          <w:rFonts w:ascii="Arial" w:hAnsi="Arial" w:cs="Arial"/>
          <w:sz w:val="24"/>
          <w:szCs w:val="24"/>
        </w:rPr>
        <w:t xml:space="preserve"> N, 131° 48</w:t>
      </w:r>
      <w:ins w:id="4021" w:author="Lektorat Bauer" w:date="2025-03-06T10:08:00Z" w16du:dateUtc="2025-03-06T09:08:00Z">
        <w:r w:rsidR="009F2ACF">
          <w:rPr>
            <w:rFonts w:ascii="Arial" w:hAnsi="Arial" w:cs="Arial"/>
            <w:sz w:val="24"/>
            <w:szCs w:val="24"/>
          </w:rPr>
          <w:t>'</w:t>
        </w:r>
      </w:ins>
      <w:del w:id="4022" w:author="Lektorat Bauer" w:date="2025-03-06T10:08:00Z" w16du:dateUtc="2025-03-06T09:08:00Z">
        <w:r w:rsidRPr="00944672" w:rsidDel="009F2ACF">
          <w:rPr>
            <w:rFonts w:ascii="Arial" w:hAnsi="Arial" w:cs="Arial"/>
            <w:sz w:val="24"/>
            <w:szCs w:val="24"/>
          </w:rPr>
          <w:delText>′</w:delText>
        </w:r>
      </w:del>
      <w:r w:rsidRPr="00944672">
        <w:rPr>
          <w:rFonts w:ascii="Arial" w:hAnsi="Arial" w:cs="Arial"/>
          <w:sz w:val="24"/>
          <w:szCs w:val="24"/>
        </w:rPr>
        <w:t xml:space="preserve"> O</w:t>
      </w:r>
    </w:p>
    <w:p w14:paraId="761E428F" w14:textId="2376BD49"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Helen</w:t>
      </w:r>
      <w:ins w:id="4023" w:author="Lektorat Bauer" w:date="2025-03-01T10:08:00Z" w16du:dateUtc="2025-03-01T09:08:00Z">
        <w:r w:rsidR="00A903BC">
          <w:rPr>
            <w:rFonts w:ascii="Arial" w:hAnsi="Arial" w:cs="Arial"/>
            <w:sz w:val="24"/>
            <w:szCs w:val="24"/>
          </w:rPr>
          <w:t>’</w:t>
        </w:r>
      </w:ins>
      <w:del w:id="4024" w:author="Lektorat Bauer" w:date="2025-03-01T10:08:00Z" w16du:dateUtc="2025-03-01T09:08:00Z">
        <w:r w:rsidRPr="00944672" w:rsidDel="00A903BC">
          <w:rPr>
            <w:rFonts w:ascii="Arial" w:hAnsi="Arial" w:cs="Arial"/>
            <w:sz w:val="24"/>
            <w:szCs w:val="24"/>
          </w:rPr>
          <w:delText>'</w:delText>
        </w:r>
      </w:del>
      <w:r w:rsidRPr="00944672">
        <w:rPr>
          <w:rFonts w:ascii="Arial" w:hAnsi="Arial" w:cs="Arial"/>
          <w:sz w:val="24"/>
          <w:szCs w:val="24"/>
        </w:rPr>
        <w:t xml:space="preserve">s Reef, auch Hotsarihie genannt, ist ein bei Flut fast vollständig überspültes Atoll im südwestlichen Pazifischen Ozean. Es liegt etwa 75 </w:t>
      </w:r>
      <w:ins w:id="4025" w:author="Lektorat Bauer" w:date="2025-03-01T10:09:00Z" w16du:dateUtc="2025-03-01T09:09:00Z">
        <w:r w:rsidR="00A903BC">
          <w:rPr>
            <w:rFonts w:ascii="Arial" w:hAnsi="Arial" w:cs="Arial"/>
            <w:sz w:val="24"/>
            <w:szCs w:val="24"/>
          </w:rPr>
          <w:t>Kilometer</w:t>
        </w:r>
      </w:ins>
      <w:del w:id="4026" w:author="Lektorat Bauer" w:date="2025-03-01T10:09:00Z" w16du:dateUtc="2025-03-01T09:09:00Z">
        <w:r w:rsidRPr="00944672" w:rsidDel="00A903BC">
          <w:rPr>
            <w:rFonts w:ascii="Arial" w:hAnsi="Arial" w:cs="Arial"/>
            <w:sz w:val="24"/>
            <w:szCs w:val="24"/>
          </w:rPr>
          <w:delText>km</w:delText>
        </w:r>
      </w:del>
      <w:r w:rsidRPr="00944672">
        <w:rPr>
          <w:rFonts w:ascii="Arial" w:hAnsi="Arial" w:cs="Arial"/>
          <w:sz w:val="24"/>
          <w:szCs w:val="24"/>
        </w:rPr>
        <w:t xml:space="preserve"> östlich der Insel Tobi und gehört wie diese</w:t>
      </w:r>
      <w:del w:id="4027" w:author="Lektorat Bauer" w:date="2025-03-01T10:09:00Z" w16du:dateUtc="2025-03-01T09:09:00Z">
        <w:r w:rsidRPr="00944672" w:rsidDel="00A903BC">
          <w:rPr>
            <w:rFonts w:ascii="Arial" w:hAnsi="Arial" w:cs="Arial"/>
            <w:sz w:val="24"/>
            <w:szCs w:val="24"/>
          </w:rPr>
          <w:delText>,</w:delText>
        </w:r>
      </w:del>
      <w:r w:rsidRPr="00944672">
        <w:rPr>
          <w:rFonts w:ascii="Arial" w:hAnsi="Arial" w:cs="Arial"/>
          <w:sz w:val="24"/>
          <w:szCs w:val="24"/>
        </w:rPr>
        <w:t xml:space="preserve"> zum Verwaltungsgebiet Hatohobei der Inselrepublik Palau. </w:t>
      </w:r>
    </w:p>
    <w:p w14:paraId="01EC5A4B" w14:textId="056D0CA1"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Das Atoll ist 25 </w:t>
      </w:r>
      <w:ins w:id="4028" w:author="Lektorat Bauer" w:date="2025-03-01T10:09:00Z" w16du:dateUtc="2025-03-01T09:09:00Z">
        <w:r w:rsidR="00A903BC">
          <w:rPr>
            <w:rFonts w:ascii="Arial" w:hAnsi="Arial" w:cs="Arial"/>
            <w:sz w:val="24"/>
            <w:szCs w:val="24"/>
          </w:rPr>
          <w:t>Kilometer</w:t>
        </w:r>
      </w:ins>
      <w:del w:id="4029" w:author="Lektorat Bauer" w:date="2025-03-01T10:09:00Z" w16du:dateUtc="2025-03-01T09:09:00Z">
        <w:r w:rsidRPr="00944672" w:rsidDel="00A903BC">
          <w:rPr>
            <w:rFonts w:ascii="Arial" w:hAnsi="Arial" w:cs="Arial"/>
            <w:sz w:val="24"/>
            <w:szCs w:val="24"/>
          </w:rPr>
          <w:delText>km</w:delText>
        </w:r>
      </w:del>
      <w:r w:rsidRPr="00944672">
        <w:rPr>
          <w:rFonts w:ascii="Arial" w:hAnsi="Arial" w:cs="Arial"/>
          <w:sz w:val="24"/>
          <w:szCs w:val="24"/>
        </w:rPr>
        <w:t xml:space="preserve"> lang und fast 10 </w:t>
      </w:r>
      <w:ins w:id="4030" w:author="Lektorat Bauer" w:date="2025-03-01T10:09:00Z" w16du:dateUtc="2025-03-01T09:09:00Z">
        <w:r w:rsidR="00A903BC">
          <w:rPr>
            <w:rFonts w:ascii="Arial" w:hAnsi="Arial" w:cs="Arial"/>
            <w:sz w:val="24"/>
            <w:szCs w:val="24"/>
          </w:rPr>
          <w:t>Kilometer</w:t>
        </w:r>
      </w:ins>
      <w:del w:id="4031" w:author="Lektorat Bauer" w:date="2025-03-01T10:09:00Z" w16du:dateUtc="2025-03-01T09:09:00Z">
        <w:r w:rsidRPr="00944672" w:rsidDel="00A903BC">
          <w:rPr>
            <w:rFonts w:ascii="Arial" w:hAnsi="Arial" w:cs="Arial"/>
            <w:sz w:val="24"/>
            <w:szCs w:val="24"/>
          </w:rPr>
          <w:delText>km</w:delText>
        </w:r>
      </w:del>
      <w:r w:rsidRPr="00944672">
        <w:rPr>
          <w:rFonts w:ascii="Arial" w:hAnsi="Arial" w:cs="Arial"/>
          <w:sz w:val="24"/>
          <w:szCs w:val="24"/>
        </w:rPr>
        <w:t xml:space="preserve"> breit. Einschließlich der Lagune </w:t>
      </w:r>
      <w:del w:id="4032" w:author="Lektorat Bauer" w:date="2025-03-01T10:09:00Z" w16du:dateUtc="2025-03-01T09:09:00Z">
        <w:r w:rsidRPr="00944672" w:rsidDel="00A903BC">
          <w:rPr>
            <w:rFonts w:ascii="Arial" w:hAnsi="Arial" w:cs="Arial"/>
            <w:sz w:val="24"/>
            <w:szCs w:val="24"/>
          </w:rPr>
          <w:delText xml:space="preserve">(103 km²) </w:delText>
        </w:r>
      </w:del>
      <w:r w:rsidRPr="00944672">
        <w:rPr>
          <w:rFonts w:ascii="Arial" w:hAnsi="Arial" w:cs="Arial"/>
          <w:sz w:val="24"/>
          <w:szCs w:val="24"/>
        </w:rPr>
        <w:t xml:space="preserve">und der zahlreichen flachen Korallenriffe hat es eine Gesamtfläche von rund 163 </w:t>
      </w:r>
      <w:del w:id="4033" w:author="Lektorat Bauer" w:date="2025-03-01T10:09:00Z" w16du:dateUtc="2025-03-01T09:09:00Z">
        <w:r w:rsidRPr="00944672" w:rsidDel="00A903BC">
          <w:rPr>
            <w:rFonts w:ascii="Arial" w:hAnsi="Arial" w:cs="Arial"/>
            <w:sz w:val="24"/>
            <w:szCs w:val="24"/>
          </w:rPr>
          <w:delText>km²</w:delText>
        </w:r>
      </w:del>
      <w:ins w:id="4034" w:author="Lektorat Bauer" w:date="2025-03-01T10:09:00Z" w16du:dateUtc="2025-03-01T09:09:00Z">
        <w:r w:rsidR="00A903BC">
          <w:rPr>
            <w:rFonts w:ascii="Arial" w:hAnsi="Arial" w:cs="Arial"/>
            <w:sz w:val="24"/>
            <w:szCs w:val="24"/>
          </w:rPr>
          <w:t>Quadratkilometern</w:t>
        </w:r>
      </w:ins>
      <w:r w:rsidRPr="00944672">
        <w:rPr>
          <w:rFonts w:ascii="Arial" w:hAnsi="Arial" w:cs="Arial"/>
          <w:sz w:val="24"/>
          <w:szCs w:val="24"/>
        </w:rPr>
        <w:t>.</w:t>
      </w:r>
    </w:p>
    <w:p w14:paraId="6350A9EA" w14:textId="591E5709"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Im Norden des Atolls </w:t>
      </w:r>
      <w:del w:id="4035" w:author="Lektorat Bauer" w:date="2025-03-01T10:09:00Z" w16du:dateUtc="2025-03-01T09:09:00Z">
        <w:r w:rsidRPr="00944672" w:rsidDel="00A903BC">
          <w:rPr>
            <w:rFonts w:ascii="Arial" w:hAnsi="Arial" w:cs="Arial"/>
            <w:sz w:val="24"/>
            <w:szCs w:val="24"/>
          </w:rPr>
          <w:delText xml:space="preserve">ist </w:delText>
        </w:r>
      </w:del>
      <w:ins w:id="4036" w:author="Lektorat Bauer" w:date="2025-03-01T10:09:00Z" w16du:dateUtc="2025-03-01T09:09:00Z">
        <w:r w:rsidR="00A903BC">
          <w:rPr>
            <w:rFonts w:ascii="Arial" w:hAnsi="Arial" w:cs="Arial"/>
            <w:sz w:val="24"/>
            <w:szCs w:val="24"/>
          </w:rPr>
          <w:t>liegt</w:t>
        </w:r>
        <w:r w:rsidR="00A903BC" w:rsidRPr="00944672">
          <w:rPr>
            <w:rFonts w:ascii="Arial" w:hAnsi="Arial" w:cs="Arial"/>
            <w:sz w:val="24"/>
            <w:szCs w:val="24"/>
          </w:rPr>
          <w:t xml:space="preserve"> </w:t>
        </w:r>
      </w:ins>
      <w:r w:rsidRPr="00944672">
        <w:rPr>
          <w:rFonts w:ascii="Arial" w:hAnsi="Arial" w:cs="Arial"/>
          <w:sz w:val="24"/>
          <w:szCs w:val="24"/>
        </w:rPr>
        <w:t xml:space="preserve">Helen Island. Eine etwa 600 Meter lange und 20 bis 40 </w:t>
      </w:r>
      <w:ins w:id="4037" w:author="Lektorat Bauer" w:date="2025-03-01T10:09:00Z" w16du:dateUtc="2025-03-01T09:09:00Z">
        <w:r w:rsidR="00A903BC">
          <w:rPr>
            <w:rFonts w:ascii="Arial" w:hAnsi="Arial" w:cs="Arial"/>
            <w:sz w:val="24"/>
            <w:szCs w:val="24"/>
          </w:rPr>
          <w:t>Meter</w:t>
        </w:r>
      </w:ins>
      <w:del w:id="4038" w:author="Lektorat Bauer" w:date="2025-03-01T10:09:00Z" w16du:dateUtc="2025-03-01T09:09:00Z">
        <w:r w:rsidRPr="00944672" w:rsidDel="00A903BC">
          <w:rPr>
            <w:rFonts w:ascii="Arial" w:hAnsi="Arial" w:cs="Arial"/>
            <w:sz w:val="24"/>
            <w:szCs w:val="24"/>
          </w:rPr>
          <w:delText>m</w:delText>
        </w:r>
      </w:del>
      <w:r w:rsidRPr="00944672">
        <w:rPr>
          <w:rFonts w:ascii="Arial" w:hAnsi="Arial" w:cs="Arial"/>
          <w:sz w:val="24"/>
          <w:szCs w:val="24"/>
        </w:rPr>
        <w:t xml:space="preserve"> breite</w:t>
      </w:r>
      <w:ins w:id="4039" w:author="Lektorat Bauer" w:date="2025-03-01T10:09:00Z" w16du:dateUtc="2025-03-01T09:09:00Z">
        <w:r w:rsidR="00A903BC">
          <w:rPr>
            <w:rFonts w:ascii="Arial" w:hAnsi="Arial" w:cs="Arial"/>
            <w:sz w:val="24"/>
            <w:szCs w:val="24"/>
          </w:rPr>
          <w:t>,</w:t>
        </w:r>
      </w:ins>
      <w:r w:rsidRPr="00944672">
        <w:rPr>
          <w:rFonts w:ascii="Arial" w:hAnsi="Arial" w:cs="Arial"/>
          <w:sz w:val="24"/>
          <w:szCs w:val="24"/>
        </w:rPr>
        <w:t xml:space="preserve"> mit Palmen bewachsene Insel. Hier auf Helen Island befindet sich eine ständig besetzte Rangerstation. Deshalb wird Helen Reef zu den neun bewohnten Inseln der Republik Palau gerechnet. Die Ranger haben die Aufgabe, das Atoll und die umliegende See zu sichern.</w:t>
      </w:r>
    </w:p>
    <w:p w14:paraId="28935878" w14:textId="3C85FF81"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Das Atoll hat eine Durchfahrt im Riff, die es ermöglicht, durch das Riff in die Lagune zu fahren. Diese Passage </w:t>
      </w:r>
      <w:del w:id="4040" w:author="Lektorat Bauer" w:date="2025-03-01T10:10:00Z" w16du:dateUtc="2025-03-01T09:10:00Z">
        <w:r w:rsidRPr="00944672" w:rsidDel="00A903BC">
          <w:rPr>
            <w:rFonts w:ascii="Arial" w:hAnsi="Arial" w:cs="Arial"/>
            <w:sz w:val="24"/>
            <w:szCs w:val="24"/>
          </w:rPr>
          <w:delText xml:space="preserve"> </w:delText>
        </w:r>
      </w:del>
      <w:r w:rsidRPr="00944672">
        <w:rPr>
          <w:rFonts w:ascii="Arial" w:hAnsi="Arial" w:cs="Arial"/>
          <w:sz w:val="24"/>
          <w:szCs w:val="24"/>
        </w:rPr>
        <w:t xml:space="preserve">ist natürlich nicht dafür gedacht, dass dort Frachtschiffe einlaufen. </w:t>
      </w:r>
      <w:r w:rsidRPr="00944672">
        <w:rPr>
          <w:rFonts w:ascii="Arial" w:hAnsi="Arial" w:cs="Arial"/>
          <w:sz w:val="24"/>
          <w:szCs w:val="24"/>
        </w:rPr>
        <w:lastRenderedPageBreak/>
        <w:t xml:space="preserve">Die ‚Hom Doummal II‘ </w:t>
      </w:r>
      <w:del w:id="4041" w:author="Lektorat Bauer" w:date="2025-03-01T10:10:00Z" w16du:dateUtc="2025-03-01T09:10:00Z">
        <w:r w:rsidRPr="00944672" w:rsidDel="00A903BC">
          <w:rPr>
            <w:rFonts w:ascii="Arial" w:hAnsi="Arial" w:cs="Arial"/>
            <w:sz w:val="24"/>
            <w:szCs w:val="24"/>
          </w:rPr>
          <w:delText xml:space="preserve">ist </w:delText>
        </w:r>
      </w:del>
      <w:ins w:id="4042" w:author="Lektorat Bauer" w:date="2025-03-01T10:10:00Z" w16du:dateUtc="2025-03-01T09:10:00Z">
        <w:r w:rsidR="00A903BC">
          <w:rPr>
            <w:rFonts w:ascii="Arial" w:hAnsi="Arial" w:cs="Arial"/>
            <w:sz w:val="24"/>
            <w:szCs w:val="24"/>
          </w:rPr>
          <w:t>war</w:t>
        </w:r>
        <w:r w:rsidR="00A903BC" w:rsidRPr="00944672">
          <w:rPr>
            <w:rFonts w:ascii="Arial" w:hAnsi="Arial" w:cs="Arial"/>
            <w:sz w:val="24"/>
            <w:szCs w:val="24"/>
          </w:rPr>
          <w:t xml:space="preserve"> </w:t>
        </w:r>
      </w:ins>
      <w:r w:rsidRPr="00944672">
        <w:rPr>
          <w:rFonts w:ascii="Arial" w:hAnsi="Arial" w:cs="Arial"/>
          <w:sz w:val="24"/>
          <w:szCs w:val="24"/>
        </w:rPr>
        <w:t xml:space="preserve">kein sehr großes Schiff. Sie ist 97,36 Meter Lang und 18,53 Meter breit, trotzdem </w:t>
      </w:r>
      <w:del w:id="4043" w:author="Lektorat Bauer" w:date="2025-03-01T10:10:00Z" w16du:dateUtc="2025-03-01T09:10:00Z">
        <w:r w:rsidRPr="00944672" w:rsidDel="00A903BC">
          <w:rPr>
            <w:rFonts w:ascii="Arial" w:hAnsi="Arial" w:cs="Arial"/>
            <w:sz w:val="24"/>
            <w:szCs w:val="24"/>
          </w:rPr>
          <w:delText xml:space="preserve">ist </w:delText>
        </w:r>
      </w:del>
      <w:ins w:id="4044" w:author="Lektorat Bauer" w:date="2025-03-01T10:10:00Z" w16du:dateUtc="2025-03-01T09:10:00Z">
        <w:r w:rsidR="00A903BC">
          <w:rPr>
            <w:rFonts w:ascii="Arial" w:hAnsi="Arial" w:cs="Arial"/>
            <w:sz w:val="24"/>
            <w:szCs w:val="24"/>
          </w:rPr>
          <w:t>war</w:t>
        </w:r>
        <w:r w:rsidR="00A903BC" w:rsidRPr="00944672">
          <w:rPr>
            <w:rFonts w:ascii="Arial" w:hAnsi="Arial" w:cs="Arial"/>
            <w:sz w:val="24"/>
            <w:szCs w:val="24"/>
          </w:rPr>
          <w:t xml:space="preserve"> </w:t>
        </w:r>
      </w:ins>
      <w:r w:rsidRPr="00944672">
        <w:rPr>
          <w:rFonts w:ascii="Arial" w:hAnsi="Arial" w:cs="Arial"/>
          <w:sz w:val="24"/>
          <w:szCs w:val="24"/>
        </w:rPr>
        <w:t xml:space="preserve">sie für die Durchfahrt in die Lagune viel zu groß. </w:t>
      </w:r>
    </w:p>
    <w:p w14:paraId="37B5B1A3"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Das Wasser vor Helen Island ist für Urlauber ein toller Anblick, denn es ist sehr flach und der Boden ist sehr weit einsehbar. Um aber Fracht an Land zu bringen, ist es denkbar ungünstig.</w:t>
      </w:r>
    </w:p>
    <w:p w14:paraId="506C7CFA" w14:textId="35CBD901"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Wenn also schwerere Fracht an Land gebracht werden soll, ist es am sinnvollsten</w:t>
      </w:r>
      <w:ins w:id="4045" w:author="Lektorat Bauer" w:date="2025-03-01T10:10:00Z" w16du:dateUtc="2025-03-01T09:10:00Z">
        <w:r w:rsidR="00A903BC">
          <w:rPr>
            <w:rFonts w:ascii="Arial" w:hAnsi="Arial" w:cs="Arial"/>
            <w:sz w:val="24"/>
            <w:szCs w:val="24"/>
          </w:rPr>
          <w:t>,</w:t>
        </w:r>
      </w:ins>
      <w:r w:rsidRPr="00944672">
        <w:rPr>
          <w:rFonts w:ascii="Arial" w:hAnsi="Arial" w:cs="Arial"/>
          <w:sz w:val="24"/>
          <w:szCs w:val="24"/>
        </w:rPr>
        <w:t xml:space="preserve"> außerhalb des Atolls zu</w:t>
      </w:r>
      <w:del w:id="4046" w:author="Lektorat Bauer" w:date="2025-03-01T10:10:00Z" w16du:dateUtc="2025-03-01T09:10:00Z">
        <w:r w:rsidRPr="00944672" w:rsidDel="00A903BC">
          <w:rPr>
            <w:rFonts w:ascii="Arial" w:hAnsi="Arial" w:cs="Arial"/>
            <w:sz w:val="24"/>
            <w:szCs w:val="24"/>
          </w:rPr>
          <w:delText>m</w:delText>
        </w:r>
      </w:del>
      <w:r w:rsidRPr="00944672">
        <w:rPr>
          <w:rFonts w:ascii="Arial" w:hAnsi="Arial" w:cs="Arial"/>
          <w:sz w:val="24"/>
          <w:szCs w:val="24"/>
        </w:rPr>
        <w:t xml:space="preserve"> </w:t>
      </w:r>
      <w:ins w:id="4047" w:author="Lektorat Bauer" w:date="2025-03-01T10:10:00Z" w16du:dateUtc="2025-03-01T09:10:00Z">
        <w:r w:rsidR="00A903BC">
          <w:rPr>
            <w:rFonts w:ascii="Arial" w:hAnsi="Arial" w:cs="Arial"/>
            <w:sz w:val="24"/>
            <w:szCs w:val="24"/>
          </w:rPr>
          <w:t>a</w:t>
        </w:r>
      </w:ins>
      <w:del w:id="4048" w:author="Lektorat Bauer" w:date="2025-03-01T10:10:00Z" w16du:dateUtc="2025-03-01T09:10:00Z">
        <w:r w:rsidRPr="00944672" w:rsidDel="00A903BC">
          <w:rPr>
            <w:rFonts w:ascii="Arial" w:hAnsi="Arial" w:cs="Arial"/>
            <w:sz w:val="24"/>
            <w:szCs w:val="24"/>
          </w:rPr>
          <w:delText>A</w:delText>
        </w:r>
      </w:del>
      <w:r w:rsidRPr="00944672">
        <w:rPr>
          <w:rFonts w:ascii="Arial" w:hAnsi="Arial" w:cs="Arial"/>
          <w:sz w:val="24"/>
          <w:szCs w:val="24"/>
        </w:rPr>
        <w:t xml:space="preserve">nkern und dann mit einem kleinen Boot durch das Riff zu fahren und dann durch die Lagune weiter zur Insel. Die Lagune ist teilweise 12 </w:t>
      </w:r>
      <w:ins w:id="4049" w:author="Lektorat Bauer" w:date="2025-03-01T10:10:00Z" w16du:dateUtc="2025-03-01T09:10:00Z">
        <w:r w:rsidR="00A903BC">
          <w:rPr>
            <w:rFonts w:ascii="Arial" w:hAnsi="Arial" w:cs="Arial"/>
            <w:sz w:val="24"/>
            <w:szCs w:val="24"/>
          </w:rPr>
          <w:t>Meter</w:t>
        </w:r>
      </w:ins>
      <w:del w:id="4050" w:author="Lektorat Bauer" w:date="2025-03-01T10:10:00Z" w16du:dateUtc="2025-03-01T09:10:00Z">
        <w:r w:rsidRPr="00944672" w:rsidDel="00A903BC">
          <w:rPr>
            <w:rFonts w:ascii="Arial" w:hAnsi="Arial" w:cs="Arial"/>
            <w:sz w:val="24"/>
            <w:szCs w:val="24"/>
          </w:rPr>
          <w:delText>m</w:delText>
        </w:r>
      </w:del>
      <w:r w:rsidRPr="00944672">
        <w:rPr>
          <w:rFonts w:ascii="Arial" w:hAnsi="Arial" w:cs="Arial"/>
          <w:sz w:val="24"/>
          <w:szCs w:val="24"/>
        </w:rPr>
        <w:t xml:space="preserve"> tief, und die Ranger dürfen dort auch Fische für den Eigenbedarf fangen, ansonsten ist es </w:t>
      </w:r>
      <w:del w:id="4051" w:author="Lektorat Bauer" w:date="2025-03-01T10:10:00Z" w16du:dateUtc="2025-03-01T09:10:00Z">
        <w:r w:rsidRPr="00944672" w:rsidDel="00A903BC">
          <w:rPr>
            <w:rFonts w:ascii="Arial" w:hAnsi="Arial" w:cs="Arial"/>
            <w:sz w:val="24"/>
            <w:szCs w:val="24"/>
          </w:rPr>
          <w:delText xml:space="preserve">alles </w:delText>
        </w:r>
      </w:del>
      <w:r w:rsidRPr="00944672">
        <w:rPr>
          <w:rFonts w:ascii="Arial" w:hAnsi="Arial" w:cs="Arial"/>
          <w:sz w:val="24"/>
          <w:szCs w:val="24"/>
        </w:rPr>
        <w:t>ein Naturschutzgebiet.</w:t>
      </w:r>
    </w:p>
    <w:p w14:paraId="6D035696" w14:textId="5863F34C"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Als die ‚Hom Doummal II‘ noch ca. 10 </w:t>
      </w:r>
      <w:ins w:id="4052" w:author="Lektorat Bauer" w:date="2025-03-01T10:11:00Z" w16du:dateUtc="2025-03-01T09:11:00Z">
        <w:r w:rsidR="00A903BC">
          <w:rPr>
            <w:rFonts w:ascii="Arial" w:hAnsi="Arial" w:cs="Arial"/>
            <w:sz w:val="24"/>
            <w:szCs w:val="24"/>
          </w:rPr>
          <w:t>Kilometer</w:t>
        </w:r>
      </w:ins>
      <w:del w:id="4053" w:author="Lektorat Bauer" w:date="2025-03-01T10:11:00Z" w16du:dateUtc="2025-03-01T09:11:00Z">
        <w:r w:rsidRPr="00944672" w:rsidDel="00A903BC">
          <w:rPr>
            <w:rFonts w:ascii="Arial" w:hAnsi="Arial" w:cs="Arial"/>
            <w:sz w:val="24"/>
            <w:szCs w:val="24"/>
          </w:rPr>
          <w:delText>km</w:delText>
        </w:r>
      </w:del>
      <w:r w:rsidRPr="00944672">
        <w:rPr>
          <w:rFonts w:ascii="Arial" w:hAnsi="Arial" w:cs="Arial"/>
          <w:sz w:val="24"/>
          <w:szCs w:val="24"/>
        </w:rPr>
        <w:t xml:space="preserve"> </w:t>
      </w:r>
      <w:del w:id="4054" w:author="Lektorat Bauer" w:date="2025-03-01T10:11:00Z" w16du:dateUtc="2025-03-01T09:11:00Z">
        <w:r w:rsidRPr="00944672" w:rsidDel="00A903BC">
          <w:rPr>
            <w:rFonts w:ascii="Arial" w:hAnsi="Arial" w:cs="Arial"/>
            <w:sz w:val="24"/>
            <w:szCs w:val="24"/>
          </w:rPr>
          <w:delText xml:space="preserve">vor </w:delText>
        </w:r>
      </w:del>
      <w:ins w:id="4055" w:author="Lektorat Bauer" w:date="2025-03-01T10:11:00Z" w16du:dateUtc="2025-03-01T09:11:00Z">
        <w:r w:rsidR="00A903BC">
          <w:rPr>
            <w:rFonts w:ascii="Arial" w:hAnsi="Arial" w:cs="Arial"/>
            <w:sz w:val="24"/>
            <w:szCs w:val="24"/>
          </w:rPr>
          <w:t>von</w:t>
        </w:r>
        <w:r w:rsidR="00A903BC" w:rsidRPr="00944672">
          <w:rPr>
            <w:rFonts w:ascii="Arial" w:hAnsi="Arial" w:cs="Arial"/>
            <w:sz w:val="24"/>
            <w:szCs w:val="24"/>
          </w:rPr>
          <w:t xml:space="preserve"> </w:t>
        </w:r>
      </w:ins>
      <w:r w:rsidRPr="00944672">
        <w:rPr>
          <w:rFonts w:ascii="Arial" w:hAnsi="Arial" w:cs="Arial"/>
          <w:sz w:val="24"/>
          <w:szCs w:val="24"/>
        </w:rPr>
        <w:t xml:space="preserve">der Insel </w:t>
      </w:r>
      <w:ins w:id="4056" w:author="Lektorat Bauer" w:date="2025-03-01T10:11:00Z" w16du:dateUtc="2025-03-01T09:11:00Z">
        <w:r w:rsidR="00A903BC">
          <w:rPr>
            <w:rFonts w:ascii="Arial" w:hAnsi="Arial" w:cs="Arial"/>
            <w:sz w:val="24"/>
            <w:szCs w:val="24"/>
          </w:rPr>
          <w:t xml:space="preserve">entfernt </w:t>
        </w:r>
      </w:ins>
      <w:r w:rsidRPr="00944672">
        <w:rPr>
          <w:rFonts w:ascii="Arial" w:hAnsi="Arial" w:cs="Arial"/>
          <w:sz w:val="24"/>
          <w:szCs w:val="24"/>
        </w:rPr>
        <w:t xml:space="preserve">war, nahm sie </w:t>
      </w:r>
      <w:del w:id="4057" w:author="Lektorat Bauer" w:date="2025-03-01T10:11:00Z" w16du:dateUtc="2025-03-01T09:11:00Z">
        <w:r w:rsidRPr="00944672" w:rsidDel="00A903BC">
          <w:rPr>
            <w:rFonts w:ascii="Arial" w:hAnsi="Arial" w:cs="Arial"/>
            <w:sz w:val="24"/>
            <w:szCs w:val="24"/>
          </w:rPr>
          <w:delText xml:space="preserve">von </w:delText>
        </w:r>
      </w:del>
      <w:r w:rsidRPr="00944672">
        <w:rPr>
          <w:rFonts w:ascii="Arial" w:hAnsi="Arial" w:cs="Arial"/>
          <w:sz w:val="24"/>
          <w:szCs w:val="24"/>
        </w:rPr>
        <w:t>Kontakt mit der Rangerstation auf</w:t>
      </w:r>
      <w:ins w:id="4058" w:author="Lektorat Bauer" w:date="2025-03-01T10:11:00Z" w16du:dateUtc="2025-03-01T09:11:00Z">
        <w:r w:rsidR="00A903BC">
          <w:rPr>
            <w:rFonts w:ascii="Arial" w:hAnsi="Arial" w:cs="Arial"/>
            <w:sz w:val="24"/>
            <w:szCs w:val="24"/>
          </w:rPr>
          <w:t>, um sich anzumelden</w:t>
        </w:r>
      </w:ins>
      <w:del w:id="4059" w:author="Lektorat Bauer" w:date="2025-03-01T10:11:00Z" w16du:dateUtc="2025-03-01T09:11:00Z">
        <w:r w:rsidRPr="00944672" w:rsidDel="00A903BC">
          <w:rPr>
            <w:rFonts w:ascii="Arial" w:hAnsi="Arial" w:cs="Arial"/>
            <w:sz w:val="24"/>
            <w:szCs w:val="24"/>
          </w:rPr>
          <w:delText xml:space="preserve"> und meldete sich an</w:delText>
        </w:r>
      </w:del>
      <w:r w:rsidRPr="00944672">
        <w:rPr>
          <w:rFonts w:ascii="Arial" w:hAnsi="Arial" w:cs="Arial"/>
          <w:sz w:val="24"/>
          <w:szCs w:val="24"/>
        </w:rPr>
        <w:t xml:space="preserve">. </w:t>
      </w:r>
    </w:p>
    <w:p w14:paraId="341DBB8B" w14:textId="2EF43BE9"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Für die Ranger war </w:t>
      </w:r>
      <w:del w:id="4060" w:author="Lektorat Bauer" w:date="2025-03-01T10:11:00Z" w16du:dateUtc="2025-03-01T09:11:00Z">
        <w:r w:rsidRPr="00944672" w:rsidDel="00A903BC">
          <w:rPr>
            <w:rFonts w:ascii="Arial" w:hAnsi="Arial" w:cs="Arial"/>
            <w:sz w:val="24"/>
            <w:szCs w:val="24"/>
          </w:rPr>
          <w:delText xml:space="preserve">dieser Besuch ein </w:delText>
        </w:r>
      </w:del>
      <w:ins w:id="4061" w:author="Lektorat Bauer" w:date="2025-03-01T10:11:00Z" w16du:dateUtc="2025-03-01T09:11:00Z">
        <w:r w:rsidR="00A903BC">
          <w:rPr>
            <w:rFonts w:ascii="Arial" w:hAnsi="Arial" w:cs="Arial"/>
            <w:sz w:val="24"/>
            <w:szCs w:val="24"/>
          </w:rPr>
          <w:t xml:space="preserve">dies ein </w:t>
        </w:r>
      </w:ins>
      <w:r w:rsidRPr="00944672">
        <w:rPr>
          <w:rFonts w:ascii="Arial" w:hAnsi="Arial" w:cs="Arial"/>
          <w:sz w:val="24"/>
          <w:szCs w:val="24"/>
        </w:rPr>
        <w:t>Überraschungsbesuch, sie wussten nicht, dass der Frachter ihre Insel anlaufen würde. Über Funk wurde zweimal nachgefragt, ob der Frachter wirklich zu ihnen wollte, aber der Kapitän versicherte immer wieder, dass sie nach Helen Reef wollten und dass die ‚Hom Doummal II‘ alles an Gebrauchsgütern auf der Insel lassen würde, was den Rangern fehl</w:t>
      </w:r>
      <w:ins w:id="4062" w:author="Lektorat Bauer" w:date="2025-03-01T10:11:00Z" w16du:dateUtc="2025-03-01T09:11:00Z">
        <w:r w:rsidR="00A903BC">
          <w:rPr>
            <w:rFonts w:ascii="Arial" w:hAnsi="Arial" w:cs="Arial"/>
            <w:sz w:val="24"/>
            <w:szCs w:val="24"/>
          </w:rPr>
          <w:t>t</w:t>
        </w:r>
      </w:ins>
      <w:r w:rsidRPr="00944672">
        <w:rPr>
          <w:rFonts w:ascii="Arial" w:hAnsi="Arial" w:cs="Arial"/>
          <w:sz w:val="24"/>
          <w:szCs w:val="24"/>
        </w:rPr>
        <w:t>e.</w:t>
      </w:r>
    </w:p>
    <w:p w14:paraId="73B0917E" w14:textId="4E49CB89"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Selbstverständlich dürften sie auch an Bord kommen, um sicherzustellen, dass es sich nicht um ein Fangschiff handel</w:t>
      </w:r>
      <w:ins w:id="4063" w:author="Lektorat Bauer" w:date="2025-03-01T10:12:00Z" w16du:dateUtc="2025-03-01T09:12:00Z">
        <w:r w:rsidR="00A903BC">
          <w:rPr>
            <w:rFonts w:ascii="Arial" w:hAnsi="Arial" w:cs="Arial"/>
            <w:sz w:val="24"/>
            <w:szCs w:val="24"/>
          </w:rPr>
          <w:t>te</w:t>
        </w:r>
      </w:ins>
      <w:del w:id="4064" w:author="Lektorat Bauer" w:date="2025-03-01T10:11:00Z" w16du:dateUtc="2025-03-01T09:11:00Z">
        <w:r w:rsidRPr="00944672" w:rsidDel="00A903BC">
          <w:rPr>
            <w:rFonts w:ascii="Arial" w:hAnsi="Arial" w:cs="Arial"/>
            <w:sz w:val="24"/>
            <w:szCs w:val="24"/>
          </w:rPr>
          <w:delText>n würde</w:delText>
        </w:r>
      </w:del>
      <w:r w:rsidRPr="00944672">
        <w:rPr>
          <w:rFonts w:ascii="Arial" w:hAnsi="Arial" w:cs="Arial"/>
          <w:sz w:val="24"/>
          <w:szCs w:val="24"/>
        </w:rPr>
        <w:t>. Das Anlaufen der Insel wurde genehmigt</w:t>
      </w:r>
      <w:del w:id="4065" w:author="Lektorat Bauer" w:date="2025-03-01T10:12:00Z" w16du:dateUtc="2025-03-01T09:12:00Z">
        <w:r w:rsidRPr="00944672" w:rsidDel="00A903BC">
          <w:rPr>
            <w:rFonts w:ascii="Arial" w:hAnsi="Arial" w:cs="Arial"/>
            <w:sz w:val="24"/>
            <w:szCs w:val="24"/>
          </w:rPr>
          <w:delText>,</w:delText>
        </w:r>
      </w:del>
      <w:r w:rsidRPr="00944672">
        <w:rPr>
          <w:rFonts w:ascii="Arial" w:hAnsi="Arial" w:cs="Arial"/>
          <w:sz w:val="24"/>
          <w:szCs w:val="24"/>
        </w:rPr>
        <w:t xml:space="preserve"> und es wurde vereinbart, dass der Frachter vor der Passage ins Atoll ankern soll</w:t>
      </w:r>
      <w:ins w:id="4066" w:author="Lektorat Bauer" w:date="2025-03-01T10:12:00Z" w16du:dateUtc="2025-03-01T09:12:00Z">
        <w:r w:rsidR="00A903BC">
          <w:rPr>
            <w:rFonts w:ascii="Arial" w:hAnsi="Arial" w:cs="Arial"/>
            <w:sz w:val="24"/>
            <w:szCs w:val="24"/>
          </w:rPr>
          <w:t>t</w:t>
        </w:r>
      </w:ins>
      <w:r w:rsidRPr="00944672">
        <w:rPr>
          <w:rFonts w:ascii="Arial" w:hAnsi="Arial" w:cs="Arial"/>
          <w:sz w:val="24"/>
          <w:szCs w:val="24"/>
        </w:rPr>
        <w:t>e.</w:t>
      </w:r>
    </w:p>
    <w:p w14:paraId="57CA9259"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Die ‚Hom Doummal II‘ ging vor Anker, setzte ein Boot aus, und ein Offizier, zwei Matrosen und der Forschungsleiter fuhren durch die Passage und die Lagune zur Rangerstation.</w:t>
      </w:r>
    </w:p>
    <w:p w14:paraId="115D38AD" w14:textId="7E196A6C"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Der Offizier sprach mit den Rangern</w:t>
      </w:r>
      <w:ins w:id="4067" w:author="Lektorat Bauer" w:date="2025-03-01T10:12:00Z" w16du:dateUtc="2025-03-01T09:12:00Z">
        <w:r w:rsidR="00A903BC">
          <w:rPr>
            <w:rFonts w:ascii="Arial" w:hAnsi="Arial" w:cs="Arial"/>
            <w:sz w:val="24"/>
            <w:szCs w:val="24"/>
          </w:rPr>
          <w:t xml:space="preserve"> darüber</w:t>
        </w:r>
      </w:ins>
      <w:r w:rsidRPr="00944672">
        <w:rPr>
          <w:rFonts w:ascii="Arial" w:hAnsi="Arial" w:cs="Arial"/>
          <w:sz w:val="24"/>
          <w:szCs w:val="24"/>
        </w:rPr>
        <w:t>, was sie benötig</w:t>
      </w:r>
      <w:ins w:id="4068" w:author="Lektorat Bauer" w:date="2025-03-01T10:12:00Z" w16du:dateUtc="2025-03-01T09:12:00Z">
        <w:r w:rsidR="00A903BC">
          <w:rPr>
            <w:rFonts w:ascii="Arial" w:hAnsi="Arial" w:cs="Arial"/>
            <w:sz w:val="24"/>
            <w:szCs w:val="24"/>
          </w:rPr>
          <w:t>ten</w:t>
        </w:r>
      </w:ins>
      <w:del w:id="4069" w:author="Lektorat Bauer" w:date="2025-03-01T10:12:00Z" w16du:dateUtc="2025-03-01T09:12:00Z">
        <w:r w:rsidRPr="00944672" w:rsidDel="00A903BC">
          <w:rPr>
            <w:rFonts w:ascii="Arial" w:hAnsi="Arial" w:cs="Arial"/>
            <w:sz w:val="24"/>
            <w:szCs w:val="24"/>
          </w:rPr>
          <w:delText>en würden,</w:delText>
        </w:r>
      </w:del>
      <w:r w:rsidRPr="00944672">
        <w:rPr>
          <w:rFonts w:ascii="Arial" w:hAnsi="Arial" w:cs="Arial"/>
          <w:sz w:val="24"/>
          <w:szCs w:val="24"/>
        </w:rPr>
        <w:t xml:space="preserve"> und was ihnen zur Verfügung gestellt werden könnte. Der Forschungsleiter bat</w:t>
      </w:r>
      <w:del w:id="4070" w:author="Lektorat Bauer" w:date="2025-03-01T10:12:00Z" w16du:dateUtc="2025-03-01T09:12:00Z">
        <w:r w:rsidRPr="00944672" w:rsidDel="00A903BC">
          <w:rPr>
            <w:rFonts w:ascii="Arial" w:hAnsi="Arial" w:cs="Arial"/>
            <w:sz w:val="24"/>
            <w:szCs w:val="24"/>
          </w:rPr>
          <w:delText>,</w:delText>
        </w:r>
      </w:del>
      <w:r w:rsidRPr="00944672">
        <w:rPr>
          <w:rFonts w:ascii="Arial" w:hAnsi="Arial" w:cs="Arial"/>
          <w:sz w:val="24"/>
          <w:szCs w:val="24"/>
        </w:rPr>
        <w:t xml:space="preserve"> um die Erlaubnis, in der Lagune und vor dem Atoll zu tauchen </w:t>
      </w:r>
      <w:ins w:id="4071" w:author="Lektorat Bauer" w:date="2025-03-01T10:12:00Z" w16du:dateUtc="2025-03-01T09:12:00Z">
        <w:r w:rsidR="00A903BC">
          <w:rPr>
            <w:rFonts w:ascii="Arial" w:hAnsi="Arial" w:cs="Arial"/>
            <w:sz w:val="24"/>
            <w:szCs w:val="24"/>
          </w:rPr>
          <w:t>beziehungsweise</w:t>
        </w:r>
      </w:ins>
      <w:del w:id="4072" w:author="Lektorat Bauer" w:date="2025-03-01T10:12:00Z" w16du:dateUtc="2025-03-01T09:12:00Z">
        <w:r w:rsidRPr="00944672" w:rsidDel="00A903BC">
          <w:rPr>
            <w:rFonts w:ascii="Arial" w:hAnsi="Arial" w:cs="Arial"/>
            <w:sz w:val="24"/>
            <w:szCs w:val="24"/>
          </w:rPr>
          <w:delText>bzw.</w:delText>
        </w:r>
      </w:del>
      <w:r w:rsidRPr="00944672">
        <w:rPr>
          <w:rFonts w:ascii="Arial" w:hAnsi="Arial" w:cs="Arial"/>
          <w:sz w:val="24"/>
          <w:szCs w:val="24"/>
        </w:rPr>
        <w:t xml:space="preserve"> Proben nehmen zu dürfen. Unabhängig von der Freundlichkeit der Crew bestanden die Ranger jedoch darauf, dass die Tauchgenehmigung, pauschal für alle Taucher, 1500 US-</w:t>
      </w:r>
      <w:ins w:id="4073" w:author="Lektorat Bauer" w:date="2025-03-01T10:13:00Z" w16du:dateUtc="2025-03-01T09:13:00Z">
        <w:r w:rsidR="00A903BC">
          <w:rPr>
            <w:rFonts w:ascii="Arial" w:hAnsi="Arial" w:cs="Arial"/>
            <w:sz w:val="24"/>
            <w:szCs w:val="24"/>
          </w:rPr>
          <w:t>Dollar</w:t>
        </w:r>
      </w:ins>
      <w:del w:id="4074" w:author="Lektorat Bauer" w:date="2025-03-01T10:13:00Z" w16du:dateUtc="2025-03-01T09:13:00Z">
        <w:r w:rsidRPr="00944672" w:rsidDel="00A903BC">
          <w:rPr>
            <w:rFonts w:ascii="Arial" w:hAnsi="Arial" w:cs="Arial"/>
            <w:sz w:val="24"/>
            <w:szCs w:val="24"/>
          </w:rPr>
          <w:delText>$</w:delText>
        </w:r>
      </w:del>
      <w:r w:rsidRPr="00944672">
        <w:rPr>
          <w:rFonts w:ascii="Arial" w:hAnsi="Arial" w:cs="Arial"/>
          <w:sz w:val="24"/>
          <w:szCs w:val="24"/>
        </w:rPr>
        <w:t xml:space="preserve"> betragen würde. </w:t>
      </w:r>
    </w:p>
    <w:p w14:paraId="4053FE3E"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Die Nordkoreaner kannten sich mit dem Einhalten von Regierungsvorgaben aus, empfanden die Gebühr als zu hoch, aber entrichteten diese.</w:t>
      </w:r>
    </w:p>
    <w:p w14:paraId="714D6F9B" w14:textId="29510D35"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 xml:space="preserve">Für den Abend wurden die Ranger auf den Frachter zum Essen eingeladen, was diese </w:t>
      </w:r>
      <w:del w:id="4075" w:author="Lektorat Bauer" w:date="2025-03-01T10:13:00Z" w16du:dateUtc="2025-03-01T09:13:00Z">
        <w:r w:rsidRPr="00944672" w:rsidDel="00A903BC">
          <w:rPr>
            <w:rFonts w:ascii="Arial" w:hAnsi="Arial" w:cs="Arial"/>
            <w:sz w:val="24"/>
            <w:szCs w:val="24"/>
          </w:rPr>
          <w:delText xml:space="preserve">auch </w:delText>
        </w:r>
      </w:del>
      <w:r w:rsidRPr="00944672">
        <w:rPr>
          <w:rFonts w:ascii="Arial" w:hAnsi="Arial" w:cs="Arial"/>
          <w:sz w:val="24"/>
          <w:szCs w:val="24"/>
        </w:rPr>
        <w:t>dankend annahmen. Insgesamt blieb die ‚Hom Doummal II‘ drei Tage am Riff, um dort Proben zu nehmen. Während dieser Zeit kam nie zur Sprache, ob im weiteren Umkreis in letzter Zeit etwas Außergewöhnliches passiert sei.</w:t>
      </w:r>
    </w:p>
    <w:p w14:paraId="42BF7A68"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46C7AD3D" w14:textId="77777777" w:rsidR="00944672" w:rsidRPr="00944672" w:rsidRDefault="00944672" w:rsidP="00623B68">
      <w:pPr>
        <w:suppressAutoHyphens/>
        <w:autoSpaceDE w:val="0"/>
        <w:autoSpaceDN w:val="0"/>
        <w:adjustRightInd w:val="0"/>
        <w:spacing w:after="0" w:line="360" w:lineRule="auto"/>
        <w:jc w:val="both"/>
        <w:rPr>
          <w:rFonts w:ascii="Arial" w:hAnsi="Arial" w:cs="Arial"/>
          <w:b/>
          <w:bCs/>
          <w:sz w:val="24"/>
          <w:szCs w:val="24"/>
        </w:rPr>
      </w:pPr>
      <w:r w:rsidRPr="00944672">
        <w:rPr>
          <w:rFonts w:ascii="Arial" w:hAnsi="Arial" w:cs="Arial"/>
          <w:b/>
          <w:bCs/>
          <w:sz w:val="24"/>
          <w:szCs w:val="24"/>
        </w:rPr>
        <w:t>***</w:t>
      </w:r>
    </w:p>
    <w:p w14:paraId="754DE59B"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486E7374"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commentRangeStart w:id="4076"/>
      <w:commentRangeEnd w:id="4076"/>
      <w:r w:rsidRPr="00944672">
        <w:rPr>
          <w:rFonts w:ascii="Arial" w:hAnsi="Arial" w:cs="Arial"/>
          <w:sz w:val="24"/>
          <w:szCs w:val="24"/>
        </w:rPr>
        <w:commentReference w:id="4076"/>
      </w:r>
      <w:r w:rsidRPr="00944672">
        <w:rPr>
          <w:rFonts w:ascii="Arial" w:hAnsi="Arial" w:cs="Arial"/>
          <w:b/>
          <w:bCs/>
          <w:sz w:val="24"/>
          <w:szCs w:val="24"/>
        </w:rPr>
        <w:t xml:space="preserve">&gt;&gt;&gt; </w:t>
      </w:r>
      <w:r w:rsidRPr="00944672">
        <w:rPr>
          <w:rFonts w:ascii="Arial" w:hAnsi="Arial" w:cs="Arial"/>
          <w:b/>
          <w:bCs/>
          <w:noProof/>
          <w:sz w:val="24"/>
          <w:szCs w:val="24"/>
        </w:rPr>
        <w:t>Die</w:t>
      </w:r>
      <w:r w:rsidRPr="00944672">
        <w:rPr>
          <w:rFonts w:ascii="Arial" w:hAnsi="Arial" w:cs="Arial"/>
          <w:b/>
          <w:bCs/>
          <w:sz w:val="24"/>
          <w:szCs w:val="24"/>
        </w:rPr>
        <w:t xml:space="preserve"> lange Heimreise der ‚Hom Dummal II‘ &lt;&lt;&lt;</w:t>
      </w:r>
    </w:p>
    <w:p w14:paraId="505004A1" w14:textId="109CFB05"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Der Kapitän der ‚Hom Doummal II‘ </w:t>
      </w:r>
      <w:commentRangeStart w:id="4077"/>
      <w:r w:rsidRPr="00944672">
        <w:rPr>
          <w:rFonts w:ascii="Arial" w:hAnsi="Arial" w:cs="Arial"/>
          <w:sz w:val="24"/>
          <w:szCs w:val="24"/>
        </w:rPr>
        <w:t>hatte sich im Vorwege mit der Route auseinandergesetzt, die sie zurücklegen mussten, um ihre Aufgabe zu erfüllen.</w:t>
      </w:r>
      <w:commentRangeEnd w:id="4077"/>
      <w:r w:rsidR="00A903BC">
        <w:rPr>
          <w:rStyle w:val="Kommentarzeichen"/>
        </w:rPr>
        <w:commentReference w:id="4077"/>
      </w:r>
    </w:p>
    <w:p w14:paraId="28CE6603"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Sie mussten eine Strecke von ca. 3.800 Kilometern also rund 2.052 Seemeilen zurücklegen. Die ‚Hom Doummal II‘ konnte eine Reisegeschwindigkeit von 9,5 Knoten laufen, damit würde sie 9 Tage benötigen, bis sie an Ihrem Zielort ankommen würden.</w:t>
      </w:r>
    </w:p>
    <w:p w14:paraId="112C4C8C" w14:textId="114636A1"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Das Zielgebiet, in dem die mitgebrachten Trümmerteile über Bord geworfen werden sollten, </w:t>
      </w:r>
      <w:del w:id="4078" w:author="Lektorat Bauer" w:date="2025-03-01T10:14:00Z" w16du:dateUtc="2025-03-01T09:14:00Z">
        <w:r w:rsidRPr="00944672" w:rsidDel="00A903BC">
          <w:rPr>
            <w:rFonts w:ascii="Arial" w:hAnsi="Arial" w:cs="Arial"/>
            <w:sz w:val="24"/>
            <w:szCs w:val="24"/>
          </w:rPr>
          <w:delText xml:space="preserve">war </w:delText>
        </w:r>
      </w:del>
      <w:ins w:id="4079" w:author="Lektorat Bauer" w:date="2025-03-01T10:14:00Z" w16du:dateUtc="2025-03-01T09:14:00Z">
        <w:r w:rsidR="00A903BC">
          <w:rPr>
            <w:rFonts w:ascii="Arial" w:hAnsi="Arial" w:cs="Arial"/>
            <w:sz w:val="24"/>
            <w:szCs w:val="24"/>
          </w:rPr>
          <w:t>lag</w:t>
        </w:r>
        <w:r w:rsidR="00A903BC" w:rsidRPr="00944672">
          <w:rPr>
            <w:rFonts w:ascii="Arial" w:hAnsi="Arial" w:cs="Arial"/>
            <w:sz w:val="24"/>
            <w:szCs w:val="24"/>
          </w:rPr>
          <w:t xml:space="preserve"> </w:t>
        </w:r>
      </w:ins>
      <w:r w:rsidRPr="00944672">
        <w:rPr>
          <w:rFonts w:ascii="Arial" w:hAnsi="Arial" w:cs="Arial"/>
          <w:sz w:val="24"/>
          <w:szCs w:val="24"/>
        </w:rPr>
        <w:t>bei 16° 51</w:t>
      </w:r>
      <w:ins w:id="4080" w:author="Lektorat Bauer" w:date="2025-03-06T10:08:00Z" w16du:dateUtc="2025-03-06T09:08:00Z">
        <w:r w:rsidR="009F2ACF">
          <w:rPr>
            <w:rFonts w:ascii="Arial" w:hAnsi="Arial" w:cs="Arial"/>
            <w:sz w:val="24"/>
            <w:szCs w:val="24"/>
          </w:rPr>
          <w:t>'</w:t>
        </w:r>
      </w:ins>
      <w:del w:id="4081" w:author="Lektorat Bauer" w:date="2025-03-06T10:08:00Z" w16du:dateUtc="2025-03-06T09:08:00Z">
        <w:r w:rsidRPr="00944672" w:rsidDel="009F2ACF">
          <w:rPr>
            <w:rFonts w:ascii="Arial" w:hAnsi="Arial" w:cs="Arial"/>
            <w:sz w:val="24"/>
            <w:szCs w:val="24"/>
          </w:rPr>
          <w:delText>‘</w:delText>
        </w:r>
      </w:del>
      <w:r w:rsidRPr="00944672">
        <w:rPr>
          <w:rFonts w:ascii="Arial" w:hAnsi="Arial" w:cs="Arial"/>
          <w:sz w:val="24"/>
          <w:szCs w:val="24"/>
        </w:rPr>
        <w:t xml:space="preserve"> 39.816</w:t>
      </w:r>
      <w:ins w:id="4082" w:author="Lektorat Bauer" w:date="2025-03-06T10:11:00Z" w16du:dateUtc="2025-03-06T09:11:00Z">
        <w:r w:rsidR="009F2ACF">
          <w:rPr>
            <w:rFonts w:ascii="Arial" w:hAnsi="Arial" w:cs="Arial"/>
            <w:sz w:val="24"/>
            <w:szCs w:val="24"/>
          </w:rPr>
          <w:t>"</w:t>
        </w:r>
      </w:ins>
      <w:del w:id="4083" w:author="Lektorat Bauer" w:date="2025-03-06T10:11:00Z" w16du:dateUtc="2025-03-06T09:11:00Z">
        <w:r w:rsidRPr="00944672" w:rsidDel="009F2ACF">
          <w:rPr>
            <w:rFonts w:ascii="Arial" w:hAnsi="Arial" w:cs="Arial"/>
            <w:sz w:val="24"/>
            <w:szCs w:val="24"/>
          </w:rPr>
          <w:delText>‘‘</w:delText>
        </w:r>
      </w:del>
      <w:ins w:id="4084" w:author="Lektorat Bauer" w:date="2025-03-06T10:11:00Z" w16du:dateUtc="2025-03-06T09:11:00Z">
        <w:r w:rsidR="009F2ACF">
          <w:rPr>
            <w:rFonts w:ascii="Arial" w:hAnsi="Arial" w:cs="Arial"/>
            <w:sz w:val="24"/>
            <w:szCs w:val="24"/>
          </w:rPr>
          <w:t> </w:t>
        </w:r>
      </w:ins>
      <w:r w:rsidRPr="00944672">
        <w:rPr>
          <w:rFonts w:ascii="Arial" w:hAnsi="Arial" w:cs="Arial"/>
          <w:sz w:val="24"/>
          <w:szCs w:val="24"/>
        </w:rPr>
        <w:t>O und 105° 35</w:t>
      </w:r>
      <w:ins w:id="4085" w:author="Lektorat Bauer" w:date="2025-03-06T10:08:00Z" w16du:dateUtc="2025-03-06T09:08:00Z">
        <w:r w:rsidR="009F2ACF">
          <w:rPr>
            <w:rFonts w:ascii="Arial" w:hAnsi="Arial" w:cs="Arial"/>
            <w:sz w:val="24"/>
            <w:szCs w:val="24"/>
          </w:rPr>
          <w:t>'</w:t>
        </w:r>
      </w:ins>
      <w:del w:id="4086" w:author="Lektorat Bauer" w:date="2025-03-06T10:08:00Z" w16du:dateUtc="2025-03-06T09:08:00Z">
        <w:r w:rsidRPr="00944672" w:rsidDel="009F2ACF">
          <w:rPr>
            <w:rFonts w:ascii="Arial" w:hAnsi="Arial" w:cs="Arial"/>
            <w:sz w:val="24"/>
            <w:szCs w:val="24"/>
          </w:rPr>
          <w:delText>‘</w:delText>
        </w:r>
      </w:del>
      <w:r w:rsidRPr="00944672">
        <w:rPr>
          <w:rFonts w:ascii="Arial" w:hAnsi="Arial" w:cs="Arial"/>
          <w:sz w:val="24"/>
          <w:szCs w:val="24"/>
        </w:rPr>
        <w:t xml:space="preserve"> 7.799</w:t>
      </w:r>
      <w:ins w:id="4087" w:author="Lektorat Bauer" w:date="2025-03-06T10:11:00Z" w16du:dateUtc="2025-03-06T09:11:00Z">
        <w:r w:rsidR="009F2ACF">
          <w:rPr>
            <w:rFonts w:ascii="Arial" w:hAnsi="Arial" w:cs="Arial"/>
            <w:sz w:val="24"/>
            <w:szCs w:val="24"/>
          </w:rPr>
          <w:t>"</w:t>
        </w:r>
      </w:ins>
      <w:del w:id="4088" w:author="Lektorat Bauer" w:date="2025-03-06T10:11:00Z" w16du:dateUtc="2025-03-06T09:11:00Z">
        <w:r w:rsidRPr="00944672" w:rsidDel="009F2ACF">
          <w:rPr>
            <w:rFonts w:ascii="Arial" w:hAnsi="Arial" w:cs="Arial"/>
            <w:sz w:val="24"/>
            <w:szCs w:val="24"/>
          </w:rPr>
          <w:delText>‘‘</w:delText>
        </w:r>
      </w:del>
      <w:r w:rsidRPr="00944672">
        <w:rPr>
          <w:rFonts w:ascii="Arial" w:hAnsi="Arial" w:cs="Arial"/>
          <w:sz w:val="24"/>
          <w:szCs w:val="24"/>
        </w:rPr>
        <w:t>. Die Trümmerteile sollten ab diesen Daten</w:t>
      </w:r>
      <w:ins w:id="4089" w:author="Lektorat Bauer" w:date="2025-03-01T10:14:00Z" w16du:dateUtc="2025-03-01T09:14:00Z">
        <w:r w:rsidR="00A903BC">
          <w:rPr>
            <w:rFonts w:ascii="Arial" w:hAnsi="Arial" w:cs="Arial"/>
            <w:sz w:val="24"/>
            <w:szCs w:val="24"/>
          </w:rPr>
          <w:t xml:space="preserve"> –</w:t>
        </w:r>
      </w:ins>
      <w:r w:rsidRPr="00944672">
        <w:rPr>
          <w:rFonts w:ascii="Arial" w:hAnsi="Arial" w:cs="Arial"/>
          <w:sz w:val="24"/>
          <w:szCs w:val="24"/>
        </w:rPr>
        <w:t xml:space="preserve"> auf dem Weg zur Weihnachtsinsel</w:t>
      </w:r>
      <w:del w:id="4090" w:author="Lektorat Bauer" w:date="2025-03-01T10:14:00Z" w16du:dateUtc="2025-03-01T09:14:00Z">
        <w:r w:rsidRPr="00944672" w:rsidDel="00A903BC">
          <w:rPr>
            <w:rFonts w:ascii="Arial" w:hAnsi="Arial" w:cs="Arial"/>
            <w:sz w:val="24"/>
            <w:szCs w:val="24"/>
          </w:rPr>
          <w:delText>,</w:delText>
        </w:r>
      </w:del>
      <w:ins w:id="4091" w:author="Lektorat Bauer" w:date="2025-03-01T10:14:00Z" w16du:dateUtc="2025-03-01T09:14:00Z">
        <w:r w:rsidR="00A903BC">
          <w:rPr>
            <w:rFonts w:ascii="Arial" w:hAnsi="Arial" w:cs="Arial"/>
            <w:sz w:val="24"/>
            <w:szCs w:val="24"/>
          </w:rPr>
          <w:t xml:space="preserve"> –</w:t>
        </w:r>
      </w:ins>
      <w:r w:rsidRPr="00944672">
        <w:rPr>
          <w:rFonts w:ascii="Arial" w:hAnsi="Arial" w:cs="Arial"/>
          <w:sz w:val="24"/>
          <w:szCs w:val="24"/>
        </w:rPr>
        <w:t xml:space="preserve"> über einen Zeitraum von einer Stunde</w:t>
      </w:r>
      <w:del w:id="4092" w:author="Lektorat Bauer" w:date="2025-03-01T10:14:00Z" w16du:dateUtc="2025-03-01T09:14:00Z">
        <w:r w:rsidRPr="00944672" w:rsidDel="00A903BC">
          <w:rPr>
            <w:rFonts w:ascii="Arial" w:hAnsi="Arial" w:cs="Arial"/>
            <w:sz w:val="24"/>
            <w:szCs w:val="24"/>
          </w:rPr>
          <w:delText>,</w:delText>
        </w:r>
      </w:del>
      <w:r w:rsidRPr="00944672">
        <w:rPr>
          <w:rFonts w:ascii="Arial" w:hAnsi="Arial" w:cs="Arial"/>
          <w:sz w:val="24"/>
          <w:szCs w:val="24"/>
        </w:rPr>
        <w:t xml:space="preserve"> verteilt werden. So sollte </w:t>
      </w:r>
      <w:del w:id="4093" w:author="Lektorat Bauer" w:date="2025-03-01T10:14:00Z" w16du:dateUtc="2025-03-01T09:14:00Z">
        <w:r w:rsidRPr="00944672" w:rsidDel="00A903BC">
          <w:rPr>
            <w:rFonts w:ascii="Arial" w:hAnsi="Arial" w:cs="Arial"/>
            <w:sz w:val="24"/>
            <w:szCs w:val="24"/>
          </w:rPr>
          <w:delText xml:space="preserve">der </w:delText>
        </w:r>
      </w:del>
      <w:ins w:id="4094" w:author="Lektorat Bauer" w:date="2025-03-01T10:14:00Z" w16du:dateUtc="2025-03-01T09:14:00Z">
        <w:r w:rsidR="00A903BC">
          <w:rPr>
            <w:rFonts w:ascii="Arial" w:hAnsi="Arial" w:cs="Arial"/>
            <w:sz w:val="24"/>
            <w:szCs w:val="24"/>
          </w:rPr>
          <w:t>ein</w:t>
        </w:r>
        <w:r w:rsidR="00A903BC" w:rsidRPr="00944672">
          <w:rPr>
            <w:rFonts w:ascii="Arial" w:hAnsi="Arial" w:cs="Arial"/>
            <w:sz w:val="24"/>
            <w:szCs w:val="24"/>
          </w:rPr>
          <w:t xml:space="preserve"> </w:t>
        </w:r>
      </w:ins>
      <w:r w:rsidRPr="00944672">
        <w:rPr>
          <w:rFonts w:ascii="Arial" w:hAnsi="Arial" w:cs="Arial"/>
          <w:sz w:val="24"/>
          <w:szCs w:val="24"/>
        </w:rPr>
        <w:t>Absturz simuliert werden</w:t>
      </w:r>
      <w:ins w:id="4095" w:author="Lektorat Bauer" w:date="2025-03-01T10:14:00Z" w16du:dateUtc="2025-03-01T09:14:00Z">
        <w:r w:rsidR="00A903BC">
          <w:rPr>
            <w:rFonts w:ascii="Arial" w:hAnsi="Arial" w:cs="Arial"/>
            <w:sz w:val="24"/>
            <w:szCs w:val="24"/>
          </w:rPr>
          <w:t>.</w:t>
        </w:r>
      </w:ins>
      <w:r w:rsidRPr="00944672">
        <w:rPr>
          <w:rFonts w:ascii="Arial" w:hAnsi="Arial" w:cs="Arial"/>
          <w:sz w:val="24"/>
          <w:szCs w:val="24"/>
        </w:rPr>
        <w:t xml:space="preserve"> </w:t>
      </w:r>
      <w:ins w:id="4096" w:author="Lektorat Bauer" w:date="2025-03-01T10:14:00Z" w16du:dateUtc="2025-03-01T09:14:00Z">
        <w:r w:rsidR="00A903BC">
          <w:rPr>
            <w:rFonts w:ascii="Arial" w:hAnsi="Arial" w:cs="Arial"/>
            <w:sz w:val="24"/>
            <w:szCs w:val="24"/>
          </w:rPr>
          <w:t>D</w:t>
        </w:r>
      </w:ins>
      <w:del w:id="4097" w:author="Lektorat Bauer" w:date="2025-03-01T10:14:00Z" w16du:dateUtc="2025-03-01T09:14:00Z">
        <w:r w:rsidRPr="00944672" w:rsidDel="00A903BC">
          <w:rPr>
            <w:rFonts w:ascii="Arial" w:hAnsi="Arial" w:cs="Arial"/>
            <w:sz w:val="24"/>
            <w:szCs w:val="24"/>
          </w:rPr>
          <w:delText>und d</w:delText>
        </w:r>
      </w:del>
      <w:r w:rsidRPr="00944672">
        <w:rPr>
          <w:rFonts w:ascii="Arial" w:hAnsi="Arial" w:cs="Arial"/>
          <w:sz w:val="24"/>
          <w:szCs w:val="24"/>
        </w:rPr>
        <w:t>ie Verteilung der Trümmer würde nach Drift aussehen.</w:t>
      </w:r>
    </w:p>
    <w:p w14:paraId="6B8146F6" w14:textId="7F7CF006"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Die Route sollte sie von hier zur Nordspitze von </w:t>
      </w:r>
      <w:r w:rsidRPr="00944672">
        <w:rPr>
          <w:rFonts w:ascii="Arial" w:hAnsi="Arial" w:cs="Arial"/>
          <w:i/>
          <w:iCs/>
          <w:sz w:val="24"/>
          <w:szCs w:val="24"/>
        </w:rPr>
        <w:t xml:space="preserve">Pulau </w:t>
      </w:r>
      <w:r w:rsidRPr="00944672">
        <w:rPr>
          <w:rFonts w:ascii="Arial" w:hAnsi="Arial" w:cs="Arial"/>
          <w:i/>
          <w:iCs/>
          <w:noProof/>
          <w:sz w:val="24"/>
          <w:szCs w:val="24"/>
        </w:rPr>
        <w:t>Gebe</w:t>
      </w:r>
      <w:r w:rsidRPr="00944672">
        <w:rPr>
          <w:rFonts w:ascii="Arial" w:hAnsi="Arial" w:cs="Arial"/>
          <w:i/>
          <w:iCs/>
          <w:sz w:val="24"/>
          <w:szCs w:val="24"/>
        </w:rPr>
        <w:t xml:space="preserve">, </w:t>
      </w:r>
      <w:r w:rsidRPr="00944672">
        <w:rPr>
          <w:rFonts w:ascii="Arial" w:hAnsi="Arial" w:cs="Arial"/>
          <w:sz w:val="24"/>
          <w:szCs w:val="24"/>
        </w:rPr>
        <w:t xml:space="preserve">und von dort weiter östlich querab von </w:t>
      </w:r>
      <w:r w:rsidRPr="00944672">
        <w:rPr>
          <w:rFonts w:ascii="Arial" w:hAnsi="Arial" w:cs="Arial"/>
          <w:i/>
          <w:iCs/>
          <w:sz w:val="24"/>
          <w:szCs w:val="24"/>
        </w:rPr>
        <w:t>Pulau Tobalai</w:t>
      </w:r>
      <w:r w:rsidRPr="00944672">
        <w:rPr>
          <w:rFonts w:ascii="Arial" w:hAnsi="Arial" w:cs="Arial"/>
          <w:sz w:val="24"/>
          <w:szCs w:val="24"/>
        </w:rPr>
        <w:t xml:space="preserve"> führen. Weiter sollte es Richtung der Molukken gehen</w:t>
      </w:r>
      <w:ins w:id="4098" w:author="Lektorat Bauer" w:date="2025-03-01T10:15:00Z" w16du:dateUtc="2025-03-01T09:15:00Z">
        <w:r w:rsidR="00A903BC">
          <w:rPr>
            <w:rFonts w:ascii="Arial" w:hAnsi="Arial" w:cs="Arial"/>
            <w:sz w:val="24"/>
            <w:szCs w:val="24"/>
          </w:rPr>
          <w:t>,</w:t>
        </w:r>
      </w:ins>
      <w:r w:rsidRPr="00944672">
        <w:rPr>
          <w:rFonts w:ascii="Arial" w:hAnsi="Arial" w:cs="Arial"/>
          <w:sz w:val="24"/>
          <w:szCs w:val="24"/>
        </w:rPr>
        <w:t xml:space="preserve"> </w:t>
      </w:r>
      <w:del w:id="4099" w:author="Lektorat Bauer" w:date="2025-03-01T10:15:00Z" w16du:dateUtc="2025-03-01T09:15:00Z">
        <w:r w:rsidRPr="00944672" w:rsidDel="00A903BC">
          <w:rPr>
            <w:rFonts w:ascii="Arial" w:hAnsi="Arial" w:cs="Arial"/>
            <w:sz w:val="24"/>
            <w:szCs w:val="24"/>
          </w:rPr>
          <w:delText>und diese sollten</w:delText>
        </w:r>
      </w:del>
      <w:ins w:id="4100" w:author="Lektorat Bauer" w:date="2025-03-01T10:15:00Z" w16du:dateUtc="2025-03-01T09:15:00Z">
        <w:r w:rsidR="00A903BC">
          <w:rPr>
            <w:rFonts w:ascii="Arial" w:hAnsi="Arial" w:cs="Arial"/>
            <w:sz w:val="24"/>
            <w:szCs w:val="24"/>
          </w:rPr>
          <w:t>die</w:t>
        </w:r>
      </w:ins>
      <w:r w:rsidRPr="00944672">
        <w:rPr>
          <w:rFonts w:ascii="Arial" w:hAnsi="Arial" w:cs="Arial"/>
          <w:sz w:val="24"/>
          <w:szCs w:val="24"/>
        </w:rPr>
        <w:t xml:space="preserve"> zwischen den Inseln </w:t>
      </w:r>
      <w:r w:rsidRPr="00944672">
        <w:rPr>
          <w:rFonts w:ascii="Arial" w:hAnsi="Arial" w:cs="Arial"/>
          <w:i/>
          <w:iCs/>
          <w:sz w:val="24"/>
          <w:szCs w:val="24"/>
        </w:rPr>
        <w:t>Pulau Buru</w:t>
      </w:r>
      <w:r w:rsidRPr="00944672">
        <w:rPr>
          <w:rFonts w:ascii="Arial" w:hAnsi="Arial" w:cs="Arial"/>
          <w:sz w:val="24"/>
          <w:szCs w:val="24"/>
        </w:rPr>
        <w:t xml:space="preserve"> und der kleinen </w:t>
      </w:r>
      <w:r w:rsidRPr="00944672">
        <w:rPr>
          <w:rFonts w:ascii="Arial" w:hAnsi="Arial" w:cs="Arial"/>
          <w:i/>
          <w:iCs/>
          <w:sz w:val="24"/>
          <w:szCs w:val="24"/>
        </w:rPr>
        <w:t>Pulau Manipa</w:t>
      </w:r>
      <w:r w:rsidRPr="00944672">
        <w:rPr>
          <w:rFonts w:ascii="Arial" w:hAnsi="Arial" w:cs="Arial"/>
          <w:sz w:val="24"/>
          <w:szCs w:val="24"/>
        </w:rPr>
        <w:t xml:space="preserve"> passiert werden</w:t>
      </w:r>
      <w:ins w:id="4101" w:author="Lektorat Bauer" w:date="2025-03-01T10:16:00Z" w16du:dateUtc="2025-03-01T09:16:00Z">
        <w:r w:rsidR="00A903BC">
          <w:rPr>
            <w:rFonts w:ascii="Arial" w:hAnsi="Arial" w:cs="Arial"/>
            <w:sz w:val="24"/>
            <w:szCs w:val="24"/>
          </w:rPr>
          <w:t xml:space="preserve"> sollten</w:t>
        </w:r>
      </w:ins>
      <w:r w:rsidRPr="00944672">
        <w:rPr>
          <w:rFonts w:ascii="Arial" w:hAnsi="Arial" w:cs="Arial"/>
          <w:sz w:val="24"/>
          <w:szCs w:val="24"/>
        </w:rPr>
        <w:t>.</w:t>
      </w:r>
    </w:p>
    <w:p w14:paraId="598C3CBC" w14:textId="19391D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Südlich der Insel</w:t>
      </w:r>
      <w:r w:rsidRPr="00944672">
        <w:rPr>
          <w:rFonts w:ascii="Arial" w:hAnsi="Arial" w:cs="Arial"/>
          <w:i/>
          <w:iCs/>
          <w:sz w:val="24"/>
          <w:szCs w:val="24"/>
        </w:rPr>
        <w:t xml:space="preserve"> Pulau Ambelau</w:t>
      </w:r>
      <w:r w:rsidRPr="00944672">
        <w:rPr>
          <w:rFonts w:ascii="Arial" w:hAnsi="Arial" w:cs="Arial"/>
          <w:sz w:val="24"/>
          <w:szCs w:val="24"/>
        </w:rPr>
        <w:t xml:space="preserve"> würden sie durch die Bandasee fahren. Beim Passieren des Alor</w:t>
      </w:r>
      <w:del w:id="4102" w:author="Lektorat Bauer" w:date="2025-03-01T10:16:00Z" w16du:dateUtc="2025-03-01T09:16:00Z">
        <w:r w:rsidRPr="00944672" w:rsidDel="00A903BC">
          <w:rPr>
            <w:rFonts w:ascii="Arial" w:hAnsi="Arial" w:cs="Arial"/>
            <w:sz w:val="24"/>
            <w:szCs w:val="24"/>
          </w:rPr>
          <w:delText xml:space="preserve"> </w:delText>
        </w:r>
      </w:del>
      <w:ins w:id="4103" w:author="Lektorat Bauer" w:date="2025-03-01T10:16:00Z" w16du:dateUtc="2025-03-01T09:16:00Z">
        <w:r w:rsidR="00A903BC">
          <w:rPr>
            <w:rFonts w:ascii="Arial" w:hAnsi="Arial" w:cs="Arial"/>
            <w:sz w:val="24"/>
            <w:szCs w:val="24"/>
          </w:rPr>
          <w:t>-</w:t>
        </w:r>
      </w:ins>
      <w:r w:rsidRPr="00944672">
        <w:rPr>
          <w:rFonts w:ascii="Arial" w:hAnsi="Arial" w:cs="Arial"/>
          <w:sz w:val="24"/>
          <w:szCs w:val="24"/>
        </w:rPr>
        <w:t xml:space="preserve">Archipels in der Meerenge östlich der Insel </w:t>
      </w:r>
      <w:r w:rsidRPr="00944672">
        <w:rPr>
          <w:rFonts w:ascii="Arial" w:hAnsi="Arial" w:cs="Arial"/>
          <w:i/>
          <w:iCs/>
          <w:sz w:val="24"/>
          <w:szCs w:val="24"/>
        </w:rPr>
        <w:t>Pulau Lembata</w:t>
      </w:r>
      <w:r w:rsidRPr="00944672">
        <w:rPr>
          <w:rFonts w:ascii="Arial" w:hAnsi="Arial" w:cs="Arial"/>
          <w:sz w:val="24"/>
          <w:szCs w:val="24"/>
        </w:rPr>
        <w:t xml:space="preserve"> würden </w:t>
      </w:r>
      <w:ins w:id="4104" w:author="Lektorat Bauer" w:date="2025-03-01T10:16:00Z" w16du:dateUtc="2025-03-01T09:16:00Z">
        <w:r w:rsidR="00A903BC">
          <w:rPr>
            <w:rFonts w:ascii="Arial" w:hAnsi="Arial" w:cs="Arial"/>
            <w:sz w:val="24"/>
            <w:szCs w:val="24"/>
          </w:rPr>
          <w:t>s</w:t>
        </w:r>
      </w:ins>
      <w:del w:id="4105" w:author="Lektorat Bauer" w:date="2025-03-01T10:16:00Z" w16du:dateUtc="2025-03-01T09:16:00Z">
        <w:r w:rsidRPr="00944672" w:rsidDel="00A903BC">
          <w:rPr>
            <w:rFonts w:ascii="Arial" w:hAnsi="Arial" w:cs="Arial"/>
            <w:sz w:val="24"/>
            <w:szCs w:val="24"/>
          </w:rPr>
          <w:delText>S</w:delText>
        </w:r>
      </w:del>
      <w:r w:rsidRPr="00944672">
        <w:rPr>
          <w:rFonts w:ascii="Arial" w:hAnsi="Arial" w:cs="Arial"/>
          <w:sz w:val="24"/>
          <w:szCs w:val="24"/>
        </w:rPr>
        <w:t xml:space="preserve">ie etwas Zeit verlieren, da diese Passage anspruchsvoll war. </w:t>
      </w:r>
      <w:del w:id="4106" w:author="Lektorat Bauer" w:date="2025-03-01T10:16:00Z" w16du:dateUtc="2025-03-01T09:16:00Z">
        <w:r w:rsidRPr="00944672" w:rsidDel="00A903BC">
          <w:rPr>
            <w:rFonts w:ascii="Arial" w:hAnsi="Arial" w:cs="Arial"/>
            <w:sz w:val="24"/>
            <w:szCs w:val="24"/>
          </w:rPr>
          <w:delText>Sobald Sie diese Passage hinter sich haben würden,</w:delText>
        </w:r>
      </w:del>
      <w:ins w:id="4107" w:author="Lektorat Bauer" w:date="2025-03-01T10:16:00Z" w16du:dateUtc="2025-03-01T09:16:00Z">
        <w:r w:rsidR="00A903BC">
          <w:rPr>
            <w:rFonts w:ascii="Arial" w:hAnsi="Arial" w:cs="Arial"/>
            <w:sz w:val="24"/>
            <w:szCs w:val="24"/>
          </w:rPr>
          <w:t>Anschließend</w:t>
        </w:r>
      </w:ins>
      <w:r w:rsidRPr="00944672">
        <w:rPr>
          <w:rFonts w:ascii="Arial" w:hAnsi="Arial" w:cs="Arial"/>
          <w:sz w:val="24"/>
          <w:szCs w:val="24"/>
        </w:rPr>
        <w:t xml:space="preserve"> ging es durch die Suvasee südöstlich </w:t>
      </w:r>
      <w:del w:id="4108" w:author="Lektorat Bauer" w:date="2025-03-01T10:16:00Z" w16du:dateUtc="2025-03-01T09:16:00Z">
        <w:r w:rsidRPr="00944672" w:rsidDel="00A903BC">
          <w:rPr>
            <w:rFonts w:ascii="Arial" w:hAnsi="Arial" w:cs="Arial"/>
            <w:sz w:val="24"/>
            <w:szCs w:val="24"/>
          </w:rPr>
          <w:delText xml:space="preserve">an </w:delText>
        </w:r>
      </w:del>
      <w:r w:rsidRPr="00944672">
        <w:rPr>
          <w:rFonts w:ascii="Arial" w:hAnsi="Arial" w:cs="Arial"/>
          <w:sz w:val="24"/>
          <w:szCs w:val="24"/>
        </w:rPr>
        <w:t xml:space="preserve">der Insel </w:t>
      </w:r>
      <w:r w:rsidRPr="00944672">
        <w:rPr>
          <w:rFonts w:ascii="Arial" w:hAnsi="Arial" w:cs="Arial"/>
          <w:i/>
          <w:iCs/>
          <w:sz w:val="24"/>
          <w:szCs w:val="24"/>
        </w:rPr>
        <w:t>Pulau Sumba</w:t>
      </w:r>
      <w:r w:rsidRPr="00944672">
        <w:rPr>
          <w:rFonts w:ascii="Arial" w:hAnsi="Arial" w:cs="Arial"/>
          <w:sz w:val="24"/>
          <w:szCs w:val="24"/>
        </w:rPr>
        <w:t xml:space="preserve"> in die offene See und sie konnten wieder Zeit gut machen.</w:t>
      </w:r>
    </w:p>
    <w:p w14:paraId="7402CB64" w14:textId="32F3CA86"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Nachdem sie </w:t>
      </w:r>
      <w:del w:id="4109" w:author="Lektorat Bauer" w:date="2025-03-01T10:18:00Z" w16du:dateUtc="2025-03-01T09:18:00Z">
        <w:r w:rsidRPr="00944672" w:rsidDel="00A903BC">
          <w:rPr>
            <w:rFonts w:ascii="Arial" w:hAnsi="Arial" w:cs="Arial"/>
            <w:sz w:val="24"/>
            <w:szCs w:val="24"/>
          </w:rPr>
          <w:delText>I</w:delText>
        </w:r>
      </w:del>
      <w:ins w:id="4110" w:author="Lektorat Bauer" w:date="2025-03-01T10:18:00Z" w16du:dateUtc="2025-03-01T09:18:00Z">
        <w:r w:rsidR="00A903BC">
          <w:rPr>
            <w:rFonts w:ascii="Arial" w:hAnsi="Arial" w:cs="Arial"/>
            <w:sz w:val="24"/>
            <w:szCs w:val="24"/>
          </w:rPr>
          <w:t>i</w:t>
        </w:r>
      </w:ins>
      <w:r w:rsidRPr="00944672">
        <w:rPr>
          <w:rFonts w:ascii="Arial" w:hAnsi="Arial" w:cs="Arial"/>
          <w:sz w:val="24"/>
          <w:szCs w:val="24"/>
        </w:rPr>
        <w:t xml:space="preserve">hr Zielgebiet erreicht </w:t>
      </w:r>
      <w:del w:id="4111" w:author="Lektorat Bauer" w:date="2025-03-01T10:19:00Z" w16du:dateUtc="2025-03-01T09:19:00Z">
        <w:r w:rsidRPr="00944672" w:rsidDel="00931C54">
          <w:rPr>
            <w:rFonts w:ascii="Arial" w:hAnsi="Arial" w:cs="Arial"/>
            <w:sz w:val="24"/>
            <w:szCs w:val="24"/>
          </w:rPr>
          <w:delText>hatten</w:delText>
        </w:r>
      </w:del>
      <w:ins w:id="4112" w:author="Lektorat Bauer" w:date="2025-03-01T10:19:00Z" w16du:dateUtc="2025-03-01T09:19:00Z">
        <w:r w:rsidR="00931C54">
          <w:rPr>
            <w:rFonts w:ascii="Arial" w:hAnsi="Arial" w:cs="Arial"/>
            <w:sz w:val="24"/>
            <w:szCs w:val="24"/>
          </w:rPr>
          <w:t>hätten</w:t>
        </w:r>
      </w:ins>
      <w:r w:rsidRPr="00944672">
        <w:rPr>
          <w:rFonts w:ascii="Arial" w:hAnsi="Arial" w:cs="Arial"/>
          <w:sz w:val="24"/>
          <w:szCs w:val="24"/>
        </w:rPr>
        <w:t xml:space="preserve">, würden Sie die rund 800 </w:t>
      </w:r>
      <w:ins w:id="4113" w:author="Lektorat Bauer" w:date="2025-03-01T10:17:00Z" w16du:dateUtc="2025-03-01T09:17:00Z">
        <w:r w:rsidR="00A903BC">
          <w:rPr>
            <w:rFonts w:ascii="Arial" w:hAnsi="Arial" w:cs="Arial"/>
            <w:sz w:val="24"/>
            <w:szCs w:val="24"/>
          </w:rPr>
          <w:t>Kilometer</w:t>
        </w:r>
      </w:ins>
      <w:del w:id="4114" w:author="Lektorat Bauer" w:date="2025-03-01T10:17:00Z" w16du:dateUtc="2025-03-01T09:17:00Z">
        <w:r w:rsidRPr="00944672" w:rsidDel="00A903BC">
          <w:rPr>
            <w:rFonts w:ascii="Arial" w:hAnsi="Arial" w:cs="Arial"/>
            <w:sz w:val="24"/>
            <w:szCs w:val="24"/>
          </w:rPr>
          <w:delText>km</w:delText>
        </w:r>
      </w:del>
      <w:r w:rsidRPr="00944672">
        <w:rPr>
          <w:rFonts w:ascii="Arial" w:hAnsi="Arial" w:cs="Arial"/>
          <w:sz w:val="24"/>
          <w:szCs w:val="24"/>
        </w:rPr>
        <w:t xml:space="preserve"> bzw. 432 Seemeilen zur Weihnachtsinsel fahren und dort Treibstoff für die Rückfahrt bunkern.</w:t>
      </w:r>
    </w:p>
    <w:p w14:paraId="2A41A607" w14:textId="6BCA2EBB"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del w:id="4115" w:author="Lektorat Bauer" w:date="2025-03-01T10:17:00Z" w16du:dateUtc="2025-03-01T09:17:00Z">
        <w:r w:rsidRPr="00944672" w:rsidDel="00A903BC">
          <w:rPr>
            <w:rFonts w:ascii="Arial" w:hAnsi="Arial" w:cs="Arial"/>
            <w:sz w:val="24"/>
            <w:szCs w:val="24"/>
          </w:rPr>
          <w:lastRenderedPageBreak/>
          <w:delText>Damit das nicht zu auffällig wird</w:delText>
        </w:r>
      </w:del>
      <w:ins w:id="4116" w:author="Lektorat Bauer" w:date="2025-03-01T10:17:00Z" w16du:dateUtc="2025-03-01T09:17:00Z">
        <w:r w:rsidR="00A903BC">
          <w:rPr>
            <w:rFonts w:ascii="Arial" w:hAnsi="Arial" w:cs="Arial"/>
            <w:sz w:val="24"/>
            <w:szCs w:val="24"/>
          </w:rPr>
          <w:t>Um dies weniger auffällig zu gestalten</w:t>
        </w:r>
      </w:ins>
      <w:r w:rsidRPr="00944672">
        <w:rPr>
          <w:rFonts w:ascii="Arial" w:hAnsi="Arial" w:cs="Arial"/>
          <w:sz w:val="24"/>
          <w:szCs w:val="24"/>
        </w:rPr>
        <w:t xml:space="preserve">, würde ein Flugzeug ein Team Meeresbiologen am 21. März 2014 absetzen, und diese </w:t>
      </w:r>
      <w:del w:id="4117" w:author="Lektorat Bauer" w:date="2025-03-01T10:17:00Z" w16du:dateUtc="2025-03-01T09:17:00Z">
        <w:r w:rsidRPr="00944672" w:rsidDel="00A903BC">
          <w:rPr>
            <w:rFonts w:ascii="Arial" w:hAnsi="Arial" w:cs="Arial"/>
            <w:sz w:val="24"/>
            <w:szCs w:val="24"/>
          </w:rPr>
          <w:delText xml:space="preserve">würden </w:delText>
        </w:r>
      </w:del>
      <w:r w:rsidRPr="00944672">
        <w:rPr>
          <w:rFonts w:ascii="Arial" w:hAnsi="Arial" w:cs="Arial"/>
          <w:sz w:val="24"/>
          <w:szCs w:val="24"/>
        </w:rPr>
        <w:t xml:space="preserve">dann mit der ‚Hom Doummal II‘ zurück nach Nordkorea fahren. </w:t>
      </w:r>
    </w:p>
    <w:p w14:paraId="338B2732" w14:textId="7E952969"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Die Strecke für die Rückfahrt würde sie von der Weihnachtsinsel zur Insel Krakatau führen, wo sie für eine Woche</w:t>
      </w:r>
      <w:del w:id="4118" w:author="Lektorat Bauer" w:date="2025-03-01T10:20:00Z" w16du:dateUtc="2025-03-01T09:20:00Z">
        <w:r w:rsidRPr="00944672" w:rsidDel="00931C54">
          <w:rPr>
            <w:rFonts w:ascii="Arial" w:hAnsi="Arial" w:cs="Arial"/>
            <w:sz w:val="24"/>
            <w:szCs w:val="24"/>
          </w:rPr>
          <w:delText>,</w:delText>
        </w:r>
      </w:del>
      <w:r w:rsidRPr="00944672">
        <w:rPr>
          <w:rFonts w:ascii="Arial" w:hAnsi="Arial" w:cs="Arial"/>
          <w:sz w:val="24"/>
          <w:szCs w:val="24"/>
        </w:rPr>
        <w:t xml:space="preserve"> die Unterwasserflora untersuchen </w:t>
      </w:r>
      <w:del w:id="4119" w:author="Lektorat Bauer" w:date="2025-03-01T10:20:00Z" w16du:dateUtc="2025-03-01T09:20:00Z">
        <w:r w:rsidRPr="00944672" w:rsidDel="00931C54">
          <w:rPr>
            <w:rFonts w:ascii="Arial" w:hAnsi="Arial" w:cs="Arial"/>
            <w:sz w:val="24"/>
            <w:szCs w:val="24"/>
          </w:rPr>
          <w:delText>würden</w:delText>
        </w:r>
      </w:del>
      <w:ins w:id="4120" w:author="Lektorat Bauer" w:date="2025-03-01T10:20:00Z" w16du:dateUtc="2025-03-01T09:20:00Z">
        <w:r w:rsidR="00931C54">
          <w:rPr>
            <w:rFonts w:ascii="Arial" w:hAnsi="Arial" w:cs="Arial"/>
            <w:sz w:val="24"/>
            <w:szCs w:val="24"/>
          </w:rPr>
          <w:t>sollten</w:t>
        </w:r>
      </w:ins>
      <w:r w:rsidRPr="00944672">
        <w:rPr>
          <w:rFonts w:ascii="Arial" w:hAnsi="Arial" w:cs="Arial"/>
          <w:sz w:val="24"/>
          <w:szCs w:val="24"/>
        </w:rPr>
        <w:t>.</w:t>
      </w:r>
    </w:p>
    <w:p w14:paraId="7C6B7C08" w14:textId="3D5ABFD9"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Durch die Meerenge zwischen Java und Sumatra </w:t>
      </w:r>
      <w:del w:id="4121" w:author="Lektorat Bauer" w:date="2025-03-01T10:20:00Z" w16du:dateUtc="2025-03-01T09:20:00Z">
        <w:r w:rsidRPr="00944672" w:rsidDel="00931C54">
          <w:rPr>
            <w:rFonts w:ascii="Arial" w:hAnsi="Arial" w:cs="Arial"/>
            <w:sz w:val="24"/>
            <w:szCs w:val="24"/>
          </w:rPr>
          <w:delText xml:space="preserve">führt </w:delText>
        </w:r>
      </w:del>
      <w:ins w:id="4122" w:author="Lektorat Bauer" w:date="2025-03-01T10:20:00Z" w16du:dateUtc="2025-03-01T09:20:00Z">
        <w:r w:rsidR="00931C54">
          <w:rPr>
            <w:rFonts w:ascii="Arial" w:hAnsi="Arial" w:cs="Arial"/>
            <w:sz w:val="24"/>
            <w:szCs w:val="24"/>
          </w:rPr>
          <w:t>sollte</w:t>
        </w:r>
        <w:r w:rsidR="00931C54" w:rsidRPr="00944672">
          <w:rPr>
            <w:rFonts w:ascii="Arial" w:hAnsi="Arial" w:cs="Arial"/>
            <w:sz w:val="24"/>
            <w:szCs w:val="24"/>
          </w:rPr>
          <w:t xml:space="preserve"> </w:t>
        </w:r>
      </w:ins>
      <w:r w:rsidRPr="00944672">
        <w:rPr>
          <w:rFonts w:ascii="Arial" w:hAnsi="Arial" w:cs="Arial"/>
          <w:sz w:val="24"/>
          <w:szCs w:val="24"/>
        </w:rPr>
        <w:t>der Seeweg dann westlich an Kalimantan vorbei</w:t>
      </w:r>
      <w:ins w:id="4123" w:author="Lektorat Bauer" w:date="2025-03-01T10:20:00Z" w16du:dateUtc="2025-03-01T09:20:00Z">
        <w:r w:rsidR="00931C54">
          <w:rPr>
            <w:rFonts w:ascii="Arial" w:hAnsi="Arial" w:cs="Arial"/>
            <w:sz w:val="24"/>
            <w:szCs w:val="24"/>
          </w:rPr>
          <w:t>führen</w:t>
        </w:r>
      </w:ins>
      <w:r w:rsidRPr="00944672">
        <w:rPr>
          <w:rFonts w:ascii="Arial" w:hAnsi="Arial" w:cs="Arial"/>
          <w:sz w:val="24"/>
          <w:szCs w:val="24"/>
        </w:rPr>
        <w:t xml:space="preserve"> und sie würden Kurs auf die Spratley</w:t>
      </w:r>
      <w:ins w:id="4124" w:author="Lektorat Bauer" w:date="2025-03-01T10:20:00Z" w16du:dateUtc="2025-03-01T09:20:00Z">
        <w:r w:rsidR="00931C54">
          <w:rPr>
            <w:rFonts w:ascii="Arial" w:hAnsi="Arial" w:cs="Arial"/>
            <w:sz w:val="24"/>
            <w:szCs w:val="24"/>
          </w:rPr>
          <w:t>-</w:t>
        </w:r>
      </w:ins>
      <w:del w:id="4125" w:author="Lektorat Bauer" w:date="2025-03-01T10:20:00Z" w16du:dateUtc="2025-03-01T09:20:00Z">
        <w:r w:rsidRPr="00944672" w:rsidDel="00931C54">
          <w:rPr>
            <w:rFonts w:ascii="Arial" w:hAnsi="Arial" w:cs="Arial"/>
            <w:sz w:val="24"/>
            <w:szCs w:val="24"/>
          </w:rPr>
          <w:delText xml:space="preserve"> </w:delText>
        </w:r>
      </w:del>
      <w:r w:rsidRPr="00944672">
        <w:rPr>
          <w:rFonts w:ascii="Arial" w:hAnsi="Arial" w:cs="Arial"/>
          <w:sz w:val="24"/>
          <w:szCs w:val="24"/>
        </w:rPr>
        <w:t xml:space="preserve">Inseln nehmen. Hier </w:t>
      </w:r>
      <w:del w:id="4126" w:author="Lektorat Bauer" w:date="2025-03-01T10:20:00Z" w16du:dateUtc="2025-03-01T09:20:00Z">
        <w:r w:rsidRPr="00944672" w:rsidDel="00931C54">
          <w:rPr>
            <w:rFonts w:ascii="Arial" w:hAnsi="Arial" w:cs="Arial"/>
            <w:sz w:val="24"/>
            <w:szCs w:val="24"/>
          </w:rPr>
          <w:delText xml:space="preserve">ist </w:delText>
        </w:r>
      </w:del>
      <w:ins w:id="4127" w:author="Lektorat Bauer" w:date="2025-03-01T10:20:00Z" w16du:dateUtc="2025-03-01T09:20:00Z">
        <w:r w:rsidR="00931C54">
          <w:rPr>
            <w:rFonts w:ascii="Arial" w:hAnsi="Arial" w:cs="Arial"/>
            <w:sz w:val="24"/>
            <w:szCs w:val="24"/>
          </w:rPr>
          <w:t>war</w:t>
        </w:r>
        <w:r w:rsidR="00931C54" w:rsidRPr="00944672">
          <w:rPr>
            <w:rFonts w:ascii="Arial" w:hAnsi="Arial" w:cs="Arial"/>
            <w:sz w:val="24"/>
            <w:szCs w:val="24"/>
          </w:rPr>
          <w:t xml:space="preserve"> </w:t>
        </w:r>
      </w:ins>
      <w:r w:rsidRPr="00944672">
        <w:rPr>
          <w:rFonts w:ascii="Arial" w:hAnsi="Arial" w:cs="Arial"/>
          <w:sz w:val="24"/>
          <w:szCs w:val="24"/>
        </w:rPr>
        <w:t>ein weiterer Aufenthalt von einer Woche geplant, um die Auswirkungen der chinesischen Bautätigkeiten zu untersuchen. Von hier würde sie der Weg nach Hause, in den Hafen von Nampo, führen. Die Rückfahrt über 3.375 Seemeilen würde zwar 2 Wochen länger</w:t>
      </w:r>
      <w:del w:id="4128" w:author="Lektorat Bauer" w:date="2025-03-01T10:21:00Z" w16du:dateUtc="2025-03-01T09:21:00Z">
        <w:r w:rsidRPr="00944672" w:rsidDel="00931C54">
          <w:rPr>
            <w:rFonts w:ascii="Arial" w:hAnsi="Arial" w:cs="Arial"/>
            <w:sz w:val="24"/>
            <w:szCs w:val="24"/>
          </w:rPr>
          <w:delText>,</w:delText>
        </w:r>
      </w:del>
      <w:r w:rsidRPr="00944672">
        <w:rPr>
          <w:rFonts w:ascii="Arial" w:hAnsi="Arial" w:cs="Arial"/>
          <w:sz w:val="24"/>
          <w:szCs w:val="24"/>
        </w:rPr>
        <w:t xml:space="preserve"> als die </w:t>
      </w:r>
      <w:del w:id="4129" w:author="Lektorat Bauer" w:date="2025-03-01T10:21:00Z" w16du:dateUtc="2025-03-01T09:21:00Z">
        <w:r w:rsidRPr="00944672" w:rsidDel="00931C54">
          <w:rPr>
            <w:rFonts w:ascii="Arial" w:hAnsi="Arial" w:cs="Arial"/>
            <w:sz w:val="24"/>
            <w:szCs w:val="24"/>
          </w:rPr>
          <w:delText xml:space="preserve">normalen </w:delText>
        </w:r>
      </w:del>
      <w:ins w:id="4130" w:author="Lektorat Bauer" w:date="2025-03-01T10:21:00Z" w16du:dateUtc="2025-03-01T09:21:00Z">
        <w:r w:rsidR="00931C54">
          <w:rPr>
            <w:rFonts w:ascii="Arial" w:hAnsi="Arial" w:cs="Arial"/>
            <w:sz w:val="24"/>
            <w:szCs w:val="24"/>
          </w:rPr>
          <w:t>üblichen</w:t>
        </w:r>
        <w:r w:rsidR="00931C54" w:rsidRPr="00944672">
          <w:rPr>
            <w:rFonts w:ascii="Arial" w:hAnsi="Arial" w:cs="Arial"/>
            <w:sz w:val="24"/>
            <w:szCs w:val="24"/>
          </w:rPr>
          <w:t xml:space="preserve"> </w:t>
        </w:r>
      </w:ins>
      <w:r w:rsidRPr="00944672">
        <w:rPr>
          <w:rFonts w:ascii="Arial" w:hAnsi="Arial" w:cs="Arial"/>
          <w:sz w:val="24"/>
          <w:szCs w:val="24"/>
        </w:rPr>
        <w:t>15 Tage</w:t>
      </w:r>
      <w:del w:id="4131" w:author="Lektorat Bauer" w:date="2025-03-01T10:21:00Z" w16du:dateUtc="2025-03-01T09:21:00Z">
        <w:r w:rsidRPr="00944672" w:rsidDel="00931C54">
          <w:rPr>
            <w:rFonts w:ascii="Arial" w:hAnsi="Arial" w:cs="Arial"/>
            <w:sz w:val="24"/>
            <w:szCs w:val="24"/>
          </w:rPr>
          <w:delText>,</w:delText>
        </w:r>
      </w:del>
      <w:r w:rsidRPr="00944672">
        <w:rPr>
          <w:rFonts w:ascii="Arial" w:hAnsi="Arial" w:cs="Arial"/>
          <w:sz w:val="24"/>
          <w:szCs w:val="24"/>
        </w:rPr>
        <w:t xml:space="preserve"> dauern, aber die Route wäre weiterhin erklärbar.</w:t>
      </w:r>
    </w:p>
    <w:p w14:paraId="42823B10"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1920ADE8"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noProof/>
          <w:sz w:val="24"/>
          <w:szCs w:val="24"/>
        </w:rPr>
        <w:t>***</w:t>
      </w:r>
    </w:p>
    <w:p w14:paraId="15BC4FA3"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7447D616"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commentRangeStart w:id="4132"/>
      <w:commentRangeEnd w:id="4132"/>
      <w:r w:rsidRPr="00944672">
        <w:rPr>
          <w:rFonts w:ascii="Arial" w:hAnsi="Arial" w:cs="Arial"/>
          <w:b/>
          <w:bCs/>
          <w:sz w:val="24"/>
          <w:szCs w:val="24"/>
        </w:rPr>
        <w:commentReference w:id="4132"/>
      </w:r>
      <w:r w:rsidRPr="00944672">
        <w:rPr>
          <w:rFonts w:ascii="Arial" w:hAnsi="Arial" w:cs="Arial"/>
          <w:b/>
          <w:bCs/>
          <w:sz w:val="24"/>
          <w:szCs w:val="24"/>
        </w:rPr>
        <w:t xml:space="preserve">&gt;&gt;&gt; 19. März 2014, 20:00 Uhr, </w:t>
      </w:r>
      <w:r w:rsidRPr="00944672">
        <w:rPr>
          <w:rFonts w:ascii="Arial" w:hAnsi="Arial" w:cs="Arial"/>
          <w:b/>
          <w:bCs/>
          <w:noProof/>
          <w:sz w:val="24"/>
          <w:szCs w:val="24"/>
        </w:rPr>
        <w:t>Werfthafen</w:t>
      </w:r>
      <w:r w:rsidRPr="00944672">
        <w:rPr>
          <w:rFonts w:ascii="Arial" w:hAnsi="Arial" w:cs="Arial"/>
          <w:b/>
          <w:bCs/>
          <w:sz w:val="24"/>
          <w:szCs w:val="24"/>
        </w:rPr>
        <w:t xml:space="preserve"> von Sinpo, Nordkorea &lt;&lt;&lt;</w:t>
      </w:r>
    </w:p>
    <w:p w14:paraId="02ECFAD7"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Nach einer Reise von 2.600 Seemeilen und einem </w:t>
      </w:r>
      <w:commentRangeStart w:id="4133"/>
      <w:r w:rsidRPr="00944672">
        <w:rPr>
          <w:rFonts w:ascii="Arial" w:hAnsi="Arial" w:cs="Arial"/>
          <w:sz w:val="24"/>
          <w:szCs w:val="24"/>
        </w:rPr>
        <w:t xml:space="preserve">Bunker-Rendezvous </w:t>
      </w:r>
      <w:commentRangeEnd w:id="4133"/>
      <w:r w:rsidR="00D83CBA">
        <w:rPr>
          <w:rStyle w:val="Kommentarzeichen"/>
        </w:rPr>
        <w:commentReference w:id="4133"/>
      </w:r>
      <w:r w:rsidRPr="00944672">
        <w:rPr>
          <w:rFonts w:ascii="Arial" w:hAnsi="Arial" w:cs="Arial"/>
          <w:sz w:val="24"/>
          <w:szCs w:val="24"/>
        </w:rPr>
        <w:t>inmitten des Pazifiks, kamen die beiden U-Boote nach 11 Tagen wieder in Sinpo an.</w:t>
      </w:r>
    </w:p>
    <w:p w14:paraId="585FAC7F" w14:textId="47800D03"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Die Boote waren fast immer getaucht unterwegs</w:t>
      </w:r>
      <w:ins w:id="4134" w:author="Lektorat Bauer" w:date="2025-03-01T10:21:00Z" w16du:dateUtc="2025-03-01T09:21:00Z">
        <w:r w:rsidR="00D83CBA">
          <w:rPr>
            <w:rFonts w:ascii="Arial" w:hAnsi="Arial" w:cs="Arial"/>
            <w:sz w:val="24"/>
            <w:szCs w:val="24"/>
          </w:rPr>
          <w:t xml:space="preserve"> gewesen</w:t>
        </w:r>
      </w:ins>
      <w:r w:rsidRPr="00944672">
        <w:rPr>
          <w:rFonts w:ascii="Arial" w:hAnsi="Arial" w:cs="Arial"/>
          <w:sz w:val="24"/>
          <w:szCs w:val="24"/>
        </w:rPr>
        <w:t xml:space="preserve">. Nur nachdem sie den Mariannen-Graben passiert hatten, konnten sie Überwasser Tempo machen. Da sie aber möglichst </w:t>
      </w:r>
      <w:del w:id="4135" w:author="Lektorat Bauer" w:date="2025-03-01T10:22:00Z" w16du:dateUtc="2025-03-01T09:22:00Z">
        <w:r w:rsidRPr="00944672" w:rsidDel="00D83CBA">
          <w:rPr>
            <w:rFonts w:ascii="Arial" w:hAnsi="Arial" w:cs="Arial"/>
            <w:sz w:val="24"/>
            <w:szCs w:val="24"/>
          </w:rPr>
          <w:delText xml:space="preserve">ungesehen </w:delText>
        </w:r>
      </w:del>
      <w:ins w:id="4136" w:author="Lektorat Bauer" w:date="2025-03-01T10:22:00Z" w16du:dateUtc="2025-03-01T09:22:00Z">
        <w:r w:rsidR="00D83CBA">
          <w:rPr>
            <w:rFonts w:ascii="Arial" w:hAnsi="Arial" w:cs="Arial"/>
            <w:sz w:val="24"/>
            <w:szCs w:val="24"/>
          </w:rPr>
          <w:t>unentdeckt</w:t>
        </w:r>
        <w:r w:rsidR="00D83CBA" w:rsidRPr="00944672">
          <w:rPr>
            <w:rFonts w:ascii="Arial" w:hAnsi="Arial" w:cs="Arial"/>
            <w:sz w:val="24"/>
            <w:szCs w:val="24"/>
          </w:rPr>
          <w:t xml:space="preserve"> </w:t>
        </w:r>
      </w:ins>
      <w:r w:rsidRPr="00944672">
        <w:rPr>
          <w:rFonts w:ascii="Arial" w:hAnsi="Arial" w:cs="Arial"/>
          <w:sz w:val="24"/>
          <w:szCs w:val="24"/>
        </w:rPr>
        <w:t>bleiben sollten, tauchten sie, sobald das Radar Schiffe anzeigte.</w:t>
      </w:r>
    </w:p>
    <w:p w14:paraId="69696C4A" w14:textId="6923E450"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Die Reichweite der U-Boote </w:t>
      </w:r>
      <w:del w:id="4137" w:author="Lektorat Bauer" w:date="2025-03-01T10:22:00Z" w16du:dateUtc="2025-03-01T09:22:00Z">
        <w:r w:rsidRPr="00944672" w:rsidDel="00D83CBA">
          <w:rPr>
            <w:rFonts w:ascii="Arial" w:hAnsi="Arial" w:cs="Arial"/>
            <w:sz w:val="24"/>
            <w:szCs w:val="24"/>
          </w:rPr>
          <w:delText xml:space="preserve">beträgt </w:delText>
        </w:r>
      </w:del>
      <w:ins w:id="4138" w:author="Lektorat Bauer" w:date="2025-03-01T10:22:00Z" w16du:dateUtc="2025-03-01T09:22:00Z">
        <w:r w:rsidR="00D83CBA">
          <w:rPr>
            <w:rFonts w:ascii="Arial" w:hAnsi="Arial" w:cs="Arial"/>
            <w:sz w:val="24"/>
            <w:szCs w:val="24"/>
          </w:rPr>
          <w:t>betrug</w:t>
        </w:r>
        <w:r w:rsidR="00D83CBA" w:rsidRPr="00944672">
          <w:rPr>
            <w:rFonts w:ascii="Arial" w:hAnsi="Arial" w:cs="Arial"/>
            <w:sz w:val="24"/>
            <w:szCs w:val="24"/>
          </w:rPr>
          <w:t xml:space="preserve"> </w:t>
        </w:r>
      </w:ins>
      <w:r w:rsidRPr="00944672">
        <w:rPr>
          <w:rFonts w:ascii="Arial" w:hAnsi="Arial" w:cs="Arial"/>
          <w:sz w:val="24"/>
          <w:szCs w:val="24"/>
        </w:rPr>
        <w:t>rund 1.500 Seemeilen und getaucht liefen sie nur 10 Knoten. Aber es ist die Aufgabe eines U-Bootes, nicht sichtbar zu sein, und so wurden die Fähigkeiten der Crews der beiden U-Boote umfänglich trainiert.</w:t>
      </w:r>
    </w:p>
    <w:p w14:paraId="0C6C2FCC"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Das bewaffnete U-Boot fuhr immer mit, damit im Notfall das Transport-U-Boot geschützt werden konnte.</w:t>
      </w:r>
    </w:p>
    <w:p w14:paraId="2D726194"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Kritische Situationen hatten die beiden Boote zu meistern, als sie zwischen den Inseln der Kurilen </w:t>
      </w:r>
      <w:r w:rsidRPr="00944672">
        <w:rPr>
          <w:rFonts w:ascii="Arial" w:hAnsi="Arial" w:cs="Arial"/>
          <w:noProof/>
          <w:sz w:val="24"/>
          <w:szCs w:val="24"/>
        </w:rPr>
        <w:t>Ilturup</w:t>
      </w:r>
      <w:r w:rsidRPr="00944672">
        <w:rPr>
          <w:rFonts w:ascii="Arial" w:hAnsi="Arial" w:cs="Arial"/>
          <w:sz w:val="24"/>
          <w:szCs w:val="24"/>
        </w:rPr>
        <w:t xml:space="preserve"> und </w:t>
      </w:r>
      <w:r w:rsidRPr="00944672">
        <w:rPr>
          <w:rFonts w:ascii="Arial" w:hAnsi="Arial" w:cs="Arial"/>
          <w:noProof/>
          <w:sz w:val="24"/>
          <w:szCs w:val="24"/>
        </w:rPr>
        <w:t>Urup</w:t>
      </w:r>
      <w:r w:rsidRPr="00944672">
        <w:rPr>
          <w:rFonts w:ascii="Arial" w:hAnsi="Arial" w:cs="Arial"/>
          <w:sz w:val="24"/>
          <w:szCs w:val="24"/>
        </w:rPr>
        <w:t xml:space="preserve"> vom Pazifik in das ochotskische Meer wechselten. Später dann noch einmal, als sie zwischen Hokkaido und Sachalin in das japanische Meer einfuhren. Wie durch ein Wunder entgingen sie dabei den Überwachungen, sowohl der japanischen als auch der russischen Marine.</w:t>
      </w:r>
    </w:p>
    <w:p w14:paraId="181634A6" w14:textId="0A45900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 xml:space="preserve">Als die beiden U-Boote abends um 20:00 Uhr in den </w:t>
      </w:r>
      <w:r w:rsidRPr="00944672">
        <w:rPr>
          <w:rFonts w:ascii="Arial" w:hAnsi="Arial" w:cs="Arial"/>
          <w:noProof/>
          <w:sz w:val="24"/>
          <w:szCs w:val="24"/>
        </w:rPr>
        <w:t>Werfthafen</w:t>
      </w:r>
      <w:r w:rsidRPr="00944672">
        <w:rPr>
          <w:rFonts w:ascii="Arial" w:hAnsi="Arial" w:cs="Arial"/>
          <w:sz w:val="24"/>
          <w:szCs w:val="24"/>
        </w:rPr>
        <w:t xml:space="preserve"> von Sinpo einliefen, lief das bewaffnete U-Boot direkt in die Werft, </w:t>
      </w:r>
      <w:del w:id="4139" w:author="Lektorat Bauer" w:date="2025-03-01T10:22:00Z" w16du:dateUtc="2025-03-01T09:22:00Z">
        <w:r w:rsidRPr="00944672" w:rsidDel="00D83CBA">
          <w:rPr>
            <w:rFonts w:ascii="Arial" w:hAnsi="Arial" w:cs="Arial"/>
            <w:sz w:val="24"/>
            <w:szCs w:val="24"/>
          </w:rPr>
          <w:delText xml:space="preserve">und </w:delText>
        </w:r>
      </w:del>
      <w:ins w:id="4140" w:author="Lektorat Bauer" w:date="2025-03-01T10:22:00Z" w16du:dateUtc="2025-03-01T09:22:00Z">
        <w:r w:rsidR="00D83CBA">
          <w:rPr>
            <w:rFonts w:ascii="Arial" w:hAnsi="Arial" w:cs="Arial"/>
            <w:sz w:val="24"/>
            <w:szCs w:val="24"/>
          </w:rPr>
          <w:t>während</w:t>
        </w:r>
        <w:r w:rsidR="00D83CBA" w:rsidRPr="00944672">
          <w:rPr>
            <w:rFonts w:ascii="Arial" w:hAnsi="Arial" w:cs="Arial"/>
            <w:sz w:val="24"/>
            <w:szCs w:val="24"/>
          </w:rPr>
          <w:t xml:space="preserve"> </w:t>
        </w:r>
      </w:ins>
      <w:r w:rsidRPr="00944672">
        <w:rPr>
          <w:rFonts w:ascii="Arial" w:hAnsi="Arial" w:cs="Arial"/>
          <w:sz w:val="24"/>
          <w:szCs w:val="24"/>
        </w:rPr>
        <w:t xml:space="preserve">das Transport U-Boot </w:t>
      </w:r>
      <w:del w:id="4141" w:author="Lektorat Bauer" w:date="2025-03-01T10:22:00Z" w16du:dateUtc="2025-03-01T09:22:00Z">
        <w:r w:rsidRPr="00944672" w:rsidDel="00D83CBA">
          <w:rPr>
            <w:rFonts w:ascii="Arial" w:hAnsi="Arial" w:cs="Arial"/>
            <w:sz w:val="24"/>
            <w:szCs w:val="24"/>
          </w:rPr>
          <w:delText xml:space="preserve">machte </w:delText>
        </w:r>
      </w:del>
      <w:r w:rsidRPr="00944672">
        <w:rPr>
          <w:rFonts w:ascii="Arial" w:hAnsi="Arial" w:cs="Arial"/>
          <w:sz w:val="24"/>
          <w:szCs w:val="24"/>
        </w:rPr>
        <w:t>am Pier fest</w:t>
      </w:r>
      <w:ins w:id="4142" w:author="Lektorat Bauer" w:date="2025-03-01T10:22:00Z" w16du:dateUtc="2025-03-01T09:22:00Z">
        <w:r w:rsidR="00D83CBA">
          <w:rPr>
            <w:rFonts w:ascii="Arial" w:hAnsi="Arial" w:cs="Arial"/>
            <w:sz w:val="24"/>
            <w:szCs w:val="24"/>
          </w:rPr>
          <w:t>machte</w:t>
        </w:r>
      </w:ins>
      <w:r w:rsidRPr="00944672">
        <w:rPr>
          <w:rFonts w:ascii="Arial" w:hAnsi="Arial" w:cs="Arial"/>
          <w:sz w:val="24"/>
          <w:szCs w:val="24"/>
        </w:rPr>
        <w:t>. Direkt nach dem Festmachen des U-Bootes fuhren Lkw an den Pier, Soldaten sprangen herab und sicherten das Gelände. Dann wurde mit dem Entladen des U-Bootes begonnen.</w:t>
      </w:r>
    </w:p>
    <w:p w14:paraId="26EE7B87" w14:textId="5CCB49FF"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Die gesamte geborgene Fracht wurde auf verschiedene Lkw verladen, und nach Abschluss der Arbeiten</w:t>
      </w:r>
      <w:del w:id="4143" w:author="Lektorat Bauer" w:date="2025-03-01T10:23:00Z" w16du:dateUtc="2025-03-01T09:23:00Z">
        <w:r w:rsidRPr="00944672" w:rsidDel="00D83CBA">
          <w:rPr>
            <w:rFonts w:ascii="Arial" w:hAnsi="Arial" w:cs="Arial"/>
            <w:sz w:val="24"/>
            <w:szCs w:val="24"/>
          </w:rPr>
          <w:delText>,</w:delText>
        </w:r>
      </w:del>
      <w:r w:rsidRPr="00944672">
        <w:rPr>
          <w:rFonts w:ascii="Arial" w:hAnsi="Arial" w:cs="Arial"/>
          <w:sz w:val="24"/>
          <w:szCs w:val="24"/>
        </w:rPr>
        <w:t xml:space="preserve"> fuhren die Lkw in Kolonne nach Pjöngjang.</w:t>
      </w:r>
    </w:p>
    <w:p w14:paraId="2605BEDD" w14:textId="5EA2415E"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Am nächsten Morgen überflog ein Satellit das Werftgelände und machte ein Foto </w:t>
      </w:r>
      <w:del w:id="4144" w:author="Lektorat Bauer" w:date="2025-03-01T10:23:00Z" w16du:dateUtc="2025-03-01T09:23:00Z">
        <w:r w:rsidRPr="00944672" w:rsidDel="00D83CBA">
          <w:rPr>
            <w:rFonts w:ascii="Arial" w:hAnsi="Arial" w:cs="Arial"/>
            <w:sz w:val="24"/>
            <w:szCs w:val="24"/>
          </w:rPr>
          <w:delText>von dem</w:delText>
        </w:r>
      </w:del>
      <w:ins w:id="4145" w:author="Lektorat Bauer" w:date="2025-03-01T10:23:00Z" w16du:dateUtc="2025-03-01T09:23:00Z">
        <w:r w:rsidR="00D83CBA">
          <w:rPr>
            <w:rFonts w:ascii="Arial" w:hAnsi="Arial" w:cs="Arial"/>
            <w:sz w:val="24"/>
            <w:szCs w:val="24"/>
          </w:rPr>
          <w:t>des</w:t>
        </w:r>
      </w:ins>
      <w:r w:rsidRPr="00944672">
        <w:rPr>
          <w:rFonts w:ascii="Arial" w:hAnsi="Arial" w:cs="Arial"/>
          <w:sz w:val="24"/>
          <w:szCs w:val="24"/>
        </w:rPr>
        <w:t xml:space="preserve"> am Pier liegenden U-Boot</w:t>
      </w:r>
      <w:ins w:id="4146" w:author="Lektorat Bauer" w:date="2025-03-01T10:23:00Z" w16du:dateUtc="2025-03-01T09:23:00Z">
        <w:r w:rsidR="00D83CBA">
          <w:rPr>
            <w:rFonts w:ascii="Arial" w:hAnsi="Arial" w:cs="Arial"/>
            <w:sz w:val="24"/>
            <w:szCs w:val="24"/>
          </w:rPr>
          <w:t>s</w:t>
        </w:r>
      </w:ins>
      <w:r w:rsidRPr="00944672">
        <w:rPr>
          <w:rFonts w:ascii="Arial" w:hAnsi="Arial" w:cs="Arial"/>
          <w:sz w:val="24"/>
          <w:szCs w:val="24"/>
        </w:rPr>
        <w:t>. Durch die Ladeluke sah das U-Boot so komisch aus, dass die Analysten dachten, es handle sich um eine Sperrholzattrappe.</w:t>
      </w:r>
    </w:p>
    <w:p w14:paraId="4577EF70"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25297CA6"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439FA16E"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5E00CA7B"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commentRangeStart w:id="4147"/>
      <w:commentRangeEnd w:id="4147"/>
      <w:r w:rsidRPr="00944672">
        <w:rPr>
          <w:rFonts w:ascii="Arial" w:hAnsi="Arial" w:cs="Arial"/>
          <w:sz w:val="24"/>
          <w:szCs w:val="24"/>
        </w:rPr>
        <w:commentReference w:id="4147"/>
      </w:r>
      <w:r w:rsidRPr="00944672">
        <w:rPr>
          <w:rFonts w:ascii="Arial" w:hAnsi="Arial" w:cs="Arial"/>
          <w:b/>
          <w:bCs/>
          <w:sz w:val="24"/>
          <w:szCs w:val="24"/>
        </w:rPr>
        <w:t xml:space="preserve">&gt;&gt;&gt; Donnerstag, 20. März 2014, geheimer Bunker der Operation </w:t>
      </w:r>
      <w:r w:rsidRPr="00944672">
        <w:rPr>
          <w:rFonts w:ascii="Arial" w:hAnsi="Arial" w:cs="Arial"/>
          <w:b/>
          <w:bCs/>
          <w:noProof/>
          <w:sz w:val="24"/>
          <w:szCs w:val="24"/>
        </w:rPr>
        <w:t>Mujigage</w:t>
      </w:r>
      <w:r w:rsidRPr="00944672">
        <w:rPr>
          <w:rFonts w:ascii="Arial" w:hAnsi="Arial" w:cs="Arial"/>
          <w:b/>
          <w:bCs/>
          <w:sz w:val="24"/>
          <w:szCs w:val="24"/>
        </w:rPr>
        <w:t>, außerhalb von Pjöngjang &lt;&lt;&lt;</w:t>
      </w:r>
    </w:p>
    <w:p w14:paraId="5F64C280"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37867EF8" w14:textId="448438CD"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 xml:space="preserve">Am Donnerstagmorgen trafen sich alle Beteiligten in der Operationszentrale im Bunker außerhalb von Pjöngjang. Sie gingen in die Lagerhalle, in die die Beute gebracht worden war, und waren beim ersten Anblick enttäuscht. Beim genaueren Hinsehen stellten sie </w:t>
      </w:r>
      <w:ins w:id="4148" w:author="Lektorat Bauer" w:date="2025-03-01T10:23:00Z" w16du:dateUtc="2025-03-01T09:23:00Z">
        <w:r w:rsidR="003C7123">
          <w:rPr>
            <w:rFonts w:ascii="Arial" w:hAnsi="Arial" w:cs="Arial"/>
            <w:sz w:val="24"/>
            <w:szCs w:val="24"/>
          </w:rPr>
          <w:t xml:space="preserve">allerdings </w:t>
        </w:r>
      </w:ins>
      <w:r w:rsidRPr="00944672">
        <w:rPr>
          <w:rFonts w:ascii="Arial" w:hAnsi="Arial" w:cs="Arial"/>
          <w:sz w:val="24"/>
          <w:szCs w:val="24"/>
        </w:rPr>
        <w:t>fest, dass sie fette Beute gemacht hatten. Sie fanden: 50 Kilo Rohdiamanten, 500 Kilo Platinbarren, 1500 Kilo Goldbarren sowie zwei Paletten mit Geld</w:t>
      </w:r>
      <w:del w:id="4149" w:author="Lektorat Bauer" w:date="2025-03-01T10:23:00Z" w16du:dateUtc="2025-03-01T09:23:00Z">
        <w:r w:rsidRPr="00944672" w:rsidDel="003C7123">
          <w:rPr>
            <w:rFonts w:ascii="Arial" w:hAnsi="Arial" w:cs="Arial"/>
            <w:sz w:val="24"/>
            <w:szCs w:val="24"/>
          </w:rPr>
          <w:delText xml:space="preserve"> </w:delText>
        </w:r>
      </w:del>
      <w:r w:rsidRPr="00944672">
        <w:rPr>
          <w:rFonts w:ascii="Arial" w:hAnsi="Arial" w:cs="Arial"/>
          <w:sz w:val="24"/>
          <w:szCs w:val="24"/>
        </w:rPr>
        <w:t xml:space="preserve">bündeln, je einmal US-Dollar und Euro. Das </w:t>
      </w:r>
      <w:del w:id="4150" w:author="Lektorat Bauer" w:date="2025-03-01T10:23:00Z" w16du:dateUtc="2025-03-01T09:23:00Z">
        <w:r w:rsidRPr="00944672" w:rsidDel="003C7123">
          <w:rPr>
            <w:rFonts w:ascii="Arial" w:hAnsi="Arial" w:cs="Arial"/>
            <w:sz w:val="24"/>
            <w:szCs w:val="24"/>
          </w:rPr>
          <w:delText>interessanteste</w:delText>
        </w:r>
      </w:del>
      <w:ins w:id="4151" w:author="Lektorat Bauer" w:date="2025-03-01T10:23:00Z" w16du:dateUtc="2025-03-01T09:23:00Z">
        <w:r w:rsidR="003C7123" w:rsidRPr="00944672">
          <w:rPr>
            <w:rFonts w:ascii="Arial" w:hAnsi="Arial" w:cs="Arial"/>
            <w:sz w:val="24"/>
            <w:szCs w:val="24"/>
          </w:rPr>
          <w:t>Interessanteste</w:t>
        </w:r>
      </w:ins>
      <w:r w:rsidRPr="00944672">
        <w:rPr>
          <w:rFonts w:ascii="Arial" w:hAnsi="Arial" w:cs="Arial"/>
          <w:sz w:val="24"/>
          <w:szCs w:val="24"/>
        </w:rPr>
        <w:t>, was sie fanden, war sehr viel kleiner</w:t>
      </w:r>
      <w:ins w:id="4152" w:author="Lektorat Bauer" w:date="2025-03-01T10:23:00Z" w16du:dateUtc="2025-03-01T09:23:00Z">
        <w:r w:rsidR="003C7123">
          <w:rPr>
            <w:rFonts w:ascii="Arial" w:hAnsi="Arial" w:cs="Arial"/>
            <w:sz w:val="24"/>
            <w:szCs w:val="24"/>
          </w:rPr>
          <w:t>,</w:t>
        </w:r>
      </w:ins>
      <w:r w:rsidRPr="00944672">
        <w:rPr>
          <w:rFonts w:ascii="Arial" w:hAnsi="Arial" w:cs="Arial"/>
          <w:sz w:val="24"/>
          <w:szCs w:val="24"/>
        </w:rPr>
        <w:t xml:space="preserve"> aber dafür sehr viel mehr Wert: In einer mehrfach gesicherten Kiste</w:t>
      </w:r>
      <w:del w:id="4153" w:author="Lektorat Bauer" w:date="2025-03-01T10:24:00Z" w16du:dateUtc="2025-03-01T09:24:00Z">
        <w:r w:rsidRPr="00944672" w:rsidDel="003C7123">
          <w:rPr>
            <w:rFonts w:ascii="Arial" w:hAnsi="Arial" w:cs="Arial"/>
            <w:sz w:val="24"/>
            <w:szCs w:val="24"/>
          </w:rPr>
          <w:delText>,</w:delText>
        </w:r>
      </w:del>
      <w:r w:rsidRPr="00944672">
        <w:rPr>
          <w:rFonts w:ascii="Arial" w:hAnsi="Arial" w:cs="Arial"/>
          <w:sz w:val="24"/>
          <w:szCs w:val="24"/>
        </w:rPr>
        <w:t xml:space="preserve"> befanden sich Druckplatten.</w:t>
      </w:r>
    </w:p>
    <w:p w14:paraId="3DC1BB19" w14:textId="67F061A9"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Einen Satz Druckplatten für 100-Euro-Scheine und einen Satz Druckplatten für 100-US-Dollar-Scheine brachten sie zum Vorschein. Bei dem dritten Satz Druckplatten </w:t>
      </w:r>
      <w:del w:id="4154" w:author="Lektorat Bauer" w:date="2025-03-01T10:24:00Z" w16du:dateUtc="2025-03-01T09:24:00Z">
        <w:r w:rsidRPr="00944672" w:rsidDel="003C7123">
          <w:rPr>
            <w:rFonts w:ascii="Arial" w:hAnsi="Arial" w:cs="Arial"/>
            <w:sz w:val="24"/>
            <w:szCs w:val="24"/>
          </w:rPr>
          <w:delText>waren sie am Überlegen</w:delText>
        </w:r>
      </w:del>
      <w:ins w:id="4155" w:author="Lektorat Bauer" w:date="2025-03-01T10:24:00Z" w16du:dateUtc="2025-03-01T09:24:00Z">
        <w:r w:rsidR="003C7123">
          <w:rPr>
            <w:rFonts w:ascii="Arial" w:hAnsi="Arial" w:cs="Arial"/>
            <w:sz w:val="24"/>
            <w:szCs w:val="24"/>
          </w:rPr>
          <w:t>grübelten sie</w:t>
        </w:r>
      </w:ins>
      <w:r w:rsidRPr="00944672">
        <w:rPr>
          <w:rFonts w:ascii="Arial" w:hAnsi="Arial" w:cs="Arial"/>
          <w:sz w:val="24"/>
          <w:szCs w:val="24"/>
        </w:rPr>
        <w:t xml:space="preserve">, ob </w:t>
      </w:r>
      <w:del w:id="4156" w:author="Lektorat Bauer" w:date="2025-03-01T10:24:00Z" w16du:dateUtc="2025-03-01T09:24:00Z">
        <w:r w:rsidRPr="00944672" w:rsidDel="003C7123">
          <w:rPr>
            <w:rFonts w:ascii="Arial" w:hAnsi="Arial" w:cs="Arial"/>
            <w:sz w:val="24"/>
            <w:szCs w:val="24"/>
          </w:rPr>
          <w:delText xml:space="preserve">das </w:delText>
        </w:r>
      </w:del>
      <w:ins w:id="4157" w:author="Lektorat Bauer" w:date="2025-03-01T10:24:00Z" w16du:dateUtc="2025-03-01T09:24:00Z">
        <w:r w:rsidR="003C7123">
          <w:rPr>
            <w:rFonts w:ascii="Arial" w:hAnsi="Arial" w:cs="Arial"/>
            <w:sz w:val="24"/>
            <w:szCs w:val="24"/>
          </w:rPr>
          <w:t>es sich um</w:t>
        </w:r>
        <w:r w:rsidR="003C7123" w:rsidRPr="00944672">
          <w:rPr>
            <w:rFonts w:ascii="Arial" w:hAnsi="Arial" w:cs="Arial"/>
            <w:sz w:val="24"/>
            <w:szCs w:val="24"/>
          </w:rPr>
          <w:t xml:space="preserve"> </w:t>
        </w:r>
      </w:ins>
      <w:r w:rsidRPr="00944672">
        <w:rPr>
          <w:rFonts w:ascii="Arial" w:hAnsi="Arial" w:cs="Arial"/>
          <w:sz w:val="24"/>
          <w:szCs w:val="24"/>
        </w:rPr>
        <w:t xml:space="preserve">Falschgeldplatten </w:t>
      </w:r>
      <w:commentRangeStart w:id="4158"/>
      <w:del w:id="4159" w:author="Lektorat Bauer" w:date="2025-03-01T10:24:00Z" w16du:dateUtc="2025-03-01T09:24:00Z">
        <w:r w:rsidRPr="00944672" w:rsidDel="003C7123">
          <w:rPr>
            <w:rFonts w:ascii="Arial" w:hAnsi="Arial" w:cs="Arial"/>
            <w:sz w:val="24"/>
            <w:szCs w:val="24"/>
          </w:rPr>
          <w:delText>waren</w:delText>
        </w:r>
      </w:del>
      <w:ins w:id="4160" w:author="Lektorat Bauer" w:date="2025-03-01T10:24:00Z" w16du:dateUtc="2025-03-01T09:24:00Z">
        <w:r w:rsidR="003C7123">
          <w:rPr>
            <w:rFonts w:ascii="Arial" w:hAnsi="Arial" w:cs="Arial"/>
            <w:sz w:val="24"/>
            <w:szCs w:val="24"/>
          </w:rPr>
          <w:t>handelte</w:t>
        </w:r>
        <w:commentRangeEnd w:id="4158"/>
        <w:r w:rsidR="003C7123">
          <w:rPr>
            <w:rStyle w:val="Kommentarzeichen"/>
          </w:rPr>
          <w:commentReference w:id="4158"/>
        </w:r>
      </w:ins>
      <w:r w:rsidRPr="00944672">
        <w:rPr>
          <w:rFonts w:ascii="Arial" w:hAnsi="Arial" w:cs="Arial"/>
          <w:sz w:val="24"/>
          <w:szCs w:val="24"/>
        </w:rPr>
        <w:t>, da sie noch nie gehört hatten, dass US</w:t>
      </w:r>
      <w:ins w:id="4161" w:author="Lektorat Bauer" w:date="2025-03-01T10:24:00Z" w16du:dateUtc="2025-03-01T09:24:00Z">
        <w:r w:rsidR="003C7123">
          <w:rPr>
            <w:rFonts w:ascii="Arial" w:hAnsi="Arial" w:cs="Arial"/>
            <w:sz w:val="24"/>
            <w:szCs w:val="24"/>
          </w:rPr>
          <w:t>-</w:t>
        </w:r>
      </w:ins>
      <w:del w:id="4162" w:author="Lektorat Bauer" w:date="2025-03-01T10:24:00Z" w16du:dateUtc="2025-03-01T09:24:00Z">
        <w:r w:rsidRPr="00944672" w:rsidDel="003C7123">
          <w:rPr>
            <w:rFonts w:ascii="Arial" w:hAnsi="Arial" w:cs="Arial"/>
            <w:sz w:val="24"/>
            <w:szCs w:val="24"/>
          </w:rPr>
          <w:delText xml:space="preserve"> </w:delText>
        </w:r>
      </w:del>
      <w:r w:rsidRPr="00944672">
        <w:rPr>
          <w:rFonts w:ascii="Arial" w:hAnsi="Arial" w:cs="Arial"/>
          <w:sz w:val="24"/>
          <w:szCs w:val="24"/>
        </w:rPr>
        <w:t>Dollar</w:t>
      </w:r>
      <w:ins w:id="4163" w:author="Lektorat Bauer" w:date="2025-03-01T10:24:00Z" w16du:dateUtc="2025-03-01T09:24:00Z">
        <w:r w:rsidR="003C7123">
          <w:rPr>
            <w:rFonts w:ascii="Arial" w:hAnsi="Arial" w:cs="Arial"/>
            <w:sz w:val="24"/>
            <w:szCs w:val="24"/>
          </w:rPr>
          <w:t>-</w:t>
        </w:r>
      </w:ins>
      <w:del w:id="4164" w:author="Lektorat Bauer" w:date="2025-03-01T10:24:00Z" w16du:dateUtc="2025-03-01T09:24:00Z">
        <w:r w:rsidRPr="00944672" w:rsidDel="003C7123">
          <w:rPr>
            <w:rFonts w:ascii="Arial" w:hAnsi="Arial" w:cs="Arial"/>
            <w:sz w:val="24"/>
            <w:szCs w:val="24"/>
          </w:rPr>
          <w:delText xml:space="preserve"> </w:delText>
        </w:r>
      </w:del>
      <w:r w:rsidRPr="00944672">
        <w:rPr>
          <w:rFonts w:ascii="Arial" w:hAnsi="Arial" w:cs="Arial"/>
          <w:sz w:val="24"/>
          <w:szCs w:val="24"/>
        </w:rPr>
        <w:t xml:space="preserve">Scheine im Nennwert von 100.000 gedruckt </w:t>
      </w:r>
      <w:del w:id="4165" w:author="Lektorat Bauer" w:date="2025-03-01T10:24:00Z" w16du:dateUtc="2025-03-01T09:24:00Z">
        <w:r w:rsidRPr="00944672" w:rsidDel="003C7123">
          <w:rPr>
            <w:rFonts w:ascii="Arial" w:hAnsi="Arial" w:cs="Arial"/>
            <w:sz w:val="24"/>
            <w:szCs w:val="24"/>
          </w:rPr>
          <w:delText>werden</w:delText>
        </w:r>
      </w:del>
      <w:ins w:id="4166" w:author="Lektorat Bauer" w:date="2025-03-01T10:24:00Z" w16du:dateUtc="2025-03-01T09:24:00Z">
        <w:r w:rsidR="003C7123">
          <w:rPr>
            <w:rFonts w:ascii="Arial" w:hAnsi="Arial" w:cs="Arial"/>
            <w:sz w:val="24"/>
            <w:szCs w:val="24"/>
          </w:rPr>
          <w:t>wurden</w:t>
        </w:r>
      </w:ins>
      <w:r w:rsidRPr="00944672">
        <w:rPr>
          <w:rFonts w:ascii="Arial" w:hAnsi="Arial" w:cs="Arial"/>
          <w:sz w:val="24"/>
          <w:szCs w:val="24"/>
        </w:rPr>
        <w:t>.</w:t>
      </w:r>
    </w:p>
    <w:p w14:paraId="4C33811A" w14:textId="7DC2F338"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Zu einer Zeit</w:t>
      </w:r>
      <w:ins w:id="4167" w:author="Lektorat Bauer" w:date="2025-03-01T10:24:00Z" w16du:dateUtc="2025-03-01T09:24:00Z">
        <w:r w:rsidR="003C7123">
          <w:rPr>
            <w:rFonts w:ascii="Arial" w:hAnsi="Arial" w:cs="Arial"/>
            <w:sz w:val="24"/>
            <w:szCs w:val="24"/>
          </w:rPr>
          <w:t>,</w:t>
        </w:r>
      </w:ins>
      <w:r w:rsidRPr="00944672">
        <w:rPr>
          <w:rFonts w:ascii="Arial" w:hAnsi="Arial" w:cs="Arial"/>
          <w:sz w:val="24"/>
          <w:szCs w:val="24"/>
        </w:rPr>
        <w:t xml:space="preserve"> als Banküberweisungen noch nicht digital getätigt wurden, war es für die damaligen Banker </w:t>
      </w:r>
      <w:ins w:id="4168" w:author="Lektorat Bauer" w:date="2025-03-01T10:24:00Z" w16du:dateUtc="2025-03-01T09:24:00Z">
        <w:r w:rsidR="003C7123">
          <w:rPr>
            <w:rFonts w:ascii="Arial" w:hAnsi="Arial" w:cs="Arial"/>
            <w:sz w:val="24"/>
            <w:szCs w:val="24"/>
          </w:rPr>
          <w:t xml:space="preserve">jedoch </w:t>
        </w:r>
      </w:ins>
      <w:r w:rsidRPr="00944672">
        <w:rPr>
          <w:rFonts w:ascii="Arial" w:hAnsi="Arial" w:cs="Arial"/>
          <w:sz w:val="24"/>
          <w:szCs w:val="24"/>
        </w:rPr>
        <w:t>einfacher</w:t>
      </w:r>
      <w:ins w:id="4169" w:author="Lektorat Bauer" w:date="2025-03-01T10:25:00Z" w16du:dateUtc="2025-03-01T09:25:00Z">
        <w:r w:rsidR="003C7123">
          <w:rPr>
            <w:rFonts w:ascii="Arial" w:hAnsi="Arial" w:cs="Arial"/>
            <w:sz w:val="24"/>
            <w:szCs w:val="24"/>
          </w:rPr>
          <w:t xml:space="preserve"> gewesen</w:t>
        </w:r>
      </w:ins>
      <w:r w:rsidRPr="00944672">
        <w:rPr>
          <w:rFonts w:ascii="Arial" w:hAnsi="Arial" w:cs="Arial"/>
          <w:sz w:val="24"/>
          <w:szCs w:val="24"/>
        </w:rPr>
        <w:t>, große Summen mit Hilfe des 100.000</w:t>
      </w:r>
      <w:ins w:id="4170" w:author="Lektorat Bauer" w:date="2025-03-01T10:25:00Z" w16du:dateUtc="2025-03-01T09:25:00Z">
        <w:r w:rsidR="003C7123">
          <w:rPr>
            <w:rFonts w:ascii="Arial" w:hAnsi="Arial" w:cs="Arial"/>
            <w:sz w:val="24"/>
            <w:szCs w:val="24"/>
          </w:rPr>
          <w:t>-</w:t>
        </w:r>
      </w:ins>
      <w:del w:id="4171" w:author="Lektorat Bauer" w:date="2025-03-01T10:25:00Z" w16du:dateUtc="2025-03-01T09:25:00Z">
        <w:r w:rsidRPr="00944672" w:rsidDel="003C7123">
          <w:rPr>
            <w:rFonts w:ascii="Arial" w:hAnsi="Arial" w:cs="Arial"/>
            <w:sz w:val="24"/>
            <w:szCs w:val="24"/>
          </w:rPr>
          <w:delText xml:space="preserve"> </w:delText>
        </w:r>
      </w:del>
      <w:r w:rsidRPr="00944672">
        <w:rPr>
          <w:rFonts w:ascii="Arial" w:hAnsi="Arial" w:cs="Arial"/>
          <w:sz w:val="24"/>
          <w:szCs w:val="24"/>
        </w:rPr>
        <w:t>Dollar</w:t>
      </w:r>
      <w:ins w:id="4172" w:author="Lektorat Bauer" w:date="2025-03-01T10:25:00Z" w16du:dateUtc="2025-03-01T09:25:00Z">
        <w:r w:rsidR="003C7123">
          <w:rPr>
            <w:rFonts w:ascii="Arial" w:hAnsi="Arial" w:cs="Arial"/>
            <w:sz w:val="24"/>
            <w:szCs w:val="24"/>
          </w:rPr>
          <w:t>-</w:t>
        </w:r>
      </w:ins>
      <w:del w:id="4173" w:author="Lektorat Bauer" w:date="2025-03-01T10:25:00Z" w16du:dateUtc="2025-03-01T09:25:00Z">
        <w:r w:rsidRPr="00944672" w:rsidDel="003C7123">
          <w:rPr>
            <w:rFonts w:ascii="Arial" w:hAnsi="Arial" w:cs="Arial"/>
            <w:sz w:val="24"/>
            <w:szCs w:val="24"/>
          </w:rPr>
          <w:delText xml:space="preserve"> </w:delText>
        </w:r>
      </w:del>
      <w:r w:rsidRPr="00944672">
        <w:rPr>
          <w:rFonts w:ascii="Arial" w:hAnsi="Arial" w:cs="Arial"/>
          <w:sz w:val="24"/>
          <w:szCs w:val="24"/>
        </w:rPr>
        <w:t xml:space="preserve">Scheins bei Geldübertragungen von einer Zentralbank zu einer anderen </w:t>
      </w:r>
      <w:r w:rsidRPr="00944672">
        <w:rPr>
          <w:rFonts w:ascii="Arial" w:hAnsi="Arial" w:cs="Arial"/>
          <w:sz w:val="24"/>
          <w:szCs w:val="24"/>
        </w:rPr>
        <w:lastRenderedPageBreak/>
        <w:t>Zentralbank zu nutzen. Der 100.000</w:t>
      </w:r>
      <w:ins w:id="4174" w:author="Lektorat Bauer" w:date="2025-03-01T10:25:00Z" w16du:dateUtc="2025-03-01T09:25:00Z">
        <w:r w:rsidR="003C7123">
          <w:rPr>
            <w:rFonts w:ascii="Arial" w:hAnsi="Arial" w:cs="Arial"/>
            <w:sz w:val="24"/>
            <w:szCs w:val="24"/>
          </w:rPr>
          <w:t>-</w:t>
        </w:r>
      </w:ins>
      <w:del w:id="4175" w:author="Lektorat Bauer" w:date="2025-03-01T10:25:00Z" w16du:dateUtc="2025-03-01T09:25:00Z">
        <w:r w:rsidRPr="00944672" w:rsidDel="003C7123">
          <w:rPr>
            <w:rFonts w:ascii="Arial" w:hAnsi="Arial" w:cs="Arial"/>
            <w:sz w:val="24"/>
            <w:szCs w:val="24"/>
          </w:rPr>
          <w:delText xml:space="preserve"> </w:delText>
        </w:r>
      </w:del>
      <w:r w:rsidRPr="00944672">
        <w:rPr>
          <w:rFonts w:ascii="Arial" w:hAnsi="Arial" w:cs="Arial"/>
          <w:sz w:val="24"/>
          <w:szCs w:val="24"/>
        </w:rPr>
        <w:t>Dollar</w:t>
      </w:r>
      <w:ins w:id="4176" w:author="Lektorat Bauer" w:date="2025-03-01T10:25:00Z" w16du:dateUtc="2025-03-01T09:25:00Z">
        <w:r w:rsidR="003C7123">
          <w:rPr>
            <w:rFonts w:ascii="Arial" w:hAnsi="Arial" w:cs="Arial"/>
            <w:sz w:val="24"/>
            <w:szCs w:val="24"/>
          </w:rPr>
          <w:t>-</w:t>
        </w:r>
      </w:ins>
      <w:del w:id="4177" w:author="Lektorat Bauer" w:date="2025-03-01T10:25:00Z" w16du:dateUtc="2025-03-01T09:25:00Z">
        <w:r w:rsidRPr="00944672" w:rsidDel="003C7123">
          <w:rPr>
            <w:rFonts w:ascii="Arial" w:hAnsi="Arial" w:cs="Arial"/>
            <w:sz w:val="24"/>
            <w:szCs w:val="24"/>
          </w:rPr>
          <w:delText xml:space="preserve"> </w:delText>
        </w:r>
      </w:del>
      <w:r w:rsidRPr="00944672">
        <w:rPr>
          <w:rFonts w:ascii="Arial" w:hAnsi="Arial" w:cs="Arial"/>
          <w:sz w:val="24"/>
          <w:szCs w:val="24"/>
        </w:rPr>
        <w:t>Schein war nie als Zahlungsmittel für die normale Bevölkerung gedacht und sollte nur die Transaktionen zwischen Zentralbanken vereinfachen. Trotzdem ist die 100.000</w:t>
      </w:r>
      <w:ins w:id="4178" w:author="Lektorat Bauer" w:date="2025-03-01T10:25:00Z" w16du:dateUtc="2025-03-01T09:25:00Z">
        <w:r w:rsidR="003C7123">
          <w:rPr>
            <w:rFonts w:ascii="Arial" w:hAnsi="Arial" w:cs="Arial"/>
            <w:sz w:val="24"/>
            <w:szCs w:val="24"/>
          </w:rPr>
          <w:t>-</w:t>
        </w:r>
      </w:ins>
      <w:del w:id="4179" w:author="Lektorat Bauer" w:date="2025-03-01T10:25:00Z" w16du:dateUtc="2025-03-01T09:25:00Z">
        <w:r w:rsidRPr="00944672" w:rsidDel="003C7123">
          <w:rPr>
            <w:rFonts w:ascii="Arial" w:hAnsi="Arial" w:cs="Arial"/>
            <w:sz w:val="24"/>
            <w:szCs w:val="24"/>
          </w:rPr>
          <w:delText xml:space="preserve"> </w:delText>
        </w:r>
      </w:del>
      <w:r w:rsidRPr="00944672">
        <w:rPr>
          <w:rFonts w:ascii="Arial" w:hAnsi="Arial" w:cs="Arial"/>
          <w:sz w:val="24"/>
          <w:szCs w:val="24"/>
        </w:rPr>
        <w:t>Dollar</w:t>
      </w:r>
      <w:ins w:id="4180" w:author="Lektorat Bauer" w:date="2025-03-01T10:25:00Z" w16du:dateUtc="2025-03-01T09:25:00Z">
        <w:r w:rsidR="003C7123">
          <w:rPr>
            <w:rFonts w:ascii="Arial" w:hAnsi="Arial" w:cs="Arial"/>
            <w:sz w:val="24"/>
            <w:szCs w:val="24"/>
          </w:rPr>
          <w:t>-</w:t>
        </w:r>
      </w:ins>
      <w:del w:id="4181" w:author="Lektorat Bauer" w:date="2025-03-01T10:25:00Z" w16du:dateUtc="2025-03-01T09:25:00Z">
        <w:r w:rsidRPr="00944672" w:rsidDel="003C7123">
          <w:rPr>
            <w:rFonts w:ascii="Arial" w:hAnsi="Arial" w:cs="Arial"/>
            <w:sz w:val="24"/>
            <w:szCs w:val="24"/>
          </w:rPr>
          <w:delText xml:space="preserve"> </w:delText>
        </w:r>
      </w:del>
      <w:r w:rsidRPr="00944672">
        <w:rPr>
          <w:rFonts w:ascii="Arial" w:hAnsi="Arial" w:cs="Arial"/>
          <w:sz w:val="24"/>
          <w:szCs w:val="24"/>
        </w:rPr>
        <w:t>Note ein offizielles Zahlungsmittel, welches bis heute gültig ist. Allerdings sind nur noch wenige 100.000</w:t>
      </w:r>
      <w:del w:id="4182" w:author="Lektorat Bauer" w:date="2025-03-01T10:25:00Z" w16du:dateUtc="2025-03-01T09:25:00Z">
        <w:r w:rsidRPr="00944672" w:rsidDel="003C7123">
          <w:rPr>
            <w:rFonts w:ascii="Arial" w:hAnsi="Arial" w:cs="Arial"/>
            <w:sz w:val="24"/>
            <w:szCs w:val="24"/>
          </w:rPr>
          <w:delText xml:space="preserve"> </w:delText>
        </w:r>
      </w:del>
      <w:ins w:id="4183" w:author="Lektorat Bauer" w:date="2025-03-01T10:25:00Z" w16du:dateUtc="2025-03-01T09:25:00Z">
        <w:r w:rsidR="003C7123">
          <w:rPr>
            <w:rFonts w:ascii="Arial" w:hAnsi="Arial" w:cs="Arial"/>
            <w:sz w:val="24"/>
            <w:szCs w:val="24"/>
          </w:rPr>
          <w:t>-</w:t>
        </w:r>
      </w:ins>
      <w:r w:rsidRPr="00944672">
        <w:rPr>
          <w:rFonts w:ascii="Arial" w:hAnsi="Arial" w:cs="Arial"/>
          <w:sz w:val="24"/>
          <w:szCs w:val="24"/>
        </w:rPr>
        <w:t>US-Banknoten im Umlauf. Diese befinden sich in Privatbesitz oder sind in Museen ausgestellt, und haben heute einen Wert, der den Nennwert der Geldscheine bei weitem übersteigt.</w:t>
      </w:r>
    </w:p>
    <w:p w14:paraId="6EECA62C" w14:textId="40C9D93E"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Und jetzt </w:t>
      </w:r>
      <w:del w:id="4184" w:author="Lektorat Bauer" w:date="2025-03-01T10:25:00Z" w16du:dateUtc="2025-03-01T09:25:00Z">
        <w:r w:rsidRPr="00944672" w:rsidDel="003C7123">
          <w:rPr>
            <w:rFonts w:ascii="Arial" w:hAnsi="Arial" w:cs="Arial"/>
            <w:sz w:val="24"/>
            <w:szCs w:val="24"/>
          </w:rPr>
          <w:delText xml:space="preserve">hatten </w:delText>
        </w:r>
      </w:del>
      <w:ins w:id="4185" w:author="Lektorat Bauer" w:date="2025-03-01T10:25:00Z" w16du:dateUtc="2025-03-01T09:25:00Z">
        <w:r w:rsidR="003C7123">
          <w:rPr>
            <w:rFonts w:ascii="Arial" w:hAnsi="Arial" w:cs="Arial"/>
            <w:sz w:val="24"/>
            <w:szCs w:val="24"/>
          </w:rPr>
          <w:t>besaßen</w:t>
        </w:r>
        <w:r w:rsidR="003C7123" w:rsidRPr="00944672">
          <w:rPr>
            <w:rFonts w:ascii="Arial" w:hAnsi="Arial" w:cs="Arial"/>
            <w:sz w:val="24"/>
            <w:szCs w:val="24"/>
          </w:rPr>
          <w:t xml:space="preserve"> </w:t>
        </w:r>
        <w:r w:rsidR="003C7123">
          <w:rPr>
            <w:rFonts w:ascii="Arial" w:hAnsi="Arial" w:cs="Arial"/>
            <w:sz w:val="24"/>
            <w:szCs w:val="24"/>
          </w:rPr>
          <w:t>s</w:t>
        </w:r>
      </w:ins>
      <w:del w:id="4186" w:author="Lektorat Bauer" w:date="2025-03-01T10:25:00Z" w16du:dateUtc="2025-03-01T09:25:00Z">
        <w:r w:rsidRPr="00944672" w:rsidDel="003C7123">
          <w:rPr>
            <w:rFonts w:ascii="Arial" w:hAnsi="Arial" w:cs="Arial"/>
            <w:sz w:val="24"/>
            <w:szCs w:val="24"/>
          </w:rPr>
          <w:delText>S</w:delText>
        </w:r>
      </w:del>
      <w:r w:rsidRPr="00944672">
        <w:rPr>
          <w:rFonts w:ascii="Arial" w:hAnsi="Arial" w:cs="Arial"/>
          <w:sz w:val="24"/>
          <w:szCs w:val="24"/>
        </w:rPr>
        <w:t>ie Druckplatten für diese Noten. Mit diesem Wissen musste das Team Mujigage erst einmal umgehen. Selbstverständlich musste dies dem obersten Führer gemeldet werden. Es war davon auszugehen, dass er das schon wusste, und das Team testen wollte – ein Risiko. Das keiner eingehen wollte.</w:t>
      </w:r>
    </w:p>
    <w:p w14:paraId="07AFDD20" w14:textId="7CADEF99"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Alle Anwesenden hatte sofort das Gefühl, dass </w:t>
      </w:r>
      <w:ins w:id="4187" w:author="Lektorat Bauer" w:date="2025-03-01T10:26:00Z" w16du:dateUtc="2025-03-01T09:26:00Z">
        <w:r w:rsidR="003C7123">
          <w:rPr>
            <w:rFonts w:ascii="Arial" w:hAnsi="Arial" w:cs="Arial"/>
            <w:sz w:val="24"/>
            <w:szCs w:val="24"/>
          </w:rPr>
          <w:t>i</w:t>
        </w:r>
      </w:ins>
      <w:del w:id="4188" w:author="Lektorat Bauer" w:date="2025-03-01T10:26:00Z" w16du:dateUtc="2025-03-01T09:26:00Z">
        <w:r w:rsidRPr="00944672" w:rsidDel="003C7123">
          <w:rPr>
            <w:rFonts w:ascii="Arial" w:hAnsi="Arial" w:cs="Arial"/>
            <w:sz w:val="24"/>
            <w:szCs w:val="24"/>
          </w:rPr>
          <w:delText>I</w:delText>
        </w:r>
      </w:del>
      <w:r w:rsidRPr="00944672">
        <w:rPr>
          <w:rFonts w:ascii="Arial" w:hAnsi="Arial" w:cs="Arial"/>
          <w:sz w:val="24"/>
          <w:szCs w:val="24"/>
        </w:rPr>
        <w:t>hr Team nicht aufgelöst werden</w:t>
      </w:r>
      <w:del w:id="4189" w:author="Lektorat Bauer" w:date="2025-03-01T10:26:00Z" w16du:dateUtc="2025-03-01T09:26:00Z">
        <w:r w:rsidRPr="00944672" w:rsidDel="003C7123">
          <w:rPr>
            <w:rFonts w:ascii="Arial" w:hAnsi="Arial" w:cs="Arial"/>
            <w:sz w:val="24"/>
            <w:szCs w:val="24"/>
          </w:rPr>
          <w:delText xml:space="preserve"> würde</w:delText>
        </w:r>
      </w:del>
      <w:r w:rsidRPr="00944672">
        <w:rPr>
          <w:rFonts w:ascii="Arial" w:hAnsi="Arial" w:cs="Arial"/>
          <w:sz w:val="24"/>
          <w:szCs w:val="24"/>
        </w:rPr>
        <w:t>, sondern</w:t>
      </w:r>
      <w:del w:id="4190" w:author="Lektorat Bauer" w:date="2025-03-01T10:26:00Z" w16du:dateUtc="2025-03-01T09:26:00Z">
        <w:r w:rsidRPr="00944672" w:rsidDel="003C7123">
          <w:rPr>
            <w:rFonts w:ascii="Arial" w:hAnsi="Arial" w:cs="Arial"/>
            <w:sz w:val="24"/>
            <w:szCs w:val="24"/>
          </w:rPr>
          <w:delText>,</w:delText>
        </w:r>
      </w:del>
      <w:r w:rsidRPr="00944672">
        <w:rPr>
          <w:rFonts w:ascii="Arial" w:hAnsi="Arial" w:cs="Arial"/>
          <w:sz w:val="24"/>
          <w:szCs w:val="24"/>
        </w:rPr>
        <w:t xml:space="preserve"> </w:t>
      </w:r>
      <w:del w:id="4191" w:author="Lektorat Bauer" w:date="2025-03-01T10:26:00Z" w16du:dateUtc="2025-03-01T09:26:00Z">
        <w:r w:rsidRPr="00944672" w:rsidDel="003C7123">
          <w:rPr>
            <w:rFonts w:ascii="Arial" w:hAnsi="Arial" w:cs="Arial"/>
            <w:sz w:val="24"/>
            <w:szCs w:val="24"/>
          </w:rPr>
          <w:delText xml:space="preserve">dass sie </w:delText>
        </w:r>
      </w:del>
      <w:r w:rsidRPr="00944672">
        <w:rPr>
          <w:rFonts w:ascii="Arial" w:hAnsi="Arial" w:cs="Arial"/>
          <w:sz w:val="24"/>
          <w:szCs w:val="24"/>
        </w:rPr>
        <w:t xml:space="preserve">für weitere, besondere Planungen und Einsätze </w:t>
      </w:r>
      <w:ins w:id="4192" w:author="Lektorat Bauer" w:date="2025-03-01T10:26:00Z" w16du:dateUtc="2025-03-01T09:26:00Z">
        <w:r w:rsidR="003C7123">
          <w:rPr>
            <w:rFonts w:ascii="Arial" w:hAnsi="Arial" w:cs="Arial"/>
            <w:sz w:val="24"/>
            <w:szCs w:val="24"/>
          </w:rPr>
          <w:t>b</w:t>
        </w:r>
      </w:ins>
      <w:del w:id="4193" w:author="Lektorat Bauer" w:date="2025-03-01T10:26:00Z" w16du:dateUtc="2025-03-01T09:26:00Z">
        <w:r w:rsidRPr="00944672" w:rsidDel="003C7123">
          <w:rPr>
            <w:rFonts w:ascii="Arial" w:hAnsi="Arial" w:cs="Arial"/>
            <w:sz w:val="24"/>
            <w:szCs w:val="24"/>
          </w:rPr>
          <w:delText>B</w:delText>
        </w:r>
      </w:del>
      <w:r w:rsidRPr="00944672">
        <w:rPr>
          <w:rFonts w:ascii="Arial" w:hAnsi="Arial" w:cs="Arial"/>
          <w:sz w:val="24"/>
          <w:szCs w:val="24"/>
        </w:rPr>
        <w:t>estehen</w:t>
      </w:r>
      <w:ins w:id="4194" w:author="Lektorat Bauer" w:date="2025-03-01T10:26:00Z" w16du:dateUtc="2025-03-01T09:26:00Z">
        <w:r w:rsidR="003C7123">
          <w:rPr>
            <w:rFonts w:ascii="Arial" w:hAnsi="Arial" w:cs="Arial"/>
            <w:sz w:val="24"/>
            <w:szCs w:val="24"/>
          </w:rPr>
          <w:t xml:space="preserve"> </w:t>
        </w:r>
      </w:ins>
      <w:r w:rsidRPr="00944672">
        <w:rPr>
          <w:rFonts w:ascii="Arial" w:hAnsi="Arial" w:cs="Arial"/>
          <w:sz w:val="24"/>
          <w:szCs w:val="24"/>
        </w:rPr>
        <w:t>bleiben würde</w:t>
      </w:r>
      <w:del w:id="4195" w:author="Lektorat Bauer" w:date="2025-03-01T10:26:00Z" w16du:dateUtc="2025-03-01T09:26:00Z">
        <w:r w:rsidRPr="00944672" w:rsidDel="003C7123">
          <w:rPr>
            <w:rFonts w:ascii="Arial" w:hAnsi="Arial" w:cs="Arial"/>
            <w:sz w:val="24"/>
            <w:szCs w:val="24"/>
          </w:rPr>
          <w:delText>n</w:delText>
        </w:r>
      </w:del>
      <w:r w:rsidRPr="00944672">
        <w:rPr>
          <w:rFonts w:ascii="Arial" w:hAnsi="Arial" w:cs="Arial"/>
          <w:sz w:val="24"/>
          <w:szCs w:val="24"/>
        </w:rPr>
        <w:t>.</w:t>
      </w:r>
    </w:p>
    <w:p w14:paraId="00C2C0E9" w14:textId="4148358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Sollte das Team jedoch aufgelöst werden, </w:t>
      </w:r>
      <w:del w:id="4196" w:author="Lektorat Bauer" w:date="2025-03-01T10:26:00Z" w16du:dateUtc="2025-03-01T09:26:00Z">
        <w:r w:rsidRPr="00944672" w:rsidDel="003C7123">
          <w:rPr>
            <w:rFonts w:ascii="Arial" w:hAnsi="Arial" w:cs="Arial"/>
            <w:sz w:val="24"/>
            <w:szCs w:val="24"/>
          </w:rPr>
          <w:delText xml:space="preserve">wäre </w:delText>
        </w:r>
      </w:del>
      <w:ins w:id="4197" w:author="Lektorat Bauer" w:date="2025-03-01T10:26:00Z" w16du:dateUtc="2025-03-01T09:26:00Z">
        <w:r w:rsidR="003C7123">
          <w:rPr>
            <w:rFonts w:ascii="Arial" w:hAnsi="Arial" w:cs="Arial"/>
            <w:sz w:val="24"/>
            <w:szCs w:val="24"/>
          </w:rPr>
          <w:t>war</w:t>
        </w:r>
        <w:r w:rsidR="003C7123" w:rsidRPr="00944672">
          <w:rPr>
            <w:rFonts w:ascii="Arial" w:hAnsi="Arial" w:cs="Arial"/>
            <w:sz w:val="24"/>
            <w:szCs w:val="24"/>
          </w:rPr>
          <w:t xml:space="preserve"> </w:t>
        </w:r>
      </w:ins>
      <w:r w:rsidRPr="00944672">
        <w:rPr>
          <w:rFonts w:ascii="Arial" w:hAnsi="Arial" w:cs="Arial"/>
          <w:sz w:val="24"/>
          <w:szCs w:val="24"/>
        </w:rPr>
        <w:t xml:space="preserve">davon auszugehen, dass alle Mitglieder erschossen werden würden, da sie definitiv zu viel wussten. Zu </w:t>
      </w:r>
      <w:ins w:id="4198" w:author="Lektorat Bauer" w:date="2025-03-01T10:26:00Z" w16du:dateUtc="2025-03-01T09:26:00Z">
        <w:r w:rsidR="003C7123">
          <w:rPr>
            <w:rFonts w:ascii="Arial" w:hAnsi="Arial" w:cs="Arial"/>
            <w:sz w:val="24"/>
            <w:szCs w:val="24"/>
          </w:rPr>
          <w:t>i</w:t>
        </w:r>
      </w:ins>
      <w:del w:id="4199" w:author="Lektorat Bauer" w:date="2025-03-01T10:26:00Z" w16du:dateUtc="2025-03-01T09:26:00Z">
        <w:r w:rsidRPr="00944672" w:rsidDel="003C7123">
          <w:rPr>
            <w:rFonts w:ascii="Arial" w:hAnsi="Arial" w:cs="Arial"/>
            <w:sz w:val="24"/>
            <w:szCs w:val="24"/>
          </w:rPr>
          <w:delText>I</w:delText>
        </w:r>
      </w:del>
      <w:r w:rsidRPr="00944672">
        <w:rPr>
          <w:rFonts w:ascii="Arial" w:hAnsi="Arial" w:cs="Arial"/>
          <w:sz w:val="24"/>
          <w:szCs w:val="24"/>
        </w:rPr>
        <w:t>hrem eigenen Schutz gingen sie davon aus, dass der oberste Führer weiterhin Verwendung für sie haben würde.</w:t>
      </w:r>
    </w:p>
    <w:p w14:paraId="4A6F6B88" w14:textId="4B9B08EC" w:rsidR="00944672" w:rsidRPr="00944672" w:rsidRDefault="00944672" w:rsidP="00623B68">
      <w:pPr>
        <w:keepNext/>
        <w:keepLines/>
        <w:pageBreakBefore/>
        <w:numPr>
          <w:ilvl w:val="0"/>
          <w:numId w:val="1"/>
        </w:numPr>
        <w:suppressAutoHyphens/>
        <w:autoSpaceDE w:val="0"/>
        <w:autoSpaceDN w:val="0"/>
        <w:adjustRightInd w:val="0"/>
        <w:spacing w:before="744" w:after="120" w:line="360" w:lineRule="auto"/>
        <w:jc w:val="center"/>
        <w:outlineLvl w:val="0"/>
        <w:rPr>
          <w:rFonts w:ascii="Arial" w:hAnsi="Arial" w:cs="Arial"/>
          <w:b/>
          <w:bCs/>
          <w:sz w:val="24"/>
          <w:szCs w:val="24"/>
        </w:rPr>
      </w:pPr>
      <w:r w:rsidRPr="00944672">
        <w:rPr>
          <w:rFonts w:ascii="Arial" w:hAnsi="Arial" w:cs="Arial"/>
          <w:b/>
          <w:bCs/>
          <w:sz w:val="24"/>
          <w:szCs w:val="24"/>
        </w:rPr>
        <w:lastRenderedPageBreak/>
        <w:br/>
      </w:r>
      <w:ins w:id="4200" w:author="Lektorat Bauer" w:date="2025-03-01T10:26:00Z" w16du:dateUtc="2025-03-01T09:26:00Z">
        <w:r w:rsidR="003C7123">
          <w:rPr>
            <w:rFonts w:ascii="Arial" w:hAnsi="Arial" w:cs="Arial"/>
            <w:b/>
            <w:bCs/>
            <w:sz w:val="24"/>
            <w:szCs w:val="24"/>
          </w:rPr>
          <w:t>„</w:t>
        </w:r>
      </w:ins>
      <w:r w:rsidRPr="00944672">
        <w:rPr>
          <w:rFonts w:ascii="Arial" w:hAnsi="Arial" w:cs="Arial"/>
          <w:b/>
          <w:bCs/>
          <w:sz w:val="24"/>
          <w:szCs w:val="24"/>
        </w:rPr>
        <w:t>Wenn du auf dem Weg der Waffenkunst Vollkommenheit erreicht hast, gibt es nichts mehr, was Du nicht verstehst.</w:t>
      </w:r>
      <w:ins w:id="4201" w:author="Lektorat Bauer" w:date="2025-03-01T10:26:00Z" w16du:dateUtc="2025-03-01T09:26:00Z">
        <w:r w:rsidR="003C7123">
          <w:rPr>
            <w:rFonts w:ascii="Arial" w:hAnsi="Arial" w:cs="Arial"/>
            <w:b/>
            <w:bCs/>
            <w:sz w:val="24"/>
            <w:szCs w:val="24"/>
          </w:rPr>
          <w:t>“</w:t>
        </w:r>
      </w:ins>
      <w:r w:rsidRPr="00944672">
        <w:rPr>
          <w:rFonts w:ascii="Arial" w:hAnsi="Arial" w:cs="Arial"/>
          <w:b/>
          <w:bCs/>
          <w:sz w:val="24"/>
          <w:szCs w:val="24"/>
        </w:rPr>
        <w:t xml:space="preserve"> (Miyamoto Musashi)</w:t>
      </w:r>
    </w:p>
    <w:p w14:paraId="2F7D25C9"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p>
    <w:p w14:paraId="6F1F6C1B"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commentRangeStart w:id="4202"/>
      <w:commentRangeEnd w:id="4202"/>
      <w:r w:rsidRPr="00944672">
        <w:rPr>
          <w:rFonts w:ascii="Arial" w:hAnsi="Arial" w:cs="Arial"/>
          <w:b/>
          <w:bCs/>
          <w:sz w:val="24"/>
          <w:szCs w:val="24"/>
        </w:rPr>
        <w:commentReference w:id="4202"/>
      </w:r>
      <w:r w:rsidRPr="00944672">
        <w:rPr>
          <w:rFonts w:ascii="Arial" w:hAnsi="Arial" w:cs="Arial"/>
          <w:b/>
          <w:bCs/>
          <w:sz w:val="24"/>
          <w:szCs w:val="24"/>
        </w:rPr>
        <w:t>&gt;&gt;&gt; Hauptverwaltung für Raketen und Artillerie des Verteidigungsministeriums, Moskau, Oktober 2013 &lt;&lt;&lt;</w:t>
      </w:r>
    </w:p>
    <w:p w14:paraId="23832AB7"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Büro des Chefs der russischen Bodenstreitkräfte, Dienstag, 15. Oktober 2013.</w:t>
      </w:r>
    </w:p>
    <w:p w14:paraId="7A0A7F53"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 „Generaloberst Vladimir Valentinovich Chirkin, ich freue mich, dass der Besuch bei Ihnen so kurzfristig organisiert werden konnte.“ </w:t>
      </w:r>
    </w:p>
    <w:p w14:paraId="7FC392FA"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„Minister Jang Jong-nam, ich freue mich, dass Sie den langen Weg auf sich genommen haben, um uns in Moskau zu besuchen. Darf ich Ihnen einen Tee anbieten? Das Wetter draußen nötigt uns den Tee förmlich auf.“ </w:t>
      </w:r>
    </w:p>
    <w:p w14:paraId="0CEA7C88" w14:textId="6798811A"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„Herr Generaloberst, ein Tee wäre wahrlich etwas Gutes.“</w:t>
      </w:r>
      <w:del w:id="4203" w:author="Lektorat Bauer" w:date="2025-03-01T10:27:00Z" w16du:dateUtc="2025-03-01T09:27:00Z">
        <w:r w:rsidRPr="00944672" w:rsidDel="003C7123">
          <w:rPr>
            <w:rFonts w:ascii="Arial" w:hAnsi="Arial" w:cs="Arial"/>
            <w:sz w:val="24"/>
            <w:szCs w:val="24"/>
          </w:rPr>
          <w:delText xml:space="preserve"> </w:delText>
        </w:r>
        <w:commentRangeStart w:id="4204"/>
        <w:r w:rsidRPr="00944672" w:rsidDel="003C7123">
          <w:rPr>
            <w:rFonts w:ascii="Arial" w:hAnsi="Arial" w:cs="Arial"/>
            <w:sz w:val="24"/>
            <w:szCs w:val="24"/>
          </w:rPr>
          <w:delText>Antworte Jang Jong-Nam der Verteidigungsminister Nordkoreas.</w:delText>
        </w:r>
      </w:del>
      <w:commentRangeEnd w:id="4204"/>
      <w:r w:rsidR="003C7123">
        <w:rPr>
          <w:rStyle w:val="Kommentarzeichen"/>
        </w:rPr>
        <w:commentReference w:id="4204"/>
      </w:r>
    </w:p>
    <w:p w14:paraId="1AB81CB0"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„Herr Verteidigungsminister, was ist der Grund, dass Sie so kurzfristig um einen Termin baten? Wenn sie mir die direkte Nachfrage verzeihen.“ </w:t>
      </w:r>
    </w:p>
    <w:p w14:paraId="24315705" w14:textId="3A9A6CE1"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„Herr Generaloberst, es ist erfrischend, mal auf das diplomatische Vorspiel zu verzichten</w:t>
      </w:r>
      <w:del w:id="4205" w:author="Lektorat Bauer" w:date="2025-03-01T10:28:00Z" w16du:dateUtc="2025-03-01T09:28:00Z">
        <w:r w:rsidRPr="00944672" w:rsidDel="003C7123">
          <w:rPr>
            <w:rFonts w:ascii="Arial" w:hAnsi="Arial" w:cs="Arial"/>
            <w:sz w:val="24"/>
            <w:szCs w:val="24"/>
          </w:rPr>
          <w:delText>.</w:delText>
        </w:r>
      </w:del>
      <w:r w:rsidRPr="00944672">
        <w:rPr>
          <w:rFonts w:ascii="Arial" w:hAnsi="Arial" w:cs="Arial"/>
          <w:sz w:val="24"/>
          <w:szCs w:val="24"/>
        </w:rPr>
        <w:t>“</w:t>
      </w:r>
      <w:ins w:id="4206" w:author="Lektorat Bauer" w:date="2025-03-01T10:28:00Z" w16du:dateUtc="2025-03-01T09:28:00Z">
        <w:r w:rsidR="003C7123">
          <w:rPr>
            <w:rFonts w:ascii="Arial" w:hAnsi="Arial" w:cs="Arial"/>
            <w:sz w:val="24"/>
            <w:szCs w:val="24"/>
          </w:rPr>
          <w:t>,</w:t>
        </w:r>
      </w:ins>
      <w:r w:rsidRPr="00944672">
        <w:rPr>
          <w:rFonts w:ascii="Arial" w:hAnsi="Arial" w:cs="Arial"/>
          <w:sz w:val="24"/>
          <w:szCs w:val="24"/>
        </w:rPr>
        <w:t xml:space="preserve"> </w:t>
      </w:r>
      <w:ins w:id="4207" w:author="Lektorat Bauer" w:date="2025-03-01T10:28:00Z" w16du:dateUtc="2025-03-01T09:28:00Z">
        <w:r w:rsidR="003C7123">
          <w:rPr>
            <w:rFonts w:ascii="Arial" w:hAnsi="Arial" w:cs="Arial"/>
            <w:sz w:val="24"/>
            <w:szCs w:val="24"/>
          </w:rPr>
          <w:t>b</w:t>
        </w:r>
      </w:ins>
      <w:del w:id="4208" w:author="Lektorat Bauer" w:date="2025-03-01T10:28:00Z" w16du:dateUtc="2025-03-01T09:28:00Z">
        <w:r w:rsidRPr="00944672" w:rsidDel="003C7123">
          <w:rPr>
            <w:rFonts w:ascii="Arial" w:hAnsi="Arial" w:cs="Arial"/>
            <w:sz w:val="24"/>
            <w:szCs w:val="24"/>
          </w:rPr>
          <w:delText>B</w:delText>
        </w:r>
      </w:del>
      <w:r w:rsidRPr="00944672">
        <w:rPr>
          <w:rFonts w:ascii="Arial" w:hAnsi="Arial" w:cs="Arial"/>
          <w:sz w:val="24"/>
          <w:szCs w:val="24"/>
        </w:rPr>
        <w:t>aute der Verteidigungsminister die Spannung auf</w:t>
      </w:r>
      <w:ins w:id="4209" w:author="Lektorat Bauer" w:date="2025-03-01T10:28:00Z" w16du:dateUtc="2025-03-01T09:28:00Z">
        <w:r w:rsidR="003C7123">
          <w:rPr>
            <w:rFonts w:ascii="Arial" w:hAnsi="Arial" w:cs="Arial"/>
            <w:sz w:val="24"/>
            <w:szCs w:val="24"/>
          </w:rPr>
          <w:t xml:space="preserve">. </w:t>
        </w:r>
      </w:ins>
      <w:del w:id="4210" w:author="Lektorat Bauer" w:date="2025-03-01T10:28:00Z" w16du:dateUtc="2025-03-01T09:28:00Z">
        <w:r w:rsidRPr="00944672" w:rsidDel="003C7123">
          <w:rPr>
            <w:rFonts w:ascii="Arial" w:hAnsi="Arial" w:cs="Arial"/>
            <w:sz w:val="24"/>
            <w:szCs w:val="24"/>
          </w:rPr>
          <w:delText xml:space="preserve">, </w:delText>
        </w:r>
        <w:commentRangeStart w:id="4211"/>
        <w:r w:rsidRPr="00944672" w:rsidDel="003C7123">
          <w:rPr>
            <w:rFonts w:ascii="Arial" w:hAnsi="Arial" w:cs="Arial"/>
            <w:sz w:val="24"/>
            <w:szCs w:val="24"/>
          </w:rPr>
          <w:delText xml:space="preserve">er empfand die Direktheit des Militärs nicht als störend. </w:delText>
        </w:r>
      </w:del>
      <w:commentRangeEnd w:id="4211"/>
      <w:r w:rsidR="00C6367E">
        <w:rPr>
          <w:rStyle w:val="Kommentarzeichen"/>
        </w:rPr>
        <w:commentReference w:id="4211"/>
      </w:r>
      <w:r w:rsidRPr="00944672">
        <w:rPr>
          <w:rFonts w:ascii="Arial" w:hAnsi="Arial" w:cs="Arial"/>
          <w:sz w:val="24"/>
          <w:szCs w:val="24"/>
        </w:rPr>
        <w:t xml:space="preserve">Da er sich </w:t>
      </w:r>
      <w:del w:id="4212" w:author="Lektorat Bauer" w:date="2025-03-01T10:28:00Z" w16du:dateUtc="2025-03-01T09:28:00Z">
        <w:r w:rsidRPr="00944672" w:rsidDel="003C7123">
          <w:rPr>
            <w:rFonts w:ascii="Arial" w:hAnsi="Arial" w:cs="Arial"/>
            <w:sz w:val="24"/>
            <w:szCs w:val="24"/>
          </w:rPr>
          <w:delText xml:space="preserve">auch </w:delText>
        </w:r>
      </w:del>
      <w:ins w:id="4213" w:author="Lektorat Bauer" w:date="2025-03-01T10:28:00Z" w16du:dateUtc="2025-03-01T09:28:00Z">
        <w:r w:rsidR="003C7123">
          <w:rPr>
            <w:rFonts w:ascii="Arial" w:hAnsi="Arial" w:cs="Arial"/>
            <w:sz w:val="24"/>
            <w:szCs w:val="24"/>
          </w:rPr>
          <w:t>ebenfalls</w:t>
        </w:r>
        <w:r w:rsidR="003C7123" w:rsidRPr="00944672">
          <w:rPr>
            <w:rFonts w:ascii="Arial" w:hAnsi="Arial" w:cs="Arial"/>
            <w:sz w:val="24"/>
            <w:szCs w:val="24"/>
          </w:rPr>
          <w:t xml:space="preserve"> </w:t>
        </w:r>
        <w:r w:rsidR="00C6367E">
          <w:rPr>
            <w:rFonts w:ascii="Arial" w:hAnsi="Arial" w:cs="Arial"/>
            <w:sz w:val="24"/>
            <w:szCs w:val="24"/>
          </w:rPr>
          <w:t xml:space="preserve">im Militär </w:t>
        </w:r>
      </w:ins>
      <w:r w:rsidRPr="00944672">
        <w:rPr>
          <w:rFonts w:ascii="Arial" w:hAnsi="Arial" w:cs="Arial"/>
          <w:sz w:val="24"/>
          <w:szCs w:val="24"/>
        </w:rPr>
        <w:t>hochgedient hatte, kannte er die Gepflogenheiten.</w:t>
      </w:r>
    </w:p>
    <w:p w14:paraId="13E40E72"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commentRangeStart w:id="4214"/>
      <w:r w:rsidRPr="00944672">
        <w:rPr>
          <w:rFonts w:ascii="Arial" w:hAnsi="Arial" w:cs="Arial"/>
          <w:sz w:val="24"/>
          <w:szCs w:val="24"/>
        </w:rPr>
        <w:t xml:space="preserve">„Generaloberst, dann möchte ich auch ohne Umschweife zum Thema kommen.“ </w:t>
      </w:r>
    </w:p>
    <w:p w14:paraId="2F0AE4A9"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Jetzt nickte Vladimir Valentinovich Chirkin, und war auf der Hut, Diplomaten die direkt zum Thema kamen, waren mit Vorsicht zu betrachten.</w:t>
      </w:r>
      <w:commentRangeEnd w:id="4214"/>
      <w:r w:rsidR="00C6367E">
        <w:rPr>
          <w:rStyle w:val="Kommentarzeichen"/>
        </w:rPr>
        <w:commentReference w:id="4214"/>
      </w:r>
    </w:p>
    <w:p w14:paraId="4FF2F88B" w14:textId="581624BD"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„Wie sie </w:t>
      </w:r>
      <w:del w:id="4215" w:author="Lektorat Bauer" w:date="2025-03-01T10:29:00Z" w16du:dateUtc="2025-03-01T09:29:00Z">
        <w:r w:rsidRPr="00944672" w:rsidDel="00C6367E">
          <w:rPr>
            <w:rFonts w:ascii="Arial" w:hAnsi="Arial" w:cs="Arial"/>
            <w:sz w:val="24"/>
            <w:szCs w:val="24"/>
          </w:rPr>
          <w:delText>W</w:delText>
        </w:r>
      </w:del>
      <w:ins w:id="4216" w:author="Lektorat Bauer" w:date="2025-03-01T10:29:00Z" w16du:dateUtc="2025-03-01T09:29:00Z">
        <w:r w:rsidR="00C6367E">
          <w:rPr>
            <w:rFonts w:ascii="Arial" w:hAnsi="Arial" w:cs="Arial"/>
            <w:sz w:val="24"/>
            <w:szCs w:val="24"/>
          </w:rPr>
          <w:t>w</w:t>
        </w:r>
      </w:ins>
      <w:r w:rsidRPr="00944672">
        <w:rPr>
          <w:rFonts w:ascii="Arial" w:hAnsi="Arial" w:cs="Arial"/>
          <w:sz w:val="24"/>
          <w:szCs w:val="24"/>
        </w:rPr>
        <w:t>issen, hat die Demokratische Volksrepublik Korea russische BUK</w:t>
      </w:r>
      <w:ins w:id="4217" w:author="Lektorat Bauer" w:date="2025-03-01T10:29:00Z" w16du:dateUtc="2025-03-01T09:29:00Z">
        <w:r w:rsidR="00C6367E">
          <w:rPr>
            <w:rFonts w:ascii="Arial" w:hAnsi="Arial" w:cs="Arial"/>
            <w:sz w:val="24"/>
            <w:szCs w:val="24"/>
          </w:rPr>
          <w:t>-</w:t>
        </w:r>
      </w:ins>
      <w:del w:id="4218" w:author="Lektorat Bauer" w:date="2025-03-01T10:29:00Z" w16du:dateUtc="2025-03-01T09:29:00Z">
        <w:r w:rsidRPr="00944672" w:rsidDel="00C6367E">
          <w:rPr>
            <w:rFonts w:ascii="Arial" w:hAnsi="Arial" w:cs="Arial"/>
            <w:sz w:val="24"/>
            <w:szCs w:val="24"/>
          </w:rPr>
          <w:delText xml:space="preserve"> </w:delText>
        </w:r>
      </w:del>
      <w:r w:rsidRPr="00944672">
        <w:rPr>
          <w:rFonts w:ascii="Arial" w:hAnsi="Arial" w:cs="Arial"/>
          <w:sz w:val="24"/>
          <w:szCs w:val="24"/>
        </w:rPr>
        <w:t>Flugabwehr</w:t>
      </w:r>
      <w:ins w:id="4219" w:author="Lektorat Bauer" w:date="2025-03-01T10:29:00Z" w16du:dateUtc="2025-03-01T09:29:00Z">
        <w:r w:rsidR="00C6367E">
          <w:rPr>
            <w:rFonts w:ascii="Arial" w:hAnsi="Arial" w:cs="Arial"/>
            <w:sz w:val="24"/>
            <w:szCs w:val="24"/>
          </w:rPr>
          <w:t>s</w:t>
        </w:r>
      </w:ins>
      <w:del w:id="4220" w:author="Lektorat Bauer" w:date="2025-03-01T10:29:00Z" w16du:dateUtc="2025-03-01T09:29:00Z">
        <w:r w:rsidRPr="00944672" w:rsidDel="00C6367E">
          <w:rPr>
            <w:rFonts w:ascii="Arial" w:hAnsi="Arial" w:cs="Arial"/>
            <w:sz w:val="24"/>
            <w:szCs w:val="24"/>
          </w:rPr>
          <w:delText xml:space="preserve"> S</w:delText>
        </w:r>
      </w:del>
      <w:r w:rsidRPr="00944672">
        <w:rPr>
          <w:rFonts w:ascii="Arial" w:hAnsi="Arial" w:cs="Arial"/>
          <w:sz w:val="24"/>
          <w:szCs w:val="24"/>
        </w:rPr>
        <w:t xml:space="preserve">ysteme erworben.“ </w:t>
      </w:r>
    </w:p>
    <w:p w14:paraId="3735BB79" w14:textId="30FABC5D"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„Herr Verteidigungsminister </w:t>
      </w:r>
      <w:ins w:id="4221" w:author="Lektorat Bauer" w:date="2025-03-01T10:29:00Z" w16du:dateUtc="2025-03-01T09:29:00Z">
        <w:r w:rsidR="00C6367E">
          <w:rPr>
            <w:rFonts w:ascii="Arial" w:hAnsi="Arial" w:cs="Arial"/>
            <w:sz w:val="24"/>
            <w:szCs w:val="24"/>
          </w:rPr>
          <w:t>…</w:t>
        </w:r>
      </w:ins>
      <w:del w:id="4222" w:author="Lektorat Bauer" w:date="2025-03-01T10:29:00Z" w16du:dateUtc="2025-03-01T09:29:00Z">
        <w:r w:rsidRPr="00944672" w:rsidDel="00C6367E">
          <w:rPr>
            <w:rFonts w:ascii="Arial" w:hAnsi="Arial" w:cs="Arial"/>
            <w:sz w:val="24"/>
            <w:szCs w:val="24"/>
          </w:rPr>
          <w:delText>...</w:delText>
        </w:r>
      </w:del>
      <w:r w:rsidRPr="00944672">
        <w:rPr>
          <w:rFonts w:ascii="Arial" w:hAnsi="Arial" w:cs="Arial"/>
          <w:sz w:val="24"/>
          <w:szCs w:val="24"/>
        </w:rPr>
        <w:t xml:space="preserve">“ </w:t>
      </w:r>
    </w:p>
    <w:p w14:paraId="2365D5AB" w14:textId="7CEECE1A"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„Wenn ich hier wäre, um mich zu beschweren, wäre ich ein paar Büros weiter oben vorstellig geworden</w:t>
      </w:r>
      <w:del w:id="4223" w:author="Lektorat Bauer" w:date="2025-03-01T10:30:00Z" w16du:dateUtc="2025-03-01T09:30:00Z">
        <w:r w:rsidRPr="00944672" w:rsidDel="00C6367E">
          <w:rPr>
            <w:rFonts w:ascii="Arial" w:hAnsi="Arial" w:cs="Arial"/>
            <w:sz w:val="24"/>
            <w:szCs w:val="24"/>
          </w:rPr>
          <w:delText>.</w:delText>
        </w:r>
      </w:del>
      <w:r w:rsidRPr="00944672">
        <w:rPr>
          <w:rFonts w:ascii="Arial" w:hAnsi="Arial" w:cs="Arial"/>
          <w:sz w:val="24"/>
          <w:szCs w:val="24"/>
        </w:rPr>
        <w:t>“</w:t>
      </w:r>
      <w:ins w:id="4224" w:author="Lektorat Bauer" w:date="2025-03-01T10:30:00Z" w16du:dateUtc="2025-03-01T09:30:00Z">
        <w:r w:rsidR="00C6367E">
          <w:rPr>
            <w:rFonts w:ascii="Arial" w:hAnsi="Arial" w:cs="Arial"/>
            <w:sz w:val="24"/>
            <w:szCs w:val="24"/>
          </w:rPr>
          <w:t>,</w:t>
        </w:r>
      </w:ins>
      <w:r w:rsidRPr="00944672">
        <w:rPr>
          <w:rFonts w:ascii="Arial" w:hAnsi="Arial" w:cs="Arial"/>
          <w:sz w:val="24"/>
          <w:szCs w:val="24"/>
        </w:rPr>
        <w:t xml:space="preserve"> </w:t>
      </w:r>
      <w:ins w:id="4225" w:author="Lektorat Bauer" w:date="2025-03-01T10:30:00Z" w16du:dateUtc="2025-03-01T09:30:00Z">
        <w:r w:rsidR="00C6367E">
          <w:rPr>
            <w:rFonts w:ascii="Arial" w:hAnsi="Arial" w:cs="Arial"/>
            <w:sz w:val="24"/>
            <w:szCs w:val="24"/>
          </w:rPr>
          <w:t>u</w:t>
        </w:r>
      </w:ins>
      <w:del w:id="4226" w:author="Lektorat Bauer" w:date="2025-03-01T10:30:00Z" w16du:dateUtc="2025-03-01T09:30:00Z">
        <w:r w:rsidRPr="00944672" w:rsidDel="00C6367E">
          <w:rPr>
            <w:rFonts w:ascii="Arial" w:hAnsi="Arial" w:cs="Arial"/>
            <w:sz w:val="24"/>
            <w:szCs w:val="24"/>
          </w:rPr>
          <w:delText>U</w:delText>
        </w:r>
      </w:del>
      <w:r w:rsidRPr="00944672">
        <w:rPr>
          <w:rFonts w:ascii="Arial" w:hAnsi="Arial" w:cs="Arial"/>
          <w:sz w:val="24"/>
          <w:szCs w:val="24"/>
        </w:rPr>
        <w:t>nterbrach ihn der Verteidigungsminister völlig undiplomatisch und fuhr dann fort: „Wir haben die BUK-M1-2E im Einsatz, Ihre Exportversion</w:t>
      </w:r>
      <w:del w:id="4227" w:author="Lektorat Bauer" w:date="2025-03-01T10:30:00Z" w16du:dateUtc="2025-03-01T09:30:00Z">
        <w:r w:rsidRPr="00944672" w:rsidDel="00C6367E">
          <w:rPr>
            <w:rFonts w:ascii="Arial" w:hAnsi="Arial" w:cs="Arial"/>
            <w:sz w:val="24"/>
            <w:szCs w:val="24"/>
          </w:rPr>
          <w:delText>,</w:delText>
        </w:r>
      </w:del>
      <w:r w:rsidRPr="00944672">
        <w:rPr>
          <w:rFonts w:ascii="Arial" w:hAnsi="Arial" w:cs="Arial"/>
          <w:sz w:val="24"/>
          <w:szCs w:val="24"/>
        </w:rPr>
        <w:t xml:space="preserve"> der BUK. Wie Sie ebenfalls </w:t>
      </w:r>
      <w:ins w:id="4228" w:author="Lektorat Bauer" w:date="2025-03-01T10:30:00Z" w16du:dateUtc="2025-03-01T09:30:00Z">
        <w:r w:rsidR="00C6367E">
          <w:rPr>
            <w:rFonts w:ascii="Arial" w:hAnsi="Arial" w:cs="Arial"/>
            <w:sz w:val="24"/>
            <w:szCs w:val="24"/>
          </w:rPr>
          <w:t>w</w:t>
        </w:r>
      </w:ins>
      <w:del w:id="4229" w:author="Lektorat Bauer" w:date="2025-03-01T10:30:00Z" w16du:dateUtc="2025-03-01T09:30:00Z">
        <w:r w:rsidRPr="00944672" w:rsidDel="00C6367E">
          <w:rPr>
            <w:rFonts w:ascii="Arial" w:hAnsi="Arial" w:cs="Arial"/>
            <w:sz w:val="24"/>
            <w:szCs w:val="24"/>
          </w:rPr>
          <w:delText>W</w:delText>
        </w:r>
      </w:del>
      <w:r w:rsidRPr="00944672">
        <w:rPr>
          <w:rFonts w:ascii="Arial" w:hAnsi="Arial" w:cs="Arial"/>
          <w:sz w:val="24"/>
          <w:szCs w:val="24"/>
        </w:rPr>
        <w:t>issen, haben wir ein sehr gutes technisches Direktorat. Wir hatte</w:t>
      </w:r>
      <w:ins w:id="4230" w:author="Lektorat Bauer" w:date="2025-03-01T10:30:00Z" w16du:dateUtc="2025-03-01T09:30:00Z">
        <w:r w:rsidR="00C6367E">
          <w:rPr>
            <w:rFonts w:ascii="Arial" w:hAnsi="Arial" w:cs="Arial"/>
            <w:sz w:val="24"/>
            <w:szCs w:val="24"/>
          </w:rPr>
          <w:t>n</w:t>
        </w:r>
      </w:ins>
      <w:r w:rsidRPr="00944672">
        <w:rPr>
          <w:rFonts w:ascii="Arial" w:hAnsi="Arial" w:cs="Arial"/>
          <w:sz w:val="24"/>
          <w:szCs w:val="24"/>
        </w:rPr>
        <w:t xml:space="preserve"> immer wieder Probleme mit der Zielgenauigkeit und haben eine Lösung gefunden.“ </w:t>
      </w:r>
    </w:p>
    <w:p w14:paraId="14C2CA41" w14:textId="12EE381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Nach dieser Eröffnung beugte sich der Generaloberst gespannt nach vorn, wodurch er</w:t>
      </w:r>
      <w:del w:id="4231" w:author="Lektorat Bauer" w:date="2025-03-01T10:30:00Z" w16du:dateUtc="2025-03-01T09:30:00Z">
        <w:r w:rsidRPr="00944672" w:rsidDel="00C6367E">
          <w:rPr>
            <w:rFonts w:ascii="Arial" w:hAnsi="Arial" w:cs="Arial"/>
            <w:sz w:val="24"/>
            <w:szCs w:val="24"/>
          </w:rPr>
          <w:delText>,</w:delText>
        </w:r>
      </w:del>
      <w:r w:rsidRPr="00944672">
        <w:rPr>
          <w:rFonts w:ascii="Arial" w:hAnsi="Arial" w:cs="Arial"/>
          <w:sz w:val="24"/>
          <w:szCs w:val="24"/>
        </w:rPr>
        <w:t xml:space="preserve"> unbewusst</w:t>
      </w:r>
      <w:del w:id="4232" w:author="Lektorat Bauer" w:date="2025-03-01T10:30:00Z" w16du:dateUtc="2025-03-01T09:30:00Z">
        <w:r w:rsidRPr="00944672" w:rsidDel="00C6367E">
          <w:rPr>
            <w:rFonts w:ascii="Arial" w:hAnsi="Arial" w:cs="Arial"/>
            <w:sz w:val="24"/>
            <w:szCs w:val="24"/>
          </w:rPr>
          <w:delText>,</w:delText>
        </w:r>
      </w:del>
      <w:r w:rsidRPr="00944672">
        <w:rPr>
          <w:rFonts w:ascii="Arial" w:hAnsi="Arial" w:cs="Arial"/>
          <w:sz w:val="24"/>
          <w:szCs w:val="24"/>
        </w:rPr>
        <w:t xml:space="preserve"> seine Verhandlungsposition schwächte, denn der Verteidigungsminister nahm das wahr.</w:t>
      </w:r>
    </w:p>
    <w:p w14:paraId="50AD5318" w14:textId="77777777" w:rsidR="00C6367E" w:rsidRDefault="00944672" w:rsidP="00623B68">
      <w:pPr>
        <w:autoSpaceDE w:val="0"/>
        <w:autoSpaceDN w:val="0"/>
        <w:adjustRightInd w:val="0"/>
        <w:spacing w:after="0" w:line="360" w:lineRule="auto"/>
        <w:ind w:firstLine="227"/>
        <w:jc w:val="both"/>
        <w:rPr>
          <w:ins w:id="4233" w:author="Lektorat Bauer" w:date="2025-03-01T10:30:00Z" w16du:dateUtc="2025-03-01T09:30:00Z"/>
          <w:rFonts w:ascii="Arial" w:hAnsi="Arial" w:cs="Arial"/>
          <w:sz w:val="24"/>
          <w:szCs w:val="24"/>
        </w:rPr>
      </w:pPr>
      <w:r w:rsidRPr="00944672">
        <w:rPr>
          <w:rFonts w:ascii="Arial" w:hAnsi="Arial" w:cs="Arial"/>
          <w:sz w:val="24"/>
          <w:szCs w:val="24"/>
        </w:rPr>
        <w:t xml:space="preserve">„Herr Verteidigungsminister, was genau wollen Sie mir sagen?“ </w:t>
      </w:r>
    </w:p>
    <w:p w14:paraId="0FD5DDE2" w14:textId="18BD638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„Generaloberst Chirkin, ich möchte Ihnen anbieten, dass Sie das Software-Update, welches wir entwickelt haben, an einer Ihrer Versionen </w:t>
      </w:r>
      <w:ins w:id="4234" w:author="Lektorat Bauer" w:date="2025-03-01T10:30:00Z" w16du:dateUtc="2025-03-01T09:30:00Z">
        <w:r w:rsidR="00C6367E">
          <w:rPr>
            <w:rFonts w:ascii="Arial" w:hAnsi="Arial" w:cs="Arial"/>
            <w:sz w:val="24"/>
            <w:szCs w:val="24"/>
          </w:rPr>
          <w:t>t</w:t>
        </w:r>
      </w:ins>
      <w:del w:id="4235" w:author="Lektorat Bauer" w:date="2025-03-01T10:30:00Z" w16du:dateUtc="2025-03-01T09:30:00Z">
        <w:r w:rsidRPr="00944672" w:rsidDel="00C6367E">
          <w:rPr>
            <w:rFonts w:ascii="Arial" w:hAnsi="Arial" w:cs="Arial"/>
            <w:sz w:val="24"/>
            <w:szCs w:val="24"/>
          </w:rPr>
          <w:delText>T</w:delText>
        </w:r>
      </w:del>
      <w:r w:rsidRPr="00944672">
        <w:rPr>
          <w:rFonts w:ascii="Arial" w:hAnsi="Arial" w:cs="Arial"/>
          <w:sz w:val="24"/>
          <w:szCs w:val="24"/>
        </w:rPr>
        <w:t>esten.“</w:t>
      </w:r>
    </w:p>
    <w:p w14:paraId="1AADD868"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„Herr Verteidigungsminister, vielen Dank für das Angebot. Sie werden verstehen, dass wir hierüber intern sprechen müssen.“ </w:t>
      </w:r>
    </w:p>
    <w:p w14:paraId="712660BB" w14:textId="77777777" w:rsidR="00C6367E" w:rsidRDefault="00944672" w:rsidP="00623B68">
      <w:pPr>
        <w:autoSpaceDE w:val="0"/>
        <w:autoSpaceDN w:val="0"/>
        <w:adjustRightInd w:val="0"/>
        <w:spacing w:after="0" w:line="360" w:lineRule="auto"/>
        <w:ind w:firstLine="227"/>
        <w:jc w:val="both"/>
        <w:rPr>
          <w:ins w:id="4236" w:author="Lektorat Bauer" w:date="2025-03-01T10:32:00Z" w16du:dateUtc="2025-03-01T09:32:00Z"/>
          <w:rFonts w:ascii="Arial" w:hAnsi="Arial" w:cs="Arial"/>
          <w:sz w:val="24"/>
          <w:szCs w:val="24"/>
        </w:rPr>
      </w:pPr>
      <w:r w:rsidRPr="00944672">
        <w:rPr>
          <w:rFonts w:ascii="Arial" w:hAnsi="Arial" w:cs="Arial"/>
          <w:sz w:val="24"/>
          <w:szCs w:val="24"/>
        </w:rPr>
        <w:t>„Herr Generaloberst, das hatte ich erwartet</w:t>
      </w:r>
      <w:del w:id="4237" w:author="Lektorat Bauer" w:date="2025-03-01T10:30:00Z" w16du:dateUtc="2025-03-01T09:30:00Z">
        <w:r w:rsidRPr="00944672" w:rsidDel="00C6367E">
          <w:rPr>
            <w:rFonts w:ascii="Arial" w:hAnsi="Arial" w:cs="Arial"/>
            <w:sz w:val="24"/>
            <w:szCs w:val="24"/>
          </w:rPr>
          <w:delText>.</w:delText>
        </w:r>
      </w:del>
      <w:r w:rsidRPr="00944672">
        <w:rPr>
          <w:rFonts w:ascii="Arial" w:hAnsi="Arial" w:cs="Arial"/>
          <w:sz w:val="24"/>
          <w:szCs w:val="24"/>
        </w:rPr>
        <w:t>“</w:t>
      </w:r>
      <w:ins w:id="4238" w:author="Lektorat Bauer" w:date="2025-03-01T10:30:00Z" w16du:dateUtc="2025-03-01T09:30:00Z">
        <w:r w:rsidR="00C6367E">
          <w:rPr>
            <w:rFonts w:ascii="Arial" w:hAnsi="Arial" w:cs="Arial"/>
            <w:sz w:val="24"/>
            <w:szCs w:val="24"/>
          </w:rPr>
          <w:t>,</w:t>
        </w:r>
      </w:ins>
      <w:r w:rsidRPr="00944672">
        <w:rPr>
          <w:rFonts w:ascii="Arial" w:hAnsi="Arial" w:cs="Arial"/>
          <w:sz w:val="24"/>
          <w:szCs w:val="24"/>
        </w:rPr>
        <w:t xml:space="preserve"> </w:t>
      </w:r>
      <w:ins w:id="4239" w:author="Lektorat Bauer" w:date="2025-03-01T10:30:00Z" w16du:dateUtc="2025-03-01T09:30:00Z">
        <w:r w:rsidR="00C6367E">
          <w:rPr>
            <w:rFonts w:ascii="Arial" w:hAnsi="Arial" w:cs="Arial"/>
            <w:sz w:val="24"/>
            <w:szCs w:val="24"/>
          </w:rPr>
          <w:t>a</w:t>
        </w:r>
      </w:ins>
      <w:del w:id="4240" w:author="Lektorat Bauer" w:date="2025-03-01T10:30:00Z" w16du:dateUtc="2025-03-01T09:30:00Z">
        <w:r w:rsidRPr="00944672" w:rsidDel="00C6367E">
          <w:rPr>
            <w:rFonts w:ascii="Arial" w:hAnsi="Arial" w:cs="Arial"/>
            <w:sz w:val="24"/>
            <w:szCs w:val="24"/>
          </w:rPr>
          <w:delText>A</w:delText>
        </w:r>
      </w:del>
      <w:r w:rsidRPr="00944672">
        <w:rPr>
          <w:rFonts w:ascii="Arial" w:hAnsi="Arial" w:cs="Arial"/>
          <w:sz w:val="24"/>
          <w:szCs w:val="24"/>
        </w:rPr>
        <w:t xml:space="preserve">ntwortete Verteidigungsminister Jang Jong-Nam, </w:t>
      </w:r>
      <w:commentRangeStart w:id="4241"/>
      <w:del w:id="4242" w:author="Lektorat Bauer" w:date="2025-03-01T10:31:00Z" w16du:dateUtc="2025-03-01T09:31:00Z">
        <w:r w:rsidRPr="00944672" w:rsidDel="00C6367E">
          <w:rPr>
            <w:rFonts w:ascii="Arial" w:hAnsi="Arial" w:cs="Arial"/>
            <w:sz w:val="24"/>
            <w:szCs w:val="24"/>
          </w:rPr>
          <w:delText>und fuhr dann fort</w:delText>
        </w:r>
      </w:del>
      <w:commentRangeEnd w:id="4241"/>
      <w:r w:rsidR="00C6367E">
        <w:rPr>
          <w:rStyle w:val="Kommentarzeichen"/>
        </w:rPr>
        <w:commentReference w:id="4241"/>
      </w:r>
      <w:del w:id="4243" w:author="Lektorat Bauer" w:date="2025-03-01T10:31:00Z" w16du:dateUtc="2025-03-01T09:31:00Z">
        <w:r w:rsidRPr="00944672" w:rsidDel="00C6367E">
          <w:rPr>
            <w:rFonts w:ascii="Arial" w:hAnsi="Arial" w:cs="Arial"/>
            <w:sz w:val="24"/>
            <w:szCs w:val="24"/>
          </w:rPr>
          <w:delText xml:space="preserve">, </w:delText>
        </w:r>
      </w:del>
      <w:r w:rsidRPr="00944672">
        <w:rPr>
          <w:rFonts w:ascii="Arial" w:hAnsi="Arial" w:cs="Arial"/>
          <w:sz w:val="24"/>
          <w:szCs w:val="24"/>
        </w:rPr>
        <w:t>„</w:t>
      </w:r>
      <w:ins w:id="4244" w:author="Lektorat Bauer" w:date="2025-03-01T10:31:00Z" w16du:dateUtc="2025-03-01T09:31:00Z">
        <w:r w:rsidR="00C6367E">
          <w:rPr>
            <w:rFonts w:ascii="Arial" w:hAnsi="Arial" w:cs="Arial"/>
            <w:sz w:val="24"/>
            <w:szCs w:val="24"/>
          </w:rPr>
          <w:t>i</w:t>
        </w:r>
      </w:ins>
      <w:del w:id="4245" w:author="Lektorat Bauer" w:date="2025-03-01T10:31:00Z" w16du:dateUtc="2025-03-01T09:31:00Z">
        <w:r w:rsidRPr="00944672" w:rsidDel="00C6367E">
          <w:rPr>
            <w:rFonts w:ascii="Arial" w:hAnsi="Arial" w:cs="Arial"/>
            <w:sz w:val="24"/>
            <w:szCs w:val="24"/>
          </w:rPr>
          <w:delText>I</w:delText>
        </w:r>
      </w:del>
      <w:r w:rsidRPr="00944672">
        <w:rPr>
          <w:rFonts w:ascii="Arial" w:hAnsi="Arial" w:cs="Arial"/>
          <w:sz w:val="24"/>
          <w:szCs w:val="24"/>
        </w:rPr>
        <w:t xml:space="preserve">ch habe heute noch andere Termine und reise Morgenmittag </w:t>
      </w:r>
      <w:ins w:id="4246" w:author="Lektorat Bauer" w:date="2025-03-01T10:31:00Z" w16du:dateUtc="2025-03-01T09:31:00Z">
        <w:r w:rsidR="00C6367E">
          <w:rPr>
            <w:rFonts w:ascii="Arial" w:hAnsi="Arial" w:cs="Arial"/>
            <w:sz w:val="24"/>
            <w:szCs w:val="24"/>
          </w:rPr>
          <w:t xml:space="preserve">wieder ab nach </w:t>
        </w:r>
        <w:commentRangeStart w:id="4247"/>
        <w:r w:rsidR="00C6367E">
          <w:rPr>
            <w:rFonts w:ascii="Arial" w:hAnsi="Arial" w:cs="Arial"/>
            <w:sz w:val="24"/>
            <w:szCs w:val="24"/>
          </w:rPr>
          <w:t>Pjöngjang</w:t>
        </w:r>
        <w:commentRangeEnd w:id="4247"/>
        <w:r w:rsidR="00C6367E">
          <w:rPr>
            <w:rStyle w:val="Kommentarzeichen"/>
          </w:rPr>
          <w:commentReference w:id="4247"/>
        </w:r>
      </w:ins>
      <w:del w:id="4248" w:author="Lektorat Bauer" w:date="2025-03-01T10:31:00Z" w16du:dateUtc="2025-03-01T09:31:00Z">
        <w:r w:rsidRPr="00944672" w:rsidDel="00C6367E">
          <w:rPr>
            <w:rFonts w:ascii="Arial" w:hAnsi="Arial" w:cs="Arial"/>
            <w:sz w:val="24"/>
            <w:szCs w:val="24"/>
          </w:rPr>
          <w:delText>w</w:delText>
        </w:r>
      </w:del>
      <w:del w:id="4249" w:author="Lektorat Bauer" w:date="2025-03-01T10:30:00Z" w16du:dateUtc="2025-03-01T09:30:00Z">
        <w:r w:rsidRPr="00944672" w:rsidDel="00C6367E">
          <w:rPr>
            <w:rFonts w:ascii="Arial" w:hAnsi="Arial" w:cs="Arial"/>
            <w:sz w:val="24"/>
            <w:szCs w:val="24"/>
          </w:rPr>
          <w:delText>eiter</w:delText>
        </w:r>
      </w:del>
      <w:r w:rsidRPr="00944672">
        <w:rPr>
          <w:rFonts w:ascii="Arial" w:hAnsi="Arial" w:cs="Arial"/>
          <w:sz w:val="24"/>
          <w:szCs w:val="24"/>
        </w:rPr>
        <w:t>. Bitte nehmen Sie gegebenenfalls über die normalen Wege mit mir Kontakt auf.“ Der Verteidigungsminister beendete das Gespräch, indem er sich erhob. „Bitte sehen Sie mir nach, dass ich so kurzfristig wieder aufbreche</w:t>
      </w:r>
      <w:del w:id="4250" w:author="Lektorat Bauer" w:date="2025-03-01T10:31:00Z" w16du:dateUtc="2025-03-01T09:31:00Z">
        <w:r w:rsidRPr="00944672" w:rsidDel="00C6367E">
          <w:rPr>
            <w:rFonts w:ascii="Arial" w:hAnsi="Arial" w:cs="Arial"/>
            <w:sz w:val="24"/>
            <w:szCs w:val="24"/>
          </w:rPr>
          <w:delText>.</w:delText>
        </w:r>
      </w:del>
      <w:r w:rsidRPr="00944672">
        <w:rPr>
          <w:rFonts w:ascii="Arial" w:hAnsi="Arial" w:cs="Arial"/>
          <w:sz w:val="24"/>
          <w:szCs w:val="24"/>
        </w:rPr>
        <w:t>“</w:t>
      </w:r>
      <w:ins w:id="4251" w:author="Lektorat Bauer" w:date="2025-03-01T10:31:00Z" w16du:dateUtc="2025-03-01T09:31:00Z">
        <w:r w:rsidR="00C6367E">
          <w:rPr>
            <w:rFonts w:ascii="Arial" w:hAnsi="Arial" w:cs="Arial"/>
            <w:sz w:val="24"/>
            <w:szCs w:val="24"/>
          </w:rPr>
          <w:t>,</w:t>
        </w:r>
      </w:ins>
      <w:r w:rsidRPr="00944672">
        <w:rPr>
          <w:rFonts w:ascii="Arial" w:hAnsi="Arial" w:cs="Arial"/>
          <w:sz w:val="24"/>
          <w:szCs w:val="24"/>
        </w:rPr>
        <w:t xml:space="preserve"> </w:t>
      </w:r>
      <w:del w:id="4252" w:author="Lektorat Bauer" w:date="2025-03-01T10:31:00Z" w16du:dateUtc="2025-03-01T09:31:00Z">
        <w:r w:rsidRPr="00944672" w:rsidDel="00C6367E">
          <w:rPr>
            <w:rFonts w:ascii="Arial" w:hAnsi="Arial" w:cs="Arial"/>
            <w:sz w:val="24"/>
            <w:szCs w:val="24"/>
          </w:rPr>
          <w:delText>E</w:delText>
        </w:r>
      </w:del>
      <w:ins w:id="4253" w:author="Lektorat Bauer" w:date="2025-03-01T10:31:00Z" w16du:dateUtc="2025-03-01T09:31:00Z">
        <w:r w:rsidR="00C6367E">
          <w:rPr>
            <w:rFonts w:ascii="Arial" w:hAnsi="Arial" w:cs="Arial"/>
            <w:sz w:val="24"/>
            <w:szCs w:val="24"/>
          </w:rPr>
          <w:t>e</w:t>
        </w:r>
      </w:ins>
      <w:r w:rsidRPr="00944672">
        <w:rPr>
          <w:rFonts w:ascii="Arial" w:hAnsi="Arial" w:cs="Arial"/>
          <w:sz w:val="24"/>
          <w:szCs w:val="24"/>
        </w:rPr>
        <w:t xml:space="preserve">ntschuldigte er sich und drehte sich zur Tür. </w:t>
      </w:r>
    </w:p>
    <w:p w14:paraId="1A53D531" w14:textId="751E1748"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„Vielen Dank für Ihren Besuch</w:t>
      </w:r>
      <w:ins w:id="4254" w:author="Lektorat Bauer" w:date="2025-03-01T10:32:00Z" w16du:dateUtc="2025-03-01T09:32:00Z">
        <w:r w:rsidR="00C6367E">
          <w:rPr>
            <w:rFonts w:ascii="Arial" w:hAnsi="Arial" w:cs="Arial"/>
            <w:sz w:val="24"/>
            <w:szCs w:val="24"/>
          </w:rPr>
          <w:t>,</w:t>
        </w:r>
      </w:ins>
      <w:del w:id="4255" w:author="Lektorat Bauer" w:date="2025-03-01T10:32:00Z" w16du:dateUtc="2025-03-01T09:32:00Z">
        <w:r w:rsidRPr="00944672" w:rsidDel="00C6367E">
          <w:rPr>
            <w:rFonts w:ascii="Arial" w:hAnsi="Arial" w:cs="Arial"/>
            <w:sz w:val="24"/>
            <w:szCs w:val="24"/>
          </w:rPr>
          <w:delText>.</w:delText>
        </w:r>
      </w:del>
      <w:r w:rsidRPr="00944672">
        <w:rPr>
          <w:rFonts w:ascii="Arial" w:hAnsi="Arial" w:cs="Arial"/>
          <w:sz w:val="24"/>
          <w:szCs w:val="24"/>
        </w:rPr>
        <w:t xml:space="preserve">“ </w:t>
      </w:r>
      <w:ins w:id="4256" w:author="Lektorat Bauer" w:date="2025-03-01T10:32:00Z" w16du:dateUtc="2025-03-01T09:32:00Z">
        <w:r w:rsidR="00C6367E">
          <w:rPr>
            <w:rFonts w:ascii="Arial" w:hAnsi="Arial" w:cs="Arial"/>
            <w:sz w:val="24"/>
            <w:szCs w:val="24"/>
          </w:rPr>
          <w:t>a</w:t>
        </w:r>
      </w:ins>
      <w:del w:id="4257" w:author="Lektorat Bauer" w:date="2025-03-01T10:32:00Z" w16du:dateUtc="2025-03-01T09:32:00Z">
        <w:r w:rsidRPr="00944672" w:rsidDel="00C6367E">
          <w:rPr>
            <w:rFonts w:ascii="Arial" w:hAnsi="Arial" w:cs="Arial"/>
            <w:sz w:val="24"/>
            <w:szCs w:val="24"/>
          </w:rPr>
          <w:delText>A</w:delText>
        </w:r>
      </w:del>
      <w:r w:rsidRPr="00944672">
        <w:rPr>
          <w:rFonts w:ascii="Arial" w:hAnsi="Arial" w:cs="Arial"/>
          <w:sz w:val="24"/>
          <w:szCs w:val="24"/>
        </w:rPr>
        <w:t>ntwortete der Generaloberst</w:t>
      </w:r>
      <w:ins w:id="4258" w:author="Lektorat Bauer" w:date="2025-03-01T10:32:00Z" w16du:dateUtc="2025-03-01T09:32:00Z">
        <w:r w:rsidR="00C6367E">
          <w:rPr>
            <w:rFonts w:ascii="Arial" w:hAnsi="Arial" w:cs="Arial"/>
            <w:sz w:val="24"/>
            <w:szCs w:val="24"/>
          </w:rPr>
          <w:t xml:space="preserve">. </w:t>
        </w:r>
      </w:ins>
      <w:del w:id="4259" w:author="Lektorat Bauer" w:date="2025-03-01T10:32:00Z" w16du:dateUtc="2025-03-01T09:32:00Z">
        <w:r w:rsidRPr="00944672" w:rsidDel="00C6367E">
          <w:rPr>
            <w:rFonts w:ascii="Arial" w:hAnsi="Arial" w:cs="Arial"/>
            <w:sz w:val="24"/>
            <w:szCs w:val="24"/>
          </w:rPr>
          <w:delText xml:space="preserve">, </w:delText>
        </w:r>
        <w:commentRangeStart w:id="4260"/>
        <w:r w:rsidRPr="00944672" w:rsidDel="00C6367E">
          <w:rPr>
            <w:rFonts w:ascii="Arial" w:hAnsi="Arial" w:cs="Arial"/>
            <w:sz w:val="24"/>
            <w:szCs w:val="24"/>
          </w:rPr>
          <w:delText>verdatter</w:delText>
        </w:r>
      </w:del>
      <w:commentRangeEnd w:id="4260"/>
      <w:r w:rsidR="00C6367E">
        <w:rPr>
          <w:rStyle w:val="Kommentarzeichen"/>
        </w:rPr>
        <w:commentReference w:id="4260"/>
      </w:r>
      <w:del w:id="4261" w:author="Lektorat Bauer" w:date="2025-03-01T10:32:00Z" w16du:dateUtc="2025-03-01T09:32:00Z">
        <w:r w:rsidRPr="00944672" w:rsidDel="00C6367E">
          <w:rPr>
            <w:rFonts w:ascii="Arial" w:hAnsi="Arial" w:cs="Arial"/>
            <w:sz w:val="24"/>
            <w:szCs w:val="24"/>
          </w:rPr>
          <w:delText xml:space="preserve">t. </w:delText>
        </w:r>
      </w:del>
      <w:r w:rsidRPr="00944672">
        <w:rPr>
          <w:rFonts w:ascii="Arial" w:hAnsi="Arial" w:cs="Arial"/>
          <w:sz w:val="24"/>
          <w:szCs w:val="24"/>
        </w:rPr>
        <w:t xml:space="preserve">Er war von </w:t>
      </w:r>
      <w:del w:id="4262" w:author="Lektorat Bauer" w:date="2025-03-01T10:32:00Z" w16du:dateUtc="2025-03-01T09:32:00Z">
        <w:r w:rsidRPr="00944672" w:rsidDel="00C6367E">
          <w:rPr>
            <w:rFonts w:ascii="Arial" w:hAnsi="Arial" w:cs="Arial"/>
            <w:sz w:val="24"/>
            <w:szCs w:val="24"/>
          </w:rPr>
          <w:delText>dem verhalten</w:delText>
        </w:r>
      </w:del>
      <w:ins w:id="4263" w:author="Lektorat Bauer" w:date="2025-03-01T10:32:00Z" w16du:dateUtc="2025-03-01T09:32:00Z">
        <w:r w:rsidR="00C6367E" w:rsidRPr="00944672">
          <w:rPr>
            <w:rFonts w:ascii="Arial" w:hAnsi="Arial" w:cs="Arial"/>
            <w:sz w:val="24"/>
            <w:szCs w:val="24"/>
          </w:rPr>
          <w:t>dem Verhalten</w:t>
        </w:r>
      </w:ins>
      <w:r w:rsidRPr="00944672">
        <w:rPr>
          <w:rFonts w:ascii="Arial" w:hAnsi="Arial" w:cs="Arial"/>
          <w:sz w:val="24"/>
          <w:szCs w:val="24"/>
        </w:rPr>
        <w:t xml:space="preserve"> und dem Gespräch überrascht worden.</w:t>
      </w:r>
    </w:p>
    <w:p w14:paraId="1D267040"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66AD0A9C"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177CE7D4"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2DD66BBC" w14:textId="77777777" w:rsidR="00944672" w:rsidRPr="00944672" w:rsidRDefault="00944672" w:rsidP="00623B68">
      <w:pPr>
        <w:autoSpaceDE w:val="0"/>
        <w:autoSpaceDN w:val="0"/>
        <w:adjustRightInd w:val="0"/>
        <w:spacing w:after="0" w:line="360" w:lineRule="auto"/>
        <w:jc w:val="both"/>
        <w:rPr>
          <w:rFonts w:ascii="Arial" w:hAnsi="Arial" w:cs="Arial"/>
          <w:b/>
          <w:bCs/>
          <w:sz w:val="24"/>
          <w:szCs w:val="24"/>
        </w:rPr>
      </w:pPr>
      <w:commentRangeStart w:id="4264"/>
      <w:commentRangeEnd w:id="4264"/>
      <w:r w:rsidRPr="00944672">
        <w:rPr>
          <w:rFonts w:ascii="Arial" w:hAnsi="Arial" w:cs="Arial"/>
          <w:b/>
          <w:bCs/>
          <w:sz w:val="24"/>
          <w:szCs w:val="24"/>
        </w:rPr>
        <w:commentReference w:id="4264"/>
      </w:r>
      <w:r w:rsidRPr="00944672">
        <w:rPr>
          <w:rFonts w:ascii="Arial" w:hAnsi="Arial" w:cs="Arial"/>
          <w:b/>
          <w:bCs/>
          <w:sz w:val="24"/>
          <w:szCs w:val="24"/>
        </w:rPr>
        <w:t>&gt;&gt;&gt; Büro des Chefs der russischen Bodenstreitkräfte, Donnerstag, 17. Oktober 2013 &lt;&lt;&lt;</w:t>
      </w:r>
    </w:p>
    <w:p w14:paraId="6765258C" w14:textId="77777777" w:rsidR="00315251" w:rsidRDefault="00944672" w:rsidP="00623B68">
      <w:pPr>
        <w:autoSpaceDE w:val="0"/>
        <w:autoSpaceDN w:val="0"/>
        <w:adjustRightInd w:val="0"/>
        <w:spacing w:after="0" w:line="360" w:lineRule="auto"/>
        <w:ind w:firstLine="227"/>
        <w:jc w:val="both"/>
        <w:rPr>
          <w:ins w:id="4265" w:author="Lektorat Bauer" w:date="2025-03-01T10:32:00Z" w16du:dateUtc="2025-03-01T09:32:00Z"/>
          <w:rFonts w:ascii="Arial" w:hAnsi="Arial" w:cs="Arial"/>
          <w:sz w:val="24"/>
          <w:szCs w:val="24"/>
        </w:rPr>
      </w:pPr>
      <w:r w:rsidRPr="00944672">
        <w:rPr>
          <w:rFonts w:ascii="Arial" w:hAnsi="Arial" w:cs="Arial"/>
          <w:sz w:val="24"/>
          <w:szCs w:val="24"/>
        </w:rPr>
        <w:t xml:space="preserve">Das Telefon klingelte und es meldete sich der Adjutant aus dem Vorzimmer. „Herr Generaloberst, Ihr Gespräch mit dem Botschafter Nordkoreas. Ich habe Herrn Kim Hyung-Jun für Sie in der Leitung.“ </w:t>
      </w:r>
    </w:p>
    <w:p w14:paraId="3D2B2A64" w14:textId="77777777" w:rsidR="00315251" w:rsidRDefault="00944672" w:rsidP="00623B68">
      <w:pPr>
        <w:autoSpaceDE w:val="0"/>
        <w:autoSpaceDN w:val="0"/>
        <w:adjustRightInd w:val="0"/>
        <w:spacing w:after="0" w:line="360" w:lineRule="auto"/>
        <w:ind w:firstLine="227"/>
        <w:jc w:val="both"/>
        <w:rPr>
          <w:ins w:id="4266" w:author="Lektorat Bauer" w:date="2025-03-01T10:32:00Z" w16du:dateUtc="2025-03-01T09:32:00Z"/>
          <w:rFonts w:ascii="Arial" w:hAnsi="Arial" w:cs="Arial"/>
          <w:sz w:val="24"/>
          <w:szCs w:val="24"/>
        </w:rPr>
      </w:pPr>
      <w:r w:rsidRPr="00944672">
        <w:rPr>
          <w:rFonts w:ascii="Arial" w:hAnsi="Arial" w:cs="Arial"/>
          <w:sz w:val="24"/>
          <w:szCs w:val="24"/>
        </w:rPr>
        <w:t xml:space="preserve">Generaloberst Chirkin nahm das Gespräch entgegen: „Guten Tag, Herr Botschafter. Vielen Dank, dass Sie meinen Anruf entgegennehmen.“ </w:t>
      </w:r>
    </w:p>
    <w:p w14:paraId="79DD3C4B" w14:textId="1E0A920B" w:rsidR="00315251" w:rsidRDefault="00944672" w:rsidP="00623B68">
      <w:pPr>
        <w:autoSpaceDE w:val="0"/>
        <w:autoSpaceDN w:val="0"/>
        <w:adjustRightInd w:val="0"/>
        <w:spacing w:after="0" w:line="360" w:lineRule="auto"/>
        <w:ind w:firstLine="227"/>
        <w:jc w:val="both"/>
        <w:rPr>
          <w:ins w:id="4267" w:author="Lektorat Bauer" w:date="2025-03-01T10:33:00Z" w16du:dateUtc="2025-03-01T09:33:00Z"/>
          <w:rFonts w:ascii="Arial" w:hAnsi="Arial" w:cs="Arial"/>
          <w:sz w:val="24"/>
          <w:szCs w:val="24"/>
        </w:rPr>
      </w:pPr>
      <w:r w:rsidRPr="00944672">
        <w:rPr>
          <w:rFonts w:ascii="Arial" w:hAnsi="Arial" w:cs="Arial"/>
          <w:sz w:val="24"/>
          <w:szCs w:val="24"/>
        </w:rPr>
        <w:t>„Herr Generaloberst Chirkin, wie kann ich Ihnen behilflich sein</w:t>
      </w:r>
      <w:del w:id="4268" w:author="Lektorat Bauer" w:date="2025-03-01T10:32:00Z" w16du:dateUtc="2025-03-01T09:32:00Z">
        <w:r w:rsidRPr="00944672" w:rsidDel="00315251">
          <w:rPr>
            <w:rFonts w:ascii="Arial" w:hAnsi="Arial" w:cs="Arial"/>
            <w:sz w:val="24"/>
            <w:szCs w:val="24"/>
          </w:rPr>
          <w:delText>.</w:delText>
        </w:r>
      </w:del>
      <w:r w:rsidRPr="00944672">
        <w:rPr>
          <w:rFonts w:ascii="Arial" w:hAnsi="Arial" w:cs="Arial"/>
          <w:sz w:val="24"/>
          <w:szCs w:val="24"/>
        </w:rPr>
        <w:t>“</w:t>
      </w:r>
      <w:ins w:id="4269" w:author="Lektorat Bauer" w:date="2025-03-01T10:32:00Z" w16du:dateUtc="2025-03-01T09:32:00Z">
        <w:r w:rsidR="00315251">
          <w:rPr>
            <w:rFonts w:ascii="Arial" w:hAnsi="Arial" w:cs="Arial"/>
            <w:sz w:val="24"/>
            <w:szCs w:val="24"/>
          </w:rPr>
          <w:t>,</w:t>
        </w:r>
      </w:ins>
      <w:r w:rsidRPr="00944672">
        <w:rPr>
          <w:rFonts w:ascii="Arial" w:hAnsi="Arial" w:cs="Arial"/>
          <w:sz w:val="24"/>
          <w:szCs w:val="24"/>
        </w:rPr>
        <w:t xml:space="preserve"> </w:t>
      </w:r>
      <w:ins w:id="4270" w:author="Lektorat Bauer" w:date="2025-03-01T10:32:00Z" w16du:dateUtc="2025-03-01T09:32:00Z">
        <w:r w:rsidR="00315251">
          <w:rPr>
            <w:rFonts w:ascii="Arial" w:hAnsi="Arial" w:cs="Arial"/>
            <w:sz w:val="24"/>
            <w:szCs w:val="24"/>
          </w:rPr>
          <w:t>a</w:t>
        </w:r>
      </w:ins>
      <w:del w:id="4271" w:author="Lektorat Bauer" w:date="2025-03-01T10:32:00Z" w16du:dateUtc="2025-03-01T09:32:00Z">
        <w:r w:rsidRPr="00944672" w:rsidDel="00315251">
          <w:rPr>
            <w:rFonts w:ascii="Arial" w:hAnsi="Arial" w:cs="Arial"/>
            <w:sz w:val="24"/>
            <w:szCs w:val="24"/>
          </w:rPr>
          <w:delText>A</w:delText>
        </w:r>
      </w:del>
      <w:r w:rsidRPr="00944672">
        <w:rPr>
          <w:rFonts w:ascii="Arial" w:hAnsi="Arial" w:cs="Arial"/>
          <w:sz w:val="24"/>
          <w:szCs w:val="24"/>
        </w:rPr>
        <w:t xml:space="preserve">ntwortete der Botschafter in fließendem </w:t>
      </w:r>
      <w:ins w:id="4272" w:author="Lektorat Bauer" w:date="2025-03-01T10:33:00Z" w16du:dateUtc="2025-03-01T09:33:00Z">
        <w:r w:rsidR="00315251">
          <w:rPr>
            <w:rFonts w:ascii="Arial" w:hAnsi="Arial" w:cs="Arial"/>
            <w:sz w:val="24"/>
            <w:szCs w:val="24"/>
          </w:rPr>
          <w:t>R</w:t>
        </w:r>
      </w:ins>
      <w:del w:id="4273" w:author="Lektorat Bauer" w:date="2025-03-01T10:33:00Z" w16du:dateUtc="2025-03-01T09:33:00Z">
        <w:r w:rsidRPr="00944672" w:rsidDel="00315251">
          <w:rPr>
            <w:rFonts w:ascii="Arial" w:hAnsi="Arial" w:cs="Arial"/>
            <w:sz w:val="24"/>
            <w:szCs w:val="24"/>
          </w:rPr>
          <w:delText>r</w:delText>
        </w:r>
      </w:del>
      <w:r w:rsidRPr="00944672">
        <w:rPr>
          <w:rFonts w:ascii="Arial" w:hAnsi="Arial" w:cs="Arial"/>
          <w:sz w:val="24"/>
          <w:szCs w:val="24"/>
        </w:rPr>
        <w:t>ussisch</w:t>
      </w:r>
      <w:ins w:id="4274" w:author="Lektorat Bauer" w:date="2025-03-01T10:33:00Z" w16du:dateUtc="2025-03-01T09:33:00Z">
        <w:r w:rsidR="00315251">
          <w:rPr>
            <w:rFonts w:ascii="Arial" w:hAnsi="Arial" w:cs="Arial"/>
            <w:sz w:val="24"/>
            <w:szCs w:val="24"/>
          </w:rPr>
          <w:t>.</w:t>
        </w:r>
      </w:ins>
      <w:del w:id="4275" w:author="Lektorat Bauer" w:date="2025-03-01T10:33:00Z" w16du:dateUtc="2025-03-01T09:33:00Z">
        <w:r w:rsidRPr="00944672" w:rsidDel="00315251">
          <w:rPr>
            <w:rFonts w:ascii="Arial" w:hAnsi="Arial" w:cs="Arial"/>
            <w:sz w:val="24"/>
            <w:szCs w:val="24"/>
          </w:rPr>
          <w:delText>,</w:delText>
        </w:r>
      </w:del>
      <w:r w:rsidRPr="00944672">
        <w:rPr>
          <w:rFonts w:ascii="Arial" w:hAnsi="Arial" w:cs="Arial"/>
          <w:sz w:val="24"/>
          <w:szCs w:val="24"/>
        </w:rPr>
        <w:t xml:space="preserve"> </w:t>
      </w:r>
    </w:p>
    <w:p w14:paraId="396C29DC" w14:textId="77777777" w:rsidR="00315251" w:rsidRDefault="00944672" w:rsidP="00623B68">
      <w:pPr>
        <w:autoSpaceDE w:val="0"/>
        <w:autoSpaceDN w:val="0"/>
        <w:adjustRightInd w:val="0"/>
        <w:spacing w:after="0" w:line="360" w:lineRule="auto"/>
        <w:ind w:firstLine="227"/>
        <w:jc w:val="both"/>
        <w:rPr>
          <w:ins w:id="4276" w:author="Lektorat Bauer" w:date="2025-03-01T10:33:00Z" w16du:dateUtc="2025-03-01T09:33:00Z"/>
          <w:rFonts w:ascii="Arial" w:hAnsi="Arial" w:cs="Arial"/>
          <w:sz w:val="24"/>
          <w:szCs w:val="24"/>
        </w:rPr>
      </w:pPr>
      <w:r w:rsidRPr="00944672">
        <w:rPr>
          <w:rFonts w:ascii="Arial" w:hAnsi="Arial" w:cs="Arial"/>
          <w:sz w:val="24"/>
          <w:szCs w:val="24"/>
        </w:rPr>
        <w:t>„Ihr Verteidigungsminister Herr Jang Jong-Nam</w:t>
      </w:r>
      <w:del w:id="4277" w:author="Lektorat Bauer" w:date="2025-03-01T10:33:00Z" w16du:dateUtc="2025-03-01T09:33:00Z">
        <w:r w:rsidRPr="00944672" w:rsidDel="00315251">
          <w:rPr>
            <w:rFonts w:ascii="Arial" w:hAnsi="Arial" w:cs="Arial"/>
            <w:sz w:val="24"/>
            <w:szCs w:val="24"/>
          </w:rPr>
          <w:delText>,</w:delText>
        </w:r>
      </w:del>
      <w:r w:rsidRPr="00944672">
        <w:rPr>
          <w:rFonts w:ascii="Arial" w:hAnsi="Arial" w:cs="Arial"/>
          <w:sz w:val="24"/>
          <w:szCs w:val="24"/>
        </w:rPr>
        <w:t xml:space="preserve"> hatte bei seinem Besuch hier in Moskau erwähnt, dass Sie die BUK-M1-E2 modifiziert hätten.“ </w:t>
      </w:r>
    </w:p>
    <w:p w14:paraId="03356963" w14:textId="77777777" w:rsidR="00315251" w:rsidRDefault="00944672" w:rsidP="00623B68">
      <w:pPr>
        <w:autoSpaceDE w:val="0"/>
        <w:autoSpaceDN w:val="0"/>
        <w:adjustRightInd w:val="0"/>
        <w:spacing w:after="0" w:line="360" w:lineRule="auto"/>
        <w:ind w:firstLine="227"/>
        <w:jc w:val="both"/>
        <w:rPr>
          <w:ins w:id="4278" w:author="Lektorat Bauer" w:date="2025-03-01T10:33:00Z" w16du:dateUtc="2025-03-01T09:33:00Z"/>
          <w:rFonts w:ascii="Arial" w:hAnsi="Arial" w:cs="Arial"/>
          <w:sz w:val="24"/>
          <w:szCs w:val="24"/>
        </w:rPr>
      </w:pPr>
      <w:r w:rsidRPr="00944672">
        <w:rPr>
          <w:rFonts w:ascii="Arial" w:hAnsi="Arial" w:cs="Arial"/>
          <w:sz w:val="24"/>
          <w:szCs w:val="24"/>
        </w:rPr>
        <w:t xml:space="preserve">„Herr Generaloberst, das wurde mir so mitgeteilt.“ </w:t>
      </w:r>
    </w:p>
    <w:p w14:paraId="28722915" w14:textId="77777777" w:rsidR="00315251" w:rsidRDefault="00944672" w:rsidP="00623B68">
      <w:pPr>
        <w:autoSpaceDE w:val="0"/>
        <w:autoSpaceDN w:val="0"/>
        <w:adjustRightInd w:val="0"/>
        <w:spacing w:after="0" w:line="360" w:lineRule="auto"/>
        <w:ind w:firstLine="227"/>
        <w:jc w:val="both"/>
        <w:rPr>
          <w:ins w:id="4279" w:author="Lektorat Bauer" w:date="2025-03-01T10:33:00Z" w16du:dateUtc="2025-03-01T09:33:00Z"/>
          <w:rFonts w:ascii="Arial" w:hAnsi="Arial" w:cs="Arial"/>
          <w:sz w:val="24"/>
          <w:szCs w:val="24"/>
        </w:rPr>
      </w:pPr>
      <w:r w:rsidRPr="00944672">
        <w:rPr>
          <w:rFonts w:ascii="Arial" w:hAnsi="Arial" w:cs="Arial"/>
          <w:sz w:val="24"/>
          <w:szCs w:val="24"/>
        </w:rPr>
        <w:lastRenderedPageBreak/>
        <w:t>„Wi</w:t>
      </w:r>
      <w:del w:id="4280" w:author="Lektorat Bauer" w:date="2025-03-01T10:33:00Z" w16du:dateUtc="2025-03-01T09:33:00Z">
        <w:r w:rsidRPr="00944672" w:rsidDel="00315251">
          <w:rPr>
            <w:rFonts w:ascii="Arial" w:hAnsi="Arial" w:cs="Arial"/>
            <w:sz w:val="24"/>
            <w:szCs w:val="24"/>
          </w:rPr>
          <w:delText>e</w:delText>
        </w:r>
      </w:del>
      <w:ins w:id="4281" w:author="Lektorat Bauer" w:date="2025-03-01T10:33:00Z" w16du:dateUtc="2025-03-01T09:33:00Z">
        <w:r w:rsidR="00315251">
          <w:rPr>
            <w:rFonts w:ascii="Arial" w:hAnsi="Arial" w:cs="Arial"/>
            <w:sz w:val="24"/>
            <w:szCs w:val="24"/>
          </w:rPr>
          <w:t>r</w:t>
        </w:r>
      </w:ins>
      <w:r w:rsidRPr="00944672">
        <w:rPr>
          <w:rFonts w:ascii="Arial" w:hAnsi="Arial" w:cs="Arial"/>
          <w:sz w:val="24"/>
          <w:szCs w:val="24"/>
        </w:rPr>
        <w:t xml:space="preserve"> haben Interesse, die Modifikation zu sehen. Wir möchten hierfür zwei Oberste der 53. Luftabwehrbrigade nach Nordkorea entsenden, damit diese sich die Modifikation ansehen können. Wäre das zu arrangieren?“ </w:t>
      </w:r>
    </w:p>
    <w:p w14:paraId="15EFDC39" w14:textId="122820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„Herr Generaloberst, ich werde mich mit Pyeongyang in Verbindung setzen. Ich melde mich bei Ihnen, sobald mir eine Antwort vorliegt.“ „Vielen Dank, Herr Botschafter.“</w:t>
      </w:r>
    </w:p>
    <w:p w14:paraId="2DE030C7"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0CBC135E"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263FC528"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777B585C"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Büro des Chefs der russischen Bodenstreitkräfte, Montag, 28. Oktober 2013.</w:t>
      </w:r>
    </w:p>
    <w:p w14:paraId="51F9B08A" w14:textId="1B916DD9"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del w:id="4282" w:author="Lektorat Bauer" w:date="2025-03-01T10:34:00Z" w16du:dateUtc="2025-03-01T09:34:00Z">
        <w:r w:rsidRPr="00944672" w:rsidDel="00315251">
          <w:rPr>
            <w:rFonts w:ascii="Arial" w:hAnsi="Arial" w:cs="Arial"/>
            <w:sz w:val="24"/>
            <w:szCs w:val="24"/>
          </w:rPr>
          <w:delText xml:space="preserve">Es kam </w:delText>
        </w:r>
      </w:del>
      <w:r w:rsidRPr="00944672">
        <w:rPr>
          <w:rFonts w:ascii="Arial" w:hAnsi="Arial" w:cs="Arial"/>
          <w:sz w:val="24"/>
          <w:szCs w:val="24"/>
        </w:rPr>
        <w:t xml:space="preserve">Vladimir Valentinovich Chirkin </w:t>
      </w:r>
      <w:del w:id="4283" w:author="Lektorat Bauer" w:date="2025-03-01T10:34:00Z" w16du:dateUtc="2025-03-01T09:34:00Z">
        <w:r w:rsidRPr="00944672" w:rsidDel="00315251">
          <w:rPr>
            <w:rFonts w:ascii="Arial" w:hAnsi="Arial" w:cs="Arial"/>
            <w:sz w:val="24"/>
            <w:szCs w:val="24"/>
          </w:rPr>
          <w:delText>wie ein Deja Vu vor</w:delText>
        </w:r>
      </w:del>
      <w:ins w:id="4284" w:author="Lektorat Bauer" w:date="2025-03-01T10:34:00Z" w16du:dateUtc="2025-03-01T09:34:00Z">
        <w:r w:rsidR="00315251">
          <w:rPr>
            <w:rFonts w:ascii="Arial" w:hAnsi="Arial" w:cs="Arial"/>
            <w:sz w:val="24"/>
            <w:szCs w:val="24"/>
          </w:rPr>
          <w:t>meinte, ein Déj</w:t>
        </w:r>
      </w:ins>
      <w:ins w:id="4285" w:author="Lektorat Bauer" w:date="2025-03-01T10:35:00Z" w16du:dateUtc="2025-03-01T09:35:00Z">
        <w:r w:rsidR="00315251">
          <w:rPr>
            <w:rFonts w:ascii="Arial" w:hAnsi="Arial" w:cs="Arial"/>
            <w:sz w:val="24"/>
            <w:szCs w:val="24"/>
          </w:rPr>
          <w:t>à-vu zu haben</w:t>
        </w:r>
      </w:ins>
      <w:r w:rsidRPr="00944672">
        <w:rPr>
          <w:rFonts w:ascii="Arial" w:hAnsi="Arial" w:cs="Arial"/>
          <w:sz w:val="24"/>
          <w:szCs w:val="24"/>
        </w:rPr>
        <w:t>.</w:t>
      </w:r>
    </w:p>
    <w:p w14:paraId="491E5948" w14:textId="77777777" w:rsidR="00315251" w:rsidRDefault="00944672" w:rsidP="00623B68">
      <w:pPr>
        <w:autoSpaceDE w:val="0"/>
        <w:autoSpaceDN w:val="0"/>
        <w:adjustRightInd w:val="0"/>
        <w:spacing w:after="0" w:line="360" w:lineRule="auto"/>
        <w:ind w:firstLine="227"/>
        <w:jc w:val="both"/>
        <w:rPr>
          <w:ins w:id="4286" w:author="Lektorat Bauer" w:date="2025-03-01T10:35:00Z" w16du:dateUtc="2025-03-01T09:35:00Z"/>
          <w:rFonts w:ascii="Arial" w:hAnsi="Arial" w:cs="Arial"/>
          <w:sz w:val="24"/>
          <w:szCs w:val="24"/>
        </w:rPr>
      </w:pPr>
      <w:r w:rsidRPr="00944672">
        <w:rPr>
          <w:rFonts w:ascii="Arial" w:hAnsi="Arial" w:cs="Arial"/>
          <w:sz w:val="24"/>
          <w:szCs w:val="24"/>
        </w:rPr>
        <w:t xml:space="preserve">Das Telefon klingelte und es meldete sich der Adjutant aus dem Vorzimmer. „Herr Generaloberst, der Botschafter Nordkoreas, Herrn Kim Hyung-Jun, bittet um ein Gespräch.“ </w:t>
      </w:r>
    </w:p>
    <w:p w14:paraId="72F6865B" w14:textId="03EA2872"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„Stellen Sie durch!“ Generaloberst Chirkin hatte im Augenblick andere Sorgen, es ging das Gerücht, er solle abgesetzt werden, und er versuchte herauszufinden, wer das Gerücht gestreut hatte.</w:t>
      </w:r>
    </w:p>
    <w:p w14:paraId="23E67B10" w14:textId="77777777" w:rsidR="00315251" w:rsidRDefault="00944672" w:rsidP="00623B68">
      <w:pPr>
        <w:autoSpaceDE w:val="0"/>
        <w:autoSpaceDN w:val="0"/>
        <w:adjustRightInd w:val="0"/>
        <w:spacing w:after="0" w:line="360" w:lineRule="auto"/>
        <w:ind w:firstLine="227"/>
        <w:jc w:val="both"/>
        <w:rPr>
          <w:ins w:id="4287" w:author="Lektorat Bauer" w:date="2025-03-01T10:35:00Z" w16du:dateUtc="2025-03-01T09:35:00Z"/>
          <w:rFonts w:ascii="Arial" w:hAnsi="Arial" w:cs="Arial"/>
          <w:sz w:val="24"/>
          <w:szCs w:val="24"/>
        </w:rPr>
      </w:pPr>
      <w:r w:rsidRPr="00944672">
        <w:rPr>
          <w:rFonts w:ascii="Arial" w:hAnsi="Arial" w:cs="Arial"/>
          <w:sz w:val="24"/>
          <w:szCs w:val="24"/>
        </w:rPr>
        <w:t>„Guten Tag Herr Botschafter Kim, was kann ich heute für Sie tun?“</w:t>
      </w:r>
      <w:ins w:id="4288" w:author="Lektorat Bauer" w:date="2025-03-01T10:35:00Z" w16du:dateUtc="2025-03-01T09:35:00Z">
        <w:r w:rsidR="00315251">
          <w:rPr>
            <w:rFonts w:ascii="Arial" w:hAnsi="Arial" w:cs="Arial"/>
            <w:sz w:val="24"/>
            <w:szCs w:val="24"/>
          </w:rPr>
          <w:t>,</w:t>
        </w:r>
      </w:ins>
      <w:r w:rsidRPr="00944672">
        <w:rPr>
          <w:rFonts w:ascii="Arial" w:hAnsi="Arial" w:cs="Arial"/>
          <w:sz w:val="24"/>
          <w:szCs w:val="24"/>
        </w:rPr>
        <w:t xml:space="preserve"> </w:t>
      </w:r>
      <w:ins w:id="4289" w:author="Lektorat Bauer" w:date="2025-03-01T10:35:00Z" w16du:dateUtc="2025-03-01T09:35:00Z">
        <w:r w:rsidR="00315251">
          <w:rPr>
            <w:rFonts w:ascii="Arial" w:hAnsi="Arial" w:cs="Arial"/>
            <w:sz w:val="24"/>
            <w:szCs w:val="24"/>
          </w:rPr>
          <w:t>f</w:t>
        </w:r>
      </w:ins>
      <w:del w:id="4290" w:author="Lektorat Bauer" w:date="2025-03-01T10:35:00Z" w16du:dateUtc="2025-03-01T09:35:00Z">
        <w:r w:rsidRPr="00944672" w:rsidDel="00315251">
          <w:rPr>
            <w:rFonts w:ascii="Arial" w:hAnsi="Arial" w:cs="Arial"/>
            <w:sz w:val="24"/>
            <w:szCs w:val="24"/>
          </w:rPr>
          <w:delText>F</w:delText>
        </w:r>
      </w:del>
      <w:r w:rsidRPr="00944672">
        <w:rPr>
          <w:rFonts w:ascii="Arial" w:hAnsi="Arial" w:cs="Arial"/>
          <w:sz w:val="24"/>
          <w:szCs w:val="24"/>
        </w:rPr>
        <w:t xml:space="preserve">ragte Chirkin zerstreut, was sein Gegenüber am Tonfall erkannte. </w:t>
      </w:r>
    </w:p>
    <w:p w14:paraId="11D35926" w14:textId="77777777" w:rsidR="00315251" w:rsidRDefault="00944672" w:rsidP="00623B68">
      <w:pPr>
        <w:autoSpaceDE w:val="0"/>
        <w:autoSpaceDN w:val="0"/>
        <w:adjustRightInd w:val="0"/>
        <w:spacing w:after="0" w:line="360" w:lineRule="auto"/>
        <w:ind w:firstLine="227"/>
        <w:jc w:val="both"/>
        <w:rPr>
          <w:ins w:id="4291" w:author="Lektorat Bauer" w:date="2025-03-01T10:35:00Z" w16du:dateUtc="2025-03-01T09:35:00Z"/>
          <w:rFonts w:ascii="Arial" w:hAnsi="Arial" w:cs="Arial"/>
          <w:sz w:val="24"/>
          <w:szCs w:val="24"/>
        </w:rPr>
      </w:pPr>
      <w:r w:rsidRPr="00944672">
        <w:rPr>
          <w:rFonts w:ascii="Arial" w:hAnsi="Arial" w:cs="Arial"/>
          <w:sz w:val="24"/>
          <w:szCs w:val="24"/>
        </w:rPr>
        <w:t>„</w:t>
      </w:r>
      <w:commentRangeStart w:id="4292"/>
      <w:r w:rsidRPr="00944672">
        <w:rPr>
          <w:rFonts w:ascii="Arial" w:hAnsi="Arial" w:cs="Arial"/>
          <w:sz w:val="24"/>
          <w:szCs w:val="24"/>
        </w:rPr>
        <w:t xml:space="preserve">Guten Tag Herr Generaloberst Chirkin, darf ich Sie daran erinnern, dass Sie zwei Oberste in unser schönes Land entsenden wollten?“ </w:t>
      </w:r>
    </w:p>
    <w:p w14:paraId="678FCF6E" w14:textId="77777777" w:rsidR="00315251" w:rsidRDefault="00944672" w:rsidP="00623B68">
      <w:pPr>
        <w:autoSpaceDE w:val="0"/>
        <w:autoSpaceDN w:val="0"/>
        <w:adjustRightInd w:val="0"/>
        <w:spacing w:after="0" w:line="360" w:lineRule="auto"/>
        <w:ind w:firstLine="227"/>
        <w:jc w:val="both"/>
        <w:rPr>
          <w:ins w:id="4293" w:author="Lektorat Bauer" w:date="2025-03-01T10:35:00Z" w16du:dateUtc="2025-03-01T09:35:00Z"/>
          <w:rFonts w:ascii="Arial" w:hAnsi="Arial" w:cs="Arial"/>
          <w:sz w:val="24"/>
          <w:szCs w:val="24"/>
        </w:rPr>
      </w:pPr>
      <w:r w:rsidRPr="00944672">
        <w:rPr>
          <w:rFonts w:ascii="Arial" w:hAnsi="Arial" w:cs="Arial"/>
          <w:sz w:val="24"/>
          <w:szCs w:val="24"/>
        </w:rPr>
        <w:t xml:space="preserve">„Oh! Herr Botschafter, seien Sie versichert, dass ich das nicht vergessen hatte, ich </w:t>
      </w:r>
      <w:commentRangeEnd w:id="4292"/>
      <w:r w:rsidR="00315251">
        <w:rPr>
          <w:rStyle w:val="Kommentarzeichen"/>
        </w:rPr>
        <w:commentReference w:id="4292"/>
      </w:r>
      <w:r w:rsidRPr="00944672">
        <w:rPr>
          <w:rFonts w:ascii="Arial" w:hAnsi="Arial" w:cs="Arial"/>
          <w:sz w:val="24"/>
          <w:szCs w:val="24"/>
        </w:rPr>
        <w:t xml:space="preserve">habe nur gerade ein anderes Problem auf dem Tisch, daher war ich abgelenkt.“ </w:t>
      </w:r>
    </w:p>
    <w:p w14:paraId="768D444C" w14:textId="3FBE5D7E"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„Generaloberst Chirkin, diese Tage kennen wir alle, kann ich Ihnen versichern.“ </w:t>
      </w:r>
      <w:ins w:id="4294" w:author="Lektorat Bauer" w:date="2025-03-01T10:35:00Z" w16du:dateUtc="2025-03-01T09:35:00Z">
        <w:r w:rsidR="00315251">
          <w:rPr>
            <w:rFonts w:ascii="Arial" w:hAnsi="Arial" w:cs="Arial"/>
            <w:sz w:val="24"/>
            <w:szCs w:val="24"/>
          </w:rPr>
          <w:t>Der</w:t>
        </w:r>
      </w:ins>
      <w:del w:id="4295" w:author="Lektorat Bauer" w:date="2025-03-01T10:35:00Z" w16du:dateUtc="2025-03-01T09:35:00Z">
        <w:r w:rsidRPr="00944672" w:rsidDel="00315251">
          <w:rPr>
            <w:rFonts w:ascii="Arial" w:hAnsi="Arial" w:cs="Arial"/>
            <w:sz w:val="24"/>
            <w:szCs w:val="24"/>
          </w:rPr>
          <w:delText>Lachte der</w:delText>
        </w:r>
      </w:del>
      <w:r w:rsidRPr="00944672">
        <w:rPr>
          <w:rFonts w:ascii="Arial" w:hAnsi="Arial" w:cs="Arial"/>
          <w:sz w:val="24"/>
          <w:szCs w:val="24"/>
        </w:rPr>
        <w:t xml:space="preserve"> Botschafter</w:t>
      </w:r>
      <w:ins w:id="4296" w:author="Lektorat Bauer" w:date="2025-03-01T10:35:00Z" w16du:dateUtc="2025-03-01T09:35:00Z">
        <w:r w:rsidR="00315251">
          <w:rPr>
            <w:rFonts w:ascii="Arial" w:hAnsi="Arial" w:cs="Arial"/>
            <w:sz w:val="24"/>
            <w:szCs w:val="24"/>
          </w:rPr>
          <w:t xml:space="preserve"> lachte in den Hörer</w:t>
        </w:r>
      </w:ins>
      <w:r w:rsidRPr="00944672">
        <w:rPr>
          <w:rFonts w:ascii="Arial" w:hAnsi="Arial" w:cs="Arial"/>
          <w:sz w:val="24"/>
          <w:szCs w:val="24"/>
        </w:rPr>
        <w:t xml:space="preserve"> und Generaloberst Chirkin entspannte sich.</w:t>
      </w:r>
    </w:p>
    <w:p w14:paraId="4CF759A2" w14:textId="77777777" w:rsidR="00315251" w:rsidRDefault="00944672" w:rsidP="00623B68">
      <w:pPr>
        <w:autoSpaceDE w:val="0"/>
        <w:autoSpaceDN w:val="0"/>
        <w:adjustRightInd w:val="0"/>
        <w:spacing w:after="0" w:line="360" w:lineRule="auto"/>
        <w:ind w:firstLine="227"/>
        <w:jc w:val="both"/>
        <w:rPr>
          <w:ins w:id="4297" w:author="Lektorat Bauer" w:date="2025-03-01T10:36:00Z" w16du:dateUtc="2025-03-01T09:36:00Z"/>
          <w:rFonts w:ascii="Arial" w:hAnsi="Arial" w:cs="Arial"/>
          <w:sz w:val="24"/>
          <w:szCs w:val="24"/>
        </w:rPr>
      </w:pPr>
      <w:r w:rsidRPr="00944672">
        <w:rPr>
          <w:rFonts w:ascii="Arial" w:hAnsi="Arial" w:cs="Arial"/>
          <w:sz w:val="24"/>
          <w:szCs w:val="24"/>
        </w:rPr>
        <w:t>„Vielen Dank Herr Botschafter</w:t>
      </w:r>
      <w:del w:id="4298" w:author="Lektorat Bauer" w:date="2025-03-01T10:36:00Z" w16du:dateUtc="2025-03-01T09:36:00Z">
        <w:r w:rsidRPr="00944672" w:rsidDel="00315251">
          <w:rPr>
            <w:rFonts w:ascii="Arial" w:hAnsi="Arial" w:cs="Arial"/>
            <w:sz w:val="24"/>
            <w:szCs w:val="24"/>
          </w:rPr>
          <w:delText>,</w:delText>
        </w:r>
      </w:del>
      <w:r w:rsidRPr="00944672">
        <w:rPr>
          <w:rFonts w:ascii="Arial" w:hAnsi="Arial" w:cs="Arial"/>
          <w:sz w:val="24"/>
          <w:szCs w:val="24"/>
        </w:rPr>
        <w:t xml:space="preserve"> für die lieben Worte. Jetzt also noch einmal. Was kann ich für Sie tun?“ </w:t>
      </w:r>
    </w:p>
    <w:p w14:paraId="2481FF89" w14:textId="4A3B4298"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„Herr Generaloberst Chirkin, es wäre uns eine Ehre, wenn wir ihre zwei Oberste im nächsten Februar auf unserem Tonghae</w:t>
      </w:r>
      <w:ins w:id="4299" w:author="Lektorat Bauer" w:date="2025-03-01T10:36:00Z" w16du:dateUtc="2025-03-01T09:36:00Z">
        <w:r w:rsidR="00315251">
          <w:rPr>
            <w:rFonts w:ascii="Arial" w:hAnsi="Arial" w:cs="Arial"/>
            <w:sz w:val="24"/>
            <w:szCs w:val="24"/>
          </w:rPr>
          <w:t>-</w:t>
        </w:r>
      </w:ins>
      <w:del w:id="4300" w:author="Lektorat Bauer" w:date="2025-03-01T10:36:00Z" w16du:dateUtc="2025-03-01T09:36:00Z">
        <w:r w:rsidRPr="00944672" w:rsidDel="00315251">
          <w:rPr>
            <w:rFonts w:ascii="Arial" w:hAnsi="Arial" w:cs="Arial"/>
            <w:sz w:val="24"/>
            <w:szCs w:val="24"/>
          </w:rPr>
          <w:delText xml:space="preserve"> </w:delText>
        </w:r>
      </w:del>
      <w:r w:rsidRPr="00944672">
        <w:rPr>
          <w:rFonts w:ascii="Arial" w:hAnsi="Arial" w:cs="Arial"/>
          <w:sz w:val="24"/>
          <w:szCs w:val="24"/>
        </w:rPr>
        <w:t>Testgelände begrüßen dürften. Wir empfehlen eine Ankunft am 08. Februar. Wir werden Ihre Offiziere von Pyeongyang zum Gelände bringen</w:t>
      </w:r>
      <w:del w:id="4301" w:author="Lektorat Bauer" w:date="2025-03-01T10:36:00Z" w16du:dateUtc="2025-03-01T09:36:00Z">
        <w:r w:rsidRPr="00944672" w:rsidDel="00315251">
          <w:rPr>
            <w:rFonts w:ascii="Arial" w:hAnsi="Arial" w:cs="Arial"/>
            <w:sz w:val="24"/>
            <w:szCs w:val="24"/>
          </w:rPr>
          <w:delText>.</w:delText>
        </w:r>
      </w:del>
      <w:r w:rsidRPr="00944672">
        <w:rPr>
          <w:rFonts w:ascii="Arial" w:hAnsi="Arial" w:cs="Arial"/>
          <w:sz w:val="24"/>
          <w:szCs w:val="24"/>
        </w:rPr>
        <w:t>“</w:t>
      </w:r>
      <w:ins w:id="4302" w:author="Lektorat Bauer" w:date="2025-03-01T10:36:00Z" w16du:dateUtc="2025-03-01T09:36:00Z">
        <w:r w:rsidR="00315251">
          <w:rPr>
            <w:rFonts w:ascii="Arial" w:hAnsi="Arial" w:cs="Arial"/>
            <w:sz w:val="24"/>
            <w:szCs w:val="24"/>
          </w:rPr>
          <w:t>,</w:t>
        </w:r>
      </w:ins>
      <w:r w:rsidRPr="00944672">
        <w:rPr>
          <w:rFonts w:ascii="Arial" w:hAnsi="Arial" w:cs="Arial"/>
          <w:sz w:val="24"/>
          <w:szCs w:val="24"/>
        </w:rPr>
        <w:t xml:space="preserve"> sagte der Botschafter in einem Plauderton, der dem Inhalt des Gesprächs nicht so recht entsprechen wollte.</w:t>
      </w:r>
    </w:p>
    <w:p w14:paraId="03338D69" w14:textId="77777777" w:rsidR="00315251" w:rsidRDefault="00944672" w:rsidP="00623B68">
      <w:pPr>
        <w:autoSpaceDE w:val="0"/>
        <w:autoSpaceDN w:val="0"/>
        <w:adjustRightInd w:val="0"/>
        <w:spacing w:after="0" w:line="360" w:lineRule="auto"/>
        <w:ind w:firstLine="227"/>
        <w:jc w:val="both"/>
        <w:rPr>
          <w:ins w:id="4303" w:author="Lektorat Bauer" w:date="2025-03-01T10:36:00Z" w16du:dateUtc="2025-03-01T09:36:00Z"/>
          <w:rFonts w:ascii="Arial" w:hAnsi="Arial" w:cs="Arial"/>
          <w:sz w:val="24"/>
          <w:szCs w:val="24"/>
        </w:rPr>
      </w:pPr>
      <w:r w:rsidRPr="00944672">
        <w:rPr>
          <w:rFonts w:ascii="Arial" w:hAnsi="Arial" w:cs="Arial"/>
          <w:sz w:val="24"/>
          <w:szCs w:val="24"/>
        </w:rPr>
        <w:lastRenderedPageBreak/>
        <w:t xml:space="preserve">„Das klingt nach einem guten Vorschlag. Wir werden die beiden Offiziere per Linienflug befördern, um weniger Aufsehen zu erregen.“ </w:t>
      </w:r>
    </w:p>
    <w:p w14:paraId="2A350236" w14:textId="4FBF3DB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„Ich begrüße das Verständnis, das Sie für unsere Situation haben</w:t>
      </w:r>
      <w:del w:id="4304" w:author="Lektorat Bauer" w:date="2025-03-01T10:36:00Z" w16du:dateUtc="2025-03-01T09:36:00Z">
        <w:r w:rsidRPr="00944672" w:rsidDel="00315251">
          <w:rPr>
            <w:rFonts w:ascii="Arial" w:hAnsi="Arial" w:cs="Arial"/>
            <w:sz w:val="24"/>
            <w:szCs w:val="24"/>
          </w:rPr>
          <w:delText>.</w:delText>
        </w:r>
      </w:del>
      <w:r w:rsidRPr="00944672">
        <w:rPr>
          <w:rFonts w:ascii="Arial" w:hAnsi="Arial" w:cs="Arial"/>
          <w:sz w:val="24"/>
          <w:szCs w:val="24"/>
        </w:rPr>
        <w:t>“</w:t>
      </w:r>
      <w:ins w:id="4305" w:author="Lektorat Bauer" w:date="2025-03-01T10:36:00Z" w16du:dateUtc="2025-03-01T09:36:00Z">
        <w:r w:rsidR="00315251">
          <w:rPr>
            <w:rFonts w:ascii="Arial" w:hAnsi="Arial" w:cs="Arial"/>
            <w:sz w:val="24"/>
            <w:szCs w:val="24"/>
          </w:rPr>
          <w:t>,</w:t>
        </w:r>
      </w:ins>
      <w:r w:rsidRPr="00944672">
        <w:rPr>
          <w:rFonts w:ascii="Arial" w:hAnsi="Arial" w:cs="Arial"/>
          <w:sz w:val="24"/>
          <w:szCs w:val="24"/>
        </w:rPr>
        <w:t xml:space="preserve"> </w:t>
      </w:r>
      <w:ins w:id="4306" w:author="Lektorat Bauer" w:date="2025-03-01T10:36:00Z" w16du:dateUtc="2025-03-01T09:36:00Z">
        <w:r w:rsidR="00315251">
          <w:rPr>
            <w:rFonts w:ascii="Arial" w:hAnsi="Arial" w:cs="Arial"/>
            <w:sz w:val="24"/>
            <w:szCs w:val="24"/>
          </w:rPr>
          <w:t>b</w:t>
        </w:r>
      </w:ins>
      <w:del w:id="4307" w:author="Lektorat Bauer" w:date="2025-03-01T10:36:00Z" w16du:dateUtc="2025-03-01T09:36:00Z">
        <w:r w:rsidRPr="00944672" w:rsidDel="00315251">
          <w:rPr>
            <w:rFonts w:ascii="Arial" w:hAnsi="Arial" w:cs="Arial"/>
            <w:sz w:val="24"/>
            <w:szCs w:val="24"/>
          </w:rPr>
          <w:delText>B</w:delText>
        </w:r>
      </w:del>
      <w:r w:rsidRPr="00944672">
        <w:rPr>
          <w:rFonts w:ascii="Arial" w:hAnsi="Arial" w:cs="Arial"/>
          <w:sz w:val="24"/>
          <w:szCs w:val="24"/>
        </w:rPr>
        <w:t>edankte sich der Botschafter und beendete das Gespräch.</w:t>
      </w:r>
    </w:p>
    <w:p w14:paraId="4EA2AA7B"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51731ADB"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47DA2C29"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17DCEA41" w14:textId="01A0097A" w:rsidR="00944672" w:rsidRPr="00944672" w:rsidRDefault="00944672" w:rsidP="00623B68">
      <w:pPr>
        <w:autoSpaceDE w:val="0"/>
        <w:autoSpaceDN w:val="0"/>
        <w:adjustRightInd w:val="0"/>
        <w:spacing w:after="0" w:line="360" w:lineRule="auto"/>
        <w:jc w:val="both"/>
        <w:rPr>
          <w:rFonts w:ascii="Arial" w:hAnsi="Arial" w:cs="Arial"/>
          <w:sz w:val="24"/>
          <w:szCs w:val="24"/>
        </w:rPr>
      </w:pPr>
      <w:commentRangeStart w:id="4308"/>
      <w:commentRangeEnd w:id="4308"/>
      <w:r w:rsidRPr="00944672">
        <w:rPr>
          <w:rFonts w:ascii="Arial" w:hAnsi="Arial" w:cs="Arial"/>
          <w:b/>
          <w:bCs/>
          <w:sz w:val="24"/>
          <w:szCs w:val="24"/>
        </w:rPr>
        <w:commentReference w:id="4308"/>
      </w:r>
      <w:r w:rsidRPr="00944672">
        <w:rPr>
          <w:rFonts w:ascii="Arial" w:hAnsi="Arial" w:cs="Arial"/>
          <w:b/>
          <w:bCs/>
          <w:sz w:val="24"/>
          <w:szCs w:val="24"/>
        </w:rPr>
        <w:t>&gt;&gt;&gt; Nordkorea, Tonghae</w:t>
      </w:r>
      <w:ins w:id="4309" w:author="Lektorat Bauer" w:date="2025-03-01T10:36:00Z" w16du:dateUtc="2025-03-01T09:36:00Z">
        <w:r w:rsidR="00315251">
          <w:rPr>
            <w:rFonts w:ascii="Arial" w:hAnsi="Arial" w:cs="Arial"/>
            <w:b/>
            <w:bCs/>
            <w:sz w:val="24"/>
            <w:szCs w:val="24"/>
          </w:rPr>
          <w:t>-</w:t>
        </w:r>
      </w:ins>
      <w:del w:id="4310" w:author="Lektorat Bauer" w:date="2025-03-01T10:36:00Z" w16du:dateUtc="2025-03-01T09:36:00Z">
        <w:r w:rsidRPr="00944672" w:rsidDel="00315251">
          <w:rPr>
            <w:rFonts w:ascii="Arial" w:hAnsi="Arial" w:cs="Arial"/>
            <w:b/>
            <w:bCs/>
            <w:sz w:val="24"/>
            <w:szCs w:val="24"/>
          </w:rPr>
          <w:delText xml:space="preserve"> </w:delText>
        </w:r>
      </w:del>
      <w:r w:rsidRPr="00944672">
        <w:rPr>
          <w:rFonts w:ascii="Arial" w:hAnsi="Arial" w:cs="Arial"/>
          <w:b/>
          <w:bCs/>
          <w:sz w:val="24"/>
          <w:szCs w:val="24"/>
        </w:rPr>
        <w:t>Testgelände, Februar 2014 &lt;&lt;&lt;</w:t>
      </w:r>
    </w:p>
    <w:p w14:paraId="11136C6C"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Mikhael ‚Mischa‘ </w:t>
      </w:r>
      <w:commentRangeStart w:id="4311"/>
      <w:r w:rsidRPr="00944672">
        <w:rPr>
          <w:rFonts w:ascii="Arial" w:hAnsi="Arial" w:cs="Arial"/>
          <w:sz w:val="24"/>
          <w:szCs w:val="24"/>
        </w:rPr>
        <w:t xml:space="preserve">Pushkin und Fedor ‚Grischa‘ Smirnoff </w:t>
      </w:r>
      <w:commentRangeEnd w:id="4311"/>
      <w:r w:rsidR="003A643F">
        <w:rPr>
          <w:rStyle w:val="Kommentarzeichen"/>
        </w:rPr>
        <w:commentReference w:id="4311"/>
      </w:r>
      <w:r w:rsidRPr="00944672">
        <w:rPr>
          <w:rFonts w:ascii="Arial" w:hAnsi="Arial" w:cs="Arial"/>
          <w:sz w:val="24"/>
          <w:szCs w:val="24"/>
        </w:rPr>
        <w:t xml:space="preserve">hatten eine lange Reise hinter sich. Von Rostow am Don, wo sie ihre Einweisung und Nachschulung erhalten hatten, flogen sie nach Moskau. In Moskau erhielten sie Einweisungen sowohl vom Geheimdienst als auch von der Heeresführung und einigen Softwarespezialisten. </w:t>
      </w:r>
    </w:p>
    <w:p w14:paraId="3133368A"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Ihre erste Aufgabe in Nordkorea würde es sein, das System zu erkennen und zu bewerten, mit dem die BUK-M1-E2 modifiziert worden war. Daher wurden beide noch einmal intensiv mit dem aktuellen System vertraut gemacht.</w:t>
      </w:r>
    </w:p>
    <w:p w14:paraId="14C014AB" w14:textId="7D8CE73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Von Seiten der Heeresführung und des Geheimdienstes</w:t>
      </w:r>
      <w:del w:id="4312" w:author="Lektorat Bauer" w:date="2025-03-01T10:38:00Z" w16du:dateUtc="2025-03-01T09:38:00Z">
        <w:r w:rsidRPr="00944672" w:rsidDel="003A643F">
          <w:rPr>
            <w:rFonts w:ascii="Arial" w:hAnsi="Arial" w:cs="Arial"/>
            <w:sz w:val="24"/>
            <w:szCs w:val="24"/>
          </w:rPr>
          <w:delText>,</w:delText>
        </w:r>
      </w:del>
      <w:r w:rsidRPr="00944672">
        <w:rPr>
          <w:rFonts w:ascii="Arial" w:hAnsi="Arial" w:cs="Arial"/>
          <w:sz w:val="24"/>
          <w:szCs w:val="24"/>
        </w:rPr>
        <w:t xml:space="preserve"> wurden sie darauf hingewiesen, alles</w:t>
      </w:r>
      <w:ins w:id="4313" w:author="Lektorat Bauer" w:date="2025-03-01T10:38:00Z" w16du:dateUtc="2025-03-01T09:38:00Z">
        <w:r w:rsidR="003A643F">
          <w:rPr>
            <w:rFonts w:ascii="Arial" w:hAnsi="Arial" w:cs="Arial"/>
            <w:sz w:val="24"/>
            <w:szCs w:val="24"/>
          </w:rPr>
          <w:t>,</w:t>
        </w:r>
      </w:ins>
      <w:r w:rsidRPr="00944672">
        <w:rPr>
          <w:rFonts w:ascii="Arial" w:hAnsi="Arial" w:cs="Arial"/>
          <w:sz w:val="24"/>
          <w:szCs w:val="24"/>
        </w:rPr>
        <w:t xml:space="preserve"> was sie sahen, zu notieren oder sich zu merken und möglichst genaue Sichtprotokolle anzufertigen.</w:t>
      </w:r>
    </w:p>
    <w:p w14:paraId="27E59101"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Allen war klar, dass die Nordkoreaner alles tun würden, um zu verhindern, dass mehr Informationen das Land verließen als gewünscht.</w:t>
      </w:r>
    </w:p>
    <w:p w14:paraId="2CF8A5A3" w14:textId="24FF3B0F"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 Die beiden Offiziere waren von Moskau nach Wladiwostok geflogen und hatten dort übernachtet. Am nächsten Tag gab es einen Flug mit Air Koryo, der nationalen Fluggesellschaft von Nordkorea,</w:t>
      </w:r>
      <w:ins w:id="4314" w:author="Lektorat Bauer" w:date="2025-03-01T10:42:00Z" w16du:dateUtc="2025-03-01T09:42:00Z">
        <w:r w:rsidR="00DA4EBC">
          <w:rPr>
            <w:rFonts w:ascii="Arial" w:hAnsi="Arial" w:cs="Arial"/>
            <w:sz w:val="24"/>
            <w:szCs w:val="24"/>
          </w:rPr>
          <w:t xml:space="preserve"> direkt</w:t>
        </w:r>
      </w:ins>
      <w:r w:rsidRPr="00944672">
        <w:rPr>
          <w:rFonts w:ascii="Arial" w:hAnsi="Arial" w:cs="Arial"/>
          <w:sz w:val="24"/>
          <w:szCs w:val="24"/>
        </w:rPr>
        <w:t xml:space="preserve"> nach Pyeongyang. Air Koryo ist dem Amt für Zivilluftfahrt unterstellt. Dieses wiederum ist Teil der nordkoreanischen Luftwaffe, alle Piloten sind Offiziere der Armee.</w:t>
      </w:r>
    </w:p>
    <w:p w14:paraId="59F722A0" w14:textId="2F12FADF"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Das war auch der Grund, warum die Offiziere in Wladiwostok übernachtet hatten. Es sollte vermieden werden, dass sie auf dem zweiten Flugabschnitt einschliefen</w:t>
      </w:r>
      <w:del w:id="4315" w:author="Lektorat Bauer" w:date="2025-03-01T10:42:00Z" w16du:dateUtc="2025-03-01T09:42:00Z">
        <w:r w:rsidRPr="00944672" w:rsidDel="00DA4EBC">
          <w:rPr>
            <w:rFonts w:ascii="Arial" w:hAnsi="Arial" w:cs="Arial"/>
            <w:sz w:val="24"/>
            <w:szCs w:val="24"/>
          </w:rPr>
          <w:delText>,</w:delText>
        </w:r>
      </w:del>
      <w:r w:rsidRPr="00944672">
        <w:rPr>
          <w:rFonts w:ascii="Arial" w:hAnsi="Arial" w:cs="Arial"/>
          <w:sz w:val="24"/>
          <w:szCs w:val="24"/>
        </w:rPr>
        <w:t xml:space="preserve"> und damit den nordkoreanischen Offizieren Gelegenheit zur Spionage geben würden, </w:t>
      </w:r>
      <w:del w:id="4316" w:author="Lektorat Bauer" w:date="2025-03-01T10:42:00Z" w16du:dateUtc="2025-03-01T09:42:00Z">
        <w:r w:rsidRPr="00944672" w:rsidDel="00DA4EBC">
          <w:rPr>
            <w:rFonts w:ascii="Arial" w:hAnsi="Arial" w:cs="Arial"/>
            <w:sz w:val="24"/>
            <w:szCs w:val="24"/>
          </w:rPr>
          <w:delText xml:space="preserve">indem es die Möglichkeit gab, </w:delText>
        </w:r>
      </w:del>
      <w:commentRangeStart w:id="4317"/>
      <w:ins w:id="4318" w:author="Lektorat Bauer" w:date="2025-03-01T10:42:00Z" w16du:dateUtc="2025-03-01T09:42:00Z">
        <w:r w:rsidR="00DA4EBC">
          <w:rPr>
            <w:rFonts w:ascii="Arial" w:hAnsi="Arial" w:cs="Arial"/>
            <w:sz w:val="24"/>
            <w:szCs w:val="24"/>
          </w:rPr>
          <w:t xml:space="preserve">etwa </w:t>
        </w:r>
      </w:ins>
      <w:r w:rsidRPr="00944672">
        <w:rPr>
          <w:rFonts w:ascii="Arial" w:hAnsi="Arial" w:cs="Arial"/>
          <w:sz w:val="24"/>
          <w:szCs w:val="24"/>
        </w:rPr>
        <w:t>die Taschen ‚zu sichten‘, während die Offiziere schliefen.</w:t>
      </w:r>
      <w:commentRangeEnd w:id="4317"/>
      <w:r w:rsidR="00DA4EBC">
        <w:rPr>
          <w:rStyle w:val="Kommentarzeichen"/>
        </w:rPr>
        <w:commentReference w:id="4317"/>
      </w:r>
    </w:p>
    <w:p w14:paraId="78F827BE"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Die reine Flugzeit lag bei 15 Stunden und 30 Minuten, die Offizieren würden also auf jeden Fall erschöpft sein, wenn sie in Nordkorea ankamen. Auch das wurde bei der Zwischenübernachtung berücksichtigt.</w:t>
      </w:r>
    </w:p>
    <w:p w14:paraId="63199922"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 xml:space="preserve">Nach der Ankunft in Pyeongyang wurde deutlich, dass die Nordkoreaner sich auf die Ankunft der beiden russischen Offiziere vorbereitet hatten. Nach der Einreise wurden die beiden Offiziere empfangen und in einen Nebenraum gebeten. Hier wurde den beiden Essen und Trinken angeboten, da noch etwas Zeit bis zur Weiterreise sei. </w:t>
      </w:r>
    </w:p>
    <w:p w14:paraId="6814A9F5" w14:textId="29353CFD"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Ungefähr 40 Minuten später </w:t>
      </w:r>
      <w:del w:id="4319" w:author="Lektorat Bauer" w:date="2025-03-01T10:44:00Z" w16du:dateUtc="2025-03-01T09:44:00Z">
        <w:r w:rsidRPr="00944672" w:rsidDel="00D622C0">
          <w:rPr>
            <w:rFonts w:ascii="Arial" w:hAnsi="Arial" w:cs="Arial"/>
            <w:sz w:val="24"/>
            <w:szCs w:val="24"/>
          </w:rPr>
          <w:delText>war es Zeit zur Weiterreise</w:delText>
        </w:r>
      </w:del>
      <w:ins w:id="4320" w:author="Lektorat Bauer" w:date="2025-03-01T10:44:00Z" w16du:dateUtc="2025-03-01T09:44:00Z">
        <w:r w:rsidR="00D622C0">
          <w:rPr>
            <w:rFonts w:ascii="Arial" w:hAnsi="Arial" w:cs="Arial"/>
            <w:sz w:val="24"/>
            <w:szCs w:val="24"/>
          </w:rPr>
          <w:t>brachen sie auf</w:t>
        </w:r>
      </w:ins>
      <w:r w:rsidRPr="00944672">
        <w:rPr>
          <w:rFonts w:ascii="Arial" w:hAnsi="Arial" w:cs="Arial"/>
          <w:sz w:val="24"/>
          <w:szCs w:val="24"/>
        </w:rPr>
        <w:t>. Die Offiziere gingen davon aus, dass jetzt eine acht- bis zehnstündige Autofahrt folgen würde, tatsächlich wurden sie aber zum Flugfeld zurückgebracht</w:t>
      </w:r>
      <w:del w:id="4321" w:author="Lektorat Bauer" w:date="2025-03-01T10:44:00Z" w16du:dateUtc="2025-03-01T09:44:00Z">
        <w:r w:rsidRPr="00944672" w:rsidDel="00D622C0">
          <w:rPr>
            <w:rFonts w:ascii="Arial" w:hAnsi="Arial" w:cs="Arial"/>
            <w:sz w:val="24"/>
            <w:szCs w:val="24"/>
          </w:rPr>
          <w:delText>,</w:delText>
        </w:r>
      </w:del>
      <w:r w:rsidRPr="00944672">
        <w:rPr>
          <w:rFonts w:ascii="Arial" w:hAnsi="Arial" w:cs="Arial"/>
          <w:sz w:val="24"/>
          <w:szCs w:val="24"/>
        </w:rPr>
        <w:t xml:space="preserve"> und standen einem MIL-26 Transporthubschrauber gegenüber. Die Begleiter </w:t>
      </w:r>
      <w:commentRangeStart w:id="4322"/>
      <w:del w:id="4323" w:author="Lektorat Bauer" w:date="2025-03-01T10:44:00Z" w16du:dateUtc="2025-03-01T09:44:00Z">
        <w:r w:rsidRPr="00944672" w:rsidDel="00D622C0">
          <w:rPr>
            <w:rFonts w:ascii="Arial" w:hAnsi="Arial" w:cs="Arial"/>
            <w:sz w:val="24"/>
            <w:szCs w:val="24"/>
          </w:rPr>
          <w:delText>sahen</w:delText>
        </w:r>
      </w:del>
      <w:commentRangeEnd w:id="4322"/>
      <w:r w:rsidR="00D622C0">
        <w:rPr>
          <w:rStyle w:val="Kommentarzeichen"/>
        </w:rPr>
        <w:commentReference w:id="4322"/>
      </w:r>
      <w:del w:id="4324" w:author="Lektorat Bauer" w:date="2025-03-01T10:44:00Z" w16du:dateUtc="2025-03-01T09:44:00Z">
        <w:r w:rsidRPr="00944672" w:rsidDel="00D622C0">
          <w:rPr>
            <w:rFonts w:ascii="Arial" w:hAnsi="Arial" w:cs="Arial"/>
            <w:sz w:val="24"/>
            <w:szCs w:val="24"/>
          </w:rPr>
          <w:delText xml:space="preserve"> zu</w:delText>
        </w:r>
      </w:del>
      <w:ins w:id="4325" w:author="Lektorat Bauer" w:date="2025-03-01T10:44:00Z" w16du:dateUtc="2025-03-01T09:44:00Z">
        <w:r w:rsidR="00D622C0">
          <w:rPr>
            <w:rFonts w:ascii="Arial" w:hAnsi="Arial" w:cs="Arial"/>
            <w:sz w:val="24"/>
            <w:szCs w:val="24"/>
          </w:rPr>
          <w:t>teilten</w:t>
        </w:r>
      </w:ins>
      <w:r w:rsidRPr="00944672">
        <w:rPr>
          <w:rFonts w:ascii="Arial" w:hAnsi="Arial" w:cs="Arial"/>
          <w:sz w:val="24"/>
          <w:szCs w:val="24"/>
        </w:rPr>
        <w:t xml:space="preserve"> den russischen Offizieren </w:t>
      </w:r>
      <w:del w:id="4326" w:author="Lektorat Bauer" w:date="2025-03-01T10:44:00Z" w16du:dateUtc="2025-03-01T09:44:00Z">
        <w:r w:rsidRPr="00944672" w:rsidDel="00D622C0">
          <w:rPr>
            <w:rFonts w:ascii="Arial" w:hAnsi="Arial" w:cs="Arial"/>
            <w:sz w:val="24"/>
            <w:szCs w:val="24"/>
          </w:rPr>
          <w:delText xml:space="preserve">und teilten ihnen </w:delText>
        </w:r>
      </w:del>
      <w:r w:rsidRPr="00944672">
        <w:rPr>
          <w:rFonts w:ascii="Arial" w:hAnsi="Arial" w:cs="Arial"/>
          <w:sz w:val="24"/>
          <w:szCs w:val="24"/>
        </w:rPr>
        <w:t>mit, dass der MIL-26 sie zum Testgelände fliegen würde. Die Flugzeit würde etwas über eine Stunde betragen.</w:t>
      </w:r>
    </w:p>
    <w:p w14:paraId="7BC8F876" w14:textId="408A699D"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Im MIL-26 Hubschrauber waren zwar Sitzplätze eingebaut, aber es waren keine Fenster vorhanden, aus denen man hätte herausschauen können. Die Nordkoreaner wollten sicherstellen, dass keine Informationen nach außen drangen, die nicht selektiert waren. </w:t>
      </w:r>
      <w:del w:id="4327" w:author="Lektorat Bauer" w:date="2025-03-01T10:45:00Z" w16du:dateUtc="2025-03-01T09:45:00Z">
        <w:r w:rsidRPr="00944672" w:rsidDel="00D622C0">
          <w:rPr>
            <w:rFonts w:ascii="Arial" w:hAnsi="Arial" w:cs="Arial"/>
            <w:sz w:val="24"/>
            <w:szCs w:val="24"/>
          </w:rPr>
          <w:delText xml:space="preserve">Die </w:delText>
        </w:r>
      </w:del>
      <w:ins w:id="4328" w:author="Lektorat Bauer" w:date="2025-03-01T10:45:00Z" w16du:dateUtc="2025-03-01T09:45:00Z">
        <w:r w:rsidR="00D622C0">
          <w:rPr>
            <w:rFonts w:ascii="Arial" w:hAnsi="Arial" w:cs="Arial"/>
            <w:sz w:val="24"/>
            <w:szCs w:val="24"/>
          </w:rPr>
          <w:t>Der</w:t>
        </w:r>
        <w:r w:rsidR="00D622C0" w:rsidRPr="00944672">
          <w:rPr>
            <w:rFonts w:ascii="Arial" w:hAnsi="Arial" w:cs="Arial"/>
            <w:sz w:val="24"/>
            <w:szCs w:val="24"/>
          </w:rPr>
          <w:t xml:space="preserve"> </w:t>
        </w:r>
      </w:ins>
      <w:r w:rsidRPr="00944672">
        <w:rPr>
          <w:rFonts w:ascii="Arial" w:hAnsi="Arial" w:cs="Arial"/>
          <w:sz w:val="24"/>
          <w:szCs w:val="24"/>
        </w:rPr>
        <w:t>MIL-26 ist mit einem achtblättrigen Rotor ausgestattet und hat eine fünfköpfige Besatzung aus Pilot, Copilot, Navigator, Ingenieur und einem Flugtechniker.</w:t>
      </w:r>
    </w:p>
    <w:p w14:paraId="67F0CC9D" w14:textId="6DD94A60"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 Es gibt effizientere Helikopter, aber die Transportkapazität des MIL-26 sucht ihres</w:t>
      </w:r>
      <w:ins w:id="4329" w:author="Lektorat Bauer" w:date="2025-03-01T10:47:00Z" w16du:dateUtc="2025-03-01T09:47:00Z">
        <w:r w:rsidR="00D622C0">
          <w:rPr>
            <w:rFonts w:ascii="Arial" w:hAnsi="Arial" w:cs="Arial"/>
            <w:sz w:val="24"/>
            <w:szCs w:val="24"/>
          </w:rPr>
          <w:t>g</w:t>
        </w:r>
      </w:ins>
      <w:del w:id="4330" w:author="Lektorat Bauer" w:date="2025-03-01T10:47:00Z" w16du:dateUtc="2025-03-01T09:47:00Z">
        <w:r w:rsidRPr="00944672" w:rsidDel="00D622C0">
          <w:rPr>
            <w:rFonts w:ascii="Arial" w:hAnsi="Arial" w:cs="Arial"/>
            <w:sz w:val="24"/>
            <w:szCs w:val="24"/>
          </w:rPr>
          <w:delText xml:space="preserve"> G</w:delText>
        </w:r>
      </w:del>
      <w:r w:rsidRPr="00944672">
        <w:rPr>
          <w:rFonts w:ascii="Arial" w:hAnsi="Arial" w:cs="Arial"/>
          <w:sz w:val="24"/>
          <w:szCs w:val="24"/>
        </w:rPr>
        <w:t xml:space="preserve">leichen. Da Nordkorea noch immer davon ausgeht, dass die größte Gefahr von Süden </w:t>
      </w:r>
      <w:del w:id="4331" w:author="Lektorat Bauer" w:date="2025-03-01T10:47:00Z" w16du:dateUtc="2025-03-01T09:47:00Z">
        <w:r w:rsidRPr="00944672" w:rsidDel="00D622C0">
          <w:rPr>
            <w:rFonts w:ascii="Arial" w:hAnsi="Arial" w:cs="Arial"/>
            <w:sz w:val="24"/>
            <w:szCs w:val="24"/>
          </w:rPr>
          <w:delText>kommt</w:delText>
        </w:r>
      </w:del>
      <w:ins w:id="4332" w:author="Lektorat Bauer" w:date="2025-03-01T10:47:00Z" w16du:dateUtc="2025-03-01T09:47:00Z">
        <w:r w:rsidR="00D622C0">
          <w:rPr>
            <w:rFonts w:ascii="Arial" w:hAnsi="Arial" w:cs="Arial"/>
            <w:sz w:val="24"/>
            <w:szCs w:val="24"/>
          </w:rPr>
          <w:t>droht</w:t>
        </w:r>
      </w:ins>
      <w:r w:rsidRPr="00944672">
        <w:rPr>
          <w:rFonts w:ascii="Arial" w:hAnsi="Arial" w:cs="Arial"/>
          <w:sz w:val="24"/>
          <w:szCs w:val="24"/>
        </w:rPr>
        <w:t>, benötigt die Armee entsprechende Transportkapazitäten, um schnell Truppen an die Südgrenzen zu transportieren.</w:t>
      </w:r>
    </w:p>
    <w:p w14:paraId="1BE685B8"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75A49FC9"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4792C7D9"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6509A3F9"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Die russischen Bodenstreitkräfte nutzen das BUK-Raketensystem zur Bekämpfung von Kampfhubschraubern, Kampfflugzeugen, unbemannten Luftfahrzeugen, Marschflugkörpern und Luft-Boden-Lenkwaffen in tiefen bis mittleren Höhen. Mit der Version BUK-M1-2 können auch ballistische Kurzstreckenraketen abgefangen werden.</w:t>
      </w:r>
    </w:p>
    <w:p w14:paraId="3DE486FC" w14:textId="4339BC86"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Die BUK kann mobil im Gelände eingesetzt werden und ist allwetterfähig. Sämtliche Komponenten sind auf Kettenfahrzeugen installiert. Somit kann sich BUK auf der Straße und auch im Gelände bewegen. Das System benötigt keine vorbereiteten Stellungen und </w:t>
      </w:r>
      <w:del w:id="4333" w:author="Lektorat Bauer" w:date="2025-03-01T10:49:00Z" w16du:dateUtc="2025-03-01T09:49:00Z">
        <w:r w:rsidRPr="00944672" w:rsidDel="00C6447D">
          <w:rPr>
            <w:rFonts w:ascii="Arial" w:hAnsi="Arial" w:cs="Arial"/>
            <w:sz w:val="24"/>
            <w:szCs w:val="24"/>
          </w:rPr>
          <w:delText xml:space="preserve">diese </w:delText>
        </w:r>
      </w:del>
      <w:r w:rsidRPr="00944672">
        <w:rPr>
          <w:rFonts w:ascii="Arial" w:hAnsi="Arial" w:cs="Arial"/>
          <w:sz w:val="24"/>
          <w:szCs w:val="24"/>
        </w:rPr>
        <w:t xml:space="preserve">kann sich irgendwo im Gelände befinden. Das Herstellen der Gefechtsbereitschaft dauert fünf bis sieben Minuten. </w:t>
      </w:r>
    </w:p>
    <w:p w14:paraId="031B513C" w14:textId="01A0E9F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Das BUK-System besteht im Groben aus den folgenden Komponenten: einem Feuerleitstand, einem Überwachungsradar, den Lenkwaffenstartern mit den Lenkwaffen und dem Feuerleitradar, Nachladefahrzeuge</w:t>
      </w:r>
      <w:ins w:id="4334" w:author="Lektorat Bauer" w:date="2025-03-01T10:49:00Z" w16du:dateUtc="2025-03-01T09:49:00Z">
        <w:r w:rsidR="00C6447D">
          <w:rPr>
            <w:rFonts w:ascii="Arial" w:hAnsi="Arial" w:cs="Arial"/>
            <w:sz w:val="24"/>
            <w:szCs w:val="24"/>
          </w:rPr>
          <w:t>n</w:t>
        </w:r>
      </w:ins>
      <w:r w:rsidRPr="00944672">
        <w:rPr>
          <w:rFonts w:ascii="Arial" w:hAnsi="Arial" w:cs="Arial"/>
          <w:sz w:val="24"/>
          <w:szCs w:val="24"/>
        </w:rPr>
        <w:t xml:space="preserve"> mit Kran sowie weiteren Komponenten für den autonomen oder verbundenen Einsatz.</w:t>
      </w:r>
    </w:p>
    <w:p w14:paraId="4A081C8D"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 </w:t>
      </w:r>
    </w:p>
    <w:p w14:paraId="343C1814"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w:t>
      </w:r>
    </w:p>
    <w:p w14:paraId="0074935B"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1345C69B" w14:textId="30713806"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Auf dem Tonghae</w:t>
      </w:r>
      <w:ins w:id="4335" w:author="Lektorat Bauer" w:date="2025-03-01T10:49:00Z" w16du:dateUtc="2025-03-01T09:49:00Z">
        <w:r w:rsidR="00C6447D">
          <w:rPr>
            <w:rFonts w:ascii="Arial" w:hAnsi="Arial" w:cs="Arial"/>
            <w:sz w:val="24"/>
            <w:szCs w:val="24"/>
          </w:rPr>
          <w:t>-</w:t>
        </w:r>
      </w:ins>
      <w:del w:id="4336" w:author="Lektorat Bauer" w:date="2025-03-01T10:49:00Z" w16du:dateUtc="2025-03-01T09:49:00Z">
        <w:r w:rsidRPr="00944672" w:rsidDel="00C6447D">
          <w:rPr>
            <w:rFonts w:ascii="Arial" w:hAnsi="Arial" w:cs="Arial"/>
            <w:sz w:val="24"/>
            <w:szCs w:val="24"/>
          </w:rPr>
          <w:delText xml:space="preserve"> </w:delText>
        </w:r>
      </w:del>
      <w:r w:rsidRPr="00944672">
        <w:rPr>
          <w:rFonts w:ascii="Arial" w:hAnsi="Arial" w:cs="Arial"/>
          <w:sz w:val="24"/>
          <w:szCs w:val="24"/>
        </w:rPr>
        <w:t xml:space="preserve">Testgelände wurden den Offizieren Zimmer zugewiesen, damit diese sich frisch machen konnten. Für den späten Nachmittag war eine Sitzung zum Thema technische Veränderungen und Software-Update vorgesehen und im </w:t>
      </w:r>
      <w:del w:id="4337" w:author="Lektorat Bauer" w:date="2025-03-01T10:49:00Z" w16du:dateUtc="2025-03-01T09:49:00Z">
        <w:r w:rsidRPr="00944672" w:rsidDel="00C6447D">
          <w:rPr>
            <w:rFonts w:ascii="Arial" w:hAnsi="Arial" w:cs="Arial"/>
            <w:sz w:val="24"/>
            <w:szCs w:val="24"/>
          </w:rPr>
          <w:delText>Anschluß</w:delText>
        </w:r>
      </w:del>
      <w:ins w:id="4338" w:author="Lektorat Bauer" w:date="2025-03-01T10:49:00Z" w16du:dateUtc="2025-03-01T09:49:00Z">
        <w:r w:rsidR="00C6447D" w:rsidRPr="00944672">
          <w:rPr>
            <w:rFonts w:ascii="Arial" w:hAnsi="Arial" w:cs="Arial"/>
            <w:sz w:val="24"/>
            <w:szCs w:val="24"/>
          </w:rPr>
          <w:t>Anschluss</w:t>
        </w:r>
      </w:ins>
      <w:r w:rsidRPr="00944672">
        <w:rPr>
          <w:rFonts w:ascii="Arial" w:hAnsi="Arial" w:cs="Arial"/>
          <w:sz w:val="24"/>
          <w:szCs w:val="24"/>
        </w:rPr>
        <w:t xml:space="preserve"> gemeinsames Abendessen. Am darauffolgenden Tag sollte die Demonstration erfolgen.</w:t>
      </w:r>
    </w:p>
    <w:p w14:paraId="76E0D2CB"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2A039AB7"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67531BFF"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7A65E458" w14:textId="0AB004EF"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 xml:space="preserve">Am </w:t>
      </w:r>
      <w:r w:rsidRPr="00944672">
        <w:rPr>
          <w:rFonts w:ascii="Arial" w:hAnsi="Arial" w:cs="Arial"/>
          <w:noProof/>
          <w:sz w:val="24"/>
          <w:szCs w:val="24"/>
        </w:rPr>
        <w:t>Sonntagmorgen</w:t>
      </w:r>
      <w:r w:rsidRPr="00944672">
        <w:rPr>
          <w:rFonts w:ascii="Arial" w:hAnsi="Arial" w:cs="Arial"/>
          <w:sz w:val="24"/>
          <w:szCs w:val="24"/>
        </w:rPr>
        <w:t xml:space="preserve"> trafen sich die nordkoreanischen Vertreter und die russischen Offiziere nach dem Frühstück in dem Besprechungsraum, in dem </w:t>
      </w:r>
      <w:commentRangeStart w:id="4339"/>
      <w:del w:id="4340" w:author="Lektorat Bauer" w:date="2025-03-01T10:54:00Z" w16du:dateUtc="2025-03-01T09:54:00Z">
        <w:r w:rsidRPr="00944672" w:rsidDel="00A20DC4">
          <w:rPr>
            <w:rFonts w:ascii="Arial" w:hAnsi="Arial" w:cs="Arial"/>
            <w:sz w:val="24"/>
            <w:szCs w:val="24"/>
          </w:rPr>
          <w:delText>gestern</w:delText>
        </w:r>
      </w:del>
      <w:commentRangeEnd w:id="4339"/>
      <w:r w:rsidR="00A20DC4">
        <w:rPr>
          <w:rStyle w:val="Kommentarzeichen"/>
        </w:rPr>
        <w:commentReference w:id="4339"/>
      </w:r>
      <w:del w:id="4341" w:author="Lektorat Bauer" w:date="2025-03-01T10:54:00Z" w16du:dateUtc="2025-03-01T09:54:00Z">
        <w:r w:rsidRPr="00944672" w:rsidDel="00A20DC4">
          <w:rPr>
            <w:rFonts w:ascii="Arial" w:hAnsi="Arial" w:cs="Arial"/>
            <w:sz w:val="24"/>
            <w:szCs w:val="24"/>
          </w:rPr>
          <w:delText xml:space="preserve"> </w:delText>
        </w:r>
      </w:del>
      <w:ins w:id="4342" w:author="Lektorat Bauer" w:date="2025-03-01T10:54:00Z" w16du:dateUtc="2025-03-01T09:54:00Z">
        <w:r w:rsidR="00A20DC4">
          <w:rPr>
            <w:rFonts w:ascii="Arial" w:hAnsi="Arial" w:cs="Arial"/>
            <w:sz w:val="24"/>
            <w:szCs w:val="24"/>
          </w:rPr>
          <w:t>am Vortag</w:t>
        </w:r>
        <w:r w:rsidR="00A20DC4" w:rsidRPr="00944672">
          <w:rPr>
            <w:rFonts w:ascii="Arial" w:hAnsi="Arial" w:cs="Arial"/>
            <w:sz w:val="24"/>
            <w:szCs w:val="24"/>
          </w:rPr>
          <w:t xml:space="preserve"> </w:t>
        </w:r>
      </w:ins>
      <w:r w:rsidRPr="00944672">
        <w:rPr>
          <w:rFonts w:ascii="Arial" w:hAnsi="Arial" w:cs="Arial"/>
          <w:sz w:val="24"/>
          <w:szCs w:val="24"/>
        </w:rPr>
        <w:t>das Briefing über die getätigten Updates erfolgt war.</w:t>
      </w:r>
    </w:p>
    <w:p w14:paraId="31F5F496"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Die russischen Offiziere erhielten eine Einweisung in den geplanten Ablauf der Übung. Nach der Einweisung besichtigten Sie den BUK-Demonstrator, in dem die Neuerungen umgesetzt waren.</w:t>
      </w:r>
    </w:p>
    <w:p w14:paraId="43B4F8A2" w14:textId="01C5D1B1"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Mit dem BUK-System kommt ein zentraler Feuerleitstand zum Einsatz</w:t>
      </w:r>
      <w:ins w:id="4343" w:author="Lektorat Bauer" w:date="2025-03-01T10:55:00Z" w16du:dateUtc="2025-03-01T09:55:00Z">
        <w:r w:rsidR="00D735EC">
          <w:rPr>
            <w:rFonts w:ascii="Arial" w:hAnsi="Arial" w:cs="Arial"/>
            <w:sz w:val="24"/>
            <w:szCs w:val="24"/>
          </w:rPr>
          <w:t>,</w:t>
        </w:r>
      </w:ins>
      <w:r w:rsidRPr="00944672">
        <w:rPr>
          <w:rFonts w:ascii="Arial" w:hAnsi="Arial" w:cs="Arial"/>
          <w:sz w:val="24"/>
          <w:szCs w:val="24"/>
        </w:rPr>
        <w:t xml:space="preserve"> der auf einem Kettenfahrzeug installiert ist. Dieses hat eine Länge von 8,37 </w:t>
      </w:r>
      <w:ins w:id="4344" w:author="Lektorat Bauer" w:date="2025-03-01T10:55:00Z" w16du:dateUtc="2025-03-01T09:55:00Z">
        <w:r w:rsidR="00D735EC">
          <w:rPr>
            <w:rFonts w:ascii="Arial" w:hAnsi="Arial" w:cs="Arial"/>
            <w:sz w:val="24"/>
            <w:szCs w:val="24"/>
          </w:rPr>
          <w:t>Metern</w:t>
        </w:r>
      </w:ins>
      <w:del w:id="4345" w:author="Lektorat Bauer" w:date="2025-03-01T10:55:00Z" w16du:dateUtc="2025-03-01T09:55:00Z">
        <w:r w:rsidRPr="00944672" w:rsidDel="00D735EC">
          <w:rPr>
            <w:rFonts w:ascii="Arial" w:hAnsi="Arial" w:cs="Arial"/>
            <w:sz w:val="24"/>
            <w:szCs w:val="24"/>
          </w:rPr>
          <w:delText>m</w:delText>
        </w:r>
      </w:del>
      <w:r w:rsidRPr="00944672">
        <w:rPr>
          <w:rFonts w:ascii="Arial" w:hAnsi="Arial" w:cs="Arial"/>
          <w:sz w:val="24"/>
          <w:szCs w:val="24"/>
        </w:rPr>
        <w:t xml:space="preserve">, ist 3,25 </w:t>
      </w:r>
      <w:ins w:id="4346" w:author="Lektorat Bauer" w:date="2025-03-01T10:55:00Z" w16du:dateUtc="2025-03-01T09:55:00Z">
        <w:r w:rsidR="00D735EC">
          <w:rPr>
            <w:rFonts w:ascii="Arial" w:hAnsi="Arial" w:cs="Arial"/>
            <w:sz w:val="24"/>
            <w:szCs w:val="24"/>
          </w:rPr>
          <w:t>Meter</w:t>
        </w:r>
      </w:ins>
      <w:del w:id="4347" w:author="Lektorat Bauer" w:date="2025-03-01T10:55:00Z" w16du:dateUtc="2025-03-01T09:55:00Z">
        <w:r w:rsidRPr="00944672" w:rsidDel="00D735EC">
          <w:rPr>
            <w:rFonts w:ascii="Arial" w:hAnsi="Arial" w:cs="Arial"/>
            <w:sz w:val="24"/>
            <w:szCs w:val="24"/>
          </w:rPr>
          <w:delText>m</w:delText>
        </w:r>
      </w:del>
      <w:r w:rsidRPr="00944672">
        <w:rPr>
          <w:rFonts w:ascii="Arial" w:hAnsi="Arial" w:cs="Arial"/>
          <w:sz w:val="24"/>
          <w:szCs w:val="24"/>
        </w:rPr>
        <w:t xml:space="preserve"> breit und hat</w:t>
      </w:r>
      <w:ins w:id="4348" w:author="Lektorat Bauer" w:date="2025-03-01T10:55:00Z" w16du:dateUtc="2025-03-01T09:55:00Z">
        <w:r w:rsidR="00D735EC">
          <w:rPr>
            <w:rFonts w:ascii="Arial" w:hAnsi="Arial" w:cs="Arial"/>
            <w:sz w:val="24"/>
            <w:szCs w:val="24"/>
          </w:rPr>
          <w:t xml:space="preserve"> eine</w:t>
        </w:r>
      </w:ins>
      <w:r w:rsidRPr="00944672">
        <w:rPr>
          <w:rFonts w:ascii="Arial" w:hAnsi="Arial" w:cs="Arial"/>
          <w:sz w:val="24"/>
          <w:szCs w:val="24"/>
        </w:rPr>
        <w:t xml:space="preserve"> Höhe von 2,96 </w:t>
      </w:r>
      <w:ins w:id="4349" w:author="Lektorat Bauer" w:date="2025-03-01T10:55:00Z" w16du:dateUtc="2025-03-01T09:55:00Z">
        <w:r w:rsidR="00D735EC">
          <w:rPr>
            <w:rFonts w:ascii="Arial" w:hAnsi="Arial" w:cs="Arial"/>
            <w:sz w:val="24"/>
            <w:szCs w:val="24"/>
          </w:rPr>
          <w:t>Metern</w:t>
        </w:r>
      </w:ins>
      <w:del w:id="4350" w:author="Lektorat Bauer" w:date="2025-03-01T10:55:00Z" w16du:dateUtc="2025-03-01T09:55:00Z">
        <w:r w:rsidRPr="00944672" w:rsidDel="00D735EC">
          <w:rPr>
            <w:rFonts w:ascii="Arial" w:hAnsi="Arial" w:cs="Arial"/>
            <w:sz w:val="24"/>
            <w:szCs w:val="24"/>
          </w:rPr>
          <w:delText>m</w:delText>
        </w:r>
      </w:del>
      <w:r w:rsidRPr="00944672">
        <w:rPr>
          <w:rFonts w:ascii="Arial" w:hAnsi="Arial" w:cs="Arial"/>
          <w:sz w:val="24"/>
          <w:szCs w:val="24"/>
        </w:rPr>
        <w:t xml:space="preserve">. Das Fahrzeug wiegt 28,9 Tonnen und erreicht auf der </w:t>
      </w:r>
      <w:del w:id="4351" w:author="Lektorat Bauer" w:date="2025-03-01T10:55:00Z" w16du:dateUtc="2025-03-01T09:55:00Z">
        <w:r w:rsidRPr="00944672" w:rsidDel="00D735EC">
          <w:rPr>
            <w:rFonts w:ascii="Arial" w:hAnsi="Arial" w:cs="Arial"/>
            <w:sz w:val="24"/>
            <w:szCs w:val="24"/>
          </w:rPr>
          <w:delText>Strasse</w:delText>
        </w:r>
      </w:del>
      <w:ins w:id="4352" w:author="Lektorat Bauer" w:date="2025-03-01T10:55:00Z" w16du:dateUtc="2025-03-01T09:55:00Z">
        <w:r w:rsidR="00D735EC" w:rsidRPr="00944672">
          <w:rPr>
            <w:rFonts w:ascii="Arial" w:hAnsi="Arial" w:cs="Arial"/>
            <w:sz w:val="24"/>
            <w:szCs w:val="24"/>
          </w:rPr>
          <w:t>Straße</w:t>
        </w:r>
      </w:ins>
      <w:r w:rsidRPr="00944672">
        <w:rPr>
          <w:rFonts w:ascii="Arial" w:hAnsi="Arial" w:cs="Arial"/>
          <w:sz w:val="24"/>
          <w:szCs w:val="24"/>
        </w:rPr>
        <w:t xml:space="preserve"> eine Geschwindigkeit von 65 </w:t>
      </w:r>
      <w:del w:id="4353" w:author="Lektorat Bauer" w:date="2025-03-01T10:55:00Z" w16du:dateUtc="2025-03-01T09:55:00Z">
        <w:r w:rsidRPr="00944672" w:rsidDel="00D735EC">
          <w:rPr>
            <w:rFonts w:ascii="Arial" w:hAnsi="Arial" w:cs="Arial"/>
            <w:sz w:val="24"/>
            <w:szCs w:val="24"/>
          </w:rPr>
          <w:delText>km/h.</w:delText>
        </w:r>
      </w:del>
      <w:ins w:id="4354" w:author="Lektorat Bauer" w:date="2025-03-01T10:55:00Z" w16du:dateUtc="2025-03-01T09:55:00Z">
        <w:r w:rsidR="00D735EC">
          <w:rPr>
            <w:rFonts w:ascii="Arial" w:hAnsi="Arial" w:cs="Arial"/>
            <w:sz w:val="24"/>
            <w:szCs w:val="24"/>
          </w:rPr>
          <w:t>Stundenkilometern.</w:t>
        </w:r>
      </w:ins>
      <w:r w:rsidRPr="00944672">
        <w:rPr>
          <w:rFonts w:ascii="Arial" w:hAnsi="Arial" w:cs="Arial"/>
          <w:sz w:val="24"/>
          <w:szCs w:val="24"/>
        </w:rPr>
        <w:t xml:space="preserve"> </w:t>
      </w:r>
    </w:p>
    <w:p w14:paraId="10B32609" w14:textId="09A26551"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In dem Feuerleitstand laufen die Aufklärungsdaten des Überwachungsradars sowie </w:t>
      </w:r>
      <w:del w:id="4355" w:author="Lektorat Bauer" w:date="2025-03-01T10:55:00Z" w16du:dateUtc="2025-03-01T09:55:00Z">
        <w:r w:rsidRPr="00944672" w:rsidDel="00D735EC">
          <w:rPr>
            <w:rFonts w:ascii="Arial" w:hAnsi="Arial" w:cs="Arial"/>
            <w:sz w:val="24"/>
            <w:szCs w:val="24"/>
          </w:rPr>
          <w:delText xml:space="preserve">die </w:delText>
        </w:r>
      </w:del>
      <w:ins w:id="4356" w:author="Lektorat Bauer" w:date="2025-03-01T10:55:00Z" w16du:dateUtc="2025-03-01T09:55:00Z">
        <w:r w:rsidR="00D735EC">
          <w:rPr>
            <w:rFonts w:ascii="Arial" w:hAnsi="Arial" w:cs="Arial"/>
            <w:sz w:val="24"/>
            <w:szCs w:val="24"/>
          </w:rPr>
          <w:t>jene</w:t>
        </w:r>
        <w:r w:rsidR="00D735EC" w:rsidRPr="00944672">
          <w:rPr>
            <w:rFonts w:ascii="Arial" w:hAnsi="Arial" w:cs="Arial"/>
            <w:sz w:val="24"/>
            <w:szCs w:val="24"/>
          </w:rPr>
          <w:t xml:space="preserve"> </w:t>
        </w:r>
      </w:ins>
      <w:r w:rsidRPr="00944672">
        <w:rPr>
          <w:rFonts w:ascii="Arial" w:hAnsi="Arial" w:cs="Arial"/>
          <w:sz w:val="24"/>
          <w:szCs w:val="24"/>
        </w:rPr>
        <w:t xml:space="preserve">der Feuerleitradare </w:t>
      </w:r>
      <w:del w:id="4357" w:author="Lektorat Bauer" w:date="2025-03-01T10:55:00Z" w16du:dateUtc="2025-03-01T09:55:00Z">
        <w:r w:rsidRPr="00944672" w:rsidDel="00D735EC">
          <w:rPr>
            <w:rFonts w:ascii="Arial" w:hAnsi="Arial" w:cs="Arial"/>
            <w:sz w:val="24"/>
            <w:szCs w:val="24"/>
          </w:rPr>
          <w:delText>von den</w:delText>
        </w:r>
      </w:del>
      <w:ins w:id="4358" w:author="Lektorat Bauer" w:date="2025-03-01T10:55:00Z" w16du:dateUtc="2025-03-01T09:55:00Z">
        <w:r w:rsidR="00D735EC">
          <w:rPr>
            <w:rFonts w:ascii="Arial" w:hAnsi="Arial" w:cs="Arial"/>
            <w:sz w:val="24"/>
            <w:szCs w:val="24"/>
          </w:rPr>
          <w:t>der</w:t>
        </w:r>
      </w:ins>
      <w:r w:rsidRPr="00944672">
        <w:rPr>
          <w:rFonts w:ascii="Arial" w:hAnsi="Arial" w:cs="Arial"/>
          <w:sz w:val="24"/>
          <w:szCs w:val="24"/>
        </w:rPr>
        <w:t xml:space="preserve"> Lenkwaffenstarter</w:t>
      </w:r>
      <w:del w:id="4359" w:author="Lektorat Bauer" w:date="2025-03-01T10:55:00Z" w16du:dateUtc="2025-03-01T09:55:00Z">
        <w:r w:rsidRPr="00944672" w:rsidDel="00D735EC">
          <w:rPr>
            <w:rFonts w:ascii="Arial" w:hAnsi="Arial" w:cs="Arial"/>
            <w:sz w:val="24"/>
            <w:szCs w:val="24"/>
          </w:rPr>
          <w:delText>n</w:delText>
        </w:r>
      </w:del>
      <w:r w:rsidRPr="00944672">
        <w:rPr>
          <w:rFonts w:ascii="Arial" w:hAnsi="Arial" w:cs="Arial"/>
          <w:sz w:val="24"/>
          <w:szCs w:val="24"/>
        </w:rPr>
        <w:t xml:space="preserve"> zusammen und werden dort mit redundanten Echtzeit-Computersystemen verarbeitet. </w:t>
      </w:r>
    </w:p>
    <w:p w14:paraId="43C6F02D"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Der Feuerleitstand verfügt über umfangreiche Kommunikationseinrichtungen, die es dem Kampfführungspersonal erlauben, mit verschiedenen Aufklärungs- und Führungssystemen zu kommunizieren. </w:t>
      </w:r>
    </w:p>
    <w:p w14:paraId="41F8BE12" w14:textId="1A83977B"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 xml:space="preserve">Aus dem Feuerleitstand führen sechs Bediener den Feuerkampf, und von 46 bis 75 </w:t>
      </w:r>
      <w:commentRangeStart w:id="4360"/>
      <w:r w:rsidRPr="00944672">
        <w:rPr>
          <w:rFonts w:ascii="Arial" w:hAnsi="Arial" w:cs="Arial"/>
          <w:sz w:val="24"/>
          <w:szCs w:val="24"/>
        </w:rPr>
        <w:t>zeitgleich verfolgbaren Flugzielen</w:t>
      </w:r>
      <w:del w:id="4361" w:author="Lektorat Bauer" w:date="2025-03-01T10:56:00Z" w16du:dateUtc="2025-03-01T09:56:00Z">
        <w:r w:rsidRPr="00944672" w:rsidDel="00D735EC">
          <w:rPr>
            <w:rFonts w:ascii="Arial" w:hAnsi="Arial" w:cs="Arial"/>
            <w:sz w:val="24"/>
            <w:szCs w:val="24"/>
          </w:rPr>
          <w:delText>,</w:delText>
        </w:r>
      </w:del>
      <w:del w:id="4362" w:author="Lektorat Bauer" w:date="2025-03-07T18:42:00Z" w16du:dateUtc="2025-03-07T17:42:00Z">
        <w:r w:rsidRPr="00944672" w:rsidDel="003C7CCB">
          <w:rPr>
            <w:rFonts w:ascii="Arial" w:hAnsi="Arial" w:cs="Arial"/>
            <w:sz w:val="24"/>
            <w:szCs w:val="24"/>
          </w:rPr>
          <w:delText xml:space="preserve"> </w:delText>
        </w:r>
      </w:del>
      <w:r w:rsidRPr="00944672">
        <w:rPr>
          <w:rFonts w:ascii="Arial" w:hAnsi="Arial" w:cs="Arial"/>
          <w:sz w:val="24"/>
          <w:szCs w:val="24"/>
        </w:rPr>
        <w:t xml:space="preserve"> können von sechs die Zielparameter ermittelt und an die Lenkwaffenstarter gesendet werden.</w:t>
      </w:r>
    </w:p>
    <w:p w14:paraId="7EA09C91" w14:textId="0E4CDC8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Die </w:t>
      </w:r>
      <w:commentRangeEnd w:id="4360"/>
      <w:r w:rsidR="00D735EC">
        <w:rPr>
          <w:rStyle w:val="Kommentarzeichen"/>
        </w:rPr>
        <w:commentReference w:id="4360"/>
      </w:r>
      <w:ins w:id="4363" w:author="Lektorat Bauer" w:date="2025-03-01T10:56:00Z" w16du:dateUtc="2025-03-01T09:56:00Z">
        <w:r w:rsidR="00D735EC">
          <w:rPr>
            <w:rFonts w:ascii="Arial" w:hAnsi="Arial" w:cs="Arial"/>
            <w:sz w:val="24"/>
            <w:szCs w:val="24"/>
          </w:rPr>
          <w:t xml:space="preserve">heutige </w:t>
        </w:r>
      </w:ins>
      <w:r w:rsidRPr="00944672">
        <w:rPr>
          <w:rFonts w:ascii="Arial" w:hAnsi="Arial" w:cs="Arial"/>
          <w:sz w:val="24"/>
          <w:szCs w:val="24"/>
        </w:rPr>
        <w:t xml:space="preserve">Aufgabe </w:t>
      </w:r>
      <w:del w:id="4364" w:author="Lektorat Bauer" w:date="2025-03-01T10:56:00Z" w16du:dateUtc="2025-03-01T09:56:00Z">
        <w:r w:rsidRPr="00944672" w:rsidDel="00D735EC">
          <w:rPr>
            <w:rFonts w:ascii="Arial" w:hAnsi="Arial" w:cs="Arial"/>
            <w:sz w:val="24"/>
            <w:szCs w:val="24"/>
          </w:rPr>
          <w:delText xml:space="preserve">heute </w:delText>
        </w:r>
      </w:del>
      <w:r w:rsidRPr="00944672">
        <w:rPr>
          <w:rFonts w:ascii="Arial" w:hAnsi="Arial" w:cs="Arial"/>
          <w:sz w:val="24"/>
          <w:szCs w:val="24"/>
        </w:rPr>
        <w:t>würde verhältnismäßig einfach sein und entsprach dem Standardtest für das System. Mehrere unbemannte Drohnen würden das Testgelände überfliegen, das BUK-Radar würde eine Freund-Feind-Erkennung durchführen und diejenige Drohne, die als Feind markiert wurde, abschießen.</w:t>
      </w:r>
    </w:p>
    <w:p w14:paraId="72A35352" w14:textId="35325F75"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Im zweiten Durchlauf</w:t>
      </w:r>
      <w:del w:id="4365" w:author="Lektorat Bauer" w:date="2025-03-01T10:57:00Z" w16du:dateUtc="2025-03-01T09:57:00Z">
        <w:r w:rsidRPr="00944672" w:rsidDel="00D735EC">
          <w:rPr>
            <w:rFonts w:ascii="Arial" w:hAnsi="Arial" w:cs="Arial"/>
            <w:sz w:val="24"/>
            <w:szCs w:val="24"/>
          </w:rPr>
          <w:delText>,</w:delText>
        </w:r>
      </w:del>
      <w:r w:rsidRPr="00944672">
        <w:rPr>
          <w:rFonts w:ascii="Arial" w:hAnsi="Arial" w:cs="Arial"/>
          <w:sz w:val="24"/>
          <w:szCs w:val="24"/>
        </w:rPr>
        <w:t xml:space="preserve"> </w:t>
      </w:r>
      <w:del w:id="4366" w:author="Lektorat Bauer" w:date="2025-03-01T10:57:00Z" w16du:dateUtc="2025-03-01T09:57:00Z">
        <w:r w:rsidRPr="00944672" w:rsidDel="00D735EC">
          <w:rPr>
            <w:rFonts w:ascii="Arial" w:hAnsi="Arial" w:cs="Arial"/>
            <w:sz w:val="24"/>
            <w:szCs w:val="24"/>
          </w:rPr>
          <w:delText xml:space="preserve">würden </w:delText>
        </w:r>
      </w:del>
      <w:ins w:id="4367" w:author="Lektorat Bauer" w:date="2025-03-01T10:57:00Z" w16du:dateUtc="2025-03-01T09:57:00Z">
        <w:r w:rsidR="00D735EC">
          <w:rPr>
            <w:rFonts w:ascii="Arial" w:hAnsi="Arial" w:cs="Arial"/>
            <w:sz w:val="24"/>
            <w:szCs w:val="24"/>
          </w:rPr>
          <w:t>sollten</w:t>
        </w:r>
        <w:r w:rsidR="00D735EC" w:rsidRPr="00944672">
          <w:rPr>
            <w:rFonts w:ascii="Arial" w:hAnsi="Arial" w:cs="Arial"/>
            <w:sz w:val="24"/>
            <w:szCs w:val="24"/>
          </w:rPr>
          <w:t xml:space="preserve"> </w:t>
        </w:r>
      </w:ins>
      <w:r w:rsidRPr="00944672">
        <w:rPr>
          <w:rFonts w:ascii="Arial" w:hAnsi="Arial" w:cs="Arial"/>
          <w:sz w:val="24"/>
          <w:szCs w:val="24"/>
        </w:rPr>
        <w:t>die Drohnen dichter zusammen fliegen</w:t>
      </w:r>
      <w:del w:id="4368" w:author="Lektorat Bauer" w:date="2025-03-01T10:57:00Z" w16du:dateUtc="2025-03-01T09:57:00Z">
        <w:r w:rsidRPr="00944672" w:rsidDel="00D735EC">
          <w:rPr>
            <w:rFonts w:ascii="Arial" w:hAnsi="Arial" w:cs="Arial"/>
            <w:sz w:val="24"/>
            <w:szCs w:val="24"/>
          </w:rPr>
          <w:delText>,</w:delText>
        </w:r>
      </w:del>
      <w:r w:rsidRPr="00944672">
        <w:rPr>
          <w:rFonts w:ascii="Arial" w:hAnsi="Arial" w:cs="Arial"/>
          <w:sz w:val="24"/>
          <w:szCs w:val="24"/>
        </w:rPr>
        <w:t xml:space="preserve"> und </w:t>
      </w:r>
      <w:del w:id="4369" w:author="Lektorat Bauer" w:date="2025-03-01T10:57:00Z" w16du:dateUtc="2025-03-01T09:57:00Z">
        <w:r w:rsidRPr="00944672" w:rsidDel="00D735EC">
          <w:rPr>
            <w:rFonts w:ascii="Arial" w:hAnsi="Arial" w:cs="Arial"/>
            <w:sz w:val="24"/>
            <w:szCs w:val="24"/>
          </w:rPr>
          <w:delText xml:space="preserve">es würde </w:delText>
        </w:r>
      </w:del>
      <w:r w:rsidRPr="00944672">
        <w:rPr>
          <w:rFonts w:ascii="Arial" w:hAnsi="Arial" w:cs="Arial"/>
          <w:sz w:val="24"/>
          <w:szCs w:val="24"/>
        </w:rPr>
        <w:t>simuliert werden, dass sich ein Feind an einen Flugverband heranschl</w:t>
      </w:r>
      <w:ins w:id="4370" w:author="Lektorat Bauer" w:date="2025-03-01T10:57:00Z" w16du:dateUtc="2025-03-01T09:57:00Z">
        <w:r w:rsidR="00D735EC">
          <w:rPr>
            <w:rFonts w:ascii="Arial" w:hAnsi="Arial" w:cs="Arial"/>
            <w:sz w:val="24"/>
            <w:szCs w:val="24"/>
          </w:rPr>
          <w:t>ich</w:t>
        </w:r>
      </w:ins>
      <w:del w:id="4371" w:author="Lektorat Bauer" w:date="2025-03-01T10:57:00Z" w16du:dateUtc="2025-03-01T09:57:00Z">
        <w:r w:rsidRPr="00944672" w:rsidDel="00D735EC">
          <w:rPr>
            <w:rFonts w:ascii="Arial" w:hAnsi="Arial" w:cs="Arial"/>
            <w:sz w:val="24"/>
            <w:szCs w:val="24"/>
          </w:rPr>
          <w:delText>eichen würde</w:delText>
        </w:r>
      </w:del>
      <w:r w:rsidRPr="00944672">
        <w:rPr>
          <w:rFonts w:ascii="Arial" w:hAnsi="Arial" w:cs="Arial"/>
          <w:sz w:val="24"/>
          <w:szCs w:val="24"/>
        </w:rPr>
        <w:t>, um in das eigene Gebiet einzudringen.</w:t>
      </w:r>
    </w:p>
    <w:p w14:paraId="7EC0594F"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 Die neue Software würde die Freund-Feind-Erkennung durchführen, den versteckten Feind erkennen und abschießen. </w:t>
      </w:r>
    </w:p>
    <w:p w14:paraId="342F3AE3" w14:textId="39B7DB9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Damit die Daten und Abläufe verifizierbar </w:t>
      </w:r>
      <w:del w:id="4372" w:author="Lektorat Bauer" w:date="2025-03-01T10:57:00Z" w16du:dateUtc="2025-03-01T09:57:00Z">
        <w:r w:rsidRPr="00944672" w:rsidDel="00D735EC">
          <w:rPr>
            <w:rFonts w:ascii="Arial" w:hAnsi="Arial" w:cs="Arial"/>
            <w:sz w:val="24"/>
            <w:szCs w:val="24"/>
          </w:rPr>
          <w:delText>sind</w:delText>
        </w:r>
      </w:del>
      <w:ins w:id="4373" w:author="Lektorat Bauer" w:date="2025-03-01T10:57:00Z" w16du:dateUtc="2025-03-01T09:57:00Z">
        <w:r w:rsidR="00D735EC">
          <w:rPr>
            <w:rFonts w:ascii="Arial" w:hAnsi="Arial" w:cs="Arial"/>
            <w:sz w:val="24"/>
            <w:szCs w:val="24"/>
          </w:rPr>
          <w:t>waren</w:t>
        </w:r>
      </w:ins>
      <w:r w:rsidRPr="00944672">
        <w:rPr>
          <w:rFonts w:ascii="Arial" w:hAnsi="Arial" w:cs="Arial"/>
          <w:sz w:val="24"/>
          <w:szCs w:val="24"/>
        </w:rPr>
        <w:t>, wurden die Beobachter einer eigenen, zweiten Radarkontrollstation zugewiesen. So konnten die russischen Offiziere den Ablauf neutral beobachten.</w:t>
      </w:r>
    </w:p>
    <w:p w14:paraId="12F2F4CD" w14:textId="79A89756"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Der erste Testdurchlauf, in dem die Systeme geprüft und kalibriert wurden, verlief so, wie die Offiziere es aus der eig</w:t>
      </w:r>
      <w:ins w:id="4374" w:author="Lektorat Bauer" w:date="2025-03-01T10:57:00Z" w16du:dateUtc="2025-03-01T09:57:00Z">
        <w:r w:rsidR="00D735EC">
          <w:rPr>
            <w:rFonts w:ascii="Arial" w:hAnsi="Arial" w:cs="Arial"/>
            <w:sz w:val="24"/>
            <w:szCs w:val="24"/>
          </w:rPr>
          <w:t>e</w:t>
        </w:r>
      </w:ins>
      <w:r w:rsidRPr="00944672">
        <w:rPr>
          <w:rFonts w:ascii="Arial" w:hAnsi="Arial" w:cs="Arial"/>
          <w:sz w:val="24"/>
          <w:szCs w:val="24"/>
        </w:rPr>
        <w:t>nen Erfahrung kannten.</w:t>
      </w:r>
    </w:p>
    <w:p w14:paraId="0DA62A40"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Nun war es Zeit für den ersten modifizierten Ablauf. Auf dem Kontrollradar waren vier Flugkörper zu erkennen, die in Reihe hintereinander flogen. Der nordkoreanische Radarleitoffizier sah zu den beiden russischen Gästen: „Bitte sagen Sie mir, welcher Flugkörper die Feindkennung erhalten soll.“ </w:t>
      </w:r>
    </w:p>
    <w:p w14:paraId="5E7398D1" w14:textId="77777777" w:rsidR="00D735EC" w:rsidRDefault="00944672" w:rsidP="00623B68">
      <w:pPr>
        <w:autoSpaceDE w:val="0"/>
        <w:autoSpaceDN w:val="0"/>
        <w:adjustRightInd w:val="0"/>
        <w:spacing w:after="0" w:line="360" w:lineRule="auto"/>
        <w:ind w:firstLine="227"/>
        <w:jc w:val="both"/>
        <w:rPr>
          <w:ins w:id="4375" w:author="Lektorat Bauer" w:date="2025-03-01T10:58:00Z" w16du:dateUtc="2025-03-01T09:58:00Z"/>
          <w:rFonts w:ascii="Arial" w:hAnsi="Arial" w:cs="Arial"/>
          <w:sz w:val="24"/>
          <w:szCs w:val="24"/>
        </w:rPr>
      </w:pPr>
      <w:r w:rsidRPr="00944672">
        <w:rPr>
          <w:rFonts w:ascii="Arial" w:hAnsi="Arial" w:cs="Arial"/>
          <w:sz w:val="24"/>
          <w:szCs w:val="24"/>
        </w:rPr>
        <w:t xml:space="preserve">Fedor ‚Grischa‘ Smirnoff </w:t>
      </w:r>
      <w:del w:id="4376" w:author="Lektorat Bauer" w:date="2025-03-01T10:58:00Z" w16du:dateUtc="2025-03-01T09:58:00Z">
        <w:r w:rsidRPr="00944672" w:rsidDel="00D735EC">
          <w:rPr>
            <w:rFonts w:ascii="Arial" w:hAnsi="Arial" w:cs="Arial"/>
            <w:sz w:val="24"/>
            <w:szCs w:val="24"/>
          </w:rPr>
          <w:delText xml:space="preserve">sah den Offizier </w:delText>
        </w:r>
        <w:commentRangeStart w:id="4377"/>
        <w:r w:rsidRPr="00944672" w:rsidDel="00D735EC">
          <w:rPr>
            <w:rFonts w:ascii="Arial" w:hAnsi="Arial" w:cs="Arial"/>
            <w:sz w:val="24"/>
            <w:szCs w:val="24"/>
          </w:rPr>
          <w:delText>an</w:delText>
        </w:r>
      </w:del>
      <w:ins w:id="4378" w:author="Lektorat Bauer" w:date="2025-03-01T10:58:00Z" w16du:dateUtc="2025-03-01T09:58:00Z">
        <w:r w:rsidR="00D735EC">
          <w:rPr>
            <w:rFonts w:ascii="Arial" w:hAnsi="Arial" w:cs="Arial"/>
            <w:sz w:val="24"/>
            <w:szCs w:val="24"/>
          </w:rPr>
          <w:t>hob die buschigen Augenbrauen</w:t>
        </w:r>
        <w:commentRangeEnd w:id="4377"/>
        <w:r w:rsidR="00D735EC">
          <w:rPr>
            <w:rStyle w:val="Kommentarzeichen"/>
          </w:rPr>
          <w:commentReference w:id="4377"/>
        </w:r>
      </w:ins>
      <w:del w:id="4379" w:author="Lektorat Bauer" w:date="2025-03-01T10:58:00Z" w16du:dateUtc="2025-03-01T09:58:00Z">
        <w:r w:rsidRPr="00944672" w:rsidDel="00D735EC">
          <w:rPr>
            <w:rFonts w:ascii="Arial" w:hAnsi="Arial" w:cs="Arial"/>
            <w:sz w:val="24"/>
            <w:szCs w:val="24"/>
          </w:rPr>
          <w:delText>,</w:delText>
        </w:r>
      </w:del>
      <w:ins w:id="4380" w:author="Lektorat Bauer" w:date="2025-03-01T10:58:00Z" w16du:dateUtc="2025-03-01T09:58:00Z">
        <w:r w:rsidR="00D735EC">
          <w:rPr>
            <w:rFonts w:ascii="Arial" w:hAnsi="Arial" w:cs="Arial"/>
            <w:sz w:val="24"/>
            <w:szCs w:val="24"/>
          </w:rPr>
          <w:t>.</w:t>
        </w:r>
      </w:ins>
      <w:r w:rsidRPr="00944672">
        <w:rPr>
          <w:rFonts w:ascii="Arial" w:hAnsi="Arial" w:cs="Arial"/>
          <w:sz w:val="24"/>
          <w:szCs w:val="24"/>
        </w:rPr>
        <w:t xml:space="preserve"> „Sie wollen das erschweren?“ </w:t>
      </w:r>
    </w:p>
    <w:p w14:paraId="3AAFA18E" w14:textId="5932831E"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„Wir wollen </w:t>
      </w:r>
      <w:del w:id="4381" w:author="Lektorat Bauer" w:date="2025-03-01T10:58:00Z" w16du:dateUtc="2025-03-01T09:58:00Z">
        <w:r w:rsidRPr="00944672" w:rsidDel="00D735EC">
          <w:rPr>
            <w:rFonts w:ascii="Arial" w:hAnsi="Arial" w:cs="Arial"/>
            <w:sz w:val="24"/>
            <w:szCs w:val="24"/>
          </w:rPr>
          <w:delText>i</w:delText>
        </w:r>
      </w:del>
      <w:ins w:id="4382" w:author="Lektorat Bauer" w:date="2025-03-01T10:58:00Z" w16du:dateUtc="2025-03-01T09:58:00Z">
        <w:r w:rsidR="00D735EC">
          <w:rPr>
            <w:rFonts w:ascii="Arial" w:hAnsi="Arial" w:cs="Arial"/>
            <w:sz w:val="24"/>
            <w:szCs w:val="24"/>
          </w:rPr>
          <w:t>I</w:t>
        </w:r>
      </w:ins>
      <w:r w:rsidRPr="00944672">
        <w:rPr>
          <w:rFonts w:ascii="Arial" w:hAnsi="Arial" w:cs="Arial"/>
          <w:sz w:val="24"/>
          <w:szCs w:val="24"/>
        </w:rPr>
        <w:t>hnen demonstrieren, wie gut das neue System ist.“</w:t>
      </w:r>
      <w:del w:id="4383" w:author="Lektorat Bauer" w:date="2025-03-01T10:58:00Z" w16du:dateUtc="2025-03-01T09:58:00Z">
        <w:r w:rsidRPr="00944672" w:rsidDel="00D735EC">
          <w:rPr>
            <w:rFonts w:ascii="Arial" w:hAnsi="Arial" w:cs="Arial"/>
            <w:sz w:val="24"/>
            <w:szCs w:val="24"/>
          </w:rPr>
          <w:delText xml:space="preserve"> War die Antwort des Nordkoreaners. </w:delText>
        </w:r>
      </w:del>
    </w:p>
    <w:p w14:paraId="7ED5A949" w14:textId="726DBD9A"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„Dann bitte Nummer 3</w:t>
      </w:r>
      <w:del w:id="4384" w:author="Lektorat Bauer" w:date="2025-03-01T10:58:00Z" w16du:dateUtc="2025-03-01T09:58:00Z">
        <w:r w:rsidRPr="00944672" w:rsidDel="00D735EC">
          <w:rPr>
            <w:rFonts w:ascii="Arial" w:hAnsi="Arial" w:cs="Arial"/>
            <w:sz w:val="24"/>
            <w:szCs w:val="24"/>
          </w:rPr>
          <w:delText>.</w:delText>
        </w:r>
      </w:del>
      <w:r w:rsidRPr="00944672">
        <w:rPr>
          <w:rFonts w:ascii="Arial" w:hAnsi="Arial" w:cs="Arial"/>
          <w:sz w:val="24"/>
          <w:szCs w:val="24"/>
        </w:rPr>
        <w:t>“</w:t>
      </w:r>
      <w:ins w:id="4385" w:author="Lektorat Bauer" w:date="2025-03-01T10:58:00Z" w16du:dateUtc="2025-03-01T09:58:00Z">
        <w:r w:rsidR="00D735EC">
          <w:rPr>
            <w:rFonts w:ascii="Arial" w:hAnsi="Arial" w:cs="Arial"/>
            <w:sz w:val="24"/>
            <w:szCs w:val="24"/>
          </w:rPr>
          <w:t>,</w:t>
        </w:r>
      </w:ins>
      <w:r w:rsidRPr="00944672">
        <w:rPr>
          <w:rFonts w:ascii="Arial" w:hAnsi="Arial" w:cs="Arial"/>
          <w:sz w:val="24"/>
          <w:szCs w:val="24"/>
        </w:rPr>
        <w:t xml:space="preserve"> sagte Mikhael ‚Mischa‘ Pushkin, der Elektronikspezialist der beiden russischen Offiziere.</w:t>
      </w:r>
    </w:p>
    <w:p w14:paraId="65CC5A84"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Der nordkoreanische Offizier nickte, wandte sich dem Bedienpult zu, und plötzlich wurden aus den neutralen Flugkörpern</w:t>
      </w:r>
      <w:del w:id="4386" w:author="Lektorat Bauer" w:date="2025-03-01T10:59:00Z" w16du:dateUtc="2025-03-01T09:59:00Z">
        <w:r w:rsidRPr="00944672" w:rsidDel="00C75E5B">
          <w:rPr>
            <w:rFonts w:ascii="Arial" w:hAnsi="Arial" w:cs="Arial"/>
            <w:sz w:val="24"/>
            <w:szCs w:val="24"/>
          </w:rPr>
          <w:delText>,</w:delText>
        </w:r>
      </w:del>
      <w:r w:rsidRPr="00944672">
        <w:rPr>
          <w:rFonts w:ascii="Arial" w:hAnsi="Arial" w:cs="Arial"/>
          <w:sz w:val="24"/>
          <w:szCs w:val="24"/>
        </w:rPr>
        <w:t xml:space="preserve"> aktive Signale. Eins und zwei waren Freunde, drei war Feind, vier wieder Freund.</w:t>
      </w:r>
    </w:p>
    <w:p w14:paraId="6BB963AD" w14:textId="5548DDD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Die BUK-Bedienbrigade musste jetzt erkennen, welches Objekt die Feindkennung hatte</w:t>
      </w:r>
      <w:ins w:id="4387" w:author="Lektorat Bauer" w:date="2025-03-01T10:59:00Z" w16du:dateUtc="2025-03-01T09:59:00Z">
        <w:r w:rsidR="00C75E5B">
          <w:rPr>
            <w:rFonts w:ascii="Arial" w:hAnsi="Arial" w:cs="Arial"/>
            <w:sz w:val="24"/>
            <w:szCs w:val="24"/>
          </w:rPr>
          <w:t>,</w:t>
        </w:r>
      </w:ins>
      <w:r w:rsidRPr="00944672">
        <w:rPr>
          <w:rFonts w:ascii="Arial" w:hAnsi="Arial" w:cs="Arial"/>
          <w:sz w:val="24"/>
          <w:szCs w:val="24"/>
        </w:rPr>
        <w:t xml:space="preserve"> und </w:t>
      </w:r>
      <w:del w:id="4388" w:author="Lektorat Bauer" w:date="2025-03-01T10:59:00Z" w16du:dateUtc="2025-03-01T09:59:00Z">
        <w:r w:rsidRPr="00944672" w:rsidDel="00C75E5B">
          <w:rPr>
            <w:rFonts w:ascii="Arial" w:hAnsi="Arial" w:cs="Arial"/>
            <w:sz w:val="24"/>
            <w:szCs w:val="24"/>
          </w:rPr>
          <w:delText>tätig werden</w:delText>
        </w:r>
      </w:del>
      <w:ins w:id="4389" w:author="Lektorat Bauer" w:date="2025-03-01T10:59:00Z" w16du:dateUtc="2025-03-01T09:59:00Z">
        <w:r w:rsidR="00C75E5B">
          <w:rPr>
            <w:rFonts w:ascii="Arial" w:hAnsi="Arial" w:cs="Arial"/>
            <w:sz w:val="24"/>
            <w:szCs w:val="24"/>
          </w:rPr>
          <w:t>entsprechend handeln</w:t>
        </w:r>
      </w:ins>
      <w:r w:rsidRPr="00944672">
        <w:rPr>
          <w:rFonts w:ascii="Arial" w:hAnsi="Arial" w:cs="Arial"/>
          <w:sz w:val="24"/>
          <w:szCs w:val="24"/>
        </w:rPr>
        <w:t>.</w:t>
      </w:r>
    </w:p>
    <w:p w14:paraId="4231C900"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 xml:space="preserve">In diesem Augenblick brüllte das Triebwerk einer Rakete auf, als sie aus der Halterung schoss und Richtung Himmel strebte. </w:t>
      </w:r>
    </w:p>
    <w:p w14:paraId="0AF8E73C"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Die Distanz musste überbrückt werden, dann verschwand Punkt drei vom Radar.</w:t>
      </w:r>
    </w:p>
    <w:p w14:paraId="09CBA14C"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Die beiden russischen Offiziere lobten das Team für die gute Reaktion. Man konnte dem Team anmerken, dass es trainiert war.</w:t>
      </w:r>
    </w:p>
    <w:p w14:paraId="63F7926F" w14:textId="185F40A9"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Die Bodentruppe des BUK-Systems war bereits dabei</w:t>
      </w:r>
      <w:ins w:id="4390" w:author="Lektorat Bauer" w:date="2025-03-01T11:00:00Z" w16du:dateUtc="2025-03-01T10:00:00Z">
        <w:r w:rsidR="00D77C7C">
          <w:rPr>
            <w:rFonts w:ascii="Arial" w:hAnsi="Arial" w:cs="Arial"/>
            <w:sz w:val="24"/>
            <w:szCs w:val="24"/>
          </w:rPr>
          <w:t>,</w:t>
        </w:r>
      </w:ins>
      <w:r w:rsidRPr="00944672">
        <w:rPr>
          <w:rFonts w:ascii="Arial" w:hAnsi="Arial" w:cs="Arial"/>
          <w:sz w:val="24"/>
          <w:szCs w:val="24"/>
        </w:rPr>
        <w:t xml:space="preserve"> die Raketen</w:t>
      </w:r>
      <w:ins w:id="4391" w:author="Lektorat Bauer" w:date="2025-03-01T11:00:00Z" w16du:dateUtc="2025-03-01T10:00:00Z">
        <w:r w:rsidR="00D77C7C">
          <w:rPr>
            <w:rFonts w:ascii="Arial" w:hAnsi="Arial" w:cs="Arial"/>
            <w:sz w:val="24"/>
            <w:szCs w:val="24"/>
          </w:rPr>
          <w:t>-</w:t>
        </w:r>
      </w:ins>
      <w:del w:id="4392" w:author="Lektorat Bauer" w:date="2025-03-01T11:00:00Z" w16du:dateUtc="2025-03-01T10:00:00Z">
        <w:r w:rsidRPr="00944672" w:rsidDel="00D77C7C">
          <w:rPr>
            <w:rFonts w:ascii="Arial" w:hAnsi="Arial" w:cs="Arial"/>
            <w:sz w:val="24"/>
            <w:szCs w:val="24"/>
          </w:rPr>
          <w:delText xml:space="preserve"> </w:delText>
        </w:r>
      </w:del>
      <w:r w:rsidRPr="00944672">
        <w:rPr>
          <w:rFonts w:ascii="Arial" w:hAnsi="Arial" w:cs="Arial"/>
          <w:sz w:val="24"/>
          <w:szCs w:val="24"/>
        </w:rPr>
        <w:t>Lafette wieder zu bestücken.</w:t>
      </w:r>
    </w:p>
    <w:p w14:paraId="2BB9A483" w14:textId="129C4C2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„Hauptmann Kim</w:t>
      </w:r>
      <w:del w:id="4393" w:author="Lektorat Bauer" w:date="2025-03-01T11:01:00Z" w16du:dateUtc="2025-03-01T10:01:00Z">
        <w:r w:rsidRPr="00944672" w:rsidDel="00D77C7C">
          <w:rPr>
            <w:rFonts w:ascii="Arial" w:hAnsi="Arial" w:cs="Arial"/>
            <w:sz w:val="24"/>
            <w:szCs w:val="24"/>
          </w:rPr>
          <w:delText>.</w:delText>
        </w:r>
      </w:del>
      <w:r w:rsidRPr="00944672">
        <w:rPr>
          <w:rFonts w:ascii="Arial" w:hAnsi="Arial" w:cs="Arial"/>
          <w:sz w:val="24"/>
          <w:szCs w:val="24"/>
        </w:rPr>
        <w:t>“</w:t>
      </w:r>
      <w:ins w:id="4394" w:author="Lektorat Bauer" w:date="2025-03-01T11:01:00Z" w16du:dateUtc="2025-03-01T10:01:00Z">
        <w:r w:rsidR="00D77C7C">
          <w:rPr>
            <w:rFonts w:ascii="Arial" w:hAnsi="Arial" w:cs="Arial"/>
            <w:sz w:val="24"/>
            <w:szCs w:val="24"/>
          </w:rPr>
          <w:t>,</w:t>
        </w:r>
      </w:ins>
      <w:r w:rsidRPr="00944672">
        <w:rPr>
          <w:rFonts w:ascii="Arial" w:hAnsi="Arial" w:cs="Arial"/>
          <w:sz w:val="24"/>
          <w:szCs w:val="24"/>
        </w:rPr>
        <w:t xml:space="preserve"> </w:t>
      </w:r>
      <w:ins w:id="4395" w:author="Lektorat Bauer" w:date="2025-03-01T11:01:00Z" w16du:dateUtc="2025-03-01T10:01:00Z">
        <w:r w:rsidR="00D77C7C">
          <w:rPr>
            <w:rFonts w:ascii="Arial" w:hAnsi="Arial" w:cs="Arial"/>
            <w:sz w:val="24"/>
            <w:szCs w:val="24"/>
          </w:rPr>
          <w:t>w</w:t>
        </w:r>
      </w:ins>
      <w:del w:id="4396" w:author="Lektorat Bauer" w:date="2025-03-01T11:01:00Z" w16du:dateUtc="2025-03-01T10:01:00Z">
        <w:r w:rsidRPr="00944672" w:rsidDel="00D77C7C">
          <w:rPr>
            <w:rFonts w:ascii="Arial" w:hAnsi="Arial" w:cs="Arial"/>
            <w:sz w:val="24"/>
            <w:szCs w:val="24"/>
          </w:rPr>
          <w:delText>W</w:delText>
        </w:r>
      </w:del>
      <w:r w:rsidRPr="00944672">
        <w:rPr>
          <w:rFonts w:ascii="Arial" w:hAnsi="Arial" w:cs="Arial"/>
          <w:sz w:val="24"/>
          <w:szCs w:val="24"/>
        </w:rPr>
        <w:t>andte sich ‚Mischa‘ Pushkin an den Nordkoreaner</w:t>
      </w:r>
      <w:ins w:id="4397" w:author="Lektorat Bauer" w:date="2025-03-01T11:01:00Z" w16du:dateUtc="2025-03-01T10:01:00Z">
        <w:r w:rsidR="00D77C7C">
          <w:rPr>
            <w:rFonts w:ascii="Arial" w:hAnsi="Arial" w:cs="Arial"/>
            <w:sz w:val="24"/>
            <w:szCs w:val="24"/>
          </w:rPr>
          <w:t>,</w:t>
        </w:r>
      </w:ins>
      <w:del w:id="4398" w:author="Lektorat Bauer" w:date="2025-03-01T11:01:00Z" w16du:dateUtc="2025-03-01T10:01:00Z">
        <w:r w:rsidRPr="00944672" w:rsidDel="00D77C7C">
          <w:rPr>
            <w:rFonts w:ascii="Arial" w:hAnsi="Arial" w:cs="Arial"/>
            <w:sz w:val="24"/>
            <w:szCs w:val="24"/>
          </w:rPr>
          <w:delText>.</w:delText>
        </w:r>
      </w:del>
      <w:r w:rsidRPr="00944672">
        <w:rPr>
          <w:rFonts w:ascii="Arial" w:hAnsi="Arial" w:cs="Arial"/>
          <w:sz w:val="24"/>
          <w:szCs w:val="24"/>
        </w:rPr>
        <w:t xml:space="preserve"> „</w:t>
      </w:r>
      <w:ins w:id="4399" w:author="Lektorat Bauer" w:date="2025-03-01T11:01:00Z" w16du:dateUtc="2025-03-01T10:01:00Z">
        <w:r w:rsidR="00D77C7C">
          <w:rPr>
            <w:rFonts w:ascii="Arial" w:hAnsi="Arial" w:cs="Arial"/>
            <w:sz w:val="24"/>
            <w:szCs w:val="24"/>
          </w:rPr>
          <w:t>i</w:t>
        </w:r>
      </w:ins>
      <w:del w:id="4400" w:author="Lektorat Bauer" w:date="2025-03-01T11:01:00Z" w16du:dateUtc="2025-03-01T10:01:00Z">
        <w:r w:rsidRPr="00944672" w:rsidDel="00D77C7C">
          <w:rPr>
            <w:rFonts w:ascii="Arial" w:hAnsi="Arial" w:cs="Arial"/>
            <w:sz w:val="24"/>
            <w:szCs w:val="24"/>
          </w:rPr>
          <w:delText>I</w:delText>
        </w:r>
      </w:del>
      <w:r w:rsidRPr="00944672">
        <w:rPr>
          <w:rFonts w:ascii="Arial" w:hAnsi="Arial" w:cs="Arial"/>
          <w:sz w:val="24"/>
          <w:szCs w:val="24"/>
        </w:rPr>
        <w:t>ch weiß, dass der Ablauf vorbereitet wurde</w:t>
      </w:r>
      <w:ins w:id="4401" w:author="Lektorat Bauer" w:date="2025-03-01T11:01:00Z" w16du:dateUtc="2025-03-01T10:01:00Z">
        <w:r w:rsidR="00D77C7C">
          <w:rPr>
            <w:rFonts w:ascii="Arial" w:hAnsi="Arial" w:cs="Arial"/>
            <w:sz w:val="24"/>
            <w:szCs w:val="24"/>
          </w:rPr>
          <w:t>.</w:t>
        </w:r>
      </w:ins>
      <w:del w:id="4402" w:author="Lektorat Bauer" w:date="2025-03-01T11:01:00Z" w16du:dateUtc="2025-03-01T10:01:00Z">
        <w:r w:rsidRPr="00944672" w:rsidDel="00D77C7C">
          <w:rPr>
            <w:rFonts w:ascii="Arial" w:hAnsi="Arial" w:cs="Arial"/>
            <w:sz w:val="24"/>
            <w:szCs w:val="24"/>
          </w:rPr>
          <w:delText>,</w:delText>
        </w:r>
      </w:del>
      <w:r w:rsidRPr="00944672">
        <w:rPr>
          <w:rFonts w:ascii="Arial" w:hAnsi="Arial" w:cs="Arial"/>
          <w:sz w:val="24"/>
          <w:szCs w:val="24"/>
        </w:rPr>
        <w:t xml:space="preserve"> </w:t>
      </w:r>
      <w:ins w:id="4403" w:author="Lektorat Bauer" w:date="2025-03-01T11:01:00Z" w16du:dateUtc="2025-03-01T10:01:00Z">
        <w:r w:rsidR="00D77C7C">
          <w:rPr>
            <w:rFonts w:ascii="Arial" w:hAnsi="Arial" w:cs="Arial"/>
            <w:sz w:val="24"/>
            <w:szCs w:val="24"/>
          </w:rPr>
          <w:t>I</w:t>
        </w:r>
      </w:ins>
      <w:del w:id="4404" w:author="Lektorat Bauer" w:date="2025-03-01T11:01:00Z" w16du:dateUtc="2025-03-01T10:01:00Z">
        <w:r w:rsidRPr="00944672" w:rsidDel="00D77C7C">
          <w:rPr>
            <w:rFonts w:ascii="Arial" w:hAnsi="Arial" w:cs="Arial"/>
            <w:sz w:val="24"/>
            <w:szCs w:val="24"/>
          </w:rPr>
          <w:delText>i</w:delText>
        </w:r>
      </w:del>
      <w:r w:rsidRPr="00944672">
        <w:rPr>
          <w:rFonts w:ascii="Arial" w:hAnsi="Arial" w:cs="Arial"/>
          <w:sz w:val="24"/>
          <w:szCs w:val="24"/>
        </w:rPr>
        <w:t>st es möglich, eine Varianz einzubauen?“</w:t>
      </w:r>
    </w:p>
    <w:p w14:paraId="0BE8F68E"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commentRangeStart w:id="4405"/>
      <w:r w:rsidRPr="00944672">
        <w:rPr>
          <w:rFonts w:ascii="Arial" w:hAnsi="Arial" w:cs="Arial"/>
          <w:sz w:val="24"/>
          <w:szCs w:val="24"/>
        </w:rPr>
        <w:t xml:space="preserve">Hauptmann Kim drehte sich um, sah die beiden Offiziere an und fragte: </w:t>
      </w:r>
      <w:commentRangeEnd w:id="4405"/>
      <w:r w:rsidR="00D77C7C">
        <w:rPr>
          <w:rStyle w:val="Kommentarzeichen"/>
        </w:rPr>
        <w:commentReference w:id="4405"/>
      </w:r>
      <w:r w:rsidRPr="00944672">
        <w:rPr>
          <w:rFonts w:ascii="Arial" w:hAnsi="Arial" w:cs="Arial"/>
          <w:sz w:val="24"/>
          <w:szCs w:val="24"/>
        </w:rPr>
        <w:t xml:space="preserve">„An was genau haben sie sich gedacht?“ </w:t>
      </w:r>
    </w:p>
    <w:p w14:paraId="18F64006" w14:textId="77777777" w:rsidR="00D77C7C" w:rsidRDefault="00944672" w:rsidP="00623B68">
      <w:pPr>
        <w:autoSpaceDE w:val="0"/>
        <w:autoSpaceDN w:val="0"/>
        <w:adjustRightInd w:val="0"/>
        <w:spacing w:after="0" w:line="360" w:lineRule="auto"/>
        <w:ind w:firstLine="227"/>
        <w:jc w:val="both"/>
        <w:rPr>
          <w:ins w:id="4406" w:author="Lektorat Bauer" w:date="2025-03-01T11:01:00Z" w16du:dateUtc="2025-03-01T10:01:00Z"/>
          <w:rFonts w:ascii="Arial" w:hAnsi="Arial" w:cs="Arial"/>
          <w:sz w:val="24"/>
          <w:szCs w:val="24"/>
        </w:rPr>
      </w:pPr>
      <w:r w:rsidRPr="00944672">
        <w:rPr>
          <w:rFonts w:ascii="Arial" w:hAnsi="Arial" w:cs="Arial"/>
          <w:sz w:val="24"/>
          <w:szCs w:val="24"/>
        </w:rPr>
        <w:t xml:space="preserve">„Hauptmann Kim, im Briefing haben Sie gesagt, dass auf den Stationen drei bis sechs die alten Raketen und auf den Stationen eins bis drei die neuen Raketen, die sie modifiziert haben, installiert sind. Ist das so korrekt?“ </w:t>
      </w:r>
    </w:p>
    <w:p w14:paraId="03476B93" w14:textId="5D3D6FC8"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„Oberst Pushkin, das ist so korrekt.“</w:t>
      </w:r>
    </w:p>
    <w:p w14:paraId="3DE0909A" w14:textId="77777777" w:rsidR="00D77C7C" w:rsidRDefault="00944672" w:rsidP="00623B68">
      <w:pPr>
        <w:autoSpaceDE w:val="0"/>
        <w:autoSpaceDN w:val="0"/>
        <w:adjustRightInd w:val="0"/>
        <w:spacing w:after="0" w:line="360" w:lineRule="auto"/>
        <w:ind w:firstLine="227"/>
        <w:jc w:val="both"/>
        <w:rPr>
          <w:ins w:id="4407" w:author="Lektorat Bauer" w:date="2025-03-01T11:01:00Z" w16du:dateUtc="2025-03-01T10:01:00Z"/>
          <w:rFonts w:ascii="Arial" w:hAnsi="Arial" w:cs="Arial"/>
          <w:sz w:val="24"/>
          <w:szCs w:val="24"/>
        </w:rPr>
      </w:pPr>
      <w:r w:rsidRPr="00944672">
        <w:rPr>
          <w:rFonts w:ascii="Arial" w:hAnsi="Arial" w:cs="Arial"/>
          <w:sz w:val="24"/>
          <w:szCs w:val="24"/>
        </w:rPr>
        <w:t xml:space="preserve">„Ist es möglich, dass wir den Ablauf Nummer Zwei zweimal durchführen?“ </w:t>
      </w:r>
    </w:p>
    <w:p w14:paraId="5043F1E8" w14:textId="77777777" w:rsidR="00D77C7C" w:rsidRDefault="00944672" w:rsidP="00623B68">
      <w:pPr>
        <w:autoSpaceDE w:val="0"/>
        <w:autoSpaceDN w:val="0"/>
        <w:adjustRightInd w:val="0"/>
        <w:spacing w:after="0" w:line="360" w:lineRule="auto"/>
        <w:ind w:firstLine="227"/>
        <w:jc w:val="both"/>
        <w:rPr>
          <w:ins w:id="4408" w:author="Lektorat Bauer" w:date="2025-03-01T11:02:00Z" w16du:dateUtc="2025-03-01T10:02:00Z"/>
          <w:rFonts w:ascii="Arial" w:hAnsi="Arial" w:cs="Arial"/>
          <w:sz w:val="24"/>
          <w:szCs w:val="24"/>
        </w:rPr>
      </w:pPr>
      <w:r w:rsidRPr="00944672">
        <w:rPr>
          <w:rFonts w:ascii="Arial" w:hAnsi="Arial" w:cs="Arial"/>
          <w:sz w:val="24"/>
          <w:szCs w:val="24"/>
        </w:rPr>
        <w:t>„Ich verstehe, Sie möchten einmal mit der alten und einmal mit der neuen Variante testen.“</w:t>
      </w:r>
      <w:del w:id="4409" w:author="Lektorat Bauer" w:date="2025-03-01T11:02:00Z" w16du:dateUtc="2025-03-01T10:02:00Z">
        <w:r w:rsidRPr="00944672" w:rsidDel="00D77C7C">
          <w:rPr>
            <w:rFonts w:ascii="Arial" w:hAnsi="Arial" w:cs="Arial"/>
            <w:sz w:val="24"/>
            <w:szCs w:val="24"/>
          </w:rPr>
          <w:delText xml:space="preserve"> </w:delText>
        </w:r>
        <w:commentRangeStart w:id="4410"/>
        <w:r w:rsidRPr="00944672" w:rsidDel="00D77C7C">
          <w:rPr>
            <w:rFonts w:ascii="Arial" w:hAnsi="Arial" w:cs="Arial"/>
            <w:sz w:val="24"/>
            <w:szCs w:val="24"/>
          </w:rPr>
          <w:delText>Nickte</w:delText>
        </w:r>
      </w:del>
      <w:commentRangeEnd w:id="4410"/>
      <w:r w:rsidR="00D77C7C">
        <w:rPr>
          <w:rStyle w:val="Kommentarzeichen"/>
        </w:rPr>
        <w:commentReference w:id="4410"/>
      </w:r>
      <w:del w:id="4411" w:author="Lektorat Bauer" w:date="2025-03-01T11:02:00Z" w16du:dateUtc="2025-03-01T10:02:00Z">
        <w:r w:rsidRPr="00944672" w:rsidDel="00D77C7C">
          <w:rPr>
            <w:rFonts w:ascii="Arial" w:hAnsi="Arial" w:cs="Arial"/>
            <w:sz w:val="24"/>
            <w:szCs w:val="24"/>
          </w:rPr>
          <w:delText xml:space="preserve"> Hauptmann Kim. </w:delText>
        </w:r>
      </w:del>
    </w:p>
    <w:p w14:paraId="65F68C8A" w14:textId="22EBEF31"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Jetzt meldete sich ‚Grischa‘ Smirnoff zu Wort: „Beide Abläufe exakt identisch. Flughöhe 3000, Abstand identisch. Ginge das?“</w:t>
      </w:r>
    </w:p>
    <w:p w14:paraId="3E7A756F" w14:textId="0035382C"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„Ich spreche eben mit meinem Vorgesetzten, aber ich denke, das ist kein Problem</w:t>
      </w:r>
      <w:del w:id="4412" w:author="Lektorat Bauer" w:date="2025-03-01T11:02:00Z" w16du:dateUtc="2025-03-01T10:02:00Z">
        <w:r w:rsidRPr="00944672" w:rsidDel="00D77C7C">
          <w:rPr>
            <w:rFonts w:ascii="Arial" w:hAnsi="Arial" w:cs="Arial"/>
            <w:sz w:val="24"/>
            <w:szCs w:val="24"/>
          </w:rPr>
          <w:delText>.</w:delText>
        </w:r>
      </w:del>
      <w:r w:rsidRPr="00944672">
        <w:rPr>
          <w:rFonts w:ascii="Arial" w:hAnsi="Arial" w:cs="Arial"/>
          <w:sz w:val="24"/>
          <w:szCs w:val="24"/>
        </w:rPr>
        <w:t>“</w:t>
      </w:r>
      <w:ins w:id="4413" w:author="Lektorat Bauer" w:date="2025-03-01T11:02:00Z" w16du:dateUtc="2025-03-01T10:02:00Z">
        <w:r w:rsidR="00D77C7C">
          <w:rPr>
            <w:rFonts w:ascii="Arial" w:hAnsi="Arial" w:cs="Arial"/>
            <w:sz w:val="24"/>
            <w:szCs w:val="24"/>
          </w:rPr>
          <w:t>,</w:t>
        </w:r>
      </w:ins>
      <w:r w:rsidRPr="00944672">
        <w:rPr>
          <w:rFonts w:ascii="Arial" w:hAnsi="Arial" w:cs="Arial"/>
          <w:sz w:val="24"/>
          <w:szCs w:val="24"/>
        </w:rPr>
        <w:t xml:space="preserve"> </w:t>
      </w:r>
      <w:del w:id="4414" w:author="Lektorat Bauer" w:date="2025-03-01T11:02:00Z" w16du:dateUtc="2025-03-01T10:02:00Z">
        <w:r w:rsidRPr="00944672" w:rsidDel="00D77C7C">
          <w:rPr>
            <w:rFonts w:ascii="Arial" w:hAnsi="Arial" w:cs="Arial"/>
            <w:sz w:val="24"/>
            <w:szCs w:val="24"/>
          </w:rPr>
          <w:delText>S</w:delText>
        </w:r>
      </w:del>
      <w:ins w:id="4415" w:author="Lektorat Bauer" w:date="2025-03-01T11:02:00Z" w16du:dateUtc="2025-03-01T10:02:00Z">
        <w:r w:rsidR="00D77C7C">
          <w:rPr>
            <w:rFonts w:ascii="Arial" w:hAnsi="Arial" w:cs="Arial"/>
            <w:sz w:val="24"/>
            <w:szCs w:val="24"/>
          </w:rPr>
          <w:t>s</w:t>
        </w:r>
      </w:ins>
      <w:r w:rsidRPr="00944672">
        <w:rPr>
          <w:rFonts w:ascii="Arial" w:hAnsi="Arial" w:cs="Arial"/>
          <w:sz w:val="24"/>
          <w:szCs w:val="24"/>
        </w:rPr>
        <w:t>agte Hauptmann Kim, erhob sich und verließ kurz den Leitstand.</w:t>
      </w:r>
    </w:p>
    <w:p w14:paraId="7AF7F1FF" w14:textId="3FDA96CC"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Puschkin sah zu Smirnoff: </w:t>
      </w:r>
      <w:commentRangeStart w:id="4416"/>
      <w:r w:rsidRPr="00944672">
        <w:rPr>
          <w:rFonts w:ascii="Arial" w:hAnsi="Arial" w:cs="Arial"/>
          <w:sz w:val="24"/>
          <w:szCs w:val="24"/>
        </w:rPr>
        <w:t xml:space="preserve">„Die Raketen sind gut, aber bei </w:t>
      </w:r>
      <w:del w:id="4417" w:author="Lektorat Bauer" w:date="2025-03-01T11:03:00Z" w16du:dateUtc="2025-03-01T10:03:00Z">
        <w:r w:rsidRPr="00944672" w:rsidDel="00D77C7C">
          <w:rPr>
            <w:rFonts w:ascii="Arial" w:hAnsi="Arial" w:cs="Arial"/>
            <w:sz w:val="24"/>
            <w:szCs w:val="24"/>
          </w:rPr>
          <w:delText xml:space="preserve">dem </w:delText>
        </w:r>
      </w:del>
      <w:r w:rsidRPr="00944672">
        <w:rPr>
          <w:rFonts w:ascii="Arial" w:hAnsi="Arial" w:cs="Arial"/>
          <w:sz w:val="24"/>
          <w:szCs w:val="24"/>
        </w:rPr>
        <w:t>Set-up-Eins kann es sein, dass ein falsches Signal getroffen wird. Wenn die neuen Raketen so gut sind, dann sollte der zweite Durchgang garantiert 100</w:t>
      </w:r>
      <w:ins w:id="4418" w:author="Lektorat Bauer" w:date="2025-03-01T11:02:00Z" w16du:dateUtc="2025-03-01T10:02:00Z">
        <w:r w:rsidR="00D77C7C">
          <w:rPr>
            <w:rFonts w:ascii="Arial" w:hAnsi="Arial" w:cs="Arial"/>
            <w:sz w:val="24"/>
            <w:szCs w:val="24"/>
          </w:rPr>
          <w:t> Prozent</w:t>
        </w:r>
      </w:ins>
      <w:del w:id="4419" w:author="Lektorat Bauer" w:date="2025-03-01T11:02:00Z" w16du:dateUtc="2025-03-01T10:02:00Z">
        <w:r w:rsidRPr="00944672" w:rsidDel="00D77C7C">
          <w:rPr>
            <w:rFonts w:ascii="Arial" w:hAnsi="Arial" w:cs="Arial"/>
            <w:sz w:val="24"/>
            <w:szCs w:val="24"/>
          </w:rPr>
          <w:delText>%</w:delText>
        </w:r>
      </w:del>
      <w:r w:rsidRPr="00944672">
        <w:rPr>
          <w:rFonts w:ascii="Arial" w:hAnsi="Arial" w:cs="Arial"/>
          <w:sz w:val="24"/>
          <w:szCs w:val="24"/>
        </w:rPr>
        <w:t xml:space="preserve"> sein.“</w:t>
      </w:r>
      <w:commentRangeEnd w:id="4416"/>
      <w:r w:rsidR="00D77C7C">
        <w:rPr>
          <w:rStyle w:val="Kommentarzeichen"/>
        </w:rPr>
        <w:commentReference w:id="4416"/>
      </w:r>
    </w:p>
    <w:p w14:paraId="150BB934" w14:textId="2A28CC71" w:rsidR="00944672" w:rsidRPr="00944672" w:rsidDel="00D77C7C" w:rsidRDefault="00944672" w:rsidP="00623B68">
      <w:pPr>
        <w:autoSpaceDE w:val="0"/>
        <w:autoSpaceDN w:val="0"/>
        <w:adjustRightInd w:val="0"/>
        <w:spacing w:after="0" w:line="360" w:lineRule="auto"/>
        <w:ind w:firstLine="227"/>
        <w:jc w:val="both"/>
        <w:rPr>
          <w:del w:id="4420" w:author="Lektorat Bauer" w:date="2025-03-01T11:04:00Z" w16du:dateUtc="2025-03-01T10:04:00Z"/>
          <w:rFonts w:ascii="Arial" w:hAnsi="Arial" w:cs="Arial"/>
          <w:sz w:val="24"/>
          <w:szCs w:val="24"/>
        </w:rPr>
      </w:pPr>
      <w:del w:id="4421" w:author="Lektorat Bauer" w:date="2025-03-01T11:04:00Z" w16du:dateUtc="2025-03-01T10:04:00Z">
        <w:r w:rsidRPr="00944672" w:rsidDel="00D77C7C">
          <w:rPr>
            <w:rFonts w:ascii="Arial" w:hAnsi="Arial" w:cs="Arial"/>
            <w:sz w:val="24"/>
            <w:szCs w:val="24"/>
          </w:rPr>
          <w:delText>Kein System arbeit zu 100</w:delText>
        </w:r>
      </w:del>
      <w:del w:id="4422" w:author="Lektorat Bauer" w:date="2025-03-01T11:02:00Z" w16du:dateUtc="2025-03-01T10:02:00Z">
        <w:r w:rsidRPr="00944672" w:rsidDel="00D77C7C">
          <w:rPr>
            <w:rFonts w:ascii="Arial" w:hAnsi="Arial" w:cs="Arial"/>
            <w:sz w:val="24"/>
            <w:szCs w:val="24"/>
          </w:rPr>
          <w:delText>%</w:delText>
        </w:r>
      </w:del>
      <w:del w:id="4423" w:author="Lektorat Bauer" w:date="2025-03-01T11:04:00Z" w16du:dateUtc="2025-03-01T10:04:00Z">
        <w:r w:rsidRPr="00944672" w:rsidDel="00D77C7C">
          <w:rPr>
            <w:rFonts w:ascii="Arial" w:hAnsi="Arial" w:cs="Arial"/>
            <w:sz w:val="24"/>
            <w:szCs w:val="24"/>
          </w:rPr>
          <w:delText xml:space="preserve"> richtig, daher werden die Tests so ausgeführt, dass es für das Erkennungssystem </w:delText>
        </w:r>
        <w:commentRangeStart w:id="4424"/>
        <w:r w:rsidRPr="00944672" w:rsidDel="00D77C7C">
          <w:rPr>
            <w:rFonts w:ascii="Arial" w:hAnsi="Arial" w:cs="Arial"/>
            <w:sz w:val="24"/>
            <w:szCs w:val="24"/>
          </w:rPr>
          <w:delText>schwieriger</w:delText>
        </w:r>
      </w:del>
      <w:commentRangeEnd w:id="4424"/>
      <w:r w:rsidR="00D77C7C">
        <w:rPr>
          <w:rStyle w:val="Kommentarzeichen"/>
        </w:rPr>
        <w:commentReference w:id="4424"/>
      </w:r>
      <w:del w:id="4425" w:author="Lektorat Bauer" w:date="2025-03-01T11:04:00Z" w16du:dateUtc="2025-03-01T10:04:00Z">
        <w:r w:rsidRPr="00944672" w:rsidDel="00D77C7C">
          <w:rPr>
            <w:rFonts w:ascii="Arial" w:hAnsi="Arial" w:cs="Arial"/>
            <w:sz w:val="24"/>
            <w:szCs w:val="24"/>
          </w:rPr>
          <w:delText xml:space="preserve"> ist, das richtige Ziel zu identifizieren. Hieraus erfolgt eine Verbesserung des Systems und der Bedienmannschaft.</w:delText>
        </w:r>
      </w:del>
    </w:p>
    <w:p w14:paraId="7DCCB337" w14:textId="0B99EFAA"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Hauptmann Kim kam zurück und lächelte die beiden an: „Mein Vorgesetzter versteht den Grund Ihrer Frage</w:t>
      </w:r>
      <w:del w:id="4426" w:author="Lektorat Bauer" w:date="2025-03-01T11:04:00Z" w16du:dateUtc="2025-03-01T10:04:00Z">
        <w:r w:rsidRPr="00944672" w:rsidDel="00D77C7C">
          <w:rPr>
            <w:rFonts w:ascii="Arial" w:hAnsi="Arial" w:cs="Arial"/>
            <w:sz w:val="24"/>
            <w:szCs w:val="24"/>
          </w:rPr>
          <w:delText>.</w:delText>
        </w:r>
      </w:del>
      <w:r w:rsidRPr="00944672">
        <w:rPr>
          <w:rFonts w:ascii="Arial" w:hAnsi="Arial" w:cs="Arial"/>
          <w:sz w:val="24"/>
          <w:szCs w:val="24"/>
        </w:rPr>
        <w:t>“</w:t>
      </w:r>
      <w:ins w:id="4427" w:author="Lektorat Bauer" w:date="2025-03-01T11:04:00Z" w16du:dateUtc="2025-03-01T10:04:00Z">
        <w:r w:rsidR="00D77C7C">
          <w:rPr>
            <w:rFonts w:ascii="Arial" w:hAnsi="Arial" w:cs="Arial"/>
            <w:sz w:val="24"/>
            <w:szCs w:val="24"/>
          </w:rPr>
          <w:t>,</w:t>
        </w:r>
      </w:ins>
      <w:r w:rsidRPr="00944672">
        <w:rPr>
          <w:rFonts w:ascii="Arial" w:hAnsi="Arial" w:cs="Arial"/>
          <w:sz w:val="24"/>
          <w:szCs w:val="24"/>
        </w:rPr>
        <w:t xml:space="preserve"> </w:t>
      </w:r>
      <w:ins w:id="4428" w:author="Lektorat Bauer" w:date="2025-03-01T11:04:00Z" w16du:dateUtc="2025-03-01T10:04:00Z">
        <w:r w:rsidR="00D77C7C">
          <w:rPr>
            <w:rFonts w:ascii="Arial" w:hAnsi="Arial" w:cs="Arial"/>
            <w:sz w:val="24"/>
            <w:szCs w:val="24"/>
          </w:rPr>
          <w:t>b</w:t>
        </w:r>
      </w:ins>
      <w:del w:id="4429" w:author="Lektorat Bauer" w:date="2025-03-01T11:04:00Z" w16du:dateUtc="2025-03-01T10:04:00Z">
        <w:r w:rsidRPr="00944672" w:rsidDel="00D77C7C">
          <w:rPr>
            <w:rFonts w:ascii="Arial" w:hAnsi="Arial" w:cs="Arial"/>
            <w:sz w:val="24"/>
            <w:szCs w:val="24"/>
          </w:rPr>
          <w:delText>B</w:delText>
        </w:r>
      </w:del>
      <w:r w:rsidRPr="00944672">
        <w:rPr>
          <w:rFonts w:ascii="Arial" w:hAnsi="Arial" w:cs="Arial"/>
          <w:sz w:val="24"/>
          <w:szCs w:val="24"/>
        </w:rPr>
        <w:t>egann Hauptmann Kim, beide Russen verstanden das als ‚Nein‘</w:t>
      </w:r>
      <w:del w:id="4430" w:author="Lektorat Bauer" w:date="2025-03-01T11:04:00Z" w16du:dateUtc="2025-03-01T10:04:00Z">
        <w:r w:rsidRPr="00944672" w:rsidDel="00D77C7C">
          <w:rPr>
            <w:rFonts w:ascii="Arial" w:hAnsi="Arial" w:cs="Arial"/>
            <w:sz w:val="24"/>
            <w:szCs w:val="24"/>
          </w:rPr>
          <w:delText>,</w:delText>
        </w:r>
      </w:del>
      <w:ins w:id="4431" w:author="Lektorat Bauer" w:date="2025-03-01T11:04:00Z" w16du:dateUtc="2025-03-01T10:04:00Z">
        <w:r w:rsidR="00D77C7C">
          <w:rPr>
            <w:rFonts w:ascii="Arial" w:hAnsi="Arial" w:cs="Arial"/>
            <w:sz w:val="24"/>
            <w:szCs w:val="24"/>
          </w:rPr>
          <w:t>.</w:t>
        </w:r>
      </w:ins>
      <w:r w:rsidRPr="00944672">
        <w:rPr>
          <w:rFonts w:ascii="Arial" w:hAnsi="Arial" w:cs="Arial"/>
          <w:sz w:val="24"/>
          <w:szCs w:val="24"/>
        </w:rPr>
        <w:t xml:space="preserve"> </w:t>
      </w:r>
      <w:del w:id="4432" w:author="Lektorat Bauer" w:date="2025-03-01T11:04:00Z" w16du:dateUtc="2025-03-01T10:04:00Z">
        <w:r w:rsidRPr="00944672" w:rsidDel="00D77C7C">
          <w:rPr>
            <w:rFonts w:ascii="Arial" w:hAnsi="Arial" w:cs="Arial"/>
            <w:sz w:val="24"/>
            <w:szCs w:val="24"/>
          </w:rPr>
          <w:delText>a</w:delText>
        </w:r>
      </w:del>
      <w:ins w:id="4433" w:author="Lektorat Bauer" w:date="2025-03-01T11:04:00Z" w16du:dateUtc="2025-03-01T10:04:00Z">
        <w:r w:rsidR="00D77C7C">
          <w:rPr>
            <w:rFonts w:ascii="Arial" w:hAnsi="Arial" w:cs="Arial"/>
            <w:sz w:val="24"/>
            <w:szCs w:val="24"/>
          </w:rPr>
          <w:t>A</w:t>
        </w:r>
      </w:ins>
      <w:r w:rsidRPr="00944672">
        <w:rPr>
          <w:rFonts w:ascii="Arial" w:hAnsi="Arial" w:cs="Arial"/>
          <w:sz w:val="24"/>
          <w:szCs w:val="24"/>
        </w:rPr>
        <w:t xml:space="preserve">ber dann sagte Hauptmann Kim: „Er hat gesagt, dass wir den Ablauf so </w:t>
      </w:r>
      <w:del w:id="4434" w:author="Lektorat Bauer" w:date="2025-03-01T11:04:00Z" w16du:dateUtc="2025-03-01T10:04:00Z">
        <w:r w:rsidRPr="00944672" w:rsidDel="00D77C7C">
          <w:rPr>
            <w:rFonts w:ascii="Arial" w:hAnsi="Arial" w:cs="Arial"/>
            <w:sz w:val="24"/>
            <w:szCs w:val="24"/>
          </w:rPr>
          <w:delText>A</w:delText>
        </w:r>
      </w:del>
      <w:ins w:id="4435" w:author="Lektorat Bauer" w:date="2025-03-01T11:04:00Z" w16du:dateUtc="2025-03-01T10:04:00Z">
        <w:r w:rsidR="00D77C7C">
          <w:rPr>
            <w:rFonts w:ascii="Arial" w:hAnsi="Arial" w:cs="Arial"/>
            <w:sz w:val="24"/>
            <w:szCs w:val="24"/>
          </w:rPr>
          <w:t>a</w:t>
        </w:r>
      </w:ins>
      <w:r w:rsidRPr="00944672">
        <w:rPr>
          <w:rFonts w:ascii="Arial" w:hAnsi="Arial" w:cs="Arial"/>
          <w:sz w:val="24"/>
          <w:szCs w:val="24"/>
        </w:rPr>
        <w:t xml:space="preserve">npassen, dass wir zwei Verbände zeitgleich einfliegen lassen. Je ein Verband pro </w:t>
      </w:r>
      <w:r w:rsidRPr="00944672">
        <w:rPr>
          <w:rFonts w:ascii="Arial" w:hAnsi="Arial" w:cs="Arial"/>
          <w:sz w:val="24"/>
          <w:szCs w:val="24"/>
        </w:rPr>
        <w:lastRenderedPageBreak/>
        <w:t>Raketentyp, das fordert die Bedien-Crew und das System. Er dankt Ihnen für den Vorschlag.“</w:t>
      </w:r>
    </w:p>
    <w:p w14:paraId="31042F15"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Jetzt waren die russischen Gäste beeindruckt. Diesen Ablauf konnten sie selbst in Russland nur selten üben.</w:t>
      </w:r>
    </w:p>
    <w:p w14:paraId="088EF3E7" w14:textId="2E8BBC7A"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Das BUK-System war neu bestückt und wieder voll einsatzfähig. Die BUK-Crew wurde nicht über den neuen Ablauf informiert, aber </w:t>
      </w:r>
      <w:del w:id="4436" w:author="Lektorat Bauer" w:date="2025-03-01T11:05:00Z" w16du:dateUtc="2025-03-01T10:05:00Z">
        <w:r w:rsidRPr="00944672" w:rsidDel="00D77C7C">
          <w:rPr>
            <w:rFonts w:ascii="Arial" w:hAnsi="Arial" w:cs="Arial"/>
            <w:sz w:val="24"/>
            <w:szCs w:val="24"/>
          </w:rPr>
          <w:delText xml:space="preserve">es war so, dass </w:delText>
        </w:r>
      </w:del>
      <w:r w:rsidRPr="00944672">
        <w:rPr>
          <w:rFonts w:ascii="Arial" w:hAnsi="Arial" w:cs="Arial"/>
          <w:sz w:val="24"/>
          <w:szCs w:val="24"/>
        </w:rPr>
        <w:t xml:space="preserve">nur auf Platz eins der Lafette </w:t>
      </w:r>
      <w:ins w:id="4437" w:author="Lektorat Bauer" w:date="2025-03-01T11:05:00Z" w16du:dateUtc="2025-03-01T10:05:00Z">
        <w:r w:rsidR="00D77C7C">
          <w:rPr>
            <w:rFonts w:ascii="Arial" w:hAnsi="Arial" w:cs="Arial"/>
            <w:sz w:val="24"/>
            <w:szCs w:val="24"/>
          </w:rPr>
          <w:t xml:space="preserve">war </w:t>
        </w:r>
      </w:ins>
      <w:r w:rsidRPr="00944672">
        <w:rPr>
          <w:rFonts w:ascii="Arial" w:hAnsi="Arial" w:cs="Arial"/>
          <w:sz w:val="24"/>
          <w:szCs w:val="24"/>
        </w:rPr>
        <w:t xml:space="preserve">die neue Raketenvariante installiert </w:t>
      </w:r>
      <w:del w:id="4438" w:author="Lektorat Bauer" w:date="2025-03-01T11:05:00Z" w16du:dateUtc="2025-03-01T10:05:00Z">
        <w:r w:rsidRPr="00944672" w:rsidDel="00D77C7C">
          <w:rPr>
            <w:rFonts w:ascii="Arial" w:hAnsi="Arial" w:cs="Arial"/>
            <w:sz w:val="24"/>
            <w:szCs w:val="24"/>
          </w:rPr>
          <w:delText>war</w:delText>
        </w:r>
      </w:del>
      <w:ins w:id="4439" w:author="Lektorat Bauer" w:date="2025-03-01T11:05:00Z" w16du:dateUtc="2025-03-01T10:05:00Z">
        <w:r w:rsidR="00D77C7C">
          <w:rPr>
            <w:rFonts w:ascii="Arial" w:hAnsi="Arial" w:cs="Arial"/>
            <w:sz w:val="24"/>
            <w:szCs w:val="24"/>
          </w:rPr>
          <w:t>worden</w:t>
        </w:r>
      </w:ins>
      <w:r w:rsidRPr="00944672">
        <w:rPr>
          <w:rFonts w:ascii="Arial" w:hAnsi="Arial" w:cs="Arial"/>
          <w:sz w:val="24"/>
          <w:szCs w:val="24"/>
        </w:rPr>
        <w:t>. Dadurch war gewährleistet, dass</w:t>
      </w:r>
      <w:del w:id="4440" w:author="Lektorat Bauer" w:date="2025-03-01T11:05:00Z" w16du:dateUtc="2025-03-01T10:05:00Z">
        <w:r w:rsidRPr="00944672" w:rsidDel="00D77C7C">
          <w:rPr>
            <w:rFonts w:ascii="Arial" w:hAnsi="Arial" w:cs="Arial"/>
            <w:sz w:val="24"/>
            <w:szCs w:val="24"/>
          </w:rPr>
          <w:delText>,</w:delText>
        </w:r>
      </w:del>
      <w:r w:rsidRPr="00944672">
        <w:rPr>
          <w:rFonts w:ascii="Arial" w:hAnsi="Arial" w:cs="Arial"/>
          <w:sz w:val="24"/>
          <w:szCs w:val="24"/>
        </w:rPr>
        <w:t xml:space="preserve"> mindestens eine ‚alte‘, und eine ‚neue‘ Raketengeneration zum Einsatz kam.</w:t>
      </w:r>
    </w:p>
    <w:p w14:paraId="6F2F8C07" w14:textId="1EE819BE"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commentRangeStart w:id="4441"/>
      <w:r w:rsidRPr="00944672">
        <w:rPr>
          <w:rFonts w:ascii="Arial" w:hAnsi="Arial" w:cs="Arial"/>
          <w:sz w:val="24"/>
          <w:szCs w:val="24"/>
        </w:rPr>
        <w:t>Der and</w:t>
      </w:r>
      <w:ins w:id="4442" w:author="Lektorat Bauer" w:date="2025-03-01T11:05:00Z" w16du:dateUtc="2025-03-01T10:05:00Z">
        <w:r w:rsidR="00D77C7C">
          <w:rPr>
            <w:rFonts w:ascii="Arial" w:hAnsi="Arial" w:cs="Arial"/>
            <w:sz w:val="24"/>
            <w:szCs w:val="24"/>
          </w:rPr>
          <w:t>e</w:t>
        </w:r>
      </w:ins>
      <w:r w:rsidRPr="00944672">
        <w:rPr>
          <w:rFonts w:ascii="Arial" w:hAnsi="Arial" w:cs="Arial"/>
          <w:sz w:val="24"/>
          <w:szCs w:val="24"/>
        </w:rPr>
        <w:t>re Hintergedanke der russischen Offiziere war, zu prüfen, ob die BUK-M1-E2 mit Attrappen oder mit echten Raketen bestückt war.</w:t>
      </w:r>
      <w:commentRangeEnd w:id="4441"/>
      <w:r w:rsidR="00D77C7C">
        <w:rPr>
          <w:rStyle w:val="Kommentarzeichen"/>
        </w:rPr>
        <w:commentReference w:id="4441"/>
      </w:r>
    </w:p>
    <w:p w14:paraId="0E1BE1B5" w14:textId="61CF1206"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Die Übung begann. Auf das Testgelände flogen zwei Gruppen von Flugkörpern in Vierer-Rautenformation ein. Sie flogen eine Verbandsformation hintereinander, so </w:t>
      </w:r>
      <w:del w:id="4443" w:author="Lektorat Bauer" w:date="2025-03-01T11:05:00Z" w16du:dateUtc="2025-03-01T10:05:00Z">
        <w:r w:rsidRPr="00944672" w:rsidDel="00D77C7C">
          <w:rPr>
            <w:rFonts w:ascii="Arial" w:hAnsi="Arial" w:cs="Arial"/>
            <w:sz w:val="24"/>
            <w:szCs w:val="24"/>
          </w:rPr>
          <w:delText>das</w:delText>
        </w:r>
      </w:del>
      <w:ins w:id="4444" w:author="Lektorat Bauer" w:date="2025-03-01T11:05:00Z" w16du:dateUtc="2025-03-01T10:05:00Z">
        <w:r w:rsidR="00D77C7C" w:rsidRPr="00944672">
          <w:rPr>
            <w:rFonts w:ascii="Arial" w:hAnsi="Arial" w:cs="Arial"/>
            <w:sz w:val="24"/>
            <w:szCs w:val="24"/>
          </w:rPr>
          <w:t>dass</w:t>
        </w:r>
      </w:ins>
      <w:r w:rsidRPr="00944672">
        <w:rPr>
          <w:rFonts w:ascii="Arial" w:hAnsi="Arial" w:cs="Arial"/>
          <w:sz w:val="24"/>
          <w:szCs w:val="24"/>
        </w:rPr>
        <w:t xml:space="preserve"> der Abstand zu beiden Raketen identisch war.</w:t>
      </w:r>
    </w:p>
    <w:p w14:paraId="5EAE854A"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Als Feindvorgaben waren Gruppe eins, Nummer vier und Gruppe zwei, Nummer eins angegeben.</w:t>
      </w:r>
    </w:p>
    <w:p w14:paraId="683C4BFC" w14:textId="0429880B"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Fast zeitgleich brüllten die Triebwerke der Raketen eins und fünf los, als Sie Geschwindigkeit aufnahmen, um </w:t>
      </w:r>
      <w:ins w:id="4445" w:author="Lektorat Bauer" w:date="2025-03-01T11:06:00Z" w16du:dateUtc="2025-03-01T10:06:00Z">
        <w:r w:rsidR="00D77C7C">
          <w:rPr>
            <w:rFonts w:ascii="Arial" w:hAnsi="Arial" w:cs="Arial"/>
            <w:sz w:val="24"/>
            <w:szCs w:val="24"/>
          </w:rPr>
          <w:t>i</w:t>
        </w:r>
      </w:ins>
      <w:del w:id="4446" w:author="Lektorat Bauer" w:date="2025-03-01T11:06:00Z" w16du:dateUtc="2025-03-01T10:06:00Z">
        <w:r w:rsidRPr="00944672" w:rsidDel="00D77C7C">
          <w:rPr>
            <w:rFonts w:ascii="Arial" w:hAnsi="Arial" w:cs="Arial"/>
            <w:sz w:val="24"/>
            <w:szCs w:val="24"/>
          </w:rPr>
          <w:delText>I</w:delText>
        </w:r>
      </w:del>
      <w:r w:rsidRPr="00944672">
        <w:rPr>
          <w:rFonts w:ascii="Arial" w:hAnsi="Arial" w:cs="Arial"/>
          <w:sz w:val="24"/>
          <w:szCs w:val="24"/>
        </w:rPr>
        <w:t>hren Zielen entgegenzusteuern.</w:t>
      </w:r>
    </w:p>
    <w:p w14:paraId="6C3BF629"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Die Rakete Nummer eins hatte das Update erhalten, Rakete fünf noch nicht. Kurz darauf verschwanden zwei Ziele vom Himmel. Rakete eins hatte Ihr Ziel getroffen. Rakete fünf hatte ihr Ziel verfehlt und Drohne drei getroffen.</w:t>
      </w:r>
    </w:p>
    <w:p w14:paraId="535F6726"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Der Test war als Vergleich</w:t>
      </w:r>
      <w:del w:id="4447" w:author="Lektorat Bauer" w:date="2025-03-01T11:06:00Z" w16du:dateUtc="2025-03-01T10:06:00Z">
        <w:r w:rsidRPr="00944672" w:rsidDel="00D77C7C">
          <w:rPr>
            <w:rFonts w:ascii="Arial" w:hAnsi="Arial" w:cs="Arial"/>
            <w:sz w:val="24"/>
            <w:szCs w:val="24"/>
          </w:rPr>
          <w:delText>,</w:delText>
        </w:r>
      </w:del>
      <w:r w:rsidRPr="00944672">
        <w:rPr>
          <w:rFonts w:ascii="Arial" w:hAnsi="Arial" w:cs="Arial"/>
          <w:sz w:val="24"/>
          <w:szCs w:val="24"/>
        </w:rPr>
        <w:t xml:space="preserve"> gut gelaufen. Es stellten sich jedoch noch Fragen: </w:t>
      </w:r>
    </w:p>
    <w:p w14:paraId="0E04F825" w14:textId="27000AC6"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commentRangeStart w:id="4448"/>
      <w:r w:rsidRPr="00944672">
        <w:rPr>
          <w:rFonts w:ascii="Arial" w:hAnsi="Arial" w:cs="Arial"/>
          <w:sz w:val="24"/>
          <w:szCs w:val="24"/>
        </w:rPr>
        <w:t>Erstens: War die erste Rakete eine alte oder eine neue Version</w:t>
      </w:r>
      <w:ins w:id="4449" w:author="Lektorat Bauer" w:date="2025-03-01T11:06:00Z" w16du:dateUtc="2025-03-01T10:06:00Z">
        <w:r w:rsidR="00D77C7C">
          <w:rPr>
            <w:rFonts w:ascii="Arial" w:hAnsi="Arial" w:cs="Arial"/>
            <w:sz w:val="24"/>
            <w:szCs w:val="24"/>
          </w:rPr>
          <w:t>?</w:t>
        </w:r>
      </w:ins>
      <w:del w:id="4450" w:author="Lektorat Bauer" w:date="2025-03-01T11:06:00Z" w16du:dateUtc="2025-03-01T10:06:00Z">
        <w:r w:rsidRPr="00944672" w:rsidDel="00D77C7C">
          <w:rPr>
            <w:rFonts w:ascii="Arial" w:hAnsi="Arial" w:cs="Arial"/>
            <w:sz w:val="24"/>
            <w:szCs w:val="24"/>
          </w:rPr>
          <w:delText>.</w:delText>
        </w:r>
      </w:del>
      <w:r w:rsidRPr="00944672">
        <w:rPr>
          <w:rFonts w:ascii="Arial" w:hAnsi="Arial" w:cs="Arial"/>
          <w:sz w:val="24"/>
          <w:szCs w:val="24"/>
        </w:rPr>
        <w:t xml:space="preserve"> Die Nordkoreaner sagte</w:t>
      </w:r>
      <w:ins w:id="4451" w:author="Lektorat Bauer" w:date="2025-03-01T11:06:00Z" w16du:dateUtc="2025-03-01T10:06:00Z">
        <w:r w:rsidR="00D77C7C">
          <w:rPr>
            <w:rFonts w:ascii="Arial" w:hAnsi="Arial" w:cs="Arial"/>
            <w:sz w:val="24"/>
            <w:szCs w:val="24"/>
          </w:rPr>
          <w:t>n</w:t>
        </w:r>
      </w:ins>
      <w:r w:rsidRPr="00944672">
        <w:rPr>
          <w:rFonts w:ascii="Arial" w:hAnsi="Arial" w:cs="Arial"/>
          <w:sz w:val="24"/>
          <w:szCs w:val="24"/>
        </w:rPr>
        <w:t>, es handelte sich um eine alte Version.</w:t>
      </w:r>
      <w:commentRangeEnd w:id="4448"/>
      <w:r w:rsidR="00D77C7C">
        <w:rPr>
          <w:rStyle w:val="Kommentarzeichen"/>
        </w:rPr>
        <w:commentReference w:id="4448"/>
      </w:r>
    </w:p>
    <w:p w14:paraId="6FB06706"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Zweitens: War der Fehlschuss ein menschlicher Fehler? Das ließ sich nur durch die Überprüfung und Auswertung der technischen Daten und Protokolle herausfinden.</w:t>
      </w:r>
    </w:p>
    <w:p w14:paraId="5D6D4B3D"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Am Nachmittag lagen alle Daten vor. Es stellte sich heraus, dass der Lenkwaffenbetreuer ein neuer Soldat war, der Erfahrungen sammeln sollte. Dieser Soldat hatte den Fehlschuss ausgelöst.</w:t>
      </w:r>
    </w:p>
    <w:p w14:paraId="44EC38F4" w14:textId="06E81391"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Die russischen Offiziere bedankten sich und alle gingen gemeinsam in die Kantine. Für den Abend hatte</w:t>
      </w:r>
      <w:ins w:id="4452" w:author="Lektorat Bauer" w:date="2025-03-01T11:07:00Z" w16du:dateUtc="2025-03-01T10:07:00Z">
        <w:r w:rsidR="00D77C7C">
          <w:rPr>
            <w:rFonts w:ascii="Arial" w:hAnsi="Arial" w:cs="Arial"/>
            <w:sz w:val="24"/>
            <w:szCs w:val="24"/>
          </w:rPr>
          <w:t>n</w:t>
        </w:r>
      </w:ins>
      <w:r w:rsidRPr="00944672">
        <w:rPr>
          <w:rFonts w:ascii="Arial" w:hAnsi="Arial" w:cs="Arial"/>
          <w:sz w:val="24"/>
          <w:szCs w:val="24"/>
        </w:rPr>
        <w:t xml:space="preserve"> die Nordkoreaner noch eine kulturelle Veranstaltung vorgesehen, so das</w:t>
      </w:r>
      <w:ins w:id="4453" w:author="Lektorat Bauer" w:date="2025-03-01T11:07:00Z" w16du:dateUtc="2025-03-01T10:07:00Z">
        <w:r w:rsidR="00D77C7C">
          <w:rPr>
            <w:rFonts w:ascii="Arial" w:hAnsi="Arial" w:cs="Arial"/>
            <w:sz w:val="24"/>
            <w:szCs w:val="24"/>
          </w:rPr>
          <w:t>s</w:t>
        </w:r>
      </w:ins>
      <w:r w:rsidRPr="00944672">
        <w:rPr>
          <w:rFonts w:ascii="Arial" w:hAnsi="Arial" w:cs="Arial"/>
          <w:sz w:val="24"/>
          <w:szCs w:val="24"/>
        </w:rPr>
        <w:t xml:space="preserve"> die beiden russischen Offiziere erst spät ins Bett kamen.</w:t>
      </w:r>
    </w:p>
    <w:p w14:paraId="3551C1A8"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Am darauffolgenden Montag traten die beiden Offiziere den Rückweg nach Moskau an.</w:t>
      </w:r>
    </w:p>
    <w:p w14:paraId="1C7F1BC8"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535981A6"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2BCFADC6"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594A510E"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commentRangeStart w:id="4454"/>
      <w:commentRangeEnd w:id="4454"/>
      <w:r w:rsidRPr="00944672">
        <w:rPr>
          <w:rFonts w:ascii="Arial" w:hAnsi="Arial" w:cs="Arial"/>
          <w:sz w:val="24"/>
          <w:szCs w:val="24"/>
        </w:rPr>
        <w:commentReference w:id="4454"/>
      </w:r>
      <w:r w:rsidRPr="00944672">
        <w:rPr>
          <w:rFonts w:ascii="Arial" w:hAnsi="Arial" w:cs="Arial"/>
          <w:b/>
          <w:bCs/>
          <w:sz w:val="24"/>
          <w:szCs w:val="24"/>
        </w:rPr>
        <w:t xml:space="preserve">&gt;&gt;&gt; Hauptverwaltung für Raketen und Artillerie des Verteidigungsministeriums, Moskau, 7. März 2014 </w:t>
      </w:r>
      <w:del w:id="4455" w:author="Lektorat Bauer" w:date="2025-03-07T18:42:00Z" w16du:dateUtc="2025-03-07T17:42:00Z">
        <w:r w:rsidRPr="00944672" w:rsidDel="003C7CCB">
          <w:rPr>
            <w:rFonts w:ascii="Arial" w:hAnsi="Arial" w:cs="Arial"/>
            <w:b/>
            <w:bCs/>
            <w:sz w:val="24"/>
            <w:szCs w:val="24"/>
          </w:rPr>
          <w:delText xml:space="preserve"> </w:delText>
        </w:r>
      </w:del>
      <w:r w:rsidRPr="00944672">
        <w:rPr>
          <w:rFonts w:ascii="Arial" w:hAnsi="Arial" w:cs="Arial"/>
          <w:b/>
          <w:bCs/>
          <w:sz w:val="24"/>
          <w:szCs w:val="24"/>
        </w:rPr>
        <w:t>&lt;&lt;&lt;</w:t>
      </w:r>
    </w:p>
    <w:p w14:paraId="131474E8"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Jo Kyung-Sik</w:t>
      </w:r>
      <w:del w:id="4456" w:author="Lektorat Bauer" w:date="2025-03-01T11:07:00Z" w16du:dateUtc="2025-03-01T10:07:00Z">
        <w:r w:rsidRPr="00944672" w:rsidDel="00D77C7C">
          <w:rPr>
            <w:rFonts w:ascii="Arial" w:hAnsi="Arial" w:cs="Arial"/>
            <w:sz w:val="24"/>
            <w:szCs w:val="24"/>
          </w:rPr>
          <w:delText>,</w:delText>
        </w:r>
      </w:del>
      <w:r w:rsidRPr="00944672">
        <w:rPr>
          <w:rFonts w:ascii="Arial" w:hAnsi="Arial" w:cs="Arial"/>
          <w:sz w:val="24"/>
          <w:szCs w:val="24"/>
        </w:rPr>
        <w:t xml:space="preserve"> war der Militärattaché in der nordkoreanischen Botschaft in Moskau. Er saß heute an Stelle des Botschafters im Büro von Armeegeneral Oleg Salyukov. </w:t>
      </w:r>
    </w:p>
    <w:p w14:paraId="12D5B490" w14:textId="3D76FCC0"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Jo Kyung-Sik fühlte </w:t>
      </w:r>
      <w:ins w:id="4457" w:author="Lektorat Bauer" w:date="2025-03-01T11:07:00Z" w16du:dateUtc="2025-03-01T10:07:00Z">
        <w:r w:rsidR="00D77C7C">
          <w:rPr>
            <w:rFonts w:ascii="Arial" w:hAnsi="Arial" w:cs="Arial"/>
            <w:sz w:val="24"/>
            <w:szCs w:val="24"/>
          </w:rPr>
          <w:t xml:space="preserve">sich </w:t>
        </w:r>
      </w:ins>
      <w:r w:rsidRPr="00944672">
        <w:rPr>
          <w:rFonts w:ascii="Arial" w:hAnsi="Arial" w:cs="Arial"/>
          <w:sz w:val="24"/>
          <w:szCs w:val="24"/>
        </w:rPr>
        <w:t xml:space="preserve">etwas unwohl, in der Führung der russischen Armee war es zu einigen Verwerfungen gekommen. Generaloberst Vladimir Chriskin war bis zum 02. Dezember 2013 im Amt gewesen und </w:t>
      </w:r>
      <w:del w:id="4458" w:author="Lektorat Bauer" w:date="2025-03-01T11:07:00Z" w16du:dateUtc="2025-03-01T10:07:00Z">
        <w:r w:rsidRPr="00944672" w:rsidDel="00D77C7C">
          <w:rPr>
            <w:rFonts w:ascii="Arial" w:hAnsi="Arial" w:cs="Arial"/>
            <w:sz w:val="24"/>
            <w:szCs w:val="24"/>
          </w:rPr>
          <w:delText xml:space="preserve">wurde </w:delText>
        </w:r>
      </w:del>
      <w:r w:rsidRPr="00944672">
        <w:rPr>
          <w:rFonts w:ascii="Arial" w:hAnsi="Arial" w:cs="Arial"/>
          <w:sz w:val="24"/>
          <w:szCs w:val="24"/>
        </w:rPr>
        <w:t>durch Generaloberst Sergey Istrakov ersetzt</w:t>
      </w:r>
      <w:ins w:id="4459" w:author="Lektorat Bauer" w:date="2025-03-01T11:07:00Z" w16du:dateUtc="2025-03-01T10:07:00Z">
        <w:r w:rsidR="00D77C7C">
          <w:rPr>
            <w:rFonts w:ascii="Arial" w:hAnsi="Arial" w:cs="Arial"/>
            <w:sz w:val="24"/>
            <w:szCs w:val="24"/>
          </w:rPr>
          <w:t xml:space="preserve"> wor</w:t>
        </w:r>
      </w:ins>
      <w:ins w:id="4460" w:author="Lektorat Bauer" w:date="2025-03-01T11:08:00Z" w16du:dateUtc="2025-03-01T10:08:00Z">
        <w:r w:rsidR="00D77C7C">
          <w:rPr>
            <w:rFonts w:ascii="Arial" w:hAnsi="Arial" w:cs="Arial"/>
            <w:sz w:val="24"/>
            <w:szCs w:val="24"/>
          </w:rPr>
          <w:t>den</w:t>
        </w:r>
      </w:ins>
      <w:r w:rsidRPr="00944672">
        <w:rPr>
          <w:rFonts w:ascii="Arial" w:hAnsi="Arial" w:cs="Arial"/>
          <w:sz w:val="24"/>
          <w:szCs w:val="24"/>
        </w:rPr>
        <w:t>, der sich aber auch nur bis zum 1. März 2014 halten konnte. Seit dem 2. März 2014 war Armeegeneral Oleg Salyukov Oberbefehlshaber der russischen Bodentruppen. Für Jo Kyung-Sik bedeutete das, dass er erneut für das Softwareupdate der BUK-M1-E2 werben musste.</w:t>
      </w:r>
    </w:p>
    <w:p w14:paraId="2B7CA858" w14:textId="0901645F"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Er hatte </w:t>
      </w:r>
      <w:ins w:id="4461" w:author="Lektorat Bauer" w:date="2025-03-01T11:08:00Z" w16du:dateUtc="2025-03-01T10:08:00Z">
        <w:r w:rsidR="00D77C7C">
          <w:rPr>
            <w:rFonts w:ascii="Arial" w:hAnsi="Arial" w:cs="Arial"/>
            <w:sz w:val="24"/>
            <w:szCs w:val="24"/>
          </w:rPr>
          <w:t xml:space="preserve">sich </w:t>
        </w:r>
      </w:ins>
      <w:r w:rsidRPr="00944672">
        <w:rPr>
          <w:rFonts w:ascii="Arial" w:hAnsi="Arial" w:cs="Arial"/>
          <w:sz w:val="24"/>
          <w:szCs w:val="24"/>
        </w:rPr>
        <w:t>den Termin noch zu Zeiten von Generaloberst Sergey Istrakov geben lassen, und nun saß er vor dem neuen Oberbefehlshaber und wusst</w:t>
      </w:r>
      <w:ins w:id="4462" w:author="Lektorat Bauer" w:date="2025-03-01T11:08:00Z" w16du:dateUtc="2025-03-01T10:08:00Z">
        <w:r w:rsidR="00D77C7C">
          <w:rPr>
            <w:rFonts w:ascii="Arial" w:hAnsi="Arial" w:cs="Arial"/>
            <w:sz w:val="24"/>
            <w:szCs w:val="24"/>
          </w:rPr>
          <w:t>e</w:t>
        </w:r>
      </w:ins>
      <w:r w:rsidRPr="00944672">
        <w:rPr>
          <w:rFonts w:ascii="Arial" w:hAnsi="Arial" w:cs="Arial"/>
          <w:sz w:val="24"/>
          <w:szCs w:val="24"/>
        </w:rPr>
        <w:t xml:space="preserve"> nicht, in</w:t>
      </w:r>
      <w:del w:id="4463" w:author="Lektorat Bauer" w:date="2025-03-01T11:08:00Z" w16du:dateUtc="2025-03-01T10:08:00Z">
        <w:r w:rsidRPr="00944672" w:rsidDel="00D77C7C">
          <w:rPr>
            <w:rFonts w:ascii="Arial" w:hAnsi="Arial" w:cs="Arial"/>
            <w:sz w:val="24"/>
            <w:szCs w:val="24"/>
          </w:rPr>
          <w:delText xml:space="preserve"> </w:delText>
        </w:r>
      </w:del>
      <w:r w:rsidRPr="00944672">
        <w:rPr>
          <w:rFonts w:ascii="Arial" w:hAnsi="Arial" w:cs="Arial"/>
          <w:sz w:val="24"/>
          <w:szCs w:val="24"/>
        </w:rPr>
        <w:t>wieweit diese informiert war.</w:t>
      </w:r>
    </w:p>
    <w:p w14:paraId="6B4D32AF" w14:textId="77777777" w:rsidR="00D77C7C" w:rsidRDefault="00944672" w:rsidP="00623B68">
      <w:pPr>
        <w:autoSpaceDE w:val="0"/>
        <w:autoSpaceDN w:val="0"/>
        <w:adjustRightInd w:val="0"/>
        <w:spacing w:after="0" w:line="360" w:lineRule="auto"/>
        <w:ind w:firstLine="227"/>
        <w:jc w:val="both"/>
        <w:rPr>
          <w:ins w:id="4464" w:author="Lektorat Bauer" w:date="2025-03-01T11:08:00Z" w16du:dateUtc="2025-03-01T10:08:00Z"/>
          <w:rFonts w:ascii="Arial" w:hAnsi="Arial" w:cs="Arial"/>
          <w:sz w:val="24"/>
          <w:szCs w:val="24"/>
        </w:rPr>
      </w:pPr>
      <w:commentRangeStart w:id="4465"/>
      <w:r w:rsidRPr="00944672">
        <w:rPr>
          <w:rFonts w:ascii="Arial" w:hAnsi="Arial" w:cs="Arial"/>
          <w:sz w:val="24"/>
          <w:szCs w:val="24"/>
        </w:rPr>
        <w:t xml:space="preserve">„Herr Attaché Jo, ich danke Ihnen für </w:t>
      </w:r>
      <w:del w:id="4466" w:author="Lektorat Bauer" w:date="2025-03-01T11:08:00Z" w16du:dateUtc="2025-03-01T10:08:00Z">
        <w:r w:rsidRPr="00944672" w:rsidDel="00D77C7C">
          <w:rPr>
            <w:rFonts w:ascii="Arial" w:hAnsi="Arial" w:cs="Arial"/>
            <w:sz w:val="24"/>
            <w:szCs w:val="24"/>
          </w:rPr>
          <w:delText xml:space="preserve">das </w:delText>
        </w:r>
      </w:del>
      <w:ins w:id="4467" w:author="Lektorat Bauer" w:date="2025-03-01T11:08:00Z" w16du:dateUtc="2025-03-01T10:08:00Z">
        <w:r w:rsidR="00D77C7C">
          <w:rPr>
            <w:rFonts w:ascii="Arial" w:hAnsi="Arial" w:cs="Arial"/>
            <w:sz w:val="24"/>
            <w:szCs w:val="24"/>
          </w:rPr>
          <w:t>Ihr</w:t>
        </w:r>
        <w:r w:rsidR="00D77C7C" w:rsidRPr="00944672">
          <w:rPr>
            <w:rFonts w:ascii="Arial" w:hAnsi="Arial" w:cs="Arial"/>
            <w:sz w:val="24"/>
            <w:szCs w:val="24"/>
          </w:rPr>
          <w:t xml:space="preserve"> </w:t>
        </w:r>
        <w:r w:rsidR="00D77C7C">
          <w:rPr>
            <w:rFonts w:ascii="Arial" w:hAnsi="Arial" w:cs="Arial"/>
            <w:sz w:val="24"/>
            <w:szCs w:val="24"/>
          </w:rPr>
          <w:t>K</w:t>
        </w:r>
      </w:ins>
      <w:del w:id="4468" w:author="Lektorat Bauer" w:date="2025-03-01T11:08:00Z" w16du:dateUtc="2025-03-01T10:08:00Z">
        <w:r w:rsidRPr="00944672" w:rsidDel="00D77C7C">
          <w:rPr>
            <w:rFonts w:ascii="Arial" w:hAnsi="Arial" w:cs="Arial"/>
            <w:sz w:val="24"/>
            <w:szCs w:val="24"/>
          </w:rPr>
          <w:delText>k</w:delText>
        </w:r>
      </w:del>
      <w:r w:rsidRPr="00944672">
        <w:rPr>
          <w:rFonts w:ascii="Arial" w:hAnsi="Arial" w:cs="Arial"/>
          <w:sz w:val="24"/>
          <w:szCs w:val="24"/>
        </w:rPr>
        <w:t>ommen.“</w:t>
      </w:r>
      <w:del w:id="4469" w:author="Lektorat Bauer" w:date="2025-03-01T11:08:00Z" w16du:dateUtc="2025-03-01T10:08:00Z">
        <w:r w:rsidRPr="00944672" w:rsidDel="00D77C7C">
          <w:rPr>
            <w:rFonts w:ascii="Arial" w:hAnsi="Arial" w:cs="Arial"/>
            <w:sz w:val="24"/>
            <w:szCs w:val="24"/>
          </w:rPr>
          <w:delText xml:space="preserve"> Begrüßte ihn der Armeegeneral.</w:delText>
        </w:r>
      </w:del>
      <w:r w:rsidRPr="00944672">
        <w:rPr>
          <w:rFonts w:ascii="Arial" w:hAnsi="Arial" w:cs="Arial"/>
          <w:sz w:val="24"/>
          <w:szCs w:val="24"/>
        </w:rPr>
        <w:t xml:space="preserve"> </w:t>
      </w:r>
    </w:p>
    <w:p w14:paraId="4907A4B7" w14:textId="77777777" w:rsidR="00D77C7C" w:rsidRDefault="00944672" w:rsidP="00623B68">
      <w:pPr>
        <w:autoSpaceDE w:val="0"/>
        <w:autoSpaceDN w:val="0"/>
        <w:adjustRightInd w:val="0"/>
        <w:spacing w:after="0" w:line="360" w:lineRule="auto"/>
        <w:ind w:firstLine="227"/>
        <w:jc w:val="both"/>
        <w:rPr>
          <w:ins w:id="4470" w:author="Lektorat Bauer" w:date="2025-03-01T11:08:00Z" w16du:dateUtc="2025-03-01T10:08:00Z"/>
          <w:rFonts w:ascii="Arial" w:hAnsi="Arial" w:cs="Arial"/>
          <w:sz w:val="24"/>
          <w:szCs w:val="24"/>
        </w:rPr>
      </w:pPr>
      <w:r w:rsidRPr="00944672">
        <w:rPr>
          <w:rFonts w:ascii="Arial" w:hAnsi="Arial" w:cs="Arial"/>
          <w:sz w:val="24"/>
          <w:szCs w:val="24"/>
        </w:rPr>
        <w:t xml:space="preserve">„Herr Armeegeneral Salyukov, ich freue mich, dass Sie sich die Zeit für diesen Termin genommen haben.“ </w:t>
      </w:r>
      <w:del w:id="4471" w:author="Lektorat Bauer" w:date="2025-03-01T11:08:00Z" w16du:dateUtc="2025-03-01T10:08:00Z">
        <w:r w:rsidRPr="00944672" w:rsidDel="00D77C7C">
          <w:rPr>
            <w:rFonts w:ascii="Arial" w:hAnsi="Arial" w:cs="Arial"/>
            <w:sz w:val="24"/>
            <w:szCs w:val="24"/>
          </w:rPr>
          <w:delText xml:space="preserve">Erwiderte Jo Kyung-Sik.  </w:delText>
        </w:r>
      </w:del>
    </w:p>
    <w:p w14:paraId="54FF5189" w14:textId="77777777" w:rsidR="00D77C7C" w:rsidRDefault="00944672" w:rsidP="00623B68">
      <w:pPr>
        <w:autoSpaceDE w:val="0"/>
        <w:autoSpaceDN w:val="0"/>
        <w:adjustRightInd w:val="0"/>
        <w:spacing w:after="0" w:line="360" w:lineRule="auto"/>
        <w:ind w:firstLine="227"/>
        <w:jc w:val="both"/>
        <w:rPr>
          <w:ins w:id="4472" w:author="Lektorat Bauer" w:date="2025-03-01T11:08:00Z" w16du:dateUtc="2025-03-01T10:08:00Z"/>
          <w:rFonts w:ascii="Arial" w:hAnsi="Arial" w:cs="Arial"/>
          <w:sz w:val="24"/>
          <w:szCs w:val="24"/>
        </w:rPr>
      </w:pPr>
      <w:r w:rsidRPr="00944672">
        <w:rPr>
          <w:rFonts w:ascii="Arial" w:hAnsi="Arial" w:cs="Arial"/>
          <w:sz w:val="24"/>
          <w:szCs w:val="24"/>
        </w:rPr>
        <w:t xml:space="preserve">„Herr Attaché Jo, wenn ich das richtig verstanden habe, möchten sie, als Vertreter Nordkoreas, der russischen Armee ein Softwareupdate für die BUK-M1 anbieten, welches Sie an der BUK-M1-E2 ausprobiert haben?! Bin ich soweit richtig informiert?“ </w:t>
      </w:r>
    </w:p>
    <w:p w14:paraId="6852FC00" w14:textId="55CA828D"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„Herr Armeegeneral Salyukov, das ist, in der gebotenen Kürze, soweit korrekt.“ </w:t>
      </w:r>
    </w:p>
    <w:p w14:paraId="17842680" w14:textId="77777777" w:rsidR="00D77C7C" w:rsidRDefault="00944672" w:rsidP="00623B68">
      <w:pPr>
        <w:autoSpaceDE w:val="0"/>
        <w:autoSpaceDN w:val="0"/>
        <w:adjustRightInd w:val="0"/>
        <w:spacing w:after="0" w:line="360" w:lineRule="auto"/>
        <w:ind w:firstLine="227"/>
        <w:jc w:val="both"/>
        <w:rPr>
          <w:ins w:id="4473" w:author="Lektorat Bauer" w:date="2025-03-01T11:08:00Z" w16du:dateUtc="2025-03-01T10:08:00Z"/>
          <w:rFonts w:ascii="Arial" w:hAnsi="Arial" w:cs="Arial"/>
          <w:sz w:val="24"/>
          <w:szCs w:val="24"/>
        </w:rPr>
      </w:pPr>
      <w:r w:rsidRPr="00944672">
        <w:rPr>
          <w:rFonts w:ascii="Arial" w:hAnsi="Arial" w:cs="Arial"/>
          <w:sz w:val="24"/>
          <w:szCs w:val="24"/>
        </w:rPr>
        <w:t xml:space="preserve">„Herr Attaché Jo, ich habe mir die Berichte angesehen, und komme zu dem Schluss, dass wir einen zweiten realitätsnahen Test durchführen müssen.“ </w:t>
      </w:r>
    </w:p>
    <w:p w14:paraId="49E17615" w14:textId="77777777" w:rsidR="00D77C7C" w:rsidRDefault="00944672" w:rsidP="00623B68">
      <w:pPr>
        <w:autoSpaceDE w:val="0"/>
        <w:autoSpaceDN w:val="0"/>
        <w:adjustRightInd w:val="0"/>
        <w:spacing w:after="0" w:line="360" w:lineRule="auto"/>
        <w:ind w:firstLine="227"/>
        <w:jc w:val="both"/>
        <w:rPr>
          <w:ins w:id="4474" w:author="Lektorat Bauer" w:date="2025-03-01T11:09:00Z" w16du:dateUtc="2025-03-01T10:09:00Z"/>
          <w:rFonts w:ascii="Arial" w:hAnsi="Arial" w:cs="Arial"/>
          <w:sz w:val="24"/>
          <w:szCs w:val="24"/>
        </w:rPr>
      </w:pPr>
      <w:r w:rsidRPr="00944672">
        <w:rPr>
          <w:rFonts w:ascii="Arial" w:hAnsi="Arial" w:cs="Arial"/>
          <w:sz w:val="24"/>
          <w:szCs w:val="24"/>
        </w:rPr>
        <w:t xml:space="preserve">„Herr Armeegeneral Salyukov, wie genau darf ich das verstehen?“ </w:t>
      </w:r>
    </w:p>
    <w:p w14:paraId="77947D39" w14:textId="77777777" w:rsidR="00401228" w:rsidRDefault="00944672" w:rsidP="00623B68">
      <w:pPr>
        <w:autoSpaceDE w:val="0"/>
        <w:autoSpaceDN w:val="0"/>
        <w:adjustRightInd w:val="0"/>
        <w:spacing w:after="0" w:line="360" w:lineRule="auto"/>
        <w:ind w:firstLine="227"/>
        <w:jc w:val="both"/>
        <w:rPr>
          <w:ins w:id="4475" w:author="Lektorat Bauer" w:date="2025-03-01T11:09:00Z" w16du:dateUtc="2025-03-01T10:09:00Z"/>
          <w:rFonts w:ascii="Arial" w:hAnsi="Arial" w:cs="Arial"/>
          <w:sz w:val="24"/>
          <w:szCs w:val="24"/>
        </w:rPr>
      </w:pPr>
      <w:r w:rsidRPr="00944672">
        <w:rPr>
          <w:rFonts w:ascii="Arial" w:hAnsi="Arial" w:cs="Arial"/>
          <w:sz w:val="24"/>
          <w:szCs w:val="24"/>
        </w:rPr>
        <w:t xml:space="preserve">„Sehen Sie Herr Attaché Jo, Ihr Test in Nordkorea war sehr beeindruckend, allerdings lässt sich nicht ausschließen, dass einige Parameter nicht nachvollziehbar sind.“ </w:t>
      </w:r>
    </w:p>
    <w:p w14:paraId="38F3B777" w14:textId="77777777" w:rsidR="00401228" w:rsidRDefault="00944672" w:rsidP="00623B68">
      <w:pPr>
        <w:autoSpaceDE w:val="0"/>
        <w:autoSpaceDN w:val="0"/>
        <w:adjustRightInd w:val="0"/>
        <w:spacing w:after="0" w:line="360" w:lineRule="auto"/>
        <w:ind w:firstLine="227"/>
        <w:jc w:val="both"/>
        <w:rPr>
          <w:ins w:id="4476" w:author="Lektorat Bauer" w:date="2025-03-01T11:09:00Z" w16du:dateUtc="2025-03-01T10:09:00Z"/>
          <w:rFonts w:ascii="Arial" w:hAnsi="Arial" w:cs="Arial"/>
          <w:sz w:val="24"/>
          <w:szCs w:val="24"/>
        </w:rPr>
      </w:pPr>
      <w:r w:rsidRPr="00944672">
        <w:rPr>
          <w:rFonts w:ascii="Arial" w:hAnsi="Arial" w:cs="Arial"/>
          <w:sz w:val="24"/>
          <w:szCs w:val="24"/>
        </w:rPr>
        <w:t xml:space="preserve">„Herr Armeegeneral, unterstellen Sie Betrug?“ </w:t>
      </w:r>
    </w:p>
    <w:p w14:paraId="3F775C80" w14:textId="77777777" w:rsidR="00401228" w:rsidRDefault="00944672" w:rsidP="00623B68">
      <w:pPr>
        <w:autoSpaceDE w:val="0"/>
        <w:autoSpaceDN w:val="0"/>
        <w:adjustRightInd w:val="0"/>
        <w:spacing w:after="0" w:line="360" w:lineRule="auto"/>
        <w:ind w:firstLine="227"/>
        <w:jc w:val="both"/>
        <w:rPr>
          <w:ins w:id="4477" w:author="Lektorat Bauer" w:date="2025-03-01T11:09:00Z" w16du:dateUtc="2025-03-01T10:09:00Z"/>
          <w:rFonts w:ascii="Arial" w:hAnsi="Arial" w:cs="Arial"/>
          <w:sz w:val="24"/>
          <w:szCs w:val="24"/>
        </w:rPr>
      </w:pPr>
      <w:r w:rsidRPr="00944672">
        <w:rPr>
          <w:rFonts w:ascii="Arial" w:hAnsi="Arial" w:cs="Arial"/>
          <w:sz w:val="24"/>
          <w:szCs w:val="24"/>
        </w:rPr>
        <w:lastRenderedPageBreak/>
        <w:t xml:space="preserve">„Das möchte ich nicht sagen, aber Sie konnten die Bedingungen kontrollieren, unter denen der Test stattgefunden hat.“ </w:t>
      </w:r>
    </w:p>
    <w:p w14:paraId="529A8981" w14:textId="1C712E22"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„Das verstehe ich. Was schlagen Sie vor?“</w:t>
      </w:r>
      <w:ins w:id="4478" w:author="Lektorat Bauer" w:date="2025-03-01T11:09:00Z" w16du:dateUtc="2025-03-01T10:09:00Z">
        <w:r w:rsidR="00401228">
          <w:rPr>
            <w:rFonts w:ascii="Arial" w:hAnsi="Arial" w:cs="Arial"/>
            <w:sz w:val="24"/>
            <w:szCs w:val="24"/>
          </w:rPr>
          <w:t>,</w:t>
        </w:r>
      </w:ins>
      <w:r w:rsidRPr="00944672">
        <w:rPr>
          <w:rFonts w:ascii="Arial" w:hAnsi="Arial" w:cs="Arial"/>
          <w:sz w:val="24"/>
          <w:szCs w:val="24"/>
        </w:rPr>
        <w:t xml:space="preserve"> </w:t>
      </w:r>
      <w:del w:id="4479" w:author="Lektorat Bauer" w:date="2025-03-01T11:09:00Z" w16du:dateUtc="2025-03-01T10:09:00Z">
        <w:r w:rsidRPr="00944672" w:rsidDel="00401228">
          <w:rPr>
            <w:rFonts w:ascii="Arial" w:hAnsi="Arial" w:cs="Arial"/>
            <w:sz w:val="24"/>
            <w:szCs w:val="24"/>
          </w:rPr>
          <w:delText>H</w:delText>
        </w:r>
      </w:del>
      <w:ins w:id="4480" w:author="Lektorat Bauer" w:date="2025-03-01T11:09:00Z" w16du:dateUtc="2025-03-01T10:09:00Z">
        <w:r w:rsidR="00401228">
          <w:rPr>
            <w:rFonts w:ascii="Arial" w:hAnsi="Arial" w:cs="Arial"/>
            <w:sz w:val="24"/>
            <w:szCs w:val="24"/>
          </w:rPr>
          <w:t>h</w:t>
        </w:r>
      </w:ins>
      <w:r w:rsidRPr="00944672">
        <w:rPr>
          <w:rFonts w:ascii="Arial" w:hAnsi="Arial" w:cs="Arial"/>
          <w:sz w:val="24"/>
          <w:szCs w:val="24"/>
        </w:rPr>
        <w:t xml:space="preserve">akte Attaché Jo nach. </w:t>
      </w:r>
    </w:p>
    <w:p w14:paraId="5421DD7A" w14:textId="77777777" w:rsidR="00401228" w:rsidRDefault="00944672" w:rsidP="00623B68">
      <w:pPr>
        <w:autoSpaceDE w:val="0"/>
        <w:autoSpaceDN w:val="0"/>
        <w:adjustRightInd w:val="0"/>
        <w:spacing w:after="0" w:line="360" w:lineRule="auto"/>
        <w:ind w:firstLine="227"/>
        <w:jc w:val="both"/>
        <w:rPr>
          <w:ins w:id="4481" w:author="Lektorat Bauer" w:date="2025-03-01T11:09:00Z" w16du:dateUtc="2025-03-01T10:09:00Z"/>
          <w:rFonts w:ascii="Arial" w:hAnsi="Arial" w:cs="Arial"/>
          <w:sz w:val="24"/>
          <w:szCs w:val="24"/>
        </w:rPr>
      </w:pPr>
      <w:r w:rsidRPr="00944672">
        <w:rPr>
          <w:rFonts w:ascii="Arial" w:hAnsi="Arial" w:cs="Arial"/>
          <w:sz w:val="24"/>
          <w:szCs w:val="24"/>
        </w:rPr>
        <w:t xml:space="preserve">„Ich schlage vor, dass wir an einem unserer Systeme im Süden einen Test machen. Sie können Ihre Techniker entsenden, damit Sie das System manipulieren, wie es notwendig ist. Dann simulieren wir erneut.“ </w:t>
      </w:r>
    </w:p>
    <w:p w14:paraId="0D99FD39" w14:textId="707DFEF5"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„Ich verstehe Ihren Ansatz. Was genau soll gemacht werden?“</w:t>
      </w:r>
      <w:ins w:id="4482" w:author="Lektorat Bauer" w:date="2025-03-01T11:09:00Z" w16du:dateUtc="2025-03-01T10:09:00Z">
        <w:r w:rsidR="00401228">
          <w:rPr>
            <w:rFonts w:ascii="Arial" w:hAnsi="Arial" w:cs="Arial"/>
            <w:sz w:val="24"/>
            <w:szCs w:val="24"/>
          </w:rPr>
          <w:t>,</w:t>
        </w:r>
      </w:ins>
      <w:r w:rsidRPr="00944672">
        <w:rPr>
          <w:rFonts w:ascii="Arial" w:hAnsi="Arial" w:cs="Arial"/>
          <w:sz w:val="24"/>
          <w:szCs w:val="24"/>
        </w:rPr>
        <w:t xml:space="preserve"> </w:t>
      </w:r>
      <w:ins w:id="4483" w:author="Lektorat Bauer" w:date="2025-03-01T11:09:00Z" w16du:dateUtc="2025-03-01T10:09:00Z">
        <w:r w:rsidR="00401228">
          <w:rPr>
            <w:rFonts w:ascii="Arial" w:hAnsi="Arial" w:cs="Arial"/>
            <w:sz w:val="24"/>
            <w:szCs w:val="24"/>
          </w:rPr>
          <w:t>e</w:t>
        </w:r>
      </w:ins>
      <w:del w:id="4484" w:author="Lektorat Bauer" w:date="2025-03-01T11:09:00Z" w16du:dateUtc="2025-03-01T10:09:00Z">
        <w:r w:rsidRPr="00944672" w:rsidDel="00401228">
          <w:rPr>
            <w:rFonts w:ascii="Arial" w:hAnsi="Arial" w:cs="Arial"/>
            <w:sz w:val="24"/>
            <w:szCs w:val="24"/>
          </w:rPr>
          <w:delText>E</w:delText>
        </w:r>
      </w:del>
      <w:r w:rsidRPr="00944672">
        <w:rPr>
          <w:rFonts w:ascii="Arial" w:hAnsi="Arial" w:cs="Arial"/>
          <w:sz w:val="24"/>
          <w:szCs w:val="24"/>
        </w:rPr>
        <w:t xml:space="preserve">röffnete Jo die nächste Runde. </w:t>
      </w:r>
    </w:p>
    <w:p w14:paraId="679421A3" w14:textId="65CB9EF5" w:rsidR="00944672" w:rsidRPr="00944672" w:rsidDel="00401228" w:rsidRDefault="00944672" w:rsidP="00623B68">
      <w:pPr>
        <w:autoSpaceDE w:val="0"/>
        <w:autoSpaceDN w:val="0"/>
        <w:adjustRightInd w:val="0"/>
        <w:spacing w:after="0" w:line="360" w:lineRule="auto"/>
        <w:ind w:firstLine="227"/>
        <w:jc w:val="both"/>
        <w:rPr>
          <w:del w:id="4485" w:author="Lektorat Bauer" w:date="2025-03-01T11:09:00Z" w16du:dateUtc="2025-03-01T10:09:00Z"/>
          <w:rFonts w:ascii="Arial" w:hAnsi="Arial" w:cs="Arial"/>
          <w:sz w:val="24"/>
          <w:szCs w:val="24"/>
        </w:rPr>
      </w:pPr>
      <w:r w:rsidRPr="00944672">
        <w:rPr>
          <w:rFonts w:ascii="Arial" w:hAnsi="Arial" w:cs="Arial"/>
          <w:sz w:val="24"/>
          <w:szCs w:val="24"/>
        </w:rPr>
        <w:t>„Herr Attaché Jo, wir halten die</w:t>
      </w:r>
      <w:del w:id="4486" w:author="Lektorat Bauer" w:date="2025-03-01T11:09:00Z" w16du:dateUtc="2025-03-01T10:09:00Z">
        <w:r w:rsidRPr="00944672" w:rsidDel="00401228">
          <w:rPr>
            <w:rFonts w:ascii="Arial" w:hAnsi="Arial" w:cs="Arial"/>
            <w:sz w:val="24"/>
            <w:szCs w:val="24"/>
          </w:rPr>
          <w:delText>,</w:delText>
        </w:r>
      </w:del>
      <w:r w:rsidRPr="00944672">
        <w:rPr>
          <w:rFonts w:ascii="Arial" w:hAnsi="Arial" w:cs="Arial"/>
          <w:sz w:val="24"/>
          <w:szCs w:val="24"/>
        </w:rPr>
        <w:t xml:space="preserve"> von Ihnen vorgenommene</w:t>
      </w:r>
      <w:del w:id="4487" w:author="Lektorat Bauer" w:date="2025-03-01T11:09:00Z" w16du:dateUtc="2025-03-01T10:09:00Z">
        <w:r w:rsidRPr="00944672" w:rsidDel="00401228">
          <w:rPr>
            <w:rFonts w:ascii="Arial" w:hAnsi="Arial" w:cs="Arial"/>
            <w:sz w:val="24"/>
            <w:szCs w:val="24"/>
          </w:rPr>
          <w:delText>n,</w:delText>
        </w:r>
      </w:del>
      <w:r w:rsidRPr="00944672">
        <w:rPr>
          <w:rFonts w:ascii="Arial" w:hAnsi="Arial" w:cs="Arial"/>
          <w:sz w:val="24"/>
          <w:szCs w:val="24"/>
        </w:rPr>
        <w:t xml:space="preserve"> Änderung für überprüfungswürdig. Wir schlagen vor, dass wir einen Transportflug organisieren, der Ihre Bedienmannschaft abholt und zur 53. Brigade verbringt. Diese wird eine BUK-M1 zu Testzwecken bereitstellen, um Ihre Vorführung zu verifizieren.</w:t>
      </w:r>
      <w:ins w:id="4488" w:author="Lektorat Bauer" w:date="2025-03-01T11:09:00Z" w16du:dateUtc="2025-03-01T10:09:00Z">
        <w:r w:rsidR="00401228">
          <w:rPr>
            <w:rFonts w:ascii="Arial" w:hAnsi="Arial" w:cs="Arial"/>
            <w:sz w:val="24"/>
            <w:szCs w:val="24"/>
          </w:rPr>
          <w:t xml:space="preserve"> </w:t>
        </w:r>
      </w:ins>
    </w:p>
    <w:p w14:paraId="11AA0A75" w14:textId="77777777" w:rsidR="00401228" w:rsidRDefault="00944672" w:rsidP="00401228">
      <w:pPr>
        <w:autoSpaceDE w:val="0"/>
        <w:autoSpaceDN w:val="0"/>
        <w:adjustRightInd w:val="0"/>
        <w:spacing w:after="0" w:line="360" w:lineRule="auto"/>
        <w:ind w:firstLine="227"/>
        <w:jc w:val="both"/>
        <w:rPr>
          <w:ins w:id="4489" w:author="Lektorat Bauer" w:date="2025-03-01T11:10:00Z" w16du:dateUtc="2025-03-01T10:10:00Z"/>
          <w:rFonts w:ascii="Arial" w:hAnsi="Arial" w:cs="Arial"/>
          <w:sz w:val="24"/>
          <w:szCs w:val="24"/>
        </w:rPr>
      </w:pPr>
      <w:r w:rsidRPr="00944672">
        <w:rPr>
          <w:rFonts w:ascii="Arial" w:hAnsi="Arial" w:cs="Arial"/>
          <w:sz w:val="24"/>
          <w:szCs w:val="24"/>
        </w:rPr>
        <w:t xml:space="preserve">Wir werden unsere eigene Bedienmannschaft einsetzen.“ </w:t>
      </w:r>
      <w:commentRangeStart w:id="4490"/>
      <w:r w:rsidRPr="00944672">
        <w:rPr>
          <w:rFonts w:ascii="Arial" w:hAnsi="Arial" w:cs="Arial"/>
          <w:sz w:val="24"/>
          <w:szCs w:val="24"/>
        </w:rPr>
        <w:t xml:space="preserve">Erklärte der Armeegeneral seine Erwartungshaltung, </w:t>
      </w:r>
      <w:commentRangeEnd w:id="4490"/>
      <w:r w:rsidR="00401228">
        <w:rPr>
          <w:rStyle w:val="Kommentarzeichen"/>
        </w:rPr>
        <w:commentReference w:id="4490"/>
      </w:r>
      <w:r w:rsidRPr="00944672">
        <w:rPr>
          <w:rFonts w:ascii="Arial" w:hAnsi="Arial" w:cs="Arial"/>
          <w:sz w:val="24"/>
          <w:szCs w:val="24"/>
        </w:rPr>
        <w:t xml:space="preserve">„Sind Sie mit dieser Vorgehensweise einverstanden?“ </w:t>
      </w:r>
    </w:p>
    <w:p w14:paraId="75009A17" w14:textId="77777777" w:rsidR="00401228" w:rsidRDefault="00944672" w:rsidP="00401228">
      <w:pPr>
        <w:autoSpaceDE w:val="0"/>
        <w:autoSpaceDN w:val="0"/>
        <w:adjustRightInd w:val="0"/>
        <w:spacing w:after="0" w:line="360" w:lineRule="auto"/>
        <w:ind w:firstLine="227"/>
        <w:jc w:val="both"/>
        <w:rPr>
          <w:ins w:id="4491" w:author="Lektorat Bauer" w:date="2025-03-01T11:10:00Z" w16du:dateUtc="2025-03-01T10:10:00Z"/>
          <w:rFonts w:ascii="Arial" w:hAnsi="Arial" w:cs="Arial"/>
          <w:sz w:val="24"/>
          <w:szCs w:val="24"/>
        </w:rPr>
      </w:pPr>
      <w:r w:rsidRPr="00944672">
        <w:rPr>
          <w:rFonts w:ascii="Arial" w:hAnsi="Arial" w:cs="Arial"/>
          <w:sz w:val="24"/>
          <w:szCs w:val="24"/>
        </w:rPr>
        <w:t>„Es mag kleinlich klingen</w:t>
      </w:r>
      <w:del w:id="4492" w:author="Lektorat Bauer" w:date="2025-03-01T11:10:00Z" w16du:dateUtc="2025-03-01T10:10:00Z">
        <w:r w:rsidRPr="00944672" w:rsidDel="00401228">
          <w:rPr>
            <w:rFonts w:ascii="Arial" w:hAnsi="Arial" w:cs="Arial"/>
            <w:sz w:val="24"/>
            <w:szCs w:val="24"/>
          </w:rPr>
          <w:delText>,</w:delText>
        </w:r>
      </w:del>
      <w:r w:rsidRPr="00944672">
        <w:rPr>
          <w:rFonts w:ascii="Arial" w:hAnsi="Arial" w:cs="Arial"/>
          <w:sz w:val="24"/>
          <w:szCs w:val="24"/>
        </w:rPr>
        <w:t>“</w:t>
      </w:r>
      <w:ins w:id="4493" w:author="Lektorat Bauer" w:date="2025-03-01T11:10:00Z" w16du:dateUtc="2025-03-01T10:10:00Z">
        <w:r w:rsidR="00401228">
          <w:rPr>
            <w:rFonts w:ascii="Arial" w:hAnsi="Arial" w:cs="Arial"/>
            <w:sz w:val="24"/>
            <w:szCs w:val="24"/>
          </w:rPr>
          <w:t>,</w:t>
        </w:r>
      </w:ins>
      <w:r w:rsidRPr="00944672">
        <w:rPr>
          <w:rFonts w:ascii="Arial" w:hAnsi="Arial" w:cs="Arial"/>
          <w:sz w:val="24"/>
          <w:szCs w:val="24"/>
        </w:rPr>
        <w:t xml:space="preserve"> setzte Attaché Jo an, „aber ich darf davon ausgehen, dass Sie unser Personal auch zurückbringen?“ </w:t>
      </w:r>
    </w:p>
    <w:p w14:paraId="38DB5151" w14:textId="21D14995" w:rsidR="00944672" w:rsidRPr="00944672" w:rsidRDefault="00944672" w:rsidP="0040122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„Das ist das kleinste Problem, Attaché Jo.“ </w:t>
      </w:r>
    </w:p>
    <w:p w14:paraId="50CB67DE"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„Herr Armeegeneral Salyukov, ich bin soweit einverstanden, nur leider muss ich Rücksprache mit Pyeongyang halten. Können wir den Rest dann telefonisch klären?“ „Wenn Sie das mit Pyeongyang geklärt haben, können wir das schnellstmöglich arrangieren. Vielen Dank für Ihren Besuch.“</w:t>
      </w:r>
      <w:commentRangeEnd w:id="4465"/>
      <w:r w:rsidR="00401228">
        <w:rPr>
          <w:rStyle w:val="Kommentarzeichen"/>
        </w:rPr>
        <w:commentReference w:id="4465"/>
      </w:r>
    </w:p>
    <w:p w14:paraId="265C8884"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46EDF3C3"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31AD6871"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648C8067"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p>
    <w:p w14:paraId="7D26E8F3"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p>
    <w:p w14:paraId="58C3A3F1"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p>
    <w:p w14:paraId="64754385" w14:textId="77777777" w:rsidR="00944672" w:rsidRPr="00944672" w:rsidRDefault="00944672" w:rsidP="00623B68">
      <w:pPr>
        <w:keepNext/>
        <w:keepLines/>
        <w:pageBreakBefore/>
        <w:numPr>
          <w:ilvl w:val="0"/>
          <w:numId w:val="1"/>
        </w:numPr>
        <w:suppressAutoHyphens/>
        <w:autoSpaceDE w:val="0"/>
        <w:autoSpaceDN w:val="0"/>
        <w:adjustRightInd w:val="0"/>
        <w:spacing w:before="744" w:after="120" w:line="360" w:lineRule="auto"/>
        <w:jc w:val="center"/>
        <w:outlineLvl w:val="0"/>
        <w:rPr>
          <w:rFonts w:ascii="Arial" w:hAnsi="Arial" w:cs="Arial"/>
          <w:b/>
          <w:bCs/>
          <w:sz w:val="24"/>
          <w:szCs w:val="24"/>
        </w:rPr>
      </w:pPr>
      <w:r w:rsidRPr="00944672">
        <w:rPr>
          <w:rFonts w:ascii="Arial" w:hAnsi="Arial" w:cs="Arial"/>
          <w:b/>
          <w:bCs/>
          <w:sz w:val="24"/>
          <w:szCs w:val="24"/>
        </w:rPr>
        <w:lastRenderedPageBreak/>
        <w:br/>
        <w:t>„Wer nicht vorausschauend denkt und den Gegner gering schätzt, der wird gewiss von ihm überwältigt werden.“ (Sun Tsu)</w:t>
      </w:r>
    </w:p>
    <w:p w14:paraId="01AC1F89"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commentRangeStart w:id="4494"/>
      <w:commentRangeEnd w:id="4494"/>
      <w:r w:rsidRPr="00944672">
        <w:rPr>
          <w:rFonts w:ascii="Arial" w:hAnsi="Arial" w:cs="Arial"/>
          <w:sz w:val="24"/>
          <w:szCs w:val="24"/>
        </w:rPr>
        <w:commentReference w:id="4494"/>
      </w:r>
      <w:r w:rsidRPr="00944672">
        <w:rPr>
          <w:rFonts w:ascii="Arial" w:hAnsi="Arial" w:cs="Arial"/>
          <w:b/>
          <w:bCs/>
          <w:sz w:val="24"/>
          <w:szCs w:val="24"/>
        </w:rPr>
        <w:t>&gt;&gt;&gt; Assen, Niederlande, März 2014 &lt;&lt;&lt;</w:t>
      </w:r>
    </w:p>
    <w:p w14:paraId="4342728E" w14:textId="1B0224F5"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Thomas Ganghofer war mittlerweile 39 Jahre alt, lebte und arbeitete in Assen bei Groningen. Vor 15 Jahren war </w:t>
      </w:r>
      <w:del w:id="4495" w:author="Lektorat Bauer" w:date="2025-03-01T12:00:00Z" w16du:dateUtc="2025-03-01T11:00:00Z">
        <w:r w:rsidRPr="00944672" w:rsidDel="00B4028A">
          <w:rPr>
            <w:rFonts w:ascii="Arial" w:hAnsi="Arial" w:cs="Arial"/>
            <w:sz w:val="24"/>
            <w:szCs w:val="24"/>
          </w:rPr>
          <w:delText>der</w:delText>
        </w:r>
      </w:del>
      <w:ins w:id="4496" w:author="Lektorat Bauer" w:date="2025-03-01T12:00:00Z" w16du:dateUtc="2025-03-01T11:00:00Z">
        <w:r w:rsidR="00B4028A">
          <w:rPr>
            <w:rFonts w:ascii="Arial" w:hAnsi="Arial" w:cs="Arial"/>
            <w:sz w:val="24"/>
            <w:szCs w:val="24"/>
          </w:rPr>
          <w:t>er</w:t>
        </w:r>
      </w:ins>
      <w:r w:rsidRPr="00944672">
        <w:rPr>
          <w:rFonts w:ascii="Arial" w:hAnsi="Arial" w:cs="Arial"/>
          <w:sz w:val="24"/>
          <w:szCs w:val="24"/>
        </w:rPr>
        <w:t>, der Liebe wegen, von Glückstadt</w:t>
      </w:r>
      <w:del w:id="4497" w:author="Lektorat Bauer" w:date="2025-03-01T12:00:00Z" w16du:dateUtc="2025-03-01T11:00:00Z">
        <w:r w:rsidRPr="00944672" w:rsidDel="00B4028A">
          <w:rPr>
            <w:rFonts w:ascii="Arial" w:hAnsi="Arial" w:cs="Arial"/>
            <w:sz w:val="24"/>
            <w:szCs w:val="24"/>
          </w:rPr>
          <w:delText>,</w:delText>
        </w:r>
      </w:del>
      <w:r w:rsidRPr="00944672">
        <w:rPr>
          <w:rFonts w:ascii="Arial" w:hAnsi="Arial" w:cs="Arial"/>
          <w:sz w:val="24"/>
          <w:szCs w:val="24"/>
        </w:rPr>
        <w:t xml:space="preserve"> bei Hamburg nach Groningen gezogen. </w:t>
      </w:r>
    </w:p>
    <w:p w14:paraId="67319CBC" w14:textId="022EE70E" w:rsidR="00944672" w:rsidRPr="00944672" w:rsidDel="00B4028A" w:rsidRDefault="00944672" w:rsidP="00623B68">
      <w:pPr>
        <w:autoSpaceDE w:val="0"/>
        <w:autoSpaceDN w:val="0"/>
        <w:adjustRightInd w:val="0"/>
        <w:spacing w:after="0" w:line="360" w:lineRule="auto"/>
        <w:ind w:firstLine="227"/>
        <w:jc w:val="both"/>
        <w:rPr>
          <w:del w:id="4498" w:author="Lektorat Bauer" w:date="2025-03-01T12:02:00Z" w16du:dateUtc="2025-03-01T11:02:00Z"/>
          <w:rFonts w:ascii="Arial" w:hAnsi="Arial" w:cs="Arial"/>
          <w:sz w:val="24"/>
          <w:szCs w:val="24"/>
        </w:rPr>
      </w:pPr>
      <w:commentRangeStart w:id="4499"/>
      <w:del w:id="4500" w:author="Lektorat Bauer" w:date="2025-03-01T12:02:00Z" w16du:dateUtc="2025-03-01T11:02:00Z">
        <w:r w:rsidRPr="00944672" w:rsidDel="00B4028A">
          <w:rPr>
            <w:rFonts w:ascii="Arial" w:hAnsi="Arial" w:cs="Arial"/>
            <w:sz w:val="24"/>
            <w:szCs w:val="24"/>
          </w:rPr>
          <w:delText xml:space="preserve">Er hatte Yvie van Klockjes bei einem Open-Air Konzert in Barcelona kennen und lieben gelernt. Erst </w:delText>
        </w:r>
      </w:del>
      <w:del w:id="4501" w:author="Lektorat Bauer" w:date="2025-03-01T12:00:00Z" w16du:dateUtc="2025-03-01T11:00:00Z">
        <w:r w:rsidRPr="00944672" w:rsidDel="00B4028A">
          <w:rPr>
            <w:rFonts w:ascii="Arial" w:hAnsi="Arial" w:cs="Arial"/>
            <w:sz w:val="24"/>
            <w:szCs w:val="24"/>
          </w:rPr>
          <w:delText xml:space="preserve">hatten </w:delText>
        </w:r>
      </w:del>
      <w:del w:id="4502" w:author="Lektorat Bauer" w:date="2025-03-01T12:02:00Z" w16du:dateUtc="2025-03-01T11:02:00Z">
        <w:r w:rsidRPr="00944672" w:rsidDel="00B4028A">
          <w:rPr>
            <w:rFonts w:ascii="Arial" w:hAnsi="Arial" w:cs="Arial"/>
            <w:sz w:val="24"/>
            <w:szCs w:val="24"/>
          </w:rPr>
          <w:delText>sie eine Fernbeziehung, aber dann entschied sich Thomas, seine Zelte in Deutschland abzubrechen und in die Niederlande zu ziehen.</w:delText>
        </w:r>
      </w:del>
    </w:p>
    <w:p w14:paraId="7556BF65" w14:textId="54004BC7" w:rsidR="00944672" w:rsidRPr="00944672" w:rsidDel="00B4028A" w:rsidRDefault="00944672" w:rsidP="00623B68">
      <w:pPr>
        <w:autoSpaceDE w:val="0"/>
        <w:autoSpaceDN w:val="0"/>
        <w:adjustRightInd w:val="0"/>
        <w:spacing w:after="0" w:line="360" w:lineRule="auto"/>
        <w:ind w:firstLine="227"/>
        <w:jc w:val="both"/>
        <w:rPr>
          <w:del w:id="4503" w:author="Lektorat Bauer" w:date="2025-03-01T12:02:00Z" w16du:dateUtc="2025-03-01T11:02:00Z"/>
          <w:rFonts w:ascii="Arial" w:hAnsi="Arial" w:cs="Arial"/>
          <w:sz w:val="24"/>
          <w:szCs w:val="24"/>
        </w:rPr>
      </w:pPr>
      <w:del w:id="4504" w:author="Lektorat Bauer" w:date="2025-03-01T12:02:00Z" w16du:dateUtc="2025-03-01T11:02:00Z">
        <w:r w:rsidRPr="00944672" w:rsidDel="00B4028A">
          <w:rPr>
            <w:rFonts w:ascii="Arial" w:hAnsi="Arial" w:cs="Arial"/>
            <w:sz w:val="24"/>
            <w:szCs w:val="24"/>
          </w:rPr>
          <w:delText>Das Zusammenleben der beiden funktionierte für 3 Monate, dann war Schluss. Thomas hatte sich jedoch in die Atmosphäre in der Universitätsstadt verliebt, und beschloss, in den Niederlanden zu bleiben.</w:delText>
        </w:r>
      </w:del>
    </w:p>
    <w:p w14:paraId="1BF98380" w14:textId="6F892AF6" w:rsidR="00944672" w:rsidRPr="00944672" w:rsidDel="00B4028A" w:rsidRDefault="00944672" w:rsidP="00623B68">
      <w:pPr>
        <w:autoSpaceDE w:val="0"/>
        <w:autoSpaceDN w:val="0"/>
        <w:adjustRightInd w:val="0"/>
        <w:spacing w:after="0" w:line="360" w:lineRule="auto"/>
        <w:ind w:firstLine="227"/>
        <w:jc w:val="both"/>
        <w:rPr>
          <w:del w:id="4505" w:author="Lektorat Bauer" w:date="2025-03-01T12:02:00Z" w16du:dateUtc="2025-03-01T11:02:00Z"/>
          <w:rFonts w:ascii="Arial" w:hAnsi="Arial" w:cs="Arial"/>
          <w:sz w:val="24"/>
          <w:szCs w:val="24"/>
        </w:rPr>
      </w:pPr>
      <w:del w:id="4506" w:author="Lektorat Bauer" w:date="2025-03-01T12:02:00Z" w16du:dateUtc="2025-03-01T11:02:00Z">
        <w:r w:rsidRPr="00944672" w:rsidDel="00B4028A">
          <w:rPr>
            <w:rFonts w:ascii="Arial" w:hAnsi="Arial" w:cs="Arial"/>
            <w:sz w:val="24"/>
            <w:szCs w:val="24"/>
          </w:rPr>
          <w:delText>Groningen war von der Miete für Thomas Geldbeutel zu teuer, dann fand er eine Wohnung in Assen. Da der Zug alle 15 Minuten fährt und die Fahrzeit nur 20 Minuten beträgt, war die Entscheidung schnell gefallen. In Deutschland hatte er 45 Minuten mit dem Zug von Glückstadt nach Hamburg benötigt, auch das war für ihn eine, gefühlte, Verbesserung.</w:delText>
        </w:r>
      </w:del>
      <w:commentRangeEnd w:id="4499"/>
      <w:r w:rsidR="00B4028A">
        <w:rPr>
          <w:rStyle w:val="Kommentarzeichen"/>
        </w:rPr>
        <w:commentReference w:id="4499"/>
      </w:r>
    </w:p>
    <w:p w14:paraId="4E367813"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In den ersten Jahren hielt er sich mit kleinen Jobs über Wasser, und gerade als er soweit war, doch nach Deutschland zurückzugehen, entdeckte er sein Talent für Recherche. Er hatte einen Job bei der örtlichen Zeitung, als ein Redakteur ihn bat, zwei eingereichte Reportagen zu überprüfen. </w:t>
      </w:r>
    </w:p>
    <w:p w14:paraId="1AA9620C" w14:textId="448F94A9"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In Rekordzeit hatte er die Daten verifiziert</w:t>
      </w:r>
      <w:del w:id="4507" w:author="Lektorat Bauer" w:date="2025-03-01T12:02:00Z" w16du:dateUtc="2025-03-01T11:02:00Z">
        <w:r w:rsidRPr="00944672" w:rsidDel="00B4028A">
          <w:rPr>
            <w:rFonts w:ascii="Arial" w:hAnsi="Arial" w:cs="Arial"/>
            <w:sz w:val="24"/>
            <w:szCs w:val="24"/>
          </w:rPr>
          <w:delText>,</w:delText>
        </w:r>
      </w:del>
      <w:r w:rsidRPr="00944672">
        <w:rPr>
          <w:rFonts w:ascii="Arial" w:hAnsi="Arial" w:cs="Arial"/>
          <w:sz w:val="24"/>
          <w:szCs w:val="24"/>
        </w:rPr>
        <w:t xml:space="preserve"> und dort wo es fragliche Details</w:t>
      </w:r>
      <w:del w:id="4508" w:author="Lektorat Bauer" w:date="2025-03-01T12:02:00Z" w16du:dateUtc="2025-03-01T11:02:00Z">
        <w:r w:rsidRPr="00944672" w:rsidDel="00B4028A">
          <w:rPr>
            <w:rFonts w:ascii="Arial" w:hAnsi="Arial" w:cs="Arial"/>
            <w:sz w:val="24"/>
            <w:szCs w:val="24"/>
          </w:rPr>
          <w:delText>‘</w:delText>
        </w:r>
      </w:del>
      <w:r w:rsidRPr="00944672">
        <w:rPr>
          <w:rFonts w:ascii="Arial" w:hAnsi="Arial" w:cs="Arial"/>
          <w:sz w:val="24"/>
          <w:szCs w:val="24"/>
        </w:rPr>
        <w:t xml:space="preserve"> gab, eine Bemerkung geschrieben.</w:t>
      </w:r>
    </w:p>
    <w:p w14:paraId="6F232479" w14:textId="5A53ED0B"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Als er die Ergebnisse abgab, schaute ihn der Redakteur fragend an, denn er dachte, dass Thomas noch </w:t>
      </w:r>
      <w:del w:id="4509" w:author="Lektorat Bauer" w:date="2025-03-01T12:02:00Z" w16du:dateUtc="2025-03-01T11:02:00Z">
        <w:r w:rsidRPr="00944672" w:rsidDel="00B4028A">
          <w:rPr>
            <w:rFonts w:ascii="Arial" w:hAnsi="Arial" w:cs="Arial"/>
            <w:sz w:val="24"/>
            <w:szCs w:val="24"/>
          </w:rPr>
          <w:delText>fragen</w:delText>
        </w:r>
      </w:del>
      <w:ins w:id="4510" w:author="Lektorat Bauer" w:date="2025-03-01T12:02:00Z" w16du:dateUtc="2025-03-01T11:02:00Z">
        <w:r w:rsidR="00B4028A" w:rsidRPr="00944672">
          <w:rPr>
            <w:rFonts w:ascii="Arial" w:hAnsi="Arial" w:cs="Arial"/>
            <w:sz w:val="24"/>
            <w:szCs w:val="24"/>
          </w:rPr>
          <w:t>Fragen</w:t>
        </w:r>
      </w:ins>
      <w:r w:rsidRPr="00944672">
        <w:rPr>
          <w:rFonts w:ascii="Arial" w:hAnsi="Arial" w:cs="Arial"/>
          <w:sz w:val="24"/>
          <w:szCs w:val="24"/>
        </w:rPr>
        <w:t xml:space="preserve"> hätte. Stattdessen präsentierte Thomas die Ergebnisse. Er hatte dann erfahren, dass diese Back-Checks meist über eine Woche länger dauern, als er dafür benötigt hatte.</w:t>
      </w:r>
    </w:p>
    <w:p w14:paraId="323B260D"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Thomas erkannte, dass er eine Marktlücke entdeckt hatte, und gründete die TG Recherche BV. Er hatte noch Verbindungen in die Universität nach Groningen und bot dort Recherchen gegen Geld an.</w:t>
      </w:r>
    </w:p>
    <w:p w14:paraId="222F9060" w14:textId="4E1EAB89"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 xml:space="preserve">Es war erstaunlich, wie viele Studenten von seinem Angebot </w:t>
      </w:r>
      <w:del w:id="4511" w:author="Lektorat Bauer" w:date="2025-03-01T12:03:00Z" w16du:dateUtc="2025-03-01T11:03:00Z">
        <w:r w:rsidRPr="00944672" w:rsidDel="00B4028A">
          <w:rPr>
            <w:rFonts w:ascii="Arial" w:hAnsi="Arial" w:cs="Arial"/>
            <w:sz w:val="24"/>
            <w:szCs w:val="24"/>
          </w:rPr>
          <w:delText>gebrauch</w:delText>
        </w:r>
      </w:del>
      <w:ins w:id="4512" w:author="Lektorat Bauer" w:date="2025-03-01T12:03:00Z" w16du:dateUtc="2025-03-01T11:03:00Z">
        <w:r w:rsidR="00B4028A" w:rsidRPr="00944672">
          <w:rPr>
            <w:rFonts w:ascii="Arial" w:hAnsi="Arial" w:cs="Arial"/>
            <w:sz w:val="24"/>
            <w:szCs w:val="24"/>
          </w:rPr>
          <w:t>Gebrauch</w:t>
        </w:r>
      </w:ins>
      <w:r w:rsidRPr="00944672">
        <w:rPr>
          <w:rFonts w:ascii="Arial" w:hAnsi="Arial" w:cs="Arial"/>
          <w:sz w:val="24"/>
          <w:szCs w:val="24"/>
        </w:rPr>
        <w:t xml:space="preserve"> machten, und selbst Doktoranden und Professoren ersparten sich viel Zeit, indem sie ihn beauftragten. Seine abgegebene Qualität war so gut, dass sich sein Angebot herumsprach.</w:t>
      </w:r>
    </w:p>
    <w:p w14:paraId="15C26993" w14:textId="598BB920"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commentRangeStart w:id="4513"/>
      <w:del w:id="4514" w:author="Lektorat Bauer" w:date="2025-03-01T12:03:00Z" w16du:dateUtc="2025-03-01T11:03:00Z">
        <w:r w:rsidRPr="00944672" w:rsidDel="00B4028A">
          <w:rPr>
            <w:rFonts w:ascii="Arial" w:hAnsi="Arial" w:cs="Arial"/>
            <w:sz w:val="24"/>
            <w:szCs w:val="24"/>
          </w:rPr>
          <w:delText xml:space="preserve">Nach und nach meldeten sich Zeitungen und </w:delText>
        </w:r>
      </w:del>
      <w:commentRangeEnd w:id="4513"/>
      <w:r w:rsidR="00B4028A">
        <w:rPr>
          <w:rStyle w:val="Kommentarzeichen"/>
        </w:rPr>
        <w:commentReference w:id="4513"/>
      </w:r>
      <w:del w:id="4515" w:author="Lektorat Bauer" w:date="2025-03-01T12:03:00Z" w16du:dateUtc="2025-03-01T11:03:00Z">
        <w:r w:rsidRPr="00944672" w:rsidDel="00B4028A">
          <w:rPr>
            <w:rFonts w:ascii="Arial" w:hAnsi="Arial" w:cs="Arial"/>
            <w:sz w:val="24"/>
            <w:szCs w:val="24"/>
          </w:rPr>
          <w:delText>eines</w:delText>
        </w:r>
      </w:del>
      <w:ins w:id="4516" w:author="Lektorat Bauer" w:date="2025-03-01T12:03:00Z" w16du:dateUtc="2025-03-01T11:03:00Z">
        <w:r w:rsidR="00B4028A">
          <w:rPr>
            <w:rFonts w:ascii="Arial" w:hAnsi="Arial" w:cs="Arial"/>
            <w:sz w:val="24"/>
            <w:szCs w:val="24"/>
          </w:rPr>
          <w:t>Eines</w:t>
        </w:r>
      </w:ins>
      <w:r w:rsidRPr="00944672">
        <w:rPr>
          <w:rFonts w:ascii="Arial" w:hAnsi="Arial" w:cs="Arial"/>
          <w:sz w:val="24"/>
          <w:szCs w:val="24"/>
        </w:rPr>
        <w:t xml:space="preserve"> Tages</w:t>
      </w:r>
      <w:del w:id="4517" w:author="Lektorat Bauer" w:date="2025-03-01T12:03:00Z" w16du:dateUtc="2025-03-01T11:03:00Z">
        <w:r w:rsidRPr="00944672" w:rsidDel="00B4028A">
          <w:rPr>
            <w:rFonts w:ascii="Arial" w:hAnsi="Arial" w:cs="Arial"/>
            <w:sz w:val="24"/>
            <w:szCs w:val="24"/>
          </w:rPr>
          <w:delText xml:space="preserve">, als er gerade in Groningen war, </w:delText>
        </w:r>
      </w:del>
      <w:ins w:id="4518" w:author="Lektorat Bauer" w:date="2025-03-01T12:03:00Z" w16du:dateUtc="2025-03-01T11:03:00Z">
        <w:r w:rsidR="00B4028A">
          <w:rPr>
            <w:rFonts w:ascii="Arial" w:hAnsi="Arial" w:cs="Arial"/>
            <w:sz w:val="24"/>
            <w:szCs w:val="24"/>
          </w:rPr>
          <w:t xml:space="preserve"> </w:t>
        </w:r>
      </w:ins>
      <w:r w:rsidRPr="00944672">
        <w:rPr>
          <w:rFonts w:ascii="Arial" w:hAnsi="Arial" w:cs="Arial"/>
          <w:sz w:val="24"/>
          <w:szCs w:val="24"/>
        </w:rPr>
        <w:t xml:space="preserve">sprach ihn ein Mann an, der ihm ein Angebot für einen Dauerauftrag unterbreitete. </w:t>
      </w:r>
    </w:p>
    <w:p w14:paraId="5E58F6CE"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Dieser Mann war Piet Klocke, und der Auftrag kam vom AIVD – dem Algemene Inlichtingen- en Veiligheidsdienst, dem niederländischen Geheimdienst.</w:t>
      </w:r>
    </w:p>
    <w:p w14:paraId="160124D7" w14:textId="07C4E0E1"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Thomas hakte nach, denn der AIVD hatte doch eigene Recherche- und Analyseabteilungen, aber Piet Klocke bestätigte, dass der AIVD, wie alle Geheimdienste, auch gern </w:t>
      </w:r>
      <w:del w:id="4519" w:author="Lektorat Bauer" w:date="2025-03-01T12:04:00Z" w16du:dateUtc="2025-03-01T11:04:00Z">
        <w:r w:rsidRPr="00944672" w:rsidDel="00B4028A">
          <w:rPr>
            <w:rFonts w:ascii="Arial" w:hAnsi="Arial" w:cs="Arial"/>
            <w:sz w:val="24"/>
            <w:szCs w:val="24"/>
          </w:rPr>
          <w:delText xml:space="preserve">auch </w:delText>
        </w:r>
      </w:del>
      <w:ins w:id="4520" w:author="Lektorat Bauer" w:date="2025-03-01T12:04:00Z" w16du:dateUtc="2025-03-01T11:04:00Z">
        <w:r w:rsidR="00B4028A">
          <w:rPr>
            <w:rFonts w:ascii="Arial" w:hAnsi="Arial" w:cs="Arial"/>
            <w:sz w:val="24"/>
            <w:szCs w:val="24"/>
          </w:rPr>
          <w:t>auf</w:t>
        </w:r>
        <w:r w:rsidR="00B4028A" w:rsidRPr="00944672">
          <w:rPr>
            <w:rFonts w:ascii="Arial" w:hAnsi="Arial" w:cs="Arial"/>
            <w:sz w:val="24"/>
            <w:szCs w:val="24"/>
          </w:rPr>
          <w:t xml:space="preserve"> </w:t>
        </w:r>
      </w:ins>
      <w:r w:rsidRPr="00944672">
        <w:rPr>
          <w:rFonts w:ascii="Arial" w:hAnsi="Arial" w:cs="Arial"/>
          <w:sz w:val="24"/>
          <w:szCs w:val="24"/>
        </w:rPr>
        <w:t>externe Analysten zurückgreifen würde, da diese nicht mit gefärbten Berichten kämen.</w:t>
      </w:r>
    </w:p>
    <w:p w14:paraId="44EF0414" w14:textId="521A18A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Thomas war jetzt seit drei Jahren im Geschäft, und so sprach er mit der Bank und erwarb ein altes Haus zwischen Assen und Groningen, das </w:t>
      </w:r>
      <w:del w:id="4521" w:author="Lektorat Bauer" w:date="2025-03-01T12:04:00Z" w16du:dateUtc="2025-03-01T11:04:00Z">
        <w:r w:rsidRPr="00944672" w:rsidDel="00B4028A">
          <w:rPr>
            <w:rFonts w:ascii="Arial" w:hAnsi="Arial" w:cs="Arial"/>
            <w:sz w:val="24"/>
            <w:szCs w:val="24"/>
          </w:rPr>
          <w:delText xml:space="preserve">jedoch </w:delText>
        </w:r>
      </w:del>
      <w:r w:rsidRPr="00944672">
        <w:rPr>
          <w:rFonts w:ascii="Arial" w:hAnsi="Arial" w:cs="Arial"/>
          <w:sz w:val="24"/>
          <w:szCs w:val="24"/>
        </w:rPr>
        <w:t>zwei Vorteile</w:t>
      </w:r>
      <w:ins w:id="4522" w:author="Lektorat Bauer" w:date="2025-03-01T12:04:00Z" w16du:dateUtc="2025-03-01T11:04:00Z">
        <w:r w:rsidR="00B4028A">
          <w:rPr>
            <w:rFonts w:ascii="Arial" w:hAnsi="Arial" w:cs="Arial"/>
            <w:sz w:val="24"/>
            <w:szCs w:val="24"/>
          </w:rPr>
          <w:t xml:space="preserve"> </w:t>
        </w:r>
      </w:ins>
      <w:del w:id="4523" w:author="Lektorat Bauer" w:date="2025-03-01T12:04:00Z" w16du:dateUtc="2025-03-01T11:04:00Z">
        <w:r w:rsidRPr="00944672" w:rsidDel="00B4028A">
          <w:rPr>
            <w:rFonts w:ascii="Arial" w:hAnsi="Arial" w:cs="Arial"/>
            <w:sz w:val="24"/>
            <w:szCs w:val="24"/>
          </w:rPr>
          <w:delText xml:space="preserve">, aus Sicht von Thomas, </w:delText>
        </w:r>
      </w:del>
      <w:r w:rsidRPr="00944672">
        <w:rPr>
          <w:rFonts w:ascii="Arial" w:hAnsi="Arial" w:cs="Arial"/>
          <w:sz w:val="24"/>
          <w:szCs w:val="24"/>
        </w:rPr>
        <w:t>hatte. Zum einen hatte es einen großen Keller, der, anders als das Haus, nicht renovierungsbedürftig war, zum anderen hatte das Grundstück Anschluss an das neue Glasfasernetz</w:t>
      </w:r>
      <w:del w:id="4524" w:author="Lektorat Bauer" w:date="2025-03-01T12:04:00Z" w16du:dateUtc="2025-03-01T11:04:00Z">
        <w:r w:rsidRPr="00944672" w:rsidDel="00B4028A">
          <w:rPr>
            <w:rFonts w:ascii="Arial" w:hAnsi="Arial" w:cs="Arial"/>
            <w:sz w:val="24"/>
            <w:szCs w:val="24"/>
          </w:rPr>
          <w:delText xml:space="preserve">, </w:delText>
        </w:r>
        <w:commentRangeStart w:id="4525"/>
        <w:r w:rsidRPr="00944672" w:rsidDel="00B4028A">
          <w:rPr>
            <w:rFonts w:ascii="Arial" w:hAnsi="Arial" w:cs="Arial"/>
            <w:sz w:val="24"/>
            <w:szCs w:val="24"/>
          </w:rPr>
          <w:delText>so das er dort einen stabilen und schnellen Internetzugang haben würde.</w:delText>
        </w:r>
      </w:del>
      <w:ins w:id="4526" w:author="Lektorat Bauer" w:date="2025-03-01T12:04:00Z" w16du:dateUtc="2025-03-01T11:04:00Z">
        <w:r w:rsidR="00B4028A">
          <w:rPr>
            <w:rFonts w:ascii="Arial" w:hAnsi="Arial" w:cs="Arial"/>
            <w:sz w:val="24"/>
            <w:szCs w:val="24"/>
          </w:rPr>
          <w:t>.</w:t>
        </w:r>
        <w:commentRangeEnd w:id="4525"/>
        <w:r w:rsidR="00B4028A">
          <w:rPr>
            <w:rStyle w:val="Kommentarzeichen"/>
          </w:rPr>
          <w:commentReference w:id="4525"/>
        </w:r>
      </w:ins>
    </w:p>
    <w:p w14:paraId="207C410B" w14:textId="5DCE6A31" w:rsidR="00944672" w:rsidRPr="00944672" w:rsidDel="00B4028A" w:rsidRDefault="00944672" w:rsidP="00623B68">
      <w:pPr>
        <w:autoSpaceDE w:val="0"/>
        <w:autoSpaceDN w:val="0"/>
        <w:adjustRightInd w:val="0"/>
        <w:spacing w:after="0" w:line="360" w:lineRule="auto"/>
        <w:ind w:firstLine="227"/>
        <w:jc w:val="both"/>
        <w:rPr>
          <w:del w:id="4527" w:author="Lektorat Bauer" w:date="2025-03-01T12:05:00Z" w16du:dateUtc="2025-03-01T11:05:00Z"/>
          <w:rFonts w:ascii="Arial" w:hAnsi="Arial" w:cs="Arial"/>
          <w:sz w:val="24"/>
          <w:szCs w:val="24"/>
        </w:rPr>
      </w:pPr>
      <w:del w:id="4528" w:author="Lektorat Bauer" w:date="2025-03-01T12:05:00Z" w16du:dateUtc="2025-03-01T11:05:00Z">
        <w:r w:rsidRPr="00944672" w:rsidDel="00B4028A">
          <w:rPr>
            <w:rFonts w:ascii="Arial" w:hAnsi="Arial" w:cs="Arial"/>
            <w:sz w:val="24"/>
            <w:szCs w:val="24"/>
          </w:rPr>
          <w:delText xml:space="preserve">Die Renovierung </w:delText>
        </w:r>
        <w:commentRangeStart w:id="4529"/>
        <w:r w:rsidRPr="00944672" w:rsidDel="00B4028A">
          <w:rPr>
            <w:rFonts w:ascii="Arial" w:hAnsi="Arial" w:cs="Arial"/>
            <w:sz w:val="24"/>
            <w:szCs w:val="24"/>
          </w:rPr>
          <w:delText xml:space="preserve">des Hauses und der Ausbau des Kellers, kamen gut voran und Thomas zog mit seiner BV in das </w:delText>
        </w:r>
      </w:del>
      <w:commentRangeEnd w:id="4529"/>
      <w:r w:rsidR="00B4028A">
        <w:rPr>
          <w:rStyle w:val="Kommentarzeichen"/>
        </w:rPr>
        <w:commentReference w:id="4529"/>
      </w:r>
      <w:del w:id="4530" w:author="Lektorat Bauer" w:date="2025-03-01T12:05:00Z" w16du:dateUtc="2025-03-01T11:05:00Z">
        <w:r w:rsidRPr="00944672" w:rsidDel="00B4028A">
          <w:rPr>
            <w:rFonts w:ascii="Arial" w:hAnsi="Arial" w:cs="Arial"/>
            <w:sz w:val="24"/>
            <w:szCs w:val="24"/>
          </w:rPr>
          <w:delText>Haus um.</w:delText>
        </w:r>
      </w:del>
    </w:p>
    <w:p w14:paraId="59D80B4D"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Jetzt mit Ende 30 wohnte er noch immer allein, hatte aber immer mal wieder Bekanntschaften, die aber bisher noch nicht zu einer längeren Beziehung geführt hatten.</w:t>
      </w:r>
    </w:p>
    <w:p w14:paraId="50366DAD"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commentRangeStart w:id="4531"/>
      <w:r w:rsidRPr="00944672">
        <w:rPr>
          <w:rFonts w:ascii="Arial" w:hAnsi="Arial" w:cs="Arial"/>
          <w:sz w:val="24"/>
          <w:szCs w:val="24"/>
        </w:rPr>
        <w:t>Bei einem größeren Projekt, an dem er gearbeitet hatte, war er über Piet Klocke mit Joost van der Dijkstraat zusammen gekommen, und die beiden hatte sich angefreundet</w:t>
      </w:r>
      <w:commentRangeEnd w:id="4531"/>
      <w:r w:rsidR="00B4028A">
        <w:rPr>
          <w:rStyle w:val="Kommentarzeichen"/>
        </w:rPr>
        <w:commentReference w:id="4531"/>
      </w:r>
      <w:r w:rsidRPr="00944672">
        <w:rPr>
          <w:rFonts w:ascii="Arial" w:hAnsi="Arial" w:cs="Arial"/>
          <w:sz w:val="24"/>
          <w:szCs w:val="24"/>
        </w:rPr>
        <w:t>.</w:t>
      </w:r>
    </w:p>
    <w:p w14:paraId="531A647B" w14:textId="11B0D965" w:rsidR="00944672" w:rsidRPr="00944672" w:rsidDel="00B4028A" w:rsidRDefault="00944672" w:rsidP="00623B68">
      <w:pPr>
        <w:autoSpaceDE w:val="0"/>
        <w:autoSpaceDN w:val="0"/>
        <w:adjustRightInd w:val="0"/>
        <w:spacing w:after="0" w:line="360" w:lineRule="auto"/>
        <w:ind w:firstLine="227"/>
        <w:jc w:val="both"/>
        <w:rPr>
          <w:del w:id="4532" w:author="Lektorat Bauer" w:date="2025-03-01T12:05:00Z" w16du:dateUtc="2025-03-01T11:05:00Z"/>
          <w:rFonts w:ascii="Arial" w:hAnsi="Arial" w:cs="Arial"/>
          <w:sz w:val="24"/>
          <w:szCs w:val="24"/>
        </w:rPr>
      </w:pPr>
      <w:del w:id="4533" w:author="Lektorat Bauer" w:date="2025-03-01T12:05:00Z" w16du:dateUtc="2025-03-01T11:05:00Z">
        <w:r w:rsidRPr="00944672" w:rsidDel="00B4028A">
          <w:rPr>
            <w:rFonts w:ascii="Arial" w:hAnsi="Arial" w:cs="Arial"/>
            <w:sz w:val="24"/>
            <w:szCs w:val="24"/>
          </w:rPr>
          <w:delText xml:space="preserve">In der </w:delText>
        </w:r>
        <w:commentRangeStart w:id="4534"/>
        <w:r w:rsidRPr="00944672" w:rsidDel="00B4028A">
          <w:rPr>
            <w:rFonts w:ascii="Arial" w:hAnsi="Arial" w:cs="Arial"/>
            <w:sz w:val="24"/>
            <w:szCs w:val="24"/>
          </w:rPr>
          <w:delText>Anfangsphase seines Unternehmens hatte Thomas Ganghofer mehrmals Probleme mit seinen Computern. Einmal war ein Back-up nicht rückbildbar, ein anderes Mal machte ein Computer schlapp und die Daten waren weg.</w:delText>
        </w:r>
      </w:del>
    </w:p>
    <w:p w14:paraId="368DAC55" w14:textId="70EC6353" w:rsidR="00944672" w:rsidRPr="00944672" w:rsidDel="00B4028A" w:rsidRDefault="00944672" w:rsidP="00623B68">
      <w:pPr>
        <w:autoSpaceDE w:val="0"/>
        <w:autoSpaceDN w:val="0"/>
        <w:adjustRightInd w:val="0"/>
        <w:spacing w:after="0" w:line="360" w:lineRule="auto"/>
        <w:ind w:firstLine="227"/>
        <w:jc w:val="both"/>
        <w:rPr>
          <w:del w:id="4535" w:author="Lektorat Bauer" w:date="2025-03-01T12:05:00Z" w16du:dateUtc="2025-03-01T11:05:00Z"/>
          <w:rFonts w:ascii="Arial" w:hAnsi="Arial" w:cs="Arial"/>
          <w:sz w:val="24"/>
          <w:szCs w:val="24"/>
        </w:rPr>
      </w:pPr>
      <w:del w:id="4536" w:author="Lektorat Bauer" w:date="2025-03-01T12:05:00Z" w16du:dateUtc="2025-03-01T11:05:00Z">
        <w:r w:rsidRPr="00944672" w:rsidDel="00B4028A">
          <w:rPr>
            <w:rFonts w:ascii="Arial" w:hAnsi="Arial" w:cs="Arial"/>
            <w:sz w:val="24"/>
            <w:szCs w:val="24"/>
          </w:rPr>
          <w:delText xml:space="preserve">Thomas hatte beim ersten Mal einen ‚Spezialisten‘ beauftragt, die Daten wiederherzustellen, der kostete viel Geld, und als Thomas das Gefühl hatte, dass er nur geschröpft werden sollte, lernte </w:delText>
        </w:r>
      </w:del>
      <w:commentRangeEnd w:id="4534"/>
      <w:r w:rsidR="00B4028A">
        <w:rPr>
          <w:rStyle w:val="Kommentarzeichen"/>
        </w:rPr>
        <w:commentReference w:id="4534"/>
      </w:r>
      <w:del w:id="4537" w:author="Lektorat Bauer" w:date="2025-03-01T12:05:00Z" w16du:dateUtc="2025-03-01T11:05:00Z">
        <w:r w:rsidRPr="00944672" w:rsidDel="00B4028A">
          <w:rPr>
            <w:rFonts w:ascii="Arial" w:hAnsi="Arial" w:cs="Arial"/>
            <w:sz w:val="24"/>
            <w:szCs w:val="24"/>
          </w:rPr>
          <w:delText>er schnell, wie die Hardware aufzustellen ist.</w:delText>
        </w:r>
      </w:del>
    </w:p>
    <w:p w14:paraId="74191710" w14:textId="13829DDB"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 xml:space="preserve">In seinem Keller war mittlerweile ein System installiert, bei dessen </w:t>
      </w:r>
      <w:del w:id="4538" w:author="Lektorat Bauer" w:date="2025-03-01T12:06:00Z" w16du:dateUtc="2025-03-01T11:06:00Z">
        <w:r w:rsidRPr="00944672" w:rsidDel="00B4028A">
          <w:rPr>
            <w:rFonts w:ascii="Arial" w:hAnsi="Arial" w:cs="Arial"/>
            <w:sz w:val="24"/>
            <w:szCs w:val="24"/>
          </w:rPr>
          <w:delText>Set-up</w:delText>
        </w:r>
      </w:del>
      <w:ins w:id="4539" w:author="Lektorat Bauer" w:date="2025-03-01T12:06:00Z" w16du:dateUtc="2025-03-01T11:06:00Z">
        <w:r w:rsidR="00B4028A">
          <w:rPr>
            <w:rFonts w:ascii="Arial" w:hAnsi="Arial" w:cs="Arial"/>
            <w:sz w:val="24"/>
            <w:szCs w:val="24"/>
          </w:rPr>
          <w:t>Anblick</w:t>
        </w:r>
      </w:ins>
      <w:r w:rsidRPr="00944672">
        <w:rPr>
          <w:rFonts w:ascii="Arial" w:hAnsi="Arial" w:cs="Arial"/>
          <w:sz w:val="24"/>
          <w:szCs w:val="24"/>
        </w:rPr>
        <w:t xml:space="preserve"> sogar die ITler des AIVD</w:t>
      </w:r>
      <w:del w:id="4540" w:author="Lektorat Bauer" w:date="2025-03-01T12:06:00Z" w16du:dateUtc="2025-03-01T11:06:00Z">
        <w:r w:rsidRPr="00944672" w:rsidDel="00B4028A">
          <w:rPr>
            <w:rFonts w:ascii="Arial" w:hAnsi="Arial" w:cs="Arial"/>
            <w:sz w:val="24"/>
            <w:szCs w:val="24"/>
          </w:rPr>
          <w:delText>,</w:delText>
        </w:r>
      </w:del>
      <w:r w:rsidRPr="00944672">
        <w:rPr>
          <w:rFonts w:ascii="Arial" w:hAnsi="Arial" w:cs="Arial"/>
          <w:sz w:val="24"/>
          <w:szCs w:val="24"/>
        </w:rPr>
        <w:t xml:space="preserve"> </w:t>
      </w:r>
      <w:del w:id="4541" w:author="Lektorat Bauer" w:date="2025-03-01T12:06:00Z" w16du:dateUtc="2025-03-01T11:06:00Z">
        <w:r w:rsidRPr="00944672" w:rsidDel="00B4028A">
          <w:rPr>
            <w:rFonts w:ascii="Arial" w:hAnsi="Arial" w:cs="Arial"/>
            <w:sz w:val="24"/>
            <w:szCs w:val="24"/>
          </w:rPr>
          <w:delText>tränen</w:delText>
        </w:r>
      </w:del>
      <w:ins w:id="4542" w:author="Lektorat Bauer" w:date="2025-03-01T12:06:00Z" w16du:dateUtc="2025-03-01T11:06:00Z">
        <w:r w:rsidR="00B4028A" w:rsidRPr="00944672">
          <w:rPr>
            <w:rFonts w:ascii="Arial" w:hAnsi="Arial" w:cs="Arial"/>
            <w:sz w:val="24"/>
            <w:szCs w:val="24"/>
          </w:rPr>
          <w:t>Tränen</w:t>
        </w:r>
      </w:ins>
      <w:r w:rsidRPr="00944672">
        <w:rPr>
          <w:rFonts w:ascii="Arial" w:hAnsi="Arial" w:cs="Arial"/>
          <w:sz w:val="24"/>
          <w:szCs w:val="24"/>
        </w:rPr>
        <w:t xml:space="preserve"> in </w:t>
      </w:r>
      <w:del w:id="4543" w:author="Lektorat Bauer" w:date="2025-03-01T12:06:00Z" w16du:dateUtc="2025-03-01T11:06:00Z">
        <w:r w:rsidRPr="00944672" w:rsidDel="00B4028A">
          <w:rPr>
            <w:rFonts w:ascii="Arial" w:hAnsi="Arial" w:cs="Arial"/>
            <w:sz w:val="24"/>
            <w:szCs w:val="24"/>
          </w:rPr>
          <w:delText xml:space="preserve">die </w:delText>
        </w:r>
      </w:del>
      <w:ins w:id="4544" w:author="Lektorat Bauer" w:date="2025-03-01T12:06:00Z" w16du:dateUtc="2025-03-01T11:06:00Z">
        <w:r w:rsidR="00B4028A">
          <w:rPr>
            <w:rFonts w:ascii="Arial" w:hAnsi="Arial" w:cs="Arial"/>
            <w:sz w:val="24"/>
            <w:szCs w:val="24"/>
          </w:rPr>
          <w:t>den</w:t>
        </w:r>
        <w:r w:rsidR="00B4028A" w:rsidRPr="00944672">
          <w:rPr>
            <w:rFonts w:ascii="Arial" w:hAnsi="Arial" w:cs="Arial"/>
            <w:sz w:val="24"/>
            <w:szCs w:val="24"/>
          </w:rPr>
          <w:t xml:space="preserve"> </w:t>
        </w:r>
      </w:ins>
      <w:r w:rsidRPr="00944672">
        <w:rPr>
          <w:rFonts w:ascii="Arial" w:hAnsi="Arial" w:cs="Arial"/>
          <w:sz w:val="24"/>
          <w:szCs w:val="24"/>
        </w:rPr>
        <w:t xml:space="preserve">Augen </w:t>
      </w:r>
      <w:del w:id="4545" w:author="Lektorat Bauer" w:date="2025-03-01T12:06:00Z" w16du:dateUtc="2025-03-01T11:06:00Z">
        <w:r w:rsidRPr="00944672" w:rsidDel="00B4028A">
          <w:rPr>
            <w:rFonts w:ascii="Arial" w:hAnsi="Arial" w:cs="Arial"/>
            <w:sz w:val="24"/>
            <w:szCs w:val="24"/>
          </w:rPr>
          <w:delText>bekamen</w:delText>
        </w:r>
      </w:del>
      <w:ins w:id="4546" w:author="Lektorat Bauer" w:date="2025-03-01T12:06:00Z" w16du:dateUtc="2025-03-01T11:06:00Z">
        <w:r w:rsidR="00B4028A">
          <w:rPr>
            <w:rFonts w:ascii="Arial" w:hAnsi="Arial" w:cs="Arial"/>
            <w:sz w:val="24"/>
            <w:szCs w:val="24"/>
          </w:rPr>
          <w:t>hatten</w:t>
        </w:r>
      </w:ins>
      <w:r w:rsidRPr="00944672">
        <w:rPr>
          <w:rFonts w:ascii="Arial" w:hAnsi="Arial" w:cs="Arial"/>
          <w:sz w:val="24"/>
          <w:szCs w:val="24"/>
        </w:rPr>
        <w:t>.</w:t>
      </w:r>
    </w:p>
    <w:p w14:paraId="0196A705" w14:textId="719D1A8B"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Anstelle von normalen Bildschirmen hatte Thomas mit LED-Displays eine Multi-Funktionswand gebaut. Im Nachbarraum standen Raumventilatoren, die für zusätzlich</w:t>
      </w:r>
      <w:ins w:id="4547" w:author="Lektorat Bauer" w:date="2025-03-01T12:06:00Z" w16du:dateUtc="2025-03-01T11:06:00Z">
        <w:r w:rsidR="00B4028A">
          <w:rPr>
            <w:rFonts w:ascii="Arial" w:hAnsi="Arial" w:cs="Arial"/>
            <w:sz w:val="24"/>
            <w:szCs w:val="24"/>
          </w:rPr>
          <w:t>e</w:t>
        </w:r>
      </w:ins>
      <w:r w:rsidRPr="00944672">
        <w:rPr>
          <w:rFonts w:ascii="Arial" w:hAnsi="Arial" w:cs="Arial"/>
          <w:sz w:val="24"/>
          <w:szCs w:val="24"/>
        </w:rPr>
        <w:t xml:space="preserve"> Kühlung der Server sorgten.</w:t>
      </w:r>
    </w:p>
    <w:p w14:paraId="0B921501"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Die Server waren alle Eigenbau und sahen nicht wie klassische Rechner aus, sondern eher wie ein Regal mit </w:t>
      </w:r>
      <w:commentRangeStart w:id="4548"/>
      <w:r w:rsidRPr="00944672">
        <w:rPr>
          <w:rFonts w:ascii="Arial" w:hAnsi="Arial" w:cs="Arial"/>
          <w:sz w:val="24"/>
          <w:szCs w:val="24"/>
        </w:rPr>
        <w:t>Computerteilen. Sein System erreichte jedoch Verarbeitungsgeschwindigkeiten, die mit den großen Systemen mithalten konnten.</w:t>
      </w:r>
    </w:p>
    <w:p w14:paraId="7E3C84F4" w14:textId="20C8F72D"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Eine Wand war nur mit Einsteckfächern für Festplatten ausgestattet. Er hatte mit einem Raid-System für 8 Festplatten angefangen, jetzt arbeitete das System mit 150 3</w:t>
      </w:r>
      <w:ins w:id="4549" w:author="Lektorat Bauer" w:date="2025-03-01T12:01:00Z" w16du:dateUtc="2025-03-01T11:01:00Z">
        <w:r w:rsidR="00B4028A">
          <w:rPr>
            <w:rFonts w:ascii="Arial" w:hAnsi="Arial" w:cs="Arial"/>
            <w:sz w:val="24"/>
            <w:szCs w:val="24"/>
          </w:rPr>
          <w:t xml:space="preserve"> </w:t>
        </w:r>
      </w:ins>
      <w:r w:rsidRPr="00944672">
        <w:rPr>
          <w:rFonts w:ascii="Arial" w:hAnsi="Arial" w:cs="Arial"/>
          <w:sz w:val="24"/>
          <w:szCs w:val="24"/>
        </w:rPr>
        <w:t xml:space="preserve">TB Platten. </w:t>
      </w:r>
    </w:p>
    <w:p w14:paraId="72C575D1" w14:textId="7FD9ABE5"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Um zu verhindern, dass sein System über klassisc</w:t>
      </w:r>
      <w:commentRangeEnd w:id="4548"/>
      <w:r w:rsidR="00B4028A">
        <w:rPr>
          <w:rStyle w:val="Kommentarzeichen"/>
        </w:rPr>
        <w:commentReference w:id="4548"/>
      </w:r>
      <w:r w:rsidRPr="00944672">
        <w:rPr>
          <w:rFonts w:ascii="Arial" w:hAnsi="Arial" w:cs="Arial"/>
          <w:sz w:val="24"/>
          <w:szCs w:val="24"/>
        </w:rPr>
        <w:t xml:space="preserve">he </w:t>
      </w:r>
      <w:del w:id="4550" w:author="Lektorat Bauer" w:date="2025-03-01T12:01:00Z" w16du:dateUtc="2025-03-01T11:01:00Z">
        <w:r w:rsidRPr="00944672" w:rsidDel="00B4028A">
          <w:rPr>
            <w:rFonts w:ascii="Arial" w:hAnsi="Arial" w:cs="Arial"/>
            <w:sz w:val="24"/>
            <w:szCs w:val="24"/>
          </w:rPr>
          <w:delText>E-Mail</w:delText>
        </w:r>
      </w:del>
      <w:ins w:id="4551" w:author="Lektorat Bauer" w:date="2025-03-01T12:01:00Z" w16du:dateUtc="2025-03-01T11:01:00Z">
        <w:r w:rsidR="00B4028A">
          <w:rPr>
            <w:rFonts w:ascii="Arial" w:hAnsi="Arial" w:cs="Arial"/>
            <w:sz w:val="24"/>
            <w:szCs w:val="24"/>
          </w:rPr>
          <w:t>E-Mail-</w:t>
        </w:r>
      </w:ins>
      <w:del w:id="4552" w:author="Lektorat Bauer" w:date="2025-03-01T12:01:00Z" w16du:dateUtc="2025-03-01T11:01:00Z">
        <w:r w:rsidRPr="00944672" w:rsidDel="00B4028A">
          <w:rPr>
            <w:rFonts w:ascii="Arial" w:hAnsi="Arial" w:cs="Arial"/>
            <w:sz w:val="24"/>
            <w:szCs w:val="24"/>
          </w:rPr>
          <w:delText xml:space="preserve"> </w:delText>
        </w:r>
      </w:del>
      <w:r w:rsidRPr="00944672">
        <w:rPr>
          <w:rFonts w:ascii="Arial" w:hAnsi="Arial" w:cs="Arial"/>
          <w:sz w:val="24"/>
          <w:szCs w:val="24"/>
        </w:rPr>
        <w:t>Angriffe infiziert wurde, hatte er einen Stand-Alone-Rechner, auf dem das E-Mail-Programm lief</w:t>
      </w:r>
      <w:ins w:id="4553" w:author="Lektorat Bauer" w:date="2025-03-01T12:01:00Z" w16du:dateUtc="2025-03-01T11:01:00Z">
        <w:r w:rsidR="00B4028A">
          <w:rPr>
            <w:rFonts w:ascii="Arial" w:hAnsi="Arial" w:cs="Arial"/>
            <w:sz w:val="24"/>
            <w:szCs w:val="24"/>
          </w:rPr>
          <w:t>.</w:t>
        </w:r>
      </w:ins>
      <w:del w:id="4554" w:author="Lektorat Bauer" w:date="2025-03-01T12:01:00Z" w16du:dateUtc="2025-03-01T11:01:00Z">
        <w:r w:rsidRPr="00944672" w:rsidDel="00B4028A">
          <w:rPr>
            <w:rFonts w:ascii="Arial" w:hAnsi="Arial" w:cs="Arial"/>
            <w:sz w:val="24"/>
            <w:szCs w:val="24"/>
          </w:rPr>
          <w:delText>,</w:delText>
        </w:r>
      </w:del>
    </w:p>
    <w:p w14:paraId="1C45CE2F" w14:textId="24F1BE75"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Soll</w:t>
      </w:r>
      <w:ins w:id="4555" w:author="Lektorat Bauer" w:date="2025-03-01T12:01:00Z" w16du:dateUtc="2025-03-01T11:01:00Z">
        <w:r w:rsidR="00B4028A">
          <w:rPr>
            <w:rFonts w:ascii="Arial" w:hAnsi="Arial" w:cs="Arial"/>
            <w:sz w:val="24"/>
            <w:szCs w:val="24"/>
          </w:rPr>
          <w:t>t</w:t>
        </w:r>
      </w:ins>
      <w:r w:rsidRPr="00944672">
        <w:rPr>
          <w:rFonts w:ascii="Arial" w:hAnsi="Arial" w:cs="Arial"/>
          <w:sz w:val="24"/>
          <w:szCs w:val="24"/>
        </w:rPr>
        <w:t>en Daten per E-Mail verschickt werden, kopierte er seine Ergebnisse auf einen USB-Stick oder eine CD, und verschickte dann die Daten von dem Datenträger per E-Mail.</w:t>
      </w:r>
    </w:p>
    <w:p w14:paraId="3D03B345"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Er hatte auch bereits bemerkt, dass sein Gateway-Server von außen attackiert wurde, aber diese Angriffe konnte er bislang abwehren.</w:t>
      </w:r>
    </w:p>
    <w:p w14:paraId="520141DF"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1548DFC1"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27BCBD7D"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0EBE3E1A"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commentRangeStart w:id="4556"/>
      <w:commentRangeEnd w:id="4556"/>
      <w:r w:rsidRPr="00944672">
        <w:rPr>
          <w:rFonts w:ascii="Arial" w:hAnsi="Arial" w:cs="Arial"/>
          <w:sz w:val="24"/>
          <w:szCs w:val="24"/>
        </w:rPr>
        <w:commentReference w:id="4556"/>
      </w:r>
      <w:r w:rsidRPr="00944672">
        <w:rPr>
          <w:rFonts w:ascii="Arial" w:hAnsi="Arial" w:cs="Arial"/>
          <w:b/>
          <w:bCs/>
          <w:sz w:val="24"/>
          <w:szCs w:val="24"/>
        </w:rPr>
        <w:t>&gt;&gt;&gt; Montag, 10. März 2014, Assen, Niederlande &lt;&lt;&lt;</w:t>
      </w:r>
    </w:p>
    <w:p w14:paraId="33612F2E" w14:textId="4537E1E9"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Am Samstag war die MH 370 verschwunden, und Thomas Ganghofer hatte</w:t>
      </w:r>
      <w:ins w:id="4557" w:author="Lektorat Bauer" w:date="2025-03-01T12:07:00Z" w16du:dateUtc="2025-03-01T11:07:00Z">
        <w:r w:rsidR="00B4028A">
          <w:rPr>
            <w:rFonts w:ascii="Arial" w:hAnsi="Arial" w:cs="Arial"/>
            <w:sz w:val="24"/>
            <w:szCs w:val="24"/>
          </w:rPr>
          <w:t xml:space="preserve"> sich</w:t>
        </w:r>
      </w:ins>
      <w:r w:rsidRPr="00944672">
        <w:rPr>
          <w:rFonts w:ascii="Arial" w:hAnsi="Arial" w:cs="Arial"/>
          <w:sz w:val="24"/>
          <w:szCs w:val="24"/>
        </w:rPr>
        <w:t xml:space="preserve">, wie viele andere auch, </w:t>
      </w:r>
      <w:del w:id="4558" w:author="Lektorat Bauer" w:date="2025-03-01T12:07:00Z" w16du:dateUtc="2025-03-01T11:07:00Z">
        <w:r w:rsidRPr="00944672" w:rsidDel="00B4028A">
          <w:rPr>
            <w:rFonts w:ascii="Arial" w:hAnsi="Arial" w:cs="Arial"/>
            <w:sz w:val="24"/>
            <w:szCs w:val="24"/>
          </w:rPr>
          <w:delText xml:space="preserve">sich </w:delText>
        </w:r>
      </w:del>
      <w:r w:rsidRPr="00944672">
        <w:rPr>
          <w:rFonts w:ascii="Arial" w:hAnsi="Arial" w:cs="Arial"/>
          <w:sz w:val="24"/>
          <w:szCs w:val="24"/>
        </w:rPr>
        <w:t>mit den Neuigkeiten zu diesem Fall beschäftigt.</w:t>
      </w:r>
    </w:p>
    <w:p w14:paraId="325BD958"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Ab Sonntagmittag fingen die Informationen an, sich zu wiederholen und es kamen keine Neuigkeiten mehr ans Licht. Er nahm sich den Nachmittag frei und ging etwas spazieren. Am Abend kochte er sich ein </w:t>
      </w:r>
      <w:commentRangeStart w:id="4559"/>
      <w:r w:rsidRPr="00944672">
        <w:rPr>
          <w:rFonts w:ascii="Arial" w:hAnsi="Arial" w:cs="Arial"/>
          <w:sz w:val="24"/>
          <w:szCs w:val="24"/>
        </w:rPr>
        <w:t xml:space="preserve">einfaches Gemüsegericht mit Erdnuss-Soße und Entenbrust. </w:t>
      </w:r>
      <w:commentRangeEnd w:id="4559"/>
      <w:r w:rsidR="00FD6867">
        <w:rPr>
          <w:rStyle w:val="Kommentarzeichen"/>
        </w:rPr>
        <w:commentReference w:id="4559"/>
      </w:r>
      <w:r w:rsidRPr="00944672">
        <w:rPr>
          <w:rFonts w:ascii="Arial" w:hAnsi="Arial" w:cs="Arial"/>
          <w:sz w:val="24"/>
          <w:szCs w:val="24"/>
        </w:rPr>
        <w:t>Er kochte gern, da er sich dabei entspannen konnte, gleichzeitig musste er auch auf seine Linie achten, da er einfach nicht genug Sport machte.</w:t>
      </w:r>
    </w:p>
    <w:p w14:paraId="08ADD273" w14:textId="1D776DC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Da er </w:t>
      </w:r>
      <w:del w:id="4560" w:author="Lektorat Bauer" w:date="2025-03-01T12:17:00Z" w16du:dateUtc="2025-03-01T11:17:00Z">
        <w:r w:rsidRPr="00944672" w:rsidDel="00FD6867">
          <w:rPr>
            <w:rFonts w:ascii="Arial" w:hAnsi="Arial" w:cs="Arial"/>
            <w:sz w:val="24"/>
            <w:szCs w:val="24"/>
          </w:rPr>
          <w:delText>zur Zeit</w:delText>
        </w:r>
      </w:del>
      <w:ins w:id="4561" w:author="Lektorat Bauer" w:date="2025-03-01T12:17:00Z" w16du:dateUtc="2025-03-01T11:17:00Z">
        <w:r w:rsidR="00FD6867" w:rsidRPr="00944672">
          <w:rPr>
            <w:rFonts w:ascii="Arial" w:hAnsi="Arial" w:cs="Arial"/>
            <w:sz w:val="24"/>
            <w:szCs w:val="24"/>
          </w:rPr>
          <w:t>zurzeit</w:t>
        </w:r>
      </w:ins>
      <w:r w:rsidRPr="00944672">
        <w:rPr>
          <w:rFonts w:ascii="Arial" w:hAnsi="Arial" w:cs="Arial"/>
          <w:sz w:val="24"/>
          <w:szCs w:val="24"/>
        </w:rPr>
        <w:t xml:space="preserve"> keinen anstehenden Auftrag hatte, fing Thomas am Montagmorgen um 07:45 Uhr an, sich mit den Informationen genauer zu beschäftigen. Er </w:t>
      </w:r>
      <w:r w:rsidRPr="00944672">
        <w:rPr>
          <w:rFonts w:ascii="Arial" w:hAnsi="Arial" w:cs="Arial"/>
          <w:sz w:val="24"/>
          <w:szCs w:val="24"/>
        </w:rPr>
        <w:lastRenderedPageBreak/>
        <w:t>legte sich eine Datenbank für MH</w:t>
      </w:r>
      <w:ins w:id="4562" w:author="Lektorat Bauer" w:date="2025-03-01T12:17:00Z" w16du:dateUtc="2025-03-01T11:17:00Z">
        <w:r w:rsidR="00FD6867">
          <w:rPr>
            <w:rFonts w:ascii="Arial" w:hAnsi="Arial" w:cs="Arial"/>
            <w:sz w:val="24"/>
            <w:szCs w:val="24"/>
          </w:rPr>
          <w:t xml:space="preserve"> </w:t>
        </w:r>
      </w:ins>
      <w:r w:rsidRPr="00944672">
        <w:rPr>
          <w:rFonts w:ascii="Arial" w:hAnsi="Arial" w:cs="Arial"/>
          <w:sz w:val="24"/>
          <w:szCs w:val="24"/>
        </w:rPr>
        <w:t>370 an und verschlüsselte diese, wie bei jedem Projekt, an dem er arbeitete.</w:t>
      </w:r>
    </w:p>
    <w:p w14:paraId="0F6F3237" w14:textId="2E61BB11"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Er hatte aus verschieden Aufträgen</w:t>
      </w:r>
      <w:del w:id="4563" w:author="Lektorat Bauer" w:date="2025-03-01T12:17:00Z" w16du:dateUtc="2025-03-01T11:17:00Z">
        <w:r w:rsidRPr="00944672" w:rsidDel="00FD6867">
          <w:rPr>
            <w:rFonts w:ascii="Arial" w:hAnsi="Arial" w:cs="Arial"/>
            <w:sz w:val="24"/>
            <w:szCs w:val="24"/>
          </w:rPr>
          <w:delText>,</w:delText>
        </w:r>
      </w:del>
      <w:r w:rsidRPr="00944672">
        <w:rPr>
          <w:rFonts w:ascii="Arial" w:hAnsi="Arial" w:cs="Arial"/>
          <w:sz w:val="24"/>
          <w:szCs w:val="24"/>
        </w:rPr>
        <w:t xml:space="preserve"> Informationen über Datenserver erhalten, die nur im Darknet verfügbar waren</w:t>
      </w:r>
      <w:ins w:id="4564" w:author="Lektorat Bauer" w:date="2025-03-01T12:17:00Z" w16du:dateUtc="2025-03-01T11:17:00Z">
        <w:r w:rsidR="00FD6867">
          <w:rPr>
            <w:rFonts w:ascii="Arial" w:hAnsi="Arial" w:cs="Arial"/>
            <w:sz w:val="24"/>
            <w:szCs w:val="24"/>
          </w:rPr>
          <w:t>.</w:t>
        </w:r>
      </w:ins>
      <w:del w:id="4565" w:author="Lektorat Bauer" w:date="2025-03-01T12:17:00Z" w16du:dateUtc="2025-03-01T11:17:00Z">
        <w:r w:rsidRPr="00944672" w:rsidDel="00FD6867">
          <w:rPr>
            <w:rFonts w:ascii="Arial" w:hAnsi="Arial" w:cs="Arial"/>
            <w:sz w:val="24"/>
            <w:szCs w:val="24"/>
          </w:rPr>
          <w:delText>,</w:delText>
        </w:r>
      </w:del>
      <w:r w:rsidRPr="00944672">
        <w:rPr>
          <w:rFonts w:ascii="Arial" w:hAnsi="Arial" w:cs="Arial"/>
          <w:sz w:val="24"/>
          <w:szCs w:val="24"/>
        </w:rPr>
        <w:t xml:space="preserve"> </w:t>
      </w:r>
      <w:ins w:id="4566" w:author="Lektorat Bauer" w:date="2025-03-01T12:17:00Z" w16du:dateUtc="2025-03-01T11:17:00Z">
        <w:r w:rsidR="00FD6867">
          <w:rPr>
            <w:rFonts w:ascii="Arial" w:hAnsi="Arial" w:cs="Arial"/>
            <w:sz w:val="24"/>
            <w:szCs w:val="24"/>
          </w:rPr>
          <w:t>D</w:t>
        </w:r>
      </w:ins>
      <w:del w:id="4567" w:author="Lektorat Bauer" w:date="2025-03-01T12:17:00Z" w16du:dateUtc="2025-03-01T11:17:00Z">
        <w:r w:rsidRPr="00944672" w:rsidDel="00FD6867">
          <w:rPr>
            <w:rFonts w:ascii="Arial" w:hAnsi="Arial" w:cs="Arial"/>
            <w:sz w:val="24"/>
            <w:szCs w:val="24"/>
          </w:rPr>
          <w:delText>d</w:delText>
        </w:r>
      </w:del>
      <w:r w:rsidRPr="00944672">
        <w:rPr>
          <w:rFonts w:ascii="Arial" w:hAnsi="Arial" w:cs="Arial"/>
          <w:sz w:val="24"/>
          <w:szCs w:val="24"/>
        </w:rPr>
        <w:t>iese Server begann er nun abzufragen.</w:t>
      </w:r>
    </w:p>
    <w:p w14:paraId="37E61071" w14:textId="6E12A6AD"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Er sah Satellitenbilder, Tracking-Spuren und Satellitenkommunikationsprotokolle. All das zeigt</w:t>
      </w:r>
      <w:ins w:id="4568" w:author="Lektorat Bauer" w:date="2025-03-01T12:18:00Z" w16du:dateUtc="2025-03-01T11:18:00Z">
        <w:r w:rsidR="00FD6867">
          <w:rPr>
            <w:rFonts w:ascii="Arial" w:hAnsi="Arial" w:cs="Arial"/>
            <w:sz w:val="24"/>
            <w:szCs w:val="24"/>
          </w:rPr>
          <w:t>e</w:t>
        </w:r>
      </w:ins>
      <w:r w:rsidRPr="00944672">
        <w:rPr>
          <w:rFonts w:ascii="Arial" w:hAnsi="Arial" w:cs="Arial"/>
          <w:sz w:val="24"/>
          <w:szCs w:val="24"/>
        </w:rPr>
        <w:t xml:space="preserve"> ihm aber nur, was andere auch schon</w:t>
      </w:r>
      <w:del w:id="4569" w:author="Lektorat Bauer" w:date="2025-03-01T12:18:00Z" w16du:dateUtc="2025-03-01T11:18:00Z">
        <w:r w:rsidRPr="00944672" w:rsidDel="00FD6867">
          <w:rPr>
            <w:rFonts w:ascii="Arial" w:hAnsi="Arial" w:cs="Arial"/>
            <w:sz w:val="24"/>
            <w:szCs w:val="24"/>
          </w:rPr>
          <w:delText xml:space="preserve"> gesagt bzw.</w:delText>
        </w:r>
      </w:del>
      <w:r w:rsidRPr="00944672">
        <w:rPr>
          <w:rFonts w:ascii="Arial" w:hAnsi="Arial" w:cs="Arial"/>
          <w:sz w:val="24"/>
          <w:szCs w:val="24"/>
        </w:rPr>
        <w:t xml:space="preserve"> veröffentlicht hatten. Als er seine Spuren routinemäßig überprüfte, meldete sich ein Programm auf seinem Rechner, das ihm mitteilte, dass er getrackt wurde. Dieses Programm hatte er vom AIVD erhalten, die damit auch seine Verbindungen und seine Fußabdrücke im Internet möglichst unsichtbar halten wollten.</w:t>
      </w:r>
    </w:p>
    <w:p w14:paraId="10119C31" w14:textId="74B614FE"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Das Programm hieß TED – Trace Electronic Data, und </w:t>
      </w:r>
      <w:del w:id="4570" w:author="Lektorat Bauer" w:date="2025-03-01T12:18:00Z" w16du:dateUtc="2025-03-01T11:18:00Z">
        <w:r w:rsidRPr="00944672" w:rsidDel="00FD6867">
          <w:rPr>
            <w:rFonts w:ascii="Arial" w:hAnsi="Arial" w:cs="Arial"/>
            <w:sz w:val="24"/>
            <w:szCs w:val="24"/>
          </w:rPr>
          <w:delText xml:space="preserve">es war möglich, </w:delText>
        </w:r>
      </w:del>
      <w:r w:rsidRPr="00944672">
        <w:rPr>
          <w:rFonts w:ascii="Arial" w:hAnsi="Arial" w:cs="Arial"/>
          <w:sz w:val="24"/>
          <w:szCs w:val="24"/>
        </w:rPr>
        <w:t xml:space="preserve">über TED </w:t>
      </w:r>
      <w:ins w:id="4571" w:author="Lektorat Bauer" w:date="2025-03-01T12:18:00Z" w16du:dateUtc="2025-03-01T11:18:00Z">
        <w:r w:rsidR="00FD6867">
          <w:rPr>
            <w:rFonts w:ascii="Arial" w:hAnsi="Arial" w:cs="Arial"/>
            <w:sz w:val="24"/>
            <w:szCs w:val="24"/>
          </w:rPr>
          <w:t xml:space="preserve">war es möglich, </w:t>
        </w:r>
      </w:ins>
      <w:r w:rsidRPr="00944672">
        <w:rPr>
          <w:rFonts w:ascii="Arial" w:hAnsi="Arial" w:cs="Arial"/>
          <w:sz w:val="24"/>
          <w:szCs w:val="24"/>
        </w:rPr>
        <w:t xml:space="preserve">herauszufinden, wer einen verfolgte. Meistens waren es die Mitarbeiter des AIVD, wenn er wieder einen ihrer Checkpoints getroffen hatte. </w:t>
      </w:r>
    </w:p>
    <w:p w14:paraId="0EA1AED0" w14:textId="32DB62BB"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Er aktivierte TED und das Programm </w:t>
      </w:r>
      <w:del w:id="4572" w:author="Lektorat Bauer" w:date="2025-03-01T12:19:00Z" w16du:dateUtc="2025-03-01T11:19:00Z">
        <w:r w:rsidRPr="00944672" w:rsidDel="00FD6867">
          <w:rPr>
            <w:rFonts w:ascii="Arial" w:hAnsi="Arial" w:cs="Arial"/>
            <w:sz w:val="24"/>
            <w:szCs w:val="24"/>
          </w:rPr>
          <w:delText xml:space="preserve">verfolgte </w:delText>
        </w:r>
        <w:commentRangeStart w:id="4573"/>
        <w:r w:rsidRPr="00944672" w:rsidDel="00FD6867">
          <w:rPr>
            <w:rFonts w:ascii="Arial" w:hAnsi="Arial" w:cs="Arial"/>
            <w:sz w:val="24"/>
            <w:szCs w:val="24"/>
          </w:rPr>
          <w:delText xml:space="preserve">den Weg zurück, um so herauszufinden, wo der Computer Stand der ihn verfolgte, bzw. wer </w:delText>
        </w:r>
      </w:del>
      <w:commentRangeEnd w:id="4573"/>
      <w:r w:rsidR="00FD6867">
        <w:rPr>
          <w:rStyle w:val="Kommentarzeichen"/>
        </w:rPr>
        <w:commentReference w:id="4573"/>
      </w:r>
      <w:del w:id="4574" w:author="Lektorat Bauer" w:date="2025-03-01T12:19:00Z" w16du:dateUtc="2025-03-01T11:19:00Z">
        <w:r w:rsidRPr="00944672" w:rsidDel="00FD6867">
          <w:rPr>
            <w:rFonts w:ascii="Arial" w:hAnsi="Arial" w:cs="Arial"/>
            <w:sz w:val="24"/>
            <w:szCs w:val="24"/>
          </w:rPr>
          <w:delText>ihn verfolgte.</w:delText>
        </w:r>
      </w:del>
      <w:ins w:id="4575" w:author="Lektorat Bauer" w:date="2025-03-01T12:19:00Z" w16du:dateUtc="2025-03-01T11:19:00Z">
        <w:r w:rsidR="00FD6867">
          <w:rPr>
            <w:rFonts w:ascii="Arial" w:hAnsi="Arial" w:cs="Arial"/>
            <w:sz w:val="24"/>
            <w:szCs w:val="24"/>
          </w:rPr>
          <w:t>begann seine Arbeit.</w:t>
        </w:r>
      </w:ins>
    </w:p>
    <w:p w14:paraId="6BBC1F14"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Die IP-Adressen, mit denen sich die Computer untereinander identifizieren, sind nach einem koordinierten Schema vergeben. Die IP-Adresse wird vor allem verwendet, um Daten von ihrem Absender zum vorgesehenen Empfänger zu transportieren. Ähnlich der Postanschrift auf einem Briefumschlag werden Datenpakete mit einer IP-Adresse versehen, die den Empfänger eindeutig identifiziert. Aufgrund dieser Adresse können die „Poststellen“, die Router, entscheiden, in welche Richtung das Paket weitertransportiert werden soll. Im Gegensatz zu Postadressen sind IP-Adressen nicht an einen bestimmten Ort gebunden. </w:t>
      </w:r>
    </w:p>
    <w:p w14:paraId="2B0120FA" w14:textId="1F10A64E"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Das Fenster</w:t>
      </w:r>
      <w:ins w:id="4576" w:author="Lektorat Bauer" w:date="2025-03-01T12:20:00Z" w16du:dateUtc="2025-03-01T11:20:00Z">
        <w:r w:rsidR="00FD6867">
          <w:rPr>
            <w:rFonts w:ascii="Arial" w:hAnsi="Arial" w:cs="Arial"/>
            <w:sz w:val="24"/>
            <w:szCs w:val="24"/>
          </w:rPr>
          <w:t>,</w:t>
        </w:r>
      </w:ins>
      <w:r w:rsidRPr="00944672">
        <w:rPr>
          <w:rFonts w:ascii="Arial" w:hAnsi="Arial" w:cs="Arial"/>
          <w:sz w:val="24"/>
          <w:szCs w:val="24"/>
        </w:rPr>
        <w:t xml:space="preserve"> in dem TED das Ergebnis seiner Suche darstellte, zeigte die 175.45.176.33 als IP-Adresse an.</w:t>
      </w:r>
    </w:p>
    <w:p w14:paraId="655AE113" w14:textId="7B5761A5"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Jetzt wurde Thomas Ganghofer stutzig</w:t>
      </w:r>
      <w:ins w:id="4577" w:author="Lektorat Bauer" w:date="2025-03-01T12:20:00Z" w16du:dateUtc="2025-03-01T11:20:00Z">
        <w:r w:rsidR="00FD6867">
          <w:rPr>
            <w:rFonts w:ascii="Arial" w:hAnsi="Arial" w:cs="Arial"/>
            <w:sz w:val="24"/>
            <w:szCs w:val="24"/>
          </w:rPr>
          <w:t>.</w:t>
        </w:r>
      </w:ins>
      <w:del w:id="4578" w:author="Lektorat Bauer" w:date="2025-03-01T12:20:00Z" w16du:dateUtc="2025-03-01T11:20:00Z">
        <w:r w:rsidRPr="00944672" w:rsidDel="00FD6867">
          <w:rPr>
            <w:rFonts w:ascii="Arial" w:hAnsi="Arial" w:cs="Arial"/>
            <w:sz w:val="24"/>
            <w:szCs w:val="24"/>
          </w:rPr>
          <w:delText>,</w:delText>
        </w:r>
      </w:del>
      <w:r w:rsidRPr="00944672">
        <w:rPr>
          <w:rFonts w:ascii="Arial" w:hAnsi="Arial" w:cs="Arial"/>
          <w:sz w:val="24"/>
          <w:szCs w:val="24"/>
        </w:rPr>
        <w:t xml:space="preserve"> </w:t>
      </w:r>
      <w:ins w:id="4579" w:author="Lektorat Bauer" w:date="2025-03-01T12:20:00Z" w16du:dateUtc="2025-03-01T11:20:00Z">
        <w:r w:rsidR="00FD6867">
          <w:rPr>
            <w:rFonts w:ascii="Arial" w:hAnsi="Arial" w:cs="Arial"/>
            <w:sz w:val="24"/>
            <w:szCs w:val="24"/>
          </w:rPr>
          <w:t>D</w:t>
        </w:r>
      </w:ins>
      <w:del w:id="4580" w:author="Lektorat Bauer" w:date="2025-03-01T12:20:00Z" w16du:dateUtc="2025-03-01T11:20:00Z">
        <w:r w:rsidRPr="00944672" w:rsidDel="00FD6867">
          <w:rPr>
            <w:rFonts w:ascii="Arial" w:hAnsi="Arial" w:cs="Arial"/>
            <w:sz w:val="24"/>
            <w:szCs w:val="24"/>
          </w:rPr>
          <w:delText>d</w:delText>
        </w:r>
      </w:del>
      <w:r w:rsidRPr="00944672">
        <w:rPr>
          <w:rFonts w:ascii="Arial" w:hAnsi="Arial" w:cs="Arial"/>
          <w:sz w:val="24"/>
          <w:szCs w:val="24"/>
        </w:rPr>
        <w:t>ie IP-Adressen 175.45.176.0 bis 175.45.179.255 waren an Nordkorea vergeben. Das jemand von außerhalb Nordkoreas</w:t>
      </w:r>
      <w:del w:id="4581" w:author="Lektorat Bauer" w:date="2025-03-01T12:20:00Z" w16du:dateUtc="2025-03-01T11:20:00Z">
        <w:r w:rsidRPr="00944672" w:rsidDel="00FD6867">
          <w:rPr>
            <w:rFonts w:ascii="Arial" w:hAnsi="Arial" w:cs="Arial"/>
            <w:sz w:val="24"/>
            <w:szCs w:val="24"/>
          </w:rPr>
          <w:delText>,</w:delText>
        </w:r>
      </w:del>
      <w:r w:rsidRPr="00944672">
        <w:rPr>
          <w:rFonts w:ascii="Arial" w:hAnsi="Arial" w:cs="Arial"/>
          <w:sz w:val="24"/>
          <w:szCs w:val="24"/>
        </w:rPr>
        <w:t xml:space="preserve"> sich mit einer solchen IP-Adresse im Netz bewegen würde</w:t>
      </w:r>
      <w:ins w:id="4582" w:author="Lektorat Bauer" w:date="2025-03-01T12:20:00Z" w16du:dateUtc="2025-03-01T11:20:00Z">
        <w:r w:rsidR="00FD6867">
          <w:rPr>
            <w:rFonts w:ascii="Arial" w:hAnsi="Arial" w:cs="Arial"/>
            <w:sz w:val="24"/>
            <w:szCs w:val="24"/>
          </w:rPr>
          <w:t>,</w:t>
        </w:r>
      </w:ins>
      <w:r w:rsidRPr="00944672">
        <w:rPr>
          <w:rFonts w:ascii="Arial" w:hAnsi="Arial" w:cs="Arial"/>
          <w:sz w:val="24"/>
          <w:szCs w:val="24"/>
        </w:rPr>
        <w:t xml:space="preserve"> war</w:t>
      </w:r>
      <w:del w:id="4583" w:author="Lektorat Bauer" w:date="2025-03-01T12:20:00Z" w16du:dateUtc="2025-03-01T11:20:00Z">
        <w:r w:rsidRPr="00944672" w:rsidDel="00FD6867">
          <w:rPr>
            <w:rFonts w:ascii="Arial" w:hAnsi="Arial" w:cs="Arial"/>
            <w:sz w:val="24"/>
            <w:szCs w:val="24"/>
          </w:rPr>
          <w:delText>,</w:delText>
        </w:r>
      </w:del>
      <w:r w:rsidRPr="00944672">
        <w:rPr>
          <w:rFonts w:ascii="Arial" w:hAnsi="Arial" w:cs="Arial"/>
          <w:sz w:val="24"/>
          <w:szCs w:val="24"/>
        </w:rPr>
        <w:t xml:space="preserve"> extrem</w:t>
      </w:r>
      <w:del w:id="4584" w:author="Lektorat Bauer" w:date="2025-03-01T12:20:00Z" w16du:dateUtc="2025-03-01T11:20:00Z">
        <w:r w:rsidRPr="00944672" w:rsidDel="00FD6867">
          <w:rPr>
            <w:rFonts w:ascii="Arial" w:hAnsi="Arial" w:cs="Arial"/>
            <w:sz w:val="24"/>
            <w:szCs w:val="24"/>
          </w:rPr>
          <w:delText>,</w:delText>
        </w:r>
      </w:del>
      <w:r w:rsidRPr="00944672">
        <w:rPr>
          <w:rFonts w:ascii="Arial" w:hAnsi="Arial" w:cs="Arial"/>
          <w:sz w:val="24"/>
          <w:szCs w:val="24"/>
        </w:rPr>
        <w:t xml:space="preserve"> unwahrscheinlich. </w:t>
      </w:r>
    </w:p>
    <w:p w14:paraId="6A796FF7"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Damit kam automatisch die Frage auf, wieso Nordkoreas ‚Office120‘, die Hacker des Landes, jetzt an seiner Suche interessiert waren.</w:t>
      </w:r>
    </w:p>
    <w:p w14:paraId="4FC93D4F" w14:textId="72847091"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 xml:space="preserve">Es </w:t>
      </w:r>
      <w:del w:id="4585" w:author="Lektorat Bauer" w:date="2025-03-01T12:20:00Z" w16du:dateUtc="2025-03-01T11:20:00Z">
        <w:r w:rsidRPr="00944672" w:rsidDel="00FD6867">
          <w:rPr>
            <w:rFonts w:ascii="Arial" w:hAnsi="Arial" w:cs="Arial"/>
            <w:sz w:val="24"/>
            <w:szCs w:val="24"/>
          </w:rPr>
          <w:delText xml:space="preserve">kann </w:delText>
        </w:r>
      </w:del>
      <w:ins w:id="4586" w:author="Lektorat Bauer" w:date="2025-03-01T12:20:00Z" w16du:dateUtc="2025-03-01T11:20:00Z">
        <w:r w:rsidR="00FD6867">
          <w:rPr>
            <w:rFonts w:ascii="Arial" w:hAnsi="Arial" w:cs="Arial"/>
            <w:sz w:val="24"/>
            <w:szCs w:val="24"/>
          </w:rPr>
          <w:t>konnte</w:t>
        </w:r>
        <w:r w:rsidR="00FD6867" w:rsidRPr="00944672">
          <w:rPr>
            <w:rFonts w:ascii="Arial" w:hAnsi="Arial" w:cs="Arial"/>
            <w:sz w:val="24"/>
            <w:szCs w:val="24"/>
          </w:rPr>
          <w:t xml:space="preserve"> </w:t>
        </w:r>
      </w:ins>
      <w:r w:rsidRPr="00944672">
        <w:rPr>
          <w:rFonts w:ascii="Arial" w:hAnsi="Arial" w:cs="Arial"/>
          <w:sz w:val="24"/>
          <w:szCs w:val="24"/>
        </w:rPr>
        <w:t xml:space="preserve">natürlich auch sein, dass die Nordkoreaner, die seinen Suchen regelmäßig folgten, auch jetzt nur durch Zufall aktiv wurden. </w:t>
      </w:r>
      <w:ins w:id="4587" w:author="Lektorat Bauer" w:date="2025-03-01T12:21:00Z" w16du:dateUtc="2025-03-01T11:21:00Z">
        <w:r w:rsidR="00FD6867">
          <w:rPr>
            <w:rFonts w:ascii="Arial" w:hAnsi="Arial" w:cs="Arial"/>
            <w:sz w:val="24"/>
            <w:szCs w:val="24"/>
          </w:rPr>
          <w:t>„</w:t>
        </w:r>
      </w:ins>
      <w:r w:rsidRPr="00944672">
        <w:rPr>
          <w:rFonts w:ascii="Arial" w:hAnsi="Arial" w:cs="Arial"/>
          <w:sz w:val="24"/>
          <w:szCs w:val="24"/>
        </w:rPr>
        <w:t>Aber im Zusammenhang mit Nordkorea sollte</w:t>
      </w:r>
      <w:del w:id="4588" w:author="Lektorat Bauer" w:date="2025-03-01T12:20:00Z" w16du:dateUtc="2025-03-01T11:20:00Z">
        <w:r w:rsidRPr="00944672" w:rsidDel="00FD6867">
          <w:rPr>
            <w:rFonts w:ascii="Arial" w:hAnsi="Arial" w:cs="Arial"/>
            <w:sz w:val="24"/>
            <w:szCs w:val="24"/>
          </w:rPr>
          <w:delText>n</w:delText>
        </w:r>
      </w:del>
      <w:r w:rsidRPr="00944672">
        <w:rPr>
          <w:rFonts w:ascii="Arial" w:hAnsi="Arial" w:cs="Arial"/>
          <w:sz w:val="24"/>
          <w:szCs w:val="24"/>
        </w:rPr>
        <w:t xml:space="preserve"> man nicht auf den Faktor Zufall bauen</w:t>
      </w:r>
      <w:ins w:id="4589" w:author="Lektorat Bauer" w:date="2025-03-01T12:21:00Z" w16du:dateUtc="2025-03-01T11:21:00Z">
        <w:r w:rsidR="00FD6867">
          <w:rPr>
            <w:rFonts w:ascii="Arial" w:hAnsi="Arial" w:cs="Arial"/>
            <w:sz w:val="24"/>
            <w:szCs w:val="24"/>
          </w:rPr>
          <w:t>“</w:t>
        </w:r>
      </w:ins>
      <w:commentRangeStart w:id="4590"/>
      <w:ins w:id="4591" w:author="Lektorat Bauer" w:date="2025-03-01T12:20:00Z" w16du:dateUtc="2025-03-01T11:20:00Z">
        <w:r w:rsidR="00FD6867">
          <w:rPr>
            <w:rFonts w:ascii="Arial" w:hAnsi="Arial" w:cs="Arial"/>
            <w:sz w:val="24"/>
            <w:szCs w:val="24"/>
          </w:rPr>
          <w:t>, dachte Thomas Ganghofer</w:t>
        </w:r>
      </w:ins>
      <w:commentRangeEnd w:id="4590"/>
      <w:ins w:id="4592" w:author="Lektorat Bauer" w:date="2025-03-01T12:21:00Z" w16du:dateUtc="2025-03-01T11:21:00Z">
        <w:r w:rsidR="00FD6867">
          <w:rPr>
            <w:rStyle w:val="Kommentarzeichen"/>
          </w:rPr>
          <w:commentReference w:id="4590"/>
        </w:r>
      </w:ins>
      <w:r w:rsidRPr="00944672">
        <w:rPr>
          <w:rFonts w:ascii="Arial" w:hAnsi="Arial" w:cs="Arial"/>
          <w:sz w:val="24"/>
          <w:szCs w:val="24"/>
        </w:rPr>
        <w:t>. Die strategische Vorgehensweise Nordkoreas ist eine der Besten der Welt. Es gibt viele Menschen aus Geheimdienstkreisen, die sich sicher sind, dass Nordkorea hier sogar Weltspitze ist und selbst die Chinesen von den Nordkoreanern noch lernen könn</w:t>
      </w:r>
      <w:ins w:id="4593" w:author="Lektorat Bauer" w:date="2025-03-01T12:21:00Z" w16du:dateUtc="2025-03-01T11:21:00Z">
        <w:r w:rsidR="00FD6867">
          <w:rPr>
            <w:rFonts w:ascii="Arial" w:hAnsi="Arial" w:cs="Arial"/>
            <w:sz w:val="24"/>
            <w:szCs w:val="24"/>
          </w:rPr>
          <w:t>t</w:t>
        </w:r>
      </w:ins>
      <w:r w:rsidRPr="00944672">
        <w:rPr>
          <w:rFonts w:ascii="Arial" w:hAnsi="Arial" w:cs="Arial"/>
          <w:sz w:val="24"/>
          <w:szCs w:val="24"/>
        </w:rPr>
        <w:t>en.</w:t>
      </w:r>
    </w:p>
    <w:p w14:paraId="7641CCB9" w14:textId="5FDAB93F"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Neben seinem zweiten PC hatte Thomas Ganghofer </w:t>
      </w:r>
      <w:del w:id="4594" w:author="Lektorat Bauer" w:date="2025-03-01T12:21:00Z" w16du:dateUtc="2025-03-01T11:21:00Z">
        <w:r w:rsidRPr="00944672" w:rsidDel="00FD6867">
          <w:rPr>
            <w:rFonts w:ascii="Arial" w:hAnsi="Arial" w:cs="Arial"/>
            <w:sz w:val="24"/>
            <w:szCs w:val="24"/>
          </w:rPr>
          <w:delText xml:space="preserve">auch </w:delText>
        </w:r>
      </w:del>
      <w:r w:rsidRPr="00944672">
        <w:rPr>
          <w:rFonts w:ascii="Arial" w:hAnsi="Arial" w:cs="Arial"/>
          <w:sz w:val="24"/>
          <w:szCs w:val="24"/>
        </w:rPr>
        <w:t>ein Satellitentelefon</w:t>
      </w:r>
      <w:ins w:id="4595" w:author="Lektorat Bauer" w:date="2025-03-01T12:21:00Z" w16du:dateUtc="2025-03-01T11:21:00Z">
        <w:r w:rsidR="00FD6867">
          <w:rPr>
            <w:rFonts w:ascii="Arial" w:hAnsi="Arial" w:cs="Arial"/>
            <w:sz w:val="24"/>
            <w:szCs w:val="24"/>
          </w:rPr>
          <w:t xml:space="preserve"> installiert</w:t>
        </w:r>
      </w:ins>
      <w:r w:rsidRPr="00944672">
        <w:rPr>
          <w:rFonts w:ascii="Arial" w:hAnsi="Arial" w:cs="Arial"/>
          <w:sz w:val="24"/>
          <w:szCs w:val="24"/>
        </w:rPr>
        <w:t>, damit er von den verschiedensten Orten der Welt telefonieren konnte</w:t>
      </w:r>
      <w:ins w:id="4596" w:author="Lektorat Bauer" w:date="2025-03-01T12:21:00Z" w16du:dateUtc="2025-03-01T11:21:00Z">
        <w:r w:rsidR="00FD6867">
          <w:rPr>
            <w:rFonts w:ascii="Arial" w:hAnsi="Arial" w:cs="Arial"/>
            <w:sz w:val="24"/>
            <w:szCs w:val="24"/>
          </w:rPr>
          <w:t>.</w:t>
        </w:r>
      </w:ins>
      <w:del w:id="4597" w:author="Lektorat Bauer" w:date="2025-03-01T12:21:00Z" w16du:dateUtc="2025-03-01T11:21:00Z">
        <w:r w:rsidRPr="00944672" w:rsidDel="00FD6867">
          <w:rPr>
            <w:rFonts w:ascii="Arial" w:hAnsi="Arial" w:cs="Arial"/>
            <w:sz w:val="24"/>
            <w:szCs w:val="24"/>
          </w:rPr>
          <w:delText>, und er konnte mit</w:delText>
        </w:r>
      </w:del>
      <w:r w:rsidRPr="00944672">
        <w:rPr>
          <w:rFonts w:ascii="Arial" w:hAnsi="Arial" w:cs="Arial"/>
          <w:sz w:val="24"/>
          <w:szCs w:val="24"/>
        </w:rPr>
        <w:t xml:space="preserve"> </w:t>
      </w:r>
      <w:ins w:id="4598" w:author="Lektorat Bauer" w:date="2025-03-01T12:22:00Z" w16du:dateUtc="2025-03-01T11:22:00Z">
        <w:r w:rsidR="00FD6867">
          <w:rPr>
            <w:rFonts w:ascii="Arial" w:hAnsi="Arial" w:cs="Arial"/>
            <w:sz w:val="24"/>
            <w:szCs w:val="24"/>
          </w:rPr>
          <w:t xml:space="preserve">Mit </w:t>
        </w:r>
      </w:ins>
      <w:r w:rsidRPr="00944672">
        <w:rPr>
          <w:rFonts w:ascii="Arial" w:hAnsi="Arial" w:cs="Arial"/>
          <w:sz w:val="24"/>
          <w:szCs w:val="24"/>
        </w:rPr>
        <w:t xml:space="preserve">seinem Laptop </w:t>
      </w:r>
      <w:ins w:id="4599" w:author="Lektorat Bauer" w:date="2025-03-01T12:22:00Z" w16du:dateUtc="2025-03-01T11:22:00Z">
        <w:r w:rsidR="00FD6867">
          <w:rPr>
            <w:rFonts w:ascii="Arial" w:hAnsi="Arial" w:cs="Arial"/>
            <w:sz w:val="24"/>
            <w:szCs w:val="24"/>
          </w:rPr>
          <w:t xml:space="preserve">konnte er </w:t>
        </w:r>
      </w:ins>
      <w:r w:rsidRPr="00944672">
        <w:rPr>
          <w:rFonts w:ascii="Arial" w:hAnsi="Arial" w:cs="Arial"/>
          <w:sz w:val="24"/>
          <w:szCs w:val="24"/>
        </w:rPr>
        <w:t>über das Satellitentelefon auch auf seine private Datenbank zugreifen.</w:t>
      </w:r>
    </w:p>
    <w:p w14:paraId="5557CAEB" w14:textId="65A317EC"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Jetzt brauchte er es nur zum Telefonieren: Kurzwahl 1, Pin1 und Pin2 </w:t>
      </w:r>
      <w:ins w:id="4600" w:author="Lektorat Bauer" w:date="2025-03-01T12:22:00Z" w16du:dateUtc="2025-03-01T11:22:00Z">
        <w:r w:rsidR="00FD6867">
          <w:rPr>
            <w:rFonts w:ascii="Arial" w:hAnsi="Arial" w:cs="Arial"/>
            <w:sz w:val="24"/>
            <w:szCs w:val="24"/>
          </w:rPr>
          <w:t xml:space="preserve">– </w:t>
        </w:r>
      </w:ins>
      <w:del w:id="4601" w:author="Lektorat Bauer" w:date="2025-03-01T12:22:00Z" w16du:dateUtc="2025-03-01T11:22:00Z">
        <w:r w:rsidRPr="00944672" w:rsidDel="00FD6867">
          <w:rPr>
            <w:rFonts w:ascii="Arial" w:hAnsi="Arial" w:cs="Arial"/>
            <w:sz w:val="24"/>
            <w:szCs w:val="24"/>
          </w:rPr>
          <w:delText>(</w:delText>
        </w:r>
      </w:del>
      <w:r w:rsidRPr="00944672">
        <w:rPr>
          <w:rFonts w:ascii="Arial" w:hAnsi="Arial" w:cs="Arial"/>
          <w:sz w:val="24"/>
          <w:szCs w:val="24"/>
        </w:rPr>
        <w:t xml:space="preserve">jeweils </w:t>
      </w:r>
      <w:ins w:id="4602" w:author="Lektorat Bauer" w:date="2025-03-01T12:22:00Z" w16du:dateUtc="2025-03-01T11:22:00Z">
        <w:r w:rsidR="00FD6867">
          <w:rPr>
            <w:rFonts w:ascii="Arial" w:hAnsi="Arial" w:cs="Arial"/>
            <w:sz w:val="24"/>
            <w:szCs w:val="24"/>
          </w:rPr>
          <w:t>sechs</w:t>
        </w:r>
      </w:ins>
      <w:del w:id="4603" w:author="Lektorat Bauer" w:date="2025-03-01T12:22:00Z" w16du:dateUtc="2025-03-01T11:22:00Z">
        <w:r w:rsidRPr="00944672" w:rsidDel="00FD6867">
          <w:rPr>
            <w:rFonts w:ascii="Arial" w:hAnsi="Arial" w:cs="Arial"/>
            <w:sz w:val="24"/>
            <w:szCs w:val="24"/>
          </w:rPr>
          <w:delText>6-</w:delText>
        </w:r>
      </w:del>
      <w:r w:rsidRPr="00944672">
        <w:rPr>
          <w:rFonts w:ascii="Arial" w:hAnsi="Arial" w:cs="Arial"/>
          <w:sz w:val="24"/>
          <w:szCs w:val="24"/>
        </w:rPr>
        <w:t>stellig</w:t>
      </w:r>
      <w:del w:id="4604" w:author="Lektorat Bauer" w:date="2025-03-01T12:22:00Z" w16du:dateUtc="2025-03-01T11:22:00Z">
        <w:r w:rsidRPr="00944672" w:rsidDel="00FD6867">
          <w:rPr>
            <w:rFonts w:ascii="Arial" w:hAnsi="Arial" w:cs="Arial"/>
            <w:sz w:val="24"/>
            <w:szCs w:val="24"/>
          </w:rPr>
          <w:delText>)</w:delText>
        </w:r>
      </w:del>
      <w:ins w:id="4605" w:author="Lektorat Bauer" w:date="2025-03-01T12:22:00Z" w16du:dateUtc="2025-03-01T11:22:00Z">
        <w:r w:rsidR="00FD6867">
          <w:rPr>
            <w:rFonts w:ascii="Arial" w:hAnsi="Arial" w:cs="Arial"/>
            <w:sz w:val="24"/>
            <w:szCs w:val="24"/>
          </w:rPr>
          <w:t xml:space="preserve"> –</w:t>
        </w:r>
      </w:ins>
      <w:r w:rsidRPr="00944672">
        <w:rPr>
          <w:rFonts w:ascii="Arial" w:hAnsi="Arial" w:cs="Arial"/>
          <w:sz w:val="24"/>
          <w:szCs w:val="24"/>
        </w:rPr>
        <w:t xml:space="preserve"> und die Verbindung wurde hergestellt.</w:t>
      </w:r>
    </w:p>
    <w:p w14:paraId="24108100" w14:textId="1DA6589A"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„Hallo Thomas, hier ist Anique Smits, ich habe Deine Nummer erkannt</w:t>
      </w:r>
      <w:del w:id="4606" w:author="Lektorat Bauer" w:date="2025-03-01T12:22:00Z" w16du:dateUtc="2025-03-01T11:22:00Z">
        <w:r w:rsidRPr="00944672" w:rsidDel="00FD6867">
          <w:rPr>
            <w:rFonts w:ascii="Arial" w:hAnsi="Arial" w:cs="Arial"/>
            <w:sz w:val="24"/>
            <w:szCs w:val="24"/>
          </w:rPr>
          <w:delText>.</w:delText>
        </w:r>
      </w:del>
      <w:r w:rsidRPr="00944672">
        <w:rPr>
          <w:rFonts w:ascii="Arial" w:hAnsi="Arial" w:cs="Arial"/>
          <w:sz w:val="24"/>
          <w:szCs w:val="24"/>
        </w:rPr>
        <w:t>“</w:t>
      </w:r>
      <w:ins w:id="4607" w:author="Lektorat Bauer" w:date="2025-03-01T12:22:00Z" w16du:dateUtc="2025-03-01T11:22:00Z">
        <w:r w:rsidR="00FD6867">
          <w:rPr>
            <w:rFonts w:ascii="Arial" w:hAnsi="Arial" w:cs="Arial"/>
            <w:sz w:val="24"/>
            <w:szCs w:val="24"/>
          </w:rPr>
          <w:t>,</w:t>
        </w:r>
      </w:ins>
      <w:r w:rsidRPr="00944672">
        <w:rPr>
          <w:rFonts w:ascii="Arial" w:hAnsi="Arial" w:cs="Arial"/>
          <w:sz w:val="24"/>
          <w:szCs w:val="24"/>
        </w:rPr>
        <w:t xml:space="preserve"> </w:t>
      </w:r>
      <w:ins w:id="4608" w:author="Lektorat Bauer" w:date="2025-03-01T12:22:00Z" w16du:dateUtc="2025-03-01T11:22:00Z">
        <w:r w:rsidR="00FD6867">
          <w:rPr>
            <w:rFonts w:ascii="Arial" w:hAnsi="Arial" w:cs="Arial"/>
            <w:sz w:val="24"/>
            <w:szCs w:val="24"/>
          </w:rPr>
          <w:t>m</w:t>
        </w:r>
      </w:ins>
      <w:del w:id="4609" w:author="Lektorat Bauer" w:date="2025-03-01T12:22:00Z" w16du:dateUtc="2025-03-01T11:22:00Z">
        <w:r w:rsidRPr="00944672" w:rsidDel="00FD6867">
          <w:rPr>
            <w:rFonts w:ascii="Arial" w:hAnsi="Arial" w:cs="Arial"/>
            <w:sz w:val="24"/>
            <w:szCs w:val="24"/>
          </w:rPr>
          <w:delText>M</w:delText>
        </w:r>
      </w:del>
      <w:r w:rsidRPr="00944672">
        <w:rPr>
          <w:rFonts w:ascii="Arial" w:hAnsi="Arial" w:cs="Arial"/>
          <w:sz w:val="24"/>
          <w:szCs w:val="24"/>
        </w:rPr>
        <w:t>eldete sich eine helle, sympathische Frauenstimme</w:t>
      </w:r>
      <w:del w:id="4610" w:author="Lektorat Bauer" w:date="2025-03-01T12:22:00Z" w16du:dateUtc="2025-03-01T11:22:00Z">
        <w:r w:rsidRPr="00944672" w:rsidDel="00FD6867">
          <w:rPr>
            <w:rFonts w:ascii="Arial" w:hAnsi="Arial" w:cs="Arial"/>
            <w:sz w:val="24"/>
            <w:szCs w:val="24"/>
          </w:rPr>
          <w:delText>.</w:delText>
        </w:r>
      </w:del>
      <w:ins w:id="4611" w:author="Lektorat Bauer" w:date="2025-03-01T12:22:00Z" w16du:dateUtc="2025-03-01T11:22:00Z">
        <w:r w:rsidR="00FD6867">
          <w:rPr>
            <w:rFonts w:ascii="Arial" w:hAnsi="Arial" w:cs="Arial"/>
            <w:sz w:val="24"/>
            <w:szCs w:val="24"/>
          </w:rPr>
          <w:t>,</w:t>
        </w:r>
      </w:ins>
      <w:r w:rsidRPr="00944672">
        <w:rPr>
          <w:rFonts w:ascii="Arial" w:hAnsi="Arial" w:cs="Arial"/>
          <w:sz w:val="24"/>
          <w:szCs w:val="24"/>
        </w:rPr>
        <w:t xml:space="preserve"> „Du wusstest, ich bin im Dienst, und willst mich zu</w:t>
      </w:r>
      <w:ins w:id="4612" w:author="Lektorat Bauer" w:date="2025-03-01T12:22:00Z" w16du:dateUtc="2025-03-01T11:22:00Z">
        <w:r w:rsidR="00FD6867">
          <w:rPr>
            <w:rFonts w:ascii="Arial" w:hAnsi="Arial" w:cs="Arial"/>
            <w:sz w:val="24"/>
            <w:szCs w:val="24"/>
          </w:rPr>
          <w:t>m</w:t>
        </w:r>
      </w:ins>
      <w:r w:rsidRPr="00944672">
        <w:rPr>
          <w:rFonts w:ascii="Arial" w:hAnsi="Arial" w:cs="Arial"/>
          <w:sz w:val="24"/>
          <w:szCs w:val="24"/>
        </w:rPr>
        <w:t xml:space="preserve"> Essen einladen</w:t>
      </w:r>
      <w:del w:id="4613" w:author="Lektorat Bauer" w:date="2025-03-01T12:22:00Z" w16du:dateUtc="2025-03-01T11:22:00Z">
        <w:r w:rsidRPr="00944672" w:rsidDel="00FD6867">
          <w:rPr>
            <w:rFonts w:ascii="Arial" w:hAnsi="Arial" w:cs="Arial"/>
            <w:sz w:val="24"/>
            <w:szCs w:val="24"/>
          </w:rPr>
          <w:delText>?!</w:delText>
        </w:r>
      </w:del>
      <w:ins w:id="4614" w:author="Lektorat Bauer" w:date="2025-03-01T12:22:00Z" w16du:dateUtc="2025-03-01T11:22:00Z">
        <w:r w:rsidR="00FD6867">
          <w:rPr>
            <w:rFonts w:ascii="Arial" w:hAnsi="Arial" w:cs="Arial"/>
            <w:sz w:val="24"/>
            <w:szCs w:val="24"/>
          </w:rPr>
          <w:t>, stimmt’s?</w:t>
        </w:r>
      </w:ins>
      <w:r w:rsidRPr="00944672">
        <w:rPr>
          <w:rFonts w:ascii="Arial" w:hAnsi="Arial" w:cs="Arial"/>
          <w:sz w:val="24"/>
          <w:szCs w:val="24"/>
        </w:rPr>
        <w:t xml:space="preserve">“ </w:t>
      </w:r>
    </w:p>
    <w:p w14:paraId="4FD9ABCC" w14:textId="3053C070" w:rsidR="00FD6867" w:rsidRDefault="00944672" w:rsidP="00623B68">
      <w:pPr>
        <w:autoSpaceDE w:val="0"/>
        <w:autoSpaceDN w:val="0"/>
        <w:adjustRightInd w:val="0"/>
        <w:spacing w:after="0" w:line="360" w:lineRule="auto"/>
        <w:ind w:firstLine="227"/>
        <w:jc w:val="both"/>
        <w:rPr>
          <w:ins w:id="4615" w:author="Lektorat Bauer" w:date="2025-03-01T12:23:00Z" w16du:dateUtc="2025-03-01T11:23:00Z"/>
          <w:rFonts w:ascii="Arial" w:hAnsi="Arial" w:cs="Arial"/>
          <w:sz w:val="24"/>
          <w:szCs w:val="24"/>
        </w:rPr>
      </w:pPr>
      <w:r w:rsidRPr="00944672">
        <w:rPr>
          <w:rFonts w:ascii="Arial" w:hAnsi="Arial" w:cs="Arial"/>
          <w:sz w:val="24"/>
          <w:szCs w:val="24"/>
        </w:rPr>
        <w:t>Trotz der Anspannung musste Thomas schallend lachen</w:t>
      </w:r>
      <w:ins w:id="4616" w:author="Lektorat Bauer" w:date="2025-03-01T12:22:00Z" w16du:dateUtc="2025-03-01T11:22:00Z">
        <w:r w:rsidR="00FD6867">
          <w:rPr>
            <w:rFonts w:ascii="Arial" w:hAnsi="Arial" w:cs="Arial"/>
            <w:sz w:val="24"/>
            <w:szCs w:val="24"/>
          </w:rPr>
          <w:t>.</w:t>
        </w:r>
      </w:ins>
      <w:del w:id="4617" w:author="Lektorat Bauer" w:date="2025-03-01T12:22:00Z" w16du:dateUtc="2025-03-01T11:22:00Z">
        <w:r w:rsidRPr="00944672" w:rsidDel="00FD6867">
          <w:rPr>
            <w:rFonts w:ascii="Arial" w:hAnsi="Arial" w:cs="Arial"/>
            <w:sz w:val="24"/>
            <w:szCs w:val="24"/>
          </w:rPr>
          <w:delText>,</w:delText>
        </w:r>
      </w:del>
      <w:r w:rsidRPr="00944672">
        <w:rPr>
          <w:rFonts w:ascii="Arial" w:hAnsi="Arial" w:cs="Arial"/>
          <w:sz w:val="24"/>
          <w:szCs w:val="24"/>
        </w:rPr>
        <w:t xml:space="preserve"> </w:t>
      </w:r>
      <w:ins w:id="4618" w:author="Lektorat Bauer" w:date="2025-03-01T12:22:00Z" w16du:dateUtc="2025-03-01T11:22:00Z">
        <w:r w:rsidR="00FD6867">
          <w:rPr>
            <w:rFonts w:ascii="Arial" w:hAnsi="Arial" w:cs="Arial"/>
            <w:sz w:val="24"/>
            <w:szCs w:val="24"/>
          </w:rPr>
          <w:t>E</w:t>
        </w:r>
      </w:ins>
      <w:del w:id="4619" w:author="Lektorat Bauer" w:date="2025-03-01T12:22:00Z" w16du:dateUtc="2025-03-01T11:22:00Z">
        <w:r w:rsidRPr="00944672" w:rsidDel="00FD6867">
          <w:rPr>
            <w:rFonts w:ascii="Arial" w:hAnsi="Arial" w:cs="Arial"/>
            <w:sz w:val="24"/>
            <w:szCs w:val="24"/>
          </w:rPr>
          <w:delText>e</w:delText>
        </w:r>
      </w:del>
      <w:r w:rsidRPr="00944672">
        <w:rPr>
          <w:rFonts w:ascii="Arial" w:hAnsi="Arial" w:cs="Arial"/>
          <w:sz w:val="24"/>
          <w:szCs w:val="24"/>
        </w:rPr>
        <w:t>r flirtete schon seit 6 Monaten mit Anique, aber jetzt hatte Sie zu</w:t>
      </w:r>
      <w:ins w:id="4620" w:author="Lektorat Bauer" w:date="2025-03-01T12:23:00Z" w16du:dateUtc="2025-03-01T11:23:00Z">
        <w:r w:rsidR="00FD6867">
          <w:rPr>
            <w:rFonts w:ascii="Arial" w:hAnsi="Arial" w:cs="Arial"/>
            <w:sz w:val="24"/>
            <w:szCs w:val="24"/>
          </w:rPr>
          <w:t>m</w:t>
        </w:r>
      </w:ins>
      <w:r w:rsidRPr="00944672">
        <w:rPr>
          <w:rFonts w:ascii="Arial" w:hAnsi="Arial" w:cs="Arial"/>
          <w:sz w:val="24"/>
          <w:szCs w:val="24"/>
        </w:rPr>
        <w:t xml:space="preserve"> ersten Mal ein Zeichen gegeben, dass sie einem Treffen offen gegenüberstehen würde. „A</w:t>
      </w:r>
      <w:del w:id="4621" w:author="Lektorat Bauer" w:date="2025-03-01T12:23:00Z" w16du:dateUtc="2025-03-01T11:23:00Z">
        <w:r w:rsidRPr="00944672" w:rsidDel="00FD6867">
          <w:rPr>
            <w:rFonts w:ascii="Arial" w:hAnsi="Arial" w:cs="Arial"/>
            <w:sz w:val="24"/>
            <w:szCs w:val="24"/>
          </w:rPr>
          <w:delText>n</w:delText>
        </w:r>
      </w:del>
      <w:r w:rsidRPr="00944672">
        <w:rPr>
          <w:rFonts w:ascii="Arial" w:hAnsi="Arial" w:cs="Arial"/>
          <w:sz w:val="24"/>
          <w:szCs w:val="24"/>
        </w:rPr>
        <w:t>nique! Die schönste Stimme des AIVD!</w:t>
      </w:r>
      <w:del w:id="4622" w:author="Lektorat Bauer" w:date="2025-03-01T12:23:00Z" w16du:dateUtc="2025-03-01T11:23:00Z">
        <w:r w:rsidRPr="00944672" w:rsidDel="00FD6867">
          <w:rPr>
            <w:rFonts w:ascii="Arial" w:hAnsi="Arial" w:cs="Arial"/>
            <w:sz w:val="24"/>
            <w:szCs w:val="24"/>
          </w:rPr>
          <w:delText xml:space="preserve"> –</w:delText>
        </w:r>
      </w:del>
      <w:r w:rsidRPr="00944672">
        <w:rPr>
          <w:rFonts w:ascii="Arial" w:hAnsi="Arial" w:cs="Arial"/>
          <w:sz w:val="24"/>
          <w:szCs w:val="24"/>
        </w:rPr>
        <w:t xml:space="preserve"> Wenn ich das gewusst hätte, säße ich schon im Mantel und hätte ausreichend Bargeld </w:t>
      </w:r>
      <w:del w:id="4623" w:author="Lektorat Bauer" w:date="2025-03-01T12:23:00Z" w16du:dateUtc="2025-03-01T11:23:00Z">
        <w:r w:rsidRPr="00944672" w:rsidDel="00FD6867">
          <w:rPr>
            <w:rFonts w:ascii="Arial" w:hAnsi="Arial" w:cs="Arial"/>
            <w:sz w:val="24"/>
            <w:szCs w:val="24"/>
          </w:rPr>
          <w:delText>dabei</w:delText>
        </w:r>
      </w:del>
      <w:ins w:id="4624" w:author="Lektorat Bauer" w:date="2025-03-01T12:23:00Z" w16du:dateUtc="2025-03-01T11:23:00Z">
        <w:r w:rsidR="00FD6867">
          <w:rPr>
            <w:rFonts w:ascii="Arial" w:hAnsi="Arial" w:cs="Arial"/>
            <w:sz w:val="24"/>
            <w:szCs w:val="24"/>
          </w:rPr>
          <w:t>bei mir</w:t>
        </w:r>
      </w:ins>
      <w:r w:rsidRPr="00944672">
        <w:rPr>
          <w:rFonts w:ascii="Arial" w:hAnsi="Arial" w:cs="Arial"/>
          <w:sz w:val="24"/>
          <w:szCs w:val="24"/>
        </w:rPr>
        <w:t>.“</w:t>
      </w:r>
      <w:del w:id="4625" w:author="Lektorat Bauer" w:date="2025-03-01T12:24:00Z" w16du:dateUtc="2025-03-01T11:24:00Z">
        <w:r w:rsidRPr="00944672" w:rsidDel="00FD6867">
          <w:rPr>
            <w:rFonts w:ascii="Arial" w:hAnsi="Arial" w:cs="Arial"/>
            <w:sz w:val="24"/>
            <w:szCs w:val="24"/>
          </w:rPr>
          <w:delText xml:space="preserve"> Ein freundliches </w:delText>
        </w:r>
        <w:commentRangeStart w:id="4626"/>
        <w:r w:rsidRPr="00944672" w:rsidDel="00FD6867">
          <w:rPr>
            <w:rFonts w:ascii="Arial" w:hAnsi="Arial" w:cs="Arial"/>
            <w:sz w:val="24"/>
            <w:szCs w:val="24"/>
          </w:rPr>
          <w:delText>Glucksen</w:delText>
        </w:r>
      </w:del>
      <w:commentRangeEnd w:id="4626"/>
      <w:r w:rsidR="00FD6867">
        <w:rPr>
          <w:rStyle w:val="Kommentarzeichen"/>
        </w:rPr>
        <w:commentReference w:id="4626"/>
      </w:r>
      <w:del w:id="4627" w:author="Lektorat Bauer" w:date="2025-03-01T12:24:00Z" w16du:dateUtc="2025-03-01T11:24:00Z">
        <w:r w:rsidRPr="00944672" w:rsidDel="00FD6867">
          <w:rPr>
            <w:rFonts w:ascii="Arial" w:hAnsi="Arial" w:cs="Arial"/>
            <w:sz w:val="24"/>
            <w:szCs w:val="24"/>
          </w:rPr>
          <w:delText xml:space="preserve"> war ihre Reaktion. </w:delText>
        </w:r>
      </w:del>
    </w:p>
    <w:p w14:paraId="7FE947CB" w14:textId="77777777" w:rsidR="00FD6867" w:rsidRDefault="00944672" w:rsidP="00623B68">
      <w:pPr>
        <w:autoSpaceDE w:val="0"/>
        <w:autoSpaceDN w:val="0"/>
        <w:adjustRightInd w:val="0"/>
        <w:spacing w:after="0" w:line="360" w:lineRule="auto"/>
        <w:ind w:firstLine="227"/>
        <w:jc w:val="both"/>
        <w:rPr>
          <w:ins w:id="4628" w:author="Lektorat Bauer" w:date="2025-03-01T12:24:00Z" w16du:dateUtc="2025-03-01T11:24:00Z"/>
          <w:rFonts w:ascii="Arial" w:hAnsi="Arial" w:cs="Arial"/>
          <w:sz w:val="24"/>
          <w:szCs w:val="24"/>
        </w:rPr>
      </w:pPr>
      <w:r w:rsidRPr="00944672">
        <w:rPr>
          <w:rFonts w:ascii="Arial" w:hAnsi="Arial" w:cs="Arial"/>
          <w:sz w:val="24"/>
          <w:szCs w:val="24"/>
        </w:rPr>
        <w:t>„Ich höre schon, kein Essen mit Dir heute</w:t>
      </w:r>
      <w:del w:id="4629" w:author="Lektorat Bauer" w:date="2025-03-01T12:23:00Z" w16du:dateUtc="2025-03-01T11:23:00Z">
        <w:r w:rsidRPr="00944672" w:rsidDel="00FD6867">
          <w:rPr>
            <w:rFonts w:ascii="Arial" w:hAnsi="Arial" w:cs="Arial"/>
            <w:sz w:val="24"/>
            <w:szCs w:val="24"/>
          </w:rPr>
          <w:delText>...</w:delText>
        </w:r>
      </w:del>
      <w:ins w:id="4630" w:author="Lektorat Bauer" w:date="2025-03-01T12:23:00Z" w16du:dateUtc="2025-03-01T11:23:00Z">
        <w:r w:rsidR="00FD6867">
          <w:rPr>
            <w:rFonts w:ascii="Arial" w:hAnsi="Arial" w:cs="Arial"/>
            <w:sz w:val="24"/>
            <w:szCs w:val="24"/>
          </w:rPr>
          <w:t xml:space="preserve"> …</w:t>
        </w:r>
      </w:ins>
      <w:r w:rsidRPr="00944672">
        <w:rPr>
          <w:rFonts w:ascii="Arial" w:hAnsi="Arial" w:cs="Arial"/>
          <w:sz w:val="24"/>
          <w:szCs w:val="24"/>
        </w:rPr>
        <w:t xml:space="preserve"> </w:t>
      </w:r>
      <w:ins w:id="4631" w:author="Lektorat Bauer" w:date="2025-03-01T12:23:00Z" w16du:dateUtc="2025-03-01T11:23:00Z">
        <w:r w:rsidR="00FD6867">
          <w:rPr>
            <w:rFonts w:ascii="Arial" w:hAnsi="Arial" w:cs="Arial"/>
            <w:sz w:val="24"/>
            <w:szCs w:val="24"/>
          </w:rPr>
          <w:t>s</w:t>
        </w:r>
      </w:ins>
      <w:del w:id="4632" w:author="Lektorat Bauer" w:date="2025-03-01T12:23:00Z" w16du:dateUtc="2025-03-01T11:23:00Z">
        <w:r w:rsidRPr="00944672" w:rsidDel="00FD6867">
          <w:rPr>
            <w:rFonts w:ascii="Arial" w:hAnsi="Arial" w:cs="Arial"/>
            <w:sz w:val="24"/>
            <w:szCs w:val="24"/>
          </w:rPr>
          <w:delText>S</w:delText>
        </w:r>
      </w:del>
      <w:r w:rsidRPr="00944672">
        <w:rPr>
          <w:rFonts w:ascii="Arial" w:hAnsi="Arial" w:cs="Arial"/>
          <w:sz w:val="24"/>
          <w:szCs w:val="24"/>
        </w:rPr>
        <w:t xml:space="preserve">chade!“ Er konnte das breite </w:t>
      </w:r>
      <w:del w:id="4633" w:author="Lektorat Bauer" w:date="2025-03-01T12:24:00Z" w16du:dateUtc="2025-03-01T11:24:00Z">
        <w:r w:rsidRPr="00944672" w:rsidDel="00FD6867">
          <w:rPr>
            <w:rFonts w:ascii="Arial" w:hAnsi="Arial" w:cs="Arial"/>
            <w:sz w:val="24"/>
            <w:szCs w:val="24"/>
          </w:rPr>
          <w:delText>g</w:delText>
        </w:r>
      </w:del>
      <w:ins w:id="4634" w:author="Lektorat Bauer" w:date="2025-03-01T12:24:00Z" w16du:dateUtc="2025-03-01T11:24:00Z">
        <w:r w:rsidR="00FD6867">
          <w:rPr>
            <w:rFonts w:ascii="Arial" w:hAnsi="Arial" w:cs="Arial"/>
            <w:sz w:val="24"/>
            <w:szCs w:val="24"/>
          </w:rPr>
          <w:t>G</w:t>
        </w:r>
      </w:ins>
      <w:r w:rsidRPr="00944672">
        <w:rPr>
          <w:rFonts w:ascii="Arial" w:hAnsi="Arial" w:cs="Arial"/>
          <w:sz w:val="24"/>
          <w:szCs w:val="24"/>
        </w:rPr>
        <w:t xml:space="preserve">rinsen in ihrem Gesicht förmlich hören. „Na gut, was kann ich für Dich tun?“ </w:t>
      </w:r>
    </w:p>
    <w:p w14:paraId="4AB1849C" w14:textId="77777777" w:rsidR="00FD6867" w:rsidRDefault="00944672" w:rsidP="00623B68">
      <w:pPr>
        <w:autoSpaceDE w:val="0"/>
        <w:autoSpaceDN w:val="0"/>
        <w:adjustRightInd w:val="0"/>
        <w:spacing w:after="0" w:line="360" w:lineRule="auto"/>
        <w:ind w:firstLine="227"/>
        <w:jc w:val="both"/>
        <w:rPr>
          <w:ins w:id="4635" w:author="Lektorat Bauer" w:date="2025-03-01T12:24:00Z" w16du:dateUtc="2025-03-01T11:24:00Z"/>
          <w:rFonts w:ascii="Arial" w:hAnsi="Arial" w:cs="Arial"/>
          <w:sz w:val="24"/>
          <w:szCs w:val="24"/>
        </w:rPr>
      </w:pPr>
      <w:r w:rsidRPr="00944672">
        <w:rPr>
          <w:rFonts w:ascii="Arial" w:hAnsi="Arial" w:cs="Arial"/>
          <w:sz w:val="24"/>
          <w:szCs w:val="24"/>
        </w:rPr>
        <w:t>„Anique, pass auf. Rufe bitte mal Euren TG-Tracker auf.“</w:t>
      </w:r>
      <w:del w:id="4636" w:author="Lektorat Bauer" w:date="2025-03-01T12:24:00Z" w16du:dateUtc="2025-03-01T11:24:00Z">
        <w:r w:rsidRPr="00944672" w:rsidDel="00FD6867">
          <w:rPr>
            <w:rFonts w:ascii="Arial" w:hAnsi="Arial" w:cs="Arial"/>
            <w:sz w:val="24"/>
            <w:szCs w:val="24"/>
          </w:rPr>
          <w:delText xml:space="preserve"> Fing Thomas an und wurde unterbrochen, </w:delText>
        </w:r>
      </w:del>
    </w:p>
    <w:p w14:paraId="2F872F59" w14:textId="77777777" w:rsidR="00FD6867" w:rsidRDefault="00944672" w:rsidP="00623B68">
      <w:pPr>
        <w:autoSpaceDE w:val="0"/>
        <w:autoSpaceDN w:val="0"/>
        <w:adjustRightInd w:val="0"/>
        <w:spacing w:after="0" w:line="360" w:lineRule="auto"/>
        <w:ind w:firstLine="227"/>
        <w:jc w:val="both"/>
        <w:rPr>
          <w:ins w:id="4637" w:author="Lektorat Bauer" w:date="2025-03-01T12:25:00Z" w16du:dateUtc="2025-03-01T11:25:00Z"/>
          <w:rFonts w:ascii="Arial" w:hAnsi="Arial" w:cs="Arial"/>
          <w:sz w:val="24"/>
          <w:szCs w:val="24"/>
        </w:rPr>
      </w:pPr>
      <w:r w:rsidRPr="00944672">
        <w:rPr>
          <w:rFonts w:ascii="Arial" w:hAnsi="Arial" w:cs="Arial"/>
          <w:sz w:val="24"/>
          <w:szCs w:val="24"/>
        </w:rPr>
        <w:t>„So etwas haben wir nicht</w:t>
      </w:r>
      <w:ins w:id="4638" w:author="Lektorat Bauer" w:date="2025-03-01T12:25:00Z" w16du:dateUtc="2025-03-01T11:25:00Z">
        <w:r w:rsidR="00FD6867">
          <w:rPr>
            <w:rFonts w:ascii="Arial" w:hAnsi="Arial" w:cs="Arial"/>
            <w:sz w:val="24"/>
            <w:szCs w:val="24"/>
          </w:rPr>
          <w:t>!</w:t>
        </w:r>
      </w:ins>
      <w:r w:rsidRPr="00944672">
        <w:rPr>
          <w:rFonts w:ascii="Arial" w:hAnsi="Arial" w:cs="Arial"/>
          <w:sz w:val="24"/>
          <w:szCs w:val="24"/>
        </w:rPr>
        <w:t>“</w:t>
      </w:r>
      <w:del w:id="4639" w:author="Lektorat Bauer" w:date="2025-03-01T12:25:00Z" w16du:dateUtc="2025-03-01T11:25:00Z">
        <w:r w:rsidRPr="00944672" w:rsidDel="00FD6867">
          <w:rPr>
            <w:rFonts w:ascii="Arial" w:hAnsi="Arial" w:cs="Arial"/>
            <w:sz w:val="24"/>
            <w:szCs w:val="24"/>
          </w:rPr>
          <w:delText>,</w:delText>
        </w:r>
      </w:del>
      <w:r w:rsidRPr="00944672">
        <w:rPr>
          <w:rFonts w:ascii="Arial" w:hAnsi="Arial" w:cs="Arial"/>
          <w:sz w:val="24"/>
          <w:szCs w:val="24"/>
        </w:rPr>
        <w:t xml:space="preserve"> </w:t>
      </w:r>
    </w:p>
    <w:p w14:paraId="26331519" w14:textId="77777777" w:rsidR="00FD6867" w:rsidRDefault="00FD6867" w:rsidP="00623B68">
      <w:pPr>
        <w:autoSpaceDE w:val="0"/>
        <w:autoSpaceDN w:val="0"/>
        <w:adjustRightInd w:val="0"/>
        <w:spacing w:after="0" w:line="360" w:lineRule="auto"/>
        <w:ind w:firstLine="227"/>
        <w:jc w:val="both"/>
        <w:rPr>
          <w:ins w:id="4640" w:author="Lektorat Bauer" w:date="2025-03-01T12:25:00Z" w16du:dateUtc="2025-03-01T11:25:00Z"/>
          <w:rFonts w:ascii="Arial" w:hAnsi="Arial" w:cs="Arial"/>
          <w:sz w:val="24"/>
          <w:szCs w:val="24"/>
        </w:rPr>
      </w:pPr>
      <w:ins w:id="4641" w:author="Lektorat Bauer" w:date="2025-03-01T12:25:00Z" w16du:dateUtc="2025-03-01T11:25:00Z">
        <w:r>
          <w:rPr>
            <w:rFonts w:ascii="Arial" w:hAnsi="Arial" w:cs="Arial"/>
            <w:sz w:val="24"/>
            <w:szCs w:val="24"/>
          </w:rPr>
          <w:t>J</w:t>
        </w:r>
      </w:ins>
      <w:del w:id="4642" w:author="Lektorat Bauer" w:date="2025-03-01T12:25:00Z" w16du:dateUtc="2025-03-01T11:25:00Z">
        <w:r w:rsidR="00944672" w:rsidRPr="00944672" w:rsidDel="00FD6867">
          <w:rPr>
            <w:rFonts w:ascii="Arial" w:hAnsi="Arial" w:cs="Arial"/>
            <w:sz w:val="24"/>
            <w:szCs w:val="24"/>
          </w:rPr>
          <w:delText>j</w:delText>
        </w:r>
      </w:del>
      <w:r w:rsidR="00944672" w:rsidRPr="00944672">
        <w:rPr>
          <w:rFonts w:ascii="Arial" w:hAnsi="Arial" w:cs="Arial"/>
          <w:sz w:val="24"/>
          <w:szCs w:val="24"/>
        </w:rPr>
        <w:t xml:space="preserve">etzt lachte Thomas und antwortete, „Du lügst fast so gut, wie Deine Stimme sich anhört!“ </w:t>
      </w:r>
    </w:p>
    <w:p w14:paraId="2831987F" w14:textId="0674D2DE"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„Das war </w:t>
      </w:r>
      <w:del w:id="4643" w:author="Lektorat Bauer" w:date="2025-03-01T12:25:00Z" w16du:dateUtc="2025-03-01T11:25:00Z">
        <w:r w:rsidRPr="00944672" w:rsidDel="00FD6867">
          <w:rPr>
            <w:rFonts w:ascii="Arial" w:hAnsi="Arial" w:cs="Arial"/>
            <w:sz w:val="24"/>
            <w:szCs w:val="24"/>
          </w:rPr>
          <w:delText xml:space="preserve">direkt </w:delText>
        </w:r>
      </w:del>
      <w:r w:rsidRPr="00944672">
        <w:rPr>
          <w:rFonts w:ascii="Arial" w:hAnsi="Arial" w:cs="Arial"/>
          <w:sz w:val="24"/>
          <w:szCs w:val="24"/>
        </w:rPr>
        <w:t>mal ein nettes Kompliment. Was wollen denn die Nordkoreaner von Dir?“</w:t>
      </w:r>
      <w:del w:id="4644" w:author="Lektorat Bauer" w:date="2025-03-01T12:25:00Z" w16du:dateUtc="2025-03-01T11:25:00Z">
        <w:r w:rsidRPr="00944672" w:rsidDel="00FD6867">
          <w:rPr>
            <w:rFonts w:ascii="Arial" w:hAnsi="Arial" w:cs="Arial"/>
            <w:sz w:val="24"/>
            <w:szCs w:val="24"/>
          </w:rPr>
          <w:delText>,</w:delText>
        </w:r>
      </w:del>
      <w:r w:rsidRPr="00944672">
        <w:rPr>
          <w:rFonts w:ascii="Arial" w:hAnsi="Arial" w:cs="Arial"/>
          <w:sz w:val="24"/>
          <w:szCs w:val="24"/>
        </w:rPr>
        <w:t xml:space="preserve"> Anique wusste, das</w:t>
      </w:r>
      <w:ins w:id="4645" w:author="Lektorat Bauer" w:date="2025-03-01T12:25:00Z" w16du:dateUtc="2025-03-01T11:25:00Z">
        <w:r w:rsidR="00FD6867">
          <w:rPr>
            <w:rFonts w:ascii="Arial" w:hAnsi="Arial" w:cs="Arial"/>
            <w:sz w:val="24"/>
            <w:szCs w:val="24"/>
          </w:rPr>
          <w:t>s</w:t>
        </w:r>
      </w:ins>
      <w:r w:rsidRPr="00944672">
        <w:rPr>
          <w:rFonts w:ascii="Arial" w:hAnsi="Arial" w:cs="Arial"/>
          <w:sz w:val="24"/>
          <w:szCs w:val="24"/>
        </w:rPr>
        <w:t xml:space="preserve"> Thomas wusste, dass der AIVD versuchte, seine Recherchen nachzuverfolgen, warum also um den heißen Brei herumreden. </w:t>
      </w:r>
    </w:p>
    <w:p w14:paraId="11B3FC28" w14:textId="69DD0BE8"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„Siehst Du, genau deswegen rufe ich an</w:t>
      </w:r>
      <w:del w:id="4646" w:author="Lektorat Bauer" w:date="2025-03-01T12:25:00Z" w16du:dateUtc="2025-03-01T11:25:00Z">
        <w:r w:rsidRPr="00944672" w:rsidDel="00FD6867">
          <w:rPr>
            <w:rFonts w:ascii="Arial" w:hAnsi="Arial" w:cs="Arial"/>
            <w:sz w:val="24"/>
            <w:szCs w:val="24"/>
          </w:rPr>
          <w:delText>.“, begann Thomas,</w:delText>
        </w:r>
      </w:del>
      <w:ins w:id="4647" w:author="Lektorat Bauer" w:date="2025-03-01T12:25:00Z" w16du:dateUtc="2025-03-01T11:25:00Z">
        <w:r w:rsidR="00FD6867">
          <w:rPr>
            <w:rFonts w:ascii="Arial" w:hAnsi="Arial" w:cs="Arial"/>
            <w:sz w:val="24"/>
            <w:szCs w:val="24"/>
          </w:rPr>
          <w:t>.</w:t>
        </w:r>
      </w:ins>
      <w:r w:rsidRPr="00944672">
        <w:rPr>
          <w:rFonts w:ascii="Arial" w:hAnsi="Arial" w:cs="Arial"/>
          <w:sz w:val="24"/>
          <w:szCs w:val="24"/>
        </w:rPr>
        <w:t xml:space="preserve"> </w:t>
      </w:r>
      <w:del w:id="4648" w:author="Lektorat Bauer" w:date="2025-03-01T12:25:00Z" w16du:dateUtc="2025-03-01T11:25:00Z">
        <w:r w:rsidRPr="00944672" w:rsidDel="00FD6867">
          <w:rPr>
            <w:rFonts w:ascii="Arial" w:hAnsi="Arial" w:cs="Arial"/>
            <w:sz w:val="24"/>
            <w:szCs w:val="24"/>
          </w:rPr>
          <w:delText>„</w:delText>
        </w:r>
      </w:del>
      <w:r w:rsidRPr="00944672">
        <w:rPr>
          <w:rFonts w:ascii="Arial" w:hAnsi="Arial" w:cs="Arial"/>
          <w:sz w:val="24"/>
          <w:szCs w:val="24"/>
        </w:rPr>
        <w:t xml:space="preserve">Ich habe keinen Auftrag, sondern </w:t>
      </w:r>
      <w:del w:id="4649" w:author="Lektorat Bauer" w:date="2025-03-01T12:25:00Z" w16du:dateUtc="2025-03-01T11:25:00Z">
        <w:r w:rsidRPr="00944672" w:rsidDel="00FD6867">
          <w:rPr>
            <w:rFonts w:ascii="Arial" w:hAnsi="Arial" w:cs="Arial"/>
            <w:sz w:val="24"/>
            <w:szCs w:val="24"/>
          </w:rPr>
          <w:delText xml:space="preserve">ich habe </w:delText>
        </w:r>
      </w:del>
      <w:r w:rsidRPr="00944672">
        <w:rPr>
          <w:rFonts w:ascii="Arial" w:hAnsi="Arial" w:cs="Arial"/>
          <w:sz w:val="24"/>
          <w:szCs w:val="24"/>
        </w:rPr>
        <w:t>nur etwas nach MH</w:t>
      </w:r>
      <w:ins w:id="4650" w:author="Lektorat Bauer" w:date="2025-03-01T12:25:00Z" w16du:dateUtc="2025-03-01T11:25:00Z">
        <w:r w:rsidR="00FD6867">
          <w:rPr>
            <w:rFonts w:ascii="Arial" w:hAnsi="Arial" w:cs="Arial"/>
            <w:sz w:val="24"/>
            <w:szCs w:val="24"/>
          </w:rPr>
          <w:t xml:space="preserve"> </w:t>
        </w:r>
      </w:ins>
      <w:r w:rsidRPr="00944672">
        <w:rPr>
          <w:rFonts w:ascii="Arial" w:hAnsi="Arial" w:cs="Arial"/>
          <w:sz w:val="24"/>
          <w:szCs w:val="24"/>
        </w:rPr>
        <w:t>370 gesucht. Und Pling! schauen die NK</w:t>
      </w:r>
      <w:del w:id="4651" w:author="Lektorat Bauer" w:date="2025-03-01T12:25:00Z" w16du:dateUtc="2025-03-01T11:25:00Z">
        <w:r w:rsidRPr="00944672" w:rsidDel="00FD6867">
          <w:rPr>
            <w:rFonts w:ascii="Arial" w:hAnsi="Arial" w:cs="Arial"/>
            <w:sz w:val="24"/>
            <w:szCs w:val="24"/>
          </w:rPr>
          <w:delText>´</w:delText>
        </w:r>
      </w:del>
      <w:r w:rsidRPr="00944672">
        <w:rPr>
          <w:rFonts w:ascii="Arial" w:hAnsi="Arial" w:cs="Arial"/>
          <w:sz w:val="24"/>
          <w:szCs w:val="24"/>
        </w:rPr>
        <w:t xml:space="preserve">s mit. Das </w:t>
      </w:r>
      <w:del w:id="4652" w:author="Lektorat Bauer" w:date="2025-03-01T12:25:00Z" w16du:dateUtc="2025-03-01T11:25:00Z">
        <w:r w:rsidRPr="00944672" w:rsidDel="00FD6867">
          <w:rPr>
            <w:rFonts w:ascii="Arial" w:hAnsi="Arial" w:cs="Arial"/>
            <w:sz w:val="24"/>
            <w:szCs w:val="24"/>
          </w:rPr>
          <w:delText xml:space="preserve">macht </w:delText>
        </w:r>
      </w:del>
      <w:ins w:id="4653" w:author="Lektorat Bauer" w:date="2025-03-01T12:25:00Z" w16du:dateUtc="2025-03-01T11:25:00Z">
        <w:r w:rsidR="00FD6867">
          <w:rPr>
            <w:rFonts w:ascii="Arial" w:hAnsi="Arial" w:cs="Arial"/>
            <w:sz w:val="24"/>
            <w:szCs w:val="24"/>
          </w:rPr>
          <w:t>ergibt</w:t>
        </w:r>
        <w:r w:rsidR="00FD6867" w:rsidRPr="00944672">
          <w:rPr>
            <w:rFonts w:ascii="Arial" w:hAnsi="Arial" w:cs="Arial"/>
            <w:sz w:val="24"/>
            <w:szCs w:val="24"/>
          </w:rPr>
          <w:t xml:space="preserve"> </w:t>
        </w:r>
      </w:ins>
      <w:r w:rsidRPr="00944672">
        <w:rPr>
          <w:rFonts w:ascii="Arial" w:hAnsi="Arial" w:cs="Arial"/>
          <w:sz w:val="24"/>
          <w:szCs w:val="24"/>
        </w:rPr>
        <w:t xml:space="preserve">aus meiner Sicht keinen Sinn.“ </w:t>
      </w:r>
    </w:p>
    <w:p w14:paraId="40DD50F7" w14:textId="3576E9EF"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„Ich schaue gerade, Du hast die normalen Sachen gesucht, die die ganze Welt auch sucht. Daran kann es nicht liegen.“ Aniques Stimme war ruhig</w:t>
      </w:r>
      <w:ins w:id="4654" w:author="Lektorat Bauer" w:date="2025-03-01T12:26:00Z" w16du:dateUtc="2025-03-01T11:26:00Z">
        <w:r w:rsidR="00FD6867">
          <w:rPr>
            <w:rFonts w:ascii="Arial" w:hAnsi="Arial" w:cs="Arial"/>
            <w:sz w:val="24"/>
            <w:szCs w:val="24"/>
          </w:rPr>
          <w:t>,</w:t>
        </w:r>
      </w:ins>
      <w:r w:rsidRPr="00944672">
        <w:rPr>
          <w:rFonts w:ascii="Arial" w:hAnsi="Arial" w:cs="Arial"/>
          <w:sz w:val="24"/>
          <w:szCs w:val="24"/>
        </w:rPr>
        <w:t xml:space="preserve"> aber angespannt, er hatte den Eindruck, dass sie auf </w:t>
      </w:r>
      <w:del w:id="4655" w:author="Lektorat Bauer" w:date="2025-03-01T12:26:00Z" w16du:dateUtc="2025-03-01T11:26:00Z">
        <w:r w:rsidRPr="00944672" w:rsidDel="00FD6867">
          <w:rPr>
            <w:rFonts w:ascii="Arial" w:hAnsi="Arial" w:cs="Arial"/>
            <w:sz w:val="24"/>
            <w:szCs w:val="24"/>
          </w:rPr>
          <w:delText>verschiednen</w:delText>
        </w:r>
      </w:del>
      <w:ins w:id="4656" w:author="Lektorat Bauer" w:date="2025-03-01T12:26:00Z" w16du:dateUtc="2025-03-01T11:26:00Z">
        <w:r w:rsidR="00FD6867" w:rsidRPr="00944672">
          <w:rPr>
            <w:rFonts w:ascii="Arial" w:hAnsi="Arial" w:cs="Arial"/>
            <w:sz w:val="24"/>
            <w:szCs w:val="24"/>
          </w:rPr>
          <w:t>verschiedenen</w:t>
        </w:r>
      </w:ins>
      <w:r w:rsidRPr="00944672">
        <w:rPr>
          <w:rFonts w:ascii="Arial" w:hAnsi="Arial" w:cs="Arial"/>
          <w:sz w:val="24"/>
          <w:szCs w:val="24"/>
        </w:rPr>
        <w:t xml:space="preserve"> Rechnern Quer-Checks </w:t>
      </w:r>
      <w:del w:id="4657" w:author="Lektorat Bauer" w:date="2025-03-01T12:26:00Z" w16du:dateUtc="2025-03-01T11:26:00Z">
        <w:r w:rsidRPr="00944672" w:rsidDel="00FD6867">
          <w:rPr>
            <w:rFonts w:ascii="Arial" w:hAnsi="Arial" w:cs="Arial"/>
            <w:sz w:val="24"/>
            <w:szCs w:val="24"/>
          </w:rPr>
          <w:delText>machte</w:delText>
        </w:r>
      </w:del>
      <w:ins w:id="4658" w:author="Lektorat Bauer" w:date="2025-03-01T12:26:00Z" w16du:dateUtc="2025-03-01T11:26:00Z">
        <w:r w:rsidR="00FD6867">
          <w:rPr>
            <w:rFonts w:ascii="Arial" w:hAnsi="Arial" w:cs="Arial"/>
            <w:sz w:val="24"/>
            <w:szCs w:val="24"/>
          </w:rPr>
          <w:t>durchführte</w:t>
        </w:r>
      </w:ins>
      <w:r w:rsidRPr="00944672">
        <w:rPr>
          <w:rFonts w:ascii="Arial" w:hAnsi="Arial" w:cs="Arial"/>
          <w:sz w:val="24"/>
          <w:szCs w:val="24"/>
        </w:rPr>
        <w:t>.</w:t>
      </w:r>
    </w:p>
    <w:p w14:paraId="0577E3AF" w14:textId="09ADC47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„Ich habe Deine Abfragen</w:t>
      </w:r>
      <w:del w:id="4659" w:author="Lektorat Bauer" w:date="2025-03-01T12:26:00Z" w16du:dateUtc="2025-03-01T11:26:00Z">
        <w:r w:rsidRPr="00944672" w:rsidDel="00FD6867">
          <w:rPr>
            <w:rFonts w:ascii="Arial" w:hAnsi="Arial" w:cs="Arial"/>
            <w:sz w:val="24"/>
            <w:szCs w:val="24"/>
          </w:rPr>
          <w:delText>,</w:delText>
        </w:r>
      </w:del>
      <w:r w:rsidRPr="00944672">
        <w:rPr>
          <w:rFonts w:ascii="Arial" w:hAnsi="Arial" w:cs="Arial"/>
          <w:sz w:val="24"/>
          <w:szCs w:val="24"/>
        </w:rPr>
        <w:t xml:space="preserve"> wiederholt, aber ein kleines Protokollpatch mitlaufen lassen. Ich </w:t>
      </w:r>
      <w:del w:id="4660" w:author="Lektorat Bauer" w:date="2025-03-01T12:26:00Z" w16du:dateUtc="2025-03-01T11:26:00Z">
        <w:r w:rsidRPr="00944672" w:rsidDel="00FD6867">
          <w:rPr>
            <w:rFonts w:ascii="Arial" w:hAnsi="Arial" w:cs="Arial"/>
            <w:sz w:val="24"/>
            <w:szCs w:val="24"/>
          </w:rPr>
          <w:delText>wusste</w:delText>
        </w:r>
      </w:del>
      <w:ins w:id="4661" w:author="Lektorat Bauer" w:date="2025-03-01T12:26:00Z" w16du:dateUtc="2025-03-01T11:26:00Z">
        <w:r w:rsidR="00FD6867">
          <w:rPr>
            <w:rFonts w:ascii="Arial" w:hAnsi="Arial" w:cs="Arial"/>
            <w:sz w:val="24"/>
            <w:szCs w:val="24"/>
          </w:rPr>
          <w:t>weiß</w:t>
        </w:r>
      </w:ins>
      <w:r w:rsidRPr="00944672">
        <w:rPr>
          <w:rFonts w:ascii="Arial" w:hAnsi="Arial" w:cs="Arial"/>
          <w:sz w:val="24"/>
          <w:szCs w:val="24"/>
        </w:rPr>
        <w:t xml:space="preserve">, dass Deine Suche irgendwo ein Signal ausgelöst hat. Ich will </w:t>
      </w:r>
      <w:del w:id="4662" w:author="Lektorat Bauer" w:date="2025-03-01T12:26:00Z" w16du:dateUtc="2025-03-01T11:26:00Z">
        <w:r w:rsidRPr="00944672" w:rsidDel="00FD6867">
          <w:rPr>
            <w:rFonts w:ascii="Arial" w:hAnsi="Arial" w:cs="Arial"/>
            <w:sz w:val="24"/>
            <w:szCs w:val="24"/>
          </w:rPr>
          <w:delText>Wissen</w:delText>
        </w:r>
      </w:del>
      <w:ins w:id="4663" w:author="Lektorat Bauer" w:date="2025-03-01T12:26:00Z" w16du:dateUtc="2025-03-01T11:26:00Z">
        <w:r w:rsidR="00FD6867" w:rsidRPr="00944672">
          <w:rPr>
            <w:rFonts w:ascii="Arial" w:hAnsi="Arial" w:cs="Arial"/>
            <w:sz w:val="24"/>
            <w:szCs w:val="24"/>
          </w:rPr>
          <w:t>wissen</w:t>
        </w:r>
      </w:ins>
      <w:r w:rsidRPr="00944672">
        <w:rPr>
          <w:rFonts w:ascii="Arial" w:hAnsi="Arial" w:cs="Arial"/>
          <w:sz w:val="24"/>
          <w:szCs w:val="24"/>
        </w:rPr>
        <w:t>, was das war</w:t>
      </w:r>
      <w:del w:id="4664" w:author="Lektorat Bauer" w:date="2025-03-01T12:26:00Z" w16du:dateUtc="2025-03-01T11:26:00Z">
        <w:r w:rsidRPr="00944672" w:rsidDel="00FD6867">
          <w:rPr>
            <w:rFonts w:ascii="Arial" w:hAnsi="Arial" w:cs="Arial"/>
            <w:sz w:val="24"/>
            <w:szCs w:val="24"/>
          </w:rPr>
          <w:delText>.</w:delText>
        </w:r>
      </w:del>
      <w:r w:rsidRPr="00944672">
        <w:rPr>
          <w:rFonts w:ascii="Arial" w:hAnsi="Arial" w:cs="Arial"/>
          <w:sz w:val="24"/>
          <w:szCs w:val="24"/>
        </w:rPr>
        <w:t>“</w:t>
      </w:r>
      <w:ins w:id="4665" w:author="Lektorat Bauer" w:date="2025-03-01T12:26:00Z" w16du:dateUtc="2025-03-01T11:26:00Z">
        <w:r w:rsidR="00FD6867">
          <w:rPr>
            <w:rFonts w:ascii="Arial" w:hAnsi="Arial" w:cs="Arial"/>
            <w:sz w:val="24"/>
            <w:szCs w:val="24"/>
          </w:rPr>
          <w:t>,</w:t>
        </w:r>
      </w:ins>
      <w:r w:rsidRPr="00944672">
        <w:rPr>
          <w:rFonts w:ascii="Arial" w:hAnsi="Arial" w:cs="Arial"/>
          <w:sz w:val="24"/>
          <w:szCs w:val="24"/>
        </w:rPr>
        <w:t xml:space="preserve"> </w:t>
      </w:r>
      <w:ins w:id="4666" w:author="Lektorat Bauer" w:date="2025-03-01T12:26:00Z" w16du:dateUtc="2025-03-01T11:26:00Z">
        <w:r w:rsidR="00FD6867">
          <w:rPr>
            <w:rFonts w:ascii="Arial" w:hAnsi="Arial" w:cs="Arial"/>
            <w:sz w:val="24"/>
            <w:szCs w:val="24"/>
          </w:rPr>
          <w:t>e</w:t>
        </w:r>
      </w:ins>
      <w:del w:id="4667" w:author="Lektorat Bauer" w:date="2025-03-01T12:26:00Z" w16du:dateUtc="2025-03-01T11:26:00Z">
        <w:r w:rsidRPr="00944672" w:rsidDel="00FD6867">
          <w:rPr>
            <w:rFonts w:ascii="Arial" w:hAnsi="Arial" w:cs="Arial"/>
            <w:sz w:val="24"/>
            <w:szCs w:val="24"/>
          </w:rPr>
          <w:delText>E</w:delText>
        </w:r>
      </w:del>
      <w:r w:rsidRPr="00944672">
        <w:rPr>
          <w:rFonts w:ascii="Arial" w:hAnsi="Arial" w:cs="Arial"/>
          <w:sz w:val="24"/>
          <w:szCs w:val="24"/>
        </w:rPr>
        <w:t>rklärte Anique. „So</w:t>
      </w:r>
      <w:ins w:id="4668" w:author="Lektorat Bauer" w:date="2025-03-01T12:26:00Z" w16du:dateUtc="2025-03-01T11:26:00Z">
        <w:r w:rsidR="00FD6867">
          <w:rPr>
            <w:rFonts w:ascii="Arial" w:hAnsi="Arial" w:cs="Arial"/>
            <w:sz w:val="24"/>
            <w:szCs w:val="24"/>
          </w:rPr>
          <w:t>,</w:t>
        </w:r>
      </w:ins>
      <w:r w:rsidRPr="00944672">
        <w:rPr>
          <w:rFonts w:ascii="Arial" w:hAnsi="Arial" w:cs="Arial"/>
          <w:sz w:val="24"/>
          <w:szCs w:val="24"/>
        </w:rPr>
        <w:t xml:space="preserve"> hab</w:t>
      </w:r>
      <w:ins w:id="4669" w:author="Lektorat Bauer" w:date="2025-03-01T12:26:00Z" w16du:dateUtc="2025-03-01T11:26:00Z">
        <w:r w:rsidR="00FD6867">
          <w:rPr>
            <w:rFonts w:ascii="Arial" w:hAnsi="Arial" w:cs="Arial"/>
            <w:sz w:val="24"/>
            <w:szCs w:val="24"/>
          </w:rPr>
          <w:t xml:space="preserve"> </w:t>
        </w:r>
      </w:ins>
      <w:del w:id="4670" w:author="Lektorat Bauer" w:date="2025-03-01T12:26:00Z" w16du:dateUtc="2025-03-01T11:26:00Z">
        <w:r w:rsidRPr="00944672" w:rsidDel="00FD6867">
          <w:rPr>
            <w:rFonts w:ascii="Arial" w:hAnsi="Arial" w:cs="Arial"/>
            <w:sz w:val="24"/>
            <w:szCs w:val="24"/>
          </w:rPr>
          <w:delText>´</w:delText>
        </w:r>
      </w:del>
      <w:r w:rsidRPr="00944672">
        <w:rPr>
          <w:rFonts w:ascii="Arial" w:hAnsi="Arial" w:cs="Arial"/>
          <w:sz w:val="24"/>
          <w:szCs w:val="24"/>
        </w:rPr>
        <w:t>ich Dich</w:t>
      </w:r>
      <w:del w:id="4671" w:author="Lektorat Bauer" w:date="2025-03-01T12:26:00Z" w16du:dateUtc="2025-03-01T11:26:00Z">
        <w:r w:rsidRPr="00944672" w:rsidDel="00FD6867">
          <w:rPr>
            <w:rFonts w:ascii="Arial" w:hAnsi="Arial" w:cs="Arial"/>
            <w:sz w:val="24"/>
            <w:szCs w:val="24"/>
          </w:rPr>
          <w:delText>.</w:delText>
        </w:r>
      </w:del>
      <w:r w:rsidRPr="00944672">
        <w:rPr>
          <w:rFonts w:ascii="Arial" w:hAnsi="Arial" w:cs="Arial"/>
          <w:sz w:val="24"/>
          <w:szCs w:val="24"/>
        </w:rPr>
        <w:t>!</w:t>
      </w:r>
      <w:r w:rsidRPr="00944672">
        <w:rPr>
          <w:rFonts w:ascii="Arial" w:hAnsi="Arial" w:cs="Arial"/>
          <w:noProof/>
          <w:sz w:val="24"/>
          <w:szCs w:val="24"/>
        </w:rPr>
        <w:t>“ Ein</w:t>
      </w:r>
      <w:r w:rsidRPr="00944672">
        <w:rPr>
          <w:rFonts w:ascii="Arial" w:hAnsi="Arial" w:cs="Arial"/>
          <w:sz w:val="24"/>
          <w:szCs w:val="24"/>
        </w:rPr>
        <w:t xml:space="preserve"> kleiner Jubel unter Hackern ist erlaubt. </w:t>
      </w:r>
    </w:p>
    <w:p w14:paraId="55BB1D7D" w14:textId="77777777" w:rsidR="00FD6867" w:rsidRDefault="00944672" w:rsidP="00623B68">
      <w:pPr>
        <w:autoSpaceDE w:val="0"/>
        <w:autoSpaceDN w:val="0"/>
        <w:adjustRightInd w:val="0"/>
        <w:spacing w:after="0" w:line="360" w:lineRule="auto"/>
        <w:ind w:firstLine="227"/>
        <w:jc w:val="both"/>
        <w:rPr>
          <w:ins w:id="4672" w:author="Lektorat Bauer" w:date="2025-03-01T12:26:00Z" w16du:dateUtc="2025-03-01T11:26:00Z"/>
          <w:rFonts w:ascii="Arial" w:hAnsi="Arial" w:cs="Arial"/>
          <w:sz w:val="24"/>
          <w:szCs w:val="24"/>
        </w:rPr>
      </w:pPr>
      <w:r w:rsidRPr="00944672">
        <w:rPr>
          <w:rFonts w:ascii="Arial" w:hAnsi="Arial" w:cs="Arial"/>
          <w:sz w:val="24"/>
          <w:szCs w:val="24"/>
        </w:rPr>
        <w:t>„Und, was war es?“</w:t>
      </w:r>
      <w:ins w:id="4673" w:author="Lektorat Bauer" w:date="2025-03-01T12:26:00Z" w16du:dateUtc="2025-03-01T11:26:00Z">
        <w:r w:rsidR="00FD6867">
          <w:rPr>
            <w:rFonts w:ascii="Arial" w:hAnsi="Arial" w:cs="Arial"/>
            <w:sz w:val="24"/>
            <w:szCs w:val="24"/>
          </w:rPr>
          <w:t>,</w:t>
        </w:r>
      </w:ins>
      <w:r w:rsidRPr="00944672">
        <w:rPr>
          <w:rFonts w:ascii="Arial" w:hAnsi="Arial" w:cs="Arial"/>
          <w:sz w:val="24"/>
          <w:szCs w:val="24"/>
        </w:rPr>
        <w:t xml:space="preserve"> </w:t>
      </w:r>
      <w:ins w:id="4674" w:author="Lektorat Bauer" w:date="2025-03-01T12:26:00Z" w16du:dateUtc="2025-03-01T11:26:00Z">
        <w:r w:rsidR="00FD6867">
          <w:rPr>
            <w:rFonts w:ascii="Arial" w:hAnsi="Arial" w:cs="Arial"/>
            <w:sz w:val="24"/>
            <w:szCs w:val="24"/>
          </w:rPr>
          <w:t>f</w:t>
        </w:r>
      </w:ins>
      <w:del w:id="4675" w:author="Lektorat Bauer" w:date="2025-03-01T12:26:00Z" w16du:dateUtc="2025-03-01T11:26:00Z">
        <w:r w:rsidRPr="00944672" w:rsidDel="00FD6867">
          <w:rPr>
            <w:rFonts w:ascii="Arial" w:hAnsi="Arial" w:cs="Arial"/>
            <w:sz w:val="24"/>
            <w:szCs w:val="24"/>
          </w:rPr>
          <w:delText>F</w:delText>
        </w:r>
      </w:del>
      <w:r w:rsidRPr="00944672">
        <w:rPr>
          <w:rFonts w:ascii="Arial" w:hAnsi="Arial" w:cs="Arial"/>
          <w:sz w:val="24"/>
          <w:szCs w:val="24"/>
        </w:rPr>
        <w:t xml:space="preserve">ragte Thomas neugierig. </w:t>
      </w:r>
    </w:p>
    <w:p w14:paraId="63665CC8" w14:textId="0B8DB08F"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„Sagen wir mal so, ich habe um 18:00 Uhr Feierabend, Du könntest mich um 19:00 Uhr zum Essen einladen.“ </w:t>
      </w:r>
    </w:p>
    <w:p w14:paraId="2777CC1A" w14:textId="77777777" w:rsidR="007B30C5" w:rsidRDefault="00944672" w:rsidP="00623B68">
      <w:pPr>
        <w:autoSpaceDE w:val="0"/>
        <w:autoSpaceDN w:val="0"/>
        <w:adjustRightInd w:val="0"/>
        <w:spacing w:after="0" w:line="360" w:lineRule="auto"/>
        <w:ind w:firstLine="227"/>
        <w:jc w:val="both"/>
        <w:rPr>
          <w:ins w:id="4676" w:author="Lektorat Bauer" w:date="2025-03-01T12:28:00Z" w16du:dateUtc="2025-03-01T11:28:00Z"/>
          <w:rFonts w:ascii="Arial" w:hAnsi="Arial" w:cs="Arial"/>
          <w:sz w:val="24"/>
          <w:szCs w:val="24"/>
        </w:rPr>
      </w:pPr>
      <w:r w:rsidRPr="00944672">
        <w:rPr>
          <w:rFonts w:ascii="Arial" w:hAnsi="Arial" w:cs="Arial"/>
          <w:sz w:val="24"/>
          <w:szCs w:val="24"/>
        </w:rPr>
        <w:t>„Das ist die netteste Erpressung, die ich seit langem gehört habe</w:t>
      </w:r>
      <w:del w:id="4677" w:author="Lektorat Bauer" w:date="2025-03-01T12:28:00Z" w16du:dateUtc="2025-03-01T11:28:00Z">
        <w:r w:rsidRPr="00944672" w:rsidDel="007B30C5">
          <w:rPr>
            <w:rFonts w:ascii="Arial" w:hAnsi="Arial" w:cs="Arial"/>
            <w:sz w:val="24"/>
            <w:szCs w:val="24"/>
          </w:rPr>
          <w:delText>.</w:delText>
        </w:r>
      </w:del>
      <w:r w:rsidRPr="00944672">
        <w:rPr>
          <w:rFonts w:ascii="Arial" w:hAnsi="Arial" w:cs="Arial"/>
          <w:sz w:val="24"/>
          <w:szCs w:val="24"/>
        </w:rPr>
        <w:t>“</w:t>
      </w:r>
      <w:ins w:id="4678" w:author="Lektorat Bauer" w:date="2025-03-01T12:28:00Z" w16du:dateUtc="2025-03-01T11:28:00Z">
        <w:r w:rsidR="007B30C5">
          <w:rPr>
            <w:rFonts w:ascii="Arial" w:hAnsi="Arial" w:cs="Arial"/>
            <w:sz w:val="24"/>
            <w:szCs w:val="24"/>
          </w:rPr>
          <w:t>,</w:t>
        </w:r>
      </w:ins>
      <w:r w:rsidRPr="00944672">
        <w:rPr>
          <w:rFonts w:ascii="Arial" w:hAnsi="Arial" w:cs="Arial"/>
          <w:sz w:val="24"/>
          <w:szCs w:val="24"/>
        </w:rPr>
        <w:t xml:space="preserve"> </w:t>
      </w:r>
      <w:ins w:id="4679" w:author="Lektorat Bauer" w:date="2025-03-01T12:28:00Z" w16du:dateUtc="2025-03-01T11:28:00Z">
        <w:r w:rsidR="007B30C5">
          <w:rPr>
            <w:rFonts w:ascii="Arial" w:hAnsi="Arial" w:cs="Arial"/>
            <w:sz w:val="24"/>
            <w:szCs w:val="24"/>
          </w:rPr>
          <w:t>s</w:t>
        </w:r>
      </w:ins>
      <w:del w:id="4680" w:author="Lektorat Bauer" w:date="2025-03-01T12:28:00Z" w16du:dateUtc="2025-03-01T11:28:00Z">
        <w:r w:rsidRPr="00944672" w:rsidDel="007B30C5">
          <w:rPr>
            <w:rFonts w:ascii="Arial" w:hAnsi="Arial" w:cs="Arial"/>
            <w:sz w:val="24"/>
            <w:szCs w:val="24"/>
          </w:rPr>
          <w:delText>S</w:delText>
        </w:r>
      </w:del>
      <w:r w:rsidRPr="00944672">
        <w:rPr>
          <w:rFonts w:ascii="Arial" w:hAnsi="Arial" w:cs="Arial"/>
          <w:sz w:val="24"/>
          <w:szCs w:val="24"/>
        </w:rPr>
        <w:t>chmunzelte Thomas, „</w:t>
      </w:r>
      <w:ins w:id="4681" w:author="Lektorat Bauer" w:date="2025-03-01T12:28:00Z" w16du:dateUtc="2025-03-01T11:28:00Z">
        <w:r w:rsidR="007B30C5">
          <w:rPr>
            <w:rFonts w:ascii="Arial" w:hAnsi="Arial" w:cs="Arial"/>
            <w:sz w:val="24"/>
            <w:szCs w:val="24"/>
          </w:rPr>
          <w:t>a</w:t>
        </w:r>
      </w:ins>
      <w:del w:id="4682" w:author="Lektorat Bauer" w:date="2025-03-01T12:28:00Z" w16du:dateUtc="2025-03-01T11:28:00Z">
        <w:r w:rsidRPr="00944672" w:rsidDel="007B30C5">
          <w:rPr>
            <w:rFonts w:ascii="Arial" w:hAnsi="Arial" w:cs="Arial"/>
            <w:sz w:val="24"/>
            <w:szCs w:val="24"/>
          </w:rPr>
          <w:delText>A</w:delText>
        </w:r>
      </w:del>
      <w:r w:rsidRPr="00944672">
        <w:rPr>
          <w:rFonts w:ascii="Arial" w:hAnsi="Arial" w:cs="Arial"/>
          <w:sz w:val="24"/>
          <w:szCs w:val="24"/>
        </w:rPr>
        <w:t>ber das geht nicht. Und zwar, weil es</w:t>
      </w:r>
      <w:ins w:id="4683" w:author="Lektorat Bauer" w:date="2025-03-01T12:28:00Z" w16du:dateUtc="2025-03-01T11:28:00Z">
        <w:r w:rsidR="007B30C5">
          <w:rPr>
            <w:rFonts w:ascii="Arial" w:hAnsi="Arial" w:cs="Arial"/>
            <w:sz w:val="24"/>
            <w:szCs w:val="24"/>
          </w:rPr>
          <w:t xml:space="preserve"> in</w:t>
        </w:r>
      </w:ins>
      <w:r w:rsidRPr="00944672">
        <w:rPr>
          <w:rFonts w:ascii="Arial" w:hAnsi="Arial" w:cs="Arial"/>
          <w:sz w:val="24"/>
          <w:szCs w:val="24"/>
        </w:rPr>
        <w:t xml:space="preserve"> Den Haag einfach kein Restaurant gibt, in dass ich mit Dir zu unserem ersten Date gehen würde.“ </w:t>
      </w:r>
    </w:p>
    <w:p w14:paraId="1E51390A" w14:textId="77777777" w:rsidR="007B30C5" w:rsidRDefault="00944672" w:rsidP="00623B68">
      <w:pPr>
        <w:autoSpaceDE w:val="0"/>
        <w:autoSpaceDN w:val="0"/>
        <w:adjustRightInd w:val="0"/>
        <w:spacing w:after="0" w:line="360" w:lineRule="auto"/>
        <w:ind w:firstLine="227"/>
        <w:jc w:val="both"/>
        <w:rPr>
          <w:ins w:id="4684" w:author="Lektorat Bauer" w:date="2025-03-01T12:29:00Z" w16du:dateUtc="2025-03-01T11:29:00Z"/>
          <w:rFonts w:ascii="Arial" w:hAnsi="Arial" w:cs="Arial"/>
          <w:sz w:val="24"/>
          <w:szCs w:val="24"/>
        </w:rPr>
      </w:pPr>
      <w:r w:rsidRPr="00944672">
        <w:rPr>
          <w:rFonts w:ascii="Arial" w:hAnsi="Arial" w:cs="Arial"/>
          <w:sz w:val="24"/>
          <w:szCs w:val="24"/>
        </w:rPr>
        <w:t>„Oh, jetzt gibt da aber jemand Gas.</w:t>
      </w:r>
      <w:del w:id="4685" w:author="Lektorat Bauer" w:date="2025-03-01T12:29:00Z" w16du:dateUtc="2025-03-01T11:29:00Z">
        <w:r w:rsidRPr="00944672" w:rsidDel="007B30C5">
          <w:rPr>
            <w:rFonts w:ascii="Arial" w:hAnsi="Arial" w:cs="Arial"/>
            <w:sz w:val="24"/>
            <w:szCs w:val="24"/>
          </w:rPr>
          <w:delText xml:space="preserve">“ </w:delText>
        </w:r>
      </w:del>
      <w:del w:id="4686" w:author="Lektorat Bauer" w:date="2025-03-01T12:28:00Z" w16du:dateUtc="2025-03-01T11:28:00Z">
        <w:r w:rsidRPr="00944672" w:rsidDel="007B30C5">
          <w:rPr>
            <w:rFonts w:ascii="Arial" w:hAnsi="Arial" w:cs="Arial"/>
            <w:sz w:val="24"/>
            <w:szCs w:val="24"/>
          </w:rPr>
          <w:delText xml:space="preserve">Lachte </w:delText>
        </w:r>
      </w:del>
      <w:del w:id="4687" w:author="Lektorat Bauer" w:date="2025-03-01T12:29:00Z" w16du:dateUtc="2025-03-01T11:29:00Z">
        <w:r w:rsidRPr="00944672" w:rsidDel="007B30C5">
          <w:rPr>
            <w:rFonts w:ascii="Arial" w:hAnsi="Arial" w:cs="Arial"/>
            <w:sz w:val="24"/>
            <w:szCs w:val="24"/>
          </w:rPr>
          <w:delText>Anique</w:delText>
        </w:r>
      </w:del>
      <w:del w:id="4688" w:author="Lektorat Bauer" w:date="2025-03-01T12:28:00Z" w16du:dateUtc="2025-03-01T11:28:00Z">
        <w:r w:rsidRPr="00944672" w:rsidDel="007B30C5">
          <w:rPr>
            <w:rFonts w:ascii="Arial" w:hAnsi="Arial" w:cs="Arial"/>
            <w:sz w:val="24"/>
            <w:szCs w:val="24"/>
          </w:rPr>
          <w:delText>, und sagte:</w:delText>
        </w:r>
      </w:del>
      <w:del w:id="4689" w:author="Lektorat Bauer" w:date="2025-03-01T12:29:00Z" w16du:dateUtc="2025-03-01T11:29:00Z">
        <w:r w:rsidRPr="00944672" w:rsidDel="007B30C5">
          <w:rPr>
            <w:rFonts w:ascii="Arial" w:hAnsi="Arial" w:cs="Arial"/>
            <w:sz w:val="24"/>
            <w:szCs w:val="24"/>
          </w:rPr>
          <w:delText xml:space="preserve"> „</w:delText>
        </w:r>
      </w:del>
      <w:ins w:id="4690" w:author="Lektorat Bauer" w:date="2025-03-01T12:29:00Z" w16du:dateUtc="2025-03-01T11:29:00Z">
        <w:r w:rsidR="007B30C5">
          <w:rPr>
            <w:rFonts w:ascii="Arial" w:hAnsi="Arial" w:cs="Arial"/>
            <w:sz w:val="24"/>
            <w:szCs w:val="24"/>
          </w:rPr>
          <w:t xml:space="preserve"> </w:t>
        </w:r>
      </w:ins>
      <w:r w:rsidRPr="00944672">
        <w:rPr>
          <w:rFonts w:ascii="Arial" w:hAnsi="Arial" w:cs="Arial"/>
          <w:sz w:val="24"/>
          <w:szCs w:val="24"/>
        </w:rPr>
        <w:t xml:space="preserve">Ich würde Dir bis Utrecht entgegenkommen.“ </w:t>
      </w:r>
    </w:p>
    <w:p w14:paraId="690244F0" w14:textId="5DCAF819"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„Jetzt bin ich beeindruckt!“</w:t>
      </w:r>
      <w:ins w:id="4691" w:author="Lektorat Bauer" w:date="2025-03-01T12:29:00Z" w16du:dateUtc="2025-03-01T11:29:00Z">
        <w:r w:rsidR="007B30C5">
          <w:rPr>
            <w:rFonts w:ascii="Arial" w:hAnsi="Arial" w:cs="Arial"/>
            <w:sz w:val="24"/>
            <w:szCs w:val="24"/>
          </w:rPr>
          <w:t>,</w:t>
        </w:r>
      </w:ins>
      <w:r w:rsidRPr="00944672">
        <w:rPr>
          <w:rFonts w:ascii="Arial" w:hAnsi="Arial" w:cs="Arial"/>
          <w:sz w:val="24"/>
          <w:szCs w:val="24"/>
        </w:rPr>
        <w:t xml:space="preserve"> </w:t>
      </w:r>
      <w:ins w:id="4692" w:author="Lektorat Bauer" w:date="2025-03-01T12:29:00Z" w16du:dateUtc="2025-03-01T11:29:00Z">
        <w:r w:rsidR="007B30C5">
          <w:rPr>
            <w:rFonts w:ascii="Arial" w:hAnsi="Arial" w:cs="Arial"/>
            <w:sz w:val="24"/>
            <w:szCs w:val="24"/>
          </w:rPr>
          <w:t>s</w:t>
        </w:r>
      </w:ins>
      <w:del w:id="4693" w:author="Lektorat Bauer" w:date="2025-03-01T12:29:00Z" w16du:dateUtc="2025-03-01T11:29:00Z">
        <w:r w:rsidRPr="00944672" w:rsidDel="007B30C5">
          <w:rPr>
            <w:rFonts w:ascii="Arial" w:hAnsi="Arial" w:cs="Arial"/>
            <w:sz w:val="24"/>
            <w:szCs w:val="24"/>
          </w:rPr>
          <w:delText>S</w:delText>
        </w:r>
      </w:del>
      <w:r w:rsidRPr="00944672">
        <w:rPr>
          <w:rFonts w:ascii="Arial" w:hAnsi="Arial" w:cs="Arial"/>
          <w:sz w:val="24"/>
          <w:szCs w:val="24"/>
        </w:rPr>
        <w:t>agte Thomas, „</w:t>
      </w:r>
      <w:ins w:id="4694" w:author="Lektorat Bauer" w:date="2025-03-01T12:29:00Z" w16du:dateUtc="2025-03-01T11:29:00Z">
        <w:r w:rsidR="007B30C5">
          <w:rPr>
            <w:rFonts w:ascii="Arial" w:hAnsi="Arial" w:cs="Arial"/>
            <w:sz w:val="24"/>
            <w:szCs w:val="24"/>
          </w:rPr>
          <w:t>b</w:t>
        </w:r>
      </w:ins>
      <w:del w:id="4695" w:author="Lektorat Bauer" w:date="2025-03-01T12:29:00Z" w16du:dateUtc="2025-03-01T11:29:00Z">
        <w:r w:rsidRPr="00944672" w:rsidDel="007B30C5">
          <w:rPr>
            <w:rFonts w:ascii="Arial" w:hAnsi="Arial" w:cs="Arial"/>
            <w:sz w:val="24"/>
            <w:szCs w:val="24"/>
          </w:rPr>
          <w:delText>B</w:delText>
        </w:r>
      </w:del>
      <w:r w:rsidRPr="00944672">
        <w:rPr>
          <w:rFonts w:ascii="Arial" w:hAnsi="Arial" w:cs="Arial"/>
          <w:sz w:val="24"/>
          <w:szCs w:val="24"/>
        </w:rPr>
        <w:t xml:space="preserve">is Utrecht sind es 1 Stunde 40 Minuten. Deal. Wir treffen uns um 19:00 Uhr im Wilhelminapark, dann suchen wir etwas </w:t>
      </w:r>
      <w:del w:id="4696" w:author="Lektorat Bauer" w:date="2025-03-01T12:29:00Z" w16du:dateUtc="2025-03-01T11:29:00Z">
        <w:r w:rsidRPr="00944672" w:rsidDel="007B30C5">
          <w:rPr>
            <w:rFonts w:ascii="Arial" w:hAnsi="Arial" w:cs="Arial"/>
            <w:sz w:val="24"/>
            <w:szCs w:val="24"/>
          </w:rPr>
          <w:delText>nettes</w:delText>
        </w:r>
      </w:del>
      <w:ins w:id="4697" w:author="Lektorat Bauer" w:date="2025-03-01T12:29:00Z" w16du:dateUtc="2025-03-01T11:29:00Z">
        <w:r w:rsidR="007B30C5" w:rsidRPr="00944672">
          <w:rPr>
            <w:rFonts w:ascii="Arial" w:hAnsi="Arial" w:cs="Arial"/>
            <w:sz w:val="24"/>
            <w:szCs w:val="24"/>
          </w:rPr>
          <w:t>Nettes</w:t>
        </w:r>
      </w:ins>
      <w:r w:rsidRPr="00944672">
        <w:rPr>
          <w:rFonts w:ascii="Arial" w:hAnsi="Arial" w:cs="Arial"/>
          <w:sz w:val="24"/>
          <w:szCs w:val="24"/>
        </w:rPr>
        <w:t>. Einverstanden?“</w:t>
      </w:r>
    </w:p>
    <w:p w14:paraId="518637E0" w14:textId="77777777" w:rsidR="007B30C5" w:rsidRDefault="00944672" w:rsidP="00623B68">
      <w:pPr>
        <w:autoSpaceDE w:val="0"/>
        <w:autoSpaceDN w:val="0"/>
        <w:adjustRightInd w:val="0"/>
        <w:spacing w:after="0" w:line="360" w:lineRule="auto"/>
        <w:ind w:firstLine="227"/>
        <w:jc w:val="both"/>
        <w:rPr>
          <w:ins w:id="4698" w:author="Lektorat Bauer" w:date="2025-03-01T12:30:00Z" w16du:dateUtc="2025-03-01T11:30:00Z"/>
          <w:rFonts w:ascii="Arial" w:hAnsi="Arial" w:cs="Arial"/>
          <w:sz w:val="24"/>
          <w:szCs w:val="24"/>
        </w:rPr>
      </w:pPr>
      <w:r w:rsidRPr="00944672">
        <w:rPr>
          <w:rFonts w:ascii="Arial" w:hAnsi="Arial" w:cs="Arial"/>
          <w:sz w:val="24"/>
          <w:szCs w:val="24"/>
        </w:rPr>
        <w:t>„Einverstanden.</w:t>
      </w:r>
      <w:del w:id="4699" w:author="Lektorat Bauer" w:date="2025-03-01T12:30:00Z" w16du:dateUtc="2025-03-01T11:30:00Z">
        <w:r w:rsidRPr="00944672" w:rsidDel="007B30C5">
          <w:rPr>
            <w:rFonts w:ascii="Arial" w:hAnsi="Arial" w:cs="Arial"/>
            <w:sz w:val="24"/>
            <w:szCs w:val="24"/>
          </w:rPr>
          <w:delText>“</w:delText>
        </w:r>
      </w:del>
      <w:r w:rsidRPr="00944672">
        <w:rPr>
          <w:rFonts w:ascii="Arial" w:hAnsi="Arial" w:cs="Arial"/>
          <w:sz w:val="24"/>
          <w:szCs w:val="24"/>
        </w:rPr>
        <w:t xml:space="preserve"> </w:t>
      </w:r>
      <w:del w:id="4700" w:author="Lektorat Bauer" w:date="2025-03-01T12:30:00Z" w16du:dateUtc="2025-03-01T11:30:00Z">
        <w:r w:rsidRPr="00944672" w:rsidDel="007B30C5">
          <w:rPr>
            <w:rFonts w:ascii="Arial" w:hAnsi="Arial" w:cs="Arial"/>
            <w:sz w:val="24"/>
            <w:szCs w:val="24"/>
          </w:rPr>
          <w:delText>Antwortete Anique und fuhr dann fort:</w:delText>
        </w:r>
      </w:del>
      <w:ins w:id="4701" w:author="Lektorat Bauer" w:date="2025-03-01T12:30:00Z" w16du:dateUtc="2025-03-01T11:30:00Z">
        <w:r w:rsidR="007B30C5">
          <w:rPr>
            <w:rFonts w:ascii="Arial" w:hAnsi="Arial" w:cs="Arial"/>
            <w:sz w:val="24"/>
            <w:szCs w:val="24"/>
          </w:rPr>
          <w:t>Da das geklärt ist:</w:t>
        </w:r>
      </w:ins>
      <w:r w:rsidRPr="00944672">
        <w:rPr>
          <w:rFonts w:ascii="Arial" w:hAnsi="Arial" w:cs="Arial"/>
          <w:sz w:val="24"/>
          <w:szCs w:val="24"/>
        </w:rPr>
        <w:t xml:space="preserve"> </w:t>
      </w:r>
      <w:del w:id="4702" w:author="Lektorat Bauer" w:date="2025-03-01T12:30:00Z" w16du:dateUtc="2025-03-01T11:30:00Z">
        <w:r w:rsidRPr="00944672" w:rsidDel="007B30C5">
          <w:rPr>
            <w:rFonts w:ascii="Arial" w:hAnsi="Arial" w:cs="Arial"/>
            <w:sz w:val="24"/>
            <w:szCs w:val="24"/>
          </w:rPr>
          <w:delText>„</w:delText>
        </w:r>
      </w:del>
      <w:r w:rsidRPr="00944672">
        <w:rPr>
          <w:rFonts w:ascii="Arial" w:hAnsi="Arial" w:cs="Arial"/>
          <w:sz w:val="24"/>
          <w:szCs w:val="24"/>
        </w:rPr>
        <w:t>Irgendetwas stimmt mit den Satelliten nicht. Das hat die NK</w:t>
      </w:r>
      <w:del w:id="4703" w:author="Lektorat Bauer" w:date="2025-03-01T12:29:00Z" w16du:dateUtc="2025-03-01T11:29:00Z">
        <w:r w:rsidRPr="00944672" w:rsidDel="007B30C5">
          <w:rPr>
            <w:rFonts w:ascii="Arial" w:hAnsi="Arial" w:cs="Arial"/>
            <w:sz w:val="24"/>
            <w:szCs w:val="24"/>
          </w:rPr>
          <w:delText>´</w:delText>
        </w:r>
      </w:del>
      <w:r w:rsidRPr="00944672">
        <w:rPr>
          <w:rFonts w:ascii="Arial" w:hAnsi="Arial" w:cs="Arial"/>
          <w:sz w:val="24"/>
          <w:szCs w:val="24"/>
        </w:rPr>
        <w:t xml:space="preserve">s geweckt.“ </w:t>
      </w:r>
    </w:p>
    <w:p w14:paraId="492A1B35" w14:textId="77777777" w:rsidR="007B30C5" w:rsidRDefault="00944672" w:rsidP="00623B68">
      <w:pPr>
        <w:autoSpaceDE w:val="0"/>
        <w:autoSpaceDN w:val="0"/>
        <w:adjustRightInd w:val="0"/>
        <w:spacing w:after="0" w:line="360" w:lineRule="auto"/>
        <w:ind w:firstLine="227"/>
        <w:jc w:val="both"/>
        <w:rPr>
          <w:ins w:id="4704" w:author="Lektorat Bauer" w:date="2025-03-01T12:30:00Z" w16du:dateUtc="2025-03-01T11:30:00Z"/>
          <w:rFonts w:ascii="Arial" w:hAnsi="Arial" w:cs="Arial"/>
          <w:sz w:val="24"/>
          <w:szCs w:val="24"/>
        </w:rPr>
      </w:pPr>
      <w:r w:rsidRPr="00944672">
        <w:rPr>
          <w:rFonts w:ascii="Arial" w:hAnsi="Arial" w:cs="Arial"/>
          <w:sz w:val="24"/>
          <w:szCs w:val="24"/>
        </w:rPr>
        <w:t>„</w:t>
      </w:r>
      <w:del w:id="4705" w:author="Lektorat Bauer" w:date="2025-03-01T12:30:00Z" w16du:dateUtc="2025-03-01T11:30:00Z">
        <w:r w:rsidRPr="00944672" w:rsidDel="007B30C5">
          <w:rPr>
            <w:rFonts w:ascii="Arial" w:hAnsi="Arial" w:cs="Arial"/>
            <w:sz w:val="24"/>
            <w:szCs w:val="24"/>
          </w:rPr>
          <w:delText>Ok, Danke.“ Setzte Thomas das Gespräch fort,</w:delText>
        </w:r>
      </w:del>
      <w:ins w:id="4706" w:author="Lektorat Bauer" w:date="2025-03-01T12:30:00Z" w16du:dateUtc="2025-03-01T11:30:00Z">
        <w:r w:rsidR="007B30C5">
          <w:rPr>
            <w:rFonts w:ascii="Arial" w:hAnsi="Arial" w:cs="Arial"/>
            <w:sz w:val="24"/>
            <w:szCs w:val="24"/>
          </w:rPr>
          <w:t>Verstehe.“ Thomas dachte einen Moment nach.</w:t>
        </w:r>
      </w:ins>
      <w:r w:rsidRPr="00944672">
        <w:rPr>
          <w:rFonts w:ascii="Arial" w:hAnsi="Arial" w:cs="Arial"/>
          <w:sz w:val="24"/>
          <w:szCs w:val="24"/>
        </w:rPr>
        <w:t xml:space="preserve"> „Es ist jetzt 10:00 Uhr. Ich werde noch etwas recherchieren und dann gegen 17:00 Uhr losfahren. Wenn Dir etwas dazwischenkommt, melde Dich bitte kurz über mein normales Mobiltelefon.“ </w:t>
      </w:r>
    </w:p>
    <w:p w14:paraId="171B94B0" w14:textId="4F995A4D"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„Mache ich. Freu mich.“ Dann war die Leitung unterbrochen.</w:t>
      </w:r>
    </w:p>
    <w:p w14:paraId="1823F430" w14:textId="6D1919BF"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Der Tag verlief ereignislos</w:t>
      </w:r>
      <w:ins w:id="4707" w:author="Lektorat Bauer" w:date="2025-03-01T12:30:00Z" w16du:dateUtc="2025-03-01T11:30:00Z">
        <w:r w:rsidR="007B30C5">
          <w:rPr>
            <w:rFonts w:ascii="Arial" w:hAnsi="Arial" w:cs="Arial"/>
            <w:sz w:val="24"/>
            <w:szCs w:val="24"/>
          </w:rPr>
          <w:t>.</w:t>
        </w:r>
      </w:ins>
      <w:del w:id="4708" w:author="Lektorat Bauer" w:date="2025-03-01T12:30:00Z" w16du:dateUtc="2025-03-01T11:30:00Z">
        <w:r w:rsidRPr="00944672" w:rsidDel="007B30C5">
          <w:rPr>
            <w:rFonts w:ascii="Arial" w:hAnsi="Arial" w:cs="Arial"/>
            <w:sz w:val="24"/>
            <w:szCs w:val="24"/>
          </w:rPr>
          <w:delText>,</w:delText>
        </w:r>
      </w:del>
      <w:r w:rsidRPr="00944672">
        <w:rPr>
          <w:rFonts w:ascii="Arial" w:hAnsi="Arial" w:cs="Arial"/>
          <w:sz w:val="24"/>
          <w:szCs w:val="24"/>
        </w:rPr>
        <w:t xml:space="preserve"> </w:t>
      </w:r>
      <w:ins w:id="4709" w:author="Lektorat Bauer" w:date="2025-03-01T12:30:00Z" w16du:dateUtc="2025-03-01T11:30:00Z">
        <w:r w:rsidR="007B30C5">
          <w:rPr>
            <w:rFonts w:ascii="Arial" w:hAnsi="Arial" w:cs="Arial"/>
            <w:sz w:val="24"/>
            <w:szCs w:val="24"/>
          </w:rPr>
          <w:t>Z</w:t>
        </w:r>
      </w:ins>
      <w:del w:id="4710" w:author="Lektorat Bauer" w:date="2025-03-01T12:30:00Z" w16du:dateUtc="2025-03-01T11:30:00Z">
        <w:r w:rsidRPr="00944672" w:rsidDel="007B30C5">
          <w:rPr>
            <w:rFonts w:ascii="Arial" w:hAnsi="Arial" w:cs="Arial"/>
            <w:sz w:val="24"/>
            <w:szCs w:val="24"/>
          </w:rPr>
          <w:delText>z</w:delText>
        </w:r>
      </w:del>
      <w:r w:rsidRPr="00944672">
        <w:rPr>
          <w:rFonts w:ascii="Arial" w:hAnsi="Arial" w:cs="Arial"/>
          <w:sz w:val="24"/>
          <w:szCs w:val="24"/>
        </w:rPr>
        <w:t>war hatte Thomas jetzt einen tieferen Einblick in das Geschehen um den Flug der MH</w:t>
      </w:r>
      <w:ins w:id="4711" w:author="Lektorat Bauer" w:date="2025-03-01T12:31:00Z" w16du:dateUtc="2025-03-01T11:31:00Z">
        <w:r w:rsidR="007B30C5">
          <w:rPr>
            <w:rFonts w:ascii="Arial" w:hAnsi="Arial" w:cs="Arial"/>
            <w:sz w:val="24"/>
            <w:szCs w:val="24"/>
          </w:rPr>
          <w:t xml:space="preserve"> </w:t>
        </w:r>
      </w:ins>
      <w:r w:rsidRPr="00944672">
        <w:rPr>
          <w:rFonts w:ascii="Arial" w:hAnsi="Arial" w:cs="Arial"/>
          <w:sz w:val="24"/>
          <w:szCs w:val="24"/>
        </w:rPr>
        <w:t>370, aber viel mehr</w:t>
      </w:r>
      <w:del w:id="4712" w:author="Lektorat Bauer" w:date="2025-03-01T12:31:00Z" w16du:dateUtc="2025-03-01T11:31:00Z">
        <w:r w:rsidRPr="00944672" w:rsidDel="007B30C5">
          <w:rPr>
            <w:rFonts w:ascii="Arial" w:hAnsi="Arial" w:cs="Arial"/>
            <w:sz w:val="24"/>
            <w:szCs w:val="24"/>
          </w:rPr>
          <w:delText>,</w:delText>
        </w:r>
      </w:del>
      <w:r w:rsidRPr="00944672">
        <w:rPr>
          <w:rFonts w:ascii="Arial" w:hAnsi="Arial" w:cs="Arial"/>
          <w:sz w:val="24"/>
          <w:szCs w:val="24"/>
        </w:rPr>
        <w:t xml:space="preserve"> als aus den Nachrichten wusste er </w:t>
      </w:r>
      <w:del w:id="4713" w:author="Lektorat Bauer" w:date="2025-03-01T12:31:00Z" w16du:dateUtc="2025-03-01T11:31:00Z">
        <w:r w:rsidRPr="00944672" w:rsidDel="007B30C5">
          <w:rPr>
            <w:rFonts w:ascii="Arial" w:hAnsi="Arial" w:cs="Arial"/>
            <w:sz w:val="24"/>
            <w:szCs w:val="24"/>
          </w:rPr>
          <w:delText xml:space="preserve">jetzt auch </w:delText>
        </w:r>
      </w:del>
      <w:r w:rsidRPr="00944672">
        <w:rPr>
          <w:rFonts w:ascii="Arial" w:hAnsi="Arial" w:cs="Arial"/>
          <w:sz w:val="24"/>
          <w:szCs w:val="24"/>
        </w:rPr>
        <w:t>nicht.</w:t>
      </w:r>
    </w:p>
    <w:p w14:paraId="365B9D85" w14:textId="1DF863D1"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 xml:space="preserve">Um 15:30 Uhr beschloss er aufzuhören und ging </w:t>
      </w:r>
      <w:ins w:id="4714" w:author="Lektorat Bauer" w:date="2025-03-01T12:32:00Z" w16du:dateUtc="2025-03-01T11:32:00Z">
        <w:r w:rsidR="007B30C5">
          <w:rPr>
            <w:rFonts w:ascii="Arial" w:hAnsi="Arial" w:cs="Arial"/>
            <w:sz w:val="24"/>
            <w:szCs w:val="24"/>
          </w:rPr>
          <w:t>d</w:t>
        </w:r>
      </w:ins>
      <w:del w:id="4715" w:author="Lektorat Bauer" w:date="2025-03-01T12:32:00Z" w16du:dateUtc="2025-03-01T11:32:00Z">
        <w:r w:rsidRPr="00944672" w:rsidDel="007B30C5">
          <w:rPr>
            <w:rFonts w:ascii="Arial" w:hAnsi="Arial" w:cs="Arial"/>
            <w:sz w:val="24"/>
            <w:szCs w:val="24"/>
          </w:rPr>
          <w:delText>D</w:delText>
        </w:r>
      </w:del>
      <w:r w:rsidRPr="00944672">
        <w:rPr>
          <w:rFonts w:ascii="Arial" w:hAnsi="Arial" w:cs="Arial"/>
          <w:sz w:val="24"/>
          <w:szCs w:val="24"/>
        </w:rPr>
        <w:t xml:space="preserve">uschen. Dann stieg er in sein Auto und fuhr nach Utrecht, wo er </w:t>
      </w:r>
      <w:del w:id="4716" w:author="Lektorat Bauer" w:date="2025-03-01T12:32:00Z" w16du:dateUtc="2025-03-01T11:32:00Z">
        <w:r w:rsidRPr="00944672" w:rsidDel="007B30C5">
          <w:rPr>
            <w:rFonts w:ascii="Arial" w:hAnsi="Arial" w:cs="Arial"/>
            <w:sz w:val="24"/>
            <w:szCs w:val="24"/>
          </w:rPr>
          <w:delText xml:space="preserve">dann auch </w:delText>
        </w:r>
      </w:del>
      <w:r w:rsidRPr="00944672">
        <w:rPr>
          <w:rFonts w:ascii="Arial" w:hAnsi="Arial" w:cs="Arial"/>
          <w:sz w:val="24"/>
          <w:szCs w:val="24"/>
        </w:rPr>
        <w:t>schon um 18:15 Uhr ankam. Er fand einen günstig gelegen Parkplatz, und beschloss, während der Wartezeit einen Kaffee trinken zu gehen.</w:t>
      </w:r>
    </w:p>
    <w:p w14:paraId="73B6C71D" w14:textId="557C5285"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Leider war kein gutes Café in der Nähe, so </w:t>
      </w:r>
      <w:del w:id="4717" w:author="Lektorat Bauer" w:date="2025-03-01T12:32:00Z" w16du:dateUtc="2025-03-01T11:32:00Z">
        <w:r w:rsidRPr="00944672" w:rsidDel="007B30C5">
          <w:rPr>
            <w:rFonts w:ascii="Arial" w:hAnsi="Arial" w:cs="Arial"/>
            <w:sz w:val="24"/>
            <w:szCs w:val="24"/>
          </w:rPr>
          <w:delText>das</w:delText>
        </w:r>
      </w:del>
      <w:ins w:id="4718" w:author="Lektorat Bauer" w:date="2025-03-01T12:32:00Z" w16du:dateUtc="2025-03-01T11:32:00Z">
        <w:r w:rsidR="007B30C5" w:rsidRPr="00944672">
          <w:rPr>
            <w:rFonts w:ascii="Arial" w:hAnsi="Arial" w:cs="Arial"/>
            <w:sz w:val="24"/>
            <w:szCs w:val="24"/>
          </w:rPr>
          <w:t>dass</w:t>
        </w:r>
      </w:ins>
      <w:r w:rsidRPr="00944672">
        <w:rPr>
          <w:rFonts w:ascii="Arial" w:hAnsi="Arial" w:cs="Arial"/>
          <w:sz w:val="24"/>
          <w:szCs w:val="24"/>
        </w:rPr>
        <w:t xml:space="preserve"> er auf den Kaffee einer Franchise-Kette zurückgreifen musste. Er hoffte inständig, dass der Abend besser sein würde als der Kaffee. </w:t>
      </w:r>
    </w:p>
    <w:p w14:paraId="46018E88" w14:textId="3B5D0C1B"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Ihr Zug hatte Verspätung, daher kam Anique etwas später, aber der Abend in Utrecht war angenehm und beide genossen den Abend. Thomas brachte Anique zum Bahnhof, dann kaufte </w:t>
      </w:r>
      <w:ins w:id="4719" w:author="Lektorat Bauer" w:date="2025-03-01T12:32:00Z" w16du:dateUtc="2025-03-01T11:32:00Z">
        <w:r w:rsidR="007B30C5">
          <w:rPr>
            <w:rFonts w:ascii="Arial" w:hAnsi="Arial" w:cs="Arial"/>
            <w:sz w:val="24"/>
            <w:szCs w:val="24"/>
          </w:rPr>
          <w:t xml:space="preserve">er </w:t>
        </w:r>
      </w:ins>
      <w:r w:rsidRPr="00944672">
        <w:rPr>
          <w:rFonts w:ascii="Arial" w:hAnsi="Arial" w:cs="Arial"/>
          <w:sz w:val="24"/>
          <w:szCs w:val="24"/>
        </w:rPr>
        <w:t>sich noch einen Energy-Drink und einen Kaffee</w:t>
      </w:r>
      <w:ins w:id="4720" w:author="Lektorat Bauer" w:date="2025-03-01T12:32:00Z" w16du:dateUtc="2025-03-01T11:32:00Z">
        <w:r w:rsidR="007B30C5">
          <w:rPr>
            <w:rFonts w:ascii="Arial" w:hAnsi="Arial" w:cs="Arial"/>
            <w:sz w:val="24"/>
            <w:szCs w:val="24"/>
          </w:rPr>
          <w:t>,</w:t>
        </w:r>
      </w:ins>
      <w:r w:rsidRPr="00944672">
        <w:rPr>
          <w:rFonts w:ascii="Arial" w:hAnsi="Arial" w:cs="Arial"/>
          <w:sz w:val="24"/>
          <w:szCs w:val="24"/>
        </w:rPr>
        <w:t xml:space="preserve"> bevor er sich auf den Weg zurück machte.</w:t>
      </w:r>
    </w:p>
    <w:p w14:paraId="44C5DFEE"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762C9635"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278B6CE9"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 </w:t>
      </w:r>
    </w:p>
    <w:p w14:paraId="2ADDF1A6"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commentRangeStart w:id="4721"/>
      <w:commentRangeEnd w:id="4721"/>
      <w:r w:rsidRPr="00944672">
        <w:rPr>
          <w:rFonts w:ascii="Arial" w:hAnsi="Arial" w:cs="Arial"/>
          <w:sz w:val="24"/>
          <w:szCs w:val="24"/>
        </w:rPr>
        <w:commentReference w:id="4721"/>
      </w:r>
      <w:r w:rsidRPr="00944672">
        <w:rPr>
          <w:rFonts w:ascii="Arial" w:hAnsi="Arial" w:cs="Arial"/>
          <w:b/>
          <w:bCs/>
          <w:sz w:val="24"/>
          <w:szCs w:val="24"/>
        </w:rPr>
        <w:t>&gt;&gt;&gt; Anique &lt;&lt;&lt;</w:t>
      </w:r>
    </w:p>
    <w:p w14:paraId="1F8C4054"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commentRangeStart w:id="4722"/>
      <w:r w:rsidRPr="00944672">
        <w:rPr>
          <w:rFonts w:ascii="Arial" w:hAnsi="Arial" w:cs="Arial"/>
          <w:sz w:val="24"/>
          <w:szCs w:val="24"/>
        </w:rPr>
        <w:t xml:space="preserve">Die vergangene Woche verging für Thomas Ganghofer wie im Flug. Er hatte ein paar kleine Aufträge bekommen, und diese hatten ihn von allem anderen abgelenkt. Nur an das Treffen mit Anique, dachte er häufig zurück. Anique war 34 Jahre alt und hatte, wie viele in den Niederlanden, Eltern die ursprünglich aus anderen Ländern kamen. Ihre Mutter kam aus Indonesien und ihr Vater wurde auf Aruba geboren. Anique hatte den Vorteil, von drei Kulturen beeinflusst zu sein. </w:t>
      </w:r>
    </w:p>
    <w:p w14:paraId="628C93E1" w14:textId="11EFA171"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Sie war in den Niederlanden geboren und aufgewachsen, und hatte auch mal unter Ihrer Hautfarbe leiden müssen, weil irgendwelche Idioten meinten, sie sei zweitklassig, weil sie ein Mädchen </w:t>
      </w:r>
      <w:ins w:id="4723" w:author="Lektorat Bauer" w:date="2025-03-01T12:37:00Z" w16du:dateUtc="2025-03-01T11:37:00Z">
        <w:r w:rsidR="003512DE">
          <w:rPr>
            <w:rFonts w:ascii="Arial" w:hAnsi="Arial" w:cs="Arial"/>
            <w:sz w:val="24"/>
            <w:szCs w:val="24"/>
          </w:rPr>
          <w:t xml:space="preserve">war </w:t>
        </w:r>
      </w:ins>
      <w:r w:rsidRPr="00944672">
        <w:rPr>
          <w:rFonts w:ascii="Arial" w:hAnsi="Arial" w:cs="Arial"/>
          <w:sz w:val="24"/>
          <w:szCs w:val="24"/>
        </w:rPr>
        <w:t>und eine nicht ganz weiße Hautfarbe hatte.</w:t>
      </w:r>
    </w:p>
    <w:p w14:paraId="461215E0" w14:textId="45D8F4DF"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Der erste Typ, der sie hänselte, war beim Schulsport im anderen Handball-Team. Nachdem sie ihn viermal so gefoult hatte, dass er weinte, war Ruhe. Alle anderen in der Klasse</w:t>
      </w:r>
      <w:del w:id="4724" w:author="Lektorat Bauer" w:date="2025-03-01T12:37:00Z" w16du:dateUtc="2025-03-01T11:37:00Z">
        <w:r w:rsidRPr="00944672" w:rsidDel="003512DE">
          <w:rPr>
            <w:rFonts w:ascii="Arial" w:hAnsi="Arial" w:cs="Arial"/>
            <w:sz w:val="24"/>
            <w:szCs w:val="24"/>
          </w:rPr>
          <w:delText>,</w:delText>
        </w:r>
      </w:del>
      <w:r w:rsidRPr="00944672">
        <w:rPr>
          <w:rFonts w:ascii="Arial" w:hAnsi="Arial" w:cs="Arial"/>
          <w:sz w:val="24"/>
          <w:szCs w:val="24"/>
        </w:rPr>
        <w:t xml:space="preserve"> standen ihr bei, als der Lehrer Maßnahmen gegen sie einleiten wollte.</w:t>
      </w:r>
    </w:p>
    <w:p w14:paraId="3EDE04DF"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Sie erzählte dem Lehrer, dass er nicht hatte aufhören wollen, sie zu drangsalieren; Sie musste sich daher ein für alle Mal durchsetzen. Gewalt ist zwar keine Lösung, aber manchmal muss im Rudel die Hierarchie geklärt werden.</w:t>
      </w:r>
    </w:p>
    <w:p w14:paraId="666DB853"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Das zweite Mal war es nicht so leicht. Nach ein paar Gerüchten stellte sie fest, dass im Internet eine Cyber-Mobbing-Kampagne gegen sie lief.</w:t>
      </w:r>
    </w:p>
    <w:p w14:paraId="1A4535C6"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Sie hatte schon in der Schule im IT-Unterricht geglänzt, aber irgendwie kam sie nicht weiter. Sie suchte im Netz nach Tool, mit denen Sie herausfinden konnte, wer der Urheber der Kampagne war. Im Darknet wurde Sie fündig.</w:t>
      </w:r>
    </w:p>
    <w:p w14:paraId="6C2CBCCD"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Sie lernte, wie man IP-Adressen trackt, wie man Spuren im Netz findet und verfolgt, und man wurde auf sie aufmerksam. Die Cyber-Abteilung des AIVD hatte festgestellt, dass ein neuer Hacker im Netz arbeitete, und dass dieser Hacker wohl noch am üben sei.</w:t>
      </w:r>
    </w:p>
    <w:p w14:paraId="0B53F671"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Der AIVD beschloss, sich auf die Lauer zu legen. Als Anique herausgefunden hatte, von wem die Attacke kam, überlegte sie, was sie tun könnte.</w:t>
      </w:r>
    </w:p>
    <w:p w14:paraId="2F220B2B"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Sie beobachtete, dass der Stalker, sie nannte ihn so, weil ihr kein besserer Titel einfiel, regelmäßig sich von einem Café aus einloggte. Meist blieb er dort zwei Stunden.</w:t>
      </w:r>
    </w:p>
    <w:p w14:paraId="48133A5A" w14:textId="1B0C3C1C"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Anique nahm sich ihr Laptop, und ging in das Café und setzt sich in eine Ecke und beobachtete. Nach drei Tagen wusste sie ziemlich sicher, wer sie im Netz mobbte. Ein gutaussehender Typ, der gar nicht nach einem kriminellen Hacker aussah. Lektion eins: lasse Dich nicht vom äußeren täuschen. Der Typ sah öfter zu ihr herüber und lächelte sie an, er schien sie nicht zu erkennen. Am dritten Tag</w:t>
      </w:r>
      <w:del w:id="4725" w:author="Lektorat Bauer" w:date="2025-03-01T12:37:00Z" w16du:dateUtc="2025-03-01T11:37:00Z">
        <w:r w:rsidRPr="00944672" w:rsidDel="00ED5F74">
          <w:rPr>
            <w:rFonts w:ascii="Arial" w:hAnsi="Arial" w:cs="Arial"/>
            <w:sz w:val="24"/>
            <w:szCs w:val="24"/>
          </w:rPr>
          <w:delText>,</w:delText>
        </w:r>
      </w:del>
      <w:r w:rsidRPr="00944672">
        <w:rPr>
          <w:rFonts w:ascii="Arial" w:hAnsi="Arial" w:cs="Arial"/>
          <w:sz w:val="24"/>
          <w:szCs w:val="24"/>
        </w:rPr>
        <w:t xml:space="preserve"> kam er zu Ihr an den Tisch und begann das Gespräch damit, dass Sie ihm bekannt vorkäme</w:t>
      </w:r>
      <w:del w:id="4726" w:author="Lektorat Bauer" w:date="2025-03-01T12:37:00Z" w16du:dateUtc="2025-03-01T11:37:00Z">
        <w:r w:rsidRPr="00944672" w:rsidDel="00ED5F74">
          <w:rPr>
            <w:rFonts w:ascii="Arial" w:hAnsi="Arial" w:cs="Arial"/>
            <w:sz w:val="24"/>
            <w:szCs w:val="24"/>
          </w:rPr>
          <w:delText xml:space="preserve"> (Gähn, lahme Anmache)</w:delText>
        </w:r>
      </w:del>
      <w:r w:rsidRPr="00944672">
        <w:rPr>
          <w:rFonts w:ascii="Arial" w:hAnsi="Arial" w:cs="Arial"/>
          <w:sz w:val="24"/>
          <w:szCs w:val="24"/>
        </w:rPr>
        <w:t xml:space="preserve">, und ob sie beim Fernsehen sei. </w:t>
      </w:r>
    </w:p>
    <w:p w14:paraId="24B25E59"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Sie ging auf das Gespräch ein, und meinte, er würde sie wohl von einer Sex-Webseite kennen, für die sie modelte. Auch auf diesen Wink reagierte er nicht wie gewünscht, sondern meinte, dass er diese Replik, nach seiner Eröffnung, verdient hatte.</w:t>
      </w:r>
    </w:p>
    <w:p w14:paraId="69DA3307"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Anique sprach mit ihm zwei Stunden, aber er schien sie nicht zu erkennen. Sie meinte, sei morgen wieder hier und verabschiedete sich. Als sie sich zu Hause wieder einloggte, sah sie, dass ein neuer Hate-Post über sie erschienen war, aber dass der in keinem Zusammenhang mit ihrem Aufenthalt im Café stand.</w:t>
      </w:r>
    </w:p>
    <w:p w14:paraId="72E4844F" w14:textId="02272118"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Am nächsten Tag, traf sie den Typen wieder, und fragte ihn, wie er zu Internet shit-storms stand. „Ich sehe das als Geschäftsmodell. Jetzt weiß ich, warum Du hier bist.“ Anique blieb kurz das Herz stehen, „Du willst bei mir einen Shitstorm in Auftrag geben.“ „Ja, Stimmt, ich war mir nur nicht sicher, ob</w:t>
      </w:r>
      <w:del w:id="4727" w:author="Lektorat Bauer" w:date="2025-03-01T12:37:00Z" w16du:dateUtc="2025-03-01T11:37:00Z">
        <w:r w:rsidRPr="00944672" w:rsidDel="003512DE">
          <w:rPr>
            <w:rFonts w:ascii="Arial" w:hAnsi="Arial" w:cs="Arial"/>
            <w:sz w:val="24"/>
            <w:szCs w:val="24"/>
          </w:rPr>
          <w:delText>er</w:delText>
        </w:r>
      </w:del>
      <w:r w:rsidRPr="00944672">
        <w:rPr>
          <w:rFonts w:ascii="Arial" w:hAnsi="Arial" w:cs="Arial"/>
          <w:sz w:val="24"/>
          <w:szCs w:val="24"/>
        </w:rPr>
        <w:t xml:space="preserve"> Du der bist, den ich </w:t>
      </w:r>
      <w:del w:id="4728" w:author="Lektorat Bauer" w:date="2025-03-01T12:33:00Z" w16du:dateUtc="2025-03-01T11:33:00Z">
        <w:r w:rsidRPr="00944672" w:rsidDel="00ED5F74">
          <w:rPr>
            <w:rFonts w:ascii="Arial" w:hAnsi="Arial" w:cs="Arial"/>
            <w:sz w:val="24"/>
            <w:szCs w:val="24"/>
          </w:rPr>
          <w:delText>S</w:delText>
        </w:r>
      </w:del>
      <w:ins w:id="4729" w:author="Lektorat Bauer" w:date="2025-03-01T12:33:00Z" w16du:dateUtc="2025-03-01T11:33:00Z">
        <w:r w:rsidR="00ED5F74">
          <w:rPr>
            <w:rFonts w:ascii="Arial" w:hAnsi="Arial" w:cs="Arial"/>
            <w:sz w:val="24"/>
            <w:szCs w:val="24"/>
          </w:rPr>
          <w:t>s</w:t>
        </w:r>
      </w:ins>
      <w:r w:rsidRPr="00944672">
        <w:rPr>
          <w:rFonts w:ascii="Arial" w:hAnsi="Arial" w:cs="Arial"/>
          <w:sz w:val="24"/>
          <w:szCs w:val="24"/>
        </w:rPr>
        <w:t>uche</w:t>
      </w:r>
      <w:del w:id="4730" w:author="Lektorat Bauer" w:date="2025-03-01T12:38:00Z" w16du:dateUtc="2025-03-01T11:38:00Z">
        <w:r w:rsidRPr="00944672" w:rsidDel="003512DE">
          <w:rPr>
            <w:rFonts w:ascii="Arial" w:hAnsi="Arial" w:cs="Arial"/>
            <w:sz w:val="24"/>
            <w:szCs w:val="24"/>
          </w:rPr>
          <w:delText>.</w:delText>
        </w:r>
      </w:del>
      <w:r w:rsidRPr="00944672">
        <w:rPr>
          <w:rFonts w:ascii="Arial" w:hAnsi="Arial" w:cs="Arial"/>
          <w:sz w:val="24"/>
          <w:szCs w:val="24"/>
        </w:rPr>
        <w:t>“</w:t>
      </w:r>
      <w:ins w:id="4731" w:author="Lektorat Bauer" w:date="2025-03-01T12:38:00Z" w16du:dateUtc="2025-03-01T11:38:00Z">
        <w:r w:rsidR="003512DE">
          <w:rPr>
            <w:rFonts w:ascii="Arial" w:hAnsi="Arial" w:cs="Arial"/>
            <w:sz w:val="24"/>
            <w:szCs w:val="24"/>
          </w:rPr>
          <w:t>,</w:t>
        </w:r>
      </w:ins>
      <w:r w:rsidRPr="00944672">
        <w:rPr>
          <w:rFonts w:ascii="Arial" w:hAnsi="Arial" w:cs="Arial"/>
          <w:sz w:val="24"/>
          <w:szCs w:val="24"/>
        </w:rPr>
        <w:t xml:space="preserve"> </w:t>
      </w:r>
      <w:ins w:id="4732" w:author="Lektorat Bauer" w:date="2025-03-01T12:38:00Z" w16du:dateUtc="2025-03-01T11:38:00Z">
        <w:r w:rsidR="003512DE">
          <w:rPr>
            <w:rFonts w:ascii="Arial" w:hAnsi="Arial" w:cs="Arial"/>
            <w:sz w:val="24"/>
            <w:szCs w:val="24"/>
          </w:rPr>
          <w:t>a</w:t>
        </w:r>
      </w:ins>
      <w:del w:id="4733" w:author="Lektorat Bauer" w:date="2025-03-01T12:38:00Z" w16du:dateUtc="2025-03-01T11:38:00Z">
        <w:r w:rsidRPr="00944672" w:rsidDel="003512DE">
          <w:rPr>
            <w:rFonts w:ascii="Arial" w:hAnsi="Arial" w:cs="Arial"/>
            <w:sz w:val="24"/>
            <w:szCs w:val="24"/>
          </w:rPr>
          <w:delText>A</w:delText>
        </w:r>
      </w:del>
      <w:r w:rsidRPr="00944672">
        <w:rPr>
          <w:rFonts w:ascii="Arial" w:hAnsi="Arial" w:cs="Arial"/>
          <w:sz w:val="24"/>
          <w:szCs w:val="24"/>
        </w:rPr>
        <w:t>ntwortete Anique. „Doch, bist Du</w:t>
      </w:r>
      <w:del w:id="4734" w:author="Lektorat Bauer" w:date="2025-03-01T12:38:00Z" w16du:dateUtc="2025-03-01T11:38:00Z">
        <w:r w:rsidRPr="00944672" w:rsidDel="003512DE">
          <w:rPr>
            <w:rFonts w:ascii="Arial" w:hAnsi="Arial" w:cs="Arial"/>
            <w:sz w:val="24"/>
            <w:szCs w:val="24"/>
          </w:rPr>
          <w:delText>.</w:delText>
        </w:r>
      </w:del>
      <w:r w:rsidRPr="00944672">
        <w:rPr>
          <w:rFonts w:ascii="Arial" w:hAnsi="Arial" w:cs="Arial"/>
          <w:sz w:val="24"/>
          <w:szCs w:val="24"/>
        </w:rPr>
        <w:t xml:space="preserve">“, war die Antwort, „Die Kosten hängen vom Aufwand und dem Material ab, dass Du liefern willst. Politiker kosten extra, Gerd Wilders lehne ich als Ziel ab.“ Das passt, dachte Anique. „Nein, kein Problem. Mein Chef hat mich belästigt, ich will </w:t>
      </w:r>
      <w:r w:rsidRPr="00944672">
        <w:rPr>
          <w:rFonts w:ascii="Arial" w:hAnsi="Arial" w:cs="Arial"/>
          <w:sz w:val="24"/>
          <w:szCs w:val="24"/>
        </w:rPr>
        <w:lastRenderedPageBreak/>
        <w:t>das er sich fühlt, als hätte er in der Scheiße gebadet, die er mir angetan hat.“ Richtig zornig wurde sie bei dieser Aussage.</w:t>
      </w:r>
    </w:p>
    <w:p w14:paraId="592ABB18" w14:textId="77777777" w:rsidR="003512DE" w:rsidRDefault="00944672" w:rsidP="00623B68">
      <w:pPr>
        <w:autoSpaceDE w:val="0"/>
        <w:autoSpaceDN w:val="0"/>
        <w:adjustRightInd w:val="0"/>
        <w:spacing w:after="0" w:line="360" w:lineRule="auto"/>
        <w:ind w:firstLine="227"/>
        <w:jc w:val="both"/>
        <w:rPr>
          <w:ins w:id="4735" w:author="Lektorat Bauer" w:date="2025-03-01T12:38:00Z" w16du:dateUtc="2025-03-01T11:38:00Z"/>
          <w:rFonts w:ascii="Arial" w:hAnsi="Arial" w:cs="Arial"/>
          <w:sz w:val="24"/>
          <w:szCs w:val="24"/>
        </w:rPr>
      </w:pPr>
      <w:r w:rsidRPr="00944672">
        <w:rPr>
          <w:rFonts w:ascii="Arial" w:hAnsi="Arial" w:cs="Arial"/>
          <w:sz w:val="24"/>
          <w:szCs w:val="24"/>
        </w:rPr>
        <w:t>„Wie machst Du das</w:t>
      </w:r>
      <w:del w:id="4736" w:author="Lektorat Bauer" w:date="2025-03-01T12:38:00Z" w16du:dateUtc="2025-03-01T11:38:00Z">
        <w:r w:rsidRPr="00944672" w:rsidDel="003512DE">
          <w:rPr>
            <w:rFonts w:ascii="Arial" w:hAnsi="Arial" w:cs="Arial"/>
            <w:sz w:val="24"/>
            <w:szCs w:val="24"/>
          </w:rPr>
          <w:delText>s</w:delText>
        </w:r>
      </w:del>
      <w:r w:rsidRPr="00944672">
        <w:rPr>
          <w:rFonts w:ascii="Arial" w:hAnsi="Arial" w:cs="Arial"/>
          <w:sz w:val="24"/>
          <w:szCs w:val="24"/>
        </w:rPr>
        <w:t xml:space="preserve">? Du kannst doch nicht alles </w:t>
      </w:r>
      <w:del w:id="4737" w:author="Lektorat Bauer" w:date="2025-03-01T12:38:00Z" w16du:dateUtc="2025-03-01T11:38:00Z">
        <w:r w:rsidRPr="00944672" w:rsidDel="003512DE">
          <w:rPr>
            <w:rFonts w:ascii="Arial" w:hAnsi="Arial" w:cs="Arial"/>
            <w:sz w:val="24"/>
            <w:szCs w:val="24"/>
          </w:rPr>
          <w:delText>selber</w:delText>
        </w:r>
      </w:del>
      <w:ins w:id="4738" w:author="Lektorat Bauer" w:date="2025-03-01T12:38:00Z" w16du:dateUtc="2025-03-01T11:38:00Z">
        <w:r w:rsidR="003512DE" w:rsidRPr="00944672">
          <w:rPr>
            <w:rFonts w:ascii="Arial" w:hAnsi="Arial" w:cs="Arial"/>
            <w:sz w:val="24"/>
            <w:szCs w:val="24"/>
          </w:rPr>
          <w:t>selbst</w:t>
        </w:r>
      </w:ins>
      <w:r w:rsidRPr="00944672">
        <w:rPr>
          <w:rFonts w:ascii="Arial" w:hAnsi="Arial" w:cs="Arial"/>
          <w:sz w:val="24"/>
          <w:szCs w:val="24"/>
        </w:rPr>
        <w:t xml:space="preserve"> posten?!“ </w:t>
      </w:r>
    </w:p>
    <w:p w14:paraId="49508BD7" w14:textId="77777777" w:rsidR="003512DE" w:rsidRDefault="00944672" w:rsidP="00623B68">
      <w:pPr>
        <w:autoSpaceDE w:val="0"/>
        <w:autoSpaceDN w:val="0"/>
        <w:adjustRightInd w:val="0"/>
        <w:spacing w:after="0" w:line="360" w:lineRule="auto"/>
        <w:ind w:firstLine="227"/>
        <w:jc w:val="both"/>
        <w:rPr>
          <w:ins w:id="4739" w:author="Lektorat Bauer" w:date="2025-03-01T12:38:00Z" w16du:dateUtc="2025-03-01T11:38:00Z"/>
          <w:rFonts w:ascii="Arial" w:hAnsi="Arial" w:cs="Arial"/>
          <w:sz w:val="24"/>
          <w:szCs w:val="24"/>
        </w:rPr>
      </w:pPr>
      <w:r w:rsidRPr="00944672">
        <w:rPr>
          <w:rFonts w:ascii="Arial" w:hAnsi="Arial" w:cs="Arial"/>
          <w:sz w:val="24"/>
          <w:szCs w:val="24"/>
        </w:rPr>
        <w:t xml:space="preserve">„Ich habe mir einige Bots gebaut, die die Arbeit für mich machen. Ich kann Sie für jeden Einsatz neu kalibrieren.“ </w:t>
      </w:r>
    </w:p>
    <w:p w14:paraId="43B4B2B3" w14:textId="17AE4633"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„Das verstehe ich nicht.“ Sie spielte das dümmliche Mädchen, Männer waren so leichtgläubig. „Brauchst Du auch nicht. Du musste mir nur schicken, was Du an Material hast, und bezahlen, den Rest mache ich</w:t>
      </w:r>
      <w:del w:id="4740" w:author="Lektorat Bauer" w:date="2025-03-01T12:38:00Z" w16du:dateUtc="2025-03-01T11:38:00Z">
        <w:r w:rsidRPr="00944672" w:rsidDel="003512DE">
          <w:rPr>
            <w:rFonts w:ascii="Arial" w:hAnsi="Arial" w:cs="Arial"/>
            <w:sz w:val="24"/>
            <w:szCs w:val="24"/>
          </w:rPr>
          <w:delText>.</w:delText>
        </w:r>
      </w:del>
      <w:r w:rsidRPr="00944672">
        <w:rPr>
          <w:rFonts w:ascii="Arial" w:hAnsi="Arial" w:cs="Arial"/>
          <w:sz w:val="24"/>
          <w:szCs w:val="24"/>
        </w:rPr>
        <w:t>“</w:t>
      </w:r>
      <w:ins w:id="4741" w:author="Lektorat Bauer" w:date="2025-03-01T12:38:00Z" w16du:dateUtc="2025-03-01T11:38:00Z">
        <w:r w:rsidR="003512DE">
          <w:rPr>
            <w:rFonts w:ascii="Arial" w:hAnsi="Arial" w:cs="Arial"/>
            <w:sz w:val="24"/>
            <w:szCs w:val="24"/>
          </w:rPr>
          <w:t>,</w:t>
        </w:r>
      </w:ins>
      <w:r w:rsidRPr="00944672">
        <w:rPr>
          <w:rFonts w:ascii="Arial" w:hAnsi="Arial" w:cs="Arial"/>
          <w:sz w:val="24"/>
          <w:szCs w:val="24"/>
        </w:rPr>
        <w:t xml:space="preserve"> </w:t>
      </w:r>
      <w:ins w:id="4742" w:author="Lektorat Bauer" w:date="2025-03-01T12:38:00Z" w16du:dateUtc="2025-03-01T11:38:00Z">
        <w:r w:rsidR="003512DE">
          <w:rPr>
            <w:rFonts w:ascii="Arial" w:hAnsi="Arial" w:cs="Arial"/>
            <w:sz w:val="24"/>
            <w:szCs w:val="24"/>
          </w:rPr>
          <w:t>g</w:t>
        </w:r>
      </w:ins>
      <w:del w:id="4743" w:author="Lektorat Bauer" w:date="2025-03-01T12:38:00Z" w16du:dateUtc="2025-03-01T11:38:00Z">
        <w:r w:rsidRPr="00944672" w:rsidDel="003512DE">
          <w:rPr>
            <w:rFonts w:ascii="Arial" w:hAnsi="Arial" w:cs="Arial"/>
            <w:sz w:val="24"/>
            <w:szCs w:val="24"/>
          </w:rPr>
          <w:delText>G</w:delText>
        </w:r>
      </w:del>
      <w:r w:rsidRPr="00944672">
        <w:rPr>
          <w:rFonts w:ascii="Arial" w:hAnsi="Arial" w:cs="Arial"/>
          <w:sz w:val="24"/>
          <w:szCs w:val="24"/>
        </w:rPr>
        <w:t>rinste der Typ zurück.</w:t>
      </w:r>
    </w:p>
    <w:p w14:paraId="06385B5E" w14:textId="52644BBE"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„Ok, dann </w:t>
      </w:r>
      <w:del w:id="4744" w:author="Lektorat Bauer" w:date="2025-03-01T12:38:00Z" w16du:dateUtc="2025-03-01T11:38:00Z">
        <w:r w:rsidRPr="00944672" w:rsidDel="003512DE">
          <w:rPr>
            <w:rFonts w:ascii="Arial" w:hAnsi="Arial" w:cs="Arial"/>
            <w:sz w:val="24"/>
            <w:szCs w:val="24"/>
          </w:rPr>
          <w:delText>laß</w:delText>
        </w:r>
      </w:del>
      <w:ins w:id="4745" w:author="Lektorat Bauer" w:date="2025-03-01T12:38:00Z" w16du:dateUtc="2025-03-01T11:38:00Z">
        <w:r w:rsidR="003512DE" w:rsidRPr="00944672">
          <w:rPr>
            <w:rFonts w:ascii="Arial" w:hAnsi="Arial" w:cs="Arial"/>
            <w:sz w:val="24"/>
            <w:szCs w:val="24"/>
          </w:rPr>
          <w:t>lass</w:t>
        </w:r>
      </w:ins>
      <w:r w:rsidRPr="00944672">
        <w:rPr>
          <w:rFonts w:ascii="Arial" w:hAnsi="Arial" w:cs="Arial"/>
          <w:sz w:val="24"/>
          <w:szCs w:val="24"/>
        </w:rPr>
        <w:t xml:space="preserve"> uns mal sprechen: Was brauchst Du, wie lange dauert das, was kostet mich das?“ Gut 30 Minuten diskutierten Sie, was Anique gern hätte und wie viel Aufwand das bedeuten würde. Als er sagte, was das </w:t>
      </w:r>
      <w:ins w:id="4746" w:author="Lektorat Bauer" w:date="2025-03-01T12:38:00Z" w16du:dateUtc="2025-03-01T11:38:00Z">
        <w:r w:rsidR="003512DE">
          <w:rPr>
            <w:rFonts w:ascii="Arial" w:hAnsi="Arial" w:cs="Arial"/>
            <w:sz w:val="24"/>
            <w:szCs w:val="24"/>
          </w:rPr>
          <w:t>k</w:t>
        </w:r>
      </w:ins>
      <w:del w:id="4747" w:author="Lektorat Bauer" w:date="2025-03-01T12:38:00Z" w16du:dateUtc="2025-03-01T11:38:00Z">
        <w:r w:rsidRPr="00944672" w:rsidDel="003512DE">
          <w:rPr>
            <w:rFonts w:ascii="Arial" w:hAnsi="Arial" w:cs="Arial"/>
            <w:sz w:val="24"/>
            <w:szCs w:val="24"/>
          </w:rPr>
          <w:delText>K</w:delText>
        </w:r>
      </w:del>
      <w:r w:rsidRPr="00944672">
        <w:rPr>
          <w:rFonts w:ascii="Arial" w:hAnsi="Arial" w:cs="Arial"/>
          <w:sz w:val="24"/>
          <w:szCs w:val="24"/>
        </w:rPr>
        <w:t>osten würde, fing Anique innerlich an zu kochen</w:t>
      </w:r>
      <w:del w:id="4748" w:author="Lektorat Bauer" w:date="2025-03-01T12:38:00Z" w16du:dateUtc="2025-03-01T11:38:00Z">
        <w:r w:rsidRPr="00944672" w:rsidDel="003512DE">
          <w:rPr>
            <w:rFonts w:ascii="Arial" w:hAnsi="Arial" w:cs="Arial"/>
            <w:sz w:val="24"/>
            <w:szCs w:val="24"/>
          </w:rPr>
          <w:delText>,</w:delText>
        </w:r>
      </w:del>
      <w:r w:rsidRPr="00944672">
        <w:rPr>
          <w:rFonts w:ascii="Arial" w:hAnsi="Arial" w:cs="Arial"/>
          <w:sz w:val="24"/>
          <w:szCs w:val="24"/>
        </w:rPr>
        <w:t xml:space="preserve"> und schluckte. Dann sagte Sie</w:t>
      </w:r>
      <w:ins w:id="4749" w:author="Lektorat Bauer" w:date="2025-03-01T12:39:00Z" w16du:dateUtc="2025-03-01T11:39:00Z">
        <w:r w:rsidR="003512DE">
          <w:rPr>
            <w:rFonts w:ascii="Arial" w:hAnsi="Arial" w:cs="Arial"/>
            <w:sz w:val="24"/>
            <w:szCs w:val="24"/>
          </w:rPr>
          <w:t>:</w:t>
        </w:r>
      </w:ins>
      <w:del w:id="4750" w:author="Lektorat Bauer" w:date="2025-03-01T12:39:00Z" w16du:dateUtc="2025-03-01T11:39:00Z">
        <w:r w:rsidRPr="00944672" w:rsidDel="003512DE">
          <w:rPr>
            <w:rFonts w:ascii="Arial" w:hAnsi="Arial" w:cs="Arial"/>
            <w:sz w:val="24"/>
            <w:szCs w:val="24"/>
          </w:rPr>
          <w:delText>,</w:delText>
        </w:r>
      </w:del>
      <w:r w:rsidRPr="00944672">
        <w:rPr>
          <w:rFonts w:ascii="Arial" w:hAnsi="Arial" w:cs="Arial"/>
          <w:sz w:val="24"/>
          <w:szCs w:val="24"/>
        </w:rPr>
        <w:t xml:space="preserve"> „Ok, ich bekomme das Geld zusammen, dann schicke ich Dir die Daten an die Mail, die Du mir gegeben hast. Dann gibst Du mir Dein Bitcoin-Konto und es geht los?!“ </w:t>
      </w:r>
      <w:ins w:id="4751" w:author="Lektorat Bauer" w:date="2025-03-01T12:39:00Z" w16du:dateUtc="2025-03-01T11:39:00Z">
        <w:r w:rsidR="003512DE">
          <w:rPr>
            <w:rFonts w:ascii="Arial" w:hAnsi="Arial" w:cs="Arial"/>
            <w:sz w:val="24"/>
            <w:szCs w:val="24"/>
          </w:rPr>
          <w:t xml:space="preserve">– </w:t>
        </w:r>
      </w:ins>
      <w:r w:rsidRPr="00944672">
        <w:rPr>
          <w:rFonts w:ascii="Arial" w:hAnsi="Arial" w:cs="Arial"/>
          <w:sz w:val="24"/>
          <w:szCs w:val="24"/>
        </w:rPr>
        <w:t>„So machen wir das.“</w:t>
      </w:r>
    </w:p>
    <w:p w14:paraId="3B15CC90" w14:textId="16D18F7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Das der ältere Herr am Nachbartisch</w:t>
      </w:r>
      <w:del w:id="4752" w:author="Lektorat Bauer" w:date="2025-03-01T12:39:00Z" w16du:dateUtc="2025-03-01T11:39:00Z">
        <w:r w:rsidRPr="00944672" w:rsidDel="003512DE">
          <w:rPr>
            <w:rFonts w:ascii="Arial" w:hAnsi="Arial" w:cs="Arial"/>
            <w:sz w:val="24"/>
            <w:szCs w:val="24"/>
          </w:rPr>
          <w:delText>,</w:delText>
        </w:r>
      </w:del>
      <w:r w:rsidRPr="00944672">
        <w:rPr>
          <w:rFonts w:ascii="Arial" w:hAnsi="Arial" w:cs="Arial"/>
          <w:sz w:val="24"/>
          <w:szCs w:val="24"/>
        </w:rPr>
        <w:t xml:space="preserve"> aufmerksam zuhörte und das Gespräch aufnahm, war ihr entgangen. </w:t>
      </w:r>
    </w:p>
    <w:p w14:paraId="4E55789E" w14:textId="58DDDFEE"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Als Sie ihre Sachen packte, und das Café verlassen wollte, ging auch der ältere Herr. Er war vor </w:t>
      </w:r>
      <w:ins w:id="4753" w:author="Lektorat Bauer" w:date="2025-03-01T12:39:00Z" w16du:dateUtc="2025-03-01T11:39:00Z">
        <w:r w:rsidR="003512DE">
          <w:rPr>
            <w:rFonts w:ascii="Arial" w:hAnsi="Arial" w:cs="Arial"/>
            <w:sz w:val="24"/>
            <w:szCs w:val="24"/>
          </w:rPr>
          <w:t>i</w:t>
        </w:r>
      </w:ins>
      <w:del w:id="4754" w:author="Lektorat Bauer" w:date="2025-03-01T12:39:00Z" w16du:dateUtc="2025-03-01T11:39:00Z">
        <w:r w:rsidRPr="00944672" w:rsidDel="003512DE">
          <w:rPr>
            <w:rFonts w:ascii="Arial" w:hAnsi="Arial" w:cs="Arial"/>
            <w:sz w:val="24"/>
            <w:szCs w:val="24"/>
          </w:rPr>
          <w:delText>I</w:delText>
        </w:r>
      </w:del>
      <w:r w:rsidRPr="00944672">
        <w:rPr>
          <w:rFonts w:ascii="Arial" w:hAnsi="Arial" w:cs="Arial"/>
          <w:sz w:val="24"/>
          <w:szCs w:val="24"/>
        </w:rPr>
        <w:t>hr an der Tür. Ganz Gentlem</w:t>
      </w:r>
      <w:ins w:id="4755" w:author="Lektorat Bauer" w:date="2025-03-01T12:39:00Z" w16du:dateUtc="2025-03-01T11:39:00Z">
        <w:r w:rsidR="003512DE">
          <w:rPr>
            <w:rFonts w:ascii="Arial" w:hAnsi="Arial" w:cs="Arial"/>
            <w:sz w:val="24"/>
            <w:szCs w:val="24"/>
          </w:rPr>
          <w:t>a</w:t>
        </w:r>
      </w:ins>
      <w:del w:id="4756" w:author="Lektorat Bauer" w:date="2025-03-01T12:39:00Z" w16du:dateUtc="2025-03-01T11:39:00Z">
        <w:r w:rsidRPr="00944672" w:rsidDel="003512DE">
          <w:rPr>
            <w:rFonts w:ascii="Arial" w:hAnsi="Arial" w:cs="Arial"/>
            <w:sz w:val="24"/>
            <w:szCs w:val="24"/>
          </w:rPr>
          <w:delText>e</w:delText>
        </w:r>
      </w:del>
      <w:r w:rsidRPr="00944672">
        <w:rPr>
          <w:rFonts w:ascii="Arial" w:hAnsi="Arial" w:cs="Arial"/>
          <w:sz w:val="24"/>
          <w:szCs w:val="24"/>
        </w:rPr>
        <w:t xml:space="preserve">n alter Schule, öffnete er die Tür für Sie, und ließ sie vorgehen. „Vielen Dank.“ </w:t>
      </w:r>
      <w:del w:id="4757" w:author="Lektorat Bauer" w:date="2025-03-01T12:39:00Z" w16du:dateUtc="2025-03-01T11:39:00Z">
        <w:r w:rsidRPr="00944672" w:rsidDel="003512DE">
          <w:rPr>
            <w:rFonts w:ascii="Arial" w:hAnsi="Arial" w:cs="Arial"/>
            <w:sz w:val="24"/>
            <w:szCs w:val="24"/>
          </w:rPr>
          <w:delText>Bedankte sich Anique,</w:delText>
        </w:r>
      </w:del>
      <w:ins w:id="4758" w:author="Lektorat Bauer" w:date="2025-03-01T12:39:00Z" w16du:dateUtc="2025-03-01T11:39:00Z">
        <w:r w:rsidR="003512DE">
          <w:rPr>
            <w:rFonts w:ascii="Arial" w:hAnsi="Arial" w:cs="Arial"/>
            <w:sz w:val="24"/>
            <w:szCs w:val="24"/>
          </w:rPr>
          <w:t>–</w:t>
        </w:r>
      </w:ins>
      <w:r w:rsidRPr="00944672">
        <w:rPr>
          <w:rFonts w:ascii="Arial" w:hAnsi="Arial" w:cs="Arial"/>
          <w:sz w:val="24"/>
          <w:szCs w:val="24"/>
        </w:rPr>
        <w:t xml:space="preserve"> „Kein Problem Frau Smits.“ </w:t>
      </w:r>
    </w:p>
    <w:p w14:paraId="40012A1A" w14:textId="291475E2"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Anique fuhr herum</w:t>
      </w:r>
      <w:del w:id="4759" w:author="Lektorat Bauer" w:date="2025-03-01T12:39:00Z" w16du:dateUtc="2025-03-01T11:39:00Z">
        <w:r w:rsidRPr="00944672" w:rsidDel="003512DE">
          <w:rPr>
            <w:rFonts w:ascii="Arial" w:hAnsi="Arial" w:cs="Arial"/>
            <w:sz w:val="24"/>
            <w:szCs w:val="24"/>
          </w:rPr>
          <w:delText>,</w:delText>
        </w:r>
      </w:del>
      <w:ins w:id="4760" w:author="Lektorat Bauer" w:date="2025-03-01T12:39:00Z" w16du:dateUtc="2025-03-01T11:39:00Z">
        <w:r w:rsidR="003512DE">
          <w:rPr>
            <w:rFonts w:ascii="Arial" w:hAnsi="Arial" w:cs="Arial"/>
            <w:sz w:val="24"/>
            <w:szCs w:val="24"/>
          </w:rPr>
          <w:t>.</w:t>
        </w:r>
      </w:ins>
      <w:r w:rsidRPr="00944672">
        <w:rPr>
          <w:rFonts w:ascii="Arial" w:hAnsi="Arial" w:cs="Arial"/>
          <w:sz w:val="24"/>
          <w:szCs w:val="24"/>
        </w:rPr>
        <w:t xml:space="preserve"> „Wer sind Sie?“ </w:t>
      </w:r>
      <w:ins w:id="4761" w:author="Lektorat Bauer" w:date="2025-03-01T12:39:00Z" w16du:dateUtc="2025-03-01T11:39:00Z">
        <w:r w:rsidR="003512DE">
          <w:rPr>
            <w:rFonts w:ascii="Arial" w:hAnsi="Arial" w:cs="Arial"/>
            <w:sz w:val="24"/>
            <w:szCs w:val="24"/>
          </w:rPr>
          <w:t xml:space="preserve">– </w:t>
        </w:r>
      </w:ins>
      <w:r w:rsidRPr="00944672">
        <w:rPr>
          <w:rFonts w:ascii="Arial" w:hAnsi="Arial" w:cs="Arial"/>
          <w:sz w:val="24"/>
          <w:szCs w:val="24"/>
        </w:rPr>
        <w:t>„Sie könne</w:t>
      </w:r>
      <w:ins w:id="4762" w:author="Lektorat Bauer" w:date="2025-03-01T12:39:00Z" w16du:dateUtc="2025-03-01T11:39:00Z">
        <w:r w:rsidR="003512DE">
          <w:rPr>
            <w:rFonts w:ascii="Arial" w:hAnsi="Arial" w:cs="Arial"/>
            <w:sz w:val="24"/>
            <w:szCs w:val="24"/>
          </w:rPr>
          <w:t>n</w:t>
        </w:r>
      </w:ins>
      <w:r w:rsidRPr="00944672">
        <w:rPr>
          <w:rFonts w:ascii="Arial" w:hAnsi="Arial" w:cs="Arial"/>
          <w:sz w:val="24"/>
          <w:szCs w:val="24"/>
        </w:rPr>
        <w:t xml:space="preserve"> beruhigt sein, Frau Smits. Mein Name ist Piet Klocke, und ich möchte mit Ihnen sprechen</w:t>
      </w:r>
      <w:del w:id="4763" w:author="Lektorat Bauer" w:date="2025-03-01T12:39:00Z" w16du:dateUtc="2025-03-01T11:39:00Z">
        <w:r w:rsidRPr="00944672" w:rsidDel="003512DE">
          <w:rPr>
            <w:rFonts w:ascii="Arial" w:hAnsi="Arial" w:cs="Arial"/>
            <w:sz w:val="24"/>
            <w:szCs w:val="24"/>
          </w:rPr>
          <w:delText>.“ „Ach?!“ „</w:delText>
        </w:r>
      </w:del>
      <w:ins w:id="4764" w:author="Lektorat Bauer" w:date="2025-03-01T12:39:00Z" w16du:dateUtc="2025-03-01T11:39:00Z">
        <w:r w:rsidR="003512DE">
          <w:rPr>
            <w:rFonts w:ascii="Arial" w:hAnsi="Arial" w:cs="Arial"/>
            <w:sz w:val="24"/>
            <w:szCs w:val="24"/>
          </w:rPr>
          <w:t xml:space="preserve">. </w:t>
        </w:r>
      </w:ins>
      <w:r w:rsidRPr="00944672">
        <w:rPr>
          <w:rFonts w:ascii="Arial" w:hAnsi="Arial" w:cs="Arial"/>
          <w:sz w:val="24"/>
          <w:szCs w:val="24"/>
        </w:rPr>
        <w:t xml:space="preserve">Sie haben uns geholfen, einen </w:t>
      </w:r>
      <w:del w:id="4765" w:author="Lektorat Bauer" w:date="2025-03-01T12:39:00Z" w16du:dateUtc="2025-03-01T11:39:00Z">
        <w:r w:rsidRPr="00944672" w:rsidDel="003512DE">
          <w:rPr>
            <w:rFonts w:ascii="Arial" w:hAnsi="Arial" w:cs="Arial"/>
            <w:sz w:val="24"/>
            <w:szCs w:val="24"/>
          </w:rPr>
          <w:delText>k</w:delText>
        </w:r>
      </w:del>
      <w:ins w:id="4766" w:author="Lektorat Bauer" w:date="2025-03-01T12:39:00Z" w16du:dateUtc="2025-03-01T11:39:00Z">
        <w:r w:rsidR="003512DE">
          <w:rPr>
            <w:rFonts w:ascii="Arial" w:hAnsi="Arial" w:cs="Arial"/>
            <w:sz w:val="24"/>
            <w:szCs w:val="24"/>
          </w:rPr>
          <w:t>K</w:t>
        </w:r>
      </w:ins>
      <w:r w:rsidRPr="00944672">
        <w:rPr>
          <w:rFonts w:ascii="Arial" w:hAnsi="Arial" w:cs="Arial"/>
          <w:sz w:val="24"/>
          <w:szCs w:val="24"/>
        </w:rPr>
        <w:t>riminellen zu überführen, daher möchten wir uns revanchieren.“ Jetzt stutzte Anique</w:t>
      </w:r>
      <w:del w:id="4767" w:author="Lektorat Bauer" w:date="2025-03-01T12:39:00Z" w16du:dateUtc="2025-03-01T11:39:00Z">
        <w:r w:rsidRPr="00944672" w:rsidDel="003512DE">
          <w:rPr>
            <w:rFonts w:ascii="Arial" w:hAnsi="Arial" w:cs="Arial"/>
            <w:sz w:val="24"/>
            <w:szCs w:val="24"/>
          </w:rPr>
          <w:delText>,</w:delText>
        </w:r>
      </w:del>
      <w:ins w:id="4768" w:author="Lektorat Bauer" w:date="2025-03-01T12:39:00Z" w16du:dateUtc="2025-03-01T11:39:00Z">
        <w:r w:rsidR="003512DE">
          <w:rPr>
            <w:rFonts w:ascii="Arial" w:hAnsi="Arial" w:cs="Arial"/>
            <w:sz w:val="24"/>
            <w:szCs w:val="24"/>
          </w:rPr>
          <w:t>.</w:t>
        </w:r>
      </w:ins>
      <w:r w:rsidRPr="00944672">
        <w:rPr>
          <w:rFonts w:ascii="Arial" w:hAnsi="Arial" w:cs="Arial"/>
          <w:sz w:val="24"/>
          <w:szCs w:val="24"/>
        </w:rPr>
        <w:t xml:space="preserve"> „Oh!, Ok, ich bin dabei. Wo?“ Jetzt war es Piet</w:t>
      </w:r>
      <w:ins w:id="4769" w:author="Lektorat Bauer" w:date="2025-03-01T12:39:00Z" w16du:dateUtc="2025-03-01T11:39:00Z">
        <w:r w:rsidR="003512DE">
          <w:rPr>
            <w:rFonts w:ascii="Arial" w:hAnsi="Arial" w:cs="Arial"/>
            <w:sz w:val="24"/>
            <w:szCs w:val="24"/>
          </w:rPr>
          <w:t>,</w:t>
        </w:r>
      </w:ins>
      <w:r w:rsidRPr="00944672">
        <w:rPr>
          <w:rFonts w:ascii="Arial" w:hAnsi="Arial" w:cs="Arial"/>
          <w:sz w:val="24"/>
          <w:szCs w:val="24"/>
        </w:rPr>
        <w:t xml:space="preserve"> der </w:t>
      </w:r>
      <w:del w:id="4770" w:author="Lektorat Bauer" w:date="2025-03-01T12:39:00Z" w16du:dateUtc="2025-03-01T11:39:00Z">
        <w:r w:rsidRPr="00944672" w:rsidDel="003512DE">
          <w:rPr>
            <w:rFonts w:ascii="Arial" w:hAnsi="Arial" w:cs="Arial"/>
            <w:sz w:val="24"/>
            <w:szCs w:val="24"/>
          </w:rPr>
          <w:delText>L</w:delText>
        </w:r>
      </w:del>
      <w:ins w:id="4771" w:author="Lektorat Bauer" w:date="2025-03-01T12:39:00Z" w16du:dateUtc="2025-03-01T11:39:00Z">
        <w:r w:rsidR="003512DE">
          <w:rPr>
            <w:rFonts w:ascii="Arial" w:hAnsi="Arial" w:cs="Arial"/>
            <w:sz w:val="24"/>
            <w:szCs w:val="24"/>
          </w:rPr>
          <w:t>l</w:t>
        </w:r>
      </w:ins>
      <w:r w:rsidRPr="00944672">
        <w:rPr>
          <w:rFonts w:ascii="Arial" w:hAnsi="Arial" w:cs="Arial"/>
          <w:sz w:val="24"/>
          <w:szCs w:val="24"/>
        </w:rPr>
        <w:t xml:space="preserve">achte. „Ich hätte nicht gedacht, dass Sie so leicht zu überzeugen sind.“ </w:t>
      </w:r>
      <w:ins w:id="4772" w:author="Lektorat Bauer" w:date="2025-03-01T12:40:00Z" w16du:dateUtc="2025-03-01T11:40:00Z">
        <w:r w:rsidR="003512DE">
          <w:rPr>
            <w:rFonts w:ascii="Arial" w:hAnsi="Arial" w:cs="Arial"/>
            <w:sz w:val="24"/>
            <w:szCs w:val="24"/>
          </w:rPr>
          <w:t xml:space="preserve">– </w:t>
        </w:r>
      </w:ins>
      <w:r w:rsidRPr="00944672">
        <w:rPr>
          <w:rFonts w:ascii="Arial" w:hAnsi="Arial" w:cs="Arial"/>
          <w:sz w:val="24"/>
          <w:szCs w:val="24"/>
        </w:rPr>
        <w:t>„Bin ich auch nicht, aber Sie klingen sehr glaubwürdig.“</w:t>
      </w:r>
      <w:del w:id="4773" w:author="Lektorat Bauer" w:date="2025-03-01T12:40:00Z" w16du:dateUtc="2025-03-01T11:40:00Z">
        <w:r w:rsidRPr="00944672" w:rsidDel="003512DE">
          <w:rPr>
            <w:rFonts w:ascii="Arial" w:hAnsi="Arial" w:cs="Arial"/>
            <w:sz w:val="24"/>
            <w:szCs w:val="24"/>
          </w:rPr>
          <w:delText xml:space="preserve"> Antwortete Anique.</w:delText>
        </w:r>
      </w:del>
    </w:p>
    <w:p w14:paraId="07B90615" w14:textId="23A230FF"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„Also. Wer oder was sind Sie? Und wenn ja, warum nicht?“ Piet schaute Sie an, lachte und sagte dann ganz ernst</w:t>
      </w:r>
      <w:ins w:id="4774" w:author="Lektorat Bauer" w:date="2025-03-01T12:40:00Z" w16du:dateUtc="2025-03-01T11:40:00Z">
        <w:r w:rsidR="003512DE">
          <w:rPr>
            <w:rFonts w:ascii="Arial" w:hAnsi="Arial" w:cs="Arial"/>
            <w:sz w:val="24"/>
            <w:szCs w:val="24"/>
          </w:rPr>
          <w:t>:</w:t>
        </w:r>
      </w:ins>
      <w:del w:id="4775" w:author="Lektorat Bauer" w:date="2025-03-01T12:40:00Z" w16du:dateUtc="2025-03-01T11:40:00Z">
        <w:r w:rsidRPr="00944672" w:rsidDel="003512DE">
          <w:rPr>
            <w:rFonts w:ascii="Arial" w:hAnsi="Arial" w:cs="Arial"/>
            <w:sz w:val="24"/>
            <w:szCs w:val="24"/>
          </w:rPr>
          <w:delText>,</w:delText>
        </w:r>
      </w:del>
      <w:r w:rsidRPr="00944672">
        <w:rPr>
          <w:rFonts w:ascii="Arial" w:hAnsi="Arial" w:cs="Arial"/>
          <w:sz w:val="24"/>
          <w:szCs w:val="24"/>
        </w:rPr>
        <w:t xml:space="preserve"> „Ich heiße wirklich Piet Klocke und ich arbeite für den AIVD.“ „Im Ernst?!“</w:t>
      </w:r>
      <w:ins w:id="4776" w:author="Lektorat Bauer" w:date="2025-03-01T12:40:00Z" w16du:dateUtc="2025-03-01T11:40:00Z">
        <w:r w:rsidR="003512DE">
          <w:rPr>
            <w:rFonts w:ascii="Arial" w:hAnsi="Arial" w:cs="Arial"/>
            <w:sz w:val="24"/>
            <w:szCs w:val="24"/>
          </w:rPr>
          <w:t xml:space="preserve"> –</w:t>
        </w:r>
      </w:ins>
      <w:r w:rsidRPr="00944672">
        <w:rPr>
          <w:rFonts w:ascii="Arial" w:hAnsi="Arial" w:cs="Arial"/>
          <w:sz w:val="24"/>
          <w:szCs w:val="24"/>
        </w:rPr>
        <w:t xml:space="preserve"> „Einer der wenigen Momente, in denen ich keinen Spaß mache</w:t>
      </w:r>
      <w:del w:id="4777" w:author="Lektorat Bauer" w:date="2025-03-01T12:40:00Z" w16du:dateUtc="2025-03-01T11:40:00Z">
        <w:r w:rsidRPr="00944672" w:rsidDel="003512DE">
          <w:rPr>
            <w:rFonts w:ascii="Arial" w:hAnsi="Arial" w:cs="Arial"/>
            <w:sz w:val="24"/>
            <w:szCs w:val="24"/>
          </w:rPr>
          <w:delText>.</w:delText>
        </w:r>
      </w:del>
      <w:r w:rsidRPr="00944672">
        <w:rPr>
          <w:rFonts w:ascii="Arial" w:hAnsi="Arial" w:cs="Arial"/>
          <w:sz w:val="24"/>
          <w:szCs w:val="24"/>
        </w:rPr>
        <w:t>“</w:t>
      </w:r>
      <w:ins w:id="4778" w:author="Lektorat Bauer" w:date="2025-03-01T12:40:00Z" w16du:dateUtc="2025-03-01T11:40:00Z">
        <w:r w:rsidR="003512DE">
          <w:rPr>
            <w:rFonts w:ascii="Arial" w:hAnsi="Arial" w:cs="Arial"/>
            <w:sz w:val="24"/>
            <w:szCs w:val="24"/>
          </w:rPr>
          <w:t>,</w:t>
        </w:r>
      </w:ins>
      <w:r w:rsidRPr="00944672">
        <w:rPr>
          <w:rFonts w:ascii="Arial" w:hAnsi="Arial" w:cs="Arial"/>
          <w:sz w:val="24"/>
          <w:szCs w:val="24"/>
        </w:rPr>
        <w:t xml:space="preserve"> </w:t>
      </w:r>
      <w:ins w:id="4779" w:author="Lektorat Bauer" w:date="2025-03-01T12:40:00Z" w16du:dateUtc="2025-03-01T11:40:00Z">
        <w:r w:rsidR="003512DE">
          <w:rPr>
            <w:rFonts w:ascii="Arial" w:hAnsi="Arial" w:cs="Arial"/>
            <w:sz w:val="24"/>
            <w:szCs w:val="24"/>
          </w:rPr>
          <w:t>a</w:t>
        </w:r>
      </w:ins>
      <w:del w:id="4780" w:author="Lektorat Bauer" w:date="2025-03-01T12:40:00Z" w16du:dateUtc="2025-03-01T11:40:00Z">
        <w:r w:rsidRPr="00944672" w:rsidDel="003512DE">
          <w:rPr>
            <w:rFonts w:ascii="Arial" w:hAnsi="Arial" w:cs="Arial"/>
            <w:sz w:val="24"/>
            <w:szCs w:val="24"/>
          </w:rPr>
          <w:delText>A</w:delText>
        </w:r>
      </w:del>
      <w:r w:rsidRPr="00944672">
        <w:rPr>
          <w:rFonts w:ascii="Arial" w:hAnsi="Arial" w:cs="Arial"/>
          <w:sz w:val="24"/>
          <w:szCs w:val="24"/>
        </w:rPr>
        <w:t>ntwortete Piet.</w:t>
      </w:r>
    </w:p>
    <w:p w14:paraId="602B16EA"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Das nachfolgende, längere Gespräch führte dazu, dass Anique nach Den Haag zog, in der Abteilung für Cyberkriminalität beim AIVD anfing, und ein gutaussehender Typ für ein paar Jahre im Gefängnis verschwand.</w:t>
      </w:r>
    </w:p>
    <w:p w14:paraId="701AED31"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 xml:space="preserve">Forensik ist ein Sammelbegriff für wissenschaftliche und technische Arbeitsgebiete, in denen kriminelle Handlungen systematisch untersucht werden. Der Begriff stammt vom lateinischen forensis und bedeutet „zum Forum bzw. Marktplatz gehörig“. Im antiken Rom wurden Gerichtsverfahren, Untersuchungen, Urteilsverkündungen sowie der Strafvollzug öffentlich und meist auf dem Marktplatz (dem Forum) durchgeführt. </w:t>
      </w:r>
    </w:p>
    <w:p w14:paraId="540A5701"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Anique Smits leitet beim AIVD die Abteilung Cyberforensik. Eigentlich ist sie die Abteilung Cyberforensik. Diese Stelle wurde beim AIVD für sie geschaffen.</w:t>
      </w:r>
      <w:commentRangeEnd w:id="4722"/>
      <w:r w:rsidR="00ED5F74">
        <w:rPr>
          <w:rStyle w:val="Kommentarzeichen"/>
        </w:rPr>
        <w:commentReference w:id="4722"/>
      </w:r>
    </w:p>
    <w:p w14:paraId="2BB891EA"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62C27B99"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5A0C8242"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2CEE0A79"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commentRangeStart w:id="4781"/>
      <w:commentRangeEnd w:id="4781"/>
      <w:r w:rsidRPr="00944672">
        <w:rPr>
          <w:rFonts w:ascii="Arial" w:hAnsi="Arial" w:cs="Arial"/>
          <w:b/>
          <w:bCs/>
          <w:sz w:val="24"/>
          <w:szCs w:val="24"/>
        </w:rPr>
        <w:commentReference w:id="4781"/>
      </w:r>
      <w:r w:rsidRPr="00944672">
        <w:rPr>
          <w:rFonts w:ascii="Arial" w:hAnsi="Arial" w:cs="Arial"/>
          <w:b/>
          <w:bCs/>
          <w:sz w:val="24"/>
          <w:szCs w:val="24"/>
        </w:rPr>
        <w:t>&gt;&gt;&gt; Assen und Den Haag, März 2014 &lt;&lt;&lt;</w:t>
      </w:r>
    </w:p>
    <w:p w14:paraId="43149E65" w14:textId="44483A5D"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In den Tagen nach dem </w:t>
      </w:r>
      <w:del w:id="4782" w:author="Lektorat Bauer" w:date="2025-03-01T12:40:00Z" w16du:dateUtc="2025-03-01T11:40:00Z">
        <w:r w:rsidRPr="00944672" w:rsidDel="003512DE">
          <w:rPr>
            <w:rFonts w:ascii="Arial" w:hAnsi="Arial" w:cs="Arial"/>
            <w:sz w:val="24"/>
            <w:szCs w:val="24"/>
          </w:rPr>
          <w:delText>verschwinden</w:delText>
        </w:r>
      </w:del>
      <w:ins w:id="4783" w:author="Lektorat Bauer" w:date="2025-03-01T12:40:00Z" w16du:dateUtc="2025-03-01T11:40:00Z">
        <w:r w:rsidR="003512DE" w:rsidRPr="00944672">
          <w:rPr>
            <w:rFonts w:ascii="Arial" w:hAnsi="Arial" w:cs="Arial"/>
            <w:sz w:val="24"/>
            <w:szCs w:val="24"/>
          </w:rPr>
          <w:t>Verschwinden</w:t>
        </w:r>
      </w:ins>
      <w:r w:rsidRPr="00944672">
        <w:rPr>
          <w:rFonts w:ascii="Arial" w:hAnsi="Arial" w:cs="Arial"/>
          <w:sz w:val="24"/>
          <w:szCs w:val="24"/>
        </w:rPr>
        <w:t xml:space="preserve"> von Flug MH</w:t>
      </w:r>
      <w:ins w:id="4784" w:author="Lektorat Bauer" w:date="2025-03-01T12:40:00Z" w16du:dateUtc="2025-03-01T11:40:00Z">
        <w:r w:rsidR="003512DE">
          <w:rPr>
            <w:rFonts w:ascii="Arial" w:hAnsi="Arial" w:cs="Arial"/>
            <w:sz w:val="24"/>
            <w:szCs w:val="24"/>
          </w:rPr>
          <w:t xml:space="preserve"> </w:t>
        </w:r>
      </w:ins>
      <w:r w:rsidRPr="00944672">
        <w:rPr>
          <w:rFonts w:ascii="Arial" w:hAnsi="Arial" w:cs="Arial"/>
          <w:sz w:val="24"/>
          <w:szCs w:val="24"/>
        </w:rPr>
        <w:t xml:space="preserve">370 nahmen die Suchen im Internet zu, und die ersten Verschwörungstheorien suchten sich ihren Weg an die Oberfläche. Anique Smits sondierte Daten und checkte die Faktenbasis, dann schaute </w:t>
      </w:r>
      <w:ins w:id="4785" w:author="Lektorat Bauer" w:date="2025-03-01T12:40:00Z" w16du:dateUtc="2025-03-01T11:40:00Z">
        <w:r w:rsidR="003512DE">
          <w:rPr>
            <w:rFonts w:ascii="Arial" w:hAnsi="Arial" w:cs="Arial"/>
            <w:sz w:val="24"/>
            <w:szCs w:val="24"/>
          </w:rPr>
          <w:t>s</w:t>
        </w:r>
      </w:ins>
      <w:del w:id="4786" w:author="Lektorat Bauer" w:date="2025-03-01T12:40:00Z" w16du:dateUtc="2025-03-01T11:40:00Z">
        <w:r w:rsidRPr="00944672" w:rsidDel="003512DE">
          <w:rPr>
            <w:rFonts w:ascii="Arial" w:hAnsi="Arial" w:cs="Arial"/>
            <w:sz w:val="24"/>
            <w:szCs w:val="24"/>
          </w:rPr>
          <w:delText>S</w:delText>
        </w:r>
      </w:del>
      <w:r w:rsidRPr="00944672">
        <w:rPr>
          <w:rFonts w:ascii="Arial" w:hAnsi="Arial" w:cs="Arial"/>
          <w:sz w:val="24"/>
          <w:szCs w:val="24"/>
        </w:rPr>
        <w:t>ie</w:t>
      </w:r>
      <w:ins w:id="4787" w:author="Lektorat Bauer" w:date="2025-03-01T12:40:00Z" w16du:dateUtc="2025-03-01T11:40:00Z">
        <w:r w:rsidR="003512DE">
          <w:rPr>
            <w:rFonts w:ascii="Arial" w:hAnsi="Arial" w:cs="Arial"/>
            <w:sz w:val="24"/>
            <w:szCs w:val="24"/>
          </w:rPr>
          <w:t>,</w:t>
        </w:r>
      </w:ins>
      <w:r w:rsidRPr="00944672">
        <w:rPr>
          <w:rFonts w:ascii="Arial" w:hAnsi="Arial" w:cs="Arial"/>
          <w:sz w:val="24"/>
          <w:szCs w:val="24"/>
        </w:rPr>
        <w:t xml:space="preserve"> welche Argumente, die jeweiligen Theorien untermauern sollten.</w:t>
      </w:r>
    </w:p>
    <w:p w14:paraId="090D6BC0" w14:textId="591EB2D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Die meisten Verschwörungstheorien erwiesen sich als genau das, Theorien. Häufig wurden Komponenten aus anderen Bereichen so gedreht, dass sich neue Wendungen ergaben</w:t>
      </w:r>
      <w:del w:id="4788" w:author="Lektorat Bauer" w:date="2025-03-01T12:41:00Z" w16du:dateUtc="2025-03-01T11:41:00Z">
        <w:r w:rsidRPr="00944672" w:rsidDel="003512DE">
          <w:rPr>
            <w:rFonts w:ascii="Arial" w:hAnsi="Arial" w:cs="Arial"/>
            <w:sz w:val="24"/>
            <w:szCs w:val="24"/>
          </w:rPr>
          <w:delText>,</w:delText>
        </w:r>
      </w:del>
      <w:ins w:id="4789" w:author="Lektorat Bauer" w:date="2025-03-01T12:41:00Z" w16du:dateUtc="2025-03-01T11:41:00Z">
        <w:r w:rsidR="003512DE">
          <w:rPr>
            <w:rFonts w:ascii="Arial" w:hAnsi="Arial" w:cs="Arial"/>
            <w:sz w:val="24"/>
            <w:szCs w:val="24"/>
          </w:rPr>
          <w:t>.</w:t>
        </w:r>
      </w:ins>
      <w:r w:rsidRPr="00944672">
        <w:rPr>
          <w:rFonts w:ascii="Arial" w:hAnsi="Arial" w:cs="Arial"/>
          <w:sz w:val="24"/>
          <w:szCs w:val="24"/>
        </w:rPr>
        <w:t xml:space="preserve"> </w:t>
      </w:r>
      <w:ins w:id="4790" w:author="Lektorat Bauer" w:date="2025-03-01T12:41:00Z" w16du:dateUtc="2025-03-01T11:41:00Z">
        <w:r w:rsidR="003512DE">
          <w:rPr>
            <w:rFonts w:ascii="Arial" w:hAnsi="Arial" w:cs="Arial"/>
            <w:sz w:val="24"/>
            <w:szCs w:val="24"/>
          </w:rPr>
          <w:t>E</w:t>
        </w:r>
      </w:ins>
      <w:del w:id="4791" w:author="Lektorat Bauer" w:date="2025-03-01T12:41:00Z" w16du:dateUtc="2025-03-01T11:41:00Z">
        <w:r w:rsidRPr="00944672" w:rsidDel="003512DE">
          <w:rPr>
            <w:rFonts w:ascii="Arial" w:hAnsi="Arial" w:cs="Arial"/>
            <w:sz w:val="24"/>
            <w:szCs w:val="24"/>
          </w:rPr>
          <w:delText>e</w:delText>
        </w:r>
      </w:del>
      <w:r w:rsidRPr="00944672">
        <w:rPr>
          <w:rFonts w:ascii="Arial" w:hAnsi="Arial" w:cs="Arial"/>
          <w:sz w:val="24"/>
          <w:szCs w:val="24"/>
        </w:rPr>
        <w:t>inige Theorien waren gut gemacht</w:t>
      </w:r>
      <w:ins w:id="4792" w:author="Lektorat Bauer" w:date="2025-03-01T12:41:00Z" w16du:dateUtc="2025-03-01T11:41:00Z">
        <w:r w:rsidR="003512DE">
          <w:rPr>
            <w:rFonts w:ascii="Arial" w:hAnsi="Arial" w:cs="Arial"/>
            <w:sz w:val="24"/>
            <w:szCs w:val="24"/>
          </w:rPr>
          <w:t>.</w:t>
        </w:r>
      </w:ins>
      <w:r w:rsidRPr="00944672">
        <w:rPr>
          <w:rFonts w:ascii="Arial" w:hAnsi="Arial" w:cs="Arial"/>
          <w:sz w:val="24"/>
          <w:szCs w:val="24"/>
        </w:rPr>
        <w:t xml:space="preserve"> andere </w:t>
      </w:r>
      <w:del w:id="4793" w:author="Lektorat Bauer" w:date="2025-03-01T12:41:00Z" w16du:dateUtc="2025-03-01T11:41:00Z">
        <w:r w:rsidRPr="00944672" w:rsidDel="003512DE">
          <w:rPr>
            <w:rFonts w:ascii="Arial" w:hAnsi="Arial" w:cs="Arial"/>
            <w:sz w:val="24"/>
            <w:szCs w:val="24"/>
          </w:rPr>
          <w:delText>blosses</w:delText>
        </w:r>
      </w:del>
      <w:ins w:id="4794" w:author="Lektorat Bauer" w:date="2025-03-01T12:41:00Z" w16du:dateUtc="2025-03-01T11:41:00Z">
        <w:r w:rsidR="003512DE" w:rsidRPr="00944672">
          <w:rPr>
            <w:rFonts w:ascii="Arial" w:hAnsi="Arial" w:cs="Arial"/>
            <w:sz w:val="24"/>
            <w:szCs w:val="24"/>
          </w:rPr>
          <w:t>bloßes</w:t>
        </w:r>
      </w:ins>
      <w:r w:rsidRPr="00944672">
        <w:rPr>
          <w:rFonts w:ascii="Arial" w:hAnsi="Arial" w:cs="Arial"/>
          <w:sz w:val="24"/>
          <w:szCs w:val="24"/>
        </w:rPr>
        <w:t xml:space="preserve"> Rauschen. Auffallend war jedoch, dass viele Theorien offensichtlich über nur wenige Bots gestreut wurden. Anique gab sich zwar alle Mühe, aber sie konnte der Spur der Bots nicht folgen. Immer wenn </w:t>
      </w:r>
      <w:ins w:id="4795" w:author="Lektorat Bauer" w:date="2025-03-01T12:41:00Z" w16du:dateUtc="2025-03-01T11:41:00Z">
        <w:r w:rsidR="003512DE">
          <w:rPr>
            <w:rFonts w:ascii="Arial" w:hAnsi="Arial" w:cs="Arial"/>
            <w:sz w:val="24"/>
            <w:szCs w:val="24"/>
          </w:rPr>
          <w:t>s</w:t>
        </w:r>
      </w:ins>
      <w:del w:id="4796" w:author="Lektorat Bauer" w:date="2025-03-01T12:41:00Z" w16du:dateUtc="2025-03-01T11:41:00Z">
        <w:r w:rsidRPr="00944672" w:rsidDel="003512DE">
          <w:rPr>
            <w:rFonts w:ascii="Arial" w:hAnsi="Arial" w:cs="Arial"/>
            <w:sz w:val="24"/>
            <w:szCs w:val="24"/>
          </w:rPr>
          <w:delText>S</w:delText>
        </w:r>
      </w:del>
      <w:r w:rsidRPr="00944672">
        <w:rPr>
          <w:rFonts w:ascii="Arial" w:hAnsi="Arial" w:cs="Arial"/>
          <w:sz w:val="24"/>
          <w:szCs w:val="24"/>
        </w:rPr>
        <w:t xml:space="preserve">ie der Meinung war, sie hätte eine Spur gefunden, verschwand diese. Es war, als würde </w:t>
      </w:r>
      <w:ins w:id="4797" w:author="Lektorat Bauer" w:date="2025-03-01T12:41:00Z" w16du:dateUtc="2025-03-01T11:41:00Z">
        <w:r w:rsidR="003512DE">
          <w:rPr>
            <w:rFonts w:ascii="Arial" w:hAnsi="Arial" w:cs="Arial"/>
            <w:sz w:val="24"/>
            <w:szCs w:val="24"/>
          </w:rPr>
          <w:t>i</w:t>
        </w:r>
      </w:ins>
      <w:del w:id="4798" w:author="Lektorat Bauer" w:date="2025-03-01T12:41:00Z" w16du:dateUtc="2025-03-01T11:41:00Z">
        <w:r w:rsidRPr="00944672" w:rsidDel="003512DE">
          <w:rPr>
            <w:rFonts w:ascii="Arial" w:hAnsi="Arial" w:cs="Arial"/>
            <w:sz w:val="24"/>
            <w:szCs w:val="24"/>
          </w:rPr>
          <w:delText>I</w:delText>
        </w:r>
      </w:del>
      <w:r w:rsidRPr="00944672">
        <w:rPr>
          <w:rFonts w:ascii="Arial" w:hAnsi="Arial" w:cs="Arial"/>
          <w:sz w:val="24"/>
          <w:szCs w:val="24"/>
        </w:rPr>
        <w:t>hre Arbeit von außen beobachtet und taktisch sabotiert.</w:t>
      </w:r>
    </w:p>
    <w:p w14:paraId="62EB5D2B" w14:textId="47CE6D9D"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Nach mehreren frustrierenden Tagen am PC war sie erschöpft und lustlos, es war, als würde </w:t>
      </w:r>
      <w:del w:id="4799" w:author="Lektorat Bauer" w:date="2025-03-01T12:41:00Z" w16du:dateUtc="2025-03-01T11:41:00Z">
        <w:r w:rsidRPr="00944672" w:rsidDel="003512DE">
          <w:rPr>
            <w:rFonts w:ascii="Arial" w:hAnsi="Arial" w:cs="Arial"/>
            <w:sz w:val="24"/>
            <w:szCs w:val="24"/>
          </w:rPr>
          <w:delText xml:space="preserve">sei </w:delText>
        </w:r>
      </w:del>
      <w:ins w:id="4800" w:author="Lektorat Bauer" w:date="2025-03-01T12:41:00Z" w16du:dateUtc="2025-03-01T11:41:00Z">
        <w:r w:rsidR="003512DE">
          <w:rPr>
            <w:rFonts w:ascii="Arial" w:hAnsi="Arial" w:cs="Arial"/>
            <w:sz w:val="24"/>
            <w:szCs w:val="24"/>
          </w:rPr>
          <w:t>sie</w:t>
        </w:r>
        <w:r w:rsidR="003512DE" w:rsidRPr="00944672">
          <w:rPr>
            <w:rFonts w:ascii="Arial" w:hAnsi="Arial" w:cs="Arial"/>
            <w:sz w:val="24"/>
            <w:szCs w:val="24"/>
          </w:rPr>
          <w:t xml:space="preserve"> </w:t>
        </w:r>
      </w:ins>
      <w:r w:rsidRPr="00944672">
        <w:rPr>
          <w:rFonts w:ascii="Arial" w:hAnsi="Arial" w:cs="Arial"/>
          <w:sz w:val="24"/>
          <w:szCs w:val="24"/>
        </w:rPr>
        <w:t>gegen Windmühlen kämpfen. Sie meldete sich beim Direktor der IT und bat um ein Meeting, an dem auch Piet Klocke teilnehmen sollte.</w:t>
      </w:r>
    </w:p>
    <w:p w14:paraId="7A623234" w14:textId="59B150A9"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Piet leitete die Abteilung</w:t>
      </w:r>
      <w:del w:id="4801" w:author="Lektorat Bauer" w:date="2025-03-01T12:41:00Z" w16du:dateUtc="2025-03-01T11:41:00Z">
        <w:r w:rsidRPr="00944672" w:rsidDel="003512DE">
          <w:rPr>
            <w:rFonts w:ascii="Arial" w:hAnsi="Arial" w:cs="Arial"/>
            <w:sz w:val="24"/>
            <w:szCs w:val="24"/>
          </w:rPr>
          <w:delText>,</w:delText>
        </w:r>
      </w:del>
      <w:r w:rsidRPr="00944672">
        <w:rPr>
          <w:rFonts w:ascii="Arial" w:hAnsi="Arial" w:cs="Arial"/>
          <w:sz w:val="24"/>
          <w:szCs w:val="24"/>
        </w:rPr>
        <w:t xml:space="preserve"> </w:t>
      </w:r>
      <w:ins w:id="4802" w:author="Lektorat Bauer" w:date="2025-03-01T12:41:00Z" w16du:dateUtc="2025-03-01T11:41:00Z">
        <w:r w:rsidR="003512DE">
          <w:rPr>
            <w:rFonts w:ascii="Arial" w:hAnsi="Arial" w:cs="Arial"/>
            <w:sz w:val="24"/>
            <w:szCs w:val="24"/>
          </w:rPr>
          <w:t>B</w:t>
        </w:r>
      </w:ins>
      <w:del w:id="4803" w:author="Lektorat Bauer" w:date="2025-03-01T12:41:00Z" w16du:dateUtc="2025-03-01T11:41:00Z">
        <w:r w:rsidRPr="00944672" w:rsidDel="003512DE">
          <w:rPr>
            <w:rFonts w:ascii="Arial" w:hAnsi="Arial" w:cs="Arial"/>
            <w:sz w:val="24"/>
            <w:szCs w:val="24"/>
          </w:rPr>
          <w:delText>b</w:delText>
        </w:r>
      </w:del>
      <w:r w:rsidRPr="00944672">
        <w:rPr>
          <w:rFonts w:ascii="Arial" w:hAnsi="Arial" w:cs="Arial"/>
          <w:sz w:val="24"/>
          <w:szCs w:val="24"/>
        </w:rPr>
        <w:t xml:space="preserve">esondere Feldarbeiten. Wenn normale Quellen ausgeschöpft sind, </w:t>
      </w:r>
      <w:r w:rsidRPr="00944672">
        <w:rPr>
          <w:rFonts w:ascii="Arial" w:hAnsi="Arial" w:cs="Arial"/>
          <w:noProof/>
          <w:sz w:val="24"/>
          <w:szCs w:val="24"/>
        </w:rPr>
        <w:t>die Datenbanken und eingehende Berichte von Außendienstmitarbeitern</w:t>
      </w:r>
      <w:del w:id="4804" w:author="Lektorat Bauer" w:date="2025-03-01T12:41:00Z" w16du:dateUtc="2025-03-01T11:41:00Z">
        <w:r w:rsidRPr="00944672" w:rsidDel="003512DE">
          <w:rPr>
            <w:rFonts w:ascii="Arial" w:hAnsi="Arial" w:cs="Arial"/>
            <w:noProof/>
            <w:sz w:val="24"/>
            <w:szCs w:val="24"/>
          </w:rPr>
          <w:delText>,</w:delText>
        </w:r>
      </w:del>
      <w:ins w:id="4805" w:author="Lektorat Bauer" w:date="2025-03-01T12:41:00Z" w16du:dateUtc="2025-03-01T11:41:00Z">
        <w:r w:rsidR="003512DE">
          <w:rPr>
            <w:rFonts w:ascii="Arial" w:hAnsi="Arial" w:cs="Arial"/>
            <w:noProof/>
            <w:sz w:val="24"/>
            <w:szCs w:val="24"/>
          </w:rPr>
          <w:t xml:space="preserve"> –</w:t>
        </w:r>
      </w:ins>
      <w:r w:rsidRPr="00944672">
        <w:rPr>
          <w:rFonts w:ascii="Arial" w:hAnsi="Arial" w:cs="Arial"/>
          <w:noProof/>
          <w:sz w:val="24"/>
          <w:szCs w:val="24"/>
        </w:rPr>
        <w:t xml:space="preserve"> ‚Spione</w:t>
      </w:r>
      <w:r w:rsidRPr="00944672">
        <w:rPr>
          <w:rFonts w:ascii="Arial" w:hAnsi="Arial" w:cs="Arial"/>
          <w:sz w:val="24"/>
          <w:szCs w:val="24"/>
        </w:rPr>
        <w:t>‘ klang so bedrohlich</w:t>
      </w:r>
      <w:del w:id="4806" w:author="Lektorat Bauer" w:date="2025-03-01T12:41:00Z" w16du:dateUtc="2025-03-01T11:41:00Z">
        <w:r w:rsidRPr="00944672" w:rsidDel="003512DE">
          <w:rPr>
            <w:rFonts w:ascii="Arial" w:hAnsi="Arial" w:cs="Arial"/>
            <w:sz w:val="24"/>
            <w:szCs w:val="24"/>
          </w:rPr>
          <w:delText>,</w:delText>
        </w:r>
      </w:del>
      <w:ins w:id="4807" w:author="Lektorat Bauer" w:date="2025-03-01T12:41:00Z" w16du:dateUtc="2025-03-01T11:41:00Z">
        <w:r w:rsidR="003512DE">
          <w:rPr>
            <w:rFonts w:ascii="Arial" w:hAnsi="Arial" w:cs="Arial"/>
            <w:sz w:val="24"/>
            <w:szCs w:val="24"/>
          </w:rPr>
          <w:t xml:space="preserve"> –</w:t>
        </w:r>
      </w:ins>
      <w:r w:rsidRPr="00944672">
        <w:rPr>
          <w:rFonts w:ascii="Arial" w:hAnsi="Arial" w:cs="Arial"/>
          <w:sz w:val="24"/>
          <w:szCs w:val="24"/>
        </w:rPr>
        <w:t xml:space="preserve"> keine weiteren Anhaltspunkte liefer</w:t>
      </w:r>
      <w:ins w:id="4808" w:author="Lektorat Bauer" w:date="2025-03-01T12:41:00Z" w16du:dateUtc="2025-03-01T11:41:00Z">
        <w:r w:rsidR="003512DE">
          <w:rPr>
            <w:rFonts w:ascii="Arial" w:hAnsi="Arial" w:cs="Arial"/>
            <w:sz w:val="24"/>
            <w:szCs w:val="24"/>
          </w:rPr>
          <w:t>te</w:t>
        </w:r>
      </w:ins>
      <w:r w:rsidRPr="00944672">
        <w:rPr>
          <w:rFonts w:ascii="Arial" w:hAnsi="Arial" w:cs="Arial"/>
          <w:sz w:val="24"/>
          <w:szCs w:val="24"/>
        </w:rPr>
        <w:t xml:space="preserve">n, dann kam Piets Abteilung ins Spiel. </w:t>
      </w:r>
    </w:p>
    <w:p w14:paraId="242CF133" w14:textId="3A4B1AB8"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Piet hatte keine Spione im herkömmlichen Sinn, sondern Mitarbeiter</w:t>
      </w:r>
      <w:ins w:id="4809" w:author="Lektorat Bauer" w:date="2025-03-01T12:42:00Z" w16du:dateUtc="2025-03-01T11:42:00Z">
        <w:r w:rsidR="003512DE">
          <w:rPr>
            <w:rFonts w:ascii="Arial" w:hAnsi="Arial" w:cs="Arial"/>
            <w:sz w:val="24"/>
            <w:szCs w:val="24"/>
          </w:rPr>
          <w:t>,</w:t>
        </w:r>
      </w:ins>
      <w:r w:rsidRPr="00944672">
        <w:rPr>
          <w:rFonts w:ascii="Arial" w:hAnsi="Arial" w:cs="Arial"/>
          <w:sz w:val="24"/>
          <w:szCs w:val="24"/>
        </w:rPr>
        <w:t xml:space="preserve"> die für bestimmte Aufträge recherchierten. Das </w:t>
      </w:r>
      <w:del w:id="4810" w:author="Lektorat Bauer" w:date="2025-03-01T12:42:00Z" w16du:dateUtc="2025-03-01T11:42:00Z">
        <w:r w:rsidRPr="00944672" w:rsidDel="003512DE">
          <w:rPr>
            <w:rFonts w:ascii="Arial" w:hAnsi="Arial" w:cs="Arial"/>
            <w:sz w:val="24"/>
            <w:szCs w:val="24"/>
          </w:rPr>
          <w:delText xml:space="preserve">kann </w:delText>
        </w:r>
      </w:del>
      <w:ins w:id="4811" w:author="Lektorat Bauer" w:date="2025-03-01T12:42:00Z" w16du:dateUtc="2025-03-01T11:42:00Z">
        <w:r w:rsidR="003512DE">
          <w:rPr>
            <w:rFonts w:ascii="Arial" w:hAnsi="Arial" w:cs="Arial"/>
            <w:sz w:val="24"/>
            <w:szCs w:val="24"/>
          </w:rPr>
          <w:t>konnte</w:t>
        </w:r>
        <w:r w:rsidR="003512DE" w:rsidRPr="00944672">
          <w:rPr>
            <w:rFonts w:ascii="Arial" w:hAnsi="Arial" w:cs="Arial"/>
            <w:sz w:val="24"/>
            <w:szCs w:val="24"/>
          </w:rPr>
          <w:t xml:space="preserve"> </w:t>
        </w:r>
      </w:ins>
      <w:r w:rsidRPr="00944672">
        <w:rPr>
          <w:rFonts w:ascii="Arial" w:hAnsi="Arial" w:cs="Arial"/>
          <w:sz w:val="24"/>
          <w:szCs w:val="24"/>
        </w:rPr>
        <w:t>bedeuten, dass jemand in ein Land reist</w:t>
      </w:r>
      <w:ins w:id="4812" w:author="Lektorat Bauer" w:date="2025-03-01T12:42:00Z" w16du:dateUtc="2025-03-01T11:42:00Z">
        <w:r w:rsidR="003512DE">
          <w:rPr>
            <w:rFonts w:ascii="Arial" w:hAnsi="Arial" w:cs="Arial"/>
            <w:sz w:val="24"/>
            <w:szCs w:val="24"/>
          </w:rPr>
          <w:t>e</w:t>
        </w:r>
      </w:ins>
      <w:r w:rsidRPr="00944672">
        <w:rPr>
          <w:rFonts w:ascii="Arial" w:hAnsi="Arial" w:cs="Arial"/>
          <w:sz w:val="24"/>
          <w:szCs w:val="24"/>
        </w:rPr>
        <w:t xml:space="preserve">, um sich dort ein Bild von bestimmten Gegebenheiten </w:t>
      </w:r>
      <w:del w:id="4813" w:author="Lektorat Bauer" w:date="2025-03-01T12:42:00Z" w16du:dateUtc="2025-03-01T11:42:00Z">
        <w:r w:rsidRPr="00944672" w:rsidDel="003512DE">
          <w:rPr>
            <w:rFonts w:ascii="Arial" w:hAnsi="Arial" w:cs="Arial"/>
            <w:sz w:val="24"/>
            <w:szCs w:val="24"/>
          </w:rPr>
          <w:delText>macht</w:delText>
        </w:r>
      </w:del>
      <w:ins w:id="4814" w:author="Lektorat Bauer" w:date="2025-03-01T12:42:00Z" w16du:dateUtc="2025-03-01T11:42:00Z">
        <w:r w:rsidR="003512DE">
          <w:rPr>
            <w:rFonts w:ascii="Arial" w:hAnsi="Arial" w:cs="Arial"/>
            <w:sz w:val="24"/>
            <w:szCs w:val="24"/>
          </w:rPr>
          <w:t>zu machen</w:t>
        </w:r>
      </w:ins>
      <w:r w:rsidRPr="00944672">
        <w:rPr>
          <w:rFonts w:ascii="Arial" w:hAnsi="Arial" w:cs="Arial"/>
          <w:sz w:val="24"/>
          <w:szCs w:val="24"/>
        </w:rPr>
        <w:t xml:space="preserve">, </w:t>
      </w:r>
      <w:del w:id="4815" w:author="Lektorat Bauer" w:date="2025-03-01T12:42:00Z" w16du:dateUtc="2025-03-01T11:42:00Z">
        <w:r w:rsidRPr="00944672" w:rsidDel="003512DE">
          <w:rPr>
            <w:rFonts w:ascii="Arial" w:hAnsi="Arial" w:cs="Arial"/>
            <w:sz w:val="24"/>
            <w:szCs w:val="24"/>
          </w:rPr>
          <w:delText xml:space="preserve">das kann auch </w:delText>
        </w:r>
        <w:r w:rsidRPr="00944672" w:rsidDel="003512DE">
          <w:rPr>
            <w:rFonts w:ascii="Arial" w:hAnsi="Arial" w:cs="Arial"/>
            <w:sz w:val="24"/>
            <w:szCs w:val="24"/>
          </w:rPr>
          <w:lastRenderedPageBreak/>
          <w:delText>sein</w:delText>
        </w:r>
      </w:del>
      <w:ins w:id="4816" w:author="Lektorat Bauer" w:date="2025-03-01T12:42:00Z" w16du:dateUtc="2025-03-01T11:42:00Z">
        <w:r w:rsidR="003512DE">
          <w:rPr>
            <w:rFonts w:ascii="Arial" w:hAnsi="Arial" w:cs="Arial"/>
            <w:sz w:val="24"/>
            <w:szCs w:val="24"/>
          </w:rPr>
          <w:t>oder</w:t>
        </w:r>
      </w:ins>
      <w:del w:id="4817" w:author="Lektorat Bauer" w:date="2025-03-01T12:42:00Z" w16du:dateUtc="2025-03-01T11:42:00Z">
        <w:r w:rsidRPr="00944672" w:rsidDel="003512DE">
          <w:rPr>
            <w:rFonts w:ascii="Arial" w:hAnsi="Arial" w:cs="Arial"/>
            <w:sz w:val="24"/>
            <w:szCs w:val="24"/>
          </w:rPr>
          <w:delText>,</w:delText>
        </w:r>
      </w:del>
      <w:r w:rsidRPr="00944672">
        <w:rPr>
          <w:rFonts w:ascii="Arial" w:hAnsi="Arial" w:cs="Arial"/>
          <w:sz w:val="24"/>
          <w:szCs w:val="24"/>
        </w:rPr>
        <w:t xml:space="preserve"> dass externe Mitarbeiter angeworben </w:t>
      </w:r>
      <w:del w:id="4818" w:author="Lektorat Bauer" w:date="2025-03-01T12:42:00Z" w16du:dateUtc="2025-03-01T11:42:00Z">
        <w:r w:rsidRPr="00944672" w:rsidDel="003512DE">
          <w:rPr>
            <w:rFonts w:ascii="Arial" w:hAnsi="Arial" w:cs="Arial"/>
            <w:sz w:val="24"/>
            <w:szCs w:val="24"/>
          </w:rPr>
          <w:delText>werden</w:delText>
        </w:r>
      </w:del>
      <w:ins w:id="4819" w:author="Lektorat Bauer" w:date="2025-03-01T12:42:00Z" w16du:dateUtc="2025-03-01T11:42:00Z">
        <w:r w:rsidR="003512DE" w:rsidRPr="00944672">
          <w:rPr>
            <w:rFonts w:ascii="Arial" w:hAnsi="Arial" w:cs="Arial"/>
            <w:sz w:val="24"/>
            <w:szCs w:val="24"/>
          </w:rPr>
          <w:t>w</w:t>
        </w:r>
        <w:r w:rsidR="003512DE">
          <w:rPr>
            <w:rFonts w:ascii="Arial" w:hAnsi="Arial" w:cs="Arial"/>
            <w:sz w:val="24"/>
            <w:szCs w:val="24"/>
          </w:rPr>
          <w:t>u</w:t>
        </w:r>
        <w:r w:rsidR="003512DE" w:rsidRPr="00944672">
          <w:rPr>
            <w:rFonts w:ascii="Arial" w:hAnsi="Arial" w:cs="Arial"/>
            <w:sz w:val="24"/>
            <w:szCs w:val="24"/>
          </w:rPr>
          <w:t>rden</w:t>
        </w:r>
      </w:ins>
      <w:r w:rsidRPr="00944672">
        <w:rPr>
          <w:rFonts w:ascii="Arial" w:hAnsi="Arial" w:cs="Arial"/>
          <w:sz w:val="24"/>
          <w:szCs w:val="24"/>
        </w:rPr>
        <w:t xml:space="preserve">, die besondere Fähigkeiten </w:t>
      </w:r>
      <w:del w:id="4820" w:author="Lektorat Bauer" w:date="2025-03-01T12:42:00Z" w16du:dateUtc="2025-03-01T11:42:00Z">
        <w:r w:rsidRPr="00944672" w:rsidDel="003512DE">
          <w:rPr>
            <w:rFonts w:ascii="Arial" w:hAnsi="Arial" w:cs="Arial"/>
            <w:sz w:val="24"/>
            <w:szCs w:val="24"/>
          </w:rPr>
          <w:delText>haben</w:delText>
        </w:r>
      </w:del>
      <w:ins w:id="4821" w:author="Lektorat Bauer" w:date="2025-03-01T12:42:00Z" w16du:dateUtc="2025-03-01T11:42:00Z">
        <w:r w:rsidR="003512DE">
          <w:rPr>
            <w:rFonts w:ascii="Arial" w:hAnsi="Arial" w:cs="Arial"/>
            <w:sz w:val="24"/>
            <w:szCs w:val="24"/>
          </w:rPr>
          <w:t>hatten</w:t>
        </w:r>
      </w:ins>
      <w:r w:rsidRPr="00944672">
        <w:rPr>
          <w:rFonts w:ascii="Arial" w:hAnsi="Arial" w:cs="Arial"/>
          <w:sz w:val="24"/>
          <w:szCs w:val="24"/>
        </w:rPr>
        <w:t>. So war Thomas Ganghofer zum AIVD gekommen</w:t>
      </w:r>
      <w:commentRangeStart w:id="4822"/>
      <w:del w:id="4823" w:author="Lektorat Bauer" w:date="2025-03-01T12:42:00Z" w16du:dateUtc="2025-03-01T11:42:00Z">
        <w:r w:rsidRPr="00944672" w:rsidDel="003512DE">
          <w:rPr>
            <w:rFonts w:ascii="Arial" w:hAnsi="Arial" w:cs="Arial"/>
            <w:sz w:val="24"/>
            <w:szCs w:val="24"/>
          </w:rPr>
          <w:delText>, seine Arbeiten wurden gesehen, bewertet und dann wurde er angefragt</w:delText>
        </w:r>
      </w:del>
      <w:ins w:id="4824" w:author="Lektorat Bauer" w:date="2025-03-01T12:42:00Z" w16du:dateUtc="2025-03-01T11:42:00Z">
        <w:r w:rsidR="003512DE">
          <w:rPr>
            <w:rFonts w:ascii="Arial" w:hAnsi="Arial" w:cs="Arial"/>
            <w:sz w:val="24"/>
            <w:szCs w:val="24"/>
          </w:rPr>
          <w:t>.</w:t>
        </w:r>
      </w:ins>
      <w:r w:rsidRPr="00944672">
        <w:rPr>
          <w:rFonts w:ascii="Arial" w:hAnsi="Arial" w:cs="Arial"/>
          <w:sz w:val="24"/>
          <w:szCs w:val="24"/>
        </w:rPr>
        <w:t>.</w:t>
      </w:r>
      <w:commentRangeEnd w:id="4822"/>
      <w:r w:rsidR="003512DE">
        <w:rPr>
          <w:rStyle w:val="Kommentarzeichen"/>
        </w:rPr>
        <w:commentReference w:id="4822"/>
      </w:r>
    </w:p>
    <w:p w14:paraId="6B2DF230" w14:textId="0D0B856D"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Es kam nicht oft vor, dass Anique um Hilfe bat, aber hier war der Punkt erreicht, </w:t>
      </w:r>
      <w:del w:id="4825" w:author="Lektorat Bauer" w:date="2025-03-01T12:42:00Z" w16du:dateUtc="2025-03-01T11:42:00Z">
        <w:r w:rsidRPr="00944672" w:rsidDel="003512DE">
          <w:rPr>
            <w:rFonts w:ascii="Arial" w:hAnsi="Arial" w:cs="Arial"/>
            <w:sz w:val="24"/>
            <w:szCs w:val="24"/>
          </w:rPr>
          <w:delText xml:space="preserve">dass </w:delText>
        </w:r>
      </w:del>
      <w:ins w:id="4826" w:author="Lektorat Bauer" w:date="2025-03-01T12:42:00Z" w16du:dateUtc="2025-03-01T11:42:00Z">
        <w:r w:rsidR="003512DE">
          <w:rPr>
            <w:rFonts w:ascii="Arial" w:hAnsi="Arial" w:cs="Arial"/>
            <w:sz w:val="24"/>
            <w:szCs w:val="24"/>
          </w:rPr>
          <w:t>an dem</w:t>
        </w:r>
        <w:r w:rsidR="003512DE" w:rsidRPr="00944672">
          <w:rPr>
            <w:rFonts w:ascii="Arial" w:hAnsi="Arial" w:cs="Arial"/>
            <w:sz w:val="24"/>
            <w:szCs w:val="24"/>
          </w:rPr>
          <w:t xml:space="preserve"> </w:t>
        </w:r>
      </w:ins>
      <w:r w:rsidRPr="00944672">
        <w:rPr>
          <w:rFonts w:ascii="Arial" w:hAnsi="Arial" w:cs="Arial"/>
          <w:sz w:val="24"/>
          <w:szCs w:val="24"/>
        </w:rPr>
        <w:t>ihre Kapazitäten erschöpft waren.</w:t>
      </w:r>
    </w:p>
    <w:p w14:paraId="5CB11246" w14:textId="22D168FC"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Sie erklärte die Situation und musste dann ebenfalls die Frage nach der Priorität stellen. War es wichtig für die Niederlande, dass Sie weiterhin Kapazitäten für MH</w:t>
      </w:r>
      <w:ins w:id="4827" w:author="Lektorat Bauer" w:date="2025-03-01T12:44:00Z" w16du:dateUtc="2025-03-01T11:44:00Z">
        <w:r w:rsidR="00FA6010">
          <w:rPr>
            <w:rFonts w:ascii="Arial" w:hAnsi="Arial" w:cs="Arial"/>
            <w:sz w:val="24"/>
            <w:szCs w:val="24"/>
          </w:rPr>
          <w:t xml:space="preserve"> </w:t>
        </w:r>
      </w:ins>
      <w:r w:rsidRPr="00944672">
        <w:rPr>
          <w:rFonts w:ascii="Arial" w:hAnsi="Arial" w:cs="Arial"/>
          <w:sz w:val="24"/>
          <w:szCs w:val="24"/>
        </w:rPr>
        <w:t xml:space="preserve">370 einsetzte? Sie fügte eine Liste der Themen bei, die auch auf ihrer Rechercheliste </w:t>
      </w:r>
      <w:del w:id="4828" w:author="Lektorat Bauer" w:date="2025-03-01T12:44:00Z" w16du:dateUtc="2025-03-01T11:44:00Z">
        <w:r w:rsidRPr="00944672" w:rsidDel="00FA6010">
          <w:rPr>
            <w:rFonts w:ascii="Arial" w:hAnsi="Arial" w:cs="Arial"/>
            <w:sz w:val="24"/>
            <w:szCs w:val="24"/>
          </w:rPr>
          <w:delText>waren</w:delText>
        </w:r>
      </w:del>
      <w:ins w:id="4829" w:author="Lektorat Bauer" w:date="2025-03-01T12:44:00Z" w16du:dateUtc="2025-03-01T11:44:00Z">
        <w:r w:rsidR="00FA6010">
          <w:rPr>
            <w:rFonts w:ascii="Arial" w:hAnsi="Arial" w:cs="Arial"/>
            <w:sz w:val="24"/>
            <w:szCs w:val="24"/>
          </w:rPr>
          <w:t>standen</w:t>
        </w:r>
      </w:ins>
      <w:r w:rsidRPr="00944672">
        <w:rPr>
          <w:rFonts w:ascii="Arial" w:hAnsi="Arial" w:cs="Arial"/>
          <w:sz w:val="24"/>
          <w:szCs w:val="24"/>
        </w:rPr>
        <w:t>.</w:t>
      </w:r>
    </w:p>
    <w:p w14:paraId="1016E492" w14:textId="2FB9F0E8"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Zuerst glitt die Diskussion ab</w:t>
      </w:r>
      <w:del w:id="4830" w:author="Lektorat Bauer" w:date="2025-03-01T12:46:00Z" w16du:dateUtc="2025-03-01T11:46:00Z">
        <w:r w:rsidRPr="00944672" w:rsidDel="00FA6010">
          <w:rPr>
            <w:rFonts w:ascii="Arial" w:hAnsi="Arial" w:cs="Arial"/>
            <w:sz w:val="24"/>
            <w:szCs w:val="24"/>
          </w:rPr>
          <w:delText>,</w:delText>
        </w:r>
      </w:del>
      <w:r w:rsidRPr="00944672">
        <w:rPr>
          <w:rFonts w:ascii="Arial" w:hAnsi="Arial" w:cs="Arial"/>
          <w:sz w:val="24"/>
          <w:szCs w:val="24"/>
        </w:rPr>
        <w:t xml:space="preserve"> zu den Themen, die noch warteten, dann kam der Fokus zurück auf MH</w:t>
      </w:r>
      <w:ins w:id="4831" w:author="Lektorat Bauer" w:date="2025-03-01T12:46:00Z" w16du:dateUtc="2025-03-01T11:46:00Z">
        <w:r w:rsidR="00FA6010">
          <w:rPr>
            <w:rFonts w:ascii="Arial" w:hAnsi="Arial" w:cs="Arial"/>
            <w:sz w:val="24"/>
            <w:szCs w:val="24"/>
          </w:rPr>
          <w:t xml:space="preserve"> </w:t>
        </w:r>
      </w:ins>
      <w:r w:rsidRPr="00944672">
        <w:rPr>
          <w:rFonts w:ascii="Arial" w:hAnsi="Arial" w:cs="Arial"/>
          <w:sz w:val="24"/>
          <w:szCs w:val="24"/>
        </w:rPr>
        <w:t xml:space="preserve">370. Auch hier entspann sich zuerst eine Diskussion entlang der aktuell vorliegenden Verschwörungstheorien, Menschen sind für gute Märchen immer empfänglich. </w:t>
      </w:r>
    </w:p>
    <w:p w14:paraId="594B600C" w14:textId="5DE891FC"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Natürlich machte es auch Spaß, die Theorien auseinanderzunehmen, aber bald </w:t>
      </w:r>
      <w:del w:id="4832" w:author="Lektorat Bauer" w:date="2025-03-01T12:46:00Z" w16du:dateUtc="2025-03-01T11:46:00Z">
        <w:r w:rsidRPr="00944672" w:rsidDel="00FA6010">
          <w:rPr>
            <w:rFonts w:ascii="Arial" w:hAnsi="Arial" w:cs="Arial"/>
            <w:sz w:val="24"/>
            <w:szCs w:val="24"/>
          </w:rPr>
          <w:delText xml:space="preserve">wandte </w:delText>
        </w:r>
      </w:del>
      <w:ins w:id="4833" w:author="Lektorat Bauer" w:date="2025-03-01T12:46:00Z" w16du:dateUtc="2025-03-01T11:46:00Z">
        <w:r w:rsidR="00FA6010">
          <w:rPr>
            <w:rFonts w:ascii="Arial" w:hAnsi="Arial" w:cs="Arial"/>
            <w:sz w:val="24"/>
            <w:szCs w:val="24"/>
          </w:rPr>
          <w:t>verschob</w:t>
        </w:r>
        <w:r w:rsidR="00FA6010" w:rsidRPr="00944672">
          <w:rPr>
            <w:rFonts w:ascii="Arial" w:hAnsi="Arial" w:cs="Arial"/>
            <w:sz w:val="24"/>
            <w:szCs w:val="24"/>
          </w:rPr>
          <w:t xml:space="preserve"> </w:t>
        </w:r>
      </w:ins>
      <w:r w:rsidRPr="00944672">
        <w:rPr>
          <w:rFonts w:ascii="Arial" w:hAnsi="Arial" w:cs="Arial"/>
          <w:sz w:val="24"/>
          <w:szCs w:val="24"/>
        </w:rPr>
        <w:t xml:space="preserve">sich der Fokus auf das eigentliche Problem: Weitermachen oder </w:t>
      </w:r>
      <w:ins w:id="4834" w:author="Lektorat Bauer" w:date="2025-03-01T12:47:00Z" w16du:dateUtc="2025-03-01T11:47:00Z">
        <w:r w:rsidR="00FA6010">
          <w:rPr>
            <w:rFonts w:ascii="Arial" w:hAnsi="Arial" w:cs="Arial"/>
            <w:sz w:val="24"/>
            <w:szCs w:val="24"/>
          </w:rPr>
          <w:t>a</w:t>
        </w:r>
      </w:ins>
      <w:del w:id="4835" w:author="Lektorat Bauer" w:date="2025-03-01T12:47:00Z" w16du:dateUtc="2025-03-01T11:47:00Z">
        <w:r w:rsidRPr="00944672" w:rsidDel="00FA6010">
          <w:rPr>
            <w:rFonts w:ascii="Arial" w:hAnsi="Arial" w:cs="Arial"/>
            <w:sz w:val="24"/>
            <w:szCs w:val="24"/>
          </w:rPr>
          <w:delText>A</w:delText>
        </w:r>
      </w:del>
      <w:r w:rsidRPr="00944672">
        <w:rPr>
          <w:rFonts w:ascii="Arial" w:hAnsi="Arial" w:cs="Arial"/>
          <w:sz w:val="24"/>
          <w:szCs w:val="24"/>
        </w:rPr>
        <w:t>ufhören und Daten von Dritten sichten</w:t>
      </w:r>
      <w:del w:id="4836" w:author="Lektorat Bauer" w:date="2025-03-01T12:47:00Z" w16du:dateUtc="2025-03-01T11:47:00Z">
        <w:r w:rsidRPr="00944672" w:rsidDel="00FA6010">
          <w:rPr>
            <w:rFonts w:ascii="Arial" w:hAnsi="Arial" w:cs="Arial"/>
            <w:sz w:val="24"/>
            <w:szCs w:val="24"/>
          </w:rPr>
          <w:delText>.</w:delText>
        </w:r>
      </w:del>
      <w:ins w:id="4837" w:author="Lektorat Bauer" w:date="2025-03-01T12:47:00Z" w16du:dateUtc="2025-03-01T11:47:00Z">
        <w:r w:rsidR="00FA6010">
          <w:rPr>
            <w:rFonts w:ascii="Arial" w:hAnsi="Arial" w:cs="Arial"/>
            <w:sz w:val="24"/>
            <w:szCs w:val="24"/>
          </w:rPr>
          <w:t>?</w:t>
        </w:r>
      </w:ins>
      <w:r w:rsidRPr="00944672">
        <w:rPr>
          <w:rFonts w:ascii="Arial" w:hAnsi="Arial" w:cs="Arial"/>
          <w:sz w:val="24"/>
          <w:szCs w:val="24"/>
        </w:rPr>
        <w:t xml:space="preserve"> Daten von Dritten war der Terminus, der für Daten, die von anderen Geheimdiensten geliefert wurden, genutzt wurde. Damit würde die Priorität von MH</w:t>
      </w:r>
      <w:ins w:id="4838" w:author="Lektorat Bauer" w:date="2025-03-01T12:47:00Z" w16du:dateUtc="2025-03-01T11:47:00Z">
        <w:r w:rsidR="00FA6010">
          <w:rPr>
            <w:rFonts w:ascii="Arial" w:hAnsi="Arial" w:cs="Arial"/>
            <w:sz w:val="24"/>
            <w:szCs w:val="24"/>
          </w:rPr>
          <w:t xml:space="preserve"> </w:t>
        </w:r>
      </w:ins>
      <w:r w:rsidRPr="00944672">
        <w:rPr>
          <w:rFonts w:ascii="Arial" w:hAnsi="Arial" w:cs="Arial"/>
          <w:sz w:val="24"/>
          <w:szCs w:val="24"/>
        </w:rPr>
        <w:t>370 auf ‚gering‘ gesetzt. Andererseits hatten die Niederlande eine geschichtliche Verbindung mit Malaysia, die bis auf die VOC, die Vereenigde Oostindische Compagnie, zurückging.</w:t>
      </w:r>
    </w:p>
    <w:p w14:paraId="3BB0903D" w14:textId="6D3E94DC"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Das Meeting war auf eine Stunde angesetzt, jetzt waren bereits 90 Minuten vergangen, und der Kreis hatte sich geschlossen. Alle Teilnehmer hatten den gleichen Wissensstand, und eine Entscheidung musste getroffen werden. Anique sagte: „Wir sollten noch ein Zeitbudget von vier Wochen einplanen, </w:t>
      </w:r>
      <w:ins w:id="4839" w:author="Lektorat Bauer" w:date="2025-03-01T12:47:00Z" w16du:dateUtc="2025-03-01T11:47:00Z">
        <w:r w:rsidR="00FA6010">
          <w:rPr>
            <w:rFonts w:ascii="Arial" w:hAnsi="Arial" w:cs="Arial"/>
            <w:sz w:val="24"/>
            <w:szCs w:val="24"/>
          </w:rPr>
          <w:t xml:space="preserve">und </w:t>
        </w:r>
      </w:ins>
      <w:r w:rsidRPr="00944672">
        <w:rPr>
          <w:rFonts w:ascii="Arial" w:hAnsi="Arial" w:cs="Arial"/>
          <w:sz w:val="24"/>
          <w:szCs w:val="24"/>
        </w:rPr>
        <w:t>wenn es</w:t>
      </w:r>
      <w:del w:id="4840" w:author="Lektorat Bauer" w:date="2025-03-01T12:47:00Z" w16du:dateUtc="2025-03-01T11:47:00Z">
        <w:r w:rsidRPr="00944672" w:rsidDel="00FA6010">
          <w:rPr>
            <w:rFonts w:ascii="Arial" w:hAnsi="Arial" w:cs="Arial"/>
            <w:sz w:val="24"/>
            <w:szCs w:val="24"/>
          </w:rPr>
          <w:delText>s</w:delText>
        </w:r>
      </w:del>
      <w:r w:rsidRPr="00944672">
        <w:rPr>
          <w:rFonts w:ascii="Arial" w:hAnsi="Arial" w:cs="Arial"/>
          <w:sz w:val="24"/>
          <w:szCs w:val="24"/>
        </w:rPr>
        <w:t xml:space="preserve"> dann keine neueren Erkenntnisse gibt, auf Daten von Dritten zurückgreifen. Ich habe keine Zeit, daher Vergabe an extern.“ Piets Meinung war: „Ich denke, dass wir </w:t>
      </w:r>
      <w:ins w:id="4841" w:author="Lektorat Bauer" w:date="2025-03-01T12:47:00Z" w16du:dateUtc="2025-03-01T11:47:00Z">
        <w:r w:rsidR="00FA6010">
          <w:rPr>
            <w:rFonts w:ascii="Arial" w:hAnsi="Arial" w:cs="Arial"/>
            <w:sz w:val="24"/>
            <w:szCs w:val="24"/>
          </w:rPr>
          <w:t>e</w:t>
        </w:r>
      </w:ins>
      <w:del w:id="4842" w:author="Lektorat Bauer" w:date="2025-03-01T12:47:00Z" w16du:dateUtc="2025-03-01T11:47:00Z">
        <w:r w:rsidRPr="00944672" w:rsidDel="00FA6010">
          <w:rPr>
            <w:rFonts w:ascii="Arial" w:hAnsi="Arial" w:cs="Arial"/>
            <w:sz w:val="24"/>
            <w:szCs w:val="24"/>
          </w:rPr>
          <w:delText>E</w:delText>
        </w:r>
      </w:del>
      <w:r w:rsidRPr="00944672">
        <w:rPr>
          <w:rFonts w:ascii="Arial" w:hAnsi="Arial" w:cs="Arial"/>
          <w:sz w:val="24"/>
          <w:szCs w:val="24"/>
        </w:rPr>
        <w:t>igene Daten zu MH</w:t>
      </w:r>
      <w:ins w:id="4843" w:author="Lektorat Bauer" w:date="2025-03-01T12:47:00Z" w16du:dateUtc="2025-03-01T11:47:00Z">
        <w:r w:rsidR="00FA6010">
          <w:rPr>
            <w:rFonts w:ascii="Arial" w:hAnsi="Arial" w:cs="Arial"/>
            <w:sz w:val="24"/>
            <w:szCs w:val="24"/>
          </w:rPr>
          <w:t xml:space="preserve"> </w:t>
        </w:r>
      </w:ins>
      <w:r w:rsidRPr="00944672">
        <w:rPr>
          <w:rFonts w:ascii="Arial" w:hAnsi="Arial" w:cs="Arial"/>
          <w:sz w:val="24"/>
          <w:szCs w:val="24"/>
        </w:rPr>
        <w:t xml:space="preserve">370 erheben sollten. Malaysia steht </w:t>
      </w:r>
      <w:del w:id="4844" w:author="Lektorat Bauer" w:date="2025-03-01T12:47:00Z" w16du:dateUtc="2025-03-01T11:47:00Z">
        <w:r w:rsidRPr="00944672" w:rsidDel="00FA6010">
          <w:rPr>
            <w:rFonts w:ascii="Arial" w:hAnsi="Arial" w:cs="Arial"/>
            <w:sz w:val="24"/>
            <w:szCs w:val="24"/>
          </w:rPr>
          <w:delText xml:space="preserve">und </w:delText>
        </w:r>
      </w:del>
      <w:ins w:id="4845" w:author="Lektorat Bauer" w:date="2025-03-01T12:47:00Z" w16du:dateUtc="2025-03-01T11:47:00Z">
        <w:r w:rsidR="00FA6010">
          <w:rPr>
            <w:rFonts w:ascii="Arial" w:hAnsi="Arial" w:cs="Arial"/>
            <w:sz w:val="24"/>
            <w:szCs w:val="24"/>
          </w:rPr>
          <w:t>uns</w:t>
        </w:r>
        <w:r w:rsidR="00FA6010" w:rsidRPr="00944672">
          <w:rPr>
            <w:rFonts w:ascii="Arial" w:hAnsi="Arial" w:cs="Arial"/>
            <w:sz w:val="24"/>
            <w:szCs w:val="24"/>
          </w:rPr>
          <w:t xml:space="preserve"> </w:t>
        </w:r>
      </w:ins>
      <w:r w:rsidRPr="00944672">
        <w:rPr>
          <w:rFonts w:ascii="Arial" w:hAnsi="Arial" w:cs="Arial"/>
          <w:sz w:val="24"/>
          <w:szCs w:val="24"/>
        </w:rPr>
        <w:t xml:space="preserve">zu </w:t>
      </w:r>
      <w:ins w:id="4846" w:author="Lektorat Bauer" w:date="2025-03-01T12:47:00Z" w16du:dateUtc="2025-03-01T11:47:00Z">
        <w:r w:rsidR="00FA6010">
          <w:rPr>
            <w:rFonts w:ascii="Arial" w:hAnsi="Arial" w:cs="Arial"/>
            <w:sz w:val="24"/>
            <w:szCs w:val="24"/>
          </w:rPr>
          <w:t>n</w:t>
        </w:r>
      </w:ins>
      <w:del w:id="4847" w:author="Lektorat Bauer" w:date="2025-03-01T12:47:00Z" w16du:dateUtc="2025-03-01T11:47:00Z">
        <w:r w:rsidRPr="00944672" w:rsidDel="00FA6010">
          <w:rPr>
            <w:rFonts w:ascii="Arial" w:hAnsi="Arial" w:cs="Arial"/>
            <w:sz w:val="24"/>
            <w:szCs w:val="24"/>
          </w:rPr>
          <w:delText>N</w:delText>
        </w:r>
      </w:del>
      <w:r w:rsidRPr="00944672">
        <w:rPr>
          <w:rFonts w:ascii="Arial" w:hAnsi="Arial" w:cs="Arial"/>
          <w:sz w:val="24"/>
          <w:szCs w:val="24"/>
        </w:rPr>
        <w:t>ahe. Ich bin auch für externe Vergabe.“</w:t>
      </w:r>
    </w:p>
    <w:p w14:paraId="7F9A52DE" w14:textId="2AFA2431"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So wurde entschieden, dass die Informationsgewinnung extern vergeben werden sollte. Thomas Ganghofer würde hierfür angefragt werden. Besondere Bedingungen: Daten mussten wöchentlich nach Den Haag übermittelt werden und ein wöchentliches Meeting zur Abstimmung musste stattfinden. Das Meeting </w:t>
      </w:r>
      <w:del w:id="4848" w:author="Lektorat Bauer" w:date="2025-03-01T12:48:00Z" w16du:dateUtc="2025-03-01T11:48:00Z">
        <w:r w:rsidRPr="00944672" w:rsidDel="00FA6010">
          <w:rPr>
            <w:rFonts w:ascii="Arial" w:hAnsi="Arial" w:cs="Arial"/>
            <w:sz w:val="24"/>
            <w:szCs w:val="24"/>
          </w:rPr>
          <w:delText xml:space="preserve">hätte </w:delText>
        </w:r>
      </w:del>
      <w:ins w:id="4849" w:author="Lektorat Bauer" w:date="2025-03-01T12:48:00Z" w16du:dateUtc="2025-03-01T11:48:00Z">
        <w:r w:rsidR="00FA6010">
          <w:rPr>
            <w:rFonts w:ascii="Arial" w:hAnsi="Arial" w:cs="Arial"/>
            <w:sz w:val="24"/>
            <w:szCs w:val="24"/>
          </w:rPr>
          <w:t>konnte</w:t>
        </w:r>
        <w:r w:rsidR="00FA6010" w:rsidRPr="00944672">
          <w:rPr>
            <w:rFonts w:ascii="Arial" w:hAnsi="Arial" w:cs="Arial"/>
            <w:sz w:val="24"/>
            <w:szCs w:val="24"/>
          </w:rPr>
          <w:t xml:space="preserve"> </w:t>
        </w:r>
      </w:ins>
      <w:r w:rsidRPr="00944672">
        <w:rPr>
          <w:rFonts w:ascii="Arial" w:hAnsi="Arial" w:cs="Arial"/>
          <w:sz w:val="24"/>
          <w:szCs w:val="24"/>
        </w:rPr>
        <w:t>nicht als Videokonferenz stattfinden</w:t>
      </w:r>
      <w:del w:id="4850" w:author="Lektorat Bauer" w:date="2025-03-01T12:48:00Z" w16du:dateUtc="2025-03-01T11:48:00Z">
        <w:r w:rsidRPr="00944672" w:rsidDel="00FA6010">
          <w:rPr>
            <w:rFonts w:ascii="Arial" w:hAnsi="Arial" w:cs="Arial"/>
            <w:sz w:val="24"/>
            <w:szCs w:val="24"/>
          </w:rPr>
          <w:delText xml:space="preserve"> können</w:delText>
        </w:r>
      </w:del>
      <w:r w:rsidRPr="00944672">
        <w:rPr>
          <w:rFonts w:ascii="Arial" w:hAnsi="Arial" w:cs="Arial"/>
          <w:sz w:val="24"/>
          <w:szCs w:val="24"/>
        </w:rPr>
        <w:t>, da verhindert werden sollte, dass sich jemand in die Konferenz hacken k</w:t>
      </w:r>
      <w:ins w:id="4851" w:author="Lektorat Bauer" w:date="2025-03-01T12:48:00Z" w16du:dateUtc="2025-03-01T11:48:00Z">
        <w:r w:rsidR="00FA6010">
          <w:rPr>
            <w:rFonts w:ascii="Arial" w:hAnsi="Arial" w:cs="Arial"/>
            <w:sz w:val="24"/>
            <w:szCs w:val="24"/>
          </w:rPr>
          <w:t>o</w:t>
        </w:r>
      </w:ins>
      <w:del w:id="4852" w:author="Lektorat Bauer" w:date="2025-03-01T12:48:00Z" w16du:dateUtc="2025-03-01T11:48:00Z">
        <w:r w:rsidRPr="00944672" w:rsidDel="00FA6010">
          <w:rPr>
            <w:rFonts w:ascii="Arial" w:hAnsi="Arial" w:cs="Arial"/>
            <w:sz w:val="24"/>
            <w:szCs w:val="24"/>
          </w:rPr>
          <w:delText>ö</w:delText>
        </w:r>
      </w:del>
      <w:r w:rsidRPr="00944672">
        <w:rPr>
          <w:rFonts w:ascii="Arial" w:hAnsi="Arial" w:cs="Arial"/>
          <w:sz w:val="24"/>
          <w:szCs w:val="24"/>
        </w:rPr>
        <w:t xml:space="preserve">nnte. </w:t>
      </w:r>
    </w:p>
    <w:p w14:paraId="5E69FF44" w14:textId="6E9EC6A9"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Die Fahrzeit von Assen nach Den Haag betrug 2 Stunden 22 Minuten, egal ob mit dem PKW oder mit dem Zug. Dass das für Thomas bedeutete, da</w:t>
      </w:r>
      <w:ins w:id="4853" w:author="Lektorat Bauer" w:date="2025-03-01T12:48:00Z" w16du:dateUtc="2025-03-01T11:48:00Z">
        <w:r w:rsidR="00FA6010">
          <w:rPr>
            <w:rFonts w:ascii="Arial" w:hAnsi="Arial" w:cs="Arial"/>
            <w:sz w:val="24"/>
            <w:szCs w:val="24"/>
          </w:rPr>
          <w:t>s</w:t>
        </w:r>
      </w:ins>
      <w:r w:rsidRPr="00944672">
        <w:rPr>
          <w:rFonts w:ascii="Arial" w:hAnsi="Arial" w:cs="Arial"/>
          <w:sz w:val="24"/>
          <w:szCs w:val="24"/>
        </w:rPr>
        <w:t>s er einen ganzen Tag unterwegs sein würde, wurde als ‚unternehmerisches Risiko externer Mitarbeiter‘ bewertet. Also würde Thomas einmal in der Woche fünf Stunden Reisezeit geltend machen, plus zwei Stunden für das Meeting und andere Updates.</w:t>
      </w:r>
    </w:p>
    <w:p w14:paraId="2372ADD8"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0183FEA8"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3FCD1593"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39C17821"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commentRangeStart w:id="4854"/>
      <w:commentRangeEnd w:id="4854"/>
      <w:r w:rsidRPr="00944672">
        <w:rPr>
          <w:rFonts w:ascii="Arial" w:hAnsi="Arial" w:cs="Arial"/>
          <w:b/>
          <w:bCs/>
          <w:sz w:val="24"/>
          <w:szCs w:val="24"/>
        </w:rPr>
        <w:commentReference w:id="4854"/>
      </w:r>
      <w:r w:rsidRPr="00944672">
        <w:rPr>
          <w:rFonts w:ascii="Arial" w:hAnsi="Arial" w:cs="Arial"/>
          <w:b/>
          <w:bCs/>
          <w:sz w:val="24"/>
          <w:szCs w:val="24"/>
        </w:rPr>
        <w:t>&gt;&gt;&gt; Assen, März 2014 &lt;&lt;&lt;</w:t>
      </w:r>
    </w:p>
    <w:p w14:paraId="4E2A531E" w14:textId="25203F5A"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Die Auftragsanfrage </w:t>
      </w:r>
      <w:del w:id="4855" w:author="Lektorat Bauer" w:date="2025-03-01T12:56:00Z" w16du:dateUtc="2025-03-01T11:56:00Z">
        <w:r w:rsidRPr="00944672" w:rsidDel="00E41B09">
          <w:rPr>
            <w:rFonts w:ascii="Arial" w:hAnsi="Arial" w:cs="Arial"/>
            <w:sz w:val="24"/>
            <w:szCs w:val="24"/>
          </w:rPr>
          <w:delText xml:space="preserve">vom </w:delText>
        </w:r>
      </w:del>
      <w:ins w:id="4856" w:author="Lektorat Bauer" w:date="2025-03-01T12:56:00Z" w16du:dateUtc="2025-03-01T11:56:00Z">
        <w:r w:rsidR="00E41B09">
          <w:rPr>
            <w:rFonts w:ascii="Arial" w:hAnsi="Arial" w:cs="Arial"/>
            <w:sz w:val="24"/>
            <w:szCs w:val="24"/>
          </w:rPr>
          <w:t>des</w:t>
        </w:r>
        <w:r w:rsidR="00E41B09" w:rsidRPr="00944672">
          <w:rPr>
            <w:rFonts w:ascii="Arial" w:hAnsi="Arial" w:cs="Arial"/>
            <w:sz w:val="24"/>
            <w:szCs w:val="24"/>
          </w:rPr>
          <w:t xml:space="preserve"> </w:t>
        </w:r>
      </w:ins>
      <w:r w:rsidRPr="00944672">
        <w:rPr>
          <w:rFonts w:ascii="Arial" w:hAnsi="Arial" w:cs="Arial"/>
          <w:sz w:val="24"/>
          <w:szCs w:val="24"/>
        </w:rPr>
        <w:t>AIVD</w:t>
      </w:r>
      <w:del w:id="4857" w:author="Lektorat Bauer" w:date="2025-03-01T12:57:00Z" w16du:dateUtc="2025-03-01T11:57:00Z">
        <w:r w:rsidRPr="00944672" w:rsidDel="00E41B09">
          <w:rPr>
            <w:rFonts w:ascii="Arial" w:hAnsi="Arial" w:cs="Arial"/>
            <w:sz w:val="24"/>
            <w:szCs w:val="24"/>
          </w:rPr>
          <w:delText>,</w:delText>
        </w:r>
      </w:del>
      <w:r w:rsidRPr="00944672">
        <w:rPr>
          <w:rFonts w:ascii="Arial" w:hAnsi="Arial" w:cs="Arial"/>
          <w:sz w:val="24"/>
          <w:szCs w:val="24"/>
        </w:rPr>
        <w:t xml:space="preserve"> war Thomas natürlich willkommen. 28 Arbeitstage, verteilt auf die nächsten sechs Wochen, dass bedeutete, dass er noch Arbeiten nebenbei annehmen konnte. Auch willkommen war die Tatsache, dass er Anique wiedersehen würde</w:t>
      </w:r>
      <w:del w:id="4858" w:author="Lektorat Bauer" w:date="2025-03-01T12:57:00Z" w16du:dateUtc="2025-03-01T11:57:00Z">
        <w:r w:rsidRPr="00944672" w:rsidDel="00E41B09">
          <w:rPr>
            <w:rFonts w:ascii="Arial" w:hAnsi="Arial" w:cs="Arial"/>
            <w:sz w:val="24"/>
            <w:szCs w:val="24"/>
          </w:rPr>
          <w:delText>,</w:delText>
        </w:r>
      </w:del>
      <w:ins w:id="4859" w:author="Lektorat Bauer" w:date="2025-03-01T12:57:00Z" w16du:dateUtc="2025-03-01T11:57:00Z">
        <w:r w:rsidR="00E41B09">
          <w:rPr>
            <w:rFonts w:ascii="Arial" w:hAnsi="Arial" w:cs="Arial"/>
            <w:sz w:val="24"/>
            <w:szCs w:val="24"/>
          </w:rPr>
          <w:t>.</w:t>
        </w:r>
      </w:ins>
      <w:r w:rsidRPr="00944672">
        <w:rPr>
          <w:rFonts w:ascii="Arial" w:hAnsi="Arial" w:cs="Arial"/>
          <w:sz w:val="24"/>
          <w:szCs w:val="24"/>
        </w:rPr>
        <w:t xml:space="preserve"> </w:t>
      </w:r>
      <w:ins w:id="4860" w:author="Lektorat Bauer" w:date="2025-03-01T12:57:00Z" w16du:dateUtc="2025-03-01T11:57:00Z">
        <w:r w:rsidR="00E41B09">
          <w:rPr>
            <w:rFonts w:ascii="Arial" w:hAnsi="Arial" w:cs="Arial"/>
            <w:sz w:val="24"/>
            <w:szCs w:val="24"/>
          </w:rPr>
          <w:t>E</w:t>
        </w:r>
      </w:ins>
      <w:del w:id="4861" w:author="Lektorat Bauer" w:date="2025-03-01T12:57:00Z" w16du:dateUtc="2025-03-01T11:57:00Z">
        <w:r w:rsidRPr="00944672" w:rsidDel="00E41B09">
          <w:rPr>
            <w:rFonts w:ascii="Arial" w:hAnsi="Arial" w:cs="Arial"/>
            <w:sz w:val="24"/>
            <w:szCs w:val="24"/>
          </w:rPr>
          <w:delText>e</w:delText>
        </w:r>
      </w:del>
      <w:r w:rsidRPr="00944672">
        <w:rPr>
          <w:rFonts w:ascii="Arial" w:hAnsi="Arial" w:cs="Arial"/>
          <w:sz w:val="24"/>
          <w:szCs w:val="24"/>
        </w:rPr>
        <w:t xml:space="preserve">r fragte sich, ob sie das auch so </w:t>
      </w:r>
      <w:del w:id="4862" w:author="Lektorat Bauer" w:date="2025-03-01T12:57:00Z" w16du:dateUtc="2025-03-01T11:57:00Z">
        <w:r w:rsidRPr="00944672" w:rsidDel="00E41B09">
          <w:rPr>
            <w:rFonts w:ascii="Arial" w:hAnsi="Arial" w:cs="Arial"/>
            <w:sz w:val="24"/>
            <w:szCs w:val="24"/>
          </w:rPr>
          <w:delText>sehen würde</w:delText>
        </w:r>
      </w:del>
      <w:ins w:id="4863" w:author="Lektorat Bauer" w:date="2025-03-01T12:57:00Z" w16du:dateUtc="2025-03-01T11:57:00Z">
        <w:r w:rsidR="00E41B09">
          <w:rPr>
            <w:rFonts w:ascii="Arial" w:hAnsi="Arial" w:cs="Arial"/>
            <w:sz w:val="24"/>
            <w:szCs w:val="24"/>
          </w:rPr>
          <w:t>sah</w:t>
        </w:r>
      </w:ins>
      <w:r w:rsidRPr="00944672">
        <w:rPr>
          <w:rFonts w:ascii="Arial" w:hAnsi="Arial" w:cs="Arial"/>
          <w:sz w:val="24"/>
          <w:szCs w:val="24"/>
        </w:rPr>
        <w:t>. Für Freitag</w:t>
      </w:r>
      <w:ins w:id="4864" w:author="Lektorat Bauer" w:date="2025-03-01T12:57:00Z" w16du:dateUtc="2025-03-01T11:57:00Z">
        <w:r w:rsidR="00E41B09">
          <w:rPr>
            <w:rFonts w:ascii="Arial" w:hAnsi="Arial" w:cs="Arial"/>
            <w:sz w:val="24"/>
            <w:szCs w:val="24"/>
          </w:rPr>
          <w:t>,</w:t>
        </w:r>
      </w:ins>
      <w:r w:rsidRPr="00944672">
        <w:rPr>
          <w:rFonts w:ascii="Arial" w:hAnsi="Arial" w:cs="Arial"/>
          <w:sz w:val="24"/>
          <w:szCs w:val="24"/>
        </w:rPr>
        <w:t xml:space="preserve"> 21. März 2014</w:t>
      </w:r>
      <w:ins w:id="4865" w:author="Lektorat Bauer" w:date="2025-03-01T12:57:00Z" w16du:dateUtc="2025-03-01T11:57:00Z">
        <w:r w:rsidR="00E41B09">
          <w:rPr>
            <w:rFonts w:ascii="Arial" w:hAnsi="Arial" w:cs="Arial"/>
            <w:sz w:val="24"/>
            <w:szCs w:val="24"/>
          </w:rPr>
          <w:t>,</w:t>
        </w:r>
      </w:ins>
      <w:r w:rsidRPr="00944672">
        <w:rPr>
          <w:rFonts w:ascii="Arial" w:hAnsi="Arial" w:cs="Arial"/>
          <w:sz w:val="24"/>
          <w:szCs w:val="24"/>
        </w:rPr>
        <w:t xml:space="preserve"> war das Eröffnungsgespräch angesetzt, indem </w:t>
      </w:r>
      <w:del w:id="4866" w:author="Lektorat Bauer" w:date="2025-03-01T12:57:00Z" w16du:dateUtc="2025-03-01T11:57:00Z">
        <w:r w:rsidRPr="00944672" w:rsidDel="00E41B09">
          <w:rPr>
            <w:rFonts w:ascii="Arial" w:hAnsi="Arial" w:cs="Arial"/>
            <w:sz w:val="24"/>
            <w:szCs w:val="24"/>
          </w:rPr>
          <w:delText xml:space="preserve">der </w:delText>
        </w:r>
      </w:del>
      <w:ins w:id="4867" w:author="Lektorat Bauer" w:date="2025-03-01T12:57:00Z" w16du:dateUtc="2025-03-01T11:57:00Z">
        <w:r w:rsidR="00E41B09">
          <w:rPr>
            <w:rFonts w:ascii="Arial" w:hAnsi="Arial" w:cs="Arial"/>
            <w:sz w:val="24"/>
            <w:szCs w:val="24"/>
          </w:rPr>
          <w:t>die</w:t>
        </w:r>
        <w:r w:rsidR="00E41B09" w:rsidRPr="00944672">
          <w:rPr>
            <w:rFonts w:ascii="Arial" w:hAnsi="Arial" w:cs="Arial"/>
            <w:sz w:val="24"/>
            <w:szCs w:val="24"/>
          </w:rPr>
          <w:t xml:space="preserve"> </w:t>
        </w:r>
      </w:ins>
      <w:r w:rsidRPr="00944672">
        <w:rPr>
          <w:rFonts w:ascii="Arial" w:hAnsi="Arial" w:cs="Arial"/>
          <w:sz w:val="24"/>
          <w:szCs w:val="24"/>
        </w:rPr>
        <w:t>Grenzen seiner Arbeit definiert werden sollten.</w:t>
      </w:r>
    </w:p>
    <w:p w14:paraId="48C38A87" w14:textId="79D5A7F5"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Das Eröffnungsgespräch war auf 09:30 Uhr terminiert. Also nahm er um 06:27 Uhr den Zug von Assen nach Zwolle. Er hatte zwei Minuten zum Umsteigen, dann ging um 07:17 Uhr der Anschlusszug, der Den Haag um 08:56 Uhr erreichen soll</w:t>
      </w:r>
      <w:ins w:id="4868" w:author="Lektorat Bauer" w:date="2025-03-01T12:57:00Z" w16du:dateUtc="2025-03-01T11:57:00Z">
        <w:r w:rsidR="002D541A">
          <w:rPr>
            <w:rFonts w:ascii="Arial" w:hAnsi="Arial" w:cs="Arial"/>
            <w:sz w:val="24"/>
            <w:szCs w:val="24"/>
          </w:rPr>
          <w:t>te</w:t>
        </w:r>
      </w:ins>
      <w:r w:rsidRPr="00944672">
        <w:rPr>
          <w:rFonts w:ascii="Arial" w:hAnsi="Arial" w:cs="Arial"/>
          <w:sz w:val="24"/>
          <w:szCs w:val="24"/>
        </w:rPr>
        <w:t>. Der Zug fuhr über Schip</w:t>
      </w:r>
      <w:ins w:id="4869" w:author="Lektorat Bauer" w:date="2025-03-07T18:57:00Z" w16du:dateUtc="2025-03-07T17:57:00Z">
        <w:r w:rsidR="00CF1767">
          <w:rPr>
            <w:rFonts w:ascii="Arial" w:hAnsi="Arial" w:cs="Arial"/>
            <w:sz w:val="24"/>
            <w:szCs w:val="24"/>
          </w:rPr>
          <w:t>h</w:t>
        </w:r>
      </w:ins>
      <w:r w:rsidRPr="00944672">
        <w:rPr>
          <w:rFonts w:ascii="Arial" w:hAnsi="Arial" w:cs="Arial"/>
          <w:sz w:val="24"/>
          <w:szCs w:val="24"/>
        </w:rPr>
        <w:t>ol, dass bedeutete, dass viele Reisende auf der letzten halben Stunde im Zug sein würden. Er wollte im Zug arbeiten, also musste er bis zum Flughafen fertig sein, danach würde es zu laut werden. Also wurde die Zeitung auf die letzte halbe Stunde verlegt.</w:t>
      </w:r>
    </w:p>
    <w:p w14:paraId="10A634B6" w14:textId="58AA1181"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Der Eröff</w:t>
      </w:r>
      <w:ins w:id="4870" w:author="Lektorat Bauer" w:date="2025-03-01T12:58:00Z" w16du:dateUtc="2025-03-01T11:58:00Z">
        <w:r w:rsidR="00A70A32">
          <w:rPr>
            <w:rFonts w:ascii="Arial" w:hAnsi="Arial" w:cs="Arial"/>
            <w:sz w:val="24"/>
            <w:szCs w:val="24"/>
          </w:rPr>
          <w:t>n</w:t>
        </w:r>
      </w:ins>
      <w:r w:rsidRPr="00944672">
        <w:rPr>
          <w:rFonts w:ascii="Arial" w:hAnsi="Arial" w:cs="Arial"/>
          <w:sz w:val="24"/>
          <w:szCs w:val="24"/>
        </w:rPr>
        <w:t xml:space="preserve">ungsgespräch hätte man, seiner Meinung nach, auch mit einer E-Mail erledigen können. Aber wenn der Auftraggeber das Meeting möchte, </w:t>
      </w:r>
      <w:del w:id="4871" w:author="Lektorat Bauer" w:date="2025-03-01T12:58:00Z" w16du:dateUtc="2025-03-01T11:58:00Z">
        <w:r w:rsidRPr="00944672" w:rsidDel="00A70A32">
          <w:rPr>
            <w:rFonts w:ascii="Arial" w:hAnsi="Arial" w:cs="Arial"/>
            <w:sz w:val="24"/>
            <w:szCs w:val="24"/>
          </w:rPr>
          <w:delText xml:space="preserve">dann </w:delText>
        </w:r>
      </w:del>
      <w:r w:rsidRPr="00944672">
        <w:rPr>
          <w:rFonts w:ascii="Arial" w:hAnsi="Arial" w:cs="Arial"/>
          <w:sz w:val="24"/>
          <w:szCs w:val="24"/>
        </w:rPr>
        <w:t>fährt man hin. Insbesondere wenn man viel Geld für den Auftrag bekomm</w:t>
      </w:r>
      <w:ins w:id="4872" w:author="Lektorat Bauer" w:date="2025-03-01T12:58:00Z" w16du:dateUtc="2025-03-01T11:58:00Z">
        <w:r w:rsidR="00A70A32">
          <w:rPr>
            <w:rFonts w:ascii="Arial" w:hAnsi="Arial" w:cs="Arial"/>
            <w:sz w:val="24"/>
            <w:szCs w:val="24"/>
          </w:rPr>
          <w:t>t</w:t>
        </w:r>
      </w:ins>
      <w:del w:id="4873" w:author="Lektorat Bauer" w:date="2025-03-01T12:58:00Z" w16du:dateUtc="2025-03-01T11:58:00Z">
        <w:r w:rsidRPr="00944672" w:rsidDel="00A70A32">
          <w:rPr>
            <w:rFonts w:ascii="Arial" w:hAnsi="Arial" w:cs="Arial"/>
            <w:sz w:val="24"/>
            <w:szCs w:val="24"/>
          </w:rPr>
          <w:delText>en würde</w:delText>
        </w:r>
      </w:del>
      <w:r w:rsidRPr="00944672">
        <w:rPr>
          <w:rFonts w:ascii="Arial" w:hAnsi="Arial" w:cs="Arial"/>
          <w:sz w:val="24"/>
          <w:szCs w:val="24"/>
        </w:rPr>
        <w:t xml:space="preserve">. </w:t>
      </w:r>
      <w:r w:rsidRPr="00944672">
        <w:rPr>
          <w:rFonts w:ascii="Arial" w:hAnsi="Arial" w:cs="Arial"/>
          <w:noProof/>
          <w:sz w:val="24"/>
          <w:szCs w:val="24"/>
        </w:rPr>
        <w:t>Das Highlight</w:t>
      </w:r>
      <w:r w:rsidRPr="00944672">
        <w:rPr>
          <w:rFonts w:ascii="Arial" w:hAnsi="Arial" w:cs="Arial"/>
          <w:sz w:val="24"/>
          <w:szCs w:val="24"/>
        </w:rPr>
        <w:t xml:space="preserve"> des Meetings war Anique. Er hoffte, dass </w:t>
      </w:r>
      <w:del w:id="4874" w:author="Lektorat Bauer" w:date="2025-03-01T12:58:00Z" w16du:dateUtc="2025-03-01T11:58:00Z">
        <w:r w:rsidRPr="00944672" w:rsidDel="00A70A32">
          <w:rPr>
            <w:rFonts w:ascii="Arial" w:hAnsi="Arial" w:cs="Arial"/>
            <w:sz w:val="24"/>
            <w:szCs w:val="24"/>
          </w:rPr>
          <w:delText xml:space="preserve">das </w:delText>
        </w:r>
      </w:del>
      <w:ins w:id="4875" w:author="Lektorat Bauer" w:date="2025-03-01T12:58:00Z" w16du:dateUtc="2025-03-01T11:58:00Z">
        <w:r w:rsidR="00A70A32">
          <w:rPr>
            <w:rFonts w:ascii="Arial" w:hAnsi="Arial" w:cs="Arial"/>
            <w:sz w:val="24"/>
            <w:szCs w:val="24"/>
          </w:rPr>
          <w:t>es</w:t>
        </w:r>
        <w:r w:rsidR="00A70A32" w:rsidRPr="00944672">
          <w:rPr>
            <w:rFonts w:ascii="Arial" w:hAnsi="Arial" w:cs="Arial"/>
            <w:sz w:val="24"/>
            <w:szCs w:val="24"/>
          </w:rPr>
          <w:t xml:space="preserve"> </w:t>
        </w:r>
      </w:ins>
      <w:r w:rsidRPr="00944672">
        <w:rPr>
          <w:rFonts w:ascii="Arial" w:hAnsi="Arial" w:cs="Arial"/>
          <w:sz w:val="24"/>
          <w:szCs w:val="24"/>
        </w:rPr>
        <w:t xml:space="preserve">nicht zu auffällig war, dass er sich freute, sie wiederzusehen. </w:t>
      </w:r>
    </w:p>
    <w:p w14:paraId="5340F186"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Anique sah das genauso, denn sie fragte, ob sie zusammen Lunch-Break machen wollten. </w:t>
      </w:r>
      <w:del w:id="4876" w:author="Lektorat Bauer" w:date="2025-03-01T12:58:00Z" w16du:dateUtc="2025-03-01T11:58:00Z">
        <w:r w:rsidRPr="00944672" w:rsidDel="00A70A32">
          <w:rPr>
            <w:rFonts w:ascii="Arial" w:hAnsi="Arial" w:cs="Arial"/>
            <w:sz w:val="24"/>
            <w:szCs w:val="24"/>
          </w:rPr>
          <w:delText>...</w:delText>
        </w:r>
      </w:del>
      <w:r w:rsidRPr="00944672">
        <w:rPr>
          <w:rFonts w:ascii="Arial" w:hAnsi="Arial" w:cs="Arial"/>
          <w:sz w:val="24"/>
          <w:szCs w:val="24"/>
        </w:rPr>
        <w:t>Rein geschäftlich, natürlich.</w:t>
      </w:r>
    </w:p>
    <w:p w14:paraId="41195F2E" w14:textId="77777777" w:rsidR="00A70A32" w:rsidRDefault="00944672" w:rsidP="00623B68">
      <w:pPr>
        <w:autoSpaceDE w:val="0"/>
        <w:autoSpaceDN w:val="0"/>
        <w:adjustRightInd w:val="0"/>
        <w:spacing w:after="0" w:line="360" w:lineRule="auto"/>
        <w:ind w:firstLine="227"/>
        <w:jc w:val="both"/>
        <w:rPr>
          <w:ins w:id="4877" w:author="Lektorat Bauer" w:date="2025-03-01T12:59:00Z" w16du:dateUtc="2025-03-01T11:59:00Z"/>
          <w:rFonts w:ascii="Arial" w:hAnsi="Arial" w:cs="Arial"/>
          <w:sz w:val="24"/>
          <w:szCs w:val="24"/>
        </w:rPr>
      </w:pPr>
      <w:r w:rsidRPr="00944672">
        <w:rPr>
          <w:rFonts w:ascii="Arial" w:hAnsi="Arial" w:cs="Arial"/>
          <w:sz w:val="24"/>
          <w:szCs w:val="24"/>
        </w:rPr>
        <w:t>Beim Lunch</w:t>
      </w:r>
      <w:del w:id="4878" w:author="Lektorat Bauer" w:date="2025-03-01T12:58:00Z" w16du:dateUtc="2025-03-01T11:58:00Z">
        <w:r w:rsidRPr="00944672" w:rsidDel="00A70A32">
          <w:rPr>
            <w:rFonts w:ascii="Arial" w:hAnsi="Arial" w:cs="Arial"/>
            <w:sz w:val="24"/>
            <w:szCs w:val="24"/>
          </w:rPr>
          <w:delText>,</w:delText>
        </w:r>
      </w:del>
      <w:r w:rsidRPr="00944672">
        <w:rPr>
          <w:rFonts w:ascii="Arial" w:hAnsi="Arial" w:cs="Arial"/>
          <w:sz w:val="24"/>
          <w:szCs w:val="24"/>
        </w:rPr>
        <w:t xml:space="preserve"> sprachen Sie über </w:t>
      </w:r>
      <w:del w:id="4879" w:author="Lektorat Bauer" w:date="2025-03-01T12:58:00Z" w16du:dateUtc="2025-03-01T11:58:00Z">
        <w:r w:rsidRPr="00944672" w:rsidDel="00A70A32">
          <w:rPr>
            <w:rFonts w:ascii="Arial" w:hAnsi="Arial" w:cs="Arial"/>
            <w:sz w:val="24"/>
            <w:szCs w:val="24"/>
          </w:rPr>
          <w:delText>alles mögliche</w:delText>
        </w:r>
      </w:del>
      <w:ins w:id="4880" w:author="Lektorat Bauer" w:date="2025-03-01T12:58:00Z" w16du:dateUtc="2025-03-01T11:58:00Z">
        <w:r w:rsidR="00A70A32" w:rsidRPr="00944672">
          <w:rPr>
            <w:rFonts w:ascii="Arial" w:hAnsi="Arial" w:cs="Arial"/>
            <w:sz w:val="24"/>
            <w:szCs w:val="24"/>
          </w:rPr>
          <w:t>alles Mögliche</w:t>
        </w:r>
      </w:ins>
      <w:r w:rsidRPr="00944672">
        <w:rPr>
          <w:rFonts w:ascii="Arial" w:hAnsi="Arial" w:cs="Arial"/>
          <w:sz w:val="24"/>
          <w:szCs w:val="24"/>
        </w:rPr>
        <w:t>. „Ich weiß, dass das etwas spontan ist, aber komme doch mal nach Assen, auf</w:t>
      </w:r>
      <w:del w:id="4881" w:author="Lektorat Bauer" w:date="2025-03-01T12:58:00Z" w16du:dateUtc="2025-03-01T11:58:00Z">
        <w:r w:rsidRPr="00944672" w:rsidDel="00A70A32">
          <w:rPr>
            <w:rFonts w:ascii="Arial" w:hAnsi="Arial" w:cs="Arial"/>
            <w:sz w:val="24"/>
            <w:szCs w:val="24"/>
          </w:rPr>
          <w:delText>´</w:delText>
        </w:r>
      </w:del>
      <w:r w:rsidRPr="00944672">
        <w:rPr>
          <w:rFonts w:ascii="Arial" w:hAnsi="Arial" w:cs="Arial"/>
          <w:sz w:val="24"/>
          <w:szCs w:val="24"/>
        </w:rPr>
        <w:t>s flache Land</w:t>
      </w:r>
      <w:del w:id="4882" w:author="Lektorat Bauer" w:date="2025-03-01T12:59:00Z" w16du:dateUtc="2025-03-01T11:59:00Z">
        <w:r w:rsidRPr="00944672" w:rsidDel="00A70A32">
          <w:rPr>
            <w:rFonts w:ascii="Arial" w:hAnsi="Arial" w:cs="Arial"/>
            <w:sz w:val="24"/>
            <w:szCs w:val="24"/>
          </w:rPr>
          <w:delText>.</w:delText>
        </w:r>
      </w:del>
      <w:r w:rsidRPr="00944672">
        <w:rPr>
          <w:rFonts w:ascii="Arial" w:hAnsi="Arial" w:cs="Arial"/>
          <w:sz w:val="24"/>
          <w:szCs w:val="24"/>
        </w:rPr>
        <w:t>“</w:t>
      </w:r>
      <w:ins w:id="4883" w:author="Lektorat Bauer" w:date="2025-03-01T12:59:00Z" w16du:dateUtc="2025-03-01T11:59:00Z">
        <w:r w:rsidR="00A70A32">
          <w:rPr>
            <w:rFonts w:ascii="Arial" w:hAnsi="Arial" w:cs="Arial"/>
            <w:sz w:val="24"/>
            <w:szCs w:val="24"/>
          </w:rPr>
          <w:t>,</w:t>
        </w:r>
      </w:ins>
      <w:r w:rsidRPr="00944672">
        <w:rPr>
          <w:rFonts w:ascii="Arial" w:hAnsi="Arial" w:cs="Arial"/>
          <w:sz w:val="24"/>
          <w:szCs w:val="24"/>
        </w:rPr>
        <w:t xml:space="preserve"> </w:t>
      </w:r>
      <w:ins w:id="4884" w:author="Lektorat Bauer" w:date="2025-03-01T12:59:00Z" w16du:dateUtc="2025-03-01T11:59:00Z">
        <w:r w:rsidR="00A70A32">
          <w:rPr>
            <w:rFonts w:ascii="Arial" w:hAnsi="Arial" w:cs="Arial"/>
            <w:sz w:val="24"/>
            <w:szCs w:val="24"/>
          </w:rPr>
          <w:t>b</w:t>
        </w:r>
      </w:ins>
      <w:del w:id="4885" w:author="Lektorat Bauer" w:date="2025-03-01T12:59:00Z" w16du:dateUtc="2025-03-01T11:59:00Z">
        <w:r w:rsidRPr="00944672" w:rsidDel="00A70A32">
          <w:rPr>
            <w:rFonts w:ascii="Arial" w:hAnsi="Arial" w:cs="Arial"/>
            <w:sz w:val="24"/>
            <w:szCs w:val="24"/>
          </w:rPr>
          <w:delText>B</w:delText>
        </w:r>
      </w:del>
      <w:r w:rsidRPr="00944672">
        <w:rPr>
          <w:rFonts w:ascii="Arial" w:hAnsi="Arial" w:cs="Arial"/>
          <w:sz w:val="24"/>
          <w:szCs w:val="24"/>
        </w:rPr>
        <w:t>ot er ihr an, „</w:t>
      </w:r>
      <w:del w:id="4886" w:author="Lektorat Bauer" w:date="2025-03-01T12:59:00Z" w16du:dateUtc="2025-03-01T11:59:00Z">
        <w:r w:rsidRPr="00944672" w:rsidDel="00A70A32">
          <w:rPr>
            <w:rFonts w:ascii="Arial" w:hAnsi="Arial" w:cs="Arial"/>
            <w:sz w:val="24"/>
            <w:szCs w:val="24"/>
          </w:rPr>
          <w:delText>D</w:delText>
        </w:r>
      </w:del>
      <w:ins w:id="4887" w:author="Lektorat Bauer" w:date="2025-03-01T12:59:00Z" w16du:dateUtc="2025-03-01T11:59:00Z">
        <w:r w:rsidR="00A70A32">
          <w:rPr>
            <w:rFonts w:ascii="Arial" w:hAnsi="Arial" w:cs="Arial"/>
            <w:sz w:val="24"/>
            <w:szCs w:val="24"/>
          </w:rPr>
          <w:t>d</w:t>
        </w:r>
      </w:ins>
      <w:r w:rsidRPr="00944672">
        <w:rPr>
          <w:rFonts w:ascii="Arial" w:hAnsi="Arial" w:cs="Arial"/>
          <w:sz w:val="24"/>
          <w:szCs w:val="24"/>
        </w:rPr>
        <w:t xml:space="preserve">ann mache ich ein BBQ für uns.“ </w:t>
      </w:r>
    </w:p>
    <w:p w14:paraId="3B670DF2" w14:textId="77777777" w:rsidR="00A70A32" w:rsidRDefault="00944672" w:rsidP="00623B68">
      <w:pPr>
        <w:autoSpaceDE w:val="0"/>
        <w:autoSpaceDN w:val="0"/>
        <w:adjustRightInd w:val="0"/>
        <w:spacing w:after="0" w:line="360" w:lineRule="auto"/>
        <w:ind w:firstLine="227"/>
        <w:jc w:val="both"/>
        <w:rPr>
          <w:ins w:id="4888" w:author="Lektorat Bauer" w:date="2025-03-01T12:59:00Z" w16du:dateUtc="2025-03-01T11:59:00Z"/>
          <w:rFonts w:ascii="Arial" w:hAnsi="Arial" w:cs="Arial"/>
          <w:sz w:val="24"/>
          <w:szCs w:val="24"/>
        </w:rPr>
      </w:pPr>
      <w:r w:rsidRPr="00944672">
        <w:rPr>
          <w:rFonts w:ascii="Arial" w:hAnsi="Arial" w:cs="Arial"/>
          <w:sz w:val="24"/>
          <w:szCs w:val="24"/>
        </w:rPr>
        <w:lastRenderedPageBreak/>
        <w:t xml:space="preserve">„So?!“ Anique legte den Kopf etwas schräg bei dieser Frage, die mehr aussagte </w:t>
      </w:r>
      <w:del w:id="4889" w:author="Lektorat Bauer" w:date="2025-03-01T12:59:00Z" w16du:dateUtc="2025-03-01T11:59:00Z">
        <w:r w:rsidRPr="00944672" w:rsidDel="00A70A32">
          <w:rPr>
            <w:rFonts w:ascii="Arial" w:hAnsi="Arial" w:cs="Arial"/>
            <w:sz w:val="24"/>
            <w:szCs w:val="24"/>
          </w:rPr>
          <w:delText>als nur dass, was sie gesagt hatte</w:delText>
        </w:r>
      </w:del>
      <w:ins w:id="4890" w:author="Lektorat Bauer" w:date="2025-03-01T12:59:00Z" w16du:dateUtc="2025-03-01T11:59:00Z">
        <w:r w:rsidR="00A70A32">
          <w:rPr>
            <w:rFonts w:ascii="Arial" w:hAnsi="Arial" w:cs="Arial"/>
            <w:sz w:val="24"/>
            <w:szCs w:val="24"/>
          </w:rPr>
          <w:t>als die reinen Worte verrieten</w:t>
        </w:r>
      </w:ins>
      <w:r w:rsidRPr="00944672">
        <w:rPr>
          <w:rFonts w:ascii="Arial" w:hAnsi="Arial" w:cs="Arial"/>
          <w:sz w:val="24"/>
          <w:szCs w:val="24"/>
        </w:rPr>
        <w:t xml:space="preserve">. </w:t>
      </w:r>
    </w:p>
    <w:p w14:paraId="3FDF6369" w14:textId="77777777" w:rsidR="00A70A32" w:rsidRDefault="00944672" w:rsidP="00623B68">
      <w:pPr>
        <w:autoSpaceDE w:val="0"/>
        <w:autoSpaceDN w:val="0"/>
        <w:adjustRightInd w:val="0"/>
        <w:spacing w:after="0" w:line="360" w:lineRule="auto"/>
        <w:ind w:firstLine="227"/>
        <w:jc w:val="both"/>
        <w:rPr>
          <w:ins w:id="4891" w:author="Lektorat Bauer" w:date="2025-03-01T12:59:00Z" w16du:dateUtc="2025-03-01T11:59:00Z"/>
          <w:rFonts w:ascii="Arial" w:hAnsi="Arial" w:cs="Arial"/>
          <w:sz w:val="24"/>
          <w:szCs w:val="24"/>
        </w:rPr>
      </w:pPr>
      <w:r w:rsidRPr="00944672">
        <w:rPr>
          <w:rFonts w:ascii="Arial" w:hAnsi="Arial" w:cs="Arial"/>
          <w:sz w:val="24"/>
          <w:szCs w:val="24"/>
        </w:rPr>
        <w:t xml:space="preserve">„Oh! Sorry, da ist eine tolle kleine Pension in Assen. Ich zahle das Zimmer, und Du musst nur das Wochenende genießen.“ </w:t>
      </w:r>
    </w:p>
    <w:p w14:paraId="7D7E7F7D" w14:textId="1B950B4E"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commentRangeStart w:id="4892"/>
      <w:r w:rsidRPr="00944672">
        <w:rPr>
          <w:rFonts w:ascii="Arial" w:hAnsi="Arial" w:cs="Arial"/>
          <w:sz w:val="24"/>
          <w:szCs w:val="24"/>
        </w:rPr>
        <w:t xml:space="preserve">„Ach, erst BBQ und jetzt schon das ganze Wochenende?“ </w:t>
      </w:r>
      <w:commentRangeEnd w:id="4892"/>
      <w:r w:rsidR="00A70A32">
        <w:rPr>
          <w:rStyle w:val="Kommentarzeichen"/>
        </w:rPr>
        <w:commentReference w:id="4892"/>
      </w:r>
    </w:p>
    <w:p w14:paraId="76A5736B" w14:textId="77777777" w:rsidR="00A70A32" w:rsidRDefault="00944672" w:rsidP="00623B68">
      <w:pPr>
        <w:autoSpaceDE w:val="0"/>
        <w:autoSpaceDN w:val="0"/>
        <w:adjustRightInd w:val="0"/>
        <w:spacing w:after="0" w:line="360" w:lineRule="auto"/>
        <w:ind w:firstLine="227"/>
        <w:jc w:val="both"/>
        <w:rPr>
          <w:ins w:id="4893" w:author="Lektorat Bauer" w:date="2025-03-01T13:00:00Z" w16du:dateUtc="2025-03-01T12:00:00Z"/>
          <w:rFonts w:ascii="Arial" w:hAnsi="Arial" w:cs="Arial"/>
          <w:sz w:val="24"/>
          <w:szCs w:val="24"/>
        </w:rPr>
      </w:pPr>
      <w:r w:rsidRPr="00944672">
        <w:rPr>
          <w:rFonts w:ascii="Arial" w:hAnsi="Arial" w:cs="Arial"/>
          <w:sz w:val="24"/>
          <w:szCs w:val="24"/>
        </w:rPr>
        <w:t xml:space="preserve"> „Ich glaube, ich rede mich hier gerade um Kopf und Kragen</w:t>
      </w:r>
      <w:del w:id="4894" w:author="Lektorat Bauer" w:date="2025-03-01T13:00:00Z" w16du:dateUtc="2025-03-01T12:00:00Z">
        <w:r w:rsidRPr="00944672" w:rsidDel="00A70A32">
          <w:rPr>
            <w:rFonts w:ascii="Arial" w:hAnsi="Arial" w:cs="Arial"/>
            <w:sz w:val="24"/>
            <w:szCs w:val="24"/>
          </w:rPr>
          <w:delText>.</w:delText>
        </w:r>
      </w:del>
      <w:r w:rsidRPr="00944672">
        <w:rPr>
          <w:rFonts w:ascii="Arial" w:hAnsi="Arial" w:cs="Arial"/>
          <w:sz w:val="24"/>
          <w:szCs w:val="24"/>
        </w:rPr>
        <w:t>“</w:t>
      </w:r>
      <w:ins w:id="4895" w:author="Lektorat Bauer" w:date="2025-03-01T13:00:00Z" w16du:dateUtc="2025-03-01T12:00:00Z">
        <w:r w:rsidR="00A70A32">
          <w:rPr>
            <w:rFonts w:ascii="Arial" w:hAnsi="Arial" w:cs="Arial"/>
            <w:sz w:val="24"/>
            <w:szCs w:val="24"/>
          </w:rPr>
          <w:t>,</w:t>
        </w:r>
      </w:ins>
      <w:r w:rsidRPr="00944672">
        <w:rPr>
          <w:rFonts w:ascii="Arial" w:hAnsi="Arial" w:cs="Arial"/>
          <w:sz w:val="24"/>
          <w:szCs w:val="24"/>
        </w:rPr>
        <w:t xml:space="preserve"> </w:t>
      </w:r>
      <w:ins w:id="4896" w:author="Lektorat Bauer" w:date="2025-03-01T13:00:00Z" w16du:dateUtc="2025-03-01T12:00:00Z">
        <w:r w:rsidR="00A70A32">
          <w:rPr>
            <w:rFonts w:ascii="Arial" w:hAnsi="Arial" w:cs="Arial"/>
            <w:sz w:val="24"/>
            <w:szCs w:val="24"/>
          </w:rPr>
          <w:t>s</w:t>
        </w:r>
      </w:ins>
      <w:del w:id="4897" w:author="Lektorat Bauer" w:date="2025-03-01T13:00:00Z" w16du:dateUtc="2025-03-01T12:00:00Z">
        <w:r w:rsidRPr="00944672" w:rsidDel="00A70A32">
          <w:rPr>
            <w:rFonts w:ascii="Arial" w:hAnsi="Arial" w:cs="Arial"/>
            <w:sz w:val="24"/>
            <w:szCs w:val="24"/>
          </w:rPr>
          <w:delText>S</w:delText>
        </w:r>
      </w:del>
      <w:r w:rsidRPr="00944672">
        <w:rPr>
          <w:rFonts w:ascii="Arial" w:hAnsi="Arial" w:cs="Arial"/>
          <w:sz w:val="24"/>
          <w:szCs w:val="24"/>
        </w:rPr>
        <w:t>töhnte Thomas, „</w:t>
      </w:r>
      <w:ins w:id="4898" w:author="Lektorat Bauer" w:date="2025-03-01T13:00:00Z" w16du:dateUtc="2025-03-01T12:00:00Z">
        <w:r w:rsidR="00A70A32">
          <w:rPr>
            <w:rFonts w:ascii="Arial" w:hAnsi="Arial" w:cs="Arial"/>
            <w:sz w:val="24"/>
            <w:szCs w:val="24"/>
          </w:rPr>
          <w:t>v</w:t>
        </w:r>
      </w:ins>
      <w:del w:id="4899" w:author="Lektorat Bauer" w:date="2025-03-01T13:00:00Z" w16du:dateUtc="2025-03-01T12:00:00Z">
        <w:r w:rsidRPr="00944672" w:rsidDel="00A70A32">
          <w:rPr>
            <w:rFonts w:ascii="Arial" w:hAnsi="Arial" w:cs="Arial"/>
            <w:sz w:val="24"/>
            <w:szCs w:val="24"/>
          </w:rPr>
          <w:delText>V</w:delText>
        </w:r>
      </w:del>
      <w:r w:rsidRPr="00944672">
        <w:rPr>
          <w:rFonts w:ascii="Arial" w:hAnsi="Arial" w:cs="Arial"/>
          <w:sz w:val="24"/>
          <w:szCs w:val="24"/>
        </w:rPr>
        <w:t xml:space="preserve">ergiss es einfach.“ </w:t>
      </w:r>
    </w:p>
    <w:p w14:paraId="16285CB3" w14:textId="77777777" w:rsidR="00A70A32" w:rsidRDefault="00944672" w:rsidP="00623B68">
      <w:pPr>
        <w:autoSpaceDE w:val="0"/>
        <w:autoSpaceDN w:val="0"/>
        <w:adjustRightInd w:val="0"/>
        <w:spacing w:after="0" w:line="360" w:lineRule="auto"/>
        <w:ind w:firstLine="227"/>
        <w:jc w:val="both"/>
        <w:rPr>
          <w:ins w:id="4900" w:author="Lektorat Bauer" w:date="2025-03-01T13:00:00Z" w16du:dateUtc="2025-03-01T12:00:00Z"/>
          <w:rFonts w:ascii="Arial" w:hAnsi="Arial" w:cs="Arial"/>
          <w:sz w:val="24"/>
          <w:szCs w:val="24"/>
        </w:rPr>
      </w:pPr>
      <w:r w:rsidRPr="00944672">
        <w:rPr>
          <w:rFonts w:ascii="Arial" w:hAnsi="Arial" w:cs="Arial"/>
          <w:sz w:val="24"/>
          <w:szCs w:val="24"/>
        </w:rPr>
        <w:t>„</w:t>
      </w:r>
      <w:del w:id="4901" w:author="Lektorat Bauer" w:date="2025-03-01T13:00:00Z" w16du:dateUtc="2025-03-01T12:00:00Z">
        <w:r w:rsidRPr="00944672" w:rsidDel="00A70A32">
          <w:rPr>
            <w:rFonts w:ascii="Arial" w:hAnsi="Arial" w:cs="Arial"/>
            <w:sz w:val="24"/>
            <w:szCs w:val="24"/>
          </w:rPr>
          <w:delText>Also so</w:delText>
        </w:r>
      </w:del>
      <w:ins w:id="4902" w:author="Lektorat Bauer" w:date="2025-03-01T13:00:00Z" w16du:dateUtc="2025-03-01T12:00:00Z">
        <w:r w:rsidR="00A70A32">
          <w:rPr>
            <w:rFonts w:ascii="Arial" w:hAnsi="Arial" w:cs="Arial"/>
            <w:sz w:val="24"/>
            <w:szCs w:val="24"/>
          </w:rPr>
          <w:t>So</w:t>
        </w:r>
      </w:ins>
      <w:r w:rsidRPr="00944672">
        <w:rPr>
          <w:rFonts w:ascii="Arial" w:hAnsi="Arial" w:cs="Arial"/>
          <w:sz w:val="24"/>
          <w:szCs w:val="24"/>
        </w:rPr>
        <w:t xml:space="preserve"> leicht kommst Du mir nicht davon!“</w:t>
      </w:r>
      <w:ins w:id="4903" w:author="Lektorat Bauer" w:date="2025-03-01T13:00:00Z" w16du:dateUtc="2025-03-01T12:00:00Z">
        <w:r w:rsidR="00A70A32">
          <w:rPr>
            <w:rFonts w:ascii="Arial" w:hAnsi="Arial" w:cs="Arial"/>
            <w:sz w:val="24"/>
            <w:szCs w:val="24"/>
          </w:rPr>
          <w:t>,</w:t>
        </w:r>
      </w:ins>
      <w:r w:rsidRPr="00944672">
        <w:rPr>
          <w:rFonts w:ascii="Arial" w:hAnsi="Arial" w:cs="Arial"/>
          <w:sz w:val="24"/>
          <w:szCs w:val="24"/>
        </w:rPr>
        <w:t xml:space="preserve"> </w:t>
      </w:r>
      <w:ins w:id="4904" w:author="Lektorat Bauer" w:date="2025-03-01T13:00:00Z" w16du:dateUtc="2025-03-01T12:00:00Z">
        <w:r w:rsidR="00A70A32">
          <w:rPr>
            <w:rFonts w:ascii="Arial" w:hAnsi="Arial" w:cs="Arial"/>
            <w:sz w:val="24"/>
            <w:szCs w:val="24"/>
          </w:rPr>
          <w:t>a</w:t>
        </w:r>
      </w:ins>
      <w:del w:id="4905" w:author="Lektorat Bauer" w:date="2025-03-01T13:00:00Z" w16du:dateUtc="2025-03-01T12:00:00Z">
        <w:r w:rsidRPr="00944672" w:rsidDel="00A70A32">
          <w:rPr>
            <w:rFonts w:ascii="Arial" w:hAnsi="Arial" w:cs="Arial"/>
            <w:sz w:val="24"/>
            <w:szCs w:val="24"/>
          </w:rPr>
          <w:delText>A</w:delText>
        </w:r>
      </w:del>
      <w:r w:rsidRPr="00944672">
        <w:rPr>
          <w:rFonts w:ascii="Arial" w:hAnsi="Arial" w:cs="Arial"/>
          <w:sz w:val="24"/>
          <w:szCs w:val="24"/>
        </w:rPr>
        <w:t xml:space="preserve">ntwortete Anique, „Du bist rot geworden, daher nehme ich Dein Angebot an.“ </w:t>
      </w:r>
    </w:p>
    <w:p w14:paraId="21FA8A87" w14:textId="5804BA8B" w:rsidR="00A70A32" w:rsidRDefault="00944672" w:rsidP="00623B68">
      <w:pPr>
        <w:autoSpaceDE w:val="0"/>
        <w:autoSpaceDN w:val="0"/>
        <w:adjustRightInd w:val="0"/>
        <w:spacing w:after="0" w:line="360" w:lineRule="auto"/>
        <w:ind w:firstLine="227"/>
        <w:jc w:val="both"/>
        <w:rPr>
          <w:ins w:id="4906" w:author="Lektorat Bauer" w:date="2025-03-01T13:00:00Z" w16du:dateUtc="2025-03-01T12:00:00Z"/>
          <w:rFonts w:ascii="Arial" w:hAnsi="Arial" w:cs="Arial"/>
          <w:sz w:val="24"/>
          <w:szCs w:val="24"/>
        </w:rPr>
      </w:pPr>
      <w:r w:rsidRPr="00944672">
        <w:rPr>
          <w:rFonts w:ascii="Arial" w:hAnsi="Arial" w:cs="Arial"/>
          <w:sz w:val="24"/>
          <w:szCs w:val="24"/>
        </w:rPr>
        <w:t>Verdattert öffnete Thomas den Mund und schloss ihn wieder, ohne etwas zu sagen. „Ich nehme an, das war ein ‚</w:t>
      </w:r>
      <w:ins w:id="4907" w:author="Lektorat Bauer" w:date="2025-03-01T13:01:00Z" w16du:dateUtc="2025-03-01T12:01:00Z">
        <w:r w:rsidR="00A70A32">
          <w:rPr>
            <w:rFonts w:ascii="Arial" w:hAnsi="Arial" w:cs="Arial"/>
            <w:sz w:val="24"/>
            <w:szCs w:val="24"/>
          </w:rPr>
          <w:t>ok</w:t>
        </w:r>
      </w:ins>
      <w:del w:id="4908" w:author="Lektorat Bauer" w:date="2025-03-01T13:01:00Z" w16du:dateUtc="2025-03-01T12:01:00Z">
        <w:r w:rsidRPr="00944672" w:rsidDel="00A70A32">
          <w:rPr>
            <w:rFonts w:ascii="Arial" w:hAnsi="Arial" w:cs="Arial"/>
            <w:sz w:val="24"/>
            <w:szCs w:val="24"/>
          </w:rPr>
          <w:delText>OK</w:delText>
        </w:r>
      </w:del>
      <w:r w:rsidRPr="00944672">
        <w:rPr>
          <w:rFonts w:ascii="Arial" w:hAnsi="Arial" w:cs="Arial"/>
          <w:sz w:val="24"/>
          <w:szCs w:val="24"/>
        </w:rPr>
        <w:t>‘. Dann nehme ich morgen den Zug um 09:10 Uhr, dann bin</w:t>
      </w:r>
      <w:del w:id="4909" w:author="Lektorat Bauer" w:date="2025-03-01T13:00:00Z" w16du:dateUtc="2025-03-01T12:00:00Z">
        <w:r w:rsidRPr="00944672" w:rsidDel="00A70A32">
          <w:rPr>
            <w:rFonts w:ascii="Arial" w:hAnsi="Arial" w:cs="Arial"/>
            <w:sz w:val="24"/>
            <w:szCs w:val="24"/>
          </w:rPr>
          <w:delText>n</w:delText>
        </w:r>
      </w:del>
      <w:r w:rsidRPr="00944672">
        <w:rPr>
          <w:rFonts w:ascii="Arial" w:hAnsi="Arial" w:cs="Arial"/>
          <w:sz w:val="24"/>
          <w:szCs w:val="24"/>
        </w:rPr>
        <w:t xml:space="preserve"> ich um 11:25 Uhr in Assen.“ </w:t>
      </w:r>
    </w:p>
    <w:p w14:paraId="4674F74A" w14:textId="77777777" w:rsidR="00A70A32" w:rsidRDefault="00944672" w:rsidP="00623B68">
      <w:pPr>
        <w:autoSpaceDE w:val="0"/>
        <w:autoSpaceDN w:val="0"/>
        <w:adjustRightInd w:val="0"/>
        <w:spacing w:after="0" w:line="360" w:lineRule="auto"/>
        <w:ind w:firstLine="227"/>
        <w:jc w:val="both"/>
        <w:rPr>
          <w:ins w:id="4910" w:author="Lektorat Bauer" w:date="2025-03-01T13:01:00Z" w16du:dateUtc="2025-03-01T12:01:00Z"/>
          <w:rFonts w:ascii="Arial" w:hAnsi="Arial" w:cs="Arial"/>
          <w:sz w:val="24"/>
          <w:szCs w:val="24"/>
        </w:rPr>
      </w:pPr>
      <w:r w:rsidRPr="00944672">
        <w:rPr>
          <w:rFonts w:ascii="Arial" w:hAnsi="Arial" w:cs="Arial"/>
          <w:sz w:val="24"/>
          <w:szCs w:val="24"/>
        </w:rPr>
        <w:t>„Woher</w:t>
      </w:r>
      <w:ins w:id="4911" w:author="Lektorat Bauer" w:date="2025-03-01T13:00:00Z" w16du:dateUtc="2025-03-01T12:00:00Z">
        <w:r w:rsidR="00A70A32">
          <w:rPr>
            <w:rFonts w:ascii="Arial" w:hAnsi="Arial" w:cs="Arial"/>
            <w:sz w:val="24"/>
            <w:szCs w:val="24"/>
          </w:rPr>
          <w:t xml:space="preserve"> …</w:t>
        </w:r>
      </w:ins>
      <w:del w:id="4912" w:author="Lektorat Bauer" w:date="2025-03-01T13:00:00Z" w16du:dateUtc="2025-03-01T12:00:00Z">
        <w:r w:rsidRPr="00944672" w:rsidDel="00A70A32">
          <w:rPr>
            <w:rFonts w:ascii="Arial" w:hAnsi="Arial" w:cs="Arial"/>
            <w:sz w:val="24"/>
            <w:szCs w:val="24"/>
          </w:rPr>
          <w:delText>?</w:delText>
        </w:r>
      </w:del>
      <w:r w:rsidRPr="00944672">
        <w:rPr>
          <w:rFonts w:ascii="Arial" w:hAnsi="Arial" w:cs="Arial"/>
          <w:sz w:val="24"/>
          <w:szCs w:val="24"/>
        </w:rPr>
        <w:t xml:space="preserve">“ </w:t>
      </w:r>
    </w:p>
    <w:p w14:paraId="1012451F" w14:textId="77777777" w:rsidR="00A70A32" w:rsidRDefault="00944672" w:rsidP="00623B68">
      <w:pPr>
        <w:autoSpaceDE w:val="0"/>
        <w:autoSpaceDN w:val="0"/>
        <w:adjustRightInd w:val="0"/>
        <w:spacing w:after="0" w:line="360" w:lineRule="auto"/>
        <w:ind w:firstLine="227"/>
        <w:jc w:val="both"/>
        <w:rPr>
          <w:ins w:id="4913" w:author="Lektorat Bauer" w:date="2025-03-01T13:01:00Z" w16du:dateUtc="2025-03-01T12:01:00Z"/>
          <w:rFonts w:ascii="Arial" w:hAnsi="Arial" w:cs="Arial"/>
          <w:sz w:val="24"/>
          <w:szCs w:val="24"/>
        </w:rPr>
      </w:pPr>
      <w:r w:rsidRPr="00944672">
        <w:rPr>
          <w:rFonts w:ascii="Arial" w:hAnsi="Arial" w:cs="Arial"/>
          <w:sz w:val="24"/>
          <w:szCs w:val="24"/>
        </w:rPr>
        <w:t xml:space="preserve">„Ich hatte gehofft, dass Du irgendwann mal mit so etwas um die Ecke kommen würdest. Frau ist gerne vorbereitet.“ </w:t>
      </w:r>
      <w:del w:id="4914" w:author="Lektorat Bauer" w:date="2025-03-01T13:01:00Z" w16du:dateUtc="2025-03-01T12:01:00Z">
        <w:r w:rsidRPr="00944672" w:rsidDel="00A70A32">
          <w:rPr>
            <w:rFonts w:ascii="Arial" w:hAnsi="Arial" w:cs="Arial"/>
            <w:sz w:val="24"/>
            <w:szCs w:val="24"/>
          </w:rPr>
          <w:delText>Zwinkerte sie ihm zu</w:delText>
        </w:r>
      </w:del>
      <w:ins w:id="4915" w:author="Lektorat Bauer" w:date="2025-03-01T13:01:00Z" w16du:dateUtc="2025-03-01T12:01:00Z">
        <w:r w:rsidR="00A70A32">
          <w:rPr>
            <w:rFonts w:ascii="Arial" w:hAnsi="Arial" w:cs="Arial"/>
            <w:sz w:val="24"/>
            <w:szCs w:val="24"/>
          </w:rPr>
          <w:t>Sie zwinkerte</w:t>
        </w:r>
      </w:ins>
      <w:r w:rsidRPr="00944672">
        <w:rPr>
          <w:rFonts w:ascii="Arial" w:hAnsi="Arial" w:cs="Arial"/>
          <w:sz w:val="24"/>
          <w:szCs w:val="24"/>
        </w:rPr>
        <w:t xml:space="preserve">. „Jetzt muss ich, zurück, sonst geben die noch eine Vermisstenanzeige auf.“ Sie </w:t>
      </w:r>
      <w:del w:id="4916" w:author="Lektorat Bauer" w:date="2025-03-01T13:01:00Z" w16du:dateUtc="2025-03-01T12:01:00Z">
        <w:r w:rsidRPr="00944672" w:rsidDel="00A70A32">
          <w:rPr>
            <w:rFonts w:ascii="Arial" w:hAnsi="Arial" w:cs="Arial"/>
            <w:sz w:val="24"/>
            <w:szCs w:val="24"/>
          </w:rPr>
          <w:delText xml:space="preserve">grinste ihn </w:delText>
        </w:r>
        <w:commentRangeStart w:id="4917"/>
        <w:r w:rsidRPr="00944672" w:rsidDel="00A70A32">
          <w:rPr>
            <w:rFonts w:ascii="Arial" w:hAnsi="Arial" w:cs="Arial"/>
            <w:sz w:val="24"/>
            <w:szCs w:val="24"/>
          </w:rPr>
          <w:delText>an.</w:delText>
        </w:r>
      </w:del>
      <w:ins w:id="4918" w:author="Lektorat Bauer" w:date="2025-03-01T13:01:00Z" w16du:dateUtc="2025-03-01T12:01:00Z">
        <w:r w:rsidR="00A70A32">
          <w:rPr>
            <w:rFonts w:ascii="Arial" w:hAnsi="Arial" w:cs="Arial"/>
            <w:sz w:val="24"/>
            <w:szCs w:val="24"/>
          </w:rPr>
          <w:t>griff nach ihrer ledernen Aktentasche und knöpfte sich den Mantel zu</w:t>
        </w:r>
        <w:commentRangeEnd w:id="4917"/>
        <w:r w:rsidR="00A70A32">
          <w:rPr>
            <w:rStyle w:val="Kommentarzeichen"/>
          </w:rPr>
          <w:commentReference w:id="4917"/>
        </w:r>
        <w:r w:rsidR="00A70A32">
          <w:rPr>
            <w:rFonts w:ascii="Arial" w:hAnsi="Arial" w:cs="Arial"/>
            <w:sz w:val="24"/>
            <w:szCs w:val="24"/>
          </w:rPr>
          <w:t>.</w:t>
        </w:r>
      </w:ins>
      <w:r w:rsidRPr="00944672">
        <w:rPr>
          <w:rFonts w:ascii="Arial" w:hAnsi="Arial" w:cs="Arial"/>
          <w:sz w:val="24"/>
          <w:szCs w:val="24"/>
        </w:rPr>
        <w:t xml:space="preserve"> „Schön, dass ich Dich mal aus dem Konzept bringen konnte. Bis morgen! Und vergiss nicht, aufräumen!“ </w:t>
      </w:r>
    </w:p>
    <w:p w14:paraId="6F133427" w14:textId="77777777" w:rsidR="00A70A32" w:rsidRDefault="00944672" w:rsidP="00623B68">
      <w:pPr>
        <w:autoSpaceDE w:val="0"/>
        <w:autoSpaceDN w:val="0"/>
        <w:adjustRightInd w:val="0"/>
        <w:spacing w:after="0" w:line="360" w:lineRule="auto"/>
        <w:ind w:firstLine="227"/>
        <w:jc w:val="both"/>
        <w:rPr>
          <w:ins w:id="4919" w:author="Lektorat Bauer" w:date="2025-03-01T13:02:00Z" w16du:dateUtc="2025-03-01T12:02:00Z"/>
          <w:rFonts w:ascii="Arial" w:hAnsi="Arial" w:cs="Arial"/>
          <w:sz w:val="24"/>
          <w:szCs w:val="24"/>
        </w:rPr>
      </w:pPr>
      <w:r w:rsidRPr="00944672">
        <w:rPr>
          <w:rFonts w:ascii="Arial" w:hAnsi="Arial" w:cs="Arial"/>
          <w:sz w:val="24"/>
          <w:szCs w:val="24"/>
        </w:rPr>
        <w:t>Jetzt hatte Thomas sich wieder gefangen und grinst</w:t>
      </w:r>
      <w:ins w:id="4920" w:author="Lektorat Bauer" w:date="2025-03-01T13:01:00Z" w16du:dateUtc="2025-03-01T12:01:00Z">
        <w:r w:rsidR="00A70A32">
          <w:rPr>
            <w:rFonts w:ascii="Arial" w:hAnsi="Arial" w:cs="Arial"/>
            <w:sz w:val="24"/>
            <w:szCs w:val="24"/>
          </w:rPr>
          <w:t>e</w:t>
        </w:r>
      </w:ins>
      <w:r w:rsidRPr="00944672">
        <w:rPr>
          <w:rFonts w:ascii="Arial" w:hAnsi="Arial" w:cs="Arial"/>
          <w:sz w:val="24"/>
          <w:szCs w:val="24"/>
        </w:rPr>
        <w:t xml:space="preserve"> zurück</w:t>
      </w:r>
      <w:del w:id="4921" w:author="Lektorat Bauer" w:date="2025-03-01T13:02:00Z" w16du:dateUtc="2025-03-01T12:02:00Z">
        <w:r w:rsidRPr="00944672" w:rsidDel="00A70A32">
          <w:rPr>
            <w:rFonts w:ascii="Arial" w:hAnsi="Arial" w:cs="Arial"/>
            <w:sz w:val="24"/>
            <w:szCs w:val="24"/>
          </w:rPr>
          <w:delText>,</w:delText>
        </w:r>
      </w:del>
      <w:ins w:id="4922" w:author="Lektorat Bauer" w:date="2025-03-01T13:02:00Z" w16du:dateUtc="2025-03-01T12:02:00Z">
        <w:r w:rsidR="00A70A32">
          <w:rPr>
            <w:rFonts w:ascii="Arial" w:hAnsi="Arial" w:cs="Arial"/>
            <w:sz w:val="24"/>
            <w:szCs w:val="24"/>
          </w:rPr>
          <w:t>.</w:t>
        </w:r>
      </w:ins>
      <w:r w:rsidRPr="00944672">
        <w:rPr>
          <w:rFonts w:ascii="Arial" w:hAnsi="Arial" w:cs="Arial"/>
          <w:sz w:val="24"/>
          <w:szCs w:val="24"/>
        </w:rPr>
        <w:t xml:space="preserve"> „Bei mir ist es immer aufgeräumt, wenn man von den Müllbergen in den Durchgängen absieht.“ </w:t>
      </w:r>
    </w:p>
    <w:p w14:paraId="78EDC821" w14:textId="73C3AE71"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„Oh Mann, auf was habe ich mich da eingelassen?!“ Beide lachten herzhaft</w:t>
      </w:r>
      <w:ins w:id="4923" w:author="Lektorat Bauer" w:date="2025-03-01T13:02:00Z" w16du:dateUtc="2025-03-01T12:02:00Z">
        <w:r w:rsidR="00A70A32">
          <w:rPr>
            <w:rFonts w:ascii="Arial" w:hAnsi="Arial" w:cs="Arial"/>
            <w:sz w:val="24"/>
            <w:szCs w:val="24"/>
          </w:rPr>
          <w:t>,</w:t>
        </w:r>
      </w:ins>
      <w:del w:id="4924" w:author="Lektorat Bauer" w:date="2025-03-01T13:02:00Z" w16du:dateUtc="2025-03-01T12:02:00Z">
        <w:r w:rsidRPr="00944672" w:rsidDel="00A70A32">
          <w:rPr>
            <w:rFonts w:ascii="Arial" w:hAnsi="Arial" w:cs="Arial"/>
            <w:sz w:val="24"/>
            <w:szCs w:val="24"/>
          </w:rPr>
          <w:delText xml:space="preserve"> und </w:delText>
        </w:r>
      </w:del>
      <w:r w:rsidRPr="00944672">
        <w:rPr>
          <w:rFonts w:ascii="Arial" w:hAnsi="Arial" w:cs="Arial"/>
          <w:sz w:val="24"/>
          <w:szCs w:val="24"/>
        </w:rPr>
        <w:t>verabschiedeten sich und freuten sich auf den nächsten Tag.</w:t>
      </w:r>
    </w:p>
    <w:p w14:paraId="5523A594"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539407E4"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70FF8998"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164E8F45" w14:textId="39BA60BD"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Am nächsten Tag passierte Thomas ein unentschuldbarer Fehler: Er hatte alles vorbereitet, und wollte ‚nur mal eben‘ etwas recherchieren</w:t>
      </w:r>
      <w:ins w:id="4925" w:author="Lektorat Bauer" w:date="2025-03-01T13:02:00Z" w16du:dateUtc="2025-03-01T12:02:00Z">
        <w:r w:rsidR="00A70A32">
          <w:rPr>
            <w:rFonts w:ascii="Arial" w:hAnsi="Arial" w:cs="Arial"/>
            <w:sz w:val="24"/>
            <w:szCs w:val="24"/>
          </w:rPr>
          <w:t>,</w:t>
        </w:r>
      </w:ins>
      <w:r w:rsidRPr="00944672">
        <w:rPr>
          <w:rFonts w:ascii="Arial" w:hAnsi="Arial" w:cs="Arial"/>
          <w:sz w:val="24"/>
          <w:szCs w:val="24"/>
        </w:rPr>
        <w:t xml:space="preserve"> als es an der Tür klingelte. „Moment!“</w:t>
      </w:r>
      <w:ins w:id="4926" w:author="Lektorat Bauer" w:date="2025-03-01T13:02:00Z" w16du:dateUtc="2025-03-01T12:02:00Z">
        <w:r w:rsidR="00A70A32">
          <w:rPr>
            <w:rFonts w:ascii="Arial" w:hAnsi="Arial" w:cs="Arial"/>
            <w:sz w:val="24"/>
            <w:szCs w:val="24"/>
          </w:rPr>
          <w:t>,</w:t>
        </w:r>
      </w:ins>
      <w:r w:rsidRPr="00944672">
        <w:rPr>
          <w:rFonts w:ascii="Arial" w:hAnsi="Arial" w:cs="Arial"/>
          <w:sz w:val="24"/>
          <w:szCs w:val="24"/>
        </w:rPr>
        <w:t xml:space="preserve"> </w:t>
      </w:r>
      <w:ins w:id="4927" w:author="Lektorat Bauer" w:date="2025-03-01T13:02:00Z" w16du:dateUtc="2025-03-01T12:02:00Z">
        <w:r w:rsidR="00A70A32">
          <w:rPr>
            <w:rFonts w:ascii="Arial" w:hAnsi="Arial" w:cs="Arial"/>
            <w:sz w:val="24"/>
            <w:szCs w:val="24"/>
          </w:rPr>
          <w:t>s</w:t>
        </w:r>
      </w:ins>
      <w:del w:id="4928" w:author="Lektorat Bauer" w:date="2025-03-01T13:02:00Z" w16du:dateUtc="2025-03-01T12:02:00Z">
        <w:r w:rsidRPr="00944672" w:rsidDel="00A70A32">
          <w:rPr>
            <w:rFonts w:ascii="Arial" w:hAnsi="Arial" w:cs="Arial"/>
            <w:sz w:val="24"/>
            <w:szCs w:val="24"/>
          </w:rPr>
          <w:delText>S</w:delText>
        </w:r>
      </w:del>
      <w:r w:rsidRPr="00944672">
        <w:rPr>
          <w:rFonts w:ascii="Arial" w:hAnsi="Arial" w:cs="Arial"/>
          <w:sz w:val="24"/>
          <w:szCs w:val="24"/>
        </w:rPr>
        <w:t xml:space="preserve">agte er durch die Gegensprechanlage und fragte sich, was der Postbote wohl </w:t>
      </w:r>
      <w:del w:id="4929" w:author="Lektorat Bauer" w:date="2025-03-01T13:09:00Z" w16du:dateUtc="2025-03-01T12:09:00Z">
        <w:r w:rsidRPr="00944672" w:rsidDel="00DF7824">
          <w:rPr>
            <w:rFonts w:ascii="Arial" w:hAnsi="Arial" w:cs="Arial"/>
            <w:sz w:val="24"/>
            <w:szCs w:val="24"/>
          </w:rPr>
          <w:delText>hätte, wenn er klingelte</w:delText>
        </w:r>
      </w:del>
      <w:ins w:id="4930" w:author="Lektorat Bauer" w:date="2025-03-01T13:09:00Z" w16du:dateUtc="2025-03-01T12:09:00Z">
        <w:r w:rsidR="00DF7824">
          <w:rPr>
            <w:rFonts w:ascii="Arial" w:hAnsi="Arial" w:cs="Arial"/>
            <w:sz w:val="24"/>
            <w:szCs w:val="24"/>
          </w:rPr>
          <w:t>für ihn habe, das ihn klingeln ließ</w:t>
        </w:r>
      </w:ins>
      <w:r w:rsidRPr="00944672">
        <w:rPr>
          <w:rFonts w:ascii="Arial" w:hAnsi="Arial" w:cs="Arial"/>
          <w:sz w:val="24"/>
          <w:szCs w:val="24"/>
        </w:rPr>
        <w:t>.</w:t>
      </w:r>
    </w:p>
    <w:p w14:paraId="5EDB1811" w14:textId="4D6B99EC"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Als er die Tür öffnete, entfuhr ihm ein</w:t>
      </w:r>
      <w:commentRangeStart w:id="4931"/>
      <w:del w:id="4932" w:author="Lektorat Bauer" w:date="2025-03-01T13:09:00Z" w16du:dateUtc="2025-03-01T12:09:00Z">
        <w:r w:rsidRPr="00944672" w:rsidDel="00DF7824">
          <w:rPr>
            <w:rFonts w:ascii="Arial" w:hAnsi="Arial" w:cs="Arial"/>
            <w:sz w:val="24"/>
            <w:szCs w:val="24"/>
          </w:rPr>
          <w:delText>, definitiv nicht stubenreiner</w:delText>
        </w:r>
      </w:del>
      <w:commentRangeEnd w:id="4931"/>
      <w:r w:rsidR="00DF7824">
        <w:rPr>
          <w:rStyle w:val="Kommentarzeichen"/>
        </w:rPr>
        <w:commentReference w:id="4931"/>
      </w:r>
      <w:del w:id="4933" w:author="Lektorat Bauer" w:date="2025-03-01T13:09:00Z" w16du:dateUtc="2025-03-01T12:09:00Z">
        <w:r w:rsidRPr="00944672" w:rsidDel="00DF7824">
          <w:rPr>
            <w:rFonts w:ascii="Arial" w:hAnsi="Arial" w:cs="Arial"/>
            <w:sz w:val="24"/>
            <w:szCs w:val="24"/>
          </w:rPr>
          <w:delText xml:space="preserve">, </w:delText>
        </w:r>
      </w:del>
      <w:ins w:id="4934" w:author="Lektorat Bauer" w:date="2025-03-01T13:09:00Z" w16du:dateUtc="2025-03-01T12:09:00Z">
        <w:r w:rsidR="00DF7824">
          <w:rPr>
            <w:rFonts w:ascii="Arial" w:hAnsi="Arial" w:cs="Arial"/>
            <w:sz w:val="24"/>
            <w:szCs w:val="24"/>
          </w:rPr>
          <w:t xml:space="preserve"> </w:t>
        </w:r>
      </w:ins>
      <w:r w:rsidRPr="00944672">
        <w:rPr>
          <w:rFonts w:ascii="Arial" w:hAnsi="Arial" w:cs="Arial"/>
          <w:sz w:val="24"/>
          <w:szCs w:val="24"/>
        </w:rPr>
        <w:t>Fluch. „Ich hoffe, der galt nicht mir.“ Ein halb-grimmig, halb-trauriges Gesicht schaute ihn an</w:t>
      </w:r>
      <w:ins w:id="4935" w:author="Lektorat Bauer" w:date="2025-03-01T13:10:00Z" w16du:dateUtc="2025-03-01T12:10:00Z">
        <w:r w:rsidR="00DF7824">
          <w:rPr>
            <w:rFonts w:ascii="Arial" w:hAnsi="Arial" w:cs="Arial"/>
            <w:sz w:val="24"/>
            <w:szCs w:val="24"/>
          </w:rPr>
          <w:t>.</w:t>
        </w:r>
      </w:ins>
      <w:del w:id="4936" w:author="Lektorat Bauer" w:date="2025-03-01T13:10:00Z" w16du:dateUtc="2025-03-01T12:10:00Z">
        <w:r w:rsidRPr="00944672" w:rsidDel="00DF7824">
          <w:rPr>
            <w:rFonts w:ascii="Arial" w:hAnsi="Arial" w:cs="Arial"/>
            <w:sz w:val="24"/>
            <w:szCs w:val="24"/>
          </w:rPr>
          <w:delText>,</w:delText>
        </w:r>
      </w:del>
      <w:r w:rsidRPr="00944672">
        <w:rPr>
          <w:rFonts w:ascii="Arial" w:hAnsi="Arial" w:cs="Arial"/>
          <w:sz w:val="24"/>
          <w:szCs w:val="24"/>
        </w:rPr>
        <w:t xml:space="preserve"> „Ich hatte gehofft, Du holst mich vom Bahnhof ab ... Ich habe mir ein</w:t>
      </w:r>
      <w:del w:id="4937" w:author="Lektorat Bauer" w:date="2025-03-01T13:10:00Z" w16du:dateUtc="2025-03-01T12:10:00Z">
        <w:r w:rsidRPr="00944672" w:rsidDel="00DF7824">
          <w:rPr>
            <w:rFonts w:ascii="Arial" w:hAnsi="Arial" w:cs="Arial"/>
            <w:sz w:val="24"/>
            <w:szCs w:val="24"/>
          </w:rPr>
          <w:delText xml:space="preserve">, </w:delText>
        </w:r>
        <w:commentRangeStart w:id="4938"/>
        <w:r w:rsidRPr="00944672" w:rsidDel="00DF7824">
          <w:rPr>
            <w:rFonts w:ascii="Arial" w:hAnsi="Arial" w:cs="Arial"/>
            <w:sz w:val="24"/>
            <w:szCs w:val="24"/>
          </w:rPr>
          <w:delText xml:space="preserve">nein ... das!, </w:delText>
        </w:r>
      </w:del>
      <w:ins w:id="4939" w:author="Lektorat Bauer" w:date="2025-03-01T13:10:00Z" w16du:dateUtc="2025-03-01T12:10:00Z">
        <w:r w:rsidR="00DF7824">
          <w:rPr>
            <w:rFonts w:ascii="Arial" w:hAnsi="Arial" w:cs="Arial"/>
            <w:sz w:val="24"/>
            <w:szCs w:val="24"/>
          </w:rPr>
          <w:t xml:space="preserve"> </w:t>
        </w:r>
        <w:commentRangeEnd w:id="4938"/>
        <w:r w:rsidR="00DF7824">
          <w:rPr>
            <w:rStyle w:val="Kommentarzeichen"/>
          </w:rPr>
          <w:commentReference w:id="4938"/>
        </w:r>
      </w:ins>
      <w:r w:rsidRPr="00944672">
        <w:rPr>
          <w:rFonts w:ascii="Arial" w:hAnsi="Arial" w:cs="Arial"/>
          <w:sz w:val="24"/>
          <w:szCs w:val="24"/>
        </w:rPr>
        <w:t xml:space="preserve">Taxi genommen.“ „Oh, </w:t>
      </w:r>
      <w:r w:rsidRPr="00944672">
        <w:rPr>
          <w:rFonts w:ascii="Arial" w:hAnsi="Arial" w:cs="Arial"/>
          <w:sz w:val="24"/>
          <w:szCs w:val="24"/>
        </w:rPr>
        <w:lastRenderedPageBreak/>
        <w:t xml:space="preserve">verdammt! Hätte ich mich bloß nicht in den Keller gesetzt!“ Thomas wurde </w:t>
      </w:r>
      <w:del w:id="4940" w:author="Lektorat Bauer" w:date="2025-03-01T13:10:00Z" w16du:dateUtc="2025-03-01T12:10:00Z">
        <w:r w:rsidRPr="00944672" w:rsidDel="00DF7824">
          <w:rPr>
            <w:rFonts w:ascii="Arial" w:hAnsi="Arial" w:cs="Arial"/>
            <w:sz w:val="24"/>
            <w:szCs w:val="24"/>
          </w:rPr>
          <w:delText xml:space="preserve">Rot </w:delText>
        </w:r>
      </w:del>
      <w:ins w:id="4941" w:author="Lektorat Bauer" w:date="2025-03-01T13:10:00Z" w16du:dateUtc="2025-03-01T12:10:00Z">
        <w:r w:rsidR="00DF7824">
          <w:rPr>
            <w:rFonts w:ascii="Arial" w:hAnsi="Arial" w:cs="Arial"/>
            <w:sz w:val="24"/>
            <w:szCs w:val="24"/>
          </w:rPr>
          <w:t>r</w:t>
        </w:r>
        <w:r w:rsidR="00DF7824" w:rsidRPr="00944672">
          <w:rPr>
            <w:rFonts w:ascii="Arial" w:hAnsi="Arial" w:cs="Arial"/>
            <w:sz w:val="24"/>
            <w:szCs w:val="24"/>
          </w:rPr>
          <w:t xml:space="preserve">ot </w:t>
        </w:r>
      </w:ins>
      <w:r w:rsidRPr="00944672">
        <w:rPr>
          <w:rFonts w:ascii="Arial" w:hAnsi="Arial" w:cs="Arial"/>
          <w:sz w:val="24"/>
          <w:szCs w:val="24"/>
        </w:rPr>
        <w:t>vor Wut</w:t>
      </w:r>
      <w:del w:id="4942" w:author="Lektorat Bauer" w:date="2025-03-01T13:10:00Z" w16du:dateUtc="2025-03-01T12:10:00Z">
        <w:r w:rsidRPr="00944672" w:rsidDel="00DF7824">
          <w:rPr>
            <w:rFonts w:ascii="Arial" w:hAnsi="Arial" w:cs="Arial"/>
            <w:sz w:val="24"/>
            <w:szCs w:val="24"/>
          </w:rPr>
          <w:delText>,</w:delText>
        </w:r>
      </w:del>
      <w:r w:rsidRPr="00944672">
        <w:rPr>
          <w:rFonts w:ascii="Arial" w:hAnsi="Arial" w:cs="Arial"/>
          <w:sz w:val="24"/>
          <w:szCs w:val="24"/>
        </w:rPr>
        <w:t xml:space="preserve"> über sich</w:t>
      </w:r>
      <w:ins w:id="4943" w:author="Lektorat Bauer" w:date="2025-03-01T13:10:00Z" w16du:dateUtc="2025-03-01T12:10:00Z">
        <w:r w:rsidR="00DF7824">
          <w:rPr>
            <w:rFonts w:ascii="Arial" w:hAnsi="Arial" w:cs="Arial"/>
            <w:sz w:val="24"/>
            <w:szCs w:val="24"/>
          </w:rPr>
          <w:t>.</w:t>
        </w:r>
      </w:ins>
      <w:del w:id="4944" w:author="Lektorat Bauer" w:date="2025-03-01T13:10:00Z" w16du:dateUtc="2025-03-01T12:10:00Z">
        <w:r w:rsidRPr="00944672" w:rsidDel="00DF7824">
          <w:rPr>
            <w:rFonts w:ascii="Arial" w:hAnsi="Arial" w:cs="Arial"/>
            <w:sz w:val="24"/>
            <w:szCs w:val="24"/>
          </w:rPr>
          <w:delText xml:space="preserve">, da er Anique </w:delText>
        </w:r>
        <w:commentRangeStart w:id="4945"/>
        <w:r w:rsidRPr="00944672" w:rsidDel="00DF7824">
          <w:rPr>
            <w:rFonts w:ascii="Arial" w:hAnsi="Arial" w:cs="Arial"/>
            <w:sz w:val="24"/>
            <w:szCs w:val="24"/>
          </w:rPr>
          <w:delText>nicht</w:delText>
        </w:r>
      </w:del>
      <w:commentRangeEnd w:id="4945"/>
      <w:r w:rsidR="00DF7824">
        <w:rPr>
          <w:rStyle w:val="Kommentarzeichen"/>
        </w:rPr>
        <w:commentReference w:id="4945"/>
      </w:r>
      <w:del w:id="4946" w:author="Lektorat Bauer" w:date="2025-03-01T13:10:00Z" w16du:dateUtc="2025-03-01T12:10:00Z">
        <w:r w:rsidRPr="00944672" w:rsidDel="00DF7824">
          <w:rPr>
            <w:rFonts w:ascii="Arial" w:hAnsi="Arial" w:cs="Arial"/>
            <w:sz w:val="24"/>
            <w:szCs w:val="24"/>
          </w:rPr>
          <w:delText xml:space="preserve"> abgeholt hatte. </w:delText>
        </w:r>
      </w:del>
      <w:ins w:id="4947" w:author="Lektorat Bauer" w:date="2025-03-01T13:10:00Z" w16du:dateUtc="2025-03-01T12:10:00Z">
        <w:r w:rsidR="00DF7824">
          <w:rPr>
            <w:rFonts w:ascii="Arial" w:hAnsi="Arial" w:cs="Arial"/>
            <w:sz w:val="24"/>
            <w:szCs w:val="24"/>
          </w:rPr>
          <w:t xml:space="preserve"> </w:t>
        </w:r>
      </w:ins>
      <w:r w:rsidRPr="00944672">
        <w:rPr>
          <w:rFonts w:ascii="Arial" w:hAnsi="Arial" w:cs="Arial"/>
          <w:sz w:val="24"/>
          <w:szCs w:val="24"/>
        </w:rPr>
        <w:t xml:space="preserve">„Darf ich trotzdem reinkommen?“ </w:t>
      </w:r>
      <w:ins w:id="4948" w:author="Lektorat Bauer" w:date="2025-03-01T13:11:00Z" w16du:dateUtc="2025-03-01T12:11:00Z">
        <w:r w:rsidR="00DF7824">
          <w:rPr>
            <w:rFonts w:ascii="Arial" w:hAnsi="Arial" w:cs="Arial"/>
            <w:sz w:val="24"/>
            <w:szCs w:val="24"/>
          </w:rPr>
          <w:t xml:space="preserve">– </w:t>
        </w:r>
      </w:ins>
      <w:r w:rsidRPr="00944672">
        <w:rPr>
          <w:rFonts w:ascii="Arial" w:hAnsi="Arial" w:cs="Arial"/>
          <w:sz w:val="24"/>
          <w:szCs w:val="24"/>
        </w:rPr>
        <w:t>„Ähm, Ja! Natürlich! Oh Gott, ist mir das peinlich!“</w:t>
      </w:r>
      <w:ins w:id="4949" w:author="Lektorat Bauer" w:date="2025-03-01T13:11:00Z" w16du:dateUtc="2025-03-01T12:11:00Z">
        <w:r w:rsidR="00DF7824">
          <w:rPr>
            <w:rFonts w:ascii="Arial" w:hAnsi="Arial" w:cs="Arial"/>
            <w:sz w:val="24"/>
            <w:szCs w:val="24"/>
          </w:rPr>
          <w:t xml:space="preserve"> –</w:t>
        </w:r>
      </w:ins>
      <w:r w:rsidRPr="00944672">
        <w:rPr>
          <w:rFonts w:ascii="Arial" w:hAnsi="Arial" w:cs="Arial"/>
          <w:sz w:val="24"/>
          <w:szCs w:val="24"/>
        </w:rPr>
        <w:t xml:space="preserve"> „Wehe, wenn das BBQ jetzt auch noch geschmacksneutral ist!“ Jetzt grinste Anique wieder, sie konnte erkennen, wie peinlich Thomas das </w:t>
      </w:r>
      <w:del w:id="4950" w:author="Lektorat Bauer" w:date="2025-03-01T13:11:00Z" w16du:dateUtc="2025-03-01T12:11:00Z">
        <w:r w:rsidRPr="00944672" w:rsidDel="00DF7824">
          <w:rPr>
            <w:rFonts w:ascii="Arial" w:hAnsi="Arial" w:cs="Arial"/>
            <w:sz w:val="24"/>
            <w:szCs w:val="24"/>
          </w:rPr>
          <w:delText>ganze</w:delText>
        </w:r>
      </w:del>
      <w:ins w:id="4951" w:author="Lektorat Bauer" w:date="2025-03-01T13:11:00Z" w16du:dateUtc="2025-03-01T12:11:00Z">
        <w:r w:rsidR="00DF7824" w:rsidRPr="00944672">
          <w:rPr>
            <w:rFonts w:ascii="Arial" w:hAnsi="Arial" w:cs="Arial"/>
            <w:sz w:val="24"/>
            <w:szCs w:val="24"/>
          </w:rPr>
          <w:t>Ganze</w:t>
        </w:r>
      </w:ins>
      <w:r w:rsidRPr="00944672">
        <w:rPr>
          <w:rFonts w:ascii="Arial" w:hAnsi="Arial" w:cs="Arial"/>
          <w:sz w:val="24"/>
          <w:szCs w:val="24"/>
        </w:rPr>
        <w:t xml:space="preserve"> war.</w:t>
      </w:r>
    </w:p>
    <w:p w14:paraId="16372164" w14:textId="7E6A72C9"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Als sie eingetreten war, sah sie sich um und nickte leicht. „Schicke Bude, die Du hier bewohnst.“ </w:t>
      </w:r>
      <w:ins w:id="4952" w:author="Lektorat Bauer" w:date="2025-03-01T13:11:00Z" w16du:dateUtc="2025-03-01T12:11:00Z">
        <w:r w:rsidR="00DF7824">
          <w:rPr>
            <w:rFonts w:ascii="Arial" w:hAnsi="Arial" w:cs="Arial"/>
            <w:sz w:val="24"/>
            <w:szCs w:val="24"/>
          </w:rPr>
          <w:t xml:space="preserve">– </w:t>
        </w:r>
      </w:ins>
      <w:r w:rsidRPr="00944672">
        <w:rPr>
          <w:rFonts w:ascii="Arial" w:hAnsi="Arial" w:cs="Arial"/>
          <w:sz w:val="24"/>
          <w:szCs w:val="24"/>
        </w:rPr>
        <w:t xml:space="preserve">„Darf ich dich einmal rumführen?“ </w:t>
      </w:r>
      <w:del w:id="4953" w:author="Lektorat Bauer" w:date="2025-03-01T13:11:00Z" w16du:dateUtc="2025-03-01T12:11:00Z">
        <w:r w:rsidRPr="00944672" w:rsidDel="00DF7824">
          <w:rPr>
            <w:rFonts w:ascii="Arial" w:hAnsi="Arial" w:cs="Arial"/>
            <w:sz w:val="24"/>
            <w:szCs w:val="24"/>
          </w:rPr>
          <w:delText>„Gerne.“</w:delText>
        </w:r>
      </w:del>
      <w:ins w:id="4954" w:author="Lektorat Bauer" w:date="2025-03-01T13:11:00Z" w16du:dateUtc="2025-03-01T12:11:00Z">
        <w:r w:rsidR="00DF7824">
          <w:rPr>
            <w:rFonts w:ascii="Arial" w:hAnsi="Arial" w:cs="Arial"/>
            <w:sz w:val="24"/>
            <w:szCs w:val="24"/>
          </w:rPr>
          <w:t>Anique streckte ihren Arm aus, um sich bei ihm unterzuhaken.</w:t>
        </w:r>
      </w:ins>
      <w:r w:rsidRPr="00944672">
        <w:rPr>
          <w:rFonts w:ascii="Arial" w:hAnsi="Arial" w:cs="Arial"/>
          <w:sz w:val="24"/>
          <w:szCs w:val="24"/>
        </w:rPr>
        <w:t xml:space="preserve"> „Oh, bevor ich noch etwas falsch mache. Erst Sightseeing oder erst einmal etwas zu trinken?“</w:t>
      </w:r>
      <w:ins w:id="4955" w:author="Lektorat Bauer" w:date="2025-03-01T13:11:00Z" w16du:dateUtc="2025-03-01T12:11:00Z">
        <w:r w:rsidR="00DF7824">
          <w:rPr>
            <w:rFonts w:ascii="Arial" w:hAnsi="Arial" w:cs="Arial"/>
            <w:sz w:val="24"/>
            <w:szCs w:val="24"/>
          </w:rPr>
          <w:t xml:space="preserve"> –</w:t>
        </w:r>
      </w:ins>
      <w:r w:rsidRPr="00944672">
        <w:rPr>
          <w:rFonts w:ascii="Arial" w:hAnsi="Arial" w:cs="Arial"/>
          <w:sz w:val="24"/>
          <w:szCs w:val="24"/>
        </w:rPr>
        <w:t xml:space="preserve"> „Erst Sightseeing, dann einen Kaffee und ein großes Wasser.“</w:t>
      </w:r>
      <w:ins w:id="4956" w:author="Lektorat Bauer" w:date="2025-03-01T13:11:00Z" w16du:dateUtc="2025-03-01T12:11:00Z">
        <w:r w:rsidR="00DF7824">
          <w:rPr>
            <w:rFonts w:ascii="Arial" w:hAnsi="Arial" w:cs="Arial"/>
            <w:sz w:val="24"/>
            <w:szCs w:val="24"/>
          </w:rPr>
          <w:t xml:space="preserve"> –</w:t>
        </w:r>
      </w:ins>
      <w:r w:rsidRPr="00944672">
        <w:rPr>
          <w:rFonts w:ascii="Arial" w:hAnsi="Arial" w:cs="Arial"/>
          <w:sz w:val="24"/>
          <w:szCs w:val="24"/>
        </w:rPr>
        <w:t xml:space="preserve"> „Das bekomme ich hin.“</w:t>
      </w:r>
    </w:p>
    <w:p w14:paraId="5C08AB4E"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Die Tour durch das Erdgeschoss und das obere Geschoss war nach 7 Minuten erledigt. Dann bugsierte er Anique auf die Terrasse und kochte erst einmal einen Kaffee. </w:t>
      </w:r>
    </w:p>
    <w:p w14:paraId="53A0AF18"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Während der Kaffee zog, machte er eine Karaffe mit Wasser und fügte Minzblätter und eine Scheibe Zitrone hinzu. Da der Kaffee noch nicht fertig war, servierte er erst einmal das Wasser und ein paar Kekse. Kurz darauf holte er den Kaffee.</w:t>
      </w:r>
    </w:p>
    <w:p w14:paraId="566A0ACD" w14:textId="6D926E2A"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w:t>
      </w:r>
      <w:del w:id="4957" w:author="Lektorat Bauer" w:date="2025-03-01T13:12:00Z" w16du:dateUtc="2025-03-01T12:12:00Z">
        <w:r w:rsidRPr="00944672" w:rsidDel="00DF7824">
          <w:rPr>
            <w:rFonts w:ascii="Arial" w:hAnsi="Arial" w:cs="Arial"/>
            <w:sz w:val="24"/>
            <w:szCs w:val="24"/>
          </w:rPr>
          <w:delText xml:space="preserve">Vielen Dank, dass Du gekommen bist. </w:delText>
        </w:r>
      </w:del>
      <w:r w:rsidRPr="00944672">
        <w:rPr>
          <w:rFonts w:ascii="Arial" w:hAnsi="Arial" w:cs="Arial"/>
          <w:sz w:val="24"/>
          <w:szCs w:val="24"/>
        </w:rPr>
        <w:t>Es tut mir unendlich leid, dass ich Dich nicht abgeholt habe. Ich habe an einer Recherche gesessen und Dein Klingeln für den Postboten gehalten</w:t>
      </w:r>
      <w:del w:id="4958" w:author="Lektorat Bauer" w:date="2025-03-01T13:12:00Z" w16du:dateUtc="2025-03-01T12:12:00Z">
        <w:r w:rsidRPr="00944672" w:rsidDel="00DF7824">
          <w:rPr>
            <w:rFonts w:ascii="Arial" w:hAnsi="Arial" w:cs="Arial"/>
            <w:sz w:val="24"/>
            <w:szCs w:val="24"/>
          </w:rPr>
          <w:delText>.</w:delText>
        </w:r>
      </w:del>
      <w:r w:rsidRPr="00944672">
        <w:rPr>
          <w:rFonts w:ascii="Arial" w:hAnsi="Arial" w:cs="Arial"/>
          <w:sz w:val="24"/>
          <w:szCs w:val="24"/>
        </w:rPr>
        <w:t>“</w:t>
      </w:r>
      <w:ins w:id="4959" w:author="Lektorat Bauer" w:date="2025-03-01T13:12:00Z" w16du:dateUtc="2025-03-01T12:12:00Z">
        <w:r w:rsidR="00DF7824">
          <w:rPr>
            <w:rFonts w:ascii="Arial" w:hAnsi="Arial" w:cs="Arial"/>
            <w:sz w:val="24"/>
            <w:szCs w:val="24"/>
          </w:rPr>
          <w:t>,</w:t>
        </w:r>
      </w:ins>
      <w:r w:rsidRPr="00944672">
        <w:rPr>
          <w:rFonts w:ascii="Arial" w:hAnsi="Arial" w:cs="Arial"/>
          <w:sz w:val="24"/>
          <w:szCs w:val="24"/>
        </w:rPr>
        <w:t xml:space="preserve"> </w:t>
      </w:r>
      <w:ins w:id="4960" w:author="Lektorat Bauer" w:date="2025-03-01T13:12:00Z" w16du:dateUtc="2025-03-01T12:12:00Z">
        <w:r w:rsidR="00DF7824">
          <w:rPr>
            <w:rFonts w:ascii="Arial" w:hAnsi="Arial" w:cs="Arial"/>
            <w:sz w:val="24"/>
            <w:szCs w:val="24"/>
          </w:rPr>
          <w:t>e</w:t>
        </w:r>
      </w:ins>
      <w:del w:id="4961" w:author="Lektorat Bauer" w:date="2025-03-01T13:12:00Z" w16du:dateUtc="2025-03-01T12:12:00Z">
        <w:r w:rsidRPr="00944672" w:rsidDel="00DF7824">
          <w:rPr>
            <w:rFonts w:ascii="Arial" w:hAnsi="Arial" w:cs="Arial"/>
            <w:sz w:val="24"/>
            <w:szCs w:val="24"/>
          </w:rPr>
          <w:delText>E</w:delText>
        </w:r>
      </w:del>
      <w:r w:rsidRPr="00944672">
        <w:rPr>
          <w:rFonts w:ascii="Arial" w:hAnsi="Arial" w:cs="Arial"/>
          <w:sz w:val="24"/>
          <w:szCs w:val="24"/>
        </w:rPr>
        <w:t>ntschuldigte sich Thomas, und fügte gleich hinzu: „Nein! Du siehst viel besser aus als der Postbote.“ Jetzt musste Thomas erst einmal Luft</w:t>
      </w:r>
      <w:ins w:id="4962" w:author="Lektorat Bauer" w:date="2025-03-01T13:12:00Z" w16du:dateUtc="2025-03-01T12:12:00Z">
        <w:r w:rsidR="00DF7824">
          <w:rPr>
            <w:rFonts w:ascii="Arial" w:hAnsi="Arial" w:cs="Arial"/>
            <w:sz w:val="24"/>
            <w:szCs w:val="24"/>
          </w:rPr>
          <w:t xml:space="preserve"> </w:t>
        </w:r>
      </w:ins>
      <w:r w:rsidRPr="00944672">
        <w:rPr>
          <w:rFonts w:ascii="Arial" w:hAnsi="Arial" w:cs="Arial"/>
          <w:sz w:val="24"/>
          <w:szCs w:val="24"/>
        </w:rPr>
        <w:t>holen. Anique nutzte die Pause und sagte: „Wenn wir den Kaffee getrunken haben, möchte ich bitte dein Büro sehen. Das muss dort spannend sein, wenn Du mich darüber vergisst.“ Diesen Seitenhieb konnte sie sich nicht verkneifen.</w:t>
      </w:r>
    </w:p>
    <w:p w14:paraId="3D2D4792" w14:textId="70C14D4E"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Nach dem Kaffee zeigte Thomas Anique den Keller, </w:t>
      </w:r>
      <w:ins w:id="4963" w:author="Lektorat Bauer" w:date="2025-03-01T13:12:00Z" w16du:dateUtc="2025-03-01T12:12:00Z">
        <w:r w:rsidR="00DF7824">
          <w:rPr>
            <w:rFonts w:ascii="Arial" w:hAnsi="Arial" w:cs="Arial"/>
            <w:sz w:val="24"/>
            <w:szCs w:val="24"/>
          </w:rPr>
          <w:t>d</w:t>
        </w:r>
      </w:ins>
      <w:r w:rsidRPr="00944672">
        <w:rPr>
          <w:rFonts w:ascii="Arial" w:hAnsi="Arial" w:cs="Arial"/>
          <w:sz w:val="24"/>
          <w:szCs w:val="24"/>
        </w:rPr>
        <w:t xml:space="preserve">er auch sein Büro war. Anique hatte einiges erwartet, aber was Thomas ihr hier zeigte, verschlug ihr die Sprache. „Das will ich auch für mein Büro haben!“ </w:t>
      </w:r>
      <w:del w:id="4964" w:author="Lektorat Bauer" w:date="2025-03-07T18:42:00Z" w16du:dateUtc="2025-03-07T17:42:00Z">
        <w:r w:rsidRPr="00944672" w:rsidDel="003C7CCB">
          <w:rPr>
            <w:rFonts w:ascii="Arial" w:hAnsi="Arial" w:cs="Arial"/>
            <w:sz w:val="24"/>
            <w:szCs w:val="24"/>
          </w:rPr>
          <w:delText xml:space="preserve"> </w:delText>
        </w:r>
      </w:del>
      <w:r w:rsidRPr="00944672">
        <w:rPr>
          <w:rFonts w:ascii="Arial" w:hAnsi="Arial" w:cs="Arial"/>
          <w:sz w:val="24"/>
          <w:szCs w:val="24"/>
        </w:rPr>
        <w:t>Jetzt lachte Thomas, er wusste, dass das ein riesiges Lob war. Anique sah sich alles an, dann sagte sie: „Ok, ich kann verstehen, dass Du die Zeit vergessen hast.“ Sie drehte sich zum Schreibtisch, schaute Thomas an: „Los, zeig</w:t>
      </w:r>
      <w:del w:id="4965" w:author="Lektorat Bauer" w:date="2025-03-01T13:13:00Z" w16du:dateUtc="2025-03-01T12:13:00Z">
        <w:r w:rsidRPr="00944672" w:rsidDel="00DF7824">
          <w:rPr>
            <w:rFonts w:ascii="Arial" w:hAnsi="Arial" w:cs="Arial"/>
            <w:sz w:val="24"/>
            <w:szCs w:val="24"/>
          </w:rPr>
          <w:delText>e</w:delText>
        </w:r>
      </w:del>
      <w:r w:rsidRPr="00944672">
        <w:rPr>
          <w:rFonts w:ascii="Arial" w:hAnsi="Arial" w:cs="Arial"/>
          <w:sz w:val="24"/>
          <w:szCs w:val="24"/>
        </w:rPr>
        <w:t xml:space="preserve"> mir, was das Ding kann!“ </w:t>
      </w:r>
      <w:del w:id="4966" w:author="Lektorat Bauer" w:date="2025-03-01T13:13:00Z" w16du:dateUtc="2025-03-01T12:13:00Z">
        <w:r w:rsidRPr="00944672" w:rsidDel="00DF7824">
          <w:rPr>
            <w:rFonts w:ascii="Arial" w:hAnsi="Arial" w:cs="Arial"/>
            <w:sz w:val="24"/>
            <w:szCs w:val="24"/>
          </w:rPr>
          <w:delText>„</w:delText>
        </w:r>
        <w:commentRangeStart w:id="4967"/>
        <w:r w:rsidRPr="00944672" w:rsidDel="00DF7824">
          <w:rPr>
            <w:rFonts w:ascii="Arial" w:hAnsi="Arial" w:cs="Arial"/>
            <w:sz w:val="24"/>
            <w:szCs w:val="24"/>
          </w:rPr>
          <w:delText>Nach diesem Lob, konnte Thomas nicht einmal diese Vorlage für einen Kommentar nutzen.</w:delText>
        </w:r>
      </w:del>
      <w:commentRangeEnd w:id="4967"/>
      <w:r w:rsidR="00DF7824">
        <w:rPr>
          <w:rStyle w:val="Kommentarzeichen"/>
        </w:rPr>
        <w:commentReference w:id="4967"/>
      </w:r>
      <w:del w:id="4968" w:author="Lektorat Bauer" w:date="2025-03-01T13:13:00Z" w16du:dateUtc="2025-03-01T12:13:00Z">
        <w:r w:rsidRPr="00944672" w:rsidDel="00DF7824">
          <w:rPr>
            <w:rFonts w:ascii="Arial" w:hAnsi="Arial" w:cs="Arial"/>
            <w:sz w:val="24"/>
            <w:szCs w:val="24"/>
          </w:rPr>
          <w:delText xml:space="preserve"> Er</w:delText>
        </w:r>
      </w:del>
      <w:ins w:id="4969" w:author="Lektorat Bauer" w:date="2025-03-01T13:13:00Z" w16du:dateUtc="2025-03-01T12:13:00Z">
        <w:r w:rsidR="00DF7824">
          <w:rPr>
            <w:rFonts w:ascii="Arial" w:hAnsi="Arial" w:cs="Arial"/>
            <w:sz w:val="24"/>
            <w:szCs w:val="24"/>
          </w:rPr>
          <w:t>Thomas</w:t>
        </w:r>
      </w:ins>
      <w:r w:rsidRPr="00944672">
        <w:rPr>
          <w:rFonts w:ascii="Arial" w:hAnsi="Arial" w:cs="Arial"/>
          <w:sz w:val="24"/>
          <w:szCs w:val="24"/>
        </w:rPr>
        <w:t xml:space="preserve"> sah sie an, erkannte, dass sie es ernst meinte, aktivierte das System und fragte: „Was willst Du wissen?“</w:t>
      </w:r>
    </w:p>
    <w:p w14:paraId="47D5ACFD" w14:textId="77777777" w:rsidR="00DF7824" w:rsidRDefault="00944672" w:rsidP="00623B68">
      <w:pPr>
        <w:autoSpaceDE w:val="0"/>
        <w:autoSpaceDN w:val="0"/>
        <w:adjustRightInd w:val="0"/>
        <w:spacing w:after="0" w:line="360" w:lineRule="auto"/>
        <w:ind w:firstLine="227"/>
        <w:jc w:val="both"/>
        <w:rPr>
          <w:ins w:id="4970" w:author="Lektorat Bauer" w:date="2025-03-01T13:15:00Z" w16du:dateUtc="2025-03-01T12:15:00Z"/>
          <w:rFonts w:ascii="Arial" w:hAnsi="Arial" w:cs="Arial"/>
          <w:sz w:val="24"/>
          <w:szCs w:val="24"/>
        </w:rPr>
      </w:pPr>
      <w:commentRangeStart w:id="4971"/>
      <w:r w:rsidRPr="00944672">
        <w:rPr>
          <w:rFonts w:ascii="Arial" w:hAnsi="Arial" w:cs="Arial"/>
          <w:sz w:val="24"/>
          <w:szCs w:val="24"/>
        </w:rPr>
        <w:lastRenderedPageBreak/>
        <w:t>Sie saßen an der Konsole</w:t>
      </w:r>
      <w:del w:id="4972" w:author="Lektorat Bauer" w:date="2025-03-01T13:14:00Z" w16du:dateUtc="2025-03-01T12:14:00Z">
        <w:r w:rsidRPr="00944672" w:rsidDel="00DF7824">
          <w:rPr>
            <w:rFonts w:ascii="Arial" w:hAnsi="Arial" w:cs="Arial"/>
            <w:sz w:val="24"/>
            <w:szCs w:val="24"/>
          </w:rPr>
          <w:delText xml:space="preserve"> </w:delText>
        </w:r>
        <w:commentRangeEnd w:id="4971"/>
        <w:r w:rsidR="00DF7824" w:rsidDel="00DF7824">
          <w:rPr>
            <w:rStyle w:val="Kommentarzeichen"/>
          </w:rPr>
          <w:commentReference w:id="4971"/>
        </w:r>
        <w:r w:rsidRPr="00944672" w:rsidDel="00DF7824">
          <w:rPr>
            <w:rFonts w:ascii="Arial" w:hAnsi="Arial" w:cs="Arial"/>
            <w:sz w:val="24"/>
            <w:szCs w:val="24"/>
          </w:rPr>
          <w:delText>und</w:delText>
        </w:r>
      </w:del>
      <w:ins w:id="4973" w:author="Lektorat Bauer" w:date="2025-03-01T13:14:00Z" w16du:dateUtc="2025-03-01T12:14:00Z">
        <w:r w:rsidR="00DF7824">
          <w:rPr>
            <w:rFonts w:ascii="Arial" w:hAnsi="Arial" w:cs="Arial"/>
            <w:sz w:val="24"/>
            <w:szCs w:val="24"/>
          </w:rPr>
          <w:t>, als sie</w:t>
        </w:r>
      </w:ins>
      <w:r w:rsidRPr="00944672">
        <w:rPr>
          <w:rFonts w:ascii="Arial" w:hAnsi="Arial" w:cs="Arial"/>
          <w:sz w:val="24"/>
          <w:szCs w:val="24"/>
        </w:rPr>
        <w:t xml:space="preserve"> plötzlich </w:t>
      </w:r>
      <w:del w:id="4974" w:author="Lektorat Bauer" w:date="2025-03-01T13:14:00Z" w16du:dateUtc="2025-03-01T12:14:00Z">
        <w:r w:rsidRPr="00944672" w:rsidDel="00DF7824">
          <w:rPr>
            <w:rFonts w:ascii="Arial" w:hAnsi="Arial" w:cs="Arial"/>
            <w:sz w:val="24"/>
            <w:szCs w:val="24"/>
          </w:rPr>
          <w:delText xml:space="preserve">hörte sie </w:delText>
        </w:r>
      </w:del>
      <w:r w:rsidRPr="00944672">
        <w:rPr>
          <w:rFonts w:ascii="Arial" w:hAnsi="Arial" w:cs="Arial"/>
          <w:sz w:val="24"/>
          <w:szCs w:val="24"/>
        </w:rPr>
        <w:t>ein komisches Geräusch</w:t>
      </w:r>
      <w:ins w:id="4975" w:author="Lektorat Bauer" w:date="2025-03-01T13:14:00Z" w16du:dateUtc="2025-03-01T12:14:00Z">
        <w:r w:rsidR="00DF7824">
          <w:rPr>
            <w:rFonts w:ascii="Arial" w:hAnsi="Arial" w:cs="Arial"/>
            <w:sz w:val="24"/>
            <w:szCs w:val="24"/>
          </w:rPr>
          <w:t xml:space="preserve"> hörte</w:t>
        </w:r>
      </w:ins>
      <w:r w:rsidRPr="00944672">
        <w:rPr>
          <w:rFonts w:ascii="Arial" w:hAnsi="Arial" w:cs="Arial"/>
          <w:sz w:val="24"/>
          <w:szCs w:val="24"/>
        </w:rPr>
        <w:t xml:space="preserve">. </w:t>
      </w:r>
      <w:commentRangeStart w:id="4976"/>
      <w:r w:rsidRPr="00944672">
        <w:rPr>
          <w:rFonts w:ascii="Arial" w:hAnsi="Arial" w:cs="Arial"/>
          <w:sz w:val="24"/>
          <w:szCs w:val="24"/>
        </w:rPr>
        <w:t>Thomas schreckte hoch, sah Anique an, schaute zur Uhr</w:t>
      </w:r>
      <w:commentRangeEnd w:id="4976"/>
      <w:r w:rsidR="00DF7824">
        <w:rPr>
          <w:rStyle w:val="Kommentarzeichen"/>
        </w:rPr>
        <w:commentReference w:id="4976"/>
      </w:r>
      <w:del w:id="4977" w:author="Lektorat Bauer" w:date="2025-03-01T13:13:00Z" w16du:dateUtc="2025-03-01T12:13:00Z">
        <w:r w:rsidRPr="00944672" w:rsidDel="00DF7824">
          <w:rPr>
            <w:rFonts w:ascii="Arial" w:hAnsi="Arial" w:cs="Arial"/>
            <w:sz w:val="24"/>
            <w:szCs w:val="24"/>
          </w:rPr>
          <w:delText>, schaute zurück</w:delText>
        </w:r>
      </w:del>
      <w:r w:rsidRPr="00944672">
        <w:rPr>
          <w:rFonts w:ascii="Arial" w:hAnsi="Arial" w:cs="Arial"/>
          <w:sz w:val="24"/>
          <w:szCs w:val="24"/>
        </w:rPr>
        <w:t xml:space="preserve"> und sagte: „19:00 Uhr</w:t>
      </w:r>
      <w:del w:id="4978" w:author="Lektorat Bauer" w:date="2025-03-01T13:15:00Z" w16du:dateUtc="2025-03-01T12:15:00Z">
        <w:r w:rsidRPr="00944672" w:rsidDel="00DF7824">
          <w:rPr>
            <w:rFonts w:ascii="Arial" w:hAnsi="Arial" w:cs="Arial"/>
            <w:sz w:val="24"/>
            <w:szCs w:val="24"/>
          </w:rPr>
          <w:delText>,</w:delText>
        </w:r>
      </w:del>
      <w:ins w:id="4979" w:author="Lektorat Bauer" w:date="2025-03-01T13:15:00Z" w16du:dateUtc="2025-03-01T12:15:00Z">
        <w:r w:rsidR="00DF7824">
          <w:rPr>
            <w:rFonts w:ascii="Arial" w:hAnsi="Arial" w:cs="Arial"/>
            <w:sz w:val="24"/>
            <w:szCs w:val="24"/>
          </w:rPr>
          <w:t>.</w:t>
        </w:r>
      </w:ins>
      <w:r w:rsidRPr="00944672">
        <w:rPr>
          <w:rFonts w:ascii="Arial" w:hAnsi="Arial" w:cs="Arial"/>
          <w:sz w:val="24"/>
          <w:szCs w:val="24"/>
        </w:rPr>
        <w:t xml:space="preserve"> </w:t>
      </w:r>
      <w:ins w:id="4980" w:author="Lektorat Bauer" w:date="2025-03-01T13:15:00Z" w16du:dateUtc="2025-03-01T12:15:00Z">
        <w:r w:rsidR="00DF7824">
          <w:rPr>
            <w:rFonts w:ascii="Arial" w:hAnsi="Arial" w:cs="Arial"/>
            <w:sz w:val="24"/>
            <w:szCs w:val="24"/>
          </w:rPr>
          <w:t>D</w:t>
        </w:r>
      </w:ins>
      <w:del w:id="4981" w:author="Lektorat Bauer" w:date="2025-03-01T13:15:00Z" w16du:dateUtc="2025-03-01T12:15:00Z">
        <w:r w:rsidRPr="00944672" w:rsidDel="00DF7824">
          <w:rPr>
            <w:rFonts w:ascii="Arial" w:hAnsi="Arial" w:cs="Arial"/>
            <w:sz w:val="24"/>
            <w:szCs w:val="24"/>
          </w:rPr>
          <w:delText>d</w:delText>
        </w:r>
      </w:del>
      <w:r w:rsidRPr="00944672">
        <w:rPr>
          <w:rFonts w:ascii="Arial" w:hAnsi="Arial" w:cs="Arial"/>
          <w:sz w:val="24"/>
          <w:szCs w:val="24"/>
        </w:rPr>
        <w:t>as</w:t>
      </w:r>
      <w:ins w:id="4982" w:author="Lektorat Bauer" w:date="2025-03-01T13:14:00Z" w16du:dateUtc="2025-03-01T12:14:00Z">
        <w:r w:rsidR="00DF7824">
          <w:rPr>
            <w:rFonts w:ascii="Arial" w:hAnsi="Arial" w:cs="Arial"/>
            <w:sz w:val="24"/>
            <w:szCs w:val="24"/>
          </w:rPr>
          <w:t xml:space="preserve"> ist</w:t>
        </w:r>
      </w:ins>
      <w:r w:rsidRPr="00944672">
        <w:rPr>
          <w:rFonts w:ascii="Arial" w:hAnsi="Arial" w:cs="Arial"/>
          <w:sz w:val="24"/>
          <w:szCs w:val="24"/>
        </w:rPr>
        <w:t xml:space="preserve"> mein Bauch, der sich gemeldet hat. Was hältst Du von essen?“ </w:t>
      </w:r>
    </w:p>
    <w:p w14:paraId="3FF01910" w14:textId="77777777" w:rsidR="00DF7824" w:rsidRDefault="00944672" w:rsidP="00623B68">
      <w:pPr>
        <w:autoSpaceDE w:val="0"/>
        <w:autoSpaceDN w:val="0"/>
        <w:adjustRightInd w:val="0"/>
        <w:spacing w:after="0" w:line="360" w:lineRule="auto"/>
        <w:ind w:firstLine="227"/>
        <w:jc w:val="both"/>
        <w:rPr>
          <w:ins w:id="4983" w:author="Lektorat Bauer" w:date="2025-03-01T13:15:00Z" w16du:dateUtc="2025-03-01T12:15:00Z"/>
          <w:rFonts w:ascii="Arial" w:hAnsi="Arial" w:cs="Arial"/>
          <w:sz w:val="24"/>
          <w:szCs w:val="24"/>
        </w:rPr>
      </w:pPr>
      <w:r w:rsidRPr="00944672">
        <w:rPr>
          <w:rFonts w:ascii="Arial" w:hAnsi="Arial" w:cs="Arial"/>
          <w:sz w:val="24"/>
          <w:szCs w:val="24"/>
        </w:rPr>
        <w:t xml:space="preserve">„Jetzt wo Du fragst. Ich sterbe vor Hunger.“ </w:t>
      </w:r>
    </w:p>
    <w:p w14:paraId="6A0C4E86" w14:textId="77777777" w:rsidR="00DF7824" w:rsidRDefault="00944672" w:rsidP="00623B68">
      <w:pPr>
        <w:autoSpaceDE w:val="0"/>
        <w:autoSpaceDN w:val="0"/>
        <w:adjustRightInd w:val="0"/>
        <w:spacing w:after="0" w:line="360" w:lineRule="auto"/>
        <w:ind w:firstLine="227"/>
        <w:jc w:val="both"/>
        <w:rPr>
          <w:ins w:id="4984" w:author="Lektorat Bauer" w:date="2025-03-01T13:15:00Z" w16du:dateUtc="2025-03-01T12:15:00Z"/>
          <w:rFonts w:ascii="Arial" w:hAnsi="Arial" w:cs="Arial"/>
          <w:sz w:val="24"/>
          <w:szCs w:val="24"/>
        </w:rPr>
      </w:pPr>
      <w:r w:rsidRPr="00944672">
        <w:rPr>
          <w:rFonts w:ascii="Arial" w:hAnsi="Arial" w:cs="Arial"/>
          <w:sz w:val="24"/>
          <w:szCs w:val="24"/>
        </w:rPr>
        <w:t xml:space="preserve">„Dann machen wir die Kiste jetzt aus und gehen Essen.“ </w:t>
      </w:r>
    </w:p>
    <w:p w14:paraId="3826131C" w14:textId="77777777" w:rsidR="00DF7824" w:rsidRDefault="00944672" w:rsidP="00623B68">
      <w:pPr>
        <w:autoSpaceDE w:val="0"/>
        <w:autoSpaceDN w:val="0"/>
        <w:adjustRightInd w:val="0"/>
        <w:spacing w:after="0" w:line="360" w:lineRule="auto"/>
        <w:ind w:firstLine="227"/>
        <w:jc w:val="both"/>
        <w:rPr>
          <w:ins w:id="4985" w:author="Lektorat Bauer" w:date="2025-03-01T13:15:00Z" w16du:dateUtc="2025-03-01T12:15:00Z"/>
          <w:rFonts w:ascii="Arial" w:hAnsi="Arial" w:cs="Arial"/>
          <w:sz w:val="24"/>
          <w:szCs w:val="24"/>
        </w:rPr>
      </w:pPr>
      <w:r w:rsidRPr="00944672">
        <w:rPr>
          <w:rFonts w:ascii="Arial" w:hAnsi="Arial" w:cs="Arial"/>
          <w:sz w:val="24"/>
          <w:szCs w:val="24"/>
        </w:rPr>
        <w:t xml:space="preserve">„Wir gehen Essen?“ </w:t>
      </w:r>
    </w:p>
    <w:p w14:paraId="531FC578" w14:textId="77777777" w:rsidR="00C42C40" w:rsidRDefault="00944672" w:rsidP="00623B68">
      <w:pPr>
        <w:autoSpaceDE w:val="0"/>
        <w:autoSpaceDN w:val="0"/>
        <w:adjustRightInd w:val="0"/>
        <w:spacing w:after="0" w:line="360" w:lineRule="auto"/>
        <w:ind w:firstLine="227"/>
        <w:jc w:val="both"/>
        <w:rPr>
          <w:ins w:id="4986" w:author="Lektorat Bauer" w:date="2025-03-01T13:15:00Z" w16du:dateUtc="2025-03-01T12:15:00Z"/>
          <w:rFonts w:ascii="Arial" w:hAnsi="Arial" w:cs="Arial"/>
          <w:sz w:val="24"/>
          <w:szCs w:val="24"/>
        </w:rPr>
      </w:pPr>
      <w:r w:rsidRPr="00944672">
        <w:rPr>
          <w:rFonts w:ascii="Arial" w:hAnsi="Arial" w:cs="Arial"/>
          <w:sz w:val="24"/>
          <w:szCs w:val="24"/>
        </w:rPr>
        <w:t>„</w:t>
      </w:r>
      <w:ins w:id="4987" w:author="Lektorat Bauer" w:date="2025-03-01T13:15:00Z" w16du:dateUtc="2025-03-01T12:15:00Z">
        <w:r w:rsidR="00DF7824">
          <w:rPr>
            <w:rFonts w:ascii="Arial" w:hAnsi="Arial" w:cs="Arial"/>
            <w:sz w:val="24"/>
            <w:szCs w:val="24"/>
          </w:rPr>
          <w:t>C</w:t>
        </w:r>
      </w:ins>
      <w:del w:id="4988" w:author="Lektorat Bauer" w:date="2025-03-01T13:15:00Z" w16du:dateUtc="2025-03-01T12:15:00Z">
        <w:r w:rsidRPr="00944672" w:rsidDel="00DF7824">
          <w:rPr>
            <w:rFonts w:ascii="Arial" w:hAnsi="Arial" w:cs="Arial"/>
            <w:sz w:val="24"/>
            <w:szCs w:val="24"/>
          </w:rPr>
          <w:delText>c</w:delText>
        </w:r>
      </w:del>
      <w:r w:rsidRPr="00944672">
        <w:rPr>
          <w:rFonts w:ascii="Arial" w:hAnsi="Arial" w:cs="Arial"/>
          <w:sz w:val="24"/>
          <w:szCs w:val="24"/>
        </w:rPr>
        <w:t xml:space="preserve">hez Tom de serre! Da gibt es das beste BBQ im Umkreis von einer Stunde.“ </w:t>
      </w:r>
      <w:commentRangeStart w:id="4989"/>
      <w:r w:rsidRPr="00944672">
        <w:rPr>
          <w:rFonts w:ascii="Arial" w:hAnsi="Arial" w:cs="Arial"/>
          <w:sz w:val="24"/>
          <w:szCs w:val="24"/>
        </w:rPr>
        <w:t>Grinste Thomas sie an. Anique grinste zurück und sagte</w:t>
      </w:r>
      <w:commentRangeEnd w:id="4989"/>
      <w:r w:rsidR="00C42C40">
        <w:rPr>
          <w:rStyle w:val="Kommentarzeichen"/>
        </w:rPr>
        <w:commentReference w:id="4989"/>
      </w:r>
      <w:r w:rsidRPr="00944672">
        <w:rPr>
          <w:rFonts w:ascii="Arial" w:hAnsi="Arial" w:cs="Arial"/>
          <w:sz w:val="24"/>
          <w:szCs w:val="24"/>
        </w:rPr>
        <w:t xml:space="preserve">, „Bekommen wir da auch Bier? Oder ist </w:t>
      </w:r>
      <w:commentRangeStart w:id="4990"/>
      <w:r w:rsidRPr="00944672">
        <w:rPr>
          <w:rFonts w:ascii="Arial" w:hAnsi="Arial" w:cs="Arial"/>
          <w:sz w:val="24"/>
          <w:szCs w:val="24"/>
        </w:rPr>
        <w:t>das ein Schicki-micki-Restaurant, wo es nur 10 verschiedene Wasser und horrend teure Weine gibt?</w:t>
      </w:r>
      <w:del w:id="4991" w:author="Lektorat Bauer" w:date="2025-03-01T13:15:00Z" w16du:dateUtc="2025-03-01T12:15:00Z">
        <w:r w:rsidRPr="00944672" w:rsidDel="00C42C40">
          <w:rPr>
            <w:rFonts w:ascii="Arial" w:hAnsi="Arial" w:cs="Arial"/>
            <w:sz w:val="24"/>
            <w:szCs w:val="24"/>
          </w:rPr>
          <w:delText>!</w:delText>
        </w:r>
      </w:del>
      <w:r w:rsidRPr="00944672">
        <w:rPr>
          <w:rFonts w:ascii="Arial" w:hAnsi="Arial" w:cs="Arial"/>
          <w:sz w:val="24"/>
          <w:szCs w:val="24"/>
        </w:rPr>
        <w:t xml:space="preserve">“ </w:t>
      </w:r>
    </w:p>
    <w:p w14:paraId="0D1F7180" w14:textId="5086CE1E"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„Mach</w:t>
      </w:r>
      <w:del w:id="4992" w:author="Lektorat Bauer" w:date="2025-03-01T13:16:00Z" w16du:dateUtc="2025-03-01T12:16:00Z">
        <w:r w:rsidRPr="00944672" w:rsidDel="00C42C40">
          <w:rPr>
            <w:rFonts w:ascii="Arial" w:hAnsi="Arial" w:cs="Arial"/>
            <w:sz w:val="24"/>
            <w:szCs w:val="24"/>
          </w:rPr>
          <w:delText>e</w:delText>
        </w:r>
      </w:del>
      <w:r w:rsidRPr="00944672">
        <w:rPr>
          <w:rFonts w:ascii="Arial" w:hAnsi="Arial" w:cs="Arial"/>
          <w:sz w:val="24"/>
          <w:szCs w:val="24"/>
        </w:rPr>
        <w:t xml:space="preserve"> Dir keine Sorgen, ich kenn den Barchef, wir bekommen bestimmt ein Bier.“ Beide lachten und freuten sich auf den Abend.</w:t>
      </w:r>
    </w:p>
    <w:p w14:paraId="1026B25C" w14:textId="77777777" w:rsidR="00C42C40" w:rsidRDefault="00944672" w:rsidP="00623B68">
      <w:pPr>
        <w:autoSpaceDE w:val="0"/>
        <w:autoSpaceDN w:val="0"/>
        <w:adjustRightInd w:val="0"/>
        <w:spacing w:after="0" w:line="360" w:lineRule="auto"/>
        <w:ind w:firstLine="227"/>
        <w:jc w:val="both"/>
        <w:rPr>
          <w:ins w:id="4993" w:author="Lektorat Bauer" w:date="2025-03-01T13:16:00Z" w16du:dateUtc="2025-03-01T12:16:00Z"/>
          <w:rFonts w:ascii="Arial" w:hAnsi="Arial" w:cs="Arial"/>
          <w:sz w:val="24"/>
          <w:szCs w:val="24"/>
        </w:rPr>
      </w:pPr>
      <w:r w:rsidRPr="00944672">
        <w:rPr>
          <w:rFonts w:ascii="Arial" w:hAnsi="Arial" w:cs="Arial"/>
          <w:sz w:val="24"/>
          <w:szCs w:val="24"/>
        </w:rPr>
        <w:t>Um 21.30 Uhr schlug sich Thomas gegen die Stirn, „Hast Du eigentlich eingecheckt, in der Pension?</w:t>
      </w:r>
      <w:del w:id="4994" w:author="Lektorat Bauer" w:date="2025-03-01T13:16:00Z" w16du:dateUtc="2025-03-01T12:16:00Z">
        <w:r w:rsidRPr="00944672" w:rsidDel="00C42C40">
          <w:rPr>
            <w:rFonts w:ascii="Arial" w:hAnsi="Arial" w:cs="Arial"/>
            <w:sz w:val="24"/>
            <w:szCs w:val="24"/>
          </w:rPr>
          <w:delText>!</w:delText>
        </w:r>
      </w:del>
      <w:r w:rsidRPr="00944672">
        <w:rPr>
          <w:rFonts w:ascii="Arial" w:hAnsi="Arial" w:cs="Arial"/>
          <w:sz w:val="24"/>
          <w:szCs w:val="24"/>
        </w:rPr>
        <w:t xml:space="preserve">“ </w:t>
      </w:r>
      <w:commentRangeEnd w:id="4990"/>
      <w:r w:rsidR="00C42C40">
        <w:rPr>
          <w:rStyle w:val="Kommentarzeichen"/>
        </w:rPr>
        <w:commentReference w:id="4990"/>
      </w:r>
    </w:p>
    <w:p w14:paraId="0A51FD97" w14:textId="1543DB66"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„Oh nein! Das habe ich ganz vergessen.“ </w:t>
      </w:r>
      <w:commentRangeStart w:id="4995"/>
      <w:r w:rsidRPr="00944672">
        <w:rPr>
          <w:rFonts w:ascii="Arial" w:hAnsi="Arial" w:cs="Arial"/>
          <w:sz w:val="24"/>
          <w:szCs w:val="24"/>
        </w:rPr>
        <w:t xml:space="preserve">Entgeistert schaute Anique Thomas </w:t>
      </w:r>
      <w:commentRangeEnd w:id="4995"/>
      <w:r w:rsidR="00C42C40">
        <w:rPr>
          <w:rStyle w:val="Kommentarzeichen"/>
        </w:rPr>
        <w:commentReference w:id="4995"/>
      </w:r>
      <w:r w:rsidRPr="00944672">
        <w:rPr>
          <w:rFonts w:ascii="Arial" w:hAnsi="Arial" w:cs="Arial"/>
          <w:sz w:val="24"/>
          <w:szCs w:val="24"/>
        </w:rPr>
        <w:t>an</w:t>
      </w:r>
      <w:ins w:id="4996" w:author="Lektorat Bauer" w:date="2025-03-01T13:16:00Z" w16du:dateUtc="2025-03-01T12:16:00Z">
        <w:r w:rsidR="00C42C40">
          <w:rPr>
            <w:rFonts w:ascii="Arial" w:hAnsi="Arial" w:cs="Arial"/>
            <w:sz w:val="24"/>
            <w:szCs w:val="24"/>
          </w:rPr>
          <w:t>.</w:t>
        </w:r>
      </w:ins>
      <w:del w:id="4997" w:author="Lektorat Bauer" w:date="2025-03-01T13:16:00Z" w16du:dateUtc="2025-03-01T12:16:00Z">
        <w:r w:rsidRPr="00944672" w:rsidDel="00C42C40">
          <w:rPr>
            <w:rFonts w:ascii="Arial" w:hAnsi="Arial" w:cs="Arial"/>
            <w:sz w:val="24"/>
            <w:szCs w:val="24"/>
          </w:rPr>
          <w:delText>,</w:delText>
        </w:r>
      </w:del>
      <w:r w:rsidRPr="00944672">
        <w:rPr>
          <w:rFonts w:ascii="Arial" w:hAnsi="Arial" w:cs="Arial"/>
          <w:sz w:val="24"/>
          <w:szCs w:val="24"/>
        </w:rPr>
        <w:t xml:space="preserve"> </w:t>
      </w:r>
      <w:ins w:id="4998" w:author="Lektorat Bauer" w:date="2025-03-01T13:16:00Z" w16du:dateUtc="2025-03-01T12:16:00Z">
        <w:r w:rsidR="00C42C40">
          <w:rPr>
            <w:rFonts w:ascii="Arial" w:hAnsi="Arial" w:cs="Arial"/>
            <w:sz w:val="24"/>
            <w:szCs w:val="24"/>
          </w:rPr>
          <w:t>D</w:t>
        </w:r>
      </w:ins>
      <w:del w:id="4999" w:author="Lektorat Bauer" w:date="2025-03-01T13:16:00Z" w16du:dateUtc="2025-03-01T12:16:00Z">
        <w:r w:rsidRPr="00944672" w:rsidDel="00C42C40">
          <w:rPr>
            <w:rFonts w:ascii="Arial" w:hAnsi="Arial" w:cs="Arial"/>
            <w:sz w:val="24"/>
            <w:szCs w:val="24"/>
          </w:rPr>
          <w:delText>d</w:delText>
        </w:r>
      </w:del>
      <w:r w:rsidRPr="00944672">
        <w:rPr>
          <w:rFonts w:ascii="Arial" w:hAnsi="Arial" w:cs="Arial"/>
          <w:sz w:val="24"/>
          <w:szCs w:val="24"/>
        </w:rPr>
        <w:t>er Tag war so schnell vergangen, dass sie das völlig vergessen hatte.</w:t>
      </w:r>
    </w:p>
    <w:p w14:paraId="4B28BFDD" w14:textId="77777777" w:rsidR="00C42C40" w:rsidRDefault="00944672" w:rsidP="00623B68">
      <w:pPr>
        <w:autoSpaceDE w:val="0"/>
        <w:autoSpaceDN w:val="0"/>
        <w:adjustRightInd w:val="0"/>
        <w:spacing w:after="0" w:line="360" w:lineRule="auto"/>
        <w:ind w:firstLine="227"/>
        <w:jc w:val="both"/>
        <w:rPr>
          <w:ins w:id="5000" w:author="Lektorat Bauer" w:date="2025-03-01T13:17:00Z" w16du:dateUtc="2025-03-01T12:17:00Z"/>
          <w:rFonts w:ascii="Arial" w:hAnsi="Arial" w:cs="Arial"/>
          <w:sz w:val="24"/>
          <w:szCs w:val="24"/>
        </w:rPr>
      </w:pPr>
      <w:r w:rsidRPr="00944672">
        <w:rPr>
          <w:rFonts w:ascii="Arial" w:hAnsi="Arial" w:cs="Arial"/>
          <w:sz w:val="24"/>
          <w:szCs w:val="24"/>
        </w:rPr>
        <w:t>„Ok, dann bereite ich Dir das Gästezimmer vor</w:t>
      </w:r>
      <w:del w:id="5001" w:author="Lektorat Bauer" w:date="2025-03-01T13:16:00Z" w16du:dateUtc="2025-03-01T12:16:00Z">
        <w:r w:rsidRPr="00944672" w:rsidDel="00C42C40">
          <w:rPr>
            <w:rFonts w:ascii="Arial" w:hAnsi="Arial" w:cs="Arial"/>
            <w:sz w:val="24"/>
            <w:szCs w:val="24"/>
          </w:rPr>
          <w:delText>.</w:delText>
        </w:r>
      </w:del>
      <w:r w:rsidRPr="00944672">
        <w:rPr>
          <w:rFonts w:ascii="Arial" w:hAnsi="Arial" w:cs="Arial"/>
          <w:sz w:val="24"/>
          <w:szCs w:val="24"/>
        </w:rPr>
        <w:t>“</w:t>
      </w:r>
      <w:ins w:id="5002" w:author="Lektorat Bauer" w:date="2025-03-01T13:16:00Z" w16du:dateUtc="2025-03-01T12:16:00Z">
        <w:r w:rsidR="00C42C40">
          <w:rPr>
            <w:rFonts w:ascii="Arial" w:hAnsi="Arial" w:cs="Arial"/>
            <w:sz w:val="24"/>
            <w:szCs w:val="24"/>
          </w:rPr>
          <w:t>,</w:t>
        </w:r>
      </w:ins>
      <w:r w:rsidRPr="00944672">
        <w:rPr>
          <w:rFonts w:ascii="Arial" w:hAnsi="Arial" w:cs="Arial"/>
          <w:sz w:val="24"/>
          <w:szCs w:val="24"/>
        </w:rPr>
        <w:t xml:space="preserve"> </w:t>
      </w:r>
      <w:ins w:id="5003" w:author="Lektorat Bauer" w:date="2025-03-01T13:16:00Z" w16du:dateUtc="2025-03-01T12:16:00Z">
        <w:r w:rsidR="00C42C40">
          <w:rPr>
            <w:rFonts w:ascii="Arial" w:hAnsi="Arial" w:cs="Arial"/>
            <w:sz w:val="24"/>
            <w:szCs w:val="24"/>
          </w:rPr>
          <w:t>s</w:t>
        </w:r>
      </w:ins>
      <w:del w:id="5004" w:author="Lektorat Bauer" w:date="2025-03-01T13:16:00Z" w16du:dateUtc="2025-03-01T12:16:00Z">
        <w:r w:rsidRPr="00944672" w:rsidDel="00C42C40">
          <w:rPr>
            <w:rFonts w:ascii="Arial" w:hAnsi="Arial" w:cs="Arial"/>
            <w:sz w:val="24"/>
            <w:szCs w:val="24"/>
          </w:rPr>
          <w:delText>S</w:delText>
        </w:r>
      </w:del>
      <w:r w:rsidRPr="00944672">
        <w:rPr>
          <w:rFonts w:ascii="Arial" w:hAnsi="Arial" w:cs="Arial"/>
          <w:sz w:val="24"/>
          <w:szCs w:val="24"/>
        </w:rPr>
        <w:t xml:space="preserve">agte Thomas, „Du </w:t>
      </w:r>
      <w:del w:id="5005" w:author="Lektorat Bauer" w:date="2025-03-01T13:17:00Z" w16du:dateUtc="2025-03-01T12:17:00Z">
        <w:r w:rsidRPr="00944672" w:rsidDel="00C42C40">
          <w:rPr>
            <w:rFonts w:ascii="Arial" w:hAnsi="Arial" w:cs="Arial"/>
            <w:sz w:val="24"/>
            <w:szCs w:val="24"/>
          </w:rPr>
          <w:delText>weist</w:delText>
        </w:r>
      </w:del>
      <w:ins w:id="5006" w:author="Lektorat Bauer" w:date="2025-03-01T13:17:00Z" w16du:dateUtc="2025-03-01T12:17:00Z">
        <w:r w:rsidR="00C42C40" w:rsidRPr="00944672">
          <w:rPr>
            <w:rFonts w:ascii="Arial" w:hAnsi="Arial" w:cs="Arial"/>
            <w:sz w:val="24"/>
            <w:szCs w:val="24"/>
          </w:rPr>
          <w:t>weißt</w:t>
        </w:r>
      </w:ins>
      <w:r w:rsidRPr="00944672">
        <w:rPr>
          <w:rFonts w:ascii="Arial" w:hAnsi="Arial" w:cs="Arial"/>
          <w:sz w:val="24"/>
          <w:szCs w:val="24"/>
        </w:rPr>
        <w:t xml:space="preserve">, es hat ein eigenes Bad. Abschließen kannst Du da auch.“ Anique legte den Kopf schief und schaute Thomas an. Sie konnte sich an das Zimmer erinnern, es war wirklich süß. „Nicht geplant?!“ </w:t>
      </w:r>
    </w:p>
    <w:p w14:paraId="2EC89AA3" w14:textId="77777777" w:rsidR="00C42C40" w:rsidRDefault="00944672" w:rsidP="00623B68">
      <w:pPr>
        <w:autoSpaceDE w:val="0"/>
        <w:autoSpaceDN w:val="0"/>
        <w:adjustRightInd w:val="0"/>
        <w:spacing w:after="0" w:line="360" w:lineRule="auto"/>
        <w:ind w:firstLine="227"/>
        <w:jc w:val="both"/>
        <w:rPr>
          <w:ins w:id="5007" w:author="Lektorat Bauer" w:date="2025-03-01T13:17:00Z" w16du:dateUtc="2025-03-01T12:17:00Z"/>
          <w:rFonts w:ascii="Arial" w:hAnsi="Arial" w:cs="Arial"/>
          <w:sz w:val="24"/>
          <w:szCs w:val="24"/>
        </w:rPr>
      </w:pPr>
      <w:r w:rsidRPr="00944672">
        <w:rPr>
          <w:rFonts w:ascii="Arial" w:hAnsi="Arial" w:cs="Arial"/>
          <w:sz w:val="24"/>
          <w:szCs w:val="24"/>
        </w:rPr>
        <w:t xml:space="preserve">„Quatsch, dann hätte ich das direkt angeboten!“ </w:t>
      </w:r>
    </w:p>
    <w:p w14:paraId="067A4547" w14:textId="22E144F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„Ok. Ich akzeptiere und nehme noch ein Bier, </w:t>
      </w:r>
      <w:del w:id="5008" w:author="Lektorat Bauer" w:date="2025-03-01T13:17:00Z" w16du:dateUtc="2025-03-01T12:17:00Z">
        <w:r w:rsidRPr="00944672" w:rsidDel="00C42C40">
          <w:rPr>
            <w:rFonts w:ascii="Arial" w:hAnsi="Arial" w:cs="Arial"/>
            <w:sz w:val="24"/>
            <w:szCs w:val="24"/>
          </w:rPr>
          <w:delText>B</w:delText>
        </w:r>
      </w:del>
      <w:ins w:id="5009" w:author="Lektorat Bauer" w:date="2025-03-01T13:17:00Z" w16du:dateUtc="2025-03-01T12:17:00Z">
        <w:r w:rsidR="00C42C40">
          <w:rPr>
            <w:rFonts w:ascii="Arial" w:hAnsi="Arial" w:cs="Arial"/>
            <w:sz w:val="24"/>
            <w:szCs w:val="24"/>
          </w:rPr>
          <w:t>b</w:t>
        </w:r>
      </w:ins>
      <w:r w:rsidRPr="00944672">
        <w:rPr>
          <w:rFonts w:ascii="Arial" w:hAnsi="Arial" w:cs="Arial"/>
          <w:sz w:val="24"/>
          <w:szCs w:val="24"/>
        </w:rPr>
        <w:t xml:space="preserve">itte.“ </w:t>
      </w:r>
    </w:p>
    <w:p w14:paraId="1BC069D8" w14:textId="48E5BE71"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Die Zeit im Wintergarten verrann, als die beiden im Gespräch vertieft waren. </w:t>
      </w:r>
      <w:commentRangeStart w:id="5010"/>
      <w:r w:rsidRPr="00944672">
        <w:rPr>
          <w:rFonts w:ascii="Arial" w:hAnsi="Arial" w:cs="Arial"/>
          <w:sz w:val="24"/>
          <w:szCs w:val="24"/>
        </w:rPr>
        <w:t>Um 00:45 Uhr meinte Thomas</w:t>
      </w:r>
      <w:ins w:id="5011" w:author="Lektorat Bauer" w:date="2025-03-01T13:17:00Z" w16du:dateUtc="2025-03-01T12:17:00Z">
        <w:r w:rsidR="00C42C40">
          <w:rPr>
            <w:rFonts w:ascii="Arial" w:hAnsi="Arial" w:cs="Arial"/>
            <w:sz w:val="24"/>
            <w:szCs w:val="24"/>
          </w:rPr>
          <w:t>:</w:t>
        </w:r>
      </w:ins>
      <w:del w:id="5012" w:author="Lektorat Bauer" w:date="2025-03-01T13:17:00Z" w16du:dateUtc="2025-03-01T12:17:00Z">
        <w:r w:rsidRPr="00944672" w:rsidDel="00C42C40">
          <w:rPr>
            <w:rFonts w:ascii="Arial" w:hAnsi="Arial" w:cs="Arial"/>
            <w:sz w:val="24"/>
            <w:szCs w:val="24"/>
          </w:rPr>
          <w:delText>,</w:delText>
        </w:r>
      </w:del>
      <w:r w:rsidRPr="00944672">
        <w:rPr>
          <w:rFonts w:ascii="Arial" w:hAnsi="Arial" w:cs="Arial"/>
          <w:sz w:val="24"/>
          <w:szCs w:val="24"/>
        </w:rPr>
        <w:t xml:space="preserve"> </w:t>
      </w:r>
      <w:commentRangeEnd w:id="5010"/>
      <w:r w:rsidR="00C42C40">
        <w:rPr>
          <w:rStyle w:val="Kommentarzeichen"/>
        </w:rPr>
        <w:commentReference w:id="5010"/>
      </w:r>
      <w:r w:rsidRPr="00944672">
        <w:rPr>
          <w:rFonts w:ascii="Arial" w:hAnsi="Arial" w:cs="Arial"/>
          <w:sz w:val="24"/>
          <w:szCs w:val="24"/>
        </w:rPr>
        <w:t>„Lasse uns morgen weitersprechen. Es ist schon spät.“</w:t>
      </w:r>
      <w:del w:id="5013" w:author="Lektorat Bauer" w:date="2025-03-01T13:17:00Z" w16du:dateUtc="2025-03-01T12:17:00Z">
        <w:r w:rsidRPr="00944672" w:rsidDel="00C42C40">
          <w:rPr>
            <w:rFonts w:ascii="Arial" w:hAnsi="Arial" w:cs="Arial"/>
            <w:sz w:val="24"/>
            <w:szCs w:val="24"/>
          </w:rPr>
          <w:delText xml:space="preserve"> „Gute Idee.“ Antwortete Anique. </w:delText>
        </w:r>
      </w:del>
    </w:p>
    <w:p w14:paraId="3FA94E06" w14:textId="245F21C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Beide räumten schnell auf und </w:t>
      </w:r>
      <w:del w:id="5014" w:author="Lektorat Bauer" w:date="2025-03-01T13:17:00Z" w16du:dateUtc="2025-03-01T12:17:00Z">
        <w:r w:rsidRPr="00944672" w:rsidDel="00C42C40">
          <w:rPr>
            <w:rFonts w:ascii="Arial" w:hAnsi="Arial" w:cs="Arial"/>
            <w:sz w:val="24"/>
            <w:szCs w:val="24"/>
          </w:rPr>
          <w:delText xml:space="preserve">dann </w:delText>
        </w:r>
      </w:del>
      <w:r w:rsidRPr="00944672">
        <w:rPr>
          <w:rFonts w:ascii="Arial" w:hAnsi="Arial" w:cs="Arial"/>
          <w:sz w:val="24"/>
          <w:szCs w:val="24"/>
        </w:rPr>
        <w:t xml:space="preserve">gingen </w:t>
      </w:r>
      <w:del w:id="5015" w:author="Lektorat Bauer" w:date="2025-03-01T13:17:00Z" w16du:dateUtc="2025-03-01T12:17:00Z">
        <w:r w:rsidRPr="00944672" w:rsidDel="00C42C40">
          <w:rPr>
            <w:rFonts w:ascii="Arial" w:hAnsi="Arial" w:cs="Arial"/>
            <w:sz w:val="24"/>
            <w:szCs w:val="24"/>
          </w:rPr>
          <w:delText>Sie in das</w:delText>
        </w:r>
      </w:del>
      <w:ins w:id="5016" w:author="Lektorat Bauer" w:date="2025-03-01T13:17:00Z" w16du:dateUtc="2025-03-01T12:17:00Z">
        <w:r w:rsidR="00C42C40">
          <w:rPr>
            <w:rFonts w:ascii="Arial" w:hAnsi="Arial" w:cs="Arial"/>
            <w:sz w:val="24"/>
            <w:szCs w:val="24"/>
          </w:rPr>
          <w:t>ins</w:t>
        </w:r>
      </w:ins>
      <w:r w:rsidRPr="00944672">
        <w:rPr>
          <w:rFonts w:ascii="Arial" w:hAnsi="Arial" w:cs="Arial"/>
          <w:sz w:val="24"/>
          <w:szCs w:val="24"/>
        </w:rPr>
        <w:t xml:space="preserve"> Obergeschoss. „Fühl</w:t>
      </w:r>
      <w:del w:id="5017" w:author="Lektorat Bauer" w:date="2025-03-01T13:17:00Z" w16du:dateUtc="2025-03-01T12:17:00Z">
        <w:r w:rsidRPr="00944672" w:rsidDel="00C42C40">
          <w:rPr>
            <w:rFonts w:ascii="Arial" w:hAnsi="Arial" w:cs="Arial"/>
            <w:sz w:val="24"/>
            <w:szCs w:val="24"/>
          </w:rPr>
          <w:delText>e</w:delText>
        </w:r>
      </w:del>
      <w:r w:rsidRPr="00944672">
        <w:rPr>
          <w:rFonts w:ascii="Arial" w:hAnsi="Arial" w:cs="Arial"/>
          <w:sz w:val="24"/>
          <w:szCs w:val="24"/>
        </w:rPr>
        <w:t xml:space="preserve"> Dich wie zu Hause, wenn Du etwas brauchst, dann geh</w:t>
      </w:r>
      <w:del w:id="5018" w:author="Lektorat Bauer" w:date="2025-03-01T13:17:00Z" w16du:dateUtc="2025-03-01T12:17:00Z">
        <w:r w:rsidRPr="00944672" w:rsidDel="00C42C40">
          <w:rPr>
            <w:rFonts w:ascii="Arial" w:hAnsi="Arial" w:cs="Arial"/>
            <w:sz w:val="24"/>
            <w:szCs w:val="24"/>
          </w:rPr>
          <w:delText>e</w:delText>
        </w:r>
      </w:del>
      <w:r w:rsidRPr="00944672">
        <w:rPr>
          <w:rFonts w:ascii="Arial" w:hAnsi="Arial" w:cs="Arial"/>
          <w:sz w:val="24"/>
          <w:szCs w:val="24"/>
        </w:rPr>
        <w:t xml:space="preserve"> ruhig in die Küche. Handtücher habe ich Dir schon hingelegt. Vielen Dank für den schönen Tag. Wir treffen uns zum Frühstück!“ „Auf jeden Fall</w:t>
      </w:r>
      <w:del w:id="5019" w:author="Lektorat Bauer" w:date="2025-03-01T13:18:00Z" w16du:dateUtc="2025-03-01T12:18:00Z">
        <w:r w:rsidRPr="00944672" w:rsidDel="00C42C40">
          <w:rPr>
            <w:rFonts w:ascii="Arial" w:hAnsi="Arial" w:cs="Arial"/>
            <w:sz w:val="24"/>
            <w:szCs w:val="24"/>
          </w:rPr>
          <w:delText>.</w:delText>
        </w:r>
      </w:del>
      <w:r w:rsidRPr="00944672">
        <w:rPr>
          <w:rFonts w:ascii="Arial" w:hAnsi="Arial" w:cs="Arial"/>
          <w:sz w:val="24"/>
          <w:szCs w:val="24"/>
        </w:rPr>
        <w:t>“</w:t>
      </w:r>
      <w:ins w:id="5020" w:author="Lektorat Bauer" w:date="2025-03-01T13:18:00Z" w16du:dateUtc="2025-03-01T12:18:00Z">
        <w:r w:rsidR="00C42C40">
          <w:rPr>
            <w:rFonts w:ascii="Arial" w:hAnsi="Arial" w:cs="Arial"/>
            <w:sz w:val="24"/>
            <w:szCs w:val="24"/>
          </w:rPr>
          <w:t>,</w:t>
        </w:r>
      </w:ins>
      <w:r w:rsidRPr="00944672">
        <w:rPr>
          <w:rFonts w:ascii="Arial" w:hAnsi="Arial" w:cs="Arial"/>
          <w:sz w:val="24"/>
          <w:szCs w:val="24"/>
        </w:rPr>
        <w:t xml:space="preserve"> </w:t>
      </w:r>
      <w:ins w:id="5021" w:author="Lektorat Bauer" w:date="2025-03-01T13:18:00Z" w16du:dateUtc="2025-03-01T12:18:00Z">
        <w:r w:rsidR="00C42C40">
          <w:rPr>
            <w:rFonts w:ascii="Arial" w:hAnsi="Arial" w:cs="Arial"/>
            <w:sz w:val="24"/>
            <w:szCs w:val="24"/>
          </w:rPr>
          <w:t>a</w:t>
        </w:r>
      </w:ins>
      <w:del w:id="5022" w:author="Lektorat Bauer" w:date="2025-03-01T13:18:00Z" w16du:dateUtc="2025-03-01T12:18:00Z">
        <w:r w:rsidRPr="00944672" w:rsidDel="00C42C40">
          <w:rPr>
            <w:rFonts w:ascii="Arial" w:hAnsi="Arial" w:cs="Arial"/>
            <w:sz w:val="24"/>
            <w:szCs w:val="24"/>
          </w:rPr>
          <w:delText>A</w:delText>
        </w:r>
      </w:del>
      <w:r w:rsidRPr="00944672">
        <w:rPr>
          <w:rFonts w:ascii="Arial" w:hAnsi="Arial" w:cs="Arial"/>
          <w:sz w:val="24"/>
          <w:szCs w:val="24"/>
        </w:rPr>
        <w:t>ntwortete Anique</w:t>
      </w:r>
      <w:ins w:id="5023" w:author="Lektorat Bauer" w:date="2025-03-01T13:18:00Z" w16du:dateUtc="2025-03-01T12:18:00Z">
        <w:r w:rsidR="00C42C40">
          <w:rPr>
            <w:rFonts w:ascii="Arial" w:hAnsi="Arial" w:cs="Arial"/>
            <w:sz w:val="24"/>
            <w:szCs w:val="24"/>
          </w:rPr>
          <w:t xml:space="preserve">, </w:t>
        </w:r>
      </w:ins>
      <w:del w:id="5024" w:author="Lektorat Bauer" w:date="2025-03-01T13:18:00Z" w16du:dateUtc="2025-03-01T12:18:00Z">
        <w:r w:rsidRPr="00944672" w:rsidDel="00C42C40">
          <w:rPr>
            <w:rFonts w:ascii="Arial" w:hAnsi="Arial" w:cs="Arial"/>
            <w:sz w:val="24"/>
            <w:szCs w:val="24"/>
          </w:rPr>
          <w:delText xml:space="preserve"> und schloss,</w:delText>
        </w:r>
      </w:del>
      <w:r w:rsidRPr="00944672">
        <w:rPr>
          <w:rFonts w:ascii="Arial" w:hAnsi="Arial" w:cs="Arial"/>
          <w:sz w:val="24"/>
          <w:szCs w:val="24"/>
        </w:rPr>
        <w:t xml:space="preserve"> „</w:t>
      </w:r>
      <w:ins w:id="5025" w:author="Lektorat Bauer" w:date="2025-03-01T13:18:00Z" w16du:dateUtc="2025-03-01T12:18:00Z">
        <w:r w:rsidR="00C42C40">
          <w:rPr>
            <w:rFonts w:ascii="Arial" w:hAnsi="Arial" w:cs="Arial"/>
            <w:sz w:val="24"/>
            <w:szCs w:val="24"/>
          </w:rPr>
          <w:t xml:space="preserve">und </w:t>
        </w:r>
      </w:ins>
      <w:r w:rsidRPr="00944672">
        <w:rPr>
          <w:rFonts w:ascii="Arial" w:hAnsi="Arial" w:cs="Arial"/>
          <w:sz w:val="24"/>
          <w:szCs w:val="24"/>
        </w:rPr>
        <w:t xml:space="preserve">ja, der Tag war wirklich schön.“ Damit </w:t>
      </w:r>
      <w:del w:id="5026" w:author="Lektorat Bauer" w:date="2025-03-01T13:18:00Z" w16du:dateUtc="2025-03-01T12:18:00Z">
        <w:r w:rsidRPr="00944672" w:rsidDel="00C42C40">
          <w:rPr>
            <w:rFonts w:ascii="Arial" w:hAnsi="Arial" w:cs="Arial"/>
            <w:sz w:val="24"/>
            <w:szCs w:val="24"/>
          </w:rPr>
          <w:delText>gingen Sie,</w:delText>
        </w:r>
      </w:del>
      <w:ins w:id="5027" w:author="Lektorat Bauer" w:date="2025-03-01T13:18:00Z" w16du:dateUtc="2025-03-01T12:18:00Z">
        <w:r w:rsidR="00C42C40">
          <w:rPr>
            <w:rFonts w:ascii="Arial" w:hAnsi="Arial" w:cs="Arial"/>
            <w:sz w:val="24"/>
            <w:szCs w:val="24"/>
          </w:rPr>
          <w:t>ging</w:t>
        </w:r>
      </w:ins>
      <w:r w:rsidRPr="00944672">
        <w:rPr>
          <w:rFonts w:ascii="Arial" w:hAnsi="Arial" w:cs="Arial"/>
          <w:sz w:val="24"/>
          <w:szCs w:val="24"/>
        </w:rPr>
        <w:t xml:space="preserve"> jeder in sein</w:t>
      </w:r>
      <w:del w:id="5028" w:author="Lektorat Bauer" w:date="2025-03-01T13:18:00Z" w16du:dateUtc="2025-03-01T12:18:00Z">
        <w:r w:rsidRPr="00944672" w:rsidDel="00C42C40">
          <w:rPr>
            <w:rFonts w:ascii="Arial" w:hAnsi="Arial" w:cs="Arial"/>
            <w:sz w:val="24"/>
            <w:szCs w:val="24"/>
          </w:rPr>
          <w:delText>,</w:delText>
        </w:r>
      </w:del>
      <w:r w:rsidRPr="00944672">
        <w:rPr>
          <w:rFonts w:ascii="Arial" w:hAnsi="Arial" w:cs="Arial"/>
          <w:sz w:val="24"/>
          <w:szCs w:val="24"/>
        </w:rPr>
        <w:t xml:space="preserve"> Zimmer.</w:t>
      </w:r>
    </w:p>
    <w:p w14:paraId="5D230BC1"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Anique genoss die Dusche</w:t>
      </w:r>
      <w:del w:id="5029" w:author="Lektorat Bauer" w:date="2025-03-01T13:18:00Z" w16du:dateUtc="2025-03-01T12:18:00Z">
        <w:r w:rsidRPr="00944672" w:rsidDel="00C42C40">
          <w:rPr>
            <w:rFonts w:ascii="Arial" w:hAnsi="Arial" w:cs="Arial"/>
            <w:sz w:val="24"/>
            <w:szCs w:val="24"/>
          </w:rPr>
          <w:delText>,</w:delText>
        </w:r>
      </w:del>
      <w:r w:rsidRPr="00944672">
        <w:rPr>
          <w:rFonts w:ascii="Arial" w:hAnsi="Arial" w:cs="Arial"/>
          <w:sz w:val="24"/>
          <w:szCs w:val="24"/>
        </w:rPr>
        <w:t xml:space="preserve"> vor dem Schlafengehen. Der Tag war lang und anstrengend gewesen. Sie fragte sich, was Sie von Thomas halten sollte, und traf eine Entscheidung. </w:t>
      </w:r>
      <w:r w:rsidRPr="00944672">
        <w:rPr>
          <w:rFonts w:ascii="Arial" w:hAnsi="Arial" w:cs="Arial"/>
          <w:sz w:val="24"/>
          <w:szCs w:val="24"/>
        </w:rPr>
        <w:lastRenderedPageBreak/>
        <w:t>Sie trocknete sich ab, zog ein sexy Nachthemd an, horchte kurz, dann öffnete Sie vorsichtig die Zimmertür.</w:t>
      </w:r>
    </w:p>
    <w:p w14:paraId="2486C135" w14:textId="13B5D7AE"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Thomas</w:t>
      </w:r>
      <w:ins w:id="5030" w:author="Lektorat Bauer" w:date="2025-03-01T13:18:00Z" w16du:dateUtc="2025-03-01T12:18:00Z">
        <w:r w:rsidR="00C42C40">
          <w:rPr>
            <w:rFonts w:ascii="Arial" w:hAnsi="Arial" w:cs="Arial"/>
            <w:sz w:val="24"/>
            <w:szCs w:val="24"/>
          </w:rPr>
          <w:t>’</w:t>
        </w:r>
      </w:ins>
      <w:r w:rsidRPr="00944672">
        <w:rPr>
          <w:rFonts w:ascii="Arial" w:hAnsi="Arial" w:cs="Arial"/>
          <w:sz w:val="24"/>
          <w:szCs w:val="24"/>
        </w:rPr>
        <w:t xml:space="preserve"> Zimmer lag gegenüber, sie </w:t>
      </w:r>
      <w:del w:id="5031" w:author="Lektorat Bauer" w:date="2025-03-01T13:18:00Z" w16du:dateUtc="2025-03-01T12:18:00Z">
        <w:r w:rsidRPr="00944672" w:rsidDel="00C42C40">
          <w:rPr>
            <w:rFonts w:ascii="Arial" w:hAnsi="Arial" w:cs="Arial"/>
            <w:sz w:val="24"/>
            <w:szCs w:val="24"/>
          </w:rPr>
          <w:delText xml:space="preserve">ging rüber und klopfte </w:delText>
        </w:r>
      </w:del>
      <w:r w:rsidRPr="00944672">
        <w:rPr>
          <w:rFonts w:ascii="Arial" w:hAnsi="Arial" w:cs="Arial"/>
          <w:sz w:val="24"/>
          <w:szCs w:val="24"/>
        </w:rPr>
        <w:t xml:space="preserve">kurz. „Thomas?“ </w:t>
      </w:r>
      <w:ins w:id="5032" w:author="Lektorat Bauer" w:date="2025-03-01T13:18:00Z" w16du:dateUtc="2025-03-01T12:18:00Z">
        <w:r w:rsidR="00C42C40">
          <w:rPr>
            <w:rFonts w:ascii="Arial" w:hAnsi="Arial" w:cs="Arial"/>
            <w:sz w:val="24"/>
            <w:szCs w:val="24"/>
          </w:rPr>
          <w:t xml:space="preserve">– </w:t>
        </w:r>
      </w:ins>
      <w:r w:rsidRPr="00944672">
        <w:rPr>
          <w:rFonts w:ascii="Arial" w:hAnsi="Arial" w:cs="Arial"/>
          <w:sz w:val="24"/>
          <w:szCs w:val="24"/>
        </w:rPr>
        <w:t xml:space="preserve">„Ja?!, fehlt Dir was?“ </w:t>
      </w:r>
    </w:p>
    <w:p w14:paraId="60AEDCC7" w14:textId="54A7946D"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w:t>
      </w:r>
      <w:del w:id="5033" w:author="Lektorat Bauer" w:date="2025-03-01T13:18:00Z" w16du:dateUtc="2025-03-01T12:18:00Z">
        <w:r w:rsidRPr="00944672" w:rsidDel="00C42C40">
          <w:rPr>
            <w:rFonts w:ascii="Arial" w:hAnsi="Arial" w:cs="Arial"/>
            <w:sz w:val="24"/>
            <w:szCs w:val="24"/>
          </w:rPr>
          <w:delText>n</w:delText>
        </w:r>
      </w:del>
      <w:r w:rsidRPr="00944672">
        <w:rPr>
          <w:rFonts w:ascii="Arial" w:hAnsi="Arial" w:cs="Arial"/>
          <w:sz w:val="24"/>
          <w:szCs w:val="24"/>
        </w:rPr>
        <w:t>nique steckte den Kopf durch die Tür, Thomas lag schon im Bett. Entschlossen trat sie in das Zimmer. „Mein Bett ist kalt!“</w:t>
      </w:r>
      <w:ins w:id="5034" w:author="Lektorat Bauer" w:date="2025-03-01T13:18:00Z" w16du:dateUtc="2025-03-01T12:18:00Z">
        <w:r w:rsidR="00C42C40">
          <w:rPr>
            <w:rFonts w:ascii="Arial" w:hAnsi="Arial" w:cs="Arial"/>
            <w:sz w:val="24"/>
            <w:szCs w:val="24"/>
          </w:rPr>
          <w:t>,</w:t>
        </w:r>
      </w:ins>
      <w:r w:rsidRPr="00944672">
        <w:rPr>
          <w:rFonts w:ascii="Arial" w:hAnsi="Arial" w:cs="Arial"/>
          <w:sz w:val="24"/>
          <w:szCs w:val="24"/>
        </w:rPr>
        <w:t xml:space="preserve"> </w:t>
      </w:r>
      <w:ins w:id="5035" w:author="Lektorat Bauer" w:date="2025-03-01T13:19:00Z" w16du:dateUtc="2025-03-01T12:19:00Z">
        <w:r w:rsidR="00C42C40">
          <w:rPr>
            <w:rFonts w:ascii="Arial" w:hAnsi="Arial" w:cs="Arial"/>
            <w:sz w:val="24"/>
            <w:szCs w:val="24"/>
          </w:rPr>
          <w:t>s</w:t>
        </w:r>
      </w:ins>
      <w:del w:id="5036" w:author="Lektorat Bauer" w:date="2025-03-01T13:19:00Z" w16du:dateUtc="2025-03-01T12:19:00Z">
        <w:r w:rsidRPr="00944672" w:rsidDel="00C42C40">
          <w:rPr>
            <w:rFonts w:ascii="Arial" w:hAnsi="Arial" w:cs="Arial"/>
            <w:sz w:val="24"/>
            <w:szCs w:val="24"/>
          </w:rPr>
          <w:delText>S</w:delText>
        </w:r>
      </w:del>
      <w:r w:rsidRPr="00944672">
        <w:rPr>
          <w:rFonts w:ascii="Arial" w:hAnsi="Arial" w:cs="Arial"/>
          <w:sz w:val="24"/>
          <w:szCs w:val="24"/>
        </w:rPr>
        <w:t>agte sie, „</w:t>
      </w:r>
      <w:ins w:id="5037" w:author="Lektorat Bauer" w:date="2025-03-01T13:19:00Z" w16du:dateUtc="2025-03-01T12:19:00Z">
        <w:r w:rsidR="00C42C40">
          <w:rPr>
            <w:rFonts w:ascii="Arial" w:hAnsi="Arial" w:cs="Arial"/>
            <w:sz w:val="24"/>
            <w:szCs w:val="24"/>
          </w:rPr>
          <w:t>i</w:t>
        </w:r>
      </w:ins>
      <w:del w:id="5038" w:author="Lektorat Bauer" w:date="2025-03-01T13:19:00Z" w16du:dateUtc="2025-03-01T12:19:00Z">
        <w:r w:rsidRPr="00944672" w:rsidDel="00C42C40">
          <w:rPr>
            <w:rFonts w:ascii="Arial" w:hAnsi="Arial" w:cs="Arial"/>
            <w:sz w:val="24"/>
            <w:szCs w:val="24"/>
          </w:rPr>
          <w:delText>I</w:delText>
        </w:r>
      </w:del>
      <w:r w:rsidRPr="00944672">
        <w:rPr>
          <w:rFonts w:ascii="Arial" w:hAnsi="Arial" w:cs="Arial"/>
          <w:sz w:val="24"/>
          <w:szCs w:val="24"/>
        </w:rPr>
        <w:t>st Dein Bett wärmer?“ Thomas schlug die Decke einladend zu Seite</w:t>
      </w:r>
      <w:ins w:id="5039" w:author="Lektorat Bauer" w:date="2025-03-01T13:19:00Z" w16du:dateUtc="2025-03-01T12:19:00Z">
        <w:r w:rsidR="00C42C40">
          <w:rPr>
            <w:rFonts w:ascii="Arial" w:hAnsi="Arial" w:cs="Arial"/>
            <w:sz w:val="24"/>
            <w:szCs w:val="24"/>
          </w:rPr>
          <w:t>.</w:t>
        </w:r>
      </w:ins>
      <w:del w:id="5040" w:author="Lektorat Bauer" w:date="2025-03-01T13:19:00Z" w16du:dateUtc="2025-03-01T12:19:00Z">
        <w:r w:rsidRPr="00944672" w:rsidDel="00C42C40">
          <w:rPr>
            <w:rFonts w:ascii="Arial" w:hAnsi="Arial" w:cs="Arial"/>
            <w:sz w:val="24"/>
            <w:szCs w:val="24"/>
          </w:rPr>
          <w:delText>,</w:delText>
        </w:r>
      </w:del>
      <w:r w:rsidRPr="00944672">
        <w:rPr>
          <w:rFonts w:ascii="Arial" w:hAnsi="Arial" w:cs="Arial"/>
          <w:sz w:val="24"/>
          <w:szCs w:val="24"/>
        </w:rPr>
        <w:t xml:space="preserve"> „Das musst Du ausprobieren.“</w:t>
      </w:r>
    </w:p>
    <w:p w14:paraId="2F58A5EC" w14:textId="41815AB0"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Am nächsten Morgen wachte Anique in Thomas</w:t>
      </w:r>
      <w:ins w:id="5041" w:author="Lektorat Bauer" w:date="2025-03-01T13:19:00Z" w16du:dateUtc="2025-03-01T12:19:00Z">
        <w:r w:rsidR="00C42C40">
          <w:rPr>
            <w:rFonts w:ascii="Arial" w:hAnsi="Arial" w:cs="Arial"/>
            <w:sz w:val="24"/>
            <w:szCs w:val="24"/>
          </w:rPr>
          <w:t>’</w:t>
        </w:r>
      </w:ins>
      <w:del w:id="5042" w:author="Lektorat Bauer" w:date="2025-03-01T13:19:00Z" w16du:dateUtc="2025-03-01T12:19:00Z">
        <w:r w:rsidRPr="00944672" w:rsidDel="00C42C40">
          <w:rPr>
            <w:rFonts w:ascii="Arial" w:hAnsi="Arial" w:cs="Arial"/>
            <w:sz w:val="24"/>
            <w:szCs w:val="24"/>
          </w:rPr>
          <w:delText>´</w:delText>
        </w:r>
      </w:del>
      <w:r w:rsidRPr="00944672">
        <w:rPr>
          <w:rFonts w:ascii="Arial" w:hAnsi="Arial" w:cs="Arial"/>
          <w:sz w:val="24"/>
          <w:szCs w:val="24"/>
        </w:rPr>
        <w:t xml:space="preserve"> Armen auf, und freute sich, dass Sie die richtige Entscheidung getroffen hatte. Anders herum</w:t>
      </w:r>
      <w:del w:id="5043" w:author="Lektorat Bauer" w:date="2025-03-01T13:19:00Z" w16du:dateUtc="2025-03-01T12:19:00Z">
        <w:r w:rsidRPr="00944672" w:rsidDel="00C42C40">
          <w:rPr>
            <w:rFonts w:ascii="Arial" w:hAnsi="Arial" w:cs="Arial"/>
            <w:sz w:val="24"/>
            <w:szCs w:val="24"/>
          </w:rPr>
          <w:delText>,</w:delText>
        </w:r>
      </w:del>
      <w:r w:rsidRPr="00944672">
        <w:rPr>
          <w:rFonts w:ascii="Arial" w:hAnsi="Arial" w:cs="Arial"/>
          <w:sz w:val="24"/>
          <w:szCs w:val="24"/>
        </w:rPr>
        <w:t xml:space="preserve"> hätte es wohl deutlich länger gedauert.</w:t>
      </w:r>
    </w:p>
    <w:p w14:paraId="76E20A39" w14:textId="4680464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Der Sonntag war sehr entspannend und beide genossen ihre Zweisamkeit. Um 17:05 Uhr gab es einen durchgehenden Zug von Assen nach Den Haag, mit dem Anique zurückfuhr. Sie genoss die Fahrt und dachte an die zwei Tage mit Thomas. Sie überlegte, ob es sich wohl lohnen würde, sich etwas mehr zu engagieren. </w:t>
      </w:r>
      <w:del w:id="5044" w:author="Lektorat Bauer" w:date="2025-03-01T13:19:00Z" w16du:dateUtc="2025-03-01T12:19:00Z">
        <w:r w:rsidRPr="00944672" w:rsidDel="00C42C40">
          <w:rPr>
            <w:rFonts w:ascii="Arial" w:hAnsi="Arial" w:cs="Arial"/>
            <w:sz w:val="24"/>
            <w:szCs w:val="24"/>
          </w:rPr>
          <w:delText>Während Sie noch am überlegen war, waren</w:delText>
        </w:r>
      </w:del>
      <w:ins w:id="5045" w:author="Lektorat Bauer" w:date="2025-03-01T13:19:00Z" w16du:dateUtc="2025-03-01T12:19:00Z">
        <w:r w:rsidR="00C42C40">
          <w:rPr>
            <w:rFonts w:ascii="Arial" w:hAnsi="Arial" w:cs="Arial"/>
            <w:sz w:val="24"/>
            <w:szCs w:val="24"/>
          </w:rPr>
          <w:t>Die</w:t>
        </w:r>
      </w:ins>
      <w:r w:rsidRPr="00944672">
        <w:rPr>
          <w:rFonts w:ascii="Arial" w:hAnsi="Arial" w:cs="Arial"/>
          <w:sz w:val="24"/>
          <w:szCs w:val="24"/>
        </w:rPr>
        <w:t xml:space="preserve"> zweieinhalb Stunden </w:t>
      </w:r>
      <w:del w:id="5046" w:author="Lektorat Bauer" w:date="2025-03-01T13:19:00Z" w16du:dateUtc="2025-03-01T12:19:00Z">
        <w:r w:rsidRPr="00944672" w:rsidDel="00C42C40">
          <w:rPr>
            <w:rFonts w:ascii="Arial" w:hAnsi="Arial" w:cs="Arial"/>
            <w:sz w:val="24"/>
            <w:szCs w:val="24"/>
          </w:rPr>
          <w:delText xml:space="preserve">herum </w:delText>
        </w:r>
      </w:del>
      <w:ins w:id="5047" w:author="Lektorat Bauer" w:date="2025-03-01T13:19:00Z" w16du:dateUtc="2025-03-01T12:19:00Z">
        <w:r w:rsidR="00C42C40">
          <w:rPr>
            <w:rFonts w:ascii="Arial" w:hAnsi="Arial" w:cs="Arial"/>
            <w:sz w:val="24"/>
            <w:szCs w:val="24"/>
          </w:rPr>
          <w:t>rasten dahin</w:t>
        </w:r>
        <w:r w:rsidR="00C42C40" w:rsidRPr="00944672">
          <w:rPr>
            <w:rFonts w:ascii="Arial" w:hAnsi="Arial" w:cs="Arial"/>
            <w:sz w:val="24"/>
            <w:szCs w:val="24"/>
          </w:rPr>
          <w:t xml:space="preserve"> </w:t>
        </w:r>
      </w:ins>
      <w:r w:rsidRPr="00944672">
        <w:rPr>
          <w:rFonts w:ascii="Arial" w:hAnsi="Arial" w:cs="Arial"/>
          <w:sz w:val="24"/>
          <w:szCs w:val="24"/>
        </w:rPr>
        <w:t>und der Zug lief im Bahnhof von Den Haag ein.</w:t>
      </w:r>
    </w:p>
    <w:p w14:paraId="58AF3573"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54A269A6"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75BBDC38"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42FC4528"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commentRangeStart w:id="5048"/>
      <w:commentRangeEnd w:id="5048"/>
      <w:r w:rsidRPr="00944672">
        <w:rPr>
          <w:rFonts w:ascii="Arial" w:hAnsi="Arial" w:cs="Arial"/>
          <w:sz w:val="24"/>
          <w:szCs w:val="24"/>
        </w:rPr>
        <w:commentReference w:id="5048"/>
      </w:r>
      <w:r w:rsidRPr="00944672">
        <w:rPr>
          <w:rFonts w:ascii="Arial" w:hAnsi="Arial" w:cs="Arial"/>
          <w:b/>
          <w:bCs/>
          <w:sz w:val="24"/>
          <w:szCs w:val="24"/>
        </w:rPr>
        <w:t>&gt;&gt;&gt; Assen und Den Haag, März / April 2014 &lt;&lt;&lt;</w:t>
      </w:r>
    </w:p>
    <w:p w14:paraId="62F5F043" w14:textId="3B11ECB1"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Ende der nächsten Woche</w:t>
      </w:r>
      <w:del w:id="5049" w:author="Lektorat Bauer" w:date="2025-03-01T13:19:00Z" w16du:dateUtc="2025-03-01T12:19:00Z">
        <w:r w:rsidRPr="00944672" w:rsidDel="00C42C40">
          <w:rPr>
            <w:rFonts w:ascii="Arial" w:hAnsi="Arial" w:cs="Arial"/>
            <w:sz w:val="24"/>
            <w:szCs w:val="24"/>
          </w:rPr>
          <w:delText>,</w:delText>
        </w:r>
      </w:del>
      <w:r w:rsidRPr="00944672">
        <w:rPr>
          <w:rFonts w:ascii="Arial" w:hAnsi="Arial" w:cs="Arial"/>
          <w:sz w:val="24"/>
          <w:szCs w:val="24"/>
        </w:rPr>
        <w:t xml:space="preserve"> war wieder eine Sitzung in Den Haag angesetzt. Die beiden sprachen sich kurz ab. Thomas würde übers Wochenende in Den Haag</w:t>
      </w:r>
      <w:del w:id="5050" w:author="Lektorat Bauer" w:date="2025-03-01T13:20:00Z" w16du:dateUtc="2025-03-01T12:20:00Z">
        <w:r w:rsidRPr="00944672" w:rsidDel="00C42C40">
          <w:rPr>
            <w:rFonts w:ascii="Arial" w:hAnsi="Arial" w:cs="Arial"/>
            <w:sz w:val="24"/>
            <w:szCs w:val="24"/>
          </w:rPr>
          <w:delText>,</w:delText>
        </w:r>
      </w:del>
      <w:r w:rsidRPr="00944672">
        <w:rPr>
          <w:rFonts w:ascii="Arial" w:hAnsi="Arial" w:cs="Arial"/>
          <w:sz w:val="24"/>
          <w:szCs w:val="24"/>
        </w:rPr>
        <w:t xml:space="preserve"> bei Anique</w:t>
      </w:r>
      <w:del w:id="5051" w:author="Lektorat Bauer" w:date="2025-03-01T13:20:00Z" w16du:dateUtc="2025-03-01T12:20:00Z">
        <w:r w:rsidRPr="00944672" w:rsidDel="00C42C40">
          <w:rPr>
            <w:rFonts w:ascii="Arial" w:hAnsi="Arial" w:cs="Arial"/>
            <w:sz w:val="24"/>
            <w:szCs w:val="24"/>
          </w:rPr>
          <w:delText>,</w:delText>
        </w:r>
      </w:del>
      <w:r w:rsidRPr="00944672">
        <w:rPr>
          <w:rFonts w:ascii="Arial" w:hAnsi="Arial" w:cs="Arial"/>
          <w:sz w:val="24"/>
          <w:szCs w:val="24"/>
        </w:rPr>
        <w:t xml:space="preserve"> bleiben.</w:t>
      </w:r>
    </w:p>
    <w:p w14:paraId="100F274A"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Diese Routine pendelte sich ein. Entweder Thomas blieb in Den Haag oder Anique fuhr am Abend mit ihm nach Assen und blieb dann am Wochenende bei ihm.</w:t>
      </w:r>
    </w:p>
    <w:p w14:paraId="3062F968"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6006D51C"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012A7435"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54B8D158" w14:textId="68829E01"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Am Donnerstag</w:t>
      </w:r>
      <w:ins w:id="5052" w:author="Lektorat Bauer" w:date="2025-03-01T13:20:00Z" w16du:dateUtc="2025-03-01T12:20:00Z">
        <w:r w:rsidR="00C42C40">
          <w:rPr>
            <w:rFonts w:ascii="Arial" w:hAnsi="Arial" w:cs="Arial"/>
            <w:sz w:val="24"/>
            <w:szCs w:val="24"/>
          </w:rPr>
          <w:t>, dem</w:t>
        </w:r>
      </w:ins>
      <w:r w:rsidRPr="00944672">
        <w:rPr>
          <w:rFonts w:ascii="Arial" w:hAnsi="Arial" w:cs="Arial"/>
          <w:sz w:val="24"/>
          <w:szCs w:val="24"/>
        </w:rPr>
        <w:t xml:space="preserve"> 27. April 2014, bemerkte Thomas, dass etwas in den Ergebnissen</w:t>
      </w:r>
      <w:del w:id="5053" w:author="Lektorat Bauer" w:date="2025-03-01T13:20:00Z" w16du:dateUtc="2025-03-01T12:20:00Z">
        <w:r w:rsidRPr="00944672" w:rsidDel="00C42C40">
          <w:rPr>
            <w:rFonts w:ascii="Arial" w:hAnsi="Arial" w:cs="Arial"/>
            <w:sz w:val="24"/>
            <w:szCs w:val="24"/>
          </w:rPr>
          <w:delText>,</w:delText>
        </w:r>
      </w:del>
      <w:r w:rsidRPr="00944672">
        <w:rPr>
          <w:rFonts w:ascii="Arial" w:hAnsi="Arial" w:cs="Arial"/>
          <w:sz w:val="24"/>
          <w:szCs w:val="24"/>
        </w:rPr>
        <w:t xml:space="preserve"> seiner Recherche nicht stimmte. Er prüfte die Eingaben und wiederholte die Abfrage. Wieder stimmten die Daten nicht. Sorgfältig nahm er die Informationen auf, speicherte </w:t>
      </w:r>
      <w:r w:rsidRPr="00944672">
        <w:rPr>
          <w:rFonts w:ascii="Arial" w:hAnsi="Arial" w:cs="Arial"/>
          <w:sz w:val="24"/>
          <w:szCs w:val="24"/>
        </w:rPr>
        <w:lastRenderedPageBreak/>
        <w:t xml:space="preserve">diese in dem Cloud-Laufwerk, welches der AIVD bereitgestellt hatte, und machte sich eine Gesprächsnotiz. </w:t>
      </w:r>
    </w:p>
    <w:p w14:paraId="514410BC"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Da die Daten ihn stutzig gemacht hatten, startete er TED erneut: Die Nordkoreaner hatten ihn wieder getrackt. Aber Warum?</w:t>
      </w:r>
    </w:p>
    <w:p w14:paraId="3B42D397"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0DBC12CA"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03297513"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687D1B63" w14:textId="48B363D3"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 xml:space="preserve">In Pyeongyang hatte Hwangbo Gwang-Jo Nachtschicht. Er hatte diese Woche </w:t>
      </w:r>
      <w:ins w:id="5054" w:author="Lektorat Bauer" w:date="2025-03-01T13:21:00Z" w16du:dateUtc="2025-03-01T12:21:00Z">
        <w:r w:rsidR="00C16D95">
          <w:rPr>
            <w:rFonts w:ascii="Arial" w:hAnsi="Arial" w:cs="Arial"/>
            <w:sz w:val="24"/>
            <w:szCs w:val="24"/>
          </w:rPr>
          <w:t>D</w:t>
        </w:r>
      </w:ins>
      <w:del w:id="5055" w:author="Lektorat Bauer" w:date="2025-03-01T13:21:00Z" w16du:dateUtc="2025-03-01T12:21:00Z">
        <w:r w:rsidRPr="00944672" w:rsidDel="00C16D95">
          <w:rPr>
            <w:rFonts w:ascii="Arial" w:hAnsi="Arial" w:cs="Arial"/>
            <w:sz w:val="24"/>
            <w:szCs w:val="24"/>
          </w:rPr>
          <w:delText>d</w:delText>
        </w:r>
      </w:del>
      <w:r w:rsidRPr="00944672">
        <w:rPr>
          <w:rFonts w:ascii="Arial" w:hAnsi="Arial" w:cs="Arial"/>
          <w:sz w:val="24"/>
          <w:szCs w:val="24"/>
        </w:rPr>
        <w:t>ienst in der Abteilung für Beobachtungen</w:t>
      </w:r>
      <w:del w:id="5056" w:author="Lektorat Bauer" w:date="2025-03-01T13:21:00Z" w16du:dateUtc="2025-03-01T12:21:00Z">
        <w:r w:rsidRPr="00944672" w:rsidDel="00C16D95">
          <w:rPr>
            <w:rFonts w:ascii="Arial" w:hAnsi="Arial" w:cs="Arial"/>
            <w:sz w:val="24"/>
            <w:szCs w:val="24"/>
          </w:rPr>
          <w:delText>,</w:delText>
        </w:r>
      </w:del>
      <w:r w:rsidRPr="00944672">
        <w:rPr>
          <w:rFonts w:ascii="Arial" w:hAnsi="Arial" w:cs="Arial"/>
          <w:sz w:val="24"/>
          <w:szCs w:val="24"/>
        </w:rPr>
        <w:t xml:space="preserve"> </w:t>
      </w:r>
      <w:r w:rsidRPr="00944672">
        <w:rPr>
          <w:rFonts w:ascii="Arial" w:hAnsi="Arial" w:cs="Arial"/>
          <w:noProof/>
          <w:sz w:val="24"/>
          <w:szCs w:val="24"/>
        </w:rPr>
        <w:t>des ‚Office</w:t>
      </w:r>
      <w:r w:rsidRPr="00944672">
        <w:rPr>
          <w:rFonts w:ascii="Arial" w:hAnsi="Arial" w:cs="Arial"/>
          <w:sz w:val="24"/>
          <w:szCs w:val="24"/>
        </w:rPr>
        <w:t xml:space="preserve"> 120‘, der Hackergruppe </w:t>
      </w:r>
      <w:del w:id="5057" w:author="Lektorat Bauer" w:date="2025-03-01T13:21:00Z" w16du:dateUtc="2025-03-01T12:21:00Z">
        <w:r w:rsidRPr="00944672" w:rsidDel="00C16D95">
          <w:rPr>
            <w:rFonts w:ascii="Arial" w:hAnsi="Arial" w:cs="Arial"/>
            <w:sz w:val="24"/>
            <w:szCs w:val="24"/>
          </w:rPr>
          <w:delText xml:space="preserve">in </w:delText>
        </w:r>
      </w:del>
      <w:r w:rsidRPr="00944672">
        <w:rPr>
          <w:rFonts w:ascii="Arial" w:hAnsi="Arial" w:cs="Arial"/>
          <w:sz w:val="24"/>
          <w:szCs w:val="24"/>
        </w:rPr>
        <w:t>Nordkorea</w:t>
      </w:r>
      <w:ins w:id="5058" w:author="Lektorat Bauer" w:date="2025-03-01T13:21:00Z" w16du:dateUtc="2025-03-01T12:21:00Z">
        <w:r w:rsidR="00C16D95">
          <w:rPr>
            <w:rFonts w:ascii="Arial" w:hAnsi="Arial" w:cs="Arial"/>
            <w:sz w:val="24"/>
            <w:szCs w:val="24"/>
          </w:rPr>
          <w:t>s</w:t>
        </w:r>
      </w:ins>
      <w:r w:rsidRPr="00944672">
        <w:rPr>
          <w:rFonts w:ascii="Arial" w:hAnsi="Arial" w:cs="Arial"/>
          <w:sz w:val="24"/>
          <w:szCs w:val="24"/>
        </w:rPr>
        <w:t>.</w:t>
      </w:r>
    </w:p>
    <w:p w14:paraId="22909BBB" w14:textId="28DAC9F2" w:rsidR="00944672" w:rsidRPr="00944672" w:rsidDel="008F5C37" w:rsidRDefault="00944672" w:rsidP="00623B68">
      <w:pPr>
        <w:autoSpaceDE w:val="0"/>
        <w:autoSpaceDN w:val="0"/>
        <w:adjustRightInd w:val="0"/>
        <w:spacing w:after="0" w:line="360" w:lineRule="auto"/>
        <w:ind w:firstLine="227"/>
        <w:jc w:val="both"/>
        <w:rPr>
          <w:del w:id="5059" w:author="Lektorat Bauer" w:date="2025-03-01T13:23:00Z" w16du:dateUtc="2025-03-01T12:23:00Z"/>
          <w:rFonts w:ascii="Arial" w:hAnsi="Arial" w:cs="Arial"/>
          <w:sz w:val="24"/>
          <w:szCs w:val="24"/>
        </w:rPr>
      </w:pPr>
      <w:del w:id="5060" w:author="Lektorat Bauer" w:date="2025-03-01T13:23:00Z" w16du:dateUtc="2025-03-01T12:23:00Z">
        <w:r w:rsidRPr="00944672" w:rsidDel="008F5C37">
          <w:rPr>
            <w:rFonts w:ascii="Arial" w:hAnsi="Arial" w:cs="Arial"/>
            <w:sz w:val="24"/>
            <w:szCs w:val="24"/>
          </w:rPr>
          <w:delText>Hacker hat im technischen Bereich mehrere Bedeutungen. In seiner ursprünglichen Verwendung bezieht sich der Begriff auf Tüftler im Kontext einer verspielten selbstbezüglichen Hingabe im Umgang mit Technik und einem besonderen Sinn für Kreativität und Originalität. Alltagssprachlich und besonders in der Berichterstattung wird der Begriff häufig als Synonym verwendet für jemanden, der illegal in Computersysteme eindringt.</w:delText>
        </w:r>
      </w:del>
    </w:p>
    <w:p w14:paraId="20B31B98" w14:textId="14D57B92" w:rsidR="00944672" w:rsidRPr="00944672" w:rsidDel="008F5C37" w:rsidRDefault="00944672" w:rsidP="00623B68">
      <w:pPr>
        <w:autoSpaceDE w:val="0"/>
        <w:autoSpaceDN w:val="0"/>
        <w:adjustRightInd w:val="0"/>
        <w:spacing w:after="0" w:line="360" w:lineRule="auto"/>
        <w:ind w:firstLine="227"/>
        <w:jc w:val="both"/>
        <w:rPr>
          <w:del w:id="5061" w:author="Lektorat Bauer" w:date="2025-03-01T13:22:00Z" w16du:dateUtc="2025-03-01T12:22:00Z"/>
          <w:rFonts w:ascii="Arial" w:hAnsi="Arial" w:cs="Arial"/>
          <w:sz w:val="24"/>
          <w:szCs w:val="24"/>
        </w:rPr>
      </w:pPr>
      <w:del w:id="5062" w:author="Lektorat Bauer" w:date="2025-03-01T13:22:00Z" w16du:dateUtc="2025-03-01T12:22:00Z">
        <w:r w:rsidRPr="00944672" w:rsidDel="008F5C37">
          <w:rPr>
            <w:rFonts w:ascii="Arial" w:hAnsi="Arial" w:cs="Arial"/>
            <w:sz w:val="24"/>
            <w:szCs w:val="24"/>
          </w:rPr>
          <w:delText xml:space="preserve">Wau Holland, ein Gründer des Chaos Computer Clubs, prägte die Formulierung: „Ein Hacker ist jemand, der versucht einen Weg zu finden, wie </w:delText>
        </w:r>
        <w:commentRangeStart w:id="5063"/>
        <w:r w:rsidRPr="00944672" w:rsidDel="008F5C37">
          <w:rPr>
            <w:rFonts w:ascii="Arial" w:hAnsi="Arial" w:cs="Arial"/>
            <w:sz w:val="24"/>
            <w:szCs w:val="24"/>
          </w:rPr>
          <w:delText>man</w:delText>
        </w:r>
      </w:del>
      <w:commentRangeEnd w:id="5063"/>
      <w:r w:rsidR="008F5C37">
        <w:rPr>
          <w:rStyle w:val="Kommentarzeichen"/>
        </w:rPr>
        <w:commentReference w:id="5063"/>
      </w:r>
      <w:del w:id="5064" w:author="Lektorat Bauer" w:date="2025-03-01T13:22:00Z" w16du:dateUtc="2025-03-01T12:22:00Z">
        <w:r w:rsidRPr="00944672" w:rsidDel="008F5C37">
          <w:rPr>
            <w:rFonts w:ascii="Arial" w:hAnsi="Arial" w:cs="Arial"/>
            <w:sz w:val="24"/>
            <w:szCs w:val="24"/>
          </w:rPr>
          <w:delText xml:space="preserve"> mit einer Kaffeemaschine Toast zubereiten kann“. Demnach kann es hierbei auch um das Experimentelle gehen, also den Versuch, die Grenzen des Machbaren zu erkunden. Die Durchführung der Aktivitäten wird Hacken genannt; das Ergebnis ist ein Hack.</w:delText>
        </w:r>
      </w:del>
    </w:p>
    <w:p w14:paraId="123654B6" w14:textId="584DEB82" w:rsidR="00944672" w:rsidRPr="00944672" w:rsidDel="008F5C37" w:rsidRDefault="00944672" w:rsidP="00623B68">
      <w:pPr>
        <w:autoSpaceDE w:val="0"/>
        <w:autoSpaceDN w:val="0"/>
        <w:adjustRightInd w:val="0"/>
        <w:spacing w:after="0" w:line="360" w:lineRule="auto"/>
        <w:ind w:firstLine="227"/>
        <w:jc w:val="both"/>
        <w:rPr>
          <w:del w:id="5065" w:author="Lektorat Bauer" w:date="2025-03-01T13:22:00Z" w16du:dateUtc="2025-03-01T12:22:00Z"/>
          <w:rFonts w:ascii="Arial" w:hAnsi="Arial" w:cs="Arial"/>
          <w:sz w:val="24"/>
          <w:szCs w:val="24"/>
        </w:rPr>
      </w:pPr>
      <w:del w:id="5066" w:author="Lektorat Bauer" w:date="2025-03-01T13:22:00Z" w16du:dateUtc="2025-03-01T12:22:00Z">
        <w:r w:rsidRPr="00944672" w:rsidDel="008F5C37">
          <w:rPr>
            <w:rFonts w:ascii="Arial" w:hAnsi="Arial" w:cs="Arial"/>
            <w:sz w:val="24"/>
            <w:szCs w:val="24"/>
          </w:rPr>
          <w:delText xml:space="preserve">Hacker aus dem Bereich der Computersicherheit beschäftigen sich mit Sicherheitsmechanismen und deren Schwachstellen. Ein Hacker besitzt tiefe Grundlagenkenntnisse in dem Bereich, in dem er tätig ist. Innerhalb der Hacker-Szene werden drei Kategorien von Arten des Hackens gesehen. </w:delText>
        </w:r>
      </w:del>
    </w:p>
    <w:p w14:paraId="495C9053" w14:textId="7401975F" w:rsidR="00944672" w:rsidRPr="00944672" w:rsidDel="008F5C37" w:rsidRDefault="00944672" w:rsidP="00623B68">
      <w:pPr>
        <w:autoSpaceDE w:val="0"/>
        <w:autoSpaceDN w:val="0"/>
        <w:adjustRightInd w:val="0"/>
        <w:spacing w:after="0" w:line="360" w:lineRule="auto"/>
        <w:ind w:firstLine="227"/>
        <w:jc w:val="both"/>
        <w:rPr>
          <w:del w:id="5067" w:author="Lektorat Bauer" w:date="2025-03-01T13:22:00Z" w16du:dateUtc="2025-03-01T12:22:00Z"/>
          <w:rFonts w:ascii="Arial" w:hAnsi="Arial" w:cs="Arial"/>
          <w:sz w:val="24"/>
          <w:szCs w:val="24"/>
        </w:rPr>
      </w:pPr>
      <w:del w:id="5068" w:author="Lektorat Bauer" w:date="2025-03-01T13:22:00Z" w16du:dateUtc="2025-03-01T12:22:00Z">
        <w:r w:rsidRPr="00944672" w:rsidDel="008F5C37">
          <w:rPr>
            <w:rFonts w:ascii="Arial" w:hAnsi="Arial" w:cs="Arial"/>
            <w:sz w:val="24"/>
            <w:szCs w:val="24"/>
          </w:rPr>
          <w:delText>White-Hats (Weiß-Hüte) verwenden ihr Wissen sowohl innerhalb der Gesetze als auch innerhalb der Hackerethik, beispielsweise indem sie professionelle Penetrationstests ausführen.</w:delText>
        </w:r>
      </w:del>
    </w:p>
    <w:p w14:paraId="7F19A18E" w14:textId="65966881" w:rsidR="00944672" w:rsidRPr="00944672" w:rsidDel="008F5C37" w:rsidRDefault="00944672" w:rsidP="00623B68">
      <w:pPr>
        <w:autoSpaceDE w:val="0"/>
        <w:autoSpaceDN w:val="0"/>
        <w:adjustRightInd w:val="0"/>
        <w:spacing w:after="0" w:line="360" w:lineRule="auto"/>
        <w:ind w:firstLine="227"/>
        <w:jc w:val="both"/>
        <w:rPr>
          <w:del w:id="5069" w:author="Lektorat Bauer" w:date="2025-03-01T13:22:00Z" w16du:dateUtc="2025-03-01T12:22:00Z"/>
          <w:rFonts w:ascii="Arial" w:hAnsi="Arial" w:cs="Arial"/>
          <w:sz w:val="24"/>
          <w:szCs w:val="24"/>
        </w:rPr>
      </w:pPr>
      <w:del w:id="5070" w:author="Lektorat Bauer" w:date="2025-03-01T13:22:00Z" w16du:dateUtc="2025-03-01T12:22:00Z">
        <w:r w:rsidRPr="00944672" w:rsidDel="008F5C37">
          <w:rPr>
            <w:rFonts w:ascii="Arial" w:hAnsi="Arial" w:cs="Arial"/>
            <w:sz w:val="24"/>
            <w:szCs w:val="24"/>
          </w:rPr>
          <w:delText xml:space="preserve">Grey-Hats (Grau-Hüte) verstoßen möglicherweise gegen Gesetze oder restriktive Auslegungen der Hackerethik, allerdings zum Erreichen eines höheren Ziels. Beispielsweise durch die Veröffentlichung von Sicherheitslücken, um ein Leugnen unmöglich zu machen und die Verantwortlichen dazu zu zwingen, diese zu beheben. </w:delText>
        </w:r>
        <w:r w:rsidRPr="00944672" w:rsidDel="008F5C37">
          <w:rPr>
            <w:rFonts w:ascii="Arial" w:hAnsi="Arial" w:cs="Arial"/>
            <w:sz w:val="24"/>
            <w:szCs w:val="24"/>
          </w:rPr>
          <w:lastRenderedPageBreak/>
          <w:delText>Grey-Hats zeichnen sich dadurch aus, dass sie nicht eindeutig als gut oder böse einzustufen sind.</w:delText>
        </w:r>
      </w:del>
    </w:p>
    <w:p w14:paraId="1557C9E3" w14:textId="25C803D2" w:rsidR="00944672" w:rsidRPr="00944672" w:rsidDel="008F5C37" w:rsidRDefault="00944672" w:rsidP="00623B68">
      <w:pPr>
        <w:autoSpaceDE w:val="0"/>
        <w:autoSpaceDN w:val="0"/>
        <w:adjustRightInd w:val="0"/>
        <w:spacing w:after="0" w:line="360" w:lineRule="auto"/>
        <w:ind w:firstLine="227"/>
        <w:jc w:val="both"/>
        <w:rPr>
          <w:del w:id="5071" w:author="Lektorat Bauer" w:date="2025-03-01T13:22:00Z" w16du:dateUtc="2025-03-01T12:22:00Z"/>
          <w:rFonts w:ascii="Arial" w:hAnsi="Arial" w:cs="Arial"/>
          <w:sz w:val="24"/>
          <w:szCs w:val="24"/>
        </w:rPr>
      </w:pPr>
      <w:del w:id="5072" w:author="Lektorat Bauer" w:date="2025-03-01T13:22:00Z" w16du:dateUtc="2025-03-01T12:22:00Z">
        <w:r w:rsidRPr="00944672" w:rsidDel="008F5C37">
          <w:rPr>
            <w:rFonts w:ascii="Arial" w:hAnsi="Arial" w:cs="Arial"/>
            <w:sz w:val="24"/>
            <w:szCs w:val="24"/>
          </w:rPr>
          <w:delText>Black-Hats (Schwarz-Hüte) handeln mit krimineller Energie, im Auftrag von Regierungen oder Organisationen und beabsichtigen beispielsweise, das Zielsystem zu beschädigen oder Daten zu stehlen (Cyberkrieg).</w:delText>
        </w:r>
      </w:del>
    </w:p>
    <w:p w14:paraId="63E8C255"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Das ‚Office 120‘ wurde zum Zweck gegründet, Wissen zugunsten von Nordkorea zu akquirieren oder gegebenenfalls System zu sabotieren.</w:t>
      </w:r>
    </w:p>
    <w:p w14:paraId="737431E9"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 Die Aufgabe von Hwangbo Gwang-Jo bestand darin, zu überwachen, ob jemand nach bestimmten Begriffen oder Daten suchte. Die Überwachung übernahm natürlich ein Computer, die entsprechenden Begriffe, die überwacht werden sollten, wurden regelmäßig aktualisiert und im System gespeichert.</w:t>
      </w:r>
    </w:p>
    <w:p w14:paraId="4BAB9B39" w14:textId="192D6321"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„Ah, Hallo, da bist Du ja wieder</w:t>
      </w:r>
      <w:del w:id="5073" w:author="Lektorat Bauer" w:date="2025-03-01T13:23:00Z" w16du:dateUtc="2025-03-01T12:23:00Z">
        <w:r w:rsidRPr="00944672" w:rsidDel="008F5C37">
          <w:rPr>
            <w:rFonts w:ascii="Arial" w:hAnsi="Arial" w:cs="Arial"/>
            <w:sz w:val="24"/>
            <w:szCs w:val="24"/>
          </w:rPr>
          <w:delText>.</w:delText>
        </w:r>
      </w:del>
      <w:r w:rsidRPr="00944672">
        <w:rPr>
          <w:rFonts w:ascii="Arial" w:hAnsi="Arial" w:cs="Arial"/>
          <w:sz w:val="24"/>
          <w:szCs w:val="24"/>
        </w:rPr>
        <w:t>“</w:t>
      </w:r>
      <w:ins w:id="5074" w:author="Lektorat Bauer" w:date="2025-03-01T13:23:00Z" w16du:dateUtc="2025-03-01T12:23:00Z">
        <w:r w:rsidR="008F5C37">
          <w:rPr>
            <w:rFonts w:ascii="Arial" w:hAnsi="Arial" w:cs="Arial"/>
            <w:sz w:val="24"/>
            <w:szCs w:val="24"/>
          </w:rPr>
          <w:t>,</w:t>
        </w:r>
      </w:ins>
      <w:r w:rsidRPr="00944672">
        <w:rPr>
          <w:rFonts w:ascii="Arial" w:hAnsi="Arial" w:cs="Arial"/>
          <w:sz w:val="24"/>
          <w:szCs w:val="24"/>
        </w:rPr>
        <w:t xml:space="preserve"> </w:t>
      </w:r>
      <w:ins w:id="5075" w:author="Lektorat Bauer" w:date="2025-03-01T13:23:00Z" w16du:dateUtc="2025-03-01T12:23:00Z">
        <w:r w:rsidR="008F5C37">
          <w:rPr>
            <w:rFonts w:ascii="Arial" w:hAnsi="Arial" w:cs="Arial"/>
            <w:sz w:val="24"/>
            <w:szCs w:val="24"/>
          </w:rPr>
          <w:t>d</w:t>
        </w:r>
      </w:ins>
      <w:del w:id="5076" w:author="Lektorat Bauer" w:date="2025-03-01T13:23:00Z" w16du:dateUtc="2025-03-01T12:23:00Z">
        <w:r w:rsidRPr="00944672" w:rsidDel="008F5C37">
          <w:rPr>
            <w:rFonts w:ascii="Arial" w:hAnsi="Arial" w:cs="Arial"/>
            <w:sz w:val="24"/>
            <w:szCs w:val="24"/>
          </w:rPr>
          <w:delText>D</w:delText>
        </w:r>
      </w:del>
      <w:r w:rsidRPr="00944672">
        <w:rPr>
          <w:rFonts w:ascii="Arial" w:hAnsi="Arial" w:cs="Arial"/>
          <w:sz w:val="24"/>
          <w:szCs w:val="24"/>
        </w:rPr>
        <w:t>achte er, als sich eine ihm bekannte Signatur aus Australien zeigte. Der User recherchierte nach Kontakten</w:t>
      </w:r>
      <w:ins w:id="5077" w:author="Lektorat Bauer" w:date="2025-03-01T13:23:00Z" w16du:dateUtc="2025-03-01T12:23:00Z">
        <w:r w:rsidR="008F5C37">
          <w:rPr>
            <w:rFonts w:ascii="Arial" w:hAnsi="Arial" w:cs="Arial"/>
            <w:sz w:val="24"/>
            <w:szCs w:val="24"/>
          </w:rPr>
          <w:t>,</w:t>
        </w:r>
      </w:ins>
      <w:r w:rsidRPr="00944672">
        <w:rPr>
          <w:rFonts w:ascii="Arial" w:hAnsi="Arial" w:cs="Arial"/>
          <w:sz w:val="24"/>
          <w:szCs w:val="24"/>
        </w:rPr>
        <w:t xml:space="preserve"> die Geschäftsverbindungen nach Nordkorea versprachen. Die Kollegen vom </w:t>
      </w:r>
      <w:ins w:id="5078" w:author="Lektorat Bauer" w:date="2025-03-01T13:24:00Z" w16du:dateUtc="2025-03-01T12:24:00Z">
        <w:r w:rsidR="008F5C37">
          <w:rPr>
            <w:rFonts w:ascii="Arial" w:hAnsi="Arial" w:cs="Arial"/>
            <w:sz w:val="24"/>
            <w:szCs w:val="24"/>
          </w:rPr>
          <w:t>‚</w:t>
        </w:r>
      </w:ins>
      <w:r w:rsidRPr="00944672">
        <w:rPr>
          <w:rFonts w:ascii="Arial" w:hAnsi="Arial" w:cs="Arial"/>
          <w:sz w:val="24"/>
          <w:szCs w:val="24"/>
        </w:rPr>
        <w:t>Office 39</w:t>
      </w:r>
      <w:ins w:id="5079" w:author="Lektorat Bauer" w:date="2025-03-01T13:24:00Z" w16du:dateUtc="2025-03-01T12:24:00Z">
        <w:r w:rsidR="008F5C37">
          <w:rPr>
            <w:rFonts w:ascii="Arial" w:hAnsi="Arial" w:cs="Arial"/>
            <w:sz w:val="24"/>
            <w:szCs w:val="24"/>
          </w:rPr>
          <w:t>‘</w:t>
        </w:r>
      </w:ins>
      <w:r w:rsidRPr="00944672">
        <w:rPr>
          <w:rFonts w:ascii="Arial" w:hAnsi="Arial" w:cs="Arial"/>
          <w:sz w:val="24"/>
          <w:szCs w:val="24"/>
        </w:rPr>
        <w:t xml:space="preserve"> hatte</w:t>
      </w:r>
      <w:ins w:id="5080" w:author="Lektorat Bauer" w:date="2025-03-01T13:24:00Z" w16du:dateUtc="2025-03-01T12:24:00Z">
        <w:r w:rsidR="008F5C37">
          <w:rPr>
            <w:rFonts w:ascii="Arial" w:hAnsi="Arial" w:cs="Arial"/>
            <w:sz w:val="24"/>
            <w:szCs w:val="24"/>
          </w:rPr>
          <w:t>n</w:t>
        </w:r>
      </w:ins>
      <w:r w:rsidRPr="00944672">
        <w:rPr>
          <w:rFonts w:ascii="Arial" w:hAnsi="Arial" w:cs="Arial"/>
          <w:sz w:val="24"/>
          <w:szCs w:val="24"/>
        </w:rPr>
        <w:t xml:space="preserve"> ihn überprüft</w:t>
      </w:r>
      <w:del w:id="5081" w:author="Lektorat Bauer" w:date="2025-03-01T13:24:00Z" w16du:dateUtc="2025-03-01T12:24:00Z">
        <w:r w:rsidRPr="00944672" w:rsidDel="008F5C37">
          <w:rPr>
            <w:rFonts w:ascii="Arial" w:hAnsi="Arial" w:cs="Arial"/>
            <w:sz w:val="24"/>
            <w:szCs w:val="24"/>
          </w:rPr>
          <w:delText>,</w:delText>
        </w:r>
      </w:del>
      <w:r w:rsidRPr="00944672">
        <w:rPr>
          <w:rFonts w:ascii="Arial" w:hAnsi="Arial" w:cs="Arial"/>
          <w:sz w:val="24"/>
          <w:szCs w:val="24"/>
        </w:rPr>
        <w:t xml:space="preserve"> und als uninteressant kategorisiert.</w:t>
      </w:r>
    </w:p>
    <w:p w14:paraId="116EC2FC" w14:textId="270BA57A"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Etwas später meldete sich wieder ein Marker</w:t>
      </w:r>
      <w:del w:id="5082" w:author="Lektorat Bauer" w:date="2025-03-01T13:24:00Z" w16du:dateUtc="2025-03-01T12:24:00Z">
        <w:r w:rsidRPr="00944672" w:rsidDel="008F5C37">
          <w:rPr>
            <w:rFonts w:ascii="Arial" w:hAnsi="Arial" w:cs="Arial"/>
            <w:sz w:val="24"/>
            <w:szCs w:val="24"/>
          </w:rPr>
          <w:delText>,</w:delText>
        </w:r>
      </w:del>
      <w:ins w:id="5083" w:author="Lektorat Bauer" w:date="2025-03-01T13:24:00Z" w16du:dateUtc="2025-03-01T12:24:00Z">
        <w:r w:rsidR="008F5C37">
          <w:rPr>
            <w:rFonts w:ascii="Arial" w:hAnsi="Arial" w:cs="Arial"/>
            <w:sz w:val="24"/>
            <w:szCs w:val="24"/>
          </w:rPr>
          <w:t>.</w:t>
        </w:r>
      </w:ins>
      <w:r w:rsidRPr="00944672">
        <w:rPr>
          <w:rFonts w:ascii="Arial" w:hAnsi="Arial" w:cs="Arial"/>
          <w:sz w:val="24"/>
          <w:szCs w:val="24"/>
        </w:rPr>
        <w:t xml:space="preserve"> „Wer bist Du denn?“ Eine neue IP-Adresse suchte nach Finanzdaten, rund um Nordkorea. Hwangbo Gwang-Jo nahm die IP-Adresse in die Datenbank auf</w:t>
      </w:r>
      <w:del w:id="5084" w:author="Lektorat Bauer" w:date="2025-03-01T13:24:00Z" w16du:dateUtc="2025-03-01T12:24:00Z">
        <w:r w:rsidRPr="00944672" w:rsidDel="008F5C37">
          <w:rPr>
            <w:rFonts w:ascii="Arial" w:hAnsi="Arial" w:cs="Arial"/>
            <w:sz w:val="24"/>
            <w:szCs w:val="24"/>
          </w:rPr>
          <w:delText>,</w:delText>
        </w:r>
      </w:del>
      <w:ins w:id="5085" w:author="Lektorat Bauer" w:date="2025-03-01T13:24:00Z" w16du:dateUtc="2025-03-01T12:24:00Z">
        <w:r w:rsidR="008F5C37">
          <w:rPr>
            <w:rFonts w:ascii="Arial" w:hAnsi="Arial" w:cs="Arial"/>
            <w:sz w:val="24"/>
            <w:szCs w:val="24"/>
          </w:rPr>
          <w:t xml:space="preserve"> –</w:t>
        </w:r>
      </w:ins>
      <w:r w:rsidRPr="00944672">
        <w:rPr>
          <w:rFonts w:ascii="Arial" w:hAnsi="Arial" w:cs="Arial"/>
          <w:sz w:val="24"/>
          <w:szCs w:val="24"/>
        </w:rPr>
        <w:t xml:space="preserve"> damit wurde sie automatisch beobachtet</w:t>
      </w:r>
      <w:del w:id="5086" w:author="Lektorat Bauer" w:date="2025-03-01T13:24:00Z" w16du:dateUtc="2025-03-01T12:24:00Z">
        <w:r w:rsidRPr="00944672" w:rsidDel="008F5C37">
          <w:rPr>
            <w:rFonts w:ascii="Arial" w:hAnsi="Arial" w:cs="Arial"/>
            <w:sz w:val="24"/>
            <w:szCs w:val="24"/>
          </w:rPr>
          <w:delText>,</w:delText>
        </w:r>
      </w:del>
      <w:ins w:id="5087" w:author="Lektorat Bauer" w:date="2025-03-01T13:24:00Z" w16du:dateUtc="2025-03-01T12:24:00Z">
        <w:r w:rsidR="008F5C37">
          <w:rPr>
            <w:rFonts w:ascii="Arial" w:hAnsi="Arial" w:cs="Arial"/>
            <w:sz w:val="24"/>
            <w:szCs w:val="24"/>
          </w:rPr>
          <w:t xml:space="preserve"> –</w:t>
        </w:r>
      </w:ins>
      <w:r w:rsidRPr="00944672">
        <w:rPr>
          <w:rFonts w:ascii="Arial" w:hAnsi="Arial" w:cs="Arial"/>
          <w:sz w:val="24"/>
          <w:szCs w:val="24"/>
        </w:rPr>
        <w:t xml:space="preserve"> und sah zu, wonach gesucht wurde. Uninteressant.</w:t>
      </w:r>
    </w:p>
    <w:p w14:paraId="613AF8E3" w14:textId="153ABEC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Plötzlich ging ein Alarm los, und Hwangbo Gwang-Jo setzte sich konzentriert vor die Konsole. „Auf Dich habe ich gewartet. Dieses Mal kriege ich Dich.“ Dieser Kontakt war speziell, er</w:t>
      </w:r>
      <w:ins w:id="5088" w:author="Lektorat Bauer" w:date="2025-03-01T13:24:00Z" w16du:dateUtc="2025-03-01T12:24:00Z">
        <w:r w:rsidR="008F5C37">
          <w:rPr>
            <w:rFonts w:ascii="Arial" w:hAnsi="Arial" w:cs="Arial"/>
            <w:sz w:val="24"/>
            <w:szCs w:val="24"/>
          </w:rPr>
          <w:t xml:space="preserve"> war</w:t>
        </w:r>
      </w:ins>
      <w:r w:rsidRPr="00944672">
        <w:rPr>
          <w:rFonts w:ascii="Arial" w:hAnsi="Arial" w:cs="Arial"/>
          <w:sz w:val="24"/>
          <w:szCs w:val="24"/>
        </w:rPr>
        <w:t xml:space="preserve"> immer nur kurz sichtbar und verschwand dann, um kurz darauf wieder zu erscheinen.</w:t>
      </w:r>
    </w:p>
    <w:p w14:paraId="2E6B1746" w14:textId="6DA685FE"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Hwangbo Gwang-Jo hatte erst geglaubt, dass der User sich über das TOR-Netzwerk eingewählt hatte, um sich im Darknet zu bewegen, aber dann hätte er ihn tracken können. Das Office 120 hatte sich ein</w:t>
      </w:r>
      <w:ins w:id="5089" w:author="Lektorat Bauer" w:date="2025-03-01T13:25:00Z" w16du:dateUtc="2025-03-01T12:25:00Z">
        <w:r w:rsidR="008F5C37">
          <w:rPr>
            <w:rFonts w:ascii="Arial" w:hAnsi="Arial" w:cs="Arial"/>
            <w:sz w:val="24"/>
            <w:szCs w:val="24"/>
          </w:rPr>
          <w:t xml:space="preserve"> entsprechendes</w:t>
        </w:r>
      </w:ins>
      <w:r w:rsidRPr="00944672">
        <w:rPr>
          <w:rFonts w:ascii="Arial" w:hAnsi="Arial" w:cs="Arial"/>
          <w:sz w:val="24"/>
          <w:szCs w:val="24"/>
        </w:rPr>
        <w:t xml:space="preserve"> Tool programmiert</w:t>
      </w:r>
      <w:del w:id="5090" w:author="Lektorat Bauer" w:date="2025-03-01T13:25:00Z" w16du:dateUtc="2025-03-01T12:25:00Z">
        <w:r w:rsidRPr="00944672" w:rsidDel="008F5C37">
          <w:rPr>
            <w:rFonts w:ascii="Arial" w:hAnsi="Arial" w:cs="Arial"/>
            <w:sz w:val="24"/>
            <w:szCs w:val="24"/>
          </w:rPr>
          <w:delText>, dass einem Nutzer verfolgen kann, selbst wenn er über TOR im Web unterwegs war.</w:delText>
        </w:r>
      </w:del>
      <w:ins w:id="5091" w:author="Lektorat Bauer" w:date="2025-03-01T13:25:00Z" w16du:dateUtc="2025-03-01T12:25:00Z">
        <w:r w:rsidR="008F5C37">
          <w:rPr>
            <w:rFonts w:ascii="Arial" w:hAnsi="Arial" w:cs="Arial"/>
            <w:sz w:val="24"/>
            <w:szCs w:val="24"/>
          </w:rPr>
          <w:t>.</w:t>
        </w:r>
      </w:ins>
      <w:r w:rsidRPr="00944672">
        <w:rPr>
          <w:rFonts w:ascii="Arial" w:hAnsi="Arial" w:cs="Arial"/>
          <w:sz w:val="24"/>
          <w:szCs w:val="24"/>
        </w:rPr>
        <w:t xml:space="preserve"> </w:t>
      </w:r>
    </w:p>
    <w:p w14:paraId="5D68A71A"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Die besuchten Informationen waren nicht sichtbar, aber der Suchweg war zu erkennen. Dieser Kontakt aber</w:t>
      </w:r>
      <w:del w:id="5092" w:author="Lektorat Bauer" w:date="2025-03-01T13:25:00Z" w16du:dateUtc="2025-03-01T12:25:00Z">
        <w:r w:rsidRPr="00944672" w:rsidDel="008F5C37">
          <w:rPr>
            <w:rFonts w:ascii="Arial" w:hAnsi="Arial" w:cs="Arial"/>
            <w:sz w:val="24"/>
            <w:szCs w:val="24"/>
          </w:rPr>
          <w:delText>,</w:delText>
        </w:r>
      </w:del>
      <w:r w:rsidRPr="00944672">
        <w:rPr>
          <w:rFonts w:ascii="Arial" w:hAnsi="Arial" w:cs="Arial"/>
          <w:sz w:val="24"/>
          <w:szCs w:val="24"/>
        </w:rPr>
        <w:t xml:space="preserve"> war gut, er benutzte mindestens noch eine zweite Verschleierungstechnik, und hier im Office 120</w:t>
      </w:r>
      <w:del w:id="5093" w:author="Lektorat Bauer" w:date="2025-03-01T13:25:00Z" w16du:dateUtc="2025-03-01T12:25:00Z">
        <w:r w:rsidRPr="00944672" w:rsidDel="008F5C37">
          <w:rPr>
            <w:rFonts w:ascii="Arial" w:hAnsi="Arial" w:cs="Arial"/>
            <w:sz w:val="24"/>
            <w:szCs w:val="24"/>
          </w:rPr>
          <w:delText>,</w:delText>
        </w:r>
      </w:del>
      <w:r w:rsidRPr="00944672">
        <w:rPr>
          <w:rFonts w:ascii="Arial" w:hAnsi="Arial" w:cs="Arial"/>
          <w:sz w:val="24"/>
          <w:szCs w:val="24"/>
        </w:rPr>
        <w:t xml:space="preserve"> gab es nur zwei oder drei Personen, die hier weiterkommen konnten. Hwangbo Gwang-Jo</w:t>
      </w:r>
      <w:del w:id="5094" w:author="Lektorat Bauer" w:date="2025-03-01T13:25:00Z" w16du:dateUtc="2025-03-01T12:25:00Z">
        <w:r w:rsidRPr="00944672" w:rsidDel="008F5C37">
          <w:rPr>
            <w:rFonts w:ascii="Arial" w:hAnsi="Arial" w:cs="Arial"/>
            <w:sz w:val="24"/>
            <w:szCs w:val="24"/>
          </w:rPr>
          <w:delText>´</w:delText>
        </w:r>
      </w:del>
      <w:r w:rsidRPr="00944672">
        <w:rPr>
          <w:rFonts w:ascii="Arial" w:hAnsi="Arial" w:cs="Arial"/>
          <w:sz w:val="24"/>
          <w:szCs w:val="24"/>
        </w:rPr>
        <w:t xml:space="preserve">s Kenntnisse reichten hierfür nicht aus, </w:t>
      </w:r>
      <w:r w:rsidRPr="00944672">
        <w:rPr>
          <w:rFonts w:ascii="Arial" w:hAnsi="Arial" w:cs="Arial"/>
          <w:sz w:val="24"/>
          <w:szCs w:val="24"/>
        </w:rPr>
        <w:lastRenderedPageBreak/>
        <w:t>aber man war übereingekommen, diesen Kontakt so lange zu beobachten, bis sich ein Muster erkennen ließ.</w:t>
      </w:r>
    </w:p>
    <w:p w14:paraId="12DF8603"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2424D458" w14:textId="77777777" w:rsidR="00944672" w:rsidRPr="00944672" w:rsidRDefault="00944672" w:rsidP="00623B68">
      <w:pPr>
        <w:autoSpaceDE w:val="0"/>
        <w:autoSpaceDN w:val="0"/>
        <w:adjustRightInd w:val="0"/>
        <w:spacing w:after="0" w:line="360" w:lineRule="auto"/>
        <w:jc w:val="both"/>
        <w:rPr>
          <w:rFonts w:ascii="Arial" w:hAnsi="Arial" w:cs="Arial"/>
          <w:vanish/>
          <w:sz w:val="24"/>
          <w:szCs w:val="24"/>
        </w:rPr>
      </w:pPr>
      <w:r w:rsidRPr="00944672">
        <w:rPr>
          <w:rFonts w:ascii="Arial" w:hAnsi="Arial" w:cs="Arial"/>
          <w:vanish/>
          <w:sz w:val="24"/>
          <w:szCs w:val="24"/>
        </w:rPr>
        <w:t xml:space="preserve">*** </w:t>
      </w:r>
    </w:p>
    <w:p w14:paraId="33F2F0BD" w14:textId="77777777" w:rsidR="00944672" w:rsidRPr="00944672" w:rsidRDefault="00944672" w:rsidP="00623B68">
      <w:pPr>
        <w:autoSpaceDE w:val="0"/>
        <w:autoSpaceDN w:val="0"/>
        <w:adjustRightInd w:val="0"/>
        <w:spacing w:after="0" w:line="360" w:lineRule="auto"/>
        <w:ind w:firstLine="227"/>
        <w:jc w:val="both"/>
        <w:rPr>
          <w:rFonts w:ascii="Arial" w:hAnsi="Arial" w:cs="Arial"/>
          <w:vanish/>
          <w:sz w:val="24"/>
          <w:szCs w:val="24"/>
        </w:rPr>
      </w:pPr>
    </w:p>
    <w:p w14:paraId="0A0A420E" w14:textId="35F909E7" w:rsidR="00944672" w:rsidRPr="00944672" w:rsidDel="0033526F" w:rsidRDefault="00944672" w:rsidP="00623B68">
      <w:pPr>
        <w:autoSpaceDE w:val="0"/>
        <w:autoSpaceDN w:val="0"/>
        <w:adjustRightInd w:val="0"/>
        <w:spacing w:after="0" w:line="360" w:lineRule="auto"/>
        <w:jc w:val="both"/>
        <w:rPr>
          <w:del w:id="5095" w:author="Lektorat Bauer" w:date="2025-03-01T13:25:00Z" w16du:dateUtc="2025-03-01T12:25:00Z"/>
          <w:rFonts w:ascii="Arial" w:hAnsi="Arial" w:cs="Arial"/>
          <w:sz w:val="24"/>
          <w:szCs w:val="24"/>
        </w:rPr>
      </w:pPr>
      <w:del w:id="5096" w:author="Lektorat Bauer" w:date="2025-03-01T13:25:00Z" w16du:dateUtc="2025-03-01T12:25:00Z">
        <w:r w:rsidRPr="00944672" w:rsidDel="0033526F">
          <w:rPr>
            <w:rFonts w:ascii="Arial" w:hAnsi="Arial" w:cs="Arial"/>
            <w:sz w:val="24"/>
            <w:szCs w:val="24"/>
          </w:rPr>
          <w:delText xml:space="preserve"> Das Darknet ist ein versteckter Teil des Internets – unsichtbar für alle, die mit einem Standard-Browser unterwegs sind. Um Seiten im Darknet aufzurufen, benötigen Sie eine besondere Software, die Ihnen Zugang zum Tor-Netzwerk bietet, in dem das Darknet läuft. Dafür verwenden die </w:delText>
        </w:r>
        <w:commentRangeStart w:id="5097"/>
        <w:r w:rsidRPr="00944672" w:rsidDel="0033526F">
          <w:rPr>
            <w:rFonts w:ascii="Arial" w:hAnsi="Arial" w:cs="Arial"/>
            <w:sz w:val="24"/>
            <w:szCs w:val="24"/>
          </w:rPr>
          <w:delText>meisten</w:delText>
        </w:r>
      </w:del>
      <w:commentRangeEnd w:id="5097"/>
      <w:r w:rsidR="0033526F">
        <w:rPr>
          <w:rStyle w:val="Kommentarzeichen"/>
        </w:rPr>
        <w:commentReference w:id="5097"/>
      </w:r>
      <w:del w:id="5098" w:author="Lektorat Bauer" w:date="2025-03-01T13:25:00Z" w16du:dateUtc="2025-03-01T12:25:00Z">
        <w:r w:rsidRPr="00944672" w:rsidDel="0033526F">
          <w:rPr>
            <w:rFonts w:ascii="Arial" w:hAnsi="Arial" w:cs="Arial"/>
            <w:sz w:val="24"/>
            <w:szCs w:val="24"/>
          </w:rPr>
          <w:delText xml:space="preserve"> den Tor-Browser. </w:delText>
        </w:r>
      </w:del>
    </w:p>
    <w:p w14:paraId="4694B9D3" w14:textId="7B1C8630" w:rsidR="00944672" w:rsidRPr="00944672" w:rsidDel="0033526F" w:rsidRDefault="00944672" w:rsidP="00623B68">
      <w:pPr>
        <w:autoSpaceDE w:val="0"/>
        <w:autoSpaceDN w:val="0"/>
        <w:adjustRightInd w:val="0"/>
        <w:spacing w:after="0" w:line="360" w:lineRule="auto"/>
        <w:ind w:firstLine="227"/>
        <w:jc w:val="both"/>
        <w:rPr>
          <w:del w:id="5099" w:author="Lektorat Bauer" w:date="2025-03-01T13:25:00Z" w16du:dateUtc="2025-03-01T12:25:00Z"/>
          <w:rFonts w:ascii="Arial" w:hAnsi="Arial" w:cs="Arial"/>
          <w:sz w:val="24"/>
          <w:szCs w:val="24"/>
        </w:rPr>
      </w:pPr>
      <w:del w:id="5100" w:author="Lektorat Bauer" w:date="2025-03-01T13:25:00Z" w16du:dateUtc="2025-03-01T12:25:00Z">
        <w:r w:rsidRPr="00944672" w:rsidDel="0033526F">
          <w:rPr>
            <w:rFonts w:ascii="Arial" w:hAnsi="Arial" w:cs="Arial"/>
            <w:sz w:val="24"/>
            <w:szCs w:val="24"/>
          </w:rPr>
          <w:delText xml:space="preserve">Tor ist ein Netzwerk zur Anonymisierung von Verbindungsdaten und schützt seine Nutzer vor der Analyse des Datenverkehrs. Während Kommunikation im normalen, „offenen“ Internet zurückverfolgbar ist, sorgen Anwendungen wie der Tor-Browser dafür, dass man im Darknet anonym bleibt. </w:delText>
        </w:r>
      </w:del>
    </w:p>
    <w:p w14:paraId="52A9A9F8" w14:textId="21739B27" w:rsidR="00944672" w:rsidRPr="00944672" w:rsidDel="0033526F" w:rsidRDefault="00944672" w:rsidP="00623B68">
      <w:pPr>
        <w:autoSpaceDE w:val="0"/>
        <w:autoSpaceDN w:val="0"/>
        <w:adjustRightInd w:val="0"/>
        <w:spacing w:after="0" w:line="360" w:lineRule="auto"/>
        <w:ind w:firstLine="227"/>
        <w:jc w:val="both"/>
        <w:rPr>
          <w:del w:id="5101" w:author="Lektorat Bauer" w:date="2025-03-01T13:25:00Z" w16du:dateUtc="2025-03-01T12:25:00Z"/>
          <w:rFonts w:ascii="Arial" w:hAnsi="Arial" w:cs="Arial"/>
          <w:sz w:val="24"/>
          <w:szCs w:val="24"/>
        </w:rPr>
      </w:pPr>
      <w:del w:id="5102" w:author="Lektorat Bauer" w:date="2025-03-01T13:25:00Z" w16du:dateUtc="2025-03-01T12:25:00Z">
        <w:r w:rsidRPr="00944672" w:rsidDel="0033526F">
          <w:rPr>
            <w:rFonts w:ascii="Arial" w:hAnsi="Arial" w:cs="Arial"/>
            <w:sz w:val="24"/>
            <w:szCs w:val="24"/>
          </w:rPr>
          <w:delText>Der Datenverkehr wird verschlüsselt und über mehrere Rechner umgeleitet. Um eine Seite im Darknet zu finden, müssen Sie spezielle Suchmaschinen verwenden, da Google und Co. hier nicht funktionieren.</w:delText>
        </w:r>
      </w:del>
    </w:p>
    <w:p w14:paraId="51EA7286" w14:textId="77777777" w:rsidR="00944672" w:rsidRPr="00944672" w:rsidRDefault="00944672" w:rsidP="00623B68">
      <w:pPr>
        <w:autoSpaceDE w:val="0"/>
        <w:autoSpaceDN w:val="0"/>
        <w:adjustRightInd w:val="0"/>
        <w:spacing w:after="0" w:line="360" w:lineRule="auto"/>
        <w:ind w:firstLine="227"/>
        <w:jc w:val="both"/>
        <w:rPr>
          <w:rFonts w:ascii="Arial" w:hAnsi="Arial" w:cs="Arial"/>
          <w:vanish/>
          <w:sz w:val="24"/>
          <w:szCs w:val="24"/>
        </w:rPr>
      </w:pPr>
    </w:p>
    <w:p w14:paraId="2A3859F2" w14:textId="77777777" w:rsidR="00944672" w:rsidRPr="00944672" w:rsidRDefault="00944672" w:rsidP="00623B68">
      <w:pPr>
        <w:autoSpaceDE w:val="0"/>
        <w:autoSpaceDN w:val="0"/>
        <w:adjustRightInd w:val="0"/>
        <w:spacing w:after="0" w:line="360" w:lineRule="auto"/>
        <w:jc w:val="both"/>
        <w:rPr>
          <w:rFonts w:ascii="Arial" w:hAnsi="Arial" w:cs="Arial"/>
          <w:vanish/>
          <w:sz w:val="24"/>
          <w:szCs w:val="24"/>
        </w:rPr>
      </w:pPr>
      <w:r w:rsidRPr="00944672">
        <w:rPr>
          <w:rFonts w:ascii="Arial" w:hAnsi="Arial" w:cs="Arial"/>
          <w:vanish/>
          <w:sz w:val="24"/>
          <w:szCs w:val="24"/>
        </w:rPr>
        <w:t>***</w:t>
      </w:r>
    </w:p>
    <w:p w14:paraId="4EDF5588"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68E11A38" w14:textId="1F983EDB"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Der überwachte Kontakt</w:t>
      </w:r>
      <w:del w:id="5103" w:author="Lektorat Bauer" w:date="2025-03-01T13:26:00Z" w16du:dateUtc="2025-03-01T12:26:00Z">
        <w:r w:rsidRPr="00944672" w:rsidDel="0033526F">
          <w:rPr>
            <w:rFonts w:ascii="Arial" w:hAnsi="Arial" w:cs="Arial"/>
            <w:sz w:val="24"/>
            <w:szCs w:val="24"/>
          </w:rPr>
          <w:delText>,</w:delText>
        </w:r>
      </w:del>
      <w:r w:rsidRPr="00944672">
        <w:rPr>
          <w:rFonts w:ascii="Arial" w:hAnsi="Arial" w:cs="Arial"/>
          <w:sz w:val="24"/>
          <w:szCs w:val="24"/>
        </w:rPr>
        <w:t xml:space="preserve"> war</w:t>
      </w:r>
      <w:ins w:id="5104" w:author="Lektorat Bauer" w:date="2025-03-01T13:26:00Z" w16du:dateUtc="2025-03-01T12:26:00Z">
        <w:r w:rsidR="0033526F">
          <w:rPr>
            <w:rFonts w:ascii="Arial" w:hAnsi="Arial" w:cs="Arial"/>
            <w:sz w:val="24"/>
            <w:szCs w:val="24"/>
          </w:rPr>
          <w:t xml:space="preserve"> nur</w:t>
        </w:r>
      </w:ins>
      <w:r w:rsidRPr="00944672">
        <w:rPr>
          <w:rFonts w:ascii="Arial" w:hAnsi="Arial" w:cs="Arial"/>
          <w:sz w:val="24"/>
          <w:szCs w:val="24"/>
        </w:rPr>
        <w:t xml:space="preserve"> </w:t>
      </w:r>
      <w:del w:id="5105" w:author="Lektorat Bauer" w:date="2025-03-01T13:26:00Z" w16du:dateUtc="2025-03-01T12:26:00Z">
        <w:r w:rsidRPr="00944672" w:rsidDel="0033526F">
          <w:rPr>
            <w:rFonts w:ascii="Arial" w:hAnsi="Arial" w:cs="Arial"/>
            <w:sz w:val="24"/>
            <w:szCs w:val="24"/>
          </w:rPr>
          <w:delText xml:space="preserve">eben </w:delText>
        </w:r>
      </w:del>
      <w:r w:rsidRPr="00944672">
        <w:rPr>
          <w:rFonts w:ascii="Arial" w:hAnsi="Arial" w:cs="Arial"/>
          <w:sz w:val="24"/>
          <w:szCs w:val="24"/>
        </w:rPr>
        <w:t xml:space="preserve">eine Millisekunde länger als gewöhnlich sichtbar, </w:t>
      </w:r>
      <w:ins w:id="5106" w:author="Lektorat Bauer" w:date="2025-03-01T13:26:00Z" w16du:dateUtc="2025-03-01T12:26:00Z">
        <w:r w:rsidR="0033526F">
          <w:rPr>
            <w:rFonts w:ascii="Arial" w:hAnsi="Arial" w:cs="Arial"/>
            <w:sz w:val="24"/>
            <w:szCs w:val="24"/>
          </w:rPr>
          <w:t xml:space="preserve">doch </w:t>
        </w:r>
      </w:ins>
      <w:r w:rsidRPr="00944672">
        <w:rPr>
          <w:rFonts w:ascii="Arial" w:hAnsi="Arial" w:cs="Arial"/>
          <w:sz w:val="24"/>
          <w:szCs w:val="24"/>
        </w:rPr>
        <w:t>diese Zeit reichte, um ihm einen Marker zu verpassen, so das</w:t>
      </w:r>
      <w:ins w:id="5107" w:author="Lektorat Bauer" w:date="2025-03-01T13:26:00Z" w16du:dateUtc="2025-03-01T12:26:00Z">
        <w:r w:rsidR="0033526F">
          <w:rPr>
            <w:rFonts w:ascii="Arial" w:hAnsi="Arial" w:cs="Arial"/>
            <w:sz w:val="24"/>
            <w:szCs w:val="24"/>
          </w:rPr>
          <w:t>s</w:t>
        </w:r>
      </w:ins>
      <w:r w:rsidRPr="00944672">
        <w:rPr>
          <w:rFonts w:ascii="Arial" w:hAnsi="Arial" w:cs="Arial"/>
          <w:sz w:val="24"/>
          <w:szCs w:val="24"/>
        </w:rPr>
        <w:t xml:space="preserve"> seine Spur, zumindest heute, nachverfolgbar war. Das Programm speicherte den Weg dieses Users und schrieb </w:t>
      </w:r>
      <w:del w:id="5108" w:author="Lektorat Bauer" w:date="2025-03-01T13:26:00Z" w16du:dateUtc="2025-03-01T12:26:00Z">
        <w:r w:rsidRPr="00944672" w:rsidDel="009F5367">
          <w:rPr>
            <w:rFonts w:ascii="Arial" w:hAnsi="Arial" w:cs="Arial"/>
            <w:sz w:val="24"/>
            <w:szCs w:val="24"/>
          </w:rPr>
          <w:delText xml:space="preserve">diese </w:delText>
        </w:r>
      </w:del>
      <w:ins w:id="5109" w:author="Lektorat Bauer" w:date="2025-03-01T13:26:00Z" w16du:dateUtc="2025-03-01T12:26:00Z">
        <w:r w:rsidR="009F5367">
          <w:rPr>
            <w:rFonts w:ascii="Arial" w:hAnsi="Arial" w:cs="Arial"/>
            <w:sz w:val="24"/>
            <w:szCs w:val="24"/>
          </w:rPr>
          <w:t>die</w:t>
        </w:r>
        <w:r w:rsidR="009F5367" w:rsidRPr="00944672">
          <w:rPr>
            <w:rFonts w:ascii="Arial" w:hAnsi="Arial" w:cs="Arial"/>
            <w:sz w:val="24"/>
            <w:szCs w:val="24"/>
          </w:rPr>
          <w:t xml:space="preserve"> </w:t>
        </w:r>
      </w:ins>
      <w:r w:rsidRPr="00944672">
        <w:rPr>
          <w:rFonts w:ascii="Arial" w:hAnsi="Arial" w:cs="Arial"/>
          <w:sz w:val="24"/>
          <w:szCs w:val="24"/>
        </w:rPr>
        <w:t>Daten</w:t>
      </w:r>
      <w:del w:id="5110" w:author="Lektorat Bauer" w:date="2025-03-01T13:26:00Z" w16du:dateUtc="2025-03-01T12:26:00Z">
        <w:r w:rsidRPr="00944672" w:rsidDel="009F5367">
          <w:rPr>
            <w:rFonts w:ascii="Arial" w:hAnsi="Arial" w:cs="Arial"/>
            <w:sz w:val="24"/>
            <w:szCs w:val="24"/>
          </w:rPr>
          <w:delText>,</w:delText>
        </w:r>
      </w:del>
      <w:r w:rsidRPr="00944672">
        <w:rPr>
          <w:rFonts w:ascii="Arial" w:hAnsi="Arial" w:cs="Arial"/>
          <w:sz w:val="24"/>
          <w:szCs w:val="24"/>
        </w:rPr>
        <w:t xml:space="preserve"> zum Aufbewahren</w:t>
      </w:r>
      <w:del w:id="5111" w:author="Lektorat Bauer" w:date="2025-03-01T13:26:00Z" w16du:dateUtc="2025-03-01T12:26:00Z">
        <w:r w:rsidRPr="00944672" w:rsidDel="009F5367">
          <w:rPr>
            <w:rFonts w:ascii="Arial" w:hAnsi="Arial" w:cs="Arial"/>
            <w:sz w:val="24"/>
            <w:szCs w:val="24"/>
          </w:rPr>
          <w:delText>,</w:delText>
        </w:r>
      </w:del>
      <w:r w:rsidRPr="00944672">
        <w:rPr>
          <w:rFonts w:ascii="Arial" w:hAnsi="Arial" w:cs="Arial"/>
          <w:sz w:val="24"/>
          <w:szCs w:val="24"/>
        </w:rPr>
        <w:t xml:space="preserve"> in eine Datenbank. Wenn sie auf die Dauer genug Material sammelten, ließen sich hieraus vielleicht doch noch Rückschlüsse ziehen, wer dieser User war.</w:t>
      </w:r>
    </w:p>
    <w:p w14:paraId="1EB7D20D"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0D02124B"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23848B5C"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2EE3002B"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Klong! Diesen Ton hatte sich Thomas Ganghofer eingestellt, wenn seine ‚Tails‘-Variante merkte, dass er beobachtet wurde.</w:t>
      </w:r>
    </w:p>
    <w:p w14:paraId="558A50DB" w14:textId="7A8D89E5"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‚Tails‘ ist eine Softwarelösung </w:t>
      </w:r>
      <w:del w:id="5112" w:author="Lektorat Bauer" w:date="2025-03-01T13:26:00Z" w16du:dateUtc="2025-03-01T12:26:00Z">
        <w:r w:rsidRPr="00944672" w:rsidDel="009F5367">
          <w:rPr>
            <w:rFonts w:ascii="Arial" w:hAnsi="Arial" w:cs="Arial"/>
            <w:sz w:val="24"/>
            <w:szCs w:val="24"/>
          </w:rPr>
          <w:delText>zum anonymen surfen</w:delText>
        </w:r>
      </w:del>
      <w:ins w:id="5113" w:author="Lektorat Bauer" w:date="2025-03-01T13:26:00Z" w16du:dateUtc="2025-03-01T12:26:00Z">
        <w:r w:rsidR="009F5367" w:rsidRPr="00944672">
          <w:rPr>
            <w:rFonts w:ascii="Arial" w:hAnsi="Arial" w:cs="Arial"/>
            <w:sz w:val="24"/>
            <w:szCs w:val="24"/>
          </w:rPr>
          <w:t>zum anonymen Surfen</w:t>
        </w:r>
      </w:ins>
      <w:r w:rsidRPr="00944672">
        <w:rPr>
          <w:rFonts w:ascii="Arial" w:hAnsi="Arial" w:cs="Arial"/>
          <w:sz w:val="24"/>
          <w:szCs w:val="24"/>
        </w:rPr>
        <w:t xml:space="preserve"> im Internet. Hierfür bietet ‚Tails‘ eine vorkonfigurierte Arbeitsumgebung mit Programmen zur sicheren Kommunikation und dem sicheren Umgang mit Dateien. Kernstück ist der </w:t>
      </w:r>
      <w:del w:id="5114" w:author="Lektorat Bauer" w:date="2025-03-01T13:27:00Z" w16du:dateUtc="2025-03-01T12:27:00Z">
        <w:r w:rsidRPr="00944672" w:rsidDel="009F5367">
          <w:rPr>
            <w:rFonts w:ascii="Arial" w:hAnsi="Arial" w:cs="Arial"/>
            <w:sz w:val="24"/>
            <w:szCs w:val="24"/>
          </w:rPr>
          <w:delText xml:space="preserve">Tor </w:delText>
        </w:r>
      </w:del>
      <w:ins w:id="5115" w:author="Lektorat Bauer" w:date="2025-03-01T13:27:00Z" w16du:dateUtc="2025-03-01T12:27:00Z">
        <w:r w:rsidR="009F5367">
          <w:rPr>
            <w:rFonts w:ascii="Arial" w:hAnsi="Arial" w:cs="Arial"/>
            <w:sz w:val="24"/>
            <w:szCs w:val="24"/>
          </w:rPr>
          <w:t>TOR-</w:t>
        </w:r>
      </w:ins>
      <w:r w:rsidRPr="00944672">
        <w:rPr>
          <w:rFonts w:ascii="Arial" w:hAnsi="Arial" w:cs="Arial"/>
          <w:sz w:val="24"/>
          <w:szCs w:val="24"/>
        </w:rPr>
        <w:t xml:space="preserve">Browser zum anonymen Surfen im Internet. </w:t>
      </w:r>
    </w:p>
    <w:p w14:paraId="364CB63A" w14:textId="23ED32FF"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Eigentlich ist ‚Tails‘ sogar ein Betriebssystem, dass Windows oder Apple ersetzen könnte, aber</w:t>
      </w:r>
      <w:del w:id="5116" w:author="Lektorat Bauer" w:date="2025-03-01T13:28:00Z" w16du:dateUtc="2025-03-01T12:28:00Z">
        <w:r w:rsidRPr="00944672" w:rsidDel="009F5367">
          <w:rPr>
            <w:rFonts w:ascii="Arial" w:hAnsi="Arial" w:cs="Arial"/>
            <w:sz w:val="24"/>
            <w:szCs w:val="24"/>
          </w:rPr>
          <w:delText>,</w:delText>
        </w:r>
      </w:del>
      <w:r w:rsidRPr="00944672">
        <w:rPr>
          <w:rFonts w:ascii="Arial" w:hAnsi="Arial" w:cs="Arial"/>
          <w:sz w:val="24"/>
          <w:szCs w:val="24"/>
        </w:rPr>
        <w:t xml:space="preserve"> wer auf Geschwindigkeit setzt, ist bei ‚Tails‘ falsch. Die Software ist ein Live-System, es wird nicht auf dem PC-Installiert, sondern </w:t>
      </w:r>
      <w:del w:id="5117" w:author="Lektorat Bauer" w:date="2025-03-01T13:28:00Z" w16du:dateUtc="2025-03-01T12:28:00Z">
        <w:r w:rsidRPr="00944672" w:rsidDel="009F5367">
          <w:rPr>
            <w:rFonts w:ascii="Arial" w:hAnsi="Arial" w:cs="Arial"/>
            <w:sz w:val="24"/>
            <w:szCs w:val="24"/>
          </w:rPr>
          <w:delText xml:space="preserve">wird </w:delText>
        </w:r>
      </w:del>
      <w:r w:rsidRPr="00944672">
        <w:rPr>
          <w:rFonts w:ascii="Arial" w:hAnsi="Arial" w:cs="Arial"/>
          <w:sz w:val="24"/>
          <w:szCs w:val="24"/>
        </w:rPr>
        <w:t xml:space="preserve">zum Benutzen bereitgestellt. </w:t>
      </w:r>
    </w:p>
    <w:p w14:paraId="37F7B2A7" w14:textId="70F8D2A0"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Außerdem ist das anonyme Surfen im Netz auch Geduldsache </w:t>
      </w:r>
      <w:ins w:id="5118" w:author="Lektorat Bauer" w:date="2025-03-01T13:28:00Z" w16du:dateUtc="2025-03-01T12:28:00Z">
        <w:r w:rsidR="009F5367">
          <w:rPr>
            <w:rFonts w:ascii="Arial" w:hAnsi="Arial" w:cs="Arial"/>
            <w:sz w:val="24"/>
            <w:szCs w:val="24"/>
          </w:rPr>
          <w:t>–</w:t>
        </w:r>
      </w:ins>
      <w:del w:id="5119" w:author="Lektorat Bauer" w:date="2025-03-01T13:28:00Z" w16du:dateUtc="2025-03-01T12:28:00Z">
        <w:r w:rsidRPr="00944672" w:rsidDel="009F5367">
          <w:rPr>
            <w:rFonts w:ascii="Arial" w:hAnsi="Arial" w:cs="Arial"/>
            <w:sz w:val="24"/>
            <w:szCs w:val="24"/>
          </w:rPr>
          <w:delText>-</w:delText>
        </w:r>
      </w:del>
      <w:r w:rsidRPr="00944672">
        <w:rPr>
          <w:rFonts w:ascii="Arial" w:hAnsi="Arial" w:cs="Arial"/>
          <w:sz w:val="24"/>
          <w:szCs w:val="24"/>
        </w:rPr>
        <w:t xml:space="preserve"> da fordert die Verbindung zum TOR-Netzwerk ihren Tribut. Der Verschlüsselungsprozess und die Struktur des Netzwerkes sind nicht auf High-Speed-Surfen, sondern auf Anonymität ausgelegt.</w:t>
      </w:r>
    </w:p>
    <w:p w14:paraId="348D7381" w14:textId="107BF27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Thomas kannte, auch durch seine Recherchen, einige Hacker</w:t>
      </w:r>
      <w:ins w:id="5120" w:author="Lektorat Bauer" w:date="2025-03-01T13:28:00Z" w16du:dateUtc="2025-03-01T12:28:00Z">
        <w:r w:rsidR="009F5367">
          <w:rPr>
            <w:rFonts w:ascii="Arial" w:hAnsi="Arial" w:cs="Arial"/>
            <w:sz w:val="24"/>
            <w:szCs w:val="24"/>
          </w:rPr>
          <w:t>.</w:t>
        </w:r>
      </w:ins>
      <w:del w:id="5121" w:author="Lektorat Bauer" w:date="2025-03-01T13:28:00Z" w16du:dateUtc="2025-03-01T12:28:00Z">
        <w:r w:rsidRPr="00944672" w:rsidDel="009F5367">
          <w:rPr>
            <w:rFonts w:ascii="Arial" w:hAnsi="Arial" w:cs="Arial"/>
            <w:sz w:val="24"/>
            <w:szCs w:val="24"/>
          </w:rPr>
          <w:delText>,</w:delText>
        </w:r>
      </w:del>
      <w:r w:rsidRPr="00944672">
        <w:rPr>
          <w:rFonts w:ascii="Arial" w:hAnsi="Arial" w:cs="Arial"/>
          <w:sz w:val="24"/>
          <w:szCs w:val="24"/>
        </w:rPr>
        <w:t xml:space="preserve"> </w:t>
      </w:r>
      <w:ins w:id="5122" w:author="Lektorat Bauer" w:date="2025-03-01T13:28:00Z" w16du:dateUtc="2025-03-01T12:28:00Z">
        <w:r w:rsidR="009F5367">
          <w:rPr>
            <w:rFonts w:ascii="Arial" w:hAnsi="Arial" w:cs="Arial"/>
            <w:sz w:val="24"/>
            <w:szCs w:val="24"/>
          </w:rPr>
          <w:t>E</w:t>
        </w:r>
      </w:ins>
      <w:del w:id="5123" w:author="Lektorat Bauer" w:date="2025-03-01T13:28:00Z" w16du:dateUtc="2025-03-01T12:28:00Z">
        <w:r w:rsidRPr="00944672" w:rsidDel="009F5367">
          <w:rPr>
            <w:rFonts w:ascii="Arial" w:hAnsi="Arial" w:cs="Arial"/>
            <w:sz w:val="24"/>
            <w:szCs w:val="24"/>
          </w:rPr>
          <w:delText>e</w:delText>
        </w:r>
      </w:del>
      <w:r w:rsidRPr="00944672">
        <w:rPr>
          <w:rFonts w:ascii="Arial" w:hAnsi="Arial" w:cs="Arial"/>
          <w:sz w:val="24"/>
          <w:szCs w:val="24"/>
        </w:rPr>
        <w:t xml:space="preserve">ine kleine Gruppe mit Namen ‚InBev104‘ hatte ihm ein kleines Programm mit Namen ‚SpySysKill‘ geschickt, mit dem man herausfinden </w:t>
      </w:r>
      <w:del w:id="5124" w:author="Lektorat Bauer" w:date="2025-03-01T13:28:00Z" w16du:dateUtc="2025-03-01T12:28:00Z">
        <w:r w:rsidRPr="00944672" w:rsidDel="009F5367">
          <w:rPr>
            <w:rFonts w:ascii="Arial" w:hAnsi="Arial" w:cs="Arial"/>
            <w:sz w:val="24"/>
            <w:szCs w:val="24"/>
          </w:rPr>
          <w:delText>kann</w:delText>
        </w:r>
      </w:del>
      <w:ins w:id="5125" w:author="Lektorat Bauer" w:date="2025-03-01T13:28:00Z" w16du:dateUtc="2025-03-01T12:28:00Z">
        <w:r w:rsidR="009F5367">
          <w:rPr>
            <w:rFonts w:ascii="Arial" w:hAnsi="Arial" w:cs="Arial"/>
            <w:sz w:val="24"/>
            <w:szCs w:val="24"/>
          </w:rPr>
          <w:t>konnte</w:t>
        </w:r>
      </w:ins>
      <w:r w:rsidRPr="00944672">
        <w:rPr>
          <w:rFonts w:ascii="Arial" w:hAnsi="Arial" w:cs="Arial"/>
          <w:sz w:val="24"/>
          <w:szCs w:val="24"/>
        </w:rPr>
        <w:t>, ob und von wem man im Netz beobachtet wurde.</w:t>
      </w:r>
    </w:p>
    <w:p w14:paraId="3194F69A" w14:textId="12F271AF" w:rsidR="00944672" w:rsidRPr="00944672" w:rsidDel="009F5367" w:rsidRDefault="00944672" w:rsidP="00623B68">
      <w:pPr>
        <w:autoSpaceDE w:val="0"/>
        <w:autoSpaceDN w:val="0"/>
        <w:adjustRightInd w:val="0"/>
        <w:spacing w:after="0" w:line="360" w:lineRule="auto"/>
        <w:ind w:firstLine="227"/>
        <w:jc w:val="both"/>
        <w:rPr>
          <w:del w:id="5126" w:author="Lektorat Bauer" w:date="2025-03-01T13:29:00Z" w16du:dateUtc="2025-03-01T12:29:00Z"/>
          <w:rFonts w:ascii="Arial" w:hAnsi="Arial" w:cs="Arial"/>
          <w:sz w:val="24"/>
          <w:szCs w:val="24"/>
        </w:rPr>
      </w:pPr>
      <w:commentRangeStart w:id="5127"/>
      <w:del w:id="5128" w:author="Lektorat Bauer" w:date="2025-03-01T13:29:00Z" w16du:dateUtc="2025-03-01T12:29:00Z">
        <w:r w:rsidRPr="00944672" w:rsidDel="009F5367">
          <w:rPr>
            <w:rFonts w:ascii="Arial" w:hAnsi="Arial" w:cs="Arial"/>
            <w:sz w:val="24"/>
            <w:szCs w:val="24"/>
          </w:rPr>
          <w:delText xml:space="preserve">Die Hacker teilen sich in verschiedene Gruppe ein: ‚White </w:delText>
        </w:r>
        <w:r w:rsidRPr="00944672" w:rsidDel="009F5367">
          <w:rPr>
            <w:rFonts w:ascii="Arial" w:hAnsi="Arial" w:cs="Arial"/>
            <w:noProof/>
            <w:sz w:val="24"/>
            <w:szCs w:val="24"/>
          </w:rPr>
          <w:delText>Hats</w:delText>
        </w:r>
        <w:r w:rsidRPr="00944672" w:rsidDel="009F5367">
          <w:rPr>
            <w:rFonts w:ascii="Arial" w:hAnsi="Arial" w:cs="Arial"/>
            <w:sz w:val="24"/>
            <w:szCs w:val="24"/>
          </w:rPr>
          <w:delText xml:space="preserve">‘, ‚Grey </w:delText>
        </w:r>
        <w:r w:rsidRPr="00944672" w:rsidDel="009F5367">
          <w:rPr>
            <w:rFonts w:ascii="Arial" w:hAnsi="Arial" w:cs="Arial"/>
            <w:noProof/>
            <w:sz w:val="24"/>
            <w:szCs w:val="24"/>
          </w:rPr>
          <w:delText>Hats</w:delText>
        </w:r>
        <w:r w:rsidRPr="00944672" w:rsidDel="009F5367">
          <w:rPr>
            <w:rFonts w:ascii="Arial" w:hAnsi="Arial" w:cs="Arial"/>
            <w:sz w:val="24"/>
            <w:szCs w:val="24"/>
          </w:rPr>
          <w:delText xml:space="preserve">‘ und ‚Black </w:delText>
        </w:r>
        <w:r w:rsidRPr="00944672" w:rsidDel="009F5367">
          <w:rPr>
            <w:rFonts w:ascii="Arial" w:hAnsi="Arial" w:cs="Arial"/>
            <w:noProof/>
            <w:sz w:val="24"/>
            <w:szCs w:val="24"/>
          </w:rPr>
          <w:delText>Hats</w:delText>
        </w:r>
        <w:r w:rsidRPr="00944672" w:rsidDel="009F5367">
          <w:rPr>
            <w:rFonts w:ascii="Arial" w:hAnsi="Arial" w:cs="Arial"/>
            <w:sz w:val="24"/>
            <w:szCs w:val="24"/>
          </w:rPr>
          <w:delText>‘.</w:delText>
        </w:r>
      </w:del>
    </w:p>
    <w:p w14:paraId="3AC54A83" w14:textId="6DCF2362" w:rsidR="00944672" w:rsidRPr="00944672" w:rsidDel="009F5367" w:rsidRDefault="00944672" w:rsidP="00623B68">
      <w:pPr>
        <w:autoSpaceDE w:val="0"/>
        <w:autoSpaceDN w:val="0"/>
        <w:adjustRightInd w:val="0"/>
        <w:spacing w:after="0" w:line="360" w:lineRule="auto"/>
        <w:ind w:firstLine="227"/>
        <w:jc w:val="both"/>
        <w:rPr>
          <w:del w:id="5129" w:author="Lektorat Bauer" w:date="2025-03-01T13:29:00Z" w16du:dateUtc="2025-03-01T12:29:00Z"/>
          <w:rFonts w:ascii="Arial" w:hAnsi="Arial" w:cs="Arial"/>
          <w:sz w:val="24"/>
          <w:szCs w:val="24"/>
        </w:rPr>
      </w:pPr>
      <w:del w:id="5130" w:author="Lektorat Bauer" w:date="2025-03-01T13:29:00Z" w16du:dateUtc="2025-03-01T12:29:00Z">
        <w:r w:rsidRPr="00944672" w:rsidDel="009F5367">
          <w:rPr>
            <w:rFonts w:ascii="Arial" w:hAnsi="Arial" w:cs="Arial"/>
            <w:sz w:val="24"/>
            <w:szCs w:val="24"/>
          </w:rPr>
          <w:delText>Die White-Hats: Sie verwenden ihr Wissen sowohl innerhalb der Gesetze als auch innerhalb der Hackerethik.</w:delText>
        </w:r>
      </w:del>
    </w:p>
    <w:p w14:paraId="3DC851E4" w14:textId="4D13339B" w:rsidR="00944672" w:rsidRPr="00944672" w:rsidDel="009F5367" w:rsidRDefault="00944672" w:rsidP="00623B68">
      <w:pPr>
        <w:autoSpaceDE w:val="0"/>
        <w:autoSpaceDN w:val="0"/>
        <w:adjustRightInd w:val="0"/>
        <w:spacing w:after="0" w:line="360" w:lineRule="auto"/>
        <w:ind w:firstLine="227"/>
        <w:jc w:val="both"/>
        <w:rPr>
          <w:del w:id="5131" w:author="Lektorat Bauer" w:date="2025-03-01T13:29:00Z" w16du:dateUtc="2025-03-01T12:29:00Z"/>
          <w:rFonts w:ascii="Arial" w:hAnsi="Arial" w:cs="Arial"/>
          <w:sz w:val="24"/>
          <w:szCs w:val="24"/>
        </w:rPr>
      </w:pPr>
      <w:del w:id="5132" w:author="Lektorat Bauer" w:date="2025-03-01T13:29:00Z" w16du:dateUtc="2025-03-01T12:29:00Z">
        <w:r w:rsidRPr="00944672" w:rsidDel="009F5367">
          <w:rPr>
            <w:rFonts w:ascii="Arial" w:hAnsi="Arial" w:cs="Arial"/>
            <w:sz w:val="24"/>
            <w:szCs w:val="24"/>
          </w:rPr>
          <w:delText>Die Grey-Hats: Die Grau-Hüte verstoßen möglicherweise gegen Gesetze oder restriktive Auslegungen der Hackerethik, allerdings zum Erreichen eines höheren Ziels. Beispielsweise durch die Veröffentlichung von Sicherheitslücken, um ein Leugnen unmöglich zu machen und die Verantwortlichen dazu zu zwingen, diese zu beheben. Grey-Hats zeichnen sich dadurch aus, dass sie nicht eindeutig als gut oder böse einzustufen sind.</w:delText>
        </w:r>
      </w:del>
      <w:commentRangeEnd w:id="5127"/>
      <w:r w:rsidR="009F5367">
        <w:rPr>
          <w:rStyle w:val="Kommentarzeichen"/>
        </w:rPr>
        <w:commentReference w:id="5127"/>
      </w:r>
    </w:p>
    <w:p w14:paraId="48FA6A8C" w14:textId="11192462" w:rsidR="00944672" w:rsidRPr="00944672" w:rsidDel="009F5367" w:rsidRDefault="00944672" w:rsidP="00623B68">
      <w:pPr>
        <w:autoSpaceDE w:val="0"/>
        <w:autoSpaceDN w:val="0"/>
        <w:adjustRightInd w:val="0"/>
        <w:spacing w:after="0" w:line="360" w:lineRule="auto"/>
        <w:ind w:firstLine="227"/>
        <w:jc w:val="both"/>
        <w:rPr>
          <w:del w:id="5133" w:author="Lektorat Bauer" w:date="2025-03-01T13:29:00Z" w16du:dateUtc="2025-03-01T12:29:00Z"/>
          <w:rFonts w:ascii="Arial" w:hAnsi="Arial" w:cs="Arial"/>
          <w:sz w:val="24"/>
          <w:szCs w:val="24"/>
        </w:rPr>
      </w:pPr>
      <w:del w:id="5134" w:author="Lektorat Bauer" w:date="2025-03-01T13:29:00Z" w16du:dateUtc="2025-03-01T12:29:00Z">
        <w:r w:rsidRPr="00944672" w:rsidDel="009F5367">
          <w:rPr>
            <w:rFonts w:ascii="Arial" w:hAnsi="Arial" w:cs="Arial"/>
            <w:sz w:val="24"/>
            <w:szCs w:val="24"/>
          </w:rPr>
          <w:delText>Und als dritte Gruppe die Black-Hats: Diese Schwarz-Hüte handeln mit krimineller Energie, im Auftrag von Regierungen oder Organisationen und beabsichtigen beispielsweise, das Zielsystem zu beschädigen oder Daten zu stehlen.</w:delText>
        </w:r>
      </w:del>
    </w:p>
    <w:p w14:paraId="49D66B14" w14:textId="21804B63"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Die ‚InBev104‘</w:t>
      </w:r>
      <w:del w:id="5135" w:author="Lektorat Bauer" w:date="2025-03-01T13:29:00Z" w16du:dateUtc="2025-03-01T12:29:00Z">
        <w:r w:rsidRPr="00944672" w:rsidDel="009F5367">
          <w:rPr>
            <w:rFonts w:ascii="Arial" w:hAnsi="Arial" w:cs="Arial"/>
            <w:sz w:val="24"/>
            <w:szCs w:val="24"/>
          </w:rPr>
          <w:delText xml:space="preserve"> waren ‚Graue‘, sie </w:delText>
        </w:r>
      </w:del>
      <w:r w:rsidRPr="00944672">
        <w:rPr>
          <w:rFonts w:ascii="Arial" w:hAnsi="Arial" w:cs="Arial"/>
          <w:sz w:val="24"/>
          <w:szCs w:val="24"/>
        </w:rPr>
        <w:t>hatten sich eigene</w:t>
      </w:r>
      <w:ins w:id="5136" w:author="Lektorat Bauer" w:date="2025-03-01T13:29:00Z" w16du:dateUtc="2025-03-01T12:29:00Z">
        <w:r w:rsidR="009F5367">
          <w:rPr>
            <w:rFonts w:ascii="Arial" w:hAnsi="Arial" w:cs="Arial"/>
            <w:sz w:val="24"/>
            <w:szCs w:val="24"/>
          </w:rPr>
          <w:t xml:space="preserve"> ethische</w:t>
        </w:r>
      </w:ins>
      <w:r w:rsidRPr="00944672">
        <w:rPr>
          <w:rFonts w:ascii="Arial" w:hAnsi="Arial" w:cs="Arial"/>
          <w:sz w:val="24"/>
          <w:szCs w:val="24"/>
        </w:rPr>
        <w:t xml:space="preserve"> Maßstäbe gesetzt, und </w:t>
      </w:r>
      <w:del w:id="5137" w:author="Lektorat Bauer" w:date="2025-03-01T13:29:00Z" w16du:dateUtc="2025-03-01T12:29:00Z">
        <w:r w:rsidRPr="00944672" w:rsidDel="009F5367">
          <w:rPr>
            <w:rFonts w:ascii="Arial" w:hAnsi="Arial" w:cs="Arial"/>
            <w:sz w:val="24"/>
            <w:szCs w:val="24"/>
          </w:rPr>
          <w:delText xml:space="preserve">innerhalb dieser waren Sie </w:delText>
        </w:r>
        <w:commentRangeStart w:id="5138"/>
        <w:r w:rsidRPr="00944672" w:rsidDel="009F5367">
          <w:rPr>
            <w:rFonts w:ascii="Arial" w:hAnsi="Arial" w:cs="Arial"/>
            <w:sz w:val="24"/>
            <w:szCs w:val="24"/>
          </w:rPr>
          <w:delText>loyal</w:delText>
        </w:r>
      </w:del>
      <w:ins w:id="5139" w:author="Lektorat Bauer" w:date="2025-03-01T13:29:00Z" w16du:dateUtc="2025-03-01T12:29:00Z">
        <w:r w:rsidR="009F5367">
          <w:rPr>
            <w:rFonts w:ascii="Arial" w:hAnsi="Arial" w:cs="Arial"/>
            <w:sz w:val="24"/>
            <w:szCs w:val="24"/>
          </w:rPr>
          <w:t>verfolgten ein höheres Ziel: Sie sahen sich als außerparlamentarische Kont</w:t>
        </w:r>
      </w:ins>
      <w:ins w:id="5140" w:author="Lektorat Bauer" w:date="2025-03-01T13:30:00Z" w16du:dateUtc="2025-03-01T12:30:00Z">
        <w:r w:rsidR="009F5367">
          <w:rPr>
            <w:rFonts w:ascii="Arial" w:hAnsi="Arial" w:cs="Arial"/>
            <w:sz w:val="24"/>
            <w:szCs w:val="24"/>
          </w:rPr>
          <w:t>rollinstanz, den Reichen und Mächtigen und deren Machenschaften auf der Spur</w:t>
        </w:r>
        <w:commentRangeEnd w:id="5138"/>
        <w:r w:rsidR="009F5367">
          <w:rPr>
            <w:rStyle w:val="Kommentarzeichen"/>
          </w:rPr>
          <w:commentReference w:id="5138"/>
        </w:r>
      </w:ins>
      <w:r w:rsidRPr="00944672">
        <w:rPr>
          <w:rFonts w:ascii="Arial" w:hAnsi="Arial" w:cs="Arial"/>
          <w:sz w:val="24"/>
          <w:szCs w:val="24"/>
        </w:rPr>
        <w:t xml:space="preserve">. Andererseits wurden sie von denen, die </w:t>
      </w:r>
      <w:del w:id="5141" w:author="Lektorat Bauer" w:date="2025-03-01T13:30:00Z" w16du:dateUtc="2025-03-01T12:30:00Z">
        <w:r w:rsidRPr="00944672" w:rsidDel="009F5367">
          <w:rPr>
            <w:rFonts w:ascii="Arial" w:hAnsi="Arial" w:cs="Arial"/>
            <w:sz w:val="24"/>
            <w:szCs w:val="24"/>
          </w:rPr>
          <w:delText>S</w:delText>
        </w:r>
      </w:del>
      <w:ins w:id="5142" w:author="Lektorat Bauer" w:date="2025-03-01T13:30:00Z" w16du:dateUtc="2025-03-01T12:30:00Z">
        <w:r w:rsidR="009F5367">
          <w:rPr>
            <w:rFonts w:ascii="Arial" w:hAnsi="Arial" w:cs="Arial"/>
            <w:sz w:val="24"/>
            <w:szCs w:val="24"/>
          </w:rPr>
          <w:t>s</w:t>
        </w:r>
      </w:ins>
      <w:r w:rsidRPr="00944672">
        <w:rPr>
          <w:rFonts w:ascii="Arial" w:hAnsi="Arial" w:cs="Arial"/>
          <w:sz w:val="24"/>
          <w:szCs w:val="24"/>
        </w:rPr>
        <w:t>ie bloßstellten, gern als ‚kriminelle Bande‘ betitelt.</w:t>
      </w:r>
    </w:p>
    <w:p w14:paraId="41D6BF86" w14:textId="6D44C0A6"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Thomas hatte </w:t>
      </w:r>
      <w:del w:id="5143" w:author="Lektorat Bauer" w:date="2025-03-01T13:31:00Z" w16du:dateUtc="2025-03-01T12:31:00Z">
        <w:r w:rsidRPr="00944672" w:rsidDel="009F5367">
          <w:rPr>
            <w:rFonts w:ascii="Arial" w:hAnsi="Arial" w:cs="Arial"/>
            <w:sz w:val="24"/>
            <w:szCs w:val="24"/>
          </w:rPr>
          <w:delText xml:space="preserve">diese </w:delText>
        </w:r>
      </w:del>
      <w:ins w:id="5144" w:author="Lektorat Bauer" w:date="2025-03-01T13:31:00Z" w16du:dateUtc="2025-03-01T12:31:00Z">
        <w:r w:rsidR="009F5367">
          <w:rPr>
            <w:rFonts w:ascii="Arial" w:hAnsi="Arial" w:cs="Arial"/>
            <w:sz w:val="24"/>
            <w:szCs w:val="24"/>
          </w:rPr>
          <w:t>das Aufspüren dieser</w:t>
        </w:r>
        <w:r w:rsidR="009F5367" w:rsidRPr="00944672">
          <w:rPr>
            <w:rFonts w:ascii="Arial" w:hAnsi="Arial" w:cs="Arial"/>
            <w:sz w:val="24"/>
            <w:szCs w:val="24"/>
          </w:rPr>
          <w:t xml:space="preserve"> </w:t>
        </w:r>
      </w:ins>
      <w:r w:rsidRPr="00944672">
        <w:rPr>
          <w:rFonts w:ascii="Arial" w:hAnsi="Arial" w:cs="Arial"/>
          <w:sz w:val="24"/>
          <w:szCs w:val="24"/>
        </w:rPr>
        <w:t>Gruppe als Rechercheauftrag erhalten und sie tatsächlich gefunden. Allein dafür, dass er sie gefunden hatte, erhielt er ihren Respekt. Warum er sie gesucht</w:t>
      </w:r>
      <w:del w:id="5145" w:author="Lektorat Bauer" w:date="2025-03-01T13:31:00Z" w16du:dateUtc="2025-03-01T12:31:00Z">
        <w:r w:rsidRPr="00944672" w:rsidDel="009F5367">
          <w:rPr>
            <w:rFonts w:ascii="Arial" w:hAnsi="Arial" w:cs="Arial"/>
            <w:sz w:val="24"/>
            <w:szCs w:val="24"/>
          </w:rPr>
          <w:delText>,</w:delText>
        </w:r>
      </w:del>
      <w:r w:rsidRPr="00944672">
        <w:rPr>
          <w:rFonts w:ascii="Arial" w:hAnsi="Arial" w:cs="Arial"/>
          <w:sz w:val="24"/>
          <w:szCs w:val="24"/>
        </w:rPr>
        <w:t xml:space="preserve"> und gefunden hatte, fanden die Mitglieder der Gruppe nicht so gut. </w:t>
      </w:r>
    </w:p>
    <w:p w14:paraId="667E48AD" w14:textId="2EC0FF09" w:rsidR="00944672" w:rsidRPr="00944672" w:rsidDel="009F5367" w:rsidRDefault="00944672" w:rsidP="00623B68">
      <w:pPr>
        <w:autoSpaceDE w:val="0"/>
        <w:autoSpaceDN w:val="0"/>
        <w:adjustRightInd w:val="0"/>
        <w:spacing w:after="0" w:line="360" w:lineRule="auto"/>
        <w:ind w:firstLine="227"/>
        <w:jc w:val="both"/>
        <w:rPr>
          <w:del w:id="5146" w:author="Lektorat Bauer" w:date="2025-03-01T13:31:00Z" w16du:dateUtc="2025-03-01T12:31:00Z"/>
          <w:rFonts w:ascii="Arial" w:hAnsi="Arial" w:cs="Arial"/>
          <w:sz w:val="24"/>
          <w:szCs w:val="24"/>
        </w:rPr>
      </w:pPr>
      <w:del w:id="5147" w:author="Lektorat Bauer" w:date="2025-03-01T13:31:00Z" w16du:dateUtc="2025-03-01T12:31:00Z">
        <w:r w:rsidRPr="00944672" w:rsidDel="009F5367">
          <w:rPr>
            <w:rFonts w:ascii="Arial" w:hAnsi="Arial" w:cs="Arial"/>
            <w:sz w:val="24"/>
            <w:szCs w:val="24"/>
          </w:rPr>
          <w:lastRenderedPageBreak/>
          <w:delText xml:space="preserve">Thomas hat das damit gekontert, </w:delText>
        </w:r>
        <w:commentRangeStart w:id="5148"/>
        <w:r w:rsidRPr="00944672" w:rsidDel="009F5367">
          <w:rPr>
            <w:rFonts w:ascii="Arial" w:hAnsi="Arial" w:cs="Arial"/>
            <w:sz w:val="24"/>
            <w:szCs w:val="24"/>
          </w:rPr>
          <w:delText>dass</w:delText>
        </w:r>
      </w:del>
      <w:commentRangeEnd w:id="5148"/>
      <w:r w:rsidR="009F5367">
        <w:rPr>
          <w:rStyle w:val="Kommentarzeichen"/>
        </w:rPr>
        <w:commentReference w:id="5148"/>
      </w:r>
      <w:del w:id="5149" w:author="Lektorat Bauer" w:date="2025-03-01T13:31:00Z" w16du:dateUtc="2025-03-01T12:31:00Z">
        <w:r w:rsidRPr="00944672" w:rsidDel="009F5367">
          <w:rPr>
            <w:rFonts w:ascii="Arial" w:hAnsi="Arial" w:cs="Arial"/>
            <w:sz w:val="24"/>
            <w:szCs w:val="24"/>
          </w:rPr>
          <w:delText xml:space="preserve"> er ‚InBev104‘ gehackt hätte, und die Opfer von ‚InBev104‘ sich wohl genauso gefühlt hatten wie die Hacker jetzt.</w:delText>
        </w:r>
      </w:del>
    </w:p>
    <w:p w14:paraId="15B6FC40" w14:textId="1F1F281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Letzten Endes hatte Thomas die Recherchedaten nicht weitergeben. Seine Begründung </w:t>
      </w:r>
      <w:del w:id="5150" w:author="Lektorat Bauer" w:date="2025-03-01T13:31:00Z" w16du:dateUtc="2025-03-01T12:31:00Z">
        <w:r w:rsidRPr="00944672" w:rsidDel="009F5367">
          <w:rPr>
            <w:rFonts w:ascii="Arial" w:hAnsi="Arial" w:cs="Arial"/>
            <w:sz w:val="24"/>
            <w:szCs w:val="24"/>
          </w:rPr>
          <w:delText>war</w:delText>
        </w:r>
      </w:del>
      <w:ins w:id="5151" w:author="Lektorat Bauer" w:date="2025-03-01T13:31:00Z" w16du:dateUtc="2025-03-01T12:31:00Z">
        <w:r w:rsidR="009F5367">
          <w:rPr>
            <w:rFonts w:ascii="Arial" w:hAnsi="Arial" w:cs="Arial"/>
            <w:sz w:val="24"/>
            <w:szCs w:val="24"/>
          </w:rPr>
          <w:t>lautete</w:t>
        </w:r>
      </w:ins>
      <w:r w:rsidRPr="00944672">
        <w:rPr>
          <w:rFonts w:ascii="Arial" w:hAnsi="Arial" w:cs="Arial"/>
          <w:sz w:val="24"/>
          <w:szCs w:val="24"/>
        </w:rPr>
        <w:t xml:space="preserve">, dass </w:t>
      </w:r>
      <w:del w:id="5152" w:author="Lektorat Bauer" w:date="2025-03-01T13:31:00Z" w16du:dateUtc="2025-03-01T12:31:00Z">
        <w:r w:rsidRPr="00944672" w:rsidDel="009F5367">
          <w:rPr>
            <w:rFonts w:ascii="Arial" w:hAnsi="Arial" w:cs="Arial"/>
            <w:sz w:val="24"/>
            <w:szCs w:val="24"/>
          </w:rPr>
          <w:delText xml:space="preserve">das </w:delText>
        </w:r>
      </w:del>
      <w:ins w:id="5153" w:author="Lektorat Bauer" w:date="2025-03-01T13:31:00Z" w16du:dateUtc="2025-03-01T12:31:00Z">
        <w:r w:rsidR="009F5367">
          <w:rPr>
            <w:rFonts w:ascii="Arial" w:hAnsi="Arial" w:cs="Arial"/>
            <w:sz w:val="24"/>
            <w:szCs w:val="24"/>
          </w:rPr>
          <w:t>dies</w:t>
        </w:r>
        <w:r w:rsidR="009F5367" w:rsidRPr="00944672">
          <w:rPr>
            <w:rFonts w:ascii="Arial" w:hAnsi="Arial" w:cs="Arial"/>
            <w:sz w:val="24"/>
            <w:szCs w:val="24"/>
          </w:rPr>
          <w:t xml:space="preserve"> </w:t>
        </w:r>
      </w:ins>
      <w:r w:rsidRPr="00944672">
        <w:rPr>
          <w:rFonts w:ascii="Arial" w:hAnsi="Arial" w:cs="Arial"/>
          <w:sz w:val="24"/>
          <w:szCs w:val="24"/>
        </w:rPr>
        <w:t>einer der wenigen Fälle gewesen sei, bei dene</w:t>
      </w:r>
      <w:del w:id="5154" w:author="Lektorat Bauer" w:date="2025-03-01T13:31:00Z" w16du:dateUtc="2025-03-01T12:31:00Z">
        <w:r w:rsidRPr="00944672" w:rsidDel="009F5367">
          <w:rPr>
            <w:rFonts w:ascii="Arial" w:hAnsi="Arial" w:cs="Arial"/>
            <w:sz w:val="24"/>
            <w:szCs w:val="24"/>
          </w:rPr>
          <w:delText>r</w:delText>
        </w:r>
      </w:del>
      <w:ins w:id="5155" w:author="Lektorat Bauer" w:date="2025-03-01T13:31:00Z" w16du:dateUtc="2025-03-01T12:31:00Z">
        <w:r w:rsidR="009F5367">
          <w:rPr>
            <w:rFonts w:ascii="Arial" w:hAnsi="Arial" w:cs="Arial"/>
            <w:sz w:val="24"/>
            <w:szCs w:val="24"/>
          </w:rPr>
          <w:t>n</w:t>
        </w:r>
      </w:ins>
      <w:r w:rsidRPr="00944672">
        <w:rPr>
          <w:rFonts w:ascii="Arial" w:hAnsi="Arial" w:cs="Arial"/>
          <w:sz w:val="24"/>
          <w:szCs w:val="24"/>
        </w:rPr>
        <w:t xml:space="preserve"> er nicht fündig wurde. Er hatte auch kein Geld für dieses Projekt genommen.</w:t>
      </w:r>
    </w:p>
    <w:p w14:paraId="27F7F034" w14:textId="67308E11"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‚InBev104‘ nahm</w:t>
      </w:r>
      <w:ins w:id="5156" w:author="Lektorat Bauer" w:date="2025-03-01T13:32:00Z" w16du:dateUtc="2025-03-01T12:32:00Z">
        <w:r w:rsidR="009F5367">
          <w:rPr>
            <w:rFonts w:ascii="Arial" w:hAnsi="Arial" w:cs="Arial"/>
            <w:sz w:val="24"/>
            <w:szCs w:val="24"/>
          </w:rPr>
          <w:t>en</w:t>
        </w:r>
      </w:ins>
      <w:r w:rsidRPr="00944672">
        <w:rPr>
          <w:rFonts w:ascii="Arial" w:hAnsi="Arial" w:cs="Arial"/>
          <w:sz w:val="24"/>
          <w:szCs w:val="24"/>
        </w:rPr>
        <w:t xml:space="preserve"> Thomas als ‚Hacker ehrenhalber‘ in die Gruppe auf. Die Gruppe bekam Zugang zur Datenbank, </w:t>
      </w:r>
      <w:del w:id="5157" w:author="Lektorat Bauer" w:date="2025-03-01T13:32:00Z" w16du:dateUtc="2025-03-01T12:32:00Z">
        <w:r w:rsidRPr="00944672" w:rsidDel="009F5367">
          <w:rPr>
            <w:rFonts w:ascii="Arial" w:hAnsi="Arial" w:cs="Arial"/>
            <w:sz w:val="24"/>
            <w:szCs w:val="24"/>
          </w:rPr>
          <w:delText>mit den</w:delText>
        </w:r>
      </w:del>
      <w:ins w:id="5158" w:author="Lektorat Bauer" w:date="2025-03-01T13:32:00Z" w16du:dateUtc="2025-03-01T12:32:00Z">
        <w:r w:rsidR="009F5367">
          <w:rPr>
            <w:rFonts w:ascii="Arial" w:hAnsi="Arial" w:cs="Arial"/>
            <w:sz w:val="24"/>
            <w:szCs w:val="24"/>
          </w:rPr>
          <w:t>samt der</w:t>
        </w:r>
      </w:ins>
      <w:r w:rsidRPr="00944672">
        <w:rPr>
          <w:rFonts w:ascii="Arial" w:hAnsi="Arial" w:cs="Arial"/>
          <w:sz w:val="24"/>
          <w:szCs w:val="24"/>
        </w:rPr>
        <w:t xml:space="preserve"> Recherchedaten die Thomas gesammelt hatte, er bekam Zugriff auf die Informationen der Gruppe.</w:t>
      </w:r>
    </w:p>
    <w:p w14:paraId="6DC6C345" w14:textId="51767D3F"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commentRangeStart w:id="5159"/>
      <w:r w:rsidRPr="00944672">
        <w:rPr>
          <w:rFonts w:ascii="Arial" w:hAnsi="Arial" w:cs="Arial"/>
          <w:sz w:val="24"/>
          <w:szCs w:val="24"/>
        </w:rPr>
        <w:t>Thomas hatte alle Daten in seiner Serverfarm, in seinem Keller gespeichert. ‚InBev104‘ erklärte</w:t>
      </w:r>
      <w:ins w:id="5160" w:author="Lektorat Bauer" w:date="2025-03-01T13:33:00Z" w16du:dateUtc="2025-03-01T12:33:00Z">
        <w:r w:rsidR="009F5367">
          <w:rPr>
            <w:rFonts w:ascii="Arial" w:hAnsi="Arial" w:cs="Arial"/>
            <w:sz w:val="24"/>
            <w:szCs w:val="24"/>
          </w:rPr>
          <w:t>n</w:t>
        </w:r>
      </w:ins>
      <w:r w:rsidRPr="00944672">
        <w:rPr>
          <w:rFonts w:ascii="Arial" w:hAnsi="Arial" w:cs="Arial"/>
          <w:sz w:val="24"/>
          <w:szCs w:val="24"/>
        </w:rPr>
        <w:t xml:space="preserve"> ihm, wo die eigentliche Schwachstelle war: </w:t>
      </w:r>
      <w:del w:id="5161" w:author="Lektorat Bauer" w:date="2025-03-01T13:33:00Z" w16du:dateUtc="2025-03-01T12:33:00Z">
        <w:r w:rsidRPr="00944672" w:rsidDel="009F5367">
          <w:rPr>
            <w:rFonts w:ascii="Arial" w:hAnsi="Arial" w:cs="Arial"/>
            <w:sz w:val="24"/>
            <w:szCs w:val="24"/>
          </w:rPr>
          <w:delText>Das es</w:delText>
        </w:r>
      </w:del>
      <w:ins w:id="5162" w:author="Lektorat Bauer" w:date="2025-03-01T13:33:00Z" w16du:dateUtc="2025-03-01T12:33:00Z">
        <w:r w:rsidR="009F5367">
          <w:rPr>
            <w:rFonts w:ascii="Arial" w:hAnsi="Arial" w:cs="Arial"/>
            <w:sz w:val="24"/>
            <w:szCs w:val="24"/>
          </w:rPr>
          <w:t>es gab</w:t>
        </w:r>
      </w:ins>
      <w:r w:rsidRPr="00944672">
        <w:rPr>
          <w:rFonts w:ascii="Arial" w:hAnsi="Arial" w:cs="Arial"/>
          <w:sz w:val="24"/>
          <w:szCs w:val="24"/>
        </w:rPr>
        <w:t xml:space="preserve"> kein Back-up</w:t>
      </w:r>
      <w:del w:id="5163" w:author="Lektorat Bauer" w:date="2025-03-01T13:33:00Z" w16du:dateUtc="2025-03-01T12:33:00Z">
        <w:r w:rsidRPr="00944672" w:rsidDel="009F5367">
          <w:rPr>
            <w:rFonts w:ascii="Arial" w:hAnsi="Arial" w:cs="Arial"/>
            <w:sz w:val="24"/>
            <w:szCs w:val="24"/>
          </w:rPr>
          <w:delText xml:space="preserve"> gab</w:delText>
        </w:r>
      </w:del>
      <w:r w:rsidRPr="00944672">
        <w:rPr>
          <w:rFonts w:ascii="Arial" w:hAnsi="Arial" w:cs="Arial"/>
          <w:sz w:val="24"/>
          <w:szCs w:val="24"/>
        </w:rPr>
        <w:t>, wenn sein Haus abbrannte oder unter Wasser stand.</w:t>
      </w:r>
    </w:p>
    <w:p w14:paraId="7D3E19BC" w14:textId="582E296F"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Die Gruppe hatte sich eine Komprimierungssoftware auf Blockchain</w:t>
      </w:r>
      <w:ins w:id="5164" w:author="Lektorat Bauer" w:date="2025-03-01T13:33:00Z" w16du:dateUtc="2025-03-01T12:33:00Z">
        <w:r w:rsidR="009F5367">
          <w:rPr>
            <w:rFonts w:ascii="Arial" w:hAnsi="Arial" w:cs="Arial"/>
            <w:sz w:val="24"/>
            <w:szCs w:val="24"/>
          </w:rPr>
          <w:t>-</w:t>
        </w:r>
      </w:ins>
      <w:del w:id="5165" w:author="Lektorat Bauer" w:date="2025-03-01T13:33:00Z" w16du:dateUtc="2025-03-01T12:33:00Z">
        <w:r w:rsidRPr="00944672" w:rsidDel="009F5367">
          <w:rPr>
            <w:rFonts w:ascii="Arial" w:hAnsi="Arial" w:cs="Arial"/>
            <w:sz w:val="24"/>
            <w:szCs w:val="24"/>
          </w:rPr>
          <w:delText xml:space="preserve"> </w:delText>
        </w:r>
      </w:del>
      <w:r w:rsidRPr="00944672">
        <w:rPr>
          <w:rFonts w:ascii="Arial" w:hAnsi="Arial" w:cs="Arial"/>
          <w:sz w:val="24"/>
          <w:szCs w:val="24"/>
        </w:rPr>
        <w:t>Basis gebaut,</w:t>
      </w:r>
      <w:ins w:id="5166" w:author="Lektorat Bauer" w:date="2025-03-01T13:33:00Z" w16du:dateUtc="2025-03-01T12:33:00Z">
        <w:r w:rsidR="009F5367">
          <w:rPr>
            <w:rFonts w:ascii="Arial" w:hAnsi="Arial" w:cs="Arial"/>
            <w:sz w:val="24"/>
            <w:szCs w:val="24"/>
          </w:rPr>
          <w:t xml:space="preserve"> und</w:t>
        </w:r>
      </w:ins>
      <w:r w:rsidRPr="00944672">
        <w:rPr>
          <w:rFonts w:ascii="Arial" w:hAnsi="Arial" w:cs="Arial"/>
          <w:sz w:val="24"/>
          <w:szCs w:val="24"/>
        </w:rPr>
        <w:t xml:space="preserve"> jetzt hatten Sie die Möglichkeit zu testen, ob das Projekt auch mengentauglich war. Thomas Ganghofer hatte sich einen Speicher von 450 Terabyte angelegt, davon waren aktuell rund 300 Terabyte belegt. Ein PC für den Heimgebrauch wird mit 500 Gigabyte oder sogar mit 1 Terabyte ausgeliefert. Der normale Heimnutzer bekommt diesen Speicherplatz nicht voll. Selbst eine umfangreiche Musiksammlung, also wenn die CD</w:t>
      </w:r>
      <w:del w:id="5167" w:author="Lektorat Bauer" w:date="2025-03-01T13:33:00Z" w16du:dateUtc="2025-03-01T12:33:00Z">
        <w:r w:rsidRPr="00944672" w:rsidDel="009F5367">
          <w:rPr>
            <w:rFonts w:ascii="Arial" w:hAnsi="Arial" w:cs="Arial"/>
            <w:sz w:val="24"/>
            <w:szCs w:val="24"/>
          </w:rPr>
          <w:delText>´</w:delText>
        </w:r>
      </w:del>
      <w:r w:rsidRPr="00944672">
        <w:rPr>
          <w:rFonts w:ascii="Arial" w:hAnsi="Arial" w:cs="Arial"/>
          <w:sz w:val="24"/>
          <w:szCs w:val="24"/>
        </w:rPr>
        <w:t xml:space="preserve">s in MP3-Formate umgewandelt werden, liegt im Durchschnitt bei 250 GB. </w:t>
      </w:r>
    </w:p>
    <w:p w14:paraId="526E423F" w14:textId="427D32FD"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Das bedeutete, das</w:t>
      </w:r>
      <w:ins w:id="5168" w:author="Lektorat Bauer" w:date="2025-03-01T13:34:00Z" w16du:dateUtc="2025-03-01T12:34:00Z">
        <w:r w:rsidR="009F5367">
          <w:rPr>
            <w:rFonts w:ascii="Arial" w:hAnsi="Arial" w:cs="Arial"/>
            <w:sz w:val="24"/>
            <w:szCs w:val="24"/>
          </w:rPr>
          <w:t>s</w:t>
        </w:r>
      </w:ins>
      <w:r w:rsidRPr="00944672">
        <w:rPr>
          <w:rFonts w:ascii="Arial" w:hAnsi="Arial" w:cs="Arial"/>
          <w:sz w:val="24"/>
          <w:szCs w:val="24"/>
        </w:rPr>
        <w:t xml:space="preserve"> Thomas aktuell eine Speicherkapazität von rund 300 Heimcomputern belegt hatte und deren Speicher voll ausnutzte.</w:t>
      </w:r>
    </w:p>
    <w:p w14:paraId="6AF05BF4" w14:textId="37AFFD6E"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Die von ‚InBev104‘ geschriebene Software</w:t>
      </w:r>
      <w:del w:id="5169" w:author="Lektorat Bauer" w:date="2025-03-01T13:34:00Z" w16du:dateUtc="2025-03-01T12:34:00Z">
        <w:r w:rsidRPr="00944672" w:rsidDel="009F5367">
          <w:rPr>
            <w:rFonts w:ascii="Arial" w:hAnsi="Arial" w:cs="Arial"/>
            <w:sz w:val="24"/>
            <w:szCs w:val="24"/>
          </w:rPr>
          <w:delText>,</w:delText>
        </w:r>
      </w:del>
      <w:r w:rsidRPr="00944672">
        <w:rPr>
          <w:rFonts w:ascii="Arial" w:hAnsi="Arial" w:cs="Arial"/>
          <w:sz w:val="24"/>
          <w:szCs w:val="24"/>
        </w:rPr>
        <w:t xml:space="preserve"> schaffte es, die Datenmenge auf 45 Terabyte zu reduzieren. Bei einem Cloud-Speicher-Anbieter mietete Thomas sich entsprechend viel Platz und deponierte dort seine komprimierten Back-up-Daten, so wie Heimnutzer ihre Festplatten im ‚Zip‘- oder ‚RAR‘-Format komprimieren und auf externen Festplatten speichern.</w:t>
      </w:r>
    </w:p>
    <w:p w14:paraId="22047D27" w14:textId="6D75695F"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Der Vorteil war, dass die Software verschlüsselt war und</w:t>
      </w:r>
      <w:ins w:id="5170" w:author="Lektorat Bauer" w:date="2025-03-04T11:45:00Z" w16du:dateUtc="2025-03-04T10:45:00Z">
        <w:r w:rsidR="00071EA0">
          <w:rPr>
            <w:rFonts w:ascii="Arial" w:hAnsi="Arial" w:cs="Arial"/>
            <w:sz w:val="24"/>
            <w:szCs w:val="24"/>
          </w:rPr>
          <w:t xml:space="preserve"> derzeit</w:t>
        </w:r>
      </w:ins>
      <w:del w:id="5171" w:author="Lektorat Bauer" w:date="2025-03-04T11:45:00Z" w16du:dateUtc="2025-03-04T10:45:00Z">
        <w:r w:rsidRPr="00944672" w:rsidDel="00071EA0">
          <w:rPr>
            <w:rFonts w:ascii="Arial" w:hAnsi="Arial" w:cs="Arial"/>
            <w:sz w:val="24"/>
            <w:szCs w:val="24"/>
          </w:rPr>
          <w:delText xml:space="preserve">, </w:delText>
        </w:r>
      </w:del>
      <w:del w:id="5172" w:author="Lektorat Bauer" w:date="2025-03-01T13:34:00Z" w16du:dateUtc="2025-03-01T12:34:00Z">
        <w:r w:rsidRPr="00944672" w:rsidDel="009F5367">
          <w:rPr>
            <w:rFonts w:ascii="Arial" w:hAnsi="Arial" w:cs="Arial"/>
            <w:sz w:val="24"/>
            <w:szCs w:val="24"/>
          </w:rPr>
          <w:delText>zur Zeit</w:delText>
        </w:r>
      </w:del>
      <w:del w:id="5173" w:author="Lektorat Bauer" w:date="2025-03-04T11:45:00Z" w16du:dateUtc="2025-03-04T10:45:00Z">
        <w:r w:rsidRPr="00944672" w:rsidDel="00071EA0">
          <w:rPr>
            <w:rFonts w:ascii="Arial" w:hAnsi="Arial" w:cs="Arial"/>
            <w:sz w:val="24"/>
            <w:szCs w:val="24"/>
          </w:rPr>
          <w:delText>,</w:delText>
        </w:r>
      </w:del>
      <w:r w:rsidRPr="00944672">
        <w:rPr>
          <w:rFonts w:ascii="Arial" w:hAnsi="Arial" w:cs="Arial"/>
          <w:sz w:val="24"/>
          <w:szCs w:val="24"/>
        </w:rPr>
        <w:t xml:space="preserve"> nicht geknackt werden konnte. Thomas ging auf Nummer sicher</w:t>
      </w:r>
      <w:ins w:id="5174" w:author="Lektorat Bauer" w:date="2025-03-01T13:34:00Z" w16du:dateUtc="2025-03-01T12:34:00Z">
        <w:r w:rsidR="009F5367">
          <w:rPr>
            <w:rFonts w:ascii="Arial" w:hAnsi="Arial" w:cs="Arial"/>
            <w:sz w:val="24"/>
            <w:szCs w:val="24"/>
          </w:rPr>
          <w:t>:</w:t>
        </w:r>
      </w:ins>
      <w:del w:id="5175" w:author="Lektorat Bauer" w:date="2025-03-01T13:34:00Z" w16du:dateUtc="2025-03-01T12:34:00Z">
        <w:r w:rsidRPr="00944672" w:rsidDel="009F5367">
          <w:rPr>
            <w:rFonts w:ascii="Arial" w:hAnsi="Arial" w:cs="Arial"/>
            <w:sz w:val="24"/>
            <w:szCs w:val="24"/>
          </w:rPr>
          <w:delText>,</w:delText>
        </w:r>
      </w:del>
      <w:r w:rsidRPr="00944672">
        <w:rPr>
          <w:rFonts w:ascii="Arial" w:hAnsi="Arial" w:cs="Arial"/>
          <w:sz w:val="24"/>
          <w:szCs w:val="24"/>
        </w:rPr>
        <w:t xml:space="preserve"> er gab ‚InBev104‘ einen Teil des Codes, und den zweiten Teil behielt er auf einem gesicherten USB-Stick, der außerhalb seines Hauses aufbewahrt wurde. Thomas nannte das</w:t>
      </w:r>
      <w:del w:id="5176" w:author="Lektorat Bauer" w:date="2025-03-01T13:34:00Z" w16du:dateUtc="2025-03-01T12:34:00Z">
        <w:r w:rsidRPr="00944672" w:rsidDel="009F5367">
          <w:rPr>
            <w:rFonts w:ascii="Arial" w:hAnsi="Arial" w:cs="Arial"/>
            <w:sz w:val="24"/>
            <w:szCs w:val="24"/>
          </w:rPr>
          <w:delText>,</w:delText>
        </w:r>
      </w:del>
      <w:r w:rsidRPr="00944672">
        <w:rPr>
          <w:rFonts w:ascii="Arial" w:hAnsi="Arial" w:cs="Arial"/>
          <w:sz w:val="24"/>
          <w:szCs w:val="24"/>
        </w:rPr>
        <w:t xml:space="preserve"> sein </w:t>
      </w:r>
      <w:ins w:id="5177" w:author="Lektorat Bauer" w:date="2025-03-01T13:34:00Z" w16du:dateUtc="2025-03-01T12:34:00Z">
        <w:r w:rsidR="009F5367">
          <w:rPr>
            <w:rFonts w:ascii="Arial" w:hAnsi="Arial" w:cs="Arial"/>
            <w:sz w:val="24"/>
            <w:szCs w:val="24"/>
          </w:rPr>
          <w:t>‚</w:t>
        </w:r>
      </w:ins>
      <w:r w:rsidRPr="00944672">
        <w:rPr>
          <w:rFonts w:ascii="Arial" w:hAnsi="Arial" w:cs="Arial"/>
          <w:sz w:val="24"/>
          <w:szCs w:val="24"/>
        </w:rPr>
        <w:t>Testament</w:t>
      </w:r>
      <w:ins w:id="5178" w:author="Lektorat Bauer" w:date="2025-03-01T13:35:00Z" w16du:dateUtc="2025-03-01T12:35:00Z">
        <w:r w:rsidR="009F5367">
          <w:rPr>
            <w:rFonts w:ascii="Arial" w:hAnsi="Arial" w:cs="Arial"/>
            <w:sz w:val="24"/>
            <w:szCs w:val="24"/>
          </w:rPr>
          <w:t>‘</w:t>
        </w:r>
      </w:ins>
      <w:r w:rsidRPr="00944672">
        <w:rPr>
          <w:rFonts w:ascii="Arial" w:hAnsi="Arial" w:cs="Arial"/>
          <w:sz w:val="24"/>
          <w:szCs w:val="24"/>
        </w:rPr>
        <w:t>.</w:t>
      </w:r>
    </w:p>
    <w:p w14:paraId="21420F05" w14:textId="2ADF7648"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Die zweite Sicherheitsebene war, dass es bei Thomas im Haus und auch auf seinem Rechner</w:t>
      </w:r>
      <w:del w:id="5179" w:author="Lektorat Bauer" w:date="2025-03-01T13:35:00Z" w16du:dateUtc="2025-03-01T12:35:00Z">
        <w:r w:rsidRPr="00944672" w:rsidDel="009F5367">
          <w:rPr>
            <w:rFonts w:ascii="Arial" w:hAnsi="Arial" w:cs="Arial"/>
            <w:sz w:val="24"/>
            <w:szCs w:val="24"/>
          </w:rPr>
          <w:delText>,</w:delText>
        </w:r>
      </w:del>
      <w:r w:rsidRPr="00944672">
        <w:rPr>
          <w:rFonts w:ascii="Arial" w:hAnsi="Arial" w:cs="Arial"/>
          <w:sz w:val="24"/>
          <w:szCs w:val="24"/>
        </w:rPr>
        <w:t xml:space="preserve"> keine Informationen darüber gab, </w:t>
      </w:r>
      <w:del w:id="5180" w:author="Lektorat Bauer" w:date="2025-03-01T13:35:00Z" w16du:dateUtc="2025-03-01T12:35:00Z">
        <w:r w:rsidRPr="00944672" w:rsidDel="009F5367">
          <w:rPr>
            <w:rFonts w:ascii="Arial" w:hAnsi="Arial" w:cs="Arial"/>
            <w:sz w:val="24"/>
            <w:szCs w:val="24"/>
          </w:rPr>
          <w:delText xml:space="preserve">des </w:delText>
        </w:r>
      </w:del>
      <w:ins w:id="5181" w:author="Lektorat Bauer" w:date="2025-03-01T13:35:00Z" w16du:dateUtc="2025-03-01T12:35:00Z">
        <w:r w:rsidR="009F5367">
          <w:rPr>
            <w:rFonts w:ascii="Arial" w:hAnsi="Arial" w:cs="Arial"/>
            <w:sz w:val="24"/>
            <w:szCs w:val="24"/>
          </w:rPr>
          <w:t>das</w:t>
        </w:r>
        <w:r w:rsidR="009F5367" w:rsidRPr="00944672">
          <w:rPr>
            <w:rFonts w:ascii="Arial" w:hAnsi="Arial" w:cs="Arial"/>
            <w:sz w:val="24"/>
            <w:szCs w:val="24"/>
          </w:rPr>
          <w:t xml:space="preserve"> </w:t>
        </w:r>
      </w:ins>
      <w:r w:rsidRPr="00944672">
        <w:rPr>
          <w:rFonts w:ascii="Arial" w:hAnsi="Arial" w:cs="Arial"/>
          <w:sz w:val="24"/>
          <w:szCs w:val="24"/>
        </w:rPr>
        <w:t xml:space="preserve">dieser Online-Speicher existierte. Die </w:t>
      </w:r>
      <w:r w:rsidRPr="00944672">
        <w:rPr>
          <w:rFonts w:ascii="Arial" w:hAnsi="Arial" w:cs="Arial"/>
          <w:sz w:val="24"/>
          <w:szCs w:val="24"/>
        </w:rPr>
        <w:lastRenderedPageBreak/>
        <w:t>Back-ups wurden mit ‚Tails‘ verschoben, und dadurch wurden im Anschluss alle Verbindungsdaten gelöscht. Das war aktuell die sicherste Variante.</w:t>
      </w:r>
    </w:p>
    <w:p w14:paraId="7E470216"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05280CF1"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commentRangeEnd w:id="5159"/>
      <w:r w:rsidR="009F5367">
        <w:rPr>
          <w:rStyle w:val="Kommentarzeichen"/>
        </w:rPr>
        <w:commentReference w:id="5159"/>
      </w:r>
    </w:p>
    <w:p w14:paraId="6C853245"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4CE66E29" w14:textId="6DD42252"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 xml:space="preserve">Nachdem Thomas mit dem ‚Klong!‘ </w:t>
      </w:r>
      <w:r w:rsidRPr="00944672">
        <w:rPr>
          <w:rFonts w:ascii="Arial" w:hAnsi="Arial" w:cs="Arial"/>
          <w:noProof/>
          <w:sz w:val="24"/>
          <w:szCs w:val="24"/>
        </w:rPr>
        <w:t>gewarnt</w:t>
      </w:r>
      <w:r w:rsidRPr="00944672">
        <w:rPr>
          <w:rFonts w:ascii="Arial" w:hAnsi="Arial" w:cs="Arial"/>
          <w:sz w:val="24"/>
          <w:szCs w:val="24"/>
        </w:rPr>
        <w:t xml:space="preserve"> wurde, </w:t>
      </w:r>
      <w:del w:id="5182" w:author="Lektorat Bauer" w:date="2025-03-01T13:35:00Z" w16du:dateUtc="2025-03-01T12:35:00Z">
        <w:r w:rsidRPr="00944672" w:rsidDel="009F5367">
          <w:rPr>
            <w:rFonts w:ascii="Arial" w:hAnsi="Arial" w:cs="Arial"/>
            <w:sz w:val="24"/>
            <w:szCs w:val="24"/>
          </w:rPr>
          <w:delText xml:space="preserve">dass ihm jemand im Netz folgte, </w:delText>
        </w:r>
      </w:del>
      <w:r w:rsidRPr="00944672">
        <w:rPr>
          <w:rFonts w:ascii="Arial" w:hAnsi="Arial" w:cs="Arial"/>
          <w:sz w:val="24"/>
          <w:szCs w:val="24"/>
        </w:rPr>
        <w:t>öffnete er das Programm, um zu prüfen, wer ihm folgte. „Hallo</w:t>
      </w:r>
      <w:del w:id="5183" w:author="Lektorat Bauer" w:date="2025-03-01T13:35:00Z" w16du:dateUtc="2025-03-01T12:35:00Z">
        <w:r w:rsidRPr="00944672" w:rsidDel="009F5367">
          <w:rPr>
            <w:rFonts w:ascii="Arial" w:hAnsi="Arial" w:cs="Arial"/>
            <w:sz w:val="24"/>
            <w:szCs w:val="24"/>
          </w:rPr>
          <w:delText>,</w:delText>
        </w:r>
      </w:del>
      <w:r w:rsidRPr="00944672">
        <w:rPr>
          <w:rFonts w:ascii="Arial" w:hAnsi="Arial" w:cs="Arial"/>
          <w:sz w:val="24"/>
          <w:szCs w:val="24"/>
        </w:rPr>
        <w:t xml:space="preserve"> nach Nordkorea</w:t>
      </w:r>
      <w:del w:id="5184" w:author="Lektorat Bauer" w:date="2025-03-01T13:35:00Z" w16du:dateUtc="2025-03-01T12:35:00Z">
        <w:r w:rsidRPr="00944672" w:rsidDel="009F5367">
          <w:rPr>
            <w:rFonts w:ascii="Arial" w:hAnsi="Arial" w:cs="Arial"/>
            <w:sz w:val="24"/>
            <w:szCs w:val="24"/>
          </w:rPr>
          <w:delText>.</w:delText>
        </w:r>
      </w:del>
      <w:r w:rsidRPr="00944672">
        <w:rPr>
          <w:rFonts w:ascii="Arial" w:hAnsi="Arial" w:cs="Arial"/>
          <w:sz w:val="24"/>
          <w:szCs w:val="24"/>
        </w:rPr>
        <w:t>“</w:t>
      </w:r>
      <w:ins w:id="5185" w:author="Lektorat Bauer" w:date="2025-03-01T13:35:00Z" w16du:dateUtc="2025-03-01T12:35:00Z">
        <w:r w:rsidR="009F5367">
          <w:rPr>
            <w:rFonts w:ascii="Arial" w:hAnsi="Arial" w:cs="Arial"/>
            <w:sz w:val="24"/>
            <w:szCs w:val="24"/>
          </w:rPr>
          <w:t>,</w:t>
        </w:r>
      </w:ins>
      <w:r w:rsidRPr="00944672">
        <w:rPr>
          <w:rFonts w:ascii="Arial" w:hAnsi="Arial" w:cs="Arial"/>
          <w:sz w:val="24"/>
          <w:szCs w:val="24"/>
        </w:rPr>
        <w:t xml:space="preserve"> Dachte er, und machte sich eine Notiz, dass er bei ‚InBeV104‘ nachfragen musste, wie er mit den NK</w:t>
      </w:r>
      <w:del w:id="5186" w:author="Lektorat Bauer" w:date="2025-03-01T13:35:00Z" w16du:dateUtc="2025-03-01T12:35:00Z">
        <w:r w:rsidRPr="00944672" w:rsidDel="009F5367">
          <w:rPr>
            <w:rFonts w:ascii="Arial" w:hAnsi="Arial" w:cs="Arial"/>
            <w:sz w:val="24"/>
            <w:szCs w:val="24"/>
          </w:rPr>
          <w:delText>´</w:delText>
        </w:r>
      </w:del>
      <w:r w:rsidRPr="00944672">
        <w:rPr>
          <w:rFonts w:ascii="Arial" w:hAnsi="Arial" w:cs="Arial"/>
          <w:sz w:val="24"/>
          <w:szCs w:val="24"/>
        </w:rPr>
        <w:t>s umgehen sollte. Dann setzte er seine Suche damit fort, dass er Ferienhäuser im Northern Territory von Australien und Wellness-Resorts auf Bali suchte. Er hoffte</w:t>
      </w:r>
      <w:del w:id="5187" w:author="Lektorat Bauer" w:date="2025-03-01T13:35:00Z" w16du:dateUtc="2025-03-01T12:35:00Z">
        <w:r w:rsidRPr="00944672" w:rsidDel="009F5367">
          <w:rPr>
            <w:rFonts w:ascii="Arial" w:hAnsi="Arial" w:cs="Arial"/>
            <w:sz w:val="24"/>
            <w:szCs w:val="24"/>
          </w:rPr>
          <w:delText>, dass er so</w:delText>
        </w:r>
      </w:del>
      <w:r w:rsidRPr="00944672">
        <w:rPr>
          <w:rFonts w:ascii="Arial" w:hAnsi="Arial" w:cs="Arial"/>
          <w:sz w:val="24"/>
          <w:szCs w:val="24"/>
        </w:rPr>
        <w:t xml:space="preserve"> die NK</w:t>
      </w:r>
      <w:del w:id="5188" w:author="Lektorat Bauer" w:date="2025-03-01T13:35:00Z" w16du:dateUtc="2025-03-01T12:35:00Z">
        <w:r w:rsidRPr="00944672" w:rsidDel="009F5367">
          <w:rPr>
            <w:rFonts w:ascii="Arial" w:hAnsi="Arial" w:cs="Arial"/>
            <w:sz w:val="24"/>
            <w:szCs w:val="24"/>
          </w:rPr>
          <w:delText>´</w:delText>
        </w:r>
      </w:del>
      <w:r w:rsidRPr="00944672">
        <w:rPr>
          <w:rFonts w:ascii="Arial" w:hAnsi="Arial" w:cs="Arial"/>
          <w:sz w:val="24"/>
          <w:szCs w:val="24"/>
        </w:rPr>
        <w:t xml:space="preserve">s </w:t>
      </w:r>
      <w:ins w:id="5189" w:author="Lektorat Bauer" w:date="2025-03-01T13:35:00Z" w16du:dateUtc="2025-03-01T12:35:00Z">
        <w:r w:rsidR="009F5367">
          <w:rPr>
            <w:rFonts w:ascii="Arial" w:hAnsi="Arial" w:cs="Arial"/>
            <w:sz w:val="24"/>
            <w:szCs w:val="24"/>
          </w:rPr>
          <w:t xml:space="preserve">so zu </w:t>
        </w:r>
      </w:ins>
      <w:r w:rsidRPr="00944672">
        <w:rPr>
          <w:rFonts w:ascii="Arial" w:hAnsi="Arial" w:cs="Arial"/>
          <w:sz w:val="24"/>
          <w:szCs w:val="24"/>
        </w:rPr>
        <w:t>verwirren</w:t>
      </w:r>
      <w:del w:id="5190" w:author="Lektorat Bauer" w:date="2025-03-01T13:35:00Z" w16du:dateUtc="2025-03-01T12:35:00Z">
        <w:r w:rsidRPr="00944672" w:rsidDel="009F5367">
          <w:rPr>
            <w:rFonts w:ascii="Arial" w:hAnsi="Arial" w:cs="Arial"/>
            <w:sz w:val="24"/>
            <w:szCs w:val="24"/>
          </w:rPr>
          <w:delText xml:space="preserve"> konnte</w:delText>
        </w:r>
      </w:del>
      <w:r w:rsidRPr="00944672">
        <w:rPr>
          <w:rFonts w:ascii="Arial" w:hAnsi="Arial" w:cs="Arial"/>
          <w:sz w:val="24"/>
          <w:szCs w:val="24"/>
        </w:rPr>
        <w:t>.</w:t>
      </w:r>
    </w:p>
    <w:p w14:paraId="3F1D06B7"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579782EE"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6A86C63D"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4F7013EF" w14:textId="36DAC4A5"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Hwangbo Gwang-Jo saß vor seinem Terminal</w:t>
      </w:r>
      <w:del w:id="5191" w:author="Lektorat Bauer" w:date="2025-03-01T13:36:00Z" w16du:dateUtc="2025-03-01T12:36:00Z">
        <w:r w:rsidRPr="00944672" w:rsidDel="009F5367">
          <w:rPr>
            <w:rFonts w:ascii="Arial" w:hAnsi="Arial" w:cs="Arial"/>
            <w:sz w:val="24"/>
            <w:szCs w:val="24"/>
          </w:rPr>
          <w:delText>,</w:delText>
        </w:r>
      </w:del>
      <w:r w:rsidRPr="00944672">
        <w:rPr>
          <w:rFonts w:ascii="Arial" w:hAnsi="Arial" w:cs="Arial"/>
          <w:sz w:val="24"/>
          <w:szCs w:val="24"/>
        </w:rPr>
        <w:t xml:space="preserve"> und wunderte sich über das Suchmuster seines Kontaktes. Zuerst hatte es so ausgesehen, also würde er nach bestimmten Sachen suchen, auf denen Marker </w:t>
      </w:r>
      <w:del w:id="5192" w:author="Lektorat Bauer" w:date="2025-03-01T13:36:00Z" w16du:dateUtc="2025-03-01T12:36:00Z">
        <w:r w:rsidRPr="00944672" w:rsidDel="009F5367">
          <w:rPr>
            <w:rFonts w:ascii="Arial" w:hAnsi="Arial" w:cs="Arial"/>
            <w:sz w:val="24"/>
            <w:szCs w:val="24"/>
          </w:rPr>
          <w:delText>sind</w:delText>
        </w:r>
      </w:del>
      <w:ins w:id="5193" w:author="Lektorat Bauer" w:date="2025-03-01T13:36:00Z" w16du:dateUtc="2025-03-01T12:36:00Z">
        <w:r w:rsidR="009F5367">
          <w:rPr>
            <w:rFonts w:ascii="Arial" w:hAnsi="Arial" w:cs="Arial"/>
            <w:sz w:val="24"/>
            <w:szCs w:val="24"/>
          </w:rPr>
          <w:t>waren</w:t>
        </w:r>
      </w:ins>
      <w:r w:rsidRPr="00944672">
        <w:rPr>
          <w:rFonts w:ascii="Arial" w:hAnsi="Arial" w:cs="Arial"/>
          <w:sz w:val="24"/>
          <w:szCs w:val="24"/>
        </w:rPr>
        <w:t xml:space="preserve">, aber jetzt hatte er abgebrochen und </w:t>
      </w:r>
      <w:del w:id="5194" w:author="Lektorat Bauer" w:date="2025-03-01T13:36:00Z" w16du:dateUtc="2025-03-01T12:36:00Z">
        <w:r w:rsidRPr="00944672" w:rsidDel="009F5367">
          <w:rPr>
            <w:rFonts w:ascii="Arial" w:hAnsi="Arial" w:cs="Arial"/>
            <w:sz w:val="24"/>
            <w:szCs w:val="24"/>
          </w:rPr>
          <w:delText>schaute auf</w:delText>
        </w:r>
      </w:del>
      <w:ins w:id="5195" w:author="Lektorat Bauer" w:date="2025-03-01T13:36:00Z" w16du:dateUtc="2025-03-01T12:36:00Z">
        <w:r w:rsidR="009F5367">
          <w:rPr>
            <w:rFonts w:ascii="Arial" w:hAnsi="Arial" w:cs="Arial"/>
            <w:sz w:val="24"/>
            <w:szCs w:val="24"/>
          </w:rPr>
          <w:t>betrachtete</w:t>
        </w:r>
      </w:ins>
      <w:r w:rsidRPr="00944672">
        <w:rPr>
          <w:rFonts w:ascii="Arial" w:hAnsi="Arial" w:cs="Arial"/>
          <w:sz w:val="24"/>
          <w:szCs w:val="24"/>
        </w:rPr>
        <w:t xml:space="preserve"> ganz andere Dinge. Wahrscheinlich hat er auf eine Werbung reagiert, dachte er bei sich und überlegte, was er mit diesem Kontakt tun sollte. Big Data is good Data! – also markierte er den Kontakt und setzte ein Flag für: ‚noch nicht kategorisierbar‘.</w:t>
      </w:r>
    </w:p>
    <w:p w14:paraId="19B9A8BE"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Sie kannten diesen Kontakt, aber keiner konnte erkennen, wer das war oder was die Intentionen waren, die Such-Daten und die Verfolgungsdaten gaben nicht genug Informationen her, um daraus einen Schluss zu ziehen.</w:t>
      </w:r>
    </w:p>
    <w:p w14:paraId="028B509A" w14:textId="36A36F3E"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Die nächsten Tage oder Wochen würden zeigen, ob </w:t>
      </w:r>
      <w:del w:id="5196" w:author="Lektorat Bauer" w:date="2025-03-01T13:36:00Z" w16du:dateUtc="2025-03-01T12:36:00Z">
        <w:r w:rsidRPr="00944672" w:rsidDel="00863FE2">
          <w:rPr>
            <w:rFonts w:ascii="Arial" w:hAnsi="Arial" w:cs="Arial"/>
            <w:sz w:val="24"/>
            <w:szCs w:val="24"/>
          </w:rPr>
          <w:delText xml:space="preserve">das </w:delText>
        </w:r>
      </w:del>
      <w:ins w:id="5197" w:author="Lektorat Bauer" w:date="2025-03-01T13:36:00Z" w16du:dateUtc="2025-03-01T12:36:00Z">
        <w:r w:rsidR="00863FE2">
          <w:rPr>
            <w:rFonts w:ascii="Arial" w:hAnsi="Arial" w:cs="Arial"/>
            <w:sz w:val="24"/>
            <w:szCs w:val="24"/>
          </w:rPr>
          <w:t>es ein</w:t>
        </w:r>
        <w:r w:rsidR="00863FE2" w:rsidRPr="00944672">
          <w:rPr>
            <w:rFonts w:ascii="Arial" w:hAnsi="Arial" w:cs="Arial"/>
            <w:sz w:val="24"/>
            <w:szCs w:val="24"/>
          </w:rPr>
          <w:t xml:space="preserve"> </w:t>
        </w:r>
      </w:ins>
      <w:r w:rsidRPr="00944672">
        <w:rPr>
          <w:rFonts w:ascii="Arial" w:hAnsi="Arial" w:cs="Arial"/>
          <w:sz w:val="24"/>
          <w:szCs w:val="24"/>
        </w:rPr>
        <w:t>wichtiger Kontakt war oder nur ein normaler Besucher.</w:t>
      </w:r>
    </w:p>
    <w:p w14:paraId="359FD3AD"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4F886260"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3E32D524"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3F279EDE"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commentRangeStart w:id="5198"/>
      <w:commentRangeEnd w:id="5198"/>
      <w:r w:rsidRPr="00944672">
        <w:rPr>
          <w:rFonts w:ascii="Arial" w:hAnsi="Arial" w:cs="Arial"/>
          <w:sz w:val="24"/>
          <w:szCs w:val="24"/>
        </w:rPr>
        <w:commentReference w:id="5198"/>
      </w:r>
      <w:r w:rsidRPr="00944672">
        <w:rPr>
          <w:rFonts w:ascii="Arial" w:hAnsi="Arial" w:cs="Arial"/>
          <w:b/>
          <w:bCs/>
          <w:sz w:val="24"/>
          <w:szCs w:val="24"/>
        </w:rPr>
        <w:t xml:space="preserve">&gt;&gt;&gt; </w:t>
      </w:r>
      <w:r w:rsidRPr="00944672">
        <w:rPr>
          <w:rFonts w:ascii="Arial" w:hAnsi="Arial" w:cs="Arial"/>
          <w:b/>
          <w:bCs/>
          <w:noProof/>
          <w:sz w:val="24"/>
          <w:szCs w:val="24"/>
        </w:rPr>
        <w:t>Zwischen</w:t>
      </w:r>
      <w:r w:rsidRPr="00944672">
        <w:rPr>
          <w:rFonts w:ascii="Arial" w:hAnsi="Arial" w:cs="Arial"/>
          <w:b/>
          <w:bCs/>
          <w:sz w:val="24"/>
          <w:szCs w:val="24"/>
        </w:rPr>
        <w:t xml:space="preserve"> Rotterdam und Antwerpen, 01. April 2014 &lt;&lt;&lt;</w:t>
      </w:r>
    </w:p>
    <w:p w14:paraId="6E068DDA" w14:textId="19FF75F2"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Johann Dahlleiter hatte sich von Krefeld nach Antwerpen abgesetzt, als ihm die Polizei zu nahe kam. Johann</w:t>
      </w:r>
      <w:del w:id="5199" w:author="Lektorat Bauer" w:date="2025-03-01T13:37:00Z" w16du:dateUtc="2025-03-01T12:37:00Z">
        <w:r w:rsidRPr="00944672" w:rsidDel="00863FE2">
          <w:rPr>
            <w:rFonts w:ascii="Arial" w:hAnsi="Arial" w:cs="Arial"/>
            <w:sz w:val="24"/>
            <w:szCs w:val="24"/>
          </w:rPr>
          <w:delText xml:space="preserve"> </w:delText>
        </w:r>
      </w:del>
      <w:r w:rsidRPr="00944672">
        <w:rPr>
          <w:rFonts w:ascii="Arial" w:hAnsi="Arial" w:cs="Arial"/>
          <w:sz w:val="24"/>
          <w:szCs w:val="24"/>
        </w:rPr>
        <w:t xml:space="preserve"> hatte sich als ‚Duke Cloud‘ einen Namen als Hacker gemacht, als </w:t>
      </w:r>
      <w:r w:rsidRPr="00944672">
        <w:rPr>
          <w:rFonts w:ascii="Arial" w:hAnsi="Arial" w:cs="Arial"/>
          <w:sz w:val="24"/>
          <w:szCs w:val="24"/>
        </w:rPr>
        <w:lastRenderedPageBreak/>
        <w:t xml:space="preserve">er </w:t>
      </w:r>
      <w:del w:id="5200" w:author="Lektorat Bauer" w:date="2025-03-01T13:37:00Z" w16du:dateUtc="2025-03-01T12:37:00Z">
        <w:r w:rsidRPr="00944672" w:rsidDel="00863FE2">
          <w:rPr>
            <w:rFonts w:ascii="Arial" w:hAnsi="Arial" w:cs="Arial"/>
            <w:sz w:val="24"/>
            <w:szCs w:val="24"/>
          </w:rPr>
          <w:delText>verschiednen</w:delText>
        </w:r>
      </w:del>
      <w:ins w:id="5201" w:author="Lektorat Bauer" w:date="2025-03-01T13:37:00Z" w16du:dateUtc="2025-03-01T12:37:00Z">
        <w:r w:rsidR="00863FE2" w:rsidRPr="00944672">
          <w:rPr>
            <w:rFonts w:ascii="Arial" w:hAnsi="Arial" w:cs="Arial"/>
            <w:sz w:val="24"/>
            <w:szCs w:val="24"/>
          </w:rPr>
          <w:t>verschiedenen</w:t>
        </w:r>
      </w:ins>
      <w:r w:rsidRPr="00944672">
        <w:rPr>
          <w:rFonts w:ascii="Arial" w:hAnsi="Arial" w:cs="Arial"/>
          <w:sz w:val="24"/>
          <w:szCs w:val="24"/>
        </w:rPr>
        <w:t xml:space="preserve"> Cloudanbietern gezeigt hatte, </w:t>
      </w:r>
      <w:del w:id="5202" w:author="Lektorat Bauer" w:date="2025-03-01T13:37:00Z" w16du:dateUtc="2025-03-01T12:37:00Z">
        <w:r w:rsidRPr="00944672" w:rsidDel="00863FE2">
          <w:rPr>
            <w:rFonts w:ascii="Arial" w:hAnsi="Arial" w:cs="Arial"/>
            <w:sz w:val="24"/>
            <w:szCs w:val="24"/>
          </w:rPr>
          <w:delText>an welcher Stelle, deren wirkliche Schwächen waren.</w:delText>
        </w:r>
      </w:del>
      <w:ins w:id="5203" w:author="Lektorat Bauer" w:date="2025-03-01T13:37:00Z" w16du:dateUtc="2025-03-01T12:37:00Z">
        <w:r w:rsidR="00863FE2">
          <w:rPr>
            <w:rFonts w:ascii="Arial" w:hAnsi="Arial" w:cs="Arial"/>
            <w:sz w:val="24"/>
            <w:szCs w:val="24"/>
          </w:rPr>
          <w:t>was ihre tatsächlichen Schwachstellen waren.</w:t>
        </w:r>
      </w:ins>
    </w:p>
    <w:p w14:paraId="0C7CD0EB"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Mit ein paar Freunden hatte er sich dann bei Antwerpen ein kleines Haus mit guter Internetverbindung gekauft und die ‚InBev104‘ gegründet. InBev bezog sich tatsächlich auf den Konzern, der eine </w:t>
      </w:r>
      <w:r w:rsidRPr="00944672">
        <w:rPr>
          <w:rFonts w:ascii="Arial" w:hAnsi="Arial" w:cs="Arial"/>
          <w:noProof/>
          <w:sz w:val="24"/>
          <w:szCs w:val="24"/>
        </w:rPr>
        <w:t>kleine</w:t>
      </w:r>
      <w:r w:rsidRPr="00944672">
        <w:rPr>
          <w:rFonts w:ascii="Arial" w:hAnsi="Arial" w:cs="Arial"/>
          <w:sz w:val="24"/>
          <w:szCs w:val="24"/>
        </w:rPr>
        <w:t xml:space="preserve"> Brauerei bei Antwerpen gekauft hatte und deren sehr gutes Bier nicht mehr produzieren wollte. In der Wirtschaftswissenschaft nennt sich so etwas: Marktbereinigung. Die 104 stand für die Buchstaben ‚J‘ und ‚D‘ im Alphabet. Eine Zeitlang hatte ‚Duke Cloud‘ der IT-Abteilung von InBev das Leben schwer gemacht, bis es ihm zu langweilig wurde.</w:t>
      </w:r>
    </w:p>
    <w:p w14:paraId="2B67906E" w14:textId="66AC70EA"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Thomas und Johann hatten sich auf ein paar Bier in Antwerpen verabredet, und saßen nun in einer kleinen Brauerei und unterhielten sich über Thomas</w:t>
      </w:r>
      <w:ins w:id="5204" w:author="Lektorat Bauer" w:date="2025-03-01T13:38:00Z" w16du:dateUtc="2025-03-01T12:38:00Z">
        <w:r w:rsidR="00863FE2">
          <w:rPr>
            <w:rFonts w:ascii="Arial" w:hAnsi="Arial" w:cs="Arial"/>
            <w:sz w:val="24"/>
            <w:szCs w:val="24"/>
          </w:rPr>
          <w:t>’</w:t>
        </w:r>
      </w:ins>
      <w:del w:id="5205" w:author="Lektorat Bauer" w:date="2025-03-01T13:38:00Z" w16du:dateUtc="2025-03-01T12:38:00Z">
        <w:r w:rsidRPr="00944672" w:rsidDel="00863FE2">
          <w:rPr>
            <w:rFonts w:ascii="Arial" w:hAnsi="Arial" w:cs="Arial"/>
            <w:sz w:val="24"/>
            <w:szCs w:val="24"/>
          </w:rPr>
          <w:delText>´</w:delText>
        </w:r>
      </w:del>
      <w:r w:rsidRPr="00944672">
        <w:rPr>
          <w:rFonts w:ascii="Arial" w:hAnsi="Arial" w:cs="Arial"/>
          <w:sz w:val="24"/>
          <w:szCs w:val="24"/>
        </w:rPr>
        <w:t xml:space="preserve"> Arbeit und seine Erlebnisse bei der Recherche.</w:t>
      </w:r>
    </w:p>
    <w:p w14:paraId="76AAB2D7" w14:textId="77777777" w:rsidR="00863FE2" w:rsidRDefault="00944672" w:rsidP="00623B68">
      <w:pPr>
        <w:autoSpaceDE w:val="0"/>
        <w:autoSpaceDN w:val="0"/>
        <w:adjustRightInd w:val="0"/>
        <w:spacing w:after="0" w:line="360" w:lineRule="auto"/>
        <w:ind w:firstLine="227"/>
        <w:jc w:val="both"/>
        <w:rPr>
          <w:ins w:id="5206" w:author="Lektorat Bauer" w:date="2025-03-01T13:38:00Z" w16du:dateUtc="2025-03-01T12:38:00Z"/>
          <w:rFonts w:ascii="Arial" w:hAnsi="Arial" w:cs="Arial"/>
          <w:sz w:val="24"/>
          <w:szCs w:val="24"/>
        </w:rPr>
      </w:pPr>
      <w:r w:rsidRPr="00944672">
        <w:rPr>
          <w:rFonts w:ascii="Arial" w:hAnsi="Arial" w:cs="Arial"/>
          <w:sz w:val="24"/>
          <w:szCs w:val="24"/>
        </w:rPr>
        <w:t>„Thomas, es gibt schon länger das Gerücht, dass die NK</w:t>
      </w:r>
      <w:del w:id="5207" w:author="Lektorat Bauer" w:date="2025-03-01T13:38:00Z" w16du:dateUtc="2025-03-01T12:38:00Z">
        <w:r w:rsidRPr="00944672" w:rsidDel="00863FE2">
          <w:rPr>
            <w:rFonts w:ascii="Arial" w:hAnsi="Arial" w:cs="Arial"/>
            <w:sz w:val="24"/>
            <w:szCs w:val="24"/>
          </w:rPr>
          <w:delText>´</w:delText>
        </w:r>
      </w:del>
      <w:r w:rsidRPr="00944672">
        <w:rPr>
          <w:rFonts w:ascii="Arial" w:hAnsi="Arial" w:cs="Arial"/>
          <w:sz w:val="24"/>
          <w:szCs w:val="24"/>
        </w:rPr>
        <w:t>s das Netz verminen</w:t>
      </w:r>
      <w:del w:id="5208" w:author="Lektorat Bauer" w:date="2025-03-01T13:38:00Z" w16du:dateUtc="2025-03-01T12:38:00Z">
        <w:r w:rsidRPr="00944672" w:rsidDel="00863FE2">
          <w:rPr>
            <w:rFonts w:ascii="Arial" w:hAnsi="Arial" w:cs="Arial"/>
            <w:sz w:val="24"/>
            <w:szCs w:val="24"/>
          </w:rPr>
          <w:delText>.</w:delText>
        </w:r>
      </w:del>
      <w:r w:rsidRPr="00944672">
        <w:rPr>
          <w:rFonts w:ascii="Arial" w:hAnsi="Arial" w:cs="Arial"/>
          <w:sz w:val="24"/>
          <w:szCs w:val="24"/>
        </w:rPr>
        <w:t>“</w:t>
      </w:r>
      <w:ins w:id="5209" w:author="Lektorat Bauer" w:date="2025-03-01T13:38:00Z" w16du:dateUtc="2025-03-01T12:38:00Z">
        <w:r w:rsidR="00863FE2">
          <w:rPr>
            <w:rFonts w:ascii="Arial" w:hAnsi="Arial" w:cs="Arial"/>
            <w:sz w:val="24"/>
            <w:szCs w:val="24"/>
          </w:rPr>
          <w:t>,</w:t>
        </w:r>
      </w:ins>
      <w:r w:rsidRPr="00944672">
        <w:rPr>
          <w:rFonts w:ascii="Arial" w:hAnsi="Arial" w:cs="Arial"/>
          <w:sz w:val="24"/>
          <w:szCs w:val="24"/>
        </w:rPr>
        <w:t xml:space="preserve"> </w:t>
      </w:r>
      <w:ins w:id="5210" w:author="Lektorat Bauer" w:date="2025-03-01T13:38:00Z" w16du:dateUtc="2025-03-01T12:38:00Z">
        <w:r w:rsidR="00863FE2">
          <w:rPr>
            <w:rFonts w:ascii="Arial" w:hAnsi="Arial" w:cs="Arial"/>
            <w:sz w:val="24"/>
            <w:szCs w:val="24"/>
          </w:rPr>
          <w:t>s</w:t>
        </w:r>
      </w:ins>
      <w:del w:id="5211" w:author="Lektorat Bauer" w:date="2025-03-01T13:38:00Z" w16du:dateUtc="2025-03-01T12:38:00Z">
        <w:r w:rsidRPr="00944672" w:rsidDel="00863FE2">
          <w:rPr>
            <w:rFonts w:ascii="Arial" w:hAnsi="Arial" w:cs="Arial"/>
            <w:sz w:val="24"/>
            <w:szCs w:val="24"/>
          </w:rPr>
          <w:delText>S</w:delText>
        </w:r>
      </w:del>
      <w:r w:rsidRPr="00944672">
        <w:rPr>
          <w:rFonts w:ascii="Arial" w:hAnsi="Arial" w:cs="Arial"/>
          <w:sz w:val="24"/>
          <w:szCs w:val="24"/>
        </w:rPr>
        <w:t>agte Johann eindringlich, „</w:t>
      </w:r>
      <w:commentRangeStart w:id="5212"/>
      <w:ins w:id="5213" w:author="Lektorat Bauer" w:date="2025-03-01T13:38:00Z" w16du:dateUtc="2025-03-01T12:38:00Z">
        <w:r w:rsidR="00863FE2">
          <w:rPr>
            <w:rFonts w:ascii="Arial" w:hAnsi="Arial" w:cs="Arial"/>
            <w:sz w:val="24"/>
            <w:szCs w:val="24"/>
          </w:rPr>
          <w:t>d</w:t>
        </w:r>
      </w:ins>
      <w:del w:id="5214" w:author="Lektorat Bauer" w:date="2025-03-01T13:38:00Z" w16du:dateUtc="2025-03-01T12:38:00Z">
        <w:r w:rsidRPr="00944672" w:rsidDel="00863FE2">
          <w:rPr>
            <w:rFonts w:ascii="Arial" w:hAnsi="Arial" w:cs="Arial"/>
            <w:sz w:val="24"/>
            <w:szCs w:val="24"/>
          </w:rPr>
          <w:delText>D</w:delText>
        </w:r>
      </w:del>
      <w:r w:rsidRPr="00944672">
        <w:rPr>
          <w:rFonts w:ascii="Arial" w:hAnsi="Arial" w:cs="Arial"/>
          <w:sz w:val="24"/>
          <w:szCs w:val="24"/>
        </w:rPr>
        <w:t xml:space="preserve">ie haben Marker im Netz verteilt, um zu checken, wer was von denen will.“ </w:t>
      </w:r>
    </w:p>
    <w:p w14:paraId="63E79D84" w14:textId="77777777" w:rsidR="00863FE2" w:rsidRDefault="00944672" w:rsidP="00623B68">
      <w:pPr>
        <w:autoSpaceDE w:val="0"/>
        <w:autoSpaceDN w:val="0"/>
        <w:adjustRightInd w:val="0"/>
        <w:spacing w:after="0" w:line="360" w:lineRule="auto"/>
        <w:ind w:firstLine="227"/>
        <w:jc w:val="both"/>
        <w:rPr>
          <w:ins w:id="5215" w:author="Lektorat Bauer" w:date="2025-03-01T13:38:00Z" w16du:dateUtc="2025-03-01T12:38:00Z"/>
          <w:rFonts w:ascii="Arial" w:hAnsi="Arial" w:cs="Arial"/>
          <w:sz w:val="24"/>
          <w:szCs w:val="24"/>
        </w:rPr>
      </w:pPr>
      <w:r w:rsidRPr="00944672">
        <w:rPr>
          <w:rFonts w:ascii="Arial" w:hAnsi="Arial" w:cs="Arial"/>
          <w:sz w:val="24"/>
          <w:szCs w:val="24"/>
        </w:rPr>
        <w:t xml:space="preserve">„Übertreibst Du da nicht ein wenig, Google ist doch auch nicht besser.“ </w:t>
      </w:r>
    </w:p>
    <w:p w14:paraId="5F01075A" w14:textId="77777777" w:rsidR="00863FE2" w:rsidRDefault="00944672" w:rsidP="00623B68">
      <w:pPr>
        <w:autoSpaceDE w:val="0"/>
        <w:autoSpaceDN w:val="0"/>
        <w:adjustRightInd w:val="0"/>
        <w:spacing w:after="0" w:line="360" w:lineRule="auto"/>
        <w:ind w:firstLine="227"/>
        <w:jc w:val="both"/>
        <w:rPr>
          <w:ins w:id="5216" w:author="Lektorat Bauer" w:date="2025-03-01T13:38:00Z" w16du:dateUtc="2025-03-01T12:38:00Z"/>
          <w:rFonts w:ascii="Arial" w:hAnsi="Arial" w:cs="Arial"/>
          <w:sz w:val="24"/>
          <w:szCs w:val="24"/>
        </w:rPr>
      </w:pPr>
      <w:r w:rsidRPr="00944672">
        <w:rPr>
          <w:rFonts w:ascii="Arial" w:hAnsi="Arial" w:cs="Arial"/>
          <w:sz w:val="24"/>
          <w:szCs w:val="24"/>
        </w:rPr>
        <w:t xml:space="preserve">„Nein, Google sammelt alle Spuren, Facebook greift Deine Daten, verarbeitet sie und </w:t>
      </w:r>
      <w:del w:id="5217" w:author="Lektorat Bauer" w:date="2025-03-01T13:38:00Z" w16du:dateUtc="2025-03-01T12:38:00Z">
        <w:r w:rsidRPr="00944672" w:rsidDel="00863FE2">
          <w:rPr>
            <w:rFonts w:ascii="Arial" w:hAnsi="Arial" w:cs="Arial"/>
            <w:sz w:val="24"/>
            <w:szCs w:val="24"/>
          </w:rPr>
          <w:delText>monetaresiert</w:delText>
        </w:r>
      </w:del>
      <w:ins w:id="5218" w:author="Lektorat Bauer" w:date="2025-03-01T13:38:00Z" w16du:dateUtc="2025-03-01T12:38:00Z">
        <w:r w:rsidR="00863FE2" w:rsidRPr="00944672">
          <w:rPr>
            <w:rFonts w:ascii="Arial" w:hAnsi="Arial" w:cs="Arial"/>
            <w:sz w:val="24"/>
            <w:szCs w:val="24"/>
          </w:rPr>
          <w:t>monetarisiert</w:t>
        </w:r>
      </w:ins>
      <w:r w:rsidRPr="00944672">
        <w:rPr>
          <w:rFonts w:ascii="Arial" w:hAnsi="Arial" w:cs="Arial"/>
          <w:sz w:val="24"/>
          <w:szCs w:val="24"/>
        </w:rPr>
        <w:t xml:space="preserve"> sie, aber das</w:t>
      </w:r>
      <w:del w:id="5219" w:author="Lektorat Bauer" w:date="2025-03-01T13:38:00Z" w16du:dateUtc="2025-03-01T12:38:00Z">
        <w:r w:rsidRPr="00944672" w:rsidDel="00863FE2">
          <w:rPr>
            <w:rFonts w:ascii="Arial" w:hAnsi="Arial" w:cs="Arial"/>
            <w:sz w:val="24"/>
            <w:szCs w:val="24"/>
          </w:rPr>
          <w:delText>s</w:delText>
        </w:r>
      </w:del>
      <w:r w:rsidRPr="00944672">
        <w:rPr>
          <w:rFonts w:ascii="Arial" w:hAnsi="Arial" w:cs="Arial"/>
          <w:sz w:val="24"/>
          <w:szCs w:val="24"/>
        </w:rPr>
        <w:t xml:space="preserve"> weiß jeder</w:t>
      </w:r>
      <w:del w:id="5220" w:author="Lektorat Bauer" w:date="2025-03-01T13:38:00Z" w16du:dateUtc="2025-03-01T12:38:00Z">
        <w:r w:rsidRPr="00944672" w:rsidDel="00863FE2">
          <w:rPr>
            <w:rFonts w:ascii="Arial" w:hAnsi="Arial" w:cs="Arial"/>
            <w:sz w:val="24"/>
            <w:szCs w:val="24"/>
          </w:rPr>
          <w:delText>, bzw.</w:delText>
        </w:r>
      </w:del>
      <w:ins w:id="5221" w:author="Lektorat Bauer" w:date="2025-03-01T13:38:00Z" w16du:dateUtc="2025-03-01T12:38:00Z">
        <w:r w:rsidR="00863FE2">
          <w:rPr>
            <w:rFonts w:ascii="Arial" w:hAnsi="Arial" w:cs="Arial"/>
            <w:sz w:val="24"/>
            <w:szCs w:val="24"/>
          </w:rPr>
          <w:t xml:space="preserve"> und</w:t>
        </w:r>
      </w:ins>
      <w:r w:rsidRPr="00944672">
        <w:rPr>
          <w:rFonts w:ascii="Arial" w:hAnsi="Arial" w:cs="Arial"/>
          <w:sz w:val="24"/>
          <w:szCs w:val="24"/>
        </w:rPr>
        <w:t xml:space="preserve"> jeder nimmt das hin. Aber die NK</w:t>
      </w:r>
      <w:del w:id="5222" w:author="Lektorat Bauer" w:date="2025-03-01T13:38:00Z" w16du:dateUtc="2025-03-01T12:38:00Z">
        <w:r w:rsidRPr="00944672" w:rsidDel="00863FE2">
          <w:rPr>
            <w:rFonts w:ascii="Arial" w:hAnsi="Arial" w:cs="Arial"/>
            <w:sz w:val="24"/>
            <w:szCs w:val="24"/>
          </w:rPr>
          <w:delText>´</w:delText>
        </w:r>
      </w:del>
      <w:r w:rsidRPr="00944672">
        <w:rPr>
          <w:rFonts w:ascii="Arial" w:hAnsi="Arial" w:cs="Arial"/>
          <w:sz w:val="24"/>
          <w:szCs w:val="24"/>
        </w:rPr>
        <w:t xml:space="preserve">s sind da anders drauf. Das erinnert eher an die Bandenkriege in Chicago oder New York: Kommst Du in mein Territorium, bist DU in Gefahr.“ </w:t>
      </w:r>
    </w:p>
    <w:p w14:paraId="3F1C8342" w14:textId="630F6F06"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„Ach</w:t>
      </w:r>
      <w:ins w:id="5223" w:author="Lektorat Bauer" w:date="2025-03-01T13:38:00Z" w16du:dateUtc="2025-03-01T12:38:00Z">
        <w:r w:rsidR="00863FE2">
          <w:rPr>
            <w:rFonts w:ascii="Arial" w:hAnsi="Arial" w:cs="Arial"/>
            <w:sz w:val="24"/>
            <w:szCs w:val="24"/>
          </w:rPr>
          <w:t>,</w:t>
        </w:r>
      </w:ins>
      <w:r w:rsidRPr="00944672">
        <w:rPr>
          <w:rFonts w:ascii="Arial" w:hAnsi="Arial" w:cs="Arial"/>
          <w:sz w:val="24"/>
          <w:szCs w:val="24"/>
        </w:rPr>
        <w:t xml:space="preserve"> komm schon. Bei den Banden ging es um Geld und Einfluss. Beides haben die NK</w:t>
      </w:r>
      <w:del w:id="5224" w:author="Lektorat Bauer" w:date="2025-03-01T13:38:00Z" w16du:dateUtc="2025-03-01T12:38:00Z">
        <w:r w:rsidRPr="00944672" w:rsidDel="00863FE2">
          <w:rPr>
            <w:rFonts w:ascii="Arial" w:hAnsi="Arial" w:cs="Arial"/>
            <w:sz w:val="24"/>
            <w:szCs w:val="24"/>
          </w:rPr>
          <w:delText>´</w:delText>
        </w:r>
      </w:del>
      <w:r w:rsidRPr="00944672">
        <w:rPr>
          <w:rFonts w:ascii="Arial" w:hAnsi="Arial" w:cs="Arial"/>
          <w:sz w:val="24"/>
          <w:szCs w:val="24"/>
        </w:rPr>
        <w:t xml:space="preserve">s nicht.“ </w:t>
      </w:r>
    </w:p>
    <w:p w14:paraId="1B6C9777" w14:textId="77777777" w:rsidR="00863FE2" w:rsidRDefault="00944672" w:rsidP="00623B68">
      <w:pPr>
        <w:autoSpaceDE w:val="0"/>
        <w:autoSpaceDN w:val="0"/>
        <w:adjustRightInd w:val="0"/>
        <w:spacing w:after="0" w:line="360" w:lineRule="auto"/>
        <w:jc w:val="both"/>
        <w:rPr>
          <w:ins w:id="5225" w:author="Lektorat Bauer" w:date="2025-03-01T13:39:00Z" w16du:dateUtc="2025-03-01T12:39:00Z"/>
          <w:rFonts w:ascii="Arial" w:hAnsi="Arial" w:cs="Arial"/>
          <w:sz w:val="24"/>
          <w:szCs w:val="24"/>
        </w:rPr>
      </w:pPr>
      <w:r w:rsidRPr="00944672">
        <w:rPr>
          <w:rFonts w:ascii="Arial" w:hAnsi="Arial" w:cs="Arial"/>
          <w:sz w:val="24"/>
          <w:szCs w:val="24"/>
        </w:rPr>
        <w:t>„Thomas</w:t>
      </w:r>
      <w:ins w:id="5226" w:author="Lektorat Bauer" w:date="2025-03-01T13:38:00Z" w16du:dateUtc="2025-03-01T12:38:00Z">
        <w:r w:rsidR="00863FE2">
          <w:rPr>
            <w:rFonts w:ascii="Arial" w:hAnsi="Arial" w:cs="Arial"/>
            <w:sz w:val="24"/>
            <w:szCs w:val="24"/>
          </w:rPr>
          <w:t>,</w:t>
        </w:r>
      </w:ins>
      <w:r w:rsidRPr="00944672">
        <w:rPr>
          <w:rFonts w:ascii="Arial" w:hAnsi="Arial" w:cs="Arial"/>
          <w:sz w:val="24"/>
          <w:szCs w:val="24"/>
        </w:rPr>
        <w:t xml:space="preserve"> ich sage Dir, es sind schon Leute verschwunden, die sich zu intensiv mit den NK</w:t>
      </w:r>
      <w:del w:id="5227" w:author="Lektorat Bauer" w:date="2025-03-01T13:39:00Z" w16du:dateUtc="2025-03-01T12:39:00Z">
        <w:r w:rsidRPr="00944672" w:rsidDel="00863FE2">
          <w:rPr>
            <w:rFonts w:ascii="Arial" w:hAnsi="Arial" w:cs="Arial"/>
            <w:sz w:val="24"/>
            <w:szCs w:val="24"/>
          </w:rPr>
          <w:delText>´</w:delText>
        </w:r>
      </w:del>
      <w:r w:rsidRPr="00944672">
        <w:rPr>
          <w:rFonts w:ascii="Arial" w:hAnsi="Arial" w:cs="Arial"/>
          <w:sz w:val="24"/>
          <w:szCs w:val="24"/>
        </w:rPr>
        <w:t xml:space="preserve">s auseinandergesetzt haben.“ </w:t>
      </w:r>
    </w:p>
    <w:p w14:paraId="03230FE6" w14:textId="77777777" w:rsidR="00863FE2" w:rsidRDefault="00944672" w:rsidP="00623B68">
      <w:pPr>
        <w:autoSpaceDE w:val="0"/>
        <w:autoSpaceDN w:val="0"/>
        <w:adjustRightInd w:val="0"/>
        <w:spacing w:after="0" w:line="360" w:lineRule="auto"/>
        <w:jc w:val="both"/>
        <w:rPr>
          <w:ins w:id="5228" w:author="Lektorat Bauer" w:date="2025-03-01T13:39:00Z" w16du:dateUtc="2025-03-01T12:39:00Z"/>
          <w:rFonts w:ascii="Arial" w:hAnsi="Arial" w:cs="Arial"/>
          <w:sz w:val="24"/>
          <w:szCs w:val="24"/>
        </w:rPr>
      </w:pPr>
      <w:r w:rsidRPr="00944672">
        <w:rPr>
          <w:rFonts w:ascii="Arial" w:hAnsi="Arial" w:cs="Arial"/>
          <w:sz w:val="24"/>
          <w:szCs w:val="24"/>
        </w:rPr>
        <w:t xml:space="preserve">„Johann, Du liest zu viele Verschwörungstheorien. Immer wenn einer etwas nicht erklären kann, </w:t>
      </w:r>
      <w:del w:id="5229" w:author="Lektorat Bauer" w:date="2025-03-01T13:39:00Z" w16du:dateUtc="2025-03-01T12:39:00Z">
        <w:r w:rsidRPr="00944672" w:rsidDel="00863FE2">
          <w:rPr>
            <w:rFonts w:ascii="Arial" w:hAnsi="Arial" w:cs="Arial"/>
            <w:sz w:val="24"/>
            <w:szCs w:val="24"/>
          </w:rPr>
          <w:delText>z.B.</w:delText>
        </w:r>
      </w:del>
      <w:ins w:id="5230" w:author="Lektorat Bauer" w:date="2025-03-01T13:39:00Z" w16du:dateUtc="2025-03-01T12:39:00Z">
        <w:r w:rsidR="00863FE2">
          <w:rPr>
            <w:rFonts w:ascii="Arial" w:hAnsi="Arial" w:cs="Arial"/>
            <w:sz w:val="24"/>
            <w:szCs w:val="24"/>
          </w:rPr>
          <w:t>zum Beispiel:</w:t>
        </w:r>
      </w:ins>
      <w:r w:rsidRPr="00944672">
        <w:rPr>
          <w:rFonts w:ascii="Arial" w:hAnsi="Arial" w:cs="Arial"/>
          <w:sz w:val="24"/>
          <w:szCs w:val="24"/>
        </w:rPr>
        <w:t xml:space="preserve"> warum scheint die Sonne nicht in der Nacht? Dann sind immer die Juden, die Nordkoreaner oder gar die geheime Weltregierung schuld.“ Jetzt lachte sogar Johann</w:t>
      </w:r>
      <w:del w:id="5231" w:author="Lektorat Bauer" w:date="2025-03-01T13:39:00Z" w16du:dateUtc="2025-03-01T12:39:00Z">
        <w:r w:rsidRPr="00944672" w:rsidDel="00863FE2">
          <w:rPr>
            <w:rFonts w:ascii="Arial" w:hAnsi="Arial" w:cs="Arial"/>
            <w:sz w:val="24"/>
            <w:szCs w:val="24"/>
          </w:rPr>
          <w:delText>,</w:delText>
        </w:r>
      </w:del>
      <w:ins w:id="5232" w:author="Lektorat Bauer" w:date="2025-03-01T13:39:00Z" w16du:dateUtc="2025-03-01T12:39:00Z">
        <w:r w:rsidR="00863FE2">
          <w:rPr>
            <w:rFonts w:ascii="Arial" w:hAnsi="Arial" w:cs="Arial"/>
            <w:sz w:val="24"/>
            <w:szCs w:val="24"/>
          </w:rPr>
          <w:t>.</w:t>
        </w:r>
      </w:ins>
      <w:r w:rsidRPr="00944672">
        <w:rPr>
          <w:rFonts w:ascii="Arial" w:hAnsi="Arial" w:cs="Arial"/>
          <w:sz w:val="24"/>
          <w:szCs w:val="24"/>
        </w:rPr>
        <w:t xml:space="preserve"> „Dass das daran liegen könnte, dass die Erde sich dreht, darauf kommt niemand.“ </w:t>
      </w:r>
    </w:p>
    <w:p w14:paraId="2E7060F0" w14:textId="77777777" w:rsidR="00863FE2" w:rsidRDefault="00944672" w:rsidP="00623B68">
      <w:pPr>
        <w:autoSpaceDE w:val="0"/>
        <w:autoSpaceDN w:val="0"/>
        <w:adjustRightInd w:val="0"/>
        <w:spacing w:after="0" w:line="360" w:lineRule="auto"/>
        <w:jc w:val="both"/>
        <w:rPr>
          <w:ins w:id="5233" w:author="Lektorat Bauer" w:date="2025-03-01T13:39:00Z" w16du:dateUtc="2025-03-01T12:39:00Z"/>
          <w:rFonts w:ascii="Arial" w:hAnsi="Arial" w:cs="Arial"/>
          <w:sz w:val="24"/>
          <w:szCs w:val="24"/>
        </w:rPr>
      </w:pPr>
      <w:r w:rsidRPr="00944672">
        <w:rPr>
          <w:rFonts w:ascii="Arial" w:hAnsi="Arial" w:cs="Arial"/>
          <w:sz w:val="24"/>
          <w:szCs w:val="24"/>
        </w:rPr>
        <w:t>„Ist ja logisch. Hast Du schon mal gesehen, da</w:t>
      </w:r>
      <w:ins w:id="5234" w:author="Lektorat Bauer" w:date="2025-03-01T13:39:00Z" w16du:dateUtc="2025-03-01T12:39:00Z">
        <w:r w:rsidR="00863FE2">
          <w:rPr>
            <w:rFonts w:ascii="Arial" w:hAnsi="Arial" w:cs="Arial"/>
            <w:sz w:val="24"/>
            <w:szCs w:val="24"/>
          </w:rPr>
          <w:t>s</w:t>
        </w:r>
      </w:ins>
      <w:r w:rsidRPr="00944672">
        <w:rPr>
          <w:rFonts w:ascii="Arial" w:hAnsi="Arial" w:cs="Arial"/>
          <w:sz w:val="24"/>
          <w:szCs w:val="24"/>
        </w:rPr>
        <w:t xml:space="preserve">s die Welt sich dreht?“ </w:t>
      </w:r>
    </w:p>
    <w:p w14:paraId="43E456C4" w14:textId="01DA4AB3"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 xml:space="preserve">„Nur nach zu viel Alkohol.“ Jetzt lachten beide, aber dann wurde Johann wieder Ernst. </w:t>
      </w:r>
    </w:p>
    <w:p w14:paraId="098AB21B" w14:textId="77777777" w:rsidR="00863FE2" w:rsidRDefault="00944672" w:rsidP="00623B68">
      <w:pPr>
        <w:autoSpaceDE w:val="0"/>
        <w:autoSpaceDN w:val="0"/>
        <w:adjustRightInd w:val="0"/>
        <w:spacing w:after="0" w:line="360" w:lineRule="auto"/>
        <w:ind w:firstLine="227"/>
        <w:jc w:val="both"/>
        <w:rPr>
          <w:ins w:id="5235" w:author="Lektorat Bauer" w:date="2025-03-01T13:39:00Z" w16du:dateUtc="2025-03-01T12:39:00Z"/>
          <w:rFonts w:ascii="Arial" w:hAnsi="Arial" w:cs="Arial"/>
          <w:sz w:val="24"/>
          <w:szCs w:val="24"/>
        </w:rPr>
      </w:pPr>
      <w:r w:rsidRPr="00944672">
        <w:rPr>
          <w:rFonts w:ascii="Arial" w:hAnsi="Arial" w:cs="Arial"/>
          <w:sz w:val="24"/>
          <w:szCs w:val="24"/>
        </w:rPr>
        <w:t>„Du kennst doch das Spiel ‚Minesweeper‘, oder? Ich habe hier ein kleines Tool für Dich.“</w:t>
      </w:r>
    </w:p>
    <w:p w14:paraId="11A6427E" w14:textId="77777777" w:rsidR="00863FE2" w:rsidRDefault="00944672" w:rsidP="00623B68">
      <w:pPr>
        <w:autoSpaceDE w:val="0"/>
        <w:autoSpaceDN w:val="0"/>
        <w:adjustRightInd w:val="0"/>
        <w:spacing w:after="0" w:line="360" w:lineRule="auto"/>
        <w:ind w:firstLine="227"/>
        <w:jc w:val="both"/>
        <w:rPr>
          <w:ins w:id="5236" w:author="Lektorat Bauer" w:date="2025-03-01T13:40:00Z" w16du:dateUtc="2025-03-01T12:40:00Z"/>
          <w:rFonts w:ascii="Arial" w:hAnsi="Arial" w:cs="Arial"/>
          <w:sz w:val="24"/>
          <w:szCs w:val="24"/>
        </w:rPr>
      </w:pPr>
      <w:del w:id="5237" w:author="Lektorat Bauer" w:date="2025-03-01T13:39:00Z" w16du:dateUtc="2025-03-01T12:39:00Z">
        <w:r w:rsidRPr="00944672" w:rsidDel="00863FE2">
          <w:rPr>
            <w:rFonts w:ascii="Arial" w:hAnsi="Arial" w:cs="Arial"/>
            <w:sz w:val="24"/>
            <w:szCs w:val="24"/>
          </w:rPr>
          <w:lastRenderedPageBreak/>
          <w:delText xml:space="preserve"> </w:delText>
        </w:r>
      </w:del>
      <w:r w:rsidRPr="00944672">
        <w:rPr>
          <w:rFonts w:ascii="Arial" w:hAnsi="Arial" w:cs="Arial"/>
          <w:sz w:val="24"/>
          <w:szCs w:val="24"/>
        </w:rPr>
        <w:t>„Damit ich schneller beim Minenräumen bin?“ Das war eher scherzhaft von Thomas gemeint, aber Johann antwortete ganz ernst</w:t>
      </w:r>
      <w:del w:id="5238" w:author="Lektorat Bauer" w:date="2025-03-01T13:40:00Z" w16du:dateUtc="2025-03-01T12:40:00Z">
        <w:r w:rsidRPr="00944672" w:rsidDel="00863FE2">
          <w:rPr>
            <w:rFonts w:ascii="Arial" w:hAnsi="Arial" w:cs="Arial"/>
            <w:sz w:val="24"/>
            <w:szCs w:val="24"/>
          </w:rPr>
          <w:delText>,</w:delText>
        </w:r>
      </w:del>
      <w:ins w:id="5239" w:author="Lektorat Bauer" w:date="2025-03-01T13:40:00Z" w16du:dateUtc="2025-03-01T12:40:00Z">
        <w:r w:rsidR="00863FE2">
          <w:rPr>
            <w:rFonts w:ascii="Arial" w:hAnsi="Arial" w:cs="Arial"/>
            <w:sz w:val="24"/>
            <w:szCs w:val="24"/>
          </w:rPr>
          <w:t>:</w:t>
        </w:r>
      </w:ins>
      <w:r w:rsidRPr="00944672">
        <w:rPr>
          <w:rFonts w:ascii="Arial" w:hAnsi="Arial" w:cs="Arial"/>
          <w:sz w:val="24"/>
          <w:szCs w:val="24"/>
        </w:rPr>
        <w:t xml:space="preserve"> </w:t>
      </w:r>
      <w:commentRangeEnd w:id="5212"/>
      <w:r w:rsidR="00863FE2">
        <w:rPr>
          <w:rStyle w:val="Kommentarzeichen"/>
        </w:rPr>
        <w:commentReference w:id="5212"/>
      </w:r>
      <w:r w:rsidRPr="00944672">
        <w:rPr>
          <w:rFonts w:ascii="Arial" w:hAnsi="Arial" w:cs="Arial"/>
          <w:sz w:val="24"/>
          <w:szCs w:val="24"/>
        </w:rPr>
        <w:t xml:space="preserve">„So in etwa.“ </w:t>
      </w:r>
      <w:commentRangeStart w:id="5240"/>
      <w:r w:rsidRPr="00944672">
        <w:rPr>
          <w:rFonts w:ascii="Arial" w:hAnsi="Arial" w:cs="Arial"/>
          <w:sz w:val="24"/>
          <w:szCs w:val="24"/>
        </w:rPr>
        <w:t>Erstaunt sah Thomas hoch</w:t>
      </w:r>
      <w:commentRangeEnd w:id="5240"/>
      <w:r w:rsidR="00863FE2">
        <w:rPr>
          <w:rStyle w:val="Kommentarzeichen"/>
        </w:rPr>
        <w:commentReference w:id="5240"/>
      </w:r>
      <w:r w:rsidRPr="00944672">
        <w:rPr>
          <w:rFonts w:ascii="Arial" w:hAnsi="Arial" w:cs="Arial"/>
          <w:sz w:val="24"/>
          <w:szCs w:val="24"/>
        </w:rPr>
        <w:t xml:space="preserve">, „Wenn Dich einer trackt, kannst Du seine Marker damit löschen. Aber ich muss Dich warnen. Wenn Du Dich mit Profis anlegst, kann es sein, dass die Dich richtig aufs Korn nehmen.“ </w:t>
      </w:r>
    </w:p>
    <w:p w14:paraId="29E1643D" w14:textId="3F3E87BE"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„Ich bin zwar kritisch, aber das glaube ich dann doch nicht</w:t>
      </w:r>
      <w:del w:id="5241" w:author="Lektorat Bauer" w:date="2025-03-01T13:40:00Z" w16du:dateUtc="2025-03-01T12:40:00Z">
        <w:r w:rsidRPr="00944672" w:rsidDel="00863FE2">
          <w:rPr>
            <w:rFonts w:ascii="Arial" w:hAnsi="Arial" w:cs="Arial"/>
            <w:sz w:val="24"/>
            <w:szCs w:val="24"/>
          </w:rPr>
          <w:delText>.</w:delText>
        </w:r>
      </w:del>
      <w:r w:rsidRPr="00944672">
        <w:rPr>
          <w:rFonts w:ascii="Arial" w:hAnsi="Arial" w:cs="Arial"/>
          <w:sz w:val="24"/>
          <w:szCs w:val="24"/>
        </w:rPr>
        <w:t>“</w:t>
      </w:r>
      <w:ins w:id="5242" w:author="Lektorat Bauer" w:date="2025-03-01T13:40:00Z" w16du:dateUtc="2025-03-01T12:40:00Z">
        <w:r w:rsidR="00863FE2">
          <w:rPr>
            <w:rFonts w:ascii="Arial" w:hAnsi="Arial" w:cs="Arial"/>
            <w:sz w:val="24"/>
            <w:szCs w:val="24"/>
          </w:rPr>
          <w:t>,</w:t>
        </w:r>
      </w:ins>
      <w:r w:rsidRPr="00944672">
        <w:rPr>
          <w:rFonts w:ascii="Arial" w:hAnsi="Arial" w:cs="Arial"/>
          <w:sz w:val="24"/>
          <w:szCs w:val="24"/>
        </w:rPr>
        <w:t xml:space="preserve"> </w:t>
      </w:r>
      <w:ins w:id="5243" w:author="Lektorat Bauer" w:date="2025-03-01T13:40:00Z" w16du:dateUtc="2025-03-01T12:40:00Z">
        <w:r w:rsidR="00863FE2">
          <w:rPr>
            <w:rFonts w:ascii="Arial" w:hAnsi="Arial" w:cs="Arial"/>
            <w:sz w:val="24"/>
            <w:szCs w:val="24"/>
          </w:rPr>
          <w:t>s</w:t>
        </w:r>
      </w:ins>
      <w:del w:id="5244" w:author="Lektorat Bauer" w:date="2025-03-01T13:40:00Z" w16du:dateUtc="2025-03-01T12:40:00Z">
        <w:r w:rsidRPr="00944672" w:rsidDel="00863FE2">
          <w:rPr>
            <w:rFonts w:ascii="Arial" w:hAnsi="Arial" w:cs="Arial"/>
            <w:sz w:val="24"/>
            <w:szCs w:val="24"/>
          </w:rPr>
          <w:delText>S</w:delText>
        </w:r>
      </w:del>
      <w:r w:rsidRPr="00944672">
        <w:rPr>
          <w:rFonts w:ascii="Arial" w:hAnsi="Arial" w:cs="Arial"/>
          <w:sz w:val="24"/>
          <w:szCs w:val="24"/>
        </w:rPr>
        <w:t>agte Thomas, trotzdem blieb ihm auf dem Rückweg nach Assen dieses Gespräch im Kopf.</w:t>
      </w:r>
    </w:p>
    <w:p w14:paraId="46CF3321"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15E950F5"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32D383EC"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7778C20F" w14:textId="0552DEEA" w:rsidR="00944672" w:rsidRPr="00944672" w:rsidRDefault="00944672" w:rsidP="00623B68">
      <w:pPr>
        <w:autoSpaceDE w:val="0"/>
        <w:autoSpaceDN w:val="0"/>
        <w:adjustRightInd w:val="0"/>
        <w:spacing w:after="0" w:line="360" w:lineRule="auto"/>
        <w:jc w:val="both"/>
        <w:rPr>
          <w:rFonts w:ascii="Arial" w:hAnsi="Arial" w:cs="Arial"/>
          <w:sz w:val="24"/>
          <w:szCs w:val="24"/>
        </w:rPr>
      </w:pPr>
      <w:del w:id="5245" w:author="Lektorat Bauer" w:date="2025-03-01T13:40:00Z" w16du:dateUtc="2025-03-01T12:40:00Z">
        <w:r w:rsidRPr="00944672" w:rsidDel="00863FE2">
          <w:rPr>
            <w:rFonts w:ascii="Arial" w:hAnsi="Arial" w:cs="Arial"/>
            <w:sz w:val="24"/>
            <w:szCs w:val="24"/>
          </w:rPr>
          <w:delText>Email</w:delText>
        </w:r>
      </w:del>
      <w:ins w:id="5246" w:author="Lektorat Bauer" w:date="2025-03-01T13:40:00Z" w16du:dateUtc="2025-03-01T12:40:00Z">
        <w:r w:rsidR="00863FE2" w:rsidRPr="00944672">
          <w:rPr>
            <w:rFonts w:ascii="Arial" w:hAnsi="Arial" w:cs="Arial"/>
            <w:sz w:val="24"/>
            <w:szCs w:val="24"/>
          </w:rPr>
          <w:t>E-Mail</w:t>
        </w:r>
      </w:ins>
      <w:r w:rsidRPr="00944672">
        <w:rPr>
          <w:rFonts w:ascii="Arial" w:hAnsi="Arial" w:cs="Arial"/>
          <w:sz w:val="24"/>
          <w:szCs w:val="24"/>
        </w:rPr>
        <w:t xml:space="preserve"> an Duke Cloud</w:t>
      </w:r>
      <w:ins w:id="5247" w:author="Lektorat Bauer" w:date="2025-03-01T13:40:00Z" w16du:dateUtc="2025-03-01T12:40:00Z">
        <w:r w:rsidR="00863FE2">
          <w:rPr>
            <w:rFonts w:ascii="Arial" w:hAnsi="Arial" w:cs="Arial"/>
            <w:sz w:val="24"/>
            <w:szCs w:val="24"/>
          </w:rPr>
          <w:t>:</w:t>
        </w:r>
      </w:ins>
      <w:del w:id="5248" w:author="Lektorat Bauer" w:date="2025-03-01T13:40:00Z" w16du:dateUtc="2025-03-01T12:40:00Z">
        <w:r w:rsidRPr="00944672" w:rsidDel="00863FE2">
          <w:rPr>
            <w:rFonts w:ascii="Arial" w:hAnsi="Arial" w:cs="Arial"/>
            <w:sz w:val="24"/>
            <w:szCs w:val="24"/>
          </w:rPr>
          <w:delText>.</w:delText>
        </w:r>
      </w:del>
      <w:r w:rsidRPr="00944672">
        <w:rPr>
          <w:rFonts w:ascii="Arial" w:hAnsi="Arial" w:cs="Arial"/>
          <w:sz w:val="24"/>
          <w:szCs w:val="24"/>
        </w:rPr>
        <w:t xml:space="preserve"> „Nehme Deine Warnung ernst. Betrifft Testament: Ich gebe den zweiten Schlüssel weiter. Der Kontakt wird Dich überraschen und Du wirst es nicht glauben. Lasse Dir den Keller erklären! Schlüssel: Ich#2 Na Me 6x10“.</w:t>
      </w:r>
    </w:p>
    <w:p w14:paraId="6EB9A4AB"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62EF31A0"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T   h   o  m  a  s  #  A  n   I   q  U  e</w:t>
      </w:r>
    </w:p>
    <w:p w14:paraId="0D4FAA8F"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444EE4D9"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54 68 6F 6D 61 73 23 41 6E 49 71 55 65</w:t>
      </w:r>
    </w:p>
    <w:p w14:paraId="21AE3BD1"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34397261"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1AE5C896"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0D898D0F" w14:textId="77777777" w:rsidR="00863FE2" w:rsidRDefault="00944672" w:rsidP="00623B68">
      <w:pPr>
        <w:autoSpaceDE w:val="0"/>
        <w:autoSpaceDN w:val="0"/>
        <w:adjustRightInd w:val="0"/>
        <w:spacing w:after="0" w:line="360" w:lineRule="auto"/>
        <w:jc w:val="both"/>
        <w:rPr>
          <w:ins w:id="5249" w:author="Lektorat Bauer" w:date="2025-03-01T13:41:00Z" w16du:dateUtc="2025-03-01T12:41:00Z"/>
          <w:rFonts w:ascii="Arial" w:hAnsi="Arial" w:cs="Arial"/>
          <w:sz w:val="24"/>
          <w:szCs w:val="24"/>
        </w:rPr>
      </w:pPr>
      <w:r w:rsidRPr="00944672">
        <w:rPr>
          <w:rFonts w:ascii="Arial" w:hAnsi="Arial" w:cs="Arial"/>
          <w:sz w:val="24"/>
          <w:szCs w:val="24"/>
        </w:rPr>
        <w:t>Bei ihrem nächsten Treffen am 11. April 2014, im Anschluss an das Meeting in Den Haag, übergab Thomas Anique eine kleine Box mit einem USB</w:t>
      </w:r>
      <w:del w:id="5250" w:author="Lektorat Bauer" w:date="2025-03-01T13:41:00Z" w16du:dateUtc="2025-03-01T12:41:00Z">
        <w:r w:rsidRPr="00944672" w:rsidDel="00863FE2">
          <w:rPr>
            <w:rFonts w:ascii="Arial" w:hAnsi="Arial" w:cs="Arial"/>
            <w:sz w:val="24"/>
            <w:szCs w:val="24"/>
          </w:rPr>
          <w:delText xml:space="preserve"> </w:delText>
        </w:r>
      </w:del>
      <w:ins w:id="5251" w:author="Lektorat Bauer" w:date="2025-03-01T13:41:00Z" w16du:dateUtc="2025-03-01T12:41:00Z">
        <w:r w:rsidR="00863FE2">
          <w:rPr>
            <w:rFonts w:ascii="Arial" w:hAnsi="Arial" w:cs="Arial"/>
            <w:sz w:val="24"/>
            <w:szCs w:val="24"/>
          </w:rPr>
          <w:t>-</w:t>
        </w:r>
      </w:ins>
      <w:r w:rsidRPr="00944672">
        <w:rPr>
          <w:rFonts w:ascii="Arial" w:hAnsi="Arial" w:cs="Arial"/>
          <w:sz w:val="24"/>
          <w:szCs w:val="24"/>
        </w:rPr>
        <w:t>Stick</w:t>
      </w:r>
      <w:commentRangeStart w:id="5252"/>
      <w:r w:rsidRPr="00944672">
        <w:rPr>
          <w:rFonts w:ascii="Arial" w:hAnsi="Arial" w:cs="Arial"/>
          <w:sz w:val="24"/>
          <w:szCs w:val="24"/>
        </w:rPr>
        <w:t>. „Anique, ich habe sehr viel Vertrauen in Dich.“ Anique sah ihn an und war verwirrt</w:t>
      </w:r>
      <w:del w:id="5253" w:author="Lektorat Bauer" w:date="2025-03-01T13:41:00Z" w16du:dateUtc="2025-03-01T12:41:00Z">
        <w:r w:rsidRPr="00944672" w:rsidDel="00863FE2">
          <w:rPr>
            <w:rFonts w:ascii="Arial" w:hAnsi="Arial" w:cs="Arial"/>
            <w:sz w:val="24"/>
            <w:szCs w:val="24"/>
          </w:rPr>
          <w:delText>,</w:delText>
        </w:r>
      </w:del>
      <w:ins w:id="5254" w:author="Lektorat Bauer" w:date="2025-03-01T13:41:00Z" w16du:dateUtc="2025-03-01T12:41:00Z">
        <w:r w:rsidR="00863FE2">
          <w:rPr>
            <w:rFonts w:ascii="Arial" w:hAnsi="Arial" w:cs="Arial"/>
            <w:sz w:val="24"/>
            <w:szCs w:val="24"/>
          </w:rPr>
          <w:t>.</w:t>
        </w:r>
      </w:ins>
      <w:r w:rsidRPr="00944672">
        <w:rPr>
          <w:rFonts w:ascii="Arial" w:hAnsi="Arial" w:cs="Arial"/>
          <w:sz w:val="24"/>
          <w:szCs w:val="24"/>
        </w:rPr>
        <w:t xml:space="preserve"> „Soll das ein Antrag werden?“</w:t>
      </w:r>
    </w:p>
    <w:p w14:paraId="7C4CD1B2" w14:textId="759D06D5" w:rsidR="00944672" w:rsidRPr="00944672" w:rsidRDefault="00944672" w:rsidP="00623B68">
      <w:pPr>
        <w:autoSpaceDE w:val="0"/>
        <w:autoSpaceDN w:val="0"/>
        <w:adjustRightInd w:val="0"/>
        <w:spacing w:after="0" w:line="360" w:lineRule="auto"/>
        <w:jc w:val="both"/>
        <w:rPr>
          <w:rFonts w:ascii="Arial" w:hAnsi="Arial" w:cs="Arial"/>
          <w:sz w:val="24"/>
          <w:szCs w:val="24"/>
        </w:rPr>
      </w:pPr>
      <w:del w:id="5255" w:author="Lektorat Bauer" w:date="2025-03-01T13:41:00Z" w16du:dateUtc="2025-03-01T12:41:00Z">
        <w:r w:rsidRPr="00944672" w:rsidDel="00863FE2">
          <w:rPr>
            <w:rFonts w:ascii="Arial" w:hAnsi="Arial" w:cs="Arial"/>
            <w:sz w:val="24"/>
            <w:szCs w:val="24"/>
          </w:rPr>
          <w:delText xml:space="preserve"> Fragte Sie Thomas </w:delText>
        </w:r>
      </w:del>
      <w:r w:rsidRPr="00944672">
        <w:rPr>
          <w:rFonts w:ascii="Arial" w:hAnsi="Arial" w:cs="Arial"/>
          <w:sz w:val="24"/>
          <w:szCs w:val="24"/>
        </w:rPr>
        <w:t>„Anique, bitte höre mir zu. Dieser Stick ist mein Testament. Genau</w:t>
      </w:r>
      <w:ins w:id="5256" w:author="Lektorat Bauer" w:date="2025-03-01T13:41:00Z" w16du:dateUtc="2025-03-01T12:41:00Z">
        <w:r w:rsidR="00863FE2">
          <w:rPr>
            <w:rFonts w:ascii="Arial" w:hAnsi="Arial" w:cs="Arial"/>
            <w:sz w:val="24"/>
            <w:szCs w:val="24"/>
          </w:rPr>
          <w:t>er</w:t>
        </w:r>
      </w:ins>
      <w:r w:rsidRPr="00944672">
        <w:rPr>
          <w:rFonts w:ascii="Arial" w:hAnsi="Arial" w:cs="Arial"/>
          <w:sz w:val="24"/>
          <w:szCs w:val="24"/>
        </w:rPr>
        <w:t xml:space="preserve"> gesagt 50</w:t>
      </w:r>
      <w:ins w:id="5257" w:author="Lektorat Bauer" w:date="2025-03-01T13:41:00Z" w16du:dateUtc="2025-03-01T12:41:00Z">
        <w:r w:rsidR="00863FE2">
          <w:rPr>
            <w:rFonts w:ascii="Arial" w:hAnsi="Arial" w:cs="Arial"/>
            <w:sz w:val="24"/>
            <w:szCs w:val="24"/>
          </w:rPr>
          <w:t> </w:t>
        </w:r>
      </w:ins>
      <w:del w:id="5258" w:author="Lektorat Bauer" w:date="2025-03-01T13:41:00Z" w16du:dateUtc="2025-03-01T12:41:00Z">
        <w:r w:rsidRPr="00944672" w:rsidDel="00863FE2">
          <w:rPr>
            <w:rFonts w:ascii="Arial" w:hAnsi="Arial" w:cs="Arial"/>
            <w:sz w:val="24"/>
            <w:szCs w:val="24"/>
          </w:rPr>
          <w:delText>%</w:delText>
        </w:r>
      </w:del>
      <w:ins w:id="5259" w:author="Lektorat Bauer" w:date="2025-03-01T13:41:00Z" w16du:dateUtc="2025-03-01T12:41:00Z">
        <w:r w:rsidR="00863FE2">
          <w:rPr>
            <w:rFonts w:ascii="Arial" w:hAnsi="Arial" w:cs="Arial"/>
            <w:sz w:val="24"/>
            <w:szCs w:val="24"/>
          </w:rPr>
          <w:t>Prozent</w:t>
        </w:r>
      </w:ins>
      <w:r w:rsidRPr="00944672">
        <w:rPr>
          <w:rFonts w:ascii="Arial" w:hAnsi="Arial" w:cs="Arial"/>
          <w:sz w:val="24"/>
          <w:szCs w:val="24"/>
        </w:rPr>
        <w:t xml:space="preserve"> meines Testaments.“ </w:t>
      </w:r>
    </w:p>
    <w:p w14:paraId="279F5D95" w14:textId="77777777" w:rsidR="00863FE2" w:rsidRDefault="00944672" w:rsidP="00623B68">
      <w:pPr>
        <w:autoSpaceDE w:val="0"/>
        <w:autoSpaceDN w:val="0"/>
        <w:adjustRightInd w:val="0"/>
        <w:spacing w:after="0" w:line="360" w:lineRule="auto"/>
        <w:ind w:firstLine="227"/>
        <w:jc w:val="both"/>
        <w:rPr>
          <w:ins w:id="5260" w:author="Lektorat Bauer" w:date="2025-03-01T13:42:00Z" w16du:dateUtc="2025-03-01T12:42:00Z"/>
          <w:rFonts w:ascii="Arial" w:hAnsi="Arial" w:cs="Arial"/>
          <w:sz w:val="24"/>
          <w:szCs w:val="24"/>
        </w:rPr>
      </w:pPr>
      <w:r w:rsidRPr="00944672">
        <w:rPr>
          <w:rFonts w:ascii="Arial" w:hAnsi="Arial" w:cs="Arial"/>
          <w:sz w:val="24"/>
          <w:szCs w:val="24"/>
        </w:rPr>
        <w:t xml:space="preserve">„Thomas, was erzählst Du da?“ </w:t>
      </w:r>
    </w:p>
    <w:p w14:paraId="7B5936B8" w14:textId="77777777" w:rsidR="00863FE2" w:rsidRDefault="00944672" w:rsidP="00623B68">
      <w:pPr>
        <w:autoSpaceDE w:val="0"/>
        <w:autoSpaceDN w:val="0"/>
        <w:adjustRightInd w:val="0"/>
        <w:spacing w:after="0" w:line="360" w:lineRule="auto"/>
        <w:ind w:firstLine="227"/>
        <w:jc w:val="both"/>
        <w:rPr>
          <w:ins w:id="5261" w:author="Lektorat Bauer" w:date="2025-03-01T13:42:00Z" w16du:dateUtc="2025-03-01T12:42:00Z"/>
          <w:rFonts w:ascii="Arial" w:hAnsi="Arial" w:cs="Arial"/>
          <w:sz w:val="24"/>
          <w:szCs w:val="24"/>
        </w:rPr>
      </w:pPr>
      <w:r w:rsidRPr="00944672">
        <w:rPr>
          <w:rFonts w:ascii="Arial" w:hAnsi="Arial" w:cs="Arial"/>
          <w:sz w:val="24"/>
          <w:szCs w:val="24"/>
        </w:rPr>
        <w:t>„Das ist eine Vorsichtsmaßnahme. Wenn mir etwas passiert, dann machst Du Folgendes: Der Stick enthält eine E-Mail-Adresse. Du schickst eine Mail an diese Adresse, aber, und das</w:t>
      </w:r>
      <w:del w:id="5262" w:author="Lektorat Bauer" w:date="2025-03-01T13:42:00Z" w16du:dateUtc="2025-03-01T12:42:00Z">
        <w:r w:rsidRPr="00944672" w:rsidDel="00863FE2">
          <w:rPr>
            <w:rFonts w:ascii="Arial" w:hAnsi="Arial" w:cs="Arial"/>
            <w:sz w:val="24"/>
            <w:szCs w:val="24"/>
          </w:rPr>
          <w:delText>s</w:delText>
        </w:r>
      </w:del>
      <w:r w:rsidRPr="00944672">
        <w:rPr>
          <w:rFonts w:ascii="Arial" w:hAnsi="Arial" w:cs="Arial"/>
          <w:sz w:val="24"/>
          <w:szCs w:val="24"/>
        </w:rPr>
        <w:t xml:space="preserve"> ist wichtig! </w:t>
      </w:r>
      <w:del w:id="5263" w:author="Lektorat Bauer" w:date="2025-03-01T13:42:00Z" w16du:dateUtc="2025-03-01T12:42:00Z">
        <w:r w:rsidRPr="00944672" w:rsidDel="00863FE2">
          <w:rPr>
            <w:rFonts w:ascii="Arial" w:hAnsi="Arial" w:cs="Arial"/>
            <w:sz w:val="24"/>
            <w:szCs w:val="24"/>
          </w:rPr>
          <w:delText>Zum einen, von</w:delText>
        </w:r>
      </w:del>
      <w:ins w:id="5264" w:author="Lektorat Bauer" w:date="2025-03-01T13:42:00Z" w16du:dateUtc="2025-03-01T12:42:00Z">
        <w:r w:rsidR="00863FE2">
          <w:rPr>
            <w:rFonts w:ascii="Arial" w:hAnsi="Arial" w:cs="Arial"/>
            <w:sz w:val="24"/>
            <w:szCs w:val="24"/>
          </w:rPr>
          <w:t>Von</w:t>
        </w:r>
      </w:ins>
      <w:r w:rsidRPr="00944672">
        <w:rPr>
          <w:rFonts w:ascii="Arial" w:hAnsi="Arial" w:cs="Arial"/>
          <w:sz w:val="24"/>
          <w:szCs w:val="24"/>
        </w:rPr>
        <w:t xml:space="preserve"> Deinem privaten Rechner und </w:t>
      </w:r>
      <w:del w:id="5265" w:author="Lektorat Bauer" w:date="2025-03-01T13:42:00Z" w16du:dateUtc="2025-03-01T12:42:00Z">
        <w:r w:rsidRPr="00944672" w:rsidDel="00863FE2">
          <w:rPr>
            <w:rFonts w:ascii="Arial" w:hAnsi="Arial" w:cs="Arial"/>
            <w:sz w:val="24"/>
            <w:szCs w:val="24"/>
          </w:rPr>
          <w:delText xml:space="preserve">zum Anderen </w:delText>
        </w:r>
      </w:del>
      <w:r w:rsidRPr="00944672">
        <w:rPr>
          <w:rFonts w:ascii="Arial" w:hAnsi="Arial" w:cs="Arial"/>
          <w:sz w:val="24"/>
          <w:szCs w:val="24"/>
        </w:rPr>
        <w:t>mit Deiner Job-Beschreibung, Position und dem Hinweis, warum Du schreibst. Dann wartest Du. Das wird lange dauern, Tage, Wochen! Nicht wundern.“</w:t>
      </w:r>
    </w:p>
    <w:p w14:paraId="4992BE71" w14:textId="77777777" w:rsidR="00863FE2" w:rsidRDefault="00944672" w:rsidP="00623B68">
      <w:pPr>
        <w:autoSpaceDE w:val="0"/>
        <w:autoSpaceDN w:val="0"/>
        <w:adjustRightInd w:val="0"/>
        <w:spacing w:after="0" w:line="360" w:lineRule="auto"/>
        <w:ind w:firstLine="227"/>
        <w:jc w:val="both"/>
        <w:rPr>
          <w:ins w:id="5266" w:author="Lektorat Bauer" w:date="2025-03-01T13:42:00Z" w16du:dateUtc="2025-03-01T12:42:00Z"/>
          <w:rFonts w:ascii="Arial" w:hAnsi="Arial" w:cs="Arial"/>
          <w:sz w:val="24"/>
          <w:szCs w:val="24"/>
        </w:rPr>
      </w:pPr>
      <w:del w:id="5267" w:author="Lektorat Bauer" w:date="2025-03-01T13:42:00Z" w16du:dateUtc="2025-03-01T12:42:00Z">
        <w:r w:rsidRPr="00944672" w:rsidDel="00863FE2">
          <w:rPr>
            <w:rFonts w:ascii="Arial" w:hAnsi="Arial" w:cs="Arial"/>
            <w:sz w:val="24"/>
            <w:szCs w:val="24"/>
          </w:rPr>
          <w:delText xml:space="preserve"> </w:delText>
        </w:r>
      </w:del>
      <w:r w:rsidRPr="00944672">
        <w:rPr>
          <w:rFonts w:ascii="Arial" w:hAnsi="Arial" w:cs="Arial"/>
          <w:sz w:val="24"/>
          <w:szCs w:val="24"/>
        </w:rPr>
        <w:t xml:space="preserve">„Thomas, Du machst mir Angst, wovon redest Du?“ </w:t>
      </w:r>
    </w:p>
    <w:p w14:paraId="2A158424" w14:textId="3661309D"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„Die Box ist abgeschirmt, damit der Stick nicht beschädigt wird. Bitte verstecke den Stick und öffne die Box nur, wenn es notwendig ist.“</w:t>
      </w:r>
      <w:commentRangeEnd w:id="5252"/>
      <w:r w:rsidR="00863FE2">
        <w:rPr>
          <w:rStyle w:val="Kommentarzeichen"/>
        </w:rPr>
        <w:commentReference w:id="5252"/>
      </w:r>
    </w:p>
    <w:p w14:paraId="167B10E7"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Thomas hatte so eindringlich gesprochen, dass Anique einen Kloß im Hals hatte. Ihr war klar geworden, was Thomas ihr damit eben gegeben hatte, und vor allem, warum. </w:t>
      </w:r>
    </w:p>
    <w:p w14:paraId="0A442DC3"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An diesem Wochenende verbrachten Sie keine Zeit zusammen. Beide hatte das Gefühl, dass eben eine ganz tiefe Verbindung entstanden war, aber dass Abstand jetzt wichtiger war als Nähe.</w:t>
      </w:r>
    </w:p>
    <w:p w14:paraId="749C3C06"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28B79623"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26077C2E"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0833C4C9"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p>
    <w:p w14:paraId="4510FEDA"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commentRangeStart w:id="5268"/>
      <w:commentRangeEnd w:id="5268"/>
      <w:r w:rsidRPr="00944672">
        <w:rPr>
          <w:rFonts w:ascii="Arial" w:hAnsi="Arial" w:cs="Arial"/>
          <w:b/>
          <w:bCs/>
          <w:sz w:val="24"/>
          <w:szCs w:val="24"/>
        </w:rPr>
        <w:commentReference w:id="5268"/>
      </w:r>
      <w:r w:rsidRPr="00944672">
        <w:rPr>
          <w:rFonts w:ascii="Arial" w:hAnsi="Arial" w:cs="Arial"/>
          <w:b/>
          <w:bCs/>
          <w:sz w:val="24"/>
          <w:szCs w:val="24"/>
        </w:rPr>
        <w:t>&gt;&gt;&gt; Assen / Hamburg, April 2014 &lt;&lt;&lt;</w:t>
      </w:r>
    </w:p>
    <w:p w14:paraId="380DD500"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Das Treffen gestern mit Anique hatte Thomas mitgenommen. Tatsächlich</w:t>
      </w:r>
      <w:del w:id="5269" w:author="Lektorat Bauer" w:date="2025-03-01T13:43:00Z" w16du:dateUtc="2025-03-01T12:43:00Z">
        <w:r w:rsidRPr="00944672" w:rsidDel="00863FE2">
          <w:rPr>
            <w:rFonts w:ascii="Arial" w:hAnsi="Arial" w:cs="Arial"/>
            <w:sz w:val="24"/>
            <w:szCs w:val="24"/>
          </w:rPr>
          <w:delText>,</w:delText>
        </w:r>
      </w:del>
      <w:r w:rsidRPr="00944672">
        <w:rPr>
          <w:rFonts w:ascii="Arial" w:hAnsi="Arial" w:cs="Arial"/>
          <w:sz w:val="24"/>
          <w:szCs w:val="24"/>
        </w:rPr>
        <w:t xml:space="preserve"> war es, als hätte sich ein Stein von seiner Schulter gelöst. Er fühlte sich zwar erschöpft, aber glücklich.</w:t>
      </w:r>
    </w:p>
    <w:p w14:paraId="05B138BF" w14:textId="5BC1519F"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Es war ihm schleierhaft, wie man so kaputt und gleichzeitig so aufgeputscht zur gleichen Zeit sein konnte. Er </w:t>
      </w:r>
      <w:del w:id="5270" w:author="Lektorat Bauer" w:date="2025-03-01T13:43:00Z" w16du:dateUtc="2025-03-01T12:43:00Z">
        <w:r w:rsidRPr="00944672" w:rsidDel="00863FE2">
          <w:rPr>
            <w:rFonts w:ascii="Arial" w:hAnsi="Arial" w:cs="Arial"/>
            <w:sz w:val="24"/>
            <w:szCs w:val="24"/>
          </w:rPr>
          <w:delText>htte</w:delText>
        </w:r>
      </w:del>
      <w:ins w:id="5271" w:author="Lektorat Bauer" w:date="2025-03-01T13:43:00Z" w16du:dateUtc="2025-03-01T12:43:00Z">
        <w:r w:rsidR="00863FE2" w:rsidRPr="00944672">
          <w:rPr>
            <w:rFonts w:ascii="Arial" w:hAnsi="Arial" w:cs="Arial"/>
            <w:sz w:val="24"/>
            <w:szCs w:val="24"/>
          </w:rPr>
          <w:t>hatte</w:t>
        </w:r>
      </w:ins>
      <w:r w:rsidRPr="00944672">
        <w:rPr>
          <w:rFonts w:ascii="Arial" w:hAnsi="Arial" w:cs="Arial"/>
          <w:sz w:val="24"/>
          <w:szCs w:val="24"/>
        </w:rPr>
        <w:t xml:space="preserve"> sich vorgenommen</w:t>
      </w:r>
      <w:ins w:id="5272" w:author="Lektorat Bauer" w:date="2025-03-01T13:43:00Z" w16du:dateUtc="2025-03-01T12:43:00Z">
        <w:r w:rsidR="00863FE2">
          <w:rPr>
            <w:rFonts w:ascii="Arial" w:hAnsi="Arial" w:cs="Arial"/>
            <w:sz w:val="24"/>
            <w:szCs w:val="24"/>
          </w:rPr>
          <w:t>,</w:t>
        </w:r>
      </w:ins>
      <w:r w:rsidRPr="00944672">
        <w:rPr>
          <w:rFonts w:ascii="Arial" w:hAnsi="Arial" w:cs="Arial"/>
          <w:sz w:val="24"/>
          <w:szCs w:val="24"/>
        </w:rPr>
        <w:t xml:space="preserve"> sich aus</w:t>
      </w:r>
      <w:ins w:id="5273" w:author="Lektorat Bauer" w:date="2025-03-01T13:43:00Z" w16du:dateUtc="2025-03-01T12:43:00Z">
        <w:r w:rsidR="00863FE2">
          <w:rPr>
            <w:rFonts w:ascii="Arial" w:hAnsi="Arial" w:cs="Arial"/>
            <w:sz w:val="24"/>
            <w:szCs w:val="24"/>
          </w:rPr>
          <w:t>zu</w:t>
        </w:r>
      </w:ins>
      <w:r w:rsidRPr="00944672">
        <w:rPr>
          <w:rFonts w:ascii="Arial" w:hAnsi="Arial" w:cs="Arial"/>
          <w:sz w:val="24"/>
          <w:szCs w:val="24"/>
        </w:rPr>
        <w:t>schlafen, um am Wochenende wieder zu arbeiten, aber kam nicht zur Ruhe. Er wusste, dass er in diesem Zustand nicht arbeiten konnte, aber setzte sich vor seine Konsole und surfte einfach im Internet.</w:t>
      </w:r>
    </w:p>
    <w:p w14:paraId="7ADA9F65"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Auf der Webseite von ‚The Star‘, einer Zeitung aus Kuala Lumpur, entdeckte er unter einem Artikel über Geldwäsche einige merkwürdige Kommentare.</w:t>
      </w:r>
    </w:p>
    <w:p w14:paraId="3021E5BF" w14:textId="7F17277B"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Einer der Kommentatoren meinte, dass an Bord von Flug MH</w:t>
      </w:r>
      <w:ins w:id="5274" w:author="Lektorat Bauer" w:date="2025-03-01T13:43:00Z" w16du:dateUtc="2025-03-01T12:43:00Z">
        <w:r w:rsidR="00863FE2">
          <w:rPr>
            <w:rFonts w:ascii="Arial" w:hAnsi="Arial" w:cs="Arial"/>
            <w:sz w:val="24"/>
            <w:szCs w:val="24"/>
          </w:rPr>
          <w:t xml:space="preserve"> </w:t>
        </w:r>
      </w:ins>
      <w:r w:rsidRPr="00944672">
        <w:rPr>
          <w:rFonts w:ascii="Arial" w:hAnsi="Arial" w:cs="Arial"/>
          <w:sz w:val="24"/>
          <w:szCs w:val="24"/>
        </w:rPr>
        <w:t>370 Wertgüter transportiert wurden, und der Flug deswegen entführt wurde. Die Antworten waren alle einer Meinung: Was soll das Flugzeug transportiert haben, dass jemand so ein Risiko eingehen würde?</w:t>
      </w:r>
    </w:p>
    <w:p w14:paraId="1F779433"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Thomas speicherte, gewohnheitsmäßig, diese Informationen in seiner Datenbank, dann surfte er weiter, wurde müde und ging schlafen.</w:t>
      </w:r>
    </w:p>
    <w:p w14:paraId="497D2AC4"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61DE6A8E"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2CAAC31F"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2E0C4791" w14:textId="4E88A245"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lastRenderedPageBreak/>
        <w:t>Im Office 120 wurde ein Alarm ausgelöst. Jemand hatte auf einer Web</w:t>
      </w:r>
      <w:ins w:id="5275" w:author="Lektorat Bauer" w:date="2025-03-01T13:43:00Z" w16du:dateUtc="2025-03-01T12:43:00Z">
        <w:r w:rsidR="00863FE2">
          <w:rPr>
            <w:rFonts w:ascii="Arial" w:hAnsi="Arial" w:cs="Arial"/>
            <w:sz w:val="24"/>
            <w:szCs w:val="24"/>
          </w:rPr>
          <w:t>s</w:t>
        </w:r>
      </w:ins>
      <w:del w:id="5276" w:author="Lektorat Bauer" w:date="2025-03-01T13:43:00Z" w16du:dateUtc="2025-03-01T12:43:00Z">
        <w:r w:rsidRPr="00944672" w:rsidDel="00863FE2">
          <w:rPr>
            <w:rFonts w:ascii="Arial" w:hAnsi="Arial" w:cs="Arial"/>
            <w:sz w:val="24"/>
            <w:szCs w:val="24"/>
          </w:rPr>
          <w:delText>-S</w:delText>
        </w:r>
      </w:del>
      <w:r w:rsidRPr="00944672">
        <w:rPr>
          <w:rFonts w:ascii="Arial" w:hAnsi="Arial" w:cs="Arial"/>
          <w:sz w:val="24"/>
          <w:szCs w:val="24"/>
        </w:rPr>
        <w:t>eite in Malaysia etwas über MH</w:t>
      </w:r>
      <w:ins w:id="5277" w:author="Lektorat Bauer" w:date="2025-03-01T13:43:00Z" w16du:dateUtc="2025-03-01T12:43:00Z">
        <w:r w:rsidR="00863FE2">
          <w:rPr>
            <w:rFonts w:ascii="Arial" w:hAnsi="Arial" w:cs="Arial"/>
            <w:sz w:val="24"/>
            <w:szCs w:val="24"/>
          </w:rPr>
          <w:t xml:space="preserve"> </w:t>
        </w:r>
      </w:ins>
      <w:r w:rsidRPr="00944672">
        <w:rPr>
          <w:rFonts w:ascii="Arial" w:hAnsi="Arial" w:cs="Arial"/>
          <w:sz w:val="24"/>
          <w:szCs w:val="24"/>
        </w:rPr>
        <w:t>370 gesucht, und einen Post gefunden.</w:t>
      </w:r>
    </w:p>
    <w:p w14:paraId="28224E35" w14:textId="0C0C040C"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Der Post wurd</w:t>
      </w:r>
      <w:ins w:id="5278" w:author="Lektorat Bauer" w:date="2025-03-01T13:44:00Z" w16du:dateUtc="2025-03-01T12:44:00Z">
        <w:r w:rsidR="00863FE2">
          <w:rPr>
            <w:rFonts w:ascii="Arial" w:hAnsi="Arial" w:cs="Arial"/>
            <w:sz w:val="24"/>
            <w:szCs w:val="24"/>
          </w:rPr>
          <w:t>e</w:t>
        </w:r>
      </w:ins>
      <w:r w:rsidRPr="00944672">
        <w:rPr>
          <w:rFonts w:ascii="Arial" w:hAnsi="Arial" w:cs="Arial"/>
          <w:sz w:val="24"/>
          <w:szCs w:val="24"/>
        </w:rPr>
        <w:t xml:space="preserve"> kopiert und der Username zur Untersuchung aufgenommen. Der Besuche </w:t>
      </w:r>
      <w:del w:id="5279" w:author="Lektorat Bauer" w:date="2025-03-01T13:44:00Z" w16du:dateUtc="2025-03-01T12:44:00Z">
        <w:r w:rsidRPr="00944672" w:rsidDel="00863FE2">
          <w:rPr>
            <w:rFonts w:ascii="Arial" w:hAnsi="Arial" w:cs="Arial"/>
            <w:sz w:val="24"/>
            <w:szCs w:val="24"/>
          </w:rPr>
          <w:delText xml:space="preserve">kam </w:delText>
        </w:r>
      </w:del>
      <w:ins w:id="5280" w:author="Lektorat Bauer" w:date="2025-03-01T13:44:00Z" w16du:dateUtc="2025-03-01T12:44:00Z">
        <w:r w:rsidR="00863FE2">
          <w:rPr>
            <w:rFonts w:ascii="Arial" w:hAnsi="Arial" w:cs="Arial"/>
            <w:sz w:val="24"/>
            <w:szCs w:val="24"/>
          </w:rPr>
          <w:t>erfolgte</w:t>
        </w:r>
        <w:r w:rsidR="00863FE2" w:rsidRPr="00944672">
          <w:rPr>
            <w:rFonts w:ascii="Arial" w:hAnsi="Arial" w:cs="Arial"/>
            <w:sz w:val="24"/>
            <w:szCs w:val="24"/>
          </w:rPr>
          <w:t xml:space="preserve"> </w:t>
        </w:r>
      </w:ins>
      <w:r w:rsidRPr="00944672">
        <w:rPr>
          <w:rFonts w:ascii="Arial" w:hAnsi="Arial" w:cs="Arial"/>
          <w:sz w:val="24"/>
          <w:szCs w:val="24"/>
        </w:rPr>
        <w:t xml:space="preserve">mit einer niederländischen IP, </w:t>
      </w:r>
      <w:del w:id="5281" w:author="Lektorat Bauer" w:date="2025-03-01T13:44:00Z" w16du:dateUtc="2025-03-01T12:44:00Z">
        <w:r w:rsidRPr="00944672" w:rsidDel="00863FE2">
          <w:rPr>
            <w:rFonts w:ascii="Arial" w:hAnsi="Arial" w:cs="Arial"/>
            <w:sz w:val="24"/>
            <w:szCs w:val="24"/>
          </w:rPr>
          <w:delText>diese wurde auch</w:delText>
        </w:r>
      </w:del>
      <w:ins w:id="5282" w:author="Lektorat Bauer" w:date="2025-03-01T13:44:00Z" w16du:dateUtc="2025-03-01T12:44:00Z">
        <w:r w:rsidR="00863FE2">
          <w:rPr>
            <w:rFonts w:ascii="Arial" w:hAnsi="Arial" w:cs="Arial"/>
            <w:sz w:val="24"/>
            <w:szCs w:val="24"/>
          </w:rPr>
          <w:t>auch diese wurde</w:t>
        </w:r>
      </w:ins>
      <w:r w:rsidRPr="00944672">
        <w:rPr>
          <w:rFonts w:ascii="Arial" w:hAnsi="Arial" w:cs="Arial"/>
          <w:sz w:val="24"/>
          <w:szCs w:val="24"/>
        </w:rPr>
        <w:t xml:space="preserve"> gespeichert.</w:t>
      </w:r>
    </w:p>
    <w:p w14:paraId="471F1A80"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0F4872C6"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6967DA56"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50300F3A" w14:textId="2AC6828B"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 xml:space="preserve">Als er am Samstagmorgen aufwachte, musste er sich erst einmal orientieren. Er hatte intensiv geträumt und dass hatte </w:t>
      </w:r>
      <w:del w:id="5283" w:author="Lektorat Bauer" w:date="2025-03-01T13:44:00Z" w16du:dateUtc="2025-03-01T12:44:00Z">
        <w:r w:rsidRPr="00944672" w:rsidDel="00863FE2">
          <w:rPr>
            <w:rFonts w:ascii="Arial" w:hAnsi="Arial" w:cs="Arial"/>
            <w:sz w:val="24"/>
            <w:szCs w:val="24"/>
          </w:rPr>
          <w:delText xml:space="preserve">ihn </w:delText>
        </w:r>
      </w:del>
      <w:ins w:id="5284" w:author="Lektorat Bauer" w:date="2025-03-01T13:44:00Z" w16du:dateUtc="2025-03-01T12:44:00Z">
        <w:r w:rsidR="00863FE2">
          <w:rPr>
            <w:rFonts w:ascii="Arial" w:hAnsi="Arial" w:cs="Arial"/>
            <w:sz w:val="24"/>
            <w:szCs w:val="24"/>
          </w:rPr>
          <w:t>ihm</w:t>
        </w:r>
        <w:r w:rsidR="00863FE2" w:rsidRPr="00944672">
          <w:rPr>
            <w:rFonts w:ascii="Arial" w:hAnsi="Arial" w:cs="Arial"/>
            <w:sz w:val="24"/>
            <w:szCs w:val="24"/>
          </w:rPr>
          <w:t xml:space="preserve"> </w:t>
        </w:r>
      </w:ins>
      <w:del w:id="5285" w:author="Lektorat Bauer" w:date="2025-03-01T13:44:00Z" w16du:dateUtc="2025-03-01T12:44:00Z">
        <w:r w:rsidRPr="00944672" w:rsidDel="00863FE2">
          <w:rPr>
            <w:rFonts w:ascii="Arial" w:hAnsi="Arial" w:cs="Arial"/>
            <w:sz w:val="24"/>
            <w:szCs w:val="24"/>
          </w:rPr>
          <w:delText xml:space="preserve">keinen </w:delText>
        </w:r>
      </w:del>
      <w:ins w:id="5286" w:author="Lektorat Bauer" w:date="2025-03-01T13:44:00Z" w16du:dateUtc="2025-03-01T12:44:00Z">
        <w:r w:rsidR="00863FE2">
          <w:rPr>
            <w:rFonts w:ascii="Arial" w:hAnsi="Arial" w:cs="Arial"/>
            <w:sz w:val="24"/>
            <w:szCs w:val="24"/>
          </w:rPr>
          <w:t>einen</w:t>
        </w:r>
        <w:r w:rsidR="00863FE2" w:rsidRPr="00944672">
          <w:rPr>
            <w:rFonts w:ascii="Arial" w:hAnsi="Arial" w:cs="Arial"/>
            <w:sz w:val="24"/>
            <w:szCs w:val="24"/>
          </w:rPr>
          <w:t xml:space="preserve"> </w:t>
        </w:r>
        <w:r w:rsidR="00863FE2">
          <w:rPr>
            <w:rFonts w:ascii="Arial" w:hAnsi="Arial" w:cs="Arial"/>
            <w:sz w:val="24"/>
            <w:szCs w:val="24"/>
          </w:rPr>
          <w:t>un</w:t>
        </w:r>
      </w:ins>
      <w:r w:rsidRPr="00944672">
        <w:rPr>
          <w:rFonts w:ascii="Arial" w:hAnsi="Arial" w:cs="Arial"/>
          <w:sz w:val="24"/>
          <w:szCs w:val="24"/>
        </w:rPr>
        <w:t>ruhigen Schlaf beschert. Auch war Anique nicht bei ihm, was ihn heute wirklich störte, und er fragte sich, ob dieses getrennt sein</w:t>
      </w:r>
      <w:del w:id="5287" w:author="Lektorat Bauer" w:date="2025-03-01T13:44:00Z" w16du:dateUtc="2025-03-01T12:44:00Z">
        <w:r w:rsidRPr="00944672" w:rsidDel="00863FE2">
          <w:rPr>
            <w:rFonts w:ascii="Arial" w:hAnsi="Arial" w:cs="Arial"/>
            <w:sz w:val="24"/>
            <w:szCs w:val="24"/>
          </w:rPr>
          <w:delText>,</w:delText>
        </w:r>
      </w:del>
      <w:r w:rsidRPr="00944672">
        <w:rPr>
          <w:rFonts w:ascii="Arial" w:hAnsi="Arial" w:cs="Arial"/>
          <w:sz w:val="24"/>
          <w:szCs w:val="24"/>
        </w:rPr>
        <w:t xml:space="preserve"> eine gute Idee war.</w:t>
      </w:r>
    </w:p>
    <w:p w14:paraId="5EC4F2D2" w14:textId="69B5D166"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Er raffte sich auf, kletterte aus dem Bett und schlurfte zum Badezimmer. Nach dem Duschen fühlte er sich besser, so das</w:t>
      </w:r>
      <w:ins w:id="5288" w:author="Lektorat Bauer" w:date="2025-03-03T09:12:00Z" w16du:dateUtc="2025-03-03T08:12:00Z">
        <w:r w:rsidR="009E439A">
          <w:rPr>
            <w:rFonts w:ascii="Arial" w:hAnsi="Arial" w:cs="Arial"/>
            <w:sz w:val="24"/>
            <w:szCs w:val="24"/>
          </w:rPr>
          <w:t>s</w:t>
        </w:r>
      </w:ins>
      <w:r w:rsidRPr="00944672">
        <w:rPr>
          <w:rFonts w:ascii="Arial" w:hAnsi="Arial" w:cs="Arial"/>
          <w:sz w:val="24"/>
          <w:szCs w:val="24"/>
        </w:rPr>
        <w:t xml:space="preserve"> er sich bequem anzog und sich zum Frühstück in die Küche setzte. Er genoss das Frühstück und </w:t>
      </w:r>
      <w:del w:id="5289" w:author="Lektorat Bauer" w:date="2025-03-03T09:12:00Z" w16du:dateUtc="2025-03-03T08:12:00Z">
        <w:r w:rsidRPr="00944672" w:rsidDel="009E439A">
          <w:rPr>
            <w:rFonts w:ascii="Arial" w:hAnsi="Arial" w:cs="Arial"/>
            <w:sz w:val="24"/>
            <w:szCs w:val="24"/>
          </w:rPr>
          <w:delText>hört dabei ganz</w:delText>
        </w:r>
      </w:del>
      <w:ins w:id="5290" w:author="Lektorat Bauer" w:date="2025-03-03T09:12:00Z" w16du:dateUtc="2025-03-03T08:12:00Z">
        <w:r w:rsidR="009E439A">
          <w:rPr>
            <w:rFonts w:ascii="Arial" w:hAnsi="Arial" w:cs="Arial"/>
            <w:sz w:val="24"/>
            <w:szCs w:val="24"/>
          </w:rPr>
          <w:t>lauschte</w:t>
        </w:r>
      </w:ins>
      <w:r w:rsidRPr="00944672">
        <w:rPr>
          <w:rFonts w:ascii="Arial" w:hAnsi="Arial" w:cs="Arial"/>
          <w:sz w:val="24"/>
          <w:szCs w:val="24"/>
        </w:rPr>
        <w:t xml:space="preserve"> entspannt de</w:t>
      </w:r>
      <w:ins w:id="5291" w:author="Lektorat Bauer" w:date="2025-03-03T09:12:00Z" w16du:dateUtc="2025-03-03T08:12:00Z">
        <w:r w:rsidR="009E439A">
          <w:rPr>
            <w:rFonts w:ascii="Arial" w:hAnsi="Arial" w:cs="Arial"/>
            <w:sz w:val="24"/>
            <w:szCs w:val="24"/>
          </w:rPr>
          <w:t>m</w:t>
        </w:r>
      </w:ins>
      <w:del w:id="5292" w:author="Lektorat Bauer" w:date="2025-03-03T09:12:00Z" w16du:dateUtc="2025-03-03T08:12:00Z">
        <w:r w:rsidRPr="00944672" w:rsidDel="009E439A">
          <w:rPr>
            <w:rFonts w:ascii="Arial" w:hAnsi="Arial" w:cs="Arial"/>
            <w:sz w:val="24"/>
            <w:szCs w:val="24"/>
          </w:rPr>
          <w:delText>n</w:delText>
        </w:r>
      </w:del>
      <w:r w:rsidRPr="00944672">
        <w:rPr>
          <w:rFonts w:ascii="Arial" w:hAnsi="Arial" w:cs="Arial"/>
          <w:sz w:val="24"/>
          <w:szCs w:val="24"/>
        </w:rPr>
        <w:t xml:space="preserve"> Nachrichtensender im Radio.</w:t>
      </w:r>
    </w:p>
    <w:p w14:paraId="44A43875" w14:textId="0C4E7068"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Nach einer Stunde voller Müßiggang</w:t>
      </w:r>
      <w:del w:id="5293" w:author="Lektorat Bauer" w:date="2025-03-03T09:12:00Z" w16du:dateUtc="2025-03-03T08:12:00Z">
        <w:r w:rsidRPr="00944672" w:rsidDel="009E439A">
          <w:rPr>
            <w:rFonts w:ascii="Arial" w:hAnsi="Arial" w:cs="Arial"/>
            <w:sz w:val="24"/>
            <w:szCs w:val="24"/>
          </w:rPr>
          <w:delText>,</w:delText>
        </w:r>
      </w:del>
      <w:r w:rsidRPr="00944672">
        <w:rPr>
          <w:rFonts w:ascii="Arial" w:hAnsi="Arial" w:cs="Arial"/>
          <w:sz w:val="24"/>
          <w:szCs w:val="24"/>
        </w:rPr>
        <w:t xml:space="preserve"> raf</w:t>
      </w:r>
      <w:ins w:id="5294" w:author="Lektorat Bauer" w:date="2025-03-03T09:12:00Z" w16du:dateUtc="2025-03-03T08:12:00Z">
        <w:r w:rsidR="009E439A">
          <w:rPr>
            <w:rFonts w:ascii="Arial" w:hAnsi="Arial" w:cs="Arial"/>
            <w:sz w:val="24"/>
            <w:szCs w:val="24"/>
          </w:rPr>
          <w:t>f</w:t>
        </w:r>
      </w:ins>
      <w:r w:rsidRPr="00944672">
        <w:rPr>
          <w:rFonts w:ascii="Arial" w:hAnsi="Arial" w:cs="Arial"/>
          <w:sz w:val="24"/>
          <w:szCs w:val="24"/>
        </w:rPr>
        <w:t>te er sich auf und begann, das Haus aufzuräumen und sauber zu machen.</w:t>
      </w:r>
    </w:p>
    <w:p w14:paraId="6B16B5FF" w14:textId="100E2D9E"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Zwei Stunden später war er mit </w:t>
      </w:r>
      <w:del w:id="5295" w:author="Lektorat Bauer" w:date="2025-03-03T09:12:00Z" w16du:dateUtc="2025-03-03T08:12:00Z">
        <w:r w:rsidRPr="00944672" w:rsidDel="009E439A">
          <w:rPr>
            <w:rFonts w:ascii="Arial" w:hAnsi="Arial" w:cs="Arial"/>
            <w:sz w:val="24"/>
            <w:szCs w:val="24"/>
          </w:rPr>
          <w:delText>dem putzen</w:delText>
        </w:r>
      </w:del>
      <w:ins w:id="5296" w:author="Lektorat Bauer" w:date="2025-03-03T09:12:00Z" w16du:dateUtc="2025-03-03T08:12:00Z">
        <w:r w:rsidR="009E439A" w:rsidRPr="00944672">
          <w:rPr>
            <w:rFonts w:ascii="Arial" w:hAnsi="Arial" w:cs="Arial"/>
            <w:sz w:val="24"/>
            <w:szCs w:val="24"/>
          </w:rPr>
          <w:t>dem Putzen</w:t>
        </w:r>
      </w:ins>
      <w:r w:rsidRPr="00944672">
        <w:rPr>
          <w:rFonts w:ascii="Arial" w:hAnsi="Arial" w:cs="Arial"/>
          <w:sz w:val="24"/>
          <w:szCs w:val="24"/>
        </w:rPr>
        <w:t xml:space="preserve"> durch, </w:t>
      </w:r>
      <w:commentRangeStart w:id="5297"/>
      <w:del w:id="5298" w:author="Lektorat Bauer" w:date="2025-03-03T09:13:00Z" w16du:dateUtc="2025-03-03T08:13:00Z">
        <w:r w:rsidRPr="00944672" w:rsidDel="009F4D52">
          <w:rPr>
            <w:rFonts w:ascii="Arial" w:hAnsi="Arial" w:cs="Arial"/>
            <w:sz w:val="24"/>
            <w:szCs w:val="24"/>
          </w:rPr>
          <w:delText xml:space="preserve">er kochte sich einen Kaffee </w:delText>
        </w:r>
      </w:del>
      <w:commentRangeEnd w:id="5297"/>
      <w:r w:rsidR="009F4D52">
        <w:rPr>
          <w:rStyle w:val="Kommentarzeichen"/>
        </w:rPr>
        <w:commentReference w:id="5297"/>
      </w:r>
      <w:r w:rsidRPr="00944672">
        <w:rPr>
          <w:rFonts w:ascii="Arial" w:hAnsi="Arial" w:cs="Arial"/>
          <w:sz w:val="24"/>
          <w:szCs w:val="24"/>
        </w:rPr>
        <w:t>und während die Maschine den Kaffee vorbereitete, zog er sich um. Nachdem er eine Tasse getrunken hatte, halb im Stehen, verließ er das Haus, um in Assen einkaufen zu gehen.</w:t>
      </w:r>
    </w:p>
    <w:p w14:paraId="6150DB24" w14:textId="0BECD672"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Thomas</w:t>
      </w:r>
      <w:ins w:id="5299" w:author="Lektorat Bauer" w:date="2025-03-03T09:13:00Z" w16du:dateUtc="2025-03-03T08:13:00Z">
        <w:r w:rsidR="009F4D52">
          <w:rPr>
            <w:rFonts w:ascii="Arial" w:hAnsi="Arial" w:cs="Arial"/>
            <w:sz w:val="24"/>
            <w:szCs w:val="24"/>
          </w:rPr>
          <w:t xml:space="preserve">’ </w:t>
        </w:r>
      </w:ins>
      <w:del w:id="5300" w:author="Lektorat Bauer" w:date="2025-03-03T09:13:00Z" w16du:dateUtc="2025-03-03T08:13:00Z">
        <w:r w:rsidRPr="00944672" w:rsidDel="009F4D52">
          <w:rPr>
            <w:rFonts w:ascii="Arial" w:hAnsi="Arial" w:cs="Arial"/>
            <w:sz w:val="24"/>
            <w:szCs w:val="24"/>
          </w:rPr>
          <w:delText>´</w:delText>
        </w:r>
      </w:del>
      <w:r w:rsidRPr="00944672">
        <w:rPr>
          <w:rFonts w:ascii="Arial" w:hAnsi="Arial" w:cs="Arial"/>
          <w:sz w:val="24"/>
          <w:szCs w:val="24"/>
        </w:rPr>
        <w:t>Haus stand etwas abseits</w:t>
      </w:r>
      <w:del w:id="5301" w:author="Lektorat Bauer" w:date="2025-03-03T09:14:00Z" w16du:dateUtc="2025-03-03T08:14:00Z">
        <w:r w:rsidRPr="00944672" w:rsidDel="009F4D52">
          <w:rPr>
            <w:rFonts w:ascii="Arial" w:hAnsi="Arial" w:cs="Arial"/>
            <w:sz w:val="24"/>
            <w:szCs w:val="24"/>
          </w:rPr>
          <w:delText xml:space="preserve">, </w:delText>
        </w:r>
        <w:commentRangeStart w:id="5302"/>
        <w:r w:rsidRPr="00944672" w:rsidDel="009F4D52">
          <w:rPr>
            <w:rFonts w:ascii="Arial" w:hAnsi="Arial" w:cs="Arial"/>
            <w:sz w:val="24"/>
            <w:szCs w:val="24"/>
          </w:rPr>
          <w:delText>daher viel ihm auf, dass</w:delText>
        </w:r>
      </w:del>
      <w:ins w:id="5303" w:author="Lektorat Bauer" w:date="2025-03-03T09:14:00Z" w16du:dateUtc="2025-03-03T08:14:00Z">
        <w:r w:rsidR="009F4D52">
          <w:rPr>
            <w:rFonts w:ascii="Arial" w:hAnsi="Arial" w:cs="Arial"/>
            <w:sz w:val="24"/>
            <w:szCs w:val="24"/>
          </w:rPr>
          <w:t>. Die Straße vor dem Haus war daher meist leer,</w:t>
        </w:r>
      </w:ins>
      <w:ins w:id="5304" w:author="Lektorat Bauer" w:date="2025-03-03T09:15:00Z" w16du:dateUtc="2025-03-03T08:15:00Z">
        <w:r w:rsidR="009F4D52">
          <w:rPr>
            <w:rFonts w:ascii="Arial" w:hAnsi="Arial" w:cs="Arial"/>
            <w:sz w:val="24"/>
            <w:szCs w:val="24"/>
          </w:rPr>
          <w:t xml:space="preserve"> aber heute fiel ihm</w:t>
        </w:r>
      </w:ins>
      <w:r w:rsidRPr="00944672">
        <w:rPr>
          <w:rFonts w:ascii="Arial" w:hAnsi="Arial" w:cs="Arial"/>
          <w:sz w:val="24"/>
          <w:szCs w:val="24"/>
        </w:rPr>
        <w:t xml:space="preserve"> </w:t>
      </w:r>
      <w:commentRangeEnd w:id="5302"/>
      <w:r w:rsidR="009F4D52">
        <w:rPr>
          <w:rStyle w:val="Kommentarzeichen"/>
        </w:rPr>
        <w:commentReference w:id="5302"/>
      </w:r>
      <w:r w:rsidRPr="00944672">
        <w:rPr>
          <w:rFonts w:ascii="Arial" w:hAnsi="Arial" w:cs="Arial"/>
          <w:sz w:val="24"/>
          <w:szCs w:val="24"/>
        </w:rPr>
        <w:t>in rund 100 Meter Entfernung ein</w:t>
      </w:r>
      <w:ins w:id="5305" w:author="Lektorat Bauer" w:date="2025-03-03T09:15:00Z" w16du:dateUtc="2025-03-03T08:15:00Z">
        <w:r w:rsidR="009F4D52">
          <w:rPr>
            <w:rFonts w:ascii="Arial" w:hAnsi="Arial" w:cs="Arial"/>
            <w:sz w:val="24"/>
            <w:szCs w:val="24"/>
          </w:rPr>
          <w:t xml:space="preserve"> parkender</w:t>
        </w:r>
      </w:ins>
      <w:r w:rsidRPr="00944672">
        <w:rPr>
          <w:rFonts w:ascii="Arial" w:hAnsi="Arial" w:cs="Arial"/>
          <w:sz w:val="24"/>
          <w:szCs w:val="24"/>
        </w:rPr>
        <w:t xml:space="preserve"> Land Rover </w:t>
      </w:r>
      <w:del w:id="5306" w:author="Lektorat Bauer" w:date="2025-03-03T09:15:00Z" w16du:dateUtc="2025-03-03T08:15:00Z">
        <w:r w:rsidRPr="00944672" w:rsidDel="009F4D52">
          <w:rPr>
            <w:rFonts w:ascii="Arial" w:hAnsi="Arial" w:cs="Arial"/>
            <w:sz w:val="24"/>
            <w:szCs w:val="24"/>
          </w:rPr>
          <w:delText>parkte</w:delText>
        </w:r>
      </w:del>
      <w:ins w:id="5307" w:author="Lektorat Bauer" w:date="2025-03-03T09:15:00Z" w16du:dateUtc="2025-03-03T08:15:00Z">
        <w:r w:rsidR="009F4D52">
          <w:rPr>
            <w:rFonts w:ascii="Arial" w:hAnsi="Arial" w:cs="Arial"/>
            <w:sz w:val="24"/>
            <w:szCs w:val="24"/>
          </w:rPr>
          <w:t>auf</w:t>
        </w:r>
      </w:ins>
      <w:r w:rsidRPr="00944672">
        <w:rPr>
          <w:rFonts w:ascii="Arial" w:hAnsi="Arial" w:cs="Arial"/>
          <w:sz w:val="24"/>
          <w:szCs w:val="24"/>
        </w:rPr>
        <w:t xml:space="preserve">, </w:t>
      </w:r>
      <w:del w:id="5308" w:author="Lektorat Bauer" w:date="2025-03-03T09:15:00Z" w16du:dateUtc="2025-03-03T08:15:00Z">
        <w:r w:rsidRPr="00944672" w:rsidDel="009F4D52">
          <w:rPr>
            <w:rFonts w:ascii="Arial" w:hAnsi="Arial" w:cs="Arial"/>
            <w:sz w:val="24"/>
            <w:szCs w:val="24"/>
          </w:rPr>
          <w:delText>der hier normalerweise nicht stand</w:delText>
        </w:r>
      </w:del>
      <w:ins w:id="5309" w:author="Lektorat Bauer" w:date="2025-03-03T09:15:00Z" w16du:dateUtc="2025-03-03T08:15:00Z">
        <w:r w:rsidR="009F4D52">
          <w:rPr>
            <w:rFonts w:ascii="Arial" w:hAnsi="Arial" w:cs="Arial"/>
            <w:sz w:val="24"/>
            <w:szCs w:val="24"/>
          </w:rPr>
          <w:t>den er noch nie zuvor gesehen hatte</w:t>
        </w:r>
      </w:ins>
      <w:r w:rsidRPr="00944672">
        <w:rPr>
          <w:rFonts w:ascii="Arial" w:hAnsi="Arial" w:cs="Arial"/>
          <w:sz w:val="24"/>
          <w:szCs w:val="24"/>
        </w:rPr>
        <w:t xml:space="preserve">. Thomas vermutete </w:t>
      </w:r>
      <w:ins w:id="5310" w:author="Lektorat Bauer" w:date="2025-03-03T09:16:00Z" w16du:dateUtc="2025-03-03T08:16:00Z">
        <w:r w:rsidR="009F4D52">
          <w:rPr>
            <w:rFonts w:ascii="Arial" w:hAnsi="Arial" w:cs="Arial"/>
            <w:sz w:val="24"/>
            <w:szCs w:val="24"/>
          </w:rPr>
          <w:t xml:space="preserve">einen </w:t>
        </w:r>
      </w:ins>
      <w:r w:rsidRPr="00944672">
        <w:rPr>
          <w:rFonts w:ascii="Arial" w:hAnsi="Arial" w:cs="Arial"/>
          <w:sz w:val="24"/>
          <w:szCs w:val="24"/>
        </w:rPr>
        <w:t>Spaziergänger</w:t>
      </w:r>
      <w:ins w:id="5311" w:author="Lektorat Bauer" w:date="2025-03-03T09:16:00Z" w16du:dateUtc="2025-03-03T08:16:00Z">
        <w:r w:rsidR="009F4D52">
          <w:rPr>
            <w:rFonts w:ascii="Arial" w:hAnsi="Arial" w:cs="Arial"/>
            <w:sz w:val="24"/>
            <w:szCs w:val="24"/>
          </w:rPr>
          <w:t>,</w:t>
        </w:r>
      </w:ins>
      <w:r w:rsidRPr="00944672">
        <w:rPr>
          <w:rFonts w:ascii="Arial" w:hAnsi="Arial" w:cs="Arial"/>
          <w:sz w:val="24"/>
          <w:szCs w:val="24"/>
        </w:rPr>
        <w:t xml:space="preserve"> der </w:t>
      </w:r>
      <w:ins w:id="5312" w:author="Lektorat Bauer" w:date="2025-03-03T09:16:00Z" w16du:dateUtc="2025-03-03T08:16:00Z">
        <w:r w:rsidR="009F4D52">
          <w:rPr>
            <w:rFonts w:ascii="Arial" w:hAnsi="Arial" w:cs="Arial"/>
            <w:sz w:val="24"/>
            <w:szCs w:val="24"/>
          </w:rPr>
          <w:t>s</w:t>
        </w:r>
      </w:ins>
      <w:r w:rsidRPr="00944672">
        <w:rPr>
          <w:rFonts w:ascii="Arial" w:hAnsi="Arial" w:cs="Arial"/>
          <w:sz w:val="24"/>
          <w:szCs w:val="24"/>
        </w:rPr>
        <w:t xml:space="preserve">einen Hund ausführte, </w:t>
      </w:r>
      <w:del w:id="5313" w:author="Lektorat Bauer" w:date="2025-03-03T09:16:00Z" w16du:dateUtc="2025-03-03T08:16:00Z">
        <w:r w:rsidRPr="00944672" w:rsidDel="009F4D52">
          <w:rPr>
            <w:rFonts w:ascii="Arial" w:hAnsi="Arial" w:cs="Arial"/>
            <w:sz w:val="24"/>
            <w:szCs w:val="24"/>
          </w:rPr>
          <w:delText>d</w:delText>
        </w:r>
        <w:commentRangeStart w:id="5314"/>
        <w:r w:rsidRPr="00944672" w:rsidDel="009F4D52">
          <w:rPr>
            <w:rFonts w:ascii="Arial" w:hAnsi="Arial" w:cs="Arial"/>
            <w:sz w:val="24"/>
            <w:szCs w:val="24"/>
          </w:rPr>
          <w:delText xml:space="preserve">ie parkten immer komisch, </w:delText>
        </w:r>
      </w:del>
      <w:commentRangeEnd w:id="5314"/>
      <w:r w:rsidR="009F4D52">
        <w:rPr>
          <w:rStyle w:val="Kommentarzeichen"/>
        </w:rPr>
        <w:commentReference w:id="5314"/>
      </w:r>
      <w:r w:rsidRPr="00944672">
        <w:rPr>
          <w:rFonts w:ascii="Arial" w:hAnsi="Arial" w:cs="Arial"/>
          <w:sz w:val="24"/>
          <w:szCs w:val="24"/>
        </w:rPr>
        <w:t>und fuhr zum Wochenmarkt.</w:t>
      </w:r>
    </w:p>
    <w:p w14:paraId="75F3D64E"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Der Wochenmarkt in Assen war voll wie immer und Thomas ließ sich in der Menge treiben. An seinen Lieblingsständen kaufte er ein, und trotz zweier voller Taschen mit Lebensmitteln</w:t>
      </w:r>
      <w:del w:id="5315" w:author="Lektorat Bauer" w:date="2025-03-03T09:17:00Z" w16du:dateUtc="2025-03-03T08:17:00Z">
        <w:r w:rsidRPr="00944672" w:rsidDel="009F4D52">
          <w:rPr>
            <w:rFonts w:ascii="Arial" w:hAnsi="Arial" w:cs="Arial"/>
            <w:sz w:val="24"/>
            <w:szCs w:val="24"/>
          </w:rPr>
          <w:delText>,</w:delText>
        </w:r>
      </w:del>
      <w:r w:rsidRPr="00944672">
        <w:rPr>
          <w:rFonts w:ascii="Arial" w:hAnsi="Arial" w:cs="Arial"/>
          <w:sz w:val="24"/>
          <w:szCs w:val="24"/>
        </w:rPr>
        <w:t xml:space="preserve"> setzte er sich in ein Café und bestellte Kaffee und Croissant. Er hatte das Gefühl, das er das Wochenende ruhig angehen sollte.</w:t>
      </w:r>
    </w:p>
    <w:p w14:paraId="2671738F" w14:textId="2790B418"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Nach diesem</w:t>
      </w:r>
      <w:del w:id="5316" w:author="Lektorat Bauer" w:date="2025-03-03T09:17:00Z" w16du:dateUtc="2025-03-03T08:17:00Z">
        <w:r w:rsidRPr="00944672" w:rsidDel="009F4D52">
          <w:rPr>
            <w:rFonts w:ascii="Arial" w:hAnsi="Arial" w:cs="Arial"/>
            <w:sz w:val="24"/>
            <w:szCs w:val="24"/>
          </w:rPr>
          <w:delText>, für ihn</w:delText>
        </w:r>
      </w:del>
      <w:r w:rsidRPr="00944672">
        <w:rPr>
          <w:rFonts w:ascii="Arial" w:hAnsi="Arial" w:cs="Arial"/>
          <w:sz w:val="24"/>
          <w:szCs w:val="24"/>
        </w:rPr>
        <w:t xml:space="preserve"> gelungenen</w:t>
      </w:r>
      <w:del w:id="5317" w:author="Lektorat Bauer" w:date="2025-03-03T09:17:00Z" w16du:dateUtc="2025-03-03T08:17:00Z">
        <w:r w:rsidRPr="00944672" w:rsidDel="009F4D52">
          <w:rPr>
            <w:rFonts w:ascii="Arial" w:hAnsi="Arial" w:cs="Arial"/>
            <w:sz w:val="24"/>
            <w:szCs w:val="24"/>
          </w:rPr>
          <w:delText>,</w:delText>
        </w:r>
      </w:del>
      <w:r w:rsidRPr="00944672">
        <w:rPr>
          <w:rFonts w:ascii="Arial" w:hAnsi="Arial" w:cs="Arial"/>
          <w:sz w:val="24"/>
          <w:szCs w:val="24"/>
        </w:rPr>
        <w:t xml:space="preserve"> Start in das Wochenende</w:t>
      </w:r>
      <w:del w:id="5318" w:author="Lektorat Bauer" w:date="2025-03-03T09:17:00Z" w16du:dateUtc="2025-03-03T08:17:00Z">
        <w:r w:rsidRPr="00944672" w:rsidDel="009F4D52">
          <w:rPr>
            <w:rFonts w:ascii="Arial" w:hAnsi="Arial" w:cs="Arial"/>
            <w:sz w:val="24"/>
            <w:szCs w:val="24"/>
          </w:rPr>
          <w:delText>,</w:delText>
        </w:r>
      </w:del>
      <w:r w:rsidRPr="00944672">
        <w:rPr>
          <w:rFonts w:ascii="Arial" w:hAnsi="Arial" w:cs="Arial"/>
          <w:sz w:val="24"/>
          <w:szCs w:val="24"/>
        </w:rPr>
        <w:t xml:space="preserve"> machte er sich wieder auf den Weg nach Hause.</w:t>
      </w:r>
    </w:p>
    <w:p w14:paraId="696B0D4A" w14:textId="6AA10CCA"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Er räumte alle Lebensmittel in den Kühlschrank und in die Vorratskammer, dann sah er auf die Uhr und stellte fest, dass es schon 13:30 Uhr war. Er machte sich eine Scheibe Brot mit Käse und setzte sich in den Wintergarten. Nach dem Essen versuchte er, Anique anzurufen. Es ging nur die Mailbox an, </w:t>
      </w:r>
      <w:del w:id="5319" w:author="Lektorat Bauer" w:date="2025-03-03T09:18:00Z" w16du:dateUtc="2025-03-03T08:18:00Z">
        <w:r w:rsidRPr="00944672" w:rsidDel="009F4D52">
          <w:rPr>
            <w:rFonts w:ascii="Arial" w:hAnsi="Arial" w:cs="Arial"/>
            <w:sz w:val="24"/>
            <w:szCs w:val="24"/>
          </w:rPr>
          <w:delText>daher sagte er nur,</w:delText>
        </w:r>
      </w:del>
      <w:ins w:id="5320" w:author="Lektorat Bauer" w:date="2025-03-03T09:18:00Z" w16du:dateUtc="2025-03-03T08:18:00Z">
        <w:r w:rsidR="009F4D52">
          <w:rPr>
            <w:rFonts w:ascii="Arial" w:hAnsi="Arial" w:cs="Arial"/>
            <w:sz w:val="24"/>
            <w:szCs w:val="24"/>
          </w:rPr>
          <w:t>und er hinterließ eine Nachricht,</w:t>
        </w:r>
      </w:ins>
      <w:r w:rsidRPr="00944672">
        <w:rPr>
          <w:rFonts w:ascii="Arial" w:hAnsi="Arial" w:cs="Arial"/>
          <w:sz w:val="24"/>
          <w:szCs w:val="24"/>
        </w:rPr>
        <w:t xml:space="preserve"> dass er Sie sprechen wollte</w:t>
      </w:r>
      <w:ins w:id="5321" w:author="Lektorat Bauer" w:date="2025-03-03T09:18:00Z" w16du:dateUtc="2025-03-03T08:18:00Z">
        <w:r w:rsidR="009F4D52">
          <w:rPr>
            <w:rFonts w:ascii="Arial" w:hAnsi="Arial" w:cs="Arial"/>
            <w:sz w:val="24"/>
            <w:szCs w:val="24"/>
          </w:rPr>
          <w:t>.</w:t>
        </w:r>
      </w:ins>
      <w:del w:id="5322" w:author="Lektorat Bauer" w:date="2025-03-03T09:18:00Z" w16du:dateUtc="2025-03-03T08:18:00Z">
        <w:r w:rsidRPr="00944672" w:rsidDel="009F4D52">
          <w:rPr>
            <w:rFonts w:ascii="Arial" w:hAnsi="Arial" w:cs="Arial"/>
            <w:sz w:val="24"/>
            <w:szCs w:val="24"/>
          </w:rPr>
          <w:delText>,</w:delText>
        </w:r>
      </w:del>
      <w:r w:rsidRPr="00944672">
        <w:rPr>
          <w:rFonts w:ascii="Arial" w:hAnsi="Arial" w:cs="Arial"/>
          <w:sz w:val="24"/>
          <w:szCs w:val="24"/>
        </w:rPr>
        <w:t xml:space="preserve"> </w:t>
      </w:r>
      <w:del w:id="5323" w:author="Lektorat Bauer" w:date="2025-03-03T09:18:00Z" w16du:dateUtc="2025-03-03T08:18:00Z">
        <w:r w:rsidRPr="00944672" w:rsidDel="009F4D52">
          <w:rPr>
            <w:rFonts w:ascii="Arial" w:hAnsi="Arial" w:cs="Arial"/>
            <w:sz w:val="24"/>
            <w:szCs w:val="24"/>
          </w:rPr>
          <w:delText xml:space="preserve">und </w:delText>
        </w:r>
      </w:del>
      <w:ins w:id="5324" w:author="Lektorat Bauer" w:date="2025-03-03T09:18:00Z" w16du:dateUtc="2025-03-03T08:18:00Z">
        <w:r w:rsidR="009F4D52">
          <w:rPr>
            <w:rFonts w:ascii="Arial" w:hAnsi="Arial" w:cs="Arial"/>
            <w:sz w:val="24"/>
            <w:szCs w:val="24"/>
          </w:rPr>
          <w:t>Dann</w:t>
        </w:r>
        <w:r w:rsidR="009F4D52" w:rsidRPr="00944672">
          <w:rPr>
            <w:rFonts w:ascii="Arial" w:hAnsi="Arial" w:cs="Arial"/>
            <w:sz w:val="24"/>
            <w:szCs w:val="24"/>
          </w:rPr>
          <w:t xml:space="preserve"> </w:t>
        </w:r>
      </w:ins>
      <w:r w:rsidRPr="00944672">
        <w:rPr>
          <w:rFonts w:ascii="Arial" w:hAnsi="Arial" w:cs="Arial"/>
          <w:sz w:val="24"/>
          <w:szCs w:val="24"/>
        </w:rPr>
        <w:t>ging</w:t>
      </w:r>
      <w:ins w:id="5325" w:author="Lektorat Bauer" w:date="2025-03-03T09:18:00Z" w16du:dateUtc="2025-03-03T08:18:00Z">
        <w:r w:rsidR="009F4D52">
          <w:rPr>
            <w:rFonts w:ascii="Arial" w:hAnsi="Arial" w:cs="Arial"/>
            <w:sz w:val="24"/>
            <w:szCs w:val="24"/>
          </w:rPr>
          <w:t xml:space="preserve"> er</w:t>
        </w:r>
      </w:ins>
      <w:r w:rsidRPr="00944672">
        <w:rPr>
          <w:rFonts w:ascii="Arial" w:hAnsi="Arial" w:cs="Arial"/>
          <w:sz w:val="24"/>
          <w:szCs w:val="24"/>
        </w:rPr>
        <w:t xml:space="preserve"> wieder in den Keller.</w:t>
      </w:r>
    </w:p>
    <w:p w14:paraId="4AE9AFA4" w14:textId="7F9171A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Er erinnerte sich, dass er den Kommentar zu den Wertsachen an Bord von MH</w:t>
      </w:r>
      <w:ins w:id="5326" w:author="Lektorat Bauer" w:date="2025-03-03T09:18:00Z" w16du:dateUtc="2025-03-03T08:18:00Z">
        <w:r w:rsidR="009F4D52">
          <w:rPr>
            <w:rFonts w:ascii="Arial" w:hAnsi="Arial" w:cs="Arial"/>
            <w:sz w:val="24"/>
            <w:szCs w:val="24"/>
          </w:rPr>
          <w:t xml:space="preserve"> </w:t>
        </w:r>
      </w:ins>
      <w:r w:rsidRPr="00944672">
        <w:rPr>
          <w:rFonts w:ascii="Arial" w:hAnsi="Arial" w:cs="Arial"/>
          <w:sz w:val="24"/>
          <w:szCs w:val="24"/>
        </w:rPr>
        <w:t xml:space="preserve">370 gelesen hatte. Er rief seine Recherche-Datenbank auf, um den Link zu suchen. Dann rief er die Internetseite auf und fand sich wieder auf der Webpräsenz </w:t>
      </w:r>
      <w:del w:id="5327" w:author="Lektorat Bauer" w:date="2025-03-03T09:18:00Z" w16du:dateUtc="2025-03-03T08:18:00Z">
        <w:r w:rsidRPr="00944672" w:rsidDel="009F4D52">
          <w:rPr>
            <w:rFonts w:ascii="Arial" w:hAnsi="Arial" w:cs="Arial"/>
            <w:sz w:val="24"/>
            <w:szCs w:val="24"/>
          </w:rPr>
          <w:delText xml:space="preserve">der </w:delText>
        </w:r>
      </w:del>
      <w:ins w:id="5328" w:author="Lektorat Bauer" w:date="2025-03-03T09:18:00Z" w16du:dateUtc="2025-03-03T08:18:00Z">
        <w:r w:rsidR="009F4D52">
          <w:rPr>
            <w:rFonts w:ascii="Arial" w:hAnsi="Arial" w:cs="Arial"/>
            <w:sz w:val="24"/>
            <w:szCs w:val="24"/>
          </w:rPr>
          <w:t>des</w:t>
        </w:r>
        <w:r w:rsidR="009F4D52" w:rsidRPr="00944672">
          <w:rPr>
            <w:rFonts w:ascii="Arial" w:hAnsi="Arial" w:cs="Arial"/>
            <w:sz w:val="24"/>
            <w:szCs w:val="24"/>
          </w:rPr>
          <w:t xml:space="preserve"> </w:t>
        </w:r>
      </w:ins>
      <w:r w:rsidRPr="00944672">
        <w:rPr>
          <w:rFonts w:ascii="Arial" w:hAnsi="Arial" w:cs="Arial"/>
          <w:sz w:val="24"/>
          <w:szCs w:val="24"/>
        </w:rPr>
        <w:t xml:space="preserve">‚Star‘ wieder, aber die Kommentare waren alle weg. </w:t>
      </w:r>
    </w:p>
    <w:p w14:paraId="020405AB"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Auf der Seite stand als Hinweis: </w:t>
      </w:r>
    </w:p>
    <w:p w14:paraId="6F5A117D" w14:textId="59AAA05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Liebe Leser, unsere Seite wurde von Hackern angegriffen. Alle Kommentare auf dieser Seite wurden gelöscht. Wir </w:t>
      </w:r>
      <w:del w:id="5329" w:author="Lektorat Bauer" w:date="2025-03-03T09:18:00Z" w16du:dateUtc="2025-03-03T08:18:00Z">
        <w:r w:rsidRPr="00944672" w:rsidDel="009F4D52">
          <w:rPr>
            <w:rFonts w:ascii="Arial" w:hAnsi="Arial" w:cs="Arial"/>
            <w:sz w:val="24"/>
            <w:szCs w:val="24"/>
          </w:rPr>
          <w:delText>Wissen</w:delText>
        </w:r>
      </w:del>
      <w:ins w:id="5330" w:author="Lektorat Bauer" w:date="2025-03-03T09:18:00Z" w16du:dateUtc="2025-03-03T08:18:00Z">
        <w:r w:rsidR="009F4D52" w:rsidRPr="00944672">
          <w:rPr>
            <w:rFonts w:ascii="Arial" w:hAnsi="Arial" w:cs="Arial"/>
            <w:sz w:val="24"/>
            <w:szCs w:val="24"/>
          </w:rPr>
          <w:t>wissen</w:t>
        </w:r>
      </w:ins>
      <w:r w:rsidRPr="00944672">
        <w:rPr>
          <w:rFonts w:ascii="Arial" w:hAnsi="Arial" w:cs="Arial"/>
          <w:sz w:val="24"/>
          <w:szCs w:val="24"/>
        </w:rPr>
        <w:t xml:space="preserve"> nicht, wer das war, aber wir versuchen den oder die </w:t>
      </w:r>
      <w:del w:id="5331" w:author="Lektorat Bauer" w:date="2025-03-03T09:18:00Z" w16du:dateUtc="2025-03-03T08:18:00Z">
        <w:r w:rsidRPr="00944672" w:rsidDel="009F4D52">
          <w:rPr>
            <w:rFonts w:ascii="Arial" w:hAnsi="Arial" w:cs="Arial"/>
            <w:sz w:val="24"/>
            <w:szCs w:val="24"/>
          </w:rPr>
          <w:delText>s</w:delText>
        </w:r>
      </w:del>
      <w:ins w:id="5332" w:author="Lektorat Bauer" w:date="2025-03-03T09:18:00Z" w16du:dateUtc="2025-03-03T08:18:00Z">
        <w:r w:rsidR="009F4D52">
          <w:rPr>
            <w:rFonts w:ascii="Arial" w:hAnsi="Arial" w:cs="Arial"/>
            <w:sz w:val="24"/>
            <w:szCs w:val="24"/>
          </w:rPr>
          <w:t>S</w:t>
        </w:r>
      </w:ins>
      <w:r w:rsidRPr="00944672">
        <w:rPr>
          <w:rFonts w:ascii="Arial" w:hAnsi="Arial" w:cs="Arial"/>
          <w:sz w:val="24"/>
          <w:szCs w:val="24"/>
        </w:rPr>
        <w:t>chuldigen zu ermitteln. Bitte bleiben Sie uns treu.</w:t>
      </w:r>
    </w:p>
    <w:p w14:paraId="6D5DD43B" w14:textId="16C9F0FA"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del w:id="5333" w:author="Lektorat Bauer" w:date="2025-03-03T09:18:00Z" w16du:dateUtc="2025-03-03T08:18:00Z">
        <w:r w:rsidRPr="00944672" w:rsidDel="009F4D52">
          <w:rPr>
            <w:rFonts w:ascii="Arial" w:hAnsi="Arial" w:cs="Arial"/>
            <w:sz w:val="24"/>
            <w:szCs w:val="24"/>
          </w:rPr>
          <w:delText xml:space="preserve">Schlagartig wurde Thomas aufmerksam. </w:delText>
        </w:r>
      </w:del>
      <w:r w:rsidRPr="00944672">
        <w:rPr>
          <w:rFonts w:ascii="Arial" w:hAnsi="Arial" w:cs="Arial"/>
          <w:sz w:val="24"/>
          <w:szCs w:val="24"/>
        </w:rPr>
        <w:t>Das war mehr als ungewöhnlich. S</w:t>
      </w:r>
      <w:commentRangeStart w:id="5334"/>
      <w:r w:rsidRPr="00944672">
        <w:rPr>
          <w:rFonts w:ascii="Arial" w:hAnsi="Arial" w:cs="Arial"/>
          <w:sz w:val="24"/>
          <w:szCs w:val="24"/>
        </w:rPr>
        <w:t xml:space="preserve">ofort speicherte </w:t>
      </w:r>
      <w:commentRangeEnd w:id="5334"/>
      <w:r w:rsidR="009F4D52">
        <w:rPr>
          <w:rStyle w:val="Kommentarzeichen"/>
        </w:rPr>
        <w:commentReference w:id="5334"/>
      </w:r>
      <w:r w:rsidRPr="00944672">
        <w:rPr>
          <w:rFonts w:ascii="Arial" w:hAnsi="Arial" w:cs="Arial"/>
          <w:sz w:val="24"/>
          <w:szCs w:val="24"/>
        </w:rPr>
        <w:t>er auch den aktuellen Stand der Web</w:t>
      </w:r>
      <w:ins w:id="5335" w:author="Lektorat Bauer" w:date="2025-03-03T09:19:00Z" w16du:dateUtc="2025-03-03T08:19:00Z">
        <w:r w:rsidR="009F4D52">
          <w:rPr>
            <w:rFonts w:ascii="Arial" w:hAnsi="Arial" w:cs="Arial"/>
            <w:sz w:val="24"/>
            <w:szCs w:val="24"/>
          </w:rPr>
          <w:t>s</w:t>
        </w:r>
      </w:ins>
      <w:del w:id="5336" w:author="Lektorat Bauer" w:date="2025-03-03T09:19:00Z" w16du:dateUtc="2025-03-03T08:19:00Z">
        <w:r w:rsidRPr="00944672" w:rsidDel="009F4D52">
          <w:rPr>
            <w:rFonts w:ascii="Arial" w:hAnsi="Arial" w:cs="Arial"/>
            <w:sz w:val="24"/>
            <w:szCs w:val="24"/>
          </w:rPr>
          <w:delText>-S</w:delText>
        </w:r>
      </w:del>
      <w:r w:rsidRPr="00944672">
        <w:rPr>
          <w:rFonts w:ascii="Arial" w:hAnsi="Arial" w:cs="Arial"/>
          <w:sz w:val="24"/>
          <w:szCs w:val="24"/>
        </w:rPr>
        <w:t xml:space="preserve">eite. Dann legte er einen neuen Rechercheordner an, und machte sich Gedanken, was und wo er </w:t>
      </w:r>
      <w:del w:id="5337" w:author="Lektorat Bauer" w:date="2025-03-03T09:19:00Z" w16du:dateUtc="2025-03-03T08:19:00Z">
        <w:r w:rsidRPr="00944672" w:rsidDel="009F4D52">
          <w:rPr>
            <w:rFonts w:ascii="Arial" w:hAnsi="Arial" w:cs="Arial"/>
            <w:sz w:val="24"/>
            <w:szCs w:val="24"/>
          </w:rPr>
          <w:delText>S</w:delText>
        </w:r>
      </w:del>
      <w:ins w:id="5338" w:author="Lektorat Bauer" w:date="2025-03-03T09:19:00Z" w16du:dateUtc="2025-03-03T08:19:00Z">
        <w:r w:rsidR="009F4D52">
          <w:rPr>
            <w:rFonts w:ascii="Arial" w:hAnsi="Arial" w:cs="Arial"/>
            <w:sz w:val="24"/>
            <w:szCs w:val="24"/>
          </w:rPr>
          <w:t>s</w:t>
        </w:r>
      </w:ins>
      <w:r w:rsidRPr="00944672">
        <w:rPr>
          <w:rFonts w:ascii="Arial" w:hAnsi="Arial" w:cs="Arial"/>
          <w:sz w:val="24"/>
          <w:szCs w:val="24"/>
        </w:rPr>
        <w:t>uchen sollte.</w:t>
      </w:r>
    </w:p>
    <w:p w14:paraId="43A3DAE3" w14:textId="20739C84" w:rsidR="00944672" w:rsidRPr="00944672" w:rsidDel="009F4D52" w:rsidRDefault="00944672" w:rsidP="00623B68">
      <w:pPr>
        <w:autoSpaceDE w:val="0"/>
        <w:autoSpaceDN w:val="0"/>
        <w:adjustRightInd w:val="0"/>
        <w:spacing w:after="0" w:line="360" w:lineRule="auto"/>
        <w:ind w:firstLine="227"/>
        <w:jc w:val="both"/>
        <w:rPr>
          <w:del w:id="5339" w:author="Lektorat Bauer" w:date="2025-03-03T09:19:00Z" w16du:dateUtc="2025-03-03T08:19:00Z"/>
          <w:rFonts w:ascii="Arial" w:hAnsi="Arial" w:cs="Arial"/>
          <w:sz w:val="24"/>
          <w:szCs w:val="24"/>
        </w:rPr>
      </w:pPr>
      <w:del w:id="5340" w:author="Lektorat Bauer" w:date="2025-03-03T09:19:00Z" w16du:dateUtc="2025-03-03T08:19:00Z">
        <w:r w:rsidRPr="00944672" w:rsidDel="009F4D52">
          <w:rPr>
            <w:rFonts w:ascii="Arial" w:hAnsi="Arial" w:cs="Arial"/>
            <w:sz w:val="24"/>
            <w:szCs w:val="24"/>
          </w:rPr>
          <w:delText xml:space="preserve">Ein gutes Konzept ist die halbe Miete, wenn es um Recherche geht. Man sollte sich im klaren sein, was man sucht. </w:delText>
        </w:r>
        <w:commentRangeStart w:id="5341"/>
        <w:r w:rsidRPr="00944672" w:rsidDel="009F4D52">
          <w:rPr>
            <w:rFonts w:ascii="Arial" w:hAnsi="Arial" w:cs="Arial"/>
            <w:sz w:val="24"/>
            <w:szCs w:val="24"/>
          </w:rPr>
          <w:delText>Wenn</w:delText>
        </w:r>
      </w:del>
      <w:commentRangeEnd w:id="5341"/>
      <w:r w:rsidR="009F4D52">
        <w:rPr>
          <w:rStyle w:val="Kommentarzeichen"/>
        </w:rPr>
        <w:commentReference w:id="5341"/>
      </w:r>
      <w:del w:id="5342" w:author="Lektorat Bauer" w:date="2025-03-03T09:19:00Z" w16du:dateUtc="2025-03-03T08:19:00Z">
        <w:r w:rsidRPr="00944672" w:rsidDel="009F4D52">
          <w:rPr>
            <w:rFonts w:ascii="Arial" w:hAnsi="Arial" w:cs="Arial"/>
            <w:sz w:val="24"/>
            <w:szCs w:val="24"/>
          </w:rPr>
          <w:delText xml:space="preserve"> einen dann andere Informationen von der Fährte weglocken, kann man immer wieder auf den Weg zurück. Es gibt so viele Informationen im Internet, dass man leicht den Faden verlieren kann.</w:delText>
        </w:r>
      </w:del>
    </w:p>
    <w:p w14:paraId="00110F42" w14:textId="2BA03B79"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Thomas machte sich eine Stichwortliste zu den Teilbereichen und bereitete sich auf eine lange Recherche vor. Dann ging er wieder in die Küche, Kaffee kochen, etwas Süßes dazu, und</w:t>
      </w:r>
      <w:ins w:id="5343" w:author="Lektorat Bauer" w:date="2025-03-03T09:19:00Z" w16du:dateUtc="2025-03-03T08:19:00Z">
        <w:r w:rsidR="009F4D52">
          <w:rPr>
            <w:rFonts w:ascii="Arial" w:hAnsi="Arial" w:cs="Arial"/>
            <w:sz w:val="24"/>
            <w:szCs w:val="24"/>
          </w:rPr>
          <w:t xml:space="preserve"> rief</w:t>
        </w:r>
      </w:ins>
      <w:r w:rsidRPr="00944672">
        <w:rPr>
          <w:rFonts w:ascii="Arial" w:hAnsi="Arial" w:cs="Arial"/>
          <w:sz w:val="24"/>
          <w:szCs w:val="24"/>
        </w:rPr>
        <w:t xml:space="preserve"> Anique </w:t>
      </w:r>
      <w:del w:id="5344" w:author="Lektorat Bauer" w:date="2025-03-03T09:19:00Z" w16du:dateUtc="2025-03-03T08:19:00Z">
        <w:r w:rsidRPr="00944672" w:rsidDel="009F4D52">
          <w:rPr>
            <w:rFonts w:ascii="Arial" w:hAnsi="Arial" w:cs="Arial"/>
            <w:sz w:val="24"/>
            <w:szCs w:val="24"/>
          </w:rPr>
          <w:delText>anrufen</w:delText>
        </w:r>
      </w:del>
      <w:ins w:id="5345" w:author="Lektorat Bauer" w:date="2025-03-03T09:19:00Z" w16du:dateUtc="2025-03-03T08:19:00Z">
        <w:r w:rsidR="009F4D52">
          <w:rPr>
            <w:rFonts w:ascii="Arial" w:hAnsi="Arial" w:cs="Arial"/>
            <w:sz w:val="24"/>
            <w:szCs w:val="24"/>
          </w:rPr>
          <w:t>an</w:t>
        </w:r>
      </w:ins>
      <w:r w:rsidRPr="00944672">
        <w:rPr>
          <w:rFonts w:ascii="Arial" w:hAnsi="Arial" w:cs="Arial"/>
          <w:sz w:val="24"/>
          <w:szCs w:val="24"/>
        </w:rPr>
        <w:t xml:space="preserve">. </w:t>
      </w:r>
    </w:p>
    <w:p w14:paraId="298313D2" w14:textId="534EB9D5"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del w:id="5346" w:author="Lektorat Bauer" w:date="2025-03-03T09:19:00Z" w16du:dateUtc="2025-03-03T08:19:00Z">
        <w:r w:rsidRPr="00944672" w:rsidDel="009F4D52">
          <w:rPr>
            <w:rFonts w:ascii="Arial" w:hAnsi="Arial" w:cs="Arial"/>
            <w:sz w:val="24"/>
            <w:szCs w:val="24"/>
          </w:rPr>
          <w:delText>Wieder konnte er Anique nicht erreichen</w:delText>
        </w:r>
      </w:del>
      <w:ins w:id="5347" w:author="Lektorat Bauer" w:date="2025-03-03T09:19:00Z" w16du:dateUtc="2025-03-03T08:19:00Z">
        <w:r w:rsidR="009F4D52">
          <w:rPr>
            <w:rFonts w:ascii="Arial" w:hAnsi="Arial" w:cs="Arial"/>
            <w:sz w:val="24"/>
            <w:szCs w:val="24"/>
          </w:rPr>
          <w:t>Wieder nahm Anique nicht ab</w:t>
        </w:r>
      </w:ins>
      <w:r w:rsidRPr="00944672">
        <w:rPr>
          <w:rFonts w:ascii="Arial" w:hAnsi="Arial" w:cs="Arial"/>
          <w:sz w:val="24"/>
          <w:szCs w:val="24"/>
        </w:rPr>
        <w:t xml:space="preserve">. Er fragte sich, wozu es Mobiltelefone gab, wenn niemand ans Telefon </w:t>
      </w:r>
      <w:del w:id="5348" w:author="Lektorat Bauer" w:date="2025-03-03T09:20:00Z" w16du:dateUtc="2025-03-03T08:20:00Z">
        <w:r w:rsidRPr="00944672" w:rsidDel="009F4D52">
          <w:rPr>
            <w:rFonts w:ascii="Arial" w:hAnsi="Arial" w:cs="Arial"/>
            <w:sz w:val="24"/>
            <w:szCs w:val="24"/>
          </w:rPr>
          <w:delText>geht</w:delText>
        </w:r>
      </w:del>
      <w:ins w:id="5349" w:author="Lektorat Bauer" w:date="2025-03-03T09:20:00Z" w16du:dateUtc="2025-03-03T08:20:00Z">
        <w:r w:rsidR="009F4D52">
          <w:rPr>
            <w:rFonts w:ascii="Arial" w:hAnsi="Arial" w:cs="Arial"/>
            <w:sz w:val="24"/>
            <w:szCs w:val="24"/>
          </w:rPr>
          <w:t>ging</w:t>
        </w:r>
      </w:ins>
      <w:r w:rsidRPr="00944672">
        <w:rPr>
          <w:rFonts w:ascii="Arial" w:hAnsi="Arial" w:cs="Arial"/>
          <w:sz w:val="24"/>
          <w:szCs w:val="24"/>
        </w:rPr>
        <w:t xml:space="preserve">. </w:t>
      </w:r>
      <w:del w:id="5350" w:author="Lektorat Bauer" w:date="2025-03-03T09:20:00Z" w16du:dateUtc="2025-03-03T08:20:00Z">
        <w:r w:rsidRPr="00944672" w:rsidDel="009F4D52">
          <w:rPr>
            <w:rFonts w:ascii="Arial" w:hAnsi="Arial" w:cs="Arial"/>
            <w:sz w:val="24"/>
            <w:szCs w:val="24"/>
          </w:rPr>
          <w:delText xml:space="preserve">Er hatte keine Wahl, also </w:delText>
        </w:r>
      </w:del>
      <w:ins w:id="5351" w:author="Lektorat Bauer" w:date="2025-03-03T09:20:00Z" w16du:dateUtc="2025-03-03T08:20:00Z">
        <w:r w:rsidR="009F4D52">
          <w:rPr>
            <w:rFonts w:ascii="Arial" w:hAnsi="Arial" w:cs="Arial"/>
            <w:sz w:val="24"/>
            <w:szCs w:val="24"/>
          </w:rPr>
          <w:t xml:space="preserve">Dann </w:t>
        </w:r>
      </w:ins>
      <w:r w:rsidRPr="00944672">
        <w:rPr>
          <w:rFonts w:ascii="Arial" w:hAnsi="Arial" w:cs="Arial"/>
          <w:sz w:val="24"/>
          <w:szCs w:val="24"/>
        </w:rPr>
        <w:t>ging er wieder an seine Konsole und begann zu arbeiten, nachdem er seine Sicherheitssysteme aktiviert hatte.</w:t>
      </w:r>
    </w:p>
    <w:p w14:paraId="249C25A6"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commentRangeStart w:id="5352"/>
      <w:r w:rsidRPr="00944672">
        <w:rPr>
          <w:rFonts w:ascii="Arial" w:hAnsi="Arial" w:cs="Arial"/>
          <w:sz w:val="24"/>
          <w:szCs w:val="24"/>
        </w:rPr>
        <w:t>Als Erstes rief der die Webseite der ‚Star‘ aus Kuala Lumpur erneut auf, um zu sehen, was es Neues, in Bezug auf die Hacker, gab.</w:t>
      </w:r>
      <w:commentRangeEnd w:id="5352"/>
      <w:r w:rsidR="009F4D52">
        <w:rPr>
          <w:rStyle w:val="Kommentarzeichen"/>
        </w:rPr>
        <w:commentReference w:id="5352"/>
      </w:r>
    </w:p>
    <w:p w14:paraId="155D27ED"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31D161AD"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lastRenderedPageBreak/>
        <w:t>***</w:t>
      </w:r>
    </w:p>
    <w:p w14:paraId="489CF4A0"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4861829B"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Alarm. Ein Blick auf die Tracking-Konsole zeigte, dass wieder jemand nach dem Eintrag bei ‚The Star‘ suchte.</w:t>
      </w:r>
    </w:p>
    <w:p w14:paraId="5FDC3E09" w14:textId="123D486B"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Sie hatten überlegt, ob es wirklich eine gute Idee sei, die Seite zu hacken. Dann hatten sie </w:t>
      </w:r>
      <w:del w:id="5353" w:author="Lektorat Bauer" w:date="2025-03-03T09:21:00Z" w16du:dateUtc="2025-03-03T08:21:00Z">
        <w:r w:rsidRPr="00944672" w:rsidDel="009F4D52">
          <w:rPr>
            <w:rFonts w:ascii="Arial" w:hAnsi="Arial" w:cs="Arial"/>
            <w:sz w:val="24"/>
            <w:szCs w:val="24"/>
          </w:rPr>
          <w:delText>auf ‚Ja‘</w:delText>
        </w:r>
      </w:del>
      <w:ins w:id="5354" w:author="Lektorat Bauer" w:date="2025-03-03T09:21:00Z" w16du:dateUtc="2025-03-03T08:21:00Z">
        <w:r w:rsidR="009F4D52">
          <w:rPr>
            <w:rFonts w:ascii="Arial" w:hAnsi="Arial" w:cs="Arial"/>
            <w:sz w:val="24"/>
            <w:szCs w:val="24"/>
          </w:rPr>
          <w:t>positiv</w:t>
        </w:r>
      </w:ins>
      <w:r w:rsidRPr="00944672">
        <w:rPr>
          <w:rFonts w:ascii="Arial" w:hAnsi="Arial" w:cs="Arial"/>
          <w:sz w:val="24"/>
          <w:szCs w:val="24"/>
        </w:rPr>
        <w:t xml:space="preserve"> entschieden, und einen Tracking-Hinweis auf eine malaiische Untergrundbewegung gelegt, um von sich abzulenken.</w:t>
      </w:r>
    </w:p>
    <w:p w14:paraId="1F44D549"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2EB70838"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3EC316BF"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5D4C8563" w14:textId="06DC4B7E"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Klong! „Mist, ich werde überwacht</w:t>
      </w:r>
      <w:del w:id="5355" w:author="Lektorat Bauer" w:date="2025-03-03T09:21:00Z" w16du:dateUtc="2025-03-03T08:21:00Z">
        <w:r w:rsidRPr="00944672" w:rsidDel="009F4D52">
          <w:rPr>
            <w:rFonts w:ascii="Arial" w:hAnsi="Arial" w:cs="Arial"/>
            <w:sz w:val="24"/>
            <w:szCs w:val="24"/>
          </w:rPr>
          <w:delText>.</w:delText>
        </w:r>
      </w:del>
      <w:r w:rsidRPr="00944672">
        <w:rPr>
          <w:rFonts w:ascii="Arial" w:hAnsi="Arial" w:cs="Arial"/>
          <w:sz w:val="24"/>
          <w:szCs w:val="24"/>
        </w:rPr>
        <w:t>“</w:t>
      </w:r>
      <w:ins w:id="5356" w:author="Lektorat Bauer" w:date="2025-03-03T09:21:00Z" w16du:dateUtc="2025-03-03T08:21:00Z">
        <w:r w:rsidR="009F4D52">
          <w:rPr>
            <w:rFonts w:ascii="Arial" w:hAnsi="Arial" w:cs="Arial"/>
            <w:sz w:val="24"/>
            <w:szCs w:val="24"/>
          </w:rPr>
          <w:t>,</w:t>
        </w:r>
      </w:ins>
      <w:r w:rsidRPr="00944672">
        <w:rPr>
          <w:rFonts w:ascii="Arial" w:hAnsi="Arial" w:cs="Arial"/>
          <w:sz w:val="24"/>
          <w:szCs w:val="24"/>
        </w:rPr>
        <w:t xml:space="preserve"> </w:t>
      </w:r>
      <w:ins w:id="5357" w:author="Lektorat Bauer" w:date="2025-03-03T09:21:00Z" w16du:dateUtc="2025-03-03T08:21:00Z">
        <w:r w:rsidR="009F4D52">
          <w:rPr>
            <w:rFonts w:ascii="Arial" w:hAnsi="Arial" w:cs="Arial"/>
            <w:sz w:val="24"/>
            <w:szCs w:val="24"/>
          </w:rPr>
          <w:t>d</w:t>
        </w:r>
      </w:ins>
      <w:del w:id="5358" w:author="Lektorat Bauer" w:date="2025-03-03T09:21:00Z" w16du:dateUtc="2025-03-03T08:21:00Z">
        <w:r w:rsidRPr="00944672" w:rsidDel="009F4D52">
          <w:rPr>
            <w:rFonts w:ascii="Arial" w:hAnsi="Arial" w:cs="Arial"/>
            <w:sz w:val="24"/>
            <w:szCs w:val="24"/>
          </w:rPr>
          <w:delText>D</w:delText>
        </w:r>
      </w:del>
      <w:r w:rsidRPr="00944672">
        <w:rPr>
          <w:rFonts w:ascii="Arial" w:hAnsi="Arial" w:cs="Arial"/>
          <w:sz w:val="24"/>
          <w:szCs w:val="24"/>
        </w:rPr>
        <w:t xml:space="preserve">achte Thomas, </w:t>
      </w:r>
      <w:del w:id="5359" w:author="Lektorat Bauer" w:date="2025-03-03T09:21:00Z" w16du:dateUtc="2025-03-03T08:21:00Z">
        <w:r w:rsidRPr="00944672" w:rsidDel="009F4D52">
          <w:rPr>
            <w:rFonts w:ascii="Arial" w:hAnsi="Arial" w:cs="Arial"/>
            <w:sz w:val="24"/>
            <w:szCs w:val="24"/>
          </w:rPr>
          <w:delText xml:space="preserve">dann </w:delText>
        </w:r>
      </w:del>
      <w:ins w:id="5360" w:author="Lektorat Bauer" w:date="2025-03-03T09:21:00Z" w16du:dateUtc="2025-03-03T08:21:00Z">
        <w:r w:rsidR="009F4D52">
          <w:rPr>
            <w:rFonts w:ascii="Arial" w:hAnsi="Arial" w:cs="Arial"/>
            <w:sz w:val="24"/>
            <w:szCs w:val="24"/>
          </w:rPr>
          <w:t>und</w:t>
        </w:r>
        <w:r w:rsidR="009F4D52" w:rsidRPr="00944672">
          <w:rPr>
            <w:rFonts w:ascii="Arial" w:hAnsi="Arial" w:cs="Arial"/>
            <w:sz w:val="24"/>
            <w:szCs w:val="24"/>
          </w:rPr>
          <w:t xml:space="preserve"> </w:t>
        </w:r>
      </w:ins>
      <w:r w:rsidRPr="00944672">
        <w:rPr>
          <w:rFonts w:ascii="Arial" w:hAnsi="Arial" w:cs="Arial"/>
          <w:sz w:val="24"/>
          <w:szCs w:val="24"/>
        </w:rPr>
        <w:t xml:space="preserve">aktivierte </w:t>
      </w:r>
      <w:del w:id="5361" w:author="Lektorat Bauer" w:date="2025-03-03T09:21:00Z" w16du:dateUtc="2025-03-03T08:21:00Z">
        <w:r w:rsidRPr="00944672" w:rsidDel="009F4D52">
          <w:rPr>
            <w:rFonts w:ascii="Arial" w:hAnsi="Arial" w:cs="Arial"/>
            <w:sz w:val="24"/>
            <w:szCs w:val="24"/>
          </w:rPr>
          <w:delText xml:space="preserve">er </w:delText>
        </w:r>
      </w:del>
      <w:r w:rsidRPr="00944672">
        <w:rPr>
          <w:rFonts w:ascii="Arial" w:hAnsi="Arial" w:cs="Arial"/>
          <w:sz w:val="24"/>
          <w:szCs w:val="24"/>
        </w:rPr>
        <w:t>das neue Tool, dass er von Johann bekommen hatte.</w:t>
      </w:r>
    </w:p>
    <w:p w14:paraId="5BA6054C"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0B2628C0"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51F6160E"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68B8FBCA" w14:textId="51895271"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Wer ist das?</w:t>
      </w:r>
      <w:del w:id="5362" w:author="Lektorat Bauer" w:date="2025-03-03T09:21:00Z" w16du:dateUtc="2025-03-03T08:21:00Z">
        <w:r w:rsidRPr="00944672" w:rsidDel="009F4D52">
          <w:rPr>
            <w:rFonts w:ascii="Arial" w:hAnsi="Arial" w:cs="Arial"/>
            <w:sz w:val="24"/>
            <w:szCs w:val="24"/>
          </w:rPr>
          <w:delText xml:space="preserve"> –</w:delText>
        </w:r>
      </w:del>
      <w:r w:rsidRPr="00944672">
        <w:rPr>
          <w:rFonts w:ascii="Arial" w:hAnsi="Arial" w:cs="Arial"/>
          <w:sz w:val="24"/>
          <w:szCs w:val="24"/>
        </w:rPr>
        <w:t xml:space="preserve"> Wie hatte er erkennen können, dass er überwacht wird? Und wieso </w:t>
      </w:r>
      <w:del w:id="5363" w:author="Lektorat Bauer" w:date="2025-03-03T09:21:00Z" w16du:dateUtc="2025-03-03T08:21:00Z">
        <w:r w:rsidRPr="00944672" w:rsidDel="009F4D52">
          <w:rPr>
            <w:rFonts w:ascii="Arial" w:hAnsi="Arial" w:cs="Arial"/>
            <w:sz w:val="24"/>
            <w:szCs w:val="24"/>
          </w:rPr>
          <w:delText xml:space="preserve">ist </w:delText>
        </w:r>
      </w:del>
      <w:ins w:id="5364" w:author="Lektorat Bauer" w:date="2025-03-03T09:21:00Z" w16du:dateUtc="2025-03-03T08:21:00Z">
        <w:r w:rsidR="009F4D52">
          <w:rPr>
            <w:rFonts w:ascii="Arial" w:hAnsi="Arial" w:cs="Arial"/>
            <w:sz w:val="24"/>
            <w:szCs w:val="24"/>
          </w:rPr>
          <w:t>war</w:t>
        </w:r>
        <w:r w:rsidR="009F4D52" w:rsidRPr="00944672">
          <w:rPr>
            <w:rFonts w:ascii="Arial" w:hAnsi="Arial" w:cs="Arial"/>
            <w:sz w:val="24"/>
            <w:szCs w:val="24"/>
          </w:rPr>
          <w:t xml:space="preserve"> </w:t>
        </w:r>
      </w:ins>
      <w:r w:rsidRPr="00944672">
        <w:rPr>
          <w:rFonts w:ascii="Arial" w:hAnsi="Arial" w:cs="Arial"/>
          <w:sz w:val="24"/>
          <w:szCs w:val="24"/>
        </w:rPr>
        <w:t xml:space="preserve">die IP plötzlich weg? </w:t>
      </w:r>
    </w:p>
    <w:p w14:paraId="1BA05305"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Jetzt wurde Großalarm ausgelöst.</w:t>
      </w:r>
    </w:p>
    <w:p w14:paraId="709DAA19"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6B9385A1"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157A57C5"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1185D1CC" w14:textId="3C4249E5"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 xml:space="preserve">Das Tool verschaffte Thomas etwas Zeit, um nach einem anderen Hinweis zu suchen, aber er </w:t>
      </w:r>
      <w:del w:id="5365" w:author="Lektorat Bauer" w:date="2025-03-03T09:21:00Z" w16du:dateUtc="2025-03-03T08:21:00Z">
        <w:r w:rsidRPr="00944672" w:rsidDel="009F4D52">
          <w:rPr>
            <w:rFonts w:ascii="Arial" w:hAnsi="Arial" w:cs="Arial"/>
            <w:sz w:val="24"/>
            <w:szCs w:val="24"/>
          </w:rPr>
          <w:delText xml:space="preserve">hatte </w:delText>
        </w:r>
      </w:del>
      <w:ins w:id="5366" w:author="Lektorat Bauer" w:date="2025-03-03T09:21:00Z" w16du:dateUtc="2025-03-03T08:21:00Z">
        <w:r w:rsidR="009F4D52">
          <w:rPr>
            <w:rFonts w:ascii="Arial" w:hAnsi="Arial" w:cs="Arial"/>
            <w:sz w:val="24"/>
            <w:szCs w:val="24"/>
          </w:rPr>
          <w:t>fand</w:t>
        </w:r>
        <w:r w:rsidR="009F4D52" w:rsidRPr="00944672">
          <w:rPr>
            <w:rFonts w:ascii="Arial" w:hAnsi="Arial" w:cs="Arial"/>
            <w:sz w:val="24"/>
            <w:szCs w:val="24"/>
          </w:rPr>
          <w:t xml:space="preserve"> </w:t>
        </w:r>
      </w:ins>
      <w:r w:rsidRPr="00944672">
        <w:rPr>
          <w:rFonts w:ascii="Arial" w:hAnsi="Arial" w:cs="Arial"/>
          <w:sz w:val="24"/>
          <w:szCs w:val="24"/>
        </w:rPr>
        <w:t>nichts</w:t>
      </w:r>
      <w:del w:id="5367" w:author="Lektorat Bauer" w:date="2025-03-03T09:21:00Z" w16du:dateUtc="2025-03-03T08:21:00Z">
        <w:r w:rsidRPr="00944672" w:rsidDel="009F4D52">
          <w:rPr>
            <w:rFonts w:ascii="Arial" w:hAnsi="Arial" w:cs="Arial"/>
            <w:sz w:val="24"/>
            <w:szCs w:val="24"/>
          </w:rPr>
          <w:delText xml:space="preserve"> gefunden</w:delText>
        </w:r>
      </w:del>
      <w:r w:rsidRPr="00944672">
        <w:rPr>
          <w:rFonts w:ascii="Arial" w:hAnsi="Arial" w:cs="Arial"/>
          <w:sz w:val="24"/>
          <w:szCs w:val="24"/>
        </w:rPr>
        <w:t xml:space="preserve">. Dann hatte er eine Idee: Vielleicht konnte er etwas über den Flughafen </w:t>
      </w:r>
      <w:del w:id="5368" w:author="Lektorat Bauer" w:date="2025-03-03T09:22:00Z" w16du:dateUtc="2025-03-03T08:22:00Z">
        <w:r w:rsidRPr="00944672" w:rsidDel="009F4D52">
          <w:rPr>
            <w:rFonts w:ascii="Arial" w:hAnsi="Arial" w:cs="Arial"/>
            <w:sz w:val="24"/>
            <w:szCs w:val="24"/>
          </w:rPr>
          <w:delText>selber</w:delText>
        </w:r>
      </w:del>
      <w:ins w:id="5369" w:author="Lektorat Bauer" w:date="2025-03-03T09:22:00Z" w16du:dateUtc="2025-03-03T08:22:00Z">
        <w:r w:rsidR="009F4D52" w:rsidRPr="00944672">
          <w:rPr>
            <w:rFonts w:ascii="Arial" w:hAnsi="Arial" w:cs="Arial"/>
            <w:sz w:val="24"/>
            <w:szCs w:val="24"/>
          </w:rPr>
          <w:t>selbst</w:t>
        </w:r>
      </w:ins>
      <w:r w:rsidRPr="00944672">
        <w:rPr>
          <w:rFonts w:ascii="Arial" w:hAnsi="Arial" w:cs="Arial"/>
          <w:sz w:val="24"/>
          <w:szCs w:val="24"/>
        </w:rPr>
        <w:t xml:space="preserve"> herausbekommen.</w:t>
      </w:r>
    </w:p>
    <w:p w14:paraId="55CE3F8C"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Es dauerte einen kleinen Augenblick, dann hatte er die Firewall des Flughafens überbrückt. Er suchte nach historischen Daten, fand den entsprechenden Ordner und suchte nach dem 08. März 2014.</w:t>
      </w:r>
    </w:p>
    <w:p w14:paraId="6468BFCA"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219291BC"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0EED9B9D"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4C777FFF"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 xml:space="preserve">Noch ein Alarm. Jemand hatte sich an der Firewall des Flughafens von Kuala Lumpur zu schaffen gemacht. Eine andere IP. </w:t>
      </w:r>
    </w:p>
    <w:p w14:paraId="1F7628B0"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Beobachten.</w:t>
      </w:r>
    </w:p>
    <w:p w14:paraId="1303B39E"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100E7969"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16546FCA"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4051462A" w14:textId="7BD91CF1"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Klong! „Schon wieder!“</w:t>
      </w:r>
      <w:del w:id="5370" w:author="Lektorat Bauer" w:date="2025-03-03T09:22:00Z" w16du:dateUtc="2025-03-03T08:22:00Z">
        <w:r w:rsidRPr="00944672" w:rsidDel="009F4D52">
          <w:rPr>
            <w:rFonts w:ascii="Arial" w:hAnsi="Arial" w:cs="Arial"/>
            <w:sz w:val="24"/>
            <w:szCs w:val="24"/>
          </w:rPr>
          <w:delText xml:space="preserve"> –</w:delText>
        </w:r>
      </w:del>
      <w:r w:rsidRPr="00944672">
        <w:rPr>
          <w:rFonts w:ascii="Arial" w:hAnsi="Arial" w:cs="Arial"/>
          <w:sz w:val="24"/>
          <w:szCs w:val="24"/>
        </w:rPr>
        <w:t xml:space="preserve"> Thomas wusste, dass er jetzt ein Risiko einging, aber er musste weitersuchen.</w:t>
      </w:r>
      <w:del w:id="5371" w:author="Lektorat Bauer" w:date="2025-03-03T09:22:00Z" w16du:dateUtc="2025-03-03T08:22:00Z">
        <w:r w:rsidRPr="00944672" w:rsidDel="009F4D52">
          <w:rPr>
            <w:rFonts w:ascii="Arial" w:hAnsi="Arial" w:cs="Arial"/>
            <w:sz w:val="24"/>
            <w:szCs w:val="24"/>
          </w:rPr>
          <w:delText xml:space="preserve"> Er fand einfach nichts.</w:delText>
        </w:r>
      </w:del>
    </w:p>
    <w:p w14:paraId="08FD926D" w14:textId="56FB3319"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Dann </w:t>
      </w:r>
      <w:del w:id="5372" w:author="Lektorat Bauer" w:date="2025-03-03T09:22:00Z" w16du:dateUtc="2025-03-03T08:22:00Z">
        <w:r w:rsidRPr="00944672" w:rsidDel="009F4D52">
          <w:rPr>
            <w:rFonts w:ascii="Arial" w:hAnsi="Arial" w:cs="Arial"/>
            <w:sz w:val="24"/>
            <w:szCs w:val="24"/>
          </w:rPr>
          <w:delText>viel ihm ein</w:delText>
        </w:r>
      </w:del>
      <w:ins w:id="5373" w:author="Lektorat Bauer" w:date="2025-03-03T09:22:00Z" w16du:dateUtc="2025-03-03T08:22:00Z">
        <w:r w:rsidR="009F4D52">
          <w:rPr>
            <w:rFonts w:ascii="Arial" w:hAnsi="Arial" w:cs="Arial"/>
            <w:sz w:val="24"/>
            <w:szCs w:val="24"/>
          </w:rPr>
          <w:t>erkannte er</w:t>
        </w:r>
      </w:ins>
      <w:r w:rsidRPr="00944672">
        <w:rPr>
          <w:rFonts w:ascii="Arial" w:hAnsi="Arial" w:cs="Arial"/>
          <w:sz w:val="24"/>
          <w:szCs w:val="24"/>
        </w:rPr>
        <w:t>, dass er falsch suchte. Der Flug war morgens um 00:30 Uhr, also musste am 07. März 2014 suchen, am besten bis 19:00 Uhr rückwärts.</w:t>
      </w:r>
    </w:p>
    <w:p w14:paraId="02E718EC"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76B3C77C"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69F8D143"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0980F9CB" w14:textId="0927DCB1" w:rsidR="00944672" w:rsidRPr="00944672" w:rsidRDefault="00944672" w:rsidP="00623B68">
      <w:pPr>
        <w:autoSpaceDE w:val="0"/>
        <w:autoSpaceDN w:val="0"/>
        <w:adjustRightInd w:val="0"/>
        <w:spacing w:after="0" w:line="360" w:lineRule="auto"/>
        <w:jc w:val="both"/>
        <w:rPr>
          <w:rFonts w:ascii="Arial" w:hAnsi="Arial" w:cs="Arial"/>
          <w:sz w:val="24"/>
          <w:szCs w:val="24"/>
        </w:rPr>
      </w:pPr>
      <w:del w:id="5374" w:author="Lektorat Bauer" w:date="2025-03-03T09:22:00Z" w16du:dateUtc="2025-03-03T08:22:00Z">
        <w:r w:rsidRPr="00944672" w:rsidDel="009F4D52">
          <w:rPr>
            <w:rFonts w:ascii="Arial" w:hAnsi="Arial" w:cs="Arial"/>
            <w:sz w:val="24"/>
            <w:szCs w:val="24"/>
          </w:rPr>
          <w:delText xml:space="preserve">Der </w:delText>
        </w:r>
      </w:del>
      <w:ins w:id="5375" w:author="Lektorat Bauer" w:date="2025-03-03T09:22:00Z" w16du:dateUtc="2025-03-03T08:22:00Z">
        <w:r w:rsidR="009F4D52">
          <w:rPr>
            <w:rFonts w:ascii="Arial" w:hAnsi="Arial" w:cs="Arial"/>
            <w:sz w:val="24"/>
            <w:szCs w:val="24"/>
          </w:rPr>
          <w:t>Er</w:t>
        </w:r>
        <w:r w:rsidR="009F4D52" w:rsidRPr="00944672">
          <w:rPr>
            <w:rFonts w:ascii="Arial" w:hAnsi="Arial" w:cs="Arial"/>
            <w:sz w:val="24"/>
            <w:szCs w:val="24"/>
          </w:rPr>
          <w:t xml:space="preserve"> </w:t>
        </w:r>
      </w:ins>
      <w:r w:rsidRPr="00944672">
        <w:rPr>
          <w:rFonts w:ascii="Arial" w:hAnsi="Arial" w:cs="Arial"/>
          <w:sz w:val="24"/>
          <w:szCs w:val="24"/>
        </w:rPr>
        <w:t>sucht nach Aufnahmen vom 07. März 2014. Sofort als ‚gefährlich‘ einstufen</w:t>
      </w:r>
      <w:del w:id="5376" w:author="Lektorat Bauer" w:date="2025-03-03T09:22:00Z" w16du:dateUtc="2025-03-03T08:22:00Z">
        <w:r w:rsidRPr="00944672" w:rsidDel="009F4D52">
          <w:rPr>
            <w:rFonts w:ascii="Arial" w:hAnsi="Arial" w:cs="Arial"/>
            <w:sz w:val="24"/>
            <w:szCs w:val="24"/>
          </w:rPr>
          <w:delText>.</w:delText>
        </w:r>
      </w:del>
      <w:r w:rsidRPr="00944672">
        <w:rPr>
          <w:rFonts w:ascii="Arial" w:hAnsi="Arial" w:cs="Arial"/>
          <w:sz w:val="24"/>
          <w:szCs w:val="24"/>
        </w:rPr>
        <w:t>!</w:t>
      </w:r>
    </w:p>
    <w:p w14:paraId="33FB9D4A"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56CDF0BB"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35990F66"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4BF0913F"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Thomas fand Aufnahmen vom Vorfeld, auf denen eine Militäreskorte zu sehen war. Nichts Ungewöhnliches in Malaysia, aber eine zeitliche Koinzidenz. Download-To-Safe. Ab jetzt wurden alle Schritte gespeichert und gesichert.</w:t>
      </w:r>
    </w:p>
    <w:p w14:paraId="67010BE1" w14:textId="3BB862F9"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Er suchte rückwärts und konnte dann durch </w:t>
      </w:r>
      <w:del w:id="5377" w:author="Lektorat Bauer" w:date="2025-03-03T09:23:00Z" w16du:dateUtc="2025-03-03T08:23:00Z">
        <w:r w:rsidRPr="00944672" w:rsidDel="00323E2F">
          <w:rPr>
            <w:rFonts w:ascii="Arial" w:hAnsi="Arial" w:cs="Arial"/>
            <w:sz w:val="24"/>
            <w:szCs w:val="24"/>
          </w:rPr>
          <w:delText>verschiedne</w:delText>
        </w:r>
      </w:del>
      <w:ins w:id="5378" w:author="Lektorat Bauer" w:date="2025-03-03T09:23:00Z" w16du:dateUtc="2025-03-03T08:23:00Z">
        <w:r w:rsidR="00323E2F" w:rsidRPr="00944672">
          <w:rPr>
            <w:rFonts w:ascii="Arial" w:hAnsi="Arial" w:cs="Arial"/>
            <w:sz w:val="24"/>
            <w:szCs w:val="24"/>
          </w:rPr>
          <w:t>verschiedene</w:t>
        </w:r>
      </w:ins>
      <w:r w:rsidRPr="00944672">
        <w:rPr>
          <w:rFonts w:ascii="Arial" w:hAnsi="Arial" w:cs="Arial"/>
          <w:sz w:val="24"/>
          <w:szCs w:val="24"/>
        </w:rPr>
        <w:t xml:space="preserve"> Perspektivaufnahmen Details erkennen, und sah, dass die Eskorte zu Flug MH 370 fuhr.</w:t>
      </w:r>
    </w:p>
    <w:p w14:paraId="2E31A974" w14:textId="6D6B375A"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Er folgte der Kolonne zeitlich rückwärts, und sah sie auf dem Gelände parken. Noch weiter zurück</w:t>
      </w:r>
      <w:ins w:id="5379" w:author="Lektorat Bauer" w:date="2025-03-03T09:24:00Z" w16du:dateUtc="2025-03-03T08:24:00Z">
        <w:r w:rsidR="00323E2F">
          <w:rPr>
            <w:rFonts w:ascii="Arial" w:hAnsi="Arial" w:cs="Arial"/>
            <w:sz w:val="24"/>
            <w:szCs w:val="24"/>
          </w:rPr>
          <w:t>:</w:t>
        </w:r>
      </w:ins>
      <w:del w:id="5380" w:author="Lektorat Bauer" w:date="2025-03-03T09:23:00Z" w16du:dateUtc="2025-03-03T08:23:00Z">
        <w:r w:rsidRPr="00944672" w:rsidDel="00323E2F">
          <w:rPr>
            <w:rFonts w:ascii="Arial" w:hAnsi="Arial" w:cs="Arial"/>
            <w:sz w:val="24"/>
            <w:szCs w:val="24"/>
          </w:rPr>
          <w:delText>,</w:delText>
        </w:r>
      </w:del>
      <w:r w:rsidRPr="00944672">
        <w:rPr>
          <w:rFonts w:ascii="Arial" w:hAnsi="Arial" w:cs="Arial"/>
          <w:sz w:val="24"/>
          <w:szCs w:val="24"/>
        </w:rPr>
        <w:t xml:space="preserve"> </w:t>
      </w:r>
      <w:ins w:id="5381" w:author="Lektorat Bauer" w:date="2025-03-03T09:24:00Z" w16du:dateUtc="2025-03-03T08:24:00Z">
        <w:r w:rsidR="00323E2F">
          <w:rPr>
            <w:rFonts w:ascii="Arial" w:hAnsi="Arial" w:cs="Arial"/>
            <w:sz w:val="24"/>
            <w:szCs w:val="24"/>
          </w:rPr>
          <w:t>D</w:t>
        </w:r>
      </w:ins>
      <w:del w:id="5382" w:author="Lektorat Bauer" w:date="2025-03-03T09:24:00Z" w16du:dateUtc="2025-03-03T08:24:00Z">
        <w:r w:rsidRPr="00944672" w:rsidDel="00323E2F">
          <w:rPr>
            <w:rFonts w:ascii="Arial" w:hAnsi="Arial" w:cs="Arial"/>
            <w:sz w:val="24"/>
            <w:szCs w:val="24"/>
          </w:rPr>
          <w:delText>d</w:delText>
        </w:r>
      </w:del>
      <w:r w:rsidRPr="00944672">
        <w:rPr>
          <w:rFonts w:ascii="Arial" w:hAnsi="Arial" w:cs="Arial"/>
          <w:sz w:val="24"/>
          <w:szCs w:val="24"/>
        </w:rPr>
        <w:t xml:space="preserve">ie Kolonne steht auf dem Gelände, im Hintergrund wird ein LKW beladen oder abgeladen. </w:t>
      </w:r>
    </w:p>
    <w:p w14:paraId="423EA480"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7839A8C6"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570CB1CF"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1D0E3209"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Der User sucht nach Videodaten. Der ist gefährlich. Sofort Rückverfolgung versuchen.</w:t>
      </w:r>
    </w:p>
    <w:p w14:paraId="44A242F5"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1FEF99FB"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45F2F804"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15219662" w14:textId="7A80306A"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Noch weiter zurück</w:t>
      </w:r>
      <w:ins w:id="5383" w:author="Lektorat Bauer" w:date="2025-03-03T09:23:00Z" w16du:dateUtc="2025-03-03T08:23:00Z">
        <w:r w:rsidR="00323E2F">
          <w:rPr>
            <w:rFonts w:ascii="Arial" w:hAnsi="Arial" w:cs="Arial"/>
            <w:sz w:val="24"/>
            <w:szCs w:val="24"/>
          </w:rPr>
          <w:t>:</w:t>
        </w:r>
      </w:ins>
      <w:del w:id="5384" w:author="Lektorat Bauer" w:date="2025-03-03T09:23:00Z" w16du:dateUtc="2025-03-03T08:23:00Z">
        <w:r w:rsidRPr="00944672" w:rsidDel="00323E2F">
          <w:rPr>
            <w:rFonts w:ascii="Arial" w:hAnsi="Arial" w:cs="Arial"/>
            <w:sz w:val="24"/>
            <w:szCs w:val="24"/>
          </w:rPr>
          <w:delText>,</w:delText>
        </w:r>
      </w:del>
      <w:r w:rsidRPr="00944672">
        <w:rPr>
          <w:rFonts w:ascii="Arial" w:hAnsi="Arial" w:cs="Arial"/>
          <w:sz w:val="24"/>
          <w:szCs w:val="24"/>
        </w:rPr>
        <w:t xml:space="preserve"> die Kolonne steht vor der Schranke an der Cargo-City. Mehrere Personen sind deutlich zu erkennen. Eine Soldatin spricht mit der Flughafensicherheit.</w:t>
      </w:r>
    </w:p>
    <w:p w14:paraId="4492FAC7" w14:textId="1E5999CA"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Klong!, Klong! Klong!</w:t>
      </w:r>
      <w:del w:id="5385" w:author="Lektorat Bauer" w:date="2025-03-03T09:24:00Z" w16du:dateUtc="2025-03-03T08:24:00Z">
        <w:r w:rsidRPr="00944672" w:rsidDel="00323E2F">
          <w:rPr>
            <w:rFonts w:ascii="Arial" w:hAnsi="Arial" w:cs="Arial"/>
            <w:sz w:val="24"/>
            <w:szCs w:val="24"/>
          </w:rPr>
          <w:delText xml:space="preserve"> –</w:delText>
        </w:r>
      </w:del>
      <w:r w:rsidRPr="00944672">
        <w:rPr>
          <w:rFonts w:ascii="Arial" w:hAnsi="Arial" w:cs="Arial"/>
          <w:sz w:val="24"/>
          <w:szCs w:val="24"/>
        </w:rPr>
        <w:t xml:space="preserve"> </w:t>
      </w:r>
      <w:ins w:id="5386" w:author="Lektorat Bauer" w:date="2025-03-03T09:24:00Z" w16du:dateUtc="2025-03-03T08:24:00Z">
        <w:r w:rsidR="00323E2F">
          <w:rPr>
            <w:rFonts w:ascii="Arial" w:hAnsi="Arial" w:cs="Arial"/>
            <w:sz w:val="24"/>
            <w:szCs w:val="24"/>
          </w:rPr>
          <w:t>„</w:t>
        </w:r>
      </w:ins>
      <w:r w:rsidRPr="00944672">
        <w:rPr>
          <w:rFonts w:ascii="Arial" w:hAnsi="Arial" w:cs="Arial"/>
          <w:sz w:val="24"/>
          <w:szCs w:val="24"/>
        </w:rPr>
        <w:t>Ein Tracer</w:t>
      </w:r>
      <w:del w:id="5387" w:author="Lektorat Bauer" w:date="2025-03-03T09:24:00Z" w16du:dateUtc="2025-03-03T08:24:00Z">
        <w:r w:rsidRPr="00944672" w:rsidDel="00323E2F">
          <w:rPr>
            <w:rFonts w:ascii="Arial" w:hAnsi="Arial" w:cs="Arial"/>
            <w:sz w:val="24"/>
            <w:szCs w:val="24"/>
          </w:rPr>
          <w:delText xml:space="preserve"> auf mir</w:delText>
        </w:r>
      </w:del>
      <w:r w:rsidRPr="00944672">
        <w:rPr>
          <w:rFonts w:ascii="Arial" w:hAnsi="Arial" w:cs="Arial"/>
          <w:sz w:val="24"/>
          <w:szCs w:val="24"/>
        </w:rPr>
        <w:t>. Ich muss hier weg.</w:t>
      </w:r>
      <w:ins w:id="5388" w:author="Lektorat Bauer" w:date="2025-03-03T09:24:00Z" w16du:dateUtc="2025-03-03T08:24:00Z">
        <w:r w:rsidR="00323E2F">
          <w:rPr>
            <w:rFonts w:ascii="Arial" w:hAnsi="Arial" w:cs="Arial"/>
            <w:sz w:val="24"/>
            <w:szCs w:val="24"/>
          </w:rPr>
          <w:t>“</w:t>
        </w:r>
      </w:ins>
    </w:p>
    <w:p w14:paraId="55AB8194" w14:textId="2C2E3B2A"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Die Daten wurden gespeichert, dass InBev104-Tool erneut aktiviert. Panik</w:t>
      </w:r>
      <w:del w:id="5389" w:author="Lektorat Bauer" w:date="2025-03-03T09:24:00Z" w16du:dateUtc="2025-03-03T08:24:00Z">
        <w:r w:rsidRPr="00944672" w:rsidDel="00323E2F">
          <w:rPr>
            <w:rFonts w:ascii="Arial" w:hAnsi="Arial" w:cs="Arial"/>
            <w:sz w:val="24"/>
            <w:szCs w:val="24"/>
          </w:rPr>
          <w:delText>!</w:delText>
        </w:r>
      </w:del>
      <w:r w:rsidRPr="00944672">
        <w:rPr>
          <w:rFonts w:ascii="Arial" w:hAnsi="Arial" w:cs="Arial"/>
          <w:sz w:val="24"/>
          <w:szCs w:val="24"/>
        </w:rPr>
        <w:t xml:space="preserve"> – das Tool </w:t>
      </w:r>
      <w:del w:id="5390" w:author="Lektorat Bauer" w:date="2025-03-03T09:25:00Z" w16du:dateUtc="2025-03-03T08:25:00Z">
        <w:r w:rsidRPr="00944672" w:rsidDel="00323E2F">
          <w:rPr>
            <w:rFonts w:ascii="Arial" w:hAnsi="Arial" w:cs="Arial"/>
            <w:sz w:val="24"/>
            <w:szCs w:val="24"/>
          </w:rPr>
          <w:delText xml:space="preserve">greift </w:delText>
        </w:r>
      </w:del>
      <w:ins w:id="5391" w:author="Lektorat Bauer" w:date="2025-03-03T09:25:00Z" w16du:dateUtc="2025-03-03T08:25:00Z">
        <w:r w:rsidR="00323E2F">
          <w:rPr>
            <w:rFonts w:ascii="Arial" w:hAnsi="Arial" w:cs="Arial"/>
            <w:sz w:val="24"/>
            <w:szCs w:val="24"/>
          </w:rPr>
          <w:t>griff</w:t>
        </w:r>
        <w:r w:rsidR="00323E2F" w:rsidRPr="00944672">
          <w:rPr>
            <w:rFonts w:ascii="Arial" w:hAnsi="Arial" w:cs="Arial"/>
            <w:sz w:val="24"/>
            <w:szCs w:val="24"/>
          </w:rPr>
          <w:t xml:space="preserve"> </w:t>
        </w:r>
      </w:ins>
      <w:r w:rsidRPr="00944672">
        <w:rPr>
          <w:rFonts w:ascii="Arial" w:hAnsi="Arial" w:cs="Arial"/>
          <w:sz w:val="24"/>
          <w:szCs w:val="24"/>
        </w:rPr>
        <w:t>nicht</w:t>
      </w:r>
      <w:ins w:id="5392" w:author="Lektorat Bauer" w:date="2025-03-03T09:24:00Z" w16du:dateUtc="2025-03-03T08:24:00Z">
        <w:r w:rsidR="00323E2F">
          <w:rPr>
            <w:rFonts w:ascii="Arial" w:hAnsi="Arial" w:cs="Arial"/>
            <w:sz w:val="24"/>
            <w:szCs w:val="24"/>
          </w:rPr>
          <w:t>!</w:t>
        </w:r>
      </w:ins>
      <w:del w:id="5393" w:author="Lektorat Bauer" w:date="2025-03-03T09:24:00Z" w16du:dateUtc="2025-03-03T08:24:00Z">
        <w:r w:rsidRPr="00944672" w:rsidDel="00323E2F">
          <w:rPr>
            <w:rFonts w:ascii="Arial" w:hAnsi="Arial" w:cs="Arial"/>
            <w:sz w:val="24"/>
            <w:szCs w:val="24"/>
          </w:rPr>
          <w:delText>.</w:delText>
        </w:r>
      </w:del>
    </w:p>
    <w:p w14:paraId="2F96EA13"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4B9EB68A"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22CDAB98"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473CA96E"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 xml:space="preserve">Woher hat dieser User </w:t>
      </w:r>
      <w:r w:rsidRPr="00944672">
        <w:rPr>
          <w:rFonts w:ascii="Arial" w:hAnsi="Arial" w:cs="Arial"/>
          <w:i/>
          <w:iCs/>
          <w:sz w:val="24"/>
          <w:szCs w:val="24"/>
        </w:rPr>
        <w:t>unser</w:t>
      </w:r>
      <w:r w:rsidRPr="00944672">
        <w:rPr>
          <w:rFonts w:ascii="Arial" w:hAnsi="Arial" w:cs="Arial"/>
          <w:sz w:val="24"/>
          <w:szCs w:val="24"/>
        </w:rPr>
        <w:t xml:space="preserve"> Tool?</w:t>
      </w:r>
      <w:del w:id="5394" w:author="Lektorat Bauer" w:date="2025-03-03T09:24:00Z" w16du:dateUtc="2025-03-03T08:24:00Z">
        <w:r w:rsidRPr="00944672" w:rsidDel="00323E2F">
          <w:rPr>
            <w:rFonts w:ascii="Arial" w:hAnsi="Arial" w:cs="Arial"/>
            <w:sz w:val="24"/>
            <w:szCs w:val="24"/>
          </w:rPr>
          <w:delText xml:space="preserve"> –</w:delText>
        </w:r>
      </w:del>
      <w:r w:rsidRPr="00944672">
        <w:rPr>
          <w:rFonts w:ascii="Arial" w:hAnsi="Arial" w:cs="Arial"/>
          <w:sz w:val="24"/>
          <w:szCs w:val="24"/>
        </w:rPr>
        <w:t xml:space="preserve"> Abschalten!</w:t>
      </w:r>
    </w:p>
    <w:p w14:paraId="7D3CB82D"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1D7280AC"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4CBF16BB"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59D7F260"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Computer-Not-Aus. Strom weg.</w:t>
      </w:r>
    </w:p>
    <w:p w14:paraId="4C7A4309"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096A9B45"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59D3683A"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1E5261D3" w14:textId="1E4C36CC"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 xml:space="preserve">Er ist weg! </w:t>
      </w:r>
      <w:ins w:id="5395" w:author="Lektorat Bauer" w:date="2025-03-03T09:24:00Z" w16du:dateUtc="2025-03-03T08:24:00Z">
        <w:r w:rsidR="00323E2F">
          <w:rPr>
            <w:rFonts w:ascii="Arial" w:hAnsi="Arial" w:cs="Arial"/>
            <w:sz w:val="24"/>
            <w:szCs w:val="24"/>
          </w:rPr>
          <w:t>W</w:t>
        </w:r>
      </w:ins>
      <w:ins w:id="5396" w:author="Lektorat Bauer" w:date="2025-03-03T09:25:00Z" w16du:dateUtc="2025-03-03T08:25:00Z">
        <w:r w:rsidR="00323E2F">
          <w:rPr>
            <w:rFonts w:ascii="Arial" w:hAnsi="Arial" w:cs="Arial"/>
            <w:sz w:val="24"/>
            <w:szCs w:val="24"/>
          </w:rPr>
          <w:t xml:space="preserve">as </w:t>
        </w:r>
      </w:ins>
      <w:del w:id="5397" w:author="Lektorat Bauer" w:date="2025-03-03T09:24:00Z" w16du:dateUtc="2025-03-03T08:24:00Z">
        <w:r w:rsidRPr="00944672" w:rsidDel="00323E2F">
          <w:rPr>
            <w:rFonts w:ascii="Arial" w:hAnsi="Arial" w:cs="Arial"/>
            <w:sz w:val="24"/>
            <w:szCs w:val="24"/>
          </w:rPr>
          <w:delText xml:space="preserve">– was </w:delText>
        </w:r>
      </w:del>
      <w:r w:rsidRPr="00944672">
        <w:rPr>
          <w:rFonts w:ascii="Arial" w:hAnsi="Arial" w:cs="Arial"/>
          <w:sz w:val="24"/>
          <w:szCs w:val="24"/>
        </w:rPr>
        <w:t>war das? Gibt es Fußabdrücke, denen wir folgen können?</w:t>
      </w:r>
    </w:p>
    <w:p w14:paraId="597F8C94"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0D40FB10"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10EC3A81"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518D285A"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 xml:space="preserve">Das erste Mal seit langer Zeit hatte Thomas Angst. So etwas wie das eben, hatte er noch nicht erlebt. </w:t>
      </w:r>
    </w:p>
    <w:p w14:paraId="2F51D518" w14:textId="0D737DBE"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Er ließ den Computer ausgeschaltet, nahm sein Telefon und rief den „Cloud Duke“ an. Nur </w:t>
      </w:r>
      <w:del w:id="5398" w:author="Lektorat Bauer" w:date="2025-03-03T09:25:00Z" w16du:dateUtc="2025-03-03T08:25:00Z">
        <w:r w:rsidRPr="00944672" w:rsidDel="00323E2F">
          <w:rPr>
            <w:rFonts w:ascii="Arial" w:hAnsi="Arial" w:cs="Arial"/>
            <w:sz w:val="24"/>
            <w:szCs w:val="24"/>
          </w:rPr>
          <w:delText xml:space="preserve">sie </w:delText>
        </w:r>
      </w:del>
      <w:ins w:id="5399" w:author="Lektorat Bauer" w:date="2025-03-03T09:25:00Z" w16du:dateUtc="2025-03-03T08:25:00Z">
        <w:r w:rsidR="00323E2F">
          <w:rPr>
            <w:rFonts w:ascii="Arial" w:hAnsi="Arial" w:cs="Arial"/>
            <w:sz w:val="24"/>
            <w:szCs w:val="24"/>
          </w:rPr>
          <w:t>die</w:t>
        </w:r>
        <w:r w:rsidR="00323E2F" w:rsidRPr="00944672">
          <w:rPr>
            <w:rFonts w:ascii="Arial" w:hAnsi="Arial" w:cs="Arial"/>
            <w:sz w:val="24"/>
            <w:szCs w:val="24"/>
          </w:rPr>
          <w:t xml:space="preserve"> </w:t>
        </w:r>
      </w:ins>
      <w:r w:rsidRPr="00944672">
        <w:rPr>
          <w:rFonts w:ascii="Arial" w:hAnsi="Arial" w:cs="Arial"/>
          <w:sz w:val="24"/>
          <w:szCs w:val="24"/>
        </w:rPr>
        <w:t>Mailbox</w:t>
      </w:r>
      <w:ins w:id="5400" w:author="Lektorat Bauer" w:date="2025-03-03T09:25:00Z" w16du:dateUtc="2025-03-03T08:25:00Z">
        <w:r w:rsidR="00323E2F">
          <w:rPr>
            <w:rFonts w:ascii="Arial" w:hAnsi="Arial" w:cs="Arial"/>
            <w:sz w:val="24"/>
            <w:szCs w:val="24"/>
          </w:rPr>
          <w:t>.</w:t>
        </w:r>
      </w:ins>
      <w:del w:id="5401" w:author="Lektorat Bauer" w:date="2025-03-03T09:25:00Z" w16du:dateUtc="2025-03-03T08:25:00Z">
        <w:r w:rsidRPr="00944672" w:rsidDel="00323E2F">
          <w:rPr>
            <w:rFonts w:ascii="Arial" w:hAnsi="Arial" w:cs="Arial"/>
            <w:sz w:val="24"/>
            <w:szCs w:val="24"/>
          </w:rPr>
          <w:delText>:</w:delText>
        </w:r>
      </w:del>
      <w:r w:rsidRPr="00944672">
        <w:rPr>
          <w:rFonts w:ascii="Arial" w:hAnsi="Arial" w:cs="Arial"/>
          <w:sz w:val="24"/>
          <w:szCs w:val="24"/>
        </w:rPr>
        <w:t xml:space="preserve"> „Ich habe meinen Computer per Not-Aus gestoppt. Jemand konnte Dein Tool umgehen. Können wir uns treffen? Rückmeldung über Telefon, ich lasse den Rechner aus.“</w:t>
      </w:r>
    </w:p>
    <w:p w14:paraId="7168CFBC" w14:textId="7F4F726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Er versuchte</w:t>
      </w:r>
      <w:ins w:id="5402" w:author="Lektorat Bauer" w:date="2025-03-03T09:25:00Z" w16du:dateUtc="2025-03-03T08:25:00Z">
        <w:r w:rsidR="00323E2F">
          <w:rPr>
            <w:rFonts w:ascii="Arial" w:hAnsi="Arial" w:cs="Arial"/>
            <w:sz w:val="24"/>
            <w:szCs w:val="24"/>
          </w:rPr>
          <w:t xml:space="preserve"> abermals </w:t>
        </w:r>
      </w:ins>
      <w:del w:id="5403" w:author="Lektorat Bauer" w:date="2025-03-03T09:25:00Z" w16du:dateUtc="2025-03-03T08:25:00Z">
        <w:r w:rsidRPr="00944672" w:rsidDel="00323E2F">
          <w:rPr>
            <w:rFonts w:ascii="Arial" w:hAnsi="Arial" w:cs="Arial"/>
            <w:sz w:val="24"/>
            <w:szCs w:val="24"/>
          </w:rPr>
          <w:delText>, auch</w:delText>
        </w:r>
      </w:del>
      <w:r w:rsidRPr="00944672">
        <w:rPr>
          <w:rFonts w:ascii="Arial" w:hAnsi="Arial" w:cs="Arial"/>
          <w:sz w:val="24"/>
          <w:szCs w:val="24"/>
        </w:rPr>
        <w:t xml:space="preserve"> Anique </w:t>
      </w:r>
      <w:del w:id="5404" w:author="Lektorat Bauer" w:date="2025-03-03T09:25:00Z" w16du:dateUtc="2025-03-03T08:25:00Z">
        <w:r w:rsidRPr="00944672" w:rsidDel="00323E2F">
          <w:rPr>
            <w:rFonts w:ascii="Arial" w:hAnsi="Arial" w:cs="Arial"/>
            <w:sz w:val="24"/>
            <w:szCs w:val="24"/>
          </w:rPr>
          <w:delText xml:space="preserve">erneut </w:delText>
        </w:r>
      </w:del>
      <w:r w:rsidRPr="00944672">
        <w:rPr>
          <w:rFonts w:ascii="Arial" w:hAnsi="Arial" w:cs="Arial"/>
          <w:sz w:val="24"/>
          <w:szCs w:val="24"/>
        </w:rPr>
        <w:t>zu erreichen, aber auch sie war offline.</w:t>
      </w:r>
    </w:p>
    <w:p w14:paraId="5CF64D37" w14:textId="300256CE"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Thomas nahm sein Telefon und ging hoch in den Wintergarten. Erst versuchte er zu lesen, aber er war so aufgeregt, dass er sich nicht </w:t>
      </w:r>
      <w:ins w:id="5405" w:author="Lektorat Bauer" w:date="2025-03-03T09:25:00Z" w16du:dateUtc="2025-03-03T08:25:00Z">
        <w:r w:rsidR="00323E2F">
          <w:rPr>
            <w:rFonts w:ascii="Arial" w:hAnsi="Arial" w:cs="Arial"/>
            <w:sz w:val="24"/>
            <w:szCs w:val="24"/>
          </w:rPr>
          <w:t>k</w:t>
        </w:r>
      </w:ins>
      <w:del w:id="5406" w:author="Lektorat Bauer" w:date="2025-03-03T09:25:00Z" w16du:dateUtc="2025-03-03T08:25:00Z">
        <w:r w:rsidRPr="00944672" w:rsidDel="00323E2F">
          <w:rPr>
            <w:rFonts w:ascii="Arial" w:hAnsi="Arial" w:cs="Arial"/>
            <w:sz w:val="24"/>
            <w:szCs w:val="24"/>
          </w:rPr>
          <w:delText>K</w:delText>
        </w:r>
      </w:del>
      <w:r w:rsidRPr="00944672">
        <w:rPr>
          <w:rFonts w:ascii="Arial" w:hAnsi="Arial" w:cs="Arial"/>
          <w:sz w:val="24"/>
          <w:szCs w:val="24"/>
        </w:rPr>
        <w:t>onzentrieren konnte.</w:t>
      </w:r>
    </w:p>
    <w:p w14:paraId="6FFD22CD"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Er ging zum Kühlschrank und holte sich ein Bier, setzte sich in den Lounge-Chair im Wintergarten und dachte nach.</w:t>
      </w:r>
    </w:p>
    <w:p w14:paraId="5D2CFAEC"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Drei Bier und dreieinhalb Stunden später, machte er sein Telefon aus und ging ins Bett.</w:t>
      </w:r>
    </w:p>
    <w:p w14:paraId="21A311AB"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07E9901C"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264A447C"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0A321960"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commentRangeStart w:id="5407"/>
      <w:commentRangeEnd w:id="5407"/>
      <w:r w:rsidRPr="00944672">
        <w:rPr>
          <w:rFonts w:ascii="Arial" w:hAnsi="Arial" w:cs="Arial"/>
          <w:b/>
          <w:bCs/>
          <w:sz w:val="24"/>
          <w:szCs w:val="24"/>
        </w:rPr>
        <w:commentReference w:id="5407"/>
      </w:r>
      <w:r w:rsidRPr="00944672">
        <w:rPr>
          <w:rFonts w:ascii="Arial" w:hAnsi="Arial" w:cs="Arial"/>
          <w:b/>
          <w:bCs/>
          <w:sz w:val="24"/>
          <w:szCs w:val="24"/>
        </w:rPr>
        <w:t>&gt;&gt;&gt; Hamburg, April 2014 &lt;&lt;&lt;</w:t>
      </w:r>
    </w:p>
    <w:p w14:paraId="3F042090" w14:textId="321108C5"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Sonntag, 13.</w:t>
      </w:r>
      <w:ins w:id="5408" w:author="Lektorat Bauer" w:date="2025-03-03T09:26:00Z" w16du:dateUtc="2025-03-03T08:26:00Z">
        <w:r w:rsidR="00323E2F">
          <w:rPr>
            <w:rFonts w:ascii="Arial" w:hAnsi="Arial" w:cs="Arial"/>
            <w:sz w:val="24"/>
            <w:szCs w:val="24"/>
          </w:rPr>
          <w:t xml:space="preserve"> </w:t>
        </w:r>
      </w:ins>
      <w:r w:rsidRPr="00944672">
        <w:rPr>
          <w:rFonts w:ascii="Arial" w:hAnsi="Arial" w:cs="Arial"/>
          <w:sz w:val="24"/>
          <w:szCs w:val="24"/>
        </w:rPr>
        <w:t>April 2014. Eigentlich ein Tag der Erholung. Thomas sah das für heute anders. Er hatte sich überlegt, dass er sich mit Joost van der Dijkstraat kurzschließen sollte. Joost hatte gute Quellen, und es wäre interessant, wenn einige Informationen von anderer Seite verifiziert werden könnten.</w:t>
      </w:r>
    </w:p>
    <w:p w14:paraId="44BE118B" w14:textId="77777777" w:rsidR="00323E2F" w:rsidRDefault="00944672" w:rsidP="00623B68">
      <w:pPr>
        <w:autoSpaceDE w:val="0"/>
        <w:autoSpaceDN w:val="0"/>
        <w:adjustRightInd w:val="0"/>
        <w:spacing w:after="0" w:line="360" w:lineRule="auto"/>
        <w:ind w:firstLine="227"/>
        <w:jc w:val="both"/>
        <w:rPr>
          <w:ins w:id="5409" w:author="Lektorat Bauer" w:date="2025-03-03T09:26:00Z" w16du:dateUtc="2025-03-03T08:26:00Z"/>
          <w:rFonts w:ascii="Arial" w:hAnsi="Arial" w:cs="Arial"/>
          <w:sz w:val="24"/>
          <w:szCs w:val="24"/>
        </w:rPr>
      </w:pPr>
      <w:r w:rsidRPr="00944672">
        <w:rPr>
          <w:rFonts w:ascii="Arial" w:hAnsi="Arial" w:cs="Arial"/>
          <w:sz w:val="24"/>
          <w:szCs w:val="24"/>
        </w:rPr>
        <w:t xml:space="preserve">Um 10:00 Uhr rief Thomas Joost an. „Van der Dijkstraat.“ </w:t>
      </w:r>
    </w:p>
    <w:p w14:paraId="49719641" w14:textId="77777777" w:rsidR="00323E2F" w:rsidRDefault="00944672" w:rsidP="00623B68">
      <w:pPr>
        <w:autoSpaceDE w:val="0"/>
        <w:autoSpaceDN w:val="0"/>
        <w:adjustRightInd w:val="0"/>
        <w:spacing w:after="0" w:line="360" w:lineRule="auto"/>
        <w:ind w:firstLine="227"/>
        <w:jc w:val="both"/>
        <w:rPr>
          <w:ins w:id="5410" w:author="Lektorat Bauer" w:date="2025-03-03T09:26:00Z" w16du:dateUtc="2025-03-03T08:26:00Z"/>
          <w:rFonts w:ascii="Arial" w:hAnsi="Arial" w:cs="Arial"/>
          <w:sz w:val="24"/>
          <w:szCs w:val="24"/>
        </w:rPr>
      </w:pPr>
      <w:r w:rsidRPr="00944672">
        <w:rPr>
          <w:rFonts w:ascii="Arial" w:hAnsi="Arial" w:cs="Arial"/>
          <w:sz w:val="24"/>
          <w:szCs w:val="24"/>
        </w:rPr>
        <w:t xml:space="preserve">„Hallo Joost, hier spricht Thomas Ganghofer, aus Assen, Niederlande.“ </w:t>
      </w:r>
    </w:p>
    <w:p w14:paraId="3481DD7F" w14:textId="77777777" w:rsidR="00323E2F" w:rsidRDefault="00944672" w:rsidP="00623B68">
      <w:pPr>
        <w:autoSpaceDE w:val="0"/>
        <w:autoSpaceDN w:val="0"/>
        <w:adjustRightInd w:val="0"/>
        <w:spacing w:after="0" w:line="360" w:lineRule="auto"/>
        <w:ind w:firstLine="227"/>
        <w:jc w:val="both"/>
        <w:rPr>
          <w:ins w:id="5411" w:author="Lektorat Bauer" w:date="2025-03-03T09:26:00Z" w16du:dateUtc="2025-03-03T08:26:00Z"/>
          <w:rFonts w:ascii="Arial" w:hAnsi="Arial" w:cs="Arial"/>
          <w:sz w:val="24"/>
          <w:szCs w:val="24"/>
        </w:rPr>
      </w:pPr>
      <w:r w:rsidRPr="00944672">
        <w:rPr>
          <w:rFonts w:ascii="Arial" w:hAnsi="Arial" w:cs="Arial"/>
          <w:sz w:val="24"/>
          <w:szCs w:val="24"/>
        </w:rPr>
        <w:t>„Hallo Thomas, ich hatte mich schon gefragt, wer mich mit einer 39er Vorwahl anruft. Was gibt</w:t>
      </w:r>
      <w:del w:id="5412" w:author="Lektorat Bauer" w:date="2025-03-03T09:26:00Z" w16du:dateUtc="2025-03-03T08:26:00Z">
        <w:r w:rsidRPr="00944672" w:rsidDel="00323E2F">
          <w:rPr>
            <w:rFonts w:ascii="Arial" w:hAnsi="Arial" w:cs="Arial"/>
            <w:sz w:val="24"/>
            <w:szCs w:val="24"/>
          </w:rPr>
          <w:delText>´</w:delText>
        </w:r>
      </w:del>
      <w:ins w:id="5413" w:author="Lektorat Bauer" w:date="2025-03-03T09:26:00Z" w16du:dateUtc="2025-03-03T08:26:00Z">
        <w:r w:rsidR="00323E2F">
          <w:rPr>
            <w:rFonts w:ascii="Arial" w:hAnsi="Arial" w:cs="Arial"/>
            <w:sz w:val="24"/>
            <w:szCs w:val="24"/>
          </w:rPr>
          <w:t>’</w:t>
        </w:r>
      </w:ins>
      <w:r w:rsidRPr="00944672">
        <w:rPr>
          <w:rFonts w:ascii="Arial" w:hAnsi="Arial" w:cs="Arial"/>
          <w:sz w:val="24"/>
          <w:szCs w:val="24"/>
        </w:rPr>
        <w:t xml:space="preserve">s?“ </w:t>
      </w:r>
    </w:p>
    <w:p w14:paraId="57A660DF" w14:textId="77777777" w:rsidR="00323E2F" w:rsidRDefault="00944672" w:rsidP="00623B68">
      <w:pPr>
        <w:autoSpaceDE w:val="0"/>
        <w:autoSpaceDN w:val="0"/>
        <w:adjustRightInd w:val="0"/>
        <w:spacing w:after="0" w:line="360" w:lineRule="auto"/>
        <w:ind w:firstLine="227"/>
        <w:jc w:val="both"/>
        <w:rPr>
          <w:ins w:id="5414" w:author="Lektorat Bauer" w:date="2025-03-03T09:26:00Z" w16du:dateUtc="2025-03-03T08:26:00Z"/>
          <w:rFonts w:ascii="Arial" w:hAnsi="Arial" w:cs="Arial"/>
          <w:sz w:val="24"/>
          <w:szCs w:val="24"/>
        </w:rPr>
      </w:pPr>
      <w:r w:rsidRPr="00944672">
        <w:rPr>
          <w:rFonts w:ascii="Arial" w:hAnsi="Arial" w:cs="Arial"/>
          <w:sz w:val="24"/>
          <w:szCs w:val="24"/>
        </w:rPr>
        <w:t xml:space="preserve">„Joost, ich habe bei meinen Recherchen etwas </w:t>
      </w:r>
      <w:ins w:id="5415" w:author="Lektorat Bauer" w:date="2025-03-03T09:26:00Z" w16du:dateUtc="2025-03-03T08:26:00Z">
        <w:r w:rsidR="00323E2F">
          <w:rPr>
            <w:rFonts w:ascii="Arial" w:hAnsi="Arial" w:cs="Arial"/>
            <w:sz w:val="24"/>
            <w:szCs w:val="24"/>
          </w:rPr>
          <w:t>K</w:t>
        </w:r>
      </w:ins>
      <w:del w:id="5416" w:author="Lektorat Bauer" w:date="2025-03-03T09:26:00Z" w16du:dateUtc="2025-03-03T08:26:00Z">
        <w:r w:rsidRPr="00944672" w:rsidDel="00323E2F">
          <w:rPr>
            <w:rFonts w:ascii="Arial" w:hAnsi="Arial" w:cs="Arial"/>
            <w:sz w:val="24"/>
            <w:szCs w:val="24"/>
          </w:rPr>
          <w:delText>k</w:delText>
        </w:r>
      </w:del>
      <w:r w:rsidRPr="00944672">
        <w:rPr>
          <w:rFonts w:ascii="Arial" w:hAnsi="Arial" w:cs="Arial"/>
          <w:sz w:val="24"/>
          <w:szCs w:val="24"/>
        </w:rPr>
        <w:t xml:space="preserve">omisches entdeckt. Ich würde Dir gerne etwas zeigen und, wenn möglich, fragen, ob Du das </w:t>
      </w:r>
      <w:ins w:id="5417" w:author="Lektorat Bauer" w:date="2025-03-03T09:26:00Z" w16du:dateUtc="2025-03-03T08:26:00Z">
        <w:r w:rsidR="00323E2F">
          <w:rPr>
            <w:rFonts w:ascii="Arial" w:hAnsi="Arial" w:cs="Arial"/>
            <w:sz w:val="24"/>
            <w:szCs w:val="24"/>
          </w:rPr>
          <w:t>q</w:t>
        </w:r>
      </w:ins>
      <w:del w:id="5418" w:author="Lektorat Bauer" w:date="2025-03-03T09:26:00Z" w16du:dateUtc="2025-03-03T08:26:00Z">
        <w:r w:rsidRPr="00944672" w:rsidDel="00323E2F">
          <w:rPr>
            <w:rFonts w:ascii="Arial" w:hAnsi="Arial" w:cs="Arial"/>
            <w:sz w:val="24"/>
            <w:szCs w:val="24"/>
          </w:rPr>
          <w:delText>Q</w:delText>
        </w:r>
      </w:del>
      <w:r w:rsidRPr="00944672">
        <w:rPr>
          <w:rFonts w:ascii="Arial" w:hAnsi="Arial" w:cs="Arial"/>
          <w:sz w:val="24"/>
          <w:szCs w:val="24"/>
        </w:rPr>
        <w:t xml:space="preserve">uerchecken könntest.“ </w:t>
      </w:r>
    </w:p>
    <w:p w14:paraId="2253CC0A" w14:textId="77777777" w:rsidR="00323E2F" w:rsidRDefault="00944672" w:rsidP="00623B68">
      <w:pPr>
        <w:autoSpaceDE w:val="0"/>
        <w:autoSpaceDN w:val="0"/>
        <w:adjustRightInd w:val="0"/>
        <w:spacing w:after="0" w:line="360" w:lineRule="auto"/>
        <w:ind w:firstLine="227"/>
        <w:jc w:val="both"/>
        <w:rPr>
          <w:ins w:id="5419" w:author="Lektorat Bauer" w:date="2025-03-03T09:26:00Z" w16du:dateUtc="2025-03-03T08:26:00Z"/>
          <w:rFonts w:ascii="Arial" w:hAnsi="Arial" w:cs="Arial"/>
          <w:sz w:val="24"/>
          <w:szCs w:val="24"/>
        </w:rPr>
      </w:pPr>
      <w:r w:rsidRPr="00944672">
        <w:rPr>
          <w:rFonts w:ascii="Arial" w:hAnsi="Arial" w:cs="Arial"/>
          <w:sz w:val="24"/>
          <w:szCs w:val="24"/>
        </w:rPr>
        <w:t xml:space="preserve">„Klar, willst Du mir wieder Daten in die Dropbox legen?“ </w:t>
      </w:r>
    </w:p>
    <w:p w14:paraId="1C61FFFE" w14:textId="12C31555"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„Ich wollte eigentlich fragen, ob ich auf einen Kaffee bei Dir vorbeikommen kann</w:t>
      </w:r>
      <w:del w:id="5420" w:author="Lektorat Bauer" w:date="2025-03-03T09:27:00Z" w16du:dateUtc="2025-03-03T08:27:00Z">
        <w:r w:rsidRPr="00944672" w:rsidDel="00323E2F">
          <w:rPr>
            <w:rFonts w:ascii="Arial" w:hAnsi="Arial" w:cs="Arial"/>
            <w:sz w:val="24"/>
            <w:szCs w:val="24"/>
          </w:rPr>
          <w:delText>.</w:delText>
        </w:r>
      </w:del>
      <w:r w:rsidRPr="00944672">
        <w:rPr>
          <w:rFonts w:ascii="Arial" w:hAnsi="Arial" w:cs="Arial"/>
          <w:sz w:val="24"/>
          <w:szCs w:val="24"/>
        </w:rPr>
        <w:t>“</w:t>
      </w:r>
      <w:ins w:id="5421" w:author="Lektorat Bauer" w:date="2025-03-03T09:27:00Z" w16du:dateUtc="2025-03-03T08:27:00Z">
        <w:r w:rsidR="00323E2F">
          <w:rPr>
            <w:rFonts w:ascii="Arial" w:hAnsi="Arial" w:cs="Arial"/>
            <w:sz w:val="24"/>
            <w:szCs w:val="24"/>
          </w:rPr>
          <w:t>,</w:t>
        </w:r>
      </w:ins>
      <w:r w:rsidRPr="00944672">
        <w:rPr>
          <w:rFonts w:ascii="Arial" w:hAnsi="Arial" w:cs="Arial"/>
          <w:sz w:val="24"/>
          <w:szCs w:val="24"/>
        </w:rPr>
        <w:t xml:space="preserve"> </w:t>
      </w:r>
      <w:ins w:id="5422" w:author="Lektorat Bauer" w:date="2025-03-03T09:27:00Z" w16du:dateUtc="2025-03-03T08:27:00Z">
        <w:r w:rsidR="00323E2F">
          <w:rPr>
            <w:rFonts w:ascii="Arial" w:hAnsi="Arial" w:cs="Arial"/>
            <w:sz w:val="24"/>
            <w:szCs w:val="24"/>
          </w:rPr>
          <w:t>s</w:t>
        </w:r>
      </w:ins>
      <w:del w:id="5423" w:author="Lektorat Bauer" w:date="2025-03-03T09:27:00Z" w16du:dateUtc="2025-03-03T08:27:00Z">
        <w:r w:rsidRPr="00944672" w:rsidDel="00323E2F">
          <w:rPr>
            <w:rFonts w:ascii="Arial" w:hAnsi="Arial" w:cs="Arial"/>
            <w:sz w:val="24"/>
            <w:szCs w:val="24"/>
          </w:rPr>
          <w:delText>S</w:delText>
        </w:r>
      </w:del>
      <w:r w:rsidRPr="00944672">
        <w:rPr>
          <w:rFonts w:ascii="Arial" w:hAnsi="Arial" w:cs="Arial"/>
          <w:sz w:val="24"/>
          <w:szCs w:val="24"/>
        </w:rPr>
        <w:t xml:space="preserve">agte Thomas Ganghofer vorsichtig. </w:t>
      </w:r>
    </w:p>
    <w:p w14:paraId="35538377" w14:textId="77777777" w:rsidR="00323E2F" w:rsidRDefault="00944672" w:rsidP="00623B68">
      <w:pPr>
        <w:autoSpaceDE w:val="0"/>
        <w:autoSpaceDN w:val="0"/>
        <w:adjustRightInd w:val="0"/>
        <w:spacing w:after="0" w:line="360" w:lineRule="auto"/>
        <w:ind w:firstLine="227"/>
        <w:jc w:val="both"/>
        <w:rPr>
          <w:ins w:id="5424" w:author="Lektorat Bauer" w:date="2025-03-03T09:27:00Z" w16du:dateUtc="2025-03-03T08:27:00Z"/>
          <w:rFonts w:ascii="Arial" w:hAnsi="Arial" w:cs="Arial"/>
          <w:sz w:val="24"/>
          <w:szCs w:val="24"/>
        </w:rPr>
      </w:pPr>
      <w:r w:rsidRPr="00944672">
        <w:rPr>
          <w:rFonts w:ascii="Arial" w:hAnsi="Arial" w:cs="Arial"/>
          <w:sz w:val="24"/>
          <w:szCs w:val="24"/>
        </w:rPr>
        <w:t xml:space="preserve">Schweigen. </w:t>
      </w:r>
    </w:p>
    <w:p w14:paraId="496D9F2E" w14:textId="77777777" w:rsidR="00323E2F" w:rsidRDefault="00944672" w:rsidP="00623B68">
      <w:pPr>
        <w:autoSpaceDE w:val="0"/>
        <w:autoSpaceDN w:val="0"/>
        <w:adjustRightInd w:val="0"/>
        <w:spacing w:after="0" w:line="360" w:lineRule="auto"/>
        <w:ind w:firstLine="227"/>
        <w:jc w:val="both"/>
        <w:rPr>
          <w:ins w:id="5425" w:author="Lektorat Bauer" w:date="2025-03-03T09:27:00Z" w16du:dateUtc="2025-03-03T08:27:00Z"/>
          <w:rFonts w:ascii="Arial" w:hAnsi="Arial" w:cs="Arial"/>
          <w:sz w:val="24"/>
          <w:szCs w:val="24"/>
        </w:rPr>
      </w:pPr>
      <w:r w:rsidRPr="00944672">
        <w:rPr>
          <w:rFonts w:ascii="Arial" w:hAnsi="Arial" w:cs="Arial"/>
          <w:sz w:val="24"/>
          <w:szCs w:val="24"/>
        </w:rPr>
        <w:t xml:space="preserve">„So ist das also.“ </w:t>
      </w:r>
    </w:p>
    <w:p w14:paraId="318F9DCF" w14:textId="77777777" w:rsidR="00323E2F" w:rsidRDefault="00944672" w:rsidP="00623B68">
      <w:pPr>
        <w:autoSpaceDE w:val="0"/>
        <w:autoSpaceDN w:val="0"/>
        <w:adjustRightInd w:val="0"/>
        <w:spacing w:after="0" w:line="360" w:lineRule="auto"/>
        <w:ind w:firstLine="227"/>
        <w:jc w:val="both"/>
        <w:rPr>
          <w:ins w:id="5426" w:author="Lektorat Bauer" w:date="2025-03-03T09:27:00Z" w16du:dateUtc="2025-03-03T08:27:00Z"/>
          <w:rFonts w:ascii="Arial" w:hAnsi="Arial" w:cs="Arial"/>
          <w:sz w:val="24"/>
          <w:szCs w:val="24"/>
        </w:rPr>
      </w:pPr>
      <w:r w:rsidRPr="00944672">
        <w:rPr>
          <w:rFonts w:ascii="Arial" w:hAnsi="Arial" w:cs="Arial"/>
          <w:sz w:val="24"/>
          <w:szCs w:val="24"/>
        </w:rPr>
        <w:t xml:space="preserve">Bei Joost van der Dijkstraat schossen die Gedanken: </w:t>
      </w:r>
      <w:ins w:id="5427" w:author="Lektorat Bauer" w:date="2025-03-03T09:27:00Z" w16du:dateUtc="2025-03-03T08:27:00Z">
        <w:r w:rsidR="00323E2F">
          <w:rPr>
            <w:rFonts w:ascii="Arial" w:hAnsi="Arial" w:cs="Arial"/>
            <w:sz w:val="24"/>
            <w:szCs w:val="24"/>
          </w:rPr>
          <w:t>„</w:t>
        </w:r>
      </w:ins>
      <w:del w:id="5428" w:author="Lektorat Bauer" w:date="2025-03-03T09:27:00Z" w16du:dateUtc="2025-03-03T08:27:00Z">
        <w:r w:rsidRPr="00944672" w:rsidDel="00323E2F">
          <w:rPr>
            <w:rFonts w:ascii="Arial" w:hAnsi="Arial" w:cs="Arial"/>
            <w:sz w:val="24"/>
            <w:szCs w:val="24"/>
          </w:rPr>
          <w:delText>‚</w:delText>
        </w:r>
      </w:del>
      <w:r w:rsidRPr="00944672">
        <w:rPr>
          <w:rFonts w:ascii="Arial" w:hAnsi="Arial" w:cs="Arial"/>
          <w:sz w:val="24"/>
          <w:szCs w:val="24"/>
        </w:rPr>
        <w:t xml:space="preserve">Wenn Thomas sich </w:t>
      </w:r>
      <w:del w:id="5429" w:author="Lektorat Bauer" w:date="2025-03-03T09:27:00Z" w16du:dateUtc="2025-03-03T08:27:00Z">
        <w:r w:rsidRPr="00944672" w:rsidDel="00323E2F">
          <w:rPr>
            <w:rFonts w:ascii="Arial" w:hAnsi="Arial" w:cs="Arial"/>
            <w:sz w:val="24"/>
            <w:szCs w:val="24"/>
          </w:rPr>
          <w:delText>selber</w:delText>
        </w:r>
      </w:del>
      <w:ins w:id="5430" w:author="Lektorat Bauer" w:date="2025-03-03T09:27:00Z" w16du:dateUtc="2025-03-03T08:27:00Z">
        <w:r w:rsidR="00323E2F">
          <w:rPr>
            <w:rFonts w:ascii="Arial" w:hAnsi="Arial" w:cs="Arial"/>
            <w:sz w:val="24"/>
            <w:szCs w:val="24"/>
          </w:rPr>
          <w:t>selbst</w:t>
        </w:r>
      </w:ins>
      <w:r w:rsidRPr="00944672">
        <w:rPr>
          <w:rFonts w:ascii="Arial" w:hAnsi="Arial" w:cs="Arial"/>
          <w:sz w:val="24"/>
          <w:szCs w:val="24"/>
        </w:rPr>
        <w:t>, anstelle von Daten bewegt, dann musste er auf etwas sehr Merkwürdiges gestoßen sein. Abweichung zwei: Thomas hat gute Verbindungen zum AIVD, trotzdem meldet er sich bei mir.</w:t>
      </w:r>
      <w:ins w:id="5431" w:author="Lektorat Bauer" w:date="2025-03-03T09:27:00Z" w16du:dateUtc="2025-03-03T08:27:00Z">
        <w:r w:rsidR="00323E2F">
          <w:rPr>
            <w:rFonts w:ascii="Arial" w:hAnsi="Arial" w:cs="Arial"/>
            <w:sz w:val="24"/>
            <w:szCs w:val="24"/>
          </w:rPr>
          <w:t>“</w:t>
        </w:r>
      </w:ins>
      <w:del w:id="5432" w:author="Lektorat Bauer" w:date="2025-03-03T09:27:00Z" w16du:dateUtc="2025-03-03T08:27:00Z">
        <w:r w:rsidRPr="00944672" w:rsidDel="00323E2F">
          <w:rPr>
            <w:rFonts w:ascii="Arial" w:hAnsi="Arial" w:cs="Arial"/>
            <w:sz w:val="24"/>
            <w:szCs w:val="24"/>
          </w:rPr>
          <w:delText>‘</w:delText>
        </w:r>
      </w:del>
      <w:r w:rsidRPr="00944672">
        <w:rPr>
          <w:rFonts w:ascii="Arial" w:hAnsi="Arial" w:cs="Arial"/>
          <w:sz w:val="24"/>
          <w:szCs w:val="24"/>
        </w:rPr>
        <w:t xml:space="preserve"> </w:t>
      </w:r>
    </w:p>
    <w:p w14:paraId="1931532A" w14:textId="08867880" w:rsidR="00323E2F" w:rsidRDefault="007653E0" w:rsidP="00623B68">
      <w:pPr>
        <w:autoSpaceDE w:val="0"/>
        <w:autoSpaceDN w:val="0"/>
        <w:adjustRightInd w:val="0"/>
        <w:spacing w:after="0" w:line="360" w:lineRule="auto"/>
        <w:ind w:firstLine="227"/>
        <w:jc w:val="both"/>
        <w:rPr>
          <w:ins w:id="5433" w:author="Lektorat Bauer" w:date="2025-03-03T09:27:00Z" w16du:dateUtc="2025-03-03T08:27:00Z"/>
          <w:rFonts w:ascii="Arial" w:hAnsi="Arial" w:cs="Arial"/>
          <w:sz w:val="24"/>
          <w:szCs w:val="24"/>
        </w:rPr>
      </w:pPr>
      <w:ins w:id="5434" w:author="Lektorat Bauer" w:date="2025-03-03T09:29:00Z" w16du:dateUtc="2025-03-03T08:29:00Z">
        <w:r>
          <w:rPr>
            <w:rFonts w:ascii="Arial" w:hAnsi="Arial" w:cs="Arial"/>
            <w:sz w:val="24"/>
            <w:szCs w:val="24"/>
          </w:rPr>
          <w:t>Joost van der Dijkstraat räusperte s</w:t>
        </w:r>
      </w:ins>
      <w:ins w:id="5435" w:author="Lektorat Bauer" w:date="2025-03-03T09:30:00Z" w16du:dateUtc="2025-03-03T08:30:00Z">
        <w:r>
          <w:rPr>
            <w:rFonts w:ascii="Arial" w:hAnsi="Arial" w:cs="Arial"/>
            <w:sz w:val="24"/>
            <w:szCs w:val="24"/>
          </w:rPr>
          <w:t xml:space="preserve">ich. </w:t>
        </w:r>
      </w:ins>
      <w:r w:rsidR="00944672" w:rsidRPr="00944672">
        <w:rPr>
          <w:rFonts w:ascii="Arial" w:hAnsi="Arial" w:cs="Arial"/>
          <w:sz w:val="24"/>
          <w:szCs w:val="24"/>
        </w:rPr>
        <w:t>„Pass</w:t>
      </w:r>
      <w:del w:id="5436" w:author="Lektorat Bauer" w:date="2025-03-03T09:27:00Z" w16du:dateUtc="2025-03-03T08:27:00Z">
        <w:r w:rsidR="00944672" w:rsidRPr="00944672" w:rsidDel="00323E2F">
          <w:rPr>
            <w:rFonts w:ascii="Arial" w:hAnsi="Arial" w:cs="Arial"/>
            <w:sz w:val="24"/>
            <w:szCs w:val="24"/>
          </w:rPr>
          <w:delText>´</w:delText>
        </w:r>
      </w:del>
      <w:r w:rsidR="00944672" w:rsidRPr="00944672">
        <w:rPr>
          <w:rFonts w:ascii="Arial" w:hAnsi="Arial" w:cs="Arial"/>
          <w:sz w:val="24"/>
          <w:szCs w:val="24"/>
        </w:rPr>
        <w:t xml:space="preserve"> auf, ich habe heute Vormittag etwas zu tun, aber Du brauchst sowieso rund dreieinhalb Stunden, oder stehst Du vor der Tür?“ </w:t>
      </w:r>
    </w:p>
    <w:p w14:paraId="41DD4D3A" w14:textId="77777777" w:rsidR="00323E2F" w:rsidRDefault="00944672" w:rsidP="00623B68">
      <w:pPr>
        <w:autoSpaceDE w:val="0"/>
        <w:autoSpaceDN w:val="0"/>
        <w:adjustRightInd w:val="0"/>
        <w:spacing w:after="0" w:line="360" w:lineRule="auto"/>
        <w:ind w:firstLine="227"/>
        <w:jc w:val="both"/>
        <w:rPr>
          <w:ins w:id="5437" w:author="Lektorat Bauer" w:date="2025-03-03T09:27:00Z" w16du:dateUtc="2025-03-03T08:27:00Z"/>
          <w:rFonts w:ascii="Arial" w:hAnsi="Arial" w:cs="Arial"/>
          <w:sz w:val="24"/>
          <w:szCs w:val="24"/>
        </w:rPr>
      </w:pPr>
      <w:r w:rsidRPr="00944672">
        <w:rPr>
          <w:rFonts w:ascii="Arial" w:hAnsi="Arial" w:cs="Arial"/>
          <w:sz w:val="24"/>
          <w:szCs w:val="24"/>
        </w:rPr>
        <w:t xml:space="preserve">„Nein, ich wollte erst </w:t>
      </w:r>
      <w:ins w:id="5438" w:author="Lektorat Bauer" w:date="2025-03-03T09:27:00Z" w16du:dateUtc="2025-03-03T08:27:00Z">
        <w:r w:rsidR="00323E2F">
          <w:rPr>
            <w:rFonts w:ascii="Arial" w:hAnsi="Arial" w:cs="Arial"/>
            <w:sz w:val="24"/>
            <w:szCs w:val="24"/>
          </w:rPr>
          <w:t>f</w:t>
        </w:r>
      </w:ins>
      <w:del w:id="5439" w:author="Lektorat Bauer" w:date="2025-03-03T09:27:00Z" w16du:dateUtc="2025-03-03T08:27:00Z">
        <w:r w:rsidRPr="00944672" w:rsidDel="00323E2F">
          <w:rPr>
            <w:rFonts w:ascii="Arial" w:hAnsi="Arial" w:cs="Arial"/>
            <w:sz w:val="24"/>
            <w:szCs w:val="24"/>
          </w:rPr>
          <w:delText>F</w:delText>
        </w:r>
      </w:del>
      <w:r w:rsidRPr="00944672">
        <w:rPr>
          <w:rFonts w:ascii="Arial" w:hAnsi="Arial" w:cs="Arial"/>
          <w:sz w:val="24"/>
          <w:szCs w:val="24"/>
        </w:rPr>
        <w:t xml:space="preserve">ragen.“ </w:t>
      </w:r>
    </w:p>
    <w:p w14:paraId="263E8F95" w14:textId="77777777" w:rsidR="00323E2F" w:rsidRDefault="00944672" w:rsidP="00623B68">
      <w:pPr>
        <w:autoSpaceDE w:val="0"/>
        <w:autoSpaceDN w:val="0"/>
        <w:adjustRightInd w:val="0"/>
        <w:spacing w:after="0" w:line="360" w:lineRule="auto"/>
        <w:ind w:firstLine="227"/>
        <w:jc w:val="both"/>
        <w:rPr>
          <w:ins w:id="5440" w:author="Lektorat Bauer" w:date="2025-03-03T09:27:00Z" w16du:dateUtc="2025-03-03T08:27:00Z"/>
          <w:rFonts w:ascii="Arial" w:hAnsi="Arial" w:cs="Arial"/>
          <w:sz w:val="24"/>
          <w:szCs w:val="24"/>
        </w:rPr>
      </w:pPr>
      <w:r w:rsidRPr="00944672">
        <w:rPr>
          <w:rFonts w:ascii="Arial" w:hAnsi="Arial" w:cs="Arial"/>
          <w:sz w:val="24"/>
          <w:szCs w:val="24"/>
        </w:rPr>
        <w:t>„O</w:t>
      </w:r>
      <w:ins w:id="5441" w:author="Lektorat Bauer" w:date="2025-03-03T09:27:00Z" w16du:dateUtc="2025-03-03T08:27:00Z">
        <w:r w:rsidR="00323E2F">
          <w:rPr>
            <w:rFonts w:ascii="Arial" w:hAnsi="Arial" w:cs="Arial"/>
            <w:sz w:val="24"/>
            <w:szCs w:val="24"/>
          </w:rPr>
          <w:t>k</w:t>
        </w:r>
      </w:ins>
      <w:del w:id="5442" w:author="Lektorat Bauer" w:date="2025-03-03T09:27:00Z" w16du:dateUtc="2025-03-03T08:27:00Z">
        <w:r w:rsidRPr="00944672" w:rsidDel="00323E2F">
          <w:rPr>
            <w:rFonts w:ascii="Arial" w:hAnsi="Arial" w:cs="Arial"/>
            <w:sz w:val="24"/>
            <w:szCs w:val="24"/>
          </w:rPr>
          <w:delText>K</w:delText>
        </w:r>
      </w:del>
      <w:r w:rsidRPr="00944672">
        <w:rPr>
          <w:rFonts w:ascii="Arial" w:hAnsi="Arial" w:cs="Arial"/>
          <w:sz w:val="24"/>
          <w:szCs w:val="24"/>
        </w:rPr>
        <w:t xml:space="preserve">, gut. Also, dreieinhalb Stunden. Das bekomme ich hin.“ </w:t>
      </w:r>
    </w:p>
    <w:p w14:paraId="543BAF24" w14:textId="77777777" w:rsidR="00323E2F" w:rsidRDefault="00944672" w:rsidP="00623B68">
      <w:pPr>
        <w:autoSpaceDE w:val="0"/>
        <w:autoSpaceDN w:val="0"/>
        <w:adjustRightInd w:val="0"/>
        <w:spacing w:after="0" w:line="360" w:lineRule="auto"/>
        <w:ind w:firstLine="227"/>
        <w:jc w:val="both"/>
        <w:rPr>
          <w:ins w:id="5443" w:author="Lektorat Bauer" w:date="2025-03-03T09:28:00Z" w16du:dateUtc="2025-03-03T08:28:00Z"/>
          <w:rFonts w:ascii="Arial" w:hAnsi="Arial" w:cs="Arial"/>
          <w:sz w:val="24"/>
          <w:szCs w:val="24"/>
        </w:rPr>
      </w:pPr>
      <w:r w:rsidRPr="00944672">
        <w:rPr>
          <w:rFonts w:ascii="Arial" w:hAnsi="Arial" w:cs="Arial"/>
          <w:sz w:val="24"/>
          <w:szCs w:val="24"/>
        </w:rPr>
        <w:t xml:space="preserve">„Danke.“ </w:t>
      </w:r>
    </w:p>
    <w:p w14:paraId="1B893F93" w14:textId="0C756BD0" w:rsidR="00323E2F" w:rsidRDefault="00944672" w:rsidP="00623B68">
      <w:pPr>
        <w:autoSpaceDE w:val="0"/>
        <w:autoSpaceDN w:val="0"/>
        <w:adjustRightInd w:val="0"/>
        <w:spacing w:after="0" w:line="360" w:lineRule="auto"/>
        <w:ind w:firstLine="227"/>
        <w:jc w:val="both"/>
        <w:rPr>
          <w:ins w:id="5444" w:author="Lektorat Bauer" w:date="2025-03-03T09:28:00Z" w16du:dateUtc="2025-03-03T08:28:00Z"/>
          <w:rFonts w:ascii="Arial" w:hAnsi="Arial" w:cs="Arial"/>
          <w:sz w:val="24"/>
          <w:szCs w:val="24"/>
        </w:rPr>
      </w:pPr>
      <w:commentRangeStart w:id="5445"/>
      <w:r w:rsidRPr="00944672">
        <w:rPr>
          <w:rFonts w:ascii="Arial" w:hAnsi="Arial" w:cs="Arial"/>
          <w:sz w:val="24"/>
          <w:szCs w:val="24"/>
        </w:rPr>
        <w:t>„Fahr</w:t>
      </w:r>
      <w:del w:id="5446" w:author="Lektorat Bauer" w:date="2025-03-03T09:28:00Z" w16du:dateUtc="2025-03-03T08:28:00Z">
        <w:r w:rsidRPr="00944672" w:rsidDel="00323E2F">
          <w:rPr>
            <w:rFonts w:ascii="Arial" w:hAnsi="Arial" w:cs="Arial"/>
            <w:sz w:val="24"/>
            <w:szCs w:val="24"/>
          </w:rPr>
          <w:delText>e</w:delText>
        </w:r>
      </w:del>
      <w:r w:rsidRPr="00944672">
        <w:rPr>
          <w:rFonts w:ascii="Arial" w:hAnsi="Arial" w:cs="Arial"/>
          <w:sz w:val="24"/>
          <w:szCs w:val="24"/>
        </w:rPr>
        <w:t xml:space="preserve"> in die Hafen</w:t>
      </w:r>
      <w:del w:id="5447" w:author="Lektorat Bauer" w:date="2025-03-03T09:30:00Z" w16du:dateUtc="2025-03-03T08:30:00Z">
        <w:r w:rsidRPr="00944672" w:rsidDel="007653E0">
          <w:rPr>
            <w:rFonts w:ascii="Arial" w:hAnsi="Arial" w:cs="Arial"/>
            <w:sz w:val="24"/>
            <w:szCs w:val="24"/>
          </w:rPr>
          <w:delText xml:space="preserve"> </w:delText>
        </w:r>
      </w:del>
      <w:ins w:id="5448" w:author="Lektorat Bauer" w:date="2025-03-03T09:30:00Z" w16du:dateUtc="2025-03-03T08:30:00Z">
        <w:r w:rsidR="007653E0">
          <w:rPr>
            <w:rFonts w:ascii="Arial" w:hAnsi="Arial" w:cs="Arial"/>
            <w:sz w:val="24"/>
            <w:szCs w:val="24"/>
          </w:rPr>
          <w:t>-</w:t>
        </w:r>
      </w:ins>
      <w:r w:rsidRPr="00944672">
        <w:rPr>
          <w:rFonts w:ascii="Arial" w:hAnsi="Arial" w:cs="Arial"/>
          <w:sz w:val="24"/>
          <w:szCs w:val="24"/>
        </w:rPr>
        <w:t>City und geh</w:t>
      </w:r>
      <w:del w:id="5449" w:author="Lektorat Bauer" w:date="2025-03-03T09:28:00Z" w16du:dateUtc="2025-03-03T08:28:00Z">
        <w:r w:rsidRPr="00944672" w:rsidDel="00323E2F">
          <w:rPr>
            <w:rFonts w:ascii="Arial" w:hAnsi="Arial" w:cs="Arial"/>
            <w:sz w:val="24"/>
            <w:szCs w:val="24"/>
          </w:rPr>
          <w:delText>e</w:delText>
        </w:r>
      </w:del>
      <w:r w:rsidRPr="00944672">
        <w:rPr>
          <w:rFonts w:ascii="Arial" w:hAnsi="Arial" w:cs="Arial"/>
          <w:sz w:val="24"/>
          <w:szCs w:val="24"/>
        </w:rPr>
        <w:t xml:space="preserve"> spazieren, ich schicke Dir </w:t>
      </w:r>
      <w:ins w:id="5450" w:author="Lektorat Bauer" w:date="2025-03-03T09:28:00Z" w16du:dateUtc="2025-03-03T08:28:00Z">
        <w:r w:rsidR="00323E2F">
          <w:rPr>
            <w:rFonts w:ascii="Arial" w:hAnsi="Arial" w:cs="Arial"/>
            <w:sz w:val="24"/>
            <w:szCs w:val="24"/>
          </w:rPr>
          <w:t>…</w:t>
        </w:r>
      </w:ins>
      <w:del w:id="5451" w:author="Lektorat Bauer" w:date="2025-03-03T09:28:00Z" w16du:dateUtc="2025-03-03T08:28:00Z">
        <w:r w:rsidRPr="00944672" w:rsidDel="00323E2F">
          <w:rPr>
            <w:rFonts w:ascii="Arial" w:hAnsi="Arial" w:cs="Arial"/>
            <w:sz w:val="24"/>
            <w:szCs w:val="24"/>
          </w:rPr>
          <w:delText>...</w:delText>
        </w:r>
      </w:del>
      <w:r w:rsidRPr="00944672">
        <w:rPr>
          <w:rFonts w:ascii="Arial" w:hAnsi="Arial" w:cs="Arial"/>
          <w:sz w:val="24"/>
          <w:szCs w:val="24"/>
        </w:rPr>
        <w:t xml:space="preserve"> Ne</w:t>
      </w:r>
      <w:ins w:id="5452" w:author="Lektorat Bauer" w:date="2025-03-03T09:28:00Z" w16du:dateUtc="2025-03-03T08:28:00Z">
        <w:r w:rsidR="00323E2F">
          <w:rPr>
            <w:rFonts w:ascii="Arial" w:hAnsi="Arial" w:cs="Arial"/>
            <w:sz w:val="24"/>
            <w:szCs w:val="24"/>
          </w:rPr>
          <w:t>in</w:t>
        </w:r>
      </w:ins>
      <w:del w:id="5453" w:author="Lektorat Bauer" w:date="2025-03-03T09:28:00Z" w16du:dateUtc="2025-03-03T08:28:00Z">
        <w:r w:rsidRPr="00944672" w:rsidDel="00323E2F">
          <w:rPr>
            <w:rFonts w:ascii="Arial" w:hAnsi="Arial" w:cs="Arial"/>
            <w:sz w:val="24"/>
            <w:szCs w:val="24"/>
          </w:rPr>
          <w:delText>h</w:delText>
        </w:r>
      </w:del>
      <w:r w:rsidRPr="00944672">
        <w:rPr>
          <w:rFonts w:ascii="Arial" w:hAnsi="Arial" w:cs="Arial"/>
          <w:sz w:val="24"/>
          <w:szCs w:val="24"/>
        </w:rPr>
        <w:t xml:space="preserve">! </w:t>
      </w:r>
      <w:ins w:id="5454" w:author="Lektorat Bauer" w:date="2025-03-03T09:28:00Z" w16du:dateUtc="2025-03-03T08:28:00Z">
        <w:r w:rsidR="00323E2F">
          <w:rPr>
            <w:rFonts w:ascii="Arial" w:hAnsi="Arial" w:cs="Arial"/>
            <w:sz w:val="24"/>
            <w:szCs w:val="24"/>
          </w:rPr>
          <w:t>…</w:t>
        </w:r>
      </w:ins>
      <w:del w:id="5455" w:author="Lektorat Bauer" w:date="2025-03-03T09:28:00Z" w16du:dateUtc="2025-03-03T08:28:00Z">
        <w:r w:rsidRPr="00944672" w:rsidDel="00323E2F">
          <w:rPr>
            <w:rFonts w:ascii="Arial" w:hAnsi="Arial" w:cs="Arial"/>
            <w:sz w:val="24"/>
            <w:szCs w:val="24"/>
          </w:rPr>
          <w:delText>...</w:delText>
        </w:r>
      </w:del>
      <w:r w:rsidRPr="00944672">
        <w:rPr>
          <w:rFonts w:ascii="Arial" w:hAnsi="Arial" w:cs="Arial"/>
          <w:sz w:val="24"/>
          <w:szCs w:val="24"/>
        </w:rPr>
        <w:t xml:space="preserve"> dann würdest Du mich nicht kontaktieren </w:t>
      </w:r>
      <w:ins w:id="5456" w:author="Lektorat Bauer" w:date="2025-03-03T09:28:00Z" w16du:dateUtc="2025-03-03T08:28:00Z">
        <w:r w:rsidR="00323E2F">
          <w:rPr>
            <w:rFonts w:ascii="Arial" w:hAnsi="Arial" w:cs="Arial"/>
            <w:sz w:val="24"/>
            <w:szCs w:val="24"/>
          </w:rPr>
          <w:t>…</w:t>
        </w:r>
      </w:ins>
      <w:del w:id="5457" w:author="Lektorat Bauer" w:date="2025-03-03T09:28:00Z" w16du:dateUtc="2025-03-03T08:28:00Z">
        <w:r w:rsidRPr="00944672" w:rsidDel="00323E2F">
          <w:rPr>
            <w:rFonts w:ascii="Arial" w:hAnsi="Arial" w:cs="Arial"/>
            <w:sz w:val="24"/>
            <w:szCs w:val="24"/>
          </w:rPr>
          <w:delText>...</w:delText>
        </w:r>
      </w:del>
      <w:r w:rsidRPr="00944672">
        <w:rPr>
          <w:rFonts w:ascii="Arial" w:hAnsi="Arial" w:cs="Arial"/>
          <w:sz w:val="24"/>
          <w:szCs w:val="24"/>
        </w:rPr>
        <w:t xml:space="preserve">“ </w:t>
      </w:r>
      <w:commentRangeEnd w:id="5445"/>
      <w:r w:rsidR="00323E2F">
        <w:rPr>
          <w:rStyle w:val="Kommentarzeichen"/>
        </w:rPr>
        <w:commentReference w:id="5445"/>
      </w:r>
    </w:p>
    <w:p w14:paraId="597A99AF" w14:textId="77777777" w:rsidR="00323E2F" w:rsidRDefault="00944672" w:rsidP="00623B68">
      <w:pPr>
        <w:autoSpaceDE w:val="0"/>
        <w:autoSpaceDN w:val="0"/>
        <w:adjustRightInd w:val="0"/>
        <w:spacing w:after="0" w:line="360" w:lineRule="auto"/>
        <w:ind w:firstLine="227"/>
        <w:jc w:val="both"/>
        <w:rPr>
          <w:ins w:id="5458" w:author="Lektorat Bauer" w:date="2025-03-03T09:28:00Z" w16du:dateUtc="2025-03-03T08:28:00Z"/>
          <w:rFonts w:ascii="Arial" w:hAnsi="Arial" w:cs="Arial"/>
          <w:sz w:val="24"/>
          <w:szCs w:val="24"/>
        </w:rPr>
      </w:pPr>
      <w:r w:rsidRPr="00944672">
        <w:rPr>
          <w:rFonts w:ascii="Arial" w:hAnsi="Arial" w:cs="Arial"/>
          <w:sz w:val="24"/>
          <w:szCs w:val="24"/>
        </w:rPr>
        <w:t>„</w:t>
      </w:r>
      <w:del w:id="5459" w:author="Lektorat Bauer" w:date="2025-03-03T09:28:00Z" w16du:dateUtc="2025-03-03T08:28:00Z">
        <w:r w:rsidRPr="00944672" w:rsidDel="00323E2F">
          <w:rPr>
            <w:rFonts w:ascii="Arial" w:hAnsi="Arial" w:cs="Arial"/>
            <w:sz w:val="24"/>
            <w:szCs w:val="24"/>
          </w:rPr>
          <w:delText>Ja, richtig</w:delText>
        </w:r>
      </w:del>
      <w:ins w:id="5460" w:author="Lektorat Bauer" w:date="2025-03-03T09:28:00Z" w16du:dateUtc="2025-03-03T08:28:00Z">
        <w:r w:rsidR="00323E2F">
          <w:rPr>
            <w:rFonts w:ascii="Arial" w:hAnsi="Arial" w:cs="Arial"/>
            <w:sz w:val="24"/>
            <w:szCs w:val="24"/>
          </w:rPr>
          <w:t>Korrekt</w:t>
        </w:r>
      </w:ins>
      <w:r w:rsidRPr="00944672">
        <w:rPr>
          <w:rFonts w:ascii="Arial" w:hAnsi="Arial" w:cs="Arial"/>
          <w:sz w:val="24"/>
          <w:szCs w:val="24"/>
        </w:rPr>
        <w:t xml:space="preserve">.“ </w:t>
      </w:r>
    </w:p>
    <w:p w14:paraId="76A67848" w14:textId="5168DC65"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„Mach</w:t>
      </w:r>
      <w:del w:id="5461" w:author="Lektorat Bauer" w:date="2025-03-03T09:28:00Z" w16du:dateUtc="2025-03-03T08:28:00Z">
        <w:r w:rsidRPr="00944672" w:rsidDel="00323E2F">
          <w:rPr>
            <w:rFonts w:ascii="Arial" w:hAnsi="Arial" w:cs="Arial"/>
            <w:sz w:val="24"/>
            <w:szCs w:val="24"/>
          </w:rPr>
          <w:delText>e</w:delText>
        </w:r>
      </w:del>
      <w:r w:rsidRPr="00944672">
        <w:rPr>
          <w:rFonts w:ascii="Arial" w:hAnsi="Arial" w:cs="Arial"/>
          <w:sz w:val="24"/>
          <w:szCs w:val="24"/>
        </w:rPr>
        <w:t xml:space="preserve"> Dich auf den Weg. Ich bin in rund 4 Stunden wieder zu Hause. Bis dann.“ „Danke. Bis dann.“</w:t>
      </w:r>
    </w:p>
    <w:p w14:paraId="6B614728" w14:textId="70D68C31"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 xml:space="preserve">Die Fahrzeit von Assen nach Hamburg liegt bei drei Stunden 15 Minuten, und am Sonntag ist der Stau bei Bremen zu vernachlässigen, </w:t>
      </w:r>
      <w:del w:id="5462" w:author="Lektorat Bauer" w:date="2025-03-03T09:30:00Z" w16du:dateUtc="2025-03-03T08:30:00Z">
        <w:r w:rsidRPr="00944672" w:rsidDel="007653E0">
          <w:rPr>
            <w:rFonts w:ascii="Arial" w:hAnsi="Arial" w:cs="Arial"/>
            <w:sz w:val="24"/>
            <w:szCs w:val="24"/>
          </w:rPr>
          <w:delText xml:space="preserve">so </w:delText>
        </w:r>
      </w:del>
      <w:r w:rsidRPr="00944672">
        <w:rPr>
          <w:rFonts w:ascii="Arial" w:hAnsi="Arial" w:cs="Arial"/>
          <w:sz w:val="24"/>
          <w:szCs w:val="24"/>
        </w:rPr>
        <w:t>hoffte Thomas. Joost hatte vier Stunden für sich beansprucht, also fuhr Thomas los</w:t>
      </w:r>
      <w:del w:id="5463" w:author="Lektorat Bauer" w:date="2025-03-03T09:30:00Z" w16du:dateUtc="2025-03-03T08:30:00Z">
        <w:r w:rsidRPr="00944672" w:rsidDel="007653E0">
          <w:rPr>
            <w:rFonts w:ascii="Arial" w:hAnsi="Arial" w:cs="Arial"/>
            <w:sz w:val="24"/>
            <w:szCs w:val="24"/>
          </w:rPr>
          <w:delText>,</w:delText>
        </w:r>
      </w:del>
      <w:r w:rsidRPr="00944672">
        <w:rPr>
          <w:rFonts w:ascii="Arial" w:hAnsi="Arial" w:cs="Arial"/>
          <w:sz w:val="24"/>
          <w:szCs w:val="24"/>
        </w:rPr>
        <w:t xml:space="preserve"> und würde dann in der Hamburger Hafen</w:t>
      </w:r>
      <w:ins w:id="5464" w:author="Lektorat Bauer" w:date="2025-03-03T09:30:00Z" w16du:dateUtc="2025-03-03T08:30:00Z">
        <w:r w:rsidR="007653E0">
          <w:rPr>
            <w:rFonts w:ascii="Arial" w:hAnsi="Arial" w:cs="Arial"/>
            <w:sz w:val="24"/>
            <w:szCs w:val="24"/>
          </w:rPr>
          <w:t>-</w:t>
        </w:r>
      </w:ins>
      <w:del w:id="5465" w:author="Lektorat Bauer" w:date="2025-03-03T09:30:00Z" w16du:dateUtc="2025-03-03T08:30:00Z">
        <w:r w:rsidRPr="00944672" w:rsidDel="007653E0">
          <w:rPr>
            <w:rFonts w:ascii="Arial" w:hAnsi="Arial" w:cs="Arial"/>
            <w:sz w:val="24"/>
            <w:szCs w:val="24"/>
          </w:rPr>
          <w:delText xml:space="preserve"> </w:delText>
        </w:r>
      </w:del>
      <w:r w:rsidRPr="00944672">
        <w:rPr>
          <w:rFonts w:ascii="Arial" w:hAnsi="Arial" w:cs="Arial"/>
          <w:sz w:val="24"/>
          <w:szCs w:val="24"/>
        </w:rPr>
        <w:t>City spazieren gehen.</w:t>
      </w:r>
    </w:p>
    <w:p w14:paraId="0DF3C40B" w14:textId="5F0F2299"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Um 13:30 Uhr war Thomas in der Hafen-City, </w:t>
      </w:r>
      <w:del w:id="5466" w:author="Lektorat Bauer" w:date="2025-03-03T09:30:00Z" w16du:dateUtc="2025-03-03T08:30:00Z">
        <w:r w:rsidRPr="00944672" w:rsidDel="007653E0">
          <w:rPr>
            <w:rFonts w:ascii="Arial" w:hAnsi="Arial" w:cs="Arial"/>
            <w:sz w:val="24"/>
            <w:szCs w:val="24"/>
          </w:rPr>
          <w:delText xml:space="preserve">er </w:delText>
        </w:r>
      </w:del>
      <w:r w:rsidRPr="00944672">
        <w:rPr>
          <w:rFonts w:ascii="Arial" w:hAnsi="Arial" w:cs="Arial"/>
          <w:sz w:val="24"/>
          <w:szCs w:val="24"/>
        </w:rPr>
        <w:t>fand einen Parkplatz bei den Marco-Polo-Terrassen und sah sich um. Er sah die Baustelle, an der das neue Hamburger Konzerthaus, die Elbphilharmonie, langsam</w:t>
      </w:r>
      <w:ins w:id="5467" w:author="Lektorat Bauer" w:date="2025-03-03T15:35:00Z" w16du:dateUtc="2025-03-03T14:35:00Z">
        <w:r w:rsidR="007F4BAB">
          <w:rPr>
            <w:rFonts w:ascii="Arial" w:hAnsi="Arial" w:cs="Arial"/>
            <w:sz w:val="24"/>
            <w:szCs w:val="24"/>
          </w:rPr>
          <w:t xml:space="preserve"> in den Himmel</w:t>
        </w:r>
      </w:ins>
      <w:r w:rsidRPr="00944672">
        <w:rPr>
          <w:rFonts w:ascii="Arial" w:hAnsi="Arial" w:cs="Arial"/>
          <w:sz w:val="24"/>
          <w:szCs w:val="24"/>
        </w:rPr>
        <w:t xml:space="preserve"> wuchs. Insgesamt konnte man erahnen, dass dieser neue Stadtteil an der Lebensader Hamburgs, der Elbe, einmal ein </w:t>
      </w:r>
      <w:commentRangeStart w:id="5468"/>
      <w:del w:id="5469" w:author="Lektorat Bauer" w:date="2025-03-03T15:35:00Z" w16du:dateUtc="2025-03-03T14:35:00Z">
        <w:r w:rsidRPr="00944672" w:rsidDel="007F4BAB">
          <w:rPr>
            <w:rFonts w:ascii="Arial" w:hAnsi="Arial" w:cs="Arial"/>
            <w:sz w:val="24"/>
            <w:szCs w:val="24"/>
          </w:rPr>
          <w:delText>interessanter Stadtteil</w:delText>
        </w:r>
      </w:del>
      <w:ins w:id="5470" w:author="Lektorat Bauer" w:date="2025-03-03T15:35:00Z" w16du:dateUtc="2025-03-03T14:35:00Z">
        <w:r w:rsidR="007F4BAB">
          <w:rPr>
            <w:rFonts w:ascii="Arial" w:hAnsi="Arial" w:cs="Arial"/>
            <w:sz w:val="24"/>
            <w:szCs w:val="24"/>
          </w:rPr>
          <w:t>Anziehungspunkt</w:t>
        </w:r>
      </w:ins>
      <w:r w:rsidRPr="00944672">
        <w:rPr>
          <w:rFonts w:ascii="Arial" w:hAnsi="Arial" w:cs="Arial"/>
          <w:sz w:val="24"/>
          <w:szCs w:val="24"/>
        </w:rPr>
        <w:t xml:space="preserve"> </w:t>
      </w:r>
      <w:commentRangeEnd w:id="5468"/>
      <w:r w:rsidR="007F4BAB">
        <w:rPr>
          <w:rStyle w:val="Kommentarzeichen"/>
        </w:rPr>
        <w:commentReference w:id="5468"/>
      </w:r>
      <w:ins w:id="5471" w:author="Lektorat Bauer" w:date="2025-03-03T15:35:00Z" w16du:dateUtc="2025-03-03T14:35:00Z">
        <w:r w:rsidR="007F4BAB">
          <w:rPr>
            <w:rFonts w:ascii="Arial" w:hAnsi="Arial" w:cs="Arial"/>
            <w:sz w:val="24"/>
            <w:szCs w:val="24"/>
          </w:rPr>
          <w:t xml:space="preserve">für Einwohner und Touristen gleichermaßen </w:t>
        </w:r>
      </w:ins>
      <w:r w:rsidRPr="00944672">
        <w:rPr>
          <w:rFonts w:ascii="Arial" w:hAnsi="Arial" w:cs="Arial"/>
          <w:sz w:val="24"/>
          <w:szCs w:val="24"/>
        </w:rPr>
        <w:t xml:space="preserve">werden würde. </w:t>
      </w:r>
    </w:p>
    <w:p w14:paraId="5BB48CDF" w14:textId="703238BD"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Er ging etwas spazieren</w:t>
      </w:r>
      <w:del w:id="5472" w:author="Lektorat Bauer" w:date="2025-03-03T15:36:00Z" w16du:dateUtc="2025-03-03T14:36:00Z">
        <w:r w:rsidRPr="00944672" w:rsidDel="007F4BAB">
          <w:rPr>
            <w:rFonts w:ascii="Arial" w:hAnsi="Arial" w:cs="Arial"/>
            <w:sz w:val="24"/>
            <w:szCs w:val="24"/>
          </w:rPr>
          <w:delText>,</w:delText>
        </w:r>
      </w:del>
      <w:r w:rsidRPr="00944672">
        <w:rPr>
          <w:rFonts w:ascii="Arial" w:hAnsi="Arial" w:cs="Arial"/>
          <w:sz w:val="24"/>
          <w:szCs w:val="24"/>
        </w:rPr>
        <w:t xml:space="preserve"> und fand ein Café, in dem er sich einen </w:t>
      </w:r>
      <w:commentRangeStart w:id="5473"/>
      <w:r w:rsidRPr="00944672">
        <w:rPr>
          <w:rFonts w:ascii="Arial" w:hAnsi="Arial" w:cs="Arial"/>
          <w:sz w:val="24"/>
          <w:szCs w:val="24"/>
        </w:rPr>
        <w:t xml:space="preserve">Kaffee </w:t>
      </w:r>
      <w:commentRangeEnd w:id="5473"/>
      <w:r w:rsidR="007F4BAB">
        <w:rPr>
          <w:rStyle w:val="Kommentarzeichen"/>
        </w:rPr>
        <w:commentReference w:id="5473"/>
      </w:r>
      <w:r w:rsidRPr="00944672">
        <w:rPr>
          <w:rFonts w:ascii="Arial" w:hAnsi="Arial" w:cs="Arial"/>
          <w:sz w:val="24"/>
          <w:szCs w:val="24"/>
        </w:rPr>
        <w:t xml:space="preserve">bestellte und die Atmosphäre genoss. Schon während der Fahrt </w:t>
      </w:r>
      <w:del w:id="5474" w:author="Lektorat Bauer" w:date="2025-03-03T15:36:00Z" w16du:dateUtc="2025-03-03T14:36:00Z">
        <w:r w:rsidRPr="00944672" w:rsidDel="007F4BAB">
          <w:rPr>
            <w:rFonts w:ascii="Arial" w:hAnsi="Arial" w:cs="Arial"/>
            <w:sz w:val="24"/>
            <w:szCs w:val="24"/>
          </w:rPr>
          <w:delText xml:space="preserve">hatte </w:delText>
        </w:r>
      </w:del>
      <w:ins w:id="5475" w:author="Lektorat Bauer" w:date="2025-03-03T15:36:00Z" w16du:dateUtc="2025-03-03T14:36:00Z">
        <w:r w:rsidR="007F4BAB">
          <w:rPr>
            <w:rFonts w:ascii="Arial" w:hAnsi="Arial" w:cs="Arial"/>
            <w:sz w:val="24"/>
            <w:szCs w:val="24"/>
          </w:rPr>
          <w:t>war</w:t>
        </w:r>
        <w:r w:rsidR="007F4BAB" w:rsidRPr="00944672">
          <w:rPr>
            <w:rFonts w:ascii="Arial" w:hAnsi="Arial" w:cs="Arial"/>
            <w:sz w:val="24"/>
            <w:szCs w:val="24"/>
          </w:rPr>
          <w:t xml:space="preserve"> </w:t>
        </w:r>
      </w:ins>
      <w:r w:rsidRPr="00944672">
        <w:rPr>
          <w:rFonts w:ascii="Arial" w:hAnsi="Arial" w:cs="Arial"/>
          <w:sz w:val="24"/>
          <w:szCs w:val="24"/>
        </w:rPr>
        <w:t xml:space="preserve">er mehr im Robotermodus gefahren, weil ihm so viele Gedanken durch den Kopf </w:t>
      </w:r>
      <w:del w:id="5476" w:author="Lektorat Bauer" w:date="2025-03-03T15:36:00Z" w16du:dateUtc="2025-03-03T14:36:00Z">
        <w:r w:rsidRPr="00944672" w:rsidDel="007F4BAB">
          <w:rPr>
            <w:rFonts w:ascii="Arial" w:hAnsi="Arial" w:cs="Arial"/>
            <w:sz w:val="24"/>
            <w:szCs w:val="24"/>
          </w:rPr>
          <w:delText>gingen</w:delText>
        </w:r>
      </w:del>
      <w:ins w:id="5477" w:author="Lektorat Bauer" w:date="2025-03-03T15:36:00Z" w16du:dateUtc="2025-03-03T14:36:00Z">
        <w:r w:rsidR="007F4BAB">
          <w:rPr>
            <w:rFonts w:ascii="Arial" w:hAnsi="Arial" w:cs="Arial"/>
            <w:sz w:val="24"/>
            <w:szCs w:val="24"/>
          </w:rPr>
          <w:t>gegangen waren</w:t>
        </w:r>
      </w:ins>
      <w:r w:rsidRPr="00944672">
        <w:rPr>
          <w:rFonts w:ascii="Arial" w:hAnsi="Arial" w:cs="Arial"/>
          <w:sz w:val="24"/>
          <w:szCs w:val="24"/>
        </w:rPr>
        <w:t>. Er nahm einen</w:t>
      </w:r>
      <w:del w:id="5478" w:author="Lektorat Bauer" w:date="2025-03-03T15:36:00Z" w16du:dateUtc="2025-03-03T14:36:00Z">
        <w:r w:rsidRPr="00944672" w:rsidDel="007F4BAB">
          <w:rPr>
            <w:rFonts w:ascii="Arial" w:hAnsi="Arial" w:cs="Arial"/>
            <w:sz w:val="24"/>
            <w:szCs w:val="24"/>
          </w:rPr>
          <w:delText>,</w:delText>
        </w:r>
      </w:del>
      <w:ins w:id="5479" w:author="Lektorat Bauer" w:date="2025-03-03T15:36:00Z" w16du:dateUtc="2025-03-03T14:36:00Z">
        <w:r w:rsidR="007F4BAB">
          <w:rPr>
            <w:rFonts w:ascii="Arial" w:hAnsi="Arial" w:cs="Arial"/>
            <w:sz w:val="24"/>
            <w:szCs w:val="24"/>
          </w:rPr>
          <w:t xml:space="preserve"> –</w:t>
        </w:r>
      </w:ins>
      <w:r w:rsidRPr="00944672">
        <w:rPr>
          <w:rFonts w:ascii="Arial" w:hAnsi="Arial" w:cs="Arial"/>
          <w:sz w:val="24"/>
          <w:szCs w:val="24"/>
        </w:rPr>
        <w:t xml:space="preserve"> </w:t>
      </w:r>
      <w:del w:id="5480" w:author="Lektorat Bauer" w:date="2025-03-03T15:36:00Z" w16du:dateUtc="2025-03-03T14:36:00Z">
        <w:r w:rsidRPr="00944672" w:rsidDel="007F4BAB">
          <w:rPr>
            <w:rFonts w:ascii="Arial" w:hAnsi="Arial" w:cs="Arial"/>
            <w:sz w:val="24"/>
            <w:szCs w:val="24"/>
          </w:rPr>
          <w:delText>old school</w:delText>
        </w:r>
      </w:del>
      <w:ins w:id="5481" w:author="Lektorat Bauer" w:date="2025-03-03T15:36:00Z" w16du:dateUtc="2025-03-03T14:36:00Z">
        <w:r w:rsidR="007F4BAB">
          <w:rPr>
            <w:rFonts w:ascii="Arial" w:hAnsi="Arial" w:cs="Arial"/>
            <w:sz w:val="24"/>
            <w:szCs w:val="24"/>
          </w:rPr>
          <w:t>alte Schule –</w:t>
        </w:r>
      </w:ins>
      <w:del w:id="5482" w:author="Lektorat Bauer" w:date="2025-03-03T15:36:00Z" w16du:dateUtc="2025-03-03T14:36:00Z">
        <w:r w:rsidRPr="00944672" w:rsidDel="007F4BAB">
          <w:rPr>
            <w:rFonts w:ascii="Arial" w:hAnsi="Arial" w:cs="Arial"/>
            <w:sz w:val="24"/>
            <w:szCs w:val="24"/>
          </w:rPr>
          <w:delText>,</w:delText>
        </w:r>
      </w:del>
      <w:r w:rsidRPr="00944672">
        <w:rPr>
          <w:rFonts w:ascii="Arial" w:hAnsi="Arial" w:cs="Arial"/>
          <w:sz w:val="24"/>
          <w:szCs w:val="24"/>
        </w:rPr>
        <w:t xml:space="preserve"> Notizblock zur Hand und machte sich Stichworte, die er mit Joost durchgehen wollte.</w:t>
      </w:r>
    </w:p>
    <w:p w14:paraId="388D2DAA" w14:textId="31CEFDA2"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Als er die Notizen aufgeschrieben hatte, sah er auf die Uhr und erschrak</w:t>
      </w:r>
      <w:ins w:id="5483" w:author="Lektorat Bauer" w:date="2025-03-03T15:37:00Z" w16du:dateUtc="2025-03-03T14:37:00Z">
        <w:r w:rsidR="007F4BAB">
          <w:rPr>
            <w:rFonts w:ascii="Arial" w:hAnsi="Arial" w:cs="Arial"/>
            <w:sz w:val="24"/>
            <w:szCs w:val="24"/>
          </w:rPr>
          <w:t>.</w:t>
        </w:r>
      </w:ins>
      <w:del w:id="5484" w:author="Lektorat Bauer" w:date="2025-03-03T15:37:00Z" w16du:dateUtc="2025-03-03T14:37:00Z">
        <w:r w:rsidRPr="00944672" w:rsidDel="007F4BAB">
          <w:rPr>
            <w:rFonts w:ascii="Arial" w:hAnsi="Arial" w:cs="Arial"/>
            <w:sz w:val="24"/>
            <w:szCs w:val="24"/>
          </w:rPr>
          <w:delText>,</w:delText>
        </w:r>
      </w:del>
      <w:r w:rsidRPr="00944672">
        <w:rPr>
          <w:rFonts w:ascii="Arial" w:hAnsi="Arial" w:cs="Arial"/>
          <w:sz w:val="24"/>
          <w:szCs w:val="24"/>
        </w:rPr>
        <w:t xml:space="preserve"> 14:30 Uhr. So spät schon?</w:t>
      </w:r>
    </w:p>
    <w:p w14:paraId="1B1DA6C1" w14:textId="5F3C6BEA"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Thomas packte seine Sachen und ging zurück zu seinem Auto. Dann fuhr er die kurze Strecke zu Joosts Wohnung in die Deichstraße. Thomas musste immer lachen, wenn er Joosts Anschrift </w:t>
      </w:r>
      <w:del w:id="5485" w:author="Lektorat Bauer" w:date="2025-03-03T15:37:00Z" w16du:dateUtc="2025-03-03T14:37:00Z">
        <w:r w:rsidRPr="00944672" w:rsidDel="007F4BAB">
          <w:rPr>
            <w:rFonts w:ascii="Arial" w:hAnsi="Arial" w:cs="Arial"/>
            <w:sz w:val="24"/>
            <w:szCs w:val="24"/>
          </w:rPr>
          <w:delText>hörte</w:delText>
        </w:r>
      </w:del>
      <w:ins w:id="5486" w:author="Lektorat Bauer" w:date="2025-03-03T15:37:00Z" w16du:dateUtc="2025-03-03T14:37:00Z">
        <w:r w:rsidR="007F4BAB">
          <w:rPr>
            <w:rFonts w:ascii="Arial" w:hAnsi="Arial" w:cs="Arial"/>
            <w:sz w:val="24"/>
            <w:szCs w:val="24"/>
          </w:rPr>
          <w:t>zu hören bekam</w:t>
        </w:r>
      </w:ins>
      <w:r w:rsidRPr="00944672">
        <w:rPr>
          <w:rFonts w:ascii="Arial" w:hAnsi="Arial" w:cs="Arial"/>
          <w:sz w:val="24"/>
          <w:szCs w:val="24"/>
        </w:rPr>
        <w:t xml:space="preserve">: ‚van der Dijkstraat‘ war </w:t>
      </w:r>
      <w:del w:id="5487" w:author="Lektorat Bauer" w:date="2025-03-03T15:37:00Z" w16du:dateUtc="2025-03-03T14:37:00Z">
        <w:r w:rsidRPr="00944672" w:rsidDel="007F4BAB">
          <w:rPr>
            <w:rFonts w:ascii="Arial" w:hAnsi="Arial" w:cs="Arial"/>
            <w:sz w:val="24"/>
            <w:szCs w:val="24"/>
          </w:rPr>
          <w:delText>n</w:delText>
        </w:r>
      </w:del>
      <w:ins w:id="5488" w:author="Lektorat Bauer" w:date="2025-03-03T15:37:00Z" w16du:dateUtc="2025-03-03T14:37:00Z">
        <w:r w:rsidR="007F4BAB">
          <w:rPr>
            <w:rFonts w:ascii="Arial" w:hAnsi="Arial" w:cs="Arial"/>
            <w:sz w:val="24"/>
            <w:szCs w:val="24"/>
          </w:rPr>
          <w:t>N</w:t>
        </w:r>
      </w:ins>
      <w:r w:rsidRPr="00944672">
        <w:rPr>
          <w:rFonts w:ascii="Arial" w:hAnsi="Arial" w:cs="Arial"/>
          <w:sz w:val="24"/>
          <w:szCs w:val="24"/>
        </w:rPr>
        <w:t xml:space="preserve">iederländisch für ‚von der Deichstraße‘. In Hamburg gehörte die Deichstraße, wegen ihres Images, zu den teuersten Straßen, und </w:t>
      </w:r>
      <w:del w:id="5489" w:author="Lektorat Bauer" w:date="2025-03-03T15:37:00Z" w16du:dateUtc="2025-03-03T14:37:00Z">
        <w:r w:rsidRPr="00944672" w:rsidDel="007F4BAB">
          <w:rPr>
            <w:rFonts w:ascii="Arial" w:hAnsi="Arial" w:cs="Arial"/>
            <w:sz w:val="24"/>
            <w:szCs w:val="24"/>
          </w:rPr>
          <w:delText>ausgerechet</w:delText>
        </w:r>
      </w:del>
      <w:ins w:id="5490" w:author="Lektorat Bauer" w:date="2025-03-03T15:37:00Z" w16du:dateUtc="2025-03-03T14:37:00Z">
        <w:r w:rsidR="007F4BAB" w:rsidRPr="00944672">
          <w:rPr>
            <w:rFonts w:ascii="Arial" w:hAnsi="Arial" w:cs="Arial"/>
            <w:sz w:val="24"/>
            <w:szCs w:val="24"/>
          </w:rPr>
          <w:t>ausgerechnet</w:t>
        </w:r>
      </w:ins>
      <w:r w:rsidRPr="00944672">
        <w:rPr>
          <w:rFonts w:ascii="Arial" w:hAnsi="Arial" w:cs="Arial"/>
          <w:sz w:val="24"/>
          <w:szCs w:val="24"/>
        </w:rPr>
        <w:t xml:space="preserve"> hier hatte Joost eine Wohnung.</w:t>
      </w:r>
    </w:p>
    <w:p w14:paraId="5B930557" w14:textId="32248260"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 Um 15:00 Uhr klingelte Thomas bei Joost an der Tür. Der Summer ertönte, und Thomas sah </w:t>
      </w:r>
      <w:ins w:id="5491" w:author="Lektorat Bauer" w:date="2025-03-03T15:37:00Z" w16du:dateUtc="2025-03-03T14:37:00Z">
        <w:r w:rsidR="007F4BAB">
          <w:rPr>
            <w:rFonts w:ascii="Arial" w:hAnsi="Arial" w:cs="Arial"/>
            <w:sz w:val="24"/>
            <w:szCs w:val="24"/>
          </w:rPr>
          <w:t>s</w:t>
        </w:r>
      </w:ins>
      <w:r w:rsidRPr="00944672">
        <w:rPr>
          <w:rFonts w:ascii="Arial" w:hAnsi="Arial" w:cs="Arial"/>
          <w:sz w:val="24"/>
          <w:szCs w:val="24"/>
        </w:rPr>
        <w:t xml:space="preserve">ich einer schmalen, steilen Treppe gegenüber, die es nun </w:t>
      </w:r>
      <w:del w:id="5492" w:author="Lektorat Bauer" w:date="2025-03-03T15:46:00Z" w16du:dateUtc="2025-03-03T14:46:00Z">
        <w:r w:rsidRPr="00944672" w:rsidDel="009707AD">
          <w:rPr>
            <w:rFonts w:ascii="Arial" w:hAnsi="Arial" w:cs="Arial"/>
            <w:sz w:val="24"/>
            <w:szCs w:val="24"/>
          </w:rPr>
          <w:delText xml:space="preserve">galt </w:delText>
        </w:r>
      </w:del>
      <w:r w:rsidRPr="00944672">
        <w:rPr>
          <w:rFonts w:ascii="Arial" w:hAnsi="Arial" w:cs="Arial"/>
          <w:sz w:val="24"/>
          <w:szCs w:val="24"/>
        </w:rPr>
        <w:t>zu erklimmen</w:t>
      </w:r>
      <w:ins w:id="5493" w:author="Lektorat Bauer" w:date="2025-03-03T15:46:00Z" w16du:dateUtc="2025-03-03T14:46:00Z">
        <w:r w:rsidR="009707AD">
          <w:rPr>
            <w:rFonts w:ascii="Arial" w:hAnsi="Arial" w:cs="Arial"/>
            <w:sz w:val="24"/>
            <w:szCs w:val="24"/>
          </w:rPr>
          <w:t xml:space="preserve"> galt</w:t>
        </w:r>
      </w:ins>
      <w:r w:rsidRPr="00944672">
        <w:rPr>
          <w:rFonts w:ascii="Arial" w:hAnsi="Arial" w:cs="Arial"/>
          <w:sz w:val="24"/>
          <w:szCs w:val="24"/>
        </w:rPr>
        <w:t>.</w:t>
      </w:r>
    </w:p>
    <w:p w14:paraId="3240C288" w14:textId="0575EDD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Die Stufen führten in das Dachgeschoss eines Bürogebäudes. Joost hatte bei einer Recherche den Hauseigentümer kennengelernt. Der Artikel beschäftigte sich mit einem Betrugsnetzwerk, und die Zentrale war eben in diesem Haus gewesen. Das wusste der Eigentümer </w:t>
      </w:r>
      <w:del w:id="5494" w:author="Lektorat Bauer" w:date="2025-03-03T15:46:00Z" w16du:dateUtc="2025-03-03T14:46:00Z">
        <w:r w:rsidRPr="00944672" w:rsidDel="00BC21AF">
          <w:rPr>
            <w:rFonts w:ascii="Arial" w:hAnsi="Arial" w:cs="Arial"/>
            <w:sz w:val="24"/>
            <w:szCs w:val="24"/>
          </w:rPr>
          <w:delText xml:space="preserve">aber </w:delText>
        </w:r>
      </w:del>
      <w:ins w:id="5495" w:author="Lektorat Bauer" w:date="2025-03-03T15:46:00Z" w16du:dateUtc="2025-03-03T14:46:00Z">
        <w:r w:rsidR="00BC21AF">
          <w:rPr>
            <w:rFonts w:ascii="Arial" w:hAnsi="Arial" w:cs="Arial"/>
            <w:sz w:val="24"/>
            <w:szCs w:val="24"/>
          </w:rPr>
          <w:t>freilich</w:t>
        </w:r>
        <w:r w:rsidR="00BC21AF" w:rsidRPr="00944672">
          <w:rPr>
            <w:rFonts w:ascii="Arial" w:hAnsi="Arial" w:cs="Arial"/>
            <w:sz w:val="24"/>
            <w:szCs w:val="24"/>
          </w:rPr>
          <w:t xml:space="preserve"> </w:t>
        </w:r>
      </w:ins>
      <w:r w:rsidRPr="00944672">
        <w:rPr>
          <w:rFonts w:ascii="Arial" w:hAnsi="Arial" w:cs="Arial"/>
          <w:sz w:val="24"/>
          <w:szCs w:val="24"/>
        </w:rPr>
        <w:t>nicht, er hielt seine Mieter für ein internationales Handelsunternehmen.</w:t>
      </w:r>
    </w:p>
    <w:p w14:paraId="7973B2C5" w14:textId="6A9C41F5"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commentRangeStart w:id="5496"/>
      <w:r w:rsidRPr="00944672">
        <w:rPr>
          <w:rFonts w:ascii="Arial" w:hAnsi="Arial" w:cs="Arial"/>
          <w:sz w:val="24"/>
          <w:szCs w:val="24"/>
        </w:rPr>
        <w:t>Die Fragen, die Joost stellte, sorgten dafür, dass sich der Vermieter mit der Hamburger Kriminalpolizei</w:t>
      </w:r>
      <w:del w:id="5497" w:author="Lektorat Bauer" w:date="2025-03-03T15:56:00Z" w16du:dateUtc="2025-03-03T14:56:00Z">
        <w:r w:rsidRPr="00944672" w:rsidDel="00BC21AF">
          <w:rPr>
            <w:rFonts w:ascii="Arial" w:hAnsi="Arial" w:cs="Arial"/>
            <w:sz w:val="24"/>
            <w:szCs w:val="24"/>
          </w:rPr>
          <w:delText xml:space="preserve">, der Kripo, </w:delText>
        </w:r>
      </w:del>
      <w:ins w:id="5498" w:author="Lektorat Bauer" w:date="2025-03-03T15:56:00Z" w16du:dateUtc="2025-03-03T14:56:00Z">
        <w:r w:rsidR="00BC21AF">
          <w:rPr>
            <w:rFonts w:ascii="Arial" w:hAnsi="Arial" w:cs="Arial"/>
            <w:sz w:val="24"/>
            <w:szCs w:val="24"/>
          </w:rPr>
          <w:t xml:space="preserve"> </w:t>
        </w:r>
      </w:ins>
      <w:r w:rsidRPr="00944672">
        <w:rPr>
          <w:rFonts w:ascii="Arial" w:hAnsi="Arial" w:cs="Arial"/>
          <w:sz w:val="24"/>
          <w:szCs w:val="24"/>
        </w:rPr>
        <w:t xml:space="preserve">in Verbindung setzte. Die Abteilung ‚OK‘, organisierte </w:t>
      </w:r>
      <w:r w:rsidRPr="00944672">
        <w:rPr>
          <w:rFonts w:ascii="Arial" w:hAnsi="Arial" w:cs="Arial"/>
          <w:sz w:val="24"/>
          <w:szCs w:val="24"/>
        </w:rPr>
        <w:lastRenderedPageBreak/>
        <w:t>Kriminalität, wusste, dass es das Netzwerk gab, als aber der Vermieter kam</w:t>
      </w:r>
      <w:del w:id="5499" w:author="Lektorat Bauer" w:date="2025-03-03T15:56:00Z" w16du:dateUtc="2025-03-03T14:56:00Z">
        <w:r w:rsidRPr="00944672" w:rsidDel="00BC21AF">
          <w:rPr>
            <w:rFonts w:ascii="Arial" w:hAnsi="Arial" w:cs="Arial"/>
            <w:sz w:val="24"/>
            <w:szCs w:val="24"/>
          </w:rPr>
          <w:delText>,</w:delText>
        </w:r>
      </w:del>
      <w:r w:rsidRPr="00944672">
        <w:rPr>
          <w:rFonts w:ascii="Arial" w:hAnsi="Arial" w:cs="Arial"/>
          <w:sz w:val="24"/>
          <w:szCs w:val="24"/>
        </w:rPr>
        <w:t xml:space="preserve"> und fragte, ob seine Mieter eventuell die Bosse sein könnten, war der Alarm groß.</w:t>
      </w:r>
    </w:p>
    <w:p w14:paraId="669E27D3" w14:textId="23AC0B9D"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Natürlich wurde sofort hinterfragt, warum der Vermieter diese Vermutung </w:t>
      </w:r>
      <w:del w:id="5500" w:author="Lektorat Bauer" w:date="2025-03-03T15:56:00Z" w16du:dateUtc="2025-03-03T14:56:00Z">
        <w:r w:rsidRPr="00944672" w:rsidDel="00BC21AF">
          <w:rPr>
            <w:rFonts w:ascii="Arial" w:hAnsi="Arial" w:cs="Arial"/>
            <w:sz w:val="24"/>
            <w:szCs w:val="24"/>
          </w:rPr>
          <w:delText>hätte</w:delText>
        </w:r>
      </w:del>
      <w:ins w:id="5501" w:author="Lektorat Bauer" w:date="2025-03-03T15:56:00Z" w16du:dateUtc="2025-03-03T14:56:00Z">
        <w:r w:rsidR="00BC21AF">
          <w:rPr>
            <w:rFonts w:ascii="Arial" w:hAnsi="Arial" w:cs="Arial"/>
            <w:sz w:val="24"/>
            <w:szCs w:val="24"/>
          </w:rPr>
          <w:t>hatte</w:t>
        </w:r>
      </w:ins>
      <w:r w:rsidRPr="00944672">
        <w:rPr>
          <w:rFonts w:ascii="Arial" w:hAnsi="Arial" w:cs="Arial"/>
          <w:sz w:val="24"/>
          <w:szCs w:val="24"/>
        </w:rPr>
        <w:t xml:space="preserve">. Mit Joost hatte er vereinbart, </w:t>
      </w:r>
      <w:del w:id="5502" w:author="Lektorat Bauer" w:date="2025-03-03T15:56:00Z" w16du:dateUtc="2025-03-03T14:56:00Z">
        <w:r w:rsidRPr="00944672" w:rsidDel="00BC21AF">
          <w:rPr>
            <w:rFonts w:ascii="Arial" w:hAnsi="Arial" w:cs="Arial"/>
            <w:sz w:val="24"/>
            <w:szCs w:val="24"/>
          </w:rPr>
          <w:delText>das</w:delText>
        </w:r>
      </w:del>
      <w:ins w:id="5503" w:author="Lektorat Bauer" w:date="2025-03-03T15:56:00Z" w16du:dateUtc="2025-03-03T14:56:00Z">
        <w:r w:rsidR="00BC21AF" w:rsidRPr="00944672">
          <w:rPr>
            <w:rFonts w:ascii="Arial" w:hAnsi="Arial" w:cs="Arial"/>
            <w:sz w:val="24"/>
            <w:szCs w:val="24"/>
          </w:rPr>
          <w:t>dass</w:t>
        </w:r>
      </w:ins>
      <w:r w:rsidRPr="00944672">
        <w:rPr>
          <w:rFonts w:ascii="Arial" w:hAnsi="Arial" w:cs="Arial"/>
          <w:sz w:val="24"/>
          <w:szCs w:val="24"/>
        </w:rPr>
        <w:t xml:space="preserve"> Joosts Name nicht genannt werden würde, daher legte der Vermieter</w:t>
      </w:r>
      <w:del w:id="5504" w:author="Lektorat Bauer" w:date="2025-03-03T15:56:00Z" w16du:dateUtc="2025-03-03T14:56:00Z">
        <w:r w:rsidRPr="00944672" w:rsidDel="00BC21AF">
          <w:rPr>
            <w:rFonts w:ascii="Arial" w:hAnsi="Arial" w:cs="Arial"/>
            <w:sz w:val="24"/>
            <w:szCs w:val="24"/>
          </w:rPr>
          <w:delText>,</w:delText>
        </w:r>
      </w:del>
      <w:r w:rsidRPr="00944672">
        <w:rPr>
          <w:rFonts w:ascii="Arial" w:hAnsi="Arial" w:cs="Arial"/>
          <w:sz w:val="24"/>
          <w:szCs w:val="24"/>
        </w:rPr>
        <w:t xml:space="preserve"> </w:t>
      </w:r>
      <w:ins w:id="5505" w:author="Lektorat Bauer" w:date="2025-03-03T15:57:00Z" w16du:dateUtc="2025-03-03T14:57:00Z">
        <w:r w:rsidR="00BC21AF">
          <w:rPr>
            <w:rFonts w:ascii="Arial" w:hAnsi="Arial" w:cs="Arial"/>
            <w:sz w:val="24"/>
            <w:szCs w:val="24"/>
          </w:rPr>
          <w:t xml:space="preserve">nur </w:t>
        </w:r>
      </w:ins>
      <w:r w:rsidRPr="00944672">
        <w:rPr>
          <w:rFonts w:ascii="Arial" w:hAnsi="Arial" w:cs="Arial"/>
          <w:sz w:val="24"/>
          <w:szCs w:val="24"/>
        </w:rPr>
        <w:t>die Informationen, die er von Joost bekommen hatte</w:t>
      </w:r>
      <w:ins w:id="5506" w:author="Lektorat Bauer" w:date="2025-03-03T15:57:00Z" w16du:dateUtc="2025-03-03T14:57:00Z">
        <w:r w:rsidR="00BC21AF">
          <w:rPr>
            <w:rFonts w:ascii="Arial" w:hAnsi="Arial" w:cs="Arial"/>
            <w:sz w:val="24"/>
            <w:szCs w:val="24"/>
          </w:rPr>
          <w:t>,</w:t>
        </w:r>
      </w:ins>
      <w:r w:rsidRPr="00944672">
        <w:rPr>
          <w:rFonts w:ascii="Arial" w:hAnsi="Arial" w:cs="Arial"/>
          <w:sz w:val="24"/>
          <w:szCs w:val="24"/>
        </w:rPr>
        <w:t xml:space="preserve"> auf den Tisch. Er sagte unumwunden, dass ein Journalist die Daten zusammengetragen hatte, und beide, also er und der Journalist, übereingekommen waren, diese Informationen weiterzugeben.</w:t>
      </w:r>
    </w:p>
    <w:p w14:paraId="5C6AB805" w14:textId="1D74D512"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Nach Durchsicht der Informationen</w:t>
      </w:r>
      <w:del w:id="5507" w:author="Lektorat Bauer" w:date="2025-03-03T15:57:00Z" w16du:dateUtc="2025-03-03T14:57:00Z">
        <w:r w:rsidRPr="00944672" w:rsidDel="00BC21AF">
          <w:rPr>
            <w:rFonts w:ascii="Arial" w:hAnsi="Arial" w:cs="Arial"/>
            <w:sz w:val="24"/>
            <w:szCs w:val="24"/>
          </w:rPr>
          <w:delText>,</w:delText>
        </w:r>
      </w:del>
      <w:r w:rsidRPr="00944672">
        <w:rPr>
          <w:rFonts w:ascii="Arial" w:hAnsi="Arial" w:cs="Arial"/>
          <w:sz w:val="24"/>
          <w:szCs w:val="24"/>
        </w:rPr>
        <w:t xml:space="preserve"> stellte die Abteilung OK fest, dass der Journalist einer anderen Spur gefolgt war. Die Kripo kannte die Spur, war ihr aber nicht zum Ende gefolgt, da sie als uninteressant gewertet wurde. Tatsächlich war die Spur </w:t>
      </w:r>
      <w:del w:id="5508" w:author="Lektorat Bauer" w:date="2025-03-03T15:57:00Z" w16du:dateUtc="2025-03-03T14:57:00Z">
        <w:r w:rsidRPr="00944672" w:rsidDel="00BC21AF">
          <w:rPr>
            <w:rFonts w:ascii="Arial" w:hAnsi="Arial" w:cs="Arial"/>
            <w:sz w:val="24"/>
            <w:szCs w:val="24"/>
          </w:rPr>
          <w:delText>selber</w:delText>
        </w:r>
      </w:del>
      <w:ins w:id="5509" w:author="Lektorat Bauer" w:date="2025-03-03T15:57:00Z" w16du:dateUtc="2025-03-03T14:57:00Z">
        <w:r w:rsidR="00BC21AF" w:rsidRPr="00944672">
          <w:rPr>
            <w:rFonts w:ascii="Arial" w:hAnsi="Arial" w:cs="Arial"/>
            <w:sz w:val="24"/>
            <w:szCs w:val="24"/>
          </w:rPr>
          <w:t>selbst</w:t>
        </w:r>
      </w:ins>
      <w:r w:rsidRPr="00944672">
        <w:rPr>
          <w:rFonts w:ascii="Arial" w:hAnsi="Arial" w:cs="Arial"/>
          <w:sz w:val="24"/>
          <w:szCs w:val="24"/>
        </w:rPr>
        <w:t xml:space="preserve"> auch nicht vielversprechend, hatte aber eine Schnittstelle zu anderen Indizien, die dann zu diesem Büro führten.</w:t>
      </w:r>
    </w:p>
    <w:p w14:paraId="05228704"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Nach drei Tagen meldete sich die Kripo wieder bei dem Vermieter, dankte ihm für die Hinweise und fragte, ob es eine Möglichkeit gäbe, das Büro zu beobachten.</w:t>
      </w:r>
    </w:p>
    <w:p w14:paraId="18A246D9"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Der Vermieter sagte, dass es den Dachboden gäbe, der aber nicht ausgebaut sei.</w:t>
      </w:r>
    </w:p>
    <w:p w14:paraId="2484B49F"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Jetzt ging plötzlich alles sehr schnell. Die Kripo sprach mit dem Bauamt, das Bauamt genehmigte den Umbau des Dachgeschosses und nur 7 Tage später begannen die Renovierungsarbeiten.</w:t>
      </w:r>
    </w:p>
    <w:p w14:paraId="1211FDAC"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Der Vermieter meldete sich bei seinen Mietern und informierte diese, dass der Dachstuhl ausgebaut werden würde und dass dann dort ein Atelier-Büro entstehen würde. Die Umbaumaßnahmen würden knapp vier Wochen dauern.</w:t>
      </w:r>
    </w:p>
    <w:p w14:paraId="573D7504" w14:textId="0ED30A4A"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Sofort monierten die Mieter, dass dann ihr Büro, durch den Baulärm, nur eingeschränkt nutzbar sei, und verlangten eine Mietminderung. Nach langer Diskussion</w:t>
      </w:r>
      <w:del w:id="5510" w:author="Lektorat Bauer" w:date="2025-03-03T15:58:00Z" w16du:dateUtc="2025-03-03T14:58:00Z">
        <w:r w:rsidRPr="00944672" w:rsidDel="005204B0">
          <w:rPr>
            <w:rFonts w:ascii="Arial" w:hAnsi="Arial" w:cs="Arial"/>
            <w:sz w:val="24"/>
            <w:szCs w:val="24"/>
          </w:rPr>
          <w:delText>,</w:delText>
        </w:r>
      </w:del>
      <w:r w:rsidRPr="00944672">
        <w:rPr>
          <w:rFonts w:ascii="Arial" w:hAnsi="Arial" w:cs="Arial"/>
          <w:sz w:val="24"/>
          <w:szCs w:val="24"/>
        </w:rPr>
        <w:t xml:space="preserve"> und dem Hinweis, dass der Vermieter sie sogar im Vorwege informiert habe, was nicht notwendig gewesen </w:t>
      </w:r>
      <w:del w:id="5511" w:author="Lektorat Bauer" w:date="2025-03-03T15:58:00Z" w16du:dateUtc="2025-03-03T14:58:00Z">
        <w:r w:rsidRPr="00944672" w:rsidDel="005204B0">
          <w:rPr>
            <w:rFonts w:ascii="Arial" w:hAnsi="Arial" w:cs="Arial"/>
            <w:sz w:val="24"/>
            <w:szCs w:val="24"/>
          </w:rPr>
          <w:delText>sei</w:delText>
        </w:r>
      </w:del>
      <w:ins w:id="5512" w:author="Lektorat Bauer" w:date="2025-03-03T15:58:00Z" w16du:dateUtc="2025-03-03T14:58:00Z">
        <w:r w:rsidR="005204B0">
          <w:rPr>
            <w:rFonts w:ascii="Arial" w:hAnsi="Arial" w:cs="Arial"/>
            <w:sz w:val="24"/>
            <w:szCs w:val="24"/>
          </w:rPr>
          <w:t>wäre</w:t>
        </w:r>
      </w:ins>
      <w:r w:rsidRPr="00944672">
        <w:rPr>
          <w:rFonts w:ascii="Arial" w:hAnsi="Arial" w:cs="Arial"/>
          <w:sz w:val="24"/>
          <w:szCs w:val="24"/>
        </w:rPr>
        <w:t>, einigte man sich auf 25</w:t>
      </w:r>
      <w:ins w:id="5513" w:author="Lektorat Bauer" w:date="2025-03-03T15:58:00Z" w16du:dateUtc="2025-03-03T14:58:00Z">
        <w:r w:rsidR="005204B0">
          <w:rPr>
            <w:rFonts w:ascii="Arial" w:hAnsi="Arial" w:cs="Arial"/>
            <w:sz w:val="24"/>
            <w:szCs w:val="24"/>
          </w:rPr>
          <w:t> Prozent</w:t>
        </w:r>
      </w:ins>
      <w:del w:id="5514" w:author="Lektorat Bauer" w:date="2025-03-03T15:58:00Z" w16du:dateUtc="2025-03-03T14:58:00Z">
        <w:r w:rsidRPr="00944672" w:rsidDel="005204B0">
          <w:rPr>
            <w:rFonts w:ascii="Arial" w:hAnsi="Arial" w:cs="Arial"/>
            <w:sz w:val="24"/>
            <w:szCs w:val="24"/>
          </w:rPr>
          <w:delText>%</w:delText>
        </w:r>
      </w:del>
      <w:r w:rsidRPr="00944672">
        <w:rPr>
          <w:rFonts w:ascii="Arial" w:hAnsi="Arial" w:cs="Arial"/>
          <w:sz w:val="24"/>
          <w:szCs w:val="24"/>
        </w:rPr>
        <w:t xml:space="preserve"> für den einen Monat.</w:t>
      </w:r>
    </w:p>
    <w:p w14:paraId="6BBF09DF" w14:textId="1AA40B01"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Als das Atelier ausgebaut war, brauchte man noch ein gutes Alibi</w:t>
      </w:r>
      <w:del w:id="5515" w:author="Lektorat Bauer" w:date="2025-03-03T15:58:00Z" w16du:dateUtc="2025-03-03T14:58:00Z">
        <w:r w:rsidRPr="00944672" w:rsidDel="005204B0">
          <w:rPr>
            <w:rFonts w:ascii="Arial" w:hAnsi="Arial" w:cs="Arial"/>
            <w:sz w:val="24"/>
            <w:szCs w:val="24"/>
          </w:rPr>
          <w:delText>,</w:delText>
        </w:r>
      </w:del>
      <w:ins w:id="5516" w:author="Lektorat Bauer" w:date="2025-03-03T15:58:00Z" w16du:dateUtc="2025-03-03T14:58:00Z">
        <w:r w:rsidR="005204B0">
          <w:rPr>
            <w:rFonts w:ascii="Arial" w:hAnsi="Arial" w:cs="Arial"/>
            <w:sz w:val="24"/>
            <w:szCs w:val="24"/>
          </w:rPr>
          <w:t xml:space="preserve"> – </w:t>
        </w:r>
      </w:ins>
      <w:del w:id="5517" w:author="Lektorat Bauer" w:date="2025-03-03T15:58:00Z" w16du:dateUtc="2025-03-03T14:58:00Z">
        <w:r w:rsidRPr="00944672" w:rsidDel="005204B0">
          <w:rPr>
            <w:rFonts w:ascii="Arial" w:hAnsi="Arial" w:cs="Arial"/>
            <w:sz w:val="24"/>
            <w:szCs w:val="24"/>
          </w:rPr>
          <w:delText xml:space="preserve"> für </w:delText>
        </w:r>
      </w:del>
      <w:r w:rsidRPr="00944672">
        <w:rPr>
          <w:rFonts w:ascii="Arial" w:hAnsi="Arial" w:cs="Arial"/>
          <w:sz w:val="24"/>
          <w:szCs w:val="24"/>
        </w:rPr>
        <w:t xml:space="preserve">einen Mieter. Hier kam </w:t>
      </w:r>
      <w:del w:id="5518" w:author="Lektorat Bauer" w:date="2025-03-03T15:58:00Z" w16du:dateUtc="2025-03-03T14:58:00Z">
        <w:r w:rsidRPr="00944672" w:rsidDel="005204B0">
          <w:rPr>
            <w:rFonts w:ascii="Arial" w:hAnsi="Arial" w:cs="Arial"/>
            <w:sz w:val="24"/>
            <w:szCs w:val="24"/>
          </w:rPr>
          <w:delText xml:space="preserve">jetzt </w:delText>
        </w:r>
      </w:del>
      <w:r w:rsidRPr="00944672">
        <w:rPr>
          <w:rFonts w:ascii="Arial" w:hAnsi="Arial" w:cs="Arial"/>
          <w:sz w:val="24"/>
          <w:szCs w:val="24"/>
        </w:rPr>
        <w:t>Joost van der Dijkstraat ins Spiel. Joost hatte</w:t>
      </w:r>
      <w:ins w:id="5519" w:author="Lektorat Bauer" w:date="2025-03-03T15:58:00Z" w16du:dateUtc="2025-03-03T14:58:00Z">
        <w:r w:rsidR="005204B0">
          <w:rPr>
            <w:rFonts w:ascii="Arial" w:hAnsi="Arial" w:cs="Arial"/>
            <w:sz w:val="24"/>
            <w:szCs w:val="24"/>
          </w:rPr>
          <w:t xml:space="preserve"> sich</w:t>
        </w:r>
      </w:ins>
      <w:r w:rsidRPr="00944672">
        <w:rPr>
          <w:rFonts w:ascii="Arial" w:hAnsi="Arial" w:cs="Arial"/>
          <w:sz w:val="24"/>
          <w:szCs w:val="24"/>
        </w:rPr>
        <w:t xml:space="preserve"> als Journalist für investigativen Journalismus</w:t>
      </w:r>
      <w:del w:id="5520" w:author="Lektorat Bauer" w:date="2025-03-03T15:58:00Z" w16du:dateUtc="2025-03-03T14:58:00Z">
        <w:r w:rsidRPr="00944672" w:rsidDel="005204B0">
          <w:rPr>
            <w:rFonts w:ascii="Arial" w:hAnsi="Arial" w:cs="Arial"/>
            <w:sz w:val="24"/>
            <w:szCs w:val="24"/>
          </w:rPr>
          <w:delText>, sich</w:delText>
        </w:r>
      </w:del>
      <w:r w:rsidRPr="00944672">
        <w:rPr>
          <w:rFonts w:ascii="Arial" w:hAnsi="Arial" w:cs="Arial"/>
          <w:sz w:val="24"/>
          <w:szCs w:val="24"/>
        </w:rPr>
        <w:t xml:space="preserve"> einen Namen gemacht und </w:t>
      </w:r>
      <w:del w:id="5521" w:author="Lektorat Bauer" w:date="2025-03-03T15:58:00Z" w16du:dateUtc="2025-03-03T14:58:00Z">
        <w:r w:rsidRPr="00944672" w:rsidDel="005204B0">
          <w:rPr>
            <w:rFonts w:ascii="Arial" w:hAnsi="Arial" w:cs="Arial"/>
            <w:sz w:val="24"/>
            <w:szCs w:val="24"/>
          </w:rPr>
          <w:delText xml:space="preserve">würde </w:delText>
        </w:r>
      </w:del>
      <w:ins w:id="5522" w:author="Lektorat Bauer" w:date="2025-03-03T15:58:00Z" w16du:dateUtc="2025-03-03T14:58:00Z">
        <w:r w:rsidR="005204B0">
          <w:rPr>
            <w:rFonts w:ascii="Arial" w:hAnsi="Arial" w:cs="Arial"/>
            <w:sz w:val="24"/>
            <w:szCs w:val="24"/>
          </w:rPr>
          <w:t>sollte</w:t>
        </w:r>
        <w:r w:rsidR="005204B0" w:rsidRPr="00944672">
          <w:rPr>
            <w:rFonts w:ascii="Arial" w:hAnsi="Arial" w:cs="Arial"/>
            <w:sz w:val="24"/>
            <w:szCs w:val="24"/>
          </w:rPr>
          <w:t xml:space="preserve"> </w:t>
        </w:r>
      </w:ins>
      <w:r w:rsidRPr="00944672">
        <w:rPr>
          <w:rFonts w:ascii="Arial" w:hAnsi="Arial" w:cs="Arial"/>
          <w:sz w:val="24"/>
          <w:szCs w:val="24"/>
        </w:rPr>
        <w:t>das Atelier als Büro und Wohnung nutzen.</w:t>
      </w:r>
    </w:p>
    <w:p w14:paraId="1AEA8DAD" w14:textId="01169226"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 xml:space="preserve">Als alles bezugsfertig war, klingelte Joost unten in dem Büro und stellte sich den Mietern dort vor. Gleichzeitig bot er </w:t>
      </w:r>
      <w:ins w:id="5523" w:author="Lektorat Bauer" w:date="2025-03-03T15:59:00Z" w16du:dateUtc="2025-03-03T14:59:00Z">
        <w:r w:rsidR="005204B0">
          <w:rPr>
            <w:rFonts w:ascii="Arial" w:hAnsi="Arial" w:cs="Arial"/>
            <w:sz w:val="24"/>
            <w:szCs w:val="24"/>
          </w:rPr>
          <w:t>i</w:t>
        </w:r>
      </w:ins>
      <w:del w:id="5524" w:author="Lektorat Bauer" w:date="2025-03-03T15:59:00Z" w16du:dateUtc="2025-03-03T14:59:00Z">
        <w:r w:rsidRPr="00944672" w:rsidDel="005204B0">
          <w:rPr>
            <w:rFonts w:ascii="Arial" w:hAnsi="Arial" w:cs="Arial"/>
            <w:sz w:val="24"/>
            <w:szCs w:val="24"/>
          </w:rPr>
          <w:delText>I</w:delText>
        </w:r>
      </w:del>
      <w:r w:rsidRPr="00944672">
        <w:rPr>
          <w:rFonts w:ascii="Arial" w:hAnsi="Arial" w:cs="Arial"/>
          <w:sz w:val="24"/>
          <w:szCs w:val="24"/>
        </w:rPr>
        <w:t>hnen an, das Büro einmalig zu besichtigen. Diese Vorgehensweise schaffte Vertrauen und die Gangster wurden in Sicherheit gewogen.</w:t>
      </w:r>
    </w:p>
    <w:p w14:paraId="3349DB6C"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Joost und die Kripo schlossen einen Deal. Beide würden an dem Projekt arbeiten, aber Joost durfte das Material veröffentlichen, zum Teil aber erst nach dem</w:t>
      </w:r>
      <w:del w:id="5525" w:author="Lektorat Bauer" w:date="2025-03-03T15:59:00Z" w16du:dateUtc="2025-03-03T14:59:00Z">
        <w:r w:rsidRPr="00944672" w:rsidDel="00556CA2">
          <w:rPr>
            <w:rFonts w:ascii="Arial" w:hAnsi="Arial" w:cs="Arial"/>
            <w:sz w:val="24"/>
            <w:szCs w:val="24"/>
          </w:rPr>
          <w:delText>,</w:delText>
        </w:r>
      </w:del>
      <w:r w:rsidRPr="00944672">
        <w:rPr>
          <w:rFonts w:ascii="Arial" w:hAnsi="Arial" w:cs="Arial"/>
          <w:sz w:val="24"/>
          <w:szCs w:val="24"/>
        </w:rPr>
        <w:t xml:space="preserve"> anstehenden</w:t>
      </w:r>
      <w:del w:id="5526" w:author="Lektorat Bauer" w:date="2025-03-03T15:59:00Z" w16du:dateUtc="2025-03-03T14:59:00Z">
        <w:r w:rsidRPr="00944672" w:rsidDel="00556CA2">
          <w:rPr>
            <w:rFonts w:ascii="Arial" w:hAnsi="Arial" w:cs="Arial"/>
            <w:sz w:val="24"/>
            <w:szCs w:val="24"/>
          </w:rPr>
          <w:delText>,</w:delText>
        </w:r>
      </w:del>
      <w:r w:rsidRPr="00944672">
        <w:rPr>
          <w:rFonts w:ascii="Arial" w:hAnsi="Arial" w:cs="Arial"/>
          <w:sz w:val="24"/>
          <w:szCs w:val="24"/>
        </w:rPr>
        <w:t xml:space="preserve"> Prozess.</w:t>
      </w:r>
    </w:p>
    <w:p w14:paraId="33739334" w14:textId="6A8D330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Es dauerte über sechs Monate, bis alle notwendigen Beweise zusammengetragen </w:t>
      </w:r>
      <w:del w:id="5527" w:author="Lektorat Bauer" w:date="2025-03-03T15:59:00Z" w16du:dateUtc="2025-03-03T14:59:00Z">
        <w:r w:rsidRPr="00944672" w:rsidDel="00556CA2">
          <w:rPr>
            <w:rFonts w:ascii="Arial" w:hAnsi="Arial" w:cs="Arial"/>
            <w:sz w:val="24"/>
            <w:szCs w:val="24"/>
          </w:rPr>
          <w:delText>wurden</w:delText>
        </w:r>
      </w:del>
      <w:ins w:id="5528" w:author="Lektorat Bauer" w:date="2025-03-03T15:59:00Z" w16du:dateUtc="2025-03-03T14:59:00Z">
        <w:r w:rsidR="00556CA2">
          <w:rPr>
            <w:rFonts w:ascii="Arial" w:hAnsi="Arial" w:cs="Arial"/>
            <w:sz w:val="24"/>
            <w:szCs w:val="24"/>
          </w:rPr>
          <w:t>waren</w:t>
        </w:r>
      </w:ins>
      <w:r w:rsidRPr="00944672">
        <w:rPr>
          <w:rFonts w:ascii="Arial" w:hAnsi="Arial" w:cs="Arial"/>
          <w:sz w:val="24"/>
          <w:szCs w:val="24"/>
        </w:rPr>
        <w:t>. Bei einer anstehenden, routinemäßigen</w:t>
      </w:r>
      <w:del w:id="5529" w:author="Lektorat Bauer" w:date="2025-03-03T15:59:00Z" w16du:dateUtc="2025-03-03T14:59:00Z">
        <w:r w:rsidRPr="00944672" w:rsidDel="00556CA2">
          <w:rPr>
            <w:rFonts w:ascii="Arial" w:hAnsi="Arial" w:cs="Arial"/>
            <w:sz w:val="24"/>
            <w:szCs w:val="24"/>
          </w:rPr>
          <w:delText>,</w:delText>
        </w:r>
      </w:del>
      <w:r w:rsidRPr="00944672">
        <w:rPr>
          <w:rFonts w:ascii="Arial" w:hAnsi="Arial" w:cs="Arial"/>
          <w:sz w:val="24"/>
          <w:szCs w:val="24"/>
        </w:rPr>
        <w:t xml:space="preserve"> Brandschutzübung</w:t>
      </w:r>
      <w:del w:id="5530" w:author="Lektorat Bauer" w:date="2025-03-03T16:00:00Z" w16du:dateUtc="2025-03-03T15:00:00Z">
        <w:r w:rsidRPr="00944672" w:rsidDel="00556CA2">
          <w:rPr>
            <w:rFonts w:ascii="Arial" w:hAnsi="Arial" w:cs="Arial"/>
            <w:sz w:val="24"/>
            <w:szCs w:val="24"/>
          </w:rPr>
          <w:delText>,</w:delText>
        </w:r>
      </w:del>
      <w:r w:rsidRPr="00944672">
        <w:rPr>
          <w:rFonts w:ascii="Arial" w:hAnsi="Arial" w:cs="Arial"/>
          <w:sz w:val="24"/>
          <w:szCs w:val="24"/>
        </w:rPr>
        <w:t xml:space="preserve"> wurden die Gangster verhaftet. </w:t>
      </w:r>
    </w:p>
    <w:p w14:paraId="73E30AFA" w14:textId="6F69ACBA"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Als Dank durfte Joost die Wohnung behalten, zu einem Preis, den er auch bezahlen konnte. Seitdem residierte er hier</w:t>
      </w:r>
      <w:del w:id="5531" w:author="Lektorat Bauer" w:date="2025-03-03T16:00:00Z" w16du:dateUtc="2025-03-03T15:00:00Z">
        <w:r w:rsidRPr="00944672" w:rsidDel="00556CA2">
          <w:rPr>
            <w:rFonts w:ascii="Arial" w:hAnsi="Arial" w:cs="Arial"/>
            <w:sz w:val="24"/>
            <w:szCs w:val="24"/>
          </w:rPr>
          <w:delText xml:space="preserve"> und hatte sich in </w:delText>
        </w:r>
        <w:commentRangeStart w:id="5532"/>
        <w:r w:rsidRPr="00944672" w:rsidDel="00556CA2">
          <w:rPr>
            <w:rFonts w:ascii="Arial" w:hAnsi="Arial" w:cs="Arial"/>
            <w:sz w:val="24"/>
            <w:szCs w:val="24"/>
          </w:rPr>
          <w:delText>Hamburg</w:delText>
        </w:r>
      </w:del>
      <w:commentRangeEnd w:id="5532"/>
      <w:r w:rsidR="00556CA2">
        <w:rPr>
          <w:rStyle w:val="Kommentarzeichen"/>
        </w:rPr>
        <w:commentReference w:id="5532"/>
      </w:r>
      <w:del w:id="5533" w:author="Lektorat Bauer" w:date="2025-03-03T16:00:00Z" w16du:dateUtc="2025-03-03T15:00:00Z">
        <w:r w:rsidRPr="00944672" w:rsidDel="00556CA2">
          <w:rPr>
            <w:rFonts w:ascii="Arial" w:hAnsi="Arial" w:cs="Arial"/>
            <w:sz w:val="24"/>
            <w:szCs w:val="24"/>
          </w:rPr>
          <w:delText xml:space="preserve"> einen guten Namen gemacht</w:delText>
        </w:r>
      </w:del>
      <w:r w:rsidRPr="00944672">
        <w:rPr>
          <w:rFonts w:ascii="Arial" w:hAnsi="Arial" w:cs="Arial"/>
          <w:sz w:val="24"/>
          <w:szCs w:val="24"/>
        </w:rPr>
        <w:t>.</w:t>
      </w:r>
    </w:p>
    <w:commentRangeEnd w:id="5496"/>
    <w:p w14:paraId="682917E6" w14:textId="77777777" w:rsidR="00944672" w:rsidRPr="00944672" w:rsidRDefault="00BC21AF" w:rsidP="00623B68">
      <w:pPr>
        <w:autoSpaceDE w:val="0"/>
        <w:autoSpaceDN w:val="0"/>
        <w:adjustRightInd w:val="0"/>
        <w:spacing w:after="0" w:line="360" w:lineRule="auto"/>
        <w:ind w:firstLine="227"/>
        <w:jc w:val="both"/>
        <w:rPr>
          <w:rFonts w:ascii="Arial" w:hAnsi="Arial" w:cs="Arial"/>
          <w:sz w:val="24"/>
          <w:szCs w:val="24"/>
        </w:rPr>
      </w:pPr>
      <w:r>
        <w:rPr>
          <w:rStyle w:val="Kommentarzeichen"/>
        </w:rPr>
        <w:commentReference w:id="5496"/>
      </w:r>
    </w:p>
    <w:p w14:paraId="0B86AECC"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48EC6C39"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672D9BB0" w14:textId="77777777" w:rsidR="00556CA2" w:rsidRDefault="00944672" w:rsidP="00623B68">
      <w:pPr>
        <w:autoSpaceDE w:val="0"/>
        <w:autoSpaceDN w:val="0"/>
        <w:adjustRightInd w:val="0"/>
        <w:spacing w:after="0" w:line="360" w:lineRule="auto"/>
        <w:jc w:val="both"/>
        <w:rPr>
          <w:ins w:id="5534" w:author="Lektorat Bauer" w:date="2025-03-03T16:00:00Z" w16du:dateUtc="2025-03-03T15:00:00Z"/>
          <w:rFonts w:ascii="Arial" w:hAnsi="Arial" w:cs="Arial"/>
          <w:sz w:val="24"/>
          <w:szCs w:val="24"/>
        </w:rPr>
      </w:pPr>
      <w:r w:rsidRPr="00944672">
        <w:rPr>
          <w:rFonts w:ascii="Arial" w:hAnsi="Arial" w:cs="Arial"/>
          <w:sz w:val="24"/>
          <w:szCs w:val="24"/>
        </w:rPr>
        <w:t>Am Ende der Treppe wartete Joost bereits auf Thomas. „</w:t>
      </w:r>
      <w:del w:id="5535" w:author="Lektorat Bauer" w:date="2025-03-03T16:00:00Z" w16du:dateUtc="2025-03-03T15:00:00Z">
        <w:r w:rsidRPr="00944672" w:rsidDel="00556CA2">
          <w:rPr>
            <w:rFonts w:ascii="Arial" w:hAnsi="Arial" w:cs="Arial"/>
            <w:sz w:val="24"/>
            <w:szCs w:val="24"/>
          </w:rPr>
          <w:delText xml:space="preserve">Hallo Thomas, </w:delText>
        </w:r>
      </w:del>
      <w:r w:rsidRPr="00944672">
        <w:rPr>
          <w:rFonts w:ascii="Arial" w:hAnsi="Arial" w:cs="Arial"/>
          <w:sz w:val="24"/>
          <w:szCs w:val="24"/>
        </w:rPr>
        <w:t>Du schnaufst aber ganz schön. Wirst Du alt?“</w:t>
      </w:r>
      <w:ins w:id="5536" w:author="Lektorat Bauer" w:date="2025-03-03T16:00:00Z" w16du:dateUtc="2025-03-03T15:00:00Z">
        <w:r w:rsidR="00556CA2">
          <w:rPr>
            <w:rFonts w:ascii="Arial" w:hAnsi="Arial" w:cs="Arial"/>
            <w:sz w:val="24"/>
            <w:szCs w:val="24"/>
          </w:rPr>
          <w:t>,</w:t>
        </w:r>
      </w:ins>
      <w:r w:rsidRPr="00944672">
        <w:rPr>
          <w:rFonts w:ascii="Arial" w:hAnsi="Arial" w:cs="Arial"/>
          <w:sz w:val="24"/>
          <w:szCs w:val="24"/>
        </w:rPr>
        <w:t xml:space="preserve"> </w:t>
      </w:r>
      <w:ins w:id="5537" w:author="Lektorat Bauer" w:date="2025-03-03T16:00:00Z" w16du:dateUtc="2025-03-03T15:00:00Z">
        <w:r w:rsidR="00556CA2">
          <w:rPr>
            <w:rFonts w:ascii="Arial" w:hAnsi="Arial" w:cs="Arial"/>
            <w:sz w:val="24"/>
            <w:szCs w:val="24"/>
          </w:rPr>
          <w:t>l</w:t>
        </w:r>
      </w:ins>
      <w:del w:id="5538" w:author="Lektorat Bauer" w:date="2025-03-03T16:00:00Z" w16du:dateUtc="2025-03-03T15:00:00Z">
        <w:r w:rsidRPr="00944672" w:rsidDel="00556CA2">
          <w:rPr>
            <w:rFonts w:ascii="Arial" w:hAnsi="Arial" w:cs="Arial"/>
            <w:sz w:val="24"/>
            <w:szCs w:val="24"/>
          </w:rPr>
          <w:delText>L</w:delText>
        </w:r>
      </w:del>
      <w:r w:rsidRPr="00944672">
        <w:rPr>
          <w:rFonts w:ascii="Arial" w:hAnsi="Arial" w:cs="Arial"/>
          <w:sz w:val="24"/>
          <w:szCs w:val="24"/>
        </w:rPr>
        <w:t>achte Joost Thomas an</w:t>
      </w:r>
      <w:ins w:id="5539" w:author="Lektorat Bauer" w:date="2025-03-03T16:00:00Z" w16du:dateUtc="2025-03-03T15:00:00Z">
        <w:r w:rsidR="00556CA2">
          <w:rPr>
            <w:rFonts w:ascii="Arial" w:hAnsi="Arial" w:cs="Arial"/>
            <w:sz w:val="24"/>
            <w:szCs w:val="24"/>
          </w:rPr>
          <w:t>.</w:t>
        </w:r>
      </w:ins>
      <w:del w:id="5540" w:author="Lektorat Bauer" w:date="2025-03-03T16:00:00Z" w16du:dateUtc="2025-03-03T15:00:00Z">
        <w:r w:rsidRPr="00944672" w:rsidDel="00556CA2">
          <w:rPr>
            <w:rFonts w:ascii="Arial" w:hAnsi="Arial" w:cs="Arial"/>
            <w:sz w:val="24"/>
            <w:szCs w:val="24"/>
          </w:rPr>
          <w:delText>,</w:delText>
        </w:r>
      </w:del>
      <w:r w:rsidRPr="00944672">
        <w:rPr>
          <w:rFonts w:ascii="Arial" w:hAnsi="Arial" w:cs="Arial"/>
          <w:sz w:val="24"/>
          <w:szCs w:val="24"/>
        </w:rPr>
        <w:t xml:space="preserve"> </w:t>
      </w:r>
    </w:p>
    <w:p w14:paraId="3100B5AD" w14:textId="69AE0D36"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„Blödmann</w:t>
      </w:r>
      <w:del w:id="5541" w:author="Lektorat Bauer" w:date="2025-03-03T16:00:00Z" w16du:dateUtc="2025-03-03T15:00:00Z">
        <w:r w:rsidRPr="00944672" w:rsidDel="00556CA2">
          <w:rPr>
            <w:rFonts w:ascii="Arial" w:hAnsi="Arial" w:cs="Arial"/>
            <w:sz w:val="24"/>
            <w:szCs w:val="24"/>
          </w:rPr>
          <w:delText>.</w:delText>
        </w:r>
      </w:del>
      <w:r w:rsidRPr="00944672">
        <w:rPr>
          <w:rFonts w:ascii="Arial" w:hAnsi="Arial" w:cs="Arial"/>
          <w:sz w:val="24"/>
          <w:szCs w:val="24"/>
        </w:rPr>
        <w:t>“</w:t>
      </w:r>
      <w:ins w:id="5542" w:author="Lektorat Bauer" w:date="2025-03-03T16:00:00Z" w16du:dateUtc="2025-03-03T15:00:00Z">
        <w:r w:rsidR="00556CA2">
          <w:rPr>
            <w:rFonts w:ascii="Arial" w:hAnsi="Arial" w:cs="Arial"/>
            <w:sz w:val="24"/>
            <w:szCs w:val="24"/>
          </w:rPr>
          <w:t>,</w:t>
        </w:r>
      </w:ins>
      <w:r w:rsidRPr="00944672">
        <w:rPr>
          <w:rFonts w:ascii="Arial" w:hAnsi="Arial" w:cs="Arial"/>
          <w:sz w:val="24"/>
          <w:szCs w:val="24"/>
        </w:rPr>
        <w:t xml:space="preserve"> </w:t>
      </w:r>
      <w:ins w:id="5543" w:author="Lektorat Bauer" w:date="2025-03-03T16:00:00Z" w16du:dateUtc="2025-03-03T15:00:00Z">
        <w:r w:rsidR="00556CA2">
          <w:rPr>
            <w:rFonts w:ascii="Arial" w:hAnsi="Arial" w:cs="Arial"/>
            <w:sz w:val="24"/>
            <w:szCs w:val="24"/>
          </w:rPr>
          <w:t>w</w:t>
        </w:r>
      </w:ins>
      <w:del w:id="5544" w:author="Lektorat Bauer" w:date="2025-03-03T16:00:00Z" w16du:dateUtc="2025-03-03T15:00:00Z">
        <w:r w:rsidRPr="00944672" w:rsidDel="00556CA2">
          <w:rPr>
            <w:rFonts w:ascii="Arial" w:hAnsi="Arial" w:cs="Arial"/>
            <w:sz w:val="24"/>
            <w:szCs w:val="24"/>
          </w:rPr>
          <w:delText>W</w:delText>
        </w:r>
      </w:del>
      <w:r w:rsidRPr="00944672">
        <w:rPr>
          <w:rFonts w:ascii="Arial" w:hAnsi="Arial" w:cs="Arial"/>
          <w:sz w:val="24"/>
          <w:szCs w:val="24"/>
        </w:rPr>
        <w:t>ar alles, was Thomas rausbrachte</w:t>
      </w:r>
      <w:del w:id="5545" w:author="Lektorat Bauer" w:date="2025-03-03T16:00:00Z" w16du:dateUtc="2025-03-03T15:00:00Z">
        <w:r w:rsidRPr="00944672" w:rsidDel="00556CA2">
          <w:rPr>
            <w:rFonts w:ascii="Arial" w:hAnsi="Arial" w:cs="Arial"/>
            <w:sz w:val="24"/>
            <w:szCs w:val="24"/>
          </w:rPr>
          <w:delText>,</w:delText>
        </w:r>
      </w:del>
      <w:ins w:id="5546" w:author="Lektorat Bauer" w:date="2025-03-03T16:00:00Z" w16du:dateUtc="2025-03-03T15:00:00Z">
        <w:r w:rsidR="00556CA2">
          <w:rPr>
            <w:rFonts w:ascii="Arial" w:hAnsi="Arial" w:cs="Arial"/>
            <w:sz w:val="24"/>
            <w:szCs w:val="24"/>
          </w:rPr>
          <w:t>.</w:t>
        </w:r>
      </w:ins>
      <w:r w:rsidRPr="00944672">
        <w:rPr>
          <w:rFonts w:ascii="Arial" w:hAnsi="Arial" w:cs="Arial"/>
          <w:sz w:val="24"/>
          <w:szCs w:val="24"/>
        </w:rPr>
        <w:t xml:space="preserve"> </w:t>
      </w:r>
      <w:ins w:id="5547" w:author="Lektorat Bauer" w:date="2025-03-03T16:00:00Z" w16du:dateUtc="2025-03-03T15:00:00Z">
        <w:r w:rsidR="00556CA2">
          <w:rPr>
            <w:rFonts w:ascii="Arial" w:hAnsi="Arial" w:cs="Arial"/>
            <w:sz w:val="24"/>
            <w:szCs w:val="24"/>
          </w:rPr>
          <w:t>E</w:t>
        </w:r>
      </w:ins>
      <w:del w:id="5548" w:author="Lektorat Bauer" w:date="2025-03-03T16:00:00Z" w16du:dateUtc="2025-03-03T15:00:00Z">
        <w:r w:rsidRPr="00944672" w:rsidDel="00556CA2">
          <w:rPr>
            <w:rFonts w:ascii="Arial" w:hAnsi="Arial" w:cs="Arial"/>
            <w:sz w:val="24"/>
            <w:szCs w:val="24"/>
          </w:rPr>
          <w:delText>e</w:delText>
        </w:r>
      </w:del>
      <w:r w:rsidRPr="00944672">
        <w:rPr>
          <w:rFonts w:ascii="Arial" w:hAnsi="Arial" w:cs="Arial"/>
          <w:sz w:val="24"/>
          <w:szCs w:val="24"/>
        </w:rPr>
        <w:t>r brauchte ein paar Minuten</w:t>
      </w:r>
      <w:ins w:id="5549" w:author="Lektorat Bauer" w:date="2025-03-03T16:00:00Z" w16du:dateUtc="2025-03-03T15:00:00Z">
        <w:r w:rsidR="00556CA2">
          <w:rPr>
            <w:rFonts w:ascii="Arial" w:hAnsi="Arial" w:cs="Arial"/>
            <w:sz w:val="24"/>
            <w:szCs w:val="24"/>
          </w:rPr>
          <w:t>,</w:t>
        </w:r>
      </w:ins>
      <w:r w:rsidRPr="00944672">
        <w:rPr>
          <w:rFonts w:ascii="Arial" w:hAnsi="Arial" w:cs="Arial"/>
          <w:sz w:val="24"/>
          <w:szCs w:val="24"/>
        </w:rPr>
        <w:t xml:space="preserve"> um sich zu erholen.</w:t>
      </w:r>
    </w:p>
    <w:p w14:paraId="42D95954" w14:textId="77777777" w:rsidR="00B41947" w:rsidRDefault="00944672" w:rsidP="00623B68">
      <w:pPr>
        <w:autoSpaceDE w:val="0"/>
        <w:autoSpaceDN w:val="0"/>
        <w:adjustRightInd w:val="0"/>
        <w:spacing w:after="0" w:line="360" w:lineRule="auto"/>
        <w:ind w:firstLine="227"/>
        <w:jc w:val="both"/>
        <w:rPr>
          <w:ins w:id="5550" w:author="Lektorat Bauer" w:date="2025-03-03T16:13:00Z" w16du:dateUtc="2025-03-03T15:13:00Z"/>
          <w:rFonts w:ascii="Arial" w:hAnsi="Arial" w:cs="Arial"/>
          <w:sz w:val="24"/>
          <w:szCs w:val="24"/>
        </w:rPr>
      </w:pPr>
      <w:r w:rsidRPr="00944672">
        <w:rPr>
          <w:rFonts w:ascii="Arial" w:hAnsi="Arial" w:cs="Arial"/>
          <w:sz w:val="24"/>
          <w:szCs w:val="24"/>
        </w:rPr>
        <w:t>Joost kannte Thomas</w:t>
      </w:r>
      <w:del w:id="5551" w:author="Lektorat Bauer" w:date="2025-03-03T16:00:00Z" w16du:dateUtc="2025-03-03T15:00:00Z">
        <w:r w:rsidRPr="00944672" w:rsidDel="00556CA2">
          <w:rPr>
            <w:rFonts w:ascii="Arial" w:hAnsi="Arial" w:cs="Arial"/>
            <w:sz w:val="24"/>
            <w:szCs w:val="24"/>
          </w:rPr>
          <w:delText>´</w:delText>
        </w:r>
      </w:del>
      <w:ins w:id="5552" w:author="Lektorat Bauer" w:date="2025-03-03T16:00:00Z" w16du:dateUtc="2025-03-03T15:00:00Z">
        <w:r w:rsidR="00556CA2">
          <w:rPr>
            <w:rFonts w:ascii="Arial" w:hAnsi="Arial" w:cs="Arial"/>
            <w:sz w:val="24"/>
            <w:szCs w:val="24"/>
          </w:rPr>
          <w:t>’</w:t>
        </w:r>
      </w:ins>
      <w:r w:rsidRPr="00944672">
        <w:rPr>
          <w:rFonts w:ascii="Arial" w:hAnsi="Arial" w:cs="Arial"/>
          <w:sz w:val="24"/>
          <w:szCs w:val="24"/>
        </w:rPr>
        <w:t xml:space="preserve"> Vorliebe für guten Kaffee</w:t>
      </w:r>
      <w:del w:id="5553" w:author="Lektorat Bauer" w:date="2025-03-03T16:00:00Z" w16du:dateUtc="2025-03-03T15:00:00Z">
        <w:r w:rsidRPr="00944672" w:rsidDel="00556CA2">
          <w:rPr>
            <w:rFonts w:ascii="Arial" w:hAnsi="Arial" w:cs="Arial"/>
            <w:sz w:val="24"/>
            <w:szCs w:val="24"/>
          </w:rPr>
          <w:delText>, er</w:delText>
        </w:r>
      </w:del>
      <w:ins w:id="5554" w:author="Lektorat Bauer" w:date="2025-03-03T16:01:00Z" w16du:dateUtc="2025-03-03T15:01:00Z">
        <w:r w:rsidR="00556CA2">
          <w:rPr>
            <w:rFonts w:ascii="Arial" w:hAnsi="Arial" w:cs="Arial"/>
            <w:sz w:val="24"/>
            <w:szCs w:val="24"/>
          </w:rPr>
          <w:t xml:space="preserve"> und</w:t>
        </w:r>
      </w:ins>
      <w:r w:rsidRPr="00944672">
        <w:rPr>
          <w:rFonts w:ascii="Arial" w:hAnsi="Arial" w:cs="Arial"/>
          <w:sz w:val="24"/>
          <w:szCs w:val="24"/>
        </w:rPr>
        <w:t xml:space="preserve"> hatte beim Klingeln damit begonnen</w:t>
      </w:r>
      <w:ins w:id="5555" w:author="Lektorat Bauer" w:date="2025-03-03T16:11:00Z" w16du:dateUtc="2025-03-03T15:11:00Z">
        <w:r w:rsidR="00B41947">
          <w:rPr>
            <w:rFonts w:ascii="Arial" w:hAnsi="Arial" w:cs="Arial"/>
            <w:sz w:val="24"/>
            <w:szCs w:val="24"/>
          </w:rPr>
          <w:t>,</w:t>
        </w:r>
      </w:ins>
      <w:r w:rsidRPr="00944672">
        <w:rPr>
          <w:rFonts w:ascii="Arial" w:hAnsi="Arial" w:cs="Arial"/>
          <w:sz w:val="24"/>
          <w:szCs w:val="24"/>
        </w:rPr>
        <w:t xml:space="preserve"> einen ‚Jamaica Blue Mountain Organic Handpicked‘ für Thomas zu brühen. Ein kleiner Kaffeefilter </w:t>
      </w:r>
      <w:del w:id="5556" w:author="Lektorat Bauer" w:date="2025-03-03T16:11:00Z" w16du:dateUtc="2025-03-03T15:11:00Z">
        <w:r w:rsidRPr="00944672" w:rsidDel="00B41947">
          <w:rPr>
            <w:rFonts w:ascii="Arial" w:hAnsi="Arial" w:cs="Arial"/>
            <w:sz w:val="24"/>
            <w:szCs w:val="24"/>
          </w:rPr>
          <w:delText xml:space="preserve">war </w:delText>
        </w:r>
      </w:del>
      <w:ins w:id="5557" w:author="Lektorat Bauer" w:date="2025-03-03T16:12:00Z" w16du:dateUtc="2025-03-03T15:12:00Z">
        <w:r w:rsidR="00B41947">
          <w:rPr>
            <w:rFonts w:ascii="Arial" w:hAnsi="Arial" w:cs="Arial"/>
            <w:sz w:val="24"/>
            <w:szCs w:val="24"/>
          </w:rPr>
          <w:t>stand</w:t>
        </w:r>
      </w:ins>
      <w:ins w:id="5558" w:author="Lektorat Bauer" w:date="2025-03-03T16:11:00Z" w16du:dateUtc="2025-03-03T15:11:00Z">
        <w:r w:rsidR="00B41947" w:rsidRPr="00944672">
          <w:rPr>
            <w:rFonts w:ascii="Arial" w:hAnsi="Arial" w:cs="Arial"/>
            <w:sz w:val="24"/>
            <w:szCs w:val="24"/>
          </w:rPr>
          <w:t xml:space="preserve"> </w:t>
        </w:r>
      </w:ins>
      <w:ins w:id="5559" w:author="Lektorat Bauer" w:date="2025-03-03T16:12:00Z" w16du:dateUtc="2025-03-03T15:12:00Z">
        <w:r w:rsidR="00B41947">
          <w:rPr>
            <w:rFonts w:ascii="Arial" w:hAnsi="Arial" w:cs="Arial"/>
            <w:sz w:val="24"/>
            <w:szCs w:val="24"/>
          </w:rPr>
          <w:t xml:space="preserve">auf </w:t>
        </w:r>
      </w:ins>
      <w:del w:id="5560" w:author="Lektorat Bauer" w:date="2025-03-03T16:12:00Z" w16du:dateUtc="2025-03-03T15:12:00Z">
        <w:r w:rsidRPr="00944672" w:rsidDel="00B41947">
          <w:rPr>
            <w:rFonts w:ascii="Arial" w:hAnsi="Arial" w:cs="Arial"/>
            <w:sz w:val="24"/>
            <w:szCs w:val="24"/>
          </w:rPr>
          <w:delText xml:space="preserve">über </w:delText>
        </w:r>
      </w:del>
      <w:r w:rsidRPr="00944672">
        <w:rPr>
          <w:rFonts w:ascii="Arial" w:hAnsi="Arial" w:cs="Arial"/>
          <w:sz w:val="24"/>
          <w:szCs w:val="24"/>
        </w:rPr>
        <w:t>einer vorgewärmten Kanne</w:t>
      </w:r>
      <w:del w:id="5561" w:author="Lektorat Bauer" w:date="2025-03-03T16:11:00Z" w16du:dateUtc="2025-03-03T15:11:00Z">
        <w:r w:rsidRPr="00944672" w:rsidDel="00B41947">
          <w:rPr>
            <w:rFonts w:ascii="Arial" w:hAnsi="Arial" w:cs="Arial"/>
            <w:sz w:val="24"/>
            <w:szCs w:val="24"/>
          </w:rPr>
          <w:delText>,</w:delText>
        </w:r>
      </w:del>
      <w:r w:rsidRPr="00944672">
        <w:rPr>
          <w:rFonts w:ascii="Arial" w:hAnsi="Arial" w:cs="Arial"/>
          <w:sz w:val="24"/>
          <w:szCs w:val="24"/>
        </w:rPr>
        <w:t xml:space="preserve"> und Joost goss </w:t>
      </w:r>
      <w:del w:id="5562" w:author="Lektorat Bauer" w:date="2025-03-03T16:11:00Z" w16du:dateUtc="2025-03-03T15:11:00Z">
        <w:r w:rsidRPr="00944672" w:rsidDel="00B41947">
          <w:rPr>
            <w:rFonts w:ascii="Arial" w:hAnsi="Arial" w:cs="Arial"/>
            <w:sz w:val="24"/>
            <w:szCs w:val="24"/>
          </w:rPr>
          <w:delText xml:space="preserve">gerade wieder einmal </w:delText>
        </w:r>
      </w:del>
      <w:r w:rsidRPr="00944672">
        <w:rPr>
          <w:rFonts w:ascii="Arial" w:hAnsi="Arial" w:cs="Arial"/>
          <w:sz w:val="24"/>
          <w:szCs w:val="24"/>
        </w:rPr>
        <w:t>Heißwasser nach</w:t>
      </w:r>
      <w:ins w:id="5563" w:author="Lektorat Bauer" w:date="2025-03-03T16:12:00Z" w16du:dateUtc="2025-03-03T15:12:00Z">
        <w:r w:rsidR="00B41947">
          <w:rPr>
            <w:rFonts w:ascii="Arial" w:hAnsi="Arial" w:cs="Arial"/>
            <w:sz w:val="24"/>
            <w:szCs w:val="24"/>
          </w:rPr>
          <w:t>.</w:t>
        </w:r>
      </w:ins>
      <w:r w:rsidRPr="00944672">
        <w:rPr>
          <w:rFonts w:ascii="Arial" w:hAnsi="Arial" w:cs="Arial"/>
          <w:sz w:val="24"/>
          <w:szCs w:val="24"/>
        </w:rPr>
        <w:t xml:space="preserve">, </w:t>
      </w:r>
      <w:del w:id="5564" w:author="Lektorat Bauer" w:date="2025-03-03T16:12:00Z" w16du:dateUtc="2025-03-03T15:12:00Z">
        <w:r w:rsidRPr="00944672" w:rsidDel="00B41947">
          <w:rPr>
            <w:rFonts w:ascii="Arial" w:hAnsi="Arial" w:cs="Arial"/>
            <w:sz w:val="24"/>
            <w:szCs w:val="24"/>
          </w:rPr>
          <w:delText xml:space="preserve">so das die Kanne sich langsam mit Kaffee volllief. </w:delText>
        </w:r>
        <w:commentRangeStart w:id="5565"/>
        <w:r w:rsidRPr="00944672" w:rsidDel="00B41947">
          <w:rPr>
            <w:rFonts w:ascii="Arial" w:hAnsi="Arial" w:cs="Arial"/>
            <w:sz w:val="24"/>
            <w:szCs w:val="24"/>
          </w:rPr>
          <w:delText xml:space="preserve">Das Aroma des Kaffees erfüllte bereits den Raum. </w:delText>
        </w:r>
      </w:del>
      <w:commentRangeEnd w:id="5565"/>
      <w:r w:rsidR="00B41947">
        <w:rPr>
          <w:rStyle w:val="Kommentarzeichen"/>
        </w:rPr>
        <w:commentReference w:id="5565"/>
      </w:r>
      <w:del w:id="5566" w:author="Lektorat Bauer" w:date="2025-03-03T16:12:00Z" w16du:dateUtc="2025-03-03T15:12:00Z">
        <w:r w:rsidRPr="00944672" w:rsidDel="00B41947">
          <w:rPr>
            <w:rFonts w:ascii="Arial" w:hAnsi="Arial" w:cs="Arial"/>
            <w:sz w:val="24"/>
            <w:szCs w:val="24"/>
          </w:rPr>
          <w:delText xml:space="preserve">Thomas schaute auf, </w:delText>
        </w:r>
      </w:del>
      <w:ins w:id="5567" w:author="Lektorat Bauer" w:date="2025-03-03T16:12:00Z" w16du:dateUtc="2025-03-03T15:12:00Z">
        <w:r w:rsidR="00B41947">
          <w:rPr>
            <w:rFonts w:ascii="Arial" w:hAnsi="Arial" w:cs="Arial"/>
            <w:sz w:val="24"/>
            <w:szCs w:val="24"/>
          </w:rPr>
          <w:t>Thomas nahm eine</w:t>
        </w:r>
      </w:ins>
      <w:ins w:id="5568" w:author="Lektorat Bauer" w:date="2025-03-03T16:13:00Z" w16du:dateUtc="2025-03-03T15:13:00Z">
        <w:r w:rsidR="00B41947">
          <w:rPr>
            <w:rFonts w:ascii="Arial" w:hAnsi="Arial" w:cs="Arial"/>
            <w:sz w:val="24"/>
            <w:szCs w:val="24"/>
          </w:rPr>
          <w:t>n tiefen Atemzug</w:t>
        </w:r>
        <w:commentRangeStart w:id="5569"/>
        <w:r w:rsidR="00B41947">
          <w:rPr>
            <w:rFonts w:ascii="Arial" w:hAnsi="Arial" w:cs="Arial"/>
            <w:sz w:val="24"/>
            <w:szCs w:val="24"/>
          </w:rPr>
          <w:t>, als er die Küche betr</w:t>
        </w:r>
        <w:commentRangeEnd w:id="5569"/>
        <w:r w:rsidR="00B41947">
          <w:rPr>
            <w:rStyle w:val="Kommentarzeichen"/>
          </w:rPr>
          <w:commentReference w:id="5569"/>
        </w:r>
        <w:r w:rsidR="00B41947">
          <w:rPr>
            <w:rFonts w:ascii="Arial" w:hAnsi="Arial" w:cs="Arial"/>
            <w:sz w:val="24"/>
            <w:szCs w:val="24"/>
          </w:rPr>
          <w:t xml:space="preserve">at, </w:t>
        </w:r>
      </w:ins>
      <w:r w:rsidRPr="00944672">
        <w:rPr>
          <w:rFonts w:ascii="Arial" w:hAnsi="Arial" w:cs="Arial"/>
          <w:sz w:val="24"/>
          <w:szCs w:val="24"/>
        </w:rPr>
        <w:t xml:space="preserve">grinste und sagte dann: „Allein für diesen Geruch hat sich die Fahrt </w:t>
      </w:r>
      <w:del w:id="5570" w:author="Lektorat Bauer" w:date="2025-03-03T16:12:00Z" w16du:dateUtc="2025-03-03T15:12:00Z">
        <w:r w:rsidRPr="00944672" w:rsidDel="00B41947">
          <w:rPr>
            <w:rFonts w:ascii="Arial" w:hAnsi="Arial" w:cs="Arial"/>
            <w:sz w:val="24"/>
            <w:szCs w:val="24"/>
          </w:rPr>
          <w:delText>bereis</w:delText>
        </w:r>
      </w:del>
      <w:ins w:id="5571" w:author="Lektorat Bauer" w:date="2025-03-03T16:12:00Z" w16du:dateUtc="2025-03-03T15:12:00Z">
        <w:r w:rsidR="00B41947" w:rsidRPr="00944672">
          <w:rPr>
            <w:rFonts w:ascii="Arial" w:hAnsi="Arial" w:cs="Arial"/>
            <w:sz w:val="24"/>
            <w:szCs w:val="24"/>
          </w:rPr>
          <w:t>bereits</w:t>
        </w:r>
      </w:ins>
      <w:r w:rsidRPr="00944672">
        <w:rPr>
          <w:rFonts w:ascii="Arial" w:hAnsi="Arial" w:cs="Arial"/>
          <w:sz w:val="24"/>
          <w:szCs w:val="24"/>
        </w:rPr>
        <w:t xml:space="preserve"> gelohnt.“ </w:t>
      </w:r>
    </w:p>
    <w:p w14:paraId="581C5137" w14:textId="77777777" w:rsidR="00B41947" w:rsidRDefault="00944672" w:rsidP="00623B68">
      <w:pPr>
        <w:autoSpaceDE w:val="0"/>
        <w:autoSpaceDN w:val="0"/>
        <w:adjustRightInd w:val="0"/>
        <w:spacing w:after="0" w:line="360" w:lineRule="auto"/>
        <w:ind w:firstLine="227"/>
        <w:jc w:val="both"/>
        <w:rPr>
          <w:ins w:id="5572" w:author="Lektorat Bauer" w:date="2025-03-03T16:14:00Z" w16du:dateUtc="2025-03-03T15:14:00Z"/>
          <w:rFonts w:ascii="Arial" w:hAnsi="Arial" w:cs="Arial"/>
          <w:sz w:val="24"/>
          <w:szCs w:val="24"/>
        </w:rPr>
      </w:pPr>
      <w:r w:rsidRPr="00944672">
        <w:rPr>
          <w:rFonts w:ascii="Arial" w:hAnsi="Arial" w:cs="Arial"/>
          <w:sz w:val="24"/>
          <w:szCs w:val="24"/>
        </w:rPr>
        <w:t xml:space="preserve">„Warte ab. Diesen Kaffee habe ich auf Anfrage, und nach langer Wartezeit, in einer kleinen Kaffeerösterei im Eppendorfer Weg erhalten. </w:t>
      </w:r>
      <w:del w:id="5573" w:author="Lektorat Bauer" w:date="2025-03-03T16:13:00Z" w16du:dateUtc="2025-03-03T15:13:00Z">
        <w:r w:rsidRPr="00944672" w:rsidDel="00B41947">
          <w:rPr>
            <w:rFonts w:ascii="Arial" w:hAnsi="Arial" w:cs="Arial"/>
            <w:sz w:val="24"/>
            <w:szCs w:val="24"/>
          </w:rPr>
          <w:delText xml:space="preserve">Ich hatte den Kaffe dort mal probiert, der </w:delText>
        </w:r>
      </w:del>
      <w:ins w:id="5574" w:author="Lektorat Bauer" w:date="2025-03-03T16:13:00Z" w16du:dateUtc="2025-03-03T15:13:00Z">
        <w:r w:rsidR="00B41947">
          <w:rPr>
            <w:rFonts w:ascii="Arial" w:hAnsi="Arial" w:cs="Arial"/>
            <w:sz w:val="24"/>
            <w:szCs w:val="24"/>
          </w:rPr>
          <w:t xml:space="preserve">Der </w:t>
        </w:r>
      </w:ins>
      <w:r w:rsidRPr="00944672">
        <w:rPr>
          <w:rFonts w:ascii="Arial" w:hAnsi="Arial" w:cs="Arial"/>
          <w:sz w:val="24"/>
          <w:szCs w:val="24"/>
        </w:rPr>
        <w:t xml:space="preserve">ist gigantisch gut.“ </w:t>
      </w:r>
    </w:p>
    <w:p w14:paraId="03468811" w14:textId="4B60B569"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commentRangeStart w:id="5575"/>
      <w:r w:rsidRPr="00944672">
        <w:rPr>
          <w:rFonts w:ascii="Arial" w:hAnsi="Arial" w:cs="Arial"/>
          <w:sz w:val="24"/>
          <w:szCs w:val="24"/>
        </w:rPr>
        <w:t>„Du legst die Messlatte sehr hoch, da bin ich mal gespannt, was das wird.“</w:t>
      </w:r>
      <w:commentRangeEnd w:id="5575"/>
      <w:r w:rsidR="00B41947">
        <w:rPr>
          <w:rStyle w:val="Kommentarzeichen"/>
        </w:rPr>
        <w:commentReference w:id="5575"/>
      </w:r>
    </w:p>
    <w:p w14:paraId="43DE9BF6"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Während der Kaffee noch durchlief, sprachen die beiden über Allgemeines, ohne auf den Grund des Besuches einzugehen.</w:t>
      </w:r>
    </w:p>
    <w:p w14:paraId="4E121784" w14:textId="2007B4FB"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 xml:space="preserve">Joost hatte Kaffeebecher mit heißem Wasser gefüllt, damit diese sich aufwärmten, und der </w:t>
      </w:r>
      <w:del w:id="5576" w:author="Lektorat Bauer" w:date="2025-03-03T16:14:00Z" w16du:dateUtc="2025-03-03T15:14:00Z">
        <w:r w:rsidRPr="00944672" w:rsidDel="00B41947">
          <w:rPr>
            <w:rFonts w:ascii="Arial" w:hAnsi="Arial" w:cs="Arial"/>
            <w:sz w:val="24"/>
            <w:szCs w:val="24"/>
          </w:rPr>
          <w:delText>Kaffe</w:delText>
        </w:r>
      </w:del>
      <w:ins w:id="5577" w:author="Lektorat Bauer" w:date="2025-03-03T16:14:00Z" w16du:dateUtc="2025-03-03T15:14:00Z">
        <w:r w:rsidR="00B41947" w:rsidRPr="00944672">
          <w:rPr>
            <w:rFonts w:ascii="Arial" w:hAnsi="Arial" w:cs="Arial"/>
            <w:sz w:val="24"/>
            <w:szCs w:val="24"/>
          </w:rPr>
          <w:t>Kaffee</w:t>
        </w:r>
      </w:ins>
      <w:r w:rsidRPr="00944672">
        <w:rPr>
          <w:rFonts w:ascii="Arial" w:hAnsi="Arial" w:cs="Arial"/>
          <w:sz w:val="24"/>
          <w:szCs w:val="24"/>
        </w:rPr>
        <w:t xml:space="preserve"> </w:t>
      </w:r>
      <w:del w:id="5578" w:author="Lektorat Bauer" w:date="2025-03-03T16:14:00Z" w16du:dateUtc="2025-03-03T15:14:00Z">
        <w:r w:rsidRPr="00944672" w:rsidDel="00B41947">
          <w:rPr>
            <w:rFonts w:ascii="Arial" w:hAnsi="Arial" w:cs="Arial"/>
            <w:sz w:val="24"/>
            <w:szCs w:val="24"/>
          </w:rPr>
          <w:delText xml:space="preserve">dadurch </w:delText>
        </w:r>
      </w:del>
      <w:r w:rsidRPr="00944672">
        <w:rPr>
          <w:rFonts w:ascii="Arial" w:hAnsi="Arial" w:cs="Arial"/>
          <w:sz w:val="24"/>
          <w:szCs w:val="24"/>
        </w:rPr>
        <w:t xml:space="preserve">nicht an Geschmack verlieren würde. Er kippte das Wasser in den Wasserkocher, damit </w:t>
      </w:r>
      <w:ins w:id="5579" w:author="Lektorat Bauer" w:date="2025-03-03T16:14:00Z" w16du:dateUtc="2025-03-03T15:14:00Z">
        <w:r w:rsidR="00B41947">
          <w:rPr>
            <w:rFonts w:ascii="Arial" w:hAnsi="Arial" w:cs="Arial"/>
            <w:sz w:val="24"/>
            <w:szCs w:val="24"/>
          </w:rPr>
          <w:t xml:space="preserve">er </w:t>
        </w:r>
      </w:ins>
      <w:r w:rsidRPr="00944672">
        <w:rPr>
          <w:rFonts w:ascii="Arial" w:hAnsi="Arial" w:cs="Arial"/>
          <w:sz w:val="24"/>
          <w:szCs w:val="24"/>
        </w:rPr>
        <w:t xml:space="preserve">es später noch nutzen konnte, dann füllte </w:t>
      </w:r>
      <w:ins w:id="5580" w:author="Lektorat Bauer" w:date="2025-03-03T16:14:00Z" w16du:dateUtc="2025-03-03T15:14:00Z">
        <w:r w:rsidR="00B41947">
          <w:rPr>
            <w:rFonts w:ascii="Arial" w:hAnsi="Arial" w:cs="Arial"/>
            <w:sz w:val="24"/>
            <w:szCs w:val="24"/>
          </w:rPr>
          <w:t xml:space="preserve">er </w:t>
        </w:r>
      </w:ins>
      <w:r w:rsidRPr="00944672">
        <w:rPr>
          <w:rFonts w:ascii="Arial" w:hAnsi="Arial" w:cs="Arial"/>
          <w:sz w:val="24"/>
          <w:szCs w:val="24"/>
        </w:rPr>
        <w:t xml:space="preserve">die Kaffeebecher halbvoll und deutete Thomas, sich an den Esstisch zu setzen. Auf dem Tisch hatte Joost seinen </w:t>
      </w:r>
      <w:commentRangeStart w:id="5581"/>
      <w:r w:rsidRPr="00944672">
        <w:rPr>
          <w:rFonts w:ascii="Arial" w:hAnsi="Arial" w:cs="Arial"/>
          <w:sz w:val="24"/>
          <w:szCs w:val="24"/>
        </w:rPr>
        <w:t xml:space="preserve">HP-Laptop </w:t>
      </w:r>
      <w:commentRangeEnd w:id="5581"/>
      <w:r w:rsidR="00B41947">
        <w:rPr>
          <w:rStyle w:val="Kommentarzeichen"/>
        </w:rPr>
        <w:commentReference w:id="5581"/>
      </w:r>
      <w:r w:rsidRPr="00944672">
        <w:rPr>
          <w:rFonts w:ascii="Arial" w:hAnsi="Arial" w:cs="Arial"/>
          <w:sz w:val="24"/>
          <w:szCs w:val="24"/>
        </w:rPr>
        <w:t>stehen, dass mit einem langen HDMI-Kabel mit dem Fernseher verbunden war.</w:t>
      </w:r>
    </w:p>
    <w:p w14:paraId="264DA6BA" w14:textId="77777777" w:rsidR="00B41947" w:rsidRDefault="00944672" w:rsidP="00623B68">
      <w:pPr>
        <w:autoSpaceDE w:val="0"/>
        <w:autoSpaceDN w:val="0"/>
        <w:adjustRightInd w:val="0"/>
        <w:spacing w:after="0" w:line="360" w:lineRule="auto"/>
        <w:ind w:firstLine="227"/>
        <w:jc w:val="both"/>
        <w:rPr>
          <w:ins w:id="5582" w:author="Lektorat Bauer" w:date="2025-03-03T16:18:00Z" w16du:dateUtc="2025-03-03T15:18:00Z"/>
          <w:rFonts w:ascii="Arial" w:hAnsi="Arial" w:cs="Arial"/>
          <w:sz w:val="24"/>
          <w:szCs w:val="24"/>
        </w:rPr>
      </w:pPr>
      <w:r w:rsidRPr="00944672">
        <w:rPr>
          <w:rFonts w:ascii="Arial" w:hAnsi="Arial" w:cs="Arial"/>
          <w:sz w:val="24"/>
          <w:szCs w:val="24"/>
        </w:rPr>
        <w:t>„Ich vermute, dass</w:t>
      </w:r>
      <w:ins w:id="5583" w:author="Lektorat Bauer" w:date="2025-03-03T16:16:00Z" w16du:dateUtc="2025-03-03T15:16:00Z">
        <w:r w:rsidR="00B41947">
          <w:rPr>
            <w:rFonts w:ascii="Arial" w:hAnsi="Arial" w:cs="Arial"/>
            <w:sz w:val="24"/>
            <w:szCs w:val="24"/>
          </w:rPr>
          <w:t xml:space="preserve"> du</w:t>
        </w:r>
      </w:ins>
      <w:r w:rsidRPr="00944672">
        <w:rPr>
          <w:rFonts w:ascii="Arial" w:hAnsi="Arial" w:cs="Arial"/>
          <w:sz w:val="24"/>
          <w:szCs w:val="24"/>
        </w:rPr>
        <w:t xml:space="preserve"> mir etwas zeigen möchtest.</w:t>
      </w:r>
      <w:del w:id="5584" w:author="Lektorat Bauer" w:date="2025-03-03T16:16:00Z" w16du:dateUtc="2025-03-03T15:16:00Z">
        <w:r w:rsidRPr="00944672" w:rsidDel="00B41947">
          <w:rPr>
            <w:rFonts w:ascii="Arial" w:hAnsi="Arial" w:cs="Arial"/>
            <w:sz w:val="24"/>
            <w:szCs w:val="24"/>
          </w:rPr>
          <w:delText xml:space="preserve"> Damit wir es beim Ansehen der Daten leichter haben, habe ich den Fernseher verbunden.“</w:delText>
        </w:r>
      </w:del>
      <w:ins w:id="5585" w:author="Lektorat Bauer" w:date="2025-03-03T16:16:00Z" w16du:dateUtc="2025-03-03T15:16:00Z">
        <w:r w:rsidR="00B41947">
          <w:rPr>
            <w:rFonts w:ascii="Arial" w:hAnsi="Arial" w:cs="Arial"/>
            <w:sz w:val="24"/>
            <w:szCs w:val="24"/>
          </w:rPr>
          <w:t>“,</w:t>
        </w:r>
      </w:ins>
      <w:r w:rsidRPr="00944672">
        <w:rPr>
          <w:rFonts w:ascii="Arial" w:hAnsi="Arial" w:cs="Arial"/>
          <w:sz w:val="24"/>
          <w:szCs w:val="24"/>
        </w:rPr>
        <w:t xml:space="preserve"> </w:t>
      </w:r>
      <w:del w:id="5586" w:author="Lektorat Bauer" w:date="2025-03-03T16:16:00Z" w16du:dateUtc="2025-03-03T15:16:00Z">
        <w:r w:rsidRPr="00944672" w:rsidDel="00B41947">
          <w:rPr>
            <w:rFonts w:ascii="Arial" w:hAnsi="Arial" w:cs="Arial"/>
            <w:sz w:val="24"/>
            <w:szCs w:val="24"/>
          </w:rPr>
          <w:delText xml:space="preserve">Eröffnete </w:delText>
        </w:r>
      </w:del>
      <w:ins w:id="5587" w:author="Lektorat Bauer" w:date="2025-03-03T16:16:00Z" w16du:dateUtc="2025-03-03T15:16:00Z">
        <w:r w:rsidR="00B41947">
          <w:rPr>
            <w:rFonts w:ascii="Arial" w:hAnsi="Arial" w:cs="Arial"/>
            <w:sz w:val="24"/>
            <w:szCs w:val="24"/>
          </w:rPr>
          <w:t>sagte</w:t>
        </w:r>
        <w:r w:rsidR="00B41947" w:rsidRPr="00944672">
          <w:rPr>
            <w:rFonts w:ascii="Arial" w:hAnsi="Arial" w:cs="Arial"/>
            <w:sz w:val="24"/>
            <w:szCs w:val="24"/>
          </w:rPr>
          <w:t xml:space="preserve"> </w:t>
        </w:r>
      </w:ins>
      <w:r w:rsidRPr="00944672">
        <w:rPr>
          <w:rFonts w:ascii="Arial" w:hAnsi="Arial" w:cs="Arial"/>
          <w:sz w:val="24"/>
          <w:szCs w:val="24"/>
        </w:rPr>
        <w:t xml:space="preserve">Joost </w:t>
      </w:r>
      <w:del w:id="5588" w:author="Lektorat Bauer" w:date="2025-03-03T16:16:00Z" w16du:dateUtc="2025-03-03T15:16:00Z">
        <w:r w:rsidRPr="00944672" w:rsidDel="00B41947">
          <w:rPr>
            <w:rFonts w:ascii="Arial" w:hAnsi="Arial" w:cs="Arial"/>
            <w:sz w:val="24"/>
            <w:szCs w:val="24"/>
          </w:rPr>
          <w:delText>die Runde.</w:delText>
        </w:r>
      </w:del>
      <w:ins w:id="5589" w:author="Lektorat Bauer" w:date="2025-03-03T16:16:00Z" w16du:dateUtc="2025-03-03T15:16:00Z">
        <w:r w:rsidR="00B41947">
          <w:rPr>
            <w:rFonts w:ascii="Arial" w:hAnsi="Arial" w:cs="Arial"/>
            <w:sz w:val="24"/>
            <w:szCs w:val="24"/>
          </w:rPr>
          <w:t xml:space="preserve">und </w:t>
        </w:r>
        <w:commentRangeStart w:id="5590"/>
        <w:r w:rsidR="00B41947">
          <w:rPr>
            <w:rFonts w:ascii="Arial" w:hAnsi="Arial" w:cs="Arial"/>
            <w:sz w:val="24"/>
            <w:szCs w:val="24"/>
          </w:rPr>
          <w:t>zeigte auf den Fernseher</w:t>
        </w:r>
      </w:ins>
      <w:commentRangeEnd w:id="5590"/>
      <w:ins w:id="5591" w:author="Lektorat Bauer" w:date="2025-03-03T16:17:00Z" w16du:dateUtc="2025-03-03T15:17:00Z">
        <w:r w:rsidR="00B41947">
          <w:rPr>
            <w:rStyle w:val="Kommentarzeichen"/>
          </w:rPr>
          <w:commentReference w:id="5590"/>
        </w:r>
        <w:r w:rsidR="00B41947">
          <w:rPr>
            <w:rFonts w:ascii="Arial" w:hAnsi="Arial" w:cs="Arial"/>
            <w:sz w:val="24"/>
            <w:szCs w:val="24"/>
          </w:rPr>
          <w:t>.</w:t>
        </w:r>
      </w:ins>
      <w:r w:rsidRPr="00944672">
        <w:rPr>
          <w:rFonts w:ascii="Arial" w:hAnsi="Arial" w:cs="Arial"/>
          <w:sz w:val="24"/>
          <w:szCs w:val="24"/>
        </w:rPr>
        <w:t xml:space="preserve"> </w:t>
      </w:r>
      <w:del w:id="5592" w:author="Lektorat Bauer" w:date="2025-03-03T16:17:00Z" w16du:dateUtc="2025-03-03T15:17:00Z">
        <w:r w:rsidRPr="00944672" w:rsidDel="00B41947">
          <w:rPr>
            <w:rFonts w:ascii="Arial" w:hAnsi="Arial" w:cs="Arial"/>
            <w:sz w:val="24"/>
            <w:szCs w:val="24"/>
          </w:rPr>
          <w:delText xml:space="preserve">„Du hast recht!“ Antwortete </w:delText>
        </w:r>
      </w:del>
      <w:r w:rsidRPr="00944672">
        <w:rPr>
          <w:rFonts w:ascii="Arial" w:hAnsi="Arial" w:cs="Arial"/>
          <w:sz w:val="24"/>
          <w:szCs w:val="24"/>
        </w:rPr>
        <w:t xml:space="preserve">Thomas </w:t>
      </w:r>
      <w:commentRangeStart w:id="5593"/>
      <w:ins w:id="5594" w:author="Lektorat Bauer" w:date="2025-03-03T16:17:00Z" w16du:dateUtc="2025-03-03T15:17:00Z">
        <w:r w:rsidR="00B41947">
          <w:rPr>
            <w:rFonts w:ascii="Arial" w:hAnsi="Arial" w:cs="Arial"/>
            <w:sz w:val="24"/>
            <w:szCs w:val="24"/>
          </w:rPr>
          <w:t>nickte</w:t>
        </w:r>
        <w:commentRangeEnd w:id="5593"/>
        <w:r w:rsidR="00B41947">
          <w:rPr>
            <w:rStyle w:val="Kommentarzeichen"/>
          </w:rPr>
          <w:commentReference w:id="5593"/>
        </w:r>
        <w:r w:rsidR="00B41947">
          <w:rPr>
            <w:rFonts w:ascii="Arial" w:hAnsi="Arial" w:cs="Arial"/>
            <w:sz w:val="24"/>
            <w:szCs w:val="24"/>
          </w:rPr>
          <w:t xml:space="preserve"> </w:t>
        </w:r>
      </w:ins>
      <w:r w:rsidRPr="00944672">
        <w:rPr>
          <w:rFonts w:ascii="Arial" w:hAnsi="Arial" w:cs="Arial"/>
          <w:sz w:val="24"/>
          <w:szCs w:val="24"/>
        </w:rPr>
        <w:t xml:space="preserve">und reichte </w:t>
      </w:r>
      <w:del w:id="5595" w:author="Lektorat Bauer" w:date="2025-03-03T16:18:00Z" w16du:dateUtc="2025-03-03T15:18:00Z">
        <w:r w:rsidRPr="00944672" w:rsidDel="00B41947">
          <w:rPr>
            <w:rFonts w:ascii="Arial" w:hAnsi="Arial" w:cs="Arial"/>
            <w:sz w:val="24"/>
            <w:szCs w:val="24"/>
          </w:rPr>
          <w:delText xml:space="preserve">Joost </w:delText>
        </w:r>
      </w:del>
      <w:ins w:id="5596" w:author="Lektorat Bauer" w:date="2025-03-03T16:18:00Z" w16du:dateUtc="2025-03-03T15:18:00Z">
        <w:r w:rsidR="00B41947">
          <w:rPr>
            <w:rFonts w:ascii="Arial" w:hAnsi="Arial" w:cs="Arial"/>
            <w:sz w:val="24"/>
            <w:szCs w:val="24"/>
          </w:rPr>
          <w:t>ihm</w:t>
        </w:r>
        <w:r w:rsidR="00B41947" w:rsidRPr="00944672">
          <w:rPr>
            <w:rFonts w:ascii="Arial" w:hAnsi="Arial" w:cs="Arial"/>
            <w:sz w:val="24"/>
            <w:szCs w:val="24"/>
          </w:rPr>
          <w:t xml:space="preserve"> </w:t>
        </w:r>
      </w:ins>
      <w:r w:rsidRPr="00944672">
        <w:rPr>
          <w:rFonts w:ascii="Arial" w:hAnsi="Arial" w:cs="Arial"/>
          <w:sz w:val="24"/>
          <w:szCs w:val="24"/>
        </w:rPr>
        <w:t>einen USB-Stick. „Keine Viren?“</w:t>
      </w:r>
      <w:ins w:id="5597" w:author="Lektorat Bauer" w:date="2025-03-03T16:17:00Z" w16du:dateUtc="2025-03-03T15:17:00Z">
        <w:r w:rsidR="00B41947">
          <w:rPr>
            <w:rFonts w:ascii="Arial" w:hAnsi="Arial" w:cs="Arial"/>
            <w:sz w:val="24"/>
            <w:szCs w:val="24"/>
          </w:rPr>
          <w:t>,</w:t>
        </w:r>
      </w:ins>
      <w:r w:rsidRPr="00944672">
        <w:rPr>
          <w:rFonts w:ascii="Arial" w:hAnsi="Arial" w:cs="Arial"/>
          <w:sz w:val="24"/>
          <w:szCs w:val="24"/>
        </w:rPr>
        <w:t xml:space="preserve"> </w:t>
      </w:r>
      <w:del w:id="5598" w:author="Lektorat Bauer" w:date="2025-03-03T16:17:00Z" w16du:dateUtc="2025-03-03T15:17:00Z">
        <w:r w:rsidRPr="00944672" w:rsidDel="00B41947">
          <w:rPr>
            <w:rFonts w:ascii="Arial" w:hAnsi="Arial" w:cs="Arial"/>
            <w:sz w:val="24"/>
            <w:szCs w:val="24"/>
          </w:rPr>
          <w:delText xml:space="preserve">Zwinkerte </w:delText>
        </w:r>
      </w:del>
      <w:ins w:id="5599" w:author="Lektorat Bauer" w:date="2025-03-03T16:17:00Z" w16du:dateUtc="2025-03-03T15:17:00Z">
        <w:r w:rsidR="00B41947">
          <w:rPr>
            <w:rFonts w:ascii="Arial" w:hAnsi="Arial" w:cs="Arial"/>
            <w:sz w:val="24"/>
            <w:szCs w:val="24"/>
          </w:rPr>
          <w:t>sagte</w:t>
        </w:r>
        <w:r w:rsidR="00B41947" w:rsidRPr="00944672">
          <w:rPr>
            <w:rFonts w:ascii="Arial" w:hAnsi="Arial" w:cs="Arial"/>
            <w:sz w:val="24"/>
            <w:szCs w:val="24"/>
          </w:rPr>
          <w:t xml:space="preserve"> </w:t>
        </w:r>
      </w:ins>
      <w:r w:rsidRPr="00944672">
        <w:rPr>
          <w:rFonts w:ascii="Arial" w:hAnsi="Arial" w:cs="Arial"/>
          <w:sz w:val="24"/>
          <w:szCs w:val="24"/>
        </w:rPr>
        <w:t>Joost</w:t>
      </w:r>
      <w:ins w:id="5600" w:author="Lektorat Bauer" w:date="2025-03-03T16:17:00Z" w16du:dateUtc="2025-03-03T15:17:00Z">
        <w:r w:rsidR="00B41947">
          <w:rPr>
            <w:rFonts w:ascii="Arial" w:hAnsi="Arial" w:cs="Arial"/>
            <w:sz w:val="24"/>
            <w:szCs w:val="24"/>
          </w:rPr>
          <w:t xml:space="preserve"> augenzwinkern</w:t>
        </w:r>
      </w:ins>
      <w:ins w:id="5601" w:author="Lektorat Bauer" w:date="2025-03-03T16:18:00Z" w16du:dateUtc="2025-03-03T15:18:00Z">
        <w:r w:rsidR="00B41947">
          <w:rPr>
            <w:rFonts w:ascii="Arial" w:hAnsi="Arial" w:cs="Arial"/>
            <w:sz w:val="24"/>
            <w:szCs w:val="24"/>
          </w:rPr>
          <w:t>d.</w:t>
        </w:r>
      </w:ins>
      <w:del w:id="5602" w:author="Lektorat Bauer" w:date="2025-03-03T16:18:00Z" w16du:dateUtc="2025-03-03T15:18:00Z">
        <w:r w:rsidRPr="00944672" w:rsidDel="00B41947">
          <w:rPr>
            <w:rFonts w:ascii="Arial" w:hAnsi="Arial" w:cs="Arial"/>
            <w:sz w:val="24"/>
            <w:szCs w:val="24"/>
          </w:rPr>
          <w:delText>,</w:delText>
        </w:r>
      </w:del>
      <w:r w:rsidRPr="00944672">
        <w:rPr>
          <w:rFonts w:ascii="Arial" w:hAnsi="Arial" w:cs="Arial"/>
          <w:sz w:val="24"/>
          <w:szCs w:val="24"/>
        </w:rPr>
        <w:t xml:space="preserve"> </w:t>
      </w:r>
    </w:p>
    <w:p w14:paraId="59F9D393" w14:textId="77777777" w:rsidR="00B41947" w:rsidRDefault="00944672" w:rsidP="00623B68">
      <w:pPr>
        <w:autoSpaceDE w:val="0"/>
        <w:autoSpaceDN w:val="0"/>
        <w:adjustRightInd w:val="0"/>
        <w:spacing w:after="0" w:line="360" w:lineRule="auto"/>
        <w:ind w:firstLine="227"/>
        <w:jc w:val="both"/>
        <w:rPr>
          <w:ins w:id="5603" w:author="Lektorat Bauer" w:date="2025-03-03T16:18:00Z" w16du:dateUtc="2025-03-03T15:18:00Z"/>
          <w:rFonts w:ascii="Arial" w:hAnsi="Arial" w:cs="Arial"/>
          <w:sz w:val="24"/>
          <w:szCs w:val="24"/>
        </w:rPr>
      </w:pPr>
      <w:r w:rsidRPr="00944672">
        <w:rPr>
          <w:rFonts w:ascii="Arial" w:hAnsi="Arial" w:cs="Arial"/>
          <w:sz w:val="24"/>
          <w:szCs w:val="24"/>
        </w:rPr>
        <w:t xml:space="preserve">„Wenn ich </w:t>
      </w:r>
      <w:del w:id="5604" w:author="Lektorat Bauer" w:date="2025-03-03T16:18:00Z" w16du:dateUtc="2025-03-03T15:18:00Z">
        <w:r w:rsidRPr="00944672" w:rsidDel="00B41947">
          <w:rPr>
            <w:rFonts w:ascii="Arial" w:hAnsi="Arial" w:cs="Arial"/>
            <w:sz w:val="24"/>
            <w:szCs w:val="24"/>
          </w:rPr>
          <w:delText xml:space="preserve">die </w:delText>
        </w:r>
      </w:del>
      <w:ins w:id="5605" w:author="Lektorat Bauer" w:date="2025-03-03T16:18:00Z" w16du:dateUtc="2025-03-03T15:18:00Z">
        <w:r w:rsidR="00B41947">
          <w:rPr>
            <w:rFonts w:ascii="Arial" w:hAnsi="Arial" w:cs="Arial"/>
            <w:sz w:val="24"/>
            <w:szCs w:val="24"/>
          </w:rPr>
          <w:t>dich</w:t>
        </w:r>
        <w:r w:rsidR="00B41947" w:rsidRPr="00944672">
          <w:rPr>
            <w:rFonts w:ascii="Arial" w:hAnsi="Arial" w:cs="Arial"/>
            <w:sz w:val="24"/>
            <w:szCs w:val="24"/>
          </w:rPr>
          <w:t xml:space="preserve"> </w:t>
        </w:r>
        <w:r w:rsidR="00B41947">
          <w:rPr>
            <w:rFonts w:ascii="Arial" w:hAnsi="Arial" w:cs="Arial"/>
            <w:sz w:val="24"/>
            <w:szCs w:val="24"/>
          </w:rPr>
          <w:t>h</w:t>
        </w:r>
      </w:ins>
      <w:del w:id="5606" w:author="Lektorat Bauer" w:date="2025-03-03T16:18:00Z" w16du:dateUtc="2025-03-03T15:18:00Z">
        <w:r w:rsidRPr="00944672" w:rsidDel="00B41947">
          <w:rPr>
            <w:rFonts w:ascii="Arial" w:hAnsi="Arial" w:cs="Arial"/>
            <w:sz w:val="24"/>
            <w:szCs w:val="24"/>
          </w:rPr>
          <w:delText>H</w:delText>
        </w:r>
      </w:del>
      <w:r w:rsidRPr="00944672">
        <w:rPr>
          <w:rFonts w:ascii="Arial" w:hAnsi="Arial" w:cs="Arial"/>
          <w:sz w:val="24"/>
          <w:szCs w:val="24"/>
        </w:rPr>
        <w:t>acken wollte, bräuchte ich von zu Hause rund 3 Minuten, inklusive der Zeit, die mein Atari braucht, um hochzufahren</w:t>
      </w:r>
      <w:del w:id="5607" w:author="Lektorat Bauer" w:date="2025-03-03T16:18:00Z" w16du:dateUtc="2025-03-03T15:18:00Z">
        <w:r w:rsidRPr="00944672" w:rsidDel="00B41947">
          <w:rPr>
            <w:rFonts w:ascii="Arial" w:hAnsi="Arial" w:cs="Arial"/>
            <w:sz w:val="24"/>
            <w:szCs w:val="24"/>
          </w:rPr>
          <w:delText>.</w:delText>
        </w:r>
      </w:del>
      <w:r w:rsidRPr="00944672">
        <w:rPr>
          <w:rFonts w:ascii="Arial" w:hAnsi="Arial" w:cs="Arial"/>
          <w:sz w:val="24"/>
          <w:szCs w:val="24"/>
        </w:rPr>
        <w:t>“</w:t>
      </w:r>
      <w:ins w:id="5608" w:author="Lektorat Bauer" w:date="2025-03-03T16:18:00Z" w16du:dateUtc="2025-03-03T15:18:00Z">
        <w:r w:rsidR="00B41947">
          <w:rPr>
            <w:rFonts w:ascii="Arial" w:hAnsi="Arial" w:cs="Arial"/>
            <w:sz w:val="24"/>
            <w:szCs w:val="24"/>
          </w:rPr>
          <w:t>,</w:t>
        </w:r>
      </w:ins>
      <w:r w:rsidRPr="00944672">
        <w:rPr>
          <w:rFonts w:ascii="Arial" w:hAnsi="Arial" w:cs="Arial"/>
          <w:sz w:val="24"/>
          <w:szCs w:val="24"/>
        </w:rPr>
        <w:t xml:space="preserve"> </w:t>
      </w:r>
      <w:ins w:id="5609" w:author="Lektorat Bauer" w:date="2025-03-03T16:18:00Z" w16du:dateUtc="2025-03-03T15:18:00Z">
        <w:r w:rsidR="00B41947">
          <w:rPr>
            <w:rFonts w:ascii="Arial" w:hAnsi="Arial" w:cs="Arial"/>
            <w:sz w:val="24"/>
            <w:szCs w:val="24"/>
          </w:rPr>
          <w:t>k</w:t>
        </w:r>
      </w:ins>
      <w:del w:id="5610" w:author="Lektorat Bauer" w:date="2025-03-03T16:18:00Z" w16du:dateUtc="2025-03-03T15:18:00Z">
        <w:r w:rsidRPr="00944672" w:rsidDel="00B41947">
          <w:rPr>
            <w:rFonts w:ascii="Arial" w:hAnsi="Arial" w:cs="Arial"/>
            <w:sz w:val="24"/>
            <w:szCs w:val="24"/>
          </w:rPr>
          <w:delText>K</w:delText>
        </w:r>
      </w:del>
      <w:r w:rsidRPr="00944672">
        <w:rPr>
          <w:rFonts w:ascii="Arial" w:hAnsi="Arial" w:cs="Arial"/>
          <w:sz w:val="24"/>
          <w:szCs w:val="24"/>
        </w:rPr>
        <w:t>onterte Thomas, „</w:t>
      </w:r>
      <w:ins w:id="5611" w:author="Lektorat Bauer" w:date="2025-03-03T16:18:00Z" w16du:dateUtc="2025-03-03T15:18:00Z">
        <w:r w:rsidR="00B41947">
          <w:rPr>
            <w:rFonts w:ascii="Arial" w:hAnsi="Arial" w:cs="Arial"/>
            <w:sz w:val="24"/>
            <w:szCs w:val="24"/>
          </w:rPr>
          <w:t>m</w:t>
        </w:r>
      </w:ins>
      <w:del w:id="5612" w:author="Lektorat Bauer" w:date="2025-03-03T16:18:00Z" w16du:dateUtc="2025-03-03T15:18:00Z">
        <w:r w:rsidRPr="00944672" w:rsidDel="00B41947">
          <w:rPr>
            <w:rFonts w:ascii="Arial" w:hAnsi="Arial" w:cs="Arial"/>
            <w:sz w:val="24"/>
            <w:szCs w:val="24"/>
          </w:rPr>
          <w:delText>M</w:delText>
        </w:r>
      </w:del>
      <w:r w:rsidRPr="00944672">
        <w:rPr>
          <w:rFonts w:ascii="Arial" w:hAnsi="Arial" w:cs="Arial"/>
          <w:sz w:val="24"/>
          <w:szCs w:val="24"/>
        </w:rPr>
        <w:t xml:space="preserve">einen PC würde ich für Dich nicht starten.“ </w:t>
      </w:r>
    </w:p>
    <w:p w14:paraId="271D0A0E" w14:textId="7009634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„Manchmal kannst Du ganz schön arrogant sein ...“</w:t>
      </w:r>
      <w:ins w:id="5613" w:author="Lektorat Bauer" w:date="2025-03-03T16:18:00Z" w16du:dateUtc="2025-03-03T15:18:00Z">
        <w:r w:rsidR="00B41947">
          <w:rPr>
            <w:rFonts w:ascii="Arial" w:hAnsi="Arial" w:cs="Arial"/>
            <w:sz w:val="24"/>
            <w:szCs w:val="24"/>
          </w:rPr>
          <w:t>,</w:t>
        </w:r>
      </w:ins>
      <w:r w:rsidRPr="00944672">
        <w:rPr>
          <w:rFonts w:ascii="Arial" w:hAnsi="Arial" w:cs="Arial"/>
          <w:sz w:val="24"/>
          <w:szCs w:val="24"/>
        </w:rPr>
        <w:t xml:space="preserve"> </w:t>
      </w:r>
      <w:ins w:id="5614" w:author="Lektorat Bauer" w:date="2025-03-03T16:18:00Z" w16du:dateUtc="2025-03-03T15:18:00Z">
        <w:r w:rsidR="00B41947">
          <w:rPr>
            <w:rFonts w:ascii="Arial" w:hAnsi="Arial" w:cs="Arial"/>
            <w:sz w:val="24"/>
            <w:szCs w:val="24"/>
          </w:rPr>
          <w:t>s</w:t>
        </w:r>
      </w:ins>
      <w:del w:id="5615" w:author="Lektorat Bauer" w:date="2025-03-03T16:18:00Z" w16du:dateUtc="2025-03-03T15:18:00Z">
        <w:r w:rsidRPr="00944672" w:rsidDel="00B41947">
          <w:rPr>
            <w:rFonts w:ascii="Arial" w:hAnsi="Arial" w:cs="Arial"/>
            <w:sz w:val="24"/>
            <w:szCs w:val="24"/>
          </w:rPr>
          <w:delText>S</w:delText>
        </w:r>
      </w:del>
      <w:r w:rsidRPr="00944672">
        <w:rPr>
          <w:rFonts w:ascii="Arial" w:hAnsi="Arial" w:cs="Arial"/>
          <w:sz w:val="24"/>
          <w:szCs w:val="24"/>
        </w:rPr>
        <w:t>agte Joost beleidigt, dann lachte</w:t>
      </w:r>
      <w:ins w:id="5616" w:author="Lektorat Bauer" w:date="2025-03-03T16:18:00Z" w16du:dateUtc="2025-03-03T15:18:00Z">
        <w:r w:rsidR="00B41947">
          <w:rPr>
            <w:rFonts w:ascii="Arial" w:hAnsi="Arial" w:cs="Arial"/>
            <w:sz w:val="24"/>
            <w:szCs w:val="24"/>
          </w:rPr>
          <w:t>n</w:t>
        </w:r>
      </w:ins>
      <w:r w:rsidRPr="00944672">
        <w:rPr>
          <w:rFonts w:ascii="Arial" w:hAnsi="Arial" w:cs="Arial"/>
          <w:sz w:val="24"/>
          <w:szCs w:val="24"/>
        </w:rPr>
        <w:t xml:space="preserve"> beide.</w:t>
      </w:r>
    </w:p>
    <w:p w14:paraId="49731A59" w14:textId="77777777" w:rsidR="00B41947" w:rsidRDefault="00944672" w:rsidP="00623B68">
      <w:pPr>
        <w:autoSpaceDE w:val="0"/>
        <w:autoSpaceDN w:val="0"/>
        <w:adjustRightInd w:val="0"/>
        <w:spacing w:after="0" w:line="360" w:lineRule="auto"/>
        <w:ind w:firstLine="227"/>
        <w:jc w:val="both"/>
        <w:rPr>
          <w:ins w:id="5617" w:author="Lektorat Bauer" w:date="2025-03-03T16:19:00Z" w16du:dateUtc="2025-03-03T15:19:00Z"/>
          <w:rFonts w:ascii="Arial" w:hAnsi="Arial" w:cs="Arial"/>
          <w:sz w:val="24"/>
          <w:szCs w:val="24"/>
        </w:rPr>
      </w:pPr>
      <w:r w:rsidRPr="00944672">
        <w:rPr>
          <w:rFonts w:ascii="Arial" w:hAnsi="Arial" w:cs="Arial"/>
          <w:sz w:val="24"/>
          <w:szCs w:val="24"/>
        </w:rPr>
        <w:t>„</w:t>
      </w:r>
      <w:del w:id="5618" w:author="Lektorat Bauer" w:date="2025-03-03T16:19:00Z" w16du:dateUtc="2025-03-03T15:19:00Z">
        <w:r w:rsidRPr="00944672" w:rsidDel="00B41947">
          <w:rPr>
            <w:rFonts w:ascii="Arial" w:hAnsi="Arial" w:cs="Arial"/>
            <w:sz w:val="24"/>
            <w:szCs w:val="24"/>
          </w:rPr>
          <w:delText xml:space="preserve">So </w:delText>
        </w:r>
      </w:del>
      <w:ins w:id="5619" w:author="Lektorat Bauer" w:date="2025-03-03T16:19:00Z" w16du:dateUtc="2025-03-03T15:19:00Z">
        <w:r w:rsidR="00B41947">
          <w:rPr>
            <w:rFonts w:ascii="Arial" w:hAnsi="Arial" w:cs="Arial"/>
            <w:sz w:val="24"/>
            <w:szCs w:val="24"/>
          </w:rPr>
          <w:t>Aber</w:t>
        </w:r>
        <w:r w:rsidR="00B41947" w:rsidRPr="00944672">
          <w:rPr>
            <w:rFonts w:ascii="Arial" w:hAnsi="Arial" w:cs="Arial"/>
            <w:sz w:val="24"/>
            <w:szCs w:val="24"/>
          </w:rPr>
          <w:t xml:space="preserve"> </w:t>
        </w:r>
      </w:ins>
      <w:r w:rsidRPr="00944672">
        <w:rPr>
          <w:rFonts w:ascii="Arial" w:hAnsi="Arial" w:cs="Arial"/>
          <w:sz w:val="24"/>
          <w:szCs w:val="24"/>
        </w:rPr>
        <w:t>Spaß beiseite</w:t>
      </w:r>
      <w:del w:id="5620" w:author="Lektorat Bauer" w:date="2025-03-03T16:19:00Z" w16du:dateUtc="2025-03-03T15:19:00Z">
        <w:r w:rsidRPr="00944672" w:rsidDel="00B41947">
          <w:rPr>
            <w:rFonts w:ascii="Arial" w:hAnsi="Arial" w:cs="Arial"/>
            <w:sz w:val="24"/>
            <w:szCs w:val="24"/>
          </w:rPr>
          <w:delText>.</w:delText>
        </w:r>
      </w:del>
      <w:r w:rsidRPr="00944672">
        <w:rPr>
          <w:rFonts w:ascii="Arial" w:hAnsi="Arial" w:cs="Arial"/>
          <w:sz w:val="24"/>
          <w:szCs w:val="24"/>
        </w:rPr>
        <w:t>“</w:t>
      </w:r>
      <w:ins w:id="5621" w:author="Lektorat Bauer" w:date="2025-03-03T16:19:00Z" w16du:dateUtc="2025-03-03T15:19:00Z">
        <w:r w:rsidR="00B41947">
          <w:rPr>
            <w:rFonts w:ascii="Arial" w:hAnsi="Arial" w:cs="Arial"/>
            <w:sz w:val="24"/>
            <w:szCs w:val="24"/>
          </w:rPr>
          <w:t>,</w:t>
        </w:r>
      </w:ins>
      <w:r w:rsidRPr="00944672">
        <w:rPr>
          <w:rFonts w:ascii="Arial" w:hAnsi="Arial" w:cs="Arial"/>
          <w:sz w:val="24"/>
          <w:szCs w:val="24"/>
        </w:rPr>
        <w:t xml:space="preserve"> </w:t>
      </w:r>
      <w:ins w:id="5622" w:author="Lektorat Bauer" w:date="2025-03-03T16:19:00Z" w16du:dateUtc="2025-03-03T15:19:00Z">
        <w:r w:rsidR="00B41947">
          <w:rPr>
            <w:rFonts w:ascii="Arial" w:hAnsi="Arial" w:cs="Arial"/>
            <w:sz w:val="24"/>
            <w:szCs w:val="24"/>
          </w:rPr>
          <w:t>s</w:t>
        </w:r>
      </w:ins>
      <w:del w:id="5623" w:author="Lektorat Bauer" w:date="2025-03-03T16:19:00Z" w16du:dateUtc="2025-03-03T15:19:00Z">
        <w:r w:rsidRPr="00944672" w:rsidDel="00B41947">
          <w:rPr>
            <w:rFonts w:ascii="Arial" w:hAnsi="Arial" w:cs="Arial"/>
            <w:sz w:val="24"/>
            <w:szCs w:val="24"/>
          </w:rPr>
          <w:delText>S</w:delText>
        </w:r>
      </w:del>
      <w:r w:rsidRPr="00944672">
        <w:rPr>
          <w:rFonts w:ascii="Arial" w:hAnsi="Arial" w:cs="Arial"/>
          <w:sz w:val="24"/>
          <w:szCs w:val="24"/>
        </w:rPr>
        <w:t>agte Joost</w:t>
      </w:r>
      <w:del w:id="5624" w:author="Lektorat Bauer" w:date="2025-03-03T16:19:00Z" w16du:dateUtc="2025-03-03T15:19:00Z">
        <w:r w:rsidRPr="00944672" w:rsidDel="00B41947">
          <w:rPr>
            <w:rFonts w:ascii="Arial" w:hAnsi="Arial" w:cs="Arial"/>
            <w:sz w:val="24"/>
            <w:szCs w:val="24"/>
          </w:rPr>
          <w:delText>,</w:delText>
        </w:r>
      </w:del>
      <w:r w:rsidRPr="00944672">
        <w:rPr>
          <w:rFonts w:ascii="Arial" w:hAnsi="Arial" w:cs="Arial"/>
          <w:sz w:val="24"/>
          <w:szCs w:val="24"/>
        </w:rPr>
        <w:t xml:space="preserve"> </w:t>
      </w:r>
      <w:del w:id="5625" w:author="Lektorat Bauer" w:date="2025-03-03T16:19:00Z" w16du:dateUtc="2025-03-03T15:19:00Z">
        <w:r w:rsidRPr="00944672" w:rsidDel="00B41947">
          <w:rPr>
            <w:rFonts w:ascii="Arial" w:hAnsi="Arial" w:cs="Arial"/>
            <w:sz w:val="24"/>
            <w:szCs w:val="24"/>
          </w:rPr>
          <w:delText xml:space="preserve">als </w:delText>
        </w:r>
      </w:del>
      <w:ins w:id="5626" w:author="Lektorat Bauer" w:date="2025-03-03T16:19:00Z" w16du:dateUtc="2025-03-03T15:19:00Z">
        <w:r w:rsidR="00B41947">
          <w:rPr>
            <w:rFonts w:ascii="Arial" w:hAnsi="Arial" w:cs="Arial"/>
            <w:sz w:val="24"/>
            <w:szCs w:val="24"/>
          </w:rPr>
          <w:t>während</w:t>
        </w:r>
        <w:r w:rsidR="00B41947" w:rsidRPr="00944672">
          <w:rPr>
            <w:rFonts w:ascii="Arial" w:hAnsi="Arial" w:cs="Arial"/>
            <w:sz w:val="24"/>
            <w:szCs w:val="24"/>
          </w:rPr>
          <w:t xml:space="preserve"> </w:t>
        </w:r>
      </w:ins>
      <w:r w:rsidRPr="00944672">
        <w:rPr>
          <w:rFonts w:ascii="Arial" w:hAnsi="Arial" w:cs="Arial"/>
          <w:sz w:val="24"/>
          <w:szCs w:val="24"/>
        </w:rPr>
        <w:t xml:space="preserve">er den Stick </w:t>
      </w:r>
      <w:del w:id="5627" w:author="Lektorat Bauer" w:date="2025-03-03T16:19:00Z" w16du:dateUtc="2025-03-03T15:19:00Z">
        <w:r w:rsidRPr="00944672" w:rsidDel="00B41947">
          <w:rPr>
            <w:rFonts w:ascii="Arial" w:hAnsi="Arial" w:cs="Arial"/>
            <w:sz w:val="24"/>
            <w:szCs w:val="24"/>
          </w:rPr>
          <w:delText xml:space="preserve">an </w:delText>
        </w:r>
      </w:del>
      <w:ins w:id="5628" w:author="Lektorat Bauer" w:date="2025-03-03T16:19:00Z" w16du:dateUtc="2025-03-03T15:19:00Z">
        <w:r w:rsidR="00B41947">
          <w:rPr>
            <w:rFonts w:ascii="Arial" w:hAnsi="Arial" w:cs="Arial"/>
            <w:sz w:val="24"/>
            <w:szCs w:val="24"/>
          </w:rPr>
          <w:t>in</w:t>
        </w:r>
        <w:r w:rsidR="00B41947" w:rsidRPr="00944672">
          <w:rPr>
            <w:rFonts w:ascii="Arial" w:hAnsi="Arial" w:cs="Arial"/>
            <w:sz w:val="24"/>
            <w:szCs w:val="24"/>
          </w:rPr>
          <w:t xml:space="preserve"> </w:t>
        </w:r>
      </w:ins>
      <w:r w:rsidRPr="00944672">
        <w:rPr>
          <w:rFonts w:ascii="Arial" w:hAnsi="Arial" w:cs="Arial"/>
          <w:sz w:val="24"/>
          <w:szCs w:val="24"/>
        </w:rPr>
        <w:t xml:space="preserve">den Laptop </w:t>
      </w:r>
      <w:del w:id="5629" w:author="Lektorat Bauer" w:date="2025-03-03T16:19:00Z" w16du:dateUtc="2025-03-03T15:19:00Z">
        <w:r w:rsidRPr="00944672" w:rsidDel="00B41947">
          <w:rPr>
            <w:rFonts w:ascii="Arial" w:hAnsi="Arial" w:cs="Arial"/>
            <w:sz w:val="24"/>
            <w:szCs w:val="24"/>
          </w:rPr>
          <w:delText>anschloss</w:delText>
        </w:r>
      </w:del>
      <w:ins w:id="5630" w:author="Lektorat Bauer" w:date="2025-03-03T16:19:00Z" w16du:dateUtc="2025-03-03T15:19:00Z">
        <w:r w:rsidR="00B41947">
          <w:rPr>
            <w:rFonts w:ascii="Arial" w:hAnsi="Arial" w:cs="Arial"/>
            <w:sz w:val="24"/>
            <w:szCs w:val="24"/>
          </w:rPr>
          <w:t>steckte</w:t>
        </w:r>
      </w:ins>
      <w:r w:rsidRPr="00944672">
        <w:rPr>
          <w:rFonts w:ascii="Arial" w:hAnsi="Arial" w:cs="Arial"/>
          <w:sz w:val="24"/>
          <w:szCs w:val="24"/>
        </w:rPr>
        <w:t>, „</w:t>
      </w:r>
      <w:ins w:id="5631" w:author="Lektorat Bauer" w:date="2025-03-03T16:19:00Z" w16du:dateUtc="2025-03-03T15:19:00Z">
        <w:r w:rsidR="00B41947">
          <w:rPr>
            <w:rFonts w:ascii="Arial" w:hAnsi="Arial" w:cs="Arial"/>
            <w:sz w:val="24"/>
            <w:szCs w:val="24"/>
          </w:rPr>
          <w:t>w</w:t>
        </w:r>
      </w:ins>
      <w:del w:id="5632" w:author="Lektorat Bauer" w:date="2025-03-03T16:19:00Z" w16du:dateUtc="2025-03-03T15:19:00Z">
        <w:r w:rsidRPr="00944672" w:rsidDel="00B41947">
          <w:rPr>
            <w:rFonts w:ascii="Arial" w:hAnsi="Arial" w:cs="Arial"/>
            <w:sz w:val="24"/>
            <w:szCs w:val="24"/>
          </w:rPr>
          <w:delText>W</w:delText>
        </w:r>
      </w:del>
      <w:r w:rsidRPr="00944672">
        <w:rPr>
          <w:rFonts w:ascii="Arial" w:hAnsi="Arial" w:cs="Arial"/>
          <w:sz w:val="24"/>
          <w:szCs w:val="24"/>
        </w:rPr>
        <w:t xml:space="preserve">as hast Du, was Du nicht schicken willst?“ </w:t>
      </w:r>
    </w:p>
    <w:p w14:paraId="37FBDC45" w14:textId="77777777" w:rsidR="00B41947" w:rsidRDefault="00944672" w:rsidP="00623B68">
      <w:pPr>
        <w:autoSpaceDE w:val="0"/>
        <w:autoSpaceDN w:val="0"/>
        <w:adjustRightInd w:val="0"/>
        <w:spacing w:after="0" w:line="360" w:lineRule="auto"/>
        <w:ind w:firstLine="227"/>
        <w:jc w:val="both"/>
        <w:rPr>
          <w:ins w:id="5633" w:author="Lektorat Bauer" w:date="2025-03-03T16:19:00Z" w16du:dateUtc="2025-03-03T15:19:00Z"/>
          <w:rFonts w:ascii="Arial" w:hAnsi="Arial" w:cs="Arial"/>
          <w:sz w:val="24"/>
          <w:szCs w:val="24"/>
        </w:rPr>
      </w:pPr>
      <w:r w:rsidRPr="00944672">
        <w:rPr>
          <w:rFonts w:ascii="Arial" w:hAnsi="Arial" w:cs="Arial"/>
          <w:sz w:val="24"/>
          <w:szCs w:val="24"/>
        </w:rPr>
        <w:t>„Du weißt natürlich Bescheid, über MH</w:t>
      </w:r>
      <w:ins w:id="5634" w:author="Lektorat Bauer" w:date="2025-03-03T16:19:00Z" w16du:dateUtc="2025-03-03T15:19:00Z">
        <w:r w:rsidR="00B41947">
          <w:rPr>
            <w:rFonts w:ascii="Arial" w:hAnsi="Arial" w:cs="Arial"/>
            <w:sz w:val="24"/>
            <w:szCs w:val="24"/>
          </w:rPr>
          <w:t xml:space="preserve"> </w:t>
        </w:r>
      </w:ins>
      <w:r w:rsidRPr="00944672">
        <w:rPr>
          <w:rFonts w:ascii="Arial" w:hAnsi="Arial" w:cs="Arial"/>
          <w:sz w:val="24"/>
          <w:szCs w:val="24"/>
        </w:rPr>
        <w:t>370?</w:t>
      </w:r>
      <w:del w:id="5635" w:author="Lektorat Bauer" w:date="2025-03-03T16:19:00Z" w16du:dateUtc="2025-03-03T15:19:00Z">
        <w:r w:rsidRPr="00944672" w:rsidDel="00B41947">
          <w:rPr>
            <w:rFonts w:ascii="Arial" w:hAnsi="Arial" w:cs="Arial"/>
            <w:sz w:val="24"/>
            <w:szCs w:val="24"/>
          </w:rPr>
          <w:delText>!</w:delText>
        </w:r>
      </w:del>
      <w:r w:rsidRPr="00944672">
        <w:rPr>
          <w:rFonts w:ascii="Arial" w:hAnsi="Arial" w:cs="Arial"/>
          <w:sz w:val="24"/>
          <w:szCs w:val="24"/>
        </w:rPr>
        <w:t>“</w:t>
      </w:r>
      <w:ins w:id="5636" w:author="Lektorat Bauer" w:date="2025-03-03T16:19:00Z" w16du:dateUtc="2025-03-03T15:19:00Z">
        <w:r w:rsidR="00B41947">
          <w:rPr>
            <w:rFonts w:ascii="Arial" w:hAnsi="Arial" w:cs="Arial"/>
            <w:sz w:val="24"/>
            <w:szCs w:val="24"/>
          </w:rPr>
          <w:t>,</w:t>
        </w:r>
      </w:ins>
      <w:r w:rsidRPr="00944672">
        <w:rPr>
          <w:rFonts w:ascii="Arial" w:hAnsi="Arial" w:cs="Arial"/>
          <w:sz w:val="24"/>
          <w:szCs w:val="24"/>
        </w:rPr>
        <w:t xml:space="preserve"> </w:t>
      </w:r>
      <w:ins w:id="5637" w:author="Lektorat Bauer" w:date="2025-03-03T16:19:00Z" w16du:dateUtc="2025-03-03T15:19:00Z">
        <w:r w:rsidR="00B41947">
          <w:rPr>
            <w:rFonts w:ascii="Arial" w:hAnsi="Arial" w:cs="Arial"/>
            <w:sz w:val="24"/>
            <w:szCs w:val="24"/>
          </w:rPr>
          <w:t>b</w:t>
        </w:r>
      </w:ins>
      <w:del w:id="5638" w:author="Lektorat Bauer" w:date="2025-03-03T16:19:00Z" w16du:dateUtc="2025-03-03T15:19:00Z">
        <w:r w:rsidRPr="00944672" w:rsidDel="00B41947">
          <w:rPr>
            <w:rFonts w:ascii="Arial" w:hAnsi="Arial" w:cs="Arial"/>
            <w:sz w:val="24"/>
            <w:szCs w:val="24"/>
          </w:rPr>
          <w:delText>B</w:delText>
        </w:r>
      </w:del>
      <w:r w:rsidRPr="00944672">
        <w:rPr>
          <w:rFonts w:ascii="Arial" w:hAnsi="Arial" w:cs="Arial"/>
          <w:sz w:val="24"/>
          <w:szCs w:val="24"/>
        </w:rPr>
        <w:t xml:space="preserve">egann Thomas. </w:t>
      </w:r>
    </w:p>
    <w:p w14:paraId="20179288" w14:textId="18874828"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„Ja, was so in der Presse stand: In Kuala Lumpur gestartet, nach einer Stunde Flugzeit Funkabbruch, Flugzeug tut so, als würde es Richtung Europa abdrehen, letzte Satellitensignale aus dem Indischen Ozean</w:t>
      </w:r>
      <w:del w:id="5639" w:author="Lektorat Bauer" w:date="2025-03-03T16:19:00Z" w16du:dateUtc="2025-03-03T15:19:00Z">
        <w:r w:rsidRPr="00944672" w:rsidDel="00B41947">
          <w:rPr>
            <w:rFonts w:ascii="Arial" w:hAnsi="Arial" w:cs="Arial"/>
            <w:sz w:val="24"/>
            <w:szCs w:val="24"/>
          </w:rPr>
          <w:delText>.</w:delText>
        </w:r>
      </w:del>
      <w:r w:rsidRPr="00944672">
        <w:rPr>
          <w:rFonts w:ascii="Arial" w:hAnsi="Arial" w:cs="Arial"/>
          <w:sz w:val="24"/>
          <w:szCs w:val="24"/>
        </w:rPr>
        <w:t>“</w:t>
      </w:r>
      <w:ins w:id="5640" w:author="Lektorat Bauer" w:date="2025-03-03T16:19:00Z" w16du:dateUtc="2025-03-03T15:19:00Z">
        <w:r w:rsidR="00B41947">
          <w:rPr>
            <w:rFonts w:ascii="Arial" w:hAnsi="Arial" w:cs="Arial"/>
            <w:sz w:val="24"/>
            <w:szCs w:val="24"/>
          </w:rPr>
          <w:t>,</w:t>
        </w:r>
      </w:ins>
      <w:r w:rsidRPr="00944672">
        <w:rPr>
          <w:rFonts w:ascii="Arial" w:hAnsi="Arial" w:cs="Arial"/>
          <w:sz w:val="24"/>
          <w:szCs w:val="24"/>
        </w:rPr>
        <w:t xml:space="preserve"> </w:t>
      </w:r>
      <w:ins w:id="5641" w:author="Lektorat Bauer" w:date="2025-03-03T16:19:00Z" w16du:dateUtc="2025-03-03T15:19:00Z">
        <w:r w:rsidR="00B41947">
          <w:rPr>
            <w:rFonts w:ascii="Arial" w:hAnsi="Arial" w:cs="Arial"/>
            <w:sz w:val="24"/>
            <w:szCs w:val="24"/>
          </w:rPr>
          <w:t>r</w:t>
        </w:r>
      </w:ins>
      <w:del w:id="5642" w:author="Lektorat Bauer" w:date="2025-03-03T16:19:00Z" w16du:dateUtc="2025-03-03T15:19:00Z">
        <w:r w:rsidRPr="00944672" w:rsidDel="00B41947">
          <w:rPr>
            <w:rFonts w:ascii="Arial" w:hAnsi="Arial" w:cs="Arial"/>
            <w:sz w:val="24"/>
            <w:szCs w:val="24"/>
          </w:rPr>
          <w:delText>R</w:delText>
        </w:r>
      </w:del>
      <w:r w:rsidRPr="00944672">
        <w:rPr>
          <w:rFonts w:ascii="Arial" w:hAnsi="Arial" w:cs="Arial"/>
          <w:sz w:val="24"/>
          <w:szCs w:val="24"/>
        </w:rPr>
        <w:t xml:space="preserve">atterte Joost herunter, was allgemein bekannt war. „Ach ja, Terrorismus wurde vorläufig ausgeschlossen. Aktuell tippt man auf Selbstmord.“ </w:t>
      </w:r>
    </w:p>
    <w:p w14:paraId="15906E2D" w14:textId="77777777" w:rsidR="00B41947" w:rsidRDefault="00944672" w:rsidP="00623B68">
      <w:pPr>
        <w:autoSpaceDE w:val="0"/>
        <w:autoSpaceDN w:val="0"/>
        <w:adjustRightInd w:val="0"/>
        <w:spacing w:after="0" w:line="360" w:lineRule="auto"/>
        <w:ind w:firstLine="227"/>
        <w:jc w:val="both"/>
        <w:rPr>
          <w:ins w:id="5643" w:author="Lektorat Bauer" w:date="2025-03-03T16:20:00Z" w16du:dateUtc="2025-03-03T15:20:00Z"/>
          <w:rFonts w:ascii="Arial" w:hAnsi="Arial" w:cs="Arial"/>
          <w:sz w:val="24"/>
          <w:szCs w:val="24"/>
        </w:rPr>
      </w:pPr>
      <w:r w:rsidRPr="00944672">
        <w:rPr>
          <w:rFonts w:ascii="Arial" w:hAnsi="Arial" w:cs="Arial"/>
          <w:sz w:val="24"/>
          <w:szCs w:val="24"/>
        </w:rPr>
        <w:t xml:space="preserve">„Ja, das </w:t>
      </w:r>
      <w:del w:id="5644" w:author="Lektorat Bauer" w:date="2025-03-03T16:19:00Z" w16du:dateUtc="2025-03-03T15:19:00Z">
        <w:r w:rsidRPr="00944672" w:rsidDel="00B41947">
          <w:rPr>
            <w:rFonts w:ascii="Arial" w:hAnsi="Arial" w:cs="Arial"/>
            <w:sz w:val="24"/>
            <w:szCs w:val="24"/>
          </w:rPr>
          <w:delText xml:space="preserve">kannte </w:delText>
        </w:r>
      </w:del>
      <w:ins w:id="5645" w:author="Lektorat Bauer" w:date="2025-03-03T16:19:00Z" w16du:dateUtc="2025-03-03T15:19:00Z">
        <w:r w:rsidR="00B41947">
          <w:rPr>
            <w:rFonts w:ascii="Arial" w:hAnsi="Arial" w:cs="Arial"/>
            <w:sz w:val="24"/>
            <w:szCs w:val="24"/>
          </w:rPr>
          <w:t>kenne</w:t>
        </w:r>
        <w:r w:rsidR="00B41947" w:rsidRPr="00944672">
          <w:rPr>
            <w:rFonts w:ascii="Arial" w:hAnsi="Arial" w:cs="Arial"/>
            <w:sz w:val="24"/>
            <w:szCs w:val="24"/>
          </w:rPr>
          <w:t xml:space="preserve"> </w:t>
        </w:r>
      </w:ins>
      <w:r w:rsidRPr="00944672">
        <w:rPr>
          <w:rFonts w:ascii="Arial" w:hAnsi="Arial" w:cs="Arial"/>
          <w:sz w:val="24"/>
          <w:szCs w:val="24"/>
        </w:rPr>
        <w:t>ich auch</w:t>
      </w:r>
      <w:del w:id="5646" w:author="Lektorat Bauer" w:date="2025-03-03T16:20:00Z" w16du:dateUtc="2025-03-03T15:20:00Z">
        <w:r w:rsidRPr="00944672" w:rsidDel="00B41947">
          <w:rPr>
            <w:rFonts w:ascii="Arial" w:hAnsi="Arial" w:cs="Arial"/>
            <w:sz w:val="24"/>
            <w:szCs w:val="24"/>
          </w:rPr>
          <w:delText>.“ Begann Thomas, „Ich</w:delText>
        </w:r>
      </w:del>
      <w:ins w:id="5647" w:author="Lektorat Bauer" w:date="2025-03-03T16:20:00Z" w16du:dateUtc="2025-03-03T15:20:00Z">
        <w:r w:rsidR="00B41947">
          <w:rPr>
            <w:rFonts w:ascii="Arial" w:hAnsi="Arial" w:cs="Arial"/>
            <w:sz w:val="24"/>
            <w:szCs w:val="24"/>
          </w:rPr>
          <w:t>. Aber ich</w:t>
        </w:r>
      </w:ins>
      <w:r w:rsidRPr="00944672">
        <w:rPr>
          <w:rFonts w:ascii="Arial" w:hAnsi="Arial" w:cs="Arial"/>
          <w:sz w:val="24"/>
          <w:szCs w:val="24"/>
        </w:rPr>
        <w:t xml:space="preserve"> bin bei verschiedenen Recherchen auf Querverweise gestoßen, die mich stören. Zum Beispiel sehen einige Daten so aus, als wären sie extra entworfen worden.“ </w:t>
      </w:r>
    </w:p>
    <w:p w14:paraId="45CFF00E" w14:textId="694B7898" w:rsidR="00B41947" w:rsidRDefault="00944672" w:rsidP="00623B68">
      <w:pPr>
        <w:autoSpaceDE w:val="0"/>
        <w:autoSpaceDN w:val="0"/>
        <w:adjustRightInd w:val="0"/>
        <w:spacing w:after="0" w:line="360" w:lineRule="auto"/>
        <w:ind w:firstLine="227"/>
        <w:jc w:val="both"/>
        <w:rPr>
          <w:ins w:id="5648" w:author="Lektorat Bauer" w:date="2025-03-03T16:20:00Z" w16du:dateUtc="2025-03-03T15:20:00Z"/>
          <w:rFonts w:ascii="Arial" w:hAnsi="Arial" w:cs="Arial"/>
          <w:sz w:val="24"/>
          <w:szCs w:val="24"/>
        </w:rPr>
      </w:pPr>
      <w:r w:rsidRPr="00944672">
        <w:rPr>
          <w:rFonts w:ascii="Arial" w:hAnsi="Arial" w:cs="Arial"/>
          <w:sz w:val="24"/>
          <w:szCs w:val="24"/>
        </w:rPr>
        <w:t xml:space="preserve">„Wenn Du das sagst.“ </w:t>
      </w:r>
      <w:ins w:id="5649" w:author="Lektorat Bauer" w:date="2025-03-03T16:20:00Z" w16du:dateUtc="2025-03-03T15:20:00Z">
        <w:r w:rsidR="00B41947">
          <w:rPr>
            <w:rFonts w:ascii="Arial" w:hAnsi="Arial" w:cs="Arial"/>
            <w:sz w:val="24"/>
            <w:szCs w:val="24"/>
          </w:rPr>
          <w:t>Joost zuckte mit den Schultern.</w:t>
        </w:r>
      </w:ins>
    </w:p>
    <w:p w14:paraId="435D1DE8" w14:textId="3843F5D9"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„Warte ab. </w:t>
      </w:r>
      <w:del w:id="5650" w:author="Lektorat Bauer" w:date="2025-03-03T16:20:00Z" w16du:dateUtc="2025-03-03T15:20:00Z">
        <w:r w:rsidRPr="00944672" w:rsidDel="00B41947">
          <w:rPr>
            <w:rFonts w:ascii="Arial" w:hAnsi="Arial" w:cs="Arial"/>
            <w:sz w:val="24"/>
            <w:szCs w:val="24"/>
          </w:rPr>
          <w:delText xml:space="preserve">Warum ich </w:delText>
        </w:r>
      </w:del>
      <w:r w:rsidRPr="00944672">
        <w:rPr>
          <w:rFonts w:ascii="Arial" w:hAnsi="Arial" w:cs="Arial"/>
          <w:sz w:val="24"/>
          <w:szCs w:val="24"/>
        </w:rPr>
        <w:t xml:space="preserve">Deine Hilfe benötige </w:t>
      </w:r>
      <w:del w:id="5651" w:author="Lektorat Bauer" w:date="2025-03-03T16:20:00Z" w16du:dateUtc="2025-03-03T15:20:00Z">
        <w:r w:rsidRPr="00944672" w:rsidDel="00B41947">
          <w:rPr>
            <w:rFonts w:ascii="Arial" w:hAnsi="Arial" w:cs="Arial"/>
            <w:sz w:val="24"/>
            <w:szCs w:val="24"/>
          </w:rPr>
          <w:delText xml:space="preserve">ist </w:delText>
        </w:r>
      </w:del>
      <w:ins w:id="5652" w:author="Lektorat Bauer" w:date="2025-03-03T16:20:00Z" w16du:dateUtc="2025-03-03T15:20:00Z">
        <w:r w:rsidR="00B41947">
          <w:rPr>
            <w:rFonts w:ascii="Arial" w:hAnsi="Arial" w:cs="Arial"/>
            <w:sz w:val="24"/>
            <w:szCs w:val="24"/>
          </w:rPr>
          <w:t>ich wegen</w:t>
        </w:r>
        <w:r w:rsidR="00B41947" w:rsidRPr="00944672">
          <w:rPr>
            <w:rFonts w:ascii="Arial" w:hAnsi="Arial" w:cs="Arial"/>
            <w:sz w:val="24"/>
            <w:szCs w:val="24"/>
          </w:rPr>
          <w:t xml:space="preserve"> </w:t>
        </w:r>
      </w:ins>
      <w:r w:rsidRPr="00944672">
        <w:rPr>
          <w:rFonts w:ascii="Arial" w:hAnsi="Arial" w:cs="Arial"/>
          <w:sz w:val="24"/>
          <w:szCs w:val="24"/>
        </w:rPr>
        <w:t xml:space="preserve">etwas anderes. Ich hatte Freitag Langeweile und habe gesurft. </w:t>
      </w:r>
      <w:del w:id="5653" w:author="Lektorat Bauer" w:date="2025-03-03T16:20:00Z" w16du:dateUtc="2025-03-03T15:20:00Z">
        <w:r w:rsidRPr="00944672" w:rsidDel="00B41947">
          <w:rPr>
            <w:rFonts w:ascii="Arial" w:hAnsi="Arial" w:cs="Arial"/>
            <w:sz w:val="24"/>
            <w:szCs w:val="24"/>
          </w:rPr>
          <w:delText xml:space="preserve">Ja, das ist untypisch für mich. </w:delText>
        </w:r>
      </w:del>
      <w:r w:rsidRPr="00944672">
        <w:rPr>
          <w:rFonts w:ascii="Arial" w:hAnsi="Arial" w:cs="Arial"/>
          <w:sz w:val="24"/>
          <w:szCs w:val="24"/>
        </w:rPr>
        <w:t xml:space="preserve">Dabei habe ich den folgenden Kommentar auf der Webseite </w:t>
      </w:r>
      <w:del w:id="5654" w:author="Lektorat Bauer" w:date="2025-03-03T16:20:00Z" w16du:dateUtc="2025-03-03T15:20:00Z">
        <w:r w:rsidRPr="00944672" w:rsidDel="00B41947">
          <w:rPr>
            <w:rFonts w:ascii="Arial" w:hAnsi="Arial" w:cs="Arial"/>
            <w:sz w:val="24"/>
            <w:szCs w:val="24"/>
          </w:rPr>
          <w:delText xml:space="preserve">der </w:delText>
        </w:r>
      </w:del>
      <w:ins w:id="5655" w:author="Lektorat Bauer" w:date="2025-03-03T16:20:00Z" w16du:dateUtc="2025-03-03T15:20:00Z">
        <w:r w:rsidR="00B41947">
          <w:rPr>
            <w:rFonts w:ascii="Arial" w:hAnsi="Arial" w:cs="Arial"/>
            <w:sz w:val="24"/>
            <w:szCs w:val="24"/>
          </w:rPr>
          <w:t>des</w:t>
        </w:r>
        <w:r w:rsidR="00B41947" w:rsidRPr="00944672">
          <w:rPr>
            <w:rFonts w:ascii="Arial" w:hAnsi="Arial" w:cs="Arial"/>
            <w:sz w:val="24"/>
            <w:szCs w:val="24"/>
          </w:rPr>
          <w:t xml:space="preserve"> </w:t>
        </w:r>
      </w:ins>
      <w:r w:rsidRPr="00944672">
        <w:rPr>
          <w:rFonts w:ascii="Arial" w:hAnsi="Arial" w:cs="Arial"/>
          <w:sz w:val="24"/>
          <w:szCs w:val="24"/>
        </w:rPr>
        <w:t xml:space="preserve">‚Star‘ in Kuala Lumpur gefunden.“ Er </w:t>
      </w:r>
      <w:r w:rsidRPr="00944672">
        <w:rPr>
          <w:rFonts w:ascii="Arial" w:hAnsi="Arial" w:cs="Arial"/>
          <w:sz w:val="24"/>
          <w:szCs w:val="24"/>
        </w:rPr>
        <w:lastRenderedPageBreak/>
        <w:t xml:space="preserve">nahm </w:t>
      </w:r>
      <w:del w:id="5656" w:author="Lektorat Bauer" w:date="2025-03-03T16:21:00Z" w16du:dateUtc="2025-03-03T15:21:00Z">
        <w:r w:rsidRPr="00944672" w:rsidDel="00B41947">
          <w:rPr>
            <w:rFonts w:ascii="Arial" w:hAnsi="Arial" w:cs="Arial"/>
            <w:sz w:val="24"/>
            <w:szCs w:val="24"/>
          </w:rPr>
          <w:delText xml:space="preserve">das </w:delText>
        </w:r>
      </w:del>
      <w:ins w:id="5657" w:author="Lektorat Bauer" w:date="2025-03-03T16:21:00Z" w16du:dateUtc="2025-03-03T15:21:00Z">
        <w:r w:rsidR="00B41947">
          <w:rPr>
            <w:rFonts w:ascii="Arial" w:hAnsi="Arial" w:cs="Arial"/>
            <w:sz w:val="24"/>
            <w:szCs w:val="24"/>
          </w:rPr>
          <w:t>den</w:t>
        </w:r>
        <w:r w:rsidR="00B41947" w:rsidRPr="00944672">
          <w:rPr>
            <w:rFonts w:ascii="Arial" w:hAnsi="Arial" w:cs="Arial"/>
            <w:sz w:val="24"/>
            <w:szCs w:val="24"/>
          </w:rPr>
          <w:t xml:space="preserve"> </w:t>
        </w:r>
      </w:ins>
      <w:r w:rsidRPr="00944672">
        <w:rPr>
          <w:rFonts w:ascii="Arial" w:hAnsi="Arial" w:cs="Arial"/>
          <w:sz w:val="24"/>
          <w:szCs w:val="24"/>
        </w:rPr>
        <w:t xml:space="preserve">Laptop, drehte </w:t>
      </w:r>
      <w:del w:id="5658" w:author="Lektorat Bauer" w:date="2025-03-03T16:21:00Z" w16du:dateUtc="2025-03-03T15:21:00Z">
        <w:r w:rsidRPr="00944672" w:rsidDel="00B41947">
          <w:rPr>
            <w:rFonts w:ascii="Arial" w:hAnsi="Arial" w:cs="Arial"/>
            <w:sz w:val="24"/>
            <w:szCs w:val="24"/>
          </w:rPr>
          <w:delText xml:space="preserve">es </w:delText>
        </w:r>
      </w:del>
      <w:ins w:id="5659" w:author="Lektorat Bauer" w:date="2025-03-03T16:21:00Z" w16du:dateUtc="2025-03-03T15:21:00Z">
        <w:r w:rsidR="00B41947">
          <w:rPr>
            <w:rFonts w:ascii="Arial" w:hAnsi="Arial" w:cs="Arial"/>
            <w:sz w:val="24"/>
            <w:szCs w:val="24"/>
          </w:rPr>
          <w:t>ihn</w:t>
        </w:r>
        <w:r w:rsidR="00B41947" w:rsidRPr="00944672">
          <w:rPr>
            <w:rFonts w:ascii="Arial" w:hAnsi="Arial" w:cs="Arial"/>
            <w:sz w:val="24"/>
            <w:szCs w:val="24"/>
          </w:rPr>
          <w:t xml:space="preserve"> </w:t>
        </w:r>
      </w:ins>
      <w:r w:rsidRPr="00944672">
        <w:rPr>
          <w:rFonts w:ascii="Arial" w:hAnsi="Arial" w:cs="Arial"/>
          <w:sz w:val="24"/>
          <w:szCs w:val="24"/>
        </w:rPr>
        <w:t>zu sich und ließ den Kommentar auf dem Fernseher erscheinen.</w:t>
      </w:r>
    </w:p>
    <w:p w14:paraId="09302FD4" w14:textId="77777777" w:rsidR="00B41947" w:rsidRDefault="00944672" w:rsidP="00623B68">
      <w:pPr>
        <w:autoSpaceDE w:val="0"/>
        <w:autoSpaceDN w:val="0"/>
        <w:adjustRightInd w:val="0"/>
        <w:spacing w:after="0" w:line="360" w:lineRule="auto"/>
        <w:ind w:firstLine="227"/>
        <w:jc w:val="both"/>
        <w:rPr>
          <w:ins w:id="5660" w:author="Lektorat Bauer" w:date="2025-03-03T16:21:00Z" w16du:dateUtc="2025-03-03T15:21:00Z"/>
          <w:rFonts w:ascii="Arial" w:hAnsi="Arial" w:cs="Arial"/>
          <w:sz w:val="24"/>
          <w:szCs w:val="24"/>
        </w:rPr>
      </w:pPr>
      <w:r w:rsidRPr="00944672">
        <w:rPr>
          <w:rFonts w:ascii="Arial" w:hAnsi="Arial" w:cs="Arial"/>
          <w:sz w:val="24"/>
          <w:szCs w:val="24"/>
        </w:rPr>
        <w:t xml:space="preserve">Beide lasen den Kommentar, dann sagte Joost: „Das ist doch normal, dass verschiedene Verschwörungstheorien hochkommen, und diese ist nicht einmal gut.“ </w:t>
      </w:r>
    </w:p>
    <w:p w14:paraId="66513774" w14:textId="35A615CA"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„Bis hierhin gebe ich Dir recht.“ </w:t>
      </w:r>
      <w:del w:id="5661" w:author="Lektorat Bauer" w:date="2025-03-03T16:21:00Z" w16du:dateUtc="2025-03-03T15:21:00Z">
        <w:r w:rsidRPr="00944672" w:rsidDel="00B67D42">
          <w:rPr>
            <w:rFonts w:ascii="Arial" w:hAnsi="Arial" w:cs="Arial"/>
            <w:sz w:val="24"/>
            <w:szCs w:val="24"/>
          </w:rPr>
          <w:delText xml:space="preserve">Begann </w:delText>
        </w:r>
      </w:del>
      <w:r w:rsidRPr="00944672">
        <w:rPr>
          <w:rFonts w:ascii="Arial" w:hAnsi="Arial" w:cs="Arial"/>
          <w:sz w:val="24"/>
          <w:szCs w:val="24"/>
        </w:rPr>
        <w:t>Thomas</w:t>
      </w:r>
      <w:del w:id="5662" w:author="Lektorat Bauer" w:date="2025-03-03T16:21:00Z" w16du:dateUtc="2025-03-03T15:21:00Z">
        <w:r w:rsidRPr="00944672" w:rsidDel="00B67D42">
          <w:rPr>
            <w:rFonts w:ascii="Arial" w:hAnsi="Arial" w:cs="Arial"/>
            <w:sz w:val="24"/>
            <w:szCs w:val="24"/>
          </w:rPr>
          <w:delText>, während er auf dem Laptop</w:delText>
        </w:r>
      </w:del>
      <w:ins w:id="5663" w:author="Lektorat Bauer" w:date="2025-03-03T16:21:00Z" w16du:dateUtc="2025-03-03T15:21:00Z">
        <w:r w:rsidR="00B67D42">
          <w:rPr>
            <w:rFonts w:ascii="Arial" w:hAnsi="Arial" w:cs="Arial"/>
            <w:sz w:val="24"/>
            <w:szCs w:val="24"/>
          </w:rPr>
          <w:t xml:space="preserve"> suchte</w:t>
        </w:r>
      </w:ins>
      <w:r w:rsidRPr="00944672">
        <w:rPr>
          <w:rFonts w:ascii="Arial" w:hAnsi="Arial" w:cs="Arial"/>
          <w:sz w:val="24"/>
          <w:szCs w:val="24"/>
        </w:rPr>
        <w:t xml:space="preserve"> nach dem zweiten Eintrag</w:t>
      </w:r>
      <w:del w:id="5664" w:author="Lektorat Bauer" w:date="2025-03-03T16:21:00Z" w16du:dateUtc="2025-03-03T15:21:00Z">
        <w:r w:rsidRPr="00944672" w:rsidDel="00B67D42">
          <w:rPr>
            <w:rFonts w:ascii="Arial" w:hAnsi="Arial" w:cs="Arial"/>
            <w:sz w:val="24"/>
            <w:szCs w:val="24"/>
          </w:rPr>
          <w:delText xml:space="preserve"> suchte</w:delText>
        </w:r>
      </w:del>
      <w:ins w:id="5665" w:author="Lektorat Bauer" w:date="2025-03-03T16:21:00Z" w16du:dateUtc="2025-03-03T15:21:00Z">
        <w:r w:rsidR="00B67D42">
          <w:rPr>
            <w:rFonts w:ascii="Arial" w:hAnsi="Arial" w:cs="Arial"/>
            <w:sz w:val="24"/>
            <w:szCs w:val="24"/>
          </w:rPr>
          <w:t>.</w:t>
        </w:r>
      </w:ins>
      <w:del w:id="5666" w:author="Lektorat Bauer" w:date="2025-03-03T16:21:00Z" w16du:dateUtc="2025-03-03T15:21:00Z">
        <w:r w:rsidRPr="00944672" w:rsidDel="00B67D42">
          <w:rPr>
            <w:rFonts w:ascii="Arial" w:hAnsi="Arial" w:cs="Arial"/>
            <w:sz w:val="24"/>
            <w:szCs w:val="24"/>
          </w:rPr>
          <w:delText>,</w:delText>
        </w:r>
      </w:del>
      <w:r w:rsidRPr="00944672">
        <w:rPr>
          <w:rFonts w:ascii="Arial" w:hAnsi="Arial" w:cs="Arial"/>
          <w:sz w:val="24"/>
          <w:szCs w:val="24"/>
        </w:rPr>
        <w:t xml:space="preserve"> „Gestern wollte ich mir den Kommentar noch einmal ansehen, um von dort weiterzumachen, aber </w:t>
      </w:r>
      <w:del w:id="5667" w:author="Lektorat Bauer" w:date="2025-03-03T16:21:00Z" w16du:dateUtc="2025-03-03T15:21:00Z">
        <w:r w:rsidRPr="00944672" w:rsidDel="00B67D42">
          <w:rPr>
            <w:rFonts w:ascii="Arial" w:hAnsi="Arial" w:cs="Arial"/>
            <w:sz w:val="24"/>
            <w:szCs w:val="24"/>
          </w:rPr>
          <w:delText xml:space="preserve">ich </w:delText>
        </w:r>
      </w:del>
      <w:ins w:id="5668" w:author="Lektorat Bauer" w:date="2025-03-03T16:21:00Z" w16du:dateUtc="2025-03-03T15:21:00Z">
        <w:r w:rsidR="00B67D42">
          <w:rPr>
            <w:rFonts w:ascii="Arial" w:hAnsi="Arial" w:cs="Arial"/>
            <w:sz w:val="24"/>
            <w:szCs w:val="24"/>
          </w:rPr>
          <w:t>bekam</w:t>
        </w:r>
        <w:r w:rsidR="00B67D42" w:rsidRPr="00944672">
          <w:rPr>
            <w:rFonts w:ascii="Arial" w:hAnsi="Arial" w:cs="Arial"/>
            <w:sz w:val="24"/>
            <w:szCs w:val="24"/>
          </w:rPr>
          <w:t xml:space="preserve"> </w:t>
        </w:r>
      </w:ins>
      <w:del w:id="5669" w:author="Lektorat Bauer" w:date="2025-03-03T16:21:00Z" w16du:dateUtc="2025-03-03T15:21:00Z">
        <w:r w:rsidRPr="00944672" w:rsidDel="00B67D42">
          <w:rPr>
            <w:rFonts w:ascii="Arial" w:hAnsi="Arial" w:cs="Arial"/>
            <w:sz w:val="24"/>
            <w:szCs w:val="24"/>
          </w:rPr>
          <w:delText xml:space="preserve">hatte </w:delText>
        </w:r>
      </w:del>
      <w:r w:rsidRPr="00944672">
        <w:rPr>
          <w:rFonts w:ascii="Arial" w:hAnsi="Arial" w:cs="Arial"/>
          <w:sz w:val="24"/>
          <w:szCs w:val="24"/>
        </w:rPr>
        <w:t>das hier als Ergebnis.“ Jetzt erschien die Mitteilung, dass die Seite gehackt worden sei.</w:t>
      </w:r>
    </w:p>
    <w:p w14:paraId="30BBC9C4" w14:textId="77777777" w:rsidR="00767FEB" w:rsidRDefault="00944672" w:rsidP="00623B68">
      <w:pPr>
        <w:autoSpaceDE w:val="0"/>
        <w:autoSpaceDN w:val="0"/>
        <w:adjustRightInd w:val="0"/>
        <w:spacing w:after="0" w:line="360" w:lineRule="auto"/>
        <w:ind w:firstLine="227"/>
        <w:jc w:val="both"/>
        <w:rPr>
          <w:ins w:id="5670" w:author="Lektorat Bauer" w:date="2025-03-03T16:33:00Z" w16du:dateUtc="2025-03-03T15:33:00Z"/>
          <w:rFonts w:ascii="Arial" w:hAnsi="Arial" w:cs="Arial"/>
          <w:sz w:val="24"/>
          <w:szCs w:val="24"/>
        </w:rPr>
      </w:pPr>
      <w:r w:rsidRPr="00944672">
        <w:rPr>
          <w:rFonts w:ascii="Arial" w:hAnsi="Arial" w:cs="Arial"/>
          <w:sz w:val="24"/>
          <w:szCs w:val="24"/>
        </w:rPr>
        <w:t xml:space="preserve">„Ich sehe ein, dass wir beide nicht an Zufälle glauben, aber könnte es sein, dass die Seite aus einem anderen Grund gehackt wurde?“ </w:t>
      </w:r>
    </w:p>
    <w:p w14:paraId="54C945BD" w14:textId="070B4202"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„Möglich und nicht auszuschließen, aber </w:t>
      </w:r>
      <w:ins w:id="5671" w:author="Lektorat Bauer" w:date="2025-03-03T16:33:00Z" w16du:dateUtc="2025-03-03T15:33:00Z">
        <w:r w:rsidR="00767FEB">
          <w:rPr>
            <w:rFonts w:ascii="Arial" w:hAnsi="Arial" w:cs="Arial"/>
            <w:sz w:val="24"/>
            <w:szCs w:val="24"/>
          </w:rPr>
          <w:t>…</w:t>
        </w:r>
      </w:ins>
      <w:del w:id="5672" w:author="Lektorat Bauer" w:date="2025-03-03T16:33:00Z" w16du:dateUtc="2025-03-03T15:33:00Z">
        <w:r w:rsidRPr="00944672" w:rsidDel="00767FEB">
          <w:rPr>
            <w:rFonts w:ascii="Arial" w:hAnsi="Arial" w:cs="Arial"/>
            <w:sz w:val="24"/>
            <w:szCs w:val="24"/>
          </w:rPr>
          <w:delText>...</w:delText>
        </w:r>
      </w:del>
      <w:r w:rsidRPr="00944672">
        <w:rPr>
          <w:rFonts w:ascii="Arial" w:hAnsi="Arial" w:cs="Arial"/>
          <w:sz w:val="24"/>
          <w:szCs w:val="24"/>
        </w:rPr>
        <w:t xml:space="preserve">“ </w:t>
      </w:r>
      <w:del w:id="5673" w:author="Lektorat Bauer" w:date="2025-03-03T16:33:00Z" w16du:dateUtc="2025-03-03T15:33:00Z">
        <w:r w:rsidRPr="00944672" w:rsidDel="00767FEB">
          <w:rPr>
            <w:rFonts w:ascii="Arial" w:hAnsi="Arial" w:cs="Arial"/>
            <w:sz w:val="24"/>
            <w:szCs w:val="24"/>
          </w:rPr>
          <w:delText xml:space="preserve">Kleine </w:delText>
        </w:r>
      </w:del>
      <w:ins w:id="5674" w:author="Lektorat Bauer" w:date="2025-03-03T16:33:00Z" w16du:dateUtc="2025-03-03T15:33:00Z">
        <w:r w:rsidR="00767FEB">
          <w:rPr>
            <w:rFonts w:ascii="Arial" w:hAnsi="Arial" w:cs="Arial"/>
            <w:sz w:val="24"/>
            <w:szCs w:val="24"/>
          </w:rPr>
          <w:t>Thomas setzte eine kleine</w:t>
        </w:r>
        <w:r w:rsidR="00767FEB" w:rsidRPr="00944672">
          <w:rPr>
            <w:rFonts w:ascii="Arial" w:hAnsi="Arial" w:cs="Arial"/>
            <w:sz w:val="24"/>
            <w:szCs w:val="24"/>
          </w:rPr>
          <w:t xml:space="preserve"> </w:t>
        </w:r>
      </w:ins>
      <w:r w:rsidRPr="00944672">
        <w:rPr>
          <w:rFonts w:ascii="Arial" w:hAnsi="Arial" w:cs="Arial"/>
          <w:sz w:val="24"/>
          <w:szCs w:val="24"/>
        </w:rPr>
        <w:t>Kunstpause</w:t>
      </w:r>
      <w:ins w:id="5675" w:author="Lektorat Bauer" w:date="2025-03-03T16:33:00Z" w16du:dateUtc="2025-03-03T15:33:00Z">
        <w:r w:rsidR="00767FEB">
          <w:rPr>
            <w:rFonts w:ascii="Arial" w:hAnsi="Arial" w:cs="Arial"/>
            <w:sz w:val="24"/>
            <w:szCs w:val="24"/>
          </w:rPr>
          <w:t>.</w:t>
        </w:r>
      </w:ins>
      <w:del w:id="5676" w:author="Lektorat Bauer" w:date="2025-03-03T16:33:00Z" w16du:dateUtc="2025-03-03T15:33:00Z">
        <w:r w:rsidRPr="00944672" w:rsidDel="00767FEB">
          <w:rPr>
            <w:rFonts w:ascii="Arial" w:hAnsi="Arial" w:cs="Arial"/>
            <w:sz w:val="24"/>
            <w:szCs w:val="24"/>
          </w:rPr>
          <w:delText>,</w:delText>
        </w:r>
      </w:del>
      <w:r w:rsidRPr="00944672">
        <w:rPr>
          <w:rFonts w:ascii="Arial" w:hAnsi="Arial" w:cs="Arial"/>
          <w:sz w:val="24"/>
          <w:szCs w:val="24"/>
        </w:rPr>
        <w:t xml:space="preserve"> „Dann ist mir </w:t>
      </w:r>
      <w:ins w:id="5677" w:author="Lektorat Bauer" w:date="2025-03-03T16:33:00Z" w16du:dateUtc="2025-03-03T15:33:00Z">
        <w:r w:rsidR="00767FEB">
          <w:rPr>
            <w:rFonts w:ascii="Arial" w:hAnsi="Arial" w:cs="Arial"/>
            <w:sz w:val="24"/>
            <w:szCs w:val="24"/>
          </w:rPr>
          <w:t>F</w:t>
        </w:r>
      </w:ins>
      <w:del w:id="5678" w:author="Lektorat Bauer" w:date="2025-03-03T16:33:00Z" w16du:dateUtc="2025-03-03T15:33:00Z">
        <w:r w:rsidRPr="00944672" w:rsidDel="00767FEB">
          <w:rPr>
            <w:rFonts w:ascii="Arial" w:hAnsi="Arial" w:cs="Arial"/>
            <w:sz w:val="24"/>
            <w:szCs w:val="24"/>
          </w:rPr>
          <w:delText>f</w:delText>
        </w:r>
      </w:del>
      <w:r w:rsidRPr="00944672">
        <w:rPr>
          <w:rFonts w:ascii="Arial" w:hAnsi="Arial" w:cs="Arial"/>
          <w:sz w:val="24"/>
          <w:szCs w:val="24"/>
        </w:rPr>
        <w:t>olgendes passiert</w:t>
      </w:r>
      <w:del w:id="5679" w:author="Lektorat Bauer" w:date="2025-03-03T16:33:00Z" w16du:dateUtc="2025-03-03T15:33:00Z">
        <w:r w:rsidRPr="00944672" w:rsidDel="00767FEB">
          <w:rPr>
            <w:rFonts w:ascii="Arial" w:hAnsi="Arial" w:cs="Arial"/>
            <w:sz w:val="24"/>
            <w:szCs w:val="24"/>
          </w:rPr>
          <w:delText>.</w:delText>
        </w:r>
      </w:del>
      <w:ins w:id="5680" w:author="Lektorat Bauer" w:date="2025-03-03T16:33:00Z" w16du:dateUtc="2025-03-03T15:33:00Z">
        <w:r w:rsidR="00767FEB">
          <w:rPr>
            <w:rFonts w:ascii="Arial" w:hAnsi="Arial" w:cs="Arial"/>
            <w:sz w:val="24"/>
            <w:szCs w:val="24"/>
          </w:rPr>
          <w:t xml:space="preserve"> …</w:t>
        </w:r>
      </w:ins>
      <w:r w:rsidRPr="00944672">
        <w:rPr>
          <w:rFonts w:ascii="Arial" w:hAnsi="Arial" w:cs="Arial"/>
          <w:sz w:val="24"/>
          <w:szCs w:val="24"/>
        </w:rPr>
        <w:t xml:space="preserve">“ Thomas erzählte Joost, dass er den Flughafen gehackt </w:t>
      </w:r>
      <w:del w:id="5681" w:author="Lektorat Bauer" w:date="2025-03-03T16:33:00Z" w16du:dateUtc="2025-03-03T15:33:00Z">
        <w:r w:rsidRPr="00944672" w:rsidDel="00767FEB">
          <w:rPr>
            <w:rFonts w:ascii="Arial" w:hAnsi="Arial" w:cs="Arial"/>
            <w:sz w:val="24"/>
            <w:szCs w:val="24"/>
          </w:rPr>
          <w:delText xml:space="preserve">hatte </w:delText>
        </w:r>
      </w:del>
      <w:r w:rsidRPr="00944672">
        <w:rPr>
          <w:rFonts w:ascii="Arial" w:hAnsi="Arial" w:cs="Arial"/>
          <w:sz w:val="24"/>
          <w:szCs w:val="24"/>
        </w:rPr>
        <w:t>und welche Bildmaterialien er dort gesehen und gespeichert hatte.</w:t>
      </w:r>
      <w:ins w:id="5682" w:author="Lektorat Bauer" w:date="2025-03-03T16:34:00Z" w16du:dateUtc="2025-03-03T15:34:00Z">
        <w:r w:rsidR="00767FEB">
          <w:rPr>
            <w:rFonts w:ascii="Arial" w:hAnsi="Arial" w:cs="Arial"/>
            <w:sz w:val="24"/>
            <w:szCs w:val="24"/>
          </w:rPr>
          <w:t xml:space="preserve"> Dann kam er zu seinem eigentlichen Punkt:</w:t>
        </w:r>
      </w:ins>
      <w:r w:rsidRPr="00944672">
        <w:rPr>
          <w:rFonts w:ascii="Arial" w:hAnsi="Arial" w:cs="Arial"/>
          <w:sz w:val="24"/>
          <w:szCs w:val="24"/>
        </w:rPr>
        <w:t xml:space="preserve"> „</w:t>
      </w:r>
      <w:del w:id="5683" w:author="Lektorat Bauer" w:date="2025-03-03T16:34:00Z" w16du:dateUtc="2025-03-03T15:34:00Z">
        <w:r w:rsidRPr="00944672" w:rsidDel="00767FEB">
          <w:rPr>
            <w:rFonts w:ascii="Arial" w:hAnsi="Arial" w:cs="Arial"/>
            <w:sz w:val="24"/>
            <w:szCs w:val="24"/>
          </w:rPr>
          <w:delText>Was komisch</w:delText>
        </w:r>
      </w:del>
      <w:ins w:id="5684" w:author="Lektorat Bauer" w:date="2025-03-03T16:34:00Z" w16du:dateUtc="2025-03-03T15:34:00Z">
        <w:r w:rsidR="00767FEB">
          <w:rPr>
            <w:rFonts w:ascii="Arial" w:hAnsi="Arial" w:cs="Arial"/>
            <w:sz w:val="24"/>
            <w:szCs w:val="24"/>
          </w:rPr>
          <w:t>Komisch</w:t>
        </w:r>
      </w:ins>
      <w:r w:rsidRPr="00944672">
        <w:rPr>
          <w:rFonts w:ascii="Arial" w:hAnsi="Arial" w:cs="Arial"/>
          <w:sz w:val="24"/>
          <w:szCs w:val="24"/>
        </w:rPr>
        <w:t xml:space="preserve"> ist</w:t>
      </w:r>
      <w:ins w:id="5685" w:author="Lektorat Bauer" w:date="2025-03-03T16:34:00Z" w16du:dateUtc="2025-03-03T15:34:00Z">
        <w:r w:rsidR="00767FEB">
          <w:rPr>
            <w:rFonts w:ascii="Arial" w:hAnsi="Arial" w:cs="Arial"/>
            <w:sz w:val="24"/>
            <w:szCs w:val="24"/>
          </w:rPr>
          <w:t xml:space="preserve"> nun</w:t>
        </w:r>
      </w:ins>
      <w:r w:rsidRPr="00944672">
        <w:rPr>
          <w:rFonts w:ascii="Arial" w:hAnsi="Arial" w:cs="Arial"/>
          <w:sz w:val="24"/>
          <w:szCs w:val="24"/>
        </w:rPr>
        <w:t>, dass ich beim Recherchieren verfolgt wurde.“</w:t>
      </w:r>
    </w:p>
    <w:p w14:paraId="29EF27CD" w14:textId="77777777" w:rsidR="00767FEB" w:rsidRDefault="00944672" w:rsidP="00623B68">
      <w:pPr>
        <w:autoSpaceDE w:val="0"/>
        <w:autoSpaceDN w:val="0"/>
        <w:adjustRightInd w:val="0"/>
        <w:spacing w:after="0" w:line="360" w:lineRule="auto"/>
        <w:ind w:firstLine="227"/>
        <w:jc w:val="both"/>
        <w:rPr>
          <w:ins w:id="5686" w:author="Lektorat Bauer" w:date="2025-03-03T16:34:00Z" w16du:dateUtc="2025-03-03T15:34:00Z"/>
          <w:rFonts w:ascii="Arial" w:hAnsi="Arial" w:cs="Arial"/>
          <w:sz w:val="24"/>
          <w:szCs w:val="24"/>
        </w:rPr>
      </w:pPr>
      <w:commentRangeStart w:id="5687"/>
      <w:r w:rsidRPr="00944672">
        <w:rPr>
          <w:rFonts w:ascii="Arial" w:hAnsi="Arial" w:cs="Arial"/>
          <w:sz w:val="24"/>
          <w:szCs w:val="24"/>
        </w:rPr>
        <w:t>„Moment, Du hackst den Flughafen von Kuala Lumpur und wunderst Dich, dass Du beobachtet wirst?</w:t>
      </w:r>
      <w:del w:id="5688" w:author="Lektorat Bauer" w:date="2025-03-03T16:34:00Z" w16du:dateUtc="2025-03-03T15:34:00Z">
        <w:r w:rsidRPr="00944672" w:rsidDel="00767FEB">
          <w:rPr>
            <w:rFonts w:ascii="Arial" w:hAnsi="Arial" w:cs="Arial"/>
            <w:sz w:val="24"/>
            <w:szCs w:val="24"/>
          </w:rPr>
          <w:delText xml:space="preserve"> </w:delText>
        </w:r>
      </w:del>
      <w:commentRangeEnd w:id="5687"/>
      <w:r w:rsidR="00767FEB">
        <w:rPr>
          <w:rStyle w:val="Kommentarzeichen"/>
        </w:rPr>
        <w:commentReference w:id="5687"/>
      </w:r>
      <w:del w:id="5689" w:author="Lektorat Bauer" w:date="2025-03-03T16:34:00Z" w16du:dateUtc="2025-03-03T15:34:00Z">
        <w:r w:rsidRPr="00944672" w:rsidDel="00767FEB">
          <w:rPr>
            <w:rFonts w:ascii="Arial" w:hAnsi="Arial" w:cs="Arial"/>
            <w:sz w:val="24"/>
            <w:szCs w:val="24"/>
          </w:rPr>
          <w:delText>...Sehr seltsam.</w:delText>
        </w:r>
      </w:del>
      <w:r w:rsidRPr="00944672">
        <w:rPr>
          <w:rFonts w:ascii="Arial" w:hAnsi="Arial" w:cs="Arial"/>
          <w:sz w:val="24"/>
          <w:szCs w:val="24"/>
        </w:rPr>
        <w:t xml:space="preserve">“ </w:t>
      </w:r>
    </w:p>
    <w:p w14:paraId="48855361" w14:textId="3D5566F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w:t>
      </w:r>
      <w:commentRangeStart w:id="5690"/>
      <w:r w:rsidRPr="00944672">
        <w:rPr>
          <w:rFonts w:ascii="Arial" w:hAnsi="Arial" w:cs="Arial"/>
          <w:sz w:val="24"/>
          <w:szCs w:val="24"/>
        </w:rPr>
        <w:t>Wäre es so, würde ich nicht hier sitzen</w:t>
      </w:r>
      <w:commentRangeEnd w:id="5690"/>
      <w:r w:rsidR="00767FEB">
        <w:rPr>
          <w:rStyle w:val="Kommentarzeichen"/>
        </w:rPr>
        <w:commentReference w:id="5690"/>
      </w:r>
      <w:del w:id="5691" w:author="Lektorat Bauer" w:date="2025-03-03T16:35:00Z" w16du:dateUtc="2025-03-03T15:35:00Z">
        <w:r w:rsidRPr="00944672" w:rsidDel="00767FEB">
          <w:rPr>
            <w:rFonts w:ascii="Arial" w:hAnsi="Arial" w:cs="Arial"/>
            <w:sz w:val="24"/>
            <w:szCs w:val="24"/>
          </w:rPr>
          <w:delText>.</w:delText>
        </w:r>
      </w:del>
      <w:r w:rsidRPr="00944672">
        <w:rPr>
          <w:rFonts w:ascii="Arial" w:hAnsi="Arial" w:cs="Arial"/>
          <w:sz w:val="24"/>
          <w:szCs w:val="24"/>
        </w:rPr>
        <w:t>“</w:t>
      </w:r>
      <w:ins w:id="5692" w:author="Lektorat Bauer" w:date="2025-03-03T16:35:00Z" w16du:dateUtc="2025-03-03T15:35:00Z">
        <w:r w:rsidR="00767FEB">
          <w:rPr>
            <w:rFonts w:ascii="Arial" w:hAnsi="Arial" w:cs="Arial"/>
            <w:sz w:val="24"/>
            <w:szCs w:val="24"/>
          </w:rPr>
          <w:t>,</w:t>
        </w:r>
      </w:ins>
      <w:r w:rsidRPr="00944672">
        <w:rPr>
          <w:rFonts w:ascii="Arial" w:hAnsi="Arial" w:cs="Arial"/>
          <w:sz w:val="24"/>
          <w:szCs w:val="24"/>
        </w:rPr>
        <w:t xml:space="preserve"> </w:t>
      </w:r>
      <w:del w:id="5693" w:author="Lektorat Bauer" w:date="2025-03-03T16:35:00Z" w16du:dateUtc="2025-03-03T15:35:00Z">
        <w:r w:rsidRPr="00944672" w:rsidDel="00767FEB">
          <w:rPr>
            <w:rFonts w:ascii="Arial" w:hAnsi="Arial" w:cs="Arial"/>
            <w:sz w:val="24"/>
            <w:szCs w:val="24"/>
          </w:rPr>
          <w:delText>E</w:delText>
        </w:r>
      </w:del>
      <w:ins w:id="5694" w:author="Lektorat Bauer" w:date="2025-03-03T16:35:00Z" w16du:dateUtc="2025-03-03T15:35:00Z">
        <w:r w:rsidR="00767FEB">
          <w:rPr>
            <w:rFonts w:ascii="Arial" w:hAnsi="Arial" w:cs="Arial"/>
            <w:sz w:val="24"/>
            <w:szCs w:val="24"/>
          </w:rPr>
          <w:t>e</w:t>
        </w:r>
      </w:ins>
      <w:r w:rsidRPr="00944672">
        <w:rPr>
          <w:rFonts w:ascii="Arial" w:hAnsi="Arial" w:cs="Arial"/>
          <w:sz w:val="24"/>
          <w:szCs w:val="24"/>
        </w:rPr>
        <w:t>rwiderte Thomas, „</w:t>
      </w:r>
      <w:del w:id="5695" w:author="Lektorat Bauer" w:date="2025-03-03T16:35:00Z" w16du:dateUtc="2025-03-03T15:35:00Z">
        <w:r w:rsidRPr="00944672" w:rsidDel="00767FEB">
          <w:rPr>
            <w:rFonts w:ascii="Arial" w:hAnsi="Arial" w:cs="Arial"/>
            <w:sz w:val="24"/>
            <w:szCs w:val="24"/>
          </w:rPr>
          <w:delText>B</w:delText>
        </w:r>
      </w:del>
      <w:ins w:id="5696" w:author="Lektorat Bauer" w:date="2025-03-03T16:35:00Z" w16du:dateUtc="2025-03-03T15:35:00Z">
        <w:r w:rsidR="00767FEB">
          <w:rPr>
            <w:rFonts w:ascii="Arial" w:hAnsi="Arial" w:cs="Arial"/>
            <w:sz w:val="24"/>
            <w:szCs w:val="24"/>
          </w:rPr>
          <w:t>b</w:t>
        </w:r>
      </w:ins>
      <w:r w:rsidRPr="00944672">
        <w:rPr>
          <w:rFonts w:ascii="Arial" w:hAnsi="Arial" w:cs="Arial"/>
          <w:sz w:val="24"/>
          <w:szCs w:val="24"/>
        </w:rPr>
        <w:t xml:space="preserve">evor ich mein System per Not-Stopp vom Netz nahm, </w:t>
      </w:r>
      <w:del w:id="5697" w:author="Lektorat Bauer" w:date="2025-03-03T16:35:00Z" w16du:dateUtc="2025-03-03T15:35:00Z">
        <w:r w:rsidRPr="00944672" w:rsidDel="00767FEB">
          <w:rPr>
            <w:rFonts w:ascii="Arial" w:hAnsi="Arial" w:cs="Arial"/>
            <w:sz w:val="24"/>
            <w:szCs w:val="24"/>
          </w:rPr>
          <w:delText>bin ich mir sicher, gesehen zu haben</w:delText>
        </w:r>
      </w:del>
      <w:ins w:id="5698" w:author="Lektorat Bauer" w:date="2025-03-03T16:35:00Z" w16du:dateUtc="2025-03-03T15:35:00Z">
        <w:r w:rsidR="00767FEB">
          <w:rPr>
            <w:rFonts w:ascii="Arial" w:hAnsi="Arial" w:cs="Arial"/>
            <w:sz w:val="24"/>
            <w:szCs w:val="24"/>
          </w:rPr>
          <w:t>sah ich</w:t>
        </w:r>
      </w:ins>
      <w:r w:rsidRPr="00944672">
        <w:rPr>
          <w:rFonts w:ascii="Arial" w:hAnsi="Arial" w:cs="Arial"/>
          <w:sz w:val="24"/>
          <w:szCs w:val="24"/>
        </w:rPr>
        <w:t>, dass ich aus Nordkorea verfolgt wurde.“</w:t>
      </w:r>
    </w:p>
    <w:p w14:paraId="3DDC8369" w14:textId="27B18A4C"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„Gut</w:t>
      </w:r>
      <w:del w:id="5699" w:author="Lektorat Bauer" w:date="2025-03-03T16:37:00Z" w16du:dateUtc="2025-03-03T15:37:00Z">
        <w:r w:rsidRPr="00944672" w:rsidDel="00767FEB">
          <w:rPr>
            <w:rFonts w:ascii="Arial" w:hAnsi="Arial" w:cs="Arial"/>
            <w:sz w:val="24"/>
            <w:szCs w:val="24"/>
          </w:rPr>
          <w:delText>er Einwand</w:delText>
        </w:r>
      </w:del>
      <w:r w:rsidRPr="00944672">
        <w:rPr>
          <w:rFonts w:ascii="Arial" w:hAnsi="Arial" w:cs="Arial"/>
          <w:sz w:val="24"/>
          <w:szCs w:val="24"/>
        </w:rPr>
        <w:t xml:space="preserve">, aber Du weißt auch, dass </w:t>
      </w:r>
      <w:del w:id="5700" w:author="Lektorat Bauer" w:date="2025-03-03T16:37:00Z" w16du:dateUtc="2025-03-03T15:37:00Z">
        <w:r w:rsidRPr="00944672" w:rsidDel="00767FEB">
          <w:rPr>
            <w:rFonts w:ascii="Arial" w:hAnsi="Arial" w:cs="Arial"/>
            <w:sz w:val="24"/>
            <w:szCs w:val="24"/>
          </w:rPr>
          <w:delText xml:space="preserve">auch </w:delText>
        </w:r>
      </w:del>
      <w:r w:rsidRPr="00944672">
        <w:rPr>
          <w:rFonts w:ascii="Arial" w:hAnsi="Arial" w:cs="Arial"/>
          <w:sz w:val="24"/>
          <w:szCs w:val="24"/>
        </w:rPr>
        <w:t>die Nordkoreaner gegen Geld als Dienstleister arbeiten. Das ‚Office 39‘ in Nordkorea ist damit beauftragt, Devisen zu beschaffen, warum sollten also die Kenntnisse des ‚Office 120</w:t>
      </w:r>
      <w:commentRangeStart w:id="5701"/>
      <w:r w:rsidRPr="00944672">
        <w:rPr>
          <w:rFonts w:ascii="Arial" w:hAnsi="Arial" w:cs="Arial"/>
          <w:sz w:val="24"/>
          <w:szCs w:val="24"/>
        </w:rPr>
        <w:t>‘</w:t>
      </w:r>
      <w:del w:id="5702" w:author="Lektorat Bauer" w:date="2025-03-03T16:37:00Z" w16du:dateUtc="2025-03-03T15:37:00Z">
        <w:r w:rsidRPr="00944672" w:rsidDel="00767FEB">
          <w:rPr>
            <w:rFonts w:ascii="Arial" w:hAnsi="Arial" w:cs="Arial"/>
            <w:sz w:val="24"/>
            <w:szCs w:val="24"/>
          </w:rPr>
          <w:delText xml:space="preserve"> </w:delText>
        </w:r>
      </w:del>
      <w:r w:rsidRPr="00944672">
        <w:rPr>
          <w:rFonts w:ascii="Arial" w:hAnsi="Arial" w:cs="Arial"/>
          <w:sz w:val="24"/>
          <w:szCs w:val="24"/>
        </w:rPr>
        <w:t xml:space="preserve"> – also die der professionellen Hacker – nicht auch </w:t>
      </w:r>
      <w:del w:id="5703" w:author="Lektorat Bauer" w:date="2025-03-03T16:37:00Z" w16du:dateUtc="2025-03-03T15:37:00Z">
        <w:r w:rsidRPr="00944672" w:rsidDel="00767FEB">
          <w:rPr>
            <w:rFonts w:ascii="Arial" w:hAnsi="Arial" w:cs="Arial"/>
            <w:sz w:val="24"/>
            <w:szCs w:val="24"/>
          </w:rPr>
          <w:delText>monetarsiert</w:delText>
        </w:r>
      </w:del>
      <w:ins w:id="5704" w:author="Lektorat Bauer" w:date="2025-03-03T16:37:00Z" w16du:dateUtc="2025-03-03T15:37:00Z">
        <w:r w:rsidR="00767FEB" w:rsidRPr="00944672">
          <w:rPr>
            <w:rFonts w:ascii="Arial" w:hAnsi="Arial" w:cs="Arial"/>
            <w:sz w:val="24"/>
            <w:szCs w:val="24"/>
          </w:rPr>
          <w:t>monetarisiert</w:t>
        </w:r>
      </w:ins>
      <w:r w:rsidRPr="00944672">
        <w:rPr>
          <w:rFonts w:ascii="Arial" w:hAnsi="Arial" w:cs="Arial"/>
          <w:sz w:val="24"/>
          <w:szCs w:val="24"/>
        </w:rPr>
        <w:t xml:space="preserve"> werden?“</w:t>
      </w:r>
    </w:p>
    <w:p w14:paraId="112E00EF" w14:textId="77777777" w:rsidR="00767FEB" w:rsidRDefault="00944672" w:rsidP="00623B68">
      <w:pPr>
        <w:autoSpaceDE w:val="0"/>
        <w:autoSpaceDN w:val="0"/>
        <w:adjustRightInd w:val="0"/>
        <w:spacing w:after="0" w:line="360" w:lineRule="auto"/>
        <w:ind w:firstLine="227"/>
        <w:jc w:val="both"/>
        <w:rPr>
          <w:ins w:id="5705" w:author="Lektorat Bauer" w:date="2025-03-03T16:37:00Z" w16du:dateUtc="2025-03-03T15:37:00Z"/>
          <w:rFonts w:ascii="Arial" w:hAnsi="Arial" w:cs="Arial"/>
          <w:sz w:val="24"/>
          <w:szCs w:val="24"/>
        </w:rPr>
      </w:pPr>
      <w:r w:rsidRPr="00944672">
        <w:rPr>
          <w:rFonts w:ascii="Arial" w:hAnsi="Arial" w:cs="Arial"/>
          <w:sz w:val="24"/>
          <w:szCs w:val="24"/>
        </w:rPr>
        <w:t>„Den Einwand hatte ich erwartet. Die Nordkoreaner nehmen nur Aufträge an, die ihnen auch nutzen</w:t>
      </w:r>
      <w:ins w:id="5706" w:author="Lektorat Bauer" w:date="2025-03-03T16:37:00Z" w16du:dateUtc="2025-03-03T15:37:00Z">
        <w:r w:rsidR="00767FEB">
          <w:rPr>
            <w:rFonts w:ascii="Arial" w:hAnsi="Arial" w:cs="Arial"/>
            <w:sz w:val="24"/>
            <w:szCs w:val="24"/>
          </w:rPr>
          <w:t xml:space="preserve"> –</w:t>
        </w:r>
      </w:ins>
      <w:del w:id="5707" w:author="Lektorat Bauer" w:date="2025-03-03T16:37:00Z" w16du:dateUtc="2025-03-03T15:37:00Z">
        <w:r w:rsidRPr="00944672" w:rsidDel="00767FEB">
          <w:rPr>
            <w:rFonts w:ascii="Arial" w:hAnsi="Arial" w:cs="Arial"/>
            <w:sz w:val="24"/>
            <w:szCs w:val="24"/>
          </w:rPr>
          <w:delText>,</w:delText>
        </w:r>
      </w:del>
      <w:r w:rsidRPr="00944672">
        <w:rPr>
          <w:rFonts w:ascii="Arial" w:hAnsi="Arial" w:cs="Arial"/>
          <w:sz w:val="24"/>
          <w:szCs w:val="24"/>
        </w:rPr>
        <w:t xml:space="preserve"> </w:t>
      </w:r>
      <w:del w:id="5708" w:author="Lektorat Bauer" w:date="2025-03-03T16:37:00Z" w16du:dateUtc="2025-03-03T15:37:00Z">
        <w:r w:rsidRPr="00944672" w:rsidDel="00767FEB">
          <w:rPr>
            <w:rFonts w:ascii="Arial" w:hAnsi="Arial" w:cs="Arial"/>
            <w:sz w:val="24"/>
            <w:szCs w:val="24"/>
          </w:rPr>
          <w:delText>bzw. wo sie Daten ergattern können</w:delText>
        </w:r>
      </w:del>
      <w:ins w:id="5709" w:author="Lektorat Bauer" w:date="2025-03-03T16:37:00Z" w16du:dateUtc="2025-03-03T15:37:00Z">
        <w:r w:rsidR="00767FEB">
          <w:rPr>
            <w:rFonts w:ascii="Arial" w:hAnsi="Arial" w:cs="Arial"/>
            <w:sz w:val="24"/>
            <w:szCs w:val="24"/>
          </w:rPr>
          <w:t>also Daten in Aussicht stellen</w:t>
        </w:r>
      </w:ins>
      <w:r w:rsidRPr="00944672">
        <w:rPr>
          <w:rFonts w:ascii="Arial" w:hAnsi="Arial" w:cs="Arial"/>
          <w:sz w:val="24"/>
          <w:szCs w:val="24"/>
        </w:rPr>
        <w:t xml:space="preserve">, die vielleicht mal nützlich </w:t>
      </w:r>
      <w:del w:id="5710" w:author="Lektorat Bauer" w:date="2025-03-03T16:37:00Z" w16du:dateUtc="2025-03-03T15:37:00Z">
        <w:r w:rsidRPr="00944672" w:rsidDel="00767FEB">
          <w:rPr>
            <w:rFonts w:ascii="Arial" w:hAnsi="Arial" w:cs="Arial"/>
            <w:sz w:val="24"/>
            <w:szCs w:val="24"/>
          </w:rPr>
          <w:delText>sind</w:delText>
        </w:r>
      </w:del>
      <w:ins w:id="5711" w:author="Lektorat Bauer" w:date="2025-03-03T16:37:00Z" w16du:dateUtc="2025-03-03T15:37:00Z">
        <w:r w:rsidR="00767FEB">
          <w:rPr>
            <w:rFonts w:ascii="Arial" w:hAnsi="Arial" w:cs="Arial"/>
            <w:sz w:val="24"/>
            <w:szCs w:val="24"/>
          </w:rPr>
          <w:t>werden</w:t>
        </w:r>
      </w:ins>
      <w:r w:rsidRPr="00944672">
        <w:rPr>
          <w:rFonts w:ascii="Arial" w:hAnsi="Arial" w:cs="Arial"/>
          <w:sz w:val="24"/>
          <w:szCs w:val="24"/>
        </w:rPr>
        <w:t xml:space="preserve">.“ </w:t>
      </w:r>
      <w:commentRangeEnd w:id="5701"/>
      <w:r w:rsidR="00767FEB">
        <w:rPr>
          <w:rStyle w:val="Kommentarzeichen"/>
        </w:rPr>
        <w:commentReference w:id="5701"/>
      </w:r>
    </w:p>
    <w:p w14:paraId="4FAA1E72" w14:textId="737E8338"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del w:id="5712" w:author="Lektorat Bauer" w:date="2025-03-03T16:38:00Z" w16du:dateUtc="2025-03-03T15:38:00Z">
        <w:r w:rsidRPr="00944672" w:rsidDel="00767FEB">
          <w:rPr>
            <w:rFonts w:ascii="Arial" w:hAnsi="Arial" w:cs="Arial"/>
            <w:sz w:val="24"/>
            <w:szCs w:val="24"/>
          </w:rPr>
          <w:delText>„Auch wieder war.“</w:delText>
        </w:r>
      </w:del>
      <w:ins w:id="5713" w:author="Lektorat Bauer" w:date="2025-03-03T16:38:00Z" w16du:dateUtc="2025-03-03T15:38:00Z">
        <w:r w:rsidR="00767FEB">
          <w:rPr>
            <w:rFonts w:ascii="Arial" w:hAnsi="Arial" w:cs="Arial"/>
            <w:sz w:val="24"/>
            <w:szCs w:val="24"/>
          </w:rPr>
          <w:t>Joost nickte und dachte eine Weile nach.</w:t>
        </w:r>
      </w:ins>
    </w:p>
    <w:p w14:paraId="316B0A11" w14:textId="77777777" w:rsidR="00767FEB" w:rsidRDefault="00944672" w:rsidP="00623B68">
      <w:pPr>
        <w:autoSpaceDE w:val="0"/>
        <w:autoSpaceDN w:val="0"/>
        <w:adjustRightInd w:val="0"/>
        <w:spacing w:after="0" w:line="360" w:lineRule="auto"/>
        <w:ind w:firstLine="227"/>
        <w:jc w:val="both"/>
        <w:rPr>
          <w:ins w:id="5714" w:author="Lektorat Bauer" w:date="2025-03-03T16:38:00Z" w16du:dateUtc="2025-03-03T15:38:00Z"/>
          <w:rFonts w:ascii="Arial" w:hAnsi="Arial" w:cs="Arial"/>
          <w:sz w:val="24"/>
          <w:szCs w:val="24"/>
        </w:rPr>
      </w:pPr>
      <w:r w:rsidRPr="00944672">
        <w:rPr>
          <w:rFonts w:ascii="Arial" w:hAnsi="Arial" w:cs="Arial"/>
          <w:sz w:val="24"/>
          <w:szCs w:val="24"/>
        </w:rPr>
        <w:t xml:space="preserve">„Ok, </w:t>
      </w:r>
      <w:ins w:id="5715" w:author="Lektorat Bauer" w:date="2025-03-03T16:37:00Z" w16du:dateUtc="2025-03-03T15:37:00Z">
        <w:r w:rsidR="00767FEB">
          <w:rPr>
            <w:rFonts w:ascii="Arial" w:hAnsi="Arial" w:cs="Arial"/>
            <w:sz w:val="24"/>
            <w:szCs w:val="24"/>
          </w:rPr>
          <w:t>t</w:t>
        </w:r>
      </w:ins>
      <w:del w:id="5716" w:author="Lektorat Bauer" w:date="2025-03-03T16:37:00Z" w16du:dateUtc="2025-03-03T15:37:00Z">
        <w:r w:rsidRPr="00944672" w:rsidDel="00767FEB">
          <w:rPr>
            <w:rFonts w:ascii="Arial" w:hAnsi="Arial" w:cs="Arial"/>
            <w:sz w:val="24"/>
            <w:szCs w:val="24"/>
          </w:rPr>
          <w:delText>T</w:delText>
        </w:r>
      </w:del>
      <w:r w:rsidRPr="00944672">
        <w:rPr>
          <w:rFonts w:ascii="Arial" w:hAnsi="Arial" w:cs="Arial"/>
          <w:sz w:val="24"/>
          <w:szCs w:val="24"/>
        </w:rPr>
        <w:t xml:space="preserve">un wir mal so, als würde ich Interesse haben. Was genau soll ich tun?“ </w:t>
      </w:r>
    </w:p>
    <w:p w14:paraId="7888BB43" w14:textId="77777777" w:rsidR="00767FEB" w:rsidRDefault="00944672" w:rsidP="00623B68">
      <w:pPr>
        <w:autoSpaceDE w:val="0"/>
        <w:autoSpaceDN w:val="0"/>
        <w:adjustRightInd w:val="0"/>
        <w:spacing w:after="0" w:line="360" w:lineRule="auto"/>
        <w:ind w:firstLine="227"/>
        <w:jc w:val="both"/>
        <w:rPr>
          <w:ins w:id="5717" w:author="Lektorat Bauer" w:date="2025-03-03T16:38:00Z" w16du:dateUtc="2025-03-03T15:38:00Z"/>
          <w:rFonts w:ascii="Arial" w:hAnsi="Arial" w:cs="Arial"/>
          <w:sz w:val="24"/>
          <w:szCs w:val="24"/>
        </w:rPr>
      </w:pPr>
      <w:r w:rsidRPr="00944672">
        <w:rPr>
          <w:rFonts w:ascii="Arial" w:hAnsi="Arial" w:cs="Arial"/>
          <w:sz w:val="24"/>
          <w:szCs w:val="24"/>
        </w:rPr>
        <w:t xml:space="preserve">„Kennst Du eine Bank in Malaysia mit dem Namen ‚MHUGE‘?“ </w:t>
      </w:r>
    </w:p>
    <w:p w14:paraId="4C5EEA4F" w14:textId="7A465DC8"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„Huge Money? Nein, noch nie gehört.“</w:t>
      </w:r>
    </w:p>
    <w:p w14:paraId="3938064A" w14:textId="77777777" w:rsidR="00767FEB" w:rsidRDefault="00944672" w:rsidP="00623B68">
      <w:pPr>
        <w:autoSpaceDE w:val="0"/>
        <w:autoSpaceDN w:val="0"/>
        <w:adjustRightInd w:val="0"/>
        <w:spacing w:after="0" w:line="360" w:lineRule="auto"/>
        <w:ind w:firstLine="227"/>
        <w:jc w:val="both"/>
        <w:rPr>
          <w:ins w:id="5718" w:author="Lektorat Bauer" w:date="2025-03-03T16:38:00Z" w16du:dateUtc="2025-03-03T15:38:00Z"/>
          <w:rFonts w:ascii="Arial" w:hAnsi="Arial" w:cs="Arial"/>
          <w:sz w:val="24"/>
          <w:szCs w:val="24"/>
        </w:rPr>
      </w:pPr>
      <w:r w:rsidRPr="00944672">
        <w:rPr>
          <w:rFonts w:ascii="Arial" w:hAnsi="Arial" w:cs="Arial"/>
          <w:sz w:val="24"/>
          <w:szCs w:val="24"/>
        </w:rPr>
        <w:lastRenderedPageBreak/>
        <w:t xml:space="preserve">„Ich habe vor dem Abschalten noch die Spur der Kolonne durch Kuala Lumpur zurückverfolgt.“ </w:t>
      </w:r>
    </w:p>
    <w:p w14:paraId="01B66A3C" w14:textId="77777777" w:rsidR="00767FEB" w:rsidRDefault="00944672" w:rsidP="00623B68">
      <w:pPr>
        <w:autoSpaceDE w:val="0"/>
        <w:autoSpaceDN w:val="0"/>
        <w:adjustRightInd w:val="0"/>
        <w:spacing w:after="0" w:line="360" w:lineRule="auto"/>
        <w:ind w:firstLine="227"/>
        <w:jc w:val="both"/>
        <w:rPr>
          <w:ins w:id="5719" w:author="Lektorat Bauer" w:date="2025-03-03T16:38:00Z" w16du:dateUtc="2025-03-03T15:38:00Z"/>
          <w:rFonts w:ascii="Arial" w:hAnsi="Arial" w:cs="Arial"/>
          <w:sz w:val="24"/>
          <w:szCs w:val="24"/>
        </w:rPr>
      </w:pPr>
      <w:r w:rsidRPr="00944672">
        <w:rPr>
          <w:rFonts w:ascii="Arial" w:hAnsi="Arial" w:cs="Arial"/>
          <w:sz w:val="24"/>
          <w:szCs w:val="24"/>
        </w:rPr>
        <w:t xml:space="preserve">„Will ich wissen, woher Du die Daten hast?“ </w:t>
      </w:r>
    </w:p>
    <w:p w14:paraId="7318D23E" w14:textId="0E3D05C8" w:rsidR="00767FEB" w:rsidRDefault="00944672" w:rsidP="00623B68">
      <w:pPr>
        <w:autoSpaceDE w:val="0"/>
        <w:autoSpaceDN w:val="0"/>
        <w:adjustRightInd w:val="0"/>
        <w:spacing w:after="0" w:line="360" w:lineRule="auto"/>
        <w:ind w:firstLine="227"/>
        <w:jc w:val="both"/>
        <w:rPr>
          <w:ins w:id="5720" w:author="Lektorat Bauer" w:date="2025-03-03T16:38:00Z" w16du:dateUtc="2025-03-03T15:38:00Z"/>
          <w:rFonts w:ascii="Arial" w:hAnsi="Arial" w:cs="Arial"/>
          <w:sz w:val="24"/>
          <w:szCs w:val="24"/>
        </w:rPr>
      </w:pPr>
      <w:r w:rsidRPr="00944672">
        <w:rPr>
          <w:rFonts w:ascii="Arial" w:hAnsi="Arial" w:cs="Arial"/>
          <w:sz w:val="24"/>
          <w:szCs w:val="24"/>
        </w:rPr>
        <w:t xml:space="preserve">„Ich glaube nicht.“ </w:t>
      </w:r>
      <w:del w:id="5721" w:author="Lektorat Bauer" w:date="2025-03-03T16:38:00Z" w16du:dateUtc="2025-03-03T15:38:00Z">
        <w:r w:rsidRPr="00944672" w:rsidDel="00767FEB">
          <w:rPr>
            <w:rFonts w:ascii="Arial" w:hAnsi="Arial" w:cs="Arial"/>
            <w:sz w:val="24"/>
            <w:szCs w:val="24"/>
          </w:rPr>
          <w:delText>„OK, erzähle weiter.“</w:delText>
        </w:r>
      </w:del>
      <w:ins w:id="5722" w:author="Lektorat Bauer" w:date="2025-03-03T16:38:00Z" w16du:dateUtc="2025-03-03T15:38:00Z">
        <w:r w:rsidR="00767FEB">
          <w:rPr>
            <w:rFonts w:ascii="Arial" w:hAnsi="Arial" w:cs="Arial"/>
            <w:sz w:val="24"/>
            <w:szCs w:val="24"/>
          </w:rPr>
          <w:t xml:space="preserve">Joost </w:t>
        </w:r>
      </w:ins>
      <w:ins w:id="5723" w:author="Lektorat Bauer" w:date="2025-03-03T16:39:00Z" w16du:dateUtc="2025-03-03T15:39:00Z">
        <w:r w:rsidR="00767FEB">
          <w:rPr>
            <w:rFonts w:ascii="Arial" w:hAnsi="Arial" w:cs="Arial"/>
            <w:sz w:val="24"/>
            <w:szCs w:val="24"/>
          </w:rPr>
          <w:t>seufzte und bedeutete ihm, fortzufahren.</w:t>
        </w:r>
      </w:ins>
      <w:r w:rsidRPr="00944672">
        <w:rPr>
          <w:rFonts w:ascii="Arial" w:hAnsi="Arial" w:cs="Arial"/>
          <w:sz w:val="24"/>
          <w:szCs w:val="24"/>
        </w:rPr>
        <w:t xml:space="preserve"> </w:t>
      </w:r>
    </w:p>
    <w:p w14:paraId="704FABF1" w14:textId="6C1225F6"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„Der Transport </w:t>
      </w:r>
      <w:del w:id="5724" w:author="Lektorat Bauer" w:date="2025-03-03T16:39:00Z" w16du:dateUtc="2025-03-03T15:39:00Z">
        <w:r w:rsidRPr="00944672" w:rsidDel="00767FEB">
          <w:rPr>
            <w:rFonts w:ascii="Arial" w:hAnsi="Arial" w:cs="Arial"/>
            <w:sz w:val="24"/>
            <w:szCs w:val="24"/>
          </w:rPr>
          <w:delText xml:space="preserve">hat </w:delText>
        </w:r>
      </w:del>
      <w:ins w:id="5725" w:author="Lektorat Bauer" w:date="2025-03-03T16:39:00Z" w16du:dateUtc="2025-03-03T15:39:00Z">
        <w:r w:rsidR="00767FEB">
          <w:rPr>
            <w:rFonts w:ascii="Arial" w:hAnsi="Arial" w:cs="Arial"/>
            <w:sz w:val="24"/>
            <w:szCs w:val="24"/>
          </w:rPr>
          <w:t xml:space="preserve">benötigte </w:t>
        </w:r>
      </w:ins>
      <w:r w:rsidRPr="00944672">
        <w:rPr>
          <w:rFonts w:ascii="Arial" w:hAnsi="Arial" w:cs="Arial"/>
          <w:sz w:val="24"/>
          <w:szCs w:val="24"/>
        </w:rPr>
        <w:t xml:space="preserve">von der MHUGE-Bank </w:t>
      </w:r>
      <w:del w:id="5726" w:author="Lektorat Bauer" w:date="2025-03-03T16:39:00Z" w16du:dateUtc="2025-03-03T15:39:00Z">
        <w:r w:rsidRPr="00944672" w:rsidDel="00767FEB">
          <w:rPr>
            <w:rFonts w:ascii="Arial" w:hAnsi="Arial" w:cs="Arial"/>
            <w:sz w:val="24"/>
            <w:szCs w:val="24"/>
          </w:rPr>
          <w:delText xml:space="preserve">23 Minuten </w:delText>
        </w:r>
      </w:del>
      <w:r w:rsidRPr="00944672">
        <w:rPr>
          <w:rFonts w:ascii="Arial" w:hAnsi="Arial" w:cs="Arial"/>
          <w:sz w:val="24"/>
          <w:szCs w:val="24"/>
        </w:rPr>
        <w:t xml:space="preserve">bis zur Cargo-City Security </w:t>
      </w:r>
      <w:del w:id="5727" w:author="Lektorat Bauer" w:date="2025-03-03T16:39:00Z" w16du:dateUtc="2025-03-03T15:39:00Z">
        <w:r w:rsidRPr="00944672" w:rsidDel="00767FEB">
          <w:rPr>
            <w:rFonts w:ascii="Arial" w:hAnsi="Arial" w:cs="Arial"/>
            <w:sz w:val="24"/>
            <w:szCs w:val="24"/>
          </w:rPr>
          <w:delText>benötigt</w:delText>
        </w:r>
      </w:del>
      <w:ins w:id="5728" w:author="Lektorat Bauer" w:date="2025-03-03T16:39:00Z" w16du:dateUtc="2025-03-03T15:39:00Z">
        <w:r w:rsidR="00767FEB">
          <w:rPr>
            <w:rFonts w:ascii="Arial" w:hAnsi="Arial" w:cs="Arial"/>
            <w:sz w:val="24"/>
            <w:szCs w:val="24"/>
          </w:rPr>
          <w:t>23 Minuten</w:t>
        </w:r>
      </w:ins>
      <w:r w:rsidRPr="00944672">
        <w:rPr>
          <w:rFonts w:ascii="Arial" w:hAnsi="Arial" w:cs="Arial"/>
          <w:sz w:val="24"/>
          <w:szCs w:val="24"/>
        </w:rPr>
        <w:t>. Es gab keine Stopps, keine rote Ampel.“</w:t>
      </w:r>
    </w:p>
    <w:p w14:paraId="74CE8EC2" w14:textId="77777777" w:rsidR="00767FEB" w:rsidRDefault="00944672" w:rsidP="00623B68">
      <w:pPr>
        <w:autoSpaceDE w:val="0"/>
        <w:autoSpaceDN w:val="0"/>
        <w:adjustRightInd w:val="0"/>
        <w:spacing w:after="0" w:line="360" w:lineRule="auto"/>
        <w:ind w:firstLine="227"/>
        <w:jc w:val="both"/>
        <w:rPr>
          <w:ins w:id="5729" w:author="Lektorat Bauer" w:date="2025-03-03T16:40:00Z" w16du:dateUtc="2025-03-03T15:40:00Z"/>
          <w:rFonts w:ascii="Arial" w:hAnsi="Arial" w:cs="Arial"/>
          <w:sz w:val="24"/>
          <w:szCs w:val="24"/>
        </w:rPr>
      </w:pPr>
      <w:r w:rsidRPr="00944672">
        <w:rPr>
          <w:rFonts w:ascii="Arial" w:hAnsi="Arial" w:cs="Arial"/>
          <w:sz w:val="24"/>
          <w:szCs w:val="24"/>
        </w:rPr>
        <w:t xml:space="preserve">„Keine Stopps? Das war also vorbereitet.“ </w:t>
      </w:r>
    </w:p>
    <w:p w14:paraId="0B8898B1" w14:textId="77777777" w:rsidR="00767FEB" w:rsidRDefault="00944672" w:rsidP="00623B68">
      <w:pPr>
        <w:autoSpaceDE w:val="0"/>
        <w:autoSpaceDN w:val="0"/>
        <w:adjustRightInd w:val="0"/>
        <w:spacing w:after="0" w:line="360" w:lineRule="auto"/>
        <w:ind w:firstLine="227"/>
        <w:jc w:val="both"/>
        <w:rPr>
          <w:ins w:id="5730" w:author="Lektorat Bauer" w:date="2025-03-03T16:40:00Z" w16du:dateUtc="2025-03-03T15:40:00Z"/>
          <w:rFonts w:ascii="Arial" w:hAnsi="Arial" w:cs="Arial"/>
          <w:sz w:val="24"/>
          <w:szCs w:val="24"/>
        </w:rPr>
      </w:pPr>
      <w:r w:rsidRPr="00944672">
        <w:rPr>
          <w:rFonts w:ascii="Arial" w:hAnsi="Arial" w:cs="Arial"/>
          <w:sz w:val="24"/>
          <w:szCs w:val="24"/>
        </w:rPr>
        <w:t xml:space="preserve">„So sehe ich das auch.“ </w:t>
      </w:r>
    </w:p>
    <w:p w14:paraId="3B843530" w14:textId="36859D1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„Weißt Du</w:t>
      </w:r>
      <w:ins w:id="5731" w:author="Lektorat Bauer" w:date="2025-03-03T16:40:00Z" w16du:dateUtc="2025-03-03T15:40:00Z">
        <w:r w:rsidR="00767FEB">
          <w:rPr>
            <w:rFonts w:ascii="Arial" w:hAnsi="Arial" w:cs="Arial"/>
            <w:sz w:val="24"/>
            <w:szCs w:val="24"/>
          </w:rPr>
          <w:t>,</w:t>
        </w:r>
      </w:ins>
      <w:r w:rsidRPr="00944672">
        <w:rPr>
          <w:rFonts w:ascii="Arial" w:hAnsi="Arial" w:cs="Arial"/>
          <w:sz w:val="24"/>
          <w:szCs w:val="24"/>
        </w:rPr>
        <w:t xml:space="preserve"> was</w:t>
      </w:r>
      <w:del w:id="5732" w:author="Lektorat Bauer" w:date="2025-03-03T16:40:00Z" w16du:dateUtc="2025-03-03T15:40:00Z">
        <w:r w:rsidRPr="00944672" w:rsidDel="00767FEB">
          <w:rPr>
            <w:rFonts w:ascii="Arial" w:hAnsi="Arial" w:cs="Arial"/>
            <w:sz w:val="24"/>
            <w:szCs w:val="24"/>
          </w:rPr>
          <w:delText>,</w:delText>
        </w:r>
      </w:del>
      <w:r w:rsidRPr="00944672">
        <w:rPr>
          <w:rFonts w:ascii="Arial" w:hAnsi="Arial" w:cs="Arial"/>
          <w:sz w:val="24"/>
          <w:szCs w:val="24"/>
        </w:rPr>
        <w:t xml:space="preserve"> die transportiert haben?“  </w:t>
      </w:r>
    </w:p>
    <w:p w14:paraId="57B0BFE9" w14:textId="77777777" w:rsidR="00767FEB" w:rsidRDefault="00944672" w:rsidP="00623B68">
      <w:pPr>
        <w:autoSpaceDE w:val="0"/>
        <w:autoSpaceDN w:val="0"/>
        <w:adjustRightInd w:val="0"/>
        <w:spacing w:after="0" w:line="360" w:lineRule="auto"/>
        <w:ind w:firstLine="227"/>
        <w:jc w:val="both"/>
        <w:rPr>
          <w:ins w:id="5733" w:author="Lektorat Bauer" w:date="2025-03-03T16:40:00Z" w16du:dateUtc="2025-03-03T15:40:00Z"/>
          <w:rFonts w:ascii="Arial" w:hAnsi="Arial" w:cs="Arial"/>
          <w:sz w:val="24"/>
          <w:szCs w:val="24"/>
        </w:rPr>
      </w:pPr>
      <w:r w:rsidRPr="00944672">
        <w:rPr>
          <w:rFonts w:ascii="Arial" w:hAnsi="Arial" w:cs="Arial"/>
          <w:sz w:val="24"/>
          <w:szCs w:val="24"/>
        </w:rPr>
        <w:t xml:space="preserve">„Also Joost, ich bin zwar gut, aber so gut, dann auch wieder nicht. Ich musste den Computer runterfahren, sonst wäre ich entdeckt worden.“ </w:t>
      </w:r>
    </w:p>
    <w:p w14:paraId="59F936FF" w14:textId="4E101FE0"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„Stimmt</w:t>
      </w:r>
      <w:del w:id="5734" w:author="Lektorat Bauer" w:date="2025-03-03T16:40:00Z" w16du:dateUtc="2025-03-03T15:40:00Z">
        <w:r w:rsidRPr="00944672" w:rsidDel="00767FEB">
          <w:rPr>
            <w:rFonts w:ascii="Arial" w:hAnsi="Arial" w:cs="Arial"/>
            <w:sz w:val="24"/>
            <w:szCs w:val="24"/>
          </w:rPr>
          <w:delText>, hatte ich übersehen.“</w:delText>
        </w:r>
      </w:del>
      <w:ins w:id="5735" w:author="Lektorat Bauer" w:date="2025-03-03T16:40:00Z" w16du:dateUtc="2025-03-03T15:40:00Z">
        <w:r w:rsidR="00767FEB">
          <w:rPr>
            <w:rFonts w:ascii="Arial" w:hAnsi="Arial" w:cs="Arial"/>
            <w:sz w:val="24"/>
            <w:szCs w:val="24"/>
          </w:rPr>
          <w:t xml:space="preserve">“, antwortete Joost und rieb sich die Schläfen. Er war nun eindeutig interessiert, das war für Thomas nicht zu </w:t>
        </w:r>
        <w:commentRangeStart w:id="5736"/>
        <w:r w:rsidR="00767FEB">
          <w:rPr>
            <w:rFonts w:ascii="Arial" w:hAnsi="Arial" w:cs="Arial"/>
            <w:sz w:val="24"/>
            <w:szCs w:val="24"/>
          </w:rPr>
          <w:t>übersehen</w:t>
        </w:r>
        <w:commentRangeEnd w:id="5736"/>
        <w:r w:rsidR="00767FEB">
          <w:rPr>
            <w:rStyle w:val="Kommentarzeichen"/>
          </w:rPr>
          <w:commentReference w:id="5736"/>
        </w:r>
        <w:r w:rsidR="00767FEB">
          <w:rPr>
            <w:rFonts w:ascii="Arial" w:hAnsi="Arial" w:cs="Arial"/>
            <w:sz w:val="24"/>
            <w:szCs w:val="24"/>
          </w:rPr>
          <w:t>.</w:t>
        </w:r>
      </w:ins>
      <w:ins w:id="5737" w:author="Lektorat Bauer" w:date="2025-03-03T16:47:00Z" w16du:dateUtc="2025-03-03T15:47:00Z">
        <w:r w:rsidR="00D249E4">
          <w:rPr>
            <w:rFonts w:ascii="Arial" w:hAnsi="Arial" w:cs="Arial"/>
            <w:sz w:val="24"/>
            <w:szCs w:val="24"/>
          </w:rPr>
          <w:t xml:space="preserve"> Aber das hieß noch lange nicht, dass er ihm helfen würde.</w:t>
        </w:r>
      </w:ins>
      <w:r w:rsidRPr="00944672">
        <w:rPr>
          <w:rFonts w:ascii="Arial" w:hAnsi="Arial" w:cs="Arial"/>
          <w:sz w:val="24"/>
          <w:szCs w:val="24"/>
        </w:rPr>
        <w:t xml:space="preserve"> </w:t>
      </w:r>
    </w:p>
    <w:p w14:paraId="525CE3C1" w14:textId="77777777" w:rsidR="00767FEB" w:rsidRDefault="00944672" w:rsidP="00623B68">
      <w:pPr>
        <w:autoSpaceDE w:val="0"/>
        <w:autoSpaceDN w:val="0"/>
        <w:adjustRightInd w:val="0"/>
        <w:spacing w:after="0" w:line="360" w:lineRule="auto"/>
        <w:ind w:firstLine="227"/>
        <w:jc w:val="both"/>
        <w:rPr>
          <w:ins w:id="5738" w:author="Lektorat Bauer" w:date="2025-03-03T16:41:00Z" w16du:dateUtc="2025-03-03T15:41:00Z"/>
          <w:rFonts w:ascii="Arial" w:hAnsi="Arial" w:cs="Arial"/>
          <w:sz w:val="24"/>
          <w:szCs w:val="24"/>
        </w:rPr>
      </w:pPr>
      <w:r w:rsidRPr="00944672">
        <w:rPr>
          <w:rFonts w:ascii="Arial" w:hAnsi="Arial" w:cs="Arial"/>
          <w:sz w:val="24"/>
          <w:szCs w:val="24"/>
        </w:rPr>
        <w:t>„Also, Du kennst die MHUGE-Bank nicht und hast noch nie von ihr gehört. Andererseits begleitet eine Militäreskorte etwas, aus eben dieser Bank, zu einem Flugzeug, das danach verschwindet. Ich gehe jedoch nicht davon aus, dass es sich dabei um ein Tarnkappensystem gehandelt hat.“</w:t>
      </w:r>
      <w:del w:id="5739" w:author="Lektorat Bauer" w:date="2025-03-03T16:41:00Z" w16du:dateUtc="2025-03-03T15:41:00Z">
        <w:r w:rsidRPr="00944672" w:rsidDel="00767FEB">
          <w:rPr>
            <w:rFonts w:ascii="Arial" w:hAnsi="Arial" w:cs="Arial"/>
            <w:sz w:val="24"/>
            <w:szCs w:val="24"/>
          </w:rPr>
          <w:delText xml:space="preserve"> Daraufhin musste </w:delText>
        </w:r>
      </w:del>
    </w:p>
    <w:p w14:paraId="0365ED45" w14:textId="77777777" w:rsidR="00767FEB" w:rsidRDefault="00944672" w:rsidP="00767FEB">
      <w:pPr>
        <w:autoSpaceDE w:val="0"/>
        <w:autoSpaceDN w:val="0"/>
        <w:adjustRightInd w:val="0"/>
        <w:spacing w:after="0" w:line="360" w:lineRule="auto"/>
        <w:ind w:firstLine="227"/>
        <w:jc w:val="both"/>
        <w:rPr>
          <w:ins w:id="5740" w:author="Lektorat Bauer" w:date="2025-03-03T16:42:00Z" w16du:dateUtc="2025-03-03T15:42:00Z"/>
          <w:rFonts w:ascii="Arial" w:hAnsi="Arial" w:cs="Arial"/>
          <w:sz w:val="24"/>
          <w:szCs w:val="24"/>
        </w:rPr>
      </w:pPr>
      <w:r w:rsidRPr="00944672">
        <w:rPr>
          <w:rFonts w:ascii="Arial" w:hAnsi="Arial" w:cs="Arial"/>
          <w:sz w:val="24"/>
          <w:szCs w:val="24"/>
        </w:rPr>
        <w:t>Joost van der Dijkstraat</w:t>
      </w:r>
      <w:ins w:id="5741" w:author="Lektorat Bauer" w:date="2025-03-03T16:41:00Z" w16du:dateUtc="2025-03-03T15:41:00Z">
        <w:r w:rsidR="00767FEB">
          <w:rPr>
            <w:rFonts w:ascii="Arial" w:hAnsi="Arial" w:cs="Arial"/>
            <w:sz w:val="24"/>
            <w:szCs w:val="24"/>
          </w:rPr>
          <w:t xml:space="preserve"> musste</w:t>
        </w:r>
      </w:ins>
      <w:r w:rsidRPr="00944672">
        <w:rPr>
          <w:rFonts w:ascii="Arial" w:hAnsi="Arial" w:cs="Arial"/>
          <w:sz w:val="24"/>
          <w:szCs w:val="24"/>
        </w:rPr>
        <w:t xml:space="preserve"> losprusten</w:t>
      </w:r>
      <w:del w:id="5742" w:author="Lektorat Bauer" w:date="2025-03-03T16:41:00Z" w16du:dateUtc="2025-03-03T15:41:00Z">
        <w:r w:rsidRPr="00944672" w:rsidDel="00767FEB">
          <w:rPr>
            <w:rFonts w:ascii="Arial" w:hAnsi="Arial" w:cs="Arial"/>
            <w:sz w:val="24"/>
            <w:szCs w:val="24"/>
          </w:rPr>
          <w:delText>,</w:delText>
        </w:r>
      </w:del>
      <w:r w:rsidRPr="00944672">
        <w:rPr>
          <w:rFonts w:ascii="Arial" w:hAnsi="Arial" w:cs="Arial"/>
          <w:sz w:val="24"/>
          <w:szCs w:val="24"/>
        </w:rPr>
        <w:t xml:space="preserve"> und hätte fast seinen Kaffeebecher umgeworfen. „Nein, ich denke, dass selbst in Malaysia die Tarnkappensysteme nicht in Banken gelagert werden</w:t>
      </w:r>
      <w:del w:id="5743" w:author="Lektorat Bauer" w:date="2025-03-03T16:41:00Z" w16du:dateUtc="2025-03-03T15:41:00Z">
        <w:r w:rsidRPr="00944672" w:rsidDel="00767FEB">
          <w:rPr>
            <w:rFonts w:ascii="Arial" w:hAnsi="Arial" w:cs="Arial"/>
            <w:sz w:val="24"/>
            <w:szCs w:val="24"/>
          </w:rPr>
          <w:delText>.</w:delText>
        </w:r>
      </w:del>
      <w:r w:rsidRPr="00944672">
        <w:rPr>
          <w:rFonts w:ascii="Arial" w:hAnsi="Arial" w:cs="Arial"/>
          <w:sz w:val="24"/>
          <w:szCs w:val="24"/>
        </w:rPr>
        <w:t>“</w:t>
      </w:r>
      <w:ins w:id="5744" w:author="Lektorat Bauer" w:date="2025-03-03T16:41:00Z" w16du:dateUtc="2025-03-03T15:41:00Z">
        <w:r w:rsidR="00767FEB">
          <w:rPr>
            <w:rFonts w:ascii="Arial" w:hAnsi="Arial" w:cs="Arial"/>
            <w:sz w:val="24"/>
            <w:szCs w:val="24"/>
          </w:rPr>
          <w:t>,</w:t>
        </w:r>
      </w:ins>
      <w:r w:rsidRPr="00944672">
        <w:rPr>
          <w:rFonts w:ascii="Arial" w:hAnsi="Arial" w:cs="Arial"/>
          <w:sz w:val="24"/>
          <w:szCs w:val="24"/>
        </w:rPr>
        <w:t xml:space="preserve"> </w:t>
      </w:r>
      <w:ins w:id="5745" w:author="Lektorat Bauer" w:date="2025-03-03T16:41:00Z" w16du:dateUtc="2025-03-03T15:41:00Z">
        <w:r w:rsidR="00767FEB">
          <w:rPr>
            <w:rFonts w:ascii="Arial" w:hAnsi="Arial" w:cs="Arial"/>
            <w:sz w:val="24"/>
            <w:szCs w:val="24"/>
          </w:rPr>
          <w:t>a</w:t>
        </w:r>
      </w:ins>
      <w:del w:id="5746" w:author="Lektorat Bauer" w:date="2025-03-03T16:41:00Z" w16du:dateUtc="2025-03-03T15:41:00Z">
        <w:r w:rsidRPr="00944672" w:rsidDel="00767FEB">
          <w:rPr>
            <w:rFonts w:ascii="Arial" w:hAnsi="Arial" w:cs="Arial"/>
            <w:sz w:val="24"/>
            <w:szCs w:val="24"/>
          </w:rPr>
          <w:delText>A</w:delText>
        </w:r>
      </w:del>
      <w:r w:rsidRPr="00944672">
        <w:rPr>
          <w:rFonts w:ascii="Arial" w:hAnsi="Arial" w:cs="Arial"/>
          <w:sz w:val="24"/>
          <w:szCs w:val="24"/>
        </w:rPr>
        <w:t xml:space="preserve">ntwortete </w:t>
      </w:r>
      <w:del w:id="5747" w:author="Lektorat Bauer" w:date="2025-03-03T16:41:00Z" w16du:dateUtc="2025-03-03T15:41:00Z">
        <w:r w:rsidRPr="00944672" w:rsidDel="00767FEB">
          <w:rPr>
            <w:rFonts w:ascii="Arial" w:hAnsi="Arial" w:cs="Arial"/>
            <w:sz w:val="24"/>
            <w:szCs w:val="24"/>
          </w:rPr>
          <w:delText xml:space="preserve">Joost </w:delText>
        </w:r>
      </w:del>
      <w:ins w:id="5748" w:author="Lektorat Bauer" w:date="2025-03-03T16:41:00Z" w16du:dateUtc="2025-03-03T15:41:00Z">
        <w:r w:rsidR="00767FEB">
          <w:rPr>
            <w:rFonts w:ascii="Arial" w:hAnsi="Arial" w:cs="Arial"/>
            <w:sz w:val="24"/>
            <w:szCs w:val="24"/>
          </w:rPr>
          <w:t>er</w:t>
        </w:r>
        <w:r w:rsidR="00767FEB" w:rsidRPr="00944672">
          <w:rPr>
            <w:rFonts w:ascii="Arial" w:hAnsi="Arial" w:cs="Arial"/>
            <w:sz w:val="24"/>
            <w:szCs w:val="24"/>
          </w:rPr>
          <w:t xml:space="preserve"> </w:t>
        </w:r>
      </w:ins>
      <w:r w:rsidRPr="00944672">
        <w:rPr>
          <w:rFonts w:ascii="Arial" w:hAnsi="Arial" w:cs="Arial"/>
          <w:sz w:val="24"/>
          <w:szCs w:val="24"/>
        </w:rPr>
        <w:t xml:space="preserve">immer noch lachend, </w:t>
      </w:r>
      <w:del w:id="5749" w:author="Lektorat Bauer" w:date="2025-03-03T16:41:00Z" w16du:dateUtc="2025-03-03T15:41:00Z">
        <w:r w:rsidRPr="00944672" w:rsidDel="00767FEB">
          <w:rPr>
            <w:rFonts w:ascii="Arial" w:hAnsi="Arial" w:cs="Arial"/>
            <w:sz w:val="24"/>
            <w:szCs w:val="24"/>
          </w:rPr>
          <w:delText xml:space="preserve">dann </w:delText>
        </w:r>
      </w:del>
      <w:ins w:id="5750" w:author="Lektorat Bauer" w:date="2025-03-03T16:41:00Z" w16du:dateUtc="2025-03-03T15:41:00Z">
        <w:r w:rsidR="00767FEB">
          <w:rPr>
            <w:rFonts w:ascii="Arial" w:hAnsi="Arial" w:cs="Arial"/>
            <w:sz w:val="24"/>
            <w:szCs w:val="24"/>
          </w:rPr>
          <w:t>ehe er</w:t>
        </w:r>
        <w:r w:rsidR="00767FEB" w:rsidRPr="00944672">
          <w:rPr>
            <w:rFonts w:ascii="Arial" w:hAnsi="Arial" w:cs="Arial"/>
            <w:sz w:val="24"/>
            <w:szCs w:val="24"/>
          </w:rPr>
          <w:t xml:space="preserve"> </w:t>
        </w:r>
      </w:ins>
      <w:del w:id="5751" w:author="Lektorat Bauer" w:date="2025-03-03T16:42:00Z" w16du:dateUtc="2025-03-03T15:42:00Z">
        <w:r w:rsidRPr="00944672" w:rsidDel="00767FEB">
          <w:rPr>
            <w:rFonts w:ascii="Arial" w:hAnsi="Arial" w:cs="Arial"/>
            <w:sz w:val="24"/>
            <w:szCs w:val="24"/>
          </w:rPr>
          <w:delText>wurde er wieder ernst und meinte nachdenklich</w:delText>
        </w:r>
      </w:del>
      <w:ins w:id="5752" w:author="Lektorat Bauer" w:date="2025-03-03T16:42:00Z" w16du:dateUtc="2025-03-03T15:42:00Z">
        <w:r w:rsidR="00767FEB">
          <w:rPr>
            <w:rFonts w:ascii="Arial" w:hAnsi="Arial" w:cs="Arial"/>
            <w:sz w:val="24"/>
            <w:szCs w:val="24"/>
          </w:rPr>
          <w:t>todernst nachsetzte:</w:t>
        </w:r>
      </w:ins>
      <w:del w:id="5753" w:author="Lektorat Bauer" w:date="2025-03-03T16:42:00Z" w16du:dateUtc="2025-03-03T15:42:00Z">
        <w:r w:rsidRPr="00944672" w:rsidDel="00767FEB">
          <w:rPr>
            <w:rFonts w:ascii="Arial" w:hAnsi="Arial" w:cs="Arial"/>
            <w:sz w:val="24"/>
            <w:szCs w:val="24"/>
          </w:rPr>
          <w:delText>,</w:delText>
        </w:r>
      </w:del>
      <w:r w:rsidRPr="00944672">
        <w:rPr>
          <w:rFonts w:ascii="Arial" w:hAnsi="Arial" w:cs="Arial"/>
          <w:sz w:val="24"/>
          <w:szCs w:val="24"/>
        </w:rPr>
        <w:t xml:space="preserve"> „Es kann nicht sehr viel Gold gewesen sein, dafür würde sich der Aufwand nicht lohnen. Es ist leichter, den Transport zu überfallen</w:t>
      </w:r>
      <w:del w:id="5754" w:author="Lektorat Bauer" w:date="2025-03-03T16:42:00Z" w16du:dateUtc="2025-03-03T15:42:00Z">
        <w:r w:rsidRPr="00944672" w:rsidDel="00767FEB">
          <w:rPr>
            <w:rFonts w:ascii="Arial" w:hAnsi="Arial" w:cs="Arial"/>
            <w:sz w:val="24"/>
            <w:szCs w:val="24"/>
          </w:rPr>
          <w:delText>,</w:delText>
        </w:r>
      </w:del>
      <w:r w:rsidRPr="00944672">
        <w:rPr>
          <w:rFonts w:ascii="Arial" w:hAnsi="Arial" w:cs="Arial"/>
          <w:sz w:val="24"/>
          <w:szCs w:val="24"/>
        </w:rPr>
        <w:t xml:space="preserve"> als ein Flugzeug zu entführen.“ </w:t>
      </w:r>
    </w:p>
    <w:p w14:paraId="35C854B5" w14:textId="77777777" w:rsidR="00767FEB" w:rsidRDefault="00944672" w:rsidP="00767FEB">
      <w:pPr>
        <w:autoSpaceDE w:val="0"/>
        <w:autoSpaceDN w:val="0"/>
        <w:adjustRightInd w:val="0"/>
        <w:spacing w:after="0" w:line="360" w:lineRule="auto"/>
        <w:ind w:firstLine="227"/>
        <w:jc w:val="both"/>
        <w:rPr>
          <w:ins w:id="5755" w:author="Lektorat Bauer" w:date="2025-03-03T16:42:00Z" w16du:dateUtc="2025-03-03T15:42:00Z"/>
          <w:rFonts w:ascii="Arial" w:hAnsi="Arial" w:cs="Arial"/>
          <w:sz w:val="24"/>
          <w:szCs w:val="24"/>
        </w:rPr>
      </w:pPr>
      <w:r w:rsidRPr="00944672">
        <w:rPr>
          <w:rFonts w:ascii="Arial" w:hAnsi="Arial" w:cs="Arial"/>
          <w:sz w:val="24"/>
          <w:szCs w:val="24"/>
        </w:rPr>
        <w:t>„Du denkst, also, dass ich recht haben könnte?“</w:t>
      </w:r>
      <w:del w:id="5756" w:author="Lektorat Bauer" w:date="2025-03-03T16:42:00Z" w16du:dateUtc="2025-03-03T15:42:00Z">
        <w:r w:rsidRPr="00944672" w:rsidDel="00767FEB">
          <w:rPr>
            <w:rFonts w:ascii="Arial" w:hAnsi="Arial" w:cs="Arial"/>
            <w:sz w:val="24"/>
            <w:szCs w:val="24"/>
          </w:rPr>
          <w:delText xml:space="preserve"> Fragte Thomas hoffend.</w:delText>
        </w:r>
      </w:del>
      <w:r w:rsidRPr="00944672">
        <w:rPr>
          <w:rFonts w:ascii="Arial" w:hAnsi="Arial" w:cs="Arial"/>
          <w:sz w:val="24"/>
          <w:szCs w:val="24"/>
        </w:rPr>
        <w:t xml:space="preserve"> </w:t>
      </w:r>
    </w:p>
    <w:p w14:paraId="663E55E6" w14:textId="6207ACFB" w:rsidR="00767FEB" w:rsidRDefault="00944672" w:rsidP="00767FEB">
      <w:pPr>
        <w:autoSpaceDE w:val="0"/>
        <w:autoSpaceDN w:val="0"/>
        <w:adjustRightInd w:val="0"/>
        <w:spacing w:after="0" w:line="360" w:lineRule="auto"/>
        <w:ind w:firstLine="227"/>
        <w:jc w:val="both"/>
        <w:rPr>
          <w:ins w:id="5757" w:author="Lektorat Bauer" w:date="2025-03-03T16:43:00Z" w16du:dateUtc="2025-03-03T15:43:00Z"/>
          <w:rFonts w:ascii="Arial" w:hAnsi="Arial" w:cs="Arial"/>
          <w:sz w:val="24"/>
          <w:szCs w:val="24"/>
        </w:rPr>
      </w:pPr>
      <w:r w:rsidRPr="00944672">
        <w:rPr>
          <w:rFonts w:ascii="Arial" w:hAnsi="Arial" w:cs="Arial"/>
          <w:sz w:val="24"/>
          <w:szCs w:val="24"/>
        </w:rPr>
        <w:t>„Nein, ich denke, dass Du verschiedene Sachen entdeckt hast, und weil Du in einem Thema warst, hast Du alles verbunden.</w:t>
      </w:r>
      <w:ins w:id="5758" w:author="Lektorat Bauer" w:date="2025-03-03T16:42:00Z" w16du:dateUtc="2025-03-03T15:42:00Z">
        <w:r w:rsidR="00767FEB">
          <w:rPr>
            <w:rFonts w:ascii="Arial" w:hAnsi="Arial" w:cs="Arial"/>
            <w:sz w:val="24"/>
            <w:szCs w:val="24"/>
          </w:rPr>
          <w:t xml:space="preserve"> </w:t>
        </w:r>
      </w:ins>
      <w:del w:id="5759" w:author="Lektorat Bauer" w:date="2025-03-03T16:42:00Z" w16du:dateUtc="2025-03-03T15:42:00Z">
        <w:r w:rsidRPr="00944672" w:rsidDel="00767FEB">
          <w:rPr>
            <w:rFonts w:ascii="Arial" w:hAnsi="Arial" w:cs="Arial"/>
            <w:sz w:val="24"/>
            <w:szCs w:val="24"/>
          </w:rPr>
          <w:delText xml:space="preserve">“ Schloss Joost, </w:delText>
        </w:r>
      </w:del>
      <w:del w:id="5760" w:author="Lektorat Bauer" w:date="2025-03-03T16:43:00Z" w16du:dateUtc="2025-03-03T15:43:00Z">
        <w:r w:rsidRPr="00944672" w:rsidDel="00D249E4">
          <w:rPr>
            <w:rFonts w:ascii="Arial" w:hAnsi="Arial" w:cs="Arial"/>
            <w:sz w:val="24"/>
            <w:szCs w:val="24"/>
          </w:rPr>
          <w:delText>„</w:delText>
        </w:r>
      </w:del>
      <w:r w:rsidRPr="00944672">
        <w:rPr>
          <w:rFonts w:ascii="Arial" w:hAnsi="Arial" w:cs="Arial"/>
          <w:sz w:val="24"/>
          <w:szCs w:val="24"/>
        </w:rPr>
        <w:t>Alle Einzelteile sind interessant, aber ich wüsste nicht, wer eine solche Operation durchführen sollte, ohne dass er entdeckt wird.“</w:t>
      </w:r>
      <w:del w:id="5761" w:author="Lektorat Bauer" w:date="2025-03-03T16:43:00Z" w16du:dateUtc="2025-03-03T15:43:00Z">
        <w:r w:rsidRPr="00944672" w:rsidDel="00767FEB">
          <w:rPr>
            <w:rFonts w:ascii="Arial" w:hAnsi="Arial" w:cs="Arial"/>
            <w:sz w:val="24"/>
            <w:szCs w:val="24"/>
          </w:rPr>
          <w:delText xml:space="preserve"> Kurze nachdenkliche Pause,</w:delText>
        </w:r>
      </w:del>
      <w:ins w:id="5762" w:author="Lektorat Bauer" w:date="2025-03-03T16:47:00Z" w16du:dateUtc="2025-03-03T15:47:00Z">
        <w:r w:rsidR="00D249E4">
          <w:rPr>
            <w:rFonts w:ascii="Arial" w:hAnsi="Arial" w:cs="Arial"/>
            <w:sz w:val="24"/>
            <w:szCs w:val="24"/>
          </w:rPr>
          <w:t xml:space="preserve"> Erneut gönnte sich Joost einige Zeit des Nachdenkens.</w:t>
        </w:r>
      </w:ins>
      <w:r w:rsidRPr="00944672">
        <w:rPr>
          <w:rFonts w:ascii="Arial" w:hAnsi="Arial" w:cs="Arial"/>
          <w:sz w:val="24"/>
          <w:szCs w:val="24"/>
        </w:rPr>
        <w:t xml:space="preserve"> „Nein</w:t>
      </w:r>
      <w:del w:id="5763" w:author="Lektorat Bauer" w:date="2025-03-03T16:47:00Z" w16du:dateUtc="2025-03-03T15:47:00Z">
        <w:r w:rsidRPr="00944672" w:rsidDel="00D249E4">
          <w:rPr>
            <w:rFonts w:ascii="Arial" w:hAnsi="Arial" w:cs="Arial"/>
            <w:sz w:val="24"/>
            <w:szCs w:val="24"/>
          </w:rPr>
          <w:delText>.</w:delText>
        </w:r>
      </w:del>
      <w:r w:rsidRPr="00944672">
        <w:rPr>
          <w:rFonts w:ascii="Arial" w:hAnsi="Arial" w:cs="Arial"/>
          <w:sz w:val="24"/>
          <w:szCs w:val="24"/>
        </w:rPr>
        <w:t>“</w:t>
      </w:r>
      <w:ins w:id="5764" w:author="Lektorat Bauer" w:date="2025-03-03T16:47:00Z" w16du:dateUtc="2025-03-03T15:47:00Z">
        <w:r w:rsidR="00D249E4">
          <w:rPr>
            <w:rFonts w:ascii="Arial" w:hAnsi="Arial" w:cs="Arial"/>
            <w:sz w:val="24"/>
            <w:szCs w:val="24"/>
          </w:rPr>
          <w:t>, schloss er dann.</w:t>
        </w:r>
      </w:ins>
      <w:r w:rsidRPr="00944672">
        <w:rPr>
          <w:rFonts w:ascii="Arial" w:hAnsi="Arial" w:cs="Arial"/>
          <w:sz w:val="24"/>
          <w:szCs w:val="24"/>
        </w:rPr>
        <w:t xml:space="preserve"> </w:t>
      </w:r>
    </w:p>
    <w:p w14:paraId="425974EE" w14:textId="77777777" w:rsidR="00D249E4" w:rsidRDefault="00944672" w:rsidP="00767FEB">
      <w:pPr>
        <w:autoSpaceDE w:val="0"/>
        <w:autoSpaceDN w:val="0"/>
        <w:adjustRightInd w:val="0"/>
        <w:spacing w:after="0" w:line="360" w:lineRule="auto"/>
        <w:ind w:firstLine="227"/>
        <w:jc w:val="both"/>
        <w:rPr>
          <w:ins w:id="5765" w:author="Lektorat Bauer" w:date="2025-03-03T16:48:00Z" w16du:dateUtc="2025-03-03T15:48:00Z"/>
          <w:rFonts w:ascii="Arial" w:hAnsi="Arial" w:cs="Arial"/>
          <w:sz w:val="24"/>
          <w:szCs w:val="24"/>
        </w:rPr>
      </w:pPr>
      <w:r w:rsidRPr="00944672">
        <w:rPr>
          <w:rFonts w:ascii="Arial" w:hAnsi="Arial" w:cs="Arial"/>
          <w:sz w:val="24"/>
          <w:szCs w:val="24"/>
        </w:rPr>
        <w:t xml:space="preserve">„Schade, ich dachte </w:t>
      </w:r>
      <w:commentRangeStart w:id="5766"/>
      <w:r w:rsidRPr="00944672">
        <w:rPr>
          <w:rFonts w:ascii="Arial" w:hAnsi="Arial" w:cs="Arial"/>
          <w:sz w:val="24"/>
          <w:szCs w:val="24"/>
        </w:rPr>
        <w:t>ich könnte Dich für ein paar Nachforschungen gewinnen</w:t>
      </w:r>
      <w:del w:id="5767" w:author="Lektorat Bauer" w:date="2025-03-03T16:48:00Z" w16du:dateUtc="2025-03-03T15:48:00Z">
        <w:r w:rsidRPr="00944672" w:rsidDel="00D249E4">
          <w:rPr>
            <w:rFonts w:ascii="Arial" w:hAnsi="Arial" w:cs="Arial"/>
            <w:sz w:val="24"/>
            <w:szCs w:val="24"/>
          </w:rPr>
          <w:delText>.</w:delText>
        </w:r>
      </w:del>
      <w:r w:rsidRPr="00944672">
        <w:rPr>
          <w:rFonts w:ascii="Arial" w:hAnsi="Arial" w:cs="Arial"/>
          <w:sz w:val="24"/>
          <w:szCs w:val="24"/>
        </w:rPr>
        <w:t>“</w:t>
      </w:r>
      <w:ins w:id="5768" w:author="Lektorat Bauer" w:date="2025-03-03T16:48:00Z" w16du:dateUtc="2025-03-03T15:48:00Z">
        <w:r w:rsidR="00D249E4">
          <w:rPr>
            <w:rFonts w:ascii="Arial" w:hAnsi="Arial" w:cs="Arial"/>
            <w:sz w:val="24"/>
            <w:szCs w:val="24"/>
          </w:rPr>
          <w:t>,</w:t>
        </w:r>
      </w:ins>
      <w:r w:rsidRPr="00944672">
        <w:rPr>
          <w:rFonts w:ascii="Arial" w:hAnsi="Arial" w:cs="Arial"/>
          <w:sz w:val="24"/>
          <w:szCs w:val="24"/>
        </w:rPr>
        <w:t xml:space="preserve"> </w:t>
      </w:r>
      <w:ins w:id="5769" w:author="Lektorat Bauer" w:date="2025-03-03T16:48:00Z" w16du:dateUtc="2025-03-03T15:48:00Z">
        <w:r w:rsidR="00D249E4">
          <w:rPr>
            <w:rFonts w:ascii="Arial" w:hAnsi="Arial" w:cs="Arial"/>
            <w:sz w:val="24"/>
            <w:szCs w:val="24"/>
          </w:rPr>
          <w:t>s</w:t>
        </w:r>
      </w:ins>
      <w:del w:id="5770" w:author="Lektorat Bauer" w:date="2025-03-03T16:48:00Z" w16du:dateUtc="2025-03-03T15:48:00Z">
        <w:r w:rsidRPr="00944672" w:rsidDel="00D249E4">
          <w:rPr>
            <w:rFonts w:ascii="Arial" w:hAnsi="Arial" w:cs="Arial"/>
            <w:sz w:val="24"/>
            <w:szCs w:val="24"/>
          </w:rPr>
          <w:delText>S</w:delText>
        </w:r>
      </w:del>
      <w:r w:rsidRPr="00944672">
        <w:rPr>
          <w:rFonts w:ascii="Arial" w:hAnsi="Arial" w:cs="Arial"/>
          <w:sz w:val="24"/>
          <w:szCs w:val="24"/>
        </w:rPr>
        <w:t xml:space="preserve">agte Thomas niedergeschlagen. </w:t>
      </w:r>
    </w:p>
    <w:p w14:paraId="48BFB631" w14:textId="0D599FF0" w:rsidR="00944672" w:rsidRPr="00944672" w:rsidRDefault="00944672" w:rsidP="00767FEB">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„Ich werde mir die MHUGE-Bank mal ansehen, den Teil finde ich spannend.“</w:t>
      </w:r>
      <w:commentRangeEnd w:id="5766"/>
      <w:r w:rsidR="00D249E4">
        <w:rPr>
          <w:rStyle w:val="Kommentarzeichen"/>
        </w:rPr>
        <w:commentReference w:id="5766"/>
      </w:r>
      <w:r w:rsidRPr="00944672">
        <w:rPr>
          <w:rFonts w:ascii="Arial" w:hAnsi="Arial" w:cs="Arial"/>
          <w:sz w:val="24"/>
          <w:szCs w:val="24"/>
        </w:rPr>
        <w:t xml:space="preserve"> Stellte Joost fest. </w:t>
      </w:r>
    </w:p>
    <w:p w14:paraId="49238C43" w14:textId="77777777" w:rsidR="00D249E4" w:rsidRDefault="00944672" w:rsidP="00623B68">
      <w:pPr>
        <w:autoSpaceDE w:val="0"/>
        <w:autoSpaceDN w:val="0"/>
        <w:adjustRightInd w:val="0"/>
        <w:spacing w:after="0" w:line="360" w:lineRule="auto"/>
        <w:ind w:firstLine="227"/>
        <w:jc w:val="both"/>
        <w:rPr>
          <w:ins w:id="5771" w:author="Lektorat Bauer" w:date="2025-03-03T16:48:00Z" w16du:dateUtc="2025-03-03T15:48:00Z"/>
          <w:rFonts w:ascii="Arial" w:hAnsi="Arial" w:cs="Arial"/>
          <w:sz w:val="24"/>
          <w:szCs w:val="24"/>
        </w:rPr>
      </w:pPr>
      <w:r w:rsidRPr="00944672">
        <w:rPr>
          <w:rFonts w:ascii="Arial" w:hAnsi="Arial" w:cs="Arial"/>
          <w:sz w:val="24"/>
          <w:szCs w:val="24"/>
        </w:rPr>
        <w:t xml:space="preserve">„Themawechsel,“ sagte Joost, „Was gibt es bei Dir Neues? Hast Du eine Frau, eine Freundin, beides?“ </w:t>
      </w:r>
    </w:p>
    <w:p w14:paraId="0C69E878" w14:textId="77777777" w:rsidR="00D249E4" w:rsidRDefault="00944672" w:rsidP="00623B68">
      <w:pPr>
        <w:autoSpaceDE w:val="0"/>
        <w:autoSpaceDN w:val="0"/>
        <w:adjustRightInd w:val="0"/>
        <w:spacing w:after="0" w:line="360" w:lineRule="auto"/>
        <w:ind w:firstLine="227"/>
        <w:jc w:val="both"/>
        <w:rPr>
          <w:ins w:id="5772" w:author="Lektorat Bauer" w:date="2025-03-03T16:48:00Z" w16du:dateUtc="2025-03-03T15:48:00Z"/>
          <w:rFonts w:ascii="Arial" w:hAnsi="Arial" w:cs="Arial"/>
          <w:sz w:val="24"/>
          <w:szCs w:val="24"/>
        </w:rPr>
      </w:pPr>
      <w:r w:rsidRPr="00944672">
        <w:rPr>
          <w:rFonts w:ascii="Arial" w:hAnsi="Arial" w:cs="Arial"/>
          <w:sz w:val="24"/>
          <w:szCs w:val="24"/>
        </w:rPr>
        <w:t xml:space="preserve">„Beides? </w:t>
      </w:r>
      <w:del w:id="5773" w:author="Lektorat Bauer" w:date="2025-03-03T16:48:00Z" w16du:dateUtc="2025-03-03T15:48:00Z">
        <w:r w:rsidRPr="00944672" w:rsidDel="00D249E4">
          <w:rPr>
            <w:rFonts w:ascii="Arial" w:hAnsi="Arial" w:cs="Arial"/>
            <w:sz w:val="24"/>
            <w:szCs w:val="24"/>
          </w:rPr>
          <w:delText>Wäre viel</w:delText>
        </w:r>
      </w:del>
      <w:ins w:id="5774" w:author="Lektorat Bauer" w:date="2025-03-03T16:48:00Z" w16du:dateUtc="2025-03-03T15:48:00Z">
        <w:r w:rsidR="00D249E4">
          <w:rPr>
            <w:rFonts w:ascii="Arial" w:hAnsi="Arial" w:cs="Arial"/>
            <w:sz w:val="24"/>
            <w:szCs w:val="24"/>
          </w:rPr>
          <w:t>Viel</w:t>
        </w:r>
      </w:ins>
      <w:r w:rsidRPr="00944672">
        <w:rPr>
          <w:rFonts w:ascii="Arial" w:hAnsi="Arial" w:cs="Arial"/>
          <w:sz w:val="24"/>
          <w:szCs w:val="24"/>
        </w:rPr>
        <w:t xml:space="preserve"> zu anstrengend.“ </w:t>
      </w:r>
      <w:del w:id="5775" w:author="Lektorat Bauer" w:date="2025-03-03T16:48:00Z" w16du:dateUtc="2025-03-03T15:48:00Z">
        <w:r w:rsidRPr="00944672" w:rsidDel="00D249E4">
          <w:rPr>
            <w:rFonts w:ascii="Arial" w:hAnsi="Arial" w:cs="Arial"/>
            <w:sz w:val="24"/>
            <w:szCs w:val="24"/>
          </w:rPr>
          <w:delText xml:space="preserve">Grinste </w:delText>
        </w:r>
      </w:del>
      <w:r w:rsidRPr="00944672">
        <w:rPr>
          <w:rFonts w:ascii="Arial" w:hAnsi="Arial" w:cs="Arial"/>
          <w:sz w:val="24"/>
          <w:szCs w:val="24"/>
        </w:rPr>
        <w:t>Thomas</w:t>
      </w:r>
      <w:ins w:id="5776" w:author="Lektorat Bauer" w:date="2025-03-03T16:48:00Z" w16du:dateUtc="2025-03-03T15:48:00Z">
        <w:r w:rsidR="00D249E4">
          <w:rPr>
            <w:rFonts w:ascii="Arial" w:hAnsi="Arial" w:cs="Arial"/>
            <w:sz w:val="24"/>
            <w:szCs w:val="24"/>
          </w:rPr>
          <w:t xml:space="preserve"> grinste</w:t>
        </w:r>
      </w:ins>
      <w:r w:rsidRPr="00944672">
        <w:rPr>
          <w:rFonts w:ascii="Arial" w:hAnsi="Arial" w:cs="Arial"/>
          <w:sz w:val="24"/>
          <w:szCs w:val="24"/>
        </w:rPr>
        <w:t xml:space="preserve">. </w:t>
      </w:r>
    </w:p>
    <w:p w14:paraId="13F3F5D2" w14:textId="77777777" w:rsidR="00D249E4" w:rsidRDefault="00944672" w:rsidP="00623B68">
      <w:pPr>
        <w:autoSpaceDE w:val="0"/>
        <w:autoSpaceDN w:val="0"/>
        <w:adjustRightInd w:val="0"/>
        <w:spacing w:after="0" w:line="360" w:lineRule="auto"/>
        <w:ind w:firstLine="227"/>
        <w:jc w:val="both"/>
        <w:rPr>
          <w:ins w:id="5777" w:author="Lektorat Bauer" w:date="2025-03-03T16:49:00Z" w16du:dateUtc="2025-03-03T15:49:00Z"/>
          <w:rFonts w:ascii="Arial" w:hAnsi="Arial" w:cs="Arial"/>
          <w:sz w:val="24"/>
          <w:szCs w:val="24"/>
        </w:rPr>
      </w:pPr>
      <w:r w:rsidRPr="00944672">
        <w:rPr>
          <w:rFonts w:ascii="Arial" w:hAnsi="Arial" w:cs="Arial"/>
          <w:sz w:val="24"/>
          <w:szCs w:val="24"/>
        </w:rPr>
        <w:t>„Ah</w:t>
      </w:r>
      <w:ins w:id="5778" w:author="Lektorat Bauer" w:date="2025-03-03T16:48:00Z" w16du:dateUtc="2025-03-03T15:48:00Z">
        <w:r w:rsidR="00D249E4">
          <w:rPr>
            <w:rFonts w:ascii="Arial" w:hAnsi="Arial" w:cs="Arial"/>
            <w:sz w:val="24"/>
            <w:szCs w:val="24"/>
          </w:rPr>
          <w:t>a</w:t>
        </w:r>
      </w:ins>
      <w:r w:rsidRPr="00944672">
        <w:rPr>
          <w:rFonts w:ascii="Arial" w:hAnsi="Arial" w:cs="Arial"/>
          <w:sz w:val="24"/>
          <w:szCs w:val="24"/>
        </w:rPr>
        <w:t xml:space="preserve">! </w:t>
      </w:r>
      <w:del w:id="5779" w:author="Lektorat Bauer" w:date="2025-03-03T16:48:00Z" w16du:dateUtc="2025-03-03T15:48:00Z">
        <w:r w:rsidRPr="00944672" w:rsidDel="00D249E4">
          <w:rPr>
            <w:rFonts w:ascii="Arial" w:hAnsi="Arial" w:cs="Arial"/>
            <w:sz w:val="24"/>
            <w:szCs w:val="24"/>
          </w:rPr>
          <w:delText xml:space="preserve">Also hast </w:delText>
        </w:r>
      </w:del>
      <w:r w:rsidRPr="00944672">
        <w:rPr>
          <w:rFonts w:ascii="Arial" w:hAnsi="Arial" w:cs="Arial"/>
          <w:sz w:val="24"/>
          <w:szCs w:val="24"/>
        </w:rPr>
        <w:t xml:space="preserve">Du </w:t>
      </w:r>
      <w:del w:id="5780" w:author="Lektorat Bauer" w:date="2025-03-03T16:49:00Z" w16du:dateUtc="2025-03-03T15:49:00Z">
        <w:r w:rsidRPr="00944672" w:rsidDel="00D249E4">
          <w:rPr>
            <w:rFonts w:ascii="Arial" w:hAnsi="Arial" w:cs="Arial"/>
            <w:sz w:val="24"/>
            <w:szCs w:val="24"/>
          </w:rPr>
          <w:delText xml:space="preserve">aktuell </w:delText>
        </w:r>
      </w:del>
      <w:ins w:id="5781" w:author="Lektorat Bauer" w:date="2025-03-03T16:49:00Z" w16du:dateUtc="2025-03-03T15:49:00Z">
        <w:r w:rsidR="00D249E4">
          <w:rPr>
            <w:rFonts w:ascii="Arial" w:hAnsi="Arial" w:cs="Arial"/>
            <w:sz w:val="24"/>
            <w:szCs w:val="24"/>
          </w:rPr>
          <w:t>hast also</w:t>
        </w:r>
        <w:r w:rsidR="00D249E4" w:rsidRPr="00944672">
          <w:rPr>
            <w:rFonts w:ascii="Arial" w:hAnsi="Arial" w:cs="Arial"/>
            <w:sz w:val="24"/>
            <w:szCs w:val="24"/>
          </w:rPr>
          <w:t xml:space="preserve"> </w:t>
        </w:r>
      </w:ins>
      <w:r w:rsidRPr="00944672">
        <w:rPr>
          <w:rFonts w:ascii="Arial" w:hAnsi="Arial" w:cs="Arial"/>
          <w:sz w:val="24"/>
          <w:szCs w:val="24"/>
        </w:rPr>
        <w:t>eine Frau in Deinem Leben</w:t>
      </w:r>
      <w:del w:id="5782" w:author="Lektorat Bauer" w:date="2025-03-03T16:49:00Z" w16du:dateUtc="2025-03-03T15:49:00Z">
        <w:r w:rsidRPr="00944672" w:rsidDel="00D249E4">
          <w:rPr>
            <w:rFonts w:ascii="Arial" w:hAnsi="Arial" w:cs="Arial"/>
            <w:sz w:val="24"/>
            <w:szCs w:val="24"/>
          </w:rPr>
          <w:delText>.</w:delText>
        </w:r>
      </w:del>
      <w:r w:rsidRPr="00944672">
        <w:rPr>
          <w:rFonts w:ascii="Arial" w:hAnsi="Arial" w:cs="Arial"/>
          <w:sz w:val="24"/>
          <w:szCs w:val="24"/>
        </w:rPr>
        <w:t>“</w:t>
      </w:r>
      <w:ins w:id="5783" w:author="Lektorat Bauer" w:date="2025-03-03T16:49:00Z" w16du:dateUtc="2025-03-03T15:49:00Z">
        <w:r w:rsidR="00D249E4">
          <w:rPr>
            <w:rFonts w:ascii="Arial" w:hAnsi="Arial" w:cs="Arial"/>
            <w:sz w:val="24"/>
            <w:szCs w:val="24"/>
          </w:rPr>
          <w:t>,</w:t>
        </w:r>
      </w:ins>
      <w:r w:rsidRPr="00944672">
        <w:rPr>
          <w:rFonts w:ascii="Arial" w:hAnsi="Arial" w:cs="Arial"/>
          <w:sz w:val="24"/>
          <w:szCs w:val="24"/>
        </w:rPr>
        <w:t xml:space="preserve"> </w:t>
      </w:r>
      <w:ins w:id="5784" w:author="Lektorat Bauer" w:date="2025-03-03T16:49:00Z" w16du:dateUtc="2025-03-03T15:49:00Z">
        <w:r w:rsidR="00D249E4">
          <w:rPr>
            <w:rFonts w:ascii="Arial" w:hAnsi="Arial" w:cs="Arial"/>
            <w:sz w:val="24"/>
            <w:szCs w:val="24"/>
          </w:rPr>
          <w:t>s</w:t>
        </w:r>
      </w:ins>
      <w:del w:id="5785" w:author="Lektorat Bauer" w:date="2025-03-03T16:49:00Z" w16du:dateUtc="2025-03-03T15:49:00Z">
        <w:r w:rsidRPr="00944672" w:rsidDel="00D249E4">
          <w:rPr>
            <w:rFonts w:ascii="Arial" w:hAnsi="Arial" w:cs="Arial"/>
            <w:sz w:val="24"/>
            <w:szCs w:val="24"/>
          </w:rPr>
          <w:delText>S</w:delText>
        </w:r>
      </w:del>
      <w:r w:rsidRPr="00944672">
        <w:rPr>
          <w:rFonts w:ascii="Arial" w:hAnsi="Arial" w:cs="Arial"/>
          <w:sz w:val="24"/>
          <w:szCs w:val="24"/>
        </w:rPr>
        <w:t xml:space="preserve">tellte der investigative Journalist messerscharf fest. </w:t>
      </w:r>
    </w:p>
    <w:p w14:paraId="0CF3B8C4" w14:textId="77777777" w:rsidR="00D249E4" w:rsidRDefault="00944672" w:rsidP="00623B68">
      <w:pPr>
        <w:autoSpaceDE w:val="0"/>
        <w:autoSpaceDN w:val="0"/>
        <w:adjustRightInd w:val="0"/>
        <w:spacing w:after="0" w:line="360" w:lineRule="auto"/>
        <w:ind w:firstLine="227"/>
        <w:jc w:val="both"/>
        <w:rPr>
          <w:ins w:id="5786" w:author="Lektorat Bauer" w:date="2025-03-03T16:49:00Z" w16du:dateUtc="2025-03-03T15:49:00Z"/>
          <w:rFonts w:ascii="Arial" w:hAnsi="Arial" w:cs="Arial"/>
          <w:sz w:val="24"/>
          <w:szCs w:val="24"/>
        </w:rPr>
      </w:pPr>
      <w:r w:rsidRPr="00944672">
        <w:rPr>
          <w:rFonts w:ascii="Arial" w:hAnsi="Arial" w:cs="Arial"/>
          <w:sz w:val="24"/>
          <w:szCs w:val="24"/>
        </w:rPr>
        <w:t>„Ja</w:t>
      </w:r>
      <w:ins w:id="5787" w:author="Lektorat Bauer" w:date="2025-03-03T16:49:00Z" w16du:dateUtc="2025-03-03T15:49:00Z">
        <w:r w:rsidR="00D249E4">
          <w:rPr>
            <w:rFonts w:ascii="Arial" w:hAnsi="Arial" w:cs="Arial"/>
            <w:sz w:val="24"/>
            <w:szCs w:val="24"/>
          </w:rPr>
          <w:t>,</w:t>
        </w:r>
      </w:ins>
      <w:r w:rsidRPr="00944672">
        <w:rPr>
          <w:rFonts w:ascii="Arial" w:hAnsi="Arial" w:cs="Arial"/>
          <w:sz w:val="24"/>
          <w:szCs w:val="24"/>
        </w:rPr>
        <w:t xml:space="preserve"> habe ich. Die gute heißt Anique, ich würde es gern verfestigen. Und</w:t>
      </w:r>
      <w:del w:id="5788" w:author="Lektorat Bauer" w:date="2025-03-03T16:49:00Z" w16du:dateUtc="2025-03-03T15:49:00Z">
        <w:r w:rsidRPr="00944672" w:rsidDel="00D249E4">
          <w:rPr>
            <w:rFonts w:ascii="Arial" w:hAnsi="Arial" w:cs="Arial"/>
            <w:sz w:val="24"/>
            <w:szCs w:val="24"/>
          </w:rPr>
          <w:delText>...</w:delText>
        </w:r>
      </w:del>
      <w:ins w:id="5789" w:author="Lektorat Bauer" w:date="2025-03-03T16:49:00Z" w16du:dateUtc="2025-03-03T15:49:00Z">
        <w:r w:rsidR="00D249E4">
          <w:rPr>
            <w:rFonts w:ascii="Arial" w:hAnsi="Arial" w:cs="Arial"/>
            <w:sz w:val="24"/>
            <w:szCs w:val="24"/>
          </w:rPr>
          <w:t xml:space="preserve"> …</w:t>
        </w:r>
      </w:ins>
      <w:r w:rsidRPr="00944672">
        <w:rPr>
          <w:rFonts w:ascii="Arial" w:hAnsi="Arial" w:cs="Arial"/>
          <w:sz w:val="24"/>
          <w:szCs w:val="24"/>
        </w:rPr>
        <w:t xml:space="preserve"> Sie arbeitet beim AIVD.“ </w:t>
      </w:r>
    </w:p>
    <w:p w14:paraId="235FC0B9" w14:textId="77777777" w:rsidR="00D249E4" w:rsidRDefault="00944672" w:rsidP="00623B68">
      <w:pPr>
        <w:autoSpaceDE w:val="0"/>
        <w:autoSpaceDN w:val="0"/>
        <w:adjustRightInd w:val="0"/>
        <w:spacing w:after="0" w:line="360" w:lineRule="auto"/>
        <w:ind w:firstLine="227"/>
        <w:jc w:val="both"/>
        <w:rPr>
          <w:ins w:id="5790" w:author="Lektorat Bauer" w:date="2025-03-03T16:49:00Z" w16du:dateUtc="2025-03-03T15:49:00Z"/>
          <w:rFonts w:ascii="Arial" w:hAnsi="Arial" w:cs="Arial"/>
          <w:sz w:val="24"/>
          <w:szCs w:val="24"/>
        </w:rPr>
      </w:pPr>
      <w:r w:rsidRPr="00944672">
        <w:rPr>
          <w:rFonts w:ascii="Arial" w:hAnsi="Arial" w:cs="Arial"/>
          <w:sz w:val="24"/>
          <w:szCs w:val="24"/>
        </w:rPr>
        <w:t xml:space="preserve">„Oh Gott. Dann hast Du ab sofort keine Geheimnisse mehr.“ </w:t>
      </w:r>
      <w:ins w:id="5791" w:author="Lektorat Bauer" w:date="2025-03-03T16:49:00Z" w16du:dateUtc="2025-03-03T15:49:00Z">
        <w:r w:rsidR="00D249E4">
          <w:rPr>
            <w:rFonts w:ascii="Arial" w:hAnsi="Arial" w:cs="Arial"/>
            <w:sz w:val="24"/>
            <w:szCs w:val="24"/>
          </w:rPr>
          <w:t xml:space="preserve">Joost klopfte sich auf die Schenkel. </w:t>
        </w:r>
      </w:ins>
      <w:del w:id="5792" w:author="Lektorat Bauer" w:date="2025-03-03T16:49:00Z" w16du:dateUtc="2025-03-03T15:49:00Z">
        <w:r w:rsidRPr="00944672" w:rsidDel="00D249E4">
          <w:rPr>
            <w:rFonts w:ascii="Arial" w:hAnsi="Arial" w:cs="Arial"/>
            <w:sz w:val="24"/>
            <w:szCs w:val="24"/>
          </w:rPr>
          <w:delText xml:space="preserve">Lachte Joost ihn an, „Herzlichen Glückwunsch!“ </w:delText>
        </w:r>
      </w:del>
    </w:p>
    <w:p w14:paraId="7DBD62AB" w14:textId="120488AB"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Thomas erzählte Joost</w:t>
      </w:r>
      <w:ins w:id="5793" w:author="Lektorat Bauer" w:date="2025-03-03T16:49:00Z" w16du:dateUtc="2025-03-03T15:49:00Z">
        <w:r w:rsidR="00D249E4">
          <w:rPr>
            <w:rFonts w:ascii="Arial" w:hAnsi="Arial" w:cs="Arial"/>
            <w:sz w:val="24"/>
            <w:szCs w:val="24"/>
          </w:rPr>
          <w:t>,</w:t>
        </w:r>
      </w:ins>
      <w:r w:rsidRPr="00944672">
        <w:rPr>
          <w:rFonts w:ascii="Arial" w:hAnsi="Arial" w:cs="Arial"/>
          <w:sz w:val="24"/>
          <w:szCs w:val="24"/>
        </w:rPr>
        <w:t xml:space="preserve"> wie er Anique kennengelernt hatte, wie er fast, nein sicher, das erste Date versaut hatte und wie das so lief mit den beiden. </w:t>
      </w:r>
    </w:p>
    <w:p w14:paraId="657F3766" w14:textId="7A331C7E"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Die beiden hatten noch einen netten Nachmittag. Dann gingen Sie noch essen und um 20:30 Uhr machte Thomas </w:t>
      </w:r>
      <w:del w:id="5794" w:author="Lektorat Bauer" w:date="2025-03-03T16:50:00Z" w16du:dateUtc="2025-03-03T15:50:00Z">
        <w:r w:rsidRPr="00944672" w:rsidDel="00D249E4">
          <w:rPr>
            <w:rFonts w:ascii="Arial" w:hAnsi="Arial" w:cs="Arial"/>
            <w:sz w:val="24"/>
            <w:szCs w:val="24"/>
          </w:rPr>
          <w:delText xml:space="preserve">sich wieder </w:delText>
        </w:r>
      </w:del>
      <w:r w:rsidRPr="00944672">
        <w:rPr>
          <w:rFonts w:ascii="Arial" w:hAnsi="Arial" w:cs="Arial"/>
          <w:sz w:val="24"/>
          <w:szCs w:val="24"/>
        </w:rPr>
        <w:t xml:space="preserve">auf den </w:t>
      </w:r>
      <w:del w:id="5795" w:author="Lektorat Bauer" w:date="2025-03-03T16:50:00Z" w16du:dateUtc="2025-03-03T15:50:00Z">
        <w:r w:rsidRPr="00944672" w:rsidDel="00D249E4">
          <w:rPr>
            <w:rFonts w:ascii="Arial" w:hAnsi="Arial" w:cs="Arial"/>
            <w:sz w:val="24"/>
            <w:szCs w:val="24"/>
          </w:rPr>
          <w:delText>Weg zurück</w:delText>
        </w:r>
      </w:del>
      <w:ins w:id="5796" w:author="Lektorat Bauer" w:date="2025-03-03T16:50:00Z" w16du:dateUtc="2025-03-03T15:50:00Z">
        <w:r w:rsidR="00D249E4">
          <w:rPr>
            <w:rFonts w:ascii="Arial" w:hAnsi="Arial" w:cs="Arial"/>
            <w:sz w:val="24"/>
            <w:szCs w:val="24"/>
          </w:rPr>
          <w:t>Rückweg</w:t>
        </w:r>
      </w:ins>
      <w:r w:rsidRPr="00944672">
        <w:rPr>
          <w:rFonts w:ascii="Arial" w:hAnsi="Arial" w:cs="Arial"/>
          <w:sz w:val="24"/>
          <w:szCs w:val="24"/>
        </w:rPr>
        <w:t>.</w:t>
      </w:r>
    </w:p>
    <w:p w14:paraId="5C7D38DE" w14:textId="50C4A29D"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Als Thomas Hamburg verlassen hatte, und wieder auf der Autobahn Richtung Bremen unterwegs war, klingelte sein Telefon und Anique fragte, wie es ihm ginge. Dank Freisprechanlage wurde </w:t>
      </w:r>
      <w:del w:id="5797" w:author="Lektorat Bauer" w:date="2025-03-03T16:50:00Z" w16du:dateUtc="2025-03-03T15:50:00Z">
        <w:r w:rsidRPr="00944672" w:rsidDel="00D249E4">
          <w:rPr>
            <w:rFonts w:ascii="Arial" w:hAnsi="Arial" w:cs="Arial"/>
            <w:sz w:val="24"/>
            <w:szCs w:val="24"/>
          </w:rPr>
          <w:delText xml:space="preserve">dass </w:delText>
        </w:r>
      </w:del>
      <w:ins w:id="5798" w:author="Lektorat Bauer" w:date="2025-03-03T16:50:00Z" w16du:dateUtc="2025-03-03T15:50:00Z">
        <w:r w:rsidR="00D249E4">
          <w:rPr>
            <w:rFonts w:ascii="Arial" w:hAnsi="Arial" w:cs="Arial"/>
            <w:sz w:val="24"/>
            <w:szCs w:val="24"/>
          </w:rPr>
          <w:t>es</w:t>
        </w:r>
        <w:r w:rsidR="00D249E4" w:rsidRPr="00944672">
          <w:rPr>
            <w:rFonts w:ascii="Arial" w:hAnsi="Arial" w:cs="Arial"/>
            <w:sz w:val="24"/>
            <w:szCs w:val="24"/>
          </w:rPr>
          <w:t xml:space="preserve"> </w:t>
        </w:r>
      </w:ins>
      <w:r w:rsidRPr="00944672">
        <w:rPr>
          <w:rFonts w:ascii="Arial" w:hAnsi="Arial" w:cs="Arial"/>
          <w:sz w:val="24"/>
          <w:szCs w:val="24"/>
        </w:rPr>
        <w:t xml:space="preserve">ein langes Gespräch. Am Sonntagabend war die Autobahn leer und die Fahrt ging schneller voran als der Hinweg. Nach zwei Stunden Fahrzeit war Thomas bei </w:t>
      </w:r>
      <w:r w:rsidRPr="00944672">
        <w:rPr>
          <w:rFonts w:ascii="Arial" w:hAnsi="Arial" w:cs="Arial"/>
          <w:noProof/>
          <w:sz w:val="24"/>
          <w:szCs w:val="24"/>
        </w:rPr>
        <w:t>Leer</w:t>
      </w:r>
      <w:r w:rsidRPr="00944672">
        <w:rPr>
          <w:rFonts w:ascii="Arial" w:hAnsi="Arial" w:cs="Arial"/>
          <w:sz w:val="24"/>
          <w:szCs w:val="24"/>
        </w:rPr>
        <w:t xml:space="preserve"> in Ostfriesland und Anique verabschiedete sich ins Bett. Die letzte Stunde zog sich dahin, aber um 23:30 Uhr war </w:t>
      </w:r>
      <w:del w:id="5799" w:author="Lektorat Bauer" w:date="2025-03-03T16:50:00Z" w16du:dateUtc="2025-03-03T15:50:00Z">
        <w:r w:rsidRPr="00944672" w:rsidDel="00D249E4">
          <w:rPr>
            <w:rFonts w:ascii="Arial" w:hAnsi="Arial" w:cs="Arial"/>
            <w:sz w:val="24"/>
            <w:szCs w:val="24"/>
          </w:rPr>
          <w:delText xml:space="preserve">er </w:delText>
        </w:r>
      </w:del>
      <w:ins w:id="5800" w:author="Lektorat Bauer" w:date="2025-03-03T16:50:00Z" w16du:dateUtc="2025-03-03T15:50:00Z">
        <w:r w:rsidR="00D249E4">
          <w:rPr>
            <w:rFonts w:ascii="Arial" w:hAnsi="Arial" w:cs="Arial"/>
            <w:sz w:val="24"/>
            <w:szCs w:val="24"/>
          </w:rPr>
          <w:t>Thomas</w:t>
        </w:r>
        <w:r w:rsidR="00D249E4" w:rsidRPr="00944672">
          <w:rPr>
            <w:rFonts w:ascii="Arial" w:hAnsi="Arial" w:cs="Arial"/>
            <w:sz w:val="24"/>
            <w:szCs w:val="24"/>
          </w:rPr>
          <w:t xml:space="preserve"> </w:t>
        </w:r>
      </w:ins>
      <w:r w:rsidRPr="00944672">
        <w:rPr>
          <w:rFonts w:ascii="Arial" w:hAnsi="Arial" w:cs="Arial"/>
          <w:sz w:val="24"/>
          <w:szCs w:val="24"/>
        </w:rPr>
        <w:t>endlich wieder zu Hause</w:t>
      </w:r>
      <w:del w:id="5801" w:author="Lektorat Bauer" w:date="2025-03-03T16:50:00Z" w16du:dateUtc="2025-03-03T15:50:00Z">
        <w:r w:rsidRPr="00944672" w:rsidDel="00D249E4">
          <w:rPr>
            <w:rFonts w:ascii="Arial" w:hAnsi="Arial" w:cs="Arial"/>
            <w:sz w:val="24"/>
            <w:szCs w:val="24"/>
          </w:rPr>
          <w:delText xml:space="preserve"> und auch froh, dass er ins Bett konnte</w:delText>
        </w:r>
      </w:del>
      <w:r w:rsidRPr="00944672">
        <w:rPr>
          <w:rFonts w:ascii="Arial" w:hAnsi="Arial" w:cs="Arial"/>
          <w:sz w:val="24"/>
          <w:szCs w:val="24"/>
        </w:rPr>
        <w:t>.</w:t>
      </w:r>
    </w:p>
    <w:p w14:paraId="4AFB7D4E"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2D02FF51"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67098211"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72CFB67E"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commentRangeStart w:id="5802"/>
      <w:commentRangeEnd w:id="5802"/>
      <w:r w:rsidRPr="00944672">
        <w:rPr>
          <w:rFonts w:ascii="Arial" w:hAnsi="Arial" w:cs="Arial"/>
          <w:b/>
          <w:bCs/>
          <w:sz w:val="24"/>
          <w:szCs w:val="24"/>
        </w:rPr>
        <w:commentReference w:id="5802"/>
      </w:r>
      <w:r w:rsidRPr="00944672">
        <w:rPr>
          <w:rFonts w:ascii="Arial" w:hAnsi="Arial" w:cs="Arial"/>
          <w:b/>
          <w:bCs/>
          <w:sz w:val="24"/>
          <w:szCs w:val="24"/>
        </w:rPr>
        <w:t>&gt;&gt;&gt; Hauptverwaltung für Raketen und Artillerie des Verteidigungsministeriums, Moskau, 14. April 2013 &lt;&lt;&lt;</w:t>
      </w:r>
    </w:p>
    <w:p w14:paraId="2598E454"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Jo Kyung-Sik, der Militärattaché der nordkoreanischen Botschaft in Moskau, saß wieder im Büro von Armeegeneral Oleg Salyukov. </w:t>
      </w:r>
    </w:p>
    <w:p w14:paraId="757C3B5C" w14:textId="4475A98E"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Jo Kyung-Sik eröffnete das Gespräch undiplomatisch</w:t>
      </w:r>
      <w:ins w:id="5803" w:author="Lektorat Bauer" w:date="2025-03-03T16:52:00Z" w16du:dateUtc="2025-03-03T15:52:00Z">
        <w:r w:rsidR="00892660">
          <w:rPr>
            <w:rFonts w:ascii="Arial" w:hAnsi="Arial" w:cs="Arial"/>
            <w:sz w:val="24"/>
            <w:szCs w:val="24"/>
          </w:rPr>
          <w:t>:</w:t>
        </w:r>
      </w:ins>
      <w:del w:id="5804" w:author="Lektorat Bauer" w:date="2025-03-03T16:52:00Z" w16du:dateUtc="2025-03-03T15:52:00Z">
        <w:r w:rsidRPr="00944672" w:rsidDel="00892660">
          <w:rPr>
            <w:rFonts w:ascii="Arial" w:hAnsi="Arial" w:cs="Arial"/>
            <w:sz w:val="24"/>
            <w:szCs w:val="24"/>
          </w:rPr>
          <w:delText>,</w:delText>
        </w:r>
      </w:del>
      <w:r w:rsidRPr="00944672">
        <w:rPr>
          <w:rFonts w:ascii="Arial" w:hAnsi="Arial" w:cs="Arial"/>
          <w:sz w:val="24"/>
          <w:szCs w:val="24"/>
        </w:rPr>
        <w:t xml:space="preserve"> „Herr Armeegeneral Salyukov, Sie hatten </w:t>
      </w:r>
      <w:del w:id="5805" w:author="Lektorat Bauer" w:date="2025-03-03T16:52:00Z" w16du:dateUtc="2025-03-03T15:52:00Z">
        <w:r w:rsidRPr="00944672" w:rsidDel="00892660">
          <w:rPr>
            <w:rFonts w:ascii="Arial" w:hAnsi="Arial" w:cs="Arial"/>
            <w:sz w:val="24"/>
            <w:szCs w:val="24"/>
          </w:rPr>
          <w:delText>gebenten</w:delText>
        </w:r>
      </w:del>
      <w:ins w:id="5806" w:author="Lektorat Bauer" w:date="2025-03-03T16:52:00Z" w16du:dateUtc="2025-03-03T15:52:00Z">
        <w:r w:rsidR="00892660" w:rsidRPr="00944672">
          <w:rPr>
            <w:rFonts w:ascii="Arial" w:hAnsi="Arial" w:cs="Arial"/>
            <w:sz w:val="24"/>
            <w:szCs w:val="24"/>
          </w:rPr>
          <w:t>gebeten</w:t>
        </w:r>
      </w:ins>
      <w:r w:rsidRPr="00944672">
        <w:rPr>
          <w:rFonts w:ascii="Arial" w:hAnsi="Arial" w:cs="Arial"/>
          <w:sz w:val="24"/>
          <w:szCs w:val="24"/>
        </w:rPr>
        <w:t>, dass wir Ihnen mitteilen, wann wir einen Test</w:t>
      </w:r>
      <w:del w:id="5807" w:author="Lektorat Bauer" w:date="2025-03-03T16:52:00Z" w16du:dateUtc="2025-03-03T15:52:00Z">
        <w:r w:rsidRPr="00944672" w:rsidDel="00892660">
          <w:rPr>
            <w:rFonts w:ascii="Arial" w:hAnsi="Arial" w:cs="Arial"/>
            <w:sz w:val="24"/>
            <w:szCs w:val="24"/>
          </w:rPr>
          <w:delText>,</w:delText>
        </w:r>
      </w:del>
      <w:r w:rsidRPr="00944672">
        <w:rPr>
          <w:rFonts w:ascii="Arial" w:hAnsi="Arial" w:cs="Arial"/>
          <w:sz w:val="24"/>
          <w:szCs w:val="24"/>
        </w:rPr>
        <w:t xml:space="preserve"> bei Ihnen hier in Russland durchführen können.“ Der Armeegeneral nickte</w:t>
      </w:r>
      <w:del w:id="5808" w:author="Lektorat Bauer" w:date="2025-03-03T16:52:00Z" w16du:dateUtc="2025-03-03T15:52:00Z">
        <w:r w:rsidRPr="00944672" w:rsidDel="00892660">
          <w:rPr>
            <w:rFonts w:ascii="Arial" w:hAnsi="Arial" w:cs="Arial"/>
            <w:sz w:val="24"/>
            <w:szCs w:val="24"/>
          </w:rPr>
          <w:delText>, und wartete</w:delText>
        </w:r>
      </w:del>
      <w:r w:rsidRPr="00944672">
        <w:rPr>
          <w:rFonts w:ascii="Arial" w:hAnsi="Arial" w:cs="Arial"/>
          <w:sz w:val="24"/>
          <w:szCs w:val="24"/>
        </w:rPr>
        <w:t xml:space="preserve">. „Ich möchte </w:t>
      </w:r>
      <w:r w:rsidRPr="00944672">
        <w:rPr>
          <w:rFonts w:ascii="Arial" w:hAnsi="Arial" w:cs="Arial"/>
          <w:sz w:val="24"/>
          <w:szCs w:val="24"/>
        </w:rPr>
        <w:lastRenderedPageBreak/>
        <w:t>vorschlagen, dass wir den Test Ende Juni durchführen sollten.“ Jetzt war der Oberbefehlshaber der russischen Bodentruppen überrascht, er hatte damit gerechnet, dass die Nordkoreaner sich rausreden wollen würden.</w:t>
      </w:r>
    </w:p>
    <w:p w14:paraId="4C82B98D" w14:textId="77777777" w:rsidR="00892660" w:rsidRDefault="00944672" w:rsidP="00623B68">
      <w:pPr>
        <w:autoSpaceDE w:val="0"/>
        <w:autoSpaceDN w:val="0"/>
        <w:adjustRightInd w:val="0"/>
        <w:spacing w:after="0" w:line="360" w:lineRule="auto"/>
        <w:ind w:firstLine="227"/>
        <w:jc w:val="both"/>
        <w:rPr>
          <w:ins w:id="5809" w:author="Lektorat Bauer" w:date="2025-03-03T16:52:00Z" w16du:dateUtc="2025-03-03T15:52:00Z"/>
          <w:rFonts w:ascii="Arial" w:hAnsi="Arial" w:cs="Arial"/>
          <w:sz w:val="24"/>
          <w:szCs w:val="24"/>
        </w:rPr>
      </w:pPr>
      <w:r w:rsidRPr="00944672">
        <w:rPr>
          <w:rFonts w:ascii="Arial" w:hAnsi="Arial" w:cs="Arial"/>
          <w:sz w:val="24"/>
          <w:szCs w:val="24"/>
        </w:rPr>
        <w:t>„Attaché Jo, vielen Dank für den Vorschlag.</w:t>
      </w:r>
      <w:ins w:id="5810" w:author="Lektorat Bauer" w:date="2025-03-03T16:52:00Z" w16du:dateUtc="2025-03-03T15:52:00Z">
        <w:r w:rsidR="00892660">
          <w:rPr>
            <w:rFonts w:ascii="Arial" w:hAnsi="Arial" w:cs="Arial"/>
            <w:sz w:val="24"/>
            <w:szCs w:val="24"/>
          </w:rPr>
          <w:t xml:space="preserve"> </w:t>
        </w:r>
      </w:ins>
      <w:del w:id="5811" w:author="Lektorat Bauer" w:date="2025-03-03T16:52:00Z" w16du:dateUtc="2025-03-03T15:52:00Z">
        <w:r w:rsidRPr="00944672" w:rsidDel="00892660">
          <w:rPr>
            <w:rFonts w:ascii="Arial" w:hAnsi="Arial" w:cs="Arial"/>
            <w:sz w:val="24"/>
            <w:szCs w:val="24"/>
          </w:rPr>
          <w:delText>“ Nickte ihm Armeegeneral Salyukov zu. „</w:delText>
        </w:r>
      </w:del>
      <w:r w:rsidRPr="00944672">
        <w:rPr>
          <w:rFonts w:ascii="Arial" w:hAnsi="Arial" w:cs="Arial"/>
          <w:sz w:val="24"/>
          <w:szCs w:val="24"/>
        </w:rPr>
        <w:t xml:space="preserve">Ich werde erörtern lassen, wann und wo der Test am besten durchzuführen ist. Ich sende Ihnen dann unseren Vorschlag. Wenn wir uns über den Termin einig sind, werde ich den Transport entsprechend vorbereiten lassen.“ </w:t>
      </w:r>
    </w:p>
    <w:p w14:paraId="39FE3840" w14:textId="3217BD6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„Herr Armeegeneral Salyukov, vielen Dank für Ihr </w:t>
      </w:r>
      <w:del w:id="5812" w:author="Lektorat Bauer" w:date="2025-03-03T16:53:00Z" w16du:dateUtc="2025-03-03T15:53:00Z">
        <w:r w:rsidRPr="00944672" w:rsidDel="00892660">
          <w:rPr>
            <w:rFonts w:ascii="Arial" w:hAnsi="Arial" w:cs="Arial"/>
            <w:sz w:val="24"/>
            <w:szCs w:val="24"/>
          </w:rPr>
          <w:delText>e</w:delText>
        </w:r>
      </w:del>
      <w:ins w:id="5813" w:author="Lektorat Bauer" w:date="2025-03-03T16:53:00Z" w16du:dateUtc="2025-03-03T15:53:00Z">
        <w:r w:rsidR="00892660">
          <w:rPr>
            <w:rFonts w:ascii="Arial" w:hAnsi="Arial" w:cs="Arial"/>
            <w:sz w:val="24"/>
            <w:szCs w:val="24"/>
          </w:rPr>
          <w:t>E</w:t>
        </w:r>
      </w:ins>
      <w:r w:rsidRPr="00944672">
        <w:rPr>
          <w:rFonts w:ascii="Arial" w:hAnsi="Arial" w:cs="Arial"/>
          <w:sz w:val="24"/>
          <w:szCs w:val="24"/>
        </w:rPr>
        <w:t>ntgegenkommen. Wir erwarten dann Ihre Vorschläge</w:t>
      </w:r>
      <w:del w:id="5814" w:author="Lektorat Bauer" w:date="2025-03-03T16:53:00Z" w16du:dateUtc="2025-03-03T15:53:00Z">
        <w:r w:rsidRPr="00944672" w:rsidDel="00892660">
          <w:rPr>
            <w:rFonts w:ascii="Arial" w:hAnsi="Arial" w:cs="Arial"/>
            <w:sz w:val="24"/>
            <w:szCs w:val="24"/>
          </w:rPr>
          <w:delText>.</w:delText>
        </w:r>
      </w:del>
      <w:r w:rsidRPr="00944672">
        <w:rPr>
          <w:rFonts w:ascii="Arial" w:hAnsi="Arial" w:cs="Arial"/>
          <w:sz w:val="24"/>
          <w:szCs w:val="24"/>
        </w:rPr>
        <w:t>“</w:t>
      </w:r>
      <w:ins w:id="5815" w:author="Lektorat Bauer" w:date="2025-03-03T16:53:00Z" w16du:dateUtc="2025-03-03T15:53:00Z">
        <w:r w:rsidR="00892660">
          <w:rPr>
            <w:rFonts w:ascii="Arial" w:hAnsi="Arial" w:cs="Arial"/>
            <w:sz w:val="24"/>
            <w:szCs w:val="24"/>
          </w:rPr>
          <w:t>,</w:t>
        </w:r>
      </w:ins>
      <w:r w:rsidRPr="00944672">
        <w:rPr>
          <w:rFonts w:ascii="Arial" w:hAnsi="Arial" w:cs="Arial"/>
          <w:sz w:val="24"/>
          <w:szCs w:val="24"/>
        </w:rPr>
        <w:t xml:space="preserve"> </w:t>
      </w:r>
      <w:ins w:id="5816" w:author="Lektorat Bauer" w:date="2025-03-03T16:53:00Z" w16du:dateUtc="2025-03-03T15:53:00Z">
        <w:r w:rsidR="00892660">
          <w:rPr>
            <w:rFonts w:ascii="Arial" w:hAnsi="Arial" w:cs="Arial"/>
            <w:sz w:val="24"/>
            <w:szCs w:val="24"/>
          </w:rPr>
          <w:t>d</w:t>
        </w:r>
      </w:ins>
      <w:del w:id="5817" w:author="Lektorat Bauer" w:date="2025-03-03T16:53:00Z" w16du:dateUtc="2025-03-03T15:53:00Z">
        <w:r w:rsidRPr="00944672" w:rsidDel="00892660">
          <w:rPr>
            <w:rFonts w:ascii="Arial" w:hAnsi="Arial" w:cs="Arial"/>
            <w:sz w:val="24"/>
            <w:szCs w:val="24"/>
          </w:rPr>
          <w:delText>D</w:delText>
        </w:r>
      </w:del>
      <w:r w:rsidRPr="00944672">
        <w:rPr>
          <w:rFonts w:ascii="Arial" w:hAnsi="Arial" w:cs="Arial"/>
          <w:sz w:val="24"/>
          <w:szCs w:val="24"/>
        </w:rPr>
        <w:t xml:space="preserve">ankte Jo Kyung-Sik und verabschiedete sich. Beim </w:t>
      </w:r>
      <w:del w:id="5818" w:author="Lektorat Bauer" w:date="2025-03-03T17:00:00Z" w16du:dateUtc="2025-03-03T16:00:00Z">
        <w:r w:rsidRPr="00944672" w:rsidDel="00B53E7A">
          <w:rPr>
            <w:rFonts w:ascii="Arial" w:hAnsi="Arial" w:cs="Arial"/>
            <w:sz w:val="24"/>
            <w:szCs w:val="24"/>
          </w:rPr>
          <w:delText>Rausgehen</w:delText>
        </w:r>
      </w:del>
      <w:ins w:id="5819" w:author="Lektorat Bauer" w:date="2025-03-03T17:00:00Z" w16du:dateUtc="2025-03-03T16:00:00Z">
        <w:r w:rsidR="00B53E7A">
          <w:rPr>
            <w:rFonts w:ascii="Arial" w:hAnsi="Arial" w:cs="Arial"/>
            <w:sz w:val="24"/>
            <w:szCs w:val="24"/>
          </w:rPr>
          <w:t>Hinausgehen</w:t>
        </w:r>
      </w:ins>
      <w:del w:id="5820" w:author="Lektorat Bauer" w:date="2025-03-03T17:00:00Z" w16du:dateUtc="2025-03-03T16:00:00Z">
        <w:r w:rsidRPr="00944672" w:rsidDel="00B53E7A">
          <w:rPr>
            <w:rFonts w:ascii="Arial" w:hAnsi="Arial" w:cs="Arial"/>
            <w:sz w:val="24"/>
            <w:szCs w:val="24"/>
          </w:rPr>
          <w:delText>,</w:delText>
        </w:r>
      </w:del>
      <w:r w:rsidRPr="00944672">
        <w:rPr>
          <w:rFonts w:ascii="Arial" w:hAnsi="Arial" w:cs="Arial"/>
          <w:sz w:val="24"/>
          <w:szCs w:val="24"/>
        </w:rPr>
        <w:t xml:space="preserve"> hoffte er, dass die oberste Führung in </w:t>
      </w:r>
      <w:commentRangeStart w:id="5821"/>
      <w:r w:rsidRPr="00944672">
        <w:rPr>
          <w:rFonts w:ascii="Arial" w:hAnsi="Arial" w:cs="Arial"/>
          <w:sz w:val="24"/>
          <w:szCs w:val="24"/>
        </w:rPr>
        <w:t xml:space="preserve">Pyonyang </w:t>
      </w:r>
      <w:commentRangeEnd w:id="5821"/>
      <w:r w:rsidR="007463EA">
        <w:rPr>
          <w:rStyle w:val="Kommentarzeichen"/>
        </w:rPr>
        <w:commentReference w:id="5821"/>
      </w:r>
      <w:r w:rsidRPr="00944672">
        <w:rPr>
          <w:rFonts w:ascii="Arial" w:hAnsi="Arial" w:cs="Arial"/>
          <w:sz w:val="24"/>
          <w:szCs w:val="24"/>
        </w:rPr>
        <w:t xml:space="preserve">wusste, </w:t>
      </w:r>
      <w:del w:id="5822" w:author="Lektorat Bauer" w:date="2025-03-03T17:00:00Z" w16du:dateUtc="2025-03-03T16:00:00Z">
        <w:r w:rsidRPr="00944672" w:rsidDel="00B53E7A">
          <w:rPr>
            <w:rFonts w:ascii="Arial" w:hAnsi="Arial" w:cs="Arial"/>
            <w:sz w:val="24"/>
            <w:szCs w:val="24"/>
          </w:rPr>
          <w:delText>auf was</w:delText>
        </w:r>
      </w:del>
      <w:ins w:id="5823" w:author="Lektorat Bauer" w:date="2025-03-03T17:00:00Z" w16du:dateUtc="2025-03-03T16:00:00Z">
        <w:r w:rsidR="00B53E7A">
          <w:rPr>
            <w:rFonts w:ascii="Arial" w:hAnsi="Arial" w:cs="Arial"/>
            <w:sz w:val="24"/>
            <w:szCs w:val="24"/>
          </w:rPr>
          <w:t>worauf</w:t>
        </w:r>
      </w:ins>
      <w:r w:rsidRPr="00944672">
        <w:rPr>
          <w:rFonts w:ascii="Arial" w:hAnsi="Arial" w:cs="Arial"/>
          <w:sz w:val="24"/>
          <w:szCs w:val="24"/>
        </w:rPr>
        <w:t xml:space="preserve"> sie sich da einließ.</w:t>
      </w:r>
    </w:p>
    <w:p w14:paraId="68C0C497"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4642D0C9"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0C50997F"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0B1D54E3"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commentRangeStart w:id="5824"/>
      <w:commentRangeEnd w:id="5824"/>
      <w:r w:rsidRPr="00944672">
        <w:rPr>
          <w:rFonts w:ascii="Arial" w:hAnsi="Arial" w:cs="Arial"/>
          <w:b/>
          <w:bCs/>
          <w:sz w:val="24"/>
          <w:szCs w:val="24"/>
        </w:rPr>
        <w:commentReference w:id="5824"/>
      </w:r>
      <w:r w:rsidRPr="00944672">
        <w:rPr>
          <w:rFonts w:ascii="Arial" w:hAnsi="Arial" w:cs="Arial"/>
          <w:b/>
          <w:bCs/>
          <w:sz w:val="24"/>
          <w:szCs w:val="24"/>
        </w:rPr>
        <w:t>&gt;&gt;&gt; Assen, Niederlande, Montag, 14. April bis Donnerstag, 17. April 2014 &lt;&lt;&lt;</w:t>
      </w:r>
    </w:p>
    <w:p w14:paraId="7F4E4155" w14:textId="5CE4C822"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Thomas wachte erst um 10 Uhr am Montagmorgen auf. Der gestrige Sonntag, mit der Fahrt nach Hamburg und zurück</w:t>
      </w:r>
      <w:ins w:id="5825" w:author="Lektorat Bauer" w:date="2025-03-03T17:00:00Z" w16du:dateUtc="2025-03-03T16:00:00Z">
        <w:r w:rsidR="00B53E7A">
          <w:rPr>
            <w:rFonts w:ascii="Arial" w:hAnsi="Arial" w:cs="Arial"/>
            <w:sz w:val="24"/>
            <w:szCs w:val="24"/>
          </w:rPr>
          <w:t>,</w:t>
        </w:r>
      </w:ins>
      <w:r w:rsidRPr="00944672">
        <w:rPr>
          <w:rFonts w:ascii="Arial" w:hAnsi="Arial" w:cs="Arial"/>
          <w:sz w:val="24"/>
          <w:szCs w:val="24"/>
        </w:rPr>
        <w:t xml:space="preserve"> war doch sehr anstrengend für ihn gewesen.</w:t>
      </w:r>
    </w:p>
    <w:p w14:paraId="782D54E8" w14:textId="77777777"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Er duschte ausgiebig, ging runter in die Küche, kochte sich einen Kaffee</w:t>
      </w:r>
      <w:del w:id="5826" w:author="Lektorat Bauer" w:date="2025-03-03T18:07:00Z" w16du:dateUtc="2025-03-03T17:07:00Z">
        <w:r w:rsidRPr="00944672" w:rsidDel="00456384">
          <w:rPr>
            <w:rFonts w:ascii="Arial" w:hAnsi="Arial" w:cs="Arial"/>
            <w:sz w:val="24"/>
            <w:szCs w:val="24"/>
          </w:rPr>
          <w:delText>,</w:delText>
        </w:r>
      </w:del>
      <w:r w:rsidRPr="00944672">
        <w:rPr>
          <w:rFonts w:ascii="Arial" w:hAnsi="Arial" w:cs="Arial"/>
          <w:sz w:val="24"/>
          <w:szCs w:val="24"/>
        </w:rPr>
        <w:t xml:space="preserve"> und setzte sich dann in den Wintergarten, um erst einmal in Ruhe zu frühstücken.</w:t>
      </w:r>
    </w:p>
    <w:p w14:paraId="7E1F525F" w14:textId="341E7D80"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In Gedanken ging er durch, was er gestern von Joost erfahren hatte. </w:t>
      </w:r>
      <w:commentRangeStart w:id="5827"/>
      <w:del w:id="5828" w:author="Lektorat Bauer" w:date="2025-03-03T18:07:00Z" w16du:dateUtc="2025-03-03T17:07:00Z">
        <w:r w:rsidRPr="00944672" w:rsidDel="00456384">
          <w:rPr>
            <w:rFonts w:ascii="Arial" w:hAnsi="Arial" w:cs="Arial"/>
            <w:sz w:val="24"/>
            <w:szCs w:val="24"/>
          </w:rPr>
          <w:delText>Joost hatte gleichzeitig nicht den Eindruck gemacht, dass er ihn unterstützen wollte</w:delText>
        </w:r>
      </w:del>
      <w:commentRangeEnd w:id="5827"/>
      <w:r w:rsidR="00456384">
        <w:rPr>
          <w:rStyle w:val="Kommentarzeichen"/>
        </w:rPr>
        <w:commentReference w:id="5827"/>
      </w:r>
      <w:del w:id="5829" w:author="Lektorat Bauer" w:date="2025-03-03T18:07:00Z" w16du:dateUtc="2025-03-03T17:07:00Z">
        <w:r w:rsidRPr="00944672" w:rsidDel="00456384">
          <w:rPr>
            <w:rFonts w:ascii="Arial" w:hAnsi="Arial" w:cs="Arial"/>
            <w:sz w:val="24"/>
            <w:szCs w:val="24"/>
          </w:rPr>
          <w:delText>.</w:delText>
        </w:r>
      </w:del>
      <w:ins w:id="5830" w:author="Lektorat Bauer" w:date="2025-03-03T18:07:00Z" w16du:dateUtc="2025-03-03T17:07:00Z">
        <w:r w:rsidR="00456384">
          <w:rPr>
            <w:rFonts w:ascii="Arial" w:hAnsi="Arial" w:cs="Arial"/>
            <w:sz w:val="24"/>
            <w:szCs w:val="24"/>
          </w:rPr>
          <w:t>Auf seine Unterstützung konnte er nicht zählen.</w:t>
        </w:r>
      </w:ins>
      <w:r w:rsidRPr="00944672">
        <w:rPr>
          <w:rFonts w:ascii="Arial" w:hAnsi="Arial" w:cs="Arial"/>
          <w:sz w:val="24"/>
          <w:szCs w:val="24"/>
        </w:rPr>
        <w:t xml:space="preserve"> Jetzt galt es herauszufinden, wie er weiter </w:t>
      </w:r>
      <w:ins w:id="5831" w:author="Lektorat Bauer" w:date="2025-03-03T18:08:00Z" w16du:dateUtc="2025-03-03T17:08:00Z">
        <w:r w:rsidR="00456384">
          <w:rPr>
            <w:rFonts w:ascii="Arial" w:hAnsi="Arial" w:cs="Arial"/>
            <w:sz w:val="24"/>
            <w:szCs w:val="24"/>
          </w:rPr>
          <w:t>v</w:t>
        </w:r>
      </w:ins>
      <w:del w:id="5832" w:author="Lektorat Bauer" w:date="2025-03-03T18:08:00Z" w16du:dateUtc="2025-03-03T17:08:00Z">
        <w:r w:rsidRPr="00944672" w:rsidDel="00456384">
          <w:rPr>
            <w:rFonts w:ascii="Arial" w:hAnsi="Arial" w:cs="Arial"/>
            <w:sz w:val="24"/>
            <w:szCs w:val="24"/>
          </w:rPr>
          <w:delText>V</w:delText>
        </w:r>
      </w:del>
      <w:r w:rsidRPr="00944672">
        <w:rPr>
          <w:rFonts w:ascii="Arial" w:hAnsi="Arial" w:cs="Arial"/>
          <w:sz w:val="24"/>
          <w:szCs w:val="24"/>
        </w:rPr>
        <w:t xml:space="preserve">orgehen sollte. Thomas nahm sich einen Notizblock, um </w:t>
      </w:r>
      <w:commentRangeStart w:id="5833"/>
      <w:del w:id="5834" w:author="Lektorat Bauer" w:date="2025-03-03T18:08:00Z" w16du:dateUtc="2025-03-03T17:08:00Z">
        <w:r w:rsidRPr="00944672" w:rsidDel="00456384">
          <w:rPr>
            <w:rFonts w:ascii="Arial" w:hAnsi="Arial" w:cs="Arial"/>
            <w:sz w:val="24"/>
            <w:szCs w:val="24"/>
          </w:rPr>
          <w:delText>ganz</w:delText>
        </w:r>
      </w:del>
      <w:commentRangeEnd w:id="5833"/>
      <w:r w:rsidR="00456384">
        <w:rPr>
          <w:rStyle w:val="Kommentarzeichen"/>
        </w:rPr>
        <w:commentReference w:id="5833"/>
      </w:r>
      <w:del w:id="5835" w:author="Lektorat Bauer" w:date="2025-03-03T18:08:00Z" w16du:dateUtc="2025-03-03T17:08:00Z">
        <w:r w:rsidRPr="00944672" w:rsidDel="00456384">
          <w:rPr>
            <w:rFonts w:ascii="Arial" w:hAnsi="Arial" w:cs="Arial"/>
            <w:sz w:val="24"/>
            <w:szCs w:val="24"/>
          </w:rPr>
          <w:delText xml:space="preserve"> Old School, </w:delText>
        </w:r>
      </w:del>
      <w:r w:rsidRPr="00944672">
        <w:rPr>
          <w:rFonts w:ascii="Arial" w:hAnsi="Arial" w:cs="Arial"/>
          <w:sz w:val="24"/>
          <w:szCs w:val="24"/>
        </w:rPr>
        <w:t>sich einen Plan für die</w:t>
      </w:r>
      <w:del w:id="5836" w:author="Lektorat Bauer" w:date="2025-03-03T18:08:00Z" w16du:dateUtc="2025-03-03T17:08:00Z">
        <w:r w:rsidRPr="00944672" w:rsidDel="00456384">
          <w:rPr>
            <w:rFonts w:ascii="Arial" w:hAnsi="Arial" w:cs="Arial"/>
            <w:sz w:val="24"/>
            <w:szCs w:val="24"/>
          </w:rPr>
          <w:delText>se</w:delText>
        </w:r>
      </w:del>
      <w:r w:rsidRPr="00944672">
        <w:rPr>
          <w:rFonts w:ascii="Arial" w:hAnsi="Arial" w:cs="Arial"/>
          <w:sz w:val="24"/>
          <w:szCs w:val="24"/>
        </w:rPr>
        <w:t xml:space="preserve"> Woche zu machen. Er hatte auch vor,</w:t>
      </w:r>
      <w:ins w:id="5837" w:author="Lektorat Bauer" w:date="2025-03-03T18:08:00Z" w16du:dateUtc="2025-03-03T17:08:00Z">
        <w:r w:rsidR="00456384" w:rsidRPr="00456384">
          <w:rPr>
            <w:rFonts w:ascii="Arial" w:hAnsi="Arial" w:cs="Arial"/>
            <w:sz w:val="24"/>
            <w:szCs w:val="24"/>
          </w:rPr>
          <w:t xml:space="preserve"> </w:t>
        </w:r>
        <w:r w:rsidR="00456384" w:rsidRPr="00944672">
          <w:rPr>
            <w:rFonts w:ascii="Arial" w:hAnsi="Arial" w:cs="Arial"/>
            <w:sz w:val="24"/>
            <w:szCs w:val="24"/>
          </w:rPr>
          <w:t>das Thema</w:t>
        </w:r>
      </w:ins>
      <w:r w:rsidRPr="00944672">
        <w:rPr>
          <w:rFonts w:ascii="Arial" w:hAnsi="Arial" w:cs="Arial"/>
          <w:sz w:val="24"/>
          <w:szCs w:val="24"/>
        </w:rPr>
        <w:t xml:space="preserve"> am nächsten Freitag </w:t>
      </w:r>
      <w:del w:id="5838" w:author="Lektorat Bauer" w:date="2025-03-03T18:08:00Z" w16du:dateUtc="2025-03-03T17:08:00Z">
        <w:r w:rsidRPr="00944672" w:rsidDel="00456384">
          <w:rPr>
            <w:rFonts w:ascii="Arial" w:hAnsi="Arial" w:cs="Arial"/>
            <w:sz w:val="24"/>
            <w:szCs w:val="24"/>
          </w:rPr>
          <w:delText>B</w:delText>
        </w:r>
      </w:del>
      <w:ins w:id="5839" w:author="Lektorat Bauer" w:date="2025-03-03T18:08:00Z" w16du:dateUtc="2025-03-03T17:08:00Z">
        <w:r w:rsidR="00456384">
          <w:rPr>
            <w:rFonts w:ascii="Arial" w:hAnsi="Arial" w:cs="Arial"/>
            <w:sz w:val="24"/>
            <w:szCs w:val="24"/>
          </w:rPr>
          <w:t>b</w:t>
        </w:r>
      </w:ins>
      <w:r w:rsidRPr="00944672">
        <w:rPr>
          <w:rFonts w:ascii="Arial" w:hAnsi="Arial" w:cs="Arial"/>
          <w:sz w:val="24"/>
          <w:szCs w:val="24"/>
        </w:rPr>
        <w:t>ei der wöchentlichen Sitzung in Den Haag beim AIVD</w:t>
      </w:r>
      <w:del w:id="5840" w:author="Lektorat Bauer" w:date="2025-03-03T18:08:00Z" w16du:dateUtc="2025-03-03T17:08:00Z">
        <w:r w:rsidRPr="00944672" w:rsidDel="00456384">
          <w:rPr>
            <w:rFonts w:ascii="Arial" w:hAnsi="Arial" w:cs="Arial"/>
            <w:sz w:val="24"/>
            <w:szCs w:val="24"/>
          </w:rPr>
          <w:delText>,</w:delText>
        </w:r>
      </w:del>
      <w:r w:rsidRPr="00944672">
        <w:rPr>
          <w:rFonts w:ascii="Arial" w:hAnsi="Arial" w:cs="Arial"/>
          <w:sz w:val="24"/>
          <w:szCs w:val="24"/>
        </w:rPr>
        <w:t xml:space="preserve"> </w:t>
      </w:r>
      <w:del w:id="5841" w:author="Lektorat Bauer" w:date="2025-03-03T18:08:00Z" w16du:dateUtc="2025-03-03T17:08:00Z">
        <w:r w:rsidRPr="00944672" w:rsidDel="00456384">
          <w:rPr>
            <w:rFonts w:ascii="Arial" w:hAnsi="Arial" w:cs="Arial"/>
            <w:sz w:val="24"/>
            <w:szCs w:val="24"/>
          </w:rPr>
          <w:delText xml:space="preserve">das Thema </w:delText>
        </w:r>
      </w:del>
      <w:r w:rsidRPr="00944672">
        <w:rPr>
          <w:rFonts w:ascii="Arial" w:hAnsi="Arial" w:cs="Arial"/>
          <w:sz w:val="24"/>
          <w:szCs w:val="24"/>
        </w:rPr>
        <w:t>kurz anzusprechen.</w:t>
      </w:r>
    </w:p>
    <w:p w14:paraId="12A7FDBA" w14:textId="77777777"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Der niederländische Geheimdienst wollte zwar Informationen zu Flug MH 370 haben, aber gleichzeitig hatten sie nicht spezifiziert, wie tief, beziehungsweise wie breit gestreut, diese Informationen sein sollten.</w:t>
      </w:r>
    </w:p>
    <w:p w14:paraId="51BD7BBF" w14:textId="57ABA581"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Thomas </w:t>
      </w:r>
      <w:del w:id="5842" w:author="Lektorat Bauer" w:date="2025-03-03T18:08:00Z" w16du:dateUtc="2025-03-03T17:08:00Z">
        <w:r w:rsidRPr="00944672" w:rsidDel="00456384">
          <w:rPr>
            <w:rFonts w:ascii="Arial" w:hAnsi="Arial" w:cs="Arial"/>
            <w:sz w:val="24"/>
            <w:szCs w:val="24"/>
          </w:rPr>
          <w:delText xml:space="preserve">machte </w:delText>
        </w:r>
      </w:del>
      <w:ins w:id="5843" w:author="Lektorat Bauer" w:date="2025-03-03T18:08:00Z" w16du:dateUtc="2025-03-03T17:08:00Z">
        <w:r w:rsidR="00456384">
          <w:rPr>
            <w:rFonts w:ascii="Arial" w:hAnsi="Arial" w:cs="Arial"/>
            <w:sz w:val="24"/>
            <w:szCs w:val="24"/>
          </w:rPr>
          <w:t>fertigte</w:t>
        </w:r>
      </w:ins>
      <w:del w:id="5844" w:author="Lektorat Bauer" w:date="2025-03-03T18:08:00Z" w16du:dateUtc="2025-03-03T17:08:00Z">
        <w:r w:rsidRPr="00944672" w:rsidDel="00456384">
          <w:rPr>
            <w:rFonts w:ascii="Arial" w:hAnsi="Arial" w:cs="Arial"/>
            <w:sz w:val="24"/>
            <w:szCs w:val="24"/>
          </w:rPr>
          <w:delText>sich</w:delText>
        </w:r>
      </w:del>
      <w:r w:rsidRPr="00944672">
        <w:rPr>
          <w:rFonts w:ascii="Arial" w:hAnsi="Arial" w:cs="Arial"/>
          <w:sz w:val="24"/>
          <w:szCs w:val="24"/>
        </w:rPr>
        <w:t xml:space="preserve"> eine kleine Mindmap</w:t>
      </w:r>
      <w:del w:id="5845" w:author="Lektorat Bauer" w:date="2025-03-03T18:08:00Z" w16du:dateUtc="2025-03-03T17:08:00Z">
        <w:r w:rsidRPr="00944672" w:rsidDel="00456384">
          <w:rPr>
            <w:rFonts w:ascii="Arial" w:hAnsi="Arial" w:cs="Arial"/>
            <w:sz w:val="24"/>
            <w:szCs w:val="24"/>
          </w:rPr>
          <w:delText xml:space="preserve">, </w:delText>
        </w:r>
        <w:commentRangeStart w:id="5846"/>
        <w:r w:rsidRPr="00944672" w:rsidDel="00456384">
          <w:rPr>
            <w:rFonts w:ascii="Arial" w:hAnsi="Arial" w:cs="Arial"/>
            <w:sz w:val="24"/>
            <w:szCs w:val="24"/>
          </w:rPr>
          <w:delText>also eine Zeichnung, mit der er seine Gedanken zu Papier bringen konnte</w:delText>
        </w:r>
      </w:del>
      <w:ins w:id="5847" w:author="Lektorat Bauer" w:date="2025-03-03T18:09:00Z" w16du:dateUtc="2025-03-03T17:09:00Z">
        <w:r w:rsidR="00456384">
          <w:rPr>
            <w:rFonts w:ascii="Arial" w:hAnsi="Arial" w:cs="Arial"/>
            <w:sz w:val="24"/>
            <w:szCs w:val="24"/>
          </w:rPr>
          <w:t xml:space="preserve"> </w:t>
        </w:r>
        <w:commentRangeEnd w:id="5846"/>
        <w:r w:rsidR="00872648">
          <w:rPr>
            <w:rStyle w:val="Kommentarzeichen"/>
          </w:rPr>
          <w:commentReference w:id="5846"/>
        </w:r>
        <w:r w:rsidR="00456384">
          <w:rPr>
            <w:rFonts w:ascii="Arial" w:hAnsi="Arial" w:cs="Arial"/>
            <w:sz w:val="24"/>
            <w:szCs w:val="24"/>
          </w:rPr>
          <w:t>an</w:t>
        </w:r>
      </w:ins>
      <w:r w:rsidRPr="00944672">
        <w:rPr>
          <w:rFonts w:ascii="Arial" w:hAnsi="Arial" w:cs="Arial"/>
          <w:sz w:val="24"/>
          <w:szCs w:val="24"/>
        </w:rPr>
        <w:t xml:space="preserve">. Die Zeichnung war insofern wichtig, als </w:t>
      </w:r>
      <w:del w:id="5848" w:author="Lektorat Bauer" w:date="2025-03-03T18:09:00Z" w16du:dateUtc="2025-03-03T17:09:00Z">
        <w:r w:rsidRPr="00944672" w:rsidDel="00872648">
          <w:rPr>
            <w:rFonts w:ascii="Arial" w:hAnsi="Arial" w:cs="Arial"/>
            <w:sz w:val="24"/>
            <w:szCs w:val="24"/>
          </w:rPr>
          <w:delText xml:space="preserve">dass </w:delText>
        </w:r>
      </w:del>
      <w:r w:rsidRPr="00944672">
        <w:rPr>
          <w:rFonts w:ascii="Arial" w:hAnsi="Arial" w:cs="Arial"/>
          <w:sz w:val="24"/>
          <w:szCs w:val="24"/>
        </w:rPr>
        <w:t>er so die verschiedenen Teilaspekte miteinander verbinden konnte.</w:t>
      </w:r>
    </w:p>
    <w:p w14:paraId="6D412A8C" w14:textId="23BFAEF8"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 xml:space="preserve">Zum einen </w:t>
      </w:r>
      <w:del w:id="5849" w:author="Lektorat Bauer" w:date="2025-03-03T18:09:00Z" w16du:dateUtc="2025-03-03T17:09:00Z">
        <w:r w:rsidRPr="00944672" w:rsidDel="00872648">
          <w:rPr>
            <w:rFonts w:ascii="Arial" w:hAnsi="Arial" w:cs="Arial"/>
            <w:sz w:val="24"/>
            <w:szCs w:val="24"/>
          </w:rPr>
          <w:delText xml:space="preserve">hatte </w:delText>
        </w:r>
        <w:commentRangeStart w:id="5850"/>
        <w:r w:rsidRPr="00944672" w:rsidDel="00872648">
          <w:rPr>
            <w:rFonts w:ascii="Arial" w:hAnsi="Arial" w:cs="Arial"/>
            <w:sz w:val="24"/>
            <w:szCs w:val="24"/>
          </w:rPr>
          <w:delText>er</w:delText>
        </w:r>
      </w:del>
      <w:ins w:id="5851" w:author="Lektorat Bauer" w:date="2025-03-03T18:09:00Z" w16du:dateUtc="2025-03-03T17:09:00Z">
        <w:r w:rsidR="00872648">
          <w:rPr>
            <w:rFonts w:ascii="Arial" w:hAnsi="Arial" w:cs="Arial"/>
            <w:sz w:val="24"/>
            <w:szCs w:val="24"/>
          </w:rPr>
          <w:t>gab</w:t>
        </w:r>
        <w:commentRangeEnd w:id="5850"/>
        <w:r w:rsidR="00872648">
          <w:rPr>
            <w:rStyle w:val="Kommentarzeichen"/>
          </w:rPr>
          <w:commentReference w:id="5850"/>
        </w:r>
        <w:r w:rsidR="00872648">
          <w:rPr>
            <w:rFonts w:ascii="Arial" w:hAnsi="Arial" w:cs="Arial"/>
            <w:sz w:val="24"/>
            <w:szCs w:val="24"/>
          </w:rPr>
          <w:t xml:space="preserve"> es</w:t>
        </w:r>
      </w:ins>
      <w:r w:rsidRPr="00944672">
        <w:rPr>
          <w:rFonts w:ascii="Arial" w:hAnsi="Arial" w:cs="Arial"/>
          <w:sz w:val="24"/>
          <w:szCs w:val="24"/>
        </w:rPr>
        <w:t xml:space="preserve"> das Problem mit dem verschwundenen Flug MH 370. Alle Daten deuteten darauf hin, dass der Flug nach knapp einer Stunde Flugzeit manuell von der Route weggeführt wurde, um in Richtung Penang und Europa zu fliegen. Danach verlor sich die Spur, es gab aber Satellitensignale, die darauf hindeuteten, dass der Flug </w:t>
      </w:r>
      <w:del w:id="5852" w:author="Lektorat Bauer" w:date="2025-03-03T18:10:00Z" w16du:dateUtc="2025-03-03T17:10:00Z">
        <w:r w:rsidRPr="00944672" w:rsidDel="00872648">
          <w:rPr>
            <w:rFonts w:ascii="Arial" w:hAnsi="Arial" w:cs="Arial"/>
            <w:sz w:val="24"/>
            <w:szCs w:val="24"/>
          </w:rPr>
          <w:delText xml:space="preserve">dann </w:delText>
        </w:r>
      </w:del>
      <w:r w:rsidRPr="00944672">
        <w:rPr>
          <w:rFonts w:ascii="Arial" w:hAnsi="Arial" w:cs="Arial"/>
          <w:sz w:val="24"/>
          <w:szCs w:val="24"/>
        </w:rPr>
        <w:t xml:space="preserve">anschließend in den Tiefen des Indischen Ozeans verschwunden </w:t>
      </w:r>
      <w:del w:id="5853" w:author="Lektorat Bauer" w:date="2025-03-03T18:10:00Z" w16du:dateUtc="2025-03-03T17:10:00Z">
        <w:r w:rsidRPr="00944672" w:rsidDel="00872648">
          <w:rPr>
            <w:rFonts w:ascii="Arial" w:hAnsi="Arial" w:cs="Arial"/>
            <w:sz w:val="24"/>
            <w:szCs w:val="24"/>
          </w:rPr>
          <w:delText>ist</w:delText>
        </w:r>
      </w:del>
      <w:ins w:id="5854" w:author="Lektorat Bauer" w:date="2025-03-03T18:10:00Z" w16du:dateUtc="2025-03-03T17:10:00Z">
        <w:r w:rsidR="00872648">
          <w:rPr>
            <w:rFonts w:ascii="Arial" w:hAnsi="Arial" w:cs="Arial"/>
            <w:sz w:val="24"/>
            <w:szCs w:val="24"/>
          </w:rPr>
          <w:t>war</w:t>
        </w:r>
      </w:ins>
      <w:r w:rsidRPr="00944672">
        <w:rPr>
          <w:rFonts w:ascii="Arial" w:hAnsi="Arial" w:cs="Arial"/>
          <w:sz w:val="24"/>
          <w:szCs w:val="24"/>
        </w:rPr>
        <w:t>.</w:t>
      </w:r>
    </w:p>
    <w:p w14:paraId="780A26BB" w14:textId="583FB6CA"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del w:id="5855" w:author="Lektorat Bauer" w:date="2025-03-03T18:10:00Z" w16du:dateUtc="2025-03-03T17:10:00Z">
        <w:r w:rsidRPr="00944672" w:rsidDel="00872648">
          <w:rPr>
            <w:rFonts w:ascii="Arial" w:hAnsi="Arial" w:cs="Arial"/>
            <w:sz w:val="24"/>
            <w:szCs w:val="24"/>
          </w:rPr>
          <w:delText>Der zweite Punkt, der ihm Probleme machte, war das Problem,</w:delText>
        </w:r>
      </w:del>
      <w:ins w:id="5856" w:author="Lektorat Bauer" w:date="2025-03-03T18:10:00Z" w16du:dateUtc="2025-03-03T17:10:00Z">
        <w:r w:rsidR="00872648">
          <w:rPr>
            <w:rFonts w:ascii="Arial" w:hAnsi="Arial" w:cs="Arial"/>
            <w:sz w:val="24"/>
            <w:szCs w:val="24"/>
          </w:rPr>
          <w:t>Zum anderen</w:t>
        </w:r>
      </w:ins>
      <w:r w:rsidRPr="00944672">
        <w:rPr>
          <w:rFonts w:ascii="Arial" w:hAnsi="Arial" w:cs="Arial"/>
          <w:sz w:val="24"/>
          <w:szCs w:val="24"/>
        </w:rPr>
        <w:t xml:space="preserve"> </w:t>
      </w:r>
      <w:del w:id="5857" w:author="Lektorat Bauer" w:date="2025-03-03T18:10:00Z" w16du:dateUtc="2025-03-03T17:10:00Z">
        <w:r w:rsidRPr="00944672" w:rsidDel="00872648">
          <w:rPr>
            <w:rFonts w:ascii="Arial" w:hAnsi="Arial" w:cs="Arial"/>
            <w:sz w:val="24"/>
            <w:szCs w:val="24"/>
          </w:rPr>
          <w:delText xml:space="preserve">dass </w:delText>
        </w:r>
      </w:del>
      <w:ins w:id="5858" w:author="Lektorat Bauer" w:date="2025-03-03T18:10:00Z" w16du:dateUtc="2025-03-03T17:10:00Z">
        <w:r w:rsidR="00872648">
          <w:rPr>
            <w:rFonts w:ascii="Arial" w:hAnsi="Arial" w:cs="Arial"/>
            <w:sz w:val="24"/>
            <w:szCs w:val="24"/>
          </w:rPr>
          <w:t>wurde</w:t>
        </w:r>
        <w:r w:rsidR="00872648" w:rsidRPr="00944672">
          <w:rPr>
            <w:rFonts w:ascii="Arial" w:hAnsi="Arial" w:cs="Arial"/>
            <w:sz w:val="24"/>
            <w:szCs w:val="24"/>
          </w:rPr>
          <w:t xml:space="preserve"> </w:t>
        </w:r>
      </w:ins>
      <w:r w:rsidRPr="00944672">
        <w:rPr>
          <w:rFonts w:ascii="Arial" w:hAnsi="Arial" w:cs="Arial"/>
          <w:sz w:val="24"/>
          <w:szCs w:val="24"/>
        </w:rPr>
        <w:t>er augenscheinlich bei seinen Recherchen von den Nordkoreanern beobachtet</w:t>
      </w:r>
      <w:del w:id="5859" w:author="Lektorat Bauer" w:date="2025-03-03T18:10:00Z" w16du:dateUtc="2025-03-03T17:10:00Z">
        <w:r w:rsidRPr="00944672" w:rsidDel="00872648">
          <w:rPr>
            <w:rFonts w:ascii="Arial" w:hAnsi="Arial" w:cs="Arial"/>
            <w:sz w:val="24"/>
            <w:szCs w:val="24"/>
          </w:rPr>
          <w:delText xml:space="preserve"> wurde</w:delText>
        </w:r>
      </w:del>
      <w:r w:rsidRPr="00944672">
        <w:rPr>
          <w:rFonts w:ascii="Arial" w:hAnsi="Arial" w:cs="Arial"/>
          <w:sz w:val="24"/>
          <w:szCs w:val="24"/>
        </w:rPr>
        <w:t xml:space="preserve">. Diese </w:t>
      </w:r>
      <w:del w:id="5860" w:author="Lektorat Bauer" w:date="2025-03-03T18:10:00Z" w16du:dateUtc="2025-03-03T17:10:00Z">
        <w:r w:rsidRPr="00944672" w:rsidDel="00872648">
          <w:rPr>
            <w:rFonts w:ascii="Arial" w:hAnsi="Arial" w:cs="Arial"/>
            <w:sz w:val="24"/>
            <w:szCs w:val="24"/>
          </w:rPr>
          <w:delText>Reaktion der Nordkoreaner</w:delText>
        </w:r>
      </w:del>
      <w:ins w:id="5861" w:author="Lektorat Bauer" w:date="2025-03-03T18:10:00Z" w16du:dateUtc="2025-03-03T17:10:00Z">
        <w:r w:rsidR="00872648">
          <w:rPr>
            <w:rFonts w:ascii="Arial" w:hAnsi="Arial" w:cs="Arial"/>
            <w:sz w:val="24"/>
            <w:szCs w:val="24"/>
          </w:rPr>
          <w:t>Tatsache</w:t>
        </w:r>
      </w:ins>
      <w:r w:rsidRPr="00944672">
        <w:rPr>
          <w:rFonts w:ascii="Arial" w:hAnsi="Arial" w:cs="Arial"/>
          <w:sz w:val="24"/>
          <w:szCs w:val="24"/>
        </w:rPr>
        <w:t xml:space="preserve"> war für </w:t>
      </w:r>
      <w:del w:id="5862" w:author="Lektorat Bauer" w:date="2025-03-03T18:10:00Z" w16du:dateUtc="2025-03-03T17:10:00Z">
        <w:r w:rsidRPr="00944672" w:rsidDel="00872648">
          <w:rPr>
            <w:rFonts w:ascii="Arial" w:hAnsi="Arial" w:cs="Arial"/>
            <w:sz w:val="24"/>
            <w:szCs w:val="24"/>
          </w:rPr>
          <w:delText xml:space="preserve">ihn </w:delText>
        </w:r>
      </w:del>
      <w:ins w:id="5863" w:author="Lektorat Bauer" w:date="2025-03-03T18:10:00Z" w16du:dateUtc="2025-03-03T17:10:00Z">
        <w:r w:rsidR="00872648">
          <w:rPr>
            <w:rFonts w:ascii="Arial" w:hAnsi="Arial" w:cs="Arial"/>
            <w:sz w:val="24"/>
            <w:szCs w:val="24"/>
          </w:rPr>
          <w:t>Thomas</w:t>
        </w:r>
        <w:r w:rsidR="00872648" w:rsidRPr="00944672">
          <w:rPr>
            <w:rFonts w:ascii="Arial" w:hAnsi="Arial" w:cs="Arial"/>
            <w:sz w:val="24"/>
            <w:szCs w:val="24"/>
          </w:rPr>
          <w:t xml:space="preserve"> </w:t>
        </w:r>
      </w:ins>
      <w:r w:rsidRPr="00944672">
        <w:rPr>
          <w:rFonts w:ascii="Arial" w:hAnsi="Arial" w:cs="Arial"/>
          <w:sz w:val="24"/>
          <w:szCs w:val="24"/>
        </w:rPr>
        <w:t>zu diesem Zeitpunkt völlig unverständlich.</w:t>
      </w:r>
    </w:p>
    <w:p w14:paraId="387CC719" w14:textId="2C825697"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Der dritte Punkt, den er nicht verstand, war die Geschichte mit dem angeblichen Werttransport. Bei seinen Recherchen hat</w:t>
      </w:r>
      <w:ins w:id="5864" w:author="Lektorat Bauer" w:date="2025-03-03T18:11:00Z" w16du:dateUtc="2025-03-03T17:11:00Z">
        <w:r w:rsidR="00872648">
          <w:rPr>
            <w:rFonts w:ascii="Arial" w:hAnsi="Arial" w:cs="Arial"/>
            <w:sz w:val="24"/>
            <w:szCs w:val="24"/>
          </w:rPr>
          <w:t>te</w:t>
        </w:r>
      </w:ins>
      <w:r w:rsidRPr="00944672">
        <w:rPr>
          <w:rFonts w:ascii="Arial" w:hAnsi="Arial" w:cs="Arial"/>
          <w:sz w:val="24"/>
          <w:szCs w:val="24"/>
        </w:rPr>
        <w:t xml:space="preserve"> er herausgefunden, dass etwas mit militärischer Begleitung</w:t>
      </w:r>
      <w:del w:id="5865" w:author="Lektorat Bauer" w:date="2025-03-03T18:11:00Z" w16du:dateUtc="2025-03-03T17:11:00Z">
        <w:r w:rsidRPr="00944672" w:rsidDel="00872648">
          <w:rPr>
            <w:rFonts w:ascii="Arial" w:hAnsi="Arial" w:cs="Arial"/>
            <w:sz w:val="24"/>
            <w:szCs w:val="24"/>
          </w:rPr>
          <w:delText>,</w:delText>
        </w:r>
      </w:del>
      <w:r w:rsidRPr="00944672">
        <w:rPr>
          <w:rFonts w:ascii="Arial" w:hAnsi="Arial" w:cs="Arial"/>
          <w:sz w:val="24"/>
          <w:szCs w:val="24"/>
        </w:rPr>
        <w:t xml:space="preserve"> von einer Bank in Kuala Lumpur zum Flughafen und dann weiter zum Flugzeug befördert wurde. Diese Information musste absichtlich vage gehalten </w:t>
      </w:r>
      <w:commentRangeStart w:id="5866"/>
      <w:del w:id="5867" w:author="Lektorat Bauer" w:date="2025-03-03T18:11:00Z" w16du:dateUtc="2025-03-03T17:11:00Z">
        <w:r w:rsidRPr="00944672" w:rsidDel="00872648">
          <w:rPr>
            <w:rFonts w:ascii="Arial" w:hAnsi="Arial" w:cs="Arial"/>
            <w:sz w:val="24"/>
            <w:szCs w:val="24"/>
          </w:rPr>
          <w:delText>werden</w:delText>
        </w:r>
      </w:del>
      <w:ins w:id="5868" w:author="Lektorat Bauer" w:date="2025-03-03T18:11:00Z" w16du:dateUtc="2025-03-03T17:11:00Z">
        <w:r w:rsidR="00872648">
          <w:rPr>
            <w:rFonts w:ascii="Arial" w:hAnsi="Arial" w:cs="Arial"/>
            <w:sz w:val="24"/>
            <w:szCs w:val="24"/>
          </w:rPr>
          <w:t>worden sein</w:t>
        </w:r>
      </w:ins>
      <w:r w:rsidRPr="00944672">
        <w:rPr>
          <w:rFonts w:ascii="Arial" w:hAnsi="Arial" w:cs="Arial"/>
          <w:sz w:val="24"/>
          <w:szCs w:val="24"/>
        </w:rPr>
        <w:t xml:space="preserve">, da sich nicht nachvollziehen </w:t>
      </w:r>
      <w:del w:id="5869" w:author="Lektorat Bauer" w:date="2025-03-03T18:11:00Z" w16du:dateUtc="2025-03-03T17:11:00Z">
        <w:r w:rsidRPr="00944672" w:rsidDel="00872648">
          <w:rPr>
            <w:rFonts w:ascii="Arial" w:hAnsi="Arial" w:cs="Arial"/>
            <w:sz w:val="24"/>
            <w:szCs w:val="24"/>
          </w:rPr>
          <w:delText>lässt</w:delText>
        </w:r>
      </w:del>
      <w:ins w:id="5870" w:author="Lektorat Bauer" w:date="2025-03-03T18:11:00Z" w16du:dateUtc="2025-03-03T17:11:00Z">
        <w:r w:rsidR="00872648">
          <w:rPr>
            <w:rFonts w:ascii="Arial" w:hAnsi="Arial" w:cs="Arial"/>
            <w:sz w:val="24"/>
            <w:szCs w:val="24"/>
          </w:rPr>
          <w:t>ließ</w:t>
        </w:r>
        <w:commentRangeEnd w:id="5866"/>
        <w:r w:rsidR="00872648">
          <w:rPr>
            <w:rStyle w:val="Kommentarzeichen"/>
          </w:rPr>
          <w:commentReference w:id="5866"/>
        </w:r>
      </w:ins>
      <w:r w:rsidRPr="00944672">
        <w:rPr>
          <w:rFonts w:ascii="Arial" w:hAnsi="Arial" w:cs="Arial"/>
          <w:sz w:val="24"/>
          <w:szCs w:val="24"/>
        </w:rPr>
        <w:t>, was transportiert wurde.</w:t>
      </w:r>
    </w:p>
    <w:p w14:paraId="25EEEAF7" w14:textId="008A78FA" w:rsidR="00944672" w:rsidRPr="00944672" w:rsidRDefault="00872648" w:rsidP="00623B68">
      <w:pPr>
        <w:suppressAutoHyphens/>
        <w:autoSpaceDE w:val="0"/>
        <w:autoSpaceDN w:val="0"/>
        <w:adjustRightInd w:val="0"/>
        <w:spacing w:after="0" w:line="360" w:lineRule="auto"/>
        <w:ind w:firstLine="227"/>
        <w:jc w:val="both"/>
        <w:rPr>
          <w:rFonts w:ascii="Arial" w:hAnsi="Arial" w:cs="Arial"/>
          <w:sz w:val="24"/>
          <w:szCs w:val="24"/>
        </w:rPr>
      </w:pPr>
      <w:ins w:id="5871" w:author="Lektorat Bauer" w:date="2025-03-03T18:12:00Z" w16du:dateUtc="2025-03-03T17:12:00Z">
        <w:r>
          <w:rPr>
            <w:rFonts w:ascii="Arial" w:hAnsi="Arial" w:cs="Arial"/>
            <w:sz w:val="24"/>
            <w:szCs w:val="24"/>
          </w:rPr>
          <w:t>„</w:t>
        </w:r>
      </w:ins>
      <w:del w:id="5872" w:author="Lektorat Bauer" w:date="2025-03-03T18:12:00Z" w16du:dateUtc="2025-03-03T17:12:00Z">
        <w:r w:rsidR="00944672" w:rsidRPr="00944672" w:rsidDel="00872648">
          <w:rPr>
            <w:rFonts w:ascii="Arial" w:hAnsi="Arial" w:cs="Arial"/>
            <w:sz w:val="24"/>
            <w:szCs w:val="24"/>
          </w:rPr>
          <w:delText>"Es kommt zum Punkt, an dem</w:delText>
        </w:r>
      </w:del>
      <w:ins w:id="5873" w:author="Lektorat Bauer" w:date="2025-03-03T18:12:00Z" w16du:dateUtc="2025-03-03T17:12:00Z">
        <w:r>
          <w:rPr>
            <w:rFonts w:ascii="Arial" w:hAnsi="Arial" w:cs="Arial"/>
            <w:sz w:val="24"/>
            <w:szCs w:val="24"/>
          </w:rPr>
          <w:t>Ab hier wird</w:t>
        </w:r>
      </w:ins>
      <w:r w:rsidR="00944672" w:rsidRPr="00944672">
        <w:rPr>
          <w:rFonts w:ascii="Arial" w:hAnsi="Arial" w:cs="Arial"/>
          <w:sz w:val="24"/>
          <w:szCs w:val="24"/>
        </w:rPr>
        <w:t xml:space="preserve"> es kompliziert</w:t>
      </w:r>
      <w:del w:id="5874" w:author="Lektorat Bauer" w:date="2025-03-03T18:12:00Z" w16du:dateUtc="2025-03-03T17:12:00Z">
        <w:r w:rsidR="00944672" w:rsidRPr="00944672" w:rsidDel="00872648">
          <w:rPr>
            <w:rFonts w:ascii="Arial" w:hAnsi="Arial" w:cs="Arial"/>
            <w:sz w:val="24"/>
            <w:szCs w:val="24"/>
          </w:rPr>
          <w:delText xml:space="preserve"> wird."</w:delText>
        </w:r>
      </w:del>
      <w:ins w:id="5875" w:author="Lektorat Bauer" w:date="2025-03-03T18:12:00Z" w16du:dateUtc="2025-03-03T17:12:00Z">
        <w:r>
          <w:rPr>
            <w:rFonts w:ascii="Arial" w:hAnsi="Arial" w:cs="Arial"/>
            <w:sz w:val="24"/>
            <w:szCs w:val="24"/>
          </w:rPr>
          <w:t>“,</w:t>
        </w:r>
      </w:ins>
      <w:r w:rsidR="00944672" w:rsidRPr="00944672">
        <w:rPr>
          <w:rFonts w:ascii="Arial" w:hAnsi="Arial" w:cs="Arial"/>
          <w:sz w:val="24"/>
          <w:szCs w:val="24"/>
        </w:rPr>
        <w:t xml:space="preserve"> </w:t>
      </w:r>
      <w:ins w:id="5876" w:author="Lektorat Bauer" w:date="2025-03-03T18:12:00Z" w16du:dateUtc="2025-03-03T17:12:00Z">
        <w:r>
          <w:rPr>
            <w:rFonts w:ascii="Arial" w:hAnsi="Arial" w:cs="Arial"/>
            <w:sz w:val="24"/>
            <w:szCs w:val="24"/>
          </w:rPr>
          <w:t>d</w:t>
        </w:r>
      </w:ins>
      <w:del w:id="5877" w:author="Lektorat Bauer" w:date="2025-03-03T18:12:00Z" w16du:dateUtc="2025-03-03T17:12:00Z">
        <w:r w:rsidR="00944672" w:rsidRPr="00944672" w:rsidDel="00872648">
          <w:rPr>
            <w:rFonts w:ascii="Arial" w:hAnsi="Arial" w:cs="Arial"/>
            <w:sz w:val="24"/>
            <w:szCs w:val="24"/>
          </w:rPr>
          <w:delText>D</w:delText>
        </w:r>
      </w:del>
      <w:r w:rsidR="00944672" w:rsidRPr="00944672">
        <w:rPr>
          <w:rFonts w:ascii="Arial" w:hAnsi="Arial" w:cs="Arial"/>
          <w:sz w:val="24"/>
          <w:szCs w:val="24"/>
        </w:rPr>
        <w:t xml:space="preserve">achte Thomas vor sich hin, </w:t>
      </w:r>
      <w:ins w:id="5878" w:author="Lektorat Bauer" w:date="2025-03-03T18:12:00Z" w16du:dateUtc="2025-03-03T17:12:00Z">
        <w:r>
          <w:rPr>
            <w:rFonts w:ascii="Arial" w:hAnsi="Arial" w:cs="Arial"/>
            <w:sz w:val="24"/>
            <w:szCs w:val="24"/>
          </w:rPr>
          <w:t>„d</w:t>
        </w:r>
      </w:ins>
      <w:del w:id="5879" w:author="Lektorat Bauer" w:date="2025-03-03T18:12:00Z" w16du:dateUtc="2025-03-03T17:12:00Z">
        <w:r w:rsidR="00944672" w:rsidRPr="00944672" w:rsidDel="00872648">
          <w:rPr>
            <w:rFonts w:ascii="Arial" w:hAnsi="Arial" w:cs="Arial"/>
            <w:sz w:val="24"/>
            <w:szCs w:val="24"/>
          </w:rPr>
          <w:delText>"D</w:delText>
        </w:r>
      </w:del>
      <w:r w:rsidR="00944672" w:rsidRPr="00944672">
        <w:rPr>
          <w:rFonts w:ascii="Arial" w:hAnsi="Arial" w:cs="Arial"/>
          <w:sz w:val="24"/>
          <w:szCs w:val="24"/>
        </w:rPr>
        <w:t xml:space="preserve">enn, was </w:t>
      </w:r>
      <w:commentRangeStart w:id="5880"/>
      <w:r w:rsidR="00944672" w:rsidRPr="00944672">
        <w:rPr>
          <w:rFonts w:ascii="Arial" w:hAnsi="Arial" w:cs="Arial"/>
          <w:sz w:val="24"/>
          <w:szCs w:val="24"/>
        </w:rPr>
        <w:t xml:space="preserve">mag der Grund bei diesem Transport </w:t>
      </w:r>
      <w:commentRangeEnd w:id="5880"/>
      <w:r>
        <w:rPr>
          <w:rStyle w:val="Kommentarzeichen"/>
        </w:rPr>
        <w:commentReference w:id="5880"/>
      </w:r>
      <w:r w:rsidR="00944672" w:rsidRPr="00944672">
        <w:rPr>
          <w:rFonts w:ascii="Arial" w:hAnsi="Arial" w:cs="Arial"/>
          <w:sz w:val="24"/>
          <w:szCs w:val="24"/>
        </w:rPr>
        <w:t xml:space="preserve">gewesen sein? Und wie wertvoll muss der Inhalt gewesen sein, dass irgendjemand versucht, </w:t>
      </w:r>
      <w:ins w:id="5881" w:author="Lektorat Bauer" w:date="2025-03-03T18:12:00Z" w16du:dateUtc="2025-03-03T17:12:00Z">
        <w:r>
          <w:rPr>
            <w:rFonts w:ascii="Arial" w:hAnsi="Arial" w:cs="Arial"/>
            <w:sz w:val="24"/>
            <w:szCs w:val="24"/>
          </w:rPr>
          <w:t xml:space="preserve">deshalb </w:t>
        </w:r>
      </w:ins>
      <w:r w:rsidR="00944672" w:rsidRPr="00944672">
        <w:rPr>
          <w:rFonts w:ascii="Arial" w:hAnsi="Arial" w:cs="Arial"/>
          <w:sz w:val="24"/>
          <w:szCs w:val="24"/>
        </w:rPr>
        <w:t>ein Flugzeug zu entführen</w:t>
      </w:r>
      <w:ins w:id="5882" w:author="Lektorat Bauer" w:date="2025-03-03T18:12:00Z" w16du:dateUtc="2025-03-03T17:12:00Z">
        <w:r>
          <w:rPr>
            <w:rFonts w:ascii="Arial" w:hAnsi="Arial" w:cs="Arial"/>
            <w:sz w:val="24"/>
            <w:szCs w:val="24"/>
          </w:rPr>
          <w:t>?“</w:t>
        </w:r>
      </w:ins>
      <w:del w:id="5883" w:author="Lektorat Bauer" w:date="2025-03-03T18:12:00Z" w16du:dateUtc="2025-03-03T17:12:00Z">
        <w:r w:rsidR="00944672" w:rsidRPr="00944672" w:rsidDel="00872648">
          <w:rPr>
            <w:rFonts w:ascii="Arial" w:hAnsi="Arial" w:cs="Arial"/>
            <w:sz w:val="24"/>
            <w:szCs w:val="24"/>
          </w:rPr>
          <w:delText>."</w:delText>
        </w:r>
      </w:del>
    </w:p>
    <w:p w14:paraId="59B8DA40" w14:textId="7585DA00"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Er machte sich noch einen Vermerk auf seiner Zeichnung, in den er die Bank notierte, MHUGE</w:t>
      </w:r>
      <w:ins w:id="5884" w:author="Lektorat Bauer" w:date="2025-03-03T18:13:00Z" w16du:dateUtc="2025-03-03T17:13:00Z">
        <w:r w:rsidR="00872648">
          <w:rPr>
            <w:rFonts w:ascii="Arial" w:hAnsi="Arial" w:cs="Arial"/>
            <w:sz w:val="24"/>
            <w:szCs w:val="24"/>
          </w:rPr>
          <w:t>.</w:t>
        </w:r>
      </w:ins>
      <w:del w:id="5885" w:author="Lektorat Bauer" w:date="2025-03-03T18:13:00Z" w16du:dateUtc="2025-03-03T17:13:00Z">
        <w:r w:rsidRPr="00944672" w:rsidDel="00872648">
          <w:rPr>
            <w:rFonts w:ascii="Arial" w:hAnsi="Arial" w:cs="Arial"/>
            <w:sz w:val="24"/>
            <w:szCs w:val="24"/>
          </w:rPr>
          <w:delText>,</w:delText>
        </w:r>
      </w:del>
      <w:r w:rsidRPr="00944672">
        <w:rPr>
          <w:rFonts w:ascii="Arial" w:hAnsi="Arial" w:cs="Arial"/>
          <w:sz w:val="24"/>
          <w:szCs w:val="24"/>
        </w:rPr>
        <w:t xml:space="preserve"> </w:t>
      </w:r>
      <w:ins w:id="5886" w:author="Lektorat Bauer" w:date="2025-03-03T18:13:00Z" w16du:dateUtc="2025-03-03T17:13:00Z">
        <w:r w:rsidR="00872648">
          <w:rPr>
            <w:rFonts w:ascii="Arial" w:hAnsi="Arial" w:cs="Arial"/>
            <w:sz w:val="24"/>
            <w:szCs w:val="24"/>
          </w:rPr>
          <w:t>„E</w:t>
        </w:r>
      </w:ins>
      <w:del w:id="5887" w:author="Lektorat Bauer" w:date="2025-03-03T18:13:00Z" w16du:dateUtc="2025-03-03T17:13:00Z">
        <w:r w:rsidRPr="00944672" w:rsidDel="00872648">
          <w:rPr>
            <w:rFonts w:ascii="Arial" w:hAnsi="Arial" w:cs="Arial"/>
            <w:sz w:val="24"/>
            <w:szCs w:val="24"/>
          </w:rPr>
          <w:delText>e</w:delText>
        </w:r>
      </w:del>
      <w:r w:rsidRPr="00944672">
        <w:rPr>
          <w:rFonts w:ascii="Arial" w:hAnsi="Arial" w:cs="Arial"/>
          <w:sz w:val="24"/>
          <w:szCs w:val="24"/>
        </w:rPr>
        <w:t>ine komische Bezeichnung</w:t>
      </w:r>
      <w:ins w:id="5888" w:author="Lektorat Bauer" w:date="2025-03-03T18:13:00Z" w16du:dateUtc="2025-03-03T17:13:00Z">
        <w:r w:rsidR="00872648">
          <w:rPr>
            <w:rFonts w:ascii="Arial" w:hAnsi="Arial" w:cs="Arial"/>
            <w:sz w:val="24"/>
            <w:szCs w:val="24"/>
          </w:rPr>
          <w:t>“</w:t>
        </w:r>
      </w:ins>
      <w:r w:rsidRPr="00944672">
        <w:rPr>
          <w:rFonts w:ascii="Arial" w:hAnsi="Arial" w:cs="Arial"/>
          <w:sz w:val="24"/>
          <w:szCs w:val="24"/>
        </w:rPr>
        <w:t>, dachte Thomas und beschloss, dass er zu dieser Bank mehr recherchieren wollte.</w:t>
      </w:r>
    </w:p>
    <w:p w14:paraId="23999EE5" w14:textId="5AAA4C01"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del w:id="5889" w:author="Lektorat Bauer" w:date="2025-03-03T18:18:00Z" w16du:dateUtc="2025-03-03T17:18:00Z">
        <w:r w:rsidRPr="00944672" w:rsidDel="00881883">
          <w:rPr>
            <w:rFonts w:ascii="Arial" w:hAnsi="Arial" w:cs="Arial"/>
            <w:sz w:val="24"/>
            <w:szCs w:val="24"/>
          </w:rPr>
          <w:delText>Der letzte Punkt, der dann noch kam, war, dass er versuchen könnte, die Soldaten, die er im Bild hatte, zu identifizieren, um dadurch vielleicht weitere Informationen aufnehmen zu können.</w:delText>
        </w:r>
      </w:del>
      <w:ins w:id="5890" w:author="Lektorat Bauer" w:date="2025-03-03T18:18:00Z" w16du:dateUtc="2025-03-03T17:18:00Z">
        <w:r w:rsidR="00881883">
          <w:rPr>
            <w:rFonts w:ascii="Arial" w:hAnsi="Arial" w:cs="Arial"/>
            <w:sz w:val="24"/>
            <w:szCs w:val="24"/>
          </w:rPr>
          <w:t>Zu</w:t>
        </w:r>
      </w:ins>
      <w:ins w:id="5891" w:author="Lektorat Bauer" w:date="2025-03-03T18:19:00Z" w16du:dateUtc="2025-03-03T17:19:00Z">
        <w:r w:rsidR="00881883">
          <w:rPr>
            <w:rFonts w:ascii="Arial" w:hAnsi="Arial" w:cs="Arial"/>
            <w:sz w:val="24"/>
            <w:szCs w:val="24"/>
          </w:rPr>
          <w:t xml:space="preserve"> guter Letzt </w:t>
        </w:r>
      </w:ins>
      <w:ins w:id="5892" w:author="Lektorat Bauer" w:date="2025-03-03T18:20:00Z" w16du:dateUtc="2025-03-03T17:20:00Z">
        <w:r w:rsidR="00881883">
          <w:rPr>
            <w:rFonts w:ascii="Arial" w:hAnsi="Arial" w:cs="Arial"/>
            <w:sz w:val="24"/>
            <w:szCs w:val="24"/>
          </w:rPr>
          <w:t>konnte</w:t>
        </w:r>
      </w:ins>
      <w:ins w:id="5893" w:author="Lektorat Bauer" w:date="2025-03-03T18:19:00Z" w16du:dateUtc="2025-03-03T17:19:00Z">
        <w:r w:rsidR="00881883">
          <w:rPr>
            <w:rFonts w:ascii="Arial" w:hAnsi="Arial" w:cs="Arial"/>
            <w:sz w:val="24"/>
            <w:szCs w:val="24"/>
          </w:rPr>
          <w:t xml:space="preserve"> er versuchen, die Soldaten, die er im Bild hatte, zu identifizieren, um so vielleicht an weitere Infor</w:t>
        </w:r>
      </w:ins>
      <w:ins w:id="5894" w:author="Lektorat Bauer" w:date="2025-03-03T18:20:00Z" w16du:dateUtc="2025-03-03T17:20:00Z">
        <w:r w:rsidR="00881883">
          <w:rPr>
            <w:rFonts w:ascii="Arial" w:hAnsi="Arial" w:cs="Arial"/>
            <w:sz w:val="24"/>
            <w:szCs w:val="24"/>
          </w:rPr>
          <w:t xml:space="preserve">mationen zu gelangen. </w:t>
        </w:r>
      </w:ins>
    </w:p>
    <w:p w14:paraId="57718245" w14:textId="77777777"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Thomas fasste zusammen, was er über die Flugroute von Flug MH 370 wusste, und kam zu dem Schluss, dass es im Augenblick keinen Sinn machte, an dieser Stelle weiter zu recherchieren.</w:t>
      </w:r>
    </w:p>
    <w:p w14:paraId="389F6B0E" w14:textId="3EAC8B80"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Hinsichtlich der Verfolgung durch die Nordkoreaner gab es keinen </w:t>
      </w:r>
      <w:del w:id="5895" w:author="Lektorat Bauer" w:date="2025-03-03T18:18:00Z" w16du:dateUtc="2025-03-03T17:18:00Z">
        <w:r w:rsidRPr="00944672" w:rsidDel="00881883">
          <w:rPr>
            <w:rFonts w:ascii="Arial" w:hAnsi="Arial" w:cs="Arial"/>
            <w:sz w:val="24"/>
            <w:szCs w:val="24"/>
          </w:rPr>
          <w:delText>Ansatzpunkt</w:delText>
        </w:r>
      </w:del>
      <w:ins w:id="5896" w:author="Lektorat Bauer" w:date="2025-03-03T18:18:00Z" w16du:dateUtc="2025-03-03T17:18:00Z">
        <w:r w:rsidR="00881883">
          <w:rPr>
            <w:rFonts w:ascii="Arial" w:hAnsi="Arial" w:cs="Arial"/>
            <w:sz w:val="24"/>
            <w:szCs w:val="24"/>
          </w:rPr>
          <w:t>Anhaltspunkt</w:t>
        </w:r>
      </w:ins>
      <w:r w:rsidRPr="00944672">
        <w:rPr>
          <w:rFonts w:ascii="Arial" w:hAnsi="Arial" w:cs="Arial"/>
          <w:sz w:val="24"/>
          <w:szCs w:val="24"/>
        </w:rPr>
        <w:t xml:space="preserve">, von dem aus er hätte überprüfen können, warum er verfolgt wurde. Daher musste er dieses Thema auch vorerst beiseitelassen. Es bestand durchaus </w:t>
      </w:r>
      <w:r w:rsidRPr="00944672">
        <w:rPr>
          <w:rFonts w:ascii="Arial" w:hAnsi="Arial" w:cs="Arial"/>
          <w:sz w:val="24"/>
          <w:szCs w:val="24"/>
        </w:rPr>
        <w:lastRenderedPageBreak/>
        <w:t>die Möglichkeit, dass die Nordkoreaner ihm folgten, weil er ihnen bei früheren Recherchen aufgefallen war, und sie deshalb einfach nur wissen wollten, was er tat.</w:t>
      </w:r>
    </w:p>
    <w:p w14:paraId="56DAD7B2" w14:textId="5AEA739F"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Das bedeutete, dass er für die nächsten Tage zwei verschiedene </w:t>
      </w:r>
      <w:r w:rsidRPr="00944672">
        <w:rPr>
          <w:rFonts w:ascii="Arial" w:hAnsi="Arial" w:cs="Arial"/>
          <w:noProof/>
          <w:sz w:val="24"/>
          <w:szCs w:val="24"/>
        </w:rPr>
        <w:t>Aufgabenblöcke</w:t>
      </w:r>
      <w:r w:rsidRPr="00944672">
        <w:rPr>
          <w:rFonts w:ascii="Arial" w:hAnsi="Arial" w:cs="Arial"/>
          <w:sz w:val="24"/>
          <w:szCs w:val="24"/>
        </w:rPr>
        <w:t xml:space="preserve"> hatte. Zum einen musste er die Bank identifizieren, und sehen, was er hierzu an Informationen finden konnte. </w:t>
      </w:r>
      <w:del w:id="5897" w:author="Lektorat Bauer" w:date="2025-03-03T18:21:00Z" w16du:dateUtc="2025-03-03T17:21:00Z">
        <w:r w:rsidRPr="00944672" w:rsidDel="00881883">
          <w:rPr>
            <w:rFonts w:ascii="Arial" w:hAnsi="Arial" w:cs="Arial"/>
            <w:sz w:val="24"/>
            <w:szCs w:val="24"/>
          </w:rPr>
          <w:delText>Und z</w:delText>
        </w:r>
      </w:del>
      <w:ins w:id="5898" w:author="Lektorat Bauer" w:date="2025-03-03T18:21:00Z" w16du:dateUtc="2025-03-03T17:21:00Z">
        <w:r w:rsidR="00881883">
          <w:rPr>
            <w:rFonts w:ascii="Arial" w:hAnsi="Arial" w:cs="Arial"/>
            <w:sz w:val="24"/>
            <w:szCs w:val="24"/>
          </w:rPr>
          <w:t>Z</w:t>
        </w:r>
      </w:ins>
      <w:r w:rsidRPr="00944672">
        <w:rPr>
          <w:rFonts w:ascii="Arial" w:hAnsi="Arial" w:cs="Arial"/>
          <w:sz w:val="24"/>
          <w:szCs w:val="24"/>
        </w:rPr>
        <w:t>um anderen</w:t>
      </w:r>
      <w:del w:id="5899" w:author="Lektorat Bauer" w:date="2025-03-03T18:21:00Z" w16du:dateUtc="2025-03-03T17:21:00Z">
        <w:r w:rsidRPr="00944672" w:rsidDel="00881883">
          <w:rPr>
            <w:rFonts w:ascii="Arial" w:hAnsi="Arial" w:cs="Arial"/>
            <w:sz w:val="24"/>
            <w:szCs w:val="24"/>
          </w:rPr>
          <w:delText>,</w:delText>
        </w:r>
      </w:del>
      <w:r w:rsidRPr="00944672">
        <w:rPr>
          <w:rFonts w:ascii="Arial" w:hAnsi="Arial" w:cs="Arial"/>
          <w:sz w:val="24"/>
          <w:szCs w:val="24"/>
        </w:rPr>
        <w:t xml:space="preserve"> </w:t>
      </w:r>
      <w:del w:id="5900" w:author="Lektorat Bauer" w:date="2025-03-03T18:21:00Z" w16du:dateUtc="2025-03-03T17:21:00Z">
        <w:r w:rsidRPr="00944672" w:rsidDel="00881883">
          <w:rPr>
            <w:rFonts w:ascii="Arial" w:hAnsi="Arial" w:cs="Arial"/>
            <w:sz w:val="24"/>
            <w:szCs w:val="24"/>
          </w:rPr>
          <w:delText xml:space="preserve">könnte </w:delText>
        </w:r>
      </w:del>
      <w:ins w:id="5901" w:author="Lektorat Bauer" w:date="2025-03-03T18:21:00Z" w16du:dateUtc="2025-03-03T17:21:00Z">
        <w:r w:rsidR="00881883">
          <w:rPr>
            <w:rFonts w:ascii="Arial" w:hAnsi="Arial" w:cs="Arial"/>
            <w:sz w:val="24"/>
            <w:szCs w:val="24"/>
          </w:rPr>
          <w:t>wollte</w:t>
        </w:r>
        <w:r w:rsidR="00881883" w:rsidRPr="00944672">
          <w:rPr>
            <w:rFonts w:ascii="Arial" w:hAnsi="Arial" w:cs="Arial"/>
            <w:sz w:val="24"/>
            <w:szCs w:val="24"/>
          </w:rPr>
          <w:t xml:space="preserve"> </w:t>
        </w:r>
      </w:ins>
      <w:r w:rsidRPr="00944672">
        <w:rPr>
          <w:rFonts w:ascii="Arial" w:hAnsi="Arial" w:cs="Arial"/>
          <w:sz w:val="24"/>
          <w:szCs w:val="24"/>
        </w:rPr>
        <w:t xml:space="preserve">er versuchen, die </w:t>
      </w:r>
      <w:ins w:id="5902" w:author="Lektorat Bauer" w:date="2025-03-03T18:21:00Z" w16du:dateUtc="2025-03-03T17:21:00Z">
        <w:r w:rsidR="00881883">
          <w:rPr>
            <w:rFonts w:ascii="Arial" w:hAnsi="Arial" w:cs="Arial"/>
            <w:sz w:val="24"/>
            <w:szCs w:val="24"/>
          </w:rPr>
          <w:t xml:space="preserve">beteiligten </w:t>
        </w:r>
      </w:ins>
      <w:r w:rsidRPr="00944672">
        <w:rPr>
          <w:rFonts w:ascii="Arial" w:hAnsi="Arial" w:cs="Arial"/>
          <w:sz w:val="24"/>
          <w:szCs w:val="24"/>
        </w:rPr>
        <w:t>Soldaten zu identifizieren</w:t>
      </w:r>
      <w:del w:id="5903" w:author="Lektorat Bauer" w:date="2025-03-03T18:21:00Z" w16du:dateUtc="2025-03-03T17:21:00Z">
        <w:r w:rsidRPr="00944672" w:rsidDel="00881883">
          <w:rPr>
            <w:rFonts w:ascii="Arial" w:hAnsi="Arial" w:cs="Arial"/>
            <w:sz w:val="24"/>
            <w:szCs w:val="24"/>
          </w:rPr>
          <w:delText>, die an dem Transport beteiligt waren</w:delText>
        </w:r>
      </w:del>
      <w:r w:rsidRPr="00944672">
        <w:rPr>
          <w:rFonts w:ascii="Arial" w:hAnsi="Arial" w:cs="Arial"/>
          <w:sz w:val="24"/>
          <w:szCs w:val="24"/>
        </w:rPr>
        <w:t>.</w:t>
      </w:r>
    </w:p>
    <w:p w14:paraId="249198D0" w14:textId="04C809B8"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commentRangeStart w:id="5904"/>
      <w:del w:id="5905" w:author="Lektorat Bauer" w:date="2025-03-03T18:21:00Z" w16du:dateUtc="2025-03-03T17:21:00Z">
        <w:r w:rsidRPr="00944672" w:rsidDel="00881883">
          <w:rPr>
            <w:rFonts w:ascii="Arial" w:hAnsi="Arial" w:cs="Arial"/>
            <w:sz w:val="24"/>
            <w:szCs w:val="24"/>
          </w:rPr>
          <w:delText>Die Soldaten wollte er zwar identifizieren, aber er wusste einfach nicht, wie er von dort aus weitere Informationen erhalten könnte. Bei den Soldaten war davon auszugehen, dass sie keine Daten bezüglich des Transports weitergeben würden</w:delText>
        </w:r>
      </w:del>
      <w:commentRangeEnd w:id="5904"/>
      <w:r w:rsidR="00881883">
        <w:rPr>
          <w:rStyle w:val="Kommentarzeichen"/>
        </w:rPr>
        <w:commentReference w:id="5904"/>
      </w:r>
      <w:del w:id="5906" w:author="Lektorat Bauer" w:date="2025-03-03T18:21:00Z" w16du:dateUtc="2025-03-03T17:21:00Z">
        <w:r w:rsidRPr="00944672" w:rsidDel="00881883">
          <w:rPr>
            <w:rFonts w:ascii="Arial" w:hAnsi="Arial" w:cs="Arial"/>
            <w:sz w:val="24"/>
            <w:szCs w:val="24"/>
          </w:rPr>
          <w:delText xml:space="preserve">. </w:delText>
        </w:r>
      </w:del>
      <w:r w:rsidRPr="00944672">
        <w:rPr>
          <w:rFonts w:ascii="Arial" w:hAnsi="Arial" w:cs="Arial"/>
          <w:sz w:val="24"/>
          <w:szCs w:val="24"/>
        </w:rPr>
        <w:t xml:space="preserve">Diese Spur </w:t>
      </w:r>
      <w:del w:id="5907" w:author="Lektorat Bauer" w:date="2025-03-03T18:21:00Z" w16du:dateUtc="2025-03-03T17:21:00Z">
        <w:r w:rsidRPr="00944672" w:rsidDel="00881883">
          <w:rPr>
            <w:rFonts w:ascii="Arial" w:hAnsi="Arial" w:cs="Arial"/>
            <w:sz w:val="24"/>
            <w:szCs w:val="24"/>
          </w:rPr>
          <w:delText xml:space="preserve">nur </w:delText>
        </w:r>
      </w:del>
      <w:ins w:id="5908" w:author="Lektorat Bauer" w:date="2025-03-03T18:21:00Z" w16du:dateUtc="2025-03-03T17:21:00Z">
        <w:r w:rsidR="00881883">
          <w:rPr>
            <w:rFonts w:ascii="Arial" w:hAnsi="Arial" w:cs="Arial"/>
            <w:sz w:val="24"/>
            <w:szCs w:val="24"/>
          </w:rPr>
          <w:t>war allerding</w:t>
        </w:r>
      </w:ins>
      <w:ins w:id="5909" w:author="Lektorat Bauer" w:date="2025-03-03T18:22:00Z" w16du:dateUtc="2025-03-03T17:22:00Z">
        <w:r w:rsidR="00881883">
          <w:rPr>
            <w:rFonts w:ascii="Arial" w:hAnsi="Arial" w:cs="Arial"/>
            <w:sz w:val="24"/>
            <w:szCs w:val="24"/>
          </w:rPr>
          <w:t>s</w:t>
        </w:r>
      </w:ins>
      <w:ins w:id="5910" w:author="Lektorat Bauer" w:date="2025-03-03T18:21:00Z" w16du:dateUtc="2025-03-03T17:21:00Z">
        <w:r w:rsidR="00881883" w:rsidRPr="00944672">
          <w:rPr>
            <w:rFonts w:ascii="Arial" w:hAnsi="Arial" w:cs="Arial"/>
            <w:sz w:val="24"/>
            <w:szCs w:val="24"/>
          </w:rPr>
          <w:t xml:space="preserve"> </w:t>
        </w:r>
      </w:ins>
      <w:r w:rsidRPr="00944672">
        <w:rPr>
          <w:rFonts w:ascii="Arial" w:hAnsi="Arial" w:cs="Arial"/>
          <w:sz w:val="24"/>
          <w:szCs w:val="24"/>
        </w:rPr>
        <w:t xml:space="preserve">sehr dünn und nicht sehr vielversprechend. Aber er wollte auf jeden Fall die Informationen sammeln, um sicherzustellen, dass er alles </w:t>
      </w:r>
      <w:del w:id="5911" w:author="Lektorat Bauer" w:date="2025-03-03T18:22:00Z" w16du:dateUtc="2025-03-03T17:22:00Z">
        <w:r w:rsidRPr="00944672" w:rsidDel="00881883">
          <w:rPr>
            <w:rFonts w:ascii="Arial" w:hAnsi="Arial" w:cs="Arial"/>
            <w:sz w:val="24"/>
            <w:szCs w:val="24"/>
          </w:rPr>
          <w:delText xml:space="preserve">das </w:delText>
        </w:r>
      </w:del>
      <w:r w:rsidRPr="00944672">
        <w:rPr>
          <w:rFonts w:ascii="Arial" w:hAnsi="Arial" w:cs="Arial"/>
          <w:sz w:val="24"/>
          <w:szCs w:val="24"/>
        </w:rPr>
        <w:t xml:space="preserve">hatte, was er </w:t>
      </w:r>
      <w:del w:id="5912" w:author="Lektorat Bauer" w:date="2025-03-03T18:22:00Z" w16du:dateUtc="2025-03-03T17:22:00Z">
        <w:r w:rsidRPr="00944672" w:rsidDel="00881883">
          <w:rPr>
            <w:rFonts w:ascii="Arial" w:hAnsi="Arial" w:cs="Arial"/>
            <w:sz w:val="24"/>
            <w:szCs w:val="24"/>
          </w:rPr>
          <w:delText>brauchte</w:delText>
        </w:r>
      </w:del>
      <w:ins w:id="5913" w:author="Lektorat Bauer" w:date="2025-03-03T18:22:00Z" w16du:dateUtc="2025-03-03T17:22:00Z">
        <w:r w:rsidR="00881883">
          <w:rPr>
            <w:rFonts w:ascii="Arial" w:hAnsi="Arial" w:cs="Arial"/>
            <w:sz w:val="24"/>
            <w:szCs w:val="24"/>
          </w:rPr>
          <w:t xml:space="preserve">brauchen </w:t>
        </w:r>
        <w:commentRangeStart w:id="5914"/>
        <w:r w:rsidR="00881883">
          <w:rPr>
            <w:rFonts w:ascii="Arial" w:hAnsi="Arial" w:cs="Arial"/>
            <w:sz w:val="24"/>
            <w:szCs w:val="24"/>
          </w:rPr>
          <w:t>könnte</w:t>
        </w:r>
        <w:commentRangeEnd w:id="5914"/>
        <w:r w:rsidR="00881883">
          <w:rPr>
            <w:rStyle w:val="Kommentarzeichen"/>
          </w:rPr>
          <w:commentReference w:id="5914"/>
        </w:r>
      </w:ins>
      <w:r w:rsidRPr="00944672">
        <w:rPr>
          <w:rFonts w:ascii="Arial" w:hAnsi="Arial" w:cs="Arial"/>
          <w:sz w:val="24"/>
          <w:szCs w:val="24"/>
        </w:rPr>
        <w:t>.</w:t>
      </w:r>
    </w:p>
    <w:p w14:paraId="00A0328B" w14:textId="42731B8A"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Für die Sitzung beim Geheimdienst am Freitag</w:t>
      </w:r>
      <w:del w:id="5915" w:author="Lektorat Bauer" w:date="2025-03-03T18:23:00Z" w16du:dateUtc="2025-03-03T17:23:00Z">
        <w:r w:rsidRPr="00944672" w:rsidDel="00881883">
          <w:rPr>
            <w:rFonts w:ascii="Arial" w:hAnsi="Arial" w:cs="Arial"/>
            <w:sz w:val="24"/>
            <w:szCs w:val="24"/>
          </w:rPr>
          <w:delText>,</w:delText>
        </w:r>
      </w:del>
      <w:r w:rsidRPr="00944672">
        <w:rPr>
          <w:rFonts w:ascii="Arial" w:hAnsi="Arial" w:cs="Arial"/>
          <w:sz w:val="24"/>
          <w:szCs w:val="24"/>
        </w:rPr>
        <w:t xml:space="preserve"> nahm er sich vor, die Informationen zu clustern, um so ein breites Spektrum zu liefern</w:t>
      </w:r>
      <w:del w:id="5916" w:author="Lektorat Bauer" w:date="2025-03-03T18:23:00Z" w16du:dateUtc="2025-03-03T17:23:00Z">
        <w:r w:rsidRPr="00944672" w:rsidDel="00881883">
          <w:rPr>
            <w:rFonts w:ascii="Arial" w:hAnsi="Arial" w:cs="Arial"/>
            <w:sz w:val="24"/>
            <w:szCs w:val="24"/>
          </w:rPr>
          <w:delText>,</w:delText>
        </w:r>
      </w:del>
      <w:r w:rsidRPr="00944672">
        <w:rPr>
          <w:rFonts w:ascii="Arial" w:hAnsi="Arial" w:cs="Arial"/>
          <w:sz w:val="24"/>
          <w:szCs w:val="24"/>
        </w:rPr>
        <w:t xml:space="preserve"> über das, was er bis jetzt an Informationen hatte.</w:t>
      </w:r>
    </w:p>
    <w:p w14:paraId="1CBF9CD8" w14:textId="5A856059"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Es war fraglich</w:t>
      </w:r>
      <w:ins w:id="5917" w:author="Lektorat Bauer" w:date="2025-03-03T18:23:00Z" w16du:dateUtc="2025-03-03T17:23:00Z">
        <w:r w:rsidR="00881883">
          <w:rPr>
            <w:rFonts w:ascii="Arial" w:hAnsi="Arial" w:cs="Arial"/>
            <w:sz w:val="24"/>
            <w:szCs w:val="24"/>
          </w:rPr>
          <w:t>,</w:t>
        </w:r>
      </w:ins>
      <w:r w:rsidRPr="00944672">
        <w:rPr>
          <w:rFonts w:ascii="Arial" w:hAnsi="Arial" w:cs="Arial"/>
          <w:sz w:val="24"/>
          <w:szCs w:val="24"/>
        </w:rPr>
        <w:t xml:space="preserve"> ob die Daten</w:t>
      </w:r>
      <w:ins w:id="5918" w:author="Lektorat Bauer" w:date="2025-03-03T18:23:00Z" w16du:dateUtc="2025-03-03T17:23:00Z">
        <w:r w:rsidR="00881883">
          <w:rPr>
            <w:rFonts w:ascii="Arial" w:hAnsi="Arial" w:cs="Arial"/>
            <w:sz w:val="24"/>
            <w:szCs w:val="24"/>
          </w:rPr>
          <w:t xml:space="preserve"> </w:t>
        </w:r>
      </w:ins>
      <w:del w:id="5919" w:author="Lektorat Bauer" w:date="2025-03-03T18:23:00Z" w16du:dateUtc="2025-03-03T17:23:00Z">
        <w:r w:rsidRPr="00944672" w:rsidDel="00881883">
          <w:rPr>
            <w:rFonts w:ascii="Arial" w:hAnsi="Arial" w:cs="Arial"/>
            <w:sz w:val="24"/>
            <w:szCs w:val="24"/>
          </w:rPr>
          <w:delText xml:space="preserve">, die </w:delText>
        </w:r>
        <w:commentRangeStart w:id="5920"/>
        <w:r w:rsidRPr="00944672" w:rsidDel="00881883">
          <w:rPr>
            <w:rFonts w:ascii="Arial" w:hAnsi="Arial" w:cs="Arial"/>
            <w:sz w:val="24"/>
            <w:szCs w:val="24"/>
          </w:rPr>
          <w:delText>er bis jetzt hatte</w:delText>
        </w:r>
      </w:del>
      <w:commentRangeEnd w:id="5920"/>
      <w:r w:rsidR="00881883">
        <w:rPr>
          <w:rStyle w:val="Kommentarzeichen"/>
        </w:rPr>
        <w:commentReference w:id="5920"/>
      </w:r>
      <w:del w:id="5921" w:author="Lektorat Bauer" w:date="2025-03-03T18:23:00Z" w16du:dateUtc="2025-03-03T17:23:00Z">
        <w:r w:rsidRPr="00944672" w:rsidDel="00881883">
          <w:rPr>
            <w:rFonts w:ascii="Arial" w:hAnsi="Arial" w:cs="Arial"/>
            <w:sz w:val="24"/>
            <w:szCs w:val="24"/>
          </w:rPr>
          <w:delText xml:space="preserve">, </w:delText>
        </w:r>
      </w:del>
      <w:r w:rsidRPr="00944672">
        <w:rPr>
          <w:rFonts w:ascii="Arial" w:hAnsi="Arial" w:cs="Arial"/>
          <w:sz w:val="24"/>
          <w:szCs w:val="24"/>
        </w:rPr>
        <w:t xml:space="preserve">überhaupt von Nutzen waren. Aber wie immer bei Big Data </w:t>
      </w:r>
      <w:del w:id="5922" w:author="Lektorat Bauer" w:date="2025-03-03T18:23:00Z" w16du:dateUtc="2025-03-03T17:23:00Z">
        <w:r w:rsidRPr="00944672" w:rsidDel="00881883">
          <w:rPr>
            <w:rFonts w:ascii="Arial" w:hAnsi="Arial" w:cs="Arial"/>
            <w:sz w:val="24"/>
            <w:szCs w:val="24"/>
          </w:rPr>
          <w:delText xml:space="preserve">ist </w:delText>
        </w:r>
      </w:del>
      <w:ins w:id="5923" w:author="Lektorat Bauer" w:date="2025-03-03T18:23:00Z" w16du:dateUtc="2025-03-03T17:23:00Z">
        <w:r w:rsidR="00881883">
          <w:rPr>
            <w:rFonts w:ascii="Arial" w:hAnsi="Arial" w:cs="Arial"/>
            <w:sz w:val="24"/>
            <w:szCs w:val="24"/>
          </w:rPr>
          <w:t>war</w:t>
        </w:r>
        <w:r w:rsidR="00881883" w:rsidRPr="00944672">
          <w:rPr>
            <w:rFonts w:ascii="Arial" w:hAnsi="Arial" w:cs="Arial"/>
            <w:sz w:val="24"/>
            <w:szCs w:val="24"/>
          </w:rPr>
          <w:t xml:space="preserve"> </w:t>
        </w:r>
      </w:ins>
      <w:r w:rsidRPr="00944672">
        <w:rPr>
          <w:rFonts w:ascii="Arial" w:hAnsi="Arial" w:cs="Arial"/>
          <w:sz w:val="24"/>
          <w:szCs w:val="24"/>
        </w:rPr>
        <w:t>es so, dass man erst einmal eine breite Datenmenge haben muss</w:t>
      </w:r>
      <w:ins w:id="5924" w:author="Lektorat Bauer" w:date="2025-03-03T18:23:00Z" w16du:dateUtc="2025-03-03T17:23:00Z">
        <w:r w:rsidR="00881883">
          <w:rPr>
            <w:rFonts w:ascii="Arial" w:hAnsi="Arial" w:cs="Arial"/>
            <w:sz w:val="24"/>
            <w:szCs w:val="24"/>
          </w:rPr>
          <w:t>te</w:t>
        </w:r>
      </w:ins>
      <w:r w:rsidRPr="00944672">
        <w:rPr>
          <w:rFonts w:ascii="Arial" w:hAnsi="Arial" w:cs="Arial"/>
          <w:sz w:val="24"/>
          <w:szCs w:val="24"/>
        </w:rPr>
        <w:t xml:space="preserve">, um anschließend aus dieser Datenmenge </w:t>
      </w:r>
      <w:del w:id="5925" w:author="Lektorat Bauer" w:date="2025-03-03T18:23:00Z" w16du:dateUtc="2025-03-03T17:23:00Z">
        <w:r w:rsidRPr="00944672" w:rsidDel="00881883">
          <w:rPr>
            <w:rFonts w:ascii="Arial" w:hAnsi="Arial" w:cs="Arial"/>
            <w:sz w:val="24"/>
            <w:szCs w:val="24"/>
          </w:rPr>
          <w:delText xml:space="preserve">ein Schluss </w:delText>
        </w:r>
      </w:del>
      <w:ins w:id="5926" w:author="Lektorat Bauer" w:date="2025-03-03T18:23:00Z" w16du:dateUtc="2025-03-03T17:23:00Z">
        <w:r w:rsidR="00881883">
          <w:rPr>
            <w:rFonts w:ascii="Arial" w:hAnsi="Arial" w:cs="Arial"/>
            <w:sz w:val="24"/>
            <w:szCs w:val="24"/>
          </w:rPr>
          <w:t xml:space="preserve">Schlüsse </w:t>
        </w:r>
      </w:ins>
      <w:r w:rsidRPr="00944672">
        <w:rPr>
          <w:rFonts w:ascii="Arial" w:hAnsi="Arial" w:cs="Arial"/>
          <w:sz w:val="24"/>
          <w:szCs w:val="24"/>
        </w:rPr>
        <w:t xml:space="preserve">ziehen zu können. </w:t>
      </w:r>
    </w:p>
    <w:p w14:paraId="7DF0D399" w14:textId="77777777"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Seine Aufgabe war es, die verschiedenen Informationen, die er bei seinen Recherchen ergattern konnte, so aufzubereiten, dass sie eine Entscheidungsgrundlage für den Geheimdienst bilden würden. </w:t>
      </w:r>
    </w:p>
    <w:p w14:paraId="1AF284B7" w14:textId="4E95ECFE"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Im Idealfall würde der Geheimdienst</w:t>
      </w:r>
      <w:del w:id="5927" w:author="Lektorat Bauer" w:date="2025-03-03T18:24:00Z" w16du:dateUtc="2025-03-03T17:24:00Z">
        <w:r w:rsidRPr="00944672" w:rsidDel="00881883">
          <w:rPr>
            <w:rFonts w:ascii="Arial" w:hAnsi="Arial" w:cs="Arial"/>
            <w:sz w:val="24"/>
            <w:szCs w:val="24"/>
          </w:rPr>
          <w:delText>,</w:delText>
        </w:r>
      </w:del>
      <w:r w:rsidRPr="00944672">
        <w:rPr>
          <w:rFonts w:ascii="Arial" w:hAnsi="Arial" w:cs="Arial"/>
          <w:sz w:val="24"/>
          <w:szCs w:val="24"/>
        </w:rPr>
        <w:t xml:space="preserve"> seine Informationen als Grundlage für eigene Recherchen verwenden, um bestimmte Aspekte zu vertiefen. Das Ziel würden sie ihm aber nicht </w:t>
      </w:r>
      <w:del w:id="5928" w:author="Lektorat Bauer" w:date="2025-03-03T18:24:00Z" w16du:dateUtc="2025-03-03T17:24:00Z">
        <w:r w:rsidRPr="00944672" w:rsidDel="00881883">
          <w:rPr>
            <w:rFonts w:ascii="Arial" w:hAnsi="Arial" w:cs="Arial"/>
            <w:sz w:val="24"/>
            <w:szCs w:val="24"/>
          </w:rPr>
          <w:delText>sagen</w:delText>
        </w:r>
      </w:del>
      <w:ins w:id="5929" w:author="Lektorat Bauer" w:date="2025-03-03T18:24:00Z" w16du:dateUtc="2025-03-03T17:24:00Z">
        <w:r w:rsidR="00881883">
          <w:rPr>
            <w:rFonts w:ascii="Arial" w:hAnsi="Arial" w:cs="Arial"/>
            <w:sz w:val="24"/>
            <w:szCs w:val="24"/>
          </w:rPr>
          <w:t>nennen</w:t>
        </w:r>
      </w:ins>
      <w:r w:rsidRPr="00944672">
        <w:rPr>
          <w:rFonts w:ascii="Arial" w:hAnsi="Arial" w:cs="Arial"/>
          <w:sz w:val="24"/>
          <w:szCs w:val="24"/>
        </w:rPr>
        <w:t>. Zumindest war davon nicht auszugehen.</w:t>
      </w:r>
    </w:p>
    <w:p w14:paraId="64DA208B" w14:textId="29F739B6"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commentRangeStart w:id="5930"/>
      <w:del w:id="5931" w:author="Lektorat Bauer" w:date="2025-03-03T18:24:00Z" w16du:dateUtc="2025-03-03T17:24:00Z">
        <w:r w:rsidRPr="00944672" w:rsidDel="00881883">
          <w:rPr>
            <w:rFonts w:ascii="Arial" w:hAnsi="Arial" w:cs="Arial"/>
            <w:sz w:val="24"/>
            <w:szCs w:val="24"/>
          </w:rPr>
          <w:delText xml:space="preserve">Dieser Prozess des Denkens, und der Strukturierung der Aufgaben, für den ganzen Tag und die kommende Woche hatte etwas länger gedauert als </w:delText>
        </w:r>
      </w:del>
      <w:commentRangeEnd w:id="5930"/>
      <w:r w:rsidR="00881883">
        <w:rPr>
          <w:rStyle w:val="Kommentarzeichen"/>
        </w:rPr>
        <w:commentReference w:id="5930"/>
      </w:r>
      <w:del w:id="5932" w:author="Lektorat Bauer" w:date="2025-03-03T18:24:00Z" w16du:dateUtc="2025-03-03T17:24:00Z">
        <w:r w:rsidRPr="00944672" w:rsidDel="00881883">
          <w:rPr>
            <w:rFonts w:ascii="Arial" w:hAnsi="Arial" w:cs="Arial"/>
            <w:sz w:val="24"/>
            <w:szCs w:val="24"/>
          </w:rPr>
          <w:delText>geplant, und e</w:delText>
        </w:r>
      </w:del>
      <w:ins w:id="5933" w:author="Lektorat Bauer" w:date="2025-03-03T18:24:00Z" w16du:dateUtc="2025-03-03T17:24:00Z">
        <w:r w:rsidR="00881883">
          <w:rPr>
            <w:rFonts w:ascii="Arial" w:hAnsi="Arial" w:cs="Arial"/>
            <w:sz w:val="24"/>
            <w:szCs w:val="24"/>
          </w:rPr>
          <w:t>E</w:t>
        </w:r>
      </w:ins>
      <w:r w:rsidRPr="00944672">
        <w:rPr>
          <w:rFonts w:ascii="Arial" w:hAnsi="Arial" w:cs="Arial"/>
          <w:sz w:val="24"/>
          <w:szCs w:val="24"/>
        </w:rPr>
        <w:t xml:space="preserve">s war schon 13:00 Uhr, als Thomas von seiner Mindmap </w:t>
      </w:r>
      <w:del w:id="5934" w:author="Lektorat Bauer" w:date="2025-03-03T18:24:00Z" w16du:dateUtc="2025-03-03T17:24:00Z">
        <w:r w:rsidRPr="00944672" w:rsidDel="00881883">
          <w:rPr>
            <w:rFonts w:ascii="Arial" w:hAnsi="Arial" w:cs="Arial"/>
            <w:sz w:val="24"/>
            <w:szCs w:val="24"/>
          </w:rPr>
          <w:delText>hochguckte</w:delText>
        </w:r>
      </w:del>
      <w:ins w:id="5935" w:author="Lektorat Bauer" w:date="2025-03-03T18:24:00Z" w16du:dateUtc="2025-03-03T17:24:00Z">
        <w:r w:rsidR="00881883">
          <w:rPr>
            <w:rFonts w:ascii="Arial" w:hAnsi="Arial" w:cs="Arial"/>
            <w:sz w:val="24"/>
            <w:szCs w:val="24"/>
          </w:rPr>
          <w:t>aufsah</w:t>
        </w:r>
      </w:ins>
      <w:r w:rsidRPr="00944672">
        <w:rPr>
          <w:rFonts w:ascii="Arial" w:hAnsi="Arial" w:cs="Arial"/>
          <w:sz w:val="24"/>
          <w:szCs w:val="24"/>
        </w:rPr>
        <w:t xml:space="preserve">. Er entschied, doch erst noch </w:t>
      </w:r>
      <w:ins w:id="5936" w:author="Lektorat Bauer" w:date="2025-03-03T18:24:00Z" w16du:dateUtc="2025-03-03T17:24:00Z">
        <w:r w:rsidR="00881883">
          <w:rPr>
            <w:rFonts w:ascii="Arial" w:hAnsi="Arial" w:cs="Arial"/>
            <w:sz w:val="24"/>
            <w:szCs w:val="24"/>
          </w:rPr>
          <w:t>et</w:t>
        </w:r>
      </w:ins>
      <w:r w:rsidRPr="00944672">
        <w:rPr>
          <w:rFonts w:ascii="Arial" w:hAnsi="Arial" w:cs="Arial"/>
          <w:sz w:val="24"/>
          <w:szCs w:val="24"/>
        </w:rPr>
        <w:t xml:space="preserve">was zu essen, und sich dann an seine Konsole zu setzen, um zu recherchieren. </w:t>
      </w:r>
    </w:p>
    <w:p w14:paraId="1F1F59F4" w14:textId="5FBCD109"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commentRangeStart w:id="5937"/>
      <w:del w:id="5938" w:author="Lektorat Bauer" w:date="2025-03-03T18:24:00Z" w16du:dateUtc="2025-03-03T17:24:00Z">
        <w:r w:rsidRPr="00944672" w:rsidDel="00881883">
          <w:rPr>
            <w:rFonts w:ascii="Arial" w:hAnsi="Arial" w:cs="Arial"/>
            <w:sz w:val="24"/>
            <w:szCs w:val="24"/>
          </w:rPr>
          <w:delText>Er hatte die Regel, dass im Computerraum auf keinen Fall gegessen wird. Also bereitete er sich ein Mittagessen zu</w:delText>
        </w:r>
      </w:del>
      <w:commentRangeEnd w:id="5937"/>
      <w:r w:rsidR="005E143F">
        <w:rPr>
          <w:rStyle w:val="Kommentarzeichen"/>
        </w:rPr>
        <w:commentReference w:id="5937"/>
      </w:r>
      <w:del w:id="5939" w:author="Lektorat Bauer" w:date="2025-03-03T18:24:00Z" w16du:dateUtc="2025-03-03T17:24:00Z">
        <w:r w:rsidRPr="00944672" w:rsidDel="00881883">
          <w:rPr>
            <w:rFonts w:ascii="Arial" w:hAnsi="Arial" w:cs="Arial"/>
            <w:sz w:val="24"/>
            <w:szCs w:val="24"/>
          </w:rPr>
          <w:delText>, es</w:delText>
        </w:r>
      </w:del>
      <w:ins w:id="5940" w:author="Lektorat Bauer" w:date="2025-03-03T18:24:00Z" w16du:dateUtc="2025-03-03T17:24:00Z">
        <w:r w:rsidR="00881883">
          <w:rPr>
            <w:rFonts w:ascii="Arial" w:hAnsi="Arial" w:cs="Arial"/>
            <w:sz w:val="24"/>
            <w:szCs w:val="24"/>
          </w:rPr>
          <w:t>Er k</w:t>
        </w:r>
      </w:ins>
      <w:ins w:id="5941" w:author="Lektorat Bauer" w:date="2025-03-03T18:25:00Z" w16du:dateUtc="2025-03-03T17:25:00Z">
        <w:r w:rsidR="00881883">
          <w:rPr>
            <w:rFonts w:ascii="Arial" w:hAnsi="Arial" w:cs="Arial"/>
            <w:sz w:val="24"/>
            <w:szCs w:val="24"/>
          </w:rPr>
          <w:t>ochte sich</w:t>
        </w:r>
      </w:ins>
      <w:r w:rsidRPr="00944672">
        <w:rPr>
          <w:rFonts w:ascii="Arial" w:hAnsi="Arial" w:cs="Arial"/>
          <w:sz w:val="24"/>
          <w:szCs w:val="24"/>
        </w:rPr>
        <w:t xml:space="preserve"> </w:t>
      </w:r>
      <w:del w:id="5942" w:author="Lektorat Bauer" w:date="2025-03-03T18:25:00Z" w16du:dateUtc="2025-03-03T17:25:00Z">
        <w:r w:rsidRPr="00944672" w:rsidDel="00881883">
          <w:rPr>
            <w:rFonts w:ascii="Arial" w:hAnsi="Arial" w:cs="Arial"/>
            <w:sz w:val="24"/>
            <w:szCs w:val="24"/>
          </w:rPr>
          <w:delText xml:space="preserve">gab </w:delText>
        </w:r>
      </w:del>
      <w:r w:rsidRPr="00944672">
        <w:rPr>
          <w:rFonts w:ascii="Arial" w:hAnsi="Arial" w:cs="Arial"/>
          <w:sz w:val="24"/>
          <w:szCs w:val="24"/>
        </w:rPr>
        <w:t>Nudeln</w:t>
      </w:r>
      <w:del w:id="5943" w:author="Lektorat Bauer" w:date="2025-03-03T18:25:00Z" w16du:dateUtc="2025-03-03T17:25:00Z">
        <w:r w:rsidRPr="00944672" w:rsidDel="00881883">
          <w:rPr>
            <w:rFonts w:ascii="Arial" w:hAnsi="Arial" w:cs="Arial"/>
            <w:sz w:val="24"/>
            <w:szCs w:val="24"/>
          </w:rPr>
          <w:delText>,</w:delText>
        </w:r>
      </w:del>
      <w:ins w:id="5944" w:author="Lektorat Bauer" w:date="2025-03-03T18:25:00Z" w16du:dateUtc="2025-03-03T17:25:00Z">
        <w:r w:rsidR="00881883">
          <w:rPr>
            <w:rFonts w:ascii="Arial" w:hAnsi="Arial" w:cs="Arial"/>
            <w:sz w:val="24"/>
            <w:szCs w:val="24"/>
          </w:rPr>
          <w:t xml:space="preserve"> mit</w:t>
        </w:r>
      </w:ins>
      <w:r w:rsidRPr="00944672">
        <w:rPr>
          <w:rFonts w:ascii="Arial" w:hAnsi="Arial" w:cs="Arial"/>
          <w:sz w:val="24"/>
          <w:szCs w:val="24"/>
        </w:rPr>
        <w:t xml:space="preserve"> Tomatensauce</w:t>
      </w:r>
      <w:del w:id="5945" w:author="Lektorat Bauer" w:date="2025-03-03T18:27:00Z" w16du:dateUtc="2025-03-03T17:27:00Z">
        <w:r w:rsidRPr="00944672" w:rsidDel="005E143F">
          <w:rPr>
            <w:rFonts w:ascii="Arial" w:hAnsi="Arial" w:cs="Arial"/>
            <w:sz w:val="24"/>
            <w:szCs w:val="24"/>
          </w:rPr>
          <w:delText xml:space="preserve"> und</w:delText>
        </w:r>
      </w:del>
      <w:ins w:id="5946" w:author="Lektorat Bauer" w:date="2025-03-03T18:27:00Z" w16du:dateUtc="2025-03-03T17:27:00Z">
        <w:r w:rsidR="005E143F">
          <w:rPr>
            <w:rFonts w:ascii="Arial" w:hAnsi="Arial" w:cs="Arial"/>
            <w:sz w:val="24"/>
            <w:szCs w:val="24"/>
          </w:rPr>
          <w:t>, ergän</w:t>
        </w:r>
      </w:ins>
      <w:ins w:id="5947" w:author="Lektorat Bauer" w:date="2025-03-03T18:28:00Z" w16du:dateUtc="2025-03-03T17:28:00Z">
        <w:r w:rsidR="005E143F">
          <w:rPr>
            <w:rFonts w:ascii="Arial" w:hAnsi="Arial" w:cs="Arial"/>
            <w:sz w:val="24"/>
            <w:szCs w:val="24"/>
          </w:rPr>
          <w:t xml:space="preserve">zt </w:t>
        </w:r>
        <w:r w:rsidR="005E143F">
          <w:rPr>
            <w:rFonts w:ascii="Arial" w:hAnsi="Arial" w:cs="Arial"/>
            <w:sz w:val="24"/>
            <w:szCs w:val="24"/>
          </w:rPr>
          <w:lastRenderedPageBreak/>
          <w:t>durch einen</w:t>
        </w:r>
      </w:ins>
      <w:r w:rsidRPr="00944672">
        <w:rPr>
          <w:rFonts w:ascii="Arial" w:hAnsi="Arial" w:cs="Arial"/>
          <w:sz w:val="24"/>
          <w:szCs w:val="24"/>
        </w:rPr>
        <w:t xml:space="preserve"> grünen Salat. Während er sich das Essen zubereitete, kreisten seine Gedanken weiterhin um die Mindmap, die er gemalt hatte. </w:t>
      </w:r>
    </w:p>
    <w:p w14:paraId="10CA96DF" w14:textId="4D9FE947"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 Als der Timer </w:t>
      </w:r>
      <w:del w:id="5948" w:author="Lektorat Bauer" w:date="2025-03-03T18:28:00Z" w16du:dateUtc="2025-03-03T17:28:00Z">
        <w:r w:rsidRPr="00944672" w:rsidDel="005E143F">
          <w:rPr>
            <w:rFonts w:ascii="Arial" w:hAnsi="Arial" w:cs="Arial"/>
            <w:sz w:val="24"/>
            <w:szCs w:val="24"/>
          </w:rPr>
          <w:delText xml:space="preserve">im </w:delText>
        </w:r>
      </w:del>
      <w:ins w:id="5949" w:author="Lektorat Bauer" w:date="2025-03-03T18:28:00Z" w16du:dateUtc="2025-03-03T17:28:00Z">
        <w:r w:rsidR="005E143F">
          <w:rPr>
            <w:rFonts w:ascii="Arial" w:hAnsi="Arial" w:cs="Arial"/>
            <w:sz w:val="24"/>
            <w:szCs w:val="24"/>
          </w:rPr>
          <w:t>des</w:t>
        </w:r>
        <w:r w:rsidR="005E143F" w:rsidRPr="00944672">
          <w:rPr>
            <w:rFonts w:ascii="Arial" w:hAnsi="Arial" w:cs="Arial"/>
            <w:sz w:val="24"/>
            <w:szCs w:val="24"/>
          </w:rPr>
          <w:t xml:space="preserve"> </w:t>
        </w:r>
      </w:ins>
      <w:r w:rsidRPr="00944672">
        <w:rPr>
          <w:rFonts w:ascii="Arial" w:hAnsi="Arial" w:cs="Arial"/>
          <w:sz w:val="24"/>
          <w:szCs w:val="24"/>
        </w:rPr>
        <w:t>Herd</w:t>
      </w:r>
      <w:ins w:id="5950" w:author="Lektorat Bauer" w:date="2025-03-03T18:28:00Z" w16du:dateUtc="2025-03-03T17:28:00Z">
        <w:r w:rsidR="005E143F">
          <w:rPr>
            <w:rFonts w:ascii="Arial" w:hAnsi="Arial" w:cs="Arial"/>
            <w:sz w:val="24"/>
            <w:szCs w:val="24"/>
          </w:rPr>
          <w:t>s</w:t>
        </w:r>
      </w:ins>
      <w:r w:rsidRPr="00944672">
        <w:rPr>
          <w:rFonts w:ascii="Arial" w:hAnsi="Arial" w:cs="Arial"/>
          <w:sz w:val="24"/>
          <w:szCs w:val="24"/>
        </w:rPr>
        <w:t xml:space="preserve"> klingelte, erschrak Thomas</w:t>
      </w:r>
      <w:ins w:id="5951" w:author="Lektorat Bauer" w:date="2025-03-03T18:28:00Z" w16du:dateUtc="2025-03-03T17:28:00Z">
        <w:r w:rsidR="005E143F">
          <w:rPr>
            <w:rFonts w:ascii="Arial" w:hAnsi="Arial" w:cs="Arial"/>
            <w:sz w:val="24"/>
            <w:szCs w:val="24"/>
          </w:rPr>
          <w:t>.</w:t>
        </w:r>
      </w:ins>
      <w:del w:id="5952" w:author="Lektorat Bauer" w:date="2025-03-03T18:28:00Z" w16du:dateUtc="2025-03-03T17:28:00Z">
        <w:r w:rsidRPr="00944672" w:rsidDel="005E143F">
          <w:rPr>
            <w:rFonts w:ascii="Arial" w:hAnsi="Arial" w:cs="Arial"/>
            <w:sz w:val="24"/>
            <w:szCs w:val="24"/>
          </w:rPr>
          <w:delText>,</w:delText>
        </w:r>
      </w:del>
      <w:r w:rsidRPr="00944672">
        <w:rPr>
          <w:rFonts w:ascii="Arial" w:hAnsi="Arial" w:cs="Arial"/>
          <w:sz w:val="24"/>
          <w:szCs w:val="24"/>
        </w:rPr>
        <w:t xml:space="preserve"> </w:t>
      </w:r>
      <w:ins w:id="5953" w:author="Lektorat Bauer" w:date="2025-03-03T18:28:00Z" w16du:dateUtc="2025-03-03T17:28:00Z">
        <w:r w:rsidR="005E143F">
          <w:rPr>
            <w:rFonts w:ascii="Arial" w:hAnsi="Arial" w:cs="Arial"/>
            <w:sz w:val="24"/>
            <w:szCs w:val="24"/>
          </w:rPr>
          <w:t>E</w:t>
        </w:r>
      </w:ins>
      <w:del w:id="5954" w:author="Lektorat Bauer" w:date="2025-03-03T18:28:00Z" w16du:dateUtc="2025-03-03T17:28:00Z">
        <w:r w:rsidRPr="00944672" w:rsidDel="005E143F">
          <w:rPr>
            <w:rFonts w:ascii="Arial" w:hAnsi="Arial" w:cs="Arial"/>
            <w:sz w:val="24"/>
            <w:szCs w:val="24"/>
          </w:rPr>
          <w:delText>e</w:delText>
        </w:r>
      </w:del>
      <w:r w:rsidRPr="00944672">
        <w:rPr>
          <w:rFonts w:ascii="Arial" w:hAnsi="Arial" w:cs="Arial"/>
          <w:sz w:val="24"/>
          <w:szCs w:val="24"/>
        </w:rPr>
        <w:t xml:space="preserve">r </w:t>
      </w:r>
      <w:del w:id="5955" w:author="Lektorat Bauer" w:date="2025-03-03T18:28:00Z" w16du:dateUtc="2025-03-03T17:28:00Z">
        <w:r w:rsidRPr="00944672" w:rsidDel="005E143F">
          <w:rPr>
            <w:rFonts w:ascii="Arial" w:hAnsi="Arial" w:cs="Arial"/>
            <w:sz w:val="24"/>
            <w:szCs w:val="24"/>
          </w:rPr>
          <w:delText xml:space="preserve">hatte </w:delText>
        </w:r>
      </w:del>
      <w:ins w:id="5956" w:author="Lektorat Bauer" w:date="2025-03-03T18:28:00Z" w16du:dateUtc="2025-03-03T17:28:00Z">
        <w:r w:rsidR="005E143F">
          <w:rPr>
            <w:rFonts w:ascii="Arial" w:hAnsi="Arial" w:cs="Arial"/>
            <w:sz w:val="24"/>
            <w:szCs w:val="24"/>
          </w:rPr>
          <w:t>war</w:t>
        </w:r>
        <w:r w:rsidR="005E143F" w:rsidRPr="00944672">
          <w:rPr>
            <w:rFonts w:ascii="Arial" w:hAnsi="Arial" w:cs="Arial"/>
            <w:sz w:val="24"/>
            <w:szCs w:val="24"/>
          </w:rPr>
          <w:t xml:space="preserve"> </w:t>
        </w:r>
      </w:ins>
      <w:r w:rsidRPr="00944672">
        <w:rPr>
          <w:rFonts w:ascii="Arial" w:hAnsi="Arial" w:cs="Arial"/>
          <w:sz w:val="24"/>
          <w:szCs w:val="24"/>
        </w:rPr>
        <w:t xml:space="preserve">knapp 10 Minuten neben dem Herd gestanden, ohne </w:t>
      </w:r>
      <w:del w:id="5957" w:author="Lektorat Bauer" w:date="2025-03-03T18:29:00Z" w16du:dateUtc="2025-03-03T17:29:00Z">
        <w:r w:rsidRPr="00944672" w:rsidDel="005E143F">
          <w:rPr>
            <w:rFonts w:ascii="Arial" w:hAnsi="Arial" w:cs="Arial"/>
            <w:sz w:val="24"/>
            <w:szCs w:val="24"/>
          </w:rPr>
          <w:delText>dass er mitbekommen hatte</w:delText>
        </w:r>
      </w:del>
      <w:ins w:id="5958" w:author="Lektorat Bauer" w:date="2025-03-03T18:29:00Z" w16du:dateUtc="2025-03-03T17:29:00Z">
        <w:r w:rsidR="005E143F">
          <w:rPr>
            <w:rFonts w:ascii="Arial" w:hAnsi="Arial" w:cs="Arial"/>
            <w:sz w:val="24"/>
            <w:szCs w:val="24"/>
          </w:rPr>
          <w:t>mitzubekommen</w:t>
        </w:r>
      </w:ins>
      <w:r w:rsidRPr="00944672">
        <w:rPr>
          <w:rFonts w:ascii="Arial" w:hAnsi="Arial" w:cs="Arial"/>
          <w:sz w:val="24"/>
          <w:szCs w:val="24"/>
        </w:rPr>
        <w:t xml:space="preserve">, was er da tat. </w:t>
      </w:r>
    </w:p>
    <w:p w14:paraId="470AA973" w14:textId="6BF50273"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Er </w:t>
      </w:r>
      <w:del w:id="5959" w:author="Lektorat Bauer" w:date="2025-03-03T18:29:00Z" w16du:dateUtc="2025-03-03T17:29:00Z">
        <w:r w:rsidRPr="00944672" w:rsidDel="005E143F">
          <w:rPr>
            <w:rFonts w:ascii="Arial" w:hAnsi="Arial" w:cs="Arial"/>
            <w:sz w:val="24"/>
            <w:szCs w:val="24"/>
          </w:rPr>
          <w:delText xml:space="preserve">füllte sich sein </w:delText>
        </w:r>
        <w:commentRangeStart w:id="5960"/>
        <w:r w:rsidRPr="00944672" w:rsidDel="005E143F">
          <w:rPr>
            <w:rFonts w:ascii="Arial" w:hAnsi="Arial" w:cs="Arial"/>
            <w:sz w:val="24"/>
            <w:szCs w:val="24"/>
          </w:rPr>
          <w:delText>Mittagessen</w:delText>
        </w:r>
      </w:del>
      <w:commentRangeEnd w:id="5960"/>
      <w:r w:rsidR="005E143F">
        <w:rPr>
          <w:rStyle w:val="Kommentarzeichen"/>
        </w:rPr>
        <w:commentReference w:id="5960"/>
      </w:r>
      <w:del w:id="5961" w:author="Lektorat Bauer" w:date="2025-03-03T18:29:00Z" w16du:dateUtc="2025-03-03T17:29:00Z">
        <w:r w:rsidRPr="00944672" w:rsidDel="005E143F">
          <w:rPr>
            <w:rFonts w:ascii="Arial" w:hAnsi="Arial" w:cs="Arial"/>
            <w:sz w:val="24"/>
            <w:szCs w:val="24"/>
          </w:rPr>
          <w:delText xml:space="preserve"> auf den Teller und </w:delText>
        </w:r>
      </w:del>
      <w:r w:rsidRPr="00944672">
        <w:rPr>
          <w:rFonts w:ascii="Arial" w:hAnsi="Arial" w:cs="Arial"/>
          <w:sz w:val="24"/>
          <w:szCs w:val="24"/>
        </w:rPr>
        <w:t xml:space="preserve">aß mechanisch und geistesabwesend, weil er immer noch in Gedanken auf die Mindmap </w:t>
      </w:r>
      <w:del w:id="5962" w:author="Lektorat Bauer" w:date="2025-03-03T18:29:00Z" w16du:dateUtc="2025-03-03T17:29:00Z">
        <w:r w:rsidRPr="00944672" w:rsidDel="005E143F">
          <w:rPr>
            <w:rFonts w:ascii="Arial" w:hAnsi="Arial" w:cs="Arial"/>
            <w:sz w:val="24"/>
            <w:szCs w:val="24"/>
          </w:rPr>
          <w:delText xml:space="preserve">guckte </w:delText>
        </w:r>
      </w:del>
      <w:ins w:id="5963" w:author="Lektorat Bauer" w:date="2025-03-03T18:29:00Z" w16du:dateUtc="2025-03-03T17:29:00Z">
        <w:r w:rsidR="005E143F">
          <w:rPr>
            <w:rFonts w:ascii="Arial" w:hAnsi="Arial" w:cs="Arial"/>
            <w:sz w:val="24"/>
            <w:szCs w:val="24"/>
          </w:rPr>
          <w:t>starrte,</w:t>
        </w:r>
        <w:r w:rsidR="005E143F" w:rsidRPr="00944672">
          <w:rPr>
            <w:rFonts w:ascii="Arial" w:hAnsi="Arial" w:cs="Arial"/>
            <w:sz w:val="24"/>
            <w:szCs w:val="24"/>
          </w:rPr>
          <w:t xml:space="preserve"> </w:t>
        </w:r>
      </w:ins>
      <w:r w:rsidRPr="00944672">
        <w:rPr>
          <w:rFonts w:ascii="Arial" w:hAnsi="Arial" w:cs="Arial"/>
          <w:sz w:val="24"/>
          <w:szCs w:val="24"/>
        </w:rPr>
        <w:t xml:space="preserve">um zu </w:t>
      </w:r>
      <w:del w:id="5964" w:author="Lektorat Bauer" w:date="2025-03-03T18:29:00Z" w16du:dateUtc="2025-03-03T17:29:00Z">
        <w:r w:rsidRPr="00944672" w:rsidDel="005E143F">
          <w:rPr>
            <w:rFonts w:ascii="Arial" w:hAnsi="Arial" w:cs="Arial"/>
            <w:sz w:val="24"/>
            <w:szCs w:val="24"/>
          </w:rPr>
          <w:delText>erkennen</w:delText>
        </w:r>
      </w:del>
      <w:ins w:id="5965" w:author="Lektorat Bauer" w:date="2025-03-03T18:29:00Z" w16du:dateUtc="2025-03-03T17:29:00Z">
        <w:r w:rsidR="005E143F">
          <w:rPr>
            <w:rFonts w:ascii="Arial" w:hAnsi="Arial" w:cs="Arial"/>
            <w:sz w:val="24"/>
            <w:szCs w:val="24"/>
          </w:rPr>
          <w:t>prüfen</w:t>
        </w:r>
      </w:ins>
      <w:r w:rsidRPr="00944672">
        <w:rPr>
          <w:rFonts w:ascii="Arial" w:hAnsi="Arial" w:cs="Arial"/>
          <w:sz w:val="24"/>
          <w:szCs w:val="24"/>
        </w:rPr>
        <w:t xml:space="preserve">, ob </w:t>
      </w:r>
      <w:ins w:id="5966" w:author="Lektorat Bauer" w:date="2025-03-03T18:29:00Z" w16du:dateUtc="2025-03-03T17:29:00Z">
        <w:r w:rsidR="005E143F">
          <w:rPr>
            <w:rFonts w:ascii="Arial" w:hAnsi="Arial" w:cs="Arial"/>
            <w:sz w:val="24"/>
            <w:szCs w:val="24"/>
          </w:rPr>
          <w:t xml:space="preserve">er </w:t>
        </w:r>
      </w:ins>
      <w:r w:rsidRPr="00944672">
        <w:rPr>
          <w:rFonts w:ascii="Arial" w:hAnsi="Arial" w:cs="Arial"/>
          <w:sz w:val="24"/>
          <w:szCs w:val="24"/>
        </w:rPr>
        <w:t>irgendetwas übersehen hatte.</w:t>
      </w:r>
    </w:p>
    <w:p w14:paraId="7F1382B5" w14:textId="4AE29B17"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Nach dem er aufgegessen hatte, räumte er auf</w:t>
      </w:r>
      <w:del w:id="5967" w:author="Lektorat Bauer" w:date="2025-03-03T18:29:00Z" w16du:dateUtc="2025-03-03T17:29:00Z">
        <w:r w:rsidRPr="00944672" w:rsidDel="005E143F">
          <w:rPr>
            <w:rFonts w:ascii="Arial" w:hAnsi="Arial" w:cs="Arial"/>
            <w:sz w:val="24"/>
            <w:szCs w:val="24"/>
          </w:rPr>
          <w:delText>,</w:delText>
        </w:r>
      </w:del>
      <w:r w:rsidRPr="00944672">
        <w:rPr>
          <w:rFonts w:ascii="Arial" w:hAnsi="Arial" w:cs="Arial"/>
          <w:sz w:val="24"/>
          <w:szCs w:val="24"/>
        </w:rPr>
        <w:t xml:space="preserve"> und ging in den Keller</w:t>
      </w:r>
      <w:del w:id="5968" w:author="Lektorat Bauer" w:date="2025-03-03T18:29:00Z" w16du:dateUtc="2025-03-03T17:29:00Z">
        <w:r w:rsidRPr="00944672" w:rsidDel="005E143F">
          <w:rPr>
            <w:rFonts w:ascii="Arial" w:hAnsi="Arial" w:cs="Arial"/>
            <w:sz w:val="24"/>
            <w:szCs w:val="24"/>
          </w:rPr>
          <w:delText xml:space="preserve">, um mit den Recherchen zu </w:delText>
        </w:r>
        <w:commentRangeStart w:id="5969"/>
        <w:r w:rsidRPr="00944672" w:rsidDel="005E143F">
          <w:rPr>
            <w:rFonts w:ascii="Arial" w:hAnsi="Arial" w:cs="Arial"/>
            <w:sz w:val="24"/>
            <w:szCs w:val="24"/>
          </w:rPr>
          <w:delText>beginnen</w:delText>
        </w:r>
      </w:del>
      <w:commentRangeEnd w:id="5969"/>
      <w:r w:rsidR="005E143F">
        <w:rPr>
          <w:rStyle w:val="Kommentarzeichen"/>
        </w:rPr>
        <w:commentReference w:id="5969"/>
      </w:r>
      <w:r w:rsidRPr="00944672">
        <w:rPr>
          <w:rFonts w:ascii="Arial" w:hAnsi="Arial" w:cs="Arial"/>
          <w:sz w:val="24"/>
          <w:szCs w:val="24"/>
        </w:rPr>
        <w:t>. Er nahm vo</w:t>
      </w:r>
      <w:ins w:id="5970" w:author="Lektorat Bauer" w:date="2025-03-03T18:29:00Z" w16du:dateUtc="2025-03-03T17:29:00Z">
        <w:r w:rsidR="005E143F">
          <w:rPr>
            <w:rFonts w:ascii="Arial" w:hAnsi="Arial" w:cs="Arial"/>
            <w:sz w:val="24"/>
            <w:szCs w:val="24"/>
          </w:rPr>
          <w:t>r</w:t>
        </w:r>
      </w:ins>
      <w:del w:id="5971" w:author="Lektorat Bauer" w:date="2025-03-03T18:29:00Z" w16du:dateUtc="2025-03-03T17:29:00Z">
        <w:r w:rsidRPr="00944672" w:rsidDel="005E143F">
          <w:rPr>
            <w:rFonts w:ascii="Arial" w:hAnsi="Arial" w:cs="Arial"/>
            <w:sz w:val="24"/>
            <w:szCs w:val="24"/>
          </w:rPr>
          <w:delText>n</w:delText>
        </w:r>
      </w:del>
      <w:r w:rsidRPr="00944672">
        <w:rPr>
          <w:rFonts w:ascii="Arial" w:hAnsi="Arial" w:cs="Arial"/>
          <w:sz w:val="24"/>
          <w:szCs w:val="24"/>
        </w:rPr>
        <w:t xml:space="preserve"> seiner Konsole Platz, aktivierte sein Suchsystem und sein Sicherheitsprogramm, dann begann er zu recherchieren. </w:t>
      </w:r>
    </w:p>
    <w:p w14:paraId="2A8A431B" w14:textId="5D3D8D9D"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Seine Recherche begann mit der Bank</w:t>
      </w:r>
      <w:del w:id="5972" w:author="Lektorat Bauer" w:date="2025-03-03T18:30:00Z" w16du:dateUtc="2025-03-03T17:30:00Z">
        <w:r w:rsidRPr="00944672" w:rsidDel="005E143F">
          <w:rPr>
            <w:rFonts w:ascii="Arial" w:hAnsi="Arial" w:cs="Arial"/>
            <w:sz w:val="24"/>
            <w:szCs w:val="24"/>
          </w:rPr>
          <w:delText xml:space="preserve">, </w:delText>
        </w:r>
        <w:commentRangeStart w:id="5973"/>
        <w:r w:rsidRPr="00944672" w:rsidDel="005E143F">
          <w:rPr>
            <w:rFonts w:ascii="Arial" w:hAnsi="Arial" w:cs="Arial"/>
            <w:sz w:val="24"/>
            <w:szCs w:val="24"/>
          </w:rPr>
          <w:delText>denn er wollte als erstes Hintergrundinformationen darüber haben, was diese Bank machte und und wer ihre Eigentümer waren.</w:delText>
        </w:r>
      </w:del>
      <w:ins w:id="5974" w:author="Lektorat Bauer" w:date="2025-03-03T18:30:00Z" w16du:dateUtc="2025-03-03T17:30:00Z">
        <w:r w:rsidR="005E143F">
          <w:rPr>
            <w:rFonts w:ascii="Arial" w:hAnsi="Arial" w:cs="Arial"/>
            <w:sz w:val="24"/>
            <w:szCs w:val="24"/>
          </w:rPr>
          <w:t>.</w:t>
        </w:r>
        <w:commentRangeEnd w:id="5973"/>
        <w:r w:rsidR="005E143F">
          <w:rPr>
            <w:rStyle w:val="Kommentarzeichen"/>
          </w:rPr>
          <w:commentReference w:id="5973"/>
        </w:r>
      </w:ins>
    </w:p>
    <w:p w14:paraId="153D2546" w14:textId="66B6ADED"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Ein paar Mal </w:t>
      </w:r>
      <w:del w:id="5975" w:author="Lektorat Bauer" w:date="2025-03-03T18:30:00Z" w16du:dateUtc="2025-03-03T17:30:00Z">
        <w:r w:rsidRPr="00944672" w:rsidDel="005E143F">
          <w:rPr>
            <w:rFonts w:ascii="Arial" w:hAnsi="Arial" w:cs="Arial"/>
            <w:sz w:val="24"/>
            <w:szCs w:val="24"/>
          </w:rPr>
          <w:delText xml:space="preserve">bei seiner Recherche </w:delText>
        </w:r>
      </w:del>
      <w:r w:rsidRPr="00944672">
        <w:rPr>
          <w:rFonts w:ascii="Arial" w:hAnsi="Arial" w:cs="Arial"/>
          <w:sz w:val="24"/>
          <w:szCs w:val="24"/>
        </w:rPr>
        <w:t xml:space="preserve">merkte er, dass er wieder überwacht wurde, aber </w:t>
      </w:r>
      <w:del w:id="5976" w:author="Lektorat Bauer" w:date="2025-03-03T18:30:00Z" w16du:dateUtc="2025-03-03T17:30:00Z">
        <w:r w:rsidRPr="00944672" w:rsidDel="005E143F">
          <w:rPr>
            <w:rFonts w:ascii="Arial" w:hAnsi="Arial" w:cs="Arial"/>
            <w:sz w:val="24"/>
            <w:szCs w:val="24"/>
          </w:rPr>
          <w:delText xml:space="preserve">dann </w:delText>
        </w:r>
      </w:del>
      <w:r w:rsidRPr="00944672">
        <w:rPr>
          <w:rFonts w:ascii="Arial" w:hAnsi="Arial" w:cs="Arial"/>
          <w:sz w:val="24"/>
          <w:szCs w:val="24"/>
        </w:rPr>
        <w:t xml:space="preserve">wechselte </w:t>
      </w:r>
      <w:del w:id="5977" w:author="Lektorat Bauer" w:date="2025-03-03T18:30:00Z" w16du:dateUtc="2025-03-03T17:30:00Z">
        <w:r w:rsidRPr="00944672" w:rsidDel="005E143F">
          <w:rPr>
            <w:rFonts w:ascii="Arial" w:hAnsi="Arial" w:cs="Arial"/>
            <w:sz w:val="24"/>
            <w:szCs w:val="24"/>
          </w:rPr>
          <w:delText xml:space="preserve">er </w:delText>
        </w:r>
      </w:del>
      <w:ins w:id="5978" w:author="Lektorat Bauer" w:date="2025-03-03T18:30:00Z" w16du:dateUtc="2025-03-03T17:30:00Z">
        <w:r w:rsidR="005E143F">
          <w:rPr>
            <w:rFonts w:ascii="Arial" w:hAnsi="Arial" w:cs="Arial"/>
            <w:sz w:val="24"/>
            <w:szCs w:val="24"/>
          </w:rPr>
          <w:t>dann</w:t>
        </w:r>
        <w:r w:rsidR="005E143F" w:rsidRPr="00944672">
          <w:rPr>
            <w:rFonts w:ascii="Arial" w:hAnsi="Arial" w:cs="Arial"/>
            <w:sz w:val="24"/>
            <w:szCs w:val="24"/>
          </w:rPr>
          <w:t xml:space="preserve"> </w:t>
        </w:r>
      </w:ins>
      <w:r w:rsidRPr="00944672">
        <w:rPr>
          <w:rFonts w:ascii="Arial" w:hAnsi="Arial" w:cs="Arial"/>
          <w:sz w:val="24"/>
          <w:szCs w:val="24"/>
        </w:rPr>
        <w:t>immer das Thema und die IP-Adresse</w:t>
      </w:r>
      <w:ins w:id="5979" w:author="Lektorat Bauer" w:date="2025-03-03T18:30:00Z" w16du:dateUtc="2025-03-03T17:30:00Z">
        <w:r w:rsidR="005E143F">
          <w:rPr>
            <w:rFonts w:ascii="Arial" w:hAnsi="Arial" w:cs="Arial"/>
            <w:sz w:val="24"/>
            <w:szCs w:val="24"/>
          </w:rPr>
          <w:t>.</w:t>
        </w:r>
      </w:ins>
      <w:del w:id="5980" w:author="Lektorat Bauer" w:date="2025-03-03T18:30:00Z" w16du:dateUtc="2025-03-03T17:30:00Z">
        <w:r w:rsidRPr="00944672" w:rsidDel="005E143F">
          <w:rPr>
            <w:rFonts w:ascii="Arial" w:hAnsi="Arial" w:cs="Arial"/>
            <w:sz w:val="24"/>
            <w:szCs w:val="24"/>
          </w:rPr>
          <w:delText>,</w:delText>
        </w:r>
      </w:del>
      <w:r w:rsidRPr="00944672">
        <w:rPr>
          <w:rFonts w:ascii="Arial" w:hAnsi="Arial" w:cs="Arial"/>
          <w:sz w:val="24"/>
          <w:szCs w:val="24"/>
        </w:rPr>
        <w:t xml:space="preserve"> </w:t>
      </w:r>
      <w:del w:id="5981" w:author="Lektorat Bauer" w:date="2025-03-03T18:30:00Z" w16du:dateUtc="2025-03-03T17:30:00Z">
        <w:r w:rsidRPr="00944672" w:rsidDel="005E143F">
          <w:rPr>
            <w:rFonts w:ascii="Arial" w:hAnsi="Arial" w:cs="Arial"/>
            <w:sz w:val="24"/>
            <w:szCs w:val="24"/>
          </w:rPr>
          <w:delText>so das</w:delText>
        </w:r>
      </w:del>
      <w:ins w:id="5982" w:author="Lektorat Bauer" w:date="2025-03-03T18:30:00Z" w16du:dateUtc="2025-03-03T17:30:00Z">
        <w:r w:rsidR="005E143F">
          <w:rPr>
            <w:rFonts w:ascii="Arial" w:hAnsi="Arial" w:cs="Arial"/>
            <w:sz w:val="24"/>
            <w:szCs w:val="24"/>
          </w:rPr>
          <w:t>So konnte</w:t>
        </w:r>
      </w:ins>
      <w:r w:rsidRPr="00944672">
        <w:rPr>
          <w:rFonts w:ascii="Arial" w:hAnsi="Arial" w:cs="Arial"/>
          <w:sz w:val="24"/>
          <w:szCs w:val="24"/>
        </w:rPr>
        <w:t xml:space="preserve"> er in Ruhe weiter recherchieren</w:t>
      </w:r>
      <w:del w:id="5983" w:author="Lektorat Bauer" w:date="2025-03-03T18:30:00Z" w16du:dateUtc="2025-03-03T17:30:00Z">
        <w:r w:rsidRPr="00944672" w:rsidDel="005E143F">
          <w:rPr>
            <w:rFonts w:ascii="Arial" w:hAnsi="Arial" w:cs="Arial"/>
            <w:sz w:val="24"/>
            <w:szCs w:val="24"/>
          </w:rPr>
          <w:delText xml:space="preserve"> konnte</w:delText>
        </w:r>
      </w:del>
      <w:r w:rsidRPr="00944672">
        <w:rPr>
          <w:rFonts w:ascii="Arial" w:hAnsi="Arial" w:cs="Arial"/>
          <w:sz w:val="24"/>
          <w:szCs w:val="24"/>
        </w:rPr>
        <w:t xml:space="preserve">. </w:t>
      </w:r>
    </w:p>
    <w:p w14:paraId="65CBA653" w14:textId="36F4CF50"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del w:id="5984" w:author="Lektorat Bauer" w:date="2025-03-03T18:30:00Z" w16du:dateUtc="2025-03-03T17:30:00Z">
        <w:r w:rsidRPr="00944672" w:rsidDel="005E143F">
          <w:rPr>
            <w:rFonts w:ascii="Arial" w:hAnsi="Arial" w:cs="Arial"/>
            <w:sz w:val="24"/>
            <w:szCs w:val="24"/>
          </w:rPr>
          <w:delText>Er verließ den Keller, in</w:delText>
        </w:r>
      </w:del>
      <w:ins w:id="5985" w:author="Lektorat Bauer" w:date="2025-03-03T18:30:00Z" w16du:dateUtc="2025-03-03T17:30:00Z">
        <w:r w:rsidR="005E143F">
          <w:rPr>
            <w:rFonts w:ascii="Arial" w:hAnsi="Arial" w:cs="Arial"/>
            <w:sz w:val="24"/>
            <w:szCs w:val="24"/>
          </w:rPr>
          <w:t>In</w:t>
        </w:r>
      </w:ins>
      <w:r w:rsidRPr="00944672">
        <w:rPr>
          <w:rFonts w:ascii="Arial" w:hAnsi="Arial" w:cs="Arial"/>
          <w:sz w:val="24"/>
          <w:szCs w:val="24"/>
        </w:rPr>
        <w:t xml:space="preserve"> den nächsten paar Tagen</w:t>
      </w:r>
      <w:del w:id="5986" w:author="Lektorat Bauer" w:date="2025-03-03T18:30:00Z" w16du:dateUtc="2025-03-03T17:30:00Z">
        <w:r w:rsidRPr="00944672" w:rsidDel="005E143F">
          <w:rPr>
            <w:rFonts w:ascii="Arial" w:hAnsi="Arial" w:cs="Arial"/>
            <w:sz w:val="24"/>
            <w:szCs w:val="24"/>
          </w:rPr>
          <w:delText>,</w:delText>
        </w:r>
      </w:del>
      <w:r w:rsidRPr="00944672">
        <w:rPr>
          <w:rFonts w:ascii="Arial" w:hAnsi="Arial" w:cs="Arial"/>
          <w:sz w:val="24"/>
          <w:szCs w:val="24"/>
        </w:rPr>
        <w:t xml:space="preserve"> </w:t>
      </w:r>
      <w:ins w:id="5987" w:author="Lektorat Bauer" w:date="2025-03-03T18:30:00Z" w16du:dateUtc="2025-03-03T17:30:00Z">
        <w:r w:rsidR="005E143F">
          <w:rPr>
            <w:rFonts w:ascii="Arial" w:hAnsi="Arial" w:cs="Arial"/>
            <w:sz w:val="24"/>
            <w:szCs w:val="24"/>
          </w:rPr>
          <w:t xml:space="preserve">verließ er den Keller </w:t>
        </w:r>
      </w:ins>
      <w:r w:rsidRPr="00944672">
        <w:rPr>
          <w:rFonts w:ascii="Arial" w:hAnsi="Arial" w:cs="Arial"/>
          <w:sz w:val="24"/>
          <w:szCs w:val="24"/>
        </w:rPr>
        <w:t>nur, um auf Toilette zu gehen oder um zu schlafen</w:t>
      </w:r>
      <w:commentRangeStart w:id="5988"/>
      <w:r w:rsidRPr="00944672">
        <w:rPr>
          <w:rFonts w:ascii="Arial" w:hAnsi="Arial" w:cs="Arial"/>
          <w:sz w:val="24"/>
          <w:szCs w:val="24"/>
        </w:rPr>
        <w:t>.</w:t>
      </w:r>
      <w:del w:id="5989" w:author="Lektorat Bauer" w:date="2025-03-03T18:31:00Z" w16du:dateUtc="2025-03-03T17:31:00Z">
        <w:r w:rsidRPr="00944672" w:rsidDel="005E143F">
          <w:rPr>
            <w:rFonts w:ascii="Arial" w:hAnsi="Arial" w:cs="Arial"/>
            <w:sz w:val="24"/>
            <w:szCs w:val="24"/>
          </w:rPr>
          <w:delText xml:space="preserve"> Er vertiefte sich komplett in die Recherche und war ganz weit weg in Gedanken, und nahm Drumherum nichts anderes wahr.</w:delText>
        </w:r>
      </w:del>
      <w:commentRangeEnd w:id="5988"/>
      <w:r w:rsidR="005E143F">
        <w:rPr>
          <w:rStyle w:val="Kommentarzeichen"/>
        </w:rPr>
        <w:commentReference w:id="5988"/>
      </w:r>
    </w:p>
    <w:p w14:paraId="50B8AB52" w14:textId="37972F61"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del w:id="5990" w:author="Lektorat Bauer" w:date="2025-03-03T18:31:00Z" w16du:dateUtc="2025-03-03T17:31:00Z">
        <w:r w:rsidRPr="00944672" w:rsidDel="005E143F">
          <w:rPr>
            <w:rFonts w:ascii="Arial" w:hAnsi="Arial" w:cs="Arial"/>
            <w:sz w:val="24"/>
            <w:szCs w:val="24"/>
          </w:rPr>
          <w:delText>I</w:delText>
        </w:r>
        <w:commentRangeStart w:id="5991"/>
        <w:r w:rsidRPr="00944672" w:rsidDel="005E143F">
          <w:rPr>
            <w:rFonts w:ascii="Arial" w:hAnsi="Arial" w:cs="Arial"/>
            <w:sz w:val="24"/>
            <w:szCs w:val="24"/>
          </w:rPr>
          <w:delText>mmer wenn er das Bedürfnis verspürte, etwas essen zu müssen, ginge kurz nach oben, aß eine Kleinigkeit, und ging wieder runter. Die Pausen, die er tagsüber machte, waren zu vernachlässigen</w:delText>
        </w:r>
      </w:del>
      <w:commentRangeEnd w:id="5991"/>
      <w:r w:rsidR="005E143F">
        <w:rPr>
          <w:rStyle w:val="Kommentarzeichen"/>
        </w:rPr>
        <w:commentReference w:id="5991"/>
      </w:r>
      <w:del w:id="5992" w:author="Lektorat Bauer" w:date="2025-03-03T18:31:00Z" w16du:dateUtc="2025-03-03T17:31:00Z">
        <w:r w:rsidRPr="00944672" w:rsidDel="005E143F">
          <w:rPr>
            <w:rFonts w:ascii="Arial" w:hAnsi="Arial" w:cs="Arial"/>
            <w:sz w:val="24"/>
            <w:szCs w:val="24"/>
          </w:rPr>
          <w:delText xml:space="preserve">. Aber, die </w:delText>
        </w:r>
      </w:del>
      <w:ins w:id="5993" w:author="Lektorat Bauer" w:date="2025-03-03T18:31:00Z" w16du:dateUtc="2025-03-03T17:31:00Z">
        <w:r w:rsidR="005E143F">
          <w:rPr>
            <w:rFonts w:ascii="Arial" w:hAnsi="Arial" w:cs="Arial"/>
            <w:sz w:val="24"/>
            <w:szCs w:val="24"/>
          </w:rPr>
          <w:t xml:space="preserve">Die </w:t>
        </w:r>
      </w:ins>
      <w:r w:rsidRPr="00944672">
        <w:rPr>
          <w:rFonts w:ascii="Arial" w:hAnsi="Arial" w:cs="Arial"/>
          <w:sz w:val="24"/>
          <w:szCs w:val="24"/>
        </w:rPr>
        <w:t xml:space="preserve">Datenmenge, die er zusammensuchte, war immens, und langsam bildete sich eine Struktur in den Daten, aus der sich etwas ableiten ließ. </w:t>
      </w:r>
    </w:p>
    <w:p w14:paraId="57915B94" w14:textId="50C28371"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Er war aber noch zu weit an der Oberfläche, um genau</w:t>
      </w:r>
      <w:ins w:id="5994" w:author="Lektorat Bauer" w:date="2025-03-03T18:32:00Z" w16du:dateUtc="2025-03-03T17:32:00Z">
        <w:r w:rsidR="005E143F">
          <w:rPr>
            <w:rFonts w:ascii="Arial" w:hAnsi="Arial" w:cs="Arial"/>
            <w:sz w:val="24"/>
            <w:szCs w:val="24"/>
          </w:rPr>
          <w:t>er</w:t>
        </w:r>
      </w:ins>
      <w:r w:rsidRPr="00944672">
        <w:rPr>
          <w:rFonts w:ascii="Arial" w:hAnsi="Arial" w:cs="Arial"/>
          <w:sz w:val="24"/>
          <w:szCs w:val="24"/>
        </w:rPr>
        <w:t xml:space="preserve"> </w:t>
      </w:r>
      <w:del w:id="5995" w:author="Lektorat Bauer" w:date="2025-03-03T18:32:00Z" w16du:dateUtc="2025-03-03T17:32:00Z">
        <w:r w:rsidRPr="00944672" w:rsidDel="005E143F">
          <w:rPr>
            <w:rFonts w:ascii="Arial" w:hAnsi="Arial" w:cs="Arial"/>
            <w:sz w:val="24"/>
            <w:szCs w:val="24"/>
          </w:rPr>
          <w:delText xml:space="preserve">auswählen </w:delText>
        </w:r>
      </w:del>
      <w:ins w:id="5996" w:author="Lektorat Bauer" w:date="2025-03-03T18:32:00Z" w16du:dateUtc="2025-03-03T17:32:00Z">
        <w:r w:rsidR="005E143F">
          <w:rPr>
            <w:rFonts w:ascii="Arial" w:hAnsi="Arial" w:cs="Arial"/>
            <w:sz w:val="24"/>
            <w:szCs w:val="24"/>
          </w:rPr>
          <w:t>sagen</w:t>
        </w:r>
        <w:r w:rsidR="005E143F" w:rsidRPr="00944672">
          <w:rPr>
            <w:rFonts w:ascii="Arial" w:hAnsi="Arial" w:cs="Arial"/>
            <w:sz w:val="24"/>
            <w:szCs w:val="24"/>
          </w:rPr>
          <w:t xml:space="preserve"> </w:t>
        </w:r>
      </w:ins>
      <w:r w:rsidRPr="00944672">
        <w:rPr>
          <w:rFonts w:ascii="Arial" w:hAnsi="Arial" w:cs="Arial"/>
          <w:sz w:val="24"/>
          <w:szCs w:val="24"/>
        </w:rPr>
        <w:t xml:space="preserve">zu können, was wirklich </w:t>
      </w:r>
      <w:del w:id="5997" w:author="Lektorat Bauer" w:date="2025-03-03T18:32:00Z" w16du:dateUtc="2025-03-03T17:32:00Z">
        <w:r w:rsidRPr="00944672" w:rsidDel="005E143F">
          <w:rPr>
            <w:rFonts w:ascii="Arial" w:hAnsi="Arial" w:cs="Arial"/>
            <w:sz w:val="24"/>
            <w:szCs w:val="24"/>
          </w:rPr>
          <w:delText xml:space="preserve">vor sich ging bzw. was genauer gesagt </w:delText>
        </w:r>
      </w:del>
      <w:r w:rsidRPr="00944672">
        <w:rPr>
          <w:rFonts w:ascii="Arial" w:hAnsi="Arial" w:cs="Arial"/>
          <w:sz w:val="24"/>
          <w:szCs w:val="24"/>
        </w:rPr>
        <w:t>passiert war.</w:t>
      </w:r>
    </w:p>
    <w:p w14:paraId="7E732117" w14:textId="5AB79FE1"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In der Zwischenzeit hatte </w:t>
      </w:r>
      <w:ins w:id="5998" w:author="Lektorat Bauer" w:date="2025-03-03T18:32:00Z" w16du:dateUtc="2025-03-03T17:32:00Z">
        <w:r w:rsidR="005E143F">
          <w:rPr>
            <w:rFonts w:ascii="Arial" w:hAnsi="Arial" w:cs="Arial"/>
            <w:sz w:val="24"/>
            <w:szCs w:val="24"/>
          </w:rPr>
          <w:t xml:space="preserve">er </w:t>
        </w:r>
      </w:ins>
      <w:r w:rsidRPr="00944672">
        <w:rPr>
          <w:rFonts w:ascii="Arial" w:hAnsi="Arial" w:cs="Arial"/>
          <w:sz w:val="24"/>
          <w:szCs w:val="24"/>
        </w:rPr>
        <w:t>herausgefunden, dass der Transport von der Bank zum Flughafen</w:t>
      </w:r>
      <w:del w:id="5999" w:author="Lektorat Bauer" w:date="2025-03-03T18:32:00Z" w16du:dateUtc="2025-03-03T17:32:00Z">
        <w:r w:rsidRPr="00944672" w:rsidDel="005E143F">
          <w:rPr>
            <w:rFonts w:ascii="Arial" w:hAnsi="Arial" w:cs="Arial"/>
            <w:sz w:val="24"/>
            <w:szCs w:val="24"/>
          </w:rPr>
          <w:delText>,</w:delText>
        </w:r>
      </w:del>
      <w:r w:rsidRPr="00944672">
        <w:rPr>
          <w:rFonts w:ascii="Arial" w:hAnsi="Arial" w:cs="Arial"/>
          <w:sz w:val="24"/>
          <w:szCs w:val="24"/>
        </w:rPr>
        <w:t xml:space="preserve"> durch die Special Branch überwacht wurde</w:t>
      </w:r>
      <w:ins w:id="6000" w:author="Lektorat Bauer" w:date="2025-03-03T18:32:00Z" w16du:dateUtc="2025-03-03T17:32:00Z">
        <w:r w:rsidR="005E143F">
          <w:rPr>
            <w:rFonts w:ascii="Arial" w:hAnsi="Arial" w:cs="Arial"/>
            <w:sz w:val="24"/>
            <w:szCs w:val="24"/>
          </w:rPr>
          <w:t>.</w:t>
        </w:r>
      </w:ins>
      <w:del w:id="6001" w:author="Lektorat Bauer" w:date="2025-03-03T18:32:00Z" w16du:dateUtc="2025-03-03T17:32:00Z">
        <w:r w:rsidRPr="00944672" w:rsidDel="005E143F">
          <w:rPr>
            <w:rFonts w:ascii="Arial" w:hAnsi="Arial" w:cs="Arial"/>
            <w:sz w:val="24"/>
            <w:szCs w:val="24"/>
          </w:rPr>
          <w:delText>,</w:delText>
        </w:r>
      </w:del>
      <w:r w:rsidRPr="00944672">
        <w:rPr>
          <w:rFonts w:ascii="Arial" w:hAnsi="Arial" w:cs="Arial"/>
          <w:sz w:val="24"/>
          <w:szCs w:val="24"/>
        </w:rPr>
        <w:t xml:space="preserve"> </w:t>
      </w:r>
      <w:ins w:id="6002" w:author="Lektorat Bauer" w:date="2025-03-03T18:32:00Z" w16du:dateUtc="2025-03-03T17:32:00Z">
        <w:r w:rsidR="005E143F">
          <w:rPr>
            <w:rFonts w:ascii="Arial" w:hAnsi="Arial" w:cs="Arial"/>
            <w:sz w:val="24"/>
            <w:szCs w:val="24"/>
          </w:rPr>
          <w:t>A</w:t>
        </w:r>
      </w:ins>
      <w:del w:id="6003" w:author="Lektorat Bauer" w:date="2025-03-03T18:32:00Z" w16du:dateUtc="2025-03-03T17:32:00Z">
        <w:r w:rsidRPr="00944672" w:rsidDel="005E143F">
          <w:rPr>
            <w:rFonts w:ascii="Arial" w:hAnsi="Arial" w:cs="Arial"/>
            <w:sz w:val="24"/>
            <w:szCs w:val="24"/>
          </w:rPr>
          <w:delText>a</w:delText>
        </w:r>
      </w:del>
      <w:r w:rsidRPr="00944672">
        <w:rPr>
          <w:rFonts w:ascii="Arial" w:hAnsi="Arial" w:cs="Arial"/>
          <w:sz w:val="24"/>
          <w:szCs w:val="24"/>
        </w:rPr>
        <w:t>ber das war keine große Leistung, denn diese Daten waren verhältnismäßig leicht</w:t>
      </w:r>
      <w:del w:id="6004" w:author="Lektorat Bauer" w:date="2025-03-03T18:32:00Z" w16du:dateUtc="2025-03-03T17:32:00Z">
        <w:r w:rsidRPr="00944672" w:rsidDel="005E143F">
          <w:rPr>
            <w:rFonts w:ascii="Arial" w:hAnsi="Arial" w:cs="Arial"/>
            <w:sz w:val="24"/>
            <w:szCs w:val="24"/>
          </w:rPr>
          <w:delText>,</w:delText>
        </w:r>
      </w:del>
      <w:r w:rsidRPr="00944672">
        <w:rPr>
          <w:rFonts w:ascii="Arial" w:hAnsi="Arial" w:cs="Arial"/>
          <w:sz w:val="24"/>
          <w:szCs w:val="24"/>
        </w:rPr>
        <w:t xml:space="preserve"> zu finden. Er hatte </w:t>
      </w:r>
      <w:del w:id="6005" w:author="Lektorat Bauer" w:date="2025-03-03T18:32:00Z" w16du:dateUtc="2025-03-03T17:32:00Z">
        <w:r w:rsidRPr="00944672" w:rsidDel="005E143F">
          <w:rPr>
            <w:rFonts w:ascii="Arial" w:hAnsi="Arial" w:cs="Arial"/>
            <w:sz w:val="24"/>
            <w:szCs w:val="24"/>
          </w:rPr>
          <w:delText xml:space="preserve">zwischendurch, </w:delText>
        </w:r>
      </w:del>
      <w:r w:rsidRPr="00944672">
        <w:rPr>
          <w:rFonts w:ascii="Arial" w:hAnsi="Arial" w:cs="Arial"/>
          <w:sz w:val="24"/>
          <w:szCs w:val="24"/>
        </w:rPr>
        <w:t>ebenfalls versucht, Querverweise zu bauen, war aber noch nicht wirklich vorangekommen.</w:t>
      </w:r>
    </w:p>
    <w:p w14:paraId="21C977E1" w14:textId="77777777"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In Verbindung mit der Special Branch in Kuala Lumpur</w:t>
      </w:r>
      <w:del w:id="6006" w:author="Lektorat Bauer" w:date="2025-03-03T18:33:00Z" w16du:dateUtc="2025-03-03T17:33:00Z">
        <w:r w:rsidRPr="00944672" w:rsidDel="005E143F">
          <w:rPr>
            <w:rFonts w:ascii="Arial" w:hAnsi="Arial" w:cs="Arial"/>
            <w:sz w:val="24"/>
            <w:szCs w:val="24"/>
          </w:rPr>
          <w:delText>,</w:delText>
        </w:r>
      </w:del>
      <w:r w:rsidRPr="00944672">
        <w:rPr>
          <w:rFonts w:ascii="Arial" w:hAnsi="Arial" w:cs="Arial"/>
          <w:sz w:val="24"/>
          <w:szCs w:val="24"/>
        </w:rPr>
        <w:t xml:space="preserve"> hatte er noch einen anderen Datensatz gefunden, der darauf hindeutete, dass in der Nähe des Flughafens ein Attentat verhindert wurde. Aber er konnte noch nicht zuordnen, ob das für ihn von Belang war oder nicht.</w:t>
      </w:r>
    </w:p>
    <w:p w14:paraId="4908A46A" w14:textId="48F69B5B"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In diesem Zusammenhang war auch nicht zu erkennen, wem das Attentat galt, oder wer dieses durchgeführt haben könnte. Thomas nahm sich vor, diese</w:t>
      </w:r>
      <w:ins w:id="6007" w:author="Lektorat Bauer" w:date="2025-03-03T18:33:00Z" w16du:dateUtc="2025-03-03T17:33:00Z">
        <w:r w:rsidR="005E143F">
          <w:rPr>
            <w:rFonts w:ascii="Arial" w:hAnsi="Arial" w:cs="Arial"/>
            <w:sz w:val="24"/>
            <w:szCs w:val="24"/>
          </w:rPr>
          <w:t>n</w:t>
        </w:r>
      </w:ins>
      <w:del w:id="6008" w:author="Lektorat Bauer" w:date="2025-03-03T18:33:00Z" w16du:dateUtc="2025-03-03T17:33:00Z">
        <w:r w:rsidRPr="00944672" w:rsidDel="005E143F">
          <w:rPr>
            <w:rFonts w:ascii="Arial" w:hAnsi="Arial" w:cs="Arial"/>
            <w:sz w:val="24"/>
            <w:szCs w:val="24"/>
          </w:rPr>
          <w:delText>m</w:delText>
        </w:r>
      </w:del>
      <w:r w:rsidRPr="00944672">
        <w:rPr>
          <w:rFonts w:ascii="Arial" w:hAnsi="Arial" w:cs="Arial"/>
          <w:sz w:val="24"/>
          <w:szCs w:val="24"/>
        </w:rPr>
        <w:t xml:space="preserve"> Punkt noch einmal separat zu betrachten.</w:t>
      </w:r>
    </w:p>
    <w:p w14:paraId="6B9860C1" w14:textId="3FEF37B3"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Am Donnerstagnachmittag um 16:00 Uhr</w:t>
      </w:r>
      <w:ins w:id="6009" w:author="Lektorat Bauer" w:date="2025-03-03T18:33:00Z" w16du:dateUtc="2025-03-03T17:33:00Z">
        <w:r w:rsidR="005E143F">
          <w:rPr>
            <w:rFonts w:ascii="Arial" w:hAnsi="Arial" w:cs="Arial"/>
            <w:sz w:val="24"/>
            <w:szCs w:val="24"/>
          </w:rPr>
          <w:t xml:space="preserve"> </w:t>
        </w:r>
      </w:ins>
      <w:del w:id="6010" w:author="Lektorat Bauer" w:date="2025-03-03T18:33:00Z" w16du:dateUtc="2025-03-03T17:33:00Z">
        <w:r w:rsidRPr="00944672" w:rsidDel="005E143F">
          <w:rPr>
            <w:rFonts w:ascii="Arial" w:hAnsi="Arial" w:cs="Arial"/>
            <w:sz w:val="24"/>
            <w:szCs w:val="24"/>
          </w:rPr>
          <w:delText xml:space="preserve">, </w:delText>
        </w:r>
        <w:commentRangeStart w:id="6011"/>
        <w:r w:rsidRPr="00944672" w:rsidDel="005E143F">
          <w:rPr>
            <w:rFonts w:ascii="Arial" w:hAnsi="Arial" w:cs="Arial"/>
            <w:sz w:val="24"/>
            <w:szCs w:val="24"/>
          </w:rPr>
          <w:delText>er hatte gerade festgestellt, dass es schon Donnerstag war,</w:delText>
        </w:r>
      </w:del>
      <w:commentRangeEnd w:id="6011"/>
      <w:r w:rsidR="005E143F">
        <w:rPr>
          <w:rStyle w:val="Kommentarzeichen"/>
        </w:rPr>
        <w:commentReference w:id="6011"/>
      </w:r>
      <w:del w:id="6012" w:author="Lektorat Bauer" w:date="2025-03-03T18:33:00Z" w16du:dateUtc="2025-03-03T17:33:00Z">
        <w:r w:rsidRPr="00944672" w:rsidDel="005E143F">
          <w:rPr>
            <w:rFonts w:ascii="Arial" w:hAnsi="Arial" w:cs="Arial"/>
            <w:sz w:val="24"/>
            <w:szCs w:val="24"/>
          </w:rPr>
          <w:delText xml:space="preserve"> </w:delText>
        </w:r>
      </w:del>
      <w:r w:rsidRPr="00944672">
        <w:rPr>
          <w:rFonts w:ascii="Arial" w:hAnsi="Arial" w:cs="Arial"/>
          <w:sz w:val="24"/>
          <w:szCs w:val="24"/>
        </w:rPr>
        <w:t xml:space="preserve">begann er die Daten zu sortieren und aufzuarbeiten, damit sie am nächsten Tag präsentiert werden konnten. </w:t>
      </w:r>
    </w:p>
    <w:p w14:paraId="4FC4BBAE" w14:textId="53BBEB80"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Er war gespannt darauf, wie der Geheimdienst auf die jetzt vorhandenen Informationen reagieren</w:t>
      </w:r>
      <w:del w:id="6013" w:author="Lektorat Bauer" w:date="2025-03-03T18:33:00Z" w16du:dateUtc="2025-03-03T17:33:00Z">
        <w:r w:rsidRPr="00944672" w:rsidDel="005E143F">
          <w:rPr>
            <w:rFonts w:ascii="Arial" w:hAnsi="Arial" w:cs="Arial"/>
            <w:sz w:val="24"/>
            <w:szCs w:val="24"/>
          </w:rPr>
          <w:delText xml:space="preserve"> würde, </w:delText>
        </w:r>
      </w:del>
      <w:ins w:id="6014" w:author="Lektorat Bauer" w:date="2025-03-03T18:33:00Z" w16du:dateUtc="2025-03-03T17:33:00Z">
        <w:r w:rsidR="005E143F">
          <w:rPr>
            <w:rFonts w:ascii="Arial" w:hAnsi="Arial" w:cs="Arial"/>
            <w:sz w:val="24"/>
            <w:szCs w:val="24"/>
          </w:rPr>
          <w:t xml:space="preserve"> </w:t>
        </w:r>
      </w:ins>
      <w:r w:rsidRPr="00944672">
        <w:rPr>
          <w:rFonts w:ascii="Arial" w:hAnsi="Arial" w:cs="Arial"/>
          <w:sz w:val="24"/>
          <w:szCs w:val="24"/>
        </w:rPr>
        <w:t xml:space="preserve">und welche Order ihm dann gegeben werden würde. </w:t>
      </w:r>
    </w:p>
    <w:p w14:paraId="4960EDE2" w14:textId="7A9D71BD" w:rsidR="00944672" w:rsidRPr="00944672" w:rsidRDefault="00944672" w:rsidP="00623B68">
      <w:pPr>
        <w:suppressAutoHyphens/>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 xml:space="preserve">Das Zusammenstellen der Informationen dauerte alles in allem rund 2 Stunden, und als er fertig war, merkte er, </w:t>
      </w:r>
      <w:del w:id="6015" w:author="Lektorat Bauer" w:date="2025-03-03T18:34:00Z" w16du:dateUtc="2025-03-03T17:34:00Z">
        <w:r w:rsidRPr="00944672" w:rsidDel="005E143F">
          <w:rPr>
            <w:rFonts w:ascii="Arial" w:hAnsi="Arial" w:cs="Arial"/>
            <w:sz w:val="24"/>
            <w:szCs w:val="24"/>
          </w:rPr>
          <w:delText>dass er auch</w:delText>
        </w:r>
      </w:del>
      <w:ins w:id="6016" w:author="Lektorat Bauer" w:date="2025-03-03T18:34:00Z" w16du:dateUtc="2025-03-03T17:34:00Z">
        <w:r w:rsidR="005E143F">
          <w:rPr>
            <w:rFonts w:ascii="Arial" w:hAnsi="Arial" w:cs="Arial"/>
            <w:sz w:val="24"/>
            <w:szCs w:val="24"/>
          </w:rPr>
          <w:t>wie</w:t>
        </w:r>
      </w:ins>
      <w:r w:rsidRPr="00944672">
        <w:rPr>
          <w:rFonts w:ascii="Arial" w:hAnsi="Arial" w:cs="Arial"/>
          <w:sz w:val="24"/>
          <w:szCs w:val="24"/>
        </w:rPr>
        <w:t xml:space="preserve"> kaputt und müde</w:t>
      </w:r>
      <w:ins w:id="6017" w:author="Lektorat Bauer" w:date="2025-03-03T18:34:00Z" w16du:dateUtc="2025-03-03T17:34:00Z">
        <w:r w:rsidR="005E143F">
          <w:rPr>
            <w:rFonts w:ascii="Arial" w:hAnsi="Arial" w:cs="Arial"/>
            <w:sz w:val="24"/>
            <w:szCs w:val="24"/>
          </w:rPr>
          <w:t xml:space="preserve"> er</w:t>
        </w:r>
      </w:ins>
      <w:r w:rsidRPr="00944672">
        <w:rPr>
          <w:rFonts w:ascii="Arial" w:hAnsi="Arial" w:cs="Arial"/>
          <w:sz w:val="24"/>
          <w:szCs w:val="24"/>
        </w:rPr>
        <w:t xml:space="preserve"> war. </w:t>
      </w:r>
    </w:p>
    <w:p w14:paraId="2692D19E" w14:textId="44B44010"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Er beschloss, </w:t>
      </w:r>
      <w:del w:id="6018" w:author="Lektorat Bauer" w:date="2025-03-03T18:34:00Z" w16du:dateUtc="2025-03-03T17:34:00Z">
        <w:r w:rsidRPr="00944672" w:rsidDel="005E143F">
          <w:rPr>
            <w:rFonts w:ascii="Arial" w:hAnsi="Arial" w:cs="Arial"/>
            <w:sz w:val="24"/>
            <w:szCs w:val="24"/>
          </w:rPr>
          <w:delText xml:space="preserve">nach oben zu gehen, </w:delText>
        </w:r>
      </w:del>
      <w:r w:rsidRPr="00944672">
        <w:rPr>
          <w:rFonts w:ascii="Arial" w:hAnsi="Arial" w:cs="Arial"/>
          <w:sz w:val="24"/>
          <w:szCs w:val="24"/>
        </w:rPr>
        <w:t>sich ein kleines Abendrot zu machen</w:t>
      </w:r>
      <w:ins w:id="6019" w:author="Lektorat Bauer" w:date="2025-03-03T18:34:00Z" w16du:dateUtc="2025-03-03T17:34:00Z">
        <w:r w:rsidR="005E143F">
          <w:rPr>
            <w:rFonts w:ascii="Arial" w:hAnsi="Arial" w:cs="Arial"/>
            <w:sz w:val="24"/>
            <w:szCs w:val="24"/>
          </w:rPr>
          <w:t>.</w:t>
        </w:r>
      </w:ins>
      <w:del w:id="6020" w:author="Lektorat Bauer" w:date="2025-03-03T18:34:00Z" w16du:dateUtc="2025-03-03T17:34:00Z">
        <w:r w:rsidRPr="00944672" w:rsidDel="005E143F">
          <w:rPr>
            <w:rFonts w:ascii="Arial" w:hAnsi="Arial" w:cs="Arial"/>
            <w:sz w:val="24"/>
            <w:szCs w:val="24"/>
          </w:rPr>
          <w:delText>,</w:delText>
        </w:r>
      </w:del>
      <w:r w:rsidRPr="00944672">
        <w:rPr>
          <w:rFonts w:ascii="Arial" w:hAnsi="Arial" w:cs="Arial"/>
          <w:sz w:val="24"/>
          <w:szCs w:val="24"/>
        </w:rPr>
        <w:t xml:space="preserve"> </w:t>
      </w:r>
      <w:ins w:id="6021" w:author="Lektorat Bauer" w:date="2025-03-03T18:34:00Z" w16du:dateUtc="2025-03-03T17:34:00Z">
        <w:r w:rsidR="005E143F">
          <w:rPr>
            <w:rFonts w:ascii="Arial" w:hAnsi="Arial" w:cs="Arial"/>
            <w:sz w:val="24"/>
            <w:szCs w:val="24"/>
          </w:rPr>
          <w:t>E</w:t>
        </w:r>
      </w:ins>
      <w:del w:id="6022" w:author="Lektorat Bauer" w:date="2025-03-03T18:34:00Z" w16du:dateUtc="2025-03-03T17:34:00Z">
        <w:r w:rsidRPr="00944672" w:rsidDel="005E143F">
          <w:rPr>
            <w:rFonts w:ascii="Arial" w:hAnsi="Arial" w:cs="Arial"/>
            <w:sz w:val="24"/>
            <w:szCs w:val="24"/>
          </w:rPr>
          <w:delText>e</w:delText>
        </w:r>
      </w:del>
      <w:r w:rsidRPr="00944672">
        <w:rPr>
          <w:rFonts w:ascii="Arial" w:hAnsi="Arial" w:cs="Arial"/>
          <w:sz w:val="24"/>
          <w:szCs w:val="24"/>
        </w:rPr>
        <w:t>s musste irgendwo Fisch in der Tiefkühltruhe sein, Gemüse war auch noch da, und dann würde er sich mit einem Glas Wein in den Wintergarten setzen</w:t>
      </w:r>
      <w:del w:id="6023" w:author="Lektorat Bauer" w:date="2025-03-03T18:34:00Z" w16du:dateUtc="2025-03-03T17:34:00Z">
        <w:r w:rsidRPr="00944672" w:rsidDel="005E143F">
          <w:rPr>
            <w:rFonts w:ascii="Arial" w:hAnsi="Arial" w:cs="Arial"/>
            <w:sz w:val="24"/>
            <w:szCs w:val="24"/>
          </w:rPr>
          <w:delText>,</w:delText>
        </w:r>
      </w:del>
      <w:r w:rsidRPr="00944672">
        <w:rPr>
          <w:rFonts w:ascii="Arial" w:hAnsi="Arial" w:cs="Arial"/>
          <w:sz w:val="24"/>
          <w:szCs w:val="24"/>
        </w:rPr>
        <w:t xml:space="preserve"> und den Abend genießen</w:t>
      </w:r>
      <w:del w:id="6024" w:author="Lektorat Bauer" w:date="2025-03-03T18:34:00Z" w16du:dateUtc="2025-03-03T17:34:00Z">
        <w:r w:rsidRPr="00944672" w:rsidDel="005E143F">
          <w:rPr>
            <w:rFonts w:ascii="Arial" w:hAnsi="Arial" w:cs="Arial"/>
            <w:sz w:val="24"/>
            <w:szCs w:val="24"/>
          </w:rPr>
          <w:delText>, und abschalten.</w:delText>
        </w:r>
      </w:del>
      <w:ins w:id="6025" w:author="Lektorat Bauer" w:date="2025-03-03T18:34:00Z" w16du:dateUtc="2025-03-03T17:34:00Z">
        <w:r w:rsidR="005E143F">
          <w:rPr>
            <w:rFonts w:ascii="Arial" w:hAnsi="Arial" w:cs="Arial"/>
            <w:sz w:val="24"/>
            <w:szCs w:val="24"/>
          </w:rPr>
          <w:t>.</w:t>
        </w:r>
      </w:ins>
    </w:p>
    <w:p w14:paraId="69805E0E" w14:textId="77777777"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p>
    <w:p w14:paraId="7CA5401C" w14:textId="77777777" w:rsidR="00944672" w:rsidRPr="00944672" w:rsidRDefault="00944672" w:rsidP="00623B68">
      <w:pPr>
        <w:suppressAutoHyphens/>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6A996A21"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1A896CDA" w14:textId="528E583D" w:rsidR="00944672" w:rsidRPr="00944672" w:rsidRDefault="00944672" w:rsidP="00623B68">
      <w:pPr>
        <w:autoSpaceDE w:val="0"/>
        <w:autoSpaceDN w:val="0"/>
        <w:adjustRightInd w:val="0"/>
        <w:spacing w:after="0" w:line="360" w:lineRule="auto"/>
        <w:jc w:val="both"/>
        <w:rPr>
          <w:rFonts w:ascii="Arial" w:hAnsi="Arial" w:cs="Arial"/>
          <w:sz w:val="24"/>
          <w:szCs w:val="24"/>
        </w:rPr>
      </w:pPr>
      <w:commentRangeStart w:id="6026"/>
      <w:commentRangeEnd w:id="6026"/>
      <w:r w:rsidRPr="00944672">
        <w:rPr>
          <w:rFonts w:ascii="Arial" w:hAnsi="Arial" w:cs="Arial"/>
          <w:sz w:val="24"/>
          <w:szCs w:val="24"/>
        </w:rPr>
        <w:commentReference w:id="6026"/>
      </w:r>
      <w:r w:rsidRPr="00944672">
        <w:rPr>
          <w:rFonts w:ascii="Arial" w:hAnsi="Arial" w:cs="Arial"/>
          <w:b/>
          <w:bCs/>
          <w:sz w:val="24"/>
          <w:szCs w:val="24"/>
        </w:rPr>
        <w:t>&gt;&gt;&gt; Den Haag, Freitag</w:t>
      </w:r>
      <w:ins w:id="6027" w:author="Lektorat Bauer" w:date="2025-03-03T18:34:00Z" w16du:dateUtc="2025-03-03T17:34:00Z">
        <w:r w:rsidR="005E143F">
          <w:rPr>
            <w:rFonts w:ascii="Arial" w:hAnsi="Arial" w:cs="Arial"/>
            <w:b/>
            <w:bCs/>
            <w:sz w:val="24"/>
            <w:szCs w:val="24"/>
          </w:rPr>
          <w:t>,</w:t>
        </w:r>
      </w:ins>
      <w:r w:rsidRPr="00944672">
        <w:rPr>
          <w:rFonts w:ascii="Arial" w:hAnsi="Arial" w:cs="Arial"/>
          <w:b/>
          <w:bCs/>
          <w:sz w:val="24"/>
          <w:szCs w:val="24"/>
        </w:rPr>
        <w:t xml:space="preserve"> 18. April bis Sonntag</w:t>
      </w:r>
      <w:ins w:id="6028" w:author="Lektorat Bauer" w:date="2025-03-03T18:34:00Z" w16du:dateUtc="2025-03-03T17:34:00Z">
        <w:r w:rsidR="005E143F">
          <w:rPr>
            <w:rFonts w:ascii="Arial" w:hAnsi="Arial" w:cs="Arial"/>
            <w:b/>
            <w:bCs/>
            <w:sz w:val="24"/>
            <w:szCs w:val="24"/>
          </w:rPr>
          <w:t>,</w:t>
        </w:r>
      </w:ins>
      <w:r w:rsidRPr="00944672">
        <w:rPr>
          <w:rFonts w:ascii="Arial" w:hAnsi="Arial" w:cs="Arial"/>
          <w:b/>
          <w:bCs/>
          <w:sz w:val="24"/>
          <w:szCs w:val="24"/>
        </w:rPr>
        <w:t xml:space="preserve"> 20. April 2014 &lt;&lt;&lt;</w:t>
      </w:r>
    </w:p>
    <w:p w14:paraId="25219A26" w14:textId="5CC60537"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Am </w:t>
      </w:r>
      <w:r w:rsidRPr="00944672">
        <w:rPr>
          <w:rFonts w:ascii="Arial" w:hAnsi="Arial" w:cs="Arial"/>
          <w:noProof/>
          <w:sz w:val="24"/>
          <w:szCs w:val="24"/>
        </w:rPr>
        <w:t>Freitagmorgen</w:t>
      </w:r>
      <w:r w:rsidRPr="00944672">
        <w:rPr>
          <w:rFonts w:ascii="Arial" w:hAnsi="Arial" w:cs="Arial"/>
          <w:sz w:val="24"/>
          <w:szCs w:val="24"/>
        </w:rPr>
        <w:t xml:space="preserve"> fuhr Thomas wie immer früh los, um rechtzeitig </w:t>
      </w:r>
      <w:del w:id="6029" w:author="Lektorat Bauer" w:date="2025-03-03T18:35:00Z" w16du:dateUtc="2025-03-03T17:35:00Z">
        <w:r w:rsidRPr="00944672" w:rsidDel="005E143F">
          <w:rPr>
            <w:rFonts w:ascii="Arial" w:hAnsi="Arial" w:cs="Arial"/>
            <w:sz w:val="24"/>
            <w:szCs w:val="24"/>
          </w:rPr>
          <w:delText xml:space="preserve">zu </w:delText>
        </w:r>
      </w:del>
      <w:r w:rsidRPr="00944672">
        <w:rPr>
          <w:rFonts w:ascii="Arial" w:hAnsi="Arial" w:cs="Arial"/>
          <w:sz w:val="24"/>
          <w:szCs w:val="24"/>
        </w:rPr>
        <w:t>um 10 Uhr in Den Haag</w:t>
      </w:r>
      <w:del w:id="6030" w:author="Lektorat Bauer" w:date="2025-03-03T18:35:00Z" w16du:dateUtc="2025-03-03T17:35:00Z">
        <w:r w:rsidRPr="00944672" w:rsidDel="005E143F">
          <w:rPr>
            <w:rFonts w:ascii="Arial" w:hAnsi="Arial" w:cs="Arial"/>
            <w:sz w:val="24"/>
            <w:szCs w:val="24"/>
          </w:rPr>
          <w:delText>, beim Termin</w:delText>
        </w:r>
      </w:del>
      <w:r w:rsidRPr="00944672">
        <w:rPr>
          <w:rFonts w:ascii="Arial" w:hAnsi="Arial" w:cs="Arial"/>
          <w:sz w:val="24"/>
          <w:szCs w:val="24"/>
        </w:rPr>
        <w:t xml:space="preserve"> zu sein. Manchmal hat</w:t>
      </w:r>
      <w:ins w:id="6031" w:author="Lektorat Bauer" w:date="2025-03-03T18:35:00Z" w16du:dateUtc="2025-03-03T17:35:00Z">
        <w:r w:rsidR="005E143F">
          <w:rPr>
            <w:rFonts w:ascii="Arial" w:hAnsi="Arial" w:cs="Arial"/>
            <w:sz w:val="24"/>
            <w:szCs w:val="24"/>
          </w:rPr>
          <w:t>te</w:t>
        </w:r>
      </w:ins>
      <w:r w:rsidRPr="00944672">
        <w:rPr>
          <w:rFonts w:ascii="Arial" w:hAnsi="Arial" w:cs="Arial"/>
          <w:sz w:val="24"/>
          <w:szCs w:val="24"/>
        </w:rPr>
        <w:t xml:space="preserve"> es Nachteile, wenn man nett auf dem Land wohnte.</w:t>
      </w:r>
    </w:p>
    <w:p w14:paraId="15236B10" w14:textId="6B85CEB7"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Um 09:30 Uhr erreichte er die Besucherparkplätze vor dem Gebäude in Den Haag. Die Schranke öffnete sich, nachdem er sich identifiziert hatte und er suchte sich einen netten Parkplatz. </w:t>
      </w:r>
      <w:del w:id="6032" w:author="Lektorat Bauer" w:date="2025-03-03T18:35:00Z" w16du:dateUtc="2025-03-03T17:35:00Z">
        <w:r w:rsidRPr="00944672" w:rsidDel="005E143F">
          <w:rPr>
            <w:rFonts w:ascii="Arial" w:hAnsi="Arial" w:cs="Arial"/>
            <w:sz w:val="24"/>
            <w:szCs w:val="24"/>
          </w:rPr>
          <w:delText xml:space="preserve">Er begab sich zum Eingang und meldete sich an. </w:delText>
        </w:r>
      </w:del>
      <w:r w:rsidRPr="00944672">
        <w:rPr>
          <w:rFonts w:ascii="Arial" w:hAnsi="Arial" w:cs="Arial"/>
          <w:sz w:val="24"/>
          <w:szCs w:val="24"/>
        </w:rPr>
        <w:t>Nach der Anmeldung</w:t>
      </w:r>
      <w:ins w:id="6033" w:author="Lektorat Bauer" w:date="2025-03-03T18:35:00Z" w16du:dateUtc="2025-03-03T17:35:00Z">
        <w:r w:rsidR="005E143F">
          <w:rPr>
            <w:rFonts w:ascii="Arial" w:hAnsi="Arial" w:cs="Arial"/>
            <w:sz w:val="24"/>
            <w:szCs w:val="24"/>
          </w:rPr>
          <w:t xml:space="preserve"> am Eingang</w:t>
        </w:r>
      </w:ins>
      <w:r w:rsidRPr="00944672">
        <w:rPr>
          <w:rFonts w:ascii="Arial" w:hAnsi="Arial" w:cs="Arial"/>
          <w:sz w:val="24"/>
          <w:szCs w:val="24"/>
        </w:rPr>
        <w:t xml:space="preserve"> blieb er im Parterre, da sich die Besprechungsräume für externe Besucher hier befanden. </w:t>
      </w:r>
    </w:p>
    <w:p w14:paraId="0ACF14B1" w14:textId="55EB6F71"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del w:id="6034" w:author="Lektorat Bauer" w:date="2025-03-03T20:15:00Z" w16du:dateUtc="2025-03-03T19:15:00Z">
        <w:r w:rsidRPr="00944672" w:rsidDel="00822F3F">
          <w:rPr>
            <w:rFonts w:ascii="Arial" w:hAnsi="Arial" w:cs="Arial"/>
            <w:sz w:val="24"/>
            <w:szCs w:val="24"/>
          </w:rPr>
          <w:lastRenderedPageBreak/>
          <w:delText xml:space="preserve">Es gab einen </w:delText>
        </w:r>
      </w:del>
      <w:ins w:id="6035" w:author="Lektorat Bauer" w:date="2025-03-03T20:15:00Z" w16du:dateUtc="2025-03-03T19:15:00Z">
        <w:r w:rsidR="00822F3F">
          <w:rPr>
            <w:rFonts w:ascii="Arial" w:hAnsi="Arial" w:cs="Arial"/>
            <w:sz w:val="24"/>
            <w:szCs w:val="24"/>
          </w:rPr>
          <w:t xml:space="preserve">Am </w:t>
        </w:r>
      </w:ins>
      <w:r w:rsidRPr="00944672">
        <w:rPr>
          <w:rFonts w:ascii="Arial" w:hAnsi="Arial" w:cs="Arial"/>
          <w:sz w:val="24"/>
          <w:szCs w:val="24"/>
        </w:rPr>
        <w:t>Kaffeeautomaten</w:t>
      </w:r>
      <w:del w:id="6036" w:author="Lektorat Bauer" w:date="2025-03-03T20:15:00Z" w16du:dateUtc="2025-03-03T19:15:00Z">
        <w:r w:rsidRPr="00944672" w:rsidDel="00822F3F">
          <w:rPr>
            <w:rFonts w:ascii="Arial" w:hAnsi="Arial" w:cs="Arial"/>
            <w:sz w:val="24"/>
            <w:szCs w:val="24"/>
          </w:rPr>
          <w:delText xml:space="preserve">, </w:delText>
        </w:r>
        <w:commentRangeStart w:id="6037"/>
        <w:r w:rsidRPr="00944672" w:rsidDel="00822F3F">
          <w:rPr>
            <w:rFonts w:ascii="Arial" w:hAnsi="Arial" w:cs="Arial"/>
            <w:sz w:val="24"/>
            <w:szCs w:val="24"/>
          </w:rPr>
          <w:delText>den auch Besucher nutzen durften, dort</w:delText>
        </w:r>
      </w:del>
      <w:r w:rsidRPr="00944672">
        <w:rPr>
          <w:rFonts w:ascii="Arial" w:hAnsi="Arial" w:cs="Arial"/>
          <w:sz w:val="24"/>
          <w:szCs w:val="24"/>
        </w:rPr>
        <w:t xml:space="preserve"> </w:t>
      </w:r>
      <w:commentRangeEnd w:id="6037"/>
      <w:r w:rsidR="00822F3F">
        <w:rPr>
          <w:rStyle w:val="Kommentarzeichen"/>
        </w:rPr>
        <w:commentReference w:id="6037"/>
      </w:r>
      <w:r w:rsidRPr="00944672">
        <w:rPr>
          <w:rFonts w:ascii="Arial" w:hAnsi="Arial" w:cs="Arial"/>
          <w:sz w:val="24"/>
          <w:szCs w:val="24"/>
        </w:rPr>
        <w:t xml:space="preserve">sorgte er für Koffein-Nachschub. Er brachte den Becher in den Besprechungsraum, ging wieder raus und suchte die Waschräume auf. </w:t>
      </w:r>
      <w:commentRangeStart w:id="6038"/>
      <w:r w:rsidRPr="00944672">
        <w:rPr>
          <w:rFonts w:ascii="Arial" w:hAnsi="Arial" w:cs="Arial"/>
          <w:sz w:val="24"/>
          <w:szCs w:val="24"/>
        </w:rPr>
        <w:t>Wieder die falsche Reihenfolge</w:t>
      </w:r>
      <w:commentRangeEnd w:id="6038"/>
      <w:r w:rsidR="00822F3F">
        <w:rPr>
          <w:rStyle w:val="Kommentarzeichen"/>
        </w:rPr>
        <w:commentReference w:id="6038"/>
      </w:r>
      <w:r w:rsidRPr="00944672">
        <w:rPr>
          <w:rFonts w:ascii="Arial" w:hAnsi="Arial" w:cs="Arial"/>
          <w:sz w:val="24"/>
          <w:szCs w:val="24"/>
        </w:rPr>
        <w:t xml:space="preserve">. </w:t>
      </w:r>
    </w:p>
    <w:p w14:paraId="45596F8A" w14:textId="20F26332"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Um 09:45 Uhr saß er am Tisch und wartete. Er las noch einmal in seinen Notizen und trank von dem</w:t>
      </w:r>
      <w:del w:id="6039" w:author="Lektorat Bauer" w:date="2025-03-03T20:17:00Z" w16du:dateUtc="2025-03-03T19:17:00Z">
        <w:r w:rsidRPr="00944672" w:rsidDel="00822F3F">
          <w:rPr>
            <w:rFonts w:ascii="Arial" w:hAnsi="Arial" w:cs="Arial"/>
            <w:sz w:val="24"/>
            <w:szCs w:val="24"/>
          </w:rPr>
          <w:delText>,</w:delText>
        </w:r>
      </w:del>
      <w:r w:rsidRPr="00944672">
        <w:rPr>
          <w:rFonts w:ascii="Arial" w:hAnsi="Arial" w:cs="Arial"/>
          <w:sz w:val="24"/>
          <w:szCs w:val="24"/>
        </w:rPr>
        <w:t xml:space="preserve"> nun lauwarmen</w:t>
      </w:r>
      <w:del w:id="6040" w:author="Lektorat Bauer" w:date="2025-03-03T20:17:00Z" w16du:dateUtc="2025-03-03T19:17:00Z">
        <w:r w:rsidRPr="00944672" w:rsidDel="00822F3F">
          <w:rPr>
            <w:rFonts w:ascii="Arial" w:hAnsi="Arial" w:cs="Arial"/>
            <w:sz w:val="24"/>
            <w:szCs w:val="24"/>
          </w:rPr>
          <w:delText>,</w:delText>
        </w:r>
      </w:del>
      <w:r w:rsidRPr="00944672">
        <w:rPr>
          <w:rFonts w:ascii="Arial" w:hAnsi="Arial" w:cs="Arial"/>
          <w:sz w:val="24"/>
          <w:szCs w:val="24"/>
        </w:rPr>
        <w:t xml:space="preserve"> Kaffee – zumindest nannten die das hier so.</w:t>
      </w:r>
    </w:p>
    <w:p w14:paraId="27B908C0" w14:textId="77777777" w:rsidR="00822F3F" w:rsidRDefault="00944672" w:rsidP="00623B68">
      <w:pPr>
        <w:suppressAutoHyphens/>
        <w:autoSpaceDE w:val="0"/>
        <w:autoSpaceDN w:val="0"/>
        <w:adjustRightInd w:val="0"/>
        <w:spacing w:after="0" w:line="360" w:lineRule="auto"/>
        <w:ind w:firstLine="227"/>
        <w:jc w:val="both"/>
        <w:rPr>
          <w:ins w:id="6041" w:author="Lektorat Bauer" w:date="2025-03-03T20:18:00Z" w16du:dateUtc="2025-03-03T19:18:00Z"/>
          <w:rFonts w:ascii="Arial" w:hAnsi="Arial" w:cs="Arial"/>
          <w:sz w:val="24"/>
          <w:szCs w:val="24"/>
        </w:rPr>
      </w:pPr>
      <w:r w:rsidRPr="00944672">
        <w:rPr>
          <w:rFonts w:ascii="Arial" w:hAnsi="Arial" w:cs="Arial"/>
          <w:sz w:val="24"/>
          <w:szCs w:val="24"/>
        </w:rPr>
        <w:t xml:space="preserve">Als erste erschien Anique, sie gingen kurz </w:t>
      </w:r>
      <w:commentRangeStart w:id="6042"/>
      <w:r w:rsidRPr="00944672">
        <w:rPr>
          <w:rFonts w:ascii="Arial" w:hAnsi="Arial" w:cs="Arial"/>
          <w:sz w:val="24"/>
          <w:szCs w:val="24"/>
        </w:rPr>
        <w:t xml:space="preserve">aus dem Sichtfeld </w:t>
      </w:r>
      <w:commentRangeEnd w:id="6042"/>
      <w:r w:rsidR="00822F3F">
        <w:rPr>
          <w:rStyle w:val="Kommentarzeichen"/>
        </w:rPr>
        <w:commentReference w:id="6042"/>
      </w:r>
      <w:r w:rsidRPr="00944672">
        <w:rPr>
          <w:rFonts w:ascii="Arial" w:hAnsi="Arial" w:cs="Arial"/>
          <w:sz w:val="24"/>
          <w:szCs w:val="24"/>
        </w:rPr>
        <w:t>und nahmen sich in den Arm. „Ich bin extra etwas eher gekommen</w:t>
      </w:r>
      <w:del w:id="6043" w:author="Lektorat Bauer" w:date="2025-03-03T20:17:00Z" w16du:dateUtc="2025-03-03T19:17:00Z">
        <w:r w:rsidRPr="00944672" w:rsidDel="00822F3F">
          <w:rPr>
            <w:rFonts w:ascii="Arial" w:hAnsi="Arial" w:cs="Arial"/>
            <w:sz w:val="24"/>
            <w:szCs w:val="24"/>
          </w:rPr>
          <w:delText>,</w:delText>
        </w:r>
      </w:del>
      <w:r w:rsidRPr="00944672">
        <w:rPr>
          <w:rFonts w:ascii="Arial" w:hAnsi="Arial" w:cs="Arial"/>
          <w:sz w:val="24"/>
          <w:szCs w:val="24"/>
        </w:rPr>
        <w:t>“</w:t>
      </w:r>
      <w:ins w:id="6044" w:author="Lektorat Bauer" w:date="2025-03-03T20:17:00Z" w16du:dateUtc="2025-03-03T19:17:00Z">
        <w:r w:rsidR="00822F3F">
          <w:rPr>
            <w:rFonts w:ascii="Arial" w:hAnsi="Arial" w:cs="Arial"/>
            <w:sz w:val="24"/>
            <w:szCs w:val="24"/>
          </w:rPr>
          <w:t>,</w:t>
        </w:r>
      </w:ins>
      <w:r w:rsidRPr="00944672">
        <w:rPr>
          <w:rFonts w:ascii="Arial" w:hAnsi="Arial" w:cs="Arial"/>
          <w:sz w:val="24"/>
          <w:szCs w:val="24"/>
        </w:rPr>
        <w:t xml:space="preserve"> </w:t>
      </w:r>
      <w:commentRangeStart w:id="6045"/>
      <w:r w:rsidRPr="00944672">
        <w:rPr>
          <w:rFonts w:ascii="Arial" w:hAnsi="Arial" w:cs="Arial"/>
          <w:sz w:val="24"/>
          <w:szCs w:val="24"/>
        </w:rPr>
        <w:t>begann Anique,</w:t>
      </w:r>
      <w:commentRangeEnd w:id="6045"/>
      <w:r w:rsidR="00822F3F">
        <w:rPr>
          <w:rStyle w:val="Kommentarzeichen"/>
        </w:rPr>
        <w:commentReference w:id="6045"/>
      </w:r>
      <w:r w:rsidRPr="00944672">
        <w:rPr>
          <w:rFonts w:ascii="Arial" w:hAnsi="Arial" w:cs="Arial"/>
          <w:sz w:val="24"/>
          <w:szCs w:val="24"/>
        </w:rPr>
        <w:t xml:space="preserve"> „ich könnte Montag und Dienstag frei bekommen. Was dagegen, wenn ich Urlaub in Assen mache?“</w:t>
      </w:r>
      <w:del w:id="6046" w:author="Lektorat Bauer" w:date="2025-03-03T20:18:00Z" w16du:dateUtc="2025-03-03T19:18:00Z">
        <w:r w:rsidRPr="00944672" w:rsidDel="00822F3F">
          <w:rPr>
            <w:rFonts w:ascii="Arial" w:hAnsi="Arial" w:cs="Arial"/>
            <w:sz w:val="24"/>
            <w:szCs w:val="24"/>
          </w:rPr>
          <w:delText xml:space="preserve"> Lächelte sie ihn an. </w:delText>
        </w:r>
      </w:del>
    </w:p>
    <w:p w14:paraId="14401EAE" w14:textId="77777777" w:rsidR="00822F3F" w:rsidRDefault="00944672" w:rsidP="00623B68">
      <w:pPr>
        <w:suppressAutoHyphens/>
        <w:autoSpaceDE w:val="0"/>
        <w:autoSpaceDN w:val="0"/>
        <w:adjustRightInd w:val="0"/>
        <w:spacing w:after="0" w:line="360" w:lineRule="auto"/>
        <w:ind w:firstLine="227"/>
        <w:jc w:val="both"/>
        <w:rPr>
          <w:ins w:id="6047" w:author="Lektorat Bauer" w:date="2025-03-03T20:18:00Z" w16du:dateUtc="2025-03-03T19:18:00Z"/>
          <w:rFonts w:ascii="Arial" w:hAnsi="Arial" w:cs="Arial"/>
          <w:sz w:val="24"/>
          <w:szCs w:val="24"/>
        </w:rPr>
      </w:pPr>
      <w:r w:rsidRPr="00944672">
        <w:rPr>
          <w:rFonts w:ascii="Arial" w:hAnsi="Arial" w:cs="Arial"/>
          <w:sz w:val="24"/>
          <w:szCs w:val="24"/>
        </w:rPr>
        <w:t>„Das! Ist die beste Nachricht der Woche! Klar gerne!“</w:t>
      </w:r>
      <w:ins w:id="6048" w:author="Lektorat Bauer" w:date="2025-03-03T20:18:00Z" w16du:dateUtc="2025-03-03T19:18:00Z">
        <w:r w:rsidR="00822F3F">
          <w:rPr>
            <w:rFonts w:ascii="Arial" w:hAnsi="Arial" w:cs="Arial"/>
            <w:sz w:val="24"/>
            <w:szCs w:val="24"/>
          </w:rPr>
          <w:t>,</w:t>
        </w:r>
      </w:ins>
      <w:r w:rsidRPr="00944672">
        <w:rPr>
          <w:rFonts w:ascii="Arial" w:hAnsi="Arial" w:cs="Arial"/>
          <w:sz w:val="24"/>
          <w:szCs w:val="24"/>
        </w:rPr>
        <w:t xml:space="preserve"> </w:t>
      </w:r>
      <w:ins w:id="6049" w:author="Lektorat Bauer" w:date="2025-03-03T20:18:00Z" w16du:dateUtc="2025-03-03T19:18:00Z">
        <w:r w:rsidR="00822F3F">
          <w:rPr>
            <w:rFonts w:ascii="Arial" w:hAnsi="Arial" w:cs="Arial"/>
            <w:sz w:val="24"/>
            <w:szCs w:val="24"/>
          </w:rPr>
          <w:t>f</w:t>
        </w:r>
      </w:ins>
      <w:del w:id="6050" w:author="Lektorat Bauer" w:date="2025-03-03T20:18:00Z" w16du:dateUtc="2025-03-03T19:18:00Z">
        <w:r w:rsidRPr="00944672" w:rsidDel="00822F3F">
          <w:rPr>
            <w:rFonts w:ascii="Arial" w:hAnsi="Arial" w:cs="Arial"/>
            <w:sz w:val="24"/>
            <w:szCs w:val="24"/>
          </w:rPr>
          <w:delText>F</w:delText>
        </w:r>
      </w:del>
      <w:r w:rsidRPr="00944672">
        <w:rPr>
          <w:rFonts w:ascii="Arial" w:hAnsi="Arial" w:cs="Arial"/>
          <w:sz w:val="24"/>
          <w:szCs w:val="24"/>
        </w:rPr>
        <w:t xml:space="preserve">reute sich Thomas, „Fahren wir zusammen oder getrennt und wie kommst Du zurück?“ </w:t>
      </w:r>
    </w:p>
    <w:p w14:paraId="1318E58A" w14:textId="25FAA2FA"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Schelmisch blickte Anique ihn an</w:t>
      </w:r>
      <w:ins w:id="6051" w:author="Lektorat Bauer" w:date="2025-03-03T20:18:00Z" w16du:dateUtc="2025-03-03T19:18:00Z">
        <w:r w:rsidR="00822F3F">
          <w:rPr>
            <w:rFonts w:ascii="Arial" w:hAnsi="Arial" w:cs="Arial"/>
            <w:sz w:val="24"/>
            <w:szCs w:val="24"/>
          </w:rPr>
          <w:t>.</w:t>
        </w:r>
      </w:ins>
      <w:del w:id="6052" w:author="Lektorat Bauer" w:date="2025-03-03T20:18:00Z" w16du:dateUtc="2025-03-03T19:18:00Z">
        <w:r w:rsidRPr="00944672" w:rsidDel="00822F3F">
          <w:rPr>
            <w:rFonts w:ascii="Arial" w:hAnsi="Arial" w:cs="Arial"/>
            <w:sz w:val="24"/>
            <w:szCs w:val="24"/>
          </w:rPr>
          <w:delText>,</w:delText>
        </w:r>
      </w:del>
      <w:r w:rsidRPr="00944672">
        <w:rPr>
          <w:rFonts w:ascii="Arial" w:hAnsi="Arial" w:cs="Arial"/>
          <w:sz w:val="24"/>
          <w:szCs w:val="24"/>
        </w:rPr>
        <w:t xml:space="preserve"> „So, </w:t>
      </w:r>
      <w:del w:id="6053" w:author="Lektorat Bauer" w:date="2025-03-03T20:18:00Z" w16du:dateUtc="2025-03-03T19:18:00Z">
        <w:r w:rsidRPr="00944672" w:rsidDel="00822F3F">
          <w:rPr>
            <w:rFonts w:ascii="Arial" w:hAnsi="Arial" w:cs="Arial"/>
            <w:sz w:val="24"/>
            <w:szCs w:val="24"/>
          </w:rPr>
          <w:delText xml:space="preserve">den </w:delText>
        </w:r>
      </w:del>
      <w:ins w:id="6054" w:author="Lektorat Bauer" w:date="2025-03-03T20:18:00Z" w16du:dateUtc="2025-03-03T19:18:00Z">
        <w:r w:rsidR="00822F3F">
          <w:rPr>
            <w:rFonts w:ascii="Arial" w:hAnsi="Arial" w:cs="Arial"/>
            <w:sz w:val="24"/>
            <w:szCs w:val="24"/>
          </w:rPr>
          <w:t>du</w:t>
        </w:r>
        <w:r w:rsidR="00822F3F" w:rsidRPr="00944672">
          <w:rPr>
            <w:rFonts w:ascii="Arial" w:hAnsi="Arial" w:cs="Arial"/>
            <w:sz w:val="24"/>
            <w:szCs w:val="24"/>
          </w:rPr>
          <w:t xml:space="preserve"> </w:t>
        </w:r>
      </w:ins>
      <w:r w:rsidRPr="00944672">
        <w:rPr>
          <w:rFonts w:ascii="Arial" w:hAnsi="Arial" w:cs="Arial"/>
          <w:sz w:val="24"/>
          <w:szCs w:val="24"/>
        </w:rPr>
        <w:t xml:space="preserve">denkst also schon daran, wie Du mich wieder loswirst.“ </w:t>
      </w:r>
    </w:p>
    <w:p w14:paraId="3D2AA1E5" w14:textId="4174FCFC"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Thomas</w:t>
      </w:r>
      <w:del w:id="6055" w:author="Lektorat Bauer" w:date="2025-03-03T20:18:00Z" w16du:dateUtc="2025-03-03T19:18:00Z">
        <w:r w:rsidRPr="00944672" w:rsidDel="00822F3F">
          <w:rPr>
            <w:rFonts w:ascii="Arial" w:hAnsi="Arial" w:cs="Arial"/>
            <w:sz w:val="24"/>
            <w:szCs w:val="24"/>
          </w:rPr>
          <w:delText>´</w:delText>
        </w:r>
      </w:del>
      <w:ins w:id="6056" w:author="Lektorat Bauer" w:date="2025-03-03T20:18:00Z" w16du:dateUtc="2025-03-03T19:18:00Z">
        <w:r w:rsidR="00822F3F">
          <w:rPr>
            <w:rFonts w:ascii="Arial" w:hAnsi="Arial" w:cs="Arial"/>
            <w:sz w:val="24"/>
            <w:szCs w:val="24"/>
          </w:rPr>
          <w:t>’</w:t>
        </w:r>
      </w:ins>
      <w:r w:rsidRPr="00944672">
        <w:rPr>
          <w:rFonts w:ascii="Arial" w:hAnsi="Arial" w:cs="Arial"/>
          <w:sz w:val="24"/>
          <w:szCs w:val="24"/>
        </w:rPr>
        <w:t xml:space="preserve"> Blick sprach Bände</w:t>
      </w:r>
      <w:ins w:id="6057" w:author="Lektorat Bauer" w:date="2025-03-03T20:18:00Z" w16du:dateUtc="2025-03-03T19:18:00Z">
        <w:r w:rsidR="00822F3F">
          <w:rPr>
            <w:rFonts w:ascii="Arial" w:hAnsi="Arial" w:cs="Arial"/>
            <w:sz w:val="24"/>
            <w:szCs w:val="24"/>
          </w:rPr>
          <w:t>.</w:t>
        </w:r>
      </w:ins>
      <w:del w:id="6058" w:author="Lektorat Bauer" w:date="2025-03-03T20:18:00Z" w16du:dateUtc="2025-03-03T19:18:00Z">
        <w:r w:rsidRPr="00944672" w:rsidDel="00822F3F">
          <w:rPr>
            <w:rFonts w:ascii="Arial" w:hAnsi="Arial" w:cs="Arial"/>
            <w:sz w:val="24"/>
            <w:szCs w:val="24"/>
          </w:rPr>
          <w:delText>,</w:delText>
        </w:r>
      </w:del>
      <w:r w:rsidRPr="00944672">
        <w:rPr>
          <w:rFonts w:ascii="Arial" w:hAnsi="Arial" w:cs="Arial"/>
          <w:sz w:val="24"/>
          <w:szCs w:val="24"/>
        </w:rPr>
        <w:t xml:space="preserve"> </w:t>
      </w:r>
      <w:ins w:id="6059" w:author="Lektorat Bauer" w:date="2025-03-03T20:18:00Z" w16du:dateUtc="2025-03-03T19:18:00Z">
        <w:r w:rsidR="00822F3F">
          <w:rPr>
            <w:rFonts w:ascii="Arial" w:hAnsi="Arial" w:cs="Arial"/>
            <w:sz w:val="24"/>
            <w:szCs w:val="24"/>
          </w:rPr>
          <w:t>E</w:t>
        </w:r>
      </w:ins>
      <w:del w:id="6060" w:author="Lektorat Bauer" w:date="2025-03-03T20:18:00Z" w16du:dateUtc="2025-03-03T19:18:00Z">
        <w:r w:rsidRPr="00944672" w:rsidDel="00822F3F">
          <w:rPr>
            <w:rFonts w:ascii="Arial" w:hAnsi="Arial" w:cs="Arial"/>
            <w:sz w:val="24"/>
            <w:szCs w:val="24"/>
          </w:rPr>
          <w:delText>e</w:delText>
        </w:r>
      </w:del>
      <w:r w:rsidRPr="00944672">
        <w:rPr>
          <w:rFonts w:ascii="Arial" w:hAnsi="Arial" w:cs="Arial"/>
          <w:sz w:val="24"/>
          <w:szCs w:val="24"/>
        </w:rPr>
        <w:t xml:space="preserve">r hatte sich wieder so ausgedrückt, dass Anique ihm die Worte im Mund umdrehen konnte. Das </w:t>
      </w:r>
      <w:del w:id="6061" w:author="Lektorat Bauer" w:date="2025-03-03T20:18:00Z" w16du:dateUtc="2025-03-03T19:18:00Z">
        <w:r w:rsidRPr="00944672" w:rsidDel="00822F3F">
          <w:rPr>
            <w:rFonts w:ascii="Arial" w:hAnsi="Arial" w:cs="Arial"/>
            <w:sz w:val="24"/>
            <w:szCs w:val="24"/>
          </w:rPr>
          <w:delText>war etwas, dass sie zu gerne tat</w:delText>
        </w:r>
      </w:del>
      <w:ins w:id="6062" w:author="Lektorat Bauer" w:date="2025-03-03T20:18:00Z" w16du:dateUtc="2025-03-03T19:18:00Z">
        <w:r w:rsidR="00822F3F">
          <w:rPr>
            <w:rFonts w:ascii="Arial" w:hAnsi="Arial" w:cs="Arial"/>
            <w:sz w:val="24"/>
            <w:szCs w:val="24"/>
          </w:rPr>
          <w:t>tat sie nur zu gerne</w:t>
        </w:r>
      </w:ins>
      <w:r w:rsidRPr="00944672">
        <w:rPr>
          <w:rFonts w:ascii="Arial" w:hAnsi="Arial" w:cs="Arial"/>
          <w:sz w:val="24"/>
          <w:szCs w:val="24"/>
        </w:rPr>
        <w:t xml:space="preserve">, und </w:t>
      </w:r>
      <w:del w:id="6063" w:author="Lektorat Bauer" w:date="2025-03-03T20:18:00Z" w16du:dateUtc="2025-03-03T19:18:00Z">
        <w:r w:rsidRPr="00944672" w:rsidDel="00822F3F">
          <w:rPr>
            <w:rFonts w:ascii="Arial" w:hAnsi="Arial" w:cs="Arial"/>
            <w:sz w:val="24"/>
            <w:szCs w:val="24"/>
          </w:rPr>
          <w:delText>eine Fähigkeit, die er bei Ihr bewunderte</w:delText>
        </w:r>
      </w:del>
      <w:ins w:id="6064" w:author="Lektorat Bauer" w:date="2025-03-03T20:18:00Z" w16du:dateUtc="2025-03-03T19:18:00Z">
        <w:r w:rsidR="00822F3F">
          <w:rPr>
            <w:rFonts w:ascii="Arial" w:hAnsi="Arial" w:cs="Arial"/>
            <w:sz w:val="24"/>
            <w:szCs w:val="24"/>
          </w:rPr>
          <w:t>er bewunderte diese Fähigkeit</w:t>
        </w:r>
      </w:ins>
      <w:r w:rsidRPr="00944672">
        <w:rPr>
          <w:rFonts w:ascii="Arial" w:hAnsi="Arial" w:cs="Arial"/>
          <w:sz w:val="24"/>
          <w:szCs w:val="24"/>
        </w:rPr>
        <w:t xml:space="preserve">. </w:t>
      </w:r>
    </w:p>
    <w:p w14:paraId="1D2E0C4D" w14:textId="77777777" w:rsidR="00822F3F" w:rsidRDefault="00944672" w:rsidP="00623B68">
      <w:pPr>
        <w:suppressAutoHyphens/>
        <w:autoSpaceDE w:val="0"/>
        <w:autoSpaceDN w:val="0"/>
        <w:adjustRightInd w:val="0"/>
        <w:spacing w:after="0" w:line="360" w:lineRule="auto"/>
        <w:ind w:firstLine="227"/>
        <w:jc w:val="both"/>
        <w:rPr>
          <w:ins w:id="6065" w:author="Lektorat Bauer" w:date="2025-03-03T20:19:00Z" w16du:dateUtc="2025-03-03T19:19:00Z"/>
          <w:rFonts w:ascii="Arial" w:hAnsi="Arial" w:cs="Arial"/>
          <w:sz w:val="24"/>
          <w:szCs w:val="24"/>
        </w:rPr>
      </w:pPr>
      <w:r w:rsidRPr="00944672">
        <w:rPr>
          <w:rFonts w:ascii="Arial" w:hAnsi="Arial" w:cs="Arial"/>
          <w:sz w:val="24"/>
          <w:szCs w:val="24"/>
        </w:rPr>
        <w:t>„Ich seh</w:t>
      </w:r>
      <w:del w:id="6066" w:author="Lektorat Bauer" w:date="2025-03-03T20:19:00Z" w16du:dateUtc="2025-03-03T19:19:00Z">
        <w:r w:rsidRPr="00944672" w:rsidDel="00822F3F">
          <w:rPr>
            <w:rFonts w:ascii="Arial" w:hAnsi="Arial" w:cs="Arial"/>
            <w:sz w:val="24"/>
            <w:szCs w:val="24"/>
          </w:rPr>
          <w:delText>´</w:delText>
        </w:r>
      </w:del>
      <w:r w:rsidRPr="00944672">
        <w:rPr>
          <w:rFonts w:ascii="Arial" w:hAnsi="Arial" w:cs="Arial"/>
          <w:sz w:val="24"/>
          <w:szCs w:val="24"/>
        </w:rPr>
        <w:t xml:space="preserve"> schon. Du bist wieder sprachlos.“ </w:t>
      </w:r>
      <w:commentRangeStart w:id="6067"/>
      <w:r w:rsidRPr="00944672">
        <w:rPr>
          <w:rFonts w:ascii="Arial" w:hAnsi="Arial" w:cs="Arial"/>
          <w:sz w:val="24"/>
          <w:szCs w:val="24"/>
        </w:rPr>
        <w:t>Grinste Anique ihn an</w:t>
      </w:r>
      <w:commentRangeEnd w:id="6067"/>
      <w:r w:rsidR="00822F3F">
        <w:rPr>
          <w:rStyle w:val="Kommentarzeichen"/>
        </w:rPr>
        <w:commentReference w:id="6067"/>
      </w:r>
      <w:r w:rsidRPr="00944672">
        <w:rPr>
          <w:rFonts w:ascii="Arial" w:hAnsi="Arial" w:cs="Arial"/>
          <w:sz w:val="24"/>
          <w:szCs w:val="24"/>
        </w:rPr>
        <w:t>, „</w:t>
      </w:r>
      <w:ins w:id="6068" w:author="Lektorat Bauer" w:date="2025-03-03T20:19:00Z" w16du:dateUtc="2025-03-03T19:19:00Z">
        <w:r w:rsidR="00822F3F">
          <w:rPr>
            <w:rFonts w:ascii="Arial" w:hAnsi="Arial" w:cs="Arial"/>
            <w:sz w:val="24"/>
            <w:szCs w:val="24"/>
          </w:rPr>
          <w:t>w</w:t>
        </w:r>
      </w:ins>
      <w:del w:id="6069" w:author="Lektorat Bauer" w:date="2025-03-03T20:19:00Z" w16du:dateUtc="2025-03-03T19:19:00Z">
        <w:r w:rsidRPr="00944672" w:rsidDel="00822F3F">
          <w:rPr>
            <w:rFonts w:ascii="Arial" w:hAnsi="Arial" w:cs="Arial"/>
            <w:sz w:val="24"/>
            <w:szCs w:val="24"/>
          </w:rPr>
          <w:delText>W</w:delText>
        </w:r>
      </w:del>
      <w:r w:rsidRPr="00944672">
        <w:rPr>
          <w:rFonts w:ascii="Arial" w:hAnsi="Arial" w:cs="Arial"/>
          <w:sz w:val="24"/>
          <w:szCs w:val="24"/>
        </w:rPr>
        <w:t xml:space="preserve">ir fahren zusammen. Koffer ist oben im Büro. Ich fahre Zug zurück. Noch Fragen?“ </w:t>
      </w:r>
    </w:p>
    <w:p w14:paraId="6E9D3E83" w14:textId="77777777" w:rsidR="00822F3F" w:rsidRDefault="00944672" w:rsidP="00623B68">
      <w:pPr>
        <w:suppressAutoHyphens/>
        <w:autoSpaceDE w:val="0"/>
        <w:autoSpaceDN w:val="0"/>
        <w:adjustRightInd w:val="0"/>
        <w:spacing w:after="0" w:line="360" w:lineRule="auto"/>
        <w:ind w:firstLine="227"/>
        <w:jc w:val="both"/>
        <w:rPr>
          <w:ins w:id="6070" w:author="Lektorat Bauer" w:date="2025-03-03T20:19:00Z" w16du:dateUtc="2025-03-03T19:19:00Z"/>
          <w:rFonts w:ascii="Arial" w:hAnsi="Arial" w:cs="Arial"/>
          <w:sz w:val="24"/>
          <w:szCs w:val="24"/>
        </w:rPr>
      </w:pPr>
      <w:r w:rsidRPr="00944672">
        <w:rPr>
          <w:rFonts w:ascii="Arial" w:hAnsi="Arial" w:cs="Arial"/>
          <w:sz w:val="24"/>
          <w:szCs w:val="24"/>
        </w:rPr>
        <w:t xml:space="preserve">„Nein, Chef!“ </w:t>
      </w:r>
    </w:p>
    <w:p w14:paraId="6B8699EE" w14:textId="77777777" w:rsidR="00822F3F" w:rsidRDefault="00944672" w:rsidP="00623B68">
      <w:pPr>
        <w:suppressAutoHyphens/>
        <w:autoSpaceDE w:val="0"/>
        <w:autoSpaceDN w:val="0"/>
        <w:adjustRightInd w:val="0"/>
        <w:spacing w:after="0" w:line="360" w:lineRule="auto"/>
        <w:ind w:firstLine="227"/>
        <w:jc w:val="both"/>
        <w:rPr>
          <w:ins w:id="6071" w:author="Lektorat Bauer" w:date="2025-03-03T20:19:00Z" w16du:dateUtc="2025-03-03T19:19:00Z"/>
          <w:rFonts w:ascii="Arial" w:hAnsi="Arial" w:cs="Arial"/>
          <w:sz w:val="24"/>
          <w:szCs w:val="24"/>
        </w:rPr>
      </w:pPr>
      <w:r w:rsidRPr="00944672">
        <w:rPr>
          <w:rFonts w:ascii="Arial" w:hAnsi="Arial" w:cs="Arial"/>
          <w:sz w:val="24"/>
          <w:szCs w:val="24"/>
        </w:rPr>
        <w:t xml:space="preserve">„Gut, dann können wir gleich nach der Besprechung fahren.“ </w:t>
      </w:r>
    </w:p>
    <w:p w14:paraId="0B041F69" w14:textId="77777777" w:rsidR="00822F3F" w:rsidRDefault="00944672" w:rsidP="00623B68">
      <w:pPr>
        <w:suppressAutoHyphens/>
        <w:autoSpaceDE w:val="0"/>
        <w:autoSpaceDN w:val="0"/>
        <w:adjustRightInd w:val="0"/>
        <w:spacing w:after="0" w:line="360" w:lineRule="auto"/>
        <w:ind w:firstLine="227"/>
        <w:jc w:val="both"/>
        <w:rPr>
          <w:ins w:id="6072" w:author="Lektorat Bauer" w:date="2025-03-03T20:19:00Z" w16du:dateUtc="2025-03-03T19:19:00Z"/>
          <w:rFonts w:ascii="Arial" w:hAnsi="Arial" w:cs="Arial"/>
          <w:sz w:val="24"/>
          <w:szCs w:val="24"/>
        </w:rPr>
      </w:pPr>
      <w:r w:rsidRPr="00944672">
        <w:rPr>
          <w:rFonts w:ascii="Arial" w:hAnsi="Arial" w:cs="Arial"/>
          <w:sz w:val="24"/>
          <w:szCs w:val="24"/>
        </w:rPr>
        <w:t>„Wissen die hier Bescheid?“</w:t>
      </w:r>
      <w:ins w:id="6073" w:author="Lektorat Bauer" w:date="2025-03-03T20:19:00Z" w16du:dateUtc="2025-03-03T19:19:00Z">
        <w:r w:rsidR="00822F3F">
          <w:rPr>
            <w:rFonts w:ascii="Arial" w:hAnsi="Arial" w:cs="Arial"/>
            <w:sz w:val="24"/>
            <w:szCs w:val="24"/>
          </w:rPr>
          <w:t>,</w:t>
        </w:r>
      </w:ins>
      <w:r w:rsidRPr="00944672">
        <w:rPr>
          <w:rFonts w:ascii="Arial" w:hAnsi="Arial" w:cs="Arial"/>
          <w:sz w:val="24"/>
          <w:szCs w:val="24"/>
        </w:rPr>
        <w:t xml:space="preserve"> </w:t>
      </w:r>
      <w:ins w:id="6074" w:author="Lektorat Bauer" w:date="2025-03-03T20:19:00Z" w16du:dateUtc="2025-03-03T19:19:00Z">
        <w:r w:rsidR="00822F3F">
          <w:rPr>
            <w:rFonts w:ascii="Arial" w:hAnsi="Arial" w:cs="Arial"/>
            <w:sz w:val="24"/>
            <w:szCs w:val="24"/>
          </w:rPr>
          <w:t>f</w:t>
        </w:r>
      </w:ins>
      <w:del w:id="6075" w:author="Lektorat Bauer" w:date="2025-03-03T20:19:00Z" w16du:dateUtc="2025-03-03T19:19:00Z">
        <w:r w:rsidRPr="00944672" w:rsidDel="00822F3F">
          <w:rPr>
            <w:rFonts w:ascii="Arial" w:hAnsi="Arial" w:cs="Arial"/>
            <w:sz w:val="24"/>
            <w:szCs w:val="24"/>
          </w:rPr>
          <w:delText>F</w:delText>
        </w:r>
      </w:del>
      <w:r w:rsidRPr="00944672">
        <w:rPr>
          <w:rFonts w:ascii="Arial" w:hAnsi="Arial" w:cs="Arial"/>
          <w:sz w:val="24"/>
          <w:szCs w:val="24"/>
        </w:rPr>
        <w:t xml:space="preserve">ragte Thomas. </w:t>
      </w:r>
    </w:p>
    <w:p w14:paraId="7DB23FF2" w14:textId="77777777" w:rsidR="00822F3F" w:rsidRDefault="00944672" w:rsidP="00623B68">
      <w:pPr>
        <w:suppressAutoHyphens/>
        <w:autoSpaceDE w:val="0"/>
        <w:autoSpaceDN w:val="0"/>
        <w:adjustRightInd w:val="0"/>
        <w:spacing w:after="0" w:line="360" w:lineRule="auto"/>
        <w:ind w:firstLine="227"/>
        <w:jc w:val="both"/>
        <w:rPr>
          <w:ins w:id="6076" w:author="Lektorat Bauer" w:date="2025-03-03T20:19:00Z" w16du:dateUtc="2025-03-03T19:19:00Z"/>
          <w:rFonts w:ascii="Arial" w:hAnsi="Arial" w:cs="Arial"/>
          <w:sz w:val="24"/>
          <w:szCs w:val="24"/>
        </w:rPr>
      </w:pPr>
      <w:r w:rsidRPr="00944672">
        <w:rPr>
          <w:rFonts w:ascii="Arial" w:hAnsi="Arial" w:cs="Arial"/>
          <w:sz w:val="24"/>
          <w:szCs w:val="24"/>
        </w:rPr>
        <w:t>„</w:t>
      </w:r>
      <w:del w:id="6077" w:author="Lektorat Bauer" w:date="2025-03-03T20:19:00Z" w16du:dateUtc="2025-03-03T19:19:00Z">
        <w:r w:rsidRPr="00944672" w:rsidDel="00822F3F">
          <w:rPr>
            <w:rFonts w:ascii="Arial" w:hAnsi="Arial" w:cs="Arial"/>
            <w:sz w:val="24"/>
            <w:szCs w:val="24"/>
          </w:rPr>
          <w:delText>Hallo?!“ Wunderte sich Anique, „Hier sind wir</w:delText>
        </w:r>
      </w:del>
      <w:ins w:id="6078" w:author="Lektorat Bauer" w:date="2025-03-03T20:19:00Z" w16du:dateUtc="2025-03-03T19:19:00Z">
        <w:r w:rsidR="00822F3F">
          <w:rPr>
            <w:rFonts w:ascii="Arial" w:hAnsi="Arial" w:cs="Arial"/>
            <w:sz w:val="24"/>
            <w:szCs w:val="24"/>
          </w:rPr>
          <w:t>Wir sind hier</w:t>
        </w:r>
      </w:ins>
      <w:r w:rsidRPr="00944672">
        <w:rPr>
          <w:rFonts w:ascii="Arial" w:hAnsi="Arial" w:cs="Arial"/>
          <w:sz w:val="24"/>
          <w:szCs w:val="24"/>
        </w:rPr>
        <w:t xml:space="preserve"> beim Geheimdienst</w:t>
      </w:r>
      <w:ins w:id="6079" w:author="Lektorat Bauer" w:date="2025-03-03T20:19:00Z" w16du:dateUtc="2025-03-03T19:19:00Z">
        <w:r w:rsidR="00822F3F">
          <w:rPr>
            <w:rFonts w:ascii="Arial" w:hAnsi="Arial" w:cs="Arial"/>
            <w:sz w:val="24"/>
            <w:szCs w:val="24"/>
          </w:rPr>
          <w:t>.</w:t>
        </w:r>
      </w:ins>
      <w:del w:id="6080" w:author="Lektorat Bauer" w:date="2025-03-03T20:19:00Z" w16du:dateUtc="2025-03-03T19:19:00Z">
        <w:r w:rsidRPr="00944672" w:rsidDel="00822F3F">
          <w:rPr>
            <w:rFonts w:ascii="Arial" w:hAnsi="Arial" w:cs="Arial"/>
            <w:sz w:val="24"/>
            <w:szCs w:val="24"/>
          </w:rPr>
          <w:delText>,</w:delText>
        </w:r>
      </w:del>
      <w:r w:rsidRPr="00944672">
        <w:rPr>
          <w:rFonts w:ascii="Arial" w:hAnsi="Arial" w:cs="Arial"/>
          <w:sz w:val="24"/>
          <w:szCs w:val="24"/>
        </w:rPr>
        <w:t xml:space="preserve"> </w:t>
      </w:r>
      <w:ins w:id="6081" w:author="Lektorat Bauer" w:date="2025-03-03T20:19:00Z" w16du:dateUtc="2025-03-03T19:19:00Z">
        <w:r w:rsidR="00822F3F">
          <w:rPr>
            <w:rFonts w:ascii="Arial" w:hAnsi="Arial" w:cs="Arial"/>
            <w:sz w:val="24"/>
            <w:szCs w:val="24"/>
          </w:rPr>
          <w:t>Die</w:t>
        </w:r>
      </w:ins>
      <w:del w:id="6082" w:author="Lektorat Bauer" w:date="2025-03-03T20:19:00Z" w16du:dateUtc="2025-03-03T19:19:00Z">
        <w:r w:rsidRPr="00944672" w:rsidDel="00822F3F">
          <w:rPr>
            <w:rFonts w:ascii="Arial" w:hAnsi="Arial" w:cs="Arial"/>
            <w:sz w:val="24"/>
            <w:szCs w:val="24"/>
          </w:rPr>
          <w:delText>wir</w:delText>
        </w:r>
      </w:del>
      <w:r w:rsidRPr="00944672">
        <w:rPr>
          <w:rFonts w:ascii="Arial" w:hAnsi="Arial" w:cs="Arial"/>
          <w:sz w:val="24"/>
          <w:szCs w:val="24"/>
        </w:rPr>
        <w:t xml:space="preserve"> wissen alles!“ </w:t>
      </w:r>
    </w:p>
    <w:p w14:paraId="2791A1F7" w14:textId="436D797A"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„Na dann</w:t>
      </w:r>
      <w:del w:id="6083" w:author="Lektorat Bauer" w:date="2025-03-03T20:19:00Z" w16du:dateUtc="2025-03-03T19:19:00Z">
        <w:r w:rsidRPr="00944672" w:rsidDel="00822F3F">
          <w:rPr>
            <w:rFonts w:ascii="Arial" w:hAnsi="Arial" w:cs="Arial"/>
            <w:sz w:val="24"/>
            <w:szCs w:val="24"/>
          </w:rPr>
          <w:delText>.</w:delText>
        </w:r>
      </w:del>
      <w:r w:rsidRPr="00944672">
        <w:rPr>
          <w:rFonts w:ascii="Arial" w:hAnsi="Arial" w:cs="Arial"/>
          <w:sz w:val="24"/>
          <w:szCs w:val="24"/>
        </w:rPr>
        <w:t>“</w:t>
      </w:r>
      <w:ins w:id="6084" w:author="Lektorat Bauer" w:date="2025-03-03T20:19:00Z" w16du:dateUtc="2025-03-03T19:19:00Z">
        <w:r w:rsidR="00822F3F">
          <w:rPr>
            <w:rFonts w:ascii="Arial" w:hAnsi="Arial" w:cs="Arial"/>
            <w:sz w:val="24"/>
            <w:szCs w:val="24"/>
          </w:rPr>
          <w:t>,</w:t>
        </w:r>
      </w:ins>
      <w:r w:rsidRPr="00944672">
        <w:rPr>
          <w:rFonts w:ascii="Arial" w:hAnsi="Arial" w:cs="Arial"/>
          <w:sz w:val="24"/>
          <w:szCs w:val="24"/>
        </w:rPr>
        <w:t xml:space="preserve"> </w:t>
      </w:r>
      <w:ins w:id="6085" w:author="Lektorat Bauer" w:date="2025-03-03T20:19:00Z" w16du:dateUtc="2025-03-03T19:19:00Z">
        <w:r w:rsidR="00822F3F">
          <w:rPr>
            <w:rFonts w:ascii="Arial" w:hAnsi="Arial" w:cs="Arial"/>
            <w:sz w:val="24"/>
            <w:szCs w:val="24"/>
          </w:rPr>
          <w:t>a</w:t>
        </w:r>
      </w:ins>
      <w:del w:id="6086" w:author="Lektorat Bauer" w:date="2025-03-03T20:19:00Z" w16du:dateUtc="2025-03-03T19:19:00Z">
        <w:r w:rsidRPr="00944672" w:rsidDel="00822F3F">
          <w:rPr>
            <w:rFonts w:ascii="Arial" w:hAnsi="Arial" w:cs="Arial"/>
            <w:sz w:val="24"/>
            <w:szCs w:val="24"/>
          </w:rPr>
          <w:delText>A</w:delText>
        </w:r>
      </w:del>
      <w:r w:rsidRPr="00944672">
        <w:rPr>
          <w:rFonts w:ascii="Arial" w:hAnsi="Arial" w:cs="Arial"/>
          <w:sz w:val="24"/>
          <w:szCs w:val="24"/>
        </w:rPr>
        <w:t>ntwortete Thomas und gab ihr einen Kuss.</w:t>
      </w:r>
    </w:p>
    <w:p w14:paraId="18FF370E"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Irgendwie hatte Thomas Schwierigkeiten, sich auf den Beginn der Sitzung zu konzentrieren, aber dann hatte er sich im Griff, und präsentierte die Ergebnisse der letzten Woche.</w:t>
      </w:r>
    </w:p>
    <w:p w14:paraId="11EFE204"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Tatsächlich wurden die Themen interessiert aufgenommen. Warum Nordkorea Interesse an ihm haben könnte, wurde kurz diskutiert und dann</w:t>
      </w:r>
      <w:del w:id="6087" w:author="Lektorat Bauer" w:date="2025-03-03T20:20:00Z" w16du:dateUtc="2025-03-03T19:20:00Z">
        <w:r w:rsidRPr="00944672" w:rsidDel="00822F3F">
          <w:rPr>
            <w:rFonts w:ascii="Arial" w:hAnsi="Arial" w:cs="Arial"/>
            <w:sz w:val="24"/>
            <w:szCs w:val="24"/>
          </w:rPr>
          <w:delText>,</w:delText>
        </w:r>
      </w:del>
      <w:r w:rsidRPr="00944672">
        <w:rPr>
          <w:rFonts w:ascii="Arial" w:hAnsi="Arial" w:cs="Arial"/>
          <w:sz w:val="24"/>
          <w:szCs w:val="24"/>
        </w:rPr>
        <w:t xml:space="preserve"> auf das nächste Mal verschoben. </w:t>
      </w:r>
    </w:p>
    <w:p w14:paraId="3ABE6355" w14:textId="342B2A0C"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Ausreichende Informationen</w:t>
      </w:r>
      <w:del w:id="6088" w:author="Lektorat Bauer" w:date="2025-03-03T20:20:00Z" w16du:dateUtc="2025-03-03T19:20:00Z">
        <w:r w:rsidRPr="00944672" w:rsidDel="00822F3F">
          <w:rPr>
            <w:rFonts w:ascii="Arial" w:hAnsi="Arial" w:cs="Arial"/>
            <w:sz w:val="24"/>
            <w:szCs w:val="24"/>
          </w:rPr>
          <w:delText>,</w:delText>
        </w:r>
      </w:del>
      <w:r w:rsidRPr="00944672">
        <w:rPr>
          <w:rFonts w:ascii="Arial" w:hAnsi="Arial" w:cs="Arial"/>
          <w:sz w:val="24"/>
          <w:szCs w:val="24"/>
        </w:rPr>
        <w:t xml:space="preserve"> konnten intern ebenfalls nicht beschafft werden, also</w:t>
      </w:r>
      <w:ins w:id="6089" w:author="Lektorat Bauer" w:date="2025-03-03T20:20:00Z" w16du:dateUtc="2025-03-03T19:20:00Z">
        <w:r w:rsidR="00822F3F">
          <w:rPr>
            <w:rFonts w:ascii="Arial" w:hAnsi="Arial" w:cs="Arial"/>
            <w:sz w:val="24"/>
            <w:szCs w:val="24"/>
          </w:rPr>
          <w:t>:</w:t>
        </w:r>
      </w:ins>
      <w:r w:rsidRPr="00944672">
        <w:rPr>
          <w:rFonts w:ascii="Arial" w:hAnsi="Arial" w:cs="Arial"/>
          <w:sz w:val="24"/>
          <w:szCs w:val="24"/>
        </w:rPr>
        <w:t xml:space="preserve"> beobachten.</w:t>
      </w:r>
    </w:p>
    <w:p w14:paraId="4577D7C3" w14:textId="77777777" w:rsidR="00822F3F" w:rsidRDefault="00944672" w:rsidP="00623B68">
      <w:pPr>
        <w:autoSpaceDE w:val="0"/>
        <w:autoSpaceDN w:val="0"/>
        <w:adjustRightInd w:val="0"/>
        <w:spacing w:after="0" w:line="360" w:lineRule="auto"/>
        <w:ind w:firstLine="227"/>
        <w:jc w:val="both"/>
        <w:rPr>
          <w:ins w:id="6090" w:author="Lektorat Bauer" w:date="2025-03-03T20:21:00Z" w16du:dateUtc="2025-03-03T19:21:00Z"/>
          <w:rFonts w:ascii="Arial" w:hAnsi="Arial" w:cs="Arial"/>
          <w:sz w:val="24"/>
          <w:szCs w:val="24"/>
        </w:rPr>
      </w:pPr>
      <w:r w:rsidRPr="00944672">
        <w:rPr>
          <w:rFonts w:ascii="Arial" w:hAnsi="Arial" w:cs="Arial"/>
          <w:sz w:val="24"/>
          <w:szCs w:val="24"/>
        </w:rPr>
        <w:lastRenderedPageBreak/>
        <w:t>Die MHUGE-Bank stieß auf massives Interesse</w:t>
      </w:r>
      <w:del w:id="6091" w:author="Lektorat Bauer" w:date="2025-03-03T20:20:00Z" w16du:dateUtc="2025-03-03T19:20:00Z">
        <w:r w:rsidRPr="00944672" w:rsidDel="00822F3F">
          <w:rPr>
            <w:rFonts w:ascii="Arial" w:hAnsi="Arial" w:cs="Arial"/>
            <w:sz w:val="24"/>
            <w:szCs w:val="24"/>
          </w:rPr>
          <w:delText xml:space="preserve">, </w:delText>
        </w:r>
        <w:commentRangeStart w:id="6092"/>
        <w:r w:rsidRPr="00944672" w:rsidDel="00822F3F">
          <w:rPr>
            <w:rFonts w:ascii="Arial" w:hAnsi="Arial" w:cs="Arial"/>
            <w:sz w:val="24"/>
            <w:szCs w:val="24"/>
          </w:rPr>
          <w:delText>weil plötzlich jemand am Tisch sagte, er müsse mal eben etwas nachsehen</w:delText>
        </w:r>
      </w:del>
      <w:commentRangeEnd w:id="6092"/>
      <w:r w:rsidR="00822F3F">
        <w:rPr>
          <w:rStyle w:val="Kommentarzeichen"/>
        </w:rPr>
        <w:commentReference w:id="6092"/>
      </w:r>
      <w:del w:id="6093" w:author="Lektorat Bauer" w:date="2025-03-03T20:20:00Z" w16du:dateUtc="2025-03-03T19:20:00Z">
        <w:r w:rsidRPr="00944672" w:rsidDel="00822F3F">
          <w:rPr>
            <w:rFonts w:ascii="Arial" w:hAnsi="Arial" w:cs="Arial"/>
            <w:sz w:val="24"/>
            <w:szCs w:val="24"/>
          </w:rPr>
          <w:delText xml:space="preserve">. </w:delText>
        </w:r>
      </w:del>
      <w:ins w:id="6094" w:author="Lektorat Bauer" w:date="2025-03-03T20:20:00Z" w16du:dateUtc="2025-03-03T19:20:00Z">
        <w:r w:rsidR="00822F3F">
          <w:rPr>
            <w:rFonts w:ascii="Arial" w:hAnsi="Arial" w:cs="Arial"/>
            <w:sz w:val="24"/>
            <w:szCs w:val="24"/>
          </w:rPr>
          <w:t xml:space="preserve">. </w:t>
        </w:r>
      </w:ins>
      <w:r w:rsidRPr="00944672">
        <w:rPr>
          <w:rFonts w:ascii="Arial" w:hAnsi="Arial" w:cs="Arial"/>
          <w:sz w:val="24"/>
          <w:szCs w:val="24"/>
        </w:rPr>
        <w:t xml:space="preserve">Während Thomas </w:t>
      </w:r>
      <w:del w:id="6095" w:author="Lektorat Bauer" w:date="2025-03-03T20:20:00Z" w16du:dateUtc="2025-03-03T19:20:00Z">
        <w:r w:rsidRPr="00944672" w:rsidDel="00822F3F">
          <w:rPr>
            <w:rFonts w:ascii="Arial" w:hAnsi="Arial" w:cs="Arial"/>
            <w:sz w:val="24"/>
            <w:szCs w:val="24"/>
          </w:rPr>
          <w:delText xml:space="preserve">weiter </w:delText>
        </w:r>
      </w:del>
      <w:ins w:id="6096" w:author="Lektorat Bauer" w:date="2025-03-03T20:20:00Z" w16du:dateUtc="2025-03-03T19:20:00Z">
        <w:r w:rsidR="00822F3F">
          <w:rPr>
            <w:rFonts w:ascii="Arial" w:hAnsi="Arial" w:cs="Arial"/>
            <w:sz w:val="24"/>
            <w:szCs w:val="24"/>
          </w:rPr>
          <w:t>nach ihrer erstmaligen Erwä</w:t>
        </w:r>
      </w:ins>
      <w:ins w:id="6097" w:author="Lektorat Bauer" w:date="2025-03-03T20:21:00Z" w16du:dateUtc="2025-03-03T19:21:00Z">
        <w:r w:rsidR="00822F3F">
          <w:rPr>
            <w:rFonts w:ascii="Arial" w:hAnsi="Arial" w:cs="Arial"/>
            <w:sz w:val="24"/>
            <w:szCs w:val="24"/>
          </w:rPr>
          <w:t>hnung weiter</w:t>
        </w:r>
      </w:ins>
      <w:ins w:id="6098" w:author="Lektorat Bauer" w:date="2025-03-03T20:20:00Z" w16du:dateUtc="2025-03-03T19:20:00Z">
        <w:r w:rsidR="00822F3F" w:rsidRPr="00944672">
          <w:rPr>
            <w:rFonts w:ascii="Arial" w:hAnsi="Arial" w:cs="Arial"/>
            <w:sz w:val="24"/>
            <w:szCs w:val="24"/>
          </w:rPr>
          <w:t xml:space="preserve"> </w:t>
        </w:r>
      </w:ins>
      <w:r w:rsidRPr="00944672">
        <w:rPr>
          <w:rFonts w:ascii="Arial" w:hAnsi="Arial" w:cs="Arial"/>
          <w:sz w:val="24"/>
          <w:szCs w:val="24"/>
        </w:rPr>
        <w:t xml:space="preserve">referierte, suchte Bart Fleming </w:t>
      </w:r>
      <w:del w:id="6099" w:author="Lektorat Bauer" w:date="2025-03-03T20:21:00Z" w16du:dateUtc="2025-03-03T19:21:00Z">
        <w:r w:rsidRPr="00944672" w:rsidDel="00822F3F">
          <w:rPr>
            <w:rFonts w:ascii="Arial" w:hAnsi="Arial" w:cs="Arial"/>
            <w:sz w:val="24"/>
            <w:szCs w:val="24"/>
          </w:rPr>
          <w:delText xml:space="preserve">nach </w:delText>
        </w:r>
      </w:del>
      <w:r w:rsidRPr="00944672">
        <w:rPr>
          <w:rFonts w:ascii="Arial" w:hAnsi="Arial" w:cs="Arial"/>
          <w:sz w:val="24"/>
          <w:szCs w:val="24"/>
        </w:rPr>
        <w:t>etwas in seinem Laptop, dann unterbrach er Thomas. „Thomas, sorry, aber ich muss noch einmal auf die MHUGE-Bank zurückkommen</w:t>
      </w:r>
      <w:del w:id="6100" w:author="Lektorat Bauer" w:date="2025-03-03T20:21:00Z" w16du:dateUtc="2025-03-03T19:21:00Z">
        <w:r w:rsidRPr="00944672" w:rsidDel="00822F3F">
          <w:rPr>
            <w:rFonts w:ascii="Arial" w:hAnsi="Arial" w:cs="Arial"/>
            <w:sz w:val="24"/>
            <w:szCs w:val="24"/>
          </w:rPr>
          <w:delText>.“ „Klar Bart, was gibt´s?“</w:delText>
        </w:r>
      </w:del>
      <w:ins w:id="6101" w:author="Lektorat Bauer" w:date="2025-03-03T20:21:00Z" w16du:dateUtc="2025-03-03T19:21:00Z">
        <w:r w:rsidR="00822F3F">
          <w:rPr>
            <w:rFonts w:ascii="Arial" w:hAnsi="Arial" w:cs="Arial"/>
            <w:sz w:val="24"/>
            <w:szCs w:val="24"/>
          </w:rPr>
          <w:t>.</w:t>
        </w:r>
      </w:ins>
      <w:r w:rsidRPr="00944672">
        <w:rPr>
          <w:rFonts w:ascii="Arial" w:hAnsi="Arial" w:cs="Arial"/>
          <w:sz w:val="24"/>
          <w:szCs w:val="24"/>
        </w:rPr>
        <w:t xml:space="preserve"> </w:t>
      </w:r>
      <w:del w:id="6102" w:author="Lektorat Bauer" w:date="2025-03-03T20:21:00Z" w16du:dateUtc="2025-03-03T19:21:00Z">
        <w:r w:rsidRPr="00944672" w:rsidDel="00822F3F">
          <w:rPr>
            <w:rFonts w:ascii="Arial" w:hAnsi="Arial" w:cs="Arial"/>
            <w:sz w:val="24"/>
            <w:szCs w:val="24"/>
          </w:rPr>
          <w:delText>„</w:delText>
        </w:r>
      </w:del>
      <w:r w:rsidRPr="00944672">
        <w:rPr>
          <w:rFonts w:ascii="Arial" w:hAnsi="Arial" w:cs="Arial"/>
          <w:sz w:val="24"/>
          <w:szCs w:val="24"/>
        </w:rPr>
        <w:t xml:space="preserve">Als Du den Namen der Bank genannt hast, </w:t>
      </w:r>
      <w:del w:id="6103" w:author="Lektorat Bauer" w:date="2025-03-03T20:21:00Z" w16du:dateUtc="2025-03-03T19:21:00Z">
        <w:r w:rsidRPr="00944672" w:rsidDel="00822F3F">
          <w:rPr>
            <w:rFonts w:ascii="Arial" w:hAnsi="Arial" w:cs="Arial"/>
            <w:sz w:val="24"/>
            <w:szCs w:val="24"/>
          </w:rPr>
          <w:delText xml:space="preserve">hatte </w:delText>
        </w:r>
      </w:del>
      <w:ins w:id="6104" w:author="Lektorat Bauer" w:date="2025-03-03T20:21:00Z" w16du:dateUtc="2025-03-03T19:21:00Z">
        <w:r w:rsidR="00822F3F">
          <w:rPr>
            <w:rFonts w:ascii="Arial" w:hAnsi="Arial" w:cs="Arial"/>
            <w:sz w:val="24"/>
            <w:szCs w:val="24"/>
          </w:rPr>
          <w:t>habe</w:t>
        </w:r>
        <w:r w:rsidR="00822F3F" w:rsidRPr="00944672">
          <w:rPr>
            <w:rFonts w:ascii="Arial" w:hAnsi="Arial" w:cs="Arial"/>
            <w:sz w:val="24"/>
            <w:szCs w:val="24"/>
          </w:rPr>
          <w:t xml:space="preserve"> </w:t>
        </w:r>
      </w:ins>
      <w:r w:rsidRPr="00944672">
        <w:rPr>
          <w:rFonts w:ascii="Arial" w:hAnsi="Arial" w:cs="Arial"/>
          <w:sz w:val="24"/>
          <w:szCs w:val="24"/>
        </w:rPr>
        <w:t>ich mich an etwas erinnert. Der Name der Bank ist ja eher ungewöhnlich.“</w:t>
      </w:r>
    </w:p>
    <w:p w14:paraId="3055813A" w14:textId="6C4245AC" w:rsidR="00822F3F" w:rsidRDefault="00944672" w:rsidP="00623B68">
      <w:pPr>
        <w:autoSpaceDE w:val="0"/>
        <w:autoSpaceDN w:val="0"/>
        <w:adjustRightInd w:val="0"/>
        <w:spacing w:after="0" w:line="360" w:lineRule="auto"/>
        <w:ind w:firstLine="227"/>
        <w:jc w:val="both"/>
        <w:rPr>
          <w:ins w:id="6105" w:author="Lektorat Bauer" w:date="2025-03-03T20:21:00Z" w16du:dateUtc="2025-03-03T19:21:00Z"/>
          <w:rFonts w:ascii="Arial" w:hAnsi="Arial" w:cs="Arial"/>
          <w:sz w:val="24"/>
          <w:szCs w:val="24"/>
        </w:rPr>
      </w:pPr>
      <w:del w:id="6106" w:author="Lektorat Bauer" w:date="2025-03-03T20:21:00Z" w16du:dateUtc="2025-03-03T19:21:00Z">
        <w:r w:rsidRPr="00944672" w:rsidDel="00822F3F">
          <w:rPr>
            <w:rFonts w:ascii="Arial" w:hAnsi="Arial" w:cs="Arial"/>
            <w:sz w:val="24"/>
            <w:szCs w:val="24"/>
          </w:rPr>
          <w:delText xml:space="preserve"> </w:delText>
        </w:r>
      </w:del>
      <w:r w:rsidRPr="00944672">
        <w:rPr>
          <w:rFonts w:ascii="Arial" w:hAnsi="Arial" w:cs="Arial"/>
          <w:sz w:val="24"/>
          <w:szCs w:val="24"/>
        </w:rPr>
        <w:t>„Stimmt!</w:t>
      </w:r>
      <w:del w:id="6107" w:author="Lektorat Bauer" w:date="2025-03-03T20:21:00Z" w16du:dateUtc="2025-03-03T19:21:00Z">
        <w:r w:rsidRPr="00944672" w:rsidDel="00822F3F">
          <w:rPr>
            <w:rFonts w:ascii="Arial" w:hAnsi="Arial" w:cs="Arial"/>
            <w:sz w:val="24"/>
            <w:szCs w:val="24"/>
          </w:rPr>
          <w:delText>.</w:delText>
        </w:r>
      </w:del>
      <w:r w:rsidRPr="00944672">
        <w:rPr>
          <w:rFonts w:ascii="Arial" w:hAnsi="Arial" w:cs="Arial"/>
          <w:sz w:val="24"/>
          <w:szCs w:val="24"/>
        </w:rPr>
        <w:t xml:space="preserve"> Hast Du etwas gefunden?“ </w:t>
      </w:r>
    </w:p>
    <w:p w14:paraId="34F59057" w14:textId="10B9C050"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„Ja, allerdings. Im Jahr 2011 gab es eine Rundfrage des BND, des Bundesnachrichtendienst aus Deutschland, ob jemand über Kenntnisse zur MHUGE-Bank verfügen würde. Damals ging es um einen tödlichen Unfall eines deutschen Agenten in New York. Damals hatten wir keine Informationen, deswegen </w:t>
      </w:r>
      <w:del w:id="6108" w:author="Lektorat Bauer" w:date="2025-03-03T20:21:00Z" w16du:dateUtc="2025-03-03T19:21:00Z">
        <w:r w:rsidRPr="00944672" w:rsidDel="00822F3F">
          <w:rPr>
            <w:rFonts w:ascii="Arial" w:hAnsi="Arial" w:cs="Arial"/>
            <w:sz w:val="24"/>
            <w:szCs w:val="24"/>
          </w:rPr>
          <w:delText xml:space="preserve">hatten </w:delText>
        </w:r>
      </w:del>
      <w:ins w:id="6109" w:author="Lektorat Bauer" w:date="2025-03-03T20:21:00Z" w16du:dateUtc="2025-03-03T19:21:00Z">
        <w:r w:rsidR="00822F3F">
          <w:rPr>
            <w:rFonts w:ascii="Arial" w:hAnsi="Arial" w:cs="Arial"/>
            <w:sz w:val="24"/>
            <w:szCs w:val="24"/>
          </w:rPr>
          <w:t>haben</w:t>
        </w:r>
        <w:r w:rsidR="00822F3F" w:rsidRPr="00944672">
          <w:rPr>
            <w:rFonts w:ascii="Arial" w:hAnsi="Arial" w:cs="Arial"/>
            <w:sz w:val="24"/>
            <w:szCs w:val="24"/>
          </w:rPr>
          <w:t xml:space="preserve"> </w:t>
        </w:r>
      </w:ins>
      <w:r w:rsidRPr="00944672">
        <w:rPr>
          <w:rFonts w:ascii="Arial" w:hAnsi="Arial" w:cs="Arial"/>
          <w:sz w:val="24"/>
          <w:szCs w:val="24"/>
        </w:rPr>
        <w:t xml:space="preserve">wir nicht reagiert, aber der Name der Bank ist hängengeblieben, daher musste ich eben in der Datenbank suchen.“ </w:t>
      </w:r>
    </w:p>
    <w:p w14:paraId="37953A22" w14:textId="77777777" w:rsidR="00822F3F" w:rsidRDefault="00944672" w:rsidP="00623B68">
      <w:pPr>
        <w:autoSpaceDE w:val="0"/>
        <w:autoSpaceDN w:val="0"/>
        <w:adjustRightInd w:val="0"/>
        <w:spacing w:after="0" w:line="360" w:lineRule="auto"/>
        <w:ind w:firstLine="227"/>
        <w:jc w:val="both"/>
        <w:rPr>
          <w:ins w:id="6110" w:author="Lektorat Bauer" w:date="2025-03-03T20:22:00Z" w16du:dateUtc="2025-03-03T19:22:00Z"/>
          <w:rFonts w:ascii="Arial" w:hAnsi="Arial" w:cs="Arial"/>
          <w:sz w:val="24"/>
          <w:szCs w:val="24"/>
        </w:rPr>
      </w:pPr>
      <w:r w:rsidRPr="00944672">
        <w:rPr>
          <w:rFonts w:ascii="Arial" w:hAnsi="Arial" w:cs="Arial"/>
          <w:sz w:val="24"/>
          <w:szCs w:val="24"/>
        </w:rPr>
        <w:t>Piet Klocke, der auch an der Sitzung teilnahm, setzte sich interessiert auf</w:t>
      </w:r>
      <w:ins w:id="6111" w:author="Lektorat Bauer" w:date="2025-03-03T20:22:00Z" w16du:dateUtc="2025-03-03T19:22:00Z">
        <w:r w:rsidR="00822F3F">
          <w:rPr>
            <w:rFonts w:ascii="Arial" w:hAnsi="Arial" w:cs="Arial"/>
            <w:sz w:val="24"/>
            <w:szCs w:val="24"/>
          </w:rPr>
          <w:t>.</w:t>
        </w:r>
      </w:ins>
      <w:del w:id="6112" w:author="Lektorat Bauer" w:date="2025-03-03T20:21:00Z" w16du:dateUtc="2025-03-03T19:21:00Z">
        <w:r w:rsidRPr="00944672" w:rsidDel="00822F3F">
          <w:rPr>
            <w:rFonts w:ascii="Arial" w:hAnsi="Arial" w:cs="Arial"/>
            <w:sz w:val="24"/>
            <w:szCs w:val="24"/>
          </w:rPr>
          <w:delText>,</w:delText>
        </w:r>
      </w:del>
      <w:r w:rsidRPr="00944672">
        <w:rPr>
          <w:rFonts w:ascii="Arial" w:hAnsi="Arial" w:cs="Arial"/>
          <w:sz w:val="24"/>
          <w:szCs w:val="24"/>
        </w:rPr>
        <w:t xml:space="preserve"> „Was genau wurde damals abgefragt?“ Bart vertiefte sich wieder in sein</w:t>
      </w:r>
      <w:ins w:id="6113" w:author="Lektorat Bauer" w:date="2025-03-03T20:22:00Z" w16du:dateUtc="2025-03-03T19:22:00Z">
        <w:r w:rsidR="00822F3F">
          <w:rPr>
            <w:rFonts w:ascii="Arial" w:hAnsi="Arial" w:cs="Arial"/>
            <w:sz w:val="24"/>
            <w:szCs w:val="24"/>
          </w:rPr>
          <w:t>en</w:t>
        </w:r>
      </w:ins>
      <w:r w:rsidRPr="00944672">
        <w:rPr>
          <w:rFonts w:ascii="Arial" w:hAnsi="Arial" w:cs="Arial"/>
          <w:sz w:val="24"/>
          <w:szCs w:val="24"/>
        </w:rPr>
        <w:t xml:space="preserve"> Laptop</w:t>
      </w:r>
      <w:ins w:id="6114" w:author="Lektorat Bauer" w:date="2025-03-03T20:22:00Z" w16du:dateUtc="2025-03-03T19:22:00Z">
        <w:r w:rsidR="00822F3F">
          <w:rPr>
            <w:rFonts w:ascii="Arial" w:hAnsi="Arial" w:cs="Arial"/>
            <w:sz w:val="24"/>
            <w:szCs w:val="24"/>
          </w:rPr>
          <w:t>.</w:t>
        </w:r>
      </w:ins>
      <w:del w:id="6115" w:author="Lektorat Bauer" w:date="2025-03-03T20:22:00Z" w16du:dateUtc="2025-03-03T19:22:00Z">
        <w:r w:rsidRPr="00944672" w:rsidDel="00822F3F">
          <w:rPr>
            <w:rFonts w:ascii="Arial" w:hAnsi="Arial" w:cs="Arial"/>
            <w:sz w:val="24"/>
            <w:szCs w:val="24"/>
          </w:rPr>
          <w:delText>,</w:delText>
        </w:r>
      </w:del>
      <w:r w:rsidRPr="00944672">
        <w:rPr>
          <w:rFonts w:ascii="Arial" w:hAnsi="Arial" w:cs="Arial"/>
          <w:sz w:val="24"/>
          <w:szCs w:val="24"/>
        </w:rPr>
        <w:t xml:space="preserve"> „Am 22. Mai 2011, wurde der deutsche Außendienstmitarbeiter, Karl Kleinschmidt, New Yorker Deckname</w:t>
      </w:r>
      <w:del w:id="6116" w:author="Lektorat Bauer" w:date="2025-03-03T20:22:00Z" w16du:dateUtc="2025-03-03T19:22:00Z">
        <w:r w:rsidRPr="00944672" w:rsidDel="00822F3F">
          <w:rPr>
            <w:rFonts w:ascii="Arial" w:hAnsi="Arial" w:cs="Arial"/>
            <w:sz w:val="24"/>
            <w:szCs w:val="24"/>
          </w:rPr>
          <w:delText>,</w:delText>
        </w:r>
      </w:del>
      <w:r w:rsidRPr="00944672">
        <w:rPr>
          <w:rFonts w:ascii="Arial" w:hAnsi="Arial" w:cs="Arial"/>
          <w:sz w:val="24"/>
          <w:szCs w:val="24"/>
        </w:rPr>
        <w:t xml:space="preserve"> Toni Sailer, bei einem Autounfall getötet. Er trug eine Kreditkarte der MHUGE-Bank, auf den Namen John Newport, bei sich. Liegen Ihnen Kenntnisse hierzu vor?“ </w:t>
      </w:r>
    </w:p>
    <w:p w14:paraId="4CB74E6C" w14:textId="77777777" w:rsidR="00822F3F" w:rsidRDefault="00944672" w:rsidP="00623B68">
      <w:pPr>
        <w:autoSpaceDE w:val="0"/>
        <w:autoSpaceDN w:val="0"/>
        <w:adjustRightInd w:val="0"/>
        <w:spacing w:after="0" w:line="360" w:lineRule="auto"/>
        <w:ind w:firstLine="227"/>
        <w:jc w:val="both"/>
        <w:rPr>
          <w:ins w:id="6117" w:author="Lektorat Bauer" w:date="2025-03-03T20:23:00Z" w16du:dateUtc="2025-03-03T19:23:00Z"/>
          <w:rFonts w:ascii="Arial" w:hAnsi="Arial" w:cs="Arial"/>
          <w:sz w:val="24"/>
          <w:szCs w:val="24"/>
        </w:rPr>
      </w:pPr>
      <w:r w:rsidRPr="00944672">
        <w:rPr>
          <w:rFonts w:ascii="Arial" w:hAnsi="Arial" w:cs="Arial"/>
          <w:sz w:val="24"/>
          <w:szCs w:val="24"/>
        </w:rPr>
        <w:t>„Toni Sailer?“ Piet musste kurz lachen</w:t>
      </w:r>
      <w:del w:id="6118" w:author="Lektorat Bauer" w:date="2025-03-03T20:22:00Z" w16du:dateUtc="2025-03-03T19:22:00Z">
        <w:r w:rsidRPr="00944672" w:rsidDel="00822F3F">
          <w:rPr>
            <w:rFonts w:ascii="Arial" w:hAnsi="Arial" w:cs="Arial"/>
            <w:sz w:val="24"/>
            <w:szCs w:val="24"/>
          </w:rPr>
          <w:delText>,</w:delText>
        </w:r>
      </w:del>
      <w:ins w:id="6119" w:author="Lektorat Bauer" w:date="2025-03-03T20:22:00Z" w16du:dateUtc="2025-03-03T19:22:00Z">
        <w:r w:rsidR="00822F3F">
          <w:rPr>
            <w:rFonts w:ascii="Arial" w:hAnsi="Arial" w:cs="Arial"/>
            <w:sz w:val="24"/>
            <w:szCs w:val="24"/>
          </w:rPr>
          <w:t>.</w:t>
        </w:r>
      </w:ins>
      <w:r w:rsidRPr="00944672">
        <w:rPr>
          <w:rFonts w:ascii="Arial" w:hAnsi="Arial" w:cs="Arial"/>
          <w:sz w:val="24"/>
          <w:szCs w:val="24"/>
        </w:rPr>
        <w:t xml:space="preserve"> „Das ist doch mal kreativ.“ Dann wandte er sich wieder an Bart Fleming</w:t>
      </w:r>
      <w:ins w:id="6120" w:author="Lektorat Bauer" w:date="2025-03-03T20:23:00Z" w16du:dateUtc="2025-03-03T19:23:00Z">
        <w:r w:rsidR="00822F3F">
          <w:rPr>
            <w:rFonts w:ascii="Arial" w:hAnsi="Arial" w:cs="Arial"/>
            <w:sz w:val="24"/>
            <w:szCs w:val="24"/>
          </w:rPr>
          <w:t>:</w:t>
        </w:r>
      </w:ins>
      <w:del w:id="6121" w:author="Lektorat Bauer" w:date="2025-03-03T20:22:00Z" w16du:dateUtc="2025-03-03T19:22:00Z">
        <w:r w:rsidRPr="00944672" w:rsidDel="00822F3F">
          <w:rPr>
            <w:rFonts w:ascii="Arial" w:hAnsi="Arial" w:cs="Arial"/>
            <w:sz w:val="24"/>
            <w:szCs w:val="24"/>
          </w:rPr>
          <w:delText>,</w:delText>
        </w:r>
      </w:del>
      <w:r w:rsidRPr="00944672">
        <w:rPr>
          <w:rFonts w:ascii="Arial" w:hAnsi="Arial" w:cs="Arial"/>
          <w:sz w:val="24"/>
          <w:szCs w:val="24"/>
        </w:rPr>
        <w:t xml:space="preserve"> „Haben wir seit</w:t>
      </w:r>
      <w:del w:id="6122" w:author="Lektorat Bauer" w:date="2025-03-03T20:23:00Z" w16du:dateUtc="2025-03-03T19:23:00Z">
        <w:r w:rsidRPr="00944672" w:rsidDel="00822F3F">
          <w:rPr>
            <w:rFonts w:ascii="Arial" w:hAnsi="Arial" w:cs="Arial"/>
            <w:sz w:val="24"/>
            <w:szCs w:val="24"/>
          </w:rPr>
          <w:delText xml:space="preserve"> </w:delText>
        </w:r>
      </w:del>
      <w:r w:rsidRPr="00944672">
        <w:rPr>
          <w:rFonts w:ascii="Arial" w:hAnsi="Arial" w:cs="Arial"/>
          <w:sz w:val="24"/>
          <w:szCs w:val="24"/>
        </w:rPr>
        <w:t>dem</w:t>
      </w:r>
      <w:del w:id="6123" w:author="Lektorat Bauer" w:date="2025-03-03T20:23:00Z" w16du:dateUtc="2025-03-03T19:23:00Z">
        <w:r w:rsidRPr="00944672" w:rsidDel="00822F3F">
          <w:rPr>
            <w:rFonts w:ascii="Arial" w:hAnsi="Arial" w:cs="Arial"/>
            <w:sz w:val="24"/>
            <w:szCs w:val="24"/>
          </w:rPr>
          <w:delText>,</w:delText>
        </w:r>
      </w:del>
      <w:r w:rsidRPr="00944672">
        <w:rPr>
          <w:rFonts w:ascii="Arial" w:hAnsi="Arial" w:cs="Arial"/>
          <w:sz w:val="24"/>
          <w:szCs w:val="24"/>
        </w:rPr>
        <w:t xml:space="preserve"> Einträge zur MHUGE oder zu John Newport?“ </w:t>
      </w:r>
    </w:p>
    <w:p w14:paraId="2F3290B4" w14:textId="77777777" w:rsidR="00822F3F" w:rsidRDefault="00944672" w:rsidP="00623B68">
      <w:pPr>
        <w:autoSpaceDE w:val="0"/>
        <w:autoSpaceDN w:val="0"/>
        <w:adjustRightInd w:val="0"/>
        <w:spacing w:after="0" w:line="360" w:lineRule="auto"/>
        <w:ind w:firstLine="227"/>
        <w:jc w:val="both"/>
        <w:rPr>
          <w:ins w:id="6124" w:author="Lektorat Bauer" w:date="2025-03-03T20:23:00Z" w16du:dateUtc="2025-03-03T19:23:00Z"/>
          <w:rFonts w:ascii="Arial" w:hAnsi="Arial" w:cs="Arial"/>
          <w:sz w:val="24"/>
          <w:szCs w:val="24"/>
        </w:rPr>
      </w:pPr>
      <w:r w:rsidRPr="00944672">
        <w:rPr>
          <w:rFonts w:ascii="Arial" w:hAnsi="Arial" w:cs="Arial"/>
          <w:sz w:val="24"/>
          <w:szCs w:val="24"/>
        </w:rPr>
        <w:t xml:space="preserve">„Nein, keine Einträge. Erst Thomas brachte das wieder hoch. Sollen wir den BND kontaktieren?“ </w:t>
      </w:r>
    </w:p>
    <w:p w14:paraId="4BAF38FD" w14:textId="3597268D"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Piet schaute in die Runde</w:t>
      </w:r>
      <w:del w:id="6125" w:author="Lektorat Bauer" w:date="2025-03-03T20:23:00Z" w16du:dateUtc="2025-03-03T19:23:00Z">
        <w:r w:rsidRPr="00944672" w:rsidDel="00822F3F">
          <w:rPr>
            <w:rFonts w:ascii="Arial" w:hAnsi="Arial" w:cs="Arial"/>
            <w:sz w:val="24"/>
            <w:szCs w:val="24"/>
          </w:rPr>
          <w:delText>,</w:delText>
        </w:r>
      </w:del>
      <w:ins w:id="6126" w:author="Lektorat Bauer" w:date="2025-03-03T20:23:00Z" w16du:dateUtc="2025-03-03T19:23:00Z">
        <w:r w:rsidR="00822F3F">
          <w:rPr>
            <w:rFonts w:ascii="Arial" w:hAnsi="Arial" w:cs="Arial"/>
            <w:sz w:val="24"/>
            <w:szCs w:val="24"/>
          </w:rPr>
          <w:t>.</w:t>
        </w:r>
      </w:ins>
      <w:r w:rsidRPr="00944672">
        <w:rPr>
          <w:rFonts w:ascii="Arial" w:hAnsi="Arial" w:cs="Arial"/>
          <w:sz w:val="24"/>
          <w:szCs w:val="24"/>
        </w:rPr>
        <w:t xml:space="preserve"> „Ich denke nein. Wir haben nicht wirklich etwas Berichtenswertes, wir sollten damit noch warten.“ Alle nickten</w:t>
      </w:r>
      <w:ins w:id="6127" w:author="Lektorat Bauer" w:date="2025-03-03T20:23:00Z" w16du:dateUtc="2025-03-03T19:23:00Z">
        <w:r w:rsidR="00822F3F">
          <w:rPr>
            <w:rFonts w:ascii="Arial" w:hAnsi="Arial" w:cs="Arial"/>
            <w:sz w:val="24"/>
            <w:szCs w:val="24"/>
          </w:rPr>
          <w:t>.</w:t>
        </w:r>
      </w:ins>
      <w:del w:id="6128" w:author="Lektorat Bauer" w:date="2025-03-03T20:23:00Z" w16du:dateUtc="2025-03-03T19:23:00Z">
        <w:r w:rsidRPr="00944672" w:rsidDel="00822F3F">
          <w:rPr>
            <w:rFonts w:ascii="Arial" w:hAnsi="Arial" w:cs="Arial"/>
            <w:sz w:val="24"/>
            <w:szCs w:val="24"/>
          </w:rPr>
          <w:delText>,</w:delText>
        </w:r>
      </w:del>
      <w:r w:rsidRPr="00944672">
        <w:rPr>
          <w:rFonts w:ascii="Arial" w:hAnsi="Arial" w:cs="Arial"/>
          <w:sz w:val="24"/>
          <w:szCs w:val="24"/>
        </w:rPr>
        <w:t xml:space="preserve"> „Wenn, dann fragen wir beim BND an, ob die uns Informationen zur MHUGE </w:t>
      </w:r>
      <w:del w:id="6129" w:author="Lektorat Bauer" w:date="2025-03-03T20:23:00Z" w16du:dateUtc="2025-03-03T19:23:00Z">
        <w:r w:rsidRPr="00944672" w:rsidDel="00822F3F">
          <w:rPr>
            <w:rFonts w:ascii="Arial" w:hAnsi="Arial" w:cs="Arial"/>
            <w:sz w:val="24"/>
            <w:szCs w:val="24"/>
          </w:rPr>
          <w:delText xml:space="preserve">beistellen </w:delText>
        </w:r>
      </w:del>
      <w:ins w:id="6130" w:author="Lektorat Bauer" w:date="2025-03-03T20:23:00Z" w16du:dateUtc="2025-03-03T19:23:00Z">
        <w:r w:rsidR="00822F3F">
          <w:rPr>
            <w:rFonts w:ascii="Arial" w:hAnsi="Arial" w:cs="Arial"/>
            <w:sz w:val="24"/>
            <w:szCs w:val="24"/>
          </w:rPr>
          <w:t>bereitstellen</w:t>
        </w:r>
        <w:r w:rsidR="00822F3F" w:rsidRPr="00944672">
          <w:rPr>
            <w:rFonts w:ascii="Arial" w:hAnsi="Arial" w:cs="Arial"/>
            <w:sz w:val="24"/>
            <w:szCs w:val="24"/>
          </w:rPr>
          <w:t xml:space="preserve"> </w:t>
        </w:r>
      </w:ins>
      <w:r w:rsidRPr="00944672">
        <w:rPr>
          <w:rFonts w:ascii="Arial" w:hAnsi="Arial" w:cs="Arial"/>
          <w:sz w:val="24"/>
          <w:szCs w:val="24"/>
        </w:rPr>
        <w:t xml:space="preserve">können. Begründung: Wir hätten einen Fall in Malaysia und wollen </w:t>
      </w:r>
      <w:del w:id="6131" w:author="Lektorat Bauer" w:date="2025-03-03T20:23:00Z" w16du:dateUtc="2025-03-03T19:23:00Z">
        <w:r w:rsidRPr="00944672" w:rsidDel="00822F3F">
          <w:rPr>
            <w:rFonts w:ascii="Arial" w:hAnsi="Arial" w:cs="Arial"/>
            <w:sz w:val="24"/>
            <w:szCs w:val="24"/>
          </w:rPr>
          <w:delText>Q</w:delText>
        </w:r>
      </w:del>
      <w:ins w:id="6132" w:author="Lektorat Bauer" w:date="2025-03-03T20:23:00Z" w16du:dateUtc="2025-03-03T19:23:00Z">
        <w:r w:rsidR="00822F3F">
          <w:rPr>
            <w:rFonts w:ascii="Arial" w:hAnsi="Arial" w:cs="Arial"/>
            <w:sz w:val="24"/>
            <w:szCs w:val="24"/>
          </w:rPr>
          <w:t>q</w:t>
        </w:r>
      </w:ins>
      <w:r w:rsidRPr="00944672">
        <w:rPr>
          <w:rFonts w:ascii="Arial" w:hAnsi="Arial" w:cs="Arial"/>
          <w:sz w:val="24"/>
          <w:szCs w:val="24"/>
        </w:rPr>
        <w:t>uerchecken.“ Wieder nickten alle, dann fuhr Thomas mit seinem Vortrag fort.</w:t>
      </w:r>
    </w:p>
    <w:p w14:paraId="06E05264" w14:textId="77777777" w:rsidR="00822F3F" w:rsidRDefault="00944672" w:rsidP="00623B68">
      <w:pPr>
        <w:autoSpaceDE w:val="0"/>
        <w:autoSpaceDN w:val="0"/>
        <w:adjustRightInd w:val="0"/>
        <w:spacing w:after="0" w:line="360" w:lineRule="auto"/>
        <w:ind w:firstLine="227"/>
        <w:jc w:val="both"/>
        <w:rPr>
          <w:ins w:id="6133" w:author="Lektorat Bauer" w:date="2025-03-03T20:24:00Z" w16du:dateUtc="2025-03-03T19:24:00Z"/>
          <w:rFonts w:ascii="Arial" w:hAnsi="Arial" w:cs="Arial"/>
          <w:sz w:val="24"/>
          <w:szCs w:val="24"/>
        </w:rPr>
      </w:pPr>
      <w:r w:rsidRPr="00944672">
        <w:rPr>
          <w:rFonts w:ascii="Arial" w:hAnsi="Arial" w:cs="Arial"/>
          <w:sz w:val="24"/>
          <w:szCs w:val="24"/>
        </w:rPr>
        <w:t xml:space="preserve">Als die Sitzung um 12:00 Uhr zu Ende war, </w:t>
      </w:r>
      <w:commentRangeStart w:id="6134"/>
      <w:del w:id="6135" w:author="Lektorat Bauer" w:date="2025-03-03T20:23:00Z" w16du:dateUtc="2025-03-03T19:23:00Z">
        <w:r w:rsidRPr="00944672" w:rsidDel="00822F3F">
          <w:rPr>
            <w:rFonts w:ascii="Arial" w:hAnsi="Arial" w:cs="Arial"/>
            <w:sz w:val="24"/>
            <w:szCs w:val="24"/>
          </w:rPr>
          <w:delText xml:space="preserve">sah Piet zu Anique </w:delText>
        </w:r>
      </w:del>
      <w:commentRangeEnd w:id="6134"/>
      <w:r w:rsidR="00822F3F">
        <w:rPr>
          <w:rStyle w:val="Kommentarzeichen"/>
        </w:rPr>
        <w:commentReference w:id="6134"/>
      </w:r>
      <w:del w:id="6136" w:author="Lektorat Bauer" w:date="2025-03-03T20:23:00Z" w16du:dateUtc="2025-03-03T19:23:00Z">
        <w:r w:rsidRPr="00944672" w:rsidDel="00822F3F">
          <w:rPr>
            <w:rFonts w:ascii="Arial" w:hAnsi="Arial" w:cs="Arial"/>
            <w:sz w:val="24"/>
            <w:szCs w:val="24"/>
          </w:rPr>
          <w:delText>und fragte sie</w:delText>
        </w:r>
      </w:del>
      <w:ins w:id="6137" w:author="Lektorat Bauer" w:date="2025-03-03T20:23:00Z" w16du:dateUtc="2025-03-03T19:23:00Z">
        <w:r w:rsidR="00822F3F">
          <w:rPr>
            <w:rFonts w:ascii="Arial" w:hAnsi="Arial" w:cs="Arial"/>
            <w:sz w:val="24"/>
            <w:szCs w:val="24"/>
          </w:rPr>
          <w:t>wandte sich Piet an Anique:</w:t>
        </w:r>
      </w:ins>
      <w:del w:id="6138" w:author="Lektorat Bauer" w:date="2025-03-03T20:23:00Z" w16du:dateUtc="2025-03-03T19:23:00Z">
        <w:r w:rsidRPr="00944672" w:rsidDel="00822F3F">
          <w:rPr>
            <w:rFonts w:ascii="Arial" w:hAnsi="Arial" w:cs="Arial"/>
            <w:sz w:val="24"/>
            <w:szCs w:val="24"/>
          </w:rPr>
          <w:delText>,</w:delText>
        </w:r>
      </w:del>
      <w:r w:rsidRPr="00944672">
        <w:rPr>
          <w:rFonts w:ascii="Arial" w:hAnsi="Arial" w:cs="Arial"/>
          <w:sz w:val="24"/>
          <w:szCs w:val="24"/>
        </w:rPr>
        <w:t xml:space="preserve"> „Du willst bestimmt </w:t>
      </w:r>
      <w:del w:id="6139" w:author="Lektorat Bauer" w:date="2025-03-03T20:24:00Z" w16du:dateUtc="2025-03-03T19:24:00Z">
        <w:r w:rsidRPr="00944672" w:rsidDel="00822F3F">
          <w:rPr>
            <w:rFonts w:ascii="Arial" w:hAnsi="Arial" w:cs="Arial"/>
            <w:sz w:val="24"/>
            <w:szCs w:val="24"/>
          </w:rPr>
          <w:delText xml:space="preserve">jetzt </w:delText>
        </w:r>
      </w:del>
      <w:r w:rsidRPr="00944672">
        <w:rPr>
          <w:rFonts w:ascii="Arial" w:hAnsi="Arial" w:cs="Arial"/>
          <w:sz w:val="24"/>
          <w:szCs w:val="24"/>
        </w:rPr>
        <w:t xml:space="preserve">gleich los. Wenn Du am Mittwoch wieder hier bist, dann müssen wir unbedingt über etwas sprechen, dass Du für uns checken musst.“ </w:t>
      </w:r>
    </w:p>
    <w:p w14:paraId="1C2A2485" w14:textId="08C7421C"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„Piet, das</w:t>
      </w:r>
      <w:del w:id="6140" w:author="Lektorat Bauer" w:date="2025-03-03T20:24:00Z" w16du:dateUtc="2025-03-03T19:24:00Z">
        <w:r w:rsidRPr="00944672" w:rsidDel="00822F3F">
          <w:rPr>
            <w:rFonts w:ascii="Arial" w:hAnsi="Arial" w:cs="Arial"/>
            <w:sz w:val="24"/>
            <w:szCs w:val="24"/>
          </w:rPr>
          <w:delText>s</w:delText>
        </w:r>
      </w:del>
      <w:r w:rsidRPr="00944672">
        <w:rPr>
          <w:rFonts w:ascii="Arial" w:hAnsi="Arial" w:cs="Arial"/>
          <w:sz w:val="24"/>
          <w:szCs w:val="24"/>
        </w:rPr>
        <w:t xml:space="preserve"> kann ich auch am Wochenende machen</w:t>
      </w:r>
      <w:del w:id="6141" w:author="Lektorat Bauer" w:date="2025-03-03T20:24:00Z" w16du:dateUtc="2025-03-03T19:24:00Z">
        <w:r w:rsidRPr="00944672" w:rsidDel="00822F3F">
          <w:rPr>
            <w:rFonts w:ascii="Arial" w:hAnsi="Arial" w:cs="Arial"/>
            <w:sz w:val="24"/>
            <w:szCs w:val="24"/>
          </w:rPr>
          <w:delText>.</w:delText>
        </w:r>
      </w:del>
      <w:r w:rsidRPr="00944672">
        <w:rPr>
          <w:rFonts w:ascii="Arial" w:hAnsi="Arial" w:cs="Arial"/>
          <w:sz w:val="24"/>
          <w:szCs w:val="24"/>
        </w:rPr>
        <w:t>“</w:t>
      </w:r>
      <w:ins w:id="6142" w:author="Lektorat Bauer" w:date="2025-03-03T20:24:00Z" w16du:dateUtc="2025-03-03T19:24:00Z">
        <w:r w:rsidR="00822F3F">
          <w:rPr>
            <w:rFonts w:ascii="Arial" w:hAnsi="Arial" w:cs="Arial"/>
            <w:sz w:val="24"/>
            <w:szCs w:val="24"/>
          </w:rPr>
          <w:t>,</w:t>
        </w:r>
      </w:ins>
      <w:r w:rsidRPr="00944672">
        <w:rPr>
          <w:rFonts w:ascii="Arial" w:hAnsi="Arial" w:cs="Arial"/>
          <w:sz w:val="24"/>
          <w:szCs w:val="24"/>
        </w:rPr>
        <w:t xml:space="preserve"> </w:t>
      </w:r>
      <w:ins w:id="6143" w:author="Lektorat Bauer" w:date="2025-03-03T20:24:00Z" w16du:dateUtc="2025-03-03T19:24:00Z">
        <w:r w:rsidR="00822F3F">
          <w:rPr>
            <w:rFonts w:ascii="Arial" w:hAnsi="Arial" w:cs="Arial"/>
            <w:sz w:val="24"/>
            <w:szCs w:val="24"/>
          </w:rPr>
          <w:t>a</w:t>
        </w:r>
      </w:ins>
      <w:del w:id="6144" w:author="Lektorat Bauer" w:date="2025-03-03T20:24:00Z" w16du:dateUtc="2025-03-03T19:24:00Z">
        <w:r w:rsidRPr="00944672" w:rsidDel="00822F3F">
          <w:rPr>
            <w:rFonts w:ascii="Arial" w:hAnsi="Arial" w:cs="Arial"/>
            <w:sz w:val="24"/>
            <w:szCs w:val="24"/>
          </w:rPr>
          <w:delText>A</w:delText>
        </w:r>
      </w:del>
      <w:r w:rsidRPr="00944672">
        <w:rPr>
          <w:rFonts w:ascii="Arial" w:hAnsi="Arial" w:cs="Arial"/>
          <w:sz w:val="24"/>
          <w:szCs w:val="24"/>
        </w:rPr>
        <w:t>ntwortete Anique. Mit einem Seitenblick zu Thomas</w:t>
      </w:r>
      <w:del w:id="6145" w:author="Lektorat Bauer" w:date="2025-03-03T20:24:00Z" w16du:dateUtc="2025-03-03T19:24:00Z">
        <w:r w:rsidRPr="00944672" w:rsidDel="00822F3F">
          <w:rPr>
            <w:rFonts w:ascii="Arial" w:hAnsi="Arial" w:cs="Arial"/>
            <w:sz w:val="24"/>
            <w:szCs w:val="24"/>
          </w:rPr>
          <w:delText>,</w:delText>
        </w:r>
      </w:del>
      <w:r w:rsidRPr="00944672">
        <w:rPr>
          <w:rFonts w:ascii="Arial" w:hAnsi="Arial" w:cs="Arial"/>
          <w:sz w:val="24"/>
          <w:szCs w:val="24"/>
        </w:rPr>
        <w:t xml:space="preserve"> sagte Piet: „Richtige Erholung wird Dir guttun.“ </w:t>
      </w:r>
      <w:del w:id="6146" w:author="Lektorat Bauer" w:date="2025-03-03T20:24:00Z" w16du:dateUtc="2025-03-03T19:24:00Z">
        <w:r w:rsidRPr="00944672" w:rsidDel="00822F3F">
          <w:rPr>
            <w:rFonts w:ascii="Arial" w:hAnsi="Arial" w:cs="Arial"/>
            <w:sz w:val="24"/>
            <w:szCs w:val="24"/>
          </w:rPr>
          <w:delText>Wobei o</w:delText>
        </w:r>
      </w:del>
      <w:ins w:id="6147" w:author="Lektorat Bauer" w:date="2025-03-03T20:24:00Z" w16du:dateUtc="2025-03-03T19:24:00Z">
        <w:r w:rsidR="00822F3F">
          <w:rPr>
            <w:rFonts w:ascii="Arial" w:hAnsi="Arial" w:cs="Arial"/>
            <w:sz w:val="24"/>
            <w:szCs w:val="24"/>
          </w:rPr>
          <w:t>O</w:t>
        </w:r>
      </w:ins>
      <w:r w:rsidRPr="00944672">
        <w:rPr>
          <w:rFonts w:ascii="Arial" w:hAnsi="Arial" w:cs="Arial"/>
          <w:sz w:val="24"/>
          <w:szCs w:val="24"/>
        </w:rPr>
        <w:t xml:space="preserve">ffenblieb, wen von beiden Piet </w:t>
      </w:r>
      <w:del w:id="6148" w:author="Lektorat Bauer" w:date="2025-03-03T20:24:00Z" w16du:dateUtc="2025-03-03T19:24:00Z">
        <w:r w:rsidRPr="00944672" w:rsidDel="00822F3F">
          <w:rPr>
            <w:rFonts w:ascii="Arial" w:hAnsi="Arial" w:cs="Arial"/>
            <w:sz w:val="24"/>
            <w:szCs w:val="24"/>
          </w:rPr>
          <w:delText>angesprochen hatte</w:delText>
        </w:r>
      </w:del>
      <w:ins w:id="6149" w:author="Lektorat Bauer" w:date="2025-03-03T20:24:00Z" w16du:dateUtc="2025-03-03T19:24:00Z">
        <w:r w:rsidR="00822F3F">
          <w:rPr>
            <w:rFonts w:ascii="Arial" w:hAnsi="Arial" w:cs="Arial"/>
            <w:sz w:val="24"/>
            <w:szCs w:val="24"/>
          </w:rPr>
          <w:t>meinte</w:t>
        </w:r>
      </w:ins>
      <w:r w:rsidRPr="00944672">
        <w:rPr>
          <w:rFonts w:ascii="Arial" w:hAnsi="Arial" w:cs="Arial"/>
          <w:sz w:val="24"/>
          <w:szCs w:val="24"/>
        </w:rPr>
        <w:t>.</w:t>
      </w:r>
    </w:p>
    <w:p w14:paraId="17C7B74B" w14:textId="6EFED55A" w:rsidR="00944672" w:rsidRPr="00944672" w:rsidRDefault="00944672" w:rsidP="00623B68">
      <w:pPr>
        <w:autoSpaceDE w:val="0"/>
        <w:autoSpaceDN w:val="0"/>
        <w:adjustRightInd w:val="0"/>
        <w:spacing w:after="0" w:line="360" w:lineRule="auto"/>
        <w:ind w:firstLine="227"/>
        <w:jc w:val="both"/>
        <w:rPr>
          <w:rFonts w:ascii="Arial" w:hAnsi="Arial" w:cs="Arial"/>
          <w:b/>
          <w:bCs/>
          <w:sz w:val="24"/>
          <w:szCs w:val="24"/>
        </w:rPr>
      </w:pPr>
      <w:r w:rsidRPr="00944672">
        <w:rPr>
          <w:rFonts w:ascii="Arial" w:hAnsi="Arial" w:cs="Arial"/>
          <w:sz w:val="24"/>
          <w:szCs w:val="24"/>
        </w:rPr>
        <w:t>20 Minuten später</w:t>
      </w:r>
      <w:del w:id="6150" w:author="Lektorat Bauer" w:date="2025-03-03T20:24:00Z" w16du:dateUtc="2025-03-03T19:24:00Z">
        <w:r w:rsidRPr="00944672" w:rsidDel="00822F3F">
          <w:rPr>
            <w:rFonts w:ascii="Arial" w:hAnsi="Arial" w:cs="Arial"/>
            <w:sz w:val="24"/>
            <w:szCs w:val="24"/>
          </w:rPr>
          <w:delText>,</w:delText>
        </w:r>
      </w:del>
      <w:r w:rsidRPr="00944672">
        <w:rPr>
          <w:rFonts w:ascii="Arial" w:hAnsi="Arial" w:cs="Arial"/>
          <w:sz w:val="24"/>
          <w:szCs w:val="24"/>
        </w:rPr>
        <w:t xml:space="preserve"> war Anique mit ihrem Koffer beim Empfang. „Schönen Gruß von Piet. Wir haben Recherche-Verbot, soweit es um diese Themen geht. Andere Themen sind, explizit, ausgenommen.“ Schelmisch grinste Anique zu Thomas, und dieser antwortete</w:t>
      </w:r>
      <w:ins w:id="6151" w:author="Lektorat Bauer" w:date="2025-03-03T20:25:00Z" w16du:dateUtc="2025-03-03T19:25:00Z">
        <w:r w:rsidR="00822F3F">
          <w:rPr>
            <w:rFonts w:ascii="Arial" w:hAnsi="Arial" w:cs="Arial"/>
            <w:sz w:val="24"/>
            <w:szCs w:val="24"/>
          </w:rPr>
          <w:t>:</w:t>
        </w:r>
      </w:ins>
      <w:del w:id="6152" w:author="Lektorat Bauer" w:date="2025-03-03T20:24:00Z" w16du:dateUtc="2025-03-03T19:24:00Z">
        <w:r w:rsidRPr="00944672" w:rsidDel="00822F3F">
          <w:rPr>
            <w:rFonts w:ascii="Arial" w:hAnsi="Arial" w:cs="Arial"/>
            <w:sz w:val="24"/>
            <w:szCs w:val="24"/>
          </w:rPr>
          <w:delText>,</w:delText>
        </w:r>
      </w:del>
      <w:r w:rsidRPr="00944672">
        <w:rPr>
          <w:rFonts w:ascii="Arial" w:hAnsi="Arial" w:cs="Arial"/>
          <w:sz w:val="24"/>
          <w:szCs w:val="24"/>
        </w:rPr>
        <w:t xml:space="preserve"> „Was könnten das wohl für Themen sein?“</w:t>
      </w:r>
      <w:ins w:id="6153" w:author="Lektorat Bauer" w:date="2025-03-03T20:25:00Z" w16du:dateUtc="2025-03-03T19:25:00Z">
        <w:r w:rsidR="00822F3F">
          <w:rPr>
            <w:rFonts w:ascii="Arial" w:hAnsi="Arial" w:cs="Arial"/>
            <w:sz w:val="24"/>
            <w:szCs w:val="24"/>
          </w:rPr>
          <w:t xml:space="preserve"> –</w:t>
        </w:r>
      </w:ins>
      <w:r w:rsidRPr="00944672">
        <w:rPr>
          <w:rFonts w:ascii="Arial" w:hAnsi="Arial" w:cs="Arial"/>
          <w:sz w:val="24"/>
          <w:szCs w:val="24"/>
        </w:rPr>
        <w:t xml:space="preserve"> „Tja, darauf können wir während der Fahrt eingehen.“</w:t>
      </w:r>
      <w:del w:id="6154" w:author="Lektorat Bauer" w:date="2025-03-03T20:25:00Z" w16du:dateUtc="2025-03-03T19:25:00Z">
        <w:r w:rsidRPr="00944672" w:rsidDel="00822F3F">
          <w:rPr>
            <w:rFonts w:ascii="Arial" w:hAnsi="Arial" w:cs="Arial"/>
            <w:sz w:val="24"/>
            <w:szCs w:val="24"/>
          </w:rPr>
          <w:delText xml:space="preserve"> War Aniques Replik, und dabei ging sie in Richtung Ausgang.</w:delText>
        </w:r>
      </w:del>
    </w:p>
    <w:p w14:paraId="4646D757" w14:textId="54CA0596" w:rsidR="005378CE" w:rsidRDefault="00944672" w:rsidP="00623B68">
      <w:pPr>
        <w:autoSpaceDE w:val="0"/>
        <w:autoSpaceDN w:val="0"/>
        <w:adjustRightInd w:val="0"/>
        <w:spacing w:after="0" w:line="360" w:lineRule="auto"/>
        <w:ind w:firstLine="227"/>
        <w:jc w:val="both"/>
        <w:rPr>
          <w:ins w:id="6155" w:author="Lektorat Bauer" w:date="2025-03-03T20:26:00Z" w16du:dateUtc="2025-03-03T19:26:00Z"/>
          <w:rFonts w:ascii="Arial" w:hAnsi="Arial" w:cs="Arial"/>
          <w:sz w:val="24"/>
          <w:szCs w:val="24"/>
        </w:rPr>
      </w:pPr>
      <w:r w:rsidRPr="00944672">
        <w:rPr>
          <w:rFonts w:ascii="Arial" w:hAnsi="Arial" w:cs="Arial"/>
          <w:sz w:val="24"/>
          <w:szCs w:val="24"/>
        </w:rPr>
        <w:t xml:space="preserve">Sie verließen Den Haag und fuhren auf der A12 Richtung Utrecht, als Thomas bei der Abfahrt Reeuwijk die Autobahn verließ und zielgerichtet zum See fuhr, um dort beim Restaurant Paviljoen Reeuwijkse Hout anzuhalten. Anique wunderte sich, </w:t>
      </w:r>
      <w:del w:id="6156" w:author="Lektorat Bauer" w:date="2025-03-03T20:25:00Z" w16du:dateUtc="2025-03-03T19:25:00Z">
        <w:r w:rsidRPr="00944672" w:rsidDel="00822F3F">
          <w:rPr>
            <w:rFonts w:ascii="Arial" w:hAnsi="Arial" w:cs="Arial"/>
            <w:sz w:val="24"/>
            <w:szCs w:val="24"/>
          </w:rPr>
          <w:delText xml:space="preserve">sah </w:delText>
        </w:r>
      </w:del>
      <w:ins w:id="6157" w:author="Lektorat Bauer" w:date="2025-03-03T20:25:00Z" w16du:dateUtc="2025-03-03T19:25:00Z">
        <w:r w:rsidR="00822F3F">
          <w:rPr>
            <w:rFonts w:ascii="Arial" w:hAnsi="Arial" w:cs="Arial"/>
            <w:sz w:val="24"/>
            <w:szCs w:val="24"/>
          </w:rPr>
          <w:t>bemerkte</w:t>
        </w:r>
        <w:r w:rsidR="00822F3F" w:rsidRPr="00944672">
          <w:rPr>
            <w:rFonts w:ascii="Arial" w:hAnsi="Arial" w:cs="Arial"/>
            <w:sz w:val="24"/>
            <w:szCs w:val="24"/>
          </w:rPr>
          <w:t xml:space="preserve"> </w:t>
        </w:r>
      </w:ins>
      <w:r w:rsidRPr="00944672">
        <w:rPr>
          <w:rFonts w:ascii="Arial" w:hAnsi="Arial" w:cs="Arial"/>
          <w:sz w:val="24"/>
          <w:szCs w:val="24"/>
        </w:rPr>
        <w:t>seinen Gesichtsausdruck, und sagt</w:t>
      </w:r>
      <w:ins w:id="6158" w:author="Lektorat Bauer" w:date="2025-03-03T20:25:00Z" w16du:dateUtc="2025-03-03T19:25:00Z">
        <w:r w:rsidR="00822F3F">
          <w:rPr>
            <w:rFonts w:ascii="Arial" w:hAnsi="Arial" w:cs="Arial"/>
            <w:sz w:val="24"/>
            <w:szCs w:val="24"/>
          </w:rPr>
          <w:t>e</w:t>
        </w:r>
      </w:ins>
      <w:r w:rsidRPr="00944672">
        <w:rPr>
          <w:rFonts w:ascii="Arial" w:hAnsi="Arial" w:cs="Arial"/>
          <w:sz w:val="24"/>
          <w:szCs w:val="24"/>
        </w:rPr>
        <w:t xml:space="preserve"> nichts. Sie nahmen sich einen Tisch am Fenster und Thomas bestellte zwei Kaffee und zweimal süßes Gebäck. „Ich glaube, ich werde paranoid.“ </w:t>
      </w:r>
      <w:commentRangeStart w:id="6159"/>
      <w:r w:rsidRPr="00944672">
        <w:rPr>
          <w:rFonts w:ascii="Arial" w:hAnsi="Arial" w:cs="Arial"/>
          <w:sz w:val="24"/>
          <w:szCs w:val="24"/>
        </w:rPr>
        <w:t xml:space="preserve">Begann Thomas, </w:t>
      </w:r>
      <w:commentRangeEnd w:id="6159"/>
      <w:r w:rsidR="00822F3F">
        <w:rPr>
          <w:rStyle w:val="Kommentarzeichen"/>
        </w:rPr>
        <w:commentReference w:id="6159"/>
      </w:r>
      <w:r w:rsidRPr="00944672">
        <w:rPr>
          <w:rFonts w:ascii="Arial" w:hAnsi="Arial" w:cs="Arial"/>
          <w:sz w:val="24"/>
          <w:szCs w:val="24"/>
        </w:rPr>
        <w:t xml:space="preserve">„Ich hätte schwören können, dass uns seit </w:t>
      </w:r>
      <w:del w:id="6160" w:author="Lektorat Bauer" w:date="2025-03-03T20:25:00Z" w16du:dateUtc="2025-03-03T19:25:00Z">
        <w:r w:rsidRPr="00944672" w:rsidDel="00822F3F">
          <w:rPr>
            <w:rFonts w:ascii="Arial" w:hAnsi="Arial" w:cs="Arial"/>
            <w:sz w:val="24"/>
            <w:szCs w:val="24"/>
          </w:rPr>
          <w:delText>dem AIVD</w:delText>
        </w:r>
      </w:del>
      <w:ins w:id="6161" w:author="Lektorat Bauer" w:date="2025-03-03T20:25:00Z" w16du:dateUtc="2025-03-03T19:25:00Z">
        <w:r w:rsidR="00822F3F">
          <w:rPr>
            <w:rFonts w:ascii="Arial" w:hAnsi="Arial" w:cs="Arial"/>
            <w:sz w:val="24"/>
            <w:szCs w:val="24"/>
          </w:rPr>
          <w:t>Den Haag</w:t>
        </w:r>
      </w:ins>
      <w:r w:rsidRPr="00944672">
        <w:rPr>
          <w:rFonts w:ascii="Arial" w:hAnsi="Arial" w:cs="Arial"/>
          <w:sz w:val="24"/>
          <w:szCs w:val="24"/>
        </w:rPr>
        <w:t xml:space="preserve"> ein Land Rover Discovery, zweifarbig, </w:t>
      </w:r>
      <w:ins w:id="6162" w:author="Lektorat Bauer" w:date="2025-03-03T20:32:00Z" w16du:dateUtc="2025-03-03T19:32:00Z">
        <w:r w:rsidR="005378CE">
          <w:rPr>
            <w:rFonts w:ascii="Arial" w:hAnsi="Arial" w:cs="Arial"/>
            <w:sz w:val="24"/>
            <w:szCs w:val="24"/>
          </w:rPr>
          <w:t>s</w:t>
        </w:r>
      </w:ins>
      <w:del w:id="6163" w:author="Lektorat Bauer" w:date="2025-03-03T20:32:00Z" w16du:dateUtc="2025-03-03T19:32:00Z">
        <w:r w:rsidRPr="00944672" w:rsidDel="005378CE">
          <w:rPr>
            <w:rFonts w:ascii="Arial" w:hAnsi="Arial" w:cs="Arial"/>
            <w:sz w:val="24"/>
            <w:szCs w:val="24"/>
          </w:rPr>
          <w:delText>S</w:delText>
        </w:r>
      </w:del>
      <w:r w:rsidRPr="00944672">
        <w:rPr>
          <w:rFonts w:ascii="Arial" w:hAnsi="Arial" w:cs="Arial"/>
          <w:sz w:val="24"/>
          <w:szCs w:val="24"/>
        </w:rPr>
        <w:t>and</w:t>
      </w:r>
      <w:del w:id="6164" w:author="Lektorat Bauer" w:date="2025-03-03T20:33:00Z" w16du:dateUtc="2025-03-03T19:33:00Z">
        <w:r w:rsidRPr="00944672" w:rsidDel="005378CE">
          <w:rPr>
            <w:rFonts w:ascii="Arial" w:hAnsi="Arial" w:cs="Arial"/>
            <w:sz w:val="24"/>
            <w:szCs w:val="24"/>
          </w:rPr>
          <w:delText>farbig</w:delText>
        </w:r>
      </w:del>
      <w:r w:rsidRPr="00944672">
        <w:rPr>
          <w:rFonts w:ascii="Arial" w:hAnsi="Arial" w:cs="Arial"/>
          <w:sz w:val="24"/>
          <w:szCs w:val="24"/>
        </w:rPr>
        <w:t>-</w:t>
      </w:r>
      <w:ins w:id="6165" w:author="Lektorat Bauer" w:date="2025-03-03T20:33:00Z" w16du:dateUtc="2025-03-03T19:33:00Z">
        <w:r w:rsidR="005378CE">
          <w:rPr>
            <w:rFonts w:ascii="Arial" w:hAnsi="Arial" w:cs="Arial"/>
            <w:sz w:val="24"/>
            <w:szCs w:val="24"/>
          </w:rPr>
          <w:t>s</w:t>
        </w:r>
      </w:ins>
      <w:del w:id="6166" w:author="Lektorat Bauer" w:date="2025-03-03T20:33:00Z" w16du:dateUtc="2025-03-03T19:33:00Z">
        <w:r w:rsidRPr="00944672" w:rsidDel="005378CE">
          <w:rPr>
            <w:rFonts w:ascii="Arial" w:hAnsi="Arial" w:cs="Arial"/>
            <w:sz w:val="24"/>
            <w:szCs w:val="24"/>
          </w:rPr>
          <w:delText>S</w:delText>
        </w:r>
      </w:del>
      <w:r w:rsidRPr="00944672">
        <w:rPr>
          <w:rFonts w:ascii="Arial" w:hAnsi="Arial" w:cs="Arial"/>
          <w:sz w:val="24"/>
          <w:szCs w:val="24"/>
        </w:rPr>
        <w:t xml:space="preserve">chwarz, gefolgt ist.“ </w:t>
      </w:r>
    </w:p>
    <w:p w14:paraId="50B252D5" w14:textId="77777777" w:rsidR="005378CE" w:rsidRDefault="00944672" w:rsidP="00623B68">
      <w:pPr>
        <w:autoSpaceDE w:val="0"/>
        <w:autoSpaceDN w:val="0"/>
        <w:adjustRightInd w:val="0"/>
        <w:spacing w:after="0" w:line="360" w:lineRule="auto"/>
        <w:ind w:firstLine="227"/>
        <w:jc w:val="both"/>
        <w:rPr>
          <w:ins w:id="6167" w:author="Lektorat Bauer" w:date="2025-03-03T20:26:00Z" w16du:dateUtc="2025-03-03T19:26:00Z"/>
          <w:rFonts w:ascii="Arial" w:hAnsi="Arial" w:cs="Arial"/>
          <w:sz w:val="24"/>
          <w:szCs w:val="24"/>
        </w:rPr>
      </w:pPr>
      <w:r w:rsidRPr="00944672">
        <w:rPr>
          <w:rFonts w:ascii="Arial" w:hAnsi="Arial" w:cs="Arial"/>
          <w:sz w:val="24"/>
          <w:szCs w:val="24"/>
        </w:rPr>
        <w:t xml:space="preserve">„Aha.“ </w:t>
      </w:r>
    </w:p>
    <w:p w14:paraId="794D0467" w14:textId="77777777" w:rsidR="005378CE" w:rsidRDefault="00944672" w:rsidP="00623B68">
      <w:pPr>
        <w:autoSpaceDE w:val="0"/>
        <w:autoSpaceDN w:val="0"/>
        <w:adjustRightInd w:val="0"/>
        <w:spacing w:after="0" w:line="360" w:lineRule="auto"/>
        <w:ind w:firstLine="227"/>
        <w:jc w:val="both"/>
        <w:rPr>
          <w:ins w:id="6168" w:author="Lektorat Bauer" w:date="2025-03-03T20:26:00Z" w16du:dateUtc="2025-03-03T19:26:00Z"/>
          <w:rFonts w:ascii="Arial" w:hAnsi="Arial" w:cs="Arial"/>
          <w:sz w:val="24"/>
          <w:szCs w:val="24"/>
        </w:rPr>
      </w:pPr>
      <w:r w:rsidRPr="00944672">
        <w:rPr>
          <w:rFonts w:ascii="Arial" w:hAnsi="Arial" w:cs="Arial"/>
          <w:sz w:val="24"/>
          <w:szCs w:val="24"/>
        </w:rPr>
        <w:t xml:space="preserve">„Bis Gouda, könnte das noch Pendlerstrecke sein. Ich hatte dann spontan Lust, einen Kaffee mit Dir zu trinken.“ </w:t>
      </w:r>
    </w:p>
    <w:p w14:paraId="2A87D9B0" w14:textId="77777777" w:rsidR="005378CE" w:rsidRDefault="00944672" w:rsidP="00623B68">
      <w:pPr>
        <w:autoSpaceDE w:val="0"/>
        <w:autoSpaceDN w:val="0"/>
        <w:adjustRightInd w:val="0"/>
        <w:spacing w:after="0" w:line="360" w:lineRule="auto"/>
        <w:ind w:firstLine="227"/>
        <w:jc w:val="both"/>
        <w:rPr>
          <w:ins w:id="6169" w:author="Lektorat Bauer" w:date="2025-03-03T20:26:00Z" w16du:dateUtc="2025-03-03T19:26:00Z"/>
          <w:rFonts w:ascii="Arial" w:hAnsi="Arial" w:cs="Arial"/>
          <w:sz w:val="24"/>
          <w:szCs w:val="24"/>
        </w:rPr>
      </w:pPr>
      <w:r w:rsidRPr="00944672">
        <w:rPr>
          <w:rFonts w:ascii="Arial" w:hAnsi="Arial" w:cs="Arial"/>
          <w:sz w:val="24"/>
          <w:szCs w:val="24"/>
        </w:rPr>
        <w:t xml:space="preserve">„In unserer Branche ist das </w:t>
      </w:r>
      <w:ins w:id="6170" w:author="Lektorat Bauer" w:date="2025-03-03T20:26:00Z" w16du:dateUtc="2025-03-03T19:26:00Z">
        <w:r w:rsidR="005378CE">
          <w:rPr>
            <w:rFonts w:ascii="Arial" w:hAnsi="Arial" w:cs="Arial"/>
            <w:sz w:val="24"/>
            <w:szCs w:val="24"/>
          </w:rPr>
          <w:t>okay</w:t>
        </w:r>
      </w:ins>
      <w:del w:id="6171" w:author="Lektorat Bauer" w:date="2025-03-03T20:26:00Z" w16du:dateUtc="2025-03-03T19:26:00Z">
        <w:r w:rsidRPr="00944672" w:rsidDel="005378CE">
          <w:rPr>
            <w:rFonts w:ascii="Arial" w:hAnsi="Arial" w:cs="Arial"/>
            <w:sz w:val="24"/>
            <w:szCs w:val="24"/>
          </w:rPr>
          <w:delText>OK.</w:delText>
        </w:r>
      </w:del>
      <w:r w:rsidRPr="00944672">
        <w:rPr>
          <w:rFonts w:ascii="Arial" w:hAnsi="Arial" w:cs="Arial"/>
          <w:sz w:val="24"/>
          <w:szCs w:val="24"/>
        </w:rPr>
        <w:t>“</w:t>
      </w:r>
      <w:ins w:id="6172" w:author="Lektorat Bauer" w:date="2025-03-03T20:26:00Z" w16du:dateUtc="2025-03-03T19:26:00Z">
        <w:r w:rsidR="005378CE">
          <w:rPr>
            <w:rFonts w:ascii="Arial" w:hAnsi="Arial" w:cs="Arial"/>
            <w:sz w:val="24"/>
            <w:szCs w:val="24"/>
          </w:rPr>
          <w:t>,</w:t>
        </w:r>
      </w:ins>
      <w:r w:rsidRPr="00944672">
        <w:rPr>
          <w:rFonts w:ascii="Arial" w:hAnsi="Arial" w:cs="Arial"/>
          <w:sz w:val="24"/>
          <w:szCs w:val="24"/>
        </w:rPr>
        <w:t xml:space="preserve"> </w:t>
      </w:r>
      <w:ins w:id="6173" w:author="Lektorat Bauer" w:date="2025-03-03T20:26:00Z" w16du:dateUtc="2025-03-03T19:26:00Z">
        <w:r w:rsidR="005378CE">
          <w:rPr>
            <w:rFonts w:ascii="Arial" w:hAnsi="Arial" w:cs="Arial"/>
            <w:sz w:val="24"/>
            <w:szCs w:val="24"/>
          </w:rPr>
          <w:t>s</w:t>
        </w:r>
      </w:ins>
      <w:del w:id="6174" w:author="Lektorat Bauer" w:date="2025-03-03T20:26:00Z" w16du:dateUtc="2025-03-03T19:26:00Z">
        <w:r w:rsidRPr="00944672" w:rsidDel="005378CE">
          <w:rPr>
            <w:rFonts w:ascii="Arial" w:hAnsi="Arial" w:cs="Arial"/>
            <w:sz w:val="24"/>
            <w:szCs w:val="24"/>
          </w:rPr>
          <w:delText>S</w:delText>
        </w:r>
      </w:del>
      <w:r w:rsidRPr="00944672">
        <w:rPr>
          <w:rFonts w:ascii="Arial" w:hAnsi="Arial" w:cs="Arial"/>
          <w:sz w:val="24"/>
          <w:szCs w:val="24"/>
        </w:rPr>
        <w:t>agte Anique, und legte Ihre Hand auf seinen Arm. „Aber denk</w:t>
      </w:r>
      <w:del w:id="6175" w:author="Lektorat Bauer" w:date="2025-03-03T20:26:00Z" w16du:dateUtc="2025-03-03T19:26:00Z">
        <w:r w:rsidRPr="00944672" w:rsidDel="005378CE">
          <w:rPr>
            <w:rFonts w:ascii="Arial" w:hAnsi="Arial" w:cs="Arial"/>
            <w:sz w:val="24"/>
            <w:szCs w:val="24"/>
          </w:rPr>
          <w:delText>e</w:delText>
        </w:r>
      </w:del>
      <w:r w:rsidRPr="00944672">
        <w:rPr>
          <w:rFonts w:ascii="Arial" w:hAnsi="Arial" w:cs="Arial"/>
          <w:sz w:val="24"/>
          <w:szCs w:val="24"/>
        </w:rPr>
        <w:t xml:space="preserve"> daran</w:t>
      </w:r>
      <w:del w:id="6176" w:author="Lektorat Bauer" w:date="2025-03-03T20:26:00Z" w16du:dateUtc="2025-03-03T19:26:00Z">
        <w:r w:rsidRPr="00944672" w:rsidDel="005378CE">
          <w:rPr>
            <w:rFonts w:ascii="Arial" w:hAnsi="Arial" w:cs="Arial"/>
            <w:sz w:val="24"/>
            <w:szCs w:val="24"/>
          </w:rPr>
          <w:delText>.</w:delText>
        </w:r>
      </w:del>
      <w:ins w:id="6177" w:author="Lektorat Bauer" w:date="2025-03-03T20:26:00Z" w16du:dateUtc="2025-03-03T19:26:00Z">
        <w:r w:rsidR="005378CE">
          <w:rPr>
            <w:rFonts w:ascii="Arial" w:hAnsi="Arial" w:cs="Arial"/>
            <w:sz w:val="24"/>
            <w:szCs w:val="24"/>
          </w:rPr>
          <w:t>:</w:t>
        </w:r>
      </w:ins>
      <w:r w:rsidRPr="00944672">
        <w:rPr>
          <w:rFonts w:ascii="Arial" w:hAnsi="Arial" w:cs="Arial"/>
          <w:sz w:val="24"/>
          <w:szCs w:val="24"/>
        </w:rPr>
        <w:t xml:space="preserve"> </w:t>
      </w:r>
      <w:ins w:id="6178" w:author="Lektorat Bauer" w:date="2025-03-03T20:26:00Z" w16du:dateUtc="2025-03-03T19:26:00Z">
        <w:r w:rsidR="005378CE">
          <w:rPr>
            <w:rFonts w:ascii="Arial" w:hAnsi="Arial" w:cs="Arial"/>
            <w:sz w:val="24"/>
            <w:szCs w:val="24"/>
          </w:rPr>
          <w:t>a</w:t>
        </w:r>
      </w:ins>
      <w:del w:id="6179" w:author="Lektorat Bauer" w:date="2025-03-03T20:26:00Z" w16du:dateUtc="2025-03-03T19:26:00Z">
        <w:r w:rsidRPr="00944672" w:rsidDel="005378CE">
          <w:rPr>
            <w:rFonts w:ascii="Arial" w:hAnsi="Arial" w:cs="Arial"/>
            <w:sz w:val="24"/>
            <w:szCs w:val="24"/>
          </w:rPr>
          <w:delText>A</w:delText>
        </w:r>
      </w:del>
      <w:r w:rsidRPr="00944672">
        <w:rPr>
          <w:rFonts w:ascii="Arial" w:hAnsi="Arial" w:cs="Arial"/>
          <w:sz w:val="24"/>
          <w:szCs w:val="24"/>
        </w:rPr>
        <w:t xml:space="preserve">uch Paranoiker haben Feinde.“ Darüber musste Thomas lachen, und er entspannte sich. „Thomas, die letzte Woche muss dich ziemlich mitgenommen haben. So angespannt kenne ich Dich gar nicht.“ </w:t>
      </w:r>
    </w:p>
    <w:p w14:paraId="63CF7BD4" w14:textId="22D98F19"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„Du hast recht,“ antwortete Thomas, „</w:t>
      </w:r>
      <w:del w:id="6180" w:author="Lektorat Bauer" w:date="2025-03-03T20:26:00Z" w16du:dateUtc="2025-03-03T19:26:00Z">
        <w:r w:rsidRPr="00944672" w:rsidDel="005378CE">
          <w:rPr>
            <w:rFonts w:ascii="Arial" w:hAnsi="Arial" w:cs="Arial"/>
            <w:sz w:val="24"/>
            <w:szCs w:val="24"/>
          </w:rPr>
          <w:delText>D</w:delText>
        </w:r>
      </w:del>
      <w:ins w:id="6181" w:author="Lektorat Bauer" w:date="2025-03-03T20:26:00Z" w16du:dateUtc="2025-03-03T19:26:00Z">
        <w:r w:rsidR="005378CE">
          <w:rPr>
            <w:rFonts w:ascii="Arial" w:hAnsi="Arial" w:cs="Arial"/>
            <w:sz w:val="24"/>
            <w:szCs w:val="24"/>
          </w:rPr>
          <w:t>d</w:t>
        </w:r>
      </w:ins>
      <w:r w:rsidRPr="00944672">
        <w:rPr>
          <w:rFonts w:ascii="Arial" w:hAnsi="Arial" w:cs="Arial"/>
          <w:sz w:val="24"/>
          <w:szCs w:val="24"/>
        </w:rPr>
        <w:t>ie Woche war komisch. Insbesondere, da wir uns am letzten Wochenende nicht gesehen haben. Ich bin förmlich auf Entzug!“</w:t>
      </w:r>
      <w:del w:id="6182" w:author="Lektorat Bauer" w:date="2025-03-03T20:26:00Z" w16du:dateUtc="2025-03-03T19:26:00Z">
        <w:r w:rsidRPr="00944672" w:rsidDel="005378CE">
          <w:rPr>
            <w:rFonts w:ascii="Arial" w:hAnsi="Arial" w:cs="Arial"/>
            <w:sz w:val="24"/>
            <w:szCs w:val="24"/>
          </w:rPr>
          <w:delText xml:space="preserve"> „</w:delText>
        </w:r>
        <w:commentRangeStart w:id="6183"/>
        <w:r w:rsidRPr="00944672" w:rsidDel="005378CE">
          <w:rPr>
            <w:rFonts w:ascii="Arial" w:hAnsi="Arial" w:cs="Arial"/>
            <w:sz w:val="24"/>
            <w:szCs w:val="24"/>
          </w:rPr>
          <w:delText>Also, so etwas Nettes, hast Du noch nie zu mir gesagt.“ Sagte Anique mit einem strahlenden Lachen in den Augen.</w:delText>
        </w:r>
      </w:del>
      <w:commentRangeEnd w:id="6183"/>
      <w:r w:rsidR="005378CE">
        <w:rPr>
          <w:rStyle w:val="Kommentarzeichen"/>
        </w:rPr>
        <w:commentReference w:id="6183"/>
      </w:r>
    </w:p>
    <w:p w14:paraId="29CE6E13" w14:textId="54C6C9B8"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Sie genossen Kaffee und Gebäck</w:t>
      </w:r>
      <w:ins w:id="6184" w:author="Lektorat Bauer" w:date="2025-03-03T20:27:00Z" w16du:dateUtc="2025-03-03T19:27:00Z">
        <w:r w:rsidR="005378CE">
          <w:rPr>
            <w:rFonts w:ascii="Arial" w:hAnsi="Arial" w:cs="Arial"/>
            <w:sz w:val="24"/>
            <w:szCs w:val="24"/>
          </w:rPr>
          <w:t xml:space="preserve"> und </w:t>
        </w:r>
      </w:ins>
      <w:del w:id="6185" w:author="Lektorat Bauer" w:date="2025-03-03T20:27:00Z" w16du:dateUtc="2025-03-03T19:27:00Z">
        <w:r w:rsidRPr="00944672" w:rsidDel="005378CE">
          <w:rPr>
            <w:rFonts w:ascii="Arial" w:hAnsi="Arial" w:cs="Arial"/>
            <w:sz w:val="24"/>
            <w:szCs w:val="24"/>
          </w:rPr>
          <w:delText xml:space="preserve">, dann </w:delText>
        </w:r>
      </w:del>
      <w:r w:rsidRPr="00944672">
        <w:rPr>
          <w:rFonts w:ascii="Arial" w:hAnsi="Arial" w:cs="Arial"/>
          <w:sz w:val="24"/>
          <w:szCs w:val="24"/>
        </w:rPr>
        <w:t xml:space="preserve">fuhren gegen 14:30 Uhr </w:t>
      </w:r>
      <w:del w:id="6186" w:author="Lektorat Bauer" w:date="2025-03-03T20:27:00Z" w16du:dateUtc="2025-03-03T19:27:00Z">
        <w:r w:rsidRPr="00944672" w:rsidDel="005378CE">
          <w:rPr>
            <w:rFonts w:ascii="Arial" w:hAnsi="Arial" w:cs="Arial"/>
            <w:sz w:val="24"/>
            <w:szCs w:val="24"/>
          </w:rPr>
          <w:delText xml:space="preserve">Sie </w:delText>
        </w:r>
      </w:del>
      <w:r w:rsidRPr="00944672">
        <w:rPr>
          <w:rFonts w:ascii="Arial" w:hAnsi="Arial" w:cs="Arial"/>
          <w:sz w:val="24"/>
          <w:szCs w:val="24"/>
        </w:rPr>
        <w:t>wieder los. Als Sie zurück auf der Autobahn waren, fragte Anique: „Was genau hat es mit dieser Testament-Geschichte auf sich?“ Jetzt erklärte Thomas ihr, wie er Johannes von InBev104</w:t>
      </w:r>
      <w:ins w:id="6187" w:author="Lektorat Bauer" w:date="2025-03-03T20:27:00Z" w16du:dateUtc="2025-03-03T19:27:00Z">
        <w:r w:rsidR="005378CE">
          <w:rPr>
            <w:rFonts w:ascii="Arial" w:hAnsi="Arial" w:cs="Arial"/>
            <w:sz w:val="24"/>
            <w:szCs w:val="24"/>
          </w:rPr>
          <w:t xml:space="preserve"> </w:t>
        </w:r>
      </w:ins>
      <w:del w:id="6188" w:author="Lektorat Bauer" w:date="2025-03-03T20:27:00Z" w16du:dateUtc="2025-03-03T19:27:00Z">
        <w:r w:rsidRPr="00944672" w:rsidDel="005378CE">
          <w:rPr>
            <w:rFonts w:ascii="Arial" w:hAnsi="Arial" w:cs="Arial"/>
            <w:sz w:val="24"/>
            <w:szCs w:val="24"/>
          </w:rPr>
          <w:delText xml:space="preserve">, die </w:delText>
        </w:r>
        <w:commentRangeStart w:id="6189"/>
        <w:r w:rsidRPr="00944672" w:rsidDel="005378CE">
          <w:rPr>
            <w:rFonts w:ascii="Arial" w:hAnsi="Arial" w:cs="Arial"/>
            <w:sz w:val="24"/>
            <w:szCs w:val="24"/>
          </w:rPr>
          <w:delText>kannte</w:delText>
        </w:r>
      </w:del>
      <w:commentRangeEnd w:id="6189"/>
      <w:r w:rsidR="005378CE">
        <w:rPr>
          <w:rStyle w:val="Kommentarzeichen"/>
        </w:rPr>
        <w:commentReference w:id="6189"/>
      </w:r>
      <w:del w:id="6190" w:author="Lektorat Bauer" w:date="2025-03-03T20:27:00Z" w16du:dateUtc="2025-03-03T19:27:00Z">
        <w:r w:rsidRPr="00944672" w:rsidDel="005378CE">
          <w:rPr>
            <w:rFonts w:ascii="Arial" w:hAnsi="Arial" w:cs="Arial"/>
            <w:sz w:val="24"/>
            <w:szCs w:val="24"/>
          </w:rPr>
          <w:delText xml:space="preserve"> Anique vom Namen, </w:delText>
        </w:r>
      </w:del>
      <w:r w:rsidRPr="00944672">
        <w:rPr>
          <w:rFonts w:ascii="Arial" w:hAnsi="Arial" w:cs="Arial"/>
          <w:sz w:val="24"/>
          <w:szCs w:val="24"/>
        </w:rPr>
        <w:t xml:space="preserve">kennengelernt hatte, und wie sein ‚Safe‘ funktionierte. </w:t>
      </w:r>
    </w:p>
    <w:p w14:paraId="6F61A49E" w14:textId="3D2B63D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Solange Thomas am Leben war, gab es kein Problem, auf die Daten zuzugreifen</w:t>
      </w:r>
      <w:ins w:id="6191" w:author="Lektorat Bauer" w:date="2025-03-03T20:28:00Z" w16du:dateUtc="2025-03-03T19:28:00Z">
        <w:r w:rsidR="005378CE">
          <w:rPr>
            <w:rFonts w:ascii="Arial" w:hAnsi="Arial" w:cs="Arial"/>
            <w:sz w:val="24"/>
            <w:szCs w:val="24"/>
          </w:rPr>
          <w:t>.</w:t>
        </w:r>
      </w:ins>
      <w:del w:id="6192" w:author="Lektorat Bauer" w:date="2025-03-03T20:28:00Z" w16du:dateUtc="2025-03-03T19:28:00Z">
        <w:r w:rsidRPr="00944672" w:rsidDel="005378CE">
          <w:rPr>
            <w:rFonts w:ascii="Arial" w:hAnsi="Arial" w:cs="Arial"/>
            <w:sz w:val="24"/>
            <w:szCs w:val="24"/>
          </w:rPr>
          <w:delText>,</w:delText>
        </w:r>
      </w:del>
      <w:r w:rsidRPr="00944672">
        <w:rPr>
          <w:rFonts w:ascii="Arial" w:hAnsi="Arial" w:cs="Arial"/>
          <w:sz w:val="24"/>
          <w:szCs w:val="24"/>
        </w:rPr>
        <w:t xml:space="preserve"> </w:t>
      </w:r>
      <w:ins w:id="6193" w:author="Lektorat Bauer" w:date="2025-03-03T20:28:00Z" w16du:dateUtc="2025-03-03T19:28:00Z">
        <w:r w:rsidR="005378CE">
          <w:rPr>
            <w:rFonts w:ascii="Arial" w:hAnsi="Arial" w:cs="Arial"/>
            <w:sz w:val="24"/>
            <w:szCs w:val="24"/>
          </w:rPr>
          <w:t>W</w:t>
        </w:r>
      </w:ins>
      <w:del w:id="6194" w:author="Lektorat Bauer" w:date="2025-03-03T20:28:00Z" w16du:dateUtc="2025-03-03T19:28:00Z">
        <w:r w:rsidRPr="00944672" w:rsidDel="005378CE">
          <w:rPr>
            <w:rFonts w:ascii="Arial" w:hAnsi="Arial" w:cs="Arial"/>
            <w:sz w:val="24"/>
            <w:szCs w:val="24"/>
          </w:rPr>
          <w:delText>w</w:delText>
        </w:r>
      </w:del>
      <w:r w:rsidRPr="00944672">
        <w:rPr>
          <w:rFonts w:ascii="Arial" w:hAnsi="Arial" w:cs="Arial"/>
          <w:sz w:val="24"/>
          <w:szCs w:val="24"/>
        </w:rPr>
        <w:t xml:space="preserve">enn er aber mal nicht mehr da </w:t>
      </w:r>
      <w:del w:id="6195" w:author="Lektorat Bauer" w:date="2025-03-03T20:28:00Z" w16du:dateUtc="2025-03-03T19:28:00Z">
        <w:r w:rsidRPr="00944672" w:rsidDel="005378CE">
          <w:rPr>
            <w:rFonts w:ascii="Arial" w:hAnsi="Arial" w:cs="Arial"/>
            <w:sz w:val="24"/>
            <w:szCs w:val="24"/>
          </w:rPr>
          <w:delText>sei</w:delText>
        </w:r>
      </w:del>
      <w:ins w:id="6196" w:author="Lektorat Bauer" w:date="2025-03-03T20:28:00Z" w16du:dateUtc="2025-03-03T19:28:00Z">
        <w:r w:rsidR="005378CE">
          <w:rPr>
            <w:rFonts w:ascii="Arial" w:hAnsi="Arial" w:cs="Arial"/>
            <w:sz w:val="24"/>
            <w:szCs w:val="24"/>
          </w:rPr>
          <w:t>sein sollte</w:t>
        </w:r>
      </w:ins>
      <w:r w:rsidRPr="00944672">
        <w:rPr>
          <w:rFonts w:ascii="Arial" w:hAnsi="Arial" w:cs="Arial"/>
          <w:sz w:val="24"/>
          <w:szCs w:val="24"/>
        </w:rPr>
        <w:t>, gab es einen zweiteiligen Schlüssel zu den Daten.</w:t>
      </w:r>
    </w:p>
    <w:p w14:paraId="0FF539D0"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Johannes hatte einen Teil, Anique den anderen. Für den Fall, dass die Schlüssel gestohlen werden, war noch ein kleines Rätzel mit dem Zugriff verbunden. Weder Johannes noch Anique würden damit ein Problem haben, aber Dritte, hoffentlich, schon.</w:t>
      </w:r>
    </w:p>
    <w:p w14:paraId="3C17849B" w14:textId="77777777" w:rsidR="005378CE" w:rsidRDefault="00944672" w:rsidP="00623B68">
      <w:pPr>
        <w:autoSpaceDE w:val="0"/>
        <w:autoSpaceDN w:val="0"/>
        <w:adjustRightInd w:val="0"/>
        <w:spacing w:after="0" w:line="360" w:lineRule="auto"/>
        <w:ind w:firstLine="227"/>
        <w:jc w:val="both"/>
        <w:rPr>
          <w:ins w:id="6197" w:author="Lektorat Bauer" w:date="2025-03-03T20:29:00Z" w16du:dateUtc="2025-03-03T19:29:00Z"/>
          <w:rFonts w:ascii="Arial" w:hAnsi="Arial" w:cs="Arial"/>
          <w:sz w:val="24"/>
          <w:szCs w:val="24"/>
        </w:rPr>
      </w:pPr>
      <w:r w:rsidRPr="00944672">
        <w:rPr>
          <w:rFonts w:ascii="Arial" w:hAnsi="Arial" w:cs="Arial"/>
          <w:sz w:val="24"/>
          <w:szCs w:val="24"/>
        </w:rPr>
        <w:t>„Ich gehe davon aus, dass, wenn ich vorzeitig ablebe, es nur um die Daten geht, die ich gesammelt habe. Diese Daten sollen nur in vertrauenswürdige Hände</w:t>
      </w:r>
      <w:ins w:id="6198" w:author="Lektorat Bauer" w:date="2025-03-03T20:28:00Z" w16du:dateUtc="2025-03-03T19:28:00Z">
        <w:r w:rsidR="005378CE">
          <w:rPr>
            <w:rFonts w:ascii="Arial" w:hAnsi="Arial" w:cs="Arial"/>
            <w:sz w:val="24"/>
            <w:szCs w:val="24"/>
          </w:rPr>
          <w:t xml:space="preserve"> gelangen</w:t>
        </w:r>
      </w:ins>
      <w:r w:rsidRPr="00944672">
        <w:rPr>
          <w:rFonts w:ascii="Arial" w:hAnsi="Arial" w:cs="Arial"/>
          <w:sz w:val="24"/>
          <w:szCs w:val="24"/>
        </w:rPr>
        <w:t>.</w:t>
      </w:r>
      <w:del w:id="6199" w:author="Lektorat Bauer" w:date="2025-03-03T20:28:00Z" w16du:dateUtc="2025-03-03T19:28:00Z">
        <w:r w:rsidRPr="00944672" w:rsidDel="005378CE">
          <w:rPr>
            <w:rFonts w:ascii="Arial" w:hAnsi="Arial" w:cs="Arial"/>
            <w:sz w:val="24"/>
            <w:szCs w:val="24"/>
          </w:rPr>
          <w:delText>“ Schloß Thomas, „</w:delText>
        </w:r>
      </w:del>
      <w:ins w:id="6200" w:author="Lektorat Bauer" w:date="2025-03-03T20:28:00Z" w16du:dateUtc="2025-03-03T19:28:00Z">
        <w:r w:rsidR="005378CE">
          <w:rPr>
            <w:rFonts w:ascii="Arial" w:hAnsi="Arial" w:cs="Arial"/>
            <w:sz w:val="24"/>
            <w:szCs w:val="24"/>
          </w:rPr>
          <w:t xml:space="preserve"> U</w:t>
        </w:r>
      </w:ins>
      <w:del w:id="6201" w:author="Lektorat Bauer" w:date="2025-03-03T20:28:00Z" w16du:dateUtc="2025-03-03T19:28:00Z">
        <w:r w:rsidRPr="00944672" w:rsidDel="005378CE">
          <w:rPr>
            <w:rFonts w:ascii="Arial" w:hAnsi="Arial" w:cs="Arial"/>
            <w:sz w:val="24"/>
            <w:szCs w:val="24"/>
          </w:rPr>
          <w:delText>u</w:delText>
        </w:r>
      </w:del>
      <w:r w:rsidRPr="00944672">
        <w:rPr>
          <w:rFonts w:ascii="Arial" w:hAnsi="Arial" w:cs="Arial"/>
          <w:sz w:val="24"/>
          <w:szCs w:val="24"/>
        </w:rPr>
        <w:t>nd ich vertraue</w:t>
      </w:r>
      <w:del w:id="6202" w:author="Lektorat Bauer" w:date="2025-03-03T20:28:00Z" w16du:dateUtc="2025-03-03T19:28:00Z">
        <w:r w:rsidRPr="00944672" w:rsidDel="005378CE">
          <w:rPr>
            <w:rFonts w:ascii="Arial" w:hAnsi="Arial" w:cs="Arial"/>
            <w:sz w:val="24"/>
            <w:szCs w:val="24"/>
          </w:rPr>
          <w:delText>,</w:delText>
        </w:r>
      </w:del>
      <w:r w:rsidRPr="00944672">
        <w:rPr>
          <w:rFonts w:ascii="Arial" w:hAnsi="Arial" w:cs="Arial"/>
          <w:sz w:val="24"/>
          <w:szCs w:val="24"/>
        </w:rPr>
        <w:t xml:space="preserve"> in dieser Hinsicht</w:t>
      </w:r>
      <w:del w:id="6203" w:author="Lektorat Bauer" w:date="2025-03-03T20:29:00Z" w16du:dateUtc="2025-03-03T19:29:00Z">
        <w:r w:rsidRPr="00944672" w:rsidDel="005378CE">
          <w:rPr>
            <w:rFonts w:ascii="Arial" w:hAnsi="Arial" w:cs="Arial"/>
            <w:sz w:val="24"/>
            <w:szCs w:val="24"/>
          </w:rPr>
          <w:delText>,</w:delText>
        </w:r>
      </w:del>
      <w:r w:rsidRPr="00944672">
        <w:rPr>
          <w:rFonts w:ascii="Arial" w:hAnsi="Arial" w:cs="Arial"/>
          <w:sz w:val="24"/>
          <w:szCs w:val="24"/>
        </w:rPr>
        <w:t xml:space="preserve"> nur Johannes und Dir.“ </w:t>
      </w:r>
    </w:p>
    <w:p w14:paraId="5180E7BC" w14:textId="77777777" w:rsidR="005378CE" w:rsidRDefault="00944672" w:rsidP="00623B68">
      <w:pPr>
        <w:autoSpaceDE w:val="0"/>
        <w:autoSpaceDN w:val="0"/>
        <w:adjustRightInd w:val="0"/>
        <w:spacing w:after="0" w:line="360" w:lineRule="auto"/>
        <w:ind w:firstLine="227"/>
        <w:jc w:val="both"/>
        <w:rPr>
          <w:ins w:id="6204" w:author="Lektorat Bauer" w:date="2025-03-03T20:29:00Z" w16du:dateUtc="2025-03-03T19:29:00Z"/>
          <w:rFonts w:ascii="Arial" w:hAnsi="Arial" w:cs="Arial"/>
          <w:sz w:val="24"/>
          <w:szCs w:val="24"/>
        </w:rPr>
      </w:pPr>
      <w:commentRangeStart w:id="6205"/>
      <w:r w:rsidRPr="00944672">
        <w:rPr>
          <w:rFonts w:ascii="Arial" w:hAnsi="Arial" w:cs="Arial"/>
          <w:sz w:val="24"/>
          <w:szCs w:val="24"/>
        </w:rPr>
        <w:t xml:space="preserve">„Das ist sehr lieb von Dir.“ Sagte Anique leise. </w:t>
      </w:r>
      <w:commentRangeEnd w:id="6205"/>
      <w:r w:rsidR="005378CE">
        <w:rPr>
          <w:rStyle w:val="Kommentarzeichen"/>
        </w:rPr>
        <w:commentReference w:id="6205"/>
      </w:r>
      <w:r w:rsidRPr="00944672">
        <w:rPr>
          <w:rFonts w:ascii="Arial" w:hAnsi="Arial" w:cs="Arial"/>
          <w:sz w:val="24"/>
          <w:szCs w:val="24"/>
        </w:rPr>
        <w:t>„Nur Joost van der Dijkstraat</w:t>
      </w:r>
      <w:del w:id="6206" w:author="Lektorat Bauer" w:date="2025-03-03T20:29:00Z" w16du:dateUtc="2025-03-03T19:29:00Z">
        <w:r w:rsidRPr="00944672" w:rsidDel="005378CE">
          <w:rPr>
            <w:rFonts w:ascii="Arial" w:hAnsi="Arial" w:cs="Arial"/>
            <w:sz w:val="24"/>
            <w:szCs w:val="24"/>
          </w:rPr>
          <w:delText>,</w:delText>
        </w:r>
      </w:del>
      <w:ins w:id="6207" w:author="Lektorat Bauer" w:date="2025-03-03T20:29:00Z" w16du:dateUtc="2025-03-03T19:29:00Z">
        <w:r w:rsidR="005378CE">
          <w:rPr>
            <w:rFonts w:ascii="Arial" w:hAnsi="Arial" w:cs="Arial"/>
            <w:sz w:val="24"/>
            <w:szCs w:val="24"/>
          </w:rPr>
          <w:t xml:space="preserve"> …</w:t>
        </w:r>
      </w:ins>
      <w:r w:rsidRPr="00944672">
        <w:rPr>
          <w:rFonts w:ascii="Arial" w:hAnsi="Arial" w:cs="Arial"/>
          <w:sz w:val="24"/>
          <w:szCs w:val="24"/>
        </w:rPr>
        <w:t xml:space="preserve">“ </w:t>
      </w:r>
    </w:p>
    <w:p w14:paraId="65B87085" w14:textId="77777777" w:rsidR="005378CE" w:rsidRDefault="00944672" w:rsidP="00623B68">
      <w:pPr>
        <w:autoSpaceDE w:val="0"/>
        <w:autoSpaceDN w:val="0"/>
        <w:adjustRightInd w:val="0"/>
        <w:spacing w:after="0" w:line="360" w:lineRule="auto"/>
        <w:ind w:firstLine="227"/>
        <w:jc w:val="both"/>
        <w:rPr>
          <w:ins w:id="6208" w:author="Lektorat Bauer" w:date="2025-03-03T20:29:00Z" w16du:dateUtc="2025-03-03T19:29:00Z"/>
          <w:rFonts w:ascii="Arial" w:hAnsi="Arial" w:cs="Arial"/>
          <w:sz w:val="24"/>
          <w:szCs w:val="24"/>
        </w:rPr>
      </w:pPr>
      <w:r w:rsidRPr="00944672">
        <w:rPr>
          <w:rFonts w:ascii="Arial" w:hAnsi="Arial" w:cs="Arial"/>
          <w:sz w:val="24"/>
          <w:szCs w:val="24"/>
        </w:rPr>
        <w:t>„Der Reporter aus Deutschland?“</w:t>
      </w:r>
      <w:ins w:id="6209" w:author="Lektorat Bauer" w:date="2025-03-03T20:29:00Z" w16du:dateUtc="2025-03-03T19:29:00Z">
        <w:r w:rsidR="005378CE">
          <w:rPr>
            <w:rFonts w:ascii="Arial" w:hAnsi="Arial" w:cs="Arial"/>
            <w:sz w:val="24"/>
            <w:szCs w:val="24"/>
          </w:rPr>
          <w:t>,</w:t>
        </w:r>
      </w:ins>
      <w:r w:rsidRPr="00944672">
        <w:rPr>
          <w:rFonts w:ascii="Arial" w:hAnsi="Arial" w:cs="Arial"/>
          <w:sz w:val="24"/>
          <w:szCs w:val="24"/>
        </w:rPr>
        <w:t xml:space="preserve"> </w:t>
      </w:r>
      <w:ins w:id="6210" w:author="Lektorat Bauer" w:date="2025-03-03T20:29:00Z" w16du:dateUtc="2025-03-03T19:29:00Z">
        <w:r w:rsidR="005378CE">
          <w:rPr>
            <w:rFonts w:ascii="Arial" w:hAnsi="Arial" w:cs="Arial"/>
            <w:sz w:val="24"/>
            <w:szCs w:val="24"/>
          </w:rPr>
          <w:t>u</w:t>
        </w:r>
      </w:ins>
      <w:del w:id="6211" w:author="Lektorat Bauer" w:date="2025-03-03T20:29:00Z" w16du:dateUtc="2025-03-03T19:29:00Z">
        <w:r w:rsidRPr="00944672" w:rsidDel="005378CE">
          <w:rPr>
            <w:rFonts w:ascii="Arial" w:hAnsi="Arial" w:cs="Arial"/>
            <w:sz w:val="24"/>
            <w:szCs w:val="24"/>
          </w:rPr>
          <w:delText>U</w:delText>
        </w:r>
      </w:del>
      <w:r w:rsidRPr="00944672">
        <w:rPr>
          <w:rFonts w:ascii="Arial" w:hAnsi="Arial" w:cs="Arial"/>
          <w:sz w:val="24"/>
          <w:szCs w:val="24"/>
        </w:rPr>
        <w:t>nterbrach ihn Anique</w:t>
      </w:r>
      <w:ins w:id="6212" w:author="Lektorat Bauer" w:date="2025-03-03T20:29:00Z" w16du:dateUtc="2025-03-03T19:29:00Z">
        <w:r w:rsidR="005378CE">
          <w:rPr>
            <w:rFonts w:ascii="Arial" w:hAnsi="Arial" w:cs="Arial"/>
            <w:sz w:val="24"/>
            <w:szCs w:val="24"/>
          </w:rPr>
          <w:t>.</w:t>
        </w:r>
      </w:ins>
      <w:del w:id="6213" w:author="Lektorat Bauer" w:date="2025-03-03T20:29:00Z" w16du:dateUtc="2025-03-03T19:29:00Z">
        <w:r w:rsidRPr="00944672" w:rsidDel="005378CE">
          <w:rPr>
            <w:rFonts w:ascii="Arial" w:hAnsi="Arial" w:cs="Arial"/>
            <w:sz w:val="24"/>
            <w:szCs w:val="24"/>
          </w:rPr>
          <w:delText>,</w:delText>
        </w:r>
      </w:del>
      <w:r w:rsidRPr="00944672">
        <w:rPr>
          <w:rFonts w:ascii="Arial" w:hAnsi="Arial" w:cs="Arial"/>
          <w:sz w:val="24"/>
          <w:szCs w:val="24"/>
        </w:rPr>
        <w:t xml:space="preserve"> </w:t>
      </w:r>
    </w:p>
    <w:p w14:paraId="5AA384A7" w14:textId="77777777" w:rsidR="005378CE" w:rsidRDefault="00944672" w:rsidP="00623B68">
      <w:pPr>
        <w:autoSpaceDE w:val="0"/>
        <w:autoSpaceDN w:val="0"/>
        <w:adjustRightInd w:val="0"/>
        <w:spacing w:after="0" w:line="360" w:lineRule="auto"/>
        <w:ind w:firstLine="227"/>
        <w:jc w:val="both"/>
        <w:rPr>
          <w:ins w:id="6214" w:author="Lektorat Bauer" w:date="2025-03-03T20:30:00Z" w16du:dateUtc="2025-03-03T19:30:00Z"/>
          <w:rFonts w:ascii="Arial" w:hAnsi="Arial" w:cs="Arial"/>
          <w:sz w:val="24"/>
          <w:szCs w:val="24"/>
        </w:rPr>
      </w:pPr>
      <w:r w:rsidRPr="00944672">
        <w:rPr>
          <w:rFonts w:ascii="Arial" w:hAnsi="Arial" w:cs="Arial"/>
          <w:sz w:val="24"/>
          <w:szCs w:val="24"/>
        </w:rPr>
        <w:t>„Ja</w:t>
      </w:r>
      <w:ins w:id="6215" w:author="Lektorat Bauer" w:date="2025-03-03T20:29:00Z" w16du:dateUtc="2025-03-03T19:29:00Z">
        <w:r w:rsidR="005378CE">
          <w:rPr>
            <w:rFonts w:ascii="Arial" w:hAnsi="Arial" w:cs="Arial"/>
            <w:sz w:val="24"/>
            <w:szCs w:val="24"/>
          </w:rPr>
          <w:t>,</w:t>
        </w:r>
      </w:ins>
      <w:r w:rsidRPr="00944672">
        <w:rPr>
          <w:rFonts w:ascii="Arial" w:hAnsi="Arial" w:cs="Arial"/>
          <w:sz w:val="24"/>
          <w:szCs w:val="24"/>
        </w:rPr>
        <w:t xml:space="preserve"> der. Nur Joost weiß noch einiges über Malaysia, weil ich von ihm Hilfe bei der Recherche erbeten hatte.“ </w:t>
      </w:r>
    </w:p>
    <w:p w14:paraId="332F39FC" w14:textId="77777777" w:rsidR="005378CE" w:rsidRDefault="00944672" w:rsidP="00623B68">
      <w:pPr>
        <w:autoSpaceDE w:val="0"/>
        <w:autoSpaceDN w:val="0"/>
        <w:adjustRightInd w:val="0"/>
        <w:spacing w:after="0" w:line="360" w:lineRule="auto"/>
        <w:ind w:firstLine="227"/>
        <w:jc w:val="both"/>
        <w:rPr>
          <w:ins w:id="6216" w:author="Lektorat Bauer" w:date="2025-03-03T20:30:00Z" w16du:dateUtc="2025-03-03T19:30:00Z"/>
          <w:rFonts w:ascii="Arial" w:hAnsi="Arial" w:cs="Arial"/>
          <w:sz w:val="24"/>
          <w:szCs w:val="24"/>
        </w:rPr>
      </w:pPr>
      <w:r w:rsidRPr="00944672">
        <w:rPr>
          <w:rFonts w:ascii="Arial" w:hAnsi="Arial" w:cs="Arial"/>
          <w:sz w:val="24"/>
          <w:szCs w:val="24"/>
        </w:rPr>
        <w:t>„Aber</w:t>
      </w:r>
      <w:del w:id="6217" w:author="Lektorat Bauer" w:date="2025-03-03T20:30:00Z" w16du:dateUtc="2025-03-03T19:30:00Z">
        <w:r w:rsidRPr="00944672" w:rsidDel="005378CE">
          <w:rPr>
            <w:rFonts w:ascii="Arial" w:hAnsi="Arial" w:cs="Arial"/>
            <w:sz w:val="24"/>
            <w:szCs w:val="24"/>
          </w:rPr>
          <w:delText>,</w:delText>
        </w:r>
      </w:del>
      <w:r w:rsidRPr="00944672">
        <w:rPr>
          <w:rFonts w:ascii="Arial" w:hAnsi="Arial" w:cs="Arial"/>
          <w:sz w:val="24"/>
          <w:szCs w:val="24"/>
        </w:rPr>
        <w:t xml:space="preserve"> ...“ </w:t>
      </w:r>
    </w:p>
    <w:p w14:paraId="031F6CA6" w14:textId="77777777" w:rsidR="005378CE" w:rsidRDefault="00944672" w:rsidP="00623B68">
      <w:pPr>
        <w:autoSpaceDE w:val="0"/>
        <w:autoSpaceDN w:val="0"/>
        <w:adjustRightInd w:val="0"/>
        <w:spacing w:after="0" w:line="360" w:lineRule="auto"/>
        <w:ind w:firstLine="227"/>
        <w:jc w:val="both"/>
        <w:rPr>
          <w:ins w:id="6218" w:author="Lektorat Bauer" w:date="2025-03-03T20:30:00Z" w16du:dateUtc="2025-03-03T19:30:00Z"/>
          <w:rFonts w:ascii="Arial" w:hAnsi="Arial" w:cs="Arial"/>
          <w:sz w:val="24"/>
          <w:szCs w:val="24"/>
        </w:rPr>
      </w:pPr>
      <w:r w:rsidRPr="00944672">
        <w:rPr>
          <w:rFonts w:ascii="Arial" w:hAnsi="Arial" w:cs="Arial"/>
          <w:sz w:val="24"/>
          <w:szCs w:val="24"/>
        </w:rPr>
        <w:t>„</w:t>
      </w:r>
      <w:commentRangeStart w:id="6219"/>
      <w:r w:rsidRPr="00944672">
        <w:rPr>
          <w:rFonts w:ascii="Arial" w:hAnsi="Arial" w:cs="Arial"/>
          <w:sz w:val="24"/>
          <w:szCs w:val="24"/>
        </w:rPr>
        <w:t>Er will nicht, wenn er soweit ist, meldet er sich</w:t>
      </w:r>
      <w:commentRangeEnd w:id="6219"/>
      <w:r w:rsidR="005378CE">
        <w:rPr>
          <w:rStyle w:val="Kommentarzeichen"/>
        </w:rPr>
        <w:commentReference w:id="6219"/>
      </w:r>
      <w:r w:rsidRPr="00944672">
        <w:rPr>
          <w:rFonts w:ascii="Arial" w:hAnsi="Arial" w:cs="Arial"/>
          <w:sz w:val="24"/>
          <w:szCs w:val="24"/>
        </w:rPr>
        <w:t xml:space="preserve">.“ </w:t>
      </w:r>
    </w:p>
    <w:p w14:paraId="1D193B81" w14:textId="77777777" w:rsidR="005378CE" w:rsidRDefault="00944672" w:rsidP="00623B68">
      <w:pPr>
        <w:autoSpaceDE w:val="0"/>
        <w:autoSpaceDN w:val="0"/>
        <w:adjustRightInd w:val="0"/>
        <w:spacing w:after="0" w:line="360" w:lineRule="auto"/>
        <w:ind w:firstLine="227"/>
        <w:jc w:val="both"/>
        <w:rPr>
          <w:ins w:id="6220" w:author="Lektorat Bauer" w:date="2025-03-03T20:30:00Z" w16du:dateUtc="2025-03-03T19:30:00Z"/>
          <w:rFonts w:ascii="Arial" w:hAnsi="Arial" w:cs="Arial"/>
          <w:sz w:val="24"/>
          <w:szCs w:val="24"/>
        </w:rPr>
      </w:pPr>
      <w:r w:rsidRPr="00944672">
        <w:rPr>
          <w:rFonts w:ascii="Arial" w:hAnsi="Arial" w:cs="Arial"/>
          <w:sz w:val="24"/>
          <w:szCs w:val="24"/>
        </w:rPr>
        <w:t>„Trotzdem, warum hast Du ihn informiert?“</w:t>
      </w:r>
      <w:ins w:id="6221" w:author="Lektorat Bauer" w:date="2025-03-03T20:30:00Z" w16du:dateUtc="2025-03-03T19:30:00Z">
        <w:r w:rsidR="005378CE">
          <w:rPr>
            <w:rFonts w:ascii="Arial" w:hAnsi="Arial" w:cs="Arial"/>
            <w:sz w:val="24"/>
            <w:szCs w:val="24"/>
          </w:rPr>
          <w:t>,</w:t>
        </w:r>
      </w:ins>
      <w:r w:rsidRPr="00944672">
        <w:rPr>
          <w:rFonts w:ascii="Arial" w:hAnsi="Arial" w:cs="Arial"/>
          <w:sz w:val="24"/>
          <w:szCs w:val="24"/>
        </w:rPr>
        <w:t xml:space="preserve"> </w:t>
      </w:r>
      <w:ins w:id="6222" w:author="Lektorat Bauer" w:date="2025-03-03T20:30:00Z" w16du:dateUtc="2025-03-03T19:30:00Z">
        <w:r w:rsidR="005378CE">
          <w:rPr>
            <w:rFonts w:ascii="Arial" w:hAnsi="Arial" w:cs="Arial"/>
            <w:sz w:val="24"/>
            <w:szCs w:val="24"/>
          </w:rPr>
          <w:t>f</w:t>
        </w:r>
      </w:ins>
      <w:del w:id="6223" w:author="Lektorat Bauer" w:date="2025-03-03T20:30:00Z" w16du:dateUtc="2025-03-03T19:30:00Z">
        <w:r w:rsidRPr="00944672" w:rsidDel="005378CE">
          <w:rPr>
            <w:rFonts w:ascii="Arial" w:hAnsi="Arial" w:cs="Arial"/>
            <w:sz w:val="24"/>
            <w:szCs w:val="24"/>
          </w:rPr>
          <w:delText>F</w:delText>
        </w:r>
      </w:del>
      <w:r w:rsidRPr="00944672">
        <w:rPr>
          <w:rFonts w:ascii="Arial" w:hAnsi="Arial" w:cs="Arial"/>
          <w:sz w:val="24"/>
          <w:szCs w:val="24"/>
        </w:rPr>
        <w:t>ragte Anique nach</w:t>
      </w:r>
      <w:ins w:id="6224" w:author="Lektorat Bauer" w:date="2025-03-03T20:30:00Z" w16du:dateUtc="2025-03-03T19:30:00Z">
        <w:r w:rsidR="005378CE">
          <w:rPr>
            <w:rFonts w:ascii="Arial" w:hAnsi="Arial" w:cs="Arial"/>
            <w:sz w:val="24"/>
            <w:szCs w:val="24"/>
          </w:rPr>
          <w:t>.</w:t>
        </w:r>
      </w:ins>
      <w:del w:id="6225" w:author="Lektorat Bauer" w:date="2025-03-03T20:30:00Z" w16du:dateUtc="2025-03-03T19:30:00Z">
        <w:r w:rsidRPr="00944672" w:rsidDel="005378CE">
          <w:rPr>
            <w:rFonts w:ascii="Arial" w:hAnsi="Arial" w:cs="Arial"/>
            <w:sz w:val="24"/>
            <w:szCs w:val="24"/>
          </w:rPr>
          <w:delText>,</w:delText>
        </w:r>
      </w:del>
      <w:r w:rsidRPr="00944672">
        <w:rPr>
          <w:rFonts w:ascii="Arial" w:hAnsi="Arial" w:cs="Arial"/>
          <w:sz w:val="24"/>
          <w:szCs w:val="24"/>
        </w:rPr>
        <w:t xml:space="preserve"> </w:t>
      </w:r>
    </w:p>
    <w:p w14:paraId="4DB79024" w14:textId="4BD8A27B"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„Weil Joost Quellen hat, die ich nicht habe, und weil er einer der wenigen Menschen ist, die zwischen den Zeilen lesen können</w:t>
      </w:r>
      <w:del w:id="6226" w:author="Lektorat Bauer" w:date="2025-03-03T20:30:00Z" w16du:dateUtc="2025-03-03T19:30:00Z">
        <w:r w:rsidRPr="00944672" w:rsidDel="005378CE">
          <w:rPr>
            <w:rFonts w:ascii="Arial" w:hAnsi="Arial" w:cs="Arial"/>
            <w:sz w:val="24"/>
            <w:szCs w:val="24"/>
          </w:rPr>
          <w:delText>,</w:delText>
        </w:r>
      </w:del>
      <w:r w:rsidRPr="00944672">
        <w:rPr>
          <w:rFonts w:ascii="Arial" w:hAnsi="Arial" w:cs="Arial"/>
          <w:sz w:val="24"/>
          <w:szCs w:val="24"/>
        </w:rPr>
        <w:t xml:space="preserve"> und daraus völlig neue Schlüsse ziehen. Joost denkt komplett anders</w:t>
      </w:r>
      <w:del w:id="6227" w:author="Lektorat Bauer" w:date="2025-03-03T20:31:00Z" w16du:dateUtc="2025-03-03T19:31:00Z">
        <w:r w:rsidRPr="00944672" w:rsidDel="005378CE">
          <w:rPr>
            <w:rFonts w:ascii="Arial" w:hAnsi="Arial" w:cs="Arial"/>
            <w:sz w:val="24"/>
            <w:szCs w:val="24"/>
          </w:rPr>
          <w:delText>,</w:delText>
        </w:r>
      </w:del>
      <w:r w:rsidRPr="00944672">
        <w:rPr>
          <w:rFonts w:ascii="Arial" w:hAnsi="Arial" w:cs="Arial"/>
          <w:sz w:val="24"/>
          <w:szCs w:val="24"/>
        </w:rPr>
        <w:t xml:space="preserve"> als wir beide. Daher ist er ein Asset.“ </w:t>
      </w:r>
      <w:commentRangeStart w:id="6228"/>
      <w:r w:rsidRPr="00944672">
        <w:rPr>
          <w:rFonts w:ascii="Arial" w:hAnsi="Arial" w:cs="Arial"/>
          <w:sz w:val="24"/>
          <w:szCs w:val="24"/>
        </w:rPr>
        <w:t>„Einverstanden, ich vertraue Deinem Instinkt.“ Sagte Anique.</w:t>
      </w:r>
      <w:commentRangeEnd w:id="6228"/>
      <w:r w:rsidR="005378CE">
        <w:rPr>
          <w:rStyle w:val="Kommentarzeichen"/>
        </w:rPr>
        <w:commentReference w:id="6228"/>
      </w:r>
    </w:p>
    <w:p w14:paraId="16219C08" w14:textId="1C59B6AC"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Sie waren 90 Minuten gefahren, seit sie das Restaurant verlassen hatten, als Thomas sagte: „Anique, ruf</w:t>
      </w:r>
      <w:del w:id="6229" w:author="Lektorat Bauer" w:date="2025-03-03T20:31:00Z" w16du:dateUtc="2025-03-03T19:31:00Z">
        <w:r w:rsidRPr="00944672" w:rsidDel="005378CE">
          <w:rPr>
            <w:rFonts w:ascii="Arial" w:hAnsi="Arial" w:cs="Arial"/>
            <w:sz w:val="24"/>
            <w:szCs w:val="24"/>
          </w:rPr>
          <w:delText>e</w:delText>
        </w:r>
      </w:del>
      <w:r w:rsidRPr="00944672">
        <w:rPr>
          <w:rFonts w:ascii="Arial" w:hAnsi="Arial" w:cs="Arial"/>
          <w:sz w:val="24"/>
          <w:szCs w:val="24"/>
        </w:rPr>
        <w:t xml:space="preserve"> bei Euch an. Hier stimmt etwas nicht.“ Anique griff</w:t>
      </w:r>
      <w:del w:id="6230" w:author="Lektorat Bauer" w:date="2025-03-03T20:31:00Z" w16du:dateUtc="2025-03-03T19:31:00Z">
        <w:r w:rsidRPr="00944672" w:rsidDel="005378CE">
          <w:rPr>
            <w:rFonts w:ascii="Arial" w:hAnsi="Arial" w:cs="Arial"/>
            <w:sz w:val="24"/>
            <w:szCs w:val="24"/>
          </w:rPr>
          <w:delText>,</w:delText>
        </w:r>
      </w:del>
      <w:r w:rsidRPr="00944672">
        <w:rPr>
          <w:rFonts w:ascii="Arial" w:hAnsi="Arial" w:cs="Arial"/>
          <w:sz w:val="24"/>
          <w:szCs w:val="24"/>
        </w:rPr>
        <w:t xml:space="preserve"> zum Telefon, wählte die Notfallnummer</w:t>
      </w:r>
      <w:del w:id="6231" w:author="Lektorat Bauer" w:date="2025-03-03T20:31:00Z" w16du:dateUtc="2025-03-03T19:31:00Z">
        <w:r w:rsidRPr="00944672" w:rsidDel="005378CE">
          <w:rPr>
            <w:rFonts w:ascii="Arial" w:hAnsi="Arial" w:cs="Arial"/>
            <w:sz w:val="24"/>
            <w:szCs w:val="24"/>
          </w:rPr>
          <w:delText>,</w:delText>
        </w:r>
      </w:del>
      <w:r w:rsidRPr="00944672">
        <w:rPr>
          <w:rFonts w:ascii="Arial" w:hAnsi="Arial" w:cs="Arial"/>
          <w:sz w:val="24"/>
          <w:szCs w:val="24"/>
        </w:rPr>
        <w:t xml:space="preserve"> und als das erste Klingelzeichen </w:t>
      </w:r>
      <w:del w:id="6232" w:author="Lektorat Bauer" w:date="2025-03-03T20:31:00Z" w16du:dateUtc="2025-03-03T19:31:00Z">
        <w:r w:rsidRPr="00944672" w:rsidDel="005378CE">
          <w:rPr>
            <w:rFonts w:ascii="Arial" w:hAnsi="Arial" w:cs="Arial"/>
            <w:sz w:val="24"/>
            <w:szCs w:val="24"/>
          </w:rPr>
          <w:delText>kam</w:delText>
        </w:r>
      </w:del>
      <w:ins w:id="6233" w:author="Lektorat Bauer" w:date="2025-03-03T20:31:00Z" w16du:dateUtc="2025-03-03T19:31:00Z">
        <w:r w:rsidR="005378CE">
          <w:rPr>
            <w:rFonts w:ascii="Arial" w:hAnsi="Arial" w:cs="Arial"/>
            <w:sz w:val="24"/>
            <w:szCs w:val="24"/>
          </w:rPr>
          <w:t>ertönte</w:t>
        </w:r>
      </w:ins>
      <w:r w:rsidRPr="00944672">
        <w:rPr>
          <w:rFonts w:ascii="Arial" w:hAnsi="Arial" w:cs="Arial"/>
          <w:sz w:val="24"/>
          <w:szCs w:val="24"/>
        </w:rPr>
        <w:t xml:space="preserve">, fragte Sie: „Was soll ich sagen. </w:t>
      </w:r>
      <w:del w:id="6234" w:author="Lektorat Bauer" w:date="2025-03-03T20:31:00Z" w16du:dateUtc="2025-03-03T19:31:00Z">
        <w:r w:rsidRPr="00944672" w:rsidDel="005378CE">
          <w:rPr>
            <w:rFonts w:ascii="Arial" w:hAnsi="Arial" w:cs="Arial"/>
            <w:sz w:val="24"/>
            <w:szCs w:val="24"/>
          </w:rPr>
          <w:delText xml:space="preserve">Und. </w:delText>
        </w:r>
      </w:del>
      <w:r w:rsidRPr="00944672">
        <w:rPr>
          <w:rFonts w:ascii="Arial" w:hAnsi="Arial" w:cs="Arial"/>
          <w:sz w:val="24"/>
          <w:szCs w:val="24"/>
        </w:rPr>
        <w:t xml:space="preserve">Was ist </w:t>
      </w:r>
      <w:del w:id="6235" w:author="Lektorat Bauer" w:date="2025-03-03T20:31:00Z" w16du:dateUtc="2025-03-03T19:31:00Z">
        <w:r w:rsidRPr="00944672" w:rsidDel="005378CE">
          <w:rPr>
            <w:rFonts w:ascii="Arial" w:hAnsi="Arial" w:cs="Arial"/>
            <w:sz w:val="24"/>
            <w:szCs w:val="24"/>
          </w:rPr>
          <w:delText>Los</w:delText>
        </w:r>
      </w:del>
      <w:ins w:id="6236" w:author="Lektorat Bauer" w:date="2025-03-03T20:31:00Z" w16du:dateUtc="2025-03-03T19:31:00Z">
        <w:r w:rsidR="005378CE" w:rsidRPr="00944672">
          <w:rPr>
            <w:rFonts w:ascii="Arial" w:hAnsi="Arial" w:cs="Arial"/>
            <w:sz w:val="24"/>
            <w:szCs w:val="24"/>
          </w:rPr>
          <w:t>los</w:t>
        </w:r>
      </w:ins>
      <w:r w:rsidRPr="00944672">
        <w:rPr>
          <w:rFonts w:ascii="Arial" w:hAnsi="Arial" w:cs="Arial"/>
          <w:sz w:val="24"/>
          <w:szCs w:val="24"/>
        </w:rPr>
        <w:t>?“</w:t>
      </w:r>
    </w:p>
    <w:p w14:paraId="590AAE28" w14:textId="77777777" w:rsidR="005378CE" w:rsidRDefault="00944672" w:rsidP="00623B68">
      <w:pPr>
        <w:autoSpaceDE w:val="0"/>
        <w:autoSpaceDN w:val="0"/>
        <w:adjustRightInd w:val="0"/>
        <w:spacing w:after="0" w:line="360" w:lineRule="auto"/>
        <w:ind w:firstLine="227"/>
        <w:jc w:val="both"/>
        <w:rPr>
          <w:ins w:id="6237" w:author="Lektorat Bauer" w:date="2025-03-03T20:31:00Z" w16du:dateUtc="2025-03-03T19:31:00Z"/>
          <w:rFonts w:ascii="Arial" w:hAnsi="Arial" w:cs="Arial"/>
          <w:sz w:val="24"/>
          <w:szCs w:val="24"/>
        </w:rPr>
      </w:pPr>
      <w:r w:rsidRPr="00944672">
        <w:rPr>
          <w:rFonts w:ascii="Arial" w:hAnsi="Arial" w:cs="Arial"/>
          <w:sz w:val="24"/>
          <w:szCs w:val="24"/>
        </w:rPr>
        <w:t>„Erstens: Der Land Rover ist wieder da. Zweitens: Da ist ein X5 bei ihm. Die fahren nicht normal. Lass Dich anpeilen, frage</w:t>
      </w:r>
      <w:ins w:id="6238" w:author="Lektorat Bauer" w:date="2025-03-03T20:31:00Z" w16du:dateUtc="2025-03-03T19:31:00Z">
        <w:r w:rsidR="005378CE">
          <w:rPr>
            <w:rFonts w:ascii="Arial" w:hAnsi="Arial" w:cs="Arial"/>
            <w:sz w:val="24"/>
            <w:szCs w:val="24"/>
          </w:rPr>
          <w:t>,</w:t>
        </w:r>
      </w:ins>
      <w:r w:rsidRPr="00944672">
        <w:rPr>
          <w:rFonts w:ascii="Arial" w:hAnsi="Arial" w:cs="Arial"/>
          <w:sz w:val="24"/>
          <w:szCs w:val="24"/>
        </w:rPr>
        <w:t xml:space="preserve"> ob jemand in der Nähe ist und ob wir dahinfahren können.“ </w:t>
      </w:r>
    </w:p>
    <w:p w14:paraId="226BA86A" w14:textId="5548D82C"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„Thomas, Du machst mir Angst</w:t>
      </w:r>
      <w:ins w:id="6239" w:author="Lektorat Bauer" w:date="2025-03-03T20:31:00Z" w16du:dateUtc="2025-03-03T19:31:00Z">
        <w:r w:rsidR="005378CE">
          <w:rPr>
            <w:rFonts w:ascii="Arial" w:hAnsi="Arial" w:cs="Arial"/>
            <w:sz w:val="24"/>
            <w:szCs w:val="24"/>
          </w:rPr>
          <w:t xml:space="preserve"> …</w:t>
        </w:r>
      </w:ins>
      <w:del w:id="6240" w:author="Lektorat Bauer" w:date="2025-03-03T20:31:00Z" w16du:dateUtc="2025-03-03T19:31:00Z">
        <w:r w:rsidRPr="00944672" w:rsidDel="005378CE">
          <w:rPr>
            <w:rFonts w:ascii="Arial" w:hAnsi="Arial" w:cs="Arial"/>
            <w:sz w:val="24"/>
            <w:szCs w:val="24"/>
          </w:rPr>
          <w:delText>.</w:delText>
        </w:r>
      </w:del>
      <w:r w:rsidRPr="00944672">
        <w:rPr>
          <w:rFonts w:ascii="Arial" w:hAnsi="Arial" w:cs="Arial"/>
          <w:sz w:val="24"/>
          <w:szCs w:val="24"/>
        </w:rPr>
        <w:t xml:space="preserve"> Ja? Hallo, hier Anique Smits. Bitte dieses Telefon anpeilen. Danke. Ok. Ist hier jemand in der Nähe, können wir dahinfahren</w:t>
      </w:r>
      <w:ins w:id="6241" w:author="Lektorat Bauer" w:date="2025-03-03T20:32:00Z" w16du:dateUtc="2025-03-03T19:32:00Z">
        <w:r w:rsidR="005378CE">
          <w:rPr>
            <w:rFonts w:ascii="Arial" w:hAnsi="Arial" w:cs="Arial"/>
            <w:sz w:val="24"/>
            <w:szCs w:val="24"/>
          </w:rPr>
          <w:t xml:space="preserve"> …</w:t>
        </w:r>
      </w:ins>
      <w:r w:rsidRPr="00944672">
        <w:rPr>
          <w:rFonts w:ascii="Arial" w:hAnsi="Arial" w:cs="Arial"/>
          <w:sz w:val="24"/>
          <w:szCs w:val="24"/>
        </w:rPr>
        <w:t xml:space="preserve">? </w:t>
      </w:r>
      <w:del w:id="6242" w:author="Lektorat Bauer" w:date="2025-03-03T20:32:00Z" w16du:dateUtc="2025-03-03T19:32:00Z">
        <w:r w:rsidRPr="00944672" w:rsidDel="005378CE">
          <w:rPr>
            <w:rFonts w:ascii="Arial" w:hAnsi="Arial" w:cs="Arial"/>
            <w:sz w:val="24"/>
            <w:szCs w:val="24"/>
          </w:rPr>
          <w:delText xml:space="preserve">Wo? Ah! </w:delText>
        </w:r>
      </w:del>
      <w:r w:rsidRPr="00944672">
        <w:rPr>
          <w:rFonts w:ascii="Arial" w:hAnsi="Arial" w:cs="Arial"/>
          <w:sz w:val="24"/>
          <w:szCs w:val="24"/>
        </w:rPr>
        <w:t>Ok</w:t>
      </w:r>
      <w:ins w:id="6243" w:author="Lektorat Bauer" w:date="2025-03-03T20:32:00Z" w16du:dateUtc="2025-03-03T19:32:00Z">
        <w:r w:rsidR="005378CE">
          <w:rPr>
            <w:rFonts w:ascii="Arial" w:hAnsi="Arial" w:cs="Arial"/>
            <w:sz w:val="24"/>
            <w:szCs w:val="24"/>
          </w:rPr>
          <w:t xml:space="preserve"> –</w:t>
        </w:r>
      </w:ins>
      <w:del w:id="6244" w:author="Lektorat Bauer" w:date="2025-03-03T20:32:00Z" w16du:dateUtc="2025-03-03T19:32:00Z">
        <w:r w:rsidRPr="00944672" w:rsidDel="005378CE">
          <w:rPr>
            <w:rFonts w:ascii="Arial" w:hAnsi="Arial" w:cs="Arial"/>
            <w:sz w:val="24"/>
            <w:szCs w:val="24"/>
          </w:rPr>
          <w:delText>.</w:delText>
        </w:r>
      </w:del>
      <w:r w:rsidRPr="00944672">
        <w:rPr>
          <w:rFonts w:ascii="Arial" w:hAnsi="Arial" w:cs="Arial"/>
          <w:sz w:val="24"/>
          <w:szCs w:val="24"/>
        </w:rPr>
        <w:t xml:space="preserve"> </w:t>
      </w:r>
      <w:ins w:id="6245" w:author="Lektorat Bauer" w:date="2025-03-03T20:32:00Z" w16du:dateUtc="2025-03-03T19:32:00Z">
        <w:r w:rsidR="005378CE">
          <w:rPr>
            <w:rFonts w:ascii="Arial" w:hAnsi="Arial" w:cs="Arial"/>
            <w:sz w:val="24"/>
            <w:szCs w:val="24"/>
          </w:rPr>
          <w:t>j</w:t>
        </w:r>
      </w:ins>
      <w:del w:id="6246" w:author="Lektorat Bauer" w:date="2025-03-03T20:32:00Z" w16du:dateUtc="2025-03-03T19:32:00Z">
        <w:r w:rsidRPr="00944672" w:rsidDel="005378CE">
          <w:rPr>
            <w:rFonts w:ascii="Arial" w:hAnsi="Arial" w:cs="Arial"/>
            <w:sz w:val="24"/>
            <w:szCs w:val="24"/>
          </w:rPr>
          <w:delText>J</w:delText>
        </w:r>
      </w:del>
      <w:r w:rsidRPr="00944672">
        <w:rPr>
          <w:rFonts w:ascii="Arial" w:hAnsi="Arial" w:cs="Arial"/>
          <w:sz w:val="24"/>
          <w:szCs w:val="24"/>
        </w:rPr>
        <w:t xml:space="preserve">a, wir werden verfolgt. Aktuell </w:t>
      </w:r>
      <w:del w:id="6247" w:author="Lektorat Bauer" w:date="2025-03-03T20:32:00Z" w16du:dateUtc="2025-03-03T19:32:00Z">
        <w:r w:rsidRPr="00944672" w:rsidDel="005378CE">
          <w:rPr>
            <w:rFonts w:ascii="Arial" w:hAnsi="Arial" w:cs="Arial"/>
            <w:sz w:val="24"/>
            <w:szCs w:val="24"/>
          </w:rPr>
          <w:delText xml:space="preserve">wohl </w:delText>
        </w:r>
      </w:del>
      <w:r w:rsidRPr="00944672">
        <w:rPr>
          <w:rFonts w:ascii="Arial" w:hAnsi="Arial" w:cs="Arial"/>
          <w:sz w:val="24"/>
          <w:szCs w:val="24"/>
        </w:rPr>
        <w:t xml:space="preserve">zwei sichtbare Fahrzeuge. Ein </w:t>
      </w:r>
      <w:del w:id="6248" w:author="Lektorat Bauer" w:date="2025-03-03T20:32:00Z" w16du:dateUtc="2025-03-03T19:32:00Z">
        <w:r w:rsidRPr="00944672" w:rsidDel="005378CE">
          <w:rPr>
            <w:rFonts w:ascii="Arial" w:hAnsi="Arial" w:cs="Arial"/>
            <w:sz w:val="24"/>
            <w:szCs w:val="24"/>
          </w:rPr>
          <w:delText>Landrover</w:delText>
        </w:r>
      </w:del>
      <w:ins w:id="6249" w:author="Lektorat Bauer" w:date="2025-03-03T20:32:00Z" w16du:dateUtc="2025-03-03T19:32:00Z">
        <w:r w:rsidR="005378CE" w:rsidRPr="00944672">
          <w:rPr>
            <w:rFonts w:ascii="Arial" w:hAnsi="Arial" w:cs="Arial"/>
            <w:sz w:val="24"/>
            <w:szCs w:val="24"/>
          </w:rPr>
          <w:t>Land Rover</w:t>
        </w:r>
      </w:ins>
      <w:r w:rsidRPr="00944672">
        <w:rPr>
          <w:rFonts w:ascii="Arial" w:hAnsi="Arial" w:cs="Arial"/>
          <w:sz w:val="24"/>
          <w:szCs w:val="24"/>
        </w:rPr>
        <w:t xml:space="preserve">, zweifarbig, </w:t>
      </w:r>
      <w:ins w:id="6250" w:author="Lektorat Bauer" w:date="2025-03-03T20:33:00Z" w16du:dateUtc="2025-03-03T19:33:00Z">
        <w:r w:rsidR="005378CE">
          <w:rPr>
            <w:rFonts w:ascii="Arial" w:hAnsi="Arial" w:cs="Arial"/>
            <w:sz w:val="24"/>
            <w:szCs w:val="24"/>
          </w:rPr>
          <w:t>s</w:t>
        </w:r>
      </w:ins>
      <w:del w:id="6251" w:author="Lektorat Bauer" w:date="2025-03-03T20:33:00Z" w16du:dateUtc="2025-03-03T19:33:00Z">
        <w:r w:rsidRPr="00944672" w:rsidDel="005378CE">
          <w:rPr>
            <w:rFonts w:ascii="Arial" w:hAnsi="Arial" w:cs="Arial"/>
            <w:sz w:val="24"/>
            <w:szCs w:val="24"/>
          </w:rPr>
          <w:delText>S</w:delText>
        </w:r>
      </w:del>
      <w:r w:rsidRPr="00944672">
        <w:rPr>
          <w:rFonts w:ascii="Arial" w:hAnsi="Arial" w:cs="Arial"/>
          <w:sz w:val="24"/>
          <w:szCs w:val="24"/>
        </w:rPr>
        <w:t>and</w:t>
      </w:r>
      <w:del w:id="6252" w:author="Lektorat Bauer" w:date="2025-03-03T20:33:00Z" w16du:dateUtc="2025-03-03T19:33:00Z">
        <w:r w:rsidRPr="00944672" w:rsidDel="005378CE">
          <w:rPr>
            <w:rFonts w:ascii="Arial" w:hAnsi="Arial" w:cs="Arial"/>
            <w:sz w:val="24"/>
            <w:szCs w:val="24"/>
          </w:rPr>
          <w:delText>farbe</w:delText>
        </w:r>
      </w:del>
      <w:r w:rsidRPr="00944672">
        <w:rPr>
          <w:rFonts w:ascii="Arial" w:hAnsi="Arial" w:cs="Arial"/>
          <w:sz w:val="24"/>
          <w:szCs w:val="24"/>
        </w:rPr>
        <w:t>-</w:t>
      </w:r>
      <w:ins w:id="6253" w:author="Lektorat Bauer" w:date="2025-03-03T20:33:00Z" w16du:dateUtc="2025-03-03T19:33:00Z">
        <w:r w:rsidR="005378CE">
          <w:rPr>
            <w:rFonts w:ascii="Arial" w:hAnsi="Arial" w:cs="Arial"/>
            <w:sz w:val="24"/>
            <w:szCs w:val="24"/>
          </w:rPr>
          <w:t>s</w:t>
        </w:r>
      </w:ins>
      <w:del w:id="6254" w:author="Lektorat Bauer" w:date="2025-03-03T20:33:00Z" w16du:dateUtc="2025-03-03T19:33:00Z">
        <w:r w:rsidRPr="00944672" w:rsidDel="005378CE">
          <w:rPr>
            <w:rFonts w:ascii="Arial" w:hAnsi="Arial" w:cs="Arial"/>
            <w:sz w:val="24"/>
            <w:szCs w:val="24"/>
          </w:rPr>
          <w:delText>S</w:delText>
        </w:r>
      </w:del>
      <w:r w:rsidRPr="00944672">
        <w:rPr>
          <w:rFonts w:ascii="Arial" w:hAnsi="Arial" w:cs="Arial"/>
          <w:sz w:val="24"/>
          <w:szCs w:val="24"/>
        </w:rPr>
        <w:t>chwarz und ein BMW X5</w:t>
      </w:r>
      <w:del w:id="6255" w:author="Lektorat Bauer" w:date="2025-03-03T20:33:00Z" w16du:dateUtc="2025-03-03T19:33:00Z">
        <w:r w:rsidRPr="00944672" w:rsidDel="005378CE">
          <w:rPr>
            <w:rFonts w:ascii="Arial" w:hAnsi="Arial" w:cs="Arial"/>
            <w:sz w:val="24"/>
            <w:szCs w:val="24"/>
          </w:rPr>
          <w:delText>,</w:delText>
        </w:r>
      </w:del>
      <w:r w:rsidRPr="00944672">
        <w:rPr>
          <w:rFonts w:ascii="Arial" w:hAnsi="Arial" w:cs="Arial"/>
          <w:sz w:val="24"/>
          <w:szCs w:val="24"/>
        </w:rPr>
        <w:t xml:space="preserve">“ </w:t>
      </w:r>
      <w:ins w:id="6256" w:author="Lektorat Bauer" w:date="2025-03-03T20:33:00Z" w16du:dateUtc="2025-03-03T19:33:00Z">
        <w:r w:rsidR="005378CE">
          <w:rPr>
            <w:rFonts w:ascii="Arial" w:hAnsi="Arial" w:cs="Arial"/>
            <w:sz w:val="24"/>
            <w:szCs w:val="24"/>
          </w:rPr>
          <w:t xml:space="preserve">– </w:t>
        </w:r>
      </w:ins>
      <w:del w:id="6257" w:author="Lektorat Bauer" w:date="2025-03-03T20:33:00Z" w16du:dateUtc="2025-03-03T19:33:00Z">
        <w:r w:rsidRPr="00944672" w:rsidDel="005378CE">
          <w:rPr>
            <w:rFonts w:ascii="Arial" w:hAnsi="Arial" w:cs="Arial"/>
            <w:sz w:val="24"/>
            <w:szCs w:val="24"/>
          </w:rPr>
          <w:delText>sie zögerte kurz.</w:delText>
        </w:r>
      </w:del>
      <w:ins w:id="6258" w:author="Lektorat Bauer" w:date="2025-03-03T20:33:00Z" w16du:dateUtc="2025-03-03T19:33:00Z">
        <w:r w:rsidR="005378CE">
          <w:rPr>
            <w:rFonts w:ascii="Arial" w:hAnsi="Arial" w:cs="Arial"/>
            <w:sz w:val="24"/>
            <w:szCs w:val="24"/>
          </w:rPr>
          <w:t>Sie warf</w:t>
        </w:r>
      </w:ins>
      <w:del w:id="6259" w:author="Lektorat Bauer" w:date="2025-03-03T20:34:00Z" w16du:dateUtc="2025-03-03T19:34:00Z">
        <w:r w:rsidRPr="00944672" w:rsidDel="005378CE">
          <w:rPr>
            <w:rFonts w:ascii="Arial" w:hAnsi="Arial" w:cs="Arial"/>
            <w:sz w:val="24"/>
            <w:szCs w:val="24"/>
          </w:rPr>
          <w:delText xml:space="preserve"> </w:delText>
        </w:r>
      </w:del>
      <w:ins w:id="6260" w:author="Lektorat Bauer" w:date="2025-03-03T20:33:00Z" w16du:dateUtc="2025-03-03T19:33:00Z">
        <w:r w:rsidR="005378CE">
          <w:rPr>
            <w:rFonts w:ascii="Arial" w:hAnsi="Arial" w:cs="Arial"/>
            <w:sz w:val="24"/>
            <w:szCs w:val="24"/>
          </w:rPr>
          <w:t xml:space="preserve">einen Blick in den Rückspiegel – </w:t>
        </w:r>
      </w:ins>
      <w:r w:rsidRPr="00944672">
        <w:rPr>
          <w:rFonts w:ascii="Arial" w:hAnsi="Arial" w:cs="Arial"/>
          <w:sz w:val="24"/>
          <w:szCs w:val="24"/>
        </w:rPr>
        <w:t>„</w:t>
      </w:r>
      <w:ins w:id="6261" w:author="Lektorat Bauer" w:date="2025-03-03T20:38:00Z" w16du:dateUtc="2025-03-03T19:38:00Z">
        <w:r w:rsidR="00A51C62">
          <w:rPr>
            <w:rFonts w:ascii="Arial" w:hAnsi="Arial" w:cs="Arial"/>
            <w:sz w:val="24"/>
            <w:szCs w:val="24"/>
          </w:rPr>
          <w:t>a</w:t>
        </w:r>
      </w:ins>
      <w:del w:id="6262" w:author="Lektorat Bauer" w:date="2025-03-03T20:38:00Z" w16du:dateUtc="2025-03-03T19:38:00Z">
        <w:r w:rsidRPr="00944672" w:rsidDel="00A51C62">
          <w:rPr>
            <w:rFonts w:ascii="Arial" w:hAnsi="Arial" w:cs="Arial"/>
            <w:sz w:val="24"/>
            <w:szCs w:val="24"/>
          </w:rPr>
          <w:delText>A</w:delText>
        </w:r>
      </w:del>
      <w:r w:rsidRPr="00944672">
        <w:rPr>
          <w:rFonts w:ascii="Arial" w:hAnsi="Arial" w:cs="Arial"/>
          <w:sz w:val="24"/>
          <w:szCs w:val="24"/>
        </w:rPr>
        <w:t xml:space="preserve">ktuelles Modell, schwarzmetallic.“ </w:t>
      </w:r>
      <w:del w:id="6263" w:author="Lektorat Bauer" w:date="2025-03-03T20:34:00Z" w16du:dateUtc="2025-03-03T19:34:00Z">
        <w:r w:rsidRPr="00944672" w:rsidDel="005378CE">
          <w:rPr>
            <w:rFonts w:ascii="Arial" w:hAnsi="Arial" w:cs="Arial"/>
            <w:sz w:val="24"/>
            <w:szCs w:val="24"/>
          </w:rPr>
          <w:delText xml:space="preserve">Assistierte </w:delText>
        </w:r>
        <w:r w:rsidRPr="00944672" w:rsidDel="005378CE">
          <w:rPr>
            <w:rFonts w:ascii="Arial" w:hAnsi="Arial" w:cs="Arial"/>
            <w:sz w:val="24"/>
            <w:szCs w:val="24"/>
          </w:rPr>
          <w:lastRenderedPageBreak/>
          <w:delText xml:space="preserve">Thomas, „haben Sie das mitbekommen? Ja, BMW X5, aktuelles Modell, schwarzmetallic.“ </w:delText>
        </w:r>
      </w:del>
      <w:r w:rsidRPr="00944672">
        <w:rPr>
          <w:rFonts w:ascii="Arial" w:hAnsi="Arial" w:cs="Arial"/>
          <w:sz w:val="24"/>
          <w:szCs w:val="24"/>
        </w:rPr>
        <w:t>„Festhalten!“</w:t>
      </w:r>
      <w:ins w:id="6264" w:author="Lektorat Bauer" w:date="2025-03-03T20:34:00Z" w16du:dateUtc="2025-03-03T19:34:00Z">
        <w:r w:rsidR="005378CE">
          <w:rPr>
            <w:rFonts w:ascii="Arial" w:hAnsi="Arial" w:cs="Arial"/>
            <w:sz w:val="24"/>
            <w:szCs w:val="24"/>
          </w:rPr>
          <w:t>,</w:t>
        </w:r>
      </w:ins>
      <w:r w:rsidRPr="00944672">
        <w:rPr>
          <w:rFonts w:ascii="Arial" w:hAnsi="Arial" w:cs="Arial"/>
          <w:sz w:val="24"/>
          <w:szCs w:val="24"/>
        </w:rPr>
        <w:t xml:space="preserve"> </w:t>
      </w:r>
      <w:ins w:id="6265" w:author="Lektorat Bauer" w:date="2025-03-03T20:34:00Z" w16du:dateUtc="2025-03-03T19:34:00Z">
        <w:r w:rsidR="005378CE">
          <w:rPr>
            <w:rFonts w:ascii="Arial" w:hAnsi="Arial" w:cs="Arial"/>
            <w:sz w:val="24"/>
            <w:szCs w:val="24"/>
          </w:rPr>
          <w:t>b</w:t>
        </w:r>
      </w:ins>
      <w:del w:id="6266" w:author="Lektorat Bauer" w:date="2025-03-03T20:34:00Z" w16du:dateUtc="2025-03-03T19:34:00Z">
        <w:r w:rsidRPr="00944672" w:rsidDel="005378CE">
          <w:rPr>
            <w:rFonts w:ascii="Arial" w:hAnsi="Arial" w:cs="Arial"/>
            <w:sz w:val="24"/>
            <w:szCs w:val="24"/>
          </w:rPr>
          <w:delText>B</w:delText>
        </w:r>
      </w:del>
      <w:r w:rsidRPr="00944672">
        <w:rPr>
          <w:rFonts w:ascii="Arial" w:hAnsi="Arial" w:cs="Arial"/>
          <w:sz w:val="24"/>
          <w:szCs w:val="24"/>
        </w:rPr>
        <w:t>rüllte Thomas</w:t>
      </w:r>
      <w:ins w:id="6267" w:author="Lektorat Bauer" w:date="2025-03-03T20:34:00Z" w16du:dateUtc="2025-03-03T19:34:00Z">
        <w:r w:rsidR="005378CE">
          <w:rPr>
            <w:rFonts w:ascii="Arial" w:hAnsi="Arial" w:cs="Arial"/>
            <w:sz w:val="24"/>
            <w:szCs w:val="24"/>
          </w:rPr>
          <w:t xml:space="preserve"> plötzlich.</w:t>
        </w:r>
      </w:ins>
      <w:del w:id="6268" w:author="Lektorat Bauer" w:date="2025-03-03T20:34:00Z" w16du:dateUtc="2025-03-03T19:34:00Z">
        <w:r w:rsidRPr="00944672" w:rsidDel="005378CE">
          <w:rPr>
            <w:rFonts w:ascii="Arial" w:hAnsi="Arial" w:cs="Arial"/>
            <w:sz w:val="24"/>
            <w:szCs w:val="24"/>
          </w:rPr>
          <w:delText>,</w:delText>
        </w:r>
      </w:del>
      <w:r w:rsidRPr="00944672">
        <w:rPr>
          <w:rFonts w:ascii="Arial" w:hAnsi="Arial" w:cs="Arial"/>
          <w:sz w:val="24"/>
          <w:szCs w:val="24"/>
        </w:rPr>
        <w:t xml:space="preserve"> </w:t>
      </w:r>
      <w:ins w:id="6269" w:author="Lektorat Bauer" w:date="2025-03-03T20:34:00Z" w16du:dateUtc="2025-03-03T19:34:00Z">
        <w:r w:rsidR="005378CE">
          <w:rPr>
            <w:rFonts w:ascii="Arial" w:hAnsi="Arial" w:cs="Arial"/>
            <w:sz w:val="24"/>
            <w:szCs w:val="24"/>
          </w:rPr>
          <w:t>D</w:t>
        </w:r>
      </w:ins>
      <w:del w:id="6270" w:author="Lektorat Bauer" w:date="2025-03-03T20:34:00Z" w16du:dateUtc="2025-03-03T19:34:00Z">
        <w:r w:rsidRPr="00944672" w:rsidDel="005378CE">
          <w:rPr>
            <w:rFonts w:ascii="Arial" w:hAnsi="Arial" w:cs="Arial"/>
            <w:sz w:val="24"/>
            <w:szCs w:val="24"/>
          </w:rPr>
          <w:delText>d</w:delText>
        </w:r>
      </w:del>
      <w:r w:rsidRPr="00944672">
        <w:rPr>
          <w:rFonts w:ascii="Arial" w:hAnsi="Arial" w:cs="Arial"/>
          <w:sz w:val="24"/>
          <w:szCs w:val="24"/>
        </w:rPr>
        <w:t xml:space="preserve">er BMW hatte beschleunigt und nahm </w:t>
      </w:r>
      <w:del w:id="6271" w:author="Lektorat Bauer" w:date="2025-03-03T20:34:00Z" w16du:dateUtc="2025-03-03T19:34:00Z">
        <w:r w:rsidRPr="00944672" w:rsidDel="005378CE">
          <w:rPr>
            <w:rFonts w:ascii="Arial" w:hAnsi="Arial" w:cs="Arial"/>
            <w:sz w:val="24"/>
            <w:szCs w:val="24"/>
          </w:rPr>
          <w:delText xml:space="preserve">kurz </w:delText>
        </w:r>
      </w:del>
      <w:ins w:id="6272" w:author="Lektorat Bauer" w:date="2025-03-03T20:34:00Z" w16du:dateUtc="2025-03-03T19:34:00Z">
        <w:r w:rsidR="005378CE">
          <w:rPr>
            <w:rFonts w:ascii="Arial" w:hAnsi="Arial" w:cs="Arial"/>
            <w:sz w:val="24"/>
            <w:szCs w:val="24"/>
          </w:rPr>
          <w:t>Kurs</w:t>
        </w:r>
        <w:r w:rsidR="005378CE" w:rsidRPr="00944672">
          <w:rPr>
            <w:rFonts w:ascii="Arial" w:hAnsi="Arial" w:cs="Arial"/>
            <w:sz w:val="24"/>
            <w:szCs w:val="24"/>
          </w:rPr>
          <w:t xml:space="preserve"> </w:t>
        </w:r>
      </w:ins>
      <w:r w:rsidRPr="00944672">
        <w:rPr>
          <w:rFonts w:ascii="Arial" w:hAnsi="Arial" w:cs="Arial"/>
          <w:sz w:val="24"/>
          <w:szCs w:val="24"/>
        </w:rPr>
        <w:t>auf Thomas</w:t>
      </w:r>
      <w:del w:id="6273" w:author="Lektorat Bauer" w:date="2025-03-03T20:34:00Z" w16du:dateUtc="2025-03-03T19:34:00Z">
        <w:r w:rsidRPr="00944672" w:rsidDel="005378CE">
          <w:rPr>
            <w:rFonts w:ascii="Arial" w:hAnsi="Arial" w:cs="Arial"/>
            <w:sz w:val="24"/>
            <w:szCs w:val="24"/>
          </w:rPr>
          <w:delText>´</w:delText>
        </w:r>
      </w:del>
      <w:ins w:id="6274" w:author="Lektorat Bauer" w:date="2025-03-03T20:34:00Z" w16du:dateUtc="2025-03-03T19:34:00Z">
        <w:r w:rsidR="005378CE">
          <w:rPr>
            <w:rFonts w:ascii="Arial" w:hAnsi="Arial" w:cs="Arial"/>
            <w:sz w:val="24"/>
            <w:szCs w:val="24"/>
          </w:rPr>
          <w:t>’</w:t>
        </w:r>
      </w:ins>
      <w:r w:rsidRPr="00944672">
        <w:rPr>
          <w:rFonts w:ascii="Arial" w:hAnsi="Arial" w:cs="Arial"/>
          <w:sz w:val="24"/>
          <w:szCs w:val="24"/>
        </w:rPr>
        <w:t xml:space="preserve"> Wagen. </w:t>
      </w:r>
      <w:del w:id="6275" w:author="Lektorat Bauer" w:date="2025-03-03T20:34:00Z" w16du:dateUtc="2025-03-03T19:34:00Z">
        <w:r w:rsidRPr="00944672" w:rsidDel="005378CE">
          <w:rPr>
            <w:rFonts w:ascii="Arial" w:hAnsi="Arial" w:cs="Arial"/>
            <w:sz w:val="24"/>
            <w:szCs w:val="24"/>
          </w:rPr>
          <w:delText xml:space="preserve">Sie waren kurz vor der Abfahrt von De Lichtmis. </w:delText>
        </w:r>
      </w:del>
      <w:r w:rsidRPr="00944672">
        <w:rPr>
          <w:rFonts w:ascii="Arial" w:hAnsi="Arial" w:cs="Arial"/>
          <w:sz w:val="24"/>
          <w:szCs w:val="24"/>
        </w:rPr>
        <w:t xml:space="preserve">Anique stellte das Telefon auf Lautsprecher, so </w:t>
      </w:r>
      <w:del w:id="6276" w:author="Lektorat Bauer" w:date="2025-03-03T20:38:00Z" w16du:dateUtc="2025-03-03T19:38:00Z">
        <w:r w:rsidRPr="00944672" w:rsidDel="00A51C62">
          <w:rPr>
            <w:rFonts w:ascii="Arial" w:hAnsi="Arial" w:cs="Arial"/>
            <w:sz w:val="24"/>
            <w:szCs w:val="24"/>
          </w:rPr>
          <w:delText>das</w:delText>
        </w:r>
      </w:del>
      <w:ins w:id="6277" w:author="Lektorat Bauer" w:date="2025-03-03T20:38:00Z" w16du:dateUtc="2025-03-03T19:38:00Z">
        <w:r w:rsidR="00A51C62" w:rsidRPr="00944672">
          <w:rPr>
            <w:rFonts w:ascii="Arial" w:hAnsi="Arial" w:cs="Arial"/>
            <w:sz w:val="24"/>
            <w:szCs w:val="24"/>
          </w:rPr>
          <w:t>dass</w:t>
        </w:r>
      </w:ins>
      <w:r w:rsidRPr="00944672">
        <w:rPr>
          <w:rFonts w:ascii="Arial" w:hAnsi="Arial" w:cs="Arial"/>
          <w:sz w:val="24"/>
          <w:szCs w:val="24"/>
        </w:rPr>
        <w:t xml:space="preserve"> der AIVD mithören konnte.</w:t>
      </w:r>
    </w:p>
    <w:p w14:paraId="1728A541" w14:textId="41261DC1"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Aus dem Lautsprecher kam eine Stimme: „Ich sehe Sie. Fahren Sie rechts ab. Dann wieder rechts. Bis Balkbrug. Vor dem Ortseingang ist ein Hotel. Auf den Parkplatz. Hinter den </w:t>
      </w:r>
      <w:del w:id="6278" w:author="Lektorat Bauer" w:date="2025-03-03T20:38:00Z" w16du:dateUtc="2025-03-03T19:38:00Z">
        <w:r w:rsidRPr="00944672" w:rsidDel="00A51C62">
          <w:rPr>
            <w:rFonts w:ascii="Arial" w:hAnsi="Arial" w:cs="Arial"/>
            <w:sz w:val="24"/>
            <w:szCs w:val="24"/>
          </w:rPr>
          <w:delText>LKW</w:delText>
        </w:r>
      </w:del>
      <w:ins w:id="6279" w:author="Lektorat Bauer" w:date="2025-03-03T20:38:00Z" w16du:dateUtc="2025-03-03T19:38:00Z">
        <w:r w:rsidR="00A51C62" w:rsidRPr="00944672">
          <w:rPr>
            <w:rFonts w:ascii="Arial" w:hAnsi="Arial" w:cs="Arial"/>
            <w:sz w:val="24"/>
            <w:szCs w:val="24"/>
          </w:rPr>
          <w:t>L</w:t>
        </w:r>
        <w:r w:rsidR="00A51C62">
          <w:rPr>
            <w:rFonts w:ascii="Arial" w:hAnsi="Arial" w:cs="Arial"/>
            <w:sz w:val="24"/>
            <w:szCs w:val="24"/>
          </w:rPr>
          <w:t>kw</w:t>
        </w:r>
      </w:ins>
      <w:r w:rsidRPr="00944672">
        <w:rPr>
          <w:rFonts w:ascii="Arial" w:hAnsi="Arial" w:cs="Arial"/>
          <w:sz w:val="24"/>
          <w:szCs w:val="24"/>
        </w:rPr>
        <w:t xml:space="preserve">!“ </w:t>
      </w:r>
    </w:p>
    <w:p w14:paraId="0D5871AD" w14:textId="03C8DB28"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„Verstanden! Scheiße!“</w:t>
      </w:r>
      <w:ins w:id="6280" w:author="Lektorat Bauer" w:date="2025-03-03T20:38:00Z" w16du:dateUtc="2025-03-03T19:38:00Z">
        <w:r w:rsidR="00A51C62">
          <w:rPr>
            <w:rFonts w:ascii="Arial" w:hAnsi="Arial" w:cs="Arial"/>
            <w:sz w:val="24"/>
            <w:szCs w:val="24"/>
          </w:rPr>
          <w:t>,</w:t>
        </w:r>
      </w:ins>
      <w:r w:rsidRPr="00944672">
        <w:rPr>
          <w:rFonts w:ascii="Arial" w:hAnsi="Arial" w:cs="Arial"/>
          <w:sz w:val="24"/>
          <w:szCs w:val="24"/>
        </w:rPr>
        <w:t xml:space="preserve"> </w:t>
      </w:r>
      <w:ins w:id="6281" w:author="Lektorat Bauer" w:date="2025-03-03T20:38:00Z" w16du:dateUtc="2025-03-03T19:38:00Z">
        <w:r w:rsidR="00A51C62">
          <w:rPr>
            <w:rFonts w:ascii="Arial" w:hAnsi="Arial" w:cs="Arial"/>
            <w:sz w:val="24"/>
            <w:szCs w:val="24"/>
          </w:rPr>
          <w:t>r</w:t>
        </w:r>
      </w:ins>
      <w:del w:id="6282" w:author="Lektorat Bauer" w:date="2025-03-03T20:38:00Z" w16du:dateUtc="2025-03-03T19:38:00Z">
        <w:r w:rsidRPr="00944672" w:rsidDel="00A51C62">
          <w:rPr>
            <w:rFonts w:ascii="Arial" w:hAnsi="Arial" w:cs="Arial"/>
            <w:sz w:val="24"/>
            <w:szCs w:val="24"/>
          </w:rPr>
          <w:delText>R</w:delText>
        </w:r>
      </w:del>
      <w:r w:rsidRPr="00944672">
        <w:rPr>
          <w:rFonts w:ascii="Arial" w:hAnsi="Arial" w:cs="Arial"/>
          <w:sz w:val="24"/>
          <w:szCs w:val="24"/>
        </w:rPr>
        <w:t xml:space="preserve">ief Thomas und </w:t>
      </w:r>
      <w:del w:id="6283" w:author="Lektorat Bauer" w:date="2025-03-03T20:38:00Z" w16du:dateUtc="2025-03-03T19:38:00Z">
        <w:r w:rsidRPr="00944672" w:rsidDel="00A51C62">
          <w:rPr>
            <w:rFonts w:ascii="Arial" w:hAnsi="Arial" w:cs="Arial"/>
            <w:sz w:val="24"/>
            <w:szCs w:val="24"/>
          </w:rPr>
          <w:delText>bremste den Wagen ab</w:delText>
        </w:r>
      </w:del>
      <w:ins w:id="6284" w:author="Lektorat Bauer" w:date="2025-03-03T20:38:00Z" w16du:dateUtc="2025-03-03T19:38:00Z">
        <w:r w:rsidR="00A51C62">
          <w:rPr>
            <w:rFonts w:ascii="Arial" w:hAnsi="Arial" w:cs="Arial"/>
            <w:sz w:val="24"/>
            <w:szCs w:val="24"/>
          </w:rPr>
          <w:t>trat auf die Bremse</w:t>
        </w:r>
      </w:ins>
      <w:r w:rsidRPr="00944672">
        <w:rPr>
          <w:rFonts w:ascii="Arial" w:hAnsi="Arial" w:cs="Arial"/>
          <w:sz w:val="24"/>
          <w:szCs w:val="24"/>
        </w:rPr>
        <w:t>. „Der BMW hat uns geschnitten</w:t>
      </w:r>
      <w:del w:id="6285" w:author="Lektorat Bauer" w:date="2025-03-03T20:38:00Z" w16du:dateUtc="2025-03-03T19:38:00Z">
        <w:r w:rsidRPr="00944672" w:rsidDel="00A51C62">
          <w:rPr>
            <w:rFonts w:ascii="Arial" w:hAnsi="Arial" w:cs="Arial"/>
            <w:sz w:val="24"/>
            <w:szCs w:val="24"/>
          </w:rPr>
          <w:delText>.</w:delText>
        </w:r>
      </w:del>
      <w:r w:rsidRPr="00944672">
        <w:rPr>
          <w:rFonts w:ascii="Arial" w:hAnsi="Arial" w:cs="Arial"/>
          <w:sz w:val="24"/>
          <w:szCs w:val="24"/>
        </w:rPr>
        <w:t>“</w:t>
      </w:r>
      <w:ins w:id="6286" w:author="Lektorat Bauer" w:date="2025-03-03T20:38:00Z" w16du:dateUtc="2025-03-03T19:38:00Z">
        <w:r w:rsidR="00A51C62">
          <w:rPr>
            <w:rFonts w:ascii="Arial" w:hAnsi="Arial" w:cs="Arial"/>
            <w:sz w:val="24"/>
            <w:szCs w:val="24"/>
          </w:rPr>
          <w:t>,</w:t>
        </w:r>
      </w:ins>
      <w:r w:rsidRPr="00944672">
        <w:rPr>
          <w:rFonts w:ascii="Arial" w:hAnsi="Arial" w:cs="Arial"/>
          <w:sz w:val="24"/>
          <w:szCs w:val="24"/>
        </w:rPr>
        <w:t xml:space="preserve"> </w:t>
      </w:r>
      <w:ins w:id="6287" w:author="Lektorat Bauer" w:date="2025-03-03T20:38:00Z" w16du:dateUtc="2025-03-03T19:38:00Z">
        <w:r w:rsidR="00A51C62">
          <w:rPr>
            <w:rFonts w:ascii="Arial" w:hAnsi="Arial" w:cs="Arial"/>
            <w:sz w:val="24"/>
            <w:szCs w:val="24"/>
          </w:rPr>
          <w:t>s</w:t>
        </w:r>
      </w:ins>
      <w:del w:id="6288" w:author="Lektorat Bauer" w:date="2025-03-03T20:38:00Z" w16du:dateUtc="2025-03-03T19:38:00Z">
        <w:r w:rsidRPr="00944672" w:rsidDel="00A51C62">
          <w:rPr>
            <w:rFonts w:ascii="Arial" w:hAnsi="Arial" w:cs="Arial"/>
            <w:sz w:val="24"/>
            <w:szCs w:val="24"/>
          </w:rPr>
          <w:delText>S</w:delText>
        </w:r>
      </w:del>
      <w:r w:rsidRPr="00944672">
        <w:rPr>
          <w:rFonts w:ascii="Arial" w:hAnsi="Arial" w:cs="Arial"/>
          <w:sz w:val="24"/>
          <w:szCs w:val="24"/>
        </w:rPr>
        <w:t>agte Anique</w:t>
      </w:r>
      <w:del w:id="6289" w:author="Lektorat Bauer" w:date="2025-03-03T20:39:00Z" w16du:dateUtc="2025-03-03T19:39:00Z">
        <w:r w:rsidRPr="00944672" w:rsidDel="00A51C62">
          <w:rPr>
            <w:rFonts w:ascii="Arial" w:hAnsi="Arial" w:cs="Arial"/>
            <w:sz w:val="24"/>
            <w:szCs w:val="24"/>
          </w:rPr>
          <w:delText>, in völlig ruhigem Ton</w:delText>
        </w:r>
      </w:del>
      <w:ins w:id="6290" w:author="Lektorat Bauer" w:date="2025-03-03T20:39:00Z" w16du:dateUtc="2025-03-03T19:39:00Z">
        <w:r w:rsidR="00A51C62">
          <w:rPr>
            <w:rFonts w:ascii="Arial" w:hAnsi="Arial" w:cs="Arial"/>
            <w:sz w:val="24"/>
            <w:szCs w:val="24"/>
          </w:rPr>
          <w:t xml:space="preserve"> ruhig</w:t>
        </w:r>
      </w:ins>
      <w:r w:rsidRPr="00944672">
        <w:rPr>
          <w:rFonts w:ascii="Arial" w:hAnsi="Arial" w:cs="Arial"/>
          <w:sz w:val="24"/>
          <w:szCs w:val="24"/>
        </w:rPr>
        <w:t xml:space="preserve">. Sie stand eindeutig unter Schock. „Die wollten verhindern, dass wir abfahren. Sind aber jetzt runter.“ </w:t>
      </w:r>
      <w:commentRangeStart w:id="6291"/>
      <w:r w:rsidRPr="00944672">
        <w:rPr>
          <w:rFonts w:ascii="Arial" w:hAnsi="Arial" w:cs="Arial"/>
          <w:sz w:val="24"/>
          <w:szCs w:val="24"/>
        </w:rPr>
        <w:t xml:space="preserve">Ein lauter Knall ertönte, </w:t>
      </w:r>
      <w:commentRangeEnd w:id="6291"/>
      <w:r w:rsidR="00A51C62">
        <w:rPr>
          <w:rStyle w:val="Kommentarzeichen"/>
        </w:rPr>
        <w:commentReference w:id="6291"/>
      </w:r>
      <w:r w:rsidRPr="00944672">
        <w:rPr>
          <w:rFonts w:ascii="Arial" w:hAnsi="Arial" w:cs="Arial"/>
          <w:sz w:val="24"/>
          <w:szCs w:val="24"/>
        </w:rPr>
        <w:t xml:space="preserve">als der Land Rover hinten auf das Auto auffuhr. „Die haben uns gerammt.“ Thomas gab Vollgas und raste auf die N377, der Land Rover folgte ihm. Nach knapp einem Kilometer kam eine Abfahrt. Der Land Rover nutze die Chance, </w:t>
      </w:r>
      <w:del w:id="6292" w:author="Lektorat Bauer" w:date="2025-03-03T20:40:00Z" w16du:dateUtc="2025-03-03T19:40:00Z">
        <w:r w:rsidRPr="00944672" w:rsidDel="00A51C62">
          <w:rPr>
            <w:rFonts w:ascii="Arial" w:hAnsi="Arial" w:cs="Arial"/>
            <w:sz w:val="24"/>
            <w:szCs w:val="24"/>
          </w:rPr>
          <w:delText xml:space="preserve">er </w:delText>
        </w:r>
      </w:del>
      <w:r w:rsidRPr="00944672">
        <w:rPr>
          <w:rFonts w:ascii="Arial" w:hAnsi="Arial" w:cs="Arial"/>
          <w:sz w:val="24"/>
          <w:szCs w:val="24"/>
        </w:rPr>
        <w:t xml:space="preserve">überholte, und schnitt Thomas so, </w:t>
      </w:r>
      <w:del w:id="6293" w:author="Lektorat Bauer" w:date="2025-03-03T20:40:00Z" w16du:dateUtc="2025-03-03T19:40:00Z">
        <w:r w:rsidRPr="00944672" w:rsidDel="00A51C62">
          <w:rPr>
            <w:rFonts w:ascii="Arial" w:hAnsi="Arial" w:cs="Arial"/>
            <w:sz w:val="24"/>
            <w:szCs w:val="24"/>
          </w:rPr>
          <w:delText>das</w:delText>
        </w:r>
      </w:del>
      <w:ins w:id="6294" w:author="Lektorat Bauer" w:date="2025-03-03T20:40:00Z" w16du:dateUtc="2025-03-03T19:40:00Z">
        <w:r w:rsidR="00A51C62" w:rsidRPr="00944672">
          <w:rPr>
            <w:rFonts w:ascii="Arial" w:hAnsi="Arial" w:cs="Arial"/>
            <w:sz w:val="24"/>
            <w:szCs w:val="24"/>
          </w:rPr>
          <w:t>dass</w:t>
        </w:r>
      </w:ins>
      <w:r w:rsidRPr="00944672">
        <w:rPr>
          <w:rFonts w:ascii="Arial" w:hAnsi="Arial" w:cs="Arial"/>
          <w:sz w:val="24"/>
          <w:szCs w:val="24"/>
        </w:rPr>
        <w:t xml:space="preserve"> das Auto ins Schlingern kam. Dann </w:t>
      </w:r>
      <w:del w:id="6295" w:author="Lektorat Bauer" w:date="2025-03-03T20:40:00Z" w16du:dateUtc="2025-03-03T19:40:00Z">
        <w:r w:rsidRPr="00944672" w:rsidDel="00A51C62">
          <w:rPr>
            <w:rFonts w:ascii="Arial" w:hAnsi="Arial" w:cs="Arial"/>
            <w:sz w:val="24"/>
            <w:szCs w:val="24"/>
          </w:rPr>
          <w:delText xml:space="preserve">rumste </w:delText>
        </w:r>
      </w:del>
      <w:ins w:id="6296" w:author="Lektorat Bauer" w:date="2025-03-03T20:40:00Z" w16du:dateUtc="2025-03-03T19:40:00Z">
        <w:r w:rsidR="00A51C62">
          <w:rPr>
            <w:rFonts w:ascii="Arial" w:hAnsi="Arial" w:cs="Arial"/>
            <w:sz w:val="24"/>
            <w:szCs w:val="24"/>
          </w:rPr>
          <w:t>krachte</w:t>
        </w:r>
        <w:r w:rsidR="00A51C62" w:rsidRPr="00944672">
          <w:rPr>
            <w:rFonts w:ascii="Arial" w:hAnsi="Arial" w:cs="Arial"/>
            <w:sz w:val="24"/>
            <w:szCs w:val="24"/>
          </w:rPr>
          <w:t xml:space="preserve"> </w:t>
        </w:r>
      </w:ins>
      <w:r w:rsidRPr="00944672">
        <w:rPr>
          <w:rFonts w:ascii="Arial" w:hAnsi="Arial" w:cs="Arial"/>
          <w:sz w:val="24"/>
          <w:szCs w:val="24"/>
        </w:rPr>
        <w:t xml:space="preserve">es erneut. Thomas hörte Aniques Stimme sagen: „Der Land Rover hat uns geschnitten und vorne rechts getroffen, der BMW ist von hinten auf uns aufgefahren.“ </w:t>
      </w:r>
    </w:p>
    <w:p w14:paraId="150DC321" w14:textId="0C78EE18"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del w:id="6297" w:author="Lektorat Bauer" w:date="2025-03-03T20:40:00Z" w16du:dateUtc="2025-03-03T19:40:00Z">
        <w:r w:rsidRPr="00944672" w:rsidDel="00A51C62">
          <w:rPr>
            <w:rFonts w:ascii="Arial" w:hAnsi="Arial" w:cs="Arial"/>
            <w:sz w:val="24"/>
            <w:szCs w:val="24"/>
          </w:rPr>
          <w:delText xml:space="preserve">Er </w:delText>
        </w:r>
      </w:del>
      <w:ins w:id="6298" w:author="Lektorat Bauer" w:date="2025-03-03T20:40:00Z" w16du:dateUtc="2025-03-03T19:40:00Z">
        <w:r w:rsidR="00A51C62">
          <w:rPr>
            <w:rFonts w:ascii="Arial" w:hAnsi="Arial" w:cs="Arial"/>
            <w:sz w:val="24"/>
            <w:szCs w:val="24"/>
          </w:rPr>
          <w:t>Ein</w:t>
        </w:r>
        <w:r w:rsidR="00A51C62" w:rsidRPr="00944672">
          <w:rPr>
            <w:rFonts w:ascii="Arial" w:hAnsi="Arial" w:cs="Arial"/>
            <w:sz w:val="24"/>
            <w:szCs w:val="24"/>
          </w:rPr>
          <w:t xml:space="preserve"> </w:t>
        </w:r>
      </w:ins>
      <w:del w:id="6299" w:author="Lektorat Bauer" w:date="2025-03-03T20:40:00Z" w16du:dateUtc="2025-03-03T19:40:00Z">
        <w:r w:rsidRPr="00944672" w:rsidDel="00A51C62">
          <w:rPr>
            <w:rFonts w:ascii="Arial" w:hAnsi="Arial" w:cs="Arial"/>
            <w:sz w:val="24"/>
            <w:szCs w:val="24"/>
          </w:rPr>
          <w:delText xml:space="preserve">erneuter </w:delText>
        </w:r>
      </w:del>
      <w:ins w:id="6300" w:author="Lektorat Bauer" w:date="2025-03-03T20:40:00Z" w16du:dateUtc="2025-03-03T19:40:00Z">
        <w:r w:rsidR="00A51C62">
          <w:rPr>
            <w:rFonts w:ascii="Arial" w:hAnsi="Arial" w:cs="Arial"/>
            <w:sz w:val="24"/>
            <w:szCs w:val="24"/>
          </w:rPr>
          <w:t>weiterer</w:t>
        </w:r>
        <w:r w:rsidR="00A51C62" w:rsidRPr="00944672">
          <w:rPr>
            <w:rFonts w:ascii="Arial" w:hAnsi="Arial" w:cs="Arial"/>
            <w:sz w:val="24"/>
            <w:szCs w:val="24"/>
          </w:rPr>
          <w:t xml:space="preserve"> </w:t>
        </w:r>
      </w:ins>
      <w:del w:id="6301" w:author="Lektorat Bauer" w:date="2025-03-03T20:40:00Z" w16du:dateUtc="2025-03-03T19:40:00Z">
        <w:r w:rsidRPr="00944672" w:rsidDel="00A51C62">
          <w:rPr>
            <w:rFonts w:ascii="Arial" w:hAnsi="Arial" w:cs="Arial"/>
            <w:sz w:val="24"/>
            <w:szCs w:val="24"/>
          </w:rPr>
          <w:delText>Rums</w:delText>
        </w:r>
      </w:del>
      <w:ins w:id="6302" w:author="Lektorat Bauer" w:date="2025-03-03T20:40:00Z" w16du:dateUtc="2025-03-03T19:40:00Z">
        <w:r w:rsidR="00A51C62">
          <w:rPr>
            <w:rFonts w:ascii="Arial" w:hAnsi="Arial" w:cs="Arial"/>
            <w:sz w:val="24"/>
            <w:szCs w:val="24"/>
          </w:rPr>
          <w:t>Schlag</w:t>
        </w:r>
      </w:ins>
      <w:del w:id="6303" w:author="Lektorat Bauer" w:date="2025-03-03T20:40:00Z" w16du:dateUtc="2025-03-03T19:40:00Z">
        <w:r w:rsidRPr="00944672" w:rsidDel="00A51C62">
          <w:rPr>
            <w:rFonts w:ascii="Arial" w:hAnsi="Arial" w:cs="Arial"/>
            <w:sz w:val="24"/>
            <w:szCs w:val="24"/>
          </w:rPr>
          <w:delText>,</w:delText>
        </w:r>
      </w:del>
      <w:ins w:id="6304" w:author="Lektorat Bauer" w:date="2025-03-03T20:40:00Z" w16du:dateUtc="2025-03-03T19:40:00Z">
        <w:r w:rsidR="00A51C62">
          <w:rPr>
            <w:rFonts w:ascii="Arial" w:hAnsi="Arial" w:cs="Arial"/>
            <w:sz w:val="24"/>
            <w:szCs w:val="24"/>
          </w:rPr>
          <w:t>.</w:t>
        </w:r>
      </w:ins>
      <w:r w:rsidRPr="00944672">
        <w:rPr>
          <w:rFonts w:ascii="Arial" w:hAnsi="Arial" w:cs="Arial"/>
          <w:sz w:val="24"/>
          <w:szCs w:val="24"/>
        </w:rPr>
        <w:t xml:space="preserve"> Thomas hörte Anique schreien, als der Wagen plötzlich die Bodenhaftung verlor und abhob.</w:t>
      </w:r>
    </w:p>
    <w:p w14:paraId="4C039531"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Ein lauter metallischer Knall, Glas splitterte. Dann war es still und dunkel.</w:t>
      </w:r>
    </w:p>
    <w:p w14:paraId="407F483A"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6E02A139"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75F004D6"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13F66CC6"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p>
    <w:p w14:paraId="6FB7921D" w14:textId="2B063440" w:rsidR="00944672" w:rsidRPr="00944672" w:rsidRDefault="00944672" w:rsidP="00623B68">
      <w:pPr>
        <w:keepNext/>
        <w:keepLines/>
        <w:pageBreakBefore/>
        <w:numPr>
          <w:ilvl w:val="0"/>
          <w:numId w:val="1"/>
        </w:numPr>
        <w:suppressAutoHyphens/>
        <w:autoSpaceDE w:val="0"/>
        <w:autoSpaceDN w:val="0"/>
        <w:adjustRightInd w:val="0"/>
        <w:spacing w:before="744" w:after="120" w:line="360" w:lineRule="auto"/>
        <w:jc w:val="center"/>
        <w:outlineLvl w:val="0"/>
        <w:rPr>
          <w:rFonts w:ascii="Arial" w:hAnsi="Arial" w:cs="Arial"/>
          <w:b/>
          <w:bCs/>
          <w:sz w:val="24"/>
          <w:szCs w:val="24"/>
        </w:rPr>
      </w:pPr>
      <w:r w:rsidRPr="00944672">
        <w:rPr>
          <w:rFonts w:ascii="Arial" w:hAnsi="Arial" w:cs="Arial"/>
          <w:b/>
          <w:bCs/>
          <w:sz w:val="24"/>
          <w:szCs w:val="24"/>
        </w:rPr>
        <w:lastRenderedPageBreak/>
        <w:br/>
        <w:t>‚Den Schatten in Bewegung bringen</w:t>
      </w:r>
      <w:del w:id="6305" w:author="Lektorat Bauer" w:date="2025-03-03T20:41:00Z" w16du:dateUtc="2025-03-03T19:41:00Z">
        <w:r w:rsidRPr="00944672" w:rsidDel="00A51C62">
          <w:rPr>
            <w:rFonts w:ascii="Arial" w:hAnsi="Arial" w:cs="Arial"/>
            <w:b/>
            <w:bCs/>
            <w:sz w:val="24"/>
            <w:szCs w:val="24"/>
          </w:rPr>
          <w:delText>‘</w:delText>
        </w:r>
      </w:del>
      <w:r w:rsidRPr="00944672">
        <w:rPr>
          <w:rFonts w:ascii="Arial" w:hAnsi="Arial" w:cs="Arial"/>
          <w:b/>
          <w:bCs/>
          <w:sz w:val="24"/>
          <w:szCs w:val="24"/>
        </w:rPr>
        <w:t xml:space="preserve"> musst Du dann, wenn Du die Absichten deines Gegners nicht zu durchschauen vermagst.</w:t>
      </w:r>
      <w:ins w:id="6306" w:author="Lektorat Bauer" w:date="2025-03-03T20:41:00Z" w16du:dateUtc="2025-03-03T19:41:00Z">
        <w:r w:rsidR="00A51C62">
          <w:rPr>
            <w:rFonts w:ascii="Arial" w:hAnsi="Arial" w:cs="Arial"/>
            <w:b/>
            <w:bCs/>
            <w:sz w:val="24"/>
            <w:szCs w:val="24"/>
          </w:rPr>
          <w:t>‘</w:t>
        </w:r>
      </w:ins>
      <w:r w:rsidRPr="00944672">
        <w:rPr>
          <w:rFonts w:ascii="Arial" w:hAnsi="Arial" w:cs="Arial"/>
          <w:b/>
          <w:bCs/>
          <w:sz w:val="24"/>
          <w:szCs w:val="24"/>
        </w:rPr>
        <w:t xml:space="preserve"> </w:t>
      </w:r>
      <w:r w:rsidRPr="00944672">
        <w:rPr>
          <w:rFonts w:ascii="Arial" w:hAnsi="Arial" w:cs="Arial"/>
          <w:b/>
          <w:bCs/>
          <w:sz w:val="24"/>
          <w:szCs w:val="24"/>
        </w:rPr>
        <w:br/>
        <w:t>(Miamoto Musashi, Das Buch der fünf Ringe)</w:t>
      </w:r>
    </w:p>
    <w:p w14:paraId="706D467D"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commentRangeStart w:id="6307"/>
      <w:commentRangeEnd w:id="6307"/>
      <w:r w:rsidRPr="00944672">
        <w:rPr>
          <w:rFonts w:ascii="Arial" w:hAnsi="Arial" w:cs="Arial"/>
          <w:sz w:val="24"/>
          <w:szCs w:val="24"/>
        </w:rPr>
        <w:commentReference w:id="6307"/>
      </w:r>
      <w:r w:rsidRPr="00944672">
        <w:rPr>
          <w:rFonts w:ascii="Arial" w:hAnsi="Arial" w:cs="Arial"/>
          <w:b/>
          <w:bCs/>
          <w:sz w:val="24"/>
          <w:szCs w:val="24"/>
        </w:rPr>
        <w:t>&gt;&gt;&gt; Isala Klink, Zwolle, Samstag, 19. April 2014 &lt;&lt;&lt;</w:t>
      </w:r>
    </w:p>
    <w:p w14:paraId="2B360F3D"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Irgendetwas piepte. </w:t>
      </w:r>
    </w:p>
    <w:p w14:paraId="53F36B4E"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War da ein Licht?</w:t>
      </w:r>
    </w:p>
    <w:p w14:paraId="3C686880" w14:textId="0DC1EB48"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„Ah, Gut!</w:t>
      </w:r>
      <w:del w:id="6308" w:author="Lektorat Bauer" w:date="2025-03-03T20:41:00Z" w16du:dateUtc="2025-03-03T19:41:00Z">
        <w:r w:rsidRPr="00944672" w:rsidDel="00A51C62">
          <w:rPr>
            <w:rFonts w:ascii="Arial" w:hAnsi="Arial" w:cs="Arial"/>
            <w:sz w:val="24"/>
            <w:szCs w:val="24"/>
          </w:rPr>
          <w:delText>.</w:delText>
        </w:r>
      </w:del>
      <w:r w:rsidRPr="00944672">
        <w:rPr>
          <w:rFonts w:ascii="Arial" w:hAnsi="Arial" w:cs="Arial"/>
          <w:sz w:val="24"/>
          <w:szCs w:val="24"/>
        </w:rPr>
        <w:t xml:space="preserve"> Sie sind wach!“ – Was war das für eine Stimme?</w:t>
      </w:r>
    </w:p>
    <w:p w14:paraId="0C7DD630"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„Wo?“ – „In der Isala Klinik in Zwolle. Intensivstation.“</w:t>
      </w:r>
    </w:p>
    <w:p w14:paraId="528EA130" w14:textId="70C5352E"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„Wie lange?“ – „Ungefähr 13 Stunden waren Sie ohne </w:t>
      </w:r>
      <w:del w:id="6309" w:author="Lektorat Bauer" w:date="2025-03-03T20:41:00Z" w16du:dateUtc="2025-03-03T19:41:00Z">
        <w:r w:rsidRPr="00944672" w:rsidDel="00A51C62">
          <w:rPr>
            <w:rFonts w:ascii="Arial" w:hAnsi="Arial" w:cs="Arial"/>
            <w:sz w:val="24"/>
            <w:szCs w:val="24"/>
          </w:rPr>
          <w:delText>Bewußtsein</w:delText>
        </w:r>
      </w:del>
      <w:ins w:id="6310" w:author="Lektorat Bauer" w:date="2025-03-03T20:41:00Z" w16du:dateUtc="2025-03-03T19:41:00Z">
        <w:r w:rsidR="00A51C62" w:rsidRPr="00944672">
          <w:rPr>
            <w:rFonts w:ascii="Arial" w:hAnsi="Arial" w:cs="Arial"/>
            <w:sz w:val="24"/>
            <w:szCs w:val="24"/>
          </w:rPr>
          <w:t>Bewusstsein</w:t>
        </w:r>
      </w:ins>
      <w:r w:rsidRPr="00944672">
        <w:rPr>
          <w:rFonts w:ascii="Arial" w:hAnsi="Arial" w:cs="Arial"/>
          <w:sz w:val="24"/>
          <w:szCs w:val="24"/>
        </w:rPr>
        <w:t>. Es ist 08:23 Uhr am Samstag</w:t>
      </w:r>
      <w:ins w:id="6311" w:author="Lektorat Bauer" w:date="2025-03-03T20:41:00Z" w16du:dateUtc="2025-03-03T19:41:00Z">
        <w:r w:rsidR="00A51C62">
          <w:rPr>
            <w:rFonts w:ascii="Arial" w:hAnsi="Arial" w:cs="Arial"/>
            <w:sz w:val="24"/>
            <w:szCs w:val="24"/>
          </w:rPr>
          <w:t>,</w:t>
        </w:r>
      </w:ins>
      <w:r w:rsidRPr="00944672">
        <w:rPr>
          <w:rFonts w:ascii="Arial" w:hAnsi="Arial" w:cs="Arial"/>
          <w:sz w:val="24"/>
          <w:szCs w:val="24"/>
        </w:rPr>
        <w:t xml:space="preserve"> den 19. April 2014.“</w:t>
      </w:r>
    </w:p>
    <w:p w14:paraId="44CA9FA7" w14:textId="2071EADB"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„Und</w:t>
      </w:r>
      <w:ins w:id="6312" w:author="Lektorat Bauer" w:date="2025-03-03T20:41:00Z" w16du:dateUtc="2025-03-03T19:41:00Z">
        <w:r w:rsidR="00A51C62">
          <w:rPr>
            <w:rFonts w:ascii="Arial" w:hAnsi="Arial" w:cs="Arial"/>
            <w:sz w:val="24"/>
            <w:szCs w:val="24"/>
          </w:rPr>
          <w:t xml:space="preserve"> …</w:t>
        </w:r>
      </w:ins>
      <w:del w:id="6313" w:author="Lektorat Bauer" w:date="2025-03-03T20:41:00Z" w16du:dateUtc="2025-03-03T19:41:00Z">
        <w:r w:rsidRPr="00944672" w:rsidDel="00A51C62">
          <w:rPr>
            <w:rFonts w:ascii="Arial" w:hAnsi="Arial" w:cs="Arial"/>
            <w:sz w:val="24"/>
            <w:szCs w:val="24"/>
          </w:rPr>
          <w:delText>..</w:delText>
        </w:r>
      </w:del>
      <w:r w:rsidRPr="00944672">
        <w:rPr>
          <w:rFonts w:ascii="Arial" w:hAnsi="Arial" w:cs="Arial"/>
          <w:sz w:val="24"/>
          <w:szCs w:val="24"/>
        </w:rPr>
        <w:t xml:space="preserve">?“ – „Er liegt im Nebenzimmer, noch ohne </w:t>
      </w:r>
      <w:del w:id="6314" w:author="Lektorat Bauer" w:date="2025-03-03T20:41:00Z" w16du:dateUtc="2025-03-03T19:41:00Z">
        <w:r w:rsidRPr="00944672" w:rsidDel="00A51C62">
          <w:rPr>
            <w:rFonts w:ascii="Arial" w:hAnsi="Arial" w:cs="Arial"/>
            <w:sz w:val="24"/>
            <w:szCs w:val="24"/>
          </w:rPr>
          <w:delText>Bewußtsein</w:delText>
        </w:r>
      </w:del>
      <w:ins w:id="6315" w:author="Lektorat Bauer" w:date="2025-03-03T20:41:00Z" w16du:dateUtc="2025-03-03T19:41:00Z">
        <w:r w:rsidR="00A51C62" w:rsidRPr="00944672">
          <w:rPr>
            <w:rFonts w:ascii="Arial" w:hAnsi="Arial" w:cs="Arial"/>
            <w:sz w:val="24"/>
            <w:szCs w:val="24"/>
          </w:rPr>
          <w:t>Bewusstsein</w:t>
        </w:r>
      </w:ins>
      <w:r w:rsidRPr="00944672">
        <w:rPr>
          <w:rFonts w:ascii="Arial" w:hAnsi="Arial" w:cs="Arial"/>
          <w:sz w:val="24"/>
          <w:szCs w:val="24"/>
        </w:rPr>
        <w:t>.“</w:t>
      </w:r>
    </w:p>
    <w:p w14:paraId="2C5BB51E"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Ein schwaches „Danke.“ Und es wurde wieder dunkel.</w:t>
      </w:r>
    </w:p>
    <w:p w14:paraId="55400581"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14201C41"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2EE89CCA"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2CD3CD8C" w14:textId="76C1A66B"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 xml:space="preserve">Piepen, Licht vor den Augen: </w:t>
      </w:r>
      <w:del w:id="6316" w:author="Lektorat Bauer" w:date="2025-03-03T20:43:00Z" w16du:dateUtc="2025-03-03T19:43:00Z">
        <w:r w:rsidRPr="00944672" w:rsidDel="00DB3B7F">
          <w:rPr>
            <w:rFonts w:ascii="Arial" w:hAnsi="Arial" w:cs="Arial"/>
            <w:sz w:val="24"/>
            <w:szCs w:val="24"/>
          </w:rPr>
          <w:delText>‚</w:delText>
        </w:r>
      </w:del>
      <w:r w:rsidRPr="00944672">
        <w:rPr>
          <w:rFonts w:ascii="Arial" w:hAnsi="Arial" w:cs="Arial"/>
          <w:sz w:val="24"/>
          <w:szCs w:val="24"/>
        </w:rPr>
        <w:t>Ich bin wieder wach!</w:t>
      </w:r>
      <w:del w:id="6317" w:author="Lektorat Bauer" w:date="2025-03-03T20:42:00Z" w16du:dateUtc="2025-03-03T19:42:00Z">
        <w:r w:rsidRPr="00944672" w:rsidDel="00DB3B7F">
          <w:rPr>
            <w:rFonts w:ascii="Arial" w:hAnsi="Arial" w:cs="Arial"/>
            <w:sz w:val="24"/>
            <w:szCs w:val="24"/>
          </w:rPr>
          <w:delText>‘</w:delText>
        </w:r>
      </w:del>
    </w:p>
    <w:p w14:paraId="5481375E"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Ein Versuch, etwas zu bewegen.</w:t>
      </w:r>
    </w:p>
    <w:p w14:paraId="7C36043C" w14:textId="3719222C"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Beine oder Arme: </w:t>
      </w:r>
      <w:ins w:id="6318" w:author="Lektorat Bauer" w:date="2025-03-03T20:42:00Z" w16du:dateUtc="2025-03-03T19:42:00Z">
        <w:r w:rsidR="00DB3B7F">
          <w:rPr>
            <w:rFonts w:ascii="Arial" w:hAnsi="Arial" w:cs="Arial"/>
            <w:sz w:val="24"/>
            <w:szCs w:val="24"/>
          </w:rPr>
          <w:t>g</w:t>
        </w:r>
      </w:ins>
      <w:del w:id="6319" w:author="Lektorat Bauer" w:date="2025-03-03T20:42:00Z" w16du:dateUtc="2025-03-03T19:42:00Z">
        <w:r w:rsidRPr="00944672" w:rsidDel="00DB3B7F">
          <w:rPr>
            <w:rFonts w:ascii="Arial" w:hAnsi="Arial" w:cs="Arial"/>
            <w:sz w:val="24"/>
            <w:szCs w:val="24"/>
          </w:rPr>
          <w:delText>G</w:delText>
        </w:r>
      </w:del>
      <w:r w:rsidRPr="00944672">
        <w:rPr>
          <w:rFonts w:ascii="Arial" w:hAnsi="Arial" w:cs="Arial"/>
          <w:sz w:val="24"/>
          <w:szCs w:val="24"/>
        </w:rPr>
        <w:t>eht nicht.</w:t>
      </w:r>
    </w:p>
    <w:p w14:paraId="3F4D7200"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Der Versuch, die Augen zu öffnen.</w:t>
      </w:r>
    </w:p>
    <w:p w14:paraId="191B3BC0"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Das Licht wird heller. Geht!</w:t>
      </w:r>
    </w:p>
    <w:p w14:paraId="44CFEEBF"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Blinzeln, Augen schließen, Augen leicht öffnen. </w:t>
      </w:r>
    </w:p>
    <w:p w14:paraId="7806DF7D"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Zu hell!</w:t>
      </w:r>
    </w:p>
    <w:p w14:paraId="3AB8B0E7"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Augen schließen.</w:t>
      </w:r>
    </w:p>
    <w:p w14:paraId="5A67565F"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„Es wird etwas dauern, dann haben sich Ihre Augen an das Licht gewöhnt.“ Eine nette weibliche Stimme.</w:t>
      </w:r>
    </w:p>
    <w:p w14:paraId="49696D27"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Der Versuch, etwas zu sagen: ein Krächzen.</w:t>
      </w:r>
    </w:p>
    <w:p w14:paraId="6C8D478F" w14:textId="2CC33CCB"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„Warten Sie, ich gebe Ihnen etwas Wasser.</w:t>
      </w:r>
      <w:ins w:id="6320" w:author="Lektorat Bauer" w:date="2025-03-03T20:42:00Z" w16du:dateUtc="2025-03-03T19:42:00Z">
        <w:r w:rsidR="00DB3B7F">
          <w:rPr>
            <w:rFonts w:ascii="Arial" w:hAnsi="Arial" w:cs="Arial"/>
            <w:sz w:val="24"/>
            <w:szCs w:val="24"/>
          </w:rPr>
          <w:t xml:space="preserve"> </w:t>
        </w:r>
      </w:ins>
      <w:del w:id="6321" w:author="Lektorat Bauer" w:date="2025-03-03T20:42:00Z" w16du:dateUtc="2025-03-03T19:42:00Z">
        <w:r w:rsidRPr="00944672" w:rsidDel="00DB3B7F">
          <w:rPr>
            <w:rFonts w:ascii="Arial" w:hAnsi="Arial" w:cs="Arial"/>
            <w:sz w:val="24"/>
            <w:szCs w:val="24"/>
          </w:rPr>
          <w:delText>“ Sagte die Stimme. „</w:delText>
        </w:r>
      </w:del>
      <w:r w:rsidRPr="00944672">
        <w:rPr>
          <w:rFonts w:ascii="Arial" w:hAnsi="Arial" w:cs="Arial"/>
          <w:sz w:val="24"/>
          <w:szCs w:val="24"/>
        </w:rPr>
        <w:t xml:space="preserve">Vorsichtig, es kommt ein Strohhalm durch die Lippen. So, jetzt vorsichtig saugen.“ </w:t>
      </w:r>
    </w:p>
    <w:p w14:paraId="02FF235A" w14:textId="358BA19B"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del w:id="6322" w:author="Lektorat Bauer" w:date="2025-03-03T20:43:00Z" w16du:dateUtc="2025-03-03T19:43:00Z">
        <w:r w:rsidRPr="00944672" w:rsidDel="00DB3B7F">
          <w:rPr>
            <w:rFonts w:ascii="Arial" w:hAnsi="Arial" w:cs="Arial"/>
            <w:sz w:val="24"/>
            <w:szCs w:val="24"/>
          </w:rPr>
          <w:delText>‚</w:delText>
        </w:r>
      </w:del>
      <w:r w:rsidRPr="00944672">
        <w:rPr>
          <w:rFonts w:ascii="Arial" w:hAnsi="Arial" w:cs="Arial"/>
          <w:sz w:val="24"/>
          <w:szCs w:val="24"/>
        </w:rPr>
        <w:t>Die hat gut reden. Saugen? Wie denn?</w:t>
      </w:r>
      <w:del w:id="6323" w:author="Lektorat Bauer" w:date="2025-03-03T20:43:00Z" w16du:dateUtc="2025-03-03T19:43:00Z">
        <w:r w:rsidRPr="00944672" w:rsidDel="00DB3B7F">
          <w:rPr>
            <w:rFonts w:ascii="Arial" w:hAnsi="Arial" w:cs="Arial"/>
            <w:sz w:val="24"/>
            <w:szCs w:val="24"/>
          </w:rPr>
          <w:delText>‘,</w:delText>
        </w:r>
      </w:del>
      <w:r w:rsidRPr="00944672">
        <w:rPr>
          <w:rFonts w:ascii="Arial" w:hAnsi="Arial" w:cs="Arial"/>
          <w:sz w:val="24"/>
          <w:szCs w:val="24"/>
        </w:rPr>
        <w:t xml:space="preserve"> </w:t>
      </w:r>
      <w:ins w:id="6324" w:author="Lektorat Bauer" w:date="2025-03-03T20:43:00Z" w16du:dateUtc="2025-03-03T19:43:00Z">
        <w:r w:rsidR="00DB3B7F">
          <w:rPr>
            <w:rFonts w:ascii="Arial" w:hAnsi="Arial" w:cs="Arial"/>
            <w:sz w:val="24"/>
            <w:szCs w:val="24"/>
          </w:rPr>
          <w:t>P</w:t>
        </w:r>
      </w:ins>
      <w:del w:id="6325" w:author="Lektorat Bauer" w:date="2025-03-03T20:43:00Z" w16du:dateUtc="2025-03-03T19:43:00Z">
        <w:r w:rsidRPr="00944672" w:rsidDel="00DB3B7F">
          <w:rPr>
            <w:rFonts w:ascii="Arial" w:hAnsi="Arial" w:cs="Arial"/>
            <w:sz w:val="24"/>
            <w:szCs w:val="24"/>
          </w:rPr>
          <w:delText>p</w:delText>
        </w:r>
      </w:del>
      <w:r w:rsidRPr="00944672">
        <w:rPr>
          <w:rFonts w:ascii="Arial" w:hAnsi="Arial" w:cs="Arial"/>
          <w:sz w:val="24"/>
          <w:szCs w:val="24"/>
        </w:rPr>
        <w:t xml:space="preserve">lötzlich ist Wasser im Mund. Schlucken. </w:t>
      </w:r>
    </w:p>
    <w:p w14:paraId="10FBE47A"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„Danke.“ </w:t>
      </w:r>
      <w:del w:id="6326" w:author="Lektorat Bauer" w:date="2025-03-03T20:43:00Z" w16du:dateUtc="2025-03-03T19:43:00Z">
        <w:r w:rsidRPr="00944672" w:rsidDel="00DB3B7F">
          <w:rPr>
            <w:rFonts w:ascii="Arial" w:hAnsi="Arial" w:cs="Arial"/>
            <w:sz w:val="24"/>
            <w:szCs w:val="24"/>
          </w:rPr>
          <w:delText>‚</w:delText>
        </w:r>
      </w:del>
      <w:r w:rsidRPr="00944672">
        <w:rPr>
          <w:rFonts w:ascii="Arial" w:hAnsi="Arial" w:cs="Arial"/>
          <w:sz w:val="24"/>
          <w:szCs w:val="24"/>
        </w:rPr>
        <w:t>Wessen Stimme war das?‘</w:t>
      </w:r>
    </w:p>
    <w:p w14:paraId="2A78D951" w14:textId="09C64D2E"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„Gut, sprechen können Sie</w:t>
      </w:r>
      <w:ins w:id="6327" w:author="Lektorat Bauer" w:date="2025-03-03T20:43:00Z" w16du:dateUtc="2025-03-03T19:43:00Z">
        <w:r w:rsidR="00DB3B7F">
          <w:rPr>
            <w:rFonts w:ascii="Arial" w:hAnsi="Arial" w:cs="Arial"/>
            <w:sz w:val="24"/>
            <w:szCs w:val="24"/>
          </w:rPr>
          <w:t>.</w:t>
        </w:r>
      </w:ins>
      <w:del w:id="6328" w:author="Lektorat Bauer" w:date="2025-03-03T20:43:00Z" w16du:dateUtc="2025-03-03T19:43:00Z">
        <w:r w:rsidRPr="00944672" w:rsidDel="00DB3B7F">
          <w:rPr>
            <w:rFonts w:ascii="Arial" w:hAnsi="Arial" w:cs="Arial"/>
            <w:sz w:val="24"/>
            <w:szCs w:val="24"/>
          </w:rPr>
          <w:delText>,</w:delText>
        </w:r>
      </w:del>
      <w:r w:rsidRPr="00944672">
        <w:rPr>
          <w:rFonts w:ascii="Arial" w:hAnsi="Arial" w:cs="Arial"/>
          <w:sz w:val="24"/>
          <w:szCs w:val="24"/>
        </w:rPr>
        <w:t xml:space="preserve"> Ihre Stimme ist noch etwas kratzig von der Beatmung.“ </w:t>
      </w:r>
      <w:del w:id="6329" w:author="Lektorat Bauer" w:date="2025-03-03T20:43:00Z" w16du:dateUtc="2025-03-03T19:43:00Z">
        <w:r w:rsidRPr="00944672" w:rsidDel="00DB3B7F">
          <w:rPr>
            <w:rFonts w:ascii="Arial" w:hAnsi="Arial" w:cs="Arial"/>
            <w:sz w:val="24"/>
            <w:szCs w:val="24"/>
          </w:rPr>
          <w:delText xml:space="preserve">Sagte die Stimme. </w:delText>
        </w:r>
      </w:del>
    </w:p>
    <w:p w14:paraId="7935BD5B" w14:textId="29A7B871"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del w:id="6330" w:author="Lektorat Bauer" w:date="2025-03-03T20:43:00Z" w16du:dateUtc="2025-03-03T19:43:00Z">
        <w:r w:rsidRPr="00944672" w:rsidDel="00DB3B7F">
          <w:rPr>
            <w:rFonts w:ascii="Arial" w:hAnsi="Arial" w:cs="Arial"/>
            <w:sz w:val="24"/>
            <w:szCs w:val="24"/>
          </w:rPr>
          <w:delText>‚</w:delText>
        </w:r>
      </w:del>
      <w:r w:rsidRPr="00944672">
        <w:rPr>
          <w:rFonts w:ascii="Arial" w:hAnsi="Arial" w:cs="Arial"/>
          <w:sz w:val="24"/>
          <w:szCs w:val="24"/>
        </w:rPr>
        <w:t>Ich habe gesprochen? Klang gar nicht so!</w:t>
      </w:r>
      <w:del w:id="6331" w:author="Lektorat Bauer" w:date="2025-03-03T20:43:00Z" w16du:dateUtc="2025-03-03T19:43:00Z">
        <w:r w:rsidRPr="00944672" w:rsidDel="00DB3B7F">
          <w:rPr>
            <w:rFonts w:ascii="Arial" w:hAnsi="Arial" w:cs="Arial"/>
            <w:sz w:val="24"/>
            <w:szCs w:val="24"/>
          </w:rPr>
          <w:delText>‘</w:delText>
        </w:r>
      </w:del>
      <w:r w:rsidRPr="00944672">
        <w:rPr>
          <w:rFonts w:ascii="Arial" w:hAnsi="Arial" w:cs="Arial"/>
          <w:sz w:val="24"/>
          <w:szCs w:val="24"/>
        </w:rPr>
        <w:t xml:space="preserve"> </w:t>
      </w:r>
    </w:p>
    <w:p w14:paraId="1DAE5076" w14:textId="30AEBE41"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„Trinken Sie noch ein</w:t>
      </w:r>
      <w:del w:id="6332" w:author="Lektorat Bauer" w:date="2025-03-03T20:43:00Z" w16du:dateUtc="2025-03-03T19:43:00Z">
        <w:r w:rsidRPr="00944672" w:rsidDel="00DB3B7F">
          <w:rPr>
            <w:rFonts w:ascii="Arial" w:hAnsi="Arial" w:cs="Arial"/>
            <w:sz w:val="24"/>
            <w:szCs w:val="24"/>
          </w:rPr>
          <w:delText>e</w:delText>
        </w:r>
      </w:del>
      <w:r w:rsidRPr="00944672">
        <w:rPr>
          <w:rFonts w:ascii="Arial" w:hAnsi="Arial" w:cs="Arial"/>
          <w:sz w:val="24"/>
          <w:szCs w:val="24"/>
        </w:rPr>
        <w:t xml:space="preserve"> wenig, dann wird die Stimme wieder besser, und Sie hören sich wieder normal an.“ </w:t>
      </w:r>
    </w:p>
    <w:p w14:paraId="435170D8"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del w:id="6333" w:author="Lektorat Bauer" w:date="2025-03-03T20:43:00Z" w16du:dateUtc="2025-03-03T19:43:00Z">
        <w:r w:rsidRPr="00944672" w:rsidDel="00DB3B7F">
          <w:rPr>
            <w:rFonts w:ascii="Arial" w:hAnsi="Arial" w:cs="Arial"/>
            <w:sz w:val="24"/>
            <w:szCs w:val="24"/>
          </w:rPr>
          <w:delText>‚</w:delText>
        </w:r>
      </w:del>
      <w:r w:rsidRPr="00944672">
        <w:rPr>
          <w:rFonts w:ascii="Arial" w:hAnsi="Arial" w:cs="Arial"/>
          <w:sz w:val="24"/>
          <w:szCs w:val="24"/>
        </w:rPr>
        <w:t>Kann die Stimme Gedanken lesen? Bin ich tot?</w:t>
      </w:r>
      <w:del w:id="6334" w:author="Lektorat Bauer" w:date="2025-03-03T20:43:00Z" w16du:dateUtc="2025-03-03T19:43:00Z">
        <w:r w:rsidRPr="00944672" w:rsidDel="00DB3B7F">
          <w:rPr>
            <w:rFonts w:ascii="Arial" w:hAnsi="Arial" w:cs="Arial"/>
            <w:sz w:val="24"/>
            <w:szCs w:val="24"/>
          </w:rPr>
          <w:delText>‘</w:delText>
        </w:r>
      </w:del>
    </w:p>
    <w:p w14:paraId="2662EE3B"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„Ich kann keine Gedanken lesen.“ </w:t>
      </w:r>
    </w:p>
    <w:p w14:paraId="3C5A0628"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del w:id="6335" w:author="Lektorat Bauer" w:date="2025-03-03T20:43:00Z" w16du:dateUtc="2025-03-03T19:43:00Z">
        <w:r w:rsidRPr="00944672" w:rsidDel="00DB3B7F">
          <w:rPr>
            <w:rFonts w:ascii="Arial" w:hAnsi="Arial" w:cs="Arial"/>
            <w:sz w:val="24"/>
            <w:szCs w:val="24"/>
          </w:rPr>
          <w:delText>‚</w:delText>
        </w:r>
      </w:del>
      <w:r w:rsidRPr="00944672">
        <w:rPr>
          <w:rFonts w:ascii="Arial" w:hAnsi="Arial" w:cs="Arial"/>
          <w:sz w:val="24"/>
          <w:szCs w:val="24"/>
        </w:rPr>
        <w:t>Offensichtlich doch!</w:t>
      </w:r>
      <w:del w:id="6336" w:author="Lektorat Bauer" w:date="2025-03-03T20:43:00Z" w16du:dateUtc="2025-03-03T19:43:00Z">
        <w:r w:rsidRPr="00944672" w:rsidDel="00DB3B7F">
          <w:rPr>
            <w:rFonts w:ascii="Arial" w:hAnsi="Arial" w:cs="Arial"/>
            <w:sz w:val="24"/>
            <w:szCs w:val="24"/>
          </w:rPr>
          <w:delText>‘</w:delText>
        </w:r>
      </w:del>
      <w:r w:rsidRPr="00944672">
        <w:rPr>
          <w:rFonts w:ascii="Arial" w:hAnsi="Arial" w:cs="Arial"/>
          <w:sz w:val="24"/>
          <w:szCs w:val="24"/>
        </w:rPr>
        <w:t xml:space="preserve"> </w:t>
      </w:r>
    </w:p>
    <w:p w14:paraId="64AAF343"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„Aber</w:t>
      </w:r>
      <w:del w:id="6337" w:author="Lektorat Bauer" w:date="2025-03-03T20:43:00Z" w16du:dateUtc="2025-03-03T19:43:00Z">
        <w:r w:rsidRPr="00944672" w:rsidDel="00DB3B7F">
          <w:rPr>
            <w:rFonts w:ascii="Arial" w:hAnsi="Arial" w:cs="Arial"/>
            <w:sz w:val="24"/>
            <w:szCs w:val="24"/>
          </w:rPr>
          <w:delText>,</w:delText>
        </w:r>
      </w:del>
      <w:r w:rsidRPr="00944672">
        <w:rPr>
          <w:rFonts w:ascii="Arial" w:hAnsi="Arial" w:cs="Arial"/>
          <w:sz w:val="24"/>
          <w:szCs w:val="24"/>
        </w:rPr>
        <w:t xml:space="preserve"> ich kann erkennen, wie es Ihnen geht.“ </w:t>
      </w:r>
    </w:p>
    <w:p w14:paraId="0D433D2A" w14:textId="69C79D40"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del w:id="6338" w:author="Lektorat Bauer" w:date="2025-03-03T20:43:00Z" w16du:dateUtc="2025-03-03T19:43:00Z">
        <w:r w:rsidRPr="00944672" w:rsidDel="00DB3B7F">
          <w:rPr>
            <w:rFonts w:ascii="Arial" w:hAnsi="Arial" w:cs="Arial"/>
            <w:sz w:val="24"/>
            <w:szCs w:val="24"/>
          </w:rPr>
          <w:delText>‚</w:delText>
        </w:r>
      </w:del>
      <w:r w:rsidRPr="00944672">
        <w:rPr>
          <w:rFonts w:ascii="Arial" w:hAnsi="Arial" w:cs="Arial"/>
          <w:sz w:val="24"/>
          <w:szCs w:val="24"/>
        </w:rPr>
        <w:t xml:space="preserve">Sie will mich in Sicherheit wiegen </w:t>
      </w:r>
      <w:ins w:id="6339" w:author="Lektorat Bauer" w:date="2025-03-03T20:43:00Z" w16du:dateUtc="2025-03-03T19:43:00Z">
        <w:r w:rsidR="00DB3B7F">
          <w:rPr>
            <w:rFonts w:ascii="Arial" w:hAnsi="Arial" w:cs="Arial"/>
            <w:sz w:val="24"/>
            <w:szCs w:val="24"/>
          </w:rPr>
          <w:t>…</w:t>
        </w:r>
      </w:ins>
      <w:del w:id="6340" w:author="Lektorat Bauer" w:date="2025-03-03T20:43:00Z" w16du:dateUtc="2025-03-03T19:43:00Z">
        <w:r w:rsidRPr="00944672" w:rsidDel="00DB3B7F">
          <w:rPr>
            <w:rFonts w:ascii="Arial" w:hAnsi="Arial" w:cs="Arial"/>
            <w:sz w:val="24"/>
            <w:szCs w:val="24"/>
          </w:rPr>
          <w:delText xml:space="preserve">...‘ </w:delText>
        </w:r>
      </w:del>
    </w:p>
    <w:p w14:paraId="678E3658"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„Bitte öffnen Sie die Augen. Gern auch ganz langsam.“</w:t>
      </w:r>
    </w:p>
    <w:p w14:paraId="55C7AFC0" w14:textId="558F4BF8"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del w:id="6341" w:author="Lektorat Bauer" w:date="2025-03-03T20:44:00Z" w16du:dateUtc="2025-03-03T19:44:00Z">
        <w:r w:rsidRPr="00944672" w:rsidDel="00DB3B7F">
          <w:rPr>
            <w:rFonts w:ascii="Arial" w:hAnsi="Arial" w:cs="Arial"/>
            <w:sz w:val="24"/>
            <w:szCs w:val="24"/>
          </w:rPr>
          <w:delText>‚</w:delText>
        </w:r>
      </w:del>
      <w:r w:rsidRPr="00944672">
        <w:rPr>
          <w:rFonts w:ascii="Arial" w:hAnsi="Arial" w:cs="Arial"/>
          <w:sz w:val="24"/>
          <w:szCs w:val="24"/>
        </w:rPr>
        <w:t>Na gut, das kann ich versuchen.</w:t>
      </w:r>
      <w:del w:id="6342" w:author="Lektorat Bauer" w:date="2025-03-03T20:44:00Z" w16du:dateUtc="2025-03-03T19:44:00Z">
        <w:r w:rsidRPr="00944672" w:rsidDel="00DB3B7F">
          <w:rPr>
            <w:rFonts w:ascii="Arial" w:hAnsi="Arial" w:cs="Arial"/>
            <w:sz w:val="24"/>
            <w:szCs w:val="24"/>
          </w:rPr>
          <w:delText>‘</w:delText>
        </w:r>
      </w:del>
    </w:p>
    <w:p w14:paraId="68AE3429"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Vorsichtig die Augen öffnen. Geht. Hell! – jetzt wird es besser.</w:t>
      </w:r>
    </w:p>
    <w:p w14:paraId="7E13F9CF"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Ein weibliches Gesicht, sieht gutmütig aus. Asiatisch.</w:t>
      </w:r>
    </w:p>
    <w:p w14:paraId="5F637023" w14:textId="02DF11CA"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„So, schön, Sie haben die Augen offen. Das ist </w:t>
      </w:r>
      <w:ins w:id="6343" w:author="Lektorat Bauer" w:date="2025-03-03T20:44:00Z" w16du:dateUtc="2025-03-03T19:44:00Z">
        <w:r w:rsidR="00DB3B7F">
          <w:rPr>
            <w:rFonts w:ascii="Arial" w:hAnsi="Arial" w:cs="Arial"/>
            <w:sz w:val="24"/>
            <w:szCs w:val="24"/>
          </w:rPr>
          <w:t>g</w:t>
        </w:r>
      </w:ins>
      <w:del w:id="6344" w:author="Lektorat Bauer" w:date="2025-03-03T20:44:00Z" w16du:dateUtc="2025-03-03T19:44:00Z">
        <w:r w:rsidRPr="00944672" w:rsidDel="00DB3B7F">
          <w:rPr>
            <w:rFonts w:ascii="Arial" w:hAnsi="Arial" w:cs="Arial"/>
            <w:sz w:val="24"/>
            <w:szCs w:val="24"/>
          </w:rPr>
          <w:delText>G</w:delText>
        </w:r>
      </w:del>
      <w:r w:rsidRPr="00944672">
        <w:rPr>
          <w:rFonts w:ascii="Arial" w:hAnsi="Arial" w:cs="Arial"/>
          <w:sz w:val="24"/>
          <w:szCs w:val="24"/>
        </w:rPr>
        <w:t xml:space="preserve">ut. Die Ärztin kommt gleich. Ich habe nach Ihr geläutet.“ </w:t>
      </w:r>
    </w:p>
    <w:p w14:paraId="04D1C4F6"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„Danke.“ </w:t>
      </w:r>
      <w:del w:id="6345" w:author="Lektorat Bauer" w:date="2025-03-03T20:44:00Z" w16du:dateUtc="2025-03-03T19:44:00Z">
        <w:r w:rsidRPr="00944672" w:rsidDel="00DB3B7F">
          <w:rPr>
            <w:rFonts w:ascii="Arial" w:hAnsi="Arial" w:cs="Arial"/>
            <w:sz w:val="24"/>
            <w:szCs w:val="24"/>
          </w:rPr>
          <w:delText>– ‚</w:delText>
        </w:r>
      </w:del>
      <w:r w:rsidRPr="00944672">
        <w:rPr>
          <w:rFonts w:ascii="Arial" w:hAnsi="Arial" w:cs="Arial"/>
          <w:sz w:val="24"/>
          <w:szCs w:val="24"/>
        </w:rPr>
        <w:t>He</w:t>
      </w:r>
      <w:del w:id="6346" w:author="Lektorat Bauer" w:date="2025-03-03T20:44:00Z" w16du:dateUtc="2025-03-03T19:44:00Z">
        <w:r w:rsidRPr="00944672" w:rsidDel="00DB3B7F">
          <w:rPr>
            <w:rFonts w:ascii="Arial" w:hAnsi="Arial" w:cs="Arial"/>
            <w:sz w:val="24"/>
            <w:szCs w:val="24"/>
          </w:rPr>
          <w:delText>!</w:delText>
        </w:r>
      </w:del>
      <w:r w:rsidRPr="00944672">
        <w:rPr>
          <w:rFonts w:ascii="Arial" w:hAnsi="Arial" w:cs="Arial"/>
          <w:sz w:val="24"/>
          <w:szCs w:val="24"/>
        </w:rPr>
        <w:t>, das war ich. Ich kann sprechen?!</w:t>
      </w:r>
      <w:del w:id="6347" w:author="Lektorat Bauer" w:date="2025-03-03T20:44:00Z" w16du:dateUtc="2025-03-03T19:44:00Z">
        <w:r w:rsidRPr="00944672" w:rsidDel="00DB3B7F">
          <w:rPr>
            <w:rFonts w:ascii="Arial" w:hAnsi="Arial" w:cs="Arial"/>
            <w:sz w:val="24"/>
            <w:szCs w:val="24"/>
          </w:rPr>
          <w:delText>‘</w:delText>
        </w:r>
      </w:del>
    </w:p>
    <w:p w14:paraId="1C12CA2C" w14:textId="77777777" w:rsidR="00DB3B7F" w:rsidRDefault="00944672" w:rsidP="00623B68">
      <w:pPr>
        <w:autoSpaceDE w:val="0"/>
        <w:autoSpaceDN w:val="0"/>
        <w:adjustRightInd w:val="0"/>
        <w:spacing w:after="0" w:line="360" w:lineRule="auto"/>
        <w:ind w:firstLine="227"/>
        <w:jc w:val="both"/>
        <w:rPr>
          <w:ins w:id="6348" w:author="Lektorat Bauer" w:date="2025-03-03T20:44:00Z" w16du:dateUtc="2025-03-03T19:44:00Z"/>
          <w:rFonts w:ascii="Arial" w:hAnsi="Arial" w:cs="Arial"/>
          <w:sz w:val="24"/>
          <w:szCs w:val="24"/>
        </w:rPr>
      </w:pPr>
      <w:r w:rsidRPr="00944672">
        <w:rPr>
          <w:rFonts w:ascii="Arial" w:hAnsi="Arial" w:cs="Arial"/>
          <w:sz w:val="24"/>
          <w:szCs w:val="24"/>
        </w:rPr>
        <w:t xml:space="preserve">„Entspannen Sie sich. Es wird gleich besser, wenn Ihr Körper merkt, dass sie wieder im Wachmodus sind.“ </w:t>
      </w:r>
    </w:p>
    <w:p w14:paraId="7E7DC776" w14:textId="7CBB03EA" w:rsidR="00944672" w:rsidRPr="00944672" w:rsidDel="00DB3B7F" w:rsidRDefault="00944672" w:rsidP="00623B68">
      <w:pPr>
        <w:autoSpaceDE w:val="0"/>
        <w:autoSpaceDN w:val="0"/>
        <w:adjustRightInd w:val="0"/>
        <w:spacing w:after="0" w:line="360" w:lineRule="auto"/>
        <w:ind w:firstLine="227"/>
        <w:jc w:val="both"/>
        <w:rPr>
          <w:del w:id="6349" w:author="Lektorat Bauer" w:date="2025-03-03T20:44:00Z" w16du:dateUtc="2025-03-03T19:44:00Z"/>
          <w:rFonts w:ascii="Arial" w:hAnsi="Arial" w:cs="Arial"/>
          <w:sz w:val="24"/>
          <w:szCs w:val="24"/>
        </w:rPr>
      </w:pPr>
      <w:del w:id="6350" w:author="Lektorat Bauer" w:date="2025-03-03T20:44:00Z" w16du:dateUtc="2025-03-03T19:44:00Z">
        <w:r w:rsidRPr="00944672" w:rsidDel="00DB3B7F">
          <w:rPr>
            <w:rFonts w:ascii="Arial" w:hAnsi="Arial" w:cs="Arial"/>
            <w:sz w:val="24"/>
            <w:szCs w:val="24"/>
          </w:rPr>
          <w:delText>„Humor haben Sie! Vielen Dank.“ ‚</w:delText>
        </w:r>
        <w:commentRangeStart w:id="6351"/>
        <w:r w:rsidRPr="00944672" w:rsidDel="00DB3B7F">
          <w:rPr>
            <w:rFonts w:ascii="Arial" w:hAnsi="Arial" w:cs="Arial"/>
            <w:sz w:val="24"/>
            <w:szCs w:val="24"/>
          </w:rPr>
          <w:delText>Oh</w:delText>
        </w:r>
      </w:del>
      <w:commentRangeEnd w:id="6351"/>
      <w:r w:rsidR="00DB3B7F">
        <w:rPr>
          <w:rStyle w:val="Kommentarzeichen"/>
        </w:rPr>
        <w:commentReference w:id="6351"/>
      </w:r>
      <w:del w:id="6352" w:author="Lektorat Bauer" w:date="2025-03-03T20:44:00Z" w16du:dateUtc="2025-03-03T19:44:00Z">
        <w:r w:rsidRPr="00944672" w:rsidDel="00DB3B7F">
          <w:rPr>
            <w:rFonts w:ascii="Arial" w:hAnsi="Arial" w:cs="Arial"/>
            <w:sz w:val="24"/>
            <w:szCs w:val="24"/>
          </w:rPr>
          <w:delText>, ich kann ganze Sätze sprechen?!‘</w:delText>
        </w:r>
      </w:del>
    </w:p>
    <w:p w14:paraId="3A59FF9D" w14:textId="0A24EC1A"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Ein neues Gesicht. Freundlich, mit Maske, </w:t>
      </w:r>
      <w:commentRangeStart w:id="6353"/>
      <w:del w:id="6354" w:author="Lektorat Bauer" w:date="2025-03-03T20:45:00Z" w16du:dateUtc="2025-03-03T19:45:00Z">
        <w:r w:rsidRPr="00944672" w:rsidDel="00DB3B7F">
          <w:rPr>
            <w:rFonts w:ascii="Arial" w:hAnsi="Arial" w:cs="Arial"/>
            <w:sz w:val="24"/>
            <w:szCs w:val="24"/>
          </w:rPr>
          <w:delText>tief dunkelbraune Hautfarbe</w:delText>
        </w:r>
      </w:del>
      <w:ins w:id="6355" w:author="Lektorat Bauer" w:date="2025-03-03T20:45:00Z" w16du:dateUtc="2025-03-03T19:45:00Z">
        <w:r w:rsidR="00DB3B7F">
          <w:rPr>
            <w:rFonts w:ascii="Arial" w:hAnsi="Arial" w:cs="Arial"/>
            <w:sz w:val="24"/>
            <w:szCs w:val="24"/>
          </w:rPr>
          <w:t xml:space="preserve">schwarze </w:t>
        </w:r>
        <w:commentRangeEnd w:id="6353"/>
        <w:r w:rsidR="00DB3B7F">
          <w:rPr>
            <w:rStyle w:val="Kommentarzeichen"/>
          </w:rPr>
          <w:commentReference w:id="6353"/>
        </w:r>
        <w:r w:rsidR="00DB3B7F">
          <w:rPr>
            <w:rFonts w:ascii="Arial" w:hAnsi="Arial" w:cs="Arial"/>
            <w:sz w:val="24"/>
            <w:szCs w:val="24"/>
          </w:rPr>
          <w:t>Haut</w:t>
        </w:r>
      </w:ins>
      <w:r w:rsidRPr="00944672">
        <w:rPr>
          <w:rFonts w:ascii="Arial" w:hAnsi="Arial" w:cs="Arial"/>
          <w:sz w:val="24"/>
          <w:szCs w:val="24"/>
        </w:rPr>
        <w:t>. Verwirrung.</w:t>
      </w:r>
    </w:p>
    <w:p w14:paraId="29B00CB8"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„Wo bin ich?“ </w:t>
      </w:r>
    </w:p>
    <w:p w14:paraId="61E4AAC9" w14:textId="17BEFF0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„Hallo Frau Smits. Ihr Vorname ist Anique. Ich bin Doktor Seboka, das ist Schwester Cheng.“ Ein </w:t>
      </w:r>
      <w:ins w:id="6356" w:author="Lektorat Bauer" w:date="2025-03-03T20:46:00Z" w16du:dateUtc="2025-03-03T19:46:00Z">
        <w:r w:rsidR="0056585F">
          <w:rPr>
            <w:rFonts w:ascii="Arial" w:hAnsi="Arial" w:cs="Arial"/>
            <w:sz w:val="24"/>
            <w:szCs w:val="24"/>
          </w:rPr>
          <w:t>L</w:t>
        </w:r>
      </w:ins>
      <w:del w:id="6357" w:author="Lektorat Bauer" w:date="2025-03-03T20:46:00Z" w16du:dateUtc="2025-03-03T19:46:00Z">
        <w:r w:rsidRPr="00944672" w:rsidDel="0056585F">
          <w:rPr>
            <w:rFonts w:ascii="Arial" w:hAnsi="Arial" w:cs="Arial"/>
            <w:sz w:val="24"/>
            <w:szCs w:val="24"/>
          </w:rPr>
          <w:delText>l</w:delText>
        </w:r>
      </w:del>
      <w:r w:rsidRPr="00944672">
        <w:rPr>
          <w:rFonts w:ascii="Arial" w:hAnsi="Arial" w:cs="Arial"/>
          <w:sz w:val="24"/>
          <w:szCs w:val="24"/>
        </w:rPr>
        <w:t xml:space="preserve">achen. „Sie sind im Isala Klinikum in Zwolle, mitten in den Niederlanden.“ </w:t>
      </w:r>
    </w:p>
    <w:p w14:paraId="1C78C6D9" w14:textId="3ECEB0D3"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Das musste </w:t>
      </w:r>
      <w:del w:id="6358" w:author="Lektorat Bauer" w:date="2025-03-03T20:46:00Z" w16du:dateUtc="2025-03-03T19:46:00Z">
        <w:r w:rsidRPr="00944672" w:rsidDel="0056585F">
          <w:rPr>
            <w:rFonts w:ascii="Arial" w:hAnsi="Arial" w:cs="Arial"/>
            <w:sz w:val="24"/>
            <w:szCs w:val="24"/>
          </w:rPr>
          <w:delText>S</w:delText>
        </w:r>
      </w:del>
      <w:ins w:id="6359" w:author="Lektorat Bauer" w:date="2025-03-03T20:46:00Z" w16du:dateUtc="2025-03-03T19:46:00Z">
        <w:r w:rsidR="0056585F">
          <w:rPr>
            <w:rFonts w:ascii="Arial" w:hAnsi="Arial" w:cs="Arial"/>
            <w:sz w:val="24"/>
            <w:szCs w:val="24"/>
          </w:rPr>
          <w:t>s</w:t>
        </w:r>
      </w:ins>
      <w:r w:rsidRPr="00944672">
        <w:rPr>
          <w:rFonts w:ascii="Arial" w:hAnsi="Arial" w:cs="Arial"/>
          <w:sz w:val="24"/>
          <w:szCs w:val="24"/>
        </w:rPr>
        <w:t xml:space="preserve">timmen, sie sprach niederländisch. </w:t>
      </w:r>
      <w:ins w:id="6360" w:author="Lektorat Bauer" w:date="2025-03-03T20:47:00Z" w16du:dateUtc="2025-03-03T19:47:00Z">
        <w:r w:rsidR="0056585F">
          <w:rPr>
            <w:rFonts w:ascii="Arial" w:hAnsi="Arial" w:cs="Arial"/>
            <w:sz w:val="24"/>
            <w:szCs w:val="24"/>
          </w:rPr>
          <w:t>Seit wann verstehe ich</w:t>
        </w:r>
      </w:ins>
      <w:del w:id="6361" w:author="Lektorat Bauer" w:date="2025-03-03T20:47:00Z" w16du:dateUtc="2025-03-03T19:47:00Z">
        <w:r w:rsidRPr="00944672" w:rsidDel="0056585F">
          <w:rPr>
            <w:rFonts w:ascii="Arial" w:hAnsi="Arial" w:cs="Arial"/>
            <w:sz w:val="24"/>
            <w:szCs w:val="24"/>
          </w:rPr>
          <w:delText>‚Hmm, ich verstehe</w:delText>
        </w:r>
      </w:del>
      <w:r w:rsidRPr="00944672">
        <w:rPr>
          <w:rFonts w:ascii="Arial" w:hAnsi="Arial" w:cs="Arial"/>
          <w:sz w:val="24"/>
          <w:szCs w:val="24"/>
        </w:rPr>
        <w:t xml:space="preserve"> niederländisch?</w:t>
      </w:r>
      <w:del w:id="6362" w:author="Lektorat Bauer" w:date="2025-03-03T20:47:00Z" w16du:dateUtc="2025-03-03T19:47:00Z">
        <w:r w:rsidRPr="00944672" w:rsidDel="0056585F">
          <w:rPr>
            <w:rFonts w:ascii="Arial" w:hAnsi="Arial" w:cs="Arial"/>
            <w:sz w:val="24"/>
            <w:szCs w:val="24"/>
          </w:rPr>
          <w:delText>‘</w:delText>
        </w:r>
      </w:del>
    </w:p>
    <w:p w14:paraId="607146E6" w14:textId="0155B0E2"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„Ich sehe Ihren Augen an, dass Sie verwirrt sind</w:t>
      </w:r>
      <w:del w:id="6363" w:author="Lektorat Bauer" w:date="2025-03-03T20:47:00Z" w16du:dateUtc="2025-03-03T19:47:00Z">
        <w:r w:rsidRPr="00944672" w:rsidDel="0056585F">
          <w:rPr>
            <w:rFonts w:ascii="Arial" w:hAnsi="Arial" w:cs="Arial"/>
            <w:sz w:val="24"/>
            <w:szCs w:val="24"/>
          </w:rPr>
          <w:delText>.</w:delText>
        </w:r>
      </w:del>
      <w:r w:rsidRPr="00944672">
        <w:rPr>
          <w:rFonts w:ascii="Arial" w:hAnsi="Arial" w:cs="Arial"/>
          <w:sz w:val="24"/>
          <w:szCs w:val="24"/>
        </w:rPr>
        <w:t>“</w:t>
      </w:r>
      <w:ins w:id="6364" w:author="Lektorat Bauer" w:date="2025-03-03T20:47:00Z" w16du:dateUtc="2025-03-03T19:47:00Z">
        <w:r w:rsidR="0056585F">
          <w:rPr>
            <w:rFonts w:ascii="Arial" w:hAnsi="Arial" w:cs="Arial"/>
            <w:sz w:val="24"/>
            <w:szCs w:val="24"/>
          </w:rPr>
          <w:t>,</w:t>
        </w:r>
      </w:ins>
      <w:r w:rsidRPr="00944672">
        <w:rPr>
          <w:rFonts w:ascii="Arial" w:hAnsi="Arial" w:cs="Arial"/>
          <w:sz w:val="24"/>
          <w:szCs w:val="24"/>
        </w:rPr>
        <w:t xml:space="preserve"> </w:t>
      </w:r>
      <w:ins w:id="6365" w:author="Lektorat Bauer" w:date="2025-03-03T20:47:00Z" w16du:dateUtc="2025-03-03T19:47:00Z">
        <w:r w:rsidR="0056585F">
          <w:rPr>
            <w:rFonts w:ascii="Arial" w:hAnsi="Arial" w:cs="Arial"/>
            <w:sz w:val="24"/>
            <w:szCs w:val="24"/>
          </w:rPr>
          <w:t>s</w:t>
        </w:r>
      </w:ins>
      <w:del w:id="6366" w:author="Lektorat Bauer" w:date="2025-03-03T20:47:00Z" w16du:dateUtc="2025-03-03T19:47:00Z">
        <w:r w:rsidRPr="00944672" w:rsidDel="0056585F">
          <w:rPr>
            <w:rFonts w:ascii="Arial" w:hAnsi="Arial" w:cs="Arial"/>
            <w:sz w:val="24"/>
            <w:szCs w:val="24"/>
          </w:rPr>
          <w:delText>S</w:delText>
        </w:r>
      </w:del>
      <w:r w:rsidRPr="00944672">
        <w:rPr>
          <w:rFonts w:ascii="Arial" w:hAnsi="Arial" w:cs="Arial"/>
          <w:sz w:val="24"/>
          <w:szCs w:val="24"/>
        </w:rPr>
        <w:t>agte Doktor Seboka. „Es ist jetzt, 18:45 Uhr am Samstag</w:t>
      </w:r>
      <w:ins w:id="6367" w:author="Lektorat Bauer" w:date="2025-03-03T20:47:00Z" w16du:dateUtc="2025-03-03T19:47:00Z">
        <w:r w:rsidR="0056585F">
          <w:rPr>
            <w:rFonts w:ascii="Arial" w:hAnsi="Arial" w:cs="Arial"/>
            <w:sz w:val="24"/>
            <w:szCs w:val="24"/>
          </w:rPr>
          <w:t>,</w:t>
        </w:r>
      </w:ins>
      <w:r w:rsidRPr="00944672">
        <w:rPr>
          <w:rFonts w:ascii="Arial" w:hAnsi="Arial" w:cs="Arial"/>
          <w:sz w:val="24"/>
          <w:szCs w:val="24"/>
        </w:rPr>
        <w:t xml:space="preserve"> den 19. April 2014. Gestern Abend hatten Sie einen Autounfall, Sie waren </w:t>
      </w:r>
      <w:del w:id="6368" w:author="Lektorat Bauer" w:date="2025-03-03T20:47:00Z" w16du:dateUtc="2025-03-03T19:47:00Z">
        <w:r w:rsidRPr="00944672" w:rsidDel="0056585F">
          <w:rPr>
            <w:rFonts w:ascii="Arial" w:hAnsi="Arial" w:cs="Arial"/>
            <w:sz w:val="24"/>
            <w:szCs w:val="24"/>
          </w:rPr>
          <w:delText>O</w:delText>
        </w:r>
      </w:del>
      <w:ins w:id="6369" w:author="Lektorat Bauer" w:date="2025-03-03T20:47:00Z" w16du:dateUtc="2025-03-03T19:47:00Z">
        <w:r w:rsidR="0056585F">
          <w:rPr>
            <w:rFonts w:ascii="Arial" w:hAnsi="Arial" w:cs="Arial"/>
            <w:sz w:val="24"/>
            <w:szCs w:val="24"/>
          </w:rPr>
          <w:t>o</w:t>
        </w:r>
      </w:ins>
      <w:r w:rsidRPr="00944672">
        <w:rPr>
          <w:rFonts w:ascii="Arial" w:hAnsi="Arial" w:cs="Arial"/>
          <w:sz w:val="24"/>
          <w:szCs w:val="24"/>
        </w:rPr>
        <w:t xml:space="preserve">hnmächtig. Heute Morgen waren Sie kurz wach. Dann sind Sie wieder </w:t>
      </w:r>
      <w:del w:id="6370" w:author="Lektorat Bauer" w:date="2025-03-03T20:47:00Z" w16du:dateUtc="2025-03-03T19:47:00Z">
        <w:r w:rsidRPr="00944672" w:rsidDel="0056585F">
          <w:rPr>
            <w:rFonts w:ascii="Arial" w:hAnsi="Arial" w:cs="Arial"/>
            <w:sz w:val="24"/>
            <w:szCs w:val="24"/>
          </w:rPr>
          <w:delText xml:space="preserve">in </w:delText>
        </w:r>
      </w:del>
      <w:r w:rsidRPr="00944672">
        <w:rPr>
          <w:rFonts w:ascii="Arial" w:hAnsi="Arial" w:cs="Arial"/>
          <w:sz w:val="24"/>
          <w:szCs w:val="24"/>
        </w:rPr>
        <w:t xml:space="preserve">eingeschlafen. Soweit </w:t>
      </w:r>
      <w:ins w:id="6371" w:author="Lektorat Bauer" w:date="2025-03-03T20:47:00Z" w16du:dateUtc="2025-03-03T19:47:00Z">
        <w:r w:rsidR="0056585F">
          <w:rPr>
            <w:rFonts w:ascii="Arial" w:hAnsi="Arial" w:cs="Arial"/>
            <w:sz w:val="24"/>
            <w:szCs w:val="24"/>
          </w:rPr>
          <w:t>ok</w:t>
        </w:r>
      </w:ins>
      <w:del w:id="6372" w:author="Lektorat Bauer" w:date="2025-03-03T20:47:00Z" w16du:dateUtc="2025-03-03T19:47:00Z">
        <w:r w:rsidRPr="00944672" w:rsidDel="0056585F">
          <w:rPr>
            <w:rFonts w:ascii="Arial" w:hAnsi="Arial" w:cs="Arial"/>
            <w:sz w:val="24"/>
            <w:szCs w:val="24"/>
          </w:rPr>
          <w:delText>OK</w:delText>
        </w:r>
      </w:del>
      <w:r w:rsidRPr="00944672">
        <w:rPr>
          <w:rFonts w:ascii="Arial" w:hAnsi="Arial" w:cs="Arial"/>
          <w:sz w:val="24"/>
          <w:szCs w:val="24"/>
        </w:rPr>
        <w:t>?“</w:t>
      </w:r>
    </w:p>
    <w:p w14:paraId="74B9DE1D"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„Wasser, bitte.“ </w:t>
      </w:r>
    </w:p>
    <w:p w14:paraId="198AE258"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Wieder ein Schluck Wasser aus dem Strohhalm. Besser.</w:t>
      </w:r>
    </w:p>
    <w:p w14:paraId="0019FB5A" w14:textId="78F1015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„Frau Doktor, ich kann Ihnen folgen.“</w:t>
      </w:r>
      <w:ins w:id="6373" w:author="Lektorat Bauer" w:date="2025-03-03T20:47:00Z" w16du:dateUtc="2025-03-03T19:47:00Z">
        <w:r w:rsidR="0056585F">
          <w:rPr>
            <w:rFonts w:ascii="Arial" w:hAnsi="Arial" w:cs="Arial"/>
            <w:sz w:val="24"/>
            <w:szCs w:val="24"/>
          </w:rPr>
          <w:t xml:space="preserve"> </w:t>
        </w:r>
      </w:ins>
      <w:del w:id="6374" w:author="Lektorat Bauer" w:date="2025-03-03T20:47:00Z" w16du:dateUtc="2025-03-03T19:47:00Z">
        <w:r w:rsidRPr="00944672" w:rsidDel="0056585F">
          <w:rPr>
            <w:rFonts w:ascii="Arial" w:hAnsi="Arial" w:cs="Arial"/>
            <w:sz w:val="24"/>
            <w:szCs w:val="24"/>
          </w:rPr>
          <w:delText>, ‚</w:delText>
        </w:r>
      </w:del>
      <w:r w:rsidRPr="00944672">
        <w:rPr>
          <w:rFonts w:ascii="Arial" w:hAnsi="Arial" w:cs="Arial"/>
          <w:sz w:val="24"/>
          <w:szCs w:val="24"/>
        </w:rPr>
        <w:t xml:space="preserve">Boah, </w:t>
      </w:r>
      <w:del w:id="6375" w:author="Lektorat Bauer" w:date="2025-03-03T20:47:00Z" w16du:dateUtc="2025-03-03T19:47:00Z">
        <w:r w:rsidRPr="00944672" w:rsidDel="0056585F">
          <w:rPr>
            <w:rFonts w:ascii="Arial" w:hAnsi="Arial" w:cs="Arial"/>
            <w:sz w:val="24"/>
            <w:szCs w:val="24"/>
          </w:rPr>
          <w:delText xml:space="preserve">das </w:delText>
        </w:r>
      </w:del>
      <w:ins w:id="6376" w:author="Lektorat Bauer" w:date="2025-03-03T20:47:00Z" w16du:dateUtc="2025-03-03T19:47:00Z">
        <w:r w:rsidR="0056585F">
          <w:rPr>
            <w:rFonts w:ascii="Arial" w:hAnsi="Arial" w:cs="Arial"/>
            <w:sz w:val="24"/>
            <w:szCs w:val="24"/>
          </w:rPr>
          <w:t>war</w:t>
        </w:r>
        <w:r w:rsidR="0056585F" w:rsidRPr="00944672">
          <w:rPr>
            <w:rFonts w:ascii="Arial" w:hAnsi="Arial" w:cs="Arial"/>
            <w:sz w:val="24"/>
            <w:szCs w:val="24"/>
          </w:rPr>
          <w:t xml:space="preserve"> </w:t>
        </w:r>
      </w:ins>
      <w:del w:id="6377" w:author="Lektorat Bauer" w:date="2025-03-03T20:47:00Z" w16du:dateUtc="2025-03-03T19:47:00Z">
        <w:r w:rsidRPr="00944672" w:rsidDel="0056585F">
          <w:rPr>
            <w:rFonts w:ascii="Arial" w:hAnsi="Arial" w:cs="Arial"/>
            <w:sz w:val="24"/>
            <w:szCs w:val="24"/>
          </w:rPr>
          <w:delText xml:space="preserve">war </w:delText>
        </w:r>
      </w:del>
      <w:ins w:id="6378" w:author="Lektorat Bauer" w:date="2025-03-03T20:47:00Z" w16du:dateUtc="2025-03-03T19:47:00Z">
        <w:r w:rsidR="0056585F">
          <w:rPr>
            <w:rFonts w:ascii="Arial" w:hAnsi="Arial" w:cs="Arial"/>
            <w:sz w:val="24"/>
            <w:szCs w:val="24"/>
          </w:rPr>
          <w:t>das</w:t>
        </w:r>
        <w:r w:rsidR="0056585F" w:rsidRPr="00944672">
          <w:rPr>
            <w:rFonts w:ascii="Arial" w:hAnsi="Arial" w:cs="Arial"/>
            <w:sz w:val="24"/>
            <w:szCs w:val="24"/>
          </w:rPr>
          <w:t xml:space="preserve"> </w:t>
        </w:r>
      </w:ins>
      <w:r w:rsidRPr="00944672">
        <w:rPr>
          <w:rFonts w:ascii="Arial" w:hAnsi="Arial" w:cs="Arial"/>
          <w:sz w:val="24"/>
          <w:szCs w:val="24"/>
        </w:rPr>
        <w:t>anstrengend.</w:t>
      </w:r>
      <w:del w:id="6379" w:author="Lektorat Bauer" w:date="2025-03-03T20:47:00Z" w16du:dateUtc="2025-03-03T19:47:00Z">
        <w:r w:rsidRPr="00944672" w:rsidDel="0056585F">
          <w:rPr>
            <w:rFonts w:ascii="Arial" w:hAnsi="Arial" w:cs="Arial"/>
            <w:sz w:val="24"/>
            <w:szCs w:val="24"/>
          </w:rPr>
          <w:delText>‘</w:delText>
        </w:r>
      </w:del>
    </w:p>
    <w:p w14:paraId="7FCC53B4" w14:textId="08001A9A"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„Sie hatten ziemlich viel Glück, es ist nicht</w:t>
      </w:r>
      <w:ins w:id="6380" w:author="Lektorat Bauer" w:date="2025-03-03T20:47:00Z" w16du:dateUtc="2025-03-03T19:47:00Z">
        <w:r w:rsidR="0056585F">
          <w:rPr>
            <w:rFonts w:ascii="Arial" w:hAnsi="Arial" w:cs="Arial"/>
            <w:sz w:val="24"/>
            <w:szCs w:val="24"/>
          </w:rPr>
          <w:t>s</w:t>
        </w:r>
      </w:ins>
      <w:r w:rsidRPr="00944672">
        <w:rPr>
          <w:rFonts w:ascii="Arial" w:hAnsi="Arial" w:cs="Arial"/>
          <w:sz w:val="24"/>
          <w:szCs w:val="24"/>
        </w:rPr>
        <w:t xml:space="preserve"> gebrochen. Sie haben Prellungen am ganzen Körper, und vermutlich </w:t>
      </w:r>
      <w:del w:id="6381" w:author="Lektorat Bauer" w:date="2025-03-03T20:48:00Z" w16du:dateUtc="2025-03-03T19:48:00Z">
        <w:r w:rsidRPr="00944672" w:rsidDel="0056585F">
          <w:rPr>
            <w:rFonts w:ascii="Arial" w:hAnsi="Arial" w:cs="Arial"/>
            <w:sz w:val="24"/>
            <w:szCs w:val="24"/>
          </w:rPr>
          <w:delText xml:space="preserve">hatten </w:delText>
        </w:r>
      </w:del>
      <w:ins w:id="6382" w:author="Lektorat Bauer" w:date="2025-03-03T20:48:00Z" w16du:dateUtc="2025-03-03T19:48:00Z">
        <w:r w:rsidR="0056585F">
          <w:rPr>
            <w:rFonts w:ascii="Arial" w:hAnsi="Arial" w:cs="Arial"/>
            <w:sz w:val="24"/>
            <w:szCs w:val="24"/>
          </w:rPr>
          <w:t>haben</w:t>
        </w:r>
        <w:r w:rsidR="0056585F" w:rsidRPr="00944672">
          <w:rPr>
            <w:rFonts w:ascii="Arial" w:hAnsi="Arial" w:cs="Arial"/>
            <w:sz w:val="24"/>
            <w:szCs w:val="24"/>
          </w:rPr>
          <w:t xml:space="preserve"> </w:t>
        </w:r>
      </w:ins>
      <w:r w:rsidRPr="00944672">
        <w:rPr>
          <w:rFonts w:ascii="Arial" w:hAnsi="Arial" w:cs="Arial"/>
          <w:sz w:val="24"/>
          <w:szCs w:val="24"/>
        </w:rPr>
        <w:t xml:space="preserve">Sie einen schweren Schlag gegen den Kopf bekommen. Das haben wir per CT untersucht. Alles soweit </w:t>
      </w:r>
      <w:ins w:id="6383" w:author="Lektorat Bauer" w:date="2025-03-03T20:48:00Z" w16du:dateUtc="2025-03-03T19:48:00Z">
        <w:r w:rsidR="0056585F">
          <w:rPr>
            <w:rFonts w:ascii="Arial" w:hAnsi="Arial" w:cs="Arial"/>
            <w:sz w:val="24"/>
            <w:szCs w:val="24"/>
          </w:rPr>
          <w:t>ok</w:t>
        </w:r>
      </w:ins>
      <w:del w:id="6384" w:author="Lektorat Bauer" w:date="2025-03-03T20:48:00Z" w16du:dateUtc="2025-03-03T19:48:00Z">
        <w:r w:rsidRPr="00944672" w:rsidDel="0056585F">
          <w:rPr>
            <w:rFonts w:ascii="Arial" w:hAnsi="Arial" w:cs="Arial"/>
            <w:sz w:val="24"/>
            <w:szCs w:val="24"/>
          </w:rPr>
          <w:delText>OK</w:delText>
        </w:r>
      </w:del>
      <w:r w:rsidRPr="00944672">
        <w:rPr>
          <w:rFonts w:ascii="Arial" w:hAnsi="Arial" w:cs="Arial"/>
          <w:sz w:val="24"/>
          <w:szCs w:val="24"/>
        </w:rPr>
        <w:t>. Sie brauchen nur erst einmal Ruhe.“ Doktor Seboka</w:t>
      </w:r>
      <w:del w:id="6385" w:author="Lektorat Bauer" w:date="2025-03-03T20:48:00Z" w16du:dateUtc="2025-03-03T19:48:00Z">
        <w:r w:rsidRPr="00944672" w:rsidDel="0056585F">
          <w:rPr>
            <w:rFonts w:ascii="Arial" w:hAnsi="Arial" w:cs="Arial"/>
            <w:sz w:val="24"/>
            <w:szCs w:val="24"/>
          </w:rPr>
          <w:delText>,</w:delText>
        </w:r>
      </w:del>
      <w:r w:rsidRPr="00944672">
        <w:rPr>
          <w:rFonts w:ascii="Arial" w:hAnsi="Arial" w:cs="Arial"/>
          <w:sz w:val="24"/>
          <w:szCs w:val="24"/>
        </w:rPr>
        <w:t xml:space="preserve"> hatte eine beruhigende Stimme</w:t>
      </w:r>
      <w:ins w:id="6386" w:author="Lektorat Bauer" w:date="2025-03-03T20:48:00Z" w16du:dateUtc="2025-03-03T19:48:00Z">
        <w:r w:rsidR="0056585F">
          <w:rPr>
            <w:rFonts w:ascii="Arial" w:hAnsi="Arial" w:cs="Arial"/>
            <w:sz w:val="24"/>
            <w:szCs w:val="24"/>
          </w:rPr>
          <w:t>.</w:t>
        </w:r>
      </w:ins>
      <w:del w:id="6387" w:author="Lektorat Bauer" w:date="2025-03-03T20:48:00Z" w16du:dateUtc="2025-03-03T19:48:00Z">
        <w:r w:rsidRPr="00944672" w:rsidDel="0056585F">
          <w:rPr>
            <w:rFonts w:ascii="Arial" w:hAnsi="Arial" w:cs="Arial"/>
            <w:sz w:val="24"/>
            <w:szCs w:val="24"/>
          </w:rPr>
          <w:delText>,</w:delText>
        </w:r>
      </w:del>
      <w:r w:rsidRPr="00944672">
        <w:rPr>
          <w:rFonts w:ascii="Arial" w:hAnsi="Arial" w:cs="Arial"/>
          <w:sz w:val="24"/>
          <w:szCs w:val="24"/>
        </w:rPr>
        <w:t xml:space="preserve"> „Sie werden jetzt noch etwas schlafen. Danach sprechen wir uns wieder.“ Doktor Seboka nickte Schwester Cheng zu, diese drehte an irgendetwas, dann wurde es wieder dunkel.</w:t>
      </w:r>
    </w:p>
    <w:p w14:paraId="5CB42071"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054D86DD"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0A3B90C6"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2A2DB028"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commentRangeStart w:id="6388"/>
      <w:commentRangeEnd w:id="6388"/>
      <w:r w:rsidRPr="00944672">
        <w:rPr>
          <w:rFonts w:ascii="Arial" w:hAnsi="Arial" w:cs="Arial"/>
          <w:sz w:val="24"/>
          <w:szCs w:val="24"/>
        </w:rPr>
        <w:commentReference w:id="6388"/>
      </w:r>
      <w:r w:rsidRPr="00944672">
        <w:rPr>
          <w:rFonts w:ascii="Arial" w:hAnsi="Arial" w:cs="Arial"/>
          <w:b/>
          <w:bCs/>
          <w:sz w:val="24"/>
          <w:szCs w:val="24"/>
        </w:rPr>
        <w:t>&gt;&gt;&gt; Zwolle, Sonntag, 20. April 2014 &lt;&lt;&lt;</w:t>
      </w:r>
    </w:p>
    <w:p w14:paraId="35CBB929" w14:textId="5C015E9E"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Licht. </w:t>
      </w:r>
      <w:del w:id="6389" w:author="Lektorat Bauer" w:date="2025-03-03T20:50:00Z" w16du:dateUtc="2025-03-03T19:50:00Z">
        <w:r w:rsidRPr="00944672" w:rsidDel="00D5092B">
          <w:rPr>
            <w:rFonts w:ascii="Arial" w:hAnsi="Arial" w:cs="Arial"/>
            <w:sz w:val="24"/>
            <w:szCs w:val="24"/>
          </w:rPr>
          <w:delText>‚</w:delText>
        </w:r>
      </w:del>
      <w:r w:rsidRPr="00944672">
        <w:rPr>
          <w:rFonts w:ascii="Arial" w:hAnsi="Arial" w:cs="Arial"/>
          <w:sz w:val="24"/>
          <w:szCs w:val="24"/>
        </w:rPr>
        <w:t>Bin ich wach?</w:t>
      </w:r>
      <w:del w:id="6390" w:author="Lektorat Bauer" w:date="2025-03-03T20:50:00Z" w16du:dateUtc="2025-03-03T19:50:00Z">
        <w:r w:rsidRPr="00944672" w:rsidDel="00D5092B">
          <w:rPr>
            <w:rFonts w:ascii="Arial" w:hAnsi="Arial" w:cs="Arial"/>
            <w:sz w:val="24"/>
            <w:szCs w:val="24"/>
          </w:rPr>
          <w:delText>‘</w:delText>
        </w:r>
      </w:del>
      <w:r w:rsidRPr="00944672">
        <w:rPr>
          <w:rFonts w:ascii="Arial" w:hAnsi="Arial" w:cs="Arial"/>
          <w:sz w:val="24"/>
          <w:szCs w:val="24"/>
        </w:rPr>
        <w:t xml:space="preserve"> – Augen öffnen.</w:t>
      </w:r>
    </w:p>
    <w:p w14:paraId="638B306F"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del w:id="6391" w:author="Lektorat Bauer" w:date="2025-03-03T20:50:00Z" w16du:dateUtc="2025-03-03T19:50:00Z">
        <w:r w:rsidRPr="00944672" w:rsidDel="00D5092B">
          <w:rPr>
            <w:rFonts w:ascii="Arial" w:hAnsi="Arial" w:cs="Arial"/>
            <w:sz w:val="24"/>
            <w:szCs w:val="24"/>
          </w:rPr>
          <w:delText>‚</w:delText>
        </w:r>
      </w:del>
      <w:r w:rsidRPr="00944672">
        <w:rPr>
          <w:rFonts w:ascii="Arial" w:hAnsi="Arial" w:cs="Arial"/>
          <w:sz w:val="24"/>
          <w:szCs w:val="24"/>
        </w:rPr>
        <w:t>Schon wieder. Hell</w:t>
      </w:r>
      <w:del w:id="6392" w:author="Lektorat Bauer" w:date="2025-03-03T20:50:00Z" w16du:dateUtc="2025-03-03T19:50:00Z">
        <w:r w:rsidRPr="00944672" w:rsidDel="00D5092B">
          <w:rPr>
            <w:rFonts w:ascii="Arial" w:hAnsi="Arial" w:cs="Arial"/>
            <w:sz w:val="24"/>
            <w:szCs w:val="24"/>
          </w:rPr>
          <w:delText>‘</w:delText>
        </w:r>
      </w:del>
      <w:r w:rsidRPr="00944672">
        <w:rPr>
          <w:rFonts w:ascii="Arial" w:hAnsi="Arial" w:cs="Arial"/>
          <w:sz w:val="24"/>
          <w:szCs w:val="24"/>
        </w:rPr>
        <w:t xml:space="preserve"> – Da sitzt ein Mann. Schläft.</w:t>
      </w:r>
    </w:p>
    <w:p w14:paraId="6DCE0AA8"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„Hallo?“ Die Stimme krächzt noch. Der Mann schlägt die Augen auf, springt auf.</w:t>
      </w:r>
    </w:p>
    <w:p w14:paraId="147BC44C" w14:textId="43774DCC"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„Hallo Anique! Erkennst Du mich?“ </w:t>
      </w:r>
      <w:ins w:id="6393" w:author="Lektorat Bauer" w:date="2025-03-03T20:51:00Z" w16du:dateUtc="2025-03-03T19:51:00Z">
        <w:r w:rsidR="00D5092B">
          <w:rPr>
            <w:rFonts w:ascii="Arial" w:hAnsi="Arial" w:cs="Arial"/>
            <w:sz w:val="24"/>
            <w:szCs w:val="24"/>
          </w:rPr>
          <w:t xml:space="preserve">– </w:t>
        </w:r>
      </w:ins>
      <w:r w:rsidRPr="00944672">
        <w:rPr>
          <w:rFonts w:ascii="Arial" w:hAnsi="Arial" w:cs="Arial"/>
          <w:sz w:val="24"/>
          <w:szCs w:val="24"/>
        </w:rPr>
        <w:t>„Pieter?!“ „Das ist richtig! Schön, dass Du wieder wach bist.“ Pieter drehte sich zur Seite und drückte einen Knopf, kurz darauf erschien Frau Doktor Seboka.</w:t>
      </w:r>
    </w:p>
    <w:p w14:paraId="6B26556C" w14:textId="7BFAC1CC"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„Hallo Frau Doktor, </w:t>
      </w:r>
      <w:del w:id="6394" w:author="Lektorat Bauer" w:date="2025-03-03T20:51:00Z" w16du:dateUtc="2025-03-03T19:51:00Z">
        <w:r w:rsidRPr="00944672" w:rsidDel="00D5092B">
          <w:rPr>
            <w:rFonts w:ascii="Arial" w:hAnsi="Arial" w:cs="Arial"/>
            <w:sz w:val="24"/>
            <w:szCs w:val="24"/>
          </w:rPr>
          <w:delText>dass</w:delText>
        </w:r>
      </w:del>
      <w:ins w:id="6395" w:author="Lektorat Bauer" w:date="2025-03-03T20:51:00Z" w16du:dateUtc="2025-03-03T19:51:00Z">
        <w:r w:rsidR="00D5092B" w:rsidRPr="00944672">
          <w:rPr>
            <w:rFonts w:ascii="Arial" w:hAnsi="Arial" w:cs="Arial"/>
            <w:sz w:val="24"/>
            <w:szCs w:val="24"/>
          </w:rPr>
          <w:t>das</w:t>
        </w:r>
      </w:ins>
      <w:r w:rsidRPr="00944672">
        <w:rPr>
          <w:rFonts w:ascii="Arial" w:hAnsi="Arial" w:cs="Arial"/>
          <w:sz w:val="24"/>
          <w:szCs w:val="24"/>
        </w:rPr>
        <w:t xml:space="preserve"> war aber extrem schnell</w:t>
      </w:r>
      <w:del w:id="6396" w:author="Lektorat Bauer" w:date="2025-03-03T20:51:00Z" w16du:dateUtc="2025-03-03T19:51:00Z">
        <w:r w:rsidRPr="00944672" w:rsidDel="00D5092B">
          <w:rPr>
            <w:rFonts w:ascii="Arial" w:hAnsi="Arial" w:cs="Arial"/>
            <w:sz w:val="24"/>
            <w:szCs w:val="24"/>
          </w:rPr>
          <w:delText>.</w:delText>
        </w:r>
      </w:del>
      <w:r w:rsidRPr="00944672">
        <w:rPr>
          <w:rFonts w:ascii="Arial" w:hAnsi="Arial" w:cs="Arial"/>
          <w:sz w:val="24"/>
          <w:szCs w:val="24"/>
        </w:rPr>
        <w:t>“</w:t>
      </w:r>
      <w:ins w:id="6397" w:author="Lektorat Bauer" w:date="2025-03-03T20:51:00Z" w16du:dateUtc="2025-03-03T19:51:00Z">
        <w:r w:rsidR="00D5092B">
          <w:rPr>
            <w:rFonts w:ascii="Arial" w:hAnsi="Arial" w:cs="Arial"/>
            <w:sz w:val="24"/>
            <w:szCs w:val="24"/>
          </w:rPr>
          <w:t>,</w:t>
        </w:r>
      </w:ins>
      <w:r w:rsidRPr="00944672">
        <w:rPr>
          <w:rFonts w:ascii="Arial" w:hAnsi="Arial" w:cs="Arial"/>
          <w:sz w:val="24"/>
          <w:szCs w:val="24"/>
        </w:rPr>
        <w:t xml:space="preserve"> </w:t>
      </w:r>
      <w:ins w:id="6398" w:author="Lektorat Bauer" w:date="2025-03-03T20:51:00Z" w16du:dateUtc="2025-03-03T19:51:00Z">
        <w:r w:rsidR="00D5092B">
          <w:rPr>
            <w:rFonts w:ascii="Arial" w:hAnsi="Arial" w:cs="Arial"/>
            <w:sz w:val="24"/>
            <w:szCs w:val="24"/>
          </w:rPr>
          <w:t>s</w:t>
        </w:r>
      </w:ins>
      <w:del w:id="6399" w:author="Lektorat Bauer" w:date="2025-03-03T20:51:00Z" w16du:dateUtc="2025-03-03T19:51:00Z">
        <w:r w:rsidRPr="00944672" w:rsidDel="00D5092B">
          <w:rPr>
            <w:rFonts w:ascii="Arial" w:hAnsi="Arial" w:cs="Arial"/>
            <w:sz w:val="24"/>
            <w:szCs w:val="24"/>
          </w:rPr>
          <w:delText>S</w:delText>
        </w:r>
      </w:del>
      <w:r w:rsidRPr="00944672">
        <w:rPr>
          <w:rFonts w:ascii="Arial" w:hAnsi="Arial" w:cs="Arial"/>
          <w:sz w:val="24"/>
          <w:szCs w:val="24"/>
        </w:rPr>
        <w:t>agte Pieter</w:t>
      </w:r>
      <w:del w:id="6400" w:author="Lektorat Bauer" w:date="2025-03-03T20:51:00Z" w16du:dateUtc="2025-03-03T19:51:00Z">
        <w:r w:rsidRPr="00944672" w:rsidDel="00D5092B">
          <w:rPr>
            <w:rFonts w:ascii="Arial" w:hAnsi="Arial" w:cs="Arial"/>
            <w:sz w:val="24"/>
            <w:szCs w:val="24"/>
          </w:rPr>
          <w:delText>,</w:delText>
        </w:r>
      </w:del>
      <w:r w:rsidRPr="00944672">
        <w:rPr>
          <w:rFonts w:ascii="Arial" w:hAnsi="Arial" w:cs="Arial"/>
          <w:sz w:val="24"/>
          <w:szCs w:val="24"/>
        </w:rPr>
        <w:t xml:space="preserve"> zu der eintretenden Ärztin. </w:t>
      </w:r>
    </w:p>
    <w:p w14:paraId="38A80AD1"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„Wir sind hier auf der Intensivstation. Wir haben im Kontrollzimmer auf den Monitoren gesehen, dass Frau Smits wieder wach ist, da bin ich losgegangen.“</w:t>
      </w:r>
    </w:p>
    <w:p w14:paraId="21B3D410" w14:textId="6AE87942"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Dann drehte sie sich zu Anique. „Hallo Anique, kennen Sie mich noch?“ Anique antwortete mit einem Nicken, dann: </w:t>
      </w:r>
      <w:ins w:id="6401" w:author="Lektorat Bauer" w:date="2025-03-03T20:51:00Z" w16du:dateUtc="2025-03-03T19:51:00Z">
        <w:r w:rsidR="00D5092B">
          <w:rPr>
            <w:rFonts w:ascii="Arial" w:hAnsi="Arial" w:cs="Arial"/>
            <w:sz w:val="24"/>
            <w:szCs w:val="24"/>
          </w:rPr>
          <w:t>„</w:t>
        </w:r>
      </w:ins>
      <w:r w:rsidRPr="00944672">
        <w:rPr>
          <w:rFonts w:ascii="Arial" w:hAnsi="Arial" w:cs="Arial"/>
          <w:sz w:val="24"/>
          <w:szCs w:val="24"/>
        </w:rPr>
        <w:t>Doktor Seboka?!?“</w:t>
      </w:r>
    </w:p>
    <w:p w14:paraId="0ADB1F04"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„Gut, Dein Namensgedächtnis funktioniert. Das beruhigt mich.“</w:t>
      </w:r>
    </w:p>
    <w:p w14:paraId="13418E95"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Anique drehte sich zu Pieter. „Thomas?“</w:t>
      </w:r>
    </w:p>
    <w:p w14:paraId="5507B176"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Pieter und Frau Seboka sahen sich kurz an, dann zuckte Pieter mit den Schultern.</w:t>
      </w:r>
    </w:p>
    <w:p w14:paraId="232FD2B6" w14:textId="5199E051"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„Thomas </w:t>
      </w:r>
      <w:del w:id="6402" w:author="Lektorat Bauer" w:date="2025-03-03T20:51:00Z" w16du:dateUtc="2025-03-03T19:51:00Z">
        <w:r w:rsidRPr="00944672" w:rsidDel="00D5092B">
          <w:rPr>
            <w:rFonts w:ascii="Arial" w:hAnsi="Arial" w:cs="Arial"/>
            <w:sz w:val="24"/>
            <w:szCs w:val="24"/>
          </w:rPr>
          <w:delText xml:space="preserve">war zu schwer verletzt. Er </w:delText>
        </w:r>
      </w:del>
      <w:r w:rsidRPr="00944672">
        <w:rPr>
          <w:rFonts w:ascii="Arial" w:hAnsi="Arial" w:cs="Arial"/>
          <w:sz w:val="24"/>
          <w:szCs w:val="24"/>
        </w:rPr>
        <w:t>wurde im Nebenzimmer behandelt, aber er hatte ein Metallteil in der Leber. Die Verletzungen waren so schwer, dass er es nicht geschafft hat</w:t>
      </w:r>
      <w:del w:id="6403" w:author="Lektorat Bauer" w:date="2025-03-03T20:52:00Z" w16du:dateUtc="2025-03-03T19:52:00Z">
        <w:r w:rsidRPr="00944672" w:rsidDel="00D5092B">
          <w:rPr>
            <w:rFonts w:ascii="Arial" w:hAnsi="Arial" w:cs="Arial"/>
            <w:sz w:val="24"/>
            <w:szCs w:val="24"/>
          </w:rPr>
          <w:delText>.</w:delText>
        </w:r>
      </w:del>
      <w:r w:rsidRPr="00944672">
        <w:rPr>
          <w:rFonts w:ascii="Arial" w:hAnsi="Arial" w:cs="Arial"/>
          <w:sz w:val="24"/>
          <w:szCs w:val="24"/>
        </w:rPr>
        <w:t>“</w:t>
      </w:r>
      <w:ins w:id="6404" w:author="Lektorat Bauer" w:date="2025-03-03T20:52:00Z" w16du:dateUtc="2025-03-03T19:52:00Z">
        <w:r w:rsidR="00D5092B">
          <w:rPr>
            <w:rFonts w:ascii="Arial" w:hAnsi="Arial" w:cs="Arial"/>
            <w:sz w:val="24"/>
            <w:szCs w:val="24"/>
          </w:rPr>
          <w:t>,</w:t>
        </w:r>
      </w:ins>
      <w:r w:rsidRPr="00944672">
        <w:rPr>
          <w:rFonts w:ascii="Arial" w:hAnsi="Arial" w:cs="Arial"/>
          <w:sz w:val="24"/>
          <w:szCs w:val="24"/>
        </w:rPr>
        <w:t xml:space="preserve"> </w:t>
      </w:r>
      <w:ins w:id="6405" w:author="Lektorat Bauer" w:date="2025-03-03T20:52:00Z" w16du:dateUtc="2025-03-03T19:52:00Z">
        <w:r w:rsidR="00D5092B">
          <w:rPr>
            <w:rFonts w:ascii="Arial" w:hAnsi="Arial" w:cs="Arial"/>
            <w:sz w:val="24"/>
            <w:szCs w:val="24"/>
          </w:rPr>
          <w:t>s</w:t>
        </w:r>
      </w:ins>
      <w:del w:id="6406" w:author="Lektorat Bauer" w:date="2025-03-03T20:52:00Z" w16du:dateUtc="2025-03-03T19:52:00Z">
        <w:r w:rsidRPr="00944672" w:rsidDel="00D5092B">
          <w:rPr>
            <w:rFonts w:ascii="Arial" w:hAnsi="Arial" w:cs="Arial"/>
            <w:sz w:val="24"/>
            <w:szCs w:val="24"/>
          </w:rPr>
          <w:delText>S</w:delText>
        </w:r>
      </w:del>
      <w:r w:rsidRPr="00944672">
        <w:rPr>
          <w:rFonts w:ascii="Arial" w:hAnsi="Arial" w:cs="Arial"/>
          <w:sz w:val="24"/>
          <w:szCs w:val="24"/>
        </w:rPr>
        <w:t>agte Pieter mit trauriger Stimme. „Es tut mir so leid</w:t>
      </w:r>
      <w:ins w:id="6407" w:author="Lektorat Bauer" w:date="2025-03-03T20:52:00Z" w16du:dateUtc="2025-03-03T19:52:00Z">
        <w:r w:rsidR="00D5092B">
          <w:rPr>
            <w:rFonts w:ascii="Arial" w:hAnsi="Arial" w:cs="Arial"/>
            <w:sz w:val="24"/>
            <w:szCs w:val="24"/>
          </w:rPr>
          <w:t>,</w:t>
        </w:r>
      </w:ins>
      <w:r w:rsidRPr="00944672">
        <w:rPr>
          <w:rFonts w:ascii="Arial" w:hAnsi="Arial" w:cs="Arial"/>
          <w:sz w:val="24"/>
          <w:szCs w:val="24"/>
        </w:rPr>
        <w:t xml:space="preserve"> Anique!“</w:t>
      </w:r>
    </w:p>
    <w:p w14:paraId="389271D6" w14:textId="77777777" w:rsidR="00D5092B" w:rsidRDefault="00944672" w:rsidP="00623B68">
      <w:pPr>
        <w:autoSpaceDE w:val="0"/>
        <w:autoSpaceDN w:val="0"/>
        <w:adjustRightInd w:val="0"/>
        <w:spacing w:after="0" w:line="360" w:lineRule="auto"/>
        <w:ind w:firstLine="227"/>
        <w:jc w:val="both"/>
        <w:rPr>
          <w:ins w:id="6408" w:author="Lektorat Bauer" w:date="2025-03-03T20:52:00Z" w16du:dateUtc="2025-03-03T19:52:00Z"/>
          <w:rFonts w:ascii="Arial" w:hAnsi="Arial" w:cs="Arial"/>
          <w:sz w:val="24"/>
          <w:szCs w:val="24"/>
        </w:rPr>
      </w:pPr>
      <w:commentRangeStart w:id="6409"/>
      <w:r w:rsidRPr="00944672">
        <w:rPr>
          <w:rFonts w:ascii="Arial" w:hAnsi="Arial" w:cs="Arial"/>
          <w:sz w:val="24"/>
          <w:szCs w:val="24"/>
        </w:rPr>
        <w:t xml:space="preserve">„Aber wieso?“ </w:t>
      </w:r>
      <w:commentRangeEnd w:id="6409"/>
      <w:r w:rsidR="00D5092B">
        <w:rPr>
          <w:rStyle w:val="Kommentarzeichen"/>
        </w:rPr>
        <w:commentReference w:id="6409"/>
      </w:r>
    </w:p>
    <w:p w14:paraId="7CB35798" w14:textId="6F114DCB"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„Durch Deinen Anruf</w:t>
      </w:r>
      <w:del w:id="6410" w:author="Lektorat Bauer" w:date="2025-03-03T20:52:00Z" w16du:dateUtc="2025-03-03T19:52:00Z">
        <w:r w:rsidRPr="00944672" w:rsidDel="00D5092B">
          <w:rPr>
            <w:rFonts w:ascii="Arial" w:hAnsi="Arial" w:cs="Arial"/>
            <w:sz w:val="24"/>
            <w:szCs w:val="24"/>
          </w:rPr>
          <w:delText>,</w:delText>
        </w:r>
      </w:del>
      <w:r w:rsidRPr="00944672">
        <w:rPr>
          <w:rFonts w:ascii="Arial" w:hAnsi="Arial" w:cs="Arial"/>
          <w:sz w:val="24"/>
          <w:szCs w:val="24"/>
        </w:rPr>
        <w:t xml:space="preserve"> konnte</w:t>
      </w:r>
      <w:ins w:id="6411" w:author="Lektorat Bauer" w:date="2025-03-03T20:52:00Z" w16du:dateUtc="2025-03-03T19:52:00Z">
        <w:r w:rsidR="00D5092B">
          <w:rPr>
            <w:rFonts w:ascii="Arial" w:hAnsi="Arial" w:cs="Arial"/>
            <w:sz w:val="24"/>
            <w:szCs w:val="24"/>
          </w:rPr>
          <w:t>n</w:t>
        </w:r>
      </w:ins>
      <w:r w:rsidRPr="00944672">
        <w:rPr>
          <w:rFonts w:ascii="Arial" w:hAnsi="Arial" w:cs="Arial"/>
          <w:sz w:val="24"/>
          <w:szCs w:val="24"/>
        </w:rPr>
        <w:t xml:space="preserve"> wir verfolgen, was auf der Straße passierte. Wir haben Sekunden vor dem Unfall den Krankenwagen losgeschickt, daher wart </w:t>
      </w:r>
      <w:ins w:id="6412" w:author="Lektorat Bauer" w:date="2025-03-03T20:52:00Z" w16du:dateUtc="2025-03-03T19:52:00Z">
        <w:r w:rsidR="00D5092B">
          <w:rPr>
            <w:rFonts w:ascii="Arial" w:hAnsi="Arial" w:cs="Arial"/>
            <w:sz w:val="24"/>
            <w:szCs w:val="24"/>
          </w:rPr>
          <w:t>i</w:t>
        </w:r>
      </w:ins>
      <w:del w:id="6413" w:author="Lektorat Bauer" w:date="2025-03-03T20:52:00Z" w16du:dateUtc="2025-03-03T19:52:00Z">
        <w:r w:rsidRPr="00944672" w:rsidDel="00D5092B">
          <w:rPr>
            <w:rFonts w:ascii="Arial" w:hAnsi="Arial" w:cs="Arial"/>
            <w:sz w:val="24"/>
            <w:szCs w:val="24"/>
          </w:rPr>
          <w:delText>I</w:delText>
        </w:r>
      </w:del>
      <w:r w:rsidRPr="00944672">
        <w:rPr>
          <w:rFonts w:ascii="Arial" w:hAnsi="Arial" w:cs="Arial"/>
          <w:sz w:val="24"/>
          <w:szCs w:val="24"/>
        </w:rPr>
        <w:t>hr beide sehr schnell hier und in Behandlung. Thomas hat</w:t>
      </w:r>
      <w:del w:id="6414" w:author="Lektorat Bauer" w:date="2025-03-03T20:52:00Z" w16du:dateUtc="2025-03-03T19:52:00Z">
        <w:r w:rsidRPr="00944672" w:rsidDel="00D5092B">
          <w:rPr>
            <w:rFonts w:ascii="Arial" w:hAnsi="Arial" w:cs="Arial"/>
            <w:sz w:val="24"/>
            <w:szCs w:val="24"/>
          </w:rPr>
          <w:delText>te</w:delText>
        </w:r>
      </w:del>
      <w:r w:rsidRPr="00944672">
        <w:rPr>
          <w:rFonts w:ascii="Arial" w:hAnsi="Arial" w:cs="Arial"/>
          <w:sz w:val="24"/>
          <w:szCs w:val="24"/>
        </w:rPr>
        <w:t xml:space="preserve"> unheimlich gut reagiert. Wenn er nicht so reagiert hätte, wär</w:t>
      </w:r>
      <w:del w:id="6415" w:author="Lektorat Bauer" w:date="2025-03-03T20:52:00Z" w16du:dateUtc="2025-03-03T19:52:00Z">
        <w:r w:rsidRPr="00944672" w:rsidDel="00D5092B">
          <w:rPr>
            <w:rFonts w:ascii="Arial" w:hAnsi="Arial" w:cs="Arial"/>
            <w:sz w:val="24"/>
            <w:szCs w:val="24"/>
          </w:rPr>
          <w:delText>e</w:delText>
        </w:r>
      </w:del>
      <w:r w:rsidRPr="00944672">
        <w:rPr>
          <w:rFonts w:ascii="Arial" w:hAnsi="Arial" w:cs="Arial"/>
          <w:sz w:val="24"/>
          <w:szCs w:val="24"/>
        </w:rPr>
        <w:t>st Du jetzt wohl auch tot.“</w:t>
      </w:r>
    </w:p>
    <w:p w14:paraId="05B47179" w14:textId="77777777" w:rsidR="00D5092B" w:rsidRDefault="00944672" w:rsidP="00623B68">
      <w:pPr>
        <w:autoSpaceDE w:val="0"/>
        <w:autoSpaceDN w:val="0"/>
        <w:adjustRightInd w:val="0"/>
        <w:spacing w:after="0" w:line="360" w:lineRule="auto"/>
        <w:ind w:firstLine="227"/>
        <w:jc w:val="both"/>
        <w:rPr>
          <w:ins w:id="6416" w:author="Lektorat Bauer" w:date="2025-03-03T20:53:00Z" w16du:dateUtc="2025-03-03T19:53:00Z"/>
          <w:rFonts w:ascii="Arial" w:hAnsi="Arial" w:cs="Arial"/>
          <w:sz w:val="24"/>
          <w:szCs w:val="24"/>
        </w:rPr>
      </w:pPr>
      <w:r w:rsidRPr="00944672">
        <w:rPr>
          <w:rFonts w:ascii="Arial" w:hAnsi="Arial" w:cs="Arial"/>
          <w:sz w:val="24"/>
          <w:szCs w:val="24"/>
        </w:rPr>
        <w:t xml:space="preserve">Anique sah ihn an: „Ihr konntet das Beobachten?“ </w:t>
      </w:r>
    </w:p>
    <w:p w14:paraId="1714BF28" w14:textId="77777777" w:rsidR="00D5092B" w:rsidRDefault="00944672" w:rsidP="00623B68">
      <w:pPr>
        <w:autoSpaceDE w:val="0"/>
        <w:autoSpaceDN w:val="0"/>
        <w:adjustRightInd w:val="0"/>
        <w:spacing w:after="0" w:line="360" w:lineRule="auto"/>
        <w:ind w:firstLine="227"/>
        <w:jc w:val="both"/>
        <w:rPr>
          <w:ins w:id="6417" w:author="Lektorat Bauer" w:date="2025-03-03T20:53:00Z" w16du:dateUtc="2025-03-03T19:53:00Z"/>
          <w:rFonts w:ascii="Arial" w:hAnsi="Arial" w:cs="Arial"/>
          <w:sz w:val="24"/>
          <w:szCs w:val="24"/>
        </w:rPr>
      </w:pPr>
      <w:r w:rsidRPr="00944672">
        <w:rPr>
          <w:rFonts w:ascii="Arial" w:hAnsi="Arial" w:cs="Arial"/>
          <w:sz w:val="24"/>
          <w:szCs w:val="24"/>
        </w:rPr>
        <w:t xml:space="preserve">„Ja, das war Glück. Wir hatten ein Techniker-Team da draußen, weil wir eine neue Drohne testen wollten. Diese Drohne war in der Luft, als Du angerufen hast. Es gibt ein Video von dem Unfall.“ </w:t>
      </w:r>
    </w:p>
    <w:p w14:paraId="07346D5D" w14:textId="14CCFD0E"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„Oh Gott.“ </w:t>
      </w:r>
    </w:p>
    <w:p w14:paraId="0154481B" w14:textId="0E871AE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„Die Daten sind sofort bei uns auf den Server gestreamt worden. Die Polizei wusste auch schon Bescheid.“</w:t>
      </w:r>
      <w:ins w:id="6418" w:author="Lektorat Bauer" w:date="2025-03-03T20:53:00Z" w16du:dateUtc="2025-03-03T19:53:00Z">
        <w:r w:rsidR="00D5092B">
          <w:rPr>
            <w:rFonts w:ascii="Arial" w:hAnsi="Arial" w:cs="Arial"/>
            <w:sz w:val="24"/>
            <w:szCs w:val="24"/>
          </w:rPr>
          <w:t xml:space="preserve"> Pieter bemerkte ihren leeren Blick, die tiefen Falten im Gesicht.</w:t>
        </w:r>
      </w:ins>
      <w:r w:rsidRPr="00944672">
        <w:rPr>
          <w:rFonts w:ascii="Arial" w:hAnsi="Arial" w:cs="Arial"/>
          <w:sz w:val="24"/>
          <w:szCs w:val="24"/>
        </w:rPr>
        <w:t xml:space="preserve"> „Tut mir leid,“ sagte </w:t>
      </w:r>
      <w:del w:id="6419" w:author="Lektorat Bauer" w:date="2025-03-03T20:53:00Z" w16du:dateUtc="2025-03-03T19:53:00Z">
        <w:r w:rsidRPr="00944672" w:rsidDel="00D5092B">
          <w:rPr>
            <w:rFonts w:ascii="Arial" w:hAnsi="Arial" w:cs="Arial"/>
            <w:sz w:val="24"/>
            <w:szCs w:val="24"/>
          </w:rPr>
          <w:delText>Pieter plötzlich</w:delText>
        </w:r>
      </w:del>
      <w:ins w:id="6420" w:author="Lektorat Bauer" w:date="2025-03-03T20:53:00Z" w16du:dateUtc="2025-03-03T19:53:00Z">
        <w:r w:rsidR="00D5092B">
          <w:rPr>
            <w:rFonts w:ascii="Arial" w:hAnsi="Arial" w:cs="Arial"/>
            <w:sz w:val="24"/>
            <w:szCs w:val="24"/>
          </w:rPr>
          <w:t>er dann</w:t>
        </w:r>
      </w:ins>
      <w:r w:rsidRPr="00944672">
        <w:rPr>
          <w:rFonts w:ascii="Arial" w:hAnsi="Arial" w:cs="Arial"/>
          <w:sz w:val="24"/>
          <w:szCs w:val="24"/>
        </w:rPr>
        <w:t xml:space="preserve">, „ich wollte Dir nicht zu viel zumuten.“ </w:t>
      </w:r>
    </w:p>
    <w:p w14:paraId="195ED395"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„Nein, schon gut. Bitte erzähle mir alles, was Du weißt.“ </w:t>
      </w:r>
    </w:p>
    <w:p w14:paraId="65E7AF34" w14:textId="422CDC5F"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„Wir konnten beobachten, dass die beiden Wagen versucht haben, Euch von der Straße zu drängen. Thomas hat durch ein paar tolle Reaktionen</w:t>
      </w:r>
      <w:del w:id="6421" w:author="Lektorat Bauer" w:date="2025-03-03T20:54:00Z" w16du:dateUtc="2025-03-03T19:54:00Z">
        <w:r w:rsidRPr="00944672" w:rsidDel="00D5092B">
          <w:rPr>
            <w:rFonts w:ascii="Arial" w:hAnsi="Arial" w:cs="Arial"/>
            <w:sz w:val="24"/>
            <w:szCs w:val="24"/>
          </w:rPr>
          <w:delText>,</w:delText>
        </w:r>
      </w:del>
      <w:r w:rsidRPr="00944672">
        <w:rPr>
          <w:rFonts w:ascii="Arial" w:hAnsi="Arial" w:cs="Arial"/>
          <w:sz w:val="24"/>
          <w:szCs w:val="24"/>
        </w:rPr>
        <w:t xml:space="preserve"> das </w:t>
      </w:r>
      <w:ins w:id="6422" w:author="Lektorat Bauer" w:date="2025-03-03T20:54:00Z" w16du:dateUtc="2025-03-03T19:54:00Z">
        <w:r w:rsidR="00D5092B">
          <w:rPr>
            <w:rFonts w:ascii="Arial" w:hAnsi="Arial" w:cs="Arial"/>
            <w:sz w:val="24"/>
            <w:szCs w:val="24"/>
          </w:rPr>
          <w:t>S</w:t>
        </w:r>
      </w:ins>
      <w:del w:id="6423" w:author="Lektorat Bauer" w:date="2025-03-03T20:54:00Z" w16du:dateUtc="2025-03-03T19:54:00Z">
        <w:r w:rsidRPr="00944672" w:rsidDel="00D5092B">
          <w:rPr>
            <w:rFonts w:ascii="Arial" w:hAnsi="Arial" w:cs="Arial"/>
            <w:sz w:val="24"/>
            <w:szCs w:val="24"/>
          </w:rPr>
          <w:delText>s</w:delText>
        </w:r>
      </w:del>
      <w:r w:rsidRPr="00944672">
        <w:rPr>
          <w:rFonts w:ascii="Arial" w:hAnsi="Arial" w:cs="Arial"/>
          <w:sz w:val="24"/>
          <w:szCs w:val="24"/>
        </w:rPr>
        <w:t>chlimmste verhindert. Bei einem Ausweichversuch</w:t>
      </w:r>
      <w:del w:id="6424" w:author="Lektorat Bauer" w:date="2025-03-03T20:54:00Z" w16du:dateUtc="2025-03-03T19:54:00Z">
        <w:r w:rsidRPr="00944672" w:rsidDel="00D5092B">
          <w:rPr>
            <w:rFonts w:ascii="Arial" w:hAnsi="Arial" w:cs="Arial"/>
            <w:sz w:val="24"/>
            <w:szCs w:val="24"/>
          </w:rPr>
          <w:delText>,</w:delText>
        </w:r>
      </w:del>
      <w:r w:rsidRPr="00944672">
        <w:rPr>
          <w:rFonts w:ascii="Arial" w:hAnsi="Arial" w:cs="Arial"/>
          <w:sz w:val="24"/>
          <w:szCs w:val="24"/>
        </w:rPr>
        <w:t xml:space="preserve"> hat er dann einen Stein erwischt. Der hat, bei der Geschwindigkeit, wie eine Rampe gewirkt. Ihr </w:t>
      </w:r>
      <w:del w:id="6425" w:author="Lektorat Bauer" w:date="2025-03-03T20:54:00Z" w16du:dateUtc="2025-03-03T19:54:00Z">
        <w:r w:rsidRPr="00944672" w:rsidDel="00D5092B">
          <w:rPr>
            <w:rFonts w:ascii="Arial" w:hAnsi="Arial" w:cs="Arial"/>
            <w:sz w:val="24"/>
            <w:szCs w:val="24"/>
          </w:rPr>
          <w:delText xml:space="preserve">habt </w:delText>
        </w:r>
      </w:del>
      <w:ins w:id="6426" w:author="Lektorat Bauer" w:date="2025-03-03T20:54:00Z" w16du:dateUtc="2025-03-03T19:54:00Z">
        <w:r w:rsidR="00D5092B">
          <w:rPr>
            <w:rFonts w:ascii="Arial" w:hAnsi="Arial" w:cs="Arial"/>
            <w:sz w:val="24"/>
            <w:szCs w:val="24"/>
          </w:rPr>
          <w:t>seid</w:t>
        </w:r>
        <w:r w:rsidR="00D5092B" w:rsidRPr="00944672">
          <w:rPr>
            <w:rFonts w:ascii="Arial" w:hAnsi="Arial" w:cs="Arial"/>
            <w:sz w:val="24"/>
            <w:szCs w:val="24"/>
          </w:rPr>
          <w:t xml:space="preserve"> </w:t>
        </w:r>
      </w:ins>
      <w:r w:rsidRPr="00944672">
        <w:rPr>
          <w:rFonts w:ascii="Arial" w:hAnsi="Arial" w:cs="Arial"/>
          <w:sz w:val="24"/>
          <w:szCs w:val="24"/>
        </w:rPr>
        <w:t xml:space="preserve">abgehoben, und dann seid </w:t>
      </w:r>
      <w:del w:id="6427" w:author="Lektorat Bauer" w:date="2025-03-03T20:54:00Z" w16du:dateUtc="2025-03-03T19:54:00Z">
        <w:r w:rsidRPr="00944672" w:rsidDel="00D5092B">
          <w:rPr>
            <w:rFonts w:ascii="Arial" w:hAnsi="Arial" w:cs="Arial"/>
            <w:sz w:val="24"/>
            <w:szCs w:val="24"/>
          </w:rPr>
          <w:delText>I</w:delText>
        </w:r>
      </w:del>
      <w:ins w:id="6428" w:author="Lektorat Bauer" w:date="2025-03-03T20:54:00Z" w16du:dateUtc="2025-03-03T19:54:00Z">
        <w:r w:rsidR="00D5092B">
          <w:rPr>
            <w:rFonts w:ascii="Arial" w:hAnsi="Arial" w:cs="Arial"/>
            <w:sz w:val="24"/>
            <w:szCs w:val="24"/>
          </w:rPr>
          <w:t>i</w:t>
        </w:r>
      </w:ins>
      <w:r w:rsidRPr="00944672">
        <w:rPr>
          <w:rFonts w:ascii="Arial" w:hAnsi="Arial" w:cs="Arial"/>
          <w:sz w:val="24"/>
          <w:szCs w:val="24"/>
        </w:rPr>
        <w:t xml:space="preserve">hr auf weichem Grund gelandet und habt Euch überschlagen.“ </w:t>
      </w:r>
    </w:p>
    <w:p w14:paraId="04394C74" w14:textId="08876696"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„Das Abheben ist das </w:t>
      </w:r>
      <w:del w:id="6429" w:author="Lektorat Bauer" w:date="2025-03-03T20:54:00Z" w16du:dateUtc="2025-03-03T19:54:00Z">
        <w:r w:rsidRPr="00944672" w:rsidDel="00D5092B">
          <w:rPr>
            <w:rFonts w:ascii="Arial" w:hAnsi="Arial" w:cs="Arial"/>
            <w:sz w:val="24"/>
            <w:szCs w:val="24"/>
          </w:rPr>
          <w:delText xml:space="preserve">letzte </w:delText>
        </w:r>
      </w:del>
      <w:ins w:id="6430" w:author="Lektorat Bauer" w:date="2025-03-03T20:54:00Z" w16du:dateUtc="2025-03-03T19:54:00Z">
        <w:r w:rsidR="00D5092B">
          <w:rPr>
            <w:rFonts w:ascii="Arial" w:hAnsi="Arial" w:cs="Arial"/>
            <w:sz w:val="24"/>
            <w:szCs w:val="24"/>
          </w:rPr>
          <w:t>Letzte,</w:t>
        </w:r>
        <w:r w:rsidR="00D5092B" w:rsidRPr="00944672">
          <w:rPr>
            <w:rFonts w:ascii="Arial" w:hAnsi="Arial" w:cs="Arial"/>
            <w:sz w:val="24"/>
            <w:szCs w:val="24"/>
          </w:rPr>
          <w:t xml:space="preserve"> </w:t>
        </w:r>
      </w:ins>
      <w:r w:rsidRPr="00944672">
        <w:rPr>
          <w:rFonts w:ascii="Arial" w:hAnsi="Arial" w:cs="Arial"/>
          <w:sz w:val="24"/>
          <w:szCs w:val="24"/>
        </w:rPr>
        <w:t>was ich noch weiß.“</w:t>
      </w:r>
    </w:p>
    <w:p w14:paraId="25369ED0"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Pieter nickte und fuhr fort: „Die beiden Wagen haben dann angehalten und gewendet. Die wollten zu Euch. Aber dann kamen schon die ersten Sirenen und die haben Ihr Vorhaben abgebrochen. Das hat Euch gerettet, vorerst.“</w:t>
      </w:r>
    </w:p>
    <w:p w14:paraId="3B774C88"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„Und wir haben einen kompletten Film?“</w:t>
      </w:r>
    </w:p>
    <w:p w14:paraId="6ABFD55F"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„Ja, und die Gesichtserkennung läuft schon. Falls es das war, was Du fragen wolltest.“ Anique nickte dankbar und sah zu der Ärztin: „Wann kann ich hier raus?“ Doktor Seboka </w:t>
      </w:r>
      <w:commentRangeStart w:id="6431"/>
      <w:r w:rsidRPr="00944672">
        <w:rPr>
          <w:rFonts w:ascii="Arial" w:hAnsi="Arial" w:cs="Arial"/>
          <w:sz w:val="24"/>
          <w:szCs w:val="24"/>
        </w:rPr>
        <w:t>schaute entgeistert von Anique zu Pieter und zurück</w:t>
      </w:r>
      <w:commentRangeEnd w:id="6431"/>
      <w:r w:rsidR="00D5092B">
        <w:rPr>
          <w:rStyle w:val="Kommentarzeichen"/>
        </w:rPr>
        <w:commentReference w:id="6431"/>
      </w:r>
      <w:r w:rsidRPr="00944672">
        <w:rPr>
          <w:rFonts w:ascii="Arial" w:hAnsi="Arial" w:cs="Arial"/>
          <w:sz w:val="24"/>
          <w:szCs w:val="24"/>
        </w:rPr>
        <w:t xml:space="preserve">. „Anique, solche Sprüche kenn ich sonst nur aus den TV-Serien. Du bleibst noch mindestens drei Tage hier, dann schauen wir weiter.“ </w:t>
      </w:r>
    </w:p>
    <w:p w14:paraId="5C6980CA" w14:textId="7FBD9642" w:rsidR="00944672" w:rsidRPr="00944672" w:rsidRDefault="00944672" w:rsidP="00D5092B">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„Aber</w:t>
      </w:r>
      <w:del w:id="6432" w:author="Lektorat Bauer" w:date="2025-03-03T20:55:00Z" w16du:dateUtc="2025-03-03T19:55:00Z">
        <w:r w:rsidRPr="00944672" w:rsidDel="00D5092B">
          <w:rPr>
            <w:rFonts w:ascii="Arial" w:hAnsi="Arial" w:cs="Arial"/>
            <w:sz w:val="24"/>
            <w:szCs w:val="24"/>
          </w:rPr>
          <w:delText>.</w:delText>
        </w:r>
      </w:del>
      <w:ins w:id="6433" w:author="Lektorat Bauer" w:date="2025-03-03T20:55:00Z" w16du:dateUtc="2025-03-03T19:55:00Z">
        <w:r w:rsidR="00D5092B">
          <w:rPr>
            <w:rFonts w:ascii="Arial" w:hAnsi="Arial" w:cs="Arial"/>
            <w:sz w:val="24"/>
            <w:szCs w:val="24"/>
          </w:rPr>
          <w:t xml:space="preserve"> –</w:t>
        </w:r>
      </w:ins>
      <w:r w:rsidRPr="00944672">
        <w:rPr>
          <w:rFonts w:ascii="Arial" w:hAnsi="Arial" w:cs="Arial"/>
          <w:sz w:val="24"/>
          <w:szCs w:val="24"/>
        </w:rPr>
        <w:t xml:space="preserve">“ „Nichts </w:t>
      </w:r>
      <w:del w:id="6434" w:author="Lektorat Bauer" w:date="2025-03-03T20:55:00Z" w16du:dateUtc="2025-03-03T19:55:00Z">
        <w:r w:rsidRPr="00944672" w:rsidDel="00D5092B">
          <w:rPr>
            <w:rFonts w:ascii="Arial" w:hAnsi="Arial" w:cs="Arial"/>
            <w:sz w:val="24"/>
            <w:szCs w:val="24"/>
          </w:rPr>
          <w:delText>‚</w:delText>
        </w:r>
      </w:del>
      <w:r w:rsidRPr="00944672">
        <w:rPr>
          <w:rFonts w:ascii="Arial" w:hAnsi="Arial" w:cs="Arial"/>
          <w:sz w:val="24"/>
          <w:szCs w:val="24"/>
        </w:rPr>
        <w:t>aber</w:t>
      </w:r>
      <w:del w:id="6435" w:author="Lektorat Bauer" w:date="2025-03-03T20:55:00Z" w16du:dateUtc="2025-03-03T19:55:00Z">
        <w:r w:rsidRPr="00944672" w:rsidDel="00D5092B">
          <w:rPr>
            <w:rFonts w:ascii="Arial" w:hAnsi="Arial" w:cs="Arial"/>
            <w:sz w:val="24"/>
            <w:szCs w:val="24"/>
          </w:rPr>
          <w:delText>‘</w:delText>
        </w:r>
      </w:del>
      <w:r w:rsidRPr="00944672">
        <w:rPr>
          <w:rFonts w:ascii="Arial" w:hAnsi="Arial" w:cs="Arial"/>
          <w:sz w:val="24"/>
          <w:szCs w:val="24"/>
        </w:rPr>
        <w:t xml:space="preserve">. Pieter hatte mich vorgewarnt. Er wusste, wie Du regieren würdest. Du bleibst hier, aber </w:t>
      </w:r>
      <w:ins w:id="6436" w:author="Lektorat Bauer" w:date="2025-03-03T20:55:00Z" w16du:dateUtc="2025-03-03T19:55:00Z">
        <w:r w:rsidR="00D5092B">
          <w:rPr>
            <w:rFonts w:ascii="Arial" w:hAnsi="Arial" w:cs="Arial"/>
            <w:sz w:val="24"/>
            <w:szCs w:val="24"/>
          </w:rPr>
          <w:t>–</w:t>
        </w:r>
      </w:ins>
      <w:del w:id="6437" w:author="Lektorat Bauer" w:date="2025-03-03T20:55:00Z" w16du:dateUtc="2025-03-03T19:55:00Z">
        <w:r w:rsidRPr="00944672" w:rsidDel="00D5092B">
          <w:rPr>
            <w:rFonts w:ascii="Arial" w:hAnsi="Arial" w:cs="Arial"/>
            <w:sz w:val="24"/>
            <w:szCs w:val="24"/>
          </w:rPr>
          <w:delText>...</w:delText>
        </w:r>
      </w:del>
      <w:r w:rsidRPr="00944672">
        <w:rPr>
          <w:rFonts w:ascii="Arial" w:hAnsi="Arial" w:cs="Arial"/>
          <w:sz w:val="24"/>
          <w:szCs w:val="24"/>
        </w:rPr>
        <w:t xml:space="preserve">“ </w:t>
      </w:r>
      <w:ins w:id="6438" w:author="Lektorat Bauer" w:date="2025-03-03T20:55:00Z" w16du:dateUtc="2025-03-03T19:55:00Z">
        <w:r w:rsidR="00D5092B">
          <w:rPr>
            <w:rFonts w:ascii="Arial" w:hAnsi="Arial" w:cs="Arial"/>
            <w:sz w:val="24"/>
            <w:szCs w:val="24"/>
          </w:rPr>
          <w:t xml:space="preserve">– </w:t>
        </w:r>
      </w:ins>
      <w:r w:rsidRPr="00944672">
        <w:rPr>
          <w:rFonts w:ascii="Arial" w:hAnsi="Arial" w:cs="Arial"/>
          <w:sz w:val="24"/>
          <w:szCs w:val="24"/>
        </w:rPr>
        <w:t xml:space="preserve">„Doch noch ein aber?“ </w:t>
      </w:r>
    </w:p>
    <w:p w14:paraId="567EB912" w14:textId="20E20FCD"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 xml:space="preserve">Pieter fuhr dazwischen: „Deine Schlagfertigkeit ist also wieder da. Das ist </w:t>
      </w:r>
      <w:del w:id="6439" w:author="Lektorat Bauer" w:date="2025-03-03T20:55:00Z" w16du:dateUtc="2025-03-03T19:55:00Z">
        <w:r w:rsidRPr="00944672" w:rsidDel="00D5092B">
          <w:rPr>
            <w:rFonts w:ascii="Arial" w:hAnsi="Arial" w:cs="Arial"/>
            <w:sz w:val="24"/>
            <w:szCs w:val="24"/>
          </w:rPr>
          <w:delText>G</w:delText>
        </w:r>
      </w:del>
      <w:ins w:id="6440" w:author="Lektorat Bauer" w:date="2025-03-03T20:55:00Z" w16du:dateUtc="2025-03-03T19:55:00Z">
        <w:r w:rsidR="00D5092B">
          <w:rPr>
            <w:rFonts w:ascii="Arial" w:hAnsi="Arial" w:cs="Arial"/>
            <w:sz w:val="24"/>
            <w:szCs w:val="24"/>
          </w:rPr>
          <w:t>g</w:t>
        </w:r>
      </w:ins>
      <w:r w:rsidRPr="00944672">
        <w:rPr>
          <w:rFonts w:ascii="Arial" w:hAnsi="Arial" w:cs="Arial"/>
          <w:sz w:val="24"/>
          <w:szCs w:val="24"/>
        </w:rPr>
        <w:t xml:space="preserve">ut. Pass auf. Wir brauchen Dich kerngesund. </w:t>
      </w:r>
      <w:del w:id="6441" w:author="Lektorat Bauer" w:date="2025-03-07T18:43:00Z" w16du:dateUtc="2025-03-07T17:43:00Z">
        <w:r w:rsidRPr="00944672" w:rsidDel="003C7CCB">
          <w:rPr>
            <w:rFonts w:ascii="Arial" w:hAnsi="Arial" w:cs="Arial"/>
            <w:sz w:val="24"/>
            <w:szCs w:val="24"/>
          </w:rPr>
          <w:delText xml:space="preserve"> </w:delText>
        </w:r>
      </w:del>
      <w:r w:rsidRPr="00944672">
        <w:rPr>
          <w:rFonts w:ascii="Arial" w:hAnsi="Arial" w:cs="Arial"/>
          <w:sz w:val="24"/>
          <w:szCs w:val="24"/>
        </w:rPr>
        <w:t>Ein Team arbeitet an den Daten. Mache Dir keine Gedanken.“</w:t>
      </w:r>
    </w:p>
    <w:p w14:paraId="568ED2C3"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Doktor Seboka sah Anique an: „Wir machen einen Deal. Sie kommen auf ein normales Zimmer. Und Sie bekommen einen Laptop. Und jetzt das </w:t>
      </w:r>
      <w:del w:id="6442" w:author="Lektorat Bauer" w:date="2025-03-03T20:55:00Z" w16du:dateUtc="2025-03-03T19:55:00Z">
        <w:r w:rsidRPr="00944672" w:rsidDel="00D5092B">
          <w:rPr>
            <w:rFonts w:ascii="Arial" w:hAnsi="Arial" w:cs="Arial"/>
            <w:sz w:val="24"/>
            <w:szCs w:val="24"/>
          </w:rPr>
          <w:delText>‚</w:delText>
        </w:r>
      </w:del>
      <w:r w:rsidRPr="00944672">
        <w:rPr>
          <w:rFonts w:ascii="Arial" w:hAnsi="Arial" w:cs="Arial"/>
          <w:sz w:val="24"/>
          <w:szCs w:val="24"/>
        </w:rPr>
        <w:t>Aber</w:t>
      </w:r>
      <w:del w:id="6443" w:author="Lektorat Bauer" w:date="2025-03-03T20:55:00Z" w16du:dateUtc="2025-03-03T19:55:00Z">
        <w:r w:rsidRPr="00944672" w:rsidDel="00D5092B">
          <w:rPr>
            <w:rFonts w:ascii="Arial" w:hAnsi="Arial" w:cs="Arial"/>
            <w:sz w:val="24"/>
            <w:szCs w:val="24"/>
          </w:rPr>
          <w:delText>‘</w:delText>
        </w:r>
      </w:del>
      <w:r w:rsidRPr="00944672">
        <w:rPr>
          <w:rFonts w:ascii="Arial" w:hAnsi="Arial" w:cs="Arial"/>
          <w:sz w:val="24"/>
          <w:szCs w:val="24"/>
        </w:rPr>
        <w:t>: Wenn Sie müde werden, schlafen Sie.“</w:t>
      </w:r>
    </w:p>
    <w:p w14:paraId="403859E8"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„Damit kann ich leben!“ Der zornige Unterton in Aniques Stimme war nicht zu überhören.</w:t>
      </w:r>
    </w:p>
    <w:p w14:paraId="19ADFD02" w14:textId="77777777" w:rsidR="00D5092B" w:rsidRDefault="00944672" w:rsidP="00623B68">
      <w:pPr>
        <w:autoSpaceDE w:val="0"/>
        <w:autoSpaceDN w:val="0"/>
        <w:adjustRightInd w:val="0"/>
        <w:spacing w:after="0" w:line="360" w:lineRule="auto"/>
        <w:ind w:firstLine="227"/>
        <w:jc w:val="both"/>
        <w:rPr>
          <w:ins w:id="6444" w:author="Lektorat Bauer" w:date="2025-03-03T20:55:00Z" w16du:dateUtc="2025-03-03T19:55:00Z"/>
          <w:rFonts w:ascii="Arial" w:hAnsi="Arial" w:cs="Arial"/>
          <w:sz w:val="24"/>
          <w:szCs w:val="24"/>
        </w:rPr>
      </w:pPr>
      <w:r w:rsidRPr="00944672">
        <w:rPr>
          <w:rFonts w:ascii="Arial" w:hAnsi="Arial" w:cs="Arial"/>
          <w:sz w:val="24"/>
          <w:szCs w:val="24"/>
        </w:rPr>
        <w:t xml:space="preserve">Verzweifelt sah Anique zu Pieter: „Wir waren auf einem guten Weg. Für Thomas hätte ich sogar den Job gekündigt.“ </w:t>
      </w:r>
    </w:p>
    <w:p w14:paraId="5FDB3A3D" w14:textId="77777777" w:rsidR="00D5092B" w:rsidRDefault="00944672" w:rsidP="00623B68">
      <w:pPr>
        <w:autoSpaceDE w:val="0"/>
        <w:autoSpaceDN w:val="0"/>
        <w:adjustRightInd w:val="0"/>
        <w:spacing w:after="0" w:line="360" w:lineRule="auto"/>
        <w:ind w:firstLine="227"/>
        <w:jc w:val="both"/>
        <w:rPr>
          <w:ins w:id="6445" w:author="Lektorat Bauer" w:date="2025-03-03T20:55:00Z" w16du:dateUtc="2025-03-03T19:55:00Z"/>
          <w:rFonts w:ascii="Arial" w:hAnsi="Arial" w:cs="Arial"/>
          <w:sz w:val="24"/>
          <w:szCs w:val="24"/>
        </w:rPr>
      </w:pPr>
      <w:r w:rsidRPr="00944672">
        <w:rPr>
          <w:rFonts w:ascii="Arial" w:hAnsi="Arial" w:cs="Arial"/>
          <w:sz w:val="24"/>
          <w:szCs w:val="24"/>
        </w:rPr>
        <w:t>„Und wir hatten das geahnt</w:t>
      </w:r>
      <w:ins w:id="6446" w:author="Lektorat Bauer" w:date="2025-03-03T20:55:00Z" w16du:dateUtc="2025-03-03T19:55:00Z">
        <w:r w:rsidR="00D5092B">
          <w:rPr>
            <w:rFonts w:ascii="Arial" w:hAnsi="Arial" w:cs="Arial"/>
            <w:sz w:val="24"/>
            <w:szCs w:val="24"/>
          </w:rPr>
          <w:t>.</w:t>
        </w:r>
      </w:ins>
      <w:del w:id="6447" w:author="Lektorat Bauer" w:date="2025-03-03T20:55:00Z" w16du:dateUtc="2025-03-03T19:55:00Z">
        <w:r w:rsidRPr="00944672" w:rsidDel="00D5092B">
          <w:rPr>
            <w:rFonts w:ascii="Arial" w:hAnsi="Arial" w:cs="Arial"/>
            <w:sz w:val="24"/>
            <w:szCs w:val="24"/>
          </w:rPr>
          <w:delText>,</w:delText>
        </w:r>
      </w:del>
      <w:r w:rsidRPr="00944672">
        <w:rPr>
          <w:rFonts w:ascii="Arial" w:hAnsi="Arial" w:cs="Arial"/>
          <w:sz w:val="24"/>
          <w:szCs w:val="24"/>
        </w:rPr>
        <w:t xml:space="preserve"> </w:t>
      </w:r>
      <w:ins w:id="6448" w:author="Lektorat Bauer" w:date="2025-03-03T20:55:00Z" w16du:dateUtc="2025-03-03T19:55:00Z">
        <w:r w:rsidR="00D5092B">
          <w:rPr>
            <w:rFonts w:ascii="Arial" w:hAnsi="Arial" w:cs="Arial"/>
            <w:sz w:val="24"/>
            <w:szCs w:val="24"/>
          </w:rPr>
          <w:t>W</w:t>
        </w:r>
      </w:ins>
      <w:del w:id="6449" w:author="Lektorat Bauer" w:date="2025-03-03T20:55:00Z" w16du:dateUtc="2025-03-03T19:55:00Z">
        <w:r w:rsidRPr="00944672" w:rsidDel="00D5092B">
          <w:rPr>
            <w:rFonts w:ascii="Arial" w:hAnsi="Arial" w:cs="Arial"/>
            <w:sz w:val="24"/>
            <w:szCs w:val="24"/>
          </w:rPr>
          <w:delText>w</w:delText>
        </w:r>
      </w:del>
      <w:r w:rsidRPr="00944672">
        <w:rPr>
          <w:rFonts w:ascii="Arial" w:hAnsi="Arial" w:cs="Arial"/>
          <w:sz w:val="24"/>
          <w:szCs w:val="24"/>
        </w:rPr>
        <w:t xml:space="preserve">ir hatten für Thomas bereits eine Planstelle vorbereitet.“ </w:t>
      </w:r>
    </w:p>
    <w:p w14:paraId="4CDDF5AB" w14:textId="70FE1E3F"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„Ihr seid so lieb. Seit wann wusstet Ihr das?“ </w:t>
      </w:r>
    </w:p>
    <w:p w14:paraId="7A267989" w14:textId="18F5CF9D"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„Nach Eurem zweiten Treffen wurden wir stutzig, nach dem dritten</w:t>
      </w:r>
      <w:del w:id="6450" w:author="Lektorat Bauer" w:date="2025-03-03T20:56:00Z" w16du:dateUtc="2025-03-03T19:56:00Z">
        <w:r w:rsidRPr="00944672" w:rsidDel="00D5092B">
          <w:rPr>
            <w:rFonts w:ascii="Arial" w:hAnsi="Arial" w:cs="Arial"/>
            <w:sz w:val="24"/>
            <w:szCs w:val="24"/>
          </w:rPr>
          <w:delText>,</w:delText>
        </w:r>
      </w:del>
      <w:r w:rsidRPr="00944672">
        <w:rPr>
          <w:rFonts w:ascii="Arial" w:hAnsi="Arial" w:cs="Arial"/>
          <w:sz w:val="24"/>
          <w:szCs w:val="24"/>
        </w:rPr>
        <w:t xml:space="preserve"> waren wir uns sicher. Seit</w:t>
      </w:r>
      <w:del w:id="6451" w:author="Lektorat Bauer" w:date="2025-03-03T20:56:00Z" w16du:dateUtc="2025-03-03T19:56:00Z">
        <w:r w:rsidRPr="00944672" w:rsidDel="00D5092B">
          <w:rPr>
            <w:rFonts w:ascii="Arial" w:hAnsi="Arial" w:cs="Arial"/>
            <w:sz w:val="24"/>
            <w:szCs w:val="24"/>
          </w:rPr>
          <w:delText xml:space="preserve"> </w:delText>
        </w:r>
      </w:del>
      <w:r w:rsidRPr="00944672">
        <w:rPr>
          <w:rFonts w:ascii="Arial" w:hAnsi="Arial" w:cs="Arial"/>
          <w:sz w:val="24"/>
          <w:szCs w:val="24"/>
        </w:rPr>
        <w:t xml:space="preserve">dem laufen die Vorbereitungen. Nur als Thomas die letzte Woche abgetaucht </w:t>
      </w:r>
      <w:del w:id="6452" w:author="Lektorat Bauer" w:date="2025-03-03T20:56:00Z" w16du:dateUtc="2025-03-03T19:56:00Z">
        <w:r w:rsidRPr="00944672" w:rsidDel="00D5092B">
          <w:rPr>
            <w:rFonts w:ascii="Arial" w:hAnsi="Arial" w:cs="Arial"/>
            <w:sz w:val="24"/>
            <w:szCs w:val="24"/>
          </w:rPr>
          <w:delText>ist</w:delText>
        </w:r>
      </w:del>
      <w:ins w:id="6453" w:author="Lektorat Bauer" w:date="2025-03-03T20:56:00Z" w16du:dateUtc="2025-03-03T19:56:00Z">
        <w:r w:rsidR="00D5092B">
          <w:rPr>
            <w:rFonts w:ascii="Arial" w:hAnsi="Arial" w:cs="Arial"/>
            <w:sz w:val="24"/>
            <w:szCs w:val="24"/>
          </w:rPr>
          <w:t>war</w:t>
        </w:r>
      </w:ins>
      <w:r w:rsidRPr="00944672">
        <w:rPr>
          <w:rFonts w:ascii="Arial" w:hAnsi="Arial" w:cs="Arial"/>
          <w:sz w:val="24"/>
          <w:szCs w:val="24"/>
        </w:rPr>
        <w:t>, hatte uns das irritiert.“</w:t>
      </w:r>
    </w:p>
    <w:p w14:paraId="3111637F"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„Letzten Sonntag war Thomas in Hamburg. Er hat mit Joost van der Dijkstraat gesprochen.“</w:t>
      </w:r>
    </w:p>
    <w:p w14:paraId="0322DA2E"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„Mit dem Journalisten? Wieso? Warum nicht mit uns?“ Pieter war verwirrt über diese Information.</w:t>
      </w:r>
    </w:p>
    <w:p w14:paraId="6B18BE6C"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„Thomas hat mir im Auto alles erzählt. Er hat sich mit Joost getroffen, weil er ihn um Hilfe bitten wollte. Joost kann qualifizierte Informationen beschaffen, die Thomas nicht finden konnte.“</w:t>
      </w:r>
    </w:p>
    <w:p w14:paraId="2F4E196B" w14:textId="7255ECE0"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„Das macht Sinn</w:t>
      </w:r>
      <w:del w:id="6454" w:author="Lektorat Bauer" w:date="2025-03-03T20:56:00Z" w16du:dateUtc="2025-03-03T19:56:00Z">
        <w:r w:rsidRPr="00944672" w:rsidDel="00D5092B">
          <w:rPr>
            <w:rFonts w:ascii="Arial" w:hAnsi="Arial" w:cs="Arial"/>
            <w:sz w:val="24"/>
            <w:szCs w:val="24"/>
          </w:rPr>
          <w:delText>.“ Nickte Pieter, „</w:delText>
        </w:r>
      </w:del>
      <w:ins w:id="6455" w:author="Lektorat Bauer" w:date="2025-03-03T20:56:00Z" w16du:dateUtc="2025-03-03T19:56:00Z">
        <w:r w:rsidR="00D5092B">
          <w:rPr>
            <w:rFonts w:ascii="Arial" w:hAnsi="Arial" w:cs="Arial"/>
            <w:sz w:val="24"/>
            <w:szCs w:val="24"/>
          </w:rPr>
          <w:t xml:space="preserve">. </w:t>
        </w:r>
      </w:ins>
      <w:r w:rsidRPr="00944672">
        <w:rPr>
          <w:rFonts w:ascii="Arial" w:hAnsi="Arial" w:cs="Arial"/>
          <w:sz w:val="24"/>
          <w:szCs w:val="24"/>
        </w:rPr>
        <w:t xml:space="preserve">Mir wäre nur lieber gewesen, er hätte uns informiert.“ </w:t>
      </w:r>
    </w:p>
    <w:p w14:paraId="6231E2BA" w14:textId="42B2B879"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„Das</w:t>
      </w:r>
      <w:ins w:id="6456" w:author="Lektorat Bauer" w:date="2025-03-03T20:56:00Z" w16du:dateUtc="2025-03-03T19:56:00Z">
        <w:r w:rsidR="00D5092B">
          <w:rPr>
            <w:rFonts w:ascii="Arial" w:hAnsi="Arial" w:cs="Arial"/>
            <w:sz w:val="24"/>
            <w:szCs w:val="24"/>
          </w:rPr>
          <w:t>,</w:t>
        </w:r>
      </w:ins>
      <w:r w:rsidRPr="00944672">
        <w:rPr>
          <w:rFonts w:ascii="Arial" w:hAnsi="Arial" w:cs="Arial"/>
          <w:sz w:val="24"/>
          <w:szCs w:val="24"/>
        </w:rPr>
        <w:t xml:space="preserve"> was Thomas am Freitag vorgetragen hat, ist der aktuelle Stand der Dinge. Wir müssen nur noch einmal durch die Infos gehen</w:t>
      </w:r>
      <w:ins w:id="6457" w:author="Lektorat Bauer" w:date="2025-03-03T20:56:00Z" w16du:dateUtc="2025-03-03T19:56:00Z">
        <w:r w:rsidR="00D5092B">
          <w:rPr>
            <w:rFonts w:ascii="Arial" w:hAnsi="Arial" w:cs="Arial"/>
            <w:sz w:val="24"/>
            <w:szCs w:val="24"/>
          </w:rPr>
          <w:t>,</w:t>
        </w:r>
      </w:ins>
      <w:r w:rsidRPr="00944672">
        <w:rPr>
          <w:rFonts w:ascii="Arial" w:hAnsi="Arial" w:cs="Arial"/>
          <w:sz w:val="24"/>
          <w:szCs w:val="24"/>
        </w:rPr>
        <w:t xml:space="preserve"> um das eigentliche Problem zu finden.“ Anique war nach diesem Gespräch schon wieder müde, was Doktor Seboka sofort wahrnahm. „O</w:t>
      </w:r>
      <w:ins w:id="6458" w:author="Lektorat Bauer" w:date="2025-03-03T20:56:00Z" w16du:dateUtc="2025-03-03T19:56:00Z">
        <w:r w:rsidR="00D5092B">
          <w:rPr>
            <w:rFonts w:ascii="Arial" w:hAnsi="Arial" w:cs="Arial"/>
            <w:sz w:val="24"/>
            <w:szCs w:val="24"/>
          </w:rPr>
          <w:t>k</w:t>
        </w:r>
      </w:ins>
      <w:del w:id="6459" w:author="Lektorat Bauer" w:date="2025-03-03T20:56:00Z" w16du:dateUtc="2025-03-03T19:56:00Z">
        <w:r w:rsidRPr="00944672" w:rsidDel="00D5092B">
          <w:rPr>
            <w:rFonts w:ascii="Arial" w:hAnsi="Arial" w:cs="Arial"/>
            <w:sz w:val="24"/>
            <w:szCs w:val="24"/>
          </w:rPr>
          <w:delText>K</w:delText>
        </w:r>
      </w:del>
      <w:r w:rsidRPr="00944672">
        <w:rPr>
          <w:rFonts w:ascii="Arial" w:hAnsi="Arial" w:cs="Arial"/>
          <w:sz w:val="24"/>
          <w:szCs w:val="24"/>
        </w:rPr>
        <w:t xml:space="preserve">. Schluss jetzt. Anique muss sich ausruhen. Wir verlegen sie in ein anderes Zimmer, das zum einen </w:t>
      </w:r>
      <w:ins w:id="6460" w:author="Lektorat Bauer" w:date="2025-03-03T20:56:00Z" w16du:dateUtc="2025-03-03T19:56:00Z">
        <w:r w:rsidR="006677F0">
          <w:rPr>
            <w:rFonts w:ascii="Arial" w:hAnsi="Arial" w:cs="Arial"/>
            <w:sz w:val="24"/>
            <w:szCs w:val="24"/>
          </w:rPr>
          <w:t>a</w:t>
        </w:r>
      </w:ins>
      <w:del w:id="6461" w:author="Lektorat Bauer" w:date="2025-03-03T20:56:00Z" w16du:dateUtc="2025-03-03T19:56:00Z">
        <w:r w:rsidRPr="00944672" w:rsidDel="006677F0">
          <w:rPr>
            <w:rFonts w:ascii="Arial" w:hAnsi="Arial" w:cs="Arial"/>
            <w:sz w:val="24"/>
            <w:szCs w:val="24"/>
          </w:rPr>
          <w:delText>A</w:delText>
        </w:r>
      </w:del>
      <w:r w:rsidRPr="00944672">
        <w:rPr>
          <w:rFonts w:ascii="Arial" w:hAnsi="Arial" w:cs="Arial"/>
          <w:sz w:val="24"/>
          <w:szCs w:val="24"/>
        </w:rPr>
        <w:t>bseits liegt und sich zum anderen gut überwachen lässt.“ Dann wandt</w:t>
      </w:r>
      <w:ins w:id="6462" w:author="Lektorat Bauer" w:date="2025-03-03T20:56:00Z" w16du:dateUtc="2025-03-03T19:56:00Z">
        <w:r w:rsidR="006677F0">
          <w:rPr>
            <w:rFonts w:ascii="Arial" w:hAnsi="Arial" w:cs="Arial"/>
            <w:sz w:val="24"/>
            <w:szCs w:val="24"/>
          </w:rPr>
          <w:t>e</w:t>
        </w:r>
      </w:ins>
      <w:r w:rsidRPr="00944672">
        <w:rPr>
          <w:rFonts w:ascii="Arial" w:hAnsi="Arial" w:cs="Arial"/>
          <w:sz w:val="24"/>
          <w:szCs w:val="24"/>
        </w:rPr>
        <w:t xml:space="preserve"> Sie sich an Anique. „Du schläfst jetzt. Wenn Du aufwachst, ist Dein Laptop da. Dann schauen wir weiter.“</w:t>
      </w:r>
    </w:p>
    <w:p w14:paraId="2ED3F700"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Pieter und Anique sahen sich an und nickten. Deal.</w:t>
      </w:r>
    </w:p>
    <w:p w14:paraId="14B79764"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62378961"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079E34F8"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5B62C2B1"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Pieter verließ das Zimmer</w:t>
      </w:r>
      <w:del w:id="6463" w:author="Lektorat Bauer" w:date="2025-03-03T21:15:00Z" w16du:dateUtc="2025-03-03T20:15:00Z">
        <w:r w:rsidRPr="00944672" w:rsidDel="00A121B6">
          <w:rPr>
            <w:rFonts w:ascii="Arial" w:hAnsi="Arial" w:cs="Arial"/>
            <w:sz w:val="24"/>
            <w:szCs w:val="24"/>
          </w:rPr>
          <w:delText>,</w:delText>
        </w:r>
      </w:del>
      <w:r w:rsidRPr="00944672">
        <w:rPr>
          <w:rFonts w:ascii="Arial" w:hAnsi="Arial" w:cs="Arial"/>
          <w:sz w:val="24"/>
          <w:szCs w:val="24"/>
        </w:rPr>
        <w:t xml:space="preserve"> und ging durch den Flur zum Aufenthaltsraum. Dort zückte er sein Telefon</w:t>
      </w:r>
      <w:del w:id="6464" w:author="Lektorat Bauer" w:date="2025-03-03T21:15:00Z" w16du:dateUtc="2025-03-03T20:15:00Z">
        <w:r w:rsidRPr="00944672" w:rsidDel="00A121B6">
          <w:rPr>
            <w:rFonts w:ascii="Arial" w:hAnsi="Arial" w:cs="Arial"/>
            <w:sz w:val="24"/>
            <w:szCs w:val="24"/>
          </w:rPr>
          <w:delText>,</w:delText>
        </w:r>
      </w:del>
      <w:r w:rsidRPr="00944672">
        <w:rPr>
          <w:rFonts w:ascii="Arial" w:hAnsi="Arial" w:cs="Arial"/>
          <w:sz w:val="24"/>
          <w:szCs w:val="24"/>
        </w:rPr>
        <w:t xml:space="preserve"> und rief in der Zentrale an. Die Telefonnummer von Joost van der Dijkstraat kam kurz darauf als Textnachricht auf sein Telefon.</w:t>
      </w:r>
    </w:p>
    <w:p w14:paraId="76D3EDC5" w14:textId="0C5C37EA"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del w:id="6465" w:author="Lektorat Bauer" w:date="2025-03-03T21:15:00Z" w16du:dateUtc="2025-03-03T20:15:00Z">
        <w:r w:rsidRPr="00944672" w:rsidDel="00A121B6">
          <w:rPr>
            <w:rFonts w:ascii="Arial" w:hAnsi="Arial" w:cs="Arial"/>
            <w:sz w:val="24"/>
            <w:szCs w:val="24"/>
          </w:rPr>
          <w:delText>Er klickte auf die Nummer und das Telefon verband sich mit dem Netz</w:delText>
        </w:r>
      </w:del>
      <w:r w:rsidRPr="00944672">
        <w:rPr>
          <w:rFonts w:ascii="Arial" w:hAnsi="Arial" w:cs="Arial"/>
          <w:sz w:val="24"/>
          <w:szCs w:val="24"/>
        </w:rPr>
        <w:t>.</w:t>
      </w:r>
    </w:p>
    <w:p w14:paraId="76E815A8" w14:textId="77777777" w:rsidR="00A121B6" w:rsidRDefault="00944672" w:rsidP="00623B68">
      <w:pPr>
        <w:autoSpaceDE w:val="0"/>
        <w:autoSpaceDN w:val="0"/>
        <w:adjustRightInd w:val="0"/>
        <w:spacing w:after="0" w:line="360" w:lineRule="auto"/>
        <w:ind w:firstLine="227"/>
        <w:jc w:val="both"/>
        <w:rPr>
          <w:ins w:id="6466" w:author="Lektorat Bauer" w:date="2025-03-03T21:15:00Z" w16du:dateUtc="2025-03-03T20:15:00Z"/>
          <w:rFonts w:ascii="Arial" w:hAnsi="Arial" w:cs="Arial"/>
          <w:sz w:val="24"/>
          <w:szCs w:val="24"/>
        </w:rPr>
      </w:pPr>
      <w:r w:rsidRPr="00944672">
        <w:rPr>
          <w:rFonts w:ascii="Arial" w:hAnsi="Arial" w:cs="Arial"/>
          <w:sz w:val="24"/>
          <w:szCs w:val="24"/>
        </w:rPr>
        <w:t>„</w:t>
      </w:r>
      <w:ins w:id="6467" w:author="Lektorat Bauer" w:date="2025-03-03T21:15:00Z" w16du:dateUtc="2025-03-03T20:15:00Z">
        <w:r w:rsidR="00A121B6">
          <w:rPr>
            <w:rFonts w:ascii="Arial" w:hAnsi="Arial" w:cs="Arial"/>
            <w:sz w:val="24"/>
            <w:szCs w:val="24"/>
          </w:rPr>
          <w:t>V</w:t>
        </w:r>
      </w:ins>
      <w:del w:id="6468" w:author="Lektorat Bauer" w:date="2025-03-03T21:15:00Z" w16du:dateUtc="2025-03-03T20:15:00Z">
        <w:r w:rsidRPr="00944672" w:rsidDel="00A121B6">
          <w:rPr>
            <w:rFonts w:ascii="Arial" w:hAnsi="Arial" w:cs="Arial"/>
            <w:sz w:val="24"/>
            <w:szCs w:val="24"/>
          </w:rPr>
          <w:delText>v</w:delText>
        </w:r>
      </w:del>
      <w:r w:rsidRPr="00944672">
        <w:rPr>
          <w:rFonts w:ascii="Arial" w:hAnsi="Arial" w:cs="Arial"/>
          <w:sz w:val="24"/>
          <w:szCs w:val="24"/>
        </w:rPr>
        <w:t xml:space="preserve">an der Dijkstraat.“ </w:t>
      </w:r>
    </w:p>
    <w:p w14:paraId="0B3B79C3" w14:textId="77777777" w:rsidR="00A121B6" w:rsidRDefault="00944672" w:rsidP="00623B68">
      <w:pPr>
        <w:autoSpaceDE w:val="0"/>
        <w:autoSpaceDN w:val="0"/>
        <w:adjustRightInd w:val="0"/>
        <w:spacing w:after="0" w:line="360" w:lineRule="auto"/>
        <w:ind w:firstLine="227"/>
        <w:jc w:val="both"/>
        <w:rPr>
          <w:ins w:id="6469" w:author="Lektorat Bauer" w:date="2025-03-03T21:15:00Z" w16du:dateUtc="2025-03-03T20:15:00Z"/>
          <w:rFonts w:ascii="Arial" w:hAnsi="Arial" w:cs="Arial"/>
          <w:sz w:val="24"/>
          <w:szCs w:val="24"/>
        </w:rPr>
      </w:pPr>
      <w:r w:rsidRPr="00944672">
        <w:rPr>
          <w:rFonts w:ascii="Arial" w:hAnsi="Arial" w:cs="Arial"/>
          <w:sz w:val="24"/>
          <w:szCs w:val="24"/>
        </w:rPr>
        <w:t xml:space="preserve">„Mein Name ist Piet Klocke, ich rufe aus den Niederlanden an. Es geht um Thomas Ganghofer.“ </w:t>
      </w:r>
    </w:p>
    <w:p w14:paraId="3B5586DE" w14:textId="78987132"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Piet hatte </w:t>
      </w:r>
      <w:ins w:id="6470" w:author="Lektorat Bauer" w:date="2025-03-03T21:15:00Z" w16du:dateUtc="2025-03-03T20:15:00Z">
        <w:r w:rsidR="00A121B6">
          <w:rPr>
            <w:rFonts w:ascii="Arial" w:hAnsi="Arial" w:cs="Arial"/>
            <w:sz w:val="24"/>
            <w:szCs w:val="24"/>
          </w:rPr>
          <w:t>N</w:t>
        </w:r>
      </w:ins>
      <w:del w:id="6471" w:author="Lektorat Bauer" w:date="2025-03-03T21:15:00Z" w16du:dateUtc="2025-03-03T20:15:00Z">
        <w:r w:rsidRPr="00944672" w:rsidDel="00A121B6">
          <w:rPr>
            <w:rFonts w:ascii="Arial" w:hAnsi="Arial" w:cs="Arial"/>
            <w:sz w:val="24"/>
            <w:szCs w:val="24"/>
          </w:rPr>
          <w:delText>n</w:delText>
        </w:r>
      </w:del>
      <w:r w:rsidRPr="00944672">
        <w:rPr>
          <w:rFonts w:ascii="Arial" w:hAnsi="Arial" w:cs="Arial"/>
          <w:sz w:val="24"/>
          <w:szCs w:val="24"/>
        </w:rPr>
        <w:t>iederländisch gesprochen und Joost erwiderte in der gleichen Sprache</w:t>
      </w:r>
      <w:del w:id="6472" w:author="Lektorat Bauer" w:date="2025-03-03T21:15:00Z" w16du:dateUtc="2025-03-03T20:15:00Z">
        <w:r w:rsidRPr="00944672" w:rsidDel="00A121B6">
          <w:rPr>
            <w:rFonts w:ascii="Arial" w:hAnsi="Arial" w:cs="Arial"/>
            <w:sz w:val="24"/>
            <w:szCs w:val="24"/>
          </w:rPr>
          <w:delText>,</w:delText>
        </w:r>
      </w:del>
      <w:ins w:id="6473" w:author="Lektorat Bauer" w:date="2025-03-03T21:15:00Z" w16du:dateUtc="2025-03-03T20:15:00Z">
        <w:r w:rsidR="00A121B6">
          <w:rPr>
            <w:rFonts w:ascii="Arial" w:hAnsi="Arial" w:cs="Arial"/>
            <w:sz w:val="24"/>
            <w:szCs w:val="24"/>
          </w:rPr>
          <w:t>:</w:t>
        </w:r>
      </w:ins>
      <w:r w:rsidRPr="00944672">
        <w:rPr>
          <w:rFonts w:ascii="Arial" w:hAnsi="Arial" w:cs="Arial"/>
          <w:sz w:val="24"/>
          <w:szCs w:val="24"/>
        </w:rPr>
        <w:t xml:space="preserve"> „Hallo Piet, wie geht es Thomas?“ </w:t>
      </w:r>
    </w:p>
    <w:p w14:paraId="5F21F2E9" w14:textId="77777777" w:rsidR="00A121B6" w:rsidRDefault="00944672" w:rsidP="00623B68">
      <w:pPr>
        <w:autoSpaceDE w:val="0"/>
        <w:autoSpaceDN w:val="0"/>
        <w:adjustRightInd w:val="0"/>
        <w:spacing w:after="0" w:line="360" w:lineRule="auto"/>
        <w:ind w:firstLine="227"/>
        <w:jc w:val="both"/>
        <w:rPr>
          <w:ins w:id="6474" w:author="Lektorat Bauer" w:date="2025-03-03T21:15:00Z" w16du:dateUtc="2025-03-03T20:15:00Z"/>
          <w:rFonts w:ascii="Arial" w:hAnsi="Arial" w:cs="Arial"/>
          <w:sz w:val="24"/>
          <w:szCs w:val="24"/>
        </w:rPr>
      </w:pPr>
      <w:r w:rsidRPr="00944672">
        <w:rPr>
          <w:rFonts w:ascii="Arial" w:hAnsi="Arial" w:cs="Arial"/>
          <w:sz w:val="24"/>
          <w:szCs w:val="24"/>
        </w:rPr>
        <w:t xml:space="preserve">„Joost, Thomas ist bei einem Autounfall ums Leben gekommen.“ </w:t>
      </w:r>
    </w:p>
    <w:p w14:paraId="2422D252" w14:textId="77777777" w:rsidR="00A121B6" w:rsidRDefault="00944672" w:rsidP="00623B68">
      <w:pPr>
        <w:autoSpaceDE w:val="0"/>
        <w:autoSpaceDN w:val="0"/>
        <w:adjustRightInd w:val="0"/>
        <w:spacing w:after="0" w:line="360" w:lineRule="auto"/>
        <w:ind w:firstLine="227"/>
        <w:jc w:val="both"/>
        <w:rPr>
          <w:ins w:id="6475" w:author="Lektorat Bauer" w:date="2025-03-03T21:16:00Z" w16du:dateUtc="2025-03-03T20:16:00Z"/>
          <w:rFonts w:ascii="Arial" w:hAnsi="Arial" w:cs="Arial"/>
          <w:sz w:val="24"/>
          <w:szCs w:val="24"/>
        </w:rPr>
      </w:pPr>
      <w:r w:rsidRPr="00944672">
        <w:rPr>
          <w:rFonts w:ascii="Arial" w:hAnsi="Arial" w:cs="Arial"/>
          <w:sz w:val="24"/>
          <w:szCs w:val="24"/>
        </w:rPr>
        <w:t>„</w:t>
      </w:r>
      <w:del w:id="6476" w:author="Lektorat Bauer" w:date="2025-03-03T21:15:00Z" w16du:dateUtc="2025-03-03T20:15:00Z">
        <w:r w:rsidRPr="00944672" w:rsidDel="00A121B6">
          <w:rPr>
            <w:rFonts w:ascii="Arial" w:hAnsi="Arial" w:cs="Arial"/>
            <w:sz w:val="24"/>
            <w:szCs w:val="24"/>
          </w:rPr>
          <w:delText>Oh Nein,</w:delText>
        </w:r>
      </w:del>
      <w:ins w:id="6477" w:author="Lektorat Bauer" w:date="2025-03-03T21:15:00Z" w16du:dateUtc="2025-03-03T20:15:00Z">
        <w:r w:rsidR="00A121B6">
          <w:rPr>
            <w:rFonts w:ascii="Arial" w:hAnsi="Arial" w:cs="Arial"/>
            <w:sz w:val="24"/>
            <w:szCs w:val="24"/>
          </w:rPr>
          <w:t>Was …?</w:t>
        </w:r>
      </w:ins>
      <w:r w:rsidRPr="00944672">
        <w:rPr>
          <w:rFonts w:ascii="Arial" w:hAnsi="Arial" w:cs="Arial"/>
          <w:sz w:val="24"/>
          <w:szCs w:val="24"/>
        </w:rPr>
        <w:t xml:space="preserve"> </w:t>
      </w:r>
      <w:ins w:id="6478" w:author="Lektorat Bauer" w:date="2025-03-03T21:15:00Z" w16du:dateUtc="2025-03-03T20:15:00Z">
        <w:r w:rsidR="00A121B6">
          <w:rPr>
            <w:rFonts w:ascii="Arial" w:hAnsi="Arial" w:cs="Arial"/>
            <w:sz w:val="24"/>
            <w:szCs w:val="24"/>
          </w:rPr>
          <w:t>E</w:t>
        </w:r>
      </w:ins>
      <w:del w:id="6479" w:author="Lektorat Bauer" w:date="2025-03-03T21:15:00Z" w16du:dateUtc="2025-03-03T20:15:00Z">
        <w:r w:rsidRPr="00944672" w:rsidDel="00A121B6">
          <w:rPr>
            <w:rFonts w:ascii="Arial" w:hAnsi="Arial" w:cs="Arial"/>
            <w:sz w:val="24"/>
            <w:szCs w:val="24"/>
          </w:rPr>
          <w:delText>e</w:delText>
        </w:r>
      </w:del>
      <w:r w:rsidRPr="00944672">
        <w:rPr>
          <w:rFonts w:ascii="Arial" w:hAnsi="Arial" w:cs="Arial"/>
          <w:sz w:val="24"/>
          <w:szCs w:val="24"/>
        </w:rPr>
        <w:t xml:space="preserve">r war doch erst noch hier.“ </w:t>
      </w:r>
    </w:p>
    <w:p w14:paraId="0BFE65A0" w14:textId="77777777" w:rsidR="00A121B6" w:rsidRDefault="00944672" w:rsidP="00623B68">
      <w:pPr>
        <w:autoSpaceDE w:val="0"/>
        <w:autoSpaceDN w:val="0"/>
        <w:adjustRightInd w:val="0"/>
        <w:spacing w:after="0" w:line="360" w:lineRule="auto"/>
        <w:ind w:firstLine="227"/>
        <w:jc w:val="both"/>
        <w:rPr>
          <w:ins w:id="6480" w:author="Lektorat Bauer" w:date="2025-03-03T21:16:00Z" w16du:dateUtc="2025-03-03T20:16:00Z"/>
          <w:rFonts w:ascii="Arial" w:hAnsi="Arial" w:cs="Arial"/>
          <w:sz w:val="24"/>
          <w:szCs w:val="24"/>
        </w:rPr>
      </w:pPr>
      <w:r w:rsidRPr="00944672">
        <w:rPr>
          <w:rFonts w:ascii="Arial" w:hAnsi="Arial" w:cs="Arial"/>
          <w:sz w:val="24"/>
          <w:szCs w:val="24"/>
        </w:rPr>
        <w:t>„Joost, ich weiß, dass Thomas am Sonntag bei Ihnen war. Wir sind seine Auftraggeber.“</w:t>
      </w:r>
    </w:p>
    <w:p w14:paraId="1323267F" w14:textId="0961E798" w:rsidR="00A121B6" w:rsidRDefault="00944672" w:rsidP="00623B68">
      <w:pPr>
        <w:autoSpaceDE w:val="0"/>
        <w:autoSpaceDN w:val="0"/>
        <w:adjustRightInd w:val="0"/>
        <w:spacing w:after="0" w:line="360" w:lineRule="auto"/>
        <w:ind w:firstLine="227"/>
        <w:jc w:val="both"/>
        <w:rPr>
          <w:ins w:id="6481" w:author="Lektorat Bauer" w:date="2025-03-03T21:16:00Z" w16du:dateUtc="2025-03-03T20:16:00Z"/>
          <w:rFonts w:ascii="Arial" w:hAnsi="Arial" w:cs="Arial"/>
          <w:sz w:val="24"/>
          <w:szCs w:val="24"/>
        </w:rPr>
      </w:pPr>
      <w:del w:id="6482" w:author="Lektorat Bauer" w:date="2025-03-03T21:16:00Z" w16du:dateUtc="2025-03-03T20:16:00Z">
        <w:r w:rsidRPr="00944672" w:rsidDel="00A121B6">
          <w:rPr>
            <w:rFonts w:ascii="Arial" w:hAnsi="Arial" w:cs="Arial"/>
            <w:sz w:val="24"/>
            <w:szCs w:val="24"/>
          </w:rPr>
          <w:delText xml:space="preserve"> </w:delText>
        </w:r>
      </w:del>
      <w:r w:rsidRPr="00944672">
        <w:rPr>
          <w:rFonts w:ascii="Arial" w:hAnsi="Arial" w:cs="Arial"/>
          <w:sz w:val="24"/>
          <w:szCs w:val="24"/>
        </w:rPr>
        <w:t xml:space="preserve">„Den Haag?“ </w:t>
      </w:r>
    </w:p>
    <w:p w14:paraId="5B23C67E" w14:textId="3F1E9411"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„Ja.“ </w:t>
      </w:r>
    </w:p>
    <w:p w14:paraId="0802A97C" w14:textId="77777777" w:rsidR="00A121B6" w:rsidRDefault="00944672" w:rsidP="00623B68">
      <w:pPr>
        <w:autoSpaceDE w:val="0"/>
        <w:autoSpaceDN w:val="0"/>
        <w:adjustRightInd w:val="0"/>
        <w:spacing w:after="0" w:line="360" w:lineRule="auto"/>
        <w:ind w:firstLine="227"/>
        <w:jc w:val="both"/>
        <w:rPr>
          <w:ins w:id="6483" w:author="Lektorat Bauer" w:date="2025-03-03T21:16:00Z" w16du:dateUtc="2025-03-03T20:16:00Z"/>
          <w:rFonts w:ascii="Arial" w:hAnsi="Arial" w:cs="Arial"/>
          <w:sz w:val="24"/>
          <w:szCs w:val="24"/>
        </w:rPr>
      </w:pPr>
      <w:r w:rsidRPr="00944672">
        <w:rPr>
          <w:rFonts w:ascii="Arial" w:hAnsi="Arial" w:cs="Arial"/>
          <w:sz w:val="24"/>
          <w:szCs w:val="24"/>
        </w:rPr>
        <w:t>„Was ist mit Thomas</w:t>
      </w:r>
      <w:ins w:id="6484" w:author="Lektorat Bauer" w:date="2025-03-03T21:16:00Z" w16du:dateUtc="2025-03-03T20:16:00Z">
        <w:r w:rsidR="00A121B6">
          <w:rPr>
            <w:rFonts w:ascii="Arial" w:hAnsi="Arial" w:cs="Arial"/>
            <w:sz w:val="24"/>
            <w:szCs w:val="24"/>
          </w:rPr>
          <w:t>’</w:t>
        </w:r>
      </w:ins>
      <w:del w:id="6485" w:author="Lektorat Bauer" w:date="2025-03-03T21:16:00Z" w16du:dateUtc="2025-03-03T20:16:00Z">
        <w:r w:rsidRPr="00944672" w:rsidDel="00A121B6">
          <w:rPr>
            <w:rFonts w:ascii="Arial" w:hAnsi="Arial" w:cs="Arial"/>
            <w:sz w:val="24"/>
            <w:szCs w:val="24"/>
          </w:rPr>
          <w:delText>‘</w:delText>
        </w:r>
      </w:del>
      <w:r w:rsidRPr="00944672">
        <w:rPr>
          <w:rFonts w:ascii="Arial" w:hAnsi="Arial" w:cs="Arial"/>
          <w:sz w:val="24"/>
          <w:szCs w:val="24"/>
        </w:rPr>
        <w:t xml:space="preserve"> Freundin?“ </w:t>
      </w:r>
    </w:p>
    <w:p w14:paraId="3F2AD037" w14:textId="77777777" w:rsidR="00A121B6" w:rsidRDefault="00944672" w:rsidP="00623B68">
      <w:pPr>
        <w:autoSpaceDE w:val="0"/>
        <w:autoSpaceDN w:val="0"/>
        <w:adjustRightInd w:val="0"/>
        <w:spacing w:after="0" w:line="360" w:lineRule="auto"/>
        <w:ind w:firstLine="227"/>
        <w:jc w:val="both"/>
        <w:rPr>
          <w:ins w:id="6486" w:author="Lektorat Bauer" w:date="2025-03-03T21:16:00Z" w16du:dateUtc="2025-03-03T20:16:00Z"/>
          <w:rFonts w:ascii="Arial" w:hAnsi="Arial" w:cs="Arial"/>
          <w:sz w:val="24"/>
          <w:szCs w:val="24"/>
        </w:rPr>
      </w:pPr>
      <w:r w:rsidRPr="00944672">
        <w:rPr>
          <w:rFonts w:ascii="Arial" w:hAnsi="Arial" w:cs="Arial"/>
          <w:sz w:val="24"/>
          <w:szCs w:val="24"/>
        </w:rPr>
        <w:t>„</w:t>
      </w:r>
      <w:ins w:id="6487" w:author="Lektorat Bauer" w:date="2025-03-03T21:16:00Z" w16du:dateUtc="2025-03-03T20:16:00Z">
        <w:r w:rsidR="00A121B6">
          <w:rPr>
            <w:rFonts w:ascii="Arial" w:hAnsi="Arial" w:cs="Arial"/>
            <w:sz w:val="24"/>
            <w:szCs w:val="24"/>
          </w:rPr>
          <w:t>S</w:t>
        </w:r>
      </w:ins>
      <w:del w:id="6488" w:author="Lektorat Bauer" w:date="2025-03-03T21:16:00Z" w16du:dateUtc="2025-03-03T20:16:00Z">
        <w:r w:rsidRPr="00944672" w:rsidDel="00A121B6">
          <w:rPr>
            <w:rFonts w:ascii="Arial" w:hAnsi="Arial" w:cs="Arial"/>
            <w:sz w:val="24"/>
            <w:szCs w:val="24"/>
          </w:rPr>
          <w:delText>D</w:delText>
        </w:r>
      </w:del>
      <w:r w:rsidRPr="00944672">
        <w:rPr>
          <w:rFonts w:ascii="Arial" w:hAnsi="Arial" w:cs="Arial"/>
          <w:sz w:val="24"/>
          <w:szCs w:val="24"/>
        </w:rPr>
        <w:t xml:space="preserve">ie saß mit im Auto und hat </w:t>
      </w:r>
      <w:ins w:id="6489" w:author="Lektorat Bauer" w:date="2025-03-03T21:16:00Z" w16du:dateUtc="2025-03-03T20:16:00Z">
        <w:r w:rsidR="00A121B6">
          <w:rPr>
            <w:rFonts w:ascii="Arial" w:hAnsi="Arial" w:cs="Arial"/>
            <w:sz w:val="24"/>
            <w:szCs w:val="24"/>
          </w:rPr>
          <w:t>ü</w:t>
        </w:r>
      </w:ins>
      <w:del w:id="6490" w:author="Lektorat Bauer" w:date="2025-03-03T21:16:00Z" w16du:dateUtc="2025-03-03T20:16:00Z">
        <w:r w:rsidRPr="00944672" w:rsidDel="00A121B6">
          <w:rPr>
            <w:rFonts w:ascii="Arial" w:hAnsi="Arial" w:cs="Arial"/>
            <w:sz w:val="24"/>
            <w:szCs w:val="24"/>
          </w:rPr>
          <w:delText>Ü</w:delText>
        </w:r>
      </w:del>
      <w:r w:rsidRPr="00944672">
        <w:rPr>
          <w:rFonts w:ascii="Arial" w:hAnsi="Arial" w:cs="Arial"/>
          <w:sz w:val="24"/>
          <w:szCs w:val="24"/>
        </w:rPr>
        <w:t xml:space="preserve">berlebt. Von Ihr habe ich die Information mit </w:t>
      </w:r>
      <w:del w:id="6491" w:author="Lektorat Bauer" w:date="2025-03-03T21:16:00Z" w16du:dateUtc="2025-03-03T20:16:00Z">
        <w:r w:rsidRPr="00944672" w:rsidDel="00A121B6">
          <w:rPr>
            <w:rFonts w:ascii="Arial" w:hAnsi="Arial" w:cs="Arial"/>
            <w:sz w:val="24"/>
            <w:szCs w:val="24"/>
          </w:rPr>
          <w:delText>vergangnem</w:delText>
        </w:r>
      </w:del>
      <w:ins w:id="6492" w:author="Lektorat Bauer" w:date="2025-03-03T21:16:00Z" w16du:dateUtc="2025-03-03T20:16:00Z">
        <w:r w:rsidR="00A121B6" w:rsidRPr="00944672">
          <w:rPr>
            <w:rFonts w:ascii="Arial" w:hAnsi="Arial" w:cs="Arial"/>
            <w:sz w:val="24"/>
            <w:szCs w:val="24"/>
          </w:rPr>
          <w:t>vergangenem</w:t>
        </w:r>
      </w:ins>
      <w:r w:rsidRPr="00944672">
        <w:rPr>
          <w:rFonts w:ascii="Arial" w:hAnsi="Arial" w:cs="Arial"/>
          <w:sz w:val="24"/>
          <w:szCs w:val="24"/>
        </w:rPr>
        <w:t xml:space="preserve"> Sonntag. Thomas hat sie auf der Fahrt eingeweiht.“ </w:t>
      </w:r>
    </w:p>
    <w:p w14:paraId="0682B36F" w14:textId="72DDB9B9"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„Ich verstehe.“ </w:t>
      </w:r>
    </w:p>
    <w:p w14:paraId="7A6651BB" w14:textId="77777777" w:rsidR="00A121B6" w:rsidRDefault="00A121B6" w:rsidP="00623B68">
      <w:pPr>
        <w:autoSpaceDE w:val="0"/>
        <w:autoSpaceDN w:val="0"/>
        <w:adjustRightInd w:val="0"/>
        <w:spacing w:after="0" w:line="360" w:lineRule="auto"/>
        <w:ind w:firstLine="227"/>
        <w:jc w:val="both"/>
        <w:rPr>
          <w:ins w:id="6493" w:author="Lektorat Bauer" w:date="2025-03-03T21:17:00Z" w16du:dateUtc="2025-03-03T20:17:00Z"/>
          <w:rFonts w:ascii="Arial" w:hAnsi="Arial" w:cs="Arial"/>
          <w:sz w:val="24"/>
          <w:szCs w:val="24"/>
        </w:rPr>
      </w:pPr>
      <w:ins w:id="6494" w:author="Lektorat Bauer" w:date="2025-03-03T21:16:00Z" w16du:dateUtc="2025-03-03T20:16:00Z">
        <w:r>
          <w:rPr>
            <w:rFonts w:ascii="Arial" w:hAnsi="Arial" w:cs="Arial"/>
            <w:sz w:val="24"/>
            <w:szCs w:val="24"/>
          </w:rPr>
          <w:t xml:space="preserve">Piet folgte mit den Augen den Regentropfen auf der Fensterscheibe des Aufenthaltsraums. </w:t>
        </w:r>
      </w:ins>
      <w:r w:rsidR="00944672" w:rsidRPr="00944672">
        <w:rPr>
          <w:rFonts w:ascii="Arial" w:hAnsi="Arial" w:cs="Arial"/>
          <w:sz w:val="24"/>
          <w:szCs w:val="24"/>
        </w:rPr>
        <w:t xml:space="preserve">„Können wir uns treffen? Ich würde gern mehr erfahren und versuchen, die Zusammenhänge zu verstehen.“ </w:t>
      </w:r>
    </w:p>
    <w:p w14:paraId="5F2A4CC4" w14:textId="23E6093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„Einverstanden. Ich bringe alle Daten</w:t>
      </w:r>
      <w:del w:id="6495" w:author="Lektorat Bauer" w:date="2025-03-03T21:17:00Z" w16du:dateUtc="2025-03-03T20:17:00Z">
        <w:r w:rsidRPr="00944672" w:rsidDel="00A121B6">
          <w:rPr>
            <w:rFonts w:ascii="Arial" w:hAnsi="Arial" w:cs="Arial"/>
            <w:sz w:val="24"/>
            <w:szCs w:val="24"/>
          </w:rPr>
          <w:delText>,</w:delText>
        </w:r>
      </w:del>
      <w:r w:rsidRPr="00944672">
        <w:rPr>
          <w:rFonts w:ascii="Arial" w:hAnsi="Arial" w:cs="Arial"/>
          <w:sz w:val="24"/>
          <w:szCs w:val="24"/>
        </w:rPr>
        <w:t xml:space="preserve"> in Kopie</w:t>
      </w:r>
      <w:del w:id="6496" w:author="Lektorat Bauer" w:date="2025-03-03T21:17:00Z" w16du:dateUtc="2025-03-03T20:17:00Z">
        <w:r w:rsidRPr="00944672" w:rsidDel="00A121B6">
          <w:rPr>
            <w:rFonts w:ascii="Arial" w:hAnsi="Arial" w:cs="Arial"/>
            <w:sz w:val="24"/>
            <w:szCs w:val="24"/>
          </w:rPr>
          <w:delText>,</w:delText>
        </w:r>
      </w:del>
      <w:r w:rsidRPr="00944672">
        <w:rPr>
          <w:rFonts w:ascii="Arial" w:hAnsi="Arial" w:cs="Arial"/>
          <w:sz w:val="24"/>
          <w:szCs w:val="24"/>
        </w:rPr>
        <w:t xml:space="preserve"> mit, die Thomas mir gegeben hat.“</w:t>
      </w:r>
    </w:p>
    <w:p w14:paraId="746C29FE" w14:textId="77777777" w:rsidR="00A121B6" w:rsidRDefault="00944672" w:rsidP="00623B68">
      <w:pPr>
        <w:autoSpaceDE w:val="0"/>
        <w:autoSpaceDN w:val="0"/>
        <w:adjustRightInd w:val="0"/>
        <w:spacing w:after="0" w:line="360" w:lineRule="auto"/>
        <w:ind w:firstLine="227"/>
        <w:jc w:val="both"/>
        <w:rPr>
          <w:ins w:id="6497" w:author="Lektorat Bauer" w:date="2025-03-03T21:17:00Z" w16du:dateUtc="2025-03-03T20:17:00Z"/>
          <w:rFonts w:ascii="Arial" w:hAnsi="Arial" w:cs="Arial"/>
          <w:sz w:val="24"/>
          <w:szCs w:val="24"/>
        </w:rPr>
      </w:pPr>
      <w:r w:rsidRPr="00944672">
        <w:rPr>
          <w:rFonts w:ascii="Arial" w:hAnsi="Arial" w:cs="Arial"/>
          <w:sz w:val="24"/>
          <w:szCs w:val="24"/>
        </w:rPr>
        <w:t>„Sehr gut, das können wir dann vor Ort abgleichen. Um ihrer Frage zuvorzukommen</w:t>
      </w:r>
      <w:del w:id="6498" w:author="Lektorat Bauer" w:date="2025-03-03T21:17:00Z" w16du:dateUtc="2025-03-03T20:17:00Z">
        <w:r w:rsidRPr="00944672" w:rsidDel="00A121B6">
          <w:rPr>
            <w:rFonts w:ascii="Arial" w:hAnsi="Arial" w:cs="Arial"/>
            <w:sz w:val="24"/>
            <w:szCs w:val="24"/>
          </w:rPr>
          <w:delText>.</w:delText>
        </w:r>
      </w:del>
      <w:ins w:id="6499" w:author="Lektorat Bauer" w:date="2025-03-03T21:17:00Z" w16du:dateUtc="2025-03-03T20:17:00Z">
        <w:r w:rsidR="00A121B6">
          <w:rPr>
            <w:rFonts w:ascii="Arial" w:hAnsi="Arial" w:cs="Arial"/>
            <w:sz w:val="24"/>
            <w:szCs w:val="24"/>
          </w:rPr>
          <w:t>:</w:t>
        </w:r>
      </w:ins>
      <w:r w:rsidRPr="00944672">
        <w:rPr>
          <w:rFonts w:ascii="Arial" w:hAnsi="Arial" w:cs="Arial"/>
          <w:sz w:val="24"/>
          <w:szCs w:val="24"/>
        </w:rPr>
        <w:t xml:space="preserve"> Wenn Sie einen Artikel schreiben, ist das </w:t>
      </w:r>
      <w:ins w:id="6500" w:author="Lektorat Bauer" w:date="2025-03-03T21:17:00Z" w16du:dateUtc="2025-03-03T20:17:00Z">
        <w:r w:rsidR="00A121B6">
          <w:rPr>
            <w:rFonts w:ascii="Arial" w:hAnsi="Arial" w:cs="Arial"/>
            <w:sz w:val="24"/>
            <w:szCs w:val="24"/>
          </w:rPr>
          <w:t>ok</w:t>
        </w:r>
      </w:ins>
      <w:del w:id="6501" w:author="Lektorat Bauer" w:date="2025-03-03T21:17:00Z" w16du:dateUtc="2025-03-03T20:17:00Z">
        <w:r w:rsidRPr="00944672" w:rsidDel="00A121B6">
          <w:rPr>
            <w:rFonts w:ascii="Arial" w:hAnsi="Arial" w:cs="Arial"/>
            <w:sz w:val="24"/>
            <w:szCs w:val="24"/>
          </w:rPr>
          <w:delText>OK</w:delText>
        </w:r>
      </w:del>
      <w:r w:rsidRPr="00944672">
        <w:rPr>
          <w:rFonts w:ascii="Arial" w:hAnsi="Arial" w:cs="Arial"/>
          <w:sz w:val="24"/>
          <w:szCs w:val="24"/>
        </w:rPr>
        <w:t xml:space="preserve">. Wir sind aber keine Quelle.“ </w:t>
      </w:r>
    </w:p>
    <w:p w14:paraId="74CFD1D1" w14:textId="6306DA81"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„Das ist klar. Ich melde mich auf dieser Nummer, sobald ich die Reise organisiert habe.“ „Sehr gut, ich erwarte Ihren Anruf.</w:t>
      </w:r>
      <w:ins w:id="6502" w:author="Lektorat Bauer" w:date="2025-03-03T21:17:00Z" w16du:dateUtc="2025-03-03T20:17:00Z">
        <w:r w:rsidR="00A121B6">
          <w:rPr>
            <w:rFonts w:ascii="Arial" w:hAnsi="Arial" w:cs="Arial"/>
            <w:sz w:val="24"/>
            <w:szCs w:val="24"/>
          </w:rPr>
          <w:t>“</w:t>
        </w:r>
      </w:ins>
      <w:del w:id="6503" w:author="Lektorat Bauer" w:date="2025-03-03T21:17:00Z" w16du:dateUtc="2025-03-03T20:17:00Z">
        <w:r w:rsidRPr="00944672" w:rsidDel="00A121B6">
          <w:rPr>
            <w:rFonts w:ascii="Arial" w:hAnsi="Arial" w:cs="Arial"/>
            <w:sz w:val="24"/>
            <w:szCs w:val="24"/>
          </w:rPr>
          <w:delText xml:space="preserve"> Bis dann.“ „Bis dann.“ Und die Leitung war unterbrochen.</w:delText>
        </w:r>
      </w:del>
    </w:p>
    <w:p w14:paraId="63B13E3A"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21AD284A"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0AEF63F8"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1CDAE6B4"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p>
    <w:p w14:paraId="14D1576B"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commentRangeStart w:id="6504"/>
      <w:commentRangeEnd w:id="6504"/>
      <w:r w:rsidRPr="00944672">
        <w:rPr>
          <w:rFonts w:ascii="Arial" w:hAnsi="Arial" w:cs="Arial"/>
          <w:sz w:val="24"/>
          <w:szCs w:val="24"/>
        </w:rPr>
        <w:commentReference w:id="6504"/>
      </w:r>
      <w:r w:rsidRPr="00944672">
        <w:rPr>
          <w:rFonts w:ascii="Arial" w:hAnsi="Arial" w:cs="Arial"/>
          <w:b/>
          <w:bCs/>
          <w:sz w:val="24"/>
          <w:szCs w:val="24"/>
        </w:rPr>
        <w:t>&gt;&gt;&gt; Den Haag, Freitag, 25. April 2014&lt;&lt;&lt;</w:t>
      </w:r>
    </w:p>
    <w:p w14:paraId="3E13570C" w14:textId="64F95091"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Seit 07:00 Uhr war Anique wieder an Ihrem Arbeitsplatz. Um 10:30 Uhr sollte Joost van der Dijkstraat kommen, und bis dahin hatte A</w:t>
      </w:r>
      <w:del w:id="6505" w:author="Lektorat Bauer" w:date="2025-03-03T21:17:00Z" w16du:dateUtc="2025-03-03T20:17:00Z">
        <w:r w:rsidRPr="00944672" w:rsidDel="00A121B6">
          <w:rPr>
            <w:rFonts w:ascii="Arial" w:hAnsi="Arial" w:cs="Arial"/>
            <w:sz w:val="24"/>
            <w:szCs w:val="24"/>
          </w:rPr>
          <w:delText>n</w:delText>
        </w:r>
      </w:del>
      <w:r w:rsidRPr="00944672">
        <w:rPr>
          <w:rFonts w:ascii="Arial" w:hAnsi="Arial" w:cs="Arial"/>
          <w:sz w:val="24"/>
          <w:szCs w:val="24"/>
        </w:rPr>
        <w:t xml:space="preserve">nique </w:t>
      </w:r>
      <w:del w:id="6506" w:author="Lektorat Bauer" w:date="2025-03-03T21:17:00Z" w16du:dateUtc="2025-03-03T20:17:00Z">
        <w:r w:rsidRPr="00944672" w:rsidDel="00A121B6">
          <w:rPr>
            <w:rFonts w:ascii="Arial" w:hAnsi="Arial" w:cs="Arial"/>
            <w:sz w:val="24"/>
            <w:szCs w:val="24"/>
          </w:rPr>
          <w:delText xml:space="preserve">zum </w:delText>
        </w:r>
      </w:del>
      <w:ins w:id="6507" w:author="Lektorat Bauer" w:date="2025-03-03T21:17:00Z" w16du:dateUtc="2025-03-03T20:17:00Z">
        <w:r w:rsidR="00A121B6">
          <w:rPr>
            <w:rFonts w:ascii="Arial" w:hAnsi="Arial" w:cs="Arial"/>
            <w:sz w:val="24"/>
            <w:szCs w:val="24"/>
          </w:rPr>
          <w:t>das</w:t>
        </w:r>
        <w:r w:rsidR="00A121B6" w:rsidRPr="00944672">
          <w:rPr>
            <w:rFonts w:ascii="Arial" w:hAnsi="Arial" w:cs="Arial"/>
            <w:sz w:val="24"/>
            <w:szCs w:val="24"/>
          </w:rPr>
          <w:t xml:space="preserve"> </w:t>
        </w:r>
      </w:ins>
      <w:r w:rsidRPr="00944672">
        <w:rPr>
          <w:rFonts w:ascii="Arial" w:hAnsi="Arial" w:cs="Arial"/>
          <w:sz w:val="24"/>
          <w:szCs w:val="24"/>
        </w:rPr>
        <w:t>Ziel</w:t>
      </w:r>
      <w:ins w:id="6508" w:author="Lektorat Bauer" w:date="2025-03-03T21:17:00Z" w16du:dateUtc="2025-03-03T20:17:00Z">
        <w:r w:rsidR="00A121B6">
          <w:rPr>
            <w:rFonts w:ascii="Arial" w:hAnsi="Arial" w:cs="Arial"/>
            <w:sz w:val="24"/>
            <w:szCs w:val="24"/>
          </w:rPr>
          <w:t>,</w:t>
        </w:r>
      </w:ins>
      <w:r w:rsidRPr="00944672">
        <w:rPr>
          <w:rFonts w:ascii="Arial" w:hAnsi="Arial" w:cs="Arial"/>
          <w:sz w:val="24"/>
          <w:szCs w:val="24"/>
        </w:rPr>
        <w:t xml:space="preserve"> die Videodaten </w:t>
      </w:r>
      <w:ins w:id="6509" w:author="Lektorat Bauer" w:date="2025-03-03T21:17:00Z" w16du:dateUtc="2025-03-03T20:17:00Z">
        <w:r w:rsidR="00A121B6">
          <w:rPr>
            <w:rFonts w:ascii="Arial" w:hAnsi="Arial" w:cs="Arial"/>
            <w:sz w:val="24"/>
            <w:szCs w:val="24"/>
          </w:rPr>
          <w:t xml:space="preserve">des Unfalls </w:t>
        </w:r>
      </w:ins>
      <w:r w:rsidRPr="00944672">
        <w:rPr>
          <w:rFonts w:ascii="Arial" w:hAnsi="Arial" w:cs="Arial"/>
          <w:sz w:val="24"/>
          <w:szCs w:val="24"/>
        </w:rPr>
        <w:t>zu sichten</w:t>
      </w:r>
      <w:ins w:id="6510" w:author="Lektorat Bauer" w:date="2025-03-03T21:17:00Z" w16du:dateUtc="2025-03-03T20:17:00Z">
        <w:r w:rsidR="00A121B6">
          <w:rPr>
            <w:rFonts w:ascii="Arial" w:hAnsi="Arial" w:cs="Arial"/>
            <w:sz w:val="24"/>
            <w:szCs w:val="24"/>
          </w:rPr>
          <w:t>.</w:t>
        </w:r>
      </w:ins>
      <w:del w:id="6511" w:author="Lektorat Bauer" w:date="2025-03-03T21:17:00Z" w16du:dateUtc="2025-03-03T20:17:00Z">
        <w:r w:rsidRPr="00944672" w:rsidDel="00A121B6">
          <w:rPr>
            <w:rFonts w:ascii="Arial" w:hAnsi="Arial" w:cs="Arial"/>
            <w:sz w:val="24"/>
            <w:szCs w:val="24"/>
          </w:rPr>
          <w:delText>, die von dem Unfall gemacht wurden.</w:delText>
        </w:r>
      </w:del>
    </w:p>
    <w:p w14:paraId="06FF4386" w14:textId="32CD82E9"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Als sie das Video das erste Mal sah, musste sie sich eingestehen, dass es ein Wunder war, dass sie beide lebendig aus dem Fahrzeug gekommen </w:t>
      </w:r>
      <w:del w:id="6512" w:author="Lektorat Bauer" w:date="2025-03-03T21:18:00Z" w16du:dateUtc="2025-03-03T20:18:00Z">
        <w:r w:rsidRPr="00944672" w:rsidDel="00A121B6">
          <w:rPr>
            <w:rFonts w:ascii="Arial" w:hAnsi="Arial" w:cs="Arial"/>
            <w:sz w:val="24"/>
            <w:szCs w:val="24"/>
          </w:rPr>
          <w:delText>sind</w:delText>
        </w:r>
      </w:del>
      <w:ins w:id="6513" w:author="Lektorat Bauer" w:date="2025-03-03T21:18:00Z" w16du:dateUtc="2025-03-03T20:18:00Z">
        <w:r w:rsidR="00A121B6">
          <w:rPr>
            <w:rFonts w:ascii="Arial" w:hAnsi="Arial" w:cs="Arial"/>
            <w:sz w:val="24"/>
            <w:szCs w:val="24"/>
          </w:rPr>
          <w:t>waren</w:t>
        </w:r>
      </w:ins>
      <w:r w:rsidRPr="00944672">
        <w:rPr>
          <w:rFonts w:ascii="Arial" w:hAnsi="Arial" w:cs="Arial"/>
          <w:sz w:val="24"/>
          <w:szCs w:val="24"/>
        </w:rPr>
        <w:t>.</w:t>
      </w:r>
    </w:p>
    <w:p w14:paraId="09CE2F32" w14:textId="54A0EE42"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Das Thomas an seinen Verletzungen erlegen </w:t>
      </w:r>
      <w:del w:id="6514" w:author="Lektorat Bauer" w:date="2025-03-03T21:18:00Z" w16du:dateUtc="2025-03-03T20:18:00Z">
        <w:r w:rsidRPr="00944672" w:rsidDel="00A121B6">
          <w:rPr>
            <w:rFonts w:ascii="Arial" w:hAnsi="Arial" w:cs="Arial"/>
            <w:sz w:val="24"/>
            <w:szCs w:val="24"/>
          </w:rPr>
          <w:delText>ist</w:delText>
        </w:r>
      </w:del>
      <w:ins w:id="6515" w:author="Lektorat Bauer" w:date="2025-03-03T21:18:00Z" w16du:dateUtc="2025-03-03T20:18:00Z">
        <w:r w:rsidR="00A121B6">
          <w:rPr>
            <w:rFonts w:ascii="Arial" w:hAnsi="Arial" w:cs="Arial"/>
            <w:sz w:val="24"/>
            <w:szCs w:val="24"/>
          </w:rPr>
          <w:t>war</w:t>
        </w:r>
      </w:ins>
      <w:r w:rsidRPr="00944672">
        <w:rPr>
          <w:rFonts w:ascii="Arial" w:hAnsi="Arial" w:cs="Arial"/>
          <w:sz w:val="24"/>
          <w:szCs w:val="24"/>
        </w:rPr>
        <w:t>, war für sie immer noch ein Schock, aber langsam überwand sie die Trauer und der Ärger brach sich Bahn.</w:t>
      </w:r>
    </w:p>
    <w:p w14:paraId="45F53787"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Zum einen: Was hatte Thomas verschwiegen? </w:t>
      </w:r>
    </w:p>
    <w:p w14:paraId="6B600FE1"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Zum anderen: Was hatte er entdeckt, dass er dafür eliminiert wurde?</w:t>
      </w:r>
    </w:p>
    <w:p w14:paraId="5F4E22C6" w14:textId="67BD6E1F"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Aus den vorliegenden Daten ging hervor, dass die beiden</w:t>
      </w:r>
      <w:ins w:id="6516" w:author="Lektorat Bauer" w:date="2025-03-03T21:18:00Z" w16du:dateUtc="2025-03-03T20:18:00Z">
        <w:r w:rsidR="00A121B6">
          <w:rPr>
            <w:rFonts w:ascii="Arial" w:hAnsi="Arial" w:cs="Arial"/>
            <w:sz w:val="24"/>
            <w:szCs w:val="24"/>
          </w:rPr>
          <w:t xml:space="preserve"> fremden</w:t>
        </w:r>
      </w:ins>
      <w:r w:rsidRPr="00944672">
        <w:rPr>
          <w:rFonts w:ascii="Arial" w:hAnsi="Arial" w:cs="Arial"/>
          <w:sz w:val="24"/>
          <w:szCs w:val="24"/>
        </w:rPr>
        <w:t xml:space="preserve"> Wagen</w:t>
      </w:r>
      <w:del w:id="6517" w:author="Lektorat Bauer" w:date="2025-03-03T21:18:00Z" w16du:dateUtc="2025-03-03T20:18:00Z">
        <w:r w:rsidRPr="00944672" w:rsidDel="00A121B6">
          <w:rPr>
            <w:rFonts w:ascii="Arial" w:hAnsi="Arial" w:cs="Arial"/>
            <w:sz w:val="24"/>
            <w:szCs w:val="24"/>
          </w:rPr>
          <w:delText>,</w:delText>
        </w:r>
      </w:del>
      <w:r w:rsidRPr="00944672">
        <w:rPr>
          <w:rFonts w:ascii="Arial" w:hAnsi="Arial" w:cs="Arial"/>
          <w:sz w:val="24"/>
          <w:szCs w:val="24"/>
        </w:rPr>
        <w:t xml:space="preserve"> nach dem Unfall</w:t>
      </w:r>
      <w:del w:id="6518" w:author="Lektorat Bauer" w:date="2025-03-03T21:18:00Z" w16du:dateUtc="2025-03-03T20:18:00Z">
        <w:r w:rsidRPr="00944672" w:rsidDel="00A121B6">
          <w:rPr>
            <w:rFonts w:ascii="Arial" w:hAnsi="Arial" w:cs="Arial"/>
            <w:sz w:val="24"/>
            <w:szCs w:val="24"/>
          </w:rPr>
          <w:delText>,</w:delText>
        </w:r>
      </w:del>
      <w:r w:rsidRPr="00944672">
        <w:rPr>
          <w:rFonts w:ascii="Arial" w:hAnsi="Arial" w:cs="Arial"/>
          <w:sz w:val="24"/>
          <w:szCs w:val="24"/>
        </w:rPr>
        <w:t xml:space="preserve"> zurück auf die Autobahn und dann in Richtung Meppel gefahren </w:t>
      </w:r>
      <w:del w:id="6519" w:author="Lektorat Bauer" w:date="2025-03-03T21:18:00Z" w16du:dateUtc="2025-03-03T20:18:00Z">
        <w:r w:rsidRPr="00944672" w:rsidDel="00A121B6">
          <w:rPr>
            <w:rFonts w:ascii="Arial" w:hAnsi="Arial" w:cs="Arial"/>
            <w:sz w:val="24"/>
            <w:szCs w:val="24"/>
          </w:rPr>
          <w:delText>sind</w:delText>
        </w:r>
      </w:del>
      <w:ins w:id="6520" w:author="Lektorat Bauer" w:date="2025-03-03T21:18:00Z" w16du:dateUtc="2025-03-03T20:18:00Z">
        <w:r w:rsidR="00A121B6">
          <w:rPr>
            <w:rFonts w:ascii="Arial" w:hAnsi="Arial" w:cs="Arial"/>
            <w:sz w:val="24"/>
            <w:szCs w:val="24"/>
          </w:rPr>
          <w:t>waren</w:t>
        </w:r>
      </w:ins>
      <w:r w:rsidRPr="00944672">
        <w:rPr>
          <w:rFonts w:ascii="Arial" w:hAnsi="Arial" w:cs="Arial"/>
          <w:sz w:val="24"/>
          <w:szCs w:val="24"/>
        </w:rPr>
        <w:t xml:space="preserve">. </w:t>
      </w:r>
    </w:p>
    <w:p w14:paraId="5398DF78" w14:textId="17A799F7" w:rsidR="00944672" w:rsidRPr="00944672" w:rsidDel="00A121B6" w:rsidRDefault="00944672" w:rsidP="00623B68">
      <w:pPr>
        <w:autoSpaceDE w:val="0"/>
        <w:autoSpaceDN w:val="0"/>
        <w:adjustRightInd w:val="0"/>
        <w:spacing w:after="0" w:line="360" w:lineRule="auto"/>
        <w:ind w:firstLine="227"/>
        <w:jc w:val="both"/>
        <w:rPr>
          <w:del w:id="6521" w:author="Lektorat Bauer" w:date="2025-03-03T21:20:00Z" w16du:dateUtc="2025-03-03T20:20:00Z"/>
          <w:rFonts w:ascii="Arial" w:hAnsi="Arial" w:cs="Arial"/>
          <w:sz w:val="24"/>
          <w:szCs w:val="24"/>
        </w:rPr>
      </w:pPr>
      <w:commentRangeStart w:id="6522"/>
      <w:del w:id="6523" w:author="Lektorat Bauer" w:date="2025-03-03T21:20:00Z" w16du:dateUtc="2025-03-03T20:20:00Z">
        <w:r w:rsidRPr="00944672" w:rsidDel="00A121B6">
          <w:rPr>
            <w:rFonts w:ascii="Arial" w:hAnsi="Arial" w:cs="Arial"/>
            <w:sz w:val="24"/>
            <w:szCs w:val="24"/>
          </w:rPr>
          <w:delText>Es hatte etwas gedauert, bis die Techniker sich einig waren, Unfallort beobachten, oder Wagen verfolgen.</w:delText>
        </w:r>
      </w:del>
    </w:p>
    <w:p w14:paraId="2AC1DAC2" w14:textId="5224F026" w:rsidR="00944672" w:rsidRPr="00944672" w:rsidDel="00A121B6" w:rsidRDefault="00944672" w:rsidP="00623B68">
      <w:pPr>
        <w:autoSpaceDE w:val="0"/>
        <w:autoSpaceDN w:val="0"/>
        <w:adjustRightInd w:val="0"/>
        <w:spacing w:after="0" w:line="360" w:lineRule="auto"/>
        <w:ind w:firstLine="227"/>
        <w:jc w:val="both"/>
        <w:rPr>
          <w:del w:id="6524" w:author="Lektorat Bauer" w:date="2025-03-03T21:20:00Z" w16du:dateUtc="2025-03-03T20:20:00Z"/>
          <w:rFonts w:ascii="Arial" w:hAnsi="Arial" w:cs="Arial"/>
          <w:sz w:val="24"/>
          <w:szCs w:val="24"/>
        </w:rPr>
      </w:pPr>
      <w:del w:id="6525" w:author="Lektorat Bauer" w:date="2025-03-03T21:20:00Z" w16du:dateUtc="2025-03-03T20:20:00Z">
        <w:r w:rsidRPr="00944672" w:rsidDel="00A121B6">
          <w:rPr>
            <w:rFonts w:ascii="Arial" w:hAnsi="Arial" w:cs="Arial"/>
            <w:sz w:val="24"/>
            <w:szCs w:val="24"/>
          </w:rPr>
          <w:delText xml:space="preserve">Als </w:delText>
        </w:r>
      </w:del>
      <w:del w:id="6526" w:author="Lektorat Bauer" w:date="2025-03-03T21:19:00Z" w16du:dateUtc="2025-03-03T20:19:00Z">
        <w:r w:rsidRPr="00944672" w:rsidDel="00A121B6">
          <w:rPr>
            <w:rFonts w:ascii="Arial" w:hAnsi="Arial" w:cs="Arial"/>
            <w:sz w:val="24"/>
            <w:szCs w:val="24"/>
          </w:rPr>
          <w:delText>S</w:delText>
        </w:r>
      </w:del>
      <w:del w:id="6527" w:author="Lektorat Bauer" w:date="2025-03-03T21:20:00Z" w16du:dateUtc="2025-03-03T20:20:00Z">
        <w:r w:rsidRPr="00944672" w:rsidDel="00A121B6">
          <w:rPr>
            <w:rFonts w:ascii="Arial" w:hAnsi="Arial" w:cs="Arial"/>
            <w:sz w:val="24"/>
            <w:szCs w:val="24"/>
          </w:rPr>
          <w:delText>ie sich dazu entschieden die Wagen zu verfolgen, mussten die Drohne zur Autobahn fliegen, und beide Richtungen checken. Da die Wagen aus Richtung Utrecht gekommen waren, wurde diese Richtung zuerst geprüft, für den Fall, dass die beiden Wagen zurück wollten.</w:delText>
        </w:r>
      </w:del>
    </w:p>
    <w:p w14:paraId="69F207FC" w14:textId="04A4D6E0" w:rsidR="00944672" w:rsidRPr="00944672" w:rsidDel="00A121B6" w:rsidRDefault="00944672" w:rsidP="00623B68">
      <w:pPr>
        <w:autoSpaceDE w:val="0"/>
        <w:autoSpaceDN w:val="0"/>
        <w:adjustRightInd w:val="0"/>
        <w:spacing w:after="0" w:line="360" w:lineRule="auto"/>
        <w:ind w:firstLine="227"/>
        <w:jc w:val="both"/>
        <w:rPr>
          <w:del w:id="6528" w:author="Lektorat Bauer" w:date="2025-03-03T21:19:00Z" w16du:dateUtc="2025-03-03T20:19:00Z"/>
          <w:rFonts w:ascii="Arial" w:hAnsi="Arial" w:cs="Arial"/>
          <w:sz w:val="24"/>
          <w:szCs w:val="24"/>
        </w:rPr>
      </w:pPr>
      <w:del w:id="6529" w:author="Lektorat Bauer" w:date="2025-03-03T21:20:00Z" w16du:dateUtc="2025-03-03T20:20:00Z">
        <w:r w:rsidRPr="00944672" w:rsidDel="00A121B6">
          <w:rPr>
            <w:rFonts w:ascii="Arial" w:hAnsi="Arial" w:cs="Arial"/>
            <w:sz w:val="24"/>
            <w:szCs w:val="24"/>
          </w:rPr>
          <w:delText>Anschließend drehte die Drohne um, und sah in die Gegenrichtung, die Wagen waren in der Ferne zu erkennen. Die Techniker, nahmen die direkte Luftlinie, und konnten so aufholen.</w:delText>
        </w:r>
        <w:commentRangeEnd w:id="6522"/>
        <w:r w:rsidR="00A121B6" w:rsidDel="00A121B6">
          <w:rPr>
            <w:rStyle w:val="Kommentarzeichen"/>
          </w:rPr>
          <w:commentReference w:id="6522"/>
        </w:r>
      </w:del>
    </w:p>
    <w:p w14:paraId="052941A4" w14:textId="3297F5AD"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del w:id="6530" w:author="Lektorat Bauer" w:date="2025-03-03T21:20:00Z" w16du:dateUtc="2025-03-03T20:20:00Z">
        <w:r w:rsidRPr="00944672" w:rsidDel="00A121B6">
          <w:rPr>
            <w:rFonts w:ascii="Arial" w:hAnsi="Arial" w:cs="Arial"/>
            <w:sz w:val="24"/>
            <w:szCs w:val="24"/>
          </w:rPr>
          <w:delText xml:space="preserve">In </w:delText>
        </w:r>
      </w:del>
      <w:ins w:id="6531" w:author="Lektorat Bauer" w:date="2025-03-03T21:20:00Z" w16du:dateUtc="2025-03-03T20:20:00Z">
        <w:r w:rsidR="00A121B6">
          <w:rPr>
            <w:rFonts w:ascii="Arial" w:hAnsi="Arial" w:cs="Arial"/>
            <w:sz w:val="24"/>
            <w:szCs w:val="24"/>
          </w:rPr>
          <w:t>Bei</w:t>
        </w:r>
        <w:r w:rsidR="00A121B6" w:rsidRPr="00944672">
          <w:rPr>
            <w:rFonts w:ascii="Arial" w:hAnsi="Arial" w:cs="Arial"/>
            <w:sz w:val="24"/>
            <w:szCs w:val="24"/>
          </w:rPr>
          <w:t xml:space="preserve"> </w:t>
        </w:r>
      </w:ins>
      <w:r w:rsidRPr="00944672">
        <w:rPr>
          <w:rFonts w:ascii="Arial" w:hAnsi="Arial" w:cs="Arial"/>
          <w:sz w:val="24"/>
          <w:szCs w:val="24"/>
        </w:rPr>
        <w:t xml:space="preserve">Meppel </w:t>
      </w:r>
      <w:del w:id="6532" w:author="Lektorat Bauer" w:date="2025-03-03T21:20:00Z" w16du:dateUtc="2025-03-03T20:20:00Z">
        <w:r w:rsidRPr="00944672" w:rsidDel="00A121B6">
          <w:rPr>
            <w:rFonts w:ascii="Arial" w:hAnsi="Arial" w:cs="Arial"/>
            <w:sz w:val="24"/>
            <w:szCs w:val="24"/>
          </w:rPr>
          <w:delText xml:space="preserve">fuhren </w:delText>
        </w:r>
      </w:del>
      <w:ins w:id="6533" w:author="Lektorat Bauer" w:date="2025-03-03T21:20:00Z" w16du:dateUtc="2025-03-03T20:20:00Z">
        <w:r w:rsidR="00A121B6">
          <w:rPr>
            <w:rFonts w:ascii="Arial" w:hAnsi="Arial" w:cs="Arial"/>
            <w:sz w:val="24"/>
            <w:szCs w:val="24"/>
          </w:rPr>
          <w:t>waren</w:t>
        </w:r>
        <w:r w:rsidR="00A121B6" w:rsidRPr="00944672">
          <w:rPr>
            <w:rFonts w:ascii="Arial" w:hAnsi="Arial" w:cs="Arial"/>
            <w:sz w:val="24"/>
            <w:szCs w:val="24"/>
          </w:rPr>
          <w:t xml:space="preserve"> </w:t>
        </w:r>
      </w:ins>
      <w:r w:rsidRPr="00944672">
        <w:rPr>
          <w:rFonts w:ascii="Arial" w:hAnsi="Arial" w:cs="Arial"/>
          <w:sz w:val="24"/>
          <w:szCs w:val="24"/>
        </w:rPr>
        <w:t>die beiden Wagen von der Autobahn ab</w:t>
      </w:r>
      <w:ins w:id="6534" w:author="Lektorat Bauer" w:date="2025-03-03T21:20:00Z" w16du:dateUtc="2025-03-03T20:20:00Z">
        <w:r w:rsidR="00A121B6">
          <w:rPr>
            <w:rFonts w:ascii="Arial" w:hAnsi="Arial" w:cs="Arial"/>
            <w:sz w:val="24"/>
            <w:szCs w:val="24"/>
          </w:rPr>
          <w:t>gefahren</w:t>
        </w:r>
      </w:ins>
      <w:del w:id="6535" w:author="Lektorat Bauer" w:date="2025-03-03T21:20:00Z" w16du:dateUtc="2025-03-03T20:20:00Z">
        <w:r w:rsidRPr="00944672" w:rsidDel="00A121B6">
          <w:rPr>
            <w:rFonts w:ascii="Arial" w:hAnsi="Arial" w:cs="Arial"/>
            <w:sz w:val="24"/>
            <w:szCs w:val="24"/>
          </w:rPr>
          <w:delText>, und in die Stadt. Solange die beiden Wagen zusammenfuhren, waren Sie leicht zu erkennen, und die Drohne holte weiter auf.</w:delText>
        </w:r>
      </w:del>
    </w:p>
    <w:p w14:paraId="1AC7E40E" w14:textId="33A020D6"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del w:id="6536" w:author="Lektorat Bauer" w:date="2025-03-03T21:21:00Z" w16du:dateUtc="2025-03-03T20:21:00Z">
        <w:r w:rsidRPr="00944672" w:rsidDel="00A121B6">
          <w:rPr>
            <w:rFonts w:ascii="Arial" w:hAnsi="Arial" w:cs="Arial"/>
            <w:sz w:val="24"/>
            <w:szCs w:val="24"/>
          </w:rPr>
          <w:delText xml:space="preserve">Dann kam der Teil den </w:delText>
        </w:r>
        <w:commentRangeStart w:id="6537"/>
        <w:r w:rsidRPr="00944672" w:rsidDel="00A121B6">
          <w:rPr>
            <w:rFonts w:ascii="Arial" w:hAnsi="Arial" w:cs="Arial"/>
            <w:sz w:val="24"/>
            <w:szCs w:val="24"/>
          </w:rPr>
          <w:delText xml:space="preserve">jeder Attentäter aus dem Effeff beherrscht. Beide Wagen fuhren in ein Parkhaus, und kamen nicht </w:delText>
        </w:r>
      </w:del>
      <w:commentRangeEnd w:id="6537"/>
      <w:r w:rsidR="00A121B6">
        <w:rPr>
          <w:rStyle w:val="Kommentarzeichen"/>
        </w:rPr>
        <w:commentReference w:id="6537"/>
      </w:r>
      <w:del w:id="6538" w:author="Lektorat Bauer" w:date="2025-03-03T21:21:00Z" w16du:dateUtc="2025-03-03T20:21:00Z">
        <w:r w:rsidRPr="00944672" w:rsidDel="00A121B6">
          <w:rPr>
            <w:rFonts w:ascii="Arial" w:hAnsi="Arial" w:cs="Arial"/>
            <w:sz w:val="24"/>
            <w:szCs w:val="24"/>
          </w:rPr>
          <w:delText>mehr raus.</w:delText>
        </w:r>
      </w:del>
      <w:ins w:id="6539" w:author="Lektorat Bauer" w:date="2025-03-03T21:21:00Z" w16du:dateUtc="2025-03-03T20:21:00Z">
        <w:r w:rsidR="00A121B6">
          <w:rPr>
            <w:rFonts w:ascii="Arial" w:hAnsi="Arial" w:cs="Arial"/>
            <w:sz w:val="24"/>
            <w:szCs w:val="24"/>
          </w:rPr>
          <w:t>In einem Parkhaus hatten sie Unterschlupf gesucht und es nicht mehr verlassen.</w:t>
        </w:r>
      </w:ins>
      <w:r w:rsidRPr="00944672">
        <w:rPr>
          <w:rFonts w:ascii="Arial" w:hAnsi="Arial" w:cs="Arial"/>
          <w:sz w:val="24"/>
          <w:szCs w:val="24"/>
        </w:rPr>
        <w:t xml:space="preserve"> Die Drohne </w:t>
      </w:r>
      <w:commentRangeStart w:id="6540"/>
      <w:r w:rsidRPr="00944672">
        <w:rPr>
          <w:rFonts w:ascii="Arial" w:hAnsi="Arial" w:cs="Arial"/>
          <w:sz w:val="24"/>
          <w:szCs w:val="24"/>
        </w:rPr>
        <w:t>war zu weit weg</w:t>
      </w:r>
      <w:ins w:id="6541" w:author="Lektorat Bauer" w:date="2025-03-03T21:21:00Z" w16du:dateUtc="2025-03-03T20:21:00Z">
        <w:r w:rsidR="00A121B6">
          <w:rPr>
            <w:rFonts w:ascii="Arial" w:hAnsi="Arial" w:cs="Arial"/>
            <w:sz w:val="24"/>
            <w:szCs w:val="24"/>
          </w:rPr>
          <w:t xml:space="preserve"> gewesen</w:t>
        </w:r>
      </w:ins>
      <w:r w:rsidRPr="00944672">
        <w:rPr>
          <w:rFonts w:ascii="Arial" w:hAnsi="Arial" w:cs="Arial"/>
          <w:sz w:val="24"/>
          <w:szCs w:val="24"/>
        </w:rPr>
        <w:t>, um alle Wagen aufzuzeichnen, die das Parkhaus verließen.</w:t>
      </w:r>
    </w:p>
    <w:p w14:paraId="0184BEC3" w14:textId="2AA289B2"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Die Drohne </w:t>
      </w:r>
      <w:del w:id="6542" w:author="Lektorat Bauer" w:date="2025-03-03T21:22:00Z" w16du:dateUtc="2025-03-03T20:22:00Z">
        <w:r w:rsidRPr="00944672" w:rsidDel="00A121B6">
          <w:rPr>
            <w:rFonts w:ascii="Arial" w:hAnsi="Arial" w:cs="Arial"/>
            <w:sz w:val="24"/>
            <w:szCs w:val="24"/>
          </w:rPr>
          <w:delText xml:space="preserve">schwebte </w:delText>
        </w:r>
      </w:del>
      <w:ins w:id="6543" w:author="Lektorat Bauer" w:date="2025-03-03T21:22:00Z" w16du:dateUtc="2025-03-03T20:22:00Z">
        <w:r w:rsidR="00A121B6">
          <w:rPr>
            <w:rFonts w:ascii="Arial" w:hAnsi="Arial" w:cs="Arial"/>
            <w:sz w:val="24"/>
            <w:szCs w:val="24"/>
          </w:rPr>
          <w:t>war</w:t>
        </w:r>
        <w:r w:rsidR="00A121B6" w:rsidRPr="00944672">
          <w:rPr>
            <w:rFonts w:ascii="Arial" w:hAnsi="Arial" w:cs="Arial"/>
            <w:sz w:val="24"/>
            <w:szCs w:val="24"/>
          </w:rPr>
          <w:t xml:space="preserve"> </w:t>
        </w:r>
      </w:ins>
      <w:r w:rsidRPr="00944672">
        <w:rPr>
          <w:rFonts w:ascii="Arial" w:hAnsi="Arial" w:cs="Arial"/>
          <w:sz w:val="24"/>
          <w:szCs w:val="24"/>
        </w:rPr>
        <w:t>15 Minuten über dem Parkhaus</w:t>
      </w:r>
      <w:commentRangeEnd w:id="6540"/>
      <w:r w:rsidR="00A121B6">
        <w:rPr>
          <w:rStyle w:val="Kommentarzeichen"/>
        </w:rPr>
        <w:commentReference w:id="6540"/>
      </w:r>
      <w:ins w:id="6544" w:author="Lektorat Bauer" w:date="2025-03-03T21:22:00Z" w16du:dateUtc="2025-03-03T20:22:00Z">
        <w:r w:rsidR="00A121B6">
          <w:rPr>
            <w:rFonts w:ascii="Arial" w:hAnsi="Arial" w:cs="Arial"/>
            <w:sz w:val="24"/>
            <w:szCs w:val="24"/>
          </w:rPr>
          <w:t xml:space="preserve"> geschwebt</w:t>
        </w:r>
      </w:ins>
      <w:r w:rsidRPr="00944672">
        <w:rPr>
          <w:rFonts w:ascii="Arial" w:hAnsi="Arial" w:cs="Arial"/>
          <w:sz w:val="24"/>
          <w:szCs w:val="24"/>
        </w:rPr>
        <w:t xml:space="preserve">, dann </w:t>
      </w:r>
      <w:del w:id="6545" w:author="Lektorat Bauer" w:date="2025-03-03T21:21:00Z" w16du:dateUtc="2025-03-03T20:21:00Z">
        <w:r w:rsidRPr="00944672" w:rsidDel="00A121B6">
          <w:rPr>
            <w:rFonts w:ascii="Arial" w:hAnsi="Arial" w:cs="Arial"/>
            <w:sz w:val="24"/>
            <w:szCs w:val="24"/>
          </w:rPr>
          <w:delText>musste sie zurück, da der Treibstoff ausging.</w:delText>
        </w:r>
      </w:del>
      <w:ins w:id="6546" w:author="Lektorat Bauer" w:date="2025-03-03T21:22:00Z" w16du:dateUtc="2025-03-03T20:22:00Z">
        <w:r w:rsidR="00A121B6">
          <w:rPr>
            <w:rFonts w:ascii="Arial" w:hAnsi="Arial" w:cs="Arial"/>
            <w:sz w:val="24"/>
            <w:szCs w:val="24"/>
          </w:rPr>
          <w:t>war</w:t>
        </w:r>
      </w:ins>
      <w:ins w:id="6547" w:author="Lektorat Bauer" w:date="2025-03-03T21:21:00Z" w16du:dateUtc="2025-03-03T20:21:00Z">
        <w:r w:rsidR="00A121B6">
          <w:rPr>
            <w:rFonts w:ascii="Arial" w:hAnsi="Arial" w:cs="Arial"/>
            <w:sz w:val="24"/>
            <w:szCs w:val="24"/>
          </w:rPr>
          <w:t xml:space="preserve"> ihr der Treibstoff aus</w:t>
        </w:r>
      </w:ins>
      <w:ins w:id="6548" w:author="Lektorat Bauer" w:date="2025-03-03T21:22:00Z" w16du:dateUtc="2025-03-03T20:22:00Z">
        <w:r w:rsidR="00A121B6">
          <w:rPr>
            <w:rFonts w:ascii="Arial" w:hAnsi="Arial" w:cs="Arial"/>
            <w:sz w:val="24"/>
            <w:szCs w:val="24"/>
          </w:rPr>
          <w:t>gegangen</w:t>
        </w:r>
      </w:ins>
      <w:ins w:id="6549" w:author="Lektorat Bauer" w:date="2025-03-03T21:21:00Z" w16du:dateUtc="2025-03-03T20:21:00Z">
        <w:r w:rsidR="00A121B6">
          <w:rPr>
            <w:rFonts w:ascii="Arial" w:hAnsi="Arial" w:cs="Arial"/>
            <w:sz w:val="24"/>
            <w:szCs w:val="24"/>
          </w:rPr>
          <w:t>.</w:t>
        </w:r>
      </w:ins>
    </w:p>
    <w:p w14:paraId="5C96F1DD" w14:textId="2A0685A8"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del w:id="6550" w:author="Lektorat Bauer" w:date="2025-03-03T21:22:00Z" w16du:dateUtc="2025-03-03T20:22:00Z">
        <w:r w:rsidRPr="00944672" w:rsidDel="00A121B6">
          <w:rPr>
            <w:rFonts w:ascii="Arial" w:hAnsi="Arial" w:cs="Arial"/>
            <w:sz w:val="24"/>
            <w:szCs w:val="24"/>
          </w:rPr>
          <w:lastRenderedPageBreak/>
          <w:delText xml:space="preserve">Wenn die Fahrer der Wagen die Drohne gehört haben, kann es sein, dass sie erst im Anschluss das Parkhaus verlassen hatten. </w:delText>
        </w:r>
      </w:del>
      <w:r w:rsidRPr="00944672">
        <w:rPr>
          <w:rFonts w:ascii="Arial" w:hAnsi="Arial" w:cs="Arial"/>
          <w:sz w:val="24"/>
          <w:szCs w:val="24"/>
        </w:rPr>
        <w:t xml:space="preserve">Trotzdem hatte die Polizei erst einmal 30 PKW zu überprüfen, </w:t>
      </w:r>
      <w:del w:id="6551" w:author="Lektorat Bauer" w:date="2025-03-03T21:22:00Z" w16du:dateUtc="2025-03-03T20:22:00Z">
        <w:r w:rsidRPr="00944672" w:rsidDel="00A121B6">
          <w:rPr>
            <w:rFonts w:ascii="Arial" w:hAnsi="Arial" w:cs="Arial"/>
            <w:sz w:val="24"/>
            <w:szCs w:val="24"/>
          </w:rPr>
          <w:delText>da diese</w:delText>
        </w:r>
      </w:del>
      <w:ins w:id="6552" w:author="Lektorat Bauer" w:date="2025-03-03T21:22:00Z" w16du:dateUtc="2025-03-03T20:22:00Z">
        <w:r w:rsidR="00A121B6">
          <w:rPr>
            <w:rFonts w:ascii="Arial" w:hAnsi="Arial" w:cs="Arial"/>
            <w:sz w:val="24"/>
            <w:szCs w:val="24"/>
          </w:rPr>
          <w:t>die</w:t>
        </w:r>
      </w:ins>
      <w:r w:rsidRPr="00944672">
        <w:rPr>
          <w:rFonts w:ascii="Arial" w:hAnsi="Arial" w:cs="Arial"/>
          <w:sz w:val="24"/>
          <w:szCs w:val="24"/>
        </w:rPr>
        <w:t xml:space="preserve"> von der Drohne aufgezeichnet worden waren. 28 Wagen waren </w:t>
      </w:r>
      <w:del w:id="6553" w:author="Lektorat Bauer" w:date="2025-03-03T21:23:00Z" w16du:dateUtc="2025-03-03T20:23:00Z">
        <w:r w:rsidRPr="00944672" w:rsidDel="00A121B6">
          <w:rPr>
            <w:rFonts w:ascii="Arial" w:hAnsi="Arial" w:cs="Arial"/>
            <w:sz w:val="24"/>
            <w:szCs w:val="24"/>
          </w:rPr>
          <w:delText xml:space="preserve">gefunden </w:delText>
        </w:r>
      </w:del>
      <w:ins w:id="6554" w:author="Lektorat Bauer" w:date="2025-03-03T21:23:00Z" w16du:dateUtc="2025-03-03T20:23:00Z">
        <w:r w:rsidR="00A121B6">
          <w:rPr>
            <w:rFonts w:ascii="Arial" w:hAnsi="Arial" w:cs="Arial"/>
            <w:sz w:val="24"/>
            <w:szCs w:val="24"/>
          </w:rPr>
          <w:t>ermittelt</w:t>
        </w:r>
        <w:r w:rsidR="00A121B6" w:rsidRPr="00944672">
          <w:rPr>
            <w:rFonts w:ascii="Arial" w:hAnsi="Arial" w:cs="Arial"/>
            <w:sz w:val="24"/>
            <w:szCs w:val="24"/>
          </w:rPr>
          <w:t xml:space="preserve"> </w:t>
        </w:r>
      </w:ins>
      <w:r w:rsidRPr="00944672">
        <w:rPr>
          <w:rFonts w:ascii="Arial" w:hAnsi="Arial" w:cs="Arial"/>
          <w:sz w:val="24"/>
          <w:szCs w:val="24"/>
        </w:rPr>
        <w:t xml:space="preserve">und zugeordnet worden, zwei Fahrzeuge waren </w:t>
      </w:r>
      <w:del w:id="6555" w:author="Lektorat Bauer" w:date="2025-03-03T21:23:00Z" w16du:dateUtc="2025-03-03T20:23:00Z">
        <w:r w:rsidRPr="00944672" w:rsidDel="00A121B6">
          <w:rPr>
            <w:rFonts w:ascii="Arial" w:hAnsi="Arial" w:cs="Arial"/>
            <w:sz w:val="24"/>
            <w:szCs w:val="24"/>
          </w:rPr>
          <w:delText>bisher nicht identifiziert worden</w:delText>
        </w:r>
      </w:del>
      <w:ins w:id="6556" w:author="Lektorat Bauer" w:date="2025-03-03T21:23:00Z" w16du:dateUtc="2025-03-03T20:23:00Z">
        <w:r w:rsidR="00A121B6">
          <w:rPr>
            <w:rFonts w:ascii="Arial" w:hAnsi="Arial" w:cs="Arial"/>
            <w:sz w:val="24"/>
            <w:szCs w:val="24"/>
          </w:rPr>
          <w:t>noch nicht identifziert</w:t>
        </w:r>
      </w:ins>
      <w:r w:rsidRPr="00944672">
        <w:rPr>
          <w:rFonts w:ascii="Arial" w:hAnsi="Arial" w:cs="Arial"/>
          <w:sz w:val="24"/>
          <w:szCs w:val="24"/>
        </w:rPr>
        <w:t>.</w:t>
      </w:r>
    </w:p>
    <w:p w14:paraId="25C99FE0"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43072B97"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05202A2F"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3DFEF6E2" w14:textId="5685E89D"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 xml:space="preserve">In der Nähe von Assen war die Feuerwehr zu einem Brand gerufen worden. Der Brand </w:t>
      </w:r>
      <w:ins w:id="6557" w:author="Lektorat Bauer" w:date="2025-03-03T21:24:00Z" w16du:dateUtc="2025-03-03T20:24:00Z">
        <w:r w:rsidR="00A121B6">
          <w:rPr>
            <w:rFonts w:ascii="Arial" w:hAnsi="Arial" w:cs="Arial"/>
            <w:sz w:val="24"/>
            <w:szCs w:val="24"/>
          </w:rPr>
          <w:t xml:space="preserve">gab </w:t>
        </w:r>
      </w:ins>
      <w:r w:rsidRPr="00944672">
        <w:rPr>
          <w:rFonts w:ascii="Arial" w:hAnsi="Arial" w:cs="Arial"/>
          <w:sz w:val="24"/>
          <w:szCs w:val="24"/>
        </w:rPr>
        <w:t>eine so hohe Hitze ab, dass das Wasser auf dem Weg zum Feuer verdampfte</w:t>
      </w:r>
      <w:del w:id="6558" w:author="Lektorat Bauer" w:date="2025-03-03T21:24:00Z" w16du:dateUtc="2025-03-03T20:24:00Z">
        <w:r w:rsidRPr="00944672" w:rsidDel="00A121B6">
          <w:rPr>
            <w:rFonts w:ascii="Arial" w:hAnsi="Arial" w:cs="Arial"/>
            <w:sz w:val="24"/>
            <w:szCs w:val="24"/>
          </w:rPr>
          <w:delText>,</w:delText>
        </w:r>
      </w:del>
      <w:ins w:id="6559" w:author="Lektorat Bauer" w:date="2025-03-03T21:25:00Z" w16du:dateUtc="2025-03-03T20:25:00Z">
        <w:r w:rsidR="00A121B6">
          <w:rPr>
            <w:rFonts w:ascii="Arial" w:hAnsi="Arial" w:cs="Arial"/>
            <w:sz w:val="24"/>
            <w:szCs w:val="24"/>
          </w:rPr>
          <w:t>.</w:t>
        </w:r>
      </w:ins>
      <w:r w:rsidRPr="00944672">
        <w:rPr>
          <w:rFonts w:ascii="Arial" w:hAnsi="Arial" w:cs="Arial"/>
          <w:sz w:val="24"/>
          <w:szCs w:val="24"/>
        </w:rPr>
        <w:t xml:space="preserve"> </w:t>
      </w:r>
      <w:ins w:id="6560" w:author="Lektorat Bauer" w:date="2025-03-03T21:25:00Z" w16du:dateUtc="2025-03-03T20:25:00Z">
        <w:r w:rsidR="00A121B6">
          <w:rPr>
            <w:rFonts w:ascii="Arial" w:hAnsi="Arial" w:cs="Arial"/>
            <w:sz w:val="24"/>
            <w:szCs w:val="24"/>
          </w:rPr>
          <w:t>D</w:t>
        </w:r>
      </w:ins>
      <w:del w:id="6561" w:author="Lektorat Bauer" w:date="2025-03-03T21:25:00Z" w16du:dateUtc="2025-03-03T20:25:00Z">
        <w:r w:rsidRPr="00944672" w:rsidDel="00A121B6">
          <w:rPr>
            <w:rFonts w:ascii="Arial" w:hAnsi="Arial" w:cs="Arial"/>
            <w:sz w:val="24"/>
            <w:szCs w:val="24"/>
          </w:rPr>
          <w:delText>d</w:delText>
        </w:r>
      </w:del>
      <w:r w:rsidRPr="00944672">
        <w:rPr>
          <w:rFonts w:ascii="Arial" w:hAnsi="Arial" w:cs="Arial"/>
          <w:sz w:val="24"/>
          <w:szCs w:val="24"/>
        </w:rPr>
        <w:t>ie Feuerwehr entschied, das Feuer abbrennen zu lassen.</w:t>
      </w:r>
    </w:p>
    <w:p w14:paraId="79522393" w14:textId="565620E2"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 An Zufall wollte niemand glauben. Es war Thomas Ganghofers Haus. Da die Feuerwehr nicht gelöscht hatte, bestand die Chance, dass von den Festplatten im Keller noch Daten zu retten </w:t>
      </w:r>
      <w:del w:id="6562" w:author="Lektorat Bauer" w:date="2025-03-03T21:25:00Z" w16du:dateUtc="2025-03-03T20:25:00Z">
        <w:r w:rsidRPr="00944672" w:rsidDel="0052171A">
          <w:rPr>
            <w:rFonts w:ascii="Arial" w:hAnsi="Arial" w:cs="Arial"/>
            <w:sz w:val="24"/>
            <w:szCs w:val="24"/>
          </w:rPr>
          <w:delText>sind</w:delText>
        </w:r>
      </w:del>
      <w:ins w:id="6563" w:author="Lektorat Bauer" w:date="2025-03-03T21:25:00Z" w16du:dateUtc="2025-03-03T20:25:00Z">
        <w:r w:rsidR="0052171A">
          <w:rPr>
            <w:rFonts w:ascii="Arial" w:hAnsi="Arial" w:cs="Arial"/>
            <w:sz w:val="24"/>
            <w:szCs w:val="24"/>
          </w:rPr>
          <w:t>waren</w:t>
        </w:r>
      </w:ins>
      <w:r w:rsidRPr="00944672">
        <w:rPr>
          <w:rFonts w:ascii="Arial" w:hAnsi="Arial" w:cs="Arial"/>
          <w:sz w:val="24"/>
          <w:szCs w:val="24"/>
        </w:rPr>
        <w:t>.</w:t>
      </w:r>
    </w:p>
    <w:p w14:paraId="5F2BB8AF" w14:textId="0933811F"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Als am nächsten Tag Spezialisten das Haus betraten, mussten </w:t>
      </w:r>
      <w:ins w:id="6564" w:author="Lektorat Bauer" w:date="2025-03-03T21:25:00Z" w16du:dateUtc="2025-03-03T20:25:00Z">
        <w:r w:rsidR="0052171A">
          <w:rPr>
            <w:rFonts w:ascii="Arial" w:hAnsi="Arial" w:cs="Arial"/>
            <w:sz w:val="24"/>
            <w:szCs w:val="24"/>
          </w:rPr>
          <w:t xml:space="preserve">sie </w:t>
        </w:r>
      </w:ins>
      <w:r w:rsidRPr="00944672">
        <w:rPr>
          <w:rFonts w:ascii="Arial" w:hAnsi="Arial" w:cs="Arial"/>
          <w:sz w:val="24"/>
          <w:szCs w:val="24"/>
        </w:rPr>
        <w:t>feststellen, dass der Brand im Keller</w:t>
      </w:r>
      <w:del w:id="6565" w:author="Lektorat Bauer" w:date="2025-03-03T21:25:00Z" w16du:dateUtc="2025-03-03T20:25:00Z">
        <w:r w:rsidRPr="00944672" w:rsidDel="0052171A">
          <w:rPr>
            <w:rFonts w:ascii="Arial" w:hAnsi="Arial" w:cs="Arial"/>
            <w:sz w:val="24"/>
            <w:szCs w:val="24"/>
          </w:rPr>
          <w:delText>,</w:delText>
        </w:r>
      </w:del>
      <w:r w:rsidRPr="00944672">
        <w:rPr>
          <w:rFonts w:ascii="Arial" w:hAnsi="Arial" w:cs="Arial"/>
          <w:sz w:val="24"/>
          <w:szCs w:val="24"/>
        </w:rPr>
        <w:t xml:space="preserve"> unter Einsatz von Thermit</w:t>
      </w:r>
      <w:del w:id="6566" w:author="Lektorat Bauer" w:date="2025-03-03T21:25:00Z" w16du:dateUtc="2025-03-03T20:25:00Z">
        <w:r w:rsidRPr="00944672" w:rsidDel="0052171A">
          <w:rPr>
            <w:rFonts w:ascii="Arial" w:hAnsi="Arial" w:cs="Arial"/>
            <w:sz w:val="24"/>
            <w:szCs w:val="24"/>
          </w:rPr>
          <w:delText>,</w:delText>
        </w:r>
      </w:del>
      <w:r w:rsidRPr="00944672">
        <w:rPr>
          <w:rFonts w:ascii="Arial" w:hAnsi="Arial" w:cs="Arial"/>
          <w:sz w:val="24"/>
          <w:szCs w:val="24"/>
        </w:rPr>
        <w:t xml:space="preserve"> gelegt worden war. Alles Metall war weitestgehend geschmolzen. Die Festplatten unbrauchbar</w:t>
      </w:r>
      <w:del w:id="6567" w:author="Lektorat Bauer" w:date="2025-03-03T21:25:00Z" w16du:dateUtc="2025-03-03T20:25:00Z">
        <w:r w:rsidRPr="00944672" w:rsidDel="0052171A">
          <w:rPr>
            <w:rFonts w:ascii="Arial" w:hAnsi="Arial" w:cs="Arial"/>
            <w:sz w:val="24"/>
            <w:szCs w:val="24"/>
          </w:rPr>
          <w:delText xml:space="preserve">, da die Ladungen systematisch im </w:delText>
        </w:r>
        <w:commentRangeStart w:id="6568"/>
        <w:r w:rsidRPr="00944672" w:rsidDel="0052171A">
          <w:rPr>
            <w:rFonts w:ascii="Arial" w:hAnsi="Arial" w:cs="Arial"/>
            <w:sz w:val="24"/>
            <w:szCs w:val="24"/>
          </w:rPr>
          <w:delText>Keller</w:delText>
        </w:r>
      </w:del>
      <w:commentRangeEnd w:id="6568"/>
      <w:r w:rsidR="0052171A">
        <w:rPr>
          <w:rStyle w:val="Kommentarzeichen"/>
        </w:rPr>
        <w:commentReference w:id="6568"/>
      </w:r>
      <w:del w:id="6569" w:author="Lektorat Bauer" w:date="2025-03-03T21:25:00Z" w16du:dateUtc="2025-03-03T20:25:00Z">
        <w:r w:rsidRPr="00944672" w:rsidDel="0052171A">
          <w:rPr>
            <w:rFonts w:ascii="Arial" w:hAnsi="Arial" w:cs="Arial"/>
            <w:sz w:val="24"/>
            <w:szCs w:val="24"/>
          </w:rPr>
          <w:delText xml:space="preserve"> verteilt worden waren</w:delText>
        </w:r>
      </w:del>
      <w:r w:rsidRPr="00944672">
        <w:rPr>
          <w:rFonts w:ascii="Arial" w:hAnsi="Arial" w:cs="Arial"/>
          <w:sz w:val="24"/>
          <w:szCs w:val="24"/>
        </w:rPr>
        <w:t>. Ein alter Feuerwehrmann meinte, dass er solche Schäden nicht einmal bei Bombentreffern gesehen hatte.</w:t>
      </w:r>
    </w:p>
    <w:p w14:paraId="2B58FC33"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Allen war damit klar, dass Thomas etwas entdeckt hatte</w:t>
      </w:r>
      <w:del w:id="6570" w:author="Lektorat Bauer" w:date="2025-03-03T21:25:00Z" w16du:dateUtc="2025-03-03T20:25:00Z">
        <w:r w:rsidRPr="00944672" w:rsidDel="0052171A">
          <w:rPr>
            <w:rFonts w:ascii="Arial" w:hAnsi="Arial" w:cs="Arial"/>
            <w:sz w:val="24"/>
            <w:szCs w:val="24"/>
          </w:rPr>
          <w:delText>,</w:delText>
        </w:r>
      </w:del>
      <w:r w:rsidRPr="00944672">
        <w:rPr>
          <w:rFonts w:ascii="Arial" w:hAnsi="Arial" w:cs="Arial"/>
          <w:sz w:val="24"/>
          <w:szCs w:val="24"/>
        </w:rPr>
        <w:t xml:space="preserve"> und dafür sterben musste.</w:t>
      </w:r>
    </w:p>
    <w:p w14:paraId="0FCFF637" w14:textId="7455A503"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Als Anique sich die Bilder ansah, </w:t>
      </w:r>
      <w:del w:id="6571" w:author="Lektorat Bauer" w:date="2025-03-03T21:25:00Z" w16du:dateUtc="2025-03-03T20:25:00Z">
        <w:r w:rsidRPr="00944672" w:rsidDel="0052171A">
          <w:rPr>
            <w:rFonts w:ascii="Arial" w:hAnsi="Arial" w:cs="Arial"/>
            <w:sz w:val="24"/>
            <w:szCs w:val="24"/>
          </w:rPr>
          <w:delText>musste Sie weinen</w:delText>
        </w:r>
      </w:del>
      <w:ins w:id="6572" w:author="Lektorat Bauer" w:date="2025-03-03T21:25:00Z" w16du:dateUtc="2025-03-03T20:25:00Z">
        <w:r w:rsidR="0052171A">
          <w:rPr>
            <w:rFonts w:ascii="Arial" w:hAnsi="Arial" w:cs="Arial"/>
            <w:sz w:val="24"/>
            <w:szCs w:val="24"/>
          </w:rPr>
          <w:t>brach sie in Tränen aus</w:t>
        </w:r>
      </w:ins>
      <w:r w:rsidRPr="00944672">
        <w:rPr>
          <w:rFonts w:ascii="Arial" w:hAnsi="Arial" w:cs="Arial"/>
          <w:sz w:val="24"/>
          <w:szCs w:val="24"/>
        </w:rPr>
        <w:t>. Die Ruine konnte nur noch abgetragen werden</w:t>
      </w:r>
      <w:del w:id="6573" w:author="Lektorat Bauer" w:date="2025-03-03T21:26:00Z" w16du:dateUtc="2025-03-03T20:26:00Z">
        <w:r w:rsidRPr="00944672" w:rsidDel="0052171A">
          <w:rPr>
            <w:rFonts w:ascii="Arial" w:hAnsi="Arial" w:cs="Arial"/>
            <w:sz w:val="24"/>
            <w:szCs w:val="24"/>
          </w:rPr>
          <w:delText xml:space="preserve"> und dann musste etwas neues gebaut werden</w:delText>
        </w:r>
      </w:del>
      <w:r w:rsidRPr="00944672">
        <w:rPr>
          <w:rFonts w:ascii="Arial" w:hAnsi="Arial" w:cs="Arial"/>
          <w:sz w:val="24"/>
          <w:szCs w:val="24"/>
        </w:rPr>
        <w:t>.</w:t>
      </w:r>
    </w:p>
    <w:p w14:paraId="38254C9C" w14:textId="1D78AC2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Sie legte</w:t>
      </w:r>
      <w:del w:id="6574" w:author="Lektorat Bauer" w:date="2025-03-03T21:26:00Z" w16du:dateUtc="2025-03-03T20:26:00Z">
        <w:r w:rsidRPr="00944672" w:rsidDel="0052171A">
          <w:rPr>
            <w:rFonts w:ascii="Arial" w:hAnsi="Arial" w:cs="Arial"/>
            <w:sz w:val="24"/>
            <w:szCs w:val="24"/>
          </w:rPr>
          <w:delText>n</w:delText>
        </w:r>
      </w:del>
      <w:r w:rsidRPr="00944672">
        <w:rPr>
          <w:rFonts w:ascii="Arial" w:hAnsi="Arial" w:cs="Arial"/>
          <w:sz w:val="24"/>
          <w:szCs w:val="24"/>
        </w:rPr>
        <w:t xml:space="preserve"> ein neues Verzeichnis an</w:t>
      </w:r>
      <w:del w:id="6575" w:author="Lektorat Bauer" w:date="2025-03-03T21:26:00Z" w16du:dateUtc="2025-03-03T20:26:00Z">
        <w:r w:rsidRPr="00944672" w:rsidDel="0052171A">
          <w:rPr>
            <w:rFonts w:ascii="Arial" w:hAnsi="Arial" w:cs="Arial"/>
            <w:sz w:val="24"/>
            <w:szCs w:val="24"/>
          </w:rPr>
          <w:delText>,</w:delText>
        </w:r>
      </w:del>
      <w:r w:rsidRPr="00944672">
        <w:rPr>
          <w:rFonts w:ascii="Arial" w:hAnsi="Arial" w:cs="Arial"/>
          <w:sz w:val="24"/>
          <w:szCs w:val="24"/>
        </w:rPr>
        <w:t xml:space="preserve"> </w:t>
      </w:r>
      <w:commentRangeStart w:id="6576"/>
      <w:r w:rsidRPr="00944672">
        <w:rPr>
          <w:rFonts w:ascii="Arial" w:hAnsi="Arial" w:cs="Arial"/>
          <w:sz w:val="24"/>
          <w:szCs w:val="24"/>
        </w:rPr>
        <w:t>und kopierte alle relevanten Informationen in dieses Verzeichnis</w:t>
      </w:r>
      <w:commentRangeEnd w:id="6576"/>
      <w:r w:rsidR="0052171A">
        <w:rPr>
          <w:rStyle w:val="Kommentarzeichen"/>
        </w:rPr>
        <w:commentReference w:id="6576"/>
      </w:r>
      <w:r w:rsidRPr="00944672">
        <w:rPr>
          <w:rFonts w:ascii="Arial" w:hAnsi="Arial" w:cs="Arial"/>
          <w:sz w:val="24"/>
          <w:szCs w:val="24"/>
        </w:rPr>
        <w:t>. Sie sah auf die Uhr</w:t>
      </w:r>
      <w:del w:id="6577" w:author="Lektorat Bauer" w:date="2025-03-03T21:27:00Z" w16du:dateUtc="2025-03-03T20:27:00Z">
        <w:r w:rsidRPr="00944672" w:rsidDel="0052171A">
          <w:rPr>
            <w:rFonts w:ascii="Arial" w:hAnsi="Arial" w:cs="Arial"/>
            <w:sz w:val="24"/>
            <w:szCs w:val="24"/>
          </w:rPr>
          <w:delText>,</w:delText>
        </w:r>
      </w:del>
      <w:r w:rsidRPr="00944672">
        <w:rPr>
          <w:rFonts w:ascii="Arial" w:hAnsi="Arial" w:cs="Arial"/>
          <w:sz w:val="24"/>
          <w:szCs w:val="24"/>
        </w:rPr>
        <w:t xml:space="preserve"> und stellte fest, dass sie noch 30 Minuten Zeit </w:t>
      </w:r>
      <w:del w:id="6578" w:author="Lektorat Bauer" w:date="2025-03-03T21:26:00Z" w16du:dateUtc="2025-03-03T20:26:00Z">
        <w:r w:rsidRPr="00944672" w:rsidDel="0052171A">
          <w:rPr>
            <w:rFonts w:ascii="Arial" w:hAnsi="Arial" w:cs="Arial"/>
            <w:sz w:val="24"/>
            <w:szCs w:val="24"/>
          </w:rPr>
          <w:delText>hätte</w:delText>
        </w:r>
      </w:del>
      <w:ins w:id="6579" w:author="Lektorat Bauer" w:date="2025-03-03T21:26:00Z" w16du:dateUtc="2025-03-03T20:26:00Z">
        <w:r w:rsidR="0052171A">
          <w:rPr>
            <w:rFonts w:ascii="Arial" w:hAnsi="Arial" w:cs="Arial"/>
            <w:sz w:val="24"/>
            <w:szCs w:val="24"/>
          </w:rPr>
          <w:t>hatte</w:t>
        </w:r>
      </w:ins>
      <w:r w:rsidRPr="00944672">
        <w:rPr>
          <w:rFonts w:ascii="Arial" w:hAnsi="Arial" w:cs="Arial"/>
          <w:sz w:val="24"/>
          <w:szCs w:val="24"/>
        </w:rPr>
        <w:t>, bevor Joost van der Dijkstraat hier sein würde.</w:t>
      </w:r>
    </w:p>
    <w:p w14:paraId="09F8D218" w14:textId="46ECEFC0"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Sie stand auf</w:t>
      </w:r>
      <w:del w:id="6580" w:author="Lektorat Bauer" w:date="2025-03-03T21:27:00Z" w16du:dateUtc="2025-03-03T20:27:00Z">
        <w:r w:rsidRPr="00944672" w:rsidDel="0052171A">
          <w:rPr>
            <w:rFonts w:ascii="Arial" w:hAnsi="Arial" w:cs="Arial"/>
            <w:sz w:val="24"/>
            <w:szCs w:val="24"/>
          </w:rPr>
          <w:delText>,</w:delText>
        </w:r>
      </w:del>
      <w:r w:rsidRPr="00944672">
        <w:rPr>
          <w:rFonts w:ascii="Arial" w:hAnsi="Arial" w:cs="Arial"/>
          <w:sz w:val="24"/>
          <w:szCs w:val="24"/>
        </w:rPr>
        <w:t xml:space="preserve"> und machte leichte Dehnübungen. Ihr taten noch alle Knochen weh</w:t>
      </w:r>
      <w:ins w:id="6581" w:author="Lektorat Bauer" w:date="2025-03-03T21:27:00Z" w16du:dateUtc="2025-03-03T20:27:00Z">
        <w:r w:rsidR="0052171A">
          <w:rPr>
            <w:rFonts w:ascii="Arial" w:hAnsi="Arial" w:cs="Arial"/>
            <w:sz w:val="24"/>
            <w:szCs w:val="24"/>
          </w:rPr>
          <w:t>.</w:t>
        </w:r>
      </w:ins>
      <w:r w:rsidRPr="00944672">
        <w:rPr>
          <w:rFonts w:ascii="Arial" w:hAnsi="Arial" w:cs="Arial"/>
          <w:sz w:val="24"/>
          <w:szCs w:val="24"/>
        </w:rPr>
        <w:t xml:space="preserve"> </w:t>
      </w:r>
      <w:del w:id="6582" w:author="Lektorat Bauer" w:date="2025-03-03T21:27:00Z" w16du:dateUtc="2025-03-03T20:27:00Z">
        <w:r w:rsidRPr="00944672" w:rsidDel="0052171A">
          <w:rPr>
            <w:rFonts w:ascii="Arial" w:hAnsi="Arial" w:cs="Arial"/>
            <w:sz w:val="24"/>
            <w:szCs w:val="24"/>
          </w:rPr>
          <w:delText xml:space="preserve">(eigentlich die Muskeln .... aber ...). </w:delText>
        </w:r>
      </w:del>
      <w:r w:rsidRPr="00944672">
        <w:rPr>
          <w:rFonts w:ascii="Arial" w:hAnsi="Arial" w:cs="Arial"/>
          <w:sz w:val="24"/>
          <w:szCs w:val="24"/>
        </w:rPr>
        <w:t xml:space="preserve">Die Prellungen hatten einige Nachwehen. Zum einen schmerzte es und zum anderen hatte Sie überall Hämatome, so </w:t>
      </w:r>
      <w:del w:id="6583" w:author="Lektorat Bauer" w:date="2025-03-03T21:27:00Z" w16du:dateUtc="2025-03-03T20:27:00Z">
        <w:r w:rsidRPr="00944672" w:rsidDel="0052171A">
          <w:rPr>
            <w:rFonts w:ascii="Arial" w:hAnsi="Arial" w:cs="Arial"/>
            <w:sz w:val="24"/>
            <w:szCs w:val="24"/>
          </w:rPr>
          <w:delText>das</w:delText>
        </w:r>
      </w:del>
      <w:ins w:id="6584" w:author="Lektorat Bauer" w:date="2025-03-03T21:27:00Z" w16du:dateUtc="2025-03-03T20:27:00Z">
        <w:r w:rsidR="0052171A" w:rsidRPr="00944672">
          <w:rPr>
            <w:rFonts w:ascii="Arial" w:hAnsi="Arial" w:cs="Arial"/>
            <w:sz w:val="24"/>
            <w:szCs w:val="24"/>
          </w:rPr>
          <w:t>dass</w:t>
        </w:r>
      </w:ins>
      <w:r w:rsidRPr="00944672">
        <w:rPr>
          <w:rFonts w:ascii="Arial" w:hAnsi="Arial" w:cs="Arial"/>
          <w:sz w:val="24"/>
          <w:szCs w:val="24"/>
        </w:rPr>
        <w:t xml:space="preserve"> Sie </w:t>
      </w:r>
      <w:del w:id="6585" w:author="Lektorat Bauer" w:date="2025-03-03T21:27:00Z" w16du:dateUtc="2025-03-03T20:27:00Z">
        <w:r w:rsidRPr="00944672" w:rsidDel="0052171A">
          <w:rPr>
            <w:rFonts w:ascii="Arial" w:hAnsi="Arial" w:cs="Arial"/>
            <w:sz w:val="24"/>
            <w:szCs w:val="24"/>
          </w:rPr>
          <w:delText xml:space="preserve">nur </w:delText>
        </w:r>
      </w:del>
      <w:r w:rsidRPr="00944672">
        <w:rPr>
          <w:rFonts w:ascii="Arial" w:hAnsi="Arial" w:cs="Arial"/>
          <w:sz w:val="24"/>
          <w:szCs w:val="24"/>
        </w:rPr>
        <w:t>langärmlig und mit langem Rock ins Büro gekommen war. Sie wollte eine Hose anziehen, aber Sie konnte sich kaum bücken</w:t>
      </w:r>
      <w:del w:id="6586" w:author="Lektorat Bauer" w:date="2025-03-03T21:27:00Z" w16du:dateUtc="2025-03-03T20:27:00Z">
        <w:r w:rsidRPr="00944672" w:rsidDel="0052171A">
          <w:rPr>
            <w:rFonts w:ascii="Arial" w:hAnsi="Arial" w:cs="Arial"/>
            <w:sz w:val="24"/>
            <w:szCs w:val="24"/>
          </w:rPr>
          <w:delText xml:space="preserve">, </w:delText>
        </w:r>
        <w:commentRangeStart w:id="6587"/>
        <w:r w:rsidRPr="00944672" w:rsidDel="0052171A">
          <w:rPr>
            <w:rFonts w:ascii="Arial" w:hAnsi="Arial" w:cs="Arial"/>
            <w:sz w:val="24"/>
            <w:szCs w:val="24"/>
          </w:rPr>
          <w:delText>so das Sie spontan auf Rock, weit und lang, entschieden hatte</w:delText>
        </w:r>
      </w:del>
      <w:commentRangeEnd w:id="6587"/>
      <w:r w:rsidR="0052171A">
        <w:rPr>
          <w:rStyle w:val="Kommentarzeichen"/>
        </w:rPr>
        <w:commentReference w:id="6587"/>
      </w:r>
      <w:del w:id="6588" w:author="Lektorat Bauer" w:date="2025-03-03T21:27:00Z" w16du:dateUtc="2025-03-03T20:27:00Z">
        <w:r w:rsidRPr="00944672" w:rsidDel="0052171A">
          <w:rPr>
            <w:rFonts w:ascii="Arial" w:hAnsi="Arial" w:cs="Arial"/>
            <w:sz w:val="24"/>
            <w:szCs w:val="24"/>
          </w:rPr>
          <w:delText>.</w:delText>
        </w:r>
      </w:del>
      <w:ins w:id="6589" w:author="Lektorat Bauer" w:date="2025-03-03T21:27:00Z" w16du:dateUtc="2025-03-03T20:27:00Z">
        <w:r w:rsidR="0052171A">
          <w:rPr>
            <w:rFonts w:ascii="Arial" w:hAnsi="Arial" w:cs="Arial"/>
            <w:sz w:val="24"/>
            <w:szCs w:val="24"/>
          </w:rPr>
          <w:t>.</w:t>
        </w:r>
      </w:ins>
      <w:r w:rsidRPr="00944672">
        <w:rPr>
          <w:rFonts w:ascii="Arial" w:hAnsi="Arial" w:cs="Arial"/>
          <w:sz w:val="24"/>
          <w:szCs w:val="24"/>
        </w:rPr>
        <w:t xml:space="preserve"> Da störte</w:t>
      </w:r>
      <w:ins w:id="6590" w:author="Lektorat Bauer" w:date="2025-03-03T21:27:00Z" w16du:dateUtc="2025-03-03T20:27:00Z">
        <w:r w:rsidR="0052171A">
          <w:rPr>
            <w:rFonts w:ascii="Arial" w:hAnsi="Arial" w:cs="Arial"/>
            <w:sz w:val="24"/>
            <w:szCs w:val="24"/>
          </w:rPr>
          <w:t xml:space="preserve"> der Rock</w:t>
        </w:r>
      </w:ins>
      <w:r w:rsidRPr="00944672">
        <w:rPr>
          <w:rFonts w:ascii="Arial" w:hAnsi="Arial" w:cs="Arial"/>
          <w:sz w:val="24"/>
          <w:szCs w:val="24"/>
        </w:rPr>
        <w:t xml:space="preserve"> </w:t>
      </w:r>
      <w:del w:id="6591" w:author="Lektorat Bauer" w:date="2025-03-03T21:27:00Z" w16du:dateUtc="2025-03-03T20:27:00Z">
        <w:r w:rsidRPr="00944672" w:rsidDel="0052171A">
          <w:rPr>
            <w:rFonts w:ascii="Arial" w:hAnsi="Arial" w:cs="Arial"/>
            <w:sz w:val="24"/>
            <w:szCs w:val="24"/>
          </w:rPr>
          <w:delText xml:space="preserve">viel </w:delText>
        </w:r>
      </w:del>
      <w:r w:rsidRPr="00944672">
        <w:rPr>
          <w:rFonts w:ascii="Arial" w:hAnsi="Arial" w:cs="Arial"/>
          <w:sz w:val="24"/>
          <w:szCs w:val="24"/>
        </w:rPr>
        <w:t>weniger am Körper.</w:t>
      </w:r>
    </w:p>
    <w:p w14:paraId="29A098E5"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w:t>
      </w:r>
    </w:p>
    <w:p w14:paraId="1116492F"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1F024833" w14:textId="315DB0B3"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 xml:space="preserve">Im Besprechungsraum wurden heute </w:t>
      </w:r>
      <w:del w:id="6592" w:author="Lektorat Bauer" w:date="2025-03-03T21:28:00Z" w16du:dateUtc="2025-03-03T20:28:00Z">
        <w:r w:rsidRPr="00944672" w:rsidDel="0052171A">
          <w:rPr>
            <w:rFonts w:ascii="Arial" w:hAnsi="Arial" w:cs="Arial"/>
            <w:sz w:val="24"/>
            <w:szCs w:val="24"/>
          </w:rPr>
          <w:delText xml:space="preserve">extra </w:delText>
        </w:r>
      </w:del>
      <w:ins w:id="6593" w:author="Lektorat Bauer" w:date="2025-03-03T21:28:00Z" w16du:dateUtc="2025-03-03T20:28:00Z">
        <w:r w:rsidR="0052171A">
          <w:rPr>
            <w:rFonts w:ascii="Arial" w:hAnsi="Arial" w:cs="Arial"/>
            <w:sz w:val="24"/>
            <w:szCs w:val="24"/>
          </w:rPr>
          <w:t>besondere</w:t>
        </w:r>
        <w:r w:rsidR="0052171A" w:rsidRPr="00944672">
          <w:rPr>
            <w:rFonts w:ascii="Arial" w:hAnsi="Arial" w:cs="Arial"/>
            <w:sz w:val="24"/>
            <w:szCs w:val="24"/>
          </w:rPr>
          <w:t xml:space="preserve"> </w:t>
        </w:r>
      </w:ins>
      <w:r w:rsidRPr="00944672">
        <w:rPr>
          <w:rFonts w:ascii="Arial" w:hAnsi="Arial" w:cs="Arial"/>
          <w:sz w:val="24"/>
          <w:szCs w:val="24"/>
        </w:rPr>
        <w:t xml:space="preserve">Sicherheitsmaßnahmen ergriffen. Bevor die Rollos geschlossen wurden, kamen die Antivibrations-Vorhänge zum Zug. Die sollten verhindern, dass die Fenstervibrationen in Sprache umgewandelt werden </w:t>
      </w:r>
      <w:del w:id="6594" w:author="Lektorat Bauer" w:date="2025-03-03T21:28:00Z" w16du:dateUtc="2025-03-03T20:28:00Z">
        <w:r w:rsidRPr="00944672" w:rsidDel="0052171A">
          <w:rPr>
            <w:rFonts w:ascii="Arial" w:hAnsi="Arial" w:cs="Arial"/>
            <w:sz w:val="24"/>
            <w:szCs w:val="24"/>
          </w:rPr>
          <w:delText>können</w:delText>
        </w:r>
      </w:del>
      <w:ins w:id="6595" w:author="Lektorat Bauer" w:date="2025-03-03T21:28:00Z" w16du:dateUtc="2025-03-03T20:28:00Z">
        <w:r w:rsidR="0052171A">
          <w:rPr>
            <w:rFonts w:ascii="Arial" w:hAnsi="Arial" w:cs="Arial"/>
            <w:sz w:val="24"/>
            <w:szCs w:val="24"/>
          </w:rPr>
          <w:t>konnten</w:t>
        </w:r>
      </w:ins>
      <w:r w:rsidRPr="00944672">
        <w:rPr>
          <w:rFonts w:ascii="Arial" w:hAnsi="Arial" w:cs="Arial"/>
          <w:sz w:val="24"/>
          <w:szCs w:val="24"/>
        </w:rPr>
        <w:t xml:space="preserve">. Dann kamen Reflexionsvorhänge, gegen Laserstrahl-Abhörvarianten, und zu guter Letzt blickdichte Vorhänge. </w:t>
      </w:r>
      <w:del w:id="6596" w:author="Lektorat Bauer" w:date="2025-03-03T21:28:00Z" w16du:dateUtc="2025-03-03T20:28:00Z">
        <w:r w:rsidRPr="00944672" w:rsidDel="0052171A">
          <w:rPr>
            <w:rFonts w:ascii="Arial" w:hAnsi="Arial" w:cs="Arial"/>
            <w:sz w:val="24"/>
            <w:szCs w:val="24"/>
          </w:rPr>
          <w:delText xml:space="preserve">Letzte </w:delText>
        </w:r>
      </w:del>
      <w:ins w:id="6597" w:author="Lektorat Bauer" w:date="2025-03-03T21:28:00Z" w16du:dateUtc="2025-03-03T20:28:00Z">
        <w:r w:rsidR="0052171A">
          <w:rPr>
            <w:rFonts w:ascii="Arial" w:hAnsi="Arial" w:cs="Arial"/>
            <w:sz w:val="24"/>
            <w:szCs w:val="24"/>
          </w:rPr>
          <w:t>Die letzte</w:t>
        </w:r>
        <w:r w:rsidR="0052171A" w:rsidRPr="00944672">
          <w:rPr>
            <w:rFonts w:ascii="Arial" w:hAnsi="Arial" w:cs="Arial"/>
            <w:sz w:val="24"/>
            <w:szCs w:val="24"/>
          </w:rPr>
          <w:t xml:space="preserve"> </w:t>
        </w:r>
      </w:ins>
      <w:r w:rsidRPr="00944672">
        <w:rPr>
          <w:rFonts w:ascii="Arial" w:hAnsi="Arial" w:cs="Arial"/>
          <w:sz w:val="24"/>
          <w:szCs w:val="24"/>
        </w:rPr>
        <w:t xml:space="preserve">passive Schutzmaßnahme waren Ventilatoren, die die Vorhänge in Bewegung hielten, so das Abhören, stand </w:t>
      </w:r>
      <w:del w:id="6598" w:author="Lektorat Bauer" w:date="2025-03-03T21:28:00Z" w16du:dateUtc="2025-03-03T20:28:00Z">
        <w:r w:rsidRPr="00944672" w:rsidDel="0052171A">
          <w:rPr>
            <w:rFonts w:ascii="Arial" w:hAnsi="Arial" w:cs="Arial"/>
            <w:sz w:val="24"/>
            <w:szCs w:val="24"/>
          </w:rPr>
          <w:delText>heute</w:delText>
        </w:r>
      </w:del>
      <w:ins w:id="6599" w:author="Lektorat Bauer" w:date="2025-03-03T21:28:00Z" w16du:dateUtc="2025-03-03T20:28:00Z">
        <w:r w:rsidR="0052171A">
          <w:rPr>
            <w:rFonts w:ascii="Arial" w:hAnsi="Arial" w:cs="Arial"/>
            <w:sz w:val="24"/>
            <w:szCs w:val="24"/>
          </w:rPr>
          <w:t>damals</w:t>
        </w:r>
      </w:ins>
      <w:r w:rsidRPr="00944672">
        <w:rPr>
          <w:rFonts w:ascii="Arial" w:hAnsi="Arial" w:cs="Arial"/>
          <w:sz w:val="24"/>
          <w:szCs w:val="24"/>
        </w:rPr>
        <w:t>, unmöglich wurde. Aktiv wurde der Funkstörer aktiviert, der den Raum isolierte, damit</w:t>
      </w:r>
      <w:del w:id="6600" w:author="Lektorat Bauer" w:date="2025-03-03T21:28:00Z" w16du:dateUtc="2025-03-03T20:28:00Z">
        <w:r w:rsidRPr="00944672" w:rsidDel="0052171A">
          <w:rPr>
            <w:rFonts w:ascii="Arial" w:hAnsi="Arial" w:cs="Arial"/>
            <w:sz w:val="24"/>
            <w:szCs w:val="24"/>
          </w:rPr>
          <w:delText>,</w:delText>
        </w:r>
      </w:del>
      <w:r w:rsidRPr="00944672">
        <w:rPr>
          <w:rFonts w:ascii="Arial" w:hAnsi="Arial" w:cs="Arial"/>
          <w:sz w:val="24"/>
          <w:szCs w:val="24"/>
        </w:rPr>
        <w:t xml:space="preserve"> über Mobiltelefone und eingeschleuste Wanzen</w:t>
      </w:r>
      <w:del w:id="6601" w:author="Lektorat Bauer" w:date="2025-03-03T21:28:00Z" w16du:dateUtc="2025-03-03T20:28:00Z">
        <w:r w:rsidRPr="00944672" w:rsidDel="0052171A">
          <w:rPr>
            <w:rFonts w:ascii="Arial" w:hAnsi="Arial" w:cs="Arial"/>
            <w:sz w:val="24"/>
            <w:szCs w:val="24"/>
          </w:rPr>
          <w:delText>,</w:delText>
        </w:r>
      </w:del>
      <w:r w:rsidRPr="00944672">
        <w:rPr>
          <w:rFonts w:ascii="Arial" w:hAnsi="Arial" w:cs="Arial"/>
          <w:sz w:val="24"/>
          <w:szCs w:val="24"/>
        </w:rPr>
        <w:t xml:space="preserve"> keine Daten nach außen geleitet werden konnten.</w:t>
      </w:r>
    </w:p>
    <w:p w14:paraId="359881E1" w14:textId="3E41725B"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Um die Diktierfunktion zu </w:t>
      </w:r>
      <w:del w:id="6602" w:author="Lektorat Bauer" w:date="2025-03-03T21:28:00Z" w16du:dateUtc="2025-03-03T20:28:00Z">
        <w:r w:rsidRPr="00944672" w:rsidDel="0052171A">
          <w:rPr>
            <w:rFonts w:ascii="Arial" w:hAnsi="Arial" w:cs="Arial"/>
            <w:sz w:val="24"/>
            <w:szCs w:val="24"/>
          </w:rPr>
          <w:delText>Eliminieren</w:delText>
        </w:r>
      </w:del>
      <w:ins w:id="6603" w:author="Lektorat Bauer" w:date="2025-03-03T21:28:00Z" w16du:dateUtc="2025-03-03T20:28:00Z">
        <w:r w:rsidR="0052171A" w:rsidRPr="00944672">
          <w:rPr>
            <w:rFonts w:ascii="Arial" w:hAnsi="Arial" w:cs="Arial"/>
            <w:sz w:val="24"/>
            <w:szCs w:val="24"/>
          </w:rPr>
          <w:t>eliminieren</w:t>
        </w:r>
        <w:r w:rsidR="0052171A">
          <w:rPr>
            <w:rFonts w:ascii="Arial" w:hAnsi="Arial" w:cs="Arial"/>
            <w:sz w:val="24"/>
            <w:szCs w:val="24"/>
          </w:rPr>
          <w:t>,</w:t>
        </w:r>
      </w:ins>
      <w:r w:rsidRPr="00944672">
        <w:rPr>
          <w:rFonts w:ascii="Arial" w:hAnsi="Arial" w:cs="Arial"/>
          <w:sz w:val="24"/>
          <w:szCs w:val="24"/>
        </w:rPr>
        <w:t xml:space="preserve"> wurden alle elektronischen Fremdgeräte vor dem Besprechungsraum gelassen.</w:t>
      </w:r>
    </w:p>
    <w:p w14:paraId="36BB54CE" w14:textId="4FFBFC9E"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Somit </w:t>
      </w:r>
      <w:del w:id="6604" w:author="Lektorat Bauer" w:date="2025-03-03T21:29:00Z" w16du:dateUtc="2025-03-03T20:29:00Z">
        <w:r w:rsidRPr="00944672" w:rsidDel="0052171A">
          <w:rPr>
            <w:rFonts w:ascii="Arial" w:hAnsi="Arial" w:cs="Arial"/>
            <w:sz w:val="24"/>
            <w:szCs w:val="24"/>
          </w:rPr>
          <w:delText xml:space="preserve">waren </w:delText>
        </w:r>
      </w:del>
      <w:ins w:id="6605" w:author="Lektorat Bauer" w:date="2025-03-03T21:29:00Z" w16du:dateUtc="2025-03-03T20:29:00Z">
        <w:r w:rsidR="0052171A">
          <w:rPr>
            <w:rFonts w:ascii="Arial" w:hAnsi="Arial" w:cs="Arial"/>
            <w:sz w:val="24"/>
            <w:szCs w:val="24"/>
          </w:rPr>
          <w:t>befanden sich</w:t>
        </w:r>
        <w:r w:rsidR="0052171A" w:rsidRPr="00944672">
          <w:rPr>
            <w:rFonts w:ascii="Arial" w:hAnsi="Arial" w:cs="Arial"/>
            <w:sz w:val="24"/>
            <w:szCs w:val="24"/>
          </w:rPr>
          <w:t xml:space="preserve"> </w:t>
        </w:r>
      </w:ins>
      <w:r w:rsidRPr="00944672">
        <w:rPr>
          <w:rFonts w:ascii="Arial" w:hAnsi="Arial" w:cs="Arial"/>
          <w:sz w:val="24"/>
          <w:szCs w:val="24"/>
        </w:rPr>
        <w:t>nur die festinstallierten Geräte in dem Besprechungsraum</w:t>
      </w:r>
      <w:ins w:id="6606" w:author="Lektorat Bauer" w:date="2025-03-03T21:29:00Z" w16du:dateUtc="2025-03-03T20:29:00Z">
        <w:r w:rsidR="0052171A">
          <w:rPr>
            <w:rFonts w:ascii="Arial" w:hAnsi="Arial" w:cs="Arial"/>
            <w:sz w:val="24"/>
            <w:szCs w:val="24"/>
          </w:rPr>
          <w:t>.</w:t>
        </w:r>
      </w:ins>
      <w:del w:id="6607" w:author="Lektorat Bauer" w:date="2025-03-03T21:29:00Z" w16du:dateUtc="2025-03-03T20:29:00Z">
        <w:r w:rsidRPr="00944672" w:rsidDel="0052171A">
          <w:rPr>
            <w:rFonts w:ascii="Arial" w:hAnsi="Arial" w:cs="Arial"/>
            <w:sz w:val="24"/>
            <w:szCs w:val="24"/>
          </w:rPr>
          <w:delText>,</w:delText>
        </w:r>
      </w:del>
      <w:r w:rsidRPr="00944672">
        <w:rPr>
          <w:rFonts w:ascii="Arial" w:hAnsi="Arial" w:cs="Arial"/>
          <w:sz w:val="24"/>
          <w:szCs w:val="24"/>
        </w:rPr>
        <w:t xml:space="preserve"> </w:t>
      </w:r>
      <w:del w:id="6608" w:author="Lektorat Bauer" w:date="2025-03-03T21:29:00Z" w16du:dateUtc="2025-03-03T20:29:00Z">
        <w:r w:rsidRPr="00944672" w:rsidDel="0052171A">
          <w:rPr>
            <w:rFonts w:ascii="Arial" w:hAnsi="Arial" w:cs="Arial"/>
            <w:sz w:val="24"/>
            <w:szCs w:val="24"/>
          </w:rPr>
          <w:delText xml:space="preserve">wenn </w:delText>
        </w:r>
      </w:del>
      <w:ins w:id="6609" w:author="Lektorat Bauer" w:date="2025-03-03T21:29:00Z" w16du:dateUtc="2025-03-03T20:29:00Z">
        <w:r w:rsidR="0052171A">
          <w:rPr>
            <w:rFonts w:ascii="Arial" w:hAnsi="Arial" w:cs="Arial"/>
            <w:sz w:val="24"/>
            <w:szCs w:val="24"/>
          </w:rPr>
          <w:t>Und wenn</w:t>
        </w:r>
        <w:r w:rsidR="0052171A" w:rsidRPr="00944672">
          <w:rPr>
            <w:rFonts w:ascii="Arial" w:hAnsi="Arial" w:cs="Arial"/>
            <w:sz w:val="24"/>
            <w:szCs w:val="24"/>
          </w:rPr>
          <w:t xml:space="preserve"> </w:t>
        </w:r>
      </w:ins>
      <w:r w:rsidRPr="00944672">
        <w:rPr>
          <w:rFonts w:ascii="Arial" w:hAnsi="Arial" w:cs="Arial"/>
          <w:sz w:val="24"/>
          <w:szCs w:val="24"/>
        </w:rPr>
        <w:t xml:space="preserve">diese verwanzt </w:t>
      </w:r>
      <w:del w:id="6610" w:author="Lektorat Bauer" w:date="2025-03-03T21:29:00Z" w16du:dateUtc="2025-03-03T20:29:00Z">
        <w:r w:rsidRPr="00944672" w:rsidDel="0052171A">
          <w:rPr>
            <w:rFonts w:ascii="Arial" w:hAnsi="Arial" w:cs="Arial"/>
            <w:sz w:val="24"/>
            <w:szCs w:val="24"/>
          </w:rPr>
          <w:delText>wären</w:delText>
        </w:r>
      </w:del>
      <w:ins w:id="6611" w:author="Lektorat Bauer" w:date="2025-03-03T21:29:00Z" w16du:dateUtc="2025-03-03T20:29:00Z">
        <w:r w:rsidR="0052171A">
          <w:rPr>
            <w:rFonts w:ascii="Arial" w:hAnsi="Arial" w:cs="Arial"/>
            <w:sz w:val="24"/>
            <w:szCs w:val="24"/>
          </w:rPr>
          <w:t>waren</w:t>
        </w:r>
      </w:ins>
      <w:r w:rsidRPr="00944672">
        <w:rPr>
          <w:rFonts w:ascii="Arial" w:hAnsi="Arial" w:cs="Arial"/>
          <w:sz w:val="24"/>
          <w:szCs w:val="24"/>
        </w:rPr>
        <w:t xml:space="preserve">, </w:t>
      </w:r>
      <w:del w:id="6612" w:author="Lektorat Bauer" w:date="2025-03-03T21:29:00Z" w16du:dateUtc="2025-03-03T20:29:00Z">
        <w:r w:rsidRPr="00944672" w:rsidDel="0052171A">
          <w:rPr>
            <w:rFonts w:ascii="Arial" w:hAnsi="Arial" w:cs="Arial"/>
            <w:sz w:val="24"/>
            <w:szCs w:val="24"/>
          </w:rPr>
          <w:delText xml:space="preserve">läge </w:delText>
        </w:r>
      </w:del>
      <w:ins w:id="6613" w:author="Lektorat Bauer" w:date="2025-03-03T21:29:00Z" w16du:dateUtc="2025-03-03T20:29:00Z">
        <w:r w:rsidR="0052171A">
          <w:rPr>
            <w:rFonts w:ascii="Arial" w:hAnsi="Arial" w:cs="Arial"/>
            <w:sz w:val="24"/>
            <w:szCs w:val="24"/>
          </w:rPr>
          <w:t>lag</w:t>
        </w:r>
        <w:r w:rsidR="0052171A" w:rsidRPr="00944672">
          <w:rPr>
            <w:rFonts w:ascii="Arial" w:hAnsi="Arial" w:cs="Arial"/>
            <w:sz w:val="24"/>
            <w:szCs w:val="24"/>
          </w:rPr>
          <w:t xml:space="preserve"> </w:t>
        </w:r>
      </w:ins>
      <w:r w:rsidRPr="00944672">
        <w:rPr>
          <w:rFonts w:ascii="Arial" w:hAnsi="Arial" w:cs="Arial"/>
          <w:sz w:val="24"/>
          <w:szCs w:val="24"/>
        </w:rPr>
        <w:t>eine ganz andere Gefährdungslage vor.</w:t>
      </w:r>
    </w:p>
    <w:p w14:paraId="4BB121ED"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656F58B0"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7BAA3EBC"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4D35BA97" w14:textId="72990DD3" w:rsidR="00944672" w:rsidRPr="00944672" w:rsidRDefault="00944672" w:rsidP="00623B68">
      <w:pPr>
        <w:autoSpaceDE w:val="0"/>
        <w:autoSpaceDN w:val="0"/>
        <w:adjustRightInd w:val="0"/>
        <w:spacing w:after="0" w:line="360" w:lineRule="auto"/>
        <w:jc w:val="both"/>
        <w:rPr>
          <w:rFonts w:ascii="Arial" w:hAnsi="Arial" w:cs="Arial"/>
          <w:sz w:val="24"/>
          <w:szCs w:val="24"/>
        </w:rPr>
      </w:pPr>
      <w:del w:id="6614" w:author="Lektorat Bauer" w:date="2025-03-03T21:29:00Z" w16du:dateUtc="2025-03-03T20:29:00Z">
        <w:r w:rsidRPr="00944672" w:rsidDel="0052171A">
          <w:rPr>
            <w:rFonts w:ascii="Arial" w:hAnsi="Arial" w:cs="Arial"/>
            <w:sz w:val="24"/>
            <w:szCs w:val="24"/>
          </w:rPr>
          <w:delText xml:space="preserve">Nachdem </w:delText>
        </w:r>
        <w:commentRangeStart w:id="6615"/>
        <w:r w:rsidRPr="00944672" w:rsidDel="0052171A">
          <w:rPr>
            <w:rFonts w:ascii="Arial" w:hAnsi="Arial" w:cs="Arial"/>
            <w:sz w:val="24"/>
            <w:szCs w:val="24"/>
          </w:rPr>
          <w:delText>sichergestellt</w:delText>
        </w:r>
      </w:del>
      <w:commentRangeEnd w:id="6615"/>
      <w:r w:rsidR="0052171A">
        <w:rPr>
          <w:rStyle w:val="Kommentarzeichen"/>
        </w:rPr>
        <w:commentReference w:id="6615"/>
      </w:r>
      <w:del w:id="6616" w:author="Lektorat Bauer" w:date="2025-03-03T21:29:00Z" w16du:dateUtc="2025-03-03T20:29:00Z">
        <w:r w:rsidRPr="00944672" w:rsidDel="0052171A">
          <w:rPr>
            <w:rFonts w:ascii="Arial" w:hAnsi="Arial" w:cs="Arial"/>
            <w:sz w:val="24"/>
            <w:szCs w:val="24"/>
          </w:rPr>
          <w:delText xml:space="preserve"> wurde, dass der Besprechungsraum so abhörsicher wie möglich ist, wurde die Besprechung eröffnet</w:delText>
        </w:r>
      </w:del>
      <w:r w:rsidRPr="00944672">
        <w:rPr>
          <w:rFonts w:ascii="Arial" w:hAnsi="Arial" w:cs="Arial"/>
          <w:sz w:val="24"/>
          <w:szCs w:val="24"/>
        </w:rPr>
        <w:t xml:space="preserve">. In der ersten Stunde </w:t>
      </w:r>
      <w:ins w:id="6617" w:author="Lektorat Bauer" w:date="2025-03-03T21:29:00Z" w16du:dateUtc="2025-03-03T20:29:00Z">
        <w:r w:rsidR="0052171A">
          <w:rPr>
            <w:rFonts w:ascii="Arial" w:hAnsi="Arial" w:cs="Arial"/>
            <w:sz w:val="24"/>
            <w:szCs w:val="24"/>
          </w:rPr>
          <w:t xml:space="preserve">der Besprechung </w:t>
        </w:r>
      </w:ins>
      <w:r w:rsidRPr="00944672">
        <w:rPr>
          <w:rFonts w:ascii="Arial" w:hAnsi="Arial" w:cs="Arial"/>
          <w:sz w:val="24"/>
          <w:szCs w:val="24"/>
        </w:rPr>
        <w:t>drehte sich das Thema nur darum, herauszufinden</w:t>
      </w:r>
      <w:ins w:id="6618" w:author="Lektorat Bauer" w:date="2025-03-03T21:29:00Z" w16du:dateUtc="2025-03-03T20:29:00Z">
        <w:r w:rsidR="0052171A">
          <w:rPr>
            <w:rFonts w:ascii="Arial" w:hAnsi="Arial" w:cs="Arial"/>
            <w:sz w:val="24"/>
            <w:szCs w:val="24"/>
          </w:rPr>
          <w:t>,</w:t>
        </w:r>
      </w:ins>
      <w:r w:rsidRPr="00944672">
        <w:rPr>
          <w:rFonts w:ascii="Arial" w:hAnsi="Arial" w:cs="Arial"/>
          <w:sz w:val="24"/>
          <w:szCs w:val="24"/>
        </w:rPr>
        <w:t xml:space="preserve"> wer welche Informationen hat</w:t>
      </w:r>
      <w:ins w:id="6619" w:author="Lektorat Bauer" w:date="2025-03-03T21:29:00Z" w16du:dateUtc="2025-03-03T20:29:00Z">
        <w:r w:rsidR="0052171A">
          <w:rPr>
            <w:rFonts w:ascii="Arial" w:hAnsi="Arial" w:cs="Arial"/>
            <w:sz w:val="24"/>
            <w:szCs w:val="24"/>
          </w:rPr>
          <w:t>te</w:t>
        </w:r>
      </w:ins>
      <w:r w:rsidRPr="00944672">
        <w:rPr>
          <w:rFonts w:ascii="Arial" w:hAnsi="Arial" w:cs="Arial"/>
          <w:sz w:val="24"/>
          <w:szCs w:val="24"/>
        </w:rPr>
        <w:t xml:space="preserve">, beziehungsweise wie diese Informationen zu werten </w:t>
      </w:r>
      <w:del w:id="6620" w:author="Lektorat Bauer" w:date="2025-03-03T21:29:00Z" w16du:dateUtc="2025-03-03T20:29:00Z">
        <w:r w:rsidRPr="00944672" w:rsidDel="0052171A">
          <w:rPr>
            <w:rFonts w:ascii="Arial" w:hAnsi="Arial" w:cs="Arial"/>
            <w:sz w:val="24"/>
            <w:szCs w:val="24"/>
          </w:rPr>
          <w:delText>sind</w:delText>
        </w:r>
      </w:del>
      <w:ins w:id="6621" w:author="Lektorat Bauer" w:date="2025-03-03T21:29:00Z" w16du:dateUtc="2025-03-03T20:29:00Z">
        <w:r w:rsidR="0052171A">
          <w:rPr>
            <w:rFonts w:ascii="Arial" w:hAnsi="Arial" w:cs="Arial"/>
            <w:sz w:val="24"/>
            <w:szCs w:val="24"/>
          </w:rPr>
          <w:t>waren</w:t>
        </w:r>
      </w:ins>
      <w:r w:rsidRPr="00944672">
        <w:rPr>
          <w:rFonts w:ascii="Arial" w:hAnsi="Arial" w:cs="Arial"/>
          <w:sz w:val="24"/>
          <w:szCs w:val="24"/>
        </w:rPr>
        <w:t>.</w:t>
      </w:r>
    </w:p>
    <w:p w14:paraId="21441C48" w14:textId="56FCC32F"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Erwartungsgemäß wollte der AIVD wissen, </w:t>
      </w:r>
      <w:del w:id="6622" w:author="Lektorat Bauer" w:date="2025-03-03T21:29:00Z" w16du:dateUtc="2025-03-03T20:29:00Z">
        <w:r w:rsidRPr="00944672" w:rsidDel="0052171A">
          <w:rPr>
            <w:rFonts w:ascii="Arial" w:hAnsi="Arial" w:cs="Arial"/>
            <w:sz w:val="24"/>
            <w:szCs w:val="24"/>
          </w:rPr>
          <w:delText xml:space="preserve">was Thomas an </w:delText>
        </w:r>
      </w:del>
      <w:ins w:id="6623" w:author="Lektorat Bauer" w:date="2025-03-03T21:29:00Z" w16du:dateUtc="2025-03-03T20:29:00Z">
        <w:r w:rsidR="0052171A">
          <w:rPr>
            <w:rFonts w:ascii="Arial" w:hAnsi="Arial" w:cs="Arial"/>
            <w:sz w:val="24"/>
            <w:szCs w:val="24"/>
          </w:rPr>
          <w:t xml:space="preserve">welche </w:t>
        </w:r>
      </w:ins>
      <w:r w:rsidRPr="00944672">
        <w:rPr>
          <w:rFonts w:ascii="Arial" w:hAnsi="Arial" w:cs="Arial"/>
          <w:sz w:val="24"/>
          <w:szCs w:val="24"/>
        </w:rPr>
        <w:t>Informationen</w:t>
      </w:r>
      <w:ins w:id="6624" w:author="Lektorat Bauer" w:date="2025-03-03T21:29:00Z" w16du:dateUtc="2025-03-03T20:29:00Z">
        <w:r w:rsidR="0052171A">
          <w:rPr>
            <w:rFonts w:ascii="Arial" w:hAnsi="Arial" w:cs="Arial"/>
            <w:sz w:val="24"/>
            <w:szCs w:val="24"/>
          </w:rPr>
          <w:t xml:space="preserve"> Thomas</w:t>
        </w:r>
      </w:ins>
      <w:r w:rsidRPr="00944672">
        <w:rPr>
          <w:rFonts w:ascii="Arial" w:hAnsi="Arial" w:cs="Arial"/>
          <w:sz w:val="24"/>
          <w:szCs w:val="24"/>
        </w:rPr>
        <w:t xml:space="preserve"> an Joost van der Dijkstraat weitergegeben hatte.</w:t>
      </w:r>
    </w:p>
    <w:p w14:paraId="4CFDBF70"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In der aktuellen Situation war es undurchsichtig, was, oder welches Suchergebnis, den Anschlag auf Thomas und Anique ausgelöst hatte.</w:t>
      </w:r>
    </w:p>
    <w:p w14:paraId="3DA5F7E4"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Joost berichtete, was Thomas ihm in Hamburg erzählt hatte, und dass er Thomas keine Hilfe zugesagt hatte.</w:t>
      </w:r>
    </w:p>
    <w:p w14:paraId="2323B541" w14:textId="598678C6"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Ein Bekannter von ihm</w:t>
      </w:r>
      <w:del w:id="6625" w:author="Lektorat Bauer" w:date="2025-03-03T21:30:00Z" w16du:dateUtc="2025-03-03T20:30:00Z">
        <w:r w:rsidRPr="00944672" w:rsidDel="0052171A">
          <w:rPr>
            <w:rFonts w:ascii="Arial" w:hAnsi="Arial" w:cs="Arial"/>
            <w:sz w:val="24"/>
            <w:szCs w:val="24"/>
          </w:rPr>
          <w:delText>,</w:delText>
        </w:r>
      </w:del>
      <w:r w:rsidRPr="00944672">
        <w:rPr>
          <w:rFonts w:ascii="Arial" w:hAnsi="Arial" w:cs="Arial"/>
          <w:sz w:val="24"/>
          <w:szCs w:val="24"/>
        </w:rPr>
        <w:t xml:space="preserve"> arbeitete seit 2013 beim NDR, dem Norddeutschen Rundfunk, der die Bundesländer Mecklenburg-Vorpommern, Schleswig-Holstein, Hamburg und Niedersachsen mit Nachrichten versorgt</w:t>
      </w:r>
      <w:ins w:id="6626" w:author="Lektorat Bauer" w:date="2025-03-03T21:30:00Z" w16du:dateUtc="2025-03-03T20:30:00Z">
        <w:r w:rsidR="0052171A">
          <w:rPr>
            <w:rFonts w:ascii="Arial" w:hAnsi="Arial" w:cs="Arial"/>
            <w:sz w:val="24"/>
            <w:szCs w:val="24"/>
          </w:rPr>
          <w:t>e</w:t>
        </w:r>
      </w:ins>
      <w:r w:rsidRPr="00944672">
        <w:rPr>
          <w:rFonts w:ascii="Arial" w:hAnsi="Arial" w:cs="Arial"/>
          <w:sz w:val="24"/>
          <w:szCs w:val="24"/>
        </w:rPr>
        <w:t xml:space="preserve">. Jan-Lukas, den Nachnamen wollte er nicht </w:t>
      </w:r>
      <w:del w:id="6627" w:author="Lektorat Bauer" w:date="2025-03-03T21:30:00Z" w16du:dateUtc="2025-03-03T20:30:00Z">
        <w:r w:rsidRPr="00944672" w:rsidDel="0052171A">
          <w:rPr>
            <w:rFonts w:ascii="Arial" w:hAnsi="Arial" w:cs="Arial"/>
            <w:sz w:val="24"/>
            <w:szCs w:val="24"/>
          </w:rPr>
          <w:lastRenderedPageBreak/>
          <w:delText>sagen</w:delText>
        </w:r>
      </w:del>
      <w:ins w:id="6628" w:author="Lektorat Bauer" w:date="2025-03-03T21:30:00Z" w16du:dateUtc="2025-03-03T20:30:00Z">
        <w:r w:rsidR="0052171A">
          <w:rPr>
            <w:rFonts w:ascii="Arial" w:hAnsi="Arial" w:cs="Arial"/>
            <w:sz w:val="24"/>
            <w:szCs w:val="24"/>
          </w:rPr>
          <w:t>nennen</w:t>
        </w:r>
      </w:ins>
      <w:r w:rsidRPr="00944672">
        <w:rPr>
          <w:rFonts w:ascii="Arial" w:hAnsi="Arial" w:cs="Arial"/>
          <w:sz w:val="24"/>
          <w:szCs w:val="24"/>
        </w:rPr>
        <w:t>, hatte Talent für investigativen Journalismus</w:t>
      </w:r>
      <w:del w:id="6629" w:author="Lektorat Bauer" w:date="2025-03-03T21:30:00Z" w16du:dateUtc="2025-03-03T20:30:00Z">
        <w:r w:rsidRPr="00944672" w:rsidDel="0052171A">
          <w:rPr>
            <w:rFonts w:ascii="Arial" w:hAnsi="Arial" w:cs="Arial"/>
            <w:sz w:val="24"/>
            <w:szCs w:val="24"/>
          </w:rPr>
          <w:delText>,</w:delText>
        </w:r>
      </w:del>
      <w:r w:rsidRPr="00944672">
        <w:rPr>
          <w:rFonts w:ascii="Arial" w:hAnsi="Arial" w:cs="Arial"/>
          <w:sz w:val="24"/>
          <w:szCs w:val="24"/>
        </w:rPr>
        <w:t xml:space="preserve"> und hatte, im Zusammenhang mit einer anderen Recherche, Material über die MHUGE-Bank zugespielt bekommen. </w:t>
      </w:r>
    </w:p>
    <w:p w14:paraId="2BED46C5" w14:textId="6FFBEBD9"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Sie hatten das Material gesichtet, hatte</w:t>
      </w:r>
      <w:ins w:id="6630" w:author="Lektorat Bauer" w:date="2025-03-03T21:30:00Z" w16du:dateUtc="2025-03-03T20:30:00Z">
        <w:r w:rsidR="0052171A">
          <w:rPr>
            <w:rFonts w:ascii="Arial" w:hAnsi="Arial" w:cs="Arial"/>
            <w:sz w:val="24"/>
            <w:szCs w:val="24"/>
          </w:rPr>
          <w:t>n</w:t>
        </w:r>
      </w:ins>
      <w:r w:rsidRPr="00944672">
        <w:rPr>
          <w:rFonts w:ascii="Arial" w:hAnsi="Arial" w:cs="Arial"/>
          <w:sz w:val="24"/>
          <w:szCs w:val="24"/>
        </w:rPr>
        <w:t xml:space="preserve"> Unstimmigkeiten gefunden, konnten aber</w:t>
      </w:r>
      <w:del w:id="6631" w:author="Lektorat Bauer" w:date="2025-03-03T21:30:00Z" w16du:dateUtc="2025-03-03T20:30:00Z">
        <w:r w:rsidRPr="00944672" w:rsidDel="0052171A">
          <w:rPr>
            <w:rFonts w:ascii="Arial" w:hAnsi="Arial" w:cs="Arial"/>
            <w:sz w:val="24"/>
            <w:szCs w:val="24"/>
          </w:rPr>
          <w:delText>,</w:delText>
        </w:r>
      </w:del>
      <w:r w:rsidRPr="00944672">
        <w:rPr>
          <w:rFonts w:ascii="Arial" w:hAnsi="Arial" w:cs="Arial"/>
          <w:sz w:val="24"/>
          <w:szCs w:val="24"/>
        </w:rPr>
        <w:t xml:space="preserve"> aus Deutschland heraus</w:t>
      </w:r>
      <w:del w:id="6632" w:author="Lektorat Bauer" w:date="2025-03-03T21:30:00Z" w16du:dateUtc="2025-03-03T20:30:00Z">
        <w:r w:rsidRPr="00944672" w:rsidDel="0052171A">
          <w:rPr>
            <w:rFonts w:ascii="Arial" w:hAnsi="Arial" w:cs="Arial"/>
            <w:sz w:val="24"/>
            <w:szCs w:val="24"/>
          </w:rPr>
          <w:delText>,</w:delText>
        </w:r>
      </w:del>
      <w:r w:rsidRPr="00944672">
        <w:rPr>
          <w:rFonts w:ascii="Arial" w:hAnsi="Arial" w:cs="Arial"/>
          <w:sz w:val="24"/>
          <w:szCs w:val="24"/>
        </w:rPr>
        <w:t xml:space="preserve"> keine weiteren Recherchen unternehmen, und der NDR wollte die Reisekosten nach Asien nicht freigeben. Alles in allem war die Ausgangslage für eine Recherche schlicht zu dünn, daher wurde das das Thema nicht weiter verfolgt.</w:t>
      </w:r>
    </w:p>
    <w:p w14:paraId="48C0CA55" w14:textId="67D157A8"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Jan-Lukas und er hatten auch bei der ICIJ, The International Consortium of Investigative </w:t>
      </w:r>
      <w:r w:rsidRPr="00944672">
        <w:rPr>
          <w:rFonts w:ascii="Arial" w:hAnsi="Arial" w:cs="Arial"/>
          <w:noProof/>
          <w:sz w:val="24"/>
          <w:szCs w:val="24"/>
        </w:rPr>
        <w:t>Journalists</w:t>
      </w:r>
      <w:r w:rsidRPr="00944672">
        <w:rPr>
          <w:rFonts w:ascii="Arial" w:hAnsi="Arial" w:cs="Arial"/>
          <w:sz w:val="24"/>
          <w:szCs w:val="24"/>
        </w:rPr>
        <w:t>, angefragt, ob dort jemand etwas über die MHUGE-Bank wusste, aber selbst bei diesen gut vernetzten Journalisten</w:t>
      </w:r>
      <w:del w:id="6633" w:author="Lektorat Bauer" w:date="2025-03-03T21:31:00Z" w16du:dateUtc="2025-03-03T20:31:00Z">
        <w:r w:rsidRPr="00944672" w:rsidDel="0052171A">
          <w:rPr>
            <w:rFonts w:ascii="Arial" w:hAnsi="Arial" w:cs="Arial"/>
            <w:sz w:val="24"/>
            <w:szCs w:val="24"/>
          </w:rPr>
          <w:delText>,</w:delText>
        </w:r>
      </w:del>
      <w:r w:rsidRPr="00944672">
        <w:rPr>
          <w:rFonts w:ascii="Arial" w:hAnsi="Arial" w:cs="Arial"/>
          <w:sz w:val="24"/>
          <w:szCs w:val="24"/>
        </w:rPr>
        <w:t xml:space="preserve"> lagen keine Informationen zur MHUGE-Bank vor.</w:t>
      </w:r>
    </w:p>
    <w:p w14:paraId="271F05C2" w14:textId="39F743A6"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Nach drei Stunden mussten alle</w:t>
      </w:r>
      <w:del w:id="6634" w:author="Lektorat Bauer" w:date="2025-03-03T21:31:00Z" w16du:dateUtc="2025-03-03T20:31:00Z">
        <w:r w:rsidRPr="00944672" w:rsidDel="0052171A">
          <w:rPr>
            <w:rFonts w:ascii="Arial" w:hAnsi="Arial" w:cs="Arial"/>
            <w:sz w:val="24"/>
            <w:szCs w:val="24"/>
          </w:rPr>
          <w:delText>s</w:delText>
        </w:r>
      </w:del>
      <w:r w:rsidRPr="00944672">
        <w:rPr>
          <w:rFonts w:ascii="Arial" w:hAnsi="Arial" w:cs="Arial"/>
          <w:sz w:val="24"/>
          <w:szCs w:val="24"/>
        </w:rPr>
        <w:t xml:space="preserve"> Anwesenden feststellen und akzeptieren, </w:t>
      </w:r>
      <w:del w:id="6635" w:author="Lektorat Bauer" w:date="2025-03-03T21:31:00Z" w16du:dateUtc="2025-03-03T20:31:00Z">
        <w:r w:rsidRPr="00944672" w:rsidDel="0052171A">
          <w:rPr>
            <w:rFonts w:ascii="Arial" w:hAnsi="Arial" w:cs="Arial"/>
            <w:sz w:val="24"/>
            <w:szCs w:val="24"/>
          </w:rPr>
          <w:delText xml:space="preserve">die </w:delText>
        </w:r>
      </w:del>
      <w:ins w:id="6636" w:author="Lektorat Bauer" w:date="2025-03-03T21:31:00Z" w16du:dateUtc="2025-03-03T20:31:00Z">
        <w:r w:rsidR="0052171A">
          <w:rPr>
            <w:rFonts w:ascii="Arial" w:hAnsi="Arial" w:cs="Arial"/>
            <w:sz w:val="24"/>
            <w:szCs w:val="24"/>
          </w:rPr>
          <w:t>dass</w:t>
        </w:r>
        <w:r w:rsidR="0052171A" w:rsidRPr="00944672">
          <w:rPr>
            <w:rFonts w:ascii="Arial" w:hAnsi="Arial" w:cs="Arial"/>
            <w:sz w:val="24"/>
            <w:szCs w:val="24"/>
          </w:rPr>
          <w:t xml:space="preserve"> </w:t>
        </w:r>
      </w:ins>
      <w:r w:rsidRPr="00944672">
        <w:rPr>
          <w:rFonts w:ascii="Arial" w:hAnsi="Arial" w:cs="Arial"/>
          <w:sz w:val="24"/>
          <w:szCs w:val="24"/>
        </w:rPr>
        <w:t xml:space="preserve">sie keinen Schritt vorangekommen waren. Joost sagte </w:t>
      </w:r>
      <w:del w:id="6637" w:author="Lektorat Bauer" w:date="2025-03-03T21:31:00Z" w16du:dateUtc="2025-03-03T20:31:00Z">
        <w:r w:rsidRPr="00944672" w:rsidDel="0052171A">
          <w:rPr>
            <w:rFonts w:ascii="Arial" w:hAnsi="Arial" w:cs="Arial"/>
            <w:sz w:val="24"/>
            <w:szCs w:val="24"/>
          </w:rPr>
          <w:delText>dann</w:delText>
        </w:r>
      </w:del>
      <w:ins w:id="6638" w:author="Lektorat Bauer" w:date="2025-03-03T21:31:00Z" w16du:dateUtc="2025-03-03T20:31:00Z">
        <w:r w:rsidR="0052171A">
          <w:rPr>
            <w:rFonts w:ascii="Arial" w:hAnsi="Arial" w:cs="Arial"/>
            <w:sz w:val="24"/>
            <w:szCs w:val="24"/>
          </w:rPr>
          <w:t>schließlich</w:t>
        </w:r>
      </w:ins>
      <w:r w:rsidRPr="00944672">
        <w:rPr>
          <w:rFonts w:ascii="Arial" w:hAnsi="Arial" w:cs="Arial"/>
          <w:sz w:val="24"/>
          <w:szCs w:val="24"/>
        </w:rPr>
        <w:t>, dass er</w:t>
      </w:r>
      <w:ins w:id="6639" w:author="Lektorat Bauer" w:date="2025-03-03T21:31:00Z" w16du:dateUtc="2025-03-03T20:31:00Z">
        <w:r w:rsidR="0052171A">
          <w:rPr>
            <w:rFonts w:ascii="Arial" w:hAnsi="Arial" w:cs="Arial"/>
            <w:sz w:val="24"/>
            <w:szCs w:val="24"/>
          </w:rPr>
          <w:t xml:space="preserve"> erneut</w:t>
        </w:r>
      </w:ins>
      <w:r w:rsidRPr="00944672">
        <w:rPr>
          <w:rFonts w:ascii="Arial" w:hAnsi="Arial" w:cs="Arial"/>
          <w:sz w:val="24"/>
          <w:szCs w:val="24"/>
        </w:rPr>
        <w:t xml:space="preserve"> zur MHUGE </w:t>
      </w:r>
      <w:del w:id="6640" w:author="Lektorat Bauer" w:date="2025-03-03T21:31:00Z" w16du:dateUtc="2025-03-03T20:31:00Z">
        <w:r w:rsidRPr="00944672" w:rsidDel="0052171A">
          <w:rPr>
            <w:rFonts w:ascii="Arial" w:hAnsi="Arial" w:cs="Arial"/>
            <w:sz w:val="24"/>
            <w:szCs w:val="24"/>
          </w:rPr>
          <w:delText xml:space="preserve">erneut </w:delText>
        </w:r>
      </w:del>
      <w:r w:rsidRPr="00944672">
        <w:rPr>
          <w:rFonts w:ascii="Arial" w:hAnsi="Arial" w:cs="Arial"/>
          <w:sz w:val="24"/>
          <w:szCs w:val="24"/>
        </w:rPr>
        <w:t xml:space="preserve">recherchieren </w:t>
      </w:r>
      <w:del w:id="6641" w:author="Lektorat Bauer" w:date="2025-03-03T21:31:00Z" w16du:dateUtc="2025-03-03T20:31:00Z">
        <w:r w:rsidRPr="00944672" w:rsidDel="0052171A">
          <w:rPr>
            <w:rFonts w:ascii="Arial" w:hAnsi="Arial" w:cs="Arial"/>
            <w:sz w:val="24"/>
            <w:szCs w:val="24"/>
          </w:rPr>
          <w:delText>würde</w:delText>
        </w:r>
      </w:del>
      <w:ins w:id="6642" w:author="Lektorat Bauer" w:date="2025-03-03T21:31:00Z" w16du:dateUtc="2025-03-03T20:31:00Z">
        <w:r w:rsidR="0052171A" w:rsidRPr="00944672">
          <w:rPr>
            <w:rFonts w:ascii="Arial" w:hAnsi="Arial" w:cs="Arial"/>
            <w:sz w:val="24"/>
            <w:szCs w:val="24"/>
          </w:rPr>
          <w:t>w</w:t>
        </w:r>
        <w:r w:rsidR="0052171A">
          <w:rPr>
            <w:rFonts w:ascii="Arial" w:hAnsi="Arial" w:cs="Arial"/>
            <w:sz w:val="24"/>
            <w:szCs w:val="24"/>
          </w:rPr>
          <w:t>e</w:t>
        </w:r>
        <w:r w:rsidR="0052171A" w:rsidRPr="00944672">
          <w:rPr>
            <w:rFonts w:ascii="Arial" w:hAnsi="Arial" w:cs="Arial"/>
            <w:sz w:val="24"/>
            <w:szCs w:val="24"/>
          </w:rPr>
          <w:t>rde</w:t>
        </w:r>
      </w:ins>
      <w:r w:rsidRPr="00944672">
        <w:rPr>
          <w:rFonts w:ascii="Arial" w:hAnsi="Arial" w:cs="Arial"/>
          <w:sz w:val="24"/>
          <w:szCs w:val="24"/>
        </w:rPr>
        <w:t xml:space="preserve">. Er </w:t>
      </w:r>
      <w:del w:id="6643" w:author="Lektorat Bauer" w:date="2025-03-03T21:32:00Z" w16du:dateUtc="2025-03-03T20:32:00Z">
        <w:r w:rsidRPr="00944672" w:rsidDel="0052171A">
          <w:rPr>
            <w:rFonts w:ascii="Arial" w:hAnsi="Arial" w:cs="Arial"/>
            <w:sz w:val="24"/>
            <w:szCs w:val="24"/>
          </w:rPr>
          <w:delText xml:space="preserve">würde </w:delText>
        </w:r>
      </w:del>
      <w:ins w:id="6644" w:author="Lektorat Bauer" w:date="2025-03-03T21:32:00Z" w16du:dateUtc="2025-03-03T20:32:00Z">
        <w:r w:rsidR="0052171A">
          <w:rPr>
            <w:rFonts w:ascii="Arial" w:hAnsi="Arial" w:cs="Arial"/>
            <w:sz w:val="24"/>
            <w:szCs w:val="24"/>
          </w:rPr>
          <w:t>wollte</w:t>
        </w:r>
        <w:r w:rsidR="0052171A" w:rsidRPr="00944672">
          <w:rPr>
            <w:rFonts w:ascii="Arial" w:hAnsi="Arial" w:cs="Arial"/>
            <w:sz w:val="24"/>
            <w:szCs w:val="24"/>
          </w:rPr>
          <w:t xml:space="preserve"> </w:t>
        </w:r>
      </w:ins>
      <w:r w:rsidRPr="00944672">
        <w:rPr>
          <w:rFonts w:ascii="Arial" w:hAnsi="Arial" w:cs="Arial"/>
          <w:sz w:val="24"/>
          <w:szCs w:val="24"/>
        </w:rPr>
        <w:t>dies</w:t>
      </w:r>
      <w:del w:id="6645" w:author="Lektorat Bauer" w:date="2025-03-03T21:31:00Z" w16du:dateUtc="2025-03-03T20:31:00Z">
        <w:r w:rsidRPr="00944672" w:rsidDel="0052171A">
          <w:rPr>
            <w:rFonts w:ascii="Arial" w:hAnsi="Arial" w:cs="Arial"/>
            <w:sz w:val="24"/>
            <w:szCs w:val="24"/>
          </w:rPr>
          <w:delText>es</w:delText>
        </w:r>
      </w:del>
      <w:r w:rsidRPr="00944672">
        <w:rPr>
          <w:rFonts w:ascii="Arial" w:hAnsi="Arial" w:cs="Arial"/>
          <w:sz w:val="24"/>
          <w:szCs w:val="24"/>
        </w:rPr>
        <w:t xml:space="preserve"> im Rahmen seiner </w:t>
      </w:r>
      <w:r w:rsidRPr="00944672">
        <w:rPr>
          <w:rFonts w:ascii="Arial" w:hAnsi="Arial" w:cs="Arial"/>
          <w:noProof/>
          <w:sz w:val="24"/>
          <w:szCs w:val="24"/>
        </w:rPr>
        <w:t>journalistischen</w:t>
      </w:r>
      <w:r w:rsidRPr="00944672">
        <w:rPr>
          <w:rFonts w:ascii="Arial" w:hAnsi="Arial" w:cs="Arial"/>
          <w:sz w:val="24"/>
          <w:szCs w:val="24"/>
        </w:rPr>
        <w:t xml:space="preserve"> Arbeit machen, und </w:t>
      </w:r>
      <w:del w:id="6646" w:author="Lektorat Bauer" w:date="2025-03-03T21:31:00Z" w16du:dateUtc="2025-03-03T20:31:00Z">
        <w:r w:rsidRPr="00944672" w:rsidDel="0052171A">
          <w:rPr>
            <w:rFonts w:ascii="Arial" w:hAnsi="Arial" w:cs="Arial"/>
            <w:sz w:val="24"/>
            <w:szCs w:val="24"/>
          </w:rPr>
          <w:delText>darüber dann</w:delText>
        </w:r>
      </w:del>
      <w:ins w:id="6647" w:author="Lektorat Bauer" w:date="2025-03-03T21:31:00Z" w16du:dateUtc="2025-03-03T20:31:00Z">
        <w:r w:rsidR="0052171A">
          <w:rPr>
            <w:rFonts w:ascii="Arial" w:hAnsi="Arial" w:cs="Arial"/>
            <w:sz w:val="24"/>
            <w:szCs w:val="24"/>
          </w:rPr>
          <w:t>die Ergebnisse</w:t>
        </w:r>
      </w:ins>
      <w:r w:rsidRPr="00944672">
        <w:rPr>
          <w:rFonts w:ascii="Arial" w:hAnsi="Arial" w:cs="Arial"/>
          <w:sz w:val="24"/>
          <w:szCs w:val="24"/>
        </w:rPr>
        <w:t xml:space="preserve"> veröffentlichen. Dem AIVD sagte er zu, dass sie alle Informationen, inkl</w:t>
      </w:r>
      <w:ins w:id="6648" w:author="Lektorat Bauer" w:date="2025-03-03T21:32:00Z" w16du:dateUtc="2025-03-03T20:32:00Z">
        <w:r w:rsidR="0052171A">
          <w:rPr>
            <w:rFonts w:ascii="Arial" w:hAnsi="Arial" w:cs="Arial"/>
            <w:sz w:val="24"/>
            <w:szCs w:val="24"/>
          </w:rPr>
          <w:t>usive</w:t>
        </w:r>
      </w:ins>
      <w:del w:id="6649" w:author="Lektorat Bauer" w:date="2025-03-03T21:32:00Z" w16du:dateUtc="2025-03-03T20:32:00Z">
        <w:r w:rsidRPr="00944672" w:rsidDel="0052171A">
          <w:rPr>
            <w:rFonts w:ascii="Arial" w:hAnsi="Arial" w:cs="Arial"/>
            <w:sz w:val="24"/>
            <w:szCs w:val="24"/>
          </w:rPr>
          <w:delText>.</w:delText>
        </w:r>
      </w:del>
      <w:r w:rsidRPr="00944672">
        <w:rPr>
          <w:rFonts w:ascii="Arial" w:hAnsi="Arial" w:cs="Arial"/>
          <w:sz w:val="24"/>
          <w:szCs w:val="24"/>
        </w:rPr>
        <w:t xml:space="preserve"> Hintergrundmaterial, erhalten würden.</w:t>
      </w:r>
    </w:p>
    <w:p w14:paraId="6C2CA603" w14:textId="1294F5C1"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Mit diesem mageren Ergebnis wurde die Sitzung beendet. Anique bekam die Erlaubnis, anfallende Informationen nachzuarbeiten, aber bis auf Weiteres </w:t>
      </w:r>
      <w:del w:id="6650" w:author="Lektorat Bauer" w:date="2025-03-03T21:32:00Z" w16du:dateUtc="2025-03-03T20:32:00Z">
        <w:r w:rsidRPr="00944672" w:rsidDel="0052171A">
          <w:rPr>
            <w:rFonts w:ascii="Arial" w:hAnsi="Arial" w:cs="Arial"/>
            <w:sz w:val="24"/>
            <w:szCs w:val="24"/>
          </w:rPr>
          <w:delText xml:space="preserve">würde </w:delText>
        </w:r>
      </w:del>
      <w:ins w:id="6651" w:author="Lektorat Bauer" w:date="2025-03-03T21:32:00Z" w16du:dateUtc="2025-03-03T20:32:00Z">
        <w:r w:rsidR="0052171A">
          <w:rPr>
            <w:rFonts w:ascii="Arial" w:hAnsi="Arial" w:cs="Arial"/>
            <w:sz w:val="24"/>
            <w:szCs w:val="24"/>
          </w:rPr>
          <w:t>wollte</w:t>
        </w:r>
        <w:r w:rsidR="0052171A" w:rsidRPr="00944672">
          <w:rPr>
            <w:rFonts w:ascii="Arial" w:hAnsi="Arial" w:cs="Arial"/>
            <w:sz w:val="24"/>
            <w:szCs w:val="24"/>
          </w:rPr>
          <w:t xml:space="preserve"> </w:t>
        </w:r>
      </w:ins>
      <w:r w:rsidRPr="00944672">
        <w:rPr>
          <w:rFonts w:ascii="Arial" w:hAnsi="Arial" w:cs="Arial"/>
          <w:sz w:val="24"/>
          <w:szCs w:val="24"/>
        </w:rPr>
        <w:t xml:space="preserve">man keine eigenen Recherchen unternehmen. Alle Außenstellen wurden darüber informiert, dass bestimmte Schlagwörter neu in die allgemeine Recherche aufgenommen werden </w:t>
      </w:r>
      <w:del w:id="6652" w:author="Lektorat Bauer" w:date="2025-03-03T21:32:00Z" w16du:dateUtc="2025-03-03T20:32:00Z">
        <w:r w:rsidRPr="00944672" w:rsidDel="0052171A">
          <w:rPr>
            <w:rFonts w:ascii="Arial" w:hAnsi="Arial" w:cs="Arial"/>
            <w:sz w:val="24"/>
            <w:szCs w:val="24"/>
          </w:rPr>
          <w:delText>würden</w:delText>
        </w:r>
      </w:del>
      <w:ins w:id="6653" w:author="Lektorat Bauer" w:date="2025-03-03T21:32:00Z" w16du:dateUtc="2025-03-03T20:32:00Z">
        <w:r w:rsidR="0052171A">
          <w:rPr>
            <w:rFonts w:ascii="Arial" w:hAnsi="Arial" w:cs="Arial"/>
            <w:sz w:val="24"/>
            <w:szCs w:val="24"/>
          </w:rPr>
          <w:t>mussten</w:t>
        </w:r>
      </w:ins>
      <w:r w:rsidRPr="00944672">
        <w:rPr>
          <w:rFonts w:ascii="Arial" w:hAnsi="Arial" w:cs="Arial"/>
          <w:sz w:val="24"/>
          <w:szCs w:val="24"/>
        </w:rPr>
        <w:t>. Den Haag würde aus den gesammelten Informationen das notwendige Exzerpt herausfiltern.</w:t>
      </w:r>
    </w:p>
    <w:p w14:paraId="07E9A652" w14:textId="166846F9"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Mehr war </w:t>
      </w:r>
      <w:del w:id="6654" w:author="Lektorat Bauer" w:date="2025-03-03T21:33:00Z" w16du:dateUtc="2025-03-03T20:33:00Z">
        <w:r w:rsidRPr="00944672" w:rsidDel="0052171A">
          <w:rPr>
            <w:rFonts w:ascii="Arial" w:hAnsi="Arial" w:cs="Arial"/>
            <w:sz w:val="24"/>
            <w:szCs w:val="24"/>
          </w:rPr>
          <w:delText>zur Zeit</w:delText>
        </w:r>
      </w:del>
      <w:ins w:id="6655" w:author="Lektorat Bauer" w:date="2025-03-03T21:33:00Z" w16du:dateUtc="2025-03-03T20:33:00Z">
        <w:r w:rsidR="0052171A" w:rsidRPr="00944672">
          <w:rPr>
            <w:rFonts w:ascii="Arial" w:hAnsi="Arial" w:cs="Arial"/>
            <w:sz w:val="24"/>
            <w:szCs w:val="24"/>
          </w:rPr>
          <w:t>zurzeit</w:t>
        </w:r>
      </w:ins>
      <w:r w:rsidRPr="00944672">
        <w:rPr>
          <w:rFonts w:ascii="Arial" w:hAnsi="Arial" w:cs="Arial"/>
          <w:sz w:val="24"/>
          <w:szCs w:val="24"/>
        </w:rPr>
        <w:t xml:space="preserve"> nicht machbar.</w:t>
      </w:r>
      <w:del w:id="6656" w:author="Lektorat Bauer" w:date="2025-03-03T21:33:00Z" w16du:dateUtc="2025-03-03T20:33:00Z">
        <w:r w:rsidRPr="00944672" w:rsidDel="0052171A">
          <w:rPr>
            <w:rFonts w:ascii="Arial" w:hAnsi="Arial" w:cs="Arial"/>
            <w:sz w:val="24"/>
            <w:szCs w:val="24"/>
          </w:rPr>
          <w:delText xml:space="preserve"> Anique war natürlich </w:delText>
        </w:r>
        <w:commentRangeStart w:id="6657"/>
        <w:r w:rsidRPr="00944672" w:rsidDel="0052171A">
          <w:rPr>
            <w:rFonts w:ascii="Arial" w:hAnsi="Arial" w:cs="Arial"/>
            <w:sz w:val="24"/>
            <w:szCs w:val="24"/>
          </w:rPr>
          <w:delText>mit</w:delText>
        </w:r>
      </w:del>
      <w:commentRangeEnd w:id="6657"/>
      <w:r w:rsidR="0052171A">
        <w:rPr>
          <w:rStyle w:val="Kommentarzeichen"/>
        </w:rPr>
        <w:commentReference w:id="6657"/>
      </w:r>
      <w:del w:id="6658" w:author="Lektorat Bauer" w:date="2025-03-03T21:33:00Z" w16du:dateUtc="2025-03-03T20:33:00Z">
        <w:r w:rsidRPr="00944672" w:rsidDel="0052171A">
          <w:rPr>
            <w:rFonts w:ascii="Arial" w:hAnsi="Arial" w:cs="Arial"/>
            <w:sz w:val="24"/>
            <w:szCs w:val="24"/>
          </w:rPr>
          <w:delText xml:space="preserve"> dem Ergebnis nicht einverstanden, musste aber einsehen, dass nicht mehr machbar war.</w:delText>
        </w:r>
      </w:del>
    </w:p>
    <w:p w14:paraId="299E5A8D"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3B04A6FE"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3C873AF6"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2AEDBD4B"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commentRangeStart w:id="6659"/>
      <w:commentRangeEnd w:id="6659"/>
      <w:r w:rsidRPr="00944672">
        <w:rPr>
          <w:rFonts w:ascii="Arial" w:hAnsi="Arial" w:cs="Arial"/>
          <w:sz w:val="24"/>
          <w:szCs w:val="24"/>
        </w:rPr>
        <w:commentReference w:id="6659"/>
      </w:r>
      <w:r w:rsidRPr="00944672">
        <w:rPr>
          <w:rFonts w:ascii="Arial" w:hAnsi="Arial" w:cs="Arial"/>
          <w:b/>
          <w:bCs/>
          <w:sz w:val="24"/>
          <w:szCs w:val="24"/>
        </w:rPr>
        <w:t>&gt;&gt;&gt; Hamburg/London, Mai, Juni 2014 &lt;&lt;&lt;</w:t>
      </w:r>
    </w:p>
    <w:p w14:paraId="7D83BC7C" w14:textId="37564B3F"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Joost van der Dijkstraat </w:t>
      </w:r>
      <w:del w:id="6660" w:author="Lektorat Bauer" w:date="2025-03-03T21:33:00Z" w16du:dateUtc="2025-03-03T20:33:00Z">
        <w:r w:rsidRPr="00944672" w:rsidDel="0052171A">
          <w:rPr>
            <w:rFonts w:ascii="Arial" w:hAnsi="Arial" w:cs="Arial"/>
            <w:sz w:val="24"/>
            <w:szCs w:val="24"/>
          </w:rPr>
          <w:delText xml:space="preserve">war seit Jahren investigativer Journalist, er </w:delText>
        </w:r>
      </w:del>
      <w:r w:rsidRPr="00944672">
        <w:rPr>
          <w:rFonts w:ascii="Arial" w:hAnsi="Arial" w:cs="Arial"/>
          <w:sz w:val="24"/>
          <w:szCs w:val="24"/>
        </w:rPr>
        <w:t xml:space="preserve">hatte </w:t>
      </w:r>
      <w:del w:id="6661" w:author="Lektorat Bauer" w:date="2025-03-03T21:33:00Z" w16du:dateUtc="2025-03-03T20:33:00Z">
        <w:r w:rsidRPr="00944672" w:rsidDel="0052171A">
          <w:rPr>
            <w:rFonts w:ascii="Arial" w:hAnsi="Arial" w:cs="Arial"/>
            <w:sz w:val="24"/>
            <w:szCs w:val="24"/>
          </w:rPr>
          <w:delText xml:space="preserve">im </w:delText>
        </w:r>
      </w:del>
      <w:r w:rsidRPr="00944672">
        <w:rPr>
          <w:rFonts w:ascii="Arial" w:hAnsi="Arial" w:cs="Arial"/>
          <w:sz w:val="24"/>
          <w:szCs w:val="24"/>
        </w:rPr>
        <w:t xml:space="preserve">letzten Monat </w:t>
      </w:r>
      <w:del w:id="6662" w:author="Lektorat Bauer" w:date="2025-03-03T21:33:00Z" w16du:dateUtc="2025-03-03T20:33:00Z">
        <w:r w:rsidRPr="00944672" w:rsidDel="0052171A">
          <w:rPr>
            <w:rFonts w:ascii="Arial" w:hAnsi="Arial" w:cs="Arial"/>
            <w:sz w:val="24"/>
            <w:szCs w:val="24"/>
          </w:rPr>
          <w:delText xml:space="preserve">beim AIVD </w:delText>
        </w:r>
      </w:del>
      <w:r w:rsidRPr="00944672">
        <w:rPr>
          <w:rFonts w:ascii="Arial" w:hAnsi="Arial" w:cs="Arial"/>
          <w:sz w:val="24"/>
          <w:szCs w:val="24"/>
        </w:rPr>
        <w:t>in Den Haag natürlich nicht alles auf den Tisch gelegt, was er hatte. Er lebte von veröffentlichten Reportagen, und wenn Daten vom AIVD nach außen gelang</w:t>
      </w:r>
      <w:ins w:id="6663" w:author="Lektorat Bauer" w:date="2025-03-03T21:35:00Z" w16du:dateUtc="2025-03-03T20:35:00Z">
        <w:r w:rsidR="007768CC">
          <w:rPr>
            <w:rFonts w:ascii="Arial" w:hAnsi="Arial" w:cs="Arial"/>
            <w:sz w:val="24"/>
            <w:szCs w:val="24"/>
          </w:rPr>
          <w:t>t</w:t>
        </w:r>
      </w:ins>
      <w:r w:rsidRPr="00944672">
        <w:rPr>
          <w:rFonts w:ascii="Arial" w:hAnsi="Arial" w:cs="Arial"/>
          <w:sz w:val="24"/>
          <w:szCs w:val="24"/>
        </w:rPr>
        <w:t xml:space="preserve">en, dann war die Reportage nur noch einen Bruchteil wert. </w:t>
      </w:r>
    </w:p>
    <w:p w14:paraId="41E2E3DF" w14:textId="634DD15E"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Miete ging vor Freundlichkeit. Er wusste, dass Anique</w:t>
      </w:r>
      <w:del w:id="6664" w:author="Lektorat Bauer" w:date="2025-03-03T21:35:00Z" w16du:dateUtc="2025-03-03T20:35:00Z">
        <w:r w:rsidRPr="00944672" w:rsidDel="007768CC">
          <w:rPr>
            <w:rFonts w:ascii="Arial" w:hAnsi="Arial" w:cs="Arial"/>
            <w:sz w:val="24"/>
            <w:szCs w:val="24"/>
          </w:rPr>
          <w:delText>,</w:delText>
        </w:r>
      </w:del>
      <w:r w:rsidRPr="00944672">
        <w:rPr>
          <w:rFonts w:ascii="Arial" w:hAnsi="Arial" w:cs="Arial"/>
          <w:sz w:val="24"/>
          <w:szCs w:val="24"/>
        </w:rPr>
        <w:t xml:space="preserve"> seine Taktik durchschaut hatte, aber sie konnte nichts machen. Ihr war der Frust anzusehen. Joost würde Sie informieren, sobald er Informationen und Erkenntnisse gesammelt hatte.</w:t>
      </w:r>
    </w:p>
    <w:p w14:paraId="384CC18C"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73A9E209"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57516CBA"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69C50657" w14:textId="6F6CD664"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Im Laufe des Monats hatte Joost immer mehr Informationen zur MHUGE-Bank zusammengetragen. Es war interessant, dass seine Kontakte in die Frankfurter Bankenszene nichts wussten. Normalerweise würden sie sagen, dass sie</w:t>
      </w:r>
      <w:ins w:id="6665" w:author="Lektorat Bauer" w:date="2025-03-03T21:35:00Z" w16du:dateUtc="2025-03-03T20:35:00Z">
        <w:r w:rsidR="007768CC">
          <w:rPr>
            <w:rFonts w:ascii="Arial" w:hAnsi="Arial" w:cs="Arial"/>
            <w:sz w:val="24"/>
            <w:szCs w:val="24"/>
          </w:rPr>
          <w:t xml:space="preserve"> zwar</w:t>
        </w:r>
      </w:ins>
      <w:r w:rsidRPr="00944672">
        <w:rPr>
          <w:rFonts w:ascii="Arial" w:hAnsi="Arial" w:cs="Arial"/>
          <w:sz w:val="24"/>
          <w:szCs w:val="24"/>
        </w:rPr>
        <w:t xml:space="preserve"> etwas wüssten, </w:t>
      </w:r>
      <w:ins w:id="6666" w:author="Lektorat Bauer" w:date="2025-03-03T21:35:00Z" w16du:dateUtc="2025-03-03T20:35:00Z">
        <w:r w:rsidR="007768CC">
          <w:rPr>
            <w:rFonts w:ascii="Arial" w:hAnsi="Arial" w:cs="Arial"/>
            <w:sz w:val="24"/>
            <w:szCs w:val="24"/>
          </w:rPr>
          <w:t xml:space="preserve">es </w:t>
        </w:r>
      </w:ins>
      <w:r w:rsidRPr="00944672">
        <w:rPr>
          <w:rFonts w:ascii="Arial" w:hAnsi="Arial" w:cs="Arial"/>
          <w:sz w:val="24"/>
          <w:szCs w:val="24"/>
        </w:rPr>
        <w:t>jedoch nicht weitergeben dürften, aber selbst dieses ‚ich weiß etwas, was Du nicht weißt‘ war nicht zu hören.</w:t>
      </w:r>
    </w:p>
    <w:p w14:paraId="46913197" w14:textId="109DCDDB"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Von einem Kontakt erhielt er die Informationen, dass die HSBC ein guter Anlaufpunkt wäre </w:t>
      </w:r>
      <w:ins w:id="6667" w:author="Lektorat Bauer" w:date="2025-03-03T21:36:00Z" w16du:dateUtc="2025-03-03T20:36:00Z">
        <w:r w:rsidR="007768CC">
          <w:rPr>
            <w:rFonts w:ascii="Arial" w:hAnsi="Arial" w:cs="Arial"/>
            <w:sz w:val="24"/>
            <w:szCs w:val="24"/>
          </w:rPr>
          <w:t xml:space="preserve">– </w:t>
        </w:r>
      </w:ins>
      <w:r w:rsidRPr="00944672">
        <w:rPr>
          <w:rFonts w:ascii="Arial" w:hAnsi="Arial" w:cs="Arial"/>
          <w:sz w:val="24"/>
          <w:szCs w:val="24"/>
        </w:rPr>
        <w:t xml:space="preserve">und </w:t>
      </w:r>
      <w:del w:id="6668" w:author="Lektorat Bauer" w:date="2025-03-03T21:35:00Z" w16du:dateUtc="2025-03-03T20:35:00Z">
        <w:r w:rsidRPr="00944672" w:rsidDel="007768CC">
          <w:rPr>
            <w:rFonts w:ascii="Arial" w:hAnsi="Arial" w:cs="Arial"/>
            <w:sz w:val="24"/>
            <w:szCs w:val="24"/>
          </w:rPr>
          <w:delText xml:space="preserve">zum anderen, </w:delText>
        </w:r>
      </w:del>
      <w:r w:rsidRPr="00944672">
        <w:rPr>
          <w:rFonts w:ascii="Arial" w:hAnsi="Arial" w:cs="Arial"/>
          <w:sz w:val="24"/>
          <w:szCs w:val="24"/>
        </w:rPr>
        <w:t xml:space="preserve">eine Investmentgesellschaft Namens </w:t>
      </w:r>
      <w:del w:id="6669" w:author="Lektorat Bauer" w:date="2025-03-03T21:36:00Z" w16du:dateUtc="2025-03-03T20:36:00Z">
        <w:r w:rsidRPr="00944672" w:rsidDel="007768CC">
          <w:rPr>
            <w:rFonts w:ascii="Arial" w:hAnsi="Arial" w:cs="Arial"/>
            <w:sz w:val="24"/>
            <w:szCs w:val="24"/>
          </w:rPr>
          <w:delText>‘</w:delText>
        </w:r>
      </w:del>
      <w:r w:rsidRPr="00944672">
        <w:rPr>
          <w:rFonts w:ascii="Arial" w:hAnsi="Arial" w:cs="Arial"/>
          <w:sz w:val="24"/>
          <w:szCs w:val="24"/>
        </w:rPr>
        <w:t>Shenti Investment</w:t>
      </w:r>
      <w:del w:id="6670" w:author="Lektorat Bauer" w:date="2025-03-03T21:36:00Z" w16du:dateUtc="2025-03-03T20:36:00Z">
        <w:r w:rsidRPr="00944672" w:rsidDel="007768CC">
          <w:rPr>
            <w:rFonts w:ascii="Arial" w:hAnsi="Arial" w:cs="Arial"/>
            <w:sz w:val="24"/>
            <w:szCs w:val="24"/>
          </w:rPr>
          <w:delText>‘</w:delText>
        </w:r>
      </w:del>
      <w:r w:rsidRPr="00944672">
        <w:rPr>
          <w:rFonts w:ascii="Arial" w:hAnsi="Arial" w:cs="Arial"/>
          <w:sz w:val="24"/>
          <w:szCs w:val="24"/>
        </w:rPr>
        <w:t>.</w:t>
      </w:r>
    </w:p>
    <w:p w14:paraId="4B283C9B" w14:textId="64745B05"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Bei HSBC wurde ihm der Name</w:t>
      </w:r>
      <w:del w:id="6671" w:author="Lektorat Bauer" w:date="2025-03-03T21:36:00Z" w16du:dateUtc="2025-03-03T20:36:00Z">
        <w:r w:rsidRPr="00944672" w:rsidDel="007768CC">
          <w:rPr>
            <w:rFonts w:ascii="Arial" w:hAnsi="Arial" w:cs="Arial"/>
            <w:sz w:val="24"/>
            <w:szCs w:val="24"/>
          </w:rPr>
          <w:delText>,</w:delText>
        </w:r>
      </w:del>
      <w:r w:rsidRPr="00944672">
        <w:rPr>
          <w:rFonts w:ascii="Arial" w:hAnsi="Arial" w:cs="Arial"/>
          <w:sz w:val="24"/>
          <w:szCs w:val="24"/>
        </w:rPr>
        <w:t xml:space="preserve"> Stan Lee, Fachmann für Finanzierungen im Zusammenhang mit Nordkorea</w:t>
      </w:r>
      <w:ins w:id="6672" w:author="Lektorat Bauer" w:date="2025-03-03T21:36:00Z" w16du:dateUtc="2025-03-03T20:36:00Z">
        <w:r w:rsidR="007768CC">
          <w:rPr>
            <w:rFonts w:ascii="Arial" w:hAnsi="Arial" w:cs="Arial"/>
            <w:sz w:val="24"/>
            <w:szCs w:val="24"/>
          </w:rPr>
          <w:t>,</w:t>
        </w:r>
      </w:ins>
      <w:r w:rsidRPr="00944672">
        <w:rPr>
          <w:rFonts w:ascii="Arial" w:hAnsi="Arial" w:cs="Arial"/>
          <w:sz w:val="24"/>
          <w:szCs w:val="24"/>
        </w:rPr>
        <w:t xml:space="preserve"> genannt. Diesen Zusammenhang fand Joost seltsam. Bei der Shenti Investment wurde in ‚Social Development Projects‘ investiert, das wollte Joost später mal in Ruhe recherchieren, um herauszufinden was damit gemeint sein könnte.</w:t>
      </w:r>
    </w:p>
    <w:p w14:paraId="61A9DC79"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Für einen Monat Nachforschungen</w:t>
      </w:r>
      <w:del w:id="6673" w:author="Lektorat Bauer" w:date="2025-03-03T21:36:00Z" w16du:dateUtc="2025-03-03T20:36:00Z">
        <w:r w:rsidRPr="00944672" w:rsidDel="007768CC">
          <w:rPr>
            <w:rFonts w:ascii="Arial" w:hAnsi="Arial" w:cs="Arial"/>
            <w:sz w:val="24"/>
            <w:szCs w:val="24"/>
          </w:rPr>
          <w:delText>,</w:delText>
        </w:r>
      </w:del>
      <w:r w:rsidRPr="00944672">
        <w:rPr>
          <w:rFonts w:ascii="Arial" w:hAnsi="Arial" w:cs="Arial"/>
          <w:sz w:val="24"/>
          <w:szCs w:val="24"/>
        </w:rPr>
        <w:t xml:space="preserve"> hatte Joost nicht sehr viel herausgefunden. Aber genau das</w:t>
      </w:r>
      <w:del w:id="6674" w:author="Lektorat Bauer" w:date="2025-03-03T21:36:00Z" w16du:dateUtc="2025-03-03T20:36:00Z">
        <w:r w:rsidRPr="00944672" w:rsidDel="007768CC">
          <w:rPr>
            <w:rFonts w:ascii="Arial" w:hAnsi="Arial" w:cs="Arial"/>
            <w:sz w:val="24"/>
            <w:szCs w:val="24"/>
          </w:rPr>
          <w:delText>,</w:delText>
        </w:r>
      </w:del>
      <w:r w:rsidRPr="00944672">
        <w:rPr>
          <w:rFonts w:ascii="Arial" w:hAnsi="Arial" w:cs="Arial"/>
          <w:sz w:val="24"/>
          <w:szCs w:val="24"/>
        </w:rPr>
        <w:t xml:space="preserve"> war es, was ihn noch mehr motivierte. Wenn sich jemand so vor der Öffentlichkeit versteckte, dann wurde es für Joost erst richtig interessant.</w:t>
      </w:r>
    </w:p>
    <w:p w14:paraId="4C7C09D0"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Mit Anique hatte Joost das stillschweigende Übereinkommen, dass die beiden sich austauschten. Über Aniques private E-Mail. Der AIVD würde nur Endresultate bekommen.</w:t>
      </w:r>
    </w:p>
    <w:p w14:paraId="4D915411"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5B52F268"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182A5EA5"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2C7D91C5"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Am Mittwoch, 04 Juni 2014, hatte Joost van der Dijkstraat im Aqua Shard um 09:00 Uhr einen Tisch für zwei Personen zum Frühstück reserviert.</w:t>
      </w:r>
    </w:p>
    <w:p w14:paraId="684E0463" w14:textId="122924B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Bereits Anfang der 1990er-Jahre gab es Pläne für ein neues Hochhaus im Londoner Stadtteil Southwark am Südufer der Themse. Der ursprüngliche Entwurf sah einen über 400 Meter hohen Wolkenkratzer in Zylinderform vor, der das dritthöchste Hochhaus der Welt werden sollte. Der Entwurf stieß jedoch </w:t>
      </w:r>
      <w:del w:id="6675" w:author="Lektorat Bauer" w:date="2025-03-04T09:03:00Z" w16du:dateUtc="2025-03-04T08:03:00Z">
        <w:r w:rsidRPr="00944672" w:rsidDel="008D69BB">
          <w:rPr>
            <w:rFonts w:ascii="Arial" w:hAnsi="Arial" w:cs="Arial"/>
            <w:sz w:val="24"/>
            <w:szCs w:val="24"/>
          </w:rPr>
          <w:delText xml:space="preserve">in </w:delText>
        </w:r>
      </w:del>
      <w:ins w:id="6676" w:author="Lektorat Bauer" w:date="2025-03-04T09:03:00Z" w16du:dateUtc="2025-03-04T08:03:00Z">
        <w:r w:rsidR="008D69BB">
          <w:rPr>
            <w:rFonts w:ascii="Arial" w:hAnsi="Arial" w:cs="Arial"/>
            <w:sz w:val="24"/>
            <w:szCs w:val="24"/>
          </w:rPr>
          <w:t>bei der</w:t>
        </w:r>
        <w:r w:rsidR="008D69BB" w:rsidRPr="00944672">
          <w:rPr>
            <w:rFonts w:ascii="Arial" w:hAnsi="Arial" w:cs="Arial"/>
            <w:sz w:val="24"/>
            <w:szCs w:val="24"/>
          </w:rPr>
          <w:t xml:space="preserve"> </w:t>
        </w:r>
      </w:ins>
      <w:r w:rsidRPr="00944672">
        <w:rPr>
          <w:rFonts w:ascii="Arial" w:hAnsi="Arial" w:cs="Arial"/>
          <w:sz w:val="24"/>
          <w:szCs w:val="24"/>
        </w:rPr>
        <w:t xml:space="preserve">Öffentlichkeit und </w:t>
      </w:r>
      <w:del w:id="6677" w:author="Lektorat Bauer" w:date="2025-03-04T09:03:00Z" w16du:dateUtc="2025-03-04T08:03:00Z">
        <w:r w:rsidRPr="00944672" w:rsidDel="008D69BB">
          <w:rPr>
            <w:rFonts w:ascii="Arial" w:hAnsi="Arial" w:cs="Arial"/>
            <w:sz w:val="24"/>
            <w:szCs w:val="24"/>
          </w:rPr>
          <w:delText xml:space="preserve">bei </w:delText>
        </w:r>
      </w:del>
      <w:r w:rsidRPr="00944672">
        <w:rPr>
          <w:rFonts w:ascii="Arial" w:hAnsi="Arial" w:cs="Arial"/>
          <w:sz w:val="24"/>
          <w:szCs w:val="24"/>
        </w:rPr>
        <w:t xml:space="preserve">den zuständigen Behörden auf wenig Gegenliebe. Schließlich wurde der Architekt Renzo </w:t>
      </w:r>
      <w:r w:rsidRPr="00944672">
        <w:rPr>
          <w:rFonts w:ascii="Arial" w:hAnsi="Arial" w:cs="Arial"/>
          <w:sz w:val="24"/>
          <w:szCs w:val="24"/>
        </w:rPr>
        <w:lastRenderedPageBreak/>
        <w:t xml:space="preserve">Piano mit einem neuen Entwurf beauftragt. Dieser sah nun ein 309,6 Meter hohes, pyramidenförmiges Gebäude vor. Im Verlauf der Planungen gab es Proteste von Kritikern, die meinten, </w:t>
      </w:r>
      <w:commentRangeStart w:id="6678"/>
      <w:del w:id="6679" w:author="Lektorat Bauer" w:date="2025-03-04T09:03:00Z" w16du:dateUtc="2025-03-04T08:03:00Z">
        <w:r w:rsidRPr="00944672" w:rsidDel="008D69BB">
          <w:rPr>
            <w:rFonts w:ascii="Arial" w:hAnsi="Arial" w:cs="Arial"/>
            <w:sz w:val="24"/>
            <w:szCs w:val="24"/>
          </w:rPr>
          <w:delText>dass</w:delText>
        </w:r>
      </w:del>
      <w:commentRangeEnd w:id="6678"/>
      <w:r w:rsidR="008D69BB">
        <w:rPr>
          <w:rStyle w:val="Kommentarzeichen"/>
        </w:rPr>
        <w:commentReference w:id="6678"/>
      </w:r>
      <w:del w:id="6680" w:author="Lektorat Bauer" w:date="2025-03-04T09:03:00Z" w16du:dateUtc="2025-03-04T08:03:00Z">
        <w:r w:rsidRPr="00944672" w:rsidDel="008D69BB">
          <w:rPr>
            <w:rFonts w:ascii="Arial" w:hAnsi="Arial" w:cs="Arial"/>
            <w:sz w:val="24"/>
            <w:szCs w:val="24"/>
          </w:rPr>
          <w:delText xml:space="preserve"> </w:delText>
        </w:r>
      </w:del>
      <w:r w:rsidRPr="00944672">
        <w:rPr>
          <w:rFonts w:ascii="Arial" w:hAnsi="Arial" w:cs="Arial"/>
          <w:sz w:val="24"/>
          <w:szCs w:val="24"/>
        </w:rPr>
        <w:t xml:space="preserve">ein derartiges Gebäude gegenüber der City </w:t>
      </w:r>
      <w:ins w:id="6681" w:author="Lektorat Bauer" w:date="2025-03-04T09:03:00Z" w16du:dateUtc="2025-03-04T08:03:00Z">
        <w:r w:rsidR="008D69BB">
          <w:rPr>
            <w:rFonts w:ascii="Arial" w:hAnsi="Arial" w:cs="Arial"/>
            <w:sz w:val="24"/>
            <w:szCs w:val="24"/>
          </w:rPr>
          <w:t xml:space="preserve">würde </w:t>
        </w:r>
      </w:ins>
      <w:r w:rsidRPr="00944672">
        <w:rPr>
          <w:rFonts w:ascii="Arial" w:hAnsi="Arial" w:cs="Arial"/>
          <w:sz w:val="24"/>
          <w:szCs w:val="24"/>
        </w:rPr>
        <w:t>dem Stadtbild schaden</w:t>
      </w:r>
      <w:del w:id="6682" w:author="Lektorat Bauer" w:date="2025-03-04T09:03:00Z" w16du:dateUtc="2025-03-04T08:03:00Z">
        <w:r w:rsidRPr="00944672" w:rsidDel="008D69BB">
          <w:rPr>
            <w:rFonts w:ascii="Arial" w:hAnsi="Arial" w:cs="Arial"/>
            <w:sz w:val="24"/>
            <w:szCs w:val="24"/>
          </w:rPr>
          <w:delText xml:space="preserve"> würde</w:delText>
        </w:r>
      </w:del>
      <w:r w:rsidRPr="00944672">
        <w:rPr>
          <w:rFonts w:ascii="Arial" w:hAnsi="Arial" w:cs="Arial"/>
          <w:sz w:val="24"/>
          <w:szCs w:val="24"/>
        </w:rPr>
        <w:t>.</w:t>
      </w:r>
    </w:p>
    <w:p w14:paraId="140B314B" w14:textId="6D0553C8"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Ende 2003 erteilten die Behörden die Baugenehmigung. Im Sommer 2004 wurde mit dem Abriss der ersten auf dem Gelände befindlichen Gebäude begonnen. </w:t>
      </w:r>
      <w:commentRangeStart w:id="6683"/>
      <w:r w:rsidRPr="00944672">
        <w:rPr>
          <w:rFonts w:ascii="Arial" w:hAnsi="Arial" w:cs="Arial"/>
          <w:sz w:val="24"/>
          <w:szCs w:val="24"/>
        </w:rPr>
        <w:t xml:space="preserve">Weitere </w:t>
      </w:r>
      <w:commentRangeEnd w:id="6683"/>
      <w:r w:rsidR="008D69BB">
        <w:rPr>
          <w:rStyle w:val="Kommentarzeichen"/>
        </w:rPr>
        <w:commentReference w:id="6683"/>
      </w:r>
      <w:r w:rsidRPr="00944672">
        <w:rPr>
          <w:rFonts w:ascii="Arial" w:hAnsi="Arial" w:cs="Arial"/>
          <w:sz w:val="24"/>
          <w:szCs w:val="24"/>
        </w:rPr>
        <w:t>Verzögerungen ergaben sich durch das Abspringen sämtlicher Investoren aufgrund der weltweiten Finanzkrise ab</w:t>
      </w:r>
      <w:commentRangeStart w:id="6684"/>
      <w:r w:rsidRPr="00944672">
        <w:rPr>
          <w:rFonts w:ascii="Arial" w:hAnsi="Arial" w:cs="Arial"/>
          <w:sz w:val="24"/>
          <w:szCs w:val="24"/>
        </w:rPr>
        <w:t xml:space="preserve"> 2007</w:t>
      </w:r>
      <w:ins w:id="6685" w:author="Lektorat Bauer" w:date="2025-03-04T09:04:00Z" w16du:dateUtc="2025-03-04T08:04:00Z">
        <w:r w:rsidR="008D69BB">
          <w:rPr>
            <w:rFonts w:ascii="Arial" w:hAnsi="Arial" w:cs="Arial"/>
            <w:sz w:val="24"/>
            <w:szCs w:val="24"/>
          </w:rPr>
          <w:t>.</w:t>
        </w:r>
      </w:ins>
      <w:r w:rsidRPr="00944672">
        <w:rPr>
          <w:rFonts w:ascii="Arial" w:hAnsi="Arial" w:cs="Arial"/>
          <w:sz w:val="24"/>
          <w:szCs w:val="24"/>
        </w:rPr>
        <w:t xml:space="preserve"> </w:t>
      </w:r>
      <w:commentRangeEnd w:id="6684"/>
      <w:r w:rsidR="008D69BB">
        <w:rPr>
          <w:rStyle w:val="Kommentarzeichen"/>
        </w:rPr>
        <w:commentReference w:id="6684"/>
      </w:r>
      <w:del w:id="6686" w:author="Lektorat Bauer" w:date="2025-03-04T09:04:00Z" w16du:dateUtc="2025-03-04T08:04:00Z">
        <w:r w:rsidRPr="00944672" w:rsidDel="008D69BB">
          <w:rPr>
            <w:rFonts w:ascii="Arial" w:hAnsi="Arial" w:cs="Arial"/>
            <w:sz w:val="24"/>
            <w:szCs w:val="24"/>
          </w:rPr>
          <w:delText xml:space="preserve">und der </w:delText>
        </w:r>
      </w:del>
      <w:ins w:id="6687" w:author="Lektorat Bauer" w:date="2025-03-04T09:04:00Z" w16du:dateUtc="2025-03-04T08:04:00Z">
        <w:r w:rsidR="008D69BB">
          <w:rPr>
            <w:rFonts w:ascii="Arial" w:hAnsi="Arial" w:cs="Arial"/>
            <w:sz w:val="24"/>
            <w:szCs w:val="24"/>
          </w:rPr>
          <w:t xml:space="preserve">Der </w:t>
        </w:r>
      </w:ins>
      <w:r w:rsidRPr="00944672">
        <w:rPr>
          <w:rFonts w:ascii="Arial" w:hAnsi="Arial" w:cs="Arial"/>
          <w:sz w:val="24"/>
          <w:szCs w:val="24"/>
        </w:rPr>
        <w:t xml:space="preserve">Baubeginn muste auf März 2009 verschoben </w:t>
      </w:r>
      <w:del w:id="6688" w:author="Lektorat Bauer" w:date="2025-03-04T09:04:00Z" w16du:dateUtc="2025-03-04T08:04:00Z">
        <w:r w:rsidRPr="00944672" w:rsidDel="008D69BB">
          <w:rPr>
            <w:rFonts w:ascii="Arial" w:hAnsi="Arial" w:cs="Arial"/>
            <w:sz w:val="24"/>
            <w:szCs w:val="24"/>
          </w:rPr>
          <w:delText xml:space="preserve">sowie </w:delText>
        </w:r>
      </w:del>
      <w:ins w:id="6689" w:author="Lektorat Bauer" w:date="2025-03-04T09:04:00Z" w16du:dateUtc="2025-03-04T08:04:00Z">
        <w:r w:rsidR="008D69BB">
          <w:rPr>
            <w:rFonts w:ascii="Arial" w:hAnsi="Arial" w:cs="Arial"/>
            <w:sz w:val="24"/>
            <w:szCs w:val="24"/>
          </w:rPr>
          <w:t>und</w:t>
        </w:r>
        <w:r w:rsidR="008D69BB" w:rsidRPr="00944672">
          <w:rPr>
            <w:rFonts w:ascii="Arial" w:hAnsi="Arial" w:cs="Arial"/>
            <w:sz w:val="24"/>
            <w:szCs w:val="24"/>
          </w:rPr>
          <w:t xml:space="preserve"> </w:t>
        </w:r>
      </w:ins>
      <w:r w:rsidRPr="00944672">
        <w:rPr>
          <w:rFonts w:ascii="Arial" w:hAnsi="Arial" w:cs="Arial"/>
          <w:sz w:val="24"/>
          <w:szCs w:val="24"/>
        </w:rPr>
        <w:t xml:space="preserve">die Fertigstellung auf Mai 2012 verlegt werden. Die äußere Struktur wurde Anfang April 2012 vollendet. </w:t>
      </w:r>
    </w:p>
    <w:p w14:paraId="0C6ED03C" w14:textId="7FBF0E9D"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Die Restaurants waren aktuell die angesagtesten Locations in London, und Joost van der Dijkstraat hatte den Tisch </w:t>
      </w:r>
      <w:del w:id="6690" w:author="Lektorat Bauer" w:date="2025-03-04T09:05:00Z" w16du:dateUtc="2025-03-04T08:05:00Z">
        <w:r w:rsidRPr="00944672" w:rsidDel="008D69BB">
          <w:rPr>
            <w:rFonts w:ascii="Arial" w:hAnsi="Arial" w:cs="Arial"/>
            <w:sz w:val="24"/>
            <w:szCs w:val="24"/>
          </w:rPr>
          <w:delText xml:space="preserve">auch </w:delText>
        </w:r>
      </w:del>
      <w:r w:rsidRPr="00944672">
        <w:rPr>
          <w:rFonts w:ascii="Arial" w:hAnsi="Arial" w:cs="Arial"/>
          <w:sz w:val="24"/>
          <w:szCs w:val="24"/>
        </w:rPr>
        <w:t>nur über Beziehungen bekommen.</w:t>
      </w:r>
    </w:p>
    <w:p w14:paraId="123733F0" w14:textId="6D8B9468"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Die Tatsache, dass Joost einen Tisch zum Frühstück im Aqua Shard hatte, diente Stan Lee </w:t>
      </w:r>
      <w:del w:id="6691" w:author="Lektorat Bauer" w:date="2025-03-04T09:05:00Z" w16du:dateUtc="2025-03-04T08:05:00Z">
        <w:r w:rsidRPr="00944672" w:rsidDel="008D69BB">
          <w:rPr>
            <w:rFonts w:ascii="Arial" w:hAnsi="Arial" w:cs="Arial"/>
            <w:sz w:val="24"/>
            <w:szCs w:val="24"/>
          </w:rPr>
          <w:delText xml:space="preserve">auch </w:delText>
        </w:r>
      </w:del>
      <w:r w:rsidRPr="00944672">
        <w:rPr>
          <w:rFonts w:ascii="Arial" w:hAnsi="Arial" w:cs="Arial"/>
          <w:sz w:val="24"/>
          <w:szCs w:val="24"/>
        </w:rPr>
        <w:t xml:space="preserve">als Motivation, sich mit dem Reporter zu treffen. Überhaupt wunderte Stan sich darüber, dass ausgerechnet er, und nicht sein Chef, für ein Interview angefragt worden war. </w:t>
      </w:r>
    </w:p>
    <w:p w14:paraId="6AD0431F" w14:textId="2CF44471"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Joost hatte sich</w:t>
      </w:r>
      <w:del w:id="6692" w:author="Lektorat Bauer" w:date="2025-03-04T09:05:00Z" w16du:dateUtc="2025-03-04T08:05:00Z">
        <w:r w:rsidRPr="00944672" w:rsidDel="008D69BB">
          <w:rPr>
            <w:rFonts w:ascii="Arial" w:hAnsi="Arial" w:cs="Arial"/>
            <w:sz w:val="24"/>
            <w:szCs w:val="24"/>
          </w:rPr>
          <w:delText xml:space="preserve">, vorsichtshalber, </w:delText>
        </w:r>
      </w:del>
      <w:ins w:id="6693" w:author="Lektorat Bauer" w:date="2025-03-04T09:05:00Z" w16du:dateUtc="2025-03-04T08:05:00Z">
        <w:r w:rsidR="008D69BB">
          <w:rPr>
            <w:rFonts w:ascii="Arial" w:hAnsi="Arial" w:cs="Arial"/>
            <w:sz w:val="24"/>
            <w:szCs w:val="24"/>
          </w:rPr>
          <w:t xml:space="preserve"> </w:t>
        </w:r>
      </w:ins>
      <w:r w:rsidRPr="00944672">
        <w:rPr>
          <w:rFonts w:ascii="Arial" w:hAnsi="Arial" w:cs="Arial"/>
          <w:sz w:val="24"/>
          <w:szCs w:val="24"/>
        </w:rPr>
        <w:t xml:space="preserve">zur Terminabsprache </w:t>
      </w:r>
      <w:ins w:id="6694" w:author="Lektorat Bauer" w:date="2025-03-04T09:05:00Z" w16du:dateUtc="2025-03-04T08:05:00Z">
        <w:r w:rsidR="008D69BB">
          <w:rPr>
            <w:rFonts w:ascii="Arial" w:hAnsi="Arial" w:cs="Arial"/>
            <w:sz w:val="24"/>
            <w:szCs w:val="24"/>
          </w:rPr>
          <w:t xml:space="preserve">vorsichtshalber </w:t>
        </w:r>
      </w:ins>
      <w:r w:rsidRPr="00944672">
        <w:rPr>
          <w:rFonts w:ascii="Arial" w:hAnsi="Arial" w:cs="Arial"/>
          <w:sz w:val="24"/>
          <w:szCs w:val="24"/>
        </w:rPr>
        <w:t>an den offiziellen Weg</w:t>
      </w:r>
      <w:del w:id="6695" w:author="Lektorat Bauer" w:date="2025-03-04T09:05:00Z" w16du:dateUtc="2025-03-04T08:05:00Z">
        <w:r w:rsidRPr="00944672" w:rsidDel="008D69BB">
          <w:rPr>
            <w:rFonts w:ascii="Arial" w:hAnsi="Arial" w:cs="Arial"/>
            <w:sz w:val="24"/>
            <w:szCs w:val="24"/>
          </w:rPr>
          <w:delText>,</w:delText>
        </w:r>
      </w:del>
      <w:r w:rsidRPr="00944672">
        <w:rPr>
          <w:rFonts w:ascii="Arial" w:hAnsi="Arial" w:cs="Arial"/>
          <w:sz w:val="24"/>
          <w:szCs w:val="24"/>
        </w:rPr>
        <w:t xml:space="preserve"> über die Presseabteilung</w:t>
      </w:r>
      <w:del w:id="6696" w:author="Lektorat Bauer" w:date="2025-03-04T09:05:00Z" w16du:dateUtc="2025-03-04T08:05:00Z">
        <w:r w:rsidRPr="00944672" w:rsidDel="008D69BB">
          <w:rPr>
            <w:rFonts w:ascii="Arial" w:hAnsi="Arial" w:cs="Arial"/>
            <w:sz w:val="24"/>
            <w:szCs w:val="24"/>
          </w:rPr>
          <w:delText>,</w:delText>
        </w:r>
      </w:del>
      <w:r w:rsidRPr="00944672">
        <w:rPr>
          <w:rFonts w:ascii="Arial" w:hAnsi="Arial" w:cs="Arial"/>
          <w:sz w:val="24"/>
          <w:szCs w:val="24"/>
        </w:rPr>
        <w:t xml:space="preserve"> gehalten, da er nicht wusste, wer Stan war </w:t>
      </w:r>
      <w:del w:id="6697" w:author="Lektorat Bauer" w:date="2025-03-04T09:05:00Z" w16du:dateUtc="2025-03-04T08:05:00Z">
        <w:r w:rsidRPr="00944672" w:rsidDel="008D69BB">
          <w:rPr>
            <w:rFonts w:ascii="Arial" w:hAnsi="Arial" w:cs="Arial"/>
            <w:sz w:val="24"/>
            <w:szCs w:val="24"/>
          </w:rPr>
          <w:delText>bzw.</w:delText>
        </w:r>
      </w:del>
      <w:ins w:id="6698" w:author="Lektorat Bauer" w:date="2025-03-04T09:05:00Z" w16du:dateUtc="2025-03-04T08:05:00Z">
        <w:r w:rsidR="008D69BB">
          <w:rPr>
            <w:rFonts w:ascii="Arial" w:hAnsi="Arial" w:cs="Arial"/>
            <w:sz w:val="24"/>
            <w:szCs w:val="24"/>
          </w:rPr>
          <w:t>oder</w:t>
        </w:r>
      </w:ins>
      <w:r w:rsidRPr="00944672">
        <w:rPr>
          <w:rFonts w:ascii="Arial" w:hAnsi="Arial" w:cs="Arial"/>
          <w:sz w:val="24"/>
          <w:szCs w:val="24"/>
        </w:rPr>
        <w:t xml:space="preserve"> welchen Rang er bekleidete. Für Joost war dieser Termin ein Schuss ins Blaue</w:t>
      </w:r>
      <w:del w:id="6699" w:author="Lektorat Bauer" w:date="2025-03-04T09:05:00Z" w16du:dateUtc="2025-03-04T08:05:00Z">
        <w:r w:rsidRPr="00944672" w:rsidDel="008D69BB">
          <w:rPr>
            <w:rFonts w:ascii="Arial" w:hAnsi="Arial" w:cs="Arial"/>
            <w:sz w:val="24"/>
            <w:szCs w:val="24"/>
          </w:rPr>
          <w:delText>,</w:delText>
        </w:r>
      </w:del>
      <w:ins w:id="6700" w:author="Lektorat Bauer" w:date="2025-03-04T09:05:00Z" w16du:dateUtc="2025-03-04T08:05:00Z">
        <w:r w:rsidR="008D69BB">
          <w:rPr>
            <w:rFonts w:ascii="Arial" w:hAnsi="Arial" w:cs="Arial"/>
            <w:sz w:val="24"/>
            <w:szCs w:val="24"/>
          </w:rPr>
          <w:t>.</w:t>
        </w:r>
      </w:ins>
      <w:r w:rsidRPr="00944672">
        <w:rPr>
          <w:rFonts w:ascii="Arial" w:hAnsi="Arial" w:cs="Arial"/>
          <w:sz w:val="24"/>
          <w:szCs w:val="24"/>
        </w:rPr>
        <w:t xml:space="preserve"> </w:t>
      </w:r>
      <w:del w:id="6701" w:author="Lektorat Bauer" w:date="2025-03-04T09:06:00Z" w16du:dateUtc="2025-03-04T08:06:00Z">
        <w:r w:rsidRPr="00944672" w:rsidDel="008D69BB">
          <w:rPr>
            <w:rFonts w:ascii="Arial" w:hAnsi="Arial" w:cs="Arial"/>
            <w:sz w:val="24"/>
            <w:szCs w:val="24"/>
          </w:rPr>
          <w:delText>und er</w:delText>
        </w:r>
      </w:del>
      <w:ins w:id="6702" w:author="Lektorat Bauer" w:date="2025-03-04T09:06:00Z" w16du:dateUtc="2025-03-04T08:06:00Z">
        <w:r w:rsidR="008D69BB">
          <w:rPr>
            <w:rFonts w:ascii="Arial" w:hAnsi="Arial" w:cs="Arial"/>
            <w:sz w:val="24"/>
            <w:szCs w:val="24"/>
          </w:rPr>
          <w:t>Er</w:t>
        </w:r>
      </w:ins>
      <w:r w:rsidRPr="00944672">
        <w:rPr>
          <w:rFonts w:ascii="Arial" w:hAnsi="Arial" w:cs="Arial"/>
          <w:sz w:val="24"/>
          <w:szCs w:val="24"/>
        </w:rPr>
        <w:t xml:space="preserve"> hoffte, Ansatzpunkte für weitere Recherchen zu erhalten, da alle anderen Wege nirgendwohin geführt hatten.</w:t>
      </w:r>
    </w:p>
    <w:p w14:paraId="52ABDA4C"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Diese Reise nach London sollte seine letzte Investition in dieses Projekt sein. Wenn hier ebenfalls nichts Interessantes bei rumkam, würde er seine Daten gesammelt an Anique weiterleiten.</w:t>
      </w:r>
    </w:p>
    <w:p w14:paraId="25E26DF4"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7AA0E308"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0932AF5B"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787DFCDD" w14:textId="1EEA0A74"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 xml:space="preserve">Um </w:t>
      </w:r>
      <w:ins w:id="6703" w:author="Lektorat Bauer" w:date="2025-03-04T09:06:00Z" w16du:dateUtc="2025-03-04T08:06:00Z">
        <w:r w:rsidR="008D69BB">
          <w:rPr>
            <w:rFonts w:ascii="Arial" w:hAnsi="Arial" w:cs="Arial"/>
            <w:sz w:val="24"/>
            <w:szCs w:val="24"/>
          </w:rPr>
          <w:t>v</w:t>
        </w:r>
      </w:ins>
      <w:del w:id="6704" w:author="Lektorat Bauer" w:date="2025-03-04T09:06:00Z" w16du:dateUtc="2025-03-04T08:06:00Z">
        <w:r w:rsidRPr="00944672" w:rsidDel="008D69BB">
          <w:rPr>
            <w:rFonts w:ascii="Arial" w:hAnsi="Arial" w:cs="Arial"/>
            <w:sz w:val="24"/>
            <w:szCs w:val="24"/>
          </w:rPr>
          <w:delText>V</w:delText>
        </w:r>
      </w:del>
      <w:r w:rsidRPr="00944672">
        <w:rPr>
          <w:rFonts w:ascii="Arial" w:hAnsi="Arial" w:cs="Arial"/>
          <w:sz w:val="24"/>
          <w:szCs w:val="24"/>
        </w:rPr>
        <w:t xml:space="preserve">iertel vor neun Uhr </w:t>
      </w:r>
      <w:del w:id="6705" w:author="Lektorat Bauer" w:date="2025-03-04T09:06:00Z" w16du:dateUtc="2025-03-04T08:06:00Z">
        <w:r w:rsidRPr="00944672" w:rsidDel="008D69BB">
          <w:rPr>
            <w:rFonts w:ascii="Arial" w:hAnsi="Arial" w:cs="Arial"/>
            <w:sz w:val="24"/>
            <w:szCs w:val="24"/>
          </w:rPr>
          <w:delText xml:space="preserve">war </w:delText>
        </w:r>
      </w:del>
      <w:ins w:id="6706" w:author="Lektorat Bauer" w:date="2025-03-04T09:06:00Z" w16du:dateUtc="2025-03-04T08:06:00Z">
        <w:r w:rsidR="008D69BB">
          <w:rPr>
            <w:rFonts w:ascii="Arial" w:hAnsi="Arial" w:cs="Arial"/>
            <w:sz w:val="24"/>
            <w:szCs w:val="24"/>
          </w:rPr>
          <w:t>stand</w:t>
        </w:r>
        <w:r w:rsidR="008D69BB" w:rsidRPr="00944672">
          <w:rPr>
            <w:rFonts w:ascii="Arial" w:hAnsi="Arial" w:cs="Arial"/>
            <w:sz w:val="24"/>
            <w:szCs w:val="24"/>
          </w:rPr>
          <w:t xml:space="preserve"> </w:t>
        </w:r>
      </w:ins>
      <w:r w:rsidRPr="00944672">
        <w:rPr>
          <w:rFonts w:ascii="Arial" w:hAnsi="Arial" w:cs="Arial"/>
          <w:sz w:val="24"/>
          <w:szCs w:val="24"/>
        </w:rPr>
        <w:t>Joost bei der Security im Erdgeschoss der Shard. Wie am Flughafen</w:t>
      </w:r>
      <w:del w:id="6707" w:author="Lektorat Bauer" w:date="2025-03-04T09:06:00Z" w16du:dateUtc="2025-03-04T08:06:00Z">
        <w:r w:rsidRPr="00944672" w:rsidDel="008D69BB">
          <w:rPr>
            <w:rFonts w:ascii="Arial" w:hAnsi="Arial" w:cs="Arial"/>
            <w:sz w:val="24"/>
            <w:szCs w:val="24"/>
          </w:rPr>
          <w:delText>,</w:delText>
        </w:r>
      </w:del>
      <w:r w:rsidRPr="00944672">
        <w:rPr>
          <w:rFonts w:ascii="Arial" w:hAnsi="Arial" w:cs="Arial"/>
          <w:sz w:val="24"/>
          <w:szCs w:val="24"/>
        </w:rPr>
        <w:t xml:space="preserve"> wurden auch hier die Taschen durchleuchtet, bevor man mit dem Fahrstuhl in den 31</w:t>
      </w:r>
      <w:ins w:id="6708" w:author="Lektorat Bauer" w:date="2025-03-04T09:06:00Z" w16du:dateUtc="2025-03-04T08:06:00Z">
        <w:r w:rsidR="008D69BB">
          <w:rPr>
            <w:rFonts w:ascii="Arial" w:hAnsi="Arial" w:cs="Arial"/>
            <w:sz w:val="24"/>
            <w:szCs w:val="24"/>
          </w:rPr>
          <w:t>.</w:t>
        </w:r>
      </w:ins>
      <w:del w:id="6709" w:author="Lektorat Bauer" w:date="2025-03-04T09:06:00Z" w16du:dateUtc="2025-03-04T08:06:00Z">
        <w:r w:rsidRPr="00944672" w:rsidDel="008D69BB">
          <w:rPr>
            <w:rFonts w:ascii="Arial" w:hAnsi="Arial" w:cs="Arial"/>
            <w:sz w:val="24"/>
            <w:szCs w:val="24"/>
          </w:rPr>
          <w:delText>ten</w:delText>
        </w:r>
      </w:del>
      <w:r w:rsidRPr="00944672">
        <w:rPr>
          <w:rFonts w:ascii="Arial" w:hAnsi="Arial" w:cs="Arial"/>
          <w:sz w:val="24"/>
          <w:szCs w:val="24"/>
        </w:rPr>
        <w:t xml:space="preserve"> Stock fahren durfte. So </w:t>
      </w:r>
      <w:del w:id="6710" w:author="Lektorat Bauer" w:date="2025-03-04T09:06:00Z" w16du:dateUtc="2025-03-04T08:06:00Z">
        <w:r w:rsidRPr="00944672" w:rsidDel="008D69BB">
          <w:rPr>
            <w:rFonts w:ascii="Arial" w:hAnsi="Arial" w:cs="Arial"/>
            <w:sz w:val="24"/>
            <w:szCs w:val="24"/>
          </w:rPr>
          <w:delText xml:space="preserve">war </w:delText>
        </w:r>
      </w:del>
      <w:ins w:id="6711" w:author="Lektorat Bauer" w:date="2025-03-04T09:06:00Z" w16du:dateUtc="2025-03-04T08:06:00Z">
        <w:r w:rsidR="008D69BB">
          <w:rPr>
            <w:rFonts w:ascii="Arial" w:hAnsi="Arial" w:cs="Arial"/>
            <w:sz w:val="24"/>
            <w:szCs w:val="24"/>
          </w:rPr>
          <w:t>erreichte</w:t>
        </w:r>
        <w:r w:rsidR="008D69BB" w:rsidRPr="00944672">
          <w:rPr>
            <w:rFonts w:ascii="Arial" w:hAnsi="Arial" w:cs="Arial"/>
            <w:sz w:val="24"/>
            <w:szCs w:val="24"/>
          </w:rPr>
          <w:t xml:space="preserve"> </w:t>
        </w:r>
      </w:ins>
      <w:r w:rsidRPr="00944672">
        <w:rPr>
          <w:rFonts w:ascii="Arial" w:hAnsi="Arial" w:cs="Arial"/>
          <w:sz w:val="24"/>
          <w:szCs w:val="24"/>
        </w:rPr>
        <w:t xml:space="preserve">Joost </w:t>
      </w:r>
      <w:del w:id="6712" w:author="Lektorat Bauer" w:date="2025-03-04T09:07:00Z" w16du:dateUtc="2025-03-04T08:07:00Z">
        <w:r w:rsidRPr="00944672" w:rsidDel="008D69BB">
          <w:rPr>
            <w:rFonts w:ascii="Arial" w:hAnsi="Arial" w:cs="Arial"/>
            <w:sz w:val="24"/>
            <w:szCs w:val="24"/>
          </w:rPr>
          <w:delText xml:space="preserve">dann </w:delText>
        </w:r>
      </w:del>
      <w:r w:rsidRPr="00944672">
        <w:rPr>
          <w:rFonts w:ascii="Arial" w:hAnsi="Arial" w:cs="Arial"/>
          <w:sz w:val="24"/>
          <w:szCs w:val="24"/>
        </w:rPr>
        <w:t xml:space="preserve">fünf Minuten vor neun </w:t>
      </w:r>
      <w:del w:id="6713" w:author="Lektorat Bauer" w:date="2025-03-04T09:07:00Z" w16du:dateUtc="2025-03-04T08:07:00Z">
        <w:r w:rsidRPr="00944672" w:rsidDel="008D69BB">
          <w:rPr>
            <w:rFonts w:ascii="Arial" w:hAnsi="Arial" w:cs="Arial"/>
            <w:sz w:val="24"/>
            <w:szCs w:val="24"/>
          </w:rPr>
          <w:delText xml:space="preserve">am </w:delText>
        </w:r>
      </w:del>
      <w:ins w:id="6714" w:author="Lektorat Bauer" w:date="2025-03-04T09:07:00Z" w16du:dateUtc="2025-03-04T08:07:00Z">
        <w:r w:rsidR="008D69BB">
          <w:rPr>
            <w:rFonts w:ascii="Arial" w:hAnsi="Arial" w:cs="Arial"/>
            <w:sz w:val="24"/>
            <w:szCs w:val="24"/>
          </w:rPr>
          <w:t>den</w:t>
        </w:r>
        <w:r w:rsidR="008D69BB" w:rsidRPr="00944672">
          <w:rPr>
            <w:rFonts w:ascii="Arial" w:hAnsi="Arial" w:cs="Arial"/>
            <w:sz w:val="24"/>
            <w:szCs w:val="24"/>
          </w:rPr>
          <w:t xml:space="preserve"> </w:t>
        </w:r>
      </w:ins>
      <w:r w:rsidRPr="00944672">
        <w:rPr>
          <w:rFonts w:ascii="Arial" w:hAnsi="Arial" w:cs="Arial"/>
          <w:sz w:val="24"/>
          <w:szCs w:val="24"/>
        </w:rPr>
        <w:t>Empfang des Shard.</w:t>
      </w:r>
    </w:p>
    <w:p w14:paraId="2AD29CE0" w14:textId="77777777" w:rsidR="008D69BB" w:rsidRDefault="00944672" w:rsidP="00623B68">
      <w:pPr>
        <w:autoSpaceDE w:val="0"/>
        <w:autoSpaceDN w:val="0"/>
        <w:adjustRightInd w:val="0"/>
        <w:spacing w:after="0" w:line="360" w:lineRule="auto"/>
        <w:ind w:firstLine="227"/>
        <w:jc w:val="both"/>
        <w:rPr>
          <w:ins w:id="6715" w:author="Lektorat Bauer" w:date="2025-03-04T09:07:00Z" w16du:dateUtc="2025-03-04T08:07:00Z"/>
          <w:rFonts w:ascii="Arial" w:hAnsi="Arial" w:cs="Arial"/>
          <w:sz w:val="24"/>
          <w:szCs w:val="24"/>
        </w:rPr>
      </w:pPr>
      <w:r w:rsidRPr="00944672">
        <w:rPr>
          <w:rFonts w:ascii="Arial" w:hAnsi="Arial" w:cs="Arial"/>
          <w:sz w:val="24"/>
          <w:szCs w:val="24"/>
        </w:rPr>
        <w:lastRenderedPageBreak/>
        <w:t xml:space="preserve">„Guten Morgen, mein Name ist Joost van der Dijkstraat, ich habe einen Tisch für zwei Personen reserviert.“ </w:t>
      </w:r>
    </w:p>
    <w:p w14:paraId="2F39CEBC" w14:textId="77777777" w:rsidR="008D69BB" w:rsidRDefault="00944672" w:rsidP="00623B68">
      <w:pPr>
        <w:autoSpaceDE w:val="0"/>
        <w:autoSpaceDN w:val="0"/>
        <w:adjustRightInd w:val="0"/>
        <w:spacing w:after="0" w:line="360" w:lineRule="auto"/>
        <w:ind w:firstLine="227"/>
        <w:jc w:val="both"/>
        <w:rPr>
          <w:ins w:id="6716" w:author="Lektorat Bauer" w:date="2025-03-04T09:07:00Z" w16du:dateUtc="2025-03-04T08:07:00Z"/>
          <w:rFonts w:ascii="Arial" w:hAnsi="Arial" w:cs="Arial"/>
          <w:sz w:val="24"/>
          <w:szCs w:val="24"/>
        </w:rPr>
      </w:pPr>
      <w:r w:rsidRPr="00944672">
        <w:rPr>
          <w:rFonts w:ascii="Arial" w:hAnsi="Arial" w:cs="Arial"/>
          <w:sz w:val="24"/>
          <w:szCs w:val="24"/>
        </w:rPr>
        <w:t xml:space="preserve">„Goedemorgen mijn heer.“ Ein </w:t>
      </w:r>
      <w:commentRangeStart w:id="6717"/>
      <w:r w:rsidRPr="00944672">
        <w:rPr>
          <w:rFonts w:ascii="Arial" w:hAnsi="Arial" w:cs="Arial"/>
          <w:sz w:val="24"/>
          <w:szCs w:val="24"/>
        </w:rPr>
        <w:t xml:space="preserve">breites Grinsen, </w:t>
      </w:r>
      <w:commentRangeEnd w:id="6717"/>
      <w:r w:rsidR="008D69BB">
        <w:rPr>
          <w:rStyle w:val="Kommentarzeichen"/>
        </w:rPr>
        <w:commentReference w:id="6717"/>
      </w:r>
      <w:r w:rsidRPr="00944672">
        <w:rPr>
          <w:rFonts w:ascii="Arial" w:hAnsi="Arial" w:cs="Arial"/>
          <w:sz w:val="24"/>
          <w:szCs w:val="24"/>
        </w:rPr>
        <w:t xml:space="preserve">dann wieder </w:t>
      </w:r>
      <w:del w:id="6718" w:author="Lektorat Bauer" w:date="2025-03-04T09:07:00Z" w16du:dateUtc="2025-03-04T08:07:00Z">
        <w:r w:rsidRPr="00944672" w:rsidDel="008D69BB">
          <w:rPr>
            <w:rFonts w:ascii="Arial" w:hAnsi="Arial" w:cs="Arial"/>
            <w:sz w:val="24"/>
            <w:szCs w:val="24"/>
          </w:rPr>
          <w:delText>e</w:delText>
        </w:r>
      </w:del>
      <w:ins w:id="6719" w:author="Lektorat Bauer" w:date="2025-03-04T09:07:00Z" w16du:dateUtc="2025-03-04T08:07:00Z">
        <w:r w:rsidR="008D69BB">
          <w:rPr>
            <w:rFonts w:ascii="Arial" w:hAnsi="Arial" w:cs="Arial"/>
            <w:sz w:val="24"/>
            <w:szCs w:val="24"/>
          </w:rPr>
          <w:t>E</w:t>
        </w:r>
      </w:ins>
      <w:r w:rsidRPr="00944672">
        <w:rPr>
          <w:rFonts w:ascii="Arial" w:hAnsi="Arial" w:cs="Arial"/>
          <w:sz w:val="24"/>
          <w:szCs w:val="24"/>
        </w:rPr>
        <w:t>nglisch: „Mein Name ist Sylvie. Schön</w:t>
      </w:r>
      <w:ins w:id="6720" w:author="Lektorat Bauer" w:date="2025-03-04T09:07:00Z" w16du:dateUtc="2025-03-04T08:07:00Z">
        <w:r w:rsidR="008D69BB">
          <w:rPr>
            <w:rFonts w:ascii="Arial" w:hAnsi="Arial" w:cs="Arial"/>
            <w:sz w:val="24"/>
            <w:szCs w:val="24"/>
          </w:rPr>
          <w:t>,</w:t>
        </w:r>
      </w:ins>
      <w:r w:rsidRPr="00944672">
        <w:rPr>
          <w:rFonts w:ascii="Arial" w:hAnsi="Arial" w:cs="Arial"/>
          <w:sz w:val="24"/>
          <w:szCs w:val="24"/>
        </w:rPr>
        <w:t xml:space="preserve"> dass Sie zu uns kommen. Wir haben heute einen Tisch am Fenster für Sie. Ich würde Sie gern schon zu Ihrem Tisch begleiten. Ihre</w:t>
      </w:r>
      <w:ins w:id="6721" w:author="Lektorat Bauer" w:date="2025-03-04T09:07:00Z" w16du:dateUtc="2025-03-04T08:07:00Z">
        <w:r w:rsidR="008D69BB">
          <w:rPr>
            <w:rFonts w:ascii="Arial" w:hAnsi="Arial" w:cs="Arial"/>
            <w:sz w:val="24"/>
            <w:szCs w:val="24"/>
          </w:rPr>
          <w:t>m</w:t>
        </w:r>
      </w:ins>
      <w:del w:id="6722" w:author="Lektorat Bauer" w:date="2025-03-04T09:07:00Z" w16du:dateUtc="2025-03-04T08:07:00Z">
        <w:r w:rsidRPr="00944672" w:rsidDel="008D69BB">
          <w:rPr>
            <w:rFonts w:ascii="Arial" w:hAnsi="Arial" w:cs="Arial"/>
            <w:sz w:val="24"/>
            <w:szCs w:val="24"/>
          </w:rPr>
          <w:delText>n</w:delText>
        </w:r>
      </w:del>
      <w:r w:rsidRPr="00944672">
        <w:rPr>
          <w:rFonts w:ascii="Arial" w:hAnsi="Arial" w:cs="Arial"/>
          <w:sz w:val="24"/>
          <w:szCs w:val="24"/>
        </w:rPr>
        <w:t xml:space="preserve"> Gast zeige ich dann später den Weg.“ </w:t>
      </w:r>
    </w:p>
    <w:p w14:paraId="145A9D14" w14:textId="2A12D31D"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„Heel erg bedankt Sylvie.“ Jetzt </w:t>
      </w:r>
      <w:commentRangeStart w:id="6723"/>
      <w:r w:rsidRPr="00944672">
        <w:rPr>
          <w:rFonts w:ascii="Arial" w:hAnsi="Arial" w:cs="Arial"/>
          <w:sz w:val="24"/>
          <w:szCs w:val="24"/>
        </w:rPr>
        <w:t>grinste</w:t>
      </w:r>
      <w:commentRangeEnd w:id="6723"/>
      <w:r w:rsidR="008D69BB">
        <w:rPr>
          <w:rStyle w:val="Kommentarzeichen"/>
        </w:rPr>
        <w:commentReference w:id="6723"/>
      </w:r>
      <w:r w:rsidRPr="00944672">
        <w:rPr>
          <w:rFonts w:ascii="Arial" w:hAnsi="Arial" w:cs="Arial"/>
          <w:sz w:val="24"/>
          <w:szCs w:val="24"/>
        </w:rPr>
        <w:t xml:space="preserve"> Joost.</w:t>
      </w:r>
    </w:p>
    <w:p w14:paraId="7348C63B" w14:textId="444B6CD1"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del w:id="6724" w:author="Lektorat Bauer" w:date="2025-03-04T09:08:00Z" w16du:dateUtc="2025-03-04T08:08:00Z">
        <w:r w:rsidRPr="00944672" w:rsidDel="008D69BB">
          <w:rPr>
            <w:rFonts w:ascii="Arial" w:hAnsi="Arial" w:cs="Arial"/>
            <w:sz w:val="24"/>
            <w:szCs w:val="24"/>
          </w:rPr>
          <w:delText xml:space="preserve">Mitarbeiter </w:delText>
        </w:r>
      </w:del>
      <w:ins w:id="6725" w:author="Lektorat Bauer" w:date="2025-03-04T09:08:00Z" w16du:dateUtc="2025-03-04T08:08:00Z">
        <w:r w:rsidR="008D69BB">
          <w:rPr>
            <w:rFonts w:ascii="Arial" w:hAnsi="Arial" w:cs="Arial"/>
            <w:sz w:val="24"/>
            <w:szCs w:val="24"/>
          </w:rPr>
          <w:t>Menschen</w:t>
        </w:r>
        <w:r w:rsidR="008D69BB" w:rsidRPr="00944672">
          <w:rPr>
            <w:rFonts w:ascii="Arial" w:hAnsi="Arial" w:cs="Arial"/>
            <w:sz w:val="24"/>
            <w:szCs w:val="24"/>
          </w:rPr>
          <w:t xml:space="preserve"> </w:t>
        </w:r>
      </w:ins>
      <w:r w:rsidRPr="00944672">
        <w:rPr>
          <w:rFonts w:ascii="Arial" w:hAnsi="Arial" w:cs="Arial"/>
          <w:sz w:val="24"/>
          <w:szCs w:val="24"/>
        </w:rPr>
        <w:t>aus aller Welt arbeiteten in London</w:t>
      </w:r>
      <w:ins w:id="6726" w:author="Lektorat Bauer" w:date="2025-03-04T09:08:00Z" w16du:dateUtc="2025-03-04T08:08:00Z">
        <w:r w:rsidR="008D69BB">
          <w:rPr>
            <w:rFonts w:ascii="Arial" w:hAnsi="Arial" w:cs="Arial"/>
            <w:sz w:val="24"/>
            <w:szCs w:val="24"/>
          </w:rPr>
          <w:t>.</w:t>
        </w:r>
      </w:ins>
      <w:del w:id="6727" w:author="Lektorat Bauer" w:date="2025-03-04T09:08:00Z" w16du:dateUtc="2025-03-04T08:08:00Z">
        <w:r w:rsidRPr="00944672" w:rsidDel="008D69BB">
          <w:rPr>
            <w:rFonts w:ascii="Arial" w:hAnsi="Arial" w:cs="Arial"/>
            <w:sz w:val="24"/>
            <w:szCs w:val="24"/>
          </w:rPr>
          <w:delText>,</w:delText>
        </w:r>
      </w:del>
      <w:r w:rsidRPr="00944672">
        <w:rPr>
          <w:rFonts w:ascii="Arial" w:hAnsi="Arial" w:cs="Arial"/>
          <w:sz w:val="24"/>
          <w:szCs w:val="24"/>
        </w:rPr>
        <w:t xml:space="preserve"> </w:t>
      </w:r>
      <w:ins w:id="6728" w:author="Lektorat Bauer" w:date="2025-03-04T09:08:00Z" w16du:dateUtc="2025-03-04T08:08:00Z">
        <w:r w:rsidR="008D69BB">
          <w:rPr>
            <w:rFonts w:ascii="Arial" w:hAnsi="Arial" w:cs="Arial"/>
            <w:sz w:val="24"/>
            <w:szCs w:val="24"/>
          </w:rPr>
          <w:t>H</w:t>
        </w:r>
      </w:ins>
      <w:del w:id="6729" w:author="Lektorat Bauer" w:date="2025-03-04T09:08:00Z" w16du:dateUtc="2025-03-04T08:08:00Z">
        <w:r w:rsidRPr="00944672" w:rsidDel="008D69BB">
          <w:rPr>
            <w:rFonts w:ascii="Arial" w:hAnsi="Arial" w:cs="Arial"/>
            <w:sz w:val="24"/>
            <w:szCs w:val="24"/>
          </w:rPr>
          <w:delText>h</w:delText>
        </w:r>
      </w:del>
      <w:r w:rsidRPr="00944672">
        <w:rPr>
          <w:rFonts w:ascii="Arial" w:hAnsi="Arial" w:cs="Arial"/>
          <w:sz w:val="24"/>
          <w:szCs w:val="24"/>
        </w:rPr>
        <w:t xml:space="preserve">eute hatte Joost Sylvie, aus Kerkrade erwischt, und beide freuten sich über ein paar Worte </w:t>
      </w:r>
      <w:del w:id="6730" w:author="Lektorat Bauer" w:date="2025-03-04T09:08:00Z" w16du:dateUtc="2025-03-04T08:08:00Z">
        <w:r w:rsidRPr="00944672" w:rsidDel="008D69BB">
          <w:rPr>
            <w:rFonts w:ascii="Arial" w:hAnsi="Arial" w:cs="Arial"/>
            <w:sz w:val="24"/>
            <w:szCs w:val="24"/>
          </w:rPr>
          <w:delText xml:space="preserve">in </w:delText>
        </w:r>
      </w:del>
      <w:r w:rsidRPr="00944672">
        <w:rPr>
          <w:rFonts w:ascii="Arial" w:hAnsi="Arial" w:cs="Arial"/>
          <w:sz w:val="24"/>
          <w:szCs w:val="24"/>
        </w:rPr>
        <w:t>Niederländisch.</w:t>
      </w:r>
    </w:p>
    <w:p w14:paraId="49E9A797" w14:textId="74E49ACA"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Joost vermutete, dass er deswegen auch den Tisch am Fenster erhalten hatte, aber er wollte nichts sagen, sondern genoss den Ausblick Richtung St. Paul</w:t>
      </w:r>
      <w:ins w:id="6731" w:author="Lektorat Bauer" w:date="2025-03-04T09:09:00Z" w16du:dateUtc="2025-03-04T08:09:00Z">
        <w:r w:rsidR="008D69BB">
          <w:rPr>
            <w:rFonts w:ascii="Arial" w:hAnsi="Arial" w:cs="Arial"/>
            <w:sz w:val="24"/>
            <w:szCs w:val="24"/>
          </w:rPr>
          <w:t>’</w:t>
        </w:r>
      </w:ins>
      <w:r w:rsidRPr="00944672">
        <w:rPr>
          <w:rFonts w:ascii="Arial" w:hAnsi="Arial" w:cs="Arial"/>
          <w:sz w:val="24"/>
          <w:szCs w:val="24"/>
        </w:rPr>
        <w:t xml:space="preserve">s Cathedral, aus den bodentiefen Fenstern des </w:t>
      </w:r>
      <w:del w:id="6732" w:author="Lektorat Bauer" w:date="2025-03-04T09:09:00Z" w16du:dateUtc="2025-03-04T08:09:00Z">
        <w:r w:rsidRPr="00944672" w:rsidDel="008D69BB">
          <w:rPr>
            <w:rFonts w:ascii="Arial" w:hAnsi="Arial" w:cs="Arial"/>
            <w:sz w:val="24"/>
            <w:szCs w:val="24"/>
          </w:rPr>
          <w:delText>Auqa</w:delText>
        </w:r>
      </w:del>
      <w:ins w:id="6733" w:author="Lektorat Bauer" w:date="2025-03-04T09:09:00Z" w16du:dateUtc="2025-03-04T08:09:00Z">
        <w:r w:rsidR="008D69BB">
          <w:rPr>
            <w:rFonts w:ascii="Arial" w:hAnsi="Arial" w:cs="Arial"/>
            <w:sz w:val="24"/>
            <w:szCs w:val="24"/>
          </w:rPr>
          <w:t>Shard</w:t>
        </w:r>
      </w:ins>
      <w:r w:rsidRPr="00944672">
        <w:rPr>
          <w:rFonts w:ascii="Arial" w:hAnsi="Arial" w:cs="Arial"/>
          <w:sz w:val="24"/>
          <w:szCs w:val="24"/>
        </w:rPr>
        <w:t>.</w:t>
      </w:r>
    </w:p>
    <w:p w14:paraId="23CF23E6" w14:textId="7B4A8D10"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„Kann ich Ihnen schon etwas bringen, bevor Ihr Gast kommt?“</w:t>
      </w:r>
      <w:ins w:id="6734" w:author="Lektorat Bauer" w:date="2025-03-04T09:09:00Z" w16du:dateUtc="2025-03-04T08:09:00Z">
        <w:r w:rsidR="008D69BB">
          <w:rPr>
            <w:rFonts w:ascii="Arial" w:hAnsi="Arial" w:cs="Arial"/>
            <w:sz w:val="24"/>
            <w:szCs w:val="24"/>
          </w:rPr>
          <w:t>,</w:t>
        </w:r>
      </w:ins>
      <w:r w:rsidRPr="00944672">
        <w:rPr>
          <w:rFonts w:ascii="Arial" w:hAnsi="Arial" w:cs="Arial"/>
          <w:sz w:val="24"/>
          <w:szCs w:val="24"/>
        </w:rPr>
        <w:t xml:space="preserve"> </w:t>
      </w:r>
      <w:ins w:id="6735" w:author="Lektorat Bauer" w:date="2025-03-04T09:09:00Z" w16du:dateUtc="2025-03-04T08:09:00Z">
        <w:r w:rsidR="008D69BB">
          <w:rPr>
            <w:rFonts w:ascii="Arial" w:hAnsi="Arial" w:cs="Arial"/>
            <w:sz w:val="24"/>
            <w:szCs w:val="24"/>
          </w:rPr>
          <w:t>f</w:t>
        </w:r>
      </w:ins>
      <w:del w:id="6736" w:author="Lektorat Bauer" w:date="2025-03-04T09:09:00Z" w16du:dateUtc="2025-03-04T08:09:00Z">
        <w:r w:rsidRPr="00944672" w:rsidDel="008D69BB">
          <w:rPr>
            <w:rFonts w:ascii="Arial" w:hAnsi="Arial" w:cs="Arial"/>
            <w:sz w:val="24"/>
            <w:szCs w:val="24"/>
          </w:rPr>
          <w:delText>F</w:delText>
        </w:r>
      </w:del>
      <w:r w:rsidRPr="00944672">
        <w:rPr>
          <w:rFonts w:ascii="Arial" w:hAnsi="Arial" w:cs="Arial"/>
          <w:sz w:val="24"/>
          <w:szCs w:val="24"/>
        </w:rPr>
        <w:t>ragte Sylvie, und Joost entschloss sich spontan</w:t>
      </w:r>
      <w:del w:id="6737" w:author="Lektorat Bauer" w:date="2025-03-04T09:09:00Z" w16du:dateUtc="2025-03-04T08:09:00Z">
        <w:r w:rsidRPr="00944672" w:rsidDel="008D69BB">
          <w:rPr>
            <w:rFonts w:ascii="Arial" w:hAnsi="Arial" w:cs="Arial"/>
            <w:sz w:val="24"/>
            <w:szCs w:val="24"/>
          </w:rPr>
          <w:delText>, „</w:delText>
        </w:r>
        <w:commentRangeStart w:id="6738"/>
        <w:r w:rsidRPr="00944672" w:rsidDel="008D69BB">
          <w:rPr>
            <w:rFonts w:ascii="Arial" w:hAnsi="Arial" w:cs="Arial"/>
            <w:sz w:val="24"/>
            <w:szCs w:val="24"/>
          </w:rPr>
          <w:delText>Gern, ein Orangensaft wäre schön.“</w:delText>
        </w:r>
      </w:del>
      <w:ins w:id="6739" w:author="Lektorat Bauer" w:date="2025-03-04T09:09:00Z" w16du:dateUtc="2025-03-04T08:09:00Z">
        <w:r w:rsidR="008D69BB">
          <w:rPr>
            <w:rFonts w:ascii="Arial" w:hAnsi="Arial" w:cs="Arial"/>
            <w:sz w:val="24"/>
            <w:szCs w:val="24"/>
          </w:rPr>
          <w:t xml:space="preserve"> zu einem Orangensaft</w:t>
        </w:r>
        <w:commentRangeEnd w:id="6738"/>
        <w:r w:rsidR="008D69BB">
          <w:rPr>
            <w:rStyle w:val="Kommentarzeichen"/>
          </w:rPr>
          <w:commentReference w:id="6738"/>
        </w:r>
        <w:r w:rsidR="008D69BB">
          <w:rPr>
            <w:rFonts w:ascii="Arial" w:hAnsi="Arial" w:cs="Arial"/>
            <w:sz w:val="24"/>
            <w:szCs w:val="24"/>
          </w:rPr>
          <w:t>.</w:t>
        </w:r>
      </w:ins>
      <w:r w:rsidRPr="00944672">
        <w:rPr>
          <w:rFonts w:ascii="Arial" w:hAnsi="Arial" w:cs="Arial"/>
          <w:sz w:val="24"/>
          <w:szCs w:val="24"/>
        </w:rPr>
        <w:t xml:space="preserve"> Mit einem </w:t>
      </w:r>
      <w:del w:id="6740" w:author="Lektorat Bauer" w:date="2025-03-04T09:10:00Z" w16du:dateUtc="2025-03-04T08:10:00Z">
        <w:r w:rsidRPr="00944672" w:rsidDel="008D69BB">
          <w:rPr>
            <w:rFonts w:ascii="Arial" w:hAnsi="Arial" w:cs="Arial"/>
            <w:sz w:val="24"/>
            <w:szCs w:val="24"/>
          </w:rPr>
          <w:delText>lächeln</w:delText>
        </w:r>
      </w:del>
      <w:ins w:id="6741" w:author="Lektorat Bauer" w:date="2025-03-04T09:10:00Z" w16du:dateUtc="2025-03-04T08:10:00Z">
        <w:r w:rsidR="008D69BB" w:rsidRPr="00944672">
          <w:rPr>
            <w:rFonts w:ascii="Arial" w:hAnsi="Arial" w:cs="Arial"/>
            <w:sz w:val="24"/>
            <w:szCs w:val="24"/>
          </w:rPr>
          <w:t>Lächeln</w:t>
        </w:r>
      </w:ins>
      <w:r w:rsidRPr="00944672">
        <w:rPr>
          <w:rFonts w:ascii="Arial" w:hAnsi="Arial" w:cs="Arial"/>
          <w:sz w:val="24"/>
          <w:szCs w:val="24"/>
        </w:rPr>
        <w:t xml:space="preserve"> verabschiedete sich Sylvie, um kurz darauf mit einem Glas Orangensaft</w:t>
      </w:r>
      <w:del w:id="6742" w:author="Lektorat Bauer" w:date="2025-03-04T09:10:00Z" w16du:dateUtc="2025-03-04T08:10:00Z">
        <w:r w:rsidRPr="00944672" w:rsidDel="008D69BB">
          <w:rPr>
            <w:rFonts w:ascii="Arial" w:hAnsi="Arial" w:cs="Arial"/>
            <w:sz w:val="24"/>
            <w:szCs w:val="24"/>
          </w:rPr>
          <w:delText>,</w:delText>
        </w:r>
      </w:del>
      <w:r w:rsidRPr="00944672">
        <w:rPr>
          <w:rFonts w:ascii="Arial" w:hAnsi="Arial" w:cs="Arial"/>
          <w:sz w:val="24"/>
          <w:szCs w:val="24"/>
        </w:rPr>
        <w:t xml:space="preserve"> auf einem kleinen Tablett</w:t>
      </w:r>
      <w:del w:id="6743" w:author="Lektorat Bauer" w:date="2025-03-04T09:10:00Z" w16du:dateUtc="2025-03-04T08:10:00Z">
        <w:r w:rsidRPr="00944672" w:rsidDel="008D69BB">
          <w:rPr>
            <w:rFonts w:ascii="Arial" w:hAnsi="Arial" w:cs="Arial"/>
            <w:sz w:val="24"/>
            <w:szCs w:val="24"/>
          </w:rPr>
          <w:delText>,</w:delText>
        </w:r>
      </w:del>
      <w:r w:rsidRPr="00944672">
        <w:rPr>
          <w:rFonts w:ascii="Arial" w:hAnsi="Arial" w:cs="Arial"/>
          <w:sz w:val="24"/>
          <w:szCs w:val="24"/>
        </w:rPr>
        <w:t xml:space="preserve"> zurückzukommen. </w:t>
      </w:r>
    </w:p>
    <w:p w14:paraId="5CA0F270" w14:textId="080DC5FA"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Joost nippte an seinem Orangensaft und blickte verträumt aus dem Fenster, als Sylvie am Tisch erschien und ihn ansprach: „Herr van der Dijkstraat?</w:t>
      </w:r>
      <w:commentRangeStart w:id="6744"/>
      <w:del w:id="6745" w:author="Lektorat Bauer" w:date="2025-03-04T09:10:00Z" w16du:dateUtc="2025-03-04T08:10:00Z">
        <w:r w:rsidRPr="00944672" w:rsidDel="008D69BB">
          <w:rPr>
            <w:rFonts w:ascii="Arial" w:hAnsi="Arial" w:cs="Arial"/>
            <w:sz w:val="24"/>
            <w:szCs w:val="24"/>
          </w:rPr>
          <w:delText>!</w:delText>
        </w:r>
      </w:del>
      <w:r w:rsidRPr="00944672">
        <w:rPr>
          <w:rFonts w:ascii="Arial" w:hAnsi="Arial" w:cs="Arial"/>
          <w:sz w:val="24"/>
          <w:szCs w:val="24"/>
        </w:rPr>
        <w:t xml:space="preserve"> </w:t>
      </w:r>
      <w:commentRangeEnd w:id="6744"/>
      <w:r w:rsidR="008D69BB">
        <w:rPr>
          <w:rStyle w:val="Kommentarzeichen"/>
        </w:rPr>
        <w:commentReference w:id="6744"/>
      </w:r>
      <w:r w:rsidRPr="00944672">
        <w:rPr>
          <w:rFonts w:ascii="Arial" w:hAnsi="Arial" w:cs="Arial"/>
          <w:sz w:val="24"/>
          <w:szCs w:val="24"/>
        </w:rPr>
        <w:t xml:space="preserve">Ihr Gast Herr Lee ist angekommen.“ </w:t>
      </w:r>
      <w:del w:id="6746" w:author="Lektorat Bauer" w:date="2025-03-04T09:11:00Z" w16du:dateUtc="2025-03-04T08:11:00Z">
        <w:r w:rsidRPr="00944672" w:rsidDel="008D69BB">
          <w:rPr>
            <w:rFonts w:ascii="Arial" w:hAnsi="Arial" w:cs="Arial"/>
            <w:sz w:val="24"/>
            <w:szCs w:val="24"/>
          </w:rPr>
          <w:delText xml:space="preserve">„Oh, </w:delText>
        </w:r>
        <w:commentRangeStart w:id="6747"/>
        <w:r w:rsidRPr="00944672" w:rsidDel="008D69BB">
          <w:rPr>
            <w:rFonts w:ascii="Arial" w:hAnsi="Arial" w:cs="Arial"/>
            <w:sz w:val="24"/>
            <w:szCs w:val="24"/>
          </w:rPr>
          <w:delText>sorry, ich war in den Blick auf das morgendliche London vertieft.“ Entschuldigte sich Joost bei Stan Lee, und drehte sich</w:delText>
        </w:r>
      </w:del>
      <w:commentRangeEnd w:id="6747"/>
      <w:r w:rsidR="008D69BB">
        <w:rPr>
          <w:rStyle w:val="Kommentarzeichen"/>
        </w:rPr>
        <w:commentReference w:id="6747"/>
      </w:r>
      <w:del w:id="6748" w:author="Lektorat Bauer" w:date="2025-03-04T09:11:00Z" w16du:dateUtc="2025-03-04T08:11:00Z">
        <w:r w:rsidRPr="00944672" w:rsidDel="008D69BB">
          <w:rPr>
            <w:rFonts w:ascii="Arial" w:hAnsi="Arial" w:cs="Arial"/>
            <w:sz w:val="24"/>
            <w:szCs w:val="24"/>
          </w:rPr>
          <w:delText xml:space="preserve"> zu Sylvie,</w:delText>
        </w:r>
      </w:del>
      <w:ins w:id="6749" w:author="Lektorat Bauer" w:date="2025-03-04T09:11:00Z" w16du:dateUtc="2025-03-04T08:11:00Z">
        <w:r w:rsidR="008D69BB">
          <w:rPr>
            <w:rFonts w:ascii="Arial" w:hAnsi="Arial" w:cs="Arial"/>
            <w:sz w:val="24"/>
            <w:szCs w:val="24"/>
          </w:rPr>
          <w:t>Joost wurde aus seinen Gedanken gerissen.</w:t>
        </w:r>
      </w:ins>
      <w:r w:rsidRPr="00944672">
        <w:rPr>
          <w:rFonts w:ascii="Arial" w:hAnsi="Arial" w:cs="Arial"/>
          <w:sz w:val="24"/>
          <w:szCs w:val="24"/>
        </w:rPr>
        <w:t xml:space="preserve"> „Vielen Dank für Ihren netten Service</w:t>
      </w:r>
      <w:del w:id="6750" w:author="Lektorat Bauer" w:date="2025-03-04T09:11:00Z" w16du:dateUtc="2025-03-04T08:11:00Z">
        <w:r w:rsidRPr="00944672" w:rsidDel="008D69BB">
          <w:rPr>
            <w:rFonts w:ascii="Arial" w:hAnsi="Arial" w:cs="Arial"/>
            <w:sz w:val="24"/>
            <w:szCs w:val="24"/>
          </w:rPr>
          <w:delText>.</w:delText>
        </w:r>
      </w:del>
      <w:r w:rsidRPr="00944672">
        <w:rPr>
          <w:rFonts w:ascii="Arial" w:hAnsi="Arial" w:cs="Arial"/>
          <w:sz w:val="24"/>
          <w:szCs w:val="24"/>
        </w:rPr>
        <w:t>“</w:t>
      </w:r>
      <w:ins w:id="6751" w:author="Lektorat Bauer" w:date="2025-03-04T09:11:00Z" w16du:dateUtc="2025-03-04T08:11:00Z">
        <w:r w:rsidR="008D69BB">
          <w:rPr>
            <w:rFonts w:ascii="Arial" w:hAnsi="Arial" w:cs="Arial"/>
            <w:sz w:val="24"/>
            <w:szCs w:val="24"/>
          </w:rPr>
          <w:t>, sagte er dann und</w:t>
        </w:r>
      </w:ins>
      <w:r w:rsidRPr="00944672">
        <w:rPr>
          <w:rFonts w:ascii="Arial" w:hAnsi="Arial" w:cs="Arial"/>
          <w:sz w:val="24"/>
          <w:szCs w:val="24"/>
        </w:rPr>
        <w:t xml:space="preserve"> </w:t>
      </w:r>
      <w:commentRangeStart w:id="6752"/>
      <w:r w:rsidRPr="00944672">
        <w:rPr>
          <w:rFonts w:ascii="Arial" w:hAnsi="Arial" w:cs="Arial"/>
          <w:sz w:val="24"/>
          <w:szCs w:val="24"/>
        </w:rPr>
        <w:t xml:space="preserve">Sylvie wurde kurz rot </w:t>
      </w:r>
      <w:commentRangeEnd w:id="6752"/>
      <w:r w:rsidR="008D69BB">
        <w:rPr>
          <w:rStyle w:val="Kommentarzeichen"/>
        </w:rPr>
        <w:commentReference w:id="6752"/>
      </w:r>
      <w:r w:rsidRPr="00944672">
        <w:rPr>
          <w:rFonts w:ascii="Arial" w:hAnsi="Arial" w:cs="Arial"/>
          <w:sz w:val="24"/>
          <w:szCs w:val="24"/>
        </w:rPr>
        <w:t>und bedankte sich.</w:t>
      </w:r>
    </w:p>
    <w:p w14:paraId="135B778C" w14:textId="77777777" w:rsidR="008D69BB" w:rsidRDefault="00944672" w:rsidP="00623B68">
      <w:pPr>
        <w:autoSpaceDE w:val="0"/>
        <w:autoSpaceDN w:val="0"/>
        <w:adjustRightInd w:val="0"/>
        <w:spacing w:after="0" w:line="360" w:lineRule="auto"/>
        <w:ind w:firstLine="227"/>
        <w:jc w:val="both"/>
        <w:rPr>
          <w:ins w:id="6753" w:author="Lektorat Bauer" w:date="2025-03-04T09:12:00Z" w16du:dateUtc="2025-03-04T08:12:00Z"/>
          <w:rFonts w:ascii="Arial" w:hAnsi="Arial" w:cs="Arial"/>
          <w:sz w:val="24"/>
          <w:szCs w:val="24"/>
        </w:rPr>
      </w:pPr>
      <w:r w:rsidRPr="00944672">
        <w:rPr>
          <w:rFonts w:ascii="Arial" w:hAnsi="Arial" w:cs="Arial"/>
          <w:sz w:val="24"/>
          <w:szCs w:val="24"/>
        </w:rPr>
        <w:t xml:space="preserve">„Mr. Lee, vielen Dank, dass Sie sich mit mir hier treffen.“ </w:t>
      </w:r>
    </w:p>
    <w:p w14:paraId="2581A242" w14:textId="4B6F66C0"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„Sagen Sie ruhig Stan, und vielen Dank für die Einladung</w:t>
      </w:r>
      <w:del w:id="6754" w:author="Lektorat Bauer" w:date="2025-03-04T09:12:00Z" w16du:dateUtc="2025-03-04T08:12:00Z">
        <w:r w:rsidRPr="00944672" w:rsidDel="008D69BB">
          <w:rPr>
            <w:rFonts w:ascii="Arial" w:hAnsi="Arial" w:cs="Arial"/>
            <w:sz w:val="24"/>
            <w:szCs w:val="24"/>
          </w:rPr>
          <w:delText>.</w:delText>
        </w:r>
      </w:del>
      <w:r w:rsidRPr="00944672">
        <w:rPr>
          <w:rFonts w:ascii="Arial" w:hAnsi="Arial" w:cs="Arial"/>
          <w:sz w:val="24"/>
          <w:szCs w:val="24"/>
        </w:rPr>
        <w:t>“</w:t>
      </w:r>
      <w:ins w:id="6755" w:author="Lektorat Bauer" w:date="2025-03-04T09:12:00Z" w16du:dateUtc="2025-03-04T08:12:00Z">
        <w:r w:rsidR="008D69BB">
          <w:rPr>
            <w:rFonts w:ascii="Arial" w:hAnsi="Arial" w:cs="Arial"/>
            <w:sz w:val="24"/>
            <w:szCs w:val="24"/>
          </w:rPr>
          <w:t>,</w:t>
        </w:r>
      </w:ins>
      <w:r w:rsidRPr="00944672">
        <w:rPr>
          <w:rFonts w:ascii="Arial" w:hAnsi="Arial" w:cs="Arial"/>
          <w:sz w:val="24"/>
          <w:szCs w:val="24"/>
        </w:rPr>
        <w:t xml:space="preserve"> </w:t>
      </w:r>
      <w:ins w:id="6756" w:author="Lektorat Bauer" w:date="2025-03-04T09:12:00Z" w16du:dateUtc="2025-03-04T08:12:00Z">
        <w:r w:rsidR="008D69BB">
          <w:rPr>
            <w:rFonts w:ascii="Arial" w:hAnsi="Arial" w:cs="Arial"/>
            <w:sz w:val="24"/>
            <w:szCs w:val="24"/>
          </w:rPr>
          <w:t>e</w:t>
        </w:r>
      </w:ins>
      <w:del w:id="6757" w:author="Lektorat Bauer" w:date="2025-03-04T09:12:00Z" w16du:dateUtc="2025-03-04T08:12:00Z">
        <w:r w:rsidRPr="00944672" w:rsidDel="008D69BB">
          <w:rPr>
            <w:rFonts w:ascii="Arial" w:hAnsi="Arial" w:cs="Arial"/>
            <w:sz w:val="24"/>
            <w:szCs w:val="24"/>
          </w:rPr>
          <w:delText>E</w:delText>
        </w:r>
      </w:del>
      <w:r w:rsidRPr="00944672">
        <w:rPr>
          <w:rFonts w:ascii="Arial" w:hAnsi="Arial" w:cs="Arial"/>
          <w:sz w:val="24"/>
          <w:szCs w:val="24"/>
        </w:rPr>
        <w:t>rwiderte Stan, während er Platz nahm</w:t>
      </w:r>
      <w:commentRangeStart w:id="6758"/>
      <w:r w:rsidRPr="00944672">
        <w:rPr>
          <w:rFonts w:ascii="Arial" w:hAnsi="Arial" w:cs="Arial"/>
          <w:sz w:val="24"/>
          <w:szCs w:val="24"/>
        </w:rPr>
        <w:t>. „</w:t>
      </w:r>
      <w:del w:id="6759" w:author="Lektorat Bauer" w:date="2025-03-04T09:12:00Z" w16du:dateUtc="2025-03-04T08:12:00Z">
        <w:r w:rsidRPr="00944672" w:rsidDel="008D69BB">
          <w:rPr>
            <w:rFonts w:ascii="Arial" w:hAnsi="Arial" w:cs="Arial"/>
            <w:sz w:val="24"/>
            <w:szCs w:val="24"/>
          </w:rPr>
          <w:delText xml:space="preserve">Ich kann verstehen, dass Sie </w:delText>
        </w:r>
      </w:del>
      <w:commentRangeEnd w:id="6758"/>
      <w:r w:rsidR="008D69BB">
        <w:rPr>
          <w:rStyle w:val="Kommentarzeichen"/>
        </w:rPr>
        <w:commentReference w:id="6758"/>
      </w:r>
      <w:del w:id="6760" w:author="Lektorat Bauer" w:date="2025-03-04T09:12:00Z" w16du:dateUtc="2025-03-04T08:12:00Z">
        <w:r w:rsidRPr="00944672" w:rsidDel="008D69BB">
          <w:rPr>
            <w:rFonts w:ascii="Arial" w:hAnsi="Arial" w:cs="Arial"/>
            <w:sz w:val="24"/>
            <w:szCs w:val="24"/>
          </w:rPr>
          <w:delText>den</w:delText>
        </w:r>
      </w:del>
      <w:ins w:id="6761" w:author="Lektorat Bauer" w:date="2025-03-04T09:12:00Z" w16du:dateUtc="2025-03-04T08:12:00Z">
        <w:r w:rsidR="008D69BB">
          <w:rPr>
            <w:rFonts w:ascii="Arial" w:hAnsi="Arial" w:cs="Arial"/>
            <w:sz w:val="24"/>
            <w:szCs w:val="24"/>
          </w:rPr>
          <w:t>Der</w:t>
        </w:r>
      </w:ins>
      <w:r w:rsidRPr="00944672">
        <w:rPr>
          <w:rFonts w:ascii="Arial" w:hAnsi="Arial" w:cs="Arial"/>
          <w:sz w:val="24"/>
          <w:szCs w:val="24"/>
        </w:rPr>
        <w:t xml:space="preserve"> Ausblick </w:t>
      </w:r>
      <w:del w:id="6762" w:author="Lektorat Bauer" w:date="2025-03-04T09:12:00Z" w16du:dateUtc="2025-03-04T08:12:00Z">
        <w:r w:rsidRPr="00944672" w:rsidDel="008D69BB">
          <w:rPr>
            <w:rFonts w:ascii="Arial" w:hAnsi="Arial" w:cs="Arial"/>
            <w:sz w:val="24"/>
            <w:szCs w:val="24"/>
          </w:rPr>
          <w:delText xml:space="preserve">genossen haben, er </w:delText>
        </w:r>
      </w:del>
      <w:r w:rsidRPr="00944672">
        <w:rPr>
          <w:rFonts w:ascii="Arial" w:hAnsi="Arial" w:cs="Arial"/>
          <w:sz w:val="24"/>
          <w:szCs w:val="24"/>
        </w:rPr>
        <w:t>ist wirklich grandios.“</w:t>
      </w:r>
    </w:p>
    <w:p w14:paraId="304C779D" w14:textId="77777777" w:rsidR="008D69BB" w:rsidRDefault="00944672" w:rsidP="00623B68">
      <w:pPr>
        <w:autoSpaceDE w:val="0"/>
        <w:autoSpaceDN w:val="0"/>
        <w:adjustRightInd w:val="0"/>
        <w:spacing w:after="0" w:line="360" w:lineRule="auto"/>
        <w:ind w:firstLine="227"/>
        <w:jc w:val="both"/>
        <w:rPr>
          <w:ins w:id="6763" w:author="Lektorat Bauer" w:date="2025-03-04T09:13:00Z" w16du:dateUtc="2025-03-04T08:13:00Z"/>
          <w:rFonts w:ascii="Arial" w:hAnsi="Arial" w:cs="Arial"/>
          <w:sz w:val="24"/>
          <w:szCs w:val="24"/>
        </w:rPr>
      </w:pPr>
      <w:r w:rsidRPr="00944672">
        <w:rPr>
          <w:rFonts w:ascii="Arial" w:hAnsi="Arial" w:cs="Arial"/>
          <w:sz w:val="24"/>
          <w:szCs w:val="24"/>
        </w:rPr>
        <w:t>Joost lächelte</w:t>
      </w:r>
      <w:ins w:id="6764" w:author="Lektorat Bauer" w:date="2025-03-04T09:13:00Z" w16du:dateUtc="2025-03-04T08:13:00Z">
        <w:r w:rsidR="008D69BB">
          <w:rPr>
            <w:rFonts w:ascii="Arial" w:hAnsi="Arial" w:cs="Arial"/>
            <w:sz w:val="24"/>
            <w:szCs w:val="24"/>
          </w:rPr>
          <w:t xml:space="preserve"> und</w:t>
        </w:r>
      </w:ins>
      <w:del w:id="6765" w:author="Lektorat Bauer" w:date="2025-03-04T09:13:00Z" w16du:dateUtc="2025-03-04T08:13:00Z">
        <w:r w:rsidRPr="00944672" w:rsidDel="008D69BB">
          <w:rPr>
            <w:rFonts w:ascii="Arial" w:hAnsi="Arial" w:cs="Arial"/>
            <w:sz w:val="24"/>
            <w:szCs w:val="24"/>
          </w:rPr>
          <w:delText>,</w:delText>
        </w:r>
      </w:del>
      <w:r w:rsidRPr="00944672">
        <w:rPr>
          <w:rFonts w:ascii="Arial" w:hAnsi="Arial" w:cs="Arial"/>
          <w:sz w:val="24"/>
          <w:szCs w:val="24"/>
        </w:rPr>
        <w:t xml:space="preserve"> zeigte auf seinen Orangensaft, „Bitte sehen Sie mir nach, dass ich schon am Orangensaft genippt habe, aber bei der bezaubernden Sylvie konnte ich nicht nichts bestellen.“ </w:t>
      </w:r>
    </w:p>
    <w:p w14:paraId="793A8335" w14:textId="43168612"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„Oh, dass ist </w:t>
      </w:r>
      <w:ins w:id="6766" w:author="Lektorat Bauer" w:date="2025-03-04T09:13:00Z" w16du:dateUtc="2025-03-04T08:13:00Z">
        <w:r w:rsidR="008D69BB">
          <w:rPr>
            <w:rFonts w:ascii="Arial" w:hAnsi="Arial" w:cs="Arial"/>
            <w:sz w:val="24"/>
            <w:szCs w:val="24"/>
          </w:rPr>
          <w:t>ok</w:t>
        </w:r>
      </w:ins>
      <w:del w:id="6767" w:author="Lektorat Bauer" w:date="2025-03-04T09:13:00Z" w16du:dateUtc="2025-03-04T08:13:00Z">
        <w:r w:rsidRPr="00944672" w:rsidDel="008D69BB">
          <w:rPr>
            <w:rFonts w:ascii="Arial" w:hAnsi="Arial" w:cs="Arial"/>
            <w:sz w:val="24"/>
            <w:szCs w:val="24"/>
          </w:rPr>
          <w:delText>OK</w:delText>
        </w:r>
      </w:del>
      <w:r w:rsidRPr="00944672">
        <w:rPr>
          <w:rFonts w:ascii="Arial" w:hAnsi="Arial" w:cs="Arial"/>
          <w:sz w:val="24"/>
          <w:szCs w:val="24"/>
        </w:rPr>
        <w:t>. Das wäre mir wohl ebenso gegangen</w:t>
      </w:r>
      <w:del w:id="6768" w:author="Lektorat Bauer" w:date="2025-03-04T09:13:00Z" w16du:dateUtc="2025-03-04T08:13:00Z">
        <w:r w:rsidRPr="00944672" w:rsidDel="008D69BB">
          <w:rPr>
            <w:rFonts w:ascii="Arial" w:hAnsi="Arial" w:cs="Arial"/>
            <w:sz w:val="24"/>
            <w:szCs w:val="24"/>
          </w:rPr>
          <w:delText>.</w:delText>
        </w:r>
      </w:del>
      <w:r w:rsidRPr="00944672">
        <w:rPr>
          <w:rFonts w:ascii="Arial" w:hAnsi="Arial" w:cs="Arial"/>
          <w:sz w:val="24"/>
          <w:szCs w:val="24"/>
        </w:rPr>
        <w:t>“</w:t>
      </w:r>
      <w:ins w:id="6769" w:author="Lektorat Bauer" w:date="2025-03-04T09:13:00Z" w16du:dateUtc="2025-03-04T08:13:00Z">
        <w:r w:rsidR="008D69BB">
          <w:rPr>
            <w:rFonts w:ascii="Arial" w:hAnsi="Arial" w:cs="Arial"/>
            <w:sz w:val="24"/>
            <w:szCs w:val="24"/>
          </w:rPr>
          <w:t>,</w:t>
        </w:r>
      </w:ins>
      <w:r w:rsidRPr="00944672">
        <w:rPr>
          <w:rFonts w:ascii="Arial" w:hAnsi="Arial" w:cs="Arial"/>
          <w:sz w:val="24"/>
          <w:szCs w:val="24"/>
        </w:rPr>
        <w:t xml:space="preserve"> </w:t>
      </w:r>
      <w:ins w:id="6770" w:author="Lektorat Bauer" w:date="2025-03-04T09:13:00Z" w16du:dateUtc="2025-03-04T08:13:00Z">
        <w:r w:rsidR="008D69BB">
          <w:rPr>
            <w:rFonts w:ascii="Arial" w:hAnsi="Arial" w:cs="Arial"/>
            <w:sz w:val="24"/>
            <w:szCs w:val="24"/>
          </w:rPr>
          <w:t>l</w:t>
        </w:r>
      </w:ins>
      <w:del w:id="6771" w:author="Lektorat Bauer" w:date="2025-03-04T09:13:00Z" w16du:dateUtc="2025-03-04T08:13:00Z">
        <w:r w:rsidRPr="00944672" w:rsidDel="008D69BB">
          <w:rPr>
            <w:rFonts w:ascii="Arial" w:hAnsi="Arial" w:cs="Arial"/>
            <w:sz w:val="24"/>
            <w:szCs w:val="24"/>
          </w:rPr>
          <w:delText>L</w:delText>
        </w:r>
      </w:del>
      <w:r w:rsidRPr="00944672">
        <w:rPr>
          <w:rFonts w:ascii="Arial" w:hAnsi="Arial" w:cs="Arial"/>
          <w:sz w:val="24"/>
          <w:szCs w:val="24"/>
        </w:rPr>
        <w:t>ächelte Stan zurück.</w:t>
      </w:r>
    </w:p>
    <w:p w14:paraId="36455207" w14:textId="77777777" w:rsidR="008D69BB" w:rsidRDefault="00944672" w:rsidP="00623B68">
      <w:pPr>
        <w:autoSpaceDE w:val="0"/>
        <w:autoSpaceDN w:val="0"/>
        <w:adjustRightInd w:val="0"/>
        <w:spacing w:after="0" w:line="360" w:lineRule="auto"/>
        <w:ind w:firstLine="227"/>
        <w:jc w:val="both"/>
        <w:rPr>
          <w:ins w:id="6772" w:author="Lektorat Bauer" w:date="2025-03-04T09:14:00Z" w16du:dateUtc="2025-03-04T08:14:00Z"/>
          <w:rFonts w:ascii="Arial" w:hAnsi="Arial" w:cs="Arial"/>
          <w:sz w:val="24"/>
          <w:szCs w:val="24"/>
        </w:rPr>
      </w:pPr>
      <w:r w:rsidRPr="00944672">
        <w:rPr>
          <w:rFonts w:ascii="Arial" w:hAnsi="Arial" w:cs="Arial"/>
          <w:sz w:val="24"/>
          <w:szCs w:val="24"/>
        </w:rPr>
        <w:lastRenderedPageBreak/>
        <w:t>Sylvie kam erneut an den Tisch und nahm die Bestellungen für das Frühstück auf. Joost wollte nett sein und fragte</w:t>
      </w:r>
      <w:del w:id="6773" w:author="Lektorat Bauer" w:date="2025-03-04T09:14:00Z" w16du:dateUtc="2025-03-04T08:14:00Z">
        <w:r w:rsidRPr="00944672" w:rsidDel="008D69BB">
          <w:rPr>
            <w:rFonts w:ascii="Arial" w:hAnsi="Arial" w:cs="Arial"/>
            <w:sz w:val="24"/>
            <w:szCs w:val="24"/>
          </w:rPr>
          <w:delText>,</w:delText>
        </w:r>
      </w:del>
      <w:ins w:id="6774" w:author="Lektorat Bauer" w:date="2025-03-04T09:14:00Z" w16du:dateUtc="2025-03-04T08:14:00Z">
        <w:r w:rsidR="008D69BB">
          <w:rPr>
            <w:rFonts w:ascii="Arial" w:hAnsi="Arial" w:cs="Arial"/>
            <w:sz w:val="24"/>
            <w:szCs w:val="24"/>
          </w:rPr>
          <w:t>:</w:t>
        </w:r>
      </w:ins>
      <w:r w:rsidRPr="00944672">
        <w:rPr>
          <w:rFonts w:ascii="Arial" w:hAnsi="Arial" w:cs="Arial"/>
          <w:sz w:val="24"/>
          <w:szCs w:val="24"/>
        </w:rPr>
        <w:t xml:space="preserve"> „Sylvie, so früh am Morgen sind sie ein</w:t>
      </w:r>
      <w:ins w:id="6775" w:author="Lektorat Bauer" w:date="2025-03-04T09:14:00Z" w16du:dateUtc="2025-03-04T08:14:00Z">
        <w:r w:rsidR="008D69BB">
          <w:rPr>
            <w:rFonts w:ascii="Arial" w:hAnsi="Arial" w:cs="Arial"/>
            <w:sz w:val="24"/>
            <w:szCs w:val="24"/>
          </w:rPr>
          <w:t>e</w:t>
        </w:r>
      </w:ins>
      <w:r w:rsidRPr="00944672">
        <w:rPr>
          <w:rFonts w:ascii="Arial" w:hAnsi="Arial" w:cs="Arial"/>
          <w:sz w:val="24"/>
          <w:szCs w:val="24"/>
        </w:rPr>
        <w:t xml:space="preserve"> hervorragende Gastgeberin, wie lange dürfen Sie heute noch arbeiten?“ </w:t>
      </w:r>
    </w:p>
    <w:p w14:paraId="08E520C7" w14:textId="77777777" w:rsidR="008D69BB" w:rsidRDefault="00944672" w:rsidP="00623B68">
      <w:pPr>
        <w:autoSpaceDE w:val="0"/>
        <w:autoSpaceDN w:val="0"/>
        <w:adjustRightInd w:val="0"/>
        <w:spacing w:after="0" w:line="360" w:lineRule="auto"/>
        <w:ind w:firstLine="227"/>
        <w:jc w:val="both"/>
        <w:rPr>
          <w:ins w:id="6776" w:author="Lektorat Bauer" w:date="2025-03-04T09:14:00Z" w16du:dateUtc="2025-03-04T08:14:00Z"/>
          <w:rFonts w:ascii="Arial" w:hAnsi="Arial" w:cs="Arial"/>
          <w:sz w:val="24"/>
          <w:szCs w:val="24"/>
        </w:rPr>
      </w:pPr>
      <w:r w:rsidRPr="00944672">
        <w:rPr>
          <w:rFonts w:ascii="Arial" w:hAnsi="Arial" w:cs="Arial"/>
          <w:sz w:val="24"/>
          <w:szCs w:val="24"/>
        </w:rPr>
        <w:t>„Herr van der Dijkstraat, vielen Dank für das Kompliment</w:t>
      </w:r>
      <w:del w:id="6777" w:author="Lektorat Bauer" w:date="2025-03-04T09:14:00Z" w16du:dateUtc="2025-03-04T08:14:00Z">
        <w:r w:rsidRPr="00944672" w:rsidDel="008D69BB">
          <w:rPr>
            <w:rFonts w:ascii="Arial" w:hAnsi="Arial" w:cs="Arial"/>
            <w:sz w:val="24"/>
            <w:szCs w:val="24"/>
          </w:rPr>
          <w:delText>,</w:delText>
        </w:r>
      </w:del>
      <w:ins w:id="6778" w:author="Lektorat Bauer" w:date="2025-03-04T09:14:00Z" w16du:dateUtc="2025-03-04T08:14:00Z">
        <w:r w:rsidR="008D69BB">
          <w:rPr>
            <w:rFonts w:ascii="Arial" w:hAnsi="Arial" w:cs="Arial"/>
            <w:sz w:val="24"/>
            <w:szCs w:val="24"/>
          </w:rPr>
          <w:t>.</w:t>
        </w:r>
      </w:ins>
      <w:r w:rsidRPr="00944672">
        <w:rPr>
          <w:rFonts w:ascii="Arial" w:hAnsi="Arial" w:cs="Arial"/>
          <w:sz w:val="24"/>
          <w:szCs w:val="24"/>
        </w:rPr>
        <w:t xml:space="preserve"> </w:t>
      </w:r>
      <w:ins w:id="6779" w:author="Lektorat Bauer" w:date="2025-03-04T09:14:00Z" w16du:dateUtc="2025-03-04T08:14:00Z">
        <w:r w:rsidR="008D69BB">
          <w:rPr>
            <w:rFonts w:ascii="Arial" w:hAnsi="Arial" w:cs="Arial"/>
            <w:sz w:val="24"/>
            <w:szCs w:val="24"/>
          </w:rPr>
          <w:t>I</w:t>
        </w:r>
      </w:ins>
      <w:del w:id="6780" w:author="Lektorat Bauer" w:date="2025-03-04T09:14:00Z" w16du:dateUtc="2025-03-04T08:14:00Z">
        <w:r w:rsidRPr="00944672" w:rsidDel="008D69BB">
          <w:rPr>
            <w:rFonts w:ascii="Arial" w:hAnsi="Arial" w:cs="Arial"/>
            <w:sz w:val="24"/>
            <w:szCs w:val="24"/>
          </w:rPr>
          <w:delText>i</w:delText>
        </w:r>
      </w:del>
      <w:r w:rsidRPr="00944672">
        <w:rPr>
          <w:rFonts w:ascii="Arial" w:hAnsi="Arial" w:cs="Arial"/>
          <w:sz w:val="24"/>
          <w:szCs w:val="24"/>
        </w:rPr>
        <w:t xml:space="preserve">ch habe heute Frühschicht, und bin schon seit 6 Uhr hier, ich darf also noch bis 13 Uhr.“ </w:t>
      </w:r>
    </w:p>
    <w:p w14:paraId="6E34D08C" w14:textId="77777777" w:rsidR="008D69BB" w:rsidRDefault="00944672" w:rsidP="00623B68">
      <w:pPr>
        <w:autoSpaceDE w:val="0"/>
        <w:autoSpaceDN w:val="0"/>
        <w:adjustRightInd w:val="0"/>
        <w:spacing w:after="0" w:line="360" w:lineRule="auto"/>
        <w:ind w:firstLine="227"/>
        <w:jc w:val="both"/>
        <w:rPr>
          <w:ins w:id="6781" w:author="Lektorat Bauer" w:date="2025-03-04T09:14:00Z" w16du:dateUtc="2025-03-04T08:14:00Z"/>
          <w:rFonts w:ascii="Arial" w:hAnsi="Arial" w:cs="Arial"/>
          <w:sz w:val="24"/>
          <w:szCs w:val="24"/>
        </w:rPr>
      </w:pPr>
      <w:r w:rsidRPr="00944672">
        <w:rPr>
          <w:rFonts w:ascii="Arial" w:hAnsi="Arial" w:cs="Arial"/>
          <w:sz w:val="24"/>
          <w:szCs w:val="24"/>
        </w:rPr>
        <w:t xml:space="preserve">„Dann beneide ich jetzt schon die Gäste, die Ihren Service zum Mittagessen erleben dürfen.“ </w:t>
      </w:r>
    </w:p>
    <w:p w14:paraId="0F0509A6" w14:textId="77777777" w:rsidR="008D69BB" w:rsidRDefault="00944672" w:rsidP="00623B68">
      <w:pPr>
        <w:autoSpaceDE w:val="0"/>
        <w:autoSpaceDN w:val="0"/>
        <w:adjustRightInd w:val="0"/>
        <w:spacing w:after="0" w:line="360" w:lineRule="auto"/>
        <w:ind w:firstLine="227"/>
        <w:jc w:val="both"/>
        <w:rPr>
          <w:ins w:id="6782" w:author="Lektorat Bauer" w:date="2025-03-04T09:14:00Z" w16du:dateUtc="2025-03-04T08:14:00Z"/>
          <w:rFonts w:ascii="Arial" w:hAnsi="Arial" w:cs="Arial"/>
          <w:sz w:val="24"/>
          <w:szCs w:val="24"/>
        </w:rPr>
      </w:pPr>
      <w:r w:rsidRPr="00944672">
        <w:rPr>
          <w:rFonts w:ascii="Arial" w:hAnsi="Arial" w:cs="Arial"/>
          <w:sz w:val="24"/>
          <w:szCs w:val="24"/>
        </w:rPr>
        <w:t>„Das ist wirklich sehr nett von Ihnen. Aber darf ich jetzt Ihre Bestellungen aufnehmen?“</w:t>
      </w:r>
    </w:p>
    <w:p w14:paraId="718ED20E" w14:textId="77777777" w:rsidR="008D69BB" w:rsidRDefault="00944672" w:rsidP="00623B68">
      <w:pPr>
        <w:autoSpaceDE w:val="0"/>
        <w:autoSpaceDN w:val="0"/>
        <w:adjustRightInd w:val="0"/>
        <w:spacing w:after="0" w:line="360" w:lineRule="auto"/>
        <w:ind w:firstLine="227"/>
        <w:jc w:val="both"/>
        <w:rPr>
          <w:ins w:id="6783" w:author="Lektorat Bauer" w:date="2025-03-04T09:14:00Z" w16du:dateUtc="2025-03-04T08:14:00Z"/>
          <w:rFonts w:ascii="Arial" w:hAnsi="Arial" w:cs="Arial"/>
          <w:sz w:val="24"/>
          <w:szCs w:val="24"/>
        </w:rPr>
      </w:pPr>
      <w:del w:id="6784" w:author="Lektorat Bauer" w:date="2025-03-04T09:14:00Z" w16du:dateUtc="2025-03-04T08:14:00Z">
        <w:r w:rsidRPr="00944672" w:rsidDel="008D69BB">
          <w:rPr>
            <w:rFonts w:ascii="Arial" w:hAnsi="Arial" w:cs="Arial"/>
            <w:sz w:val="24"/>
            <w:szCs w:val="24"/>
          </w:rPr>
          <w:delText xml:space="preserve"> </w:delText>
        </w:r>
      </w:del>
      <w:r w:rsidRPr="00944672">
        <w:rPr>
          <w:rFonts w:ascii="Arial" w:hAnsi="Arial" w:cs="Arial"/>
          <w:sz w:val="24"/>
          <w:szCs w:val="24"/>
        </w:rPr>
        <w:t>„Gern.“ Joost blickte zu Stan, der breit lächelte</w:t>
      </w:r>
      <w:del w:id="6785" w:author="Lektorat Bauer" w:date="2025-03-04T09:14:00Z" w16du:dateUtc="2025-03-04T08:14:00Z">
        <w:r w:rsidRPr="00944672" w:rsidDel="008D69BB">
          <w:rPr>
            <w:rFonts w:ascii="Arial" w:hAnsi="Arial" w:cs="Arial"/>
            <w:sz w:val="24"/>
            <w:szCs w:val="24"/>
          </w:rPr>
          <w:delText>,</w:delText>
        </w:r>
      </w:del>
      <w:ins w:id="6786" w:author="Lektorat Bauer" w:date="2025-03-04T09:14:00Z" w16du:dateUtc="2025-03-04T08:14:00Z">
        <w:r w:rsidR="008D69BB">
          <w:rPr>
            <w:rFonts w:ascii="Arial" w:hAnsi="Arial" w:cs="Arial"/>
            <w:sz w:val="24"/>
            <w:szCs w:val="24"/>
          </w:rPr>
          <w:t>.</w:t>
        </w:r>
      </w:ins>
      <w:r w:rsidRPr="00944672">
        <w:rPr>
          <w:rFonts w:ascii="Arial" w:hAnsi="Arial" w:cs="Arial"/>
          <w:sz w:val="24"/>
          <w:szCs w:val="24"/>
        </w:rPr>
        <w:t xml:space="preserve"> „Stan, mögen Sie beginnen?“ </w:t>
      </w:r>
    </w:p>
    <w:p w14:paraId="0E12228E" w14:textId="77777777" w:rsidR="008D69BB" w:rsidRDefault="00944672" w:rsidP="00623B68">
      <w:pPr>
        <w:autoSpaceDE w:val="0"/>
        <w:autoSpaceDN w:val="0"/>
        <w:adjustRightInd w:val="0"/>
        <w:spacing w:after="0" w:line="360" w:lineRule="auto"/>
        <w:ind w:firstLine="227"/>
        <w:jc w:val="both"/>
        <w:rPr>
          <w:ins w:id="6787" w:author="Lektorat Bauer" w:date="2025-03-04T09:14:00Z" w16du:dateUtc="2025-03-04T08:14:00Z"/>
          <w:rFonts w:ascii="Arial" w:hAnsi="Arial" w:cs="Arial"/>
          <w:sz w:val="24"/>
          <w:szCs w:val="24"/>
        </w:rPr>
      </w:pPr>
      <w:r w:rsidRPr="00944672">
        <w:rPr>
          <w:rFonts w:ascii="Arial" w:hAnsi="Arial" w:cs="Arial"/>
          <w:sz w:val="24"/>
          <w:szCs w:val="24"/>
        </w:rPr>
        <w:t xml:space="preserve">„Oh, ja, gern.“ </w:t>
      </w:r>
      <w:commentRangeStart w:id="6788"/>
      <w:r w:rsidRPr="00944672">
        <w:rPr>
          <w:rFonts w:ascii="Arial" w:hAnsi="Arial" w:cs="Arial"/>
          <w:sz w:val="24"/>
          <w:szCs w:val="24"/>
        </w:rPr>
        <w:t>Joost hatte ihn erwischt</w:t>
      </w:r>
      <w:del w:id="6789" w:author="Lektorat Bauer" w:date="2025-03-04T09:14:00Z" w16du:dateUtc="2025-03-04T08:14:00Z">
        <w:r w:rsidRPr="00944672" w:rsidDel="008D69BB">
          <w:rPr>
            <w:rFonts w:ascii="Arial" w:hAnsi="Arial" w:cs="Arial"/>
            <w:sz w:val="24"/>
            <w:szCs w:val="24"/>
          </w:rPr>
          <w:delText>,</w:delText>
        </w:r>
      </w:del>
      <w:ins w:id="6790" w:author="Lektorat Bauer" w:date="2025-03-04T09:14:00Z" w16du:dateUtc="2025-03-04T08:14:00Z">
        <w:r w:rsidR="008D69BB">
          <w:rPr>
            <w:rFonts w:ascii="Arial" w:hAnsi="Arial" w:cs="Arial"/>
            <w:sz w:val="24"/>
            <w:szCs w:val="24"/>
          </w:rPr>
          <w:t>.</w:t>
        </w:r>
      </w:ins>
      <w:r w:rsidRPr="00944672">
        <w:rPr>
          <w:rFonts w:ascii="Arial" w:hAnsi="Arial" w:cs="Arial"/>
          <w:sz w:val="24"/>
          <w:szCs w:val="24"/>
        </w:rPr>
        <w:t xml:space="preserve"> </w:t>
      </w:r>
      <w:commentRangeEnd w:id="6788"/>
      <w:r w:rsidR="008D69BB">
        <w:rPr>
          <w:rStyle w:val="Kommentarzeichen"/>
        </w:rPr>
        <w:commentReference w:id="6788"/>
      </w:r>
    </w:p>
    <w:p w14:paraId="584F0DB1" w14:textId="77777777" w:rsidR="008D69BB" w:rsidRDefault="00944672" w:rsidP="00623B68">
      <w:pPr>
        <w:autoSpaceDE w:val="0"/>
        <w:autoSpaceDN w:val="0"/>
        <w:adjustRightInd w:val="0"/>
        <w:spacing w:after="0" w:line="360" w:lineRule="auto"/>
        <w:ind w:firstLine="227"/>
        <w:jc w:val="both"/>
        <w:rPr>
          <w:ins w:id="6791" w:author="Lektorat Bauer" w:date="2025-03-04T09:14:00Z" w16du:dateUtc="2025-03-04T08:14:00Z"/>
          <w:rFonts w:ascii="Arial" w:hAnsi="Arial" w:cs="Arial"/>
          <w:sz w:val="24"/>
          <w:szCs w:val="24"/>
        </w:rPr>
      </w:pPr>
      <w:r w:rsidRPr="00944672">
        <w:rPr>
          <w:rFonts w:ascii="Arial" w:hAnsi="Arial" w:cs="Arial"/>
          <w:sz w:val="24"/>
          <w:szCs w:val="24"/>
        </w:rPr>
        <w:t>„Dann entsch</w:t>
      </w:r>
      <w:del w:id="6792" w:author="Lektorat Bauer" w:date="2025-03-04T09:14:00Z" w16du:dateUtc="2025-03-04T08:14:00Z">
        <w:r w:rsidRPr="00944672" w:rsidDel="008D69BB">
          <w:rPr>
            <w:rFonts w:ascii="Arial" w:hAnsi="Arial" w:cs="Arial"/>
            <w:sz w:val="24"/>
            <w:szCs w:val="24"/>
          </w:rPr>
          <w:delText>i</w:delText>
        </w:r>
      </w:del>
      <w:r w:rsidRPr="00944672">
        <w:rPr>
          <w:rFonts w:ascii="Arial" w:hAnsi="Arial" w:cs="Arial"/>
          <w:sz w:val="24"/>
          <w:szCs w:val="24"/>
        </w:rPr>
        <w:t>e</w:t>
      </w:r>
      <w:ins w:id="6793" w:author="Lektorat Bauer" w:date="2025-03-04T09:14:00Z" w16du:dateUtc="2025-03-04T08:14:00Z">
        <w:r w:rsidR="008D69BB">
          <w:rPr>
            <w:rFonts w:ascii="Arial" w:hAnsi="Arial" w:cs="Arial"/>
            <w:sz w:val="24"/>
            <w:szCs w:val="24"/>
          </w:rPr>
          <w:t>i</w:t>
        </w:r>
      </w:ins>
      <w:r w:rsidRPr="00944672">
        <w:rPr>
          <w:rFonts w:ascii="Arial" w:hAnsi="Arial" w:cs="Arial"/>
          <w:sz w:val="24"/>
          <w:szCs w:val="24"/>
        </w:rPr>
        <w:t xml:space="preserve">de ich mich für das Shard Breakfast mit einem Omelett, Orangensaft und einem Kaffee.“ </w:t>
      </w:r>
    </w:p>
    <w:p w14:paraId="005CCC2C" w14:textId="77777777" w:rsidR="008D69BB" w:rsidRDefault="008D69BB" w:rsidP="00623B68">
      <w:pPr>
        <w:autoSpaceDE w:val="0"/>
        <w:autoSpaceDN w:val="0"/>
        <w:adjustRightInd w:val="0"/>
        <w:spacing w:after="0" w:line="360" w:lineRule="auto"/>
        <w:ind w:firstLine="227"/>
        <w:jc w:val="both"/>
        <w:rPr>
          <w:ins w:id="6794" w:author="Lektorat Bauer" w:date="2025-03-04T09:14:00Z" w16du:dateUtc="2025-03-04T08:14:00Z"/>
          <w:rFonts w:ascii="Arial" w:hAnsi="Arial" w:cs="Arial"/>
          <w:sz w:val="24"/>
          <w:szCs w:val="24"/>
        </w:rPr>
      </w:pPr>
      <w:ins w:id="6795" w:author="Lektorat Bauer" w:date="2025-03-04T09:14:00Z" w16du:dateUtc="2025-03-04T08:14:00Z">
        <w:r>
          <w:rPr>
            <w:rFonts w:ascii="Arial" w:hAnsi="Arial" w:cs="Arial"/>
            <w:sz w:val="24"/>
            <w:szCs w:val="24"/>
          </w:rPr>
          <w:t>„</w:t>
        </w:r>
      </w:ins>
      <w:r w:rsidR="00944672" w:rsidRPr="00944672">
        <w:rPr>
          <w:rFonts w:ascii="Arial" w:hAnsi="Arial" w:cs="Arial"/>
          <w:sz w:val="24"/>
          <w:szCs w:val="24"/>
        </w:rPr>
        <w:t xml:space="preserve">Sehr gerne, Herr Lee, uns was darf ich ihnen bringen Herr van der Dijkstraat?“ </w:t>
      </w:r>
    </w:p>
    <w:p w14:paraId="03F1F7F6" w14:textId="77777777" w:rsidR="008D69BB" w:rsidRDefault="008D69BB" w:rsidP="00623B68">
      <w:pPr>
        <w:autoSpaceDE w:val="0"/>
        <w:autoSpaceDN w:val="0"/>
        <w:adjustRightInd w:val="0"/>
        <w:spacing w:after="0" w:line="360" w:lineRule="auto"/>
        <w:ind w:firstLine="227"/>
        <w:jc w:val="both"/>
        <w:rPr>
          <w:ins w:id="6796" w:author="Lektorat Bauer" w:date="2025-03-04T09:15:00Z" w16du:dateUtc="2025-03-04T08:15:00Z"/>
          <w:rFonts w:ascii="Arial" w:hAnsi="Arial" w:cs="Arial"/>
          <w:sz w:val="24"/>
          <w:szCs w:val="24"/>
        </w:rPr>
      </w:pPr>
      <w:ins w:id="6797" w:author="Lektorat Bauer" w:date="2025-03-04T09:14:00Z" w16du:dateUtc="2025-03-04T08:14:00Z">
        <w:r>
          <w:rPr>
            <w:rFonts w:ascii="Arial" w:hAnsi="Arial" w:cs="Arial"/>
            <w:sz w:val="24"/>
            <w:szCs w:val="24"/>
          </w:rPr>
          <w:t>„</w:t>
        </w:r>
      </w:ins>
      <w:r w:rsidR="00944672" w:rsidRPr="00944672">
        <w:rPr>
          <w:rFonts w:ascii="Arial" w:hAnsi="Arial" w:cs="Arial"/>
          <w:sz w:val="24"/>
          <w:szCs w:val="24"/>
        </w:rPr>
        <w:t xml:space="preserve">Ich nehme heute die gesunde Option. Bitte die Avocado auf Toast, einen </w:t>
      </w:r>
      <w:commentRangeStart w:id="6798"/>
      <w:r w:rsidR="00944672" w:rsidRPr="00944672">
        <w:rPr>
          <w:rFonts w:ascii="Arial" w:hAnsi="Arial" w:cs="Arial"/>
          <w:sz w:val="24"/>
          <w:szCs w:val="24"/>
        </w:rPr>
        <w:t>Grapefruitsaft</w:t>
      </w:r>
      <w:commentRangeEnd w:id="6798"/>
      <w:r>
        <w:rPr>
          <w:rStyle w:val="Kommentarzeichen"/>
        </w:rPr>
        <w:commentReference w:id="6798"/>
      </w:r>
      <w:r w:rsidR="00944672" w:rsidRPr="00944672">
        <w:rPr>
          <w:rFonts w:ascii="Arial" w:hAnsi="Arial" w:cs="Arial"/>
          <w:sz w:val="24"/>
          <w:szCs w:val="24"/>
        </w:rPr>
        <w:t xml:space="preserve"> und einen schwarzen Tee.“ </w:t>
      </w:r>
    </w:p>
    <w:p w14:paraId="54C88229" w14:textId="315EC06F"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„Sehr gern.“ </w:t>
      </w:r>
      <w:del w:id="6799" w:author="Lektorat Bauer" w:date="2025-03-04T09:15:00Z" w16du:dateUtc="2025-03-04T08:15:00Z">
        <w:r w:rsidRPr="00944672" w:rsidDel="008D69BB">
          <w:rPr>
            <w:rFonts w:ascii="Arial" w:hAnsi="Arial" w:cs="Arial"/>
            <w:sz w:val="24"/>
            <w:szCs w:val="24"/>
          </w:rPr>
          <w:delText xml:space="preserve">Lächelte </w:delText>
        </w:r>
      </w:del>
      <w:r w:rsidRPr="00944672">
        <w:rPr>
          <w:rFonts w:ascii="Arial" w:hAnsi="Arial" w:cs="Arial"/>
          <w:sz w:val="24"/>
          <w:szCs w:val="24"/>
        </w:rPr>
        <w:t>Sylvie</w:t>
      </w:r>
      <w:ins w:id="6800" w:author="Lektorat Bauer" w:date="2025-03-04T09:15:00Z" w16du:dateUtc="2025-03-04T08:15:00Z">
        <w:r w:rsidR="008D69BB">
          <w:rPr>
            <w:rFonts w:ascii="Arial" w:hAnsi="Arial" w:cs="Arial"/>
            <w:sz w:val="24"/>
            <w:szCs w:val="24"/>
          </w:rPr>
          <w:t xml:space="preserve"> lächelte</w:t>
        </w:r>
      </w:ins>
      <w:r w:rsidRPr="00944672">
        <w:rPr>
          <w:rFonts w:ascii="Arial" w:hAnsi="Arial" w:cs="Arial"/>
          <w:sz w:val="24"/>
          <w:szCs w:val="24"/>
        </w:rPr>
        <w:t xml:space="preserve"> ihn an und verschwand</w:t>
      </w:r>
      <w:del w:id="6801" w:author="Lektorat Bauer" w:date="2025-03-04T09:15:00Z" w16du:dateUtc="2025-03-04T08:15:00Z">
        <w:r w:rsidRPr="00944672" w:rsidDel="008D69BB">
          <w:rPr>
            <w:rFonts w:ascii="Arial" w:hAnsi="Arial" w:cs="Arial"/>
            <w:sz w:val="24"/>
            <w:szCs w:val="24"/>
          </w:rPr>
          <w:delText xml:space="preserve">, um </w:delText>
        </w:r>
        <w:commentRangeStart w:id="6802"/>
        <w:r w:rsidRPr="00944672" w:rsidDel="008D69BB">
          <w:rPr>
            <w:rFonts w:ascii="Arial" w:hAnsi="Arial" w:cs="Arial"/>
            <w:sz w:val="24"/>
            <w:szCs w:val="24"/>
          </w:rPr>
          <w:delText>das</w:delText>
        </w:r>
      </w:del>
      <w:commentRangeEnd w:id="6802"/>
      <w:r w:rsidR="008D69BB">
        <w:rPr>
          <w:rStyle w:val="Kommentarzeichen"/>
        </w:rPr>
        <w:commentReference w:id="6802"/>
      </w:r>
      <w:del w:id="6803" w:author="Lektorat Bauer" w:date="2025-03-04T09:15:00Z" w16du:dateUtc="2025-03-04T08:15:00Z">
        <w:r w:rsidRPr="00944672" w:rsidDel="008D69BB">
          <w:rPr>
            <w:rFonts w:ascii="Arial" w:hAnsi="Arial" w:cs="Arial"/>
            <w:sz w:val="24"/>
            <w:szCs w:val="24"/>
          </w:rPr>
          <w:delText xml:space="preserve"> Gewünschte zu holen</w:delText>
        </w:r>
      </w:del>
      <w:r w:rsidRPr="00944672">
        <w:rPr>
          <w:rFonts w:ascii="Arial" w:hAnsi="Arial" w:cs="Arial"/>
          <w:sz w:val="24"/>
          <w:szCs w:val="24"/>
        </w:rPr>
        <w:t>.</w:t>
      </w:r>
    </w:p>
    <w:p w14:paraId="4E4A3644" w14:textId="77777777" w:rsidR="008D69BB" w:rsidRDefault="00944672" w:rsidP="00623B68">
      <w:pPr>
        <w:autoSpaceDE w:val="0"/>
        <w:autoSpaceDN w:val="0"/>
        <w:adjustRightInd w:val="0"/>
        <w:spacing w:after="0" w:line="360" w:lineRule="auto"/>
        <w:ind w:firstLine="227"/>
        <w:jc w:val="both"/>
        <w:rPr>
          <w:ins w:id="6804" w:author="Lektorat Bauer" w:date="2025-03-04T09:16:00Z" w16du:dateUtc="2025-03-04T08:16:00Z"/>
          <w:rFonts w:ascii="Arial" w:hAnsi="Arial" w:cs="Arial"/>
          <w:sz w:val="24"/>
          <w:szCs w:val="24"/>
        </w:rPr>
      </w:pPr>
      <w:r w:rsidRPr="00944672">
        <w:rPr>
          <w:rFonts w:ascii="Arial" w:hAnsi="Arial" w:cs="Arial"/>
          <w:sz w:val="24"/>
          <w:szCs w:val="24"/>
        </w:rPr>
        <w:t>Stan Lee</w:t>
      </w:r>
      <w:del w:id="6805" w:author="Lektorat Bauer" w:date="2025-03-04T09:16:00Z" w16du:dateUtc="2025-03-04T08:16:00Z">
        <w:r w:rsidRPr="00944672" w:rsidDel="008D69BB">
          <w:rPr>
            <w:rFonts w:ascii="Arial" w:hAnsi="Arial" w:cs="Arial"/>
            <w:sz w:val="24"/>
            <w:szCs w:val="24"/>
          </w:rPr>
          <w:delText>,</w:delText>
        </w:r>
      </w:del>
      <w:r w:rsidRPr="00944672">
        <w:rPr>
          <w:rFonts w:ascii="Arial" w:hAnsi="Arial" w:cs="Arial"/>
          <w:sz w:val="24"/>
          <w:szCs w:val="24"/>
        </w:rPr>
        <w:t xml:space="preserve"> schaute Joost an</w:t>
      </w:r>
      <w:del w:id="6806" w:author="Lektorat Bauer" w:date="2025-03-04T09:16:00Z" w16du:dateUtc="2025-03-04T08:16:00Z">
        <w:r w:rsidRPr="00944672" w:rsidDel="008D69BB">
          <w:rPr>
            <w:rFonts w:ascii="Arial" w:hAnsi="Arial" w:cs="Arial"/>
            <w:sz w:val="24"/>
            <w:szCs w:val="24"/>
          </w:rPr>
          <w:delText>,</w:delText>
        </w:r>
      </w:del>
      <w:ins w:id="6807" w:author="Lektorat Bauer" w:date="2025-03-04T09:16:00Z" w16du:dateUtc="2025-03-04T08:16:00Z">
        <w:r w:rsidR="008D69BB">
          <w:rPr>
            <w:rFonts w:ascii="Arial" w:hAnsi="Arial" w:cs="Arial"/>
            <w:sz w:val="24"/>
            <w:szCs w:val="24"/>
          </w:rPr>
          <w:t>.</w:t>
        </w:r>
      </w:ins>
      <w:r w:rsidRPr="00944672">
        <w:rPr>
          <w:rFonts w:ascii="Arial" w:hAnsi="Arial" w:cs="Arial"/>
          <w:sz w:val="24"/>
          <w:szCs w:val="24"/>
        </w:rPr>
        <w:t xml:space="preserve"> „</w:t>
      </w:r>
      <w:commentRangeStart w:id="6808"/>
      <w:r w:rsidRPr="00944672">
        <w:rPr>
          <w:rFonts w:ascii="Arial" w:hAnsi="Arial" w:cs="Arial"/>
          <w:sz w:val="24"/>
          <w:szCs w:val="24"/>
        </w:rPr>
        <w:t>Ich glaube</w:t>
      </w:r>
      <w:ins w:id="6809" w:author="Lektorat Bauer" w:date="2025-03-04T09:16:00Z" w16du:dateUtc="2025-03-04T08:16:00Z">
        <w:r w:rsidR="008D69BB">
          <w:rPr>
            <w:rFonts w:ascii="Arial" w:hAnsi="Arial" w:cs="Arial"/>
            <w:sz w:val="24"/>
            <w:szCs w:val="24"/>
          </w:rPr>
          <w:t>,</w:t>
        </w:r>
      </w:ins>
      <w:r w:rsidRPr="00944672">
        <w:rPr>
          <w:rFonts w:ascii="Arial" w:hAnsi="Arial" w:cs="Arial"/>
          <w:sz w:val="24"/>
          <w:szCs w:val="24"/>
        </w:rPr>
        <w:t xml:space="preserve"> Sylvie mag Sie.“ </w:t>
      </w:r>
      <w:commentRangeEnd w:id="6808"/>
      <w:r w:rsidR="008D69BB">
        <w:rPr>
          <w:rStyle w:val="Kommentarzeichen"/>
        </w:rPr>
        <w:commentReference w:id="6808"/>
      </w:r>
    </w:p>
    <w:p w14:paraId="2B364D1E" w14:textId="2C15A51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„Meinen Sie? Na ja.“ </w:t>
      </w:r>
      <w:del w:id="6810" w:author="Lektorat Bauer" w:date="2025-03-04T09:16:00Z" w16du:dateUtc="2025-03-04T08:16:00Z">
        <w:r w:rsidRPr="00944672" w:rsidDel="008D69BB">
          <w:rPr>
            <w:rFonts w:ascii="Arial" w:hAnsi="Arial" w:cs="Arial"/>
            <w:sz w:val="24"/>
            <w:szCs w:val="24"/>
          </w:rPr>
          <w:delText xml:space="preserve">Sagte </w:delText>
        </w:r>
      </w:del>
      <w:r w:rsidRPr="00944672">
        <w:rPr>
          <w:rFonts w:ascii="Arial" w:hAnsi="Arial" w:cs="Arial"/>
          <w:sz w:val="24"/>
          <w:szCs w:val="24"/>
        </w:rPr>
        <w:t xml:space="preserve">Joost </w:t>
      </w:r>
      <w:del w:id="6811" w:author="Lektorat Bauer" w:date="2025-03-04T09:16:00Z" w16du:dateUtc="2025-03-04T08:16:00Z">
        <w:r w:rsidRPr="00944672" w:rsidDel="008D69BB">
          <w:rPr>
            <w:rFonts w:ascii="Arial" w:hAnsi="Arial" w:cs="Arial"/>
            <w:sz w:val="24"/>
            <w:szCs w:val="24"/>
          </w:rPr>
          <w:delText xml:space="preserve">und </w:delText>
        </w:r>
      </w:del>
      <w:r w:rsidRPr="00944672">
        <w:rPr>
          <w:rFonts w:ascii="Arial" w:hAnsi="Arial" w:cs="Arial"/>
          <w:sz w:val="24"/>
          <w:szCs w:val="24"/>
        </w:rPr>
        <w:t>zuckte mit den Schultern.</w:t>
      </w:r>
    </w:p>
    <w:p w14:paraId="1812FDB0" w14:textId="77777777" w:rsidR="00227FC1" w:rsidRDefault="00944672" w:rsidP="00623B68">
      <w:pPr>
        <w:autoSpaceDE w:val="0"/>
        <w:autoSpaceDN w:val="0"/>
        <w:adjustRightInd w:val="0"/>
        <w:spacing w:after="0" w:line="360" w:lineRule="auto"/>
        <w:ind w:firstLine="227"/>
        <w:jc w:val="both"/>
        <w:rPr>
          <w:ins w:id="6812" w:author="Lektorat Bauer" w:date="2025-03-04T09:19:00Z" w16du:dateUtc="2025-03-04T08:19:00Z"/>
          <w:rFonts w:ascii="Arial" w:hAnsi="Arial" w:cs="Arial"/>
          <w:sz w:val="24"/>
          <w:szCs w:val="24"/>
        </w:rPr>
      </w:pPr>
      <w:r w:rsidRPr="00944672">
        <w:rPr>
          <w:rFonts w:ascii="Arial" w:hAnsi="Arial" w:cs="Arial"/>
          <w:sz w:val="24"/>
          <w:szCs w:val="24"/>
        </w:rPr>
        <w:t>„Stan,“ begann Joost</w:t>
      </w:r>
      <w:ins w:id="6813" w:author="Lektorat Bauer" w:date="2025-03-04T09:18:00Z" w16du:dateUtc="2025-03-04T08:18:00Z">
        <w:r w:rsidR="00227FC1">
          <w:rPr>
            <w:rFonts w:ascii="Arial" w:hAnsi="Arial" w:cs="Arial"/>
            <w:sz w:val="24"/>
            <w:szCs w:val="24"/>
          </w:rPr>
          <w:t xml:space="preserve"> dann</w:t>
        </w:r>
      </w:ins>
      <w:r w:rsidRPr="00944672">
        <w:rPr>
          <w:rFonts w:ascii="Arial" w:hAnsi="Arial" w:cs="Arial"/>
          <w:sz w:val="24"/>
          <w:szCs w:val="24"/>
        </w:rPr>
        <w:t>, „</w:t>
      </w:r>
      <w:ins w:id="6814" w:author="Lektorat Bauer" w:date="2025-03-04T09:18:00Z" w16du:dateUtc="2025-03-04T08:18:00Z">
        <w:r w:rsidR="00227FC1">
          <w:rPr>
            <w:rFonts w:ascii="Arial" w:hAnsi="Arial" w:cs="Arial"/>
            <w:sz w:val="24"/>
            <w:szCs w:val="24"/>
          </w:rPr>
          <w:t>w</w:t>
        </w:r>
      </w:ins>
      <w:del w:id="6815" w:author="Lektorat Bauer" w:date="2025-03-04T09:18:00Z" w16du:dateUtc="2025-03-04T08:18:00Z">
        <w:r w:rsidRPr="00944672" w:rsidDel="00227FC1">
          <w:rPr>
            <w:rFonts w:ascii="Arial" w:hAnsi="Arial" w:cs="Arial"/>
            <w:sz w:val="24"/>
            <w:szCs w:val="24"/>
          </w:rPr>
          <w:delText>W</w:delText>
        </w:r>
      </w:del>
      <w:r w:rsidRPr="00944672">
        <w:rPr>
          <w:rFonts w:ascii="Arial" w:hAnsi="Arial" w:cs="Arial"/>
          <w:sz w:val="24"/>
          <w:szCs w:val="24"/>
        </w:rPr>
        <w:t xml:space="preserve">ürde es gegen die Konventionen verstoßen, wenn ich </w:t>
      </w:r>
      <w:del w:id="6816" w:author="Lektorat Bauer" w:date="2025-03-04T09:18:00Z" w16du:dateUtc="2025-03-04T08:18:00Z">
        <w:r w:rsidRPr="00944672" w:rsidDel="00227FC1">
          <w:rPr>
            <w:rFonts w:ascii="Arial" w:hAnsi="Arial" w:cs="Arial"/>
            <w:sz w:val="24"/>
            <w:szCs w:val="24"/>
          </w:rPr>
          <w:delText xml:space="preserve">vor dem Frühstück, </w:delText>
        </w:r>
      </w:del>
      <w:r w:rsidRPr="00944672">
        <w:rPr>
          <w:rFonts w:ascii="Arial" w:hAnsi="Arial" w:cs="Arial"/>
          <w:sz w:val="24"/>
          <w:szCs w:val="24"/>
        </w:rPr>
        <w:t xml:space="preserve">Ihnen schon </w:t>
      </w:r>
      <w:ins w:id="6817" w:author="Lektorat Bauer" w:date="2025-03-04T09:18:00Z" w16du:dateUtc="2025-03-04T08:18:00Z">
        <w:r w:rsidR="00227FC1" w:rsidRPr="00944672">
          <w:rPr>
            <w:rFonts w:ascii="Arial" w:hAnsi="Arial" w:cs="Arial"/>
            <w:sz w:val="24"/>
            <w:szCs w:val="24"/>
          </w:rPr>
          <w:t xml:space="preserve">vor dem Frühstück </w:t>
        </w:r>
      </w:ins>
      <w:r w:rsidRPr="00944672">
        <w:rPr>
          <w:rFonts w:ascii="Arial" w:hAnsi="Arial" w:cs="Arial"/>
          <w:sz w:val="24"/>
          <w:szCs w:val="24"/>
        </w:rPr>
        <w:t xml:space="preserve">eine Frage stelle?“ </w:t>
      </w:r>
    </w:p>
    <w:p w14:paraId="5D3932CA" w14:textId="51FDFE56" w:rsidR="00944672" w:rsidRDefault="00944672" w:rsidP="00623B68">
      <w:pPr>
        <w:autoSpaceDE w:val="0"/>
        <w:autoSpaceDN w:val="0"/>
        <w:adjustRightInd w:val="0"/>
        <w:spacing w:after="0" w:line="360" w:lineRule="auto"/>
        <w:ind w:firstLine="227"/>
        <w:jc w:val="both"/>
        <w:rPr>
          <w:ins w:id="6818" w:author="Lektorat Bauer" w:date="2025-03-04T09:21:00Z" w16du:dateUtc="2025-03-04T08:21:00Z"/>
          <w:rFonts w:ascii="Arial" w:hAnsi="Arial" w:cs="Arial"/>
          <w:sz w:val="24"/>
          <w:szCs w:val="24"/>
        </w:rPr>
      </w:pPr>
      <w:r w:rsidRPr="00944672">
        <w:rPr>
          <w:rFonts w:ascii="Arial" w:hAnsi="Arial" w:cs="Arial"/>
          <w:sz w:val="24"/>
          <w:szCs w:val="24"/>
        </w:rPr>
        <w:t>„Ganz und gar nicht, Joost. Im Gegenteil, ich bin neugierig, warum Sie nach mir gefragt haben.“</w:t>
      </w:r>
    </w:p>
    <w:p w14:paraId="49CFF91F" w14:textId="6D6C9DB2" w:rsidR="00227FC1" w:rsidRPr="00944672" w:rsidRDefault="00227FC1" w:rsidP="00623B68">
      <w:pPr>
        <w:autoSpaceDE w:val="0"/>
        <w:autoSpaceDN w:val="0"/>
        <w:adjustRightInd w:val="0"/>
        <w:spacing w:after="0" w:line="360" w:lineRule="auto"/>
        <w:ind w:firstLine="227"/>
        <w:jc w:val="both"/>
        <w:rPr>
          <w:rFonts w:ascii="Arial" w:hAnsi="Arial" w:cs="Arial"/>
          <w:sz w:val="24"/>
          <w:szCs w:val="24"/>
        </w:rPr>
      </w:pPr>
      <w:ins w:id="6819" w:author="Lektorat Bauer" w:date="2025-03-04T09:21:00Z" w16du:dateUtc="2025-03-04T08:21:00Z">
        <w:r>
          <w:rPr>
            <w:rFonts w:ascii="Arial" w:hAnsi="Arial" w:cs="Arial"/>
            <w:sz w:val="24"/>
            <w:szCs w:val="24"/>
          </w:rPr>
          <w:t xml:space="preserve">Joost nahm sich einen Moment, um seine Gedanken zu sortieren. Dann sagte er: </w:t>
        </w:r>
      </w:ins>
      <w:moveToRangeStart w:id="6820" w:author="Lektorat Bauer" w:date="2025-03-04T09:21:00Z" w:name="move191972493"/>
      <w:moveTo w:id="6821" w:author="Lektorat Bauer" w:date="2025-03-04T09:21:00Z" w16du:dateUtc="2025-03-04T08:21:00Z">
        <w:r w:rsidRPr="00944672">
          <w:rPr>
            <w:rFonts w:ascii="Arial" w:hAnsi="Arial" w:cs="Arial"/>
            <w:sz w:val="24"/>
            <w:szCs w:val="24"/>
          </w:rPr>
          <w:t>„Stan, es gibt immer wieder Gerüchte, dass die HSBC in Geldwäsche verwickelt ist.“</w:t>
        </w:r>
      </w:moveTo>
      <w:moveToRangeEnd w:id="6820"/>
    </w:p>
    <w:p w14:paraId="765E66BE" w14:textId="007C30E5"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Die HSBC, die ‚Hongkong and Shanghai Banking Corporation‘ wurde 1865 in Hongkong auf dem damaligen Höhepunkt des Welthandel</w:t>
      </w:r>
      <w:ins w:id="6822" w:author="Lektorat Bauer" w:date="2025-03-04T09:19:00Z" w16du:dateUtc="2025-03-04T08:19:00Z">
        <w:r w:rsidR="00227FC1">
          <w:rPr>
            <w:rFonts w:ascii="Arial" w:hAnsi="Arial" w:cs="Arial"/>
            <w:sz w:val="24"/>
            <w:szCs w:val="24"/>
          </w:rPr>
          <w:t>s</w:t>
        </w:r>
      </w:ins>
      <w:r w:rsidRPr="00944672">
        <w:rPr>
          <w:rFonts w:ascii="Arial" w:hAnsi="Arial" w:cs="Arial"/>
          <w:sz w:val="24"/>
          <w:szCs w:val="24"/>
        </w:rPr>
        <w:t xml:space="preserve">aufschwungs von dem Schotten Thomas Sutherland gegründet, um den britischen Handel im Fernen Osten zu finanzieren. </w:t>
      </w:r>
      <w:del w:id="6823" w:author="Lektorat Bauer" w:date="2025-03-04T09:19:00Z" w16du:dateUtc="2025-03-04T08:19:00Z">
        <w:r w:rsidRPr="00944672" w:rsidDel="00227FC1">
          <w:rPr>
            <w:rFonts w:ascii="Arial" w:hAnsi="Arial" w:cs="Arial"/>
            <w:sz w:val="24"/>
            <w:szCs w:val="24"/>
          </w:rPr>
          <w:delText xml:space="preserve">Gegründet wurde die Bank, um </w:delText>
        </w:r>
        <w:commentRangeStart w:id="6824"/>
        <w:r w:rsidRPr="00944672" w:rsidDel="00227FC1">
          <w:rPr>
            <w:rFonts w:ascii="Arial" w:hAnsi="Arial" w:cs="Arial"/>
            <w:sz w:val="24"/>
            <w:szCs w:val="24"/>
          </w:rPr>
          <w:delText>den</w:delText>
        </w:r>
      </w:del>
      <w:commentRangeEnd w:id="6824"/>
      <w:r w:rsidR="00227FC1">
        <w:rPr>
          <w:rStyle w:val="Kommentarzeichen"/>
        </w:rPr>
        <w:commentReference w:id="6824"/>
      </w:r>
      <w:del w:id="6825" w:author="Lektorat Bauer" w:date="2025-03-04T09:19:00Z" w16du:dateUtc="2025-03-04T08:19:00Z">
        <w:r w:rsidRPr="00944672" w:rsidDel="00227FC1">
          <w:rPr>
            <w:rFonts w:ascii="Arial" w:hAnsi="Arial" w:cs="Arial"/>
            <w:sz w:val="24"/>
            <w:szCs w:val="24"/>
          </w:rPr>
          <w:delText xml:space="preserve"> zunehmenden internationalen Handel zwischen Europa, China und den Vereinigten Staaten von Amerika zu finanzieren. </w:delText>
        </w:r>
      </w:del>
    </w:p>
    <w:p w14:paraId="1E986E6D"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In der Gründerzeit hatten deutsche Geschäftsinteressen maßgeblichen Einfluss auf die Entwicklung der Bank, was sich unter anderem durch zwei deutsche Geschäftsleute widerspiegelt, die damals viele Jahre im Direktorium saßen.</w:t>
      </w:r>
    </w:p>
    <w:p w14:paraId="58D1188C" w14:textId="7BFFB9AF"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Durch diese Tatsache ist es</w:t>
      </w:r>
      <w:del w:id="6826" w:author="Lektorat Bauer" w:date="2025-03-04T09:20:00Z" w16du:dateUtc="2025-03-04T08:20:00Z">
        <w:r w:rsidRPr="00944672" w:rsidDel="00227FC1">
          <w:rPr>
            <w:rFonts w:ascii="Arial" w:hAnsi="Arial" w:cs="Arial"/>
            <w:sz w:val="24"/>
            <w:szCs w:val="24"/>
          </w:rPr>
          <w:delText>,</w:delText>
        </w:r>
      </w:del>
      <w:r w:rsidRPr="00944672">
        <w:rPr>
          <w:rFonts w:ascii="Arial" w:hAnsi="Arial" w:cs="Arial"/>
          <w:sz w:val="24"/>
          <w:szCs w:val="24"/>
        </w:rPr>
        <w:t xml:space="preserve"> auch zu erklären, dass bereits 1889 neben Niederlassungen in London und Lyon </w:t>
      </w:r>
      <w:del w:id="6827" w:author="Lektorat Bauer" w:date="2025-03-04T09:20:00Z" w16du:dateUtc="2025-03-04T08:20:00Z">
        <w:r w:rsidRPr="00944672" w:rsidDel="00227FC1">
          <w:rPr>
            <w:rFonts w:ascii="Arial" w:hAnsi="Arial" w:cs="Arial"/>
            <w:sz w:val="24"/>
            <w:szCs w:val="24"/>
          </w:rPr>
          <w:delText xml:space="preserve">ebenfalls </w:delText>
        </w:r>
      </w:del>
      <w:r w:rsidRPr="00944672">
        <w:rPr>
          <w:rFonts w:ascii="Arial" w:hAnsi="Arial" w:cs="Arial"/>
          <w:sz w:val="24"/>
          <w:szCs w:val="24"/>
        </w:rPr>
        <w:t>eine Zweigstelle in Hamburg eröffnet wurde</w:t>
      </w:r>
      <w:ins w:id="6828" w:author="Lektorat Bauer" w:date="2025-03-04T09:20:00Z" w16du:dateUtc="2025-03-04T08:20:00Z">
        <w:r w:rsidR="00227FC1">
          <w:rPr>
            <w:rFonts w:ascii="Arial" w:hAnsi="Arial" w:cs="Arial"/>
            <w:sz w:val="24"/>
            <w:szCs w:val="24"/>
          </w:rPr>
          <w:t>.</w:t>
        </w:r>
      </w:ins>
      <w:del w:id="6829" w:author="Lektorat Bauer" w:date="2025-03-04T09:20:00Z" w16du:dateUtc="2025-03-04T08:20:00Z">
        <w:r w:rsidRPr="00944672" w:rsidDel="00227FC1">
          <w:rPr>
            <w:rFonts w:ascii="Arial" w:hAnsi="Arial" w:cs="Arial"/>
            <w:sz w:val="24"/>
            <w:szCs w:val="24"/>
          </w:rPr>
          <w:delText xml:space="preserve">, was die ersten </w:delText>
        </w:r>
        <w:commentRangeStart w:id="6830"/>
        <w:r w:rsidRPr="00944672" w:rsidDel="00227FC1">
          <w:rPr>
            <w:rFonts w:ascii="Arial" w:hAnsi="Arial" w:cs="Arial"/>
            <w:sz w:val="24"/>
            <w:szCs w:val="24"/>
          </w:rPr>
          <w:delText>Repräsentanten</w:delText>
        </w:r>
      </w:del>
      <w:commentRangeEnd w:id="6830"/>
      <w:r w:rsidR="00227FC1">
        <w:rPr>
          <w:rStyle w:val="Kommentarzeichen"/>
        </w:rPr>
        <w:commentReference w:id="6830"/>
      </w:r>
      <w:del w:id="6831" w:author="Lektorat Bauer" w:date="2025-03-04T09:20:00Z" w16du:dateUtc="2025-03-04T08:20:00Z">
        <w:r w:rsidRPr="00944672" w:rsidDel="00227FC1">
          <w:rPr>
            <w:rFonts w:ascii="Arial" w:hAnsi="Arial" w:cs="Arial"/>
            <w:sz w:val="24"/>
            <w:szCs w:val="24"/>
          </w:rPr>
          <w:delText xml:space="preserve"> der HSBC in Europa waren. </w:delText>
        </w:r>
      </w:del>
    </w:p>
    <w:p w14:paraId="68A7A19A" w14:textId="684122A0"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moveFromRangeStart w:id="6832" w:author="Lektorat Bauer" w:date="2025-03-04T09:21:00Z" w:name="move191972493"/>
      <w:moveFrom w:id="6833" w:author="Lektorat Bauer" w:date="2025-03-04T09:21:00Z" w16du:dateUtc="2025-03-04T08:21:00Z">
        <w:r w:rsidRPr="00944672" w:rsidDel="00227FC1">
          <w:rPr>
            <w:rFonts w:ascii="Arial" w:hAnsi="Arial" w:cs="Arial"/>
            <w:sz w:val="24"/>
            <w:szCs w:val="24"/>
          </w:rPr>
          <w:t xml:space="preserve">„Stan, es gibt immer </w:t>
        </w:r>
        <w:commentRangeStart w:id="6834"/>
        <w:r w:rsidRPr="00944672" w:rsidDel="00227FC1">
          <w:rPr>
            <w:rFonts w:ascii="Arial" w:hAnsi="Arial" w:cs="Arial"/>
            <w:sz w:val="24"/>
            <w:szCs w:val="24"/>
          </w:rPr>
          <w:t>wieder</w:t>
        </w:r>
      </w:moveFrom>
      <w:commentRangeEnd w:id="6834"/>
      <w:r w:rsidR="00227FC1">
        <w:rPr>
          <w:rStyle w:val="Kommentarzeichen"/>
        </w:rPr>
        <w:commentReference w:id="6834"/>
      </w:r>
      <w:moveFrom w:id="6835" w:author="Lektorat Bauer" w:date="2025-03-04T09:21:00Z" w16du:dateUtc="2025-03-04T08:21:00Z">
        <w:r w:rsidRPr="00944672" w:rsidDel="00227FC1">
          <w:rPr>
            <w:rFonts w:ascii="Arial" w:hAnsi="Arial" w:cs="Arial"/>
            <w:sz w:val="24"/>
            <w:szCs w:val="24"/>
          </w:rPr>
          <w:t xml:space="preserve"> Gerüchte, dass die HSBC in Geldwäsche verwickelt ist.“ </w:t>
        </w:r>
      </w:moveFrom>
      <w:moveFromRangeEnd w:id="6832"/>
      <w:r w:rsidRPr="00944672">
        <w:rPr>
          <w:rFonts w:ascii="Arial" w:hAnsi="Arial" w:cs="Arial"/>
          <w:sz w:val="24"/>
          <w:szCs w:val="24"/>
        </w:rPr>
        <w:t>Stan Lee versteifte sich</w:t>
      </w:r>
      <w:ins w:id="6836" w:author="Lektorat Bauer" w:date="2025-03-04T09:21:00Z" w16du:dateUtc="2025-03-04T08:21:00Z">
        <w:r w:rsidR="00227FC1">
          <w:rPr>
            <w:rFonts w:ascii="Arial" w:hAnsi="Arial" w:cs="Arial"/>
            <w:sz w:val="24"/>
            <w:szCs w:val="24"/>
          </w:rPr>
          <w:t>.</w:t>
        </w:r>
      </w:ins>
      <w:del w:id="6837" w:author="Lektorat Bauer" w:date="2025-03-04T09:21:00Z" w16du:dateUtc="2025-03-04T08:21:00Z">
        <w:r w:rsidRPr="00944672" w:rsidDel="00227FC1">
          <w:rPr>
            <w:rFonts w:ascii="Arial" w:hAnsi="Arial" w:cs="Arial"/>
            <w:sz w:val="24"/>
            <w:szCs w:val="24"/>
          </w:rPr>
          <w:delText>,</w:delText>
        </w:r>
      </w:del>
      <w:r w:rsidRPr="00944672">
        <w:rPr>
          <w:rFonts w:ascii="Arial" w:hAnsi="Arial" w:cs="Arial"/>
          <w:sz w:val="24"/>
          <w:szCs w:val="24"/>
        </w:rPr>
        <w:t xml:space="preserve"> „Ich möchte betonen, dass ich zu diesem Komplex keine Fragen stellen möchte</w:t>
      </w:r>
      <w:del w:id="6838" w:author="Lektorat Bauer" w:date="2025-03-04T09:21:00Z" w16du:dateUtc="2025-03-04T08:21:00Z">
        <w:r w:rsidRPr="00944672" w:rsidDel="00227FC1">
          <w:rPr>
            <w:rFonts w:ascii="Arial" w:hAnsi="Arial" w:cs="Arial"/>
            <w:sz w:val="24"/>
            <w:szCs w:val="24"/>
          </w:rPr>
          <w:delText>.</w:delText>
        </w:r>
      </w:del>
      <w:r w:rsidRPr="00944672">
        <w:rPr>
          <w:rFonts w:ascii="Arial" w:hAnsi="Arial" w:cs="Arial"/>
          <w:sz w:val="24"/>
          <w:szCs w:val="24"/>
        </w:rPr>
        <w:t>“</w:t>
      </w:r>
      <w:ins w:id="6839" w:author="Lektorat Bauer" w:date="2025-03-04T09:21:00Z" w16du:dateUtc="2025-03-04T08:21:00Z">
        <w:r w:rsidR="00227FC1">
          <w:rPr>
            <w:rFonts w:ascii="Arial" w:hAnsi="Arial" w:cs="Arial"/>
            <w:sz w:val="24"/>
            <w:szCs w:val="24"/>
          </w:rPr>
          <w:t>, schob Joost schnell hinterher und</w:t>
        </w:r>
      </w:ins>
      <w:r w:rsidRPr="00944672">
        <w:rPr>
          <w:rFonts w:ascii="Arial" w:hAnsi="Arial" w:cs="Arial"/>
          <w:sz w:val="24"/>
          <w:szCs w:val="24"/>
        </w:rPr>
        <w:t xml:space="preserve"> Stan Lee entspannte sich</w:t>
      </w:r>
      <w:ins w:id="6840" w:author="Lektorat Bauer" w:date="2025-03-04T09:21:00Z" w16du:dateUtc="2025-03-04T08:21:00Z">
        <w:r w:rsidR="00227FC1">
          <w:rPr>
            <w:rFonts w:ascii="Arial" w:hAnsi="Arial" w:cs="Arial"/>
            <w:sz w:val="24"/>
            <w:szCs w:val="24"/>
          </w:rPr>
          <w:t xml:space="preserve"> wieder</w:t>
        </w:r>
      </w:ins>
      <w:r w:rsidRPr="00944672">
        <w:rPr>
          <w:rFonts w:ascii="Arial" w:hAnsi="Arial" w:cs="Arial"/>
          <w:sz w:val="24"/>
          <w:szCs w:val="24"/>
        </w:rPr>
        <w:t xml:space="preserve">. </w:t>
      </w:r>
    </w:p>
    <w:p w14:paraId="01EF7C9F" w14:textId="72A6AD08"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Die Presseabteilung hatte </w:t>
      </w:r>
      <w:del w:id="6841" w:author="Lektorat Bauer" w:date="2025-03-04T09:22:00Z" w16du:dateUtc="2025-03-04T08:22:00Z">
        <w:r w:rsidRPr="00944672" w:rsidDel="00227FC1">
          <w:rPr>
            <w:rFonts w:ascii="Arial" w:hAnsi="Arial" w:cs="Arial"/>
            <w:sz w:val="24"/>
            <w:szCs w:val="24"/>
          </w:rPr>
          <w:delText xml:space="preserve">ihn </w:delText>
        </w:r>
      </w:del>
      <w:ins w:id="6842" w:author="Lektorat Bauer" w:date="2025-03-04T09:22:00Z" w16du:dateUtc="2025-03-04T08:22:00Z">
        <w:r w:rsidR="00227FC1">
          <w:rPr>
            <w:rFonts w:ascii="Arial" w:hAnsi="Arial" w:cs="Arial"/>
            <w:sz w:val="24"/>
            <w:szCs w:val="24"/>
          </w:rPr>
          <w:t>Stan</w:t>
        </w:r>
        <w:r w:rsidR="00227FC1" w:rsidRPr="00944672">
          <w:rPr>
            <w:rFonts w:ascii="Arial" w:hAnsi="Arial" w:cs="Arial"/>
            <w:sz w:val="24"/>
            <w:szCs w:val="24"/>
          </w:rPr>
          <w:t xml:space="preserve"> </w:t>
        </w:r>
      </w:ins>
      <w:r w:rsidRPr="00944672">
        <w:rPr>
          <w:rFonts w:ascii="Arial" w:hAnsi="Arial" w:cs="Arial"/>
          <w:sz w:val="24"/>
          <w:szCs w:val="24"/>
        </w:rPr>
        <w:t xml:space="preserve">auf einige dieser Punkte vorbereitet, damit er sich nicht um Kopf und Kragen reden würde. </w:t>
      </w:r>
    </w:p>
    <w:p w14:paraId="5B8C93E9" w14:textId="56248BB1"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„O</w:t>
      </w:r>
      <w:del w:id="6843" w:author="Lektorat Bauer" w:date="2025-03-04T09:22:00Z" w16du:dateUtc="2025-03-04T08:22:00Z">
        <w:r w:rsidRPr="00944672" w:rsidDel="00227FC1">
          <w:rPr>
            <w:rFonts w:ascii="Arial" w:hAnsi="Arial" w:cs="Arial"/>
            <w:sz w:val="24"/>
            <w:szCs w:val="24"/>
          </w:rPr>
          <w:delText>K</w:delText>
        </w:r>
      </w:del>
      <w:ins w:id="6844" w:author="Lektorat Bauer" w:date="2025-03-04T09:22:00Z" w16du:dateUtc="2025-03-04T08:22:00Z">
        <w:r w:rsidR="00227FC1">
          <w:rPr>
            <w:rFonts w:ascii="Arial" w:hAnsi="Arial" w:cs="Arial"/>
            <w:sz w:val="24"/>
            <w:szCs w:val="24"/>
          </w:rPr>
          <w:t>k</w:t>
        </w:r>
      </w:ins>
      <w:r w:rsidRPr="00944672">
        <w:rPr>
          <w:rFonts w:ascii="Arial" w:hAnsi="Arial" w:cs="Arial"/>
          <w:sz w:val="24"/>
          <w:szCs w:val="24"/>
        </w:rPr>
        <w:t>, worum geht es Ihnen dann</w:t>
      </w:r>
      <w:del w:id="6845" w:author="Lektorat Bauer" w:date="2025-03-04T09:22:00Z" w16du:dateUtc="2025-03-04T08:22:00Z">
        <w:r w:rsidRPr="00944672" w:rsidDel="00227FC1">
          <w:rPr>
            <w:rFonts w:ascii="Arial" w:hAnsi="Arial" w:cs="Arial"/>
            <w:sz w:val="24"/>
            <w:szCs w:val="24"/>
          </w:rPr>
          <w:delText>,</w:delText>
        </w:r>
      </w:del>
      <w:r w:rsidRPr="00944672">
        <w:rPr>
          <w:rFonts w:ascii="Arial" w:hAnsi="Arial" w:cs="Arial"/>
          <w:sz w:val="24"/>
          <w:szCs w:val="24"/>
        </w:rPr>
        <w:t xml:space="preserve"> heute?“ </w:t>
      </w:r>
      <w:del w:id="6846" w:author="Lektorat Bauer" w:date="2025-03-04T09:22:00Z" w16du:dateUtc="2025-03-04T08:22:00Z">
        <w:r w:rsidRPr="00944672" w:rsidDel="00227FC1">
          <w:rPr>
            <w:rFonts w:ascii="Arial" w:hAnsi="Arial" w:cs="Arial"/>
            <w:sz w:val="24"/>
            <w:szCs w:val="24"/>
          </w:rPr>
          <w:delText>War Stan Lees Replik, es</w:delText>
        </w:r>
      </w:del>
      <w:ins w:id="6847" w:author="Lektorat Bauer" w:date="2025-03-04T09:22:00Z" w16du:dateUtc="2025-03-04T08:22:00Z">
        <w:r w:rsidR="00227FC1">
          <w:rPr>
            <w:rFonts w:ascii="Arial" w:hAnsi="Arial" w:cs="Arial"/>
            <w:sz w:val="24"/>
            <w:szCs w:val="24"/>
          </w:rPr>
          <w:t>Es</w:t>
        </w:r>
      </w:ins>
      <w:r w:rsidRPr="00944672">
        <w:rPr>
          <w:rFonts w:ascii="Arial" w:hAnsi="Arial" w:cs="Arial"/>
          <w:sz w:val="24"/>
          <w:szCs w:val="24"/>
        </w:rPr>
        <w:t xml:space="preserve"> war besser, abzuwarten</w:t>
      </w:r>
      <w:ins w:id="6848" w:author="Lektorat Bauer" w:date="2025-03-04T09:22:00Z" w16du:dateUtc="2025-03-04T08:22:00Z">
        <w:r w:rsidR="00227FC1">
          <w:rPr>
            <w:rFonts w:ascii="Arial" w:hAnsi="Arial" w:cs="Arial"/>
            <w:sz w:val="24"/>
            <w:szCs w:val="24"/>
          </w:rPr>
          <w:t>,</w:t>
        </w:r>
      </w:ins>
      <w:r w:rsidRPr="00944672">
        <w:rPr>
          <w:rFonts w:ascii="Arial" w:hAnsi="Arial" w:cs="Arial"/>
          <w:sz w:val="24"/>
          <w:szCs w:val="24"/>
        </w:rPr>
        <w:t xml:space="preserve"> was der Journalist wissen wollte, als freiwillig zu viel zu verraten, das hatte ihm die Presseabteilung nicht extra sagen müssen.</w:t>
      </w:r>
    </w:p>
    <w:p w14:paraId="3B133BAC" w14:textId="464D85BE"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„Bitte die Störung zu entschuldigen.“ Sylvie kam mit einem Kollegen, und das Frühstück wurde serviert. Sylvie servierte bei Joost, den Sie dabei</w:t>
      </w:r>
      <w:del w:id="6849" w:author="Lektorat Bauer" w:date="2025-03-04T09:22:00Z" w16du:dateUtc="2025-03-04T08:22:00Z">
        <w:r w:rsidRPr="00944672" w:rsidDel="00227FC1">
          <w:rPr>
            <w:rFonts w:ascii="Arial" w:hAnsi="Arial" w:cs="Arial"/>
            <w:sz w:val="24"/>
            <w:szCs w:val="24"/>
          </w:rPr>
          <w:delText>,</w:delText>
        </w:r>
      </w:del>
      <w:r w:rsidRPr="00944672">
        <w:rPr>
          <w:rFonts w:ascii="Arial" w:hAnsi="Arial" w:cs="Arial"/>
          <w:sz w:val="24"/>
          <w:szCs w:val="24"/>
        </w:rPr>
        <w:t xml:space="preserve"> versehentlich</w:t>
      </w:r>
      <w:del w:id="6850" w:author="Lektorat Bauer" w:date="2025-03-04T09:22:00Z" w16du:dateUtc="2025-03-04T08:22:00Z">
        <w:r w:rsidRPr="00944672" w:rsidDel="00227FC1">
          <w:rPr>
            <w:rFonts w:ascii="Arial" w:hAnsi="Arial" w:cs="Arial"/>
            <w:sz w:val="24"/>
            <w:szCs w:val="24"/>
          </w:rPr>
          <w:delText>,</w:delText>
        </w:r>
      </w:del>
      <w:r w:rsidRPr="00944672">
        <w:rPr>
          <w:rFonts w:ascii="Arial" w:hAnsi="Arial" w:cs="Arial"/>
          <w:sz w:val="24"/>
          <w:szCs w:val="24"/>
        </w:rPr>
        <w:t xml:space="preserve"> am Arm berührte. </w:t>
      </w:r>
    </w:p>
    <w:p w14:paraId="4F18EE02" w14:textId="77777777" w:rsidR="00227FC1" w:rsidRDefault="00944672" w:rsidP="00623B68">
      <w:pPr>
        <w:autoSpaceDE w:val="0"/>
        <w:autoSpaceDN w:val="0"/>
        <w:adjustRightInd w:val="0"/>
        <w:spacing w:after="0" w:line="360" w:lineRule="auto"/>
        <w:ind w:firstLine="227"/>
        <w:jc w:val="both"/>
        <w:rPr>
          <w:ins w:id="6851" w:author="Lektorat Bauer" w:date="2025-03-04T09:22:00Z" w16du:dateUtc="2025-03-04T08:22:00Z"/>
          <w:rFonts w:ascii="Arial" w:hAnsi="Arial" w:cs="Arial"/>
          <w:sz w:val="24"/>
          <w:szCs w:val="24"/>
        </w:rPr>
      </w:pPr>
      <w:r w:rsidRPr="00944672">
        <w:rPr>
          <w:rFonts w:ascii="Arial" w:hAnsi="Arial" w:cs="Arial"/>
          <w:sz w:val="24"/>
          <w:szCs w:val="24"/>
        </w:rPr>
        <w:t xml:space="preserve">„Bitte entschuldigen Sie.“ </w:t>
      </w:r>
    </w:p>
    <w:p w14:paraId="6BE500C9" w14:textId="53620686"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„Kein Problem</w:t>
      </w:r>
      <w:del w:id="6852" w:author="Lektorat Bauer" w:date="2025-03-04T09:22:00Z" w16du:dateUtc="2025-03-04T08:22:00Z">
        <w:r w:rsidRPr="00944672" w:rsidDel="00227FC1">
          <w:rPr>
            <w:rFonts w:ascii="Arial" w:hAnsi="Arial" w:cs="Arial"/>
            <w:sz w:val="24"/>
            <w:szCs w:val="24"/>
          </w:rPr>
          <w:delText>,</w:delText>
        </w:r>
      </w:del>
      <w:r w:rsidRPr="00944672">
        <w:rPr>
          <w:rFonts w:ascii="Arial" w:hAnsi="Arial" w:cs="Arial"/>
          <w:sz w:val="24"/>
          <w:szCs w:val="24"/>
        </w:rPr>
        <w:t>“</w:t>
      </w:r>
      <w:ins w:id="6853" w:author="Lektorat Bauer" w:date="2025-03-04T09:22:00Z" w16du:dateUtc="2025-03-04T08:22:00Z">
        <w:r w:rsidR="00227FC1">
          <w:rPr>
            <w:rFonts w:ascii="Arial" w:hAnsi="Arial" w:cs="Arial"/>
            <w:sz w:val="24"/>
            <w:szCs w:val="24"/>
          </w:rPr>
          <w:t>,</w:t>
        </w:r>
      </w:ins>
      <w:r w:rsidRPr="00944672">
        <w:rPr>
          <w:rFonts w:ascii="Arial" w:hAnsi="Arial" w:cs="Arial"/>
          <w:sz w:val="24"/>
          <w:szCs w:val="24"/>
        </w:rPr>
        <w:t xml:space="preserve"> antwortete Joost, „in diesem speziellen Fall, war das Vergnügen auf meiner Seite.“ Diese Antwort veranlasste alle, zu lachen. Kurz darauf war der Tisch gedeckt, und die beiden Männer waren wieder allein am Tisch.</w:t>
      </w:r>
    </w:p>
    <w:p w14:paraId="2A5005DF" w14:textId="77777777" w:rsidR="00227FC1" w:rsidRDefault="00944672" w:rsidP="00623B68">
      <w:pPr>
        <w:autoSpaceDE w:val="0"/>
        <w:autoSpaceDN w:val="0"/>
        <w:adjustRightInd w:val="0"/>
        <w:spacing w:after="0" w:line="360" w:lineRule="auto"/>
        <w:ind w:firstLine="227"/>
        <w:jc w:val="both"/>
        <w:rPr>
          <w:ins w:id="6854" w:author="Lektorat Bauer" w:date="2025-03-04T09:23:00Z" w16du:dateUtc="2025-03-04T08:23:00Z"/>
          <w:rFonts w:ascii="Arial" w:hAnsi="Arial" w:cs="Arial"/>
          <w:sz w:val="24"/>
          <w:szCs w:val="24"/>
        </w:rPr>
      </w:pPr>
      <w:r w:rsidRPr="00944672">
        <w:rPr>
          <w:rFonts w:ascii="Arial" w:hAnsi="Arial" w:cs="Arial"/>
          <w:sz w:val="24"/>
          <w:szCs w:val="24"/>
        </w:rPr>
        <w:t>„Ich habe doch recht</w:t>
      </w:r>
      <w:del w:id="6855" w:author="Lektorat Bauer" w:date="2025-03-04T09:23:00Z" w16du:dateUtc="2025-03-04T08:23:00Z">
        <w:r w:rsidRPr="00944672" w:rsidDel="00227FC1">
          <w:rPr>
            <w:rFonts w:ascii="Arial" w:hAnsi="Arial" w:cs="Arial"/>
            <w:sz w:val="24"/>
            <w:szCs w:val="24"/>
          </w:rPr>
          <w:delText>.</w:delText>
        </w:r>
      </w:del>
      <w:r w:rsidRPr="00944672">
        <w:rPr>
          <w:rFonts w:ascii="Arial" w:hAnsi="Arial" w:cs="Arial"/>
          <w:sz w:val="24"/>
          <w:szCs w:val="24"/>
        </w:rPr>
        <w:t>“</w:t>
      </w:r>
      <w:ins w:id="6856" w:author="Lektorat Bauer" w:date="2025-03-04T09:23:00Z" w16du:dateUtc="2025-03-04T08:23:00Z">
        <w:r w:rsidR="00227FC1">
          <w:rPr>
            <w:rFonts w:ascii="Arial" w:hAnsi="Arial" w:cs="Arial"/>
            <w:sz w:val="24"/>
            <w:szCs w:val="24"/>
          </w:rPr>
          <w:t>, sagte Stan augenzwinkernd</w:t>
        </w:r>
      </w:ins>
      <w:del w:id="6857" w:author="Lektorat Bauer" w:date="2025-03-04T09:23:00Z" w16du:dateUtc="2025-03-04T08:23:00Z">
        <w:r w:rsidRPr="00944672" w:rsidDel="00227FC1">
          <w:rPr>
            <w:rFonts w:ascii="Arial" w:hAnsi="Arial" w:cs="Arial"/>
            <w:sz w:val="24"/>
            <w:szCs w:val="24"/>
          </w:rPr>
          <w:delText xml:space="preserve"> Zwinkerte Stan Thomas zu</w:delText>
        </w:r>
      </w:del>
      <w:r w:rsidRPr="00944672">
        <w:rPr>
          <w:rFonts w:ascii="Arial" w:hAnsi="Arial" w:cs="Arial"/>
          <w:sz w:val="24"/>
          <w:szCs w:val="24"/>
        </w:rPr>
        <w:t xml:space="preserve">. </w:t>
      </w:r>
    </w:p>
    <w:p w14:paraId="4B5C0DEA" w14:textId="02AFA8BC"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„Ich weiß nicht, ich scheine </w:t>
      </w:r>
      <w:ins w:id="6858" w:author="Lektorat Bauer" w:date="2025-03-04T09:24:00Z" w16du:dateUtc="2025-03-04T08:24:00Z">
        <w:r w:rsidR="00227FC1">
          <w:rPr>
            <w:rFonts w:ascii="Arial" w:hAnsi="Arial" w:cs="Arial"/>
            <w:sz w:val="24"/>
            <w:szCs w:val="24"/>
          </w:rPr>
          <w:t xml:space="preserve">doch </w:t>
        </w:r>
      </w:ins>
      <w:del w:id="6859" w:author="Lektorat Bauer" w:date="2025-03-04T09:23:00Z" w16du:dateUtc="2025-03-04T08:23:00Z">
        <w:r w:rsidRPr="00944672" w:rsidDel="00227FC1">
          <w:rPr>
            <w:rFonts w:ascii="Arial" w:hAnsi="Arial" w:cs="Arial"/>
            <w:sz w:val="24"/>
            <w:szCs w:val="24"/>
          </w:rPr>
          <w:delText xml:space="preserve">eher </w:delText>
        </w:r>
      </w:del>
      <w:r w:rsidRPr="00944672">
        <w:rPr>
          <w:rFonts w:ascii="Arial" w:hAnsi="Arial" w:cs="Arial"/>
          <w:sz w:val="24"/>
          <w:szCs w:val="24"/>
        </w:rPr>
        <w:t xml:space="preserve">etwas zu alt für </w:t>
      </w:r>
      <w:ins w:id="6860" w:author="Lektorat Bauer" w:date="2025-03-04T09:24:00Z" w16du:dateUtc="2025-03-04T08:24:00Z">
        <w:r w:rsidR="00227FC1">
          <w:rPr>
            <w:rFonts w:ascii="Arial" w:hAnsi="Arial" w:cs="Arial"/>
            <w:sz w:val="24"/>
            <w:szCs w:val="24"/>
          </w:rPr>
          <w:t>sie</w:t>
        </w:r>
      </w:ins>
      <w:del w:id="6861" w:author="Lektorat Bauer" w:date="2025-03-04T09:23:00Z" w16du:dateUtc="2025-03-04T08:23:00Z">
        <w:r w:rsidRPr="00944672" w:rsidDel="00227FC1">
          <w:rPr>
            <w:rFonts w:ascii="Arial" w:hAnsi="Arial" w:cs="Arial"/>
            <w:sz w:val="24"/>
            <w:szCs w:val="24"/>
          </w:rPr>
          <w:delText>ihr B</w:delText>
        </w:r>
        <w:commentRangeStart w:id="6862"/>
        <w:r w:rsidRPr="00944672" w:rsidDel="00227FC1">
          <w:rPr>
            <w:rFonts w:ascii="Arial" w:hAnsi="Arial" w:cs="Arial"/>
            <w:sz w:val="24"/>
            <w:szCs w:val="24"/>
          </w:rPr>
          <w:delText>euteschem</w:delText>
        </w:r>
      </w:del>
      <w:commentRangeEnd w:id="6862"/>
      <w:r w:rsidR="00227FC1">
        <w:rPr>
          <w:rStyle w:val="Kommentarzeichen"/>
        </w:rPr>
        <w:commentReference w:id="6862"/>
      </w:r>
      <w:del w:id="6863" w:author="Lektorat Bauer" w:date="2025-03-04T09:23:00Z" w16du:dateUtc="2025-03-04T08:23:00Z">
        <w:r w:rsidRPr="00944672" w:rsidDel="00227FC1">
          <w:rPr>
            <w:rFonts w:ascii="Arial" w:hAnsi="Arial" w:cs="Arial"/>
            <w:sz w:val="24"/>
            <w:szCs w:val="24"/>
          </w:rPr>
          <w:delText>a zu sein.</w:delText>
        </w:r>
      </w:del>
      <w:r w:rsidRPr="00944672">
        <w:rPr>
          <w:rFonts w:ascii="Arial" w:hAnsi="Arial" w:cs="Arial"/>
          <w:sz w:val="24"/>
          <w:szCs w:val="24"/>
        </w:rPr>
        <w:t>“</w:t>
      </w:r>
      <w:ins w:id="6864" w:author="Lektorat Bauer" w:date="2025-03-04T09:23:00Z" w16du:dateUtc="2025-03-04T08:23:00Z">
        <w:r w:rsidR="00227FC1">
          <w:rPr>
            <w:rFonts w:ascii="Arial" w:hAnsi="Arial" w:cs="Arial"/>
            <w:sz w:val="24"/>
            <w:szCs w:val="24"/>
          </w:rPr>
          <w:t>,</w:t>
        </w:r>
      </w:ins>
      <w:r w:rsidRPr="00944672">
        <w:rPr>
          <w:rFonts w:ascii="Arial" w:hAnsi="Arial" w:cs="Arial"/>
          <w:sz w:val="24"/>
          <w:szCs w:val="24"/>
        </w:rPr>
        <w:t xml:space="preserve"> </w:t>
      </w:r>
      <w:ins w:id="6865" w:author="Lektorat Bauer" w:date="2025-03-04T09:24:00Z" w16du:dateUtc="2025-03-04T08:24:00Z">
        <w:r w:rsidR="00227FC1">
          <w:rPr>
            <w:rFonts w:ascii="Arial" w:hAnsi="Arial" w:cs="Arial"/>
            <w:sz w:val="24"/>
            <w:szCs w:val="24"/>
          </w:rPr>
          <w:t>a</w:t>
        </w:r>
      </w:ins>
      <w:del w:id="6866" w:author="Lektorat Bauer" w:date="2025-03-04T09:24:00Z" w16du:dateUtc="2025-03-04T08:24:00Z">
        <w:r w:rsidRPr="00944672" w:rsidDel="00227FC1">
          <w:rPr>
            <w:rFonts w:ascii="Arial" w:hAnsi="Arial" w:cs="Arial"/>
            <w:sz w:val="24"/>
            <w:szCs w:val="24"/>
          </w:rPr>
          <w:delText>A</w:delText>
        </w:r>
      </w:del>
      <w:r w:rsidRPr="00944672">
        <w:rPr>
          <w:rFonts w:ascii="Arial" w:hAnsi="Arial" w:cs="Arial"/>
          <w:sz w:val="24"/>
          <w:szCs w:val="24"/>
        </w:rPr>
        <w:t>ntwortete Joost</w:t>
      </w:r>
      <w:ins w:id="6867" w:author="Lektorat Bauer" w:date="2025-03-04T09:26:00Z" w16du:dateUtc="2025-03-04T08:26:00Z">
        <w:r w:rsidR="00227FC1">
          <w:rPr>
            <w:rFonts w:ascii="Arial" w:hAnsi="Arial" w:cs="Arial"/>
            <w:sz w:val="24"/>
            <w:szCs w:val="24"/>
          </w:rPr>
          <w:t xml:space="preserve"> und war einen Blick nach ihr.</w:t>
        </w:r>
      </w:ins>
      <w:del w:id="6868" w:author="Lektorat Bauer" w:date="2025-03-04T09:26:00Z" w16du:dateUtc="2025-03-04T08:26:00Z">
        <w:r w:rsidRPr="00944672" w:rsidDel="00227FC1">
          <w:rPr>
            <w:rFonts w:ascii="Arial" w:hAnsi="Arial" w:cs="Arial"/>
            <w:sz w:val="24"/>
            <w:szCs w:val="24"/>
          </w:rPr>
          <w:delText>.</w:delText>
        </w:r>
      </w:del>
    </w:p>
    <w:p w14:paraId="258E9D41" w14:textId="270C70F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w:t>
      </w:r>
      <w:ins w:id="6869" w:author="Lektorat Bauer" w:date="2025-03-04T09:24:00Z" w16du:dateUtc="2025-03-04T08:24:00Z">
        <w:r w:rsidR="00227FC1">
          <w:rPr>
            <w:rFonts w:ascii="Arial" w:hAnsi="Arial" w:cs="Arial"/>
            <w:sz w:val="24"/>
            <w:szCs w:val="24"/>
          </w:rPr>
          <w:t xml:space="preserve">Wie dem auch sei, </w:t>
        </w:r>
      </w:ins>
      <w:del w:id="6870" w:author="Lektorat Bauer" w:date="2025-03-04T09:24:00Z" w16du:dateUtc="2025-03-04T08:24:00Z">
        <w:r w:rsidRPr="00944672" w:rsidDel="00227FC1">
          <w:rPr>
            <w:rFonts w:ascii="Arial" w:hAnsi="Arial" w:cs="Arial"/>
            <w:sz w:val="24"/>
            <w:szCs w:val="24"/>
          </w:rPr>
          <w:delText>G</w:delText>
        </w:r>
      </w:del>
      <w:ins w:id="6871" w:author="Lektorat Bauer" w:date="2025-03-04T09:24:00Z" w16du:dateUtc="2025-03-04T08:24:00Z">
        <w:r w:rsidR="00227FC1">
          <w:rPr>
            <w:rFonts w:ascii="Arial" w:hAnsi="Arial" w:cs="Arial"/>
            <w:sz w:val="24"/>
            <w:szCs w:val="24"/>
          </w:rPr>
          <w:t>g</w:t>
        </w:r>
      </w:ins>
      <w:r w:rsidRPr="00944672">
        <w:rPr>
          <w:rFonts w:ascii="Arial" w:hAnsi="Arial" w:cs="Arial"/>
          <w:sz w:val="24"/>
          <w:szCs w:val="24"/>
        </w:rPr>
        <w:t>uten Appetit</w:t>
      </w:r>
      <w:del w:id="6872" w:author="Lektorat Bauer" w:date="2025-03-04T09:24:00Z" w16du:dateUtc="2025-03-04T08:24:00Z">
        <w:r w:rsidRPr="00944672" w:rsidDel="00227FC1">
          <w:rPr>
            <w:rFonts w:ascii="Arial" w:hAnsi="Arial" w:cs="Arial"/>
            <w:sz w:val="24"/>
            <w:szCs w:val="24"/>
          </w:rPr>
          <w:delText>.</w:delText>
        </w:r>
      </w:del>
      <w:r w:rsidRPr="00944672">
        <w:rPr>
          <w:rFonts w:ascii="Arial" w:hAnsi="Arial" w:cs="Arial"/>
          <w:sz w:val="24"/>
          <w:szCs w:val="24"/>
        </w:rPr>
        <w:t>“</w:t>
      </w:r>
      <w:ins w:id="6873" w:author="Lektorat Bauer" w:date="2025-03-04T09:24:00Z" w16du:dateUtc="2025-03-04T08:24:00Z">
        <w:r w:rsidR="00227FC1">
          <w:rPr>
            <w:rFonts w:ascii="Arial" w:hAnsi="Arial" w:cs="Arial"/>
            <w:sz w:val="24"/>
            <w:szCs w:val="24"/>
          </w:rPr>
          <w:t>,</w:t>
        </w:r>
      </w:ins>
      <w:r w:rsidRPr="00944672">
        <w:rPr>
          <w:rFonts w:ascii="Arial" w:hAnsi="Arial" w:cs="Arial"/>
          <w:sz w:val="24"/>
          <w:szCs w:val="24"/>
        </w:rPr>
        <w:t xml:space="preserve"> </w:t>
      </w:r>
      <w:ins w:id="6874" w:author="Lektorat Bauer" w:date="2025-03-04T09:24:00Z" w16du:dateUtc="2025-03-04T08:24:00Z">
        <w:r w:rsidR="00227FC1">
          <w:rPr>
            <w:rFonts w:ascii="Arial" w:hAnsi="Arial" w:cs="Arial"/>
            <w:sz w:val="24"/>
            <w:szCs w:val="24"/>
          </w:rPr>
          <w:t>s</w:t>
        </w:r>
      </w:ins>
      <w:del w:id="6875" w:author="Lektorat Bauer" w:date="2025-03-04T09:24:00Z" w16du:dateUtc="2025-03-04T08:24:00Z">
        <w:r w:rsidRPr="00944672" w:rsidDel="00227FC1">
          <w:rPr>
            <w:rFonts w:ascii="Arial" w:hAnsi="Arial" w:cs="Arial"/>
            <w:sz w:val="24"/>
            <w:szCs w:val="24"/>
          </w:rPr>
          <w:delText>S</w:delText>
        </w:r>
      </w:del>
      <w:r w:rsidRPr="00944672">
        <w:rPr>
          <w:rFonts w:ascii="Arial" w:hAnsi="Arial" w:cs="Arial"/>
          <w:sz w:val="24"/>
          <w:szCs w:val="24"/>
        </w:rPr>
        <w:t>agte Joost</w:t>
      </w:r>
      <w:ins w:id="6876" w:author="Lektorat Bauer" w:date="2025-03-04T09:26:00Z" w16du:dateUtc="2025-03-04T08:26:00Z">
        <w:r w:rsidR="00227FC1">
          <w:rPr>
            <w:rFonts w:ascii="Arial" w:hAnsi="Arial" w:cs="Arial"/>
            <w:sz w:val="24"/>
            <w:szCs w:val="24"/>
          </w:rPr>
          <w:t xml:space="preserve"> dann</w:t>
        </w:r>
      </w:ins>
      <w:r w:rsidRPr="00944672">
        <w:rPr>
          <w:rFonts w:ascii="Arial" w:hAnsi="Arial" w:cs="Arial"/>
          <w:sz w:val="24"/>
          <w:szCs w:val="24"/>
        </w:rPr>
        <w:t>, und nahm einen Bissen von seinem Avocado-Toast</w:t>
      </w:r>
      <w:del w:id="6877" w:author="Lektorat Bauer" w:date="2025-03-04T09:25:00Z" w16du:dateUtc="2025-03-04T08:25:00Z">
        <w:r w:rsidRPr="00944672" w:rsidDel="00227FC1">
          <w:rPr>
            <w:rFonts w:ascii="Arial" w:hAnsi="Arial" w:cs="Arial"/>
            <w:sz w:val="24"/>
            <w:szCs w:val="24"/>
          </w:rPr>
          <w:delText>, „</w:delText>
        </w:r>
        <w:commentRangeStart w:id="6878"/>
        <w:r w:rsidRPr="00944672" w:rsidDel="00227FC1">
          <w:rPr>
            <w:rFonts w:ascii="Arial" w:hAnsi="Arial" w:cs="Arial"/>
            <w:sz w:val="24"/>
            <w:szCs w:val="24"/>
          </w:rPr>
          <w:delText>Oh, das ist gut.“ „Ja, mein Frühstück ist auch ausgezeichnet.“</w:delText>
        </w:r>
      </w:del>
      <w:ins w:id="6879" w:author="Lektorat Bauer" w:date="2025-03-04T09:25:00Z" w16du:dateUtc="2025-03-04T08:25:00Z">
        <w:r w:rsidR="00227FC1">
          <w:rPr>
            <w:rFonts w:ascii="Arial" w:hAnsi="Arial" w:cs="Arial"/>
            <w:sz w:val="24"/>
            <w:szCs w:val="24"/>
          </w:rPr>
          <w:t xml:space="preserve">. </w:t>
        </w:r>
        <w:commentRangeEnd w:id="6878"/>
        <w:r w:rsidR="00227FC1">
          <w:rPr>
            <w:rStyle w:val="Kommentarzeichen"/>
          </w:rPr>
          <w:commentReference w:id="6878"/>
        </w:r>
        <w:r w:rsidR="00227FC1">
          <w:rPr>
            <w:rFonts w:ascii="Arial" w:hAnsi="Arial" w:cs="Arial"/>
            <w:sz w:val="24"/>
            <w:szCs w:val="24"/>
          </w:rPr>
          <w:t>Das Essen war vorzüglich.</w:t>
        </w:r>
      </w:ins>
    </w:p>
    <w:p w14:paraId="460A3E3F" w14:textId="77777777" w:rsidR="00227FC1" w:rsidRDefault="00944672" w:rsidP="00623B68">
      <w:pPr>
        <w:autoSpaceDE w:val="0"/>
        <w:autoSpaceDN w:val="0"/>
        <w:adjustRightInd w:val="0"/>
        <w:spacing w:after="0" w:line="360" w:lineRule="auto"/>
        <w:ind w:firstLine="227"/>
        <w:jc w:val="both"/>
        <w:rPr>
          <w:ins w:id="6880" w:author="Lektorat Bauer" w:date="2025-03-04T09:26:00Z" w16du:dateUtc="2025-03-04T08:26:00Z"/>
          <w:rFonts w:ascii="Arial" w:hAnsi="Arial" w:cs="Arial"/>
          <w:sz w:val="24"/>
          <w:szCs w:val="24"/>
        </w:rPr>
      </w:pPr>
      <w:r w:rsidRPr="00944672">
        <w:rPr>
          <w:rFonts w:ascii="Arial" w:hAnsi="Arial" w:cs="Arial"/>
          <w:sz w:val="24"/>
          <w:szCs w:val="24"/>
        </w:rPr>
        <w:t>„Also, Stan</w:t>
      </w:r>
      <w:del w:id="6881" w:author="Lektorat Bauer" w:date="2025-03-04T09:26:00Z" w16du:dateUtc="2025-03-04T08:26:00Z">
        <w:r w:rsidRPr="00944672" w:rsidDel="00227FC1">
          <w:rPr>
            <w:rFonts w:ascii="Arial" w:hAnsi="Arial" w:cs="Arial"/>
            <w:sz w:val="24"/>
            <w:szCs w:val="24"/>
          </w:rPr>
          <w:delText>,</w:delText>
        </w:r>
      </w:del>
      <w:r w:rsidRPr="00944672">
        <w:rPr>
          <w:rFonts w:ascii="Arial" w:hAnsi="Arial" w:cs="Arial"/>
          <w:sz w:val="24"/>
          <w:szCs w:val="24"/>
        </w:rPr>
        <w:t>“</w:t>
      </w:r>
      <w:ins w:id="6882" w:author="Lektorat Bauer" w:date="2025-03-04T09:26:00Z" w16du:dateUtc="2025-03-04T08:26:00Z">
        <w:r w:rsidR="00227FC1">
          <w:rPr>
            <w:rFonts w:ascii="Arial" w:hAnsi="Arial" w:cs="Arial"/>
            <w:sz w:val="24"/>
            <w:szCs w:val="24"/>
          </w:rPr>
          <w:t>,</w:t>
        </w:r>
      </w:ins>
      <w:r w:rsidRPr="00944672">
        <w:rPr>
          <w:rFonts w:ascii="Arial" w:hAnsi="Arial" w:cs="Arial"/>
          <w:sz w:val="24"/>
          <w:szCs w:val="24"/>
        </w:rPr>
        <w:t xml:space="preserve"> begann Joost zwischen zwei Bissen</w:t>
      </w:r>
      <w:ins w:id="6883" w:author="Lektorat Bauer" w:date="2025-03-04T09:26:00Z" w16du:dateUtc="2025-03-04T08:26:00Z">
        <w:r w:rsidR="00227FC1">
          <w:rPr>
            <w:rFonts w:ascii="Arial" w:hAnsi="Arial" w:cs="Arial"/>
            <w:sz w:val="24"/>
            <w:szCs w:val="24"/>
          </w:rPr>
          <w:t>,</w:t>
        </w:r>
      </w:ins>
      <w:del w:id="6884" w:author="Lektorat Bauer" w:date="2025-03-04T09:26:00Z" w16du:dateUtc="2025-03-04T08:26:00Z">
        <w:r w:rsidRPr="00944672" w:rsidDel="00227FC1">
          <w:rPr>
            <w:rFonts w:ascii="Arial" w:hAnsi="Arial" w:cs="Arial"/>
            <w:sz w:val="24"/>
            <w:szCs w:val="24"/>
          </w:rPr>
          <w:delText>.</w:delText>
        </w:r>
      </w:del>
      <w:r w:rsidRPr="00944672">
        <w:rPr>
          <w:rFonts w:ascii="Arial" w:hAnsi="Arial" w:cs="Arial"/>
          <w:sz w:val="24"/>
          <w:szCs w:val="24"/>
        </w:rPr>
        <w:t xml:space="preserve"> „</w:t>
      </w:r>
      <w:ins w:id="6885" w:author="Lektorat Bauer" w:date="2025-03-04T09:26:00Z" w16du:dateUtc="2025-03-04T08:26:00Z">
        <w:r w:rsidR="00227FC1">
          <w:rPr>
            <w:rFonts w:ascii="Arial" w:hAnsi="Arial" w:cs="Arial"/>
            <w:sz w:val="24"/>
            <w:szCs w:val="24"/>
          </w:rPr>
          <w:t>w</w:t>
        </w:r>
      </w:ins>
      <w:del w:id="6886" w:author="Lektorat Bauer" w:date="2025-03-04T09:26:00Z" w16du:dateUtc="2025-03-04T08:26:00Z">
        <w:r w:rsidRPr="00944672" w:rsidDel="00227FC1">
          <w:rPr>
            <w:rFonts w:ascii="Arial" w:hAnsi="Arial" w:cs="Arial"/>
            <w:sz w:val="24"/>
            <w:szCs w:val="24"/>
          </w:rPr>
          <w:delText>W</w:delText>
        </w:r>
      </w:del>
      <w:r w:rsidRPr="00944672">
        <w:rPr>
          <w:rFonts w:ascii="Arial" w:hAnsi="Arial" w:cs="Arial"/>
          <w:sz w:val="24"/>
          <w:szCs w:val="24"/>
        </w:rPr>
        <w:t xml:space="preserve">enn ich das alles richtig verstanden habe, dann sind Sie in der Abteilung Ost-Asien für Finanzierungen im Hinblick auf Nordkorea tätig.“ </w:t>
      </w:r>
    </w:p>
    <w:p w14:paraId="75FE50B7" w14:textId="77777777" w:rsidR="00227FC1" w:rsidRDefault="00944672" w:rsidP="00623B68">
      <w:pPr>
        <w:autoSpaceDE w:val="0"/>
        <w:autoSpaceDN w:val="0"/>
        <w:adjustRightInd w:val="0"/>
        <w:spacing w:after="0" w:line="360" w:lineRule="auto"/>
        <w:ind w:firstLine="227"/>
        <w:jc w:val="both"/>
        <w:rPr>
          <w:ins w:id="6887" w:author="Lektorat Bauer" w:date="2025-03-04T09:26:00Z" w16du:dateUtc="2025-03-04T08:26:00Z"/>
          <w:rFonts w:ascii="Arial" w:hAnsi="Arial" w:cs="Arial"/>
          <w:sz w:val="24"/>
          <w:szCs w:val="24"/>
        </w:rPr>
      </w:pPr>
      <w:r w:rsidRPr="00944672">
        <w:rPr>
          <w:rFonts w:ascii="Arial" w:hAnsi="Arial" w:cs="Arial"/>
          <w:sz w:val="24"/>
          <w:szCs w:val="24"/>
        </w:rPr>
        <w:t>„Das ist soweit richtig</w:t>
      </w:r>
      <w:del w:id="6888" w:author="Lektorat Bauer" w:date="2025-03-04T09:26:00Z" w16du:dateUtc="2025-03-04T08:26:00Z">
        <w:r w:rsidRPr="00944672" w:rsidDel="00227FC1">
          <w:rPr>
            <w:rFonts w:ascii="Arial" w:hAnsi="Arial" w:cs="Arial"/>
            <w:sz w:val="24"/>
            <w:szCs w:val="24"/>
          </w:rPr>
          <w:delText>.</w:delText>
        </w:r>
      </w:del>
      <w:r w:rsidRPr="00944672">
        <w:rPr>
          <w:rFonts w:ascii="Arial" w:hAnsi="Arial" w:cs="Arial"/>
          <w:sz w:val="24"/>
          <w:szCs w:val="24"/>
        </w:rPr>
        <w:t>“</w:t>
      </w:r>
      <w:ins w:id="6889" w:author="Lektorat Bauer" w:date="2025-03-04T09:26:00Z" w16du:dateUtc="2025-03-04T08:26:00Z">
        <w:r w:rsidR="00227FC1">
          <w:rPr>
            <w:rFonts w:ascii="Arial" w:hAnsi="Arial" w:cs="Arial"/>
            <w:sz w:val="24"/>
            <w:szCs w:val="24"/>
          </w:rPr>
          <w:t>,</w:t>
        </w:r>
      </w:ins>
      <w:r w:rsidRPr="00944672">
        <w:rPr>
          <w:rFonts w:ascii="Arial" w:hAnsi="Arial" w:cs="Arial"/>
          <w:sz w:val="24"/>
          <w:szCs w:val="24"/>
        </w:rPr>
        <w:t xml:space="preserve"> </w:t>
      </w:r>
      <w:ins w:id="6890" w:author="Lektorat Bauer" w:date="2025-03-04T09:26:00Z" w16du:dateUtc="2025-03-04T08:26:00Z">
        <w:r w:rsidR="00227FC1">
          <w:rPr>
            <w:rFonts w:ascii="Arial" w:hAnsi="Arial" w:cs="Arial"/>
            <w:sz w:val="24"/>
            <w:szCs w:val="24"/>
          </w:rPr>
          <w:t>a</w:t>
        </w:r>
      </w:ins>
      <w:del w:id="6891" w:author="Lektorat Bauer" w:date="2025-03-04T09:26:00Z" w16du:dateUtc="2025-03-04T08:26:00Z">
        <w:r w:rsidRPr="00944672" w:rsidDel="00227FC1">
          <w:rPr>
            <w:rFonts w:ascii="Arial" w:hAnsi="Arial" w:cs="Arial"/>
            <w:sz w:val="24"/>
            <w:szCs w:val="24"/>
          </w:rPr>
          <w:delText>A</w:delText>
        </w:r>
      </w:del>
      <w:r w:rsidRPr="00944672">
        <w:rPr>
          <w:rFonts w:ascii="Arial" w:hAnsi="Arial" w:cs="Arial"/>
          <w:sz w:val="24"/>
          <w:szCs w:val="24"/>
        </w:rPr>
        <w:t>ntwortete Stan vorsichtig. Joost erkannt</w:t>
      </w:r>
      <w:ins w:id="6892" w:author="Lektorat Bauer" w:date="2025-03-04T09:26:00Z" w16du:dateUtc="2025-03-04T08:26:00Z">
        <w:r w:rsidR="00227FC1">
          <w:rPr>
            <w:rFonts w:ascii="Arial" w:hAnsi="Arial" w:cs="Arial"/>
            <w:sz w:val="24"/>
            <w:szCs w:val="24"/>
          </w:rPr>
          <w:t>e</w:t>
        </w:r>
      </w:ins>
      <w:r w:rsidRPr="00944672">
        <w:rPr>
          <w:rFonts w:ascii="Arial" w:hAnsi="Arial" w:cs="Arial"/>
          <w:sz w:val="24"/>
          <w:szCs w:val="24"/>
        </w:rPr>
        <w:t xml:space="preserve">, dass Stan auf der Hut war. </w:t>
      </w:r>
    </w:p>
    <w:p w14:paraId="6B3398E2" w14:textId="15AF02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„Mich würde bei den Finanzierungen interessieren, ob die HSBC</w:t>
      </w:r>
      <w:del w:id="6893" w:author="Lektorat Bauer" w:date="2025-03-04T09:26:00Z" w16du:dateUtc="2025-03-04T08:26:00Z">
        <w:r w:rsidRPr="00944672" w:rsidDel="00227FC1">
          <w:rPr>
            <w:rFonts w:ascii="Arial" w:hAnsi="Arial" w:cs="Arial"/>
            <w:sz w:val="24"/>
            <w:szCs w:val="24"/>
          </w:rPr>
          <w:delText>,</w:delText>
        </w:r>
      </w:del>
      <w:r w:rsidRPr="00944672">
        <w:rPr>
          <w:rFonts w:ascii="Arial" w:hAnsi="Arial" w:cs="Arial"/>
          <w:sz w:val="24"/>
          <w:szCs w:val="24"/>
        </w:rPr>
        <w:t xml:space="preserve"> das</w:t>
      </w:r>
      <w:del w:id="6894" w:author="Lektorat Bauer" w:date="2025-03-04T09:26:00Z" w16du:dateUtc="2025-03-04T08:26:00Z">
        <w:r w:rsidRPr="00944672" w:rsidDel="00227FC1">
          <w:rPr>
            <w:rFonts w:ascii="Arial" w:hAnsi="Arial" w:cs="Arial"/>
            <w:sz w:val="24"/>
            <w:szCs w:val="24"/>
          </w:rPr>
          <w:delText>s</w:delText>
        </w:r>
      </w:del>
      <w:r w:rsidRPr="00944672">
        <w:rPr>
          <w:rFonts w:ascii="Arial" w:hAnsi="Arial" w:cs="Arial"/>
          <w:sz w:val="24"/>
          <w:szCs w:val="24"/>
        </w:rPr>
        <w:t xml:space="preserve"> allein abwickelt</w:t>
      </w:r>
      <w:del w:id="6895" w:author="Lektorat Bauer" w:date="2025-03-04T09:27:00Z" w16du:dateUtc="2025-03-04T08:27:00Z">
        <w:r w:rsidRPr="00944672" w:rsidDel="00227FC1">
          <w:rPr>
            <w:rFonts w:ascii="Arial" w:hAnsi="Arial" w:cs="Arial"/>
            <w:sz w:val="24"/>
            <w:szCs w:val="24"/>
          </w:rPr>
          <w:delText>,</w:delText>
        </w:r>
      </w:del>
      <w:r w:rsidRPr="00944672">
        <w:rPr>
          <w:rFonts w:ascii="Arial" w:hAnsi="Arial" w:cs="Arial"/>
          <w:sz w:val="24"/>
          <w:szCs w:val="24"/>
        </w:rPr>
        <w:t xml:space="preserve"> oder ob Sie mit Korrespondenz-Banken arbeiten.“</w:t>
      </w:r>
    </w:p>
    <w:p w14:paraId="7C92AE39" w14:textId="77777777" w:rsidR="00227FC1" w:rsidRDefault="00944672" w:rsidP="00623B68">
      <w:pPr>
        <w:autoSpaceDE w:val="0"/>
        <w:autoSpaceDN w:val="0"/>
        <w:adjustRightInd w:val="0"/>
        <w:spacing w:after="0" w:line="360" w:lineRule="auto"/>
        <w:ind w:firstLine="227"/>
        <w:jc w:val="both"/>
        <w:rPr>
          <w:ins w:id="6896" w:author="Lektorat Bauer" w:date="2025-03-04T09:27:00Z" w16du:dateUtc="2025-03-04T08:27:00Z"/>
          <w:rFonts w:ascii="Arial" w:hAnsi="Arial" w:cs="Arial"/>
          <w:sz w:val="24"/>
          <w:szCs w:val="24"/>
        </w:rPr>
      </w:pPr>
      <w:r w:rsidRPr="00944672">
        <w:rPr>
          <w:rFonts w:ascii="Arial" w:hAnsi="Arial" w:cs="Arial"/>
          <w:sz w:val="24"/>
          <w:szCs w:val="24"/>
        </w:rPr>
        <w:t xml:space="preserve">„Soweit ich ihnen keine Geschäftsgeheimnisse verrate, </w:t>
      </w:r>
      <w:del w:id="6897" w:author="Lektorat Bauer" w:date="2025-03-04T09:27:00Z" w16du:dateUtc="2025-03-04T08:27:00Z">
        <w:r w:rsidRPr="00944672" w:rsidDel="00227FC1">
          <w:rPr>
            <w:rFonts w:ascii="Arial" w:hAnsi="Arial" w:cs="Arial"/>
            <w:sz w:val="24"/>
            <w:szCs w:val="24"/>
          </w:rPr>
          <w:delText xml:space="preserve"> </w:delText>
        </w:r>
      </w:del>
      <w:r w:rsidRPr="00944672">
        <w:rPr>
          <w:rFonts w:ascii="Arial" w:hAnsi="Arial" w:cs="Arial"/>
          <w:sz w:val="24"/>
          <w:szCs w:val="24"/>
        </w:rPr>
        <w:t xml:space="preserve">arbeiten wir mit beiden Varianten.“ </w:t>
      </w:r>
    </w:p>
    <w:p w14:paraId="733CA21E" w14:textId="77777777" w:rsidR="00227FC1" w:rsidRDefault="00944672" w:rsidP="00623B68">
      <w:pPr>
        <w:autoSpaceDE w:val="0"/>
        <w:autoSpaceDN w:val="0"/>
        <w:adjustRightInd w:val="0"/>
        <w:spacing w:after="0" w:line="360" w:lineRule="auto"/>
        <w:ind w:firstLine="227"/>
        <w:jc w:val="both"/>
        <w:rPr>
          <w:ins w:id="6898" w:author="Lektorat Bauer" w:date="2025-03-04T09:27:00Z" w16du:dateUtc="2025-03-04T08:27:00Z"/>
          <w:rFonts w:ascii="Arial" w:hAnsi="Arial" w:cs="Arial"/>
          <w:sz w:val="24"/>
          <w:szCs w:val="24"/>
        </w:rPr>
      </w:pPr>
      <w:r w:rsidRPr="00944672">
        <w:rPr>
          <w:rFonts w:ascii="Arial" w:hAnsi="Arial" w:cs="Arial"/>
          <w:sz w:val="24"/>
          <w:szCs w:val="24"/>
        </w:rPr>
        <w:t>„Ja, das</w:t>
      </w:r>
      <w:del w:id="6899" w:author="Lektorat Bauer" w:date="2025-03-04T09:27:00Z" w16du:dateUtc="2025-03-04T08:27:00Z">
        <w:r w:rsidRPr="00944672" w:rsidDel="00227FC1">
          <w:rPr>
            <w:rFonts w:ascii="Arial" w:hAnsi="Arial" w:cs="Arial"/>
            <w:sz w:val="24"/>
            <w:szCs w:val="24"/>
          </w:rPr>
          <w:delText>s</w:delText>
        </w:r>
      </w:del>
      <w:r w:rsidRPr="00944672">
        <w:rPr>
          <w:rFonts w:ascii="Arial" w:hAnsi="Arial" w:cs="Arial"/>
          <w:sz w:val="24"/>
          <w:szCs w:val="24"/>
        </w:rPr>
        <w:t xml:space="preserve"> hatte ich erwartet</w:t>
      </w:r>
      <w:del w:id="6900" w:author="Lektorat Bauer" w:date="2025-03-04T09:27:00Z" w16du:dateUtc="2025-03-04T08:27:00Z">
        <w:r w:rsidRPr="00944672" w:rsidDel="00227FC1">
          <w:rPr>
            <w:rFonts w:ascii="Arial" w:hAnsi="Arial" w:cs="Arial"/>
            <w:sz w:val="24"/>
            <w:szCs w:val="24"/>
          </w:rPr>
          <w:delText>.</w:delText>
        </w:r>
      </w:del>
      <w:r w:rsidRPr="00944672">
        <w:rPr>
          <w:rFonts w:ascii="Arial" w:hAnsi="Arial" w:cs="Arial"/>
          <w:sz w:val="24"/>
          <w:szCs w:val="24"/>
        </w:rPr>
        <w:t>“</w:t>
      </w:r>
      <w:ins w:id="6901" w:author="Lektorat Bauer" w:date="2025-03-04T09:27:00Z" w16du:dateUtc="2025-03-04T08:27:00Z">
        <w:r w:rsidR="00227FC1">
          <w:rPr>
            <w:rFonts w:ascii="Arial" w:hAnsi="Arial" w:cs="Arial"/>
            <w:sz w:val="24"/>
            <w:szCs w:val="24"/>
          </w:rPr>
          <w:t>,</w:t>
        </w:r>
      </w:ins>
      <w:r w:rsidRPr="00944672">
        <w:rPr>
          <w:rFonts w:ascii="Arial" w:hAnsi="Arial" w:cs="Arial"/>
          <w:sz w:val="24"/>
          <w:szCs w:val="24"/>
        </w:rPr>
        <w:t xml:space="preserve"> </w:t>
      </w:r>
      <w:ins w:id="6902" w:author="Lektorat Bauer" w:date="2025-03-04T09:27:00Z" w16du:dateUtc="2025-03-04T08:27:00Z">
        <w:r w:rsidR="00227FC1">
          <w:rPr>
            <w:rFonts w:ascii="Arial" w:hAnsi="Arial" w:cs="Arial"/>
            <w:sz w:val="24"/>
            <w:szCs w:val="24"/>
          </w:rPr>
          <w:t>a</w:t>
        </w:r>
      </w:ins>
      <w:del w:id="6903" w:author="Lektorat Bauer" w:date="2025-03-04T09:27:00Z" w16du:dateUtc="2025-03-04T08:27:00Z">
        <w:r w:rsidRPr="00944672" w:rsidDel="00227FC1">
          <w:rPr>
            <w:rFonts w:ascii="Arial" w:hAnsi="Arial" w:cs="Arial"/>
            <w:sz w:val="24"/>
            <w:szCs w:val="24"/>
          </w:rPr>
          <w:delText>A</w:delText>
        </w:r>
      </w:del>
      <w:r w:rsidRPr="00944672">
        <w:rPr>
          <w:rFonts w:ascii="Arial" w:hAnsi="Arial" w:cs="Arial"/>
          <w:sz w:val="24"/>
          <w:szCs w:val="24"/>
        </w:rPr>
        <w:t xml:space="preserve">ntwortete Joost. „Sind Konten in Europa geführt, wickeln Sie ab, in besonderen Fällen über Korrespondenzbanken.“ </w:t>
      </w:r>
    </w:p>
    <w:p w14:paraId="357D00E0" w14:textId="0F094F8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„Korrekt.“</w:t>
      </w:r>
    </w:p>
    <w:p w14:paraId="17976513" w14:textId="1DF5FE19"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Jetzt war es Zeit für den Bluff, auf den Joost sich sauber vorbereitet hatte. „Sie haben sich gefragt, warum ich Sie als Interviewpartner angefragt habe. Das hat den folgenden Hintergrund: Ich recherchiere zu den Investitionen der ‚Shenti Investment‘. Die ist Ihnen bekannt. Richtig?“ Stan nickte und </w:t>
      </w:r>
      <w:del w:id="6904" w:author="Lektorat Bauer" w:date="2025-03-04T09:27:00Z" w16du:dateUtc="2025-03-04T08:27:00Z">
        <w:r w:rsidRPr="00944672" w:rsidDel="00227FC1">
          <w:rPr>
            <w:rFonts w:ascii="Arial" w:hAnsi="Arial" w:cs="Arial"/>
            <w:sz w:val="24"/>
            <w:szCs w:val="24"/>
          </w:rPr>
          <w:delText>ass</w:delText>
        </w:r>
      </w:del>
      <w:ins w:id="6905" w:author="Lektorat Bauer" w:date="2025-03-04T09:27:00Z" w16du:dateUtc="2025-03-04T08:27:00Z">
        <w:r w:rsidR="00227FC1" w:rsidRPr="00944672">
          <w:rPr>
            <w:rFonts w:ascii="Arial" w:hAnsi="Arial" w:cs="Arial"/>
            <w:sz w:val="24"/>
            <w:szCs w:val="24"/>
          </w:rPr>
          <w:t>aß</w:t>
        </w:r>
      </w:ins>
      <w:r w:rsidRPr="00944672">
        <w:rPr>
          <w:rFonts w:ascii="Arial" w:hAnsi="Arial" w:cs="Arial"/>
          <w:sz w:val="24"/>
          <w:szCs w:val="24"/>
        </w:rPr>
        <w:t xml:space="preserve"> weiter. „Hierbei interessieren mich die Kriterien, nach den</w:t>
      </w:r>
      <w:ins w:id="6906" w:author="Lektorat Bauer" w:date="2025-03-04T09:27:00Z" w16du:dateUtc="2025-03-04T08:27:00Z">
        <w:r w:rsidR="00227FC1">
          <w:rPr>
            <w:rFonts w:ascii="Arial" w:hAnsi="Arial" w:cs="Arial"/>
            <w:sz w:val="24"/>
            <w:szCs w:val="24"/>
          </w:rPr>
          <w:t>en</w:t>
        </w:r>
      </w:ins>
      <w:r w:rsidRPr="00944672">
        <w:rPr>
          <w:rFonts w:ascii="Arial" w:hAnsi="Arial" w:cs="Arial"/>
          <w:sz w:val="24"/>
          <w:szCs w:val="24"/>
        </w:rPr>
        <w:t xml:space="preserve"> Projekte ausgewählt werden und</w:t>
      </w:r>
      <w:del w:id="6907" w:author="Lektorat Bauer" w:date="2025-03-04T09:27:00Z" w16du:dateUtc="2025-03-04T08:27:00Z">
        <w:r w:rsidRPr="00944672" w:rsidDel="00227FC1">
          <w:rPr>
            <w:rFonts w:ascii="Arial" w:hAnsi="Arial" w:cs="Arial"/>
            <w:sz w:val="24"/>
            <w:szCs w:val="24"/>
          </w:rPr>
          <w:delText>,</w:delText>
        </w:r>
      </w:del>
      <w:r w:rsidRPr="00944672">
        <w:rPr>
          <w:rFonts w:ascii="Arial" w:hAnsi="Arial" w:cs="Arial"/>
          <w:sz w:val="24"/>
          <w:szCs w:val="24"/>
        </w:rPr>
        <w:t xml:space="preserve"> vor allem, warum</w:t>
      </w:r>
      <w:del w:id="6908" w:author="Lektorat Bauer" w:date="2025-03-04T09:27:00Z" w16du:dateUtc="2025-03-04T08:27:00Z">
        <w:r w:rsidRPr="00944672" w:rsidDel="00227FC1">
          <w:rPr>
            <w:rFonts w:ascii="Arial" w:hAnsi="Arial" w:cs="Arial"/>
            <w:sz w:val="24"/>
            <w:szCs w:val="24"/>
          </w:rPr>
          <w:delText>,</w:delText>
        </w:r>
      </w:del>
      <w:r w:rsidRPr="00944672">
        <w:rPr>
          <w:rFonts w:ascii="Arial" w:hAnsi="Arial" w:cs="Arial"/>
          <w:sz w:val="24"/>
          <w:szCs w:val="24"/>
        </w:rPr>
        <w:t xml:space="preserve"> diese Projekte überhaupt initiiert werden.“</w:t>
      </w:r>
      <w:del w:id="6909" w:author="Lektorat Bauer" w:date="2025-03-04T09:28:00Z" w16du:dateUtc="2025-03-04T08:28:00Z">
        <w:r w:rsidRPr="00944672" w:rsidDel="00227FC1">
          <w:rPr>
            <w:rFonts w:ascii="Arial" w:hAnsi="Arial" w:cs="Arial"/>
            <w:sz w:val="24"/>
            <w:szCs w:val="24"/>
          </w:rPr>
          <w:delText xml:space="preserve"> Setzte Joost seinen Plan um. „</w:delText>
        </w:r>
      </w:del>
      <w:ins w:id="6910" w:author="Lektorat Bauer" w:date="2025-03-04T09:28:00Z" w16du:dateUtc="2025-03-04T08:28:00Z">
        <w:r w:rsidR="00227FC1">
          <w:rPr>
            <w:rFonts w:ascii="Arial" w:hAnsi="Arial" w:cs="Arial"/>
            <w:sz w:val="24"/>
            <w:szCs w:val="24"/>
          </w:rPr>
          <w:t xml:space="preserve">. </w:t>
        </w:r>
      </w:ins>
      <w:r w:rsidRPr="00944672">
        <w:rPr>
          <w:rFonts w:ascii="Arial" w:hAnsi="Arial" w:cs="Arial"/>
          <w:sz w:val="24"/>
          <w:szCs w:val="24"/>
        </w:rPr>
        <w:t xml:space="preserve">Der zweite Teil, der mich interessiert, ist, welchen Einfluss </w:t>
      </w:r>
      <w:del w:id="6911" w:author="Lektorat Bauer" w:date="2025-03-04T09:28:00Z" w16du:dateUtc="2025-03-04T08:28:00Z">
        <w:r w:rsidRPr="00944672" w:rsidDel="00227FC1">
          <w:rPr>
            <w:rFonts w:ascii="Arial" w:hAnsi="Arial" w:cs="Arial"/>
            <w:sz w:val="24"/>
            <w:szCs w:val="24"/>
          </w:rPr>
          <w:delText xml:space="preserve">hat </w:delText>
        </w:r>
      </w:del>
      <w:r w:rsidRPr="00944672">
        <w:rPr>
          <w:rFonts w:ascii="Arial" w:hAnsi="Arial" w:cs="Arial"/>
          <w:sz w:val="24"/>
          <w:szCs w:val="24"/>
        </w:rPr>
        <w:t>die MHUGE-Bank aus Kuala Lumpur bei diesen Projekten</w:t>
      </w:r>
      <w:del w:id="6912" w:author="Lektorat Bauer" w:date="2025-03-04T09:28:00Z" w16du:dateUtc="2025-03-04T08:28:00Z">
        <w:r w:rsidRPr="00944672" w:rsidDel="00227FC1">
          <w:rPr>
            <w:rFonts w:ascii="Arial" w:hAnsi="Arial" w:cs="Arial"/>
            <w:sz w:val="24"/>
            <w:szCs w:val="24"/>
          </w:rPr>
          <w:delText>?</w:delText>
        </w:r>
      </w:del>
      <w:ins w:id="6913" w:author="Lektorat Bauer" w:date="2025-03-04T09:28:00Z" w16du:dateUtc="2025-03-04T08:28:00Z">
        <w:r w:rsidR="00227FC1">
          <w:rPr>
            <w:rFonts w:ascii="Arial" w:hAnsi="Arial" w:cs="Arial"/>
            <w:sz w:val="24"/>
            <w:szCs w:val="24"/>
          </w:rPr>
          <w:t xml:space="preserve"> Hat.</w:t>
        </w:r>
      </w:ins>
      <w:r w:rsidRPr="00944672">
        <w:rPr>
          <w:rFonts w:ascii="Arial" w:hAnsi="Arial" w:cs="Arial"/>
          <w:sz w:val="24"/>
          <w:szCs w:val="24"/>
        </w:rPr>
        <w:t xml:space="preserve">“ Bei der Nennung der MHUGE-Bank, </w:t>
      </w:r>
      <w:del w:id="6914" w:author="Lektorat Bauer" w:date="2025-03-04T09:28:00Z" w16du:dateUtc="2025-03-04T08:28:00Z">
        <w:r w:rsidRPr="00944672" w:rsidDel="00227FC1">
          <w:rPr>
            <w:rFonts w:ascii="Arial" w:hAnsi="Arial" w:cs="Arial"/>
            <w:sz w:val="24"/>
            <w:szCs w:val="24"/>
          </w:rPr>
          <w:delText xml:space="preserve">hatte </w:delText>
        </w:r>
      </w:del>
      <w:ins w:id="6915" w:author="Lektorat Bauer" w:date="2025-03-04T09:28:00Z" w16du:dateUtc="2025-03-04T08:28:00Z">
        <w:r w:rsidR="00227FC1">
          <w:rPr>
            <w:rFonts w:ascii="Arial" w:hAnsi="Arial" w:cs="Arial"/>
            <w:sz w:val="24"/>
            <w:szCs w:val="24"/>
          </w:rPr>
          <w:t>verschluckte</w:t>
        </w:r>
        <w:r w:rsidR="00227FC1" w:rsidRPr="00944672">
          <w:rPr>
            <w:rFonts w:ascii="Arial" w:hAnsi="Arial" w:cs="Arial"/>
            <w:sz w:val="24"/>
            <w:szCs w:val="24"/>
          </w:rPr>
          <w:t xml:space="preserve"> </w:t>
        </w:r>
      </w:ins>
      <w:r w:rsidRPr="00944672">
        <w:rPr>
          <w:rFonts w:ascii="Arial" w:hAnsi="Arial" w:cs="Arial"/>
          <w:sz w:val="24"/>
          <w:szCs w:val="24"/>
        </w:rPr>
        <w:t>Stan sich kurz</w:t>
      </w:r>
      <w:del w:id="6916" w:author="Lektorat Bauer" w:date="2025-03-04T09:28:00Z" w16du:dateUtc="2025-03-04T08:28:00Z">
        <w:r w:rsidRPr="00944672" w:rsidDel="008D10D7">
          <w:rPr>
            <w:rFonts w:ascii="Arial" w:hAnsi="Arial" w:cs="Arial"/>
            <w:sz w:val="24"/>
            <w:szCs w:val="24"/>
          </w:rPr>
          <w:delText xml:space="preserve"> verschluckt, das aber gut kaschiert</w:delText>
        </w:r>
      </w:del>
      <w:r w:rsidRPr="00944672">
        <w:rPr>
          <w:rFonts w:ascii="Arial" w:hAnsi="Arial" w:cs="Arial"/>
          <w:sz w:val="24"/>
          <w:szCs w:val="24"/>
        </w:rPr>
        <w:t xml:space="preserve">. </w:t>
      </w:r>
      <w:del w:id="6917" w:author="Lektorat Bauer" w:date="2025-03-04T09:28:00Z" w16du:dateUtc="2025-03-04T08:28:00Z">
        <w:r w:rsidRPr="00944672" w:rsidDel="008D10D7">
          <w:rPr>
            <w:rFonts w:ascii="Arial" w:hAnsi="Arial" w:cs="Arial"/>
            <w:sz w:val="24"/>
            <w:szCs w:val="24"/>
          </w:rPr>
          <w:delText xml:space="preserve">Allerdings hatte </w:delText>
        </w:r>
      </w:del>
      <w:r w:rsidRPr="00944672">
        <w:rPr>
          <w:rFonts w:ascii="Arial" w:hAnsi="Arial" w:cs="Arial"/>
          <w:sz w:val="24"/>
          <w:szCs w:val="24"/>
        </w:rPr>
        <w:t xml:space="preserve">Joost auf </w:t>
      </w:r>
      <w:del w:id="6918" w:author="Lektorat Bauer" w:date="2025-03-04T09:28:00Z" w16du:dateUtc="2025-03-04T08:28:00Z">
        <w:r w:rsidRPr="00944672" w:rsidDel="008D10D7">
          <w:rPr>
            <w:rFonts w:ascii="Arial" w:hAnsi="Arial" w:cs="Arial"/>
            <w:sz w:val="24"/>
            <w:szCs w:val="24"/>
          </w:rPr>
          <w:delText xml:space="preserve">so </w:delText>
        </w:r>
      </w:del>
      <w:r w:rsidRPr="00944672">
        <w:rPr>
          <w:rFonts w:ascii="Arial" w:hAnsi="Arial" w:cs="Arial"/>
          <w:sz w:val="24"/>
          <w:szCs w:val="24"/>
        </w:rPr>
        <w:t>eine</w:t>
      </w:r>
      <w:ins w:id="6919" w:author="Lektorat Bauer" w:date="2025-03-04T09:28:00Z" w16du:dateUtc="2025-03-04T08:28:00Z">
        <w:r w:rsidR="008D10D7">
          <w:rPr>
            <w:rFonts w:ascii="Arial" w:hAnsi="Arial" w:cs="Arial"/>
            <w:sz w:val="24"/>
            <w:szCs w:val="24"/>
          </w:rPr>
          <w:t xml:space="preserve"> solche</w:t>
        </w:r>
      </w:ins>
      <w:r w:rsidRPr="00944672">
        <w:rPr>
          <w:rFonts w:ascii="Arial" w:hAnsi="Arial" w:cs="Arial"/>
          <w:sz w:val="24"/>
          <w:szCs w:val="24"/>
        </w:rPr>
        <w:t xml:space="preserve"> Reaktion gehofft.</w:t>
      </w:r>
    </w:p>
    <w:p w14:paraId="260D3942" w14:textId="1BC54A4A"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„So</w:t>
      </w:r>
      <w:del w:id="6920" w:author="Lektorat Bauer" w:date="2025-03-04T09:28:00Z" w16du:dateUtc="2025-03-04T08:28:00Z">
        <w:r w:rsidRPr="00944672" w:rsidDel="008D10D7">
          <w:rPr>
            <w:rFonts w:ascii="Arial" w:hAnsi="Arial" w:cs="Arial"/>
            <w:sz w:val="24"/>
            <w:szCs w:val="24"/>
          </w:rPr>
          <w:delText>.</w:delText>
        </w:r>
      </w:del>
      <w:r w:rsidRPr="00944672">
        <w:rPr>
          <w:rFonts w:ascii="Arial" w:hAnsi="Arial" w:cs="Arial"/>
          <w:sz w:val="24"/>
          <w:szCs w:val="24"/>
        </w:rPr>
        <w:t>“</w:t>
      </w:r>
      <w:ins w:id="6921" w:author="Lektorat Bauer" w:date="2025-03-04T09:28:00Z" w16du:dateUtc="2025-03-04T08:28:00Z">
        <w:r w:rsidR="008D10D7">
          <w:rPr>
            <w:rFonts w:ascii="Arial" w:hAnsi="Arial" w:cs="Arial"/>
            <w:sz w:val="24"/>
            <w:szCs w:val="24"/>
          </w:rPr>
          <w:t>,</w:t>
        </w:r>
      </w:ins>
      <w:r w:rsidRPr="00944672">
        <w:rPr>
          <w:rFonts w:ascii="Arial" w:hAnsi="Arial" w:cs="Arial"/>
          <w:sz w:val="24"/>
          <w:szCs w:val="24"/>
        </w:rPr>
        <w:t xml:space="preserve"> </w:t>
      </w:r>
      <w:ins w:id="6922" w:author="Lektorat Bauer" w:date="2025-03-04T09:28:00Z" w16du:dateUtc="2025-03-04T08:28:00Z">
        <w:r w:rsidR="008D10D7">
          <w:rPr>
            <w:rFonts w:ascii="Arial" w:hAnsi="Arial" w:cs="Arial"/>
            <w:sz w:val="24"/>
            <w:szCs w:val="24"/>
          </w:rPr>
          <w:t>s</w:t>
        </w:r>
      </w:ins>
      <w:del w:id="6923" w:author="Lektorat Bauer" w:date="2025-03-04T09:28:00Z" w16du:dateUtc="2025-03-04T08:28:00Z">
        <w:r w:rsidRPr="00944672" w:rsidDel="008D10D7">
          <w:rPr>
            <w:rFonts w:ascii="Arial" w:hAnsi="Arial" w:cs="Arial"/>
            <w:sz w:val="24"/>
            <w:szCs w:val="24"/>
          </w:rPr>
          <w:delText>S</w:delText>
        </w:r>
      </w:del>
      <w:r w:rsidRPr="00944672">
        <w:rPr>
          <w:rFonts w:ascii="Arial" w:hAnsi="Arial" w:cs="Arial"/>
          <w:sz w:val="24"/>
          <w:szCs w:val="24"/>
        </w:rPr>
        <w:t>agte Stan Lee, „</w:t>
      </w:r>
      <w:ins w:id="6924" w:author="Lektorat Bauer" w:date="2025-03-04T09:28:00Z" w16du:dateUtc="2025-03-04T08:28:00Z">
        <w:r w:rsidR="008D10D7">
          <w:rPr>
            <w:rFonts w:ascii="Arial" w:hAnsi="Arial" w:cs="Arial"/>
            <w:sz w:val="24"/>
            <w:szCs w:val="24"/>
          </w:rPr>
          <w:t>u</w:t>
        </w:r>
      </w:ins>
      <w:del w:id="6925" w:author="Lektorat Bauer" w:date="2025-03-04T09:28:00Z" w16du:dateUtc="2025-03-04T08:28:00Z">
        <w:r w:rsidRPr="00944672" w:rsidDel="008D10D7">
          <w:rPr>
            <w:rFonts w:ascii="Arial" w:hAnsi="Arial" w:cs="Arial"/>
            <w:sz w:val="24"/>
            <w:szCs w:val="24"/>
          </w:rPr>
          <w:delText>U</w:delText>
        </w:r>
      </w:del>
      <w:r w:rsidRPr="00944672">
        <w:rPr>
          <w:rFonts w:ascii="Arial" w:hAnsi="Arial" w:cs="Arial"/>
          <w:sz w:val="24"/>
          <w:szCs w:val="24"/>
        </w:rPr>
        <w:t xml:space="preserve">nd </w:t>
      </w:r>
      <w:ins w:id="6926" w:author="Lektorat Bauer" w:date="2025-03-04T09:28:00Z" w16du:dateUtc="2025-03-04T08:28:00Z">
        <w:r w:rsidR="008D10D7">
          <w:rPr>
            <w:rFonts w:ascii="Arial" w:hAnsi="Arial" w:cs="Arial"/>
            <w:sz w:val="24"/>
            <w:szCs w:val="24"/>
          </w:rPr>
          <w:t>inwiefern</w:t>
        </w:r>
      </w:ins>
      <w:del w:id="6927" w:author="Lektorat Bauer" w:date="2025-03-04T09:28:00Z" w16du:dateUtc="2025-03-04T08:28:00Z">
        <w:r w:rsidRPr="00944672" w:rsidDel="008D10D7">
          <w:rPr>
            <w:rFonts w:ascii="Arial" w:hAnsi="Arial" w:cs="Arial"/>
            <w:sz w:val="24"/>
            <w:szCs w:val="24"/>
          </w:rPr>
          <w:delText xml:space="preserve">in wieweit </w:delText>
        </w:r>
      </w:del>
      <w:ins w:id="6928" w:author="Lektorat Bauer" w:date="2025-03-04T09:29:00Z" w16du:dateUtc="2025-03-04T08:29:00Z">
        <w:r w:rsidR="00D446F0">
          <w:rPr>
            <w:rFonts w:ascii="Arial" w:hAnsi="Arial" w:cs="Arial"/>
            <w:sz w:val="24"/>
            <w:szCs w:val="24"/>
          </w:rPr>
          <w:t xml:space="preserve"> </w:t>
        </w:r>
      </w:ins>
      <w:r w:rsidRPr="00944672">
        <w:rPr>
          <w:rFonts w:ascii="Arial" w:hAnsi="Arial" w:cs="Arial"/>
          <w:sz w:val="24"/>
          <w:szCs w:val="24"/>
        </w:rPr>
        <w:t>kann ich Ihnen da helfen?“</w:t>
      </w:r>
    </w:p>
    <w:p w14:paraId="645A6B05"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„Meine Quellen haben mir gesagt, dass, wenn etwas über die HSBC läuft, Sie der zuständige in der Bank sind. Daher habe ich nach Ihnen gefragt.“</w:t>
      </w:r>
    </w:p>
    <w:p w14:paraId="7BC89B0B"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„Es ist richtig, dass ich mit den von Ihnen genannten Finanztransaktionen zu tun habe, aber ich kann nicht erkennen, wie ich Ihnen behilflich sein könnte.“</w:t>
      </w:r>
    </w:p>
    <w:p w14:paraId="59F0FB57" w14:textId="7D0E14D1"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„Ich werde mich heute noch mit einem Vertreter der Shenti hier in London treffen, daher wäre es nett, wenn Sie mir etwas zu der Projektstruktur erzählen könnten</w:t>
      </w:r>
      <w:del w:id="6929" w:author="Lektorat Bauer" w:date="2025-03-04T09:29:00Z" w16du:dateUtc="2025-03-04T08:29:00Z">
        <w:r w:rsidRPr="00944672" w:rsidDel="00D446F0">
          <w:rPr>
            <w:rFonts w:ascii="Arial" w:hAnsi="Arial" w:cs="Arial"/>
            <w:sz w:val="24"/>
            <w:szCs w:val="24"/>
          </w:rPr>
          <w:delText>.</w:delText>
        </w:r>
      </w:del>
      <w:r w:rsidRPr="00944672">
        <w:rPr>
          <w:rFonts w:ascii="Arial" w:hAnsi="Arial" w:cs="Arial"/>
          <w:sz w:val="24"/>
          <w:szCs w:val="24"/>
        </w:rPr>
        <w:t>“</w:t>
      </w:r>
      <w:ins w:id="6930" w:author="Lektorat Bauer" w:date="2025-03-04T09:29:00Z" w16du:dateUtc="2025-03-04T08:29:00Z">
        <w:r w:rsidR="00D446F0">
          <w:rPr>
            <w:rFonts w:ascii="Arial" w:hAnsi="Arial" w:cs="Arial"/>
            <w:sz w:val="24"/>
            <w:szCs w:val="24"/>
          </w:rPr>
          <w:t>,</w:t>
        </w:r>
      </w:ins>
      <w:r w:rsidRPr="00944672">
        <w:rPr>
          <w:rFonts w:ascii="Arial" w:hAnsi="Arial" w:cs="Arial"/>
          <w:sz w:val="24"/>
          <w:szCs w:val="24"/>
        </w:rPr>
        <w:t xml:space="preserve"> </w:t>
      </w:r>
      <w:ins w:id="6931" w:author="Lektorat Bauer" w:date="2025-03-04T09:29:00Z" w16du:dateUtc="2025-03-04T08:29:00Z">
        <w:r w:rsidR="00D446F0">
          <w:rPr>
            <w:rFonts w:ascii="Arial" w:hAnsi="Arial" w:cs="Arial"/>
            <w:sz w:val="24"/>
            <w:szCs w:val="24"/>
          </w:rPr>
          <w:t>a</w:t>
        </w:r>
      </w:ins>
      <w:del w:id="6932" w:author="Lektorat Bauer" w:date="2025-03-04T09:29:00Z" w16du:dateUtc="2025-03-04T08:29:00Z">
        <w:r w:rsidRPr="00944672" w:rsidDel="00D446F0">
          <w:rPr>
            <w:rFonts w:ascii="Arial" w:hAnsi="Arial" w:cs="Arial"/>
            <w:sz w:val="24"/>
            <w:szCs w:val="24"/>
          </w:rPr>
          <w:delText>A</w:delText>
        </w:r>
      </w:del>
      <w:r w:rsidRPr="00944672">
        <w:rPr>
          <w:rFonts w:ascii="Arial" w:hAnsi="Arial" w:cs="Arial"/>
          <w:sz w:val="24"/>
          <w:szCs w:val="24"/>
        </w:rPr>
        <w:t xml:space="preserve">ntwortete Joost und </w:t>
      </w:r>
      <w:commentRangeStart w:id="6933"/>
      <w:r w:rsidRPr="00944672">
        <w:rPr>
          <w:rFonts w:ascii="Arial" w:hAnsi="Arial" w:cs="Arial"/>
          <w:sz w:val="24"/>
          <w:szCs w:val="24"/>
        </w:rPr>
        <w:t xml:space="preserve">sah jetzt genauer zu seinem Gegenüber, </w:t>
      </w:r>
      <w:commentRangeEnd w:id="6933"/>
      <w:r w:rsidR="00D446F0">
        <w:rPr>
          <w:rStyle w:val="Kommentarzeichen"/>
        </w:rPr>
        <w:commentReference w:id="6933"/>
      </w:r>
      <w:r w:rsidRPr="00944672">
        <w:rPr>
          <w:rFonts w:ascii="Arial" w:hAnsi="Arial" w:cs="Arial"/>
          <w:sz w:val="24"/>
          <w:szCs w:val="24"/>
        </w:rPr>
        <w:t>als er sagte: „Ich habe die MHUGE bereits kontaktiert, um mit ihnen ins Gespräch zu kommen. Wenn Sie von Ihrer Seite denen mitteilen könnten, dass ich sie angesprochen habe, ob sie den Interview-Termin unterstützen könnten?“</w:t>
      </w:r>
    </w:p>
    <w:p w14:paraId="18FD91F1" w14:textId="77777777" w:rsidR="00D446F0" w:rsidRDefault="00944672" w:rsidP="00623B68">
      <w:pPr>
        <w:autoSpaceDE w:val="0"/>
        <w:autoSpaceDN w:val="0"/>
        <w:adjustRightInd w:val="0"/>
        <w:spacing w:after="0" w:line="360" w:lineRule="auto"/>
        <w:ind w:firstLine="227"/>
        <w:jc w:val="both"/>
        <w:rPr>
          <w:ins w:id="6934" w:author="Lektorat Bauer" w:date="2025-03-04T09:30:00Z" w16du:dateUtc="2025-03-04T08:30:00Z"/>
          <w:rFonts w:ascii="Arial" w:hAnsi="Arial" w:cs="Arial"/>
          <w:sz w:val="24"/>
          <w:szCs w:val="24"/>
        </w:rPr>
      </w:pPr>
      <w:r w:rsidRPr="00944672">
        <w:rPr>
          <w:rFonts w:ascii="Arial" w:hAnsi="Arial" w:cs="Arial"/>
          <w:sz w:val="24"/>
          <w:szCs w:val="24"/>
        </w:rPr>
        <w:t xml:space="preserve">Stan zögerte, offensichtlich hatte Joost einen kritischen Punkt angesprochen. „Joost, ich kann Ihnen hierzu keine Auskunft geben. Ich habe allerdings den Eindruck, dass die Shenti und die MHUGE intensiv zusammenarbeiten.“ </w:t>
      </w:r>
    </w:p>
    <w:p w14:paraId="0CE72CAC" w14:textId="4C2D449B"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„Das verstehe ich, könnten Sie trotzdem eine Gesprächsnotiz an die MHUGE senden? Gern auch mit dem Vermerk, dass Sie abgelehnt haben, sich hierin zu involvieren</w:t>
      </w:r>
      <w:del w:id="6935" w:author="Lektorat Bauer" w:date="2025-03-04T09:31:00Z" w16du:dateUtc="2025-03-04T08:31:00Z">
        <w:r w:rsidRPr="00944672" w:rsidDel="00D446F0">
          <w:rPr>
            <w:rFonts w:ascii="Arial" w:hAnsi="Arial" w:cs="Arial"/>
            <w:sz w:val="24"/>
            <w:szCs w:val="24"/>
          </w:rPr>
          <w:delText>.</w:delText>
        </w:r>
      </w:del>
      <w:r w:rsidRPr="00944672">
        <w:rPr>
          <w:rFonts w:ascii="Arial" w:hAnsi="Arial" w:cs="Arial"/>
          <w:sz w:val="24"/>
          <w:szCs w:val="24"/>
        </w:rPr>
        <w:t>“</w:t>
      </w:r>
      <w:ins w:id="6936" w:author="Lektorat Bauer" w:date="2025-03-04T09:31:00Z" w16du:dateUtc="2025-03-04T08:31:00Z">
        <w:r w:rsidR="00D446F0">
          <w:rPr>
            <w:rFonts w:ascii="Arial" w:hAnsi="Arial" w:cs="Arial"/>
            <w:sz w:val="24"/>
            <w:szCs w:val="24"/>
          </w:rPr>
          <w:t>,</w:t>
        </w:r>
      </w:ins>
      <w:r w:rsidRPr="00944672">
        <w:rPr>
          <w:rFonts w:ascii="Arial" w:hAnsi="Arial" w:cs="Arial"/>
          <w:sz w:val="24"/>
          <w:szCs w:val="24"/>
        </w:rPr>
        <w:t xml:space="preserve"> </w:t>
      </w:r>
      <w:ins w:id="6937" w:author="Lektorat Bauer" w:date="2025-03-04T09:31:00Z" w16du:dateUtc="2025-03-04T08:31:00Z">
        <w:r w:rsidR="00D446F0">
          <w:rPr>
            <w:rFonts w:ascii="Arial" w:hAnsi="Arial" w:cs="Arial"/>
            <w:sz w:val="24"/>
            <w:szCs w:val="24"/>
          </w:rPr>
          <w:lastRenderedPageBreak/>
          <w:t>s</w:t>
        </w:r>
      </w:ins>
      <w:del w:id="6938" w:author="Lektorat Bauer" w:date="2025-03-04T09:31:00Z" w16du:dateUtc="2025-03-04T08:31:00Z">
        <w:r w:rsidRPr="00944672" w:rsidDel="00D446F0">
          <w:rPr>
            <w:rFonts w:ascii="Arial" w:hAnsi="Arial" w:cs="Arial"/>
            <w:sz w:val="24"/>
            <w:szCs w:val="24"/>
          </w:rPr>
          <w:delText>S</w:delText>
        </w:r>
      </w:del>
      <w:r w:rsidRPr="00944672">
        <w:rPr>
          <w:rFonts w:ascii="Arial" w:hAnsi="Arial" w:cs="Arial"/>
          <w:sz w:val="24"/>
          <w:szCs w:val="24"/>
        </w:rPr>
        <w:t>agte Joost</w:t>
      </w:r>
      <w:ins w:id="6939" w:author="Lektorat Bauer" w:date="2025-03-04T09:31:00Z" w16du:dateUtc="2025-03-04T08:31:00Z">
        <w:r w:rsidR="00D446F0">
          <w:rPr>
            <w:rFonts w:ascii="Arial" w:hAnsi="Arial" w:cs="Arial"/>
            <w:sz w:val="24"/>
            <w:szCs w:val="24"/>
          </w:rPr>
          <w:t>.</w:t>
        </w:r>
      </w:ins>
      <w:del w:id="6940" w:author="Lektorat Bauer" w:date="2025-03-04T09:31:00Z" w16du:dateUtc="2025-03-04T08:31:00Z">
        <w:r w:rsidRPr="00944672" w:rsidDel="00D446F0">
          <w:rPr>
            <w:rFonts w:ascii="Arial" w:hAnsi="Arial" w:cs="Arial"/>
            <w:sz w:val="24"/>
            <w:szCs w:val="24"/>
          </w:rPr>
          <w:delText>,</w:delText>
        </w:r>
      </w:del>
      <w:r w:rsidRPr="00944672">
        <w:rPr>
          <w:rFonts w:ascii="Arial" w:hAnsi="Arial" w:cs="Arial"/>
          <w:sz w:val="24"/>
          <w:szCs w:val="24"/>
        </w:rPr>
        <w:t xml:space="preserve"> „Mir wäre nur wichtig, dass die MHUGE erfährt, dass ich aufrichtiges Interesse habe.“</w:t>
      </w:r>
    </w:p>
    <w:p w14:paraId="1BA983D3"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Stan sagte: „Ich versprechen Ihnen gar nichts, aber ich werde die MHUGE informieren, dass Sie sich erkundigt haben. Hinsichtlich der Shenti Investment</w:t>
      </w:r>
      <w:del w:id="6941" w:author="Lektorat Bauer" w:date="2025-03-04T09:31:00Z" w16du:dateUtc="2025-03-04T08:31:00Z">
        <w:r w:rsidRPr="00944672" w:rsidDel="00D446F0">
          <w:rPr>
            <w:rFonts w:ascii="Arial" w:hAnsi="Arial" w:cs="Arial"/>
            <w:sz w:val="24"/>
            <w:szCs w:val="24"/>
          </w:rPr>
          <w:delText>,</w:delText>
        </w:r>
      </w:del>
      <w:r w:rsidRPr="00944672">
        <w:rPr>
          <w:rFonts w:ascii="Arial" w:hAnsi="Arial" w:cs="Arial"/>
          <w:sz w:val="24"/>
          <w:szCs w:val="24"/>
        </w:rPr>
        <w:t xml:space="preserve"> halte ich es für besser, wenn Sie dort nachfragen. Trotzdem Danke für die Einladung zum Frühstück. Ich müsste dann auch leider zurück.“</w:t>
      </w:r>
    </w:p>
    <w:p w14:paraId="5132F81D" w14:textId="36412E4B"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„Vielen Dank für Ihre Zeit</w:t>
      </w:r>
      <w:del w:id="6942" w:author="Lektorat Bauer" w:date="2025-03-04T09:31:00Z" w16du:dateUtc="2025-03-04T08:31:00Z">
        <w:r w:rsidRPr="00944672" w:rsidDel="00D446F0">
          <w:rPr>
            <w:rFonts w:ascii="Arial" w:hAnsi="Arial" w:cs="Arial"/>
            <w:sz w:val="24"/>
            <w:szCs w:val="24"/>
          </w:rPr>
          <w:delText>, die Sie sich für mich genommen haben.</w:delText>
        </w:r>
      </w:del>
      <w:ins w:id="6943" w:author="Lektorat Bauer" w:date="2025-03-04T09:31:00Z" w16du:dateUtc="2025-03-04T08:31:00Z">
        <w:r w:rsidR="00D446F0">
          <w:rPr>
            <w:rFonts w:ascii="Arial" w:hAnsi="Arial" w:cs="Arial"/>
            <w:sz w:val="24"/>
            <w:szCs w:val="24"/>
          </w:rPr>
          <w:t>.</w:t>
        </w:r>
      </w:ins>
      <w:r w:rsidRPr="00944672">
        <w:rPr>
          <w:rFonts w:ascii="Arial" w:hAnsi="Arial" w:cs="Arial"/>
          <w:sz w:val="24"/>
          <w:szCs w:val="24"/>
        </w:rPr>
        <w:t>“</w:t>
      </w:r>
    </w:p>
    <w:p w14:paraId="2B654ECC" w14:textId="76FF6C2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Stan stand auf</w:t>
      </w:r>
      <w:del w:id="6944" w:author="Lektorat Bauer" w:date="2025-03-04T09:31:00Z" w16du:dateUtc="2025-03-04T08:31:00Z">
        <w:r w:rsidRPr="00944672" w:rsidDel="00D446F0">
          <w:rPr>
            <w:rFonts w:ascii="Arial" w:hAnsi="Arial" w:cs="Arial"/>
            <w:sz w:val="24"/>
            <w:szCs w:val="24"/>
          </w:rPr>
          <w:delText>,</w:delText>
        </w:r>
      </w:del>
      <w:r w:rsidRPr="00944672">
        <w:rPr>
          <w:rFonts w:ascii="Arial" w:hAnsi="Arial" w:cs="Arial"/>
          <w:sz w:val="24"/>
          <w:szCs w:val="24"/>
        </w:rPr>
        <w:t xml:space="preserve"> und verließ das Restaurant. Joost hatte irgendetwas Falsches gesagt</w:t>
      </w:r>
      <w:ins w:id="6945" w:author="Lektorat Bauer" w:date="2025-03-04T09:31:00Z" w16du:dateUtc="2025-03-04T08:31:00Z">
        <w:r w:rsidR="00D446F0">
          <w:rPr>
            <w:rFonts w:ascii="Arial" w:hAnsi="Arial" w:cs="Arial"/>
            <w:sz w:val="24"/>
            <w:szCs w:val="24"/>
          </w:rPr>
          <w:t xml:space="preserve">. </w:t>
        </w:r>
      </w:ins>
      <w:del w:id="6946" w:author="Lektorat Bauer" w:date="2025-03-04T09:31:00Z" w16du:dateUtc="2025-03-04T08:31:00Z">
        <w:r w:rsidRPr="00944672" w:rsidDel="00D446F0">
          <w:rPr>
            <w:rFonts w:ascii="Arial" w:hAnsi="Arial" w:cs="Arial"/>
            <w:sz w:val="24"/>
            <w:szCs w:val="24"/>
          </w:rPr>
          <w:delText xml:space="preserve">, </w:delText>
        </w:r>
        <w:commentRangeStart w:id="6947"/>
        <w:r w:rsidRPr="00944672" w:rsidDel="00D446F0">
          <w:rPr>
            <w:rFonts w:ascii="Arial" w:hAnsi="Arial" w:cs="Arial"/>
            <w:sz w:val="24"/>
            <w:szCs w:val="24"/>
          </w:rPr>
          <w:delText xml:space="preserve">und dadurch erreicht, dass Stan den Termin abgebrochen </w:delText>
        </w:r>
      </w:del>
      <w:commentRangeEnd w:id="6947"/>
      <w:r w:rsidR="00D446F0">
        <w:rPr>
          <w:rStyle w:val="Kommentarzeichen"/>
        </w:rPr>
        <w:commentReference w:id="6947"/>
      </w:r>
      <w:del w:id="6948" w:author="Lektorat Bauer" w:date="2025-03-04T09:31:00Z" w16du:dateUtc="2025-03-04T08:31:00Z">
        <w:r w:rsidRPr="00944672" w:rsidDel="00D446F0">
          <w:rPr>
            <w:rFonts w:ascii="Arial" w:hAnsi="Arial" w:cs="Arial"/>
            <w:sz w:val="24"/>
            <w:szCs w:val="24"/>
          </w:rPr>
          <w:delText xml:space="preserve">hatte. </w:delText>
        </w:r>
      </w:del>
      <w:r w:rsidRPr="00944672">
        <w:rPr>
          <w:rFonts w:ascii="Arial" w:hAnsi="Arial" w:cs="Arial"/>
          <w:sz w:val="24"/>
          <w:szCs w:val="24"/>
        </w:rPr>
        <w:t>Nur was?</w:t>
      </w:r>
    </w:p>
    <w:p w14:paraId="688CAEEA"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781F39CB"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60F92B70"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520449EB"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commentRangeStart w:id="6949"/>
      <w:commentRangeEnd w:id="6949"/>
      <w:r w:rsidRPr="00944672">
        <w:rPr>
          <w:rFonts w:ascii="Arial" w:hAnsi="Arial" w:cs="Arial"/>
          <w:sz w:val="24"/>
          <w:szCs w:val="24"/>
        </w:rPr>
        <w:commentReference w:id="6949"/>
      </w:r>
      <w:r w:rsidRPr="00944672">
        <w:rPr>
          <w:rFonts w:ascii="Arial" w:hAnsi="Arial" w:cs="Arial"/>
          <w:b/>
          <w:bCs/>
          <w:sz w:val="24"/>
          <w:szCs w:val="24"/>
        </w:rPr>
        <w:t>&gt;&gt;&gt; London, 04. Juni 2014 &lt;&lt;&lt;</w:t>
      </w:r>
    </w:p>
    <w:p w14:paraId="09949B3C"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Joost trank von seinem Tee und schaute irritiert aus dem Fenster. Er ging das Gespräch durch, erinnerte sich an die Reaktionen von Stan Lee, konnte das aber nicht mit dem überstürzten Aufbruch in Deckungsgleichheit bringen.</w:t>
      </w:r>
    </w:p>
    <w:p w14:paraId="56759AA0" w14:textId="77777777" w:rsidR="00D446F0" w:rsidRDefault="00944672" w:rsidP="00623B68">
      <w:pPr>
        <w:autoSpaceDE w:val="0"/>
        <w:autoSpaceDN w:val="0"/>
        <w:adjustRightInd w:val="0"/>
        <w:spacing w:after="0" w:line="360" w:lineRule="auto"/>
        <w:ind w:firstLine="227"/>
        <w:jc w:val="both"/>
        <w:rPr>
          <w:ins w:id="6950" w:author="Lektorat Bauer" w:date="2025-03-04T09:32:00Z" w16du:dateUtc="2025-03-04T08:32:00Z"/>
          <w:rFonts w:ascii="Arial" w:hAnsi="Arial" w:cs="Arial"/>
          <w:sz w:val="24"/>
          <w:szCs w:val="24"/>
        </w:rPr>
      </w:pPr>
      <w:r w:rsidRPr="00944672">
        <w:rPr>
          <w:rFonts w:ascii="Arial" w:hAnsi="Arial" w:cs="Arial"/>
          <w:sz w:val="24"/>
          <w:szCs w:val="24"/>
        </w:rPr>
        <w:t>Eine weiche Stimme von hinten: „</w:t>
      </w:r>
      <w:del w:id="6951" w:author="Lektorat Bauer" w:date="2025-03-04T09:32:00Z" w16du:dateUtc="2025-03-04T08:32:00Z">
        <w:r w:rsidRPr="00944672" w:rsidDel="00D446F0">
          <w:rPr>
            <w:rFonts w:ascii="Arial" w:hAnsi="Arial" w:cs="Arial"/>
            <w:sz w:val="24"/>
            <w:szCs w:val="24"/>
          </w:rPr>
          <w:delText xml:space="preserve">Herr </w:delText>
        </w:r>
      </w:del>
      <w:ins w:id="6952" w:author="Lektorat Bauer" w:date="2025-03-04T09:32:00Z" w16du:dateUtc="2025-03-04T08:32:00Z">
        <w:r w:rsidR="00D446F0">
          <w:rPr>
            <w:rFonts w:ascii="Arial" w:hAnsi="Arial" w:cs="Arial"/>
            <w:sz w:val="24"/>
            <w:szCs w:val="24"/>
          </w:rPr>
          <w:t>Hat</w:t>
        </w:r>
        <w:r w:rsidR="00D446F0" w:rsidRPr="00944672">
          <w:rPr>
            <w:rFonts w:ascii="Arial" w:hAnsi="Arial" w:cs="Arial"/>
            <w:sz w:val="24"/>
            <w:szCs w:val="24"/>
          </w:rPr>
          <w:t xml:space="preserve"> </w:t>
        </w:r>
      </w:ins>
      <w:r w:rsidRPr="00944672">
        <w:rPr>
          <w:rFonts w:ascii="Arial" w:hAnsi="Arial" w:cs="Arial"/>
          <w:sz w:val="24"/>
          <w:szCs w:val="24"/>
        </w:rPr>
        <w:t xml:space="preserve">Herrn Lee das Frühstück nicht geschmeckt?“ Sylvie war wieder aufgetaucht. </w:t>
      </w:r>
    </w:p>
    <w:p w14:paraId="2513FEA0" w14:textId="40635F6E"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„Doch, doch, aber wollen Sie sich nicht zu mir setzen?“ </w:t>
      </w:r>
      <w:ins w:id="6953" w:author="Lektorat Bauer" w:date="2025-03-04T09:32:00Z" w16du:dateUtc="2025-03-04T08:32:00Z">
        <w:r w:rsidR="00D446F0">
          <w:rPr>
            <w:rFonts w:ascii="Arial" w:hAnsi="Arial" w:cs="Arial"/>
            <w:sz w:val="24"/>
            <w:szCs w:val="24"/>
          </w:rPr>
          <w:t xml:space="preserve">– </w:t>
        </w:r>
      </w:ins>
      <w:r w:rsidRPr="00944672">
        <w:rPr>
          <w:rFonts w:ascii="Arial" w:hAnsi="Arial" w:cs="Arial"/>
          <w:sz w:val="24"/>
          <w:szCs w:val="24"/>
        </w:rPr>
        <w:t xml:space="preserve">„Sehr nett, aber das darf ich leider nicht.“ </w:t>
      </w:r>
      <w:ins w:id="6954" w:author="Lektorat Bauer" w:date="2025-03-04T09:32:00Z" w16du:dateUtc="2025-03-04T08:32:00Z">
        <w:r w:rsidR="00D446F0">
          <w:rPr>
            <w:rFonts w:ascii="Arial" w:hAnsi="Arial" w:cs="Arial"/>
            <w:sz w:val="24"/>
            <w:szCs w:val="24"/>
          </w:rPr>
          <w:t xml:space="preserve">– </w:t>
        </w:r>
      </w:ins>
      <w:r w:rsidRPr="00944672">
        <w:rPr>
          <w:rFonts w:ascii="Arial" w:hAnsi="Arial" w:cs="Arial"/>
          <w:sz w:val="24"/>
          <w:szCs w:val="24"/>
        </w:rPr>
        <w:t>„Na ja, manchmal verliert man, und manchmal gewinnen die anderen.“</w:t>
      </w:r>
    </w:p>
    <w:p w14:paraId="603E8B8D" w14:textId="77777777" w:rsidR="00D446F0" w:rsidRDefault="00944672" w:rsidP="00623B68">
      <w:pPr>
        <w:autoSpaceDE w:val="0"/>
        <w:autoSpaceDN w:val="0"/>
        <w:adjustRightInd w:val="0"/>
        <w:spacing w:after="0" w:line="360" w:lineRule="auto"/>
        <w:ind w:firstLine="227"/>
        <w:jc w:val="both"/>
        <w:rPr>
          <w:ins w:id="6955" w:author="Lektorat Bauer" w:date="2025-03-04T09:32:00Z" w16du:dateUtc="2025-03-04T08:32:00Z"/>
          <w:rFonts w:ascii="Arial" w:hAnsi="Arial" w:cs="Arial"/>
          <w:sz w:val="24"/>
          <w:szCs w:val="24"/>
        </w:rPr>
      </w:pPr>
      <w:r w:rsidRPr="00944672">
        <w:rPr>
          <w:rFonts w:ascii="Arial" w:hAnsi="Arial" w:cs="Arial"/>
          <w:sz w:val="24"/>
          <w:szCs w:val="24"/>
        </w:rPr>
        <w:t>Sylvie lachte auf</w:t>
      </w:r>
      <w:ins w:id="6956" w:author="Lektorat Bauer" w:date="2025-03-04T09:32:00Z" w16du:dateUtc="2025-03-04T08:32:00Z">
        <w:r w:rsidR="00D446F0">
          <w:rPr>
            <w:rFonts w:ascii="Arial" w:hAnsi="Arial" w:cs="Arial"/>
            <w:sz w:val="24"/>
            <w:szCs w:val="24"/>
          </w:rPr>
          <w:t>.</w:t>
        </w:r>
      </w:ins>
      <w:del w:id="6957" w:author="Lektorat Bauer" w:date="2025-03-04T09:32:00Z" w16du:dateUtc="2025-03-04T08:32:00Z">
        <w:r w:rsidRPr="00944672" w:rsidDel="00D446F0">
          <w:rPr>
            <w:rFonts w:ascii="Arial" w:hAnsi="Arial" w:cs="Arial"/>
            <w:sz w:val="24"/>
            <w:szCs w:val="24"/>
          </w:rPr>
          <w:delText>,</w:delText>
        </w:r>
      </w:del>
      <w:r w:rsidRPr="00944672">
        <w:rPr>
          <w:rFonts w:ascii="Arial" w:hAnsi="Arial" w:cs="Arial"/>
          <w:sz w:val="24"/>
          <w:szCs w:val="24"/>
        </w:rPr>
        <w:t xml:space="preserve"> „Guter Spruch. Darf ich Ihnen noch etwas bringen?“ </w:t>
      </w:r>
    </w:p>
    <w:p w14:paraId="0B1C11F3" w14:textId="3E87546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„Nein, vielen Dank, ich trinke den Tee noch aus, dann gehe ich. </w:t>
      </w:r>
      <w:del w:id="6958" w:author="Lektorat Bauer" w:date="2025-03-04T09:32:00Z" w16du:dateUtc="2025-03-04T08:32:00Z">
        <w:r w:rsidRPr="00944672" w:rsidDel="00D446F0">
          <w:rPr>
            <w:rFonts w:ascii="Arial" w:hAnsi="Arial" w:cs="Arial"/>
            <w:sz w:val="24"/>
            <w:szCs w:val="24"/>
          </w:rPr>
          <w:delText>Köntest</w:delText>
        </w:r>
      </w:del>
      <w:ins w:id="6959" w:author="Lektorat Bauer" w:date="2025-03-04T09:32:00Z" w16du:dateUtc="2025-03-04T08:32:00Z">
        <w:r w:rsidR="00D446F0" w:rsidRPr="00944672">
          <w:rPr>
            <w:rFonts w:ascii="Arial" w:hAnsi="Arial" w:cs="Arial"/>
            <w:sz w:val="24"/>
            <w:szCs w:val="24"/>
          </w:rPr>
          <w:t>Könntest</w:t>
        </w:r>
      </w:ins>
      <w:r w:rsidRPr="00944672">
        <w:rPr>
          <w:rFonts w:ascii="Arial" w:hAnsi="Arial" w:cs="Arial"/>
          <w:sz w:val="24"/>
          <w:szCs w:val="24"/>
        </w:rPr>
        <w:t xml:space="preserve"> Du mir in fünf Minuten die Rechnung bringen?“</w:t>
      </w:r>
    </w:p>
    <w:p w14:paraId="6AE22F3B" w14:textId="77777777" w:rsidR="00D446F0" w:rsidRDefault="00944672" w:rsidP="00623B68">
      <w:pPr>
        <w:autoSpaceDE w:val="0"/>
        <w:autoSpaceDN w:val="0"/>
        <w:adjustRightInd w:val="0"/>
        <w:spacing w:after="0" w:line="360" w:lineRule="auto"/>
        <w:ind w:firstLine="227"/>
        <w:jc w:val="both"/>
        <w:rPr>
          <w:ins w:id="6960" w:author="Lektorat Bauer" w:date="2025-03-04T09:33:00Z" w16du:dateUtc="2025-03-04T08:33:00Z"/>
          <w:rFonts w:ascii="Arial" w:hAnsi="Arial" w:cs="Arial"/>
          <w:sz w:val="24"/>
          <w:szCs w:val="24"/>
        </w:rPr>
      </w:pPr>
      <w:r w:rsidRPr="00944672">
        <w:rPr>
          <w:rFonts w:ascii="Arial" w:hAnsi="Arial" w:cs="Arial"/>
          <w:sz w:val="24"/>
          <w:szCs w:val="24"/>
        </w:rPr>
        <w:t>„Selbstverständlich</w:t>
      </w:r>
      <w:del w:id="6961" w:author="Lektorat Bauer" w:date="2025-03-04T09:32:00Z" w16du:dateUtc="2025-03-04T08:32:00Z">
        <w:r w:rsidRPr="00944672" w:rsidDel="00D446F0">
          <w:rPr>
            <w:rFonts w:ascii="Arial" w:hAnsi="Arial" w:cs="Arial"/>
            <w:sz w:val="24"/>
            <w:szCs w:val="24"/>
          </w:rPr>
          <w:delText>.</w:delText>
        </w:r>
      </w:del>
      <w:r w:rsidRPr="00944672">
        <w:rPr>
          <w:rFonts w:ascii="Arial" w:hAnsi="Arial" w:cs="Arial"/>
          <w:sz w:val="24"/>
          <w:szCs w:val="24"/>
        </w:rPr>
        <w:t>“</w:t>
      </w:r>
      <w:ins w:id="6962" w:author="Lektorat Bauer" w:date="2025-03-04T09:32:00Z" w16du:dateUtc="2025-03-04T08:32:00Z">
        <w:r w:rsidR="00D446F0">
          <w:rPr>
            <w:rFonts w:ascii="Arial" w:hAnsi="Arial" w:cs="Arial"/>
            <w:sz w:val="24"/>
            <w:szCs w:val="24"/>
          </w:rPr>
          <w:t>,</w:t>
        </w:r>
      </w:ins>
      <w:r w:rsidRPr="00944672">
        <w:rPr>
          <w:rFonts w:ascii="Arial" w:hAnsi="Arial" w:cs="Arial"/>
          <w:sz w:val="24"/>
          <w:szCs w:val="24"/>
        </w:rPr>
        <w:t xml:space="preserve"> </w:t>
      </w:r>
      <w:del w:id="6963" w:author="Lektorat Bauer" w:date="2025-03-04T09:32:00Z" w16du:dateUtc="2025-03-04T08:32:00Z">
        <w:r w:rsidRPr="00944672" w:rsidDel="00D446F0">
          <w:rPr>
            <w:rFonts w:ascii="Arial" w:hAnsi="Arial" w:cs="Arial"/>
            <w:sz w:val="24"/>
            <w:szCs w:val="24"/>
          </w:rPr>
          <w:delText>A</w:delText>
        </w:r>
      </w:del>
      <w:ins w:id="6964" w:author="Lektorat Bauer" w:date="2025-03-04T09:32:00Z" w16du:dateUtc="2025-03-04T08:32:00Z">
        <w:r w:rsidR="00D446F0">
          <w:rPr>
            <w:rFonts w:ascii="Arial" w:hAnsi="Arial" w:cs="Arial"/>
            <w:sz w:val="24"/>
            <w:szCs w:val="24"/>
          </w:rPr>
          <w:t>a</w:t>
        </w:r>
      </w:ins>
      <w:r w:rsidRPr="00944672">
        <w:rPr>
          <w:rFonts w:ascii="Arial" w:hAnsi="Arial" w:cs="Arial"/>
          <w:sz w:val="24"/>
          <w:szCs w:val="24"/>
        </w:rPr>
        <w:t>ntwortet</w:t>
      </w:r>
      <w:ins w:id="6965" w:author="Lektorat Bauer" w:date="2025-03-04T09:32:00Z" w16du:dateUtc="2025-03-04T08:32:00Z">
        <w:r w:rsidR="00D446F0">
          <w:rPr>
            <w:rFonts w:ascii="Arial" w:hAnsi="Arial" w:cs="Arial"/>
            <w:sz w:val="24"/>
            <w:szCs w:val="24"/>
          </w:rPr>
          <w:t>e</w:t>
        </w:r>
      </w:ins>
      <w:r w:rsidRPr="00944672">
        <w:rPr>
          <w:rFonts w:ascii="Arial" w:hAnsi="Arial" w:cs="Arial"/>
          <w:sz w:val="24"/>
          <w:szCs w:val="24"/>
        </w:rPr>
        <w:t xml:space="preserve"> Sylvie und ging wieder Richtung Empfang. Vorne am Empfang hatte sich Corinne eingefunden, die Sie ablösen würde, während Sylvie in den Service wechseln würde</w:t>
      </w:r>
      <w:del w:id="6966" w:author="Lektorat Bauer" w:date="2025-03-04T09:33:00Z" w16du:dateUtc="2025-03-04T08:33:00Z">
        <w:r w:rsidRPr="00944672" w:rsidDel="00D446F0">
          <w:rPr>
            <w:rFonts w:ascii="Arial" w:hAnsi="Arial" w:cs="Arial"/>
            <w:sz w:val="24"/>
            <w:szCs w:val="24"/>
          </w:rPr>
          <w:delText>, wo Corinne eben gearbeitet hatte</w:delText>
        </w:r>
      </w:del>
      <w:r w:rsidRPr="00944672">
        <w:rPr>
          <w:rFonts w:ascii="Arial" w:hAnsi="Arial" w:cs="Arial"/>
          <w:sz w:val="24"/>
          <w:szCs w:val="24"/>
        </w:rPr>
        <w:t>. „Netter Typ</w:t>
      </w:r>
      <w:del w:id="6967" w:author="Lektorat Bauer" w:date="2025-03-04T09:33:00Z" w16du:dateUtc="2025-03-04T08:33:00Z">
        <w:r w:rsidRPr="00944672" w:rsidDel="00D446F0">
          <w:rPr>
            <w:rFonts w:ascii="Arial" w:hAnsi="Arial" w:cs="Arial"/>
            <w:sz w:val="24"/>
            <w:szCs w:val="24"/>
          </w:rPr>
          <w:delText>.</w:delText>
        </w:r>
      </w:del>
      <w:r w:rsidRPr="00944672">
        <w:rPr>
          <w:rFonts w:ascii="Arial" w:hAnsi="Arial" w:cs="Arial"/>
          <w:sz w:val="24"/>
          <w:szCs w:val="24"/>
        </w:rPr>
        <w:t>“</w:t>
      </w:r>
      <w:ins w:id="6968" w:author="Lektorat Bauer" w:date="2025-03-04T09:33:00Z" w16du:dateUtc="2025-03-04T08:33:00Z">
        <w:r w:rsidR="00D446F0">
          <w:rPr>
            <w:rFonts w:ascii="Arial" w:hAnsi="Arial" w:cs="Arial"/>
            <w:sz w:val="24"/>
            <w:szCs w:val="24"/>
          </w:rPr>
          <w:t>,</w:t>
        </w:r>
      </w:ins>
      <w:r w:rsidRPr="00944672">
        <w:rPr>
          <w:rFonts w:ascii="Arial" w:hAnsi="Arial" w:cs="Arial"/>
          <w:sz w:val="24"/>
          <w:szCs w:val="24"/>
        </w:rPr>
        <w:t xml:space="preserve"> </w:t>
      </w:r>
      <w:ins w:id="6969" w:author="Lektorat Bauer" w:date="2025-03-04T09:33:00Z" w16du:dateUtc="2025-03-04T08:33:00Z">
        <w:r w:rsidR="00D446F0">
          <w:rPr>
            <w:rFonts w:ascii="Arial" w:hAnsi="Arial" w:cs="Arial"/>
            <w:sz w:val="24"/>
            <w:szCs w:val="24"/>
          </w:rPr>
          <w:t>f</w:t>
        </w:r>
      </w:ins>
      <w:del w:id="6970" w:author="Lektorat Bauer" w:date="2025-03-04T09:33:00Z" w16du:dateUtc="2025-03-04T08:33:00Z">
        <w:r w:rsidRPr="00944672" w:rsidDel="00D446F0">
          <w:rPr>
            <w:rFonts w:ascii="Arial" w:hAnsi="Arial" w:cs="Arial"/>
            <w:sz w:val="24"/>
            <w:szCs w:val="24"/>
          </w:rPr>
          <w:delText>F</w:delText>
        </w:r>
      </w:del>
      <w:r w:rsidRPr="00944672">
        <w:rPr>
          <w:rFonts w:ascii="Arial" w:hAnsi="Arial" w:cs="Arial"/>
          <w:sz w:val="24"/>
          <w:szCs w:val="24"/>
        </w:rPr>
        <w:t xml:space="preserve">lüsterte Corinne. „Er möchte in fünf Minuten zahlen, das würde ich gern noch machen.“ </w:t>
      </w:r>
    </w:p>
    <w:p w14:paraId="4EE9583D" w14:textId="33A11655"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„So wie der aussieht, auf keinen Fall!“ Corinne </w:t>
      </w:r>
      <w:commentRangeStart w:id="6971"/>
      <w:r w:rsidRPr="00944672">
        <w:rPr>
          <w:rFonts w:ascii="Arial" w:hAnsi="Arial" w:cs="Arial"/>
          <w:sz w:val="24"/>
          <w:szCs w:val="24"/>
        </w:rPr>
        <w:t>zwinkerte</w:t>
      </w:r>
      <w:ins w:id="6972" w:author="Lektorat Bauer" w:date="2025-03-04T09:33:00Z" w16du:dateUtc="2025-03-04T08:33:00Z">
        <w:r w:rsidR="00D446F0">
          <w:rPr>
            <w:rFonts w:ascii="Arial" w:hAnsi="Arial" w:cs="Arial"/>
            <w:sz w:val="24"/>
            <w:szCs w:val="24"/>
          </w:rPr>
          <w:t>.</w:t>
        </w:r>
      </w:ins>
      <w:del w:id="6973" w:author="Lektorat Bauer" w:date="2025-03-04T09:33:00Z" w16du:dateUtc="2025-03-04T08:33:00Z">
        <w:r w:rsidRPr="00944672" w:rsidDel="00D446F0">
          <w:rPr>
            <w:rFonts w:ascii="Arial" w:hAnsi="Arial" w:cs="Arial"/>
            <w:sz w:val="24"/>
            <w:szCs w:val="24"/>
          </w:rPr>
          <w:delText>,</w:delText>
        </w:r>
      </w:del>
      <w:r w:rsidRPr="00944672">
        <w:rPr>
          <w:rFonts w:ascii="Arial" w:hAnsi="Arial" w:cs="Arial"/>
          <w:sz w:val="24"/>
          <w:szCs w:val="24"/>
        </w:rPr>
        <w:t xml:space="preserve"> „</w:t>
      </w:r>
      <w:ins w:id="6974" w:author="Lektorat Bauer" w:date="2025-03-04T09:33:00Z" w16du:dateUtc="2025-03-04T08:33:00Z">
        <w:r w:rsidR="00D446F0">
          <w:rPr>
            <w:rFonts w:ascii="Arial" w:hAnsi="Arial" w:cs="Arial"/>
            <w:sz w:val="24"/>
            <w:szCs w:val="24"/>
          </w:rPr>
          <w:t>M</w:t>
        </w:r>
      </w:ins>
      <w:del w:id="6975" w:author="Lektorat Bauer" w:date="2025-03-04T09:33:00Z" w16du:dateUtc="2025-03-04T08:33:00Z">
        <w:r w:rsidRPr="00944672" w:rsidDel="00D446F0">
          <w:rPr>
            <w:rFonts w:ascii="Arial" w:hAnsi="Arial" w:cs="Arial"/>
            <w:sz w:val="24"/>
            <w:szCs w:val="24"/>
          </w:rPr>
          <w:delText>m</w:delText>
        </w:r>
      </w:del>
      <w:r w:rsidRPr="00944672">
        <w:rPr>
          <w:rFonts w:ascii="Arial" w:hAnsi="Arial" w:cs="Arial"/>
          <w:sz w:val="24"/>
          <w:szCs w:val="24"/>
        </w:rPr>
        <w:t>ach, jetzt, sonst gibt</w:t>
      </w:r>
      <w:ins w:id="6976" w:author="Lektorat Bauer" w:date="2025-03-04T09:33:00Z" w16du:dateUtc="2025-03-04T08:33:00Z">
        <w:r w:rsidR="00D446F0">
          <w:rPr>
            <w:rFonts w:ascii="Arial" w:hAnsi="Arial" w:cs="Arial"/>
            <w:sz w:val="24"/>
            <w:szCs w:val="24"/>
          </w:rPr>
          <w:t>’</w:t>
        </w:r>
      </w:ins>
      <w:del w:id="6977" w:author="Lektorat Bauer" w:date="2025-03-04T09:33:00Z" w16du:dateUtc="2025-03-04T08:33:00Z">
        <w:r w:rsidRPr="00944672" w:rsidDel="00D446F0">
          <w:rPr>
            <w:rFonts w:ascii="Arial" w:hAnsi="Arial" w:cs="Arial"/>
            <w:sz w:val="24"/>
            <w:szCs w:val="24"/>
          </w:rPr>
          <w:delText>‘</w:delText>
        </w:r>
      </w:del>
      <w:r w:rsidRPr="00944672">
        <w:rPr>
          <w:rFonts w:ascii="Arial" w:hAnsi="Arial" w:cs="Arial"/>
          <w:sz w:val="24"/>
          <w:szCs w:val="24"/>
        </w:rPr>
        <w:t xml:space="preserve">s nur Ärger.“ </w:t>
      </w:r>
      <w:ins w:id="6978" w:author="Lektorat Bauer" w:date="2025-03-04T09:33:00Z" w16du:dateUtc="2025-03-04T08:33:00Z">
        <w:r w:rsidR="00D446F0">
          <w:rPr>
            <w:rFonts w:ascii="Arial" w:hAnsi="Arial" w:cs="Arial"/>
            <w:sz w:val="24"/>
            <w:szCs w:val="24"/>
          </w:rPr>
          <w:t xml:space="preserve">– </w:t>
        </w:r>
      </w:ins>
      <w:r w:rsidRPr="00944672">
        <w:rPr>
          <w:rFonts w:ascii="Arial" w:hAnsi="Arial" w:cs="Arial"/>
          <w:sz w:val="24"/>
          <w:szCs w:val="24"/>
        </w:rPr>
        <w:t>„Hast recht</w:t>
      </w:r>
      <w:del w:id="6979" w:author="Lektorat Bauer" w:date="2025-03-04T09:33:00Z" w16du:dateUtc="2025-03-04T08:33:00Z">
        <w:r w:rsidRPr="00944672" w:rsidDel="00D446F0">
          <w:rPr>
            <w:rFonts w:ascii="Arial" w:hAnsi="Arial" w:cs="Arial"/>
            <w:sz w:val="24"/>
            <w:szCs w:val="24"/>
          </w:rPr>
          <w:delText>, Danke</w:delText>
        </w:r>
      </w:del>
      <w:r w:rsidRPr="00944672">
        <w:rPr>
          <w:rFonts w:ascii="Arial" w:hAnsi="Arial" w:cs="Arial"/>
          <w:sz w:val="24"/>
          <w:szCs w:val="24"/>
        </w:rPr>
        <w:t>!“</w:t>
      </w:r>
      <w:commentRangeEnd w:id="6971"/>
      <w:r w:rsidR="00D446F0">
        <w:rPr>
          <w:rStyle w:val="Kommentarzeichen"/>
        </w:rPr>
        <w:commentReference w:id="6971"/>
      </w:r>
    </w:p>
    <w:p w14:paraId="68EB0881" w14:textId="0DB2F9D5"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Sylvie druckte die Rechnung und ging wieder zu Joost. „Herr van der Dijkstraat, Ihre Rechnung.“ „</w:t>
      </w:r>
      <w:commentRangeStart w:id="6980"/>
      <w:commentRangeStart w:id="6981"/>
      <w:del w:id="6982" w:author="Lektorat Bauer" w:date="2025-03-04T09:34:00Z" w16du:dateUtc="2025-03-04T08:34:00Z">
        <w:r w:rsidRPr="00944672" w:rsidDel="00D446F0">
          <w:rPr>
            <w:rFonts w:ascii="Arial" w:hAnsi="Arial" w:cs="Arial"/>
            <w:sz w:val="24"/>
            <w:szCs w:val="24"/>
          </w:rPr>
          <w:delText>Hallo Sylvie</w:delText>
        </w:r>
      </w:del>
      <w:commentRangeEnd w:id="6980"/>
      <w:r w:rsidR="00D446F0">
        <w:rPr>
          <w:rStyle w:val="Kommentarzeichen"/>
        </w:rPr>
        <w:commentReference w:id="6980"/>
      </w:r>
      <w:del w:id="6983" w:author="Lektorat Bauer" w:date="2025-03-04T09:34:00Z" w16du:dateUtc="2025-03-04T08:34:00Z">
        <w:r w:rsidRPr="00944672" w:rsidDel="00D446F0">
          <w:rPr>
            <w:rFonts w:ascii="Arial" w:hAnsi="Arial" w:cs="Arial"/>
            <w:sz w:val="24"/>
            <w:szCs w:val="24"/>
          </w:rPr>
          <w:delText>, ich</w:delText>
        </w:r>
      </w:del>
      <w:ins w:id="6984" w:author="Lektorat Bauer" w:date="2025-03-04T09:34:00Z" w16du:dateUtc="2025-03-04T08:34:00Z">
        <w:r w:rsidR="00D446F0">
          <w:rPr>
            <w:rFonts w:ascii="Arial" w:hAnsi="Arial" w:cs="Arial"/>
            <w:sz w:val="24"/>
            <w:szCs w:val="24"/>
          </w:rPr>
          <w:t>Ich</w:t>
        </w:r>
      </w:ins>
      <w:r w:rsidRPr="00944672">
        <w:rPr>
          <w:rFonts w:ascii="Arial" w:hAnsi="Arial" w:cs="Arial"/>
          <w:sz w:val="24"/>
          <w:szCs w:val="24"/>
        </w:rPr>
        <w:t xml:space="preserve"> dachte nur Männer wären immer </w:t>
      </w:r>
      <w:ins w:id="6985" w:author="Lektorat Bauer" w:date="2025-03-04T09:34:00Z" w16du:dateUtc="2025-03-04T08:34:00Z">
        <w:r w:rsidR="00D446F0">
          <w:rPr>
            <w:rFonts w:ascii="Arial" w:hAnsi="Arial" w:cs="Arial"/>
            <w:sz w:val="24"/>
            <w:szCs w:val="24"/>
          </w:rPr>
          <w:t xml:space="preserve">so </w:t>
        </w:r>
      </w:ins>
      <w:r w:rsidRPr="00944672">
        <w:rPr>
          <w:rFonts w:ascii="Arial" w:hAnsi="Arial" w:cs="Arial"/>
          <w:sz w:val="24"/>
          <w:szCs w:val="24"/>
        </w:rPr>
        <w:t>schnell.“ Kurzes Lachen</w:t>
      </w:r>
      <w:del w:id="6986" w:author="Lektorat Bauer" w:date="2025-03-04T09:34:00Z" w16du:dateUtc="2025-03-04T08:34:00Z">
        <w:r w:rsidRPr="00944672" w:rsidDel="00D446F0">
          <w:rPr>
            <w:rFonts w:ascii="Arial" w:hAnsi="Arial" w:cs="Arial"/>
            <w:sz w:val="24"/>
            <w:szCs w:val="24"/>
          </w:rPr>
          <w:delText>,</w:delText>
        </w:r>
      </w:del>
      <w:ins w:id="6987" w:author="Lektorat Bauer" w:date="2025-03-04T09:34:00Z" w16du:dateUtc="2025-03-04T08:34:00Z">
        <w:r w:rsidR="00D446F0">
          <w:rPr>
            <w:rFonts w:ascii="Arial" w:hAnsi="Arial" w:cs="Arial"/>
            <w:sz w:val="24"/>
            <w:szCs w:val="24"/>
          </w:rPr>
          <w:t>.</w:t>
        </w:r>
      </w:ins>
      <w:r w:rsidRPr="00944672">
        <w:rPr>
          <w:rFonts w:ascii="Arial" w:hAnsi="Arial" w:cs="Arial"/>
          <w:sz w:val="24"/>
          <w:szCs w:val="24"/>
        </w:rPr>
        <w:t xml:space="preserve"> „Ja, könnte manchmal länger dauern</w:t>
      </w:r>
      <w:del w:id="6988" w:author="Lektorat Bauer" w:date="2025-03-04T09:34:00Z" w16du:dateUtc="2025-03-04T08:34:00Z">
        <w:r w:rsidRPr="00944672" w:rsidDel="00D446F0">
          <w:rPr>
            <w:rFonts w:ascii="Arial" w:hAnsi="Arial" w:cs="Arial"/>
            <w:sz w:val="24"/>
            <w:szCs w:val="24"/>
          </w:rPr>
          <w:delText>.</w:delText>
        </w:r>
      </w:del>
      <w:r w:rsidRPr="00944672">
        <w:rPr>
          <w:rFonts w:ascii="Arial" w:hAnsi="Arial" w:cs="Arial"/>
          <w:sz w:val="24"/>
          <w:szCs w:val="24"/>
        </w:rPr>
        <w:t>“</w:t>
      </w:r>
      <w:ins w:id="6989" w:author="Lektorat Bauer" w:date="2025-03-04T09:34:00Z" w16du:dateUtc="2025-03-04T08:34:00Z">
        <w:r w:rsidR="00D446F0">
          <w:rPr>
            <w:rFonts w:ascii="Arial" w:hAnsi="Arial" w:cs="Arial"/>
            <w:sz w:val="24"/>
            <w:szCs w:val="24"/>
          </w:rPr>
          <w:t>,</w:t>
        </w:r>
      </w:ins>
      <w:r w:rsidRPr="00944672">
        <w:rPr>
          <w:rFonts w:ascii="Arial" w:hAnsi="Arial" w:cs="Arial"/>
          <w:sz w:val="24"/>
          <w:szCs w:val="24"/>
        </w:rPr>
        <w:t xml:space="preserve"> </w:t>
      </w:r>
      <w:ins w:id="6990" w:author="Lektorat Bauer" w:date="2025-03-04T09:35:00Z" w16du:dateUtc="2025-03-04T08:35:00Z">
        <w:r w:rsidR="00D446F0">
          <w:rPr>
            <w:rFonts w:ascii="Arial" w:hAnsi="Arial" w:cs="Arial"/>
            <w:sz w:val="24"/>
            <w:szCs w:val="24"/>
          </w:rPr>
          <w:t>z</w:t>
        </w:r>
      </w:ins>
      <w:del w:id="6991" w:author="Lektorat Bauer" w:date="2025-03-04T09:35:00Z" w16du:dateUtc="2025-03-04T08:35:00Z">
        <w:r w:rsidRPr="00944672" w:rsidDel="00D446F0">
          <w:rPr>
            <w:rFonts w:ascii="Arial" w:hAnsi="Arial" w:cs="Arial"/>
            <w:sz w:val="24"/>
            <w:szCs w:val="24"/>
          </w:rPr>
          <w:delText>Z</w:delText>
        </w:r>
      </w:del>
      <w:r w:rsidRPr="00944672">
        <w:rPr>
          <w:rFonts w:ascii="Arial" w:hAnsi="Arial" w:cs="Arial"/>
          <w:sz w:val="24"/>
          <w:szCs w:val="24"/>
        </w:rPr>
        <w:t>winkerte Sylvie</w:t>
      </w:r>
      <w:commentRangeEnd w:id="6981"/>
      <w:r w:rsidR="00D446F0">
        <w:rPr>
          <w:rStyle w:val="Kommentarzeichen"/>
        </w:rPr>
        <w:commentReference w:id="6981"/>
      </w:r>
      <w:r w:rsidRPr="00944672">
        <w:rPr>
          <w:rFonts w:ascii="Arial" w:hAnsi="Arial" w:cs="Arial"/>
          <w:sz w:val="24"/>
          <w:szCs w:val="24"/>
        </w:rPr>
        <w:t xml:space="preserve">, „Ich werde abgelöst, </w:t>
      </w:r>
      <w:r w:rsidRPr="00944672">
        <w:rPr>
          <w:rFonts w:ascii="Arial" w:hAnsi="Arial" w:cs="Arial"/>
          <w:sz w:val="24"/>
          <w:szCs w:val="24"/>
        </w:rPr>
        <w:lastRenderedPageBreak/>
        <w:t xml:space="preserve">und da wollte ich Ihnen noch schnell die Rechnung bringen.“ </w:t>
      </w:r>
      <w:ins w:id="6992" w:author="Lektorat Bauer" w:date="2025-03-04T09:35:00Z" w16du:dateUtc="2025-03-04T08:35:00Z">
        <w:r w:rsidR="00D446F0">
          <w:rPr>
            <w:rFonts w:ascii="Arial" w:hAnsi="Arial" w:cs="Arial"/>
            <w:sz w:val="24"/>
            <w:szCs w:val="24"/>
          </w:rPr>
          <w:t xml:space="preserve">– </w:t>
        </w:r>
      </w:ins>
      <w:r w:rsidRPr="00944672">
        <w:rPr>
          <w:rFonts w:ascii="Arial" w:hAnsi="Arial" w:cs="Arial"/>
          <w:sz w:val="24"/>
          <w:szCs w:val="24"/>
        </w:rPr>
        <w:t xml:space="preserve">„Oh, Sie wollen mit mir abrechnen?“ </w:t>
      </w:r>
      <w:ins w:id="6993" w:author="Lektorat Bauer" w:date="2025-03-04T09:35:00Z" w16du:dateUtc="2025-03-04T08:35:00Z">
        <w:r w:rsidR="00D446F0">
          <w:rPr>
            <w:rFonts w:ascii="Arial" w:hAnsi="Arial" w:cs="Arial"/>
            <w:sz w:val="24"/>
            <w:szCs w:val="24"/>
          </w:rPr>
          <w:t xml:space="preserve">– </w:t>
        </w:r>
      </w:ins>
      <w:r w:rsidRPr="00944672">
        <w:rPr>
          <w:rFonts w:ascii="Arial" w:hAnsi="Arial" w:cs="Arial"/>
          <w:sz w:val="24"/>
          <w:szCs w:val="24"/>
        </w:rPr>
        <w:t>„Oh ja, das dicke Ende kommt noch.“ Beide lachten, als Joost Ihr seine Kreditkarte gab.</w:t>
      </w:r>
    </w:p>
    <w:p w14:paraId="1BB22FBB"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Sylvie kam mit dem Lesegerät zurück und die Zahlung wurde abgewickelt. Joost gab Sylvie noch 10 Pfund Trinkgeld, weit mehr als notwendig, Ihr Service war klasse und hatte ihm den Tag versüßt.</w:t>
      </w:r>
    </w:p>
    <w:p w14:paraId="1DDDDDDF" w14:textId="70A0FB2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Als Sylvie ihm den Beleg gab, fühlte der sich anders an</w:t>
      </w:r>
      <w:ins w:id="6994" w:author="Lektorat Bauer" w:date="2025-03-04T09:35:00Z" w16du:dateUtc="2025-03-04T08:35:00Z">
        <w:r w:rsidR="00D446F0">
          <w:rPr>
            <w:rFonts w:ascii="Arial" w:hAnsi="Arial" w:cs="Arial"/>
            <w:sz w:val="24"/>
            <w:szCs w:val="24"/>
          </w:rPr>
          <w:t xml:space="preserve"> als sonst</w:t>
        </w:r>
      </w:ins>
      <w:r w:rsidRPr="00944672">
        <w:rPr>
          <w:rFonts w:ascii="Arial" w:hAnsi="Arial" w:cs="Arial"/>
          <w:sz w:val="24"/>
          <w:szCs w:val="24"/>
        </w:rPr>
        <w:t xml:space="preserve">, aber Joost dachte sich nichts dabei und verließ das </w:t>
      </w:r>
      <w:del w:id="6995" w:author="Lektorat Bauer" w:date="2025-03-04T09:35:00Z" w16du:dateUtc="2025-03-04T08:35:00Z">
        <w:r w:rsidRPr="00944672" w:rsidDel="00D446F0">
          <w:rPr>
            <w:rFonts w:ascii="Arial" w:hAnsi="Arial" w:cs="Arial"/>
            <w:sz w:val="24"/>
            <w:szCs w:val="24"/>
          </w:rPr>
          <w:delText>Aqua</w:delText>
        </w:r>
      </w:del>
      <w:ins w:id="6996" w:author="Lektorat Bauer" w:date="2025-03-04T09:35:00Z" w16du:dateUtc="2025-03-04T08:35:00Z">
        <w:r w:rsidR="00D446F0">
          <w:rPr>
            <w:rFonts w:ascii="Arial" w:hAnsi="Arial" w:cs="Arial"/>
            <w:sz w:val="24"/>
            <w:szCs w:val="24"/>
          </w:rPr>
          <w:t>Shard</w:t>
        </w:r>
      </w:ins>
      <w:del w:id="6997" w:author="Lektorat Bauer" w:date="2025-03-04T09:35:00Z" w16du:dateUtc="2025-03-04T08:35:00Z">
        <w:r w:rsidRPr="00944672" w:rsidDel="00D446F0">
          <w:rPr>
            <w:rFonts w:ascii="Arial" w:hAnsi="Arial" w:cs="Arial"/>
            <w:sz w:val="24"/>
            <w:szCs w:val="24"/>
          </w:rPr>
          <w:delText>,</w:delText>
        </w:r>
      </w:del>
      <w:r w:rsidRPr="00944672">
        <w:rPr>
          <w:rFonts w:ascii="Arial" w:hAnsi="Arial" w:cs="Arial"/>
          <w:sz w:val="24"/>
          <w:szCs w:val="24"/>
        </w:rPr>
        <w:t xml:space="preserve"> in Gedanken, aber nicht ohne sich zu verabschieden.</w:t>
      </w:r>
    </w:p>
    <w:p w14:paraId="63956BAE" w14:textId="2506101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Im Fahrstuhl nahm er sich den Beleg zur Hand, es war eine Visitenkarte daran befestigt. </w:t>
      </w:r>
      <w:ins w:id="6998" w:author="Lektorat Bauer" w:date="2025-03-04T09:38:00Z" w16du:dateUtc="2025-03-04T08:38:00Z">
        <w:r w:rsidR="00D446F0">
          <w:rPr>
            <w:rFonts w:ascii="Arial" w:hAnsi="Arial" w:cs="Arial"/>
            <w:sz w:val="24"/>
            <w:szCs w:val="24"/>
          </w:rPr>
          <w:t>„</w:t>
        </w:r>
      </w:ins>
      <w:del w:id="6999" w:author="Lektorat Bauer" w:date="2025-03-04T09:38:00Z" w16du:dateUtc="2025-03-04T08:38:00Z">
        <w:r w:rsidRPr="00944672" w:rsidDel="00D446F0">
          <w:rPr>
            <w:rFonts w:ascii="Arial" w:hAnsi="Arial" w:cs="Arial"/>
            <w:sz w:val="24"/>
            <w:szCs w:val="24"/>
          </w:rPr>
          <w:delText>‚</w:delText>
        </w:r>
      </w:del>
      <w:r w:rsidRPr="00944672">
        <w:rPr>
          <w:rFonts w:ascii="Arial" w:hAnsi="Arial" w:cs="Arial"/>
          <w:sz w:val="24"/>
          <w:szCs w:val="24"/>
        </w:rPr>
        <w:t>Ach so, Werbung</w:t>
      </w:r>
      <w:del w:id="7000" w:author="Lektorat Bauer" w:date="2025-03-04T09:36:00Z" w16du:dateUtc="2025-03-04T08:36:00Z">
        <w:r w:rsidRPr="00944672" w:rsidDel="00D446F0">
          <w:rPr>
            <w:rFonts w:ascii="Arial" w:hAnsi="Arial" w:cs="Arial"/>
            <w:sz w:val="24"/>
            <w:szCs w:val="24"/>
          </w:rPr>
          <w:delText>.</w:delText>
        </w:r>
      </w:del>
      <w:ins w:id="7001" w:author="Lektorat Bauer" w:date="2025-03-04T09:38:00Z" w16du:dateUtc="2025-03-04T08:38:00Z">
        <w:r w:rsidR="00D446F0">
          <w:rPr>
            <w:rFonts w:ascii="Arial" w:hAnsi="Arial" w:cs="Arial"/>
            <w:sz w:val="24"/>
            <w:szCs w:val="24"/>
          </w:rPr>
          <w:t>“</w:t>
        </w:r>
      </w:ins>
      <w:del w:id="7002" w:author="Lektorat Bauer" w:date="2025-03-04T09:38:00Z" w16du:dateUtc="2025-03-04T08:38:00Z">
        <w:r w:rsidRPr="00944672" w:rsidDel="00D446F0">
          <w:rPr>
            <w:rFonts w:ascii="Arial" w:hAnsi="Arial" w:cs="Arial"/>
            <w:sz w:val="24"/>
            <w:szCs w:val="24"/>
          </w:rPr>
          <w:delText>‘</w:delText>
        </w:r>
      </w:del>
      <w:ins w:id="7003" w:author="Lektorat Bauer" w:date="2025-03-04T09:36:00Z" w16du:dateUtc="2025-03-04T08:36:00Z">
        <w:r w:rsidR="00D446F0">
          <w:rPr>
            <w:rFonts w:ascii="Arial" w:hAnsi="Arial" w:cs="Arial"/>
            <w:sz w:val="24"/>
            <w:szCs w:val="24"/>
          </w:rPr>
          <w:t>,</w:t>
        </w:r>
      </w:ins>
      <w:r w:rsidRPr="00944672">
        <w:rPr>
          <w:rFonts w:ascii="Arial" w:hAnsi="Arial" w:cs="Arial"/>
          <w:sz w:val="24"/>
          <w:szCs w:val="24"/>
        </w:rPr>
        <w:t xml:space="preserve"> </w:t>
      </w:r>
      <w:ins w:id="7004" w:author="Lektorat Bauer" w:date="2025-03-04T09:36:00Z" w16du:dateUtc="2025-03-04T08:36:00Z">
        <w:r w:rsidR="00D446F0">
          <w:rPr>
            <w:rFonts w:ascii="Arial" w:hAnsi="Arial" w:cs="Arial"/>
            <w:sz w:val="24"/>
            <w:szCs w:val="24"/>
          </w:rPr>
          <w:t>d</w:t>
        </w:r>
      </w:ins>
      <w:del w:id="7005" w:author="Lektorat Bauer" w:date="2025-03-04T09:36:00Z" w16du:dateUtc="2025-03-04T08:36:00Z">
        <w:r w:rsidRPr="00944672" w:rsidDel="00D446F0">
          <w:rPr>
            <w:rFonts w:ascii="Arial" w:hAnsi="Arial" w:cs="Arial"/>
            <w:sz w:val="24"/>
            <w:szCs w:val="24"/>
          </w:rPr>
          <w:delText>D</w:delText>
        </w:r>
      </w:del>
      <w:r w:rsidRPr="00944672">
        <w:rPr>
          <w:rFonts w:ascii="Arial" w:hAnsi="Arial" w:cs="Arial"/>
          <w:sz w:val="24"/>
          <w:szCs w:val="24"/>
        </w:rPr>
        <w:t xml:space="preserve">achte Joost und sah sich die Karte an. </w:t>
      </w:r>
      <w:del w:id="7006" w:author="Lektorat Bauer" w:date="2025-03-04T09:36:00Z" w16du:dateUtc="2025-03-04T08:36:00Z">
        <w:r w:rsidRPr="00944672" w:rsidDel="00D446F0">
          <w:rPr>
            <w:rFonts w:ascii="Arial" w:hAnsi="Arial" w:cs="Arial"/>
            <w:sz w:val="24"/>
            <w:szCs w:val="24"/>
          </w:rPr>
          <w:delText xml:space="preserve">Werbung. </w:delText>
        </w:r>
      </w:del>
      <w:r w:rsidRPr="00944672">
        <w:rPr>
          <w:rFonts w:ascii="Arial" w:hAnsi="Arial" w:cs="Arial"/>
          <w:sz w:val="24"/>
          <w:szCs w:val="24"/>
        </w:rPr>
        <w:t xml:space="preserve">Auf der Rückseite stand: </w:t>
      </w:r>
      <w:ins w:id="7007" w:author="Lektorat Bauer" w:date="2025-03-04T09:38:00Z" w16du:dateUtc="2025-03-04T08:38:00Z">
        <w:r w:rsidR="009E0EC5">
          <w:rPr>
            <w:rFonts w:ascii="Arial" w:hAnsi="Arial" w:cs="Arial"/>
            <w:sz w:val="24"/>
            <w:szCs w:val="24"/>
          </w:rPr>
          <w:t>„</w:t>
        </w:r>
      </w:ins>
      <w:r w:rsidRPr="00944672">
        <w:rPr>
          <w:rFonts w:ascii="Arial" w:hAnsi="Arial" w:cs="Arial"/>
          <w:sz w:val="24"/>
          <w:szCs w:val="24"/>
        </w:rPr>
        <w:t xml:space="preserve">Kaffee/Tee heute Nachmittag? </w:t>
      </w:r>
      <w:del w:id="7008" w:author="Lektorat Bauer" w:date="2025-03-04T09:36:00Z" w16du:dateUtc="2025-03-04T08:36:00Z">
        <w:r w:rsidRPr="00944672" w:rsidDel="00D446F0">
          <w:rPr>
            <w:rFonts w:ascii="Arial" w:hAnsi="Arial" w:cs="Arial"/>
            <w:sz w:val="24"/>
            <w:szCs w:val="24"/>
          </w:rPr>
          <w:delText xml:space="preserve">Text bei ‚Ja‘ Mobil: </w:delText>
        </w:r>
      </w:del>
      <w:r w:rsidRPr="00944672">
        <w:rPr>
          <w:rFonts w:ascii="Arial" w:hAnsi="Arial" w:cs="Arial"/>
          <w:sz w:val="24"/>
          <w:szCs w:val="24"/>
        </w:rPr>
        <w:t>+44-10-555-1234 :-) Sylvie.</w:t>
      </w:r>
      <w:ins w:id="7009" w:author="Lektorat Bauer" w:date="2025-03-04T09:38:00Z" w16du:dateUtc="2025-03-04T08:38:00Z">
        <w:r w:rsidR="009E0EC5">
          <w:rPr>
            <w:rFonts w:ascii="Arial" w:hAnsi="Arial" w:cs="Arial"/>
            <w:sz w:val="24"/>
            <w:szCs w:val="24"/>
          </w:rPr>
          <w:t>“</w:t>
        </w:r>
      </w:ins>
    </w:p>
    <w:p w14:paraId="7650F0D6" w14:textId="7B1A12D9" w:rsidR="00944672" w:rsidRPr="00944672" w:rsidDel="00D446F0" w:rsidRDefault="00944672" w:rsidP="00623B68">
      <w:pPr>
        <w:autoSpaceDE w:val="0"/>
        <w:autoSpaceDN w:val="0"/>
        <w:adjustRightInd w:val="0"/>
        <w:spacing w:after="0" w:line="360" w:lineRule="auto"/>
        <w:ind w:firstLine="227"/>
        <w:jc w:val="both"/>
        <w:rPr>
          <w:del w:id="7010" w:author="Lektorat Bauer" w:date="2025-03-04T09:36:00Z" w16du:dateUtc="2025-03-04T08:36:00Z"/>
          <w:rFonts w:ascii="Arial" w:hAnsi="Arial" w:cs="Arial"/>
          <w:sz w:val="24"/>
          <w:szCs w:val="24"/>
        </w:rPr>
      </w:pPr>
      <w:del w:id="7011" w:author="Lektorat Bauer" w:date="2025-03-04T09:36:00Z" w16du:dateUtc="2025-03-04T08:36:00Z">
        <w:r w:rsidRPr="00944672" w:rsidDel="00D446F0">
          <w:rPr>
            <w:rFonts w:ascii="Arial" w:hAnsi="Arial" w:cs="Arial"/>
            <w:sz w:val="24"/>
            <w:szCs w:val="24"/>
          </w:rPr>
          <w:delText>Das ... , war eine Überraschung.</w:delText>
        </w:r>
      </w:del>
    </w:p>
    <w:p w14:paraId="1A3440E6" w14:textId="7EE60AE3"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Noch im Fahrstuhl</w:t>
      </w:r>
      <w:del w:id="7012" w:author="Lektorat Bauer" w:date="2025-03-04T09:36:00Z" w16du:dateUtc="2025-03-04T08:36:00Z">
        <w:r w:rsidRPr="00944672" w:rsidDel="00D446F0">
          <w:rPr>
            <w:rFonts w:ascii="Arial" w:hAnsi="Arial" w:cs="Arial"/>
            <w:sz w:val="24"/>
            <w:szCs w:val="24"/>
          </w:rPr>
          <w:delText>,</w:delText>
        </w:r>
      </w:del>
      <w:r w:rsidRPr="00944672">
        <w:rPr>
          <w:rFonts w:ascii="Arial" w:hAnsi="Arial" w:cs="Arial"/>
          <w:sz w:val="24"/>
          <w:szCs w:val="24"/>
        </w:rPr>
        <w:t xml:space="preserve"> </w:t>
      </w:r>
      <w:del w:id="7013" w:author="Lektorat Bauer" w:date="2025-03-04T09:36:00Z" w16du:dateUtc="2025-03-04T08:36:00Z">
        <w:r w:rsidRPr="00944672" w:rsidDel="00D446F0">
          <w:rPr>
            <w:rFonts w:ascii="Arial" w:hAnsi="Arial" w:cs="Arial"/>
            <w:sz w:val="24"/>
            <w:szCs w:val="24"/>
          </w:rPr>
          <w:delText>Nam er sich ein Mobiltelefon</w:delText>
        </w:r>
      </w:del>
      <w:ins w:id="7014" w:author="Lektorat Bauer" w:date="2025-03-04T09:36:00Z" w16du:dateUtc="2025-03-04T08:36:00Z">
        <w:r w:rsidR="00D446F0">
          <w:rPr>
            <w:rFonts w:ascii="Arial" w:hAnsi="Arial" w:cs="Arial"/>
            <w:sz w:val="24"/>
            <w:szCs w:val="24"/>
          </w:rPr>
          <w:t>begann er zu tippen</w:t>
        </w:r>
      </w:ins>
      <w:r w:rsidRPr="00944672">
        <w:rPr>
          <w:rFonts w:ascii="Arial" w:hAnsi="Arial" w:cs="Arial"/>
          <w:sz w:val="24"/>
          <w:szCs w:val="24"/>
        </w:rPr>
        <w:t>:</w:t>
      </w:r>
    </w:p>
    <w:p w14:paraId="61AA7478" w14:textId="6A583CBC" w:rsidR="00944672" w:rsidRPr="00944672" w:rsidDel="00D446F0" w:rsidRDefault="00944672" w:rsidP="00623B68">
      <w:pPr>
        <w:autoSpaceDE w:val="0"/>
        <w:autoSpaceDN w:val="0"/>
        <w:adjustRightInd w:val="0"/>
        <w:spacing w:after="0" w:line="360" w:lineRule="auto"/>
        <w:ind w:firstLine="227"/>
        <w:jc w:val="both"/>
        <w:rPr>
          <w:del w:id="7015" w:author="Lektorat Bauer" w:date="2025-03-04T09:37:00Z" w16du:dateUtc="2025-03-04T08:37:00Z"/>
          <w:rFonts w:ascii="Arial" w:hAnsi="Arial" w:cs="Arial"/>
          <w:sz w:val="24"/>
          <w:szCs w:val="24"/>
        </w:rPr>
      </w:pPr>
      <w:del w:id="7016" w:author="Lektorat Bauer" w:date="2025-03-04T09:36:00Z" w16du:dateUtc="2025-03-04T08:36:00Z">
        <w:r w:rsidRPr="00944672" w:rsidDel="00D446F0">
          <w:rPr>
            <w:rFonts w:ascii="Arial" w:hAnsi="Arial" w:cs="Arial"/>
            <w:sz w:val="24"/>
            <w:szCs w:val="24"/>
          </w:rPr>
          <w:delText>‚</w:delText>
        </w:r>
      </w:del>
      <w:del w:id="7017" w:author="Lektorat Bauer" w:date="2025-03-04T09:37:00Z" w16du:dateUtc="2025-03-04T08:37:00Z">
        <w:r w:rsidRPr="00944672" w:rsidDel="00D446F0">
          <w:rPr>
            <w:rFonts w:ascii="Arial" w:hAnsi="Arial" w:cs="Arial"/>
            <w:noProof/>
            <w:sz w:val="24"/>
            <w:szCs w:val="24"/>
          </w:rPr>
          <w:delText>Wow</w:delText>
        </w:r>
        <w:r w:rsidRPr="00944672" w:rsidDel="00D446F0">
          <w:rPr>
            <w:rFonts w:ascii="Arial" w:hAnsi="Arial" w:cs="Arial"/>
            <w:sz w:val="24"/>
            <w:szCs w:val="24"/>
          </w:rPr>
          <w:delText xml:space="preserve">. Ja. </w:delText>
        </w:r>
        <w:r w:rsidRPr="00944672" w:rsidDel="00D446F0">
          <w:rPr>
            <w:rFonts w:ascii="Arial" w:hAnsi="Arial" w:cs="Arial"/>
            <w:noProof/>
            <w:sz w:val="24"/>
            <w:szCs w:val="24"/>
          </w:rPr>
          <w:delText>Gerne</w:delText>
        </w:r>
        <w:r w:rsidRPr="00944672" w:rsidDel="00D446F0">
          <w:rPr>
            <w:rFonts w:ascii="Arial" w:hAnsi="Arial" w:cs="Arial"/>
            <w:sz w:val="24"/>
            <w:szCs w:val="24"/>
          </w:rPr>
          <w:delText>.</w:delText>
        </w:r>
      </w:del>
      <w:del w:id="7018" w:author="Lektorat Bauer" w:date="2025-03-04T09:36:00Z" w16du:dateUtc="2025-03-04T08:36:00Z">
        <w:r w:rsidRPr="00944672" w:rsidDel="00D446F0">
          <w:rPr>
            <w:rFonts w:ascii="Arial" w:hAnsi="Arial" w:cs="Arial"/>
            <w:sz w:val="24"/>
            <w:szCs w:val="24"/>
          </w:rPr>
          <w:delText>‘</w:delText>
        </w:r>
      </w:del>
      <w:del w:id="7019" w:author="Lektorat Bauer" w:date="2025-03-04T09:37:00Z" w16du:dateUtc="2025-03-04T08:37:00Z">
        <w:r w:rsidRPr="00944672" w:rsidDel="00D446F0">
          <w:rPr>
            <w:rFonts w:ascii="Arial" w:hAnsi="Arial" w:cs="Arial"/>
            <w:sz w:val="24"/>
            <w:szCs w:val="24"/>
          </w:rPr>
          <w:delText xml:space="preserve"> Send – ‚Mist, falsche Taste‘</w:delText>
        </w:r>
      </w:del>
    </w:p>
    <w:p w14:paraId="63431348" w14:textId="07D1C52F"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del w:id="7020" w:author="Lektorat Bauer" w:date="2025-03-04T09:37:00Z" w16du:dateUtc="2025-03-04T08:37:00Z">
        <w:r w:rsidRPr="00944672" w:rsidDel="00D446F0">
          <w:rPr>
            <w:rFonts w:ascii="Arial" w:hAnsi="Arial" w:cs="Arial"/>
            <w:sz w:val="24"/>
            <w:szCs w:val="24"/>
          </w:rPr>
          <w:delText xml:space="preserve">Neu: </w:delText>
        </w:r>
      </w:del>
      <w:ins w:id="7021" w:author="Lektorat Bauer" w:date="2025-03-04T09:38:00Z" w16du:dateUtc="2025-03-04T08:38:00Z">
        <w:r w:rsidR="00D446F0">
          <w:rPr>
            <w:rFonts w:ascii="Arial" w:hAnsi="Arial" w:cs="Arial"/>
            <w:sz w:val="24"/>
            <w:szCs w:val="24"/>
          </w:rPr>
          <w:t>„</w:t>
        </w:r>
      </w:ins>
      <w:r w:rsidRPr="00944672">
        <w:rPr>
          <w:rFonts w:ascii="Arial" w:hAnsi="Arial" w:cs="Arial"/>
          <w:sz w:val="24"/>
          <w:szCs w:val="24"/>
        </w:rPr>
        <w:t>Bis 15:00 Termin, ab 16:00 Uhr</w:t>
      </w:r>
      <w:del w:id="7022" w:author="Lektorat Bauer" w:date="2025-03-04T09:37:00Z" w16du:dateUtc="2025-03-04T08:37:00Z">
        <w:r w:rsidRPr="00944672" w:rsidDel="00D446F0">
          <w:rPr>
            <w:rFonts w:ascii="Arial" w:hAnsi="Arial" w:cs="Arial"/>
            <w:sz w:val="24"/>
            <w:szCs w:val="24"/>
          </w:rPr>
          <w:delText>?! – Send</w:delText>
        </w:r>
      </w:del>
      <w:ins w:id="7023" w:author="Lektorat Bauer" w:date="2025-03-04T09:37:00Z" w16du:dateUtc="2025-03-04T08:37:00Z">
        <w:r w:rsidR="00D446F0">
          <w:rPr>
            <w:rFonts w:ascii="Arial" w:hAnsi="Arial" w:cs="Arial"/>
            <w:sz w:val="24"/>
            <w:szCs w:val="24"/>
          </w:rPr>
          <w:t>?</w:t>
        </w:r>
      </w:ins>
      <w:ins w:id="7024" w:author="Lektorat Bauer" w:date="2025-03-04T09:38:00Z" w16du:dateUtc="2025-03-04T08:38:00Z">
        <w:r w:rsidR="00D446F0">
          <w:rPr>
            <w:rFonts w:ascii="Arial" w:hAnsi="Arial" w:cs="Arial"/>
            <w:sz w:val="24"/>
            <w:szCs w:val="24"/>
          </w:rPr>
          <w:t>“</w:t>
        </w:r>
      </w:ins>
    </w:p>
    <w:p w14:paraId="1F479C62" w14:textId="4A9A9461" w:rsidR="00944672" w:rsidRPr="00944672" w:rsidDel="00D446F0" w:rsidRDefault="00944672" w:rsidP="00623B68">
      <w:pPr>
        <w:autoSpaceDE w:val="0"/>
        <w:autoSpaceDN w:val="0"/>
        <w:adjustRightInd w:val="0"/>
        <w:spacing w:after="0" w:line="360" w:lineRule="auto"/>
        <w:ind w:firstLine="227"/>
        <w:jc w:val="both"/>
        <w:rPr>
          <w:del w:id="7025" w:author="Lektorat Bauer" w:date="2025-03-04T09:37:00Z" w16du:dateUtc="2025-03-04T08:37:00Z"/>
          <w:rFonts w:ascii="Arial" w:hAnsi="Arial" w:cs="Arial"/>
          <w:sz w:val="24"/>
          <w:szCs w:val="24"/>
        </w:rPr>
      </w:pPr>
      <w:del w:id="7026" w:author="Lektorat Bauer" w:date="2025-03-04T09:37:00Z" w16du:dateUtc="2025-03-04T08:37:00Z">
        <w:r w:rsidRPr="00944672" w:rsidDel="00D446F0">
          <w:rPr>
            <w:rFonts w:ascii="Arial" w:hAnsi="Arial" w:cs="Arial"/>
            <w:sz w:val="24"/>
            <w:szCs w:val="24"/>
          </w:rPr>
          <w:delText>Pling</w:delText>
        </w:r>
      </w:del>
    </w:p>
    <w:p w14:paraId="19470C4F" w14:textId="317B249A" w:rsidR="00944672" w:rsidRPr="00944672" w:rsidRDefault="00D446F0" w:rsidP="00623B68">
      <w:pPr>
        <w:autoSpaceDE w:val="0"/>
        <w:autoSpaceDN w:val="0"/>
        <w:adjustRightInd w:val="0"/>
        <w:spacing w:after="0" w:line="360" w:lineRule="auto"/>
        <w:ind w:firstLine="227"/>
        <w:jc w:val="both"/>
        <w:rPr>
          <w:rFonts w:ascii="Arial" w:hAnsi="Arial" w:cs="Arial"/>
          <w:sz w:val="24"/>
          <w:szCs w:val="24"/>
        </w:rPr>
      </w:pPr>
      <w:ins w:id="7027" w:author="Lektorat Bauer" w:date="2025-03-04T09:38:00Z" w16du:dateUtc="2025-03-04T08:38:00Z">
        <w:r>
          <w:rPr>
            <w:rFonts w:ascii="Arial" w:hAnsi="Arial" w:cs="Arial"/>
            <w:sz w:val="24"/>
            <w:szCs w:val="24"/>
          </w:rPr>
          <w:t>„</w:t>
        </w:r>
      </w:ins>
      <w:r w:rsidR="00944672" w:rsidRPr="00944672">
        <w:rPr>
          <w:rFonts w:ascii="Arial" w:hAnsi="Arial" w:cs="Arial"/>
          <w:sz w:val="24"/>
          <w:szCs w:val="24"/>
        </w:rPr>
        <w:t>Pret, 87, Strand, 16:00 Uhr</w:t>
      </w:r>
      <w:ins w:id="7028" w:author="Lektorat Bauer" w:date="2025-03-04T09:38:00Z" w16du:dateUtc="2025-03-04T08:38:00Z">
        <w:r>
          <w:rPr>
            <w:rFonts w:ascii="Arial" w:hAnsi="Arial" w:cs="Arial"/>
            <w:sz w:val="24"/>
            <w:szCs w:val="24"/>
          </w:rPr>
          <w:t>“</w:t>
        </w:r>
      </w:ins>
    </w:p>
    <w:p w14:paraId="55AFE8B9" w14:textId="75D69951" w:rsidR="00944672" w:rsidRPr="00944672" w:rsidRDefault="00D446F0" w:rsidP="00623B68">
      <w:pPr>
        <w:autoSpaceDE w:val="0"/>
        <w:autoSpaceDN w:val="0"/>
        <w:adjustRightInd w:val="0"/>
        <w:spacing w:after="0" w:line="360" w:lineRule="auto"/>
        <w:ind w:firstLine="227"/>
        <w:jc w:val="both"/>
        <w:rPr>
          <w:rFonts w:ascii="Arial" w:hAnsi="Arial" w:cs="Arial"/>
          <w:sz w:val="24"/>
          <w:szCs w:val="24"/>
        </w:rPr>
      </w:pPr>
      <w:ins w:id="7029" w:author="Lektorat Bauer" w:date="2025-03-04T09:38:00Z" w16du:dateUtc="2025-03-04T08:38:00Z">
        <w:r>
          <w:rPr>
            <w:rFonts w:ascii="Arial" w:hAnsi="Arial" w:cs="Arial"/>
            <w:sz w:val="24"/>
            <w:szCs w:val="24"/>
          </w:rPr>
          <w:t>„</w:t>
        </w:r>
      </w:ins>
      <w:r w:rsidR="00944672" w:rsidRPr="00944672">
        <w:rPr>
          <w:rFonts w:ascii="Arial" w:hAnsi="Arial" w:cs="Arial"/>
          <w:sz w:val="24"/>
          <w:szCs w:val="24"/>
        </w:rPr>
        <w:t>O</w:t>
      </w:r>
      <w:ins w:id="7030" w:author="Lektorat Bauer" w:date="2025-03-04T09:38:00Z" w16du:dateUtc="2025-03-04T08:38:00Z">
        <w:r>
          <w:rPr>
            <w:rFonts w:ascii="Arial" w:hAnsi="Arial" w:cs="Arial"/>
            <w:sz w:val="24"/>
            <w:szCs w:val="24"/>
          </w:rPr>
          <w:t>k“</w:t>
        </w:r>
      </w:ins>
      <w:del w:id="7031" w:author="Lektorat Bauer" w:date="2025-03-04T09:38:00Z" w16du:dateUtc="2025-03-04T08:38:00Z">
        <w:r w:rsidR="00944672" w:rsidRPr="00944672" w:rsidDel="00D446F0">
          <w:rPr>
            <w:rFonts w:ascii="Arial" w:hAnsi="Arial" w:cs="Arial"/>
            <w:sz w:val="24"/>
            <w:szCs w:val="24"/>
          </w:rPr>
          <w:delText>K</w:delText>
        </w:r>
      </w:del>
      <w:del w:id="7032" w:author="Lektorat Bauer" w:date="2025-03-04T09:37:00Z" w16du:dateUtc="2025-03-04T08:37:00Z">
        <w:r w:rsidR="00944672" w:rsidRPr="00944672" w:rsidDel="00D446F0">
          <w:rPr>
            <w:rFonts w:ascii="Arial" w:hAnsi="Arial" w:cs="Arial"/>
            <w:sz w:val="24"/>
            <w:szCs w:val="24"/>
          </w:rPr>
          <w:delText xml:space="preserve"> – send</w:delText>
        </w:r>
      </w:del>
    </w:p>
    <w:p w14:paraId="587FD99F" w14:textId="1572D2F8" w:rsidR="00944672" w:rsidRPr="00944672" w:rsidDel="00D446F0" w:rsidRDefault="00944672" w:rsidP="00623B68">
      <w:pPr>
        <w:autoSpaceDE w:val="0"/>
        <w:autoSpaceDN w:val="0"/>
        <w:adjustRightInd w:val="0"/>
        <w:spacing w:after="0" w:line="360" w:lineRule="auto"/>
        <w:ind w:firstLine="227"/>
        <w:jc w:val="both"/>
        <w:rPr>
          <w:del w:id="7033" w:author="Lektorat Bauer" w:date="2025-03-04T09:37:00Z" w16du:dateUtc="2025-03-04T08:37:00Z"/>
          <w:rFonts w:ascii="Arial" w:hAnsi="Arial" w:cs="Arial"/>
          <w:sz w:val="24"/>
          <w:szCs w:val="24"/>
        </w:rPr>
      </w:pPr>
      <w:del w:id="7034" w:author="Lektorat Bauer" w:date="2025-03-04T09:37:00Z" w16du:dateUtc="2025-03-04T08:37:00Z">
        <w:r w:rsidRPr="00944672" w:rsidDel="00D446F0">
          <w:rPr>
            <w:rFonts w:ascii="Arial" w:hAnsi="Arial" w:cs="Arial"/>
            <w:sz w:val="24"/>
            <w:szCs w:val="24"/>
          </w:rPr>
          <w:delText>Pling</w:delText>
        </w:r>
      </w:del>
    </w:p>
    <w:p w14:paraId="3BCC8F7D" w14:textId="1DD75786" w:rsidR="00944672" w:rsidRPr="00944672" w:rsidRDefault="00D446F0" w:rsidP="00623B68">
      <w:pPr>
        <w:autoSpaceDE w:val="0"/>
        <w:autoSpaceDN w:val="0"/>
        <w:adjustRightInd w:val="0"/>
        <w:spacing w:after="0" w:line="360" w:lineRule="auto"/>
        <w:ind w:firstLine="227"/>
        <w:jc w:val="both"/>
        <w:rPr>
          <w:rFonts w:ascii="Arial" w:hAnsi="Arial" w:cs="Arial"/>
          <w:sz w:val="24"/>
          <w:szCs w:val="24"/>
        </w:rPr>
      </w:pPr>
      <w:ins w:id="7035" w:author="Lektorat Bauer" w:date="2025-03-04T09:38:00Z" w16du:dateUtc="2025-03-04T08:38:00Z">
        <w:r>
          <w:rPr>
            <w:rFonts w:ascii="Arial" w:hAnsi="Arial" w:cs="Arial"/>
            <w:sz w:val="24"/>
            <w:szCs w:val="24"/>
          </w:rPr>
          <w:t>„</w:t>
        </w:r>
      </w:ins>
      <w:r w:rsidR="00944672" w:rsidRPr="00944672">
        <w:rPr>
          <w:rFonts w:ascii="Arial" w:hAnsi="Arial" w:cs="Arial"/>
          <w:sz w:val="24"/>
          <w:szCs w:val="24"/>
        </w:rPr>
        <w:t>*smile*</w:t>
      </w:r>
      <w:ins w:id="7036" w:author="Lektorat Bauer" w:date="2025-03-04T09:38:00Z" w16du:dateUtc="2025-03-04T08:38:00Z">
        <w:r>
          <w:rPr>
            <w:rFonts w:ascii="Arial" w:hAnsi="Arial" w:cs="Arial"/>
            <w:sz w:val="24"/>
            <w:szCs w:val="24"/>
          </w:rPr>
          <w:t>“</w:t>
        </w:r>
      </w:ins>
    </w:p>
    <w:p w14:paraId="31A98960" w14:textId="3F0C4583"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del w:id="7037" w:author="Lektorat Bauer" w:date="2025-03-04T09:37:00Z" w16du:dateUtc="2025-03-04T08:37:00Z">
        <w:r w:rsidRPr="00944672" w:rsidDel="00D446F0">
          <w:rPr>
            <w:rFonts w:ascii="Arial" w:hAnsi="Arial" w:cs="Arial"/>
            <w:sz w:val="24"/>
            <w:szCs w:val="24"/>
          </w:rPr>
          <w:delText xml:space="preserve">‚Erlebe ich das hier gerade wirklich?‘ </w:delText>
        </w:r>
      </w:del>
      <w:r w:rsidRPr="00944672">
        <w:rPr>
          <w:rFonts w:ascii="Arial" w:hAnsi="Arial" w:cs="Arial"/>
          <w:sz w:val="24"/>
          <w:szCs w:val="24"/>
        </w:rPr>
        <w:t xml:space="preserve">Joost war verwirrt. Die Adresse war das Pret-a-Manger schräg gegenüber seines Hotels. Er wohnte im Strand Palace. Nicht das beste aller Hotels, eher Mittelklasse, dafür etwas </w:t>
      </w:r>
      <w:del w:id="7038" w:author="Lektorat Bauer" w:date="2025-03-04T09:37:00Z" w16du:dateUtc="2025-03-04T08:37:00Z">
        <w:r w:rsidRPr="00944672" w:rsidDel="00D446F0">
          <w:rPr>
            <w:rFonts w:ascii="Arial" w:hAnsi="Arial" w:cs="Arial"/>
            <w:sz w:val="24"/>
            <w:szCs w:val="24"/>
          </w:rPr>
          <w:delText>teuerer</w:delText>
        </w:r>
      </w:del>
      <w:ins w:id="7039" w:author="Lektorat Bauer" w:date="2025-03-04T09:37:00Z" w16du:dateUtc="2025-03-04T08:37:00Z">
        <w:r w:rsidR="00D446F0" w:rsidRPr="00944672">
          <w:rPr>
            <w:rFonts w:ascii="Arial" w:hAnsi="Arial" w:cs="Arial"/>
            <w:sz w:val="24"/>
            <w:szCs w:val="24"/>
          </w:rPr>
          <w:t>teurer</w:t>
        </w:r>
      </w:ins>
      <w:r w:rsidRPr="00944672">
        <w:rPr>
          <w:rFonts w:ascii="Arial" w:hAnsi="Arial" w:cs="Arial"/>
          <w:sz w:val="24"/>
          <w:szCs w:val="24"/>
        </w:rPr>
        <w:t>, aber zentrale Lage.</w:t>
      </w:r>
    </w:p>
    <w:p w14:paraId="5007EEFB" w14:textId="6E2FDC26" w:rsidR="00944672" w:rsidRPr="00944672" w:rsidRDefault="00D446F0" w:rsidP="00623B68">
      <w:pPr>
        <w:autoSpaceDE w:val="0"/>
        <w:autoSpaceDN w:val="0"/>
        <w:adjustRightInd w:val="0"/>
        <w:spacing w:after="0" w:line="360" w:lineRule="auto"/>
        <w:ind w:firstLine="227"/>
        <w:jc w:val="both"/>
        <w:rPr>
          <w:rFonts w:ascii="Arial" w:hAnsi="Arial" w:cs="Arial"/>
          <w:sz w:val="24"/>
          <w:szCs w:val="24"/>
        </w:rPr>
      </w:pPr>
      <w:ins w:id="7040" w:author="Lektorat Bauer" w:date="2025-03-04T09:37:00Z" w16du:dateUtc="2025-03-04T08:37:00Z">
        <w:r>
          <w:rPr>
            <w:rFonts w:ascii="Arial" w:hAnsi="Arial" w:cs="Arial"/>
            <w:sz w:val="24"/>
            <w:szCs w:val="24"/>
          </w:rPr>
          <w:t>„</w:t>
        </w:r>
      </w:ins>
      <w:del w:id="7041" w:author="Lektorat Bauer" w:date="2025-03-04T09:37:00Z" w16du:dateUtc="2025-03-04T08:37:00Z">
        <w:r w:rsidR="00944672" w:rsidRPr="00944672" w:rsidDel="00D446F0">
          <w:rPr>
            <w:rFonts w:ascii="Arial" w:hAnsi="Arial" w:cs="Arial"/>
            <w:sz w:val="24"/>
            <w:szCs w:val="24"/>
          </w:rPr>
          <w:delText>‚</w:delText>
        </w:r>
      </w:del>
      <w:r w:rsidR="00944672" w:rsidRPr="00944672">
        <w:rPr>
          <w:rFonts w:ascii="Arial" w:hAnsi="Arial" w:cs="Arial"/>
          <w:sz w:val="24"/>
          <w:szCs w:val="24"/>
        </w:rPr>
        <w:t>Konzentrier dich!</w:t>
      </w:r>
      <w:ins w:id="7042" w:author="Lektorat Bauer" w:date="2025-03-04T09:37:00Z" w16du:dateUtc="2025-03-04T08:37:00Z">
        <w:r>
          <w:rPr>
            <w:rFonts w:ascii="Arial" w:hAnsi="Arial" w:cs="Arial"/>
            <w:sz w:val="24"/>
            <w:szCs w:val="24"/>
          </w:rPr>
          <w:t>“</w:t>
        </w:r>
      </w:ins>
      <w:del w:id="7043" w:author="Lektorat Bauer" w:date="2025-03-04T09:37:00Z" w16du:dateUtc="2025-03-04T08:37:00Z">
        <w:r w:rsidR="00944672" w:rsidRPr="00944672" w:rsidDel="00D446F0">
          <w:rPr>
            <w:rFonts w:ascii="Arial" w:hAnsi="Arial" w:cs="Arial"/>
            <w:sz w:val="24"/>
            <w:szCs w:val="24"/>
          </w:rPr>
          <w:delText>‘</w:delText>
        </w:r>
      </w:del>
      <w:r w:rsidR="00944672" w:rsidRPr="00944672">
        <w:rPr>
          <w:rFonts w:ascii="Arial" w:hAnsi="Arial" w:cs="Arial"/>
          <w:sz w:val="24"/>
          <w:szCs w:val="24"/>
        </w:rPr>
        <w:t>,</w:t>
      </w:r>
      <w:ins w:id="7044" w:author="Lektorat Bauer" w:date="2025-03-04T09:37:00Z" w16du:dateUtc="2025-03-04T08:37:00Z">
        <w:r>
          <w:rPr>
            <w:rFonts w:ascii="Arial" w:hAnsi="Arial" w:cs="Arial"/>
            <w:sz w:val="24"/>
            <w:szCs w:val="24"/>
          </w:rPr>
          <w:t xml:space="preserve"> dachte Joost,</w:t>
        </w:r>
      </w:ins>
      <w:r w:rsidR="00944672" w:rsidRPr="00944672">
        <w:rPr>
          <w:rFonts w:ascii="Arial" w:hAnsi="Arial" w:cs="Arial"/>
          <w:sz w:val="24"/>
          <w:szCs w:val="24"/>
        </w:rPr>
        <w:t xml:space="preserve"> </w:t>
      </w:r>
      <w:ins w:id="7045" w:author="Lektorat Bauer" w:date="2025-03-04T09:38:00Z" w16du:dateUtc="2025-03-04T08:38:00Z">
        <w:r>
          <w:rPr>
            <w:rFonts w:ascii="Arial" w:hAnsi="Arial" w:cs="Arial"/>
            <w:sz w:val="24"/>
            <w:szCs w:val="24"/>
          </w:rPr>
          <w:t>„</w:t>
        </w:r>
      </w:ins>
      <w:r w:rsidR="00944672" w:rsidRPr="00944672">
        <w:rPr>
          <w:rFonts w:ascii="Arial" w:hAnsi="Arial" w:cs="Arial"/>
          <w:sz w:val="24"/>
          <w:szCs w:val="24"/>
        </w:rPr>
        <w:t>um 11:30 hast Du einen Termin bei Shenti Investment.</w:t>
      </w:r>
      <w:ins w:id="7046" w:author="Lektorat Bauer" w:date="2025-03-04T09:38:00Z" w16du:dateUtc="2025-03-04T08:38:00Z">
        <w:r>
          <w:rPr>
            <w:rFonts w:ascii="Arial" w:hAnsi="Arial" w:cs="Arial"/>
            <w:sz w:val="24"/>
            <w:szCs w:val="24"/>
          </w:rPr>
          <w:t>“</w:t>
        </w:r>
      </w:ins>
    </w:p>
    <w:p w14:paraId="5B67FB7C"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w:t>
      </w:r>
    </w:p>
    <w:p w14:paraId="3F2797E4" w14:textId="5CE76B43"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Um 11.15 Uhr fuhr die U-Bahn im Bahnhof Hammersmith ein</w:t>
      </w:r>
      <w:del w:id="7047" w:author="Lektorat Bauer" w:date="2025-03-04T09:39:00Z" w16du:dateUtc="2025-03-04T08:39:00Z">
        <w:r w:rsidRPr="00944672" w:rsidDel="009E0EC5">
          <w:rPr>
            <w:rFonts w:ascii="Arial" w:hAnsi="Arial" w:cs="Arial"/>
            <w:sz w:val="24"/>
            <w:szCs w:val="24"/>
          </w:rPr>
          <w:delText>,</w:delText>
        </w:r>
      </w:del>
      <w:r w:rsidRPr="00944672">
        <w:rPr>
          <w:rFonts w:ascii="Arial" w:hAnsi="Arial" w:cs="Arial"/>
          <w:sz w:val="24"/>
          <w:szCs w:val="24"/>
        </w:rPr>
        <w:t xml:space="preserve"> und Joost musste nur den richtigen Ausgang finden, was tatsächlich nicht ganz einfach war. Nachdem er zweimal durch den einen falschen Ausgang den Bahnhof verlassen hatte, traf er beim </w:t>
      </w:r>
      <w:del w:id="7048" w:author="Lektorat Bauer" w:date="2025-03-04T09:39:00Z" w16du:dateUtc="2025-03-04T08:39:00Z">
        <w:r w:rsidRPr="00944672" w:rsidDel="009E0EC5">
          <w:rPr>
            <w:rFonts w:ascii="Arial" w:hAnsi="Arial" w:cs="Arial"/>
            <w:sz w:val="24"/>
            <w:szCs w:val="24"/>
          </w:rPr>
          <w:delText>Dritten</w:delText>
        </w:r>
      </w:del>
      <w:ins w:id="7049" w:author="Lektorat Bauer" w:date="2025-03-04T09:39:00Z" w16du:dateUtc="2025-03-04T08:39:00Z">
        <w:r w:rsidR="009E0EC5" w:rsidRPr="00944672">
          <w:rPr>
            <w:rFonts w:ascii="Arial" w:hAnsi="Arial" w:cs="Arial"/>
            <w:sz w:val="24"/>
            <w:szCs w:val="24"/>
          </w:rPr>
          <w:t>dritten</w:t>
        </w:r>
      </w:ins>
      <w:r w:rsidRPr="00944672">
        <w:rPr>
          <w:rFonts w:ascii="Arial" w:hAnsi="Arial" w:cs="Arial"/>
          <w:sz w:val="24"/>
          <w:szCs w:val="24"/>
        </w:rPr>
        <w:t xml:space="preserve"> Versuch</w:t>
      </w:r>
      <w:del w:id="7050" w:author="Lektorat Bauer" w:date="2025-03-04T09:39:00Z" w16du:dateUtc="2025-03-04T08:39:00Z">
        <w:r w:rsidRPr="00944672" w:rsidDel="009E0EC5">
          <w:rPr>
            <w:rFonts w:ascii="Arial" w:hAnsi="Arial" w:cs="Arial"/>
            <w:sz w:val="24"/>
            <w:szCs w:val="24"/>
          </w:rPr>
          <w:delText>,</w:delText>
        </w:r>
      </w:del>
      <w:r w:rsidRPr="00944672">
        <w:rPr>
          <w:rFonts w:ascii="Arial" w:hAnsi="Arial" w:cs="Arial"/>
          <w:sz w:val="24"/>
          <w:szCs w:val="24"/>
        </w:rPr>
        <w:t xml:space="preserve"> den richtigen</w:t>
      </w:r>
      <w:del w:id="7051" w:author="Lektorat Bauer" w:date="2025-03-04T09:39:00Z" w16du:dateUtc="2025-03-04T08:39:00Z">
        <w:r w:rsidRPr="00944672" w:rsidDel="009E0EC5">
          <w:rPr>
            <w:rFonts w:ascii="Arial" w:hAnsi="Arial" w:cs="Arial"/>
            <w:sz w:val="24"/>
            <w:szCs w:val="24"/>
          </w:rPr>
          <w:delText xml:space="preserve"> Ausgang</w:delText>
        </w:r>
      </w:del>
      <w:r w:rsidRPr="00944672">
        <w:rPr>
          <w:rFonts w:ascii="Arial" w:hAnsi="Arial" w:cs="Arial"/>
          <w:sz w:val="24"/>
          <w:szCs w:val="24"/>
        </w:rPr>
        <w:t>.</w:t>
      </w:r>
    </w:p>
    <w:p w14:paraId="6CFAE97B"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Er fand das richtige Haus und den richtigen Eingang, und stellte fest, dass seine Kontaktanschrift das Regus Business Center war.</w:t>
      </w:r>
    </w:p>
    <w:p w14:paraId="5E1F1D70" w14:textId="77777777" w:rsidR="009E0EC5" w:rsidRDefault="009E0EC5" w:rsidP="00623B68">
      <w:pPr>
        <w:autoSpaceDE w:val="0"/>
        <w:autoSpaceDN w:val="0"/>
        <w:adjustRightInd w:val="0"/>
        <w:spacing w:after="0" w:line="360" w:lineRule="auto"/>
        <w:ind w:firstLine="227"/>
        <w:jc w:val="both"/>
        <w:rPr>
          <w:ins w:id="7052" w:author="Lektorat Bauer" w:date="2025-03-04T09:39:00Z" w16du:dateUtc="2025-03-04T08:39:00Z"/>
          <w:rFonts w:ascii="Arial" w:hAnsi="Arial" w:cs="Arial"/>
          <w:sz w:val="24"/>
          <w:szCs w:val="24"/>
        </w:rPr>
      </w:pPr>
      <w:ins w:id="7053" w:author="Lektorat Bauer" w:date="2025-03-04T09:39:00Z" w16du:dateUtc="2025-03-04T08:39:00Z">
        <w:r>
          <w:rPr>
            <w:rFonts w:ascii="Arial" w:hAnsi="Arial" w:cs="Arial"/>
            <w:sz w:val="24"/>
            <w:szCs w:val="24"/>
          </w:rPr>
          <w:t>„</w:t>
        </w:r>
      </w:ins>
      <w:del w:id="7054" w:author="Lektorat Bauer" w:date="2025-03-04T09:39:00Z" w16du:dateUtc="2025-03-04T08:39:00Z">
        <w:r w:rsidR="00944672" w:rsidRPr="00944672" w:rsidDel="009E0EC5">
          <w:rPr>
            <w:rFonts w:ascii="Arial" w:hAnsi="Arial" w:cs="Arial"/>
            <w:sz w:val="24"/>
            <w:szCs w:val="24"/>
          </w:rPr>
          <w:delText>‚</w:delText>
        </w:r>
      </w:del>
      <w:r w:rsidR="00944672" w:rsidRPr="00944672">
        <w:rPr>
          <w:rFonts w:ascii="Arial" w:hAnsi="Arial" w:cs="Arial"/>
          <w:sz w:val="24"/>
          <w:szCs w:val="24"/>
        </w:rPr>
        <w:t>Komisch</w:t>
      </w:r>
      <w:del w:id="7055" w:author="Lektorat Bauer" w:date="2025-03-04T09:39:00Z" w16du:dateUtc="2025-03-04T08:39:00Z">
        <w:r w:rsidR="00944672" w:rsidRPr="00944672" w:rsidDel="009E0EC5">
          <w:rPr>
            <w:rFonts w:ascii="Arial" w:hAnsi="Arial" w:cs="Arial"/>
            <w:sz w:val="24"/>
            <w:szCs w:val="24"/>
          </w:rPr>
          <w:delText>‘</w:delText>
        </w:r>
      </w:del>
      <w:r w:rsidR="00944672" w:rsidRPr="00944672">
        <w:rPr>
          <w:rFonts w:ascii="Arial" w:hAnsi="Arial" w:cs="Arial"/>
          <w:sz w:val="24"/>
          <w:szCs w:val="24"/>
        </w:rPr>
        <w:t>.</w:t>
      </w:r>
      <w:ins w:id="7056" w:author="Lektorat Bauer" w:date="2025-03-04T09:39:00Z" w16du:dateUtc="2025-03-04T08:39:00Z">
        <w:r>
          <w:rPr>
            <w:rFonts w:ascii="Arial" w:hAnsi="Arial" w:cs="Arial"/>
            <w:sz w:val="24"/>
            <w:szCs w:val="24"/>
          </w:rPr>
          <w:t>“</w:t>
        </w:r>
      </w:ins>
      <w:r w:rsidR="00944672" w:rsidRPr="00944672">
        <w:rPr>
          <w:rFonts w:ascii="Arial" w:hAnsi="Arial" w:cs="Arial"/>
          <w:sz w:val="24"/>
          <w:szCs w:val="24"/>
        </w:rPr>
        <w:t xml:space="preserve"> Also Nachfragen. „Guten Tag, ich habe einen Termin bei Shenti Investment, ist das hier bei Ihnen?“  </w:t>
      </w:r>
    </w:p>
    <w:p w14:paraId="6021E789" w14:textId="77777777" w:rsidR="009E0EC5" w:rsidRDefault="00944672" w:rsidP="00623B68">
      <w:pPr>
        <w:autoSpaceDE w:val="0"/>
        <w:autoSpaceDN w:val="0"/>
        <w:adjustRightInd w:val="0"/>
        <w:spacing w:after="0" w:line="360" w:lineRule="auto"/>
        <w:ind w:firstLine="227"/>
        <w:jc w:val="both"/>
        <w:rPr>
          <w:ins w:id="7057" w:author="Lektorat Bauer" w:date="2025-03-04T09:39:00Z" w16du:dateUtc="2025-03-04T08:39:00Z"/>
          <w:rFonts w:ascii="Arial" w:hAnsi="Arial" w:cs="Arial"/>
          <w:sz w:val="24"/>
          <w:szCs w:val="24"/>
        </w:rPr>
      </w:pPr>
      <w:r w:rsidRPr="00944672">
        <w:rPr>
          <w:rFonts w:ascii="Arial" w:hAnsi="Arial" w:cs="Arial"/>
          <w:sz w:val="24"/>
          <w:szCs w:val="24"/>
        </w:rPr>
        <w:t xml:space="preserve">„Ja, das ist bei uns, aber für heute ist kein Termin eingetragen. Von Shenti ist heute niemand im Haus.“ </w:t>
      </w:r>
    </w:p>
    <w:p w14:paraId="3EAAE83D" w14:textId="77777777" w:rsidR="009E0EC5" w:rsidRDefault="00944672" w:rsidP="00623B68">
      <w:pPr>
        <w:autoSpaceDE w:val="0"/>
        <w:autoSpaceDN w:val="0"/>
        <w:adjustRightInd w:val="0"/>
        <w:spacing w:after="0" w:line="360" w:lineRule="auto"/>
        <w:ind w:firstLine="227"/>
        <w:jc w:val="both"/>
        <w:rPr>
          <w:ins w:id="7058" w:author="Lektorat Bauer" w:date="2025-03-04T09:39:00Z" w16du:dateUtc="2025-03-04T08:39:00Z"/>
          <w:rFonts w:ascii="Arial" w:hAnsi="Arial" w:cs="Arial"/>
          <w:sz w:val="24"/>
          <w:szCs w:val="24"/>
        </w:rPr>
      </w:pPr>
      <w:r w:rsidRPr="00944672">
        <w:rPr>
          <w:rFonts w:ascii="Arial" w:hAnsi="Arial" w:cs="Arial"/>
          <w:sz w:val="24"/>
          <w:szCs w:val="24"/>
        </w:rPr>
        <w:t xml:space="preserve">„Und wenn ich die versuche anzurufen, dann lande ich bei Ihnen?“ </w:t>
      </w:r>
    </w:p>
    <w:p w14:paraId="70DC03D9" w14:textId="072201C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„Ich vermute ja.“ </w:t>
      </w:r>
    </w:p>
    <w:p w14:paraId="10E7E1F5" w14:textId="77777777" w:rsidR="009E0EC5" w:rsidRDefault="00944672" w:rsidP="00623B68">
      <w:pPr>
        <w:autoSpaceDE w:val="0"/>
        <w:autoSpaceDN w:val="0"/>
        <w:adjustRightInd w:val="0"/>
        <w:spacing w:after="0" w:line="360" w:lineRule="auto"/>
        <w:ind w:firstLine="227"/>
        <w:jc w:val="both"/>
        <w:rPr>
          <w:ins w:id="7059" w:author="Lektorat Bauer" w:date="2025-03-04T09:39:00Z" w16du:dateUtc="2025-03-04T08:39:00Z"/>
          <w:rFonts w:ascii="Arial" w:hAnsi="Arial" w:cs="Arial"/>
          <w:sz w:val="24"/>
          <w:szCs w:val="24"/>
        </w:rPr>
      </w:pPr>
      <w:r w:rsidRPr="00944672">
        <w:rPr>
          <w:rFonts w:ascii="Arial" w:hAnsi="Arial" w:cs="Arial"/>
          <w:sz w:val="24"/>
          <w:szCs w:val="24"/>
        </w:rPr>
        <w:t xml:space="preserve">Joost griff zu seinem Telefon, ging auf Wahlwiederholung. Als es in seinem Telefon klingelte, klingelte es auch bei Regus. „Haben Sie +4915219874523?“ </w:t>
      </w:r>
    </w:p>
    <w:p w14:paraId="3464F0F2" w14:textId="77777777" w:rsidR="009E0EC5" w:rsidRDefault="00944672" w:rsidP="00623B68">
      <w:pPr>
        <w:autoSpaceDE w:val="0"/>
        <w:autoSpaceDN w:val="0"/>
        <w:adjustRightInd w:val="0"/>
        <w:spacing w:after="0" w:line="360" w:lineRule="auto"/>
        <w:ind w:firstLine="227"/>
        <w:jc w:val="both"/>
        <w:rPr>
          <w:ins w:id="7060" w:author="Lektorat Bauer" w:date="2025-03-04T09:39:00Z" w16du:dateUtc="2025-03-04T08:39:00Z"/>
          <w:rFonts w:ascii="Arial" w:hAnsi="Arial" w:cs="Arial"/>
          <w:sz w:val="24"/>
          <w:szCs w:val="24"/>
        </w:rPr>
      </w:pPr>
      <w:r w:rsidRPr="00944672">
        <w:rPr>
          <w:rFonts w:ascii="Arial" w:hAnsi="Arial" w:cs="Arial"/>
          <w:sz w:val="24"/>
          <w:szCs w:val="24"/>
        </w:rPr>
        <w:t xml:space="preserve">„Ja!“ Die Dame am Empfang drückte auf den Knopf: „Shenti Investment. Wie kann ich ihnen helfen?“ </w:t>
      </w:r>
    </w:p>
    <w:p w14:paraId="438C98E3" w14:textId="3E6A3EEB" w:rsidR="00944672" w:rsidRPr="00944672" w:rsidDel="009E0EC5" w:rsidRDefault="00944672" w:rsidP="00623B68">
      <w:pPr>
        <w:autoSpaceDE w:val="0"/>
        <w:autoSpaceDN w:val="0"/>
        <w:adjustRightInd w:val="0"/>
        <w:spacing w:after="0" w:line="360" w:lineRule="auto"/>
        <w:ind w:firstLine="227"/>
        <w:jc w:val="both"/>
        <w:rPr>
          <w:del w:id="7061" w:author="Lektorat Bauer" w:date="2025-03-04T09:40:00Z" w16du:dateUtc="2025-03-04T08:40:00Z"/>
          <w:rFonts w:ascii="Arial" w:hAnsi="Arial" w:cs="Arial"/>
          <w:sz w:val="24"/>
          <w:szCs w:val="24"/>
        </w:rPr>
      </w:pPr>
      <w:r w:rsidRPr="00944672">
        <w:rPr>
          <w:rFonts w:ascii="Arial" w:hAnsi="Arial" w:cs="Arial"/>
          <w:sz w:val="24"/>
          <w:szCs w:val="24"/>
        </w:rPr>
        <w:t>„Ja, das bin ich</w:t>
      </w:r>
      <w:del w:id="7062" w:author="Lektorat Bauer" w:date="2025-03-04T09:39:00Z" w16du:dateUtc="2025-03-04T08:39:00Z">
        <w:r w:rsidRPr="00944672" w:rsidDel="009E0EC5">
          <w:rPr>
            <w:rFonts w:ascii="Arial" w:hAnsi="Arial" w:cs="Arial"/>
            <w:sz w:val="24"/>
            <w:szCs w:val="24"/>
          </w:rPr>
          <w:delText>.</w:delText>
        </w:r>
      </w:del>
      <w:r w:rsidRPr="00944672">
        <w:rPr>
          <w:rFonts w:ascii="Arial" w:hAnsi="Arial" w:cs="Arial"/>
          <w:sz w:val="24"/>
          <w:szCs w:val="24"/>
        </w:rPr>
        <w:t>“</w:t>
      </w:r>
      <w:ins w:id="7063" w:author="Lektorat Bauer" w:date="2025-03-04T09:39:00Z" w16du:dateUtc="2025-03-04T08:39:00Z">
        <w:r w:rsidR="009E0EC5">
          <w:rPr>
            <w:rFonts w:ascii="Arial" w:hAnsi="Arial" w:cs="Arial"/>
            <w:sz w:val="24"/>
            <w:szCs w:val="24"/>
          </w:rPr>
          <w:t>,</w:t>
        </w:r>
      </w:ins>
      <w:r w:rsidRPr="00944672">
        <w:rPr>
          <w:rFonts w:ascii="Arial" w:hAnsi="Arial" w:cs="Arial"/>
          <w:sz w:val="24"/>
          <w:szCs w:val="24"/>
        </w:rPr>
        <w:t xml:space="preserve"> </w:t>
      </w:r>
      <w:ins w:id="7064" w:author="Lektorat Bauer" w:date="2025-03-04T09:40:00Z" w16du:dateUtc="2025-03-04T08:40:00Z">
        <w:r w:rsidR="009E0EC5">
          <w:rPr>
            <w:rFonts w:ascii="Arial" w:hAnsi="Arial" w:cs="Arial"/>
            <w:sz w:val="24"/>
            <w:szCs w:val="24"/>
          </w:rPr>
          <w:t>s</w:t>
        </w:r>
      </w:ins>
      <w:del w:id="7065" w:author="Lektorat Bauer" w:date="2025-03-04T09:40:00Z" w16du:dateUtc="2025-03-04T08:40:00Z">
        <w:r w:rsidRPr="00944672" w:rsidDel="009E0EC5">
          <w:rPr>
            <w:rFonts w:ascii="Arial" w:hAnsi="Arial" w:cs="Arial"/>
            <w:sz w:val="24"/>
            <w:szCs w:val="24"/>
          </w:rPr>
          <w:delText>S</w:delText>
        </w:r>
      </w:del>
      <w:r w:rsidRPr="00944672">
        <w:rPr>
          <w:rFonts w:ascii="Arial" w:hAnsi="Arial" w:cs="Arial"/>
          <w:sz w:val="24"/>
          <w:szCs w:val="24"/>
        </w:rPr>
        <w:t>agte Joost und legte auf.</w:t>
      </w:r>
      <w:ins w:id="7066" w:author="Lektorat Bauer" w:date="2025-03-04T09:40:00Z" w16du:dateUtc="2025-03-04T08:40:00Z">
        <w:r w:rsidR="009E0EC5">
          <w:rPr>
            <w:rFonts w:ascii="Arial" w:hAnsi="Arial" w:cs="Arial"/>
            <w:sz w:val="24"/>
            <w:szCs w:val="24"/>
          </w:rPr>
          <w:t xml:space="preserve"> </w:t>
        </w:r>
      </w:ins>
    </w:p>
    <w:p w14:paraId="03D21C74" w14:textId="5448A939" w:rsidR="00944672" w:rsidRPr="00944672" w:rsidRDefault="009E0EC5" w:rsidP="009E0EC5">
      <w:pPr>
        <w:autoSpaceDE w:val="0"/>
        <w:autoSpaceDN w:val="0"/>
        <w:adjustRightInd w:val="0"/>
        <w:spacing w:after="0" w:line="360" w:lineRule="auto"/>
        <w:ind w:firstLine="227"/>
        <w:jc w:val="both"/>
        <w:rPr>
          <w:rFonts w:ascii="Arial" w:hAnsi="Arial" w:cs="Arial"/>
          <w:sz w:val="24"/>
          <w:szCs w:val="24"/>
        </w:rPr>
      </w:pPr>
      <w:ins w:id="7067" w:author="Lektorat Bauer" w:date="2025-03-04T09:40:00Z" w16du:dateUtc="2025-03-04T08:40:00Z">
        <w:r>
          <w:rPr>
            <w:rFonts w:ascii="Arial" w:hAnsi="Arial" w:cs="Arial"/>
            <w:sz w:val="24"/>
            <w:szCs w:val="24"/>
          </w:rPr>
          <w:t>„</w:t>
        </w:r>
      </w:ins>
      <w:del w:id="7068" w:author="Lektorat Bauer" w:date="2025-03-04T09:40:00Z" w16du:dateUtc="2025-03-04T08:40:00Z">
        <w:r w:rsidR="00944672" w:rsidRPr="00944672" w:rsidDel="009E0EC5">
          <w:rPr>
            <w:rFonts w:ascii="Arial" w:hAnsi="Arial" w:cs="Arial"/>
            <w:sz w:val="24"/>
            <w:szCs w:val="24"/>
          </w:rPr>
          <w:delText>‚</w:delText>
        </w:r>
      </w:del>
      <w:r w:rsidR="00944672" w:rsidRPr="00944672">
        <w:rPr>
          <w:rFonts w:ascii="Arial" w:hAnsi="Arial" w:cs="Arial"/>
          <w:sz w:val="24"/>
          <w:szCs w:val="24"/>
        </w:rPr>
        <w:t>Das war ein Fake Termin. Mist</w:t>
      </w:r>
      <w:del w:id="7069" w:author="Lektorat Bauer" w:date="2025-03-04T09:40:00Z" w16du:dateUtc="2025-03-04T08:40:00Z">
        <w:r w:rsidR="00944672" w:rsidRPr="00944672" w:rsidDel="009E0EC5">
          <w:rPr>
            <w:rFonts w:ascii="Arial" w:hAnsi="Arial" w:cs="Arial"/>
            <w:sz w:val="24"/>
            <w:szCs w:val="24"/>
          </w:rPr>
          <w:delText>.‘</w:delText>
        </w:r>
      </w:del>
      <w:ins w:id="7070" w:author="Lektorat Bauer" w:date="2025-03-04T09:40:00Z" w16du:dateUtc="2025-03-04T08:40:00Z">
        <w:r>
          <w:rPr>
            <w:rFonts w:ascii="Arial" w:hAnsi="Arial" w:cs="Arial"/>
            <w:sz w:val="24"/>
            <w:szCs w:val="24"/>
          </w:rPr>
          <w:t>“</w:t>
        </w:r>
      </w:ins>
      <w:r w:rsidR="00944672" w:rsidRPr="00944672">
        <w:rPr>
          <w:rFonts w:ascii="Arial" w:hAnsi="Arial" w:cs="Arial"/>
          <w:sz w:val="24"/>
          <w:szCs w:val="24"/>
        </w:rPr>
        <w:t>, dachte Joost.</w:t>
      </w:r>
    </w:p>
    <w:p w14:paraId="2E9A3568" w14:textId="3F592B5D"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„Vielen Dank</w:t>
      </w:r>
      <w:del w:id="7071" w:author="Lektorat Bauer" w:date="2025-03-04T09:40:00Z" w16du:dateUtc="2025-03-04T08:40:00Z">
        <w:r w:rsidRPr="00944672" w:rsidDel="009E0EC5">
          <w:rPr>
            <w:rFonts w:ascii="Arial" w:hAnsi="Arial" w:cs="Arial"/>
            <w:sz w:val="24"/>
            <w:szCs w:val="24"/>
          </w:rPr>
          <w:delText>.</w:delText>
        </w:r>
      </w:del>
      <w:r w:rsidRPr="00944672">
        <w:rPr>
          <w:rFonts w:ascii="Arial" w:hAnsi="Arial" w:cs="Arial"/>
          <w:sz w:val="24"/>
          <w:szCs w:val="24"/>
        </w:rPr>
        <w:t>“</w:t>
      </w:r>
      <w:ins w:id="7072" w:author="Lektorat Bauer" w:date="2025-03-04T09:40:00Z" w16du:dateUtc="2025-03-04T08:40:00Z">
        <w:r w:rsidR="009E0EC5">
          <w:rPr>
            <w:rFonts w:ascii="Arial" w:hAnsi="Arial" w:cs="Arial"/>
            <w:sz w:val="24"/>
            <w:szCs w:val="24"/>
          </w:rPr>
          <w:t>,</w:t>
        </w:r>
      </w:ins>
      <w:r w:rsidRPr="00944672">
        <w:rPr>
          <w:rFonts w:ascii="Arial" w:hAnsi="Arial" w:cs="Arial"/>
          <w:sz w:val="24"/>
          <w:szCs w:val="24"/>
        </w:rPr>
        <w:t xml:space="preserve"> </w:t>
      </w:r>
      <w:ins w:id="7073" w:author="Lektorat Bauer" w:date="2025-03-04T09:40:00Z" w16du:dateUtc="2025-03-04T08:40:00Z">
        <w:r w:rsidR="009E0EC5">
          <w:rPr>
            <w:rFonts w:ascii="Arial" w:hAnsi="Arial" w:cs="Arial"/>
            <w:sz w:val="24"/>
            <w:szCs w:val="24"/>
          </w:rPr>
          <w:t>s</w:t>
        </w:r>
      </w:ins>
      <w:del w:id="7074" w:author="Lektorat Bauer" w:date="2025-03-04T09:40:00Z" w16du:dateUtc="2025-03-04T08:40:00Z">
        <w:r w:rsidRPr="00944672" w:rsidDel="009E0EC5">
          <w:rPr>
            <w:rFonts w:ascii="Arial" w:hAnsi="Arial" w:cs="Arial"/>
            <w:sz w:val="24"/>
            <w:szCs w:val="24"/>
          </w:rPr>
          <w:delText>S</w:delText>
        </w:r>
      </w:del>
      <w:r w:rsidRPr="00944672">
        <w:rPr>
          <w:rFonts w:ascii="Arial" w:hAnsi="Arial" w:cs="Arial"/>
          <w:sz w:val="24"/>
          <w:szCs w:val="24"/>
        </w:rPr>
        <w:t>agte Joost</w:t>
      </w:r>
      <w:del w:id="7075" w:author="Lektorat Bauer" w:date="2025-03-04T09:40:00Z" w16du:dateUtc="2025-03-04T08:40:00Z">
        <w:r w:rsidRPr="00944672" w:rsidDel="009E0EC5">
          <w:rPr>
            <w:rFonts w:ascii="Arial" w:hAnsi="Arial" w:cs="Arial"/>
            <w:sz w:val="24"/>
            <w:szCs w:val="24"/>
          </w:rPr>
          <w:delText>, drehte sich um, und ging.</w:delText>
        </w:r>
      </w:del>
      <w:ins w:id="7076" w:author="Lektorat Bauer" w:date="2025-03-04T09:40:00Z" w16du:dateUtc="2025-03-04T08:40:00Z">
        <w:r w:rsidR="009E0EC5">
          <w:rPr>
            <w:rFonts w:ascii="Arial" w:hAnsi="Arial" w:cs="Arial"/>
            <w:sz w:val="24"/>
            <w:szCs w:val="24"/>
          </w:rPr>
          <w:t xml:space="preserve"> und fuhr zurück zum Hotel.</w:t>
        </w:r>
      </w:ins>
    </w:p>
    <w:p w14:paraId="6CFF9126" w14:textId="4158B7CE"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del w:id="7077" w:author="Lektorat Bauer" w:date="2025-03-04T09:40:00Z" w16du:dateUtc="2025-03-04T08:40:00Z">
        <w:r w:rsidRPr="00944672" w:rsidDel="009E0EC5">
          <w:rPr>
            <w:rFonts w:ascii="Arial" w:hAnsi="Arial" w:cs="Arial"/>
            <w:sz w:val="24"/>
            <w:szCs w:val="24"/>
          </w:rPr>
          <w:delText>Joost fuhr zurück zum Hotel, und musste erst</w:delText>
        </w:r>
      </w:del>
      <w:ins w:id="7078" w:author="Lektorat Bauer" w:date="2025-03-04T09:40:00Z" w16du:dateUtc="2025-03-04T08:40:00Z">
        <w:r w:rsidR="009E0EC5">
          <w:rPr>
            <w:rFonts w:ascii="Arial" w:hAnsi="Arial" w:cs="Arial"/>
            <w:sz w:val="24"/>
            <w:szCs w:val="24"/>
          </w:rPr>
          <w:t>Er musste erst</w:t>
        </w:r>
      </w:ins>
      <w:r w:rsidRPr="00944672">
        <w:rPr>
          <w:rFonts w:ascii="Arial" w:hAnsi="Arial" w:cs="Arial"/>
          <w:sz w:val="24"/>
          <w:szCs w:val="24"/>
        </w:rPr>
        <w:t xml:space="preserve"> einmal duschen. Heute lief alles schief. Jetzt </w:t>
      </w:r>
      <w:commentRangeStart w:id="7079"/>
      <w:r w:rsidRPr="00944672">
        <w:rPr>
          <w:rFonts w:ascii="Arial" w:hAnsi="Arial" w:cs="Arial"/>
          <w:sz w:val="24"/>
          <w:szCs w:val="24"/>
        </w:rPr>
        <w:t>wusste er auch, warum Stan so schnell verschwunden war.</w:t>
      </w:r>
      <w:commentRangeEnd w:id="7079"/>
      <w:r w:rsidR="009E0EC5">
        <w:rPr>
          <w:rStyle w:val="Kommentarzeichen"/>
        </w:rPr>
        <w:commentReference w:id="7079"/>
      </w:r>
    </w:p>
    <w:p w14:paraId="23704BC1" w14:textId="3FBB3A7A"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Nach dem Duschen setzte sich Joost an sein</w:t>
      </w:r>
      <w:ins w:id="7080" w:author="Lektorat Bauer" w:date="2025-03-04T09:41:00Z" w16du:dateUtc="2025-03-04T08:41:00Z">
        <w:r w:rsidR="009E0EC5">
          <w:rPr>
            <w:rFonts w:ascii="Arial" w:hAnsi="Arial" w:cs="Arial"/>
            <w:sz w:val="24"/>
            <w:szCs w:val="24"/>
          </w:rPr>
          <w:t>en</w:t>
        </w:r>
      </w:ins>
      <w:r w:rsidRPr="00944672">
        <w:rPr>
          <w:rFonts w:ascii="Arial" w:hAnsi="Arial" w:cs="Arial"/>
          <w:sz w:val="24"/>
          <w:szCs w:val="24"/>
        </w:rPr>
        <w:t xml:space="preserve"> Laptop und schrieb seine Notizen auf.</w:t>
      </w:r>
    </w:p>
    <w:p w14:paraId="2616E2C9" w14:textId="660E23BA"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Um 15:30 Uhr </w:t>
      </w:r>
      <w:del w:id="7081" w:author="Lektorat Bauer" w:date="2025-03-04T09:41:00Z" w16du:dateUtc="2025-03-04T08:41:00Z">
        <w:r w:rsidRPr="00944672" w:rsidDel="009E0EC5">
          <w:rPr>
            <w:rFonts w:ascii="Arial" w:hAnsi="Arial" w:cs="Arial"/>
            <w:sz w:val="24"/>
            <w:szCs w:val="24"/>
          </w:rPr>
          <w:delText>verlies</w:delText>
        </w:r>
      </w:del>
      <w:ins w:id="7082" w:author="Lektorat Bauer" w:date="2025-03-04T09:41:00Z" w16du:dateUtc="2025-03-04T08:41:00Z">
        <w:r w:rsidR="009E0EC5" w:rsidRPr="00944672">
          <w:rPr>
            <w:rFonts w:ascii="Arial" w:hAnsi="Arial" w:cs="Arial"/>
            <w:sz w:val="24"/>
            <w:szCs w:val="24"/>
          </w:rPr>
          <w:t>verließ</w:t>
        </w:r>
      </w:ins>
      <w:r w:rsidRPr="00944672">
        <w:rPr>
          <w:rFonts w:ascii="Arial" w:hAnsi="Arial" w:cs="Arial"/>
          <w:sz w:val="24"/>
          <w:szCs w:val="24"/>
        </w:rPr>
        <w:t xml:space="preserve"> er das Hotel und ging über Straße zu Pret. Als er eintrat, stellte er fest, dass Sylvie schon da war</w:t>
      </w:r>
      <w:ins w:id="7083" w:author="Lektorat Bauer" w:date="2025-03-04T09:41:00Z" w16du:dateUtc="2025-03-04T08:41:00Z">
        <w:r w:rsidR="009E0EC5">
          <w:rPr>
            <w:rFonts w:ascii="Arial" w:hAnsi="Arial" w:cs="Arial"/>
            <w:sz w:val="24"/>
            <w:szCs w:val="24"/>
          </w:rPr>
          <w:t>. Vor ihr stand ein Wasser.</w:t>
        </w:r>
      </w:ins>
      <w:del w:id="7084" w:author="Lektorat Bauer" w:date="2025-03-04T09:41:00Z" w16du:dateUtc="2025-03-04T08:41:00Z">
        <w:r w:rsidRPr="00944672" w:rsidDel="009E0EC5">
          <w:rPr>
            <w:rFonts w:ascii="Arial" w:hAnsi="Arial" w:cs="Arial"/>
            <w:sz w:val="24"/>
            <w:szCs w:val="24"/>
          </w:rPr>
          <w:delText>, und ein einem Wasser trank.</w:delText>
        </w:r>
      </w:del>
    </w:p>
    <w:p w14:paraId="1CCBA4D0" w14:textId="77777777" w:rsidR="009E0EC5" w:rsidRDefault="00944672" w:rsidP="00623B68">
      <w:pPr>
        <w:autoSpaceDE w:val="0"/>
        <w:autoSpaceDN w:val="0"/>
        <w:adjustRightInd w:val="0"/>
        <w:spacing w:after="0" w:line="360" w:lineRule="auto"/>
        <w:ind w:firstLine="227"/>
        <w:jc w:val="both"/>
        <w:rPr>
          <w:ins w:id="7085" w:author="Lektorat Bauer" w:date="2025-03-04T09:41:00Z" w16du:dateUtc="2025-03-04T08:41:00Z"/>
          <w:rFonts w:ascii="Arial" w:hAnsi="Arial" w:cs="Arial"/>
          <w:sz w:val="24"/>
          <w:szCs w:val="24"/>
        </w:rPr>
      </w:pPr>
      <w:r w:rsidRPr="00944672">
        <w:rPr>
          <w:rFonts w:ascii="Arial" w:hAnsi="Arial" w:cs="Arial"/>
          <w:sz w:val="24"/>
          <w:szCs w:val="24"/>
        </w:rPr>
        <w:t>„Hallo Sylvie, schön Dich zu sehen. Das war eine nette Überraschung. Vielen Dank.“</w:t>
      </w:r>
    </w:p>
    <w:p w14:paraId="14DBE151" w14:textId="7419CC9D" w:rsidR="009E0EC5" w:rsidRDefault="00944672" w:rsidP="00623B68">
      <w:pPr>
        <w:autoSpaceDE w:val="0"/>
        <w:autoSpaceDN w:val="0"/>
        <w:adjustRightInd w:val="0"/>
        <w:spacing w:after="0" w:line="360" w:lineRule="auto"/>
        <w:ind w:firstLine="227"/>
        <w:jc w:val="both"/>
        <w:rPr>
          <w:ins w:id="7086" w:author="Lektorat Bauer" w:date="2025-03-04T09:41:00Z" w16du:dateUtc="2025-03-04T08:41:00Z"/>
          <w:rFonts w:ascii="Arial" w:hAnsi="Arial" w:cs="Arial"/>
          <w:sz w:val="24"/>
          <w:szCs w:val="24"/>
        </w:rPr>
      </w:pPr>
      <w:del w:id="7087" w:author="Lektorat Bauer" w:date="2025-03-04T09:41:00Z" w16du:dateUtc="2025-03-04T08:41:00Z">
        <w:r w:rsidRPr="00944672" w:rsidDel="009E0EC5">
          <w:rPr>
            <w:rFonts w:ascii="Arial" w:hAnsi="Arial" w:cs="Arial"/>
            <w:sz w:val="24"/>
            <w:szCs w:val="24"/>
          </w:rPr>
          <w:delText xml:space="preserve"> </w:delText>
        </w:r>
      </w:del>
      <w:r w:rsidRPr="00944672">
        <w:rPr>
          <w:rFonts w:ascii="Arial" w:hAnsi="Arial" w:cs="Arial"/>
          <w:sz w:val="24"/>
          <w:szCs w:val="24"/>
        </w:rPr>
        <w:t xml:space="preserve">„Hallo Joost. War das nicht zu aufdringlich?“ </w:t>
      </w:r>
    </w:p>
    <w:p w14:paraId="334022E0" w14:textId="77777777" w:rsidR="009E0EC5" w:rsidRDefault="00944672" w:rsidP="00623B68">
      <w:pPr>
        <w:autoSpaceDE w:val="0"/>
        <w:autoSpaceDN w:val="0"/>
        <w:adjustRightInd w:val="0"/>
        <w:spacing w:after="0" w:line="360" w:lineRule="auto"/>
        <w:ind w:firstLine="227"/>
        <w:jc w:val="both"/>
        <w:rPr>
          <w:ins w:id="7088" w:author="Lektorat Bauer" w:date="2025-03-04T09:41:00Z" w16du:dateUtc="2025-03-04T08:41:00Z"/>
          <w:rFonts w:ascii="Arial" w:hAnsi="Arial" w:cs="Arial"/>
          <w:sz w:val="24"/>
          <w:szCs w:val="24"/>
        </w:rPr>
      </w:pPr>
      <w:r w:rsidRPr="00944672">
        <w:rPr>
          <w:rFonts w:ascii="Arial" w:hAnsi="Arial" w:cs="Arial"/>
          <w:sz w:val="24"/>
          <w:szCs w:val="24"/>
        </w:rPr>
        <w:t xml:space="preserve">„Nein, ich war nur überrascht.“ </w:t>
      </w:r>
    </w:p>
    <w:p w14:paraId="01ACCAF8" w14:textId="77777777" w:rsidR="009E0EC5" w:rsidRDefault="00944672" w:rsidP="00623B68">
      <w:pPr>
        <w:autoSpaceDE w:val="0"/>
        <w:autoSpaceDN w:val="0"/>
        <w:adjustRightInd w:val="0"/>
        <w:spacing w:after="0" w:line="360" w:lineRule="auto"/>
        <w:ind w:firstLine="227"/>
        <w:jc w:val="both"/>
        <w:rPr>
          <w:ins w:id="7089" w:author="Lektorat Bauer" w:date="2025-03-04T09:41:00Z" w16du:dateUtc="2025-03-04T08:41:00Z"/>
          <w:rFonts w:ascii="Arial" w:hAnsi="Arial" w:cs="Arial"/>
          <w:sz w:val="24"/>
          <w:szCs w:val="24"/>
        </w:rPr>
      </w:pPr>
      <w:r w:rsidRPr="00944672">
        <w:rPr>
          <w:rFonts w:ascii="Arial" w:hAnsi="Arial" w:cs="Arial"/>
          <w:sz w:val="24"/>
          <w:szCs w:val="24"/>
        </w:rPr>
        <w:t xml:space="preserve">„Erzähl. </w:t>
      </w:r>
      <w:commentRangeStart w:id="7090"/>
      <w:r w:rsidRPr="00944672">
        <w:rPr>
          <w:rFonts w:ascii="Arial" w:hAnsi="Arial" w:cs="Arial"/>
          <w:sz w:val="24"/>
          <w:szCs w:val="24"/>
        </w:rPr>
        <w:t xml:space="preserve">Was kann ich für Dich tun? Warum wolltest Du mich </w:t>
      </w:r>
      <w:ins w:id="7091" w:author="Lektorat Bauer" w:date="2025-03-04T09:41:00Z" w16du:dateUtc="2025-03-04T08:41:00Z">
        <w:r w:rsidR="009E0EC5">
          <w:rPr>
            <w:rFonts w:ascii="Arial" w:hAnsi="Arial" w:cs="Arial"/>
            <w:sz w:val="24"/>
            <w:szCs w:val="24"/>
          </w:rPr>
          <w:t>t</w:t>
        </w:r>
      </w:ins>
      <w:del w:id="7092" w:author="Lektorat Bauer" w:date="2025-03-04T09:41:00Z" w16du:dateUtc="2025-03-04T08:41:00Z">
        <w:r w:rsidRPr="00944672" w:rsidDel="009E0EC5">
          <w:rPr>
            <w:rFonts w:ascii="Arial" w:hAnsi="Arial" w:cs="Arial"/>
            <w:sz w:val="24"/>
            <w:szCs w:val="24"/>
          </w:rPr>
          <w:delText>T</w:delText>
        </w:r>
      </w:del>
      <w:r w:rsidRPr="00944672">
        <w:rPr>
          <w:rFonts w:ascii="Arial" w:hAnsi="Arial" w:cs="Arial"/>
          <w:sz w:val="24"/>
          <w:szCs w:val="24"/>
        </w:rPr>
        <w:t>reffen</w:t>
      </w:r>
      <w:commentRangeEnd w:id="7090"/>
      <w:r w:rsidR="009E0EC5">
        <w:rPr>
          <w:rStyle w:val="Kommentarzeichen"/>
        </w:rPr>
        <w:commentReference w:id="7090"/>
      </w:r>
      <w:r w:rsidRPr="00944672">
        <w:rPr>
          <w:rFonts w:ascii="Arial" w:hAnsi="Arial" w:cs="Arial"/>
          <w:sz w:val="24"/>
          <w:szCs w:val="24"/>
        </w:rPr>
        <w:t xml:space="preserve">?“ </w:t>
      </w:r>
    </w:p>
    <w:p w14:paraId="1CC4F1B0" w14:textId="77777777" w:rsidR="009E0EC5" w:rsidRDefault="00944672" w:rsidP="00623B68">
      <w:pPr>
        <w:autoSpaceDE w:val="0"/>
        <w:autoSpaceDN w:val="0"/>
        <w:adjustRightInd w:val="0"/>
        <w:spacing w:after="0" w:line="360" w:lineRule="auto"/>
        <w:ind w:firstLine="227"/>
        <w:jc w:val="both"/>
        <w:rPr>
          <w:ins w:id="7093" w:author="Lektorat Bauer" w:date="2025-03-04T09:42:00Z" w16du:dateUtc="2025-03-04T08:42:00Z"/>
          <w:rFonts w:ascii="Arial" w:hAnsi="Arial" w:cs="Arial"/>
          <w:sz w:val="24"/>
          <w:szCs w:val="24"/>
        </w:rPr>
      </w:pPr>
      <w:r w:rsidRPr="00944672">
        <w:rPr>
          <w:rFonts w:ascii="Arial" w:hAnsi="Arial" w:cs="Arial"/>
          <w:sz w:val="24"/>
          <w:szCs w:val="24"/>
        </w:rPr>
        <w:t>„Vorab ein</w:t>
      </w:r>
      <w:ins w:id="7094" w:author="Lektorat Bauer" w:date="2025-03-04T09:41:00Z" w16du:dateUtc="2025-03-04T08:41:00Z">
        <w:r w:rsidR="009E0EC5">
          <w:rPr>
            <w:rFonts w:ascii="Arial" w:hAnsi="Arial" w:cs="Arial"/>
            <w:sz w:val="24"/>
            <w:szCs w:val="24"/>
          </w:rPr>
          <w:t>e</w:t>
        </w:r>
      </w:ins>
      <w:r w:rsidRPr="00944672">
        <w:rPr>
          <w:rFonts w:ascii="Arial" w:hAnsi="Arial" w:cs="Arial"/>
          <w:sz w:val="24"/>
          <w:szCs w:val="24"/>
        </w:rPr>
        <w:t xml:space="preserve"> Frage. Wie findest Du, sehe ich aus?“ </w:t>
      </w:r>
    </w:p>
    <w:p w14:paraId="57071149" w14:textId="63B9BD5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„Sehr nett. Schön anzusehen, </w:t>
      </w:r>
      <w:ins w:id="7095" w:author="Lektorat Bauer" w:date="2025-03-04T09:42:00Z" w16du:dateUtc="2025-03-04T08:42:00Z">
        <w:r w:rsidR="009E0EC5">
          <w:rPr>
            <w:rFonts w:ascii="Arial" w:hAnsi="Arial" w:cs="Arial"/>
            <w:sz w:val="24"/>
            <w:szCs w:val="24"/>
          </w:rPr>
          <w:t>s</w:t>
        </w:r>
      </w:ins>
      <w:del w:id="7096" w:author="Lektorat Bauer" w:date="2025-03-04T09:42:00Z" w16du:dateUtc="2025-03-04T08:42:00Z">
        <w:r w:rsidRPr="00944672" w:rsidDel="009E0EC5">
          <w:rPr>
            <w:rFonts w:ascii="Arial" w:hAnsi="Arial" w:cs="Arial"/>
            <w:sz w:val="24"/>
            <w:szCs w:val="24"/>
          </w:rPr>
          <w:delText>S</w:delText>
        </w:r>
      </w:del>
      <w:r w:rsidRPr="00944672">
        <w:rPr>
          <w:rFonts w:ascii="Arial" w:hAnsi="Arial" w:cs="Arial"/>
          <w:sz w:val="24"/>
          <w:szCs w:val="24"/>
        </w:rPr>
        <w:t>uper Figur</w:t>
      </w:r>
      <w:ins w:id="7097" w:author="Lektorat Bauer" w:date="2025-03-04T09:42:00Z" w16du:dateUtc="2025-03-04T08:42:00Z">
        <w:r w:rsidR="009E0EC5">
          <w:rPr>
            <w:rFonts w:ascii="Arial" w:hAnsi="Arial" w:cs="Arial"/>
            <w:sz w:val="24"/>
            <w:szCs w:val="24"/>
          </w:rPr>
          <w:t xml:space="preserve">. </w:t>
        </w:r>
      </w:ins>
      <w:del w:id="7098" w:author="Lektorat Bauer" w:date="2025-03-04T09:42:00Z" w16du:dateUtc="2025-03-04T08:42:00Z">
        <w:r w:rsidRPr="00944672" w:rsidDel="009E0EC5">
          <w:rPr>
            <w:rFonts w:ascii="Arial" w:hAnsi="Arial" w:cs="Arial"/>
            <w:sz w:val="24"/>
            <w:szCs w:val="24"/>
          </w:rPr>
          <w:delText xml:space="preserve"> (aber dass war bestimmt Einstellungsvoraussetzung in der Shard). </w:delText>
        </w:r>
      </w:del>
      <w:r w:rsidRPr="00944672">
        <w:rPr>
          <w:rFonts w:ascii="Arial" w:hAnsi="Arial" w:cs="Arial"/>
          <w:sz w:val="24"/>
          <w:szCs w:val="24"/>
        </w:rPr>
        <w:t>Warum?“</w:t>
      </w:r>
    </w:p>
    <w:p w14:paraId="622F0554" w14:textId="77777777" w:rsidR="009E0EC5" w:rsidRDefault="00944672" w:rsidP="00623B68">
      <w:pPr>
        <w:autoSpaceDE w:val="0"/>
        <w:autoSpaceDN w:val="0"/>
        <w:adjustRightInd w:val="0"/>
        <w:spacing w:after="0" w:line="360" w:lineRule="auto"/>
        <w:ind w:firstLine="227"/>
        <w:jc w:val="both"/>
        <w:rPr>
          <w:ins w:id="7099" w:author="Lektorat Bauer" w:date="2025-03-04T09:42:00Z" w16du:dateUtc="2025-03-04T08:42:00Z"/>
          <w:rFonts w:ascii="Arial" w:hAnsi="Arial" w:cs="Arial"/>
          <w:sz w:val="24"/>
          <w:szCs w:val="24"/>
        </w:rPr>
      </w:pPr>
      <w:r w:rsidRPr="00944672">
        <w:rPr>
          <w:rFonts w:ascii="Arial" w:hAnsi="Arial" w:cs="Arial"/>
          <w:sz w:val="24"/>
          <w:szCs w:val="24"/>
        </w:rPr>
        <w:t>„Tja, wie soll ich das sagen</w:t>
      </w:r>
      <w:del w:id="7100" w:author="Lektorat Bauer" w:date="2025-03-04T09:42:00Z" w16du:dateUtc="2025-03-04T08:42:00Z">
        <w:r w:rsidRPr="00944672" w:rsidDel="009E0EC5">
          <w:rPr>
            <w:rFonts w:ascii="Arial" w:hAnsi="Arial" w:cs="Arial"/>
            <w:sz w:val="24"/>
            <w:szCs w:val="24"/>
          </w:rPr>
          <w:delText>.</w:delText>
        </w:r>
      </w:del>
      <w:r w:rsidRPr="00944672">
        <w:rPr>
          <w:rFonts w:ascii="Arial" w:hAnsi="Arial" w:cs="Arial"/>
          <w:sz w:val="24"/>
          <w:szCs w:val="24"/>
        </w:rPr>
        <w:t>“</w:t>
      </w:r>
      <w:ins w:id="7101" w:author="Lektorat Bauer" w:date="2025-03-04T09:42:00Z" w16du:dateUtc="2025-03-04T08:42:00Z">
        <w:r w:rsidR="009E0EC5">
          <w:rPr>
            <w:rFonts w:ascii="Arial" w:hAnsi="Arial" w:cs="Arial"/>
            <w:sz w:val="24"/>
            <w:szCs w:val="24"/>
          </w:rPr>
          <w:t>,</w:t>
        </w:r>
      </w:ins>
      <w:r w:rsidRPr="00944672">
        <w:rPr>
          <w:rFonts w:ascii="Arial" w:hAnsi="Arial" w:cs="Arial"/>
          <w:sz w:val="24"/>
          <w:szCs w:val="24"/>
        </w:rPr>
        <w:t xml:space="preserve"> Sylvie legte eine Pause ein. „Ich finde Du bist sehr attraktiv, ich würde gern mit Dir schlafen.“ </w:t>
      </w:r>
    </w:p>
    <w:p w14:paraId="13C31E5F" w14:textId="77777777" w:rsidR="009E0EC5" w:rsidRDefault="00944672" w:rsidP="00623B68">
      <w:pPr>
        <w:autoSpaceDE w:val="0"/>
        <w:autoSpaceDN w:val="0"/>
        <w:adjustRightInd w:val="0"/>
        <w:spacing w:after="0" w:line="360" w:lineRule="auto"/>
        <w:ind w:firstLine="227"/>
        <w:jc w:val="both"/>
        <w:rPr>
          <w:ins w:id="7102" w:author="Lektorat Bauer" w:date="2025-03-04T09:42:00Z" w16du:dateUtc="2025-03-04T08:42:00Z"/>
          <w:rFonts w:ascii="Arial" w:hAnsi="Arial" w:cs="Arial"/>
          <w:sz w:val="24"/>
          <w:szCs w:val="24"/>
        </w:rPr>
      </w:pPr>
      <w:r w:rsidRPr="00944672">
        <w:rPr>
          <w:rFonts w:ascii="Arial" w:hAnsi="Arial" w:cs="Arial"/>
          <w:sz w:val="24"/>
          <w:szCs w:val="24"/>
        </w:rPr>
        <w:t xml:space="preserve">Kurze Pause. „Äh, </w:t>
      </w:r>
      <w:ins w:id="7103" w:author="Lektorat Bauer" w:date="2025-03-04T09:42:00Z" w16du:dateUtc="2025-03-04T08:42:00Z">
        <w:r w:rsidR="009E0EC5">
          <w:rPr>
            <w:rFonts w:ascii="Arial" w:hAnsi="Arial" w:cs="Arial"/>
            <w:sz w:val="24"/>
            <w:szCs w:val="24"/>
          </w:rPr>
          <w:t>w</w:t>
        </w:r>
      </w:ins>
      <w:del w:id="7104" w:author="Lektorat Bauer" w:date="2025-03-04T09:42:00Z" w16du:dateUtc="2025-03-04T08:42:00Z">
        <w:r w:rsidRPr="00944672" w:rsidDel="009E0EC5">
          <w:rPr>
            <w:rFonts w:ascii="Arial" w:hAnsi="Arial" w:cs="Arial"/>
            <w:sz w:val="24"/>
            <w:szCs w:val="24"/>
          </w:rPr>
          <w:delText>W</w:delText>
        </w:r>
      </w:del>
      <w:r w:rsidRPr="00944672">
        <w:rPr>
          <w:rFonts w:ascii="Arial" w:hAnsi="Arial" w:cs="Arial"/>
          <w:sz w:val="24"/>
          <w:szCs w:val="24"/>
        </w:rPr>
        <w:t xml:space="preserve">ie bitte.“ </w:t>
      </w:r>
    </w:p>
    <w:p w14:paraId="195687FE" w14:textId="77777777" w:rsidR="009E0EC5" w:rsidRDefault="00944672" w:rsidP="00623B68">
      <w:pPr>
        <w:autoSpaceDE w:val="0"/>
        <w:autoSpaceDN w:val="0"/>
        <w:adjustRightInd w:val="0"/>
        <w:spacing w:after="0" w:line="360" w:lineRule="auto"/>
        <w:ind w:firstLine="227"/>
        <w:jc w:val="both"/>
        <w:rPr>
          <w:ins w:id="7105" w:author="Lektorat Bauer" w:date="2025-03-04T09:42:00Z" w16du:dateUtc="2025-03-04T08:42:00Z"/>
          <w:rFonts w:ascii="Arial" w:hAnsi="Arial" w:cs="Arial"/>
          <w:sz w:val="24"/>
          <w:szCs w:val="24"/>
        </w:rPr>
      </w:pPr>
      <w:r w:rsidRPr="00944672">
        <w:rPr>
          <w:rFonts w:ascii="Arial" w:hAnsi="Arial" w:cs="Arial"/>
          <w:sz w:val="24"/>
          <w:szCs w:val="24"/>
        </w:rPr>
        <w:t xml:space="preserve">„Es tut mir leid, ich wollte Dich nicht verärgern.“ </w:t>
      </w:r>
    </w:p>
    <w:p w14:paraId="08186D1B" w14:textId="77777777" w:rsidR="009E0EC5" w:rsidRDefault="00944672" w:rsidP="00623B68">
      <w:pPr>
        <w:autoSpaceDE w:val="0"/>
        <w:autoSpaceDN w:val="0"/>
        <w:adjustRightInd w:val="0"/>
        <w:spacing w:after="0" w:line="360" w:lineRule="auto"/>
        <w:ind w:firstLine="227"/>
        <w:jc w:val="both"/>
        <w:rPr>
          <w:ins w:id="7106" w:author="Lektorat Bauer" w:date="2025-03-04T09:42:00Z" w16du:dateUtc="2025-03-04T08:42:00Z"/>
          <w:rFonts w:ascii="Arial" w:hAnsi="Arial" w:cs="Arial"/>
          <w:sz w:val="24"/>
          <w:szCs w:val="24"/>
        </w:rPr>
      </w:pPr>
      <w:r w:rsidRPr="00944672">
        <w:rPr>
          <w:rFonts w:ascii="Arial" w:hAnsi="Arial" w:cs="Arial"/>
          <w:sz w:val="24"/>
          <w:szCs w:val="24"/>
        </w:rPr>
        <w:lastRenderedPageBreak/>
        <w:t xml:space="preserve">„Sylvie. Das ist ein super liebes Angebot.“ </w:t>
      </w:r>
    </w:p>
    <w:p w14:paraId="2CE2E74F" w14:textId="77777777" w:rsidR="009E0EC5" w:rsidRDefault="00944672" w:rsidP="00623B68">
      <w:pPr>
        <w:autoSpaceDE w:val="0"/>
        <w:autoSpaceDN w:val="0"/>
        <w:adjustRightInd w:val="0"/>
        <w:spacing w:after="0" w:line="360" w:lineRule="auto"/>
        <w:ind w:firstLine="227"/>
        <w:jc w:val="both"/>
        <w:rPr>
          <w:ins w:id="7107" w:author="Lektorat Bauer" w:date="2025-03-04T09:42:00Z" w16du:dateUtc="2025-03-04T08:42:00Z"/>
          <w:rFonts w:ascii="Arial" w:hAnsi="Arial" w:cs="Arial"/>
          <w:sz w:val="24"/>
          <w:szCs w:val="24"/>
        </w:rPr>
      </w:pPr>
      <w:r w:rsidRPr="00944672">
        <w:rPr>
          <w:rFonts w:ascii="Arial" w:hAnsi="Arial" w:cs="Arial"/>
          <w:sz w:val="24"/>
          <w:szCs w:val="24"/>
        </w:rPr>
        <w:t xml:space="preserve">„Also, Nein.“ </w:t>
      </w:r>
    </w:p>
    <w:p w14:paraId="093D5ABB" w14:textId="7B6CCE06" w:rsidR="009E0EC5" w:rsidRDefault="00944672" w:rsidP="00623B68">
      <w:pPr>
        <w:autoSpaceDE w:val="0"/>
        <w:autoSpaceDN w:val="0"/>
        <w:adjustRightInd w:val="0"/>
        <w:spacing w:after="0" w:line="360" w:lineRule="auto"/>
        <w:ind w:firstLine="227"/>
        <w:jc w:val="both"/>
        <w:rPr>
          <w:ins w:id="7108" w:author="Lektorat Bauer" w:date="2025-03-04T09:42:00Z" w16du:dateUtc="2025-03-04T08:42:00Z"/>
          <w:rFonts w:ascii="Arial" w:hAnsi="Arial" w:cs="Arial"/>
          <w:sz w:val="24"/>
          <w:szCs w:val="24"/>
        </w:rPr>
      </w:pPr>
      <w:r w:rsidRPr="00944672">
        <w:rPr>
          <w:rFonts w:ascii="Arial" w:hAnsi="Arial" w:cs="Arial"/>
          <w:sz w:val="24"/>
          <w:szCs w:val="24"/>
        </w:rPr>
        <w:t>„Nein, ich meinte</w:t>
      </w:r>
      <w:del w:id="7109" w:author="Lektorat Bauer" w:date="2025-03-04T09:43:00Z" w16du:dateUtc="2025-03-04T08:43:00Z">
        <w:r w:rsidRPr="00944672" w:rsidDel="009E0EC5">
          <w:rPr>
            <w:rFonts w:ascii="Arial" w:hAnsi="Arial" w:cs="Arial"/>
            <w:sz w:val="24"/>
            <w:szCs w:val="24"/>
          </w:rPr>
          <w:delText>,</w:delText>
        </w:r>
      </w:del>
      <w:ins w:id="7110" w:author="Lektorat Bauer" w:date="2025-03-04T09:43:00Z" w16du:dateUtc="2025-03-04T08:43:00Z">
        <w:r w:rsidR="009E0EC5">
          <w:rPr>
            <w:rFonts w:ascii="Arial" w:hAnsi="Arial" w:cs="Arial"/>
            <w:sz w:val="24"/>
            <w:szCs w:val="24"/>
          </w:rPr>
          <w:t xml:space="preserve"> …</w:t>
        </w:r>
      </w:ins>
      <w:r w:rsidRPr="00944672">
        <w:rPr>
          <w:rFonts w:ascii="Arial" w:hAnsi="Arial" w:cs="Arial"/>
          <w:sz w:val="24"/>
          <w:szCs w:val="24"/>
        </w:rPr>
        <w:t xml:space="preserve"> ich dachte, ich wäre viel zu alt für Dich.“ </w:t>
      </w:r>
    </w:p>
    <w:p w14:paraId="50359525" w14:textId="77777777" w:rsidR="009E0EC5" w:rsidRDefault="00944672" w:rsidP="00623B68">
      <w:pPr>
        <w:autoSpaceDE w:val="0"/>
        <w:autoSpaceDN w:val="0"/>
        <w:adjustRightInd w:val="0"/>
        <w:spacing w:after="0" w:line="360" w:lineRule="auto"/>
        <w:ind w:firstLine="227"/>
        <w:jc w:val="both"/>
        <w:rPr>
          <w:ins w:id="7111" w:author="Lektorat Bauer" w:date="2025-03-04T09:42:00Z" w16du:dateUtc="2025-03-04T08:42:00Z"/>
          <w:rFonts w:ascii="Arial" w:hAnsi="Arial" w:cs="Arial"/>
          <w:sz w:val="24"/>
          <w:szCs w:val="24"/>
        </w:rPr>
      </w:pPr>
      <w:r w:rsidRPr="00944672">
        <w:rPr>
          <w:rFonts w:ascii="Arial" w:hAnsi="Arial" w:cs="Arial"/>
          <w:sz w:val="24"/>
          <w:szCs w:val="24"/>
        </w:rPr>
        <w:t xml:space="preserve">„Das zählt nicht. Ich finde Dich </w:t>
      </w:r>
      <w:del w:id="7112" w:author="Lektorat Bauer" w:date="2025-03-04T09:42:00Z" w16du:dateUtc="2025-03-04T08:42:00Z">
        <w:r w:rsidRPr="00944672" w:rsidDel="009E0EC5">
          <w:rPr>
            <w:rFonts w:ascii="Arial" w:hAnsi="Arial" w:cs="Arial"/>
            <w:sz w:val="24"/>
            <w:szCs w:val="24"/>
          </w:rPr>
          <w:delText xml:space="preserve">super </w:delText>
        </w:r>
      </w:del>
      <w:ins w:id="7113" w:author="Lektorat Bauer" w:date="2025-03-04T09:42:00Z" w16du:dateUtc="2025-03-04T08:42:00Z">
        <w:r w:rsidR="009E0EC5">
          <w:rPr>
            <w:rFonts w:ascii="Arial" w:hAnsi="Arial" w:cs="Arial"/>
            <w:sz w:val="24"/>
            <w:szCs w:val="24"/>
          </w:rPr>
          <w:t>total</w:t>
        </w:r>
        <w:r w:rsidR="009E0EC5" w:rsidRPr="00944672">
          <w:rPr>
            <w:rFonts w:ascii="Arial" w:hAnsi="Arial" w:cs="Arial"/>
            <w:sz w:val="24"/>
            <w:szCs w:val="24"/>
          </w:rPr>
          <w:t xml:space="preserve"> </w:t>
        </w:r>
      </w:ins>
      <w:r w:rsidRPr="00944672">
        <w:rPr>
          <w:rFonts w:ascii="Arial" w:hAnsi="Arial" w:cs="Arial"/>
          <w:sz w:val="24"/>
          <w:szCs w:val="24"/>
        </w:rPr>
        <w:t xml:space="preserve">attraktiv.“ </w:t>
      </w:r>
    </w:p>
    <w:p w14:paraId="3EEF9E35" w14:textId="77777777" w:rsidR="009E0EC5" w:rsidRDefault="00944672" w:rsidP="00623B68">
      <w:pPr>
        <w:autoSpaceDE w:val="0"/>
        <w:autoSpaceDN w:val="0"/>
        <w:adjustRightInd w:val="0"/>
        <w:spacing w:after="0" w:line="360" w:lineRule="auto"/>
        <w:ind w:firstLine="227"/>
        <w:jc w:val="both"/>
        <w:rPr>
          <w:ins w:id="7114" w:author="Lektorat Bauer" w:date="2025-03-04T09:43:00Z" w16du:dateUtc="2025-03-04T08:43:00Z"/>
          <w:rFonts w:ascii="Arial" w:hAnsi="Arial" w:cs="Arial"/>
          <w:sz w:val="24"/>
          <w:szCs w:val="24"/>
        </w:rPr>
      </w:pPr>
      <w:r w:rsidRPr="00944672">
        <w:rPr>
          <w:rFonts w:ascii="Arial" w:hAnsi="Arial" w:cs="Arial"/>
          <w:sz w:val="24"/>
          <w:szCs w:val="24"/>
        </w:rPr>
        <w:t xml:space="preserve">„Ich Dich auch. </w:t>
      </w:r>
      <w:commentRangeStart w:id="7115"/>
      <w:ins w:id="7116" w:author="Lektorat Bauer" w:date="2025-03-04T09:42:00Z" w16du:dateUtc="2025-03-04T08:42:00Z">
        <w:r w:rsidR="009E0EC5">
          <w:rPr>
            <w:rFonts w:ascii="Arial" w:hAnsi="Arial" w:cs="Arial"/>
            <w:sz w:val="24"/>
            <w:szCs w:val="24"/>
          </w:rPr>
          <w:t>O</w:t>
        </w:r>
      </w:ins>
      <w:ins w:id="7117" w:author="Lektorat Bauer" w:date="2025-03-04T09:43:00Z" w16du:dateUtc="2025-03-04T08:43:00Z">
        <w:r w:rsidR="009E0EC5">
          <w:rPr>
            <w:rFonts w:ascii="Arial" w:hAnsi="Arial" w:cs="Arial"/>
            <w:sz w:val="24"/>
            <w:szCs w:val="24"/>
          </w:rPr>
          <w:t>kay – w</w:t>
        </w:r>
      </w:ins>
      <w:del w:id="7118" w:author="Lektorat Bauer" w:date="2025-03-04T09:43:00Z" w16du:dateUtc="2025-03-04T08:43:00Z">
        <w:r w:rsidRPr="00944672" w:rsidDel="009E0EC5">
          <w:rPr>
            <w:rFonts w:ascii="Arial" w:hAnsi="Arial" w:cs="Arial"/>
            <w:sz w:val="24"/>
            <w:szCs w:val="24"/>
          </w:rPr>
          <w:delText>W</w:delText>
        </w:r>
      </w:del>
      <w:r w:rsidRPr="00944672">
        <w:rPr>
          <w:rFonts w:ascii="Arial" w:hAnsi="Arial" w:cs="Arial"/>
          <w:sz w:val="24"/>
          <w:szCs w:val="24"/>
        </w:rPr>
        <w:t>ohin?</w:t>
      </w:r>
      <w:commentRangeEnd w:id="7115"/>
      <w:r w:rsidR="009E0EC5">
        <w:rPr>
          <w:rStyle w:val="Kommentarzeichen"/>
        </w:rPr>
        <w:commentReference w:id="7115"/>
      </w:r>
      <w:r w:rsidRPr="00944672">
        <w:rPr>
          <w:rFonts w:ascii="Arial" w:hAnsi="Arial" w:cs="Arial"/>
          <w:sz w:val="24"/>
          <w:szCs w:val="24"/>
        </w:rPr>
        <w:t xml:space="preserve">“ </w:t>
      </w:r>
    </w:p>
    <w:p w14:paraId="01E859EC" w14:textId="77777777" w:rsidR="009E0EC5" w:rsidRDefault="00944672" w:rsidP="00623B68">
      <w:pPr>
        <w:autoSpaceDE w:val="0"/>
        <w:autoSpaceDN w:val="0"/>
        <w:adjustRightInd w:val="0"/>
        <w:spacing w:after="0" w:line="360" w:lineRule="auto"/>
        <w:ind w:firstLine="227"/>
        <w:jc w:val="both"/>
        <w:rPr>
          <w:ins w:id="7119" w:author="Lektorat Bauer" w:date="2025-03-04T09:43:00Z" w16du:dateUtc="2025-03-04T08:43:00Z"/>
          <w:rFonts w:ascii="Arial" w:hAnsi="Arial" w:cs="Arial"/>
          <w:sz w:val="24"/>
          <w:szCs w:val="24"/>
        </w:rPr>
      </w:pPr>
      <w:r w:rsidRPr="00944672">
        <w:rPr>
          <w:rFonts w:ascii="Arial" w:hAnsi="Arial" w:cs="Arial"/>
          <w:sz w:val="24"/>
          <w:szCs w:val="24"/>
        </w:rPr>
        <w:t xml:space="preserve">„Zu Dir, der Weg ist kürzer.“ </w:t>
      </w:r>
      <w:del w:id="7120" w:author="Lektorat Bauer" w:date="2025-03-04T09:43:00Z" w16du:dateUtc="2025-03-04T08:43:00Z">
        <w:r w:rsidRPr="00944672" w:rsidDel="009E0EC5">
          <w:rPr>
            <w:rFonts w:ascii="Arial" w:hAnsi="Arial" w:cs="Arial"/>
            <w:sz w:val="24"/>
            <w:szCs w:val="24"/>
          </w:rPr>
          <w:delText xml:space="preserve">Zwinkerte Sylvie. </w:delText>
        </w:r>
      </w:del>
    </w:p>
    <w:p w14:paraId="00DE5499" w14:textId="77777777" w:rsidR="009E0EC5" w:rsidRDefault="00944672" w:rsidP="00623B68">
      <w:pPr>
        <w:autoSpaceDE w:val="0"/>
        <w:autoSpaceDN w:val="0"/>
        <w:adjustRightInd w:val="0"/>
        <w:spacing w:after="0" w:line="360" w:lineRule="auto"/>
        <w:ind w:firstLine="227"/>
        <w:jc w:val="both"/>
        <w:rPr>
          <w:ins w:id="7121" w:author="Lektorat Bauer" w:date="2025-03-04T09:43:00Z" w16du:dateUtc="2025-03-04T08:43:00Z"/>
          <w:rFonts w:ascii="Arial" w:hAnsi="Arial" w:cs="Arial"/>
          <w:sz w:val="24"/>
          <w:szCs w:val="24"/>
        </w:rPr>
      </w:pPr>
      <w:r w:rsidRPr="00944672">
        <w:rPr>
          <w:rFonts w:ascii="Arial" w:hAnsi="Arial" w:cs="Arial"/>
          <w:sz w:val="24"/>
          <w:szCs w:val="24"/>
        </w:rPr>
        <w:t xml:space="preserve">„Jetzt?!“ </w:t>
      </w:r>
    </w:p>
    <w:p w14:paraId="027C442E" w14:textId="77777777" w:rsidR="009E0EC5" w:rsidRDefault="00944672" w:rsidP="00623B68">
      <w:pPr>
        <w:autoSpaceDE w:val="0"/>
        <w:autoSpaceDN w:val="0"/>
        <w:adjustRightInd w:val="0"/>
        <w:spacing w:after="0" w:line="360" w:lineRule="auto"/>
        <w:ind w:firstLine="227"/>
        <w:jc w:val="both"/>
        <w:rPr>
          <w:ins w:id="7122" w:author="Lektorat Bauer" w:date="2025-03-04T09:43:00Z" w16du:dateUtc="2025-03-04T08:43:00Z"/>
          <w:rFonts w:ascii="Arial" w:hAnsi="Arial" w:cs="Arial"/>
          <w:sz w:val="24"/>
          <w:szCs w:val="24"/>
        </w:rPr>
      </w:pPr>
      <w:r w:rsidRPr="00944672">
        <w:rPr>
          <w:rFonts w:ascii="Arial" w:hAnsi="Arial" w:cs="Arial"/>
          <w:sz w:val="24"/>
          <w:szCs w:val="24"/>
        </w:rPr>
        <w:t xml:space="preserve">„Klar, warum nicht?“ </w:t>
      </w:r>
    </w:p>
    <w:p w14:paraId="452EF64F" w14:textId="713E0BF3"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„Stimmt</w:t>
      </w:r>
      <w:del w:id="7123" w:author="Lektorat Bauer" w:date="2025-03-04T09:43:00Z" w16du:dateUtc="2025-03-04T08:43:00Z">
        <w:r w:rsidRPr="00944672" w:rsidDel="009E0EC5">
          <w:rPr>
            <w:rFonts w:ascii="Arial" w:hAnsi="Arial" w:cs="Arial"/>
            <w:sz w:val="24"/>
            <w:szCs w:val="24"/>
          </w:rPr>
          <w:delText>. Dann komm</w:delText>
        </w:r>
      </w:del>
      <w:r w:rsidRPr="00944672">
        <w:rPr>
          <w:rFonts w:ascii="Arial" w:hAnsi="Arial" w:cs="Arial"/>
          <w:sz w:val="24"/>
          <w:szCs w:val="24"/>
        </w:rPr>
        <w:t>.“</w:t>
      </w:r>
    </w:p>
    <w:p w14:paraId="35AC17E8"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commentRangeStart w:id="7124"/>
      <w:r w:rsidRPr="00944672">
        <w:rPr>
          <w:rFonts w:ascii="Arial" w:hAnsi="Arial" w:cs="Arial"/>
          <w:sz w:val="24"/>
          <w:szCs w:val="24"/>
        </w:rPr>
        <w:t>Drei Stunden später.</w:t>
      </w:r>
    </w:p>
    <w:p w14:paraId="261DE5A4"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„Joost, vielen Dank. So viel Spaß hatte ich schon lange nicht mehr. Wir haben viel ausprobiert, was ich total genossen habe. Lasse uns Duschen, ich muss nach Hause, da ich morgen wieder Frühschicht habe.“</w:t>
      </w:r>
      <w:commentRangeEnd w:id="7124"/>
      <w:r w:rsidR="009E0EC5">
        <w:rPr>
          <w:rStyle w:val="Kommentarzeichen"/>
        </w:rPr>
        <w:commentReference w:id="7124"/>
      </w:r>
    </w:p>
    <w:p w14:paraId="63FF8D8E"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Unter der Dusche kam noch etwas hinzu, was sie noch nicht ausprobiert hatten.</w:t>
      </w:r>
    </w:p>
    <w:p w14:paraId="5DE67DA4" w14:textId="4DDBDBFF"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Dann verließ Sylvie das Zimmer und </w:t>
      </w:r>
      <w:del w:id="7125" w:author="Lektorat Bauer" w:date="2025-03-04T09:45:00Z" w16du:dateUtc="2025-03-04T08:45:00Z">
        <w:r w:rsidRPr="00944672" w:rsidDel="009E0EC5">
          <w:rPr>
            <w:rFonts w:ascii="Arial" w:hAnsi="Arial" w:cs="Arial"/>
            <w:sz w:val="24"/>
            <w:szCs w:val="24"/>
          </w:rPr>
          <w:delText>hinterlies</w:delText>
        </w:r>
      </w:del>
      <w:ins w:id="7126" w:author="Lektorat Bauer" w:date="2025-03-04T09:45:00Z" w16du:dateUtc="2025-03-04T08:45:00Z">
        <w:r w:rsidR="009E0EC5" w:rsidRPr="00944672">
          <w:rPr>
            <w:rFonts w:ascii="Arial" w:hAnsi="Arial" w:cs="Arial"/>
            <w:sz w:val="24"/>
            <w:szCs w:val="24"/>
          </w:rPr>
          <w:t>hinterließ</w:t>
        </w:r>
      </w:ins>
      <w:r w:rsidRPr="00944672">
        <w:rPr>
          <w:rFonts w:ascii="Arial" w:hAnsi="Arial" w:cs="Arial"/>
          <w:sz w:val="24"/>
          <w:szCs w:val="24"/>
        </w:rPr>
        <w:t xml:space="preserve"> dabei einen verwirrten, aber glücklichen Joost van der Dijkstraat.</w:t>
      </w:r>
    </w:p>
    <w:p w14:paraId="6E6EDC7C"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Am nächsten Morgen wurde seine Verwirrung noch größer. Beim Auschecken wurde ihm ein Briefumschlag gereicht, der am frühen Morgen, per Bote, abgegeben worden war.</w:t>
      </w:r>
    </w:p>
    <w:p w14:paraId="2E0D6E12"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Joost sah kurz auf das Anschreiben, und beschloss, dass er den Brief erst während des Fluges lesen würde.</w:t>
      </w:r>
    </w:p>
    <w:p w14:paraId="5444671A" w14:textId="77777777" w:rsidR="00944672" w:rsidRPr="00944672" w:rsidRDefault="00944672" w:rsidP="00623B68">
      <w:pPr>
        <w:autoSpaceDE w:val="0"/>
        <w:autoSpaceDN w:val="0"/>
        <w:adjustRightInd w:val="0"/>
        <w:spacing w:after="0" w:line="360" w:lineRule="auto"/>
        <w:ind w:firstLine="227"/>
        <w:jc w:val="both"/>
        <w:rPr>
          <w:rFonts w:ascii="Arial" w:hAnsi="Arial" w:cs="Arial"/>
          <w:i/>
          <w:iCs/>
          <w:sz w:val="24"/>
          <w:szCs w:val="24"/>
        </w:rPr>
      </w:pPr>
      <w:r w:rsidRPr="00944672">
        <w:rPr>
          <w:rFonts w:ascii="Arial" w:hAnsi="Arial" w:cs="Arial"/>
          <w:sz w:val="24"/>
          <w:szCs w:val="24"/>
        </w:rPr>
        <w:t xml:space="preserve">Im Anschreiben stand: </w:t>
      </w:r>
      <w:r w:rsidRPr="00944672">
        <w:rPr>
          <w:rFonts w:ascii="Arial" w:hAnsi="Arial" w:cs="Arial"/>
          <w:i/>
          <w:iCs/>
          <w:sz w:val="24"/>
          <w:szCs w:val="24"/>
        </w:rPr>
        <w:t>Keine Informationen enthalten, die Ihren Aufenthalt in London verlängern würden.</w:t>
      </w:r>
    </w:p>
    <w:p w14:paraId="5F3443FC"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7320F7D4"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52D085B0"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24A58C94" w14:textId="77777777" w:rsidR="00944672" w:rsidRPr="00944672" w:rsidRDefault="00944672" w:rsidP="00623B68">
      <w:pPr>
        <w:autoSpaceDE w:val="0"/>
        <w:autoSpaceDN w:val="0"/>
        <w:adjustRightInd w:val="0"/>
        <w:spacing w:after="0" w:line="360" w:lineRule="auto"/>
        <w:jc w:val="both"/>
        <w:rPr>
          <w:rFonts w:ascii="Arial" w:hAnsi="Arial" w:cs="Arial"/>
          <w:b/>
          <w:bCs/>
          <w:sz w:val="24"/>
          <w:szCs w:val="24"/>
        </w:rPr>
      </w:pPr>
      <w:commentRangeStart w:id="7127"/>
      <w:commentRangeEnd w:id="7127"/>
      <w:r w:rsidRPr="00944672">
        <w:rPr>
          <w:rFonts w:ascii="Arial" w:hAnsi="Arial" w:cs="Arial"/>
          <w:b/>
          <w:bCs/>
          <w:sz w:val="24"/>
          <w:szCs w:val="24"/>
        </w:rPr>
        <w:commentReference w:id="7127"/>
      </w:r>
      <w:r w:rsidRPr="00944672">
        <w:rPr>
          <w:rFonts w:ascii="Arial" w:hAnsi="Arial" w:cs="Arial"/>
          <w:b/>
          <w:bCs/>
          <w:sz w:val="24"/>
          <w:szCs w:val="24"/>
        </w:rPr>
        <w:t>&gt;&gt;&gt; Flug London – Hamburg, 05. Juni 2014 &lt;&lt;&lt;</w:t>
      </w:r>
    </w:p>
    <w:p w14:paraId="7E0EC2DC" w14:textId="45568D5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Joost beschloss, nicht mit </w:t>
      </w:r>
      <w:ins w:id="7128" w:author="Lektorat Bauer" w:date="2025-03-04T09:46:00Z" w16du:dateUtc="2025-03-04T08:46:00Z">
        <w:r w:rsidR="009E0EC5">
          <w:rPr>
            <w:rFonts w:ascii="Arial" w:hAnsi="Arial" w:cs="Arial"/>
            <w:sz w:val="24"/>
            <w:szCs w:val="24"/>
          </w:rPr>
          <w:t xml:space="preserve">der </w:t>
        </w:r>
      </w:ins>
      <w:r w:rsidRPr="00944672">
        <w:rPr>
          <w:rFonts w:ascii="Arial" w:hAnsi="Arial" w:cs="Arial"/>
          <w:sz w:val="24"/>
          <w:szCs w:val="24"/>
        </w:rPr>
        <w:t xml:space="preserve">U-Bahn nach Heathrow zu fahren, sondern die 70 Pfund für ein Taxi auszugeben. Er hatte die </w:t>
      </w:r>
      <w:r w:rsidRPr="00944672">
        <w:rPr>
          <w:rFonts w:ascii="Arial" w:hAnsi="Arial" w:cs="Arial"/>
          <w:noProof/>
          <w:sz w:val="24"/>
          <w:szCs w:val="24"/>
        </w:rPr>
        <w:t>Britis</w:t>
      </w:r>
      <w:del w:id="7129" w:author="Lektorat Bauer" w:date="2025-03-04T09:46:00Z" w16du:dateUtc="2025-03-04T08:46:00Z">
        <w:r w:rsidRPr="00944672" w:rsidDel="009E0EC5">
          <w:rPr>
            <w:rFonts w:ascii="Arial" w:hAnsi="Arial" w:cs="Arial"/>
            <w:noProof/>
            <w:sz w:val="24"/>
            <w:szCs w:val="24"/>
          </w:rPr>
          <w:delText>c</w:delText>
        </w:r>
      </w:del>
      <w:r w:rsidRPr="00944672">
        <w:rPr>
          <w:rFonts w:ascii="Arial" w:hAnsi="Arial" w:cs="Arial"/>
          <w:noProof/>
          <w:sz w:val="24"/>
          <w:szCs w:val="24"/>
        </w:rPr>
        <w:t>h</w:t>
      </w:r>
      <w:r w:rsidRPr="00944672">
        <w:rPr>
          <w:rFonts w:ascii="Arial" w:hAnsi="Arial" w:cs="Arial"/>
          <w:sz w:val="24"/>
          <w:szCs w:val="24"/>
        </w:rPr>
        <w:t xml:space="preserve"> Airways für den Rückflug gebucht. Lufthansa oder Germanwings hatten nur extrem frühe Flüge oder um 14:20 Uhr, alternativ nur Umsteigeverbindungen. Die </w:t>
      </w:r>
      <w:r w:rsidRPr="00944672">
        <w:rPr>
          <w:rFonts w:ascii="Arial" w:hAnsi="Arial" w:cs="Arial"/>
          <w:noProof/>
          <w:sz w:val="24"/>
          <w:szCs w:val="24"/>
        </w:rPr>
        <w:t>Britis</w:t>
      </w:r>
      <w:del w:id="7130" w:author="Lektorat Bauer" w:date="2025-03-04T09:46:00Z" w16du:dateUtc="2025-03-04T08:46:00Z">
        <w:r w:rsidRPr="00944672" w:rsidDel="009E0EC5">
          <w:rPr>
            <w:rFonts w:ascii="Arial" w:hAnsi="Arial" w:cs="Arial"/>
            <w:noProof/>
            <w:sz w:val="24"/>
            <w:szCs w:val="24"/>
          </w:rPr>
          <w:delText>c</w:delText>
        </w:r>
      </w:del>
      <w:r w:rsidRPr="00944672">
        <w:rPr>
          <w:rFonts w:ascii="Arial" w:hAnsi="Arial" w:cs="Arial"/>
          <w:noProof/>
          <w:sz w:val="24"/>
          <w:szCs w:val="24"/>
        </w:rPr>
        <w:t>h</w:t>
      </w:r>
      <w:r w:rsidRPr="00944672">
        <w:rPr>
          <w:rFonts w:ascii="Arial" w:hAnsi="Arial" w:cs="Arial"/>
          <w:sz w:val="24"/>
          <w:szCs w:val="24"/>
        </w:rPr>
        <w:t xml:space="preserve"> Airways hatte noch den Mittagsflug, so</w:t>
      </w:r>
      <w:del w:id="7131" w:author="Lektorat Bauer" w:date="2025-03-04T09:46:00Z" w16du:dateUtc="2025-03-04T08:46:00Z">
        <w:r w:rsidRPr="00944672" w:rsidDel="009E0EC5">
          <w:rPr>
            <w:rFonts w:ascii="Arial" w:hAnsi="Arial" w:cs="Arial"/>
            <w:sz w:val="24"/>
            <w:szCs w:val="24"/>
          </w:rPr>
          <w:delText xml:space="preserve"> das</w:delText>
        </w:r>
      </w:del>
      <w:ins w:id="7132" w:author="Lektorat Bauer" w:date="2025-03-04T09:46:00Z" w16du:dateUtc="2025-03-04T08:46:00Z">
        <w:r w:rsidR="009E0EC5" w:rsidRPr="00944672">
          <w:rPr>
            <w:rFonts w:ascii="Arial" w:hAnsi="Arial" w:cs="Arial"/>
            <w:sz w:val="24"/>
            <w:szCs w:val="24"/>
          </w:rPr>
          <w:t>dass</w:t>
        </w:r>
      </w:ins>
      <w:r w:rsidRPr="00944672">
        <w:rPr>
          <w:rFonts w:ascii="Arial" w:hAnsi="Arial" w:cs="Arial"/>
          <w:sz w:val="24"/>
          <w:szCs w:val="24"/>
        </w:rPr>
        <w:t xml:space="preserve"> man bequem nach dem Frühstück zum Flughafen fahren konnte</w:t>
      </w:r>
      <w:del w:id="7133" w:author="Lektorat Bauer" w:date="2025-03-04T09:46:00Z" w16du:dateUtc="2025-03-04T08:46:00Z">
        <w:r w:rsidRPr="00944672" w:rsidDel="009E0EC5">
          <w:rPr>
            <w:rFonts w:ascii="Arial" w:hAnsi="Arial" w:cs="Arial"/>
            <w:sz w:val="24"/>
            <w:szCs w:val="24"/>
          </w:rPr>
          <w:delText>, um den Flug zu bekommen</w:delText>
        </w:r>
      </w:del>
      <w:r w:rsidRPr="00944672">
        <w:rPr>
          <w:rFonts w:ascii="Arial" w:hAnsi="Arial" w:cs="Arial"/>
          <w:sz w:val="24"/>
          <w:szCs w:val="24"/>
        </w:rPr>
        <w:t>.</w:t>
      </w:r>
    </w:p>
    <w:p w14:paraId="17565B80" w14:textId="5B46217B"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Die Taxifahrt würde 45 Minuten dauern</w:t>
      </w:r>
      <w:ins w:id="7134" w:author="Lektorat Bauer" w:date="2025-03-04T09:46:00Z" w16du:dateUtc="2025-03-04T08:46:00Z">
        <w:r w:rsidR="009E0EC5">
          <w:rPr>
            <w:rFonts w:ascii="Arial" w:hAnsi="Arial" w:cs="Arial"/>
            <w:sz w:val="24"/>
            <w:szCs w:val="24"/>
          </w:rPr>
          <w:t>.</w:t>
        </w:r>
      </w:ins>
      <w:del w:id="7135" w:author="Lektorat Bauer" w:date="2025-03-04T09:46:00Z" w16du:dateUtc="2025-03-04T08:46:00Z">
        <w:r w:rsidRPr="00944672" w:rsidDel="009E0EC5">
          <w:rPr>
            <w:rFonts w:ascii="Arial" w:hAnsi="Arial" w:cs="Arial"/>
            <w:sz w:val="24"/>
            <w:szCs w:val="24"/>
          </w:rPr>
          <w:delText>,</w:delText>
        </w:r>
      </w:del>
      <w:r w:rsidRPr="00944672">
        <w:rPr>
          <w:rFonts w:ascii="Arial" w:hAnsi="Arial" w:cs="Arial"/>
          <w:sz w:val="24"/>
          <w:szCs w:val="24"/>
        </w:rPr>
        <w:t xml:space="preserve"> </w:t>
      </w:r>
      <w:del w:id="7136" w:author="Lektorat Bauer" w:date="2025-03-04T09:46:00Z" w16du:dateUtc="2025-03-04T08:46:00Z">
        <w:r w:rsidRPr="00944672" w:rsidDel="009E0EC5">
          <w:rPr>
            <w:rFonts w:ascii="Arial" w:hAnsi="Arial" w:cs="Arial"/>
            <w:sz w:val="24"/>
            <w:szCs w:val="24"/>
          </w:rPr>
          <w:delText xml:space="preserve">so das </w:delText>
        </w:r>
      </w:del>
      <w:r w:rsidRPr="00944672">
        <w:rPr>
          <w:rFonts w:ascii="Arial" w:hAnsi="Arial" w:cs="Arial"/>
          <w:sz w:val="24"/>
          <w:szCs w:val="24"/>
        </w:rPr>
        <w:t>Joost</w:t>
      </w:r>
      <w:ins w:id="7137" w:author="Lektorat Bauer" w:date="2025-03-04T09:46:00Z" w16du:dateUtc="2025-03-04T08:46:00Z">
        <w:r w:rsidR="009E0EC5">
          <w:rPr>
            <w:rFonts w:ascii="Arial" w:hAnsi="Arial" w:cs="Arial"/>
            <w:sz w:val="24"/>
            <w:szCs w:val="24"/>
          </w:rPr>
          <w:t xml:space="preserve"> lehnte</w:t>
        </w:r>
      </w:ins>
      <w:r w:rsidRPr="00944672">
        <w:rPr>
          <w:rFonts w:ascii="Arial" w:hAnsi="Arial" w:cs="Arial"/>
          <w:sz w:val="24"/>
          <w:szCs w:val="24"/>
        </w:rPr>
        <w:t xml:space="preserve"> sich </w:t>
      </w:r>
      <w:del w:id="7138" w:author="Lektorat Bauer" w:date="2025-03-04T09:46:00Z" w16du:dateUtc="2025-03-04T08:46:00Z">
        <w:r w:rsidRPr="00944672" w:rsidDel="009E0EC5">
          <w:rPr>
            <w:rFonts w:ascii="Arial" w:hAnsi="Arial" w:cs="Arial"/>
            <w:sz w:val="24"/>
            <w:szCs w:val="24"/>
          </w:rPr>
          <w:delText>bequem zurücksetzte</w:delText>
        </w:r>
      </w:del>
      <w:ins w:id="7139" w:author="Lektorat Bauer" w:date="2025-03-04T09:46:00Z" w16du:dateUtc="2025-03-04T08:46:00Z">
        <w:r w:rsidR="009E0EC5">
          <w:rPr>
            <w:rFonts w:ascii="Arial" w:hAnsi="Arial" w:cs="Arial"/>
            <w:sz w:val="24"/>
            <w:szCs w:val="24"/>
          </w:rPr>
          <w:t>zurück</w:t>
        </w:r>
      </w:ins>
      <w:r w:rsidRPr="00944672">
        <w:rPr>
          <w:rFonts w:ascii="Arial" w:hAnsi="Arial" w:cs="Arial"/>
          <w:sz w:val="24"/>
          <w:szCs w:val="24"/>
        </w:rPr>
        <w:t xml:space="preserve"> und </w:t>
      </w:r>
      <w:del w:id="7140" w:author="Lektorat Bauer" w:date="2025-03-04T09:46:00Z" w16du:dateUtc="2025-03-04T08:46:00Z">
        <w:r w:rsidRPr="00944672" w:rsidDel="009E0EC5">
          <w:rPr>
            <w:rFonts w:ascii="Arial" w:hAnsi="Arial" w:cs="Arial"/>
            <w:sz w:val="24"/>
            <w:szCs w:val="24"/>
          </w:rPr>
          <w:delText xml:space="preserve">dann </w:delText>
        </w:r>
      </w:del>
      <w:ins w:id="7141" w:author="Lektorat Bauer" w:date="2025-03-04T09:46:00Z" w16du:dateUtc="2025-03-04T08:46:00Z">
        <w:r w:rsidR="009E0EC5">
          <w:rPr>
            <w:rFonts w:ascii="Arial" w:hAnsi="Arial" w:cs="Arial"/>
            <w:sz w:val="24"/>
            <w:szCs w:val="24"/>
          </w:rPr>
          <w:t>öffnete</w:t>
        </w:r>
        <w:r w:rsidR="009E0EC5" w:rsidRPr="00944672">
          <w:rPr>
            <w:rFonts w:ascii="Arial" w:hAnsi="Arial" w:cs="Arial"/>
            <w:sz w:val="24"/>
            <w:szCs w:val="24"/>
          </w:rPr>
          <w:t xml:space="preserve"> </w:t>
        </w:r>
      </w:ins>
      <w:r w:rsidRPr="00944672">
        <w:rPr>
          <w:rFonts w:ascii="Arial" w:hAnsi="Arial" w:cs="Arial"/>
          <w:sz w:val="24"/>
          <w:szCs w:val="24"/>
        </w:rPr>
        <w:t>den Umschlag</w:t>
      </w:r>
      <w:del w:id="7142" w:author="Lektorat Bauer" w:date="2025-03-04T09:46:00Z" w16du:dateUtc="2025-03-04T08:46:00Z">
        <w:r w:rsidRPr="00944672" w:rsidDel="009E0EC5">
          <w:rPr>
            <w:rFonts w:ascii="Arial" w:hAnsi="Arial" w:cs="Arial"/>
            <w:sz w:val="24"/>
            <w:szCs w:val="24"/>
          </w:rPr>
          <w:delText xml:space="preserve"> öffnete</w:delText>
        </w:r>
      </w:del>
      <w:r w:rsidRPr="00944672">
        <w:rPr>
          <w:rFonts w:ascii="Arial" w:hAnsi="Arial" w:cs="Arial"/>
          <w:sz w:val="24"/>
          <w:szCs w:val="24"/>
        </w:rPr>
        <w:t>.</w:t>
      </w:r>
    </w:p>
    <w:p w14:paraId="6700EE6D"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Ein zweites Anschreiben, ein Foto und ein USB-Stick lagen in dem Umschlag.</w:t>
      </w:r>
    </w:p>
    <w:p w14:paraId="29C7BCE4" w14:textId="00873B5F" w:rsidR="00944672" w:rsidRPr="00944672" w:rsidRDefault="003150C5" w:rsidP="00623B68">
      <w:pPr>
        <w:autoSpaceDE w:val="0"/>
        <w:autoSpaceDN w:val="0"/>
        <w:adjustRightInd w:val="0"/>
        <w:spacing w:after="0" w:line="360" w:lineRule="auto"/>
        <w:ind w:firstLine="227"/>
        <w:jc w:val="both"/>
        <w:rPr>
          <w:rFonts w:ascii="Arial" w:hAnsi="Arial" w:cs="Arial"/>
          <w:sz w:val="24"/>
          <w:szCs w:val="24"/>
        </w:rPr>
      </w:pPr>
      <w:ins w:id="7143" w:author="Lektorat Bauer" w:date="2025-03-04T11:51:00Z" w16du:dateUtc="2025-03-04T10:51:00Z">
        <w:r>
          <w:rPr>
            <w:rFonts w:ascii="Arial" w:hAnsi="Arial" w:cs="Arial"/>
            <w:sz w:val="24"/>
            <w:szCs w:val="24"/>
          </w:rPr>
          <w:t>„</w:t>
        </w:r>
      </w:ins>
      <w:del w:id="7144" w:author="Lektorat Bauer" w:date="2025-03-04T11:51:00Z" w16du:dateUtc="2025-03-04T10:51:00Z">
        <w:r w:rsidR="00944672" w:rsidRPr="00944672" w:rsidDel="003150C5">
          <w:rPr>
            <w:rFonts w:ascii="Arial" w:hAnsi="Arial" w:cs="Arial"/>
            <w:sz w:val="24"/>
            <w:szCs w:val="24"/>
          </w:rPr>
          <w:delText>‚</w:delText>
        </w:r>
      </w:del>
      <w:r w:rsidR="00944672" w:rsidRPr="00944672">
        <w:rPr>
          <w:rFonts w:ascii="Arial" w:hAnsi="Arial" w:cs="Arial"/>
          <w:sz w:val="24"/>
          <w:szCs w:val="24"/>
        </w:rPr>
        <w:t>Hallo Joost</w:t>
      </w:r>
      <w:del w:id="7145" w:author="Lektorat Bauer" w:date="2025-03-04T11:51:00Z" w16du:dateUtc="2025-03-04T10:51:00Z">
        <w:r w:rsidR="00944672" w:rsidRPr="00944672" w:rsidDel="003150C5">
          <w:rPr>
            <w:rFonts w:ascii="Arial" w:hAnsi="Arial" w:cs="Arial"/>
            <w:sz w:val="24"/>
            <w:szCs w:val="24"/>
          </w:rPr>
          <w:delText>‘</w:delText>
        </w:r>
      </w:del>
      <w:ins w:id="7146" w:author="Lektorat Bauer" w:date="2025-03-04T11:51:00Z" w16du:dateUtc="2025-03-04T10:51:00Z">
        <w:r>
          <w:rPr>
            <w:rFonts w:ascii="Arial" w:hAnsi="Arial" w:cs="Arial"/>
            <w:sz w:val="24"/>
            <w:szCs w:val="24"/>
          </w:rPr>
          <w:t>“</w:t>
        </w:r>
      </w:ins>
      <w:r w:rsidR="00944672" w:rsidRPr="00944672">
        <w:rPr>
          <w:rFonts w:ascii="Arial" w:hAnsi="Arial" w:cs="Arial"/>
          <w:sz w:val="24"/>
          <w:szCs w:val="24"/>
        </w:rPr>
        <w:t>, war auf dem weißen DIN A4-Blatt zu lesen.</w:t>
      </w:r>
    </w:p>
    <w:p w14:paraId="6EA642E1" w14:textId="3917B986" w:rsidR="00944672" w:rsidRPr="00944672" w:rsidRDefault="003150C5" w:rsidP="00623B68">
      <w:pPr>
        <w:autoSpaceDE w:val="0"/>
        <w:autoSpaceDN w:val="0"/>
        <w:adjustRightInd w:val="0"/>
        <w:spacing w:after="0" w:line="360" w:lineRule="auto"/>
        <w:ind w:firstLine="227"/>
        <w:jc w:val="both"/>
        <w:rPr>
          <w:rFonts w:ascii="Arial" w:hAnsi="Arial" w:cs="Arial"/>
          <w:sz w:val="24"/>
          <w:szCs w:val="24"/>
        </w:rPr>
      </w:pPr>
      <w:ins w:id="7147" w:author="Lektorat Bauer" w:date="2025-03-04T11:51:00Z" w16du:dateUtc="2025-03-04T10:51:00Z">
        <w:r>
          <w:rPr>
            <w:rFonts w:ascii="Arial" w:hAnsi="Arial" w:cs="Arial"/>
            <w:sz w:val="24"/>
            <w:szCs w:val="24"/>
          </w:rPr>
          <w:t>„</w:t>
        </w:r>
      </w:ins>
      <w:del w:id="7148" w:author="Lektorat Bauer" w:date="2025-03-04T11:51:00Z" w16du:dateUtc="2025-03-04T10:51:00Z">
        <w:r w:rsidR="00944672" w:rsidRPr="00944672" w:rsidDel="003150C5">
          <w:rPr>
            <w:rFonts w:ascii="Arial" w:hAnsi="Arial" w:cs="Arial"/>
            <w:sz w:val="24"/>
            <w:szCs w:val="24"/>
          </w:rPr>
          <w:delText>‚</w:delText>
        </w:r>
      </w:del>
      <w:r w:rsidR="00944672" w:rsidRPr="00944672">
        <w:rPr>
          <w:rFonts w:ascii="Arial" w:hAnsi="Arial" w:cs="Arial"/>
          <w:sz w:val="24"/>
          <w:szCs w:val="24"/>
        </w:rPr>
        <w:t xml:space="preserve">Wenn Dir dieser Umschlag zugestellt wird, dann bin ich, aus welchem Grund auch immer, tot. </w:t>
      </w:r>
    </w:p>
    <w:p w14:paraId="7B609996"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Ein Freund von mir hat diesen Umschlag verwahrt. Er wird Dich finden. Da ich weiß, dass Du neugierig bist, habe ich Dir das Foto separat ausgedruckt. Selbstverständlich sind alle Daten in Kopie auf dem Stick.</w:t>
      </w:r>
    </w:p>
    <w:p w14:paraId="43F10667"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Um die MHUGE zu verstehen, musst Du weit in die Geschichte Koreas eintauchen. Ich habe bei meiner Suche</w:t>
      </w:r>
      <w:del w:id="7149" w:author="Lektorat Bauer" w:date="2025-03-04T09:47:00Z" w16du:dateUtc="2025-03-04T08:47:00Z">
        <w:r w:rsidRPr="00944672" w:rsidDel="009E0EC5">
          <w:rPr>
            <w:rFonts w:ascii="Arial" w:hAnsi="Arial" w:cs="Arial"/>
            <w:sz w:val="24"/>
            <w:szCs w:val="24"/>
          </w:rPr>
          <w:delText>,</w:delText>
        </w:r>
      </w:del>
      <w:r w:rsidRPr="00944672">
        <w:rPr>
          <w:rFonts w:ascii="Arial" w:hAnsi="Arial" w:cs="Arial"/>
          <w:sz w:val="24"/>
          <w:szCs w:val="24"/>
        </w:rPr>
        <w:t xml:space="preserve"> nur wenige Hinweise gefunden, aber diese sind alle auf dem Stick.</w:t>
      </w:r>
    </w:p>
    <w:p w14:paraId="108F8173" w14:textId="639C1FC1"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Als Back-up gehen diese Informationen auch an Anique, aber erst, wenn Du verstirbst</w:t>
      </w:r>
      <w:del w:id="7150" w:author="Lektorat Bauer" w:date="2025-03-04T09:47:00Z" w16du:dateUtc="2025-03-04T08:47:00Z">
        <w:r w:rsidRPr="00944672" w:rsidDel="009E0EC5">
          <w:rPr>
            <w:rFonts w:ascii="Arial" w:hAnsi="Arial" w:cs="Arial"/>
            <w:sz w:val="24"/>
            <w:szCs w:val="24"/>
          </w:rPr>
          <w:delText>,</w:delText>
        </w:r>
      </w:del>
      <w:r w:rsidRPr="00944672">
        <w:rPr>
          <w:rFonts w:ascii="Arial" w:hAnsi="Arial" w:cs="Arial"/>
          <w:sz w:val="24"/>
          <w:szCs w:val="24"/>
        </w:rPr>
        <w:t xml:space="preserve"> </w:t>
      </w:r>
      <w:del w:id="7151" w:author="Lektorat Bauer" w:date="2025-03-04T09:47:00Z" w16du:dateUtc="2025-03-04T08:47:00Z">
        <w:r w:rsidRPr="00944672" w:rsidDel="009E0EC5">
          <w:rPr>
            <w:rFonts w:ascii="Arial" w:hAnsi="Arial" w:cs="Arial"/>
            <w:sz w:val="24"/>
            <w:szCs w:val="24"/>
          </w:rPr>
          <w:delText>bzw.</w:delText>
        </w:r>
      </w:del>
      <w:ins w:id="7152" w:author="Lektorat Bauer" w:date="2025-03-04T09:47:00Z" w16du:dateUtc="2025-03-04T08:47:00Z">
        <w:r w:rsidR="009E0EC5">
          <w:rPr>
            <w:rFonts w:ascii="Arial" w:hAnsi="Arial" w:cs="Arial"/>
            <w:sz w:val="24"/>
            <w:szCs w:val="24"/>
          </w:rPr>
          <w:t>beziehungsweise</w:t>
        </w:r>
      </w:ins>
      <w:r w:rsidRPr="00944672">
        <w:rPr>
          <w:rFonts w:ascii="Arial" w:hAnsi="Arial" w:cs="Arial"/>
          <w:sz w:val="24"/>
          <w:szCs w:val="24"/>
        </w:rPr>
        <w:t xml:space="preserve"> wenn Du veröffentlichst.</w:t>
      </w:r>
    </w:p>
    <w:p w14:paraId="6C65DF0F"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commentRangeStart w:id="7153"/>
      <w:r w:rsidRPr="00944672">
        <w:rPr>
          <w:rFonts w:ascii="Arial" w:hAnsi="Arial" w:cs="Arial"/>
          <w:sz w:val="24"/>
          <w:szCs w:val="24"/>
        </w:rPr>
        <w:t>Diese Daten sind so spannend, dass deren Veröffentlichung ein politisches Erdbeben verursachen wird.</w:t>
      </w:r>
      <w:commentRangeEnd w:id="7153"/>
      <w:r w:rsidR="009E0EC5">
        <w:rPr>
          <w:rStyle w:val="Kommentarzeichen"/>
        </w:rPr>
        <w:commentReference w:id="7153"/>
      </w:r>
    </w:p>
    <w:p w14:paraId="1B2B2AD4" w14:textId="07328DAA"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Wenn man es sich einfach macht, und die Welt in Gut und Böse unterteilt, dann hast Du hier die Daten</w:t>
      </w:r>
      <w:ins w:id="7154" w:author="Lektorat Bauer" w:date="2025-03-04T09:47:00Z" w16du:dateUtc="2025-03-04T08:47:00Z">
        <w:r w:rsidR="009E0EC5">
          <w:rPr>
            <w:rFonts w:ascii="Arial" w:hAnsi="Arial" w:cs="Arial"/>
            <w:sz w:val="24"/>
            <w:szCs w:val="24"/>
          </w:rPr>
          <w:t>,</w:t>
        </w:r>
      </w:ins>
      <w:r w:rsidRPr="00944672">
        <w:rPr>
          <w:rFonts w:ascii="Arial" w:hAnsi="Arial" w:cs="Arial"/>
          <w:sz w:val="24"/>
          <w:szCs w:val="24"/>
        </w:rPr>
        <w:t xml:space="preserve"> die Dir den Weg zu den Guten weisen.</w:t>
      </w:r>
    </w:p>
    <w:p w14:paraId="6216BB8A"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Alles Gute und viel Erfolg.</w:t>
      </w:r>
    </w:p>
    <w:p w14:paraId="1D2583A3" w14:textId="3C3860AA"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Thomas</w:t>
      </w:r>
      <w:ins w:id="7155" w:author="Lektorat Bauer" w:date="2025-03-04T11:51:00Z" w16du:dateUtc="2025-03-04T10:51:00Z">
        <w:r w:rsidR="003150C5">
          <w:rPr>
            <w:rFonts w:ascii="Arial" w:hAnsi="Arial" w:cs="Arial"/>
            <w:sz w:val="24"/>
            <w:szCs w:val="24"/>
          </w:rPr>
          <w:t>“</w:t>
        </w:r>
      </w:ins>
      <w:del w:id="7156" w:author="Lektorat Bauer" w:date="2025-03-04T11:51:00Z" w16du:dateUtc="2025-03-04T10:51:00Z">
        <w:r w:rsidRPr="00944672" w:rsidDel="003150C5">
          <w:rPr>
            <w:rFonts w:ascii="Arial" w:hAnsi="Arial" w:cs="Arial"/>
            <w:sz w:val="24"/>
            <w:szCs w:val="24"/>
          </w:rPr>
          <w:delText>‘</w:delText>
        </w:r>
      </w:del>
    </w:p>
    <w:p w14:paraId="4337CA46"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Joost van der Dijkstraat kamen die Tränen, als er diese Zeilen las. </w:t>
      </w:r>
    </w:p>
    <w:p w14:paraId="4E57B2E6"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Thomas musste zwei verschiedenen Sachen auf der Spur gewesen sein. Wenn es so war, dass diese hier vorliegenden Informationen zu den ‚Guten‘ führten, war davon auszugehen, dass er nicht von diesen ermordet wurde.</w:t>
      </w:r>
    </w:p>
    <w:p w14:paraId="157708BC" w14:textId="794C757C"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Thomas musste dementsprechend</w:t>
      </w:r>
      <w:del w:id="7157" w:author="Lektorat Bauer" w:date="2025-03-04T09:49:00Z" w16du:dateUtc="2025-03-04T08:49:00Z">
        <w:r w:rsidRPr="00944672" w:rsidDel="007B5354">
          <w:rPr>
            <w:rFonts w:ascii="Arial" w:hAnsi="Arial" w:cs="Arial"/>
            <w:sz w:val="24"/>
            <w:szCs w:val="24"/>
          </w:rPr>
          <w:delText>,</w:delText>
        </w:r>
      </w:del>
      <w:r w:rsidRPr="00944672">
        <w:rPr>
          <w:rFonts w:ascii="Arial" w:hAnsi="Arial" w:cs="Arial"/>
          <w:sz w:val="24"/>
          <w:szCs w:val="24"/>
        </w:rPr>
        <w:t xml:space="preserve"> auch eine Spur zu den ‚Bösen‘ gefunden haben. Joost hoffte, dass er weitere Anhaltspunkte auf dem Stick finden würde.</w:t>
      </w:r>
    </w:p>
    <w:p w14:paraId="1296CC59" w14:textId="70F504C2"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Da das Taxi</w:t>
      </w:r>
      <w:del w:id="7158" w:author="Lektorat Bauer" w:date="2025-03-04T09:50:00Z" w16du:dateUtc="2025-03-04T08:50:00Z">
        <w:r w:rsidRPr="00944672" w:rsidDel="007B5354">
          <w:rPr>
            <w:rFonts w:ascii="Arial" w:hAnsi="Arial" w:cs="Arial"/>
            <w:sz w:val="24"/>
            <w:szCs w:val="24"/>
          </w:rPr>
          <w:delText>,</w:delText>
        </w:r>
      </w:del>
      <w:r w:rsidRPr="00944672">
        <w:rPr>
          <w:rFonts w:ascii="Arial" w:hAnsi="Arial" w:cs="Arial"/>
          <w:sz w:val="24"/>
          <w:szCs w:val="24"/>
        </w:rPr>
        <w:t xml:space="preserve"> durch den Stau auf dem Zubringer zum Flughafen</w:t>
      </w:r>
      <w:del w:id="7159" w:author="Lektorat Bauer" w:date="2025-03-04T09:50:00Z" w16du:dateUtc="2025-03-04T08:50:00Z">
        <w:r w:rsidRPr="00944672" w:rsidDel="007B5354">
          <w:rPr>
            <w:rFonts w:ascii="Arial" w:hAnsi="Arial" w:cs="Arial"/>
            <w:sz w:val="24"/>
            <w:szCs w:val="24"/>
          </w:rPr>
          <w:delText>,</w:delText>
        </w:r>
      </w:del>
      <w:r w:rsidRPr="00944672">
        <w:rPr>
          <w:rFonts w:ascii="Arial" w:hAnsi="Arial" w:cs="Arial"/>
          <w:sz w:val="24"/>
          <w:szCs w:val="24"/>
        </w:rPr>
        <w:t xml:space="preserve"> ruckelte, packte Joost alle Informationen zurück in den Umschlag, und dann</w:t>
      </w:r>
      <w:ins w:id="7160" w:author="Lektorat Bauer" w:date="2025-03-04T09:50:00Z" w16du:dateUtc="2025-03-04T08:50:00Z">
        <w:r w:rsidR="007B5354">
          <w:rPr>
            <w:rFonts w:ascii="Arial" w:hAnsi="Arial" w:cs="Arial"/>
            <w:sz w:val="24"/>
            <w:szCs w:val="24"/>
          </w:rPr>
          <w:t xml:space="preserve"> tief</w:t>
        </w:r>
      </w:ins>
      <w:r w:rsidRPr="00944672">
        <w:rPr>
          <w:rFonts w:ascii="Arial" w:hAnsi="Arial" w:cs="Arial"/>
          <w:sz w:val="24"/>
          <w:szCs w:val="24"/>
        </w:rPr>
        <w:t xml:space="preserve"> in seine Tasche.</w:t>
      </w:r>
    </w:p>
    <w:p w14:paraId="3E2A20B7"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7135D0AA"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3892EED6"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77E162ED" w14:textId="15F2BE5B"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lastRenderedPageBreak/>
        <w:t>Terminal 5 am Flughafen London-Heathrow</w:t>
      </w:r>
      <w:del w:id="7161" w:author="Lektorat Bauer" w:date="2025-03-04T09:50:00Z" w16du:dateUtc="2025-03-04T08:50:00Z">
        <w:r w:rsidRPr="00944672" w:rsidDel="007B5354">
          <w:rPr>
            <w:rFonts w:ascii="Arial" w:hAnsi="Arial" w:cs="Arial"/>
            <w:sz w:val="24"/>
            <w:szCs w:val="24"/>
          </w:rPr>
          <w:delText>,</w:delText>
        </w:r>
      </w:del>
      <w:r w:rsidRPr="00944672">
        <w:rPr>
          <w:rFonts w:ascii="Arial" w:hAnsi="Arial" w:cs="Arial"/>
          <w:sz w:val="24"/>
          <w:szCs w:val="24"/>
        </w:rPr>
        <w:t xml:space="preserve"> war, wie immer, ziemlich voll. Joost hatte Business-Class gebucht, damit </w:t>
      </w:r>
      <w:del w:id="7162" w:author="Lektorat Bauer" w:date="2025-03-04T09:50:00Z" w16du:dateUtc="2025-03-04T08:50:00Z">
        <w:r w:rsidRPr="00944672" w:rsidDel="007B5354">
          <w:rPr>
            <w:rFonts w:ascii="Arial" w:hAnsi="Arial" w:cs="Arial"/>
            <w:sz w:val="24"/>
            <w:szCs w:val="24"/>
          </w:rPr>
          <w:delText xml:space="preserve">der </w:delText>
        </w:r>
      </w:del>
      <w:ins w:id="7163" w:author="Lektorat Bauer" w:date="2025-03-04T09:50:00Z" w16du:dateUtc="2025-03-04T08:50:00Z">
        <w:r w:rsidR="007B5354">
          <w:rPr>
            <w:rFonts w:ascii="Arial" w:hAnsi="Arial" w:cs="Arial"/>
            <w:sz w:val="24"/>
            <w:szCs w:val="24"/>
          </w:rPr>
          <w:t>er</w:t>
        </w:r>
        <w:r w:rsidR="007B5354" w:rsidRPr="00944672">
          <w:rPr>
            <w:rFonts w:ascii="Arial" w:hAnsi="Arial" w:cs="Arial"/>
            <w:sz w:val="24"/>
            <w:szCs w:val="24"/>
          </w:rPr>
          <w:t xml:space="preserve"> </w:t>
        </w:r>
      </w:ins>
      <w:r w:rsidRPr="00944672">
        <w:rPr>
          <w:rFonts w:ascii="Arial" w:hAnsi="Arial" w:cs="Arial"/>
          <w:sz w:val="24"/>
          <w:szCs w:val="24"/>
        </w:rPr>
        <w:t>die Priority Lane nutzen konnte, dass verkürzte alles um 10 bis 15 Minuten und war weniger anstrengend.</w:t>
      </w:r>
    </w:p>
    <w:p w14:paraId="1C9D207A" w14:textId="096A829E"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Anschließend ging</w:t>
      </w:r>
      <w:ins w:id="7164" w:author="Lektorat Bauer" w:date="2025-03-04T09:50:00Z" w16du:dateUtc="2025-03-04T08:50:00Z">
        <w:r w:rsidR="007B5354">
          <w:rPr>
            <w:rFonts w:ascii="Arial" w:hAnsi="Arial" w:cs="Arial"/>
            <w:sz w:val="24"/>
            <w:szCs w:val="24"/>
          </w:rPr>
          <w:t xml:space="preserve"> er</w:t>
        </w:r>
      </w:ins>
      <w:r w:rsidRPr="00944672">
        <w:rPr>
          <w:rFonts w:ascii="Arial" w:hAnsi="Arial" w:cs="Arial"/>
          <w:sz w:val="24"/>
          <w:szCs w:val="24"/>
        </w:rPr>
        <w:t xml:space="preserve"> in die British Airways Galleries South Lounge, die Business-Class Lounge der </w:t>
      </w:r>
      <w:r w:rsidRPr="00944672">
        <w:rPr>
          <w:rFonts w:ascii="Arial" w:hAnsi="Arial" w:cs="Arial"/>
          <w:noProof/>
          <w:sz w:val="24"/>
          <w:szCs w:val="24"/>
        </w:rPr>
        <w:t>Britis</w:t>
      </w:r>
      <w:del w:id="7165" w:author="Lektorat Bauer" w:date="2025-03-04T09:51:00Z" w16du:dateUtc="2025-03-04T08:51:00Z">
        <w:r w:rsidRPr="00944672" w:rsidDel="007B5354">
          <w:rPr>
            <w:rFonts w:ascii="Arial" w:hAnsi="Arial" w:cs="Arial"/>
            <w:noProof/>
            <w:sz w:val="24"/>
            <w:szCs w:val="24"/>
          </w:rPr>
          <w:delText>c</w:delText>
        </w:r>
      </w:del>
      <w:r w:rsidRPr="00944672">
        <w:rPr>
          <w:rFonts w:ascii="Arial" w:hAnsi="Arial" w:cs="Arial"/>
          <w:noProof/>
          <w:sz w:val="24"/>
          <w:szCs w:val="24"/>
        </w:rPr>
        <w:t>h</w:t>
      </w:r>
      <w:r w:rsidRPr="00944672">
        <w:rPr>
          <w:rFonts w:ascii="Arial" w:hAnsi="Arial" w:cs="Arial"/>
          <w:sz w:val="24"/>
          <w:szCs w:val="24"/>
        </w:rPr>
        <w:t xml:space="preserve"> Airways.</w:t>
      </w:r>
    </w:p>
    <w:p w14:paraId="52F39DE5"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Er suchte sich eine ruhige Ecke, die er auf der Terrasse fand, und machte es sich bequem. Bevor er seine Sachen auspackte, holte er sich noch einen Kaffee und einen Orangensaft von der Bar. Dann stellte er fest, dass die Sandwiches gut aussahen, und nahm noch eines mit.</w:t>
      </w:r>
    </w:p>
    <w:p w14:paraId="66FD2F28" w14:textId="3DD0ACDC"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Zurück auf der Terrasse, nahm er sich sein</w:t>
      </w:r>
      <w:ins w:id="7166" w:author="Lektorat Bauer" w:date="2025-03-04T09:51:00Z" w16du:dateUtc="2025-03-04T08:51:00Z">
        <w:r w:rsidR="007B5354">
          <w:rPr>
            <w:rFonts w:ascii="Arial" w:hAnsi="Arial" w:cs="Arial"/>
            <w:sz w:val="24"/>
            <w:szCs w:val="24"/>
          </w:rPr>
          <w:t>en</w:t>
        </w:r>
      </w:ins>
      <w:r w:rsidRPr="00944672">
        <w:rPr>
          <w:rFonts w:ascii="Arial" w:hAnsi="Arial" w:cs="Arial"/>
          <w:sz w:val="24"/>
          <w:szCs w:val="24"/>
        </w:rPr>
        <w:t xml:space="preserve"> Laptop und kopierte die Daten vom USB-Stick auf seinen Laptop und auch in seine eigene Cloud. Sicherheitshalber stellte er sich einen Alarm ein, damit der den Flug nicht verpassen würde. Dann begann er zu lesen. </w:t>
      </w:r>
    </w:p>
    <w:p w14:paraId="1A0710FD" w14:textId="6C8E682D"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Er begann mit dem Foto und musste lachen. Joost konnte erkennen, dass es sich um ein altes Dokument handeln musste, die Umrisse des Papieres waren vergilbt. Lesen konnte er das Dokument nicht. Aufgrund von Thomas</w:t>
      </w:r>
      <w:del w:id="7167" w:author="Lektorat Bauer" w:date="2025-03-04T09:51:00Z" w16du:dateUtc="2025-03-04T08:51:00Z">
        <w:r w:rsidRPr="00944672" w:rsidDel="007B5354">
          <w:rPr>
            <w:rFonts w:ascii="Arial" w:hAnsi="Arial" w:cs="Arial"/>
            <w:sz w:val="24"/>
            <w:szCs w:val="24"/>
          </w:rPr>
          <w:delText>`</w:delText>
        </w:r>
      </w:del>
      <w:ins w:id="7168" w:author="Lektorat Bauer" w:date="2025-03-04T09:51:00Z" w16du:dateUtc="2025-03-04T08:51:00Z">
        <w:r w:rsidR="007B5354">
          <w:rPr>
            <w:rFonts w:ascii="Arial" w:hAnsi="Arial" w:cs="Arial"/>
            <w:sz w:val="24"/>
            <w:szCs w:val="24"/>
          </w:rPr>
          <w:t>’</w:t>
        </w:r>
      </w:ins>
      <w:r w:rsidRPr="00944672">
        <w:rPr>
          <w:rFonts w:ascii="Arial" w:hAnsi="Arial" w:cs="Arial"/>
          <w:sz w:val="24"/>
          <w:szCs w:val="24"/>
        </w:rPr>
        <w:t xml:space="preserve"> Hinweis</w:t>
      </w:r>
      <w:del w:id="7169" w:author="Lektorat Bauer" w:date="2025-03-04T09:51:00Z" w16du:dateUtc="2025-03-04T08:51:00Z">
        <w:r w:rsidRPr="00944672" w:rsidDel="007B5354">
          <w:rPr>
            <w:rFonts w:ascii="Arial" w:hAnsi="Arial" w:cs="Arial"/>
            <w:sz w:val="24"/>
            <w:szCs w:val="24"/>
          </w:rPr>
          <w:delText>,</w:delText>
        </w:r>
      </w:del>
      <w:r w:rsidRPr="00944672">
        <w:rPr>
          <w:rFonts w:ascii="Arial" w:hAnsi="Arial" w:cs="Arial"/>
          <w:sz w:val="24"/>
          <w:szCs w:val="24"/>
        </w:rPr>
        <w:t xml:space="preserve"> vermutete Joost, dass er koreanische Schriftzeichen vor sich hatte.</w:t>
      </w:r>
    </w:p>
    <w:p w14:paraId="1C236C44" w14:textId="4560CB9C" w:rsidR="00944672" w:rsidRPr="00944672" w:rsidRDefault="007B5354" w:rsidP="00623B68">
      <w:pPr>
        <w:autoSpaceDE w:val="0"/>
        <w:autoSpaceDN w:val="0"/>
        <w:adjustRightInd w:val="0"/>
        <w:spacing w:after="0" w:line="360" w:lineRule="auto"/>
        <w:ind w:firstLine="227"/>
        <w:jc w:val="both"/>
        <w:rPr>
          <w:rFonts w:ascii="Arial" w:hAnsi="Arial" w:cs="Arial"/>
          <w:sz w:val="24"/>
          <w:szCs w:val="24"/>
        </w:rPr>
      </w:pPr>
      <w:ins w:id="7170" w:author="Lektorat Bauer" w:date="2025-03-04T09:51:00Z" w16du:dateUtc="2025-03-04T08:51:00Z">
        <w:r>
          <w:rPr>
            <w:rFonts w:ascii="Arial" w:hAnsi="Arial" w:cs="Arial"/>
            <w:sz w:val="24"/>
            <w:szCs w:val="24"/>
          </w:rPr>
          <w:t>„</w:t>
        </w:r>
      </w:ins>
      <w:del w:id="7171" w:author="Lektorat Bauer" w:date="2025-03-04T09:51:00Z" w16du:dateUtc="2025-03-04T08:51:00Z">
        <w:r w:rsidR="00944672" w:rsidRPr="00944672" w:rsidDel="007B5354">
          <w:rPr>
            <w:rFonts w:ascii="Arial" w:hAnsi="Arial" w:cs="Arial"/>
            <w:sz w:val="24"/>
            <w:szCs w:val="24"/>
          </w:rPr>
          <w:delText>‚</w:delText>
        </w:r>
      </w:del>
      <w:r w:rsidR="00944672" w:rsidRPr="00944672">
        <w:rPr>
          <w:rFonts w:ascii="Arial" w:hAnsi="Arial" w:cs="Arial"/>
          <w:sz w:val="24"/>
          <w:szCs w:val="24"/>
        </w:rPr>
        <w:t>Guter Witz, Thomas</w:t>
      </w:r>
      <w:del w:id="7172" w:author="Lektorat Bauer" w:date="2025-03-04T09:51:00Z" w16du:dateUtc="2025-03-04T08:51:00Z">
        <w:r w:rsidR="00944672" w:rsidRPr="00944672" w:rsidDel="007B5354">
          <w:rPr>
            <w:rFonts w:ascii="Arial" w:hAnsi="Arial" w:cs="Arial"/>
            <w:sz w:val="24"/>
            <w:szCs w:val="24"/>
          </w:rPr>
          <w:delText>.</w:delText>
        </w:r>
      </w:del>
      <w:ins w:id="7173" w:author="Lektorat Bauer" w:date="2025-03-04T09:51:00Z" w16du:dateUtc="2025-03-04T08:51:00Z">
        <w:r>
          <w:rPr>
            <w:rFonts w:ascii="Arial" w:hAnsi="Arial" w:cs="Arial"/>
            <w:sz w:val="24"/>
            <w:szCs w:val="24"/>
          </w:rPr>
          <w:t>“</w:t>
        </w:r>
      </w:ins>
      <w:del w:id="7174" w:author="Lektorat Bauer" w:date="2025-03-04T09:51:00Z" w16du:dateUtc="2025-03-04T08:51:00Z">
        <w:r w:rsidR="00944672" w:rsidRPr="00944672" w:rsidDel="007B5354">
          <w:rPr>
            <w:rFonts w:ascii="Arial" w:hAnsi="Arial" w:cs="Arial"/>
            <w:sz w:val="24"/>
            <w:szCs w:val="24"/>
          </w:rPr>
          <w:delText>‘</w:delText>
        </w:r>
      </w:del>
      <w:r w:rsidR="00944672" w:rsidRPr="00944672">
        <w:rPr>
          <w:rFonts w:ascii="Arial" w:hAnsi="Arial" w:cs="Arial"/>
          <w:sz w:val="24"/>
          <w:szCs w:val="24"/>
        </w:rPr>
        <w:t>, dachte Joost und wollte sich mit dem nächsten Dokument beschäftigen, als eine Gruppe von vier Männern in Anzügen auf die Terrasse kam und sich</w:t>
      </w:r>
      <w:del w:id="7175" w:author="Lektorat Bauer" w:date="2025-03-04T09:51:00Z" w16du:dateUtc="2025-03-04T08:51:00Z">
        <w:r w:rsidR="00944672" w:rsidRPr="00944672" w:rsidDel="007B5354">
          <w:rPr>
            <w:rFonts w:ascii="Arial" w:hAnsi="Arial" w:cs="Arial"/>
            <w:sz w:val="24"/>
            <w:szCs w:val="24"/>
          </w:rPr>
          <w:delText>,</w:delText>
        </w:r>
      </w:del>
      <w:r w:rsidR="00944672" w:rsidRPr="00944672">
        <w:rPr>
          <w:rFonts w:ascii="Arial" w:hAnsi="Arial" w:cs="Arial"/>
          <w:sz w:val="24"/>
          <w:szCs w:val="24"/>
        </w:rPr>
        <w:t xml:space="preserve"> ziemlich laut unterhielt</w:t>
      </w:r>
      <w:del w:id="7176" w:author="Lektorat Bauer" w:date="2025-03-04T09:51:00Z" w16du:dateUtc="2025-03-04T08:51:00Z">
        <w:r w:rsidR="00944672" w:rsidRPr="00944672" w:rsidDel="007B5354">
          <w:rPr>
            <w:rFonts w:ascii="Arial" w:hAnsi="Arial" w:cs="Arial"/>
            <w:sz w:val="24"/>
            <w:szCs w:val="24"/>
          </w:rPr>
          <w:delText>en</w:delText>
        </w:r>
      </w:del>
      <w:r w:rsidR="00944672" w:rsidRPr="00944672">
        <w:rPr>
          <w:rFonts w:ascii="Arial" w:hAnsi="Arial" w:cs="Arial"/>
          <w:sz w:val="24"/>
          <w:szCs w:val="24"/>
        </w:rPr>
        <w:t>. Leider war man vor solchen Typen nirgendwo gefeit, und die Gruppe erntete auch missbilligende Blicke von den anderen Anwesenden.</w:t>
      </w:r>
    </w:p>
    <w:p w14:paraId="15FD2294"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Als die vier das endlich bemerkten, hatte Joost den Faden verloren, und trank nur seinen Kaffee. Ein Blick auf die Uhr sagte ihm, dass er zwar noch etwas Zeit hatte, aber er beschloss, doch schon zum Gate zu gehen.</w:t>
      </w:r>
    </w:p>
    <w:p w14:paraId="2B24523F"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Am Ausgang schaute er auf die Anzeigetafel und stellte fest, dass sich das Gate wieder geändert hatte. Er musste zu Gate C 58 </w:t>
      </w:r>
      <w:commentRangeStart w:id="7177"/>
      <w:r w:rsidRPr="00944672">
        <w:rPr>
          <w:rFonts w:ascii="Arial" w:hAnsi="Arial" w:cs="Arial"/>
          <w:sz w:val="24"/>
          <w:szCs w:val="24"/>
        </w:rPr>
        <w:t>hinteren Satelliten</w:t>
      </w:r>
      <w:commentRangeEnd w:id="7177"/>
      <w:r w:rsidR="007B5354">
        <w:rPr>
          <w:rStyle w:val="Kommentarzeichen"/>
        </w:rPr>
        <w:commentReference w:id="7177"/>
      </w:r>
      <w:r w:rsidRPr="00944672">
        <w:rPr>
          <w:rFonts w:ascii="Arial" w:hAnsi="Arial" w:cs="Arial"/>
          <w:sz w:val="24"/>
          <w:szCs w:val="24"/>
        </w:rPr>
        <w:t>, was bedeutete, dass er mit dem Zug fahren musste.</w:t>
      </w:r>
    </w:p>
    <w:p w14:paraId="2B74037E"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An den Shops im Terminal vorbei, schlängelte er sich durch die Menschenmassen und gelangte dann zu den Treppen, die in den Transferbahnhof hinab führten. Er prüfte noch einmal die Anzeigetafel, nicht dass das Gate erneut geändert wurde. Dann machte er sich auf den Weg zu seinem Flug.</w:t>
      </w:r>
    </w:p>
    <w:p w14:paraId="49AF0239" w14:textId="77777777" w:rsidR="007B5354" w:rsidRDefault="00944672" w:rsidP="00623B68">
      <w:pPr>
        <w:autoSpaceDE w:val="0"/>
        <w:autoSpaceDN w:val="0"/>
        <w:adjustRightInd w:val="0"/>
        <w:spacing w:after="0" w:line="360" w:lineRule="auto"/>
        <w:ind w:firstLine="227"/>
        <w:jc w:val="both"/>
        <w:rPr>
          <w:ins w:id="7178" w:author="Lektorat Bauer" w:date="2025-03-04T09:53:00Z" w16du:dateUtc="2025-03-04T08:53:00Z"/>
          <w:rFonts w:ascii="Arial" w:hAnsi="Arial" w:cs="Arial"/>
          <w:sz w:val="24"/>
          <w:szCs w:val="24"/>
        </w:rPr>
      </w:pPr>
      <w:r w:rsidRPr="00944672">
        <w:rPr>
          <w:rFonts w:ascii="Arial" w:hAnsi="Arial" w:cs="Arial"/>
          <w:sz w:val="24"/>
          <w:szCs w:val="24"/>
        </w:rPr>
        <w:t xml:space="preserve"> Nach Ankunft im Satelliten waren nicht mehr so viele Menschen unterwegs und Joost schlenderte zu seinem Gate, als eine Ansage zu hören war: „Es wird der Fluggast Herr </w:t>
      </w:r>
      <w:r w:rsidRPr="00944672">
        <w:rPr>
          <w:rFonts w:ascii="Arial" w:hAnsi="Arial" w:cs="Arial"/>
          <w:sz w:val="24"/>
          <w:szCs w:val="24"/>
        </w:rPr>
        <w:lastRenderedPageBreak/>
        <w:t>van der Dijkstraat</w:t>
      </w:r>
      <w:ins w:id="7179" w:author="Lektorat Bauer" w:date="2025-03-04T09:53:00Z" w16du:dateUtc="2025-03-04T08:53:00Z">
        <w:r w:rsidR="007B5354">
          <w:rPr>
            <w:rFonts w:ascii="Arial" w:hAnsi="Arial" w:cs="Arial"/>
            <w:sz w:val="24"/>
            <w:szCs w:val="24"/>
          </w:rPr>
          <w:t>“</w:t>
        </w:r>
      </w:ins>
      <w:del w:id="7180" w:author="Lektorat Bauer" w:date="2025-03-04T09:53:00Z" w16du:dateUtc="2025-03-04T08:53:00Z">
        <w:r w:rsidRPr="00944672" w:rsidDel="007B5354">
          <w:rPr>
            <w:rFonts w:ascii="Arial" w:hAnsi="Arial" w:cs="Arial"/>
            <w:sz w:val="24"/>
            <w:szCs w:val="24"/>
          </w:rPr>
          <w:delText>,</w:delText>
        </w:r>
      </w:del>
      <w:r w:rsidRPr="00944672">
        <w:rPr>
          <w:rFonts w:ascii="Arial" w:hAnsi="Arial" w:cs="Arial"/>
          <w:sz w:val="24"/>
          <w:szCs w:val="24"/>
        </w:rPr>
        <w:t xml:space="preserve"> </w:t>
      </w:r>
      <w:ins w:id="7181" w:author="Lektorat Bauer" w:date="2025-03-04T09:53:00Z" w16du:dateUtc="2025-03-04T08:53:00Z">
        <w:r w:rsidR="007B5354">
          <w:rPr>
            <w:rFonts w:ascii="Arial" w:hAnsi="Arial" w:cs="Arial"/>
            <w:sz w:val="24"/>
            <w:szCs w:val="24"/>
          </w:rPr>
          <w:t xml:space="preserve">– </w:t>
        </w:r>
      </w:ins>
      <w:r w:rsidRPr="00944672">
        <w:rPr>
          <w:rFonts w:ascii="Arial" w:hAnsi="Arial" w:cs="Arial"/>
          <w:sz w:val="24"/>
          <w:szCs w:val="24"/>
        </w:rPr>
        <w:t>er musste genau hinhören, um seinen Namen zu erkennen</w:t>
      </w:r>
      <w:ins w:id="7182" w:author="Lektorat Bauer" w:date="2025-03-04T09:53:00Z" w16du:dateUtc="2025-03-04T08:53:00Z">
        <w:r w:rsidR="007B5354">
          <w:rPr>
            <w:rFonts w:ascii="Arial" w:hAnsi="Arial" w:cs="Arial"/>
            <w:sz w:val="24"/>
            <w:szCs w:val="24"/>
          </w:rPr>
          <w:t xml:space="preserve"> –</w:t>
        </w:r>
      </w:ins>
      <w:del w:id="7183" w:author="Lektorat Bauer" w:date="2025-03-04T09:53:00Z" w16du:dateUtc="2025-03-04T08:53:00Z">
        <w:r w:rsidRPr="00944672" w:rsidDel="007B5354">
          <w:rPr>
            <w:rFonts w:ascii="Arial" w:hAnsi="Arial" w:cs="Arial"/>
            <w:sz w:val="24"/>
            <w:szCs w:val="24"/>
          </w:rPr>
          <w:delText>,</w:delText>
        </w:r>
      </w:del>
      <w:r w:rsidRPr="00944672">
        <w:rPr>
          <w:rFonts w:ascii="Arial" w:hAnsi="Arial" w:cs="Arial"/>
          <w:sz w:val="24"/>
          <w:szCs w:val="24"/>
        </w:rPr>
        <w:t xml:space="preserve"> </w:t>
      </w:r>
      <w:ins w:id="7184" w:author="Lektorat Bauer" w:date="2025-03-04T09:53:00Z" w16du:dateUtc="2025-03-04T08:53:00Z">
        <w:r w:rsidR="007B5354">
          <w:rPr>
            <w:rFonts w:ascii="Arial" w:hAnsi="Arial" w:cs="Arial"/>
            <w:sz w:val="24"/>
            <w:szCs w:val="24"/>
          </w:rPr>
          <w:t>„</w:t>
        </w:r>
      </w:ins>
      <w:r w:rsidRPr="00944672">
        <w:rPr>
          <w:rFonts w:ascii="Arial" w:hAnsi="Arial" w:cs="Arial"/>
          <w:sz w:val="24"/>
          <w:szCs w:val="24"/>
        </w:rPr>
        <w:t xml:space="preserve">zum Ausgang C 58 gebeten.“ Joost sah auf die Uhr, zu spät war er nicht. Er ging direkt zum Schalter: „Ich bin Joost van der Dijkstraat, Sie haben mich ausgerufen?“ </w:t>
      </w:r>
    </w:p>
    <w:p w14:paraId="6580593B" w14:textId="77777777" w:rsidR="007B5354" w:rsidRDefault="00944672" w:rsidP="00623B68">
      <w:pPr>
        <w:autoSpaceDE w:val="0"/>
        <w:autoSpaceDN w:val="0"/>
        <w:adjustRightInd w:val="0"/>
        <w:spacing w:after="0" w:line="360" w:lineRule="auto"/>
        <w:ind w:firstLine="227"/>
        <w:jc w:val="both"/>
        <w:rPr>
          <w:ins w:id="7185" w:author="Lektorat Bauer" w:date="2025-03-04T09:53:00Z" w16du:dateUtc="2025-03-04T08:53:00Z"/>
          <w:rFonts w:ascii="Arial" w:hAnsi="Arial" w:cs="Arial"/>
          <w:sz w:val="24"/>
          <w:szCs w:val="24"/>
        </w:rPr>
      </w:pPr>
      <w:r w:rsidRPr="00944672">
        <w:rPr>
          <w:rFonts w:ascii="Arial" w:hAnsi="Arial" w:cs="Arial"/>
          <w:sz w:val="24"/>
          <w:szCs w:val="24"/>
        </w:rPr>
        <w:t xml:space="preserve">„Vielen Dank, dass Sie sich melden, Herr van der Dijkstraat.“ </w:t>
      </w:r>
    </w:p>
    <w:p w14:paraId="1B0FAEA1" w14:textId="77777777" w:rsidR="007B5354" w:rsidRDefault="00944672" w:rsidP="00623B68">
      <w:pPr>
        <w:autoSpaceDE w:val="0"/>
        <w:autoSpaceDN w:val="0"/>
        <w:adjustRightInd w:val="0"/>
        <w:spacing w:after="0" w:line="360" w:lineRule="auto"/>
        <w:ind w:firstLine="227"/>
        <w:jc w:val="both"/>
        <w:rPr>
          <w:ins w:id="7186" w:author="Lektorat Bauer" w:date="2025-03-04T09:53:00Z" w16du:dateUtc="2025-03-04T08:53:00Z"/>
          <w:rFonts w:ascii="Arial" w:hAnsi="Arial" w:cs="Arial"/>
          <w:sz w:val="24"/>
          <w:szCs w:val="24"/>
        </w:rPr>
      </w:pPr>
      <w:r w:rsidRPr="00944672">
        <w:rPr>
          <w:rFonts w:ascii="Arial" w:hAnsi="Arial" w:cs="Arial"/>
          <w:sz w:val="24"/>
          <w:szCs w:val="24"/>
        </w:rPr>
        <w:t xml:space="preserve">„Gibt es ein Problem?“ </w:t>
      </w:r>
    </w:p>
    <w:p w14:paraId="3FC0CBE9" w14:textId="77777777" w:rsidR="007B5354" w:rsidRDefault="00944672" w:rsidP="00623B68">
      <w:pPr>
        <w:autoSpaceDE w:val="0"/>
        <w:autoSpaceDN w:val="0"/>
        <w:adjustRightInd w:val="0"/>
        <w:spacing w:after="0" w:line="360" w:lineRule="auto"/>
        <w:ind w:firstLine="227"/>
        <w:jc w:val="both"/>
        <w:rPr>
          <w:ins w:id="7187" w:author="Lektorat Bauer" w:date="2025-03-04T09:53:00Z" w16du:dateUtc="2025-03-04T08:53:00Z"/>
          <w:rFonts w:ascii="Arial" w:hAnsi="Arial" w:cs="Arial"/>
          <w:sz w:val="24"/>
          <w:szCs w:val="24"/>
        </w:rPr>
      </w:pPr>
      <w:r w:rsidRPr="00944672">
        <w:rPr>
          <w:rFonts w:ascii="Arial" w:hAnsi="Arial" w:cs="Arial"/>
          <w:sz w:val="24"/>
          <w:szCs w:val="24"/>
        </w:rPr>
        <w:t>„Nein, ganz im Gegenteil. Sie sind heute der einzige Gast in der Business-Class. Anstelle der normalen Pre-Boarding-Ansage</w:t>
      </w:r>
      <w:del w:id="7188" w:author="Lektorat Bauer" w:date="2025-03-04T09:53:00Z" w16du:dateUtc="2025-03-04T08:53:00Z">
        <w:r w:rsidRPr="00944672" w:rsidDel="007B5354">
          <w:rPr>
            <w:rFonts w:ascii="Arial" w:hAnsi="Arial" w:cs="Arial"/>
            <w:sz w:val="24"/>
            <w:szCs w:val="24"/>
          </w:rPr>
          <w:delText>,</w:delText>
        </w:r>
      </w:del>
      <w:r w:rsidRPr="00944672">
        <w:rPr>
          <w:rFonts w:ascii="Arial" w:hAnsi="Arial" w:cs="Arial"/>
          <w:sz w:val="24"/>
          <w:szCs w:val="24"/>
        </w:rPr>
        <w:t xml:space="preserve"> wollte ich Sie direkt an Bord lassen. Wenn das für Sie </w:t>
      </w:r>
      <w:ins w:id="7189" w:author="Lektorat Bauer" w:date="2025-03-04T09:53:00Z" w16du:dateUtc="2025-03-04T08:53:00Z">
        <w:r w:rsidR="007B5354">
          <w:rPr>
            <w:rFonts w:ascii="Arial" w:hAnsi="Arial" w:cs="Arial"/>
            <w:sz w:val="24"/>
            <w:szCs w:val="24"/>
          </w:rPr>
          <w:t>ok</w:t>
        </w:r>
      </w:ins>
      <w:del w:id="7190" w:author="Lektorat Bauer" w:date="2025-03-04T09:53:00Z" w16du:dateUtc="2025-03-04T08:53:00Z">
        <w:r w:rsidRPr="00944672" w:rsidDel="007B5354">
          <w:rPr>
            <w:rFonts w:ascii="Arial" w:hAnsi="Arial" w:cs="Arial"/>
            <w:sz w:val="24"/>
            <w:szCs w:val="24"/>
          </w:rPr>
          <w:delText>OK</w:delText>
        </w:r>
      </w:del>
      <w:r w:rsidRPr="00944672">
        <w:rPr>
          <w:rFonts w:ascii="Arial" w:hAnsi="Arial" w:cs="Arial"/>
          <w:sz w:val="24"/>
          <w:szCs w:val="24"/>
        </w:rPr>
        <w:t xml:space="preserve"> ist.“ </w:t>
      </w:r>
    </w:p>
    <w:p w14:paraId="376244D0" w14:textId="77777777" w:rsidR="007B5354" w:rsidRDefault="00944672" w:rsidP="00623B68">
      <w:pPr>
        <w:autoSpaceDE w:val="0"/>
        <w:autoSpaceDN w:val="0"/>
        <w:adjustRightInd w:val="0"/>
        <w:spacing w:after="0" w:line="360" w:lineRule="auto"/>
        <w:ind w:firstLine="227"/>
        <w:jc w:val="both"/>
        <w:rPr>
          <w:ins w:id="7191" w:author="Lektorat Bauer" w:date="2025-03-04T09:53:00Z" w16du:dateUtc="2025-03-04T08:53:00Z"/>
          <w:rFonts w:ascii="Arial" w:hAnsi="Arial" w:cs="Arial"/>
          <w:sz w:val="24"/>
          <w:szCs w:val="24"/>
        </w:rPr>
      </w:pPr>
      <w:r w:rsidRPr="00944672">
        <w:rPr>
          <w:rFonts w:ascii="Arial" w:hAnsi="Arial" w:cs="Arial"/>
          <w:sz w:val="24"/>
          <w:szCs w:val="24"/>
        </w:rPr>
        <w:t xml:space="preserve">„Das ist witzig. Gute Idee. Danke.“ </w:t>
      </w:r>
    </w:p>
    <w:p w14:paraId="1CB6D2FD" w14:textId="739F0A7D"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„Dann geben Sie mir bitte Ihre Bordkarte, ich lasse Sie dann jetzt direkt durch.“ </w:t>
      </w:r>
    </w:p>
    <w:p w14:paraId="2CC90210"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Der Sitzplatz wurde noch schnell auf Reihe 1 geändert, dann ging er an Bord. Alle seine Sachen waren verstaut, er hatte sogar noch einen Orangensaft bekommen, da kamen die anderen Fluggäste an Bord.</w:t>
      </w:r>
    </w:p>
    <w:p w14:paraId="3660E499"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Nach dem Start nahm er sich wieder seinen Laptop zur Hand und begann, die Daten zu sichten, die Thomas ihm hatte zukommen lassen.</w:t>
      </w:r>
    </w:p>
    <w:p w14:paraId="3E2E91AE"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Das Essen an Bord war lecker, aber da er fast immer auf den Laptop schaute, konnte er es nur halb genießen.</w:t>
      </w:r>
    </w:p>
    <w:p w14:paraId="1B97A0B9" w14:textId="387B5BAE"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Als</w:t>
      </w:r>
      <w:del w:id="7192" w:author="Lektorat Bauer" w:date="2025-03-04T09:54:00Z" w16du:dateUtc="2025-03-04T08:54:00Z">
        <w:r w:rsidRPr="00944672" w:rsidDel="007B5354">
          <w:rPr>
            <w:rFonts w:ascii="Arial" w:hAnsi="Arial" w:cs="Arial"/>
            <w:sz w:val="24"/>
            <w:szCs w:val="24"/>
          </w:rPr>
          <w:delText>,</w:delText>
        </w:r>
      </w:del>
      <w:r w:rsidRPr="00944672">
        <w:rPr>
          <w:rFonts w:ascii="Arial" w:hAnsi="Arial" w:cs="Arial"/>
          <w:sz w:val="24"/>
          <w:szCs w:val="24"/>
        </w:rPr>
        <w:t xml:space="preserve"> </w:t>
      </w:r>
      <w:del w:id="7193" w:author="Lektorat Bauer" w:date="2025-03-04T09:54:00Z" w16du:dateUtc="2025-03-04T08:54:00Z">
        <w:r w:rsidRPr="00944672" w:rsidDel="007B5354">
          <w:rPr>
            <w:rFonts w:ascii="Arial" w:hAnsi="Arial" w:cs="Arial"/>
            <w:sz w:val="24"/>
            <w:szCs w:val="24"/>
          </w:rPr>
          <w:delText xml:space="preserve">kurz vor der Landung, </w:delText>
        </w:r>
      </w:del>
      <w:r w:rsidRPr="00944672">
        <w:rPr>
          <w:rFonts w:ascii="Arial" w:hAnsi="Arial" w:cs="Arial"/>
          <w:sz w:val="24"/>
          <w:szCs w:val="24"/>
        </w:rPr>
        <w:t>die Flugbegleiterin ihn</w:t>
      </w:r>
      <w:ins w:id="7194" w:author="Lektorat Bauer" w:date="2025-03-04T09:54:00Z" w16du:dateUtc="2025-03-04T08:54:00Z">
        <w:r w:rsidR="007B5354" w:rsidRPr="007B5354">
          <w:rPr>
            <w:rFonts w:ascii="Arial" w:hAnsi="Arial" w:cs="Arial"/>
            <w:sz w:val="24"/>
            <w:szCs w:val="24"/>
          </w:rPr>
          <w:t xml:space="preserve"> </w:t>
        </w:r>
        <w:r w:rsidR="007B5354" w:rsidRPr="00944672">
          <w:rPr>
            <w:rFonts w:ascii="Arial" w:hAnsi="Arial" w:cs="Arial"/>
            <w:sz w:val="24"/>
            <w:szCs w:val="24"/>
          </w:rPr>
          <w:t>kurz vor der Landung</w:t>
        </w:r>
      </w:ins>
      <w:r w:rsidRPr="00944672">
        <w:rPr>
          <w:rFonts w:ascii="Arial" w:hAnsi="Arial" w:cs="Arial"/>
          <w:sz w:val="24"/>
          <w:szCs w:val="24"/>
        </w:rPr>
        <w:t xml:space="preserve"> bat, den Laptop zu verstauen, wunderte sich Joost, wie schnell die Zeit vergangen war.</w:t>
      </w:r>
    </w:p>
    <w:p w14:paraId="22FD8AE3"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Joost genoss den Landeanflug</w:t>
      </w:r>
      <w:del w:id="7195" w:author="Lektorat Bauer" w:date="2025-03-04T09:54:00Z" w16du:dateUtc="2025-03-04T08:54:00Z">
        <w:r w:rsidRPr="00944672" w:rsidDel="007B5354">
          <w:rPr>
            <w:rFonts w:ascii="Arial" w:hAnsi="Arial" w:cs="Arial"/>
            <w:sz w:val="24"/>
            <w:szCs w:val="24"/>
          </w:rPr>
          <w:delText>,</w:delText>
        </w:r>
      </w:del>
      <w:r w:rsidRPr="00944672">
        <w:rPr>
          <w:rFonts w:ascii="Arial" w:hAnsi="Arial" w:cs="Arial"/>
          <w:sz w:val="24"/>
          <w:szCs w:val="24"/>
        </w:rPr>
        <w:t xml:space="preserve"> über die Elbe mit Blick auf Airbus in Finkenwerder und Panoramablick über den Hafen. Sie überflogen das Volksparkstadion, und kurz darauf setzte das Flugzeug auf. Der Weg zum Gate war kurz und nur 5 Minuten nach der Landung standen sie an der Fluggastbrücke.</w:t>
      </w:r>
    </w:p>
    <w:p w14:paraId="73C5EA59"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Aussteigen und Passkontrollen</w:t>
      </w:r>
      <w:del w:id="7196" w:author="Lektorat Bauer" w:date="2025-03-04T09:54:00Z" w16du:dateUtc="2025-03-04T08:54:00Z">
        <w:r w:rsidRPr="00944672" w:rsidDel="007B5354">
          <w:rPr>
            <w:rFonts w:ascii="Arial" w:hAnsi="Arial" w:cs="Arial"/>
            <w:sz w:val="24"/>
            <w:szCs w:val="24"/>
          </w:rPr>
          <w:delText>,</w:delText>
        </w:r>
      </w:del>
      <w:r w:rsidRPr="00944672">
        <w:rPr>
          <w:rFonts w:ascii="Arial" w:hAnsi="Arial" w:cs="Arial"/>
          <w:sz w:val="24"/>
          <w:szCs w:val="24"/>
        </w:rPr>
        <w:t xml:space="preserve"> gingen schnell und Joost war so tief in Gedanken, dass er sich plötzlich fragte, wie er vor seine Haustür gekommen war.</w:t>
      </w:r>
    </w:p>
    <w:p w14:paraId="0ABC47E7"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741F2E39"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6B3D4195"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commentRangeStart w:id="7197"/>
      <w:commentRangeEnd w:id="7197"/>
      <w:r w:rsidRPr="00944672">
        <w:rPr>
          <w:rFonts w:ascii="Arial" w:hAnsi="Arial" w:cs="Arial"/>
          <w:sz w:val="24"/>
          <w:szCs w:val="24"/>
        </w:rPr>
        <w:commentReference w:id="7197"/>
      </w:r>
      <w:r w:rsidRPr="00944672">
        <w:rPr>
          <w:rFonts w:ascii="Arial" w:hAnsi="Arial" w:cs="Arial"/>
          <w:b/>
          <w:bCs/>
          <w:sz w:val="24"/>
          <w:szCs w:val="24"/>
        </w:rPr>
        <w:t>&gt;&gt;&gt; Hamburg, Juni 2014 &lt;&lt;&lt;</w:t>
      </w:r>
    </w:p>
    <w:p w14:paraId="2809DB27" w14:textId="2FECDE8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Joost van der Dijkstraat hatte viel zu tun, nachdem er die Daten</w:t>
      </w:r>
      <w:del w:id="7198" w:author="Lektorat Bauer" w:date="2025-03-04T09:54:00Z" w16du:dateUtc="2025-03-04T08:54:00Z">
        <w:r w:rsidRPr="00944672" w:rsidDel="007B5354">
          <w:rPr>
            <w:rFonts w:ascii="Arial" w:hAnsi="Arial" w:cs="Arial"/>
            <w:sz w:val="24"/>
            <w:szCs w:val="24"/>
          </w:rPr>
          <w:delText>,</w:delText>
        </w:r>
      </w:del>
      <w:r w:rsidRPr="00944672">
        <w:rPr>
          <w:rFonts w:ascii="Arial" w:hAnsi="Arial" w:cs="Arial"/>
          <w:sz w:val="24"/>
          <w:szCs w:val="24"/>
        </w:rPr>
        <w:t xml:space="preserve"> aus Thomas</w:t>
      </w:r>
      <w:ins w:id="7199" w:author="Lektorat Bauer" w:date="2025-03-04T09:54:00Z" w16du:dateUtc="2025-03-04T08:54:00Z">
        <w:r w:rsidR="007B5354">
          <w:rPr>
            <w:rFonts w:ascii="Arial" w:hAnsi="Arial" w:cs="Arial"/>
            <w:sz w:val="24"/>
            <w:szCs w:val="24"/>
          </w:rPr>
          <w:t>’</w:t>
        </w:r>
      </w:ins>
      <w:r w:rsidRPr="00944672">
        <w:rPr>
          <w:rFonts w:ascii="Arial" w:hAnsi="Arial" w:cs="Arial"/>
          <w:sz w:val="24"/>
          <w:szCs w:val="24"/>
        </w:rPr>
        <w:t xml:space="preserve"> Nachlass</w:t>
      </w:r>
      <w:del w:id="7200" w:author="Lektorat Bauer" w:date="2025-03-04T09:54:00Z" w16du:dateUtc="2025-03-04T08:54:00Z">
        <w:r w:rsidRPr="00944672" w:rsidDel="007B5354">
          <w:rPr>
            <w:rFonts w:ascii="Arial" w:hAnsi="Arial" w:cs="Arial"/>
            <w:sz w:val="24"/>
            <w:szCs w:val="24"/>
          </w:rPr>
          <w:delText>,</w:delText>
        </w:r>
      </w:del>
      <w:r w:rsidRPr="00944672">
        <w:rPr>
          <w:rFonts w:ascii="Arial" w:hAnsi="Arial" w:cs="Arial"/>
          <w:sz w:val="24"/>
          <w:szCs w:val="24"/>
        </w:rPr>
        <w:t xml:space="preserve"> gesichtet hatte.</w:t>
      </w:r>
    </w:p>
    <w:p w14:paraId="1D2941E9" w14:textId="5F4C2632"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Zuerst versuchte er, die Informationen zu clustern. Korea</w:t>
      </w:r>
      <w:ins w:id="7201" w:author="Lektorat Bauer" w:date="2025-03-04T09:55:00Z" w16du:dateUtc="2025-03-04T08:55:00Z">
        <w:r w:rsidR="007B5354">
          <w:rPr>
            <w:rFonts w:ascii="Arial" w:hAnsi="Arial" w:cs="Arial"/>
            <w:sz w:val="24"/>
            <w:szCs w:val="24"/>
          </w:rPr>
          <w:t>s</w:t>
        </w:r>
      </w:ins>
      <w:r w:rsidRPr="00944672">
        <w:rPr>
          <w:rFonts w:ascii="Arial" w:hAnsi="Arial" w:cs="Arial"/>
          <w:sz w:val="24"/>
          <w:szCs w:val="24"/>
        </w:rPr>
        <w:t xml:space="preserve"> Geschichte und</w:t>
      </w:r>
      <w:ins w:id="7202" w:author="Lektorat Bauer" w:date="2025-03-04T09:55:00Z" w16du:dateUtc="2025-03-04T08:55:00Z">
        <w:r w:rsidR="007B5354">
          <w:rPr>
            <w:rFonts w:ascii="Arial" w:hAnsi="Arial" w:cs="Arial"/>
            <w:sz w:val="24"/>
            <w:szCs w:val="24"/>
          </w:rPr>
          <w:t xml:space="preserve"> die</w:t>
        </w:r>
      </w:ins>
      <w:r w:rsidRPr="00944672">
        <w:rPr>
          <w:rFonts w:ascii="Arial" w:hAnsi="Arial" w:cs="Arial"/>
          <w:sz w:val="24"/>
          <w:szCs w:val="24"/>
        </w:rPr>
        <w:t xml:space="preserve"> Entwicklung des Banken</w:t>
      </w:r>
      <w:ins w:id="7203" w:author="Lektorat Bauer" w:date="2025-03-04T09:55:00Z" w16du:dateUtc="2025-03-04T08:55:00Z">
        <w:r w:rsidR="007B5354">
          <w:rPr>
            <w:rFonts w:ascii="Arial" w:hAnsi="Arial" w:cs="Arial"/>
            <w:sz w:val="24"/>
            <w:szCs w:val="24"/>
          </w:rPr>
          <w:t>s</w:t>
        </w:r>
      </w:ins>
      <w:del w:id="7204" w:author="Lektorat Bauer" w:date="2025-03-04T09:55:00Z" w16du:dateUtc="2025-03-04T08:55:00Z">
        <w:r w:rsidRPr="00944672" w:rsidDel="007B5354">
          <w:rPr>
            <w:rFonts w:ascii="Arial" w:hAnsi="Arial" w:cs="Arial"/>
            <w:sz w:val="24"/>
            <w:szCs w:val="24"/>
          </w:rPr>
          <w:delText xml:space="preserve"> S</w:delText>
        </w:r>
      </w:del>
      <w:r w:rsidRPr="00944672">
        <w:rPr>
          <w:rFonts w:ascii="Arial" w:hAnsi="Arial" w:cs="Arial"/>
          <w:sz w:val="24"/>
          <w:szCs w:val="24"/>
        </w:rPr>
        <w:t>ystems</w:t>
      </w:r>
      <w:del w:id="7205" w:author="Lektorat Bauer" w:date="2025-03-04T09:55:00Z" w16du:dateUtc="2025-03-04T08:55:00Z">
        <w:r w:rsidRPr="00944672" w:rsidDel="007B5354">
          <w:rPr>
            <w:rFonts w:ascii="Arial" w:hAnsi="Arial" w:cs="Arial"/>
            <w:sz w:val="24"/>
            <w:szCs w:val="24"/>
          </w:rPr>
          <w:delText>,</w:delText>
        </w:r>
      </w:del>
      <w:r w:rsidRPr="00944672">
        <w:rPr>
          <w:rFonts w:ascii="Arial" w:hAnsi="Arial" w:cs="Arial"/>
          <w:sz w:val="24"/>
          <w:szCs w:val="24"/>
        </w:rPr>
        <w:t xml:space="preserve"> waren Punkte</w:t>
      </w:r>
      <w:ins w:id="7206" w:author="Lektorat Bauer" w:date="2025-03-04T09:55:00Z" w16du:dateUtc="2025-03-04T08:55:00Z">
        <w:r w:rsidR="007B5354">
          <w:rPr>
            <w:rFonts w:ascii="Arial" w:hAnsi="Arial" w:cs="Arial"/>
            <w:sz w:val="24"/>
            <w:szCs w:val="24"/>
          </w:rPr>
          <w:t>,</w:t>
        </w:r>
      </w:ins>
      <w:r w:rsidRPr="00944672">
        <w:rPr>
          <w:rFonts w:ascii="Arial" w:hAnsi="Arial" w:cs="Arial"/>
          <w:sz w:val="24"/>
          <w:szCs w:val="24"/>
        </w:rPr>
        <w:t xml:space="preserve"> die viel Recherche</w:t>
      </w:r>
      <w:del w:id="7207" w:author="Lektorat Bauer" w:date="2025-03-04T09:55:00Z" w16du:dateUtc="2025-03-04T08:55:00Z">
        <w:r w:rsidRPr="00944672" w:rsidDel="007B5354">
          <w:rPr>
            <w:rFonts w:ascii="Arial" w:hAnsi="Arial" w:cs="Arial"/>
            <w:sz w:val="24"/>
            <w:szCs w:val="24"/>
          </w:rPr>
          <w:delText>,</w:delText>
        </w:r>
      </w:del>
      <w:r w:rsidRPr="00944672">
        <w:rPr>
          <w:rFonts w:ascii="Arial" w:hAnsi="Arial" w:cs="Arial"/>
          <w:sz w:val="24"/>
          <w:szCs w:val="24"/>
        </w:rPr>
        <w:t xml:space="preserve"> und damit viel lesen</w:t>
      </w:r>
      <w:del w:id="7208" w:author="Lektorat Bauer" w:date="2025-03-04T09:55:00Z" w16du:dateUtc="2025-03-04T08:55:00Z">
        <w:r w:rsidRPr="00944672" w:rsidDel="007B5354">
          <w:rPr>
            <w:rFonts w:ascii="Arial" w:hAnsi="Arial" w:cs="Arial"/>
            <w:sz w:val="24"/>
            <w:szCs w:val="24"/>
          </w:rPr>
          <w:delText>,</w:delText>
        </w:r>
      </w:del>
      <w:r w:rsidRPr="00944672">
        <w:rPr>
          <w:rFonts w:ascii="Arial" w:hAnsi="Arial" w:cs="Arial"/>
          <w:sz w:val="24"/>
          <w:szCs w:val="24"/>
        </w:rPr>
        <w:t xml:space="preserve"> bedeuteten. </w:t>
      </w:r>
    </w:p>
    <w:p w14:paraId="52D239D8" w14:textId="25D73230"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del w:id="7209" w:author="Lektorat Bauer" w:date="2025-03-04T09:55:00Z" w16du:dateUtc="2025-03-04T08:55:00Z">
        <w:r w:rsidRPr="00944672" w:rsidDel="007B5354">
          <w:rPr>
            <w:rFonts w:ascii="Arial" w:hAnsi="Arial" w:cs="Arial"/>
            <w:sz w:val="24"/>
            <w:szCs w:val="24"/>
          </w:rPr>
          <w:delText>Bei dem</w:delText>
        </w:r>
      </w:del>
      <w:ins w:id="7210" w:author="Lektorat Bauer" w:date="2025-03-04T09:55:00Z" w16du:dateUtc="2025-03-04T08:55:00Z">
        <w:r w:rsidR="007B5354">
          <w:rPr>
            <w:rFonts w:ascii="Arial" w:hAnsi="Arial" w:cs="Arial"/>
            <w:sz w:val="24"/>
            <w:szCs w:val="24"/>
          </w:rPr>
          <w:t>Zum</w:t>
        </w:r>
      </w:ins>
      <w:r w:rsidRPr="00944672">
        <w:rPr>
          <w:rFonts w:ascii="Arial" w:hAnsi="Arial" w:cs="Arial"/>
          <w:sz w:val="24"/>
          <w:szCs w:val="24"/>
        </w:rPr>
        <w:t xml:space="preserve"> Verschwinden von MH 370 hatte Thomas ihm viele Daten und Hinweise geschickt. Einiges ließ sich hier in Hamburg gut recherchieren, da hier viele Flugzeugspezialisten lebten und arbeiteten. </w:t>
      </w:r>
    </w:p>
    <w:p w14:paraId="66020821"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Zwar ging es bei der verschwundenen Maschine nicht um einen Airbus, aber die wichtigsten Punkte konnte er im Großraum Hamburg in Angriff nehmen.</w:t>
      </w:r>
    </w:p>
    <w:p w14:paraId="76FED312"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Die letzte Sache, war die Frage, nach dem </w:t>
      </w:r>
      <w:del w:id="7211" w:author="Lektorat Bauer" w:date="2025-03-04T09:55:00Z" w16du:dateUtc="2025-03-04T08:55:00Z">
        <w:r w:rsidRPr="00944672" w:rsidDel="007B5354">
          <w:rPr>
            <w:rFonts w:ascii="Arial" w:hAnsi="Arial" w:cs="Arial"/>
            <w:sz w:val="24"/>
            <w:szCs w:val="24"/>
          </w:rPr>
          <w:delText>‚</w:delText>
        </w:r>
      </w:del>
      <w:r w:rsidRPr="00944672">
        <w:rPr>
          <w:rFonts w:ascii="Arial" w:hAnsi="Arial" w:cs="Arial"/>
          <w:sz w:val="24"/>
          <w:szCs w:val="24"/>
        </w:rPr>
        <w:t>Warum</w:t>
      </w:r>
      <w:del w:id="7212" w:author="Lektorat Bauer" w:date="2025-03-04T09:55:00Z" w16du:dateUtc="2025-03-04T08:55:00Z">
        <w:r w:rsidRPr="00944672" w:rsidDel="007B5354">
          <w:rPr>
            <w:rFonts w:ascii="Arial" w:hAnsi="Arial" w:cs="Arial"/>
            <w:sz w:val="24"/>
            <w:szCs w:val="24"/>
          </w:rPr>
          <w:delText>‘</w:delText>
        </w:r>
      </w:del>
      <w:r w:rsidRPr="00944672">
        <w:rPr>
          <w:rFonts w:ascii="Arial" w:hAnsi="Arial" w:cs="Arial"/>
          <w:sz w:val="24"/>
          <w:szCs w:val="24"/>
        </w:rPr>
        <w:t>. Er hatte aktuell keine Idee, wie er diese Frage beantworten sollte.</w:t>
      </w:r>
    </w:p>
    <w:p w14:paraId="28F447C3" w14:textId="31BF3513"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Zu allen Fragen rund um Flugzeuge und koreanischer Geschichte</w:t>
      </w:r>
      <w:del w:id="7213" w:author="Lektorat Bauer" w:date="2025-03-04T09:55:00Z" w16du:dateUtc="2025-03-04T08:55:00Z">
        <w:r w:rsidRPr="00944672" w:rsidDel="007B5354">
          <w:rPr>
            <w:rFonts w:ascii="Arial" w:hAnsi="Arial" w:cs="Arial"/>
            <w:sz w:val="24"/>
            <w:szCs w:val="24"/>
          </w:rPr>
          <w:delText>,</w:delText>
        </w:r>
      </w:del>
      <w:r w:rsidRPr="00944672">
        <w:rPr>
          <w:rFonts w:ascii="Arial" w:hAnsi="Arial" w:cs="Arial"/>
          <w:sz w:val="24"/>
          <w:szCs w:val="24"/>
        </w:rPr>
        <w:t xml:space="preserve"> setzte er sich eine Liste von Personen auf, von denen er erwartete, dass Sie ihm weiterhelfen k</w:t>
      </w:r>
      <w:del w:id="7214" w:author="Lektorat Bauer" w:date="2025-03-04T09:55:00Z" w16du:dateUtc="2025-03-04T08:55:00Z">
        <w:r w:rsidRPr="00944672" w:rsidDel="007B5354">
          <w:rPr>
            <w:rFonts w:ascii="Arial" w:hAnsi="Arial" w:cs="Arial"/>
            <w:sz w:val="24"/>
            <w:szCs w:val="24"/>
          </w:rPr>
          <w:delText>ö</w:delText>
        </w:r>
      </w:del>
      <w:ins w:id="7215" w:author="Lektorat Bauer" w:date="2025-03-04T09:55:00Z" w16du:dateUtc="2025-03-04T08:55:00Z">
        <w:r w:rsidR="007B5354">
          <w:rPr>
            <w:rFonts w:ascii="Arial" w:hAnsi="Arial" w:cs="Arial"/>
            <w:sz w:val="24"/>
            <w:szCs w:val="24"/>
          </w:rPr>
          <w:t>o</w:t>
        </w:r>
      </w:ins>
      <w:r w:rsidRPr="00944672">
        <w:rPr>
          <w:rFonts w:ascii="Arial" w:hAnsi="Arial" w:cs="Arial"/>
          <w:sz w:val="24"/>
          <w:szCs w:val="24"/>
        </w:rPr>
        <w:t>nnten. Ob diese dann auch wollten, stand erst einmal auf einem andern Blatt. Priorität hatte die Liste der möglichen Gesprächspartner.</w:t>
      </w:r>
    </w:p>
    <w:p w14:paraId="3E71BECF" w14:textId="6A56A135"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del w:id="7216" w:author="Lektorat Bauer" w:date="2025-03-04T09:56:00Z" w16du:dateUtc="2025-03-04T08:56:00Z">
        <w:r w:rsidRPr="00944672" w:rsidDel="008F2BA7">
          <w:rPr>
            <w:rFonts w:ascii="Arial" w:hAnsi="Arial" w:cs="Arial"/>
            <w:sz w:val="24"/>
            <w:szCs w:val="24"/>
          </w:rPr>
          <w:delText>Er schaute einfach mal b</w:delText>
        </w:r>
      </w:del>
      <w:ins w:id="7217" w:author="Lektorat Bauer" w:date="2025-03-04T09:56:00Z" w16du:dateUtc="2025-03-04T08:56:00Z">
        <w:r w:rsidR="008F2BA7">
          <w:rPr>
            <w:rFonts w:ascii="Arial" w:hAnsi="Arial" w:cs="Arial"/>
            <w:sz w:val="24"/>
            <w:szCs w:val="24"/>
          </w:rPr>
          <w:t>B</w:t>
        </w:r>
      </w:ins>
      <w:r w:rsidRPr="00944672">
        <w:rPr>
          <w:rFonts w:ascii="Arial" w:hAnsi="Arial" w:cs="Arial"/>
          <w:sz w:val="24"/>
          <w:szCs w:val="24"/>
        </w:rPr>
        <w:t xml:space="preserve">ei der Universität Hamburg </w:t>
      </w:r>
      <w:del w:id="7218" w:author="Lektorat Bauer" w:date="2025-03-04T09:56:00Z" w16du:dateUtc="2025-03-04T08:56:00Z">
        <w:r w:rsidRPr="00944672" w:rsidDel="008F2BA7">
          <w:rPr>
            <w:rFonts w:ascii="Arial" w:hAnsi="Arial" w:cs="Arial"/>
            <w:sz w:val="24"/>
            <w:szCs w:val="24"/>
          </w:rPr>
          <w:delText xml:space="preserve">auf die Webseite, und war überrascht, dass </w:delText>
        </w:r>
      </w:del>
      <w:ins w:id="7219" w:author="Lektorat Bauer" w:date="2025-03-04T09:56:00Z" w16du:dateUtc="2025-03-04T08:56:00Z">
        <w:r w:rsidR="008F2BA7">
          <w:rPr>
            <w:rFonts w:ascii="Arial" w:hAnsi="Arial" w:cs="Arial"/>
            <w:sz w:val="24"/>
            <w:szCs w:val="24"/>
          </w:rPr>
          <w:t xml:space="preserve">gab </w:t>
        </w:r>
      </w:ins>
      <w:r w:rsidRPr="00944672">
        <w:rPr>
          <w:rFonts w:ascii="Arial" w:hAnsi="Arial" w:cs="Arial"/>
          <w:sz w:val="24"/>
          <w:szCs w:val="24"/>
        </w:rPr>
        <w:t>es einen Fachbereich für Koreanistik gab. Auf der Webseite stand:</w:t>
      </w:r>
    </w:p>
    <w:p w14:paraId="2CB1E32B" w14:textId="5925BE7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Koreanistik ist die mit wissenschaftlichen Methoden und anhand originalsprachlicher Quellen betriebene Erforschung von Kultur und Gesellschaft des gegenwärtigen Korea in historischer Tiefe. Schwerpunkte des Arbeitsbereiches Koreanistik der Universität Hamburg sind die koreanische Geistesgeschichte des späten 19.</w:t>
      </w:r>
      <w:ins w:id="7220" w:author="Lektorat Bauer" w:date="2025-03-04T09:56:00Z" w16du:dateUtc="2025-03-04T08:56:00Z">
        <w:r w:rsidR="008F2BA7">
          <w:rPr>
            <w:rFonts w:ascii="Arial" w:hAnsi="Arial" w:cs="Arial"/>
            <w:sz w:val="24"/>
            <w:szCs w:val="24"/>
          </w:rPr>
          <w:t>–</w:t>
        </w:r>
      </w:ins>
      <w:del w:id="7221" w:author="Lektorat Bauer" w:date="2025-03-04T09:56:00Z" w16du:dateUtc="2025-03-04T08:56:00Z">
        <w:r w:rsidRPr="00944672" w:rsidDel="008F2BA7">
          <w:rPr>
            <w:rFonts w:ascii="Arial" w:hAnsi="Arial" w:cs="Arial"/>
            <w:sz w:val="24"/>
            <w:szCs w:val="24"/>
          </w:rPr>
          <w:delText>-</w:delText>
        </w:r>
      </w:del>
      <w:r w:rsidRPr="00944672">
        <w:rPr>
          <w:rFonts w:ascii="Arial" w:hAnsi="Arial" w:cs="Arial"/>
          <w:sz w:val="24"/>
          <w:szCs w:val="24"/>
        </w:rPr>
        <w:t xml:space="preserve">21. Jahrhundert, koreanische Gegenwartskultur im ostasiatischen Kontext und Nordkorea-Studien. </w:t>
      </w:r>
    </w:p>
    <w:p w14:paraId="3F64A58A" w14:textId="694B59D8"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Das war für ihn</w:t>
      </w:r>
      <w:del w:id="7222" w:author="Lektorat Bauer" w:date="2025-03-04T09:56:00Z" w16du:dateUtc="2025-03-04T08:56:00Z">
        <w:r w:rsidRPr="00944672" w:rsidDel="008F2BA7">
          <w:rPr>
            <w:rFonts w:ascii="Arial" w:hAnsi="Arial" w:cs="Arial"/>
            <w:sz w:val="24"/>
            <w:szCs w:val="24"/>
          </w:rPr>
          <w:delText>,</w:delText>
        </w:r>
      </w:del>
      <w:r w:rsidRPr="00944672">
        <w:rPr>
          <w:rFonts w:ascii="Arial" w:hAnsi="Arial" w:cs="Arial"/>
          <w:sz w:val="24"/>
          <w:szCs w:val="24"/>
        </w:rPr>
        <w:t xml:space="preserve"> gegenwärtig zu jung, da Thomas ihm Referenzen gegeben hatte, die bis in das Jahr 600 AD reichten. Trotzdem würde er mit den Hamburgern in Kontakt treten</w:t>
      </w:r>
      <w:ins w:id="7223" w:author="Lektorat Bauer" w:date="2025-03-04T09:56:00Z" w16du:dateUtc="2025-03-04T08:56:00Z">
        <w:r w:rsidR="008F2BA7">
          <w:rPr>
            <w:rFonts w:ascii="Arial" w:hAnsi="Arial" w:cs="Arial"/>
            <w:sz w:val="24"/>
            <w:szCs w:val="24"/>
          </w:rPr>
          <w:t>,</w:t>
        </w:r>
      </w:ins>
      <w:r w:rsidRPr="00944672">
        <w:rPr>
          <w:rFonts w:ascii="Arial" w:hAnsi="Arial" w:cs="Arial"/>
          <w:sz w:val="24"/>
          <w:szCs w:val="24"/>
        </w:rPr>
        <w:t xml:space="preserve"> um von dort</w:t>
      </w:r>
      <w:del w:id="7224" w:author="Lektorat Bauer" w:date="2025-03-04T09:56:00Z" w16du:dateUtc="2025-03-04T08:56:00Z">
        <w:r w:rsidRPr="00944672" w:rsidDel="008F2BA7">
          <w:rPr>
            <w:rFonts w:ascii="Arial" w:hAnsi="Arial" w:cs="Arial"/>
            <w:sz w:val="24"/>
            <w:szCs w:val="24"/>
          </w:rPr>
          <w:delText>,</w:delText>
        </w:r>
      </w:del>
      <w:r w:rsidRPr="00944672">
        <w:rPr>
          <w:rFonts w:ascii="Arial" w:hAnsi="Arial" w:cs="Arial"/>
          <w:sz w:val="24"/>
          <w:szCs w:val="24"/>
        </w:rPr>
        <w:t xml:space="preserve"> Tipps zu bekommen, an wen er sich wenden k</w:t>
      </w:r>
      <w:del w:id="7225" w:author="Lektorat Bauer" w:date="2025-03-04T09:56:00Z" w16du:dateUtc="2025-03-04T08:56:00Z">
        <w:r w:rsidRPr="00944672" w:rsidDel="008F2BA7">
          <w:rPr>
            <w:rFonts w:ascii="Arial" w:hAnsi="Arial" w:cs="Arial"/>
            <w:sz w:val="24"/>
            <w:szCs w:val="24"/>
          </w:rPr>
          <w:delText>ö</w:delText>
        </w:r>
      </w:del>
      <w:ins w:id="7226" w:author="Lektorat Bauer" w:date="2025-03-04T09:56:00Z" w16du:dateUtc="2025-03-04T08:56:00Z">
        <w:r w:rsidR="008F2BA7">
          <w:rPr>
            <w:rFonts w:ascii="Arial" w:hAnsi="Arial" w:cs="Arial"/>
            <w:sz w:val="24"/>
            <w:szCs w:val="24"/>
          </w:rPr>
          <w:t>o</w:t>
        </w:r>
      </w:ins>
      <w:r w:rsidRPr="00944672">
        <w:rPr>
          <w:rFonts w:ascii="Arial" w:hAnsi="Arial" w:cs="Arial"/>
          <w:sz w:val="24"/>
          <w:szCs w:val="24"/>
        </w:rPr>
        <w:t xml:space="preserve">nnte, um bestimmte Daten zu verifizieren </w:t>
      </w:r>
      <w:del w:id="7227" w:author="Lektorat Bauer" w:date="2025-03-04T09:56:00Z" w16du:dateUtc="2025-03-04T08:56:00Z">
        <w:r w:rsidRPr="00944672" w:rsidDel="008F2BA7">
          <w:rPr>
            <w:rFonts w:ascii="Arial" w:hAnsi="Arial" w:cs="Arial"/>
            <w:sz w:val="24"/>
            <w:szCs w:val="24"/>
          </w:rPr>
          <w:delText>bzw.</w:delText>
        </w:r>
      </w:del>
      <w:ins w:id="7228" w:author="Lektorat Bauer" w:date="2025-03-04T09:56:00Z" w16du:dateUtc="2025-03-04T08:56:00Z">
        <w:r w:rsidR="008F2BA7">
          <w:rPr>
            <w:rFonts w:ascii="Arial" w:hAnsi="Arial" w:cs="Arial"/>
            <w:sz w:val="24"/>
            <w:szCs w:val="24"/>
          </w:rPr>
          <w:t>oder</w:t>
        </w:r>
      </w:ins>
      <w:r w:rsidRPr="00944672">
        <w:rPr>
          <w:rFonts w:ascii="Arial" w:hAnsi="Arial" w:cs="Arial"/>
          <w:sz w:val="24"/>
          <w:szCs w:val="24"/>
        </w:rPr>
        <w:t xml:space="preserve"> zu hinterfragen. Zu Fragen in Bezug auf Nordkorea sah er hier ebenfalls gute Ansatzpunkte.</w:t>
      </w:r>
    </w:p>
    <w:p w14:paraId="132F6C76"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Das war vor Ort, damit würde er sich zeitnah beschäftigen.</w:t>
      </w:r>
    </w:p>
    <w:p w14:paraId="1D60AFBB" w14:textId="4423E05E"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Die Liste der Kontakte in Bezug auf die Flugzeuge war</w:t>
      </w:r>
      <w:del w:id="7229" w:author="Lektorat Bauer" w:date="2025-03-04T09:57:00Z" w16du:dateUtc="2025-03-04T08:57:00Z">
        <w:r w:rsidRPr="00944672" w:rsidDel="008F2BA7">
          <w:rPr>
            <w:rFonts w:ascii="Arial" w:hAnsi="Arial" w:cs="Arial"/>
            <w:sz w:val="24"/>
            <w:szCs w:val="24"/>
          </w:rPr>
          <w:delText>en</w:delText>
        </w:r>
      </w:del>
      <w:r w:rsidRPr="00944672">
        <w:rPr>
          <w:rFonts w:ascii="Arial" w:hAnsi="Arial" w:cs="Arial"/>
          <w:sz w:val="24"/>
          <w:szCs w:val="24"/>
        </w:rPr>
        <w:t xml:space="preserve"> auch schnell erledigt. Es gab ein paar Beratungsgesellschaften, die ihm Grundsätzliches erklären könnten, und er kannte jemanden in der Presseabteilung bei Airbus</w:t>
      </w:r>
      <w:ins w:id="7230" w:author="Lektorat Bauer" w:date="2025-03-04T09:57:00Z" w16du:dateUtc="2025-03-04T08:57:00Z">
        <w:r w:rsidR="008F2BA7">
          <w:rPr>
            <w:rFonts w:ascii="Arial" w:hAnsi="Arial" w:cs="Arial"/>
            <w:sz w:val="24"/>
            <w:szCs w:val="24"/>
          </w:rPr>
          <w:t>.</w:t>
        </w:r>
      </w:ins>
      <w:del w:id="7231" w:author="Lektorat Bauer" w:date="2025-03-04T09:57:00Z" w16du:dateUtc="2025-03-04T08:57:00Z">
        <w:r w:rsidRPr="00944672" w:rsidDel="008F2BA7">
          <w:rPr>
            <w:rFonts w:ascii="Arial" w:hAnsi="Arial" w:cs="Arial"/>
            <w:sz w:val="24"/>
            <w:szCs w:val="24"/>
          </w:rPr>
          <w:delText>,</w:delText>
        </w:r>
      </w:del>
      <w:r w:rsidRPr="00944672">
        <w:rPr>
          <w:rFonts w:ascii="Arial" w:hAnsi="Arial" w:cs="Arial"/>
          <w:sz w:val="24"/>
          <w:szCs w:val="24"/>
        </w:rPr>
        <w:t xml:space="preserve"> </w:t>
      </w:r>
      <w:ins w:id="7232" w:author="Lektorat Bauer" w:date="2025-03-04T09:57:00Z" w16du:dateUtc="2025-03-04T08:57:00Z">
        <w:r w:rsidR="008F2BA7">
          <w:rPr>
            <w:rFonts w:ascii="Arial" w:hAnsi="Arial" w:cs="Arial"/>
            <w:sz w:val="24"/>
            <w:szCs w:val="24"/>
          </w:rPr>
          <w:t>D</w:t>
        </w:r>
      </w:ins>
      <w:del w:id="7233" w:author="Lektorat Bauer" w:date="2025-03-04T09:57:00Z" w16du:dateUtc="2025-03-04T08:57:00Z">
        <w:r w:rsidRPr="00944672" w:rsidDel="008F2BA7">
          <w:rPr>
            <w:rFonts w:ascii="Arial" w:hAnsi="Arial" w:cs="Arial"/>
            <w:sz w:val="24"/>
            <w:szCs w:val="24"/>
          </w:rPr>
          <w:delText>d</w:delText>
        </w:r>
      </w:del>
      <w:r w:rsidRPr="00944672">
        <w:rPr>
          <w:rFonts w:ascii="Arial" w:hAnsi="Arial" w:cs="Arial"/>
          <w:sz w:val="24"/>
          <w:szCs w:val="24"/>
        </w:rPr>
        <w:t>en würde er ansprechen, sobald er die Informationen von den Beratungsgesellschaften h</w:t>
      </w:r>
      <w:del w:id="7234" w:author="Lektorat Bauer" w:date="2025-03-04T09:57:00Z" w16du:dateUtc="2025-03-04T08:57:00Z">
        <w:r w:rsidRPr="00944672" w:rsidDel="008F2BA7">
          <w:rPr>
            <w:rFonts w:ascii="Arial" w:hAnsi="Arial" w:cs="Arial"/>
            <w:sz w:val="24"/>
            <w:szCs w:val="24"/>
          </w:rPr>
          <w:delText>ä</w:delText>
        </w:r>
      </w:del>
      <w:ins w:id="7235" w:author="Lektorat Bauer" w:date="2025-03-04T09:57:00Z" w16du:dateUtc="2025-03-04T08:57:00Z">
        <w:r w:rsidR="008F2BA7">
          <w:rPr>
            <w:rFonts w:ascii="Arial" w:hAnsi="Arial" w:cs="Arial"/>
            <w:sz w:val="24"/>
            <w:szCs w:val="24"/>
          </w:rPr>
          <w:t>a</w:t>
        </w:r>
      </w:ins>
      <w:r w:rsidRPr="00944672">
        <w:rPr>
          <w:rFonts w:ascii="Arial" w:hAnsi="Arial" w:cs="Arial"/>
          <w:sz w:val="24"/>
          <w:szCs w:val="24"/>
        </w:rPr>
        <w:t>tte.</w:t>
      </w:r>
    </w:p>
    <w:p w14:paraId="214249A4" w14:textId="27F13C9B"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Damit war der Arbeitsplan für die erste</w:t>
      </w:r>
      <w:ins w:id="7236" w:author="Lektorat Bauer" w:date="2025-03-04T09:57:00Z" w16du:dateUtc="2025-03-04T08:57:00Z">
        <w:r w:rsidR="008F2BA7">
          <w:rPr>
            <w:rFonts w:ascii="Arial" w:hAnsi="Arial" w:cs="Arial"/>
            <w:sz w:val="24"/>
            <w:szCs w:val="24"/>
          </w:rPr>
          <w:t>n</w:t>
        </w:r>
      </w:ins>
      <w:r w:rsidRPr="00944672">
        <w:rPr>
          <w:rFonts w:ascii="Arial" w:hAnsi="Arial" w:cs="Arial"/>
          <w:sz w:val="24"/>
          <w:szCs w:val="24"/>
        </w:rPr>
        <w:t xml:space="preserve"> 2 Wochen festgelegt, Leichtes zuerst.</w:t>
      </w:r>
    </w:p>
    <w:p w14:paraId="070FCE9B"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Zusätzlich startete er mit einer Informationssuche zu MH 370, und fing dabei mit Informationen an, die Thomas ihm gegeben hatte.</w:t>
      </w:r>
    </w:p>
    <w:p w14:paraId="0475C25D"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34AE2A26"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1893CEC5"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797022AC"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commentRangeStart w:id="7237"/>
      <w:commentRangeEnd w:id="7237"/>
      <w:r w:rsidRPr="00944672">
        <w:rPr>
          <w:rFonts w:ascii="Arial" w:hAnsi="Arial" w:cs="Arial"/>
          <w:b/>
          <w:bCs/>
          <w:sz w:val="24"/>
          <w:szCs w:val="24"/>
        </w:rPr>
        <w:commentReference w:id="7237"/>
      </w:r>
      <w:r w:rsidRPr="00944672">
        <w:rPr>
          <w:rFonts w:ascii="Arial" w:hAnsi="Arial" w:cs="Arial"/>
          <w:b/>
          <w:bCs/>
          <w:sz w:val="24"/>
          <w:szCs w:val="24"/>
        </w:rPr>
        <w:t>&gt;&gt;&gt; Office 121, Nordkorea, Juni 2014 &lt;&lt;&lt;</w:t>
      </w:r>
    </w:p>
    <w:p w14:paraId="5DEF08C8" w14:textId="4840ECBA"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Die Alarmsignale kamen immer häufiger. Das unspezifisch nach MH 370 gesucht wurde, war zu erwarten, aber die Marker waren auf dezidierte Kombinationen gesetzt, </w:t>
      </w:r>
      <w:del w:id="7238" w:author="Lektorat Bauer" w:date="2025-03-04T09:57:00Z" w16du:dateUtc="2025-03-04T08:57:00Z">
        <w:r w:rsidRPr="00944672" w:rsidDel="008F2BA7">
          <w:rPr>
            <w:rFonts w:ascii="Arial" w:hAnsi="Arial" w:cs="Arial"/>
            <w:sz w:val="24"/>
            <w:szCs w:val="24"/>
          </w:rPr>
          <w:delText>so das</w:delText>
        </w:r>
      </w:del>
      <w:ins w:id="7239" w:author="Lektorat Bauer" w:date="2025-03-04T09:57:00Z" w16du:dateUtc="2025-03-04T08:57:00Z">
        <w:r w:rsidR="008F2BA7" w:rsidRPr="00944672">
          <w:rPr>
            <w:rFonts w:ascii="Arial" w:hAnsi="Arial" w:cs="Arial"/>
            <w:sz w:val="24"/>
            <w:szCs w:val="24"/>
          </w:rPr>
          <w:t>sodass</w:t>
        </w:r>
      </w:ins>
      <w:r w:rsidRPr="00944672">
        <w:rPr>
          <w:rFonts w:ascii="Arial" w:hAnsi="Arial" w:cs="Arial"/>
          <w:sz w:val="24"/>
          <w:szCs w:val="24"/>
        </w:rPr>
        <w:t xml:space="preserve"> </w:t>
      </w:r>
      <w:del w:id="7240" w:author="Lektorat Bauer" w:date="2025-03-04T09:57:00Z" w16du:dateUtc="2025-03-04T08:57:00Z">
        <w:r w:rsidRPr="00944672" w:rsidDel="008F2BA7">
          <w:rPr>
            <w:rFonts w:ascii="Arial" w:hAnsi="Arial" w:cs="Arial"/>
            <w:sz w:val="24"/>
            <w:szCs w:val="24"/>
          </w:rPr>
          <w:delText xml:space="preserve">dass </w:delText>
        </w:r>
      </w:del>
      <w:r w:rsidRPr="00944672">
        <w:rPr>
          <w:rFonts w:ascii="Arial" w:hAnsi="Arial" w:cs="Arial"/>
          <w:sz w:val="24"/>
          <w:szCs w:val="24"/>
        </w:rPr>
        <w:t xml:space="preserve">nicht jeder normale Surfer aufpoppte. </w:t>
      </w:r>
    </w:p>
    <w:p w14:paraId="3630DADD" w14:textId="6FCDF859"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Hier war die Situation </w:t>
      </w:r>
      <w:del w:id="7241" w:author="Lektorat Bauer" w:date="2025-03-04T09:58:00Z" w16du:dateUtc="2025-03-04T08:58:00Z">
        <w:r w:rsidRPr="00944672" w:rsidDel="008F2BA7">
          <w:rPr>
            <w:rFonts w:ascii="Arial" w:hAnsi="Arial" w:cs="Arial"/>
            <w:sz w:val="24"/>
            <w:szCs w:val="24"/>
          </w:rPr>
          <w:delText xml:space="preserve">jetzt </w:delText>
        </w:r>
      </w:del>
      <w:r w:rsidRPr="00944672">
        <w:rPr>
          <w:rFonts w:ascii="Arial" w:hAnsi="Arial" w:cs="Arial"/>
          <w:sz w:val="24"/>
          <w:szCs w:val="24"/>
        </w:rPr>
        <w:t xml:space="preserve">jedoch anders. Es war immer die gleiche IP-Adresse, die nach bestimmten Kombinationen suchte. </w:t>
      </w:r>
      <w:del w:id="7242" w:author="Lektorat Bauer" w:date="2025-03-04T09:58:00Z" w16du:dateUtc="2025-03-04T08:58:00Z">
        <w:r w:rsidRPr="00944672" w:rsidDel="008F2BA7">
          <w:rPr>
            <w:rFonts w:ascii="Arial" w:hAnsi="Arial" w:cs="Arial"/>
            <w:sz w:val="24"/>
            <w:szCs w:val="24"/>
          </w:rPr>
          <w:delText>Dass die</w:delText>
        </w:r>
      </w:del>
      <w:ins w:id="7243" w:author="Lektorat Bauer" w:date="2025-03-04T09:58:00Z" w16du:dateUtc="2025-03-04T08:58:00Z">
        <w:r w:rsidR="008F2BA7">
          <w:rPr>
            <w:rFonts w:ascii="Arial" w:hAnsi="Arial" w:cs="Arial"/>
            <w:sz w:val="24"/>
            <w:szCs w:val="24"/>
          </w:rPr>
          <w:t>Die</w:t>
        </w:r>
      </w:ins>
      <w:r w:rsidRPr="00944672">
        <w:rPr>
          <w:rFonts w:ascii="Arial" w:hAnsi="Arial" w:cs="Arial"/>
          <w:sz w:val="24"/>
          <w:szCs w:val="24"/>
        </w:rPr>
        <w:t xml:space="preserve"> Adresse Hamburg, Deutschland zuzuordnen war, war leicht. </w:t>
      </w:r>
      <w:del w:id="7244" w:author="Lektorat Bauer" w:date="2025-03-04T09:58:00Z" w16du:dateUtc="2025-03-04T08:58:00Z">
        <w:r w:rsidRPr="00944672" w:rsidDel="008F2BA7">
          <w:rPr>
            <w:rFonts w:ascii="Arial" w:hAnsi="Arial" w:cs="Arial"/>
            <w:sz w:val="24"/>
            <w:szCs w:val="24"/>
          </w:rPr>
          <w:delText xml:space="preserve">Nächster </w:delText>
        </w:r>
      </w:del>
      <w:ins w:id="7245" w:author="Lektorat Bauer" w:date="2025-03-04T09:58:00Z" w16du:dateUtc="2025-03-04T08:58:00Z">
        <w:r w:rsidR="008F2BA7">
          <w:rPr>
            <w:rFonts w:ascii="Arial" w:hAnsi="Arial" w:cs="Arial"/>
            <w:sz w:val="24"/>
            <w:szCs w:val="24"/>
          </w:rPr>
          <w:t>Der nächste</w:t>
        </w:r>
        <w:r w:rsidR="008F2BA7" w:rsidRPr="00944672">
          <w:rPr>
            <w:rFonts w:ascii="Arial" w:hAnsi="Arial" w:cs="Arial"/>
            <w:sz w:val="24"/>
            <w:szCs w:val="24"/>
          </w:rPr>
          <w:t xml:space="preserve"> </w:t>
        </w:r>
      </w:ins>
      <w:r w:rsidRPr="00944672">
        <w:rPr>
          <w:rFonts w:ascii="Arial" w:hAnsi="Arial" w:cs="Arial"/>
          <w:sz w:val="24"/>
          <w:szCs w:val="24"/>
        </w:rPr>
        <w:t xml:space="preserve">Schritt war, den Internetprovider zu identifizieren, auch leicht. Dann in dessen Struktur nach der aktiven IP-Adresse suchen und die physische Anschrift herausbekommen. </w:t>
      </w:r>
    </w:p>
    <w:p w14:paraId="0B4933F1" w14:textId="4A436593"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In dieser Abteilung war es</w:t>
      </w:r>
      <w:del w:id="7246" w:author="Lektorat Bauer" w:date="2025-03-04T09:58:00Z" w16du:dateUtc="2025-03-04T08:58:00Z">
        <w:r w:rsidRPr="00944672" w:rsidDel="008F2BA7">
          <w:rPr>
            <w:rFonts w:ascii="Arial" w:hAnsi="Arial" w:cs="Arial"/>
            <w:sz w:val="24"/>
            <w:szCs w:val="24"/>
          </w:rPr>
          <w:delText>,</w:delText>
        </w:r>
      </w:del>
      <w:r w:rsidRPr="00944672">
        <w:rPr>
          <w:rFonts w:ascii="Arial" w:hAnsi="Arial" w:cs="Arial"/>
          <w:sz w:val="24"/>
          <w:szCs w:val="24"/>
        </w:rPr>
        <w:t xml:space="preserve"> mehr oder weniger Routine, physische Adressen zu identifizieren, daher brauchte die aktuelle Schicht auch nur 13,5 Minuten, nachdem der zweite Alarm ausgelöst </w:t>
      </w:r>
      <w:del w:id="7247" w:author="Lektorat Bauer" w:date="2025-03-04T09:58:00Z" w16du:dateUtc="2025-03-04T08:58:00Z">
        <w:r w:rsidRPr="00944672" w:rsidDel="008F2BA7">
          <w:rPr>
            <w:rFonts w:ascii="Arial" w:hAnsi="Arial" w:cs="Arial"/>
            <w:sz w:val="24"/>
            <w:szCs w:val="24"/>
          </w:rPr>
          <w:delText>wurde</w:delText>
        </w:r>
      </w:del>
      <w:ins w:id="7248" w:author="Lektorat Bauer" w:date="2025-03-04T09:58:00Z" w16du:dateUtc="2025-03-04T08:58:00Z">
        <w:r w:rsidR="008F2BA7">
          <w:rPr>
            <w:rFonts w:ascii="Arial" w:hAnsi="Arial" w:cs="Arial"/>
            <w:sz w:val="24"/>
            <w:szCs w:val="24"/>
          </w:rPr>
          <w:t>worden war</w:t>
        </w:r>
      </w:ins>
      <w:r w:rsidRPr="00944672">
        <w:rPr>
          <w:rFonts w:ascii="Arial" w:hAnsi="Arial" w:cs="Arial"/>
          <w:sz w:val="24"/>
          <w:szCs w:val="24"/>
        </w:rPr>
        <w:t>.</w:t>
      </w:r>
    </w:p>
    <w:p w14:paraId="125A6E5C" w14:textId="034F4F5D"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Die Vorgabe war</w:t>
      </w:r>
      <w:ins w:id="7249" w:author="Lektorat Bauer" w:date="2025-03-04T09:58:00Z" w16du:dateUtc="2025-03-04T08:58:00Z">
        <w:r w:rsidR="008F2BA7">
          <w:rPr>
            <w:rFonts w:ascii="Arial" w:hAnsi="Arial" w:cs="Arial"/>
            <w:sz w:val="24"/>
            <w:szCs w:val="24"/>
          </w:rPr>
          <w:t>:</w:t>
        </w:r>
      </w:ins>
      <w:del w:id="7250" w:author="Lektorat Bauer" w:date="2025-03-04T09:58:00Z" w16du:dateUtc="2025-03-04T08:58:00Z">
        <w:r w:rsidRPr="00944672" w:rsidDel="008F2BA7">
          <w:rPr>
            <w:rFonts w:ascii="Arial" w:hAnsi="Arial" w:cs="Arial"/>
            <w:sz w:val="24"/>
            <w:szCs w:val="24"/>
          </w:rPr>
          <w:delText>,</w:delText>
        </w:r>
      </w:del>
      <w:r w:rsidRPr="00944672">
        <w:rPr>
          <w:rFonts w:ascii="Arial" w:hAnsi="Arial" w:cs="Arial"/>
          <w:sz w:val="24"/>
          <w:szCs w:val="24"/>
        </w:rPr>
        <w:t xml:space="preserve"> </w:t>
      </w:r>
      <w:ins w:id="7251" w:author="Lektorat Bauer" w:date="2025-03-04T09:58:00Z" w16du:dateUtc="2025-03-04T08:58:00Z">
        <w:r w:rsidR="008F2BA7">
          <w:rPr>
            <w:rFonts w:ascii="Arial" w:hAnsi="Arial" w:cs="Arial"/>
            <w:sz w:val="24"/>
            <w:szCs w:val="24"/>
          </w:rPr>
          <w:t xml:space="preserve">erst </w:t>
        </w:r>
      </w:ins>
      <w:r w:rsidRPr="00944672">
        <w:rPr>
          <w:rFonts w:ascii="Arial" w:hAnsi="Arial" w:cs="Arial"/>
          <w:sz w:val="24"/>
          <w:szCs w:val="24"/>
        </w:rPr>
        <w:t xml:space="preserve">nach dem zweiten Alarm ist die Anschrift festzustellen, da der erste Alarm Zufall </w:t>
      </w:r>
      <w:del w:id="7252" w:author="Lektorat Bauer" w:date="2025-03-04T09:58:00Z" w16du:dateUtc="2025-03-04T08:58:00Z">
        <w:r w:rsidRPr="00944672" w:rsidDel="008F2BA7">
          <w:rPr>
            <w:rFonts w:ascii="Arial" w:hAnsi="Arial" w:cs="Arial"/>
            <w:sz w:val="24"/>
            <w:szCs w:val="24"/>
          </w:rPr>
          <w:delText>hätte sein können</w:delText>
        </w:r>
      </w:del>
      <w:ins w:id="7253" w:author="Lektorat Bauer" w:date="2025-03-04T09:58:00Z" w16du:dateUtc="2025-03-04T08:58:00Z">
        <w:r w:rsidR="008F2BA7">
          <w:rPr>
            <w:rFonts w:ascii="Arial" w:hAnsi="Arial" w:cs="Arial"/>
            <w:sz w:val="24"/>
            <w:szCs w:val="24"/>
          </w:rPr>
          <w:t>sein konnte</w:t>
        </w:r>
      </w:ins>
      <w:r w:rsidRPr="00944672">
        <w:rPr>
          <w:rFonts w:ascii="Arial" w:hAnsi="Arial" w:cs="Arial"/>
          <w:sz w:val="24"/>
          <w:szCs w:val="24"/>
        </w:rPr>
        <w:t>.</w:t>
      </w:r>
    </w:p>
    <w:p w14:paraId="32486FAD" w14:textId="2B9BEF1C"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Wenn jedoch mehrfach die gleiche IP-Adresse </w:t>
      </w:r>
      <w:del w:id="7254" w:author="Lektorat Bauer" w:date="2025-03-04T09:59:00Z" w16du:dateUtc="2025-03-04T08:59:00Z">
        <w:r w:rsidRPr="00944672" w:rsidDel="007463EA">
          <w:rPr>
            <w:rFonts w:ascii="Arial" w:hAnsi="Arial" w:cs="Arial"/>
            <w:sz w:val="24"/>
            <w:szCs w:val="24"/>
          </w:rPr>
          <w:delText>auffällt</w:delText>
        </w:r>
      </w:del>
      <w:ins w:id="7255" w:author="Lektorat Bauer" w:date="2025-03-04T09:59:00Z" w16du:dateUtc="2025-03-04T08:59:00Z">
        <w:r w:rsidR="007463EA">
          <w:rPr>
            <w:rFonts w:ascii="Arial" w:hAnsi="Arial" w:cs="Arial"/>
            <w:sz w:val="24"/>
            <w:szCs w:val="24"/>
          </w:rPr>
          <w:t>auffiel</w:t>
        </w:r>
      </w:ins>
      <w:r w:rsidRPr="00944672">
        <w:rPr>
          <w:rFonts w:ascii="Arial" w:hAnsi="Arial" w:cs="Arial"/>
          <w:sz w:val="24"/>
          <w:szCs w:val="24"/>
        </w:rPr>
        <w:t xml:space="preserve">, </w:t>
      </w:r>
      <w:del w:id="7256" w:author="Lektorat Bauer" w:date="2025-03-04T09:59:00Z" w16du:dateUtc="2025-03-04T08:59:00Z">
        <w:r w:rsidRPr="00944672" w:rsidDel="007463EA">
          <w:rPr>
            <w:rFonts w:ascii="Arial" w:hAnsi="Arial" w:cs="Arial"/>
            <w:sz w:val="24"/>
            <w:szCs w:val="24"/>
          </w:rPr>
          <w:delText xml:space="preserve">wird </w:delText>
        </w:r>
      </w:del>
      <w:ins w:id="7257" w:author="Lektorat Bauer" w:date="2025-03-04T09:59:00Z" w16du:dateUtc="2025-03-04T08:59:00Z">
        <w:r w:rsidR="007463EA">
          <w:rPr>
            <w:rFonts w:ascii="Arial" w:hAnsi="Arial" w:cs="Arial"/>
            <w:sz w:val="24"/>
            <w:szCs w:val="24"/>
          </w:rPr>
          <w:t>wurde</w:t>
        </w:r>
        <w:r w:rsidR="007463EA" w:rsidRPr="00944672">
          <w:rPr>
            <w:rFonts w:ascii="Arial" w:hAnsi="Arial" w:cs="Arial"/>
            <w:sz w:val="24"/>
            <w:szCs w:val="24"/>
          </w:rPr>
          <w:t xml:space="preserve"> </w:t>
        </w:r>
      </w:ins>
      <w:r w:rsidRPr="00944672">
        <w:rPr>
          <w:rFonts w:ascii="Arial" w:hAnsi="Arial" w:cs="Arial"/>
          <w:sz w:val="24"/>
          <w:szCs w:val="24"/>
        </w:rPr>
        <w:t>eine Feldrecherche ausgelöst. Routinemäßig wurde daher das Büro in Deutschland informiert, und hier wurde eine Desktop-Recherche durchgeführt.</w:t>
      </w:r>
    </w:p>
    <w:p w14:paraId="1FF118CA"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Die Anschrift war leicht zu finden, da der Mieter eine bekannte Person war. Die Rückmeldung nach Pyonyang kam daher sehr schnell, dass dort ein Journalist residierte.</w:t>
      </w:r>
    </w:p>
    <w:p w14:paraId="7F50C828" w14:textId="14BB9EFE"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Als diese Information </w:t>
      </w:r>
      <w:del w:id="7258" w:author="Lektorat Bauer" w:date="2025-03-04T10:00:00Z" w16du:dateUtc="2025-03-04T09:00:00Z">
        <w:r w:rsidRPr="00944672" w:rsidDel="007463EA">
          <w:rPr>
            <w:rFonts w:ascii="Arial" w:hAnsi="Arial" w:cs="Arial"/>
            <w:sz w:val="24"/>
            <w:szCs w:val="24"/>
          </w:rPr>
          <w:delText xml:space="preserve">in </w:delText>
        </w:r>
      </w:del>
      <w:r w:rsidRPr="00944672">
        <w:rPr>
          <w:rFonts w:ascii="Arial" w:hAnsi="Arial" w:cs="Arial"/>
          <w:sz w:val="24"/>
          <w:szCs w:val="24"/>
        </w:rPr>
        <w:t xml:space="preserve">Pyeongyang </w:t>
      </w:r>
      <w:del w:id="7259" w:author="Lektorat Bauer" w:date="2025-03-04T10:00:00Z" w16du:dateUtc="2025-03-04T09:00:00Z">
        <w:r w:rsidRPr="00944672" w:rsidDel="007463EA">
          <w:rPr>
            <w:rFonts w:ascii="Arial" w:hAnsi="Arial" w:cs="Arial"/>
            <w:sz w:val="24"/>
            <w:szCs w:val="24"/>
          </w:rPr>
          <w:delText>ankam</w:delText>
        </w:r>
      </w:del>
      <w:ins w:id="7260" w:author="Lektorat Bauer" w:date="2025-03-04T10:00:00Z" w16du:dateUtc="2025-03-04T09:00:00Z">
        <w:r w:rsidR="007463EA">
          <w:rPr>
            <w:rFonts w:ascii="Arial" w:hAnsi="Arial" w:cs="Arial"/>
            <w:sz w:val="24"/>
            <w:szCs w:val="24"/>
          </w:rPr>
          <w:t>erreichte</w:t>
        </w:r>
      </w:ins>
      <w:r w:rsidRPr="00944672">
        <w:rPr>
          <w:rFonts w:ascii="Arial" w:hAnsi="Arial" w:cs="Arial"/>
          <w:sz w:val="24"/>
          <w:szCs w:val="24"/>
        </w:rPr>
        <w:t>, wurde diese an das Projektbüro Mujigage weitergeleitet. Sofort forderte Major Lim weitere Informationen über diesen Journalisten mit Namen Joost van der Dijkstraat an.</w:t>
      </w:r>
    </w:p>
    <w:p w14:paraId="591BB15F"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Ebenfalls gab Major Lim die Order an das Office 121 heraus, dass der Journalist zu überwachen sei.</w:t>
      </w:r>
    </w:p>
    <w:p w14:paraId="167079AF"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73F8DED3"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2D8943F5"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0600D8DC"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lastRenderedPageBreak/>
        <w:t>Eine Woche später saß Major Lim über der Akte Dijkstraat. Sie sah sich an, was über den Journalisten bekannt war, und dann, was er in der letzten Woche gesucht hatte.</w:t>
      </w:r>
    </w:p>
    <w:p w14:paraId="698C3501" w14:textId="369CADAC"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Hier war deutlich zu erkennen, dass Dijkstraat irgendetwas vermutete. Die Suchwege waren viel zu selektiv, als dass das Zufall sein k</w:t>
      </w:r>
      <w:del w:id="7261" w:author="Lektorat Bauer" w:date="2025-03-04T10:00:00Z" w16du:dateUtc="2025-03-04T09:00:00Z">
        <w:r w:rsidRPr="00944672" w:rsidDel="003F5AE0">
          <w:rPr>
            <w:rFonts w:ascii="Arial" w:hAnsi="Arial" w:cs="Arial"/>
            <w:sz w:val="24"/>
            <w:szCs w:val="24"/>
          </w:rPr>
          <w:delText>ö</w:delText>
        </w:r>
      </w:del>
      <w:ins w:id="7262" w:author="Lektorat Bauer" w:date="2025-03-04T10:00:00Z" w16du:dateUtc="2025-03-04T09:00:00Z">
        <w:r w:rsidR="003F5AE0">
          <w:rPr>
            <w:rFonts w:ascii="Arial" w:hAnsi="Arial" w:cs="Arial"/>
            <w:sz w:val="24"/>
            <w:szCs w:val="24"/>
          </w:rPr>
          <w:t>o</w:t>
        </w:r>
      </w:ins>
      <w:r w:rsidRPr="00944672">
        <w:rPr>
          <w:rFonts w:ascii="Arial" w:hAnsi="Arial" w:cs="Arial"/>
          <w:sz w:val="24"/>
          <w:szCs w:val="24"/>
        </w:rPr>
        <w:t>nnte.</w:t>
      </w:r>
    </w:p>
    <w:p w14:paraId="42DA5356"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Am 19. Juni 2014 ging der Auftrag heraus, den Journalisten zu überwachen. Parallel dazu ging der Auftrag an das Office 120, den Namen zu kennzeichnen. Zusätzlich erging der Auftrag an Park Saebyeong, nach Deutschland zu reisen.</w:t>
      </w:r>
    </w:p>
    <w:p w14:paraId="4CBBDA44" w14:textId="7C0ED57A"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Am 24. Juni 2014 traf Park Saebyeong in Berlin ein. Sie war mit der LOT, der polnischen Fluglinie, nach Warschau geflogen und hatte dann den Zug nach Berlin genommen. Diese Route hatte den Vorteil, dass der deutsche BND</w:t>
      </w:r>
      <w:del w:id="7263" w:author="Lektorat Bauer" w:date="2025-03-04T10:00:00Z" w16du:dateUtc="2025-03-04T09:00:00Z">
        <w:r w:rsidRPr="00944672" w:rsidDel="003F5AE0">
          <w:rPr>
            <w:rFonts w:ascii="Arial" w:hAnsi="Arial" w:cs="Arial"/>
            <w:sz w:val="24"/>
            <w:szCs w:val="24"/>
          </w:rPr>
          <w:delText>,</w:delText>
        </w:r>
      </w:del>
      <w:r w:rsidRPr="00944672">
        <w:rPr>
          <w:rFonts w:ascii="Arial" w:hAnsi="Arial" w:cs="Arial"/>
          <w:sz w:val="24"/>
          <w:szCs w:val="24"/>
        </w:rPr>
        <w:t xml:space="preserve"> keine Informationen über ihre Anwesenheit </w:t>
      </w:r>
      <w:del w:id="7264" w:author="Lektorat Bauer" w:date="2025-03-04T10:01:00Z" w16du:dateUtc="2025-03-04T09:01:00Z">
        <w:r w:rsidRPr="00944672" w:rsidDel="003F5AE0">
          <w:rPr>
            <w:rFonts w:ascii="Arial" w:hAnsi="Arial" w:cs="Arial"/>
            <w:sz w:val="24"/>
            <w:szCs w:val="24"/>
          </w:rPr>
          <w:delText xml:space="preserve">bekommen </w:delText>
        </w:r>
      </w:del>
      <w:ins w:id="7265" w:author="Lektorat Bauer" w:date="2025-03-04T10:01:00Z" w16du:dateUtc="2025-03-04T09:01:00Z">
        <w:r w:rsidR="003F5AE0">
          <w:rPr>
            <w:rFonts w:ascii="Arial" w:hAnsi="Arial" w:cs="Arial"/>
            <w:sz w:val="24"/>
            <w:szCs w:val="24"/>
          </w:rPr>
          <w:t>erhielt</w:t>
        </w:r>
      </w:ins>
      <w:del w:id="7266" w:author="Lektorat Bauer" w:date="2025-03-04T10:01:00Z" w16du:dateUtc="2025-03-04T09:01:00Z">
        <w:r w:rsidRPr="00944672" w:rsidDel="003F5AE0">
          <w:rPr>
            <w:rFonts w:ascii="Arial" w:hAnsi="Arial" w:cs="Arial"/>
            <w:sz w:val="24"/>
            <w:szCs w:val="24"/>
          </w:rPr>
          <w:delText>würde</w:delText>
        </w:r>
      </w:del>
      <w:r w:rsidRPr="00944672">
        <w:rPr>
          <w:rFonts w:ascii="Arial" w:hAnsi="Arial" w:cs="Arial"/>
          <w:sz w:val="24"/>
          <w:szCs w:val="24"/>
        </w:rPr>
        <w:t xml:space="preserve">. Die Einreise in den Schengen-Raum </w:t>
      </w:r>
      <w:del w:id="7267" w:author="Lektorat Bauer" w:date="2025-03-04T10:01:00Z" w16du:dateUtc="2025-03-04T09:01:00Z">
        <w:r w:rsidRPr="00944672" w:rsidDel="003F5AE0">
          <w:rPr>
            <w:rFonts w:ascii="Arial" w:hAnsi="Arial" w:cs="Arial"/>
            <w:sz w:val="24"/>
            <w:szCs w:val="24"/>
          </w:rPr>
          <w:delText xml:space="preserve">war </w:delText>
        </w:r>
      </w:del>
      <w:ins w:id="7268" w:author="Lektorat Bauer" w:date="2025-03-04T10:01:00Z" w16du:dateUtc="2025-03-04T09:01:00Z">
        <w:r w:rsidR="003F5AE0">
          <w:rPr>
            <w:rFonts w:ascii="Arial" w:hAnsi="Arial" w:cs="Arial"/>
            <w:sz w:val="24"/>
            <w:szCs w:val="24"/>
          </w:rPr>
          <w:t>erfolgte</w:t>
        </w:r>
        <w:r w:rsidR="003F5AE0" w:rsidRPr="00944672">
          <w:rPr>
            <w:rFonts w:ascii="Arial" w:hAnsi="Arial" w:cs="Arial"/>
            <w:sz w:val="24"/>
            <w:szCs w:val="24"/>
          </w:rPr>
          <w:t xml:space="preserve"> </w:t>
        </w:r>
      </w:ins>
      <w:r w:rsidRPr="00944672">
        <w:rPr>
          <w:rFonts w:ascii="Arial" w:hAnsi="Arial" w:cs="Arial"/>
          <w:sz w:val="24"/>
          <w:szCs w:val="24"/>
        </w:rPr>
        <w:t xml:space="preserve">in Warschau, dort löste ihr Bild keinen Alarm aus, was in Frankfurt oder München wahrscheinlicher war. Die Zugfahrt von Warschau nach Berlin </w:t>
      </w:r>
      <w:del w:id="7269" w:author="Lektorat Bauer" w:date="2025-03-04T10:01:00Z" w16du:dateUtc="2025-03-04T09:01:00Z">
        <w:r w:rsidRPr="00944672" w:rsidDel="003F5AE0">
          <w:rPr>
            <w:rFonts w:ascii="Arial" w:hAnsi="Arial" w:cs="Arial"/>
            <w:sz w:val="24"/>
            <w:szCs w:val="24"/>
          </w:rPr>
          <w:delText xml:space="preserve">war </w:delText>
        </w:r>
      </w:del>
      <w:ins w:id="7270" w:author="Lektorat Bauer" w:date="2025-03-04T10:01:00Z" w16du:dateUtc="2025-03-04T09:01:00Z">
        <w:r w:rsidR="003F5AE0">
          <w:rPr>
            <w:rFonts w:ascii="Arial" w:hAnsi="Arial" w:cs="Arial"/>
            <w:sz w:val="24"/>
            <w:szCs w:val="24"/>
          </w:rPr>
          <w:t>verlief</w:t>
        </w:r>
        <w:r w:rsidR="003F5AE0" w:rsidRPr="00944672">
          <w:rPr>
            <w:rFonts w:ascii="Arial" w:hAnsi="Arial" w:cs="Arial"/>
            <w:sz w:val="24"/>
            <w:szCs w:val="24"/>
          </w:rPr>
          <w:t xml:space="preserve"> </w:t>
        </w:r>
      </w:ins>
      <w:r w:rsidRPr="00944672">
        <w:rPr>
          <w:rFonts w:ascii="Arial" w:hAnsi="Arial" w:cs="Arial"/>
          <w:sz w:val="24"/>
          <w:szCs w:val="24"/>
        </w:rPr>
        <w:t>dann innerhalb des Schengen-Raumes, daher waren die Kontrollen auch eher oberflächlich.</w:t>
      </w:r>
    </w:p>
    <w:p w14:paraId="5DB13C3E" w14:textId="3D311512"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In Berlin ging sie nicht in die Botschaft, sondern der zuständige Attaché kam zu ihr ins Hotel. Es wurde ein Team zusammengestellt und dann fuhren alle</w:t>
      </w:r>
      <w:del w:id="7271" w:author="Lektorat Bauer" w:date="2025-03-04T10:01:00Z" w16du:dateUtc="2025-03-04T09:01:00Z">
        <w:r w:rsidRPr="00944672" w:rsidDel="003F5AE0">
          <w:rPr>
            <w:rFonts w:ascii="Arial" w:hAnsi="Arial" w:cs="Arial"/>
            <w:sz w:val="24"/>
            <w:szCs w:val="24"/>
          </w:rPr>
          <w:delText>,</w:delText>
        </w:r>
      </w:del>
      <w:r w:rsidRPr="00944672">
        <w:rPr>
          <w:rFonts w:ascii="Arial" w:hAnsi="Arial" w:cs="Arial"/>
          <w:sz w:val="24"/>
          <w:szCs w:val="24"/>
        </w:rPr>
        <w:t xml:space="preserve"> wieder mit dem Zug nach Hamburg. Der ICE-Schnellzug brauchte nur eine Stunde 45 Minuten von Hauptbahnhof zu Hauptbahnhof</w:t>
      </w:r>
      <w:del w:id="7272" w:author="Lektorat Bauer" w:date="2025-03-04T10:01:00Z" w16du:dateUtc="2025-03-04T09:01:00Z">
        <w:r w:rsidRPr="00944672" w:rsidDel="003F5AE0">
          <w:rPr>
            <w:rFonts w:ascii="Arial" w:hAnsi="Arial" w:cs="Arial"/>
            <w:sz w:val="24"/>
            <w:szCs w:val="24"/>
          </w:rPr>
          <w:delText>, mit dem Auto wären es 3 Stunden</w:delText>
        </w:r>
      </w:del>
      <w:r w:rsidRPr="00944672">
        <w:rPr>
          <w:rFonts w:ascii="Arial" w:hAnsi="Arial" w:cs="Arial"/>
          <w:sz w:val="24"/>
          <w:szCs w:val="24"/>
        </w:rPr>
        <w:t>.</w:t>
      </w:r>
    </w:p>
    <w:p w14:paraId="7360F2AF" w14:textId="2CF2259F"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Am 27. Juni 2014 war das Team </w:t>
      </w:r>
      <w:del w:id="7273" w:author="Lektorat Bauer" w:date="2025-03-04T10:01:00Z" w16du:dateUtc="2025-03-04T09:01:00Z">
        <w:r w:rsidRPr="00944672" w:rsidDel="003F5AE0">
          <w:rPr>
            <w:rFonts w:ascii="Arial" w:hAnsi="Arial" w:cs="Arial"/>
            <w:sz w:val="24"/>
            <w:szCs w:val="24"/>
          </w:rPr>
          <w:delText xml:space="preserve">einsatzfähig </w:delText>
        </w:r>
      </w:del>
      <w:r w:rsidRPr="00944672">
        <w:rPr>
          <w:rFonts w:ascii="Arial" w:hAnsi="Arial" w:cs="Arial"/>
          <w:sz w:val="24"/>
          <w:szCs w:val="24"/>
        </w:rPr>
        <w:t>in Hamburg</w:t>
      </w:r>
      <w:ins w:id="7274" w:author="Lektorat Bauer" w:date="2025-03-04T10:01:00Z" w16du:dateUtc="2025-03-04T09:01:00Z">
        <w:r w:rsidR="003F5AE0" w:rsidRPr="003F5AE0">
          <w:rPr>
            <w:rFonts w:ascii="Arial" w:hAnsi="Arial" w:cs="Arial"/>
            <w:sz w:val="24"/>
            <w:szCs w:val="24"/>
          </w:rPr>
          <w:t xml:space="preserve"> </w:t>
        </w:r>
        <w:r w:rsidR="003F5AE0" w:rsidRPr="00944672">
          <w:rPr>
            <w:rFonts w:ascii="Arial" w:hAnsi="Arial" w:cs="Arial"/>
            <w:sz w:val="24"/>
            <w:szCs w:val="24"/>
          </w:rPr>
          <w:t>einsatzfähig</w:t>
        </w:r>
      </w:ins>
      <w:r w:rsidRPr="00944672">
        <w:rPr>
          <w:rFonts w:ascii="Arial" w:hAnsi="Arial" w:cs="Arial"/>
          <w:sz w:val="24"/>
          <w:szCs w:val="24"/>
        </w:rPr>
        <w:t>.</w:t>
      </w:r>
    </w:p>
    <w:p w14:paraId="694B0D72"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7F4FC193"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31C22B93"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010E73F5"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commentRangeStart w:id="7275"/>
      <w:commentRangeEnd w:id="7275"/>
      <w:r w:rsidRPr="00944672">
        <w:rPr>
          <w:rFonts w:ascii="Arial" w:hAnsi="Arial" w:cs="Arial"/>
          <w:sz w:val="24"/>
          <w:szCs w:val="24"/>
        </w:rPr>
        <w:commentReference w:id="7275"/>
      </w:r>
      <w:r w:rsidRPr="00944672">
        <w:rPr>
          <w:rFonts w:ascii="Arial" w:hAnsi="Arial" w:cs="Arial"/>
          <w:b/>
          <w:bCs/>
          <w:sz w:val="24"/>
          <w:szCs w:val="24"/>
        </w:rPr>
        <w:t>&gt;&gt;&gt; Russland, Ende Juni 2014 &lt;&lt;&lt;</w:t>
      </w:r>
    </w:p>
    <w:p w14:paraId="22833168" w14:textId="7518A516"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Seit Anfang des Jahres eskalierte </w:t>
      </w:r>
      <w:del w:id="7276" w:author="Lektorat Bauer" w:date="2025-03-04T10:01:00Z" w16du:dateUtc="2025-03-04T09:01:00Z">
        <w:r w:rsidRPr="00944672" w:rsidDel="003F5AE0">
          <w:rPr>
            <w:rFonts w:ascii="Arial" w:hAnsi="Arial" w:cs="Arial"/>
            <w:sz w:val="24"/>
            <w:szCs w:val="24"/>
          </w:rPr>
          <w:delText xml:space="preserve">sich </w:delText>
        </w:r>
      </w:del>
      <w:r w:rsidRPr="00944672">
        <w:rPr>
          <w:rFonts w:ascii="Arial" w:hAnsi="Arial" w:cs="Arial"/>
          <w:sz w:val="24"/>
          <w:szCs w:val="24"/>
        </w:rPr>
        <w:t>der Konflikt in der Ukraine. Die russischen Kämpfer</w:t>
      </w:r>
      <w:del w:id="7277" w:author="Lektorat Bauer" w:date="2025-03-04T10:02:00Z" w16du:dateUtc="2025-03-04T09:02:00Z">
        <w:r w:rsidRPr="00944672" w:rsidDel="003F5AE0">
          <w:rPr>
            <w:rFonts w:ascii="Arial" w:hAnsi="Arial" w:cs="Arial"/>
            <w:sz w:val="24"/>
            <w:szCs w:val="24"/>
          </w:rPr>
          <w:delText>,</w:delText>
        </w:r>
      </w:del>
      <w:r w:rsidRPr="00944672">
        <w:rPr>
          <w:rFonts w:ascii="Arial" w:hAnsi="Arial" w:cs="Arial"/>
          <w:sz w:val="24"/>
          <w:szCs w:val="24"/>
        </w:rPr>
        <w:t xml:space="preserve"> waren nach Aussage von Präsident Putin</w:t>
      </w:r>
      <w:del w:id="7278" w:author="Lektorat Bauer" w:date="2025-03-04T10:02:00Z" w16du:dateUtc="2025-03-04T09:02:00Z">
        <w:r w:rsidRPr="00944672" w:rsidDel="003F5AE0">
          <w:rPr>
            <w:rFonts w:ascii="Arial" w:hAnsi="Arial" w:cs="Arial"/>
            <w:sz w:val="24"/>
            <w:szCs w:val="24"/>
          </w:rPr>
          <w:delText>,</w:delText>
        </w:r>
      </w:del>
      <w:r w:rsidRPr="00944672">
        <w:rPr>
          <w:rFonts w:ascii="Arial" w:hAnsi="Arial" w:cs="Arial"/>
          <w:sz w:val="24"/>
          <w:szCs w:val="24"/>
        </w:rPr>
        <w:t xml:space="preserve"> ‚nur freiwillige‘ Kämpfer. Was</w:t>
      </w:r>
      <w:del w:id="7279" w:author="Lektorat Bauer" w:date="2025-03-04T10:02:00Z" w16du:dateUtc="2025-03-04T09:02:00Z">
        <w:r w:rsidRPr="00944672" w:rsidDel="003F5AE0">
          <w:rPr>
            <w:rFonts w:ascii="Arial" w:hAnsi="Arial" w:cs="Arial"/>
            <w:sz w:val="24"/>
            <w:szCs w:val="24"/>
          </w:rPr>
          <w:delText>, dem `lupenreinen Demokraten“, die</w:delText>
        </w:r>
      </w:del>
      <w:ins w:id="7280" w:author="Lektorat Bauer" w:date="2025-03-04T10:02:00Z" w16du:dateUtc="2025-03-04T09:02:00Z">
        <w:r w:rsidR="003F5AE0">
          <w:rPr>
            <w:rFonts w:ascii="Arial" w:hAnsi="Arial" w:cs="Arial"/>
            <w:sz w:val="24"/>
            <w:szCs w:val="24"/>
          </w:rPr>
          <w:t xml:space="preserve"> die</w:t>
        </w:r>
      </w:ins>
      <w:r w:rsidRPr="00944672">
        <w:rPr>
          <w:rFonts w:ascii="Arial" w:hAnsi="Arial" w:cs="Arial"/>
          <w:sz w:val="24"/>
          <w:szCs w:val="24"/>
        </w:rPr>
        <w:t xml:space="preserve"> Welt natürlich </w:t>
      </w:r>
      <w:ins w:id="7281" w:author="Lektorat Bauer" w:date="2025-03-04T10:02:00Z" w16du:dateUtc="2025-03-04T09:02:00Z">
        <w:r w:rsidR="003F5AE0">
          <w:rPr>
            <w:rFonts w:ascii="Arial" w:hAnsi="Arial" w:cs="Arial"/>
            <w:sz w:val="24"/>
            <w:szCs w:val="24"/>
          </w:rPr>
          <w:t xml:space="preserve">dem ‚lupenreinen Demokraten‘ natürlich </w:t>
        </w:r>
      </w:ins>
      <w:r w:rsidRPr="00944672">
        <w:rPr>
          <w:rFonts w:ascii="Arial" w:hAnsi="Arial" w:cs="Arial"/>
          <w:sz w:val="24"/>
          <w:szCs w:val="24"/>
        </w:rPr>
        <w:t xml:space="preserve">nicht glaubte, </w:t>
      </w:r>
      <w:del w:id="7282" w:author="Lektorat Bauer" w:date="2025-03-04T10:02:00Z" w16du:dateUtc="2025-03-04T09:02:00Z">
        <w:r w:rsidRPr="00944672" w:rsidDel="003F5AE0">
          <w:rPr>
            <w:rFonts w:ascii="Arial" w:hAnsi="Arial" w:cs="Arial"/>
            <w:sz w:val="24"/>
            <w:szCs w:val="24"/>
          </w:rPr>
          <w:delText xml:space="preserve">und </w:delText>
        </w:r>
      </w:del>
      <w:r w:rsidRPr="00944672">
        <w:rPr>
          <w:rFonts w:ascii="Arial" w:hAnsi="Arial" w:cs="Arial"/>
          <w:sz w:val="24"/>
          <w:szCs w:val="24"/>
        </w:rPr>
        <w:t>ihn allerdings auch nicht interessierte.</w:t>
      </w:r>
    </w:p>
    <w:p w14:paraId="1E0B2D7D" w14:textId="0B4D5333"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Da am Himmel über de</w:t>
      </w:r>
      <w:ins w:id="7283" w:author="Lektorat Bauer" w:date="2025-03-04T10:02:00Z" w16du:dateUtc="2025-03-04T09:02:00Z">
        <w:r w:rsidR="003F5AE0">
          <w:rPr>
            <w:rFonts w:ascii="Arial" w:hAnsi="Arial" w:cs="Arial"/>
            <w:sz w:val="24"/>
            <w:szCs w:val="24"/>
          </w:rPr>
          <w:t>m</w:t>
        </w:r>
      </w:ins>
      <w:del w:id="7284" w:author="Lektorat Bauer" w:date="2025-03-04T10:02:00Z" w16du:dateUtc="2025-03-04T09:02:00Z">
        <w:r w:rsidRPr="00944672" w:rsidDel="003F5AE0">
          <w:rPr>
            <w:rFonts w:ascii="Arial" w:hAnsi="Arial" w:cs="Arial"/>
            <w:sz w:val="24"/>
            <w:szCs w:val="24"/>
          </w:rPr>
          <w:delText>n</w:delText>
        </w:r>
      </w:del>
      <w:r w:rsidRPr="00944672">
        <w:rPr>
          <w:rFonts w:ascii="Arial" w:hAnsi="Arial" w:cs="Arial"/>
          <w:sz w:val="24"/>
          <w:szCs w:val="24"/>
        </w:rPr>
        <w:t xml:space="preserve"> Donezk-Becken reichlich ukrainische Flugzeuge am Himmel waren, wurde entschieden, den Test mit der BUK-Rakete zum Teil dort durchzuführen.</w:t>
      </w:r>
    </w:p>
    <w:p w14:paraId="2DDCD70F" w14:textId="7717370D"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Die nordkoreanischen Techniker</w:t>
      </w:r>
      <w:del w:id="7285" w:author="Lektorat Bauer" w:date="2025-03-04T10:03:00Z" w16du:dateUtc="2025-03-04T09:03:00Z">
        <w:r w:rsidRPr="00944672" w:rsidDel="003F5AE0">
          <w:rPr>
            <w:rFonts w:ascii="Arial" w:hAnsi="Arial" w:cs="Arial"/>
            <w:sz w:val="24"/>
            <w:szCs w:val="24"/>
          </w:rPr>
          <w:delText>,</w:delText>
        </w:r>
      </w:del>
      <w:r w:rsidRPr="00944672">
        <w:rPr>
          <w:rFonts w:ascii="Arial" w:hAnsi="Arial" w:cs="Arial"/>
          <w:sz w:val="24"/>
          <w:szCs w:val="24"/>
        </w:rPr>
        <w:t xml:space="preserve"> beluden in Pyeongyang</w:t>
      </w:r>
      <w:del w:id="7286" w:author="Lektorat Bauer" w:date="2025-03-04T10:03:00Z" w16du:dateUtc="2025-03-04T09:03:00Z">
        <w:r w:rsidRPr="00944672" w:rsidDel="003F5AE0">
          <w:rPr>
            <w:rFonts w:ascii="Arial" w:hAnsi="Arial" w:cs="Arial"/>
            <w:sz w:val="24"/>
            <w:szCs w:val="24"/>
          </w:rPr>
          <w:delText>,</w:delText>
        </w:r>
      </w:del>
      <w:r w:rsidRPr="00944672">
        <w:rPr>
          <w:rFonts w:ascii="Arial" w:hAnsi="Arial" w:cs="Arial"/>
          <w:sz w:val="24"/>
          <w:szCs w:val="24"/>
        </w:rPr>
        <w:t xml:space="preserve"> die russische IIljushin Il-76, die sie zu dem Testgelände bringen sollte.</w:t>
      </w:r>
    </w:p>
    <w:p w14:paraId="0C3336F4"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Die Iljuschin Il-76 ist ein schweres Transportflugzeug, das leistungsmäßig zwischen der Lockheed C-141 Starlifter und der Boeing C-17 anzusiedeln ist. Sie verfügt über vier Strahltriebwerke des Typs Solowjow D-30, und ihre Besatzung besteht aus sechs bis sieben Mann.</w:t>
      </w:r>
    </w:p>
    <w:p w14:paraId="23CFD7F7"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Der erste Teil des Tests, der den Nordkoreaner mitgeteilt wurde, sollte auf dem Testgelände Kapustin Jar stattfinden.</w:t>
      </w:r>
    </w:p>
    <w:p w14:paraId="779CEC17" w14:textId="522F0FC2"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Die Illjushin IL-76 verließ am 19. Juni 2014 Pyeongyang Richtung Nordosten und überflog die nordkoreanisch-russische Grenze. Weiter führte die Route über Wladiwostok und dann immer entlang der chinesisch-russischen Grenze bis nach rund 3.800 Kilometern und fünfeinhalb Stunden Reisezeit eine Zwischenlandung in Irkutsk </w:t>
      </w:r>
      <w:del w:id="7287" w:author="Lektorat Bauer" w:date="2025-03-04T10:53:00Z" w16du:dateUtc="2025-03-04T09:53:00Z">
        <w:r w:rsidRPr="00944672" w:rsidDel="00367C4D">
          <w:rPr>
            <w:rFonts w:ascii="Arial" w:hAnsi="Arial" w:cs="Arial"/>
            <w:sz w:val="24"/>
            <w:szCs w:val="24"/>
          </w:rPr>
          <w:delText>stattfand</w:delText>
        </w:r>
      </w:del>
      <w:ins w:id="7288" w:author="Lektorat Bauer" w:date="2025-03-04T10:53:00Z" w16du:dateUtc="2025-03-04T09:53:00Z">
        <w:r w:rsidR="00367C4D">
          <w:rPr>
            <w:rFonts w:ascii="Arial" w:hAnsi="Arial" w:cs="Arial"/>
            <w:sz w:val="24"/>
            <w:szCs w:val="24"/>
          </w:rPr>
          <w:t>erfolgte</w:t>
        </w:r>
      </w:ins>
      <w:r w:rsidRPr="00944672">
        <w:rPr>
          <w:rFonts w:ascii="Arial" w:hAnsi="Arial" w:cs="Arial"/>
          <w:sz w:val="24"/>
          <w:szCs w:val="24"/>
        </w:rPr>
        <w:t xml:space="preserve">. Hier übernachteten Crew und Maschine. Am nächsten Morgen begann die zweite Etappe. </w:t>
      </w:r>
    </w:p>
    <w:p w14:paraId="5A1A303E" w14:textId="679497A2"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Die Il-76 hat eine Reichweite von maximal 5.000 Kilometern, bei einer Reisegeschwindigkeit von 750 </w:t>
      </w:r>
      <w:del w:id="7289" w:author="Lektorat Bauer" w:date="2025-03-04T10:54:00Z" w16du:dateUtc="2025-03-04T09:54:00Z">
        <w:r w:rsidRPr="00944672" w:rsidDel="00367C4D">
          <w:rPr>
            <w:rFonts w:ascii="Arial" w:hAnsi="Arial" w:cs="Arial"/>
            <w:sz w:val="24"/>
            <w:szCs w:val="24"/>
          </w:rPr>
          <w:delText>km/h</w:delText>
        </w:r>
      </w:del>
      <w:ins w:id="7290" w:author="Lektorat Bauer" w:date="2025-03-04T10:54:00Z" w16du:dateUtc="2025-03-04T09:54:00Z">
        <w:r w:rsidR="00367C4D">
          <w:rPr>
            <w:rFonts w:ascii="Arial" w:hAnsi="Arial" w:cs="Arial"/>
            <w:sz w:val="24"/>
            <w:szCs w:val="24"/>
          </w:rPr>
          <w:t>Stundenkilometern</w:t>
        </w:r>
      </w:ins>
      <w:r w:rsidRPr="00944672">
        <w:rPr>
          <w:rFonts w:ascii="Arial" w:hAnsi="Arial" w:cs="Arial"/>
          <w:sz w:val="24"/>
          <w:szCs w:val="24"/>
        </w:rPr>
        <w:t>. Die</w:t>
      </w:r>
      <w:ins w:id="7291" w:author="Lektorat Bauer" w:date="2025-03-04T10:54:00Z" w16du:dateUtc="2025-03-04T09:54:00Z">
        <w:r w:rsidR="00367C4D">
          <w:rPr>
            <w:rFonts w:ascii="Arial" w:hAnsi="Arial" w:cs="Arial"/>
            <w:sz w:val="24"/>
            <w:szCs w:val="24"/>
          </w:rPr>
          <w:t xml:space="preserve"> anstehende</w:t>
        </w:r>
      </w:ins>
      <w:r w:rsidRPr="00944672">
        <w:rPr>
          <w:rFonts w:ascii="Arial" w:hAnsi="Arial" w:cs="Arial"/>
          <w:sz w:val="24"/>
          <w:szCs w:val="24"/>
        </w:rPr>
        <w:t xml:space="preserve"> Etappe </w:t>
      </w:r>
      <w:del w:id="7292" w:author="Lektorat Bauer" w:date="2025-03-04T10:54:00Z" w16du:dateUtc="2025-03-04T09:54:00Z">
        <w:r w:rsidRPr="00944672" w:rsidDel="00367C4D">
          <w:rPr>
            <w:rFonts w:ascii="Arial" w:hAnsi="Arial" w:cs="Arial"/>
            <w:sz w:val="24"/>
            <w:szCs w:val="24"/>
          </w:rPr>
          <w:delText xml:space="preserve">heute </w:delText>
        </w:r>
      </w:del>
      <w:r w:rsidRPr="00944672">
        <w:rPr>
          <w:rFonts w:ascii="Arial" w:hAnsi="Arial" w:cs="Arial"/>
          <w:sz w:val="24"/>
          <w:szCs w:val="24"/>
        </w:rPr>
        <w:t xml:space="preserve">würde die Maschine </w:t>
      </w:r>
      <w:del w:id="7293" w:author="Lektorat Bauer" w:date="2025-03-04T10:55:00Z" w16du:dateUtc="2025-03-04T09:55:00Z">
        <w:r w:rsidRPr="00944672" w:rsidDel="00367C4D">
          <w:rPr>
            <w:rFonts w:ascii="Arial" w:hAnsi="Arial" w:cs="Arial"/>
            <w:sz w:val="24"/>
            <w:szCs w:val="24"/>
          </w:rPr>
          <w:delText xml:space="preserve">fast </w:delText>
        </w:r>
      </w:del>
      <w:r w:rsidRPr="00944672">
        <w:rPr>
          <w:rFonts w:ascii="Arial" w:hAnsi="Arial" w:cs="Arial"/>
          <w:sz w:val="24"/>
          <w:szCs w:val="24"/>
        </w:rPr>
        <w:t xml:space="preserve">an ihre Grenzen bringen. Von Irkutsk führte die Route nordwestlich nach Nowosibirsk und weiter nördlich vorbei an Omsk. Kurz danach drehte die Maschine Richtung Südwest nach Tscheljabinsk und weiter nach Saratow an der Wolga. Von dort drehte sie auf Südkurs, um dann bei Snamensk zur Landung anzusetzen. </w:t>
      </w:r>
    </w:p>
    <w:p w14:paraId="39B9A2C0"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Nach 4.200 Kilometern und sechs Stunden Flugzeit hatte sie ihr Ziel erreicht. Das Flugzeug wurde noch entladen, dann hatten die Crew und die Nordkoreaner Ruhezeit.</w:t>
      </w:r>
    </w:p>
    <w:p w14:paraId="21A56CA1"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62451DE6"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1098F05A"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56496078"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 xml:space="preserve">Am 21. Juni 2014 begannen die Nordkoreaner die von ihnen mitgebrachte Rakete und die modifizierte Steuereinheit zu prüfen, um sicherzustellen, dass beide Systeme für den morgigen Test einsatzfähig waren. Gegen Mittag waren alle Tests zufriedenstellend abgeschlossen worden, und die russischen Gastgeber luden ihre Gäste zu einem kulturellen Austausch ein. </w:t>
      </w:r>
    </w:p>
    <w:p w14:paraId="5806C923"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Die Nordkoreaner waren hart im Nehmen, aber am 22. Juni hatten auch sie leichte Kopfschmerzen. Sie wollten sich den russischen Kollegen nicht so einfach geschlagen geben und hatten gut mitgehalten. Die Arbeit begann daher dementsprechend später und etwas langsamer.</w:t>
      </w:r>
    </w:p>
    <w:p w14:paraId="175F32FC" w14:textId="2E410331"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Gegen Mittag war die mitgebrachte Steuereinheit an einer</w:t>
      </w:r>
      <w:del w:id="7294" w:author="Lektorat Bauer" w:date="2025-03-04T10:55:00Z" w16du:dateUtc="2025-03-04T09:55:00Z">
        <w:r w:rsidRPr="00944672" w:rsidDel="00367C4D">
          <w:rPr>
            <w:rFonts w:ascii="Arial" w:hAnsi="Arial" w:cs="Arial"/>
            <w:sz w:val="24"/>
            <w:szCs w:val="24"/>
          </w:rPr>
          <w:delText>,</w:delText>
        </w:r>
      </w:del>
      <w:r w:rsidRPr="00944672">
        <w:rPr>
          <w:rFonts w:ascii="Arial" w:hAnsi="Arial" w:cs="Arial"/>
          <w:sz w:val="24"/>
          <w:szCs w:val="24"/>
        </w:rPr>
        <w:t xml:space="preserve"> von zwei</w:t>
      </w:r>
      <w:del w:id="7295" w:author="Lektorat Bauer" w:date="2025-03-04T10:55:00Z" w16du:dateUtc="2025-03-04T09:55:00Z">
        <w:r w:rsidRPr="00944672" w:rsidDel="00367C4D">
          <w:rPr>
            <w:rFonts w:ascii="Arial" w:hAnsi="Arial" w:cs="Arial"/>
            <w:sz w:val="24"/>
            <w:szCs w:val="24"/>
          </w:rPr>
          <w:delText>,</w:delText>
        </w:r>
      </w:del>
      <w:r w:rsidRPr="00944672">
        <w:rPr>
          <w:rFonts w:ascii="Arial" w:hAnsi="Arial" w:cs="Arial"/>
          <w:sz w:val="24"/>
          <w:szCs w:val="24"/>
        </w:rPr>
        <w:t xml:space="preserve"> BUK-M1 installiert und die nordkoreanische Rakete war im Startergestell montiert.</w:t>
      </w:r>
    </w:p>
    <w:p w14:paraId="3A33BD45"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Der Plan sah vor, dass zwei BUK-M1 parallel eingesetzt werden würden.</w:t>
      </w:r>
    </w:p>
    <w:p w14:paraId="6DF0E418" w14:textId="660A00B6"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Damit eine Vergleichbarkeit der Situation hergestellt werden konnte, würden zwei </w:t>
      </w:r>
      <w:del w:id="7296" w:author="Lektorat Bauer" w:date="2025-03-04T10:55:00Z" w16du:dateUtc="2025-03-04T09:55:00Z">
        <w:r w:rsidRPr="00944672" w:rsidDel="00367C4D">
          <w:rPr>
            <w:rFonts w:ascii="Arial" w:hAnsi="Arial" w:cs="Arial"/>
            <w:sz w:val="24"/>
            <w:szCs w:val="24"/>
          </w:rPr>
          <w:delText xml:space="preserve">dreier </w:delText>
        </w:r>
      </w:del>
      <w:ins w:id="7297" w:author="Lektorat Bauer" w:date="2025-03-04T10:55:00Z" w16du:dateUtc="2025-03-04T09:55:00Z">
        <w:r w:rsidR="00367C4D">
          <w:rPr>
            <w:rFonts w:ascii="Arial" w:hAnsi="Arial" w:cs="Arial"/>
            <w:sz w:val="24"/>
            <w:szCs w:val="24"/>
          </w:rPr>
          <w:t>Dreier-</w:t>
        </w:r>
      </w:ins>
      <w:r w:rsidRPr="00944672">
        <w:rPr>
          <w:rFonts w:ascii="Arial" w:hAnsi="Arial" w:cs="Arial"/>
          <w:sz w:val="24"/>
          <w:szCs w:val="24"/>
        </w:rPr>
        <w:t>Gruppen von Drohnen über das Testgelände fliegen. Je eine BUK-M1 hatte auf eine Gruppe zu zielen, und beide würden auf dieselbe Position im Drohnenverband schießen.</w:t>
      </w:r>
    </w:p>
    <w:p w14:paraId="4D6B595D" w14:textId="6F46737D" w:rsidR="00944672" w:rsidRPr="00944672" w:rsidDel="00367C4D" w:rsidRDefault="00944672" w:rsidP="00623B68">
      <w:pPr>
        <w:autoSpaceDE w:val="0"/>
        <w:autoSpaceDN w:val="0"/>
        <w:adjustRightInd w:val="0"/>
        <w:spacing w:after="0" w:line="360" w:lineRule="auto"/>
        <w:ind w:firstLine="227"/>
        <w:jc w:val="both"/>
        <w:rPr>
          <w:del w:id="7298" w:author="Lektorat Bauer" w:date="2025-03-04T10:56:00Z" w16du:dateUtc="2025-03-04T09:56:00Z"/>
          <w:rFonts w:ascii="Arial" w:hAnsi="Arial" w:cs="Arial"/>
          <w:sz w:val="24"/>
          <w:szCs w:val="24"/>
        </w:rPr>
      </w:pPr>
      <w:del w:id="7299" w:author="Lektorat Bauer" w:date="2025-03-04T10:56:00Z" w16du:dateUtc="2025-03-04T09:56:00Z">
        <w:r w:rsidRPr="00944672" w:rsidDel="00367C4D">
          <w:rPr>
            <w:rFonts w:ascii="Arial" w:hAnsi="Arial" w:cs="Arial"/>
            <w:sz w:val="24"/>
            <w:szCs w:val="24"/>
          </w:rPr>
          <w:delText xml:space="preserve">Wenn als Ziel, als die </w:delText>
        </w:r>
        <w:commentRangeStart w:id="7300"/>
        <w:r w:rsidRPr="00944672" w:rsidDel="00367C4D">
          <w:rPr>
            <w:rFonts w:ascii="Arial" w:hAnsi="Arial" w:cs="Arial"/>
            <w:sz w:val="24"/>
            <w:szCs w:val="24"/>
          </w:rPr>
          <w:delText>Nummer drei ausgelost werden würde, würden beide Systeme auf ihre Drohne Nummer drei zielen. Dieses Setup wurde gewählt, um Gleichheit zu schaffen und um zu prüfen, ob die nordkoreanische Version tatsächlich präziser arbeitete, als die russische Version.</w:delText>
        </w:r>
      </w:del>
      <w:commentRangeEnd w:id="7300"/>
      <w:r w:rsidR="00367C4D">
        <w:rPr>
          <w:rStyle w:val="Kommentarzeichen"/>
        </w:rPr>
        <w:commentReference w:id="7300"/>
      </w:r>
    </w:p>
    <w:p w14:paraId="2A502D50" w14:textId="2193C76F"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Um 14:30 Uhr nahmen beide Bedienerteams </w:t>
      </w:r>
      <w:del w:id="7301" w:author="Lektorat Bauer" w:date="2025-03-04T10:57:00Z" w16du:dateUtc="2025-03-04T09:57:00Z">
        <w:r w:rsidRPr="00944672" w:rsidDel="00367C4D">
          <w:rPr>
            <w:rFonts w:ascii="Arial" w:hAnsi="Arial" w:cs="Arial"/>
            <w:sz w:val="24"/>
            <w:szCs w:val="24"/>
          </w:rPr>
          <w:delText>das startklar machen</w:delText>
        </w:r>
      </w:del>
      <w:ins w:id="7302" w:author="Lektorat Bauer" w:date="2025-03-04T10:57:00Z" w16du:dateUtc="2025-03-04T09:57:00Z">
        <w:r w:rsidR="00367C4D">
          <w:rPr>
            <w:rFonts w:ascii="Arial" w:hAnsi="Arial" w:cs="Arial"/>
            <w:sz w:val="24"/>
            <w:szCs w:val="24"/>
          </w:rPr>
          <w:t>die Vorbereitung</w:t>
        </w:r>
      </w:ins>
      <w:r w:rsidRPr="00944672">
        <w:rPr>
          <w:rFonts w:ascii="Arial" w:hAnsi="Arial" w:cs="Arial"/>
          <w:sz w:val="24"/>
          <w:szCs w:val="24"/>
        </w:rPr>
        <w:t xml:space="preserve"> ihrer Systeme in Angriff, und meldeten um 14:45 Uhr Einsatzbereitschaft.</w:t>
      </w:r>
    </w:p>
    <w:p w14:paraId="60E71873"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Um 15:00 Uhr flogen die beiden Drohnenverbände auf das Gelände zu und wurden von den Radarsystemen erkannt und im Zielcomputer erfasst.</w:t>
      </w:r>
    </w:p>
    <w:p w14:paraId="1CA1CB12" w14:textId="30F9EE1E"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Dann kam der Befehl: ‚Nummer 2!‘</w:t>
      </w:r>
      <w:del w:id="7303" w:author="Lektorat Bauer" w:date="2025-03-04T10:57:00Z" w16du:dateUtc="2025-03-04T09:57:00Z">
        <w:r w:rsidRPr="00944672" w:rsidDel="00367C4D">
          <w:rPr>
            <w:rFonts w:ascii="Arial" w:hAnsi="Arial" w:cs="Arial"/>
            <w:sz w:val="24"/>
            <w:szCs w:val="24"/>
          </w:rPr>
          <w:delText>,</w:delText>
        </w:r>
      </w:del>
      <w:r w:rsidRPr="00944672">
        <w:rPr>
          <w:rFonts w:ascii="Arial" w:hAnsi="Arial" w:cs="Arial"/>
          <w:sz w:val="24"/>
          <w:szCs w:val="24"/>
        </w:rPr>
        <w:t xml:space="preserve"> </w:t>
      </w:r>
      <w:ins w:id="7304" w:author="Lektorat Bauer" w:date="2025-03-04T10:57:00Z" w16du:dateUtc="2025-03-04T09:57:00Z">
        <w:r w:rsidR="00367C4D">
          <w:rPr>
            <w:rFonts w:ascii="Arial" w:hAnsi="Arial" w:cs="Arial"/>
            <w:sz w:val="24"/>
            <w:szCs w:val="24"/>
          </w:rPr>
          <w:t>B</w:t>
        </w:r>
      </w:ins>
      <w:del w:id="7305" w:author="Lektorat Bauer" w:date="2025-03-04T10:57:00Z" w16du:dateUtc="2025-03-04T09:57:00Z">
        <w:r w:rsidRPr="00944672" w:rsidDel="00367C4D">
          <w:rPr>
            <w:rFonts w:ascii="Arial" w:hAnsi="Arial" w:cs="Arial"/>
            <w:sz w:val="24"/>
            <w:szCs w:val="24"/>
          </w:rPr>
          <w:delText>b</w:delText>
        </w:r>
      </w:del>
      <w:r w:rsidRPr="00944672">
        <w:rPr>
          <w:rFonts w:ascii="Arial" w:hAnsi="Arial" w:cs="Arial"/>
          <w:sz w:val="24"/>
          <w:szCs w:val="24"/>
        </w:rPr>
        <w:t>eide Systeme feuerten. Die nordkoreanische Rakete zog</w:t>
      </w:r>
      <w:del w:id="7306" w:author="Lektorat Bauer" w:date="2025-03-04T10:58:00Z" w16du:dateUtc="2025-03-04T09:58:00Z">
        <w:r w:rsidRPr="00944672" w:rsidDel="00367C4D">
          <w:rPr>
            <w:rFonts w:ascii="Arial" w:hAnsi="Arial" w:cs="Arial"/>
            <w:sz w:val="24"/>
            <w:szCs w:val="24"/>
          </w:rPr>
          <w:delText>,</w:delText>
        </w:r>
      </w:del>
      <w:r w:rsidRPr="00944672">
        <w:rPr>
          <w:rFonts w:ascii="Arial" w:hAnsi="Arial" w:cs="Arial"/>
          <w:sz w:val="24"/>
          <w:szCs w:val="24"/>
        </w:rPr>
        <w:t xml:space="preserve"> wie an einer Schnur gezogen auf die Position Nummer zwei zu und zerstörte das Ziel</w:t>
      </w:r>
      <w:del w:id="7307" w:author="Lektorat Bauer" w:date="2025-03-04T10:58:00Z" w16du:dateUtc="2025-03-04T09:58:00Z">
        <w:r w:rsidRPr="00944672" w:rsidDel="00367C4D">
          <w:rPr>
            <w:rFonts w:ascii="Arial" w:hAnsi="Arial" w:cs="Arial"/>
            <w:sz w:val="24"/>
            <w:szCs w:val="24"/>
          </w:rPr>
          <w:delText>,</w:delText>
        </w:r>
      </w:del>
      <w:r w:rsidRPr="00944672">
        <w:rPr>
          <w:rFonts w:ascii="Arial" w:hAnsi="Arial" w:cs="Arial"/>
          <w:sz w:val="24"/>
          <w:szCs w:val="24"/>
        </w:rPr>
        <w:t xml:space="preserve"> wie geplant.</w:t>
      </w:r>
    </w:p>
    <w:p w14:paraId="05F83C79"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Die russische Bedienermannschaft war schneller, und die Rakete hatte minimal eher das Startgestell verlassen. Das konnte in der Zeitlupe festgestellt werden, und die russische Mannschaft feiert sich dafür.</w:t>
      </w:r>
    </w:p>
    <w:p w14:paraId="1F3493A6"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Dann aber war der Unterschied zu erkennen: Die russische Rakete drehte leichte Schleifen, als sie sich auf das Ziel ausrichtete. Trotz des schnelleren Abschusses erreichten beide Raketen gleichzeitig ihr Ziel. </w:t>
      </w:r>
    </w:p>
    <w:p w14:paraId="3F1108CB"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Es war erkennbar, dass die russische Rakete</w:t>
      </w:r>
      <w:del w:id="7308" w:author="Lektorat Bauer" w:date="2025-03-04T10:58:00Z" w16du:dateUtc="2025-03-04T09:58:00Z">
        <w:r w:rsidRPr="00944672" w:rsidDel="00367C4D">
          <w:rPr>
            <w:rFonts w:ascii="Arial" w:hAnsi="Arial" w:cs="Arial"/>
            <w:sz w:val="24"/>
            <w:szCs w:val="24"/>
          </w:rPr>
          <w:delText>,</w:delText>
        </w:r>
      </w:del>
      <w:r w:rsidRPr="00944672">
        <w:rPr>
          <w:rFonts w:ascii="Arial" w:hAnsi="Arial" w:cs="Arial"/>
          <w:sz w:val="24"/>
          <w:szCs w:val="24"/>
        </w:rPr>
        <w:t xml:space="preserve"> durch das Feintuning während des Fluges</w:t>
      </w:r>
      <w:del w:id="7309" w:author="Lektorat Bauer" w:date="2025-03-04T10:58:00Z" w16du:dateUtc="2025-03-04T09:58:00Z">
        <w:r w:rsidRPr="00944672" w:rsidDel="00367C4D">
          <w:rPr>
            <w:rFonts w:ascii="Arial" w:hAnsi="Arial" w:cs="Arial"/>
            <w:sz w:val="24"/>
            <w:szCs w:val="24"/>
          </w:rPr>
          <w:delText>,</w:delText>
        </w:r>
      </w:del>
      <w:r w:rsidRPr="00944672">
        <w:rPr>
          <w:rFonts w:ascii="Arial" w:hAnsi="Arial" w:cs="Arial"/>
          <w:sz w:val="24"/>
          <w:szCs w:val="24"/>
        </w:rPr>
        <w:t xml:space="preserve"> Zeit verlor, auch wenn es sich hier um Sekunden handelte.</w:t>
      </w:r>
    </w:p>
    <w:p w14:paraId="0B8B2426"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Um sicherzustellen, dass das kein Zufall war, wurde der zweite Test, zur Verifizierung der Ergebnisse, für zwei Tage später angesetzt.</w:t>
      </w:r>
    </w:p>
    <w:p w14:paraId="73F67575"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Die Nordkoreaner meldeten den Erfolg nach Pyeongyang, die Russen den Misserfolg nach Moskau.</w:t>
      </w:r>
    </w:p>
    <w:p w14:paraId="5104F76C"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4694D60E"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56E4BF89"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2094CC8E" w14:textId="38D387F0"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 xml:space="preserve">Am 24. Juni wurde der Test wiederholt. Das Wetter war schlechter, aber das Ergebnis </w:t>
      </w:r>
      <w:del w:id="7310" w:author="Lektorat Bauer" w:date="2025-03-04T10:58:00Z" w16du:dateUtc="2025-03-04T09:58:00Z">
        <w:r w:rsidRPr="00944672" w:rsidDel="00367C4D">
          <w:rPr>
            <w:rFonts w:ascii="Arial" w:hAnsi="Arial" w:cs="Arial"/>
            <w:sz w:val="24"/>
            <w:szCs w:val="24"/>
          </w:rPr>
          <w:delText xml:space="preserve">war </w:delText>
        </w:r>
      </w:del>
      <w:r w:rsidRPr="00944672">
        <w:rPr>
          <w:rFonts w:ascii="Arial" w:hAnsi="Arial" w:cs="Arial"/>
          <w:sz w:val="24"/>
          <w:szCs w:val="24"/>
        </w:rPr>
        <w:t>identisch zu dem vormaligen Ergebnis.</w:t>
      </w:r>
    </w:p>
    <w:p w14:paraId="077818A4"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Der Jubel der nordkoreanischen Systemcrew war unbeschreiblich, während die russische Crew zugeben musste, dass Sie geschlagen worden war.</w:t>
      </w:r>
    </w:p>
    <w:p w14:paraId="2555EFC5"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Als Zeichen der Freundschaft und Versöhnung</w:t>
      </w:r>
      <w:del w:id="7311" w:author="Lektorat Bauer" w:date="2025-03-04T10:59:00Z" w16du:dateUtc="2025-03-04T09:59:00Z">
        <w:r w:rsidRPr="00944672" w:rsidDel="00367C4D">
          <w:rPr>
            <w:rFonts w:ascii="Arial" w:hAnsi="Arial" w:cs="Arial"/>
            <w:sz w:val="24"/>
            <w:szCs w:val="24"/>
          </w:rPr>
          <w:delText>,</w:delText>
        </w:r>
      </w:del>
      <w:r w:rsidRPr="00944672">
        <w:rPr>
          <w:rFonts w:ascii="Arial" w:hAnsi="Arial" w:cs="Arial"/>
          <w:sz w:val="24"/>
          <w:szCs w:val="24"/>
        </w:rPr>
        <w:t xml:space="preserve"> wurde geprüft, ob ausreichend Getränke vorhanden waren. </w:t>
      </w:r>
    </w:p>
    <w:p w14:paraId="6CDC2823"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54FCC32B"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7FD83D95"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25BF6BBA" w14:textId="1EB8C97F"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Die russische Armeeführung</w:t>
      </w:r>
      <w:del w:id="7312" w:author="Lektorat Bauer" w:date="2025-03-04T10:59:00Z" w16du:dateUtc="2025-03-04T09:59:00Z">
        <w:r w:rsidRPr="00944672" w:rsidDel="00367C4D">
          <w:rPr>
            <w:rFonts w:ascii="Arial" w:hAnsi="Arial" w:cs="Arial"/>
            <w:sz w:val="24"/>
            <w:szCs w:val="24"/>
          </w:rPr>
          <w:delText>,</w:delText>
        </w:r>
      </w:del>
      <w:r w:rsidRPr="00944672">
        <w:rPr>
          <w:rFonts w:ascii="Arial" w:hAnsi="Arial" w:cs="Arial"/>
          <w:sz w:val="24"/>
          <w:szCs w:val="24"/>
        </w:rPr>
        <w:t xml:space="preserve"> empfand das Ergebnis als Schmach und setzte einen dritten Testdurchlauf an.</w:t>
      </w:r>
    </w:p>
    <w:p w14:paraId="3B9475F1"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Für diesen Test wurden ‚Echtbedingungen‘ angesetzt. Die Piloten der Drohnen</w:t>
      </w:r>
      <w:del w:id="7313" w:author="Lektorat Bauer" w:date="2025-03-04T10:59:00Z" w16du:dateUtc="2025-03-04T09:59:00Z">
        <w:r w:rsidRPr="00944672" w:rsidDel="00367C4D">
          <w:rPr>
            <w:rFonts w:ascii="Arial" w:hAnsi="Arial" w:cs="Arial"/>
            <w:sz w:val="24"/>
            <w:szCs w:val="24"/>
          </w:rPr>
          <w:delText>,</w:delText>
        </w:r>
      </w:del>
      <w:r w:rsidRPr="00944672">
        <w:rPr>
          <w:rFonts w:ascii="Arial" w:hAnsi="Arial" w:cs="Arial"/>
          <w:sz w:val="24"/>
          <w:szCs w:val="24"/>
        </w:rPr>
        <w:t xml:space="preserve"> hatten die Erlaubnis und Aufgabe den Raketen auszuweichen; das würde jeder Jetpilot auch versuchen.</w:t>
      </w:r>
    </w:p>
    <w:p w14:paraId="497D814E" w14:textId="12C392A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Die zweite Varianz war, dass die Drohnen ein Zeitfenster von einer Stunde hatten, in </w:t>
      </w:r>
      <w:del w:id="7314" w:author="Lektorat Bauer" w:date="2025-03-04T10:59:00Z" w16du:dateUtc="2025-03-04T09:59:00Z">
        <w:r w:rsidRPr="00944672" w:rsidDel="00367C4D">
          <w:rPr>
            <w:rFonts w:ascii="Arial" w:hAnsi="Arial" w:cs="Arial"/>
            <w:sz w:val="24"/>
            <w:szCs w:val="24"/>
          </w:rPr>
          <w:delText xml:space="preserve">der </w:delText>
        </w:r>
      </w:del>
      <w:ins w:id="7315" w:author="Lektorat Bauer" w:date="2025-03-04T10:59:00Z" w16du:dateUtc="2025-03-04T09:59:00Z">
        <w:r w:rsidR="00367C4D">
          <w:rPr>
            <w:rFonts w:ascii="Arial" w:hAnsi="Arial" w:cs="Arial"/>
            <w:sz w:val="24"/>
            <w:szCs w:val="24"/>
          </w:rPr>
          <w:t>dem</w:t>
        </w:r>
        <w:r w:rsidR="00367C4D" w:rsidRPr="00944672">
          <w:rPr>
            <w:rFonts w:ascii="Arial" w:hAnsi="Arial" w:cs="Arial"/>
            <w:sz w:val="24"/>
            <w:szCs w:val="24"/>
          </w:rPr>
          <w:t xml:space="preserve"> </w:t>
        </w:r>
      </w:ins>
      <w:r w:rsidRPr="00944672">
        <w:rPr>
          <w:rFonts w:ascii="Arial" w:hAnsi="Arial" w:cs="Arial"/>
          <w:sz w:val="24"/>
          <w:szCs w:val="24"/>
        </w:rPr>
        <w:t>sie</w:t>
      </w:r>
      <w:del w:id="7316" w:author="Lektorat Bauer" w:date="2025-03-04T10:59:00Z" w16du:dateUtc="2025-03-04T09:59:00Z">
        <w:r w:rsidRPr="00944672" w:rsidDel="00367C4D">
          <w:rPr>
            <w:rFonts w:ascii="Arial" w:hAnsi="Arial" w:cs="Arial"/>
            <w:sz w:val="24"/>
            <w:szCs w:val="24"/>
          </w:rPr>
          <w:delText>,</w:delText>
        </w:r>
      </w:del>
      <w:r w:rsidRPr="00944672">
        <w:rPr>
          <w:rFonts w:ascii="Arial" w:hAnsi="Arial" w:cs="Arial"/>
          <w:sz w:val="24"/>
          <w:szCs w:val="24"/>
        </w:rPr>
        <w:t xml:space="preserve"> nach eigenem Ermessen einfliegen durften. </w:t>
      </w:r>
    </w:p>
    <w:p w14:paraId="6ED6769C" w14:textId="69C064AA"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Das bedeutete, dass die BUK-M1</w:t>
      </w:r>
      <w:ins w:id="7317" w:author="Lektorat Bauer" w:date="2025-03-04T10:59:00Z" w16du:dateUtc="2025-03-04T09:59:00Z">
        <w:r w:rsidR="00367C4D">
          <w:rPr>
            <w:rFonts w:ascii="Arial" w:hAnsi="Arial" w:cs="Arial"/>
            <w:sz w:val="24"/>
            <w:szCs w:val="24"/>
          </w:rPr>
          <w:t>-</w:t>
        </w:r>
      </w:ins>
      <w:del w:id="7318" w:author="Lektorat Bauer" w:date="2025-03-04T10:59:00Z" w16du:dateUtc="2025-03-04T09:59:00Z">
        <w:r w:rsidRPr="00944672" w:rsidDel="00367C4D">
          <w:rPr>
            <w:rFonts w:ascii="Arial" w:hAnsi="Arial" w:cs="Arial"/>
            <w:sz w:val="24"/>
            <w:szCs w:val="24"/>
          </w:rPr>
          <w:delText xml:space="preserve"> </w:delText>
        </w:r>
      </w:del>
      <w:r w:rsidRPr="00944672">
        <w:rPr>
          <w:rFonts w:ascii="Arial" w:hAnsi="Arial" w:cs="Arial"/>
          <w:sz w:val="24"/>
          <w:szCs w:val="24"/>
        </w:rPr>
        <w:t>Systeme in ständiger Alarmbereitschaft sein mussten, wie im Feld auch.</w:t>
      </w:r>
    </w:p>
    <w:p w14:paraId="34912061" w14:textId="0489E42E"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Vorab wurde Drohne Nummer 1 als Ziel vorgegeben, und die Drohnenpiloten </w:t>
      </w:r>
      <w:del w:id="7319" w:author="Lektorat Bauer" w:date="2025-03-04T10:59:00Z" w16du:dateUtc="2025-03-04T09:59:00Z">
        <w:r w:rsidRPr="00944672" w:rsidDel="00367C4D">
          <w:rPr>
            <w:rFonts w:ascii="Arial" w:hAnsi="Arial" w:cs="Arial"/>
            <w:sz w:val="24"/>
            <w:szCs w:val="24"/>
          </w:rPr>
          <w:delText xml:space="preserve">auch </w:delText>
        </w:r>
      </w:del>
      <w:r w:rsidRPr="00944672">
        <w:rPr>
          <w:rFonts w:ascii="Arial" w:hAnsi="Arial" w:cs="Arial"/>
          <w:sz w:val="24"/>
          <w:szCs w:val="24"/>
        </w:rPr>
        <w:t>darüber informiert, welche Drohen das Ziel sein würde. Das war etwas unfair, machte den Test aber realistischer.</w:t>
      </w:r>
    </w:p>
    <w:p w14:paraId="3E93FDAF"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Unter diesen Bedingungen wurde am 29. Juni 2014 der dritte Test gestartet.</w:t>
      </w:r>
    </w:p>
    <w:p w14:paraId="4E77F140"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6A6EF372"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3D7E5C64"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33AB4B76"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 xml:space="preserve">Das System BUK-M1 ist mit Lenkwaffen vom Typ 9M38 ausgestattet. Diese sind einstufige Flugkörper und haben einen typisch zylinderförmigen Rumpf. </w:t>
      </w:r>
    </w:p>
    <w:p w14:paraId="4D7AAD42"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Dieser Rumpf ist in mehrere Sektionen aufgeteilt und beginnt</w:t>
      </w:r>
      <w:del w:id="7320" w:author="Lektorat Bauer" w:date="2025-03-04T10:59:00Z" w16du:dateUtc="2025-03-04T09:59:00Z">
        <w:r w:rsidRPr="00944672" w:rsidDel="00346AF5">
          <w:rPr>
            <w:rFonts w:ascii="Arial" w:hAnsi="Arial" w:cs="Arial"/>
            <w:sz w:val="24"/>
            <w:szCs w:val="24"/>
          </w:rPr>
          <w:delText>,</w:delText>
        </w:r>
      </w:del>
      <w:r w:rsidRPr="00944672">
        <w:rPr>
          <w:rFonts w:ascii="Arial" w:hAnsi="Arial" w:cs="Arial"/>
          <w:sz w:val="24"/>
          <w:szCs w:val="24"/>
        </w:rPr>
        <w:t xml:space="preserve"> mit einem halbaktiven Radarsuchkopf.</w:t>
      </w:r>
    </w:p>
    <w:p w14:paraId="76558A13" w14:textId="7A0D8B78"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 Danach folgt der Bordcomputer mit einem Navigationssystem und der Radar-Näherungszünder, gefolgt von einem 70 </w:t>
      </w:r>
      <w:ins w:id="7321" w:author="Lektorat Bauer" w:date="2025-03-04T10:59:00Z" w16du:dateUtc="2025-03-04T09:59:00Z">
        <w:r w:rsidR="00346AF5">
          <w:rPr>
            <w:rFonts w:ascii="Arial" w:hAnsi="Arial" w:cs="Arial"/>
            <w:sz w:val="24"/>
            <w:szCs w:val="24"/>
          </w:rPr>
          <w:t>K</w:t>
        </w:r>
      </w:ins>
      <w:ins w:id="7322" w:author="Lektorat Bauer" w:date="2025-03-04T11:00:00Z" w16du:dateUtc="2025-03-04T10:00:00Z">
        <w:r w:rsidR="00346AF5">
          <w:rPr>
            <w:rFonts w:ascii="Arial" w:hAnsi="Arial" w:cs="Arial"/>
            <w:sz w:val="24"/>
            <w:szCs w:val="24"/>
          </w:rPr>
          <w:t>ilogramm</w:t>
        </w:r>
      </w:ins>
      <w:del w:id="7323" w:author="Lektorat Bauer" w:date="2025-03-04T10:59:00Z" w16du:dateUtc="2025-03-04T09:59:00Z">
        <w:r w:rsidRPr="00944672" w:rsidDel="00346AF5">
          <w:rPr>
            <w:rFonts w:ascii="Arial" w:hAnsi="Arial" w:cs="Arial"/>
            <w:sz w:val="24"/>
            <w:szCs w:val="24"/>
          </w:rPr>
          <w:delText>kg</w:delText>
        </w:r>
      </w:del>
      <w:r w:rsidRPr="00944672">
        <w:rPr>
          <w:rFonts w:ascii="Arial" w:hAnsi="Arial" w:cs="Arial"/>
          <w:sz w:val="24"/>
          <w:szCs w:val="24"/>
        </w:rPr>
        <w:t xml:space="preserve"> wiegenden Splittergefechtskopf. </w:t>
      </w:r>
      <w:r w:rsidRPr="00944672">
        <w:rPr>
          <w:rFonts w:ascii="Arial" w:hAnsi="Arial" w:cs="Arial"/>
          <w:sz w:val="24"/>
          <w:szCs w:val="24"/>
        </w:rPr>
        <w:lastRenderedPageBreak/>
        <w:t>Dieser Gefechtskopf besitzt einen Splittermantel aus vorgeformten</w:t>
      </w:r>
      <w:ins w:id="7324" w:author="Lektorat Bauer" w:date="2025-03-04T11:00:00Z" w16du:dateUtc="2025-03-04T10:00:00Z">
        <w:r w:rsidR="00346AF5">
          <w:rPr>
            <w:rFonts w:ascii="Arial" w:hAnsi="Arial" w:cs="Arial"/>
            <w:sz w:val="24"/>
            <w:szCs w:val="24"/>
          </w:rPr>
          <w:t>,</w:t>
        </w:r>
      </w:ins>
      <w:r w:rsidRPr="00944672">
        <w:rPr>
          <w:rFonts w:ascii="Arial" w:hAnsi="Arial" w:cs="Arial"/>
          <w:sz w:val="24"/>
          <w:szCs w:val="24"/>
        </w:rPr>
        <w:t xml:space="preserve"> x-förmigen Fragmenten und hat einen Wirkungsradius von 15 bis 17 </w:t>
      </w:r>
      <w:ins w:id="7325" w:author="Lektorat Bauer" w:date="2025-03-04T11:00:00Z" w16du:dateUtc="2025-03-04T10:00:00Z">
        <w:r w:rsidR="00346AF5">
          <w:rPr>
            <w:rFonts w:ascii="Arial" w:hAnsi="Arial" w:cs="Arial"/>
            <w:sz w:val="24"/>
            <w:szCs w:val="24"/>
          </w:rPr>
          <w:t>Meter</w:t>
        </w:r>
      </w:ins>
      <w:del w:id="7326" w:author="Lektorat Bauer" w:date="2025-03-04T11:00:00Z" w16du:dateUtc="2025-03-04T10:00:00Z">
        <w:r w:rsidRPr="00944672" w:rsidDel="00346AF5">
          <w:rPr>
            <w:rFonts w:ascii="Arial" w:hAnsi="Arial" w:cs="Arial"/>
            <w:sz w:val="24"/>
            <w:szCs w:val="24"/>
          </w:rPr>
          <w:delText>m</w:delText>
        </w:r>
      </w:del>
      <w:r w:rsidRPr="00944672">
        <w:rPr>
          <w:rFonts w:ascii="Arial" w:hAnsi="Arial" w:cs="Arial"/>
          <w:sz w:val="24"/>
          <w:szCs w:val="24"/>
        </w:rPr>
        <w:t>.</w:t>
      </w:r>
    </w:p>
    <w:p w14:paraId="4A9EF795" w14:textId="60CD3F8C"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Der Feststoff-Raketentreibsatz beschleunigt die Lenkwaffe nach dem Start auf die Marschgeschwindigkeit von rund 850 </w:t>
      </w:r>
      <w:del w:id="7327" w:author="Lektorat Bauer" w:date="2025-03-04T11:00:00Z" w16du:dateUtc="2025-03-04T10:00:00Z">
        <w:r w:rsidRPr="00944672" w:rsidDel="00346AF5">
          <w:rPr>
            <w:rFonts w:ascii="Arial" w:hAnsi="Arial" w:cs="Arial"/>
            <w:sz w:val="24"/>
            <w:szCs w:val="24"/>
          </w:rPr>
          <w:delText>m/s</w:delText>
        </w:r>
      </w:del>
      <w:ins w:id="7328" w:author="Lektorat Bauer" w:date="2025-03-04T11:00:00Z" w16du:dateUtc="2025-03-04T10:00:00Z">
        <w:r w:rsidR="00346AF5">
          <w:rPr>
            <w:rFonts w:ascii="Arial" w:hAnsi="Arial" w:cs="Arial"/>
            <w:sz w:val="24"/>
            <w:szCs w:val="24"/>
          </w:rPr>
          <w:t>Meter pro Sekunde</w:t>
        </w:r>
      </w:ins>
      <w:r w:rsidRPr="00944672">
        <w:rPr>
          <w:rFonts w:ascii="Arial" w:hAnsi="Arial" w:cs="Arial"/>
          <w:sz w:val="24"/>
          <w:szCs w:val="24"/>
        </w:rPr>
        <w:t xml:space="preserve">, das entspricht einer Geschwindigkeit von 3.060 </w:t>
      </w:r>
      <w:del w:id="7329" w:author="Lektorat Bauer" w:date="2025-03-04T11:00:00Z" w16du:dateUtc="2025-03-04T10:00:00Z">
        <w:r w:rsidRPr="00944672" w:rsidDel="00346AF5">
          <w:rPr>
            <w:rFonts w:ascii="Arial" w:hAnsi="Arial" w:cs="Arial"/>
            <w:sz w:val="24"/>
            <w:szCs w:val="24"/>
          </w:rPr>
          <w:delText>km/h</w:delText>
        </w:r>
      </w:del>
      <w:ins w:id="7330" w:author="Lektorat Bauer" w:date="2025-03-04T11:00:00Z" w16du:dateUtc="2025-03-04T10:00:00Z">
        <w:r w:rsidR="00346AF5">
          <w:rPr>
            <w:rFonts w:ascii="Arial" w:hAnsi="Arial" w:cs="Arial"/>
            <w:sz w:val="24"/>
            <w:szCs w:val="24"/>
          </w:rPr>
          <w:t>Stundenkilometern</w:t>
        </w:r>
      </w:ins>
      <w:r w:rsidRPr="00944672">
        <w:rPr>
          <w:rFonts w:ascii="Arial" w:hAnsi="Arial" w:cs="Arial"/>
          <w:sz w:val="24"/>
          <w:szCs w:val="24"/>
        </w:rPr>
        <w:t>.</w:t>
      </w:r>
    </w:p>
    <w:p w14:paraId="4F8CF28F"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Die beiden Drohnenpiloten taten ihr Bestes, der nordkoreanischen Rakete entging ihr Ziel nicht. Der Pilot der zweiten Drohne schaffte es, der russischen Rakete etwas auszuweichen, und wurde dann doch durch die Schrapnelle erwischt. </w:t>
      </w:r>
    </w:p>
    <w:p w14:paraId="6D423336" w14:textId="1EDB4139"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Beide Ergebnisse wurden </w:t>
      </w:r>
      <w:del w:id="7331" w:author="Lektorat Bauer" w:date="2025-03-04T11:00:00Z" w16du:dateUtc="2025-03-04T10:00:00Z">
        <w:r w:rsidRPr="00944672" w:rsidDel="00346AF5">
          <w:rPr>
            <w:rFonts w:ascii="Arial" w:hAnsi="Arial" w:cs="Arial"/>
            <w:sz w:val="24"/>
            <w:szCs w:val="24"/>
          </w:rPr>
          <w:delText>weiter</w:delText>
        </w:r>
      </w:del>
      <w:r w:rsidRPr="00944672">
        <w:rPr>
          <w:rFonts w:ascii="Arial" w:hAnsi="Arial" w:cs="Arial"/>
          <w:sz w:val="24"/>
          <w:szCs w:val="24"/>
        </w:rPr>
        <w:t>gemeldet. An diesem Abend wurde viel Frust die Wolga heruntergespült.</w:t>
      </w:r>
    </w:p>
    <w:p w14:paraId="1FB3819A"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447FA279"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6F88D844"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6FDDA083"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commentRangeStart w:id="7332"/>
      <w:commentRangeEnd w:id="7332"/>
      <w:r w:rsidRPr="00944672">
        <w:rPr>
          <w:rFonts w:ascii="Arial" w:hAnsi="Arial" w:cs="Arial"/>
          <w:sz w:val="24"/>
          <w:szCs w:val="24"/>
        </w:rPr>
        <w:commentReference w:id="7332"/>
      </w:r>
      <w:r w:rsidRPr="00944672">
        <w:rPr>
          <w:rFonts w:ascii="Arial" w:hAnsi="Arial" w:cs="Arial"/>
          <w:b/>
          <w:bCs/>
          <w:sz w:val="24"/>
          <w:szCs w:val="24"/>
        </w:rPr>
        <w:t>&gt;&gt;&gt; Hamburg, Anfang Juli 2014 &lt;&lt;&lt;</w:t>
      </w:r>
    </w:p>
    <w:p w14:paraId="2463AC84" w14:textId="548B3950"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Joost van der Dijkstraat hatte </w:t>
      </w:r>
      <w:del w:id="7333" w:author="Lektorat Bauer" w:date="2025-03-04T11:01:00Z" w16du:dateUtc="2025-03-04T10:01:00Z">
        <w:r w:rsidRPr="00944672" w:rsidDel="00281DD7">
          <w:rPr>
            <w:rFonts w:ascii="Arial" w:hAnsi="Arial" w:cs="Arial"/>
            <w:sz w:val="24"/>
            <w:szCs w:val="24"/>
          </w:rPr>
          <w:delText xml:space="preserve">sich </w:delText>
        </w:r>
      </w:del>
      <w:r w:rsidRPr="00944672">
        <w:rPr>
          <w:rFonts w:ascii="Arial" w:hAnsi="Arial" w:cs="Arial"/>
          <w:sz w:val="24"/>
          <w:szCs w:val="24"/>
        </w:rPr>
        <w:t xml:space="preserve">bei seinen Recherchen an einer Werksführung bei Airbus in Hamburg-Finkenwerder teilgenommen, um zu verstehen, wie ein Flugzeug konstruiert war und was es zu </w:t>
      </w:r>
      <w:del w:id="7334" w:author="Lektorat Bauer" w:date="2025-03-04T11:01:00Z" w16du:dateUtc="2025-03-04T10:01:00Z">
        <w:r w:rsidRPr="00944672" w:rsidDel="00281DD7">
          <w:rPr>
            <w:rFonts w:ascii="Arial" w:hAnsi="Arial" w:cs="Arial"/>
            <w:sz w:val="24"/>
            <w:szCs w:val="24"/>
          </w:rPr>
          <w:delText>Leisten</w:delText>
        </w:r>
      </w:del>
      <w:ins w:id="7335" w:author="Lektorat Bauer" w:date="2025-03-04T11:01:00Z" w16du:dateUtc="2025-03-04T10:01:00Z">
        <w:r w:rsidR="00281DD7" w:rsidRPr="00944672">
          <w:rPr>
            <w:rFonts w:ascii="Arial" w:hAnsi="Arial" w:cs="Arial"/>
            <w:sz w:val="24"/>
            <w:szCs w:val="24"/>
          </w:rPr>
          <w:t>leisten</w:t>
        </w:r>
      </w:ins>
      <w:r w:rsidRPr="00944672">
        <w:rPr>
          <w:rFonts w:ascii="Arial" w:hAnsi="Arial" w:cs="Arial"/>
          <w:sz w:val="24"/>
          <w:szCs w:val="24"/>
        </w:rPr>
        <w:t xml:space="preserve"> im Stande war.</w:t>
      </w:r>
    </w:p>
    <w:p w14:paraId="1EDDFF39" w14:textId="34478C00"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Er investierte zusätzlich in eine Privatstunde mit Pilot in einem Lufthansa-Flugsimulator. Als </w:t>
      </w:r>
      <w:ins w:id="7336" w:author="Lektorat Bauer" w:date="2025-03-04T11:01:00Z" w16du:dateUtc="2025-03-04T10:01:00Z">
        <w:r w:rsidR="00281DD7">
          <w:rPr>
            <w:rFonts w:ascii="Arial" w:hAnsi="Arial" w:cs="Arial"/>
            <w:sz w:val="24"/>
            <w:szCs w:val="24"/>
          </w:rPr>
          <w:t xml:space="preserve">er </w:t>
        </w:r>
      </w:ins>
      <w:r w:rsidRPr="00944672">
        <w:rPr>
          <w:rFonts w:ascii="Arial" w:hAnsi="Arial" w:cs="Arial"/>
          <w:sz w:val="24"/>
          <w:szCs w:val="24"/>
        </w:rPr>
        <w:t xml:space="preserve">dort anfragte und erklärte, was er gern </w:t>
      </w:r>
      <w:del w:id="7337" w:author="Lektorat Bauer" w:date="2025-03-04T11:01:00Z" w16du:dateUtc="2025-03-04T10:01:00Z">
        <w:r w:rsidRPr="00944672" w:rsidDel="00281DD7">
          <w:rPr>
            <w:rFonts w:ascii="Arial" w:hAnsi="Arial" w:cs="Arial"/>
            <w:sz w:val="24"/>
            <w:szCs w:val="24"/>
          </w:rPr>
          <w:delText>Wissen</w:delText>
        </w:r>
      </w:del>
      <w:ins w:id="7338" w:author="Lektorat Bauer" w:date="2025-03-04T11:01:00Z" w16du:dateUtc="2025-03-04T10:01:00Z">
        <w:r w:rsidR="00281DD7" w:rsidRPr="00944672">
          <w:rPr>
            <w:rFonts w:ascii="Arial" w:hAnsi="Arial" w:cs="Arial"/>
            <w:sz w:val="24"/>
            <w:szCs w:val="24"/>
          </w:rPr>
          <w:t>wissen</w:t>
        </w:r>
      </w:ins>
      <w:r w:rsidRPr="00944672">
        <w:rPr>
          <w:rFonts w:ascii="Arial" w:hAnsi="Arial" w:cs="Arial"/>
          <w:sz w:val="24"/>
          <w:szCs w:val="24"/>
        </w:rPr>
        <w:t xml:space="preserve"> wollte, hielt man ihn für einen Scherzbold.</w:t>
      </w:r>
    </w:p>
    <w:p w14:paraId="4594FB2F" w14:textId="657D6D3C"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Joost erklärte, wer er war</w:t>
      </w:r>
      <w:ins w:id="7339" w:author="Lektorat Bauer" w:date="2025-03-04T11:01:00Z" w16du:dateUtc="2025-03-04T10:01:00Z">
        <w:r w:rsidR="00281DD7">
          <w:rPr>
            <w:rFonts w:ascii="Arial" w:hAnsi="Arial" w:cs="Arial"/>
            <w:sz w:val="24"/>
            <w:szCs w:val="24"/>
          </w:rPr>
          <w:t>,</w:t>
        </w:r>
      </w:ins>
      <w:r w:rsidRPr="00944672">
        <w:rPr>
          <w:rFonts w:ascii="Arial" w:hAnsi="Arial" w:cs="Arial"/>
          <w:sz w:val="24"/>
          <w:szCs w:val="24"/>
        </w:rPr>
        <w:t xml:space="preserve"> und gab seine Daten frei, damit man nach ihm googeln konnte.</w:t>
      </w:r>
    </w:p>
    <w:p w14:paraId="7F750CDE" w14:textId="27D50D41"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Kurz darauf erfolgte ein Rückruf durch die Lufthansa-Pressestelle, die eingeschaltet worden war, da man bei Lufthansa glaubte, dass jemand Joosts Namen missbrauch</w:t>
      </w:r>
      <w:ins w:id="7340" w:author="Lektorat Bauer" w:date="2025-03-04T11:01:00Z" w16du:dateUtc="2025-03-04T10:01:00Z">
        <w:r w:rsidR="00281DD7">
          <w:rPr>
            <w:rFonts w:ascii="Arial" w:hAnsi="Arial" w:cs="Arial"/>
            <w:sz w:val="24"/>
            <w:szCs w:val="24"/>
          </w:rPr>
          <w:t>te</w:t>
        </w:r>
      </w:ins>
      <w:del w:id="7341" w:author="Lektorat Bauer" w:date="2025-03-04T11:01:00Z" w16du:dateUtc="2025-03-04T10:01:00Z">
        <w:r w:rsidRPr="00944672" w:rsidDel="00281DD7">
          <w:rPr>
            <w:rFonts w:ascii="Arial" w:hAnsi="Arial" w:cs="Arial"/>
            <w:sz w:val="24"/>
            <w:szCs w:val="24"/>
          </w:rPr>
          <w:delText>en würde</w:delText>
        </w:r>
      </w:del>
      <w:r w:rsidRPr="00944672">
        <w:rPr>
          <w:rFonts w:ascii="Arial" w:hAnsi="Arial" w:cs="Arial"/>
          <w:sz w:val="24"/>
          <w:szCs w:val="24"/>
        </w:rPr>
        <w:t>.</w:t>
      </w:r>
    </w:p>
    <w:p w14:paraId="487B95D6" w14:textId="74AC43A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Joost van der Dijkstraat bestätigte, dass er </w:t>
      </w:r>
      <w:del w:id="7342" w:author="Lektorat Bauer" w:date="2025-03-04T11:01:00Z" w16du:dateUtc="2025-03-04T10:01:00Z">
        <w:r w:rsidRPr="00944672" w:rsidDel="00281DD7">
          <w:rPr>
            <w:rFonts w:ascii="Arial" w:hAnsi="Arial" w:cs="Arial"/>
            <w:sz w:val="24"/>
            <w:szCs w:val="24"/>
          </w:rPr>
          <w:delText>selber</w:delText>
        </w:r>
      </w:del>
      <w:ins w:id="7343" w:author="Lektorat Bauer" w:date="2025-03-04T11:01:00Z" w16du:dateUtc="2025-03-04T10:01:00Z">
        <w:r w:rsidR="00281DD7" w:rsidRPr="00944672">
          <w:rPr>
            <w:rFonts w:ascii="Arial" w:hAnsi="Arial" w:cs="Arial"/>
            <w:sz w:val="24"/>
            <w:szCs w:val="24"/>
          </w:rPr>
          <w:t>selbst</w:t>
        </w:r>
      </w:ins>
      <w:r w:rsidRPr="00944672">
        <w:rPr>
          <w:rFonts w:ascii="Arial" w:hAnsi="Arial" w:cs="Arial"/>
          <w:sz w:val="24"/>
          <w:szCs w:val="24"/>
        </w:rPr>
        <w:t xml:space="preserve"> angerufen hatte und, zur Freude der Pressestelle, </w:t>
      </w:r>
      <w:del w:id="7344" w:author="Lektorat Bauer" w:date="2025-03-04T11:02:00Z" w16du:dateUtc="2025-03-04T10:02:00Z">
        <w:r w:rsidRPr="00944672" w:rsidDel="00281DD7">
          <w:rPr>
            <w:rFonts w:ascii="Arial" w:hAnsi="Arial" w:cs="Arial"/>
            <w:sz w:val="24"/>
            <w:szCs w:val="24"/>
          </w:rPr>
          <w:delText xml:space="preserve">er </w:delText>
        </w:r>
      </w:del>
      <w:r w:rsidRPr="00944672">
        <w:rPr>
          <w:rFonts w:ascii="Arial" w:hAnsi="Arial" w:cs="Arial"/>
          <w:sz w:val="24"/>
          <w:szCs w:val="24"/>
        </w:rPr>
        <w:t xml:space="preserve">keinen Freiflug anfragen wollte. </w:t>
      </w:r>
    </w:p>
    <w:p w14:paraId="48300FE1"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Erneut erklärte er, dass er im Rahmen seiner Recherchen</w:t>
      </w:r>
      <w:del w:id="7345" w:author="Lektorat Bauer" w:date="2025-03-04T11:02:00Z" w16du:dateUtc="2025-03-04T10:02:00Z">
        <w:r w:rsidRPr="00944672" w:rsidDel="00281DD7">
          <w:rPr>
            <w:rFonts w:ascii="Arial" w:hAnsi="Arial" w:cs="Arial"/>
            <w:sz w:val="24"/>
            <w:szCs w:val="24"/>
          </w:rPr>
          <w:delText>,</w:delText>
        </w:r>
      </w:del>
      <w:r w:rsidRPr="00944672">
        <w:rPr>
          <w:rFonts w:ascii="Arial" w:hAnsi="Arial" w:cs="Arial"/>
          <w:sz w:val="24"/>
          <w:szCs w:val="24"/>
        </w:rPr>
        <w:t xml:space="preserve"> Informationen zu ausgewählten Flugsituationen haben wollte. Hierfür buchte er eine Simulatorstunde, jedoch sollte ein Pilot das Flugzeug steuern und die Manöver und Tätigkeiten erklären, welche vorzunehmen waren.</w:t>
      </w:r>
    </w:p>
    <w:p w14:paraId="76DDFC1B" w14:textId="22662563"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 xml:space="preserve">Die Kommentare des Piloten </w:t>
      </w:r>
      <w:del w:id="7346" w:author="Lektorat Bauer" w:date="2025-03-04T11:02:00Z" w16du:dateUtc="2025-03-04T10:02:00Z">
        <w:r w:rsidRPr="00944672" w:rsidDel="00281DD7">
          <w:rPr>
            <w:rFonts w:ascii="Arial" w:hAnsi="Arial" w:cs="Arial"/>
            <w:sz w:val="24"/>
            <w:szCs w:val="24"/>
          </w:rPr>
          <w:delText>würde er gern</w:delText>
        </w:r>
      </w:del>
      <w:ins w:id="7347" w:author="Lektorat Bauer" w:date="2025-03-04T11:02:00Z" w16du:dateUtc="2025-03-04T10:02:00Z">
        <w:r w:rsidR="00281DD7">
          <w:rPr>
            <w:rFonts w:ascii="Arial" w:hAnsi="Arial" w:cs="Arial"/>
            <w:sz w:val="24"/>
            <w:szCs w:val="24"/>
          </w:rPr>
          <w:t>wollte er</w:t>
        </w:r>
      </w:ins>
      <w:r w:rsidRPr="00944672">
        <w:rPr>
          <w:rFonts w:ascii="Arial" w:hAnsi="Arial" w:cs="Arial"/>
          <w:sz w:val="24"/>
          <w:szCs w:val="24"/>
        </w:rPr>
        <w:t xml:space="preserve"> aufzeichnen, um </w:t>
      </w:r>
      <w:del w:id="7348" w:author="Lektorat Bauer" w:date="2025-03-04T11:02:00Z" w16du:dateUtc="2025-03-04T10:02:00Z">
        <w:r w:rsidRPr="00944672" w:rsidDel="00281DD7">
          <w:rPr>
            <w:rFonts w:ascii="Arial" w:hAnsi="Arial" w:cs="Arial"/>
            <w:sz w:val="24"/>
            <w:szCs w:val="24"/>
          </w:rPr>
          <w:delText xml:space="preserve">das </w:delText>
        </w:r>
      </w:del>
      <w:ins w:id="7349" w:author="Lektorat Bauer" w:date="2025-03-04T11:02:00Z" w16du:dateUtc="2025-03-04T10:02:00Z">
        <w:r w:rsidR="00281DD7">
          <w:rPr>
            <w:rFonts w:ascii="Arial" w:hAnsi="Arial" w:cs="Arial"/>
            <w:sz w:val="24"/>
            <w:szCs w:val="24"/>
          </w:rPr>
          <w:t>alles</w:t>
        </w:r>
        <w:r w:rsidR="00281DD7" w:rsidRPr="00944672">
          <w:rPr>
            <w:rFonts w:ascii="Arial" w:hAnsi="Arial" w:cs="Arial"/>
            <w:sz w:val="24"/>
            <w:szCs w:val="24"/>
          </w:rPr>
          <w:t xml:space="preserve"> </w:t>
        </w:r>
      </w:ins>
      <w:r w:rsidRPr="00944672">
        <w:rPr>
          <w:rFonts w:ascii="Arial" w:hAnsi="Arial" w:cs="Arial"/>
          <w:sz w:val="24"/>
          <w:szCs w:val="24"/>
        </w:rPr>
        <w:t>später nachvollziehen zu können.</w:t>
      </w:r>
    </w:p>
    <w:p w14:paraId="3D1DA20D" w14:textId="2C3760F6"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In Berlin bekam Joost die Möglichkeit</w:t>
      </w:r>
      <w:ins w:id="7350" w:author="Lektorat Bauer" w:date="2025-03-04T11:02:00Z" w16du:dateUtc="2025-03-04T10:02:00Z">
        <w:r w:rsidR="00281DD7">
          <w:rPr>
            <w:rFonts w:ascii="Arial" w:hAnsi="Arial" w:cs="Arial"/>
            <w:sz w:val="24"/>
            <w:szCs w:val="24"/>
          </w:rPr>
          <w:t>,</w:t>
        </w:r>
      </w:ins>
      <w:r w:rsidRPr="00944672">
        <w:rPr>
          <w:rFonts w:ascii="Arial" w:hAnsi="Arial" w:cs="Arial"/>
          <w:sz w:val="24"/>
          <w:szCs w:val="24"/>
        </w:rPr>
        <w:t xml:space="preserve"> sich die verschiedenen Cockpits</w:t>
      </w:r>
      <w:del w:id="7351" w:author="Lektorat Bauer" w:date="2025-03-04T11:02:00Z" w16du:dateUtc="2025-03-04T10:02:00Z">
        <w:r w:rsidRPr="00944672" w:rsidDel="00281DD7">
          <w:rPr>
            <w:rFonts w:ascii="Arial" w:hAnsi="Arial" w:cs="Arial"/>
            <w:sz w:val="24"/>
            <w:szCs w:val="24"/>
          </w:rPr>
          <w:delText>,</w:delText>
        </w:r>
      </w:del>
      <w:r w:rsidRPr="00944672">
        <w:rPr>
          <w:rFonts w:ascii="Arial" w:hAnsi="Arial" w:cs="Arial"/>
          <w:sz w:val="24"/>
          <w:szCs w:val="24"/>
        </w:rPr>
        <w:t xml:space="preserve"> in den Flugsimulatoren anzusehen. Für die Recherche hatte </w:t>
      </w:r>
      <w:del w:id="7352" w:author="Lektorat Bauer" w:date="2025-03-04T11:02:00Z" w16du:dateUtc="2025-03-04T10:02:00Z">
        <w:r w:rsidRPr="00944672" w:rsidDel="00281DD7">
          <w:rPr>
            <w:rFonts w:ascii="Arial" w:hAnsi="Arial" w:cs="Arial"/>
            <w:sz w:val="24"/>
            <w:szCs w:val="24"/>
          </w:rPr>
          <w:delText xml:space="preserve">der </w:delText>
        </w:r>
      </w:del>
      <w:ins w:id="7353" w:author="Lektorat Bauer" w:date="2025-03-04T11:02:00Z" w16du:dateUtc="2025-03-04T10:02:00Z">
        <w:r w:rsidR="00281DD7">
          <w:rPr>
            <w:rFonts w:ascii="Arial" w:hAnsi="Arial" w:cs="Arial"/>
            <w:sz w:val="24"/>
            <w:szCs w:val="24"/>
          </w:rPr>
          <w:t>er</w:t>
        </w:r>
        <w:r w:rsidR="00281DD7" w:rsidRPr="00944672">
          <w:rPr>
            <w:rFonts w:ascii="Arial" w:hAnsi="Arial" w:cs="Arial"/>
            <w:sz w:val="24"/>
            <w:szCs w:val="24"/>
          </w:rPr>
          <w:t xml:space="preserve"> </w:t>
        </w:r>
      </w:ins>
      <w:r w:rsidRPr="00944672">
        <w:rPr>
          <w:rFonts w:ascii="Arial" w:hAnsi="Arial" w:cs="Arial"/>
          <w:sz w:val="24"/>
          <w:szCs w:val="24"/>
        </w:rPr>
        <w:t>den Simulator der Boeing 777, der Lufthansa Cargo, gewählt.</w:t>
      </w:r>
    </w:p>
    <w:p w14:paraId="34DEAB82"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Joost hatte die Recherche in der Luftfahrt viel Spaß gemacht. </w:t>
      </w:r>
      <w:r w:rsidRPr="00944672">
        <w:rPr>
          <w:rFonts w:ascii="Arial" w:hAnsi="Arial" w:cs="Arial"/>
          <w:noProof/>
          <w:sz w:val="24"/>
          <w:szCs w:val="24"/>
        </w:rPr>
        <w:t>Trotzdem</w:t>
      </w:r>
      <w:r w:rsidRPr="00944672">
        <w:rPr>
          <w:rFonts w:ascii="Arial" w:hAnsi="Arial" w:cs="Arial"/>
          <w:sz w:val="24"/>
          <w:szCs w:val="24"/>
        </w:rPr>
        <w:t xml:space="preserve"> musste er sich auch um die schwierigen Dinge kümmern.</w:t>
      </w:r>
    </w:p>
    <w:p w14:paraId="5D666B73"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Als Nächstes bat er um Gespräche mit den Presseabteilungen der Berenberg Bank und der HSBC Deutschland, Filiale in Hamburg. Beiden erklärte er, dass er in erster Linie an geschichtlichem Hintergrund interessiert sei. </w:t>
      </w:r>
    </w:p>
    <w:p w14:paraId="3D34F0B8"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Insbesondere interessierte ihn die Gründungsphase der HSBC in Hongkong.</w:t>
      </w:r>
    </w:p>
    <w:p w14:paraId="3303A9CC"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Um die Jahre 1865 spielte Hamburg eine größere Rolle, hierzu wollte er mehr wissen.</w:t>
      </w:r>
    </w:p>
    <w:p w14:paraId="2E95C09E"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420B2824"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410FD681"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17A4DC25"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 xml:space="preserve">Joosts Recherchen in Hamburg und Berlin beanspruchten das Personal, welches Park Saebyeong zur Verfügung hatte, </w:t>
      </w:r>
      <w:r w:rsidRPr="00944672">
        <w:rPr>
          <w:rFonts w:ascii="Arial" w:hAnsi="Arial" w:cs="Arial"/>
          <w:noProof/>
          <w:sz w:val="24"/>
          <w:szCs w:val="24"/>
        </w:rPr>
        <w:t>aber</w:t>
      </w:r>
      <w:r w:rsidRPr="00944672">
        <w:rPr>
          <w:rFonts w:ascii="Arial" w:hAnsi="Arial" w:cs="Arial"/>
          <w:sz w:val="24"/>
          <w:szCs w:val="24"/>
        </w:rPr>
        <w:t xml:space="preserve"> allmählich zeigte sich ein Muster in dem, was Joost van der Dijkstraat suchte.</w:t>
      </w:r>
    </w:p>
    <w:p w14:paraId="2A9E43A5"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Park Saebyeong melde routinemäßig die Zwischenergebnisse</w:t>
      </w:r>
      <w:del w:id="7354" w:author="Lektorat Bauer" w:date="2025-03-04T11:03:00Z" w16du:dateUtc="2025-03-04T10:03:00Z">
        <w:r w:rsidRPr="00944672" w:rsidDel="00494636">
          <w:rPr>
            <w:rFonts w:ascii="Arial" w:hAnsi="Arial" w:cs="Arial"/>
            <w:sz w:val="24"/>
            <w:szCs w:val="24"/>
          </w:rPr>
          <w:delText>,</w:delText>
        </w:r>
      </w:del>
      <w:r w:rsidRPr="00944672">
        <w:rPr>
          <w:rFonts w:ascii="Arial" w:hAnsi="Arial" w:cs="Arial"/>
          <w:sz w:val="24"/>
          <w:szCs w:val="24"/>
        </w:rPr>
        <w:t xml:space="preserve"> und fuhr mit der Observierung fort.</w:t>
      </w:r>
    </w:p>
    <w:p w14:paraId="1495E05E"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54CD3E4E"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60DC0D1A"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74EF8552"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Im Zuge seiner Gespräche bei den Hamburger Banken wurde Joost auf eine Veranstaltung an der Universität in Groningen hingewiesen.</w:t>
      </w:r>
    </w:p>
    <w:p w14:paraId="23DA83B1"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In Groningen sollte am Donnerstag, den 10. Juli 2014 ein Symposium zum Thema ‚Traditionelle Geldsysteme: Geschichte, Gefahr und Gebrauch‘ stattfinden.</w:t>
      </w:r>
    </w:p>
    <w:p w14:paraId="10FADC2B"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Zu diesem Symposium wurde Joost, noch aus der Berenberg Bank heraus, angemeldet.</w:t>
      </w:r>
    </w:p>
    <w:p w14:paraId="02DD2050"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782D437F"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7B83664E"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7AF8C953"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lastRenderedPageBreak/>
        <w:t>Nachdem Joost seine Recherchen zusammengetragen hatte, schickte er eine E-Mail an Anique Smits private E-Mail-Adresse und teilte ihr mit, dass er am 10. Juli in Groningen sein würde.</w:t>
      </w:r>
    </w:p>
    <w:p w14:paraId="35507342"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Anique bedankte sich für die E-Mail und meldete sich ebenfalls für das Symposium als Gasthörer an.</w:t>
      </w:r>
    </w:p>
    <w:p w14:paraId="6A62796D"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w:t>
      </w:r>
    </w:p>
    <w:p w14:paraId="5ED92B41" w14:textId="5A8D637F"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Das Joost nach Groningen fahren würde, wurde in Pyongjang mitgelesen, und löste Alarm aus. Park Saebyeong wurde darüber informiert</w:t>
      </w:r>
      <w:del w:id="7355" w:author="Lektorat Bauer" w:date="2025-03-04T11:03:00Z" w16du:dateUtc="2025-03-04T10:03:00Z">
        <w:r w:rsidRPr="00944672" w:rsidDel="00494636">
          <w:rPr>
            <w:rFonts w:ascii="Arial" w:hAnsi="Arial" w:cs="Arial"/>
            <w:sz w:val="24"/>
            <w:szCs w:val="24"/>
          </w:rPr>
          <w:delText>,</w:delText>
        </w:r>
      </w:del>
      <w:r w:rsidRPr="00944672">
        <w:rPr>
          <w:rFonts w:ascii="Arial" w:hAnsi="Arial" w:cs="Arial"/>
          <w:sz w:val="24"/>
          <w:szCs w:val="24"/>
        </w:rPr>
        <w:t xml:space="preserve"> und erhielt den Hinweis, dass weitere Maßnahmen unter Umständen erforderlich werden würden. Sie solle sich entsprechend vorbereiten. Sie entsandte zwei Ihrer Leute nach Groningen, um dort eine Basis aufzubauen.</w:t>
      </w:r>
    </w:p>
    <w:p w14:paraId="4C5D4297"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30D07CDD"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4952F43D"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0E70ACB8"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 xml:space="preserve"> </w:t>
      </w:r>
    </w:p>
    <w:p w14:paraId="139EB92E"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4B32E53D"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p>
    <w:p w14:paraId="7A913298" w14:textId="77777777" w:rsidR="00944672" w:rsidRPr="00944672" w:rsidRDefault="00944672" w:rsidP="00623B68">
      <w:pPr>
        <w:keepNext/>
        <w:keepLines/>
        <w:pageBreakBefore/>
        <w:numPr>
          <w:ilvl w:val="0"/>
          <w:numId w:val="1"/>
        </w:numPr>
        <w:suppressAutoHyphens/>
        <w:autoSpaceDE w:val="0"/>
        <w:autoSpaceDN w:val="0"/>
        <w:adjustRightInd w:val="0"/>
        <w:spacing w:before="744" w:after="120" w:line="360" w:lineRule="auto"/>
        <w:jc w:val="center"/>
        <w:outlineLvl w:val="0"/>
        <w:rPr>
          <w:rFonts w:ascii="Arial" w:hAnsi="Arial" w:cs="Arial"/>
          <w:b/>
          <w:bCs/>
          <w:sz w:val="24"/>
          <w:szCs w:val="24"/>
        </w:rPr>
      </w:pPr>
      <w:r w:rsidRPr="00944672">
        <w:rPr>
          <w:rFonts w:ascii="Arial" w:hAnsi="Arial" w:cs="Arial"/>
          <w:b/>
          <w:bCs/>
          <w:sz w:val="24"/>
          <w:szCs w:val="24"/>
        </w:rPr>
        <w:lastRenderedPageBreak/>
        <w:br/>
        <w:t xml:space="preserve">„All jene Listen aber, die zum Sieg führen sollen, dürfen zu keinem Preis zuvor offenbart werden.“ </w:t>
      </w:r>
      <w:r w:rsidRPr="00944672">
        <w:rPr>
          <w:rFonts w:ascii="Arial" w:hAnsi="Arial" w:cs="Arial"/>
          <w:b/>
          <w:bCs/>
          <w:sz w:val="24"/>
          <w:szCs w:val="24"/>
        </w:rPr>
        <w:br/>
        <w:t>(Sun Tsu)</w:t>
      </w:r>
    </w:p>
    <w:p w14:paraId="2F4EDE77"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commentRangeStart w:id="7356"/>
      <w:commentRangeEnd w:id="7356"/>
      <w:r w:rsidRPr="00944672">
        <w:rPr>
          <w:rFonts w:ascii="Arial" w:hAnsi="Arial" w:cs="Arial"/>
          <w:sz w:val="24"/>
          <w:szCs w:val="24"/>
        </w:rPr>
        <w:commentReference w:id="7356"/>
      </w:r>
      <w:r w:rsidRPr="00944672">
        <w:rPr>
          <w:rFonts w:ascii="Arial" w:hAnsi="Arial" w:cs="Arial"/>
          <w:b/>
          <w:bCs/>
          <w:sz w:val="24"/>
          <w:szCs w:val="24"/>
        </w:rPr>
        <w:t>&gt;&gt;&gt; Groningen, 09. Juli 2014 &lt;&lt;&lt;</w:t>
      </w:r>
    </w:p>
    <w:p w14:paraId="7FB94EC6" w14:textId="63662276"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Bevor Joost van der Dijkstraat sich auf den Weg zu dem Symposium nach Groningen machte, ging er noch auf die Webseite der Universität von Groningen</w:t>
      </w:r>
      <w:ins w:id="7357" w:author="Lektorat Bauer" w:date="2025-03-04T11:04:00Z" w16du:dateUtc="2025-03-04T10:04:00Z">
        <w:r w:rsidR="000B7D64">
          <w:rPr>
            <w:rFonts w:ascii="Arial" w:hAnsi="Arial" w:cs="Arial"/>
            <w:sz w:val="24"/>
            <w:szCs w:val="24"/>
          </w:rPr>
          <w:t>,</w:t>
        </w:r>
      </w:ins>
      <w:r w:rsidRPr="00944672">
        <w:rPr>
          <w:rFonts w:ascii="Arial" w:hAnsi="Arial" w:cs="Arial"/>
          <w:sz w:val="24"/>
          <w:szCs w:val="24"/>
        </w:rPr>
        <w:t xml:space="preserve"> um sich zu informieren. Als erstes fiel ihm das Motto der Universität auf: „werken aan de grenzen van het weten“ </w:t>
      </w:r>
      <w:ins w:id="7358" w:author="Lektorat Bauer" w:date="2025-03-04T11:04:00Z" w16du:dateUtc="2025-03-04T10:04:00Z">
        <w:r w:rsidR="000B7D64">
          <w:rPr>
            <w:rFonts w:ascii="Arial" w:hAnsi="Arial" w:cs="Arial"/>
            <w:sz w:val="24"/>
            <w:szCs w:val="24"/>
          </w:rPr>
          <w:t xml:space="preserve">– </w:t>
        </w:r>
      </w:ins>
      <w:del w:id="7359" w:author="Lektorat Bauer" w:date="2025-03-04T11:04:00Z" w16du:dateUtc="2025-03-04T10:04:00Z">
        <w:r w:rsidRPr="00944672" w:rsidDel="000B7D64">
          <w:rPr>
            <w:rFonts w:ascii="Arial" w:hAnsi="Arial" w:cs="Arial"/>
            <w:sz w:val="24"/>
            <w:szCs w:val="24"/>
          </w:rPr>
          <w:delText>(</w:delText>
        </w:r>
      </w:del>
      <w:r w:rsidRPr="00944672">
        <w:rPr>
          <w:rFonts w:ascii="Arial" w:hAnsi="Arial" w:cs="Arial"/>
          <w:sz w:val="24"/>
          <w:szCs w:val="24"/>
        </w:rPr>
        <w:t>an den Grenzen des Wissens arbeiten</w:t>
      </w:r>
      <w:del w:id="7360" w:author="Lektorat Bauer" w:date="2025-03-04T11:04:00Z" w16du:dateUtc="2025-03-04T10:04:00Z">
        <w:r w:rsidRPr="00944672" w:rsidDel="000B7D64">
          <w:rPr>
            <w:rFonts w:ascii="Arial" w:hAnsi="Arial" w:cs="Arial"/>
            <w:sz w:val="24"/>
            <w:szCs w:val="24"/>
          </w:rPr>
          <w:delText>)</w:delText>
        </w:r>
      </w:del>
      <w:r w:rsidRPr="00944672">
        <w:rPr>
          <w:rFonts w:ascii="Arial" w:hAnsi="Arial" w:cs="Arial"/>
          <w:sz w:val="24"/>
          <w:szCs w:val="24"/>
        </w:rPr>
        <w:t>.</w:t>
      </w:r>
    </w:p>
    <w:p w14:paraId="030FF014" w14:textId="0A69589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Joost lächelte, denn dieses Motto passte ganz eindeutig zu </w:t>
      </w:r>
      <w:del w:id="7361" w:author="Lektorat Bauer" w:date="2025-03-04T11:04:00Z" w16du:dateUtc="2025-03-04T10:04:00Z">
        <w:r w:rsidRPr="00944672" w:rsidDel="000B7D64">
          <w:rPr>
            <w:rFonts w:ascii="Arial" w:hAnsi="Arial" w:cs="Arial"/>
            <w:sz w:val="24"/>
            <w:szCs w:val="24"/>
          </w:rPr>
          <w:delText xml:space="preserve">dieser </w:delText>
        </w:r>
      </w:del>
      <w:ins w:id="7362" w:author="Lektorat Bauer" w:date="2025-03-04T11:04:00Z" w16du:dateUtc="2025-03-04T10:04:00Z">
        <w:r w:rsidR="000B7D64">
          <w:rPr>
            <w:rFonts w:ascii="Arial" w:hAnsi="Arial" w:cs="Arial"/>
            <w:sz w:val="24"/>
            <w:szCs w:val="24"/>
          </w:rPr>
          <w:t>seiner</w:t>
        </w:r>
        <w:r w:rsidR="000B7D64" w:rsidRPr="00944672">
          <w:rPr>
            <w:rFonts w:ascii="Arial" w:hAnsi="Arial" w:cs="Arial"/>
            <w:sz w:val="24"/>
            <w:szCs w:val="24"/>
          </w:rPr>
          <w:t xml:space="preserve"> </w:t>
        </w:r>
      </w:ins>
      <w:r w:rsidRPr="00944672">
        <w:rPr>
          <w:rFonts w:ascii="Arial" w:hAnsi="Arial" w:cs="Arial"/>
          <w:sz w:val="24"/>
          <w:szCs w:val="24"/>
        </w:rPr>
        <w:t>Recherche-Aufgabe</w:t>
      </w:r>
      <w:del w:id="7363" w:author="Lektorat Bauer" w:date="2025-03-04T11:04:00Z" w16du:dateUtc="2025-03-04T10:04:00Z">
        <w:r w:rsidRPr="00944672" w:rsidDel="000B7D64">
          <w:rPr>
            <w:rFonts w:ascii="Arial" w:hAnsi="Arial" w:cs="Arial"/>
            <w:sz w:val="24"/>
            <w:szCs w:val="24"/>
          </w:rPr>
          <w:delText>, vor der er saß</w:delText>
        </w:r>
      </w:del>
      <w:r w:rsidRPr="00944672">
        <w:rPr>
          <w:rFonts w:ascii="Arial" w:hAnsi="Arial" w:cs="Arial"/>
          <w:sz w:val="24"/>
          <w:szCs w:val="24"/>
        </w:rPr>
        <w:t>.</w:t>
      </w:r>
    </w:p>
    <w:p w14:paraId="1579E358" w14:textId="75648DE4" w:rsidR="00944672" w:rsidRPr="00944672" w:rsidDel="000B7D64" w:rsidRDefault="00944672" w:rsidP="00623B68">
      <w:pPr>
        <w:autoSpaceDE w:val="0"/>
        <w:autoSpaceDN w:val="0"/>
        <w:adjustRightInd w:val="0"/>
        <w:spacing w:after="0" w:line="360" w:lineRule="auto"/>
        <w:ind w:firstLine="227"/>
        <w:jc w:val="both"/>
        <w:rPr>
          <w:del w:id="7364" w:author="Lektorat Bauer" w:date="2025-03-04T11:04:00Z" w16du:dateUtc="2025-03-04T10:04:00Z"/>
          <w:rFonts w:ascii="Arial" w:hAnsi="Arial" w:cs="Arial"/>
          <w:sz w:val="24"/>
          <w:szCs w:val="24"/>
        </w:rPr>
      </w:pPr>
      <w:del w:id="7365" w:author="Lektorat Bauer" w:date="2025-03-04T11:04:00Z" w16du:dateUtc="2025-03-04T10:04:00Z">
        <w:r w:rsidRPr="00944672" w:rsidDel="000B7D64">
          <w:rPr>
            <w:rFonts w:ascii="Arial" w:hAnsi="Arial" w:cs="Arial"/>
            <w:sz w:val="24"/>
            <w:szCs w:val="24"/>
          </w:rPr>
          <w:delText xml:space="preserve">Groningen, als Hauptstadt der Provinz Groningen in den Niederlanden liegt am nördlichen Ende des „Hondsrug“, einer sandigen Erhebung mitten im ehemals ausgedehnten Moor, die sich </w:delText>
        </w:r>
        <w:commentRangeStart w:id="7366"/>
        <w:r w:rsidRPr="00944672" w:rsidDel="000B7D64">
          <w:rPr>
            <w:rFonts w:ascii="Arial" w:hAnsi="Arial" w:cs="Arial"/>
            <w:sz w:val="24"/>
            <w:szCs w:val="24"/>
          </w:rPr>
          <w:delText>vom</w:delText>
        </w:r>
      </w:del>
      <w:commentRangeEnd w:id="7366"/>
      <w:r w:rsidR="000B7D64">
        <w:rPr>
          <w:rStyle w:val="Kommentarzeichen"/>
        </w:rPr>
        <w:commentReference w:id="7366"/>
      </w:r>
      <w:del w:id="7367" w:author="Lektorat Bauer" w:date="2025-03-04T11:04:00Z" w16du:dateUtc="2025-03-04T10:04:00Z">
        <w:r w:rsidRPr="00944672" w:rsidDel="000B7D64">
          <w:rPr>
            <w:rFonts w:ascii="Arial" w:hAnsi="Arial" w:cs="Arial"/>
            <w:sz w:val="24"/>
            <w:szCs w:val="24"/>
          </w:rPr>
          <w:delText xml:space="preserve"> „Drentschen Plateau“ bis ins Zentrum der Stadt zieht und in früherer Zeit die einzige Verbindung dieser beiden Gebiete war. </w:delText>
        </w:r>
      </w:del>
    </w:p>
    <w:p w14:paraId="001363AB" w14:textId="4730B286" w:rsidR="00944672" w:rsidRPr="00944672" w:rsidDel="000B7D64" w:rsidRDefault="00944672" w:rsidP="00623B68">
      <w:pPr>
        <w:autoSpaceDE w:val="0"/>
        <w:autoSpaceDN w:val="0"/>
        <w:adjustRightInd w:val="0"/>
        <w:spacing w:after="0" w:line="360" w:lineRule="auto"/>
        <w:ind w:firstLine="227"/>
        <w:jc w:val="both"/>
        <w:rPr>
          <w:del w:id="7368" w:author="Lektorat Bauer" w:date="2025-03-04T11:04:00Z" w16du:dateUtc="2025-03-04T10:04:00Z"/>
          <w:rFonts w:ascii="Arial" w:hAnsi="Arial" w:cs="Arial"/>
          <w:sz w:val="24"/>
          <w:szCs w:val="24"/>
        </w:rPr>
      </w:pPr>
      <w:del w:id="7369" w:author="Lektorat Bauer" w:date="2025-03-04T11:04:00Z" w16du:dateUtc="2025-03-04T10:04:00Z">
        <w:r w:rsidRPr="00944672" w:rsidDel="000B7D64">
          <w:rPr>
            <w:rFonts w:ascii="Arial" w:hAnsi="Arial" w:cs="Arial"/>
            <w:sz w:val="24"/>
            <w:szCs w:val="24"/>
          </w:rPr>
          <w:delText xml:space="preserve">Groningen liegt 75 km westlich von </w:delText>
        </w:r>
        <w:r w:rsidRPr="00944672" w:rsidDel="000B7D64">
          <w:rPr>
            <w:rFonts w:ascii="Arial" w:hAnsi="Arial" w:cs="Arial"/>
            <w:noProof/>
            <w:sz w:val="24"/>
            <w:szCs w:val="24"/>
          </w:rPr>
          <w:delText>Leer</w:delText>
        </w:r>
        <w:r w:rsidRPr="00944672" w:rsidDel="000B7D64">
          <w:rPr>
            <w:rFonts w:ascii="Arial" w:hAnsi="Arial" w:cs="Arial"/>
            <w:sz w:val="24"/>
            <w:szCs w:val="24"/>
          </w:rPr>
          <w:delText>, Ostfriesland (Deutschland) und 180 km nordöstlich von Amsterdam an der A7. Die Innenstadt von Groningen ist, historisch bedingt, sehr kompakt bebaut.</w:delText>
        </w:r>
      </w:del>
    </w:p>
    <w:p w14:paraId="02E34030" w14:textId="4D7E9667" w:rsidR="00944672" w:rsidRPr="00944672" w:rsidDel="000B7D64" w:rsidRDefault="00944672" w:rsidP="00623B68">
      <w:pPr>
        <w:autoSpaceDE w:val="0"/>
        <w:autoSpaceDN w:val="0"/>
        <w:adjustRightInd w:val="0"/>
        <w:spacing w:after="0" w:line="360" w:lineRule="auto"/>
        <w:ind w:firstLine="227"/>
        <w:jc w:val="both"/>
        <w:rPr>
          <w:del w:id="7370" w:author="Lektorat Bauer" w:date="2025-03-04T11:05:00Z" w16du:dateUtc="2025-03-04T10:05:00Z"/>
          <w:rFonts w:ascii="Arial" w:hAnsi="Arial" w:cs="Arial"/>
          <w:sz w:val="24"/>
          <w:szCs w:val="24"/>
        </w:rPr>
      </w:pPr>
      <w:del w:id="7371" w:author="Lektorat Bauer" w:date="2025-03-04T11:05:00Z" w16du:dateUtc="2025-03-04T10:05:00Z">
        <w:r w:rsidRPr="00944672" w:rsidDel="000B7D64">
          <w:rPr>
            <w:rFonts w:ascii="Arial" w:hAnsi="Arial" w:cs="Arial"/>
            <w:sz w:val="24"/>
            <w:szCs w:val="24"/>
          </w:rPr>
          <w:delText>Die Reichsuniversität Groningen (niederländisch Rijksuniversiteit Groningen), kurz RUG, ist eine der ältesten Universitäten der Niederlande. Sie ist nach den Universitäten in Amsterdam und Utrecht die drittgrößte Universität der Niederlande. Die Universitätsbibliothek Groningen ist nach der in Leiden die zweitgrößte Universitätsbibliothek der Niederlande.</w:delText>
        </w:r>
      </w:del>
    </w:p>
    <w:p w14:paraId="6322133B"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Ohne jeden Zweifel war diese Veranstaltung ein Glücksfall für seine Recherchen. Ausgeschrieben waren Vorträge zu verschiedenen Themen. Da war unter anderem</w:t>
      </w:r>
      <w:del w:id="7372" w:author="Lektorat Bauer" w:date="2025-03-04T11:05:00Z" w16du:dateUtc="2025-03-04T10:05:00Z">
        <w:r w:rsidRPr="00944672" w:rsidDel="000B7D64">
          <w:rPr>
            <w:rFonts w:ascii="Arial" w:hAnsi="Arial" w:cs="Arial"/>
            <w:sz w:val="24"/>
            <w:szCs w:val="24"/>
          </w:rPr>
          <w:delText>,</w:delText>
        </w:r>
      </w:del>
      <w:r w:rsidRPr="00944672">
        <w:rPr>
          <w:rFonts w:ascii="Arial" w:hAnsi="Arial" w:cs="Arial"/>
          <w:sz w:val="24"/>
          <w:szCs w:val="24"/>
        </w:rPr>
        <w:t xml:space="preserve"> ein Vortrag über die geschichtliche Entwicklung des Hawala-Systems, ein Vortrag über den Zusammenhang von Hawala und Blockchain, zwei Vorträge zu organisierter Kriminalität und Geldwäsche.</w:t>
      </w:r>
    </w:p>
    <w:p w14:paraId="2D48A2DC"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Für Joost fühlte es sich an, als hätte man entschieden, ihm viele Informationen auf einem Silbertablett zu servieren.</w:t>
      </w:r>
    </w:p>
    <w:p w14:paraId="569C8CD1" w14:textId="3DC1328C"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Joost reiste einen Tag eher an, und übernachtete in Groningen. Er hatte ein Bed and Breakfast auf dem Winschoterdiep, nur wenige Gehminuten von der Altstadt entfernt, </w:t>
      </w:r>
      <w:r w:rsidRPr="00944672">
        <w:rPr>
          <w:rFonts w:ascii="Arial" w:hAnsi="Arial" w:cs="Arial"/>
          <w:sz w:val="24"/>
          <w:szCs w:val="24"/>
        </w:rPr>
        <w:lastRenderedPageBreak/>
        <w:t xml:space="preserve">gefunden. Er schlenderte abends durch die Stadt und konnte feststellen, dass </w:t>
      </w:r>
      <w:del w:id="7373" w:author="Lektorat Bauer" w:date="2025-03-04T11:06:00Z" w16du:dateUtc="2025-03-04T10:06:00Z">
        <w:r w:rsidRPr="00944672" w:rsidDel="000B7D64">
          <w:rPr>
            <w:rFonts w:ascii="Arial" w:hAnsi="Arial" w:cs="Arial"/>
            <w:sz w:val="24"/>
            <w:szCs w:val="24"/>
          </w:rPr>
          <w:delText>durch die Universität die Stadt eine hohe Internationalisierung hatte.</w:delText>
        </w:r>
      </w:del>
      <w:ins w:id="7374" w:author="Lektorat Bauer" w:date="2025-03-04T11:06:00Z" w16du:dateUtc="2025-03-04T10:06:00Z">
        <w:r w:rsidR="000B7D64">
          <w:rPr>
            <w:rFonts w:ascii="Arial" w:hAnsi="Arial" w:cs="Arial"/>
            <w:sz w:val="24"/>
            <w:szCs w:val="24"/>
          </w:rPr>
          <w:t>die Stadt dank der Universität internationales Flair besaß.</w:t>
        </w:r>
      </w:ins>
    </w:p>
    <w:p w14:paraId="4ED2FEEC"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Anique hatte sich auch für eine Vor-Übernachtung entschieden. Um 15:33 Uhr ging ihr Zug von Den Haag und erreichte Groningen um 18:12 Uhr, ohne dass Sie umsteigen musste.</w:t>
      </w:r>
    </w:p>
    <w:p w14:paraId="0F8A8B24"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Sie hatte ihr Hotel über die Reisestelle gebucht, und hatte daher ein normales Business-Hotel zur Übernachtung. Das war weniger charmant als Joosts Unterkunft, erfüllte aber seinen Zweck.</w:t>
      </w:r>
    </w:p>
    <w:p w14:paraId="51088AAA"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Um 20:00 Uhr trafen die beiden sich am großen Markt, und gingen dann auf die Suche nach einem Restaurant. Da Joost schon etwas länger durch die Stadt geschlendert war, konnte er zwei Restaurants vorschlagen, die ansprechend aussahen.</w:t>
      </w:r>
    </w:p>
    <w:p w14:paraId="4FBC8A80" w14:textId="4A3BEB89"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Dass die beiden verfolgt wurden, war nicht zu bemerken, </w:t>
      </w:r>
      <w:del w:id="7375" w:author="Lektorat Bauer" w:date="2025-03-04T11:07:00Z" w16du:dateUtc="2025-03-04T10:07:00Z">
        <w:r w:rsidRPr="00944672" w:rsidDel="000B7D64">
          <w:rPr>
            <w:rFonts w:ascii="Arial" w:hAnsi="Arial" w:cs="Arial"/>
            <w:sz w:val="24"/>
            <w:szCs w:val="24"/>
          </w:rPr>
          <w:delText xml:space="preserve">die </w:delText>
        </w:r>
      </w:del>
      <w:ins w:id="7376" w:author="Lektorat Bauer" w:date="2025-03-04T11:07:00Z" w16du:dateUtc="2025-03-04T10:07:00Z">
        <w:r w:rsidR="000B7D64">
          <w:rPr>
            <w:rFonts w:ascii="Arial" w:hAnsi="Arial" w:cs="Arial"/>
            <w:sz w:val="24"/>
            <w:szCs w:val="24"/>
          </w:rPr>
          <w:t>da</w:t>
        </w:r>
        <w:r w:rsidR="000B7D64" w:rsidRPr="00944672">
          <w:rPr>
            <w:rFonts w:ascii="Arial" w:hAnsi="Arial" w:cs="Arial"/>
            <w:sz w:val="24"/>
            <w:szCs w:val="24"/>
          </w:rPr>
          <w:t xml:space="preserve"> </w:t>
        </w:r>
      </w:ins>
      <w:r w:rsidRPr="00944672">
        <w:rPr>
          <w:rFonts w:ascii="Arial" w:hAnsi="Arial" w:cs="Arial"/>
          <w:sz w:val="24"/>
          <w:szCs w:val="24"/>
        </w:rPr>
        <w:t>viele unterschiedliche Nationen durch die Stadt schlenderten</w:t>
      </w:r>
      <w:del w:id="7377" w:author="Lektorat Bauer" w:date="2025-03-04T11:07:00Z" w16du:dateUtc="2025-03-04T10:07:00Z">
        <w:r w:rsidRPr="00944672" w:rsidDel="000B7D64">
          <w:rPr>
            <w:rFonts w:ascii="Arial" w:hAnsi="Arial" w:cs="Arial"/>
            <w:sz w:val="24"/>
            <w:szCs w:val="24"/>
          </w:rPr>
          <w:delText>,</w:delText>
        </w:r>
      </w:del>
      <w:r w:rsidRPr="00944672">
        <w:rPr>
          <w:rFonts w:ascii="Arial" w:hAnsi="Arial" w:cs="Arial"/>
          <w:sz w:val="24"/>
          <w:szCs w:val="24"/>
        </w:rPr>
        <w:t xml:space="preserve"> und </w:t>
      </w:r>
      <w:del w:id="7378" w:author="Lektorat Bauer" w:date="2025-03-04T11:07:00Z" w16du:dateUtc="2025-03-04T10:07:00Z">
        <w:r w:rsidRPr="00944672" w:rsidDel="000B7D64">
          <w:rPr>
            <w:rFonts w:ascii="Arial" w:hAnsi="Arial" w:cs="Arial"/>
            <w:sz w:val="24"/>
            <w:szCs w:val="24"/>
          </w:rPr>
          <w:delText xml:space="preserve">damit </w:delText>
        </w:r>
      </w:del>
      <w:r w:rsidRPr="00944672">
        <w:rPr>
          <w:rFonts w:ascii="Arial" w:hAnsi="Arial" w:cs="Arial"/>
          <w:sz w:val="24"/>
          <w:szCs w:val="24"/>
        </w:rPr>
        <w:t xml:space="preserve">die beiden Nordkoreaner nicht </w:t>
      </w:r>
      <w:ins w:id="7379" w:author="Lektorat Bauer" w:date="2025-03-04T11:07:00Z" w16du:dateUtc="2025-03-04T10:07:00Z">
        <w:r w:rsidR="000B7D64">
          <w:rPr>
            <w:rFonts w:ascii="Arial" w:hAnsi="Arial" w:cs="Arial"/>
            <w:sz w:val="24"/>
            <w:szCs w:val="24"/>
          </w:rPr>
          <w:t xml:space="preserve">weiter </w:t>
        </w:r>
      </w:ins>
      <w:r w:rsidRPr="00944672">
        <w:rPr>
          <w:rFonts w:ascii="Arial" w:hAnsi="Arial" w:cs="Arial"/>
          <w:sz w:val="24"/>
          <w:szCs w:val="24"/>
        </w:rPr>
        <w:t>auffielen.</w:t>
      </w:r>
    </w:p>
    <w:p w14:paraId="0F1A3C2D" w14:textId="3EC5AD9C"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Die beiden Beobachter konnten nicht hören, über was sich Anique und Joost unterhielten, </w:t>
      </w:r>
      <w:del w:id="7380" w:author="Lektorat Bauer" w:date="2025-03-04T11:07:00Z" w16du:dateUtc="2025-03-04T10:07:00Z">
        <w:r w:rsidRPr="00944672" w:rsidDel="000B7D64">
          <w:rPr>
            <w:rFonts w:ascii="Arial" w:hAnsi="Arial" w:cs="Arial"/>
            <w:sz w:val="24"/>
            <w:szCs w:val="24"/>
          </w:rPr>
          <w:delText xml:space="preserve">sie konnten </w:delText>
        </w:r>
      </w:del>
      <w:r w:rsidRPr="00944672">
        <w:rPr>
          <w:rFonts w:ascii="Arial" w:hAnsi="Arial" w:cs="Arial"/>
          <w:sz w:val="24"/>
          <w:szCs w:val="24"/>
        </w:rPr>
        <w:t>nur erkennen, dass es sich um ein intensives Gespräch handeln musste.</w:t>
      </w:r>
    </w:p>
    <w:p w14:paraId="7C833E7F"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52017829"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1D6B97A3"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43A4FA6B"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 xml:space="preserve">„So Anique, erzähl mal. Wie geht es Dir?“ </w:t>
      </w:r>
    </w:p>
    <w:p w14:paraId="2B27A92C" w14:textId="771B51D3"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„Es fühlt sich noch immer komisch an, dass ich fast unbeschadet aus dem Auto gekommen bin</w:t>
      </w:r>
      <w:del w:id="7381" w:author="Lektorat Bauer" w:date="2025-03-04T11:07:00Z" w16du:dateUtc="2025-03-04T10:07:00Z">
        <w:r w:rsidRPr="00944672" w:rsidDel="000B7D64">
          <w:rPr>
            <w:rFonts w:ascii="Arial" w:hAnsi="Arial" w:cs="Arial"/>
            <w:sz w:val="24"/>
            <w:szCs w:val="24"/>
          </w:rPr>
          <w:delText>,</w:delText>
        </w:r>
      </w:del>
      <w:r w:rsidRPr="00944672">
        <w:rPr>
          <w:rFonts w:ascii="Arial" w:hAnsi="Arial" w:cs="Arial"/>
          <w:sz w:val="24"/>
          <w:szCs w:val="24"/>
        </w:rPr>
        <w:t xml:space="preserve"> und Thomas gestorben ist.“ </w:t>
      </w:r>
    </w:p>
    <w:p w14:paraId="2B91CFB5" w14:textId="4DE03EB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„Das glaube ich Dir. Thomas hatte mir von Dir erzählt, als er in Hamburg zu Besuch war. Das klang so, als hätte er sich in Dich verliebt.“ Anique nickte dankbar</w:t>
      </w:r>
      <w:ins w:id="7382" w:author="Lektorat Bauer" w:date="2025-03-04T11:07:00Z" w16du:dateUtc="2025-03-04T10:07:00Z">
        <w:r w:rsidR="000B7D64">
          <w:rPr>
            <w:rFonts w:ascii="Arial" w:hAnsi="Arial" w:cs="Arial"/>
            <w:sz w:val="24"/>
            <w:szCs w:val="24"/>
          </w:rPr>
          <w:t>.</w:t>
        </w:r>
      </w:ins>
      <w:del w:id="7383" w:author="Lektorat Bauer" w:date="2025-03-04T11:07:00Z" w16du:dateUtc="2025-03-04T10:07:00Z">
        <w:r w:rsidRPr="00944672" w:rsidDel="000B7D64">
          <w:rPr>
            <w:rFonts w:ascii="Arial" w:hAnsi="Arial" w:cs="Arial"/>
            <w:sz w:val="24"/>
            <w:szCs w:val="24"/>
          </w:rPr>
          <w:delText>,</w:delText>
        </w:r>
      </w:del>
      <w:r w:rsidRPr="00944672">
        <w:rPr>
          <w:rFonts w:ascii="Arial" w:hAnsi="Arial" w:cs="Arial"/>
          <w:sz w:val="24"/>
          <w:szCs w:val="24"/>
        </w:rPr>
        <w:t xml:space="preserve"> „Dass Thomas so von Dir schwärmte, war schon etwas Besonderes. Ich kannte ihn nur als Einzelgänger.“ </w:t>
      </w:r>
    </w:p>
    <w:p w14:paraId="13DA1A9D" w14:textId="2F45E546"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Anique sah zu Joost</w:t>
      </w:r>
      <w:del w:id="7384" w:author="Lektorat Bauer" w:date="2025-03-04T11:07:00Z" w16du:dateUtc="2025-03-04T10:07:00Z">
        <w:r w:rsidRPr="00944672" w:rsidDel="000B7D64">
          <w:rPr>
            <w:rFonts w:ascii="Arial" w:hAnsi="Arial" w:cs="Arial"/>
            <w:sz w:val="24"/>
            <w:szCs w:val="24"/>
          </w:rPr>
          <w:delText xml:space="preserve"> und antwortete,</w:delText>
        </w:r>
      </w:del>
      <w:ins w:id="7385" w:author="Lektorat Bauer" w:date="2025-03-04T11:07:00Z" w16du:dateUtc="2025-03-04T10:07:00Z">
        <w:r w:rsidR="000B7D64">
          <w:rPr>
            <w:rFonts w:ascii="Arial" w:hAnsi="Arial" w:cs="Arial"/>
            <w:sz w:val="24"/>
            <w:szCs w:val="24"/>
          </w:rPr>
          <w:t>.</w:t>
        </w:r>
      </w:ins>
      <w:r w:rsidRPr="00944672">
        <w:rPr>
          <w:rFonts w:ascii="Arial" w:hAnsi="Arial" w:cs="Arial"/>
          <w:sz w:val="24"/>
          <w:szCs w:val="24"/>
        </w:rPr>
        <w:t xml:space="preserve"> „Ich weiß auch nicht, es ging so schnell. Ich war einmal bei ihm, und wollte im Hotel schlafen. Die Nacht verlief anders, und </w:t>
      </w:r>
      <w:del w:id="7386" w:author="Lektorat Bauer" w:date="2025-03-04T11:08:00Z" w16du:dateUtc="2025-03-04T10:08:00Z">
        <w:r w:rsidRPr="00944672" w:rsidDel="000B7D64">
          <w:rPr>
            <w:rFonts w:ascii="Arial" w:hAnsi="Arial" w:cs="Arial"/>
            <w:sz w:val="24"/>
            <w:szCs w:val="24"/>
          </w:rPr>
          <w:delText>seit dem</w:delText>
        </w:r>
      </w:del>
      <w:ins w:id="7387" w:author="Lektorat Bauer" w:date="2025-03-04T11:08:00Z" w16du:dateUtc="2025-03-04T10:08:00Z">
        <w:r w:rsidR="000B7D64" w:rsidRPr="00944672">
          <w:rPr>
            <w:rFonts w:ascii="Arial" w:hAnsi="Arial" w:cs="Arial"/>
            <w:sz w:val="24"/>
            <w:szCs w:val="24"/>
          </w:rPr>
          <w:t>seitdem</w:t>
        </w:r>
      </w:ins>
      <w:r w:rsidRPr="00944672">
        <w:rPr>
          <w:rFonts w:ascii="Arial" w:hAnsi="Arial" w:cs="Arial"/>
          <w:sz w:val="24"/>
          <w:szCs w:val="24"/>
        </w:rPr>
        <w:t xml:space="preserve"> waren wir irgendwie ein Paar.“ Anique wurde wieder traurig.</w:t>
      </w:r>
    </w:p>
    <w:p w14:paraId="313BB3EE"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„Weißt Du Anique, ich erzähle Dir nichts von, ‚das wird schon‘, oder so. Ich weiß, dass es weh tut, aber nichts, was ich Dir sage, kann den Schmerz lindern. Du wirst ihn nie vergessen, es wird auf die Dauer, nur nicht mehr so weh tun.“ Anique griff nach ihrem Bier und trank einen Schluck, um ihre Gedanken zu sammeln.</w:t>
      </w:r>
    </w:p>
    <w:p w14:paraId="5A728275" w14:textId="132CE30D"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w:t>
      </w:r>
      <w:del w:id="7388" w:author="Lektorat Bauer" w:date="2025-03-04T11:09:00Z" w16du:dateUtc="2025-03-04T10:09:00Z">
        <w:r w:rsidRPr="00944672" w:rsidDel="000B7D64">
          <w:rPr>
            <w:rFonts w:ascii="Arial" w:hAnsi="Arial" w:cs="Arial"/>
            <w:sz w:val="24"/>
            <w:szCs w:val="24"/>
          </w:rPr>
          <w:delText>Joost, Du hast recht. Wir</w:delText>
        </w:r>
      </w:del>
      <w:ins w:id="7389" w:author="Lektorat Bauer" w:date="2025-03-04T11:09:00Z" w16du:dateUtc="2025-03-04T10:09:00Z">
        <w:r w:rsidR="000B7D64">
          <w:rPr>
            <w:rFonts w:ascii="Arial" w:hAnsi="Arial" w:cs="Arial"/>
            <w:sz w:val="24"/>
            <w:szCs w:val="24"/>
          </w:rPr>
          <w:t>Wir</w:t>
        </w:r>
      </w:ins>
      <w:r w:rsidRPr="00944672">
        <w:rPr>
          <w:rFonts w:ascii="Arial" w:hAnsi="Arial" w:cs="Arial"/>
          <w:sz w:val="24"/>
          <w:szCs w:val="24"/>
        </w:rPr>
        <w:t xml:space="preserve"> sind</w:t>
      </w:r>
      <w:ins w:id="7390" w:author="Lektorat Bauer" w:date="2025-03-04T11:09:00Z" w16du:dateUtc="2025-03-04T10:09:00Z">
        <w:r w:rsidR="000B7D64">
          <w:rPr>
            <w:rFonts w:ascii="Arial" w:hAnsi="Arial" w:cs="Arial"/>
            <w:sz w:val="24"/>
            <w:szCs w:val="24"/>
          </w:rPr>
          <w:t xml:space="preserve"> aber ja</w:t>
        </w:r>
      </w:ins>
      <w:r w:rsidRPr="00944672">
        <w:rPr>
          <w:rFonts w:ascii="Arial" w:hAnsi="Arial" w:cs="Arial"/>
          <w:sz w:val="24"/>
          <w:szCs w:val="24"/>
        </w:rPr>
        <w:t xml:space="preserve"> nicht hier, um Trübsal zu blasen</w:t>
      </w:r>
      <w:ins w:id="7391" w:author="Lektorat Bauer" w:date="2025-03-04T11:09:00Z" w16du:dateUtc="2025-03-04T10:09:00Z">
        <w:r w:rsidR="000B7D64">
          <w:rPr>
            <w:rFonts w:ascii="Arial" w:hAnsi="Arial" w:cs="Arial"/>
            <w:sz w:val="24"/>
            <w:szCs w:val="24"/>
          </w:rPr>
          <w:t>“</w:t>
        </w:r>
      </w:ins>
      <w:r w:rsidRPr="00944672">
        <w:rPr>
          <w:rFonts w:ascii="Arial" w:hAnsi="Arial" w:cs="Arial"/>
          <w:sz w:val="24"/>
          <w:szCs w:val="24"/>
        </w:rPr>
        <w:t>,</w:t>
      </w:r>
      <w:ins w:id="7392" w:author="Lektorat Bauer" w:date="2025-03-04T11:09:00Z" w16du:dateUtc="2025-03-04T10:09:00Z">
        <w:r w:rsidR="000B7D64">
          <w:rPr>
            <w:rFonts w:ascii="Arial" w:hAnsi="Arial" w:cs="Arial"/>
            <w:sz w:val="24"/>
            <w:szCs w:val="24"/>
          </w:rPr>
          <w:t xml:space="preserve"> sagte sie dann und holte tief Luft.</w:t>
        </w:r>
      </w:ins>
      <w:r w:rsidRPr="00944672">
        <w:rPr>
          <w:rFonts w:ascii="Arial" w:hAnsi="Arial" w:cs="Arial"/>
          <w:sz w:val="24"/>
          <w:szCs w:val="24"/>
        </w:rPr>
        <w:t xml:space="preserve"> </w:t>
      </w:r>
      <w:ins w:id="7393" w:author="Lektorat Bauer" w:date="2025-03-04T11:09:00Z" w16du:dateUtc="2025-03-04T10:09:00Z">
        <w:r w:rsidR="000B7D64">
          <w:rPr>
            <w:rFonts w:ascii="Arial" w:hAnsi="Arial" w:cs="Arial"/>
            <w:sz w:val="24"/>
            <w:szCs w:val="24"/>
          </w:rPr>
          <w:t>„W</w:t>
        </w:r>
      </w:ins>
      <w:del w:id="7394" w:author="Lektorat Bauer" w:date="2025-03-04T11:09:00Z" w16du:dateUtc="2025-03-04T10:09:00Z">
        <w:r w:rsidRPr="00944672" w:rsidDel="000B7D64">
          <w:rPr>
            <w:rFonts w:ascii="Arial" w:hAnsi="Arial" w:cs="Arial"/>
            <w:sz w:val="24"/>
            <w:szCs w:val="24"/>
          </w:rPr>
          <w:delText>w</w:delText>
        </w:r>
      </w:del>
      <w:r w:rsidRPr="00944672">
        <w:rPr>
          <w:rFonts w:ascii="Arial" w:hAnsi="Arial" w:cs="Arial"/>
          <w:sz w:val="24"/>
          <w:szCs w:val="24"/>
        </w:rPr>
        <w:t>arum wolltest Du, dass ich an diesem Symposium teilnehme?“</w:t>
      </w:r>
      <w:del w:id="7395" w:author="Lektorat Bauer" w:date="2025-03-04T11:09:00Z" w16du:dateUtc="2025-03-04T10:09:00Z">
        <w:r w:rsidRPr="00944672" w:rsidDel="000B7D64">
          <w:rPr>
            <w:rFonts w:ascii="Arial" w:hAnsi="Arial" w:cs="Arial"/>
            <w:sz w:val="24"/>
            <w:szCs w:val="24"/>
          </w:rPr>
          <w:delText xml:space="preserve"> Anique hatte sich </w:delText>
        </w:r>
        <w:commentRangeStart w:id="7396"/>
        <w:r w:rsidRPr="00944672" w:rsidDel="000B7D64">
          <w:rPr>
            <w:rFonts w:ascii="Arial" w:hAnsi="Arial" w:cs="Arial"/>
            <w:sz w:val="24"/>
            <w:szCs w:val="24"/>
          </w:rPr>
          <w:delText>gefangen</w:delText>
        </w:r>
      </w:del>
      <w:commentRangeEnd w:id="7396"/>
      <w:r w:rsidR="000B7D64">
        <w:rPr>
          <w:rStyle w:val="Kommentarzeichen"/>
        </w:rPr>
        <w:commentReference w:id="7396"/>
      </w:r>
      <w:del w:id="7397" w:author="Lektorat Bauer" w:date="2025-03-04T11:09:00Z" w16du:dateUtc="2025-03-04T10:09:00Z">
        <w:r w:rsidRPr="00944672" w:rsidDel="000B7D64">
          <w:rPr>
            <w:rFonts w:ascii="Arial" w:hAnsi="Arial" w:cs="Arial"/>
            <w:sz w:val="24"/>
            <w:szCs w:val="24"/>
          </w:rPr>
          <w:delText>, und lenkte das Gespräch auf den morgigen Termin.</w:delText>
        </w:r>
      </w:del>
    </w:p>
    <w:p w14:paraId="7603A9E7"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„Das hat mit etwas zu tun, was Thomas mir hinterlassen hat.“ </w:t>
      </w:r>
    </w:p>
    <w:p w14:paraId="0599F63D" w14:textId="22A36F69"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„Wie? Was hat Thomas Dir hinterlassen?“ Joost erzählte von dem Umschlag, den er in London erhalten hatte, und warum er sich in London aufgehalten hatte. Die Geschichte mit Sylvie behielt er für sich. Er hatte </w:t>
      </w:r>
      <w:del w:id="7398" w:author="Lektorat Bauer" w:date="2025-03-04T11:10:00Z" w16du:dateUtc="2025-03-04T10:10:00Z">
        <w:r w:rsidRPr="00944672" w:rsidDel="0014267D">
          <w:rPr>
            <w:rFonts w:ascii="Arial" w:hAnsi="Arial" w:cs="Arial"/>
            <w:sz w:val="24"/>
            <w:szCs w:val="24"/>
          </w:rPr>
          <w:delText xml:space="preserve">auch kurzfristig </w:delText>
        </w:r>
      </w:del>
      <w:ins w:id="7399" w:author="Lektorat Bauer" w:date="2025-03-04T11:10:00Z" w16du:dateUtc="2025-03-04T10:10:00Z">
        <w:r w:rsidR="0014267D">
          <w:rPr>
            <w:rFonts w:ascii="Arial" w:hAnsi="Arial" w:cs="Arial"/>
            <w:sz w:val="24"/>
            <w:szCs w:val="24"/>
          </w:rPr>
          <w:t>kurz</w:t>
        </w:r>
        <w:r w:rsidR="0014267D" w:rsidRPr="00944672">
          <w:rPr>
            <w:rFonts w:ascii="Arial" w:hAnsi="Arial" w:cs="Arial"/>
            <w:sz w:val="24"/>
            <w:szCs w:val="24"/>
          </w:rPr>
          <w:t xml:space="preserve"> </w:t>
        </w:r>
      </w:ins>
      <w:r w:rsidRPr="00944672">
        <w:rPr>
          <w:rFonts w:ascii="Arial" w:hAnsi="Arial" w:cs="Arial"/>
          <w:sz w:val="24"/>
          <w:szCs w:val="24"/>
        </w:rPr>
        <w:t xml:space="preserve">gedacht, dass Sylvie </w:t>
      </w:r>
      <w:ins w:id="7400" w:author="Lektorat Bauer" w:date="2025-03-04T11:10:00Z" w16du:dateUtc="2025-03-04T10:10:00Z">
        <w:r w:rsidR="0014267D">
          <w:rPr>
            <w:rFonts w:ascii="Arial" w:hAnsi="Arial" w:cs="Arial"/>
            <w:sz w:val="24"/>
            <w:szCs w:val="24"/>
          </w:rPr>
          <w:t xml:space="preserve">für </w:t>
        </w:r>
      </w:ins>
      <w:r w:rsidRPr="00944672">
        <w:rPr>
          <w:rFonts w:ascii="Arial" w:hAnsi="Arial" w:cs="Arial"/>
          <w:sz w:val="24"/>
          <w:szCs w:val="24"/>
        </w:rPr>
        <w:t>den Umschlag</w:t>
      </w:r>
      <w:ins w:id="7401" w:author="Lektorat Bauer" w:date="2025-03-04T11:10:00Z" w16du:dateUtc="2025-03-04T10:10:00Z">
        <w:r w:rsidR="0014267D">
          <w:rPr>
            <w:rFonts w:ascii="Arial" w:hAnsi="Arial" w:cs="Arial"/>
            <w:sz w:val="24"/>
            <w:szCs w:val="24"/>
          </w:rPr>
          <w:t xml:space="preserve"> verantwortlich gewesen war</w:t>
        </w:r>
      </w:ins>
      <w:del w:id="7402" w:author="Lektorat Bauer" w:date="2025-03-04T11:10:00Z" w16du:dateUtc="2025-03-04T10:10:00Z">
        <w:r w:rsidRPr="00944672" w:rsidDel="0014267D">
          <w:rPr>
            <w:rFonts w:ascii="Arial" w:hAnsi="Arial" w:cs="Arial"/>
            <w:sz w:val="24"/>
            <w:szCs w:val="24"/>
          </w:rPr>
          <w:delText xml:space="preserve"> abgeben hatte</w:delText>
        </w:r>
      </w:del>
      <w:r w:rsidRPr="00944672">
        <w:rPr>
          <w:rFonts w:ascii="Arial" w:hAnsi="Arial" w:cs="Arial"/>
          <w:sz w:val="24"/>
          <w:szCs w:val="24"/>
        </w:rPr>
        <w:t>, aber der Mitarbeiter an der Rezeption</w:t>
      </w:r>
      <w:del w:id="7403" w:author="Lektorat Bauer" w:date="2025-03-04T11:10:00Z" w16du:dateUtc="2025-03-04T10:10:00Z">
        <w:r w:rsidRPr="00944672" w:rsidDel="0014267D">
          <w:rPr>
            <w:rFonts w:ascii="Arial" w:hAnsi="Arial" w:cs="Arial"/>
            <w:sz w:val="24"/>
            <w:szCs w:val="24"/>
          </w:rPr>
          <w:delText>,</w:delText>
        </w:r>
      </w:del>
      <w:r w:rsidRPr="00944672">
        <w:rPr>
          <w:rFonts w:ascii="Arial" w:hAnsi="Arial" w:cs="Arial"/>
          <w:sz w:val="24"/>
          <w:szCs w:val="24"/>
        </w:rPr>
        <w:t xml:space="preserve"> konnte nicht sagen, wer den Umschlag abgegeben hatte</w:t>
      </w:r>
      <w:ins w:id="7404" w:author="Lektorat Bauer" w:date="2025-03-04T11:11:00Z" w16du:dateUtc="2025-03-04T10:11:00Z">
        <w:r w:rsidR="0014267D">
          <w:rPr>
            <w:rFonts w:ascii="Arial" w:hAnsi="Arial" w:cs="Arial"/>
            <w:sz w:val="24"/>
            <w:szCs w:val="24"/>
          </w:rPr>
          <w:t xml:space="preserve"> und letztlich schien es ihm zu unwahrscheinlich</w:t>
        </w:r>
      </w:ins>
      <w:r w:rsidRPr="00944672">
        <w:rPr>
          <w:rFonts w:ascii="Arial" w:hAnsi="Arial" w:cs="Arial"/>
          <w:sz w:val="24"/>
          <w:szCs w:val="24"/>
        </w:rPr>
        <w:t>.</w:t>
      </w:r>
    </w:p>
    <w:p w14:paraId="7E882440"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del w:id="7405" w:author="Lektorat Bauer" w:date="2025-03-07T18:43:00Z" w16du:dateUtc="2025-03-07T17:43:00Z">
        <w:r w:rsidRPr="00944672" w:rsidDel="003C7CCB">
          <w:rPr>
            <w:rFonts w:ascii="Arial" w:hAnsi="Arial" w:cs="Arial"/>
            <w:sz w:val="24"/>
            <w:szCs w:val="24"/>
          </w:rPr>
          <w:delText xml:space="preserve">  </w:delText>
        </w:r>
      </w:del>
      <w:r w:rsidRPr="00944672">
        <w:rPr>
          <w:rFonts w:ascii="Arial" w:hAnsi="Arial" w:cs="Arial"/>
          <w:sz w:val="24"/>
          <w:szCs w:val="24"/>
        </w:rPr>
        <w:t xml:space="preserve">Als Joost erwähnte, dass Thomas ihm etwas hinterlassen hatte, zuckte Anique zusammen. Sie hatte das Gefühl, dass Thomas ihr auch etwas hinterlassen hatte, aber sie konnte sich nicht erinnern. Joost hatte weitergesprochen, aber Anique hatte den Faden verloren. </w:t>
      </w:r>
    </w:p>
    <w:p w14:paraId="47E39DE4"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„Joost, sorry, ich hatte eben an Thomas gedacht, und daran, dass wir uns im Auto unterhalten haben, aber ich weiß nicht mehr worüber.“ </w:t>
      </w:r>
    </w:p>
    <w:p w14:paraId="022D0A60" w14:textId="70ED5365"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Jetzt grinste Joost</w:t>
      </w:r>
      <w:ins w:id="7406" w:author="Lektorat Bauer" w:date="2025-03-04T11:12:00Z" w16du:dateUtc="2025-03-04T10:12:00Z">
        <w:r w:rsidR="0014267D">
          <w:rPr>
            <w:rFonts w:ascii="Arial" w:hAnsi="Arial" w:cs="Arial"/>
            <w:sz w:val="24"/>
            <w:szCs w:val="24"/>
          </w:rPr>
          <w:t>.</w:t>
        </w:r>
      </w:ins>
      <w:del w:id="7407" w:author="Lektorat Bauer" w:date="2025-03-04T11:12:00Z" w16du:dateUtc="2025-03-04T10:12:00Z">
        <w:r w:rsidRPr="00944672" w:rsidDel="0014267D">
          <w:rPr>
            <w:rFonts w:ascii="Arial" w:hAnsi="Arial" w:cs="Arial"/>
            <w:sz w:val="24"/>
            <w:szCs w:val="24"/>
          </w:rPr>
          <w:delText>,</w:delText>
        </w:r>
      </w:del>
      <w:r w:rsidRPr="00944672">
        <w:rPr>
          <w:rFonts w:ascii="Arial" w:hAnsi="Arial" w:cs="Arial"/>
          <w:sz w:val="24"/>
          <w:szCs w:val="24"/>
        </w:rPr>
        <w:t xml:space="preserve"> „Mache Dir keine Sorgen, die Erinnerung kommt wieder, sobald Du den Schock verdaut hast.“ Anique schaute ihn fragend an</w:t>
      </w:r>
      <w:ins w:id="7408" w:author="Lektorat Bauer" w:date="2025-03-04T11:12:00Z" w16du:dateUtc="2025-03-04T10:12:00Z">
        <w:r w:rsidR="0014267D">
          <w:rPr>
            <w:rFonts w:ascii="Arial" w:hAnsi="Arial" w:cs="Arial"/>
            <w:sz w:val="24"/>
            <w:szCs w:val="24"/>
          </w:rPr>
          <w:t>.</w:t>
        </w:r>
      </w:ins>
      <w:del w:id="7409" w:author="Lektorat Bauer" w:date="2025-03-04T11:12:00Z" w16du:dateUtc="2025-03-04T10:12:00Z">
        <w:r w:rsidRPr="00944672" w:rsidDel="0014267D">
          <w:rPr>
            <w:rFonts w:ascii="Arial" w:hAnsi="Arial" w:cs="Arial"/>
            <w:sz w:val="24"/>
            <w:szCs w:val="24"/>
          </w:rPr>
          <w:delText>,</w:delText>
        </w:r>
      </w:del>
      <w:r w:rsidRPr="00944672">
        <w:rPr>
          <w:rFonts w:ascii="Arial" w:hAnsi="Arial" w:cs="Arial"/>
          <w:sz w:val="24"/>
          <w:szCs w:val="24"/>
        </w:rPr>
        <w:t xml:space="preserve"> „Anique, Du hattest einen Unfall. Im Augenblick sperrt Dein Gehirn, um Dich zu schützen. Sobald Dein Unterbewusstsein</w:t>
      </w:r>
      <w:del w:id="7410" w:author="Lektorat Bauer" w:date="2025-03-04T11:12:00Z" w16du:dateUtc="2025-03-04T10:12:00Z">
        <w:r w:rsidRPr="00944672" w:rsidDel="0014267D">
          <w:rPr>
            <w:rFonts w:ascii="Arial" w:hAnsi="Arial" w:cs="Arial"/>
            <w:sz w:val="24"/>
            <w:szCs w:val="24"/>
          </w:rPr>
          <w:delText>,</w:delText>
        </w:r>
      </w:del>
      <w:r w:rsidRPr="00944672">
        <w:rPr>
          <w:rFonts w:ascii="Arial" w:hAnsi="Arial" w:cs="Arial"/>
          <w:sz w:val="24"/>
          <w:szCs w:val="24"/>
        </w:rPr>
        <w:t xml:space="preserve"> der Meinung ist, dass Du die Informationen verarbeiten kannst, werden </w:t>
      </w:r>
      <w:del w:id="7411" w:author="Lektorat Bauer" w:date="2025-03-04T11:12:00Z" w16du:dateUtc="2025-03-04T10:12:00Z">
        <w:r w:rsidRPr="00944672" w:rsidDel="0014267D">
          <w:rPr>
            <w:rFonts w:ascii="Arial" w:hAnsi="Arial" w:cs="Arial"/>
            <w:sz w:val="24"/>
            <w:szCs w:val="24"/>
          </w:rPr>
          <w:delText xml:space="preserve">die </w:delText>
        </w:r>
      </w:del>
      <w:ins w:id="7412" w:author="Lektorat Bauer" w:date="2025-03-04T11:12:00Z" w16du:dateUtc="2025-03-04T10:12:00Z">
        <w:r w:rsidR="0014267D">
          <w:rPr>
            <w:rFonts w:ascii="Arial" w:hAnsi="Arial" w:cs="Arial"/>
            <w:sz w:val="24"/>
            <w:szCs w:val="24"/>
          </w:rPr>
          <w:t>sie</w:t>
        </w:r>
        <w:r w:rsidR="0014267D" w:rsidRPr="00944672">
          <w:rPr>
            <w:rFonts w:ascii="Arial" w:hAnsi="Arial" w:cs="Arial"/>
            <w:sz w:val="24"/>
            <w:szCs w:val="24"/>
          </w:rPr>
          <w:t xml:space="preserve"> </w:t>
        </w:r>
      </w:ins>
      <w:r w:rsidRPr="00944672">
        <w:rPr>
          <w:rFonts w:ascii="Arial" w:hAnsi="Arial" w:cs="Arial"/>
          <w:sz w:val="24"/>
          <w:szCs w:val="24"/>
        </w:rPr>
        <w:t xml:space="preserve">freigegeben.“ </w:t>
      </w:r>
    </w:p>
    <w:p w14:paraId="14F3B07C"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„Hast Du mal in Erwägung gezogen als Psychiater zu arbeiten?“ Daraufhin mussten beide lachen und stießen mit den Bieren an.</w:t>
      </w:r>
    </w:p>
    <w:p w14:paraId="63C653F2" w14:textId="6F002BF2"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Joost fuhr fort: „</w:t>
      </w:r>
      <w:commentRangeStart w:id="7413"/>
      <w:del w:id="7414" w:author="Lektorat Bauer" w:date="2025-03-04T11:17:00Z" w16du:dateUtc="2025-03-04T10:17:00Z">
        <w:r w:rsidRPr="00944672" w:rsidDel="0014267D">
          <w:rPr>
            <w:rFonts w:ascii="Arial" w:hAnsi="Arial" w:cs="Arial"/>
            <w:sz w:val="24"/>
            <w:szCs w:val="24"/>
          </w:rPr>
          <w:delText>Bevor Du so ignorant weggehört hast,“ Anique sah beschämt auf den Tisch, und hob dann grinsend den Kopf</w:delText>
        </w:r>
      </w:del>
      <w:commentRangeEnd w:id="7413"/>
      <w:r w:rsidR="0014267D">
        <w:rPr>
          <w:rStyle w:val="Kommentarzeichen"/>
        </w:rPr>
        <w:commentReference w:id="7413"/>
      </w:r>
      <w:del w:id="7415" w:author="Lektorat Bauer" w:date="2025-03-04T11:17:00Z" w16du:dateUtc="2025-03-04T10:17:00Z">
        <w:r w:rsidRPr="00944672" w:rsidDel="0014267D">
          <w:rPr>
            <w:rFonts w:ascii="Arial" w:hAnsi="Arial" w:cs="Arial"/>
            <w:sz w:val="24"/>
            <w:szCs w:val="24"/>
          </w:rPr>
          <w:delText>, „da habe ich gesagt, dass</w:delText>
        </w:r>
      </w:del>
      <w:ins w:id="7416" w:author="Lektorat Bauer" w:date="2025-03-04T11:17:00Z" w16du:dateUtc="2025-03-04T10:17:00Z">
        <w:r w:rsidR="0014267D">
          <w:rPr>
            <w:rFonts w:ascii="Arial" w:hAnsi="Arial" w:cs="Arial"/>
            <w:sz w:val="24"/>
            <w:szCs w:val="24"/>
          </w:rPr>
          <w:t>Ich wollte sagen:</w:t>
        </w:r>
      </w:ins>
      <w:r w:rsidRPr="00944672">
        <w:rPr>
          <w:rFonts w:ascii="Arial" w:hAnsi="Arial" w:cs="Arial"/>
          <w:sz w:val="24"/>
          <w:szCs w:val="24"/>
        </w:rPr>
        <w:t xml:space="preserve"> Thomas</w:t>
      </w:r>
      <w:ins w:id="7417" w:author="Lektorat Bauer" w:date="2025-03-04T11:17:00Z" w16du:dateUtc="2025-03-04T10:17:00Z">
        <w:r w:rsidR="0014267D">
          <w:rPr>
            <w:rFonts w:ascii="Arial" w:hAnsi="Arial" w:cs="Arial"/>
            <w:sz w:val="24"/>
            <w:szCs w:val="24"/>
          </w:rPr>
          <w:t xml:space="preserve"> hatte</w:t>
        </w:r>
      </w:ins>
      <w:r w:rsidRPr="00944672">
        <w:rPr>
          <w:rFonts w:ascii="Arial" w:hAnsi="Arial" w:cs="Arial"/>
          <w:sz w:val="24"/>
          <w:szCs w:val="24"/>
        </w:rPr>
        <w:t xml:space="preserve"> mich auf eine Finanzgeschichte angesetzt</w:t>
      </w:r>
      <w:del w:id="7418" w:author="Lektorat Bauer" w:date="2025-03-04T11:17:00Z" w16du:dateUtc="2025-03-04T10:17:00Z">
        <w:r w:rsidRPr="00944672" w:rsidDel="0014267D">
          <w:rPr>
            <w:rFonts w:ascii="Arial" w:hAnsi="Arial" w:cs="Arial"/>
            <w:sz w:val="24"/>
            <w:szCs w:val="24"/>
          </w:rPr>
          <w:delText xml:space="preserve"> hatte</w:delText>
        </w:r>
      </w:del>
      <w:r w:rsidRPr="00944672">
        <w:rPr>
          <w:rFonts w:ascii="Arial" w:hAnsi="Arial" w:cs="Arial"/>
          <w:sz w:val="24"/>
          <w:szCs w:val="24"/>
        </w:rPr>
        <w:t xml:space="preserve">. Er hielt es für notwendig, dass ich mich um eine Bank in Kuala Lumpur </w:t>
      </w:r>
      <w:ins w:id="7419" w:author="Lektorat Bauer" w:date="2025-03-04T11:17:00Z" w16du:dateUtc="2025-03-04T10:17:00Z">
        <w:r w:rsidR="0014267D">
          <w:rPr>
            <w:rFonts w:ascii="Arial" w:hAnsi="Arial" w:cs="Arial"/>
            <w:sz w:val="24"/>
            <w:szCs w:val="24"/>
          </w:rPr>
          <w:t>–</w:t>
        </w:r>
      </w:ins>
      <w:del w:id="7420" w:author="Lektorat Bauer" w:date="2025-03-04T11:17:00Z" w16du:dateUtc="2025-03-04T10:17:00Z">
        <w:r w:rsidRPr="00944672" w:rsidDel="0014267D">
          <w:rPr>
            <w:rFonts w:ascii="Arial" w:hAnsi="Arial" w:cs="Arial"/>
            <w:sz w:val="24"/>
            <w:szCs w:val="24"/>
          </w:rPr>
          <w:delText>...</w:delText>
        </w:r>
      </w:del>
      <w:r w:rsidRPr="00944672">
        <w:rPr>
          <w:rFonts w:ascii="Arial" w:hAnsi="Arial" w:cs="Arial"/>
          <w:sz w:val="24"/>
          <w:szCs w:val="24"/>
        </w:rPr>
        <w:t xml:space="preserve">“ </w:t>
      </w:r>
    </w:p>
    <w:p w14:paraId="4A8F6605" w14:textId="27E2BB3A"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„Die MHUGE?“</w:t>
      </w:r>
      <w:del w:id="7421" w:author="Lektorat Bauer" w:date="2025-03-04T11:17:00Z" w16du:dateUtc="2025-03-04T10:17:00Z">
        <w:r w:rsidRPr="00944672" w:rsidDel="0014267D">
          <w:rPr>
            <w:rFonts w:ascii="Arial" w:hAnsi="Arial" w:cs="Arial"/>
            <w:sz w:val="24"/>
            <w:szCs w:val="24"/>
          </w:rPr>
          <w:delText xml:space="preserve"> Unterbrach Anique.</w:delText>
        </w:r>
      </w:del>
    </w:p>
    <w:p w14:paraId="7A49B85C" w14:textId="6FACB258"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 Joost zog die Augenbrauen hoch</w:t>
      </w:r>
      <w:ins w:id="7422" w:author="Lektorat Bauer" w:date="2025-03-04T11:18:00Z" w16du:dateUtc="2025-03-04T10:18:00Z">
        <w:r w:rsidR="0014267D">
          <w:rPr>
            <w:rFonts w:ascii="Arial" w:hAnsi="Arial" w:cs="Arial"/>
            <w:sz w:val="24"/>
            <w:szCs w:val="24"/>
          </w:rPr>
          <w:t>.</w:t>
        </w:r>
      </w:ins>
      <w:del w:id="7423" w:author="Lektorat Bauer" w:date="2025-03-04T11:18:00Z" w16du:dateUtc="2025-03-04T10:18:00Z">
        <w:r w:rsidRPr="00944672" w:rsidDel="0014267D">
          <w:rPr>
            <w:rFonts w:ascii="Arial" w:hAnsi="Arial" w:cs="Arial"/>
            <w:sz w:val="24"/>
            <w:szCs w:val="24"/>
          </w:rPr>
          <w:delText>,</w:delText>
        </w:r>
      </w:del>
      <w:r w:rsidRPr="00944672">
        <w:rPr>
          <w:rFonts w:ascii="Arial" w:hAnsi="Arial" w:cs="Arial"/>
          <w:sz w:val="24"/>
          <w:szCs w:val="24"/>
        </w:rPr>
        <w:t xml:space="preserve"> „Ja. Was weißt Du darüber?“ </w:t>
      </w:r>
    </w:p>
    <w:p w14:paraId="7932ACDC" w14:textId="6626D21D"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„Das kann ich nicht sagen. Eben als Du angefangen hast, kam mir das als Geistesblitz, aber ich weiß noch nicht warum</w:t>
      </w:r>
      <w:del w:id="7424" w:author="Lektorat Bauer" w:date="2025-03-04T11:18:00Z" w16du:dateUtc="2025-03-04T10:18:00Z">
        <w:r w:rsidRPr="00944672" w:rsidDel="0014267D">
          <w:rPr>
            <w:rFonts w:ascii="Arial" w:hAnsi="Arial" w:cs="Arial"/>
            <w:sz w:val="24"/>
            <w:szCs w:val="24"/>
          </w:rPr>
          <w:delText>.</w:delText>
        </w:r>
      </w:del>
      <w:r w:rsidRPr="00944672">
        <w:rPr>
          <w:rFonts w:ascii="Arial" w:hAnsi="Arial" w:cs="Arial"/>
          <w:sz w:val="24"/>
          <w:szCs w:val="24"/>
        </w:rPr>
        <w:t>“</w:t>
      </w:r>
      <w:ins w:id="7425" w:author="Lektorat Bauer" w:date="2025-03-04T11:18:00Z" w16du:dateUtc="2025-03-04T10:18:00Z">
        <w:r w:rsidR="0014267D">
          <w:rPr>
            <w:rFonts w:ascii="Arial" w:hAnsi="Arial" w:cs="Arial"/>
            <w:sz w:val="24"/>
            <w:szCs w:val="24"/>
          </w:rPr>
          <w:t>,</w:t>
        </w:r>
      </w:ins>
      <w:r w:rsidRPr="00944672">
        <w:rPr>
          <w:rFonts w:ascii="Arial" w:hAnsi="Arial" w:cs="Arial"/>
          <w:sz w:val="24"/>
          <w:szCs w:val="24"/>
        </w:rPr>
        <w:t xml:space="preserve"> </w:t>
      </w:r>
      <w:ins w:id="7426" w:author="Lektorat Bauer" w:date="2025-03-04T11:18:00Z" w16du:dateUtc="2025-03-04T10:18:00Z">
        <w:r w:rsidR="0014267D">
          <w:rPr>
            <w:rFonts w:ascii="Arial" w:hAnsi="Arial" w:cs="Arial"/>
            <w:sz w:val="24"/>
            <w:szCs w:val="24"/>
          </w:rPr>
          <w:t>a</w:t>
        </w:r>
      </w:ins>
      <w:del w:id="7427" w:author="Lektorat Bauer" w:date="2025-03-04T11:18:00Z" w16du:dateUtc="2025-03-04T10:18:00Z">
        <w:r w:rsidRPr="00944672" w:rsidDel="0014267D">
          <w:rPr>
            <w:rFonts w:ascii="Arial" w:hAnsi="Arial" w:cs="Arial"/>
            <w:sz w:val="24"/>
            <w:szCs w:val="24"/>
          </w:rPr>
          <w:delText>A</w:delText>
        </w:r>
      </w:del>
      <w:r w:rsidRPr="00944672">
        <w:rPr>
          <w:rFonts w:ascii="Arial" w:hAnsi="Arial" w:cs="Arial"/>
          <w:sz w:val="24"/>
          <w:szCs w:val="24"/>
        </w:rPr>
        <w:t>ntwortete Anique irritiert.</w:t>
      </w:r>
    </w:p>
    <w:p w14:paraId="281E757A" w14:textId="4114F0D0"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„Ok, dann lasse uns mal anders an die Sache herangehen.“ Jetzt war Joost im Journalisten-Modus</w:t>
      </w:r>
      <w:ins w:id="7428" w:author="Lektorat Bauer" w:date="2025-03-04T11:18:00Z" w16du:dateUtc="2025-03-04T10:18:00Z">
        <w:r w:rsidR="0014267D">
          <w:rPr>
            <w:rFonts w:ascii="Arial" w:hAnsi="Arial" w:cs="Arial"/>
            <w:sz w:val="24"/>
            <w:szCs w:val="24"/>
          </w:rPr>
          <w:t xml:space="preserve"> –</w:t>
        </w:r>
      </w:ins>
      <w:del w:id="7429" w:author="Lektorat Bauer" w:date="2025-03-04T11:18:00Z" w16du:dateUtc="2025-03-04T10:18:00Z">
        <w:r w:rsidRPr="00944672" w:rsidDel="0014267D">
          <w:rPr>
            <w:rFonts w:ascii="Arial" w:hAnsi="Arial" w:cs="Arial"/>
            <w:sz w:val="24"/>
            <w:szCs w:val="24"/>
          </w:rPr>
          <w:delText>,</w:delText>
        </w:r>
      </w:del>
      <w:r w:rsidRPr="00944672">
        <w:rPr>
          <w:rFonts w:ascii="Arial" w:hAnsi="Arial" w:cs="Arial"/>
          <w:sz w:val="24"/>
          <w:szCs w:val="24"/>
        </w:rPr>
        <w:t xml:space="preserve"> es galt, Informationen aus einer Quelle herauszubekommen.</w:t>
      </w:r>
    </w:p>
    <w:p w14:paraId="6943ED98" w14:textId="77777777" w:rsidR="0014267D" w:rsidRDefault="00944672" w:rsidP="00623B68">
      <w:pPr>
        <w:autoSpaceDE w:val="0"/>
        <w:autoSpaceDN w:val="0"/>
        <w:adjustRightInd w:val="0"/>
        <w:spacing w:after="0" w:line="360" w:lineRule="auto"/>
        <w:ind w:firstLine="227"/>
        <w:jc w:val="both"/>
        <w:rPr>
          <w:ins w:id="7430" w:author="Lektorat Bauer" w:date="2025-03-04T11:19:00Z" w16du:dateUtc="2025-03-04T10:19:00Z"/>
          <w:rFonts w:ascii="Arial" w:hAnsi="Arial" w:cs="Arial"/>
          <w:sz w:val="24"/>
          <w:szCs w:val="24"/>
        </w:rPr>
      </w:pPr>
      <w:r w:rsidRPr="00944672">
        <w:rPr>
          <w:rFonts w:ascii="Arial" w:hAnsi="Arial" w:cs="Arial"/>
          <w:sz w:val="24"/>
          <w:szCs w:val="24"/>
        </w:rPr>
        <w:t>„Was ich weiß, ist: Erstens</w:t>
      </w:r>
      <w:del w:id="7431" w:author="Lektorat Bauer" w:date="2025-03-04T11:18:00Z" w16du:dateUtc="2025-03-04T10:18:00Z">
        <w:r w:rsidRPr="00944672" w:rsidDel="0014267D">
          <w:rPr>
            <w:rFonts w:ascii="Arial" w:hAnsi="Arial" w:cs="Arial"/>
            <w:sz w:val="24"/>
            <w:szCs w:val="24"/>
          </w:rPr>
          <w:delText xml:space="preserve">: </w:delText>
        </w:r>
      </w:del>
      <w:ins w:id="7432" w:author="Lektorat Bauer" w:date="2025-03-04T11:18:00Z" w16du:dateUtc="2025-03-04T10:18:00Z">
        <w:r w:rsidR="0014267D">
          <w:rPr>
            <w:rFonts w:ascii="Arial" w:hAnsi="Arial" w:cs="Arial"/>
            <w:sz w:val="24"/>
            <w:szCs w:val="24"/>
          </w:rPr>
          <w:t xml:space="preserve">, </w:t>
        </w:r>
      </w:ins>
      <w:r w:rsidRPr="00944672">
        <w:rPr>
          <w:rFonts w:ascii="Arial" w:hAnsi="Arial" w:cs="Arial"/>
          <w:sz w:val="24"/>
          <w:szCs w:val="24"/>
        </w:rPr>
        <w:t>Die MHUGE-Bank ist in Kuala Lumpur. Zweitens: An Bord von MH 370 waren Wertsachen, die aus der MHUGE-Bank kamen.</w:t>
      </w:r>
      <w:ins w:id="7433" w:author="Lektorat Bauer" w:date="2025-03-04T11:19:00Z" w16du:dateUtc="2025-03-04T10:19:00Z">
        <w:r w:rsidR="0014267D">
          <w:rPr>
            <w:rFonts w:ascii="Arial" w:hAnsi="Arial" w:cs="Arial"/>
            <w:sz w:val="24"/>
            <w:szCs w:val="24"/>
          </w:rPr>
          <w:t xml:space="preserve"> </w:t>
        </w:r>
      </w:ins>
      <w:del w:id="7434" w:author="Lektorat Bauer" w:date="2025-03-04T11:19:00Z" w16du:dateUtc="2025-03-04T10:19:00Z">
        <w:r w:rsidRPr="00944672" w:rsidDel="0014267D">
          <w:rPr>
            <w:rFonts w:ascii="Arial" w:hAnsi="Arial" w:cs="Arial"/>
            <w:sz w:val="24"/>
            <w:szCs w:val="24"/>
          </w:rPr>
          <w:delText>“ Fasste Joost kurz zusammen. „</w:delText>
        </w:r>
      </w:del>
      <w:r w:rsidRPr="00944672">
        <w:rPr>
          <w:rFonts w:ascii="Arial" w:hAnsi="Arial" w:cs="Arial"/>
          <w:sz w:val="24"/>
          <w:szCs w:val="24"/>
        </w:rPr>
        <w:t>Was ich nicht weiß</w:t>
      </w:r>
      <w:ins w:id="7435" w:author="Lektorat Bauer" w:date="2025-03-04T11:19:00Z" w16du:dateUtc="2025-03-04T10:19:00Z">
        <w:r w:rsidR="0014267D">
          <w:rPr>
            <w:rFonts w:ascii="Arial" w:hAnsi="Arial" w:cs="Arial"/>
            <w:sz w:val="24"/>
            <w:szCs w:val="24"/>
          </w:rPr>
          <w:t>,</w:t>
        </w:r>
      </w:ins>
      <w:r w:rsidRPr="00944672">
        <w:rPr>
          <w:rFonts w:ascii="Arial" w:hAnsi="Arial" w:cs="Arial"/>
          <w:sz w:val="24"/>
          <w:szCs w:val="24"/>
        </w:rPr>
        <w:t xml:space="preserve"> ist, warum Thomas </w:t>
      </w:r>
      <w:del w:id="7436" w:author="Lektorat Bauer" w:date="2025-03-04T11:19:00Z" w16du:dateUtc="2025-03-04T10:19:00Z">
        <w:r w:rsidRPr="00944672" w:rsidDel="0014267D">
          <w:rPr>
            <w:rFonts w:ascii="Arial" w:hAnsi="Arial" w:cs="Arial"/>
            <w:sz w:val="24"/>
            <w:szCs w:val="24"/>
          </w:rPr>
          <w:delText>soviel</w:delText>
        </w:r>
      </w:del>
      <w:ins w:id="7437" w:author="Lektorat Bauer" w:date="2025-03-04T11:19:00Z" w16du:dateUtc="2025-03-04T10:19:00Z">
        <w:r w:rsidR="0014267D" w:rsidRPr="00944672">
          <w:rPr>
            <w:rFonts w:ascii="Arial" w:hAnsi="Arial" w:cs="Arial"/>
            <w:sz w:val="24"/>
            <w:szCs w:val="24"/>
          </w:rPr>
          <w:t>so viel</w:t>
        </w:r>
      </w:ins>
      <w:r w:rsidRPr="00944672">
        <w:rPr>
          <w:rFonts w:ascii="Arial" w:hAnsi="Arial" w:cs="Arial"/>
          <w:sz w:val="24"/>
          <w:szCs w:val="24"/>
        </w:rPr>
        <w:t xml:space="preserve"> Wert auf diese Bank gelegt hat.“ </w:t>
      </w:r>
    </w:p>
    <w:p w14:paraId="21515216" w14:textId="77777777" w:rsidR="0014267D" w:rsidRDefault="00944672" w:rsidP="00623B68">
      <w:pPr>
        <w:autoSpaceDE w:val="0"/>
        <w:autoSpaceDN w:val="0"/>
        <w:adjustRightInd w:val="0"/>
        <w:spacing w:after="0" w:line="360" w:lineRule="auto"/>
        <w:ind w:firstLine="227"/>
        <w:jc w:val="both"/>
        <w:rPr>
          <w:ins w:id="7438" w:author="Lektorat Bauer" w:date="2025-03-04T11:19:00Z" w16du:dateUtc="2025-03-04T10:19:00Z"/>
          <w:rFonts w:ascii="Arial" w:hAnsi="Arial" w:cs="Arial"/>
          <w:sz w:val="24"/>
          <w:szCs w:val="24"/>
        </w:rPr>
      </w:pPr>
      <w:r w:rsidRPr="00944672">
        <w:rPr>
          <w:rFonts w:ascii="Arial" w:hAnsi="Arial" w:cs="Arial"/>
          <w:sz w:val="24"/>
          <w:szCs w:val="24"/>
        </w:rPr>
        <w:t xml:space="preserve">Anique schaute Joost an. „Ich höre, was Du sagst. Allein, ich verstehe es nicht.“ </w:t>
      </w:r>
    </w:p>
    <w:p w14:paraId="338D7F0C" w14:textId="132F86C1"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Joost fuhr fort: „In London habe ich, über Boten, einen Umschlag mit diversen Informationen erhalten. Dabei war ein Dokument, in koreanischer Sprache, das augenscheinlich aus dem Korea des siebten Jahrhunderts stammt.“ </w:t>
      </w:r>
    </w:p>
    <w:p w14:paraId="564FABE7" w14:textId="74108C1A"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„Warte mal bitte</w:t>
      </w:r>
      <w:del w:id="7439" w:author="Lektorat Bauer" w:date="2025-03-04T11:19:00Z" w16du:dateUtc="2025-03-04T10:19:00Z">
        <w:r w:rsidRPr="00944672" w:rsidDel="0014267D">
          <w:rPr>
            <w:rFonts w:ascii="Arial" w:hAnsi="Arial" w:cs="Arial"/>
            <w:sz w:val="24"/>
            <w:szCs w:val="24"/>
          </w:rPr>
          <w:delText>.</w:delText>
        </w:r>
      </w:del>
      <w:r w:rsidRPr="00944672">
        <w:rPr>
          <w:rFonts w:ascii="Arial" w:hAnsi="Arial" w:cs="Arial"/>
          <w:sz w:val="24"/>
          <w:szCs w:val="24"/>
        </w:rPr>
        <w:t>“</w:t>
      </w:r>
      <w:ins w:id="7440" w:author="Lektorat Bauer" w:date="2025-03-04T11:19:00Z" w16du:dateUtc="2025-03-04T10:19:00Z">
        <w:r w:rsidR="0014267D">
          <w:rPr>
            <w:rFonts w:ascii="Arial" w:hAnsi="Arial" w:cs="Arial"/>
            <w:sz w:val="24"/>
            <w:szCs w:val="24"/>
          </w:rPr>
          <w:t>,</w:t>
        </w:r>
      </w:ins>
      <w:r w:rsidRPr="00944672">
        <w:rPr>
          <w:rFonts w:ascii="Arial" w:hAnsi="Arial" w:cs="Arial"/>
          <w:sz w:val="24"/>
          <w:szCs w:val="24"/>
        </w:rPr>
        <w:t xml:space="preserve"> </w:t>
      </w:r>
      <w:ins w:id="7441" w:author="Lektorat Bauer" w:date="2025-03-04T11:19:00Z" w16du:dateUtc="2025-03-04T10:19:00Z">
        <w:r w:rsidR="0014267D">
          <w:rPr>
            <w:rFonts w:ascii="Arial" w:hAnsi="Arial" w:cs="Arial"/>
            <w:sz w:val="24"/>
            <w:szCs w:val="24"/>
          </w:rPr>
          <w:t>u</w:t>
        </w:r>
      </w:ins>
      <w:del w:id="7442" w:author="Lektorat Bauer" w:date="2025-03-04T11:19:00Z" w16du:dateUtc="2025-03-04T10:19:00Z">
        <w:r w:rsidRPr="00944672" w:rsidDel="0014267D">
          <w:rPr>
            <w:rFonts w:ascii="Arial" w:hAnsi="Arial" w:cs="Arial"/>
            <w:sz w:val="24"/>
            <w:szCs w:val="24"/>
          </w:rPr>
          <w:delText>U</w:delText>
        </w:r>
      </w:del>
      <w:r w:rsidRPr="00944672">
        <w:rPr>
          <w:rFonts w:ascii="Arial" w:hAnsi="Arial" w:cs="Arial"/>
          <w:sz w:val="24"/>
          <w:szCs w:val="24"/>
        </w:rPr>
        <w:t xml:space="preserve">nterbrach Anique </w:t>
      </w:r>
      <w:del w:id="7443" w:author="Lektorat Bauer" w:date="2025-03-04T11:19:00Z" w16du:dateUtc="2025-03-04T10:19:00Z">
        <w:r w:rsidRPr="00944672" w:rsidDel="0014267D">
          <w:rPr>
            <w:rFonts w:ascii="Arial" w:hAnsi="Arial" w:cs="Arial"/>
            <w:sz w:val="24"/>
            <w:szCs w:val="24"/>
          </w:rPr>
          <w:delText>Joost</w:delText>
        </w:r>
      </w:del>
      <w:ins w:id="7444" w:author="Lektorat Bauer" w:date="2025-03-04T11:19:00Z" w16du:dateUtc="2025-03-04T10:19:00Z">
        <w:r w:rsidR="0014267D">
          <w:rPr>
            <w:rFonts w:ascii="Arial" w:hAnsi="Arial" w:cs="Arial"/>
            <w:sz w:val="24"/>
            <w:szCs w:val="24"/>
          </w:rPr>
          <w:t>ihn</w:t>
        </w:r>
      </w:ins>
      <w:r w:rsidRPr="00944672">
        <w:rPr>
          <w:rFonts w:ascii="Arial" w:hAnsi="Arial" w:cs="Arial"/>
          <w:sz w:val="24"/>
          <w:szCs w:val="24"/>
        </w:rPr>
        <w:t xml:space="preserve">. „London. Weißt Du, von wem die Information kam? Wer wusste, dass Du in London bist?“ Joost merkte, dass Aniques Kopf wieder anfing zu arbeiten. Sie fing an, die richtigen Fragen zu stellen. </w:t>
      </w:r>
    </w:p>
    <w:p w14:paraId="49828DC4"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„Da war ich auch überrascht. Auf dem Deckblatt stand: Kein Grund, den Aufenthalt in London zu verlängern.</w:t>
      </w:r>
      <w:del w:id="7445" w:author="Lektorat Bauer" w:date="2025-03-04T11:19:00Z" w16du:dateUtc="2025-03-04T10:19:00Z">
        <w:r w:rsidRPr="00944672" w:rsidDel="0014267D">
          <w:rPr>
            <w:rFonts w:ascii="Arial" w:hAnsi="Arial" w:cs="Arial"/>
            <w:sz w:val="24"/>
            <w:szCs w:val="24"/>
          </w:rPr>
          <w:delText xml:space="preserve"> </w:delText>
        </w:r>
      </w:del>
      <w:r w:rsidRPr="00944672">
        <w:rPr>
          <w:rFonts w:ascii="Arial" w:hAnsi="Arial" w:cs="Arial"/>
          <w:sz w:val="24"/>
          <w:szCs w:val="24"/>
        </w:rPr>
        <w:t xml:space="preserve"> Und dann war da noch ein Verweis auf einen Brauereikonzern, den ich nicht verstanden habe.“ </w:t>
      </w:r>
    </w:p>
    <w:p w14:paraId="308571AB" w14:textId="6F128926"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„InBev?“</w:t>
      </w:r>
      <w:ins w:id="7446" w:author="Lektorat Bauer" w:date="2025-03-04T11:19:00Z" w16du:dateUtc="2025-03-04T10:19:00Z">
        <w:r w:rsidR="0014267D">
          <w:rPr>
            <w:rFonts w:ascii="Arial" w:hAnsi="Arial" w:cs="Arial"/>
            <w:sz w:val="24"/>
            <w:szCs w:val="24"/>
          </w:rPr>
          <w:t>,</w:t>
        </w:r>
      </w:ins>
      <w:r w:rsidRPr="00944672">
        <w:rPr>
          <w:rFonts w:ascii="Arial" w:hAnsi="Arial" w:cs="Arial"/>
          <w:sz w:val="24"/>
          <w:szCs w:val="24"/>
        </w:rPr>
        <w:t xml:space="preserve"> </w:t>
      </w:r>
      <w:ins w:id="7447" w:author="Lektorat Bauer" w:date="2025-03-04T11:19:00Z" w16du:dateUtc="2025-03-04T10:19:00Z">
        <w:r w:rsidR="0014267D">
          <w:rPr>
            <w:rFonts w:ascii="Arial" w:hAnsi="Arial" w:cs="Arial"/>
            <w:sz w:val="24"/>
            <w:szCs w:val="24"/>
          </w:rPr>
          <w:t>f</w:t>
        </w:r>
      </w:ins>
      <w:del w:id="7448" w:author="Lektorat Bauer" w:date="2025-03-04T11:19:00Z" w16du:dateUtc="2025-03-04T10:19:00Z">
        <w:r w:rsidRPr="00944672" w:rsidDel="0014267D">
          <w:rPr>
            <w:rFonts w:ascii="Arial" w:hAnsi="Arial" w:cs="Arial"/>
            <w:sz w:val="24"/>
            <w:szCs w:val="24"/>
          </w:rPr>
          <w:delText>F</w:delText>
        </w:r>
      </w:del>
      <w:r w:rsidRPr="00944672">
        <w:rPr>
          <w:rFonts w:ascii="Arial" w:hAnsi="Arial" w:cs="Arial"/>
          <w:sz w:val="24"/>
          <w:szCs w:val="24"/>
        </w:rPr>
        <w:t xml:space="preserve">ragte Anique, und brachte </w:t>
      </w:r>
      <w:del w:id="7449" w:author="Lektorat Bauer" w:date="2025-03-04T11:19:00Z" w16du:dateUtc="2025-03-04T10:19:00Z">
        <w:r w:rsidRPr="00944672" w:rsidDel="0014267D">
          <w:rPr>
            <w:rFonts w:ascii="Arial" w:hAnsi="Arial" w:cs="Arial"/>
            <w:sz w:val="24"/>
            <w:szCs w:val="24"/>
          </w:rPr>
          <w:delText xml:space="preserve">damit </w:delText>
        </w:r>
      </w:del>
      <w:r w:rsidRPr="00944672">
        <w:rPr>
          <w:rFonts w:ascii="Arial" w:hAnsi="Arial" w:cs="Arial"/>
          <w:sz w:val="24"/>
          <w:szCs w:val="24"/>
        </w:rPr>
        <w:t xml:space="preserve">Joost ins Staunen. „Ja, woher weißt Du das?“ </w:t>
      </w:r>
    </w:p>
    <w:p w14:paraId="0A668251" w14:textId="62CEB41B"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„InBev104 ist keine Brauerei, sondern eine Hacker-Gruppe, die mit Thomas befreundet </w:t>
      </w:r>
      <w:del w:id="7450" w:author="Lektorat Bauer" w:date="2025-03-04T11:20:00Z" w16du:dateUtc="2025-03-04T10:20:00Z">
        <w:r w:rsidRPr="00944672" w:rsidDel="0014267D">
          <w:rPr>
            <w:rFonts w:ascii="Arial" w:hAnsi="Arial" w:cs="Arial"/>
            <w:sz w:val="24"/>
            <w:szCs w:val="24"/>
          </w:rPr>
          <w:delText>sind</w:delText>
        </w:r>
      </w:del>
      <w:ins w:id="7451" w:author="Lektorat Bauer" w:date="2025-03-04T11:20:00Z" w16du:dateUtc="2025-03-04T10:20:00Z">
        <w:r w:rsidR="0014267D">
          <w:rPr>
            <w:rFonts w:ascii="Arial" w:hAnsi="Arial" w:cs="Arial"/>
            <w:sz w:val="24"/>
            <w:szCs w:val="24"/>
          </w:rPr>
          <w:t>ist</w:t>
        </w:r>
      </w:ins>
      <w:del w:id="7452" w:author="Lektorat Bauer" w:date="2025-03-04T11:20:00Z" w16du:dateUtc="2025-03-04T10:20:00Z">
        <w:r w:rsidRPr="00944672" w:rsidDel="0014267D">
          <w:rPr>
            <w:rFonts w:ascii="Arial" w:hAnsi="Arial" w:cs="Arial"/>
            <w:sz w:val="24"/>
            <w:szCs w:val="24"/>
          </w:rPr>
          <w:delText>,</w:delText>
        </w:r>
      </w:del>
      <w:ins w:id="7453" w:author="Lektorat Bauer" w:date="2025-03-04T11:20:00Z" w16du:dateUtc="2025-03-04T10:20:00Z">
        <w:r w:rsidR="0014267D">
          <w:rPr>
            <w:rFonts w:ascii="Arial" w:hAnsi="Arial" w:cs="Arial"/>
            <w:sz w:val="24"/>
            <w:szCs w:val="24"/>
          </w:rPr>
          <w:t xml:space="preserve"> –</w:t>
        </w:r>
      </w:ins>
      <w:r w:rsidRPr="00944672">
        <w:rPr>
          <w:rFonts w:ascii="Arial" w:hAnsi="Arial" w:cs="Arial"/>
          <w:sz w:val="24"/>
          <w:szCs w:val="24"/>
        </w:rPr>
        <w:t xml:space="preserve"> sorry, </w:t>
      </w:r>
      <w:del w:id="7454" w:author="Lektorat Bauer" w:date="2025-03-04T11:20:00Z" w16du:dateUtc="2025-03-04T10:20:00Z">
        <w:r w:rsidRPr="00944672" w:rsidDel="0014267D">
          <w:rPr>
            <w:rFonts w:ascii="Arial" w:hAnsi="Arial" w:cs="Arial"/>
            <w:sz w:val="24"/>
            <w:szCs w:val="24"/>
          </w:rPr>
          <w:delText>waren</w:delText>
        </w:r>
      </w:del>
      <w:ins w:id="7455" w:author="Lektorat Bauer" w:date="2025-03-04T11:20:00Z" w16du:dateUtc="2025-03-04T10:20:00Z">
        <w:r w:rsidR="0014267D">
          <w:rPr>
            <w:rFonts w:ascii="Arial" w:hAnsi="Arial" w:cs="Arial"/>
            <w:sz w:val="24"/>
            <w:szCs w:val="24"/>
          </w:rPr>
          <w:t>war</w:t>
        </w:r>
      </w:ins>
      <w:del w:id="7456" w:author="Lektorat Bauer" w:date="2025-03-04T11:20:00Z" w16du:dateUtc="2025-03-04T10:20:00Z">
        <w:r w:rsidRPr="00944672" w:rsidDel="0014267D">
          <w:rPr>
            <w:rFonts w:ascii="Arial" w:hAnsi="Arial" w:cs="Arial"/>
            <w:sz w:val="24"/>
            <w:szCs w:val="24"/>
          </w:rPr>
          <w:delText>.</w:delText>
        </w:r>
      </w:del>
      <w:r w:rsidRPr="00944672">
        <w:rPr>
          <w:rFonts w:ascii="Arial" w:hAnsi="Arial" w:cs="Arial"/>
          <w:sz w:val="24"/>
          <w:szCs w:val="24"/>
        </w:rPr>
        <w:t>“</w:t>
      </w:r>
      <w:ins w:id="7457" w:author="Lektorat Bauer" w:date="2025-03-04T11:20:00Z" w16du:dateUtc="2025-03-04T10:20:00Z">
        <w:r w:rsidR="0014267D">
          <w:rPr>
            <w:rFonts w:ascii="Arial" w:hAnsi="Arial" w:cs="Arial"/>
            <w:sz w:val="24"/>
            <w:szCs w:val="24"/>
          </w:rPr>
          <w:t>,</w:t>
        </w:r>
      </w:ins>
      <w:r w:rsidRPr="00944672">
        <w:rPr>
          <w:rFonts w:ascii="Arial" w:hAnsi="Arial" w:cs="Arial"/>
          <w:sz w:val="24"/>
          <w:szCs w:val="24"/>
        </w:rPr>
        <w:t xml:space="preserve"> </w:t>
      </w:r>
      <w:ins w:id="7458" w:author="Lektorat Bauer" w:date="2025-03-04T11:20:00Z" w16du:dateUtc="2025-03-04T10:20:00Z">
        <w:r w:rsidR="0014267D">
          <w:rPr>
            <w:rFonts w:ascii="Arial" w:hAnsi="Arial" w:cs="Arial"/>
            <w:sz w:val="24"/>
            <w:szCs w:val="24"/>
          </w:rPr>
          <w:t>e</w:t>
        </w:r>
      </w:ins>
      <w:del w:id="7459" w:author="Lektorat Bauer" w:date="2025-03-04T11:20:00Z" w16du:dateUtc="2025-03-04T10:20:00Z">
        <w:r w:rsidRPr="00944672" w:rsidDel="0014267D">
          <w:rPr>
            <w:rFonts w:ascii="Arial" w:hAnsi="Arial" w:cs="Arial"/>
            <w:sz w:val="24"/>
            <w:szCs w:val="24"/>
          </w:rPr>
          <w:delText>E</w:delText>
        </w:r>
      </w:del>
      <w:r w:rsidRPr="00944672">
        <w:rPr>
          <w:rFonts w:ascii="Arial" w:hAnsi="Arial" w:cs="Arial"/>
          <w:sz w:val="24"/>
          <w:szCs w:val="24"/>
        </w:rPr>
        <w:t xml:space="preserve">rläuterte Anique ihm. </w:t>
      </w:r>
    </w:p>
    <w:p w14:paraId="19A2250F" w14:textId="6C7EDC52"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„Ah, das erklärt, woher die wussten, dass ich in London bin.“ Jetzt </w:t>
      </w:r>
      <w:del w:id="7460" w:author="Lektorat Bauer" w:date="2025-03-04T11:20:00Z" w16du:dateUtc="2025-03-04T10:20:00Z">
        <w:r w:rsidRPr="00944672" w:rsidDel="000B4E51">
          <w:rPr>
            <w:rFonts w:ascii="Arial" w:hAnsi="Arial" w:cs="Arial"/>
            <w:sz w:val="24"/>
            <w:szCs w:val="24"/>
          </w:rPr>
          <w:delText xml:space="preserve">bildete </w:delText>
        </w:r>
      </w:del>
      <w:ins w:id="7461" w:author="Lektorat Bauer" w:date="2025-03-04T11:20:00Z" w16du:dateUtc="2025-03-04T10:20:00Z">
        <w:r w:rsidR="000B4E51">
          <w:rPr>
            <w:rFonts w:ascii="Arial" w:hAnsi="Arial" w:cs="Arial"/>
            <w:sz w:val="24"/>
            <w:szCs w:val="24"/>
          </w:rPr>
          <w:t>ergab</w:t>
        </w:r>
        <w:r w:rsidR="000B4E51" w:rsidRPr="00944672">
          <w:rPr>
            <w:rFonts w:ascii="Arial" w:hAnsi="Arial" w:cs="Arial"/>
            <w:sz w:val="24"/>
            <w:szCs w:val="24"/>
          </w:rPr>
          <w:t xml:space="preserve"> </w:t>
        </w:r>
      </w:ins>
      <w:r w:rsidRPr="00944672">
        <w:rPr>
          <w:rFonts w:ascii="Arial" w:hAnsi="Arial" w:cs="Arial"/>
          <w:sz w:val="24"/>
          <w:szCs w:val="24"/>
        </w:rPr>
        <w:t>sich für Joost langsam ein</w:t>
      </w:r>
      <w:ins w:id="7462" w:author="Lektorat Bauer" w:date="2025-03-04T11:20:00Z" w16du:dateUtc="2025-03-04T10:20:00Z">
        <w:r w:rsidR="000B4E51">
          <w:rPr>
            <w:rFonts w:ascii="Arial" w:hAnsi="Arial" w:cs="Arial"/>
            <w:sz w:val="24"/>
            <w:szCs w:val="24"/>
          </w:rPr>
          <w:t xml:space="preserve"> schlüssiges</w:t>
        </w:r>
      </w:ins>
      <w:r w:rsidRPr="00944672">
        <w:rPr>
          <w:rFonts w:ascii="Arial" w:hAnsi="Arial" w:cs="Arial"/>
          <w:sz w:val="24"/>
          <w:szCs w:val="24"/>
        </w:rPr>
        <w:t xml:space="preserve"> Bild</w:t>
      </w:r>
      <w:del w:id="7463" w:author="Lektorat Bauer" w:date="2025-03-04T11:20:00Z" w16du:dateUtc="2025-03-04T10:20:00Z">
        <w:r w:rsidRPr="00944672" w:rsidDel="000B4E51">
          <w:rPr>
            <w:rFonts w:ascii="Arial" w:hAnsi="Arial" w:cs="Arial"/>
            <w:sz w:val="24"/>
            <w:szCs w:val="24"/>
          </w:rPr>
          <w:delText xml:space="preserve"> aus den Informationen</w:delText>
        </w:r>
      </w:del>
      <w:r w:rsidRPr="00944672">
        <w:rPr>
          <w:rFonts w:ascii="Arial" w:hAnsi="Arial" w:cs="Arial"/>
          <w:sz w:val="24"/>
          <w:szCs w:val="24"/>
        </w:rPr>
        <w:t>.</w:t>
      </w:r>
    </w:p>
    <w:p w14:paraId="7C747CCC" w14:textId="66F668A2"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In der Zwischenzeit hatte sich die Bar </w:t>
      </w:r>
      <w:del w:id="7464" w:author="Lektorat Bauer" w:date="2025-03-04T11:21:00Z" w16du:dateUtc="2025-03-04T10:21:00Z">
        <w:r w:rsidRPr="00944672" w:rsidDel="000B4E51">
          <w:rPr>
            <w:rFonts w:ascii="Arial" w:hAnsi="Arial" w:cs="Arial"/>
            <w:sz w:val="24"/>
            <w:szCs w:val="24"/>
          </w:rPr>
          <w:delText>gefüllt und</w:delText>
        </w:r>
      </w:del>
      <w:ins w:id="7465" w:author="Lektorat Bauer" w:date="2025-03-04T11:21:00Z" w16du:dateUtc="2025-03-04T10:21:00Z">
        <w:r w:rsidR="000B4E51">
          <w:rPr>
            <w:rFonts w:ascii="Arial" w:hAnsi="Arial" w:cs="Arial"/>
            <w:sz w:val="24"/>
            <w:szCs w:val="24"/>
          </w:rPr>
          <w:t>mit</w:t>
        </w:r>
      </w:ins>
      <w:r w:rsidRPr="00944672">
        <w:rPr>
          <w:rFonts w:ascii="Arial" w:hAnsi="Arial" w:cs="Arial"/>
          <w:sz w:val="24"/>
          <w:szCs w:val="24"/>
        </w:rPr>
        <w:t xml:space="preserve"> Menschen aus aller Herren Länder </w:t>
      </w:r>
      <w:del w:id="7466" w:author="Lektorat Bauer" w:date="2025-03-04T11:21:00Z" w16du:dateUtc="2025-03-04T10:21:00Z">
        <w:r w:rsidRPr="00944672" w:rsidDel="000B4E51">
          <w:rPr>
            <w:rFonts w:ascii="Arial" w:hAnsi="Arial" w:cs="Arial"/>
            <w:sz w:val="24"/>
            <w:szCs w:val="24"/>
          </w:rPr>
          <w:delText>waren in der Bar</w:delText>
        </w:r>
      </w:del>
      <w:ins w:id="7467" w:author="Lektorat Bauer" w:date="2025-03-04T11:21:00Z" w16du:dateUtc="2025-03-04T10:21:00Z">
        <w:r w:rsidR="000B4E51">
          <w:rPr>
            <w:rFonts w:ascii="Arial" w:hAnsi="Arial" w:cs="Arial"/>
            <w:sz w:val="24"/>
            <w:szCs w:val="24"/>
          </w:rPr>
          <w:t>gefüllt</w:t>
        </w:r>
      </w:ins>
      <w:r w:rsidRPr="00944672">
        <w:rPr>
          <w:rFonts w:ascii="Arial" w:hAnsi="Arial" w:cs="Arial"/>
          <w:sz w:val="24"/>
          <w:szCs w:val="24"/>
        </w:rPr>
        <w:t>. Am Nachbartisch sprachen zwei Studenten miteinander englisch, einer mit amerikanische</w:t>
      </w:r>
      <w:ins w:id="7468" w:author="Lektorat Bauer" w:date="2025-03-04T11:21:00Z" w16du:dateUtc="2025-03-04T10:21:00Z">
        <w:r w:rsidR="000B4E51">
          <w:rPr>
            <w:rFonts w:ascii="Arial" w:hAnsi="Arial" w:cs="Arial"/>
            <w:sz w:val="24"/>
            <w:szCs w:val="24"/>
          </w:rPr>
          <w:t>m</w:t>
        </w:r>
      </w:ins>
      <w:del w:id="7469" w:author="Lektorat Bauer" w:date="2025-03-04T11:21:00Z" w16du:dateUtc="2025-03-04T10:21:00Z">
        <w:r w:rsidRPr="00944672" w:rsidDel="000B4E51">
          <w:rPr>
            <w:rFonts w:ascii="Arial" w:hAnsi="Arial" w:cs="Arial"/>
            <w:sz w:val="24"/>
            <w:szCs w:val="24"/>
          </w:rPr>
          <w:delText>n</w:delText>
        </w:r>
      </w:del>
      <w:r w:rsidRPr="00944672">
        <w:rPr>
          <w:rFonts w:ascii="Arial" w:hAnsi="Arial" w:cs="Arial"/>
          <w:sz w:val="24"/>
          <w:szCs w:val="24"/>
        </w:rPr>
        <w:t xml:space="preserve"> und eine mit englischem Akzent. Auf der anderen Seite wurde </w:t>
      </w:r>
      <w:del w:id="7470" w:author="Lektorat Bauer" w:date="2025-03-04T11:21:00Z" w16du:dateUtc="2025-03-04T10:21:00Z">
        <w:r w:rsidRPr="00944672" w:rsidDel="000B4E51">
          <w:rPr>
            <w:rFonts w:ascii="Arial" w:hAnsi="Arial" w:cs="Arial"/>
            <w:sz w:val="24"/>
            <w:szCs w:val="24"/>
          </w:rPr>
          <w:delText>s</w:delText>
        </w:r>
      </w:del>
      <w:ins w:id="7471" w:author="Lektorat Bauer" w:date="2025-03-04T11:21:00Z" w16du:dateUtc="2025-03-04T10:21:00Z">
        <w:r w:rsidR="000B4E51">
          <w:rPr>
            <w:rFonts w:ascii="Arial" w:hAnsi="Arial" w:cs="Arial"/>
            <w:sz w:val="24"/>
            <w:szCs w:val="24"/>
          </w:rPr>
          <w:t>S</w:t>
        </w:r>
      </w:ins>
      <w:r w:rsidRPr="00944672">
        <w:rPr>
          <w:rFonts w:ascii="Arial" w:hAnsi="Arial" w:cs="Arial"/>
          <w:sz w:val="24"/>
          <w:szCs w:val="24"/>
        </w:rPr>
        <w:t xml:space="preserve">panisch oder </w:t>
      </w:r>
      <w:ins w:id="7472" w:author="Lektorat Bauer" w:date="2025-03-04T11:21:00Z" w16du:dateUtc="2025-03-04T10:21:00Z">
        <w:r w:rsidR="000B4E51">
          <w:rPr>
            <w:rFonts w:ascii="Arial" w:hAnsi="Arial" w:cs="Arial"/>
            <w:sz w:val="24"/>
            <w:szCs w:val="24"/>
          </w:rPr>
          <w:t>I</w:t>
        </w:r>
      </w:ins>
      <w:del w:id="7473" w:author="Lektorat Bauer" w:date="2025-03-04T11:21:00Z" w16du:dateUtc="2025-03-04T10:21:00Z">
        <w:r w:rsidRPr="00944672" w:rsidDel="000B4E51">
          <w:rPr>
            <w:rFonts w:ascii="Arial" w:hAnsi="Arial" w:cs="Arial"/>
            <w:sz w:val="24"/>
            <w:szCs w:val="24"/>
          </w:rPr>
          <w:delText>i</w:delText>
        </w:r>
      </w:del>
      <w:r w:rsidRPr="00944672">
        <w:rPr>
          <w:rFonts w:ascii="Arial" w:hAnsi="Arial" w:cs="Arial"/>
          <w:sz w:val="24"/>
          <w:szCs w:val="24"/>
        </w:rPr>
        <w:t xml:space="preserve">talienisch gesprochen. </w:t>
      </w:r>
    </w:p>
    <w:p w14:paraId="1BE4A1D6" w14:textId="4153DFB2"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 xml:space="preserve">Joost und Anique saßen an einem </w:t>
      </w:r>
      <w:ins w:id="7474" w:author="Lektorat Bauer" w:date="2025-03-04T11:21:00Z" w16du:dateUtc="2025-03-04T10:21:00Z">
        <w:r w:rsidR="000B4E51">
          <w:rPr>
            <w:rFonts w:ascii="Arial" w:hAnsi="Arial" w:cs="Arial"/>
            <w:sz w:val="24"/>
            <w:szCs w:val="24"/>
          </w:rPr>
          <w:t>Vierer-</w:t>
        </w:r>
      </w:ins>
      <w:del w:id="7475" w:author="Lektorat Bauer" w:date="2025-03-04T11:21:00Z" w16du:dateUtc="2025-03-04T10:21:00Z">
        <w:r w:rsidRPr="00944672" w:rsidDel="000B4E51">
          <w:rPr>
            <w:rFonts w:ascii="Arial" w:hAnsi="Arial" w:cs="Arial"/>
            <w:sz w:val="24"/>
            <w:szCs w:val="24"/>
          </w:rPr>
          <w:delText xml:space="preserve">vierer </w:delText>
        </w:r>
      </w:del>
      <w:r w:rsidRPr="00944672">
        <w:rPr>
          <w:rFonts w:ascii="Arial" w:hAnsi="Arial" w:cs="Arial"/>
          <w:sz w:val="24"/>
          <w:szCs w:val="24"/>
        </w:rPr>
        <w:t>Tisch</w:t>
      </w:r>
      <w:ins w:id="7476" w:author="Lektorat Bauer" w:date="2025-03-04T11:21:00Z" w16du:dateUtc="2025-03-04T10:21:00Z">
        <w:r w:rsidR="000B4E51">
          <w:rPr>
            <w:rFonts w:ascii="Arial" w:hAnsi="Arial" w:cs="Arial"/>
            <w:sz w:val="24"/>
            <w:szCs w:val="24"/>
          </w:rPr>
          <w:t>.</w:t>
        </w:r>
      </w:ins>
      <w:del w:id="7477" w:author="Lektorat Bauer" w:date="2025-03-04T11:21:00Z" w16du:dateUtc="2025-03-04T10:21:00Z">
        <w:r w:rsidRPr="00944672" w:rsidDel="000B4E51">
          <w:rPr>
            <w:rFonts w:ascii="Arial" w:hAnsi="Arial" w:cs="Arial"/>
            <w:sz w:val="24"/>
            <w:szCs w:val="24"/>
          </w:rPr>
          <w:delText>,</w:delText>
        </w:r>
      </w:del>
      <w:r w:rsidRPr="00944672">
        <w:rPr>
          <w:rFonts w:ascii="Arial" w:hAnsi="Arial" w:cs="Arial"/>
          <w:sz w:val="24"/>
          <w:szCs w:val="24"/>
        </w:rPr>
        <w:t xml:space="preserve"> </w:t>
      </w:r>
      <w:ins w:id="7478" w:author="Lektorat Bauer" w:date="2025-03-04T11:21:00Z" w16du:dateUtc="2025-03-04T10:21:00Z">
        <w:r w:rsidR="000B4E51">
          <w:rPr>
            <w:rFonts w:ascii="Arial" w:hAnsi="Arial" w:cs="Arial"/>
            <w:sz w:val="24"/>
            <w:szCs w:val="24"/>
          </w:rPr>
          <w:t>D</w:t>
        </w:r>
      </w:ins>
      <w:del w:id="7479" w:author="Lektorat Bauer" w:date="2025-03-04T11:21:00Z" w16du:dateUtc="2025-03-04T10:21:00Z">
        <w:r w:rsidRPr="00944672" w:rsidDel="000B4E51">
          <w:rPr>
            <w:rFonts w:ascii="Arial" w:hAnsi="Arial" w:cs="Arial"/>
            <w:sz w:val="24"/>
            <w:szCs w:val="24"/>
          </w:rPr>
          <w:delText>d</w:delText>
        </w:r>
      </w:del>
      <w:r w:rsidRPr="00944672">
        <w:rPr>
          <w:rFonts w:ascii="Arial" w:hAnsi="Arial" w:cs="Arial"/>
          <w:sz w:val="24"/>
          <w:szCs w:val="24"/>
        </w:rPr>
        <w:t>a alle anderen Tische belegt waren, wurden sie von zwei asiatischen Studenten gefragt, ob sie sich dazusetzen dürften. Daher wechselten Joost und Anique das Thema.</w:t>
      </w:r>
    </w:p>
    <w:p w14:paraId="63FD12CD" w14:textId="77777777" w:rsidR="000B4E51" w:rsidRDefault="00944672" w:rsidP="00623B68">
      <w:pPr>
        <w:autoSpaceDE w:val="0"/>
        <w:autoSpaceDN w:val="0"/>
        <w:adjustRightInd w:val="0"/>
        <w:spacing w:after="0" w:line="360" w:lineRule="auto"/>
        <w:ind w:firstLine="227"/>
        <w:jc w:val="both"/>
        <w:rPr>
          <w:ins w:id="7480" w:author="Lektorat Bauer" w:date="2025-03-04T11:21:00Z" w16du:dateUtc="2025-03-04T10:21:00Z"/>
          <w:rFonts w:ascii="Arial" w:hAnsi="Arial" w:cs="Arial"/>
          <w:sz w:val="24"/>
          <w:szCs w:val="24"/>
        </w:rPr>
      </w:pPr>
      <w:r w:rsidRPr="00944672">
        <w:rPr>
          <w:rFonts w:ascii="Arial" w:hAnsi="Arial" w:cs="Arial"/>
          <w:sz w:val="24"/>
          <w:szCs w:val="24"/>
        </w:rPr>
        <w:t>„Sag mal, Joost, worum geht es morgen eigentlich?“</w:t>
      </w:r>
      <w:ins w:id="7481" w:author="Lektorat Bauer" w:date="2025-03-04T11:21:00Z" w16du:dateUtc="2025-03-04T10:21:00Z">
        <w:r w:rsidR="000B4E51">
          <w:rPr>
            <w:rFonts w:ascii="Arial" w:hAnsi="Arial" w:cs="Arial"/>
            <w:sz w:val="24"/>
            <w:szCs w:val="24"/>
          </w:rPr>
          <w:t>,</w:t>
        </w:r>
      </w:ins>
      <w:r w:rsidRPr="00944672">
        <w:rPr>
          <w:rFonts w:ascii="Arial" w:hAnsi="Arial" w:cs="Arial"/>
          <w:sz w:val="24"/>
          <w:szCs w:val="24"/>
        </w:rPr>
        <w:t xml:space="preserve"> </w:t>
      </w:r>
      <w:ins w:id="7482" w:author="Lektorat Bauer" w:date="2025-03-04T11:21:00Z" w16du:dateUtc="2025-03-04T10:21:00Z">
        <w:r w:rsidR="000B4E51">
          <w:rPr>
            <w:rFonts w:ascii="Arial" w:hAnsi="Arial" w:cs="Arial"/>
            <w:sz w:val="24"/>
            <w:szCs w:val="24"/>
          </w:rPr>
          <w:t>f</w:t>
        </w:r>
      </w:ins>
      <w:del w:id="7483" w:author="Lektorat Bauer" w:date="2025-03-04T11:21:00Z" w16du:dateUtc="2025-03-04T10:21:00Z">
        <w:r w:rsidRPr="00944672" w:rsidDel="000B4E51">
          <w:rPr>
            <w:rFonts w:ascii="Arial" w:hAnsi="Arial" w:cs="Arial"/>
            <w:sz w:val="24"/>
            <w:szCs w:val="24"/>
          </w:rPr>
          <w:delText>F</w:delText>
        </w:r>
      </w:del>
      <w:r w:rsidRPr="00944672">
        <w:rPr>
          <w:rFonts w:ascii="Arial" w:hAnsi="Arial" w:cs="Arial"/>
          <w:sz w:val="24"/>
          <w:szCs w:val="24"/>
        </w:rPr>
        <w:t xml:space="preserve">ragte Anique. </w:t>
      </w:r>
    </w:p>
    <w:p w14:paraId="2949C8C1" w14:textId="77777777" w:rsidR="000B4E51" w:rsidRDefault="00944672" w:rsidP="00623B68">
      <w:pPr>
        <w:autoSpaceDE w:val="0"/>
        <w:autoSpaceDN w:val="0"/>
        <w:adjustRightInd w:val="0"/>
        <w:spacing w:after="0" w:line="360" w:lineRule="auto"/>
        <w:ind w:firstLine="227"/>
        <w:jc w:val="both"/>
        <w:rPr>
          <w:ins w:id="7484" w:author="Lektorat Bauer" w:date="2025-03-04T11:22:00Z" w16du:dateUtc="2025-03-04T10:22:00Z"/>
          <w:rFonts w:ascii="Arial" w:hAnsi="Arial" w:cs="Arial"/>
          <w:sz w:val="24"/>
          <w:szCs w:val="24"/>
        </w:rPr>
      </w:pPr>
      <w:del w:id="7485" w:author="Lektorat Bauer" w:date="2025-03-04T11:21:00Z" w16du:dateUtc="2025-03-04T10:21:00Z">
        <w:r w:rsidRPr="00944672" w:rsidDel="000B4E51">
          <w:rPr>
            <w:rFonts w:ascii="Arial" w:hAnsi="Arial" w:cs="Arial"/>
            <w:sz w:val="24"/>
            <w:szCs w:val="24"/>
          </w:rPr>
          <w:delText xml:space="preserve">„Also,“ setze Joost an, </w:delText>
        </w:r>
      </w:del>
      <w:r w:rsidRPr="00944672">
        <w:rPr>
          <w:rFonts w:ascii="Arial" w:hAnsi="Arial" w:cs="Arial"/>
          <w:sz w:val="24"/>
          <w:szCs w:val="24"/>
        </w:rPr>
        <w:t>„Im Rahmen der Vorlesung über das aktuelle Finanzsystem</w:t>
      </w:r>
      <w:del w:id="7486" w:author="Lektorat Bauer" w:date="2025-03-04T11:21:00Z" w16du:dateUtc="2025-03-04T10:21:00Z">
        <w:r w:rsidRPr="00944672" w:rsidDel="000B4E51">
          <w:rPr>
            <w:rFonts w:ascii="Arial" w:hAnsi="Arial" w:cs="Arial"/>
            <w:sz w:val="24"/>
            <w:szCs w:val="24"/>
          </w:rPr>
          <w:delText>,</w:delText>
        </w:r>
      </w:del>
      <w:r w:rsidRPr="00944672">
        <w:rPr>
          <w:rFonts w:ascii="Arial" w:hAnsi="Arial" w:cs="Arial"/>
          <w:sz w:val="24"/>
          <w:szCs w:val="24"/>
        </w:rPr>
        <w:t xml:space="preserve"> gibt es einen offenen Vortrag</w:t>
      </w:r>
      <w:ins w:id="7487" w:author="Lektorat Bauer" w:date="2025-03-04T11:21:00Z" w16du:dateUtc="2025-03-04T10:21:00Z">
        <w:r w:rsidR="000B4E51">
          <w:rPr>
            <w:rFonts w:ascii="Arial" w:hAnsi="Arial" w:cs="Arial"/>
            <w:sz w:val="24"/>
            <w:szCs w:val="24"/>
          </w:rPr>
          <w:t>,</w:t>
        </w:r>
      </w:ins>
      <w:r w:rsidRPr="00944672">
        <w:rPr>
          <w:rFonts w:ascii="Arial" w:hAnsi="Arial" w:cs="Arial"/>
          <w:sz w:val="24"/>
          <w:szCs w:val="24"/>
        </w:rPr>
        <w:t xml:space="preserve"> in dem es über den geschichtlichen Hintergrund unseres Bankensystems</w:t>
      </w:r>
      <w:ins w:id="7488" w:author="Lektorat Bauer" w:date="2025-03-04T11:22:00Z" w16du:dateUtc="2025-03-04T10:22:00Z">
        <w:r w:rsidR="000B4E51">
          <w:rPr>
            <w:rFonts w:ascii="Arial" w:hAnsi="Arial" w:cs="Arial"/>
            <w:sz w:val="24"/>
            <w:szCs w:val="24"/>
          </w:rPr>
          <w:t xml:space="preserve"> geht</w:t>
        </w:r>
      </w:ins>
      <w:r w:rsidRPr="00944672">
        <w:rPr>
          <w:rFonts w:ascii="Arial" w:hAnsi="Arial" w:cs="Arial"/>
          <w:sz w:val="24"/>
          <w:szCs w:val="24"/>
        </w:rPr>
        <w:t xml:space="preserve">.“ </w:t>
      </w:r>
    </w:p>
    <w:p w14:paraId="2D214ECF" w14:textId="3C9486A2"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„Toll, das klingt ja echt spannend.“ Man konnte die Ironie deutlich heraushören</w:t>
      </w:r>
      <w:del w:id="7489" w:author="Lektorat Bauer" w:date="2025-03-04T11:22:00Z" w16du:dateUtc="2025-03-04T10:22:00Z">
        <w:r w:rsidRPr="00944672" w:rsidDel="000B4E51">
          <w:rPr>
            <w:rFonts w:ascii="Arial" w:hAnsi="Arial" w:cs="Arial"/>
            <w:sz w:val="24"/>
            <w:szCs w:val="24"/>
          </w:rPr>
          <w:delText>, als Anique das sagte.</w:delText>
        </w:r>
      </w:del>
      <w:ins w:id="7490" w:author="Lektorat Bauer" w:date="2025-03-04T11:22:00Z" w16du:dateUtc="2025-03-04T10:22:00Z">
        <w:r w:rsidR="000B4E51">
          <w:rPr>
            <w:rFonts w:ascii="Arial" w:hAnsi="Arial" w:cs="Arial"/>
            <w:sz w:val="24"/>
            <w:szCs w:val="24"/>
          </w:rPr>
          <w:t>.</w:t>
        </w:r>
      </w:ins>
      <w:r w:rsidRPr="00944672">
        <w:rPr>
          <w:rFonts w:ascii="Arial" w:hAnsi="Arial" w:cs="Arial"/>
          <w:sz w:val="24"/>
          <w:szCs w:val="24"/>
        </w:rPr>
        <w:t xml:space="preserve"> „Und dafür</w:t>
      </w:r>
      <w:del w:id="7491" w:author="Lektorat Bauer" w:date="2025-03-04T11:22:00Z" w16du:dateUtc="2025-03-04T10:22:00Z">
        <w:r w:rsidRPr="00944672" w:rsidDel="000B4E51">
          <w:rPr>
            <w:rFonts w:ascii="Arial" w:hAnsi="Arial" w:cs="Arial"/>
            <w:sz w:val="24"/>
            <w:szCs w:val="24"/>
          </w:rPr>
          <w:delText>,</w:delText>
        </w:r>
      </w:del>
      <w:r w:rsidRPr="00944672">
        <w:rPr>
          <w:rFonts w:ascii="Arial" w:hAnsi="Arial" w:cs="Arial"/>
          <w:sz w:val="24"/>
          <w:szCs w:val="24"/>
        </w:rPr>
        <w:t xml:space="preserve"> sollte ich alles stehen und liegen lassen?“ </w:t>
      </w:r>
    </w:p>
    <w:p w14:paraId="498E69F2" w14:textId="77777777" w:rsidR="000B4E51" w:rsidRDefault="00944672" w:rsidP="00623B68">
      <w:pPr>
        <w:autoSpaceDE w:val="0"/>
        <w:autoSpaceDN w:val="0"/>
        <w:adjustRightInd w:val="0"/>
        <w:spacing w:after="0" w:line="360" w:lineRule="auto"/>
        <w:ind w:firstLine="227"/>
        <w:jc w:val="both"/>
        <w:rPr>
          <w:ins w:id="7492" w:author="Lektorat Bauer" w:date="2025-03-04T11:22:00Z" w16du:dateUtc="2025-03-04T10:22:00Z"/>
          <w:rFonts w:ascii="Arial" w:hAnsi="Arial" w:cs="Arial"/>
          <w:sz w:val="24"/>
          <w:szCs w:val="24"/>
        </w:rPr>
      </w:pPr>
      <w:r w:rsidRPr="00944672">
        <w:rPr>
          <w:rFonts w:ascii="Arial" w:hAnsi="Arial" w:cs="Arial"/>
          <w:sz w:val="24"/>
          <w:szCs w:val="24"/>
        </w:rPr>
        <w:t xml:space="preserve">„Was weißt Du über die Tempelritter?“ </w:t>
      </w:r>
    </w:p>
    <w:p w14:paraId="56289B1F" w14:textId="77777777" w:rsidR="000B4E51" w:rsidRDefault="00944672" w:rsidP="00623B68">
      <w:pPr>
        <w:autoSpaceDE w:val="0"/>
        <w:autoSpaceDN w:val="0"/>
        <w:adjustRightInd w:val="0"/>
        <w:spacing w:after="0" w:line="360" w:lineRule="auto"/>
        <w:ind w:firstLine="227"/>
        <w:jc w:val="both"/>
        <w:rPr>
          <w:ins w:id="7493" w:author="Lektorat Bauer" w:date="2025-03-04T11:22:00Z" w16du:dateUtc="2025-03-04T10:22:00Z"/>
          <w:rFonts w:ascii="Arial" w:hAnsi="Arial" w:cs="Arial"/>
          <w:sz w:val="24"/>
          <w:szCs w:val="24"/>
        </w:rPr>
      </w:pPr>
      <w:r w:rsidRPr="00944672">
        <w:rPr>
          <w:rFonts w:ascii="Arial" w:hAnsi="Arial" w:cs="Arial"/>
          <w:sz w:val="24"/>
          <w:szCs w:val="24"/>
        </w:rPr>
        <w:t>„Was soll das</w:t>
      </w:r>
      <w:del w:id="7494" w:author="Lektorat Bauer" w:date="2025-03-04T11:22:00Z" w16du:dateUtc="2025-03-04T10:22:00Z">
        <w:r w:rsidRPr="00944672" w:rsidDel="000B4E51">
          <w:rPr>
            <w:rFonts w:ascii="Arial" w:hAnsi="Arial" w:cs="Arial"/>
            <w:sz w:val="24"/>
            <w:szCs w:val="24"/>
          </w:rPr>
          <w:delText>s</w:delText>
        </w:r>
      </w:del>
      <w:r w:rsidRPr="00944672">
        <w:rPr>
          <w:rFonts w:ascii="Arial" w:hAnsi="Arial" w:cs="Arial"/>
          <w:sz w:val="24"/>
          <w:szCs w:val="24"/>
        </w:rPr>
        <w:t xml:space="preserve"> denn jetzt?“ </w:t>
      </w:r>
    </w:p>
    <w:p w14:paraId="23EDCC8B" w14:textId="77777777" w:rsidR="000B4E51" w:rsidRDefault="00944672" w:rsidP="00623B68">
      <w:pPr>
        <w:autoSpaceDE w:val="0"/>
        <w:autoSpaceDN w:val="0"/>
        <w:adjustRightInd w:val="0"/>
        <w:spacing w:after="0" w:line="360" w:lineRule="auto"/>
        <w:ind w:firstLine="227"/>
        <w:jc w:val="both"/>
        <w:rPr>
          <w:ins w:id="7495" w:author="Lektorat Bauer" w:date="2025-03-04T11:22:00Z" w16du:dateUtc="2025-03-04T10:22:00Z"/>
          <w:rFonts w:ascii="Arial" w:hAnsi="Arial" w:cs="Arial"/>
          <w:sz w:val="24"/>
          <w:szCs w:val="24"/>
        </w:rPr>
      </w:pPr>
      <w:r w:rsidRPr="00944672">
        <w:rPr>
          <w:rFonts w:ascii="Arial" w:hAnsi="Arial" w:cs="Arial"/>
          <w:sz w:val="24"/>
          <w:szCs w:val="24"/>
        </w:rPr>
        <w:t xml:space="preserve">„Bitte.“ </w:t>
      </w:r>
    </w:p>
    <w:p w14:paraId="71D91A49" w14:textId="1E25A95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„Ok, die waren ein mächtiger Orden, und an einem Freitag, den 13. Oktober, wurden fast alle Ritter gefangen genommen und</w:t>
      </w:r>
      <w:del w:id="7496" w:author="Lektorat Bauer" w:date="2025-03-04T11:22:00Z" w16du:dateUtc="2025-03-04T10:22:00Z">
        <w:r w:rsidRPr="00944672" w:rsidDel="000B4E51">
          <w:rPr>
            <w:rFonts w:ascii="Arial" w:hAnsi="Arial" w:cs="Arial"/>
            <w:sz w:val="24"/>
            <w:szCs w:val="24"/>
          </w:rPr>
          <w:delText>/oder</w:delText>
        </w:r>
      </w:del>
      <w:r w:rsidRPr="00944672">
        <w:rPr>
          <w:rFonts w:ascii="Arial" w:hAnsi="Arial" w:cs="Arial"/>
          <w:sz w:val="24"/>
          <w:szCs w:val="24"/>
        </w:rPr>
        <w:t xml:space="preserve"> getötet. Daher unser Aberglauben in Bezug auf </w:t>
      </w:r>
      <w:del w:id="7497" w:author="Lektorat Bauer" w:date="2025-03-04T11:22:00Z" w16du:dateUtc="2025-03-04T10:22:00Z">
        <w:r w:rsidRPr="00944672" w:rsidDel="000B4E51">
          <w:rPr>
            <w:rFonts w:ascii="Arial" w:hAnsi="Arial" w:cs="Arial"/>
            <w:sz w:val="24"/>
            <w:szCs w:val="24"/>
          </w:rPr>
          <w:delText>‚</w:delText>
        </w:r>
      </w:del>
      <w:r w:rsidRPr="00944672">
        <w:rPr>
          <w:rFonts w:ascii="Arial" w:hAnsi="Arial" w:cs="Arial"/>
          <w:sz w:val="24"/>
          <w:szCs w:val="24"/>
        </w:rPr>
        <w:t xml:space="preserve">Freitag, </w:t>
      </w:r>
      <w:del w:id="7498" w:author="Lektorat Bauer" w:date="2025-03-04T11:22:00Z" w16du:dateUtc="2025-03-04T10:22:00Z">
        <w:r w:rsidRPr="00944672" w:rsidDel="000B4E51">
          <w:rPr>
            <w:rFonts w:ascii="Arial" w:hAnsi="Arial" w:cs="Arial"/>
            <w:sz w:val="24"/>
            <w:szCs w:val="24"/>
          </w:rPr>
          <w:delText xml:space="preserve">der </w:delText>
        </w:r>
      </w:del>
      <w:ins w:id="7499" w:author="Lektorat Bauer" w:date="2025-03-04T11:22:00Z" w16du:dateUtc="2025-03-04T10:22:00Z">
        <w:r w:rsidR="000B4E51">
          <w:rPr>
            <w:rFonts w:ascii="Arial" w:hAnsi="Arial" w:cs="Arial"/>
            <w:sz w:val="24"/>
            <w:szCs w:val="24"/>
          </w:rPr>
          <w:t>den</w:t>
        </w:r>
        <w:r w:rsidR="000B4E51" w:rsidRPr="00944672">
          <w:rPr>
            <w:rFonts w:ascii="Arial" w:hAnsi="Arial" w:cs="Arial"/>
            <w:sz w:val="24"/>
            <w:szCs w:val="24"/>
          </w:rPr>
          <w:t xml:space="preserve"> </w:t>
        </w:r>
      </w:ins>
      <w:r w:rsidRPr="00944672">
        <w:rPr>
          <w:rFonts w:ascii="Arial" w:hAnsi="Arial" w:cs="Arial"/>
          <w:sz w:val="24"/>
          <w:szCs w:val="24"/>
        </w:rPr>
        <w:t>13</w:t>
      </w:r>
      <w:ins w:id="7500" w:author="Lektorat Bauer" w:date="2025-03-04T11:22:00Z" w16du:dateUtc="2025-03-04T10:22:00Z">
        <w:r w:rsidR="000B4E51">
          <w:rPr>
            <w:rFonts w:ascii="Arial" w:hAnsi="Arial" w:cs="Arial"/>
            <w:sz w:val="24"/>
            <w:szCs w:val="24"/>
          </w:rPr>
          <w:t>.</w:t>
        </w:r>
      </w:ins>
      <w:del w:id="7501" w:author="Lektorat Bauer" w:date="2025-03-04T11:22:00Z" w16du:dateUtc="2025-03-04T10:22:00Z">
        <w:r w:rsidRPr="00944672" w:rsidDel="000B4E51">
          <w:rPr>
            <w:rFonts w:ascii="Arial" w:hAnsi="Arial" w:cs="Arial"/>
            <w:sz w:val="24"/>
            <w:szCs w:val="24"/>
          </w:rPr>
          <w:delText>te‘.</w:delText>
        </w:r>
      </w:del>
      <w:r w:rsidRPr="00944672">
        <w:rPr>
          <w:rFonts w:ascii="Arial" w:hAnsi="Arial" w:cs="Arial"/>
          <w:sz w:val="24"/>
          <w:szCs w:val="24"/>
        </w:rPr>
        <w:t xml:space="preserve">“ </w:t>
      </w:r>
    </w:p>
    <w:p w14:paraId="30D2607A" w14:textId="37057811"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„Sehr gut, so weit. Aber der Orden fungierte auch als Bank. Jetzt die Kurzform: König Philipp </w:t>
      </w:r>
      <w:del w:id="7502" w:author="Lektorat Bauer" w:date="2025-03-04T11:22:00Z" w16du:dateUtc="2025-03-04T10:22:00Z">
        <w:r w:rsidRPr="00944672" w:rsidDel="000B4E51">
          <w:rPr>
            <w:rFonts w:ascii="Arial" w:hAnsi="Arial" w:cs="Arial"/>
            <w:sz w:val="24"/>
            <w:szCs w:val="24"/>
          </w:rPr>
          <w:delText>der vierte,</w:delText>
        </w:r>
      </w:del>
      <w:ins w:id="7503" w:author="Lektorat Bauer" w:date="2025-03-04T11:22:00Z" w16du:dateUtc="2025-03-04T10:22:00Z">
        <w:r w:rsidR="000B4E51">
          <w:rPr>
            <w:rFonts w:ascii="Arial" w:hAnsi="Arial" w:cs="Arial"/>
            <w:sz w:val="24"/>
            <w:szCs w:val="24"/>
          </w:rPr>
          <w:t>IV.,</w:t>
        </w:r>
      </w:ins>
      <w:r w:rsidRPr="00944672">
        <w:rPr>
          <w:rFonts w:ascii="Arial" w:hAnsi="Arial" w:cs="Arial"/>
          <w:sz w:val="24"/>
          <w:szCs w:val="24"/>
        </w:rPr>
        <w:t xml:space="preserve"> König von Frankreich, war pleite, weil er das Geld nur so zum Fenster rausschmiss, daher brauchte er Geld. Kredit wäre ungünstig</w:t>
      </w:r>
      <w:ins w:id="7504" w:author="Lektorat Bauer" w:date="2025-03-04T11:23:00Z" w16du:dateUtc="2025-03-04T10:23:00Z">
        <w:r w:rsidR="000B4E51">
          <w:rPr>
            <w:rFonts w:ascii="Arial" w:hAnsi="Arial" w:cs="Arial"/>
            <w:sz w:val="24"/>
            <w:szCs w:val="24"/>
          </w:rPr>
          <w:t xml:space="preserve"> gewesen</w:t>
        </w:r>
      </w:ins>
      <w:r w:rsidRPr="00944672">
        <w:rPr>
          <w:rFonts w:ascii="Arial" w:hAnsi="Arial" w:cs="Arial"/>
          <w:sz w:val="24"/>
          <w:szCs w:val="24"/>
        </w:rPr>
        <w:t xml:space="preserve">, da der </w:t>
      </w:r>
      <w:ins w:id="7505" w:author="Lektorat Bauer" w:date="2025-03-04T11:23:00Z" w16du:dateUtc="2025-03-04T10:23:00Z">
        <w:r w:rsidR="000B4E51">
          <w:rPr>
            <w:rFonts w:ascii="Arial" w:hAnsi="Arial" w:cs="Arial"/>
            <w:sz w:val="24"/>
            <w:szCs w:val="24"/>
          </w:rPr>
          <w:t xml:space="preserve">hätte </w:t>
        </w:r>
      </w:ins>
      <w:r w:rsidRPr="00944672">
        <w:rPr>
          <w:rFonts w:ascii="Arial" w:hAnsi="Arial" w:cs="Arial"/>
          <w:sz w:val="24"/>
          <w:szCs w:val="24"/>
        </w:rPr>
        <w:t xml:space="preserve">zurückgezahlt werden </w:t>
      </w:r>
      <w:del w:id="7506" w:author="Lektorat Bauer" w:date="2025-03-04T11:23:00Z" w16du:dateUtc="2025-03-04T10:23:00Z">
        <w:r w:rsidRPr="00944672" w:rsidDel="000B4E51">
          <w:rPr>
            <w:rFonts w:ascii="Arial" w:hAnsi="Arial" w:cs="Arial"/>
            <w:sz w:val="24"/>
            <w:szCs w:val="24"/>
          </w:rPr>
          <w:delText>muss</w:delText>
        </w:r>
      </w:del>
      <w:ins w:id="7507" w:author="Lektorat Bauer" w:date="2025-03-04T11:23:00Z" w16du:dateUtc="2025-03-04T10:23:00Z">
        <w:r w:rsidR="000B4E51">
          <w:rPr>
            <w:rFonts w:ascii="Arial" w:hAnsi="Arial" w:cs="Arial"/>
            <w:sz w:val="24"/>
            <w:szCs w:val="24"/>
          </w:rPr>
          <w:t>müssen</w:t>
        </w:r>
      </w:ins>
      <w:r w:rsidRPr="00944672">
        <w:rPr>
          <w:rFonts w:ascii="Arial" w:hAnsi="Arial" w:cs="Arial"/>
          <w:sz w:val="24"/>
          <w:szCs w:val="24"/>
        </w:rPr>
        <w:t xml:space="preserve">.“ </w:t>
      </w:r>
    </w:p>
    <w:p w14:paraId="2B978269" w14:textId="77777777" w:rsidR="000B4E51" w:rsidRDefault="00944672" w:rsidP="00623B68">
      <w:pPr>
        <w:autoSpaceDE w:val="0"/>
        <w:autoSpaceDN w:val="0"/>
        <w:adjustRightInd w:val="0"/>
        <w:spacing w:after="0" w:line="360" w:lineRule="auto"/>
        <w:ind w:firstLine="227"/>
        <w:jc w:val="both"/>
        <w:rPr>
          <w:ins w:id="7508" w:author="Lektorat Bauer" w:date="2025-03-04T11:23:00Z" w16du:dateUtc="2025-03-04T10:23:00Z"/>
          <w:rFonts w:ascii="Arial" w:hAnsi="Arial" w:cs="Arial"/>
          <w:sz w:val="24"/>
          <w:szCs w:val="24"/>
        </w:rPr>
      </w:pPr>
      <w:r w:rsidRPr="00944672">
        <w:rPr>
          <w:rFonts w:ascii="Arial" w:hAnsi="Arial" w:cs="Arial"/>
          <w:sz w:val="24"/>
          <w:szCs w:val="24"/>
        </w:rPr>
        <w:t>„Dann bietet sich Diebstahl an</w:t>
      </w:r>
      <w:del w:id="7509" w:author="Lektorat Bauer" w:date="2025-03-04T11:23:00Z" w16du:dateUtc="2025-03-04T10:23:00Z">
        <w:r w:rsidRPr="00944672" w:rsidDel="000B4E51">
          <w:rPr>
            <w:rFonts w:ascii="Arial" w:hAnsi="Arial" w:cs="Arial"/>
            <w:sz w:val="24"/>
            <w:szCs w:val="24"/>
          </w:rPr>
          <w:delText>.</w:delText>
        </w:r>
      </w:del>
      <w:r w:rsidRPr="00944672">
        <w:rPr>
          <w:rFonts w:ascii="Arial" w:hAnsi="Arial" w:cs="Arial"/>
          <w:sz w:val="24"/>
          <w:szCs w:val="24"/>
        </w:rPr>
        <w:t>“</w:t>
      </w:r>
      <w:ins w:id="7510" w:author="Lektorat Bauer" w:date="2025-03-04T11:23:00Z" w16du:dateUtc="2025-03-04T10:23:00Z">
        <w:r w:rsidR="000B4E51">
          <w:rPr>
            <w:rFonts w:ascii="Arial" w:hAnsi="Arial" w:cs="Arial"/>
            <w:sz w:val="24"/>
            <w:szCs w:val="24"/>
          </w:rPr>
          <w:t>,</w:t>
        </w:r>
      </w:ins>
      <w:r w:rsidRPr="00944672">
        <w:rPr>
          <w:rFonts w:ascii="Arial" w:hAnsi="Arial" w:cs="Arial"/>
          <w:sz w:val="24"/>
          <w:szCs w:val="24"/>
        </w:rPr>
        <w:t xml:space="preserve"> </w:t>
      </w:r>
      <w:ins w:id="7511" w:author="Lektorat Bauer" w:date="2025-03-04T11:23:00Z" w16du:dateUtc="2025-03-04T10:23:00Z">
        <w:r w:rsidR="000B4E51">
          <w:rPr>
            <w:rFonts w:ascii="Arial" w:hAnsi="Arial" w:cs="Arial"/>
            <w:sz w:val="24"/>
            <w:szCs w:val="24"/>
          </w:rPr>
          <w:t>s</w:t>
        </w:r>
      </w:ins>
      <w:del w:id="7512" w:author="Lektorat Bauer" w:date="2025-03-04T11:23:00Z" w16du:dateUtc="2025-03-04T10:23:00Z">
        <w:r w:rsidRPr="00944672" w:rsidDel="000B4E51">
          <w:rPr>
            <w:rFonts w:ascii="Arial" w:hAnsi="Arial" w:cs="Arial"/>
            <w:sz w:val="24"/>
            <w:szCs w:val="24"/>
          </w:rPr>
          <w:delText>S</w:delText>
        </w:r>
      </w:del>
      <w:r w:rsidRPr="00944672">
        <w:rPr>
          <w:rFonts w:ascii="Arial" w:hAnsi="Arial" w:cs="Arial"/>
          <w:sz w:val="24"/>
          <w:szCs w:val="24"/>
        </w:rPr>
        <w:t xml:space="preserve">cherzte Anique. </w:t>
      </w:r>
    </w:p>
    <w:p w14:paraId="11CBE8D6" w14:textId="7E136E0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„Genau</w:t>
      </w:r>
      <w:del w:id="7513" w:author="Lektorat Bauer" w:date="2025-03-04T11:23:00Z" w16du:dateUtc="2025-03-04T10:23:00Z">
        <w:r w:rsidRPr="00944672" w:rsidDel="000B4E51">
          <w:rPr>
            <w:rFonts w:ascii="Arial" w:hAnsi="Arial" w:cs="Arial"/>
            <w:sz w:val="24"/>
            <w:szCs w:val="24"/>
          </w:rPr>
          <w:delText>.</w:delText>
        </w:r>
      </w:del>
      <w:r w:rsidRPr="00944672">
        <w:rPr>
          <w:rFonts w:ascii="Arial" w:hAnsi="Arial" w:cs="Arial"/>
          <w:sz w:val="24"/>
          <w:szCs w:val="24"/>
        </w:rPr>
        <w:t>“</w:t>
      </w:r>
      <w:ins w:id="7514" w:author="Lektorat Bauer" w:date="2025-03-04T11:23:00Z" w16du:dateUtc="2025-03-04T10:23:00Z">
        <w:r w:rsidR="000B4E51">
          <w:rPr>
            <w:rFonts w:ascii="Arial" w:hAnsi="Arial" w:cs="Arial"/>
            <w:sz w:val="24"/>
            <w:szCs w:val="24"/>
          </w:rPr>
          <w:t>,</w:t>
        </w:r>
      </w:ins>
      <w:r w:rsidRPr="00944672">
        <w:rPr>
          <w:rFonts w:ascii="Arial" w:hAnsi="Arial" w:cs="Arial"/>
          <w:sz w:val="24"/>
          <w:szCs w:val="24"/>
        </w:rPr>
        <w:t xml:space="preserve"> </w:t>
      </w:r>
      <w:ins w:id="7515" w:author="Lektorat Bauer" w:date="2025-03-04T11:23:00Z" w16du:dateUtc="2025-03-04T10:23:00Z">
        <w:r w:rsidR="000B4E51">
          <w:rPr>
            <w:rFonts w:ascii="Arial" w:hAnsi="Arial" w:cs="Arial"/>
            <w:sz w:val="24"/>
            <w:szCs w:val="24"/>
          </w:rPr>
          <w:t>m</w:t>
        </w:r>
      </w:ins>
      <w:del w:id="7516" w:author="Lektorat Bauer" w:date="2025-03-04T11:23:00Z" w16du:dateUtc="2025-03-04T10:23:00Z">
        <w:r w:rsidRPr="00944672" w:rsidDel="000B4E51">
          <w:rPr>
            <w:rFonts w:ascii="Arial" w:hAnsi="Arial" w:cs="Arial"/>
            <w:sz w:val="24"/>
            <w:szCs w:val="24"/>
          </w:rPr>
          <w:delText>M</w:delText>
        </w:r>
      </w:del>
      <w:r w:rsidRPr="00944672">
        <w:rPr>
          <w:rFonts w:ascii="Arial" w:hAnsi="Arial" w:cs="Arial"/>
          <w:sz w:val="24"/>
          <w:szCs w:val="24"/>
        </w:rPr>
        <w:t>einte Joost ernst, „</w:t>
      </w:r>
      <w:ins w:id="7517" w:author="Lektorat Bauer" w:date="2025-03-04T11:23:00Z" w16du:dateUtc="2025-03-04T10:23:00Z">
        <w:r w:rsidR="000B4E51">
          <w:rPr>
            <w:rFonts w:ascii="Arial" w:hAnsi="Arial" w:cs="Arial"/>
            <w:sz w:val="24"/>
            <w:szCs w:val="24"/>
          </w:rPr>
          <w:t>a</w:t>
        </w:r>
      </w:ins>
      <w:del w:id="7518" w:author="Lektorat Bauer" w:date="2025-03-04T11:23:00Z" w16du:dateUtc="2025-03-04T10:23:00Z">
        <w:r w:rsidRPr="00944672" w:rsidDel="000B4E51">
          <w:rPr>
            <w:rFonts w:ascii="Arial" w:hAnsi="Arial" w:cs="Arial"/>
            <w:sz w:val="24"/>
            <w:szCs w:val="24"/>
          </w:rPr>
          <w:delText>A</w:delText>
        </w:r>
      </w:del>
      <w:r w:rsidRPr="00944672">
        <w:rPr>
          <w:rFonts w:ascii="Arial" w:hAnsi="Arial" w:cs="Arial"/>
          <w:sz w:val="24"/>
          <w:szCs w:val="24"/>
        </w:rPr>
        <w:t xml:space="preserve">ber wo gab es viel Geld zu holen, nachdem schon ganz Frankreich </w:t>
      </w:r>
      <w:del w:id="7519" w:author="Lektorat Bauer" w:date="2025-03-04T11:23:00Z" w16du:dateUtc="2025-03-04T10:23:00Z">
        <w:r w:rsidRPr="00944672" w:rsidDel="000B4E51">
          <w:rPr>
            <w:rFonts w:ascii="Arial" w:hAnsi="Arial" w:cs="Arial"/>
            <w:sz w:val="24"/>
            <w:szCs w:val="24"/>
          </w:rPr>
          <w:delText>P</w:delText>
        </w:r>
      </w:del>
      <w:ins w:id="7520" w:author="Lektorat Bauer" w:date="2025-03-04T11:23:00Z" w16du:dateUtc="2025-03-04T10:23:00Z">
        <w:r w:rsidR="000B4E51">
          <w:rPr>
            <w:rFonts w:ascii="Arial" w:hAnsi="Arial" w:cs="Arial"/>
            <w:sz w:val="24"/>
            <w:szCs w:val="24"/>
          </w:rPr>
          <w:t>p</w:t>
        </w:r>
      </w:ins>
      <w:r w:rsidRPr="00944672">
        <w:rPr>
          <w:rFonts w:ascii="Arial" w:hAnsi="Arial" w:cs="Arial"/>
          <w:sz w:val="24"/>
          <w:szCs w:val="24"/>
        </w:rPr>
        <w:t xml:space="preserve">leite war?“ </w:t>
      </w:r>
    </w:p>
    <w:p w14:paraId="293B56BD" w14:textId="77777777" w:rsidR="000B4E51" w:rsidRDefault="00944672" w:rsidP="00623B68">
      <w:pPr>
        <w:autoSpaceDE w:val="0"/>
        <w:autoSpaceDN w:val="0"/>
        <w:adjustRightInd w:val="0"/>
        <w:spacing w:after="0" w:line="360" w:lineRule="auto"/>
        <w:ind w:firstLine="227"/>
        <w:jc w:val="both"/>
        <w:rPr>
          <w:ins w:id="7521" w:author="Lektorat Bauer" w:date="2025-03-04T11:23:00Z" w16du:dateUtc="2025-03-04T10:23:00Z"/>
          <w:rFonts w:ascii="Arial" w:hAnsi="Arial" w:cs="Arial"/>
          <w:sz w:val="24"/>
          <w:szCs w:val="24"/>
        </w:rPr>
      </w:pPr>
      <w:r w:rsidRPr="00944672">
        <w:rPr>
          <w:rFonts w:ascii="Arial" w:hAnsi="Arial" w:cs="Arial"/>
          <w:sz w:val="24"/>
          <w:szCs w:val="24"/>
        </w:rPr>
        <w:t xml:space="preserve">„Bei den Tempelrittern?“ </w:t>
      </w:r>
    </w:p>
    <w:p w14:paraId="56B01C47" w14:textId="7F232C0E"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„Die wollten das Geld aber nicht verschenken. Also trat Plan B in Kraft. Man inszeniert</w:t>
      </w:r>
      <w:ins w:id="7522" w:author="Lektorat Bauer" w:date="2025-03-04T11:23:00Z" w16du:dateUtc="2025-03-04T10:23:00Z">
        <w:r w:rsidR="000B4E51">
          <w:rPr>
            <w:rFonts w:ascii="Arial" w:hAnsi="Arial" w:cs="Arial"/>
            <w:sz w:val="24"/>
            <w:szCs w:val="24"/>
          </w:rPr>
          <w:t>e</w:t>
        </w:r>
      </w:ins>
      <w:r w:rsidRPr="00944672">
        <w:rPr>
          <w:rFonts w:ascii="Arial" w:hAnsi="Arial" w:cs="Arial"/>
          <w:sz w:val="24"/>
          <w:szCs w:val="24"/>
        </w:rPr>
        <w:t xml:space="preserve"> eine Verschwörung, überzeugt</w:t>
      </w:r>
      <w:ins w:id="7523" w:author="Lektorat Bauer" w:date="2025-03-04T11:23:00Z" w16du:dateUtc="2025-03-04T10:23:00Z">
        <w:r w:rsidR="000B4E51">
          <w:rPr>
            <w:rFonts w:ascii="Arial" w:hAnsi="Arial" w:cs="Arial"/>
            <w:sz w:val="24"/>
            <w:szCs w:val="24"/>
          </w:rPr>
          <w:t>e</w:t>
        </w:r>
      </w:ins>
      <w:r w:rsidRPr="00944672">
        <w:rPr>
          <w:rFonts w:ascii="Arial" w:hAnsi="Arial" w:cs="Arial"/>
          <w:sz w:val="24"/>
          <w:szCs w:val="24"/>
        </w:rPr>
        <w:t xml:space="preserve"> den Papst, dass man </w:t>
      </w:r>
      <w:ins w:id="7524" w:author="Lektorat Bauer" w:date="2025-03-04T11:23:00Z" w16du:dateUtc="2025-03-04T10:23:00Z">
        <w:r w:rsidR="000B4E51">
          <w:rPr>
            <w:rFonts w:ascii="Arial" w:hAnsi="Arial" w:cs="Arial"/>
            <w:sz w:val="24"/>
            <w:szCs w:val="24"/>
          </w:rPr>
          <w:t>im R</w:t>
        </w:r>
      </w:ins>
      <w:del w:id="7525" w:author="Lektorat Bauer" w:date="2025-03-04T11:23:00Z" w16du:dateUtc="2025-03-04T10:23:00Z">
        <w:r w:rsidRPr="00944672" w:rsidDel="000B4E51">
          <w:rPr>
            <w:rFonts w:ascii="Arial" w:hAnsi="Arial" w:cs="Arial"/>
            <w:sz w:val="24"/>
            <w:szCs w:val="24"/>
          </w:rPr>
          <w:delText>r</w:delText>
        </w:r>
      </w:del>
      <w:r w:rsidRPr="00944672">
        <w:rPr>
          <w:rFonts w:ascii="Arial" w:hAnsi="Arial" w:cs="Arial"/>
          <w:sz w:val="24"/>
          <w:szCs w:val="24"/>
        </w:rPr>
        <w:t xml:space="preserve">echt </w:t>
      </w:r>
      <w:del w:id="7526" w:author="Lektorat Bauer" w:date="2025-03-04T11:23:00Z" w16du:dateUtc="2025-03-04T10:23:00Z">
        <w:r w:rsidRPr="00944672" w:rsidDel="000B4E51">
          <w:rPr>
            <w:rFonts w:ascii="Arial" w:hAnsi="Arial" w:cs="Arial"/>
            <w:sz w:val="24"/>
            <w:szCs w:val="24"/>
          </w:rPr>
          <w:delText>hat</w:delText>
        </w:r>
      </w:del>
      <w:ins w:id="7527" w:author="Lektorat Bauer" w:date="2025-03-04T11:23:00Z" w16du:dateUtc="2025-03-04T10:23:00Z">
        <w:r w:rsidR="000B4E51">
          <w:rPr>
            <w:rFonts w:ascii="Arial" w:hAnsi="Arial" w:cs="Arial"/>
            <w:sz w:val="24"/>
            <w:szCs w:val="24"/>
          </w:rPr>
          <w:t>war</w:t>
        </w:r>
      </w:ins>
      <w:r w:rsidRPr="00944672">
        <w:rPr>
          <w:rFonts w:ascii="Arial" w:hAnsi="Arial" w:cs="Arial"/>
          <w:sz w:val="24"/>
          <w:szCs w:val="24"/>
        </w:rPr>
        <w:t xml:space="preserve">. Et voilà. Die Kassen </w:t>
      </w:r>
      <w:del w:id="7528" w:author="Lektorat Bauer" w:date="2025-03-04T11:24:00Z" w16du:dateUtc="2025-03-04T10:24:00Z">
        <w:r w:rsidRPr="00944672" w:rsidDel="000B4E51">
          <w:rPr>
            <w:rFonts w:ascii="Arial" w:hAnsi="Arial" w:cs="Arial"/>
            <w:sz w:val="24"/>
            <w:szCs w:val="24"/>
          </w:rPr>
          <w:delText xml:space="preserve">sind </w:delText>
        </w:r>
      </w:del>
      <w:ins w:id="7529" w:author="Lektorat Bauer" w:date="2025-03-04T11:24:00Z" w16du:dateUtc="2025-03-04T10:24:00Z">
        <w:r w:rsidR="000B4E51">
          <w:rPr>
            <w:rFonts w:ascii="Arial" w:hAnsi="Arial" w:cs="Arial"/>
            <w:sz w:val="24"/>
            <w:szCs w:val="24"/>
          </w:rPr>
          <w:t>waren</w:t>
        </w:r>
        <w:r w:rsidR="000B4E51" w:rsidRPr="00944672">
          <w:rPr>
            <w:rFonts w:ascii="Arial" w:hAnsi="Arial" w:cs="Arial"/>
            <w:sz w:val="24"/>
            <w:szCs w:val="24"/>
          </w:rPr>
          <w:t xml:space="preserve"> </w:t>
        </w:r>
      </w:ins>
      <w:r w:rsidRPr="00944672">
        <w:rPr>
          <w:rFonts w:ascii="Arial" w:hAnsi="Arial" w:cs="Arial"/>
          <w:sz w:val="24"/>
          <w:szCs w:val="24"/>
        </w:rPr>
        <w:t xml:space="preserve">wieder voll.“ </w:t>
      </w:r>
    </w:p>
    <w:p w14:paraId="6937AA62" w14:textId="77777777" w:rsidR="000B4E51" w:rsidRDefault="00944672" w:rsidP="00623B68">
      <w:pPr>
        <w:autoSpaceDE w:val="0"/>
        <w:autoSpaceDN w:val="0"/>
        <w:adjustRightInd w:val="0"/>
        <w:spacing w:after="0" w:line="360" w:lineRule="auto"/>
        <w:ind w:firstLine="227"/>
        <w:jc w:val="both"/>
        <w:rPr>
          <w:ins w:id="7530" w:author="Lektorat Bauer" w:date="2025-03-04T11:24:00Z" w16du:dateUtc="2025-03-04T10:24:00Z"/>
          <w:rFonts w:ascii="Arial" w:hAnsi="Arial" w:cs="Arial"/>
          <w:sz w:val="24"/>
          <w:szCs w:val="24"/>
        </w:rPr>
      </w:pPr>
      <w:r w:rsidRPr="00944672">
        <w:rPr>
          <w:rFonts w:ascii="Arial" w:hAnsi="Arial" w:cs="Arial"/>
          <w:sz w:val="24"/>
          <w:szCs w:val="24"/>
        </w:rPr>
        <w:t xml:space="preserve">„So einfach?“ </w:t>
      </w:r>
    </w:p>
    <w:p w14:paraId="4623C56A" w14:textId="77777777" w:rsidR="000B4E51" w:rsidRDefault="00944672" w:rsidP="00623B68">
      <w:pPr>
        <w:autoSpaceDE w:val="0"/>
        <w:autoSpaceDN w:val="0"/>
        <w:adjustRightInd w:val="0"/>
        <w:spacing w:after="0" w:line="360" w:lineRule="auto"/>
        <w:ind w:firstLine="227"/>
        <w:jc w:val="both"/>
        <w:rPr>
          <w:ins w:id="7531" w:author="Lektorat Bauer" w:date="2025-03-04T11:24:00Z" w16du:dateUtc="2025-03-04T10:24:00Z"/>
          <w:rFonts w:ascii="Arial" w:hAnsi="Arial" w:cs="Arial"/>
          <w:sz w:val="24"/>
          <w:szCs w:val="24"/>
        </w:rPr>
      </w:pPr>
      <w:r w:rsidRPr="00944672">
        <w:rPr>
          <w:rFonts w:ascii="Arial" w:hAnsi="Arial" w:cs="Arial"/>
          <w:sz w:val="24"/>
          <w:szCs w:val="24"/>
        </w:rPr>
        <w:t xml:space="preserve">„Na ja, nicht ganz.“ </w:t>
      </w:r>
      <w:del w:id="7532" w:author="Lektorat Bauer" w:date="2025-03-04T11:24:00Z" w16du:dateUtc="2025-03-04T10:24:00Z">
        <w:r w:rsidRPr="00944672" w:rsidDel="000B4E51">
          <w:rPr>
            <w:rFonts w:ascii="Arial" w:hAnsi="Arial" w:cs="Arial"/>
            <w:sz w:val="24"/>
            <w:szCs w:val="24"/>
          </w:rPr>
          <w:delText xml:space="preserve">Zuckte </w:delText>
        </w:r>
      </w:del>
      <w:r w:rsidRPr="00944672">
        <w:rPr>
          <w:rFonts w:ascii="Arial" w:hAnsi="Arial" w:cs="Arial"/>
          <w:sz w:val="24"/>
          <w:szCs w:val="24"/>
        </w:rPr>
        <w:t xml:space="preserve">Joost </w:t>
      </w:r>
      <w:ins w:id="7533" w:author="Lektorat Bauer" w:date="2025-03-04T11:24:00Z" w16du:dateUtc="2025-03-04T10:24:00Z">
        <w:r w:rsidR="000B4E51">
          <w:rPr>
            <w:rFonts w:ascii="Arial" w:hAnsi="Arial" w:cs="Arial"/>
            <w:sz w:val="24"/>
            <w:szCs w:val="24"/>
          </w:rPr>
          <w:t xml:space="preserve">zuckte </w:t>
        </w:r>
      </w:ins>
      <w:r w:rsidRPr="00944672">
        <w:rPr>
          <w:rFonts w:ascii="Arial" w:hAnsi="Arial" w:cs="Arial"/>
          <w:sz w:val="24"/>
          <w:szCs w:val="24"/>
        </w:rPr>
        <w:t>mit den Schultern. „Es wurden zwar alle möglichen Tempelritter festgenommen oder umgebracht, aber es wurde kein Schatz gefunden</w:t>
      </w:r>
      <w:ins w:id="7534" w:author="Lektorat Bauer" w:date="2025-03-04T11:24:00Z" w16du:dateUtc="2025-03-04T10:24:00Z">
        <w:r w:rsidR="000B4E51">
          <w:rPr>
            <w:rFonts w:ascii="Arial" w:hAnsi="Arial" w:cs="Arial"/>
            <w:sz w:val="24"/>
            <w:szCs w:val="24"/>
          </w:rPr>
          <w:t xml:space="preserve">. Und der </w:t>
        </w:r>
      </w:ins>
      <w:del w:id="7535" w:author="Lektorat Bauer" w:date="2025-03-04T11:24:00Z" w16du:dateUtc="2025-03-04T10:24:00Z">
        <w:r w:rsidRPr="00944672" w:rsidDel="000B4E51">
          <w:rPr>
            <w:rFonts w:ascii="Arial" w:hAnsi="Arial" w:cs="Arial"/>
            <w:sz w:val="24"/>
            <w:szCs w:val="24"/>
          </w:rPr>
          <w:delText xml:space="preserve">.“ Erklärte Joost. „Und, der </w:delText>
        </w:r>
      </w:del>
      <w:r w:rsidRPr="00944672">
        <w:rPr>
          <w:rFonts w:ascii="Arial" w:hAnsi="Arial" w:cs="Arial"/>
          <w:sz w:val="24"/>
          <w:szCs w:val="24"/>
        </w:rPr>
        <w:t xml:space="preserve">allgemeine finanzielle Erfolg hielt sich für Philipp in Grenzen, da der Papst den Großteil des Ordensvermögens an die Johanniter </w:t>
      </w:r>
      <w:r w:rsidRPr="00944672">
        <w:rPr>
          <w:rFonts w:ascii="Arial" w:hAnsi="Arial" w:cs="Arial"/>
          <w:sz w:val="24"/>
          <w:szCs w:val="24"/>
        </w:rPr>
        <w:lastRenderedPageBreak/>
        <w:t xml:space="preserve">überantwortete. Lediglich für die Prozesskosten wurde die Krone ausgezahlt, die entsprechend hoch ausgefallen sein sollen.“ </w:t>
      </w:r>
    </w:p>
    <w:p w14:paraId="3D39B506" w14:textId="2923D4D0"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„Auch ein Weg, um an Geld zu kommen</w:t>
      </w:r>
      <w:del w:id="7536" w:author="Lektorat Bauer" w:date="2025-03-04T11:24:00Z" w16du:dateUtc="2025-03-04T10:24:00Z">
        <w:r w:rsidRPr="00944672" w:rsidDel="000B4E51">
          <w:rPr>
            <w:rFonts w:ascii="Arial" w:hAnsi="Arial" w:cs="Arial"/>
            <w:sz w:val="24"/>
            <w:szCs w:val="24"/>
          </w:rPr>
          <w:delText>.</w:delText>
        </w:r>
      </w:del>
      <w:r w:rsidRPr="00944672">
        <w:rPr>
          <w:rFonts w:ascii="Arial" w:hAnsi="Arial" w:cs="Arial"/>
          <w:sz w:val="24"/>
          <w:szCs w:val="24"/>
        </w:rPr>
        <w:t>“</w:t>
      </w:r>
      <w:ins w:id="7537" w:author="Lektorat Bauer" w:date="2025-03-04T11:24:00Z" w16du:dateUtc="2025-03-04T10:24:00Z">
        <w:r w:rsidR="000B4E51">
          <w:rPr>
            <w:rFonts w:ascii="Arial" w:hAnsi="Arial" w:cs="Arial"/>
            <w:sz w:val="24"/>
            <w:szCs w:val="24"/>
          </w:rPr>
          <w:t>,</w:t>
        </w:r>
      </w:ins>
      <w:r w:rsidRPr="00944672">
        <w:rPr>
          <w:rFonts w:ascii="Arial" w:hAnsi="Arial" w:cs="Arial"/>
          <w:sz w:val="24"/>
          <w:szCs w:val="24"/>
        </w:rPr>
        <w:t xml:space="preserve"> </w:t>
      </w:r>
      <w:ins w:id="7538" w:author="Lektorat Bauer" w:date="2025-03-04T11:24:00Z" w16du:dateUtc="2025-03-04T10:24:00Z">
        <w:r w:rsidR="000B4E51">
          <w:rPr>
            <w:rFonts w:ascii="Arial" w:hAnsi="Arial" w:cs="Arial"/>
            <w:sz w:val="24"/>
            <w:szCs w:val="24"/>
          </w:rPr>
          <w:t>l</w:t>
        </w:r>
      </w:ins>
      <w:del w:id="7539" w:author="Lektorat Bauer" w:date="2025-03-04T11:24:00Z" w16du:dateUtc="2025-03-04T10:24:00Z">
        <w:r w:rsidRPr="00944672" w:rsidDel="000B4E51">
          <w:rPr>
            <w:rFonts w:ascii="Arial" w:hAnsi="Arial" w:cs="Arial"/>
            <w:sz w:val="24"/>
            <w:szCs w:val="24"/>
          </w:rPr>
          <w:delText>L</w:delText>
        </w:r>
      </w:del>
      <w:r w:rsidRPr="00944672">
        <w:rPr>
          <w:rFonts w:ascii="Arial" w:hAnsi="Arial" w:cs="Arial"/>
          <w:sz w:val="24"/>
          <w:szCs w:val="24"/>
        </w:rPr>
        <w:t>ächelte Anique.</w:t>
      </w:r>
    </w:p>
    <w:p w14:paraId="69E269DD" w14:textId="1C691472"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„Um jetzt auf Deine Frage zurückzukommen</w:t>
      </w:r>
      <w:del w:id="7540" w:author="Lektorat Bauer" w:date="2025-03-04T11:24:00Z" w16du:dateUtc="2025-03-04T10:24:00Z">
        <w:r w:rsidRPr="00944672" w:rsidDel="000B4E51">
          <w:rPr>
            <w:rFonts w:ascii="Arial" w:hAnsi="Arial" w:cs="Arial"/>
            <w:sz w:val="24"/>
            <w:szCs w:val="24"/>
          </w:rPr>
          <w:delText>.</w:delText>
        </w:r>
      </w:del>
      <w:ins w:id="7541" w:author="Lektorat Bauer" w:date="2025-03-04T11:24:00Z" w16du:dateUtc="2025-03-04T10:24:00Z">
        <w:r w:rsidR="000B4E51">
          <w:rPr>
            <w:rFonts w:ascii="Arial" w:hAnsi="Arial" w:cs="Arial"/>
            <w:sz w:val="24"/>
            <w:szCs w:val="24"/>
          </w:rPr>
          <w:t>:</w:t>
        </w:r>
      </w:ins>
      <w:r w:rsidRPr="00944672">
        <w:rPr>
          <w:rFonts w:ascii="Arial" w:hAnsi="Arial" w:cs="Arial"/>
          <w:sz w:val="24"/>
          <w:szCs w:val="24"/>
        </w:rPr>
        <w:t xml:space="preserve"> Morgen geht es darum, um das Hawala-System und um die neue Blockchain-Technik. Dann noch etwas Kriminalität, das ist die Kurzfassung.“</w:t>
      </w:r>
    </w:p>
    <w:p w14:paraId="18AB94C3" w14:textId="77777777" w:rsidR="000B4E51" w:rsidRDefault="00944672" w:rsidP="00623B68">
      <w:pPr>
        <w:autoSpaceDE w:val="0"/>
        <w:autoSpaceDN w:val="0"/>
        <w:adjustRightInd w:val="0"/>
        <w:spacing w:after="0" w:line="360" w:lineRule="auto"/>
        <w:ind w:firstLine="227"/>
        <w:jc w:val="both"/>
        <w:rPr>
          <w:ins w:id="7542" w:author="Lektorat Bauer" w:date="2025-03-04T11:25:00Z" w16du:dateUtc="2025-03-04T10:25:00Z"/>
          <w:rFonts w:ascii="Arial" w:hAnsi="Arial" w:cs="Arial"/>
          <w:sz w:val="24"/>
          <w:szCs w:val="24"/>
        </w:rPr>
      </w:pPr>
      <w:r w:rsidRPr="00944672">
        <w:rPr>
          <w:rFonts w:ascii="Arial" w:hAnsi="Arial" w:cs="Arial"/>
          <w:sz w:val="24"/>
          <w:szCs w:val="24"/>
        </w:rPr>
        <w:t>„Ok, jetzt klingt das schon wieder spannend.“ E</w:t>
      </w:r>
      <w:commentRangeStart w:id="7543"/>
      <w:r w:rsidRPr="00944672">
        <w:rPr>
          <w:rFonts w:ascii="Arial" w:hAnsi="Arial" w:cs="Arial"/>
          <w:sz w:val="24"/>
          <w:szCs w:val="24"/>
        </w:rPr>
        <w:t xml:space="preserve">rwiderte Anique, </w:t>
      </w:r>
      <w:commentRangeEnd w:id="7543"/>
      <w:r w:rsidR="000B4E51">
        <w:rPr>
          <w:rStyle w:val="Kommentarzeichen"/>
        </w:rPr>
        <w:commentReference w:id="7543"/>
      </w:r>
      <w:r w:rsidRPr="00944672">
        <w:rPr>
          <w:rFonts w:ascii="Arial" w:hAnsi="Arial" w:cs="Arial"/>
          <w:sz w:val="24"/>
          <w:szCs w:val="24"/>
        </w:rPr>
        <w:t>„Die Veranstaltung wurde verlegt, habe ich gelesen?</w:t>
      </w:r>
      <w:del w:id="7544" w:author="Lektorat Bauer" w:date="2025-03-04T11:25:00Z" w16du:dateUtc="2025-03-04T10:25:00Z">
        <w:r w:rsidRPr="00944672" w:rsidDel="000B4E51">
          <w:rPr>
            <w:rFonts w:ascii="Arial" w:hAnsi="Arial" w:cs="Arial"/>
            <w:sz w:val="24"/>
            <w:szCs w:val="24"/>
          </w:rPr>
          <w:delText>!</w:delText>
        </w:r>
      </w:del>
      <w:r w:rsidRPr="00944672">
        <w:rPr>
          <w:rFonts w:ascii="Arial" w:hAnsi="Arial" w:cs="Arial"/>
          <w:sz w:val="24"/>
          <w:szCs w:val="24"/>
        </w:rPr>
        <w:t xml:space="preserve"> Das findet morgen in einem Gebäude namens: Conferentiezaal De Appel statt?“ </w:t>
      </w:r>
    </w:p>
    <w:p w14:paraId="2E043674" w14:textId="47F9409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„Ja, es sind wohl mehr Anmeldungen</w:t>
      </w:r>
      <w:del w:id="7545" w:author="Lektorat Bauer" w:date="2025-03-04T11:25:00Z" w16du:dateUtc="2025-03-04T10:25:00Z">
        <w:r w:rsidRPr="00944672" w:rsidDel="000B4E51">
          <w:rPr>
            <w:rFonts w:ascii="Arial" w:hAnsi="Arial" w:cs="Arial"/>
            <w:sz w:val="24"/>
            <w:szCs w:val="24"/>
          </w:rPr>
          <w:delText>,</w:delText>
        </w:r>
      </w:del>
      <w:r w:rsidRPr="00944672">
        <w:rPr>
          <w:rFonts w:ascii="Arial" w:hAnsi="Arial" w:cs="Arial"/>
          <w:sz w:val="24"/>
          <w:szCs w:val="24"/>
        </w:rPr>
        <w:t xml:space="preserve"> als erwartet</w:t>
      </w:r>
      <w:del w:id="7546" w:author="Lektorat Bauer" w:date="2025-03-04T11:25:00Z" w16du:dateUtc="2025-03-04T10:25:00Z">
        <w:r w:rsidRPr="00944672" w:rsidDel="000B4E51">
          <w:rPr>
            <w:rFonts w:ascii="Arial" w:hAnsi="Arial" w:cs="Arial"/>
            <w:sz w:val="24"/>
            <w:szCs w:val="24"/>
          </w:rPr>
          <w:delText>,</w:delText>
        </w:r>
      </w:del>
      <w:r w:rsidRPr="00944672">
        <w:rPr>
          <w:rFonts w:ascii="Arial" w:hAnsi="Arial" w:cs="Arial"/>
          <w:sz w:val="24"/>
          <w:szCs w:val="24"/>
        </w:rPr>
        <w:t xml:space="preserve"> eingegangen.“</w:t>
      </w:r>
    </w:p>
    <w:p w14:paraId="72A9BA95" w14:textId="7C962DDC"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„Ok, dann sehen wir uns morgen früh dort!“ </w:t>
      </w:r>
      <w:del w:id="7547" w:author="Lektorat Bauer" w:date="2025-03-04T11:25:00Z" w16du:dateUtc="2025-03-04T10:25:00Z">
        <w:r w:rsidRPr="00944672" w:rsidDel="000B4E51">
          <w:rPr>
            <w:rFonts w:ascii="Arial" w:hAnsi="Arial" w:cs="Arial"/>
            <w:sz w:val="24"/>
            <w:szCs w:val="24"/>
          </w:rPr>
          <w:delText>„Ja machen wir, ich lade Dich ein Joost. Danke für Deine netten Worte heute.“ „Oh, vielen Dank, und, gerne.!“</w:delText>
        </w:r>
      </w:del>
      <w:ins w:id="7548" w:author="Lektorat Bauer" w:date="2025-03-04T11:25:00Z" w16du:dateUtc="2025-03-04T10:25:00Z">
        <w:r w:rsidR="000B4E51">
          <w:rPr>
            <w:rFonts w:ascii="Arial" w:hAnsi="Arial" w:cs="Arial"/>
            <w:sz w:val="24"/>
            <w:szCs w:val="24"/>
          </w:rPr>
          <w:t>Sie tranken aus und verabschiedeten sich.</w:t>
        </w:r>
      </w:ins>
    </w:p>
    <w:p w14:paraId="7467DA0A" w14:textId="5ED7804F"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Die beiden Asiaten </w:t>
      </w:r>
      <w:del w:id="7549" w:author="Lektorat Bauer" w:date="2025-03-04T11:25:00Z" w16du:dateUtc="2025-03-04T10:25:00Z">
        <w:r w:rsidRPr="00944672" w:rsidDel="000B4E51">
          <w:rPr>
            <w:rFonts w:ascii="Arial" w:hAnsi="Arial" w:cs="Arial"/>
            <w:sz w:val="24"/>
            <w:szCs w:val="24"/>
          </w:rPr>
          <w:delText>sahen sich kurz an und nickten</w:delText>
        </w:r>
      </w:del>
      <w:ins w:id="7550" w:author="Lektorat Bauer" w:date="2025-03-04T11:25:00Z" w16du:dateUtc="2025-03-04T10:25:00Z">
        <w:r w:rsidR="000B4E51">
          <w:rPr>
            <w:rFonts w:ascii="Arial" w:hAnsi="Arial" w:cs="Arial"/>
            <w:sz w:val="24"/>
            <w:szCs w:val="24"/>
          </w:rPr>
          <w:t>nickten zufrieden</w:t>
        </w:r>
      </w:ins>
      <w:r w:rsidRPr="00944672">
        <w:rPr>
          <w:rFonts w:ascii="Arial" w:hAnsi="Arial" w:cs="Arial"/>
          <w:sz w:val="24"/>
          <w:szCs w:val="24"/>
        </w:rPr>
        <w:t>.</w:t>
      </w:r>
    </w:p>
    <w:p w14:paraId="4F24B1D6"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4DC7307D"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6D9C0BC4"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167C4EAC"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commentRangeStart w:id="7551"/>
      <w:commentRangeEnd w:id="7551"/>
      <w:r w:rsidRPr="00944672">
        <w:rPr>
          <w:rFonts w:ascii="Arial" w:hAnsi="Arial" w:cs="Arial"/>
          <w:b/>
          <w:bCs/>
          <w:sz w:val="24"/>
          <w:szCs w:val="24"/>
        </w:rPr>
        <w:commentReference w:id="7551"/>
      </w:r>
      <w:r w:rsidRPr="00944672">
        <w:rPr>
          <w:rFonts w:ascii="Arial" w:hAnsi="Arial" w:cs="Arial"/>
          <w:b/>
          <w:bCs/>
          <w:sz w:val="24"/>
          <w:szCs w:val="24"/>
        </w:rPr>
        <w:t>&gt;&gt;&gt; Groningen, 10. Juli 2014 &lt;&lt;&lt;</w:t>
      </w:r>
    </w:p>
    <w:p w14:paraId="39E2E8B0"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Um 10:30 Uhr sollte Einlass sein, und um 11:00 Uhr sollte das Symposium beginnen. Anique machte sich um 10:00 Uhr zu Fuß auf den Weg durch Groningen, um sich mit Joost am „Apfel“ zu treffen. Je näher Sie dem Veranstaltungsortort kam, desto mehr Polizei nahm sie wahr. </w:t>
      </w:r>
    </w:p>
    <w:p w14:paraId="5105775C"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Sie dachte, dass vielleicht eine große Demo</w:t>
      </w:r>
      <w:del w:id="7552" w:author="Lektorat Bauer" w:date="2025-03-04T11:26:00Z" w16du:dateUtc="2025-03-04T10:26:00Z">
        <w:r w:rsidRPr="00944672" w:rsidDel="000B4E51">
          <w:rPr>
            <w:rFonts w:ascii="Arial" w:hAnsi="Arial" w:cs="Arial"/>
            <w:sz w:val="24"/>
            <w:szCs w:val="24"/>
          </w:rPr>
          <w:delText>,</w:delText>
        </w:r>
      </w:del>
      <w:r w:rsidRPr="00944672">
        <w:rPr>
          <w:rFonts w:ascii="Arial" w:hAnsi="Arial" w:cs="Arial"/>
          <w:sz w:val="24"/>
          <w:szCs w:val="24"/>
        </w:rPr>
        <w:t xml:space="preserve"> gegen die Finanzwelt stattfinden würde, aber die Polizei trat sehr zielgerichtet am „Apfel“ auf.</w:t>
      </w:r>
    </w:p>
    <w:p w14:paraId="6649D3E1" w14:textId="77777777" w:rsidR="000B4E51" w:rsidRDefault="00944672" w:rsidP="00623B68">
      <w:pPr>
        <w:autoSpaceDE w:val="0"/>
        <w:autoSpaceDN w:val="0"/>
        <w:adjustRightInd w:val="0"/>
        <w:spacing w:after="0" w:line="360" w:lineRule="auto"/>
        <w:ind w:firstLine="227"/>
        <w:jc w:val="both"/>
        <w:rPr>
          <w:ins w:id="7553" w:author="Lektorat Bauer" w:date="2025-03-04T11:26:00Z" w16du:dateUtc="2025-03-04T10:26:00Z"/>
          <w:rFonts w:ascii="Arial" w:hAnsi="Arial" w:cs="Arial"/>
          <w:sz w:val="24"/>
          <w:szCs w:val="24"/>
        </w:rPr>
      </w:pPr>
      <w:r w:rsidRPr="00944672">
        <w:rPr>
          <w:rFonts w:ascii="Arial" w:hAnsi="Arial" w:cs="Arial"/>
          <w:sz w:val="24"/>
          <w:szCs w:val="24"/>
        </w:rPr>
        <w:t xml:space="preserve">Plötzlich klingelte </w:t>
      </w:r>
      <w:ins w:id="7554" w:author="Lektorat Bauer" w:date="2025-03-04T11:26:00Z" w16du:dateUtc="2025-03-04T10:26:00Z">
        <w:r w:rsidR="000B4E51">
          <w:rPr>
            <w:rFonts w:ascii="Arial" w:hAnsi="Arial" w:cs="Arial"/>
            <w:sz w:val="24"/>
            <w:szCs w:val="24"/>
          </w:rPr>
          <w:t>i</w:t>
        </w:r>
      </w:ins>
      <w:del w:id="7555" w:author="Lektorat Bauer" w:date="2025-03-04T11:26:00Z" w16du:dateUtc="2025-03-04T10:26:00Z">
        <w:r w:rsidRPr="00944672" w:rsidDel="000B4E51">
          <w:rPr>
            <w:rFonts w:ascii="Arial" w:hAnsi="Arial" w:cs="Arial"/>
            <w:sz w:val="24"/>
            <w:szCs w:val="24"/>
          </w:rPr>
          <w:delText>I</w:delText>
        </w:r>
      </w:del>
      <w:r w:rsidRPr="00944672">
        <w:rPr>
          <w:rFonts w:ascii="Arial" w:hAnsi="Arial" w:cs="Arial"/>
          <w:sz w:val="24"/>
          <w:szCs w:val="24"/>
        </w:rPr>
        <w:t>hr Telefon: Den Haag!</w:t>
      </w:r>
      <w:del w:id="7556" w:author="Lektorat Bauer" w:date="2025-03-04T11:26:00Z" w16du:dateUtc="2025-03-04T10:26:00Z">
        <w:r w:rsidRPr="00944672" w:rsidDel="000B4E51">
          <w:rPr>
            <w:rFonts w:ascii="Arial" w:hAnsi="Arial" w:cs="Arial"/>
            <w:sz w:val="24"/>
            <w:szCs w:val="24"/>
          </w:rPr>
          <w:delText xml:space="preserve"> –</w:delText>
        </w:r>
      </w:del>
      <w:r w:rsidRPr="00944672">
        <w:rPr>
          <w:rFonts w:ascii="Arial" w:hAnsi="Arial" w:cs="Arial"/>
          <w:sz w:val="24"/>
          <w:szCs w:val="24"/>
        </w:rPr>
        <w:t xml:space="preserve"> „Frau Smits? Gut. Geht es Ihnen gut?“ </w:t>
      </w:r>
    </w:p>
    <w:p w14:paraId="2B5F390A" w14:textId="77777777" w:rsidR="000B4E51" w:rsidRDefault="00944672" w:rsidP="00623B68">
      <w:pPr>
        <w:autoSpaceDE w:val="0"/>
        <w:autoSpaceDN w:val="0"/>
        <w:adjustRightInd w:val="0"/>
        <w:spacing w:after="0" w:line="360" w:lineRule="auto"/>
        <w:ind w:firstLine="227"/>
        <w:jc w:val="both"/>
        <w:rPr>
          <w:ins w:id="7557" w:author="Lektorat Bauer" w:date="2025-03-04T11:26:00Z" w16du:dateUtc="2025-03-04T10:26:00Z"/>
          <w:rFonts w:ascii="Arial" w:hAnsi="Arial" w:cs="Arial"/>
          <w:sz w:val="24"/>
          <w:szCs w:val="24"/>
        </w:rPr>
      </w:pPr>
      <w:r w:rsidRPr="00944672">
        <w:rPr>
          <w:rFonts w:ascii="Arial" w:hAnsi="Arial" w:cs="Arial"/>
          <w:sz w:val="24"/>
          <w:szCs w:val="24"/>
        </w:rPr>
        <w:t>„Ja und ja.</w:t>
      </w:r>
      <w:del w:id="7558" w:author="Lektorat Bauer" w:date="2025-03-04T11:26:00Z" w16du:dateUtc="2025-03-04T10:26:00Z">
        <w:r w:rsidRPr="00944672" w:rsidDel="000B4E51">
          <w:rPr>
            <w:rFonts w:ascii="Arial" w:hAnsi="Arial" w:cs="Arial"/>
            <w:sz w:val="24"/>
            <w:szCs w:val="24"/>
          </w:rPr>
          <w:delText>“</w:delText>
        </w:r>
      </w:del>
      <w:r w:rsidRPr="00944672">
        <w:rPr>
          <w:rFonts w:ascii="Arial" w:hAnsi="Arial" w:cs="Arial"/>
          <w:sz w:val="24"/>
          <w:szCs w:val="24"/>
        </w:rPr>
        <w:t xml:space="preserve"> Was ist los?“ </w:t>
      </w:r>
    </w:p>
    <w:p w14:paraId="574A8513" w14:textId="77777777" w:rsidR="000B4E51" w:rsidRDefault="00944672" w:rsidP="00623B68">
      <w:pPr>
        <w:autoSpaceDE w:val="0"/>
        <w:autoSpaceDN w:val="0"/>
        <w:adjustRightInd w:val="0"/>
        <w:spacing w:after="0" w:line="360" w:lineRule="auto"/>
        <w:ind w:firstLine="227"/>
        <w:jc w:val="both"/>
        <w:rPr>
          <w:ins w:id="7559" w:author="Lektorat Bauer" w:date="2025-03-04T11:26:00Z" w16du:dateUtc="2025-03-04T10:26:00Z"/>
          <w:rFonts w:ascii="Arial" w:hAnsi="Arial" w:cs="Arial"/>
          <w:sz w:val="24"/>
          <w:szCs w:val="24"/>
        </w:rPr>
      </w:pPr>
      <w:r w:rsidRPr="00944672">
        <w:rPr>
          <w:rFonts w:ascii="Arial" w:hAnsi="Arial" w:cs="Arial"/>
          <w:sz w:val="24"/>
          <w:szCs w:val="24"/>
        </w:rPr>
        <w:t xml:space="preserve">„Großalarm in Groningen. Sprengstoffattentat auf ein Gebäude vereitelt.“ </w:t>
      </w:r>
    </w:p>
    <w:p w14:paraId="59C0F2F1" w14:textId="6E15D99E"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„Welches Gebäude? Der Conferentiezaal De Appel?“ </w:t>
      </w:r>
    </w:p>
    <w:p w14:paraId="255FB481" w14:textId="77777777" w:rsidR="000B4E51" w:rsidRDefault="00944672" w:rsidP="00623B68">
      <w:pPr>
        <w:autoSpaceDE w:val="0"/>
        <w:autoSpaceDN w:val="0"/>
        <w:adjustRightInd w:val="0"/>
        <w:spacing w:after="0" w:line="360" w:lineRule="auto"/>
        <w:ind w:firstLine="227"/>
        <w:jc w:val="both"/>
        <w:rPr>
          <w:ins w:id="7560" w:author="Lektorat Bauer" w:date="2025-03-04T11:26:00Z" w16du:dateUtc="2025-03-04T10:26:00Z"/>
          <w:rFonts w:ascii="Arial" w:hAnsi="Arial" w:cs="Arial"/>
          <w:sz w:val="24"/>
          <w:szCs w:val="24"/>
        </w:rPr>
      </w:pPr>
      <w:r w:rsidRPr="00944672">
        <w:rPr>
          <w:rFonts w:ascii="Arial" w:hAnsi="Arial" w:cs="Arial"/>
          <w:sz w:val="24"/>
          <w:szCs w:val="24"/>
        </w:rPr>
        <w:t xml:space="preserve">„Ja, woher wissen Sie das?“ </w:t>
      </w:r>
    </w:p>
    <w:p w14:paraId="796E21E6" w14:textId="77777777" w:rsidR="000B4E51" w:rsidRDefault="00944672" w:rsidP="00623B68">
      <w:pPr>
        <w:autoSpaceDE w:val="0"/>
        <w:autoSpaceDN w:val="0"/>
        <w:adjustRightInd w:val="0"/>
        <w:spacing w:after="0" w:line="360" w:lineRule="auto"/>
        <w:ind w:firstLine="227"/>
        <w:jc w:val="both"/>
        <w:rPr>
          <w:ins w:id="7561" w:author="Lektorat Bauer" w:date="2025-03-04T11:26:00Z" w16du:dateUtc="2025-03-04T10:26:00Z"/>
          <w:rFonts w:ascii="Arial" w:hAnsi="Arial" w:cs="Arial"/>
          <w:sz w:val="24"/>
          <w:szCs w:val="24"/>
        </w:rPr>
      </w:pPr>
      <w:r w:rsidRPr="00944672">
        <w:rPr>
          <w:rFonts w:ascii="Arial" w:hAnsi="Arial" w:cs="Arial"/>
          <w:sz w:val="24"/>
          <w:szCs w:val="24"/>
        </w:rPr>
        <w:t xml:space="preserve">„Da wollten wir gerade hin, und sonst hätten Sie mich nicht angerufen.“ </w:t>
      </w:r>
    </w:p>
    <w:p w14:paraId="15283034" w14:textId="77777777" w:rsidR="000B4E51" w:rsidRDefault="00944672" w:rsidP="00623B68">
      <w:pPr>
        <w:autoSpaceDE w:val="0"/>
        <w:autoSpaceDN w:val="0"/>
        <w:adjustRightInd w:val="0"/>
        <w:spacing w:after="0" w:line="360" w:lineRule="auto"/>
        <w:ind w:firstLine="227"/>
        <w:jc w:val="both"/>
        <w:rPr>
          <w:ins w:id="7562" w:author="Lektorat Bauer" w:date="2025-03-04T11:28:00Z" w16du:dateUtc="2025-03-04T10:28:00Z"/>
          <w:rFonts w:ascii="Arial" w:hAnsi="Arial" w:cs="Arial"/>
          <w:sz w:val="24"/>
          <w:szCs w:val="24"/>
        </w:rPr>
      </w:pPr>
      <w:r w:rsidRPr="00944672">
        <w:rPr>
          <w:rFonts w:ascii="Arial" w:hAnsi="Arial" w:cs="Arial"/>
          <w:sz w:val="24"/>
          <w:szCs w:val="24"/>
        </w:rPr>
        <w:t xml:space="preserve">„Sie haben recht. Können Sie uns ein paar Informationen senden, wenn Sie schon in der Nähe sind?“ </w:t>
      </w:r>
    </w:p>
    <w:p w14:paraId="5A34DE51" w14:textId="3886599A"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„Wenn möglich, ja.“</w:t>
      </w:r>
    </w:p>
    <w:p w14:paraId="3941B04E"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Anique ging weiter Richtung Konferenzsaal und stellte fest, dass es erstaunlich wenig Schaulustige gab, so kam Sie sehr schnell nach vorn zur Absperrung.</w:t>
      </w:r>
    </w:p>
    <w:p w14:paraId="281562E0" w14:textId="155A9771"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Den ersten Polizisten, der </w:t>
      </w:r>
      <w:ins w:id="7563" w:author="Lektorat Bauer" w:date="2025-03-04T11:28:00Z" w16du:dateUtc="2025-03-04T10:28:00Z">
        <w:r w:rsidR="000B4E51">
          <w:rPr>
            <w:rFonts w:ascii="Arial" w:hAnsi="Arial" w:cs="Arial"/>
            <w:sz w:val="24"/>
            <w:szCs w:val="24"/>
          </w:rPr>
          <w:t>i</w:t>
        </w:r>
      </w:ins>
      <w:del w:id="7564" w:author="Lektorat Bauer" w:date="2025-03-04T11:28:00Z" w16du:dateUtc="2025-03-04T10:28:00Z">
        <w:r w:rsidRPr="00944672" w:rsidDel="000B4E51">
          <w:rPr>
            <w:rFonts w:ascii="Arial" w:hAnsi="Arial" w:cs="Arial"/>
            <w:sz w:val="24"/>
            <w:szCs w:val="24"/>
          </w:rPr>
          <w:delText>I</w:delText>
        </w:r>
      </w:del>
      <w:r w:rsidRPr="00944672">
        <w:rPr>
          <w:rFonts w:ascii="Arial" w:hAnsi="Arial" w:cs="Arial"/>
          <w:sz w:val="24"/>
          <w:szCs w:val="24"/>
        </w:rPr>
        <w:t>hr über den Weg lief, fragte sie, wer das Kommando hatte und ließ sich, nachdem Sie sich ausgewiesen hatte, den Weg beschreiben.</w:t>
      </w:r>
    </w:p>
    <w:p w14:paraId="20E91D06" w14:textId="77777777" w:rsidR="000B4E51" w:rsidRDefault="00944672" w:rsidP="00623B68">
      <w:pPr>
        <w:autoSpaceDE w:val="0"/>
        <w:autoSpaceDN w:val="0"/>
        <w:adjustRightInd w:val="0"/>
        <w:spacing w:after="0" w:line="360" w:lineRule="auto"/>
        <w:ind w:firstLine="227"/>
        <w:jc w:val="both"/>
        <w:rPr>
          <w:ins w:id="7565" w:author="Lektorat Bauer" w:date="2025-03-04T11:29:00Z" w16du:dateUtc="2025-03-04T10:29:00Z"/>
          <w:rFonts w:ascii="Arial" w:hAnsi="Arial" w:cs="Arial"/>
          <w:sz w:val="24"/>
          <w:szCs w:val="24"/>
        </w:rPr>
      </w:pPr>
      <w:r w:rsidRPr="00944672">
        <w:rPr>
          <w:rFonts w:ascii="Arial" w:hAnsi="Arial" w:cs="Arial"/>
          <w:sz w:val="24"/>
          <w:szCs w:val="24"/>
        </w:rPr>
        <w:t xml:space="preserve"> „Was will denn der AIVD hier?“</w:t>
      </w:r>
      <w:ins w:id="7566" w:author="Lektorat Bauer" w:date="2025-03-04T11:29:00Z" w16du:dateUtc="2025-03-04T10:29:00Z">
        <w:r w:rsidR="000B4E51">
          <w:rPr>
            <w:rFonts w:ascii="Arial" w:hAnsi="Arial" w:cs="Arial"/>
            <w:sz w:val="24"/>
            <w:szCs w:val="24"/>
          </w:rPr>
          <w:t>,</w:t>
        </w:r>
      </w:ins>
      <w:r w:rsidRPr="00944672">
        <w:rPr>
          <w:rFonts w:ascii="Arial" w:hAnsi="Arial" w:cs="Arial"/>
          <w:sz w:val="24"/>
          <w:szCs w:val="24"/>
        </w:rPr>
        <w:t xml:space="preserve"> </w:t>
      </w:r>
      <w:ins w:id="7567" w:author="Lektorat Bauer" w:date="2025-03-04T11:29:00Z" w16du:dateUtc="2025-03-04T10:29:00Z">
        <w:r w:rsidR="000B4E51">
          <w:rPr>
            <w:rFonts w:ascii="Arial" w:hAnsi="Arial" w:cs="Arial"/>
            <w:sz w:val="24"/>
            <w:szCs w:val="24"/>
          </w:rPr>
          <w:t>w</w:t>
        </w:r>
      </w:ins>
      <w:del w:id="7568" w:author="Lektorat Bauer" w:date="2025-03-04T11:29:00Z" w16du:dateUtc="2025-03-04T10:29:00Z">
        <w:r w:rsidRPr="00944672" w:rsidDel="000B4E51">
          <w:rPr>
            <w:rFonts w:ascii="Arial" w:hAnsi="Arial" w:cs="Arial"/>
            <w:sz w:val="24"/>
            <w:szCs w:val="24"/>
          </w:rPr>
          <w:delText>W</w:delText>
        </w:r>
      </w:del>
      <w:r w:rsidRPr="00944672">
        <w:rPr>
          <w:rFonts w:ascii="Arial" w:hAnsi="Arial" w:cs="Arial"/>
          <w:sz w:val="24"/>
          <w:szCs w:val="24"/>
        </w:rPr>
        <w:t>urde Anique von einem Polizeikommissar gefragt. „Tja, eigentlich gar nichts. Nur dass ich</w:t>
      </w:r>
      <w:del w:id="7569" w:author="Lektorat Bauer" w:date="2025-03-04T11:29:00Z" w16du:dateUtc="2025-03-04T10:29:00Z">
        <w:r w:rsidRPr="00944672" w:rsidDel="000B4E51">
          <w:rPr>
            <w:rFonts w:ascii="Arial" w:hAnsi="Arial" w:cs="Arial"/>
            <w:sz w:val="24"/>
            <w:szCs w:val="24"/>
          </w:rPr>
          <w:delText>,</w:delText>
        </w:r>
      </w:del>
      <w:r w:rsidRPr="00944672">
        <w:rPr>
          <w:rFonts w:ascii="Arial" w:hAnsi="Arial" w:cs="Arial"/>
          <w:sz w:val="24"/>
          <w:szCs w:val="24"/>
        </w:rPr>
        <w:t xml:space="preserve"> in dem Gebäude hätte sein sollen.“</w:t>
      </w:r>
    </w:p>
    <w:p w14:paraId="70FDA509" w14:textId="77777777" w:rsidR="000B4E51" w:rsidRDefault="00944672" w:rsidP="00623B68">
      <w:pPr>
        <w:autoSpaceDE w:val="0"/>
        <w:autoSpaceDN w:val="0"/>
        <w:adjustRightInd w:val="0"/>
        <w:spacing w:after="0" w:line="360" w:lineRule="auto"/>
        <w:ind w:firstLine="227"/>
        <w:jc w:val="both"/>
        <w:rPr>
          <w:ins w:id="7570" w:author="Lektorat Bauer" w:date="2025-03-04T11:29:00Z" w16du:dateUtc="2025-03-04T10:29:00Z"/>
          <w:rFonts w:ascii="Arial" w:hAnsi="Arial" w:cs="Arial"/>
          <w:sz w:val="24"/>
          <w:szCs w:val="24"/>
        </w:rPr>
      </w:pPr>
      <w:r w:rsidRPr="00944672">
        <w:rPr>
          <w:rFonts w:ascii="Arial" w:hAnsi="Arial" w:cs="Arial"/>
          <w:sz w:val="24"/>
          <w:szCs w:val="24"/>
        </w:rPr>
        <w:t xml:space="preserve"> Diese lapidare Antwort löste sofort ein Erstaunen aus. „Sie? Da drin? Wieso? Warum?“</w:t>
      </w:r>
    </w:p>
    <w:p w14:paraId="5EFE0FA9" w14:textId="77777777" w:rsidR="000B4E51" w:rsidRDefault="00944672" w:rsidP="00623B68">
      <w:pPr>
        <w:autoSpaceDE w:val="0"/>
        <w:autoSpaceDN w:val="0"/>
        <w:adjustRightInd w:val="0"/>
        <w:spacing w:after="0" w:line="360" w:lineRule="auto"/>
        <w:ind w:firstLine="227"/>
        <w:jc w:val="both"/>
        <w:rPr>
          <w:ins w:id="7571" w:author="Lektorat Bauer" w:date="2025-03-04T11:29:00Z" w16du:dateUtc="2025-03-04T10:29:00Z"/>
          <w:rFonts w:ascii="Arial" w:hAnsi="Arial" w:cs="Arial"/>
          <w:sz w:val="24"/>
          <w:szCs w:val="24"/>
        </w:rPr>
      </w:pPr>
      <w:del w:id="7572" w:author="Lektorat Bauer" w:date="2025-03-04T11:29:00Z" w16du:dateUtc="2025-03-04T10:29:00Z">
        <w:r w:rsidRPr="00944672" w:rsidDel="000B4E51">
          <w:rPr>
            <w:rFonts w:ascii="Arial" w:hAnsi="Arial" w:cs="Arial"/>
            <w:sz w:val="24"/>
            <w:szCs w:val="24"/>
          </w:rPr>
          <w:delText xml:space="preserve"> </w:delText>
        </w:r>
      </w:del>
      <w:r w:rsidRPr="00944672">
        <w:rPr>
          <w:rFonts w:ascii="Arial" w:hAnsi="Arial" w:cs="Arial"/>
          <w:sz w:val="24"/>
          <w:szCs w:val="24"/>
        </w:rPr>
        <w:t>„Da hätte gleich ein Vortrag stattfinden sollen, und ich bin dort auf der Gästeliste. Und nein, ich glaube nicht, dass ich das Ziel war.</w:t>
      </w:r>
      <w:del w:id="7573" w:author="Lektorat Bauer" w:date="2025-03-04T11:29:00Z" w16du:dateUtc="2025-03-04T10:29:00Z">
        <w:r w:rsidRPr="00944672" w:rsidDel="000B4E51">
          <w:rPr>
            <w:rFonts w:ascii="Arial" w:hAnsi="Arial" w:cs="Arial"/>
            <w:sz w:val="24"/>
            <w:szCs w:val="24"/>
          </w:rPr>
          <w:delText xml:space="preserve"> Das müssen wir, alle, ermitteln.</w:delText>
        </w:r>
      </w:del>
      <w:r w:rsidRPr="00944672">
        <w:rPr>
          <w:rFonts w:ascii="Arial" w:hAnsi="Arial" w:cs="Arial"/>
          <w:sz w:val="24"/>
          <w:szCs w:val="24"/>
        </w:rPr>
        <w:t xml:space="preserve">“ </w:t>
      </w:r>
    </w:p>
    <w:p w14:paraId="577EEA3D" w14:textId="650DD700"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„Warum</w:t>
      </w:r>
      <w:ins w:id="7574" w:author="Lektorat Bauer" w:date="2025-03-04T11:29:00Z" w16du:dateUtc="2025-03-04T10:29:00Z">
        <w:r w:rsidR="000B4E51">
          <w:rPr>
            <w:rFonts w:ascii="Arial" w:hAnsi="Arial" w:cs="Arial"/>
            <w:sz w:val="24"/>
            <w:szCs w:val="24"/>
          </w:rPr>
          <w:t xml:space="preserve"> </w:t>
        </w:r>
      </w:ins>
      <w:del w:id="7575" w:author="Lektorat Bauer" w:date="2025-03-04T11:29:00Z" w16du:dateUtc="2025-03-04T10:29:00Z">
        <w:r w:rsidRPr="00944672" w:rsidDel="000B4E51">
          <w:rPr>
            <w:rFonts w:ascii="Arial" w:hAnsi="Arial" w:cs="Arial"/>
            <w:sz w:val="24"/>
            <w:szCs w:val="24"/>
          </w:rPr>
          <w:delText>,</w:delText>
        </w:r>
      </w:del>
      <w:r w:rsidRPr="00944672">
        <w:rPr>
          <w:rFonts w:ascii="Arial" w:hAnsi="Arial" w:cs="Arial"/>
          <w:sz w:val="24"/>
          <w:szCs w:val="24"/>
        </w:rPr>
        <w:t xml:space="preserve">haben Sie sich jetzt gemeldet? Und was können Sie für uns tun?“ </w:t>
      </w:r>
    </w:p>
    <w:p w14:paraId="3AED0F36" w14:textId="6E724B08"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„Zum einen, wenn ich schon hier bin, dann macht es Sinn, dass ich versuche zu helfen. Und, soviel ich weiß, sollten wir uns helfen</w:t>
      </w:r>
      <w:del w:id="7576" w:author="Lektorat Bauer" w:date="2025-03-04T11:29:00Z" w16du:dateUtc="2025-03-04T10:29:00Z">
        <w:r w:rsidRPr="00944672" w:rsidDel="000B4E51">
          <w:rPr>
            <w:rFonts w:ascii="Arial" w:hAnsi="Arial" w:cs="Arial"/>
            <w:sz w:val="24"/>
            <w:szCs w:val="24"/>
          </w:rPr>
          <w:delText>.</w:delText>
        </w:r>
      </w:del>
      <w:r w:rsidRPr="00944672">
        <w:rPr>
          <w:rFonts w:ascii="Arial" w:hAnsi="Arial" w:cs="Arial"/>
          <w:sz w:val="24"/>
          <w:szCs w:val="24"/>
        </w:rPr>
        <w:t>“</w:t>
      </w:r>
      <w:ins w:id="7577" w:author="Lektorat Bauer" w:date="2025-03-04T11:29:00Z" w16du:dateUtc="2025-03-04T10:29:00Z">
        <w:r w:rsidR="000B4E51">
          <w:rPr>
            <w:rFonts w:ascii="Arial" w:hAnsi="Arial" w:cs="Arial"/>
            <w:sz w:val="24"/>
            <w:szCs w:val="24"/>
          </w:rPr>
          <w:t>,</w:t>
        </w:r>
      </w:ins>
      <w:r w:rsidRPr="00944672">
        <w:rPr>
          <w:rFonts w:ascii="Arial" w:hAnsi="Arial" w:cs="Arial"/>
          <w:sz w:val="24"/>
          <w:szCs w:val="24"/>
        </w:rPr>
        <w:t xml:space="preserve"> </w:t>
      </w:r>
      <w:ins w:id="7578" w:author="Lektorat Bauer" w:date="2025-03-04T11:29:00Z" w16du:dateUtc="2025-03-04T10:29:00Z">
        <w:r w:rsidR="000B4E51">
          <w:rPr>
            <w:rFonts w:ascii="Arial" w:hAnsi="Arial" w:cs="Arial"/>
            <w:sz w:val="24"/>
            <w:szCs w:val="24"/>
          </w:rPr>
          <w:t>s</w:t>
        </w:r>
      </w:ins>
      <w:del w:id="7579" w:author="Lektorat Bauer" w:date="2025-03-04T11:29:00Z" w16du:dateUtc="2025-03-04T10:29:00Z">
        <w:r w:rsidRPr="00944672" w:rsidDel="000B4E51">
          <w:rPr>
            <w:rFonts w:ascii="Arial" w:hAnsi="Arial" w:cs="Arial"/>
            <w:sz w:val="24"/>
            <w:szCs w:val="24"/>
          </w:rPr>
          <w:delText>S</w:delText>
        </w:r>
      </w:del>
      <w:r w:rsidRPr="00944672">
        <w:rPr>
          <w:rFonts w:ascii="Arial" w:hAnsi="Arial" w:cs="Arial"/>
          <w:sz w:val="24"/>
          <w:szCs w:val="24"/>
        </w:rPr>
        <w:t>choß Anique zurück. „Wissen Sie, was das für</w:t>
      </w:r>
      <w:ins w:id="7580" w:author="Lektorat Bauer" w:date="2025-03-04T11:29:00Z" w16du:dateUtc="2025-03-04T10:29:00Z">
        <w:r w:rsidR="000B4E51">
          <w:rPr>
            <w:rFonts w:ascii="Arial" w:hAnsi="Arial" w:cs="Arial"/>
            <w:sz w:val="24"/>
            <w:szCs w:val="24"/>
          </w:rPr>
          <w:t xml:space="preserve"> ein</w:t>
        </w:r>
      </w:ins>
      <w:r w:rsidRPr="00944672">
        <w:rPr>
          <w:rFonts w:ascii="Arial" w:hAnsi="Arial" w:cs="Arial"/>
          <w:sz w:val="24"/>
          <w:szCs w:val="24"/>
        </w:rPr>
        <w:t xml:space="preserve"> Sprengstoff war?“</w:t>
      </w:r>
    </w:p>
    <w:p w14:paraId="028FC64D" w14:textId="77777777" w:rsidR="000B4E51" w:rsidRDefault="00944672" w:rsidP="00623B68">
      <w:pPr>
        <w:autoSpaceDE w:val="0"/>
        <w:autoSpaceDN w:val="0"/>
        <w:adjustRightInd w:val="0"/>
        <w:spacing w:after="0" w:line="360" w:lineRule="auto"/>
        <w:ind w:firstLine="227"/>
        <w:jc w:val="both"/>
        <w:rPr>
          <w:ins w:id="7581" w:author="Lektorat Bauer" w:date="2025-03-04T11:30:00Z" w16du:dateUtc="2025-03-04T10:30:00Z"/>
          <w:rFonts w:ascii="Arial" w:hAnsi="Arial" w:cs="Arial"/>
          <w:sz w:val="24"/>
          <w:szCs w:val="24"/>
        </w:rPr>
      </w:pPr>
      <w:r w:rsidRPr="00944672">
        <w:rPr>
          <w:rFonts w:ascii="Arial" w:hAnsi="Arial" w:cs="Arial"/>
          <w:sz w:val="24"/>
          <w:szCs w:val="24"/>
        </w:rPr>
        <w:t>Wie bestellt, kam in diesem Augenblick ein Vertreter des DEODS, des Defence Explosive Ordnance Disposal Service, um Bericht zu erstatten. „Meine Herren</w:t>
      </w:r>
      <w:del w:id="7582" w:author="Lektorat Bauer" w:date="2025-03-04T11:30:00Z" w16du:dateUtc="2025-03-04T10:30:00Z">
        <w:r w:rsidRPr="00944672" w:rsidDel="000B4E51">
          <w:rPr>
            <w:rFonts w:ascii="Arial" w:hAnsi="Arial" w:cs="Arial"/>
            <w:sz w:val="24"/>
            <w:szCs w:val="24"/>
          </w:rPr>
          <w:delText>,</w:delText>
        </w:r>
      </w:del>
      <w:r w:rsidRPr="00944672">
        <w:rPr>
          <w:rFonts w:ascii="Arial" w:hAnsi="Arial" w:cs="Arial"/>
          <w:sz w:val="24"/>
          <w:szCs w:val="24"/>
        </w:rPr>
        <w:t>“</w:t>
      </w:r>
      <w:ins w:id="7583" w:author="Lektorat Bauer" w:date="2025-03-04T11:30:00Z" w16du:dateUtc="2025-03-04T10:30:00Z">
        <w:r w:rsidR="000B4E51">
          <w:rPr>
            <w:rFonts w:ascii="Arial" w:hAnsi="Arial" w:cs="Arial"/>
            <w:sz w:val="24"/>
            <w:szCs w:val="24"/>
          </w:rPr>
          <w:t>,</w:t>
        </w:r>
      </w:ins>
      <w:r w:rsidRPr="00944672">
        <w:rPr>
          <w:rFonts w:ascii="Arial" w:hAnsi="Arial" w:cs="Arial"/>
          <w:sz w:val="24"/>
          <w:szCs w:val="24"/>
        </w:rPr>
        <w:t xml:space="preserve"> sein Blick </w:t>
      </w:r>
      <w:ins w:id="7584" w:author="Lektorat Bauer" w:date="2025-03-04T11:30:00Z" w16du:dateUtc="2025-03-04T10:30:00Z">
        <w:r w:rsidR="000B4E51">
          <w:rPr>
            <w:rFonts w:ascii="Arial" w:hAnsi="Arial" w:cs="Arial"/>
            <w:sz w:val="24"/>
            <w:szCs w:val="24"/>
          </w:rPr>
          <w:t>f</w:t>
        </w:r>
      </w:ins>
      <w:del w:id="7585" w:author="Lektorat Bauer" w:date="2025-03-04T11:30:00Z" w16du:dateUtc="2025-03-04T10:30:00Z">
        <w:r w:rsidRPr="00944672" w:rsidDel="000B4E51">
          <w:rPr>
            <w:rFonts w:ascii="Arial" w:hAnsi="Arial" w:cs="Arial"/>
            <w:sz w:val="24"/>
            <w:szCs w:val="24"/>
          </w:rPr>
          <w:delText>v</w:delText>
        </w:r>
      </w:del>
      <w:r w:rsidRPr="00944672">
        <w:rPr>
          <w:rFonts w:ascii="Arial" w:hAnsi="Arial" w:cs="Arial"/>
          <w:sz w:val="24"/>
          <w:szCs w:val="24"/>
        </w:rPr>
        <w:t>iel auf Anique, „</w:t>
      </w:r>
      <w:ins w:id="7586" w:author="Lektorat Bauer" w:date="2025-03-04T11:30:00Z" w16du:dateUtc="2025-03-04T10:30:00Z">
        <w:r w:rsidR="000B4E51">
          <w:rPr>
            <w:rFonts w:ascii="Arial" w:hAnsi="Arial" w:cs="Arial"/>
            <w:sz w:val="24"/>
            <w:szCs w:val="24"/>
          </w:rPr>
          <w:t>m</w:t>
        </w:r>
      </w:ins>
      <w:del w:id="7587" w:author="Lektorat Bauer" w:date="2025-03-04T11:30:00Z" w16du:dateUtc="2025-03-04T10:30:00Z">
        <w:r w:rsidRPr="00944672" w:rsidDel="000B4E51">
          <w:rPr>
            <w:rFonts w:ascii="Arial" w:hAnsi="Arial" w:cs="Arial"/>
            <w:sz w:val="24"/>
            <w:szCs w:val="24"/>
          </w:rPr>
          <w:delText>M</w:delText>
        </w:r>
      </w:del>
      <w:r w:rsidRPr="00944672">
        <w:rPr>
          <w:rFonts w:ascii="Arial" w:hAnsi="Arial" w:cs="Arial"/>
          <w:sz w:val="24"/>
          <w:szCs w:val="24"/>
        </w:rPr>
        <w:t xml:space="preserve">eine Dame, das hätte eine Katastrophe werden können. An der Außenwand waren drei Thermitladungen angebracht. Da wären alle anwesenden Personen ums Leben gekommen.“ </w:t>
      </w:r>
    </w:p>
    <w:p w14:paraId="2AFA5AD7" w14:textId="77777777" w:rsidR="00515A77" w:rsidRDefault="00944672" w:rsidP="00623B68">
      <w:pPr>
        <w:autoSpaceDE w:val="0"/>
        <w:autoSpaceDN w:val="0"/>
        <w:adjustRightInd w:val="0"/>
        <w:spacing w:after="0" w:line="360" w:lineRule="auto"/>
        <w:ind w:firstLine="227"/>
        <w:jc w:val="both"/>
        <w:rPr>
          <w:ins w:id="7588" w:author="Lektorat Bauer" w:date="2025-03-04T11:31:00Z" w16du:dateUtc="2025-03-04T10:31:00Z"/>
          <w:rFonts w:ascii="Arial" w:hAnsi="Arial" w:cs="Arial"/>
          <w:sz w:val="24"/>
          <w:szCs w:val="24"/>
        </w:rPr>
      </w:pPr>
      <w:r w:rsidRPr="00944672">
        <w:rPr>
          <w:rFonts w:ascii="Arial" w:hAnsi="Arial" w:cs="Arial"/>
          <w:sz w:val="24"/>
          <w:szCs w:val="24"/>
        </w:rPr>
        <w:t>Anique lehnte sich vor</w:t>
      </w:r>
      <w:ins w:id="7589" w:author="Lektorat Bauer" w:date="2025-03-04T11:30:00Z" w16du:dateUtc="2025-03-04T10:30:00Z">
        <w:r w:rsidR="000B4E51">
          <w:rPr>
            <w:rFonts w:ascii="Arial" w:hAnsi="Arial" w:cs="Arial"/>
            <w:sz w:val="24"/>
            <w:szCs w:val="24"/>
          </w:rPr>
          <w:t>.</w:t>
        </w:r>
      </w:ins>
      <w:del w:id="7590" w:author="Lektorat Bauer" w:date="2025-03-04T11:30:00Z" w16du:dateUtc="2025-03-04T10:30:00Z">
        <w:r w:rsidRPr="00944672" w:rsidDel="000B4E51">
          <w:rPr>
            <w:rFonts w:ascii="Arial" w:hAnsi="Arial" w:cs="Arial"/>
            <w:sz w:val="24"/>
            <w:szCs w:val="24"/>
          </w:rPr>
          <w:delText>,</w:delText>
        </w:r>
      </w:del>
      <w:r w:rsidRPr="00944672">
        <w:rPr>
          <w:rFonts w:ascii="Arial" w:hAnsi="Arial" w:cs="Arial"/>
          <w:sz w:val="24"/>
          <w:szCs w:val="24"/>
        </w:rPr>
        <w:t xml:space="preserve"> „Thermitladungen?“ </w:t>
      </w:r>
      <w:commentRangeStart w:id="7591"/>
      <w:del w:id="7592" w:author="Lektorat Bauer" w:date="2025-03-04T11:30:00Z" w16du:dateUtc="2025-03-04T10:30:00Z">
        <w:r w:rsidRPr="00944672" w:rsidDel="000B4E51">
          <w:rPr>
            <w:rFonts w:ascii="Arial" w:hAnsi="Arial" w:cs="Arial"/>
            <w:sz w:val="24"/>
            <w:szCs w:val="24"/>
          </w:rPr>
          <w:delText>Der Tonfall in dem Anique fragte, lenkte die Aufmerksamkeit eines jeden auf sie</w:delText>
        </w:r>
      </w:del>
      <w:del w:id="7593" w:author="Lektorat Bauer" w:date="2025-03-04T11:31:00Z" w16du:dateUtc="2025-03-04T10:31:00Z">
        <w:r w:rsidRPr="00944672" w:rsidDel="00515A77">
          <w:rPr>
            <w:rFonts w:ascii="Arial" w:hAnsi="Arial" w:cs="Arial"/>
            <w:sz w:val="24"/>
            <w:szCs w:val="24"/>
          </w:rPr>
          <w:delText xml:space="preserve">. </w:delText>
        </w:r>
      </w:del>
      <w:commentRangeEnd w:id="7591"/>
      <w:r w:rsidR="00515A77">
        <w:rPr>
          <w:rStyle w:val="Kommentarzeichen"/>
        </w:rPr>
        <w:commentReference w:id="7591"/>
      </w:r>
    </w:p>
    <w:p w14:paraId="336D576B" w14:textId="4C7476B2"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„Ja. Warum fragen Sie so gezielt? Ist uns etwas entgangen?“</w:t>
      </w:r>
    </w:p>
    <w:p w14:paraId="67DCC268" w14:textId="77777777" w:rsidR="00515A77" w:rsidRDefault="00944672" w:rsidP="00623B68">
      <w:pPr>
        <w:autoSpaceDE w:val="0"/>
        <w:autoSpaceDN w:val="0"/>
        <w:adjustRightInd w:val="0"/>
        <w:spacing w:after="0" w:line="360" w:lineRule="auto"/>
        <w:ind w:firstLine="227"/>
        <w:jc w:val="both"/>
        <w:rPr>
          <w:ins w:id="7594" w:author="Lektorat Bauer" w:date="2025-03-04T11:31:00Z" w16du:dateUtc="2025-03-04T10:31:00Z"/>
          <w:rFonts w:ascii="Arial" w:hAnsi="Arial" w:cs="Arial"/>
          <w:sz w:val="24"/>
          <w:szCs w:val="24"/>
        </w:rPr>
      </w:pPr>
      <w:r w:rsidRPr="00944672">
        <w:rPr>
          <w:rFonts w:ascii="Arial" w:hAnsi="Arial" w:cs="Arial"/>
          <w:sz w:val="24"/>
          <w:szCs w:val="24"/>
        </w:rPr>
        <w:t>„Vor ein paar Monaten ist in Assen ein Haus mit Thermitladungen zerstört worden.“</w:t>
      </w:r>
    </w:p>
    <w:p w14:paraId="3EC92859" w14:textId="77777777" w:rsidR="00515A77" w:rsidRDefault="00944672" w:rsidP="00623B68">
      <w:pPr>
        <w:autoSpaceDE w:val="0"/>
        <w:autoSpaceDN w:val="0"/>
        <w:adjustRightInd w:val="0"/>
        <w:spacing w:after="0" w:line="360" w:lineRule="auto"/>
        <w:ind w:firstLine="227"/>
        <w:jc w:val="both"/>
        <w:rPr>
          <w:ins w:id="7595" w:author="Lektorat Bauer" w:date="2025-03-04T11:31:00Z" w16du:dateUtc="2025-03-04T10:31:00Z"/>
          <w:rFonts w:ascii="Arial" w:hAnsi="Arial" w:cs="Arial"/>
          <w:sz w:val="24"/>
          <w:szCs w:val="24"/>
        </w:rPr>
      </w:pPr>
      <w:del w:id="7596" w:author="Lektorat Bauer" w:date="2025-03-04T11:31:00Z" w16du:dateUtc="2025-03-04T10:31:00Z">
        <w:r w:rsidRPr="00944672" w:rsidDel="00515A77">
          <w:rPr>
            <w:rFonts w:ascii="Arial" w:hAnsi="Arial" w:cs="Arial"/>
            <w:sz w:val="24"/>
            <w:szCs w:val="24"/>
          </w:rPr>
          <w:delText xml:space="preserve"> </w:delText>
        </w:r>
      </w:del>
      <w:del w:id="7597" w:author="Lektorat Bauer" w:date="2025-03-04T11:30:00Z" w16du:dateUtc="2025-03-04T10:30:00Z">
        <w:r w:rsidRPr="00944672" w:rsidDel="00515A77">
          <w:rPr>
            <w:rFonts w:ascii="Arial" w:hAnsi="Arial" w:cs="Arial"/>
            <w:sz w:val="24"/>
            <w:szCs w:val="24"/>
          </w:rPr>
          <w:delText>Begann Anique, als der</w:delText>
        </w:r>
      </w:del>
      <w:ins w:id="7598" w:author="Lektorat Bauer" w:date="2025-03-04T11:30:00Z" w16du:dateUtc="2025-03-04T10:30:00Z">
        <w:r w:rsidR="00515A77">
          <w:rPr>
            <w:rFonts w:ascii="Arial" w:hAnsi="Arial" w:cs="Arial"/>
            <w:sz w:val="24"/>
            <w:szCs w:val="24"/>
          </w:rPr>
          <w:t>Der</w:t>
        </w:r>
      </w:ins>
      <w:r w:rsidRPr="00944672">
        <w:rPr>
          <w:rFonts w:ascii="Arial" w:hAnsi="Arial" w:cs="Arial"/>
          <w:sz w:val="24"/>
          <w:szCs w:val="24"/>
        </w:rPr>
        <w:t xml:space="preserve"> Kommissar </w:t>
      </w:r>
      <w:del w:id="7599" w:author="Lektorat Bauer" w:date="2025-03-04T11:30:00Z" w16du:dateUtc="2025-03-04T10:30:00Z">
        <w:r w:rsidRPr="00944672" w:rsidDel="00515A77">
          <w:rPr>
            <w:rFonts w:ascii="Arial" w:hAnsi="Arial" w:cs="Arial"/>
            <w:sz w:val="24"/>
            <w:szCs w:val="24"/>
          </w:rPr>
          <w:delText xml:space="preserve">dazwischen </w:delText>
        </w:r>
      </w:del>
      <w:r w:rsidRPr="00944672">
        <w:rPr>
          <w:rFonts w:ascii="Arial" w:hAnsi="Arial" w:cs="Arial"/>
          <w:sz w:val="24"/>
          <w:szCs w:val="24"/>
        </w:rPr>
        <w:t>ging</w:t>
      </w:r>
      <w:ins w:id="7600" w:author="Lektorat Bauer" w:date="2025-03-04T11:31:00Z" w16du:dateUtc="2025-03-04T10:31:00Z">
        <w:r w:rsidR="00515A77">
          <w:rPr>
            <w:rFonts w:ascii="Arial" w:hAnsi="Arial" w:cs="Arial"/>
            <w:sz w:val="24"/>
            <w:szCs w:val="24"/>
          </w:rPr>
          <w:t xml:space="preserve"> dazwischen:</w:t>
        </w:r>
      </w:ins>
      <w:del w:id="7601" w:author="Lektorat Bauer" w:date="2025-03-04T11:31:00Z" w16du:dateUtc="2025-03-04T10:31:00Z">
        <w:r w:rsidRPr="00944672" w:rsidDel="00515A77">
          <w:rPr>
            <w:rFonts w:ascii="Arial" w:hAnsi="Arial" w:cs="Arial"/>
            <w:sz w:val="24"/>
            <w:szCs w:val="24"/>
          </w:rPr>
          <w:delText>,</w:delText>
        </w:r>
      </w:del>
      <w:r w:rsidRPr="00944672">
        <w:rPr>
          <w:rFonts w:ascii="Arial" w:hAnsi="Arial" w:cs="Arial"/>
          <w:sz w:val="24"/>
          <w:szCs w:val="24"/>
        </w:rPr>
        <w:t xml:space="preserve"> „Das war bestimmt die Bombenstube.“ </w:t>
      </w:r>
    </w:p>
    <w:p w14:paraId="04BF84AF" w14:textId="1E6035CB"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Jetzt wurde Anique rot im Gesicht, dreht sich zu dem Kommissar und raunzte ihn an. „Wenn die Polizei davon nichts weiß, ist das </w:t>
      </w:r>
      <w:del w:id="7602" w:author="Lektorat Bauer" w:date="2025-03-04T11:31:00Z" w16du:dateUtc="2025-03-04T10:31:00Z">
        <w:r w:rsidRPr="00944672" w:rsidDel="00515A77">
          <w:rPr>
            <w:rFonts w:ascii="Arial" w:hAnsi="Arial" w:cs="Arial"/>
            <w:sz w:val="24"/>
            <w:szCs w:val="24"/>
          </w:rPr>
          <w:delText xml:space="preserve">sch..., äh, </w:delText>
        </w:r>
      </w:del>
      <w:r w:rsidRPr="00944672">
        <w:rPr>
          <w:rFonts w:ascii="Arial" w:hAnsi="Arial" w:cs="Arial"/>
          <w:sz w:val="24"/>
          <w:szCs w:val="24"/>
        </w:rPr>
        <w:t>schlecht, wenn aber die Führungskräfte der Polizei Ihr Unwissen auch noch laut herausposaunen, ist das ein ganz schlechtes Zeichen.“</w:t>
      </w:r>
    </w:p>
    <w:p w14:paraId="19D3716A" w14:textId="77777777" w:rsidR="00515A77" w:rsidRDefault="00944672" w:rsidP="00623B68">
      <w:pPr>
        <w:autoSpaceDE w:val="0"/>
        <w:autoSpaceDN w:val="0"/>
        <w:adjustRightInd w:val="0"/>
        <w:spacing w:after="0" w:line="360" w:lineRule="auto"/>
        <w:ind w:firstLine="227"/>
        <w:jc w:val="both"/>
        <w:rPr>
          <w:ins w:id="7603" w:author="Lektorat Bauer" w:date="2025-03-04T11:32:00Z" w16du:dateUtc="2025-03-04T10:32:00Z"/>
          <w:rFonts w:ascii="Arial" w:hAnsi="Arial" w:cs="Arial"/>
          <w:sz w:val="24"/>
          <w:szCs w:val="24"/>
        </w:rPr>
      </w:pPr>
      <w:r w:rsidRPr="00944672">
        <w:rPr>
          <w:rFonts w:ascii="Arial" w:hAnsi="Arial" w:cs="Arial"/>
          <w:sz w:val="24"/>
          <w:szCs w:val="24"/>
        </w:rPr>
        <w:t xml:space="preserve">„Na hören Sie mal.“ </w:t>
      </w:r>
    </w:p>
    <w:p w14:paraId="27788315" w14:textId="77777777" w:rsidR="00515A77" w:rsidRDefault="00944672" w:rsidP="00623B68">
      <w:pPr>
        <w:autoSpaceDE w:val="0"/>
        <w:autoSpaceDN w:val="0"/>
        <w:adjustRightInd w:val="0"/>
        <w:spacing w:after="0" w:line="360" w:lineRule="auto"/>
        <w:ind w:firstLine="227"/>
        <w:jc w:val="both"/>
        <w:rPr>
          <w:ins w:id="7604" w:author="Lektorat Bauer" w:date="2025-03-04T11:32:00Z" w16du:dateUtc="2025-03-04T10:32:00Z"/>
          <w:rFonts w:ascii="Arial" w:hAnsi="Arial" w:cs="Arial"/>
          <w:sz w:val="24"/>
          <w:szCs w:val="24"/>
        </w:rPr>
      </w:pPr>
      <w:r w:rsidRPr="00944672">
        <w:rPr>
          <w:rFonts w:ascii="Arial" w:hAnsi="Arial" w:cs="Arial"/>
          <w:sz w:val="24"/>
          <w:szCs w:val="24"/>
        </w:rPr>
        <w:t>„Sie sind jetzt ruhig und sagen erst wieder etwas, wenn ich Sie frage</w:t>
      </w:r>
      <w:del w:id="7605" w:author="Lektorat Bauer" w:date="2025-03-04T11:32:00Z" w16du:dateUtc="2025-03-04T10:32:00Z">
        <w:r w:rsidRPr="00944672" w:rsidDel="00515A77">
          <w:rPr>
            <w:rFonts w:ascii="Arial" w:hAnsi="Arial" w:cs="Arial"/>
            <w:sz w:val="24"/>
            <w:szCs w:val="24"/>
          </w:rPr>
          <w:delText>.</w:delText>
        </w:r>
      </w:del>
      <w:r w:rsidRPr="00944672">
        <w:rPr>
          <w:rFonts w:ascii="Arial" w:hAnsi="Arial" w:cs="Arial"/>
          <w:sz w:val="24"/>
          <w:szCs w:val="24"/>
        </w:rPr>
        <w:t>“</w:t>
      </w:r>
      <w:ins w:id="7606" w:author="Lektorat Bauer" w:date="2025-03-04T11:32:00Z" w16du:dateUtc="2025-03-04T10:32:00Z">
        <w:r w:rsidR="00515A77">
          <w:rPr>
            <w:rFonts w:ascii="Arial" w:hAnsi="Arial" w:cs="Arial"/>
            <w:sz w:val="24"/>
            <w:szCs w:val="24"/>
          </w:rPr>
          <w:t>,</w:t>
        </w:r>
      </w:ins>
      <w:r w:rsidRPr="00944672">
        <w:rPr>
          <w:rFonts w:ascii="Arial" w:hAnsi="Arial" w:cs="Arial"/>
          <w:sz w:val="24"/>
          <w:szCs w:val="24"/>
        </w:rPr>
        <w:t xml:space="preserve"> </w:t>
      </w:r>
      <w:ins w:id="7607" w:author="Lektorat Bauer" w:date="2025-03-04T11:32:00Z" w16du:dateUtc="2025-03-04T10:32:00Z">
        <w:r w:rsidR="00515A77">
          <w:rPr>
            <w:rFonts w:ascii="Arial" w:hAnsi="Arial" w:cs="Arial"/>
            <w:sz w:val="24"/>
            <w:szCs w:val="24"/>
          </w:rPr>
          <w:t>s</w:t>
        </w:r>
      </w:ins>
      <w:del w:id="7608" w:author="Lektorat Bauer" w:date="2025-03-04T11:32:00Z" w16du:dateUtc="2025-03-04T10:32:00Z">
        <w:r w:rsidRPr="00944672" w:rsidDel="00515A77">
          <w:rPr>
            <w:rFonts w:ascii="Arial" w:hAnsi="Arial" w:cs="Arial"/>
            <w:sz w:val="24"/>
            <w:szCs w:val="24"/>
          </w:rPr>
          <w:delText>S</w:delText>
        </w:r>
      </w:del>
      <w:r w:rsidRPr="00944672">
        <w:rPr>
          <w:rFonts w:ascii="Arial" w:hAnsi="Arial" w:cs="Arial"/>
          <w:sz w:val="24"/>
          <w:szCs w:val="24"/>
        </w:rPr>
        <w:t xml:space="preserve">agte Anique in einem Tonfall, der alle Anwesenden automatisch einen Schritt nach hinten machen ließ. </w:t>
      </w:r>
      <w:r w:rsidRPr="00944672">
        <w:rPr>
          <w:rFonts w:ascii="Arial" w:hAnsi="Arial" w:cs="Arial"/>
          <w:sz w:val="24"/>
          <w:szCs w:val="24"/>
        </w:rPr>
        <w:lastRenderedPageBreak/>
        <w:t>„Also</w:t>
      </w:r>
      <w:del w:id="7609" w:author="Lektorat Bauer" w:date="2025-03-04T11:32:00Z" w16du:dateUtc="2025-03-04T10:32:00Z">
        <w:r w:rsidRPr="00944672" w:rsidDel="00515A77">
          <w:rPr>
            <w:rFonts w:ascii="Arial" w:hAnsi="Arial" w:cs="Arial"/>
            <w:sz w:val="24"/>
            <w:szCs w:val="24"/>
          </w:rPr>
          <w:delText>,</w:delText>
        </w:r>
      </w:del>
      <w:r w:rsidRPr="00944672">
        <w:rPr>
          <w:rFonts w:ascii="Arial" w:hAnsi="Arial" w:cs="Arial"/>
          <w:sz w:val="24"/>
          <w:szCs w:val="24"/>
        </w:rPr>
        <w:t>“</w:t>
      </w:r>
      <w:ins w:id="7610" w:author="Lektorat Bauer" w:date="2025-03-04T11:32:00Z" w16du:dateUtc="2025-03-04T10:32:00Z">
        <w:r w:rsidR="00515A77">
          <w:rPr>
            <w:rFonts w:ascii="Arial" w:hAnsi="Arial" w:cs="Arial"/>
            <w:sz w:val="24"/>
            <w:szCs w:val="24"/>
          </w:rPr>
          <w:t xml:space="preserve"> –</w:t>
        </w:r>
      </w:ins>
      <w:r w:rsidRPr="00944672">
        <w:rPr>
          <w:rFonts w:ascii="Arial" w:hAnsi="Arial" w:cs="Arial"/>
          <w:sz w:val="24"/>
          <w:szCs w:val="24"/>
        </w:rPr>
        <w:t xml:space="preserve"> sie blickte den Mann von DEODS an</w:t>
      </w:r>
      <w:ins w:id="7611" w:author="Lektorat Bauer" w:date="2025-03-04T11:32:00Z" w16du:dateUtc="2025-03-04T10:32:00Z">
        <w:r w:rsidR="00515A77">
          <w:rPr>
            <w:rFonts w:ascii="Arial" w:hAnsi="Arial" w:cs="Arial"/>
            <w:sz w:val="24"/>
            <w:szCs w:val="24"/>
          </w:rPr>
          <w:t xml:space="preserve"> –</w:t>
        </w:r>
      </w:ins>
      <w:del w:id="7612" w:author="Lektorat Bauer" w:date="2025-03-04T11:32:00Z" w16du:dateUtc="2025-03-04T10:32:00Z">
        <w:r w:rsidRPr="00944672" w:rsidDel="00515A77">
          <w:rPr>
            <w:rFonts w:ascii="Arial" w:hAnsi="Arial" w:cs="Arial"/>
            <w:sz w:val="24"/>
            <w:szCs w:val="24"/>
          </w:rPr>
          <w:delText>.</w:delText>
        </w:r>
      </w:del>
      <w:r w:rsidRPr="00944672">
        <w:rPr>
          <w:rFonts w:ascii="Arial" w:hAnsi="Arial" w:cs="Arial"/>
          <w:sz w:val="24"/>
          <w:szCs w:val="24"/>
        </w:rPr>
        <w:t xml:space="preserve"> „Wo war die Bombe? Wie sollte Sie gezündet werden? Wer hat Alarm gegeben?“ </w:t>
      </w:r>
    </w:p>
    <w:p w14:paraId="4251D4C3" w14:textId="03FA8C8A" w:rsidR="00944672" w:rsidRPr="00944672" w:rsidDel="00681C08" w:rsidRDefault="00944672" w:rsidP="00623B68">
      <w:pPr>
        <w:autoSpaceDE w:val="0"/>
        <w:autoSpaceDN w:val="0"/>
        <w:adjustRightInd w:val="0"/>
        <w:spacing w:after="0" w:line="360" w:lineRule="auto"/>
        <w:ind w:firstLine="227"/>
        <w:jc w:val="both"/>
        <w:rPr>
          <w:del w:id="7613" w:author="Lektorat Bauer" w:date="2025-03-04T11:34:00Z" w16du:dateUtc="2025-03-04T10:34:00Z"/>
          <w:rFonts w:ascii="Arial" w:hAnsi="Arial" w:cs="Arial"/>
          <w:sz w:val="24"/>
          <w:szCs w:val="24"/>
        </w:rPr>
      </w:pPr>
      <w:del w:id="7614" w:author="Lektorat Bauer" w:date="2025-03-04T11:33:00Z" w16du:dateUtc="2025-03-04T10:33:00Z">
        <w:r w:rsidRPr="00944672" w:rsidDel="00681C08">
          <w:rPr>
            <w:rFonts w:ascii="Arial" w:hAnsi="Arial" w:cs="Arial"/>
            <w:sz w:val="24"/>
            <w:szCs w:val="24"/>
          </w:rPr>
          <w:delText xml:space="preserve">„Mevrouw Smits.“ </w:delText>
        </w:r>
      </w:del>
      <w:r w:rsidRPr="00944672">
        <w:rPr>
          <w:rFonts w:ascii="Arial" w:hAnsi="Arial" w:cs="Arial"/>
          <w:sz w:val="24"/>
          <w:szCs w:val="24"/>
        </w:rPr>
        <w:t>In einem Land, in dem es locker zugeht und dass das Du ähnlich locker nutzt</w:t>
      </w:r>
      <w:ins w:id="7615" w:author="Lektorat Bauer" w:date="2025-03-04T11:32:00Z" w16du:dateUtc="2025-03-04T10:32:00Z">
        <w:r w:rsidR="00515A77">
          <w:rPr>
            <w:rFonts w:ascii="Arial" w:hAnsi="Arial" w:cs="Arial"/>
            <w:sz w:val="24"/>
            <w:szCs w:val="24"/>
          </w:rPr>
          <w:t>,</w:t>
        </w:r>
      </w:ins>
      <w:r w:rsidRPr="00944672">
        <w:rPr>
          <w:rFonts w:ascii="Arial" w:hAnsi="Arial" w:cs="Arial"/>
          <w:sz w:val="24"/>
          <w:szCs w:val="24"/>
        </w:rPr>
        <w:t xml:space="preserve"> wie es die US-Amerikaner tun, </w:t>
      </w:r>
      <w:ins w:id="7616" w:author="Lektorat Bauer" w:date="2025-03-04T11:32:00Z" w16du:dateUtc="2025-03-04T10:32:00Z">
        <w:r w:rsidR="00515A77">
          <w:rPr>
            <w:rFonts w:ascii="Arial" w:hAnsi="Arial" w:cs="Arial"/>
            <w:sz w:val="24"/>
            <w:szCs w:val="24"/>
          </w:rPr>
          <w:t>f</w:t>
        </w:r>
      </w:ins>
      <w:del w:id="7617" w:author="Lektorat Bauer" w:date="2025-03-04T11:32:00Z" w16du:dateUtc="2025-03-04T10:32:00Z">
        <w:r w:rsidRPr="00944672" w:rsidDel="00515A77">
          <w:rPr>
            <w:rFonts w:ascii="Arial" w:hAnsi="Arial" w:cs="Arial"/>
            <w:sz w:val="24"/>
            <w:szCs w:val="24"/>
          </w:rPr>
          <w:delText>v</w:delText>
        </w:r>
      </w:del>
      <w:r w:rsidRPr="00944672">
        <w:rPr>
          <w:rFonts w:ascii="Arial" w:hAnsi="Arial" w:cs="Arial"/>
          <w:sz w:val="24"/>
          <w:szCs w:val="24"/>
        </w:rPr>
        <w:t xml:space="preserve">iel </w:t>
      </w:r>
      <w:del w:id="7618" w:author="Lektorat Bauer" w:date="2025-03-04T11:33:00Z" w16du:dateUtc="2025-03-04T10:33:00Z">
        <w:r w:rsidRPr="00944672" w:rsidDel="00681C08">
          <w:rPr>
            <w:rFonts w:ascii="Arial" w:hAnsi="Arial" w:cs="Arial"/>
            <w:sz w:val="24"/>
            <w:szCs w:val="24"/>
          </w:rPr>
          <w:delText xml:space="preserve">diese </w:delText>
        </w:r>
      </w:del>
      <w:ins w:id="7619" w:author="Lektorat Bauer" w:date="2025-03-04T11:33:00Z" w16du:dateUtc="2025-03-04T10:33:00Z">
        <w:r w:rsidR="00681C08">
          <w:rPr>
            <w:rFonts w:ascii="Arial" w:hAnsi="Arial" w:cs="Arial"/>
            <w:sz w:val="24"/>
            <w:szCs w:val="24"/>
          </w:rPr>
          <w:t>die nun folgende</w:t>
        </w:r>
        <w:r w:rsidR="00681C08" w:rsidRPr="00944672">
          <w:rPr>
            <w:rFonts w:ascii="Arial" w:hAnsi="Arial" w:cs="Arial"/>
            <w:sz w:val="24"/>
            <w:szCs w:val="24"/>
          </w:rPr>
          <w:t xml:space="preserve"> </w:t>
        </w:r>
      </w:ins>
      <w:r w:rsidRPr="00944672">
        <w:rPr>
          <w:rFonts w:ascii="Arial" w:hAnsi="Arial" w:cs="Arial"/>
          <w:sz w:val="24"/>
          <w:szCs w:val="24"/>
        </w:rPr>
        <w:t xml:space="preserve">Anrede auf. </w:t>
      </w:r>
    </w:p>
    <w:p w14:paraId="585C169A" w14:textId="3C430F5F" w:rsidR="00944672" w:rsidRPr="00944672" w:rsidRDefault="00944672" w:rsidP="00681C0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Augenscheinlich hatte Anique sich eben als absolute Führungsperson zu erkennen gegeben und durchgesetzt. „</w:t>
      </w:r>
      <w:ins w:id="7620" w:author="Lektorat Bauer" w:date="2025-03-04T11:34:00Z" w16du:dateUtc="2025-03-04T10:34:00Z">
        <w:r w:rsidR="00681C08">
          <w:rPr>
            <w:rFonts w:ascii="Arial" w:hAnsi="Arial" w:cs="Arial"/>
            <w:sz w:val="24"/>
            <w:szCs w:val="24"/>
          </w:rPr>
          <w:t xml:space="preserve">Mevrouw Smits, </w:t>
        </w:r>
      </w:ins>
      <w:del w:id="7621" w:author="Lektorat Bauer" w:date="2025-03-04T11:34:00Z" w16du:dateUtc="2025-03-04T10:34:00Z">
        <w:r w:rsidRPr="00944672" w:rsidDel="00681C08">
          <w:rPr>
            <w:rFonts w:ascii="Arial" w:hAnsi="Arial" w:cs="Arial"/>
            <w:sz w:val="24"/>
            <w:szCs w:val="24"/>
          </w:rPr>
          <w:delText>D</w:delText>
        </w:r>
      </w:del>
      <w:ins w:id="7622" w:author="Lektorat Bauer" w:date="2025-03-04T11:34:00Z" w16du:dateUtc="2025-03-04T10:34:00Z">
        <w:r w:rsidR="00681C08">
          <w:rPr>
            <w:rFonts w:ascii="Arial" w:hAnsi="Arial" w:cs="Arial"/>
            <w:sz w:val="24"/>
            <w:szCs w:val="24"/>
          </w:rPr>
          <w:t>d</w:t>
        </w:r>
      </w:ins>
      <w:r w:rsidRPr="00944672">
        <w:rPr>
          <w:rFonts w:ascii="Arial" w:hAnsi="Arial" w:cs="Arial"/>
          <w:sz w:val="24"/>
          <w:szCs w:val="24"/>
        </w:rPr>
        <w:t>ie Bomben waren außen am Konferenzsaal angebracht. Wir gehen von einer Zündung per Telefon aus. Einem Passanten ist aufgefallen, dass die angebrachte Tarnung der Bomben nicht echt aussah.“ Er salutierte und trat zurück. „Der Anruf kam bei unsere Notrufzentrale an, wir haben ein Team zum Überprüfen geschickt. Als diese die Bomben als solche identifiziert hatten, wurde die DEODS gerufen.“ Der Kommissar antworte</w:t>
      </w:r>
      <w:ins w:id="7623" w:author="Lektorat Bauer" w:date="2025-03-04T11:34:00Z" w16du:dateUtc="2025-03-04T10:34:00Z">
        <w:r w:rsidR="00681C08">
          <w:rPr>
            <w:rFonts w:ascii="Arial" w:hAnsi="Arial" w:cs="Arial"/>
            <w:sz w:val="24"/>
            <w:szCs w:val="24"/>
          </w:rPr>
          <w:t>te</w:t>
        </w:r>
      </w:ins>
      <w:r w:rsidRPr="00944672">
        <w:rPr>
          <w:rFonts w:ascii="Arial" w:hAnsi="Arial" w:cs="Arial"/>
          <w:sz w:val="24"/>
          <w:szCs w:val="24"/>
        </w:rPr>
        <w:t>, ohne das Anique ihn auffordern musste. „Ok, vielen Dank</w:t>
      </w:r>
      <w:del w:id="7624" w:author="Lektorat Bauer" w:date="2025-03-04T11:34:00Z" w16du:dateUtc="2025-03-04T10:34:00Z">
        <w:r w:rsidRPr="00944672" w:rsidDel="00681C08">
          <w:rPr>
            <w:rFonts w:ascii="Arial" w:hAnsi="Arial" w:cs="Arial"/>
            <w:sz w:val="24"/>
            <w:szCs w:val="24"/>
          </w:rPr>
          <w:delText xml:space="preserve"> an Euch</w:delText>
        </w:r>
      </w:del>
      <w:r w:rsidRPr="00944672">
        <w:rPr>
          <w:rFonts w:ascii="Arial" w:hAnsi="Arial" w:cs="Arial"/>
          <w:sz w:val="24"/>
          <w:szCs w:val="24"/>
        </w:rPr>
        <w:t xml:space="preserve">. Wir haben Proben der Thermitladungen aus dem Haus in Assen, wir benötigen eine kleine Probe des Thermits von </w:t>
      </w:r>
      <w:ins w:id="7625" w:author="Lektorat Bauer" w:date="2025-03-04T11:34:00Z" w16du:dateUtc="2025-03-04T10:34:00Z">
        <w:r w:rsidR="00681C08">
          <w:rPr>
            <w:rFonts w:ascii="Arial" w:hAnsi="Arial" w:cs="Arial"/>
            <w:sz w:val="24"/>
            <w:szCs w:val="24"/>
          </w:rPr>
          <w:t>h</w:t>
        </w:r>
      </w:ins>
      <w:del w:id="7626" w:author="Lektorat Bauer" w:date="2025-03-04T11:34:00Z" w16du:dateUtc="2025-03-04T10:34:00Z">
        <w:r w:rsidRPr="00944672" w:rsidDel="00681C08">
          <w:rPr>
            <w:rFonts w:ascii="Arial" w:hAnsi="Arial" w:cs="Arial"/>
            <w:sz w:val="24"/>
            <w:szCs w:val="24"/>
          </w:rPr>
          <w:delText>H</w:delText>
        </w:r>
      </w:del>
      <w:r w:rsidRPr="00944672">
        <w:rPr>
          <w:rFonts w:ascii="Arial" w:hAnsi="Arial" w:cs="Arial"/>
          <w:sz w:val="24"/>
          <w:szCs w:val="24"/>
        </w:rPr>
        <w:t xml:space="preserve">eute, dann gleichen wir das ab.“ </w:t>
      </w:r>
    </w:p>
    <w:p w14:paraId="58416431" w14:textId="77777777" w:rsidR="00681C08" w:rsidRDefault="00944672" w:rsidP="00623B68">
      <w:pPr>
        <w:autoSpaceDE w:val="0"/>
        <w:autoSpaceDN w:val="0"/>
        <w:adjustRightInd w:val="0"/>
        <w:spacing w:after="0" w:line="360" w:lineRule="auto"/>
        <w:ind w:firstLine="227"/>
        <w:jc w:val="both"/>
        <w:rPr>
          <w:ins w:id="7627" w:author="Lektorat Bauer" w:date="2025-03-04T11:35:00Z" w16du:dateUtc="2025-03-04T10:35:00Z"/>
          <w:rFonts w:ascii="Arial" w:hAnsi="Arial" w:cs="Arial"/>
          <w:sz w:val="24"/>
          <w:szCs w:val="24"/>
        </w:rPr>
      </w:pPr>
      <w:r w:rsidRPr="00944672">
        <w:rPr>
          <w:rFonts w:ascii="Arial" w:hAnsi="Arial" w:cs="Arial"/>
          <w:sz w:val="24"/>
          <w:szCs w:val="24"/>
        </w:rPr>
        <w:t>Sie wandte sich wieder an den Mann vom DEODS</w:t>
      </w:r>
      <w:ins w:id="7628" w:author="Lektorat Bauer" w:date="2025-03-04T11:35:00Z" w16du:dateUtc="2025-03-04T10:35:00Z">
        <w:r w:rsidR="00681C08">
          <w:rPr>
            <w:rFonts w:ascii="Arial" w:hAnsi="Arial" w:cs="Arial"/>
            <w:sz w:val="24"/>
            <w:szCs w:val="24"/>
          </w:rPr>
          <w:t>.</w:t>
        </w:r>
      </w:ins>
      <w:del w:id="7629" w:author="Lektorat Bauer" w:date="2025-03-04T11:35:00Z" w16du:dateUtc="2025-03-04T10:35:00Z">
        <w:r w:rsidRPr="00944672" w:rsidDel="00681C08">
          <w:rPr>
            <w:rFonts w:ascii="Arial" w:hAnsi="Arial" w:cs="Arial"/>
            <w:sz w:val="24"/>
            <w:szCs w:val="24"/>
          </w:rPr>
          <w:delText>,</w:delText>
        </w:r>
      </w:del>
      <w:r w:rsidRPr="00944672">
        <w:rPr>
          <w:rFonts w:ascii="Arial" w:hAnsi="Arial" w:cs="Arial"/>
          <w:sz w:val="24"/>
          <w:szCs w:val="24"/>
        </w:rPr>
        <w:t xml:space="preserve"> „Sie nehmen die Bombe mit. Untersuchen Sie sie. Wichtig wäre, zu wissen, ob sich Teile bestimmten Lieferanten oder Lieferländern zuordnen lassen können.“ </w:t>
      </w:r>
    </w:p>
    <w:p w14:paraId="5FDC0303" w14:textId="3796C648"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„Jawoll!“ Das klang so deutsch, dass An</w:t>
      </w:r>
      <w:del w:id="7630" w:author="Lektorat Bauer" w:date="2025-03-04T11:35:00Z" w16du:dateUtc="2025-03-04T10:35:00Z">
        <w:r w:rsidRPr="00944672" w:rsidDel="00681C08">
          <w:rPr>
            <w:rFonts w:ascii="Arial" w:hAnsi="Arial" w:cs="Arial"/>
            <w:sz w:val="24"/>
            <w:szCs w:val="24"/>
          </w:rPr>
          <w:delText>n</w:delText>
        </w:r>
      </w:del>
      <w:r w:rsidRPr="00944672">
        <w:rPr>
          <w:rFonts w:ascii="Arial" w:hAnsi="Arial" w:cs="Arial"/>
          <w:sz w:val="24"/>
          <w:szCs w:val="24"/>
        </w:rPr>
        <w:t xml:space="preserve">ique sich fragte, ob er eventuell gar kein Niederländer </w:t>
      </w:r>
      <w:del w:id="7631" w:author="Lektorat Bauer" w:date="2025-03-04T11:35:00Z" w16du:dateUtc="2025-03-04T10:35:00Z">
        <w:r w:rsidRPr="00944672" w:rsidDel="00681C08">
          <w:rPr>
            <w:rFonts w:ascii="Arial" w:hAnsi="Arial" w:cs="Arial"/>
            <w:sz w:val="24"/>
            <w:szCs w:val="24"/>
          </w:rPr>
          <w:delText>sei</w:delText>
        </w:r>
      </w:del>
      <w:ins w:id="7632" w:author="Lektorat Bauer" w:date="2025-03-04T11:35:00Z" w16du:dateUtc="2025-03-04T10:35:00Z">
        <w:r w:rsidR="00681C08">
          <w:rPr>
            <w:rFonts w:ascii="Arial" w:hAnsi="Arial" w:cs="Arial"/>
            <w:sz w:val="24"/>
            <w:szCs w:val="24"/>
          </w:rPr>
          <w:t>war</w:t>
        </w:r>
      </w:ins>
      <w:r w:rsidRPr="00944672">
        <w:rPr>
          <w:rFonts w:ascii="Arial" w:hAnsi="Arial" w:cs="Arial"/>
          <w:sz w:val="24"/>
          <w:szCs w:val="24"/>
        </w:rPr>
        <w:t>. „Die Zuständigkeit bleibt bei Ihnen</w:t>
      </w:r>
      <w:del w:id="7633" w:author="Lektorat Bauer" w:date="2025-03-04T11:35:00Z" w16du:dateUtc="2025-03-04T10:35:00Z">
        <w:r w:rsidRPr="00944672" w:rsidDel="00681C08">
          <w:rPr>
            <w:rFonts w:ascii="Arial" w:hAnsi="Arial" w:cs="Arial"/>
            <w:sz w:val="24"/>
            <w:szCs w:val="24"/>
          </w:rPr>
          <w:delText>.</w:delText>
        </w:r>
      </w:del>
      <w:r w:rsidRPr="00944672">
        <w:rPr>
          <w:rFonts w:ascii="Arial" w:hAnsi="Arial" w:cs="Arial"/>
          <w:sz w:val="24"/>
          <w:szCs w:val="24"/>
        </w:rPr>
        <w:t>“</w:t>
      </w:r>
      <w:ins w:id="7634" w:author="Lektorat Bauer" w:date="2025-03-04T11:35:00Z" w16du:dateUtc="2025-03-04T10:35:00Z">
        <w:r w:rsidR="00681C08">
          <w:rPr>
            <w:rFonts w:ascii="Arial" w:hAnsi="Arial" w:cs="Arial"/>
            <w:sz w:val="24"/>
            <w:szCs w:val="24"/>
          </w:rPr>
          <w:t>,</w:t>
        </w:r>
      </w:ins>
      <w:r w:rsidRPr="00944672">
        <w:rPr>
          <w:rFonts w:ascii="Arial" w:hAnsi="Arial" w:cs="Arial"/>
          <w:sz w:val="24"/>
          <w:szCs w:val="24"/>
        </w:rPr>
        <w:t xml:space="preserve"> </w:t>
      </w:r>
      <w:ins w:id="7635" w:author="Lektorat Bauer" w:date="2025-03-04T11:35:00Z" w16du:dateUtc="2025-03-04T10:35:00Z">
        <w:r w:rsidR="00681C08">
          <w:rPr>
            <w:rFonts w:ascii="Arial" w:hAnsi="Arial" w:cs="Arial"/>
            <w:sz w:val="24"/>
            <w:szCs w:val="24"/>
          </w:rPr>
          <w:t>s</w:t>
        </w:r>
      </w:ins>
      <w:del w:id="7636" w:author="Lektorat Bauer" w:date="2025-03-04T11:35:00Z" w16du:dateUtc="2025-03-04T10:35:00Z">
        <w:r w:rsidRPr="00944672" w:rsidDel="00681C08">
          <w:rPr>
            <w:rFonts w:ascii="Arial" w:hAnsi="Arial" w:cs="Arial"/>
            <w:sz w:val="24"/>
            <w:szCs w:val="24"/>
          </w:rPr>
          <w:delText>S</w:delText>
        </w:r>
      </w:del>
      <w:r w:rsidRPr="00944672">
        <w:rPr>
          <w:rFonts w:ascii="Arial" w:hAnsi="Arial" w:cs="Arial"/>
          <w:sz w:val="24"/>
          <w:szCs w:val="24"/>
        </w:rPr>
        <w:t>tellte A</w:t>
      </w:r>
      <w:del w:id="7637" w:author="Lektorat Bauer" w:date="2025-03-04T11:35:00Z" w16du:dateUtc="2025-03-04T10:35:00Z">
        <w:r w:rsidRPr="00944672" w:rsidDel="00681C08">
          <w:rPr>
            <w:rFonts w:ascii="Arial" w:hAnsi="Arial" w:cs="Arial"/>
            <w:sz w:val="24"/>
            <w:szCs w:val="24"/>
          </w:rPr>
          <w:delText>n</w:delText>
        </w:r>
      </w:del>
      <w:r w:rsidRPr="00944672">
        <w:rPr>
          <w:rFonts w:ascii="Arial" w:hAnsi="Arial" w:cs="Arial"/>
          <w:sz w:val="24"/>
          <w:szCs w:val="24"/>
        </w:rPr>
        <w:t>nique fest, als Sie den Kommissar ansprach, „</w:t>
      </w:r>
      <w:ins w:id="7638" w:author="Lektorat Bauer" w:date="2025-03-04T11:35:00Z" w16du:dateUtc="2025-03-04T10:35:00Z">
        <w:r w:rsidR="00681C08">
          <w:rPr>
            <w:rFonts w:ascii="Arial" w:hAnsi="Arial" w:cs="Arial"/>
            <w:sz w:val="24"/>
            <w:szCs w:val="24"/>
          </w:rPr>
          <w:t>w</w:t>
        </w:r>
      </w:ins>
      <w:del w:id="7639" w:author="Lektorat Bauer" w:date="2025-03-04T11:35:00Z" w16du:dateUtc="2025-03-04T10:35:00Z">
        <w:r w:rsidRPr="00944672" w:rsidDel="00681C08">
          <w:rPr>
            <w:rFonts w:ascii="Arial" w:hAnsi="Arial" w:cs="Arial"/>
            <w:sz w:val="24"/>
            <w:szCs w:val="24"/>
          </w:rPr>
          <w:delText>W</w:delText>
        </w:r>
      </w:del>
      <w:r w:rsidRPr="00944672">
        <w:rPr>
          <w:rFonts w:ascii="Arial" w:hAnsi="Arial" w:cs="Arial"/>
          <w:sz w:val="24"/>
          <w:szCs w:val="24"/>
        </w:rPr>
        <w:t>ir bekommen Kopien. Unaufgefordert. Oder Sie bewachen in Zukunft einen Leu</w:t>
      </w:r>
      <w:ins w:id="7640" w:author="Lektorat Bauer" w:date="2025-03-04T11:35:00Z" w16du:dateUtc="2025-03-04T10:35:00Z">
        <w:r w:rsidR="00681C08">
          <w:rPr>
            <w:rFonts w:ascii="Arial" w:hAnsi="Arial" w:cs="Arial"/>
            <w:sz w:val="24"/>
            <w:szCs w:val="24"/>
          </w:rPr>
          <w:t>ch</w:t>
        </w:r>
      </w:ins>
      <w:r w:rsidRPr="00944672">
        <w:rPr>
          <w:rFonts w:ascii="Arial" w:hAnsi="Arial" w:cs="Arial"/>
          <w:sz w:val="24"/>
          <w:szCs w:val="24"/>
        </w:rPr>
        <w:t>tturm in der Maas.“</w:t>
      </w:r>
    </w:p>
    <w:p w14:paraId="166C679A"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Anique nahm ihr Telefon zur Hand, ging auf Kurzwahl und diktierte, was sie erfahren hatte und was sie, von wem angefordert hatte. Dann legte Sie auf und drehte sich zu den Männern, die sie wie begossene</w:t>
      </w:r>
      <w:del w:id="7641" w:author="Lektorat Bauer" w:date="2025-03-04T11:35:00Z" w16du:dateUtc="2025-03-04T10:35:00Z">
        <w:r w:rsidRPr="00944672" w:rsidDel="00681C08">
          <w:rPr>
            <w:rFonts w:ascii="Arial" w:hAnsi="Arial" w:cs="Arial"/>
            <w:sz w:val="24"/>
            <w:szCs w:val="24"/>
          </w:rPr>
          <w:delText>n</w:delText>
        </w:r>
      </w:del>
      <w:r w:rsidRPr="00944672">
        <w:rPr>
          <w:rFonts w:ascii="Arial" w:hAnsi="Arial" w:cs="Arial"/>
          <w:sz w:val="24"/>
          <w:szCs w:val="24"/>
        </w:rPr>
        <w:t xml:space="preserve"> Pudel ansahen. Anique lächelte in die Runde. „Vielen Dank für die freundliche Unterstützung, wenn uns noch etwas auffällt, werden wir die Informationen an Sie weiterleiten.“ Dann drehte sie sich um und verließ die Absperrung.</w:t>
      </w:r>
    </w:p>
    <w:p w14:paraId="57CF4CCB" w14:textId="578F485D"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Hinter der Absperrung traf Sie Joost, der erfolglos versucht hatte, Informationen zu erhalten. Er hatte Sie bei den Führungskräften stehen sehen</w:t>
      </w:r>
      <w:del w:id="7642" w:author="Lektorat Bauer" w:date="2025-03-04T11:36:00Z" w16du:dateUtc="2025-03-04T10:36:00Z">
        <w:r w:rsidRPr="00944672" w:rsidDel="00681C08">
          <w:rPr>
            <w:rFonts w:ascii="Arial" w:hAnsi="Arial" w:cs="Arial"/>
            <w:sz w:val="24"/>
            <w:szCs w:val="24"/>
          </w:rPr>
          <w:delText xml:space="preserve">, und registriert, dass alle sich </w:delText>
        </w:r>
        <w:commentRangeStart w:id="7643"/>
        <w:r w:rsidRPr="00944672" w:rsidDel="00681C08">
          <w:rPr>
            <w:rFonts w:ascii="Arial" w:hAnsi="Arial" w:cs="Arial"/>
            <w:sz w:val="24"/>
            <w:szCs w:val="24"/>
          </w:rPr>
          <w:delText>plötzlich</w:delText>
        </w:r>
      </w:del>
      <w:commentRangeEnd w:id="7643"/>
      <w:r w:rsidR="00681C08">
        <w:rPr>
          <w:rStyle w:val="Kommentarzeichen"/>
        </w:rPr>
        <w:commentReference w:id="7643"/>
      </w:r>
      <w:del w:id="7644" w:author="Lektorat Bauer" w:date="2025-03-04T11:36:00Z" w16du:dateUtc="2025-03-04T10:36:00Z">
        <w:r w:rsidRPr="00944672" w:rsidDel="00681C08">
          <w:rPr>
            <w:rFonts w:ascii="Arial" w:hAnsi="Arial" w:cs="Arial"/>
            <w:sz w:val="24"/>
            <w:szCs w:val="24"/>
          </w:rPr>
          <w:delText xml:space="preserve"> nach Anique richteten.</w:delText>
        </w:r>
      </w:del>
      <w:ins w:id="7645" w:author="Lektorat Bauer" w:date="2025-03-04T11:36:00Z" w16du:dateUtc="2025-03-04T10:36:00Z">
        <w:r w:rsidR="00681C08">
          <w:rPr>
            <w:rFonts w:ascii="Arial" w:hAnsi="Arial" w:cs="Arial"/>
            <w:sz w:val="24"/>
            <w:szCs w:val="24"/>
          </w:rPr>
          <w:t>.</w:t>
        </w:r>
      </w:ins>
      <w:r w:rsidRPr="00944672">
        <w:rPr>
          <w:rFonts w:ascii="Arial" w:hAnsi="Arial" w:cs="Arial"/>
          <w:sz w:val="24"/>
          <w:szCs w:val="24"/>
        </w:rPr>
        <w:t xml:space="preserve"> Er grinste sie an</w:t>
      </w:r>
      <w:ins w:id="7646" w:author="Lektorat Bauer" w:date="2025-03-04T11:36:00Z" w16du:dateUtc="2025-03-04T10:36:00Z">
        <w:r w:rsidR="00681C08">
          <w:rPr>
            <w:rFonts w:ascii="Arial" w:hAnsi="Arial" w:cs="Arial"/>
            <w:sz w:val="24"/>
            <w:szCs w:val="24"/>
          </w:rPr>
          <w:t>.</w:t>
        </w:r>
      </w:ins>
      <w:del w:id="7647" w:author="Lektorat Bauer" w:date="2025-03-04T11:36:00Z" w16du:dateUtc="2025-03-04T10:36:00Z">
        <w:r w:rsidRPr="00944672" w:rsidDel="00681C08">
          <w:rPr>
            <w:rFonts w:ascii="Arial" w:hAnsi="Arial" w:cs="Arial"/>
            <w:sz w:val="24"/>
            <w:szCs w:val="24"/>
          </w:rPr>
          <w:delText>,</w:delText>
        </w:r>
      </w:del>
      <w:r w:rsidRPr="00944672">
        <w:rPr>
          <w:rFonts w:ascii="Arial" w:hAnsi="Arial" w:cs="Arial"/>
          <w:sz w:val="24"/>
          <w:szCs w:val="24"/>
        </w:rPr>
        <w:t xml:space="preserve"> „Was war da denn los? Die hatten ja einen Heiden</w:t>
      </w:r>
      <w:ins w:id="7648" w:author="Lektorat Bauer" w:date="2025-03-04T11:36:00Z" w16du:dateUtc="2025-03-04T10:36:00Z">
        <w:r w:rsidR="00681C08">
          <w:rPr>
            <w:rFonts w:ascii="Arial" w:hAnsi="Arial" w:cs="Arial"/>
            <w:sz w:val="24"/>
            <w:szCs w:val="24"/>
          </w:rPr>
          <w:t>r</w:t>
        </w:r>
      </w:ins>
      <w:del w:id="7649" w:author="Lektorat Bauer" w:date="2025-03-04T11:36:00Z" w16du:dateUtc="2025-03-04T10:36:00Z">
        <w:r w:rsidRPr="00944672" w:rsidDel="00681C08">
          <w:rPr>
            <w:rFonts w:ascii="Arial" w:hAnsi="Arial" w:cs="Arial"/>
            <w:sz w:val="24"/>
            <w:szCs w:val="24"/>
          </w:rPr>
          <w:delText xml:space="preserve"> R</w:delText>
        </w:r>
      </w:del>
      <w:r w:rsidRPr="00944672">
        <w:rPr>
          <w:rFonts w:ascii="Arial" w:hAnsi="Arial" w:cs="Arial"/>
          <w:sz w:val="24"/>
          <w:szCs w:val="24"/>
        </w:rPr>
        <w:t>espekt vor Dir?</w:t>
      </w:r>
      <w:del w:id="7650" w:author="Lektorat Bauer" w:date="2025-03-04T11:36:00Z" w16du:dateUtc="2025-03-04T10:36:00Z">
        <w:r w:rsidRPr="00944672" w:rsidDel="00681C08">
          <w:rPr>
            <w:rFonts w:ascii="Arial" w:hAnsi="Arial" w:cs="Arial"/>
            <w:sz w:val="24"/>
            <w:szCs w:val="24"/>
          </w:rPr>
          <w:delText>!</w:delText>
        </w:r>
      </w:del>
      <w:r w:rsidRPr="00944672">
        <w:rPr>
          <w:rFonts w:ascii="Arial" w:hAnsi="Arial" w:cs="Arial"/>
          <w:sz w:val="24"/>
          <w:szCs w:val="24"/>
        </w:rPr>
        <w:t xml:space="preserve">“ </w:t>
      </w:r>
    </w:p>
    <w:p w14:paraId="7F063953" w14:textId="77777777" w:rsidR="00681C08" w:rsidRDefault="00944672" w:rsidP="00623B68">
      <w:pPr>
        <w:autoSpaceDE w:val="0"/>
        <w:autoSpaceDN w:val="0"/>
        <w:adjustRightInd w:val="0"/>
        <w:spacing w:after="0" w:line="360" w:lineRule="auto"/>
        <w:ind w:firstLine="227"/>
        <w:jc w:val="both"/>
        <w:rPr>
          <w:ins w:id="7651" w:author="Lektorat Bauer" w:date="2025-03-04T11:36:00Z" w16du:dateUtc="2025-03-04T10:36:00Z"/>
          <w:rFonts w:ascii="Arial" w:hAnsi="Arial" w:cs="Arial"/>
          <w:sz w:val="24"/>
          <w:szCs w:val="24"/>
        </w:rPr>
      </w:pPr>
      <w:r w:rsidRPr="00944672">
        <w:rPr>
          <w:rFonts w:ascii="Arial" w:hAnsi="Arial" w:cs="Arial"/>
          <w:sz w:val="24"/>
          <w:szCs w:val="24"/>
        </w:rPr>
        <w:t xml:space="preserve">„Ach, Männer.“ </w:t>
      </w:r>
      <w:commentRangeStart w:id="7652"/>
      <w:r w:rsidRPr="00944672">
        <w:rPr>
          <w:rFonts w:ascii="Arial" w:hAnsi="Arial" w:cs="Arial"/>
          <w:sz w:val="24"/>
          <w:szCs w:val="24"/>
        </w:rPr>
        <w:t xml:space="preserve">Tat Anique das ab, dann sagte Sie, </w:t>
      </w:r>
      <w:commentRangeEnd w:id="7652"/>
      <w:r w:rsidR="00681C08">
        <w:rPr>
          <w:rStyle w:val="Kommentarzeichen"/>
        </w:rPr>
        <w:commentReference w:id="7652"/>
      </w:r>
      <w:r w:rsidRPr="00944672">
        <w:rPr>
          <w:rFonts w:ascii="Arial" w:hAnsi="Arial" w:cs="Arial"/>
          <w:sz w:val="24"/>
          <w:szCs w:val="24"/>
        </w:rPr>
        <w:t xml:space="preserve">„Da waren Bomben am Gebäude angebracht.“ </w:t>
      </w:r>
    </w:p>
    <w:p w14:paraId="7C31EFF3" w14:textId="77777777" w:rsidR="00681C08" w:rsidRDefault="00944672" w:rsidP="00623B68">
      <w:pPr>
        <w:autoSpaceDE w:val="0"/>
        <w:autoSpaceDN w:val="0"/>
        <w:adjustRightInd w:val="0"/>
        <w:spacing w:after="0" w:line="360" w:lineRule="auto"/>
        <w:ind w:firstLine="227"/>
        <w:jc w:val="both"/>
        <w:rPr>
          <w:ins w:id="7653" w:author="Lektorat Bauer" w:date="2025-03-04T11:37:00Z" w16du:dateUtc="2025-03-04T10:37:00Z"/>
          <w:rFonts w:ascii="Arial" w:hAnsi="Arial" w:cs="Arial"/>
          <w:sz w:val="24"/>
          <w:szCs w:val="24"/>
        </w:rPr>
      </w:pPr>
      <w:r w:rsidRPr="00944672">
        <w:rPr>
          <w:rFonts w:ascii="Arial" w:hAnsi="Arial" w:cs="Arial"/>
          <w:sz w:val="24"/>
          <w:szCs w:val="24"/>
        </w:rPr>
        <w:lastRenderedPageBreak/>
        <w:t>Joost sah sie an, „</w:t>
      </w:r>
      <w:commentRangeStart w:id="7654"/>
      <w:r w:rsidRPr="00944672">
        <w:rPr>
          <w:rFonts w:ascii="Arial" w:hAnsi="Arial" w:cs="Arial"/>
          <w:sz w:val="24"/>
          <w:szCs w:val="24"/>
        </w:rPr>
        <w:t>Du glaubst nicht an Zufall</w:t>
      </w:r>
      <w:commentRangeEnd w:id="7654"/>
      <w:r w:rsidR="00681C08">
        <w:rPr>
          <w:rStyle w:val="Kommentarzeichen"/>
        </w:rPr>
        <w:commentReference w:id="7654"/>
      </w:r>
      <w:r w:rsidRPr="00944672">
        <w:rPr>
          <w:rFonts w:ascii="Arial" w:hAnsi="Arial" w:cs="Arial"/>
          <w:sz w:val="24"/>
          <w:szCs w:val="24"/>
        </w:rPr>
        <w:t xml:space="preserve">?“ </w:t>
      </w:r>
    </w:p>
    <w:p w14:paraId="46C1FD62" w14:textId="77AE7E58"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„Nein, Thomas</w:t>
      </w:r>
      <w:del w:id="7655" w:author="Lektorat Bauer" w:date="2025-03-04T11:37:00Z" w16du:dateUtc="2025-03-04T10:37:00Z">
        <w:r w:rsidRPr="00944672" w:rsidDel="00681C08">
          <w:rPr>
            <w:rFonts w:ascii="Arial" w:hAnsi="Arial" w:cs="Arial"/>
            <w:sz w:val="24"/>
            <w:szCs w:val="24"/>
          </w:rPr>
          <w:delText>´</w:delText>
        </w:r>
      </w:del>
      <w:ins w:id="7656" w:author="Lektorat Bauer" w:date="2025-03-04T11:37:00Z" w16du:dateUtc="2025-03-04T10:37:00Z">
        <w:r w:rsidR="00681C08">
          <w:rPr>
            <w:rFonts w:ascii="Arial" w:hAnsi="Arial" w:cs="Arial"/>
            <w:sz w:val="24"/>
            <w:szCs w:val="24"/>
          </w:rPr>
          <w:t>’</w:t>
        </w:r>
      </w:ins>
      <w:r w:rsidRPr="00944672">
        <w:rPr>
          <w:rFonts w:ascii="Arial" w:hAnsi="Arial" w:cs="Arial"/>
          <w:sz w:val="24"/>
          <w:szCs w:val="24"/>
        </w:rPr>
        <w:t xml:space="preserve"> Haus bei Assen, wurde auch mit dem gleichen Material gesprengt.“</w:t>
      </w:r>
    </w:p>
    <w:p w14:paraId="786CEFFB" w14:textId="77777777" w:rsidR="00681C08" w:rsidRDefault="00944672" w:rsidP="00623B68">
      <w:pPr>
        <w:autoSpaceDE w:val="0"/>
        <w:autoSpaceDN w:val="0"/>
        <w:adjustRightInd w:val="0"/>
        <w:spacing w:after="0" w:line="360" w:lineRule="auto"/>
        <w:ind w:firstLine="227"/>
        <w:jc w:val="both"/>
        <w:rPr>
          <w:ins w:id="7657" w:author="Lektorat Bauer" w:date="2025-03-04T11:37:00Z" w16du:dateUtc="2025-03-04T10:37:00Z"/>
          <w:rFonts w:ascii="Arial" w:hAnsi="Arial" w:cs="Arial"/>
          <w:sz w:val="24"/>
          <w:szCs w:val="24"/>
        </w:rPr>
      </w:pPr>
      <w:r w:rsidRPr="00944672">
        <w:rPr>
          <w:rFonts w:ascii="Arial" w:hAnsi="Arial" w:cs="Arial"/>
          <w:sz w:val="24"/>
          <w:szCs w:val="24"/>
        </w:rPr>
        <w:t>„Ich merke, Du formulierst vorsichtig. Informationen, die ich nicht wissen darf?</w:t>
      </w:r>
      <w:del w:id="7658" w:author="Lektorat Bauer" w:date="2025-03-04T11:37:00Z" w16du:dateUtc="2025-03-04T10:37:00Z">
        <w:r w:rsidRPr="00944672" w:rsidDel="00681C08">
          <w:rPr>
            <w:rFonts w:ascii="Arial" w:hAnsi="Arial" w:cs="Arial"/>
            <w:sz w:val="24"/>
            <w:szCs w:val="24"/>
          </w:rPr>
          <w:delText>!</w:delText>
        </w:r>
      </w:del>
      <w:r w:rsidRPr="00944672">
        <w:rPr>
          <w:rFonts w:ascii="Arial" w:hAnsi="Arial" w:cs="Arial"/>
          <w:sz w:val="24"/>
          <w:szCs w:val="24"/>
        </w:rPr>
        <w:t xml:space="preserve">“ </w:t>
      </w:r>
    </w:p>
    <w:p w14:paraId="61519F0F" w14:textId="77777777" w:rsidR="00681C08" w:rsidRDefault="00944672" w:rsidP="00623B68">
      <w:pPr>
        <w:autoSpaceDE w:val="0"/>
        <w:autoSpaceDN w:val="0"/>
        <w:adjustRightInd w:val="0"/>
        <w:spacing w:after="0" w:line="360" w:lineRule="auto"/>
        <w:ind w:firstLine="227"/>
        <w:jc w:val="both"/>
        <w:rPr>
          <w:ins w:id="7659" w:author="Lektorat Bauer" w:date="2025-03-04T11:37:00Z" w16du:dateUtc="2025-03-04T10:37:00Z"/>
          <w:rFonts w:ascii="Arial" w:hAnsi="Arial" w:cs="Arial"/>
          <w:sz w:val="24"/>
          <w:szCs w:val="24"/>
        </w:rPr>
      </w:pPr>
      <w:r w:rsidRPr="00944672">
        <w:rPr>
          <w:rFonts w:ascii="Arial" w:hAnsi="Arial" w:cs="Arial"/>
          <w:sz w:val="24"/>
          <w:szCs w:val="24"/>
        </w:rPr>
        <w:t xml:space="preserve">„Ja leider. Sei nicht böse.“ </w:t>
      </w:r>
    </w:p>
    <w:p w14:paraId="57E8C77A" w14:textId="77777777" w:rsidR="00681C08" w:rsidRDefault="00944672" w:rsidP="00623B68">
      <w:pPr>
        <w:autoSpaceDE w:val="0"/>
        <w:autoSpaceDN w:val="0"/>
        <w:adjustRightInd w:val="0"/>
        <w:spacing w:after="0" w:line="360" w:lineRule="auto"/>
        <w:ind w:firstLine="227"/>
        <w:jc w:val="both"/>
        <w:rPr>
          <w:ins w:id="7660" w:author="Lektorat Bauer" w:date="2025-03-04T11:37:00Z" w16du:dateUtc="2025-03-04T10:37:00Z"/>
          <w:rFonts w:ascii="Arial" w:hAnsi="Arial" w:cs="Arial"/>
          <w:sz w:val="24"/>
          <w:szCs w:val="24"/>
        </w:rPr>
      </w:pPr>
      <w:r w:rsidRPr="00944672">
        <w:rPr>
          <w:rFonts w:ascii="Arial" w:hAnsi="Arial" w:cs="Arial"/>
          <w:sz w:val="24"/>
          <w:szCs w:val="24"/>
        </w:rPr>
        <w:t xml:space="preserve">„Alles gut. Ich weiß, dass das Gebäude wieder freigegeben wurde, und dass das Symposium trotzdem stattfinden wird. Die Referenten haben beschlossen, sich nicht einschüchtern zu lassen. Der Beginn ist auf 12:00 Uhr neu festgesetzt.“ </w:t>
      </w:r>
    </w:p>
    <w:p w14:paraId="1B227930" w14:textId="1AAC9E10"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„O</w:t>
      </w:r>
      <w:ins w:id="7661" w:author="Lektorat Bauer" w:date="2025-03-04T11:37:00Z" w16du:dateUtc="2025-03-04T10:37:00Z">
        <w:r w:rsidR="00681C08">
          <w:rPr>
            <w:rFonts w:ascii="Arial" w:hAnsi="Arial" w:cs="Arial"/>
            <w:sz w:val="24"/>
            <w:szCs w:val="24"/>
          </w:rPr>
          <w:t>k</w:t>
        </w:r>
      </w:ins>
      <w:del w:id="7662" w:author="Lektorat Bauer" w:date="2025-03-04T11:37:00Z" w16du:dateUtc="2025-03-04T10:37:00Z">
        <w:r w:rsidRPr="00944672" w:rsidDel="00681C08">
          <w:rPr>
            <w:rFonts w:ascii="Arial" w:hAnsi="Arial" w:cs="Arial"/>
            <w:sz w:val="24"/>
            <w:szCs w:val="24"/>
          </w:rPr>
          <w:delText>K</w:delText>
        </w:r>
      </w:del>
      <w:r w:rsidRPr="00944672">
        <w:rPr>
          <w:rFonts w:ascii="Arial" w:hAnsi="Arial" w:cs="Arial"/>
          <w:sz w:val="24"/>
          <w:szCs w:val="24"/>
        </w:rPr>
        <w:t>, dann trinken wir jetzt einen Kaffee, und wir tauschen Informationen aus.“</w:t>
      </w:r>
      <w:del w:id="7663" w:author="Lektorat Bauer" w:date="2025-03-04T11:37:00Z" w16du:dateUtc="2025-03-04T10:37:00Z">
        <w:r w:rsidRPr="00944672" w:rsidDel="00681C08">
          <w:rPr>
            <w:rFonts w:ascii="Arial" w:hAnsi="Arial" w:cs="Arial"/>
            <w:sz w:val="24"/>
            <w:szCs w:val="24"/>
          </w:rPr>
          <w:delText xml:space="preserve"> Damit gingen Sie zu einem Kaffee und sammelten sich.</w:delText>
        </w:r>
      </w:del>
    </w:p>
    <w:p w14:paraId="148FDF16"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6E6E0EC1"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0F38F20F"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16AAEB50"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Nach dem Ende des Symposiums waren beide froh, daran teilgenommen zu haben. Die Referenten wussten, dass auch Nicht-Wissenschaftler im Raum waren, und beantworteten alle Fragen geduldig. Auch Anique und Joost hatten reichlich Fragen gestellt. Einer der Referenten hatte sogar nachgefragt, ob die beiden als Dozenten arbeiten würden.</w:t>
      </w:r>
    </w:p>
    <w:p w14:paraId="361228F1"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Beide hatten fleißig mitgeschrieben, dann sie bekamen hier Informationen, die sie sonst hätten lange recherchieren müssen. Anique hatte sich von jedem Referenten auch die Kontaktdaten geben lassen.</w:t>
      </w:r>
    </w:p>
    <w:p w14:paraId="71B966F6" w14:textId="7EF41678"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Anschließend gingen die beiden zusammen </w:t>
      </w:r>
      <w:ins w:id="7664" w:author="Lektorat Bauer" w:date="2025-03-04T11:38:00Z" w16du:dateUtc="2025-03-04T10:38:00Z">
        <w:r w:rsidR="00681C08">
          <w:rPr>
            <w:rFonts w:ascii="Arial" w:hAnsi="Arial" w:cs="Arial"/>
            <w:sz w:val="24"/>
            <w:szCs w:val="24"/>
          </w:rPr>
          <w:t>e</w:t>
        </w:r>
      </w:ins>
      <w:del w:id="7665" w:author="Lektorat Bauer" w:date="2025-03-04T11:38:00Z" w16du:dateUtc="2025-03-04T10:38:00Z">
        <w:r w:rsidRPr="00944672" w:rsidDel="00681C08">
          <w:rPr>
            <w:rFonts w:ascii="Arial" w:hAnsi="Arial" w:cs="Arial"/>
            <w:sz w:val="24"/>
            <w:szCs w:val="24"/>
          </w:rPr>
          <w:delText>E</w:delText>
        </w:r>
      </w:del>
      <w:r w:rsidRPr="00944672">
        <w:rPr>
          <w:rFonts w:ascii="Arial" w:hAnsi="Arial" w:cs="Arial"/>
          <w:sz w:val="24"/>
          <w:szCs w:val="24"/>
        </w:rPr>
        <w:t>ssen und sprachen über die gewonnenen Informationen. Durch den Abgleich der Notizen ergab sich ein umfassendes Bild</w:t>
      </w:r>
      <w:del w:id="7666" w:author="Lektorat Bauer" w:date="2025-03-04T11:38:00Z" w16du:dateUtc="2025-03-04T10:38:00Z">
        <w:r w:rsidRPr="00944672" w:rsidDel="00681C08">
          <w:rPr>
            <w:rFonts w:ascii="Arial" w:hAnsi="Arial" w:cs="Arial"/>
            <w:sz w:val="24"/>
            <w:szCs w:val="24"/>
          </w:rPr>
          <w:delText xml:space="preserve">, so das beiden </w:delText>
        </w:r>
        <w:commentRangeStart w:id="7667"/>
        <w:r w:rsidRPr="00944672" w:rsidDel="00681C08">
          <w:rPr>
            <w:rFonts w:ascii="Arial" w:hAnsi="Arial" w:cs="Arial"/>
            <w:sz w:val="24"/>
            <w:szCs w:val="24"/>
          </w:rPr>
          <w:delText>jeweils</w:delText>
        </w:r>
      </w:del>
      <w:commentRangeEnd w:id="7667"/>
      <w:r w:rsidR="00681C08">
        <w:rPr>
          <w:rStyle w:val="Kommentarzeichen"/>
        </w:rPr>
        <w:commentReference w:id="7667"/>
      </w:r>
      <w:del w:id="7668" w:author="Lektorat Bauer" w:date="2025-03-04T11:38:00Z" w16du:dateUtc="2025-03-04T10:38:00Z">
        <w:r w:rsidRPr="00944672" w:rsidDel="00681C08">
          <w:rPr>
            <w:rFonts w:ascii="Arial" w:hAnsi="Arial" w:cs="Arial"/>
            <w:sz w:val="24"/>
            <w:szCs w:val="24"/>
          </w:rPr>
          <w:delText xml:space="preserve"> Notizen ergänzten</w:delText>
        </w:r>
      </w:del>
      <w:r w:rsidRPr="00944672">
        <w:rPr>
          <w:rFonts w:ascii="Arial" w:hAnsi="Arial" w:cs="Arial"/>
          <w:sz w:val="24"/>
          <w:szCs w:val="24"/>
        </w:rPr>
        <w:t>.</w:t>
      </w:r>
    </w:p>
    <w:p w14:paraId="70AFDB28"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Nach einem aufregenden Tag gingen die beiden schlafen. Sie hatten vereinbart, dass sie zusammen nach Den Haag fahren würden, um dort noch weitergehende Recherchen vorzunehmen. Für Joost würde ein Raum beim AIVD hergerichtet werden.</w:t>
      </w:r>
    </w:p>
    <w:p w14:paraId="25778E09"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7690B686"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28B728EB"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15A98B20"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p>
    <w:p w14:paraId="244B169B" w14:textId="3B0B7D12" w:rsidR="00944672" w:rsidRPr="00944672" w:rsidRDefault="00944672" w:rsidP="00623B68">
      <w:pPr>
        <w:autoSpaceDE w:val="0"/>
        <w:autoSpaceDN w:val="0"/>
        <w:adjustRightInd w:val="0"/>
        <w:spacing w:after="0" w:line="360" w:lineRule="auto"/>
        <w:jc w:val="both"/>
        <w:rPr>
          <w:rFonts w:ascii="Arial" w:hAnsi="Arial" w:cs="Arial"/>
          <w:sz w:val="24"/>
          <w:szCs w:val="24"/>
        </w:rPr>
      </w:pPr>
      <w:commentRangeStart w:id="7669"/>
      <w:commentRangeEnd w:id="7669"/>
      <w:r w:rsidRPr="00944672">
        <w:rPr>
          <w:rFonts w:ascii="Arial" w:hAnsi="Arial" w:cs="Arial"/>
          <w:sz w:val="24"/>
          <w:szCs w:val="24"/>
        </w:rPr>
        <w:commentReference w:id="7669"/>
      </w:r>
      <w:r w:rsidRPr="00944672">
        <w:rPr>
          <w:rFonts w:ascii="Arial" w:hAnsi="Arial" w:cs="Arial"/>
          <w:b/>
          <w:bCs/>
          <w:sz w:val="24"/>
          <w:szCs w:val="24"/>
        </w:rPr>
        <w:t xml:space="preserve">&gt;&gt;&gt; Groningen, 09. Juli 2014, </w:t>
      </w:r>
      <w:ins w:id="7670" w:author="Lektorat Bauer" w:date="2025-03-04T11:38:00Z" w16du:dateUtc="2025-03-04T10:38:00Z">
        <w:r w:rsidR="00681C08">
          <w:rPr>
            <w:rFonts w:ascii="Arial" w:hAnsi="Arial" w:cs="Arial"/>
            <w:b/>
            <w:bCs/>
            <w:noProof/>
            <w:sz w:val="24"/>
            <w:szCs w:val="24"/>
          </w:rPr>
          <w:t>a</w:t>
        </w:r>
      </w:ins>
      <w:del w:id="7671" w:author="Lektorat Bauer" w:date="2025-03-04T11:38:00Z" w16du:dateUtc="2025-03-04T10:38:00Z">
        <w:r w:rsidRPr="00944672" w:rsidDel="00681C08">
          <w:rPr>
            <w:rFonts w:ascii="Arial" w:hAnsi="Arial" w:cs="Arial"/>
            <w:b/>
            <w:bCs/>
            <w:noProof/>
            <w:sz w:val="24"/>
            <w:szCs w:val="24"/>
          </w:rPr>
          <w:delText>A</w:delText>
        </w:r>
      </w:del>
      <w:r w:rsidRPr="00944672">
        <w:rPr>
          <w:rFonts w:ascii="Arial" w:hAnsi="Arial" w:cs="Arial"/>
          <w:b/>
          <w:bCs/>
          <w:noProof/>
          <w:sz w:val="24"/>
          <w:szCs w:val="24"/>
        </w:rPr>
        <w:t>bends</w:t>
      </w:r>
      <w:r w:rsidRPr="00944672">
        <w:rPr>
          <w:rFonts w:ascii="Arial" w:hAnsi="Arial" w:cs="Arial"/>
          <w:b/>
          <w:bCs/>
          <w:sz w:val="24"/>
          <w:szCs w:val="24"/>
        </w:rPr>
        <w:t xml:space="preserve"> im Zimmer von Anique &lt;&lt;&lt;</w:t>
      </w:r>
    </w:p>
    <w:p w14:paraId="6FAEF2D3"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Die Geschehnisse des Tages hatten Anique daran erinnert, dass Thomas ihr damals ein Geheimnis anvertraut und ihr einen USB-Stick ‚für später‘ überlassen hatte.</w:t>
      </w:r>
    </w:p>
    <w:p w14:paraId="25A68389" w14:textId="17B6BF7E"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Anique hatte den Stick in einem Geheimfach in </w:t>
      </w:r>
      <w:ins w:id="7672" w:author="Lektorat Bauer" w:date="2025-03-04T11:38:00Z" w16du:dateUtc="2025-03-04T10:38:00Z">
        <w:r w:rsidR="00950978">
          <w:rPr>
            <w:rFonts w:ascii="Arial" w:hAnsi="Arial" w:cs="Arial"/>
            <w:sz w:val="24"/>
            <w:szCs w:val="24"/>
          </w:rPr>
          <w:t>i</w:t>
        </w:r>
      </w:ins>
      <w:del w:id="7673" w:author="Lektorat Bauer" w:date="2025-03-04T11:38:00Z" w16du:dateUtc="2025-03-04T10:38:00Z">
        <w:r w:rsidRPr="00944672" w:rsidDel="00950978">
          <w:rPr>
            <w:rFonts w:ascii="Arial" w:hAnsi="Arial" w:cs="Arial"/>
            <w:sz w:val="24"/>
            <w:szCs w:val="24"/>
          </w:rPr>
          <w:delText>I</w:delText>
        </w:r>
      </w:del>
      <w:r w:rsidRPr="00944672">
        <w:rPr>
          <w:rFonts w:ascii="Arial" w:hAnsi="Arial" w:cs="Arial"/>
          <w:sz w:val="24"/>
          <w:szCs w:val="24"/>
        </w:rPr>
        <w:t>hrer Handtasche</w:t>
      </w:r>
      <w:ins w:id="7674" w:author="Lektorat Bauer" w:date="2025-03-04T11:38:00Z" w16du:dateUtc="2025-03-04T10:38:00Z">
        <w:r w:rsidR="00950978">
          <w:rPr>
            <w:rFonts w:ascii="Arial" w:hAnsi="Arial" w:cs="Arial"/>
            <w:sz w:val="24"/>
            <w:szCs w:val="24"/>
          </w:rPr>
          <w:t xml:space="preserve"> aufbewahrt</w:t>
        </w:r>
      </w:ins>
      <w:r w:rsidRPr="00944672">
        <w:rPr>
          <w:rFonts w:ascii="Arial" w:hAnsi="Arial" w:cs="Arial"/>
          <w:sz w:val="24"/>
          <w:szCs w:val="24"/>
        </w:rPr>
        <w:t xml:space="preserve"> und </w:t>
      </w:r>
      <w:del w:id="7675" w:author="Lektorat Bauer" w:date="2025-03-04T11:38:00Z" w16du:dateUtc="2025-03-04T10:38:00Z">
        <w:r w:rsidRPr="00944672" w:rsidDel="00950978">
          <w:rPr>
            <w:rFonts w:ascii="Arial" w:hAnsi="Arial" w:cs="Arial"/>
            <w:sz w:val="24"/>
            <w:szCs w:val="24"/>
          </w:rPr>
          <w:delText xml:space="preserve">nahm </w:delText>
        </w:r>
      </w:del>
      <w:ins w:id="7676" w:author="Lektorat Bauer" w:date="2025-03-04T11:38:00Z" w16du:dateUtc="2025-03-04T10:38:00Z">
        <w:r w:rsidR="00950978">
          <w:rPr>
            <w:rFonts w:ascii="Arial" w:hAnsi="Arial" w:cs="Arial"/>
            <w:sz w:val="24"/>
            <w:szCs w:val="24"/>
          </w:rPr>
          <w:t>kramte ihn</w:t>
        </w:r>
        <w:r w:rsidR="00950978" w:rsidRPr="00944672">
          <w:rPr>
            <w:rFonts w:ascii="Arial" w:hAnsi="Arial" w:cs="Arial"/>
            <w:sz w:val="24"/>
            <w:szCs w:val="24"/>
          </w:rPr>
          <w:t xml:space="preserve"> </w:t>
        </w:r>
      </w:ins>
      <w:del w:id="7677" w:author="Lektorat Bauer" w:date="2025-03-04T11:39:00Z" w16du:dateUtc="2025-03-04T10:39:00Z">
        <w:r w:rsidRPr="00944672" w:rsidDel="00950978">
          <w:rPr>
            <w:rFonts w:ascii="Arial" w:hAnsi="Arial" w:cs="Arial"/>
            <w:sz w:val="24"/>
            <w:szCs w:val="24"/>
          </w:rPr>
          <w:delText>diesen jetzt heraus</w:delText>
        </w:r>
      </w:del>
      <w:ins w:id="7678" w:author="Lektorat Bauer" w:date="2025-03-04T11:39:00Z" w16du:dateUtc="2025-03-04T10:39:00Z">
        <w:r w:rsidR="00950978">
          <w:rPr>
            <w:rFonts w:ascii="Arial" w:hAnsi="Arial" w:cs="Arial"/>
            <w:sz w:val="24"/>
            <w:szCs w:val="24"/>
          </w:rPr>
          <w:t>hervor</w:t>
        </w:r>
      </w:ins>
      <w:r w:rsidRPr="00944672">
        <w:rPr>
          <w:rFonts w:ascii="Arial" w:hAnsi="Arial" w:cs="Arial"/>
          <w:sz w:val="24"/>
          <w:szCs w:val="24"/>
        </w:rPr>
        <w:t>.</w:t>
      </w:r>
    </w:p>
    <w:p w14:paraId="0010F46B" w14:textId="1482C39A"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Thomas hatte </w:t>
      </w:r>
      <w:del w:id="7679" w:author="Lektorat Bauer" w:date="2025-03-04T11:44:00Z" w16du:dateUtc="2025-03-04T10:44:00Z">
        <w:r w:rsidRPr="00944672" w:rsidDel="00071EA0">
          <w:rPr>
            <w:rFonts w:ascii="Arial" w:hAnsi="Arial" w:cs="Arial"/>
            <w:sz w:val="24"/>
            <w:szCs w:val="24"/>
          </w:rPr>
          <w:delText>I</w:delText>
        </w:r>
      </w:del>
      <w:ins w:id="7680" w:author="Lektorat Bauer" w:date="2025-03-04T11:44:00Z" w16du:dateUtc="2025-03-04T10:44:00Z">
        <w:r w:rsidR="00071EA0">
          <w:rPr>
            <w:rFonts w:ascii="Arial" w:hAnsi="Arial" w:cs="Arial"/>
            <w:sz w:val="24"/>
            <w:szCs w:val="24"/>
          </w:rPr>
          <w:t>i</w:t>
        </w:r>
      </w:ins>
      <w:r w:rsidRPr="00944672">
        <w:rPr>
          <w:rFonts w:ascii="Arial" w:hAnsi="Arial" w:cs="Arial"/>
          <w:sz w:val="24"/>
          <w:szCs w:val="24"/>
        </w:rPr>
        <w:t xml:space="preserve">hr gesagt, </w:t>
      </w:r>
      <w:commentRangeStart w:id="7681"/>
      <w:r w:rsidRPr="00944672">
        <w:rPr>
          <w:rFonts w:ascii="Arial" w:hAnsi="Arial" w:cs="Arial"/>
          <w:sz w:val="24"/>
          <w:szCs w:val="24"/>
        </w:rPr>
        <w:t xml:space="preserve">dass mit dem Stick eine Mail verschickt werden würde, und diese </w:t>
      </w:r>
      <w:del w:id="7682" w:author="Lektorat Bauer" w:date="2025-03-04T11:44:00Z" w16du:dateUtc="2025-03-04T10:44:00Z">
        <w:r w:rsidRPr="00944672" w:rsidDel="00071EA0">
          <w:rPr>
            <w:rFonts w:ascii="Arial" w:hAnsi="Arial" w:cs="Arial"/>
            <w:sz w:val="24"/>
            <w:szCs w:val="24"/>
          </w:rPr>
          <w:delText xml:space="preserve">musste </w:delText>
        </w:r>
      </w:del>
      <w:r w:rsidRPr="00944672">
        <w:rPr>
          <w:rFonts w:ascii="Arial" w:hAnsi="Arial" w:cs="Arial"/>
          <w:sz w:val="24"/>
          <w:szCs w:val="24"/>
        </w:rPr>
        <w:t>von Ihrem beruflichen Account verschickt werden</w:t>
      </w:r>
      <w:ins w:id="7683" w:author="Lektorat Bauer" w:date="2025-03-04T11:44:00Z" w16du:dateUtc="2025-03-04T10:44:00Z">
        <w:r w:rsidR="00071EA0">
          <w:rPr>
            <w:rFonts w:ascii="Arial" w:hAnsi="Arial" w:cs="Arial"/>
            <w:sz w:val="24"/>
            <w:szCs w:val="24"/>
          </w:rPr>
          <w:t xml:space="preserve"> musste</w:t>
        </w:r>
      </w:ins>
      <w:r w:rsidRPr="00944672">
        <w:rPr>
          <w:rFonts w:ascii="Arial" w:hAnsi="Arial" w:cs="Arial"/>
          <w:sz w:val="24"/>
          <w:szCs w:val="24"/>
        </w:rPr>
        <w:t>.</w:t>
      </w:r>
      <w:commentRangeEnd w:id="7681"/>
      <w:r w:rsidR="00071EA0">
        <w:rPr>
          <w:rStyle w:val="Kommentarzeichen"/>
        </w:rPr>
        <w:commentReference w:id="7681"/>
      </w:r>
    </w:p>
    <w:p w14:paraId="257D5197" w14:textId="37C1E93D"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del w:id="7684" w:author="Lektorat Bauer" w:date="2025-03-04T11:41:00Z" w16du:dateUtc="2025-03-04T10:41:00Z">
        <w:r w:rsidRPr="00944672" w:rsidDel="00071EA0">
          <w:rPr>
            <w:rFonts w:ascii="Arial" w:hAnsi="Arial" w:cs="Arial"/>
            <w:sz w:val="24"/>
            <w:szCs w:val="24"/>
          </w:rPr>
          <w:delText>Mit dieser Information</w:delText>
        </w:r>
      </w:del>
      <w:ins w:id="7685" w:author="Lektorat Bauer" w:date="2025-03-04T11:41:00Z" w16du:dateUtc="2025-03-04T10:41:00Z">
        <w:r w:rsidR="00071EA0">
          <w:rPr>
            <w:rFonts w:ascii="Arial" w:hAnsi="Arial" w:cs="Arial"/>
            <w:sz w:val="24"/>
            <w:szCs w:val="24"/>
          </w:rPr>
          <w:t>Daher</w:t>
        </w:r>
      </w:ins>
      <w:r w:rsidRPr="00944672">
        <w:rPr>
          <w:rFonts w:ascii="Arial" w:hAnsi="Arial" w:cs="Arial"/>
          <w:sz w:val="24"/>
          <w:szCs w:val="24"/>
        </w:rPr>
        <w:t xml:space="preserve"> war davon auszugehen, dass Thomas</w:t>
      </w:r>
      <w:del w:id="7686" w:author="Lektorat Bauer" w:date="2025-03-04T11:41:00Z" w16du:dateUtc="2025-03-04T10:41:00Z">
        <w:r w:rsidRPr="00944672" w:rsidDel="00071EA0">
          <w:rPr>
            <w:rFonts w:ascii="Arial" w:hAnsi="Arial" w:cs="Arial"/>
            <w:sz w:val="24"/>
            <w:szCs w:val="24"/>
          </w:rPr>
          <w:delText>‘</w:delText>
        </w:r>
      </w:del>
      <w:ins w:id="7687" w:author="Lektorat Bauer" w:date="2025-03-04T11:41:00Z" w16du:dateUtc="2025-03-04T10:41:00Z">
        <w:r w:rsidR="00071EA0">
          <w:rPr>
            <w:rFonts w:ascii="Arial" w:hAnsi="Arial" w:cs="Arial"/>
            <w:sz w:val="24"/>
            <w:szCs w:val="24"/>
          </w:rPr>
          <w:t>’</w:t>
        </w:r>
      </w:ins>
      <w:r w:rsidRPr="00944672">
        <w:rPr>
          <w:rFonts w:ascii="Arial" w:hAnsi="Arial" w:cs="Arial"/>
          <w:sz w:val="24"/>
          <w:szCs w:val="24"/>
        </w:rPr>
        <w:t xml:space="preserve"> Stick einen Virus initiieren würde, der selektive Daten von ihrem Rechner auslesen und versenden würde.</w:t>
      </w:r>
    </w:p>
    <w:p w14:paraId="53AFC17B"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Wenn Sie den USB-Stick aktivieren würde, würde sie damit gegen alle Sicherheitsprotokolle verstoßen.</w:t>
      </w:r>
    </w:p>
    <w:p w14:paraId="189E78EF"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Sie kannte Thomas lange genug und vertraute ihm, daher ging sie davon aus, dass Thomas einen geheimen Speicherort für sie vorbereitet hatte, und so begann sie, den Stick zu aktivieren.</w:t>
      </w:r>
    </w:p>
    <w:p w14:paraId="129215DC"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Ihr Laptop erkannte den Stick und meldete gleichzeitig einen Virus. Anique bestätigte, dass Sie offline und damit nicht mit dem Dienstnetz verbunden war.</w:t>
      </w:r>
    </w:p>
    <w:p w14:paraId="095D52C5"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Auf dem Bildschirm öffnete sich ein DOS-Fenster und ein Text etablierte sich.</w:t>
      </w:r>
    </w:p>
    <w:p w14:paraId="5C3D0BBC"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Hallo Anique,</w:t>
      </w:r>
      <w:del w:id="7688" w:author="Lektorat Bauer" w:date="2025-03-04T11:41:00Z" w16du:dateUtc="2025-03-04T10:41:00Z">
        <w:r w:rsidRPr="00944672" w:rsidDel="00071EA0">
          <w:rPr>
            <w:rFonts w:ascii="Arial" w:hAnsi="Arial" w:cs="Arial"/>
            <w:sz w:val="24"/>
            <w:szCs w:val="24"/>
          </w:rPr>
          <w:delText xml:space="preserve"> </w:delText>
        </w:r>
      </w:del>
      <w:r w:rsidRPr="00944672">
        <w:rPr>
          <w:rFonts w:ascii="Arial" w:hAnsi="Arial" w:cs="Arial"/>
          <w:sz w:val="24"/>
          <w:szCs w:val="24"/>
        </w:rPr>
        <w:t>***</w:t>
      </w:r>
    </w:p>
    <w:p w14:paraId="2CF7FFAB"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zumindest hoffe Ich#, dass Du AnIqUe bist ***</w:t>
      </w:r>
    </w:p>
    <w:p w14:paraId="41180AD4"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um diese Datei zu aktivieren, ***</w:t>
      </w:r>
    </w:p>
    <w:p w14:paraId="52643A56"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muss ein Kennwort eingegeben werden. ***</w:t>
      </w:r>
    </w:p>
    <w:p w14:paraId="6A1ECE7B"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 – - – - – - – - – - – - – - – </w:t>
      </w:r>
    </w:p>
    <w:p w14:paraId="3AE42B56"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Bitte Kennwort eingeben: _  ***</w:t>
      </w:r>
    </w:p>
    <w:p w14:paraId="5E5F563C"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0A7C2D64" w14:textId="6A8BC573"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Der Cursor blinkte</w:t>
      </w:r>
      <w:del w:id="7689" w:author="Lektorat Bauer" w:date="2025-03-04T11:41:00Z" w16du:dateUtc="2025-03-04T10:41:00Z">
        <w:r w:rsidRPr="00944672" w:rsidDel="00071EA0">
          <w:rPr>
            <w:rFonts w:ascii="Arial" w:hAnsi="Arial" w:cs="Arial"/>
            <w:sz w:val="24"/>
            <w:szCs w:val="24"/>
          </w:rPr>
          <w:delText xml:space="preserve"> und es war klar, dass jetzt das Kennwort eingegeben werden sollte</w:delText>
        </w:r>
      </w:del>
      <w:r w:rsidRPr="00944672">
        <w:rPr>
          <w:rFonts w:ascii="Arial" w:hAnsi="Arial" w:cs="Arial"/>
          <w:sz w:val="24"/>
          <w:szCs w:val="24"/>
        </w:rPr>
        <w:t xml:space="preserve">. Da Anique das Kennwort </w:t>
      </w:r>
      <w:del w:id="7690" w:author="Lektorat Bauer" w:date="2025-03-04T11:42:00Z" w16du:dateUtc="2025-03-04T10:42:00Z">
        <w:r w:rsidRPr="00944672" w:rsidDel="00071EA0">
          <w:rPr>
            <w:rFonts w:ascii="Arial" w:hAnsi="Arial" w:cs="Arial"/>
            <w:sz w:val="24"/>
            <w:szCs w:val="24"/>
          </w:rPr>
          <w:delText xml:space="preserve">aber </w:delText>
        </w:r>
      </w:del>
      <w:r w:rsidRPr="00944672">
        <w:rPr>
          <w:rFonts w:ascii="Arial" w:hAnsi="Arial" w:cs="Arial"/>
          <w:sz w:val="24"/>
          <w:szCs w:val="24"/>
        </w:rPr>
        <w:t xml:space="preserve">nicht wusste, war </w:t>
      </w:r>
      <w:del w:id="7691" w:author="Lektorat Bauer" w:date="2025-03-04T11:42:00Z" w16du:dateUtc="2025-03-04T10:42:00Z">
        <w:r w:rsidRPr="00944672" w:rsidDel="00071EA0">
          <w:rPr>
            <w:rFonts w:ascii="Arial" w:hAnsi="Arial" w:cs="Arial"/>
            <w:sz w:val="24"/>
            <w:szCs w:val="24"/>
          </w:rPr>
          <w:delText xml:space="preserve">ebenfalls </w:delText>
        </w:r>
      </w:del>
      <w:r w:rsidRPr="00944672">
        <w:rPr>
          <w:rFonts w:ascii="Arial" w:hAnsi="Arial" w:cs="Arial"/>
          <w:sz w:val="24"/>
          <w:szCs w:val="24"/>
        </w:rPr>
        <w:t xml:space="preserve">klar, dass der Tipp im Text stand. Thomas und sie hatte immer wieder gern Verschlüsselungen geknackt. </w:t>
      </w:r>
      <w:del w:id="7692" w:author="Lektorat Bauer" w:date="2025-03-04T11:42:00Z" w16du:dateUtc="2025-03-04T10:42:00Z">
        <w:r w:rsidRPr="00944672" w:rsidDel="00071EA0">
          <w:rPr>
            <w:rFonts w:ascii="Arial" w:hAnsi="Arial" w:cs="Arial"/>
            <w:sz w:val="24"/>
            <w:szCs w:val="24"/>
          </w:rPr>
          <w:delText xml:space="preserve">Damit war klar, dass dieses </w:delText>
        </w:r>
      </w:del>
      <w:ins w:id="7693" w:author="Lektorat Bauer" w:date="2025-03-04T11:42:00Z" w16du:dateUtc="2025-03-04T10:42:00Z">
        <w:r w:rsidR="00071EA0">
          <w:rPr>
            <w:rFonts w:ascii="Arial" w:hAnsi="Arial" w:cs="Arial"/>
            <w:sz w:val="24"/>
            <w:szCs w:val="24"/>
          </w:rPr>
          <w:t xml:space="preserve">Das </w:t>
        </w:r>
      </w:ins>
      <w:r w:rsidRPr="00944672">
        <w:rPr>
          <w:rFonts w:ascii="Arial" w:hAnsi="Arial" w:cs="Arial"/>
          <w:sz w:val="24"/>
          <w:szCs w:val="24"/>
        </w:rPr>
        <w:t xml:space="preserve">Kennwort </w:t>
      </w:r>
      <w:ins w:id="7694" w:author="Lektorat Bauer" w:date="2025-03-04T11:42:00Z" w16du:dateUtc="2025-03-04T10:42:00Z">
        <w:r w:rsidR="00071EA0">
          <w:rPr>
            <w:rFonts w:ascii="Arial" w:hAnsi="Arial" w:cs="Arial"/>
            <w:sz w:val="24"/>
            <w:szCs w:val="24"/>
          </w:rPr>
          <w:t xml:space="preserve">musste </w:t>
        </w:r>
      </w:ins>
      <w:r w:rsidRPr="00944672">
        <w:rPr>
          <w:rFonts w:ascii="Arial" w:hAnsi="Arial" w:cs="Arial"/>
          <w:sz w:val="24"/>
          <w:szCs w:val="24"/>
        </w:rPr>
        <w:t xml:space="preserve">so gewählt </w:t>
      </w:r>
      <w:del w:id="7695" w:author="Lektorat Bauer" w:date="2025-03-04T11:42:00Z" w16du:dateUtc="2025-03-04T10:42:00Z">
        <w:r w:rsidRPr="00944672" w:rsidDel="00071EA0">
          <w:rPr>
            <w:rFonts w:ascii="Arial" w:hAnsi="Arial" w:cs="Arial"/>
            <w:sz w:val="24"/>
            <w:szCs w:val="24"/>
          </w:rPr>
          <w:delText>war</w:delText>
        </w:r>
      </w:del>
      <w:ins w:id="7696" w:author="Lektorat Bauer" w:date="2025-03-04T11:42:00Z" w16du:dateUtc="2025-03-04T10:42:00Z">
        <w:r w:rsidR="00071EA0">
          <w:rPr>
            <w:rFonts w:ascii="Arial" w:hAnsi="Arial" w:cs="Arial"/>
            <w:sz w:val="24"/>
            <w:szCs w:val="24"/>
          </w:rPr>
          <w:t>sein</w:t>
        </w:r>
      </w:ins>
      <w:r w:rsidRPr="00944672">
        <w:rPr>
          <w:rFonts w:ascii="Arial" w:hAnsi="Arial" w:cs="Arial"/>
          <w:sz w:val="24"/>
          <w:szCs w:val="24"/>
        </w:rPr>
        <w:t>, dass Anique es lösen konnte</w:t>
      </w:r>
      <w:ins w:id="7697" w:author="Lektorat Bauer" w:date="2025-03-04T11:42:00Z" w16du:dateUtc="2025-03-04T10:42:00Z">
        <w:r w:rsidR="00071EA0">
          <w:rPr>
            <w:rFonts w:ascii="Arial" w:hAnsi="Arial" w:cs="Arial"/>
            <w:sz w:val="24"/>
            <w:szCs w:val="24"/>
          </w:rPr>
          <w:t>,</w:t>
        </w:r>
      </w:ins>
      <w:r w:rsidRPr="00944672">
        <w:rPr>
          <w:rFonts w:ascii="Arial" w:hAnsi="Arial" w:cs="Arial"/>
          <w:sz w:val="24"/>
          <w:szCs w:val="24"/>
        </w:rPr>
        <w:t xml:space="preserve"> aber niemand sonst.</w:t>
      </w:r>
    </w:p>
    <w:p w14:paraId="58E616E4" w14:textId="2351907F"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 Das Problem war nur, dass Anique keine Ahnung hatte, was</w:t>
      </w:r>
      <w:ins w:id="7698" w:author="Lektorat Bauer" w:date="2025-03-04T11:42:00Z" w16du:dateUtc="2025-03-04T10:42:00Z">
        <w:r w:rsidR="00071EA0">
          <w:rPr>
            <w:rFonts w:ascii="Arial" w:hAnsi="Arial" w:cs="Arial"/>
            <w:sz w:val="24"/>
            <w:szCs w:val="24"/>
          </w:rPr>
          <w:t xml:space="preserve"> er</w:t>
        </w:r>
      </w:ins>
      <w:r w:rsidRPr="00944672">
        <w:rPr>
          <w:rFonts w:ascii="Arial" w:hAnsi="Arial" w:cs="Arial"/>
          <w:sz w:val="24"/>
          <w:szCs w:val="24"/>
        </w:rPr>
        <w:t xml:space="preserve"> von </w:t>
      </w:r>
      <w:ins w:id="7699" w:author="Lektorat Bauer" w:date="2025-03-04T11:42:00Z" w16du:dateUtc="2025-03-04T10:42:00Z">
        <w:r w:rsidR="00071EA0">
          <w:rPr>
            <w:rFonts w:ascii="Arial" w:hAnsi="Arial" w:cs="Arial"/>
            <w:sz w:val="24"/>
            <w:szCs w:val="24"/>
          </w:rPr>
          <w:t>i</w:t>
        </w:r>
      </w:ins>
      <w:del w:id="7700" w:author="Lektorat Bauer" w:date="2025-03-04T11:42:00Z" w16du:dateUtc="2025-03-04T10:42:00Z">
        <w:r w:rsidRPr="00944672" w:rsidDel="00071EA0">
          <w:rPr>
            <w:rFonts w:ascii="Arial" w:hAnsi="Arial" w:cs="Arial"/>
            <w:sz w:val="24"/>
            <w:szCs w:val="24"/>
          </w:rPr>
          <w:delText>I</w:delText>
        </w:r>
      </w:del>
      <w:r w:rsidRPr="00944672">
        <w:rPr>
          <w:rFonts w:ascii="Arial" w:hAnsi="Arial" w:cs="Arial"/>
          <w:sz w:val="24"/>
          <w:szCs w:val="24"/>
        </w:rPr>
        <w:t>hr wollte.</w:t>
      </w:r>
    </w:p>
    <w:p w14:paraId="0E090033"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Anique sah sich den Text einmal genauer an und stellte fest, dass zwei Fehler im Text waren:</w:t>
      </w:r>
    </w:p>
    <w:p w14:paraId="0A595010"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commentRangeStart w:id="7701"/>
      <w:r w:rsidRPr="00944672">
        <w:rPr>
          <w:rFonts w:ascii="Arial" w:hAnsi="Arial" w:cs="Arial"/>
          <w:sz w:val="24"/>
          <w:szCs w:val="24"/>
        </w:rPr>
        <w:t>1. Ich#</w:t>
      </w:r>
    </w:p>
    <w:p w14:paraId="1F613DBF"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2. AnIqUe</w:t>
      </w:r>
    </w:p>
    <w:p w14:paraId="708A8A3F"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3. Die Trennlinie war 16 Zeichen lang.</w:t>
      </w:r>
    </w:p>
    <w:p w14:paraId="0DE68621"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4. Die Trennlinie bestand aus zwei verschiedenen Zeichen.</w:t>
      </w:r>
    </w:p>
    <w:p w14:paraId="5FB4618D"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260F3597" w14:textId="5729C672"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 xml:space="preserve">Dann musste Sie lächeln, die Aufgabe war leicht zu lösen. Element vier war die falsche Spur, um </w:t>
      </w:r>
      <w:del w:id="7702" w:author="Lektorat Bauer" w:date="2025-03-04T11:42:00Z" w16du:dateUtc="2025-03-04T10:42:00Z">
        <w:r w:rsidRPr="00944672" w:rsidDel="00071EA0">
          <w:rPr>
            <w:rFonts w:ascii="Arial" w:hAnsi="Arial" w:cs="Arial"/>
            <w:sz w:val="24"/>
            <w:szCs w:val="24"/>
          </w:rPr>
          <w:delText xml:space="preserve">die </w:delText>
        </w:r>
      </w:del>
      <w:r w:rsidRPr="00944672">
        <w:rPr>
          <w:rFonts w:ascii="Arial" w:hAnsi="Arial" w:cs="Arial"/>
          <w:sz w:val="24"/>
          <w:szCs w:val="24"/>
        </w:rPr>
        <w:t xml:space="preserve">fremde Nutzer auf die falsche </w:t>
      </w:r>
      <w:del w:id="7703" w:author="Lektorat Bauer" w:date="2025-03-04T11:42:00Z" w16du:dateUtc="2025-03-04T10:42:00Z">
        <w:r w:rsidRPr="00944672" w:rsidDel="00071EA0">
          <w:rPr>
            <w:rFonts w:ascii="Arial" w:hAnsi="Arial" w:cs="Arial"/>
            <w:sz w:val="24"/>
            <w:szCs w:val="24"/>
          </w:rPr>
          <w:delText xml:space="preserve">Spur </w:delText>
        </w:r>
      </w:del>
      <w:ins w:id="7704" w:author="Lektorat Bauer" w:date="2025-03-04T11:42:00Z" w16du:dateUtc="2025-03-04T10:42:00Z">
        <w:r w:rsidR="00071EA0">
          <w:rPr>
            <w:rFonts w:ascii="Arial" w:hAnsi="Arial" w:cs="Arial"/>
            <w:sz w:val="24"/>
            <w:szCs w:val="24"/>
          </w:rPr>
          <w:t>Fährte</w:t>
        </w:r>
        <w:r w:rsidR="00071EA0" w:rsidRPr="00944672">
          <w:rPr>
            <w:rFonts w:ascii="Arial" w:hAnsi="Arial" w:cs="Arial"/>
            <w:sz w:val="24"/>
            <w:szCs w:val="24"/>
          </w:rPr>
          <w:t xml:space="preserve"> </w:t>
        </w:r>
      </w:ins>
      <w:r w:rsidRPr="00944672">
        <w:rPr>
          <w:rFonts w:ascii="Arial" w:hAnsi="Arial" w:cs="Arial"/>
          <w:sz w:val="24"/>
          <w:szCs w:val="24"/>
        </w:rPr>
        <w:t xml:space="preserve">zu locken. </w:t>
      </w:r>
    </w:p>
    <w:p w14:paraId="3087B3C1"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Entscheidend war die Kettenlänge. </w:t>
      </w:r>
    </w:p>
    <w:p w14:paraId="6107BB0B"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Sie nahm sich einen Zettel und schrieb: T   h   o  m  a  s  #  A  n   I   q  U  e</w:t>
      </w:r>
    </w:p>
    <w:p w14:paraId="009F7D3A"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0193C096"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 xml:space="preserve">Dann nahm sie sich Ihren Rechner und öffnete die Umrechnungstabellen. Unter die Buchstaben schrieb sie: </w:t>
      </w:r>
    </w:p>
    <w:p w14:paraId="1C4FFBE9"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54 68 6F 6D 61 73 23 41 6E 49 71 55 65</w:t>
      </w:r>
      <w:commentRangeEnd w:id="7701"/>
      <w:r w:rsidR="003150C5">
        <w:rPr>
          <w:rStyle w:val="Kommentarzeichen"/>
        </w:rPr>
        <w:commentReference w:id="7701"/>
      </w:r>
    </w:p>
    <w:p w14:paraId="437FC836"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Sorgfältig tippte sie den Code ein und drückte, nach kurzem Zögern, ‚Enter‘.</w:t>
      </w:r>
    </w:p>
    <w:p w14:paraId="18309167"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Der Bildschirm wurde schwarz. Dann erschien ein weiteres Textfeld: GAME OVER</w:t>
      </w:r>
    </w:p>
    <w:p w14:paraId="1A46ED0B" w14:textId="0DE804F1"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Ein weiteres Bild erschien, ein Totenkopf</w:t>
      </w:r>
      <w:ins w:id="7705" w:author="Lektorat Bauer" w:date="2025-03-04T11:43:00Z" w16du:dateUtc="2025-03-04T10:43:00Z">
        <w:r w:rsidR="00071EA0">
          <w:rPr>
            <w:rFonts w:ascii="Arial" w:hAnsi="Arial" w:cs="Arial"/>
            <w:sz w:val="24"/>
            <w:szCs w:val="24"/>
          </w:rPr>
          <w:t>,</w:t>
        </w:r>
      </w:ins>
      <w:r w:rsidRPr="00944672">
        <w:rPr>
          <w:rFonts w:ascii="Arial" w:hAnsi="Arial" w:cs="Arial"/>
          <w:sz w:val="24"/>
          <w:szCs w:val="24"/>
        </w:rPr>
        <w:t xml:space="preserve"> dem Tränen über die Wangen liefen.</w:t>
      </w:r>
    </w:p>
    <w:p w14:paraId="2E00838F" w14:textId="7F1F87C3"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Das Bild zerfloss, dann wurde der Bildschirm wieder dunkel und </w:t>
      </w:r>
      <w:del w:id="7706" w:author="Lektorat Bauer" w:date="2025-03-04T11:43:00Z" w16du:dateUtc="2025-03-04T10:43:00Z">
        <w:r w:rsidRPr="00944672" w:rsidDel="00071EA0">
          <w:rPr>
            <w:rFonts w:ascii="Arial" w:hAnsi="Arial" w:cs="Arial"/>
            <w:sz w:val="24"/>
            <w:szCs w:val="24"/>
          </w:rPr>
          <w:delText xml:space="preserve">das </w:delText>
        </w:r>
      </w:del>
      <w:ins w:id="7707" w:author="Lektorat Bauer" w:date="2025-03-04T11:43:00Z" w16du:dateUtc="2025-03-04T10:43:00Z">
        <w:r w:rsidR="00071EA0">
          <w:rPr>
            <w:rFonts w:ascii="Arial" w:hAnsi="Arial" w:cs="Arial"/>
            <w:sz w:val="24"/>
            <w:szCs w:val="24"/>
          </w:rPr>
          <w:t>der</w:t>
        </w:r>
        <w:r w:rsidR="00071EA0" w:rsidRPr="00944672">
          <w:rPr>
            <w:rFonts w:ascii="Arial" w:hAnsi="Arial" w:cs="Arial"/>
            <w:sz w:val="24"/>
            <w:szCs w:val="24"/>
          </w:rPr>
          <w:t xml:space="preserve"> </w:t>
        </w:r>
      </w:ins>
      <w:r w:rsidRPr="00944672">
        <w:rPr>
          <w:rFonts w:ascii="Arial" w:hAnsi="Arial" w:cs="Arial"/>
          <w:sz w:val="24"/>
          <w:szCs w:val="24"/>
        </w:rPr>
        <w:t>Laptop startete neu.</w:t>
      </w:r>
    </w:p>
    <w:p w14:paraId="64C3C024" w14:textId="341F060D"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Nach dem Neustart war der Stick gelöscht und formatiert. Es </w:t>
      </w:r>
      <w:ins w:id="7708" w:author="Lektorat Bauer" w:date="2025-03-04T11:43:00Z" w16du:dateUtc="2025-03-04T10:43:00Z">
        <w:r w:rsidR="00071EA0">
          <w:rPr>
            <w:rFonts w:ascii="Arial" w:hAnsi="Arial" w:cs="Arial"/>
            <w:sz w:val="24"/>
            <w:szCs w:val="24"/>
          </w:rPr>
          <w:t xml:space="preserve">war </w:t>
        </w:r>
      </w:ins>
      <w:r w:rsidRPr="00944672">
        <w:rPr>
          <w:rFonts w:ascii="Arial" w:hAnsi="Arial" w:cs="Arial"/>
          <w:sz w:val="24"/>
          <w:szCs w:val="24"/>
        </w:rPr>
        <w:t>nicht möglich herauszufinden, ob sie alles richtig gemacht hatte oder ob sie für einen Fremden gehalten wurde.</w:t>
      </w:r>
    </w:p>
    <w:p w14:paraId="44AF11F3" w14:textId="166FA3EA"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Frustriert schalte sie den Laptop ab und ging ins Bett</w:t>
      </w:r>
      <w:ins w:id="7709" w:author="Lektorat Bauer" w:date="2025-03-04T11:43:00Z" w16du:dateUtc="2025-03-04T10:43:00Z">
        <w:r w:rsidR="00071EA0">
          <w:rPr>
            <w:rFonts w:ascii="Arial" w:hAnsi="Arial" w:cs="Arial"/>
            <w:sz w:val="24"/>
            <w:szCs w:val="24"/>
          </w:rPr>
          <w:t>,</w:t>
        </w:r>
      </w:ins>
      <w:r w:rsidRPr="00944672">
        <w:rPr>
          <w:rFonts w:ascii="Arial" w:hAnsi="Arial" w:cs="Arial"/>
          <w:sz w:val="24"/>
          <w:szCs w:val="24"/>
        </w:rPr>
        <w:t xml:space="preserve"> um </w:t>
      </w:r>
      <w:del w:id="7710" w:author="Lektorat Bauer" w:date="2025-03-04T11:43:00Z" w16du:dateUtc="2025-03-04T10:43:00Z">
        <w:r w:rsidRPr="00944672" w:rsidDel="00071EA0">
          <w:rPr>
            <w:rFonts w:ascii="Arial" w:hAnsi="Arial" w:cs="Arial"/>
            <w:sz w:val="24"/>
            <w:szCs w:val="24"/>
          </w:rPr>
          <w:delText xml:space="preserve">sich </w:delText>
        </w:r>
      </w:del>
      <w:ins w:id="7711" w:author="Lektorat Bauer" w:date="2025-03-04T11:43:00Z" w16du:dateUtc="2025-03-04T10:43:00Z">
        <w:r w:rsidR="00071EA0">
          <w:rPr>
            <w:rFonts w:ascii="Arial" w:hAnsi="Arial" w:cs="Arial"/>
            <w:sz w:val="24"/>
            <w:szCs w:val="24"/>
          </w:rPr>
          <w:t>zu</w:t>
        </w:r>
        <w:r w:rsidR="00071EA0" w:rsidRPr="00944672">
          <w:rPr>
            <w:rFonts w:ascii="Arial" w:hAnsi="Arial" w:cs="Arial"/>
            <w:sz w:val="24"/>
            <w:szCs w:val="24"/>
          </w:rPr>
          <w:t xml:space="preserve"> </w:t>
        </w:r>
      </w:ins>
      <w:r w:rsidRPr="00944672">
        <w:rPr>
          <w:rFonts w:ascii="Arial" w:hAnsi="Arial" w:cs="Arial"/>
          <w:sz w:val="24"/>
          <w:szCs w:val="24"/>
        </w:rPr>
        <w:t>schlafen</w:t>
      </w:r>
      <w:del w:id="7712" w:author="Lektorat Bauer" w:date="2025-03-04T11:43:00Z" w16du:dateUtc="2025-03-04T10:43:00Z">
        <w:r w:rsidRPr="00944672" w:rsidDel="00071EA0">
          <w:rPr>
            <w:rFonts w:ascii="Arial" w:hAnsi="Arial" w:cs="Arial"/>
            <w:sz w:val="24"/>
            <w:szCs w:val="24"/>
          </w:rPr>
          <w:delText xml:space="preserve"> zu legen</w:delText>
        </w:r>
      </w:del>
      <w:r w:rsidRPr="00944672">
        <w:rPr>
          <w:rFonts w:ascii="Arial" w:hAnsi="Arial" w:cs="Arial"/>
          <w:sz w:val="24"/>
          <w:szCs w:val="24"/>
        </w:rPr>
        <w:t>.</w:t>
      </w:r>
    </w:p>
    <w:p w14:paraId="0B506E33"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27A0429E"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4A2861B1"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0A38A948" w14:textId="154F9B30"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Während der Rechner neu gestartet wurde, wurde ein kleines Programm ausgeführt, das bestimmte Daten vom Rechner sammelte</w:t>
      </w:r>
      <w:ins w:id="7713" w:author="Lektorat Bauer" w:date="2025-03-04T11:43:00Z" w16du:dateUtc="2025-03-04T10:43:00Z">
        <w:r w:rsidR="00071EA0">
          <w:rPr>
            <w:rFonts w:ascii="Arial" w:hAnsi="Arial" w:cs="Arial"/>
            <w:sz w:val="24"/>
            <w:szCs w:val="24"/>
          </w:rPr>
          <w:t>,</w:t>
        </w:r>
      </w:ins>
      <w:r w:rsidRPr="00944672">
        <w:rPr>
          <w:rFonts w:ascii="Arial" w:hAnsi="Arial" w:cs="Arial"/>
          <w:sz w:val="24"/>
          <w:szCs w:val="24"/>
        </w:rPr>
        <w:t xml:space="preserve"> </w:t>
      </w:r>
      <w:del w:id="7714" w:author="Lektorat Bauer" w:date="2025-03-04T11:43:00Z" w16du:dateUtc="2025-03-04T10:43:00Z">
        <w:r w:rsidRPr="00944672" w:rsidDel="00071EA0">
          <w:rPr>
            <w:rFonts w:ascii="Arial" w:hAnsi="Arial" w:cs="Arial"/>
            <w:sz w:val="24"/>
            <w:szCs w:val="24"/>
          </w:rPr>
          <w:delText xml:space="preserve">und erst </w:delText>
        </w:r>
      </w:del>
      <w:r w:rsidRPr="00944672">
        <w:rPr>
          <w:rFonts w:ascii="Arial" w:hAnsi="Arial" w:cs="Arial"/>
          <w:sz w:val="24"/>
          <w:szCs w:val="24"/>
        </w:rPr>
        <w:t>verschlüsselte und dann komprimierte.</w:t>
      </w:r>
    </w:p>
    <w:p w14:paraId="3AC2EACD"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Das Programm wartete nun darauf, dass der Rechner wieder online ging, dann würde es sich an den programmierten Empfänger übermitteln und entpacken.</w:t>
      </w:r>
    </w:p>
    <w:p w14:paraId="62B6846D"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0F032E28"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 xml:space="preserve"> ***</w:t>
      </w:r>
    </w:p>
    <w:p w14:paraId="080E5EDF"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2A5A362E" w14:textId="06D7B07E"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lastRenderedPageBreak/>
        <w:t>Anique überlegte es sich anders</w:t>
      </w:r>
      <w:ins w:id="7715" w:author="Lektorat Bauer" w:date="2025-03-04T11:44:00Z" w16du:dateUtc="2025-03-04T10:44:00Z">
        <w:r w:rsidR="00071EA0">
          <w:rPr>
            <w:rFonts w:ascii="Arial" w:hAnsi="Arial" w:cs="Arial"/>
            <w:sz w:val="24"/>
            <w:szCs w:val="24"/>
          </w:rPr>
          <w:t>, warf die Decke zurück und ging wieder an den Laptop,</w:t>
        </w:r>
      </w:ins>
      <w:r w:rsidRPr="00944672">
        <w:rPr>
          <w:rFonts w:ascii="Arial" w:hAnsi="Arial" w:cs="Arial"/>
          <w:sz w:val="24"/>
          <w:szCs w:val="24"/>
        </w:rPr>
        <w:t xml:space="preserve"> </w:t>
      </w:r>
      <w:del w:id="7716" w:author="Lektorat Bauer" w:date="2025-03-04T11:44:00Z" w16du:dateUtc="2025-03-04T10:44:00Z">
        <w:r w:rsidRPr="00944672" w:rsidDel="00071EA0">
          <w:rPr>
            <w:rFonts w:ascii="Arial" w:hAnsi="Arial" w:cs="Arial"/>
            <w:sz w:val="24"/>
            <w:szCs w:val="24"/>
          </w:rPr>
          <w:delText>und wollte doch zunächst noch einmal Ihre</w:delText>
        </w:r>
      </w:del>
      <w:ins w:id="7717" w:author="Lektorat Bauer" w:date="2025-03-04T11:44:00Z" w16du:dateUtc="2025-03-04T10:44:00Z">
        <w:r w:rsidR="00071EA0">
          <w:rPr>
            <w:rFonts w:ascii="Arial" w:hAnsi="Arial" w:cs="Arial"/>
            <w:sz w:val="24"/>
            <w:szCs w:val="24"/>
          </w:rPr>
          <w:t>um ihre</w:t>
        </w:r>
      </w:ins>
      <w:r w:rsidRPr="00944672">
        <w:rPr>
          <w:rFonts w:ascii="Arial" w:hAnsi="Arial" w:cs="Arial"/>
          <w:sz w:val="24"/>
          <w:szCs w:val="24"/>
        </w:rPr>
        <w:t xml:space="preserve"> E-Mails </w:t>
      </w:r>
      <w:ins w:id="7718" w:author="Lektorat Bauer" w:date="2025-03-04T11:44:00Z" w16du:dateUtc="2025-03-04T10:44:00Z">
        <w:r w:rsidR="00071EA0">
          <w:rPr>
            <w:rFonts w:ascii="Arial" w:hAnsi="Arial" w:cs="Arial"/>
            <w:sz w:val="24"/>
            <w:szCs w:val="24"/>
          </w:rPr>
          <w:t xml:space="preserve">zu </w:t>
        </w:r>
      </w:ins>
      <w:r w:rsidRPr="00944672">
        <w:rPr>
          <w:rFonts w:ascii="Arial" w:hAnsi="Arial" w:cs="Arial"/>
          <w:sz w:val="24"/>
          <w:szCs w:val="24"/>
        </w:rPr>
        <w:t>prüfen. Als der Laptop die Internetverbindung herstellte, wurde das wartende Programm priorisiert und verschickt.</w:t>
      </w:r>
    </w:p>
    <w:p w14:paraId="61DD39C8"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7EFE9AE6"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08896351"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19B3D459"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 xml:space="preserve">Johann Dahlleiter, der Duke Cloud, wunderte sich, als plötzlich bei ihm eine Nachricht auf dem Bildschirm erschien: </w:t>
      </w:r>
    </w:p>
    <w:p w14:paraId="22E61D78" w14:textId="69CC3E45"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„Hallo Duke</w:t>
      </w:r>
      <w:ins w:id="7719" w:author="Lektorat Bauer" w:date="2025-03-04T11:47:00Z" w16du:dateUtc="2025-03-04T10:47:00Z">
        <w:r w:rsidR="00071EA0">
          <w:rPr>
            <w:rFonts w:ascii="Arial" w:hAnsi="Arial" w:cs="Arial"/>
            <w:sz w:val="24"/>
            <w:szCs w:val="24"/>
          </w:rPr>
          <w:t>,</w:t>
        </w:r>
      </w:ins>
      <w:r w:rsidRPr="00944672">
        <w:rPr>
          <w:rFonts w:ascii="Arial" w:hAnsi="Arial" w:cs="Arial"/>
          <w:sz w:val="24"/>
          <w:szCs w:val="24"/>
        </w:rPr>
        <w:t xml:space="preserve"> hier ist Thomas, ich habe Dir gesagt, dass ich meine Daten, außer Dir nur einem anderen Menschen zugänglich machen möchte. Der Code wurde eingegeben. Bitte prüfe Dein Mailpostfach, ich habe Dir eine Mail geschickt.“</w:t>
      </w:r>
    </w:p>
    <w:p w14:paraId="710554D7"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Als Johann in seine Mail-Box sah, war dort tatsächlich eine Mail von Thomas Ganghofer und Sie enthielt spezifische Anweisungen:</w:t>
      </w:r>
    </w:p>
    <w:p w14:paraId="7494AA8C"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Hallo Duke,</w:t>
      </w:r>
    </w:p>
    <w:p w14:paraId="065FB32D" w14:textId="18D7AA5E"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Ich habe Anique Smits vom </w:t>
      </w:r>
      <w:del w:id="7720" w:author="Lektorat Bauer" w:date="2025-03-07T18:52:00Z" w16du:dateUtc="2025-03-07T17:52:00Z">
        <w:r w:rsidRPr="00944672" w:rsidDel="00905175">
          <w:rPr>
            <w:rFonts w:ascii="Arial" w:hAnsi="Arial" w:cs="Arial"/>
            <w:sz w:val="24"/>
            <w:szCs w:val="24"/>
          </w:rPr>
          <w:delText xml:space="preserve">AVNL </w:delText>
        </w:r>
      </w:del>
      <w:ins w:id="7721" w:author="Lektorat Bauer" w:date="2025-03-07T18:52:00Z" w16du:dateUtc="2025-03-07T17:52:00Z">
        <w:r w:rsidR="00905175">
          <w:rPr>
            <w:rFonts w:ascii="Arial" w:hAnsi="Arial" w:cs="Arial"/>
            <w:sz w:val="24"/>
            <w:szCs w:val="24"/>
          </w:rPr>
          <w:t>AIVD</w:t>
        </w:r>
        <w:r w:rsidR="00905175" w:rsidRPr="00944672">
          <w:rPr>
            <w:rFonts w:ascii="Arial" w:hAnsi="Arial" w:cs="Arial"/>
            <w:sz w:val="24"/>
            <w:szCs w:val="24"/>
          </w:rPr>
          <w:t xml:space="preserve"> </w:t>
        </w:r>
      </w:ins>
      <w:r w:rsidRPr="00944672">
        <w:rPr>
          <w:rFonts w:ascii="Arial" w:hAnsi="Arial" w:cs="Arial"/>
          <w:sz w:val="24"/>
          <w:szCs w:val="24"/>
        </w:rPr>
        <w:t>als zweiten Empfänger meiner Daten ausgewählt.</w:t>
      </w:r>
    </w:p>
    <w:p w14:paraId="206971A2" w14:textId="6A7D981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Hier ist </w:t>
      </w:r>
      <w:ins w:id="7722" w:author="Lektorat Bauer" w:date="2025-03-04T11:47:00Z" w16du:dateUtc="2025-03-04T10:47:00Z">
        <w:r w:rsidR="00071EA0">
          <w:rPr>
            <w:rFonts w:ascii="Arial" w:hAnsi="Arial" w:cs="Arial"/>
            <w:sz w:val="24"/>
            <w:szCs w:val="24"/>
          </w:rPr>
          <w:t>i</w:t>
        </w:r>
      </w:ins>
      <w:del w:id="7723" w:author="Lektorat Bauer" w:date="2025-03-04T11:47:00Z" w16du:dateUtc="2025-03-04T10:47:00Z">
        <w:r w:rsidRPr="00944672" w:rsidDel="00071EA0">
          <w:rPr>
            <w:rFonts w:ascii="Arial" w:hAnsi="Arial" w:cs="Arial"/>
            <w:sz w:val="24"/>
            <w:szCs w:val="24"/>
          </w:rPr>
          <w:delText>I</w:delText>
        </w:r>
      </w:del>
      <w:r w:rsidRPr="00944672">
        <w:rPr>
          <w:rFonts w:ascii="Arial" w:hAnsi="Arial" w:cs="Arial"/>
          <w:sz w:val="24"/>
          <w:szCs w:val="24"/>
        </w:rPr>
        <w:t>hre</w:t>
      </w:r>
      <w:ins w:id="7724" w:author="Lektorat Bauer" w:date="2025-03-04T11:47:00Z" w16du:dateUtc="2025-03-04T10:47:00Z">
        <w:r w:rsidR="00071EA0">
          <w:rPr>
            <w:rFonts w:ascii="Arial" w:hAnsi="Arial" w:cs="Arial"/>
            <w:sz w:val="24"/>
            <w:szCs w:val="24"/>
          </w:rPr>
          <w:t xml:space="preserve"> Mobilnummer</w:t>
        </w:r>
      </w:ins>
      <w:del w:id="7725" w:author="Lektorat Bauer" w:date="2025-03-04T11:47:00Z" w16du:dateUtc="2025-03-04T10:47:00Z">
        <w:r w:rsidRPr="00944672" w:rsidDel="00071EA0">
          <w:rPr>
            <w:rFonts w:ascii="Arial" w:hAnsi="Arial" w:cs="Arial"/>
            <w:sz w:val="24"/>
            <w:szCs w:val="24"/>
          </w:rPr>
          <w:delText xml:space="preserve"> Moblinummer</w:delText>
        </w:r>
      </w:del>
      <w:r w:rsidRPr="00944672">
        <w:rPr>
          <w:rFonts w:ascii="Arial" w:hAnsi="Arial" w:cs="Arial"/>
          <w:sz w:val="24"/>
          <w:szCs w:val="24"/>
        </w:rPr>
        <w:t>: xxxxxxx</w:t>
      </w:r>
    </w:p>
    <w:p w14:paraId="083914BE"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Parallel hat Sie von mir eine Text-Nachricht bekommen.</w:t>
      </w:r>
    </w:p>
    <w:p w14:paraId="10DD7C0B"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Die Code-Basis ist:</w:t>
      </w:r>
    </w:p>
    <w:p w14:paraId="1BEC5C42"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1  | 2  | 3  | 4  | 5  | 6  | 7  | 8  | 9  | 10  | 11 | 12 | 13</w:t>
      </w:r>
    </w:p>
    <w:p w14:paraId="559C1489"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54| 68| 6F| 6D| 61| 73| 23| 41| 6E| 49| 71| 55| 65</w:t>
      </w:r>
    </w:p>
    <w:p w14:paraId="5FCCAD53"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4A223606"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Bitte sende Ihr eine Nachricht mit den folgenden Zeichen:</w:t>
      </w:r>
      <w:del w:id="7726" w:author="Lektorat Bauer" w:date="2025-03-04T11:47:00Z" w16du:dateUtc="2025-03-04T10:47:00Z">
        <w:r w:rsidRPr="00944672" w:rsidDel="00071EA0">
          <w:rPr>
            <w:rFonts w:ascii="Arial" w:hAnsi="Arial" w:cs="Arial"/>
            <w:sz w:val="24"/>
            <w:szCs w:val="24"/>
          </w:rPr>
          <w:delText xml:space="preserve"> </w:delText>
        </w:r>
      </w:del>
      <w:r w:rsidRPr="00944672">
        <w:rPr>
          <w:rFonts w:ascii="Arial" w:hAnsi="Arial" w:cs="Arial"/>
          <w:sz w:val="24"/>
          <w:szCs w:val="24"/>
        </w:rPr>
        <w:t xml:space="preserve"> (4) (7) (9) (11) also: 6D 23 6E 71.</w:t>
      </w:r>
    </w:p>
    <w:p w14:paraId="1D7F5B19"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39D69C88"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Als Antwort muss kommen: 15</w:t>
      </w:r>
      <w:del w:id="7727" w:author="Lektorat Bauer" w:date="2025-03-04T11:47:00Z" w16du:dateUtc="2025-03-04T10:47:00Z">
        <w:r w:rsidRPr="00944672" w:rsidDel="00071EA0">
          <w:rPr>
            <w:rFonts w:ascii="Arial" w:hAnsi="Arial" w:cs="Arial"/>
            <w:sz w:val="24"/>
            <w:szCs w:val="24"/>
          </w:rPr>
          <w:delText xml:space="preserve"> </w:delText>
        </w:r>
      </w:del>
      <w:r w:rsidRPr="00944672">
        <w:rPr>
          <w:rFonts w:ascii="Arial" w:hAnsi="Arial" w:cs="Arial"/>
          <w:sz w:val="24"/>
          <w:szCs w:val="24"/>
        </w:rPr>
        <w:t xml:space="preserve"> (3) 6F (13) 65 (5) 61</w:t>
      </w:r>
    </w:p>
    <w:p w14:paraId="793FEE10"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249CC1CB" w14:textId="5C6282CB"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Dann rufst Du Sie mit Ihrer Nummer an (spoofen kannst Du ja...). Wenn Sie sich meldet</w:t>
      </w:r>
      <w:ins w:id="7728" w:author="Lektorat Bauer" w:date="2025-03-04T11:47:00Z" w16du:dateUtc="2025-03-04T10:47:00Z">
        <w:r w:rsidR="00071EA0">
          <w:rPr>
            <w:rFonts w:ascii="Arial" w:hAnsi="Arial" w:cs="Arial"/>
            <w:sz w:val="24"/>
            <w:szCs w:val="24"/>
          </w:rPr>
          <w:t>,</w:t>
        </w:r>
      </w:ins>
      <w:r w:rsidRPr="00944672">
        <w:rPr>
          <w:rFonts w:ascii="Arial" w:hAnsi="Arial" w:cs="Arial"/>
          <w:sz w:val="24"/>
          <w:szCs w:val="24"/>
        </w:rPr>
        <w:t xml:space="preserve"> lässt Du Dir bitte zwei Besonderheiten aus meinem Keller erklären.</w:t>
      </w:r>
    </w:p>
    <w:p w14:paraId="2CC34477"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Wenn das stimmig ist, dann arbeitet Ihr beide bitte zusammen.</w:t>
      </w:r>
    </w:p>
    <w:p w14:paraId="5A265A27" w14:textId="50C5948C"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Bitte nutze den Stimmenverzerrer, zumindest bis Du sicher bist, da</w:t>
      </w:r>
      <w:ins w:id="7729" w:author="Lektorat Bauer" w:date="2025-03-04T11:47:00Z" w16du:dateUtc="2025-03-04T10:47:00Z">
        <w:r w:rsidR="00071EA0">
          <w:rPr>
            <w:rFonts w:ascii="Arial" w:hAnsi="Arial" w:cs="Arial"/>
            <w:sz w:val="24"/>
            <w:szCs w:val="24"/>
          </w:rPr>
          <w:t>s</w:t>
        </w:r>
      </w:ins>
      <w:r w:rsidRPr="00944672">
        <w:rPr>
          <w:rFonts w:ascii="Arial" w:hAnsi="Arial" w:cs="Arial"/>
          <w:sz w:val="24"/>
          <w:szCs w:val="24"/>
        </w:rPr>
        <w:t>s Du die richtige Person hast :-)</w:t>
      </w:r>
    </w:p>
    <w:p w14:paraId="0C5D6A9B"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7EA5F9FF" w14:textId="77777777" w:rsidR="00071EA0" w:rsidRDefault="00944672" w:rsidP="00623B68">
      <w:pPr>
        <w:autoSpaceDE w:val="0"/>
        <w:autoSpaceDN w:val="0"/>
        <w:adjustRightInd w:val="0"/>
        <w:spacing w:after="0" w:line="360" w:lineRule="auto"/>
        <w:jc w:val="both"/>
        <w:rPr>
          <w:ins w:id="7730" w:author="Lektorat Bauer" w:date="2025-03-04T11:48:00Z" w16du:dateUtc="2025-03-04T10:48:00Z"/>
          <w:rFonts w:ascii="Arial" w:hAnsi="Arial" w:cs="Arial"/>
          <w:sz w:val="24"/>
          <w:szCs w:val="24"/>
        </w:rPr>
      </w:pPr>
      <w:r w:rsidRPr="00944672">
        <w:rPr>
          <w:rFonts w:ascii="Arial" w:hAnsi="Arial" w:cs="Arial"/>
          <w:sz w:val="24"/>
          <w:szCs w:val="24"/>
        </w:rPr>
        <w:t xml:space="preserve">Danke </w:t>
      </w:r>
    </w:p>
    <w:p w14:paraId="76CF6704" w14:textId="7ECFA2D0"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Thomas</w:t>
      </w:r>
      <w:ins w:id="7731" w:author="Lektorat Bauer" w:date="2025-03-04T11:48:00Z" w16du:dateUtc="2025-03-04T10:48:00Z">
        <w:r w:rsidR="00071EA0">
          <w:rPr>
            <w:rFonts w:ascii="Arial" w:hAnsi="Arial" w:cs="Arial"/>
            <w:sz w:val="24"/>
            <w:szCs w:val="24"/>
          </w:rPr>
          <w:t>“</w:t>
        </w:r>
      </w:ins>
    </w:p>
    <w:p w14:paraId="0DAFF2D3"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3203518F"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445CAAAC"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320C6C84"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Aniques Telefon gab das akustische Signal, für eine eingehende Text-Nachricht.</w:t>
      </w:r>
    </w:p>
    <w:p w14:paraId="21ABCA3D"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Verwundert sah Sie zu Ihrem Telefon. Sie hatte schon seit Ewigkeiten keine Text-Nachrichten mehr erhalten. Normalerweise meldete sich nur der Telefonprovider mit einem Angebot über Tarifverlängerungen.</w:t>
      </w:r>
    </w:p>
    <w:p w14:paraId="567A482C"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Trotzdem sah Sie sich die Nachricht an. Entsetzt schlug Sie die Hände vor ihr Gesicht und schüttelte den Kopf: Das konnte nicht sein!</w:t>
      </w:r>
    </w:p>
    <w:p w14:paraId="2C2F9ACD"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395263A5"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Zum zweiten Mal las Sie den Text:</w:t>
      </w:r>
    </w:p>
    <w:p w14:paraId="28C57B1F"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3B11275C" w14:textId="77777777" w:rsidR="00944672" w:rsidRPr="00944672" w:rsidRDefault="00944672" w:rsidP="00623B68">
      <w:pPr>
        <w:autoSpaceDE w:val="0"/>
        <w:autoSpaceDN w:val="0"/>
        <w:adjustRightInd w:val="0"/>
        <w:spacing w:after="0" w:line="360" w:lineRule="auto"/>
        <w:jc w:val="both"/>
        <w:rPr>
          <w:rFonts w:ascii="Arial" w:hAnsi="Arial" w:cs="Arial"/>
          <w:i/>
          <w:iCs/>
          <w:sz w:val="24"/>
          <w:szCs w:val="24"/>
        </w:rPr>
      </w:pPr>
      <w:r w:rsidRPr="00944672">
        <w:rPr>
          <w:rFonts w:ascii="Arial" w:hAnsi="Arial" w:cs="Arial"/>
          <w:i/>
          <w:iCs/>
          <w:sz w:val="24"/>
          <w:szCs w:val="24"/>
        </w:rPr>
        <w:t>Hallo Anique,</w:t>
      </w:r>
    </w:p>
    <w:p w14:paraId="1C1FB8C2" w14:textId="77777777" w:rsidR="00944672" w:rsidRPr="00944672" w:rsidRDefault="00944672" w:rsidP="00623B68">
      <w:pPr>
        <w:autoSpaceDE w:val="0"/>
        <w:autoSpaceDN w:val="0"/>
        <w:adjustRightInd w:val="0"/>
        <w:spacing w:after="0" w:line="360" w:lineRule="auto"/>
        <w:ind w:firstLine="227"/>
        <w:jc w:val="both"/>
        <w:rPr>
          <w:rFonts w:ascii="Arial" w:hAnsi="Arial" w:cs="Arial"/>
          <w:i/>
          <w:iCs/>
          <w:sz w:val="24"/>
          <w:szCs w:val="24"/>
        </w:rPr>
      </w:pPr>
      <w:r w:rsidRPr="00944672">
        <w:rPr>
          <w:rFonts w:ascii="Arial" w:hAnsi="Arial" w:cs="Arial"/>
          <w:i/>
          <w:iCs/>
          <w:sz w:val="24"/>
          <w:szCs w:val="24"/>
        </w:rPr>
        <w:t>Der Code wurde geknackt! – Wenn Du es nicht warst, dann haben wir ein Problem.</w:t>
      </w:r>
    </w:p>
    <w:p w14:paraId="07FFB722" w14:textId="20880827" w:rsidR="00944672" w:rsidRPr="00944672" w:rsidRDefault="00944672" w:rsidP="00623B68">
      <w:pPr>
        <w:autoSpaceDE w:val="0"/>
        <w:autoSpaceDN w:val="0"/>
        <w:adjustRightInd w:val="0"/>
        <w:spacing w:after="0" w:line="360" w:lineRule="auto"/>
        <w:ind w:firstLine="227"/>
        <w:jc w:val="both"/>
        <w:rPr>
          <w:rFonts w:ascii="Arial" w:hAnsi="Arial" w:cs="Arial"/>
          <w:i/>
          <w:iCs/>
          <w:sz w:val="24"/>
          <w:szCs w:val="24"/>
        </w:rPr>
      </w:pPr>
      <w:r w:rsidRPr="00944672">
        <w:rPr>
          <w:rFonts w:ascii="Arial" w:hAnsi="Arial" w:cs="Arial"/>
          <w:i/>
          <w:iCs/>
          <w:sz w:val="24"/>
          <w:szCs w:val="24"/>
        </w:rPr>
        <w:t xml:space="preserve">Du wirst gleich eine zweite Nachricht erhalten </w:t>
      </w:r>
      <w:ins w:id="7732" w:author="Lektorat Bauer" w:date="2025-03-04T11:52:00Z" w16du:dateUtc="2025-03-04T10:52:00Z">
        <w:r w:rsidR="003150C5">
          <w:rPr>
            <w:rFonts w:ascii="Arial" w:hAnsi="Arial" w:cs="Arial"/>
            <w:i/>
            <w:iCs/>
            <w:sz w:val="24"/>
            <w:szCs w:val="24"/>
          </w:rPr>
          <w:t>…</w:t>
        </w:r>
      </w:ins>
      <w:del w:id="7733" w:author="Lektorat Bauer" w:date="2025-03-04T11:52:00Z" w16du:dateUtc="2025-03-04T10:52:00Z">
        <w:r w:rsidRPr="00944672" w:rsidDel="003150C5">
          <w:rPr>
            <w:rFonts w:ascii="Arial" w:hAnsi="Arial" w:cs="Arial"/>
            <w:i/>
            <w:iCs/>
            <w:sz w:val="24"/>
            <w:szCs w:val="24"/>
          </w:rPr>
          <w:delText>...</w:delText>
        </w:r>
      </w:del>
      <w:r w:rsidRPr="00944672">
        <w:rPr>
          <w:rFonts w:ascii="Arial" w:hAnsi="Arial" w:cs="Arial"/>
          <w:i/>
          <w:iCs/>
          <w:sz w:val="24"/>
          <w:szCs w:val="24"/>
        </w:rPr>
        <w:t xml:space="preserve"> von Dir! Der Code muss die Zeichen: 4, 7, 9 und 11 umfassen.</w:t>
      </w:r>
    </w:p>
    <w:p w14:paraId="78213FDB" w14:textId="77777777" w:rsidR="00944672" w:rsidRPr="00944672" w:rsidRDefault="00944672" w:rsidP="00623B68">
      <w:pPr>
        <w:autoSpaceDE w:val="0"/>
        <w:autoSpaceDN w:val="0"/>
        <w:adjustRightInd w:val="0"/>
        <w:spacing w:after="0" w:line="360" w:lineRule="auto"/>
        <w:ind w:firstLine="227"/>
        <w:jc w:val="both"/>
        <w:rPr>
          <w:rFonts w:ascii="Arial" w:hAnsi="Arial" w:cs="Arial"/>
          <w:i/>
          <w:iCs/>
          <w:sz w:val="24"/>
          <w:szCs w:val="24"/>
        </w:rPr>
      </w:pPr>
    </w:p>
    <w:p w14:paraId="2E9BB0B7" w14:textId="77777777" w:rsidR="00944672" w:rsidRPr="00944672" w:rsidRDefault="00944672" w:rsidP="00623B68">
      <w:pPr>
        <w:autoSpaceDE w:val="0"/>
        <w:autoSpaceDN w:val="0"/>
        <w:adjustRightInd w:val="0"/>
        <w:spacing w:after="0" w:line="360" w:lineRule="auto"/>
        <w:jc w:val="both"/>
        <w:rPr>
          <w:rFonts w:ascii="Arial" w:hAnsi="Arial" w:cs="Arial"/>
          <w:i/>
          <w:iCs/>
          <w:sz w:val="24"/>
          <w:szCs w:val="24"/>
        </w:rPr>
      </w:pPr>
      <w:r w:rsidRPr="00944672">
        <w:rPr>
          <w:rFonts w:ascii="Arial" w:hAnsi="Arial" w:cs="Arial"/>
          <w:i/>
          <w:iCs/>
          <w:sz w:val="24"/>
          <w:szCs w:val="24"/>
        </w:rPr>
        <w:t>Du musst mit den Zeichen: 15, 3, 13 und 5 antworten.</w:t>
      </w:r>
    </w:p>
    <w:p w14:paraId="25D73592" w14:textId="77777777" w:rsidR="00944672" w:rsidRPr="00944672" w:rsidRDefault="00944672" w:rsidP="00623B68">
      <w:pPr>
        <w:autoSpaceDE w:val="0"/>
        <w:autoSpaceDN w:val="0"/>
        <w:adjustRightInd w:val="0"/>
        <w:spacing w:after="0" w:line="360" w:lineRule="auto"/>
        <w:ind w:firstLine="227"/>
        <w:jc w:val="both"/>
        <w:rPr>
          <w:rFonts w:ascii="Arial" w:hAnsi="Arial" w:cs="Arial"/>
          <w:i/>
          <w:iCs/>
          <w:sz w:val="24"/>
          <w:szCs w:val="24"/>
        </w:rPr>
      </w:pPr>
    </w:p>
    <w:p w14:paraId="4C2EFAC1" w14:textId="77777777" w:rsidR="00944672" w:rsidRPr="00944672" w:rsidRDefault="00944672" w:rsidP="00623B68">
      <w:pPr>
        <w:autoSpaceDE w:val="0"/>
        <w:autoSpaceDN w:val="0"/>
        <w:adjustRightInd w:val="0"/>
        <w:spacing w:after="0" w:line="360" w:lineRule="auto"/>
        <w:jc w:val="both"/>
        <w:rPr>
          <w:rFonts w:ascii="Arial" w:hAnsi="Arial" w:cs="Arial"/>
          <w:i/>
          <w:iCs/>
          <w:sz w:val="24"/>
          <w:szCs w:val="24"/>
        </w:rPr>
      </w:pPr>
      <w:r w:rsidRPr="00944672">
        <w:rPr>
          <w:rFonts w:ascii="Arial" w:hAnsi="Arial" w:cs="Arial"/>
          <w:i/>
          <w:iCs/>
          <w:sz w:val="24"/>
          <w:szCs w:val="24"/>
        </w:rPr>
        <w:t>Wenn das so war, wirst Du einen Anruf erhalten.</w:t>
      </w:r>
    </w:p>
    <w:p w14:paraId="41569A5A" w14:textId="77777777" w:rsidR="00944672" w:rsidRPr="00944672" w:rsidRDefault="00944672" w:rsidP="00623B68">
      <w:pPr>
        <w:autoSpaceDE w:val="0"/>
        <w:autoSpaceDN w:val="0"/>
        <w:adjustRightInd w:val="0"/>
        <w:spacing w:after="0" w:line="360" w:lineRule="auto"/>
        <w:ind w:firstLine="227"/>
        <w:jc w:val="both"/>
        <w:rPr>
          <w:rFonts w:ascii="Arial" w:hAnsi="Arial" w:cs="Arial"/>
          <w:i/>
          <w:iCs/>
          <w:sz w:val="24"/>
          <w:szCs w:val="24"/>
        </w:rPr>
      </w:pPr>
      <w:r w:rsidRPr="00944672">
        <w:rPr>
          <w:rFonts w:ascii="Arial" w:hAnsi="Arial" w:cs="Arial"/>
          <w:i/>
          <w:iCs/>
          <w:sz w:val="24"/>
          <w:szCs w:val="24"/>
        </w:rPr>
        <w:t>Du wirst aufgefordert, etwas zu beschreiben bzw. zu erklären, nur wenn das korrekt erfolgt, erhältst Du Zugang zu weiteren Informationen.</w:t>
      </w:r>
    </w:p>
    <w:p w14:paraId="326C392D" w14:textId="77777777" w:rsidR="00944672" w:rsidRPr="00944672" w:rsidRDefault="00944672" w:rsidP="00623B68">
      <w:pPr>
        <w:autoSpaceDE w:val="0"/>
        <w:autoSpaceDN w:val="0"/>
        <w:adjustRightInd w:val="0"/>
        <w:spacing w:after="0" w:line="360" w:lineRule="auto"/>
        <w:ind w:firstLine="227"/>
        <w:jc w:val="both"/>
        <w:rPr>
          <w:rFonts w:ascii="Arial" w:hAnsi="Arial" w:cs="Arial"/>
          <w:i/>
          <w:iCs/>
          <w:sz w:val="24"/>
          <w:szCs w:val="24"/>
        </w:rPr>
      </w:pPr>
    </w:p>
    <w:p w14:paraId="7CDA3BF3" w14:textId="77777777" w:rsidR="00944672" w:rsidRPr="00944672" w:rsidRDefault="00944672" w:rsidP="00623B68">
      <w:pPr>
        <w:autoSpaceDE w:val="0"/>
        <w:autoSpaceDN w:val="0"/>
        <w:adjustRightInd w:val="0"/>
        <w:spacing w:after="0" w:line="360" w:lineRule="auto"/>
        <w:jc w:val="both"/>
        <w:rPr>
          <w:rFonts w:ascii="Arial" w:hAnsi="Arial" w:cs="Arial"/>
          <w:i/>
          <w:iCs/>
          <w:sz w:val="24"/>
          <w:szCs w:val="24"/>
        </w:rPr>
      </w:pPr>
      <w:r w:rsidRPr="00944672">
        <w:rPr>
          <w:rFonts w:ascii="Arial" w:hAnsi="Arial" w:cs="Arial"/>
          <w:i/>
          <w:iCs/>
          <w:sz w:val="24"/>
          <w:szCs w:val="24"/>
        </w:rPr>
        <w:t>Sorry, aber ich muss sichergehen, dass Du, Du bist.</w:t>
      </w:r>
    </w:p>
    <w:p w14:paraId="5B3AD9DA" w14:textId="77777777" w:rsidR="00944672" w:rsidRPr="00944672" w:rsidRDefault="00944672" w:rsidP="00623B68">
      <w:pPr>
        <w:autoSpaceDE w:val="0"/>
        <w:autoSpaceDN w:val="0"/>
        <w:adjustRightInd w:val="0"/>
        <w:spacing w:after="0" w:line="360" w:lineRule="auto"/>
        <w:ind w:firstLine="227"/>
        <w:jc w:val="both"/>
        <w:rPr>
          <w:rFonts w:ascii="Arial" w:hAnsi="Arial" w:cs="Arial"/>
          <w:i/>
          <w:iCs/>
          <w:sz w:val="24"/>
          <w:szCs w:val="24"/>
        </w:rPr>
      </w:pPr>
    </w:p>
    <w:p w14:paraId="7BC474B5"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i/>
          <w:iCs/>
          <w:sz w:val="24"/>
          <w:szCs w:val="24"/>
        </w:rPr>
        <w:t>Danke für alles, Thomas</w:t>
      </w:r>
    </w:p>
    <w:p w14:paraId="3ABE2EE7"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2D1A242B"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p>
    <w:p w14:paraId="5EEA4DB3"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lastRenderedPageBreak/>
        <w:t>Ungläubig sah Anique das Telefon an. Thomas hatte für den Fall vorgesorgt, dass ihm etwas passiert!</w:t>
      </w:r>
    </w:p>
    <w:p w14:paraId="5DB3C230" w14:textId="1E63963F"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Aber er spielte mit dem Risiko. Wäre </w:t>
      </w:r>
      <w:ins w:id="7734" w:author="Lektorat Bauer" w:date="2025-03-04T11:53:00Z" w16du:dateUtc="2025-03-04T10:53:00Z">
        <w:r w:rsidR="003150C5">
          <w:rPr>
            <w:rFonts w:ascii="Arial" w:hAnsi="Arial" w:cs="Arial"/>
            <w:sz w:val="24"/>
            <w:szCs w:val="24"/>
          </w:rPr>
          <w:t>s</w:t>
        </w:r>
      </w:ins>
      <w:del w:id="7735" w:author="Lektorat Bauer" w:date="2025-03-04T11:53:00Z" w16du:dateUtc="2025-03-04T10:53:00Z">
        <w:r w:rsidRPr="00944672" w:rsidDel="003150C5">
          <w:rPr>
            <w:rFonts w:ascii="Arial" w:hAnsi="Arial" w:cs="Arial"/>
            <w:sz w:val="24"/>
            <w:szCs w:val="24"/>
          </w:rPr>
          <w:delText>S</w:delText>
        </w:r>
      </w:del>
      <w:r w:rsidRPr="00944672">
        <w:rPr>
          <w:rFonts w:ascii="Arial" w:hAnsi="Arial" w:cs="Arial"/>
          <w:sz w:val="24"/>
          <w:szCs w:val="24"/>
        </w:rPr>
        <w:t xml:space="preserve">ie auch gestorben, </w:t>
      </w:r>
      <w:del w:id="7736" w:author="Lektorat Bauer" w:date="2025-03-04T11:53:00Z" w16du:dateUtc="2025-03-04T10:53:00Z">
        <w:r w:rsidRPr="00944672" w:rsidDel="003150C5">
          <w:rPr>
            <w:rFonts w:ascii="Arial" w:hAnsi="Arial" w:cs="Arial"/>
            <w:sz w:val="24"/>
            <w:szCs w:val="24"/>
          </w:rPr>
          <w:delText xml:space="preserve">so </w:delText>
        </w:r>
      </w:del>
      <w:r w:rsidRPr="00944672">
        <w:rPr>
          <w:rFonts w:ascii="Arial" w:hAnsi="Arial" w:cs="Arial"/>
          <w:sz w:val="24"/>
          <w:szCs w:val="24"/>
        </w:rPr>
        <w:t xml:space="preserve">hätte </w:t>
      </w:r>
      <w:ins w:id="7737" w:author="Lektorat Bauer" w:date="2025-03-04T11:53:00Z" w16du:dateUtc="2025-03-04T10:53:00Z">
        <w:r w:rsidR="003150C5">
          <w:rPr>
            <w:rFonts w:ascii="Arial" w:hAnsi="Arial" w:cs="Arial"/>
            <w:sz w:val="24"/>
            <w:szCs w:val="24"/>
          </w:rPr>
          <w:t>s</w:t>
        </w:r>
      </w:ins>
      <w:del w:id="7738" w:author="Lektorat Bauer" w:date="2025-03-04T11:53:00Z" w16du:dateUtc="2025-03-04T10:53:00Z">
        <w:r w:rsidRPr="00944672" w:rsidDel="003150C5">
          <w:rPr>
            <w:rFonts w:ascii="Arial" w:hAnsi="Arial" w:cs="Arial"/>
            <w:sz w:val="24"/>
            <w:szCs w:val="24"/>
          </w:rPr>
          <w:delText>S</w:delText>
        </w:r>
      </w:del>
      <w:r w:rsidRPr="00944672">
        <w:rPr>
          <w:rFonts w:ascii="Arial" w:hAnsi="Arial" w:cs="Arial"/>
          <w:sz w:val="24"/>
          <w:szCs w:val="24"/>
        </w:rPr>
        <w:t>ie die Nachricht nicht erhalten.</w:t>
      </w:r>
    </w:p>
    <w:p w14:paraId="542D966F" w14:textId="50CAF2A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w:t>
      </w:r>
      <w:del w:id="7739" w:author="Lektorat Bauer" w:date="2025-03-04T11:53:00Z" w16du:dateUtc="2025-03-04T10:53:00Z">
        <w:r w:rsidRPr="00944672" w:rsidDel="003150C5">
          <w:rPr>
            <w:rFonts w:ascii="Arial" w:hAnsi="Arial" w:cs="Arial"/>
            <w:sz w:val="24"/>
            <w:szCs w:val="24"/>
          </w:rPr>
          <w:delText xml:space="preserve">... </w:delText>
        </w:r>
      </w:del>
      <w:r w:rsidRPr="00944672">
        <w:rPr>
          <w:rFonts w:ascii="Arial" w:hAnsi="Arial" w:cs="Arial"/>
          <w:sz w:val="24"/>
          <w:szCs w:val="24"/>
        </w:rPr>
        <w:t xml:space="preserve">Moment </w:t>
      </w:r>
      <w:ins w:id="7740" w:author="Lektorat Bauer" w:date="2025-03-04T11:53:00Z" w16du:dateUtc="2025-03-04T10:53:00Z">
        <w:r w:rsidR="003150C5">
          <w:rPr>
            <w:rFonts w:ascii="Arial" w:hAnsi="Arial" w:cs="Arial"/>
            <w:sz w:val="24"/>
            <w:szCs w:val="24"/>
          </w:rPr>
          <w:t>…</w:t>
        </w:r>
      </w:ins>
      <w:del w:id="7741" w:author="Lektorat Bauer" w:date="2025-03-04T11:53:00Z" w16du:dateUtc="2025-03-04T10:53:00Z">
        <w:r w:rsidRPr="00944672" w:rsidDel="003150C5">
          <w:rPr>
            <w:rFonts w:ascii="Arial" w:hAnsi="Arial" w:cs="Arial"/>
            <w:sz w:val="24"/>
            <w:szCs w:val="24"/>
          </w:rPr>
          <w:delText>...</w:delText>
        </w:r>
      </w:del>
      <w:r w:rsidRPr="00944672">
        <w:rPr>
          <w:rFonts w:ascii="Arial" w:hAnsi="Arial" w:cs="Arial"/>
          <w:sz w:val="24"/>
          <w:szCs w:val="24"/>
        </w:rPr>
        <w:t xml:space="preserve"> Denkfehler!“ </w:t>
      </w:r>
      <w:del w:id="7742" w:author="Lektorat Bauer" w:date="2025-03-04T11:53:00Z" w16du:dateUtc="2025-03-04T10:53:00Z">
        <w:r w:rsidRPr="00944672" w:rsidDel="003150C5">
          <w:rPr>
            <w:rFonts w:ascii="Arial" w:hAnsi="Arial" w:cs="Arial"/>
            <w:sz w:val="24"/>
            <w:szCs w:val="24"/>
          </w:rPr>
          <w:delText xml:space="preserve">Schlagartig </w:delText>
        </w:r>
        <w:commentRangeStart w:id="7743"/>
        <w:r w:rsidRPr="00944672" w:rsidDel="003150C5">
          <w:rPr>
            <w:rFonts w:ascii="Arial" w:hAnsi="Arial" w:cs="Arial"/>
            <w:sz w:val="24"/>
            <w:szCs w:val="24"/>
          </w:rPr>
          <w:delText>wurd</w:delText>
        </w:r>
      </w:del>
      <w:commentRangeEnd w:id="7743"/>
      <w:r w:rsidR="003150C5">
        <w:rPr>
          <w:rStyle w:val="Kommentarzeichen"/>
        </w:rPr>
        <w:commentReference w:id="7743"/>
      </w:r>
      <w:del w:id="7744" w:author="Lektorat Bauer" w:date="2025-03-04T11:53:00Z" w16du:dateUtc="2025-03-04T10:53:00Z">
        <w:r w:rsidRPr="00944672" w:rsidDel="003150C5">
          <w:rPr>
            <w:rFonts w:ascii="Arial" w:hAnsi="Arial" w:cs="Arial"/>
            <w:sz w:val="24"/>
            <w:szCs w:val="24"/>
          </w:rPr>
          <w:delText xml:space="preserve"> ihr der Denkfehler klar. </w:delText>
        </w:r>
      </w:del>
      <w:r w:rsidRPr="00944672">
        <w:rPr>
          <w:rFonts w:ascii="Arial" w:hAnsi="Arial" w:cs="Arial"/>
          <w:sz w:val="24"/>
          <w:szCs w:val="24"/>
        </w:rPr>
        <w:t xml:space="preserve">Wäre Sie gestorben, hätte Sie den Code nicht lösen können, </w:t>
      </w:r>
      <w:ins w:id="7745" w:author="Lektorat Bauer" w:date="2025-03-04T11:53:00Z" w16du:dateUtc="2025-03-04T10:53:00Z">
        <w:r w:rsidR="003150C5">
          <w:rPr>
            <w:rFonts w:ascii="Arial" w:hAnsi="Arial" w:cs="Arial"/>
            <w:sz w:val="24"/>
            <w:szCs w:val="24"/>
          </w:rPr>
          <w:t xml:space="preserve">und </w:t>
        </w:r>
      </w:ins>
      <w:r w:rsidRPr="00944672">
        <w:rPr>
          <w:rFonts w:ascii="Arial" w:hAnsi="Arial" w:cs="Arial"/>
          <w:sz w:val="24"/>
          <w:szCs w:val="24"/>
        </w:rPr>
        <w:t>dann wäre die Daten für immer verloren</w:t>
      </w:r>
      <w:ins w:id="7746" w:author="Lektorat Bauer" w:date="2025-03-04T11:53:00Z" w16du:dateUtc="2025-03-04T10:53:00Z">
        <w:r w:rsidR="003150C5">
          <w:rPr>
            <w:rFonts w:ascii="Arial" w:hAnsi="Arial" w:cs="Arial"/>
            <w:sz w:val="24"/>
            <w:szCs w:val="24"/>
          </w:rPr>
          <w:t xml:space="preserve"> gewesen</w:t>
        </w:r>
      </w:ins>
      <w:r w:rsidRPr="00944672">
        <w:rPr>
          <w:rFonts w:ascii="Arial" w:hAnsi="Arial" w:cs="Arial"/>
          <w:sz w:val="24"/>
          <w:szCs w:val="24"/>
        </w:rPr>
        <w:t>.</w:t>
      </w:r>
      <w:del w:id="7747" w:author="Lektorat Bauer" w:date="2025-03-04T11:53:00Z" w16du:dateUtc="2025-03-04T10:53:00Z">
        <w:r w:rsidRPr="00944672" w:rsidDel="003150C5">
          <w:rPr>
            <w:rFonts w:ascii="Arial" w:hAnsi="Arial" w:cs="Arial"/>
            <w:sz w:val="24"/>
            <w:szCs w:val="24"/>
          </w:rPr>
          <w:delText>“</w:delText>
        </w:r>
      </w:del>
      <w:r w:rsidRPr="00944672">
        <w:rPr>
          <w:rFonts w:ascii="Arial" w:hAnsi="Arial" w:cs="Arial"/>
          <w:sz w:val="24"/>
          <w:szCs w:val="24"/>
        </w:rPr>
        <w:t xml:space="preserve"> </w:t>
      </w:r>
    </w:p>
    <w:p w14:paraId="73F108D9" w14:textId="7DF8D08E" w:rsidR="00944672" w:rsidRPr="00944672" w:rsidDel="003150C5" w:rsidRDefault="00944672" w:rsidP="00623B68">
      <w:pPr>
        <w:autoSpaceDE w:val="0"/>
        <w:autoSpaceDN w:val="0"/>
        <w:adjustRightInd w:val="0"/>
        <w:spacing w:after="0" w:line="360" w:lineRule="auto"/>
        <w:ind w:firstLine="227"/>
        <w:jc w:val="both"/>
        <w:rPr>
          <w:del w:id="7748" w:author="Lektorat Bauer" w:date="2025-03-04T11:53:00Z" w16du:dateUtc="2025-03-04T10:53:00Z"/>
          <w:rFonts w:ascii="Arial" w:hAnsi="Arial" w:cs="Arial"/>
          <w:sz w:val="24"/>
          <w:szCs w:val="24"/>
        </w:rPr>
      </w:pPr>
      <w:commentRangeStart w:id="7749"/>
      <w:del w:id="7750" w:author="Lektorat Bauer" w:date="2025-03-04T11:53:00Z" w16du:dateUtc="2025-03-04T10:53:00Z">
        <w:r w:rsidRPr="00944672" w:rsidDel="003150C5">
          <w:rPr>
            <w:rFonts w:ascii="Arial" w:hAnsi="Arial" w:cs="Arial"/>
            <w:sz w:val="24"/>
            <w:szCs w:val="24"/>
          </w:rPr>
          <w:delText xml:space="preserve">Etwas hämmerte Ihr gegen die Stirn. </w:delText>
        </w:r>
      </w:del>
    </w:p>
    <w:p w14:paraId="00ED5596" w14:textId="4C947962"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del w:id="7751" w:author="Lektorat Bauer" w:date="2025-03-04T11:53:00Z" w16du:dateUtc="2025-03-04T10:53:00Z">
        <w:r w:rsidRPr="00944672" w:rsidDel="003150C5">
          <w:rPr>
            <w:rFonts w:ascii="Arial" w:hAnsi="Arial" w:cs="Arial"/>
            <w:sz w:val="24"/>
            <w:szCs w:val="24"/>
          </w:rPr>
          <w:delText xml:space="preserve">Mit der flachen Hand ... das war sie selber </w:delText>
        </w:r>
      </w:del>
      <w:commentRangeEnd w:id="7749"/>
      <w:r w:rsidR="003150C5">
        <w:rPr>
          <w:rStyle w:val="Kommentarzeichen"/>
        </w:rPr>
        <w:commentReference w:id="7749"/>
      </w:r>
      <w:del w:id="7752" w:author="Lektorat Bauer" w:date="2025-03-04T11:53:00Z" w16du:dateUtc="2025-03-04T10:53:00Z">
        <w:r w:rsidRPr="00944672" w:rsidDel="003150C5">
          <w:rPr>
            <w:rFonts w:ascii="Arial" w:hAnsi="Arial" w:cs="Arial"/>
            <w:sz w:val="24"/>
            <w:szCs w:val="24"/>
          </w:rPr>
          <w:delText xml:space="preserve">.... </w:delText>
        </w:r>
      </w:del>
      <w:ins w:id="7753" w:author="Lektorat Bauer" w:date="2025-03-04T11:53:00Z" w16du:dateUtc="2025-03-04T10:53:00Z">
        <w:r w:rsidR="003150C5">
          <w:rPr>
            <w:rFonts w:ascii="Arial" w:hAnsi="Arial" w:cs="Arial"/>
            <w:sz w:val="24"/>
            <w:szCs w:val="24"/>
          </w:rPr>
          <w:t xml:space="preserve">Sie </w:t>
        </w:r>
      </w:ins>
      <w:ins w:id="7754" w:author="Lektorat Bauer" w:date="2025-03-04T11:54:00Z" w16du:dateUtc="2025-03-04T10:54:00Z">
        <w:r w:rsidR="003150C5">
          <w:rPr>
            <w:rFonts w:ascii="Arial" w:hAnsi="Arial" w:cs="Arial"/>
            <w:sz w:val="24"/>
            <w:szCs w:val="24"/>
          </w:rPr>
          <w:t>schlug sich mit der flachen Hand gegen die Stirn.</w:t>
        </w:r>
      </w:ins>
    </w:p>
    <w:p w14:paraId="2BF90C92" w14:textId="392FA87E"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„Schon wieder ein Denkfehler.“ Außer Ihr gab es noch jemanden, dem Thomas so viel Vertrauen entgegenbrachte, dass diese Person Zugriff </w:t>
      </w:r>
      <w:del w:id="7755" w:author="Lektorat Bauer" w:date="2025-03-04T11:54:00Z" w16du:dateUtc="2025-03-04T10:54:00Z">
        <w:r w:rsidRPr="00944672" w:rsidDel="003150C5">
          <w:rPr>
            <w:rFonts w:ascii="Arial" w:hAnsi="Arial" w:cs="Arial"/>
            <w:sz w:val="24"/>
            <w:szCs w:val="24"/>
          </w:rPr>
          <w:delText xml:space="preserve">das </w:delText>
        </w:r>
      </w:del>
      <w:ins w:id="7756" w:author="Lektorat Bauer" w:date="2025-03-04T11:54:00Z" w16du:dateUtc="2025-03-04T10:54:00Z">
        <w:r w:rsidR="003150C5">
          <w:rPr>
            <w:rFonts w:ascii="Arial" w:hAnsi="Arial" w:cs="Arial"/>
            <w:sz w:val="24"/>
            <w:szCs w:val="24"/>
          </w:rPr>
          <w:t>auf</w:t>
        </w:r>
        <w:r w:rsidR="003150C5" w:rsidRPr="00944672">
          <w:rPr>
            <w:rFonts w:ascii="Arial" w:hAnsi="Arial" w:cs="Arial"/>
            <w:sz w:val="24"/>
            <w:szCs w:val="24"/>
          </w:rPr>
          <w:t xml:space="preserve"> </w:t>
        </w:r>
      </w:ins>
      <w:r w:rsidRPr="00944672">
        <w:rPr>
          <w:rFonts w:ascii="Arial" w:hAnsi="Arial" w:cs="Arial"/>
          <w:sz w:val="24"/>
          <w:szCs w:val="24"/>
        </w:rPr>
        <w:t>Thomas</w:t>
      </w:r>
      <w:ins w:id="7757" w:author="Lektorat Bauer" w:date="2025-03-04T11:54:00Z" w16du:dateUtc="2025-03-04T10:54:00Z">
        <w:r w:rsidR="003150C5">
          <w:rPr>
            <w:rFonts w:ascii="Arial" w:hAnsi="Arial" w:cs="Arial"/>
            <w:sz w:val="24"/>
            <w:szCs w:val="24"/>
          </w:rPr>
          <w:t>’</w:t>
        </w:r>
      </w:ins>
      <w:r w:rsidRPr="00944672">
        <w:rPr>
          <w:rFonts w:ascii="Arial" w:hAnsi="Arial" w:cs="Arial"/>
          <w:sz w:val="24"/>
          <w:szCs w:val="24"/>
        </w:rPr>
        <w:t xml:space="preserve"> Daten erhielt. Ein Anflug von Eifersucht überfiel sie, als das Telefon erneut ein Ton-Signal gab.</w:t>
      </w:r>
    </w:p>
    <w:p w14:paraId="0C6415E9"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76A93497"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Text-Nachricht von Anique Smits: 6D 23 6E 71</w:t>
      </w:r>
    </w:p>
    <w:p w14:paraId="54537C1A"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21CCE19D" w14:textId="0C8CCA6A"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Anique schaute das Telefon an, als wäre es giftig</w:t>
      </w:r>
      <w:del w:id="7758" w:author="Lektorat Bauer" w:date="2025-03-04T11:54:00Z" w16du:dateUtc="2025-03-04T10:54:00Z">
        <w:r w:rsidRPr="00944672" w:rsidDel="003150C5">
          <w:rPr>
            <w:rFonts w:ascii="Arial" w:hAnsi="Arial" w:cs="Arial"/>
            <w:sz w:val="24"/>
            <w:szCs w:val="24"/>
          </w:rPr>
          <w:delText xml:space="preserve"> und dachte</w:delText>
        </w:r>
      </w:del>
      <w:r w:rsidRPr="00944672">
        <w:rPr>
          <w:rFonts w:ascii="Arial" w:hAnsi="Arial" w:cs="Arial"/>
          <w:sz w:val="24"/>
          <w:szCs w:val="24"/>
        </w:rPr>
        <w:t>: „Was zum Henker?!“</w:t>
      </w:r>
    </w:p>
    <w:p w14:paraId="4BF81AA7" w14:textId="4618BBAF"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del w:id="7759" w:author="Lektorat Bauer" w:date="2025-03-04T11:54:00Z" w16du:dateUtc="2025-03-04T10:54:00Z">
        <w:r w:rsidRPr="00944672" w:rsidDel="003150C5">
          <w:rPr>
            <w:rFonts w:ascii="Arial" w:hAnsi="Arial" w:cs="Arial"/>
            <w:sz w:val="24"/>
            <w:szCs w:val="24"/>
          </w:rPr>
          <w:delText>Dann nahm sie das Telefon in die Hand und stutze</w:delText>
        </w:r>
      </w:del>
      <w:r w:rsidRPr="00944672">
        <w:rPr>
          <w:rFonts w:ascii="Arial" w:hAnsi="Arial" w:cs="Arial"/>
          <w:sz w:val="24"/>
          <w:szCs w:val="24"/>
        </w:rPr>
        <w:t>. Dann tippte sie ganz sorgfältig: 15 6F 65 61</w:t>
      </w:r>
    </w:p>
    <w:p w14:paraId="0823519D" w14:textId="7C742299"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Die Nachricht von Thomas enthielt einen zweiten Sicherheitstest. Die Zeichenlänge war 13, Thomas hatte 15 Zeichen vorgegeben. Es gab damit 4 Möglichkeiten: 15 oder 0F </w:t>
      </w:r>
      <w:ins w:id="7760" w:author="Lektorat Bauer" w:date="2025-03-04T11:54:00Z" w16du:dateUtc="2025-03-04T10:54:00Z">
        <w:r w:rsidR="003150C5">
          <w:rPr>
            <w:rFonts w:ascii="Arial" w:hAnsi="Arial" w:cs="Arial"/>
            <w:sz w:val="24"/>
            <w:szCs w:val="24"/>
          </w:rPr>
          <w:t>bez</w:t>
        </w:r>
      </w:ins>
      <w:ins w:id="7761" w:author="Lektorat Bauer" w:date="2025-03-04T11:55:00Z" w16du:dateUtc="2025-03-04T10:55:00Z">
        <w:r w:rsidR="003150C5">
          <w:rPr>
            <w:rFonts w:ascii="Arial" w:hAnsi="Arial" w:cs="Arial"/>
            <w:sz w:val="24"/>
            <w:szCs w:val="24"/>
          </w:rPr>
          <w:t>iehungsweise</w:t>
        </w:r>
      </w:ins>
      <w:del w:id="7762" w:author="Lektorat Bauer" w:date="2025-03-04T11:54:00Z" w16du:dateUtc="2025-03-04T10:54:00Z">
        <w:r w:rsidRPr="00944672" w:rsidDel="003150C5">
          <w:rPr>
            <w:rFonts w:ascii="Arial" w:hAnsi="Arial" w:cs="Arial"/>
            <w:sz w:val="24"/>
            <w:szCs w:val="24"/>
          </w:rPr>
          <w:delText>bzw.</w:delText>
        </w:r>
      </w:del>
      <w:r w:rsidRPr="00944672">
        <w:rPr>
          <w:rFonts w:ascii="Arial" w:hAnsi="Arial" w:cs="Arial"/>
          <w:sz w:val="24"/>
          <w:szCs w:val="24"/>
        </w:rPr>
        <w:t xml:space="preserve"> 21 oder 15.</w:t>
      </w:r>
    </w:p>
    <w:p w14:paraId="4DFE9873" w14:textId="4DA4ED51"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Die Frage war: wollte Thomas den Dezimalwert oder den Hexa-Dezimalwert von 15? Oder war die 15 gemeint als Hexa-Dezimalwert von 21? Und </w:t>
      </w:r>
      <w:ins w:id="7763" w:author="Lektorat Bauer" w:date="2025-03-04T11:55:00Z" w16du:dateUtc="2025-03-04T10:55:00Z">
        <w:r w:rsidR="003150C5">
          <w:rPr>
            <w:rFonts w:ascii="Arial" w:hAnsi="Arial" w:cs="Arial"/>
            <w:sz w:val="24"/>
            <w:szCs w:val="24"/>
          </w:rPr>
          <w:t>…</w:t>
        </w:r>
      </w:ins>
      <w:del w:id="7764" w:author="Lektorat Bauer" w:date="2025-03-04T11:55:00Z" w16du:dateUtc="2025-03-04T10:55:00Z">
        <w:r w:rsidRPr="00944672" w:rsidDel="003150C5">
          <w:rPr>
            <w:rFonts w:ascii="Arial" w:hAnsi="Arial" w:cs="Arial"/>
            <w:sz w:val="24"/>
            <w:szCs w:val="24"/>
          </w:rPr>
          <w:delText>...</w:delText>
        </w:r>
      </w:del>
      <w:r w:rsidRPr="00944672">
        <w:rPr>
          <w:rFonts w:ascii="Arial" w:hAnsi="Arial" w:cs="Arial"/>
          <w:sz w:val="24"/>
          <w:szCs w:val="24"/>
        </w:rPr>
        <w:t xml:space="preserve"> welchen der 4 Werte sollte Sie senden?</w:t>
      </w:r>
    </w:p>
    <w:p w14:paraId="3B2B5842" w14:textId="1CCCEC18"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Sie </w:t>
      </w:r>
      <w:del w:id="7765" w:author="Lektorat Bauer" w:date="2025-03-04T11:55:00Z" w16du:dateUtc="2025-03-04T10:55:00Z">
        <w:r w:rsidRPr="00944672" w:rsidDel="003150C5">
          <w:rPr>
            <w:rFonts w:ascii="Arial" w:hAnsi="Arial" w:cs="Arial"/>
            <w:sz w:val="24"/>
            <w:szCs w:val="24"/>
          </w:rPr>
          <w:delText xml:space="preserve">hatte </w:delText>
        </w:r>
      </w:del>
      <w:ins w:id="7766" w:author="Lektorat Bauer" w:date="2025-03-04T11:55:00Z" w16du:dateUtc="2025-03-04T10:55:00Z">
        <w:r w:rsidR="003150C5">
          <w:rPr>
            <w:rFonts w:ascii="Arial" w:hAnsi="Arial" w:cs="Arial"/>
            <w:sz w:val="24"/>
            <w:szCs w:val="24"/>
          </w:rPr>
          <w:t>entschied</w:t>
        </w:r>
        <w:r w:rsidR="003150C5" w:rsidRPr="00944672">
          <w:rPr>
            <w:rFonts w:ascii="Arial" w:hAnsi="Arial" w:cs="Arial"/>
            <w:sz w:val="24"/>
            <w:szCs w:val="24"/>
          </w:rPr>
          <w:t xml:space="preserve"> </w:t>
        </w:r>
      </w:ins>
      <w:r w:rsidRPr="00944672">
        <w:rPr>
          <w:rFonts w:ascii="Arial" w:hAnsi="Arial" w:cs="Arial"/>
          <w:sz w:val="24"/>
          <w:szCs w:val="24"/>
        </w:rPr>
        <w:t>sich für die 15</w:t>
      </w:r>
      <w:del w:id="7767" w:author="Lektorat Bauer" w:date="2025-03-04T11:55:00Z" w16du:dateUtc="2025-03-04T10:55:00Z">
        <w:r w:rsidRPr="00944672" w:rsidDel="003150C5">
          <w:rPr>
            <w:rFonts w:ascii="Arial" w:hAnsi="Arial" w:cs="Arial"/>
            <w:sz w:val="24"/>
            <w:szCs w:val="24"/>
          </w:rPr>
          <w:delText xml:space="preserve"> entschieden</w:delText>
        </w:r>
      </w:del>
      <w:r w:rsidRPr="00944672">
        <w:rPr>
          <w:rFonts w:ascii="Arial" w:hAnsi="Arial" w:cs="Arial"/>
          <w:sz w:val="24"/>
          <w:szCs w:val="24"/>
        </w:rPr>
        <w:t>, weil Thomas diesen Wert an erster Stelle gesetzt hatte.</w:t>
      </w:r>
    </w:p>
    <w:p w14:paraId="08E5A5B6"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Wenn Sie recht hatte, würde sie einen Anruf erhalten, wenn nicht, ging sie davon aus, dass jede weitere Kommunikation unterbrochen sein würde.</w:t>
      </w:r>
    </w:p>
    <w:p w14:paraId="6D12E066"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0837AC7C"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5AE0B53C"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7995B4BB"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lastRenderedPageBreak/>
        <w:t>Der Duke sah sich die Nachricht an. Die Zeichenfolge war korrekt. Woher wusste der Absender, was die richtige Eingabe war? Er schloss das Telefon an den Ton-Manipulator an und wählte die Telefonnummer.</w:t>
      </w:r>
    </w:p>
    <w:p w14:paraId="7F436663" w14:textId="7CFAD7A6"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Nach dem zweiten Klingeln meldete sich eine Frauenstimme: „Hallo?“</w:t>
      </w:r>
      <w:del w:id="7768" w:author="Lektorat Bauer" w:date="2025-03-04T11:57:00Z" w16du:dateUtc="2025-03-04T10:57:00Z">
        <w:r w:rsidRPr="00944672" w:rsidDel="003150C5">
          <w:rPr>
            <w:rFonts w:ascii="Arial" w:hAnsi="Arial" w:cs="Arial"/>
            <w:sz w:val="24"/>
            <w:szCs w:val="24"/>
          </w:rPr>
          <w:delText xml:space="preserve"> Klang es fragend in seinem Ohr.</w:delText>
        </w:r>
      </w:del>
    </w:p>
    <w:p w14:paraId="57BBD8ED"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Er sprach mit normaler Stimme, aber der Ton-Manipulator mischte einen Bariton-Ton dazu, und so klang seine Stimme tiefer und runder.</w:t>
      </w:r>
    </w:p>
    <w:p w14:paraId="5C7DEAC4" w14:textId="1EA9841E"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„Ich wurde aufgefordert, Ihnen einen Zahlen-Code zu senden. Daraufhin habe</w:t>
      </w:r>
      <w:ins w:id="7769" w:author="Lektorat Bauer" w:date="2025-03-04T11:57:00Z" w16du:dateUtc="2025-03-04T10:57:00Z">
        <w:r w:rsidR="003150C5">
          <w:rPr>
            <w:rFonts w:ascii="Arial" w:hAnsi="Arial" w:cs="Arial"/>
            <w:sz w:val="24"/>
            <w:szCs w:val="24"/>
          </w:rPr>
          <w:t>n</w:t>
        </w:r>
      </w:ins>
      <w:r w:rsidRPr="00944672">
        <w:rPr>
          <w:rFonts w:ascii="Arial" w:hAnsi="Arial" w:cs="Arial"/>
          <w:sz w:val="24"/>
          <w:szCs w:val="24"/>
        </w:rPr>
        <w:t xml:space="preserve"> Sie mit dem korrekten Code geantwortet. Ich habe zwei Fragen an Sie, die Sie bitte nacheinander beantworten:</w:t>
      </w:r>
    </w:p>
    <w:p w14:paraId="65A445E8" w14:textId="7EE6443F"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Erstens: Wer sind Sie? Name, Anschrift, Job</w:t>
      </w:r>
      <w:ins w:id="7770" w:author="Lektorat Bauer" w:date="2025-03-04T11:57:00Z" w16du:dateUtc="2025-03-04T10:57:00Z">
        <w:r w:rsidR="003150C5">
          <w:rPr>
            <w:rFonts w:ascii="Arial" w:hAnsi="Arial" w:cs="Arial"/>
            <w:sz w:val="24"/>
            <w:szCs w:val="24"/>
          </w:rPr>
          <w:t>.</w:t>
        </w:r>
      </w:ins>
    </w:p>
    <w:p w14:paraId="6A1AB3EA"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Bitte antworten Sie jetzt.“</w:t>
      </w:r>
    </w:p>
    <w:p w14:paraId="1D7501A9" w14:textId="16A86D83"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Anique </w:t>
      </w:r>
      <w:del w:id="7771" w:author="Lektorat Bauer" w:date="2025-03-04T11:57:00Z" w16du:dateUtc="2025-03-04T10:57:00Z">
        <w:r w:rsidRPr="00944672" w:rsidDel="003150C5">
          <w:rPr>
            <w:rFonts w:ascii="Arial" w:hAnsi="Arial" w:cs="Arial"/>
            <w:sz w:val="24"/>
            <w:szCs w:val="24"/>
          </w:rPr>
          <w:delText>hatte sofort erkannt</w:delText>
        </w:r>
      </w:del>
      <w:ins w:id="7772" w:author="Lektorat Bauer" w:date="2025-03-04T11:57:00Z" w16du:dateUtc="2025-03-04T10:57:00Z">
        <w:r w:rsidR="003150C5">
          <w:rPr>
            <w:rFonts w:ascii="Arial" w:hAnsi="Arial" w:cs="Arial"/>
            <w:sz w:val="24"/>
            <w:szCs w:val="24"/>
          </w:rPr>
          <w:t>erkannte sofort</w:t>
        </w:r>
      </w:ins>
      <w:r w:rsidRPr="00944672">
        <w:rPr>
          <w:rFonts w:ascii="Arial" w:hAnsi="Arial" w:cs="Arial"/>
          <w:sz w:val="24"/>
          <w:szCs w:val="24"/>
        </w:rPr>
        <w:t>, dass die Stimme moduliert worden war und antwortete: „Woher weiß ich, dass ich es nicht mit einer aufgezeichneten Sprachnachricht zu tun habe?“</w:t>
      </w:r>
    </w:p>
    <w:p w14:paraId="2CCD6838" w14:textId="590E7EBD"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Die Stimme antwortete: „Danke</w:t>
      </w:r>
      <w:ins w:id="7773" w:author="Lektorat Bauer" w:date="2025-03-04T11:57:00Z" w16du:dateUtc="2025-03-04T10:57:00Z">
        <w:r w:rsidR="003150C5">
          <w:rPr>
            <w:rFonts w:ascii="Arial" w:hAnsi="Arial" w:cs="Arial"/>
            <w:sz w:val="24"/>
            <w:szCs w:val="24"/>
          </w:rPr>
          <w:t>,</w:t>
        </w:r>
      </w:ins>
      <w:r w:rsidRPr="00944672">
        <w:rPr>
          <w:rFonts w:ascii="Arial" w:hAnsi="Arial" w:cs="Arial"/>
          <w:sz w:val="24"/>
          <w:szCs w:val="24"/>
        </w:rPr>
        <w:t xml:space="preserve"> das</w:t>
      </w:r>
      <w:ins w:id="7774" w:author="Lektorat Bauer" w:date="2025-03-04T11:57:00Z" w16du:dateUtc="2025-03-04T10:57:00Z">
        <w:r w:rsidR="003150C5">
          <w:rPr>
            <w:rFonts w:ascii="Arial" w:hAnsi="Arial" w:cs="Arial"/>
            <w:sz w:val="24"/>
            <w:szCs w:val="24"/>
          </w:rPr>
          <w:t>s</w:t>
        </w:r>
      </w:ins>
      <w:r w:rsidRPr="00944672">
        <w:rPr>
          <w:rFonts w:ascii="Arial" w:hAnsi="Arial" w:cs="Arial"/>
          <w:sz w:val="24"/>
          <w:szCs w:val="24"/>
        </w:rPr>
        <w:t xml:space="preserve"> Sie das hinterfragen, ich bin mir auch nicht sicher, ob Sie sie sind. Bitte beantworten Sie meine erste Frage.“</w:t>
      </w:r>
    </w:p>
    <w:p w14:paraId="5F23EC2E" w14:textId="215DA5F9"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„Mein Name ist Anique Smits, ich </w:t>
      </w:r>
      <w:del w:id="7775" w:author="Lektorat Bauer" w:date="2025-03-04T11:57:00Z" w16du:dateUtc="2025-03-04T10:57:00Z">
        <w:r w:rsidRPr="00944672" w:rsidDel="003150C5">
          <w:rPr>
            <w:rFonts w:ascii="Arial" w:hAnsi="Arial" w:cs="Arial"/>
            <w:sz w:val="24"/>
            <w:szCs w:val="24"/>
          </w:rPr>
          <w:delText>bin die</w:delText>
        </w:r>
      </w:del>
      <w:ins w:id="7776" w:author="Lektorat Bauer" w:date="2025-03-04T11:57:00Z" w16du:dateUtc="2025-03-04T10:57:00Z">
        <w:r w:rsidR="003150C5">
          <w:rPr>
            <w:rFonts w:ascii="Arial" w:hAnsi="Arial" w:cs="Arial"/>
            <w:sz w:val="24"/>
            <w:szCs w:val="24"/>
          </w:rPr>
          <w:t>arbeite in der</w:t>
        </w:r>
      </w:ins>
      <w:r w:rsidRPr="00944672">
        <w:rPr>
          <w:rFonts w:ascii="Arial" w:hAnsi="Arial" w:cs="Arial"/>
          <w:sz w:val="24"/>
          <w:szCs w:val="24"/>
        </w:rPr>
        <w:t xml:space="preserve"> Abteilung forensische </w:t>
      </w:r>
      <w:del w:id="7777" w:author="Lektorat Bauer" w:date="2025-03-04T11:57:00Z" w16du:dateUtc="2025-03-04T10:57:00Z">
        <w:r w:rsidRPr="00944672" w:rsidDel="003150C5">
          <w:rPr>
            <w:rFonts w:ascii="Arial" w:hAnsi="Arial" w:cs="Arial"/>
            <w:sz w:val="24"/>
            <w:szCs w:val="24"/>
          </w:rPr>
          <w:delText>Copmuter</w:delText>
        </w:r>
      </w:del>
      <w:ins w:id="7778" w:author="Lektorat Bauer" w:date="2025-03-04T11:57:00Z" w16du:dateUtc="2025-03-04T10:57:00Z">
        <w:r w:rsidR="003150C5" w:rsidRPr="00944672">
          <w:rPr>
            <w:rFonts w:ascii="Arial" w:hAnsi="Arial" w:cs="Arial"/>
            <w:sz w:val="24"/>
            <w:szCs w:val="24"/>
          </w:rPr>
          <w:t>Computer</w:t>
        </w:r>
      </w:ins>
      <w:r w:rsidRPr="00944672">
        <w:rPr>
          <w:rFonts w:ascii="Arial" w:hAnsi="Arial" w:cs="Arial"/>
          <w:sz w:val="24"/>
          <w:szCs w:val="24"/>
        </w:rPr>
        <w:t xml:space="preserve">-Recherche beim </w:t>
      </w:r>
      <w:del w:id="7779" w:author="Lektorat Bauer" w:date="2025-03-07T18:52:00Z" w16du:dateUtc="2025-03-07T17:52:00Z">
        <w:r w:rsidRPr="00944672" w:rsidDel="00905175">
          <w:rPr>
            <w:rFonts w:ascii="Arial" w:hAnsi="Arial" w:cs="Arial"/>
            <w:sz w:val="24"/>
            <w:szCs w:val="24"/>
          </w:rPr>
          <w:delText>AVNL</w:delText>
        </w:r>
      </w:del>
      <w:ins w:id="7780" w:author="Lektorat Bauer" w:date="2025-03-07T18:52:00Z" w16du:dateUtc="2025-03-07T17:52:00Z">
        <w:r w:rsidR="00905175">
          <w:rPr>
            <w:rFonts w:ascii="Arial" w:hAnsi="Arial" w:cs="Arial"/>
            <w:sz w:val="24"/>
            <w:szCs w:val="24"/>
          </w:rPr>
          <w:t>AIVD</w:t>
        </w:r>
      </w:ins>
      <w:r w:rsidRPr="00944672">
        <w:rPr>
          <w:rFonts w:ascii="Arial" w:hAnsi="Arial" w:cs="Arial"/>
          <w:sz w:val="24"/>
          <w:szCs w:val="24"/>
        </w:rPr>
        <w:t>.“</w:t>
      </w:r>
    </w:p>
    <w:p w14:paraId="002897A0" w14:textId="70469D6A"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„Das klingt, als wären Sie keine Aufzeichnung. Aber das mit dem </w:t>
      </w:r>
      <w:del w:id="7781" w:author="Lektorat Bauer" w:date="2025-03-07T18:52:00Z" w16du:dateUtc="2025-03-07T17:52:00Z">
        <w:r w:rsidRPr="00944672" w:rsidDel="00905175">
          <w:rPr>
            <w:rFonts w:ascii="Arial" w:hAnsi="Arial" w:cs="Arial"/>
            <w:sz w:val="24"/>
            <w:szCs w:val="24"/>
          </w:rPr>
          <w:delText xml:space="preserve">AVNL </w:delText>
        </w:r>
      </w:del>
      <w:ins w:id="7782" w:author="Lektorat Bauer" w:date="2025-03-07T18:52:00Z" w16du:dateUtc="2025-03-07T17:52:00Z">
        <w:r w:rsidR="00905175">
          <w:rPr>
            <w:rFonts w:ascii="Arial" w:hAnsi="Arial" w:cs="Arial"/>
            <w:sz w:val="24"/>
            <w:szCs w:val="24"/>
          </w:rPr>
          <w:t>AIVD</w:t>
        </w:r>
        <w:r w:rsidR="00905175" w:rsidRPr="00944672">
          <w:rPr>
            <w:rFonts w:ascii="Arial" w:hAnsi="Arial" w:cs="Arial"/>
            <w:sz w:val="24"/>
            <w:szCs w:val="24"/>
          </w:rPr>
          <w:t xml:space="preserve"> </w:t>
        </w:r>
      </w:ins>
      <w:r w:rsidRPr="00944672">
        <w:rPr>
          <w:rFonts w:ascii="Arial" w:hAnsi="Arial" w:cs="Arial"/>
          <w:sz w:val="24"/>
          <w:szCs w:val="24"/>
        </w:rPr>
        <w:t>gibt mir zu denken!“</w:t>
      </w:r>
    </w:p>
    <w:p w14:paraId="304D92B8"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„Wenn ich Sie hereinlegen</w:t>
      </w:r>
      <w:del w:id="7783" w:author="Lektorat Bauer" w:date="2025-03-04T11:58:00Z" w16du:dateUtc="2025-03-04T10:58:00Z">
        <w:r w:rsidRPr="00944672" w:rsidDel="003150C5">
          <w:rPr>
            <w:rFonts w:ascii="Arial" w:hAnsi="Arial" w:cs="Arial"/>
            <w:sz w:val="24"/>
            <w:szCs w:val="24"/>
          </w:rPr>
          <w:delText>,</w:delText>
        </w:r>
      </w:del>
      <w:r w:rsidRPr="00944672">
        <w:rPr>
          <w:rFonts w:ascii="Arial" w:hAnsi="Arial" w:cs="Arial"/>
          <w:sz w:val="24"/>
          <w:szCs w:val="24"/>
        </w:rPr>
        <w:t xml:space="preserve"> hätte wollen, dann hätte ich anders geantwortet. Aber warum führen Sie das Gespräch? Wer sind Sie?“</w:t>
      </w:r>
    </w:p>
    <w:p w14:paraId="2B025C29" w14:textId="1638A88D"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„Wenn ich sicher bin, dass Sie die richtige Adressatin sind, gebe ich mich zu erkennen! Versprochen</w:t>
      </w:r>
      <w:ins w:id="7784" w:author="Lektorat Bauer" w:date="2025-03-04T11:58:00Z" w16du:dateUtc="2025-03-04T10:58:00Z">
        <w:r w:rsidR="003150C5">
          <w:rPr>
            <w:rFonts w:ascii="Arial" w:hAnsi="Arial" w:cs="Arial"/>
            <w:sz w:val="24"/>
            <w:szCs w:val="24"/>
          </w:rPr>
          <w:t>.</w:t>
        </w:r>
      </w:ins>
      <w:r w:rsidRPr="00944672">
        <w:rPr>
          <w:rFonts w:ascii="Arial" w:hAnsi="Arial" w:cs="Arial"/>
          <w:sz w:val="24"/>
          <w:szCs w:val="24"/>
        </w:rPr>
        <w:t xml:space="preserve">“ </w:t>
      </w:r>
      <w:commentRangeStart w:id="7785"/>
      <w:ins w:id="7786" w:author="Lektorat Bauer" w:date="2025-03-04T11:58:00Z" w16du:dateUtc="2025-03-04T10:58:00Z">
        <w:r w:rsidR="003150C5">
          <w:rPr>
            <w:rFonts w:ascii="Arial" w:hAnsi="Arial" w:cs="Arial"/>
            <w:sz w:val="24"/>
            <w:szCs w:val="24"/>
          </w:rPr>
          <w:t>Ü</w:t>
        </w:r>
      </w:ins>
      <w:del w:id="7787" w:author="Lektorat Bauer" w:date="2025-03-04T11:58:00Z" w16du:dateUtc="2025-03-04T10:58:00Z">
        <w:r w:rsidRPr="00944672" w:rsidDel="003150C5">
          <w:rPr>
            <w:rFonts w:ascii="Arial" w:hAnsi="Arial" w:cs="Arial"/>
            <w:sz w:val="24"/>
            <w:szCs w:val="24"/>
          </w:rPr>
          <w:delText>ü</w:delText>
        </w:r>
      </w:del>
      <w:r w:rsidRPr="00944672">
        <w:rPr>
          <w:rFonts w:ascii="Arial" w:hAnsi="Arial" w:cs="Arial"/>
          <w:sz w:val="24"/>
          <w:szCs w:val="24"/>
        </w:rPr>
        <w:t>ber das ‚versprochen‘ musste Anique schmunzeln.</w:t>
      </w:r>
    </w:p>
    <w:p w14:paraId="1496656B"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Mit einem Lächeln in der Stimme fuhr sie fort: </w:t>
      </w:r>
      <w:commentRangeEnd w:id="7785"/>
      <w:r w:rsidR="003150C5">
        <w:rPr>
          <w:rStyle w:val="Kommentarzeichen"/>
        </w:rPr>
        <w:commentReference w:id="7785"/>
      </w:r>
      <w:r w:rsidRPr="00944672">
        <w:rPr>
          <w:rFonts w:ascii="Arial" w:hAnsi="Arial" w:cs="Arial"/>
          <w:sz w:val="24"/>
          <w:szCs w:val="24"/>
        </w:rPr>
        <w:t>„Ich nehme Sie beim Wort! Was ist die zweite Frage?“</w:t>
      </w:r>
    </w:p>
    <w:p w14:paraId="68BD6926" w14:textId="4519A143"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„Ich stelle fest, Sie nehmen das Gespräch ernst!“</w:t>
      </w:r>
      <w:ins w:id="7788" w:author="Lektorat Bauer" w:date="2025-03-04T11:59:00Z" w16du:dateUtc="2025-03-04T10:59:00Z">
        <w:r w:rsidR="00A906FE">
          <w:rPr>
            <w:rFonts w:ascii="Arial" w:hAnsi="Arial" w:cs="Arial"/>
            <w:sz w:val="24"/>
            <w:szCs w:val="24"/>
          </w:rPr>
          <w:t>,</w:t>
        </w:r>
      </w:ins>
      <w:r w:rsidRPr="00944672">
        <w:rPr>
          <w:rFonts w:ascii="Arial" w:hAnsi="Arial" w:cs="Arial"/>
          <w:sz w:val="24"/>
          <w:szCs w:val="24"/>
        </w:rPr>
        <w:t xml:space="preserve"> </w:t>
      </w:r>
      <w:ins w:id="7789" w:author="Lektorat Bauer" w:date="2025-03-04T11:59:00Z" w16du:dateUtc="2025-03-04T10:59:00Z">
        <w:r w:rsidR="00A906FE">
          <w:rPr>
            <w:rFonts w:ascii="Arial" w:hAnsi="Arial" w:cs="Arial"/>
            <w:sz w:val="24"/>
            <w:szCs w:val="24"/>
          </w:rPr>
          <w:t>a</w:t>
        </w:r>
      </w:ins>
      <w:del w:id="7790" w:author="Lektorat Bauer" w:date="2025-03-04T11:59:00Z" w16du:dateUtc="2025-03-04T10:59:00Z">
        <w:r w:rsidRPr="00944672" w:rsidDel="00A906FE">
          <w:rPr>
            <w:rFonts w:ascii="Arial" w:hAnsi="Arial" w:cs="Arial"/>
            <w:sz w:val="24"/>
            <w:szCs w:val="24"/>
          </w:rPr>
          <w:delText>A</w:delText>
        </w:r>
      </w:del>
      <w:r w:rsidRPr="00944672">
        <w:rPr>
          <w:rFonts w:ascii="Arial" w:hAnsi="Arial" w:cs="Arial"/>
          <w:sz w:val="24"/>
          <w:szCs w:val="24"/>
        </w:rPr>
        <w:t xml:space="preserve">ntwortetet die Stimme und fuhr fort: „Es gibt einen bestimmten Keller. Nennen Sie mir eine Besonderheit aus diesem Keller.“ </w:t>
      </w:r>
    </w:p>
    <w:p w14:paraId="4577C83F" w14:textId="7D376F65"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„Abgesehen von der Tatsache, dass er mit Thermit zerstört wurde?“</w:t>
      </w:r>
      <w:ins w:id="7791" w:author="Lektorat Bauer" w:date="2025-03-04T11:59:00Z" w16du:dateUtc="2025-03-04T10:59:00Z">
        <w:r w:rsidR="00A906FE">
          <w:rPr>
            <w:rFonts w:ascii="Arial" w:hAnsi="Arial" w:cs="Arial"/>
            <w:sz w:val="24"/>
            <w:szCs w:val="24"/>
          </w:rPr>
          <w:t>,</w:t>
        </w:r>
      </w:ins>
      <w:r w:rsidRPr="00944672">
        <w:rPr>
          <w:rFonts w:ascii="Arial" w:hAnsi="Arial" w:cs="Arial"/>
          <w:sz w:val="24"/>
          <w:szCs w:val="24"/>
        </w:rPr>
        <w:t xml:space="preserve"> </w:t>
      </w:r>
      <w:del w:id="7792" w:author="Lektorat Bauer" w:date="2025-03-04T11:59:00Z" w16du:dateUtc="2025-03-04T10:59:00Z">
        <w:r w:rsidRPr="00944672" w:rsidDel="00A906FE">
          <w:rPr>
            <w:rFonts w:ascii="Arial" w:hAnsi="Arial" w:cs="Arial"/>
            <w:sz w:val="24"/>
            <w:szCs w:val="24"/>
          </w:rPr>
          <w:delText>E</w:delText>
        </w:r>
      </w:del>
      <w:ins w:id="7793" w:author="Lektorat Bauer" w:date="2025-03-04T11:59:00Z" w16du:dateUtc="2025-03-04T10:59:00Z">
        <w:r w:rsidR="00A906FE">
          <w:rPr>
            <w:rFonts w:ascii="Arial" w:hAnsi="Arial" w:cs="Arial"/>
            <w:sz w:val="24"/>
            <w:szCs w:val="24"/>
          </w:rPr>
          <w:t>e</w:t>
        </w:r>
      </w:ins>
      <w:r w:rsidRPr="00944672">
        <w:rPr>
          <w:rFonts w:ascii="Arial" w:hAnsi="Arial" w:cs="Arial"/>
          <w:sz w:val="24"/>
          <w:szCs w:val="24"/>
        </w:rPr>
        <w:t xml:space="preserve">ntfuhr es ihr in einem </w:t>
      </w:r>
      <w:del w:id="7794" w:author="Lektorat Bauer" w:date="2025-03-04T11:59:00Z" w16du:dateUtc="2025-03-04T10:59:00Z">
        <w:r w:rsidRPr="00944672" w:rsidDel="00A906FE">
          <w:rPr>
            <w:rFonts w:ascii="Arial" w:hAnsi="Arial" w:cs="Arial"/>
            <w:sz w:val="24"/>
            <w:szCs w:val="24"/>
          </w:rPr>
          <w:delText xml:space="preserve">gefährlich </w:delText>
        </w:r>
      </w:del>
      <w:r w:rsidRPr="00944672">
        <w:rPr>
          <w:rFonts w:ascii="Arial" w:hAnsi="Arial" w:cs="Arial"/>
          <w:sz w:val="24"/>
          <w:szCs w:val="24"/>
        </w:rPr>
        <w:t xml:space="preserve">giftigen Tonfall. </w:t>
      </w:r>
    </w:p>
    <w:p w14:paraId="1F49F2E1" w14:textId="1A7B74F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„So schlimm? Das wusste ich nicht!“</w:t>
      </w:r>
      <w:ins w:id="7795" w:author="Lektorat Bauer" w:date="2025-03-04T12:00:00Z" w16du:dateUtc="2025-03-04T11:00:00Z">
        <w:r w:rsidR="00A906FE">
          <w:rPr>
            <w:rFonts w:ascii="Arial" w:hAnsi="Arial" w:cs="Arial"/>
            <w:sz w:val="24"/>
            <w:szCs w:val="24"/>
          </w:rPr>
          <w:t>,</w:t>
        </w:r>
      </w:ins>
      <w:r w:rsidRPr="00944672">
        <w:rPr>
          <w:rFonts w:ascii="Arial" w:hAnsi="Arial" w:cs="Arial"/>
          <w:sz w:val="24"/>
          <w:szCs w:val="24"/>
        </w:rPr>
        <w:t xml:space="preserve"> </w:t>
      </w:r>
      <w:ins w:id="7796" w:author="Lektorat Bauer" w:date="2025-03-04T12:00:00Z" w16du:dateUtc="2025-03-04T11:00:00Z">
        <w:r w:rsidR="00A906FE">
          <w:rPr>
            <w:rFonts w:ascii="Arial" w:hAnsi="Arial" w:cs="Arial"/>
            <w:sz w:val="24"/>
            <w:szCs w:val="24"/>
          </w:rPr>
          <w:t>h</w:t>
        </w:r>
      </w:ins>
      <w:del w:id="7797" w:author="Lektorat Bauer" w:date="2025-03-04T12:00:00Z" w16du:dateUtc="2025-03-04T11:00:00Z">
        <w:r w:rsidRPr="00944672" w:rsidDel="00A906FE">
          <w:rPr>
            <w:rFonts w:ascii="Arial" w:hAnsi="Arial" w:cs="Arial"/>
            <w:sz w:val="24"/>
            <w:szCs w:val="24"/>
          </w:rPr>
          <w:delText>H</w:delText>
        </w:r>
      </w:del>
      <w:r w:rsidRPr="00944672">
        <w:rPr>
          <w:rFonts w:ascii="Arial" w:hAnsi="Arial" w:cs="Arial"/>
          <w:sz w:val="24"/>
          <w:szCs w:val="24"/>
        </w:rPr>
        <w:t>örte Sie eine betroffene Stimme. Das Entsetzen war trotz der Tonmanipulation deutlich zu hören.</w:t>
      </w:r>
    </w:p>
    <w:p w14:paraId="72F75AFB"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„Bitte nehmen Sie meine Entschuldigung an und fahren Sie fort!“</w:t>
      </w:r>
    </w:p>
    <w:p w14:paraId="166A46B2" w14:textId="0EF96D03"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Über diese Reaktion war Anique verwundert, gleichzeitig wusste Sie, dass dieses Gespräch live geführt wurde. Sie atmete hörbar tief durch und sagte: „Jetzt weiß auch ich, dass wir live sprechen. Der Arbeitsplatz sah aus wie die Kommandozentrale der Enterprise.“ Kurze Pause</w:t>
      </w:r>
      <w:ins w:id="7798" w:author="Lektorat Bauer" w:date="2025-03-04T12:00:00Z" w16du:dateUtc="2025-03-04T11:00:00Z">
        <w:r w:rsidR="00A906FE">
          <w:rPr>
            <w:rFonts w:ascii="Arial" w:hAnsi="Arial" w:cs="Arial"/>
            <w:sz w:val="24"/>
            <w:szCs w:val="24"/>
          </w:rPr>
          <w:t>.</w:t>
        </w:r>
      </w:ins>
      <w:r w:rsidRPr="00944672">
        <w:rPr>
          <w:rFonts w:ascii="Arial" w:hAnsi="Arial" w:cs="Arial"/>
          <w:sz w:val="24"/>
          <w:szCs w:val="24"/>
        </w:rPr>
        <w:t xml:space="preserve"> „Na ja, fast. Aber auf mich hat Sie immer so gewirkt.“</w:t>
      </w:r>
    </w:p>
    <w:p w14:paraId="0626E9B8" w14:textId="69A7AF18"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„Anique, Sie waren die beste Freundin, die Thomas hatte</w:t>
      </w:r>
      <w:del w:id="7799" w:author="Lektorat Bauer" w:date="2025-03-04T12:00:00Z" w16du:dateUtc="2025-03-04T11:00:00Z">
        <w:r w:rsidRPr="00944672" w:rsidDel="00A906FE">
          <w:rPr>
            <w:rFonts w:ascii="Arial" w:hAnsi="Arial" w:cs="Arial"/>
            <w:sz w:val="24"/>
            <w:szCs w:val="24"/>
          </w:rPr>
          <w:delText>.</w:delText>
        </w:r>
      </w:del>
      <w:r w:rsidRPr="00944672">
        <w:rPr>
          <w:rFonts w:ascii="Arial" w:hAnsi="Arial" w:cs="Arial"/>
          <w:sz w:val="24"/>
          <w:szCs w:val="24"/>
        </w:rPr>
        <w:t>“</w:t>
      </w:r>
      <w:ins w:id="7800" w:author="Lektorat Bauer" w:date="2025-03-04T12:00:00Z" w16du:dateUtc="2025-03-04T11:00:00Z">
        <w:r w:rsidR="00A906FE">
          <w:rPr>
            <w:rFonts w:ascii="Arial" w:hAnsi="Arial" w:cs="Arial"/>
            <w:sz w:val="24"/>
            <w:szCs w:val="24"/>
          </w:rPr>
          <w:t>,</w:t>
        </w:r>
      </w:ins>
      <w:r w:rsidRPr="00944672">
        <w:rPr>
          <w:rFonts w:ascii="Arial" w:hAnsi="Arial" w:cs="Arial"/>
          <w:sz w:val="24"/>
          <w:szCs w:val="24"/>
        </w:rPr>
        <w:t xml:space="preserve"> </w:t>
      </w:r>
      <w:ins w:id="7801" w:author="Lektorat Bauer" w:date="2025-03-04T12:00:00Z" w16du:dateUtc="2025-03-04T11:00:00Z">
        <w:r w:rsidR="00A906FE">
          <w:rPr>
            <w:rFonts w:ascii="Arial" w:hAnsi="Arial" w:cs="Arial"/>
            <w:sz w:val="24"/>
            <w:szCs w:val="24"/>
          </w:rPr>
          <w:t>s</w:t>
        </w:r>
      </w:ins>
      <w:del w:id="7802" w:author="Lektorat Bauer" w:date="2025-03-04T12:00:00Z" w16du:dateUtc="2025-03-04T11:00:00Z">
        <w:r w:rsidRPr="00944672" w:rsidDel="00A906FE">
          <w:rPr>
            <w:rFonts w:ascii="Arial" w:hAnsi="Arial" w:cs="Arial"/>
            <w:sz w:val="24"/>
            <w:szCs w:val="24"/>
          </w:rPr>
          <w:delText>S</w:delText>
        </w:r>
      </w:del>
      <w:r w:rsidRPr="00944672">
        <w:rPr>
          <w:rFonts w:ascii="Arial" w:hAnsi="Arial" w:cs="Arial"/>
          <w:sz w:val="24"/>
          <w:szCs w:val="24"/>
        </w:rPr>
        <w:t>agte die Stimme, und fuhr dann fort: „Ich bin der ‚Duke Cloud‘ und so etwas</w:t>
      </w:r>
      <w:del w:id="7803" w:author="Lektorat Bauer" w:date="2025-03-04T12:00:00Z" w16du:dateUtc="2025-03-04T11:00:00Z">
        <w:r w:rsidRPr="00944672" w:rsidDel="00A906FE">
          <w:rPr>
            <w:rFonts w:ascii="Arial" w:hAnsi="Arial" w:cs="Arial"/>
            <w:sz w:val="24"/>
            <w:szCs w:val="24"/>
          </w:rPr>
          <w:delText>,</w:delText>
        </w:r>
      </w:del>
      <w:r w:rsidRPr="00944672">
        <w:rPr>
          <w:rFonts w:ascii="Arial" w:hAnsi="Arial" w:cs="Arial"/>
          <w:sz w:val="24"/>
          <w:szCs w:val="24"/>
        </w:rPr>
        <w:t xml:space="preserve"> wie ein Bruder im Geiste</w:t>
      </w:r>
      <w:del w:id="7804" w:author="Lektorat Bauer" w:date="2025-03-04T12:00:00Z" w16du:dateUtc="2025-03-04T11:00:00Z">
        <w:r w:rsidRPr="00944672" w:rsidDel="00A906FE">
          <w:rPr>
            <w:rFonts w:ascii="Arial" w:hAnsi="Arial" w:cs="Arial"/>
            <w:sz w:val="24"/>
            <w:szCs w:val="24"/>
          </w:rPr>
          <w:delText>,</w:delText>
        </w:r>
      </w:del>
      <w:r w:rsidRPr="00944672">
        <w:rPr>
          <w:rFonts w:ascii="Arial" w:hAnsi="Arial" w:cs="Arial"/>
          <w:sz w:val="24"/>
          <w:szCs w:val="24"/>
        </w:rPr>
        <w:t xml:space="preserve"> von Thomas.“ A</w:t>
      </w:r>
      <w:del w:id="7805" w:author="Lektorat Bauer" w:date="2025-03-04T12:00:00Z" w16du:dateUtc="2025-03-04T11:00:00Z">
        <w:r w:rsidRPr="00944672" w:rsidDel="00A906FE">
          <w:rPr>
            <w:rFonts w:ascii="Arial" w:hAnsi="Arial" w:cs="Arial"/>
            <w:sz w:val="24"/>
            <w:szCs w:val="24"/>
          </w:rPr>
          <w:delText>n</w:delText>
        </w:r>
      </w:del>
      <w:r w:rsidRPr="00944672">
        <w:rPr>
          <w:rFonts w:ascii="Arial" w:hAnsi="Arial" w:cs="Arial"/>
          <w:sz w:val="24"/>
          <w:szCs w:val="24"/>
        </w:rPr>
        <w:t xml:space="preserve">nique dachte kurz nach und antwortete: „Johann Dahlleiter! InBev104! Verdammt, ich hätte es </w:t>
      </w:r>
      <w:del w:id="7806" w:author="Lektorat Bauer" w:date="2025-03-04T12:00:00Z" w16du:dateUtc="2025-03-04T11:00:00Z">
        <w:r w:rsidRPr="00944672" w:rsidDel="00A906FE">
          <w:rPr>
            <w:rFonts w:ascii="Arial" w:hAnsi="Arial" w:cs="Arial"/>
            <w:sz w:val="24"/>
            <w:szCs w:val="24"/>
          </w:rPr>
          <w:delText>Wissen</w:delText>
        </w:r>
      </w:del>
      <w:ins w:id="7807" w:author="Lektorat Bauer" w:date="2025-03-04T12:00:00Z" w16du:dateUtc="2025-03-04T11:00:00Z">
        <w:r w:rsidR="00A906FE" w:rsidRPr="00944672">
          <w:rPr>
            <w:rFonts w:ascii="Arial" w:hAnsi="Arial" w:cs="Arial"/>
            <w:sz w:val="24"/>
            <w:szCs w:val="24"/>
          </w:rPr>
          <w:t>wissen</w:t>
        </w:r>
      </w:ins>
      <w:r w:rsidRPr="00944672">
        <w:rPr>
          <w:rFonts w:ascii="Arial" w:hAnsi="Arial" w:cs="Arial"/>
          <w:sz w:val="24"/>
          <w:szCs w:val="24"/>
        </w:rPr>
        <w:t xml:space="preserve"> müssen!“</w:t>
      </w:r>
    </w:p>
    <w:p w14:paraId="1DE0DD29" w14:textId="3D49A15E"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Die Stimme im Telefon lachte auf: „Sie kennen mich?! Wow, jetzt bin ICH überrascht!“ Nach einer kurzen Pause sagte der Duke: „Anique, das mit Thomas tut mir leid. Ich benötige etwas Zeit. Dann melde ich mich erneut und gebe</w:t>
      </w:r>
      <w:del w:id="7808" w:author="Lektorat Bauer" w:date="2025-03-04T12:01:00Z" w16du:dateUtc="2025-03-04T11:01:00Z">
        <w:r w:rsidRPr="00944672" w:rsidDel="00A906FE">
          <w:rPr>
            <w:rFonts w:ascii="Arial" w:hAnsi="Arial" w:cs="Arial"/>
            <w:sz w:val="24"/>
            <w:szCs w:val="24"/>
          </w:rPr>
          <w:delText>n</w:delText>
        </w:r>
      </w:del>
      <w:ins w:id="7809" w:author="Lektorat Bauer" w:date="2025-03-04T12:01:00Z" w16du:dateUtc="2025-03-04T11:01:00Z">
        <w:r w:rsidR="00A906FE">
          <w:rPr>
            <w:rFonts w:ascii="Arial" w:hAnsi="Arial" w:cs="Arial"/>
            <w:sz w:val="24"/>
            <w:szCs w:val="24"/>
          </w:rPr>
          <w:t xml:space="preserve"> dir</w:t>
        </w:r>
      </w:ins>
      <w:r w:rsidRPr="00944672">
        <w:rPr>
          <w:rFonts w:ascii="Arial" w:hAnsi="Arial" w:cs="Arial"/>
          <w:sz w:val="24"/>
          <w:szCs w:val="24"/>
        </w:rPr>
        <w:t xml:space="preserve"> den Zugriff auf die Daten, die Thomas hinterlassen hat. Ich nutze diese Telefonnummer.“ Damit wurde das Gespräch beendet.</w:t>
      </w:r>
    </w:p>
    <w:p w14:paraId="569132E7"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Anique legte sich wieder ins Bett. Mit Tränen in den Augen schlief sie ein.</w:t>
      </w:r>
    </w:p>
    <w:p w14:paraId="1B5AACED"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00A8ADE2"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p>
    <w:p w14:paraId="622369E7"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commentRangeStart w:id="7810"/>
      <w:commentRangeEnd w:id="7810"/>
      <w:r w:rsidRPr="00944672">
        <w:rPr>
          <w:rFonts w:ascii="Arial" w:hAnsi="Arial" w:cs="Arial"/>
          <w:sz w:val="24"/>
          <w:szCs w:val="24"/>
        </w:rPr>
        <w:commentReference w:id="7810"/>
      </w:r>
      <w:r w:rsidRPr="00944672">
        <w:rPr>
          <w:rFonts w:ascii="Arial" w:hAnsi="Arial" w:cs="Arial"/>
          <w:b/>
          <w:bCs/>
          <w:sz w:val="24"/>
          <w:szCs w:val="24"/>
        </w:rPr>
        <w:t>&gt;&gt;&gt; Russland, Juli 2014 &lt;&lt;&lt;</w:t>
      </w:r>
    </w:p>
    <w:p w14:paraId="03A2A29B" w14:textId="7B091633"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Nach dem Test auf dem Testgelände Kasputin Jar</w:t>
      </w:r>
      <w:del w:id="7811" w:author="Lektorat Bauer" w:date="2025-03-04T12:01:00Z" w16du:dateUtc="2025-03-04T11:01:00Z">
        <w:r w:rsidRPr="00944672" w:rsidDel="00A906FE">
          <w:rPr>
            <w:rFonts w:ascii="Arial" w:hAnsi="Arial" w:cs="Arial"/>
            <w:sz w:val="24"/>
            <w:szCs w:val="24"/>
          </w:rPr>
          <w:delText>,</w:delText>
        </w:r>
      </w:del>
      <w:r w:rsidRPr="00944672">
        <w:rPr>
          <w:rFonts w:ascii="Arial" w:hAnsi="Arial" w:cs="Arial"/>
          <w:sz w:val="24"/>
          <w:szCs w:val="24"/>
        </w:rPr>
        <w:t xml:space="preserve"> gab es regen diplomatischen Austausch zwischen Moskau und Pyonyang. Im Zuge dieses Austausches erhielten die nordkoreanischen Techniker die Anweisung, bis auf Weiteres</w:t>
      </w:r>
      <w:del w:id="7812" w:author="Lektorat Bauer" w:date="2025-03-04T12:01:00Z" w16du:dateUtc="2025-03-04T11:01:00Z">
        <w:r w:rsidRPr="00944672" w:rsidDel="00A906FE">
          <w:rPr>
            <w:rFonts w:ascii="Arial" w:hAnsi="Arial" w:cs="Arial"/>
            <w:sz w:val="24"/>
            <w:szCs w:val="24"/>
          </w:rPr>
          <w:delText>,</w:delText>
        </w:r>
      </w:del>
      <w:r w:rsidRPr="00944672">
        <w:rPr>
          <w:rFonts w:ascii="Arial" w:hAnsi="Arial" w:cs="Arial"/>
          <w:sz w:val="24"/>
          <w:szCs w:val="24"/>
        </w:rPr>
        <w:t xml:space="preserve"> auf dem Testgelände zu bleiben.</w:t>
      </w:r>
    </w:p>
    <w:p w14:paraId="1144D187"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Bei dem Austausch ging es um weitergehende Testmöglichkeiten und wie diese zu bewerkstelligen wären. Die Nordkoreaner hingegen</w:t>
      </w:r>
      <w:del w:id="7813" w:author="Lektorat Bauer" w:date="2025-03-04T12:01:00Z" w16du:dateUtc="2025-03-04T11:01:00Z">
        <w:r w:rsidRPr="00944672" w:rsidDel="00A906FE">
          <w:rPr>
            <w:rFonts w:ascii="Arial" w:hAnsi="Arial" w:cs="Arial"/>
            <w:sz w:val="24"/>
            <w:szCs w:val="24"/>
          </w:rPr>
          <w:delText>,</w:delText>
        </w:r>
      </w:del>
      <w:r w:rsidRPr="00944672">
        <w:rPr>
          <w:rFonts w:ascii="Arial" w:hAnsi="Arial" w:cs="Arial"/>
          <w:sz w:val="24"/>
          <w:szCs w:val="24"/>
        </w:rPr>
        <w:t xml:space="preserve"> verwiesen darauf, dass die modifizierten Raketen benutzt worden waren, und es keine weiteren Raketen in Kasputin Jar gab. Gleichzeitig wollten die Russen nicht noch einmal Transportkosten zahlen.</w:t>
      </w:r>
    </w:p>
    <w:p w14:paraId="1826EAE2"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Man kam überein, dass die Nordkoreaner eine russische Rakete modifizieren würden, um einen weiteren Test durchführen zu können.</w:t>
      </w:r>
    </w:p>
    <w:p w14:paraId="280D947A"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2C05E4E3"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792AA6C3"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744C7FEC"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commentRangeStart w:id="7814"/>
      <w:commentRangeEnd w:id="7814"/>
      <w:r w:rsidRPr="00944672">
        <w:rPr>
          <w:rFonts w:ascii="Arial" w:hAnsi="Arial" w:cs="Arial"/>
          <w:sz w:val="24"/>
          <w:szCs w:val="24"/>
        </w:rPr>
        <w:commentReference w:id="7814"/>
      </w:r>
      <w:r w:rsidRPr="00944672">
        <w:rPr>
          <w:rFonts w:ascii="Arial" w:hAnsi="Arial" w:cs="Arial"/>
          <w:b/>
          <w:bCs/>
          <w:sz w:val="24"/>
          <w:szCs w:val="24"/>
        </w:rPr>
        <w:t>&gt;&gt;&gt; Kursk: Sitz des leitenden Militärinspekteurs &lt;&lt;&lt;</w:t>
      </w:r>
    </w:p>
    <w:p w14:paraId="35D46EF4" w14:textId="4A99A9CC" w:rsidR="00944672" w:rsidRPr="00944672" w:rsidRDefault="007175E6" w:rsidP="00623B68">
      <w:pPr>
        <w:autoSpaceDE w:val="0"/>
        <w:autoSpaceDN w:val="0"/>
        <w:adjustRightInd w:val="0"/>
        <w:spacing w:after="0" w:line="360" w:lineRule="auto"/>
        <w:ind w:firstLine="227"/>
        <w:jc w:val="both"/>
        <w:rPr>
          <w:rFonts w:ascii="Arial" w:hAnsi="Arial" w:cs="Arial"/>
          <w:sz w:val="24"/>
          <w:szCs w:val="24"/>
        </w:rPr>
      </w:pPr>
      <w:ins w:id="7815" w:author="Lektorat Bauer" w:date="2025-03-04T12:03:00Z" w16du:dateUtc="2025-03-04T11:03:00Z">
        <w:r>
          <w:rPr>
            <w:rFonts w:ascii="Arial" w:hAnsi="Arial" w:cs="Arial"/>
            <w:sz w:val="24"/>
            <w:szCs w:val="24"/>
          </w:rPr>
          <w:t>Der l</w:t>
        </w:r>
      </w:ins>
      <w:del w:id="7816" w:author="Lektorat Bauer" w:date="2025-03-04T12:03:00Z" w16du:dateUtc="2025-03-04T11:03:00Z">
        <w:r w:rsidR="00944672" w:rsidRPr="00944672" w:rsidDel="007175E6">
          <w:rPr>
            <w:rFonts w:ascii="Arial" w:hAnsi="Arial" w:cs="Arial"/>
            <w:sz w:val="24"/>
            <w:szCs w:val="24"/>
          </w:rPr>
          <w:delText>L</w:delText>
        </w:r>
      </w:del>
      <w:r w:rsidR="00944672" w:rsidRPr="00944672">
        <w:rPr>
          <w:rFonts w:ascii="Arial" w:hAnsi="Arial" w:cs="Arial"/>
          <w:sz w:val="24"/>
          <w:szCs w:val="24"/>
        </w:rPr>
        <w:t>eitende</w:t>
      </w:r>
      <w:del w:id="7817" w:author="Lektorat Bauer" w:date="2025-03-04T12:03:00Z" w16du:dateUtc="2025-03-04T11:03:00Z">
        <w:r w:rsidR="00944672" w:rsidRPr="00944672" w:rsidDel="007175E6">
          <w:rPr>
            <w:rFonts w:ascii="Arial" w:hAnsi="Arial" w:cs="Arial"/>
            <w:sz w:val="24"/>
            <w:szCs w:val="24"/>
          </w:rPr>
          <w:delText>r</w:delText>
        </w:r>
      </w:del>
      <w:r w:rsidR="00944672" w:rsidRPr="00944672">
        <w:rPr>
          <w:rFonts w:ascii="Arial" w:hAnsi="Arial" w:cs="Arial"/>
          <w:sz w:val="24"/>
          <w:szCs w:val="24"/>
        </w:rPr>
        <w:t xml:space="preserve"> Militärinspekteur</w:t>
      </w:r>
      <w:del w:id="7818" w:author="Lektorat Bauer" w:date="2025-03-04T12:03:00Z" w16du:dateUtc="2025-03-04T11:03:00Z">
        <w:r w:rsidR="00944672" w:rsidRPr="00944672" w:rsidDel="007175E6">
          <w:rPr>
            <w:rFonts w:ascii="Arial" w:hAnsi="Arial" w:cs="Arial"/>
            <w:sz w:val="24"/>
            <w:szCs w:val="24"/>
          </w:rPr>
          <w:delText>,</w:delText>
        </w:r>
      </w:del>
      <w:r w:rsidR="00944672" w:rsidRPr="00944672">
        <w:rPr>
          <w:rFonts w:ascii="Arial" w:hAnsi="Arial" w:cs="Arial"/>
          <w:sz w:val="24"/>
          <w:szCs w:val="24"/>
        </w:rPr>
        <w:t xml:space="preserve"> Zentralrussland</w:t>
      </w:r>
      <w:ins w:id="7819" w:author="Lektorat Bauer" w:date="2025-03-04T12:03:00Z" w16du:dateUtc="2025-03-04T11:03:00Z">
        <w:r>
          <w:rPr>
            <w:rFonts w:ascii="Arial" w:hAnsi="Arial" w:cs="Arial"/>
            <w:sz w:val="24"/>
            <w:szCs w:val="24"/>
          </w:rPr>
          <w:t>s</w:t>
        </w:r>
      </w:ins>
      <w:r w:rsidR="00944672" w:rsidRPr="00944672">
        <w:rPr>
          <w:rFonts w:ascii="Arial" w:hAnsi="Arial" w:cs="Arial"/>
          <w:sz w:val="24"/>
          <w:szCs w:val="24"/>
        </w:rPr>
        <w:t>, Generaloberst Nikolaj Fjodorowitsch Tkatschow</w:t>
      </w:r>
      <w:ins w:id="7820" w:author="Lektorat Bauer" w:date="2025-03-04T12:03:00Z" w16du:dateUtc="2025-03-04T11:03:00Z">
        <w:r>
          <w:rPr>
            <w:rFonts w:ascii="Arial" w:hAnsi="Arial" w:cs="Arial"/>
            <w:sz w:val="24"/>
            <w:szCs w:val="24"/>
          </w:rPr>
          <w:t>,</w:t>
        </w:r>
      </w:ins>
      <w:r w:rsidR="00944672" w:rsidRPr="00944672">
        <w:rPr>
          <w:rFonts w:ascii="Arial" w:hAnsi="Arial" w:cs="Arial"/>
          <w:sz w:val="24"/>
          <w:szCs w:val="24"/>
        </w:rPr>
        <w:t xml:space="preserve"> verfluchte den Titel der Position, die er jetzt bekleidete. Dieser Titel klang gut, war aber mit keinen Befugnissen ausgestattet. Man </w:t>
      </w:r>
      <w:del w:id="7821" w:author="Lektorat Bauer" w:date="2025-03-04T12:03:00Z" w16du:dateUtc="2025-03-04T11:03:00Z">
        <w:r w:rsidR="00944672" w:rsidRPr="00944672" w:rsidDel="007175E6">
          <w:rPr>
            <w:rFonts w:ascii="Arial" w:hAnsi="Arial" w:cs="Arial"/>
            <w:sz w:val="24"/>
            <w:szCs w:val="24"/>
          </w:rPr>
          <w:delText xml:space="preserve">könnte </w:delText>
        </w:r>
      </w:del>
      <w:ins w:id="7822" w:author="Lektorat Bauer" w:date="2025-03-04T12:03:00Z" w16du:dateUtc="2025-03-04T11:03:00Z">
        <w:r>
          <w:rPr>
            <w:rFonts w:ascii="Arial" w:hAnsi="Arial" w:cs="Arial"/>
            <w:sz w:val="24"/>
            <w:szCs w:val="24"/>
          </w:rPr>
          <w:t>konnte gut und gerne behaupten</w:t>
        </w:r>
      </w:ins>
      <w:del w:id="7823" w:author="Lektorat Bauer" w:date="2025-03-04T12:03:00Z" w16du:dateUtc="2025-03-04T11:03:00Z">
        <w:r w:rsidR="00944672" w:rsidRPr="00944672" w:rsidDel="007175E6">
          <w:rPr>
            <w:rFonts w:ascii="Arial" w:hAnsi="Arial" w:cs="Arial"/>
            <w:sz w:val="24"/>
            <w:szCs w:val="24"/>
          </w:rPr>
          <w:delText>sagen</w:delText>
        </w:r>
      </w:del>
      <w:r w:rsidR="00944672" w:rsidRPr="00944672">
        <w:rPr>
          <w:rFonts w:ascii="Arial" w:hAnsi="Arial" w:cs="Arial"/>
          <w:sz w:val="24"/>
          <w:szCs w:val="24"/>
        </w:rPr>
        <w:t xml:space="preserve">, dass man ihn in </w:t>
      </w:r>
      <w:ins w:id="7824" w:author="Lektorat Bauer" w:date="2025-03-04T12:03:00Z" w16du:dateUtc="2025-03-04T11:03:00Z">
        <w:r>
          <w:rPr>
            <w:rFonts w:ascii="Arial" w:hAnsi="Arial" w:cs="Arial"/>
            <w:sz w:val="24"/>
            <w:szCs w:val="24"/>
          </w:rPr>
          <w:t xml:space="preserve">die </w:t>
        </w:r>
      </w:ins>
      <w:r w:rsidR="00944672" w:rsidRPr="00944672">
        <w:rPr>
          <w:rFonts w:ascii="Arial" w:hAnsi="Arial" w:cs="Arial"/>
          <w:sz w:val="24"/>
          <w:szCs w:val="24"/>
        </w:rPr>
        <w:t xml:space="preserve">Poststelle versetzt hatte. Das ließ sich daran erkennen, dass er nicht in Moskau, sondern in Kursk saß, </w:t>
      </w:r>
      <w:del w:id="7825" w:author="Lektorat Bauer" w:date="2025-03-04T12:03:00Z" w16du:dateUtc="2025-03-04T11:03:00Z">
        <w:r w:rsidR="00944672" w:rsidRPr="00944672" w:rsidDel="007175E6">
          <w:rPr>
            <w:rFonts w:ascii="Arial" w:hAnsi="Arial" w:cs="Arial"/>
            <w:sz w:val="24"/>
            <w:szCs w:val="24"/>
          </w:rPr>
          <w:delText>so das</w:delText>
        </w:r>
      </w:del>
      <w:ins w:id="7826" w:author="Lektorat Bauer" w:date="2025-03-04T12:03:00Z" w16du:dateUtc="2025-03-04T11:03:00Z">
        <w:r>
          <w:rPr>
            <w:rFonts w:ascii="Arial" w:hAnsi="Arial" w:cs="Arial"/>
            <w:sz w:val="24"/>
            <w:szCs w:val="24"/>
          </w:rPr>
          <w:t>von wo aus</w:t>
        </w:r>
      </w:ins>
      <w:r w:rsidR="00944672" w:rsidRPr="00944672">
        <w:rPr>
          <w:rFonts w:ascii="Arial" w:hAnsi="Arial" w:cs="Arial"/>
          <w:sz w:val="24"/>
          <w:szCs w:val="24"/>
        </w:rPr>
        <w:t xml:space="preserve"> er seine Netzwerke nicht pflegen konnte.</w:t>
      </w:r>
    </w:p>
    <w:p w14:paraId="31B167F9" w14:textId="4B88C0FC"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commentRangeStart w:id="7827"/>
      <w:r w:rsidRPr="00944672">
        <w:rPr>
          <w:rFonts w:ascii="Arial" w:hAnsi="Arial" w:cs="Arial"/>
          <w:sz w:val="24"/>
          <w:szCs w:val="24"/>
        </w:rPr>
        <w:t xml:space="preserve"> Aber bereits in dem Film „The Secret of My Succe$s“ aus dem Jahre 1987 wusste der Hauptdarsteller, Michael J. Fox, die Informationen zu nutzen, die dort bereitlagen. </w:t>
      </w:r>
      <w:commentRangeEnd w:id="7827"/>
      <w:r w:rsidR="00DD0863">
        <w:rPr>
          <w:rStyle w:val="Kommentarzeichen"/>
        </w:rPr>
        <w:commentReference w:id="7827"/>
      </w:r>
      <w:r w:rsidRPr="00944672">
        <w:rPr>
          <w:rFonts w:ascii="Arial" w:hAnsi="Arial" w:cs="Arial"/>
          <w:sz w:val="24"/>
          <w:szCs w:val="24"/>
        </w:rPr>
        <w:t xml:space="preserve">Auch auf dem Schreibtisch von Nikolaj Fjodorowitsch Tkatschow hatte sich eine Information angefunden, die – für ihn – wie das Ticket zurück aussah. Die Frage, die sich ihm stellte, war, wie </w:t>
      </w:r>
      <w:del w:id="7828" w:author="Lektorat Bauer" w:date="2025-03-04T15:09:00Z" w16du:dateUtc="2025-03-04T14:09:00Z">
        <w:r w:rsidRPr="00944672" w:rsidDel="00E07F81">
          <w:rPr>
            <w:rFonts w:ascii="Arial" w:hAnsi="Arial" w:cs="Arial"/>
            <w:sz w:val="24"/>
            <w:szCs w:val="24"/>
          </w:rPr>
          <w:delText xml:space="preserve">musste </w:delText>
        </w:r>
      </w:del>
      <w:r w:rsidRPr="00944672">
        <w:rPr>
          <w:rFonts w:ascii="Arial" w:hAnsi="Arial" w:cs="Arial"/>
          <w:sz w:val="24"/>
          <w:szCs w:val="24"/>
        </w:rPr>
        <w:t>er seine Karten spielen</w:t>
      </w:r>
      <w:ins w:id="7829" w:author="Lektorat Bauer" w:date="2025-03-04T15:09:00Z" w16du:dateUtc="2025-03-04T14:09:00Z">
        <w:r w:rsidR="00E07F81">
          <w:rPr>
            <w:rFonts w:ascii="Arial" w:hAnsi="Arial" w:cs="Arial"/>
            <w:sz w:val="24"/>
            <w:szCs w:val="24"/>
          </w:rPr>
          <w:t xml:space="preserve"> musste</w:t>
        </w:r>
      </w:ins>
      <w:r w:rsidRPr="00944672">
        <w:rPr>
          <w:rFonts w:ascii="Arial" w:hAnsi="Arial" w:cs="Arial"/>
          <w:sz w:val="24"/>
          <w:szCs w:val="24"/>
        </w:rPr>
        <w:t xml:space="preserve">, damit er </w:t>
      </w:r>
      <w:del w:id="7830" w:author="Lektorat Bauer" w:date="2025-03-04T15:09:00Z" w16du:dateUtc="2025-03-04T14:09:00Z">
        <w:r w:rsidRPr="00944672" w:rsidDel="00E07F81">
          <w:rPr>
            <w:rFonts w:ascii="Arial" w:hAnsi="Arial" w:cs="Arial"/>
            <w:sz w:val="24"/>
            <w:szCs w:val="24"/>
          </w:rPr>
          <w:delText xml:space="preserve">aus </w:delText>
        </w:r>
      </w:del>
      <w:r w:rsidRPr="00944672">
        <w:rPr>
          <w:rFonts w:ascii="Arial" w:hAnsi="Arial" w:cs="Arial"/>
          <w:sz w:val="24"/>
          <w:szCs w:val="24"/>
        </w:rPr>
        <w:t xml:space="preserve">seiner misslichen Lage </w:t>
      </w:r>
      <w:del w:id="7831" w:author="Lektorat Bauer" w:date="2025-03-04T15:09:00Z" w16du:dateUtc="2025-03-04T14:09:00Z">
        <w:r w:rsidRPr="00944672" w:rsidDel="00E07F81">
          <w:rPr>
            <w:rFonts w:ascii="Arial" w:hAnsi="Arial" w:cs="Arial"/>
            <w:sz w:val="24"/>
            <w:szCs w:val="24"/>
          </w:rPr>
          <w:delText>herauskam</w:delText>
        </w:r>
      </w:del>
      <w:ins w:id="7832" w:author="Lektorat Bauer" w:date="2025-03-04T15:09:00Z" w16du:dateUtc="2025-03-04T14:09:00Z">
        <w:r w:rsidR="00E07F81">
          <w:rPr>
            <w:rFonts w:ascii="Arial" w:hAnsi="Arial" w:cs="Arial"/>
            <w:sz w:val="24"/>
            <w:szCs w:val="24"/>
          </w:rPr>
          <w:t>entkommen konnte</w:t>
        </w:r>
      </w:ins>
      <w:r w:rsidRPr="00944672">
        <w:rPr>
          <w:rFonts w:ascii="Arial" w:hAnsi="Arial" w:cs="Arial"/>
          <w:sz w:val="24"/>
          <w:szCs w:val="24"/>
        </w:rPr>
        <w:t>.</w:t>
      </w:r>
    </w:p>
    <w:p w14:paraId="7DEE936B" w14:textId="1E1A27FB"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Er </w:t>
      </w:r>
      <w:del w:id="7833" w:author="Lektorat Bauer" w:date="2025-03-04T15:10:00Z" w16du:dateUtc="2025-03-04T14:10:00Z">
        <w:r w:rsidRPr="00944672" w:rsidDel="00E07F81">
          <w:rPr>
            <w:rFonts w:ascii="Arial" w:hAnsi="Arial" w:cs="Arial"/>
            <w:sz w:val="24"/>
            <w:szCs w:val="24"/>
          </w:rPr>
          <w:delText xml:space="preserve">musste </w:delText>
        </w:r>
      </w:del>
      <w:ins w:id="7834" w:author="Lektorat Bauer" w:date="2025-03-04T15:10:00Z" w16du:dateUtc="2025-03-04T14:10:00Z">
        <w:r w:rsidR="00E07F81">
          <w:rPr>
            <w:rFonts w:ascii="Arial" w:hAnsi="Arial" w:cs="Arial"/>
            <w:sz w:val="24"/>
            <w:szCs w:val="24"/>
          </w:rPr>
          <w:t>hatte</w:t>
        </w:r>
        <w:r w:rsidR="00E07F81" w:rsidRPr="00944672">
          <w:rPr>
            <w:rFonts w:ascii="Arial" w:hAnsi="Arial" w:cs="Arial"/>
            <w:sz w:val="24"/>
            <w:szCs w:val="24"/>
          </w:rPr>
          <w:t xml:space="preserve"> </w:t>
        </w:r>
      </w:ins>
      <w:r w:rsidRPr="00944672">
        <w:rPr>
          <w:rFonts w:ascii="Arial" w:hAnsi="Arial" w:cs="Arial"/>
          <w:sz w:val="24"/>
          <w:szCs w:val="24"/>
        </w:rPr>
        <w:t>verschiedene</w:t>
      </w:r>
      <w:del w:id="7835" w:author="Lektorat Bauer" w:date="2025-03-04T15:09:00Z" w16du:dateUtc="2025-03-04T14:09:00Z">
        <w:r w:rsidRPr="00944672" w:rsidDel="00E07F81">
          <w:rPr>
            <w:rFonts w:ascii="Arial" w:hAnsi="Arial" w:cs="Arial"/>
            <w:sz w:val="24"/>
            <w:szCs w:val="24"/>
          </w:rPr>
          <w:delText>n</w:delText>
        </w:r>
      </w:del>
      <w:r w:rsidRPr="00944672">
        <w:rPr>
          <w:rFonts w:ascii="Arial" w:hAnsi="Arial" w:cs="Arial"/>
          <w:sz w:val="24"/>
          <w:szCs w:val="24"/>
        </w:rPr>
        <w:t xml:space="preserve"> Gefallen einfordern</w:t>
      </w:r>
      <w:ins w:id="7836" w:author="Lektorat Bauer" w:date="2025-03-04T15:10:00Z" w16du:dateUtc="2025-03-04T14:10:00Z">
        <w:r w:rsidR="00E07F81">
          <w:rPr>
            <w:rFonts w:ascii="Arial" w:hAnsi="Arial" w:cs="Arial"/>
            <w:sz w:val="24"/>
            <w:szCs w:val="24"/>
          </w:rPr>
          <w:t xml:space="preserve"> müssen</w:t>
        </w:r>
      </w:ins>
      <w:r w:rsidRPr="00944672">
        <w:rPr>
          <w:rFonts w:ascii="Arial" w:hAnsi="Arial" w:cs="Arial"/>
          <w:sz w:val="24"/>
          <w:szCs w:val="24"/>
        </w:rPr>
        <w:t>, damit er</w:t>
      </w:r>
      <w:del w:id="7837" w:author="Lektorat Bauer" w:date="2025-03-04T15:09:00Z" w16du:dateUtc="2025-03-04T14:09:00Z">
        <w:r w:rsidRPr="00944672" w:rsidDel="00E07F81">
          <w:rPr>
            <w:rFonts w:ascii="Arial" w:hAnsi="Arial" w:cs="Arial"/>
            <w:sz w:val="24"/>
            <w:szCs w:val="24"/>
          </w:rPr>
          <w:delText>,</w:delText>
        </w:r>
      </w:del>
      <w:r w:rsidRPr="00944672">
        <w:rPr>
          <w:rFonts w:ascii="Arial" w:hAnsi="Arial" w:cs="Arial"/>
          <w:sz w:val="24"/>
          <w:szCs w:val="24"/>
        </w:rPr>
        <w:t xml:space="preserve"> nach dem </w:t>
      </w:r>
      <w:del w:id="7838" w:author="Lektorat Bauer" w:date="2025-03-04T15:09:00Z" w16du:dateUtc="2025-03-04T14:09:00Z">
        <w:r w:rsidRPr="00944672" w:rsidDel="00E07F81">
          <w:rPr>
            <w:rFonts w:ascii="Arial" w:hAnsi="Arial" w:cs="Arial"/>
            <w:sz w:val="24"/>
            <w:szCs w:val="24"/>
          </w:rPr>
          <w:delText>Fahler</w:delText>
        </w:r>
      </w:del>
      <w:ins w:id="7839" w:author="Lektorat Bauer" w:date="2025-03-04T15:09:00Z" w16du:dateUtc="2025-03-04T14:09:00Z">
        <w:r w:rsidR="00E07F81">
          <w:rPr>
            <w:rFonts w:ascii="Arial" w:hAnsi="Arial" w:cs="Arial"/>
            <w:sz w:val="24"/>
            <w:szCs w:val="24"/>
          </w:rPr>
          <w:t>Fehler</w:t>
        </w:r>
      </w:ins>
      <w:r w:rsidRPr="00944672">
        <w:rPr>
          <w:rFonts w:ascii="Arial" w:hAnsi="Arial" w:cs="Arial"/>
          <w:sz w:val="24"/>
          <w:szCs w:val="24"/>
        </w:rPr>
        <w:t>, den er gemacht hatte, nicht erschossen</w:t>
      </w:r>
      <w:ins w:id="7840" w:author="Lektorat Bauer" w:date="2025-03-04T15:10:00Z" w16du:dateUtc="2025-03-04T14:10:00Z">
        <w:r w:rsidR="00E07F81">
          <w:rPr>
            <w:rFonts w:ascii="Arial" w:hAnsi="Arial" w:cs="Arial"/>
            <w:sz w:val="24"/>
            <w:szCs w:val="24"/>
          </w:rPr>
          <w:t xml:space="preserve"> wurde</w:t>
        </w:r>
      </w:ins>
      <w:del w:id="7841" w:author="Lektorat Bauer" w:date="2025-03-04T15:10:00Z" w16du:dateUtc="2025-03-04T14:10:00Z">
        <w:r w:rsidRPr="00944672" w:rsidDel="00E07F81">
          <w:rPr>
            <w:rFonts w:ascii="Arial" w:hAnsi="Arial" w:cs="Arial"/>
            <w:sz w:val="24"/>
            <w:szCs w:val="24"/>
          </w:rPr>
          <w:delText>,</w:delText>
        </w:r>
      </w:del>
      <w:r w:rsidRPr="00944672">
        <w:rPr>
          <w:rFonts w:ascii="Arial" w:hAnsi="Arial" w:cs="Arial"/>
          <w:sz w:val="24"/>
          <w:szCs w:val="24"/>
        </w:rPr>
        <w:t xml:space="preserve"> oder</w:t>
      </w:r>
      <w:ins w:id="7842" w:author="Lektorat Bauer" w:date="2025-03-04T15:10:00Z" w16du:dateUtc="2025-03-04T14:10:00Z">
        <w:r w:rsidR="00E07F81">
          <w:rPr>
            <w:rFonts w:ascii="Arial" w:hAnsi="Arial" w:cs="Arial"/>
            <w:sz w:val="24"/>
            <w:szCs w:val="24"/>
          </w:rPr>
          <w:t xml:space="preserve"> –</w:t>
        </w:r>
      </w:ins>
      <w:r w:rsidRPr="00944672">
        <w:rPr>
          <w:rFonts w:ascii="Arial" w:hAnsi="Arial" w:cs="Arial"/>
          <w:sz w:val="24"/>
          <w:szCs w:val="24"/>
        </w:rPr>
        <w:t xml:space="preserve"> schlimmer noch</w:t>
      </w:r>
      <w:ins w:id="7843" w:author="Lektorat Bauer" w:date="2025-03-04T15:10:00Z" w16du:dateUtc="2025-03-04T14:10:00Z">
        <w:r w:rsidR="00E07F81">
          <w:rPr>
            <w:rFonts w:ascii="Arial" w:hAnsi="Arial" w:cs="Arial"/>
            <w:sz w:val="24"/>
            <w:szCs w:val="24"/>
          </w:rPr>
          <w:t xml:space="preserve"> –</w:t>
        </w:r>
      </w:ins>
      <w:r w:rsidRPr="00944672">
        <w:rPr>
          <w:rFonts w:ascii="Arial" w:hAnsi="Arial" w:cs="Arial"/>
          <w:sz w:val="24"/>
          <w:szCs w:val="24"/>
        </w:rPr>
        <w:t xml:space="preserve"> in einem Gulag </w:t>
      </w:r>
      <w:del w:id="7844" w:author="Lektorat Bauer" w:date="2025-03-04T15:10:00Z" w16du:dateUtc="2025-03-04T14:10:00Z">
        <w:r w:rsidRPr="00944672" w:rsidDel="00E07F81">
          <w:rPr>
            <w:rFonts w:ascii="Arial" w:hAnsi="Arial" w:cs="Arial"/>
            <w:sz w:val="24"/>
            <w:szCs w:val="24"/>
          </w:rPr>
          <w:delText>verschwinden würde</w:delText>
        </w:r>
      </w:del>
      <w:ins w:id="7845" w:author="Lektorat Bauer" w:date="2025-03-04T15:10:00Z" w16du:dateUtc="2025-03-04T14:10:00Z">
        <w:r w:rsidR="00E07F81">
          <w:rPr>
            <w:rFonts w:ascii="Arial" w:hAnsi="Arial" w:cs="Arial"/>
            <w:sz w:val="24"/>
            <w:szCs w:val="24"/>
          </w:rPr>
          <w:t>verschwand</w:t>
        </w:r>
      </w:ins>
      <w:r w:rsidRPr="00944672">
        <w:rPr>
          <w:rFonts w:ascii="Arial" w:hAnsi="Arial" w:cs="Arial"/>
          <w:sz w:val="24"/>
          <w:szCs w:val="24"/>
        </w:rPr>
        <w:t>. Da seine Gefallen aufgebraucht waren und er vielmehr einigen Personen seinerseits nun einen Gefallen schuldete, musste er sich einen Plan zurechtlegen.</w:t>
      </w:r>
    </w:p>
    <w:p w14:paraId="449A7984" w14:textId="2F0AA3FB"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Er hatte Zugang zum zentralen Informationssystem, </w:t>
      </w:r>
      <w:del w:id="7846" w:author="Lektorat Bauer" w:date="2025-03-04T15:10:00Z" w16du:dateUtc="2025-03-04T14:10:00Z">
        <w:r w:rsidRPr="00944672" w:rsidDel="00E07F81">
          <w:rPr>
            <w:rFonts w:ascii="Arial" w:hAnsi="Arial" w:cs="Arial"/>
            <w:sz w:val="24"/>
            <w:szCs w:val="24"/>
          </w:rPr>
          <w:delText xml:space="preserve">so das er </w:delText>
        </w:r>
      </w:del>
      <w:r w:rsidRPr="00944672">
        <w:rPr>
          <w:rFonts w:ascii="Arial" w:hAnsi="Arial" w:cs="Arial"/>
          <w:sz w:val="24"/>
          <w:szCs w:val="24"/>
        </w:rPr>
        <w:t xml:space="preserve">hinsichtlich der aktuellen Situation </w:t>
      </w:r>
      <w:ins w:id="7847" w:author="Lektorat Bauer" w:date="2025-03-04T15:10:00Z" w16du:dateUtc="2025-03-04T14:10:00Z">
        <w:r w:rsidR="00E07F81">
          <w:rPr>
            <w:rFonts w:ascii="Arial" w:hAnsi="Arial" w:cs="Arial"/>
            <w:sz w:val="24"/>
            <w:szCs w:val="24"/>
          </w:rPr>
          <w:t xml:space="preserve">war er also </w:t>
        </w:r>
      </w:ins>
      <w:r w:rsidRPr="00944672">
        <w:rPr>
          <w:rFonts w:ascii="Arial" w:hAnsi="Arial" w:cs="Arial"/>
          <w:sz w:val="24"/>
          <w:szCs w:val="24"/>
        </w:rPr>
        <w:t>auf dem Laufenden</w:t>
      </w:r>
      <w:del w:id="7848" w:author="Lektorat Bauer" w:date="2025-03-04T15:10:00Z" w16du:dateUtc="2025-03-04T14:10:00Z">
        <w:r w:rsidRPr="00944672" w:rsidDel="00E07F81">
          <w:rPr>
            <w:rFonts w:ascii="Arial" w:hAnsi="Arial" w:cs="Arial"/>
            <w:sz w:val="24"/>
            <w:szCs w:val="24"/>
          </w:rPr>
          <w:delText xml:space="preserve"> war,</w:delText>
        </w:r>
      </w:del>
      <w:ins w:id="7849" w:author="Lektorat Bauer" w:date="2025-03-04T15:10:00Z" w16du:dateUtc="2025-03-04T14:10:00Z">
        <w:r w:rsidR="00E07F81">
          <w:rPr>
            <w:rFonts w:ascii="Arial" w:hAnsi="Arial" w:cs="Arial"/>
            <w:sz w:val="24"/>
            <w:szCs w:val="24"/>
          </w:rPr>
          <w:t>.</w:t>
        </w:r>
      </w:ins>
      <w:r w:rsidRPr="00944672">
        <w:rPr>
          <w:rFonts w:ascii="Arial" w:hAnsi="Arial" w:cs="Arial"/>
          <w:sz w:val="24"/>
          <w:szCs w:val="24"/>
        </w:rPr>
        <w:t xml:space="preserve"> </w:t>
      </w:r>
      <w:ins w:id="7850" w:author="Lektorat Bauer" w:date="2025-03-04T15:10:00Z" w16du:dateUtc="2025-03-04T14:10:00Z">
        <w:r w:rsidR="00E07F81">
          <w:rPr>
            <w:rFonts w:ascii="Arial" w:hAnsi="Arial" w:cs="Arial"/>
            <w:sz w:val="24"/>
            <w:szCs w:val="24"/>
          </w:rPr>
          <w:t>A</w:t>
        </w:r>
      </w:ins>
      <w:del w:id="7851" w:author="Lektorat Bauer" w:date="2025-03-04T15:10:00Z" w16du:dateUtc="2025-03-04T14:10:00Z">
        <w:r w:rsidRPr="00944672" w:rsidDel="00E07F81">
          <w:rPr>
            <w:rFonts w:ascii="Arial" w:hAnsi="Arial" w:cs="Arial"/>
            <w:sz w:val="24"/>
            <w:szCs w:val="24"/>
          </w:rPr>
          <w:delText>a</w:delText>
        </w:r>
      </w:del>
      <w:r w:rsidRPr="00944672">
        <w:rPr>
          <w:rFonts w:ascii="Arial" w:hAnsi="Arial" w:cs="Arial"/>
          <w:sz w:val="24"/>
          <w:szCs w:val="24"/>
        </w:rPr>
        <w:t xml:space="preserve">ber ihm </w:t>
      </w:r>
      <w:del w:id="7852" w:author="Lektorat Bauer" w:date="2025-03-04T15:10:00Z" w16du:dateUtc="2025-03-04T14:10:00Z">
        <w:r w:rsidRPr="00944672" w:rsidDel="00E07F81">
          <w:rPr>
            <w:rFonts w:ascii="Arial" w:hAnsi="Arial" w:cs="Arial"/>
            <w:sz w:val="24"/>
            <w:szCs w:val="24"/>
          </w:rPr>
          <w:delText xml:space="preserve">viel </w:delText>
        </w:r>
      </w:del>
      <w:ins w:id="7853" w:author="Lektorat Bauer" w:date="2025-03-04T15:10:00Z" w16du:dateUtc="2025-03-04T14:10:00Z">
        <w:r w:rsidR="00E07F81">
          <w:rPr>
            <w:rFonts w:ascii="Arial" w:hAnsi="Arial" w:cs="Arial"/>
            <w:sz w:val="24"/>
            <w:szCs w:val="24"/>
          </w:rPr>
          <w:t>fiel</w:t>
        </w:r>
        <w:r w:rsidR="00E07F81" w:rsidRPr="00944672">
          <w:rPr>
            <w:rFonts w:ascii="Arial" w:hAnsi="Arial" w:cs="Arial"/>
            <w:sz w:val="24"/>
            <w:szCs w:val="24"/>
          </w:rPr>
          <w:t xml:space="preserve"> </w:t>
        </w:r>
      </w:ins>
      <w:del w:id="7854" w:author="Lektorat Bauer" w:date="2025-03-04T15:10:00Z" w16du:dateUtc="2025-03-04T14:10:00Z">
        <w:r w:rsidRPr="00944672" w:rsidDel="00E07F81">
          <w:rPr>
            <w:rFonts w:ascii="Arial" w:hAnsi="Arial" w:cs="Arial"/>
            <w:sz w:val="24"/>
            <w:szCs w:val="24"/>
          </w:rPr>
          <w:delText xml:space="preserve">keiner </w:delText>
        </w:r>
      </w:del>
      <w:ins w:id="7855" w:author="Lektorat Bauer" w:date="2025-03-04T15:10:00Z" w16du:dateUtc="2025-03-04T14:10:00Z">
        <w:r w:rsidR="00E07F81">
          <w:rPr>
            <w:rFonts w:ascii="Arial" w:hAnsi="Arial" w:cs="Arial"/>
            <w:sz w:val="24"/>
            <w:szCs w:val="24"/>
          </w:rPr>
          <w:t>niemand</w:t>
        </w:r>
        <w:r w:rsidR="00E07F81" w:rsidRPr="00944672">
          <w:rPr>
            <w:rFonts w:ascii="Arial" w:hAnsi="Arial" w:cs="Arial"/>
            <w:sz w:val="24"/>
            <w:szCs w:val="24"/>
          </w:rPr>
          <w:t xml:space="preserve"> </w:t>
        </w:r>
      </w:ins>
      <w:r w:rsidRPr="00944672">
        <w:rPr>
          <w:rFonts w:ascii="Arial" w:hAnsi="Arial" w:cs="Arial"/>
          <w:sz w:val="24"/>
          <w:szCs w:val="24"/>
        </w:rPr>
        <w:t>ein, der von einer verfügbaren BUK-Batterie profitieren konnte.</w:t>
      </w:r>
    </w:p>
    <w:p w14:paraId="75348A5A"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Also wandte er sich wieder dem Informationssystem zu, um sich auf den neuesten Stand zu bringen.</w:t>
      </w:r>
    </w:p>
    <w:p w14:paraId="7BAC90E2" w14:textId="68A6A748"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Nach einer Weile </w:t>
      </w:r>
      <w:del w:id="7856" w:author="Lektorat Bauer" w:date="2025-03-04T15:11:00Z" w16du:dateUtc="2025-03-04T14:11:00Z">
        <w:r w:rsidRPr="00944672" w:rsidDel="007C4624">
          <w:rPr>
            <w:rFonts w:ascii="Arial" w:hAnsi="Arial" w:cs="Arial"/>
            <w:sz w:val="24"/>
            <w:szCs w:val="24"/>
          </w:rPr>
          <w:delText xml:space="preserve">kam er zu den </w:delText>
        </w:r>
      </w:del>
      <w:ins w:id="7857" w:author="Lektorat Bauer" w:date="2025-03-04T15:11:00Z" w16du:dateUtc="2025-03-04T14:11:00Z">
        <w:r w:rsidR="007C4624">
          <w:rPr>
            <w:rFonts w:ascii="Arial" w:hAnsi="Arial" w:cs="Arial"/>
            <w:sz w:val="24"/>
            <w:szCs w:val="24"/>
          </w:rPr>
          <w:t xml:space="preserve">stieß er auf die </w:t>
        </w:r>
      </w:ins>
      <w:r w:rsidRPr="00944672">
        <w:rPr>
          <w:rFonts w:ascii="Arial" w:hAnsi="Arial" w:cs="Arial"/>
          <w:sz w:val="24"/>
          <w:szCs w:val="24"/>
        </w:rPr>
        <w:t>Informationen über die „</w:t>
      </w:r>
      <w:ins w:id="7858" w:author="Lektorat Bauer" w:date="2025-03-04T15:11:00Z" w16du:dateUtc="2025-03-04T14:11:00Z">
        <w:r w:rsidR="007C4624">
          <w:rPr>
            <w:rFonts w:ascii="Arial" w:hAnsi="Arial" w:cs="Arial"/>
            <w:sz w:val="24"/>
            <w:szCs w:val="24"/>
          </w:rPr>
          <w:t>F</w:t>
        </w:r>
      </w:ins>
      <w:del w:id="7859" w:author="Lektorat Bauer" w:date="2025-03-04T15:11:00Z" w16du:dateUtc="2025-03-04T14:11:00Z">
        <w:r w:rsidRPr="00944672" w:rsidDel="007C4624">
          <w:rPr>
            <w:rFonts w:ascii="Arial" w:hAnsi="Arial" w:cs="Arial"/>
            <w:sz w:val="24"/>
            <w:szCs w:val="24"/>
          </w:rPr>
          <w:delText>f</w:delText>
        </w:r>
      </w:del>
      <w:r w:rsidRPr="00944672">
        <w:rPr>
          <w:rFonts w:ascii="Arial" w:hAnsi="Arial" w:cs="Arial"/>
          <w:sz w:val="24"/>
          <w:szCs w:val="24"/>
        </w:rPr>
        <w:t>reiwilligen“, die im Donezk aktiv waren. Logischerweise konnte er nichts mit den Informationen anfangen, wer die Verantwortlichen waren, die die „Freiwilligen“ versetzt hatten. Es war offensichtlich, dass das von oben so gewollt war, damit ließ sich daraus kein Vorteil ziehen.</w:t>
      </w:r>
    </w:p>
    <w:p w14:paraId="263F276A" w14:textId="41E47D0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del w:id="7860" w:author="Lektorat Bauer" w:date="2025-03-04T15:11:00Z" w16du:dateUtc="2025-03-04T14:11:00Z">
        <w:r w:rsidRPr="00944672" w:rsidDel="007C4624">
          <w:rPr>
            <w:rFonts w:ascii="Arial" w:hAnsi="Arial" w:cs="Arial"/>
            <w:sz w:val="24"/>
            <w:szCs w:val="24"/>
          </w:rPr>
          <w:delText>Damit er</w:delText>
        </w:r>
      </w:del>
      <w:ins w:id="7861" w:author="Lektorat Bauer" w:date="2025-03-04T15:11:00Z" w16du:dateUtc="2025-03-04T14:11:00Z">
        <w:r w:rsidR="007C4624">
          <w:rPr>
            <w:rFonts w:ascii="Arial" w:hAnsi="Arial" w:cs="Arial"/>
            <w:sz w:val="24"/>
            <w:szCs w:val="24"/>
          </w:rPr>
          <w:t>Um</w:t>
        </w:r>
      </w:ins>
      <w:r w:rsidRPr="00944672">
        <w:rPr>
          <w:rFonts w:ascii="Arial" w:hAnsi="Arial" w:cs="Arial"/>
          <w:sz w:val="24"/>
          <w:szCs w:val="24"/>
        </w:rPr>
        <w:t xml:space="preserve"> besser an die Informationen über die Modifikation der BUK </w:t>
      </w:r>
      <w:del w:id="7862" w:author="Lektorat Bauer" w:date="2025-03-04T15:11:00Z" w16du:dateUtc="2025-03-04T14:11:00Z">
        <w:r w:rsidRPr="00944672" w:rsidDel="007C4624">
          <w:rPr>
            <w:rFonts w:ascii="Arial" w:hAnsi="Arial" w:cs="Arial"/>
            <w:sz w:val="24"/>
            <w:szCs w:val="24"/>
          </w:rPr>
          <w:delText>herankam</w:delText>
        </w:r>
      </w:del>
      <w:ins w:id="7863" w:author="Lektorat Bauer" w:date="2025-03-04T15:11:00Z" w16du:dateUtc="2025-03-04T14:11:00Z">
        <w:r w:rsidR="007C4624">
          <w:rPr>
            <w:rFonts w:ascii="Arial" w:hAnsi="Arial" w:cs="Arial"/>
            <w:sz w:val="24"/>
            <w:szCs w:val="24"/>
          </w:rPr>
          <w:t>heranzukommen</w:t>
        </w:r>
      </w:ins>
      <w:r w:rsidRPr="00944672">
        <w:rPr>
          <w:rFonts w:ascii="Arial" w:hAnsi="Arial" w:cs="Arial"/>
          <w:sz w:val="24"/>
          <w:szCs w:val="24"/>
        </w:rPr>
        <w:t xml:space="preserve">, musste er das System in seine Nähe bekommen. </w:t>
      </w:r>
    </w:p>
    <w:p w14:paraId="54333432" w14:textId="77777777" w:rsidR="007C4624" w:rsidRDefault="00944672" w:rsidP="00623B68">
      <w:pPr>
        <w:autoSpaceDE w:val="0"/>
        <w:autoSpaceDN w:val="0"/>
        <w:adjustRightInd w:val="0"/>
        <w:spacing w:after="0" w:line="360" w:lineRule="auto"/>
        <w:ind w:firstLine="227"/>
        <w:jc w:val="both"/>
        <w:rPr>
          <w:ins w:id="7864" w:author="Lektorat Bauer" w:date="2025-03-04T15:12:00Z" w16du:dateUtc="2025-03-04T14:12:00Z"/>
          <w:rFonts w:ascii="Arial" w:hAnsi="Arial" w:cs="Arial"/>
          <w:sz w:val="24"/>
          <w:szCs w:val="24"/>
        </w:rPr>
      </w:pPr>
      <w:r w:rsidRPr="00944672">
        <w:rPr>
          <w:rFonts w:ascii="Arial" w:hAnsi="Arial" w:cs="Arial"/>
          <w:sz w:val="24"/>
          <w:szCs w:val="24"/>
        </w:rPr>
        <w:lastRenderedPageBreak/>
        <w:t xml:space="preserve">Ihm kam ein Name in Erinnerung, den er von früher kannte, eine Person </w:t>
      </w:r>
      <w:del w:id="7865" w:author="Lektorat Bauer" w:date="2025-03-04T15:11:00Z" w16du:dateUtc="2025-03-04T14:11:00Z">
        <w:r w:rsidRPr="00944672" w:rsidDel="007C4624">
          <w:rPr>
            <w:rFonts w:ascii="Arial" w:hAnsi="Arial" w:cs="Arial"/>
            <w:sz w:val="24"/>
            <w:szCs w:val="24"/>
          </w:rPr>
          <w:delText>in die</w:delText>
        </w:r>
      </w:del>
      <w:ins w:id="7866" w:author="Lektorat Bauer" w:date="2025-03-04T15:11:00Z" w16du:dateUtc="2025-03-04T14:11:00Z">
        <w:r w:rsidR="007C4624">
          <w:rPr>
            <w:rFonts w:ascii="Arial" w:hAnsi="Arial" w:cs="Arial"/>
            <w:sz w:val="24"/>
            <w:szCs w:val="24"/>
          </w:rPr>
          <w:t>der</w:t>
        </w:r>
      </w:ins>
      <w:r w:rsidRPr="00944672">
        <w:rPr>
          <w:rFonts w:ascii="Arial" w:hAnsi="Arial" w:cs="Arial"/>
          <w:sz w:val="24"/>
          <w:szCs w:val="24"/>
        </w:rPr>
        <w:t xml:space="preserve"> Kategorie: </w:t>
      </w:r>
      <w:del w:id="7867" w:author="Lektorat Bauer" w:date="2025-03-04T15:12:00Z" w16du:dateUtc="2025-03-04T14:12:00Z">
        <w:r w:rsidRPr="00944672" w:rsidDel="007C4624">
          <w:rPr>
            <w:rFonts w:ascii="Arial" w:hAnsi="Arial" w:cs="Arial"/>
            <w:sz w:val="24"/>
            <w:szCs w:val="24"/>
          </w:rPr>
          <w:delText>„</w:delText>
        </w:r>
      </w:del>
      <w:r w:rsidRPr="00944672">
        <w:rPr>
          <w:rFonts w:ascii="Arial" w:hAnsi="Arial" w:cs="Arial"/>
          <w:sz w:val="24"/>
          <w:szCs w:val="24"/>
        </w:rPr>
        <w:t xml:space="preserve">Nur dann kontaktieren, wenn nicht </w:t>
      </w:r>
      <w:del w:id="7868" w:author="Lektorat Bauer" w:date="2025-03-04T15:12:00Z" w16du:dateUtc="2025-03-04T14:12:00Z">
        <w:r w:rsidRPr="00944672" w:rsidDel="007C4624">
          <w:rPr>
            <w:rFonts w:ascii="Arial" w:hAnsi="Arial" w:cs="Arial"/>
            <w:sz w:val="24"/>
            <w:szCs w:val="24"/>
          </w:rPr>
          <w:delText xml:space="preserve">anders </w:delText>
        </w:r>
      </w:del>
      <w:r w:rsidRPr="00944672">
        <w:rPr>
          <w:rFonts w:ascii="Arial" w:hAnsi="Arial" w:cs="Arial"/>
          <w:sz w:val="24"/>
          <w:szCs w:val="24"/>
        </w:rPr>
        <w:t xml:space="preserve">mehr </w:t>
      </w:r>
      <w:ins w:id="7869" w:author="Lektorat Bauer" w:date="2025-03-04T15:12:00Z" w16du:dateUtc="2025-03-04T14:12:00Z">
        <w:r w:rsidR="007C4624">
          <w:rPr>
            <w:rFonts w:ascii="Arial" w:hAnsi="Arial" w:cs="Arial"/>
            <w:sz w:val="24"/>
            <w:szCs w:val="24"/>
          </w:rPr>
          <w:t xml:space="preserve">anders </w:t>
        </w:r>
      </w:ins>
      <w:r w:rsidRPr="00944672">
        <w:rPr>
          <w:rFonts w:ascii="Arial" w:hAnsi="Arial" w:cs="Arial"/>
          <w:sz w:val="24"/>
          <w:szCs w:val="24"/>
        </w:rPr>
        <w:t>geht</w:t>
      </w:r>
      <w:del w:id="7870" w:author="Lektorat Bauer" w:date="2025-03-04T15:12:00Z" w16du:dateUtc="2025-03-04T14:12:00Z">
        <w:r w:rsidRPr="00944672" w:rsidDel="007C4624">
          <w:rPr>
            <w:rFonts w:ascii="Arial" w:hAnsi="Arial" w:cs="Arial"/>
            <w:sz w:val="24"/>
            <w:szCs w:val="24"/>
          </w:rPr>
          <w:delText>“</w:delText>
        </w:r>
      </w:del>
      <w:r w:rsidRPr="00944672">
        <w:rPr>
          <w:rFonts w:ascii="Arial" w:hAnsi="Arial" w:cs="Arial"/>
          <w:sz w:val="24"/>
          <w:szCs w:val="24"/>
        </w:rPr>
        <w:t xml:space="preserve">. Er recherchierte etwas, dann nahm er sein Telefon und wählte die </w:t>
      </w:r>
      <w:del w:id="7871" w:author="Lektorat Bauer" w:date="2025-03-04T15:12:00Z" w16du:dateUtc="2025-03-04T14:12:00Z">
        <w:r w:rsidRPr="00944672" w:rsidDel="007C4624">
          <w:rPr>
            <w:rFonts w:ascii="Arial" w:hAnsi="Arial" w:cs="Arial"/>
            <w:sz w:val="24"/>
            <w:szCs w:val="24"/>
          </w:rPr>
          <w:delText>Nummer, die als letzte angegeben war</w:delText>
        </w:r>
      </w:del>
      <w:ins w:id="7872" w:author="Lektorat Bauer" w:date="2025-03-04T15:12:00Z" w16du:dateUtc="2025-03-04T14:12:00Z">
        <w:r w:rsidR="007C4624">
          <w:rPr>
            <w:rFonts w:ascii="Arial" w:hAnsi="Arial" w:cs="Arial"/>
            <w:sz w:val="24"/>
            <w:szCs w:val="24"/>
          </w:rPr>
          <w:t>letzte ihm bekannte Nummer</w:t>
        </w:r>
      </w:ins>
      <w:r w:rsidRPr="00944672">
        <w:rPr>
          <w:rFonts w:ascii="Arial" w:hAnsi="Arial" w:cs="Arial"/>
          <w:sz w:val="24"/>
          <w:szCs w:val="24"/>
        </w:rPr>
        <w:t xml:space="preserve">. „Ja </w:t>
      </w:r>
      <w:del w:id="7873" w:author="Lektorat Bauer" w:date="2025-03-04T15:12:00Z" w16du:dateUtc="2025-03-04T14:12:00Z">
        <w:r w:rsidRPr="00944672" w:rsidDel="007C4624">
          <w:rPr>
            <w:rFonts w:ascii="Arial" w:hAnsi="Arial" w:cs="Arial"/>
            <w:sz w:val="24"/>
            <w:szCs w:val="24"/>
          </w:rPr>
          <w:delText>B</w:delText>
        </w:r>
      </w:del>
      <w:ins w:id="7874" w:author="Lektorat Bauer" w:date="2025-03-04T15:12:00Z" w16du:dateUtc="2025-03-04T14:12:00Z">
        <w:r w:rsidR="007C4624">
          <w:rPr>
            <w:rFonts w:ascii="Arial" w:hAnsi="Arial" w:cs="Arial"/>
            <w:sz w:val="24"/>
            <w:szCs w:val="24"/>
          </w:rPr>
          <w:t>b</w:t>
        </w:r>
      </w:ins>
      <w:r w:rsidRPr="00944672">
        <w:rPr>
          <w:rFonts w:ascii="Arial" w:hAnsi="Arial" w:cs="Arial"/>
          <w:sz w:val="24"/>
          <w:szCs w:val="24"/>
        </w:rPr>
        <w:t xml:space="preserve">itte?“, meldete sich eine vertraute Stimme. </w:t>
      </w:r>
    </w:p>
    <w:p w14:paraId="5FD7C3FB" w14:textId="0429D73F"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„Oleg Vladimirovich, hier spricht Nikolaj Fjodorowitsch.“ </w:t>
      </w:r>
    </w:p>
    <w:p w14:paraId="33CDE420" w14:textId="77777777" w:rsidR="007C4624" w:rsidRDefault="00944672" w:rsidP="00623B68">
      <w:pPr>
        <w:autoSpaceDE w:val="0"/>
        <w:autoSpaceDN w:val="0"/>
        <w:adjustRightInd w:val="0"/>
        <w:spacing w:after="0" w:line="360" w:lineRule="auto"/>
        <w:ind w:firstLine="227"/>
        <w:jc w:val="both"/>
        <w:rPr>
          <w:ins w:id="7875" w:author="Lektorat Bauer" w:date="2025-03-04T15:12:00Z" w16du:dateUtc="2025-03-04T14:12:00Z"/>
          <w:rFonts w:ascii="Arial" w:hAnsi="Arial" w:cs="Arial"/>
          <w:sz w:val="24"/>
          <w:szCs w:val="24"/>
        </w:rPr>
      </w:pPr>
      <w:r w:rsidRPr="00944672">
        <w:rPr>
          <w:rFonts w:ascii="Arial" w:hAnsi="Arial" w:cs="Arial"/>
          <w:sz w:val="24"/>
          <w:szCs w:val="24"/>
        </w:rPr>
        <w:t>„Das ist eine Überraschung, Nikolaj Fjodorowitsch, wie ist es in Kursk und als leitender Militärinspekteur</w:t>
      </w:r>
      <w:del w:id="7876" w:author="Lektorat Bauer" w:date="2025-03-04T15:12:00Z" w16du:dateUtc="2025-03-04T14:12:00Z">
        <w:r w:rsidRPr="00944672" w:rsidDel="007C4624">
          <w:rPr>
            <w:rFonts w:ascii="Arial" w:hAnsi="Arial" w:cs="Arial"/>
            <w:sz w:val="24"/>
            <w:szCs w:val="24"/>
          </w:rPr>
          <w:delText>,</w:delText>
        </w:r>
      </w:del>
      <w:r w:rsidRPr="00944672">
        <w:rPr>
          <w:rFonts w:ascii="Arial" w:hAnsi="Arial" w:cs="Arial"/>
          <w:sz w:val="24"/>
          <w:szCs w:val="24"/>
        </w:rPr>
        <w:t xml:space="preserve"> Zentralrussland</w:t>
      </w:r>
      <w:ins w:id="7877" w:author="Lektorat Bauer" w:date="2025-03-04T15:12:00Z" w16du:dateUtc="2025-03-04T14:12:00Z">
        <w:r w:rsidR="007C4624">
          <w:rPr>
            <w:rFonts w:ascii="Arial" w:hAnsi="Arial" w:cs="Arial"/>
            <w:sz w:val="24"/>
            <w:szCs w:val="24"/>
          </w:rPr>
          <w:t>s</w:t>
        </w:r>
      </w:ins>
      <w:r w:rsidRPr="00944672">
        <w:rPr>
          <w:rFonts w:ascii="Arial" w:hAnsi="Arial" w:cs="Arial"/>
          <w:sz w:val="24"/>
          <w:szCs w:val="24"/>
        </w:rPr>
        <w:t xml:space="preserve">?“ </w:t>
      </w:r>
    </w:p>
    <w:p w14:paraId="75C406F6" w14:textId="77777777" w:rsidR="007C4624" w:rsidRDefault="00944672" w:rsidP="00623B68">
      <w:pPr>
        <w:autoSpaceDE w:val="0"/>
        <w:autoSpaceDN w:val="0"/>
        <w:adjustRightInd w:val="0"/>
        <w:spacing w:after="0" w:line="360" w:lineRule="auto"/>
        <w:ind w:firstLine="227"/>
        <w:jc w:val="both"/>
        <w:rPr>
          <w:ins w:id="7878" w:author="Lektorat Bauer" w:date="2025-03-04T15:12:00Z" w16du:dateUtc="2025-03-04T14:12:00Z"/>
          <w:rFonts w:ascii="Arial" w:hAnsi="Arial" w:cs="Arial"/>
          <w:sz w:val="24"/>
          <w:szCs w:val="24"/>
        </w:rPr>
      </w:pPr>
      <w:r w:rsidRPr="00944672">
        <w:rPr>
          <w:rFonts w:ascii="Arial" w:hAnsi="Arial" w:cs="Arial"/>
          <w:sz w:val="24"/>
          <w:szCs w:val="24"/>
        </w:rPr>
        <w:t xml:space="preserve">„Oleg Vladimirovich, will ich wissen, woher Ihnen das bekannt ist?“ </w:t>
      </w:r>
    </w:p>
    <w:p w14:paraId="7386500B" w14:textId="687F469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„Ich denke, dass Sie das nicht wollen. Aber sagen Sie, Nikolaj Fjodorowitsch, was mir die Freude Ihres Anrufes beschert. Darf ich davon ausgehen, dass Sie Kursk als Dienstsitz nicht sonderlich attraktiv finden?“</w:t>
      </w:r>
    </w:p>
    <w:p w14:paraId="02B9AA5D" w14:textId="5EFB741F"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„Oleg Vladimirovich, ihre Kenntnisse und Einschätzungen sind wie immer zutreffend. Ich würde gern wissen, was Ihnen über die BU</w:t>
      </w:r>
      <w:del w:id="7879" w:author="Lektorat Bauer" w:date="2025-03-04T15:13:00Z" w16du:dateUtc="2025-03-04T14:13:00Z">
        <w:r w:rsidRPr="00944672" w:rsidDel="007C4624">
          <w:rPr>
            <w:rFonts w:ascii="Arial" w:hAnsi="Arial" w:cs="Arial"/>
            <w:sz w:val="24"/>
            <w:szCs w:val="24"/>
          </w:rPr>
          <w:delText>G</w:delText>
        </w:r>
      </w:del>
      <w:ins w:id="7880" w:author="Lektorat Bauer" w:date="2025-03-04T15:13:00Z" w16du:dateUtc="2025-03-04T14:13:00Z">
        <w:r w:rsidR="007C4624">
          <w:rPr>
            <w:rFonts w:ascii="Arial" w:hAnsi="Arial" w:cs="Arial"/>
            <w:sz w:val="24"/>
            <w:szCs w:val="24"/>
          </w:rPr>
          <w:t>K</w:t>
        </w:r>
      </w:ins>
      <w:r w:rsidRPr="00944672">
        <w:rPr>
          <w:rFonts w:ascii="Arial" w:hAnsi="Arial" w:cs="Arial"/>
          <w:sz w:val="24"/>
          <w:szCs w:val="24"/>
        </w:rPr>
        <w:t>-M1 bekannt ist.“</w:t>
      </w:r>
    </w:p>
    <w:p w14:paraId="27C968B6" w14:textId="48BC427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w:t>
      </w:r>
      <w:del w:id="7881" w:author="Lektorat Bauer" w:date="2025-03-04T15:13:00Z" w16du:dateUtc="2025-03-04T14:13:00Z">
        <w:r w:rsidRPr="00944672" w:rsidDel="007C4624">
          <w:rPr>
            <w:rFonts w:ascii="Arial" w:hAnsi="Arial" w:cs="Arial"/>
            <w:sz w:val="24"/>
            <w:szCs w:val="24"/>
          </w:rPr>
          <w:delText>Hmm</w:delText>
        </w:r>
      </w:del>
      <w:ins w:id="7882" w:author="Lektorat Bauer" w:date="2025-03-04T15:13:00Z" w16du:dateUtc="2025-03-04T14:13:00Z">
        <w:r w:rsidR="007C4624">
          <w:rPr>
            <w:rFonts w:ascii="Arial" w:hAnsi="Arial" w:cs="Arial"/>
            <w:sz w:val="24"/>
            <w:szCs w:val="24"/>
          </w:rPr>
          <w:t>Nun</w:t>
        </w:r>
      </w:ins>
      <w:r w:rsidRPr="00944672">
        <w:rPr>
          <w:rFonts w:ascii="Arial" w:hAnsi="Arial" w:cs="Arial"/>
          <w:sz w:val="24"/>
          <w:szCs w:val="24"/>
        </w:rPr>
        <w:t>. Ich werde</w:t>
      </w:r>
      <w:del w:id="7883" w:author="Lektorat Bauer" w:date="2025-03-05T18:05:00Z" w16du:dateUtc="2025-03-05T17:05:00Z">
        <w:r w:rsidRPr="00944672" w:rsidDel="000E56E3">
          <w:rPr>
            <w:rFonts w:ascii="Arial" w:hAnsi="Arial" w:cs="Arial"/>
            <w:sz w:val="24"/>
            <w:szCs w:val="24"/>
          </w:rPr>
          <w:delText>n</w:delText>
        </w:r>
      </w:del>
      <w:r w:rsidRPr="00944672">
        <w:rPr>
          <w:rFonts w:ascii="Arial" w:hAnsi="Arial" w:cs="Arial"/>
          <w:sz w:val="24"/>
          <w:szCs w:val="24"/>
        </w:rPr>
        <w:t xml:space="preserve"> von einem Generalobersten zu einem älteren Waffensystem befragt. Das bedeutet, dass es nicht um die BUK-M1 im Allgemeinen, sondern um etwas anderes geht.“</w:t>
      </w:r>
    </w:p>
    <w:p w14:paraId="74C2C710"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Generaloberst Nikolaj Fjodorowitsch Tkatschow ließ sich nicht aus der Reserve locken und schwieg. Es war für ihn wichtig, zu verstehen, was Oleg Vladimirovich Iwannikow, der unter dem Tarnnamen ‚</w:t>
      </w:r>
      <w:commentRangeStart w:id="7884"/>
      <w:r w:rsidRPr="00944672">
        <w:rPr>
          <w:rFonts w:ascii="Arial" w:hAnsi="Arial" w:cs="Arial"/>
          <w:sz w:val="24"/>
          <w:szCs w:val="24"/>
        </w:rPr>
        <w:t>Oreon</w:t>
      </w:r>
      <w:commentRangeEnd w:id="7884"/>
      <w:r w:rsidR="000E56E3">
        <w:rPr>
          <w:rStyle w:val="Kommentarzeichen"/>
        </w:rPr>
        <w:commentReference w:id="7884"/>
      </w:r>
      <w:r w:rsidRPr="00944672">
        <w:rPr>
          <w:rFonts w:ascii="Arial" w:hAnsi="Arial" w:cs="Arial"/>
          <w:sz w:val="24"/>
          <w:szCs w:val="24"/>
        </w:rPr>
        <w:t>‘ bekannt war, über die Situation wusste.</w:t>
      </w:r>
    </w:p>
    <w:p w14:paraId="6F5BA373" w14:textId="09774B5E"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Nach einem Augenblick des Nachdenkens sagte ‚Oreon‘: „Erstens: Im vergangen</w:t>
      </w:r>
      <w:ins w:id="7885" w:author="Lektorat Bauer" w:date="2025-03-04T15:13:00Z" w16du:dateUtc="2025-03-04T14:13:00Z">
        <w:r w:rsidR="007C4624">
          <w:rPr>
            <w:rFonts w:ascii="Arial" w:hAnsi="Arial" w:cs="Arial"/>
            <w:sz w:val="24"/>
            <w:szCs w:val="24"/>
          </w:rPr>
          <w:t>en</w:t>
        </w:r>
      </w:ins>
      <w:r w:rsidRPr="00944672">
        <w:rPr>
          <w:rFonts w:ascii="Arial" w:hAnsi="Arial" w:cs="Arial"/>
          <w:sz w:val="24"/>
          <w:szCs w:val="24"/>
        </w:rPr>
        <w:t xml:space="preserve"> Jahr gab es verschiedene</w:t>
      </w:r>
      <w:del w:id="7886" w:author="Lektorat Bauer" w:date="2025-03-04T15:13:00Z" w16du:dateUtc="2025-03-04T14:13:00Z">
        <w:r w:rsidRPr="00944672" w:rsidDel="007C4624">
          <w:rPr>
            <w:rFonts w:ascii="Arial" w:hAnsi="Arial" w:cs="Arial"/>
            <w:sz w:val="24"/>
            <w:szCs w:val="24"/>
          </w:rPr>
          <w:delText>n</w:delText>
        </w:r>
      </w:del>
      <w:r w:rsidRPr="00944672">
        <w:rPr>
          <w:rFonts w:ascii="Arial" w:hAnsi="Arial" w:cs="Arial"/>
          <w:sz w:val="24"/>
          <w:szCs w:val="24"/>
        </w:rPr>
        <w:t xml:space="preserve"> Treffen im Büro von Armeegeneral Oleg Salyukov. Zweitens: Im Anschluss an diese Treffen wurde ein reger Informationsaustausch mit unseren </w:t>
      </w:r>
      <w:del w:id="7887" w:author="Lektorat Bauer" w:date="2025-03-04T15:14:00Z" w16du:dateUtc="2025-03-04T14:14:00Z">
        <w:r w:rsidRPr="00944672" w:rsidDel="007C4624">
          <w:rPr>
            <w:rFonts w:ascii="Arial" w:hAnsi="Arial" w:cs="Arial"/>
            <w:sz w:val="24"/>
            <w:szCs w:val="24"/>
          </w:rPr>
          <w:delText>‚</w:delText>
        </w:r>
      </w:del>
      <w:r w:rsidRPr="00944672">
        <w:rPr>
          <w:rFonts w:ascii="Arial" w:hAnsi="Arial" w:cs="Arial"/>
          <w:sz w:val="24"/>
          <w:szCs w:val="24"/>
        </w:rPr>
        <w:t>lieben Brüdern</w:t>
      </w:r>
      <w:del w:id="7888" w:author="Lektorat Bauer" w:date="2025-03-04T15:14:00Z" w16du:dateUtc="2025-03-04T14:14:00Z">
        <w:r w:rsidRPr="00944672" w:rsidDel="007C4624">
          <w:rPr>
            <w:rFonts w:ascii="Arial" w:hAnsi="Arial" w:cs="Arial"/>
            <w:sz w:val="24"/>
            <w:szCs w:val="24"/>
          </w:rPr>
          <w:delText>‘</w:delText>
        </w:r>
      </w:del>
      <w:r w:rsidRPr="00944672">
        <w:rPr>
          <w:rFonts w:ascii="Arial" w:hAnsi="Arial" w:cs="Arial"/>
          <w:sz w:val="24"/>
          <w:szCs w:val="24"/>
        </w:rPr>
        <w:t xml:space="preserve"> in Nordkorea beobachtet.</w:t>
      </w:r>
    </w:p>
    <w:p w14:paraId="299A6FAF"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Drittens: Vor kurzem ist eine IIljushin Il-76 nach Nordkorea geflogen und hat dort etwas abgeholt. Es wird kolportiert, dass dabei Personen befördert wurden.</w:t>
      </w:r>
    </w:p>
    <w:p w14:paraId="24BB5E9F"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Viertens: Ein Generaloberst meldet sich bei mir, um sich nach einem aktiven Waffensystem zu erkundigen.“</w:t>
      </w:r>
    </w:p>
    <w:p w14:paraId="4329CFA1" w14:textId="526F5751"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Oleg Vladimirovich Iwannikow atmete tief ein, dann sprach er erneut: „Generaloberst Nikolaj Fjodorowitsch Tkatschow, ich denke, dass die BUK-M1 ein</w:t>
      </w:r>
      <w:ins w:id="7889" w:author="Lektorat Bauer" w:date="2025-03-04T15:14:00Z" w16du:dateUtc="2025-03-04T14:14:00Z">
        <w:r w:rsidR="007C4624">
          <w:rPr>
            <w:rFonts w:ascii="Arial" w:hAnsi="Arial" w:cs="Arial"/>
            <w:sz w:val="24"/>
            <w:szCs w:val="24"/>
          </w:rPr>
          <w:t>em</w:t>
        </w:r>
      </w:ins>
      <w:r w:rsidRPr="00944672">
        <w:rPr>
          <w:rFonts w:ascii="Arial" w:hAnsi="Arial" w:cs="Arial"/>
          <w:sz w:val="24"/>
          <w:szCs w:val="24"/>
        </w:rPr>
        <w:t xml:space="preserve"> Upgrade unterzogen werden soll, an dem die Nordkoreaner beteiligt sind. Wenn das</w:t>
      </w:r>
      <w:del w:id="7890" w:author="Lektorat Bauer" w:date="2025-03-04T15:14:00Z" w16du:dateUtc="2025-03-04T14:14:00Z">
        <w:r w:rsidRPr="00944672" w:rsidDel="007C4624">
          <w:rPr>
            <w:rFonts w:ascii="Arial" w:hAnsi="Arial" w:cs="Arial"/>
            <w:sz w:val="24"/>
            <w:szCs w:val="24"/>
          </w:rPr>
          <w:delText>s</w:delText>
        </w:r>
      </w:del>
      <w:r w:rsidRPr="00944672">
        <w:rPr>
          <w:rFonts w:ascii="Arial" w:hAnsi="Arial" w:cs="Arial"/>
          <w:sz w:val="24"/>
          <w:szCs w:val="24"/>
        </w:rPr>
        <w:t xml:space="preserve"> </w:t>
      </w:r>
      <w:del w:id="7891" w:author="Lektorat Bauer" w:date="2025-03-04T15:14:00Z" w16du:dateUtc="2025-03-04T14:14:00Z">
        <w:r w:rsidRPr="00944672" w:rsidDel="007C4624">
          <w:rPr>
            <w:rFonts w:ascii="Arial" w:hAnsi="Arial" w:cs="Arial"/>
            <w:sz w:val="24"/>
            <w:szCs w:val="24"/>
          </w:rPr>
          <w:delText xml:space="preserve">so </w:delText>
        </w:r>
      </w:del>
      <w:ins w:id="7892" w:author="Lektorat Bauer" w:date="2025-03-04T15:14:00Z" w16du:dateUtc="2025-03-04T14:14:00Z">
        <w:r w:rsidR="007C4624">
          <w:rPr>
            <w:rFonts w:ascii="Arial" w:hAnsi="Arial" w:cs="Arial"/>
            <w:sz w:val="24"/>
            <w:szCs w:val="24"/>
          </w:rPr>
          <w:t>der Fall</w:t>
        </w:r>
        <w:r w:rsidR="007C4624" w:rsidRPr="00944672">
          <w:rPr>
            <w:rFonts w:ascii="Arial" w:hAnsi="Arial" w:cs="Arial"/>
            <w:sz w:val="24"/>
            <w:szCs w:val="24"/>
          </w:rPr>
          <w:t xml:space="preserve"> </w:t>
        </w:r>
      </w:ins>
      <w:r w:rsidRPr="00944672">
        <w:rPr>
          <w:rFonts w:ascii="Arial" w:hAnsi="Arial" w:cs="Arial"/>
          <w:sz w:val="24"/>
          <w:szCs w:val="24"/>
        </w:rPr>
        <w:t xml:space="preserve">ist, dann wird es </w:t>
      </w:r>
      <w:ins w:id="7893" w:author="Lektorat Bauer" w:date="2025-03-04T15:14:00Z" w16du:dateUtc="2025-03-04T14:14:00Z">
        <w:r w:rsidR="007C4624">
          <w:rPr>
            <w:rFonts w:ascii="Arial" w:hAnsi="Arial" w:cs="Arial"/>
            <w:sz w:val="24"/>
            <w:szCs w:val="24"/>
          </w:rPr>
          <w:t xml:space="preserve">sich </w:t>
        </w:r>
      </w:ins>
      <w:r w:rsidRPr="00944672">
        <w:rPr>
          <w:rFonts w:ascii="Arial" w:hAnsi="Arial" w:cs="Arial"/>
          <w:sz w:val="24"/>
          <w:szCs w:val="24"/>
        </w:rPr>
        <w:t xml:space="preserve">mit hoher Wahrscheinlichkeit um ein Software-Upgrade handeln, da </w:t>
      </w:r>
      <w:del w:id="7894" w:author="Lektorat Bauer" w:date="2025-03-04T15:14:00Z" w16du:dateUtc="2025-03-04T14:14:00Z">
        <w:r w:rsidRPr="00944672" w:rsidDel="007C4624">
          <w:rPr>
            <w:rFonts w:ascii="Arial" w:hAnsi="Arial" w:cs="Arial"/>
            <w:sz w:val="24"/>
            <w:szCs w:val="24"/>
          </w:rPr>
          <w:delText>‚</w:delText>
        </w:r>
      </w:del>
      <w:r w:rsidRPr="00944672">
        <w:rPr>
          <w:rFonts w:ascii="Arial" w:hAnsi="Arial" w:cs="Arial"/>
          <w:sz w:val="24"/>
          <w:szCs w:val="24"/>
        </w:rPr>
        <w:t>unsere lieben Brüder</w:t>
      </w:r>
      <w:del w:id="7895" w:author="Lektorat Bauer" w:date="2025-03-04T15:14:00Z" w16du:dateUtc="2025-03-04T14:14:00Z">
        <w:r w:rsidRPr="00944672" w:rsidDel="007C4624">
          <w:rPr>
            <w:rFonts w:ascii="Arial" w:hAnsi="Arial" w:cs="Arial"/>
            <w:sz w:val="24"/>
            <w:szCs w:val="24"/>
          </w:rPr>
          <w:delText xml:space="preserve">‘ sich </w:delText>
        </w:r>
      </w:del>
      <w:r w:rsidRPr="00944672">
        <w:rPr>
          <w:rFonts w:ascii="Arial" w:hAnsi="Arial" w:cs="Arial"/>
          <w:sz w:val="24"/>
          <w:szCs w:val="24"/>
        </w:rPr>
        <w:t xml:space="preserve">hier eine glanzvolle Expertise haben, </w:t>
      </w:r>
      <w:del w:id="7896" w:author="Lektorat Bauer" w:date="2025-03-04T15:15:00Z" w16du:dateUtc="2025-03-04T14:15:00Z">
        <w:r w:rsidRPr="00944672" w:rsidDel="007C4624">
          <w:rPr>
            <w:rFonts w:ascii="Arial" w:hAnsi="Arial" w:cs="Arial"/>
            <w:sz w:val="24"/>
            <w:szCs w:val="24"/>
          </w:rPr>
          <w:delText xml:space="preserve">die wir leider nicht mehr </w:delText>
        </w:r>
        <w:r w:rsidRPr="00944672" w:rsidDel="007C4624">
          <w:rPr>
            <w:rFonts w:ascii="Arial" w:hAnsi="Arial" w:cs="Arial"/>
            <w:sz w:val="24"/>
            <w:szCs w:val="24"/>
          </w:rPr>
          <w:lastRenderedPageBreak/>
          <w:delText>haben</w:delText>
        </w:r>
      </w:del>
      <w:ins w:id="7897" w:author="Lektorat Bauer" w:date="2025-03-04T15:15:00Z" w16du:dateUtc="2025-03-04T14:15:00Z">
        <w:r w:rsidR="007C4624">
          <w:rPr>
            <w:rFonts w:ascii="Arial" w:hAnsi="Arial" w:cs="Arial"/>
            <w:sz w:val="24"/>
            <w:szCs w:val="24"/>
          </w:rPr>
          <w:t>ganz im Gegensatz zu uns</w:t>
        </w:r>
      </w:ins>
      <w:r w:rsidRPr="00944672">
        <w:rPr>
          <w:rFonts w:ascii="Arial" w:hAnsi="Arial" w:cs="Arial"/>
          <w:sz w:val="24"/>
          <w:szCs w:val="24"/>
        </w:rPr>
        <w:t xml:space="preserve">. Wenn ich den Gedanken weiter fortführe, und Ihrem Anruf eine stärkere Wirkung zuspreche, so gehe ich davon aus, dass Sie gern Zugriff auf </w:t>
      </w:r>
      <w:del w:id="7898" w:author="Lektorat Bauer" w:date="2025-03-04T15:15:00Z" w16du:dateUtc="2025-03-04T14:15:00Z">
        <w:r w:rsidRPr="00944672" w:rsidDel="007C4624">
          <w:rPr>
            <w:rFonts w:ascii="Arial" w:hAnsi="Arial" w:cs="Arial"/>
            <w:sz w:val="24"/>
            <w:szCs w:val="24"/>
          </w:rPr>
          <w:delText xml:space="preserve">entweder </w:delText>
        </w:r>
      </w:del>
      <w:r w:rsidRPr="00944672">
        <w:rPr>
          <w:rFonts w:ascii="Arial" w:hAnsi="Arial" w:cs="Arial"/>
          <w:sz w:val="24"/>
          <w:szCs w:val="24"/>
        </w:rPr>
        <w:t xml:space="preserve">das Waffensystem oder aber mindestens auf die Informationen haben möchten. </w:t>
      </w:r>
      <w:commentRangeStart w:id="7899"/>
      <w:r w:rsidRPr="00944672">
        <w:rPr>
          <w:rFonts w:ascii="Arial" w:hAnsi="Arial" w:cs="Arial"/>
          <w:sz w:val="24"/>
          <w:szCs w:val="24"/>
        </w:rPr>
        <w:t xml:space="preserve">Diese Informationen könnten Sie dann nutzen, um wieder nach Moskau zurückzukehren.“ </w:t>
      </w:r>
      <w:commentRangeEnd w:id="7899"/>
      <w:r w:rsidR="007C4624">
        <w:rPr>
          <w:rStyle w:val="Kommentarzeichen"/>
        </w:rPr>
        <w:commentReference w:id="7899"/>
      </w:r>
      <w:r w:rsidRPr="00944672">
        <w:rPr>
          <w:rFonts w:ascii="Arial" w:hAnsi="Arial" w:cs="Arial"/>
          <w:sz w:val="24"/>
          <w:szCs w:val="24"/>
        </w:rPr>
        <w:t>Die Atmung seines Gesprächspartners verriet ihm, dass er gut getippt hatte.</w:t>
      </w:r>
    </w:p>
    <w:p w14:paraId="360F3379"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„Nikolaj Fjodorowitsch, was genau möchten Sie von mir? Und, ebenso wichtig, was habe ich davon?“</w:t>
      </w:r>
    </w:p>
    <w:p w14:paraId="00367696"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447012DD"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1A906EDF"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31FA26EC"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commentRangeStart w:id="7900"/>
      <w:commentRangeEnd w:id="7900"/>
      <w:r w:rsidRPr="00944672">
        <w:rPr>
          <w:rFonts w:ascii="Arial" w:hAnsi="Arial" w:cs="Arial"/>
          <w:sz w:val="24"/>
          <w:szCs w:val="24"/>
        </w:rPr>
        <w:commentReference w:id="7900"/>
      </w:r>
      <w:r w:rsidRPr="00944672">
        <w:rPr>
          <w:rFonts w:ascii="Arial" w:hAnsi="Arial" w:cs="Arial"/>
          <w:b/>
          <w:bCs/>
          <w:sz w:val="24"/>
          <w:szCs w:val="24"/>
        </w:rPr>
        <w:t>&gt;&gt;&gt; Testgelände der 53. Luftabwehrbrigade &lt;&lt;&lt;</w:t>
      </w:r>
    </w:p>
    <w:p w14:paraId="64B3F144" w14:textId="69B34AE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Das Telefonat zwischen Generaloberst Nikolaj Fjodorowitsch Tkatschow und dem GRU Commander ‚Orion‘ hatte zur Folge, dass </w:t>
      </w:r>
      <w:del w:id="7901" w:author="Lektorat Bauer" w:date="2025-03-04T16:52:00Z" w16du:dateUtc="2025-03-04T15:52:00Z">
        <w:r w:rsidRPr="00944672" w:rsidDel="00352932">
          <w:rPr>
            <w:rFonts w:ascii="Arial" w:hAnsi="Arial" w:cs="Arial"/>
            <w:sz w:val="24"/>
            <w:szCs w:val="24"/>
          </w:rPr>
          <w:delText>verschiedne</w:delText>
        </w:r>
      </w:del>
      <w:ins w:id="7902" w:author="Lektorat Bauer" w:date="2025-03-04T16:52:00Z" w16du:dateUtc="2025-03-04T15:52:00Z">
        <w:r w:rsidR="00352932" w:rsidRPr="00944672">
          <w:rPr>
            <w:rFonts w:ascii="Arial" w:hAnsi="Arial" w:cs="Arial"/>
            <w:sz w:val="24"/>
            <w:szCs w:val="24"/>
          </w:rPr>
          <w:t>verschieden</w:t>
        </w:r>
        <w:r w:rsidR="00352932">
          <w:rPr>
            <w:rFonts w:ascii="Arial" w:hAnsi="Arial" w:cs="Arial"/>
            <w:sz w:val="24"/>
            <w:szCs w:val="24"/>
          </w:rPr>
          <w:t>e</w:t>
        </w:r>
      </w:ins>
      <w:r w:rsidRPr="00944672">
        <w:rPr>
          <w:rFonts w:ascii="Arial" w:hAnsi="Arial" w:cs="Arial"/>
          <w:sz w:val="24"/>
          <w:szCs w:val="24"/>
        </w:rPr>
        <w:t xml:space="preserve"> Fäden gesponnen und Strippen gezogen wurden. </w:t>
      </w:r>
    </w:p>
    <w:p w14:paraId="663BAD1F" w14:textId="6986E341"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Im Ergebnis ergab es sich, dass als Testgebiet Kursk</w:t>
      </w:r>
      <w:ins w:id="7903" w:author="Lektorat Bauer" w:date="2025-03-04T16:52:00Z" w16du:dateUtc="2025-03-04T15:52:00Z">
        <w:r w:rsidR="00352932">
          <w:rPr>
            <w:rFonts w:ascii="Arial" w:hAnsi="Arial" w:cs="Arial"/>
            <w:sz w:val="24"/>
            <w:szCs w:val="24"/>
          </w:rPr>
          <w:t xml:space="preserve"> ausgewählt wurde</w:t>
        </w:r>
      </w:ins>
      <w:r w:rsidRPr="00944672">
        <w:rPr>
          <w:rFonts w:ascii="Arial" w:hAnsi="Arial" w:cs="Arial"/>
          <w:sz w:val="24"/>
          <w:szCs w:val="24"/>
        </w:rPr>
        <w:t>, der Standort der 53. Luftabwehrbrigade</w:t>
      </w:r>
      <w:del w:id="7904" w:author="Lektorat Bauer" w:date="2025-03-04T16:52:00Z" w16du:dateUtc="2025-03-04T15:52:00Z">
        <w:r w:rsidRPr="00944672" w:rsidDel="00352932">
          <w:rPr>
            <w:rFonts w:ascii="Arial" w:hAnsi="Arial" w:cs="Arial"/>
            <w:sz w:val="24"/>
            <w:szCs w:val="24"/>
          </w:rPr>
          <w:delText xml:space="preserve"> gewählt wurde</w:delText>
        </w:r>
      </w:del>
      <w:r w:rsidRPr="00944672">
        <w:rPr>
          <w:rFonts w:ascii="Arial" w:hAnsi="Arial" w:cs="Arial"/>
          <w:sz w:val="24"/>
          <w:szCs w:val="24"/>
        </w:rPr>
        <w:t>.</w:t>
      </w:r>
    </w:p>
    <w:p w14:paraId="1A6D5BED" w14:textId="1C5EC27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Die Brigade sollte Übungen durchführen, </w:t>
      </w:r>
      <w:del w:id="7905" w:author="Lektorat Bauer" w:date="2025-03-04T16:52:00Z" w16du:dateUtc="2025-03-04T15:52:00Z">
        <w:r w:rsidRPr="00944672" w:rsidDel="00352932">
          <w:rPr>
            <w:rFonts w:ascii="Arial" w:hAnsi="Arial" w:cs="Arial"/>
            <w:sz w:val="24"/>
            <w:szCs w:val="24"/>
          </w:rPr>
          <w:delText>so das</w:delText>
        </w:r>
      </w:del>
      <w:ins w:id="7906" w:author="Lektorat Bauer" w:date="2025-03-04T16:52:00Z" w16du:dateUtc="2025-03-04T15:52:00Z">
        <w:r w:rsidR="00352932">
          <w:rPr>
            <w:rFonts w:ascii="Arial" w:hAnsi="Arial" w:cs="Arial"/>
            <w:sz w:val="24"/>
            <w:szCs w:val="24"/>
          </w:rPr>
          <w:t>sodass</w:t>
        </w:r>
      </w:ins>
      <w:r w:rsidRPr="00944672">
        <w:rPr>
          <w:rFonts w:ascii="Arial" w:hAnsi="Arial" w:cs="Arial"/>
          <w:sz w:val="24"/>
          <w:szCs w:val="24"/>
        </w:rPr>
        <w:t xml:space="preserve"> sich die Modifizierungen</w:t>
      </w:r>
      <w:del w:id="7907" w:author="Lektorat Bauer" w:date="2025-03-04T16:52:00Z" w16du:dateUtc="2025-03-04T15:52:00Z">
        <w:r w:rsidRPr="00944672" w:rsidDel="00352932">
          <w:rPr>
            <w:rFonts w:ascii="Arial" w:hAnsi="Arial" w:cs="Arial"/>
            <w:sz w:val="24"/>
            <w:szCs w:val="24"/>
          </w:rPr>
          <w:delText>,</w:delText>
        </w:r>
      </w:del>
      <w:r w:rsidRPr="00944672">
        <w:rPr>
          <w:rFonts w:ascii="Arial" w:hAnsi="Arial" w:cs="Arial"/>
          <w:sz w:val="24"/>
          <w:szCs w:val="24"/>
        </w:rPr>
        <w:t xml:space="preserve"> vor Ort im Feld</w:t>
      </w:r>
      <w:del w:id="7908" w:author="Lektorat Bauer" w:date="2025-03-04T16:53:00Z" w16du:dateUtc="2025-03-04T15:53:00Z">
        <w:r w:rsidRPr="00944672" w:rsidDel="00352932">
          <w:rPr>
            <w:rFonts w:ascii="Arial" w:hAnsi="Arial" w:cs="Arial"/>
            <w:sz w:val="24"/>
            <w:szCs w:val="24"/>
          </w:rPr>
          <w:delText>,</w:delText>
        </w:r>
      </w:del>
      <w:r w:rsidRPr="00944672">
        <w:rPr>
          <w:rFonts w:ascii="Arial" w:hAnsi="Arial" w:cs="Arial"/>
          <w:sz w:val="24"/>
          <w:szCs w:val="24"/>
        </w:rPr>
        <w:t xml:space="preserve"> testen </w:t>
      </w:r>
      <w:del w:id="7909" w:author="Lektorat Bauer" w:date="2025-03-04T16:53:00Z" w16du:dateUtc="2025-03-04T15:53:00Z">
        <w:r w:rsidRPr="00944672" w:rsidDel="00352932">
          <w:rPr>
            <w:rFonts w:ascii="Arial" w:hAnsi="Arial" w:cs="Arial"/>
            <w:sz w:val="24"/>
            <w:szCs w:val="24"/>
          </w:rPr>
          <w:delText>lassen könnte</w:delText>
        </w:r>
      </w:del>
      <w:ins w:id="7910" w:author="Lektorat Bauer" w:date="2025-03-04T16:53:00Z" w16du:dateUtc="2025-03-04T15:53:00Z">
        <w:r w:rsidR="00352932">
          <w:rPr>
            <w:rFonts w:ascii="Arial" w:hAnsi="Arial" w:cs="Arial"/>
            <w:sz w:val="24"/>
            <w:szCs w:val="24"/>
          </w:rPr>
          <w:t>ließ</w:t>
        </w:r>
      </w:ins>
      <w:r w:rsidRPr="00944672">
        <w:rPr>
          <w:rFonts w:ascii="Arial" w:hAnsi="Arial" w:cs="Arial"/>
          <w:sz w:val="24"/>
          <w:szCs w:val="24"/>
        </w:rPr>
        <w:t>.</w:t>
      </w:r>
    </w:p>
    <w:p w14:paraId="706C4885"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Die Fahrt von Snamensk nach Kursk würde mindestens 11 Stunden, eher 15 Stunden dauern, die Flugzeit betrug nur etwas über einer Stunde.</w:t>
      </w:r>
    </w:p>
    <w:p w14:paraId="052703B7" w14:textId="703D0061"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Es wurde vereinbart, dass die Nordkoreaner am 11. Juli nach Kursk verlegt werden sollten. In den Werkstätten der 53. Luftabwehrbrigade </w:t>
      </w:r>
      <w:del w:id="7911" w:author="Lektorat Bauer" w:date="2025-03-04T16:53:00Z" w16du:dateUtc="2025-03-04T15:53:00Z">
        <w:r w:rsidRPr="00944672" w:rsidDel="00352932">
          <w:rPr>
            <w:rFonts w:ascii="Arial" w:hAnsi="Arial" w:cs="Arial"/>
            <w:sz w:val="24"/>
            <w:szCs w:val="24"/>
          </w:rPr>
          <w:delText xml:space="preserve">könnten </w:delText>
        </w:r>
      </w:del>
      <w:ins w:id="7912" w:author="Lektorat Bauer" w:date="2025-03-04T16:53:00Z" w16du:dateUtc="2025-03-04T15:53:00Z">
        <w:r w:rsidR="00352932">
          <w:rPr>
            <w:rFonts w:ascii="Arial" w:hAnsi="Arial" w:cs="Arial"/>
            <w:sz w:val="24"/>
            <w:szCs w:val="24"/>
          </w:rPr>
          <w:t>sollten</w:t>
        </w:r>
        <w:r w:rsidR="00352932" w:rsidRPr="00944672">
          <w:rPr>
            <w:rFonts w:ascii="Arial" w:hAnsi="Arial" w:cs="Arial"/>
            <w:sz w:val="24"/>
            <w:szCs w:val="24"/>
          </w:rPr>
          <w:t xml:space="preserve"> </w:t>
        </w:r>
      </w:ins>
      <w:r w:rsidRPr="00944672">
        <w:rPr>
          <w:rFonts w:ascii="Arial" w:hAnsi="Arial" w:cs="Arial"/>
          <w:sz w:val="24"/>
          <w:szCs w:val="24"/>
        </w:rPr>
        <w:t>dann zwei Raketen</w:t>
      </w:r>
      <w:del w:id="7913" w:author="Lektorat Bauer" w:date="2025-03-04T16:53:00Z" w16du:dateUtc="2025-03-04T15:53:00Z">
        <w:r w:rsidRPr="00944672" w:rsidDel="00352932">
          <w:rPr>
            <w:rFonts w:ascii="Arial" w:hAnsi="Arial" w:cs="Arial"/>
            <w:sz w:val="24"/>
            <w:szCs w:val="24"/>
          </w:rPr>
          <w:delText>,</w:delText>
        </w:r>
      </w:del>
      <w:r w:rsidRPr="00944672">
        <w:rPr>
          <w:rFonts w:ascii="Arial" w:hAnsi="Arial" w:cs="Arial"/>
          <w:sz w:val="24"/>
          <w:szCs w:val="24"/>
        </w:rPr>
        <w:t xml:space="preserve"> für weitere Tests modifiziert werden. </w:t>
      </w:r>
    </w:p>
    <w:p w14:paraId="44C63E73" w14:textId="20A4FFF2"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Ebenso </w:t>
      </w:r>
      <w:del w:id="7914" w:author="Lektorat Bauer" w:date="2025-03-04T16:53:00Z" w16du:dateUtc="2025-03-04T15:53:00Z">
        <w:r w:rsidRPr="00944672" w:rsidDel="00352932">
          <w:rPr>
            <w:rFonts w:ascii="Arial" w:hAnsi="Arial" w:cs="Arial"/>
            <w:sz w:val="24"/>
            <w:szCs w:val="24"/>
          </w:rPr>
          <w:delText xml:space="preserve">könnte </w:delText>
        </w:r>
      </w:del>
      <w:ins w:id="7915" w:author="Lektorat Bauer" w:date="2025-03-04T16:53:00Z" w16du:dateUtc="2025-03-04T15:53:00Z">
        <w:r w:rsidR="00352932">
          <w:rPr>
            <w:rFonts w:ascii="Arial" w:hAnsi="Arial" w:cs="Arial"/>
            <w:sz w:val="24"/>
            <w:szCs w:val="24"/>
          </w:rPr>
          <w:t>sollte</w:t>
        </w:r>
        <w:r w:rsidR="00352932" w:rsidRPr="00944672">
          <w:rPr>
            <w:rFonts w:ascii="Arial" w:hAnsi="Arial" w:cs="Arial"/>
            <w:sz w:val="24"/>
            <w:szCs w:val="24"/>
          </w:rPr>
          <w:t xml:space="preserve"> </w:t>
        </w:r>
      </w:ins>
      <w:r w:rsidRPr="00944672">
        <w:rPr>
          <w:rFonts w:ascii="Arial" w:hAnsi="Arial" w:cs="Arial"/>
          <w:sz w:val="24"/>
          <w:szCs w:val="24"/>
        </w:rPr>
        <w:t xml:space="preserve">bei einer BUK-M1 das nordkoreanische Steuergerät installiert werden, </w:t>
      </w:r>
      <w:del w:id="7916" w:author="Lektorat Bauer" w:date="2025-03-04T16:53:00Z" w16du:dateUtc="2025-03-04T15:53:00Z">
        <w:r w:rsidRPr="00944672" w:rsidDel="00352932">
          <w:rPr>
            <w:rFonts w:ascii="Arial" w:hAnsi="Arial" w:cs="Arial"/>
            <w:sz w:val="24"/>
            <w:szCs w:val="24"/>
          </w:rPr>
          <w:delText>so das</w:delText>
        </w:r>
      </w:del>
      <w:ins w:id="7917" w:author="Lektorat Bauer" w:date="2025-03-04T16:53:00Z" w16du:dateUtc="2025-03-04T15:53:00Z">
        <w:r w:rsidR="00352932">
          <w:rPr>
            <w:rFonts w:ascii="Arial" w:hAnsi="Arial" w:cs="Arial"/>
            <w:sz w:val="24"/>
            <w:szCs w:val="24"/>
          </w:rPr>
          <w:t>um</w:t>
        </w:r>
      </w:ins>
      <w:r w:rsidRPr="00944672">
        <w:rPr>
          <w:rFonts w:ascii="Arial" w:hAnsi="Arial" w:cs="Arial"/>
          <w:sz w:val="24"/>
          <w:szCs w:val="24"/>
        </w:rPr>
        <w:t xml:space="preserve"> </w:t>
      </w:r>
      <w:del w:id="7918" w:author="Lektorat Bauer" w:date="2025-03-04T16:53:00Z" w16du:dateUtc="2025-03-04T15:53:00Z">
        <w:r w:rsidRPr="00944672" w:rsidDel="00352932">
          <w:rPr>
            <w:rFonts w:ascii="Arial" w:hAnsi="Arial" w:cs="Arial"/>
            <w:sz w:val="24"/>
            <w:szCs w:val="24"/>
          </w:rPr>
          <w:delText>die besten</w:delText>
        </w:r>
      </w:del>
      <w:ins w:id="7919" w:author="Lektorat Bauer" w:date="2025-03-04T16:53:00Z" w16du:dateUtc="2025-03-04T15:53:00Z">
        <w:r w:rsidR="00352932">
          <w:rPr>
            <w:rFonts w:ascii="Arial" w:hAnsi="Arial" w:cs="Arial"/>
            <w:sz w:val="24"/>
            <w:szCs w:val="24"/>
          </w:rPr>
          <w:t>ideale</w:t>
        </w:r>
      </w:ins>
      <w:r w:rsidRPr="00944672">
        <w:rPr>
          <w:rFonts w:ascii="Arial" w:hAnsi="Arial" w:cs="Arial"/>
          <w:sz w:val="24"/>
          <w:szCs w:val="24"/>
        </w:rPr>
        <w:t xml:space="preserve"> Voraussetzungen für einen guten Test </w:t>
      </w:r>
      <w:del w:id="7920" w:author="Lektorat Bauer" w:date="2025-03-04T16:53:00Z" w16du:dateUtc="2025-03-04T15:53:00Z">
        <w:r w:rsidRPr="00944672" w:rsidDel="00352932">
          <w:rPr>
            <w:rFonts w:ascii="Arial" w:hAnsi="Arial" w:cs="Arial"/>
            <w:sz w:val="24"/>
            <w:szCs w:val="24"/>
          </w:rPr>
          <w:delText>vorliegen würden</w:delText>
        </w:r>
      </w:del>
      <w:ins w:id="7921" w:author="Lektorat Bauer" w:date="2025-03-04T16:53:00Z" w16du:dateUtc="2025-03-04T15:53:00Z">
        <w:r w:rsidR="00352932">
          <w:rPr>
            <w:rFonts w:ascii="Arial" w:hAnsi="Arial" w:cs="Arial"/>
            <w:sz w:val="24"/>
            <w:szCs w:val="24"/>
          </w:rPr>
          <w:t>zu gewährleisten</w:t>
        </w:r>
      </w:ins>
      <w:r w:rsidRPr="00944672">
        <w:rPr>
          <w:rFonts w:ascii="Arial" w:hAnsi="Arial" w:cs="Arial"/>
          <w:sz w:val="24"/>
          <w:szCs w:val="24"/>
        </w:rPr>
        <w:t>.</w:t>
      </w:r>
    </w:p>
    <w:p w14:paraId="045699BF"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0954F14F"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1ABA0AAA"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6E37E09D" w14:textId="71EEED6F"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 xml:space="preserve">Wie geplant wurde die Verlegung am 11. Juli durchgeführt. Am späten Abend </w:t>
      </w:r>
      <w:del w:id="7922" w:author="Lektorat Bauer" w:date="2025-03-04T16:53:00Z" w16du:dateUtc="2025-03-04T15:53:00Z">
        <w:r w:rsidRPr="00944672" w:rsidDel="00352932">
          <w:rPr>
            <w:rFonts w:ascii="Arial" w:hAnsi="Arial" w:cs="Arial"/>
            <w:sz w:val="24"/>
            <w:szCs w:val="24"/>
          </w:rPr>
          <w:delText xml:space="preserve">war </w:delText>
        </w:r>
      </w:del>
      <w:ins w:id="7923" w:author="Lektorat Bauer" w:date="2025-03-04T16:53:00Z" w16du:dateUtc="2025-03-04T15:53:00Z">
        <w:r w:rsidR="00352932">
          <w:rPr>
            <w:rFonts w:ascii="Arial" w:hAnsi="Arial" w:cs="Arial"/>
            <w:sz w:val="24"/>
            <w:szCs w:val="24"/>
          </w:rPr>
          <w:t>erfolgte</w:t>
        </w:r>
        <w:r w:rsidR="00352932" w:rsidRPr="00944672">
          <w:rPr>
            <w:rFonts w:ascii="Arial" w:hAnsi="Arial" w:cs="Arial"/>
            <w:sz w:val="24"/>
            <w:szCs w:val="24"/>
          </w:rPr>
          <w:t xml:space="preserve"> </w:t>
        </w:r>
      </w:ins>
      <w:r w:rsidRPr="00944672">
        <w:rPr>
          <w:rFonts w:ascii="Arial" w:hAnsi="Arial" w:cs="Arial"/>
          <w:sz w:val="24"/>
          <w:szCs w:val="24"/>
        </w:rPr>
        <w:t>die Ankunft in Kursk, auf dem Gelände der 53. Luftabwehrbrigade, und gegen 21:30 Uhr waren alle Sachen verstaut und die Quartiere bezogen.</w:t>
      </w:r>
    </w:p>
    <w:p w14:paraId="70B0E476"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Am nächsten Tag begannen die Techniker mit der Umrüstung</w:t>
      </w:r>
      <w:del w:id="7924" w:author="Lektorat Bauer" w:date="2025-03-04T16:54:00Z" w16du:dateUtc="2025-03-04T15:54:00Z">
        <w:r w:rsidRPr="00944672" w:rsidDel="00352932">
          <w:rPr>
            <w:rFonts w:ascii="Arial" w:hAnsi="Arial" w:cs="Arial"/>
            <w:sz w:val="24"/>
            <w:szCs w:val="24"/>
          </w:rPr>
          <w:delText>,</w:delText>
        </w:r>
      </w:del>
      <w:r w:rsidRPr="00944672">
        <w:rPr>
          <w:rFonts w:ascii="Arial" w:hAnsi="Arial" w:cs="Arial"/>
          <w:sz w:val="24"/>
          <w:szCs w:val="24"/>
        </w:rPr>
        <w:t xml:space="preserve"> der Raketen.</w:t>
      </w:r>
    </w:p>
    <w:p w14:paraId="4D3985C4"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Für den 14. Juli war ein erneuter Test vorgesehen.</w:t>
      </w:r>
    </w:p>
    <w:p w14:paraId="32CD96A2"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141883F2"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0B8A8C25"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5D2F27E1"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p>
    <w:p w14:paraId="7519C4AB"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commentRangeStart w:id="7925"/>
      <w:commentRangeEnd w:id="7925"/>
      <w:r w:rsidRPr="00944672">
        <w:rPr>
          <w:rFonts w:ascii="Arial" w:hAnsi="Arial" w:cs="Arial"/>
          <w:sz w:val="24"/>
          <w:szCs w:val="24"/>
        </w:rPr>
        <w:commentReference w:id="7925"/>
      </w:r>
      <w:r w:rsidRPr="00944672">
        <w:rPr>
          <w:rFonts w:ascii="Arial" w:hAnsi="Arial" w:cs="Arial"/>
          <w:b/>
          <w:bCs/>
          <w:sz w:val="24"/>
          <w:szCs w:val="24"/>
        </w:rPr>
        <w:t>&gt;&gt;&gt; Den Haag, Juli 2014 &lt;&lt;&lt;</w:t>
      </w:r>
    </w:p>
    <w:p w14:paraId="789ABD78" w14:textId="6F43F6BA"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Am 11. Juli </w:t>
      </w:r>
      <w:del w:id="7926" w:author="Lektorat Bauer" w:date="2025-03-04T17:06:00Z" w16du:dateUtc="2025-03-04T16:06:00Z">
        <w:r w:rsidRPr="00944672" w:rsidDel="00BD6446">
          <w:rPr>
            <w:rFonts w:ascii="Arial" w:hAnsi="Arial" w:cs="Arial"/>
            <w:sz w:val="24"/>
            <w:szCs w:val="24"/>
          </w:rPr>
          <w:delText xml:space="preserve">gab </w:delText>
        </w:r>
      </w:del>
      <w:commentRangeStart w:id="7927"/>
      <w:ins w:id="7928" w:author="Lektorat Bauer" w:date="2025-03-04T17:06:00Z" w16du:dateUtc="2025-03-04T16:06:00Z">
        <w:r w:rsidR="00BD6446">
          <w:rPr>
            <w:rFonts w:ascii="Arial" w:hAnsi="Arial" w:cs="Arial"/>
            <w:sz w:val="24"/>
            <w:szCs w:val="24"/>
          </w:rPr>
          <w:t>berief</w:t>
        </w:r>
      </w:ins>
      <w:commentRangeEnd w:id="7927"/>
      <w:ins w:id="7929" w:author="Lektorat Bauer" w:date="2025-03-04T17:07:00Z" w16du:dateUtc="2025-03-04T16:07:00Z">
        <w:r w:rsidR="00BD6446">
          <w:rPr>
            <w:rStyle w:val="Kommentarzeichen"/>
          </w:rPr>
          <w:commentReference w:id="7927"/>
        </w:r>
      </w:ins>
      <w:ins w:id="7930" w:author="Lektorat Bauer" w:date="2025-03-04T17:06:00Z" w16du:dateUtc="2025-03-04T16:06:00Z">
        <w:r w:rsidR="00BD6446">
          <w:rPr>
            <w:rFonts w:ascii="Arial" w:hAnsi="Arial" w:cs="Arial"/>
            <w:sz w:val="24"/>
            <w:szCs w:val="24"/>
          </w:rPr>
          <w:t xml:space="preserve"> man</w:t>
        </w:r>
        <w:r w:rsidR="00BD6446" w:rsidRPr="00944672">
          <w:rPr>
            <w:rFonts w:ascii="Arial" w:hAnsi="Arial" w:cs="Arial"/>
            <w:sz w:val="24"/>
            <w:szCs w:val="24"/>
          </w:rPr>
          <w:t xml:space="preserve"> </w:t>
        </w:r>
      </w:ins>
      <w:del w:id="7931" w:author="Lektorat Bauer" w:date="2025-03-04T17:06:00Z" w16du:dateUtc="2025-03-04T16:06:00Z">
        <w:r w:rsidRPr="00944672" w:rsidDel="00BD6446">
          <w:rPr>
            <w:rFonts w:ascii="Arial" w:hAnsi="Arial" w:cs="Arial"/>
            <w:sz w:val="24"/>
            <w:szCs w:val="24"/>
          </w:rPr>
          <w:delText xml:space="preserve">es </w:delText>
        </w:r>
      </w:del>
      <w:r w:rsidRPr="00944672">
        <w:rPr>
          <w:rFonts w:ascii="Arial" w:hAnsi="Arial" w:cs="Arial"/>
          <w:sz w:val="24"/>
          <w:szCs w:val="24"/>
        </w:rPr>
        <w:t>in der Zentrale des AIVD</w:t>
      </w:r>
      <w:del w:id="7932" w:author="Lektorat Bauer" w:date="2025-03-04T17:06:00Z" w16du:dateUtc="2025-03-04T16:06:00Z">
        <w:r w:rsidRPr="00944672" w:rsidDel="00BD6446">
          <w:rPr>
            <w:rFonts w:ascii="Arial" w:hAnsi="Arial" w:cs="Arial"/>
            <w:sz w:val="24"/>
            <w:szCs w:val="24"/>
          </w:rPr>
          <w:delText>,</w:delText>
        </w:r>
      </w:del>
      <w:r w:rsidRPr="00944672">
        <w:rPr>
          <w:rFonts w:ascii="Arial" w:hAnsi="Arial" w:cs="Arial"/>
          <w:sz w:val="24"/>
          <w:szCs w:val="24"/>
        </w:rPr>
        <w:t xml:space="preserve"> in Den Haag</w:t>
      </w:r>
      <w:del w:id="7933" w:author="Lektorat Bauer" w:date="2025-03-04T17:06:00Z" w16du:dateUtc="2025-03-04T16:06:00Z">
        <w:r w:rsidRPr="00944672" w:rsidDel="00BD6446">
          <w:rPr>
            <w:rFonts w:ascii="Arial" w:hAnsi="Arial" w:cs="Arial"/>
            <w:sz w:val="24"/>
            <w:szCs w:val="24"/>
          </w:rPr>
          <w:delText>,</w:delText>
        </w:r>
      </w:del>
      <w:r w:rsidRPr="00944672">
        <w:rPr>
          <w:rFonts w:ascii="Arial" w:hAnsi="Arial" w:cs="Arial"/>
          <w:sz w:val="24"/>
          <w:szCs w:val="24"/>
        </w:rPr>
        <w:t xml:space="preserve"> eine Sitzung zu den bisherigen Geschehnissen</w:t>
      </w:r>
      <w:ins w:id="7934" w:author="Lektorat Bauer" w:date="2025-03-04T17:06:00Z" w16du:dateUtc="2025-03-04T16:06:00Z">
        <w:r w:rsidR="00BD6446">
          <w:rPr>
            <w:rFonts w:ascii="Arial" w:hAnsi="Arial" w:cs="Arial"/>
            <w:sz w:val="24"/>
            <w:szCs w:val="24"/>
          </w:rPr>
          <w:t xml:space="preserve"> ein</w:t>
        </w:r>
      </w:ins>
      <w:r w:rsidRPr="00944672">
        <w:rPr>
          <w:rFonts w:ascii="Arial" w:hAnsi="Arial" w:cs="Arial"/>
          <w:sz w:val="24"/>
          <w:szCs w:val="24"/>
        </w:rPr>
        <w:t xml:space="preserve">. Nach kurzer Diskussion war man sich einig, dass die </w:t>
      </w:r>
      <w:del w:id="7935" w:author="Lektorat Bauer" w:date="2025-03-04T17:07:00Z" w16du:dateUtc="2025-03-04T16:07:00Z">
        <w:r w:rsidRPr="00944672" w:rsidDel="00BD6446">
          <w:rPr>
            <w:rFonts w:ascii="Arial" w:hAnsi="Arial" w:cs="Arial"/>
            <w:sz w:val="24"/>
            <w:szCs w:val="24"/>
          </w:rPr>
          <w:delText xml:space="preserve">Bombe </w:delText>
        </w:r>
      </w:del>
      <w:commentRangeStart w:id="7936"/>
      <w:ins w:id="7937" w:author="Lektorat Bauer" w:date="2025-03-04T17:07:00Z" w16du:dateUtc="2025-03-04T16:07:00Z">
        <w:r w:rsidR="00BD6446">
          <w:rPr>
            <w:rFonts w:ascii="Arial" w:hAnsi="Arial" w:cs="Arial"/>
            <w:sz w:val="24"/>
            <w:szCs w:val="24"/>
          </w:rPr>
          <w:t xml:space="preserve">Thermitbombe an zwei verschiedenen Orten </w:t>
        </w:r>
        <w:commentRangeEnd w:id="7936"/>
        <w:r w:rsidR="00BD6446">
          <w:rPr>
            <w:rStyle w:val="Kommentarzeichen"/>
          </w:rPr>
          <w:commentReference w:id="7936"/>
        </w:r>
        <w:r w:rsidR="00BD6446">
          <w:rPr>
            <w:rFonts w:ascii="Arial" w:hAnsi="Arial" w:cs="Arial"/>
            <w:sz w:val="24"/>
            <w:szCs w:val="24"/>
          </w:rPr>
          <w:t>in so kurzer Zeit</w:t>
        </w:r>
        <w:r w:rsidR="00BD6446" w:rsidRPr="00944672">
          <w:rPr>
            <w:rFonts w:ascii="Arial" w:hAnsi="Arial" w:cs="Arial"/>
            <w:sz w:val="24"/>
            <w:szCs w:val="24"/>
          </w:rPr>
          <w:t xml:space="preserve"> </w:t>
        </w:r>
      </w:ins>
      <w:r w:rsidRPr="00944672">
        <w:rPr>
          <w:rFonts w:ascii="Arial" w:hAnsi="Arial" w:cs="Arial"/>
          <w:sz w:val="24"/>
          <w:szCs w:val="24"/>
        </w:rPr>
        <w:t xml:space="preserve">kein Zufall </w:t>
      </w:r>
      <w:del w:id="7938" w:author="Lektorat Bauer" w:date="2025-03-04T17:07:00Z" w16du:dateUtc="2025-03-04T16:07:00Z">
        <w:r w:rsidRPr="00944672" w:rsidDel="00BD6446">
          <w:rPr>
            <w:rFonts w:ascii="Arial" w:hAnsi="Arial" w:cs="Arial"/>
            <w:sz w:val="24"/>
            <w:szCs w:val="24"/>
          </w:rPr>
          <w:delText>war</w:delText>
        </w:r>
      </w:del>
      <w:ins w:id="7939" w:author="Lektorat Bauer" w:date="2025-03-04T17:07:00Z" w16du:dateUtc="2025-03-04T16:07:00Z">
        <w:r w:rsidR="00BD6446">
          <w:rPr>
            <w:rFonts w:ascii="Arial" w:hAnsi="Arial" w:cs="Arial"/>
            <w:sz w:val="24"/>
            <w:szCs w:val="24"/>
          </w:rPr>
          <w:t>sein konnte</w:t>
        </w:r>
      </w:ins>
      <w:r w:rsidRPr="00944672">
        <w:rPr>
          <w:rFonts w:ascii="Arial" w:hAnsi="Arial" w:cs="Arial"/>
          <w:sz w:val="24"/>
          <w:szCs w:val="24"/>
        </w:rPr>
        <w:t xml:space="preserve">. </w:t>
      </w:r>
    </w:p>
    <w:p w14:paraId="63638D6B" w14:textId="73071D05"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„Die Techniker beim DEODS </w:t>
      </w:r>
      <w:del w:id="7940" w:author="Lektorat Bauer" w:date="2025-03-04T17:09:00Z" w16du:dateUtc="2025-03-04T16:09:00Z">
        <w:r w:rsidRPr="00944672" w:rsidDel="00BD6446">
          <w:rPr>
            <w:rFonts w:ascii="Arial" w:hAnsi="Arial" w:cs="Arial"/>
            <w:sz w:val="24"/>
            <w:szCs w:val="24"/>
          </w:rPr>
          <w:delText xml:space="preserve">(Defence Explosive Ordnance Disposal Service [dem niederländischen Bombenräumkommando]) </w:delText>
        </w:r>
      </w:del>
      <w:r w:rsidRPr="00944672">
        <w:rPr>
          <w:rFonts w:ascii="Arial" w:hAnsi="Arial" w:cs="Arial"/>
          <w:sz w:val="24"/>
          <w:szCs w:val="24"/>
        </w:rPr>
        <w:t xml:space="preserve">und </w:t>
      </w:r>
      <w:r w:rsidRPr="00944672">
        <w:rPr>
          <w:rFonts w:ascii="Arial" w:hAnsi="Arial" w:cs="Arial"/>
          <w:noProof/>
          <w:sz w:val="24"/>
          <w:szCs w:val="24"/>
        </w:rPr>
        <w:t>hier</w:t>
      </w:r>
      <w:r w:rsidRPr="00944672">
        <w:rPr>
          <w:rFonts w:ascii="Arial" w:hAnsi="Arial" w:cs="Arial"/>
          <w:sz w:val="24"/>
          <w:szCs w:val="24"/>
        </w:rPr>
        <w:t xml:space="preserve"> im Haus </w:t>
      </w:r>
      <w:ins w:id="7941" w:author="Lektorat Bauer" w:date="2025-03-04T17:09:00Z" w16du:dateUtc="2025-03-04T16:09:00Z">
        <w:r w:rsidR="00BD6446">
          <w:rPr>
            <w:rFonts w:ascii="Arial" w:hAnsi="Arial" w:cs="Arial"/>
            <w:sz w:val="24"/>
            <w:szCs w:val="24"/>
          </w:rPr>
          <w:t>s</w:t>
        </w:r>
      </w:ins>
      <w:del w:id="7942" w:author="Lektorat Bauer" w:date="2025-03-04T17:09:00Z" w16du:dateUtc="2025-03-04T16:09:00Z">
        <w:r w:rsidRPr="00944672" w:rsidDel="00BD6446">
          <w:rPr>
            <w:rFonts w:ascii="Arial" w:hAnsi="Arial" w:cs="Arial"/>
            <w:sz w:val="24"/>
            <w:szCs w:val="24"/>
          </w:rPr>
          <w:delText>S</w:delText>
        </w:r>
      </w:del>
      <w:r w:rsidRPr="00944672">
        <w:rPr>
          <w:rFonts w:ascii="Arial" w:hAnsi="Arial" w:cs="Arial"/>
          <w:sz w:val="24"/>
          <w:szCs w:val="24"/>
        </w:rPr>
        <w:t>itzen an der Auswertung der Daten.“ Piet Klocke hatte das Wort</w:t>
      </w:r>
      <w:ins w:id="7943" w:author="Lektorat Bauer" w:date="2025-03-04T17:09:00Z" w16du:dateUtc="2025-03-04T16:09:00Z">
        <w:r w:rsidR="00BD6446">
          <w:rPr>
            <w:rFonts w:ascii="Arial" w:hAnsi="Arial" w:cs="Arial"/>
            <w:sz w:val="24"/>
            <w:szCs w:val="24"/>
          </w:rPr>
          <w:t>.</w:t>
        </w:r>
      </w:ins>
      <w:del w:id="7944" w:author="Lektorat Bauer" w:date="2025-03-04T17:09:00Z" w16du:dateUtc="2025-03-04T16:09:00Z">
        <w:r w:rsidRPr="00944672" w:rsidDel="00BD6446">
          <w:rPr>
            <w:rFonts w:ascii="Arial" w:hAnsi="Arial" w:cs="Arial"/>
            <w:sz w:val="24"/>
            <w:szCs w:val="24"/>
          </w:rPr>
          <w:delText>,</w:delText>
        </w:r>
      </w:del>
      <w:r w:rsidRPr="00944672">
        <w:rPr>
          <w:rFonts w:ascii="Arial" w:hAnsi="Arial" w:cs="Arial"/>
          <w:sz w:val="24"/>
          <w:szCs w:val="24"/>
        </w:rPr>
        <w:t xml:space="preserve"> „Jeder </w:t>
      </w:r>
      <w:r w:rsidRPr="00944672">
        <w:rPr>
          <w:rFonts w:ascii="Arial" w:hAnsi="Arial" w:cs="Arial"/>
          <w:noProof/>
          <w:sz w:val="24"/>
          <w:szCs w:val="24"/>
        </w:rPr>
        <w:t>arbeitet so schnell es geht</w:t>
      </w:r>
      <w:r w:rsidRPr="00944672">
        <w:rPr>
          <w:rFonts w:ascii="Arial" w:hAnsi="Arial" w:cs="Arial"/>
          <w:sz w:val="24"/>
          <w:szCs w:val="24"/>
        </w:rPr>
        <w:t xml:space="preserve">. Die Wahrscheinlichkeit, dass ein weiterer Anschlag in den Niederlanden stattfinden kann, ist nicht von der Hand zu weisen.“ </w:t>
      </w:r>
    </w:p>
    <w:p w14:paraId="7D352034" w14:textId="69A6556D"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Joost van der Dijkstraat antwortete</w:t>
      </w:r>
      <w:del w:id="7945" w:author="Lektorat Bauer" w:date="2025-03-04T17:09:00Z" w16du:dateUtc="2025-03-04T16:09:00Z">
        <w:r w:rsidRPr="00944672" w:rsidDel="00BD6446">
          <w:rPr>
            <w:rFonts w:ascii="Arial" w:hAnsi="Arial" w:cs="Arial"/>
            <w:sz w:val="24"/>
            <w:szCs w:val="24"/>
          </w:rPr>
          <w:delText>,</w:delText>
        </w:r>
      </w:del>
      <w:ins w:id="7946" w:author="Lektorat Bauer" w:date="2025-03-04T17:09:00Z" w16du:dateUtc="2025-03-04T16:09:00Z">
        <w:r w:rsidR="00BD6446">
          <w:rPr>
            <w:rFonts w:ascii="Arial" w:hAnsi="Arial" w:cs="Arial"/>
            <w:sz w:val="24"/>
            <w:szCs w:val="24"/>
          </w:rPr>
          <w:t>:</w:t>
        </w:r>
      </w:ins>
      <w:r w:rsidRPr="00944672">
        <w:rPr>
          <w:rFonts w:ascii="Arial" w:hAnsi="Arial" w:cs="Arial"/>
          <w:sz w:val="24"/>
          <w:szCs w:val="24"/>
        </w:rPr>
        <w:t xml:space="preserve"> „Piet, ich glaube nicht, dass Du übertreibst. Mich bewegen ein paar Fragen, die ich nicht aus dem Kopf bekomme. Erstens: Woher wussten </w:t>
      </w:r>
      <w:del w:id="7947" w:author="Lektorat Bauer" w:date="2025-03-04T17:09:00Z" w16du:dateUtc="2025-03-04T16:09:00Z">
        <w:r w:rsidRPr="00944672" w:rsidDel="00BD6446">
          <w:rPr>
            <w:rFonts w:ascii="Arial" w:hAnsi="Arial" w:cs="Arial"/>
            <w:sz w:val="24"/>
            <w:szCs w:val="24"/>
          </w:rPr>
          <w:delText>‚</w:delText>
        </w:r>
      </w:del>
      <w:r w:rsidRPr="00944672">
        <w:rPr>
          <w:rFonts w:ascii="Arial" w:hAnsi="Arial" w:cs="Arial"/>
          <w:sz w:val="24"/>
          <w:szCs w:val="24"/>
        </w:rPr>
        <w:t>die</w:t>
      </w:r>
      <w:del w:id="7948" w:author="Lektorat Bauer" w:date="2025-03-04T17:09:00Z" w16du:dateUtc="2025-03-04T16:09:00Z">
        <w:r w:rsidRPr="00944672" w:rsidDel="00BD6446">
          <w:rPr>
            <w:rFonts w:ascii="Arial" w:hAnsi="Arial" w:cs="Arial"/>
            <w:sz w:val="24"/>
            <w:szCs w:val="24"/>
          </w:rPr>
          <w:delText>‘</w:delText>
        </w:r>
      </w:del>
      <w:r w:rsidRPr="00944672">
        <w:rPr>
          <w:rFonts w:ascii="Arial" w:hAnsi="Arial" w:cs="Arial"/>
          <w:sz w:val="24"/>
          <w:szCs w:val="24"/>
        </w:rPr>
        <w:t xml:space="preserve">, wer </w:t>
      </w:r>
      <w:r w:rsidRPr="00944672">
        <w:rPr>
          <w:rFonts w:ascii="Arial" w:hAnsi="Arial" w:cs="Arial"/>
          <w:noProof/>
          <w:sz w:val="24"/>
          <w:szCs w:val="24"/>
        </w:rPr>
        <w:t>auch</w:t>
      </w:r>
      <w:r w:rsidRPr="00944672">
        <w:rPr>
          <w:rFonts w:ascii="Arial" w:hAnsi="Arial" w:cs="Arial"/>
          <w:sz w:val="24"/>
          <w:szCs w:val="24"/>
        </w:rPr>
        <w:t xml:space="preserve"> immer </w:t>
      </w:r>
      <w:del w:id="7949" w:author="Lektorat Bauer" w:date="2025-03-04T17:09:00Z" w16du:dateUtc="2025-03-04T16:09:00Z">
        <w:r w:rsidRPr="00944672" w:rsidDel="00BD6446">
          <w:rPr>
            <w:rFonts w:ascii="Arial" w:hAnsi="Arial" w:cs="Arial"/>
            <w:sz w:val="24"/>
            <w:szCs w:val="24"/>
          </w:rPr>
          <w:delText>‚</w:delText>
        </w:r>
      </w:del>
      <w:r w:rsidRPr="00944672">
        <w:rPr>
          <w:rFonts w:ascii="Arial" w:hAnsi="Arial" w:cs="Arial"/>
          <w:sz w:val="24"/>
          <w:szCs w:val="24"/>
        </w:rPr>
        <w:t>die</w:t>
      </w:r>
      <w:del w:id="7950" w:author="Lektorat Bauer" w:date="2025-03-04T17:09:00Z" w16du:dateUtc="2025-03-04T16:09:00Z">
        <w:r w:rsidRPr="00944672" w:rsidDel="00BD6446">
          <w:rPr>
            <w:rFonts w:ascii="Arial" w:hAnsi="Arial" w:cs="Arial"/>
            <w:sz w:val="24"/>
            <w:szCs w:val="24"/>
          </w:rPr>
          <w:delText>‘</w:delText>
        </w:r>
      </w:del>
      <w:r w:rsidRPr="00944672">
        <w:rPr>
          <w:rFonts w:ascii="Arial" w:hAnsi="Arial" w:cs="Arial"/>
          <w:sz w:val="24"/>
          <w:szCs w:val="24"/>
        </w:rPr>
        <w:t xml:space="preserve"> sind, von dem Ort? Der Wechsel war kurzfristig angesetzt worden. Zweitens: Wem galt der Anschlag? Und drittens: Wieso Thermit?“</w:t>
      </w:r>
    </w:p>
    <w:p w14:paraId="7A215F07" w14:textId="38158E8B"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del w:id="7951" w:author="Lektorat Bauer" w:date="2025-03-04T17:09:00Z" w16du:dateUtc="2025-03-04T16:09:00Z">
        <w:r w:rsidRPr="00944672" w:rsidDel="00E8446D">
          <w:rPr>
            <w:rFonts w:ascii="Arial" w:hAnsi="Arial" w:cs="Arial"/>
            <w:sz w:val="24"/>
            <w:szCs w:val="24"/>
          </w:rPr>
          <w:delText>Piet antwortete,</w:delText>
        </w:r>
      </w:del>
      <w:r w:rsidRPr="00944672">
        <w:rPr>
          <w:rFonts w:ascii="Arial" w:hAnsi="Arial" w:cs="Arial"/>
          <w:sz w:val="24"/>
          <w:szCs w:val="24"/>
        </w:rPr>
        <w:t xml:space="preserve"> „Du hast recht Joost, wir überprüfen zur</w:t>
      </w:r>
      <w:ins w:id="7952" w:author="Lektorat Bauer" w:date="2025-03-04T17:10:00Z" w16du:dateUtc="2025-03-04T16:10:00Z">
        <w:r w:rsidR="00E8446D">
          <w:rPr>
            <w:rFonts w:ascii="Arial" w:hAnsi="Arial" w:cs="Arial"/>
            <w:sz w:val="24"/>
            <w:szCs w:val="24"/>
          </w:rPr>
          <w:t>z</w:t>
        </w:r>
      </w:ins>
      <w:del w:id="7953" w:author="Lektorat Bauer" w:date="2025-03-04T17:09:00Z" w16du:dateUtc="2025-03-04T16:09:00Z">
        <w:r w:rsidRPr="00944672" w:rsidDel="00E8446D">
          <w:rPr>
            <w:rFonts w:ascii="Arial" w:hAnsi="Arial" w:cs="Arial"/>
            <w:sz w:val="24"/>
            <w:szCs w:val="24"/>
          </w:rPr>
          <w:delText xml:space="preserve"> Z</w:delText>
        </w:r>
      </w:del>
      <w:r w:rsidRPr="00944672">
        <w:rPr>
          <w:rFonts w:ascii="Arial" w:hAnsi="Arial" w:cs="Arial"/>
          <w:sz w:val="24"/>
          <w:szCs w:val="24"/>
        </w:rPr>
        <w:t xml:space="preserve">eit die Gästeliste auf gefährdete Personen. Ich kann sagen, dass </w:t>
      </w:r>
      <w:ins w:id="7954" w:author="Lektorat Bauer" w:date="2025-03-04T17:14:00Z" w16du:dateUtc="2025-03-04T16:14:00Z">
        <w:r w:rsidR="00E8446D">
          <w:rPr>
            <w:rFonts w:ascii="Arial" w:hAnsi="Arial" w:cs="Arial"/>
            <w:sz w:val="24"/>
            <w:szCs w:val="24"/>
          </w:rPr>
          <w:t>i</w:t>
        </w:r>
      </w:ins>
      <w:del w:id="7955" w:author="Lektorat Bauer" w:date="2025-03-04T17:14:00Z" w16du:dateUtc="2025-03-04T16:14:00Z">
        <w:r w:rsidRPr="00944672" w:rsidDel="00E8446D">
          <w:rPr>
            <w:rFonts w:ascii="Arial" w:hAnsi="Arial" w:cs="Arial"/>
            <w:sz w:val="24"/>
            <w:szCs w:val="24"/>
          </w:rPr>
          <w:delText>I</w:delText>
        </w:r>
      </w:del>
      <w:r w:rsidRPr="00944672">
        <w:rPr>
          <w:rFonts w:ascii="Arial" w:hAnsi="Arial" w:cs="Arial"/>
          <w:sz w:val="24"/>
          <w:szCs w:val="24"/>
        </w:rPr>
        <w:t>hr beide</w:t>
      </w:r>
      <w:del w:id="7956" w:author="Lektorat Bauer" w:date="2025-03-04T17:10:00Z" w16du:dateUtc="2025-03-04T16:10:00Z">
        <w:r w:rsidRPr="00944672" w:rsidDel="00E8446D">
          <w:rPr>
            <w:rFonts w:ascii="Arial" w:hAnsi="Arial" w:cs="Arial"/>
            <w:sz w:val="24"/>
            <w:szCs w:val="24"/>
          </w:rPr>
          <w:delText>,</w:delText>
        </w:r>
      </w:del>
      <w:r w:rsidRPr="00944672">
        <w:rPr>
          <w:rFonts w:ascii="Arial" w:hAnsi="Arial" w:cs="Arial"/>
          <w:sz w:val="24"/>
          <w:szCs w:val="24"/>
        </w:rPr>
        <w:t>“</w:t>
      </w:r>
      <w:ins w:id="7957" w:author="Lektorat Bauer" w:date="2025-03-04T17:10:00Z" w16du:dateUtc="2025-03-04T16:10:00Z">
        <w:r w:rsidR="00E8446D">
          <w:rPr>
            <w:rFonts w:ascii="Arial" w:hAnsi="Arial" w:cs="Arial"/>
            <w:sz w:val="24"/>
            <w:szCs w:val="24"/>
          </w:rPr>
          <w:t xml:space="preserve"> –</w:t>
        </w:r>
      </w:ins>
      <w:r w:rsidRPr="00944672">
        <w:rPr>
          <w:rFonts w:ascii="Arial" w:hAnsi="Arial" w:cs="Arial"/>
          <w:sz w:val="24"/>
          <w:szCs w:val="24"/>
        </w:rPr>
        <w:t xml:space="preserve"> er zeigte auf Anique und Joost</w:t>
      </w:r>
      <w:del w:id="7958" w:author="Lektorat Bauer" w:date="2025-03-04T17:10:00Z" w16du:dateUtc="2025-03-04T16:10:00Z">
        <w:r w:rsidRPr="00944672" w:rsidDel="00E8446D">
          <w:rPr>
            <w:rFonts w:ascii="Arial" w:hAnsi="Arial" w:cs="Arial"/>
            <w:sz w:val="24"/>
            <w:szCs w:val="24"/>
          </w:rPr>
          <w:delText>,</w:delText>
        </w:r>
      </w:del>
      <w:ins w:id="7959" w:author="Lektorat Bauer" w:date="2025-03-04T17:10:00Z" w16du:dateUtc="2025-03-04T16:10:00Z">
        <w:r w:rsidR="00E8446D">
          <w:rPr>
            <w:rFonts w:ascii="Arial" w:hAnsi="Arial" w:cs="Arial"/>
            <w:sz w:val="24"/>
            <w:szCs w:val="24"/>
          </w:rPr>
          <w:t xml:space="preserve"> –</w:t>
        </w:r>
      </w:ins>
      <w:r w:rsidRPr="00944672">
        <w:rPr>
          <w:rFonts w:ascii="Arial" w:hAnsi="Arial" w:cs="Arial"/>
          <w:sz w:val="24"/>
          <w:szCs w:val="24"/>
        </w:rPr>
        <w:t xml:space="preserve"> „die attraktivsten Ziele ward</w:t>
      </w:r>
      <w:commentRangeStart w:id="7960"/>
      <w:r w:rsidRPr="00944672">
        <w:rPr>
          <w:rFonts w:ascii="Arial" w:hAnsi="Arial" w:cs="Arial"/>
          <w:sz w:val="24"/>
          <w:szCs w:val="24"/>
        </w:rPr>
        <w:t>; zumindest</w:t>
      </w:r>
      <w:del w:id="7961" w:author="Lektorat Bauer" w:date="2025-03-04T17:10:00Z" w16du:dateUtc="2025-03-04T16:10:00Z">
        <w:r w:rsidRPr="00944672" w:rsidDel="00E8446D">
          <w:rPr>
            <w:rFonts w:ascii="Arial" w:hAnsi="Arial" w:cs="Arial"/>
            <w:sz w:val="24"/>
            <w:szCs w:val="24"/>
          </w:rPr>
          <w:delText>, wenn jemand eine Bombe nutzen würde</w:delText>
        </w:r>
      </w:del>
      <w:ins w:id="7962" w:author="Lektorat Bauer" w:date="2025-03-04T17:10:00Z" w16du:dateUtc="2025-03-04T16:10:00Z">
        <w:r w:rsidR="00E8446D">
          <w:rPr>
            <w:rFonts w:ascii="Arial" w:hAnsi="Arial" w:cs="Arial"/>
            <w:sz w:val="24"/>
            <w:szCs w:val="24"/>
          </w:rPr>
          <w:t xml:space="preserve"> für eine Bombe</w:t>
        </w:r>
      </w:ins>
      <w:r w:rsidRPr="00944672">
        <w:rPr>
          <w:rFonts w:ascii="Arial" w:hAnsi="Arial" w:cs="Arial"/>
          <w:sz w:val="24"/>
          <w:szCs w:val="24"/>
        </w:rPr>
        <w:t xml:space="preserve">. Für ein </w:t>
      </w:r>
      <w:del w:id="7963" w:author="Lektorat Bauer" w:date="2025-03-04T17:10:00Z" w16du:dateUtc="2025-03-04T16:10:00Z">
        <w:r w:rsidRPr="00944672" w:rsidDel="00E8446D">
          <w:rPr>
            <w:rFonts w:ascii="Arial" w:hAnsi="Arial" w:cs="Arial"/>
            <w:sz w:val="24"/>
            <w:szCs w:val="24"/>
          </w:rPr>
          <w:delText>‚</w:delText>
        </w:r>
      </w:del>
      <w:r w:rsidRPr="00944672">
        <w:rPr>
          <w:rFonts w:ascii="Arial" w:hAnsi="Arial" w:cs="Arial"/>
          <w:sz w:val="24"/>
          <w:szCs w:val="24"/>
        </w:rPr>
        <w:t>normales</w:t>
      </w:r>
      <w:del w:id="7964" w:author="Lektorat Bauer" w:date="2025-03-04T17:10:00Z" w16du:dateUtc="2025-03-04T16:10:00Z">
        <w:r w:rsidRPr="00944672" w:rsidDel="00E8446D">
          <w:rPr>
            <w:rFonts w:ascii="Arial" w:hAnsi="Arial" w:cs="Arial"/>
            <w:sz w:val="24"/>
            <w:szCs w:val="24"/>
          </w:rPr>
          <w:delText>‘</w:delText>
        </w:r>
      </w:del>
      <w:r w:rsidRPr="00944672">
        <w:rPr>
          <w:rFonts w:ascii="Arial" w:hAnsi="Arial" w:cs="Arial"/>
          <w:sz w:val="24"/>
          <w:szCs w:val="24"/>
        </w:rPr>
        <w:t xml:space="preserve"> Attentat kommen vier andere in Frag</w:t>
      </w:r>
      <w:commentRangeEnd w:id="7960"/>
      <w:r w:rsidR="00E8446D">
        <w:rPr>
          <w:rStyle w:val="Kommentarzeichen"/>
        </w:rPr>
        <w:commentReference w:id="7960"/>
      </w:r>
      <w:r w:rsidRPr="00944672">
        <w:rPr>
          <w:rFonts w:ascii="Arial" w:hAnsi="Arial" w:cs="Arial"/>
          <w:sz w:val="24"/>
          <w:szCs w:val="24"/>
        </w:rPr>
        <w:t>e.</w:t>
      </w:r>
      <w:del w:id="7965" w:author="Lektorat Bauer" w:date="2025-03-04T17:10:00Z" w16du:dateUtc="2025-03-04T16:10:00Z">
        <w:r w:rsidRPr="00944672" w:rsidDel="00E8446D">
          <w:rPr>
            <w:rFonts w:ascii="Arial" w:hAnsi="Arial" w:cs="Arial"/>
            <w:sz w:val="24"/>
            <w:szCs w:val="24"/>
          </w:rPr>
          <w:delText xml:space="preserve"> ...</w:delText>
        </w:r>
      </w:del>
      <w:r w:rsidRPr="00944672">
        <w:rPr>
          <w:rFonts w:ascii="Arial" w:hAnsi="Arial" w:cs="Arial"/>
          <w:sz w:val="24"/>
          <w:szCs w:val="24"/>
        </w:rPr>
        <w:t xml:space="preserve"> Und </w:t>
      </w:r>
      <w:r w:rsidRPr="00944672">
        <w:rPr>
          <w:rFonts w:ascii="Arial" w:hAnsi="Arial" w:cs="Arial"/>
          <w:noProof/>
          <w:sz w:val="24"/>
          <w:szCs w:val="24"/>
        </w:rPr>
        <w:t>ja</w:t>
      </w:r>
      <w:r w:rsidRPr="00944672">
        <w:rPr>
          <w:rFonts w:ascii="Arial" w:hAnsi="Arial" w:cs="Arial"/>
          <w:sz w:val="24"/>
          <w:szCs w:val="24"/>
        </w:rPr>
        <w:t xml:space="preserve">, die überprüfen wir </w:t>
      </w:r>
      <w:r w:rsidRPr="00944672">
        <w:rPr>
          <w:rFonts w:ascii="Arial" w:hAnsi="Arial" w:cs="Arial"/>
          <w:noProof/>
          <w:sz w:val="24"/>
          <w:szCs w:val="24"/>
        </w:rPr>
        <w:t>gerade</w:t>
      </w:r>
      <w:r w:rsidRPr="00944672">
        <w:rPr>
          <w:rFonts w:ascii="Arial" w:hAnsi="Arial" w:cs="Arial"/>
          <w:sz w:val="24"/>
          <w:szCs w:val="24"/>
        </w:rPr>
        <w:t>.“</w:t>
      </w:r>
    </w:p>
    <w:p w14:paraId="6D477E5C" w14:textId="38F20320"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del w:id="7966" w:author="Lektorat Bauer" w:date="2025-03-04T17:14:00Z" w16du:dateUtc="2025-03-04T16:14:00Z">
        <w:r w:rsidRPr="00944672" w:rsidDel="00E8446D">
          <w:rPr>
            <w:rFonts w:ascii="Arial" w:hAnsi="Arial" w:cs="Arial"/>
            <w:sz w:val="24"/>
            <w:szCs w:val="24"/>
          </w:rPr>
          <w:delText xml:space="preserve">Anique warf ein, </w:delText>
        </w:r>
      </w:del>
      <w:r w:rsidRPr="00944672">
        <w:rPr>
          <w:rFonts w:ascii="Arial" w:hAnsi="Arial" w:cs="Arial"/>
          <w:sz w:val="24"/>
          <w:szCs w:val="24"/>
        </w:rPr>
        <w:t xml:space="preserve">„Wir haben in der Kneipe über den neuen Veranstaltungsort gesprochen. Zu dem Zeitpunkt </w:t>
      </w:r>
      <w:del w:id="7967" w:author="Lektorat Bauer" w:date="2025-03-04T17:14:00Z" w16du:dateUtc="2025-03-04T16:14:00Z">
        <w:r w:rsidRPr="00944672" w:rsidDel="00E8446D">
          <w:rPr>
            <w:rFonts w:ascii="Arial" w:hAnsi="Arial" w:cs="Arial"/>
            <w:sz w:val="24"/>
            <w:szCs w:val="24"/>
          </w:rPr>
          <w:delText xml:space="preserve">haben </w:delText>
        </w:r>
      </w:del>
      <w:ins w:id="7968" w:author="Lektorat Bauer" w:date="2025-03-04T17:14:00Z" w16du:dateUtc="2025-03-04T16:14:00Z">
        <w:r w:rsidR="00E8446D">
          <w:rPr>
            <w:rFonts w:ascii="Arial" w:hAnsi="Arial" w:cs="Arial"/>
            <w:sz w:val="24"/>
            <w:szCs w:val="24"/>
          </w:rPr>
          <w:t>saßen zwei</w:t>
        </w:r>
        <w:r w:rsidR="00E8446D" w:rsidRPr="00944672">
          <w:rPr>
            <w:rFonts w:ascii="Arial" w:hAnsi="Arial" w:cs="Arial"/>
            <w:sz w:val="24"/>
            <w:szCs w:val="24"/>
          </w:rPr>
          <w:t xml:space="preserve"> </w:t>
        </w:r>
      </w:ins>
      <w:r w:rsidRPr="00944672">
        <w:rPr>
          <w:rFonts w:ascii="Arial" w:hAnsi="Arial" w:cs="Arial"/>
          <w:sz w:val="24"/>
          <w:szCs w:val="24"/>
        </w:rPr>
        <w:t>Asiaten neben uns</w:t>
      </w:r>
      <w:del w:id="7969" w:author="Lektorat Bauer" w:date="2025-03-04T17:14:00Z" w16du:dateUtc="2025-03-04T16:14:00Z">
        <w:r w:rsidRPr="00944672" w:rsidDel="00E8446D">
          <w:rPr>
            <w:rFonts w:ascii="Arial" w:hAnsi="Arial" w:cs="Arial"/>
            <w:sz w:val="24"/>
            <w:szCs w:val="24"/>
          </w:rPr>
          <w:delText xml:space="preserve"> gesessen.</w:delText>
        </w:r>
      </w:del>
      <w:r w:rsidRPr="00944672">
        <w:rPr>
          <w:rFonts w:ascii="Arial" w:hAnsi="Arial" w:cs="Arial"/>
          <w:sz w:val="24"/>
          <w:szCs w:val="24"/>
        </w:rPr>
        <w:t>“</w:t>
      </w:r>
      <w:ins w:id="7970" w:author="Lektorat Bauer" w:date="2025-03-04T17:14:00Z" w16du:dateUtc="2025-03-04T16:14:00Z">
        <w:r w:rsidR="00E8446D">
          <w:rPr>
            <w:rFonts w:ascii="Arial" w:hAnsi="Arial" w:cs="Arial"/>
            <w:sz w:val="24"/>
            <w:szCs w:val="24"/>
          </w:rPr>
          <w:t>, warf Aniqu</w:t>
        </w:r>
      </w:ins>
      <w:ins w:id="7971" w:author="Lektorat Bauer" w:date="2025-03-04T17:15:00Z" w16du:dateUtc="2025-03-04T16:15:00Z">
        <w:r w:rsidR="00E8446D">
          <w:rPr>
            <w:rFonts w:ascii="Arial" w:hAnsi="Arial" w:cs="Arial"/>
            <w:sz w:val="24"/>
            <w:szCs w:val="24"/>
          </w:rPr>
          <w:t>e ein und geriet ins Stocken</w:t>
        </w:r>
      </w:ins>
      <w:del w:id="7972" w:author="Lektorat Bauer" w:date="2025-03-04T17:15:00Z" w16du:dateUtc="2025-03-04T16:15:00Z">
        <w:r w:rsidRPr="00944672" w:rsidDel="00E8446D">
          <w:rPr>
            <w:rFonts w:ascii="Arial" w:hAnsi="Arial" w:cs="Arial"/>
            <w:sz w:val="24"/>
            <w:szCs w:val="24"/>
          </w:rPr>
          <w:delText xml:space="preserve"> Sie zögerte</w:delText>
        </w:r>
      </w:del>
      <w:r w:rsidRPr="00944672">
        <w:rPr>
          <w:rFonts w:ascii="Arial" w:hAnsi="Arial" w:cs="Arial"/>
          <w:sz w:val="24"/>
          <w:szCs w:val="24"/>
        </w:rPr>
        <w:t>, „</w:t>
      </w:r>
      <w:ins w:id="7973" w:author="Lektorat Bauer" w:date="2025-03-04T17:15:00Z" w16du:dateUtc="2025-03-04T16:15:00Z">
        <w:r w:rsidR="00E8446D">
          <w:rPr>
            <w:rFonts w:ascii="Arial" w:hAnsi="Arial" w:cs="Arial"/>
            <w:noProof/>
            <w:sz w:val="24"/>
            <w:szCs w:val="24"/>
          </w:rPr>
          <w:t>a</w:t>
        </w:r>
      </w:ins>
      <w:del w:id="7974" w:author="Lektorat Bauer" w:date="2025-03-04T17:15:00Z" w16du:dateUtc="2025-03-04T16:15:00Z">
        <w:r w:rsidRPr="00944672" w:rsidDel="00E8446D">
          <w:rPr>
            <w:rFonts w:ascii="Arial" w:hAnsi="Arial" w:cs="Arial"/>
            <w:noProof/>
            <w:sz w:val="24"/>
            <w:szCs w:val="24"/>
          </w:rPr>
          <w:delText>A</w:delText>
        </w:r>
      </w:del>
      <w:r w:rsidRPr="00944672">
        <w:rPr>
          <w:rFonts w:ascii="Arial" w:hAnsi="Arial" w:cs="Arial"/>
          <w:noProof/>
          <w:sz w:val="24"/>
          <w:szCs w:val="24"/>
        </w:rPr>
        <w:t>ber</w:t>
      </w:r>
      <w:r w:rsidRPr="00944672">
        <w:rPr>
          <w:rFonts w:ascii="Arial" w:hAnsi="Arial" w:cs="Arial"/>
          <w:sz w:val="24"/>
          <w:szCs w:val="24"/>
        </w:rPr>
        <w:t xml:space="preserve"> das</w:t>
      </w:r>
      <w:del w:id="7975" w:author="Lektorat Bauer" w:date="2025-03-04T17:15:00Z" w16du:dateUtc="2025-03-04T16:15:00Z">
        <w:r w:rsidRPr="00944672" w:rsidDel="00E8446D">
          <w:rPr>
            <w:rFonts w:ascii="Arial" w:hAnsi="Arial" w:cs="Arial"/>
            <w:sz w:val="24"/>
            <w:szCs w:val="24"/>
          </w:rPr>
          <w:delText>s</w:delText>
        </w:r>
      </w:del>
      <w:r w:rsidRPr="00944672">
        <w:rPr>
          <w:rFonts w:ascii="Arial" w:hAnsi="Arial" w:cs="Arial"/>
          <w:sz w:val="24"/>
          <w:szCs w:val="24"/>
        </w:rPr>
        <w:t xml:space="preserve"> würde bedeuten, dass wir jeden, der neben uns saß, als Gefährder betrachten </w:t>
      </w:r>
      <w:del w:id="7976" w:author="Lektorat Bauer" w:date="2025-03-04T17:15:00Z" w16du:dateUtc="2025-03-04T16:15:00Z">
        <w:r w:rsidRPr="00944672" w:rsidDel="00E8446D">
          <w:rPr>
            <w:rFonts w:ascii="Arial" w:hAnsi="Arial" w:cs="Arial"/>
            <w:sz w:val="24"/>
            <w:szCs w:val="24"/>
          </w:rPr>
          <w:delText>müssten</w:delText>
        </w:r>
      </w:del>
      <w:ins w:id="7977" w:author="Lektorat Bauer" w:date="2025-03-04T17:15:00Z" w16du:dateUtc="2025-03-04T16:15:00Z">
        <w:r w:rsidR="00E8446D">
          <w:rPr>
            <w:rFonts w:ascii="Arial" w:hAnsi="Arial" w:cs="Arial"/>
            <w:sz w:val="24"/>
            <w:szCs w:val="24"/>
          </w:rPr>
          <w:t>müssen</w:t>
        </w:r>
      </w:ins>
      <w:r w:rsidRPr="00944672">
        <w:rPr>
          <w:rFonts w:ascii="Arial" w:hAnsi="Arial" w:cs="Arial"/>
          <w:sz w:val="24"/>
          <w:szCs w:val="24"/>
        </w:rPr>
        <w:t xml:space="preserve">. Die Liste wäre </w:t>
      </w:r>
      <w:r w:rsidRPr="00944672">
        <w:rPr>
          <w:rFonts w:ascii="Arial" w:hAnsi="Arial" w:cs="Arial"/>
          <w:noProof/>
          <w:sz w:val="24"/>
          <w:szCs w:val="24"/>
        </w:rPr>
        <w:t>sehr</w:t>
      </w:r>
      <w:r w:rsidRPr="00944672">
        <w:rPr>
          <w:rFonts w:ascii="Arial" w:hAnsi="Arial" w:cs="Arial"/>
          <w:sz w:val="24"/>
          <w:szCs w:val="24"/>
        </w:rPr>
        <w:t xml:space="preserve"> lang, und vor allem</w:t>
      </w:r>
      <w:del w:id="7978" w:author="Lektorat Bauer" w:date="2025-03-04T17:15:00Z" w16du:dateUtc="2025-03-04T16:15:00Z">
        <w:r w:rsidRPr="00944672" w:rsidDel="00E8446D">
          <w:rPr>
            <w:rFonts w:ascii="Arial" w:hAnsi="Arial" w:cs="Arial"/>
            <w:sz w:val="24"/>
            <w:szCs w:val="24"/>
          </w:rPr>
          <w:delText>,</w:delText>
        </w:r>
      </w:del>
      <w:r w:rsidRPr="00944672">
        <w:rPr>
          <w:rFonts w:ascii="Arial" w:hAnsi="Arial" w:cs="Arial"/>
          <w:sz w:val="24"/>
          <w:szCs w:val="24"/>
        </w:rPr>
        <w:t xml:space="preserve"> nicht nachvollziehbar.“</w:t>
      </w:r>
    </w:p>
    <w:p w14:paraId="6AC78223" w14:textId="0323D739"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commentRangeStart w:id="7979"/>
      <w:del w:id="7980" w:author="Lektorat Bauer" w:date="2025-03-04T17:19:00Z" w16du:dateUtc="2025-03-04T16:19:00Z">
        <w:r w:rsidRPr="00944672" w:rsidDel="004F009B">
          <w:rPr>
            <w:rFonts w:ascii="Arial" w:hAnsi="Arial" w:cs="Arial"/>
            <w:sz w:val="24"/>
            <w:szCs w:val="24"/>
          </w:rPr>
          <w:delText xml:space="preserve">Die </w:delText>
        </w:r>
      </w:del>
      <w:del w:id="7981" w:author="Lektorat Bauer" w:date="2025-03-04T17:18:00Z" w16du:dateUtc="2025-03-04T16:18:00Z">
        <w:r w:rsidRPr="00944672" w:rsidDel="004F009B">
          <w:rPr>
            <w:rFonts w:ascii="Arial" w:hAnsi="Arial" w:cs="Arial"/>
            <w:sz w:val="24"/>
            <w:szCs w:val="24"/>
          </w:rPr>
          <w:delText xml:space="preserve">Koninklijke Marechaussee </w:delText>
        </w:r>
      </w:del>
      <w:del w:id="7982" w:author="Lektorat Bauer" w:date="2025-03-04T17:19:00Z" w16du:dateUtc="2025-03-04T16:19:00Z">
        <w:r w:rsidRPr="00944672" w:rsidDel="004F009B">
          <w:rPr>
            <w:rFonts w:ascii="Arial" w:hAnsi="Arial" w:cs="Arial"/>
            <w:sz w:val="24"/>
            <w:szCs w:val="24"/>
          </w:rPr>
          <w:delText xml:space="preserve">(KMar) ist als niederländische Gendarmerie mit weitreichenden Aufgaben betraut. Seit 1998 ist sie selbständige Teilstreitkraft neben </w:delText>
        </w:r>
        <w:r w:rsidRPr="00944672" w:rsidDel="004F009B">
          <w:rPr>
            <w:rFonts w:ascii="Arial" w:hAnsi="Arial" w:cs="Arial"/>
            <w:sz w:val="24"/>
            <w:szCs w:val="24"/>
          </w:rPr>
          <w:lastRenderedPageBreak/>
          <w:delText xml:space="preserve">Heer, Marine und Luftwaffe. Leutnant Flim Dijkwijk, war bei der KMar zuständig im Stab für die königliche Sicherheit. </w:delText>
        </w:r>
      </w:del>
      <w:moveFromRangeStart w:id="7983" w:author="Lektorat Bauer" w:date="2025-03-04T17:18:00Z" w:name="move192001128"/>
      <w:moveFrom w:id="7984" w:author="Lektorat Bauer" w:date="2025-03-04T17:18:00Z" w16du:dateUtc="2025-03-04T16:18:00Z">
        <w:del w:id="7985" w:author="Lektorat Bauer" w:date="2025-03-04T17:19:00Z" w16du:dateUtc="2025-03-04T16:19:00Z">
          <w:r w:rsidRPr="00944672" w:rsidDel="004F009B">
            <w:rPr>
              <w:rFonts w:ascii="Arial" w:hAnsi="Arial" w:cs="Arial"/>
              <w:sz w:val="24"/>
              <w:szCs w:val="24"/>
            </w:rPr>
            <w:delText xml:space="preserve">Da niemand wusste, welche weiteren Auswirkungen zu erwarten waren, war er zu diesem Treffen gebeten worden, damit KMar ebenfalls alle notwendigen Informationen hatte. Zusätzlich leitete Flim Dijkwijk ein spezielles Anti-Terror-Kommando, dass auch in den Niederlanden operieren durfte, </w:delText>
          </w:r>
        </w:del>
      </w:moveFrom>
      <w:moveFromRangeEnd w:id="7983"/>
      <w:del w:id="7986" w:author="Lektorat Bauer" w:date="2025-03-04T17:19:00Z" w16du:dateUtc="2025-03-04T16:19:00Z">
        <w:r w:rsidRPr="00944672" w:rsidDel="004F009B">
          <w:rPr>
            <w:rFonts w:ascii="Arial" w:hAnsi="Arial" w:cs="Arial"/>
            <w:sz w:val="24"/>
            <w:szCs w:val="24"/>
          </w:rPr>
          <w:delText xml:space="preserve">er meldete sich zu Wort, </w:delText>
        </w:r>
      </w:del>
      <w:commentRangeEnd w:id="7979"/>
      <w:r w:rsidR="004F009B">
        <w:rPr>
          <w:rStyle w:val="Kommentarzeichen"/>
        </w:rPr>
        <w:commentReference w:id="7979"/>
      </w:r>
      <w:r w:rsidRPr="00944672">
        <w:rPr>
          <w:rFonts w:ascii="Arial" w:hAnsi="Arial" w:cs="Arial"/>
          <w:sz w:val="24"/>
          <w:szCs w:val="24"/>
        </w:rPr>
        <w:t>„</w:t>
      </w:r>
      <w:r w:rsidRPr="00944672">
        <w:rPr>
          <w:rFonts w:ascii="Arial" w:hAnsi="Arial" w:cs="Arial"/>
          <w:noProof/>
          <w:sz w:val="24"/>
          <w:szCs w:val="24"/>
        </w:rPr>
        <w:t>Auch</w:t>
      </w:r>
      <w:r w:rsidRPr="00944672">
        <w:rPr>
          <w:rFonts w:ascii="Arial" w:hAnsi="Arial" w:cs="Arial"/>
          <w:sz w:val="24"/>
          <w:szCs w:val="24"/>
        </w:rPr>
        <w:t xml:space="preserve"> wenn mein Einsatzgebiet ein anderes ist, ich halte die vorliegenden Informationen für </w:t>
      </w:r>
      <w:r w:rsidRPr="00944672">
        <w:rPr>
          <w:rFonts w:ascii="Arial" w:hAnsi="Arial" w:cs="Arial"/>
          <w:noProof/>
          <w:sz w:val="24"/>
          <w:szCs w:val="24"/>
        </w:rPr>
        <w:t>so</w:t>
      </w:r>
      <w:r w:rsidRPr="00944672">
        <w:rPr>
          <w:rFonts w:ascii="Arial" w:hAnsi="Arial" w:cs="Arial"/>
          <w:sz w:val="24"/>
          <w:szCs w:val="24"/>
        </w:rPr>
        <w:t xml:space="preserve"> </w:t>
      </w:r>
      <w:r w:rsidRPr="00944672">
        <w:rPr>
          <w:rFonts w:ascii="Arial" w:hAnsi="Arial" w:cs="Arial"/>
          <w:noProof/>
          <w:sz w:val="24"/>
          <w:szCs w:val="24"/>
        </w:rPr>
        <w:t>interessant</w:t>
      </w:r>
      <w:r w:rsidRPr="00944672">
        <w:rPr>
          <w:rFonts w:ascii="Arial" w:hAnsi="Arial" w:cs="Arial"/>
          <w:sz w:val="24"/>
          <w:szCs w:val="24"/>
        </w:rPr>
        <w:t>, dass man davon ausgehen sollte, dass Ihnen beiden dieser Anschlag galt</w:t>
      </w:r>
      <w:del w:id="7987" w:author="Lektorat Bauer" w:date="2025-03-04T17:17:00Z" w16du:dateUtc="2025-03-04T16:17:00Z">
        <w:r w:rsidRPr="00944672" w:rsidDel="004F009B">
          <w:rPr>
            <w:rFonts w:ascii="Arial" w:hAnsi="Arial" w:cs="Arial"/>
            <w:sz w:val="24"/>
            <w:szCs w:val="24"/>
          </w:rPr>
          <w:delText>.</w:delText>
        </w:r>
      </w:del>
      <w:r w:rsidRPr="00944672">
        <w:rPr>
          <w:rFonts w:ascii="Arial" w:hAnsi="Arial" w:cs="Arial"/>
          <w:sz w:val="24"/>
          <w:szCs w:val="24"/>
        </w:rPr>
        <w:t>“</w:t>
      </w:r>
      <w:ins w:id="7988" w:author="Lektorat Bauer" w:date="2025-03-04T17:17:00Z" w16du:dateUtc="2025-03-04T16:17:00Z">
        <w:r w:rsidR="004F009B">
          <w:rPr>
            <w:rFonts w:ascii="Arial" w:hAnsi="Arial" w:cs="Arial"/>
            <w:sz w:val="24"/>
            <w:szCs w:val="24"/>
          </w:rPr>
          <w:t>, mischte sich Leutnant Flim Dijkwijk ein</w:t>
        </w:r>
      </w:ins>
      <w:ins w:id="7989" w:author="Lektorat Bauer" w:date="2025-03-04T17:18:00Z" w16du:dateUtc="2025-03-04T16:18:00Z">
        <w:r w:rsidR="004F009B">
          <w:rPr>
            <w:rFonts w:ascii="Arial" w:hAnsi="Arial" w:cs="Arial"/>
            <w:sz w:val="24"/>
            <w:szCs w:val="24"/>
          </w:rPr>
          <w:t xml:space="preserve">. </w:t>
        </w:r>
      </w:ins>
      <w:moveToRangeStart w:id="7990" w:author="Lektorat Bauer" w:date="2025-03-04T17:18:00Z" w:name="move192001128"/>
      <w:moveTo w:id="7991" w:author="Lektorat Bauer" w:date="2025-03-04T17:18:00Z" w16du:dateUtc="2025-03-04T16:18:00Z">
        <w:r w:rsidR="004F009B" w:rsidRPr="00944672">
          <w:rPr>
            <w:rFonts w:ascii="Arial" w:hAnsi="Arial" w:cs="Arial"/>
            <w:sz w:val="24"/>
            <w:szCs w:val="24"/>
          </w:rPr>
          <w:t>Da niemand wusste, welche weiteren Auswirkungen zu erwarten waren, war er zu diesem Treffen gebeten worden, damit</w:t>
        </w:r>
      </w:moveTo>
      <w:ins w:id="7992" w:author="Lektorat Bauer" w:date="2025-03-04T17:18:00Z" w16du:dateUtc="2025-03-04T16:18:00Z">
        <w:r w:rsidR="004F009B">
          <w:rPr>
            <w:rFonts w:ascii="Arial" w:hAnsi="Arial" w:cs="Arial"/>
            <w:sz w:val="24"/>
            <w:szCs w:val="24"/>
          </w:rPr>
          <w:t xml:space="preserve"> die </w:t>
        </w:r>
        <w:r w:rsidR="004F009B" w:rsidRPr="00944672">
          <w:rPr>
            <w:rFonts w:ascii="Arial" w:hAnsi="Arial" w:cs="Arial"/>
            <w:sz w:val="24"/>
            <w:szCs w:val="24"/>
          </w:rPr>
          <w:t>Koninklijke Marechaussee</w:t>
        </w:r>
      </w:ins>
      <w:moveTo w:id="7993" w:author="Lektorat Bauer" w:date="2025-03-04T17:18:00Z" w16du:dateUtc="2025-03-04T16:18:00Z">
        <w:del w:id="7994" w:author="Lektorat Bauer" w:date="2025-03-04T17:18:00Z" w16du:dateUtc="2025-03-04T16:18:00Z">
          <w:r w:rsidR="004F009B" w:rsidRPr="00944672" w:rsidDel="004F009B">
            <w:rPr>
              <w:rFonts w:ascii="Arial" w:hAnsi="Arial" w:cs="Arial"/>
              <w:sz w:val="24"/>
              <w:szCs w:val="24"/>
            </w:rPr>
            <w:delText xml:space="preserve"> KMar</w:delText>
          </w:r>
        </w:del>
        <w:r w:rsidR="004F009B" w:rsidRPr="00944672">
          <w:rPr>
            <w:rFonts w:ascii="Arial" w:hAnsi="Arial" w:cs="Arial"/>
            <w:sz w:val="24"/>
            <w:szCs w:val="24"/>
          </w:rPr>
          <w:t xml:space="preserve"> ebenfalls alle notwendigen Informationen hatte. </w:t>
        </w:r>
      </w:moveTo>
      <w:ins w:id="7995" w:author="Lektorat Bauer" w:date="2025-03-04T17:19:00Z" w16du:dateUtc="2025-03-04T16:19:00Z">
        <w:r w:rsidR="004F009B">
          <w:rPr>
            <w:rFonts w:ascii="Arial" w:hAnsi="Arial" w:cs="Arial"/>
            <w:sz w:val="24"/>
            <w:szCs w:val="24"/>
          </w:rPr>
          <w:t xml:space="preserve">Die </w:t>
        </w:r>
        <w:r w:rsidR="004F009B" w:rsidRPr="00944672">
          <w:rPr>
            <w:rFonts w:ascii="Arial" w:hAnsi="Arial" w:cs="Arial"/>
            <w:sz w:val="24"/>
            <w:szCs w:val="24"/>
          </w:rPr>
          <w:t>Koninklijke Marechaussee</w:t>
        </w:r>
        <w:r w:rsidR="004F009B">
          <w:rPr>
            <w:rFonts w:ascii="Arial" w:hAnsi="Arial" w:cs="Arial"/>
            <w:sz w:val="24"/>
            <w:szCs w:val="24"/>
          </w:rPr>
          <w:t>, kurz KMar, war seit</w:t>
        </w:r>
        <w:r w:rsidR="004F009B" w:rsidRPr="00944672">
          <w:rPr>
            <w:rFonts w:ascii="Arial" w:hAnsi="Arial" w:cs="Arial"/>
            <w:sz w:val="24"/>
            <w:szCs w:val="24"/>
          </w:rPr>
          <w:t xml:space="preserve"> 1998 selbständige Teilstreitkraft neben Heer, Marine und Luftwaffe. </w:t>
        </w:r>
      </w:ins>
      <w:moveTo w:id="7996" w:author="Lektorat Bauer" w:date="2025-03-04T17:18:00Z" w16du:dateUtc="2025-03-04T16:18:00Z">
        <w:r w:rsidR="004F009B" w:rsidRPr="00944672">
          <w:rPr>
            <w:rFonts w:ascii="Arial" w:hAnsi="Arial" w:cs="Arial"/>
            <w:sz w:val="24"/>
            <w:szCs w:val="24"/>
          </w:rPr>
          <w:t>Zusätzlich leitete Flim Dijkwijk ein spezielles Anti-Terror-Kommando, das</w:t>
        </w:r>
        <w:del w:id="7997" w:author="Lektorat Bauer" w:date="2025-03-04T17:19:00Z" w16du:dateUtc="2025-03-04T16:19:00Z">
          <w:r w:rsidR="004F009B" w:rsidRPr="00944672" w:rsidDel="004F009B">
            <w:rPr>
              <w:rFonts w:ascii="Arial" w:hAnsi="Arial" w:cs="Arial"/>
              <w:sz w:val="24"/>
              <w:szCs w:val="24"/>
            </w:rPr>
            <w:delText>s</w:delText>
          </w:r>
        </w:del>
        <w:r w:rsidR="004F009B" w:rsidRPr="00944672">
          <w:rPr>
            <w:rFonts w:ascii="Arial" w:hAnsi="Arial" w:cs="Arial"/>
            <w:sz w:val="24"/>
            <w:szCs w:val="24"/>
          </w:rPr>
          <w:t xml:space="preserve"> auch in den Niederlanden operieren durfte</w:t>
        </w:r>
      </w:moveTo>
      <w:ins w:id="7998" w:author="Lektorat Bauer" w:date="2025-03-04T17:19:00Z" w16du:dateUtc="2025-03-04T16:19:00Z">
        <w:r w:rsidR="004F009B">
          <w:rPr>
            <w:rFonts w:ascii="Arial" w:hAnsi="Arial" w:cs="Arial"/>
            <w:sz w:val="24"/>
            <w:szCs w:val="24"/>
          </w:rPr>
          <w:t>.</w:t>
        </w:r>
      </w:ins>
      <w:moveTo w:id="7999" w:author="Lektorat Bauer" w:date="2025-03-04T17:18:00Z" w16du:dateUtc="2025-03-04T16:18:00Z">
        <w:del w:id="8000" w:author="Lektorat Bauer" w:date="2025-03-04T17:19:00Z" w16du:dateUtc="2025-03-04T16:19:00Z">
          <w:r w:rsidR="004F009B" w:rsidRPr="00944672" w:rsidDel="004F009B">
            <w:rPr>
              <w:rFonts w:ascii="Arial" w:hAnsi="Arial" w:cs="Arial"/>
              <w:sz w:val="24"/>
              <w:szCs w:val="24"/>
            </w:rPr>
            <w:delText>,</w:delText>
          </w:r>
        </w:del>
        <w:r w:rsidR="004F009B" w:rsidRPr="00944672">
          <w:rPr>
            <w:rFonts w:ascii="Arial" w:hAnsi="Arial" w:cs="Arial"/>
            <w:sz w:val="24"/>
            <w:szCs w:val="24"/>
          </w:rPr>
          <w:t xml:space="preserve"> </w:t>
        </w:r>
      </w:moveTo>
      <w:moveToRangeEnd w:id="7990"/>
      <w:r w:rsidRPr="00944672">
        <w:rPr>
          <w:rFonts w:ascii="Arial" w:hAnsi="Arial" w:cs="Arial"/>
          <w:sz w:val="24"/>
          <w:szCs w:val="24"/>
        </w:rPr>
        <w:t xml:space="preserve"> </w:t>
      </w:r>
    </w:p>
    <w:p w14:paraId="02D85628" w14:textId="21A0B06C"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Piet schaute ihn </w:t>
      </w:r>
      <w:r w:rsidRPr="00944672">
        <w:rPr>
          <w:rFonts w:ascii="Arial" w:hAnsi="Arial" w:cs="Arial"/>
          <w:noProof/>
          <w:sz w:val="24"/>
          <w:szCs w:val="24"/>
        </w:rPr>
        <w:t>nachdenklich</w:t>
      </w:r>
      <w:r w:rsidRPr="00944672">
        <w:rPr>
          <w:rFonts w:ascii="Arial" w:hAnsi="Arial" w:cs="Arial"/>
          <w:sz w:val="24"/>
          <w:szCs w:val="24"/>
        </w:rPr>
        <w:t xml:space="preserve"> an und nickte, dann sagte er</w:t>
      </w:r>
      <w:ins w:id="8001" w:author="Lektorat Bauer" w:date="2025-03-04T17:20:00Z" w16du:dateUtc="2025-03-04T16:20:00Z">
        <w:r w:rsidR="004F009B">
          <w:rPr>
            <w:rFonts w:ascii="Arial" w:hAnsi="Arial" w:cs="Arial"/>
            <w:sz w:val="24"/>
            <w:szCs w:val="24"/>
          </w:rPr>
          <w:t>:</w:t>
        </w:r>
      </w:ins>
      <w:del w:id="8002" w:author="Lektorat Bauer" w:date="2025-03-04T17:20:00Z" w16du:dateUtc="2025-03-04T16:20:00Z">
        <w:r w:rsidRPr="00944672" w:rsidDel="004F009B">
          <w:rPr>
            <w:rFonts w:ascii="Arial" w:hAnsi="Arial" w:cs="Arial"/>
            <w:sz w:val="24"/>
            <w:szCs w:val="24"/>
          </w:rPr>
          <w:delText>,</w:delText>
        </w:r>
      </w:del>
      <w:r w:rsidRPr="00944672">
        <w:rPr>
          <w:rFonts w:ascii="Arial" w:hAnsi="Arial" w:cs="Arial"/>
          <w:sz w:val="24"/>
          <w:szCs w:val="24"/>
        </w:rPr>
        <w:t xml:space="preserve"> „Ich glaube, Flim hat recht. Wir haben viele Informationen und </w:t>
      </w:r>
      <w:r w:rsidRPr="00944672">
        <w:rPr>
          <w:rFonts w:ascii="Arial" w:hAnsi="Arial" w:cs="Arial"/>
          <w:noProof/>
          <w:sz w:val="24"/>
          <w:szCs w:val="24"/>
        </w:rPr>
        <w:t>einige</w:t>
      </w:r>
      <w:r w:rsidRPr="00944672">
        <w:rPr>
          <w:rFonts w:ascii="Arial" w:hAnsi="Arial" w:cs="Arial"/>
          <w:sz w:val="24"/>
          <w:szCs w:val="24"/>
        </w:rPr>
        <w:t xml:space="preserve"> davon </w:t>
      </w:r>
      <w:r w:rsidRPr="00944672">
        <w:rPr>
          <w:rFonts w:ascii="Arial" w:hAnsi="Arial" w:cs="Arial"/>
          <w:noProof/>
          <w:sz w:val="24"/>
          <w:szCs w:val="24"/>
        </w:rPr>
        <w:t>schon</w:t>
      </w:r>
      <w:r w:rsidRPr="00944672">
        <w:rPr>
          <w:rFonts w:ascii="Arial" w:hAnsi="Arial" w:cs="Arial"/>
          <w:sz w:val="24"/>
          <w:szCs w:val="24"/>
        </w:rPr>
        <w:t xml:space="preserve"> lange. </w:t>
      </w:r>
      <w:commentRangeStart w:id="8003"/>
      <w:r w:rsidRPr="00944672">
        <w:rPr>
          <w:rFonts w:ascii="Arial" w:hAnsi="Arial" w:cs="Arial"/>
          <w:sz w:val="24"/>
          <w:szCs w:val="24"/>
        </w:rPr>
        <w:t xml:space="preserve">Flim hört das heute das erste </w:t>
      </w:r>
      <w:r w:rsidRPr="00944672">
        <w:rPr>
          <w:rFonts w:ascii="Arial" w:hAnsi="Arial" w:cs="Arial"/>
          <w:noProof/>
          <w:sz w:val="24"/>
          <w:szCs w:val="24"/>
        </w:rPr>
        <w:t>Mal</w:t>
      </w:r>
      <w:r w:rsidRPr="00944672">
        <w:rPr>
          <w:rFonts w:ascii="Arial" w:hAnsi="Arial" w:cs="Arial"/>
          <w:sz w:val="24"/>
          <w:szCs w:val="24"/>
        </w:rPr>
        <w:t>, und kommt zu diesem Schluss. Ich denke, wir sollten das beachten</w:t>
      </w:r>
      <w:commentRangeEnd w:id="8003"/>
      <w:r w:rsidR="0099013C">
        <w:rPr>
          <w:rStyle w:val="Kommentarzeichen"/>
        </w:rPr>
        <w:commentReference w:id="8003"/>
      </w:r>
      <w:r w:rsidRPr="00944672">
        <w:rPr>
          <w:rFonts w:ascii="Arial" w:hAnsi="Arial" w:cs="Arial"/>
          <w:sz w:val="24"/>
          <w:szCs w:val="24"/>
        </w:rPr>
        <w:t>.“</w:t>
      </w:r>
    </w:p>
    <w:p w14:paraId="406DDD20" w14:textId="5062C66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„Wenn wir davon ausgehen, was sind die nächsten Schritte?“</w:t>
      </w:r>
      <w:ins w:id="8004" w:author="Lektorat Bauer" w:date="2025-03-04T17:21:00Z" w16du:dateUtc="2025-03-04T16:21:00Z">
        <w:r w:rsidR="0099013C">
          <w:rPr>
            <w:rFonts w:ascii="Arial" w:hAnsi="Arial" w:cs="Arial"/>
            <w:sz w:val="24"/>
            <w:szCs w:val="24"/>
          </w:rPr>
          <w:t>,</w:t>
        </w:r>
      </w:ins>
      <w:r w:rsidRPr="00944672">
        <w:rPr>
          <w:rFonts w:ascii="Arial" w:hAnsi="Arial" w:cs="Arial"/>
          <w:sz w:val="24"/>
          <w:szCs w:val="24"/>
        </w:rPr>
        <w:t xml:space="preserve"> </w:t>
      </w:r>
      <w:ins w:id="8005" w:author="Lektorat Bauer" w:date="2025-03-04T17:21:00Z" w16du:dateUtc="2025-03-04T16:21:00Z">
        <w:r w:rsidR="0099013C">
          <w:rPr>
            <w:rFonts w:ascii="Arial" w:hAnsi="Arial" w:cs="Arial"/>
            <w:sz w:val="24"/>
            <w:szCs w:val="24"/>
          </w:rPr>
          <w:t>f</w:t>
        </w:r>
      </w:ins>
      <w:del w:id="8006" w:author="Lektorat Bauer" w:date="2025-03-04T17:21:00Z" w16du:dateUtc="2025-03-04T16:21:00Z">
        <w:r w:rsidRPr="00944672" w:rsidDel="0099013C">
          <w:rPr>
            <w:rFonts w:ascii="Arial" w:hAnsi="Arial" w:cs="Arial"/>
            <w:sz w:val="24"/>
            <w:szCs w:val="24"/>
          </w:rPr>
          <w:delText>F</w:delText>
        </w:r>
      </w:del>
      <w:r w:rsidRPr="00944672">
        <w:rPr>
          <w:rFonts w:ascii="Arial" w:hAnsi="Arial" w:cs="Arial"/>
          <w:sz w:val="24"/>
          <w:szCs w:val="24"/>
        </w:rPr>
        <w:t>ragte Anique, „</w:t>
      </w:r>
      <w:ins w:id="8007" w:author="Lektorat Bauer" w:date="2025-03-04T17:22:00Z" w16du:dateUtc="2025-03-04T16:22:00Z">
        <w:r w:rsidR="0099013C">
          <w:rPr>
            <w:rFonts w:ascii="Arial" w:hAnsi="Arial" w:cs="Arial"/>
            <w:sz w:val="24"/>
            <w:szCs w:val="24"/>
          </w:rPr>
          <w:t>w</w:t>
        </w:r>
      </w:ins>
      <w:del w:id="8008" w:author="Lektorat Bauer" w:date="2025-03-04T17:22:00Z" w16du:dateUtc="2025-03-04T16:22:00Z">
        <w:r w:rsidRPr="00944672" w:rsidDel="0099013C">
          <w:rPr>
            <w:rFonts w:ascii="Arial" w:hAnsi="Arial" w:cs="Arial"/>
            <w:sz w:val="24"/>
            <w:szCs w:val="24"/>
          </w:rPr>
          <w:delText>W</w:delText>
        </w:r>
      </w:del>
      <w:r w:rsidRPr="00944672">
        <w:rPr>
          <w:rFonts w:ascii="Arial" w:hAnsi="Arial" w:cs="Arial"/>
          <w:sz w:val="24"/>
          <w:szCs w:val="24"/>
        </w:rPr>
        <w:t>ie lange können wir auf Joost aufpassen?“ Joost lachte auf</w:t>
      </w:r>
      <w:ins w:id="8009" w:author="Lektorat Bauer" w:date="2025-03-04T17:22:00Z" w16du:dateUtc="2025-03-04T16:22:00Z">
        <w:r w:rsidR="0099013C">
          <w:rPr>
            <w:rFonts w:ascii="Arial" w:hAnsi="Arial" w:cs="Arial"/>
            <w:sz w:val="24"/>
            <w:szCs w:val="24"/>
          </w:rPr>
          <w:t>.</w:t>
        </w:r>
      </w:ins>
      <w:del w:id="8010" w:author="Lektorat Bauer" w:date="2025-03-04T17:22:00Z" w16du:dateUtc="2025-03-04T16:22:00Z">
        <w:r w:rsidRPr="00944672" w:rsidDel="0099013C">
          <w:rPr>
            <w:rFonts w:ascii="Arial" w:hAnsi="Arial" w:cs="Arial"/>
            <w:sz w:val="24"/>
            <w:szCs w:val="24"/>
          </w:rPr>
          <w:delText>,</w:delText>
        </w:r>
      </w:del>
      <w:r w:rsidRPr="00944672">
        <w:rPr>
          <w:rFonts w:ascii="Arial" w:hAnsi="Arial" w:cs="Arial"/>
          <w:sz w:val="24"/>
          <w:szCs w:val="24"/>
        </w:rPr>
        <w:t xml:space="preserve"> „Du bist nett, dass Du </w:t>
      </w:r>
      <w:r w:rsidRPr="00944672">
        <w:rPr>
          <w:rFonts w:ascii="Arial" w:hAnsi="Arial" w:cs="Arial"/>
          <w:noProof/>
          <w:sz w:val="24"/>
          <w:szCs w:val="24"/>
        </w:rPr>
        <w:t>nur</w:t>
      </w:r>
      <w:r w:rsidRPr="00944672">
        <w:rPr>
          <w:rFonts w:ascii="Arial" w:hAnsi="Arial" w:cs="Arial"/>
          <w:sz w:val="24"/>
          <w:szCs w:val="24"/>
        </w:rPr>
        <w:t xml:space="preserve"> mich für gefährdet hältst.“</w:t>
      </w:r>
    </w:p>
    <w:p w14:paraId="51C8EEFD" w14:textId="5CA1A98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Flim meldete sich erneut zu Wort</w:t>
      </w:r>
      <w:ins w:id="8011" w:author="Lektorat Bauer" w:date="2025-03-04T17:22:00Z" w16du:dateUtc="2025-03-04T16:22:00Z">
        <w:r w:rsidR="0099013C">
          <w:rPr>
            <w:rFonts w:ascii="Arial" w:hAnsi="Arial" w:cs="Arial"/>
            <w:sz w:val="24"/>
            <w:szCs w:val="24"/>
          </w:rPr>
          <w:t>:</w:t>
        </w:r>
      </w:ins>
      <w:del w:id="8012" w:author="Lektorat Bauer" w:date="2025-03-04T17:22:00Z" w16du:dateUtc="2025-03-04T16:22:00Z">
        <w:r w:rsidRPr="00944672" w:rsidDel="0099013C">
          <w:rPr>
            <w:rFonts w:ascii="Arial" w:hAnsi="Arial" w:cs="Arial"/>
            <w:sz w:val="24"/>
            <w:szCs w:val="24"/>
          </w:rPr>
          <w:delText>,</w:delText>
        </w:r>
      </w:del>
      <w:r w:rsidRPr="00944672">
        <w:rPr>
          <w:rFonts w:ascii="Arial" w:hAnsi="Arial" w:cs="Arial"/>
          <w:sz w:val="24"/>
          <w:szCs w:val="24"/>
        </w:rPr>
        <w:t xml:space="preserve"> „Tatsächlich sehe ich das </w:t>
      </w:r>
      <w:r w:rsidRPr="00944672">
        <w:rPr>
          <w:rFonts w:ascii="Arial" w:hAnsi="Arial" w:cs="Arial"/>
          <w:noProof/>
          <w:sz w:val="24"/>
          <w:szCs w:val="24"/>
        </w:rPr>
        <w:t>auch</w:t>
      </w:r>
      <w:r w:rsidRPr="00944672">
        <w:rPr>
          <w:rFonts w:ascii="Arial" w:hAnsi="Arial" w:cs="Arial"/>
          <w:sz w:val="24"/>
          <w:szCs w:val="24"/>
        </w:rPr>
        <w:t xml:space="preserve"> </w:t>
      </w:r>
      <w:r w:rsidRPr="00944672">
        <w:rPr>
          <w:rFonts w:ascii="Arial" w:hAnsi="Arial" w:cs="Arial"/>
          <w:noProof/>
          <w:sz w:val="24"/>
          <w:szCs w:val="24"/>
        </w:rPr>
        <w:t>so</w:t>
      </w:r>
      <w:r w:rsidRPr="00944672">
        <w:rPr>
          <w:rFonts w:ascii="Arial" w:hAnsi="Arial" w:cs="Arial"/>
          <w:sz w:val="24"/>
          <w:szCs w:val="24"/>
        </w:rPr>
        <w:t xml:space="preserve">.“ </w:t>
      </w:r>
      <w:commentRangeStart w:id="8013"/>
      <w:r w:rsidRPr="00944672">
        <w:rPr>
          <w:rFonts w:ascii="Arial" w:hAnsi="Arial" w:cs="Arial"/>
          <w:sz w:val="24"/>
          <w:szCs w:val="24"/>
        </w:rPr>
        <w:t xml:space="preserve">Alle schaute auf Flim. </w:t>
      </w:r>
      <w:commentRangeEnd w:id="8013"/>
      <w:r w:rsidR="0099013C">
        <w:rPr>
          <w:rStyle w:val="Kommentarzeichen"/>
        </w:rPr>
        <w:commentReference w:id="8013"/>
      </w:r>
      <w:r w:rsidRPr="00944672">
        <w:rPr>
          <w:rFonts w:ascii="Arial" w:hAnsi="Arial" w:cs="Arial"/>
          <w:sz w:val="24"/>
          <w:szCs w:val="24"/>
        </w:rPr>
        <w:t xml:space="preserve">„Joost, Du führst Recherchen durch. </w:t>
      </w:r>
      <w:r w:rsidRPr="00944672">
        <w:rPr>
          <w:rFonts w:ascii="Arial" w:hAnsi="Arial" w:cs="Arial"/>
          <w:noProof/>
          <w:sz w:val="24"/>
          <w:szCs w:val="24"/>
        </w:rPr>
        <w:t>Augenscheinlich</w:t>
      </w:r>
      <w:r w:rsidRPr="00944672">
        <w:rPr>
          <w:rFonts w:ascii="Arial" w:hAnsi="Arial" w:cs="Arial"/>
          <w:sz w:val="24"/>
          <w:szCs w:val="24"/>
        </w:rPr>
        <w:t xml:space="preserve"> hast Du in ein Wespennest gestochen. </w:t>
      </w:r>
      <w:r w:rsidRPr="00944672">
        <w:rPr>
          <w:rFonts w:ascii="Arial" w:hAnsi="Arial" w:cs="Arial"/>
          <w:noProof/>
          <w:sz w:val="24"/>
          <w:szCs w:val="24"/>
        </w:rPr>
        <w:t>Nur</w:t>
      </w:r>
      <w:r w:rsidRPr="00944672">
        <w:rPr>
          <w:rFonts w:ascii="Arial" w:hAnsi="Arial" w:cs="Arial"/>
          <w:sz w:val="24"/>
          <w:szCs w:val="24"/>
        </w:rPr>
        <w:t xml:space="preserve"> weißt Du </w:t>
      </w:r>
      <w:r w:rsidRPr="00944672">
        <w:rPr>
          <w:rFonts w:ascii="Arial" w:hAnsi="Arial" w:cs="Arial"/>
          <w:noProof/>
          <w:sz w:val="24"/>
          <w:szCs w:val="24"/>
        </w:rPr>
        <w:t>noch</w:t>
      </w:r>
      <w:r w:rsidRPr="00944672">
        <w:rPr>
          <w:rFonts w:ascii="Arial" w:hAnsi="Arial" w:cs="Arial"/>
          <w:sz w:val="24"/>
          <w:szCs w:val="24"/>
        </w:rPr>
        <w:t xml:space="preserve"> nicht wo, </w:t>
      </w:r>
      <w:r w:rsidRPr="00944672">
        <w:rPr>
          <w:rFonts w:ascii="Arial" w:hAnsi="Arial" w:cs="Arial"/>
          <w:noProof/>
          <w:sz w:val="24"/>
          <w:szCs w:val="24"/>
        </w:rPr>
        <w:t>allerdings</w:t>
      </w:r>
      <w:r w:rsidRPr="00944672">
        <w:rPr>
          <w:rFonts w:ascii="Arial" w:hAnsi="Arial" w:cs="Arial"/>
          <w:sz w:val="24"/>
          <w:szCs w:val="24"/>
        </w:rPr>
        <w:t xml:space="preserve">, um in der Metapher zu bleiben, fliegen die Wespen </w:t>
      </w:r>
      <w:r w:rsidRPr="00944672">
        <w:rPr>
          <w:rFonts w:ascii="Arial" w:hAnsi="Arial" w:cs="Arial"/>
          <w:noProof/>
          <w:sz w:val="24"/>
          <w:szCs w:val="24"/>
        </w:rPr>
        <w:t>schon</w:t>
      </w:r>
      <w:r w:rsidRPr="00944672">
        <w:rPr>
          <w:rFonts w:ascii="Arial" w:hAnsi="Arial" w:cs="Arial"/>
          <w:sz w:val="24"/>
          <w:szCs w:val="24"/>
        </w:rPr>
        <w:t xml:space="preserve">.“ </w:t>
      </w:r>
    </w:p>
    <w:p w14:paraId="24855301" w14:textId="026EF512"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commentRangeStart w:id="8014"/>
      <w:r w:rsidRPr="00944672">
        <w:rPr>
          <w:rFonts w:ascii="Arial" w:hAnsi="Arial" w:cs="Arial"/>
          <w:sz w:val="24"/>
          <w:szCs w:val="24"/>
        </w:rPr>
        <w:t>Anique schaute von Flim zu Joost</w:t>
      </w:r>
      <w:commentRangeEnd w:id="8014"/>
      <w:r w:rsidR="0099013C">
        <w:rPr>
          <w:rStyle w:val="Kommentarzeichen"/>
        </w:rPr>
        <w:commentReference w:id="8014"/>
      </w:r>
      <w:r w:rsidRPr="00944672">
        <w:rPr>
          <w:rFonts w:ascii="Arial" w:hAnsi="Arial" w:cs="Arial"/>
          <w:sz w:val="24"/>
          <w:szCs w:val="24"/>
        </w:rPr>
        <w:t xml:space="preserve">, „Wenn ich das von Flim </w:t>
      </w:r>
      <w:ins w:id="8015" w:author="Lektorat Bauer" w:date="2025-03-04T17:22:00Z" w16du:dateUtc="2025-03-04T16:22:00Z">
        <w:r w:rsidR="0099013C">
          <w:rPr>
            <w:rFonts w:ascii="Arial" w:hAnsi="Arial" w:cs="Arial"/>
            <w:sz w:val="24"/>
            <w:szCs w:val="24"/>
          </w:rPr>
          <w:t>G</w:t>
        </w:r>
      </w:ins>
      <w:del w:id="8016" w:author="Lektorat Bauer" w:date="2025-03-04T17:22:00Z" w16du:dateUtc="2025-03-04T16:22:00Z">
        <w:r w:rsidRPr="00944672" w:rsidDel="0099013C">
          <w:rPr>
            <w:rFonts w:ascii="Arial" w:hAnsi="Arial" w:cs="Arial"/>
            <w:sz w:val="24"/>
            <w:szCs w:val="24"/>
          </w:rPr>
          <w:delText>g</w:delText>
        </w:r>
      </w:del>
      <w:r w:rsidRPr="00944672">
        <w:rPr>
          <w:rFonts w:ascii="Arial" w:hAnsi="Arial" w:cs="Arial"/>
          <w:sz w:val="24"/>
          <w:szCs w:val="24"/>
        </w:rPr>
        <w:t>esagte als Basis nehme, dann h</w:t>
      </w:r>
      <w:r w:rsidRPr="00944672">
        <w:rPr>
          <w:rFonts w:ascii="Arial" w:hAnsi="Arial" w:cs="Arial"/>
          <w:noProof/>
          <w:sz w:val="24"/>
          <w:szCs w:val="24"/>
        </w:rPr>
        <w:t xml:space="preserve">aben wir ein großes Problem. Nämlich: Wir wissen </w:t>
      </w:r>
      <w:r w:rsidRPr="00944672">
        <w:rPr>
          <w:rFonts w:ascii="Arial" w:hAnsi="Arial" w:cs="Arial"/>
          <w:sz w:val="24"/>
          <w:szCs w:val="24"/>
        </w:rPr>
        <w:t>nicht</w:t>
      </w:r>
      <w:ins w:id="8017" w:author="Lektorat Bauer" w:date="2025-03-04T17:22:00Z" w16du:dateUtc="2025-03-04T16:22:00Z">
        <w:r w:rsidR="0099013C">
          <w:rPr>
            <w:rFonts w:ascii="Arial" w:hAnsi="Arial" w:cs="Arial"/>
            <w:sz w:val="24"/>
            <w:szCs w:val="24"/>
          </w:rPr>
          <w:t>,</w:t>
        </w:r>
      </w:ins>
      <w:r w:rsidRPr="00944672">
        <w:rPr>
          <w:rFonts w:ascii="Arial" w:hAnsi="Arial" w:cs="Arial"/>
          <w:sz w:val="24"/>
          <w:szCs w:val="24"/>
        </w:rPr>
        <w:t xml:space="preserve"> wo wir </w:t>
      </w:r>
      <w:ins w:id="8018" w:author="Lektorat Bauer" w:date="2025-03-04T17:22:00Z" w16du:dateUtc="2025-03-04T16:22:00Z">
        <w:r w:rsidR="0099013C">
          <w:rPr>
            <w:rFonts w:ascii="Arial" w:hAnsi="Arial" w:cs="Arial"/>
            <w:sz w:val="24"/>
            <w:szCs w:val="24"/>
          </w:rPr>
          <w:t>s</w:t>
        </w:r>
      </w:ins>
      <w:del w:id="8019" w:author="Lektorat Bauer" w:date="2025-03-04T17:22:00Z" w16du:dateUtc="2025-03-04T16:22:00Z">
        <w:r w:rsidRPr="00944672" w:rsidDel="0099013C">
          <w:rPr>
            <w:rFonts w:ascii="Arial" w:hAnsi="Arial" w:cs="Arial"/>
            <w:sz w:val="24"/>
            <w:szCs w:val="24"/>
          </w:rPr>
          <w:delText>S</w:delText>
        </w:r>
      </w:del>
      <w:r w:rsidRPr="00944672">
        <w:rPr>
          <w:rFonts w:ascii="Arial" w:hAnsi="Arial" w:cs="Arial"/>
          <w:sz w:val="24"/>
          <w:szCs w:val="24"/>
        </w:rPr>
        <w:t>uchen müssen.“</w:t>
      </w:r>
    </w:p>
    <w:p w14:paraId="29CE00D7"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commentRangeStart w:id="8020"/>
      <w:r w:rsidRPr="00944672">
        <w:rPr>
          <w:rFonts w:ascii="Arial" w:hAnsi="Arial" w:cs="Arial"/>
          <w:sz w:val="24"/>
          <w:szCs w:val="24"/>
        </w:rPr>
        <w:t xml:space="preserve">Jobs </w:t>
      </w:r>
      <w:commentRangeEnd w:id="8020"/>
      <w:r w:rsidR="0099013C">
        <w:rPr>
          <w:rStyle w:val="Kommentarzeichen"/>
        </w:rPr>
        <w:commentReference w:id="8020"/>
      </w:r>
      <w:r w:rsidRPr="00944672">
        <w:rPr>
          <w:rFonts w:ascii="Arial" w:hAnsi="Arial" w:cs="Arial"/>
          <w:sz w:val="24"/>
          <w:szCs w:val="24"/>
        </w:rPr>
        <w:t xml:space="preserve">zögerte, dann griff er in seine Tasche und holte einen Stapel Papier heraus. „Ich denke, dass ich ein paar meiner Karten aufdecken muss.“ </w:t>
      </w:r>
    </w:p>
    <w:p w14:paraId="5F0309C7" w14:textId="79EAD54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Schlagartig stieg die Anspannung im Raum.</w:t>
      </w:r>
      <w:del w:id="8021" w:author="Lektorat Bauer" w:date="2025-03-04T17:23:00Z" w16du:dateUtc="2025-03-04T16:23:00Z">
        <w:r w:rsidRPr="00944672" w:rsidDel="0099013C">
          <w:rPr>
            <w:rFonts w:ascii="Arial" w:hAnsi="Arial" w:cs="Arial"/>
            <w:sz w:val="24"/>
            <w:szCs w:val="24"/>
          </w:rPr>
          <w:delText xml:space="preserve"> Alle waren gespannt, </w:delText>
        </w:r>
        <w:commentRangeStart w:id="8022"/>
        <w:r w:rsidRPr="00944672" w:rsidDel="0099013C">
          <w:rPr>
            <w:rFonts w:ascii="Arial" w:hAnsi="Arial" w:cs="Arial"/>
            <w:sz w:val="24"/>
            <w:szCs w:val="24"/>
          </w:rPr>
          <w:delText>was</w:delText>
        </w:r>
      </w:del>
      <w:commentRangeEnd w:id="8022"/>
      <w:r w:rsidR="0099013C">
        <w:rPr>
          <w:rStyle w:val="Kommentarzeichen"/>
        </w:rPr>
        <w:commentReference w:id="8022"/>
      </w:r>
      <w:del w:id="8023" w:author="Lektorat Bauer" w:date="2025-03-04T17:23:00Z" w16du:dateUtc="2025-03-04T16:23:00Z">
        <w:r w:rsidRPr="00944672" w:rsidDel="0099013C">
          <w:rPr>
            <w:rFonts w:ascii="Arial" w:hAnsi="Arial" w:cs="Arial"/>
            <w:sz w:val="24"/>
            <w:szCs w:val="24"/>
          </w:rPr>
          <w:delText xml:space="preserve"> Joost zu sagen hätte.</w:delText>
        </w:r>
      </w:del>
    </w:p>
    <w:p w14:paraId="129AF0AF"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„Ich habe Anique </w:t>
      </w:r>
      <w:r w:rsidRPr="00944672">
        <w:rPr>
          <w:rFonts w:ascii="Arial" w:hAnsi="Arial" w:cs="Arial"/>
          <w:noProof/>
          <w:sz w:val="24"/>
          <w:szCs w:val="24"/>
        </w:rPr>
        <w:t>bereits</w:t>
      </w:r>
      <w:r w:rsidRPr="00944672">
        <w:rPr>
          <w:rFonts w:ascii="Arial" w:hAnsi="Arial" w:cs="Arial"/>
          <w:sz w:val="24"/>
          <w:szCs w:val="24"/>
        </w:rPr>
        <w:t xml:space="preserve"> gesagt, dass ich in London Materialien zugespielt bekommen habe, die </w:t>
      </w:r>
      <w:r w:rsidRPr="00944672">
        <w:rPr>
          <w:rFonts w:ascii="Arial" w:hAnsi="Arial" w:cs="Arial"/>
          <w:noProof/>
          <w:sz w:val="24"/>
          <w:szCs w:val="24"/>
        </w:rPr>
        <w:t>ursprünglich</w:t>
      </w:r>
      <w:r w:rsidRPr="00944672">
        <w:rPr>
          <w:rFonts w:ascii="Arial" w:hAnsi="Arial" w:cs="Arial"/>
          <w:sz w:val="24"/>
          <w:szCs w:val="24"/>
        </w:rPr>
        <w:t xml:space="preserve"> von Thomas stammen. Anique hat mir den Tipp gegeben, dass </w:t>
      </w:r>
      <w:r w:rsidRPr="00944672">
        <w:rPr>
          <w:rFonts w:ascii="Arial" w:hAnsi="Arial" w:cs="Arial"/>
          <w:sz w:val="24"/>
          <w:szCs w:val="24"/>
        </w:rPr>
        <w:lastRenderedPageBreak/>
        <w:t xml:space="preserve">diese Daten von Thomas über die Hackergruppe ‚InBev104‘ an mich gelangt sein könnten.“ </w:t>
      </w:r>
    </w:p>
    <w:p w14:paraId="5D1037CC" w14:textId="627218A5"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Joost setzte sich aufrecht, sortierte seine Papiere und Gedanken, dann fuhr er fort: „Das mich die Hacker aufspüren konnten, sollte mich nicht </w:t>
      </w:r>
      <w:r w:rsidRPr="00944672">
        <w:rPr>
          <w:rFonts w:ascii="Arial" w:hAnsi="Arial" w:cs="Arial"/>
          <w:noProof/>
          <w:sz w:val="24"/>
          <w:szCs w:val="24"/>
        </w:rPr>
        <w:t>wundern</w:t>
      </w:r>
      <w:r w:rsidRPr="00944672">
        <w:rPr>
          <w:rFonts w:ascii="Arial" w:hAnsi="Arial" w:cs="Arial"/>
          <w:sz w:val="24"/>
          <w:szCs w:val="24"/>
        </w:rPr>
        <w:t xml:space="preserve">. </w:t>
      </w:r>
      <w:r w:rsidRPr="00944672">
        <w:rPr>
          <w:rFonts w:ascii="Arial" w:hAnsi="Arial" w:cs="Arial"/>
          <w:noProof/>
          <w:sz w:val="24"/>
          <w:szCs w:val="24"/>
        </w:rPr>
        <w:t>Aber</w:t>
      </w:r>
      <w:r w:rsidRPr="00944672">
        <w:rPr>
          <w:rFonts w:ascii="Arial" w:hAnsi="Arial" w:cs="Arial"/>
          <w:sz w:val="24"/>
          <w:szCs w:val="24"/>
        </w:rPr>
        <w:t xml:space="preserve"> die Daten</w:t>
      </w:r>
      <w:ins w:id="8024" w:author="Lektorat Bauer" w:date="2025-03-04T17:23:00Z" w16du:dateUtc="2025-03-04T16:23:00Z">
        <w:r w:rsidR="0099013C">
          <w:rPr>
            <w:rFonts w:ascii="Arial" w:hAnsi="Arial" w:cs="Arial"/>
            <w:sz w:val="24"/>
            <w:szCs w:val="24"/>
          </w:rPr>
          <w:t>,</w:t>
        </w:r>
      </w:ins>
      <w:r w:rsidRPr="00944672">
        <w:rPr>
          <w:rFonts w:ascii="Arial" w:hAnsi="Arial" w:cs="Arial"/>
          <w:sz w:val="24"/>
          <w:szCs w:val="24"/>
        </w:rPr>
        <w:t xml:space="preserve"> die Thomas mir geschickt hatte, waren für mich </w:t>
      </w:r>
      <w:r w:rsidRPr="00944672">
        <w:rPr>
          <w:rFonts w:ascii="Arial" w:hAnsi="Arial" w:cs="Arial"/>
          <w:noProof/>
          <w:sz w:val="24"/>
          <w:szCs w:val="24"/>
        </w:rPr>
        <w:t>interessant</w:t>
      </w:r>
      <w:r w:rsidRPr="00944672">
        <w:rPr>
          <w:rFonts w:ascii="Arial" w:hAnsi="Arial" w:cs="Arial"/>
          <w:sz w:val="24"/>
          <w:szCs w:val="24"/>
        </w:rPr>
        <w:t xml:space="preserve">, weil ich daraus eine Reportage-Serie machen könnte.“ </w:t>
      </w:r>
      <w:commentRangeStart w:id="8025"/>
      <w:r w:rsidRPr="00944672">
        <w:rPr>
          <w:rFonts w:ascii="Arial" w:hAnsi="Arial" w:cs="Arial"/>
          <w:sz w:val="24"/>
          <w:szCs w:val="24"/>
        </w:rPr>
        <w:t>Stetig stieg die Spannung.</w:t>
      </w:r>
      <w:commentRangeEnd w:id="8025"/>
      <w:r w:rsidR="0099013C">
        <w:rPr>
          <w:rStyle w:val="Kommentarzeichen"/>
        </w:rPr>
        <w:commentReference w:id="8025"/>
      </w:r>
    </w:p>
    <w:p w14:paraId="52397F39" w14:textId="67318529"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„Thomas hat für Euch recherchiert. Als Nebenprodukt ist er auf </w:t>
      </w:r>
      <w:r w:rsidRPr="00944672">
        <w:rPr>
          <w:rFonts w:ascii="Arial" w:hAnsi="Arial" w:cs="Arial"/>
          <w:noProof/>
          <w:sz w:val="24"/>
          <w:szCs w:val="24"/>
        </w:rPr>
        <w:t>etwas</w:t>
      </w:r>
      <w:r w:rsidRPr="00944672">
        <w:rPr>
          <w:rFonts w:ascii="Arial" w:hAnsi="Arial" w:cs="Arial"/>
          <w:sz w:val="24"/>
          <w:szCs w:val="24"/>
        </w:rPr>
        <w:t xml:space="preserve"> gestoßen, von dem er </w:t>
      </w:r>
      <w:r w:rsidRPr="00944672">
        <w:rPr>
          <w:rFonts w:ascii="Arial" w:hAnsi="Arial" w:cs="Arial"/>
          <w:noProof/>
          <w:sz w:val="24"/>
          <w:szCs w:val="24"/>
        </w:rPr>
        <w:t>glaubte</w:t>
      </w:r>
      <w:r w:rsidRPr="00944672">
        <w:rPr>
          <w:rFonts w:ascii="Arial" w:hAnsi="Arial" w:cs="Arial"/>
          <w:sz w:val="24"/>
          <w:szCs w:val="24"/>
        </w:rPr>
        <w:t xml:space="preserve">, dass ich damit </w:t>
      </w:r>
      <w:r w:rsidRPr="00944672">
        <w:rPr>
          <w:rFonts w:ascii="Arial" w:hAnsi="Arial" w:cs="Arial"/>
          <w:noProof/>
          <w:sz w:val="24"/>
          <w:szCs w:val="24"/>
        </w:rPr>
        <w:t>etwas</w:t>
      </w:r>
      <w:r w:rsidRPr="00944672">
        <w:rPr>
          <w:rFonts w:ascii="Arial" w:hAnsi="Arial" w:cs="Arial"/>
          <w:sz w:val="24"/>
          <w:szCs w:val="24"/>
        </w:rPr>
        <w:t xml:space="preserve"> anfangen kann. Um ehrlich zu sein; erst dachte ich, das wäre nichts. Dann geschah das Attentat auf Anique und Thomas. Danach habe ich die Informationen aus einer anderen Perspektive gesehen. Und zu guter Letzt</w:t>
      </w:r>
      <w:ins w:id="8026" w:author="Lektorat Bauer" w:date="2025-03-04T17:23:00Z" w16du:dateUtc="2025-03-04T16:23:00Z">
        <w:r w:rsidR="0099013C">
          <w:rPr>
            <w:rFonts w:ascii="Arial" w:hAnsi="Arial" w:cs="Arial"/>
            <w:sz w:val="24"/>
            <w:szCs w:val="24"/>
          </w:rPr>
          <w:t>:</w:t>
        </w:r>
      </w:ins>
      <w:del w:id="8027" w:author="Lektorat Bauer" w:date="2025-03-04T17:23:00Z" w16du:dateUtc="2025-03-04T16:23:00Z">
        <w:r w:rsidRPr="00944672" w:rsidDel="0099013C">
          <w:rPr>
            <w:rFonts w:ascii="Arial" w:hAnsi="Arial" w:cs="Arial"/>
            <w:sz w:val="24"/>
            <w:szCs w:val="24"/>
          </w:rPr>
          <w:delText>.</w:delText>
        </w:r>
      </w:del>
      <w:r w:rsidRPr="00944672">
        <w:rPr>
          <w:rFonts w:ascii="Arial" w:hAnsi="Arial" w:cs="Arial"/>
          <w:sz w:val="24"/>
          <w:szCs w:val="24"/>
        </w:rPr>
        <w:t xml:space="preserve"> Ich fahre mit Anique zu einer Veranstaltung</w:t>
      </w:r>
      <w:del w:id="8028" w:author="Lektorat Bauer" w:date="2025-03-04T17:24:00Z" w16du:dateUtc="2025-03-04T16:24:00Z">
        <w:r w:rsidRPr="00944672" w:rsidDel="0099013C">
          <w:rPr>
            <w:rFonts w:ascii="Arial" w:hAnsi="Arial" w:cs="Arial"/>
            <w:sz w:val="24"/>
            <w:szCs w:val="24"/>
          </w:rPr>
          <w:delText>,</w:delText>
        </w:r>
      </w:del>
      <w:r w:rsidRPr="00944672">
        <w:rPr>
          <w:rFonts w:ascii="Arial" w:hAnsi="Arial" w:cs="Arial"/>
          <w:sz w:val="24"/>
          <w:szCs w:val="24"/>
        </w:rPr>
        <w:t xml:space="preserve"> und es wird ein Attentat geplant.“ </w:t>
      </w:r>
    </w:p>
    <w:p w14:paraId="02D2A00D"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commentRangeStart w:id="8029"/>
      <w:r w:rsidRPr="00944672">
        <w:rPr>
          <w:rFonts w:ascii="Arial" w:hAnsi="Arial" w:cs="Arial"/>
          <w:sz w:val="24"/>
          <w:szCs w:val="24"/>
        </w:rPr>
        <w:t xml:space="preserve">Er blickte kurz in die Runde und sah </w:t>
      </w:r>
      <w:r w:rsidRPr="00944672">
        <w:rPr>
          <w:rFonts w:ascii="Arial" w:hAnsi="Arial" w:cs="Arial"/>
          <w:noProof/>
          <w:sz w:val="24"/>
          <w:szCs w:val="24"/>
        </w:rPr>
        <w:t>nur</w:t>
      </w:r>
      <w:r w:rsidRPr="00944672">
        <w:rPr>
          <w:rFonts w:ascii="Arial" w:hAnsi="Arial" w:cs="Arial"/>
          <w:sz w:val="24"/>
          <w:szCs w:val="24"/>
        </w:rPr>
        <w:t xml:space="preserve"> gespannte Gesichter</w:t>
      </w:r>
      <w:commentRangeEnd w:id="8029"/>
      <w:r w:rsidR="0099013C">
        <w:rPr>
          <w:rStyle w:val="Kommentarzeichen"/>
        </w:rPr>
        <w:commentReference w:id="8029"/>
      </w:r>
      <w:r w:rsidRPr="00944672">
        <w:rPr>
          <w:rFonts w:ascii="Arial" w:hAnsi="Arial" w:cs="Arial"/>
          <w:sz w:val="24"/>
          <w:szCs w:val="24"/>
        </w:rPr>
        <w:t xml:space="preserve">. „Na </w:t>
      </w:r>
      <w:r w:rsidRPr="00944672">
        <w:rPr>
          <w:rFonts w:ascii="Arial" w:hAnsi="Arial" w:cs="Arial"/>
          <w:noProof/>
          <w:sz w:val="24"/>
          <w:szCs w:val="24"/>
        </w:rPr>
        <w:t>ja</w:t>
      </w:r>
      <w:r w:rsidRPr="00944672">
        <w:rPr>
          <w:rFonts w:ascii="Arial" w:hAnsi="Arial" w:cs="Arial"/>
          <w:sz w:val="24"/>
          <w:szCs w:val="24"/>
        </w:rPr>
        <w:t>. Thomas hat</w:t>
      </w:r>
      <w:del w:id="8030" w:author="Lektorat Bauer" w:date="2025-03-04T17:24:00Z" w16du:dateUtc="2025-03-04T16:24:00Z">
        <w:r w:rsidRPr="00944672" w:rsidDel="0099013C">
          <w:rPr>
            <w:rFonts w:ascii="Arial" w:hAnsi="Arial" w:cs="Arial"/>
            <w:sz w:val="24"/>
            <w:szCs w:val="24"/>
          </w:rPr>
          <w:delText>te</w:delText>
        </w:r>
      </w:del>
      <w:r w:rsidRPr="00944672">
        <w:rPr>
          <w:rFonts w:ascii="Arial" w:hAnsi="Arial" w:cs="Arial"/>
          <w:sz w:val="24"/>
          <w:szCs w:val="24"/>
        </w:rPr>
        <w:t xml:space="preserve"> mir ein Foto eines </w:t>
      </w:r>
      <w:r w:rsidRPr="00944672">
        <w:rPr>
          <w:rFonts w:ascii="Arial" w:hAnsi="Arial" w:cs="Arial"/>
          <w:noProof/>
          <w:sz w:val="24"/>
          <w:szCs w:val="24"/>
        </w:rPr>
        <w:t>sehr</w:t>
      </w:r>
      <w:r w:rsidRPr="00944672">
        <w:rPr>
          <w:rFonts w:ascii="Arial" w:hAnsi="Arial" w:cs="Arial"/>
          <w:sz w:val="24"/>
          <w:szCs w:val="24"/>
        </w:rPr>
        <w:t xml:space="preserve"> </w:t>
      </w:r>
      <w:r w:rsidRPr="00944672">
        <w:rPr>
          <w:rFonts w:ascii="Arial" w:hAnsi="Arial" w:cs="Arial"/>
          <w:noProof/>
          <w:sz w:val="24"/>
          <w:szCs w:val="24"/>
        </w:rPr>
        <w:t>alten</w:t>
      </w:r>
      <w:r w:rsidRPr="00944672">
        <w:rPr>
          <w:rFonts w:ascii="Arial" w:hAnsi="Arial" w:cs="Arial"/>
          <w:sz w:val="24"/>
          <w:szCs w:val="24"/>
        </w:rPr>
        <w:t xml:space="preserve"> koreanischen Schriftstücks zukommen lassen.“</w:t>
      </w:r>
    </w:p>
    <w:p w14:paraId="6552CD3D"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Er legte das Foto auf den Tisch. „Der Professor, der das für mich übersetzt hat, ist </w:t>
      </w:r>
      <w:r w:rsidRPr="00944672">
        <w:rPr>
          <w:rFonts w:ascii="Arial" w:hAnsi="Arial" w:cs="Arial"/>
          <w:noProof/>
          <w:sz w:val="24"/>
          <w:szCs w:val="24"/>
        </w:rPr>
        <w:t>fast</w:t>
      </w:r>
      <w:r w:rsidRPr="00944672">
        <w:rPr>
          <w:rFonts w:ascii="Arial" w:hAnsi="Arial" w:cs="Arial"/>
          <w:sz w:val="24"/>
          <w:szCs w:val="24"/>
        </w:rPr>
        <w:t xml:space="preserve"> ausgeflippt. In dem Text, der </w:t>
      </w:r>
      <w:r w:rsidRPr="00944672">
        <w:rPr>
          <w:rFonts w:ascii="Arial" w:hAnsi="Arial" w:cs="Arial"/>
          <w:noProof/>
          <w:sz w:val="24"/>
          <w:szCs w:val="24"/>
        </w:rPr>
        <w:t>sehr</w:t>
      </w:r>
      <w:r w:rsidRPr="00944672">
        <w:rPr>
          <w:rFonts w:ascii="Arial" w:hAnsi="Arial" w:cs="Arial"/>
          <w:sz w:val="24"/>
          <w:szCs w:val="24"/>
        </w:rPr>
        <w:t xml:space="preserve"> prosaisch geschrieben ist, stehen Informationen, die </w:t>
      </w:r>
      <w:r w:rsidRPr="00944672">
        <w:rPr>
          <w:rFonts w:ascii="Arial" w:hAnsi="Arial" w:cs="Arial"/>
          <w:noProof/>
          <w:sz w:val="24"/>
          <w:szCs w:val="24"/>
        </w:rPr>
        <w:t>so</w:t>
      </w:r>
      <w:r w:rsidRPr="00944672">
        <w:rPr>
          <w:rFonts w:ascii="Arial" w:hAnsi="Arial" w:cs="Arial"/>
          <w:sz w:val="24"/>
          <w:szCs w:val="24"/>
        </w:rPr>
        <w:t xml:space="preserve"> </w:t>
      </w:r>
      <w:r w:rsidRPr="00944672">
        <w:rPr>
          <w:rFonts w:ascii="Arial" w:hAnsi="Arial" w:cs="Arial"/>
          <w:noProof/>
          <w:sz w:val="24"/>
          <w:szCs w:val="24"/>
        </w:rPr>
        <w:t>noch</w:t>
      </w:r>
      <w:r w:rsidRPr="00944672">
        <w:rPr>
          <w:rFonts w:ascii="Arial" w:hAnsi="Arial" w:cs="Arial"/>
          <w:sz w:val="24"/>
          <w:szCs w:val="24"/>
        </w:rPr>
        <w:t xml:space="preserve"> nicht bekannt waren.“ </w:t>
      </w:r>
    </w:p>
    <w:p w14:paraId="3498980C" w14:textId="5A4C8C73"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„Nach der Übersetzung hat mir das alles nichts gesagt. Das lag </w:t>
      </w:r>
      <w:r w:rsidRPr="00944672">
        <w:rPr>
          <w:rFonts w:ascii="Arial" w:hAnsi="Arial" w:cs="Arial"/>
          <w:noProof/>
          <w:sz w:val="24"/>
          <w:szCs w:val="24"/>
        </w:rPr>
        <w:t>aber</w:t>
      </w:r>
      <w:r w:rsidRPr="00944672">
        <w:rPr>
          <w:rFonts w:ascii="Arial" w:hAnsi="Arial" w:cs="Arial"/>
          <w:sz w:val="24"/>
          <w:szCs w:val="24"/>
        </w:rPr>
        <w:t xml:space="preserve"> daran, dass ich die Information singulär betrachtet habe. Als ich das in Verbindung zur Geschichte</w:t>
      </w:r>
      <w:del w:id="8031" w:author="Lektorat Bauer" w:date="2025-03-04T17:24:00Z" w16du:dateUtc="2025-03-04T16:24:00Z">
        <w:r w:rsidRPr="00944672" w:rsidDel="0099013C">
          <w:rPr>
            <w:rFonts w:ascii="Arial" w:hAnsi="Arial" w:cs="Arial"/>
            <w:sz w:val="24"/>
            <w:szCs w:val="24"/>
          </w:rPr>
          <w:delText>,</w:delText>
        </w:r>
      </w:del>
      <w:r w:rsidRPr="00944672">
        <w:rPr>
          <w:rFonts w:ascii="Arial" w:hAnsi="Arial" w:cs="Arial"/>
          <w:sz w:val="24"/>
          <w:szCs w:val="24"/>
        </w:rPr>
        <w:t xml:space="preserve"> der Menschheit</w:t>
      </w:r>
      <w:del w:id="8032" w:author="Lektorat Bauer" w:date="2025-03-04T17:24:00Z" w16du:dateUtc="2025-03-04T16:24:00Z">
        <w:r w:rsidRPr="00944672" w:rsidDel="0099013C">
          <w:rPr>
            <w:rFonts w:ascii="Arial" w:hAnsi="Arial" w:cs="Arial"/>
            <w:sz w:val="24"/>
            <w:szCs w:val="24"/>
          </w:rPr>
          <w:delText>,</w:delText>
        </w:r>
      </w:del>
      <w:r w:rsidRPr="00944672">
        <w:rPr>
          <w:rFonts w:ascii="Arial" w:hAnsi="Arial" w:cs="Arial"/>
          <w:sz w:val="24"/>
          <w:szCs w:val="24"/>
        </w:rPr>
        <w:t xml:space="preserve"> gesetzt habe, traten plötzlich Permutationen auf, die – sagen wir </w:t>
      </w:r>
      <w:r w:rsidRPr="00944672">
        <w:rPr>
          <w:rFonts w:ascii="Arial" w:hAnsi="Arial" w:cs="Arial"/>
          <w:noProof/>
          <w:sz w:val="24"/>
          <w:szCs w:val="24"/>
        </w:rPr>
        <w:t>mal</w:t>
      </w:r>
      <w:r w:rsidRPr="00944672">
        <w:rPr>
          <w:rFonts w:ascii="Arial" w:hAnsi="Arial" w:cs="Arial"/>
          <w:sz w:val="24"/>
          <w:szCs w:val="24"/>
        </w:rPr>
        <w:t xml:space="preserve"> – </w:t>
      </w:r>
      <w:r w:rsidRPr="00944672">
        <w:rPr>
          <w:rFonts w:ascii="Arial" w:hAnsi="Arial" w:cs="Arial"/>
          <w:noProof/>
          <w:sz w:val="24"/>
          <w:szCs w:val="24"/>
        </w:rPr>
        <w:t>sehr</w:t>
      </w:r>
      <w:r w:rsidRPr="00944672">
        <w:rPr>
          <w:rFonts w:ascii="Arial" w:hAnsi="Arial" w:cs="Arial"/>
          <w:sz w:val="24"/>
          <w:szCs w:val="24"/>
        </w:rPr>
        <w:t xml:space="preserve"> </w:t>
      </w:r>
      <w:r w:rsidRPr="00944672">
        <w:rPr>
          <w:rFonts w:ascii="Arial" w:hAnsi="Arial" w:cs="Arial"/>
          <w:noProof/>
          <w:sz w:val="24"/>
          <w:szCs w:val="24"/>
        </w:rPr>
        <w:t>ungewöhnlich</w:t>
      </w:r>
      <w:r w:rsidRPr="00944672">
        <w:rPr>
          <w:rFonts w:ascii="Arial" w:hAnsi="Arial" w:cs="Arial"/>
          <w:sz w:val="24"/>
          <w:szCs w:val="24"/>
        </w:rPr>
        <w:t xml:space="preserve"> waren.“</w:t>
      </w:r>
    </w:p>
    <w:p w14:paraId="5D0DCAA4" w14:textId="59A52A1A"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Joost legte die Übersetzung </w:t>
      </w:r>
      <w:del w:id="8033" w:author="Lektorat Bauer" w:date="2025-03-04T17:24:00Z" w16du:dateUtc="2025-03-04T16:24:00Z">
        <w:r w:rsidRPr="00944672" w:rsidDel="0099013C">
          <w:rPr>
            <w:rFonts w:ascii="Arial" w:hAnsi="Arial" w:cs="Arial"/>
            <w:noProof/>
            <w:sz w:val="24"/>
            <w:szCs w:val="24"/>
          </w:rPr>
          <w:delText>auch</w:delText>
        </w:r>
        <w:r w:rsidRPr="00944672" w:rsidDel="0099013C">
          <w:rPr>
            <w:rFonts w:ascii="Arial" w:hAnsi="Arial" w:cs="Arial"/>
            <w:sz w:val="24"/>
            <w:szCs w:val="24"/>
          </w:rPr>
          <w:delText xml:space="preserve"> </w:delText>
        </w:r>
      </w:del>
      <w:ins w:id="8034" w:author="Lektorat Bauer" w:date="2025-03-04T17:24:00Z" w16du:dateUtc="2025-03-04T16:24:00Z">
        <w:r w:rsidR="0099013C">
          <w:rPr>
            <w:rFonts w:ascii="Arial" w:hAnsi="Arial" w:cs="Arial"/>
            <w:noProof/>
            <w:sz w:val="24"/>
            <w:szCs w:val="24"/>
          </w:rPr>
          <w:t>ebenfalls</w:t>
        </w:r>
        <w:r w:rsidR="0099013C" w:rsidRPr="00944672">
          <w:rPr>
            <w:rFonts w:ascii="Arial" w:hAnsi="Arial" w:cs="Arial"/>
            <w:sz w:val="24"/>
            <w:szCs w:val="24"/>
          </w:rPr>
          <w:t xml:space="preserve"> </w:t>
        </w:r>
      </w:ins>
      <w:r w:rsidRPr="00944672">
        <w:rPr>
          <w:rFonts w:ascii="Arial" w:hAnsi="Arial" w:cs="Arial"/>
          <w:sz w:val="24"/>
          <w:szCs w:val="24"/>
        </w:rPr>
        <w:t>auf den Tisch. „Ok, spanne uns nicht auf die Folter</w:t>
      </w:r>
      <w:del w:id="8035" w:author="Lektorat Bauer" w:date="2025-03-04T17:24:00Z" w16du:dateUtc="2025-03-04T16:24:00Z">
        <w:r w:rsidRPr="00944672" w:rsidDel="0099013C">
          <w:rPr>
            <w:rFonts w:ascii="Arial" w:hAnsi="Arial" w:cs="Arial"/>
            <w:sz w:val="24"/>
            <w:szCs w:val="24"/>
          </w:rPr>
          <w:delText>.</w:delText>
        </w:r>
      </w:del>
      <w:r w:rsidRPr="00944672">
        <w:rPr>
          <w:rFonts w:ascii="Arial" w:hAnsi="Arial" w:cs="Arial"/>
          <w:sz w:val="24"/>
          <w:szCs w:val="24"/>
        </w:rPr>
        <w:t>“</w:t>
      </w:r>
      <w:ins w:id="8036" w:author="Lektorat Bauer" w:date="2025-03-04T17:24:00Z" w16du:dateUtc="2025-03-04T16:24:00Z">
        <w:r w:rsidR="0099013C">
          <w:rPr>
            <w:rFonts w:ascii="Arial" w:hAnsi="Arial" w:cs="Arial"/>
            <w:sz w:val="24"/>
            <w:szCs w:val="24"/>
          </w:rPr>
          <w:t>,</w:t>
        </w:r>
      </w:ins>
      <w:r w:rsidRPr="00944672">
        <w:rPr>
          <w:rFonts w:ascii="Arial" w:hAnsi="Arial" w:cs="Arial"/>
          <w:sz w:val="24"/>
          <w:szCs w:val="24"/>
        </w:rPr>
        <w:t xml:space="preserve"> </w:t>
      </w:r>
      <w:ins w:id="8037" w:author="Lektorat Bauer" w:date="2025-03-04T17:24:00Z" w16du:dateUtc="2025-03-04T16:24:00Z">
        <w:r w:rsidR="0099013C">
          <w:rPr>
            <w:rFonts w:ascii="Arial" w:hAnsi="Arial" w:cs="Arial"/>
            <w:sz w:val="24"/>
            <w:szCs w:val="24"/>
          </w:rPr>
          <w:t>s</w:t>
        </w:r>
      </w:ins>
      <w:del w:id="8038" w:author="Lektorat Bauer" w:date="2025-03-04T17:24:00Z" w16du:dateUtc="2025-03-04T16:24:00Z">
        <w:r w:rsidRPr="00944672" w:rsidDel="0099013C">
          <w:rPr>
            <w:rFonts w:ascii="Arial" w:hAnsi="Arial" w:cs="Arial"/>
            <w:sz w:val="24"/>
            <w:szCs w:val="24"/>
          </w:rPr>
          <w:delText>S</w:delText>
        </w:r>
      </w:del>
      <w:r w:rsidRPr="00944672">
        <w:rPr>
          <w:rFonts w:ascii="Arial" w:hAnsi="Arial" w:cs="Arial"/>
          <w:sz w:val="24"/>
          <w:szCs w:val="24"/>
        </w:rPr>
        <w:t>agte Anique angespannt, „</w:t>
      </w:r>
      <w:ins w:id="8039" w:author="Lektorat Bauer" w:date="2025-03-04T17:24:00Z" w16du:dateUtc="2025-03-04T16:24:00Z">
        <w:r w:rsidR="0099013C">
          <w:rPr>
            <w:rFonts w:ascii="Arial" w:hAnsi="Arial" w:cs="Arial"/>
            <w:sz w:val="24"/>
            <w:szCs w:val="24"/>
          </w:rPr>
          <w:t>w</w:t>
        </w:r>
      </w:ins>
      <w:del w:id="8040" w:author="Lektorat Bauer" w:date="2025-03-04T17:24:00Z" w16du:dateUtc="2025-03-04T16:24:00Z">
        <w:r w:rsidRPr="00944672" w:rsidDel="0099013C">
          <w:rPr>
            <w:rFonts w:ascii="Arial" w:hAnsi="Arial" w:cs="Arial"/>
            <w:sz w:val="24"/>
            <w:szCs w:val="24"/>
          </w:rPr>
          <w:delText>W</w:delText>
        </w:r>
      </w:del>
      <w:r w:rsidRPr="00944672">
        <w:rPr>
          <w:rFonts w:ascii="Arial" w:hAnsi="Arial" w:cs="Arial"/>
          <w:sz w:val="24"/>
          <w:szCs w:val="24"/>
        </w:rPr>
        <w:t>as ist Deine Arbeitshypothese?“</w:t>
      </w:r>
    </w:p>
    <w:p w14:paraId="7523DDF3" w14:textId="6818A8F3"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„Jeder von uns kennt die üblichen Verschwörungstheorien: Weltregierung, Deep State, innerer Machtzirkel, Illuminati </w:t>
      </w:r>
      <w:ins w:id="8041" w:author="Lektorat Bauer" w:date="2025-03-04T17:25:00Z" w16du:dateUtc="2025-03-04T16:25:00Z">
        <w:r w:rsidR="0099013C">
          <w:rPr>
            <w:rFonts w:ascii="Arial" w:hAnsi="Arial" w:cs="Arial"/>
            <w:sz w:val="24"/>
            <w:szCs w:val="24"/>
          </w:rPr>
          <w:t>–</w:t>
        </w:r>
      </w:ins>
      <w:del w:id="8042" w:author="Lektorat Bauer" w:date="2025-03-04T17:25:00Z" w16du:dateUtc="2025-03-04T16:25:00Z">
        <w:r w:rsidRPr="00944672" w:rsidDel="0099013C">
          <w:rPr>
            <w:rFonts w:ascii="Arial" w:hAnsi="Arial" w:cs="Arial"/>
            <w:sz w:val="24"/>
            <w:szCs w:val="24"/>
          </w:rPr>
          <w:delText>...</w:delText>
        </w:r>
      </w:del>
      <w:r w:rsidRPr="00944672">
        <w:rPr>
          <w:rFonts w:ascii="Arial" w:hAnsi="Arial" w:cs="Arial"/>
          <w:sz w:val="24"/>
          <w:szCs w:val="24"/>
        </w:rPr>
        <w:t xml:space="preserve"> und wie sie alle heißen.“ Am Tisch wurden die Augen verdreht</w:t>
      </w:r>
      <w:ins w:id="8043" w:author="Lektorat Bauer" w:date="2025-03-04T17:25:00Z" w16du:dateUtc="2025-03-04T16:25:00Z">
        <w:r w:rsidR="0099013C">
          <w:rPr>
            <w:rFonts w:ascii="Arial" w:hAnsi="Arial" w:cs="Arial"/>
            <w:sz w:val="24"/>
            <w:szCs w:val="24"/>
          </w:rPr>
          <w:t xml:space="preserve"> und</w:t>
        </w:r>
      </w:ins>
      <w:del w:id="8044" w:author="Lektorat Bauer" w:date="2025-03-04T17:25:00Z" w16du:dateUtc="2025-03-04T16:25:00Z">
        <w:r w:rsidRPr="00944672" w:rsidDel="0099013C">
          <w:rPr>
            <w:rFonts w:ascii="Arial" w:hAnsi="Arial" w:cs="Arial"/>
            <w:sz w:val="24"/>
            <w:szCs w:val="24"/>
          </w:rPr>
          <w:delText>,</w:delText>
        </w:r>
      </w:del>
      <w:r w:rsidRPr="00944672">
        <w:rPr>
          <w:rFonts w:ascii="Arial" w:hAnsi="Arial" w:cs="Arial"/>
          <w:sz w:val="24"/>
          <w:szCs w:val="24"/>
        </w:rPr>
        <w:t xml:space="preserve"> Flim sprach aus, was die anderen </w:t>
      </w:r>
      <w:r w:rsidRPr="00944672">
        <w:rPr>
          <w:rFonts w:ascii="Arial" w:hAnsi="Arial" w:cs="Arial"/>
          <w:noProof/>
          <w:sz w:val="24"/>
          <w:szCs w:val="24"/>
        </w:rPr>
        <w:t>dachten</w:t>
      </w:r>
      <w:r w:rsidRPr="00944672">
        <w:rPr>
          <w:rFonts w:ascii="Arial" w:hAnsi="Arial" w:cs="Arial"/>
          <w:sz w:val="24"/>
          <w:szCs w:val="24"/>
        </w:rPr>
        <w:t xml:space="preserve">. „Du hast </w:t>
      </w:r>
      <w:r w:rsidRPr="00944672">
        <w:rPr>
          <w:rFonts w:ascii="Arial" w:hAnsi="Arial" w:cs="Arial"/>
          <w:noProof/>
          <w:sz w:val="24"/>
          <w:szCs w:val="24"/>
        </w:rPr>
        <w:t>jetzt</w:t>
      </w:r>
      <w:r w:rsidRPr="00944672">
        <w:rPr>
          <w:rFonts w:ascii="Arial" w:hAnsi="Arial" w:cs="Arial"/>
          <w:sz w:val="24"/>
          <w:szCs w:val="24"/>
        </w:rPr>
        <w:t xml:space="preserve"> hoffentlich nicht </w:t>
      </w:r>
      <w:r w:rsidRPr="00944672">
        <w:rPr>
          <w:rFonts w:ascii="Arial" w:hAnsi="Arial" w:cs="Arial"/>
          <w:noProof/>
          <w:sz w:val="24"/>
          <w:szCs w:val="24"/>
        </w:rPr>
        <w:t>noch</w:t>
      </w:r>
      <w:r w:rsidRPr="00944672">
        <w:rPr>
          <w:rFonts w:ascii="Arial" w:hAnsi="Arial" w:cs="Arial"/>
          <w:sz w:val="24"/>
          <w:szCs w:val="24"/>
        </w:rPr>
        <w:t xml:space="preserve"> eine davon?“</w:t>
      </w:r>
    </w:p>
    <w:p w14:paraId="7C06B473" w14:textId="30579FB9"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w:t>
      </w:r>
      <w:del w:id="8045" w:author="Lektorat Bauer" w:date="2025-03-04T17:25:00Z" w16du:dateUtc="2025-03-04T16:25:00Z">
        <w:r w:rsidRPr="00944672" w:rsidDel="0099013C">
          <w:rPr>
            <w:rFonts w:ascii="Arial" w:hAnsi="Arial" w:cs="Arial"/>
            <w:sz w:val="24"/>
            <w:szCs w:val="24"/>
          </w:rPr>
          <w:delText xml:space="preserve">Flim. </w:delText>
        </w:r>
      </w:del>
      <w:r w:rsidRPr="00944672">
        <w:rPr>
          <w:rFonts w:ascii="Arial" w:hAnsi="Arial" w:cs="Arial"/>
          <w:noProof/>
          <w:sz w:val="24"/>
          <w:szCs w:val="24"/>
        </w:rPr>
        <w:t>So</w:t>
      </w:r>
      <w:r w:rsidRPr="00944672">
        <w:rPr>
          <w:rFonts w:ascii="Arial" w:hAnsi="Arial" w:cs="Arial"/>
          <w:sz w:val="24"/>
          <w:szCs w:val="24"/>
        </w:rPr>
        <w:t xml:space="preserve"> direkt nicht.“ </w:t>
      </w:r>
      <w:del w:id="8046" w:author="Lektorat Bauer" w:date="2025-03-04T17:25:00Z" w16du:dateUtc="2025-03-04T16:25:00Z">
        <w:r w:rsidRPr="00944672" w:rsidDel="0099013C">
          <w:rPr>
            <w:rFonts w:ascii="Arial" w:hAnsi="Arial" w:cs="Arial"/>
            <w:sz w:val="24"/>
            <w:szCs w:val="24"/>
          </w:rPr>
          <w:delText xml:space="preserve">War Joost‘ antwort, worauf alle entgeistert in seine Richtung sahen. </w:delText>
        </w:r>
      </w:del>
      <w:r w:rsidRPr="00944672">
        <w:rPr>
          <w:rFonts w:ascii="Arial" w:hAnsi="Arial" w:cs="Arial"/>
          <w:sz w:val="24"/>
          <w:szCs w:val="24"/>
        </w:rPr>
        <w:t>Anique war es, die sagte</w:t>
      </w:r>
      <w:ins w:id="8047" w:author="Lektorat Bauer" w:date="2025-03-04T17:25:00Z" w16du:dateUtc="2025-03-04T16:25:00Z">
        <w:r w:rsidR="0099013C">
          <w:rPr>
            <w:rFonts w:ascii="Arial" w:hAnsi="Arial" w:cs="Arial"/>
            <w:sz w:val="24"/>
            <w:szCs w:val="24"/>
          </w:rPr>
          <w:t>:</w:t>
        </w:r>
      </w:ins>
      <w:del w:id="8048" w:author="Lektorat Bauer" w:date="2025-03-04T17:25:00Z" w16du:dateUtc="2025-03-04T16:25:00Z">
        <w:r w:rsidRPr="00944672" w:rsidDel="0099013C">
          <w:rPr>
            <w:rFonts w:ascii="Arial" w:hAnsi="Arial" w:cs="Arial"/>
            <w:sz w:val="24"/>
            <w:szCs w:val="24"/>
          </w:rPr>
          <w:delText>,</w:delText>
        </w:r>
      </w:del>
      <w:r w:rsidRPr="00944672">
        <w:rPr>
          <w:rFonts w:ascii="Arial" w:hAnsi="Arial" w:cs="Arial"/>
          <w:sz w:val="24"/>
          <w:szCs w:val="24"/>
        </w:rPr>
        <w:t xml:space="preserve"> „Du willst </w:t>
      </w:r>
      <w:r w:rsidRPr="00944672">
        <w:rPr>
          <w:rFonts w:ascii="Arial" w:hAnsi="Arial" w:cs="Arial"/>
          <w:noProof/>
          <w:sz w:val="24"/>
          <w:szCs w:val="24"/>
        </w:rPr>
        <w:t>doch</w:t>
      </w:r>
      <w:r w:rsidRPr="00944672">
        <w:rPr>
          <w:rFonts w:ascii="Arial" w:hAnsi="Arial" w:cs="Arial"/>
          <w:sz w:val="24"/>
          <w:szCs w:val="24"/>
        </w:rPr>
        <w:t xml:space="preserve"> nicht behaupten, die seien wahr?“</w:t>
      </w:r>
    </w:p>
    <w:p w14:paraId="2845A5AD" w14:textId="1ECBB4A2"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„Nein.“ Ein Aufatmen war zu hören</w:t>
      </w:r>
      <w:ins w:id="8049" w:author="Lektorat Bauer" w:date="2025-03-04T17:25:00Z" w16du:dateUtc="2025-03-04T16:25:00Z">
        <w:r w:rsidR="0099013C">
          <w:rPr>
            <w:rFonts w:ascii="Arial" w:hAnsi="Arial" w:cs="Arial"/>
            <w:sz w:val="24"/>
            <w:szCs w:val="24"/>
          </w:rPr>
          <w:t>.</w:t>
        </w:r>
      </w:ins>
      <w:del w:id="8050" w:author="Lektorat Bauer" w:date="2025-03-04T17:25:00Z" w16du:dateUtc="2025-03-04T16:25:00Z">
        <w:r w:rsidRPr="00944672" w:rsidDel="0099013C">
          <w:rPr>
            <w:rFonts w:ascii="Arial" w:hAnsi="Arial" w:cs="Arial"/>
            <w:sz w:val="24"/>
            <w:szCs w:val="24"/>
          </w:rPr>
          <w:delText>,</w:delText>
        </w:r>
      </w:del>
      <w:r w:rsidRPr="00944672">
        <w:rPr>
          <w:rFonts w:ascii="Arial" w:hAnsi="Arial" w:cs="Arial"/>
          <w:sz w:val="24"/>
          <w:szCs w:val="24"/>
        </w:rPr>
        <w:t xml:space="preserve"> „</w:t>
      </w:r>
      <w:r w:rsidRPr="00944672">
        <w:rPr>
          <w:rFonts w:ascii="Arial" w:hAnsi="Arial" w:cs="Arial"/>
          <w:noProof/>
          <w:sz w:val="24"/>
          <w:szCs w:val="24"/>
        </w:rPr>
        <w:t>Aber</w:t>
      </w:r>
      <w:r w:rsidRPr="00944672">
        <w:rPr>
          <w:rFonts w:ascii="Arial" w:hAnsi="Arial" w:cs="Arial"/>
          <w:sz w:val="24"/>
          <w:szCs w:val="24"/>
        </w:rPr>
        <w:t xml:space="preserve"> </w:t>
      </w:r>
      <w:del w:id="8051" w:author="Lektorat Bauer" w:date="2025-03-04T17:25:00Z" w16du:dateUtc="2025-03-04T16:25:00Z">
        <w:r w:rsidRPr="00944672" w:rsidDel="0099013C">
          <w:rPr>
            <w:rFonts w:ascii="Arial" w:hAnsi="Arial" w:cs="Arial"/>
            <w:sz w:val="24"/>
            <w:szCs w:val="24"/>
          </w:rPr>
          <w:delText xml:space="preserve">...“ </w:delText>
        </w:r>
        <w:r w:rsidRPr="00944672" w:rsidDel="0099013C">
          <w:rPr>
            <w:rFonts w:ascii="Arial" w:hAnsi="Arial" w:cs="Arial"/>
            <w:noProof/>
            <w:sz w:val="24"/>
            <w:szCs w:val="24"/>
          </w:rPr>
          <w:delText>Jetzt</w:delText>
        </w:r>
        <w:r w:rsidRPr="00944672" w:rsidDel="0099013C">
          <w:rPr>
            <w:rFonts w:ascii="Arial" w:hAnsi="Arial" w:cs="Arial"/>
            <w:sz w:val="24"/>
            <w:szCs w:val="24"/>
          </w:rPr>
          <w:delText xml:space="preserve"> war die Spannung wieder zurück. „I</w:delText>
        </w:r>
      </w:del>
      <w:ins w:id="8052" w:author="Lektorat Bauer" w:date="2025-03-04T17:25:00Z" w16du:dateUtc="2025-03-04T16:25:00Z">
        <w:r w:rsidR="0099013C">
          <w:rPr>
            <w:rFonts w:ascii="Arial" w:hAnsi="Arial" w:cs="Arial"/>
            <w:sz w:val="24"/>
            <w:szCs w:val="24"/>
          </w:rPr>
          <w:t>i</w:t>
        </w:r>
      </w:ins>
      <w:r w:rsidRPr="00944672">
        <w:rPr>
          <w:rFonts w:ascii="Arial" w:hAnsi="Arial" w:cs="Arial"/>
          <w:sz w:val="24"/>
          <w:szCs w:val="24"/>
        </w:rPr>
        <w:t>hr wisst, dass es zu allem immer einen Gegenpol gibt: Yin und Yang, Gut und Böse. Wenn wir davon ausgehen, dass alle Mysterien um die Weltregierung a) wahr sind und b) das Böse sind. Dann habe ich einen Ansatz, um das Gute zu finden.“</w:t>
      </w:r>
    </w:p>
    <w:p w14:paraId="12F1A81B"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Anstelle des zu erwartenden Durcheinanders und einer gewissen Aufregung war es urplötzlich totenstill im Raum.</w:t>
      </w:r>
    </w:p>
    <w:p w14:paraId="5BCAC782" w14:textId="194AB01D"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commentRangeStart w:id="8053"/>
      <w:r w:rsidRPr="00944672">
        <w:rPr>
          <w:rFonts w:ascii="Arial" w:hAnsi="Arial" w:cs="Arial"/>
          <w:sz w:val="24"/>
          <w:szCs w:val="24"/>
        </w:rPr>
        <w:t>„In Anlehnung an ein Filmzitat aus Harry &amp; Sally: Ich weiß nicht</w:t>
      </w:r>
      <w:ins w:id="8054" w:author="Lektorat Bauer" w:date="2025-03-04T17:26:00Z" w16du:dateUtc="2025-03-04T16:26:00Z">
        <w:r w:rsidR="0099013C">
          <w:rPr>
            <w:rFonts w:ascii="Arial" w:hAnsi="Arial" w:cs="Arial"/>
            <w:sz w:val="24"/>
            <w:szCs w:val="24"/>
          </w:rPr>
          <w:t>,</w:t>
        </w:r>
      </w:ins>
      <w:r w:rsidRPr="00944672">
        <w:rPr>
          <w:rFonts w:ascii="Arial" w:hAnsi="Arial" w:cs="Arial"/>
          <w:sz w:val="24"/>
          <w:szCs w:val="24"/>
        </w:rPr>
        <w:t xml:space="preserve"> was Du hattest, </w:t>
      </w:r>
      <w:r w:rsidRPr="00944672">
        <w:rPr>
          <w:rFonts w:ascii="Arial" w:hAnsi="Arial" w:cs="Arial"/>
          <w:noProof/>
          <w:sz w:val="24"/>
          <w:szCs w:val="24"/>
        </w:rPr>
        <w:t>aber</w:t>
      </w:r>
      <w:r w:rsidRPr="00944672">
        <w:rPr>
          <w:rFonts w:ascii="Arial" w:hAnsi="Arial" w:cs="Arial"/>
          <w:sz w:val="24"/>
          <w:szCs w:val="24"/>
        </w:rPr>
        <w:t xml:space="preserve"> das will ich </w:t>
      </w:r>
      <w:r w:rsidRPr="00944672">
        <w:rPr>
          <w:rFonts w:ascii="Arial" w:hAnsi="Arial" w:cs="Arial"/>
          <w:noProof/>
          <w:sz w:val="24"/>
          <w:szCs w:val="24"/>
        </w:rPr>
        <w:t>auch</w:t>
      </w:r>
      <w:r w:rsidRPr="00944672">
        <w:rPr>
          <w:rFonts w:ascii="Arial" w:hAnsi="Arial" w:cs="Arial"/>
          <w:sz w:val="24"/>
          <w:szCs w:val="24"/>
        </w:rPr>
        <w:t xml:space="preserve">.“ Dieser Kommentar kam </w:t>
      </w:r>
      <w:r w:rsidRPr="00944672">
        <w:rPr>
          <w:rFonts w:ascii="Arial" w:hAnsi="Arial" w:cs="Arial"/>
          <w:noProof/>
          <w:sz w:val="24"/>
          <w:szCs w:val="24"/>
        </w:rPr>
        <w:t>natürlich</w:t>
      </w:r>
      <w:r w:rsidRPr="00944672">
        <w:rPr>
          <w:rFonts w:ascii="Arial" w:hAnsi="Arial" w:cs="Arial"/>
          <w:sz w:val="24"/>
          <w:szCs w:val="24"/>
        </w:rPr>
        <w:t xml:space="preserve"> von Anique, die das Eis brach, und damit alle erst einmal zum Lachen brachte.</w:t>
      </w:r>
      <w:commentRangeEnd w:id="8053"/>
      <w:r w:rsidR="0099013C">
        <w:rPr>
          <w:rStyle w:val="Kommentarzeichen"/>
        </w:rPr>
        <w:commentReference w:id="8053"/>
      </w:r>
    </w:p>
    <w:p w14:paraId="0D54ACCF" w14:textId="5F6D3DFF"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Piet </w:t>
      </w:r>
      <w:del w:id="8055" w:author="Lektorat Bauer" w:date="2025-03-04T17:29:00Z" w16du:dateUtc="2025-03-04T16:29:00Z">
        <w:r w:rsidRPr="00944672" w:rsidDel="001D204C">
          <w:rPr>
            <w:rFonts w:ascii="Arial" w:hAnsi="Arial" w:cs="Arial"/>
            <w:sz w:val="24"/>
            <w:szCs w:val="24"/>
          </w:rPr>
          <w:delText>fasste, dass kurz zusammen</w:delText>
        </w:r>
      </w:del>
      <w:ins w:id="8056" w:author="Lektorat Bauer" w:date="2025-03-04T17:29:00Z" w16du:dateUtc="2025-03-04T16:29:00Z">
        <w:r w:rsidR="001D204C">
          <w:rPr>
            <w:rFonts w:ascii="Arial" w:hAnsi="Arial" w:cs="Arial"/>
            <w:sz w:val="24"/>
            <w:szCs w:val="24"/>
          </w:rPr>
          <w:t>versuchte sich an einer Zusammenfassung</w:t>
        </w:r>
      </w:ins>
      <w:r w:rsidRPr="00944672">
        <w:rPr>
          <w:rFonts w:ascii="Arial" w:hAnsi="Arial" w:cs="Arial"/>
          <w:sz w:val="24"/>
          <w:szCs w:val="24"/>
        </w:rPr>
        <w:t>: „</w:t>
      </w:r>
      <w:del w:id="8057" w:author="Lektorat Bauer" w:date="2025-03-04T17:29:00Z" w16du:dateUtc="2025-03-04T16:29:00Z">
        <w:r w:rsidRPr="00944672" w:rsidDel="001D204C">
          <w:rPr>
            <w:rFonts w:ascii="Arial" w:hAnsi="Arial" w:cs="Arial"/>
            <w:sz w:val="24"/>
            <w:szCs w:val="24"/>
          </w:rPr>
          <w:delText xml:space="preserve">Joost, </w:delText>
        </w:r>
      </w:del>
      <w:r w:rsidRPr="00944672">
        <w:rPr>
          <w:rFonts w:ascii="Arial" w:hAnsi="Arial" w:cs="Arial"/>
          <w:sz w:val="24"/>
          <w:szCs w:val="24"/>
        </w:rPr>
        <w:t>Du sagst</w:t>
      </w:r>
      <w:ins w:id="8058" w:author="Lektorat Bauer" w:date="2025-03-04T17:29:00Z" w16du:dateUtc="2025-03-04T16:29:00Z">
        <w:r w:rsidR="001D204C">
          <w:rPr>
            <w:rFonts w:ascii="Arial" w:hAnsi="Arial" w:cs="Arial"/>
            <w:sz w:val="24"/>
            <w:szCs w:val="24"/>
          </w:rPr>
          <w:t xml:space="preserve"> also</w:t>
        </w:r>
      </w:ins>
      <w:r w:rsidRPr="00944672">
        <w:rPr>
          <w:rFonts w:ascii="Arial" w:hAnsi="Arial" w:cs="Arial"/>
          <w:sz w:val="24"/>
          <w:szCs w:val="24"/>
        </w:rPr>
        <w:t xml:space="preserve">, die </w:t>
      </w:r>
      <w:del w:id="8059" w:author="Lektorat Bauer" w:date="2025-03-04T17:29:00Z" w16du:dateUtc="2025-03-04T16:29:00Z">
        <w:r w:rsidRPr="00944672" w:rsidDel="001D204C">
          <w:rPr>
            <w:rFonts w:ascii="Arial" w:hAnsi="Arial" w:cs="Arial"/>
            <w:sz w:val="24"/>
            <w:szCs w:val="24"/>
          </w:rPr>
          <w:delText>‚</w:delText>
        </w:r>
      </w:del>
      <w:r w:rsidRPr="00944672">
        <w:rPr>
          <w:rFonts w:ascii="Arial" w:hAnsi="Arial" w:cs="Arial"/>
          <w:sz w:val="24"/>
          <w:szCs w:val="24"/>
        </w:rPr>
        <w:t>Bösen</w:t>
      </w:r>
      <w:del w:id="8060" w:author="Lektorat Bauer" w:date="2025-03-04T17:29:00Z" w16du:dateUtc="2025-03-04T16:29:00Z">
        <w:r w:rsidRPr="00944672" w:rsidDel="001D204C">
          <w:rPr>
            <w:rFonts w:ascii="Arial" w:hAnsi="Arial" w:cs="Arial"/>
            <w:sz w:val="24"/>
            <w:szCs w:val="24"/>
          </w:rPr>
          <w:delText>‘</w:delText>
        </w:r>
      </w:del>
      <w:r w:rsidRPr="00944672">
        <w:rPr>
          <w:rFonts w:ascii="Arial" w:hAnsi="Arial" w:cs="Arial"/>
          <w:sz w:val="24"/>
          <w:szCs w:val="24"/>
        </w:rPr>
        <w:t xml:space="preserve"> gibt es nicht, </w:t>
      </w:r>
      <w:r w:rsidRPr="00944672">
        <w:rPr>
          <w:rFonts w:ascii="Arial" w:hAnsi="Arial" w:cs="Arial"/>
          <w:noProof/>
          <w:sz w:val="24"/>
          <w:szCs w:val="24"/>
        </w:rPr>
        <w:t>aber</w:t>
      </w:r>
      <w:r w:rsidRPr="00944672">
        <w:rPr>
          <w:rFonts w:ascii="Arial" w:hAnsi="Arial" w:cs="Arial"/>
          <w:sz w:val="24"/>
          <w:szCs w:val="24"/>
        </w:rPr>
        <w:t xml:space="preserve"> gleichzeitig, soll es die Guten geben? Damit würdest Du auch indirekt die Verschwörungstheorien bestätigen.“ Piet kratzt</w:t>
      </w:r>
      <w:ins w:id="8061" w:author="Lektorat Bauer" w:date="2025-03-04T17:29:00Z" w16du:dateUtc="2025-03-04T16:29:00Z">
        <w:r w:rsidR="001D204C">
          <w:rPr>
            <w:rFonts w:ascii="Arial" w:hAnsi="Arial" w:cs="Arial"/>
            <w:sz w:val="24"/>
            <w:szCs w:val="24"/>
          </w:rPr>
          <w:t>e</w:t>
        </w:r>
      </w:ins>
      <w:r w:rsidRPr="00944672">
        <w:rPr>
          <w:rFonts w:ascii="Arial" w:hAnsi="Arial" w:cs="Arial"/>
          <w:sz w:val="24"/>
          <w:szCs w:val="24"/>
        </w:rPr>
        <w:t xml:space="preserve"> sich am Kopf</w:t>
      </w:r>
      <w:ins w:id="8062" w:author="Lektorat Bauer" w:date="2025-03-04T17:29:00Z" w16du:dateUtc="2025-03-04T16:29:00Z">
        <w:r w:rsidR="001D204C">
          <w:rPr>
            <w:rFonts w:ascii="Arial" w:hAnsi="Arial" w:cs="Arial"/>
            <w:sz w:val="24"/>
            <w:szCs w:val="24"/>
          </w:rPr>
          <w:t>.</w:t>
        </w:r>
      </w:ins>
      <w:del w:id="8063" w:author="Lektorat Bauer" w:date="2025-03-04T17:29:00Z" w16du:dateUtc="2025-03-04T16:29:00Z">
        <w:r w:rsidRPr="00944672" w:rsidDel="001D204C">
          <w:rPr>
            <w:rFonts w:ascii="Arial" w:hAnsi="Arial" w:cs="Arial"/>
            <w:sz w:val="24"/>
            <w:szCs w:val="24"/>
          </w:rPr>
          <w:delText>,</w:delText>
        </w:r>
      </w:del>
      <w:r w:rsidRPr="00944672">
        <w:rPr>
          <w:rFonts w:ascii="Arial" w:hAnsi="Arial" w:cs="Arial"/>
          <w:sz w:val="24"/>
          <w:szCs w:val="24"/>
        </w:rPr>
        <w:t xml:space="preserve"> „Ich gebe Anique recht. Ich will </w:t>
      </w:r>
      <w:r w:rsidRPr="00944672">
        <w:rPr>
          <w:rFonts w:ascii="Arial" w:hAnsi="Arial" w:cs="Arial"/>
          <w:noProof/>
          <w:sz w:val="24"/>
          <w:szCs w:val="24"/>
        </w:rPr>
        <w:t>auch</w:t>
      </w:r>
      <w:r w:rsidRPr="00944672">
        <w:rPr>
          <w:rFonts w:ascii="Arial" w:hAnsi="Arial" w:cs="Arial"/>
          <w:sz w:val="24"/>
          <w:szCs w:val="24"/>
        </w:rPr>
        <w:t xml:space="preserve"> von dem Zeug.“ </w:t>
      </w:r>
      <w:r w:rsidRPr="00944672">
        <w:rPr>
          <w:rFonts w:ascii="Arial" w:hAnsi="Arial" w:cs="Arial"/>
          <w:noProof/>
          <w:sz w:val="24"/>
          <w:szCs w:val="24"/>
        </w:rPr>
        <w:t>Selbst</w:t>
      </w:r>
      <w:r w:rsidRPr="00944672">
        <w:rPr>
          <w:rFonts w:ascii="Arial" w:hAnsi="Arial" w:cs="Arial"/>
          <w:sz w:val="24"/>
          <w:szCs w:val="24"/>
        </w:rPr>
        <w:t xml:space="preserve"> Joost musste jetzt grinsen, es klang </w:t>
      </w:r>
      <w:r w:rsidRPr="00944672">
        <w:rPr>
          <w:rFonts w:ascii="Arial" w:hAnsi="Arial" w:cs="Arial"/>
          <w:noProof/>
          <w:sz w:val="24"/>
          <w:szCs w:val="24"/>
        </w:rPr>
        <w:t>wirklich</w:t>
      </w:r>
      <w:r w:rsidRPr="00944672">
        <w:rPr>
          <w:rFonts w:ascii="Arial" w:hAnsi="Arial" w:cs="Arial"/>
          <w:sz w:val="24"/>
          <w:szCs w:val="24"/>
        </w:rPr>
        <w:t xml:space="preserve"> nicht überzeugend.</w:t>
      </w:r>
    </w:p>
    <w:p w14:paraId="047627DE"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„Ich habe einen Vorschlag.“ </w:t>
      </w:r>
      <w:commentRangeStart w:id="8064"/>
      <w:r w:rsidRPr="00944672">
        <w:rPr>
          <w:rFonts w:ascii="Arial" w:hAnsi="Arial" w:cs="Arial"/>
          <w:sz w:val="24"/>
          <w:szCs w:val="24"/>
        </w:rPr>
        <w:t xml:space="preserve">Setzte Joost an, die andere schauten ihn an, </w:t>
      </w:r>
      <w:commentRangeEnd w:id="8064"/>
      <w:r w:rsidR="001D204C">
        <w:rPr>
          <w:rStyle w:val="Kommentarzeichen"/>
        </w:rPr>
        <w:commentReference w:id="8064"/>
      </w:r>
      <w:r w:rsidRPr="00944672">
        <w:rPr>
          <w:rFonts w:ascii="Arial" w:hAnsi="Arial" w:cs="Arial"/>
          <w:sz w:val="24"/>
          <w:szCs w:val="24"/>
        </w:rPr>
        <w:t xml:space="preserve">„Ich folge dieser ominösen Spur, schreibe darüber ein Buch, und bei der Filmpremiere bekommt ihr VIP-Karten.“ </w:t>
      </w:r>
      <w:commentRangeStart w:id="8065"/>
      <w:r w:rsidRPr="00944672">
        <w:rPr>
          <w:rFonts w:ascii="Arial" w:hAnsi="Arial" w:cs="Arial"/>
          <w:sz w:val="24"/>
          <w:szCs w:val="24"/>
        </w:rPr>
        <w:t xml:space="preserve">Wieder brandete Lachen auf. </w:t>
      </w:r>
      <w:commentRangeEnd w:id="8065"/>
      <w:r w:rsidR="001D204C">
        <w:rPr>
          <w:rStyle w:val="Kommentarzeichen"/>
        </w:rPr>
        <w:commentReference w:id="8065"/>
      </w:r>
    </w:p>
    <w:p w14:paraId="7B06377E" w14:textId="77777777" w:rsidR="001D204C" w:rsidRDefault="00944672" w:rsidP="00623B68">
      <w:pPr>
        <w:autoSpaceDE w:val="0"/>
        <w:autoSpaceDN w:val="0"/>
        <w:adjustRightInd w:val="0"/>
        <w:spacing w:after="0" w:line="360" w:lineRule="auto"/>
        <w:ind w:firstLine="227"/>
        <w:jc w:val="both"/>
        <w:rPr>
          <w:ins w:id="8066" w:author="Lektorat Bauer" w:date="2025-03-04T17:31:00Z" w16du:dateUtc="2025-03-04T16:31:00Z"/>
          <w:rFonts w:ascii="Arial" w:hAnsi="Arial" w:cs="Arial"/>
          <w:sz w:val="24"/>
          <w:szCs w:val="24"/>
        </w:rPr>
      </w:pPr>
      <w:r w:rsidRPr="00944672">
        <w:rPr>
          <w:rFonts w:ascii="Arial" w:hAnsi="Arial" w:cs="Arial"/>
          <w:sz w:val="24"/>
          <w:szCs w:val="24"/>
        </w:rPr>
        <w:t>„Und was ist der Teil zwei</w:t>
      </w:r>
      <w:del w:id="8067" w:author="Lektorat Bauer" w:date="2025-03-04T17:31:00Z" w16du:dateUtc="2025-03-04T16:31:00Z">
        <w:r w:rsidRPr="00944672" w:rsidDel="001D204C">
          <w:rPr>
            <w:rFonts w:ascii="Arial" w:hAnsi="Arial" w:cs="Arial"/>
            <w:sz w:val="24"/>
            <w:szCs w:val="24"/>
          </w:rPr>
          <w:delText>,</w:delText>
        </w:r>
      </w:del>
      <w:r w:rsidRPr="00944672">
        <w:rPr>
          <w:rFonts w:ascii="Arial" w:hAnsi="Arial" w:cs="Arial"/>
          <w:sz w:val="24"/>
          <w:szCs w:val="24"/>
        </w:rPr>
        <w:t xml:space="preserve"> Deines Vorschlages?“</w:t>
      </w:r>
      <w:ins w:id="8068" w:author="Lektorat Bauer" w:date="2025-03-04T17:31:00Z" w16du:dateUtc="2025-03-04T16:31:00Z">
        <w:r w:rsidR="001D204C">
          <w:rPr>
            <w:rFonts w:ascii="Arial" w:hAnsi="Arial" w:cs="Arial"/>
            <w:sz w:val="24"/>
            <w:szCs w:val="24"/>
          </w:rPr>
          <w:t>, fragte Anique.</w:t>
        </w:r>
      </w:ins>
      <w:r w:rsidRPr="00944672">
        <w:rPr>
          <w:rFonts w:ascii="Arial" w:hAnsi="Arial" w:cs="Arial"/>
          <w:sz w:val="24"/>
          <w:szCs w:val="24"/>
        </w:rPr>
        <w:t xml:space="preserve"> </w:t>
      </w:r>
    </w:p>
    <w:p w14:paraId="43E418A2" w14:textId="55E98C3E"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w:t>
      </w:r>
      <w:commentRangeStart w:id="8069"/>
      <w:del w:id="8070" w:author="Lektorat Bauer" w:date="2025-03-04T17:31:00Z" w16du:dateUtc="2025-03-04T16:31:00Z">
        <w:r w:rsidRPr="00944672" w:rsidDel="001D204C">
          <w:rPr>
            <w:rFonts w:ascii="Arial" w:hAnsi="Arial" w:cs="Arial"/>
            <w:sz w:val="24"/>
            <w:szCs w:val="24"/>
          </w:rPr>
          <w:delText>Anique</w:delText>
        </w:r>
      </w:del>
      <w:ins w:id="8071" w:author="Lektorat Bauer" w:date="2025-03-04T17:31:00Z" w16du:dateUtc="2025-03-04T16:31:00Z">
        <w:r w:rsidR="001D204C">
          <w:rPr>
            <w:rFonts w:ascii="Arial" w:hAnsi="Arial" w:cs="Arial"/>
            <w:sz w:val="24"/>
            <w:szCs w:val="24"/>
          </w:rPr>
          <w:t>Ich sehe schon</w:t>
        </w:r>
      </w:ins>
      <w:r w:rsidRPr="00944672">
        <w:rPr>
          <w:rFonts w:ascii="Arial" w:hAnsi="Arial" w:cs="Arial"/>
          <w:sz w:val="24"/>
          <w:szCs w:val="24"/>
        </w:rPr>
        <w:t xml:space="preserve">, Du kennst mich </w:t>
      </w:r>
      <w:r w:rsidRPr="00944672">
        <w:rPr>
          <w:rFonts w:ascii="Arial" w:hAnsi="Arial" w:cs="Arial"/>
          <w:noProof/>
          <w:sz w:val="24"/>
          <w:szCs w:val="24"/>
        </w:rPr>
        <w:t>ziemlich</w:t>
      </w:r>
      <w:r w:rsidRPr="00944672">
        <w:rPr>
          <w:rFonts w:ascii="Arial" w:hAnsi="Arial" w:cs="Arial"/>
          <w:sz w:val="24"/>
          <w:szCs w:val="24"/>
        </w:rPr>
        <w:t xml:space="preserve"> gut.“ </w:t>
      </w:r>
      <w:commentRangeStart w:id="8072"/>
      <w:r w:rsidRPr="00944672">
        <w:rPr>
          <w:rFonts w:ascii="Arial" w:hAnsi="Arial" w:cs="Arial"/>
          <w:sz w:val="24"/>
          <w:szCs w:val="24"/>
        </w:rPr>
        <w:t xml:space="preserve">Nickte Joost, </w:t>
      </w:r>
      <w:commentRangeEnd w:id="8072"/>
      <w:r w:rsidR="00763529">
        <w:rPr>
          <w:rStyle w:val="Kommentarzeichen"/>
        </w:rPr>
        <w:commentReference w:id="8072"/>
      </w:r>
      <w:r w:rsidRPr="00944672">
        <w:rPr>
          <w:rFonts w:ascii="Arial" w:hAnsi="Arial" w:cs="Arial"/>
          <w:sz w:val="24"/>
          <w:szCs w:val="24"/>
        </w:rPr>
        <w:t xml:space="preserve">„Ihr verfolgt die beiden anderen Spuren. Erstens: Was waren das für Wertsachen? Und zweitens: Kann man von da </w:t>
      </w:r>
      <w:del w:id="8073" w:author="Lektorat Bauer" w:date="2025-03-04T17:31:00Z" w16du:dateUtc="2025-03-04T16:31:00Z">
        <w:r w:rsidRPr="00944672" w:rsidDel="00763529">
          <w:rPr>
            <w:rFonts w:ascii="Arial" w:hAnsi="Arial" w:cs="Arial"/>
            <w:sz w:val="24"/>
            <w:szCs w:val="24"/>
          </w:rPr>
          <w:delText xml:space="preserve">rüschlüsse </w:delText>
        </w:r>
      </w:del>
      <w:ins w:id="8074" w:author="Lektorat Bauer" w:date="2025-03-04T17:31:00Z" w16du:dateUtc="2025-03-04T16:31:00Z">
        <w:r w:rsidR="00763529">
          <w:rPr>
            <w:rFonts w:ascii="Arial" w:hAnsi="Arial" w:cs="Arial"/>
            <w:sz w:val="24"/>
            <w:szCs w:val="24"/>
          </w:rPr>
          <w:t>Rückschlüsse</w:t>
        </w:r>
        <w:r w:rsidR="00763529" w:rsidRPr="00944672">
          <w:rPr>
            <w:rFonts w:ascii="Arial" w:hAnsi="Arial" w:cs="Arial"/>
            <w:sz w:val="24"/>
            <w:szCs w:val="24"/>
          </w:rPr>
          <w:t xml:space="preserve"> </w:t>
        </w:r>
      </w:ins>
      <w:r w:rsidRPr="00944672">
        <w:rPr>
          <w:rFonts w:ascii="Arial" w:hAnsi="Arial" w:cs="Arial"/>
          <w:sz w:val="24"/>
          <w:szCs w:val="24"/>
        </w:rPr>
        <w:t>auf MH 370 ziehen?“</w:t>
      </w:r>
    </w:p>
    <w:p w14:paraId="2091E668" w14:textId="53249AA0"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w:t>
      </w:r>
      <w:r w:rsidRPr="00944672">
        <w:rPr>
          <w:rFonts w:ascii="Arial" w:hAnsi="Arial" w:cs="Arial"/>
          <w:noProof/>
          <w:sz w:val="24"/>
          <w:szCs w:val="24"/>
        </w:rPr>
        <w:t>Also</w:t>
      </w:r>
      <w:r w:rsidRPr="00944672">
        <w:rPr>
          <w:rFonts w:ascii="Arial" w:hAnsi="Arial" w:cs="Arial"/>
          <w:sz w:val="24"/>
          <w:szCs w:val="24"/>
        </w:rPr>
        <w:t xml:space="preserve"> gehst Du davon aus, dass das keine Selbstmorde der Piloten waren?“ Piet</w:t>
      </w:r>
      <w:del w:id="8075" w:author="Lektorat Bauer" w:date="2025-03-04T17:31:00Z" w16du:dateUtc="2025-03-04T16:31:00Z">
        <w:r w:rsidRPr="00944672" w:rsidDel="00763529">
          <w:rPr>
            <w:rFonts w:ascii="Arial" w:hAnsi="Arial" w:cs="Arial"/>
            <w:sz w:val="24"/>
            <w:szCs w:val="24"/>
          </w:rPr>
          <w:delText>,</w:delText>
        </w:r>
      </w:del>
      <w:r w:rsidRPr="00944672">
        <w:rPr>
          <w:rFonts w:ascii="Arial" w:hAnsi="Arial" w:cs="Arial"/>
          <w:sz w:val="24"/>
          <w:szCs w:val="24"/>
        </w:rPr>
        <w:t xml:space="preserve"> </w:t>
      </w:r>
      <w:r w:rsidRPr="00944672">
        <w:rPr>
          <w:rFonts w:ascii="Arial" w:hAnsi="Arial" w:cs="Arial"/>
          <w:noProof/>
          <w:sz w:val="24"/>
          <w:szCs w:val="24"/>
        </w:rPr>
        <w:t>machte</w:t>
      </w:r>
      <w:r w:rsidRPr="00944672">
        <w:rPr>
          <w:rFonts w:ascii="Arial" w:hAnsi="Arial" w:cs="Arial"/>
          <w:sz w:val="24"/>
          <w:szCs w:val="24"/>
        </w:rPr>
        <w:t xml:space="preserve"> ein </w:t>
      </w:r>
      <w:r w:rsidRPr="00944672">
        <w:rPr>
          <w:rFonts w:ascii="Arial" w:hAnsi="Arial" w:cs="Arial"/>
          <w:noProof/>
          <w:sz w:val="24"/>
          <w:szCs w:val="24"/>
        </w:rPr>
        <w:t>nachdenkliches</w:t>
      </w:r>
      <w:r w:rsidRPr="00944672">
        <w:rPr>
          <w:rFonts w:ascii="Arial" w:hAnsi="Arial" w:cs="Arial"/>
          <w:sz w:val="24"/>
          <w:szCs w:val="24"/>
        </w:rPr>
        <w:t xml:space="preserve"> Gesicht</w:t>
      </w:r>
      <w:del w:id="8076" w:author="Lektorat Bauer" w:date="2025-03-04T17:31:00Z" w16du:dateUtc="2025-03-04T16:31:00Z">
        <w:r w:rsidRPr="00944672" w:rsidDel="00763529">
          <w:rPr>
            <w:rFonts w:ascii="Arial" w:hAnsi="Arial" w:cs="Arial"/>
            <w:sz w:val="24"/>
            <w:szCs w:val="24"/>
          </w:rPr>
          <w:delText>, als er das hinterfragte</w:delText>
        </w:r>
      </w:del>
      <w:r w:rsidRPr="00944672">
        <w:rPr>
          <w:rFonts w:ascii="Arial" w:hAnsi="Arial" w:cs="Arial"/>
          <w:sz w:val="24"/>
          <w:szCs w:val="24"/>
        </w:rPr>
        <w:t>.</w:t>
      </w:r>
      <w:commentRangeEnd w:id="8069"/>
      <w:r w:rsidR="00763529">
        <w:rPr>
          <w:rStyle w:val="Kommentarzeichen"/>
        </w:rPr>
        <w:commentReference w:id="8069"/>
      </w:r>
    </w:p>
    <w:p w14:paraId="1840D84F" w14:textId="2B49A5C5"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„Woran denkst Du, Piet?“ Anique </w:t>
      </w:r>
      <w:del w:id="8077" w:author="Lektorat Bauer" w:date="2025-03-04T17:32:00Z" w16du:dateUtc="2025-03-04T16:32:00Z">
        <w:r w:rsidRPr="00944672" w:rsidDel="00763529">
          <w:rPr>
            <w:rFonts w:ascii="Arial" w:hAnsi="Arial" w:cs="Arial"/>
            <w:sz w:val="24"/>
            <w:szCs w:val="24"/>
          </w:rPr>
          <w:delText xml:space="preserve">hatte das </w:delText>
        </w:r>
        <w:r w:rsidRPr="00944672" w:rsidDel="00763529">
          <w:rPr>
            <w:rFonts w:ascii="Arial" w:hAnsi="Arial" w:cs="Arial"/>
            <w:noProof/>
            <w:sz w:val="24"/>
            <w:szCs w:val="24"/>
          </w:rPr>
          <w:delText>nachdenkliche</w:delText>
        </w:r>
        <w:r w:rsidRPr="00944672" w:rsidDel="00763529">
          <w:rPr>
            <w:rFonts w:ascii="Arial" w:hAnsi="Arial" w:cs="Arial"/>
            <w:sz w:val="24"/>
            <w:szCs w:val="24"/>
          </w:rPr>
          <w:delText xml:space="preserve"> Gesicht </w:delText>
        </w:r>
        <w:r w:rsidRPr="00944672" w:rsidDel="00763529">
          <w:rPr>
            <w:rFonts w:ascii="Arial" w:hAnsi="Arial" w:cs="Arial"/>
            <w:noProof/>
            <w:sz w:val="24"/>
            <w:szCs w:val="24"/>
          </w:rPr>
          <w:delText>auch</w:delText>
        </w:r>
        <w:r w:rsidRPr="00944672" w:rsidDel="00763529">
          <w:rPr>
            <w:rFonts w:ascii="Arial" w:hAnsi="Arial" w:cs="Arial"/>
            <w:sz w:val="24"/>
            <w:szCs w:val="24"/>
          </w:rPr>
          <w:delText xml:space="preserve"> wahrgenommen. </w:delText>
        </w:r>
      </w:del>
      <w:ins w:id="8078" w:author="Lektorat Bauer" w:date="2025-03-04T17:32:00Z" w16du:dateUtc="2025-03-04T16:32:00Z">
        <w:r w:rsidR="00763529">
          <w:rPr>
            <w:rFonts w:ascii="Arial" w:hAnsi="Arial" w:cs="Arial"/>
            <w:sz w:val="24"/>
            <w:szCs w:val="24"/>
          </w:rPr>
          <w:t>spürte, dass ihn etwas störte.</w:t>
        </w:r>
      </w:ins>
    </w:p>
    <w:p w14:paraId="0AB70ED7" w14:textId="43D93808"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„Lass</w:t>
      </w:r>
      <w:del w:id="8079" w:author="Lektorat Bauer" w:date="2025-03-04T17:32:00Z" w16du:dateUtc="2025-03-04T16:32:00Z">
        <w:r w:rsidRPr="00944672" w:rsidDel="00763529">
          <w:rPr>
            <w:rFonts w:ascii="Arial" w:hAnsi="Arial" w:cs="Arial"/>
            <w:sz w:val="24"/>
            <w:szCs w:val="24"/>
          </w:rPr>
          <w:delText>e</w:delText>
        </w:r>
      </w:del>
      <w:r w:rsidRPr="00944672">
        <w:rPr>
          <w:rFonts w:ascii="Arial" w:hAnsi="Arial" w:cs="Arial"/>
          <w:sz w:val="24"/>
          <w:szCs w:val="24"/>
        </w:rPr>
        <w:t xml:space="preserve"> es mich anders darstellen.</w:t>
      </w:r>
      <w:ins w:id="8080" w:author="Lektorat Bauer" w:date="2025-03-04T17:32:00Z" w16du:dateUtc="2025-03-04T16:32:00Z">
        <w:r w:rsidR="00763529">
          <w:rPr>
            <w:rFonts w:ascii="Arial" w:hAnsi="Arial" w:cs="Arial"/>
            <w:sz w:val="24"/>
            <w:szCs w:val="24"/>
          </w:rPr>
          <w:t xml:space="preserve"> </w:t>
        </w:r>
      </w:ins>
      <w:del w:id="8081" w:author="Lektorat Bauer" w:date="2025-03-04T17:32:00Z" w16du:dateUtc="2025-03-04T16:32:00Z">
        <w:r w:rsidRPr="00944672" w:rsidDel="00763529">
          <w:rPr>
            <w:rFonts w:ascii="Arial" w:hAnsi="Arial" w:cs="Arial"/>
            <w:sz w:val="24"/>
            <w:szCs w:val="24"/>
          </w:rPr>
          <w:delText>“ Setzte Piet an, „</w:delText>
        </w:r>
      </w:del>
      <w:r w:rsidRPr="00944672">
        <w:rPr>
          <w:rFonts w:ascii="Arial" w:hAnsi="Arial" w:cs="Arial"/>
          <w:sz w:val="24"/>
          <w:szCs w:val="24"/>
        </w:rPr>
        <w:t>Joost, was bringt Dich zu der Vermutung, dass das kein Selbstmord war?“</w:t>
      </w:r>
    </w:p>
    <w:p w14:paraId="2BC1142A" w14:textId="1083773B"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Joost sah Piet an, während er überlegte, wie er sich ausdrücken sollte. „Ich denke, dass es kein Selbstmord war, weil die Art und Weise des Fluges</w:t>
      </w:r>
      <w:del w:id="8082" w:author="Lektorat Bauer" w:date="2025-03-04T17:32:00Z" w16du:dateUtc="2025-03-04T16:32:00Z">
        <w:r w:rsidRPr="00944672" w:rsidDel="00763529">
          <w:rPr>
            <w:rFonts w:ascii="Arial" w:hAnsi="Arial" w:cs="Arial"/>
            <w:sz w:val="24"/>
            <w:szCs w:val="24"/>
          </w:rPr>
          <w:delText>,</w:delText>
        </w:r>
      </w:del>
      <w:r w:rsidRPr="00944672">
        <w:rPr>
          <w:rFonts w:ascii="Arial" w:hAnsi="Arial" w:cs="Arial"/>
          <w:sz w:val="24"/>
          <w:szCs w:val="24"/>
        </w:rPr>
        <w:t xml:space="preserve"> nicht für einen Selbstmord spricht.</w:t>
      </w:r>
      <w:ins w:id="8083" w:author="Lektorat Bauer" w:date="2025-03-04T17:32:00Z" w16du:dateUtc="2025-03-04T16:32:00Z">
        <w:r w:rsidR="00763529">
          <w:rPr>
            <w:rFonts w:ascii="Arial" w:hAnsi="Arial" w:cs="Arial"/>
            <w:sz w:val="24"/>
            <w:szCs w:val="24"/>
          </w:rPr>
          <w:t xml:space="preserve"> </w:t>
        </w:r>
      </w:ins>
      <w:del w:id="8084" w:author="Lektorat Bauer" w:date="2025-03-04T17:32:00Z" w16du:dateUtc="2025-03-04T16:32:00Z">
        <w:r w:rsidRPr="00944672" w:rsidDel="00763529">
          <w:rPr>
            <w:rFonts w:ascii="Arial" w:hAnsi="Arial" w:cs="Arial"/>
            <w:sz w:val="24"/>
            <w:szCs w:val="24"/>
          </w:rPr>
          <w:delText>“ Begann Joost, „</w:delText>
        </w:r>
      </w:del>
      <w:r w:rsidRPr="00944672">
        <w:rPr>
          <w:rFonts w:ascii="Arial" w:hAnsi="Arial" w:cs="Arial"/>
          <w:sz w:val="24"/>
          <w:szCs w:val="24"/>
        </w:rPr>
        <w:t xml:space="preserve">Ich meine, wenn ich </w:t>
      </w:r>
      <w:ins w:id="8085" w:author="Lektorat Bauer" w:date="2025-03-04T17:32:00Z" w16du:dateUtc="2025-03-04T16:32:00Z">
        <w:r w:rsidR="00763529">
          <w:rPr>
            <w:rFonts w:ascii="Arial" w:hAnsi="Arial" w:cs="Arial"/>
            <w:sz w:val="24"/>
            <w:szCs w:val="24"/>
          </w:rPr>
          <w:t xml:space="preserve">mich </w:t>
        </w:r>
      </w:ins>
      <w:r w:rsidRPr="00944672">
        <w:rPr>
          <w:rFonts w:ascii="Arial" w:hAnsi="Arial" w:cs="Arial"/>
          <w:sz w:val="24"/>
          <w:szCs w:val="24"/>
        </w:rPr>
        <w:t xml:space="preserve">umbringen will, dann fliege ich doch nicht noch sieben Stunden in der Weltgeschichte herum. </w:t>
      </w:r>
      <w:del w:id="8086" w:author="Lektorat Bauer" w:date="2025-03-04T17:32:00Z" w16du:dateUtc="2025-03-04T16:32:00Z">
        <w:r w:rsidRPr="00944672" w:rsidDel="00763529">
          <w:rPr>
            <w:rFonts w:ascii="Arial" w:hAnsi="Arial" w:cs="Arial"/>
            <w:sz w:val="24"/>
            <w:szCs w:val="24"/>
          </w:rPr>
          <w:delText xml:space="preserve">Ich hoffe, </w:delText>
        </w:r>
      </w:del>
      <w:r w:rsidRPr="00944672">
        <w:rPr>
          <w:rFonts w:ascii="Arial" w:hAnsi="Arial" w:cs="Arial"/>
          <w:sz w:val="24"/>
          <w:szCs w:val="24"/>
        </w:rPr>
        <w:t>Ihr versteht, was ich meine.“ Fragend blickte Joost von einem zum anderen. „Wenn ich mich umbringen wollen würde, würde ich das Flugzeug ins Wasser oder in einen Dschungel steuern. Bums, aus, Lichter aus.</w:t>
      </w:r>
      <w:ins w:id="8087" w:author="Lektorat Bauer" w:date="2025-03-04T17:32:00Z" w16du:dateUtc="2025-03-04T16:32:00Z">
        <w:r w:rsidR="00763529">
          <w:rPr>
            <w:rFonts w:ascii="Arial" w:hAnsi="Arial" w:cs="Arial"/>
            <w:sz w:val="24"/>
            <w:szCs w:val="24"/>
          </w:rPr>
          <w:t xml:space="preserve"> </w:t>
        </w:r>
      </w:ins>
      <w:del w:id="8088" w:author="Lektorat Bauer" w:date="2025-03-04T17:32:00Z" w16du:dateUtc="2025-03-04T16:32:00Z">
        <w:r w:rsidRPr="00944672" w:rsidDel="00763529">
          <w:rPr>
            <w:rFonts w:ascii="Arial" w:hAnsi="Arial" w:cs="Arial"/>
            <w:sz w:val="24"/>
            <w:szCs w:val="24"/>
          </w:rPr>
          <w:delText>“ Fuhr Joost fort, „</w:delText>
        </w:r>
      </w:del>
      <w:r w:rsidRPr="00944672">
        <w:rPr>
          <w:rFonts w:ascii="Arial" w:hAnsi="Arial" w:cs="Arial"/>
          <w:sz w:val="24"/>
          <w:szCs w:val="24"/>
        </w:rPr>
        <w:t>Aber noch ein paar gepflegte Manöver fliegen, und dann wie ein Cowboy in den Sonnenuntergang reiten, dass macht einfach keinen Sinn.“</w:t>
      </w:r>
    </w:p>
    <w:p w14:paraId="09FACB55" w14:textId="77777777" w:rsidR="00763529" w:rsidRDefault="00944672" w:rsidP="00623B68">
      <w:pPr>
        <w:autoSpaceDE w:val="0"/>
        <w:autoSpaceDN w:val="0"/>
        <w:adjustRightInd w:val="0"/>
        <w:spacing w:after="0" w:line="360" w:lineRule="auto"/>
        <w:ind w:firstLine="227"/>
        <w:jc w:val="both"/>
        <w:rPr>
          <w:ins w:id="8089" w:author="Lektorat Bauer" w:date="2025-03-04T17:34:00Z" w16du:dateUtc="2025-03-04T16:34:00Z"/>
          <w:rFonts w:ascii="Arial" w:hAnsi="Arial" w:cs="Arial"/>
          <w:sz w:val="24"/>
          <w:szCs w:val="24"/>
        </w:rPr>
      </w:pPr>
      <w:r w:rsidRPr="00944672">
        <w:rPr>
          <w:rFonts w:ascii="Arial" w:hAnsi="Arial" w:cs="Arial"/>
          <w:sz w:val="24"/>
          <w:szCs w:val="24"/>
        </w:rPr>
        <w:lastRenderedPageBreak/>
        <w:t>Anique nickte, Flim schaute nachdenklich und sagte</w:t>
      </w:r>
      <w:del w:id="8090" w:author="Lektorat Bauer" w:date="2025-03-04T17:33:00Z" w16du:dateUtc="2025-03-04T16:33:00Z">
        <w:r w:rsidRPr="00944672" w:rsidDel="00763529">
          <w:rPr>
            <w:rFonts w:ascii="Arial" w:hAnsi="Arial" w:cs="Arial"/>
            <w:sz w:val="24"/>
            <w:szCs w:val="24"/>
          </w:rPr>
          <w:delText>,</w:delText>
        </w:r>
      </w:del>
      <w:ins w:id="8091" w:author="Lektorat Bauer" w:date="2025-03-04T17:33:00Z" w16du:dateUtc="2025-03-04T16:33:00Z">
        <w:r w:rsidR="00763529">
          <w:rPr>
            <w:rFonts w:ascii="Arial" w:hAnsi="Arial" w:cs="Arial"/>
            <w:sz w:val="24"/>
            <w:szCs w:val="24"/>
          </w:rPr>
          <w:t>:</w:t>
        </w:r>
      </w:ins>
      <w:r w:rsidRPr="00944672">
        <w:rPr>
          <w:rFonts w:ascii="Arial" w:hAnsi="Arial" w:cs="Arial"/>
          <w:sz w:val="24"/>
          <w:szCs w:val="24"/>
        </w:rPr>
        <w:t xml:space="preserve"> „Klingt richtig, was Du sagst. Aber </w:t>
      </w:r>
      <w:ins w:id="8092" w:author="Lektorat Bauer" w:date="2025-03-04T17:33:00Z" w16du:dateUtc="2025-03-04T16:33:00Z">
        <w:r w:rsidR="00763529">
          <w:rPr>
            <w:rFonts w:ascii="Arial" w:hAnsi="Arial" w:cs="Arial"/>
            <w:sz w:val="24"/>
            <w:szCs w:val="24"/>
          </w:rPr>
          <w:t>…</w:t>
        </w:r>
      </w:ins>
      <w:del w:id="8093" w:author="Lektorat Bauer" w:date="2025-03-04T17:33:00Z" w16du:dateUtc="2025-03-04T16:33:00Z">
        <w:r w:rsidRPr="00944672" w:rsidDel="00763529">
          <w:rPr>
            <w:rFonts w:ascii="Arial" w:hAnsi="Arial" w:cs="Arial"/>
            <w:sz w:val="24"/>
            <w:szCs w:val="24"/>
          </w:rPr>
          <w:delText>...</w:delText>
        </w:r>
      </w:del>
      <w:r w:rsidRPr="00944672">
        <w:rPr>
          <w:rFonts w:ascii="Arial" w:hAnsi="Arial" w:cs="Arial"/>
          <w:sz w:val="24"/>
          <w:szCs w:val="24"/>
        </w:rPr>
        <w:t xml:space="preserve"> </w:t>
      </w:r>
      <w:ins w:id="8094" w:author="Lektorat Bauer" w:date="2025-03-04T17:33:00Z" w16du:dateUtc="2025-03-04T16:33:00Z">
        <w:r w:rsidR="00763529">
          <w:rPr>
            <w:rFonts w:ascii="Arial" w:hAnsi="Arial" w:cs="Arial"/>
            <w:sz w:val="24"/>
            <w:szCs w:val="24"/>
          </w:rPr>
          <w:t>s</w:t>
        </w:r>
      </w:ins>
      <w:del w:id="8095" w:author="Lektorat Bauer" w:date="2025-03-04T17:33:00Z" w16du:dateUtc="2025-03-04T16:33:00Z">
        <w:r w:rsidRPr="00944672" w:rsidDel="00763529">
          <w:rPr>
            <w:rFonts w:ascii="Arial" w:hAnsi="Arial" w:cs="Arial"/>
            <w:sz w:val="24"/>
            <w:szCs w:val="24"/>
          </w:rPr>
          <w:delText>S</w:delText>
        </w:r>
      </w:del>
      <w:r w:rsidRPr="00944672">
        <w:rPr>
          <w:rFonts w:ascii="Arial" w:hAnsi="Arial" w:cs="Arial"/>
          <w:sz w:val="24"/>
          <w:szCs w:val="24"/>
        </w:rPr>
        <w:t xml:space="preserve">o richtig stichhaltig ist das nicht.“ </w:t>
      </w:r>
      <w:del w:id="8096" w:author="Lektorat Bauer" w:date="2025-03-04T17:34:00Z" w16du:dateUtc="2025-03-04T16:34:00Z">
        <w:r w:rsidRPr="00944672" w:rsidDel="00763529">
          <w:rPr>
            <w:rFonts w:ascii="Arial" w:hAnsi="Arial" w:cs="Arial"/>
            <w:sz w:val="24"/>
            <w:szCs w:val="24"/>
          </w:rPr>
          <w:delText xml:space="preserve">Auch Piet äußerte sich, </w:delText>
        </w:r>
      </w:del>
    </w:p>
    <w:p w14:paraId="292F62BB" w14:textId="36A7327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„Ich stimme Euch beiden zu. Das Muster macht keinen Sinn, aber gleichzeitig kann man nicht in den Kopf eines Selbstmörders sehen</w:t>
      </w:r>
      <w:del w:id="8097" w:author="Lektorat Bauer" w:date="2025-03-04T17:34:00Z" w16du:dateUtc="2025-03-04T16:34:00Z">
        <w:r w:rsidRPr="00944672" w:rsidDel="00763529">
          <w:rPr>
            <w:rFonts w:ascii="Arial" w:hAnsi="Arial" w:cs="Arial"/>
            <w:sz w:val="24"/>
            <w:szCs w:val="24"/>
          </w:rPr>
          <w:delText>.</w:delText>
        </w:r>
      </w:del>
      <w:r w:rsidRPr="00944672">
        <w:rPr>
          <w:rFonts w:ascii="Arial" w:hAnsi="Arial" w:cs="Arial"/>
          <w:sz w:val="24"/>
          <w:szCs w:val="24"/>
        </w:rPr>
        <w:t>“</w:t>
      </w:r>
      <w:ins w:id="8098" w:author="Lektorat Bauer" w:date="2025-03-04T17:34:00Z" w16du:dateUtc="2025-03-04T16:34:00Z">
        <w:r w:rsidR="00763529">
          <w:rPr>
            <w:rFonts w:ascii="Arial" w:hAnsi="Arial" w:cs="Arial"/>
            <w:sz w:val="24"/>
            <w:szCs w:val="24"/>
          </w:rPr>
          <w:t>, sagte Piet.</w:t>
        </w:r>
      </w:ins>
      <w:r w:rsidRPr="00944672">
        <w:rPr>
          <w:rFonts w:ascii="Arial" w:hAnsi="Arial" w:cs="Arial"/>
          <w:sz w:val="24"/>
          <w:szCs w:val="24"/>
        </w:rPr>
        <w:t xml:space="preserve"> </w:t>
      </w:r>
    </w:p>
    <w:p w14:paraId="0AFDA277" w14:textId="77777777" w:rsidR="00763529" w:rsidRDefault="00944672" w:rsidP="00623B68">
      <w:pPr>
        <w:autoSpaceDE w:val="0"/>
        <w:autoSpaceDN w:val="0"/>
        <w:adjustRightInd w:val="0"/>
        <w:spacing w:after="0" w:line="360" w:lineRule="auto"/>
        <w:ind w:firstLine="227"/>
        <w:jc w:val="both"/>
        <w:rPr>
          <w:ins w:id="8099" w:author="Lektorat Bauer" w:date="2025-03-04T17:34:00Z" w16du:dateUtc="2025-03-04T16:34:00Z"/>
          <w:rFonts w:ascii="Arial" w:hAnsi="Arial" w:cs="Arial"/>
          <w:sz w:val="24"/>
          <w:szCs w:val="24"/>
        </w:rPr>
      </w:pPr>
      <w:commentRangeStart w:id="8100"/>
      <w:r w:rsidRPr="00944672">
        <w:rPr>
          <w:rFonts w:ascii="Arial" w:hAnsi="Arial" w:cs="Arial"/>
          <w:sz w:val="24"/>
          <w:szCs w:val="24"/>
        </w:rPr>
        <w:t>Jetzt blickte Anique zu Piet und sagte</w:t>
      </w:r>
      <w:commentRangeEnd w:id="8100"/>
      <w:r w:rsidR="00763529">
        <w:rPr>
          <w:rStyle w:val="Kommentarzeichen"/>
        </w:rPr>
        <w:commentReference w:id="8100"/>
      </w:r>
      <w:r w:rsidRPr="00944672">
        <w:rPr>
          <w:rFonts w:ascii="Arial" w:hAnsi="Arial" w:cs="Arial"/>
          <w:sz w:val="24"/>
          <w:szCs w:val="24"/>
        </w:rPr>
        <w:t xml:space="preserve">, „Piet, ich kenne Dich lange genug. Du hältst mit etwas hinter dem Berg.“ </w:t>
      </w:r>
    </w:p>
    <w:p w14:paraId="19EB60C0" w14:textId="4DBBA21B"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Piet </w:t>
      </w:r>
      <w:del w:id="8101" w:author="Lektorat Bauer" w:date="2025-03-04T17:34:00Z" w16du:dateUtc="2025-03-04T16:34:00Z">
        <w:r w:rsidRPr="00944672" w:rsidDel="00763529">
          <w:rPr>
            <w:rFonts w:ascii="Arial" w:hAnsi="Arial" w:cs="Arial"/>
            <w:sz w:val="24"/>
            <w:szCs w:val="24"/>
          </w:rPr>
          <w:delText>nickte, womit er sogleich auch die Aufmerksamkeit aller hatte</w:delText>
        </w:r>
      </w:del>
      <w:ins w:id="8102" w:author="Lektorat Bauer" w:date="2025-03-04T17:34:00Z" w16du:dateUtc="2025-03-04T16:34:00Z">
        <w:r w:rsidR="00763529">
          <w:rPr>
            <w:rFonts w:ascii="Arial" w:hAnsi="Arial" w:cs="Arial"/>
            <w:sz w:val="24"/>
            <w:szCs w:val="24"/>
          </w:rPr>
          <w:t>seufzte</w:t>
        </w:r>
      </w:ins>
      <w:r w:rsidRPr="00944672">
        <w:rPr>
          <w:rFonts w:ascii="Arial" w:hAnsi="Arial" w:cs="Arial"/>
          <w:sz w:val="24"/>
          <w:szCs w:val="24"/>
        </w:rPr>
        <w:t xml:space="preserve">. „Ja, ich habe auch Bedenken hinsichtlich eines Selbstmordes. Allerdings nicht so wie Joost mit seinem Bauchgefühl. </w:t>
      </w:r>
      <w:commentRangeStart w:id="8103"/>
      <w:del w:id="8104" w:author="Lektorat Bauer" w:date="2025-03-04T17:35:00Z" w16du:dateUtc="2025-03-04T16:35:00Z">
        <w:r w:rsidRPr="00944672" w:rsidDel="00763529">
          <w:rPr>
            <w:rFonts w:ascii="Arial" w:hAnsi="Arial" w:cs="Arial"/>
            <w:sz w:val="24"/>
            <w:szCs w:val="24"/>
          </w:rPr>
          <w:delText xml:space="preserve">Stopp! Joost warte.“ Damit verhinderte Piet, dass Joost ihn unterbrach. „Ich hatte zuerst auch ein komisches Gefühl, und wusste nicht warum. </w:delText>
        </w:r>
      </w:del>
      <w:commentRangeEnd w:id="8103"/>
      <w:r w:rsidR="00763529">
        <w:rPr>
          <w:rStyle w:val="Kommentarzeichen"/>
        </w:rPr>
        <w:commentReference w:id="8103"/>
      </w:r>
      <w:del w:id="8105" w:author="Lektorat Bauer" w:date="2025-03-04T17:35:00Z" w16du:dateUtc="2025-03-04T16:35:00Z">
        <w:r w:rsidRPr="00944672" w:rsidDel="00763529">
          <w:rPr>
            <w:rFonts w:ascii="Arial" w:hAnsi="Arial" w:cs="Arial"/>
            <w:sz w:val="24"/>
            <w:szCs w:val="24"/>
          </w:rPr>
          <w:delText>Aber hier</w:delText>
        </w:r>
      </w:del>
      <w:ins w:id="8106" w:author="Lektorat Bauer" w:date="2025-03-04T17:35:00Z" w16du:dateUtc="2025-03-04T16:35:00Z">
        <w:r w:rsidR="00763529">
          <w:rPr>
            <w:rFonts w:ascii="Arial" w:hAnsi="Arial" w:cs="Arial"/>
            <w:sz w:val="24"/>
            <w:szCs w:val="24"/>
          </w:rPr>
          <w:t>Hier</w:t>
        </w:r>
      </w:ins>
      <w:r w:rsidRPr="00944672">
        <w:rPr>
          <w:rFonts w:ascii="Arial" w:hAnsi="Arial" w:cs="Arial"/>
          <w:sz w:val="24"/>
          <w:szCs w:val="24"/>
        </w:rPr>
        <w:t xml:space="preserve"> im Haus können wir auf viele Daten zurückgreifen, und das habe ich </w:t>
      </w:r>
      <w:del w:id="8107" w:author="Lektorat Bauer" w:date="2025-03-04T17:35:00Z" w16du:dateUtc="2025-03-04T16:35:00Z">
        <w:r w:rsidRPr="00944672" w:rsidDel="00763529">
          <w:rPr>
            <w:rFonts w:ascii="Arial" w:hAnsi="Arial" w:cs="Arial"/>
            <w:sz w:val="24"/>
            <w:szCs w:val="24"/>
          </w:rPr>
          <w:delText xml:space="preserve">auch </w:delText>
        </w:r>
      </w:del>
      <w:r w:rsidRPr="00944672">
        <w:rPr>
          <w:rFonts w:ascii="Arial" w:hAnsi="Arial" w:cs="Arial"/>
          <w:sz w:val="24"/>
          <w:szCs w:val="24"/>
        </w:rPr>
        <w:t>getan.</w:t>
      </w:r>
      <w:del w:id="8108" w:author="Lektorat Bauer" w:date="2025-03-04T17:35:00Z" w16du:dateUtc="2025-03-04T16:35:00Z">
        <w:r w:rsidRPr="00944672" w:rsidDel="00763529">
          <w:rPr>
            <w:rFonts w:ascii="Arial" w:hAnsi="Arial" w:cs="Arial"/>
            <w:sz w:val="24"/>
            <w:szCs w:val="24"/>
          </w:rPr>
          <w:delText>“ Er konnte sehen, wie Joost sich entspannte. „</w:delText>
        </w:r>
      </w:del>
      <w:ins w:id="8109" w:author="Lektorat Bauer" w:date="2025-03-04T17:35:00Z" w16du:dateUtc="2025-03-04T16:35:00Z">
        <w:r w:rsidR="00763529">
          <w:rPr>
            <w:rFonts w:ascii="Arial" w:hAnsi="Arial" w:cs="Arial"/>
            <w:sz w:val="24"/>
            <w:szCs w:val="24"/>
          </w:rPr>
          <w:t xml:space="preserve"> </w:t>
        </w:r>
      </w:ins>
      <w:r w:rsidRPr="00944672">
        <w:rPr>
          <w:rFonts w:ascii="Arial" w:hAnsi="Arial" w:cs="Arial"/>
          <w:sz w:val="24"/>
          <w:szCs w:val="24"/>
        </w:rPr>
        <w:t>Auch Thomas hatte etwas entdeckt. Wir haben dann versucht, der Spur zu folgen.“</w:t>
      </w:r>
    </w:p>
    <w:p w14:paraId="75EB5DCB" w14:textId="679B7B4A"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„Habt Ihr die Kameraaufnahmen gefunden, von denen Thomas gesprochen hatte?“</w:t>
      </w:r>
      <w:ins w:id="8110" w:author="Lektorat Bauer" w:date="2025-03-04T17:35:00Z" w16du:dateUtc="2025-03-04T16:35:00Z">
        <w:r w:rsidR="00763529">
          <w:rPr>
            <w:rFonts w:ascii="Arial" w:hAnsi="Arial" w:cs="Arial"/>
            <w:sz w:val="24"/>
            <w:szCs w:val="24"/>
          </w:rPr>
          <w:t xml:space="preserve">, </w:t>
        </w:r>
      </w:ins>
      <w:del w:id="8111" w:author="Lektorat Bauer" w:date="2025-03-04T17:35:00Z" w16du:dateUtc="2025-03-04T16:35:00Z">
        <w:r w:rsidRPr="00944672" w:rsidDel="00763529">
          <w:rPr>
            <w:rFonts w:ascii="Arial" w:hAnsi="Arial" w:cs="Arial"/>
            <w:sz w:val="24"/>
            <w:szCs w:val="24"/>
          </w:rPr>
          <w:delText xml:space="preserve"> </w:delText>
        </w:r>
      </w:del>
      <w:ins w:id="8112" w:author="Lektorat Bauer" w:date="2025-03-04T17:35:00Z" w16du:dateUtc="2025-03-04T16:35:00Z">
        <w:r w:rsidR="00763529">
          <w:rPr>
            <w:rFonts w:ascii="Arial" w:hAnsi="Arial" w:cs="Arial"/>
            <w:sz w:val="24"/>
            <w:szCs w:val="24"/>
          </w:rPr>
          <w:t>f</w:t>
        </w:r>
      </w:ins>
      <w:del w:id="8113" w:author="Lektorat Bauer" w:date="2025-03-04T17:35:00Z" w16du:dateUtc="2025-03-04T16:35:00Z">
        <w:r w:rsidRPr="00944672" w:rsidDel="00763529">
          <w:rPr>
            <w:rFonts w:ascii="Arial" w:hAnsi="Arial" w:cs="Arial"/>
            <w:sz w:val="24"/>
            <w:szCs w:val="24"/>
          </w:rPr>
          <w:delText>F</w:delText>
        </w:r>
      </w:del>
      <w:r w:rsidRPr="00944672">
        <w:rPr>
          <w:rFonts w:ascii="Arial" w:hAnsi="Arial" w:cs="Arial"/>
          <w:sz w:val="24"/>
          <w:szCs w:val="24"/>
        </w:rPr>
        <w:t xml:space="preserve">ragte Anique und löste damit bei Piet einen überraschten Gesichtsausdruck aus. „Woher weißt Du von den Aufnahmen?“ </w:t>
      </w:r>
    </w:p>
    <w:p w14:paraId="617A2FDA"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„Ich habe noch immer nicht alle Erinnerungen zurück, aber eben hat etwas wieder eine Erinnerung hochkommen lassen.“ </w:t>
      </w:r>
    </w:p>
    <w:p w14:paraId="278AA8D2" w14:textId="19D5B10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w:t>
      </w:r>
      <w:del w:id="8114" w:author="Lektorat Bauer" w:date="2025-03-04T17:36:00Z" w16du:dateUtc="2025-03-04T16:36:00Z">
        <w:r w:rsidRPr="00944672" w:rsidDel="00763529">
          <w:rPr>
            <w:rFonts w:ascii="Arial" w:hAnsi="Arial" w:cs="Arial"/>
            <w:sz w:val="24"/>
            <w:szCs w:val="24"/>
          </w:rPr>
          <w:delText>OK, das verstehe ich.“ Sagte Piet und fuhr fort, „Wir</w:delText>
        </w:r>
      </w:del>
      <w:ins w:id="8115" w:author="Lektorat Bauer" w:date="2025-03-04T17:36:00Z" w16du:dateUtc="2025-03-04T16:36:00Z">
        <w:r w:rsidR="00763529">
          <w:rPr>
            <w:rFonts w:ascii="Arial" w:hAnsi="Arial" w:cs="Arial"/>
            <w:sz w:val="24"/>
            <w:szCs w:val="24"/>
          </w:rPr>
          <w:t>Verstehe, ja: Wir</w:t>
        </w:r>
      </w:ins>
      <w:r w:rsidRPr="00944672">
        <w:rPr>
          <w:rFonts w:ascii="Arial" w:hAnsi="Arial" w:cs="Arial"/>
          <w:sz w:val="24"/>
          <w:szCs w:val="24"/>
        </w:rPr>
        <w:t xml:space="preserve"> haben uns Kopien von den Aufnahmen der Sicherheitskameras des Flughafens von Kuala Lumpur gezogen. Als wir später noch einmal recherchiert haben, waren alle Daten weg.“ </w:t>
      </w:r>
    </w:p>
    <w:p w14:paraId="0D7B45FA" w14:textId="6BF83FBE"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Jetzt hakte Flim nach</w:t>
      </w:r>
      <w:ins w:id="8116" w:author="Lektorat Bauer" w:date="2025-03-04T17:36:00Z" w16du:dateUtc="2025-03-04T16:36:00Z">
        <w:r w:rsidR="00763529">
          <w:rPr>
            <w:rFonts w:ascii="Arial" w:hAnsi="Arial" w:cs="Arial"/>
            <w:sz w:val="24"/>
            <w:szCs w:val="24"/>
          </w:rPr>
          <w:t>:</w:t>
        </w:r>
      </w:ins>
      <w:del w:id="8117" w:author="Lektorat Bauer" w:date="2025-03-04T17:36:00Z" w16du:dateUtc="2025-03-04T16:36:00Z">
        <w:r w:rsidRPr="00944672" w:rsidDel="00763529">
          <w:rPr>
            <w:rFonts w:ascii="Arial" w:hAnsi="Arial" w:cs="Arial"/>
            <w:sz w:val="24"/>
            <w:szCs w:val="24"/>
          </w:rPr>
          <w:delText>,</w:delText>
        </w:r>
      </w:del>
      <w:r w:rsidRPr="00944672">
        <w:rPr>
          <w:rFonts w:ascii="Arial" w:hAnsi="Arial" w:cs="Arial"/>
          <w:sz w:val="24"/>
          <w:szCs w:val="24"/>
        </w:rPr>
        <w:t xml:space="preserve"> „Ich weiß gerade nicht, ob ich das hören will oder darf.</w:t>
      </w:r>
      <w:ins w:id="8118" w:author="Lektorat Bauer" w:date="2025-03-04T17:36:00Z" w16du:dateUtc="2025-03-04T16:36:00Z">
        <w:r w:rsidR="00763529">
          <w:rPr>
            <w:rFonts w:ascii="Arial" w:hAnsi="Arial" w:cs="Arial"/>
            <w:sz w:val="24"/>
            <w:szCs w:val="24"/>
          </w:rPr>
          <w:t xml:space="preserve"> </w:t>
        </w:r>
      </w:ins>
      <w:del w:id="8119" w:author="Lektorat Bauer" w:date="2025-03-04T17:36:00Z" w16du:dateUtc="2025-03-04T16:36:00Z">
        <w:r w:rsidRPr="00944672" w:rsidDel="00763529">
          <w:rPr>
            <w:rFonts w:ascii="Arial" w:hAnsi="Arial" w:cs="Arial"/>
            <w:sz w:val="24"/>
            <w:szCs w:val="24"/>
          </w:rPr>
          <w:delText xml:space="preserve">“ Alle </w:delText>
        </w:r>
        <w:commentRangeStart w:id="8120"/>
        <w:r w:rsidRPr="00944672" w:rsidDel="00763529">
          <w:rPr>
            <w:rFonts w:ascii="Arial" w:hAnsi="Arial" w:cs="Arial"/>
            <w:sz w:val="24"/>
            <w:szCs w:val="24"/>
          </w:rPr>
          <w:delText>anderen grinsten ihn a</w:delText>
        </w:r>
      </w:del>
      <w:commentRangeEnd w:id="8120"/>
      <w:r w:rsidR="00763529">
        <w:rPr>
          <w:rStyle w:val="Kommentarzeichen"/>
        </w:rPr>
        <w:commentReference w:id="8120"/>
      </w:r>
      <w:del w:id="8121" w:author="Lektorat Bauer" w:date="2025-03-04T17:36:00Z" w16du:dateUtc="2025-03-04T16:36:00Z">
        <w:r w:rsidRPr="00944672" w:rsidDel="00763529">
          <w:rPr>
            <w:rFonts w:ascii="Arial" w:hAnsi="Arial" w:cs="Arial"/>
            <w:sz w:val="24"/>
            <w:szCs w:val="24"/>
          </w:rPr>
          <w:delText>n, „</w:delText>
        </w:r>
      </w:del>
      <w:r w:rsidRPr="00944672">
        <w:rPr>
          <w:rFonts w:ascii="Arial" w:hAnsi="Arial" w:cs="Arial"/>
          <w:sz w:val="24"/>
          <w:szCs w:val="24"/>
        </w:rPr>
        <w:t>Ihr habt wiederholt den Flughafen von Kuala Lumpur gehackt? Dann Daten ge</w:t>
      </w:r>
      <w:ins w:id="8122" w:author="Lektorat Bauer" w:date="2025-03-04T17:37:00Z" w16du:dateUtc="2025-03-04T16:37:00Z">
        <w:r w:rsidR="00763529">
          <w:rPr>
            <w:rFonts w:ascii="Arial" w:hAnsi="Arial" w:cs="Arial"/>
            <w:sz w:val="24"/>
            <w:szCs w:val="24"/>
          </w:rPr>
          <w:t>…</w:t>
        </w:r>
      </w:ins>
      <w:del w:id="8123" w:author="Lektorat Bauer" w:date="2025-03-04T17:37:00Z" w16du:dateUtc="2025-03-04T16:37:00Z">
        <w:r w:rsidRPr="00944672" w:rsidDel="00763529">
          <w:rPr>
            <w:rFonts w:ascii="Arial" w:hAnsi="Arial" w:cs="Arial"/>
            <w:sz w:val="24"/>
            <w:szCs w:val="24"/>
          </w:rPr>
          <w:delText xml:space="preserve">... </w:delText>
        </w:r>
      </w:del>
      <w:r w:rsidRPr="00944672">
        <w:rPr>
          <w:rFonts w:ascii="Arial" w:hAnsi="Arial" w:cs="Arial"/>
          <w:sz w:val="24"/>
          <w:szCs w:val="24"/>
        </w:rPr>
        <w:t>, na</w:t>
      </w:r>
      <w:del w:id="8124" w:author="Lektorat Bauer" w:date="2025-03-04T17:37:00Z" w16du:dateUtc="2025-03-04T16:37:00Z">
        <w:r w:rsidRPr="00944672" w:rsidDel="00763529">
          <w:rPr>
            <w:rFonts w:ascii="Arial" w:hAnsi="Arial" w:cs="Arial"/>
            <w:sz w:val="24"/>
            <w:szCs w:val="24"/>
          </w:rPr>
          <w:delText>‘</w:delText>
        </w:r>
      </w:del>
      <w:ins w:id="8125" w:author="Lektorat Bauer" w:date="2025-03-04T17:37:00Z" w16du:dateUtc="2025-03-04T16:37:00Z">
        <w:r w:rsidR="00763529">
          <w:rPr>
            <w:rFonts w:ascii="Arial" w:hAnsi="Arial" w:cs="Arial"/>
            <w:sz w:val="24"/>
            <w:szCs w:val="24"/>
          </w:rPr>
          <w:t>,</w:t>
        </w:r>
      </w:ins>
      <w:r w:rsidRPr="00944672">
        <w:rPr>
          <w:rFonts w:ascii="Arial" w:hAnsi="Arial" w:cs="Arial"/>
          <w:sz w:val="24"/>
          <w:szCs w:val="24"/>
        </w:rPr>
        <w:t xml:space="preserve"> sagen wir mal, gesammelt. Und dann waren eben diese Daten weg? Habe ich das soweit richtig verstanden?“ </w:t>
      </w:r>
      <w:ins w:id="8126" w:author="Lektorat Bauer" w:date="2025-03-04T17:37:00Z" w16du:dateUtc="2025-03-04T16:37:00Z">
        <w:r w:rsidR="00763529">
          <w:rPr>
            <w:rFonts w:ascii="Arial" w:hAnsi="Arial" w:cs="Arial"/>
            <w:sz w:val="24"/>
            <w:szCs w:val="24"/>
          </w:rPr>
          <w:t xml:space="preserve">– </w:t>
        </w:r>
      </w:ins>
      <w:r w:rsidRPr="00944672">
        <w:rPr>
          <w:rFonts w:ascii="Arial" w:hAnsi="Arial" w:cs="Arial"/>
          <w:sz w:val="24"/>
          <w:szCs w:val="24"/>
        </w:rPr>
        <w:t>„Ja</w:t>
      </w:r>
      <w:del w:id="8127" w:author="Lektorat Bauer" w:date="2025-03-04T17:37:00Z" w16du:dateUtc="2025-03-04T16:37:00Z">
        <w:r w:rsidRPr="00944672" w:rsidDel="00763529">
          <w:rPr>
            <w:rFonts w:ascii="Arial" w:hAnsi="Arial" w:cs="Arial"/>
            <w:sz w:val="24"/>
            <w:szCs w:val="24"/>
          </w:rPr>
          <w:delText>.</w:delText>
        </w:r>
      </w:del>
      <w:r w:rsidRPr="00944672">
        <w:rPr>
          <w:rFonts w:ascii="Arial" w:hAnsi="Arial" w:cs="Arial"/>
          <w:sz w:val="24"/>
          <w:szCs w:val="24"/>
        </w:rPr>
        <w:t>“</w:t>
      </w:r>
      <w:ins w:id="8128" w:author="Lektorat Bauer" w:date="2025-03-04T17:37:00Z" w16du:dateUtc="2025-03-04T16:37:00Z">
        <w:r w:rsidR="00763529">
          <w:rPr>
            <w:rFonts w:ascii="Arial" w:hAnsi="Arial" w:cs="Arial"/>
            <w:sz w:val="24"/>
            <w:szCs w:val="24"/>
          </w:rPr>
          <w:t>,</w:t>
        </w:r>
      </w:ins>
      <w:r w:rsidRPr="00944672">
        <w:rPr>
          <w:rFonts w:ascii="Arial" w:hAnsi="Arial" w:cs="Arial"/>
          <w:sz w:val="24"/>
          <w:szCs w:val="24"/>
        </w:rPr>
        <w:t xml:space="preserve"> </w:t>
      </w:r>
      <w:ins w:id="8129" w:author="Lektorat Bauer" w:date="2025-03-04T17:37:00Z" w16du:dateUtc="2025-03-04T16:37:00Z">
        <w:r w:rsidR="00763529">
          <w:rPr>
            <w:rFonts w:ascii="Arial" w:hAnsi="Arial" w:cs="Arial"/>
            <w:sz w:val="24"/>
            <w:szCs w:val="24"/>
          </w:rPr>
          <w:t>lautete</w:t>
        </w:r>
      </w:ins>
      <w:del w:id="8130" w:author="Lektorat Bauer" w:date="2025-03-04T17:37:00Z" w16du:dateUtc="2025-03-04T16:37:00Z">
        <w:r w:rsidRPr="00944672" w:rsidDel="00763529">
          <w:rPr>
            <w:rFonts w:ascii="Arial" w:hAnsi="Arial" w:cs="Arial"/>
            <w:sz w:val="24"/>
            <w:szCs w:val="24"/>
          </w:rPr>
          <w:delText>War</w:delText>
        </w:r>
      </w:del>
      <w:r w:rsidRPr="00944672">
        <w:rPr>
          <w:rFonts w:ascii="Arial" w:hAnsi="Arial" w:cs="Arial"/>
          <w:sz w:val="24"/>
          <w:szCs w:val="24"/>
        </w:rPr>
        <w:t xml:space="preserve"> Piets lapidare Antwort. </w:t>
      </w:r>
    </w:p>
    <w:p w14:paraId="1512629A" w14:textId="77777777" w:rsidR="00763529" w:rsidRDefault="00944672" w:rsidP="00623B68">
      <w:pPr>
        <w:autoSpaceDE w:val="0"/>
        <w:autoSpaceDN w:val="0"/>
        <w:adjustRightInd w:val="0"/>
        <w:spacing w:after="0" w:line="360" w:lineRule="auto"/>
        <w:ind w:firstLine="227"/>
        <w:jc w:val="both"/>
        <w:rPr>
          <w:ins w:id="8131" w:author="Lektorat Bauer" w:date="2025-03-04T17:38:00Z" w16du:dateUtc="2025-03-04T16:38:00Z"/>
          <w:rFonts w:ascii="Arial" w:hAnsi="Arial" w:cs="Arial"/>
          <w:sz w:val="24"/>
          <w:szCs w:val="24"/>
        </w:rPr>
      </w:pPr>
      <w:r w:rsidRPr="00944672">
        <w:rPr>
          <w:rFonts w:ascii="Arial" w:hAnsi="Arial" w:cs="Arial"/>
          <w:sz w:val="24"/>
          <w:szCs w:val="24"/>
        </w:rPr>
        <w:t>„Oh man</w:t>
      </w:r>
      <w:del w:id="8132" w:author="Lektorat Bauer" w:date="2025-03-04T17:38:00Z" w16du:dateUtc="2025-03-04T16:38:00Z">
        <w:r w:rsidRPr="00944672" w:rsidDel="00763529">
          <w:rPr>
            <w:rFonts w:ascii="Arial" w:hAnsi="Arial" w:cs="Arial"/>
            <w:sz w:val="24"/>
            <w:szCs w:val="24"/>
          </w:rPr>
          <w:delText>.</w:delText>
        </w:r>
      </w:del>
      <w:r w:rsidRPr="00944672">
        <w:rPr>
          <w:rFonts w:ascii="Arial" w:hAnsi="Arial" w:cs="Arial"/>
          <w:sz w:val="24"/>
          <w:szCs w:val="24"/>
        </w:rPr>
        <w:t>“</w:t>
      </w:r>
      <w:ins w:id="8133" w:author="Lektorat Bauer" w:date="2025-03-04T17:38:00Z" w16du:dateUtc="2025-03-04T16:38:00Z">
        <w:r w:rsidR="00763529">
          <w:rPr>
            <w:rFonts w:ascii="Arial" w:hAnsi="Arial" w:cs="Arial"/>
            <w:sz w:val="24"/>
            <w:szCs w:val="24"/>
          </w:rPr>
          <w:t>,</w:t>
        </w:r>
      </w:ins>
      <w:r w:rsidRPr="00944672">
        <w:rPr>
          <w:rFonts w:ascii="Arial" w:hAnsi="Arial" w:cs="Arial"/>
          <w:sz w:val="24"/>
          <w:szCs w:val="24"/>
        </w:rPr>
        <w:t xml:space="preserve"> </w:t>
      </w:r>
      <w:ins w:id="8134" w:author="Lektorat Bauer" w:date="2025-03-04T17:38:00Z" w16du:dateUtc="2025-03-04T16:38:00Z">
        <w:r w:rsidR="00763529">
          <w:rPr>
            <w:rFonts w:ascii="Arial" w:hAnsi="Arial" w:cs="Arial"/>
            <w:sz w:val="24"/>
            <w:szCs w:val="24"/>
          </w:rPr>
          <w:t>s</w:t>
        </w:r>
      </w:ins>
      <w:del w:id="8135" w:author="Lektorat Bauer" w:date="2025-03-04T17:38:00Z" w16du:dateUtc="2025-03-04T16:38:00Z">
        <w:r w:rsidRPr="00944672" w:rsidDel="00763529">
          <w:rPr>
            <w:rFonts w:ascii="Arial" w:hAnsi="Arial" w:cs="Arial"/>
            <w:sz w:val="24"/>
            <w:szCs w:val="24"/>
          </w:rPr>
          <w:delText>S</w:delText>
        </w:r>
      </w:del>
      <w:r w:rsidRPr="00944672">
        <w:rPr>
          <w:rFonts w:ascii="Arial" w:hAnsi="Arial" w:cs="Arial"/>
          <w:sz w:val="24"/>
          <w:szCs w:val="24"/>
        </w:rPr>
        <w:t>töhnte Flim, „</w:t>
      </w:r>
      <w:del w:id="8136" w:author="Lektorat Bauer" w:date="2025-03-04T17:38:00Z" w16du:dateUtc="2025-03-04T16:38:00Z">
        <w:r w:rsidRPr="00944672" w:rsidDel="00763529">
          <w:rPr>
            <w:rFonts w:ascii="Arial" w:hAnsi="Arial" w:cs="Arial"/>
            <w:sz w:val="24"/>
            <w:szCs w:val="24"/>
          </w:rPr>
          <w:delText>W</w:delText>
        </w:r>
      </w:del>
      <w:ins w:id="8137" w:author="Lektorat Bauer" w:date="2025-03-04T17:38:00Z" w16du:dateUtc="2025-03-04T16:38:00Z">
        <w:r w:rsidR="00763529">
          <w:rPr>
            <w:rFonts w:ascii="Arial" w:hAnsi="Arial" w:cs="Arial"/>
            <w:sz w:val="24"/>
            <w:szCs w:val="24"/>
          </w:rPr>
          <w:t>w</w:t>
        </w:r>
      </w:ins>
      <w:r w:rsidRPr="00944672">
        <w:rPr>
          <w:rFonts w:ascii="Arial" w:hAnsi="Arial" w:cs="Arial"/>
          <w:sz w:val="24"/>
          <w:szCs w:val="24"/>
        </w:rPr>
        <w:t xml:space="preserve">äre ich bloß nicht gekommen.“ </w:t>
      </w:r>
    </w:p>
    <w:p w14:paraId="4D383873" w14:textId="42C5E05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„Halb so wild Flim, es wird noch besser.“</w:t>
      </w:r>
      <w:del w:id="8138" w:author="Lektorat Bauer" w:date="2025-03-04T17:38:00Z" w16du:dateUtc="2025-03-04T16:38:00Z">
        <w:r w:rsidRPr="00944672" w:rsidDel="00763529">
          <w:rPr>
            <w:rFonts w:ascii="Arial" w:hAnsi="Arial" w:cs="Arial"/>
            <w:sz w:val="24"/>
            <w:szCs w:val="24"/>
          </w:rPr>
          <w:delText xml:space="preserve"> „</w:delText>
        </w:r>
        <w:commentRangeStart w:id="8139"/>
        <w:r w:rsidRPr="00944672" w:rsidDel="00763529">
          <w:rPr>
            <w:rFonts w:ascii="Arial" w:hAnsi="Arial" w:cs="Arial"/>
            <w:sz w:val="24"/>
            <w:szCs w:val="24"/>
          </w:rPr>
          <w:delText>Soll</w:delText>
        </w:r>
      </w:del>
      <w:commentRangeEnd w:id="8139"/>
      <w:r w:rsidR="00763529">
        <w:rPr>
          <w:rStyle w:val="Kommentarzeichen"/>
        </w:rPr>
        <w:commentReference w:id="8139"/>
      </w:r>
      <w:del w:id="8140" w:author="Lektorat Bauer" w:date="2025-03-04T17:38:00Z" w16du:dateUtc="2025-03-04T16:38:00Z">
        <w:r w:rsidRPr="00944672" w:rsidDel="00763529">
          <w:rPr>
            <w:rFonts w:ascii="Arial" w:hAnsi="Arial" w:cs="Arial"/>
            <w:sz w:val="24"/>
            <w:szCs w:val="24"/>
          </w:rPr>
          <w:delText xml:space="preserve"> ich lieber gehen?“ „Nein, denn wir werden Deine Expertise noch brauchen.“ „Na gut.“</w:delText>
        </w:r>
      </w:del>
      <w:ins w:id="8141" w:author="Lektorat Bauer" w:date="2025-03-04T17:38:00Z" w16du:dateUtc="2025-03-04T16:38:00Z">
        <w:r w:rsidR="00763529">
          <w:rPr>
            <w:rFonts w:ascii="Arial" w:hAnsi="Arial" w:cs="Arial"/>
            <w:sz w:val="24"/>
            <w:szCs w:val="24"/>
          </w:rPr>
          <w:t xml:space="preserve"> Piet rieb sich die Hände.</w:t>
        </w:r>
      </w:ins>
    </w:p>
    <w:p w14:paraId="76C928D8" w14:textId="77777777" w:rsidR="00763529" w:rsidRDefault="00944672" w:rsidP="00623B68">
      <w:pPr>
        <w:autoSpaceDE w:val="0"/>
        <w:autoSpaceDN w:val="0"/>
        <w:adjustRightInd w:val="0"/>
        <w:spacing w:after="0" w:line="360" w:lineRule="auto"/>
        <w:ind w:firstLine="227"/>
        <w:jc w:val="both"/>
        <w:rPr>
          <w:ins w:id="8142" w:author="Lektorat Bauer" w:date="2025-03-04T17:38:00Z" w16du:dateUtc="2025-03-04T16:38:00Z"/>
          <w:rFonts w:ascii="Arial" w:hAnsi="Arial" w:cs="Arial"/>
          <w:sz w:val="24"/>
          <w:szCs w:val="24"/>
        </w:rPr>
      </w:pPr>
      <w:del w:id="8143" w:author="Lektorat Bauer" w:date="2025-03-04T17:38:00Z" w16du:dateUtc="2025-03-04T16:38:00Z">
        <w:r w:rsidRPr="00944672" w:rsidDel="00763529">
          <w:rPr>
            <w:rFonts w:ascii="Arial" w:hAnsi="Arial" w:cs="Arial"/>
            <w:sz w:val="24"/>
            <w:szCs w:val="24"/>
          </w:rPr>
          <w:delText>„Also weiter.“ Mit einem Nicken als Bestätigung an sich selbst, sagte Piet dann,</w:delText>
        </w:r>
      </w:del>
      <w:r w:rsidRPr="00944672">
        <w:rPr>
          <w:rFonts w:ascii="Arial" w:hAnsi="Arial" w:cs="Arial"/>
          <w:sz w:val="24"/>
          <w:szCs w:val="24"/>
        </w:rPr>
        <w:t xml:space="preserve"> „Die Art </w:t>
      </w:r>
      <w:del w:id="8144" w:author="Lektorat Bauer" w:date="2025-03-04T17:38:00Z" w16du:dateUtc="2025-03-04T16:38:00Z">
        <w:r w:rsidRPr="00944672" w:rsidDel="00763529">
          <w:rPr>
            <w:rFonts w:ascii="Arial" w:hAnsi="Arial" w:cs="Arial"/>
            <w:sz w:val="24"/>
            <w:szCs w:val="24"/>
          </w:rPr>
          <w:delText>w</w:delText>
        </w:r>
      </w:del>
      <w:r w:rsidRPr="00944672">
        <w:rPr>
          <w:rFonts w:ascii="Arial" w:hAnsi="Arial" w:cs="Arial"/>
          <w:sz w:val="24"/>
          <w:szCs w:val="24"/>
        </w:rPr>
        <w:t xml:space="preserve">und Weise, wie die fehlenden Daten verschwanden, deutet darauf hin, dass sie von externer Stelle gelöscht wurden.“ </w:t>
      </w:r>
    </w:p>
    <w:p w14:paraId="022EF10D" w14:textId="06AC1337" w:rsidR="00763529" w:rsidRDefault="00944672" w:rsidP="00623B68">
      <w:pPr>
        <w:autoSpaceDE w:val="0"/>
        <w:autoSpaceDN w:val="0"/>
        <w:adjustRightInd w:val="0"/>
        <w:spacing w:after="0" w:line="360" w:lineRule="auto"/>
        <w:ind w:firstLine="227"/>
        <w:jc w:val="both"/>
        <w:rPr>
          <w:ins w:id="8145" w:author="Lektorat Bauer" w:date="2025-03-04T17:38:00Z" w16du:dateUtc="2025-03-04T16:38:00Z"/>
          <w:rFonts w:ascii="Arial" w:hAnsi="Arial" w:cs="Arial"/>
          <w:sz w:val="24"/>
          <w:szCs w:val="24"/>
        </w:rPr>
      </w:pPr>
      <w:del w:id="8146" w:author="Lektorat Bauer" w:date="2025-03-04T17:38:00Z" w16du:dateUtc="2025-03-04T16:38:00Z">
        <w:r w:rsidRPr="00944672" w:rsidDel="00763529">
          <w:rPr>
            <w:rFonts w:ascii="Arial" w:hAnsi="Arial" w:cs="Arial"/>
            <w:sz w:val="24"/>
            <w:szCs w:val="24"/>
          </w:rPr>
          <w:delText>Anique sah Piet an, und fragte:</w:delText>
        </w:r>
      </w:del>
      <w:r w:rsidRPr="00944672">
        <w:rPr>
          <w:rFonts w:ascii="Arial" w:hAnsi="Arial" w:cs="Arial"/>
          <w:sz w:val="24"/>
          <w:szCs w:val="24"/>
        </w:rPr>
        <w:t xml:space="preserve"> „Hacker haben die Daten gelöscht?“</w:t>
      </w:r>
      <w:ins w:id="8147" w:author="Lektorat Bauer" w:date="2025-03-04T17:39:00Z" w16du:dateUtc="2025-03-04T16:39:00Z">
        <w:r w:rsidR="00763529">
          <w:rPr>
            <w:rFonts w:ascii="Arial" w:hAnsi="Arial" w:cs="Arial"/>
            <w:sz w:val="24"/>
            <w:szCs w:val="24"/>
          </w:rPr>
          <w:t>, fragte Anique</w:t>
        </w:r>
      </w:ins>
      <w:r w:rsidRPr="00944672">
        <w:rPr>
          <w:rFonts w:ascii="Arial" w:hAnsi="Arial" w:cs="Arial"/>
          <w:sz w:val="24"/>
          <w:szCs w:val="24"/>
        </w:rPr>
        <w:t xml:space="preserve"> </w:t>
      </w:r>
    </w:p>
    <w:p w14:paraId="13E8F2D6" w14:textId="77777777" w:rsidR="00763529" w:rsidRDefault="00944672" w:rsidP="00623B68">
      <w:pPr>
        <w:autoSpaceDE w:val="0"/>
        <w:autoSpaceDN w:val="0"/>
        <w:adjustRightInd w:val="0"/>
        <w:spacing w:after="0" w:line="360" w:lineRule="auto"/>
        <w:ind w:firstLine="227"/>
        <w:jc w:val="both"/>
        <w:rPr>
          <w:ins w:id="8148" w:author="Lektorat Bauer" w:date="2025-03-04T17:39:00Z" w16du:dateUtc="2025-03-04T16:39:00Z"/>
          <w:rFonts w:ascii="Arial" w:hAnsi="Arial" w:cs="Arial"/>
          <w:sz w:val="24"/>
          <w:szCs w:val="24"/>
        </w:rPr>
      </w:pPr>
      <w:r w:rsidRPr="00944672">
        <w:rPr>
          <w:rFonts w:ascii="Arial" w:hAnsi="Arial" w:cs="Arial"/>
          <w:sz w:val="24"/>
          <w:szCs w:val="24"/>
        </w:rPr>
        <w:lastRenderedPageBreak/>
        <w:t>Piet nickte gequält</w:t>
      </w:r>
      <w:ins w:id="8149" w:author="Lektorat Bauer" w:date="2025-03-04T17:39:00Z" w16du:dateUtc="2025-03-04T16:39:00Z">
        <w:r w:rsidR="00763529">
          <w:rPr>
            <w:rFonts w:ascii="Arial" w:hAnsi="Arial" w:cs="Arial"/>
            <w:sz w:val="24"/>
            <w:szCs w:val="24"/>
          </w:rPr>
          <w:t>.</w:t>
        </w:r>
      </w:ins>
      <w:del w:id="8150" w:author="Lektorat Bauer" w:date="2025-03-04T17:39:00Z" w16du:dateUtc="2025-03-04T16:39:00Z">
        <w:r w:rsidRPr="00944672" w:rsidDel="00763529">
          <w:rPr>
            <w:rFonts w:ascii="Arial" w:hAnsi="Arial" w:cs="Arial"/>
            <w:sz w:val="24"/>
            <w:szCs w:val="24"/>
          </w:rPr>
          <w:delText>,</w:delText>
        </w:r>
      </w:del>
      <w:r w:rsidRPr="00944672">
        <w:rPr>
          <w:rFonts w:ascii="Arial" w:hAnsi="Arial" w:cs="Arial"/>
          <w:sz w:val="24"/>
          <w:szCs w:val="24"/>
        </w:rPr>
        <w:t xml:space="preserve"> „Ja</w:t>
      </w:r>
      <w:ins w:id="8151" w:author="Lektorat Bauer" w:date="2025-03-04T17:39:00Z" w16du:dateUtc="2025-03-04T16:39:00Z">
        <w:r w:rsidR="00763529">
          <w:rPr>
            <w:rFonts w:ascii="Arial" w:hAnsi="Arial" w:cs="Arial"/>
            <w:sz w:val="24"/>
            <w:szCs w:val="24"/>
          </w:rPr>
          <w:t>,</w:t>
        </w:r>
      </w:ins>
      <w:r w:rsidRPr="00944672">
        <w:rPr>
          <w:rFonts w:ascii="Arial" w:hAnsi="Arial" w:cs="Arial"/>
          <w:sz w:val="24"/>
          <w:szCs w:val="24"/>
        </w:rPr>
        <w:t xml:space="preserve"> haben sie.“ </w:t>
      </w:r>
    </w:p>
    <w:p w14:paraId="00DA6933" w14:textId="626D3DCE"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„Aber wie zum Henker, haben die gewusst, was sie löschen mussten?“ </w:t>
      </w:r>
    </w:p>
    <w:p w14:paraId="0A34C2FE" w14:textId="77777777" w:rsidR="00763529" w:rsidRDefault="00944672" w:rsidP="00623B68">
      <w:pPr>
        <w:autoSpaceDE w:val="0"/>
        <w:autoSpaceDN w:val="0"/>
        <w:adjustRightInd w:val="0"/>
        <w:spacing w:after="0" w:line="360" w:lineRule="auto"/>
        <w:ind w:firstLine="227"/>
        <w:jc w:val="both"/>
        <w:rPr>
          <w:ins w:id="8152" w:author="Lektorat Bauer" w:date="2025-03-04T17:39:00Z" w16du:dateUtc="2025-03-04T16:39:00Z"/>
          <w:rFonts w:ascii="Arial" w:hAnsi="Arial" w:cs="Arial"/>
          <w:sz w:val="24"/>
          <w:szCs w:val="24"/>
        </w:rPr>
      </w:pPr>
      <w:r w:rsidRPr="00944672">
        <w:rPr>
          <w:rFonts w:ascii="Arial" w:hAnsi="Arial" w:cs="Arial"/>
          <w:sz w:val="24"/>
          <w:szCs w:val="24"/>
        </w:rPr>
        <w:t xml:space="preserve">„Genau mit dieser Fragestellung haben wir uns auch beschäftigt.“ </w:t>
      </w:r>
    </w:p>
    <w:p w14:paraId="05B499F0" w14:textId="77777777" w:rsidR="00763529" w:rsidRDefault="00944672" w:rsidP="00623B68">
      <w:pPr>
        <w:autoSpaceDE w:val="0"/>
        <w:autoSpaceDN w:val="0"/>
        <w:adjustRightInd w:val="0"/>
        <w:spacing w:after="0" w:line="360" w:lineRule="auto"/>
        <w:ind w:firstLine="227"/>
        <w:jc w:val="both"/>
        <w:rPr>
          <w:ins w:id="8153" w:author="Lektorat Bauer" w:date="2025-03-04T17:39:00Z" w16du:dateUtc="2025-03-04T16:39:00Z"/>
          <w:rFonts w:ascii="Arial" w:hAnsi="Arial" w:cs="Arial"/>
          <w:sz w:val="24"/>
          <w:szCs w:val="24"/>
        </w:rPr>
      </w:pPr>
      <w:r w:rsidRPr="00944672">
        <w:rPr>
          <w:rFonts w:ascii="Arial" w:hAnsi="Arial" w:cs="Arial"/>
          <w:sz w:val="24"/>
          <w:szCs w:val="24"/>
        </w:rPr>
        <w:t>Flim sah die beiden an</w:t>
      </w:r>
      <w:ins w:id="8154" w:author="Lektorat Bauer" w:date="2025-03-04T17:39:00Z" w16du:dateUtc="2025-03-04T16:39:00Z">
        <w:r w:rsidR="00763529">
          <w:rPr>
            <w:rFonts w:ascii="Arial" w:hAnsi="Arial" w:cs="Arial"/>
            <w:sz w:val="24"/>
            <w:szCs w:val="24"/>
          </w:rPr>
          <w:t>.</w:t>
        </w:r>
      </w:ins>
      <w:del w:id="8155" w:author="Lektorat Bauer" w:date="2025-03-04T17:39:00Z" w16du:dateUtc="2025-03-04T16:39:00Z">
        <w:r w:rsidRPr="00944672" w:rsidDel="00763529">
          <w:rPr>
            <w:rFonts w:ascii="Arial" w:hAnsi="Arial" w:cs="Arial"/>
            <w:sz w:val="24"/>
            <w:szCs w:val="24"/>
          </w:rPr>
          <w:delText>,</w:delText>
        </w:r>
      </w:del>
      <w:r w:rsidRPr="00944672">
        <w:rPr>
          <w:rFonts w:ascii="Arial" w:hAnsi="Arial" w:cs="Arial"/>
          <w:sz w:val="24"/>
          <w:szCs w:val="24"/>
        </w:rPr>
        <w:t xml:space="preserve"> „Das klingt, als hätte ein Dieb einen anderen Dieb beim Einbruch beobachtet.“ </w:t>
      </w:r>
    </w:p>
    <w:p w14:paraId="132E3C78" w14:textId="77777777" w:rsidR="00763529" w:rsidRDefault="00944672" w:rsidP="00623B68">
      <w:pPr>
        <w:autoSpaceDE w:val="0"/>
        <w:autoSpaceDN w:val="0"/>
        <w:adjustRightInd w:val="0"/>
        <w:spacing w:after="0" w:line="360" w:lineRule="auto"/>
        <w:ind w:firstLine="227"/>
        <w:jc w:val="both"/>
        <w:rPr>
          <w:ins w:id="8156" w:author="Lektorat Bauer" w:date="2025-03-04T17:39:00Z" w16du:dateUtc="2025-03-04T16:39:00Z"/>
          <w:rFonts w:ascii="Arial" w:hAnsi="Arial" w:cs="Arial"/>
          <w:sz w:val="24"/>
          <w:szCs w:val="24"/>
        </w:rPr>
      </w:pPr>
      <w:r w:rsidRPr="00944672">
        <w:rPr>
          <w:rFonts w:ascii="Arial" w:hAnsi="Arial" w:cs="Arial"/>
          <w:sz w:val="24"/>
          <w:szCs w:val="24"/>
        </w:rPr>
        <w:t>„Tatsächlich</w:t>
      </w:r>
      <w:del w:id="8157" w:author="Lektorat Bauer" w:date="2025-03-04T17:39:00Z" w16du:dateUtc="2025-03-04T16:39:00Z">
        <w:r w:rsidRPr="00944672" w:rsidDel="00763529">
          <w:rPr>
            <w:rFonts w:ascii="Arial" w:hAnsi="Arial" w:cs="Arial"/>
            <w:sz w:val="24"/>
            <w:szCs w:val="24"/>
          </w:rPr>
          <w:delText>,</w:delText>
        </w:r>
      </w:del>
      <w:r w:rsidRPr="00944672">
        <w:rPr>
          <w:rFonts w:ascii="Arial" w:hAnsi="Arial" w:cs="Arial"/>
          <w:sz w:val="24"/>
          <w:szCs w:val="24"/>
        </w:rPr>
        <w:t xml:space="preserve"> ist das sehr dicht an der Wahrheit.“ </w:t>
      </w:r>
    </w:p>
    <w:p w14:paraId="78AC0381" w14:textId="77777777" w:rsidR="00763529" w:rsidRDefault="00944672" w:rsidP="00623B68">
      <w:pPr>
        <w:autoSpaceDE w:val="0"/>
        <w:autoSpaceDN w:val="0"/>
        <w:adjustRightInd w:val="0"/>
        <w:spacing w:after="0" w:line="360" w:lineRule="auto"/>
        <w:ind w:firstLine="227"/>
        <w:jc w:val="both"/>
        <w:rPr>
          <w:ins w:id="8158" w:author="Lektorat Bauer" w:date="2025-03-04T17:40:00Z" w16du:dateUtc="2025-03-04T16:40:00Z"/>
          <w:rFonts w:ascii="Arial" w:hAnsi="Arial" w:cs="Arial"/>
          <w:sz w:val="24"/>
          <w:szCs w:val="24"/>
        </w:rPr>
      </w:pPr>
      <w:r w:rsidRPr="00944672">
        <w:rPr>
          <w:rFonts w:ascii="Arial" w:hAnsi="Arial" w:cs="Arial"/>
          <w:sz w:val="24"/>
          <w:szCs w:val="24"/>
        </w:rPr>
        <w:t>Jetzt war Joost irritiert</w:t>
      </w:r>
      <w:del w:id="8159" w:author="Lektorat Bauer" w:date="2025-03-04T17:39:00Z" w16du:dateUtc="2025-03-04T16:39:00Z">
        <w:r w:rsidRPr="00944672" w:rsidDel="00763529">
          <w:rPr>
            <w:rFonts w:ascii="Arial" w:hAnsi="Arial" w:cs="Arial"/>
            <w:sz w:val="24"/>
            <w:szCs w:val="24"/>
          </w:rPr>
          <w:delText>,</w:delText>
        </w:r>
      </w:del>
      <w:ins w:id="8160" w:author="Lektorat Bauer" w:date="2025-03-04T17:39:00Z" w16du:dateUtc="2025-03-04T16:39:00Z">
        <w:r w:rsidR="00763529">
          <w:rPr>
            <w:rFonts w:ascii="Arial" w:hAnsi="Arial" w:cs="Arial"/>
            <w:sz w:val="24"/>
            <w:szCs w:val="24"/>
          </w:rPr>
          <w:t>.</w:t>
        </w:r>
      </w:ins>
      <w:r w:rsidRPr="00944672">
        <w:rPr>
          <w:rFonts w:ascii="Arial" w:hAnsi="Arial" w:cs="Arial"/>
          <w:sz w:val="24"/>
          <w:szCs w:val="24"/>
        </w:rPr>
        <w:t xml:space="preserve"> „Willst Du sagen, Ihr habt gesehen, wer das war?“ </w:t>
      </w:r>
    </w:p>
    <w:p w14:paraId="56027FB3" w14:textId="7AB70B12"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„Ganz so</w:t>
      </w:r>
      <w:ins w:id="8161" w:author="Lektorat Bauer" w:date="2025-03-04T17:40:00Z" w16du:dateUtc="2025-03-04T16:40:00Z">
        <w:r w:rsidR="00763529">
          <w:rPr>
            <w:rFonts w:ascii="Arial" w:hAnsi="Arial" w:cs="Arial"/>
            <w:sz w:val="24"/>
            <w:szCs w:val="24"/>
          </w:rPr>
          <w:t xml:space="preserve"> </w:t>
        </w:r>
      </w:ins>
      <w:r w:rsidRPr="00944672">
        <w:rPr>
          <w:rFonts w:ascii="Arial" w:hAnsi="Arial" w:cs="Arial"/>
          <w:sz w:val="24"/>
          <w:szCs w:val="24"/>
        </w:rPr>
        <w:t>viel Glück hatten wir nicht</w:t>
      </w:r>
      <w:del w:id="8162" w:author="Lektorat Bauer" w:date="2025-03-04T17:40:00Z" w16du:dateUtc="2025-03-04T16:40:00Z">
        <w:r w:rsidRPr="00944672" w:rsidDel="00763529">
          <w:rPr>
            <w:rFonts w:ascii="Arial" w:hAnsi="Arial" w:cs="Arial"/>
            <w:sz w:val="24"/>
            <w:szCs w:val="24"/>
          </w:rPr>
          <w:delText>.</w:delText>
        </w:r>
      </w:del>
      <w:r w:rsidRPr="00944672">
        <w:rPr>
          <w:rFonts w:ascii="Arial" w:hAnsi="Arial" w:cs="Arial"/>
          <w:sz w:val="24"/>
          <w:szCs w:val="24"/>
        </w:rPr>
        <w:t>“</w:t>
      </w:r>
      <w:ins w:id="8163" w:author="Lektorat Bauer" w:date="2025-03-04T17:40:00Z" w16du:dateUtc="2025-03-04T16:40:00Z">
        <w:r w:rsidR="00763529">
          <w:rPr>
            <w:rFonts w:ascii="Arial" w:hAnsi="Arial" w:cs="Arial"/>
            <w:sz w:val="24"/>
            <w:szCs w:val="24"/>
          </w:rPr>
          <w:t>, antwortete Piet</w:t>
        </w:r>
        <w:commentRangeStart w:id="8164"/>
        <w:r w:rsidR="00763529">
          <w:rPr>
            <w:rFonts w:ascii="Arial" w:hAnsi="Arial" w:cs="Arial"/>
            <w:sz w:val="24"/>
            <w:szCs w:val="24"/>
          </w:rPr>
          <w:t>.</w:t>
        </w:r>
      </w:ins>
      <w:del w:id="8165" w:author="Lektorat Bauer" w:date="2025-03-04T17:40:00Z" w16du:dateUtc="2025-03-04T16:40:00Z">
        <w:r w:rsidRPr="00944672" w:rsidDel="00763529">
          <w:rPr>
            <w:rFonts w:ascii="Arial" w:hAnsi="Arial" w:cs="Arial"/>
            <w:sz w:val="24"/>
            <w:szCs w:val="24"/>
          </w:rPr>
          <w:delText xml:space="preserve"> Die Gruppe schien nicht mehr zu erschüttern, sie sahen alle zu Piet</w:delText>
        </w:r>
      </w:del>
      <w:commentRangeEnd w:id="8164"/>
      <w:r w:rsidR="00763529">
        <w:rPr>
          <w:rStyle w:val="Kommentarzeichen"/>
        </w:rPr>
        <w:commentReference w:id="8164"/>
      </w:r>
      <w:del w:id="8166" w:author="Lektorat Bauer" w:date="2025-03-04T17:40:00Z" w16du:dateUtc="2025-03-04T16:40:00Z">
        <w:r w:rsidRPr="00944672" w:rsidDel="00763529">
          <w:rPr>
            <w:rFonts w:ascii="Arial" w:hAnsi="Arial" w:cs="Arial"/>
            <w:sz w:val="24"/>
            <w:szCs w:val="24"/>
          </w:rPr>
          <w:delText>.</w:delText>
        </w:r>
      </w:del>
    </w:p>
    <w:p w14:paraId="38E9DC62" w14:textId="2AF989B6"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„Die waren schon weg, als wir kamen, aber wir hatten Tracker auf den Daten, </w:t>
      </w:r>
      <w:ins w:id="8167" w:author="Lektorat Bauer" w:date="2025-03-04T17:40:00Z" w16du:dateUtc="2025-03-04T16:40:00Z">
        <w:r w:rsidR="00763529">
          <w:rPr>
            <w:rFonts w:ascii="Arial" w:hAnsi="Arial" w:cs="Arial"/>
            <w:sz w:val="24"/>
            <w:szCs w:val="24"/>
          </w:rPr>
          <w:t>sodass</w:t>
        </w:r>
      </w:ins>
      <w:del w:id="8168" w:author="Lektorat Bauer" w:date="2025-03-04T17:40:00Z" w16du:dateUtc="2025-03-04T16:40:00Z">
        <w:r w:rsidRPr="00944672" w:rsidDel="00763529">
          <w:rPr>
            <w:rFonts w:ascii="Arial" w:hAnsi="Arial" w:cs="Arial"/>
            <w:sz w:val="24"/>
            <w:szCs w:val="24"/>
          </w:rPr>
          <w:delText>so das</w:delText>
        </w:r>
      </w:del>
      <w:r w:rsidRPr="00944672">
        <w:rPr>
          <w:rFonts w:ascii="Arial" w:hAnsi="Arial" w:cs="Arial"/>
          <w:sz w:val="24"/>
          <w:szCs w:val="24"/>
        </w:rPr>
        <w:t xml:space="preserve"> wir die Spur bis zum fünften Verschleierungsserver zurückverfolgen konnten. Es kommen nur Russland oder Nordkorea infrage. China konnten wir ausschließen, denn zwei der Server waren in China.“ </w:t>
      </w:r>
    </w:p>
    <w:p w14:paraId="0B5CAD92" w14:textId="77777777" w:rsidR="00763529" w:rsidRDefault="00944672" w:rsidP="00623B68">
      <w:pPr>
        <w:autoSpaceDE w:val="0"/>
        <w:autoSpaceDN w:val="0"/>
        <w:adjustRightInd w:val="0"/>
        <w:spacing w:after="0" w:line="360" w:lineRule="auto"/>
        <w:ind w:firstLine="227"/>
        <w:jc w:val="both"/>
        <w:rPr>
          <w:ins w:id="8169" w:author="Lektorat Bauer" w:date="2025-03-04T17:41:00Z" w16du:dateUtc="2025-03-04T16:41:00Z"/>
          <w:rFonts w:ascii="Arial" w:hAnsi="Arial" w:cs="Arial"/>
          <w:sz w:val="24"/>
          <w:szCs w:val="24"/>
        </w:rPr>
      </w:pPr>
      <w:del w:id="8170" w:author="Lektorat Bauer" w:date="2025-03-04T17:40:00Z" w16du:dateUtc="2025-03-04T16:40:00Z">
        <w:r w:rsidRPr="00944672" w:rsidDel="00763529">
          <w:rPr>
            <w:rFonts w:ascii="Arial" w:hAnsi="Arial" w:cs="Arial"/>
            <w:sz w:val="24"/>
            <w:szCs w:val="24"/>
          </w:rPr>
          <w:delText>„</w:delText>
        </w:r>
        <w:commentRangeStart w:id="8171"/>
        <w:r w:rsidRPr="00944672" w:rsidDel="00763529">
          <w:rPr>
            <w:rFonts w:ascii="Arial" w:hAnsi="Arial" w:cs="Arial"/>
            <w:sz w:val="24"/>
            <w:szCs w:val="24"/>
          </w:rPr>
          <w:delText>Ja, die würden nicht so offensichtliche Spuren hinterlassen.“ Stellte Joost fest</w:delText>
        </w:r>
      </w:del>
      <w:commentRangeEnd w:id="8171"/>
      <w:r w:rsidR="00763529">
        <w:rPr>
          <w:rStyle w:val="Kommentarzeichen"/>
        </w:rPr>
        <w:commentReference w:id="8171"/>
      </w:r>
      <w:del w:id="8172" w:author="Lektorat Bauer" w:date="2025-03-04T17:40:00Z" w16du:dateUtc="2025-03-04T16:40:00Z">
        <w:r w:rsidRPr="00944672" w:rsidDel="00763529">
          <w:rPr>
            <w:rFonts w:ascii="Arial" w:hAnsi="Arial" w:cs="Arial"/>
            <w:sz w:val="24"/>
            <w:szCs w:val="24"/>
          </w:rPr>
          <w:delText>. Aber jetzt</w:delText>
        </w:r>
      </w:del>
      <w:ins w:id="8173" w:author="Lektorat Bauer" w:date="2025-03-04T17:40:00Z" w16du:dateUtc="2025-03-04T16:40:00Z">
        <w:r w:rsidR="00763529">
          <w:rPr>
            <w:rFonts w:ascii="Arial" w:hAnsi="Arial" w:cs="Arial"/>
            <w:sz w:val="24"/>
            <w:szCs w:val="24"/>
          </w:rPr>
          <w:t>Jetzt</w:t>
        </w:r>
      </w:ins>
      <w:r w:rsidRPr="00944672">
        <w:rPr>
          <w:rFonts w:ascii="Arial" w:hAnsi="Arial" w:cs="Arial"/>
          <w:sz w:val="24"/>
          <w:szCs w:val="24"/>
        </w:rPr>
        <w:t xml:space="preserve"> war es Flim, der einschränkte: „Es sei denn, es ist eine doppelte Verschleierung, und die Chinesen wollten, dass wir so denken.“ </w:t>
      </w:r>
    </w:p>
    <w:p w14:paraId="7EB85F2F" w14:textId="460E6F2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„Deswegen, weil Du so denken kannst, bist Du hier, Flim</w:t>
      </w:r>
      <w:del w:id="8174" w:author="Lektorat Bauer" w:date="2025-03-04T17:41:00Z" w16du:dateUtc="2025-03-04T16:41:00Z">
        <w:r w:rsidRPr="00944672" w:rsidDel="00763529">
          <w:rPr>
            <w:rFonts w:ascii="Arial" w:hAnsi="Arial" w:cs="Arial"/>
            <w:sz w:val="24"/>
            <w:szCs w:val="24"/>
          </w:rPr>
          <w:delText>.</w:delText>
        </w:r>
      </w:del>
      <w:r w:rsidRPr="00944672">
        <w:rPr>
          <w:rFonts w:ascii="Arial" w:hAnsi="Arial" w:cs="Arial"/>
          <w:sz w:val="24"/>
          <w:szCs w:val="24"/>
        </w:rPr>
        <w:t>“</w:t>
      </w:r>
      <w:ins w:id="8175" w:author="Lektorat Bauer" w:date="2025-03-04T17:41:00Z" w16du:dateUtc="2025-03-04T16:41:00Z">
        <w:r w:rsidR="00763529">
          <w:rPr>
            <w:rFonts w:ascii="Arial" w:hAnsi="Arial" w:cs="Arial"/>
            <w:sz w:val="24"/>
            <w:szCs w:val="24"/>
          </w:rPr>
          <w:t>,</w:t>
        </w:r>
      </w:ins>
      <w:r w:rsidRPr="00944672">
        <w:rPr>
          <w:rFonts w:ascii="Arial" w:hAnsi="Arial" w:cs="Arial"/>
          <w:sz w:val="24"/>
          <w:szCs w:val="24"/>
        </w:rPr>
        <w:t xml:space="preserve"> </w:t>
      </w:r>
      <w:ins w:id="8176" w:author="Lektorat Bauer" w:date="2025-03-04T17:41:00Z" w16du:dateUtc="2025-03-04T16:41:00Z">
        <w:r w:rsidR="00763529">
          <w:rPr>
            <w:rFonts w:ascii="Arial" w:hAnsi="Arial" w:cs="Arial"/>
            <w:sz w:val="24"/>
            <w:szCs w:val="24"/>
          </w:rPr>
          <w:t>s</w:t>
        </w:r>
      </w:ins>
      <w:del w:id="8177" w:author="Lektorat Bauer" w:date="2025-03-04T17:41:00Z" w16du:dateUtc="2025-03-04T16:41:00Z">
        <w:r w:rsidRPr="00944672" w:rsidDel="00763529">
          <w:rPr>
            <w:rFonts w:ascii="Arial" w:hAnsi="Arial" w:cs="Arial"/>
            <w:sz w:val="24"/>
            <w:szCs w:val="24"/>
          </w:rPr>
          <w:delText>S</w:delText>
        </w:r>
      </w:del>
      <w:r w:rsidRPr="00944672">
        <w:rPr>
          <w:rFonts w:ascii="Arial" w:hAnsi="Arial" w:cs="Arial"/>
          <w:sz w:val="24"/>
          <w:szCs w:val="24"/>
        </w:rPr>
        <w:t>agte Piet</w:t>
      </w:r>
      <w:ins w:id="8178" w:author="Lektorat Bauer" w:date="2025-03-04T17:41:00Z" w16du:dateUtc="2025-03-04T16:41:00Z">
        <w:r w:rsidR="00763529">
          <w:rPr>
            <w:rFonts w:ascii="Arial" w:hAnsi="Arial" w:cs="Arial"/>
            <w:sz w:val="24"/>
            <w:szCs w:val="24"/>
          </w:rPr>
          <w:t>,</w:t>
        </w:r>
      </w:ins>
      <w:del w:id="8179" w:author="Lektorat Bauer" w:date="2025-03-04T17:41:00Z" w16du:dateUtc="2025-03-04T16:41:00Z">
        <w:r w:rsidRPr="00944672" w:rsidDel="00763529">
          <w:rPr>
            <w:rFonts w:ascii="Arial" w:hAnsi="Arial" w:cs="Arial"/>
            <w:sz w:val="24"/>
            <w:szCs w:val="24"/>
          </w:rPr>
          <w:delText>.</w:delText>
        </w:r>
      </w:del>
      <w:r w:rsidRPr="00944672">
        <w:rPr>
          <w:rFonts w:ascii="Arial" w:hAnsi="Arial" w:cs="Arial"/>
          <w:sz w:val="24"/>
          <w:szCs w:val="24"/>
        </w:rPr>
        <w:t xml:space="preserve"> „</w:t>
      </w:r>
      <w:ins w:id="8180" w:author="Lektorat Bauer" w:date="2025-03-04T17:41:00Z" w16du:dateUtc="2025-03-04T16:41:00Z">
        <w:r w:rsidR="00763529">
          <w:rPr>
            <w:rFonts w:ascii="Arial" w:hAnsi="Arial" w:cs="Arial"/>
            <w:sz w:val="24"/>
            <w:szCs w:val="24"/>
          </w:rPr>
          <w:t>d</w:t>
        </w:r>
      </w:ins>
      <w:del w:id="8181" w:author="Lektorat Bauer" w:date="2025-03-04T17:41:00Z" w16du:dateUtc="2025-03-04T16:41:00Z">
        <w:r w:rsidRPr="00944672" w:rsidDel="00763529">
          <w:rPr>
            <w:rFonts w:ascii="Arial" w:hAnsi="Arial" w:cs="Arial"/>
            <w:sz w:val="24"/>
            <w:szCs w:val="24"/>
          </w:rPr>
          <w:delText>D</w:delText>
        </w:r>
      </w:del>
      <w:r w:rsidRPr="00944672">
        <w:rPr>
          <w:rFonts w:ascii="Arial" w:hAnsi="Arial" w:cs="Arial"/>
          <w:sz w:val="24"/>
          <w:szCs w:val="24"/>
        </w:rPr>
        <w:t>as war das Erste, was wir geprüft haben.“</w:t>
      </w:r>
    </w:p>
    <w:p w14:paraId="02288823" w14:textId="00EE777B"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„Sekunde</w:t>
      </w:r>
      <w:del w:id="8182" w:author="Lektorat Bauer" w:date="2025-03-04T17:41:00Z" w16du:dateUtc="2025-03-04T16:41:00Z">
        <w:r w:rsidRPr="00944672" w:rsidDel="0073170B">
          <w:rPr>
            <w:rFonts w:ascii="Arial" w:hAnsi="Arial" w:cs="Arial"/>
            <w:sz w:val="24"/>
            <w:szCs w:val="24"/>
          </w:rPr>
          <w:delText>.</w:delText>
        </w:r>
      </w:del>
      <w:r w:rsidRPr="00944672">
        <w:rPr>
          <w:rFonts w:ascii="Arial" w:hAnsi="Arial" w:cs="Arial"/>
          <w:sz w:val="24"/>
          <w:szCs w:val="24"/>
        </w:rPr>
        <w:t>“</w:t>
      </w:r>
      <w:ins w:id="8183" w:author="Lektorat Bauer" w:date="2025-03-04T17:41:00Z" w16du:dateUtc="2025-03-04T16:41:00Z">
        <w:r w:rsidR="0073170B">
          <w:rPr>
            <w:rFonts w:ascii="Arial" w:hAnsi="Arial" w:cs="Arial"/>
            <w:sz w:val="24"/>
            <w:szCs w:val="24"/>
          </w:rPr>
          <w:t>,</w:t>
        </w:r>
      </w:ins>
      <w:r w:rsidRPr="00944672">
        <w:rPr>
          <w:rFonts w:ascii="Arial" w:hAnsi="Arial" w:cs="Arial"/>
          <w:sz w:val="24"/>
          <w:szCs w:val="24"/>
        </w:rPr>
        <w:t xml:space="preserve"> </w:t>
      </w:r>
      <w:ins w:id="8184" w:author="Lektorat Bauer" w:date="2025-03-04T17:41:00Z" w16du:dateUtc="2025-03-04T16:41:00Z">
        <w:r w:rsidR="0073170B">
          <w:rPr>
            <w:rFonts w:ascii="Arial" w:hAnsi="Arial" w:cs="Arial"/>
            <w:sz w:val="24"/>
            <w:szCs w:val="24"/>
          </w:rPr>
          <w:t>h</w:t>
        </w:r>
      </w:ins>
      <w:del w:id="8185" w:author="Lektorat Bauer" w:date="2025-03-04T17:41:00Z" w16du:dateUtc="2025-03-04T16:41:00Z">
        <w:r w:rsidRPr="00944672" w:rsidDel="0073170B">
          <w:rPr>
            <w:rFonts w:ascii="Arial" w:hAnsi="Arial" w:cs="Arial"/>
            <w:sz w:val="24"/>
            <w:szCs w:val="24"/>
          </w:rPr>
          <w:delText>H</w:delText>
        </w:r>
      </w:del>
      <w:r w:rsidRPr="00944672">
        <w:rPr>
          <w:rFonts w:ascii="Arial" w:hAnsi="Arial" w:cs="Arial"/>
          <w:sz w:val="24"/>
          <w:szCs w:val="24"/>
        </w:rPr>
        <w:t>ob Anique an</w:t>
      </w:r>
      <w:del w:id="8186" w:author="Lektorat Bauer" w:date="2025-03-04T17:41:00Z" w16du:dateUtc="2025-03-04T16:41:00Z">
        <w:r w:rsidRPr="00944672" w:rsidDel="0073170B">
          <w:rPr>
            <w:rFonts w:ascii="Arial" w:hAnsi="Arial" w:cs="Arial"/>
            <w:sz w:val="24"/>
            <w:szCs w:val="24"/>
          </w:rPr>
          <w:delText>.</w:delText>
        </w:r>
      </w:del>
      <w:ins w:id="8187" w:author="Lektorat Bauer" w:date="2025-03-04T17:41:00Z" w16du:dateUtc="2025-03-04T16:41:00Z">
        <w:r w:rsidR="0073170B">
          <w:rPr>
            <w:rFonts w:ascii="Arial" w:hAnsi="Arial" w:cs="Arial"/>
            <w:sz w:val="24"/>
            <w:szCs w:val="24"/>
          </w:rPr>
          <w:t>,</w:t>
        </w:r>
      </w:ins>
      <w:r w:rsidRPr="00944672">
        <w:rPr>
          <w:rFonts w:ascii="Arial" w:hAnsi="Arial" w:cs="Arial"/>
          <w:sz w:val="24"/>
          <w:szCs w:val="24"/>
        </w:rPr>
        <w:t xml:space="preserve"> „Russland oder Nordkorea?</w:t>
      </w:r>
      <w:del w:id="8188" w:author="Lektorat Bauer" w:date="2025-03-04T17:41:00Z" w16du:dateUtc="2025-03-04T16:41:00Z">
        <w:r w:rsidRPr="00944672" w:rsidDel="0073170B">
          <w:rPr>
            <w:rFonts w:ascii="Arial" w:hAnsi="Arial" w:cs="Arial"/>
            <w:sz w:val="24"/>
            <w:szCs w:val="24"/>
          </w:rPr>
          <w:delText>!</w:delText>
        </w:r>
      </w:del>
      <w:r w:rsidRPr="00944672">
        <w:rPr>
          <w:rFonts w:ascii="Arial" w:hAnsi="Arial" w:cs="Arial"/>
          <w:sz w:val="24"/>
          <w:szCs w:val="24"/>
        </w:rPr>
        <w:t xml:space="preserve"> Thermit bei Thomas. Thermit in Groningen.</w:t>
      </w:r>
      <w:ins w:id="8189" w:author="Lektorat Bauer" w:date="2025-03-04T17:41:00Z" w16du:dateUtc="2025-03-04T16:41:00Z">
        <w:r w:rsidR="0073170B">
          <w:rPr>
            <w:rFonts w:ascii="Arial" w:hAnsi="Arial" w:cs="Arial"/>
            <w:sz w:val="24"/>
            <w:szCs w:val="24"/>
          </w:rPr>
          <w:t xml:space="preserve"> </w:t>
        </w:r>
      </w:ins>
      <w:del w:id="8190" w:author="Lektorat Bauer" w:date="2025-03-04T17:41:00Z" w16du:dateUtc="2025-03-04T16:41:00Z">
        <w:r w:rsidRPr="00944672" w:rsidDel="0073170B">
          <w:rPr>
            <w:rFonts w:ascii="Arial" w:hAnsi="Arial" w:cs="Arial"/>
            <w:sz w:val="24"/>
            <w:szCs w:val="24"/>
          </w:rPr>
          <w:delText>“ Dachte Anique laut nach. „</w:delText>
        </w:r>
      </w:del>
      <w:r w:rsidRPr="00944672">
        <w:rPr>
          <w:rFonts w:ascii="Arial" w:hAnsi="Arial" w:cs="Arial"/>
          <w:sz w:val="24"/>
          <w:szCs w:val="24"/>
        </w:rPr>
        <w:t>Wer von den beiden hätte einen Vorteil, wenn die Beweise vom Server des Flughafens in Kuala Lumpur verschwinden?“</w:t>
      </w:r>
    </w:p>
    <w:p w14:paraId="67FB5624" w14:textId="43835F7A"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Flim schaute nachdenklich drein und sagte dann</w:t>
      </w:r>
      <w:ins w:id="8191" w:author="Lektorat Bauer" w:date="2025-03-04T17:41:00Z" w16du:dateUtc="2025-03-04T16:41:00Z">
        <w:r w:rsidR="0073170B">
          <w:rPr>
            <w:rFonts w:ascii="Arial" w:hAnsi="Arial" w:cs="Arial"/>
            <w:sz w:val="24"/>
            <w:szCs w:val="24"/>
          </w:rPr>
          <w:t>:</w:t>
        </w:r>
      </w:ins>
      <w:del w:id="8192" w:author="Lektorat Bauer" w:date="2025-03-04T17:41:00Z" w16du:dateUtc="2025-03-04T16:41:00Z">
        <w:r w:rsidRPr="00944672" w:rsidDel="0073170B">
          <w:rPr>
            <w:rFonts w:ascii="Arial" w:hAnsi="Arial" w:cs="Arial"/>
            <w:sz w:val="24"/>
            <w:szCs w:val="24"/>
          </w:rPr>
          <w:delText>.</w:delText>
        </w:r>
      </w:del>
      <w:r w:rsidRPr="00944672">
        <w:rPr>
          <w:rFonts w:ascii="Arial" w:hAnsi="Arial" w:cs="Arial"/>
          <w:sz w:val="24"/>
          <w:szCs w:val="24"/>
        </w:rPr>
        <w:t xml:space="preserve"> „Wie in jedem Krimi </w:t>
      </w:r>
      <w:ins w:id="8193" w:author="Lektorat Bauer" w:date="2025-03-04T17:41:00Z" w16du:dateUtc="2025-03-04T16:41:00Z">
        <w:r w:rsidR="0073170B">
          <w:rPr>
            <w:rFonts w:ascii="Arial" w:hAnsi="Arial" w:cs="Arial"/>
            <w:sz w:val="24"/>
            <w:szCs w:val="24"/>
          </w:rPr>
          <w:t>…</w:t>
        </w:r>
      </w:ins>
      <w:del w:id="8194" w:author="Lektorat Bauer" w:date="2025-03-04T17:41:00Z" w16du:dateUtc="2025-03-04T16:41:00Z">
        <w:r w:rsidRPr="00944672" w:rsidDel="0073170B">
          <w:rPr>
            <w:rFonts w:ascii="Arial" w:hAnsi="Arial" w:cs="Arial"/>
            <w:sz w:val="24"/>
            <w:szCs w:val="24"/>
          </w:rPr>
          <w:delText>...</w:delText>
        </w:r>
      </w:del>
      <w:r w:rsidRPr="00944672">
        <w:rPr>
          <w:rFonts w:ascii="Arial" w:hAnsi="Arial" w:cs="Arial"/>
          <w:sz w:val="24"/>
          <w:szCs w:val="24"/>
        </w:rPr>
        <w:t xml:space="preserve"> Derjenige hat ein Motiv, den es betrifft. Ich bin aber noch an dem Punkt: Wieso sollte eines der Länder involviert sein? Könnte das nicht ein </w:t>
      </w:r>
      <w:del w:id="8195" w:author="Lektorat Bauer" w:date="2025-03-04T17:42:00Z" w16du:dateUtc="2025-03-04T16:42:00Z">
        <w:r w:rsidRPr="00944672" w:rsidDel="0073170B">
          <w:rPr>
            <w:rFonts w:ascii="Arial" w:hAnsi="Arial" w:cs="Arial"/>
            <w:sz w:val="24"/>
            <w:szCs w:val="24"/>
          </w:rPr>
          <w:delText>‚</w:delText>
        </w:r>
      </w:del>
      <w:r w:rsidRPr="00944672">
        <w:rPr>
          <w:rFonts w:ascii="Arial" w:hAnsi="Arial" w:cs="Arial"/>
          <w:sz w:val="24"/>
          <w:szCs w:val="24"/>
        </w:rPr>
        <w:t>privater</w:t>
      </w:r>
      <w:del w:id="8196" w:author="Lektorat Bauer" w:date="2025-03-04T17:42:00Z" w16du:dateUtc="2025-03-04T16:42:00Z">
        <w:r w:rsidRPr="00944672" w:rsidDel="0073170B">
          <w:rPr>
            <w:rFonts w:ascii="Arial" w:hAnsi="Arial" w:cs="Arial"/>
            <w:sz w:val="24"/>
            <w:szCs w:val="24"/>
          </w:rPr>
          <w:delText>‘</w:delText>
        </w:r>
      </w:del>
      <w:r w:rsidRPr="00944672">
        <w:rPr>
          <w:rFonts w:ascii="Arial" w:hAnsi="Arial" w:cs="Arial"/>
          <w:sz w:val="24"/>
          <w:szCs w:val="24"/>
        </w:rPr>
        <w:t xml:space="preserve"> Krimineller sein, der sein Tun am Flughafen vertuschen will?“</w:t>
      </w:r>
    </w:p>
    <w:p w14:paraId="3024A276" w14:textId="3CD1EE1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„Das klingt wie ein guter Einwand</w:t>
      </w:r>
      <w:del w:id="8197" w:author="Lektorat Bauer" w:date="2025-03-04T17:42:00Z" w16du:dateUtc="2025-03-04T16:42:00Z">
        <w:r w:rsidRPr="00944672" w:rsidDel="0073170B">
          <w:rPr>
            <w:rFonts w:ascii="Arial" w:hAnsi="Arial" w:cs="Arial"/>
            <w:sz w:val="24"/>
            <w:szCs w:val="24"/>
          </w:rPr>
          <w:delText>.</w:delText>
        </w:r>
      </w:del>
      <w:r w:rsidRPr="00944672">
        <w:rPr>
          <w:rFonts w:ascii="Arial" w:hAnsi="Arial" w:cs="Arial"/>
          <w:sz w:val="24"/>
          <w:szCs w:val="24"/>
        </w:rPr>
        <w:t>“</w:t>
      </w:r>
      <w:ins w:id="8198" w:author="Lektorat Bauer" w:date="2025-03-04T17:42:00Z" w16du:dateUtc="2025-03-04T16:42:00Z">
        <w:r w:rsidR="0073170B">
          <w:rPr>
            <w:rFonts w:ascii="Arial" w:hAnsi="Arial" w:cs="Arial"/>
            <w:sz w:val="24"/>
            <w:szCs w:val="24"/>
          </w:rPr>
          <w:t>,</w:t>
        </w:r>
      </w:ins>
      <w:r w:rsidRPr="00944672">
        <w:rPr>
          <w:rFonts w:ascii="Arial" w:hAnsi="Arial" w:cs="Arial"/>
          <w:sz w:val="24"/>
          <w:szCs w:val="24"/>
        </w:rPr>
        <w:t xml:space="preserve"> </w:t>
      </w:r>
      <w:del w:id="8199" w:author="Lektorat Bauer" w:date="2025-03-04T17:42:00Z" w16du:dateUtc="2025-03-04T16:42:00Z">
        <w:r w:rsidRPr="00944672" w:rsidDel="0073170B">
          <w:rPr>
            <w:rFonts w:ascii="Arial" w:hAnsi="Arial" w:cs="Arial"/>
            <w:sz w:val="24"/>
            <w:szCs w:val="24"/>
          </w:rPr>
          <w:delText xml:space="preserve">Stellte Joost </w:delText>
        </w:r>
        <w:r w:rsidRPr="00944672" w:rsidDel="0073170B">
          <w:rPr>
            <w:rFonts w:ascii="Arial" w:hAnsi="Arial" w:cs="Arial"/>
            <w:noProof/>
            <w:sz w:val="24"/>
            <w:szCs w:val="24"/>
          </w:rPr>
          <w:delText>fest</w:delText>
        </w:r>
        <w:r w:rsidRPr="00944672" w:rsidDel="0073170B">
          <w:rPr>
            <w:rFonts w:ascii="Arial" w:hAnsi="Arial" w:cs="Arial"/>
            <w:sz w:val="24"/>
            <w:szCs w:val="24"/>
          </w:rPr>
          <w:delText xml:space="preserve"> und alle sahen zu Piet.</w:delText>
        </w:r>
      </w:del>
      <w:ins w:id="8200" w:author="Lektorat Bauer" w:date="2025-03-04T17:42:00Z" w16du:dateUtc="2025-03-04T16:42:00Z">
        <w:r w:rsidR="0073170B">
          <w:rPr>
            <w:rFonts w:ascii="Arial" w:hAnsi="Arial" w:cs="Arial"/>
            <w:sz w:val="24"/>
            <w:szCs w:val="24"/>
          </w:rPr>
          <w:t>erwiderte Joost.</w:t>
        </w:r>
      </w:ins>
    </w:p>
    <w:p w14:paraId="08794B42"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„Wir haben die Videodaten mehrfach gesichtet. Im Augenblick überlegen wir, ob wir versuchen, die Soldatin ausfindig zu machen, um über den Dienstweg zu weiteren Erkenntnissen zu kommen.“</w:t>
      </w:r>
    </w:p>
    <w:p w14:paraId="64A1BAC7" w14:textId="77777777" w:rsidR="0073170B" w:rsidRDefault="00944672" w:rsidP="00623B68">
      <w:pPr>
        <w:autoSpaceDE w:val="0"/>
        <w:autoSpaceDN w:val="0"/>
        <w:adjustRightInd w:val="0"/>
        <w:spacing w:after="0" w:line="360" w:lineRule="auto"/>
        <w:ind w:firstLine="227"/>
        <w:jc w:val="both"/>
        <w:rPr>
          <w:ins w:id="8201" w:author="Lektorat Bauer" w:date="2025-03-04T17:42:00Z" w16du:dateUtc="2025-03-04T16:42:00Z"/>
          <w:rFonts w:ascii="Arial" w:hAnsi="Arial" w:cs="Arial"/>
          <w:sz w:val="24"/>
          <w:szCs w:val="24"/>
        </w:rPr>
      </w:pPr>
      <w:r w:rsidRPr="00944672">
        <w:rPr>
          <w:rFonts w:ascii="Arial" w:hAnsi="Arial" w:cs="Arial"/>
          <w:sz w:val="24"/>
          <w:szCs w:val="24"/>
        </w:rPr>
        <w:t>„Ich höre da ein ‚aber‘</w:t>
      </w:r>
      <w:del w:id="8202" w:author="Lektorat Bauer" w:date="2025-03-04T17:42:00Z" w16du:dateUtc="2025-03-04T16:42:00Z">
        <w:r w:rsidRPr="00944672" w:rsidDel="0073170B">
          <w:rPr>
            <w:rFonts w:ascii="Arial" w:hAnsi="Arial" w:cs="Arial"/>
            <w:sz w:val="24"/>
            <w:szCs w:val="24"/>
          </w:rPr>
          <w:delText>.</w:delText>
        </w:r>
      </w:del>
      <w:r w:rsidRPr="00944672">
        <w:rPr>
          <w:rFonts w:ascii="Arial" w:hAnsi="Arial" w:cs="Arial"/>
          <w:sz w:val="24"/>
          <w:szCs w:val="24"/>
        </w:rPr>
        <w:t>“</w:t>
      </w:r>
      <w:ins w:id="8203" w:author="Lektorat Bauer" w:date="2025-03-04T17:42:00Z" w16du:dateUtc="2025-03-04T16:42:00Z">
        <w:r w:rsidR="0073170B">
          <w:rPr>
            <w:rFonts w:ascii="Arial" w:hAnsi="Arial" w:cs="Arial"/>
            <w:sz w:val="24"/>
            <w:szCs w:val="24"/>
          </w:rPr>
          <w:t>,</w:t>
        </w:r>
      </w:ins>
      <w:r w:rsidRPr="00944672">
        <w:rPr>
          <w:rFonts w:ascii="Arial" w:hAnsi="Arial" w:cs="Arial"/>
          <w:sz w:val="24"/>
          <w:szCs w:val="24"/>
        </w:rPr>
        <w:t xml:space="preserve"> </w:t>
      </w:r>
      <w:ins w:id="8204" w:author="Lektorat Bauer" w:date="2025-03-04T17:42:00Z" w16du:dateUtc="2025-03-04T16:42:00Z">
        <w:r w:rsidR="0073170B">
          <w:rPr>
            <w:rFonts w:ascii="Arial" w:hAnsi="Arial" w:cs="Arial"/>
            <w:sz w:val="24"/>
            <w:szCs w:val="24"/>
          </w:rPr>
          <w:t>w</w:t>
        </w:r>
      </w:ins>
      <w:del w:id="8205" w:author="Lektorat Bauer" w:date="2025-03-04T17:42:00Z" w16du:dateUtc="2025-03-04T16:42:00Z">
        <w:r w:rsidRPr="00944672" w:rsidDel="0073170B">
          <w:rPr>
            <w:rFonts w:ascii="Arial" w:hAnsi="Arial" w:cs="Arial"/>
            <w:sz w:val="24"/>
            <w:szCs w:val="24"/>
          </w:rPr>
          <w:delText>W</w:delText>
        </w:r>
      </w:del>
      <w:r w:rsidRPr="00944672">
        <w:rPr>
          <w:rFonts w:ascii="Arial" w:hAnsi="Arial" w:cs="Arial"/>
          <w:sz w:val="24"/>
          <w:szCs w:val="24"/>
        </w:rPr>
        <w:t xml:space="preserve">arf Joost ein. </w:t>
      </w:r>
    </w:p>
    <w:p w14:paraId="7F39EF7D" w14:textId="77777777" w:rsidR="0073170B" w:rsidRDefault="00944672" w:rsidP="00623B68">
      <w:pPr>
        <w:autoSpaceDE w:val="0"/>
        <w:autoSpaceDN w:val="0"/>
        <w:adjustRightInd w:val="0"/>
        <w:spacing w:after="0" w:line="360" w:lineRule="auto"/>
        <w:ind w:firstLine="227"/>
        <w:jc w:val="both"/>
        <w:rPr>
          <w:ins w:id="8206" w:author="Lektorat Bauer" w:date="2025-03-04T17:42:00Z" w16du:dateUtc="2025-03-04T16:42:00Z"/>
          <w:rFonts w:ascii="Arial" w:hAnsi="Arial" w:cs="Arial"/>
          <w:sz w:val="24"/>
          <w:szCs w:val="24"/>
        </w:rPr>
      </w:pPr>
      <w:r w:rsidRPr="00944672">
        <w:rPr>
          <w:rFonts w:ascii="Arial" w:hAnsi="Arial" w:cs="Arial"/>
          <w:sz w:val="24"/>
          <w:szCs w:val="24"/>
        </w:rPr>
        <w:lastRenderedPageBreak/>
        <w:t xml:space="preserve">„Ja, zum einen wollen wir nicht, dass die Malaien wissen, dass wir den Airport gehackt haben. Zum anderen kann es sein, dass wir weitere schlafende Hunde wecken.“ </w:t>
      </w:r>
    </w:p>
    <w:p w14:paraId="3048D3E8" w14:textId="08D089CF"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„Die da wären?“</w:t>
      </w:r>
      <w:ins w:id="8207" w:author="Lektorat Bauer" w:date="2025-03-04T17:42:00Z" w16du:dateUtc="2025-03-04T16:42:00Z">
        <w:r w:rsidR="0073170B">
          <w:rPr>
            <w:rFonts w:ascii="Arial" w:hAnsi="Arial" w:cs="Arial"/>
            <w:sz w:val="24"/>
            <w:szCs w:val="24"/>
          </w:rPr>
          <w:t>,</w:t>
        </w:r>
      </w:ins>
      <w:r w:rsidRPr="00944672">
        <w:rPr>
          <w:rFonts w:ascii="Arial" w:hAnsi="Arial" w:cs="Arial"/>
          <w:sz w:val="24"/>
          <w:szCs w:val="24"/>
        </w:rPr>
        <w:t xml:space="preserve"> </w:t>
      </w:r>
      <w:ins w:id="8208" w:author="Lektorat Bauer" w:date="2025-03-04T17:42:00Z" w16du:dateUtc="2025-03-04T16:42:00Z">
        <w:r w:rsidR="0073170B">
          <w:rPr>
            <w:rFonts w:ascii="Arial" w:hAnsi="Arial" w:cs="Arial"/>
            <w:sz w:val="24"/>
            <w:szCs w:val="24"/>
          </w:rPr>
          <w:t>f</w:t>
        </w:r>
      </w:ins>
      <w:del w:id="8209" w:author="Lektorat Bauer" w:date="2025-03-04T17:42:00Z" w16du:dateUtc="2025-03-04T16:42:00Z">
        <w:r w:rsidRPr="00944672" w:rsidDel="0073170B">
          <w:rPr>
            <w:rFonts w:ascii="Arial" w:hAnsi="Arial" w:cs="Arial"/>
            <w:sz w:val="24"/>
            <w:szCs w:val="24"/>
          </w:rPr>
          <w:delText>F</w:delText>
        </w:r>
      </w:del>
      <w:r w:rsidRPr="00944672">
        <w:rPr>
          <w:rFonts w:ascii="Arial" w:hAnsi="Arial" w:cs="Arial"/>
          <w:sz w:val="24"/>
          <w:szCs w:val="24"/>
        </w:rPr>
        <w:t>ragte Flim</w:t>
      </w:r>
      <w:del w:id="8210" w:author="Lektorat Bauer" w:date="2025-03-04T17:42:00Z" w16du:dateUtc="2025-03-04T16:42:00Z">
        <w:r w:rsidRPr="00944672" w:rsidDel="0073170B">
          <w:rPr>
            <w:rFonts w:ascii="Arial" w:hAnsi="Arial" w:cs="Arial"/>
            <w:sz w:val="24"/>
            <w:szCs w:val="24"/>
          </w:rPr>
          <w:delText xml:space="preserve"> nach</w:delText>
        </w:r>
      </w:del>
      <w:r w:rsidRPr="00944672">
        <w:rPr>
          <w:rFonts w:ascii="Arial" w:hAnsi="Arial" w:cs="Arial"/>
          <w:sz w:val="24"/>
          <w:szCs w:val="24"/>
        </w:rPr>
        <w:t xml:space="preserve">. </w:t>
      </w:r>
    </w:p>
    <w:p w14:paraId="74F63635"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„Traditionell haben wir gute Beziehungen zu Malaysia. Die Briten haben aber auch sehr gute Beziehungen. Wenn wir also den offiziellen Weg gehen, dann hat der britische Secret Service sehr schnell den Hinweis, dass wir etwas untersuchen.“</w:t>
      </w:r>
    </w:p>
    <w:p w14:paraId="248A81AC" w14:textId="1F3FCADC"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w:t>
      </w:r>
      <w:del w:id="8211" w:author="Lektorat Bauer" w:date="2025-03-04T17:43:00Z" w16du:dateUtc="2025-03-04T16:43:00Z">
        <w:r w:rsidRPr="00944672" w:rsidDel="0073170B">
          <w:rPr>
            <w:rFonts w:ascii="Arial" w:hAnsi="Arial" w:cs="Arial"/>
            <w:sz w:val="24"/>
            <w:szCs w:val="24"/>
          </w:rPr>
          <w:delText>Aber,“ fragte Anique, „i</w:delText>
        </w:r>
      </w:del>
      <w:ins w:id="8212" w:author="Lektorat Bauer" w:date="2025-03-04T17:43:00Z" w16du:dateUtc="2025-03-04T16:43:00Z">
        <w:r w:rsidR="0073170B">
          <w:rPr>
            <w:rFonts w:ascii="Arial" w:hAnsi="Arial" w:cs="Arial"/>
            <w:sz w:val="24"/>
            <w:szCs w:val="24"/>
          </w:rPr>
          <w:t>I</w:t>
        </w:r>
      </w:ins>
      <w:r w:rsidRPr="00944672">
        <w:rPr>
          <w:rFonts w:ascii="Arial" w:hAnsi="Arial" w:cs="Arial"/>
          <w:sz w:val="24"/>
          <w:szCs w:val="24"/>
        </w:rPr>
        <w:t>st es sehr blauäugig, wenn ich sage, dass es doch wichtiger ist, den Fall zu klären, als mit Informationen hinterm Berg zu halten?“</w:t>
      </w:r>
      <w:ins w:id="8213" w:author="Lektorat Bauer" w:date="2025-03-04T17:43:00Z" w16du:dateUtc="2025-03-04T16:43:00Z">
        <w:r w:rsidR="0073170B">
          <w:rPr>
            <w:rFonts w:ascii="Arial" w:hAnsi="Arial" w:cs="Arial"/>
            <w:sz w:val="24"/>
            <w:szCs w:val="24"/>
          </w:rPr>
          <w:t>, fragte Anique.</w:t>
        </w:r>
      </w:ins>
    </w:p>
    <w:p w14:paraId="36E21082" w14:textId="77777777" w:rsidR="0073170B" w:rsidRDefault="00944672" w:rsidP="00623B68">
      <w:pPr>
        <w:autoSpaceDE w:val="0"/>
        <w:autoSpaceDN w:val="0"/>
        <w:adjustRightInd w:val="0"/>
        <w:spacing w:after="0" w:line="360" w:lineRule="auto"/>
        <w:ind w:firstLine="227"/>
        <w:jc w:val="both"/>
        <w:rPr>
          <w:ins w:id="8214" w:author="Lektorat Bauer" w:date="2025-03-04T17:44:00Z" w16du:dateUtc="2025-03-04T16:44:00Z"/>
          <w:rFonts w:ascii="Arial" w:hAnsi="Arial" w:cs="Arial"/>
          <w:sz w:val="24"/>
          <w:szCs w:val="24"/>
        </w:rPr>
      </w:pPr>
      <w:commentRangeStart w:id="8215"/>
      <w:r w:rsidRPr="00944672">
        <w:rPr>
          <w:rFonts w:ascii="Arial" w:hAnsi="Arial" w:cs="Arial"/>
          <w:sz w:val="24"/>
          <w:szCs w:val="24"/>
        </w:rPr>
        <w:t xml:space="preserve">Piet sah sie an, </w:t>
      </w:r>
      <w:commentRangeEnd w:id="8215"/>
      <w:r w:rsidR="0073170B">
        <w:rPr>
          <w:rStyle w:val="Kommentarzeichen"/>
        </w:rPr>
        <w:commentReference w:id="8215"/>
      </w:r>
      <w:r w:rsidRPr="00944672">
        <w:rPr>
          <w:rFonts w:ascii="Arial" w:hAnsi="Arial" w:cs="Arial"/>
          <w:sz w:val="24"/>
          <w:szCs w:val="24"/>
        </w:rPr>
        <w:t xml:space="preserve">„Der Spruch ‚Wissen ist Macht‘ kommt nicht von ungefähr. In unserer Branche sind Informationen die Währung. Wir geben Informationen normalerweise nur im </w:t>
      </w:r>
      <w:del w:id="8216" w:author="Lektorat Bauer" w:date="2025-03-04T17:43:00Z" w16du:dateUtc="2025-03-04T16:43:00Z">
        <w:r w:rsidRPr="00944672" w:rsidDel="0073170B">
          <w:rPr>
            <w:rFonts w:ascii="Arial" w:hAnsi="Arial" w:cs="Arial"/>
            <w:sz w:val="24"/>
            <w:szCs w:val="24"/>
          </w:rPr>
          <w:delText>‚Quit Pro Quo‘</w:delText>
        </w:r>
      </w:del>
      <w:ins w:id="8217" w:author="Lektorat Bauer" w:date="2025-03-04T17:43:00Z" w16du:dateUtc="2025-03-04T16:43:00Z">
        <w:r w:rsidR="0073170B">
          <w:rPr>
            <w:rFonts w:ascii="Arial" w:hAnsi="Arial" w:cs="Arial"/>
            <w:sz w:val="24"/>
            <w:szCs w:val="24"/>
          </w:rPr>
          <w:t>’quid-pro-quo</w:t>
        </w:r>
      </w:ins>
      <w:del w:id="8218" w:author="Lektorat Bauer" w:date="2025-03-04T17:43:00Z" w16du:dateUtc="2025-03-04T16:43:00Z">
        <w:r w:rsidRPr="00944672" w:rsidDel="0073170B">
          <w:rPr>
            <w:rFonts w:ascii="Arial" w:hAnsi="Arial" w:cs="Arial"/>
            <w:sz w:val="24"/>
            <w:szCs w:val="24"/>
          </w:rPr>
          <w:delText xml:space="preserve"> </w:delText>
        </w:r>
      </w:del>
      <w:ins w:id="8219" w:author="Lektorat Bauer" w:date="2025-03-04T17:43:00Z" w16du:dateUtc="2025-03-04T16:43:00Z">
        <w:r w:rsidR="0073170B">
          <w:rPr>
            <w:rFonts w:ascii="Arial" w:hAnsi="Arial" w:cs="Arial"/>
            <w:sz w:val="24"/>
            <w:szCs w:val="24"/>
          </w:rPr>
          <w:t>-</w:t>
        </w:r>
      </w:ins>
      <w:r w:rsidRPr="00944672">
        <w:rPr>
          <w:rFonts w:ascii="Arial" w:hAnsi="Arial" w:cs="Arial"/>
          <w:sz w:val="24"/>
          <w:szCs w:val="24"/>
        </w:rPr>
        <w:t xml:space="preserve">Verfahren heraus.“ </w:t>
      </w:r>
    </w:p>
    <w:p w14:paraId="709D650B" w14:textId="7796D8FE"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„Manus manum lavat </w:t>
      </w:r>
      <w:ins w:id="8220" w:author="Lektorat Bauer" w:date="2025-03-04T17:44:00Z" w16du:dateUtc="2025-03-04T16:44:00Z">
        <w:r w:rsidR="0073170B">
          <w:rPr>
            <w:rFonts w:ascii="Arial" w:hAnsi="Arial" w:cs="Arial"/>
            <w:sz w:val="24"/>
            <w:szCs w:val="24"/>
          </w:rPr>
          <w:t>–</w:t>
        </w:r>
      </w:ins>
      <w:del w:id="8221" w:author="Lektorat Bauer" w:date="2025-03-04T17:44:00Z" w16du:dateUtc="2025-03-04T16:44:00Z">
        <w:r w:rsidRPr="00944672" w:rsidDel="0073170B">
          <w:rPr>
            <w:rFonts w:ascii="Arial" w:hAnsi="Arial" w:cs="Arial"/>
            <w:sz w:val="24"/>
            <w:szCs w:val="24"/>
          </w:rPr>
          <w:delText>-</w:delText>
        </w:r>
      </w:del>
      <w:r w:rsidRPr="00944672">
        <w:rPr>
          <w:rFonts w:ascii="Arial" w:hAnsi="Arial" w:cs="Arial"/>
          <w:sz w:val="24"/>
          <w:szCs w:val="24"/>
        </w:rPr>
        <w:t xml:space="preserve"> eine Hand wäscht die andere.“ Es klang frustriert, als Joost das sagte.</w:t>
      </w:r>
    </w:p>
    <w:p w14:paraId="6C1176E1" w14:textId="77777777" w:rsidR="0073170B" w:rsidRDefault="00944672" w:rsidP="00623B68">
      <w:pPr>
        <w:autoSpaceDE w:val="0"/>
        <w:autoSpaceDN w:val="0"/>
        <w:adjustRightInd w:val="0"/>
        <w:spacing w:after="0" w:line="360" w:lineRule="auto"/>
        <w:ind w:firstLine="227"/>
        <w:jc w:val="both"/>
        <w:rPr>
          <w:ins w:id="8222" w:author="Lektorat Bauer" w:date="2025-03-04T17:44:00Z" w16du:dateUtc="2025-03-04T16:44:00Z"/>
          <w:rFonts w:ascii="Arial" w:hAnsi="Arial" w:cs="Arial"/>
          <w:sz w:val="24"/>
          <w:szCs w:val="24"/>
        </w:rPr>
      </w:pPr>
      <w:r w:rsidRPr="00944672">
        <w:rPr>
          <w:rFonts w:ascii="Arial" w:hAnsi="Arial" w:cs="Arial"/>
          <w:sz w:val="24"/>
          <w:szCs w:val="24"/>
        </w:rPr>
        <w:t xml:space="preserve">„Da kommst Du jetzt ins Spiel.“ Als Piet dies sagte, </w:t>
      </w:r>
      <w:del w:id="8223" w:author="Lektorat Bauer" w:date="2025-03-04T17:44:00Z" w16du:dateUtc="2025-03-04T16:44:00Z">
        <w:r w:rsidRPr="00944672" w:rsidDel="0073170B">
          <w:rPr>
            <w:rFonts w:ascii="Arial" w:hAnsi="Arial" w:cs="Arial"/>
            <w:sz w:val="24"/>
            <w:szCs w:val="24"/>
          </w:rPr>
          <w:delText>zuckte Joost Kopf herum</w:delText>
        </w:r>
      </w:del>
      <w:ins w:id="8224" w:author="Lektorat Bauer" w:date="2025-03-04T17:44:00Z" w16du:dateUtc="2025-03-04T16:44:00Z">
        <w:r w:rsidR="0073170B">
          <w:rPr>
            <w:rFonts w:ascii="Arial" w:hAnsi="Arial" w:cs="Arial"/>
            <w:sz w:val="24"/>
            <w:szCs w:val="24"/>
          </w:rPr>
          <w:t>weiteten sich Joosts Augen</w:t>
        </w:r>
      </w:ins>
      <w:r w:rsidRPr="00944672">
        <w:rPr>
          <w:rFonts w:ascii="Arial" w:hAnsi="Arial" w:cs="Arial"/>
          <w:sz w:val="24"/>
          <w:szCs w:val="24"/>
        </w:rPr>
        <w:t xml:space="preserve">. „Wie jetzt?“ </w:t>
      </w:r>
    </w:p>
    <w:p w14:paraId="613A54B9" w14:textId="4F8CEA9D"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„Wenn Du in eine bestimmte Richtung recherchierst, dann kannst Du anfragen, wen Du willst. Wobei fraglich ist, ob Du immer eine Antwort bekommst.“</w:t>
      </w:r>
    </w:p>
    <w:p w14:paraId="7D43BE64" w14:textId="77777777" w:rsidR="0073170B" w:rsidRDefault="00944672" w:rsidP="00623B68">
      <w:pPr>
        <w:autoSpaceDE w:val="0"/>
        <w:autoSpaceDN w:val="0"/>
        <w:adjustRightInd w:val="0"/>
        <w:spacing w:after="0" w:line="360" w:lineRule="auto"/>
        <w:ind w:firstLine="227"/>
        <w:jc w:val="both"/>
        <w:rPr>
          <w:ins w:id="8225" w:author="Lektorat Bauer" w:date="2025-03-04T17:44:00Z" w16du:dateUtc="2025-03-04T16:44:00Z"/>
          <w:rFonts w:ascii="Arial" w:hAnsi="Arial" w:cs="Arial"/>
          <w:sz w:val="24"/>
          <w:szCs w:val="24"/>
        </w:rPr>
      </w:pPr>
      <w:r w:rsidRPr="00944672">
        <w:rPr>
          <w:rFonts w:ascii="Arial" w:hAnsi="Arial" w:cs="Arial"/>
          <w:sz w:val="24"/>
          <w:szCs w:val="24"/>
        </w:rPr>
        <w:t xml:space="preserve">„Ich verstehe. Dadurch werde ich zu einem inoffiziellen Mitarbeiter von Euch, aber ihr wascht die Hände in Unschuld.“ </w:t>
      </w:r>
    </w:p>
    <w:p w14:paraId="15D1359F" w14:textId="15500E3C"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„Na ja, nicht ganz. Du arbeitest nicht verdeckt, sondern an einer Reportage. Auch wenn Spione und Reporter schwer zu trennen sind.“ </w:t>
      </w:r>
      <w:del w:id="8226" w:author="Lektorat Bauer" w:date="2025-03-04T17:44:00Z" w16du:dateUtc="2025-03-04T16:44:00Z">
        <w:r w:rsidRPr="00944672" w:rsidDel="0073170B">
          <w:rPr>
            <w:rFonts w:ascii="Arial" w:hAnsi="Arial" w:cs="Arial"/>
            <w:sz w:val="24"/>
            <w:szCs w:val="24"/>
          </w:rPr>
          <w:delText>Grinste Piet ihn an</w:delText>
        </w:r>
      </w:del>
      <w:ins w:id="8227" w:author="Lektorat Bauer" w:date="2025-03-04T17:44:00Z" w16du:dateUtc="2025-03-04T16:44:00Z">
        <w:r w:rsidR="0073170B">
          <w:rPr>
            <w:rFonts w:ascii="Arial" w:hAnsi="Arial" w:cs="Arial"/>
            <w:sz w:val="24"/>
            <w:szCs w:val="24"/>
          </w:rPr>
          <w:t>Piet grinste ihn an</w:t>
        </w:r>
      </w:ins>
      <w:r w:rsidRPr="00944672">
        <w:rPr>
          <w:rFonts w:ascii="Arial" w:hAnsi="Arial" w:cs="Arial"/>
          <w:sz w:val="24"/>
          <w:szCs w:val="24"/>
        </w:rPr>
        <w:t>.</w:t>
      </w:r>
    </w:p>
    <w:p w14:paraId="1602C445" w14:textId="4410C57B"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„Jetzt gibt es aber noch ein grundsätzliches Problem. Wie erkläre ich, dass ich weiß</w:t>
      </w:r>
      <w:ins w:id="8228" w:author="Lektorat Bauer" w:date="2025-03-04T17:44:00Z" w16du:dateUtc="2025-03-04T16:44:00Z">
        <w:r w:rsidR="0073170B">
          <w:rPr>
            <w:rFonts w:ascii="Arial" w:hAnsi="Arial" w:cs="Arial"/>
            <w:sz w:val="24"/>
            <w:szCs w:val="24"/>
          </w:rPr>
          <w:t>,</w:t>
        </w:r>
      </w:ins>
      <w:r w:rsidRPr="00944672">
        <w:rPr>
          <w:rFonts w:ascii="Arial" w:hAnsi="Arial" w:cs="Arial"/>
          <w:sz w:val="24"/>
          <w:szCs w:val="24"/>
        </w:rPr>
        <w:t xml:space="preserve"> wer am Tor stand?“</w:t>
      </w:r>
    </w:p>
    <w:p w14:paraId="033044B1" w14:textId="32FE0BC3"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„Wenn ich etwas vorschlagen darf?“</w:t>
      </w:r>
      <w:ins w:id="8229" w:author="Lektorat Bauer" w:date="2025-03-04T17:45:00Z" w16du:dateUtc="2025-03-04T16:45:00Z">
        <w:r w:rsidR="0073170B">
          <w:rPr>
            <w:rFonts w:ascii="Arial" w:hAnsi="Arial" w:cs="Arial"/>
            <w:sz w:val="24"/>
            <w:szCs w:val="24"/>
          </w:rPr>
          <w:t>,</w:t>
        </w:r>
      </w:ins>
      <w:r w:rsidRPr="00944672">
        <w:rPr>
          <w:rFonts w:ascii="Arial" w:hAnsi="Arial" w:cs="Arial"/>
          <w:sz w:val="24"/>
          <w:szCs w:val="24"/>
        </w:rPr>
        <w:t xml:space="preserve"> </w:t>
      </w:r>
      <w:ins w:id="8230" w:author="Lektorat Bauer" w:date="2025-03-04T17:45:00Z" w16du:dateUtc="2025-03-04T16:45:00Z">
        <w:r w:rsidR="0073170B">
          <w:rPr>
            <w:rFonts w:ascii="Arial" w:hAnsi="Arial" w:cs="Arial"/>
            <w:sz w:val="24"/>
            <w:szCs w:val="24"/>
          </w:rPr>
          <w:t>s</w:t>
        </w:r>
      </w:ins>
      <w:del w:id="8231" w:author="Lektorat Bauer" w:date="2025-03-04T17:45:00Z" w16du:dateUtc="2025-03-04T16:45:00Z">
        <w:r w:rsidRPr="00944672" w:rsidDel="0073170B">
          <w:rPr>
            <w:rFonts w:ascii="Arial" w:hAnsi="Arial" w:cs="Arial"/>
            <w:sz w:val="24"/>
            <w:szCs w:val="24"/>
          </w:rPr>
          <w:delText>S</w:delText>
        </w:r>
      </w:del>
      <w:r w:rsidRPr="00944672">
        <w:rPr>
          <w:rFonts w:ascii="Arial" w:hAnsi="Arial" w:cs="Arial"/>
          <w:sz w:val="24"/>
          <w:szCs w:val="24"/>
        </w:rPr>
        <w:t>chaltete Flim sich ein. „Wir könnten Screenshots machen und den Geotag auf ‚xy‘ ändern.“</w:t>
      </w:r>
    </w:p>
    <w:p w14:paraId="6DC7E190"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Jetzt war es an Joost zu fragen: „Will ich das Wissen?“ Alle schüttelten den Kopf.</w:t>
      </w:r>
    </w:p>
    <w:p w14:paraId="2825320D" w14:textId="214B38D5"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Piet griff zu einem Koffer, den er neben dem Stuhl stehen hatte. „In den TV-Kochsendungen heißt es doch immer: Ich habe da mal etwas vorbereitet </w:t>
      </w:r>
      <w:ins w:id="8232" w:author="Lektorat Bauer" w:date="2025-03-04T17:45:00Z" w16du:dateUtc="2025-03-04T16:45:00Z">
        <w:r w:rsidR="0073170B">
          <w:rPr>
            <w:rFonts w:ascii="Arial" w:hAnsi="Arial" w:cs="Arial"/>
            <w:sz w:val="24"/>
            <w:szCs w:val="24"/>
          </w:rPr>
          <w:t>…</w:t>
        </w:r>
      </w:ins>
      <w:del w:id="8233" w:author="Lektorat Bauer" w:date="2025-03-04T17:45:00Z" w16du:dateUtc="2025-03-04T16:45:00Z">
        <w:r w:rsidRPr="00944672" w:rsidDel="0073170B">
          <w:rPr>
            <w:rFonts w:ascii="Arial" w:hAnsi="Arial" w:cs="Arial"/>
            <w:sz w:val="24"/>
            <w:szCs w:val="24"/>
          </w:rPr>
          <w:delText>...</w:delText>
        </w:r>
      </w:del>
      <w:r w:rsidRPr="00944672">
        <w:rPr>
          <w:rFonts w:ascii="Arial" w:hAnsi="Arial" w:cs="Arial"/>
          <w:sz w:val="24"/>
          <w:szCs w:val="24"/>
        </w:rPr>
        <w:t>“</w:t>
      </w:r>
      <w:del w:id="8234" w:author="Lektorat Bauer" w:date="2025-03-04T17:45:00Z" w16du:dateUtc="2025-03-04T16:45:00Z">
        <w:r w:rsidRPr="00944672" w:rsidDel="0073170B">
          <w:rPr>
            <w:rFonts w:ascii="Arial" w:hAnsi="Arial" w:cs="Arial"/>
            <w:sz w:val="24"/>
            <w:szCs w:val="24"/>
          </w:rPr>
          <w:delText xml:space="preserve"> Lächelte Piet Joost an.</w:delText>
        </w:r>
      </w:del>
    </w:p>
    <w:p w14:paraId="1873B260" w14:textId="77777777" w:rsidR="0073170B" w:rsidRDefault="00944672" w:rsidP="00623B68">
      <w:pPr>
        <w:autoSpaceDE w:val="0"/>
        <w:autoSpaceDN w:val="0"/>
        <w:adjustRightInd w:val="0"/>
        <w:spacing w:after="0" w:line="360" w:lineRule="auto"/>
        <w:ind w:firstLine="227"/>
        <w:jc w:val="both"/>
        <w:rPr>
          <w:ins w:id="8235" w:author="Lektorat Bauer" w:date="2025-03-04T17:45:00Z" w16du:dateUtc="2025-03-04T16:45:00Z"/>
          <w:rFonts w:ascii="Arial" w:hAnsi="Arial" w:cs="Arial"/>
          <w:sz w:val="24"/>
          <w:szCs w:val="24"/>
        </w:rPr>
      </w:pPr>
      <w:r w:rsidRPr="00944672">
        <w:rPr>
          <w:rFonts w:ascii="Arial" w:hAnsi="Arial" w:cs="Arial"/>
          <w:sz w:val="24"/>
          <w:szCs w:val="24"/>
        </w:rPr>
        <w:t xml:space="preserve">„Du willst nicht sagen, dass Du diese Bilder hast?“ </w:t>
      </w:r>
    </w:p>
    <w:p w14:paraId="41279217" w14:textId="77777777" w:rsidR="0073170B" w:rsidRDefault="00944672" w:rsidP="00623B68">
      <w:pPr>
        <w:autoSpaceDE w:val="0"/>
        <w:autoSpaceDN w:val="0"/>
        <w:adjustRightInd w:val="0"/>
        <w:spacing w:after="0" w:line="360" w:lineRule="auto"/>
        <w:ind w:firstLine="227"/>
        <w:jc w:val="both"/>
        <w:rPr>
          <w:ins w:id="8236" w:author="Lektorat Bauer" w:date="2025-03-04T17:45:00Z" w16du:dateUtc="2025-03-04T16:45:00Z"/>
          <w:rFonts w:ascii="Arial" w:hAnsi="Arial" w:cs="Arial"/>
          <w:sz w:val="24"/>
          <w:szCs w:val="24"/>
        </w:rPr>
      </w:pPr>
      <w:r w:rsidRPr="00944672">
        <w:rPr>
          <w:rFonts w:ascii="Arial" w:hAnsi="Arial" w:cs="Arial"/>
          <w:sz w:val="24"/>
          <w:szCs w:val="24"/>
        </w:rPr>
        <w:t xml:space="preserve">„Doch“ </w:t>
      </w:r>
    </w:p>
    <w:p w14:paraId="189B368E" w14:textId="77777777" w:rsidR="0073170B" w:rsidRDefault="00944672" w:rsidP="00623B68">
      <w:pPr>
        <w:autoSpaceDE w:val="0"/>
        <w:autoSpaceDN w:val="0"/>
        <w:adjustRightInd w:val="0"/>
        <w:spacing w:after="0" w:line="360" w:lineRule="auto"/>
        <w:ind w:firstLine="227"/>
        <w:jc w:val="both"/>
        <w:rPr>
          <w:ins w:id="8237" w:author="Lektorat Bauer" w:date="2025-03-04T17:45:00Z" w16du:dateUtc="2025-03-04T16:45:00Z"/>
          <w:rFonts w:ascii="Arial" w:hAnsi="Arial" w:cs="Arial"/>
          <w:sz w:val="24"/>
          <w:szCs w:val="24"/>
        </w:rPr>
      </w:pPr>
      <w:r w:rsidRPr="00944672">
        <w:rPr>
          <w:rFonts w:ascii="Arial" w:hAnsi="Arial" w:cs="Arial"/>
          <w:sz w:val="24"/>
          <w:szCs w:val="24"/>
        </w:rPr>
        <w:t xml:space="preserve">„Und der Geotag?“ </w:t>
      </w:r>
    </w:p>
    <w:p w14:paraId="35FDD3F2" w14:textId="5CB94811"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 xml:space="preserve">„Eine Woche nach dem Verschwinden. Aufgenommen bei den Koordinaten </w:t>
      </w:r>
      <w:del w:id="8238" w:author="Lektorat Bauer" w:date="2025-03-04T17:45:00Z" w16du:dateUtc="2025-03-04T16:45:00Z">
        <w:r w:rsidRPr="00944672" w:rsidDel="0073170B">
          <w:rPr>
            <w:rFonts w:ascii="Arial" w:hAnsi="Arial" w:cs="Arial"/>
            <w:sz w:val="24"/>
            <w:szCs w:val="24"/>
          </w:rPr>
          <w:delText xml:space="preserve">der </w:delText>
        </w:r>
      </w:del>
      <w:ins w:id="8239" w:author="Lektorat Bauer" w:date="2025-03-04T17:45:00Z" w16du:dateUtc="2025-03-04T16:45:00Z">
        <w:r w:rsidR="0073170B">
          <w:rPr>
            <w:rFonts w:ascii="Arial" w:hAnsi="Arial" w:cs="Arial"/>
            <w:sz w:val="24"/>
            <w:szCs w:val="24"/>
          </w:rPr>
          <w:t>des</w:t>
        </w:r>
        <w:r w:rsidR="0073170B" w:rsidRPr="00944672">
          <w:rPr>
            <w:rFonts w:ascii="Arial" w:hAnsi="Arial" w:cs="Arial"/>
            <w:sz w:val="24"/>
            <w:szCs w:val="24"/>
          </w:rPr>
          <w:t xml:space="preserve"> </w:t>
        </w:r>
      </w:ins>
      <w:r w:rsidRPr="00944672">
        <w:rPr>
          <w:rFonts w:ascii="Arial" w:hAnsi="Arial" w:cs="Arial"/>
          <w:sz w:val="24"/>
          <w:szCs w:val="24"/>
        </w:rPr>
        <w:t xml:space="preserve">‚Star‘ in Kuala Lumpur. </w:t>
      </w:r>
      <w:del w:id="8240" w:author="Lektorat Bauer" w:date="2025-03-04T17:45:00Z" w16du:dateUtc="2025-03-04T16:45:00Z">
        <w:r w:rsidRPr="00944672" w:rsidDel="0073170B">
          <w:rPr>
            <w:rFonts w:ascii="Arial" w:hAnsi="Arial" w:cs="Arial"/>
            <w:sz w:val="24"/>
            <w:szCs w:val="24"/>
          </w:rPr>
          <w:delText xml:space="preserve">Deren </w:delText>
        </w:r>
      </w:del>
      <w:ins w:id="8241" w:author="Lektorat Bauer" w:date="2025-03-04T17:45:00Z" w16du:dateUtc="2025-03-04T16:45:00Z">
        <w:r w:rsidR="0073170B">
          <w:rPr>
            <w:rFonts w:ascii="Arial" w:hAnsi="Arial" w:cs="Arial"/>
            <w:sz w:val="24"/>
            <w:szCs w:val="24"/>
          </w:rPr>
          <w:t>Dessen</w:t>
        </w:r>
        <w:r w:rsidR="0073170B" w:rsidRPr="00944672">
          <w:rPr>
            <w:rFonts w:ascii="Arial" w:hAnsi="Arial" w:cs="Arial"/>
            <w:sz w:val="24"/>
            <w:szCs w:val="24"/>
          </w:rPr>
          <w:t xml:space="preserve"> </w:t>
        </w:r>
      </w:ins>
      <w:r w:rsidRPr="00944672">
        <w:rPr>
          <w:rFonts w:ascii="Arial" w:hAnsi="Arial" w:cs="Arial"/>
          <w:sz w:val="24"/>
          <w:szCs w:val="24"/>
        </w:rPr>
        <w:t>Reporter haben die Bilder gemacht</w:t>
      </w:r>
      <w:ins w:id="8242" w:author="Lektorat Bauer" w:date="2025-03-04T17:45:00Z" w16du:dateUtc="2025-03-04T16:45:00Z">
        <w:r w:rsidR="0073170B">
          <w:rPr>
            <w:rFonts w:ascii="Arial" w:hAnsi="Arial" w:cs="Arial"/>
            <w:sz w:val="24"/>
            <w:szCs w:val="24"/>
          </w:rPr>
          <w:t>.</w:t>
        </w:r>
      </w:ins>
      <w:del w:id="8243" w:author="Lektorat Bauer" w:date="2025-03-04T17:45:00Z" w16du:dateUtc="2025-03-04T16:45:00Z">
        <w:r w:rsidRPr="00944672" w:rsidDel="0073170B">
          <w:rPr>
            <w:rFonts w:ascii="Arial" w:hAnsi="Arial" w:cs="Arial"/>
            <w:sz w:val="24"/>
            <w:szCs w:val="24"/>
          </w:rPr>
          <w:delText>. ...</w:delText>
        </w:r>
      </w:del>
      <w:r w:rsidRPr="00944672">
        <w:rPr>
          <w:rFonts w:ascii="Arial" w:hAnsi="Arial" w:cs="Arial"/>
          <w:sz w:val="24"/>
          <w:szCs w:val="24"/>
        </w:rPr>
        <w:t>“</w:t>
      </w:r>
    </w:p>
    <w:p w14:paraId="059FB92D" w14:textId="77777777" w:rsidR="0073170B" w:rsidRDefault="00944672" w:rsidP="00623B68">
      <w:pPr>
        <w:autoSpaceDE w:val="0"/>
        <w:autoSpaceDN w:val="0"/>
        <w:adjustRightInd w:val="0"/>
        <w:spacing w:after="0" w:line="360" w:lineRule="auto"/>
        <w:ind w:firstLine="227"/>
        <w:jc w:val="both"/>
        <w:rPr>
          <w:ins w:id="8244" w:author="Lektorat Bauer" w:date="2025-03-04T17:46:00Z" w16du:dateUtc="2025-03-04T16:46:00Z"/>
          <w:rFonts w:ascii="Arial" w:hAnsi="Arial" w:cs="Arial"/>
          <w:sz w:val="24"/>
          <w:szCs w:val="24"/>
        </w:rPr>
      </w:pPr>
      <w:r w:rsidRPr="00944672">
        <w:rPr>
          <w:rFonts w:ascii="Arial" w:hAnsi="Arial" w:cs="Arial"/>
          <w:sz w:val="24"/>
          <w:szCs w:val="24"/>
        </w:rPr>
        <w:t xml:space="preserve">Der Gesichtsausdruck, den Joost jetzt machte, brachte alle zum Lachen. „Piet, Du hast das vorbereitet?! Du wusstest aber nicht, ob Du es brauchen würdest, oder?“ </w:t>
      </w:r>
    </w:p>
    <w:p w14:paraId="65B8BFBB" w14:textId="49636829"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„Das ist richtig. Aber in meiner Branche ist gute Vorbereitung alles.“</w:t>
      </w:r>
    </w:p>
    <w:p w14:paraId="4C4D7298" w14:textId="77777777" w:rsidR="0073170B" w:rsidRDefault="00944672" w:rsidP="00623B68">
      <w:pPr>
        <w:autoSpaceDE w:val="0"/>
        <w:autoSpaceDN w:val="0"/>
        <w:adjustRightInd w:val="0"/>
        <w:spacing w:after="0" w:line="360" w:lineRule="auto"/>
        <w:ind w:firstLine="227"/>
        <w:jc w:val="both"/>
        <w:rPr>
          <w:ins w:id="8245" w:author="Lektorat Bauer" w:date="2025-03-04T17:46:00Z" w16du:dateUtc="2025-03-04T16:46:00Z"/>
          <w:rFonts w:ascii="Arial" w:hAnsi="Arial" w:cs="Arial"/>
          <w:sz w:val="24"/>
          <w:szCs w:val="24"/>
        </w:rPr>
      </w:pPr>
      <w:del w:id="8246" w:author="Lektorat Bauer" w:date="2025-03-04T17:46:00Z" w16du:dateUtc="2025-03-04T16:46:00Z">
        <w:r w:rsidRPr="00944672" w:rsidDel="0073170B">
          <w:rPr>
            <w:rFonts w:ascii="Arial" w:hAnsi="Arial" w:cs="Arial"/>
            <w:sz w:val="24"/>
            <w:szCs w:val="24"/>
          </w:rPr>
          <w:delText>„Toll ...“ Brummt Joost,</w:delText>
        </w:r>
      </w:del>
      <w:r w:rsidRPr="00944672">
        <w:rPr>
          <w:rFonts w:ascii="Arial" w:hAnsi="Arial" w:cs="Arial"/>
          <w:sz w:val="24"/>
          <w:szCs w:val="24"/>
        </w:rPr>
        <w:t xml:space="preserve"> „Dann kann ich wohl kaum nein sagen. Wo soll ich anfangen?“</w:t>
      </w:r>
      <w:ins w:id="8247" w:author="Lektorat Bauer" w:date="2025-03-04T17:46:00Z" w16du:dateUtc="2025-03-04T16:46:00Z">
        <w:r w:rsidR="0073170B">
          <w:rPr>
            <w:rFonts w:ascii="Arial" w:hAnsi="Arial" w:cs="Arial"/>
            <w:sz w:val="24"/>
            <w:szCs w:val="24"/>
          </w:rPr>
          <w:t>, brummte Joost.</w:t>
        </w:r>
      </w:ins>
      <w:r w:rsidRPr="00944672">
        <w:rPr>
          <w:rFonts w:ascii="Arial" w:hAnsi="Arial" w:cs="Arial"/>
          <w:sz w:val="24"/>
          <w:szCs w:val="24"/>
        </w:rPr>
        <w:t xml:space="preserve"> </w:t>
      </w:r>
    </w:p>
    <w:p w14:paraId="7BA05A72" w14:textId="0B80190B"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„Heute ist Freitag, da läuft nicht mehr viel. Fahre rüber nach Amsterdam und mache Dir ein schönes Wochenende. Ein Hotel ist gebucht. Wir zahlen. Am Montag triffst Du Dich mit einem Banker, der Dir Hintergrundinformationen gibt. Anschließend bist Du Journalist, und nimmst die Fäden auf, die Dir am sinnvollsten erscheinen. Wenn Du mich brauchst, dann rufst Du mich an.“</w:t>
      </w:r>
    </w:p>
    <w:p w14:paraId="51BACEBC" w14:textId="13F55F1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„Da ist dann nichts mehr hinzuzufügen</w:t>
      </w:r>
      <w:del w:id="8248" w:author="Lektorat Bauer" w:date="2025-03-04T17:46:00Z" w16du:dateUtc="2025-03-04T16:46:00Z">
        <w:r w:rsidRPr="00944672" w:rsidDel="0073170B">
          <w:rPr>
            <w:rFonts w:ascii="Arial" w:hAnsi="Arial" w:cs="Arial"/>
            <w:sz w:val="24"/>
            <w:szCs w:val="24"/>
          </w:rPr>
          <w:delText>.</w:delText>
        </w:r>
      </w:del>
      <w:r w:rsidRPr="00944672">
        <w:rPr>
          <w:rFonts w:ascii="Arial" w:hAnsi="Arial" w:cs="Arial"/>
          <w:sz w:val="24"/>
          <w:szCs w:val="24"/>
        </w:rPr>
        <w:t>“</w:t>
      </w:r>
      <w:ins w:id="8249" w:author="Lektorat Bauer" w:date="2025-03-04T17:46:00Z" w16du:dateUtc="2025-03-04T16:46:00Z">
        <w:r w:rsidR="0073170B">
          <w:rPr>
            <w:rFonts w:ascii="Arial" w:hAnsi="Arial" w:cs="Arial"/>
            <w:sz w:val="24"/>
            <w:szCs w:val="24"/>
          </w:rPr>
          <w:t>,</w:t>
        </w:r>
      </w:ins>
      <w:r w:rsidRPr="00944672">
        <w:rPr>
          <w:rFonts w:ascii="Arial" w:hAnsi="Arial" w:cs="Arial"/>
          <w:sz w:val="24"/>
          <w:szCs w:val="24"/>
        </w:rPr>
        <w:t xml:space="preserve"> </w:t>
      </w:r>
      <w:ins w:id="8250" w:author="Lektorat Bauer" w:date="2025-03-04T17:46:00Z" w16du:dateUtc="2025-03-04T16:46:00Z">
        <w:r w:rsidR="0073170B">
          <w:rPr>
            <w:rFonts w:ascii="Arial" w:hAnsi="Arial" w:cs="Arial"/>
            <w:sz w:val="24"/>
            <w:szCs w:val="24"/>
          </w:rPr>
          <w:t>g</w:t>
        </w:r>
      </w:ins>
      <w:del w:id="8251" w:author="Lektorat Bauer" w:date="2025-03-04T17:46:00Z" w16du:dateUtc="2025-03-04T16:46:00Z">
        <w:r w:rsidRPr="00944672" w:rsidDel="0073170B">
          <w:rPr>
            <w:rFonts w:ascii="Arial" w:hAnsi="Arial" w:cs="Arial"/>
            <w:sz w:val="24"/>
            <w:szCs w:val="24"/>
          </w:rPr>
          <w:delText>G</w:delText>
        </w:r>
      </w:del>
      <w:r w:rsidRPr="00944672">
        <w:rPr>
          <w:rFonts w:ascii="Arial" w:hAnsi="Arial" w:cs="Arial"/>
          <w:sz w:val="24"/>
          <w:szCs w:val="24"/>
        </w:rPr>
        <w:t>rummelte Joost, der sich überfahren fühlte.</w:t>
      </w:r>
    </w:p>
    <w:p w14:paraId="0699DDF0"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Nachdem die Sitzung sich um ein paar Randinformationen gedreht hatte, verabschiedeten sich alle in das Wochenende.</w:t>
      </w:r>
    </w:p>
    <w:p w14:paraId="57E3F948"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Da es erst kurz nach 13:00 Uhr war, entschied Joost sich, den Termin für Montag zu bestätigen. Er wählte die Nummer von John-Henry Cummings, dessen Telefonnummer er von Piet erhalten hatte.</w:t>
      </w:r>
    </w:p>
    <w:p w14:paraId="2C03E2CE" w14:textId="77777777" w:rsidR="0073170B" w:rsidRDefault="00944672" w:rsidP="00623B68">
      <w:pPr>
        <w:autoSpaceDE w:val="0"/>
        <w:autoSpaceDN w:val="0"/>
        <w:adjustRightInd w:val="0"/>
        <w:spacing w:after="0" w:line="360" w:lineRule="auto"/>
        <w:ind w:firstLine="227"/>
        <w:jc w:val="both"/>
        <w:rPr>
          <w:ins w:id="8252" w:author="Lektorat Bauer" w:date="2025-03-04T17:47:00Z" w16du:dateUtc="2025-03-04T16:47:00Z"/>
          <w:rFonts w:ascii="Arial" w:hAnsi="Arial" w:cs="Arial"/>
          <w:sz w:val="24"/>
          <w:szCs w:val="24"/>
        </w:rPr>
      </w:pPr>
      <w:r w:rsidRPr="00944672">
        <w:rPr>
          <w:rFonts w:ascii="Arial" w:hAnsi="Arial" w:cs="Arial"/>
          <w:sz w:val="24"/>
          <w:szCs w:val="24"/>
        </w:rPr>
        <w:t xml:space="preserve">Nach dem dritten Klingelton meldete sich eine männliche Stimme: „Ja </w:t>
      </w:r>
      <w:del w:id="8253" w:author="Lektorat Bauer" w:date="2025-03-04T17:46:00Z" w16du:dateUtc="2025-03-04T16:46:00Z">
        <w:r w:rsidRPr="00944672" w:rsidDel="0073170B">
          <w:rPr>
            <w:rFonts w:ascii="Arial" w:hAnsi="Arial" w:cs="Arial"/>
            <w:sz w:val="24"/>
            <w:szCs w:val="24"/>
          </w:rPr>
          <w:delText>B</w:delText>
        </w:r>
      </w:del>
      <w:ins w:id="8254" w:author="Lektorat Bauer" w:date="2025-03-04T17:46:00Z" w16du:dateUtc="2025-03-04T16:46:00Z">
        <w:r w:rsidR="0073170B">
          <w:rPr>
            <w:rFonts w:ascii="Arial" w:hAnsi="Arial" w:cs="Arial"/>
            <w:sz w:val="24"/>
            <w:szCs w:val="24"/>
          </w:rPr>
          <w:t>b</w:t>
        </w:r>
      </w:ins>
      <w:r w:rsidRPr="00944672">
        <w:rPr>
          <w:rFonts w:ascii="Arial" w:hAnsi="Arial" w:cs="Arial"/>
          <w:sz w:val="24"/>
          <w:szCs w:val="24"/>
        </w:rPr>
        <w:t xml:space="preserve">itte?“ </w:t>
      </w:r>
    </w:p>
    <w:p w14:paraId="7F554EC3" w14:textId="77777777" w:rsidR="0073170B" w:rsidRDefault="00944672" w:rsidP="0073170B">
      <w:pPr>
        <w:autoSpaceDE w:val="0"/>
        <w:autoSpaceDN w:val="0"/>
        <w:adjustRightInd w:val="0"/>
        <w:spacing w:after="0" w:line="360" w:lineRule="auto"/>
        <w:ind w:firstLine="227"/>
        <w:jc w:val="both"/>
        <w:rPr>
          <w:ins w:id="8255" w:author="Lektorat Bauer" w:date="2025-03-04T17:47:00Z" w16du:dateUtc="2025-03-04T16:47:00Z"/>
          <w:rFonts w:ascii="Arial" w:hAnsi="Arial" w:cs="Arial"/>
          <w:sz w:val="24"/>
          <w:szCs w:val="24"/>
        </w:rPr>
      </w:pPr>
      <w:r w:rsidRPr="00944672">
        <w:rPr>
          <w:rFonts w:ascii="Arial" w:hAnsi="Arial" w:cs="Arial"/>
          <w:sz w:val="24"/>
          <w:szCs w:val="24"/>
        </w:rPr>
        <w:t xml:space="preserve">„Mr. John-Henry Cummings?“ </w:t>
      </w:r>
    </w:p>
    <w:p w14:paraId="6DB22465" w14:textId="77777777" w:rsidR="0073170B" w:rsidRDefault="00944672" w:rsidP="0073170B">
      <w:pPr>
        <w:autoSpaceDE w:val="0"/>
        <w:autoSpaceDN w:val="0"/>
        <w:adjustRightInd w:val="0"/>
        <w:spacing w:after="0" w:line="360" w:lineRule="auto"/>
        <w:ind w:firstLine="227"/>
        <w:jc w:val="both"/>
        <w:rPr>
          <w:ins w:id="8256" w:author="Lektorat Bauer" w:date="2025-03-04T17:47:00Z" w16du:dateUtc="2025-03-04T16:47:00Z"/>
          <w:rFonts w:ascii="Arial" w:hAnsi="Arial" w:cs="Arial"/>
          <w:sz w:val="24"/>
          <w:szCs w:val="24"/>
        </w:rPr>
      </w:pPr>
      <w:r w:rsidRPr="00944672">
        <w:rPr>
          <w:rFonts w:ascii="Arial" w:hAnsi="Arial" w:cs="Arial"/>
          <w:sz w:val="24"/>
          <w:szCs w:val="24"/>
        </w:rPr>
        <w:t xml:space="preserve">„Das ist richtig, mit wem habe ich das Vergnügen?“ </w:t>
      </w:r>
    </w:p>
    <w:p w14:paraId="5FDF28BB" w14:textId="3ACD368A" w:rsidR="00944672" w:rsidRPr="00944672" w:rsidRDefault="00944672" w:rsidP="0073170B">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„Mein Name ist Joost van der Dijkstraat, wir haben für Montag einen Termin. Ich wollte den Termin rückbestätigen und fragen, wo wir uns treffen wollen.“</w:t>
      </w:r>
    </w:p>
    <w:p w14:paraId="2DC5C0A4" w14:textId="77777777" w:rsidR="0073170B" w:rsidRDefault="00944672" w:rsidP="00623B68">
      <w:pPr>
        <w:autoSpaceDE w:val="0"/>
        <w:autoSpaceDN w:val="0"/>
        <w:adjustRightInd w:val="0"/>
        <w:spacing w:after="0" w:line="360" w:lineRule="auto"/>
        <w:ind w:firstLine="227"/>
        <w:jc w:val="both"/>
        <w:rPr>
          <w:ins w:id="8257" w:author="Lektorat Bauer" w:date="2025-03-04T17:47:00Z" w16du:dateUtc="2025-03-04T16:47:00Z"/>
          <w:rFonts w:ascii="Arial" w:hAnsi="Arial" w:cs="Arial"/>
          <w:sz w:val="24"/>
          <w:szCs w:val="24"/>
        </w:rPr>
      </w:pPr>
      <w:r w:rsidRPr="00944672">
        <w:rPr>
          <w:rFonts w:ascii="Arial" w:hAnsi="Arial" w:cs="Arial"/>
          <w:sz w:val="24"/>
          <w:szCs w:val="24"/>
        </w:rPr>
        <w:t xml:space="preserve">„Ah, Herr van der Dijkstraat, </w:t>
      </w:r>
      <w:del w:id="8258" w:author="Lektorat Bauer" w:date="2025-03-04T17:47:00Z" w16du:dateUtc="2025-03-04T16:47:00Z">
        <w:r w:rsidRPr="00944672" w:rsidDel="0073170B">
          <w:rPr>
            <w:rFonts w:ascii="Arial" w:hAnsi="Arial" w:cs="Arial"/>
            <w:sz w:val="24"/>
            <w:szCs w:val="24"/>
          </w:rPr>
          <w:delText>gut das</w:delText>
        </w:r>
      </w:del>
      <w:ins w:id="8259" w:author="Lektorat Bauer" w:date="2025-03-04T17:47:00Z" w16du:dateUtc="2025-03-04T16:47:00Z">
        <w:r w:rsidR="0073170B" w:rsidRPr="00944672">
          <w:rPr>
            <w:rFonts w:ascii="Arial" w:hAnsi="Arial" w:cs="Arial"/>
            <w:sz w:val="24"/>
            <w:szCs w:val="24"/>
          </w:rPr>
          <w:t>gut, dass</w:t>
        </w:r>
      </w:ins>
      <w:r w:rsidRPr="00944672">
        <w:rPr>
          <w:rFonts w:ascii="Arial" w:hAnsi="Arial" w:cs="Arial"/>
          <w:sz w:val="24"/>
          <w:szCs w:val="24"/>
        </w:rPr>
        <w:t xml:space="preserve"> Sie anrufen. Ist es möglich, dass wir uns am Wochenende treffen? Vielleicht in Amsterdam?“ </w:t>
      </w:r>
    </w:p>
    <w:p w14:paraId="0F2A6527" w14:textId="1AA5D852"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„Oh. Ja, das würde mir passen. Ich bin über das Wochenende sowieso in Amsterdam. Schwebt Ihnen etwas </w:t>
      </w:r>
      <w:del w:id="8260" w:author="Lektorat Bauer" w:date="2025-03-04T17:47:00Z" w16du:dateUtc="2025-03-04T16:47:00Z">
        <w:r w:rsidRPr="00944672" w:rsidDel="0073170B">
          <w:rPr>
            <w:rFonts w:ascii="Arial" w:hAnsi="Arial" w:cs="Arial"/>
            <w:sz w:val="24"/>
            <w:szCs w:val="24"/>
          </w:rPr>
          <w:delText>besonderes</w:delText>
        </w:r>
      </w:del>
      <w:ins w:id="8261" w:author="Lektorat Bauer" w:date="2025-03-04T17:47:00Z" w16du:dateUtc="2025-03-04T16:47:00Z">
        <w:r w:rsidR="0073170B" w:rsidRPr="00944672">
          <w:rPr>
            <w:rFonts w:ascii="Arial" w:hAnsi="Arial" w:cs="Arial"/>
            <w:sz w:val="24"/>
            <w:szCs w:val="24"/>
          </w:rPr>
          <w:t>Besonderes</w:t>
        </w:r>
      </w:ins>
      <w:r w:rsidRPr="00944672">
        <w:rPr>
          <w:rFonts w:ascii="Arial" w:hAnsi="Arial" w:cs="Arial"/>
          <w:sz w:val="24"/>
          <w:szCs w:val="24"/>
        </w:rPr>
        <w:t xml:space="preserve"> vor?“</w:t>
      </w:r>
    </w:p>
    <w:p w14:paraId="23F948A4" w14:textId="77777777" w:rsidR="0073170B" w:rsidRDefault="00944672" w:rsidP="00623B68">
      <w:pPr>
        <w:autoSpaceDE w:val="0"/>
        <w:autoSpaceDN w:val="0"/>
        <w:adjustRightInd w:val="0"/>
        <w:spacing w:after="0" w:line="360" w:lineRule="auto"/>
        <w:ind w:firstLine="227"/>
        <w:jc w:val="both"/>
        <w:rPr>
          <w:ins w:id="8262" w:author="Lektorat Bauer" w:date="2025-03-04T17:47:00Z" w16du:dateUtc="2025-03-04T16:47:00Z"/>
          <w:rFonts w:ascii="Arial" w:hAnsi="Arial" w:cs="Arial"/>
          <w:sz w:val="24"/>
          <w:szCs w:val="24"/>
        </w:rPr>
      </w:pPr>
      <w:r w:rsidRPr="00944672">
        <w:rPr>
          <w:rFonts w:ascii="Arial" w:hAnsi="Arial" w:cs="Arial"/>
          <w:sz w:val="24"/>
          <w:szCs w:val="24"/>
        </w:rPr>
        <w:t xml:space="preserve">„Wie wäre es am Samstagabend bei John Dory? Ich reserviere einen Tisch um 19:00 Uhr.“ </w:t>
      </w:r>
    </w:p>
    <w:p w14:paraId="68774D20" w14:textId="618AC6CB"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„Einverstanden. Wir treffen uns dann dort.“</w:t>
      </w:r>
    </w:p>
    <w:p w14:paraId="43D6BB29"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1FD6FB5F"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15763F6F"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746C4995" w14:textId="17C7DD4D" w:rsidR="00944672" w:rsidRPr="00944672" w:rsidRDefault="00944672" w:rsidP="00623B68">
      <w:pPr>
        <w:autoSpaceDE w:val="0"/>
        <w:autoSpaceDN w:val="0"/>
        <w:adjustRightInd w:val="0"/>
        <w:spacing w:after="0" w:line="360" w:lineRule="auto"/>
        <w:jc w:val="both"/>
        <w:rPr>
          <w:rFonts w:ascii="Arial" w:hAnsi="Arial" w:cs="Arial"/>
          <w:b/>
          <w:bCs/>
          <w:sz w:val="24"/>
          <w:szCs w:val="24"/>
        </w:rPr>
      </w:pPr>
      <w:commentRangeStart w:id="8263"/>
      <w:commentRangeEnd w:id="8263"/>
      <w:r w:rsidRPr="00944672">
        <w:rPr>
          <w:rFonts w:ascii="Arial" w:hAnsi="Arial" w:cs="Arial"/>
          <w:sz w:val="24"/>
          <w:szCs w:val="24"/>
        </w:rPr>
        <w:commentReference w:id="8263"/>
      </w:r>
      <w:r w:rsidRPr="00944672">
        <w:rPr>
          <w:rFonts w:ascii="Arial" w:hAnsi="Arial" w:cs="Arial"/>
          <w:b/>
          <w:bCs/>
          <w:sz w:val="24"/>
          <w:szCs w:val="24"/>
        </w:rPr>
        <w:t>&gt;&gt;&gt; Amsterdam, Niederlande, Samstag</w:t>
      </w:r>
      <w:ins w:id="8264" w:author="Lektorat Bauer" w:date="2025-03-04T17:47:00Z" w16du:dateUtc="2025-03-04T16:47:00Z">
        <w:r w:rsidR="0073170B">
          <w:rPr>
            <w:rFonts w:ascii="Arial" w:hAnsi="Arial" w:cs="Arial"/>
            <w:b/>
            <w:bCs/>
            <w:sz w:val="24"/>
            <w:szCs w:val="24"/>
          </w:rPr>
          <w:t>,</w:t>
        </w:r>
      </w:ins>
      <w:r w:rsidRPr="00944672">
        <w:rPr>
          <w:rFonts w:ascii="Arial" w:hAnsi="Arial" w:cs="Arial"/>
          <w:b/>
          <w:bCs/>
          <w:sz w:val="24"/>
          <w:szCs w:val="24"/>
        </w:rPr>
        <w:t xml:space="preserve"> 12. Juli 2014 &lt;&lt;&lt;</w:t>
      </w:r>
    </w:p>
    <w:p w14:paraId="794FC52C" w14:textId="2D3D0D08"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Am Samstagvormittag schlenderte Joost durch Amsterdam und ließ die Stadt auf sich </w:t>
      </w:r>
      <w:del w:id="8265" w:author="Lektorat Bauer" w:date="2025-03-04T17:57:00Z" w16du:dateUtc="2025-03-04T16:57:00Z">
        <w:r w:rsidRPr="00944672" w:rsidDel="00456BF9">
          <w:rPr>
            <w:rFonts w:ascii="Arial" w:hAnsi="Arial" w:cs="Arial"/>
            <w:sz w:val="24"/>
            <w:szCs w:val="24"/>
          </w:rPr>
          <w:delText>ein</w:delText>
        </w:r>
      </w:del>
      <w:r w:rsidRPr="00944672">
        <w:rPr>
          <w:rFonts w:ascii="Arial" w:hAnsi="Arial" w:cs="Arial"/>
          <w:sz w:val="24"/>
          <w:szCs w:val="24"/>
        </w:rPr>
        <w:t>wirken. Er war schon lange nicht mehr in Amsterdam gewesen und so gönnte er sich die Besichtigung von touristischen Highlights. Nach dem Besuch im Rembrand</w:t>
      </w:r>
      <w:ins w:id="8266" w:author="Lektorat Bauer" w:date="2025-03-04T17:57:00Z" w16du:dateUtc="2025-03-04T16:57:00Z">
        <w:r w:rsidR="00456BF9">
          <w:rPr>
            <w:rFonts w:ascii="Arial" w:hAnsi="Arial" w:cs="Arial"/>
            <w:sz w:val="24"/>
            <w:szCs w:val="24"/>
          </w:rPr>
          <w:t>t</w:t>
        </w:r>
      </w:ins>
      <w:r w:rsidRPr="00944672">
        <w:rPr>
          <w:rFonts w:ascii="Arial" w:hAnsi="Arial" w:cs="Arial"/>
          <w:sz w:val="24"/>
          <w:szCs w:val="24"/>
        </w:rPr>
        <w:t>haus trank er einen Kaffee mit Blick auf die Grachten Amsterdams und genoss den Trubel um</w:t>
      </w:r>
      <w:del w:id="8267" w:author="Lektorat Bauer" w:date="2025-03-04T17:57:00Z" w16du:dateUtc="2025-03-04T16:57:00Z">
        <w:r w:rsidRPr="00944672" w:rsidDel="00456BF9">
          <w:rPr>
            <w:rFonts w:ascii="Arial" w:hAnsi="Arial" w:cs="Arial"/>
            <w:sz w:val="24"/>
            <w:szCs w:val="24"/>
          </w:rPr>
          <w:delText>s</w:delText>
        </w:r>
      </w:del>
      <w:r w:rsidRPr="00944672">
        <w:rPr>
          <w:rFonts w:ascii="Arial" w:hAnsi="Arial" w:cs="Arial"/>
          <w:sz w:val="24"/>
          <w:szCs w:val="24"/>
        </w:rPr>
        <w:t xml:space="preserve"> sich herum. </w:t>
      </w:r>
    </w:p>
    <w:p w14:paraId="044C267E" w14:textId="3F938A1C"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Als er losging, um sich zum Mittagessen einen netten Platz zu suchen, hatte er das Gefühl, dass er verfolgt </w:t>
      </w:r>
      <w:del w:id="8268" w:author="Lektorat Bauer" w:date="2025-03-04T17:57:00Z" w16du:dateUtc="2025-03-04T16:57:00Z">
        <w:r w:rsidRPr="00944672" w:rsidDel="00456BF9">
          <w:rPr>
            <w:rFonts w:ascii="Arial" w:hAnsi="Arial" w:cs="Arial"/>
            <w:sz w:val="24"/>
            <w:szCs w:val="24"/>
          </w:rPr>
          <w:delText>würde</w:delText>
        </w:r>
      </w:del>
      <w:ins w:id="8269" w:author="Lektorat Bauer" w:date="2025-03-04T17:57:00Z" w16du:dateUtc="2025-03-04T16:57:00Z">
        <w:r w:rsidR="00456BF9">
          <w:rPr>
            <w:rFonts w:ascii="Arial" w:hAnsi="Arial" w:cs="Arial"/>
            <w:sz w:val="24"/>
            <w:szCs w:val="24"/>
          </w:rPr>
          <w:t>wurde</w:t>
        </w:r>
      </w:ins>
      <w:r w:rsidRPr="00944672">
        <w:rPr>
          <w:rFonts w:ascii="Arial" w:hAnsi="Arial" w:cs="Arial"/>
          <w:sz w:val="24"/>
          <w:szCs w:val="24"/>
        </w:rPr>
        <w:t>. Er wechselte ein paar Mal die Straßenseite, schaute, in bester James</w:t>
      </w:r>
      <w:ins w:id="8270" w:author="Lektorat Bauer" w:date="2025-03-04T17:57:00Z" w16du:dateUtc="2025-03-04T16:57:00Z">
        <w:r w:rsidR="00456BF9">
          <w:rPr>
            <w:rFonts w:ascii="Arial" w:hAnsi="Arial" w:cs="Arial"/>
            <w:sz w:val="24"/>
            <w:szCs w:val="24"/>
          </w:rPr>
          <w:t>-</w:t>
        </w:r>
      </w:ins>
      <w:del w:id="8271" w:author="Lektorat Bauer" w:date="2025-03-04T17:57:00Z" w16du:dateUtc="2025-03-04T16:57:00Z">
        <w:r w:rsidRPr="00944672" w:rsidDel="00456BF9">
          <w:rPr>
            <w:rFonts w:ascii="Arial" w:hAnsi="Arial" w:cs="Arial"/>
            <w:sz w:val="24"/>
            <w:szCs w:val="24"/>
          </w:rPr>
          <w:delText xml:space="preserve"> </w:delText>
        </w:r>
      </w:del>
      <w:r w:rsidRPr="00944672">
        <w:rPr>
          <w:rFonts w:ascii="Arial" w:hAnsi="Arial" w:cs="Arial"/>
          <w:sz w:val="24"/>
          <w:szCs w:val="24"/>
        </w:rPr>
        <w:t>Bond</w:t>
      </w:r>
      <w:ins w:id="8272" w:author="Lektorat Bauer" w:date="2025-03-04T17:57:00Z" w16du:dateUtc="2025-03-04T16:57:00Z">
        <w:r w:rsidR="00456BF9">
          <w:rPr>
            <w:rFonts w:ascii="Arial" w:hAnsi="Arial" w:cs="Arial"/>
            <w:sz w:val="24"/>
            <w:szCs w:val="24"/>
          </w:rPr>
          <w:t>-</w:t>
        </w:r>
      </w:ins>
      <w:del w:id="8273" w:author="Lektorat Bauer" w:date="2025-03-04T17:57:00Z" w16du:dateUtc="2025-03-04T16:57:00Z">
        <w:r w:rsidRPr="00944672" w:rsidDel="00456BF9">
          <w:rPr>
            <w:rFonts w:ascii="Arial" w:hAnsi="Arial" w:cs="Arial"/>
            <w:sz w:val="24"/>
            <w:szCs w:val="24"/>
          </w:rPr>
          <w:delText xml:space="preserve"> </w:delText>
        </w:r>
      </w:del>
      <w:r w:rsidRPr="00944672">
        <w:rPr>
          <w:rFonts w:ascii="Arial" w:hAnsi="Arial" w:cs="Arial"/>
          <w:sz w:val="24"/>
          <w:szCs w:val="24"/>
        </w:rPr>
        <w:t xml:space="preserve">Manier, in Schaufenster, aber er konnte keinen Verfolger ausmachen. </w:t>
      </w:r>
    </w:p>
    <w:p w14:paraId="786D6CD6" w14:textId="75AF3AC6"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Allerdings war es auch nicht leicht, wenn eine Gruppe Ausflügler von einem Kreuzfahrtschiff, zu erkennen an dem Reiseleiter mit Reederei-Wappen, und eine Gruppe asiatischer Touristen</w:t>
      </w:r>
      <w:ins w:id="8274" w:author="Lektorat Bauer" w:date="2025-03-04T17:58:00Z" w16du:dateUtc="2025-03-04T16:58:00Z">
        <w:r w:rsidR="00456BF9">
          <w:rPr>
            <w:rFonts w:ascii="Arial" w:hAnsi="Arial" w:cs="Arial"/>
            <w:sz w:val="24"/>
            <w:szCs w:val="24"/>
          </w:rPr>
          <w:t xml:space="preserve"> –</w:t>
        </w:r>
      </w:ins>
      <w:del w:id="8275" w:author="Lektorat Bauer" w:date="2025-03-04T17:58:00Z" w16du:dateUtc="2025-03-04T16:58:00Z">
        <w:r w:rsidRPr="00944672" w:rsidDel="00456BF9">
          <w:rPr>
            <w:rFonts w:ascii="Arial" w:hAnsi="Arial" w:cs="Arial"/>
            <w:sz w:val="24"/>
            <w:szCs w:val="24"/>
          </w:rPr>
          <w:delText>,</w:delText>
        </w:r>
      </w:del>
      <w:r w:rsidRPr="00944672">
        <w:rPr>
          <w:rFonts w:ascii="Arial" w:hAnsi="Arial" w:cs="Arial"/>
          <w:sz w:val="24"/>
          <w:szCs w:val="24"/>
        </w:rPr>
        <w:t xml:space="preserve"> die Reiseleiterin hatte einen Regenschirm als Erkennungszeichen</w:t>
      </w:r>
      <w:ins w:id="8276" w:author="Lektorat Bauer" w:date="2025-03-04T17:58:00Z" w16du:dateUtc="2025-03-04T16:58:00Z">
        <w:r w:rsidR="00456BF9">
          <w:rPr>
            <w:rFonts w:ascii="Arial" w:hAnsi="Arial" w:cs="Arial"/>
            <w:sz w:val="24"/>
            <w:szCs w:val="24"/>
          </w:rPr>
          <w:t xml:space="preserve"> –</w:t>
        </w:r>
      </w:ins>
      <w:del w:id="8277" w:author="Lektorat Bauer" w:date="2025-03-04T17:58:00Z" w16du:dateUtc="2025-03-04T16:58:00Z">
        <w:r w:rsidRPr="00944672" w:rsidDel="00456BF9">
          <w:rPr>
            <w:rFonts w:ascii="Arial" w:hAnsi="Arial" w:cs="Arial"/>
            <w:sz w:val="24"/>
            <w:szCs w:val="24"/>
          </w:rPr>
          <w:delText>,</w:delText>
        </w:r>
      </w:del>
      <w:r w:rsidRPr="00944672">
        <w:rPr>
          <w:rFonts w:ascii="Arial" w:hAnsi="Arial" w:cs="Arial"/>
          <w:sz w:val="24"/>
          <w:szCs w:val="24"/>
        </w:rPr>
        <w:t xml:space="preserve"> mit einem durch die Straßen </w:t>
      </w:r>
      <w:del w:id="8278" w:author="Lektorat Bauer" w:date="2025-03-04T17:58:00Z" w16du:dateUtc="2025-03-04T16:58:00Z">
        <w:r w:rsidRPr="00944672" w:rsidDel="00456BF9">
          <w:rPr>
            <w:rFonts w:ascii="Arial" w:hAnsi="Arial" w:cs="Arial"/>
            <w:sz w:val="24"/>
            <w:szCs w:val="24"/>
          </w:rPr>
          <w:delText>laufen</w:delText>
        </w:r>
      </w:del>
      <w:ins w:id="8279" w:author="Lektorat Bauer" w:date="2025-03-04T17:58:00Z" w16du:dateUtc="2025-03-04T16:58:00Z">
        <w:r w:rsidR="00456BF9">
          <w:rPr>
            <w:rFonts w:ascii="Arial" w:hAnsi="Arial" w:cs="Arial"/>
            <w:sz w:val="24"/>
            <w:szCs w:val="24"/>
          </w:rPr>
          <w:t>liefen</w:t>
        </w:r>
      </w:ins>
      <w:r w:rsidRPr="00944672">
        <w:rPr>
          <w:rFonts w:ascii="Arial" w:hAnsi="Arial" w:cs="Arial"/>
          <w:sz w:val="24"/>
          <w:szCs w:val="24"/>
        </w:rPr>
        <w:t>.</w:t>
      </w:r>
    </w:p>
    <w:p w14:paraId="18F54F5F" w14:textId="1CE09CBB"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Joost fand ein kleines Restaurant mit einem freien Außentisch, setzte sich und entspannte sich. Wenn er wirklich verfolgt </w:t>
      </w:r>
      <w:del w:id="8280" w:author="Lektorat Bauer" w:date="2025-03-04T17:58:00Z" w16du:dateUtc="2025-03-04T16:58:00Z">
        <w:r w:rsidRPr="00944672" w:rsidDel="00456BF9">
          <w:rPr>
            <w:rFonts w:ascii="Arial" w:hAnsi="Arial" w:cs="Arial"/>
            <w:sz w:val="24"/>
            <w:szCs w:val="24"/>
          </w:rPr>
          <w:delText>werden würde</w:delText>
        </w:r>
      </w:del>
      <w:ins w:id="8281" w:author="Lektorat Bauer" w:date="2025-03-04T17:58:00Z" w16du:dateUtc="2025-03-04T16:58:00Z">
        <w:r w:rsidR="00456BF9">
          <w:rPr>
            <w:rFonts w:ascii="Arial" w:hAnsi="Arial" w:cs="Arial"/>
            <w:sz w:val="24"/>
            <w:szCs w:val="24"/>
          </w:rPr>
          <w:t>wurde</w:t>
        </w:r>
      </w:ins>
      <w:r w:rsidRPr="00944672">
        <w:rPr>
          <w:rFonts w:ascii="Arial" w:hAnsi="Arial" w:cs="Arial"/>
          <w:sz w:val="24"/>
          <w:szCs w:val="24"/>
        </w:rPr>
        <w:t xml:space="preserve">, hätte seine </w:t>
      </w:r>
      <w:del w:id="8282" w:author="Lektorat Bauer" w:date="2025-03-04T17:58:00Z" w16du:dateUtc="2025-03-04T16:58:00Z">
        <w:r w:rsidRPr="00944672" w:rsidDel="00456BF9">
          <w:rPr>
            <w:rFonts w:ascii="Arial" w:hAnsi="Arial" w:cs="Arial"/>
            <w:sz w:val="24"/>
            <w:szCs w:val="24"/>
          </w:rPr>
          <w:delText xml:space="preserve">Verfolgen </w:delText>
        </w:r>
      </w:del>
      <w:ins w:id="8283" w:author="Lektorat Bauer" w:date="2025-03-04T17:58:00Z" w16du:dateUtc="2025-03-04T16:58:00Z">
        <w:r w:rsidR="00456BF9" w:rsidRPr="00944672">
          <w:rPr>
            <w:rFonts w:ascii="Arial" w:hAnsi="Arial" w:cs="Arial"/>
            <w:sz w:val="24"/>
            <w:szCs w:val="24"/>
          </w:rPr>
          <w:t>Verfolge</w:t>
        </w:r>
        <w:r w:rsidR="00456BF9">
          <w:rPr>
            <w:rFonts w:ascii="Arial" w:hAnsi="Arial" w:cs="Arial"/>
            <w:sz w:val="24"/>
            <w:szCs w:val="24"/>
          </w:rPr>
          <w:t>r</w:t>
        </w:r>
        <w:r w:rsidR="00456BF9" w:rsidRPr="00944672">
          <w:rPr>
            <w:rFonts w:ascii="Arial" w:hAnsi="Arial" w:cs="Arial"/>
            <w:sz w:val="24"/>
            <w:szCs w:val="24"/>
          </w:rPr>
          <w:t xml:space="preserve"> </w:t>
        </w:r>
      </w:ins>
      <w:r w:rsidRPr="00944672">
        <w:rPr>
          <w:rFonts w:ascii="Arial" w:hAnsi="Arial" w:cs="Arial"/>
          <w:sz w:val="24"/>
          <w:szCs w:val="24"/>
        </w:rPr>
        <w:t>das Problem, dass es um ihn herum nirgendwo Sitzgelegenheiten gab, und Menschen</w:t>
      </w:r>
      <w:ins w:id="8284" w:author="Lektorat Bauer" w:date="2025-03-04T17:58:00Z" w16du:dateUtc="2025-03-04T16:58:00Z">
        <w:r w:rsidR="00456BF9">
          <w:rPr>
            <w:rFonts w:ascii="Arial" w:hAnsi="Arial" w:cs="Arial"/>
            <w:sz w:val="24"/>
            <w:szCs w:val="24"/>
          </w:rPr>
          <w:t>,</w:t>
        </w:r>
      </w:ins>
      <w:r w:rsidRPr="00944672">
        <w:rPr>
          <w:rFonts w:ascii="Arial" w:hAnsi="Arial" w:cs="Arial"/>
          <w:sz w:val="24"/>
          <w:szCs w:val="24"/>
        </w:rPr>
        <w:t xml:space="preserve"> die nur </w:t>
      </w:r>
      <w:del w:id="8285" w:author="Lektorat Bauer" w:date="2025-03-04T17:58:00Z" w16du:dateUtc="2025-03-04T16:58:00Z">
        <w:r w:rsidRPr="00944672" w:rsidDel="00456BF9">
          <w:rPr>
            <w:rFonts w:ascii="Arial" w:hAnsi="Arial" w:cs="Arial"/>
            <w:sz w:val="24"/>
            <w:szCs w:val="24"/>
          </w:rPr>
          <w:delText xml:space="preserve">Herumstehen </w:delText>
        </w:r>
      </w:del>
      <w:ins w:id="8286" w:author="Lektorat Bauer" w:date="2025-03-04T17:58:00Z" w16du:dateUtc="2025-03-04T16:58:00Z">
        <w:r w:rsidR="00456BF9">
          <w:rPr>
            <w:rFonts w:ascii="Arial" w:hAnsi="Arial" w:cs="Arial"/>
            <w:sz w:val="24"/>
            <w:szCs w:val="24"/>
          </w:rPr>
          <w:t>herumstanden,</w:t>
        </w:r>
        <w:r w:rsidR="00456BF9" w:rsidRPr="00944672">
          <w:rPr>
            <w:rFonts w:ascii="Arial" w:hAnsi="Arial" w:cs="Arial"/>
            <w:sz w:val="24"/>
            <w:szCs w:val="24"/>
          </w:rPr>
          <w:t xml:space="preserve"> </w:t>
        </w:r>
        <w:r w:rsidR="00456BF9">
          <w:rPr>
            <w:rFonts w:ascii="Arial" w:hAnsi="Arial" w:cs="Arial"/>
            <w:sz w:val="24"/>
            <w:szCs w:val="24"/>
          </w:rPr>
          <w:t>f</w:t>
        </w:r>
      </w:ins>
      <w:del w:id="8287" w:author="Lektorat Bauer" w:date="2025-03-04T17:58:00Z" w16du:dateUtc="2025-03-04T16:58:00Z">
        <w:r w:rsidRPr="00944672" w:rsidDel="00456BF9">
          <w:rPr>
            <w:rFonts w:ascii="Arial" w:hAnsi="Arial" w:cs="Arial"/>
            <w:sz w:val="24"/>
            <w:szCs w:val="24"/>
          </w:rPr>
          <w:delText>v</w:delText>
        </w:r>
      </w:del>
      <w:r w:rsidRPr="00944672">
        <w:rPr>
          <w:rFonts w:ascii="Arial" w:hAnsi="Arial" w:cs="Arial"/>
          <w:sz w:val="24"/>
          <w:szCs w:val="24"/>
        </w:rPr>
        <w:t>ielen hier extrem auf.</w:t>
      </w:r>
    </w:p>
    <w:p w14:paraId="15F2AC48" w14:textId="041AB538"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Um die Situation zu genießen und um Zeit zu schinden, aß Joost in aller Ruhe ein leckeres Drei-</w:t>
      </w:r>
      <w:del w:id="8288" w:author="Lektorat Bauer" w:date="2025-03-04T17:58:00Z" w16du:dateUtc="2025-03-04T16:58:00Z">
        <w:r w:rsidRPr="00944672" w:rsidDel="00456BF9">
          <w:rPr>
            <w:rFonts w:ascii="Arial" w:hAnsi="Arial" w:cs="Arial"/>
            <w:sz w:val="24"/>
            <w:szCs w:val="24"/>
          </w:rPr>
          <w:delText>Gang</w:delText>
        </w:r>
      </w:del>
      <w:ins w:id="8289" w:author="Lektorat Bauer" w:date="2025-03-04T17:58:00Z" w16du:dateUtc="2025-03-04T16:58:00Z">
        <w:r w:rsidR="00456BF9">
          <w:rPr>
            <w:rFonts w:ascii="Arial" w:hAnsi="Arial" w:cs="Arial"/>
            <w:sz w:val="24"/>
            <w:szCs w:val="24"/>
          </w:rPr>
          <w:t>Gänge</w:t>
        </w:r>
      </w:ins>
      <w:r w:rsidRPr="00944672">
        <w:rPr>
          <w:rFonts w:ascii="Arial" w:hAnsi="Arial" w:cs="Arial"/>
          <w:sz w:val="24"/>
          <w:szCs w:val="24"/>
        </w:rPr>
        <w:t>-Menü, das als Tagesmenü ausgeschrieben war.</w:t>
      </w:r>
    </w:p>
    <w:p w14:paraId="19C8058C"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Nach dem Essen ging Joost zurück in sein Hotel. Auf dem Zimmer machte er sich einen Kaffee und sortierte seine Unterlagen. Er wollte sich vor dem Termin am Abend mit allen Informationen zum Thema Bank und Geld, die ihm vorlagen, vertraut machen.</w:t>
      </w:r>
    </w:p>
    <w:p w14:paraId="298998F6"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1EBDEBB0"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77077C00"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752D0D9F" w14:textId="571857BA"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 xml:space="preserve">Um 19:58 Uhr </w:t>
      </w:r>
      <w:del w:id="8290" w:author="Lektorat Bauer" w:date="2025-03-04T17:59:00Z" w16du:dateUtc="2025-03-04T16:59:00Z">
        <w:r w:rsidRPr="00944672" w:rsidDel="0055213B">
          <w:rPr>
            <w:rFonts w:ascii="Arial" w:hAnsi="Arial" w:cs="Arial"/>
            <w:sz w:val="24"/>
            <w:szCs w:val="24"/>
          </w:rPr>
          <w:delText xml:space="preserve">war </w:delText>
        </w:r>
      </w:del>
      <w:ins w:id="8291" w:author="Lektorat Bauer" w:date="2025-03-04T17:59:00Z" w16du:dateUtc="2025-03-04T16:59:00Z">
        <w:r w:rsidR="0055213B">
          <w:rPr>
            <w:rFonts w:ascii="Arial" w:hAnsi="Arial" w:cs="Arial"/>
            <w:sz w:val="24"/>
            <w:szCs w:val="24"/>
          </w:rPr>
          <w:t>stand</w:t>
        </w:r>
        <w:r w:rsidR="0055213B" w:rsidRPr="00944672">
          <w:rPr>
            <w:rFonts w:ascii="Arial" w:hAnsi="Arial" w:cs="Arial"/>
            <w:sz w:val="24"/>
            <w:szCs w:val="24"/>
          </w:rPr>
          <w:t xml:space="preserve"> </w:t>
        </w:r>
      </w:ins>
      <w:r w:rsidRPr="00944672">
        <w:rPr>
          <w:rFonts w:ascii="Arial" w:hAnsi="Arial" w:cs="Arial"/>
          <w:sz w:val="24"/>
          <w:szCs w:val="24"/>
        </w:rPr>
        <w:t xml:space="preserve">Joost </w:t>
      </w:r>
      <w:del w:id="8292" w:author="Lektorat Bauer" w:date="2025-03-04T17:59:00Z" w16du:dateUtc="2025-03-04T16:59:00Z">
        <w:r w:rsidRPr="00944672" w:rsidDel="0055213B">
          <w:rPr>
            <w:rFonts w:ascii="Arial" w:hAnsi="Arial" w:cs="Arial"/>
            <w:sz w:val="24"/>
            <w:szCs w:val="24"/>
          </w:rPr>
          <w:delText xml:space="preserve">am </w:delText>
        </w:r>
      </w:del>
      <w:ins w:id="8293" w:author="Lektorat Bauer" w:date="2025-03-04T17:59:00Z" w16du:dateUtc="2025-03-04T16:59:00Z">
        <w:r w:rsidR="0055213B">
          <w:rPr>
            <w:rFonts w:ascii="Arial" w:hAnsi="Arial" w:cs="Arial"/>
            <w:sz w:val="24"/>
            <w:szCs w:val="24"/>
          </w:rPr>
          <w:t>vor dem</w:t>
        </w:r>
        <w:r w:rsidR="0055213B" w:rsidRPr="00944672">
          <w:rPr>
            <w:rFonts w:ascii="Arial" w:hAnsi="Arial" w:cs="Arial"/>
            <w:sz w:val="24"/>
            <w:szCs w:val="24"/>
          </w:rPr>
          <w:t xml:space="preserve"> </w:t>
        </w:r>
      </w:ins>
      <w:r w:rsidRPr="00944672">
        <w:rPr>
          <w:rFonts w:ascii="Arial" w:hAnsi="Arial" w:cs="Arial"/>
          <w:sz w:val="24"/>
          <w:szCs w:val="24"/>
        </w:rPr>
        <w:t>Eingang des Restaurants. Ein Blick durch die Fenster ließ ihn erkennen, dass es sich um</w:t>
      </w:r>
      <w:ins w:id="8294" w:author="Lektorat Bauer" w:date="2025-03-04T17:59:00Z" w16du:dateUtc="2025-03-04T16:59:00Z">
        <w:r w:rsidR="0055213B">
          <w:rPr>
            <w:rFonts w:ascii="Arial" w:hAnsi="Arial" w:cs="Arial"/>
            <w:sz w:val="24"/>
            <w:szCs w:val="24"/>
          </w:rPr>
          <w:t xml:space="preserve"> ein</w:t>
        </w:r>
      </w:ins>
      <w:r w:rsidRPr="00944672">
        <w:rPr>
          <w:rFonts w:ascii="Arial" w:hAnsi="Arial" w:cs="Arial"/>
          <w:sz w:val="24"/>
          <w:szCs w:val="24"/>
        </w:rPr>
        <w:t xml:space="preserve"> stylis</w:t>
      </w:r>
      <w:ins w:id="8295" w:author="Lektorat Bauer" w:date="2025-03-04T17:59:00Z" w16du:dateUtc="2025-03-04T16:59:00Z">
        <w:r w:rsidR="0055213B">
          <w:rPr>
            <w:rFonts w:ascii="Arial" w:hAnsi="Arial" w:cs="Arial"/>
            <w:sz w:val="24"/>
            <w:szCs w:val="24"/>
          </w:rPr>
          <w:t>c</w:t>
        </w:r>
      </w:ins>
      <w:r w:rsidRPr="00944672">
        <w:rPr>
          <w:rFonts w:ascii="Arial" w:hAnsi="Arial" w:cs="Arial"/>
          <w:sz w:val="24"/>
          <w:szCs w:val="24"/>
        </w:rPr>
        <w:t>hes Restaurant handelte, in dem man wie in einer Bahnhofhalle saß. Er zuckte mit den Schultern und trat ein.</w:t>
      </w:r>
    </w:p>
    <w:p w14:paraId="5C709641"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Er sagte, dass ein Tisch auf den Namen Cummings reserviert sei, und er zu dieser Reservierung gehör</w:t>
      </w:r>
      <w:del w:id="8296" w:author="Lektorat Bauer" w:date="2025-03-04T17:59:00Z" w16du:dateUtc="2025-03-04T16:59:00Z">
        <w:r w:rsidRPr="00944672" w:rsidDel="0055213B">
          <w:rPr>
            <w:rFonts w:ascii="Arial" w:hAnsi="Arial" w:cs="Arial"/>
            <w:sz w:val="24"/>
            <w:szCs w:val="24"/>
          </w:rPr>
          <w:delText>t</w:delText>
        </w:r>
      </w:del>
      <w:r w:rsidRPr="00944672">
        <w:rPr>
          <w:rFonts w:ascii="Arial" w:hAnsi="Arial" w:cs="Arial"/>
          <w:sz w:val="24"/>
          <w:szCs w:val="24"/>
        </w:rPr>
        <w:t>e.</w:t>
      </w:r>
    </w:p>
    <w:p w14:paraId="66412170" w14:textId="22519B93"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 xml:space="preserve">Er wurde zu dem Tisch geführt, </w:t>
      </w:r>
      <w:del w:id="8297" w:author="Lektorat Bauer" w:date="2025-03-04T18:00:00Z" w16du:dateUtc="2025-03-04T17:00:00Z">
        <w:r w:rsidRPr="00944672" w:rsidDel="0055213B">
          <w:rPr>
            <w:rFonts w:ascii="Arial" w:hAnsi="Arial" w:cs="Arial"/>
            <w:sz w:val="24"/>
            <w:szCs w:val="24"/>
          </w:rPr>
          <w:delText>und musste feststellen, dass</w:delText>
        </w:r>
      </w:del>
      <w:ins w:id="8298" w:author="Lektorat Bauer" w:date="2025-03-04T18:00:00Z" w16du:dateUtc="2025-03-04T17:00:00Z">
        <w:r w:rsidR="0055213B">
          <w:rPr>
            <w:rFonts w:ascii="Arial" w:hAnsi="Arial" w:cs="Arial"/>
            <w:sz w:val="24"/>
            <w:szCs w:val="24"/>
          </w:rPr>
          <w:t>der –</w:t>
        </w:r>
      </w:ins>
      <w:del w:id="8299" w:author="Lektorat Bauer" w:date="2025-03-04T18:00:00Z" w16du:dateUtc="2025-03-04T17:00:00Z">
        <w:r w:rsidRPr="00944672" w:rsidDel="0055213B">
          <w:rPr>
            <w:rFonts w:ascii="Arial" w:hAnsi="Arial" w:cs="Arial"/>
            <w:sz w:val="24"/>
            <w:szCs w:val="24"/>
          </w:rPr>
          <w:delText>,</w:delText>
        </w:r>
      </w:del>
      <w:r w:rsidRPr="00944672">
        <w:rPr>
          <w:rFonts w:ascii="Arial" w:hAnsi="Arial" w:cs="Arial"/>
          <w:sz w:val="24"/>
          <w:szCs w:val="24"/>
        </w:rPr>
        <w:t xml:space="preserve"> obwohl der Tisch mittig an der Wand stand</w:t>
      </w:r>
      <w:del w:id="8300" w:author="Lektorat Bauer" w:date="2025-03-04T18:00:00Z" w16du:dateUtc="2025-03-04T17:00:00Z">
        <w:r w:rsidRPr="00944672" w:rsidDel="0055213B">
          <w:rPr>
            <w:rFonts w:ascii="Arial" w:hAnsi="Arial" w:cs="Arial"/>
            <w:sz w:val="24"/>
            <w:szCs w:val="24"/>
          </w:rPr>
          <w:delText>,</w:delText>
        </w:r>
      </w:del>
      <w:ins w:id="8301" w:author="Lektorat Bauer" w:date="2025-03-04T18:00:00Z" w16du:dateUtc="2025-03-04T17:00:00Z">
        <w:r w:rsidR="0055213B">
          <w:rPr>
            <w:rFonts w:ascii="Arial" w:hAnsi="Arial" w:cs="Arial"/>
            <w:sz w:val="24"/>
            <w:szCs w:val="24"/>
          </w:rPr>
          <w:t xml:space="preserve"> –</w:t>
        </w:r>
      </w:ins>
      <w:del w:id="8302" w:author="Lektorat Bauer" w:date="2025-03-04T18:00:00Z" w16du:dateUtc="2025-03-04T17:00:00Z">
        <w:r w:rsidRPr="00944672" w:rsidDel="0055213B">
          <w:rPr>
            <w:rFonts w:ascii="Arial" w:hAnsi="Arial" w:cs="Arial"/>
            <w:sz w:val="24"/>
            <w:szCs w:val="24"/>
          </w:rPr>
          <w:delText xml:space="preserve"> man </w:delText>
        </w:r>
      </w:del>
      <w:r w:rsidRPr="00944672">
        <w:rPr>
          <w:rFonts w:ascii="Arial" w:hAnsi="Arial" w:cs="Arial"/>
          <w:sz w:val="24"/>
          <w:szCs w:val="24"/>
        </w:rPr>
        <w:t xml:space="preserve">doch eine gewisse Privatsphäre </w:t>
      </w:r>
      <w:del w:id="8303" w:author="Lektorat Bauer" w:date="2025-03-04T18:00:00Z" w16du:dateUtc="2025-03-04T17:00:00Z">
        <w:r w:rsidRPr="00944672" w:rsidDel="0055213B">
          <w:rPr>
            <w:rFonts w:ascii="Arial" w:hAnsi="Arial" w:cs="Arial"/>
            <w:sz w:val="24"/>
            <w:szCs w:val="24"/>
          </w:rPr>
          <w:delText>hatte</w:delText>
        </w:r>
      </w:del>
      <w:ins w:id="8304" w:author="Lektorat Bauer" w:date="2025-03-04T18:00:00Z" w16du:dateUtc="2025-03-04T17:00:00Z">
        <w:r w:rsidR="0055213B">
          <w:rPr>
            <w:rFonts w:ascii="Arial" w:hAnsi="Arial" w:cs="Arial"/>
            <w:sz w:val="24"/>
            <w:szCs w:val="24"/>
          </w:rPr>
          <w:t>bot</w:t>
        </w:r>
      </w:ins>
      <w:r w:rsidRPr="00944672">
        <w:rPr>
          <w:rFonts w:ascii="Arial" w:hAnsi="Arial" w:cs="Arial"/>
          <w:sz w:val="24"/>
          <w:szCs w:val="24"/>
        </w:rPr>
        <w:t xml:space="preserve">. </w:t>
      </w:r>
    </w:p>
    <w:p w14:paraId="6BACC01E" w14:textId="4E4A5512"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John-Henry Cummings war noch nicht da, </w:t>
      </w:r>
      <w:ins w:id="8305" w:author="Lektorat Bauer" w:date="2025-03-04T18:00:00Z" w16du:dateUtc="2025-03-04T17:00:00Z">
        <w:r w:rsidR="0055213B">
          <w:rPr>
            <w:rFonts w:ascii="Arial" w:hAnsi="Arial" w:cs="Arial"/>
            <w:sz w:val="24"/>
            <w:szCs w:val="24"/>
          </w:rPr>
          <w:t>al</w:t>
        </w:r>
      </w:ins>
      <w:r w:rsidRPr="00944672">
        <w:rPr>
          <w:rFonts w:ascii="Arial" w:hAnsi="Arial" w:cs="Arial"/>
          <w:sz w:val="24"/>
          <w:szCs w:val="24"/>
        </w:rPr>
        <w:t xml:space="preserve">so bestellte Joost erst einmal einen Espresso. Er hatte gehört, dass </w:t>
      </w:r>
      <w:del w:id="8306" w:author="Lektorat Bauer" w:date="2025-03-04T18:00:00Z" w16du:dateUtc="2025-03-04T17:00:00Z">
        <w:r w:rsidRPr="00944672" w:rsidDel="0055213B">
          <w:rPr>
            <w:rFonts w:ascii="Arial" w:hAnsi="Arial" w:cs="Arial"/>
            <w:sz w:val="24"/>
            <w:szCs w:val="24"/>
          </w:rPr>
          <w:delText xml:space="preserve">der </w:delText>
        </w:r>
      </w:del>
      <w:ins w:id="8307" w:author="Lektorat Bauer" w:date="2025-03-04T18:00:00Z" w16du:dateUtc="2025-03-04T17:00:00Z">
        <w:r w:rsidR="0055213B">
          <w:rPr>
            <w:rFonts w:ascii="Arial" w:hAnsi="Arial" w:cs="Arial"/>
            <w:sz w:val="24"/>
            <w:szCs w:val="24"/>
          </w:rPr>
          <w:t>ein</w:t>
        </w:r>
        <w:r w:rsidR="0055213B" w:rsidRPr="00944672">
          <w:rPr>
            <w:rFonts w:ascii="Arial" w:hAnsi="Arial" w:cs="Arial"/>
            <w:sz w:val="24"/>
            <w:szCs w:val="24"/>
          </w:rPr>
          <w:t xml:space="preserve"> </w:t>
        </w:r>
      </w:ins>
      <w:r w:rsidRPr="00944672">
        <w:rPr>
          <w:rFonts w:ascii="Arial" w:hAnsi="Arial" w:cs="Arial"/>
          <w:sz w:val="24"/>
          <w:szCs w:val="24"/>
        </w:rPr>
        <w:t xml:space="preserve">Espresso vor dem Essen besser </w:t>
      </w:r>
      <w:del w:id="8308" w:author="Lektorat Bauer" w:date="2025-03-04T18:00:00Z" w16du:dateUtc="2025-03-04T17:00:00Z">
        <w:r w:rsidRPr="00944672" w:rsidDel="0055213B">
          <w:rPr>
            <w:rFonts w:ascii="Arial" w:hAnsi="Arial" w:cs="Arial"/>
            <w:sz w:val="24"/>
            <w:szCs w:val="24"/>
          </w:rPr>
          <w:delText>sein soll</w:delText>
        </w:r>
      </w:del>
      <w:ins w:id="8309" w:author="Lektorat Bauer" w:date="2025-03-04T18:00:00Z" w16du:dateUtc="2025-03-04T17:00:00Z">
        <w:r w:rsidR="0055213B">
          <w:rPr>
            <w:rFonts w:ascii="Arial" w:hAnsi="Arial" w:cs="Arial"/>
            <w:sz w:val="24"/>
            <w:szCs w:val="24"/>
          </w:rPr>
          <w:t>war</w:t>
        </w:r>
      </w:ins>
      <w:r w:rsidRPr="00944672">
        <w:rPr>
          <w:rFonts w:ascii="Arial" w:hAnsi="Arial" w:cs="Arial"/>
          <w:sz w:val="24"/>
          <w:szCs w:val="24"/>
        </w:rPr>
        <w:t>, da dieser die Verdauung anregen sollte.</w:t>
      </w:r>
      <w:del w:id="8310" w:author="Lektorat Bauer" w:date="2025-03-04T18:00:00Z" w16du:dateUtc="2025-03-04T17:00:00Z">
        <w:r w:rsidRPr="00944672" w:rsidDel="0055213B">
          <w:rPr>
            <w:rFonts w:ascii="Arial" w:hAnsi="Arial" w:cs="Arial"/>
            <w:sz w:val="24"/>
            <w:szCs w:val="24"/>
          </w:rPr>
          <w:delText xml:space="preserve"> Diesen Test </w:delText>
        </w:r>
        <w:commentRangeStart w:id="8311"/>
        <w:r w:rsidRPr="00944672" w:rsidDel="0055213B">
          <w:rPr>
            <w:rFonts w:ascii="Arial" w:hAnsi="Arial" w:cs="Arial"/>
            <w:sz w:val="24"/>
            <w:szCs w:val="24"/>
          </w:rPr>
          <w:delText>wollte</w:delText>
        </w:r>
      </w:del>
      <w:commentRangeEnd w:id="8311"/>
      <w:r w:rsidR="0055213B">
        <w:rPr>
          <w:rStyle w:val="Kommentarzeichen"/>
        </w:rPr>
        <w:commentReference w:id="8311"/>
      </w:r>
      <w:del w:id="8312" w:author="Lektorat Bauer" w:date="2025-03-04T18:00:00Z" w16du:dateUtc="2025-03-04T17:00:00Z">
        <w:r w:rsidRPr="00944672" w:rsidDel="0055213B">
          <w:rPr>
            <w:rFonts w:ascii="Arial" w:hAnsi="Arial" w:cs="Arial"/>
            <w:sz w:val="24"/>
            <w:szCs w:val="24"/>
          </w:rPr>
          <w:delText xml:space="preserve"> Joost heute machen.</w:delText>
        </w:r>
      </w:del>
    </w:p>
    <w:p w14:paraId="5D533775" w14:textId="677CA76E" w:rsidR="00944672" w:rsidRPr="00944672" w:rsidDel="0055213B" w:rsidRDefault="00944672" w:rsidP="00623B68">
      <w:pPr>
        <w:autoSpaceDE w:val="0"/>
        <w:autoSpaceDN w:val="0"/>
        <w:adjustRightInd w:val="0"/>
        <w:spacing w:after="0" w:line="360" w:lineRule="auto"/>
        <w:ind w:firstLine="227"/>
        <w:jc w:val="both"/>
        <w:rPr>
          <w:del w:id="8313" w:author="Lektorat Bauer" w:date="2025-03-04T18:00:00Z" w16du:dateUtc="2025-03-04T17:00:00Z"/>
          <w:rFonts w:ascii="Arial" w:hAnsi="Arial" w:cs="Arial"/>
          <w:sz w:val="24"/>
          <w:szCs w:val="24"/>
        </w:rPr>
      </w:pPr>
      <w:del w:id="8314" w:author="Lektorat Bauer" w:date="2025-03-04T18:00:00Z" w16du:dateUtc="2025-03-04T17:00:00Z">
        <w:r w:rsidRPr="00944672" w:rsidDel="0055213B">
          <w:rPr>
            <w:rFonts w:ascii="Arial" w:hAnsi="Arial" w:cs="Arial"/>
            <w:sz w:val="24"/>
            <w:szCs w:val="24"/>
          </w:rPr>
          <w:delText xml:space="preserve">Wenn der Geschmackssinn mit </w:delText>
        </w:r>
        <w:commentRangeStart w:id="8315"/>
        <w:r w:rsidRPr="00944672" w:rsidDel="0055213B">
          <w:rPr>
            <w:rFonts w:ascii="Arial" w:hAnsi="Arial" w:cs="Arial"/>
            <w:sz w:val="24"/>
            <w:szCs w:val="24"/>
          </w:rPr>
          <w:delText>Bitterstoffen</w:delText>
        </w:r>
      </w:del>
      <w:commentRangeEnd w:id="8315"/>
      <w:r w:rsidR="0055213B">
        <w:rPr>
          <w:rStyle w:val="Kommentarzeichen"/>
        </w:rPr>
        <w:commentReference w:id="8315"/>
      </w:r>
      <w:del w:id="8316" w:author="Lektorat Bauer" w:date="2025-03-04T18:00:00Z" w16du:dateUtc="2025-03-04T17:00:00Z">
        <w:r w:rsidRPr="00944672" w:rsidDel="0055213B">
          <w:rPr>
            <w:rFonts w:ascii="Arial" w:hAnsi="Arial" w:cs="Arial"/>
            <w:sz w:val="24"/>
            <w:szCs w:val="24"/>
          </w:rPr>
          <w:delText xml:space="preserve"> konfrontiert wird, werden sofort die Verdauung und der Speichelfluss angeregt, da der Körper glaubt, es müsste Gift abtransportiert werden. </w:delText>
        </w:r>
      </w:del>
    </w:p>
    <w:p w14:paraId="5C836762" w14:textId="1CAECC3C"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Der Espresso und ein kleines Glas Wasser kamen, und Joost nippte am Kaffee, der ein </w:t>
      </w:r>
      <w:ins w:id="8317" w:author="Lektorat Bauer" w:date="2025-03-04T18:01:00Z" w16du:dateUtc="2025-03-04T17:01:00Z">
        <w:r w:rsidR="0055213B" w:rsidRPr="00944672">
          <w:rPr>
            <w:rFonts w:ascii="Arial" w:hAnsi="Arial" w:cs="Arial"/>
            <w:sz w:val="24"/>
            <w:szCs w:val="24"/>
          </w:rPr>
          <w:t xml:space="preserve">ein feines Bananenaroma </w:t>
        </w:r>
      </w:ins>
      <w:del w:id="8318" w:author="Lektorat Bauer" w:date="2025-03-04T18:01:00Z" w16du:dateUtc="2025-03-04T17:01:00Z">
        <w:r w:rsidRPr="00944672" w:rsidDel="0055213B">
          <w:rPr>
            <w:rFonts w:ascii="Arial" w:hAnsi="Arial" w:cs="Arial"/>
            <w:sz w:val="24"/>
            <w:szCs w:val="24"/>
          </w:rPr>
          <w:delText xml:space="preserve">tolles Aroma </w:delText>
        </w:r>
      </w:del>
      <w:r w:rsidRPr="00944672">
        <w:rPr>
          <w:rFonts w:ascii="Arial" w:hAnsi="Arial" w:cs="Arial"/>
          <w:sz w:val="24"/>
          <w:szCs w:val="24"/>
        </w:rPr>
        <w:t>in Mund und Rachen entfaltete</w:t>
      </w:r>
      <w:del w:id="8319" w:author="Lektorat Bauer" w:date="2025-03-04T18:01:00Z" w16du:dateUtc="2025-03-04T17:01:00Z">
        <w:r w:rsidRPr="00944672" w:rsidDel="0055213B">
          <w:rPr>
            <w:rFonts w:ascii="Arial" w:hAnsi="Arial" w:cs="Arial"/>
            <w:sz w:val="24"/>
            <w:szCs w:val="24"/>
          </w:rPr>
          <w:delText xml:space="preserve">t </w:delText>
        </w:r>
        <w:commentRangeStart w:id="8320"/>
        <w:r w:rsidRPr="00944672" w:rsidDel="0055213B">
          <w:rPr>
            <w:rFonts w:ascii="Arial" w:hAnsi="Arial" w:cs="Arial"/>
            <w:sz w:val="24"/>
            <w:szCs w:val="24"/>
          </w:rPr>
          <w:delText>und ein feines Bananenaroma mit sich brachte.</w:delText>
        </w:r>
      </w:del>
      <w:commentRangeEnd w:id="8320"/>
      <w:r w:rsidR="0055213B">
        <w:rPr>
          <w:rStyle w:val="Kommentarzeichen"/>
        </w:rPr>
        <w:commentReference w:id="8320"/>
      </w:r>
    </w:p>
    <w:p w14:paraId="3821F950"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Während er vertieft an dem Espresso nippte, kam eine Servicekraft und geleitete einen Mann, wohl um die 40 Jahre alt, in einem schicken Anzug zu seinem Tisch. Schlagartig fühlte Joost sich in seiner Chino underdressed.</w:t>
      </w:r>
    </w:p>
    <w:p w14:paraId="77A15EDC" w14:textId="401A3BCD" w:rsidR="0055213B" w:rsidRDefault="00944672" w:rsidP="00623B68">
      <w:pPr>
        <w:autoSpaceDE w:val="0"/>
        <w:autoSpaceDN w:val="0"/>
        <w:adjustRightInd w:val="0"/>
        <w:spacing w:after="0" w:line="360" w:lineRule="auto"/>
        <w:ind w:firstLine="227"/>
        <w:jc w:val="both"/>
        <w:rPr>
          <w:ins w:id="8321" w:author="Lektorat Bauer" w:date="2025-03-04T18:01:00Z" w16du:dateUtc="2025-03-04T17:01:00Z"/>
          <w:rFonts w:ascii="Arial" w:hAnsi="Arial" w:cs="Arial"/>
          <w:sz w:val="24"/>
          <w:szCs w:val="24"/>
        </w:rPr>
      </w:pPr>
      <w:r w:rsidRPr="00944672">
        <w:rPr>
          <w:rFonts w:ascii="Arial" w:hAnsi="Arial" w:cs="Arial"/>
          <w:sz w:val="24"/>
          <w:szCs w:val="24"/>
        </w:rPr>
        <w:t>„Mr. van der Dijkstraat?</w:t>
      </w:r>
      <w:del w:id="8322" w:author="Lektorat Bauer" w:date="2025-03-04T18:01:00Z" w16du:dateUtc="2025-03-04T17:01:00Z">
        <w:r w:rsidRPr="00944672" w:rsidDel="0055213B">
          <w:rPr>
            <w:rFonts w:ascii="Arial" w:hAnsi="Arial" w:cs="Arial"/>
            <w:sz w:val="24"/>
            <w:szCs w:val="24"/>
          </w:rPr>
          <w:delText>!</w:delText>
        </w:r>
      </w:del>
      <w:r w:rsidRPr="00944672">
        <w:rPr>
          <w:rFonts w:ascii="Arial" w:hAnsi="Arial" w:cs="Arial"/>
          <w:sz w:val="24"/>
          <w:szCs w:val="24"/>
        </w:rPr>
        <w:t>“</w:t>
      </w:r>
      <w:ins w:id="8323" w:author="Lektorat Bauer" w:date="2025-03-04T18:01:00Z" w16du:dateUtc="2025-03-04T17:01:00Z">
        <w:r w:rsidR="0055213B">
          <w:rPr>
            <w:rFonts w:ascii="Arial" w:hAnsi="Arial" w:cs="Arial"/>
            <w:sz w:val="24"/>
            <w:szCs w:val="24"/>
          </w:rPr>
          <w:t>,</w:t>
        </w:r>
      </w:ins>
      <w:r w:rsidRPr="00944672">
        <w:rPr>
          <w:rFonts w:ascii="Arial" w:hAnsi="Arial" w:cs="Arial"/>
          <w:sz w:val="24"/>
          <w:szCs w:val="24"/>
        </w:rPr>
        <w:t xml:space="preserve"> </w:t>
      </w:r>
      <w:del w:id="8324" w:author="Lektorat Bauer" w:date="2025-03-04T18:01:00Z" w16du:dateUtc="2025-03-04T17:01:00Z">
        <w:r w:rsidRPr="00944672" w:rsidDel="0055213B">
          <w:rPr>
            <w:rFonts w:ascii="Arial" w:hAnsi="Arial" w:cs="Arial"/>
            <w:sz w:val="24"/>
            <w:szCs w:val="24"/>
          </w:rPr>
          <w:delText>S</w:delText>
        </w:r>
      </w:del>
      <w:ins w:id="8325" w:author="Lektorat Bauer" w:date="2025-03-04T18:01:00Z" w16du:dateUtc="2025-03-04T17:01:00Z">
        <w:r w:rsidR="0055213B">
          <w:rPr>
            <w:rFonts w:ascii="Arial" w:hAnsi="Arial" w:cs="Arial"/>
            <w:sz w:val="24"/>
            <w:szCs w:val="24"/>
          </w:rPr>
          <w:t>s</w:t>
        </w:r>
      </w:ins>
      <w:r w:rsidRPr="00944672">
        <w:rPr>
          <w:rFonts w:ascii="Arial" w:hAnsi="Arial" w:cs="Arial"/>
          <w:sz w:val="24"/>
          <w:szCs w:val="24"/>
        </w:rPr>
        <w:t xml:space="preserve">prach der Mann ihn an, „John-Henry Cummings, bitte entschuldigen Sie die Verspätung.“ </w:t>
      </w:r>
    </w:p>
    <w:p w14:paraId="5D434005" w14:textId="77777777" w:rsidR="0055213B" w:rsidRDefault="00944672" w:rsidP="00623B68">
      <w:pPr>
        <w:autoSpaceDE w:val="0"/>
        <w:autoSpaceDN w:val="0"/>
        <w:adjustRightInd w:val="0"/>
        <w:spacing w:after="0" w:line="360" w:lineRule="auto"/>
        <w:ind w:firstLine="227"/>
        <w:jc w:val="both"/>
        <w:rPr>
          <w:ins w:id="8326" w:author="Lektorat Bauer" w:date="2025-03-04T18:01:00Z" w16du:dateUtc="2025-03-04T17:01:00Z"/>
          <w:rFonts w:ascii="Arial" w:hAnsi="Arial" w:cs="Arial"/>
          <w:sz w:val="24"/>
          <w:szCs w:val="24"/>
        </w:rPr>
      </w:pPr>
      <w:r w:rsidRPr="00944672">
        <w:rPr>
          <w:rFonts w:ascii="Arial" w:hAnsi="Arial" w:cs="Arial"/>
          <w:sz w:val="24"/>
          <w:szCs w:val="24"/>
        </w:rPr>
        <w:t xml:space="preserve">„Kein Problem Mr. Cummings. Bitte sagen Sie Joost.“ </w:t>
      </w:r>
    </w:p>
    <w:p w14:paraId="0A663C52" w14:textId="62DDC255"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w:t>
      </w:r>
      <w:del w:id="8327" w:author="Lektorat Bauer" w:date="2025-03-04T18:01:00Z" w16du:dateUtc="2025-03-04T17:01:00Z">
        <w:r w:rsidRPr="00944672" w:rsidDel="0055213B">
          <w:rPr>
            <w:rFonts w:ascii="Arial" w:hAnsi="Arial" w:cs="Arial"/>
            <w:sz w:val="24"/>
            <w:szCs w:val="24"/>
          </w:rPr>
          <w:delText>Sehr gut, ich</w:delText>
        </w:r>
      </w:del>
      <w:ins w:id="8328" w:author="Lektorat Bauer" w:date="2025-03-04T18:01:00Z" w16du:dateUtc="2025-03-04T17:01:00Z">
        <w:r w:rsidR="0055213B">
          <w:rPr>
            <w:rFonts w:ascii="Arial" w:hAnsi="Arial" w:cs="Arial"/>
            <w:sz w:val="24"/>
            <w:szCs w:val="24"/>
          </w:rPr>
          <w:t>Ich</w:t>
        </w:r>
      </w:ins>
      <w:r w:rsidRPr="00944672">
        <w:rPr>
          <w:rFonts w:ascii="Arial" w:hAnsi="Arial" w:cs="Arial"/>
          <w:sz w:val="24"/>
          <w:szCs w:val="24"/>
        </w:rPr>
        <w:t xml:space="preserve"> bin John.“ </w:t>
      </w:r>
    </w:p>
    <w:p w14:paraId="0F24C97E" w14:textId="7E14B558"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del w:id="8329" w:author="Lektorat Bauer" w:date="2025-03-04T18:02:00Z" w16du:dateUtc="2025-03-04T17:02:00Z">
        <w:r w:rsidRPr="00944672" w:rsidDel="0055213B">
          <w:rPr>
            <w:rFonts w:ascii="Arial" w:hAnsi="Arial" w:cs="Arial"/>
            <w:sz w:val="24"/>
            <w:szCs w:val="24"/>
          </w:rPr>
          <w:delText xml:space="preserve">Währenddessen </w:delText>
        </w:r>
      </w:del>
      <w:ins w:id="8330" w:author="Lektorat Bauer" w:date="2025-03-04T18:02:00Z" w16du:dateUtc="2025-03-04T17:02:00Z">
        <w:r w:rsidR="0055213B">
          <w:rPr>
            <w:rFonts w:ascii="Arial" w:hAnsi="Arial" w:cs="Arial"/>
            <w:sz w:val="24"/>
            <w:szCs w:val="24"/>
          </w:rPr>
          <w:t>Während des Austauschs der Begrüßungsfloskeln</w:t>
        </w:r>
        <w:r w:rsidR="0055213B" w:rsidRPr="00944672">
          <w:rPr>
            <w:rFonts w:ascii="Arial" w:hAnsi="Arial" w:cs="Arial"/>
            <w:sz w:val="24"/>
            <w:szCs w:val="24"/>
          </w:rPr>
          <w:t xml:space="preserve"> </w:t>
        </w:r>
      </w:ins>
      <w:r w:rsidRPr="00944672">
        <w:rPr>
          <w:rFonts w:ascii="Arial" w:hAnsi="Arial" w:cs="Arial"/>
          <w:sz w:val="24"/>
          <w:szCs w:val="24"/>
        </w:rPr>
        <w:t>hatte sich John-Henry Cummings</w:t>
      </w:r>
      <w:del w:id="8331" w:author="Lektorat Bauer" w:date="2025-03-04T18:02:00Z" w16du:dateUtc="2025-03-04T17:02:00Z">
        <w:r w:rsidRPr="00944672" w:rsidDel="0055213B">
          <w:rPr>
            <w:rFonts w:ascii="Arial" w:hAnsi="Arial" w:cs="Arial"/>
            <w:sz w:val="24"/>
            <w:szCs w:val="24"/>
          </w:rPr>
          <w:delText>,</w:delText>
        </w:r>
      </w:del>
      <w:r w:rsidRPr="00944672">
        <w:rPr>
          <w:rFonts w:ascii="Arial" w:hAnsi="Arial" w:cs="Arial"/>
          <w:sz w:val="24"/>
          <w:szCs w:val="24"/>
        </w:rPr>
        <w:t xml:space="preserve"> gesetzt und drehte sich</w:t>
      </w:r>
      <w:ins w:id="8332" w:author="Lektorat Bauer" w:date="2025-03-04T18:02:00Z" w16du:dateUtc="2025-03-04T17:02:00Z">
        <w:r w:rsidR="0055213B">
          <w:rPr>
            <w:rFonts w:ascii="Arial" w:hAnsi="Arial" w:cs="Arial"/>
            <w:sz w:val="24"/>
            <w:szCs w:val="24"/>
          </w:rPr>
          <w:t xml:space="preserve"> nun</w:t>
        </w:r>
      </w:ins>
      <w:r w:rsidRPr="00944672">
        <w:rPr>
          <w:rFonts w:ascii="Arial" w:hAnsi="Arial" w:cs="Arial"/>
          <w:sz w:val="24"/>
          <w:szCs w:val="24"/>
        </w:rPr>
        <w:t xml:space="preserve"> zu der Servicekraft. „Wir nehmen </w:t>
      </w:r>
      <w:del w:id="8333" w:author="Lektorat Bauer" w:date="2025-03-04T18:02:00Z" w16du:dateUtc="2025-03-04T17:02:00Z">
        <w:r w:rsidRPr="00944672" w:rsidDel="0055213B">
          <w:rPr>
            <w:rFonts w:ascii="Arial" w:hAnsi="Arial" w:cs="Arial"/>
            <w:sz w:val="24"/>
            <w:szCs w:val="24"/>
          </w:rPr>
          <w:delText>2 x</w:delText>
        </w:r>
      </w:del>
      <w:ins w:id="8334" w:author="Lektorat Bauer" w:date="2025-03-04T18:02:00Z" w16du:dateUtc="2025-03-04T17:02:00Z">
        <w:r w:rsidR="0055213B">
          <w:rPr>
            <w:rFonts w:ascii="Arial" w:hAnsi="Arial" w:cs="Arial"/>
            <w:sz w:val="24"/>
            <w:szCs w:val="24"/>
          </w:rPr>
          <w:t>zweimal</w:t>
        </w:r>
      </w:ins>
      <w:r w:rsidRPr="00944672">
        <w:rPr>
          <w:rFonts w:ascii="Arial" w:hAnsi="Arial" w:cs="Arial"/>
          <w:sz w:val="24"/>
          <w:szCs w:val="24"/>
        </w:rPr>
        <w:t xml:space="preserve"> das große Menü, und bitte eine Flasche Chablis.“ </w:t>
      </w:r>
    </w:p>
    <w:p w14:paraId="15FDF001" w14:textId="77777777" w:rsidR="0055213B" w:rsidRDefault="00944672" w:rsidP="00623B68">
      <w:pPr>
        <w:autoSpaceDE w:val="0"/>
        <w:autoSpaceDN w:val="0"/>
        <w:adjustRightInd w:val="0"/>
        <w:spacing w:after="0" w:line="360" w:lineRule="auto"/>
        <w:ind w:firstLine="227"/>
        <w:jc w:val="both"/>
        <w:rPr>
          <w:ins w:id="8335" w:author="Lektorat Bauer" w:date="2025-03-04T18:02:00Z" w16du:dateUtc="2025-03-04T17:02:00Z"/>
          <w:rFonts w:ascii="Arial" w:hAnsi="Arial" w:cs="Arial"/>
          <w:sz w:val="24"/>
          <w:szCs w:val="24"/>
        </w:rPr>
      </w:pPr>
      <w:r w:rsidRPr="00944672">
        <w:rPr>
          <w:rFonts w:ascii="Arial" w:hAnsi="Arial" w:cs="Arial"/>
          <w:sz w:val="24"/>
          <w:szCs w:val="24"/>
        </w:rPr>
        <w:t xml:space="preserve">Dann drehte er sich zu Joost. „Das Menü diesen Monat ist grandios. Sorry, dass ich einfach für Dich entschieden habe.“ </w:t>
      </w:r>
    </w:p>
    <w:p w14:paraId="1152A6FD" w14:textId="32FC810E"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„Das ist schon </w:t>
      </w:r>
      <w:ins w:id="8336" w:author="Lektorat Bauer" w:date="2025-03-04T18:02:00Z" w16du:dateUtc="2025-03-04T17:02:00Z">
        <w:r w:rsidR="0055213B">
          <w:rPr>
            <w:rFonts w:ascii="Arial" w:hAnsi="Arial" w:cs="Arial"/>
            <w:sz w:val="24"/>
            <w:szCs w:val="24"/>
          </w:rPr>
          <w:t>ok</w:t>
        </w:r>
      </w:ins>
      <w:del w:id="8337" w:author="Lektorat Bauer" w:date="2025-03-04T18:02:00Z" w16du:dateUtc="2025-03-04T17:02:00Z">
        <w:r w:rsidRPr="00944672" w:rsidDel="0055213B">
          <w:rPr>
            <w:rFonts w:ascii="Arial" w:hAnsi="Arial" w:cs="Arial"/>
            <w:sz w:val="24"/>
            <w:szCs w:val="24"/>
          </w:rPr>
          <w:delText>OK</w:delText>
        </w:r>
      </w:del>
      <w:r w:rsidRPr="00944672">
        <w:rPr>
          <w:rFonts w:ascii="Arial" w:hAnsi="Arial" w:cs="Arial"/>
          <w:sz w:val="24"/>
          <w:szCs w:val="24"/>
        </w:rPr>
        <w:t xml:space="preserve">. Ich hatte noch keine Gelegenheit in die Karte zu schauen, </w:t>
      </w:r>
      <w:del w:id="8338" w:author="Lektorat Bauer" w:date="2025-03-04T18:02:00Z" w16du:dateUtc="2025-03-04T17:02:00Z">
        <w:r w:rsidRPr="00944672" w:rsidDel="0055213B">
          <w:rPr>
            <w:rFonts w:ascii="Arial" w:hAnsi="Arial" w:cs="Arial"/>
            <w:sz w:val="24"/>
            <w:szCs w:val="24"/>
          </w:rPr>
          <w:delText>dass</w:delText>
        </w:r>
      </w:del>
      <w:ins w:id="8339" w:author="Lektorat Bauer" w:date="2025-03-04T18:02:00Z" w16du:dateUtc="2025-03-04T17:02:00Z">
        <w:r w:rsidR="0055213B" w:rsidRPr="00944672">
          <w:rPr>
            <w:rFonts w:ascii="Arial" w:hAnsi="Arial" w:cs="Arial"/>
            <w:sz w:val="24"/>
            <w:szCs w:val="24"/>
          </w:rPr>
          <w:t>das</w:t>
        </w:r>
      </w:ins>
      <w:r w:rsidRPr="00944672">
        <w:rPr>
          <w:rFonts w:ascii="Arial" w:hAnsi="Arial" w:cs="Arial"/>
          <w:sz w:val="24"/>
          <w:szCs w:val="24"/>
        </w:rPr>
        <w:t xml:space="preserve"> kann ich mir so sparen.“</w:t>
      </w:r>
    </w:p>
    <w:p w14:paraId="2EFE1468" w14:textId="77777777" w:rsidR="0055213B" w:rsidRDefault="00944672" w:rsidP="00623B68">
      <w:pPr>
        <w:autoSpaceDE w:val="0"/>
        <w:autoSpaceDN w:val="0"/>
        <w:adjustRightInd w:val="0"/>
        <w:spacing w:after="0" w:line="360" w:lineRule="auto"/>
        <w:ind w:firstLine="227"/>
        <w:jc w:val="both"/>
        <w:rPr>
          <w:ins w:id="8340" w:author="Lektorat Bauer" w:date="2025-03-04T18:03:00Z" w16du:dateUtc="2025-03-04T17:03:00Z"/>
          <w:rFonts w:ascii="Arial" w:hAnsi="Arial" w:cs="Arial"/>
          <w:sz w:val="24"/>
          <w:szCs w:val="24"/>
        </w:rPr>
      </w:pPr>
      <w:r w:rsidRPr="00944672">
        <w:rPr>
          <w:rFonts w:ascii="Arial" w:hAnsi="Arial" w:cs="Arial"/>
          <w:sz w:val="24"/>
          <w:szCs w:val="24"/>
        </w:rPr>
        <w:t>„John, eine Frage vorweg.</w:t>
      </w:r>
      <w:ins w:id="8341" w:author="Lektorat Bauer" w:date="2025-03-04T18:02:00Z" w16du:dateUtc="2025-03-04T17:02:00Z">
        <w:r w:rsidR="0055213B">
          <w:rPr>
            <w:rFonts w:ascii="Arial" w:hAnsi="Arial" w:cs="Arial"/>
            <w:sz w:val="24"/>
            <w:szCs w:val="24"/>
          </w:rPr>
          <w:t xml:space="preserve"> </w:t>
        </w:r>
      </w:ins>
      <w:del w:id="8342" w:author="Lektorat Bauer" w:date="2025-03-04T18:02:00Z" w16du:dateUtc="2025-03-04T17:02:00Z">
        <w:r w:rsidRPr="00944672" w:rsidDel="0055213B">
          <w:rPr>
            <w:rFonts w:ascii="Arial" w:hAnsi="Arial" w:cs="Arial"/>
            <w:sz w:val="24"/>
            <w:szCs w:val="24"/>
          </w:rPr>
          <w:delText>“ Begann Jost, „</w:delText>
        </w:r>
      </w:del>
      <w:r w:rsidRPr="00944672">
        <w:rPr>
          <w:rFonts w:ascii="Arial" w:hAnsi="Arial" w:cs="Arial"/>
          <w:sz w:val="24"/>
          <w:szCs w:val="24"/>
        </w:rPr>
        <w:t>Ich bin sozusagen in diesen Termin geschmissen worden</w:t>
      </w:r>
      <w:commentRangeStart w:id="8343"/>
      <w:r w:rsidRPr="00944672">
        <w:rPr>
          <w:rFonts w:ascii="Arial" w:hAnsi="Arial" w:cs="Arial"/>
          <w:sz w:val="24"/>
          <w:szCs w:val="24"/>
        </w:rPr>
        <w:t xml:space="preserve">. Worum geht es heute. Um die MHUGE-Bank?“ </w:t>
      </w:r>
    </w:p>
    <w:p w14:paraId="24460864" w14:textId="77777777" w:rsidR="0055213B" w:rsidRDefault="00944672" w:rsidP="00623B68">
      <w:pPr>
        <w:autoSpaceDE w:val="0"/>
        <w:autoSpaceDN w:val="0"/>
        <w:adjustRightInd w:val="0"/>
        <w:spacing w:after="0" w:line="360" w:lineRule="auto"/>
        <w:ind w:firstLine="227"/>
        <w:jc w:val="both"/>
        <w:rPr>
          <w:ins w:id="8344" w:author="Lektorat Bauer" w:date="2025-03-04T18:03:00Z" w16du:dateUtc="2025-03-04T17:03:00Z"/>
          <w:rFonts w:ascii="Arial" w:hAnsi="Arial" w:cs="Arial"/>
          <w:sz w:val="24"/>
          <w:szCs w:val="24"/>
        </w:rPr>
      </w:pPr>
      <w:r w:rsidRPr="00944672">
        <w:rPr>
          <w:rFonts w:ascii="Arial" w:hAnsi="Arial" w:cs="Arial"/>
          <w:sz w:val="24"/>
          <w:szCs w:val="24"/>
        </w:rPr>
        <w:t xml:space="preserve">„MHUGE? Nein, die kenne ich nicht.“ </w:t>
      </w:r>
    </w:p>
    <w:p w14:paraId="2ADD04F0" w14:textId="3DBD9F6A"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Erstaunt sahen sich die beiden an: „Ok, kalibrieren wir uns</w:t>
      </w:r>
      <w:del w:id="8345" w:author="Lektorat Bauer" w:date="2025-03-04T18:03:00Z" w16du:dateUtc="2025-03-04T17:03:00Z">
        <w:r w:rsidRPr="00944672" w:rsidDel="0055213B">
          <w:rPr>
            <w:rFonts w:ascii="Arial" w:hAnsi="Arial" w:cs="Arial"/>
            <w:sz w:val="24"/>
            <w:szCs w:val="24"/>
          </w:rPr>
          <w:delText>.</w:delText>
        </w:r>
      </w:del>
      <w:r w:rsidRPr="00944672">
        <w:rPr>
          <w:rFonts w:ascii="Arial" w:hAnsi="Arial" w:cs="Arial"/>
          <w:sz w:val="24"/>
          <w:szCs w:val="24"/>
        </w:rPr>
        <w:t>“</w:t>
      </w:r>
      <w:ins w:id="8346" w:author="Lektorat Bauer" w:date="2025-03-04T18:03:00Z" w16du:dateUtc="2025-03-04T17:03:00Z">
        <w:r w:rsidR="0055213B">
          <w:rPr>
            <w:rFonts w:ascii="Arial" w:hAnsi="Arial" w:cs="Arial"/>
            <w:sz w:val="24"/>
            <w:szCs w:val="24"/>
          </w:rPr>
          <w:t>,</w:t>
        </w:r>
      </w:ins>
      <w:r w:rsidRPr="00944672">
        <w:rPr>
          <w:rFonts w:ascii="Arial" w:hAnsi="Arial" w:cs="Arial"/>
          <w:sz w:val="24"/>
          <w:szCs w:val="24"/>
        </w:rPr>
        <w:t xml:space="preserve"> </w:t>
      </w:r>
      <w:ins w:id="8347" w:author="Lektorat Bauer" w:date="2025-03-04T18:03:00Z" w16du:dateUtc="2025-03-04T17:03:00Z">
        <w:r w:rsidR="0055213B">
          <w:rPr>
            <w:rFonts w:ascii="Arial" w:hAnsi="Arial" w:cs="Arial"/>
            <w:sz w:val="24"/>
            <w:szCs w:val="24"/>
          </w:rPr>
          <w:t>s</w:t>
        </w:r>
      </w:ins>
      <w:del w:id="8348" w:author="Lektorat Bauer" w:date="2025-03-04T18:03:00Z" w16du:dateUtc="2025-03-04T17:03:00Z">
        <w:r w:rsidRPr="00944672" w:rsidDel="0055213B">
          <w:rPr>
            <w:rFonts w:ascii="Arial" w:hAnsi="Arial" w:cs="Arial"/>
            <w:sz w:val="24"/>
            <w:szCs w:val="24"/>
          </w:rPr>
          <w:delText>S</w:delText>
        </w:r>
      </w:del>
      <w:r w:rsidRPr="00944672">
        <w:rPr>
          <w:rFonts w:ascii="Arial" w:hAnsi="Arial" w:cs="Arial"/>
          <w:sz w:val="24"/>
          <w:szCs w:val="24"/>
        </w:rPr>
        <w:t xml:space="preserve">agte Joost. „Was ist Dein Thema heute?“ </w:t>
      </w:r>
      <w:commentRangeEnd w:id="8343"/>
      <w:r w:rsidR="0055213B">
        <w:rPr>
          <w:rStyle w:val="Kommentarzeichen"/>
        </w:rPr>
        <w:commentReference w:id="8343"/>
      </w:r>
    </w:p>
    <w:p w14:paraId="187DF7D9" w14:textId="21D5D0BC" w:rsidR="0055213B" w:rsidRDefault="00944672" w:rsidP="00623B68">
      <w:pPr>
        <w:autoSpaceDE w:val="0"/>
        <w:autoSpaceDN w:val="0"/>
        <w:adjustRightInd w:val="0"/>
        <w:spacing w:after="0" w:line="360" w:lineRule="auto"/>
        <w:ind w:firstLine="227"/>
        <w:jc w:val="both"/>
        <w:rPr>
          <w:ins w:id="8349" w:author="Lektorat Bauer" w:date="2025-03-04T18:04:00Z" w16du:dateUtc="2025-03-04T17:04:00Z"/>
          <w:rFonts w:ascii="Arial" w:hAnsi="Arial" w:cs="Arial"/>
          <w:sz w:val="24"/>
          <w:szCs w:val="24"/>
        </w:rPr>
      </w:pPr>
      <w:r w:rsidRPr="00944672">
        <w:rPr>
          <w:rFonts w:ascii="Arial" w:hAnsi="Arial" w:cs="Arial"/>
          <w:sz w:val="24"/>
          <w:szCs w:val="24"/>
        </w:rPr>
        <w:t>In diesem Augenblick wurden sie unterbrochen, weil der Wein kam. John nahm einen Probeschluck</w:t>
      </w:r>
      <w:del w:id="8350" w:author="Lektorat Bauer" w:date="2025-03-04T18:04:00Z" w16du:dateUtc="2025-03-04T17:04:00Z">
        <w:r w:rsidRPr="00944672" w:rsidDel="0055213B">
          <w:rPr>
            <w:rFonts w:ascii="Arial" w:hAnsi="Arial" w:cs="Arial"/>
            <w:sz w:val="24"/>
            <w:szCs w:val="24"/>
          </w:rPr>
          <w:delText>,</w:delText>
        </w:r>
      </w:del>
      <w:r w:rsidRPr="00944672">
        <w:rPr>
          <w:rFonts w:ascii="Arial" w:hAnsi="Arial" w:cs="Arial"/>
          <w:sz w:val="24"/>
          <w:szCs w:val="24"/>
        </w:rPr>
        <w:t xml:space="preserve"> und schüttelte den Kopf</w:t>
      </w:r>
      <w:del w:id="8351" w:author="Lektorat Bauer" w:date="2025-03-04T18:04:00Z" w16du:dateUtc="2025-03-04T17:04:00Z">
        <w:r w:rsidRPr="00944672" w:rsidDel="0055213B">
          <w:rPr>
            <w:rFonts w:ascii="Arial" w:hAnsi="Arial" w:cs="Arial"/>
            <w:sz w:val="24"/>
            <w:szCs w:val="24"/>
          </w:rPr>
          <w:delText>,</w:delText>
        </w:r>
      </w:del>
      <w:ins w:id="8352" w:author="Lektorat Bauer" w:date="2025-03-04T18:04:00Z" w16du:dateUtc="2025-03-04T17:04:00Z">
        <w:r w:rsidR="0055213B">
          <w:rPr>
            <w:rFonts w:ascii="Arial" w:hAnsi="Arial" w:cs="Arial"/>
            <w:sz w:val="24"/>
            <w:szCs w:val="24"/>
          </w:rPr>
          <w:t>.</w:t>
        </w:r>
      </w:ins>
      <w:r w:rsidRPr="00944672">
        <w:rPr>
          <w:rFonts w:ascii="Arial" w:hAnsi="Arial" w:cs="Arial"/>
          <w:sz w:val="24"/>
          <w:szCs w:val="24"/>
        </w:rPr>
        <w:t xml:space="preserve"> „Der Wein ist nicht ok.“ Die Servicekraft</w:t>
      </w:r>
      <w:ins w:id="8353" w:author="Lektorat Bauer" w:date="2025-03-04T18:05:00Z" w16du:dateUtc="2025-03-04T17:05:00Z">
        <w:r w:rsidR="0055213B">
          <w:rPr>
            <w:rFonts w:ascii="Arial" w:hAnsi="Arial" w:cs="Arial"/>
            <w:sz w:val="24"/>
            <w:szCs w:val="24"/>
          </w:rPr>
          <w:t xml:space="preserve"> </w:t>
        </w:r>
      </w:ins>
      <w:del w:id="8354" w:author="Lektorat Bauer" w:date="2025-03-04T18:04:00Z" w16du:dateUtc="2025-03-04T17:04:00Z">
        <w:r w:rsidRPr="00944672" w:rsidDel="0055213B">
          <w:rPr>
            <w:rFonts w:ascii="Arial" w:hAnsi="Arial" w:cs="Arial"/>
            <w:sz w:val="24"/>
            <w:szCs w:val="24"/>
          </w:rPr>
          <w:delText xml:space="preserve">, Sie </w:delText>
        </w:r>
        <w:commentRangeStart w:id="8355"/>
        <w:r w:rsidRPr="00944672" w:rsidDel="0055213B">
          <w:rPr>
            <w:rFonts w:ascii="Arial" w:hAnsi="Arial" w:cs="Arial"/>
            <w:sz w:val="24"/>
            <w:szCs w:val="24"/>
          </w:rPr>
          <w:lastRenderedPageBreak/>
          <w:delText>hatte ‚Antje‘ als Namensschild</w:delText>
        </w:r>
      </w:del>
      <w:commentRangeEnd w:id="8355"/>
      <w:r w:rsidR="0055213B">
        <w:rPr>
          <w:rStyle w:val="Kommentarzeichen"/>
        </w:rPr>
        <w:commentReference w:id="8355"/>
      </w:r>
      <w:del w:id="8356" w:author="Lektorat Bauer" w:date="2025-03-04T18:04:00Z" w16du:dateUtc="2025-03-04T17:04:00Z">
        <w:r w:rsidRPr="00944672" w:rsidDel="0055213B">
          <w:rPr>
            <w:rFonts w:ascii="Arial" w:hAnsi="Arial" w:cs="Arial"/>
            <w:sz w:val="24"/>
            <w:szCs w:val="24"/>
          </w:rPr>
          <w:delText xml:space="preserve">, </w:delText>
        </w:r>
      </w:del>
      <w:r w:rsidRPr="00944672">
        <w:rPr>
          <w:rFonts w:ascii="Arial" w:hAnsi="Arial" w:cs="Arial"/>
          <w:sz w:val="24"/>
          <w:szCs w:val="24"/>
        </w:rPr>
        <w:t>sah ihn verständnislos an</w:t>
      </w:r>
      <w:ins w:id="8357" w:author="Lektorat Bauer" w:date="2025-03-04T18:05:00Z" w16du:dateUtc="2025-03-04T17:05:00Z">
        <w:r w:rsidR="0055213B">
          <w:rPr>
            <w:rFonts w:ascii="Arial" w:hAnsi="Arial" w:cs="Arial"/>
            <w:sz w:val="24"/>
            <w:szCs w:val="24"/>
          </w:rPr>
          <w:t>-</w:t>
        </w:r>
      </w:ins>
      <w:del w:id="8358" w:author="Lektorat Bauer" w:date="2025-03-04T18:04:00Z" w16du:dateUtc="2025-03-04T17:04:00Z">
        <w:r w:rsidRPr="00944672" w:rsidDel="0055213B">
          <w:rPr>
            <w:rFonts w:ascii="Arial" w:hAnsi="Arial" w:cs="Arial"/>
            <w:sz w:val="24"/>
            <w:szCs w:val="24"/>
          </w:rPr>
          <w:delText>,</w:delText>
        </w:r>
      </w:del>
      <w:r w:rsidRPr="00944672">
        <w:rPr>
          <w:rFonts w:ascii="Arial" w:hAnsi="Arial" w:cs="Arial"/>
          <w:sz w:val="24"/>
          <w:szCs w:val="24"/>
        </w:rPr>
        <w:t xml:space="preserve"> „</w:t>
      </w:r>
      <w:del w:id="8359" w:author="Lektorat Bauer" w:date="2025-03-04T18:05:00Z" w16du:dateUtc="2025-03-04T17:05:00Z">
        <w:r w:rsidRPr="00944672" w:rsidDel="0055213B">
          <w:rPr>
            <w:rFonts w:ascii="Arial" w:hAnsi="Arial" w:cs="Arial"/>
            <w:sz w:val="24"/>
            <w:szCs w:val="24"/>
          </w:rPr>
          <w:delText xml:space="preserve">Antje. </w:delText>
        </w:r>
      </w:del>
      <w:r w:rsidRPr="00944672">
        <w:rPr>
          <w:rFonts w:ascii="Arial" w:hAnsi="Arial" w:cs="Arial"/>
          <w:sz w:val="24"/>
          <w:szCs w:val="24"/>
        </w:rPr>
        <w:t xml:space="preserve">Der Wein ist nicht </w:t>
      </w:r>
      <w:ins w:id="8360" w:author="Lektorat Bauer" w:date="2025-03-04T18:04:00Z" w16du:dateUtc="2025-03-04T17:04:00Z">
        <w:r w:rsidR="0055213B">
          <w:rPr>
            <w:rFonts w:ascii="Arial" w:hAnsi="Arial" w:cs="Arial"/>
            <w:sz w:val="24"/>
            <w:szCs w:val="24"/>
          </w:rPr>
          <w:t>ok</w:t>
        </w:r>
      </w:ins>
      <w:del w:id="8361" w:author="Lektorat Bauer" w:date="2025-03-04T18:04:00Z" w16du:dateUtc="2025-03-04T17:04:00Z">
        <w:r w:rsidRPr="00944672" w:rsidDel="0055213B">
          <w:rPr>
            <w:rFonts w:ascii="Arial" w:hAnsi="Arial" w:cs="Arial"/>
            <w:sz w:val="24"/>
            <w:szCs w:val="24"/>
          </w:rPr>
          <w:delText>OK</w:delText>
        </w:r>
      </w:del>
      <w:r w:rsidRPr="00944672">
        <w:rPr>
          <w:rFonts w:ascii="Arial" w:hAnsi="Arial" w:cs="Arial"/>
          <w:sz w:val="24"/>
          <w:szCs w:val="24"/>
        </w:rPr>
        <w:t>, der ist sauer. Bitte prüfen Sie das mit dem Restaurantleiter.“</w:t>
      </w:r>
    </w:p>
    <w:p w14:paraId="32651ECC" w14:textId="77777777" w:rsidR="0055213B" w:rsidRDefault="00944672" w:rsidP="00623B68">
      <w:pPr>
        <w:autoSpaceDE w:val="0"/>
        <w:autoSpaceDN w:val="0"/>
        <w:adjustRightInd w:val="0"/>
        <w:spacing w:after="0" w:line="360" w:lineRule="auto"/>
        <w:ind w:firstLine="227"/>
        <w:jc w:val="both"/>
        <w:rPr>
          <w:ins w:id="8362" w:author="Lektorat Bauer" w:date="2025-03-04T18:05:00Z" w16du:dateUtc="2025-03-04T17:05:00Z"/>
          <w:rFonts w:ascii="Arial" w:hAnsi="Arial" w:cs="Arial"/>
          <w:sz w:val="24"/>
          <w:szCs w:val="24"/>
        </w:rPr>
      </w:pPr>
      <w:r w:rsidRPr="00944672">
        <w:rPr>
          <w:rFonts w:ascii="Arial" w:hAnsi="Arial" w:cs="Arial"/>
          <w:sz w:val="24"/>
          <w:szCs w:val="24"/>
        </w:rPr>
        <w:t xml:space="preserve"> „Bitte entschuldigen Sie, dass ich nicht gleich reagiert habe. Ich bin gleich wieder bei Ihnen.“ Antje verschwand mit dem Wein und dem Weinkühler. Kurz darauf kam ein junger Mann an den Tisch. „Meine Herren, bitte entschuldigen Sie. Der Wein ist tatsächlich sauer. Wir haben nur Flaschen aus dem gleichen Jahrgang, wäre es in Ordnung, wenn ich Ihnen einen Sancerre als Alternative vorschlage?“ </w:t>
      </w:r>
    </w:p>
    <w:p w14:paraId="7C133A89" w14:textId="7390B050"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Jetzt war es Joost, der als Erster reagierte. „Sagen Sie, haben Sie auch Cloudy Bay?“ John blinzelte, sagte aber nichts. „Ja mein Herr, den haben wir auch.“ „Dann sei</w:t>
      </w:r>
      <w:ins w:id="8363" w:author="Lektorat Bauer" w:date="2025-03-04T18:05:00Z" w16du:dateUtc="2025-03-04T17:05:00Z">
        <w:r w:rsidR="0055213B">
          <w:rPr>
            <w:rFonts w:ascii="Arial" w:hAnsi="Arial" w:cs="Arial"/>
            <w:sz w:val="24"/>
            <w:szCs w:val="24"/>
          </w:rPr>
          <w:t>e</w:t>
        </w:r>
      </w:ins>
      <w:r w:rsidRPr="00944672">
        <w:rPr>
          <w:rFonts w:ascii="Arial" w:hAnsi="Arial" w:cs="Arial"/>
          <w:sz w:val="24"/>
          <w:szCs w:val="24"/>
        </w:rPr>
        <w:t>n Sie so gut, und bringen uns bitte einen Cloudy Bay.“</w:t>
      </w:r>
    </w:p>
    <w:p w14:paraId="4E9C2125" w14:textId="77777777" w:rsidR="0055213B" w:rsidRDefault="00944672" w:rsidP="00623B68">
      <w:pPr>
        <w:autoSpaceDE w:val="0"/>
        <w:autoSpaceDN w:val="0"/>
        <w:adjustRightInd w:val="0"/>
        <w:spacing w:after="0" w:line="360" w:lineRule="auto"/>
        <w:ind w:firstLine="227"/>
        <w:jc w:val="both"/>
        <w:rPr>
          <w:ins w:id="8364" w:author="Lektorat Bauer" w:date="2025-03-04T18:05:00Z" w16du:dateUtc="2025-03-04T17:05:00Z"/>
          <w:rFonts w:ascii="Arial" w:hAnsi="Arial" w:cs="Arial"/>
          <w:sz w:val="24"/>
          <w:szCs w:val="24"/>
        </w:rPr>
      </w:pPr>
      <w:r w:rsidRPr="00944672">
        <w:rPr>
          <w:rFonts w:ascii="Arial" w:hAnsi="Arial" w:cs="Arial"/>
          <w:sz w:val="24"/>
          <w:szCs w:val="24"/>
        </w:rPr>
        <w:t xml:space="preserve">John schaute zu Joost: „Warum diese Entscheidung?“ </w:t>
      </w:r>
    </w:p>
    <w:p w14:paraId="08B98153" w14:textId="6CBE8DF8"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„Der Sancerre ist ein Sauvignon Blanc von der oberen Loire. Das Weinanbaugebiet liegt gegenüber von Pouilly-Fumé. Die Weine habe eine tolle Tiefe. Ich halte den Cloudy Bay als Begleiter für ein mehrgängiges Menü </w:t>
      </w:r>
      <w:ins w:id="8365" w:author="Lektorat Bauer" w:date="2025-03-04T18:06:00Z" w16du:dateUtc="2025-03-04T17:06:00Z">
        <w:r w:rsidR="0055213B">
          <w:rPr>
            <w:rFonts w:ascii="Arial" w:hAnsi="Arial" w:cs="Arial"/>
            <w:sz w:val="24"/>
            <w:szCs w:val="24"/>
          </w:rPr>
          <w:t xml:space="preserve">jedoch </w:t>
        </w:r>
      </w:ins>
      <w:r w:rsidRPr="00944672">
        <w:rPr>
          <w:rFonts w:ascii="Arial" w:hAnsi="Arial" w:cs="Arial"/>
          <w:sz w:val="24"/>
          <w:szCs w:val="24"/>
        </w:rPr>
        <w:t>für besser, da er, finde ich, besser changiert. Außerdem ist die Region von Marlborough, auf der Südinsel Neuseelands, mit einem Klima gesegnet, dass die Weine zu Weltklasse</w:t>
      </w:r>
      <w:del w:id="8366" w:author="Lektorat Bauer" w:date="2025-03-04T18:06:00Z" w16du:dateUtc="2025-03-04T17:06:00Z">
        <w:r w:rsidRPr="00944672" w:rsidDel="0055213B">
          <w:rPr>
            <w:rFonts w:ascii="Arial" w:hAnsi="Arial" w:cs="Arial"/>
            <w:sz w:val="24"/>
            <w:szCs w:val="24"/>
          </w:rPr>
          <w:delText xml:space="preserve"> </w:delText>
        </w:r>
      </w:del>
      <w:ins w:id="8367" w:author="Lektorat Bauer" w:date="2025-03-04T18:06:00Z" w16du:dateUtc="2025-03-04T17:06:00Z">
        <w:r w:rsidR="0055213B">
          <w:rPr>
            <w:rFonts w:ascii="Arial" w:hAnsi="Arial" w:cs="Arial"/>
            <w:sz w:val="24"/>
            <w:szCs w:val="24"/>
          </w:rPr>
          <w:t>-</w:t>
        </w:r>
      </w:ins>
      <w:r w:rsidRPr="00944672">
        <w:rPr>
          <w:rFonts w:ascii="Arial" w:hAnsi="Arial" w:cs="Arial"/>
          <w:sz w:val="24"/>
          <w:szCs w:val="24"/>
        </w:rPr>
        <w:t>Weinen macht.“</w:t>
      </w:r>
    </w:p>
    <w:p w14:paraId="4FA301D4" w14:textId="1C723C7E"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„Ich lasse mich überraschen</w:t>
      </w:r>
      <w:del w:id="8368" w:author="Lektorat Bauer" w:date="2025-03-04T18:06:00Z" w16du:dateUtc="2025-03-04T17:06:00Z">
        <w:r w:rsidRPr="00944672" w:rsidDel="0055213B">
          <w:rPr>
            <w:rFonts w:ascii="Arial" w:hAnsi="Arial" w:cs="Arial"/>
            <w:sz w:val="24"/>
            <w:szCs w:val="24"/>
          </w:rPr>
          <w:delText>.</w:delText>
        </w:r>
      </w:del>
      <w:ins w:id="8369" w:author="Lektorat Bauer" w:date="2025-03-04T18:06:00Z" w16du:dateUtc="2025-03-04T17:06:00Z">
        <w:r w:rsidR="0055213B">
          <w:rPr>
            <w:rFonts w:ascii="Arial" w:hAnsi="Arial" w:cs="Arial"/>
            <w:sz w:val="24"/>
            <w:szCs w:val="24"/>
          </w:rPr>
          <w:t>,</w:t>
        </w:r>
      </w:ins>
      <w:r w:rsidRPr="00944672">
        <w:rPr>
          <w:rFonts w:ascii="Arial" w:hAnsi="Arial" w:cs="Arial"/>
          <w:sz w:val="24"/>
          <w:szCs w:val="24"/>
        </w:rPr>
        <w:t xml:space="preserve">“ </w:t>
      </w:r>
      <w:ins w:id="8370" w:author="Lektorat Bauer" w:date="2025-03-04T18:06:00Z" w16du:dateUtc="2025-03-04T17:06:00Z">
        <w:r w:rsidR="0055213B">
          <w:rPr>
            <w:rFonts w:ascii="Arial" w:hAnsi="Arial" w:cs="Arial"/>
            <w:sz w:val="24"/>
            <w:szCs w:val="24"/>
          </w:rPr>
          <w:t>s</w:t>
        </w:r>
      </w:ins>
      <w:del w:id="8371" w:author="Lektorat Bauer" w:date="2025-03-04T18:06:00Z" w16du:dateUtc="2025-03-04T17:06:00Z">
        <w:r w:rsidRPr="00944672" w:rsidDel="0055213B">
          <w:rPr>
            <w:rFonts w:ascii="Arial" w:hAnsi="Arial" w:cs="Arial"/>
            <w:sz w:val="24"/>
            <w:szCs w:val="24"/>
          </w:rPr>
          <w:delText>S</w:delText>
        </w:r>
      </w:del>
      <w:r w:rsidRPr="00944672">
        <w:rPr>
          <w:rFonts w:ascii="Arial" w:hAnsi="Arial" w:cs="Arial"/>
          <w:sz w:val="24"/>
          <w:szCs w:val="24"/>
        </w:rPr>
        <w:t>agte John</w:t>
      </w:r>
      <w:del w:id="8372" w:author="Lektorat Bauer" w:date="2025-03-04T18:06:00Z" w16du:dateUtc="2025-03-04T17:06:00Z">
        <w:r w:rsidRPr="00944672" w:rsidDel="0055213B">
          <w:rPr>
            <w:rFonts w:ascii="Arial" w:hAnsi="Arial" w:cs="Arial"/>
            <w:sz w:val="24"/>
            <w:szCs w:val="24"/>
          </w:rPr>
          <w:delText>.</w:delText>
        </w:r>
      </w:del>
      <w:ins w:id="8373" w:author="Lektorat Bauer" w:date="2025-03-04T18:06:00Z" w16du:dateUtc="2025-03-04T17:06:00Z">
        <w:r w:rsidR="0055213B">
          <w:rPr>
            <w:rFonts w:ascii="Arial" w:hAnsi="Arial" w:cs="Arial"/>
            <w:sz w:val="24"/>
            <w:szCs w:val="24"/>
          </w:rPr>
          <w:t xml:space="preserve">, eher er sich besann, </w:t>
        </w:r>
      </w:ins>
      <w:ins w:id="8374" w:author="Lektorat Bauer" w:date="2025-03-04T18:07:00Z" w16du:dateUtc="2025-03-04T17:07:00Z">
        <w:r w:rsidR="0055213B">
          <w:rPr>
            <w:rFonts w:ascii="Arial" w:hAnsi="Arial" w:cs="Arial"/>
            <w:sz w:val="24"/>
            <w:szCs w:val="24"/>
          </w:rPr>
          <w:t>was der eigentliche Grund für ihr Treffen war.</w:t>
        </w:r>
      </w:ins>
      <w:r w:rsidRPr="00944672">
        <w:rPr>
          <w:rFonts w:ascii="Arial" w:hAnsi="Arial" w:cs="Arial"/>
          <w:sz w:val="24"/>
          <w:szCs w:val="24"/>
        </w:rPr>
        <w:t xml:space="preserve"> </w:t>
      </w:r>
      <w:commentRangeStart w:id="8375"/>
      <w:r w:rsidRPr="00944672">
        <w:rPr>
          <w:rFonts w:ascii="Arial" w:hAnsi="Arial" w:cs="Arial"/>
          <w:sz w:val="24"/>
          <w:szCs w:val="24"/>
        </w:rPr>
        <w:t xml:space="preserve">„Also, bei unserem heutigen Gespräch geht es um finanzielle Aktivitäten von Nordkorea, die in den letzten Wochen aufgefallen sind.“ </w:t>
      </w:r>
      <w:commentRangeEnd w:id="8375"/>
      <w:r w:rsidR="0055213B">
        <w:rPr>
          <w:rStyle w:val="Kommentarzeichen"/>
        </w:rPr>
        <w:commentReference w:id="8375"/>
      </w:r>
    </w:p>
    <w:p w14:paraId="3B89F017" w14:textId="0D5D3C8F"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Diese Eröffnung überraschte Joost</w:t>
      </w:r>
      <w:ins w:id="8376" w:author="Lektorat Bauer" w:date="2025-03-04T18:07:00Z" w16du:dateUtc="2025-03-04T17:07:00Z">
        <w:r w:rsidR="0055213B">
          <w:rPr>
            <w:rFonts w:ascii="Arial" w:hAnsi="Arial" w:cs="Arial"/>
            <w:sz w:val="24"/>
            <w:szCs w:val="24"/>
          </w:rPr>
          <w:t>.</w:t>
        </w:r>
      </w:ins>
      <w:del w:id="8377" w:author="Lektorat Bauer" w:date="2025-03-04T18:07:00Z" w16du:dateUtc="2025-03-04T17:07:00Z">
        <w:r w:rsidRPr="00944672" w:rsidDel="0055213B">
          <w:rPr>
            <w:rFonts w:ascii="Arial" w:hAnsi="Arial" w:cs="Arial"/>
            <w:sz w:val="24"/>
            <w:szCs w:val="24"/>
          </w:rPr>
          <w:delText>, dann fragte er,</w:delText>
        </w:r>
      </w:del>
      <w:r w:rsidRPr="00944672">
        <w:rPr>
          <w:rFonts w:ascii="Arial" w:hAnsi="Arial" w:cs="Arial"/>
          <w:sz w:val="24"/>
          <w:szCs w:val="24"/>
        </w:rPr>
        <w:t xml:space="preserve"> „Ist es </w:t>
      </w:r>
      <w:ins w:id="8378" w:author="Lektorat Bauer" w:date="2025-03-04T18:07:00Z" w16du:dateUtc="2025-03-04T17:07:00Z">
        <w:r w:rsidR="0055213B">
          <w:rPr>
            <w:rFonts w:ascii="Arial" w:hAnsi="Arial" w:cs="Arial"/>
            <w:sz w:val="24"/>
            <w:szCs w:val="24"/>
          </w:rPr>
          <w:t>ok</w:t>
        </w:r>
      </w:ins>
      <w:del w:id="8379" w:author="Lektorat Bauer" w:date="2025-03-04T18:07:00Z" w16du:dateUtc="2025-03-04T17:07:00Z">
        <w:r w:rsidRPr="00944672" w:rsidDel="0055213B">
          <w:rPr>
            <w:rFonts w:ascii="Arial" w:hAnsi="Arial" w:cs="Arial"/>
            <w:sz w:val="24"/>
            <w:szCs w:val="24"/>
          </w:rPr>
          <w:delText>OK</w:delText>
        </w:r>
      </w:del>
      <w:r w:rsidRPr="00944672">
        <w:rPr>
          <w:rFonts w:ascii="Arial" w:hAnsi="Arial" w:cs="Arial"/>
          <w:sz w:val="24"/>
          <w:szCs w:val="24"/>
        </w:rPr>
        <w:t>, wenn ich eine Aufzeichnung von diesem Gespräch mache? Das werde ich mir bestimmt nicht alles merken können.“</w:t>
      </w:r>
    </w:p>
    <w:p w14:paraId="3272774C" w14:textId="77777777" w:rsidR="0055213B" w:rsidRDefault="00944672" w:rsidP="00623B68">
      <w:pPr>
        <w:autoSpaceDE w:val="0"/>
        <w:autoSpaceDN w:val="0"/>
        <w:adjustRightInd w:val="0"/>
        <w:spacing w:after="0" w:line="360" w:lineRule="auto"/>
        <w:ind w:firstLine="227"/>
        <w:jc w:val="both"/>
        <w:rPr>
          <w:ins w:id="8380" w:author="Lektorat Bauer" w:date="2025-03-04T18:08:00Z" w16du:dateUtc="2025-03-04T17:08:00Z"/>
          <w:rFonts w:ascii="Arial" w:hAnsi="Arial" w:cs="Arial"/>
          <w:sz w:val="24"/>
          <w:szCs w:val="24"/>
        </w:rPr>
      </w:pPr>
      <w:r w:rsidRPr="00944672">
        <w:rPr>
          <w:rFonts w:ascii="Arial" w:hAnsi="Arial" w:cs="Arial"/>
          <w:sz w:val="24"/>
          <w:szCs w:val="24"/>
        </w:rPr>
        <w:t>„Ja, bitte tue das. Es ist mir wichtig, dass diese Informationen weitergegeben werden.“ „John, das klingt jetzt ein wenig nach ‚Whistleblower‘</w:t>
      </w:r>
      <w:del w:id="8381" w:author="Lektorat Bauer" w:date="2025-03-04T18:08:00Z" w16du:dateUtc="2025-03-04T17:08:00Z">
        <w:r w:rsidRPr="00944672" w:rsidDel="0055213B">
          <w:rPr>
            <w:rFonts w:ascii="Arial" w:hAnsi="Arial" w:cs="Arial"/>
            <w:sz w:val="24"/>
            <w:szCs w:val="24"/>
          </w:rPr>
          <w:delText>.</w:delText>
        </w:r>
      </w:del>
      <w:r w:rsidRPr="00944672">
        <w:rPr>
          <w:rFonts w:ascii="Arial" w:hAnsi="Arial" w:cs="Arial"/>
          <w:sz w:val="24"/>
          <w:szCs w:val="24"/>
        </w:rPr>
        <w:t>“</w:t>
      </w:r>
      <w:ins w:id="8382" w:author="Lektorat Bauer" w:date="2025-03-04T18:08:00Z" w16du:dateUtc="2025-03-04T17:08:00Z">
        <w:r w:rsidR="0055213B">
          <w:rPr>
            <w:rFonts w:ascii="Arial" w:hAnsi="Arial" w:cs="Arial"/>
            <w:sz w:val="24"/>
            <w:szCs w:val="24"/>
          </w:rPr>
          <w:t>,</w:t>
        </w:r>
      </w:ins>
      <w:r w:rsidRPr="00944672">
        <w:rPr>
          <w:rFonts w:ascii="Arial" w:hAnsi="Arial" w:cs="Arial"/>
          <w:sz w:val="24"/>
          <w:szCs w:val="24"/>
        </w:rPr>
        <w:t xml:space="preserve"> </w:t>
      </w:r>
      <w:ins w:id="8383" w:author="Lektorat Bauer" w:date="2025-03-04T18:08:00Z" w16du:dateUtc="2025-03-04T17:08:00Z">
        <w:r w:rsidR="0055213B">
          <w:rPr>
            <w:rFonts w:ascii="Arial" w:hAnsi="Arial" w:cs="Arial"/>
            <w:sz w:val="24"/>
            <w:szCs w:val="24"/>
          </w:rPr>
          <w:t>w</w:t>
        </w:r>
      </w:ins>
      <w:del w:id="8384" w:author="Lektorat Bauer" w:date="2025-03-04T18:08:00Z" w16du:dateUtc="2025-03-04T17:08:00Z">
        <w:r w:rsidRPr="00944672" w:rsidDel="0055213B">
          <w:rPr>
            <w:rFonts w:ascii="Arial" w:hAnsi="Arial" w:cs="Arial"/>
            <w:sz w:val="24"/>
            <w:szCs w:val="24"/>
          </w:rPr>
          <w:delText>W</w:delText>
        </w:r>
      </w:del>
      <w:r w:rsidRPr="00944672">
        <w:rPr>
          <w:rFonts w:ascii="Arial" w:hAnsi="Arial" w:cs="Arial"/>
          <w:sz w:val="24"/>
          <w:szCs w:val="24"/>
        </w:rPr>
        <w:t xml:space="preserve">ollte Joost scherzen, aber John sah ihn ernst an. </w:t>
      </w:r>
    </w:p>
    <w:p w14:paraId="35CC8689" w14:textId="701A0D05"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„In der Tat.“</w:t>
      </w:r>
    </w:p>
    <w:p w14:paraId="025209FE"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„John. Ich muss mich entschuldigen. Ich bin von ganz anderen Ausgangspunkten ausgegangen. Ich dachte, ich bekomme Informationen zur MHUGE-Bank. Du eröffnest mir, dass ich Informationen über Nordkorea bekomme. Lasse uns bitte noch einmal beginnen.“</w:t>
      </w:r>
    </w:p>
    <w:p w14:paraId="6098856A" w14:textId="77777777" w:rsidR="0055213B" w:rsidRDefault="00944672" w:rsidP="00623B68">
      <w:pPr>
        <w:autoSpaceDE w:val="0"/>
        <w:autoSpaceDN w:val="0"/>
        <w:adjustRightInd w:val="0"/>
        <w:spacing w:after="0" w:line="360" w:lineRule="auto"/>
        <w:ind w:firstLine="227"/>
        <w:jc w:val="both"/>
        <w:rPr>
          <w:ins w:id="8385" w:author="Lektorat Bauer" w:date="2025-03-04T18:08:00Z" w16du:dateUtc="2025-03-04T17:08:00Z"/>
          <w:rFonts w:ascii="Arial" w:hAnsi="Arial" w:cs="Arial"/>
          <w:sz w:val="24"/>
          <w:szCs w:val="24"/>
        </w:rPr>
      </w:pPr>
      <w:r w:rsidRPr="00944672">
        <w:rPr>
          <w:rFonts w:ascii="Arial" w:hAnsi="Arial" w:cs="Arial"/>
          <w:sz w:val="24"/>
          <w:szCs w:val="24"/>
        </w:rPr>
        <w:t xml:space="preserve">„Du hast das vorhin schon gesagt. Wer oder was ist die MHUGE-Bank.“ </w:t>
      </w:r>
    </w:p>
    <w:p w14:paraId="20560F0C" w14:textId="76E47A15"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Joost konnte noch antworten: „Ich dachte, das könnte ich von Dir erfahren</w:t>
      </w:r>
      <w:del w:id="8386" w:author="Lektorat Bauer" w:date="2025-03-04T18:08:00Z" w16du:dateUtc="2025-03-04T17:08:00Z">
        <w:r w:rsidRPr="00944672" w:rsidDel="0055213B">
          <w:rPr>
            <w:rFonts w:ascii="Arial" w:hAnsi="Arial" w:cs="Arial"/>
            <w:sz w:val="24"/>
            <w:szCs w:val="24"/>
          </w:rPr>
          <w:delText>.</w:delText>
        </w:r>
      </w:del>
      <w:r w:rsidRPr="00944672">
        <w:rPr>
          <w:rFonts w:ascii="Arial" w:hAnsi="Arial" w:cs="Arial"/>
          <w:sz w:val="24"/>
          <w:szCs w:val="24"/>
        </w:rPr>
        <w:t>“</w:t>
      </w:r>
      <w:ins w:id="8387" w:author="Lektorat Bauer" w:date="2025-03-04T18:08:00Z" w16du:dateUtc="2025-03-04T17:08:00Z">
        <w:r w:rsidR="0055213B">
          <w:rPr>
            <w:rFonts w:ascii="Arial" w:hAnsi="Arial" w:cs="Arial"/>
            <w:sz w:val="24"/>
            <w:szCs w:val="24"/>
          </w:rPr>
          <w:t>,</w:t>
        </w:r>
      </w:ins>
      <w:r w:rsidRPr="00944672">
        <w:rPr>
          <w:rFonts w:ascii="Arial" w:hAnsi="Arial" w:cs="Arial"/>
          <w:sz w:val="24"/>
          <w:szCs w:val="24"/>
        </w:rPr>
        <w:t xml:space="preserve"> </w:t>
      </w:r>
      <w:ins w:id="8388" w:author="Lektorat Bauer" w:date="2025-03-04T18:08:00Z" w16du:dateUtc="2025-03-04T17:08:00Z">
        <w:r w:rsidR="0055213B">
          <w:rPr>
            <w:rFonts w:ascii="Arial" w:hAnsi="Arial" w:cs="Arial"/>
            <w:sz w:val="24"/>
            <w:szCs w:val="24"/>
          </w:rPr>
          <w:t>d</w:t>
        </w:r>
      </w:ins>
      <w:del w:id="8389" w:author="Lektorat Bauer" w:date="2025-03-04T18:08:00Z" w16du:dateUtc="2025-03-04T17:08:00Z">
        <w:r w:rsidRPr="00944672" w:rsidDel="0055213B">
          <w:rPr>
            <w:rFonts w:ascii="Arial" w:hAnsi="Arial" w:cs="Arial"/>
            <w:sz w:val="24"/>
            <w:szCs w:val="24"/>
          </w:rPr>
          <w:delText>D</w:delText>
        </w:r>
      </w:del>
      <w:r w:rsidRPr="00944672">
        <w:rPr>
          <w:rFonts w:ascii="Arial" w:hAnsi="Arial" w:cs="Arial"/>
          <w:sz w:val="24"/>
          <w:szCs w:val="24"/>
        </w:rPr>
        <w:t>ann kam der erste Gang des Menüs, und auch die Flasche Cloud</w:t>
      </w:r>
      <w:ins w:id="8390" w:author="Lektorat Bauer" w:date="2025-03-04T18:08:00Z" w16du:dateUtc="2025-03-04T17:08:00Z">
        <w:r w:rsidR="0055213B">
          <w:rPr>
            <w:rFonts w:ascii="Arial" w:hAnsi="Arial" w:cs="Arial"/>
            <w:sz w:val="24"/>
            <w:szCs w:val="24"/>
          </w:rPr>
          <w:t>y</w:t>
        </w:r>
      </w:ins>
      <w:r w:rsidRPr="00944672">
        <w:rPr>
          <w:rFonts w:ascii="Arial" w:hAnsi="Arial" w:cs="Arial"/>
          <w:sz w:val="24"/>
          <w:szCs w:val="24"/>
        </w:rPr>
        <w:t xml:space="preserve"> Bay, die Joost bestellt hatte.</w:t>
      </w:r>
    </w:p>
    <w:p w14:paraId="208BF490" w14:textId="1F76D719"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Als John den Wein probierte, schaute er anerkennend zu Joost. „Der ist richtig gut! Danke für die Empfehlung!“ Die beiden genossen die ersten Schlucke des Weines, der Neuseeland in Sachen Weißwein zu einer Weltmacht hat</w:t>
      </w:r>
      <w:ins w:id="8391" w:author="Lektorat Bauer" w:date="2025-03-04T18:09:00Z" w16du:dateUtc="2025-03-04T17:09:00Z">
        <w:r w:rsidR="00D433FA">
          <w:rPr>
            <w:rFonts w:ascii="Arial" w:hAnsi="Arial" w:cs="Arial"/>
            <w:sz w:val="24"/>
            <w:szCs w:val="24"/>
          </w:rPr>
          <w:t>te</w:t>
        </w:r>
      </w:ins>
      <w:r w:rsidRPr="00944672">
        <w:rPr>
          <w:rFonts w:ascii="Arial" w:hAnsi="Arial" w:cs="Arial"/>
          <w:sz w:val="24"/>
          <w:szCs w:val="24"/>
        </w:rPr>
        <w:t xml:space="preserve"> werden lassen.</w:t>
      </w:r>
    </w:p>
    <w:p w14:paraId="34320172" w14:textId="0574015E"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Während sie den ersten Gang genossen, fragte John. „Was weißt Du über Nordkorea, </w:t>
      </w:r>
      <w:del w:id="8392" w:author="Lektorat Bauer" w:date="2025-03-04T18:09:00Z" w16du:dateUtc="2025-03-04T17:09:00Z">
        <w:r w:rsidRPr="00944672" w:rsidDel="00D433FA">
          <w:rPr>
            <w:rFonts w:ascii="Arial" w:hAnsi="Arial" w:cs="Arial"/>
            <w:sz w:val="24"/>
            <w:szCs w:val="24"/>
          </w:rPr>
          <w:delText>bzw.</w:delText>
        </w:r>
      </w:del>
      <w:ins w:id="8393" w:author="Lektorat Bauer" w:date="2025-03-04T18:09:00Z" w16du:dateUtc="2025-03-04T17:09:00Z">
        <w:r w:rsidR="00D433FA">
          <w:rPr>
            <w:rFonts w:ascii="Arial" w:hAnsi="Arial" w:cs="Arial"/>
            <w:sz w:val="24"/>
            <w:szCs w:val="24"/>
          </w:rPr>
          <w:t>beziehungsweise</w:t>
        </w:r>
      </w:ins>
      <w:r w:rsidRPr="00944672">
        <w:rPr>
          <w:rFonts w:ascii="Arial" w:hAnsi="Arial" w:cs="Arial"/>
          <w:sz w:val="24"/>
          <w:szCs w:val="24"/>
        </w:rPr>
        <w:t xml:space="preserve"> über die Begriffe</w:t>
      </w:r>
      <w:del w:id="8394" w:author="Lektorat Bauer" w:date="2025-03-04T18:09:00Z" w16du:dateUtc="2025-03-04T17:09:00Z">
        <w:r w:rsidRPr="00944672" w:rsidDel="00D433FA">
          <w:rPr>
            <w:rFonts w:ascii="Arial" w:hAnsi="Arial" w:cs="Arial"/>
            <w:sz w:val="24"/>
            <w:szCs w:val="24"/>
          </w:rPr>
          <w:delText>:</w:delText>
        </w:r>
      </w:del>
      <w:r w:rsidRPr="00944672">
        <w:rPr>
          <w:rFonts w:ascii="Arial" w:hAnsi="Arial" w:cs="Arial"/>
          <w:sz w:val="24"/>
          <w:szCs w:val="24"/>
        </w:rPr>
        <w:t xml:space="preserve"> ‚Office 39‘, ‚Office 121‘ und ‚Unit 180‘?“ </w:t>
      </w:r>
    </w:p>
    <w:p w14:paraId="7D6E30AD" w14:textId="156B6CA2"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commentRangeStart w:id="8395"/>
      <w:del w:id="8396" w:author="Lektorat Bauer" w:date="2025-03-04T18:09:00Z" w16du:dateUtc="2025-03-04T17:09:00Z">
        <w:r w:rsidRPr="00944672" w:rsidDel="00D433FA">
          <w:rPr>
            <w:rFonts w:ascii="Arial" w:hAnsi="Arial" w:cs="Arial"/>
            <w:sz w:val="24"/>
            <w:szCs w:val="24"/>
          </w:rPr>
          <w:delText xml:space="preserve">Joost überlegte kurz </w:delText>
        </w:r>
      </w:del>
      <w:commentRangeEnd w:id="8395"/>
      <w:r w:rsidR="00D433FA">
        <w:rPr>
          <w:rStyle w:val="Kommentarzeichen"/>
        </w:rPr>
        <w:commentReference w:id="8395"/>
      </w:r>
      <w:del w:id="8397" w:author="Lektorat Bauer" w:date="2025-03-04T18:09:00Z" w16du:dateUtc="2025-03-04T17:09:00Z">
        <w:r w:rsidRPr="00944672" w:rsidDel="00D433FA">
          <w:rPr>
            <w:rFonts w:ascii="Arial" w:hAnsi="Arial" w:cs="Arial"/>
            <w:sz w:val="24"/>
            <w:szCs w:val="24"/>
          </w:rPr>
          <w:delText xml:space="preserve">und setzte dann an: </w:delText>
        </w:r>
      </w:del>
      <w:r w:rsidRPr="00944672">
        <w:rPr>
          <w:rFonts w:ascii="Arial" w:hAnsi="Arial" w:cs="Arial"/>
          <w:sz w:val="24"/>
          <w:szCs w:val="24"/>
        </w:rPr>
        <w:t>„Lass mich überlegen. ‚39‘</w:t>
      </w:r>
      <w:ins w:id="8398" w:author="Lektorat Bauer" w:date="2025-03-04T18:09:00Z" w16du:dateUtc="2025-03-04T17:09:00Z">
        <w:r w:rsidR="00D433FA">
          <w:rPr>
            <w:rFonts w:ascii="Arial" w:hAnsi="Arial" w:cs="Arial"/>
            <w:sz w:val="24"/>
            <w:szCs w:val="24"/>
          </w:rPr>
          <w:t>,</w:t>
        </w:r>
      </w:ins>
      <w:r w:rsidRPr="00944672">
        <w:rPr>
          <w:rFonts w:ascii="Arial" w:hAnsi="Arial" w:cs="Arial"/>
          <w:sz w:val="24"/>
          <w:szCs w:val="24"/>
        </w:rPr>
        <w:t xml:space="preserve"> das ist die Abteilung Devisenbeschaffung. ‚121‘</w:t>
      </w:r>
      <w:ins w:id="8399" w:author="Lektorat Bauer" w:date="2025-03-04T18:09:00Z" w16du:dateUtc="2025-03-04T17:09:00Z">
        <w:r w:rsidR="00D433FA">
          <w:rPr>
            <w:rFonts w:ascii="Arial" w:hAnsi="Arial" w:cs="Arial"/>
            <w:sz w:val="24"/>
            <w:szCs w:val="24"/>
          </w:rPr>
          <w:t>,</w:t>
        </w:r>
      </w:ins>
      <w:r w:rsidRPr="00944672">
        <w:rPr>
          <w:rFonts w:ascii="Arial" w:hAnsi="Arial" w:cs="Arial"/>
          <w:sz w:val="24"/>
          <w:szCs w:val="24"/>
        </w:rPr>
        <w:t xml:space="preserve"> das sind die Hacker Nordkoreas. Aber ‚180‘? Die kenne ich noch nicht.“</w:t>
      </w:r>
    </w:p>
    <w:p w14:paraId="074E5AE1" w14:textId="46230829"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„Ok. Ein kurzer Überblick. Dein Band läuft?“ Joost nickte</w:t>
      </w:r>
      <w:del w:id="8400" w:author="Lektorat Bauer" w:date="2025-03-04T18:09:00Z" w16du:dateUtc="2025-03-04T17:09:00Z">
        <w:r w:rsidRPr="00944672" w:rsidDel="00D433FA">
          <w:rPr>
            <w:rFonts w:ascii="Arial" w:hAnsi="Arial" w:cs="Arial"/>
            <w:sz w:val="24"/>
            <w:szCs w:val="24"/>
          </w:rPr>
          <w:delText xml:space="preserve"> zur Bestätigung.</w:delText>
        </w:r>
      </w:del>
      <w:ins w:id="8401" w:author="Lektorat Bauer" w:date="2025-03-04T18:09:00Z" w16du:dateUtc="2025-03-04T17:09:00Z">
        <w:r w:rsidR="00D433FA">
          <w:rPr>
            <w:rFonts w:ascii="Arial" w:hAnsi="Arial" w:cs="Arial"/>
            <w:sz w:val="24"/>
            <w:szCs w:val="24"/>
          </w:rPr>
          <w:t>,</w:t>
        </w:r>
      </w:ins>
      <w:r w:rsidRPr="00944672">
        <w:rPr>
          <w:rFonts w:ascii="Arial" w:hAnsi="Arial" w:cs="Arial"/>
          <w:sz w:val="24"/>
          <w:szCs w:val="24"/>
        </w:rPr>
        <w:t xml:space="preserve"> </w:t>
      </w:r>
      <w:del w:id="8402" w:author="Lektorat Bauer" w:date="2025-03-04T18:09:00Z" w16du:dateUtc="2025-03-04T17:09:00Z">
        <w:r w:rsidRPr="00944672" w:rsidDel="00D433FA">
          <w:rPr>
            <w:rFonts w:ascii="Arial" w:hAnsi="Arial" w:cs="Arial"/>
            <w:sz w:val="24"/>
            <w:szCs w:val="24"/>
          </w:rPr>
          <w:delText xml:space="preserve">Hielt </w:delText>
        </w:r>
      </w:del>
      <w:ins w:id="8403" w:author="Lektorat Bauer" w:date="2025-03-04T18:09:00Z" w16du:dateUtc="2025-03-04T17:09:00Z">
        <w:r w:rsidR="00D433FA">
          <w:rPr>
            <w:rFonts w:ascii="Arial" w:hAnsi="Arial" w:cs="Arial"/>
            <w:sz w:val="24"/>
            <w:szCs w:val="24"/>
          </w:rPr>
          <w:t>hob aber</w:t>
        </w:r>
        <w:r w:rsidR="00D433FA" w:rsidRPr="00944672">
          <w:rPr>
            <w:rFonts w:ascii="Arial" w:hAnsi="Arial" w:cs="Arial"/>
            <w:sz w:val="24"/>
            <w:szCs w:val="24"/>
          </w:rPr>
          <w:t xml:space="preserve"> </w:t>
        </w:r>
      </w:ins>
      <w:r w:rsidRPr="00944672">
        <w:rPr>
          <w:rFonts w:ascii="Arial" w:hAnsi="Arial" w:cs="Arial"/>
          <w:sz w:val="24"/>
          <w:szCs w:val="24"/>
        </w:rPr>
        <w:t>kurz die Hand</w:t>
      </w:r>
      <w:ins w:id="8404" w:author="Lektorat Bauer" w:date="2025-03-04T18:09:00Z" w16du:dateUtc="2025-03-04T17:09:00Z">
        <w:r w:rsidR="00D433FA">
          <w:rPr>
            <w:rFonts w:ascii="Arial" w:hAnsi="Arial" w:cs="Arial"/>
            <w:sz w:val="24"/>
            <w:szCs w:val="24"/>
          </w:rPr>
          <w:t>,</w:t>
        </w:r>
      </w:ins>
      <w:r w:rsidRPr="00944672">
        <w:rPr>
          <w:rFonts w:ascii="Arial" w:hAnsi="Arial" w:cs="Arial"/>
          <w:sz w:val="24"/>
          <w:szCs w:val="24"/>
        </w:rPr>
        <w:t xml:space="preserve"> </w:t>
      </w:r>
      <w:del w:id="8405" w:author="Lektorat Bauer" w:date="2025-03-04T18:09:00Z" w16du:dateUtc="2025-03-04T17:09:00Z">
        <w:r w:rsidRPr="00944672" w:rsidDel="00D433FA">
          <w:rPr>
            <w:rFonts w:ascii="Arial" w:hAnsi="Arial" w:cs="Arial"/>
            <w:sz w:val="24"/>
            <w:szCs w:val="24"/>
          </w:rPr>
          <w:delText xml:space="preserve">hoch </w:delText>
        </w:r>
      </w:del>
      <w:r w:rsidRPr="00944672">
        <w:rPr>
          <w:rFonts w:ascii="Arial" w:hAnsi="Arial" w:cs="Arial"/>
          <w:sz w:val="24"/>
          <w:szCs w:val="24"/>
        </w:rPr>
        <w:t xml:space="preserve">um John zu stoppen, da das Geschirr abgeräumt werden sollte. Dann begann John mit dem Überblick: „Erstens: Das Office 39 wurde in den 1970er Jahren als zentrale Schaltstelle gegründet, um sich mittels dubioser Devisengeschäfte eine unabhängige Machtbasis zu sichern. Die Leitung der Dienststelle liegt direkt in den Händen der Familie Kim. </w:t>
      </w:r>
    </w:p>
    <w:p w14:paraId="6401314B"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Erste internationale Bekanntheit erlangte die Organisation mit der Produktion von hochwertig gefälschten 100-Dollar-Scheinen, den sogenannten Superdollars, in den späten 1980er und frühen 1990er Jahren. Ob das Office 39 tatsächlich für die gefälschten Dollarnoten verantwortlich ist, ist umstritten.</w:t>
      </w:r>
    </w:p>
    <w:p w14:paraId="1CCCF5FF"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Im europäischen Raum war das Office 39 in die Aktivitäten der seit 1982 in Wien ansässigen einzigen nordkoreanischen Bank Europas, der Golden Star Bank, verwickelt. 2004 stellte die Bank ihre Geschäftstätigkeit ein, weil sie laut österreichischem Innenministerium unter Verdacht stand, in Geldwäsche und den Handel mit waffentauglichem Material verwickelt zu sein.“ </w:t>
      </w:r>
    </w:p>
    <w:p w14:paraId="7E05F2C0" w14:textId="20DE6120"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John holt Luft</w:t>
      </w:r>
      <w:del w:id="8406" w:author="Lektorat Bauer" w:date="2025-03-04T18:10:00Z" w16du:dateUtc="2025-03-04T17:10:00Z">
        <w:r w:rsidRPr="00944672" w:rsidDel="00D433FA">
          <w:rPr>
            <w:rFonts w:ascii="Arial" w:hAnsi="Arial" w:cs="Arial"/>
            <w:sz w:val="24"/>
            <w:szCs w:val="24"/>
          </w:rPr>
          <w:delText>, sah zu Joost und fragte</w:delText>
        </w:r>
      </w:del>
      <w:r w:rsidRPr="00944672">
        <w:rPr>
          <w:rFonts w:ascii="Arial" w:hAnsi="Arial" w:cs="Arial"/>
          <w:sz w:val="24"/>
          <w:szCs w:val="24"/>
        </w:rPr>
        <w:t>: „So</w:t>
      </w:r>
      <w:ins w:id="8407" w:author="Lektorat Bauer" w:date="2025-03-04T18:10:00Z" w16du:dateUtc="2025-03-04T17:10:00Z">
        <w:r w:rsidR="00D433FA">
          <w:rPr>
            <w:rFonts w:ascii="Arial" w:hAnsi="Arial" w:cs="Arial"/>
            <w:sz w:val="24"/>
            <w:szCs w:val="24"/>
          </w:rPr>
          <w:t xml:space="preserve"> </w:t>
        </w:r>
      </w:ins>
      <w:r w:rsidRPr="00944672">
        <w:rPr>
          <w:rFonts w:ascii="Arial" w:hAnsi="Arial" w:cs="Arial"/>
          <w:sz w:val="24"/>
          <w:szCs w:val="24"/>
        </w:rPr>
        <w:t>weit kannst Du folgen?“</w:t>
      </w:r>
      <w:ins w:id="8408" w:author="Lektorat Bauer" w:date="2025-03-04T18:10:00Z" w16du:dateUtc="2025-03-04T17:10:00Z">
        <w:r w:rsidR="00D433FA">
          <w:rPr>
            <w:rFonts w:ascii="Arial" w:hAnsi="Arial" w:cs="Arial"/>
            <w:sz w:val="24"/>
            <w:szCs w:val="24"/>
          </w:rPr>
          <w:t xml:space="preserve"> –</w:t>
        </w:r>
      </w:ins>
      <w:r w:rsidRPr="00944672">
        <w:rPr>
          <w:rFonts w:ascii="Arial" w:hAnsi="Arial" w:cs="Arial"/>
          <w:sz w:val="24"/>
          <w:szCs w:val="24"/>
        </w:rPr>
        <w:t xml:space="preserve"> „Ja. Bis jetzt ist alles klar.“</w:t>
      </w:r>
    </w:p>
    <w:p w14:paraId="453EBC04" w14:textId="20D4DB2B"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„Dann warten wir eben ab, bis</w:t>
      </w:r>
      <w:del w:id="8409" w:author="Lektorat Bauer" w:date="2025-03-04T18:10:00Z" w16du:dateUtc="2025-03-04T17:10:00Z">
        <w:r w:rsidRPr="00944672" w:rsidDel="00D433FA">
          <w:rPr>
            <w:rFonts w:ascii="Arial" w:hAnsi="Arial" w:cs="Arial"/>
            <w:sz w:val="24"/>
            <w:szCs w:val="24"/>
          </w:rPr>
          <w:delText>s</w:delText>
        </w:r>
      </w:del>
      <w:r w:rsidRPr="00944672">
        <w:rPr>
          <w:rFonts w:ascii="Arial" w:hAnsi="Arial" w:cs="Arial"/>
          <w:sz w:val="24"/>
          <w:szCs w:val="24"/>
        </w:rPr>
        <w:t xml:space="preserve"> der nächste Gang da ist, dann erzähle ich weiter.“ Joost nickte</w:t>
      </w:r>
      <w:del w:id="8410" w:author="Lektorat Bauer" w:date="2025-03-04T18:10:00Z" w16du:dateUtc="2025-03-04T17:10:00Z">
        <w:r w:rsidRPr="00944672" w:rsidDel="00D433FA">
          <w:rPr>
            <w:rFonts w:ascii="Arial" w:hAnsi="Arial" w:cs="Arial"/>
            <w:sz w:val="24"/>
            <w:szCs w:val="24"/>
          </w:rPr>
          <w:delText xml:space="preserve"> zustimmend</w:delText>
        </w:r>
      </w:del>
      <w:r w:rsidRPr="00944672">
        <w:rPr>
          <w:rFonts w:ascii="Arial" w:hAnsi="Arial" w:cs="Arial"/>
          <w:sz w:val="24"/>
          <w:szCs w:val="24"/>
        </w:rPr>
        <w:t>.</w:t>
      </w:r>
    </w:p>
    <w:p w14:paraId="12BFC07E" w14:textId="4ECFB0CC"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Nachdem als zweiter Gang</w:t>
      </w:r>
      <w:del w:id="8411" w:author="Lektorat Bauer" w:date="2025-03-04T18:11:00Z" w16du:dateUtc="2025-03-04T17:11:00Z">
        <w:r w:rsidRPr="00944672" w:rsidDel="00D433FA">
          <w:rPr>
            <w:rFonts w:ascii="Arial" w:hAnsi="Arial" w:cs="Arial"/>
            <w:sz w:val="24"/>
            <w:szCs w:val="24"/>
          </w:rPr>
          <w:delText>,</w:delText>
        </w:r>
      </w:del>
      <w:r w:rsidRPr="00944672">
        <w:rPr>
          <w:rFonts w:ascii="Arial" w:hAnsi="Arial" w:cs="Arial"/>
          <w:sz w:val="24"/>
          <w:szCs w:val="24"/>
        </w:rPr>
        <w:t xml:space="preserve"> dreierlei Muscheln auf Safranschaum an Apfel serviert wurde</w:t>
      </w:r>
      <w:del w:id="8412" w:author="Lektorat Bauer" w:date="2025-03-04T18:11:00Z" w16du:dateUtc="2025-03-04T17:11:00Z">
        <w:r w:rsidRPr="00944672" w:rsidDel="00D433FA">
          <w:rPr>
            <w:rFonts w:ascii="Arial" w:hAnsi="Arial" w:cs="Arial"/>
            <w:sz w:val="24"/>
            <w:szCs w:val="24"/>
          </w:rPr>
          <w:delText>,</w:delText>
        </w:r>
      </w:del>
      <w:ins w:id="8413" w:author="Lektorat Bauer" w:date="2025-03-04T18:11:00Z" w16du:dateUtc="2025-03-04T17:11:00Z">
        <w:r w:rsidR="00D433FA">
          <w:rPr>
            <w:rFonts w:ascii="Arial" w:hAnsi="Arial" w:cs="Arial"/>
            <w:sz w:val="24"/>
            <w:szCs w:val="24"/>
          </w:rPr>
          <w:t xml:space="preserve"> –</w:t>
        </w:r>
      </w:ins>
      <w:r w:rsidRPr="00944672">
        <w:rPr>
          <w:rFonts w:ascii="Arial" w:hAnsi="Arial" w:cs="Arial"/>
          <w:sz w:val="24"/>
          <w:szCs w:val="24"/>
        </w:rPr>
        <w:t xml:space="preserve"> insbesondere das Wechselspiel von Kamm- und Messermuschel mundete den </w:t>
      </w:r>
      <w:r w:rsidRPr="00944672">
        <w:rPr>
          <w:rFonts w:ascii="Arial" w:hAnsi="Arial" w:cs="Arial"/>
          <w:sz w:val="24"/>
          <w:szCs w:val="24"/>
        </w:rPr>
        <w:lastRenderedPageBreak/>
        <w:t>beiden, während die Miesmuschel nicht überzeugte</w:t>
      </w:r>
      <w:del w:id="8414" w:author="Lektorat Bauer" w:date="2025-03-04T18:11:00Z" w16du:dateUtc="2025-03-04T17:11:00Z">
        <w:r w:rsidRPr="00944672" w:rsidDel="00D433FA">
          <w:rPr>
            <w:rFonts w:ascii="Arial" w:hAnsi="Arial" w:cs="Arial"/>
            <w:sz w:val="24"/>
            <w:szCs w:val="24"/>
          </w:rPr>
          <w:delText>,</w:delText>
        </w:r>
      </w:del>
      <w:ins w:id="8415" w:author="Lektorat Bauer" w:date="2025-03-04T18:11:00Z" w16du:dateUtc="2025-03-04T17:11:00Z">
        <w:r w:rsidR="00D433FA">
          <w:rPr>
            <w:rFonts w:ascii="Arial" w:hAnsi="Arial" w:cs="Arial"/>
            <w:sz w:val="24"/>
            <w:szCs w:val="24"/>
          </w:rPr>
          <w:t xml:space="preserve"> –</w:t>
        </w:r>
      </w:ins>
      <w:r w:rsidRPr="00944672">
        <w:rPr>
          <w:rFonts w:ascii="Arial" w:hAnsi="Arial" w:cs="Arial"/>
          <w:sz w:val="24"/>
          <w:szCs w:val="24"/>
        </w:rPr>
        <w:t xml:space="preserve"> fuhr John mit seinen Ausführungen fort.</w:t>
      </w:r>
    </w:p>
    <w:p w14:paraId="61486FD9" w14:textId="21B6ED0F"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„Büro 121 ist der Name einer Behörde in Nordkorea, die unter dem auch in Nordkorea bekannten Begriff ‚Geheimer Krieg‘ den Cyberkrieg betreibt. Die 1998 gegründete Behörde ist Teil des ‚Amtes für allgemeine Aufklärung‘. Nach Analysen des US-amerikanischen Verteidigungsministeriums führt Nordkorea offensive Operationen im Cyberspace durch. Sie werden als wirksame und kostengünstige Methode angesehen, um eine mögliche Unterlegenheit in klassischen militärischen Bereichen auszugleichen. Die Aktionen richten sich vor allem gegen Südkorea, sie sollen dort öffentliche Störungen verursachen. Außerdem will man Zugang zu geheimen Informationen erhalten.“ John trank einen Schluck Wein, und gab damit Joost die Gelegenheit, das </w:t>
      </w:r>
      <w:ins w:id="8416" w:author="Lektorat Bauer" w:date="2025-03-04T18:12:00Z" w16du:dateUtc="2025-03-04T17:12:00Z">
        <w:r w:rsidR="00F73321">
          <w:rPr>
            <w:rFonts w:ascii="Arial" w:hAnsi="Arial" w:cs="Arial"/>
            <w:sz w:val="24"/>
            <w:szCs w:val="24"/>
          </w:rPr>
          <w:t>G</w:t>
        </w:r>
      </w:ins>
      <w:del w:id="8417" w:author="Lektorat Bauer" w:date="2025-03-04T18:12:00Z" w16du:dateUtc="2025-03-04T17:12:00Z">
        <w:r w:rsidRPr="00944672" w:rsidDel="00F73321">
          <w:rPr>
            <w:rFonts w:ascii="Arial" w:hAnsi="Arial" w:cs="Arial"/>
            <w:sz w:val="24"/>
            <w:szCs w:val="24"/>
          </w:rPr>
          <w:delText>g</w:delText>
        </w:r>
      </w:del>
      <w:r w:rsidRPr="00944672">
        <w:rPr>
          <w:rFonts w:ascii="Arial" w:hAnsi="Arial" w:cs="Arial"/>
          <w:sz w:val="24"/>
          <w:szCs w:val="24"/>
        </w:rPr>
        <w:t>ehörte zu verarbeiten. Dann erzählte er weiter:</w:t>
      </w:r>
    </w:p>
    <w:p w14:paraId="32F7BC03"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„Ein übergelaufener Spion hat berichtet, dass in dem Büro rund 1.800 Fachleute beschäftigt seien. Viele der Hacker sind Absolventen der Universität für Automation in Pjöngjang. </w:t>
      </w:r>
    </w:p>
    <w:p w14:paraId="64F4934F" w14:textId="1E4D0712"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Im </w:t>
      </w:r>
      <w:del w:id="8418" w:author="Lektorat Bauer" w:date="2025-03-04T18:12:00Z" w16du:dateUtc="2025-03-04T17:12:00Z">
        <w:r w:rsidRPr="00944672" w:rsidDel="00F73321">
          <w:rPr>
            <w:rFonts w:ascii="Arial" w:hAnsi="Arial" w:cs="Arial"/>
            <w:sz w:val="24"/>
            <w:szCs w:val="24"/>
          </w:rPr>
          <w:delText>vergangnen</w:delText>
        </w:r>
      </w:del>
      <w:ins w:id="8419" w:author="Lektorat Bauer" w:date="2025-03-04T18:12:00Z" w16du:dateUtc="2025-03-04T17:12:00Z">
        <w:r w:rsidR="00F73321" w:rsidRPr="00944672">
          <w:rPr>
            <w:rFonts w:ascii="Arial" w:hAnsi="Arial" w:cs="Arial"/>
            <w:sz w:val="24"/>
            <w:szCs w:val="24"/>
          </w:rPr>
          <w:t>vergangenen</w:t>
        </w:r>
      </w:ins>
      <w:r w:rsidRPr="00944672">
        <w:rPr>
          <w:rFonts w:ascii="Arial" w:hAnsi="Arial" w:cs="Arial"/>
          <w:sz w:val="24"/>
          <w:szCs w:val="24"/>
        </w:rPr>
        <w:t xml:space="preserve"> Jahr 2013 war Südkorea Ziel einer größeren Cyberattacke, bei der über 30.000 PCs gehackt wurden. </w:t>
      </w:r>
    </w:p>
    <w:p w14:paraId="15C41DD6"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Zielscheibe waren vor allem Banken, Medienunternehmen und Behörden sowie der Dienstsitz des Präsidenten.</w:t>
      </w:r>
    </w:p>
    <w:p w14:paraId="1FB94FF2"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Es wird auch vermutet, dass Nordkorea im selben Jahr einen bösartigen Virus in tausenden von Smartphones in Südkorea verbreitet hat.“ </w:t>
      </w:r>
    </w:p>
    <w:p w14:paraId="233CA90B" w14:textId="69A9F73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John trank einen weiteren Schluck Wein und sah zu Joost. „Bis </w:t>
      </w:r>
      <w:del w:id="8420" w:author="Lektorat Bauer" w:date="2025-03-04T18:12:00Z" w16du:dateUtc="2025-03-04T17:12:00Z">
        <w:r w:rsidRPr="00944672" w:rsidDel="00F73321">
          <w:rPr>
            <w:rFonts w:ascii="Arial" w:hAnsi="Arial" w:cs="Arial"/>
            <w:sz w:val="24"/>
            <w:szCs w:val="24"/>
          </w:rPr>
          <w:delText>dahin wusste ich alles</w:delText>
        </w:r>
      </w:del>
      <w:ins w:id="8421" w:author="Lektorat Bauer" w:date="2025-03-04T18:12:00Z" w16du:dateUtc="2025-03-04T17:12:00Z">
        <w:r w:rsidR="00F73321">
          <w:rPr>
            <w:rFonts w:ascii="Arial" w:hAnsi="Arial" w:cs="Arial"/>
            <w:sz w:val="24"/>
            <w:szCs w:val="24"/>
          </w:rPr>
          <w:t>hierhin war mir alles bekannt</w:t>
        </w:r>
      </w:ins>
      <w:r w:rsidRPr="00944672">
        <w:rPr>
          <w:rFonts w:ascii="Arial" w:hAnsi="Arial" w:cs="Arial"/>
          <w:sz w:val="24"/>
          <w:szCs w:val="24"/>
        </w:rPr>
        <w:t>, mit Ausnahme des Virus auf den Smartphones</w:t>
      </w:r>
      <w:del w:id="8422" w:author="Lektorat Bauer" w:date="2025-03-04T18:12:00Z" w16du:dateUtc="2025-03-04T17:12:00Z">
        <w:r w:rsidRPr="00944672" w:rsidDel="00F73321">
          <w:rPr>
            <w:rFonts w:ascii="Arial" w:hAnsi="Arial" w:cs="Arial"/>
            <w:sz w:val="24"/>
            <w:szCs w:val="24"/>
          </w:rPr>
          <w:delText>.</w:delText>
        </w:r>
      </w:del>
      <w:r w:rsidRPr="00944672">
        <w:rPr>
          <w:rFonts w:ascii="Arial" w:hAnsi="Arial" w:cs="Arial"/>
          <w:sz w:val="24"/>
          <w:szCs w:val="24"/>
        </w:rPr>
        <w:t>“</w:t>
      </w:r>
      <w:ins w:id="8423" w:author="Lektorat Bauer" w:date="2025-03-04T18:12:00Z" w16du:dateUtc="2025-03-04T17:12:00Z">
        <w:r w:rsidR="00F73321">
          <w:rPr>
            <w:rFonts w:ascii="Arial" w:hAnsi="Arial" w:cs="Arial"/>
            <w:sz w:val="24"/>
            <w:szCs w:val="24"/>
          </w:rPr>
          <w:t>,</w:t>
        </w:r>
      </w:ins>
      <w:r w:rsidRPr="00944672">
        <w:rPr>
          <w:rFonts w:ascii="Arial" w:hAnsi="Arial" w:cs="Arial"/>
          <w:sz w:val="24"/>
          <w:szCs w:val="24"/>
        </w:rPr>
        <w:t xml:space="preserve"> </w:t>
      </w:r>
      <w:ins w:id="8424" w:author="Lektorat Bauer" w:date="2025-03-04T18:12:00Z" w16du:dateUtc="2025-03-04T17:12:00Z">
        <w:r w:rsidR="00F73321">
          <w:rPr>
            <w:rFonts w:ascii="Arial" w:hAnsi="Arial" w:cs="Arial"/>
            <w:sz w:val="24"/>
            <w:szCs w:val="24"/>
          </w:rPr>
          <w:t>s</w:t>
        </w:r>
      </w:ins>
      <w:del w:id="8425" w:author="Lektorat Bauer" w:date="2025-03-04T18:12:00Z" w16du:dateUtc="2025-03-04T17:12:00Z">
        <w:r w:rsidRPr="00944672" w:rsidDel="00F73321">
          <w:rPr>
            <w:rFonts w:ascii="Arial" w:hAnsi="Arial" w:cs="Arial"/>
            <w:sz w:val="24"/>
            <w:szCs w:val="24"/>
          </w:rPr>
          <w:delText>S</w:delText>
        </w:r>
      </w:del>
      <w:r w:rsidRPr="00944672">
        <w:rPr>
          <w:rFonts w:ascii="Arial" w:hAnsi="Arial" w:cs="Arial"/>
          <w:sz w:val="24"/>
          <w:szCs w:val="24"/>
        </w:rPr>
        <w:t xml:space="preserve">agte Joost, um zu bestätigen, dass er zugehört hatte. „Dann fehlt jetzt noch die ‚Unit 180‘. Von der habe ich noch nichts gehört.“ </w:t>
      </w:r>
    </w:p>
    <w:p w14:paraId="391B182A" w14:textId="77777777" w:rsidR="00F73321" w:rsidRDefault="00944672" w:rsidP="00623B68">
      <w:pPr>
        <w:autoSpaceDE w:val="0"/>
        <w:autoSpaceDN w:val="0"/>
        <w:adjustRightInd w:val="0"/>
        <w:spacing w:after="0" w:line="360" w:lineRule="auto"/>
        <w:ind w:firstLine="227"/>
        <w:jc w:val="both"/>
        <w:rPr>
          <w:ins w:id="8426" w:author="Lektorat Bauer" w:date="2025-03-04T18:13:00Z" w16du:dateUtc="2025-03-04T17:13:00Z"/>
          <w:rFonts w:ascii="Arial" w:hAnsi="Arial" w:cs="Arial"/>
          <w:sz w:val="24"/>
          <w:szCs w:val="24"/>
        </w:rPr>
      </w:pPr>
      <w:r w:rsidRPr="00944672">
        <w:rPr>
          <w:rFonts w:ascii="Arial" w:hAnsi="Arial" w:cs="Arial"/>
          <w:sz w:val="24"/>
          <w:szCs w:val="24"/>
        </w:rPr>
        <w:t>John nahm das Stichwort auf, griff zum Glas und trank noch einen kleinen Schluck. Dann stellte er fest</w:t>
      </w:r>
      <w:ins w:id="8427" w:author="Lektorat Bauer" w:date="2025-03-04T18:13:00Z" w16du:dateUtc="2025-03-04T17:13:00Z">
        <w:r w:rsidR="00F73321">
          <w:rPr>
            <w:rFonts w:ascii="Arial" w:hAnsi="Arial" w:cs="Arial"/>
            <w:sz w:val="24"/>
            <w:szCs w:val="24"/>
          </w:rPr>
          <w:t>:</w:t>
        </w:r>
      </w:ins>
      <w:del w:id="8428" w:author="Lektorat Bauer" w:date="2025-03-04T18:13:00Z" w16du:dateUtc="2025-03-04T17:13:00Z">
        <w:r w:rsidRPr="00944672" w:rsidDel="00F73321">
          <w:rPr>
            <w:rFonts w:ascii="Arial" w:hAnsi="Arial" w:cs="Arial"/>
            <w:sz w:val="24"/>
            <w:szCs w:val="24"/>
          </w:rPr>
          <w:delText>,</w:delText>
        </w:r>
      </w:del>
      <w:r w:rsidRPr="00944672">
        <w:rPr>
          <w:rFonts w:ascii="Arial" w:hAnsi="Arial" w:cs="Arial"/>
          <w:sz w:val="24"/>
          <w:szCs w:val="24"/>
        </w:rPr>
        <w:t xml:space="preserve"> „Wir sprechen schon lange, die Flasche Wein ist schon fast leer.“</w:t>
      </w:r>
    </w:p>
    <w:p w14:paraId="692DD253" w14:textId="4B7D3661"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del w:id="8429" w:author="Lektorat Bauer" w:date="2025-03-04T18:13:00Z" w16du:dateUtc="2025-03-04T17:13:00Z">
        <w:r w:rsidRPr="00944672" w:rsidDel="00F73321">
          <w:rPr>
            <w:rFonts w:ascii="Arial" w:hAnsi="Arial" w:cs="Arial"/>
            <w:sz w:val="24"/>
            <w:szCs w:val="24"/>
          </w:rPr>
          <w:delText xml:space="preserve"> </w:delText>
        </w:r>
      </w:del>
      <w:r w:rsidRPr="00944672">
        <w:rPr>
          <w:rFonts w:ascii="Arial" w:hAnsi="Arial" w:cs="Arial"/>
          <w:sz w:val="24"/>
          <w:szCs w:val="24"/>
        </w:rPr>
        <w:t>„Stimmt, aber Du erzählst das so spannend, dass ich immer wieder am Nippen bin</w:t>
      </w:r>
      <w:del w:id="8430" w:author="Lektorat Bauer" w:date="2025-03-04T18:13:00Z" w16du:dateUtc="2025-03-04T17:13:00Z">
        <w:r w:rsidRPr="00944672" w:rsidDel="00F73321">
          <w:rPr>
            <w:rFonts w:ascii="Arial" w:hAnsi="Arial" w:cs="Arial"/>
            <w:sz w:val="24"/>
            <w:szCs w:val="24"/>
          </w:rPr>
          <w:delText>.</w:delText>
        </w:r>
      </w:del>
      <w:r w:rsidRPr="00944672">
        <w:rPr>
          <w:rFonts w:ascii="Arial" w:hAnsi="Arial" w:cs="Arial"/>
          <w:sz w:val="24"/>
          <w:szCs w:val="24"/>
        </w:rPr>
        <w:t>“</w:t>
      </w:r>
      <w:ins w:id="8431" w:author="Lektorat Bauer" w:date="2025-03-04T18:13:00Z" w16du:dateUtc="2025-03-04T17:13:00Z">
        <w:r w:rsidR="00F73321">
          <w:rPr>
            <w:rFonts w:ascii="Arial" w:hAnsi="Arial" w:cs="Arial"/>
            <w:sz w:val="24"/>
            <w:szCs w:val="24"/>
          </w:rPr>
          <w:t>,</w:t>
        </w:r>
      </w:ins>
      <w:r w:rsidRPr="00944672">
        <w:rPr>
          <w:rFonts w:ascii="Arial" w:hAnsi="Arial" w:cs="Arial"/>
          <w:sz w:val="24"/>
          <w:szCs w:val="24"/>
        </w:rPr>
        <w:t xml:space="preserve"> </w:t>
      </w:r>
      <w:del w:id="8432" w:author="Lektorat Bauer" w:date="2025-03-04T18:13:00Z" w16du:dateUtc="2025-03-04T17:13:00Z">
        <w:r w:rsidRPr="00944672" w:rsidDel="00F73321">
          <w:rPr>
            <w:rFonts w:ascii="Arial" w:hAnsi="Arial" w:cs="Arial"/>
            <w:sz w:val="24"/>
            <w:szCs w:val="24"/>
          </w:rPr>
          <w:delText xml:space="preserve">Grinste </w:delText>
        </w:r>
      </w:del>
      <w:ins w:id="8433" w:author="Lektorat Bauer" w:date="2025-03-04T18:13:00Z" w16du:dateUtc="2025-03-04T17:13:00Z">
        <w:r w:rsidR="00F73321">
          <w:rPr>
            <w:rFonts w:ascii="Arial" w:hAnsi="Arial" w:cs="Arial"/>
            <w:sz w:val="24"/>
            <w:szCs w:val="24"/>
          </w:rPr>
          <w:t>gab</w:t>
        </w:r>
        <w:r w:rsidR="00F73321" w:rsidRPr="00944672">
          <w:rPr>
            <w:rFonts w:ascii="Arial" w:hAnsi="Arial" w:cs="Arial"/>
            <w:sz w:val="24"/>
            <w:szCs w:val="24"/>
          </w:rPr>
          <w:t xml:space="preserve"> </w:t>
        </w:r>
      </w:ins>
      <w:r w:rsidRPr="00944672">
        <w:rPr>
          <w:rFonts w:ascii="Arial" w:hAnsi="Arial" w:cs="Arial"/>
          <w:sz w:val="24"/>
          <w:szCs w:val="24"/>
        </w:rPr>
        <w:t>Joost</w:t>
      </w:r>
      <w:ins w:id="8434" w:author="Lektorat Bauer" w:date="2025-03-04T18:13:00Z" w16du:dateUtc="2025-03-04T17:13:00Z">
        <w:r w:rsidR="00F73321">
          <w:rPr>
            <w:rFonts w:ascii="Arial" w:hAnsi="Arial" w:cs="Arial"/>
            <w:sz w:val="24"/>
            <w:szCs w:val="24"/>
          </w:rPr>
          <w:t xml:space="preserve"> zu</w:t>
        </w:r>
      </w:ins>
      <w:r w:rsidRPr="00944672">
        <w:rPr>
          <w:rFonts w:ascii="Arial" w:hAnsi="Arial" w:cs="Arial"/>
          <w:sz w:val="24"/>
          <w:szCs w:val="24"/>
        </w:rPr>
        <w:t xml:space="preserve">. </w:t>
      </w:r>
    </w:p>
    <w:p w14:paraId="1DEAB75C" w14:textId="5074E7B6"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del w:id="8435" w:author="Lektorat Bauer" w:date="2025-03-04T18:13:00Z" w16du:dateUtc="2025-03-04T17:13:00Z">
        <w:r w:rsidRPr="00944672" w:rsidDel="00F73321">
          <w:rPr>
            <w:rFonts w:ascii="Arial" w:hAnsi="Arial" w:cs="Arial"/>
            <w:sz w:val="24"/>
            <w:szCs w:val="24"/>
          </w:rPr>
          <w:delText xml:space="preserve">Zufällig </w:delText>
        </w:r>
      </w:del>
      <w:ins w:id="8436" w:author="Lektorat Bauer" w:date="2025-03-04T18:13:00Z" w16du:dateUtc="2025-03-04T17:13:00Z">
        <w:r w:rsidR="00F73321">
          <w:rPr>
            <w:rFonts w:ascii="Arial" w:hAnsi="Arial" w:cs="Arial"/>
            <w:sz w:val="24"/>
            <w:szCs w:val="24"/>
          </w:rPr>
          <w:t>In diesem Moment</w:t>
        </w:r>
        <w:r w:rsidR="00F73321" w:rsidRPr="00944672">
          <w:rPr>
            <w:rFonts w:ascii="Arial" w:hAnsi="Arial" w:cs="Arial"/>
            <w:sz w:val="24"/>
            <w:szCs w:val="24"/>
          </w:rPr>
          <w:t xml:space="preserve"> </w:t>
        </w:r>
      </w:ins>
      <w:r w:rsidRPr="00944672">
        <w:rPr>
          <w:rFonts w:ascii="Arial" w:hAnsi="Arial" w:cs="Arial"/>
          <w:sz w:val="24"/>
          <w:szCs w:val="24"/>
        </w:rPr>
        <w:t xml:space="preserve">kam der nächste Gang: zweierlei </w:t>
      </w:r>
      <w:del w:id="8437" w:author="Lektorat Bauer" w:date="2025-03-04T18:13:00Z" w16du:dateUtc="2025-03-04T17:13:00Z">
        <w:r w:rsidRPr="00944672" w:rsidDel="00F73321">
          <w:rPr>
            <w:rFonts w:ascii="Arial" w:hAnsi="Arial" w:cs="Arial"/>
            <w:sz w:val="24"/>
            <w:szCs w:val="24"/>
          </w:rPr>
          <w:delText xml:space="preserve">von </w:delText>
        </w:r>
      </w:del>
      <w:ins w:id="8438" w:author="Lektorat Bauer" w:date="2025-03-04T18:13:00Z" w16du:dateUtc="2025-03-04T17:13:00Z">
        <w:r w:rsidR="00F73321" w:rsidRPr="00944672">
          <w:rPr>
            <w:rFonts w:ascii="Arial" w:hAnsi="Arial" w:cs="Arial"/>
            <w:sz w:val="24"/>
            <w:szCs w:val="24"/>
          </w:rPr>
          <w:t>vo</w:t>
        </w:r>
        <w:r w:rsidR="00F73321">
          <w:rPr>
            <w:rFonts w:ascii="Arial" w:hAnsi="Arial" w:cs="Arial"/>
            <w:sz w:val="24"/>
            <w:szCs w:val="24"/>
          </w:rPr>
          <w:t>m</w:t>
        </w:r>
        <w:r w:rsidR="00F73321" w:rsidRPr="00944672">
          <w:rPr>
            <w:rFonts w:ascii="Arial" w:hAnsi="Arial" w:cs="Arial"/>
            <w:sz w:val="24"/>
            <w:szCs w:val="24"/>
          </w:rPr>
          <w:t xml:space="preserve"> </w:t>
        </w:r>
      </w:ins>
      <w:r w:rsidRPr="00944672">
        <w:rPr>
          <w:rFonts w:ascii="Arial" w:hAnsi="Arial" w:cs="Arial"/>
          <w:sz w:val="24"/>
          <w:szCs w:val="24"/>
        </w:rPr>
        <w:t>Rotbarsch. Einmal Rotbarsch im Kelpmantel und einmal im Kohlrabimantel in einer leicht</w:t>
      </w:r>
      <w:del w:id="8439" w:author="Lektorat Bauer" w:date="2025-03-04T18:13:00Z" w16du:dateUtc="2025-03-04T17:13:00Z">
        <w:r w:rsidRPr="00944672" w:rsidDel="00F73321">
          <w:rPr>
            <w:rFonts w:ascii="Arial" w:hAnsi="Arial" w:cs="Arial"/>
            <w:sz w:val="24"/>
            <w:szCs w:val="24"/>
          </w:rPr>
          <w:delText>en</w:delText>
        </w:r>
      </w:del>
      <w:r w:rsidRPr="00944672">
        <w:rPr>
          <w:rFonts w:ascii="Arial" w:hAnsi="Arial" w:cs="Arial"/>
          <w:sz w:val="24"/>
          <w:szCs w:val="24"/>
        </w:rPr>
        <w:t xml:space="preserve"> nussigen </w:t>
      </w:r>
      <w:r w:rsidRPr="00944672">
        <w:rPr>
          <w:rFonts w:ascii="Arial" w:hAnsi="Arial" w:cs="Arial"/>
          <w:sz w:val="24"/>
          <w:szCs w:val="24"/>
        </w:rPr>
        <w:lastRenderedPageBreak/>
        <w:t>Buttersauce. Joost nutzte die Gelegenheit, um den Wein nachschenken zu lassen und eine weitere Flasche zu bestellen.</w:t>
      </w:r>
    </w:p>
    <w:p w14:paraId="50890BE7" w14:textId="5BCCEDD2"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w:t>
      </w:r>
      <w:del w:id="8440" w:author="Lektorat Bauer" w:date="2025-03-04T18:13:00Z" w16du:dateUtc="2025-03-04T17:13:00Z">
        <w:r w:rsidRPr="00944672" w:rsidDel="00F73321">
          <w:rPr>
            <w:rFonts w:ascii="Arial" w:hAnsi="Arial" w:cs="Arial"/>
            <w:sz w:val="24"/>
            <w:szCs w:val="24"/>
          </w:rPr>
          <w:delText>Bei der</w:delText>
        </w:r>
      </w:del>
      <w:ins w:id="8441" w:author="Lektorat Bauer" w:date="2025-03-04T18:13:00Z" w16du:dateUtc="2025-03-04T17:13:00Z">
        <w:r w:rsidR="00F73321">
          <w:rPr>
            <w:rFonts w:ascii="Arial" w:hAnsi="Arial" w:cs="Arial"/>
            <w:sz w:val="24"/>
            <w:szCs w:val="24"/>
          </w:rPr>
          <w:t>Zur</w:t>
        </w:r>
      </w:ins>
      <w:r w:rsidRPr="00944672">
        <w:rPr>
          <w:rFonts w:ascii="Arial" w:hAnsi="Arial" w:cs="Arial"/>
          <w:sz w:val="24"/>
          <w:szCs w:val="24"/>
        </w:rPr>
        <w:t xml:space="preserve"> ‚Unit 180‘ liegen noch nicht so viele Informationen vor. Im Allgemeinen wird im Augenblick davon ausgegangen, dass die 180er eine Unterabteilung der 121er sind. Allerdings scheinen die 180er aus dem Ausland heraus zu operieren.“</w:t>
      </w:r>
    </w:p>
    <w:p w14:paraId="12014050" w14:textId="77777777" w:rsidR="00F73321" w:rsidRDefault="00944672" w:rsidP="00623B68">
      <w:pPr>
        <w:autoSpaceDE w:val="0"/>
        <w:autoSpaceDN w:val="0"/>
        <w:adjustRightInd w:val="0"/>
        <w:spacing w:after="0" w:line="360" w:lineRule="auto"/>
        <w:ind w:firstLine="227"/>
        <w:jc w:val="both"/>
        <w:rPr>
          <w:ins w:id="8442" w:author="Lektorat Bauer" w:date="2025-03-04T18:14:00Z" w16du:dateUtc="2025-03-04T17:14:00Z"/>
          <w:rFonts w:ascii="Arial" w:hAnsi="Arial" w:cs="Arial"/>
          <w:sz w:val="24"/>
          <w:szCs w:val="24"/>
        </w:rPr>
      </w:pPr>
      <w:r w:rsidRPr="00944672">
        <w:rPr>
          <w:rFonts w:ascii="Arial" w:hAnsi="Arial" w:cs="Arial"/>
          <w:sz w:val="24"/>
          <w:szCs w:val="24"/>
        </w:rPr>
        <w:t xml:space="preserve">„Ich sehe, dass Sie sich in den nordkoreanischen Strukturen einigermaßen auskennen. Aber warum muss ich das </w:t>
      </w:r>
      <w:del w:id="8443" w:author="Lektorat Bauer" w:date="2025-03-04T18:14:00Z" w16du:dateUtc="2025-03-04T17:14:00Z">
        <w:r w:rsidRPr="00944672" w:rsidDel="00F73321">
          <w:rPr>
            <w:rFonts w:ascii="Arial" w:hAnsi="Arial" w:cs="Arial"/>
            <w:sz w:val="24"/>
            <w:szCs w:val="24"/>
          </w:rPr>
          <w:delText>Wissen</w:delText>
        </w:r>
      </w:del>
      <w:ins w:id="8444" w:author="Lektorat Bauer" w:date="2025-03-04T18:14:00Z" w16du:dateUtc="2025-03-04T17:14:00Z">
        <w:r w:rsidR="00F73321">
          <w:rPr>
            <w:rFonts w:ascii="Arial" w:hAnsi="Arial" w:cs="Arial"/>
            <w:sz w:val="24"/>
            <w:szCs w:val="24"/>
          </w:rPr>
          <w:t>w</w:t>
        </w:r>
        <w:r w:rsidR="00F73321" w:rsidRPr="00944672">
          <w:rPr>
            <w:rFonts w:ascii="Arial" w:hAnsi="Arial" w:cs="Arial"/>
            <w:sz w:val="24"/>
            <w:szCs w:val="24"/>
          </w:rPr>
          <w:t>issen</w:t>
        </w:r>
      </w:ins>
      <w:r w:rsidRPr="00944672">
        <w:rPr>
          <w:rFonts w:ascii="Arial" w:hAnsi="Arial" w:cs="Arial"/>
          <w:sz w:val="24"/>
          <w:szCs w:val="24"/>
        </w:rPr>
        <w:t>?“</w:t>
      </w:r>
      <w:ins w:id="8445" w:author="Lektorat Bauer" w:date="2025-03-04T18:14:00Z" w16du:dateUtc="2025-03-04T17:14:00Z">
        <w:r w:rsidR="00F73321">
          <w:rPr>
            <w:rFonts w:ascii="Arial" w:hAnsi="Arial" w:cs="Arial"/>
            <w:sz w:val="24"/>
            <w:szCs w:val="24"/>
          </w:rPr>
          <w:t>,</w:t>
        </w:r>
      </w:ins>
      <w:r w:rsidRPr="00944672">
        <w:rPr>
          <w:rFonts w:ascii="Arial" w:hAnsi="Arial" w:cs="Arial"/>
          <w:sz w:val="24"/>
          <w:szCs w:val="24"/>
        </w:rPr>
        <w:t xml:space="preserve"> </w:t>
      </w:r>
      <w:ins w:id="8446" w:author="Lektorat Bauer" w:date="2025-03-04T18:14:00Z" w16du:dateUtc="2025-03-04T17:14:00Z">
        <w:r w:rsidR="00F73321">
          <w:rPr>
            <w:rFonts w:ascii="Arial" w:hAnsi="Arial" w:cs="Arial"/>
            <w:sz w:val="24"/>
            <w:szCs w:val="24"/>
          </w:rPr>
          <w:t>f</w:t>
        </w:r>
      </w:ins>
      <w:del w:id="8447" w:author="Lektorat Bauer" w:date="2025-03-04T18:14:00Z" w16du:dateUtc="2025-03-04T17:14:00Z">
        <w:r w:rsidRPr="00944672" w:rsidDel="00F73321">
          <w:rPr>
            <w:rFonts w:ascii="Arial" w:hAnsi="Arial" w:cs="Arial"/>
            <w:sz w:val="24"/>
            <w:szCs w:val="24"/>
          </w:rPr>
          <w:delText>F</w:delText>
        </w:r>
      </w:del>
      <w:r w:rsidRPr="00944672">
        <w:rPr>
          <w:rFonts w:ascii="Arial" w:hAnsi="Arial" w:cs="Arial"/>
          <w:sz w:val="24"/>
          <w:szCs w:val="24"/>
        </w:rPr>
        <w:t xml:space="preserve">ragte Joost </w:t>
      </w:r>
      <w:commentRangeStart w:id="8448"/>
      <w:r w:rsidRPr="00944672">
        <w:rPr>
          <w:rFonts w:ascii="Arial" w:hAnsi="Arial" w:cs="Arial"/>
          <w:sz w:val="24"/>
          <w:szCs w:val="24"/>
        </w:rPr>
        <w:t xml:space="preserve">und aß den Rest des mit Algen ummantelten Rotbarschs. </w:t>
      </w:r>
      <w:commentRangeEnd w:id="8448"/>
      <w:r w:rsidR="00F73321">
        <w:rPr>
          <w:rStyle w:val="Kommentarzeichen"/>
        </w:rPr>
        <w:commentReference w:id="8448"/>
      </w:r>
    </w:p>
    <w:p w14:paraId="53644AAB" w14:textId="77777777" w:rsidR="00F73321" w:rsidRDefault="00944672" w:rsidP="00623B68">
      <w:pPr>
        <w:autoSpaceDE w:val="0"/>
        <w:autoSpaceDN w:val="0"/>
        <w:adjustRightInd w:val="0"/>
        <w:spacing w:after="0" w:line="360" w:lineRule="auto"/>
        <w:ind w:firstLine="227"/>
        <w:jc w:val="both"/>
        <w:rPr>
          <w:ins w:id="8449" w:author="Lektorat Bauer" w:date="2025-03-04T18:14:00Z" w16du:dateUtc="2025-03-04T17:14:00Z"/>
          <w:rFonts w:ascii="Arial" w:hAnsi="Arial" w:cs="Arial"/>
          <w:sz w:val="24"/>
          <w:szCs w:val="24"/>
        </w:rPr>
      </w:pPr>
      <w:r w:rsidRPr="00944672">
        <w:rPr>
          <w:rFonts w:ascii="Arial" w:hAnsi="Arial" w:cs="Arial"/>
          <w:sz w:val="24"/>
          <w:szCs w:val="24"/>
        </w:rPr>
        <w:t xml:space="preserve">„Damit Du verstehst, was ich Dir jetzt erzähle. Also: Office 39 soll Devisen beschaffen. Punkt. Wenn die Edelsteine anbieten, bekommen sie dafür Devisen. Soweit </w:t>
      </w:r>
      <w:del w:id="8450" w:author="Lektorat Bauer" w:date="2025-03-04T18:14:00Z" w16du:dateUtc="2025-03-04T17:14:00Z">
        <w:r w:rsidRPr="00944672" w:rsidDel="00F73321">
          <w:rPr>
            <w:rFonts w:ascii="Arial" w:hAnsi="Arial" w:cs="Arial"/>
            <w:sz w:val="24"/>
            <w:szCs w:val="24"/>
          </w:rPr>
          <w:delText>ok</w:delText>
        </w:r>
      </w:del>
      <w:ins w:id="8451" w:author="Lektorat Bauer" w:date="2025-03-04T18:14:00Z" w16du:dateUtc="2025-03-04T17:14:00Z">
        <w:r w:rsidR="00F73321">
          <w:rPr>
            <w:rFonts w:ascii="Arial" w:hAnsi="Arial" w:cs="Arial"/>
            <w:sz w:val="24"/>
            <w:szCs w:val="24"/>
          </w:rPr>
          <w:t>klar</w:t>
        </w:r>
      </w:ins>
      <w:r w:rsidRPr="00944672">
        <w:rPr>
          <w:rFonts w:ascii="Arial" w:hAnsi="Arial" w:cs="Arial"/>
          <w:sz w:val="24"/>
          <w:szCs w:val="24"/>
        </w:rPr>
        <w:t xml:space="preserve">?“ Joost nickte. „Also nächste Frage. Was weißt Du über Diamanten?“ </w:t>
      </w:r>
    </w:p>
    <w:p w14:paraId="4976231D" w14:textId="77777777" w:rsidR="00F73321" w:rsidRDefault="00944672" w:rsidP="00623B68">
      <w:pPr>
        <w:autoSpaceDE w:val="0"/>
        <w:autoSpaceDN w:val="0"/>
        <w:adjustRightInd w:val="0"/>
        <w:spacing w:after="0" w:line="360" w:lineRule="auto"/>
        <w:ind w:firstLine="227"/>
        <w:jc w:val="both"/>
        <w:rPr>
          <w:ins w:id="8452" w:author="Lektorat Bauer" w:date="2025-03-04T18:14:00Z" w16du:dateUtc="2025-03-04T17:14:00Z"/>
          <w:rFonts w:ascii="Arial" w:hAnsi="Arial" w:cs="Arial"/>
          <w:sz w:val="24"/>
          <w:szCs w:val="24"/>
        </w:rPr>
      </w:pPr>
      <w:r w:rsidRPr="00944672">
        <w:rPr>
          <w:rFonts w:ascii="Arial" w:hAnsi="Arial" w:cs="Arial"/>
          <w:sz w:val="24"/>
          <w:szCs w:val="24"/>
        </w:rPr>
        <w:t xml:space="preserve">„Nur, dass sie der beste Freund der Mädchen sind.“ </w:t>
      </w:r>
    </w:p>
    <w:p w14:paraId="60A2D46C" w14:textId="77777777" w:rsidR="00F73321" w:rsidRDefault="00944672" w:rsidP="00623B68">
      <w:pPr>
        <w:autoSpaceDE w:val="0"/>
        <w:autoSpaceDN w:val="0"/>
        <w:adjustRightInd w:val="0"/>
        <w:spacing w:after="0" w:line="360" w:lineRule="auto"/>
        <w:ind w:firstLine="227"/>
        <w:jc w:val="both"/>
        <w:rPr>
          <w:ins w:id="8453" w:author="Lektorat Bauer" w:date="2025-03-04T18:14:00Z" w16du:dateUtc="2025-03-04T17:14:00Z"/>
          <w:rFonts w:ascii="Arial" w:hAnsi="Arial" w:cs="Arial"/>
          <w:sz w:val="24"/>
          <w:szCs w:val="24"/>
        </w:rPr>
      </w:pPr>
      <w:r w:rsidRPr="00944672">
        <w:rPr>
          <w:rFonts w:ascii="Arial" w:hAnsi="Arial" w:cs="Arial"/>
          <w:sz w:val="24"/>
          <w:szCs w:val="24"/>
        </w:rPr>
        <w:t xml:space="preserve">„Zumindest kennst Du Dich </w:t>
      </w:r>
      <w:del w:id="8454" w:author="Lektorat Bauer" w:date="2025-03-04T18:14:00Z" w16du:dateUtc="2025-03-04T17:14:00Z">
        <w:r w:rsidRPr="00944672" w:rsidDel="00F73321">
          <w:rPr>
            <w:rFonts w:ascii="Arial" w:hAnsi="Arial" w:cs="Arial"/>
            <w:sz w:val="24"/>
            <w:szCs w:val="24"/>
          </w:rPr>
          <w:delText xml:space="preserve">in </w:delText>
        </w:r>
      </w:del>
      <w:ins w:id="8455" w:author="Lektorat Bauer" w:date="2025-03-04T18:14:00Z" w16du:dateUtc="2025-03-04T17:14:00Z">
        <w:r w:rsidR="00F73321">
          <w:rPr>
            <w:rFonts w:ascii="Arial" w:hAnsi="Arial" w:cs="Arial"/>
            <w:sz w:val="24"/>
            <w:szCs w:val="24"/>
          </w:rPr>
          <w:t>mit</w:t>
        </w:r>
        <w:r w:rsidR="00F73321" w:rsidRPr="00944672">
          <w:rPr>
            <w:rFonts w:ascii="Arial" w:hAnsi="Arial" w:cs="Arial"/>
            <w:sz w:val="24"/>
            <w:szCs w:val="24"/>
          </w:rPr>
          <w:t xml:space="preserve"> </w:t>
        </w:r>
      </w:ins>
      <w:r w:rsidRPr="00944672">
        <w:rPr>
          <w:rFonts w:ascii="Arial" w:hAnsi="Arial" w:cs="Arial"/>
          <w:sz w:val="24"/>
          <w:szCs w:val="24"/>
        </w:rPr>
        <w:t>Musik aus.“</w:t>
      </w:r>
      <w:del w:id="8456" w:author="Lektorat Bauer" w:date="2025-03-04T18:14:00Z" w16du:dateUtc="2025-03-04T17:14:00Z">
        <w:r w:rsidRPr="00944672" w:rsidDel="00F73321">
          <w:rPr>
            <w:rFonts w:ascii="Arial" w:hAnsi="Arial" w:cs="Arial"/>
            <w:sz w:val="24"/>
            <w:szCs w:val="24"/>
          </w:rPr>
          <w:delText xml:space="preserve"> Grinste John Joost an. </w:delText>
        </w:r>
      </w:del>
    </w:p>
    <w:p w14:paraId="349A81B3" w14:textId="16611456"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Joost lächelte und sagte dann: „</w:t>
      </w:r>
      <w:del w:id="8457" w:author="Lektorat Bauer" w:date="2025-03-04T18:15:00Z" w16du:dateUtc="2025-03-04T17:15:00Z">
        <w:r w:rsidRPr="00944672" w:rsidDel="00F73321">
          <w:rPr>
            <w:rFonts w:ascii="Arial" w:hAnsi="Arial" w:cs="Arial"/>
            <w:sz w:val="24"/>
            <w:szCs w:val="24"/>
          </w:rPr>
          <w:delText xml:space="preserve">Die eine, </w:delText>
        </w:r>
      </w:del>
      <w:ins w:id="8458" w:author="Lektorat Bauer" w:date="2025-03-04T18:15:00Z" w16du:dateUtc="2025-03-04T17:15:00Z">
        <w:r w:rsidR="00F73321">
          <w:rPr>
            <w:rFonts w:ascii="Arial" w:hAnsi="Arial" w:cs="Arial"/>
            <w:sz w:val="24"/>
            <w:szCs w:val="24"/>
          </w:rPr>
          <w:t xml:space="preserve">Und </w:t>
        </w:r>
      </w:ins>
      <w:r w:rsidRPr="00944672">
        <w:rPr>
          <w:rFonts w:ascii="Arial" w:hAnsi="Arial" w:cs="Arial"/>
          <w:sz w:val="24"/>
          <w:szCs w:val="24"/>
        </w:rPr>
        <w:t>dass die meisten Diamanten noch aus Südafrika kommen und dass DeBeers der größte Diamantenhändler ist. Ist das besser?“</w:t>
      </w:r>
    </w:p>
    <w:p w14:paraId="42DB2D0D" w14:textId="77777777" w:rsidR="00F73321" w:rsidRDefault="00944672" w:rsidP="00623B68">
      <w:pPr>
        <w:autoSpaceDE w:val="0"/>
        <w:autoSpaceDN w:val="0"/>
        <w:adjustRightInd w:val="0"/>
        <w:spacing w:after="0" w:line="360" w:lineRule="auto"/>
        <w:ind w:firstLine="227"/>
        <w:jc w:val="both"/>
        <w:rPr>
          <w:ins w:id="8459" w:author="Lektorat Bauer" w:date="2025-03-04T18:15:00Z" w16du:dateUtc="2025-03-04T17:15:00Z"/>
          <w:rFonts w:ascii="Arial" w:hAnsi="Arial" w:cs="Arial"/>
          <w:sz w:val="24"/>
          <w:szCs w:val="24"/>
        </w:rPr>
      </w:pPr>
      <w:r w:rsidRPr="00944672">
        <w:rPr>
          <w:rFonts w:ascii="Arial" w:hAnsi="Arial" w:cs="Arial"/>
          <w:sz w:val="24"/>
          <w:szCs w:val="24"/>
        </w:rPr>
        <w:t xml:space="preserve"> „Fast.</w:t>
      </w:r>
      <w:ins w:id="8460" w:author="Lektorat Bauer" w:date="2025-03-04T18:15:00Z" w16du:dateUtc="2025-03-04T17:15:00Z">
        <w:r w:rsidR="00F73321">
          <w:rPr>
            <w:rFonts w:ascii="Arial" w:hAnsi="Arial" w:cs="Arial"/>
            <w:sz w:val="24"/>
            <w:szCs w:val="24"/>
          </w:rPr>
          <w:t xml:space="preserve"> </w:t>
        </w:r>
      </w:ins>
      <w:del w:id="8461" w:author="Lektorat Bauer" w:date="2025-03-04T18:15:00Z" w16du:dateUtc="2025-03-04T17:15:00Z">
        <w:r w:rsidRPr="00944672" w:rsidDel="00F73321">
          <w:rPr>
            <w:rFonts w:ascii="Arial" w:hAnsi="Arial" w:cs="Arial"/>
            <w:sz w:val="24"/>
            <w:szCs w:val="24"/>
          </w:rPr>
          <w:delText>“ Lächelte John, „</w:delText>
        </w:r>
      </w:del>
      <w:r w:rsidRPr="00944672">
        <w:rPr>
          <w:rFonts w:ascii="Arial" w:hAnsi="Arial" w:cs="Arial"/>
          <w:sz w:val="24"/>
          <w:szCs w:val="24"/>
        </w:rPr>
        <w:t xml:space="preserve">Die größten Diamantvorkommen befinden sich in Russland, Afrika, insbesondere in Südafrika, Namibia, Angola, Botswana, der demokratischen Republik Kongo und Sierra Leone, in Australien, Kanada und in Brasilien.“ </w:t>
      </w:r>
    </w:p>
    <w:p w14:paraId="4396E8F2" w14:textId="77777777" w:rsidR="00F73321" w:rsidRDefault="00944672" w:rsidP="00623B68">
      <w:pPr>
        <w:autoSpaceDE w:val="0"/>
        <w:autoSpaceDN w:val="0"/>
        <w:adjustRightInd w:val="0"/>
        <w:spacing w:after="0" w:line="360" w:lineRule="auto"/>
        <w:ind w:firstLine="227"/>
        <w:jc w:val="both"/>
        <w:rPr>
          <w:ins w:id="8462" w:author="Lektorat Bauer" w:date="2025-03-04T18:15:00Z" w16du:dateUtc="2025-03-04T17:15:00Z"/>
          <w:rFonts w:ascii="Arial" w:hAnsi="Arial" w:cs="Arial"/>
          <w:sz w:val="24"/>
          <w:szCs w:val="24"/>
        </w:rPr>
      </w:pPr>
      <w:r w:rsidRPr="00944672">
        <w:rPr>
          <w:rFonts w:ascii="Arial" w:hAnsi="Arial" w:cs="Arial"/>
          <w:sz w:val="24"/>
          <w:szCs w:val="24"/>
        </w:rPr>
        <w:t xml:space="preserve">„Da war ich doch gar nicht so weit weg.“ Joost sah etwas traurig aus, ob seines fehlenden Wissens. </w:t>
      </w:r>
    </w:p>
    <w:p w14:paraId="6DDC0345" w14:textId="77777777" w:rsidR="00F73321" w:rsidRDefault="00944672" w:rsidP="00623B68">
      <w:pPr>
        <w:autoSpaceDE w:val="0"/>
        <w:autoSpaceDN w:val="0"/>
        <w:adjustRightInd w:val="0"/>
        <w:spacing w:after="0" w:line="360" w:lineRule="auto"/>
        <w:ind w:firstLine="227"/>
        <w:jc w:val="both"/>
        <w:rPr>
          <w:ins w:id="8463" w:author="Lektorat Bauer" w:date="2025-03-04T18:16:00Z" w16du:dateUtc="2025-03-04T17:16:00Z"/>
          <w:rFonts w:ascii="Arial" w:hAnsi="Arial" w:cs="Arial"/>
          <w:sz w:val="24"/>
          <w:szCs w:val="24"/>
        </w:rPr>
      </w:pPr>
      <w:r w:rsidRPr="00944672">
        <w:rPr>
          <w:rFonts w:ascii="Arial" w:hAnsi="Arial" w:cs="Arial"/>
          <w:sz w:val="24"/>
          <w:szCs w:val="24"/>
        </w:rPr>
        <w:t xml:space="preserve">„Bei DeBeers hattest du, noch, recht. De Beers ist der größte Diamantenproduzent und -händler der Welt mit Sitz in London. Das Unternehmen ist ein Tochterunternehmen von Anglo American und liefert etwa ein Drittel der Weltproduktion </w:t>
      </w:r>
      <w:del w:id="8464" w:author="Lektorat Bauer" w:date="2025-03-04T18:15:00Z" w16du:dateUtc="2025-03-04T17:15:00Z">
        <w:r w:rsidRPr="00944672" w:rsidDel="00F73321">
          <w:rPr>
            <w:rFonts w:ascii="Arial" w:hAnsi="Arial" w:cs="Arial"/>
            <w:sz w:val="24"/>
            <w:szCs w:val="24"/>
          </w:rPr>
          <w:delText xml:space="preserve">von </w:delText>
        </w:r>
      </w:del>
      <w:ins w:id="8465" w:author="Lektorat Bauer" w:date="2025-03-04T18:15:00Z" w16du:dateUtc="2025-03-04T17:15:00Z">
        <w:r w:rsidR="00F73321">
          <w:rPr>
            <w:rFonts w:ascii="Arial" w:hAnsi="Arial" w:cs="Arial"/>
            <w:sz w:val="24"/>
            <w:szCs w:val="24"/>
          </w:rPr>
          <w:t>an</w:t>
        </w:r>
        <w:r w:rsidR="00F73321" w:rsidRPr="00944672">
          <w:rPr>
            <w:rFonts w:ascii="Arial" w:hAnsi="Arial" w:cs="Arial"/>
            <w:sz w:val="24"/>
            <w:szCs w:val="24"/>
          </w:rPr>
          <w:t xml:space="preserve"> </w:t>
        </w:r>
      </w:ins>
      <w:r w:rsidRPr="00944672">
        <w:rPr>
          <w:rFonts w:ascii="Arial" w:hAnsi="Arial" w:cs="Arial"/>
          <w:sz w:val="24"/>
          <w:szCs w:val="24"/>
        </w:rPr>
        <w:t xml:space="preserve">Rohdiamanten. </w:t>
      </w:r>
      <w:del w:id="8466" w:author="Lektorat Bauer" w:date="2025-03-04T18:16:00Z" w16du:dateUtc="2025-03-04T17:16:00Z">
        <w:r w:rsidRPr="00944672" w:rsidDel="00F73321">
          <w:rPr>
            <w:rFonts w:ascii="Arial" w:hAnsi="Arial" w:cs="Arial"/>
            <w:sz w:val="24"/>
            <w:szCs w:val="24"/>
          </w:rPr>
          <w:delText>Seinen Namen trägt</w:delText>
        </w:r>
      </w:del>
      <w:ins w:id="8467" w:author="Lektorat Bauer" w:date="2025-03-04T18:16:00Z" w16du:dateUtc="2025-03-04T17:16:00Z">
        <w:r w:rsidR="00F73321">
          <w:rPr>
            <w:rFonts w:ascii="Arial" w:hAnsi="Arial" w:cs="Arial"/>
            <w:sz w:val="24"/>
            <w:szCs w:val="24"/>
          </w:rPr>
          <w:t>Benannt ist</w:t>
        </w:r>
      </w:ins>
      <w:r w:rsidRPr="00944672">
        <w:rPr>
          <w:rFonts w:ascii="Arial" w:hAnsi="Arial" w:cs="Arial"/>
          <w:sz w:val="24"/>
          <w:szCs w:val="24"/>
        </w:rPr>
        <w:t xml:space="preserve"> das Unternehmen nach seiner ersten Mine in Kimberley auf der Farm der Brüder Johannes Nicolaas und Diederik Arnoldus de Beer. Über 100 Jahre lang war das südafrikanische Unternehmen ein Syndikat mit einem Monopol auf den Diamantenhandel. Dieses Monopol wird mittlerweile durch Händler aus dem asiatischen Raum stark bedrängt.“ </w:t>
      </w:r>
    </w:p>
    <w:p w14:paraId="266E6F45" w14:textId="681DF326"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„Schon wieder etwas gelernt</w:t>
      </w:r>
      <w:del w:id="8468" w:author="Lektorat Bauer" w:date="2025-03-04T18:16:00Z" w16du:dateUtc="2025-03-04T17:16:00Z">
        <w:r w:rsidRPr="00944672" w:rsidDel="00F73321">
          <w:rPr>
            <w:rFonts w:ascii="Arial" w:hAnsi="Arial" w:cs="Arial"/>
            <w:sz w:val="24"/>
            <w:szCs w:val="24"/>
          </w:rPr>
          <w:delText>.</w:delText>
        </w:r>
      </w:del>
      <w:r w:rsidRPr="00944672">
        <w:rPr>
          <w:rFonts w:ascii="Arial" w:hAnsi="Arial" w:cs="Arial"/>
          <w:sz w:val="24"/>
          <w:szCs w:val="24"/>
        </w:rPr>
        <w:t>“</w:t>
      </w:r>
      <w:ins w:id="8469" w:author="Lektorat Bauer" w:date="2025-03-04T18:16:00Z" w16du:dateUtc="2025-03-04T17:16:00Z">
        <w:r w:rsidR="00F73321">
          <w:rPr>
            <w:rFonts w:ascii="Arial" w:hAnsi="Arial" w:cs="Arial"/>
            <w:sz w:val="24"/>
            <w:szCs w:val="24"/>
          </w:rPr>
          <w:t>,</w:t>
        </w:r>
      </w:ins>
      <w:r w:rsidRPr="00944672">
        <w:rPr>
          <w:rFonts w:ascii="Arial" w:hAnsi="Arial" w:cs="Arial"/>
          <w:sz w:val="24"/>
          <w:szCs w:val="24"/>
        </w:rPr>
        <w:t xml:space="preserve"> </w:t>
      </w:r>
      <w:ins w:id="8470" w:author="Lektorat Bauer" w:date="2025-03-04T18:16:00Z" w16du:dateUtc="2025-03-04T17:16:00Z">
        <w:r w:rsidR="00F73321">
          <w:rPr>
            <w:rFonts w:ascii="Arial" w:hAnsi="Arial" w:cs="Arial"/>
            <w:sz w:val="24"/>
            <w:szCs w:val="24"/>
          </w:rPr>
          <w:t>s</w:t>
        </w:r>
      </w:ins>
      <w:del w:id="8471" w:author="Lektorat Bauer" w:date="2025-03-04T18:16:00Z" w16du:dateUtc="2025-03-04T17:16:00Z">
        <w:r w:rsidRPr="00944672" w:rsidDel="00F73321">
          <w:rPr>
            <w:rFonts w:ascii="Arial" w:hAnsi="Arial" w:cs="Arial"/>
            <w:sz w:val="24"/>
            <w:szCs w:val="24"/>
          </w:rPr>
          <w:delText>S</w:delText>
        </w:r>
      </w:del>
      <w:r w:rsidRPr="00944672">
        <w:rPr>
          <w:rFonts w:ascii="Arial" w:hAnsi="Arial" w:cs="Arial"/>
          <w:sz w:val="24"/>
          <w:szCs w:val="24"/>
        </w:rPr>
        <w:t xml:space="preserve">eufzte Joost. </w:t>
      </w:r>
    </w:p>
    <w:p w14:paraId="75AF693A" w14:textId="08BE9B36"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Sie unterbrachen das Gespräch</w:t>
      </w:r>
      <w:del w:id="8472" w:author="Lektorat Bauer" w:date="2025-03-04T18:17:00Z" w16du:dateUtc="2025-03-04T17:17:00Z">
        <w:r w:rsidRPr="00944672" w:rsidDel="00F73321">
          <w:rPr>
            <w:rFonts w:ascii="Arial" w:hAnsi="Arial" w:cs="Arial"/>
            <w:sz w:val="24"/>
            <w:szCs w:val="24"/>
          </w:rPr>
          <w:delText>,</w:delText>
        </w:r>
      </w:del>
      <w:ins w:id="8473" w:author="Lektorat Bauer" w:date="2025-03-04T18:17:00Z" w16du:dateUtc="2025-03-04T17:17:00Z">
        <w:r w:rsidR="00F73321">
          <w:rPr>
            <w:rFonts w:ascii="Arial" w:hAnsi="Arial" w:cs="Arial"/>
            <w:sz w:val="24"/>
            <w:szCs w:val="24"/>
          </w:rPr>
          <w:t xml:space="preserve"> –</w:t>
        </w:r>
      </w:ins>
      <w:r w:rsidRPr="00944672">
        <w:rPr>
          <w:rFonts w:ascii="Arial" w:hAnsi="Arial" w:cs="Arial"/>
          <w:sz w:val="24"/>
          <w:szCs w:val="24"/>
        </w:rPr>
        <w:t xml:space="preserve"> oder war es ein Vortrag?</w:t>
      </w:r>
      <w:ins w:id="8474" w:author="Lektorat Bauer" w:date="2025-03-04T18:17:00Z" w16du:dateUtc="2025-03-04T17:17:00Z">
        <w:r w:rsidR="00F73321">
          <w:rPr>
            <w:rFonts w:ascii="Arial" w:hAnsi="Arial" w:cs="Arial"/>
            <w:sz w:val="24"/>
            <w:szCs w:val="24"/>
          </w:rPr>
          <w:t xml:space="preserve"> –</w:t>
        </w:r>
      </w:ins>
      <w:r w:rsidRPr="00944672">
        <w:rPr>
          <w:rFonts w:ascii="Arial" w:hAnsi="Arial" w:cs="Arial"/>
          <w:sz w:val="24"/>
          <w:szCs w:val="24"/>
        </w:rPr>
        <w:t xml:space="preserve"> </w:t>
      </w:r>
      <w:ins w:id="8475" w:author="Lektorat Bauer" w:date="2025-03-04T18:17:00Z" w16du:dateUtc="2025-03-04T17:17:00Z">
        <w:r w:rsidR="00F73321">
          <w:rPr>
            <w:rFonts w:ascii="Arial" w:hAnsi="Arial" w:cs="Arial"/>
            <w:sz w:val="24"/>
            <w:szCs w:val="24"/>
          </w:rPr>
          <w:t>a</w:t>
        </w:r>
      </w:ins>
      <w:del w:id="8476" w:author="Lektorat Bauer" w:date="2025-03-04T18:17:00Z" w16du:dateUtc="2025-03-04T17:17:00Z">
        <w:r w:rsidRPr="00944672" w:rsidDel="00F73321">
          <w:rPr>
            <w:rFonts w:ascii="Arial" w:hAnsi="Arial" w:cs="Arial"/>
            <w:sz w:val="24"/>
            <w:szCs w:val="24"/>
          </w:rPr>
          <w:delText>A</w:delText>
        </w:r>
      </w:del>
      <w:r w:rsidRPr="00944672">
        <w:rPr>
          <w:rFonts w:ascii="Arial" w:hAnsi="Arial" w:cs="Arial"/>
          <w:sz w:val="24"/>
          <w:szCs w:val="24"/>
        </w:rPr>
        <w:t>ls der nächste Gang, mit dem Highlight des Menüs kam</w:t>
      </w:r>
      <w:ins w:id="8477" w:author="Lektorat Bauer" w:date="2025-03-04T18:17:00Z" w16du:dateUtc="2025-03-04T17:17:00Z">
        <w:r w:rsidR="00F73321">
          <w:rPr>
            <w:rFonts w:ascii="Arial" w:hAnsi="Arial" w:cs="Arial"/>
            <w:sz w:val="24"/>
            <w:szCs w:val="24"/>
          </w:rPr>
          <w:t xml:space="preserve">: </w:t>
        </w:r>
      </w:ins>
      <w:del w:id="8478" w:author="Lektorat Bauer" w:date="2025-03-04T18:17:00Z" w16du:dateUtc="2025-03-04T17:17:00Z">
        <w:r w:rsidRPr="00944672" w:rsidDel="00F73321">
          <w:rPr>
            <w:rFonts w:ascii="Arial" w:hAnsi="Arial" w:cs="Arial"/>
            <w:sz w:val="24"/>
            <w:szCs w:val="24"/>
          </w:rPr>
          <w:delText>. Es gab, eine bodenständige Menükomponente:</w:delText>
        </w:r>
      </w:del>
      <w:r w:rsidRPr="00944672">
        <w:rPr>
          <w:rFonts w:ascii="Arial" w:hAnsi="Arial" w:cs="Arial"/>
          <w:sz w:val="24"/>
          <w:szCs w:val="24"/>
        </w:rPr>
        <w:t xml:space="preserve"> Aspik </w:t>
      </w:r>
      <w:r w:rsidRPr="00944672">
        <w:rPr>
          <w:rFonts w:ascii="Arial" w:hAnsi="Arial" w:cs="Arial"/>
          <w:sz w:val="24"/>
          <w:szCs w:val="24"/>
        </w:rPr>
        <w:lastRenderedPageBreak/>
        <w:t>von der Königskrabbe mit Gemüsevariationen. Als Beilage handgeschnittene, doppelt frittierte</w:t>
      </w:r>
      <w:del w:id="8479" w:author="Lektorat Bauer" w:date="2025-03-04T18:18:00Z" w16du:dateUtc="2025-03-04T17:18:00Z">
        <w:r w:rsidRPr="00944672" w:rsidDel="00277E8E">
          <w:rPr>
            <w:rFonts w:ascii="Arial" w:hAnsi="Arial" w:cs="Arial"/>
            <w:sz w:val="24"/>
            <w:szCs w:val="24"/>
          </w:rPr>
          <w:delText>,</w:delText>
        </w:r>
      </w:del>
      <w:r w:rsidRPr="00944672">
        <w:rPr>
          <w:rFonts w:ascii="Arial" w:hAnsi="Arial" w:cs="Arial"/>
          <w:sz w:val="24"/>
          <w:szCs w:val="24"/>
        </w:rPr>
        <w:t xml:space="preserve"> Kartoffelecken und ein elegantes Safran-</w:t>
      </w:r>
      <w:del w:id="8480" w:author="Lektorat Bauer" w:date="2025-03-04T18:18:00Z" w16du:dateUtc="2025-03-04T17:18:00Z">
        <w:r w:rsidRPr="00944672" w:rsidDel="00F73321">
          <w:rPr>
            <w:rFonts w:ascii="Arial" w:hAnsi="Arial" w:cs="Arial"/>
            <w:sz w:val="24"/>
            <w:szCs w:val="24"/>
          </w:rPr>
          <w:delText>Ajoli</w:delText>
        </w:r>
      </w:del>
      <w:ins w:id="8481" w:author="Lektorat Bauer" w:date="2025-03-04T18:18:00Z" w16du:dateUtc="2025-03-04T17:18:00Z">
        <w:r w:rsidR="00F73321" w:rsidRPr="00944672">
          <w:rPr>
            <w:rFonts w:ascii="Arial" w:hAnsi="Arial" w:cs="Arial"/>
            <w:sz w:val="24"/>
            <w:szCs w:val="24"/>
          </w:rPr>
          <w:t>Aioli</w:t>
        </w:r>
      </w:ins>
      <w:r w:rsidRPr="00944672">
        <w:rPr>
          <w:rFonts w:ascii="Arial" w:hAnsi="Arial" w:cs="Arial"/>
          <w:sz w:val="24"/>
          <w:szCs w:val="24"/>
        </w:rPr>
        <w:t>.</w:t>
      </w:r>
    </w:p>
    <w:p w14:paraId="6564DAFE" w14:textId="70439096"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„Der zweite große Produzent ist</w:t>
      </w:r>
      <w:del w:id="8482" w:author="Lektorat Bauer" w:date="2025-03-04T18:18:00Z" w16du:dateUtc="2025-03-04T17:18:00Z">
        <w:r w:rsidRPr="00944672" w:rsidDel="00277E8E">
          <w:rPr>
            <w:rFonts w:ascii="Arial" w:hAnsi="Arial" w:cs="Arial"/>
            <w:sz w:val="24"/>
            <w:szCs w:val="24"/>
          </w:rPr>
          <w:delText>,</w:delText>
        </w:r>
      </w:del>
      <w:r w:rsidRPr="00944672">
        <w:rPr>
          <w:rFonts w:ascii="Arial" w:hAnsi="Arial" w:cs="Arial"/>
          <w:sz w:val="24"/>
          <w:szCs w:val="24"/>
        </w:rPr>
        <w:t xml:space="preserve"> Rio Tinto. </w:t>
      </w:r>
      <w:del w:id="8483" w:author="Lektorat Bauer" w:date="2025-03-04T18:18:00Z" w16du:dateUtc="2025-03-04T17:18:00Z">
        <w:r w:rsidRPr="00944672" w:rsidDel="00277E8E">
          <w:rPr>
            <w:rFonts w:ascii="Arial" w:hAnsi="Arial" w:cs="Arial"/>
            <w:sz w:val="24"/>
            <w:szCs w:val="24"/>
          </w:rPr>
          <w:delText xml:space="preserve">Sie </w:delText>
        </w:r>
      </w:del>
      <w:ins w:id="8484" w:author="Lektorat Bauer" w:date="2025-03-04T18:18:00Z" w16du:dateUtc="2025-03-04T17:18:00Z">
        <w:r w:rsidR="00277E8E">
          <w:rPr>
            <w:rFonts w:ascii="Arial" w:hAnsi="Arial" w:cs="Arial"/>
            <w:sz w:val="24"/>
            <w:szCs w:val="24"/>
          </w:rPr>
          <w:t>Das</w:t>
        </w:r>
        <w:r w:rsidR="00277E8E" w:rsidRPr="00944672">
          <w:rPr>
            <w:rFonts w:ascii="Arial" w:hAnsi="Arial" w:cs="Arial"/>
            <w:sz w:val="24"/>
            <w:szCs w:val="24"/>
          </w:rPr>
          <w:t xml:space="preserve"> </w:t>
        </w:r>
      </w:ins>
      <w:r w:rsidRPr="00944672">
        <w:rPr>
          <w:rFonts w:ascii="Arial" w:hAnsi="Arial" w:cs="Arial"/>
          <w:sz w:val="24"/>
          <w:szCs w:val="24"/>
        </w:rPr>
        <w:t>ist neben Vale und BHP eines der drei größten Bergbauunternehmen der Welt und seit der Übernahme von Alcan der weltweit führende Aluminiumproduzent.“</w:t>
      </w:r>
    </w:p>
    <w:p w14:paraId="57B8B5BD" w14:textId="77777777" w:rsidR="00277E8E" w:rsidRDefault="00944672" w:rsidP="00623B68">
      <w:pPr>
        <w:autoSpaceDE w:val="0"/>
        <w:autoSpaceDN w:val="0"/>
        <w:adjustRightInd w:val="0"/>
        <w:spacing w:after="0" w:line="360" w:lineRule="auto"/>
        <w:ind w:firstLine="227"/>
        <w:jc w:val="both"/>
        <w:rPr>
          <w:ins w:id="8485" w:author="Lektorat Bauer" w:date="2025-03-04T18:18:00Z" w16du:dateUtc="2025-03-04T17:18:00Z"/>
          <w:rFonts w:ascii="Arial" w:hAnsi="Arial" w:cs="Arial"/>
          <w:sz w:val="24"/>
          <w:szCs w:val="24"/>
        </w:rPr>
      </w:pPr>
      <w:r w:rsidRPr="00944672">
        <w:rPr>
          <w:rFonts w:ascii="Arial" w:hAnsi="Arial" w:cs="Arial"/>
          <w:sz w:val="24"/>
          <w:szCs w:val="24"/>
        </w:rPr>
        <w:t xml:space="preserve">„Das verstehe ich, aber </w:t>
      </w:r>
      <w:ins w:id="8486" w:author="Lektorat Bauer" w:date="2025-03-04T18:18:00Z" w16du:dateUtc="2025-03-04T17:18:00Z">
        <w:r w:rsidR="00277E8E">
          <w:rPr>
            <w:rFonts w:ascii="Arial" w:hAnsi="Arial" w:cs="Arial"/>
            <w:sz w:val="24"/>
            <w:szCs w:val="24"/>
          </w:rPr>
          <w:t>…</w:t>
        </w:r>
      </w:ins>
      <w:del w:id="8487" w:author="Lektorat Bauer" w:date="2025-03-04T18:18:00Z" w16du:dateUtc="2025-03-04T17:18:00Z">
        <w:r w:rsidRPr="00944672" w:rsidDel="00277E8E">
          <w:rPr>
            <w:rFonts w:ascii="Arial" w:hAnsi="Arial" w:cs="Arial"/>
            <w:sz w:val="24"/>
            <w:szCs w:val="24"/>
          </w:rPr>
          <w:delText xml:space="preserve">... </w:delText>
        </w:r>
      </w:del>
      <w:r w:rsidRPr="00944672">
        <w:rPr>
          <w:rFonts w:ascii="Arial" w:hAnsi="Arial" w:cs="Arial"/>
          <w:sz w:val="24"/>
          <w:szCs w:val="24"/>
        </w:rPr>
        <w:t>?“</w:t>
      </w:r>
      <w:del w:id="8488" w:author="Lektorat Bauer" w:date="2025-03-04T18:18:00Z" w16du:dateUtc="2025-03-04T17:18:00Z">
        <w:r w:rsidRPr="00944672" w:rsidDel="00277E8E">
          <w:rPr>
            <w:rFonts w:ascii="Arial" w:hAnsi="Arial" w:cs="Arial"/>
            <w:sz w:val="24"/>
            <w:szCs w:val="24"/>
          </w:rPr>
          <w:delText xml:space="preserve">, fragte Joost. </w:delText>
        </w:r>
      </w:del>
    </w:p>
    <w:p w14:paraId="4440696A" w14:textId="77777777" w:rsidR="00277E8E" w:rsidRDefault="00944672" w:rsidP="00623B68">
      <w:pPr>
        <w:autoSpaceDE w:val="0"/>
        <w:autoSpaceDN w:val="0"/>
        <w:adjustRightInd w:val="0"/>
        <w:spacing w:after="0" w:line="360" w:lineRule="auto"/>
        <w:ind w:firstLine="227"/>
        <w:jc w:val="both"/>
        <w:rPr>
          <w:ins w:id="8489" w:author="Lektorat Bauer" w:date="2025-03-04T18:18:00Z" w16du:dateUtc="2025-03-04T17:18:00Z"/>
          <w:rFonts w:ascii="Arial" w:hAnsi="Arial" w:cs="Arial"/>
          <w:sz w:val="24"/>
          <w:szCs w:val="24"/>
        </w:rPr>
      </w:pPr>
      <w:r w:rsidRPr="00944672">
        <w:rPr>
          <w:rFonts w:ascii="Arial" w:hAnsi="Arial" w:cs="Arial"/>
          <w:sz w:val="24"/>
          <w:szCs w:val="24"/>
        </w:rPr>
        <w:t>„Jetzt der Punkt</w:t>
      </w:r>
      <w:ins w:id="8490" w:author="Lektorat Bauer" w:date="2025-03-04T18:18:00Z" w16du:dateUtc="2025-03-04T17:18:00Z">
        <w:r w:rsidR="00277E8E">
          <w:rPr>
            <w:rFonts w:ascii="Arial" w:hAnsi="Arial" w:cs="Arial"/>
            <w:sz w:val="24"/>
            <w:szCs w:val="24"/>
          </w:rPr>
          <w:t>,</w:t>
        </w:r>
      </w:ins>
      <w:r w:rsidRPr="00944672">
        <w:rPr>
          <w:rFonts w:ascii="Arial" w:hAnsi="Arial" w:cs="Arial"/>
          <w:sz w:val="24"/>
          <w:szCs w:val="24"/>
        </w:rPr>
        <w:t xml:space="preserve"> um den es geht: Nordkorea hat in den vergangenen Wochen Diamanten verkauft.“ </w:t>
      </w:r>
    </w:p>
    <w:p w14:paraId="0EC3715F" w14:textId="77777777" w:rsidR="00277E8E" w:rsidRDefault="00944672" w:rsidP="00623B68">
      <w:pPr>
        <w:autoSpaceDE w:val="0"/>
        <w:autoSpaceDN w:val="0"/>
        <w:adjustRightInd w:val="0"/>
        <w:spacing w:after="0" w:line="360" w:lineRule="auto"/>
        <w:ind w:firstLine="227"/>
        <w:jc w:val="both"/>
        <w:rPr>
          <w:ins w:id="8491" w:author="Lektorat Bauer" w:date="2025-03-04T18:18:00Z" w16du:dateUtc="2025-03-04T17:18:00Z"/>
          <w:rFonts w:ascii="Arial" w:hAnsi="Arial" w:cs="Arial"/>
          <w:sz w:val="24"/>
          <w:szCs w:val="24"/>
        </w:rPr>
      </w:pPr>
      <w:r w:rsidRPr="00944672">
        <w:rPr>
          <w:rFonts w:ascii="Arial" w:hAnsi="Arial" w:cs="Arial"/>
          <w:sz w:val="24"/>
          <w:szCs w:val="24"/>
        </w:rPr>
        <w:t>„Sie verkaufen Diamanten</w:t>
      </w:r>
      <w:ins w:id="8492" w:author="Lektorat Bauer" w:date="2025-03-04T18:18:00Z" w16du:dateUtc="2025-03-04T17:18:00Z">
        <w:r w:rsidR="00277E8E">
          <w:rPr>
            <w:rFonts w:ascii="Arial" w:hAnsi="Arial" w:cs="Arial"/>
            <w:sz w:val="24"/>
            <w:szCs w:val="24"/>
          </w:rPr>
          <w:t>,</w:t>
        </w:r>
      </w:ins>
      <w:r w:rsidRPr="00944672">
        <w:rPr>
          <w:rFonts w:ascii="Arial" w:hAnsi="Arial" w:cs="Arial"/>
          <w:sz w:val="24"/>
          <w:szCs w:val="24"/>
        </w:rPr>
        <w:t xml:space="preserve"> um Devisen zu erhalten. Wo ist das Problem?“ </w:t>
      </w:r>
    </w:p>
    <w:p w14:paraId="4136FF4E" w14:textId="77777777" w:rsidR="00277E8E" w:rsidRDefault="00944672" w:rsidP="00623B68">
      <w:pPr>
        <w:autoSpaceDE w:val="0"/>
        <w:autoSpaceDN w:val="0"/>
        <w:adjustRightInd w:val="0"/>
        <w:spacing w:after="0" w:line="360" w:lineRule="auto"/>
        <w:ind w:firstLine="227"/>
        <w:jc w:val="both"/>
        <w:rPr>
          <w:ins w:id="8493" w:author="Lektorat Bauer" w:date="2025-03-04T18:19:00Z" w16du:dateUtc="2025-03-04T17:19:00Z"/>
          <w:rFonts w:ascii="Arial" w:hAnsi="Arial" w:cs="Arial"/>
          <w:sz w:val="24"/>
          <w:szCs w:val="24"/>
        </w:rPr>
      </w:pPr>
      <w:r w:rsidRPr="00944672">
        <w:rPr>
          <w:rFonts w:ascii="Arial" w:hAnsi="Arial" w:cs="Arial"/>
          <w:sz w:val="24"/>
          <w:szCs w:val="24"/>
        </w:rPr>
        <w:t xml:space="preserve">„Die Maßeinheit für Diamanten ist Karat. Weißt Du, was ein Karat bedeutet?“ </w:t>
      </w:r>
    </w:p>
    <w:p w14:paraId="29CE5315" w14:textId="77777777" w:rsidR="00277E8E" w:rsidRDefault="00944672" w:rsidP="00623B68">
      <w:pPr>
        <w:autoSpaceDE w:val="0"/>
        <w:autoSpaceDN w:val="0"/>
        <w:adjustRightInd w:val="0"/>
        <w:spacing w:after="0" w:line="360" w:lineRule="auto"/>
        <w:ind w:firstLine="227"/>
        <w:jc w:val="both"/>
        <w:rPr>
          <w:ins w:id="8494" w:author="Lektorat Bauer" w:date="2025-03-04T18:19:00Z" w16du:dateUtc="2025-03-04T17:19:00Z"/>
          <w:rFonts w:ascii="Arial" w:hAnsi="Arial" w:cs="Arial"/>
          <w:sz w:val="24"/>
          <w:szCs w:val="24"/>
        </w:rPr>
      </w:pPr>
      <w:r w:rsidRPr="00944672">
        <w:rPr>
          <w:rFonts w:ascii="Arial" w:hAnsi="Arial" w:cs="Arial"/>
          <w:sz w:val="24"/>
          <w:szCs w:val="24"/>
        </w:rPr>
        <w:t>„Nein, nur dass pro Karat die Ringe teurer werden</w:t>
      </w:r>
      <w:del w:id="8495" w:author="Lektorat Bauer" w:date="2025-03-04T18:19:00Z" w16du:dateUtc="2025-03-04T17:19:00Z">
        <w:r w:rsidRPr="00944672" w:rsidDel="00277E8E">
          <w:rPr>
            <w:rFonts w:ascii="Arial" w:hAnsi="Arial" w:cs="Arial"/>
            <w:sz w:val="24"/>
            <w:szCs w:val="24"/>
          </w:rPr>
          <w:delText>.</w:delText>
        </w:r>
      </w:del>
      <w:r w:rsidRPr="00944672">
        <w:rPr>
          <w:rFonts w:ascii="Arial" w:hAnsi="Arial" w:cs="Arial"/>
          <w:sz w:val="24"/>
          <w:szCs w:val="24"/>
        </w:rPr>
        <w:t>“</w:t>
      </w:r>
      <w:ins w:id="8496" w:author="Lektorat Bauer" w:date="2025-03-04T18:19:00Z" w16du:dateUtc="2025-03-04T17:19:00Z">
        <w:r w:rsidR="00277E8E">
          <w:rPr>
            <w:rFonts w:ascii="Arial" w:hAnsi="Arial" w:cs="Arial"/>
            <w:sz w:val="24"/>
            <w:szCs w:val="24"/>
          </w:rPr>
          <w:t>,</w:t>
        </w:r>
      </w:ins>
      <w:r w:rsidRPr="00944672">
        <w:rPr>
          <w:rFonts w:ascii="Arial" w:hAnsi="Arial" w:cs="Arial"/>
          <w:sz w:val="24"/>
          <w:szCs w:val="24"/>
        </w:rPr>
        <w:t xml:space="preserve"> </w:t>
      </w:r>
      <w:ins w:id="8497" w:author="Lektorat Bauer" w:date="2025-03-04T18:19:00Z" w16du:dateUtc="2025-03-04T17:19:00Z">
        <w:r w:rsidR="00277E8E">
          <w:rPr>
            <w:rFonts w:ascii="Arial" w:hAnsi="Arial" w:cs="Arial"/>
            <w:sz w:val="24"/>
            <w:szCs w:val="24"/>
          </w:rPr>
          <w:t>v</w:t>
        </w:r>
      </w:ins>
      <w:del w:id="8498" w:author="Lektorat Bauer" w:date="2025-03-04T18:19:00Z" w16du:dateUtc="2025-03-04T17:19:00Z">
        <w:r w:rsidRPr="00944672" w:rsidDel="00277E8E">
          <w:rPr>
            <w:rFonts w:ascii="Arial" w:hAnsi="Arial" w:cs="Arial"/>
            <w:sz w:val="24"/>
            <w:szCs w:val="24"/>
          </w:rPr>
          <w:delText>V</w:delText>
        </w:r>
      </w:del>
      <w:r w:rsidRPr="00944672">
        <w:rPr>
          <w:rFonts w:ascii="Arial" w:hAnsi="Arial" w:cs="Arial"/>
          <w:sz w:val="24"/>
          <w:szCs w:val="24"/>
        </w:rPr>
        <w:t>ersuchte Joost zu scherzen.</w:t>
      </w:r>
    </w:p>
    <w:p w14:paraId="179D0122" w14:textId="77777777" w:rsidR="00277E8E" w:rsidRDefault="00944672" w:rsidP="00623B68">
      <w:pPr>
        <w:autoSpaceDE w:val="0"/>
        <w:autoSpaceDN w:val="0"/>
        <w:adjustRightInd w:val="0"/>
        <w:spacing w:after="0" w:line="360" w:lineRule="auto"/>
        <w:ind w:firstLine="227"/>
        <w:jc w:val="both"/>
        <w:rPr>
          <w:ins w:id="8499" w:author="Lektorat Bauer" w:date="2025-03-04T18:19:00Z" w16du:dateUtc="2025-03-04T17:19:00Z"/>
          <w:rFonts w:ascii="Arial" w:hAnsi="Arial" w:cs="Arial"/>
          <w:sz w:val="24"/>
          <w:szCs w:val="24"/>
        </w:rPr>
      </w:pPr>
      <w:r w:rsidRPr="00944672">
        <w:rPr>
          <w:rFonts w:ascii="Arial" w:hAnsi="Arial" w:cs="Arial"/>
          <w:sz w:val="24"/>
          <w:szCs w:val="24"/>
        </w:rPr>
        <w:t xml:space="preserve"> „Ja, guter Ansatz. Ein Karat sind 0,2 Gramm. Ein Einkaräter ist als</w:t>
      </w:r>
      <w:ins w:id="8500" w:author="Lektorat Bauer" w:date="2025-03-04T18:19:00Z" w16du:dateUtc="2025-03-04T17:19:00Z">
        <w:r w:rsidR="00277E8E">
          <w:rPr>
            <w:rFonts w:ascii="Arial" w:hAnsi="Arial" w:cs="Arial"/>
            <w:sz w:val="24"/>
            <w:szCs w:val="24"/>
          </w:rPr>
          <w:t>o</w:t>
        </w:r>
      </w:ins>
      <w:r w:rsidRPr="00944672">
        <w:rPr>
          <w:rFonts w:ascii="Arial" w:hAnsi="Arial" w:cs="Arial"/>
          <w:sz w:val="24"/>
          <w:szCs w:val="24"/>
        </w:rPr>
        <w:t xml:space="preserve"> ein Ring mit 0,2 Gramm Diamanten. Dann kommen noch die Faktoren</w:t>
      </w:r>
      <w:del w:id="8501" w:author="Lektorat Bauer" w:date="2025-03-04T18:19:00Z" w16du:dateUtc="2025-03-04T17:19:00Z">
        <w:r w:rsidRPr="00944672" w:rsidDel="00277E8E">
          <w:rPr>
            <w:rFonts w:ascii="Arial" w:hAnsi="Arial" w:cs="Arial"/>
            <w:sz w:val="24"/>
            <w:szCs w:val="24"/>
          </w:rPr>
          <w:delText>:</w:delText>
        </w:r>
      </w:del>
      <w:r w:rsidRPr="00944672">
        <w:rPr>
          <w:rFonts w:ascii="Arial" w:hAnsi="Arial" w:cs="Arial"/>
          <w:sz w:val="24"/>
          <w:szCs w:val="24"/>
        </w:rPr>
        <w:t xml:space="preserve"> Reinheit und Farbe dazu. Machen wir es mal einfach: Ein </w:t>
      </w:r>
      <w:del w:id="8502" w:author="Lektorat Bauer" w:date="2025-03-04T18:19:00Z" w16du:dateUtc="2025-03-04T17:19:00Z">
        <w:r w:rsidRPr="00944672" w:rsidDel="00277E8E">
          <w:rPr>
            <w:rFonts w:ascii="Arial" w:hAnsi="Arial" w:cs="Arial"/>
            <w:sz w:val="24"/>
            <w:szCs w:val="24"/>
          </w:rPr>
          <w:delText xml:space="preserve">Karat </w:delText>
        </w:r>
      </w:del>
      <w:commentRangeStart w:id="8503"/>
      <w:ins w:id="8504" w:author="Lektorat Bauer" w:date="2025-03-04T18:19:00Z" w16du:dateUtc="2025-03-04T17:19:00Z">
        <w:r w:rsidR="00277E8E">
          <w:rPr>
            <w:rFonts w:ascii="Arial" w:hAnsi="Arial" w:cs="Arial"/>
            <w:sz w:val="24"/>
            <w:szCs w:val="24"/>
          </w:rPr>
          <w:t>Gramm</w:t>
        </w:r>
        <w:commentRangeEnd w:id="8503"/>
        <w:r w:rsidR="00277E8E">
          <w:rPr>
            <w:rStyle w:val="Kommentarzeichen"/>
          </w:rPr>
          <w:commentReference w:id="8503"/>
        </w:r>
        <w:r w:rsidR="00277E8E" w:rsidRPr="00944672">
          <w:rPr>
            <w:rFonts w:ascii="Arial" w:hAnsi="Arial" w:cs="Arial"/>
            <w:sz w:val="24"/>
            <w:szCs w:val="24"/>
          </w:rPr>
          <w:t xml:space="preserve"> </w:t>
        </w:r>
      </w:ins>
      <w:r w:rsidRPr="00944672">
        <w:rPr>
          <w:rFonts w:ascii="Arial" w:hAnsi="Arial" w:cs="Arial"/>
          <w:sz w:val="24"/>
          <w:szCs w:val="24"/>
        </w:rPr>
        <w:t xml:space="preserve">in sehr guter Qualität kostet ab 18.000 Euro, im Einkauf.“ </w:t>
      </w:r>
    </w:p>
    <w:p w14:paraId="4713FFD2" w14:textId="77777777" w:rsidR="00277E8E" w:rsidRDefault="00944672" w:rsidP="00623B68">
      <w:pPr>
        <w:autoSpaceDE w:val="0"/>
        <w:autoSpaceDN w:val="0"/>
        <w:adjustRightInd w:val="0"/>
        <w:spacing w:after="0" w:line="360" w:lineRule="auto"/>
        <w:ind w:firstLine="227"/>
        <w:jc w:val="both"/>
        <w:rPr>
          <w:ins w:id="8505" w:author="Lektorat Bauer" w:date="2025-03-04T18:20:00Z" w16du:dateUtc="2025-03-04T17:20:00Z"/>
          <w:rFonts w:ascii="Arial" w:hAnsi="Arial" w:cs="Arial"/>
          <w:sz w:val="24"/>
          <w:szCs w:val="24"/>
        </w:rPr>
      </w:pPr>
      <w:r w:rsidRPr="00944672">
        <w:rPr>
          <w:rFonts w:ascii="Arial" w:hAnsi="Arial" w:cs="Arial"/>
          <w:sz w:val="24"/>
          <w:szCs w:val="24"/>
        </w:rPr>
        <w:t>„Moment,</w:t>
      </w:r>
      <w:del w:id="8506" w:author="Lektorat Bauer" w:date="2025-03-04T18:19:00Z" w16du:dateUtc="2025-03-04T17:19:00Z">
        <w:r w:rsidRPr="00944672" w:rsidDel="00277E8E">
          <w:rPr>
            <w:rFonts w:ascii="Arial" w:hAnsi="Arial" w:cs="Arial"/>
            <w:sz w:val="24"/>
            <w:szCs w:val="24"/>
          </w:rPr>
          <w:delText>“ stoppte Joost den Erzählfluss, „E</w:delText>
        </w:r>
      </w:del>
      <w:ins w:id="8507" w:author="Lektorat Bauer" w:date="2025-03-04T18:19:00Z" w16du:dateUtc="2025-03-04T17:19:00Z">
        <w:r w:rsidR="00277E8E">
          <w:rPr>
            <w:rFonts w:ascii="Arial" w:hAnsi="Arial" w:cs="Arial"/>
            <w:sz w:val="24"/>
            <w:szCs w:val="24"/>
          </w:rPr>
          <w:t xml:space="preserve"> e</w:t>
        </w:r>
      </w:ins>
      <w:r w:rsidRPr="00944672">
        <w:rPr>
          <w:rFonts w:ascii="Arial" w:hAnsi="Arial" w:cs="Arial"/>
          <w:sz w:val="24"/>
          <w:szCs w:val="24"/>
        </w:rPr>
        <w:t xml:space="preserve">in Gramm, ist 18.000 Euro im Ankauf wert?“ </w:t>
      </w:r>
    </w:p>
    <w:p w14:paraId="6932251A" w14:textId="2AA2EABC"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„Ja, im Verkauf, sind es deutlich mehr.“</w:t>
      </w:r>
    </w:p>
    <w:p w14:paraId="43C646B0"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„Ok, soweit kann ich folgen. Also Nordkorea hat ein paar Diamanten verkauft. Damit also zurück zur Frage: Wo ist das Problem?“</w:t>
      </w:r>
    </w:p>
    <w:p w14:paraId="598EE867" w14:textId="77777777" w:rsidR="00277E8E" w:rsidRDefault="00944672" w:rsidP="00623B68">
      <w:pPr>
        <w:autoSpaceDE w:val="0"/>
        <w:autoSpaceDN w:val="0"/>
        <w:adjustRightInd w:val="0"/>
        <w:spacing w:after="0" w:line="360" w:lineRule="auto"/>
        <w:ind w:firstLine="227"/>
        <w:jc w:val="both"/>
        <w:rPr>
          <w:ins w:id="8508" w:author="Lektorat Bauer" w:date="2025-03-04T18:20:00Z" w16du:dateUtc="2025-03-04T17:20:00Z"/>
          <w:rFonts w:ascii="Arial" w:hAnsi="Arial" w:cs="Arial"/>
          <w:sz w:val="24"/>
          <w:szCs w:val="24"/>
        </w:rPr>
      </w:pPr>
      <w:r w:rsidRPr="00944672">
        <w:rPr>
          <w:rFonts w:ascii="Arial" w:hAnsi="Arial" w:cs="Arial"/>
          <w:sz w:val="24"/>
          <w:szCs w:val="24"/>
        </w:rPr>
        <w:t>„Ach, da gibt es nur ein marginales Problem.“ Der Tonfall und der listige Blick von John ließen Joost wachsam werden.</w:t>
      </w:r>
      <w:ins w:id="8509" w:author="Lektorat Bauer" w:date="2025-03-04T18:20:00Z" w16du:dateUtc="2025-03-04T17:20:00Z">
        <w:r w:rsidR="00277E8E">
          <w:rPr>
            <w:rFonts w:ascii="Arial" w:hAnsi="Arial" w:cs="Arial"/>
            <w:sz w:val="24"/>
            <w:szCs w:val="24"/>
          </w:rPr>
          <w:t xml:space="preserve"> </w:t>
        </w:r>
      </w:ins>
      <w:del w:id="8510" w:author="Lektorat Bauer" w:date="2025-03-04T18:20:00Z" w16du:dateUtc="2025-03-04T17:20:00Z">
        <w:r w:rsidRPr="00944672" w:rsidDel="00277E8E">
          <w:rPr>
            <w:rFonts w:ascii="Arial" w:hAnsi="Arial" w:cs="Arial"/>
            <w:sz w:val="24"/>
            <w:szCs w:val="24"/>
          </w:rPr>
          <w:delText xml:space="preserve"> </w:delText>
        </w:r>
        <w:commentRangeStart w:id="8511"/>
        <w:r w:rsidRPr="00944672" w:rsidDel="00277E8E">
          <w:rPr>
            <w:rFonts w:ascii="Arial" w:hAnsi="Arial" w:cs="Arial"/>
            <w:sz w:val="24"/>
            <w:szCs w:val="24"/>
          </w:rPr>
          <w:delText>„Das klingt nach Ironie.“ Sicherte Joost sich ab. „</w:delText>
        </w:r>
      </w:del>
      <w:commentRangeEnd w:id="8511"/>
      <w:r w:rsidR="00277E8E">
        <w:rPr>
          <w:rStyle w:val="Kommentarzeichen"/>
        </w:rPr>
        <w:commentReference w:id="8511"/>
      </w:r>
      <w:del w:id="8512" w:author="Lektorat Bauer" w:date="2025-03-04T18:20:00Z" w16du:dateUtc="2025-03-04T17:20:00Z">
        <w:r w:rsidRPr="00944672" w:rsidDel="00277E8E">
          <w:rPr>
            <w:rFonts w:ascii="Arial" w:hAnsi="Arial" w:cs="Arial"/>
            <w:sz w:val="24"/>
            <w:szCs w:val="24"/>
          </w:rPr>
          <w:delText xml:space="preserve">Ach nein, </w:delText>
        </w:r>
      </w:del>
      <w:ins w:id="8513" w:author="Lektorat Bauer" w:date="2025-03-04T18:20:00Z" w16du:dateUtc="2025-03-04T17:20:00Z">
        <w:r w:rsidR="00277E8E">
          <w:rPr>
            <w:rFonts w:ascii="Arial" w:hAnsi="Arial" w:cs="Arial"/>
            <w:sz w:val="24"/>
            <w:szCs w:val="24"/>
          </w:rPr>
          <w:t>„</w:t>
        </w:r>
      </w:ins>
      <w:r w:rsidRPr="00944672">
        <w:rPr>
          <w:rFonts w:ascii="Arial" w:hAnsi="Arial" w:cs="Arial"/>
          <w:sz w:val="24"/>
          <w:szCs w:val="24"/>
        </w:rPr>
        <w:t xml:space="preserve">Nordkorea hat in den letzten Wochen 100.000 Karat verkauft.“ </w:t>
      </w:r>
    </w:p>
    <w:p w14:paraId="157913A8" w14:textId="77777777" w:rsidR="00277E8E" w:rsidRDefault="00944672" w:rsidP="00623B68">
      <w:pPr>
        <w:autoSpaceDE w:val="0"/>
        <w:autoSpaceDN w:val="0"/>
        <w:adjustRightInd w:val="0"/>
        <w:spacing w:after="0" w:line="360" w:lineRule="auto"/>
        <w:ind w:firstLine="227"/>
        <w:jc w:val="both"/>
        <w:rPr>
          <w:ins w:id="8514" w:author="Lektorat Bauer" w:date="2025-03-04T18:20:00Z" w16du:dateUtc="2025-03-04T17:20:00Z"/>
          <w:rFonts w:ascii="Arial" w:hAnsi="Arial" w:cs="Arial"/>
          <w:sz w:val="24"/>
          <w:szCs w:val="24"/>
        </w:rPr>
      </w:pPr>
      <w:r w:rsidRPr="00944672">
        <w:rPr>
          <w:rFonts w:ascii="Arial" w:hAnsi="Arial" w:cs="Arial"/>
          <w:sz w:val="24"/>
          <w:szCs w:val="24"/>
        </w:rPr>
        <w:t xml:space="preserve">„Also brauchten die dringend Devisen.“ Joost sah Johns Blick, und merkte, dass er etwas übersehen hatte. „John. Ich bin zu langsam. 100.000 Karat mal 18.000 Euro, das sind?“ </w:t>
      </w:r>
    </w:p>
    <w:p w14:paraId="2892AB86" w14:textId="43685B08"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„Rund 1,8 Milliarden Euro.“ </w:t>
      </w:r>
    </w:p>
    <w:p w14:paraId="1DCB0880" w14:textId="0BA1BF0C"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„Das ist eine Menge an Devisen. Aber so wie Du aussiehst</w:t>
      </w:r>
      <w:ins w:id="8515" w:author="Lektorat Bauer" w:date="2025-03-04T18:20:00Z" w16du:dateUtc="2025-03-04T17:20:00Z">
        <w:r w:rsidR="00277E8E">
          <w:rPr>
            <w:rFonts w:ascii="Arial" w:hAnsi="Arial" w:cs="Arial"/>
            <w:sz w:val="24"/>
            <w:szCs w:val="24"/>
          </w:rPr>
          <w:t>,</w:t>
        </w:r>
      </w:ins>
      <w:r w:rsidRPr="00944672">
        <w:rPr>
          <w:rFonts w:ascii="Arial" w:hAnsi="Arial" w:cs="Arial"/>
          <w:sz w:val="24"/>
          <w:szCs w:val="24"/>
        </w:rPr>
        <w:t xml:space="preserve"> ist das nicht das Problem.“ „Du hast recht. Die Summe ist so hoch, dass sie im Finanzmarkt als Einzeltransaktion aufgefallen ist. Aber das eigentliche Problem ist</w:t>
      </w:r>
      <w:del w:id="8516" w:author="Lektorat Bauer" w:date="2025-03-04T18:20:00Z" w16du:dateUtc="2025-03-04T17:20:00Z">
        <w:r w:rsidRPr="00944672" w:rsidDel="00277E8E">
          <w:rPr>
            <w:rFonts w:ascii="Arial" w:hAnsi="Arial" w:cs="Arial"/>
            <w:sz w:val="24"/>
            <w:szCs w:val="24"/>
          </w:rPr>
          <w:delText>,</w:delText>
        </w:r>
      </w:del>
      <w:r w:rsidRPr="00944672">
        <w:rPr>
          <w:rFonts w:ascii="Arial" w:hAnsi="Arial" w:cs="Arial"/>
          <w:sz w:val="24"/>
          <w:szCs w:val="24"/>
        </w:rPr>
        <w:t xml:space="preserve"> die Menge der Diamanten, die verkauft wurden.“ </w:t>
      </w:r>
    </w:p>
    <w:p w14:paraId="2C43591C" w14:textId="77777777" w:rsidR="00277E8E" w:rsidRDefault="00944672" w:rsidP="00623B68">
      <w:pPr>
        <w:autoSpaceDE w:val="0"/>
        <w:autoSpaceDN w:val="0"/>
        <w:adjustRightInd w:val="0"/>
        <w:spacing w:after="0" w:line="360" w:lineRule="auto"/>
        <w:ind w:firstLine="227"/>
        <w:jc w:val="both"/>
        <w:rPr>
          <w:ins w:id="8517" w:author="Lektorat Bauer" w:date="2025-03-04T18:22:00Z" w16du:dateUtc="2025-03-04T17:22:00Z"/>
          <w:rFonts w:ascii="Arial" w:hAnsi="Arial" w:cs="Arial"/>
          <w:sz w:val="24"/>
          <w:szCs w:val="24"/>
        </w:rPr>
      </w:pPr>
      <w:r w:rsidRPr="00944672">
        <w:rPr>
          <w:rFonts w:ascii="Arial" w:hAnsi="Arial" w:cs="Arial"/>
          <w:sz w:val="24"/>
          <w:szCs w:val="24"/>
        </w:rPr>
        <w:t>„Karat, Geld, ich komme nicht mit</w:t>
      </w:r>
      <w:del w:id="8518" w:author="Lektorat Bauer" w:date="2025-03-04T18:21:00Z" w16du:dateUtc="2025-03-04T17:21:00Z">
        <w:r w:rsidRPr="00944672" w:rsidDel="00277E8E">
          <w:rPr>
            <w:rFonts w:ascii="Arial" w:hAnsi="Arial" w:cs="Arial"/>
            <w:sz w:val="24"/>
            <w:szCs w:val="24"/>
          </w:rPr>
          <w:delText>.</w:delText>
        </w:r>
      </w:del>
      <w:r w:rsidRPr="00944672">
        <w:rPr>
          <w:rFonts w:ascii="Arial" w:hAnsi="Arial" w:cs="Arial"/>
          <w:sz w:val="24"/>
          <w:szCs w:val="24"/>
        </w:rPr>
        <w:t xml:space="preserve">“, gab Joost zu. </w:t>
      </w:r>
    </w:p>
    <w:p w14:paraId="1111E1A8" w14:textId="7D8475D6"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 xml:space="preserve">„100.000 Karat sind 20 </w:t>
      </w:r>
      <w:ins w:id="8519" w:author="Lektorat Bauer" w:date="2025-03-04T18:21:00Z" w16du:dateUtc="2025-03-04T17:21:00Z">
        <w:r w:rsidR="00277E8E">
          <w:rPr>
            <w:rFonts w:ascii="Arial" w:hAnsi="Arial" w:cs="Arial"/>
            <w:sz w:val="24"/>
            <w:szCs w:val="24"/>
          </w:rPr>
          <w:t>Kilogramm</w:t>
        </w:r>
      </w:ins>
      <w:del w:id="8520" w:author="Lektorat Bauer" w:date="2025-03-04T18:21:00Z" w16du:dateUtc="2025-03-04T17:21:00Z">
        <w:r w:rsidRPr="00944672" w:rsidDel="00277E8E">
          <w:rPr>
            <w:rFonts w:ascii="Arial" w:hAnsi="Arial" w:cs="Arial"/>
            <w:sz w:val="24"/>
            <w:szCs w:val="24"/>
          </w:rPr>
          <w:delText>kg</w:delText>
        </w:r>
      </w:del>
      <w:r w:rsidRPr="00944672">
        <w:rPr>
          <w:rFonts w:ascii="Arial" w:hAnsi="Arial" w:cs="Arial"/>
          <w:sz w:val="24"/>
          <w:szCs w:val="24"/>
        </w:rPr>
        <w:t xml:space="preserve"> an Diamanten. Das ist das Problem. Genau wie am Goldmarkt</w:t>
      </w:r>
      <w:del w:id="8521" w:author="Lektorat Bauer" w:date="2025-03-04T18:22:00Z" w16du:dateUtc="2025-03-04T17:22:00Z">
        <w:r w:rsidRPr="00944672" w:rsidDel="00277E8E">
          <w:rPr>
            <w:rFonts w:ascii="Arial" w:hAnsi="Arial" w:cs="Arial"/>
            <w:sz w:val="24"/>
            <w:szCs w:val="24"/>
          </w:rPr>
          <w:delText>,</w:delText>
        </w:r>
      </w:del>
      <w:r w:rsidRPr="00944672">
        <w:rPr>
          <w:rFonts w:ascii="Arial" w:hAnsi="Arial" w:cs="Arial"/>
          <w:sz w:val="24"/>
          <w:szCs w:val="24"/>
        </w:rPr>
        <w:t xml:space="preserve"> wissen alle Beteiligten, ungefähr, wie viele Diamanten im Umlauf sind. Dadurch bleibt der Preis einigermaßen stabil. Wenn Russland wieder Geld benötigt, werden auch mal 10 </w:t>
      </w:r>
      <w:ins w:id="8522" w:author="Lektorat Bauer" w:date="2025-03-04T18:22:00Z" w16du:dateUtc="2025-03-04T17:22:00Z">
        <w:r w:rsidR="0011448B">
          <w:rPr>
            <w:rFonts w:ascii="Arial" w:hAnsi="Arial" w:cs="Arial"/>
            <w:sz w:val="24"/>
            <w:szCs w:val="24"/>
          </w:rPr>
          <w:t>Kilogramm</w:t>
        </w:r>
      </w:ins>
      <w:del w:id="8523" w:author="Lektorat Bauer" w:date="2025-03-04T18:22:00Z" w16du:dateUtc="2025-03-04T17:22:00Z">
        <w:r w:rsidRPr="00944672" w:rsidDel="0011448B">
          <w:rPr>
            <w:rFonts w:ascii="Arial" w:hAnsi="Arial" w:cs="Arial"/>
            <w:sz w:val="24"/>
            <w:szCs w:val="24"/>
          </w:rPr>
          <w:delText>kg</w:delText>
        </w:r>
      </w:del>
      <w:r w:rsidRPr="00944672">
        <w:rPr>
          <w:rFonts w:ascii="Arial" w:hAnsi="Arial" w:cs="Arial"/>
          <w:sz w:val="24"/>
          <w:szCs w:val="24"/>
        </w:rPr>
        <w:t xml:space="preserve"> Diamanten verkauft.“ „10 </w:t>
      </w:r>
      <w:ins w:id="8524" w:author="Lektorat Bauer" w:date="2025-03-04T18:22:00Z" w16du:dateUtc="2025-03-04T17:22:00Z">
        <w:r w:rsidR="0011448B">
          <w:rPr>
            <w:rFonts w:ascii="Arial" w:hAnsi="Arial" w:cs="Arial"/>
            <w:sz w:val="24"/>
            <w:szCs w:val="24"/>
          </w:rPr>
          <w:t>Kilogramm</w:t>
        </w:r>
      </w:ins>
      <w:del w:id="8525" w:author="Lektorat Bauer" w:date="2025-03-04T18:22:00Z" w16du:dateUtc="2025-03-04T17:22:00Z">
        <w:r w:rsidRPr="00944672" w:rsidDel="0011448B">
          <w:rPr>
            <w:rFonts w:ascii="Arial" w:hAnsi="Arial" w:cs="Arial"/>
            <w:sz w:val="24"/>
            <w:szCs w:val="24"/>
          </w:rPr>
          <w:delText>kg?</w:delText>
        </w:r>
      </w:del>
      <w:r w:rsidRPr="00944672">
        <w:rPr>
          <w:rFonts w:ascii="Arial" w:hAnsi="Arial" w:cs="Arial"/>
          <w:sz w:val="24"/>
          <w:szCs w:val="24"/>
        </w:rPr>
        <w:t xml:space="preserve">“ </w:t>
      </w:r>
      <w:del w:id="8526" w:author="Lektorat Bauer" w:date="2025-03-04T18:22:00Z" w16du:dateUtc="2025-03-04T17:22:00Z">
        <w:r w:rsidRPr="00944672" w:rsidDel="0011448B">
          <w:rPr>
            <w:rFonts w:ascii="Arial" w:hAnsi="Arial" w:cs="Arial"/>
            <w:sz w:val="24"/>
            <w:szCs w:val="24"/>
          </w:rPr>
          <w:delText>F</w:delText>
        </w:r>
      </w:del>
      <w:ins w:id="8527" w:author="Lektorat Bauer" w:date="2025-03-04T18:22:00Z" w16du:dateUtc="2025-03-04T17:22:00Z">
        <w:r w:rsidR="0011448B">
          <w:rPr>
            <w:rFonts w:ascii="Arial" w:hAnsi="Arial" w:cs="Arial"/>
            <w:sz w:val="24"/>
            <w:szCs w:val="24"/>
          </w:rPr>
          <w:t>f</w:t>
        </w:r>
      </w:ins>
      <w:r w:rsidRPr="00944672">
        <w:rPr>
          <w:rFonts w:ascii="Arial" w:hAnsi="Arial" w:cs="Arial"/>
          <w:sz w:val="24"/>
          <w:szCs w:val="24"/>
        </w:rPr>
        <w:t>ragte Joost nach, „</w:t>
      </w:r>
      <w:ins w:id="8528" w:author="Lektorat Bauer" w:date="2025-03-04T18:22:00Z" w16du:dateUtc="2025-03-04T17:22:00Z">
        <w:r w:rsidR="0011448B">
          <w:rPr>
            <w:rFonts w:ascii="Arial" w:hAnsi="Arial" w:cs="Arial"/>
            <w:sz w:val="24"/>
            <w:szCs w:val="24"/>
          </w:rPr>
          <w:t>u</w:t>
        </w:r>
      </w:ins>
      <w:del w:id="8529" w:author="Lektorat Bauer" w:date="2025-03-04T18:22:00Z" w16du:dateUtc="2025-03-04T17:22:00Z">
        <w:r w:rsidRPr="00944672" w:rsidDel="0011448B">
          <w:rPr>
            <w:rFonts w:ascii="Arial" w:hAnsi="Arial" w:cs="Arial"/>
            <w:sz w:val="24"/>
            <w:szCs w:val="24"/>
          </w:rPr>
          <w:delText>U</w:delText>
        </w:r>
      </w:del>
      <w:r w:rsidRPr="00944672">
        <w:rPr>
          <w:rFonts w:ascii="Arial" w:hAnsi="Arial" w:cs="Arial"/>
          <w:sz w:val="24"/>
          <w:szCs w:val="24"/>
        </w:rPr>
        <w:t>nd Nordkorea verkauft 20</w:t>
      </w:r>
      <w:del w:id="8530" w:author="Lektorat Bauer" w:date="2025-03-04T18:22:00Z" w16du:dateUtc="2025-03-04T17:22:00Z">
        <w:r w:rsidRPr="00944672" w:rsidDel="0011448B">
          <w:rPr>
            <w:rFonts w:ascii="Arial" w:hAnsi="Arial" w:cs="Arial"/>
            <w:sz w:val="24"/>
            <w:szCs w:val="24"/>
          </w:rPr>
          <w:delText xml:space="preserve"> kg</w:delText>
        </w:r>
      </w:del>
      <w:r w:rsidRPr="00944672">
        <w:rPr>
          <w:rFonts w:ascii="Arial" w:hAnsi="Arial" w:cs="Arial"/>
          <w:sz w:val="24"/>
          <w:szCs w:val="24"/>
        </w:rPr>
        <w:t>? Wie geht das? Diebstahl?“</w:t>
      </w:r>
    </w:p>
    <w:p w14:paraId="601AF5C3" w14:textId="77777777" w:rsidR="0011448B" w:rsidRDefault="00944672" w:rsidP="00623B68">
      <w:pPr>
        <w:autoSpaceDE w:val="0"/>
        <w:autoSpaceDN w:val="0"/>
        <w:adjustRightInd w:val="0"/>
        <w:spacing w:after="0" w:line="360" w:lineRule="auto"/>
        <w:ind w:firstLine="227"/>
        <w:jc w:val="both"/>
        <w:rPr>
          <w:ins w:id="8531" w:author="Lektorat Bauer" w:date="2025-03-04T18:22:00Z" w16du:dateUtc="2025-03-04T17:22:00Z"/>
          <w:rFonts w:ascii="Arial" w:hAnsi="Arial" w:cs="Arial"/>
          <w:sz w:val="24"/>
          <w:szCs w:val="24"/>
        </w:rPr>
      </w:pPr>
      <w:r w:rsidRPr="00944672">
        <w:rPr>
          <w:rFonts w:ascii="Arial" w:hAnsi="Arial" w:cs="Arial"/>
          <w:sz w:val="24"/>
          <w:szCs w:val="24"/>
        </w:rPr>
        <w:t>„Du bist auf dem richtigen Weg. Die Diamantenmine ‚</w:t>
      </w:r>
      <w:r w:rsidRPr="00944672">
        <w:rPr>
          <w:rFonts w:ascii="Arial" w:hAnsi="Arial" w:cs="Arial"/>
          <w:noProof/>
          <w:sz w:val="24"/>
          <w:szCs w:val="24"/>
        </w:rPr>
        <w:t>Mir</w:t>
      </w:r>
      <w:r w:rsidRPr="00944672">
        <w:rPr>
          <w:rFonts w:ascii="Arial" w:hAnsi="Arial" w:cs="Arial"/>
          <w:sz w:val="24"/>
          <w:szCs w:val="24"/>
        </w:rPr>
        <w:t>‘ in Sibirien</w:t>
      </w:r>
      <w:del w:id="8532" w:author="Lektorat Bauer" w:date="2025-03-04T18:22:00Z" w16du:dateUtc="2025-03-04T17:22:00Z">
        <w:r w:rsidRPr="00944672" w:rsidDel="0011448B">
          <w:rPr>
            <w:rFonts w:ascii="Arial" w:hAnsi="Arial" w:cs="Arial"/>
            <w:sz w:val="24"/>
            <w:szCs w:val="24"/>
          </w:rPr>
          <w:delText>,</w:delText>
        </w:r>
      </w:del>
      <w:r w:rsidRPr="00944672">
        <w:rPr>
          <w:rFonts w:ascii="Arial" w:hAnsi="Arial" w:cs="Arial"/>
          <w:sz w:val="24"/>
          <w:szCs w:val="24"/>
        </w:rPr>
        <w:t xml:space="preserve"> hatte das Problem, da</w:t>
      </w:r>
      <w:ins w:id="8533" w:author="Lektorat Bauer" w:date="2025-03-04T18:22:00Z" w16du:dateUtc="2025-03-04T17:22:00Z">
        <w:r w:rsidR="0011448B">
          <w:rPr>
            <w:rFonts w:ascii="Arial" w:hAnsi="Arial" w:cs="Arial"/>
            <w:sz w:val="24"/>
            <w:szCs w:val="24"/>
          </w:rPr>
          <w:t>s</w:t>
        </w:r>
      </w:ins>
      <w:r w:rsidRPr="00944672">
        <w:rPr>
          <w:rFonts w:ascii="Arial" w:hAnsi="Arial" w:cs="Arial"/>
          <w:sz w:val="24"/>
          <w:szCs w:val="24"/>
        </w:rPr>
        <w:t>s der Diamantengehalt der Lagerstätte mit zunehmender Abbautiefe von zunächst 4 Karat</w:t>
      </w:r>
      <w:ins w:id="8534" w:author="Lektorat Bauer" w:date="2025-03-04T18:22:00Z" w16du:dateUtc="2025-03-04T17:22:00Z">
        <w:r w:rsidR="0011448B">
          <w:rPr>
            <w:rFonts w:ascii="Arial" w:hAnsi="Arial" w:cs="Arial"/>
            <w:sz w:val="24"/>
            <w:szCs w:val="24"/>
          </w:rPr>
          <w:t xml:space="preserve"> pro Tonne</w:t>
        </w:r>
      </w:ins>
      <w:del w:id="8535" w:author="Lektorat Bauer" w:date="2025-03-04T18:22:00Z" w16du:dateUtc="2025-03-04T17:22:00Z">
        <w:r w:rsidRPr="00944672" w:rsidDel="0011448B">
          <w:rPr>
            <w:rFonts w:ascii="Arial" w:hAnsi="Arial" w:cs="Arial"/>
            <w:sz w:val="24"/>
            <w:szCs w:val="24"/>
          </w:rPr>
          <w:delText>/t</w:delText>
        </w:r>
      </w:del>
      <w:r w:rsidRPr="00944672">
        <w:rPr>
          <w:rFonts w:ascii="Arial" w:hAnsi="Arial" w:cs="Arial"/>
          <w:sz w:val="24"/>
          <w:szCs w:val="24"/>
        </w:rPr>
        <w:t xml:space="preserve"> auf 1,5 bis 2 Karat</w:t>
      </w:r>
      <w:ins w:id="8536" w:author="Lektorat Bauer" w:date="2025-03-04T18:22:00Z" w16du:dateUtc="2025-03-04T17:22:00Z">
        <w:r w:rsidR="0011448B">
          <w:rPr>
            <w:rFonts w:ascii="Arial" w:hAnsi="Arial" w:cs="Arial"/>
            <w:sz w:val="24"/>
            <w:szCs w:val="24"/>
          </w:rPr>
          <w:t xml:space="preserve"> pro Tonne</w:t>
        </w:r>
      </w:ins>
      <w:del w:id="8537" w:author="Lektorat Bauer" w:date="2025-03-04T18:22:00Z" w16du:dateUtc="2025-03-04T17:22:00Z">
        <w:r w:rsidRPr="00944672" w:rsidDel="0011448B">
          <w:rPr>
            <w:rFonts w:ascii="Arial" w:hAnsi="Arial" w:cs="Arial"/>
            <w:sz w:val="24"/>
            <w:szCs w:val="24"/>
          </w:rPr>
          <w:delText>/t</w:delText>
        </w:r>
      </w:del>
      <w:r w:rsidRPr="00944672">
        <w:rPr>
          <w:rFonts w:ascii="Arial" w:hAnsi="Arial" w:cs="Arial"/>
          <w:sz w:val="24"/>
          <w:szCs w:val="24"/>
        </w:rPr>
        <w:t xml:space="preserve"> zurückging.“ </w:t>
      </w:r>
    </w:p>
    <w:p w14:paraId="760AA49F" w14:textId="2DC0DDBD"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„In einer Tonne Erdaushub fand sich die Menge von 2 Karat Diamanten. 20 Kilo Diamanten entsprechen also dem Aushub von 50.000 Tonnen oder ungefähr 28.000 </w:t>
      </w:r>
      <w:ins w:id="8538" w:author="Lektorat Bauer" w:date="2025-03-04T18:23:00Z" w16du:dateUtc="2025-03-04T17:23:00Z">
        <w:r w:rsidR="0011448B">
          <w:rPr>
            <w:rFonts w:ascii="Arial" w:hAnsi="Arial" w:cs="Arial"/>
            <w:sz w:val="24"/>
            <w:szCs w:val="24"/>
          </w:rPr>
          <w:t>Kubikmeter</w:t>
        </w:r>
      </w:ins>
      <w:del w:id="8539" w:author="Lektorat Bauer" w:date="2025-03-04T18:23:00Z" w16du:dateUtc="2025-03-04T17:23:00Z">
        <w:r w:rsidRPr="00944672" w:rsidDel="0011448B">
          <w:rPr>
            <w:rFonts w:ascii="Arial" w:hAnsi="Arial" w:cs="Arial"/>
            <w:sz w:val="24"/>
            <w:szCs w:val="24"/>
          </w:rPr>
          <w:delText>m³</w:delText>
        </w:r>
      </w:del>
      <w:r w:rsidRPr="00944672">
        <w:rPr>
          <w:rFonts w:ascii="Arial" w:hAnsi="Arial" w:cs="Arial"/>
          <w:sz w:val="24"/>
          <w:szCs w:val="24"/>
        </w:rPr>
        <w:t xml:space="preserve"> Aushub. Ein so großes, neues Loch gibt es in der Welt nicht.“ Jetzt pfiff Joost leise. „Genau</w:t>
      </w:r>
      <w:del w:id="8540" w:author="Lektorat Bauer" w:date="2025-03-04T18:23:00Z" w16du:dateUtc="2025-03-04T17:23:00Z">
        <w:r w:rsidRPr="00944672" w:rsidDel="0011448B">
          <w:rPr>
            <w:rFonts w:ascii="Arial" w:hAnsi="Arial" w:cs="Arial"/>
            <w:sz w:val="24"/>
            <w:szCs w:val="24"/>
          </w:rPr>
          <w:delText>.</w:delText>
        </w:r>
      </w:del>
      <w:r w:rsidRPr="00944672">
        <w:rPr>
          <w:rFonts w:ascii="Arial" w:hAnsi="Arial" w:cs="Arial"/>
          <w:sz w:val="24"/>
          <w:szCs w:val="24"/>
        </w:rPr>
        <w:t>“</w:t>
      </w:r>
      <w:ins w:id="8541" w:author="Lektorat Bauer" w:date="2025-03-04T18:23:00Z" w16du:dateUtc="2025-03-04T17:23:00Z">
        <w:r w:rsidR="0011448B">
          <w:rPr>
            <w:rFonts w:ascii="Arial" w:hAnsi="Arial" w:cs="Arial"/>
            <w:sz w:val="24"/>
            <w:szCs w:val="24"/>
          </w:rPr>
          <w:t>,</w:t>
        </w:r>
      </w:ins>
      <w:r w:rsidRPr="00944672">
        <w:rPr>
          <w:rFonts w:ascii="Arial" w:hAnsi="Arial" w:cs="Arial"/>
          <w:sz w:val="24"/>
          <w:szCs w:val="24"/>
        </w:rPr>
        <w:t xml:space="preserve"> </w:t>
      </w:r>
      <w:ins w:id="8542" w:author="Lektorat Bauer" w:date="2025-03-04T18:23:00Z" w16du:dateUtc="2025-03-04T17:23:00Z">
        <w:r w:rsidR="0011448B">
          <w:rPr>
            <w:rFonts w:ascii="Arial" w:hAnsi="Arial" w:cs="Arial"/>
            <w:sz w:val="24"/>
            <w:szCs w:val="24"/>
          </w:rPr>
          <w:t>s</w:t>
        </w:r>
      </w:ins>
      <w:del w:id="8543" w:author="Lektorat Bauer" w:date="2025-03-04T18:23:00Z" w16du:dateUtc="2025-03-04T17:23:00Z">
        <w:r w:rsidRPr="00944672" w:rsidDel="0011448B">
          <w:rPr>
            <w:rFonts w:ascii="Arial" w:hAnsi="Arial" w:cs="Arial"/>
            <w:sz w:val="24"/>
            <w:szCs w:val="24"/>
          </w:rPr>
          <w:delText>S</w:delText>
        </w:r>
      </w:del>
      <w:r w:rsidRPr="00944672">
        <w:rPr>
          <w:rFonts w:ascii="Arial" w:hAnsi="Arial" w:cs="Arial"/>
          <w:sz w:val="24"/>
          <w:szCs w:val="24"/>
        </w:rPr>
        <w:t xml:space="preserve">agte John. „Weder DeBeers noch Rio Tinto wissen, woher die Diamanten </w:t>
      </w:r>
      <w:commentRangeStart w:id="8544"/>
      <w:r w:rsidRPr="00944672">
        <w:rPr>
          <w:rFonts w:ascii="Arial" w:hAnsi="Arial" w:cs="Arial"/>
          <w:sz w:val="24"/>
          <w:szCs w:val="24"/>
        </w:rPr>
        <w:t>kommen</w:t>
      </w:r>
      <w:commentRangeEnd w:id="8544"/>
      <w:r w:rsidR="0011448B">
        <w:rPr>
          <w:rStyle w:val="Kommentarzeichen"/>
        </w:rPr>
        <w:commentReference w:id="8544"/>
      </w:r>
      <w:r w:rsidRPr="00944672">
        <w:rPr>
          <w:rFonts w:ascii="Arial" w:hAnsi="Arial" w:cs="Arial"/>
          <w:sz w:val="24"/>
          <w:szCs w:val="24"/>
        </w:rPr>
        <w:t>.“</w:t>
      </w:r>
    </w:p>
    <w:p w14:paraId="3E534F70" w14:textId="77777777" w:rsidR="0011448B" w:rsidRDefault="00944672" w:rsidP="00623B68">
      <w:pPr>
        <w:autoSpaceDE w:val="0"/>
        <w:autoSpaceDN w:val="0"/>
        <w:adjustRightInd w:val="0"/>
        <w:spacing w:after="0" w:line="360" w:lineRule="auto"/>
        <w:ind w:firstLine="227"/>
        <w:jc w:val="both"/>
        <w:rPr>
          <w:ins w:id="8545" w:author="Lektorat Bauer" w:date="2025-03-04T18:25:00Z" w16du:dateUtc="2025-03-04T17:25:00Z"/>
          <w:rFonts w:ascii="Arial" w:hAnsi="Arial" w:cs="Arial"/>
          <w:sz w:val="24"/>
          <w:szCs w:val="24"/>
        </w:rPr>
      </w:pPr>
      <w:r w:rsidRPr="00944672">
        <w:rPr>
          <w:rFonts w:ascii="Arial" w:hAnsi="Arial" w:cs="Arial"/>
          <w:sz w:val="24"/>
          <w:szCs w:val="24"/>
        </w:rPr>
        <w:t xml:space="preserve">„Moment. Du hast eben gesagt, dass DeBeers </w:t>
      </w:r>
      <w:del w:id="8546" w:author="Lektorat Bauer" w:date="2025-03-04T18:24:00Z" w16du:dateUtc="2025-03-04T17:24:00Z">
        <w:r w:rsidRPr="00944672" w:rsidDel="0011448B">
          <w:rPr>
            <w:rFonts w:ascii="Arial" w:hAnsi="Arial" w:cs="Arial"/>
            <w:sz w:val="24"/>
            <w:szCs w:val="24"/>
          </w:rPr>
          <w:delText xml:space="preserve">noch </w:delText>
        </w:r>
      </w:del>
      <w:ins w:id="8547" w:author="Lektorat Bauer" w:date="2025-03-04T18:24:00Z" w16du:dateUtc="2025-03-04T17:24:00Z">
        <w:r w:rsidR="0011448B">
          <w:rPr>
            <w:rFonts w:ascii="Arial" w:hAnsi="Arial" w:cs="Arial"/>
            <w:sz w:val="24"/>
            <w:szCs w:val="24"/>
          </w:rPr>
          <w:t>und</w:t>
        </w:r>
        <w:r w:rsidR="0011448B" w:rsidRPr="00944672">
          <w:rPr>
            <w:rFonts w:ascii="Arial" w:hAnsi="Arial" w:cs="Arial"/>
            <w:sz w:val="24"/>
            <w:szCs w:val="24"/>
          </w:rPr>
          <w:t xml:space="preserve"> </w:t>
        </w:r>
      </w:ins>
      <w:r w:rsidRPr="00944672">
        <w:rPr>
          <w:rFonts w:ascii="Arial" w:hAnsi="Arial" w:cs="Arial"/>
          <w:sz w:val="24"/>
          <w:szCs w:val="24"/>
        </w:rPr>
        <w:t>Rio Tinto die größten Produzenten sind. Die wissen nicht, woher die Diamanten kommen?“ Joost zögerte</w:t>
      </w:r>
      <w:ins w:id="8548" w:author="Lektorat Bauer" w:date="2025-03-04T18:25:00Z" w16du:dateUtc="2025-03-04T17:25:00Z">
        <w:r w:rsidR="0011448B">
          <w:rPr>
            <w:rFonts w:ascii="Arial" w:hAnsi="Arial" w:cs="Arial"/>
            <w:sz w:val="24"/>
            <w:szCs w:val="24"/>
          </w:rPr>
          <w:t>.</w:t>
        </w:r>
      </w:ins>
      <w:del w:id="8549" w:author="Lektorat Bauer" w:date="2025-03-04T18:25:00Z" w16du:dateUtc="2025-03-04T17:25:00Z">
        <w:r w:rsidRPr="00944672" w:rsidDel="0011448B">
          <w:rPr>
            <w:rFonts w:ascii="Arial" w:hAnsi="Arial" w:cs="Arial"/>
            <w:sz w:val="24"/>
            <w:szCs w:val="24"/>
          </w:rPr>
          <w:delText>,</w:delText>
        </w:r>
      </w:del>
      <w:r w:rsidRPr="00944672">
        <w:rPr>
          <w:rFonts w:ascii="Arial" w:hAnsi="Arial" w:cs="Arial"/>
          <w:sz w:val="24"/>
          <w:szCs w:val="24"/>
        </w:rPr>
        <w:t xml:space="preserve"> „Dann bleiben noch Russland oder Blutdiamanten aus dem Kongo oder so.“ </w:t>
      </w:r>
    </w:p>
    <w:p w14:paraId="115A699E" w14:textId="03712CF6"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„Guter Einwand, Du denkst schnell.</w:t>
      </w:r>
      <w:ins w:id="8550" w:author="Lektorat Bauer" w:date="2025-03-04T18:25:00Z" w16du:dateUtc="2025-03-04T17:25:00Z">
        <w:r w:rsidR="0011448B">
          <w:rPr>
            <w:rFonts w:ascii="Arial" w:hAnsi="Arial" w:cs="Arial"/>
            <w:sz w:val="24"/>
            <w:szCs w:val="24"/>
          </w:rPr>
          <w:t xml:space="preserve"> </w:t>
        </w:r>
      </w:ins>
      <w:del w:id="8551" w:author="Lektorat Bauer" w:date="2025-03-04T18:25:00Z" w16du:dateUtc="2025-03-04T17:25:00Z">
        <w:r w:rsidRPr="00944672" w:rsidDel="0011448B">
          <w:rPr>
            <w:rFonts w:ascii="Arial" w:hAnsi="Arial" w:cs="Arial"/>
            <w:sz w:val="24"/>
            <w:szCs w:val="24"/>
          </w:rPr>
          <w:delText>“ Antwortete John, „</w:delText>
        </w:r>
      </w:del>
      <w:r w:rsidRPr="00944672">
        <w:rPr>
          <w:rFonts w:ascii="Arial" w:hAnsi="Arial" w:cs="Arial"/>
          <w:sz w:val="24"/>
          <w:szCs w:val="24"/>
        </w:rPr>
        <w:t xml:space="preserve">Russland hat, nach allgemeiner Einschätzung nicht so viele Diamanten liegen. Außerdem würden die auch direkt als Verkäufer auftreten. Putin braucht die Devisen ebenfalls.“ </w:t>
      </w:r>
    </w:p>
    <w:p w14:paraId="54927DA2"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John stockte kurz, als die Teller abgeräumt wurden. Zum Nachtisch gab es entweder eine Käseauswahl oder etwas vom Kuchenbuffet. Beide entschieden sich für die Käseauswahl und einen Portwein als Begleitung.</w:t>
      </w:r>
    </w:p>
    <w:p w14:paraId="12EA8247"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John fuhr fort. „Blutdiamanten gibt es nicht in der Menge. Fakt ist, dass hier Diamanten aufgetaut sind, die aus, sagen wir mal, Privatbesitz stammen.“</w:t>
      </w:r>
    </w:p>
    <w:p w14:paraId="499489C7" w14:textId="6FF0CBFF"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„Ich kann mir vorstellen, dass die beiden Konzerne Panik schieben, solange niemand weiß, woher die Diamanten stammen</w:t>
      </w:r>
      <w:del w:id="8552" w:author="Lektorat Bauer" w:date="2025-03-04T18:25:00Z" w16du:dateUtc="2025-03-04T17:25:00Z">
        <w:r w:rsidRPr="00944672" w:rsidDel="0011448B">
          <w:rPr>
            <w:rFonts w:ascii="Arial" w:hAnsi="Arial" w:cs="Arial"/>
            <w:sz w:val="24"/>
            <w:szCs w:val="24"/>
          </w:rPr>
          <w:delText>.</w:delText>
        </w:r>
      </w:del>
      <w:r w:rsidRPr="00944672">
        <w:rPr>
          <w:rFonts w:ascii="Arial" w:hAnsi="Arial" w:cs="Arial"/>
          <w:sz w:val="24"/>
          <w:szCs w:val="24"/>
        </w:rPr>
        <w:t>“</w:t>
      </w:r>
      <w:ins w:id="8553" w:author="Lektorat Bauer" w:date="2025-03-04T18:25:00Z" w16du:dateUtc="2025-03-04T17:25:00Z">
        <w:r w:rsidR="0011448B">
          <w:rPr>
            <w:rFonts w:ascii="Arial" w:hAnsi="Arial" w:cs="Arial"/>
            <w:sz w:val="24"/>
            <w:szCs w:val="24"/>
          </w:rPr>
          <w:t>,</w:t>
        </w:r>
      </w:ins>
      <w:r w:rsidRPr="00944672">
        <w:rPr>
          <w:rFonts w:ascii="Arial" w:hAnsi="Arial" w:cs="Arial"/>
          <w:sz w:val="24"/>
          <w:szCs w:val="24"/>
        </w:rPr>
        <w:t xml:space="preserve"> </w:t>
      </w:r>
      <w:ins w:id="8554" w:author="Lektorat Bauer" w:date="2025-03-04T18:25:00Z" w16du:dateUtc="2025-03-04T17:25:00Z">
        <w:r w:rsidR="0011448B">
          <w:rPr>
            <w:rFonts w:ascii="Arial" w:hAnsi="Arial" w:cs="Arial"/>
            <w:sz w:val="24"/>
            <w:szCs w:val="24"/>
          </w:rPr>
          <w:t>f</w:t>
        </w:r>
      </w:ins>
      <w:del w:id="8555" w:author="Lektorat Bauer" w:date="2025-03-04T18:25:00Z" w16du:dateUtc="2025-03-04T17:25:00Z">
        <w:r w:rsidRPr="00944672" w:rsidDel="0011448B">
          <w:rPr>
            <w:rFonts w:ascii="Arial" w:hAnsi="Arial" w:cs="Arial"/>
            <w:sz w:val="24"/>
            <w:szCs w:val="24"/>
          </w:rPr>
          <w:delText>F</w:delText>
        </w:r>
      </w:del>
      <w:r w:rsidRPr="00944672">
        <w:rPr>
          <w:rFonts w:ascii="Arial" w:hAnsi="Arial" w:cs="Arial"/>
          <w:sz w:val="24"/>
          <w:szCs w:val="24"/>
        </w:rPr>
        <w:t>asste Joost die Lage zusammen.</w:t>
      </w:r>
    </w:p>
    <w:p w14:paraId="4CA44925" w14:textId="77777777" w:rsidR="0011448B" w:rsidRDefault="00944672" w:rsidP="00623B68">
      <w:pPr>
        <w:autoSpaceDE w:val="0"/>
        <w:autoSpaceDN w:val="0"/>
        <w:adjustRightInd w:val="0"/>
        <w:spacing w:after="0" w:line="360" w:lineRule="auto"/>
        <w:ind w:firstLine="227"/>
        <w:jc w:val="both"/>
        <w:rPr>
          <w:ins w:id="8556" w:author="Lektorat Bauer" w:date="2025-03-04T18:26:00Z" w16du:dateUtc="2025-03-04T17:26:00Z"/>
          <w:rFonts w:ascii="Arial" w:hAnsi="Arial" w:cs="Arial"/>
          <w:sz w:val="24"/>
          <w:szCs w:val="24"/>
        </w:rPr>
      </w:pPr>
      <w:r w:rsidRPr="00944672">
        <w:rPr>
          <w:rFonts w:ascii="Arial" w:hAnsi="Arial" w:cs="Arial"/>
          <w:sz w:val="24"/>
          <w:szCs w:val="24"/>
        </w:rPr>
        <w:t xml:space="preserve">„Ja, das ist ein Teil des Problems.“ </w:t>
      </w:r>
      <w:del w:id="8557" w:author="Lektorat Bauer" w:date="2025-03-04T18:26:00Z" w16du:dateUtc="2025-03-04T17:26:00Z">
        <w:r w:rsidRPr="00944672" w:rsidDel="0011448B">
          <w:rPr>
            <w:rFonts w:ascii="Arial" w:hAnsi="Arial" w:cs="Arial"/>
            <w:sz w:val="24"/>
            <w:szCs w:val="24"/>
          </w:rPr>
          <w:delText xml:space="preserve">Antwortete John. </w:delText>
        </w:r>
      </w:del>
    </w:p>
    <w:p w14:paraId="688E16B3" w14:textId="77777777" w:rsidR="0011448B" w:rsidRDefault="00944672" w:rsidP="00623B68">
      <w:pPr>
        <w:autoSpaceDE w:val="0"/>
        <w:autoSpaceDN w:val="0"/>
        <w:adjustRightInd w:val="0"/>
        <w:spacing w:after="0" w:line="360" w:lineRule="auto"/>
        <w:ind w:firstLine="227"/>
        <w:jc w:val="both"/>
        <w:rPr>
          <w:ins w:id="8558" w:author="Lektorat Bauer" w:date="2025-03-04T18:26:00Z" w16du:dateUtc="2025-03-04T17:26:00Z"/>
          <w:rFonts w:ascii="Arial" w:hAnsi="Arial" w:cs="Arial"/>
          <w:sz w:val="24"/>
          <w:szCs w:val="24"/>
        </w:rPr>
      </w:pPr>
      <w:r w:rsidRPr="00944672">
        <w:rPr>
          <w:rFonts w:ascii="Arial" w:hAnsi="Arial" w:cs="Arial"/>
          <w:sz w:val="24"/>
          <w:szCs w:val="24"/>
        </w:rPr>
        <w:t>„Wieso, was kann denn noch schlimmer sein. Habe</w:t>
      </w:r>
      <w:ins w:id="8559" w:author="Lektorat Bauer" w:date="2025-03-04T18:26:00Z" w16du:dateUtc="2025-03-04T17:26:00Z">
        <w:r w:rsidR="0011448B">
          <w:rPr>
            <w:rFonts w:ascii="Arial" w:hAnsi="Arial" w:cs="Arial"/>
            <w:sz w:val="24"/>
            <w:szCs w:val="24"/>
          </w:rPr>
          <w:t>n</w:t>
        </w:r>
      </w:ins>
      <w:r w:rsidRPr="00944672">
        <w:rPr>
          <w:rFonts w:ascii="Arial" w:hAnsi="Arial" w:cs="Arial"/>
          <w:sz w:val="24"/>
          <w:szCs w:val="24"/>
        </w:rPr>
        <w:t xml:space="preserve"> die von dem Geld Kernmaterial gekauft?“ </w:t>
      </w:r>
    </w:p>
    <w:p w14:paraId="0BB37D0D" w14:textId="77777777" w:rsidR="0011448B" w:rsidRDefault="00944672" w:rsidP="00623B68">
      <w:pPr>
        <w:autoSpaceDE w:val="0"/>
        <w:autoSpaceDN w:val="0"/>
        <w:adjustRightInd w:val="0"/>
        <w:spacing w:after="0" w:line="360" w:lineRule="auto"/>
        <w:ind w:firstLine="227"/>
        <w:jc w:val="both"/>
        <w:rPr>
          <w:ins w:id="8560" w:author="Lektorat Bauer" w:date="2025-03-04T18:26:00Z" w16du:dateUtc="2025-03-04T17:26:00Z"/>
          <w:rFonts w:ascii="Arial" w:hAnsi="Arial" w:cs="Arial"/>
          <w:sz w:val="24"/>
          <w:szCs w:val="24"/>
        </w:rPr>
      </w:pPr>
      <w:r w:rsidRPr="00944672">
        <w:rPr>
          <w:rFonts w:ascii="Arial" w:hAnsi="Arial" w:cs="Arial"/>
          <w:sz w:val="24"/>
          <w:szCs w:val="24"/>
        </w:rPr>
        <w:t xml:space="preserve">„Das wäre politisch schlimm. Ich habe ein wirtschaftliches Problem im Blick.“ </w:t>
      </w:r>
    </w:p>
    <w:p w14:paraId="627662AB" w14:textId="4FB8AD2E"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„Du hast mir eben schon Angst gemacht, was ist denn noch passiert?“</w:t>
      </w:r>
      <w:ins w:id="8561" w:author="Lektorat Bauer" w:date="2025-03-04T18:26:00Z" w16du:dateUtc="2025-03-04T17:26:00Z">
        <w:r w:rsidR="0011448B">
          <w:rPr>
            <w:rFonts w:ascii="Arial" w:hAnsi="Arial" w:cs="Arial"/>
            <w:sz w:val="24"/>
            <w:szCs w:val="24"/>
          </w:rPr>
          <w:t>,</w:t>
        </w:r>
      </w:ins>
      <w:r w:rsidRPr="00944672">
        <w:rPr>
          <w:rFonts w:ascii="Arial" w:hAnsi="Arial" w:cs="Arial"/>
          <w:sz w:val="24"/>
          <w:szCs w:val="24"/>
        </w:rPr>
        <w:t xml:space="preserve"> </w:t>
      </w:r>
      <w:ins w:id="8562" w:author="Lektorat Bauer" w:date="2025-03-04T18:26:00Z" w16du:dateUtc="2025-03-04T17:26:00Z">
        <w:r w:rsidR="0011448B">
          <w:rPr>
            <w:rFonts w:ascii="Arial" w:hAnsi="Arial" w:cs="Arial"/>
            <w:sz w:val="24"/>
            <w:szCs w:val="24"/>
          </w:rPr>
          <w:t>f</w:t>
        </w:r>
      </w:ins>
      <w:del w:id="8563" w:author="Lektorat Bauer" w:date="2025-03-04T18:26:00Z" w16du:dateUtc="2025-03-04T17:26:00Z">
        <w:r w:rsidRPr="00944672" w:rsidDel="0011448B">
          <w:rPr>
            <w:rFonts w:ascii="Arial" w:hAnsi="Arial" w:cs="Arial"/>
            <w:sz w:val="24"/>
            <w:szCs w:val="24"/>
          </w:rPr>
          <w:delText>F</w:delText>
        </w:r>
      </w:del>
      <w:r w:rsidRPr="00944672">
        <w:rPr>
          <w:rFonts w:ascii="Arial" w:hAnsi="Arial" w:cs="Arial"/>
          <w:sz w:val="24"/>
          <w:szCs w:val="24"/>
        </w:rPr>
        <w:t>ragte Joost, als der Käse- und der Digestif-Wagen kamen.</w:t>
      </w:r>
    </w:p>
    <w:p w14:paraId="3C2675A1" w14:textId="77777777" w:rsidR="0011448B" w:rsidRDefault="00944672" w:rsidP="00623B68">
      <w:pPr>
        <w:autoSpaceDE w:val="0"/>
        <w:autoSpaceDN w:val="0"/>
        <w:adjustRightInd w:val="0"/>
        <w:spacing w:after="0" w:line="360" w:lineRule="auto"/>
        <w:ind w:firstLine="227"/>
        <w:jc w:val="both"/>
        <w:rPr>
          <w:ins w:id="8564" w:author="Lektorat Bauer" w:date="2025-03-04T18:27:00Z" w16du:dateUtc="2025-03-04T17:27:00Z"/>
          <w:rFonts w:ascii="Arial" w:hAnsi="Arial" w:cs="Arial"/>
          <w:sz w:val="24"/>
          <w:szCs w:val="24"/>
        </w:rPr>
      </w:pPr>
      <w:r w:rsidRPr="00944672">
        <w:rPr>
          <w:rFonts w:ascii="Arial" w:hAnsi="Arial" w:cs="Arial"/>
          <w:sz w:val="24"/>
          <w:szCs w:val="24"/>
        </w:rPr>
        <w:lastRenderedPageBreak/>
        <w:t>„Was ist der Greenback?“</w:t>
      </w:r>
      <w:ins w:id="8565" w:author="Lektorat Bauer" w:date="2025-03-04T18:26:00Z" w16du:dateUtc="2025-03-04T17:26:00Z">
        <w:r w:rsidR="0011448B">
          <w:rPr>
            <w:rFonts w:ascii="Arial" w:hAnsi="Arial" w:cs="Arial"/>
            <w:sz w:val="24"/>
            <w:szCs w:val="24"/>
          </w:rPr>
          <w:t>,</w:t>
        </w:r>
      </w:ins>
      <w:r w:rsidRPr="00944672">
        <w:rPr>
          <w:rFonts w:ascii="Arial" w:hAnsi="Arial" w:cs="Arial"/>
          <w:sz w:val="24"/>
          <w:szCs w:val="24"/>
        </w:rPr>
        <w:t xml:space="preserve"> </w:t>
      </w:r>
      <w:ins w:id="8566" w:author="Lektorat Bauer" w:date="2025-03-04T18:26:00Z" w16du:dateUtc="2025-03-04T17:26:00Z">
        <w:r w:rsidR="0011448B">
          <w:rPr>
            <w:rFonts w:ascii="Arial" w:hAnsi="Arial" w:cs="Arial"/>
            <w:sz w:val="24"/>
            <w:szCs w:val="24"/>
          </w:rPr>
          <w:t>f</w:t>
        </w:r>
      </w:ins>
      <w:del w:id="8567" w:author="Lektorat Bauer" w:date="2025-03-04T18:26:00Z" w16du:dateUtc="2025-03-04T17:26:00Z">
        <w:r w:rsidRPr="00944672" w:rsidDel="0011448B">
          <w:rPr>
            <w:rFonts w:ascii="Arial" w:hAnsi="Arial" w:cs="Arial"/>
            <w:sz w:val="24"/>
            <w:szCs w:val="24"/>
          </w:rPr>
          <w:delText>F</w:delText>
        </w:r>
      </w:del>
      <w:r w:rsidRPr="00944672">
        <w:rPr>
          <w:rFonts w:ascii="Arial" w:hAnsi="Arial" w:cs="Arial"/>
          <w:sz w:val="24"/>
          <w:szCs w:val="24"/>
        </w:rPr>
        <w:t>ragte John und</w:t>
      </w:r>
      <w:ins w:id="8568" w:author="Lektorat Bauer" w:date="2025-03-04T18:26:00Z" w16du:dateUtc="2025-03-04T17:26:00Z">
        <w:r w:rsidR="0011448B">
          <w:rPr>
            <w:rFonts w:ascii="Arial" w:hAnsi="Arial" w:cs="Arial"/>
            <w:sz w:val="24"/>
            <w:szCs w:val="24"/>
          </w:rPr>
          <w:t xml:space="preserve"> gab Joost Zeit, darüber nachzudenken,</w:t>
        </w:r>
      </w:ins>
      <w:r w:rsidRPr="00944672">
        <w:rPr>
          <w:rFonts w:ascii="Arial" w:hAnsi="Arial" w:cs="Arial"/>
          <w:sz w:val="24"/>
          <w:szCs w:val="24"/>
        </w:rPr>
        <w:t xml:space="preserve"> </w:t>
      </w:r>
      <w:del w:id="8569" w:author="Lektorat Bauer" w:date="2025-03-04T18:26:00Z" w16du:dateUtc="2025-03-04T17:26:00Z">
        <w:r w:rsidRPr="00944672" w:rsidDel="0011448B">
          <w:rPr>
            <w:rFonts w:ascii="Arial" w:hAnsi="Arial" w:cs="Arial"/>
            <w:sz w:val="24"/>
            <w:szCs w:val="24"/>
          </w:rPr>
          <w:delText xml:space="preserve">sah Joost an, dann suchte er sich </w:delText>
        </w:r>
      </w:del>
      <w:ins w:id="8570" w:author="Lektorat Bauer" w:date="2025-03-04T18:27:00Z" w16du:dateUtc="2025-03-04T17:27:00Z">
        <w:r w:rsidR="0011448B">
          <w:rPr>
            <w:rFonts w:ascii="Arial" w:hAnsi="Arial" w:cs="Arial"/>
            <w:sz w:val="24"/>
            <w:szCs w:val="24"/>
          </w:rPr>
          <w:t xml:space="preserve">indem er sich </w:t>
        </w:r>
      </w:ins>
      <w:r w:rsidRPr="00944672">
        <w:rPr>
          <w:rFonts w:ascii="Arial" w:hAnsi="Arial" w:cs="Arial"/>
          <w:sz w:val="24"/>
          <w:szCs w:val="24"/>
        </w:rPr>
        <w:t>Käse vom Wagen aus</w:t>
      </w:r>
      <w:ins w:id="8571" w:author="Lektorat Bauer" w:date="2025-03-04T18:27:00Z" w16du:dateUtc="2025-03-04T17:27:00Z">
        <w:r w:rsidR="0011448B">
          <w:rPr>
            <w:rFonts w:ascii="Arial" w:hAnsi="Arial" w:cs="Arial"/>
            <w:sz w:val="24"/>
            <w:szCs w:val="24"/>
          </w:rPr>
          <w:t>suchte</w:t>
        </w:r>
      </w:ins>
      <w:r w:rsidRPr="00944672">
        <w:rPr>
          <w:rFonts w:ascii="Arial" w:hAnsi="Arial" w:cs="Arial"/>
          <w:sz w:val="24"/>
          <w:szCs w:val="24"/>
        </w:rPr>
        <w:t>.</w:t>
      </w:r>
    </w:p>
    <w:p w14:paraId="5E932202" w14:textId="77777777" w:rsidR="0011448B" w:rsidRDefault="00944672" w:rsidP="00623B68">
      <w:pPr>
        <w:autoSpaceDE w:val="0"/>
        <w:autoSpaceDN w:val="0"/>
        <w:adjustRightInd w:val="0"/>
        <w:spacing w:after="0" w:line="360" w:lineRule="auto"/>
        <w:ind w:firstLine="227"/>
        <w:jc w:val="both"/>
        <w:rPr>
          <w:ins w:id="8572" w:author="Lektorat Bauer" w:date="2025-03-04T18:27:00Z" w16du:dateUtc="2025-03-04T17:27:00Z"/>
          <w:rFonts w:ascii="Arial" w:hAnsi="Arial" w:cs="Arial"/>
          <w:sz w:val="24"/>
          <w:szCs w:val="24"/>
        </w:rPr>
      </w:pPr>
      <w:del w:id="8573" w:author="Lektorat Bauer" w:date="2025-03-04T18:27:00Z" w16du:dateUtc="2025-03-04T17:27:00Z">
        <w:r w:rsidRPr="00944672" w:rsidDel="0011448B">
          <w:rPr>
            <w:rFonts w:ascii="Arial" w:hAnsi="Arial" w:cs="Arial"/>
            <w:sz w:val="24"/>
            <w:szCs w:val="24"/>
          </w:rPr>
          <w:delText xml:space="preserve"> </w:delText>
        </w:r>
      </w:del>
      <w:r w:rsidRPr="00944672">
        <w:rPr>
          <w:rFonts w:ascii="Arial" w:hAnsi="Arial" w:cs="Arial"/>
          <w:sz w:val="24"/>
          <w:szCs w:val="24"/>
        </w:rPr>
        <w:t>„Fangfrage?“</w:t>
      </w:r>
      <w:ins w:id="8574" w:author="Lektorat Bauer" w:date="2025-03-04T18:27:00Z" w16du:dateUtc="2025-03-04T17:27:00Z">
        <w:r w:rsidR="0011448B">
          <w:rPr>
            <w:rFonts w:ascii="Arial" w:hAnsi="Arial" w:cs="Arial"/>
            <w:sz w:val="24"/>
            <w:szCs w:val="24"/>
          </w:rPr>
          <w:t>,</w:t>
        </w:r>
      </w:ins>
      <w:r w:rsidRPr="00944672">
        <w:rPr>
          <w:rFonts w:ascii="Arial" w:hAnsi="Arial" w:cs="Arial"/>
          <w:sz w:val="24"/>
          <w:szCs w:val="24"/>
        </w:rPr>
        <w:t xml:space="preserve"> </w:t>
      </w:r>
      <w:ins w:id="8575" w:author="Lektorat Bauer" w:date="2025-03-04T18:27:00Z" w16du:dateUtc="2025-03-04T17:27:00Z">
        <w:r w:rsidR="0011448B">
          <w:rPr>
            <w:rFonts w:ascii="Arial" w:hAnsi="Arial" w:cs="Arial"/>
            <w:sz w:val="24"/>
            <w:szCs w:val="24"/>
          </w:rPr>
          <w:t>s</w:t>
        </w:r>
      </w:ins>
      <w:del w:id="8576" w:author="Lektorat Bauer" w:date="2025-03-04T18:27:00Z" w16du:dateUtc="2025-03-04T17:27:00Z">
        <w:r w:rsidRPr="00944672" w:rsidDel="0011448B">
          <w:rPr>
            <w:rFonts w:ascii="Arial" w:hAnsi="Arial" w:cs="Arial"/>
            <w:sz w:val="24"/>
            <w:szCs w:val="24"/>
          </w:rPr>
          <w:delText>S</w:delText>
        </w:r>
      </w:del>
      <w:r w:rsidRPr="00944672">
        <w:rPr>
          <w:rFonts w:ascii="Arial" w:hAnsi="Arial" w:cs="Arial"/>
          <w:sz w:val="24"/>
          <w:szCs w:val="24"/>
        </w:rPr>
        <w:t xml:space="preserve">agte Joost und entschied sich für einen alten Portwein für beide. </w:t>
      </w:r>
    </w:p>
    <w:p w14:paraId="72B42FFB" w14:textId="1661B3BC"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„Der Greenback ist einer der Namen des US-Dollar</w:t>
      </w:r>
      <w:ins w:id="8577" w:author="Lektorat Bauer" w:date="2025-03-04T18:27:00Z" w16du:dateUtc="2025-03-04T17:27:00Z">
        <w:r w:rsidR="0011448B">
          <w:rPr>
            <w:rFonts w:ascii="Arial" w:hAnsi="Arial" w:cs="Arial"/>
            <w:sz w:val="24"/>
            <w:szCs w:val="24"/>
          </w:rPr>
          <w:t>s</w:t>
        </w:r>
      </w:ins>
      <w:r w:rsidRPr="00944672">
        <w:rPr>
          <w:rFonts w:ascii="Arial" w:hAnsi="Arial" w:cs="Arial"/>
          <w:sz w:val="24"/>
          <w:szCs w:val="24"/>
        </w:rPr>
        <w:t>, der aktuell wichtigsten Währung der Welt. Abgesehen von Gold</w:t>
      </w:r>
      <w:del w:id="8578" w:author="Lektorat Bauer" w:date="2025-03-04T18:27:00Z" w16du:dateUtc="2025-03-04T17:27:00Z">
        <w:r w:rsidRPr="00944672" w:rsidDel="0011448B">
          <w:rPr>
            <w:rFonts w:ascii="Arial" w:hAnsi="Arial" w:cs="Arial"/>
            <w:sz w:val="24"/>
            <w:szCs w:val="24"/>
          </w:rPr>
          <w:delText>.</w:delText>
        </w:r>
      </w:del>
      <w:r w:rsidRPr="00944672">
        <w:rPr>
          <w:rFonts w:ascii="Arial" w:hAnsi="Arial" w:cs="Arial"/>
          <w:sz w:val="24"/>
          <w:szCs w:val="24"/>
        </w:rPr>
        <w:t>“</w:t>
      </w:r>
      <w:ins w:id="8579" w:author="Lektorat Bauer" w:date="2025-03-04T18:27:00Z" w16du:dateUtc="2025-03-04T17:27:00Z">
        <w:r w:rsidR="0011448B">
          <w:rPr>
            <w:rFonts w:ascii="Arial" w:hAnsi="Arial" w:cs="Arial"/>
            <w:sz w:val="24"/>
            <w:szCs w:val="24"/>
          </w:rPr>
          <w:t>,</w:t>
        </w:r>
      </w:ins>
      <w:r w:rsidRPr="00944672">
        <w:rPr>
          <w:rFonts w:ascii="Arial" w:hAnsi="Arial" w:cs="Arial"/>
          <w:sz w:val="24"/>
          <w:szCs w:val="24"/>
        </w:rPr>
        <w:t xml:space="preserve"> </w:t>
      </w:r>
      <w:ins w:id="8580" w:author="Lektorat Bauer" w:date="2025-03-04T18:27:00Z" w16du:dateUtc="2025-03-04T17:27:00Z">
        <w:r w:rsidR="0011448B">
          <w:rPr>
            <w:rFonts w:ascii="Arial" w:hAnsi="Arial" w:cs="Arial"/>
            <w:sz w:val="24"/>
            <w:szCs w:val="24"/>
          </w:rPr>
          <w:t>s</w:t>
        </w:r>
      </w:ins>
      <w:del w:id="8581" w:author="Lektorat Bauer" w:date="2025-03-04T18:27:00Z" w16du:dateUtc="2025-03-04T17:27:00Z">
        <w:r w:rsidRPr="00944672" w:rsidDel="0011448B">
          <w:rPr>
            <w:rFonts w:ascii="Arial" w:hAnsi="Arial" w:cs="Arial"/>
            <w:sz w:val="24"/>
            <w:szCs w:val="24"/>
          </w:rPr>
          <w:delText>S</w:delText>
        </w:r>
      </w:del>
      <w:r w:rsidRPr="00944672">
        <w:rPr>
          <w:rFonts w:ascii="Arial" w:hAnsi="Arial" w:cs="Arial"/>
          <w:sz w:val="24"/>
          <w:szCs w:val="24"/>
        </w:rPr>
        <w:t xml:space="preserve">agte Joost vorsichtig, und ließ sich noch etwas Obst geben. </w:t>
      </w:r>
    </w:p>
    <w:p w14:paraId="22CB9BC0" w14:textId="77777777" w:rsidR="0011448B" w:rsidRDefault="00944672" w:rsidP="00623B68">
      <w:pPr>
        <w:autoSpaceDE w:val="0"/>
        <w:autoSpaceDN w:val="0"/>
        <w:adjustRightInd w:val="0"/>
        <w:spacing w:after="0" w:line="360" w:lineRule="auto"/>
        <w:ind w:firstLine="227"/>
        <w:jc w:val="both"/>
        <w:rPr>
          <w:ins w:id="8582" w:author="Lektorat Bauer" w:date="2025-03-04T18:27:00Z" w16du:dateUtc="2025-03-04T17:27:00Z"/>
          <w:rFonts w:ascii="Arial" w:hAnsi="Arial" w:cs="Arial"/>
          <w:sz w:val="24"/>
          <w:szCs w:val="24"/>
        </w:rPr>
      </w:pPr>
      <w:r w:rsidRPr="00944672">
        <w:rPr>
          <w:rFonts w:ascii="Arial" w:hAnsi="Arial" w:cs="Arial"/>
          <w:sz w:val="24"/>
          <w:szCs w:val="24"/>
        </w:rPr>
        <w:t>John nickte</w:t>
      </w:r>
      <w:ins w:id="8583" w:author="Lektorat Bauer" w:date="2025-03-04T18:27:00Z" w16du:dateUtc="2025-03-04T17:27:00Z">
        <w:r w:rsidR="0011448B">
          <w:rPr>
            <w:rFonts w:ascii="Arial" w:hAnsi="Arial" w:cs="Arial"/>
            <w:sz w:val="24"/>
            <w:szCs w:val="24"/>
          </w:rPr>
          <w:t>.</w:t>
        </w:r>
      </w:ins>
      <w:del w:id="8584" w:author="Lektorat Bauer" w:date="2025-03-04T18:27:00Z" w16du:dateUtc="2025-03-04T17:27:00Z">
        <w:r w:rsidRPr="00944672" w:rsidDel="0011448B">
          <w:rPr>
            <w:rFonts w:ascii="Arial" w:hAnsi="Arial" w:cs="Arial"/>
            <w:sz w:val="24"/>
            <w:szCs w:val="24"/>
          </w:rPr>
          <w:delText>,</w:delText>
        </w:r>
      </w:del>
      <w:r w:rsidRPr="00944672">
        <w:rPr>
          <w:rFonts w:ascii="Arial" w:hAnsi="Arial" w:cs="Arial"/>
          <w:sz w:val="24"/>
          <w:szCs w:val="24"/>
        </w:rPr>
        <w:t xml:space="preserve"> „Das war der einfache Teil. Für uns ist jetzt eher wichtig, dass die Scheine nummeriert sind.“ </w:t>
      </w:r>
    </w:p>
    <w:p w14:paraId="7BD2394E" w14:textId="77777777" w:rsidR="0011448B" w:rsidRDefault="00944672" w:rsidP="00623B68">
      <w:pPr>
        <w:autoSpaceDE w:val="0"/>
        <w:autoSpaceDN w:val="0"/>
        <w:adjustRightInd w:val="0"/>
        <w:spacing w:after="0" w:line="360" w:lineRule="auto"/>
        <w:ind w:firstLine="227"/>
        <w:jc w:val="both"/>
        <w:rPr>
          <w:ins w:id="8585" w:author="Lektorat Bauer" w:date="2025-03-04T18:27:00Z" w16du:dateUtc="2025-03-04T17:27:00Z"/>
          <w:rFonts w:ascii="Arial" w:hAnsi="Arial" w:cs="Arial"/>
          <w:sz w:val="24"/>
          <w:szCs w:val="24"/>
        </w:rPr>
      </w:pPr>
      <w:r w:rsidRPr="00944672">
        <w:rPr>
          <w:rFonts w:ascii="Arial" w:hAnsi="Arial" w:cs="Arial"/>
          <w:sz w:val="24"/>
          <w:szCs w:val="24"/>
        </w:rPr>
        <w:t xml:space="preserve">„Klar, eine Nummer auf dem Schein erschwert das Fälschen.“ </w:t>
      </w:r>
    </w:p>
    <w:p w14:paraId="7C31C5D8" w14:textId="77777777" w:rsidR="0011448B" w:rsidRDefault="00944672" w:rsidP="00623B68">
      <w:pPr>
        <w:autoSpaceDE w:val="0"/>
        <w:autoSpaceDN w:val="0"/>
        <w:adjustRightInd w:val="0"/>
        <w:spacing w:after="0" w:line="360" w:lineRule="auto"/>
        <w:ind w:firstLine="227"/>
        <w:jc w:val="both"/>
        <w:rPr>
          <w:ins w:id="8586" w:author="Lektorat Bauer" w:date="2025-03-04T18:27:00Z" w16du:dateUtc="2025-03-04T17:27:00Z"/>
          <w:rFonts w:ascii="Arial" w:hAnsi="Arial" w:cs="Arial"/>
          <w:sz w:val="24"/>
          <w:szCs w:val="24"/>
        </w:rPr>
      </w:pPr>
      <w:r w:rsidRPr="00944672">
        <w:rPr>
          <w:rFonts w:ascii="Arial" w:hAnsi="Arial" w:cs="Arial"/>
          <w:sz w:val="24"/>
          <w:szCs w:val="24"/>
        </w:rPr>
        <w:t xml:space="preserve">„Komiker. Die Seriennummer eines Dollarscheines ist nach einem für alle Scheine einheitlichen Schema aufgestellt: Sie besteht aus zwei Großbuchstaben, gefolgt von acht Ziffern, abschließend ein weiterer Buchstabe.“ </w:t>
      </w:r>
    </w:p>
    <w:p w14:paraId="05A1A5AD" w14:textId="746C5CD1"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„Ok, das verstehe ich. Aber warum ist das für uns wichtig?“ </w:t>
      </w:r>
    </w:p>
    <w:p w14:paraId="35A7EBD0" w14:textId="77777777" w:rsidR="0011448B" w:rsidRDefault="00944672" w:rsidP="00623B68">
      <w:pPr>
        <w:autoSpaceDE w:val="0"/>
        <w:autoSpaceDN w:val="0"/>
        <w:adjustRightInd w:val="0"/>
        <w:spacing w:after="0" w:line="360" w:lineRule="auto"/>
        <w:ind w:firstLine="227"/>
        <w:jc w:val="both"/>
        <w:rPr>
          <w:ins w:id="8587" w:author="Lektorat Bauer" w:date="2025-03-04T18:28:00Z" w16du:dateUtc="2025-03-04T17:28:00Z"/>
          <w:rFonts w:ascii="Arial" w:hAnsi="Arial" w:cs="Arial"/>
          <w:sz w:val="24"/>
          <w:szCs w:val="24"/>
        </w:rPr>
      </w:pPr>
      <w:r w:rsidRPr="00944672">
        <w:rPr>
          <w:rFonts w:ascii="Arial" w:hAnsi="Arial" w:cs="Arial"/>
          <w:sz w:val="24"/>
          <w:szCs w:val="24"/>
        </w:rPr>
        <w:t xml:space="preserve">„Die Buchstaben geben an, zu welcher Serie der Schein gehört und welcher der Zentralbankstandorte das Geld in Auftrag gegeben hat.“ </w:t>
      </w:r>
    </w:p>
    <w:p w14:paraId="7B04E86C" w14:textId="77777777" w:rsidR="0011448B" w:rsidRDefault="00944672" w:rsidP="00623B68">
      <w:pPr>
        <w:autoSpaceDE w:val="0"/>
        <w:autoSpaceDN w:val="0"/>
        <w:adjustRightInd w:val="0"/>
        <w:spacing w:after="0" w:line="360" w:lineRule="auto"/>
        <w:ind w:firstLine="227"/>
        <w:jc w:val="both"/>
        <w:rPr>
          <w:ins w:id="8588" w:author="Lektorat Bauer" w:date="2025-03-04T18:28:00Z" w16du:dateUtc="2025-03-04T17:28:00Z"/>
          <w:rFonts w:ascii="Arial" w:hAnsi="Arial" w:cs="Arial"/>
          <w:sz w:val="24"/>
          <w:szCs w:val="24"/>
        </w:rPr>
      </w:pPr>
      <w:r w:rsidRPr="00944672">
        <w:rPr>
          <w:rFonts w:ascii="Arial" w:hAnsi="Arial" w:cs="Arial"/>
          <w:sz w:val="24"/>
          <w:szCs w:val="24"/>
        </w:rPr>
        <w:t xml:space="preserve">„Klingt kompliziert.“ </w:t>
      </w:r>
    </w:p>
    <w:p w14:paraId="35195136" w14:textId="77777777" w:rsidR="006C324B" w:rsidRDefault="00944672" w:rsidP="00623B68">
      <w:pPr>
        <w:autoSpaceDE w:val="0"/>
        <w:autoSpaceDN w:val="0"/>
        <w:adjustRightInd w:val="0"/>
        <w:spacing w:after="0" w:line="360" w:lineRule="auto"/>
        <w:ind w:firstLine="227"/>
        <w:jc w:val="both"/>
        <w:rPr>
          <w:ins w:id="8589" w:author="Lektorat Bauer" w:date="2025-03-04T18:28:00Z" w16du:dateUtc="2025-03-04T17:28:00Z"/>
          <w:rFonts w:ascii="Arial" w:hAnsi="Arial" w:cs="Arial"/>
          <w:sz w:val="24"/>
          <w:szCs w:val="24"/>
        </w:rPr>
      </w:pPr>
      <w:r w:rsidRPr="00944672">
        <w:rPr>
          <w:rFonts w:ascii="Arial" w:hAnsi="Arial" w:cs="Arial"/>
          <w:sz w:val="24"/>
          <w:szCs w:val="24"/>
        </w:rPr>
        <w:t>„</w:t>
      </w:r>
      <w:del w:id="8590" w:author="Lektorat Bauer" w:date="2025-03-04T18:28:00Z" w16du:dateUtc="2025-03-04T17:28:00Z">
        <w:r w:rsidRPr="00944672" w:rsidDel="0011448B">
          <w:rPr>
            <w:rFonts w:ascii="Arial" w:hAnsi="Arial" w:cs="Arial"/>
            <w:sz w:val="24"/>
            <w:szCs w:val="24"/>
          </w:rPr>
          <w:delText>Das g</w:delText>
        </w:r>
      </w:del>
      <w:ins w:id="8591" w:author="Lektorat Bauer" w:date="2025-03-04T18:28:00Z" w16du:dateUtc="2025-03-04T17:28:00Z">
        <w:r w:rsidR="0011448B">
          <w:rPr>
            <w:rFonts w:ascii="Arial" w:hAnsi="Arial" w:cs="Arial"/>
            <w:sz w:val="24"/>
            <w:szCs w:val="24"/>
          </w:rPr>
          <w:t>G</w:t>
        </w:r>
      </w:ins>
      <w:r w:rsidRPr="00944672">
        <w:rPr>
          <w:rFonts w:ascii="Arial" w:hAnsi="Arial" w:cs="Arial"/>
          <w:sz w:val="24"/>
          <w:szCs w:val="24"/>
        </w:rPr>
        <w:t xml:space="preserve">eht so, man gewöhnt sich daran. Die Nummer ist fortlaufend. Wenn die acht Stellen durchgelaufen sind, </w:t>
      </w:r>
      <w:del w:id="8592" w:author="Lektorat Bauer" w:date="2025-03-04T18:28:00Z" w16du:dateUtc="2025-03-04T17:28:00Z">
        <w:r w:rsidRPr="00944672" w:rsidDel="0011448B">
          <w:rPr>
            <w:rFonts w:ascii="Arial" w:hAnsi="Arial" w:cs="Arial"/>
            <w:sz w:val="24"/>
            <w:szCs w:val="24"/>
          </w:rPr>
          <w:delText xml:space="preserve">dann </w:delText>
        </w:r>
      </w:del>
      <w:r w:rsidRPr="00944672">
        <w:rPr>
          <w:rFonts w:ascii="Arial" w:hAnsi="Arial" w:cs="Arial"/>
          <w:sz w:val="24"/>
          <w:szCs w:val="24"/>
        </w:rPr>
        <w:t xml:space="preserve">gäbe es keine Scheine mehr. Daher gibt es am Ende einen Buchstaben, der wechselt, sobald die Ziffernfolge durchgelaufen ist.“ </w:t>
      </w:r>
    </w:p>
    <w:p w14:paraId="255D8A22" w14:textId="1299E600"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„Warum erzählst Du mir das? Was davon muss ich wissen?“ </w:t>
      </w:r>
    </w:p>
    <w:p w14:paraId="34D69CC1" w14:textId="6D446DE8" w:rsidR="006C324B" w:rsidRDefault="00944672" w:rsidP="00623B68">
      <w:pPr>
        <w:autoSpaceDE w:val="0"/>
        <w:autoSpaceDN w:val="0"/>
        <w:adjustRightInd w:val="0"/>
        <w:spacing w:after="0" w:line="360" w:lineRule="auto"/>
        <w:ind w:firstLine="227"/>
        <w:jc w:val="both"/>
        <w:rPr>
          <w:ins w:id="8593" w:author="Lektorat Bauer" w:date="2025-03-04T18:28:00Z" w16du:dateUtc="2025-03-04T17:28:00Z"/>
          <w:rFonts w:ascii="Arial" w:hAnsi="Arial" w:cs="Arial"/>
          <w:sz w:val="24"/>
          <w:szCs w:val="24"/>
        </w:rPr>
      </w:pPr>
      <w:r w:rsidRPr="00944672">
        <w:rPr>
          <w:rFonts w:ascii="Arial" w:hAnsi="Arial" w:cs="Arial"/>
          <w:sz w:val="24"/>
          <w:szCs w:val="24"/>
        </w:rPr>
        <w:t>„Weil es eine weitere Besonderheit gibt. Hinzu kommen noch die „star notes“, auch Ersatzbanknoten genannt, die für fehlerhafte Scheine ausgegeben werden. Im amerikanischen Geldsystem haben die Seriennummern</w:t>
      </w:r>
      <w:ins w:id="8594" w:author="Lektorat Bauer" w:date="2025-03-04T18:28:00Z" w16du:dateUtc="2025-03-04T17:28:00Z">
        <w:r w:rsidR="006C324B">
          <w:rPr>
            <w:rFonts w:ascii="Arial" w:hAnsi="Arial" w:cs="Arial"/>
            <w:sz w:val="24"/>
            <w:szCs w:val="24"/>
          </w:rPr>
          <w:t xml:space="preserve"> solc</w:t>
        </w:r>
      </w:ins>
      <w:ins w:id="8595" w:author="Lektorat Bauer" w:date="2025-03-04T18:29:00Z" w16du:dateUtc="2025-03-04T17:29:00Z">
        <w:r w:rsidR="006C324B">
          <w:rPr>
            <w:rFonts w:ascii="Arial" w:hAnsi="Arial" w:cs="Arial"/>
            <w:sz w:val="24"/>
            <w:szCs w:val="24"/>
          </w:rPr>
          <w:t>her Ersatzscheine</w:t>
        </w:r>
      </w:ins>
      <w:r w:rsidRPr="00944672">
        <w:rPr>
          <w:rFonts w:ascii="Arial" w:hAnsi="Arial" w:cs="Arial"/>
          <w:sz w:val="24"/>
          <w:szCs w:val="24"/>
        </w:rPr>
        <w:t xml:space="preserve"> einen vorangestellten Stern.“</w:t>
      </w:r>
    </w:p>
    <w:p w14:paraId="1088FB3E" w14:textId="5BE7BB99" w:rsidR="00944672" w:rsidRPr="00944672" w:rsidDel="006C324B" w:rsidRDefault="00944672" w:rsidP="00623B68">
      <w:pPr>
        <w:autoSpaceDE w:val="0"/>
        <w:autoSpaceDN w:val="0"/>
        <w:adjustRightInd w:val="0"/>
        <w:spacing w:after="0" w:line="360" w:lineRule="auto"/>
        <w:ind w:firstLine="227"/>
        <w:jc w:val="both"/>
        <w:rPr>
          <w:del w:id="8596" w:author="Lektorat Bauer" w:date="2025-03-04T18:29:00Z" w16du:dateUtc="2025-03-04T17:29:00Z"/>
          <w:rFonts w:ascii="Arial" w:hAnsi="Arial" w:cs="Arial"/>
          <w:sz w:val="24"/>
          <w:szCs w:val="24"/>
        </w:rPr>
      </w:pPr>
      <w:del w:id="8597" w:author="Lektorat Bauer" w:date="2025-03-04T18:28:00Z" w16du:dateUtc="2025-03-04T17:28:00Z">
        <w:r w:rsidRPr="00944672" w:rsidDel="006C324B">
          <w:rPr>
            <w:rFonts w:ascii="Arial" w:hAnsi="Arial" w:cs="Arial"/>
            <w:sz w:val="24"/>
            <w:szCs w:val="24"/>
          </w:rPr>
          <w:delText xml:space="preserve"> </w:delText>
        </w:r>
      </w:del>
      <w:r w:rsidRPr="00944672">
        <w:rPr>
          <w:rFonts w:ascii="Arial" w:hAnsi="Arial" w:cs="Arial"/>
          <w:sz w:val="24"/>
          <w:szCs w:val="24"/>
        </w:rPr>
        <w:t>„Das bedeutet, wenn ein kaputter Schein eingezogen wird, dann wird ein Schein mit der</w:t>
      </w:r>
      <w:ins w:id="8598" w:author="Lektorat Bauer" w:date="2025-03-04T18:29:00Z" w16du:dateUtc="2025-03-04T17:29:00Z">
        <w:r w:rsidR="006C324B">
          <w:rPr>
            <w:rFonts w:ascii="Arial" w:hAnsi="Arial" w:cs="Arial"/>
            <w:sz w:val="24"/>
            <w:szCs w:val="24"/>
          </w:rPr>
          <w:t>selben</w:t>
        </w:r>
      </w:ins>
      <w:r w:rsidRPr="00944672">
        <w:rPr>
          <w:rFonts w:ascii="Arial" w:hAnsi="Arial" w:cs="Arial"/>
          <w:sz w:val="24"/>
          <w:szCs w:val="24"/>
        </w:rPr>
        <w:t xml:space="preserve"> </w:t>
      </w:r>
      <w:del w:id="8599" w:author="Lektorat Bauer" w:date="2025-03-04T18:29:00Z" w16du:dateUtc="2025-03-04T17:29:00Z">
        <w:r w:rsidRPr="00944672" w:rsidDel="006C324B">
          <w:rPr>
            <w:rFonts w:ascii="Arial" w:hAnsi="Arial" w:cs="Arial"/>
            <w:sz w:val="24"/>
            <w:szCs w:val="24"/>
          </w:rPr>
          <w:delText xml:space="preserve">gleichen </w:delText>
        </w:r>
      </w:del>
      <w:r w:rsidRPr="00944672">
        <w:rPr>
          <w:rFonts w:ascii="Arial" w:hAnsi="Arial" w:cs="Arial"/>
          <w:sz w:val="24"/>
          <w:szCs w:val="24"/>
        </w:rPr>
        <w:t>Nummer nachgedruckt, nur dass dem neuen Schein ein Stern vorangestellt wird.“</w:t>
      </w:r>
      <w:ins w:id="8600" w:author="Lektorat Bauer" w:date="2025-03-04T18:29:00Z" w16du:dateUtc="2025-03-04T17:29:00Z">
        <w:r w:rsidR="006C324B">
          <w:rPr>
            <w:rFonts w:ascii="Arial" w:hAnsi="Arial" w:cs="Arial"/>
            <w:sz w:val="24"/>
            <w:szCs w:val="24"/>
          </w:rPr>
          <w:t xml:space="preserve"> </w:t>
        </w:r>
      </w:ins>
      <w:del w:id="8601" w:author="Lektorat Bauer" w:date="2025-03-04T18:29:00Z" w16du:dateUtc="2025-03-04T17:29:00Z">
        <w:r w:rsidRPr="00944672" w:rsidDel="006C324B">
          <w:rPr>
            <w:rFonts w:ascii="Arial" w:hAnsi="Arial" w:cs="Arial"/>
            <w:sz w:val="24"/>
            <w:szCs w:val="24"/>
          </w:rPr>
          <w:delText xml:space="preserve"> </w:delText>
        </w:r>
      </w:del>
    </w:p>
    <w:p w14:paraId="721B3889" w14:textId="567D6FD9" w:rsidR="00944672" w:rsidRPr="00944672" w:rsidRDefault="00944672" w:rsidP="006C324B">
      <w:pPr>
        <w:autoSpaceDE w:val="0"/>
        <w:autoSpaceDN w:val="0"/>
        <w:adjustRightInd w:val="0"/>
        <w:spacing w:after="0" w:line="360" w:lineRule="auto"/>
        <w:ind w:firstLine="227"/>
        <w:jc w:val="both"/>
        <w:rPr>
          <w:rFonts w:ascii="Arial" w:hAnsi="Arial" w:cs="Arial"/>
          <w:sz w:val="24"/>
          <w:szCs w:val="24"/>
        </w:rPr>
      </w:pPr>
      <w:commentRangeStart w:id="8602"/>
      <w:del w:id="8603" w:author="Lektorat Bauer" w:date="2025-03-04T18:29:00Z" w16du:dateUtc="2025-03-04T17:29:00Z">
        <w:r w:rsidRPr="00944672" w:rsidDel="006C324B">
          <w:rPr>
            <w:rFonts w:ascii="Arial" w:hAnsi="Arial" w:cs="Arial"/>
            <w:sz w:val="24"/>
            <w:szCs w:val="24"/>
          </w:rPr>
          <w:delText>„Also werden keine neuen Scheine gedruckt, sondern nur alte ersetzt. Soweit habe ich das verstanden</w:delText>
        </w:r>
      </w:del>
      <w:commentRangeEnd w:id="8602"/>
      <w:r w:rsidR="006C324B">
        <w:rPr>
          <w:rStyle w:val="Kommentarzeichen"/>
        </w:rPr>
        <w:commentReference w:id="8602"/>
      </w:r>
      <w:del w:id="8604" w:author="Lektorat Bauer" w:date="2025-03-04T18:29:00Z" w16du:dateUtc="2025-03-04T17:29:00Z">
        <w:r w:rsidRPr="00944672" w:rsidDel="006C324B">
          <w:rPr>
            <w:rFonts w:ascii="Arial" w:hAnsi="Arial" w:cs="Arial"/>
            <w:sz w:val="24"/>
            <w:szCs w:val="24"/>
          </w:rPr>
          <w:delText xml:space="preserve">.“ </w:delText>
        </w:r>
      </w:del>
      <w:r w:rsidRPr="00944672">
        <w:rPr>
          <w:rFonts w:ascii="Arial" w:hAnsi="Arial" w:cs="Arial"/>
          <w:sz w:val="24"/>
          <w:szCs w:val="24"/>
        </w:rPr>
        <w:t>Joost winkte einer vorbeigehenden Servierkraft und bestellte zwei Espresso und zwei Glas spanischen Lepanto.</w:t>
      </w:r>
    </w:p>
    <w:p w14:paraId="1954D6C2" w14:textId="6AA394CC" w:rsidR="00944672" w:rsidRPr="00944672" w:rsidDel="006C324B" w:rsidRDefault="00944672" w:rsidP="00623B68">
      <w:pPr>
        <w:autoSpaceDE w:val="0"/>
        <w:autoSpaceDN w:val="0"/>
        <w:adjustRightInd w:val="0"/>
        <w:spacing w:after="0" w:line="360" w:lineRule="auto"/>
        <w:ind w:firstLine="227"/>
        <w:jc w:val="both"/>
        <w:rPr>
          <w:del w:id="8605" w:author="Lektorat Bauer" w:date="2025-03-04T18:30:00Z" w16du:dateUtc="2025-03-04T17:30:00Z"/>
          <w:rFonts w:ascii="Arial" w:hAnsi="Arial" w:cs="Arial"/>
          <w:sz w:val="24"/>
          <w:szCs w:val="24"/>
        </w:rPr>
      </w:pPr>
      <w:r w:rsidRPr="00944672">
        <w:rPr>
          <w:rFonts w:ascii="Arial" w:hAnsi="Arial" w:cs="Arial"/>
          <w:sz w:val="24"/>
          <w:szCs w:val="24"/>
        </w:rPr>
        <w:lastRenderedPageBreak/>
        <w:t>„Meistens werden Geldbündel mit Flugzeugen befördert, damit überall auf der Welt ausreichend Scheine verfügbar sind</w:t>
      </w:r>
      <w:del w:id="8606" w:author="Lektorat Bauer" w:date="2025-03-04T18:29:00Z" w16du:dateUtc="2025-03-04T17:29:00Z">
        <w:r w:rsidRPr="00944672" w:rsidDel="006C324B">
          <w:rPr>
            <w:rFonts w:ascii="Arial" w:hAnsi="Arial" w:cs="Arial"/>
            <w:sz w:val="24"/>
            <w:szCs w:val="24"/>
          </w:rPr>
          <w:delText>.</w:delText>
        </w:r>
      </w:del>
      <w:ins w:id="8607" w:author="Lektorat Bauer" w:date="2025-03-04T18:29:00Z" w16du:dateUtc="2025-03-04T17:29:00Z">
        <w:r w:rsidR="006C324B">
          <w:rPr>
            <w:rFonts w:ascii="Arial" w:hAnsi="Arial" w:cs="Arial"/>
            <w:sz w:val="24"/>
            <w:szCs w:val="24"/>
          </w:rPr>
          <w:t>,</w:t>
        </w:r>
      </w:ins>
      <w:del w:id="8608" w:author="Lektorat Bauer" w:date="2025-03-04T18:29:00Z" w16du:dateUtc="2025-03-04T17:29:00Z">
        <w:r w:rsidRPr="00944672" w:rsidDel="006C324B">
          <w:rPr>
            <w:rFonts w:ascii="Arial" w:hAnsi="Arial" w:cs="Arial"/>
            <w:sz w:val="24"/>
            <w:szCs w:val="24"/>
          </w:rPr>
          <w:delText>“</w:delText>
        </w:r>
      </w:del>
      <w:r w:rsidRPr="00944672">
        <w:rPr>
          <w:rFonts w:ascii="Arial" w:hAnsi="Arial" w:cs="Arial"/>
          <w:sz w:val="24"/>
          <w:szCs w:val="24"/>
        </w:rPr>
        <w:t xml:space="preserve"> </w:t>
      </w:r>
      <w:ins w:id="8609" w:author="Lektorat Bauer" w:date="2025-03-04T18:29:00Z" w16du:dateUtc="2025-03-04T17:29:00Z">
        <w:r w:rsidR="006C324B">
          <w:rPr>
            <w:rFonts w:ascii="Arial" w:hAnsi="Arial" w:cs="Arial"/>
            <w:sz w:val="24"/>
            <w:szCs w:val="24"/>
          </w:rPr>
          <w:t>s</w:t>
        </w:r>
      </w:ins>
      <w:del w:id="8610" w:author="Lektorat Bauer" w:date="2025-03-04T18:29:00Z" w16du:dateUtc="2025-03-04T17:29:00Z">
        <w:r w:rsidRPr="00944672" w:rsidDel="006C324B">
          <w:rPr>
            <w:rFonts w:ascii="Arial" w:hAnsi="Arial" w:cs="Arial"/>
            <w:sz w:val="24"/>
            <w:szCs w:val="24"/>
          </w:rPr>
          <w:delText>S</w:delText>
        </w:r>
      </w:del>
      <w:r w:rsidRPr="00944672">
        <w:rPr>
          <w:rFonts w:ascii="Arial" w:hAnsi="Arial" w:cs="Arial"/>
          <w:sz w:val="24"/>
          <w:szCs w:val="24"/>
        </w:rPr>
        <w:t>agte John und bedankte sich für die Bestellung mit einem Nicken.</w:t>
      </w:r>
      <w:ins w:id="8611" w:author="Lektorat Bauer" w:date="2025-03-04T18:30:00Z" w16du:dateUtc="2025-03-04T17:30:00Z">
        <w:r w:rsidR="006C324B">
          <w:rPr>
            <w:rFonts w:ascii="Arial" w:hAnsi="Arial" w:cs="Arial"/>
            <w:sz w:val="24"/>
            <w:szCs w:val="24"/>
          </w:rPr>
          <w:t xml:space="preserve"> </w:t>
        </w:r>
      </w:ins>
    </w:p>
    <w:p w14:paraId="7E918A23" w14:textId="77777777" w:rsidR="006C324B" w:rsidRDefault="00944672" w:rsidP="006C324B">
      <w:pPr>
        <w:autoSpaceDE w:val="0"/>
        <w:autoSpaceDN w:val="0"/>
        <w:adjustRightInd w:val="0"/>
        <w:spacing w:after="0" w:line="360" w:lineRule="auto"/>
        <w:ind w:firstLine="227"/>
        <w:jc w:val="both"/>
        <w:rPr>
          <w:ins w:id="8612" w:author="Lektorat Bauer" w:date="2025-03-04T18:30:00Z" w16du:dateUtc="2025-03-04T17:30:00Z"/>
          <w:rFonts w:ascii="Arial" w:hAnsi="Arial" w:cs="Arial"/>
          <w:sz w:val="24"/>
          <w:szCs w:val="24"/>
        </w:rPr>
      </w:pPr>
      <w:r w:rsidRPr="00944672">
        <w:rPr>
          <w:rFonts w:ascii="Arial" w:hAnsi="Arial" w:cs="Arial"/>
          <w:sz w:val="24"/>
          <w:szCs w:val="24"/>
        </w:rPr>
        <w:t xml:space="preserve">„So eine klassische Transportbox ist an die Transporteinheiten der Flugzeuge angepasst. Die Abmessungen der Transportkiste sind 2,10 </w:t>
      </w:r>
      <w:del w:id="8613" w:author="Lektorat Bauer" w:date="2025-03-04T18:30:00Z" w16du:dateUtc="2025-03-04T17:30:00Z">
        <w:r w:rsidRPr="00944672" w:rsidDel="006C324B">
          <w:rPr>
            <w:rFonts w:ascii="Arial" w:hAnsi="Arial" w:cs="Arial"/>
            <w:sz w:val="24"/>
            <w:szCs w:val="24"/>
          </w:rPr>
          <w:delText>m x</w:delText>
        </w:r>
      </w:del>
      <w:ins w:id="8614" w:author="Lektorat Bauer" w:date="2025-03-04T18:30:00Z" w16du:dateUtc="2025-03-04T17:30:00Z">
        <w:r w:rsidR="006C324B">
          <w:rPr>
            <w:rFonts w:ascii="Arial" w:hAnsi="Arial" w:cs="Arial"/>
            <w:sz w:val="24"/>
            <w:szCs w:val="24"/>
          </w:rPr>
          <w:t>Meter mal</w:t>
        </w:r>
      </w:ins>
      <w:r w:rsidRPr="00944672">
        <w:rPr>
          <w:rFonts w:ascii="Arial" w:hAnsi="Arial" w:cs="Arial"/>
          <w:sz w:val="24"/>
          <w:szCs w:val="24"/>
        </w:rPr>
        <w:t xml:space="preserve"> 1,50 </w:t>
      </w:r>
      <w:del w:id="8615" w:author="Lektorat Bauer" w:date="2025-03-04T18:30:00Z" w16du:dateUtc="2025-03-04T17:30:00Z">
        <w:r w:rsidRPr="00944672" w:rsidDel="006C324B">
          <w:rPr>
            <w:rFonts w:ascii="Arial" w:hAnsi="Arial" w:cs="Arial"/>
            <w:sz w:val="24"/>
            <w:szCs w:val="24"/>
          </w:rPr>
          <w:delText>m x</w:delText>
        </w:r>
      </w:del>
      <w:ins w:id="8616" w:author="Lektorat Bauer" w:date="2025-03-04T18:30:00Z" w16du:dateUtc="2025-03-04T17:30:00Z">
        <w:r w:rsidR="006C324B">
          <w:rPr>
            <w:rFonts w:ascii="Arial" w:hAnsi="Arial" w:cs="Arial"/>
            <w:sz w:val="24"/>
            <w:szCs w:val="24"/>
          </w:rPr>
          <w:t>Meter mal</w:t>
        </w:r>
      </w:ins>
      <w:r w:rsidRPr="00944672">
        <w:rPr>
          <w:rFonts w:ascii="Arial" w:hAnsi="Arial" w:cs="Arial"/>
          <w:sz w:val="24"/>
          <w:szCs w:val="24"/>
        </w:rPr>
        <w:t xml:space="preserve"> 1,60 </w:t>
      </w:r>
      <w:ins w:id="8617" w:author="Lektorat Bauer" w:date="2025-03-04T18:30:00Z" w16du:dateUtc="2025-03-04T17:30:00Z">
        <w:r w:rsidR="006C324B">
          <w:rPr>
            <w:rFonts w:ascii="Arial" w:hAnsi="Arial" w:cs="Arial"/>
            <w:sz w:val="24"/>
            <w:szCs w:val="24"/>
          </w:rPr>
          <w:t>Meter</w:t>
        </w:r>
      </w:ins>
      <w:del w:id="8618" w:author="Lektorat Bauer" w:date="2025-03-04T18:30:00Z" w16du:dateUtc="2025-03-04T17:30:00Z">
        <w:r w:rsidRPr="00944672" w:rsidDel="006C324B">
          <w:rPr>
            <w:rFonts w:ascii="Arial" w:hAnsi="Arial" w:cs="Arial"/>
            <w:sz w:val="24"/>
            <w:szCs w:val="24"/>
          </w:rPr>
          <w:delText>m</w:delText>
        </w:r>
      </w:del>
      <w:r w:rsidRPr="00944672">
        <w:rPr>
          <w:rFonts w:ascii="Arial" w:hAnsi="Arial" w:cs="Arial"/>
          <w:sz w:val="24"/>
          <w:szCs w:val="24"/>
        </w:rPr>
        <w:t xml:space="preserve">. Diese Kiste besteht aus zwei Teilen und so werden die Geldstapel transportiert.“ </w:t>
      </w:r>
    </w:p>
    <w:p w14:paraId="66BF9509" w14:textId="68ED9C49" w:rsidR="00944672" w:rsidRPr="00944672" w:rsidRDefault="00944672" w:rsidP="006C324B">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„Jetzt machst Du es wieder spannend, wie viel Geld ist denn in einer Box?“</w:t>
      </w:r>
    </w:p>
    <w:p w14:paraId="08F4C0E0" w14:textId="77777777" w:rsidR="006C324B" w:rsidRDefault="00944672" w:rsidP="00623B68">
      <w:pPr>
        <w:autoSpaceDE w:val="0"/>
        <w:autoSpaceDN w:val="0"/>
        <w:adjustRightInd w:val="0"/>
        <w:spacing w:after="0" w:line="360" w:lineRule="auto"/>
        <w:ind w:firstLine="227"/>
        <w:jc w:val="both"/>
        <w:rPr>
          <w:ins w:id="8619" w:author="Lektorat Bauer" w:date="2025-03-04T18:30:00Z" w16du:dateUtc="2025-03-04T17:30:00Z"/>
          <w:rFonts w:ascii="Arial" w:hAnsi="Arial" w:cs="Arial"/>
          <w:sz w:val="24"/>
          <w:szCs w:val="24"/>
        </w:rPr>
      </w:pPr>
      <w:r w:rsidRPr="00944672">
        <w:rPr>
          <w:rFonts w:ascii="Arial" w:hAnsi="Arial" w:cs="Arial"/>
          <w:sz w:val="24"/>
          <w:szCs w:val="24"/>
        </w:rPr>
        <w:t xml:space="preserve">„Das ist unterschiedlich. Das hängt von der Wertigkeit der Dollarnoten ab.“ </w:t>
      </w:r>
    </w:p>
    <w:p w14:paraId="5EC55BD3" w14:textId="5D330286"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„Wieso das?“</w:t>
      </w:r>
    </w:p>
    <w:p w14:paraId="0387346D" w14:textId="77777777" w:rsidR="006C324B" w:rsidRDefault="00944672" w:rsidP="00623B68">
      <w:pPr>
        <w:autoSpaceDE w:val="0"/>
        <w:autoSpaceDN w:val="0"/>
        <w:adjustRightInd w:val="0"/>
        <w:spacing w:after="0" w:line="360" w:lineRule="auto"/>
        <w:ind w:firstLine="227"/>
        <w:jc w:val="both"/>
        <w:rPr>
          <w:ins w:id="8620" w:author="Lektorat Bauer" w:date="2025-03-04T18:30:00Z" w16du:dateUtc="2025-03-04T17:30:00Z"/>
          <w:rFonts w:ascii="Arial" w:hAnsi="Arial" w:cs="Arial"/>
          <w:sz w:val="24"/>
          <w:szCs w:val="24"/>
        </w:rPr>
      </w:pPr>
      <w:r w:rsidRPr="00944672">
        <w:rPr>
          <w:rFonts w:ascii="Arial" w:hAnsi="Arial" w:cs="Arial"/>
          <w:sz w:val="24"/>
          <w:szCs w:val="24"/>
        </w:rPr>
        <w:t xml:space="preserve">„Alle Dollarnoten habe eine einheitliche Größe. Die Scheine sind 156 x 67 </w:t>
      </w:r>
      <w:del w:id="8621" w:author="Lektorat Bauer" w:date="2025-03-04T18:30:00Z" w16du:dateUtc="2025-03-04T17:30:00Z">
        <w:r w:rsidRPr="00944672" w:rsidDel="006C324B">
          <w:rPr>
            <w:rFonts w:ascii="Arial" w:hAnsi="Arial" w:cs="Arial"/>
            <w:sz w:val="24"/>
            <w:szCs w:val="24"/>
          </w:rPr>
          <w:delText xml:space="preserve">mm </w:delText>
        </w:r>
      </w:del>
      <w:ins w:id="8622" w:author="Lektorat Bauer" w:date="2025-03-04T18:30:00Z" w16du:dateUtc="2025-03-04T17:30:00Z">
        <w:r w:rsidR="006C324B">
          <w:rPr>
            <w:rFonts w:ascii="Arial" w:hAnsi="Arial" w:cs="Arial"/>
            <w:sz w:val="24"/>
            <w:szCs w:val="24"/>
          </w:rPr>
          <w:t>Millimeter</w:t>
        </w:r>
        <w:r w:rsidR="006C324B" w:rsidRPr="00944672">
          <w:rPr>
            <w:rFonts w:ascii="Arial" w:hAnsi="Arial" w:cs="Arial"/>
            <w:sz w:val="24"/>
            <w:szCs w:val="24"/>
          </w:rPr>
          <w:t xml:space="preserve"> </w:t>
        </w:r>
      </w:ins>
      <w:r w:rsidRPr="00944672">
        <w:rPr>
          <w:rFonts w:ascii="Arial" w:hAnsi="Arial" w:cs="Arial"/>
          <w:sz w:val="24"/>
          <w:szCs w:val="24"/>
        </w:rPr>
        <w:t xml:space="preserve">groß und 0,11 </w:t>
      </w:r>
      <w:del w:id="8623" w:author="Lektorat Bauer" w:date="2025-03-04T18:30:00Z" w16du:dateUtc="2025-03-04T17:30:00Z">
        <w:r w:rsidRPr="00944672" w:rsidDel="006C324B">
          <w:rPr>
            <w:rFonts w:ascii="Arial" w:hAnsi="Arial" w:cs="Arial"/>
            <w:sz w:val="24"/>
            <w:szCs w:val="24"/>
          </w:rPr>
          <w:delText xml:space="preserve">mm </w:delText>
        </w:r>
      </w:del>
      <w:ins w:id="8624" w:author="Lektorat Bauer" w:date="2025-03-04T18:30:00Z" w16du:dateUtc="2025-03-04T17:30:00Z">
        <w:r w:rsidR="006C324B">
          <w:rPr>
            <w:rFonts w:ascii="Arial" w:hAnsi="Arial" w:cs="Arial"/>
            <w:sz w:val="24"/>
            <w:szCs w:val="24"/>
          </w:rPr>
          <w:t>Millimeter</w:t>
        </w:r>
        <w:r w:rsidR="006C324B" w:rsidRPr="00944672">
          <w:rPr>
            <w:rFonts w:ascii="Arial" w:hAnsi="Arial" w:cs="Arial"/>
            <w:sz w:val="24"/>
            <w:szCs w:val="24"/>
          </w:rPr>
          <w:t xml:space="preserve"> </w:t>
        </w:r>
      </w:ins>
      <w:r w:rsidRPr="00944672">
        <w:rPr>
          <w:rFonts w:ascii="Arial" w:hAnsi="Arial" w:cs="Arial"/>
          <w:sz w:val="24"/>
          <w:szCs w:val="24"/>
        </w:rPr>
        <w:t xml:space="preserve">dick. In diesen Boxen werden 18 </w:t>
      </w:r>
      <w:ins w:id="8625" w:author="Lektorat Bauer" w:date="2025-03-04T18:30:00Z" w16du:dateUtc="2025-03-04T17:30:00Z">
        <w:r w:rsidR="006C324B">
          <w:rPr>
            <w:rFonts w:ascii="Arial" w:hAnsi="Arial" w:cs="Arial"/>
            <w:sz w:val="24"/>
            <w:szCs w:val="24"/>
          </w:rPr>
          <w:t>mal</w:t>
        </w:r>
      </w:ins>
      <w:del w:id="8626" w:author="Lektorat Bauer" w:date="2025-03-04T18:30:00Z" w16du:dateUtc="2025-03-04T17:30:00Z">
        <w:r w:rsidRPr="00944672" w:rsidDel="006C324B">
          <w:rPr>
            <w:rFonts w:ascii="Arial" w:hAnsi="Arial" w:cs="Arial"/>
            <w:sz w:val="24"/>
            <w:szCs w:val="24"/>
          </w:rPr>
          <w:delText>x</w:delText>
        </w:r>
      </w:del>
      <w:r w:rsidRPr="00944672">
        <w:rPr>
          <w:rFonts w:ascii="Arial" w:hAnsi="Arial" w:cs="Arial"/>
          <w:sz w:val="24"/>
          <w:szCs w:val="24"/>
        </w:rPr>
        <w:t xml:space="preserve"> 22 Stapel transportiert.“ </w:t>
      </w:r>
    </w:p>
    <w:p w14:paraId="7A95CD2C" w14:textId="77777777" w:rsidR="006C324B" w:rsidRDefault="00944672" w:rsidP="00623B68">
      <w:pPr>
        <w:autoSpaceDE w:val="0"/>
        <w:autoSpaceDN w:val="0"/>
        <w:adjustRightInd w:val="0"/>
        <w:spacing w:after="0" w:line="360" w:lineRule="auto"/>
        <w:ind w:firstLine="227"/>
        <w:jc w:val="both"/>
        <w:rPr>
          <w:ins w:id="8627" w:author="Lektorat Bauer" w:date="2025-03-04T18:30:00Z" w16du:dateUtc="2025-03-04T17:30:00Z"/>
          <w:rFonts w:ascii="Arial" w:hAnsi="Arial" w:cs="Arial"/>
          <w:sz w:val="24"/>
          <w:szCs w:val="24"/>
        </w:rPr>
      </w:pPr>
      <w:r w:rsidRPr="00944672">
        <w:rPr>
          <w:rFonts w:ascii="Arial" w:hAnsi="Arial" w:cs="Arial"/>
          <w:sz w:val="24"/>
          <w:szCs w:val="24"/>
        </w:rPr>
        <w:t xml:space="preserve">„Du gehst aber sehr ins Detail, John.“ </w:t>
      </w:r>
    </w:p>
    <w:p w14:paraId="2C6DFF7F" w14:textId="77777777" w:rsidR="006C324B" w:rsidRDefault="00944672" w:rsidP="00623B68">
      <w:pPr>
        <w:autoSpaceDE w:val="0"/>
        <w:autoSpaceDN w:val="0"/>
        <w:adjustRightInd w:val="0"/>
        <w:spacing w:after="0" w:line="360" w:lineRule="auto"/>
        <w:ind w:firstLine="227"/>
        <w:jc w:val="both"/>
        <w:rPr>
          <w:ins w:id="8628" w:author="Lektorat Bauer" w:date="2025-03-04T18:31:00Z" w16du:dateUtc="2025-03-04T17:31:00Z"/>
          <w:rFonts w:ascii="Arial" w:hAnsi="Arial" w:cs="Arial"/>
          <w:sz w:val="24"/>
          <w:szCs w:val="24"/>
        </w:rPr>
      </w:pPr>
      <w:r w:rsidRPr="00944672">
        <w:rPr>
          <w:rFonts w:ascii="Arial" w:hAnsi="Arial" w:cs="Arial"/>
          <w:sz w:val="24"/>
          <w:szCs w:val="24"/>
        </w:rPr>
        <w:t>„Sorry, das macht die Gewohnheit. Also die Kurzform: Es werden rund 7</w:t>
      </w:r>
      <w:ins w:id="8629" w:author="Lektorat Bauer" w:date="2025-03-04T18:31:00Z" w16du:dateUtc="2025-03-04T17:31:00Z">
        <w:r w:rsidR="006C324B">
          <w:rPr>
            <w:rFonts w:ascii="Arial" w:hAnsi="Arial" w:cs="Arial"/>
            <w:sz w:val="24"/>
            <w:szCs w:val="24"/>
          </w:rPr>
          <w:t>.</w:t>
        </w:r>
      </w:ins>
      <w:r w:rsidRPr="00944672">
        <w:rPr>
          <w:rFonts w:ascii="Arial" w:hAnsi="Arial" w:cs="Arial"/>
          <w:sz w:val="24"/>
          <w:szCs w:val="24"/>
        </w:rPr>
        <w:t xml:space="preserve">000 Scheine pro Stapel transportiert.“ </w:t>
      </w:r>
    </w:p>
    <w:p w14:paraId="64FB18EB" w14:textId="77777777" w:rsidR="006C324B" w:rsidRDefault="00944672" w:rsidP="00623B68">
      <w:pPr>
        <w:autoSpaceDE w:val="0"/>
        <w:autoSpaceDN w:val="0"/>
        <w:adjustRightInd w:val="0"/>
        <w:spacing w:after="0" w:line="360" w:lineRule="auto"/>
        <w:ind w:firstLine="227"/>
        <w:jc w:val="both"/>
        <w:rPr>
          <w:ins w:id="8630" w:author="Lektorat Bauer" w:date="2025-03-04T18:31:00Z" w16du:dateUtc="2025-03-04T17:31:00Z"/>
          <w:rFonts w:ascii="Arial" w:hAnsi="Arial" w:cs="Arial"/>
          <w:sz w:val="24"/>
          <w:szCs w:val="24"/>
        </w:rPr>
      </w:pPr>
      <w:r w:rsidRPr="00944672">
        <w:rPr>
          <w:rFonts w:ascii="Arial" w:hAnsi="Arial" w:cs="Arial"/>
          <w:sz w:val="24"/>
          <w:szCs w:val="24"/>
        </w:rPr>
        <w:t xml:space="preserve">„7.000 Scheine? Das ist doch nicht viel.“ </w:t>
      </w:r>
    </w:p>
    <w:p w14:paraId="7D6805F0" w14:textId="77777777" w:rsidR="006C324B" w:rsidRDefault="00944672" w:rsidP="00623B68">
      <w:pPr>
        <w:autoSpaceDE w:val="0"/>
        <w:autoSpaceDN w:val="0"/>
        <w:adjustRightInd w:val="0"/>
        <w:spacing w:after="0" w:line="360" w:lineRule="auto"/>
        <w:ind w:firstLine="227"/>
        <w:jc w:val="both"/>
        <w:rPr>
          <w:ins w:id="8631" w:author="Lektorat Bauer" w:date="2025-03-04T18:31:00Z" w16du:dateUtc="2025-03-04T17:31:00Z"/>
          <w:rFonts w:ascii="Arial" w:hAnsi="Arial" w:cs="Arial"/>
          <w:sz w:val="24"/>
          <w:szCs w:val="24"/>
        </w:rPr>
      </w:pPr>
      <w:r w:rsidRPr="00944672">
        <w:rPr>
          <w:rFonts w:ascii="Arial" w:hAnsi="Arial" w:cs="Arial"/>
          <w:sz w:val="24"/>
          <w:szCs w:val="24"/>
        </w:rPr>
        <w:t xml:space="preserve">„Joost, 7.000 pro Stapel. 18 mal 22 Stapel </w:t>
      </w:r>
      <w:ins w:id="8632" w:author="Lektorat Bauer" w:date="2025-03-04T18:31:00Z" w16du:dateUtc="2025-03-04T17:31:00Z">
        <w:r w:rsidR="006C324B">
          <w:rPr>
            <w:rFonts w:ascii="Arial" w:hAnsi="Arial" w:cs="Arial"/>
            <w:sz w:val="24"/>
            <w:szCs w:val="24"/>
          </w:rPr>
          <w:t>à</w:t>
        </w:r>
      </w:ins>
      <w:del w:id="8633" w:author="Lektorat Bauer" w:date="2025-03-04T18:31:00Z" w16du:dateUtc="2025-03-04T17:31:00Z">
        <w:r w:rsidRPr="00944672" w:rsidDel="006C324B">
          <w:rPr>
            <w:rFonts w:ascii="Arial" w:hAnsi="Arial" w:cs="Arial"/>
            <w:sz w:val="24"/>
            <w:szCs w:val="24"/>
          </w:rPr>
          <w:delText>á</w:delText>
        </w:r>
      </w:del>
      <w:r w:rsidRPr="00944672">
        <w:rPr>
          <w:rFonts w:ascii="Arial" w:hAnsi="Arial" w:cs="Arial"/>
          <w:sz w:val="24"/>
          <w:szCs w:val="24"/>
        </w:rPr>
        <w:t xml:space="preserve"> 7.000 Scheine und das auf zwei Ebenen, das sind dann</w:t>
      </w:r>
      <w:del w:id="8634" w:author="Lektorat Bauer" w:date="2025-03-04T18:31:00Z" w16du:dateUtc="2025-03-04T17:31:00Z">
        <w:r w:rsidRPr="00944672" w:rsidDel="006C324B">
          <w:rPr>
            <w:rFonts w:ascii="Arial" w:hAnsi="Arial" w:cs="Arial"/>
            <w:sz w:val="24"/>
            <w:szCs w:val="24"/>
          </w:rPr>
          <w:delText xml:space="preserve"> </w:delText>
        </w:r>
      </w:del>
      <w:r w:rsidRPr="00944672">
        <w:rPr>
          <w:rFonts w:ascii="Arial" w:hAnsi="Arial" w:cs="Arial"/>
          <w:sz w:val="24"/>
          <w:szCs w:val="24"/>
        </w:rPr>
        <w:t xml:space="preserve"> 5.544.000 Scheine.“ </w:t>
      </w:r>
    </w:p>
    <w:p w14:paraId="54609A86" w14:textId="4CF5189D"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„O</w:t>
      </w:r>
      <w:ins w:id="8635" w:author="Lektorat Bauer" w:date="2025-03-04T18:31:00Z" w16du:dateUtc="2025-03-04T17:31:00Z">
        <w:r w:rsidR="006C324B">
          <w:rPr>
            <w:rFonts w:ascii="Arial" w:hAnsi="Arial" w:cs="Arial"/>
            <w:sz w:val="24"/>
            <w:szCs w:val="24"/>
          </w:rPr>
          <w:t>k</w:t>
        </w:r>
      </w:ins>
      <w:del w:id="8636" w:author="Lektorat Bauer" w:date="2025-03-04T18:31:00Z" w16du:dateUtc="2025-03-04T17:31:00Z">
        <w:r w:rsidRPr="00944672" w:rsidDel="006C324B">
          <w:rPr>
            <w:rFonts w:ascii="Arial" w:hAnsi="Arial" w:cs="Arial"/>
            <w:sz w:val="24"/>
            <w:szCs w:val="24"/>
          </w:rPr>
          <w:delText>K</w:delText>
        </w:r>
      </w:del>
      <w:r w:rsidRPr="00944672">
        <w:rPr>
          <w:rFonts w:ascii="Arial" w:hAnsi="Arial" w:cs="Arial"/>
          <w:sz w:val="24"/>
          <w:szCs w:val="24"/>
        </w:rPr>
        <w:t>, langsam verstehe ich. Aber, noch</w:t>
      </w:r>
      <w:del w:id="8637" w:author="Lektorat Bauer" w:date="2025-03-04T18:31:00Z" w16du:dateUtc="2025-03-04T17:31:00Z">
        <w:r w:rsidRPr="00944672" w:rsidDel="006C324B">
          <w:rPr>
            <w:rFonts w:ascii="Arial" w:hAnsi="Arial" w:cs="Arial"/>
            <w:sz w:val="24"/>
            <w:szCs w:val="24"/>
          </w:rPr>
          <w:delText xml:space="preserve"> ein</w:delText>
        </w:r>
      </w:del>
      <w:r w:rsidRPr="00944672">
        <w:rPr>
          <w:rFonts w:ascii="Arial" w:hAnsi="Arial" w:cs="Arial"/>
          <w:sz w:val="24"/>
          <w:szCs w:val="24"/>
        </w:rPr>
        <w:t xml:space="preserve">mal, warum ist das wichtig?“ </w:t>
      </w:r>
    </w:p>
    <w:p w14:paraId="1914DD99" w14:textId="7A275453"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„Bei einer Bank in Singapur, die Nordkorea nahe steht, sind genau 5.544.000 Scheine im Nennwert von 50 USD aufgetaucht. Also 277.200.000 U</w:t>
      </w:r>
      <w:del w:id="8638" w:author="Lektorat Bauer" w:date="2025-03-04T18:32:00Z" w16du:dateUtc="2025-03-04T17:32:00Z">
        <w:r w:rsidRPr="00944672" w:rsidDel="006C324B">
          <w:rPr>
            <w:rFonts w:ascii="Arial" w:hAnsi="Arial" w:cs="Arial"/>
            <w:sz w:val="24"/>
            <w:szCs w:val="24"/>
          </w:rPr>
          <w:delText>D</w:delText>
        </w:r>
      </w:del>
      <w:ins w:id="8639" w:author="Lektorat Bauer" w:date="2025-03-04T18:32:00Z" w16du:dateUtc="2025-03-04T17:32:00Z">
        <w:r w:rsidR="006C324B">
          <w:rPr>
            <w:rFonts w:ascii="Arial" w:hAnsi="Arial" w:cs="Arial"/>
            <w:sz w:val="24"/>
            <w:szCs w:val="24"/>
          </w:rPr>
          <w:t>S</w:t>
        </w:r>
      </w:ins>
      <w:r w:rsidRPr="00944672">
        <w:rPr>
          <w:rFonts w:ascii="Arial" w:hAnsi="Arial" w:cs="Arial"/>
          <w:sz w:val="24"/>
          <w:szCs w:val="24"/>
        </w:rPr>
        <w:t xml:space="preserve">-Dollar.“ </w:t>
      </w:r>
    </w:p>
    <w:p w14:paraId="53277676" w14:textId="3941A39E" w:rsidR="006C324B" w:rsidRDefault="00944672" w:rsidP="00623B68">
      <w:pPr>
        <w:autoSpaceDE w:val="0"/>
        <w:autoSpaceDN w:val="0"/>
        <w:adjustRightInd w:val="0"/>
        <w:spacing w:after="0" w:line="360" w:lineRule="auto"/>
        <w:ind w:firstLine="227"/>
        <w:jc w:val="both"/>
        <w:rPr>
          <w:ins w:id="8640" w:author="Lektorat Bauer" w:date="2025-03-04T18:31:00Z" w16du:dateUtc="2025-03-04T17:31:00Z"/>
          <w:rFonts w:ascii="Arial" w:hAnsi="Arial" w:cs="Arial"/>
          <w:sz w:val="24"/>
          <w:szCs w:val="24"/>
        </w:rPr>
      </w:pPr>
      <w:r w:rsidRPr="00944672">
        <w:rPr>
          <w:rFonts w:ascii="Arial" w:hAnsi="Arial" w:cs="Arial"/>
          <w:sz w:val="24"/>
          <w:szCs w:val="24"/>
        </w:rPr>
        <w:t xml:space="preserve">„Aber was ist </w:t>
      </w:r>
      <w:del w:id="8641" w:author="Lektorat Bauer" w:date="2025-03-04T18:32:00Z" w16du:dateUtc="2025-03-04T17:32:00Z">
        <w:r w:rsidRPr="00944672" w:rsidDel="006C324B">
          <w:rPr>
            <w:rFonts w:ascii="Arial" w:hAnsi="Arial" w:cs="Arial"/>
            <w:sz w:val="24"/>
            <w:szCs w:val="24"/>
          </w:rPr>
          <w:delText xml:space="preserve">bei </w:delText>
        </w:r>
      </w:del>
      <w:ins w:id="8642" w:author="Lektorat Bauer" w:date="2025-03-04T18:32:00Z" w16du:dateUtc="2025-03-04T17:32:00Z">
        <w:r w:rsidR="006C324B">
          <w:rPr>
            <w:rFonts w:ascii="Arial" w:hAnsi="Arial" w:cs="Arial"/>
            <w:sz w:val="24"/>
            <w:szCs w:val="24"/>
          </w:rPr>
          <w:t>an</w:t>
        </w:r>
        <w:r w:rsidR="006C324B" w:rsidRPr="00944672">
          <w:rPr>
            <w:rFonts w:ascii="Arial" w:hAnsi="Arial" w:cs="Arial"/>
            <w:sz w:val="24"/>
            <w:szCs w:val="24"/>
          </w:rPr>
          <w:t xml:space="preserve"> </w:t>
        </w:r>
      </w:ins>
      <w:r w:rsidRPr="00944672">
        <w:rPr>
          <w:rFonts w:ascii="Arial" w:hAnsi="Arial" w:cs="Arial"/>
          <w:sz w:val="24"/>
          <w:szCs w:val="24"/>
        </w:rPr>
        <w:t xml:space="preserve">einer Viertelmilliarde US-Dollar so ungewöhnlich?“ </w:t>
      </w:r>
    </w:p>
    <w:p w14:paraId="50860508" w14:textId="7CC7EC7D"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„Das Ungewöhnliche daran ist, dass es sich um ‚Sterne‘ handelt, die auch noch fortlaufend </w:t>
      </w:r>
      <w:del w:id="8643" w:author="Lektorat Bauer" w:date="2025-03-04T18:31:00Z" w16du:dateUtc="2025-03-04T17:31:00Z">
        <w:r w:rsidRPr="00944672" w:rsidDel="006C324B">
          <w:rPr>
            <w:rFonts w:ascii="Arial" w:hAnsi="Arial" w:cs="Arial"/>
            <w:sz w:val="24"/>
            <w:szCs w:val="24"/>
          </w:rPr>
          <w:delText>numeriert</w:delText>
        </w:r>
      </w:del>
      <w:ins w:id="8644" w:author="Lektorat Bauer" w:date="2025-03-04T18:31:00Z" w16du:dateUtc="2025-03-04T17:31:00Z">
        <w:r w:rsidR="006C324B" w:rsidRPr="00944672">
          <w:rPr>
            <w:rFonts w:ascii="Arial" w:hAnsi="Arial" w:cs="Arial"/>
            <w:sz w:val="24"/>
            <w:szCs w:val="24"/>
          </w:rPr>
          <w:t>nummeriert</w:t>
        </w:r>
      </w:ins>
      <w:r w:rsidRPr="00944672">
        <w:rPr>
          <w:rFonts w:ascii="Arial" w:hAnsi="Arial" w:cs="Arial"/>
          <w:sz w:val="24"/>
          <w:szCs w:val="24"/>
        </w:rPr>
        <w:t xml:space="preserve"> sind. </w:t>
      </w:r>
      <w:commentRangeStart w:id="8645"/>
      <w:r w:rsidRPr="00944672">
        <w:rPr>
          <w:rFonts w:ascii="Arial" w:hAnsi="Arial" w:cs="Arial"/>
          <w:sz w:val="24"/>
          <w:szCs w:val="24"/>
        </w:rPr>
        <w:t>Zusätzlich hat die Kiste ein Gewicht von rund 5,5 Tonnen.“</w:t>
      </w:r>
      <w:commentRangeEnd w:id="8645"/>
      <w:r w:rsidR="003A32C0">
        <w:rPr>
          <w:rStyle w:val="Kommentarzeichen"/>
        </w:rPr>
        <w:commentReference w:id="8645"/>
      </w:r>
    </w:p>
    <w:p w14:paraId="6F2B8C90" w14:textId="77777777" w:rsidR="006C324B" w:rsidRDefault="00944672" w:rsidP="00623B68">
      <w:pPr>
        <w:autoSpaceDE w:val="0"/>
        <w:autoSpaceDN w:val="0"/>
        <w:adjustRightInd w:val="0"/>
        <w:spacing w:after="0" w:line="360" w:lineRule="auto"/>
        <w:ind w:firstLine="227"/>
        <w:jc w:val="both"/>
        <w:rPr>
          <w:ins w:id="8646" w:author="Lektorat Bauer" w:date="2025-03-04T18:32:00Z" w16du:dateUtc="2025-03-04T17:32:00Z"/>
          <w:rFonts w:ascii="Arial" w:hAnsi="Arial" w:cs="Arial"/>
          <w:sz w:val="24"/>
          <w:szCs w:val="24"/>
        </w:rPr>
      </w:pPr>
      <w:r w:rsidRPr="00944672">
        <w:rPr>
          <w:rFonts w:ascii="Arial" w:hAnsi="Arial" w:cs="Arial"/>
          <w:sz w:val="24"/>
          <w:szCs w:val="24"/>
        </w:rPr>
        <w:t xml:space="preserve">„Wenn ich richtig mitgerechnet habe, dann reden wir davon, dass Nordkorea sich Devisen im Wert von 2 Milliarden Euro beschafft hat. Ist das richtig?“ </w:t>
      </w:r>
    </w:p>
    <w:p w14:paraId="407BE490" w14:textId="6ED1515F"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„Das ist korrekt.“</w:t>
      </w:r>
    </w:p>
    <w:p w14:paraId="44562402" w14:textId="77777777" w:rsidR="006C324B" w:rsidRDefault="00944672" w:rsidP="00623B68">
      <w:pPr>
        <w:autoSpaceDE w:val="0"/>
        <w:autoSpaceDN w:val="0"/>
        <w:adjustRightInd w:val="0"/>
        <w:spacing w:after="0" w:line="360" w:lineRule="auto"/>
        <w:ind w:firstLine="227"/>
        <w:jc w:val="both"/>
        <w:rPr>
          <w:ins w:id="8647" w:author="Lektorat Bauer" w:date="2025-03-04T18:32:00Z" w16du:dateUtc="2025-03-04T17:32:00Z"/>
          <w:rFonts w:ascii="Arial" w:hAnsi="Arial" w:cs="Arial"/>
          <w:sz w:val="24"/>
          <w:szCs w:val="24"/>
        </w:rPr>
      </w:pPr>
      <w:r w:rsidRPr="00944672">
        <w:rPr>
          <w:rFonts w:ascii="Arial" w:hAnsi="Arial" w:cs="Arial"/>
          <w:sz w:val="24"/>
          <w:szCs w:val="24"/>
        </w:rPr>
        <w:t xml:space="preserve">„Dann stellt </w:t>
      </w:r>
      <w:commentRangeStart w:id="8648"/>
      <w:r w:rsidRPr="00944672">
        <w:rPr>
          <w:rFonts w:ascii="Arial" w:hAnsi="Arial" w:cs="Arial"/>
          <w:sz w:val="24"/>
          <w:szCs w:val="24"/>
        </w:rPr>
        <w:t xml:space="preserve">sich nur noch die Frage: Woher kommt das alles?“ </w:t>
      </w:r>
      <w:commentRangeEnd w:id="8648"/>
      <w:r w:rsidR="003A32C0">
        <w:rPr>
          <w:rStyle w:val="Kommentarzeichen"/>
        </w:rPr>
        <w:commentReference w:id="8648"/>
      </w:r>
    </w:p>
    <w:p w14:paraId="01DEF726" w14:textId="77777777" w:rsidR="006C324B" w:rsidRDefault="00944672" w:rsidP="00623B68">
      <w:pPr>
        <w:autoSpaceDE w:val="0"/>
        <w:autoSpaceDN w:val="0"/>
        <w:adjustRightInd w:val="0"/>
        <w:spacing w:after="0" w:line="360" w:lineRule="auto"/>
        <w:ind w:firstLine="227"/>
        <w:jc w:val="both"/>
        <w:rPr>
          <w:ins w:id="8649" w:author="Lektorat Bauer" w:date="2025-03-04T18:32:00Z" w16du:dateUtc="2025-03-04T17:32:00Z"/>
          <w:rFonts w:ascii="Arial" w:hAnsi="Arial" w:cs="Arial"/>
          <w:sz w:val="24"/>
          <w:szCs w:val="24"/>
        </w:rPr>
      </w:pPr>
      <w:r w:rsidRPr="00944672">
        <w:rPr>
          <w:rFonts w:ascii="Arial" w:hAnsi="Arial" w:cs="Arial"/>
          <w:sz w:val="24"/>
          <w:szCs w:val="24"/>
        </w:rPr>
        <w:t xml:space="preserve">„Genau. Die Frage ist einfach. Die Antwort ist schwer.“ </w:t>
      </w:r>
    </w:p>
    <w:p w14:paraId="6BFC4E4A" w14:textId="6B003430"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„Wieso? Die Diamanten sehe ich ein, da hattest Du schon gesagt, dass keiner weiß, woher die kommen. Aber das Geld. Das ist nummeriert. Die Fed müsste doch wissen, wohin sie eine Box voll Geld schickt.“</w:t>
      </w:r>
    </w:p>
    <w:p w14:paraId="49544EE4" w14:textId="070A7B4D"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„Das genau ist der Knackpunkt. Die Fed sagt: Die Scheine sind Falschgeld und müssen eingezogen werden. Die Scheine wurden vom Secret Service überprüft, denn der ist dafür zuständig, und </w:t>
      </w:r>
      <w:del w:id="8650" w:author="Lektorat Bauer" w:date="2025-03-04T18:34:00Z" w16du:dateUtc="2025-03-04T17:34:00Z">
        <w:r w:rsidRPr="00944672" w:rsidDel="003A32C0">
          <w:rPr>
            <w:rFonts w:ascii="Arial" w:hAnsi="Arial" w:cs="Arial"/>
            <w:sz w:val="24"/>
            <w:szCs w:val="24"/>
          </w:rPr>
          <w:delText xml:space="preserve">deren </w:delText>
        </w:r>
      </w:del>
      <w:ins w:id="8651" w:author="Lektorat Bauer" w:date="2025-03-04T18:34:00Z" w16du:dateUtc="2025-03-04T17:34:00Z">
        <w:r w:rsidR="003A32C0">
          <w:rPr>
            <w:rFonts w:ascii="Arial" w:hAnsi="Arial" w:cs="Arial"/>
            <w:sz w:val="24"/>
            <w:szCs w:val="24"/>
          </w:rPr>
          <w:t>dessen</w:t>
        </w:r>
        <w:r w:rsidR="003A32C0" w:rsidRPr="00944672">
          <w:rPr>
            <w:rFonts w:ascii="Arial" w:hAnsi="Arial" w:cs="Arial"/>
            <w:sz w:val="24"/>
            <w:szCs w:val="24"/>
          </w:rPr>
          <w:t xml:space="preserve"> </w:t>
        </w:r>
      </w:ins>
      <w:r w:rsidRPr="00944672">
        <w:rPr>
          <w:rFonts w:ascii="Arial" w:hAnsi="Arial" w:cs="Arial"/>
          <w:sz w:val="24"/>
          <w:szCs w:val="24"/>
        </w:rPr>
        <w:t>Ergebnis war: Falschgeld.“</w:t>
      </w:r>
    </w:p>
    <w:p w14:paraId="257EF63A" w14:textId="77777777" w:rsidR="003A32C0" w:rsidRDefault="00944672" w:rsidP="00623B68">
      <w:pPr>
        <w:autoSpaceDE w:val="0"/>
        <w:autoSpaceDN w:val="0"/>
        <w:adjustRightInd w:val="0"/>
        <w:spacing w:after="0" w:line="360" w:lineRule="auto"/>
        <w:ind w:firstLine="227"/>
        <w:jc w:val="both"/>
        <w:rPr>
          <w:ins w:id="8652" w:author="Lektorat Bauer" w:date="2025-03-04T18:34:00Z" w16du:dateUtc="2025-03-04T17:34:00Z"/>
          <w:rFonts w:ascii="Arial" w:hAnsi="Arial" w:cs="Arial"/>
          <w:sz w:val="24"/>
          <w:szCs w:val="24"/>
        </w:rPr>
      </w:pPr>
      <w:r w:rsidRPr="00944672">
        <w:rPr>
          <w:rFonts w:ascii="Arial" w:hAnsi="Arial" w:cs="Arial"/>
          <w:sz w:val="24"/>
          <w:szCs w:val="24"/>
        </w:rPr>
        <w:t xml:space="preserve">„Das ist aber sehr unangenehm für Nordkorea.“ </w:t>
      </w:r>
    </w:p>
    <w:p w14:paraId="4119D7FB" w14:textId="77777777" w:rsidR="003A32C0" w:rsidRDefault="00944672" w:rsidP="00623B68">
      <w:pPr>
        <w:autoSpaceDE w:val="0"/>
        <w:autoSpaceDN w:val="0"/>
        <w:adjustRightInd w:val="0"/>
        <w:spacing w:after="0" w:line="360" w:lineRule="auto"/>
        <w:ind w:firstLine="227"/>
        <w:jc w:val="both"/>
        <w:rPr>
          <w:ins w:id="8653" w:author="Lektorat Bauer" w:date="2025-03-04T18:34:00Z" w16du:dateUtc="2025-03-04T17:34:00Z"/>
          <w:rFonts w:ascii="Arial" w:hAnsi="Arial" w:cs="Arial"/>
          <w:sz w:val="24"/>
          <w:szCs w:val="24"/>
        </w:rPr>
      </w:pPr>
      <w:r w:rsidRPr="00944672">
        <w:rPr>
          <w:rFonts w:ascii="Arial" w:hAnsi="Arial" w:cs="Arial"/>
          <w:sz w:val="24"/>
          <w:szCs w:val="24"/>
        </w:rPr>
        <w:t>„Richtig. Die aber wiederum nichts sagen, damit deren Quelle nicht publik wird.“</w:t>
      </w:r>
    </w:p>
    <w:p w14:paraId="42634AC8" w14:textId="2FC1911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del w:id="8654" w:author="Lektorat Bauer" w:date="2025-03-04T18:34:00Z" w16du:dateUtc="2025-03-04T17:34:00Z">
        <w:r w:rsidRPr="00944672" w:rsidDel="003A32C0">
          <w:rPr>
            <w:rFonts w:ascii="Arial" w:hAnsi="Arial" w:cs="Arial"/>
            <w:sz w:val="24"/>
            <w:szCs w:val="24"/>
          </w:rPr>
          <w:delText xml:space="preserve"> </w:delText>
        </w:r>
      </w:del>
      <w:r w:rsidRPr="00944672">
        <w:rPr>
          <w:rFonts w:ascii="Arial" w:hAnsi="Arial" w:cs="Arial"/>
          <w:sz w:val="24"/>
          <w:szCs w:val="24"/>
        </w:rPr>
        <w:t>„Moment, Du willst sagen, dass jemand das Embargo umgangen hat und dann auch noch Falschgeld an die Nordkoreaner geliefert hat?“ John nickte</w:t>
      </w:r>
      <w:del w:id="8655" w:author="Lektorat Bauer" w:date="2025-03-04T18:34:00Z" w16du:dateUtc="2025-03-04T17:34:00Z">
        <w:r w:rsidRPr="00944672" w:rsidDel="003A32C0">
          <w:rPr>
            <w:rFonts w:ascii="Arial" w:hAnsi="Arial" w:cs="Arial"/>
            <w:sz w:val="24"/>
            <w:szCs w:val="24"/>
          </w:rPr>
          <w:delText xml:space="preserve"> bestätigend</w:delText>
        </w:r>
      </w:del>
      <w:r w:rsidRPr="00944672">
        <w:rPr>
          <w:rFonts w:ascii="Arial" w:hAnsi="Arial" w:cs="Arial"/>
          <w:sz w:val="24"/>
          <w:szCs w:val="24"/>
        </w:rPr>
        <w:t>.</w:t>
      </w:r>
    </w:p>
    <w:p w14:paraId="51C55738" w14:textId="77777777" w:rsidR="003A32C0" w:rsidRDefault="00944672" w:rsidP="00623B68">
      <w:pPr>
        <w:autoSpaceDE w:val="0"/>
        <w:autoSpaceDN w:val="0"/>
        <w:adjustRightInd w:val="0"/>
        <w:spacing w:after="0" w:line="360" w:lineRule="auto"/>
        <w:ind w:firstLine="227"/>
        <w:jc w:val="both"/>
        <w:rPr>
          <w:ins w:id="8656" w:author="Lektorat Bauer" w:date="2025-03-04T18:35:00Z" w16du:dateUtc="2025-03-04T17:35:00Z"/>
          <w:rFonts w:ascii="Arial" w:hAnsi="Arial" w:cs="Arial"/>
          <w:sz w:val="24"/>
          <w:szCs w:val="24"/>
        </w:rPr>
      </w:pPr>
      <w:commentRangeStart w:id="8657"/>
      <w:del w:id="8658" w:author="Lektorat Bauer" w:date="2025-03-04T18:34:00Z" w16du:dateUtc="2025-03-04T17:34:00Z">
        <w:r w:rsidRPr="00944672" w:rsidDel="003A32C0">
          <w:rPr>
            <w:rFonts w:ascii="Arial" w:hAnsi="Arial" w:cs="Arial"/>
            <w:sz w:val="24"/>
            <w:szCs w:val="24"/>
          </w:rPr>
          <w:delText>Mit sarkastischem Tonfall vermutete Joost:</w:delText>
        </w:r>
      </w:del>
      <w:r w:rsidRPr="00944672">
        <w:rPr>
          <w:rFonts w:ascii="Arial" w:hAnsi="Arial" w:cs="Arial"/>
          <w:sz w:val="24"/>
          <w:szCs w:val="24"/>
        </w:rPr>
        <w:t xml:space="preserve"> </w:t>
      </w:r>
      <w:commentRangeEnd w:id="8657"/>
      <w:r w:rsidR="003A32C0">
        <w:rPr>
          <w:rStyle w:val="Kommentarzeichen"/>
        </w:rPr>
        <w:commentReference w:id="8657"/>
      </w:r>
      <w:r w:rsidRPr="00944672">
        <w:rPr>
          <w:rFonts w:ascii="Arial" w:hAnsi="Arial" w:cs="Arial"/>
          <w:sz w:val="24"/>
          <w:szCs w:val="24"/>
        </w:rPr>
        <w:t>„Der dürfte dann eine kurze Lebenserwartung haben.“</w:t>
      </w:r>
      <w:del w:id="8659" w:author="Lektorat Bauer" w:date="2025-03-04T18:34:00Z" w16du:dateUtc="2025-03-04T17:34:00Z">
        <w:r w:rsidRPr="00944672" w:rsidDel="003A32C0">
          <w:rPr>
            <w:rFonts w:ascii="Arial" w:hAnsi="Arial" w:cs="Arial"/>
            <w:sz w:val="24"/>
            <w:szCs w:val="24"/>
          </w:rPr>
          <w:delText xml:space="preserve"> </w:delText>
        </w:r>
      </w:del>
      <w:r w:rsidRPr="00944672">
        <w:rPr>
          <w:rFonts w:ascii="Arial" w:hAnsi="Arial" w:cs="Arial"/>
          <w:sz w:val="24"/>
          <w:szCs w:val="24"/>
        </w:rPr>
        <w:t xml:space="preserve"> </w:t>
      </w:r>
    </w:p>
    <w:p w14:paraId="7638BF35" w14:textId="2D4BD8B5"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Wieder nickte John und sagte dann</w:t>
      </w:r>
      <w:ins w:id="8660" w:author="Lektorat Bauer" w:date="2025-03-04T18:35:00Z" w16du:dateUtc="2025-03-04T17:35:00Z">
        <w:r w:rsidR="003A32C0">
          <w:rPr>
            <w:rFonts w:ascii="Arial" w:hAnsi="Arial" w:cs="Arial"/>
            <w:sz w:val="24"/>
            <w:szCs w:val="24"/>
          </w:rPr>
          <w:t>:</w:t>
        </w:r>
      </w:ins>
      <w:del w:id="8661" w:author="Lektorat Bauer" w:date="2025-03-04T18:35:00Z" w16du:dateUtc="2025-03-04T17:35:00Z">
        <w:r w:rsidRPr="00944672" w:rsidDel="003A32C0">
          <w:rPr>
            <w:rFonts w:ascii="Arial" w:hAnsi="Arial" w:cs="Arial"/>
            <w:sz w:val="24"/>
            <w:szCs w:val="24"/>
          </w:rPr>
          <w:delText>,</w:delText>
        </w:r>
      </w:del>
      <w:r w:rsidRPr="00944672">
        <w:rPr>
          <w:rFonts w:ascii="Arial" w:hAnsi="Arial" w:cs="Arial"/>
          <w:sz w:val="24"/>
          <w:szCs w:val="24"/>
        </w:rPr>
        <w:t xml:space="preserve"> „Das ist schon eine prekäre Situation, in die Nordkorea gebracht worden ist. Wenn niemand mehr Vertrauen in das ausgezahlte Geld haben kann, dass von Nordkorea ausgezahlt wird, dann bricht der Kontakt zur Halbwelt ab. Tatsächlich haben sich einige Akteure aus dem Spiel vorübergehend zurückgezogen.“</w:t>
      </w:r>
    </w:p>
    <w:p w14:paraId="7A0C4B50" w14:textId="1AA71731"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Joost schaute John durchdringend an. „John, Du erzählst mir hier einiges. Ehrlich gesagt, </w:t>
      </w:r>
      <w:del w:id="8662" w:author="Lektorat Bauer" w:date="2025-03-04T18:35:00Z" w16du:dateUtc="2025-03-04T17:35:00Z">
        <w:r w:rsidRPr="00944672" w:rsidDel="003A32C0">
          <w:rPr>
            <w:rFonts w:ascii="Arial" w:hAnsi="Arial" w:cs="Arial"/>
            <w:sz w:val="24"/>
            <w:szCs w:val="24"/>
          </w:rPr>
          <w:delText xml:space="preserve">es kling </w:delText>
        </w:r>
      </w:del>
      <w:r w:rsidRPr="00944672">
        <w:rPr>
          <w:rFonts w:ascii="Arial" w:hAnsi="Arial" w:cs="Arial"/>
          <w:sz w:val="24"/>
          <w:szCs w:val="24"/>
        </w:rPr>
        <w:t xml:space="preserve">manches </w:t>
      </w:r>
      <w:ins w:id="8663" w:author="Lektorat Bauer" w:date="2025-03-04T18:35:00Z" w16du:dateUtc="2025-03-04T17:35:00Z">
        <w:r w:rsidR="003A32C0">
          <w:rPr>
            <w:rFonts w:ascii="Arial" w:hAnsi="Arial" w:cs="Arial"/>
            <w:sz w:val="24"/>
            <w:szCs w:val="24"/>
          </w:rPr>
          <w:t xml:space="preserve">klingt </w:t>
        </w:r>
      </w:ins>
      <w:r w:rsidRPr="00944672">
        <w:rPr>
          <w:rFonts w:ascii="Arial" w:hAnsi="Arial" w:cs="Arial"/>
          <w:sz w:val="24"/>
          <w:szCs w:val="24"/>
        </w:rPr>
        <w:t>wie aus einem Roman. Mir wurde gesagt, Du seiest Banker. Die Informationen</w:t>
      </w:r>
      <w:ins w:id="8664" w:author="Lektorat Bauer" w:date="2025-03-04T18:35:00Z" w16du:dateUtc="2025-03-04T17:35:00Z">
        <w:r w:rsidR="003A32C0">
          <w:rPr>
            <w:rFonts w:ascii="Arial" w:hAnsi="Arial" w:cs="Arial"/>
            <w:sz w:val="24"/>
            <w:szCs w:val="24"/>
          </w:rPr>
          <w:t>,</w:t>
        </w:r>
      </w:ins>
      <w:r w:rsidRPr="00944672">
        <w:rPr>
          <w:rFonts w:ascii="Arial" w:hAnsi="Arial" w:cs="Arial"/>
          <w:sz w:val="24"/>
          <w:szCs w:val="24"/>
        </w:rPr>
        <w:t xml:space="preserve"> die Du hier wiedergibst</w:t>
      </w:r>
      <w:ins w:id="8665" w:author="Lektorat Bauer" w:date="2025-03-04T18:35:00Z" w16du:dateUtc="2025-03-04T17:35:00Z">
        <w:r w:rsidR="003A32C0">
          <w:rPr>
            <w:rFonts w:ascii="Arial" w:hAnsi="Arial" w:cs="Arial"/>
            <w:sz w:val="24"/>
            <w:szCs w:val="24"/>
          </w:rPr>
          <w:t>,</w:t>
        </w:r>
      </w:ins>
      <w:r w:rsidRPr="00944672">
        <w:rPr>
          <w:rFonts w:ascii="Arial" w:hAnsi="Arial" w:cs="Arial"/>
          <w:sz w:val="24"/>
          <w:szCs w:val="24"/>
        </w:rPr>
        <w:t xml:space="preserve"> klingen eher nach Geheimdienst. Wer und was bist Du wirklich?“</w:t>
      </w:r>
    </w:p>
    <w:p w14:paraId="44B22E07" w14:textId="7382C94D"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„Mir wurde gesagt, dass Du ein guter Journalist bist, dass hast Du eben gerade wieder bewiesen.“ John nickte anerkennend. Dann drehte er sich zu Seite und bestellte noch zwei Espresso</w:t>
      </w:r>
      <w:del w:id="8666" w:author="Lektorat Bauer" w:date="2025-03-04T18:35:00Z" w16du:dateUtc="2025-03-04T17:35:00Z">
        <w:r w:rsidRPr="00944672" w:rsidDel="003A32C0">
          <w:rPr>
            <w:rFonts w:ascii="Arial" w:hAnsi="Arial" w:cs="Arial"/>
            <w:sz w:val="24"/>
            <w:szCs w:val="24"/>
          </w:rPr>
          <w:delText xml:space="preserve">, er </w:delText>
        </w:r>
        <w:commentRangeStart w:id="8667"/>
        <w:r w:rsidRPr="00944672" w:rsidDel="003A32C0">
          <w:rPr>
            <w:rFonts w:ascii="Arial" w:hAnsi="Arial" w:cs="Arial"/>
            <w:sz w:val="24"/>
            <w:szCs w:val="24"/>
          </w:rPr>
          <w:delText>brauchte die Zeit zu nachdenken</w:delText>
        </w:r>
      </w:del>
      <w:commentRangeEnd w:id="8667"/>
      <w:r w:rsidR="003A32C0">
        <w:rPr>
          <w:rStyle w:val="Kommentarzeichen"/>
        </w:rPr>
        <w:commentReference w:id="8667"/>
      </w:r>
      <w:ins w:id="8668" w:author="Lektorat Bauer" w:date="2025-03-04T18:35:00Z" w16du:dateUtc="2025-03-04T17:35:00Z">
        <w:r w:rsidR="003A32C0">
          <w:rPr>
            <w:rFonts w:ascii="Arial" w:hAnsi="Arial" w:cs="Arial"/>
            <w:sz w:val="24"/>
            <w:szCs w:val="24"/>
          </w:rPr>
          <w:t>.</w:t>
        </w:r>
      </w:ins>
      <w:r w:rsidRPr="00944672">
        <w:rPr>
          <w:rFonts w:ascii="Arial" w:hAnsi="Arial" w:cs="Arial"/>
          <w:sz w:val="24"/>
          <w:szCs w:val="24"/>
        </w:rPr>
        <w:t xml:space="preserve">. </w:t>
      </w:r>
    </w:p>
    <w:p w14:paraId="029CA707" w14:textId="0E48F723"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„Also, es gibt drei Personen in Europa, die über die finanziellen Geschäfte Nordkoreas sehr gut Bescheid wissen: Stan Lee, Abteilungsleiter Nordkorea</w:t>
      </w:r>
      <w:ins w:id="8669" w:author="Lektorat Bauer" w:date="2025-03-04T18:36:00Z" w16du:dateUtc="2025-03-04T17:36:00Z">
        <w:r w:rsidR="003A32C0">
          <w:rPr>
            <w:rFonts w:ascii="Arial" w:hAnsi="Arial" w:cs="Arial"/>
            <w:sz w:val="24"/>
            <w:szCs w:val="24"/>
          </w:rPr>
          <w:t>;</w:t>
        </w:r>
      </w:ins>
      <w:r w:rsidRPr="00944672">
        <w:rPr>
          <w:rFonts w:ascii="Arial" w:hAnsi="Arial" w:cs="Arial"/>
          <w:sz w:val="24"/>
          <w:szCs w:val="24"/>
        </w:rPr>
        <w:t xml:space="preserve"> </w:t>
      </w:r>
      <w:del w:id="8670" w:author="Lektorat Bauer" w:date="2025-03-04T18:36:00Z" w16du:dateUtc="2025-03-04T17:36:00Z">
        <w:r w:rsidRPr="00944672" w:rsidDel="003A32C0">
          <w:rPr>
            <w:rFonts w:ascii="Arial" w:hAnsi="Arial" w:cs="Arial"/>
            <w:sz w:val="24"/>
            <w:szCs w:val="24"/>
          </w:rPr>
          <w:delText xml:space="preserve">und </w:delText>
        </w:r>
      </w:del>
      <w:r w:rsidRPr="00944672">
        <w:rPr>
          <w:rFonts w:ascii="Arial" w:hAnsi="Arial" w:cs="Arial"/>
          <w:sz w:val="24"/>
          <w:szCs w:val="24"/>
        </w:rPr>
        <w:t>Zachary Young</w:t>
      </w:r>
      <w:ins w:id="8671" w:author="Lektorat Bauer" w:date="2025-03-04T18:36:00Z" w16du:dateUtc="2025-03-04T17:36:00Z">
        <w:r w:rsidR="003A32C0">
          <w:rPr>
            <w:rFonts w:ascii="Arial" w:hAnsi="Arial" w:cs="Arial"/>
            <w:sz w:val="24"/>
            <w:szCs w:val="24"/>
          </w:rPr>
          <w:t>,</w:t>
        </w:r>
      </w:ins>
      <w:r w:rsidRPr="00944672">
        <w:rPr>
          <w:rFonts w:ascii="Arial" w:hAnsi="Arial" w:cs="Arial"/>
          <w:sz w:val="24"/>
          <w:szCs w:val="24"/>
        </w:rPr>
        <w:t xml:space="preserve"> sein Vorgesetzter, Abteilung Special Payment Transactions, Asia, bei der HSBC in London</w:t>
      </w:r>
      <w:ins w:id="8672" w:author="Lektorat Bauer" w:date="2025-03-04T18:36:00Z" w16du:dateUtc="2025-03-04T17:36:00Z">
        <w:r w:rsidR="003A32C0">
          <w:rPr>
            <w:rFonts w:ascii="Arial" w:hAnsi="Arial" w:cs="Arial"/>
            <w:sz w:val="24"/>
            <w:szCs w:val="24"/>
          </w:rPr>
          <w:t>;</w:t>
        </w:r>
      </w:ins>
      <w:r w:rsidRPr="00944672">
        <w:rPr>
          <w:rFonts w:ascii="Arial" w:hAnsi="Arial" w:cs="Arial"/>
          <w:sz w:val="24"/>
          <w:szCs w:val="24"/>
        </w:rPr>
        <w:t xml:space="preserve"> und ich, bei der UBS in Zürich. Wir drei pflegen einen beständigen Austausch mit den Nachrichtendiensten. Unsere Kunden in Nordkorea wissen dass, ebenso wie die Nachrichtendienste wissen, wie wir die Embargo-Vorgaben umgehen.“ </w:t>
      </w:r>
    </w:p>
    <w:p w14:paraId="761D0282" w14:textId="77777777" w:rsidR="003A32C0" w:rsidRDefault="00944672" w:rsidP="00623B68">
      <w:pPr>
        <w:autoSpaceDE w:val="0"/>
        <w:autoSpaceDN w:val="0"/>
        <w:adjustRightInd w:val="0"/>
        <w:spacing w:after="0" w:line="360" w:lineRule="auto"/>
        <w:ind w:firstLine="227"/>
        <w:jc w:val="both"/>
        <w:rPr>
          <w:ins w:id="8673" w:author="Lektorat Bauer" w:date="2025-03-04T18:36:00Z" w16du:dateUtc="2025-03-04T17:36:00Z"/>
          <w:rFonts w:ascii="Arial" w:hAnsi="Arial" w:cs="Arial"/>
          <w:sz w:val="24"/>
          <w:szCs w:val="24"/>
        </w:rPr>
      </w:pPr>
      <w:r w:rsidRPr="00944672">
        <w:rPr>
          <w:rFonts w:ascii="Arial" w:hAnsi="Arial" w:cs="Arial"/>
          <w:sz w:val="24"/>
          <w:szCs w:val="24"/>
        </w:rPr>
        <w:t xml:space="preserve">„Moment mal, ihr umgeht das Embargo? Und das ist bekannt?“ </w:t>
      </w:r>
    </w:p>
    <w:p w14:paraId="4EC05AE9" w14:textId="5C9C85F2"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„Ja. Die Briten nennen so etwas ein ‚</w:t>
      </w:r>
      <w:del w:id="8674" w:author="Lektorat Bauer" w:date="2025-03-04T18:36:00Z" w16du:dateUtc="2025-03-04T17:36:00Z">
        <w:r w:rsidRPr="00944672" w:rsidDel="003A32C0">
          <w:rPr>
            <w:rFonts w:ascii="Arial" w:hAnsi="Arial" w:cs="Arial"/>
            <w:sz w:val="24"/>
            <w:szCs w:val="24"/>
          </w:rPr>
          <w:delText>Gentlemens</w:delText>
        </w:r>
      </w:del>
      <w:ins w:id="8675" w:author="Lektorat Bauer" w:date="2025-03-04T18:36:00Z" w16du:dateUtc="2025-03-04T17:36:00Z">
        <w:r w:rsidR="003A32C0" w:rsidRPr="00944672">
          <w:rPr>
            <w:rFonts w:ascii="Arial" w:hAnsi="Arial" w:cs="Arial"/>
            <w:sz w:val="24"/>
            <w:szCs w:val="24"/>
          </w:rPr>
          <w:t>Gentlem</w:t>
        </w:r>
      </w:ins>
      <w:ins w:id="8676" w:author="Lektorat Bauer" w:date="2025-03-04T18:37:00Z" w16du:dateUtc="2025-03-04T17:37:00Z">
        <w:r w:rsidR="003A32C0">
          <w:rPr>
            <w:rFonts w:ascii="Arial" w:hAnsi="Arial" w:cs="Arial"/>
            <w:sz w:val="24"/>
            <w:szCs w:val="24"/>
          </w:rPr>
          <w:t>e</w:t>
        </w:r>
      </w:ins>
      <w:ins w:id="8677" w:author="Lektorat Bauer" w:date="2025-03-04T18:36:00Z" w16du:dateUtc="2025-03-04T17:36:00Z">
        <w:r w:rsidR="003A32C0" w:rsidRPr="00944672">
          <w:rPr>
            <w:rFonts w:ascii="Arial" w:hAnsi="Arial" w:cs="Arial"/>
            <w:sz w:val="24"/>
            <w:szCs w:val="24"/>
          </w:rPr>
          <w:t>n</w:t>
        </w:r>
        <w:r w:rsidR="003A32C0">
          <w:rPr>
            <w:rFonts w:ascii="Arial" w:hAnsi="Arial" w:cs="Arial"/>
            <w:sz w:val="24"/>
            <w:szCs w:val="24"/>
          </w:rPr>
          <w:t>’</w:t>
        </w:r>
        <w:r w:rsidR="003A32C0" w:rsidRPr="00944672">
          <w:rPr>
            <w:rFonts w:ascii="Arial" w:hAnsi="Arial" w:cs="Arial"/>
            <w:sz w:val="24"/>
            <w:szCs w:val="24"/>
          </w:rPr>
          <w:t>s</w:t>
        </w:r>
      </w:ins>
      <w:r w:rsidRPr="00944672">
        <w:rPr>
          <w:rFonts w:ascii="Arial" w:hAnsi="Arial" w:cs="Arial"/>
          <w:sz w:val="24"/>
          <w:szCs w:val="24"/>
        </w:rPr>
        <w:t xml:space="preserve"> Agreement‘. Wenn jeder weiß, was passiert, dann ist die Gefahr nicht so groß, dass die organisierte Kriminalität, mehr als sonst, mitmischt und das politische Geschehen unkontrollierbar wird.“</w:t>
      </w:r>
    </w:p>
    <w:p w14:paraId="1E351810" w14:textId="77777777" w:rsidR="003A32C0" w:rsidRDefault="00944672" w:rsidP="00623B68">
      <w:pPr>
        <w:autoSpaceDE w:val="0"/>
        <w:autoSpaceDN w:val="0"/>
        <w:adjustRightInd w:val="0"/>
        <w:spacing w:after="0" w:line="360" w:lineRule="auto"/>
        <w:ind w:firstLine="227"/>
        <w:jc w:val="both"/>
        <w:rPr>
          <w:ins w:id="8678" w:author="Lektorat Bauer" w:date="2025-03-04T18:37:00Z" w16du:dateUtc="2025-03-04T17:37:00Z"/>
          <w:rFonts w:ascii="Arial" w:hAnsi="Arial" w:cs="Arial"/>
          <w:sz w:val="24"/>
          <w:szCs w:val="24"/>
        </w:rPr>
      </w:pPr>
      <w:r w:rsidRPr="00944672">
        <w:rPr>
          <w:rFonts w:ascii="Arial" w:hAnsi="Arial" w:cs="Arial"/>
          <w:sz w:val="24"/>
          <w:szCs w:val="24"/>
        </w:rPr>
        <w:t xml:space="preserve">„Das muss ich erst einmal verdauen.“ </w:t>
      </w:r>
    </w:p>
    <w:p w14:paraId="446C6C4C" w14:textId="5DAE0E59"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„Warte ab, jetzt kommt der eigentlich spannende Punkt.“ Die kleinen Kaffees kamen, und beide nippten an dem bitteren Nass. „Am Donnerstag, den 06. März 2014</w:t>
      </w:r>
      <w:ins w:id="8679" w:author="Lektorat Bauer" w:date="2025-03-04T18:37:00Z" w16du:dateUtc="2025-03-04T17:37:00Z">
        <w:r w:rsidR="003A32C0">
          <w:rPr>
            <w:rFonts w:ascii="Arial" w:hAnsi="Arial" w:cs="Arial"/>
            <w:sz w:val="24"/>
            <w:szCs w:val="24"/>
          </w:rPr>
          <w:t>,</w:t>
        </w:r>
      </w:ins>
      <w:r w:rsidRPr="00944672">
        <w:rPr>
          <w:rFonts w:ascii="Arial" w:hAnsi="Arial" w:cs="Arial"/>
          <w:sz w:val="24"/>
          <w:szCs w:val="24"/>
        </w:rPr>
        <w:t xml:space="preserve"> hatten wir in Kuala Lumpur eine Besprechung angesetzt. Ein General des ‚Office 39‘, Zachary Young aus London und ich</w:t>
      </w:r>
      <w:del w:id="8680" w:author="Lektorat Bauer" w:date="2025-03-04T18:37:00Z" w16du:dateUtc="2025-03-04T17:37:00Z">
        <w:r w:rsidRPr="00944672" w:rsidDel="003A32C0">
          <w:rPr>
            <w:rFonts w:ascii="Arial" w:hAnsi="Arial" w:cs="Arial"/>
            <w:sz w:val="24"/>
            <w:szCs w:val="24"/>
          </w:rPr>
          <w:delText>,</w:delText>
        </w:r>
      </w:del>
      <w:ins w:id="8681" w:author="Lektorat Bauer" w:date="2025-03-04T18:37:00Z" w16du:dateUtc="2025-03-04T17:37:00Z">
        <w:r w:rsidR="003A32C0">
          <w:rPr>
            <w:rFonts w:ascii="Arial" w:hAnsi="Arial" w:cs="Arial"/>
            <w:sz w:val="24"/>
            <w:szCs w:val="24"/>
          </w:rPr>
          <w:t xml:space="preserve"> –</w:t>
        </w:r>
      </w:ins>
      <w:r w:rsidRPr="00944672">
        <w:rPr>
          <w:rFonts w:ascii="Arial" w:hAnsi="Arial" w:cs="Arial"/>
          <w:sz w:val="24"/>
          <w:szCs w:val="24"/>
        </w:rPr>
        <w:t xml:space="preserve"> wir wollten </w:t>
      </w:r>
      <w:del w:id="8682" w:author="Lektorat Bauer" w:date="2025-03-04T18:37:00Z" w16du:dateUtc="2025-03-04T17:37:00Z">
        <w:r w:rsidRPr="00944672" w:rsidDel="003A32C0">
          <w:rPr>
            <w:rFonts w:ascii="Arial" w:hAnsi="Arial" w:cs="Arial"/>
            <w:sz w:val="24"/>
            <w:szCs w:val="24"/>
          </w:rPr>
          <w:delText xml:space="preserve">und </w:delText>
        </w:r>
      </w:del>
      <w:ins w:id="8683" w:author="Lektorat Bauer" w:date="2025-03-04T18:37:00Z" w16du:dateUtc="2025-03-04T17:37:00Z">
        <w:r w:rsidR="003A32C0">
          <w:rPr>
            <w:rFonts w:ascii="Arial" w:hAnsi="Arial" w:cs="Arial"/>
            <w:sz w:val="24"/>
            <w:szCs w:val="24"/>
          </w:rPr>
          <w:t>uns</w:t>
        </w:r>
        <w:r w:rsidR="003A32C0" w:rsidRPr="00944672">
          <w:rPr>
            <w:rFonts w:ascii="Arial" w:hAnsi="Arial" w:cs="Arial"/>
            <w:sz w:val="24"/>
            <w:szCs w:val="24"/>
          </w:rPr>
          <w:t xml:space="preserve"> </w:t>
        </w:r>
      </w:ins>
      <w:r w:rsidRPr="00944672">
        <w:rPr>
          <w:rFonts w:ascii="Arial" w:hAnsi="Arial" w:cs="Arial"/>
          <w:sz w:val="24"/>
          <w:szCs w:val="24"/>
        </w:rPr>
        <w:t>unterhalten, weil das Büro Werthaltiges in den Markt bringen wollte</w:t>
      </w:r>
      <w:del w:id="8684" w:author="Lektorat Bauer" w:date="2025-03-04T18:37:00Z" w16du:dateUtc="2025-03-04T17:37:00Z">
        <w:r w:rsidRPr="00944672" w:rsidDel="003A32C0">
          <w:rPr>
            <w:rFonts w:ascii="Arial" w:hAnsi="Arial" w:cs="Arial"/>
            <w:sz w:val="24"/>
            <w:szCs w:val="24"/>
          </w:rPr>
          <w:delText>n</w:delText>
        </w:r>
      </w:del>
      <w:r w:rsidRPr="00944672">
        <w:rPr>
          <w:rFonts w:ascii="Arial" w:hAnsi="Arial" w:cs="Arial"/>
          <w:sz w:val="24"/>
          <w:szCs w:val="24"/>
        </w:rPr>
        <w:t>, und wir die Devisen transferieren sollten.“</w:t>
      </w:r>
    </w:p>
    <w:p w14:paraId="0E836D50"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commentRangeStart w:id="8685"/>
      <w:r w:rsidRPr="00944672">
        <w:rPr>
          <w:rFonts w:ascii="Arial" w:hAnsi="Arial" w:cs="Arial"/>
          <w:sz w:val="24"/>
          <w:szCs w:val="24"/>
        </w:rPr>
        <w:t xml:space="preserve">Joost hob beide Hände und formte ein stilisiertes ‚T‘. </w:t>
      </w:r>
      <w:commentRangeEnd w:id="8685"/>
      <w:r w:rsidR="003A32C0">
        <w:rPr>
          <w:rStyle w:val="Kommentarzeichen"/>
        </w:rPr>
        <w:commentReference w:id="8685"/>
      </w:r>
      <w:r w:rsidRPr="00944672">
        <w:rPr>
          <w:rFonts w:ascii="Arial" w:hAnsi="Arial" w:cs="Arial"/>
          <w:sz w:val="24"/>
          <w:szCs w:val="24"/>
        </w:rPr>
        <w:t>„Auszeit! Eben erzählst Du mir, dass in Singapur Falschgeld aufgetaucht ist. Jetzt erzählst Du mir, dass in Kuala Lumpur eine Besprechung stattfand, zu der Du aus Singapur angereist bist. Kommt es mir nur so vor</w:t>
      </w:r>
      <w:del w:id="8686" w:author="Lektorat Bauer" w:date="2025-03-04T18:38:00Z" w16du:dateUtc="2025-03-04T17:38:00Z">
        <w:r w:rsidRPr="00944672" w:rsidDel="003A32C0">
          <w:rPr>
            <w:rFonts w:ascii="Arial" w:hAnsi="Arial" w:cs="Arial"/>
            <w:sz w:val="24"/>
            <w:szCs w:val="24"/>
          </w:rPr>
          <w:delText>,</w:delText>
        </w:r>
      </w:del>
      <w:r w:rsidRPr="00944672">
        <w:rPr>
          <w:rFonts w:ascii="Arial" w:hAnsi="Arial" w:cs="Arial"/>
          <w:sz w:val="24"/>
          <w:szCs w:val="24"/>
        </w:rPr>
        <w:t xml:space="preserve"> oder ist da ein Zusammenhang?“ </w:t>
      </w:r>
    </w:p>
    <w:p w14:paraId="63055766" w14:textId="3302F951"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„Gut zugehört. Warte, dann bekommst Du die Antwort.“ John fand </w:t>
      </w:r>
      <w:del w:id="8687" w:author="Lektorat Bauer" w:date="2025-03-04T18:38:00Z" w16du:dateUtc="2025-03-04T17:38:00Z">
        <w:r w:rsidRPr="00944672" w:rsidDel="003A32C0">
          <w:rPr>
            <w:rFonts w:ascii="Arial" w:hAnsi="Arial" w:cs="Arial"/>
            <w:sz w:val="24"/>
            <w:szCs w:val="24"/>
          </w:rPr>
          <w:delText>gefallen</w:delText>
        </w:r>
      </w:del>
      <w:ins w:id="8688" w:author="Lektorat Bauer" w:date="2025-03-04T18:38:00Z" w16du:dateUtc="2025-03-04T17:38:00Z">
        <w:r w:rsidR="003A32C0" w:rsidRPr="00944672">
          <w:rPr>
            <w:rFonts w:ascii="Arial" w:hAnsi="Arial" w:cs="Arial"/>
            <w:sz w:val="24"/>
            <w:szCs w:val="24"/>
          </w:rPr>
          <w:t>Gefallen</w:t>
        </w:r>
      </w:ins>
      <w:r w:rsidRPr="00944672">
        <w:rPr>
          <w:rFonts w:ascii="Arial" w:hAnsi="Arial" w:cs="Arial"/>
          <w:sz w:val="24"/>
          <w:szCs w:val="24"/>
        </w:rPr>
        <w:t xml:space="preserve"> an dem Gespräch, da Joost aktiv</w:t>
      </w:r>
      <w:del w:id="8689" w:author="Lektorat Bauer" w:date="2025-03-04T18:38:00Z" w16du:dateUtc="2025-03-04T17:38:00Z">
        <w:r w:rsidRPr="00944672" w:rsidDel="003A32C0">
          <w:rPr>
            <w:rFonts w:ascii="Arial" w:hAnsi="Arial" w:cs="Arial"/>
            <w:sz w:val="24"/>
            <w:szCs w:val="24"/>
          </w:rPr>
          <w:delText>e</w:delText>
        </w:r>
      </w:del>
      <w:r w:rsidRPr="00944672">
        <w:rPr>
          <w:rFonts w:ascii="Arial" w:hAnsi="Arial" w:cs="Arial"/>
          <w:sz w:val="24"/>
          <w:szCs w:val="24"/>
        </w:rPr>
        <w:t xml:space="preserve"> zuhörte und auch nachfragte. „Jetzt kommen zwei Merkwürdigkeiten. Erstens, es kam nicht Zachery Young, wie erwartet, sondern Stan Lee, ohne, dass wir vorab informiert wurden. Zweitens wurde kurz nach der Landung von Stan in Kuala Lumpur ein Attentat durch </w:t>
      </w:r>
      <w:del w:id="8690" w:author="Lektorat Bauer" w:date="2025-03-04T18:38:00Z" w16du:dateUtc="2025-03-04T17:38:00Z">
        <w:r w:rsidRPr="00944672" w:rsidDel="003A32C0">
          <w:rPr>
            <w:rFonts w:ascii="Arial" w:hAnsi="Arial" w:cs="Arial"/>
            <w:sz w:val="24"/>
            <w:szCs w:val="24"/>
          </w:rPr>
          <w:delText xml:space="preserve">sie </w:delText>
        </w:r>
      </w:del>
      <w:ins w:id="8691" w:author="Lektorat Bauer" w:date="2025-03-04T18:38:00Z" w16du:dateUtc="2025-03-04T17:38:00Z">
        <w:r w:rsidR="003A32C0">
          <w:rPr>
            <w:rFonts w:ascii="Arial" w:hAnsi="Arial" w:cs="Arial"/>
            <w:sz w:val="24"/>
            <w:szCs w:val="24"/>
          </w:rPr>
          <w:t>die</w:t>
        </w:r>
        <w:r w:rsidR="003A32C0" w:rsidRPr="00944672">
          <w:rPr>
            <w:rFonts w:ascii="Arial" w:hAnsi="Arial" w:cs="Arial"/>
            <w:sz w:val="24"/>
            <w:szCs w:val="24"/>
          </w:rPr>
          <w:t xml:space="preserve"> </w:t>
        </w:r>
      </w:ins>
      <w:r w:rsidRPr="00944672">
        <w:rPr>
          <w:rFonts w:ascii="Arial" w:hAnsi="Arial" w:cs="Arial"/>
          <w:sz w:val="24"/>
          <w:szCs w:val="24"/>
        </w:rPr>
        <w:t>malaiische Special Branch verhindert. Es ist nicht klar, wem das Attentat galt, aber es liegt nahe, dass es entweder Zachery oder Stan treffen sollte. Die Täter waren Söldner mit Dragunow Scharfschützengewehren.“</w:t>
      </w:r>
    </w:p>
    <w:p w14:paraId="293F6E18" w14:textId="77777777" w:rsidR="003A32C0" w:rsidRDefault="00944672" w:rsidP="00623B68">
      <w:pPr>
        <w:autoSpaceDE w:val="0"/>
        <w:autoSpaceDN w:val="0"/>
        <w:adjustRightInd w:val="0"/>
        <w:spacing w:after="0" w:line="360" w:lineRule="auto"/>
        <w:ind w:firstLine="227"/>
        <w:jc w:val="both"/>
        <w:rPr>
          <w:ins w:id="8692" w:author="Lektorat Bauer" w:date="2025-03-04T18:38:00Z" w16du:dateUtc="2025-03-04T17:38:00Z"/>
          <w:rFonts w:ascii="Arial" w:hAnsi="Arial" w:cs="Arial"/>
          <w:sz w:val="24"/>
          <w:szCs w:val="24"/>
        </w:rPr>
      </w:pPr>
      <w:r w:rsidRPr="00944672">
        <w:rPr>
          <w:rFonts w:ascii="Arial" w:hAnsi="Arial" w:cs="Arial"/>
          <w:sz w:val="24"/>
          <w:szCs w:val="24"/>
        </w:rPr>
        <w:t xml:space="preserve">„Wer sollte ein Interesse haben, einen der beiden zu ermorden?“ </w:t>
      </w:r>
    </w:p>
    <w:p w14:paraId="5EF6CCE1" w14:textId="37611B4E"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„Ich denke, dass es, sagen wir mal, Differenzen</w:t>
      </w:r>
      <w:del w:id="8693" w:author="Lektorat Bauer" w:date="2025-03-04T18:38:00Z" w16du:dateUtc="2025-03-04T17:38:00Z">
        <w:r w:rsidRPr="00944672" w:rsidDel="003A32C0">
          <w:rPr>
            <w:rFonts w:ascii="Arial" w:hAnsi="Arial" w:cs="Arial"/>
            <w:sz w:val="24"/>
            <w:szCs w:val="24"/>
          </w:rPr>
          <w:delText>,</w:delText>
        </w:r>
      </w:del>
      <w:r w:rsidRPr="00944672">
        <w:rPr>
          <w:rFonts w:ascii="Arial" w:hAnsi="Arial" w:cs="Arial"/>
          <w:sz w:val="24"/>
          <w:szCs w:val="24"/>
        </w:rPr>
        <w:t xml:space="preserve"> gab, zwischen der HSBC und den Nordkoreanern. Es ist bekannt, dass die HSBC ihrer eigenen Agenda folgt. Die Nordkoreaner sind sehr nachtragend, wenn man sie hintergeht.“ </w:t>
      </w:r>
    </w:p>
    <w:p w14:paraId="3D1EB200" w14:textId="7B5CCCBE"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„Trotzdem, die Nordkoreaner haben einen Vorteil. Dadurch</w:t>
      </w:r>
      <w:ins w:id="8694" w:author="Lektorat Bauer" w:date="2025-03-04T18:38:00Z" w16du:dateUtc="2025-03-04T17:38:00Z">
        <w:r w:rsidR="003A32C0">
          <w:rPr>
            <w:rFonts w:ascii="Arial" w:hAnsi="Arial" w:cs="Arial"/>
            <w:sz w:val="24"/>
            <w:szCs w:val="24"/>
          </w:rPr>
          <w:t>,</w:t>
        </w:r>
      </w:ins>
      <w:r w:rsidRPr="00944672">
        <w:rPr>
          <w:rFonts w:ascii="Arial" w:hAnsi="Arial" w:cs="Arial"/>
          <w:sz w:val="24"/>
          <w:szCs w:val="24"/>
        </w:rPr>
        <w:t xml:space="preserve"> dass es Euch gibt, haben Sie die Möglichkeit am Inter-Banken-System teilzunehmen. Warum sollten sie sich diesen Zugang verschließen?“ Joost sah nachdenklich zur Decke</w:t>
      </w:r>
      <w:del w:id="8695" w:author="Lektorat Bauer" w:date="2025-03-04T18:38:00Z" w16du:dateUtc="2025-03-04T17:38:00Z">
        <w:r w:rsidRPr="00944672" w:rsidDel="003A32C0">
          <w:rPr>
            <w:rFonts w:ascii="Arial" w:hAnsi="Arial" w:cs="Arial"/>
            <w:sz w:val="24"/>
            <w:szCs w:val="24"/>
          </w:rPr>
          <w:delText>,</w:delText>
        </w:r>
      </w:del>
      <w:ins w:id="8696" w:author="Lektorat Bauer" w:date="2025-03-04T18:38:00Z" w16du:dateUtc="2025-03-04T17:38:00Z">
        <w:r w:rsidR="003A32C0">
          <w:rPr>
            <w:rFonts w:ascii="Arial" w:hAnsi="Arial" w:cs="Arial"/>
            <w:sz w:val="24"/>
            <w:szCs w:val="24"/>
          </w:rPr>
          <w:t>.</w:t>
        </w:r>
      </w:ins>
      <w:r w:rsidRPr="00944672">
        <w:rPr>
          <w:rFonts w:ascii="Arial" w:hAnsi="Arial" w:cs="Arial"/>
          <w:sz w:val="24"/>
          <w:szCs w:val="24"/>
        </w:rPr>
        <w:t xml:space="preserve"> „Und John, wenn Du die Informationen so an mich weitergibst, dann bis Du doch auch in Gefahr, oder habe ich etwas übersehen?“ </w:t>
      </w:r>
    </w:p>
    <w:p w14:paraId="5D9F70CE" w14:textId="0FBE4845"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„Tatsächlich</w:t>
      </w:r>
      <w:del w:id="8697" w:author="Lektorat Bauer" w:date="2025-03-04T18:39:00Z" w16du:dateUtc="2025-03-04T17:39:00Z">
        <w:r w:rsidRPr="00944672" w:rsidDel="003A32C0">
          <w:rPr>
            <w:rFonts w:ascii="Arial" w:hAnsi="Arial" w:cs="Arial"/>
            <w:sz w:val="24"/>
            <w:szCs w:val="24"/>
          </w:rPr>
          <w:delText>,</w:delText>
        </w:r>
      </w:del>
      <w:r w:rsidRPr="00944672">
        <w:rPr>
          <w:rFonts w:ascii="Arial" w:hAnsi="Arial" w:cs="Arial"/>
          <w:sz w:val="24"/>
          <w:szCs w:val="24"/>
        </w:rPr>
        <w:t xml:space="preserve"> wird es Zeit für mich, dass ich mich aus diesem Geschäft zurückziehe. Man hat mir das schon einmal nahe gelegt. Ich möchte aber, dass bestimmte Umstände durch externe, also in diesem Fall Dich, bewertet werden.“</w:t>
      </w:r>
    </w:p>
    <w:p w14:paraId="48B781A0" w14:textId="1FCEF1D1"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 xml:space="preserve">„Daraus schließe ich, dass Du mir nicht alles sagen kannst, was Du möchtest. Aber ich werde das Band </w:t>
      </w:r>
      <w:del w:id="8698" w:author="Lektorat Bauer" w:date="2025-03-04T18:39:00Z" w16du:dateUtc="2025-03-04T17:39:00Z">
        <w:r w:rsidRPr="00944672" w:rsidDel="003A32C0">
          <w:rPr>
            <w:rFonts w:ascii="Arial" w:hAnsi="Arial" w:cs="Arial"/>
            <w:sz w:val="24"/>
            <w:szCs w:val="24"/>
          </w:rPr>
          <w:delText xml:space="preserve">transskiptieren </w:delText>
        </w:r>
      </w:del>
      <w:ins w:id="8699" w:author="Lektorat Bauer" w:date="2025-03-04T18:39:00Z" w16du:dateUtc="2025-03-04T17:39:00Z">
        <w:r w:rsidR="003A32C0">
          <w:rPr>
            <w:rFonts w:ascii="Arial" w:hAnsi="Arial" w:cs="Arial"/>
            <w:sz w:val="24"/>
            <w:szCs w:val="24"/>
          </w:rPr>
          <w:t>transkribieren</w:t>
        </w:r>
        <w:r w:rsidR="003A32C0" w:rsidRPr="00944672">
          <w:rPr>
            <w:rFonts w:ascii="Arial" w:hAnsi="Arial" w:cs="Arial"/>
            <w:sz w:val="24"/>
            <w:szCs w:val="24"/>
          </w:rPr>
          <w:t xml:space="preserve"> </w:t>
        </w:r>
      </w:ins>
      <w:r w:rsidRPr="00944672">
        <w:rPr>
          <w:rFonts w:ascii="Arial" w:hAnsi="Arial" w:cs="Arial"/>
          <w:sz w:val="24"/>
          <w:szCs w:val="24"/>
        </w:rPr>
        <w:t xml:space="preserve">und dann verschiedenen </w:t>
      </w:r>
      <w:ins w:id="8700" w:author="Lektorat Bauer" w:date="2025-03-04T18:39:00Z" w16du:dateUtc="2025-03-04T17:39:00Z">
        <w:r w:rsidR="003A32C0">
          <w:rPr>
            <w:rFonts w:ascii="Arial" w:hAnsi="Arial" w:cs="Arial"/>
            <w:sz w:val="24"/>
            <w:szCs w:val="24"/>
          </w:rPr>
          <w:t>P</w:t>
        </w:r>
      </w:ins>
      <w:del w:id="8701" w:author="Lektorat Bauer" w:date="2025-03-04T18:39:00Z" w16du:dateUtc="2025-03-04T17:39:00Z">
        <w:r w:rsidRPr="00944672" w:rsidDel="003A32C0">
          <w:rPr>
            <w:rFonts w:ascii="Arial" w:hAnsi="Arial" w:cs="Arial"/>
            <w:sz w:val="24"/>
            <w:szCs w:val="24"/>
          </w:rPr>
          <w:delText>p</w:delText>
        </w:r>
      </w:del>
      <w:r w:rsidRPr="00944672">
        <w:rPr>
          <w:rFonts w:ascii="Arial" w:hAnsi="Arial" w:cs="Arial"/>
          <w:sz w:val="24"/>
          <w:szCs w:val="24"/>
        </w:rPr>
        <w:t xml:space="preserve">faden folgen. Hast Du noch einen Tipp für mich?“ </w:t>
      </w:r>
    </w:p>
    <w:p w14:paraId="42F4BB74"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„Tatsächlich habe ich noch einen Namen für Dich. Die Falle in Kuala Lumpur wurde durch eine Spezialistin des Special Branch in Kuala Lumpur entdeckt. Ihr Name ist Satria Chow. Ihre Kontaktdaten habe ich nicht, aber einen Ansprechpartner beim Korps.“ Dabei schob John einen Zettel über den Tisch. Joost sah ihn fragend an.</w:t>
      </w:r>
    </w:p>
    <w:p w14:paraId="6B22D44A" w14:textId="77777777" w:rsidR="003A32C0" w:rsidRDefault="00944672" w:rsidP="00623B68">
      <w:pPr>
        <w:autoSpaceDE w:val="0"/>
        <w:autoSpaceDN w:val="0"/>
        <w:adjustRightInd w:val="0"/>
        <w:spacing w:after="0" w:line="360" w:lineRule="auto"/>
        <w:ind w:firstLine="227"/>
        <w:jc w:val="both"/>
        <w:rPr>
          <w:ins w:id="8702" w:author="Lektorat Bauer" w:date="2025-03-04T18:39:00Z" w16du:dateUtc="2025-03-04T17:39:00Z"/>
          <w:rFonts w:ascii="Arial" w:hAnsi="Arial" w:cs="Arial"/>
          <w:sz w:val="24"/>
          <w:szCs w:val="24"/>
        </w:rPr>
      </w:pPr>
      <w:r w:rsidRPr="00944672">
        <w:rPr>
          <w:rFonts w:ascii="Arial" w:hAnsi="Arial" w:cs="Arial"/>
          <w:sz w:val="24"/>
          <w:szCs w:val="24"/>
        </w:rPr>
        <w:t xml:space="preserve">„Du vermutest richtig. Ich wollte Dich erst kennenlernen, bevor ich Dir diese Daten gebe.“ John lächelte, als er das sagte und Joost antwortete: „Das kann ich verstehen. Natürlich muss ich jetzt fragen, ob Du auch noch ein Bild von ihr hast.“ </w:t>
      </w:r>
    </w:p>
    <w:p w14:paraId="41C8334C" w14:textId="2ACCBE18"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„Nun werde nicht gleich übermütig.“ </w:t>
      </w:r>
      <w:del w:id="8703" w:author="Lektorat Bauer" w:date="2025-03-04T18:39:00Z" w16du:dateUtc="2025-03-04T17:39:00Z">
        <w:r w:rsidRPr="00944672" w:rsidDel="003A32C0">
          <w:rPr>
            <w:rFonts w:ascii="Arial" w:hAnsi="Arial" w:cs="Arial"/>
            <w:sz w:val="24"/>
            <w:szCs w:val="24"/>
          </w:rPr>
          <w:delText xml:space="preserve">Lachte </w:delText>
        </w:r>
      </w:del>
      <w:r w:rsidRPr="00944672">
        <w:rPr>
          <w:rFonts w:ascii="Arial" w:hAnsi="Arial" w:cs="Arial"/>
          <w:sz w:val="24"/>
          <w:szCs w:val="24"/>
        </w:rPr>
        <w:t>John</w:t>
      </w:r>
      <w:del w:id="8704" w:author="Lektorat Bauer" w:date="2025-03-04T18:39:00Z" w16du:dateUtc="2025-03-04T17:39:00Z">
        <w:r w:rsidRPr="00944672" w:rsidDel="003A32C0">
          <w:rPr>
            <w:rFonts w:ascii="Arial" w:hAnsi="Arial" w:cs="Arial"/>
            <w:sz w:val="24"/>
            <w:szCs w:val="24"/>
          </w:rPr>
          <w:delText>,</w:delText>
        </w:r>
      </w:del>
      <w:ins w:id="8705" w:author="Lektorat Bauer" w:date="2025-03-04T18:39:00Z" w16du:dateUtc="2025-03-04T17:39:00Z">
        <w:r w:rsidR="003A32C0">
          <w:rPr>
            <w:rFonts w:ascii="Arial" w:hAnsi="Arial" w:cs="Arial"/>
            <w:sz w:val="24"/>
            <w:szCs w:val="24"/>
          </w:rPr>
          <w:t xml:space="preserve"> lachte.</w:t>
        </w:r>
      </w:ins>
      <w:r w:rsidRPr="00944672">
        <w:rPr>
          <w:rFonts w:ascii="Arial" w:hAnsi="Arial" w:cs="Arial"/>
          <w:sz w:val="24"/>
          <w:szCs w:val="24"/>
        </w:rPr>
        <w:t xml:space="preserve"> „Nein, ich habe kein Bild von </w:t>
      </w:r>
      <w:ins w:id="8706" w:author="Lektorat Bauer" w:date="2025-03-04T18:40:00Z" w16du:dateUtc="2025-03-04T17:40:00Z">
        <w:r w:rsidR="003A32C0">
          <w:rPr>
            <w:rFonts w:ascii="Arial" w:hAnsi="Arial" w:cs="Arial"/>
            <w:sz w:val="24"/>
            <w:szCs w:val="24"/>
          </w:rPr>
          <w:t>i</w:t>
        </w:r>
      </w:ins>
      <w:del w:id="8707" w:author="Lektorat Bauer" w:date="2025-03-04T18:40:00Z" w16du:dateUtc="2025-03-04T17:40:00Z">
        <w:r w:rsidRPr="00944672" w:rsidDel="003A32C0">
          <w:rPr>
            <w:rFonts w:ascii="Arial" w:hAnsi="Arial" w:cs="Arial"/>
            <w:sz w:val="24"/>
            <w:szCs w:val="24"/>
          </w:rPr>
          <w:delText>I</w:delText>
        </w:r>
      </w:del>
      <w:r w:rsidRPr="00944672">
        <w:rPr>
          <w:rFonts w:ascii="Arial" w:hAnsi="Arial" w:cs="Arial"/>
          <w:sz w:val="24"/>
          <w:szCs w:val="24"/>
        </w:rPr>
        <w:t>hr. Im Netz ist auch keines vorhanden. Damit ist die Geheimhaltung gewährleistet.“</w:t>
      </w:r>
    </w:p>
    <w:p w14:paraId="3864C280"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„Gut, dann gehe ich sie suchen.“ </w:t>
      </w:r>
      <w:commentRangeStart w:id="8708"/>
      <w:r w:rsidRPr="00944672">
        <w:rPr>
          <w:rFonts w:ascii="Arial" w:hAnsi="Arial" w:cs="Arial"/>
          <w:sz w:val="24"/>
          <w:szCs w:val="24"/>
        </w:rPr>
        <w:t>Schloss Joost das Gespräch</w:t>
      </w:r>
      <w:commentRangeEnd w:id="8708"/>
      <w:r w:rsidR="003A32C0">
        <w:rPr>
          <w:rStyle w:val="Kommentarzeichen"/>
        </w:rPr>
        <w:commentReference w:id="8708"/>
      </w:r>
      <w:r w:rsidRPr="00944672">
        <w:rPr>
          <w:rFonts w:ascii="Arial" w:hAnsi="Arial" w:cs="Arial"/>
          <w:sz w:val="24"/>
          <w:szCs w:val="24"/>
        </w:rPr>
        <w:t>. „John, vielen Dank für die ganzen Informationen. Der Abend war so spannend, dass ich das Essen zahle.“ Joost winkte und bat um die Rechnung.</w:t>
      </w:r>
    </w:p>
    <w:p w14:paraId="0C8684D1"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Gemeinsam verließen Sie das Restaurant, verabschiedeten sich und gingen getrennter Wege.</w:t>
      </w:r>
    </w:p>
    <w:p w14:paraId="1FA1F103"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22A7C494"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192D15FE"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71B17BE6"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commentRangeStart w:id="8709"/>
      <w:commentRangeEnd w:id="8709"/>
      <w:r w:rsidRPr="00944672">
        <w:rPr>
          <w:rFonts w:ascii="Arial" w:hAnsi="Arial" w:cs="Arial"/>
          <w:sz w:val="24"/>
          <w:szCs w:val="24"/>
        </w:rPr>
        <w:commentReference w:id="8709"/>
      </w:r>
      <w:r w:rsidRPr="00944672">
        <w:rPr>
          <w:rFonts w:ascii="Arial" w:hAnsi="Arial" w:cs="Arial"/>
          <w:b/>
          <w:bCs/>
          <w:sz w:val="24"/>
          <w:szCs w:val="24"/>
        </w:rPr>
        <w:t>&gt;&gt;&gt; Russland, 14. Juli 2014 &lt;&lt;&lt;</w:t>
      </w:r>
    </w:p>
    <w:p w14:paraId="40EB2376" w14:textId="6EAC711C"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In Kursk, am Standort der 53. Luftabwehrbrigade, hatten die Nordkoreaner in den Werkstätten vor Ort zwei Raketen</w:t>
      </w:r>
      <w:del w:id="8710" w:author="Lektorat Bauer" w:date="2025-03-04T10:05:00Z" w16du:dateUtc="2025-03-04T09:05:00Z">
        <w:r w:rsidRPr="00944672" w:rsidDel="0079584B">
          <w:rPr>
            <w:rFonts w:ascii="Arial" w:hAnsi="Arial" w:cs="Arial"/>
            <w:sz w:val="24"/>
            <w:szCs w:val="24"/>
          </w:rPr>
          <w:delText>,</w:delText>
        </w:r>
      </w:del>
      <w:r w:rsidRPr="00944672">
        <w:rPr>
          <w:rFonts w:ascii="Arial" w:hAnsi="Arial" w:cs="Arial"/>
          <w:sz w:val="24"/>
          <w:szCs w:val="24"/>
        </w:rPr>
        <w:t xml:space="preserve"> für weitere Tests modifiziert und eine BUK-M1 mit dem nordkoreanischen Steuergerät ausgestattet, so</w:t>
      </w:r>
      <w:del w:id="8711" w:author="Lektorat Bauer" w:date="2025-03-04T10:05:00Z" w16du:dateUtc="2025-03-04T09:05:00Z">
        <w:r w:rsidRPr="00944672" w:rsidDel="0079584B">
          <w:rPr>
            <w:rFonts w:ascii="Arial" w:hAnsi="Arial" w:cs="Arial"/>
            <w:sz w:val="24"/>
            <w:szCs w:val="24"/>
          </w:rPr>
          <w:delText xml:space="preserve"> das</w:delText>
        </w:r>
      </w:del>
      <w:ins w:id="8712" w:author="Lektorat Bauer" w:date="2025-03-04T10:05:00Z" w16du:dateUtc="2025-03-04T09:05:00Z">
        <w:r w:rsidR="0079584B" w:rsidRPr="00944672">
          <w:rPr>
            <w:rFonts w:ascii="Arial" w:hAnsi="Arial" w:cs="Arial"/>
            <w:sz w:val="24"/>
            <w:szCs w:val="24"/>
          </w:rPr>
          <w:t>dass</w:t>
        </w:r>
      </w:ins>
      <w:r w:rsidRPr="00944672">
        <w:rPr>
          <w:rFonts w:ascii="Arial" w:hAnsi="Arial" w:cs="Arial"/>
          <w:sz w:val="24"/>
          <w:szCs w:val="24"/>
        </w:rPr>
        <w:t xml:space="preserve"> die besten Voraussetzungen für einen guten Test vorlagen.</w:t>
      </w:r>
    </w:p>
    <w:p w14:paraId="17BC37EB" w14:textId="751D4495"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Ab 07:00 Uhr befanden sich alle Soldaten auf dem Testgelände der Luftabwehrbrigade, als der Befehl erging</w:t>
      </w:r>
      <w:ins w:id="8713" w:author="Lektorat Bauer" w:date="2025-03-04T10:05:00Z" w16du:dateUtc="2025-03-04T09:05:00Z">
        <w:r w:rsidR="0079584B">
          <w:rPr>
            <w:rFonts w:ascii="Arial" w:hAnsi="Arial" w:cs="Arial"/>
            <w:sz w:val="24"/>
            <w:szCs w:val="24"/>
          </w:rPr>
          <w:t>,</w:t>
        </w:r>
      </w:ins>
      <w:r w:rsidRPr="00944672">
        <w:rPr>
          <w:rFonts w:ascii="Arial" w:hAnsi="Arial" w:cs="Arial"/>
          <w:sz w:val="24"/>
          <w:szCs w:val="24"/>
        </w:rPr>
        <w:t xml:space="preserve"> das Testgelände bei Belgorod, in rund 150</w:t>
      </w:r>
      <w:ins w:id="8714" w:author="Lektorat Bauer" w:date="2025-03-04T10:05:00Z" w16du:dateUtc="2025-03-04T09:05:00Z">
        <w:r w:rsidR="0079584B">
          <w:rPr>
            <w:rFonts w:ascii="Arial" w:hAnsi="Arial" w:cs="Arial"/>
            <w:sz w:val="24"/>
            <w:szCs w:val="24"/>
          </w:rPr>
          <w:t xml:space="preserve"> KIlometer</w:t>
        </w:r>
      </w:ins>
      <w:del w:id="8715" w:author="Lektorat Bauer" w:date="2025-03-04T10:05:00Z" w16du:dateUtc="2025-03-04T09:05:00Z">
        <w:r w:rsidRPr="00944672" w:rsidDel="0079584B">
          <w:rPr>
            <w:rFonts w:ascii="Arial" w:hAnsi="Arial" w:cs="Arial"/>
            <w:sz w:val="24"/>
            <w:szCs w:val="24"/>
          </w:rPr>
          <w:delText>km</w:delText>
        </w:r>
      </w:del>
      <w:r w:rsidRPr="00944672">
        <w:rPr>
          <w:rFonts w:ascii="Arial" w:hAnsi="Arial" w:cs="Arial"/>
          <w:sz w:val="24"/>
          <w:szCs w:val="24"/>
        </w:rPr>
        <w:t xml:space="preserve"> Entfernung, zu nutzen. Eine kurze Nachfrage ergab, dass das Gelände bei Kursk für eine Aktivkampfübung genutzt werden sollte.</w:t>
      </w:r>
    </w:p>
    <w:p w14:paraId="2AB9E1E1"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Keiner traute, sich das zu hinterfragen, und es war unklar, was damit gemeint war. Aber Befehl ist Befehl und so setzte sich die Kolonne in Marsch.</w:t>
      </w:r>
    </w:p>
    <w:p w14:paraId="381B2E5C"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Am Nachmittag war der neue Standort erreicht und die modifizierte BUK-M1 wurde zum Test bereitgemacht.</w:t>
      </w:r>
    </w:p>
    <w:p w14:paraId="05CE4D0D" w14:textId="4F678E65"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Eine Testdrohne wurde entsandt und flog in einer Höhe von 5.000</w:t>
      </w:r>
      <w:del w:id="8716" w:author="Lektorat Bauer" w:date="2025-03-05T09:12:00Z" w16du:dateUtc="2025-03-05T08:12:00Z">
        <w:r w:rsidRPr="00944672" w:rsidDel="00251360">
          <w:rPr>
            <w:rFonts w:ascii="Arial" w:hAnsi="Arial" w:cs="Arial"/>
            <w:sz w:val="24"/>
            <w:szCs w:val="24"/>
          </w:rPr>
          <w:delText>m</w:delText>
        </w:r>
      </w:del>
      <w:ins w:id="8717" w:author="Lektorat Bauer" w:date="2025-03-05T09:12:00Z" w16du:dateUtc="2025-03-05T08:12:00Z">
        <w:r w:rsidR="00251360">
          <w:rPr>
            <w:rFonts w:ascii="Arial" w:hAnsi="Arial" w:cs="Arial"/>
            <w:sz w:val="24"/>
            <w:szCs w:val="24"/>
          </w:rPr>
          <w:t xml:space="preserve"> Metern</w:t>
        </w:r>
      </w:ins>
      <w:r w:rsidRPr="00944672">
        <w:rPr>
          <w:rFonts w:ascii="Arial" w:hAnsi="Arial" w:cs="Arial"/>
          <w:sz w:val="24"/>
          <w:szCs w:val="24"/>
        </w:rPr>
        <w:t xml:space="preserve"> auf das Testgelände ein.</w:t>
      </w:r>
    </w:p>
    <w:p w14:paraId="566EA617" w14:textId="418C09A3"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del w:id="8718" w:author="Lektorat Bauer" w:date="2025-03-05T09:13:00Z" w16du:dateUtc="2025-03-05T08:13:00Z">
        <w:r w:rsidRPr="00944672" w:rsidDel="00251360">
          <w:rPr>
            <w:rFonts w:ascii="Arial" w:hAnsi="Arial" w:cs="Arial"/>
            <w:sz w:val="24"/>
            <w:szCs w:val="24"/>
          </w:rPr>
          <w:delText xml:space="preserve">Ein </w:delText>
        </w:r>
      </w:del>
      <w:ins w:id="8719" w:author="Lektorat Bauer" w:date="2025-03-05T09:13:00Z" w16du:dateUtc="2025-03-05T08:13:00Z">
        <w:r w:rsidR="00251360">
          <w:rPr>
            <w:rFonts w:ascii="Arial" w:hAnsi="Arial" w:cs="Arial"/>
            <w:sz w:val="24"/>
            <w:szCs w:val="24"/>
          </w:rPr>
          <w:t>Zur selben Zeit flog ein</w:t>
        </w:r>
        <w:r w:rsidR="00251360" w:rsidRPr="00944672">
          <w:rPr>
            <w:rFonts w:ascii="Arial" w:hAnsi="Arial" w:cs="Arial"/>
            <w:sz w:val="24"/>
            <w:szCs w:val="24"/>
          </w:rPr>
          <w:t xml:space="preserve"> </w:t>
        </w:r>
      </w:ins>
      <w:r w:rsidRPr="00944672">
        <w:rPr>
          <w:rFonts w:ascii="Arial" w:hAnsi="Arial" w:cs="Arial"/>
          <w:sz w:val="24"/>
          <w:szCs w:val="24"/>
        </w:rPr>
        <w:t xml:space="preserve">ukrainisches Militärflugzeug vom Typ Antonov AN-26 </w:t>
      </w:r>
      <w:del w:id="8720" w:author="Lektorat Bauer" w:date="2025-03-05T09:13:00Z" w16du:dateUtc="2025-03-05T08:13:00Z">
        <w:r w:rsidRPr="00944672" w:rsidDel="00251360">
          <w:rPr>
            <w:rFonts w:ascii="Arial" w:hAnsi="Arial" w:cs="Arial"/>
            <w:sz w:val="24"/>
            <w:szCs w:val="24"/>
          </w:rPr>
          <w:delText xml:space="preserve">flog </w:delText>
        </w:r>
      </w:del>
      <w:r w:rsidRPr="00944672">
        <w:rPr>
          <w:rFonts w:ascii="Arial" w:hAnsi="Arial" w:cs="Arial"/>
          <w:sz w:val="24"/>
          <w:szCs w:val="24"/>
        </w:rPr>
        <w:t xml:space="preserve">in </w:t>
      </w:r>
      <w:del w:id="8721" w:author="Lektorat Bauer" w:date="2025-03-05T09:13:00Z" w16du:dateUtc="2025-03-05T08:13:00Z">
        <w:r w:rsidRPr="00944672" w:rsidDel="00251360">
          <w:rPr>
            <w:rFonts w:ascii="Arial" w:hAnsi="Arial" w:cs="Arial"/>
            <w:sz w:val="24"/>
            <w:szCs w:val="24"/>
          </w:rPr>
          <w:delText xml:space="preserve">Höhe von </w:delText>
        </w:r>
      </w:del>
      <w:r w:rsidRPr="00944672">
        <w:rPr>
          <w:rFonts w:ascii="Arial" w:hAnsi="Arial" w:cs="Arial"/>
          <w:sz w:val="24"/>
          <w:szCs w:val="24"/>
        </w:rPr>
        <w:t>6.500 Metern</w:t>
      </w:r>
      <w:ins w:id="8722" w:author="Lektorat Bauer" w:date="2025-03-05T09:13:00Z" w16du:dateUtc="2025-03-05T08:13:00Z">
        <w:r w:rsidR="00251360">
          <w:rPr>
            <w:rFonts w:ascii="Arial" w:hAnsi="Arial" w:cs="Arial"/>
            <w:sz w:val="24"/>
            <w:szCs w:val="24"/>
          </w:rPr>
          <w:t xml:space="preserve"> Höhe</w:t>
        </w:r>
      </w:ins>
      <w:r w:rsidRPr="00944672">
        <w:rPr>
          <w:rFonts w:ascii="Arial" w:hAnsi="Arial" w:cs="Arial"/>
          <w:sz w:val="24"/>
          <w:szCs w:val="24"/>
        </w:rPr>
        <w:t xml:space="preserve"> auf einem Routineflug entlang der ukrainisch</w:t>
      </w:r>
      <w:del w:id="8723" w:author="Lektorat Bauer" w:date="2025-03-05T09:13:00Z" w16du:dateUtc="2025-03-05T08:13:00Z">
        <w:r w:rsidRPr="00944672" w:rsidDel="00251360">
          <w:rPr>
            <w:rFonts w:ascii="Arial" w:hAnsi="Arial" w:cs="Arial"/>
            <w:sz w:val="24"/>
            <w:szCs w:val="24"/>
          </w:rPr>
          <w:delText xml:space="preserve"> </w:delText>
        </w:r>
      </w:del>
      <w:r w:rsidRPr="00944672">
        <w:rPr>
          <w:rFonts w:ascii="Arial" w:hAnsi="Arial" w:cs="Arial"/>
          <w:sz w:val="24"/>
          <w:szCs w:val="24"/>
        </w:rPr>
        <w:t>-</w:t>
      </w:r>
      <w:del w:id="8724" w:author="Lektorat Bauer" w:date="2025-03-05T09:13:00Z" w16du:dateUtc="2025-03-05T08:13:00Z">
        <w:r w:rsidRPr="00944672" w:rsidDel="00251360">
          <w:rPr>
            <w:rFonts w:ascii="Arial" w:hAnsi="Arial" w:cs="Arial"/>
            <w:sz w:val="24"/>
            <w:szCs w:val="24"/>
          </w:rPr>
          <w:delText xml:space="preserve"> </w:delText>
        </w:r>
      </w:del>
      <w:r w:rsidRPr="00944672">
        <w:rPr>
          <w:rFonts w:ascii="Arial" w:hAnsi="Arial" w:cs="Arial"/>
          <w:sz w:val="24"/>
          <w:szCs w:val="24"/>
        </w:rPr>
        <w:t xml:space="preserve">russischen Grenze. Beide Gebiete überschnitten sich ein wenig. Die Reisegeschwindigkeit der Antonov AN-26 </w:t>
      </w:r>
      <w:del w:id="8725" w:author="Lektorat Bauer" w:date="2025-03-05T09:13:00Z" w16du:dateUtc="2025-03-05T08:13:00Z">
        <w:r w:rsidRPr="00944672" w:rsidDel="00251360">
          <w:rPr>
            <w:rFonts w:ascii="Arial" w:hAnsi="Arial" w:cs="Arial"/>
            <w:sz w:val="24"/>
            <w:szCs w:val="24"/>
          </w:rPr>
          <w:delText xml:space="preserve">liegt </w:delText>
        </w:r>
      </w:del>
      <w:ins w:id="8726" w:author="Lektorat Bauer" w:date="2025-03-05T09:13:00Z" w16du:dateUtc="2025-03-05T08:13:00Z">
        <w:r w:rsidR="00251360">
          <w:rPr>
            <w:rFonts w:ascii="Arial" w:hAnsi="Arial" w:cs="Arial"/>
            <w:sz w:val="24"/>
            <w:szCs w:val="24"/>
          </w:rPr>
          <w:t>lag</w:t>
        </w:r>
        <w:r w:rsidR="00251360" w:rsidRPr="00944672">
          <w:rPr>
            <w:rFonts w:ascii="Arial" w:hAnsi="Arial" w:cs="Arial"/>
            <w:sz w:val="24"/>
            <w:szCs w:val="24"/>
          </w:rPr>
          <w:t xml:space="preserve"> </w:t>
        </w:r>
      </w:ins>
      <w:r w:rsidRPr="00944672">
        <w:rPr>
          <w:rFonts w:ascii="Arial" w:hAnsi="Arial" w:cs="Arial"/>
          <w:sz w:val="24"/>
          <w:szCs w:val="24"/>
        </w:rPr>
        <w:t>in 6.000</w:t>
      </w:r>
      <w:del w:id="8727" w:author="Lektorat Bauer" w:date="2025-03-05T09:13:00Z" w16du:dateUtc="2025-03-05T08:13:00Z">
        <w:r w:rsidRPr="00944672" w:rsidDel="00251360">
          <w:rPr>
            <w:rFonts w:ascii="Arial" w:hAnsi="Arial" w:cs="Arial"/>
            <w:sz w:val="24"/>
            <w:szCs w:val="24"/>
          </w:rPr>
          <w:delText>m</w:delText>
        </w:r>
      </w:del>
      <w:ins w:id="8728" w:author="Lektorat Bauer" w:date="2025-03-05T09:13:00Z" w16du:dateUtc="2025-03-05T08:13:00Z">
        <w:r w:rsidR="00251360">
          <w:rPr>
            <w:rFonts w:ascii="Arial" w:hAnsi="Arial" w:cs="Arial"/>
            <w:sz w:val="24"/>
            <w:szCs w:val="24"/>
          </w:rPr>
          <w:t xml:space="preserve"> Metern</w:t>
        </w:r>
      </w:ins>
      <w:r w:rsidRPr="00944672">
        <w:rPr>
          <w:rFonts w:ascii="Arial" w:hAnsi="Arial" w:cs="Arial"/>
          <w:sz w:val="24"/>
          <w:szCs w:val="24"/>
        </w:rPr>
        <w:t xml:space="preserve"> Höhe bei 435 </w:t>
      </w:r>
      <w:del w:id="8729" w:author="Lektorat Bauer" w:date="2025-03-05T09:13:00Z" w16du:dateUtc="2025-03-05T08:13:00Z">
        <w:r w:rsidRPr="00944672" w:rsidDel="00251360">
          <w:rPr>
            <w:rFonts w:ascii="Arial" w:hAnsi="Arial" w:cs="Arial"/>
            <w:sz w:val="24"/>
            <w:szCs w:val="24"/>
          </w:rPr>
          <w:delText>km/h</w:delText>
        </w:r>
      </w:del>
      <w:ins w:id="8730" w:author="Lektorat Bauer" w:date="2025-03-05T09:13:00Z" w16du:dateUtc="2025-03-05T08:13:00Z">
        <w:r w:rsidR="00251360">
          <w:rPr>
            <w:rFonts w:ascii="Arial" w:hAnsi="Arial" w:cs="Arial"/>
            <w:sz w:val="24"/>
            <w:szCs w:val="24"/>
          </w:rPr>
          <w:t>Stundenkilometern</w:t>
        </w:r>
      </w:ins>
      <w:r w:rsidRPr="00944672">
        <w:rPr>
          <w:rFonts w:ascii="Arial" w:hAnsi="Arial" w:cs="Arial"/>
          <w:sz w:val="24"/>
          <w:szCs w:val="24"/>
        </w:rPr>
        <w:t>. Da im Donbass ‚Freiheitskämpfer‘ sich immer wieder Scharmützel mit dem regulären ukrainischen Militär lieferten, war die Anweisung eingegangen, den Flug höher als normal durchzuführen.</w:t>
      </w:r>
    </w:p>
    <w:p w14:paraId="6DE6AD4C"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Als die Drohne einflog und das Testsignal ausstrahlte, erfasste die BUK-M1 diese sofort und erkannte sie als Ziel.</w:t>
      </w:r>
    </w:p>
    <w:p w14:paraId="459340DC" w14:textId="3E697DD6"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An Bord der ukrainischen Antonov erkannte der Bordingenieur, dass am Boden eine BUK-M1 aktiv war und schaltete automatisch </w:t>
      </w:r>
      <w:del w:id="8731" w:author="Lektorat Bauer" w:date="2025-03-05T09:14:00Z" w16du:dateUtc="2025-03-05T08:14:00Z">
        <w:r w:rsidRPr="00944672" w:rsidDel="00251360">
          <w:rPr>
            <w:rFonts w:ascii="Arial" w:hAnsi="Arial" w:cs="Arial"/>
            <w:sz w:val="24"/>
            <w:szCs w:val="24"/>
          </w:rPr>
          <w:delText xml:space="preserve">auf </w:delText>
        </w:r>
      </w:del>
      <w:ins w:id="8732" w:author="Lektorat Bauer" w:date="2025-03-05T09:14:00Z" w16du:dateUtc="2025-03-05T08:14:00Z">
        <w:r w:rsidR="00251360">
          <w:rPr>
            <w:rFonts w:ascii="Arial" w:hAnsi="Arial" w:cs="Arial"/>
            <w:sz w:val="24"/>
            <w:szCs w:val="24"/>
          </w:rPr>
          <w:t>in</w:t>
        </w:r>
        <w:r w:rsidR="00251360" w:rsidRPr="00944672">
          <w:rPr>
            <w:rFonts w:ascii="Arial" w:hAnsi="Arial" w:cs="Arial"/>
            <w:sz w:val="24"/>
            <w:szCs w:val="24"/>
          </w:rPr>
          <w:t xml:space="preserve"> </w:t>
        </w:r>
      </w:ins>
      <w:r w:rsidRPr="00944672">
        <w:rPr>
          <w:rFonts w:ascii="Arial" w:hAnsi="Arial" w:cs="Arial"/>
          <w:sz w:val="24"/>
          <w:szCs w:val="24"/>
        </w:rPr>
        <w:t>den Störmodus, der das Fixieren der BUK-M1 auf das Flugzeug verhindern sollte.</w:t>
      </w:r>
    </w:p>
    <w:p w14:paraId="3D2C0253"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Als die Nordkoreaner die Rakete auslösten, um die Drohne anzugreifen, erkannte die modifizierte Software in der Steuereinheit das Störsignal der Antonov und gab der Rakete das Signal, dass die Zielkoordinaten geändert werden mussten. </w:t>
      </w:r>
    </w:p>
    <w:p w14:paraId="5C621227"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In Bruchteilen von Sekunden stellte sich die Rakete auf das neue Ziel ein und änderte den Kurs.</w:t>
      </w:r>
    </w:p>
    <w:p w14:paraId="395F4081"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Da beide Ziele ungefähr in der gleichen Richtung flogen, war die Abweichung mit dem bloßen Auge nicht zu erkennen. Als die Abweichung erkennbar wurde, konnten die Systembetreuer nicht mehr reagieren, um die Selbstzerstörung zu aktivieren.</w:t>
      </w:r>
    </w:p>
    <w:p w14:paraId="163A62A4" w14:textId="039FA802"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del w:id="8733" w:author="Lektorat Bauer" w:date="2025-03-05T09:15:00Z" w16du:dateUtc="2025-03-05T08:15:00Z">
        <w:r w:rsidRPr="00944672" w:rsidDel="00251360">
          <w:rPr>
            <w:rFonts w:ascii="Arial" w:hAnsi="Arial" w:cs="Arial"/>
            <w:sz w:val="24"/>
            <w:szCs w:val="24"/>
          </w:rPr>
          <w:delText>Kurz darauf</w:delText>
        </w:r>
      </w:del>
      <w:ins w:id="8734" w:author="Lektorat Bauer" w:date="2025-03-05T09:15:00Z" w16du:dateUtc="2025-03-05T08:15:00Z">
        <w:r w:rsidR="00251360">
          <w:rPr>
            <w:rFonts w:ascii="Arial" w:hAnsi="Arial" w:cs="Arial"/>
            <w:sz w:val="24"/>
            <w:szCs w:val="24"/>
          </w:rPr>
          <w:t>Sekunden später</w:t>
        </w:r>
      </w:ins>
      <w:r w:rsidRPr="00944672">
        <w:rPr>
          <w:rFonts w:ascii="Arial" w:hAnsi="Arial" w:cs="Arial"/>
          <w:sz w:val="24"/>
          <w:szCs w:val="24"/>
        </w:rPr>
        <w:t xml:space="preserve"> verließ die Testdrohne unbeschädigt das Testgelände und die ukrainische AN-26 verschwand in einem Feuerball vom Himmel.</w:t>
      </w:r>
    </w:p>
    <w:p w14:paraId="58E6F5E2" w14:textId="0DDB5FB8"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Anhand der anschließenden Systemanalyse konnten die nordkoreanischen Ingenieure feststellen, dass die Raketensteuerung wie geplant funktioniert hatte. </w:t>
      </w:r>
      <w:del w:id="8735" w:author="Lektorat Bauer" w:date="2025-03-05T09:15:00Z" w16du:dateUtc="2025-03-05T08:15:00Z">
        <w:r w:rsidRPr="00944672" w:rsidDel="00251360">
          <w:rPr>
            <w:rFonts w:ascii="Arial" w:hAnsi="Arial" w:cs="Arial"/>
            <w:sz w:val="24"/>
            <w:szCs w:val="24"/>
          </w:rPr>
          <w:delText>Die Tatsache, dass</w:delText>
        </w:r>
      </w:del>
      <w:ins w:id="8736" w:author="Lektorat Bauer" w:date="2025-03-05T09:15:00Z" w16du:dateUtc="2025-03-05T08:15:00Z">
        <w:r w:rsidR="00251360">
          <w:rPr>
            <w:rFonts w:ascii="Arial" w:hAnsi="Arial" w:cs="Arial"/>
            <w:sz w:val="24"/>
            <w:szCs w:val="24"/>
          </w:rPr>
          <w:t>Die</w:t>
        </w:r>
      </w:ins>
      <w:r w:rsidRPr="00944672">
        <w:rPr>
          <w:rFonts w:ascii="Arial" w:hAnsi="Arial" w:cs="Arial"/>
          <w:sz w:val="24"/>
          <w:szCs w:val="24"/>
        </w:rPr>
        <w:t xml:space="preserve"> </w:t>
      </w:r>
      <w:del w:id="8737" w:author="Lektorat Bauer" w:date="2025-03-05T09:15:00Z" w16du:dateUtc="2025-03-05T08:15:00Z">
        <w:r w:rsidRPr="00944672" w:rsidDel="00251360">
          <w:rPr>
            <w:rFonts w:ascii="Arial" w:hAnsi="Arial" w:cs="Arial"/>
            <w:sz w:val="24"/>
            <w:szCs w:val="24"/>
          </w:rPr>
          <w:delText xml:space="preserve">die </w:delText>
        </w:r>
      </w:del>
      <w:r w:rsidRPr="00944672">
        <w:rPr>
          <w:rFonts w:ascii="Arial" w:hAnsi="Arial" w:cs="Arial"/>
          <w:sz w:val="24"/>
          <w:szCs w:val="24"/>
        </w:rPr>
        <w:t xml:space="preserve">AN-26 </w:t>
      </w:r>
      <w:ins w:id="8738" w:author="Lektorat Bauer" w:date="2025-03-05T09:15:00Z" w16du:dateUtc="2025-03-05T08:15:00Z">
        <w:r w:rsidR="00251360">
          <w:rPr>
            <w:rFonts w:ascii="Arial" w:hAnsi="Arial" w:cs="Arial"/>
            <w:sz w:val="24"/>
            <w:szCs w:val="24"/>
          </w:rPr>
          <w:t xml:space="preserve">war </w:t>
        </w:r>
      </w:ins>
      <w:r w:rsidRPr="00944672">
        <w:rPr>
          <w:rFonts w:ascii="Arial" w:hAnsi="Arial" w:cs="Arial"/>
          <w:sz w:val="24"/>
          <w:szCs w:val="24"/>
        </w:rPr>
        <w:t xml:space="preserve">abgeschossen </w:t>
      </w:r>
      <w:del w:id="8739" w:author="Lektorat Bauer" w:date="2025-03-05T09:15:00Z" w16du:dateUtc="2025-03-05T08:15:00Z">
        <w:r w:rsidRPr="00944672" w:rsidDel="00251360">
          <w:rPr>
            <w:rFonts w:ascii="Arial" w:hAnsi="Arial" w:cs="Arial"/>
            <w:sz w:val="24"/>
            <w:szCs w:val="24"/>
          </w:rPr>
          <w:delText>wurde</w:delText>
        </w:r>
      </w:del>
      <w:ins w:id="8740" w:author="Lektorat Bauer" w:date="2025-03-05T09:15:00Z" w16du:dateUtc="2025-03-05T08:15:00Z">
        <w:r w:rsidR="00251360">
          <w:rPr>
            <w:rFonts w:ascii="Arial" w:hAnsi="Arial" w:cs="Arial"/>
            <w:sz w:val="24"/>
            <w:szCs w:val="24"/>
          </w:rPr>
          <w:t>worden</w:t>
        </w:r>
      </w:ins>
      <w:r w:rsidRPr="00944672">
        <w:rPr>
          <w:rFonts w:ascii="Arial" w:hAnsi="Arial" w:cs="Arial"/>
          <w:sz w:val="24"/>
          <w:szCs w:val="24"/>
        </w:rPr>
        <w:t xml:space="preserve">, </w:t>
      </w:r>
      <w:del w:id="8741" w:author="Lektorat Bauer" w:date="2025-03-05T09:15:00Z" w16du:dateUtc="2025-03-05T08:15:00Z">
        <w:r w:rsidRPr="00944672" w:rsidDel="00251360">
          <w:rPr>
            <w:rFonts w:ascii="Arial" w:hAnsi="Arial" w:cs="Arial"/>
            <w:sz w:val="24"/>
            <w:szCs w:val="24"/>
          </w:rPr>
          <w:delText>lag daran, dass</w:delText>
        </w:r>
      </w:del>
      <w:ins w:id="8742" w:author="Lektorat Bauer" w:date="2025-03-05T09:15:00Z" w16du:dateUtc="2025-03-05T08:15:00Z">
        <w:r w:rsidR="00251360">
          <w:rPr>
            <w:rFonts w:ascii="Arial" w:hAnsi="Arial" w:cs="Arial"/>
            <w:sz w:val="24"/>
            <w:szCs w:val="24"/>
          </w:rPr>
          <w:t>weil</w:t>
        </w:r>
      </w:ins>
      <w:r w:rsidRPr="00944672">
        <w:rPr>
          <w:rFonts w:ascii="Arial" w:hAnsi="Arial" w:cs="Arial"/>
          <w:sz w:val="24"/>
          <w:szCs w:val="24"/>
        </w:rPr>
        <w:t xml:space="preserve"> die Freund-Feind-Erkennung die Zielerfassung überschrieb</w:t>
      </w:r>
      <w:ins w:id="8743" w:author="Lektorat Bauer" w:date="2025-03-05T09:15:00Z" w16du:dateUtc="2025-03-05T08:15:00Z">
        <w:r w:rsidR="00251360">
          <w:rPr>
            <w:rFonts w:ascii="Arial" w:hAnsi="Arial" w:cs="Arial"/>
            <w:sz w:val="24"/>
            <w:szCs w:val="24"/>
          </w:rPr>
          <w:t>en hatte</w:t>
        </w:r>
      </w:ins>
      <w:r w:rsidRPr="00944672">
        <w:rPr>
          <w:rFonts w:ascii="Arial" w:hAnsi="Arial" w:cs="Arial"/>
          <w:sz w:val="24"/>
          <w:szCs w:val="24"/>
        </w:rPr>
        <w:t>, als die AN-26 ihre Abwehrmaßnahmen aktivierte. Diese Aktivierung wurde als feindliche Handlung interpretiert und das neue Ziel bekämpft.</w:t>
      </w:r>
    </w:p>
    <w:p w14:paraId="2F73C3CE" w14:textId="4FE93189"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Obwohl ein fremdes und bemanntes Flugzeug abgeschossen wurde, konnte der Abschuss als voller Erfolg gewertet werden</w:t>
      </w:r>
      <w:del w:id="8744" w:author="Lektorat Bauer" w:date="2025-03-05T09:15:00Z" w16du:dateUtc="2025-03-05T08:15:00Z">
        <w:r w:rsidRPr="00944672" w:rsidDel="00251360">
          <w:rPr>
            <w:rFonts w:ascii="Arial" w:hAnsi="Arial" w:cs="Arial"/>
            <w:sz w:val="24"/>
            <w:szCs w:val="24"/>
          </w:rPr>
          <w:delText xml:space="preserve">, </w:delText>
        </w:r>
      </w:del>
      <w:ins w:id="8745" w:author="Lektorat Bauer" w:date="2025-03-05T09:15:00Z" w16du:dateUtc="2025-03-05T08:15:00Z">
        <w:r w:rsidR="00251360">
          <w:rPr>
            <w:rFonts w:ascii="Arial" w:hAnsi="Arial" w:cs="Arial"/>
            <w:sz w:val="24"/>
            <w:szCs w:val="24"/>
          </w:rPr>
          <w:t>.</w:t>
        </w:r>
        <w:r w:rsidR="00251360" w:rsidRPr="00944672">
          <w:rPr>
            <w:rFonts w:ascii="Arial" w:hAnsi="Arial" w:cs="Arial"/>
            <w:sz w:val="24"/>
            <w:szCs w:val="24"/>
          </w:rPr>
          <w:t xml:space="preserve"> </w:t>
        </w:r>
      </w:ins>
      <w:del w:id="8746" w:author="Lektorat Bauer" w:date="2025-03-05T09:16:00Z" w16du:dateUtc="2025-03-05T08:16:00Z">
        <w:r w:rsidRPr="00944672" w:rsidDel="00251360">
          <w:rPr>
            <w:rFonts w:ascii="Arial" w:hAnsi="Arial" w:cs="Arial"/>
            <w:sz w:val="24"/>
            <w:szCs w:val="24"/>
          </w:rPr>
          <w:delText>denn d</w:delText>
        </w:r>
      </w:del>
      <w:ins w:id="8747" w:author="Lektorat Bauer" w:date="2025-03-05T09:16:00Z" w16du:dateUtc="2025-03-05T08:16:00Z">
        <w:r w:rsidR="00251360">
          <w:rPr>
            <w:rFonts w:ascii="Arial" w:hAnsi="Arial" w:cs="Arial"/>
            <w:sz w:val="24"/>
            <w:szCs w:val="24"/>
          </w:rPr>
          <w:t>D</w:t>
        </w:r>
      </w:ins>
      <w:r w:rsidRPr="00944672">
        <w:rPr>
          <w:rFonts w:ascii="Arial" w:hAnsi="Arial" w:cs="Arial"/>
          <w:sz w:val="24"/>
          <w:szCs w:val="24"/>
        </w:rPr>
        <w:t>ie Rakete hatte exakt das getan, wofür sie programmiert worden war.</w:t>
      </w:r>
    </w:p>
    <w:p w14:paraId="072B9479"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2DEBA93E"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44C88DB5"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5CF13EF4" w14:textId="309C0DA5"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 xml:space="preserve">Die Generäle haderten kurz mit dem Abschuss, kamen dann aber zu dem Entschluss, die Einheit noch weiter südlich in das Kampfgebiet zu verlegen, um dann zwischen den feindlichen Maschinen einen Echttest </w:t>
      </w:r>
      <w:del w:id="8748" w:author="Lektorat Bauer" w:date="2025-03-05T09:16:00Z" w16du:dateUtc="2025-03-05T08:16:00Z">
        <w:r w:rsidRPr="00944672" w:rsidDel="00251360">
          <w:rPr>
            <w:rFonts w:ascii="Arial" w:hAnsi="Arial" w:cs="Arial"/>
            <w:sz w:val="24"/>
            <w:szCs w:val="24"/>
          </w:rPr>
          <w:delText xml:space="preserve">zuführen </w:delText>
        </w:r>
      </w:del>
      <w:ins w:id="8749" w:author="Lektorat Bauer" w:date="2025-03-05T09:16:00Z" w16du:dateUtc="2025-03-05T08:16:00Z">
        <w:r w:rsidR="00251360">
          <w:rPr>
            <w:rFonts w:ascii="Arial" w:hAnsi="Arial" w:cs="Arial"/>
            <w:sz w:val="24"/>
            <w:szCs w:val="24"/>
          </w:rPr>
          <w:t>durchführen</w:t>
        </w:r>
        <w:r w:rsidR="00251360" w:rsidRPr="00944672">
          <w:rPr>
            <w:rFonts w:ascii="Arial" w:hAnsi="Arial" w:cs="Arial"/>
            <w:sz w:val="24"/>
            <w:szCs w:val="24"/>
          </w:rPr>
          <w:t xml:space="preserve"> </w:t>
        </w:r>
      </w:ins>
      <w:r w:rsidRPr="00944672">
        <w:rPr>
          <w:rFonts w:ascii="Arial" w:hAnsi="Arial" w:cs="Arial"/>
          <w:sz w:val="24"/>
          <w:szCs w:val="24"/>
        </w:rPr>
        <w:t>zu können.</w:t>
      </w:r>
    </w:p>
    <w:p w14:paraId="2E090D8E" w14:textId="3034DF82" w:rsidR="00944672" w:rsidRPr="00944672" w:rsidDel="00251360" w:rsidRDefault="00944672" w:rsidP="00623B68">
      <w:pPr>
        <w:autoSpaceDE w:val="0"/>
        <w:autoSpaceDN w:val="0"/>
        <w:adjustRightInd w:val="0"/>
        <w:spacing w:after="0" w:line="360" w:lineRule="auto"/>
        <w:ind w:firstLine="227"/>
        <w:jc w:val="both"/>
        <w:rPr>
          <w:del w:id="8750" w:author="Lektorat Bauer" w:date="2025-03-05T09:16:00Z" w16du:dateUtc="2025-03-05T08:16:00Z"/>
          <w:rFonts w:ascii="Arial" w:hAnsi="Arial" w:cs="Arial"/>
          <w:sz w:val="24"/>
          <w:szCs w:val="24"/>
        </w:rPr>
      </w:pPr>
      <w:del w:id="8751" w:author="Lektorat Bauer" w:date="2025-03-05T09:16:00Z" w16du:dateUtc="2025-03-05T08:16:00Z">
        <w:r w:rsidRPr="00944672" w:rsidDel="00251360">
          <w:rPr>
            <w:rFonts w:ascii="Arial" w:hAnsi="Arial" w:cs="Arial"/>
            <w:sz w:val="24"/>
            <w:szCs w:val="24"/>
          </w:rPr>
          <w:delText xml:space="preserve">Auch wenn der Abschuss der ukrainischen Antonov per se ein Fehlschlag war, so wurde die Tatsache das die Rakete </w:delText>
        </w:r>
        <w:commentRangeStart w:id="8752"/>
        <w:r w:rsidRPr="00944672" w:rsidDel="00251360">
          <w:rPr>
            <w:rFonts w:ascii="Arial" w:hAnsi="Arial" w:cs="Arial"/>
            <w:sz w:val="24"/>
            <w:szCs w:val="24"/>
          </w:rPr>
          <w:delText>auf</w:delText>
        </w:r>
      </w:del>
      <w:commentRangeEnd w:id="8752"/>
      <w:r w:rsidR="00251360">
        <w:rPr>
          <w:rStyle w:val="Kommentarzeichen"/>
        </w:rPr>
        <w:commentReference w:id="8752"/>
      </w:r>
      <w:del w:id="8753" w:author="Lektorat Bauer" w:date="2025-03-05T09:16:00Z" w16du:dateUtc="2025-03-05T08:16:00Z">
        <w:r w:rsidRPr="00944672" w:rsidDel="00251360">
          <w:rPr>
            <w:rFonts w:ascii="Arial" w:hAnsi="Arial" w:cs="Arial"/>
            <w:sz w:val="24"/>
            <w:szCs w:val="24"/>
          </w:rPr>
          <w:delText xml:space="preserve"> das Freund-Feind-Signal reagiert hatte als positiv bewertet. </w:delText>
        </w:r>
      </w:del>
    </w:p>
    <w:p w14:paraId="2C59BE2E"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Im Kampfgebiet des Donbass sollte nun zwischen ‚echten‘ Freunden und Feinden</w:t>
      </w:r>
      <w:del w:id="8754" w:author="Lektorat Bauer" w:date="2025-03-05T09:16:00Z" w16du:dateUtc="2025-03-05T08:16:00Z">
        <w:r w:rsidRPr="00944672" w:rsidDel="00251360">
          <w:rPr>
            <w:rFonts w:ascii="Arial" w:hAnsi="Arial" w:cs="Arial"/>
            <w:sz w:val="24"/>
            <w:szCs w:val="24"/>
          </w:rPr>
          <w:delText>,</w:delText>
        </w:r>
      </w:del>
      <w:r w:rsidRPr="00944672">
        <w:rPr>
          <w:rFonts w:ascii="Arial" w:hAnsi="Arial" w:cs="Arial"/>
          <w:sz w:val="24"/>
          <w:szCs w:val="24"/>
        </w:rPr>
        <w:t xml:space="preserve"> ein Präzisionstest der Raketensoftware durchgeführt werden. </w:t>
      </w:r>
    </w:p>
    <w:p w14:paraId="09E1AA07"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Abermals setzte sich die Kolonne Richtung Süden in Bewegung. Die Nordkoreaner informierten ihre Generalität über die aktuelle Entwicklung und fuhren ebenfalls Richtung Süden.</w:t>
      </w:r>
    </w:p>
    <w:p w14:paraId="314494AD"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2F088B4A"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75D45292"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6D70B02F"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commentRangeStart w:id="8755"/>
      <w:commentRangeEnd w:id="8755"/>
      <w:r w:rsidRPr="00944672">
        <w:rPr>
          <w:rFonts w:ascii="Arial" w:hAnsi="Arial" w:cs="Arial"/>
          <w:b/>
          <w:bCs/>
          <w:sz w:val="24"/>
          <w:szCs w:val="24"/>
        </w:rPr>
        <w:commentReference w:id="8755"/>
      </w:r>
      <w:r w:rsidRPr="00944672">
        <w:rPr>
          <w:rFonts w:ascii="Arial" w:hAnsi="Arial" w:cs="Arial"/>
          <w:b/>
          <w:bCs/>
          <w:sz w:val="24"/>
          <w:szCs w:val="24"/>
        </w:rPr>
        <w:t>&gt;&gt;&gt; Amsterdam, 14. Juli 2014 &lt;&lt;&lt;</w:t>
      </w:r>
    </w:p>
    <w:p w14:paraId="1723F2BD" w14:textId="63A0B088"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Der Dienstagmorgen begann etwas holprig für Joost van der Dijkstraat. Er hatte am Abend noch einen Streifzug durch Amsterdam gemacht und ein paar nette Menschen getroffen. </w:t>
      </w:r>
      <w:del w:id="8756" w:author="Lektorat Bauer" w:date="2025-03-05T09:16:00Z" w16du:dateUtc="2025-03-05T08:16:00Z">
        <w:r w:rsidRPr="00944672" w:rsidDel="00251360">
          <w:rPr>
            <w:rFonts w:ascii="Arial" w:hAnsi="Arial" w:cs="Arial"/>
            <w:sz w:val="24"/>
            <w:szCs w:val="24"/>
          </w:rPr>
          <w:delText>Das führte dann dazu, dass das</w:delText>
        </w:r>
      </w:del>
      <w:ins w:id="8757" w:author="Lektorat Bauer" w:date="2025-03-05T09:16:00Z" w16du:dateUtc="2025-03-05T08:16:00Z">
        <w:r w:rsidR="00251360">
          <w:rPr>
            <w:rFonts w:ascii="Arial" w:hAnsi="Arial" w:cs="Arial"/>
            <w:sz w:val="24"/>
            <w:szCs w:val="24"/>
          </w:rPr>
          <w:t>Das</w:t>
        </w:r>
      </w:ins>
      <w:r w:rsidRPr="00944672">
        <w:rPr>
          <w:rFonts w:ascii="Arial" w:hAnsi="Arial" w:cs="Arial"/>
          <w:sz w:val="24"/>
          <w:szCs w:val="24"/>
        </w:rPr>
        <w:t xml:space="preserve"> ein</w:t>
      </w:r>
      <w:del w:id="8758" w:author="Lektorat Bauer" w:date="2025-03-05T09:16:00Z" w16du:dateUtc="2025-03-05T08:16:00Z">
        <w:r w:rsidRPr="00944672" w:rsidDel="00251360">
          <w:rPr>
            <w:rFonts w:ascii="Arial" w:hAnsi="Arial" w:cs="Arial"/>
            <w:sz w:val="24"/>
            <w:szCs w:val="24"/>
          </w:rPr>
          <w:delText>e</w:delText>
        </w:r>
      </w:del>
      <w:r w:rsidRPr="00944672">
        <w:rPr>
          <w:rFonts w:ascii="Arial" w:hAnsi="Arial" w:cs="Arial"/>
          <w:sz w:val="24"/>
          <w:szCs w:val="24"/>
        </w:rPr>
        <w:t xml:space="preserve"> </w:t>
      </w:r>
      <w:del w:id="8759" w:author="Lektorat Bauer" w:date="2025-03-05T09:17:00Z" w16du:dateUtc="2025-03-05T08:17:00Z">
        <w:r w:rsidRPr="00944672" w:rsidDel="00251360">
          <w:rPr>
            <w:rFonts w:ascii="Arial" w:hAnsi="Arial" w:cs="Arial"/>
            <w:sz w:val="24"/>
            <w:szCs w:val="24"/>
          </w:rPr>
          <w:delText xml:space="preserve">und </w:delText>
        </w:r>
      </w:del>
      <w:ins w:id="8760" w:author="Lektorat Bauer" w:date="2025-03-05T09:17:00Z" w16du:dateUtc="2025-03-05T08:17:00Z">
        <w:r w:rsidR="00251360">
          <w:rPr>
            <w:rFonts w:ascii="Arial" w:hAnsi="Arial" w:cs="Arial"/>
            <w:sz w:val="24"/>
            <w:szCs w:val="24"/>
          </w:rPr>
          <w:t>oder</w:t>
        </w:r>
        <w:r w:rsidR="00251360" w:rsidRPr="00944672">
          <w:rPr>
            <w:rFonts w:ascii="Arial" w:hAnsi="Arial" w:cs="Arial"/>
            <w:sz w:val="24"/>
            <w:szCs w:val="24"/>
          </w:rPr>
          <w:t xml:space="preserve"> </w:t>
        </w:r>
      </w:ins>
      <w:r w:rsidRPr="00944672">
        <w:rPr>
          <w:rFonts w:ascii="Arial" w:hAnsi="Arial" w:cs="Arial"/>
          <w:sz w:val="24"/>
          <w:szCs w:val="24"/>
        </w:rPr>
        <w:t xml:space="preserve">andere Freundschaftsbier </w:t>
      </w:r>
      <w:ins w:id="8761" w:author="Lektorat Bauer" w:date="2025-03-05T09:17:00Z" w16du:dateUtc="2025-03-05T08:17:00Z">
        <w:r w:rsidR="00251360">
          <w:rPr>
            <w:rFonts w:ascii="Arial" w:hAnsi="Arial" w:cs="Arial"/>
            <w:sz w:val="24"/>
            <w:szCs w:val="24"/>
          </w:rPr>
          <w:t xml:space="preserve">war </w:t>
        </w:r>
      </w:ins>
      <w:r w:rsidRPr="00944672">
        <w:rPr>
          <w:rFonts w:ascii="Arial" w:hAnsi="Arial" w:cs="Arial"/>
          <w:sz w:val="24"/>
          <w:szCs w:val="24"/>
        </w:rPr>
        <w:t xml:space="preserve">getrunken und mit diversen ‚Genever‘ nachgespült </w:t>
      </w:r>
      <w:del w:id="8762" w:author="Lektorat Bauer" w:date="2025-03-05T09:17:00Z" w16du:dateUtc="2025-03-05T08:17:00Z">
        <w:r w:rsidRPr="00944672" w:rsidDel="00251360">
          <w:rPr>
            <w:rFonts w:ascii="Arial" w:hAnsi="Arial" w:cs="Arial"/>
            <w:sz w:val="24"/>
            <w:szCs w:val="24"/>
          </w:rPr>
          <w:delText>wurden</w:delText>
        </w:r>
      </w:del>
      <w:ins w:id="8763" w:author="Lektorat Bauer" w:date="2025-03-05T09:17:00Z" w16du:dateUtc="2025-03-05T08:17:00Z">
        <w:r w:rsidR="00251360">
          <w:rPr>
            <w:rFonts w:ascii="Arial" w:hAnsi="Arial" w:cs="Arial"/>
            <w:sz w:val="24"/>
            <w:szCs w:val="24"/>
          </w:rPr>
          <w:t>worden</w:t>
        </w:r>
      </w:ins>
      <w:r w:rsidRPr="00944672">
        <w:rPr>
          <w:rFonts w:ascii="Arial" w:hAnsi="Arial" w:cs="Arial"/>
          <w:sz w:val="24"/>
          <w:szCs w:val="24"/>
        </w:rPr>
        <w:t xml:space="preserve">. Aus einem völlig unverständlichen Grund </w:t>
      </w:r>
      <w:del w:id="8764" w:author="Lektorat Bauer" w:date="2025-03-05T09:17:00Z" w16du:dateUtc="2025-03-05T08:17:00Z">
        <w:r w:rsidRPr="00944672" w:rsidDel="00251360">
          <w:rPr>
            <w:rFonts w:ascii="Arial" w:hAnsi="Arial" w:cs="Arial"/>
            <w:sz w:val="24"/>
            <w:szCs w:val="24"/>
          </w:rPr>
          <w:delText xml:space="preserve">brauchte </w:delText>
        </w:r>
      </w:del>
      <w:ins w:id="8765" w:author="Lektorat Bauer" w:date="2025-03-05T09:17:00Z" w16du:dateUtc="2025-03-05T08:17:00Z">
        <w:r w:rsidR="00251360">
          <w:rPr>
            <w:rFonts w:ascii="Arial" w:hAnsi="Arial" w:cs="Arial"/>
            <w:sz w:val="24"/>
            <w:szCs w:val="24"/>
          </w:rPr>
          <w:t>hatte</w:t>
        </w:r>
        <w:r w:rsidR="00251360" w:rsidRPr="00944672">
          <w:rPr>
            <w:rFonts w:ascii="Arial" w:hAnsi="Arial" w:cs="Arial"/>
            <w:sz w:val="24"/>
            <w:szCs w:val="24"/>
          </w:rPr>
          <w:t xml:space="preserve"> </w:t>
        </w:r>
      </w:ins>
      <w:r w:rsidRPr="00944672">
        <w:rPr>
          <w:rFonts w:ascii="Arial" w:hAnsi="Arial" w:cs="Arial"/>
          <w:sz w:val="24"/>
          <w:szCs w:val="24"/>
        </w:rPr>
        <w:t>Joost für den Rückweg zum Hotel länger als sonst</w:t>
      </w:r>
      <w:ins w:id="8766" w:author="Lektorat Bauer" w:date="2025-03-05T09:17:00Z" w16du:dateUtc="2025-03-05T08:17:00Z">
        <w:r w:rsidR="00251360">
          <w:rPr>
            <w:rFonts w:ascii="Arial" w:hAnsi="Arial" w:cs="Arial"/>
            <w:sz w:val="24"/>
            <w:szCs w:val="24"/>
          </w:rPr>
          <w:t xml:space="preserve"> gebraucht</w:t>
        </w:r>
      </w:ins>
      <w:r w:rsidRPr="00944672">
        <w:rPr>
          <w:rFonts w:ascii="Arial" w:hAnsi="Arial" w:cs="Arial"/>
          <w:sz w:val="24"/>
          <w:szCs w:val="24"/>
        </w:rPr>
        <w:t>.</w:t>
      </w:r>
    </w:p>
    <w:p w14:paraId="5923F348"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Auch das Aufstehen aus dem Bett machte den Eindruck, als würde Amsterdam von einem Erdbeben erschüttert.</w:t>
      </w:r>
    </w:p>
    <w:p w14:paraId="5338FAF4"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Am Frühstücksbuffet trank er abwechselnd Kaffee und Orangensaft, bevor sein Körper langsam registrierte, dass der Arbeitstag begonnen hatte.</w:t>
      </w:r>
    </w:p>
    <w:p w14:paraId="4C004EC3"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In der Straßenbahn auf dem Weg zur Zentralbibliothek wurde er dann von einer Mutter angemacht, weil er nicht sofort aufgestanden war, und die armen Kinder nun quengelnd in der Bahn standen.</w:t>
      </w:r>
    </w:p>
    <w:p w14:paraId="42DA6CCD" w14:textId="099FA55C"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Müde fragte er sich, warum Kinder eigentlich sitzen mussten, und alte Herren wie er</w:t>
      </w:r>
      <w:del w:id="8767" w:author="Lektorat Bauer" w:date="2025-03-05T09:17:00Z" w16du:dateUtc="2025-03-05T08:17:00Z">
        <w:r w:rsidRPr="00944672" w:rsidDel="00251360">
          <w:rPr>
            <w:rFonts w:ascii="Arial" w:hAnsi="Arial" w:cs="Arial"/>
            <w:sz w:val="24"/>
            <w:szCs w:val="24"/>
          </w:rPr>
          <w:delText xml:space="preserve">, immer sofort </w:delText>
        </w:r>
      </w:del>
      <w:ins w:id="8768" w:author="Lektorat Bauer" w:date="2025-03-05T09:18:00Z" w16du:dateUtc="2025-03-05T08:18:00Z">
        <w:r w:rsidR="00251360">
          <w:rPr>
            <w:rFonts w:ascii="Arial" w:hAnsi="Arial" w:cs="Arial"/>
            <w:sz w:val="24"/>
            <w:szCs w:val="24"/>
          </w:rPr>
          <w:t xml:space="preserve"> </w:t>
        </w:r>
      </w:ins>
      <w:r w:rsidRPr="00944672">
        <w:rPr>
          <w:rFonts w:ascii="Arial" w:hAnsi="Arial" w:cs="Arial"/>
          <w:sz w:val="24"/>
          <w:szCs w:val="24"/>
        </w:rPr>
        <w:t xml:space="preserve">aufstehen </w:t>
      </w:r>
      <w:del w:id="8769" w:author="Lektorat Bauer" w:date="2025-03-05T09:18:00Z" w16du:dateUtc="2025-03-05T08:18:00Z">
        <w:r w:rsidRPr="00944672" w:rsidDel="00251360">
          <w:rPr>
            <w:rFonts w:ascii="Arial" w:hAnsi="Arial" w:cs="Arial"/>
            <w:sz w:val="24"/>
            <w:szCs w:val="24"/>
          </w:rPr>
          <w:delText>mussten</w:delText>
        </w:r>
      </w:del>
      <w:ins w:id="8770" w:author="Lektorat Bauer" w:date="2025-03-05T09:18:00Z" w16du:dateUtc="2025-03-05T08:18:00Z">
        <w:r w:rsidR="00251360">
          <w:rPr>
            <w:rFonts w:ascii="Arial" w:hAnsi="Arial" w:cs="Arial"/>
            <w:sz w:val="24"/>
            <w:szCs w:val="24"/>
          </w:rPr>
          <w:t>sollten</w:t>
        </w:r>
      </w:ins>
      <w:r w:rsidRPr="00944672">
        <w:rPr>
          <w:rFonts w:ascii="Arial" w:hAnsi="Arial" w:cs="Arial"/>
          <w:sz w:val="24"/>
          <w:szCs w:val="24"/>
        </w:rPr>
        <w:t xml:space="preserve">. </w:t>
      </w:r>
      <w:commentRangeStart w:id="8771"/>
      <w:del w:id="8772" w:author="Lektorat Bauer" w:date="2025-03-05T09:18:00Z" w16du:dateUtc="2025-03-05T08:18:00Z">
        <w:r w:rsidRPr="00944672" w:rsidDel="00251360">
          <w:rPr>
            <w:rFonts w:ascii="Arial" w:hAnsi="Arial" w:cs="Arial"/>
            <w:sz w:val="24"/>
            <w:szCs w:val="24"/>
          </w:rPr>
          <w:delText xml:space="preserve">Irgendwie wurde das mit der ‚political correctness‘ zu restriktiv </w:delText>
        </w:r>
      </w:del>
      <w:commentRangeEnd w:id="8771"/>
      <w:r w:rsidR="00251360">
        <w:rPr>
          <w:rStyle w:val="Kommentarzeichen"/>
        </w:rPr>
        <w:commentReference w:id="8771"/>
      </w:r>
      <w:del w:id="8773" w:author="Lektorat Bauer" w:date="2025-03-05T09:18:00Z" w16du:dateUtc="2025-03-05T08:18:00Z">
        <w:r w:rsidRPr="00944672" w:rsidDel="00251360">
          <w:rPr>
            <w:rFonts w:ascii="Arial" w:hAnsi="Arial" w:cs="Arial"/>
            <w:sz w:val="24"/>
            <w:szCs w:val="24"/>
          </w:rPr>
          <w:delText>ausgelegt und das</w:delText>
        </w:r>
      </w:del>
      <w:ins w:id="8774" w:author="Lektorat Bauer" w:date="2025-03-05T09:18:00Z" w16du:dateUtc="2025-03-05T08:18:00Z">
        <w:r w:rsidR="00251360">
          <w:rPr>
            <w:rFonts w:ascii="Arial" w:hAnsi="Arial" w:cs="Arial"/>
            <w:sz w:val="24"/>
            <w:szCs w:val="24"/>
          </w:rPr>
          <w:t>Das</w:t>
        </w:r>
      </w:ins>
      <w:r w:rsidRPr="00944672">
        <w:rPr>
          <w:rFonts w:ascii="Arial" w:hAnsi="Arial" w:cs="Arial"/>
          <w:sz w:val="24"/>
          <w:szCs w:val="24"/>
        </w:rPr>
        <w:t xml:space="preserve"> Anspruchsdenken der Menschen </w:t>
      </w:r>
      <w:ins w:id="8775" w:author="Lektorat Bauer" w:date="2025-03-05T09:18:00Z" w16du:dateUtc="2025-03-05T08:18:00Z">
        <w:r w:rsidR="00251360">
          <w:rPr>
            <w:rFonts w:ascii="Arial" w:hAnsi="Arial" w:cs="Arial"/>
            <w:sz w:val="24"/>
            <w:szCs w:val="24"/>
          </w:rPr>
          <w:t xml:space="preserve">schien ihm </w:t>
        </w:r>
      </w:ins>
      <w:r w:rsidRPr="00944672">
        <w:rPr>
          <w:rFonts w:ascii="Arial" w:hAnsi="Arial" w:cs="Arial"/>
          <w:sz w:val="24"/>
          <w:szCs w:val="24"/>
        </w:rPr>
        <w:t>immer egozentrischer</w:t>
      </w:r>
      <w:ins w:id="8776" w:author="Lektorat Bauer" w:date="2025-03-05T09:18:00Z" w16du:dateUtc="2025-03-05T08:18:00Z">
        <w:r w:rsidR="00251360">
          <w:rPr>
            <w:rFonts w:ascii="Arial" w:hAnsi="Arial" w:cs="Arial"/>
            <w:sz w:val="24"/>
            <w:szCs w:val="24"/>
          </w:rPr>
          <w:t xml:space="preserve"> zu werden</w:t>
        </w:r>
      </w:ins>
      <w:r w:rsidRPr="00944672">
        <w:rPr>
          <w:rFonts w:ascii="Arial" w:hAnsi="Arial" w:cs="Arial"/>
          <w:sz w:val="24"/>
          <w:szCs w:val="24"/>
        </w:rPr>
        <w:t>. Vielleicht war er heute auch nur überempfindlich, weil sich das Blut-Alkohol-Verhältnis, langsam aber sicher, zugunsten des Blutes veränderte.</w:t>
      </w:r>
    </w:p>
    <w:p w14:paraId="508CC5C5" w14:textId="1658DCA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In der Zentralbibliothek gab es einen Lieferservice. Er füllte die Buchanforderungen aus, und ergänzte diese</w:t>
      </w:r>
      <w:del w:id="8777" w:author="Lektorat Bauer" w:date="2025-03-05T09:19:00Z" w16du:dateUtc="2025-03-05T08:19:00Z">
        <w:r w:rsidRPr="00944672" w:rsidDel="00251360">
          <w:rPr>
            <w:rFonts w:ascii="Arial" w:hAnsi="Arial" w:cs="Arial"/>
            <w:sz w:val="24"/>
            <w:szCs w:val="24"/>
          </w:rPr>
          <w:delText>s</w:delText>
        </w:r>
      </w:del>
      <w:r w:rsidRPr="00944672">
        <w:rPr>
          <w:rFonts w:ascii="Arial" w:hAnsi="Arial" w:cs="Arial"/>
          <w:sz w:val="24"/>
          <w:szCs w:val="24"/>
        </w:rPr>
        <w:t xml:space="preserve">, nach Nachfrage, um drei Zeitschriften. Er wollte heute etwas über Nordkorea recherchieren, und ließ sich daher auch ein Exemplar von </w:t>
      </w:r>
      <w:ins w:id="8778" w:author="Lektorat Bauer" w:date="2025-03-05T09:19:00Z" w16du:dateUtc="2025-03-05T08:19:00Z">
        <w:r w:rsidR="00251360">
          <w:rPr>
            <w:rFonts w:ascii="Arial" w:hAnsi="Arial" w:cs="Arial"/>
            <w:sz w:val="24"/>
            <w:szCs w:val="24"/>
          </w:rPr>
          <w:t>‚</w:t>
        </w:r>
      </w:ins>
      <w:r w:rsidRPr="00944672">
        <w:rPr>
          <w:rFonts w:ascii="Arial" w:hAnsi="Arial" w:cs="Arial"/>
          <w:sz w:val="24"/>
          <w:szCs w:val="24"/>
        </w:rPr>
        <w:t>Jane</w:t>
      </w:r>
      <w:ins w:id="8779" w:author="Lektorat Bauer" w:date="2025-03-05T09:19:00Z" w16du:dateUtc="2025-03-05T08:19:00Z">
        <w:r w:rsidR="00251360">
          <w:rPr>
            <w:rFonts w:ascii="Arial" w:hAnsi="Arial" w:cs="Arial"/>
            <w:sz w:val="24"/>
            <w:szCs w:val="24"/>
          </w:rPr>
          <w:t>‘</w:t>
        </w:r>
      </w:ins>
      <w:del w:id="8780" w:author="Lektorat Bauer" w:date="2025-03-05T09:19:00Z" w16du:dateUtc="2025-03-05T08:19:00Z">
        <w:r w:rsidRPr="00944672" w:rsidDel="00251360">
          <w:rPr>
            <w:rFonts w:ascii="Arial" w:hAnsi="Arial" w:cs="Arial"/>
            <w:sz w:val="24"/>
            <w:szCs w:val="24"/>
          </w:rPr>
          <w:delText>´s</w:delText>
        </w:r>
      </w:del>
      <w:r w:rsidRPr="00944672">
        <w:rPr>
          <w:rFonts w:ascii="Arial" w:hAnsi="Arial" w:cs="Arial"/>
          <w:sz w:val="24"/>
          <w:szCs w:val="24"/>
        </w:rPr>
        <w:t xml:space="preserve"> bringen. Jane hatte sich als Nachschlagewerk für Flugzeuge und militärische Geräte einen Ruf erworben</w:t>
      </w:r>
      <w:del w:id="8781" w:author="Lektorat Bauer" w:date="2025-03-05T09:19:00Z" w16du:dateUtc="2025-03-05T08:19:00Z">
        <w:r w:rsidRPr="00944672" w:rsidDel="00251360">
          <w:rPr>
            <w:rFonts w:ascii="Arial" w:hAnsi="Arial" w:cs="Arial"/>
            <w:sz w:val="24"/>
            <w:szCs w:val="24"/>
          </w:rPr>
          <w:delText xml:space="preserve"> und </w:delText>
        </w:r>
        <w:commentRangeStart w:id="8782"/>
        <w:r w:rsidRPr="00944672" w:rsidDel="00251360">
          <w:rPr>
            <w:rFonts w:ascii="Arial" w:hAnsi="Arial" w:cs="Arial"/>
            <w:sz w:val="24"/>
            <w:szCs w:val="24"/>
          </w:rPr>
          <w:delText xml:space="preserve">galt so als das Nachschlagewerk in diesem </w:delText>
        </w:r>
      </w:del>
      <w:commentRangeEnd w:id="8782"/>
      <w:r w:rsidR="00251360">
        <w:rPr>
          <w:rStyle w:val="Kommentarzeichen"/>
        </w:rPr>
        <w:commentReference w:id="8782"/>
      </w:r>
      <w:del w:id="8783" w:author="Lektorat Bauer" w:date="2025-03-05T09:19:00Z" w16du:dateUtc="2025-03-05T08:19:00Z">
        <w:r w:rsidRPr="00944672" w:rsidDel="00251360">
          <w:rPr>
            <w:rFonts w:ascii="Arial" w:hAnsi="Arial" w:cs="Arial"/>
            <w:sz w:val="24"/>
            <w:szCs w:val="24"/>
          </w:rPr>
          <w:delText>Bereich</w:delText>
        </w:r>
      </w:del>
      <w:r w:rsidRPr="00944672">
        <w:rPr>
          <w:rFonts w:ascii="Arial" w:hAnsi="Arial" w:cs="Arial"/>
          <w:sz w:val="24"/>
          <w:szCs w:val="24"/>
        </w:rPr>
        <w:t xml:space="preserve">. Da er keine Lizenz für das Lesen im Internet </w:t>
      </w:r>
      <w:del w:id="8784" w:author="Lektorat Bauer" w:date="2025-03-05T09:19:00Z" w16du:dateUtc="2025-03-05T08:19:00Z">
        <w:r w:rsidRPr="00944672" w:rsidDel="00251360">
          <w:rPr>
            <w:rFonts w:ascii="Arial" w:hAnsi="Arial" w:cs="Arial"/>
            <w:sz w:val="24"/>
            <w:szCs w:val="24"/>
          </w:rPr>
          <w:delText>hatte</w:delText>
        </w:r>
      </w:del>
      <w:ins w:id="8785" w:author="Lektorat Bauer" w:date="2025-03-05T09:19:00Z" w16du:dateUtc="2025-03-05T08:19:00Z">
        <w:r w:rsidR="00251360">
          <w:rPr>
            <w:rFonts w:ascii="Arial" w:hAnsi="Arial" w:cs="Arial"/>
            <w:sz w:val="24"/>
            <w:szCs w:val="24"/>
          </w:rPr>
          <w:t>besaß</w:t>
        </w:r>
      </w:ins>
      <w:r w:rsidRPr="00944672">
        <w:rPr>
          <w:rFonts w:ascii="Arial" w:hAnsi="Arial" w:cs="Arial"/>
          <w:sz w:val="24"/>
          <w:szCs w:val="24"/>
        </w:rPr>
        <w:t>, musste er auf die gedruckte Version zurückgreifen.</w:t>
      </w:r>
    </w:p>
    <w:p w14:paraId="438BF37A"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 Als er bei der Recherche auf Hinweise für den Neubau von U-Booten in Nordkorea stieß, fingen seine Gedanken an zu kreisen.</w:t>
      </w:r>
    </w:p>
    <w:p w14:paraId="6B087226"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Als Journalist hatte er gelernt, nach Zusammenhängen zu suchen, die nicht offensichtlich waren. Immer wenn er bisher solchen Gedanken gefolgt war, waren daraus die besten Artikel und Bücher entstanden. Diese Artikel hatten seinen</w:t>
      </w:r>
      <w:del w:id="8786" w:author="Lektorat Bauer" w:date="2025-03-05T09:20:00Z" w16du:dateUtc="2025-03-05T08:20:00Z">
        <w:r w:rsidRPr="00944672" w:rsidDel="00251360">
          <w:rPr>
            <w:rFonts w:ascii="Arial" w:hAnsi="Arial" w:cs="Arial"/>
            <w:sz w:val="24"/>
            <w:szCs w:val="24"/>
          </w:rPr>
          <w:delText>,</w:delText>
        </w:r>
      </w:del>
      <w:r w:rsidRPr="00944672">
        <w:rPr>
          <w:rFonts w:ascii="Arial" w:hAnsi="Arial" w:cs="Arial"/>
          <w:sz w:val="24"/>
          <w:szCs w:val="24"/>
        </w:rPr>
        <w:t xml:space="preserve"> schon fast legendären Ruf als investigativer Journalist begründet. </w:t>
      </w:r>
    </w:p>
    <w:p w14:paraId="3E100C0C"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 In Hamburg hatte er kurz mit einem neuen Kollegen zusammengearbeitet, Jan Strozik, von dem er erwartete, dass er ein großer unter den investigativen Journalisten werden würde.</w:t>
      </w:r>
    </w:p>
    <w:p w14:paraId="08AB0619" w14:textId="0B1CEB09"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Joost Problem war nur, dass er immer allein gearbeitet hatte und so Schwierigkeiten hatte, andere einzubinden. Er nahm sich fest vor, sobald er wieder in Hamburg war, Kontakt zu Jan und auch zu Corinna aufzunehmen. Mit Corinna Brandenburg hatte er eine tolle, gemeinsame Recherchearbeit hinbekommen. Auch wenn Corinna in dem Artikel nicht genannt wurde, weil sie nur Volontärin war, </w:t>
      </w:r>
      <w:del w:id="8787" w:author="Lektorat Bauer" w:date="2025-03-05T09:20:00Z" w16du:dateUtc="2025-03-05T08:20:00Z">
        <w:r w:rsidRPr="00944672" w:rsidDel="004A7E5D">
          <w:rPr>
            <w:rFonts w:ascii="Arial" w:hAnsi="Arial" w:cs="Arial"/>
            <w:sz w:val="24"/>
            <w:szCs w:val="24"/>
          </w:rPr>
          <w:delText xml:space="preserve">so </w:delText>
        </w:r>
      </w:del>
      <w:r w:rsidRPr="00944672">
        <w:rPr>
          <w:rFonts w:ascii="Arial" w:hAnsi="Arial" w:cs="Arial"/>
          <w:sz w:val="24"/>
          <w:szCs w:val="24"/>
        </w:rPr>
        <w:t>hatte sie doch einige gute Ergänzungen initiiert. Er merkte, dass seine Gedanken abschweiften, und konzentrierte sich wieder auf die Recherche.</w:t>
      </w:r>
    </w:p>
    <w:p w14:paraId="2415A97A" w14:textId="663937FC"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commentRangeStart w:id="8788"/>
      <w:r w:rsidRPr="00944672">
        <w:rPr>
          <w:rFonts w:ascii="Arial" w:hAnsi="Arial" w:cs="Arial"/>
          <w:sz w:val="24"/>
          <w:szCs w:val="24"/>
        </w:rPr>
        <w:lastRenderedPageBreak/>
        <w:t>Er wusste nicht</w:t>
      </w:r>
      <w:ins w:id="8789" w:author="Lektorat Bauer" w:date="2025-03-05T09:21:00Z" w16du:dateUtc="2025-03-05T08:21:00Z">
        <w:r w:rsidR="004A7E5D">
          <w:rPr>
            <w:rFonts w:ascii="Arial" w:hAnsi="Arial" w:cs="Arial"/>
            <w:sz w:val="24"/>
            <w:szCs w:val="24"/>
          </w:rPr>
          <w:t>,</w:t>
        </w:r>
      </w:ins>
      <w:r w:rsidRPr="00944672">
        <w:rPr>
          <w:rFonts w:ascii="Arial" w:hAnsi="Arial" w:cs="Arial"/>
          <w:sz w:val="24"/>
          <w:szCs w:val="24"/>
        </w:rPr>
        <w:t xml:space="preserve"> warum, aber als er wieder auf die U-Boote schaute, legte er </w:t>
      </w:r>
      <w:del w:id="8790" w:author="Lektorat Bauer" w:date="2025-03-05T09:21:00Z" w16du:dateUtc="2025-03-05T08:21:00Z">
        <w:r w:rsidRPr="00944672" w:rsidDel="004A7E5D">
          <w:rPr>
            <w:rFonts w:ascii="Arial" w:hAnsi="Arial" w:cs="Arial"/>
            <w:sz w:val="24"/>
            <w:szCs w:val="24"/>
          </w:rPr>
          <w:delText xml:space="preserve">sich </w:delText>
        </w:r>
      </w:del>
      <w:r w:rsidRPr="00944672">
        <w:rPr>
          <w:rFonts w:ascii="Arial" w:hAnsi="Arial" w:cs="Arial"/>
          <w:sz w:val="24"/>
          <w:szCs w:val="24"/>
        </w:rPr>
        <w:t>das Buch offen zur Seite und schlug in einem zweiten Werk die Informationen zur Boeing 777 auf und las die Informationen zu den technischen Daten. Dann suchte er nach den Daten und Abmessungen der Container, die in die 777 geladen werden konnten.</w:t>
      </w:r>
    </w:p>
    <w:p w14:paraId="6E13703B" w14:textId="56FB6478"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In seinem Kopf drängte sich eine Frage auf: </w:t>
      </w:r>
      <w:commentRangeStart w:id="8791"/>
      <w:ins w:id="8792" w:author="Lektorat Bauer" w:date="2025-03-05T09:21:00Z" w16du:dateUtc="2025-03-05T08:21:00Z">
        <w:r w:rsidR="004A7E5D">
          <w:rPr>
            <w:rFonts w:ascii="Arial" w:hAnsi="Arial" w:cs="Arial"/>
            <w:sz w:val="24"/>
            <w:szCs w:val="24"/>
          </w:rPr>
          <w:t>„</w:t>
        </w:r>
      </w:ins>
      <w:del w:id="8793" w:author="Lektorat Bauer" w:date="2025-03-05T09:21:00Z" w16du:dateUtc="2025-03-05T08:21:00Z">
        <w:r w:rsidRPr="00944672" w:rsidDel="004A7E5D">
          <w:rPr>
            <w:rFonts w:ascii="Arial" w:hAnsi="Arial" w:cs="Arial"/>
            <w:sz w:val="24"/>
            <w:szCs w:val="24"/>
          </w:rPr>
          <w:delText>‚</w:delText>
        </w:r>
      </w:del>
      <w:r w:rsidRPr="00944672">
        <w:rPr>
          <w:rFonts w:ascii="Arial" w:hAnsi="Arial" w:cs="Arial"/>
          <w:sz w:val="24"/>
          <w:szCs w:val="24"/>
        </w:rPr>
        <w:t xml:space="preserve">Was wäre, wenn </w:t>
      </w:r>
      <w:ins w:id="8794" w:author="Lektorat Bauer" w:date="2025-03-05T09:21:00Z" w16du:dateUtc="2025-03-05T08:21:00Z">
        <w:r w:rsidR="004A7E5D">
          <w:rPr>
            <w:rFonts w:ascii="Arial" w:hAnsi="Arial" w:cs="Arial"/>
            <w:sz w:val="24"/>
            <w:szCs w:val="24"/>
          </w:rPr>
          <w:t>…“</w:t>
        </w:r>
      </w:ins>
      <w:del w:id="8795" w:author="Lektorat Bauer" w:date="2025-03-05T09:21:00Z" w16du:dateUtc="2025-03-05T08:21:00Z">
        <w:r w:rsidRPr="00944672" w:rsidDel="004A7E5D">
          <w:rPr>
            <w:rFonts w:ascii="Arial" w:hAnsi="Arial" w:cs="Arial"/>
            <w:sz w:val="24"/>
            <w:szCs w:val="24"/>
          </w:rPr>
          <w:delText>...‘</w:delText>
        </w:r>
      </w:del>
      <w:r w:rsidRPr="00944672">
        <w:rPr>
          <w:rFonts w:ascii="Arial" w:hAnsi="Arial" w:cs="Arial"/>
          <w:sz w:val="24"/>
          <w:szCs w:val="24"/>
        </w:rPr>
        <w:t xml:space="preserve">. </w:t>
      </w:r>
      <w:commentRangeEnd w:id="8791"/>
      <w:r w:rsidR="004A7E5D">
        <w:rPr>
          <w:rStyle w:val="Kommentarzeichen"/>
        </w:rPr>
        <w:commentReference w:id="8791"/>
      </w:r>
      <w:r w:rsidRPr="00944672">
        <w:rPr>
          <w:rFonts w:ascii="Arial" w:hAnsi="Arial" w:cs="Arial"/>
          <w:sz w:val="24"/>
          <w:szCs w:val="24"/>
        </w:rPr>
        <w:t>Er schlug den Notizblock auf und machte sich Stichwörter</w:t>
      </w:r>
      <w:del w:id="8796" w:author="Lektorat Bauer" w:date="2025-03-05T09:21:00Z" w16du:dateUtc="2025-03-05T08:21:00Z">
        <w:r w:rsidRPr="00944672" w:rsidDel="004A7E5D">
          <w:rPr>
            <w:rFonts w:ascii="Arial" w:hAnsi="Arial" w:cs="Arial"/>
            <w:sz w:val="24"/>
            <w:szCs w:val="24"/>
          </w:rPr>
          <w:delText>, was er noch recherchieren wollte</w:delText>
        </w:r>
      </w:del>
      <w:r w:rsidRPr="00944672">
        <w:rPr>
          <w:rFonts w:ascii="Arial" w:hAnsi="Arial" w:cs="Arial"/>
          <w:sz w:val="24"/>
          <w:szCs w:val="24"/>
        </w:rPr>
        <w:t xml:space="preserve">. In der zweiten Spalte führte er auf, was er vom </w:t>
      </w:r>
      <w:del w:id="8797" w:author="Lektorat Bauer" w:date="2025-03-05T09:22:00Z" w16du:dateUtc="2025-03-05T08:22:00Z">
        <w:r w:rsidRPr="00944672" w:rsidDel="004A7E5D">
          <w:rPr>
            <w:rFonts w:ascii="Arial" w:hAnsi="Arial" w:cs="Arial"/>
            <w:sz w:val="24"/>
            <w:szCs w:val="24"/>
          </w:rPr>
          <w:delText xml:space="preserve">AVID </w:delText>
        </w:r>
      </w:del>
      <w:ins w:id="8798" w:author="Lektorat Bauer" w:date="2025-03-05T09:22:00Z" w16du:dateUtc="2025-03-05T08:22:00Z">
        <w:r w:rsidR="004A7E5D">
          <w:rPr>
            <w:rFonts w:ascii="Arial" w:hAnsi="Arial" w:cs="Arial"/>
            <w:sz w:val="24"/>
            <w:szCs w:val="24"/>
          </w:rPr>
          <w:t>AIVD</w:t>
        </w:r>
        <w:r w:rsidR="004A7E5D" w:rsidRPr="00944672">
          <w:rPr>
            <w:rFonts w:ascii="Arial" w:hAnsi="Arial" w:cs="Arial"/>
            <w:sz w:val="24"/>
            <w:szCs w:val="24"/>
          </w:rPr>
          <w:t xml:space="preserve"> </w:t>
        </w:r>
      </w:ins>
      <w:r w:rsidRPr="00944672">
        <w:rPr>
          <w:rFonts w:ascii="Arial" w:hAnsi="Arial" w:cs="Arial"/>
          <w:sz w:val="24"/>
          <w:szCs w:val="24"/>
        </w:rPr>
        <w:t>und von Piet wissen wollte. Unten auf der Seite schrieb er drei Punkte auf, die John ihm erzählt hatte, und die nun plötzlich, aus einer anderen Perspektive betrachtet, eine andere Möglichkeit offenbarten.</w:t>
      </w:r>
    </w:p>
    <w:p w14:paraId="7AC56923" w14:textId="340527FD"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Die Punkte, die er bei Peter hinterfragen wollte, </w:t>
      </w:r>
      <w:del w:id="8799" w:author="Lektorat Bauer" w:date="2025-03-05T09:22:00Z" w16du:dateUtc="2025-03-05T08:22:00Z">
        <w:r w:rsidRPr="00944672" w:rsidDel="004A7E5D">
          <w:rPr>
            <w:rFonts w:ascii="Arial" w:hAnsi="Arial" w:cs="Arial"/>
            <w:sz w:val="24"/>
            <w:szCs w:val="24"/>
          </w:rPr>
          <w:delText>waren</w:delText>
        </w:r>
      </w:del>
      <w:ins w:id="8800" w:author="Lektorat Bauer" w:date="2025-03-05T09:22:00Z" w16du:dateUtc="2025-03-05T08:22:00Z">
        <w:r w:rsidR="004A7E5D">
          <w:rPr>
            <w:rFonts w:ascii="Arial" w:hAnsi="Arial" w:cs="Arial"/>
            <w:sz w:val="24"/>
            <w:szCs w:val="24"/>
          </w:rPr>
          <w:t>lauteten</w:t>
        </w:r>
      </w:ins>
      <w:r w:rsidRPr="00944672">
        <w:rPr>
          <w:rFonts w:ascii="Arial" w:hAnsi="Arial" w:cs="Arial"/>
          <w:sz w:val="24"/>
          <w:szCs w:val="24"/>
        </w:rPr>
        <w:t>: Kann man ein Flugzeug klauen?</w:t>
      </w:r>
      <w:del w:id="8801" w:author="Lektorat Bauer" w:date="2025-03-05T09:22:00Z" w16du:dateUtc="2025-03-05T08:22:00Z">
        <w:r w:rsidRPr="00944672" w:rsidDel="004A7E5D">
          <w:rPr>
            <w:rFonts w:ascii="Arial" w:hAnsi="Arial" w:cs="Arial"/>
            <w:sz w:val="24"/>
            <w:szCs w:val="24"/>
          </w:rPr>
          <w:delText>,</w:delText>
        </w:r>
      </w:del>
      <w:r w:rsidRPr="00944672">
        <w:rPr>
          <w:rFonts w:ascii="Arial" w:hAnsi="Arial" w:cs="Arial"/>
          <w:sz w:val="24"/>
          <w:szCs w:val="24"/>
        </w:rPr>
        <w:t xml:space="preserve"> </w:t>
      </w:r>
      <w:ins w:id="8802" w:author="Lektorat Bauer" w:date="2025-03-05T09:22:00Z" w16du:dateUtc="2025-03-05T08:22:00Z">
        <w:r w:rsidR="004A7E5D">
          <w:rPr>
            <w:rFonts w:ascii="Arial" w:hAnsi="Arial" w:cs="Arial"/>
            <w:sz w:val="24"/>
            <w:szCs w:val="24"/>
          </w:rPr>
          <w:t>Besteht</w:t>
        </w:r>
      </w:ins>
      <w:del w:id="8803" w:author="Lektorat Bauer" w:date="2025-03-05T09:22:00Z" w16du:dateUtc="2025-03-05T08:22:00Z">
        <w:r w:rsidRPr="00944672" w:rsidDel="004A7E5D">
          <w:rPr>
            <w:rFonts w:ascii="Arial" w:hAnsi="Arial" w:cs="Arial"/>
            <w:sz w:val="24"/>
            <w:szCs w:val="24"/>
          </w:rPr>
          <w:delText>gibt es</w:delText>
        </w:r>
      </w:del>
      <w:r w:rsidRPr="00944672">
        <w:rPr>
          <w:rFonts w:ascii="Arial" w:hAnsi="Arial" w:cs="Arial"/>
          <w:sz w:val="24"/>
          <w:szCs w:val="24"/>
        </w:rPr>
        <w:t xml:space="preserve"> die Möglichkeit, dass das Load-Sheet von Flug MH</w:t>
      </w:r>
      <w:ins w:id="8804" w:author="Lektorat Bauer" w:date="2025-03-05T09:22:00Z" w16du:dateUtc="2025-03-05T08:22:00Z">
        <w:r w:rsidR="004A7E5D">
          <w:rPr>
            <w:rFonts w:ascii="Arial" w:hAnsi="Arial" w:cs="Arial"/>
            <w:sz w:val="24"/>
            <w:szCs w:val="24"/>
          </w:rPr>
          <w:t xml:space="preserve"> </w:t>
        </w:r>
      </w:ins>
      <w:r w:rsidRPr="00944672">
        <w:rPr>
          <w:rFonts w:ascii="Arial" w:hAnsi="Arial" w:cs="Arial"/>
          <w:sz w:val="24"/>
          <w:szCs w:val="24"/>
        </w:rPr>
        <w:t xml:space="preserve">370 falsch war, und wenn ja, wie kann man das echte Load-Sheet finden? Was war über das vereitelte Attentat in Kuala Lumpur in Erfahrung zu bringen? Besteht die Möglichkeit, mit den Soldaten zu sprechen? </w:t>
      </w:r>
      <w:del w:id="8805" w:author="Lektorat Bauer" w:date="2025-03-05T09:22:00Z" w16du:dateUtc="2025-03-05T08:22:00Z">
        <w:r w:rsidRPr="00944672" w:rsidDel="004A7E5D">
          <w:rPr>
            <w:rFonts w:ascii="Arial" w:hAnsi="Arial" w:cs="Arial"/>
            <w:sz w:val="24"/>
            <w:szCs w:val="24"/>
          </w:rPr>
          <w:delText>Einmal die</w:delText>
        </w:r>
      </w:del>
      <w:ins w:id="8806" w:author="Lektorat Bauer" w:date="2025-03-05T09:22:00Z" w16du:dateUtc="2025-03-05T08:22:00Z">
        <w:r w:rsidR="004A7E5D">
          <w:rPr>
            <w:rFonts w:ascii="Arial" w:hAnsi="Arial" w:cs="Arial"/>
            <w:sz w:val="24"/>
            <w:szCs w:val="24"/>
          </w:rPr>
          <w:t>Mit denen</w:t>
        </w:r>
      </w:ins>
      <w:r w:rsidRPr="00944672">
        <w:rPr>
          <w:rFonts w:ascii="Arial" w:hAnsi="Arial" w:cs="Arial"/>
          <w:sz w:val="24"/>
          <w:szCs w:val="24"/>
        </w:rPr>
        <w:t xml:space="preserve">, die das Attentat vereitelt </w:t>
      </w:r>
      <w:del w:id="8807" w:author="Lektorat Bauer" w:date="2025-03-05T09:23:00Z" w16du:dateUtc="2025-03-05T08:23:00Z">
        <w:r w:rsidRPr="00944672" w:rsidDel="004A7E5D">
          <w:rPr>
            <w:rFonts w:ascii="Arial" w:hAnsi="Arial" w:cs="Arial"/>
            <w:sz w:val="24"/>
            <w:szCs w:val="24"/>
          </w:rPr>
          <w:delText xml:space="preserve">hatten </w:delText>
        </w:r>
      </w:del>
      <w:ins w:id="8808" w:author="Lektorat Bauer" w:date="2025-03-05T09:23:00Z" w16du:dateUtc="2025-03-05T08:23:00Z">
        <w:r w:rsidR="004A7E5D">
          <w:rPr>
            <w:rFonts w:ascii="Arial" w:hAnsi="Arial" w:cs="Arial"/>
            <w:sz w:val="24"/>
            <w:szCs w:val="24"/>
          </w:rPr>
          <w:t>haben</w:t>
        </w:r>
        <w:r w:rsidR="004A7E5D" w:rsidRPr="00944672">
          <w:rPr>
            <w:rFonts w:ascii="Arial" w:hAnsi="Arial" w:cs="Arial"/>
            <w:sz w:val="24"/>
            <w:szCs w:val="24"/>
          </w:rPr>
          <w:t xml:space="preserve"> </w:t>
        </w:r>
      </w:ins>
      <w:r w:rsidRPr="00944672">
        <w:rPr>
          <w:rFonts w:ascii="Arial" w:hAnsi="Arial" w:cs="Arial"/>
          <w:sz w:val="24"/>
          <w:szCs w:val="24"/>
        </w:rPr>
        <w:t xml:space="preserve">und </w:t>
      </w:r>
      <w:del w:id="8809" w:author="Lektorat Bauer" w:date="2025-03-05T09:22:00Z" w16du:dateUtc="2025-03-05T08:22:00Z">
        <w:r w:rsidRPr="00944672" w:rsidDel="004A7E5D">
          <w:rPr>
            <w:rFonts w:ascii="Arial" w:hAnsi="Arial" w:cs="Arial"/>
            <w:sz w:val="24"/>
            <w:szCs w:val="24"/>
          </w:rPr>
          <w:delText>einmal die</w:delText>
        </w:r>
      </w:del>
      <w:ins w:id="8810" w:author="Lektorat Bauer" w:date="2025-03-05T09:22:00Z" w16du:dateUtc="2025-03-05T08:22:00Z">
        <w:r w:rsidR="004A7E5D">
          <w:rPr>
            <w:rFonts w:ascii="Arial" w:hAnsi="Arial" w:cs="Arial"/>
            <w:sz w:val="24"/>
            <w:szCs w:val="24"/>
          </w:rPr>
          <w:t>mit denen</w:t>
        </w:r>
      </w:ins>
      <w:r w:rsidRPr="00944672">
        <w:rPr>
          <w:rFonts w:ascii="Arial" w:hAnsi="Arial" w:cs="Arial"/>
          <w:sz w:val="24"/>
          <w:szCs w:val="24"/>
        </w:rPr>
        <w:t>, die zum Flughafen gefahren sind?</w:t>
      </w:r>
    </w:p>
    <w:p w14:paraId="025F5E87" w14:textId="7D05F600"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Passend dazu die Informationen von John: Gewicht der Geld-Box, Verfügbarkeit dieser Boxen, verschwundene Diamanten in den letzten </w:t>
      </w:r>
      <w:del w:id="8811" w:author="Lektorat Bauer" w:date="2025-03-05T09:23:00Z" w16du:dateUtc="2025-03-05T08:23:00Z">
        <w:r w:rsidRPr="00944672" w:rsidDel="004A7E5D">
          <w:rPr>
            <w:rFonts w:ascii="Arial" w:hAnsi="Arial" w:cs="Arial"/>
            <w:sz w:val="24"/>
            <w:szCs w:val="24"/>
          </w:rPr>
          <w:delText>5 bis 10</w:delText>
        </w:r>
      </w:del>
      <w:ins w:id="8812" w:author="Lektorat Bauer" w:date="2025-03-05T09:23:00Z" w16du:dateUtc="2025-03-05T08:23:00Z">
        <w:r w:rsidR="004A7E5D">
          <w:rPr>
            <w:rFonts w:ascii="Arial" w:hAnsi="Arial" w:cs="Arial"/>
            <w:sz w:val="24"/>
            <w:szCs w:val="24"/>
          </w:rPr>
          <w:t>fünf bis zehn</w:t>
        </w:r>
      </w:ins>
      <w:r w:rsidRPr="00944672">
        <w:rPr>
          <w:rFonts w:ascii="Arial" w:hAnsi="Arial" w:cs="Arial"/>
          <w:sz w:val="24"/>
          <w:szCs w:val="24"/>
        </w:rPr>
        <w:t xml:space="preserve"> Jahren.</w:t>
      </w:r>
      <w:commentRangeEnd w:id="8788"/>
      <w:r w:rsidR="004A7E5D">
        <w:rPr>
          <w:rStyle w:val="Kommentarzeichen"/>
        </w:rPr>
        <w:commentReference w:id="8788"/>
      </w:r>
    </w:p>
    <w:p w14:paraId="1FBA096E" w14:textId="4772B9D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del w:id="8813" w:author="Lektorat Bauer" w:date="2025-03-05T09:24:00Z" w16du:dateUtc="2025-03-05T08:24:00Z">
        <w:r w:rsidRPr="00944672" w:rsidDel="004A7E5D">
          <w:rPr>
            <w:rFonts w:ascii="Arial" w:hAnsi="Arial" w:cs="Arial"/>
            <w:sz w:val="24"/>
            <w:szCs w:val="24"/>
          </w:rPr>
          <w:delText xml:space="preserve">Dann </w:delText>
        </w:r>
      </w:del>
      <w:ins w:id="8814" w:author="Lektorat Bauer" w:date="2025-03-05T09:24:00Z" w16du:dateUtc="2025-03-05T08:24:00Z">
        <w:r w:rsidR="004A7E5D">
          <w:rPr>
            <w:rFonts w:ascii="Arial" w:hAnsi="Arial" w:cs="Arial"/>
            <w:sz w:val="24"/>
            <w:szCs w:val="24"/>
          </w:rPr>
          <w:t>Zuhause</w:t>
        </w:r>
        <w:r w:rsidR="004A7E5D" w:rsidRPr="00944672">
          <w:rPr>
            <w:rFonts w:ascii="Arial" w:hAnsi="Arial" w:cs="Arial"/>
            <w:sz w:val="24"/>
            <w:szCs w:val="24"/>
          </w:rPr>
          <w:t xml:space="preserve"> </w:t>
        </w:r>
      </w:ins>
      <w:r w:rsidRPr="00944672">
        <w:rPr>
          <w:rFonts w:ascii="Arial" w:hAnsi="Arial" w:cs="Arial"/>
          <w:sz w:val="24"/>
          <w:szCs w:val="24"/>
        </w:rPr>
        <w:t xml:space="preserve">würde er Ordner mit den Informationen anlegen und </w:t>
      </w:r>
      <w:del w:id="8815" w:author="Lektorat Bauer" w:date="2025-03-05T09:24:00Z" w16du:dateUtc="2025-03-05T08:24:00Z">
        <w:r w:rsidRPr="00944672" w:rsidDel="004A7E5D">
          <w:rPr>
            <w:rFonts w:ascii="Arial" w:hAnsi="Arial" w:cs="Arial"/>
            <w:sz w:val="24"/>
            <w:szCs w:val="24"/>
          </w:rPr>
          <w:delText xml:space="preserve">sich </w:delText>
        </w:r>
      </w:del>
      <w:r w:rsidRPr="00944672">
        <w:rPr>
          <w:rFonts w:ascii="Arial" w:hAnsi="Arial" w:cs="Arial"/>
          <w:sz w:val="24"/>
          <w:szCs w:val="24"/>
        </w:rPr>
        <w:t xml:space="preserve">ein Recherchekonzept </w:t>
      </w:r>
      <w:del w:id="8816" w:author="Lektorat Bauer" w:date="2025-03-05T09:24:00Z" w16du:dateUtc="2025-03-05T08:24:00Z">
        <w:r w:rsidRPr="00944672" w:rsidDel="004A7E5D">
          <w:rPr>
            <w:rFonts w:ascii="Arial" w:hAnsi="Arial" w:cs="Arial"/>
            <w:sz w:val="24"/>
            <w:szCs w:val="24"/>
          </w:rPr>
          <w:delText>machen</w:delText>
        </w:r>
      </w:del>
      <w:ins w:id="8817" w:author="Lektorat Bauer" w:date="2025-03-05T09:24:00Z" w16du:dateUtc="2025-03-05T08:24:00Z">
        <w:r w:rsidR="004A7E5D">
          <w:rPr>
            <w:rFonts w:ascii="Arial" w:hAnsi="Arial" w:cs="Arial"/>
            <w:sz w:val="24"/>
            <w:szCs w:val="24"/>
          </w:rPr>
          <w:t>erstellen</w:t>
        </w:r>
      </w:ins>
      <w:r w:rsidRPr="00944672">
        <w:rPr>
          <w:rFonts w:ascii="Arial" w:hAnsi="Arial" w:cs="Arial"/>
          <w:sz w:val="24"/>
          <w:szCs w:val="24"/>
        </w:rPr>
        <w:t>. Die Daten würde er postlagernd an den NDR in Hamburg schicken. Der NDR bot Journalisten an, Material von und über Recherchen zu lagern, solange die Journalisten im Außeneinsatz waren. Bedingung war, dass der NDR bei der Veröffentlichung bedacht wurde. Der NDR arbeitete</w:t>
      </w:r>
      <w:ins w:id="8818" w:author="Lektorat Bauer" w:date="2025-03-05T09:24:00Z" w16du:dateUtc="2025-03-05T08:24:00Z">
        <w:r w:rsidR="004A7E5D">
          <w:rPr>
            <w:rFonts w:ascii="Arial" w:hAnsi="Arial" w:cs="Arial"/>
            <w:sz w:val="24"/>
            <w:szCs w:val="24"/>
          </w:rPr>
          <w:t xml:space="preserve"> zudem</w:t>
        </w:r>
      </w:ins>
      <w:r w:rsidRPr="00944672">
        <w:rPr>
          <w:rFonts w:ascii="Arial" w:hAnsi="Arial" w:cs="Arial"/>
          <w:sz w:val="24"/>
          <w:szCs w:val="24"/>
        </w:rPr>
        <w:t xml:space="preserve"> an einer Cloudlösung für Journalisten, die so alle Daten elektronisch in einem virtuellen Speicher ablegen konnten. Dadurch würde viel Papier und Stauraum entfallen, aber das Konzept war noch nicht fertig, und der NDR war manchmal ein Tanker. Er reagierte nur langsam. </w:t>
      </w:r>
    </w:p>
    <w:p w14:paraId="3F089722" w14:textId="05E1E5A1"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Am frühen Nachmittag konnte sich Joost nicht mehr konzentrieren und packte seine Sachen. Die Bücher und Zeitschriften</w:t>
      </w:r>
      <w:del w:id="8819" w:author="Lektorat Bauer" w:date="2025-03-05T09:24:00Z" w16du:dateUtc="2025-03-05T08:24:00Z">
        <w:r w:rsidRPr="00944672" w:rsidDel="004A7E5D">
          <w:rPr>
            <w:rFonts w:ascii="Arial" w:hAnsi="Arial" w:cs="Arial"/>
            <w:sz w:val="24"/>
            <w:szCs w:val="24"/>
          </w:rPr>
          <w:delText>,</w:delText>
        </w:r>
      </w:del>
      <w:r w:rsidRPr="00944672">
        <w:rPr>
          <w:rFonts w:ascii="Arial" w:hAnsi="Arial" w:cs="Arial"/>
          <w:sz w:val="24"/>
          <w:szCs w:val="24"/>
        </w:rPr>
        <w:t xml:space="preserve"> ließ</w:t>
      </w:r>
      <w:ins w:id="8820" w:author="Lektorat Bauer" w:date="2025-03-05T09:24:00Z" w16du:dateUtc="2025-03-05T08:24:00Z">
        <w:r w:rsidR="004A7E5D">
          <w:rPr>
            <w:rFonts w:ascii="Arial" w:hAnsi="Arial" w:cs="Arial"/>
            <w:sz w:val="24"/>
            <w:szCs w:val="24"/>
          </w:rPr>
          <w:t xml:space="preserve"> er</w:t>
        </w:r>
      </w:ins>
      <w:r w:rsidRPr="00944672">
        <w:rPr>
          <w:rFonts w:ascii="Arial" w:hAnsi="Arial" w:cs="Arial"/>
          <w:sz w:val="24"/>
          <w:szCs w:val="24"/>
        </w:rPr>
        <w:t xml:space="preserve"> am Platz zurück, wie es ihm gesagt worden war. Dann fuhr er erschöpft zurück zum Hotel, um sich auszuruhen. Am Abend würde er die gesammelten Informationen zusammenfassen und sortieren. Auf dem Weg zurück vereinbarte er ein Treffen in Den Haag mit Piet und Anique, um die neu</w:t>
      </w:r>
      <w:ins w:id="8821" w:author="Lektorat Bauer" w:date="2025-03-05T09:24:00Z" w16du:dateUtc="2025-03-05T08:24:00Z">
        <w:r w:rsidR="004A7E5D">
          <w:rPr>
            <w:rFonts w:ascii="Arial" w:hAnsi="Arial" w:cs="Arial"/>
            <w:sz w:val="24"/>
            <w:szCs w:val="24"/>
          </w:rPr>
          <w:t>e</w:t>
        </w:r>
      </w:ins>
      <w:r w:rsidRPr="00944672">
        <w:rPr>
          <w:rFonts w:ascii="Arial" w:hAnsi="Arial" w:cs="Arial"/>
          <w:sz w:val="24"/>
          <w:szCs w:val="24"/>
        </w:rPr>
        <w:t>sten Informationen abzugleichen.</w:t>
      </w:r>
    </w:p>
    <w:p w14:paraId="479AB97C"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15CAA47D"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lastRenderedPageBreak/>
        <w:t>***</w:t>
      </w:r>
    </w:p>
    <w:p w14:paraId="1A150C1B"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347E203B"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commentRangeStart w:id="8822"/>
      <w:commentRangeEnd w:id="8822"/>
      <w:r w:rsidRPr="00944672">
        <w:rPr>
          <w:rFonts w:ascii="Arial" w:hAnsi="Arial" w:cs="Arial"/>
          <w:sz w:val="24"/>
          <w:szCs w:val="24"/>
        </w:rPr>
        <w:commentReference w:id="8822"/>
      </w:r>
      <w:r w:rsidRPr="00944672">
        <w:rPr>
          <w:rFonts w:ascii="Arial" w:hAnsi="Arial" w:cs="Arial"/>
          <w:b/>
          <w:bCs/>
          <w:sz w:val="24"/>
          <w:szCs w:val="24"/>
        </w:rPr>
        <w:t>&gt;&gt;&gt; Donbass, 15. Juli 2014 &lt;&lt;&lt;</w:t>
      </w:r>
    </w:p>
    <w:p w14:paraId="65A748A7" w14:textId="150663F6"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Die BUK-M1 des 53. Luftabwehrregiments hatte </w:t>
      </w:r>
      <w:del w:id="8823" w:author="Lektorat Bauer" w:date="2025-03-05T09:28:00Z" w16du:dateUtc="2025-03-05T08:28:00Z">
        <w:r w:rsidRPr="00944672" w:rsidDel="004A7E5D">
          <w:rPr>
            <w:rFonts w:ascii="Arial" w:hAnsi="Arial" w:cs="Arial"/>
            <w:sz w:val="24"/>
            <w:szCs w:val="24"/>
          </w:rPr>
          <w:delText xml:space="preserve">das </w:delText>
        </w:r>
      </w:del>
      <w:ins w:id="8824" w:author="Lektorat Bauer" w:date="2025-03-05T09:28:00Z" w16du:dateUtc="2025-03-05T08:28:00Z">
        <w:r w:rsidR="004A7E5D">
          <w:rPr>
            <w:rFonts w:ascii="Arial" w:hAnsi="Arial" w:cs="Arial"/>
            <w:sz w:val="24"/>
            <w:szCs w:val="24"/>
          </w:rPr>
          <w:t>den</w:t>
        </w:r>
        <w:r w:rsidR="004A7E5D" w:rsidRPr="00944672">
          <w:rPr>
            <w:rFonts w:ascii="Arial" w:hAnsi="Arial" w:cs="Arial"/>
            <w:sz w:val="24"/>
            <w:szCs w:val="24"/>
          </w:rPr>
          <w:t xml:space="preserve"> </w:t>
        </w:r>
      </w:ins>
      <w:r w:rsidRPr="00944672">
        <w:rPr>
          <w:rFonts w:ascii="Arial" w:hAnsi="Arial" w:cs="Arial"/>
          <w:sz w:val="24"/>
          <w:szCs w:val="24"/>
        </w:rPr>
        <w:t xml:space="preserve">Donbass erreicht. </w:t>
      </w:r>
      <w:del w:id="8825" w:author="Lektorat Bauer" w:date="2025-03-05T09:28:00Z" w16du:dateUtc="2025-03-05T08:28:00Z">
        <w:r w:rsidRPr="00944672" w:rsidDel="004A7E5D">
          <w:rPr>
            <w:rFonts w:ascii="Arial" w:hAnsi="Arial" w:cs="Arial"/>
            <w:sz w:val="24"/>
            <w:szCs w:val="24"/>
          </w:rPr>
          <w:delText>Hier war Kampfgebiet mit der Ukraine.</w:delText>
        </w:r>
      </w:del>
      <w:ins w:id="8826" w:author="Lektorat Bauer" w:date="2025-03-05T09:28:00Z" w16du:dateUtc="2025-03-05T08:28:00Z">
        <w:r w:rsidR="004A7E5D">
          <w:rPr>
            <w:rFonts w:ascii="Arial" w:hAnsi="Arial" w:cs="Arial"/>
            <w:sz w:val="24"/>
            <w:szCs w:val="24"/>
          </w:rPr>
          <w:t>Kampfgebiet.</w:t>
        </w:r>
      </w:ins>
      <w:r w:rsidRPr="00944672">
        <w:rPr>
          <w:rFonts w:ascii="Arial" w:hAnsi="Arial" w:cs="Arial"/>
          <w:sz w:val="24"/>
          <w:szCs w:val="24"/>
        </w:rPr>
        <w:t xml:space="preserve"> Der Kommandeur meldete, dass das Zielgebiet erreicht sei.</w:t>
      </w:r>
    </w:p>
    <w:p w14:paraId="5D9B2AF9" w14:textId="05AE4CB0"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Der Kommandostab informierte ihn, dass man sich mit den ‚Freiheitskämpfern‘ abstimmen wollte. Die Besatzung sollte nicht in Gefahr geraten, aber gleichzeitig sollte versucht werden, den Test so durchzuführen, dass die Kämpfer vor Ort einen Vorteil h</w:t>
      </w:r>
      <w:ins w:id="8827" w:author="Lektorat Bauer" w:date="2025-03-05T09:28:00Z" w16du:dateUtc="2025-03-05T08:28:00Z">
        <w:r w:rsidR="004A7E5D">
          <w:rPr>
            <w:rFonts w:ascii="Arial" w:hAnsi="Arial" w:cs="Arial"/>
            <w:sz w:val="24"/>
            <w:szCs w:val="24"/>
          </w:rPr>
          <w:t>a</w:t>
        </w:r>
      </w:ins>
      <w:del w:id="8828" w:author="Lektorat Bauer" w:date="2025-03-05T09:28:00Z" w16du:dateUtc="2025-03-05T08:28:00Z">
        <w:r w:rsidRPr="00944672" w:rsidDel="004A7E5D">
          <w:rPr>
            <w:rFonts w:ascii="Arial" w:hAnsi="Arial" w:cs="Arial"/>
            <w:sz w:val="24"/>
            <w:szCs w:val="24"/>
          </w:rPr>
          <w:delText>ä</w:delText>
        </w:r>
      </w:del>
      <w:r w:rsidRPr="00944672">
        <w:rPr>
          <w:rFonts w:ascii="Arial" w:hAnsi="Arial" w:cs="Arial"/>
          <w:sz w:val="24"/>
          <w:szCs w:val="24"/>
        </w:rPr>
        <w:t>tten.</w:t>
      </w:r>
    </w:p>
    <w:p w14:paraId="24CC7969" w14:textId="0D1D0B3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Es erging der Befehl</w:t>
      </w:r>
      <w:ins w:id="8829" w:author="Lektorat Bauer" w:date="2025-03-05T09:28:00Z" w16du:dateUtc="2025-03-05T08:28:00Z">
        <w:r w:rsidR="004A7E5D">
          <w:rPr>
            <w:rFonts w:ascii="Arial" w:hAnsi="Arial" w:cs="Arial"/>
            <w:sz w:val="24"/>
            <w:szCs w:val="24"/>
          </w:rPr>
          <w:t>,</w:t>
        </w:r>
      </w:ins>
      <w:r w:rsidRPr="00944672">
        <w:rPr>
          <w:rFonts w:ascii="Arial" w:hAnsi="Arial" w:cs="Arial"/>
          <w:sz w:val="24"/>
          <w:szCs w:val="24"/>
        </w:rPr>
        <w:t xml:space="preserve"> kampfbereit</w:t>
      </w:r>
      <w:del w:id="8830" w:author="Lektorat Bauer" w:date="2025-03-05T09:28:00Z" w16du:dateUtc="2025-03-05T08:28:00Z">
        <w:r w:rsidRPr="00944672" w:rsidDel="004A7E5D">
          <w:rPr>
            <w:rFonts w:ascii="Arial" w:hAnsi="Arial" w:cs="Arial"/>
            <w:sz w:val="24"/>
            <w:szCs w:val="24"/>
          </w:rPr>
          <w:delText>,</w:delText>
        </w:r>
      </w:del>
      <w:r w:rsidRPr="00944672">
        <w:rPr>
          <w:rFonts w:ascii="Arial" w:hAnsi="Arial" w:cs="Arial"/>
          <w:sz w:val="24"/>
          <w:szCs w:val="24"/>
        </w:rPr>
        <w:t xml:space="preserve"> in Wartestellung zu gehen, die BUK zu schützen und auf weitere Befehle zu warten. </w:t>
      </w:r>
    </w:p>
    <w:p w14:paraId="535A7AA6"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Die Nordkoreaner gaben ebenfalls einen Statusbericht an deren Kommandantur weiter und warteten dann, wie die russischen Kollegen, auf weitere Befehle.</w:t>
      </w:r>
    </w:p>
    <w:p w14:paraId="51201369"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56958C91"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423E8652"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73B3C3FD"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commentRangeStart w:id="8831"/>
      <w:commentRangeEnd w:id="8831"/>
      <w:r w:rsidRPr="00944672">
        <w:rPr>
          <w:rFonts w:ascii="Arial" w:hAnsi="Arial" w:cs="Arial"/>
          <w:sz w:val="24"/>
          <w:szCs w:val="24"/>
        </w:rPr>
        <w:commentReference w:id="8831"/>
      </w:r>
      <w:r w:rsidRPr="00944672">
        <w:rPr>
          <w:rFonts w:ascii="Arial" w:hAnsi="Arial" w:cs="Arial"/>
          <w:b/>
          <w:bCs/>
          <w:sz w:val="24"/>
          <w:szCs w:val="24"/>
        </w:rPr>
        <w:t>&gt;&gt;&gt; Amsterdam, 14. Juli 2014, am Abend &lt;&lt;&lt;</w:t>
      </w:r>
    </w:p>
    <w:p w14:paraId="5272B6B2" w14:textId="1A1EC01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John-Henry Cummings hatte den ganzen Tag mit Besprechungen verbracht, bei den</w:t>
      </w:r>
      <w:ins w:id="8832" w:author="Lektorat Bauer" w:date="2025-03-05T09:28:00Z" w16du:dateUtc="2025-03-05T08:28:00Z">
        <w:r w:rsidR="00551AFE">
          <w:rPr>
            <w:rFonts w:ascii="Arial" w:hAnsi="Arial" w:cs="Arial"/>
            <w:sz w:val="24"/>
            <w:szCs w:val="24"/>
          </w:rPr>
          <w:t>en</w:t>
        </w:r>
      </w:ins>
      <w:r w:rsidRPr="00944672">
        <w:rPr>
          <w:rFonts w:ascii="Arial" w:hAnsi="Arial" w:cs="Arial"/>
          <w:sz w:val="24"/>
          <w:szCs w:val="24"/>
        </w:rPr>
        <w:t xml:space="preserve"> Kundengelder angelegt oder transferiert werden sollten. Einige Konten wurden in der Schweiz als Nummernkonten geführt, einige gehörten Unternehmen mit Sitz in Panama, den Jungferninseln oder auch auf den Marshall</w:t>
      </w:r>
      <w:del w:id="8833" w:author="Lektorat Bauer" w:date="2025-03-05T09:29:00Z" w16du:dateUtc="2025-03-05T08:29:00Z">
        <w:r w:rsidRPr="00944672" w:rsidDel="00551AFE">
          <w:rPr>
            <w:rFonts w:ascii="Arial" w:hAnsi="Arial" w:cs="Arial"/>
            <w:sz w:val="24"/>
            <w:szCs w:val="24"/>
          </w:rPr>
          <w:delText xml:space="preserve"> </w:delText>
        </w:r>
      </w:del>
      <w:ins w:id="8834" w:author="Lektorat Bauer" w:date="2025-03-05T09:29:00Z" w16du:dateUtc="2025-03-05T08:29:00Z">
        <w:r w:rsidR="00551AFE">
          <w:rPr>
            <w:rFonts w:ascii="Arial" w:hAnsi="Arial" w:cs="Arial"/>
            <w:sz w:val="24"/>
            <w:szCs w:val="24"/>
          </w:rPr>
          <w:t>-</w:t>
        </w:r>
      </w:ins>
      <w:r w:rsidRPr="00944672">
        <w:rPr>
          <w:rFonts w:ascii="Arial" w:hAnsi="Arial" w:cs="Arial"/>
          <w:sz w:val="24"/>
          <w:szCs w:val="24"/>
        </w:rPr>
        <w:t>Inseln. Eines war allen gemein: Sie gehörten einem Konsortium und es waren immer größere Summen. Die kleinste Transaktion waren zwei Milliarden Euro, die als Investition nach Lagos in Nigeria fließen sollten. Sie sollten als Kofinanzierung für zwei chinesische Bauprojekte dienen. Da berechtigte Zweifel an dem Bankensystem in Nigeria bestand</w:t>
      </w:r>
      <w:ins w:id="8835" w:author="Lektorat Bauer" w:date="2025-03-05T09:29:00Z" w16du:dateUtc="2025-03-05T08:29:00Z">
        <w:r w:rsidR="00551AFE">
          <w:rPr>
            <w:rFonts w:ascii="Arial" w:hAnsi="Arial" w:cs="Arial"/>
            <w:sz w:val="24"/>
            <w:szCs w:val="24"/>
          </w:rPr>
          <w:t>en</w:t>
        </w:r>
      </w:ins>
      <w:r w:rsidRPr="00944672">
        <w:rPr>
          <w:rFonts w:ascii="Arial" w:hAnsi="Arial" w:cs="Arial"/>
          <w:sz w:val="24"/>
          <w:szCs w:val="24"/>
        </w:rPr>
        <w:t>, sollte die UBS-Filiale vor Ort die Verwaltung der Gelder übernehmen. Hierfür wurde ein Verwaltungsvertrag ausgehandelt.</w:t>
      </w:r>
    </w:p>
    <w:p w14:paraId="15D7B930" w14:textId="6F2C5725"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Die größte Position waren 5 Milliarden Euro, die in die Vereinigten Arabischen Emirate fließen sollten. Dubai war </w:t>
      </w:r>
      <w:del w:id="8836" w:author="Lektorat Bauer" w:date="2025-03-05T09:29:00Z" w16du:dateUtc="2025-03-05T08:29:00Z">
        <w:r w:rsidRPr="00944672" w:rsidDel="00551AFE">
          <w:rPr>
            <w:rFonts w:ascii="Arial" w:hAnsi="Arial" w:cs="Arial"/>
            <w:sz w:val="24"/>
            <w:szCs w:val="24"/>
          </w:rPr>
          <w:delText>zur Zeit</w:delText>
        </w:r>
      </w:del>
      <w:ins w:id="8837" w:author="Lektorat Bauer" w:date="2025-03-05T09:29:00Z" w16du:dateUtc="2025-03-05T08:29:00Z">
        <w:r w:rsidR="00551AFE" w:rsidRPr="00944672">
          <w:rPr>
            <w:rFonts w:ascii="Arial" w:hAnsi="Arial" w:cs="Arial"/>
            <w:sz w:val="24"/>
            <w:szCs w:val="24"/>
          </w:rPr>
          <w:t>zurzeit</w:t>
        </w:r>
      </w:ins>
      <w:r w:rsidRPr="00944672">
        <w:rPr>
          <w:rFonts w:ascii="Arial" w:hAnsi="Arial" w:cs="Arial"/>
          <w:sz w:val="24"/>
          <w:szCs w:val="24"/>
        </w:rPr>
        <w:t xml:space="preserve"> etwas klamm und benötigte Unterstützung. Einige Mittel gingen in normale Bauprojekte, drei Milliarden waren für Prestige-</w:t>
      </w:r>
      <w:r w:rsidRPr="00944672">
        <w:rPr>
          <w:rFonts w:ascii="Arial" w:hAnsi="Arial" w:cs="Arial"/>
          <w:sz w:val="24"/>
          <w:szCs w:val="24"/>
        </w:rPr>
        <w:lastRenderedPageBreak/>
        <w:t>Bauprojekte vorgesehen, unter anderem für den Neubau des Dubai-Worldport, den neuen Megaflughafen, der einmal der größte der Welt werden sollte.</w:t>
      </w:r>
    </w:p>
    <w:p w14:paraId="0FE816D8" w14:textId="69A3A586"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Auch hierfür würde die UBS</w:t>
      </w:r>
      <w:del w:id="8838" w:author="Lektorat Bauer" w:date="2025-03-05T09:29:00Z" w16du:dateUtc="2025-03-05T08:29:00Z">
        <w:r w:rsidRPr="00944672" w:rsidDel="00551AFE">
          <w:rPr>
            <w:rFonts w:ascii="Arial" w:hAnsi="Arial" w:cs="Arial"/>
            <w:sz w:val="24"/>
            <w:szCs w:val="24"/>
          </w:rPr>
          <w:delText>, bzw.</w:delText>
        </w:r>
      </w:del>
      <w:ins w:id="8839" w:author="Lektorat Bauer" w:date="2025-03-05T09:29:00Z" w16du:dateUtc="2025-03-05T08:29:00Z">
        <w:r w:rsidR="00551AFE">
          <w:rPr>
            <w:rFonts w:ascii="Arial" w:hAnsi="Arial" w:cs="Arial"/>
            <w:sz w:val="24"/>
            <w:szCs w:val="24"/>
          </w:rPr>
          <w:t xml:space="preserve"> beziehungsweise</w:t>
        </w:r>
      </w:ins>
      <w:r w:rsidRPr="00944672">
        <w:rPr>
          <w:rFonts w:ascii="Arial" w:hAnsi="Arial" w:cs="Arial"/>
          <w:sz w:val="24"/>
          <w:szCs w:val="24"/>
        </w:rPr>
        <w:t xml:space="preserve"> die Filiale in Dubai die Mittelverwaltung übernehmen</w:t>
      </w:r>
      <w:ins w:id="8840" w:author="Lektorat Bauer" w:date="2025-03-05T09:30:00Z" w16du:dateUtc="2025-03-05T08:30:00Z">
        <w:r w:rsidR="00551AFE">
          <w:rPr>
            <w:rFonts w:ascii="Arial" w:hAnsi="Arial" w:cs="Arial"/>
            <w:sz w:val="24"/>
            <w:szCs w:val="24"/>
          </w:rPr>
          <w:t>.</w:t>
        </w:r>
      </w:ins>
      <w:r w:rsidRPr="00944672">
        <w:rPr>
          <w:rFonts w:ascii="Arial" w:hAnsi="Arial" w:cs="Arial"/>
          <w:sz w:val="24"/>
          <w:szCs w:val="24"/>
        </w:rPr>
        <w:t xml:space="preserve"> </w:t>
      </w:r>
      <w:del w:id="8841" w:author="Lektorat Bauer" w:date="2025-03-05T09:30:00Z" w16du:dateUtc="2025-03-05T08:30:00Z">
        <w:r w:rsidRPr="00944672" w:rsidDel="00551AFE">
          <w:rPr>
            <w:rFonts w:ascii="Arial" w:hAnsi="Arial" w:cs="Arial"/>
            <w:sz w:val="24"/>
            <w:szCs w:val="24"/>
          </w:rPr>
          <w:delText>und d</w:delText>
        </w:r>
      </w:del>
      <w:ins w:id="8842" w:author="Lektorat Bauer" w:date="2025-03-05T09:30:00Z" w16du:dateUtc="2025-03-05T08:30:00Z">
        <w:r w:rsidR="00551AFE">
          <w:rPr>
            <w:rFonts w:ascii="Arial" w:hAnsi="Arial" w:cs="Arial"/>
            <w:sz w:val="24"/>
            <w:szCs w:val="24"/>
          </w:rPr>
          <w:t>D</w:t>
        </w:r>
      </w:ins>
      <w:r w:rsidRPr="00944672">
        <w:rPr>
          <w:rFonts w:ascii="Arial" w:hAnsi="Arial" w:cs="Arial"/>
          <w:sz w:val="24"/>
          <w:szCs w:val="24"/>
        </w:rPr>
        <w:t>er entsprechende Vertrag lehnte sich an die Verhandlungsergebnisse für das Lagos-Projekt an.</w:t>
      </w:r>
    </w:p>
    <w:p w14:paraId="55C11CFB" w14:textId="1BC3234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Am Ende ging es </w:t>
      </w:r>
      <w:del w:id="8843" w:author="Lektorat Bauer" w:date="2025-03-05T09:30:00Z" w16du:dateUtc="2025-03-05T08:30:00Z">
        <w:r w:rsidRPr="00944672" w:rsidDel="00551AFE">
          <w:rPr>
            <w:rFonts w:ascii="Arial" w:hAnsi="Arial" w:cs="Arial"/>
            <w:sz w:val="24"/>
            <w:szCs w:val="24"/>
          </w:rPr>
          <w:delText xml:space="preserve">wieder </w:delText>
        </w:r>
      </w:del>
      <w:r w:rsidRPr="00944672">
        <w:rPr>
          <w:rFonts w:ascii="Arial" w:hAnsi="Arial" w:cs="Arial"/>
          <w:sz w:val="24"/>
          <w:szCs w:val="24"/>
        </w:rPr>
        <w:t xml:space="preserve">um eine 500 Millionen Euro Beteiligung an dem High-Yield-Trading für die UNO. Diese Mittel mussten unzweifelhafter Herkunft sein, sonst würden </w:t>
      </w:r>
      <w:del w:id="8844" w:author="Lektorat Bauer" w:date="2025-03-05T09:30:00Z" w16du:dateUtc="2025-03-05T08:30:00Z">
        <w:r w:rsidRPr="00944672" w:rsidDel="00551AFE">
          <w:rPr>
            <w:rFonts w:ascii="Arial" w:hAnsi="Arial" w:cs="Arial"/>
            <w:sz w:val="24"/>
            <w:szCs w:val="24"/>
          </w:rPr>
          <w:delText>die Mittel</w:delText>
        </w:r>
      </w:del>
      <w:ins w:id="8845" w:author="Lektorat Bauer" w:date="2025-03-05T09:30:00Z" w16du:dateUtc="2025-03-05T08:30:00Z">
        <w:r w:rsidR="00551AFE">
          <w:rPr>
            <w:rFonts w:ascii="Arial" w:hAnsi="Arial" w:cs="Arial"/>
            <w:sz w:val="24"/>
            <w:szCs w:val="24"/>
          </w:rPr>
          <w:t>sie</w:t>
        </w:r>
      </w:ins>
      <w:r w:rsidRPr="00944672">
        <w:rPr>
          <w:rFonts w:ascii="Arial" w:hAnsi="Arial" w:cs="Arial"/>
          <w:sz w:val="24"/>
          <w:szCs w:val="24"/>
        </w:rPr>
        <w:t xml:space="preserve"> nicht zugelassen.</w:t>
      </w:r>
    </w:p>
    <w:p w14:paraId="6C81B215" w14:textId="655D6E61"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Es galt die Regel, dass nur Privatpersonen für dieses Programm zugelassen waren, aber in bestimmten Konstellationen wurden Ausnahmen gemacht. Für die UBS bedeutete dies, dass Sie nicht mithandeln durfte, was für den Kunden </w:t>
      </w:r>
      <w:del w:id="8846" w:author="Lektorat Bauer" w:date="2025-03-05T09:30:00Z" w16du:dateUtc="2025-03-05T08:30:00Z">
        <w:r w:rsidRPr="00944672" w:rsidDel="00551AFE">
          <w:rPr>
            <w:rFonts w:ascii="Arial" w:hAnsi="Arial" w:cs="Arial"/>
            <w:sz w:val="24"/>
            <w:szCs w:val="24"/>
          </w:rPr>
          <w:delText xml:space="preserve">bedeutete, dass </w:delText>
        </w:r>
      </w:del>
      <w:r w:rsidRPr="00944672">
        <w:rPr>
          <w:rFonts w:ascii="Arial" w:hAnsi="Arial" w:cs="Arial"/>
          <w:sz w:val="24"/>
          <w:szCs w:val="24"/>
        </w:rPr>
        <w:t xml:space="preserve">erhöhte Provisionen </w:t>
      </w:r>
      <w:del w:id="8847" w:author="Lektorat Bauer" w:date="2025-03-05T09:30:00Z" w16du:dateUtc="2025-03-05T08:30:00Z">
        <w:r w:rsidRPr="00944672" w:rsidDel="00551AFE">
          <w:rPr>
            <w:rFonts w:ascii="Arial" w:hAnsi="Arial" w:cs="Arial"/>
            <w:sz w:val="24"/>
            <w:szCs w:val="24"/>
          </w:rPr>
          <w:delText>fällig wurden</w:delText>
        </w:r>
      </w:del>
      <w:ins w:id="8848" w:author="Lektorat Bauer" w:date="2025-03-05T09:30:00Z" w16du:dateUtc="2025-03-05T08:30:00Z">
        <w:r w:rsidR="00551AFE">
          <w:rPr>
            <w:rFonts w:ascii="Arial" w:hAnsi="Arial" w:cs="Arial"/>
            <w:sz w:val="24"/>
            <w:szCs w:val="24"/>
          </w:rPr>
          <w:t>bedeutete</w:t>
        </w:r>
      </w:ins>
      <w:r w:rsidRPr="00944672">
        <w:rPr>
          <w:rFonts w:ascii="Arial" w:hAnsi="Arial" w:cs="Arial"/>
          <w:sz w:val="24"/>
          <w:szCs w:val="24"/>
        </w:rPr>
        <w:t>.</w:t>
      </w:r>
    </w:p>
    <w:p w14:paraId="4699B4DB" w14:textId="280A0F98"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Die UBS würde in dem Projekt als Pay-Master auftreten und das Geld verwalten. Die Hälfte der erwirtschafteten Erträge gingen an die UNO, die sich</w:t>
      </w:r>
      <w:del w:id="8849" w:author="Lektorat Bauer" w:date="2025-03-05T09:31:00Z" w16du:dateUtc="2025-03-05T08:31:00Z">
        <w:r w:rsidRPr="00944672" w:rsidDel="00551AFE">
          <w:rPr>
            <w:rFonts w:ascii="Arial" w:hAnsi="Arial" w:cs="Arial"/>
            <w:sz w:val="24"/>
            <w:szCs w:val="24"/>
          </w:rPr>
          <w:delText>,</w:delText>
        </w:r>
      </w:del>
      <w:r w:rsidRPr="00944672">
        <w:rPr>
          <w:rFonts w:ascii="Arial" w:hAnsi="Arial" w:cs="Arial"/>
          <w:sz w:val="24"/>
          <w:szCs w:val="24"/>
        </w:rPr>
        <w:t xml:space="preserve"> und ihre Aufgaben</w:t>
      </w:r>
      <w:del w:id="8850" w:author="Lektorat Bauer" w:date="2025-03-05T09:31:00Z" w16du:dateUtc="2025-03-05T08:31:00Z">
        <w:r w:rsidRPr="00944672" w:rsidDel="00551AFE">
          <w:rPr>
            <w:rFonts w:ascii="Arial" w:hAnsi="Arial" w:cs="Arial"/>
            <w:sz w:val="24"/>
            <w:szCs w:val="24"/>
          </w:rPr>
          <w:delText>,</w:delText>
        </w:r>
      </w:del>
      <w:r w:rsidRPr="00944672">
        <w:rPr>
          <w:rFonts w:ascii="Arial" w:hAnsi="Arial" w:cs="Arial"/>
          <w:sz w:val="24"/>
          <w:szCs w:val="24"/>
        </w:rPr>
        <w:t xml:space="preserve"> damit finanzierte.</w:t>
      </w:r>
    </w:p>
    <w:p w14:paraId="11BC1EB0"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Das Projekt war ins Leben gerufen worden, da sich die UNO nicht auf die Zahlungen der Mitgliedsbeiträge verlassen konnte. Selbst große Zahler wie die USA waren immer mal wieder, aus innenpolitischen Gründen, säumige Zahler, die erforderlichen Mittel zur Finanzierung der mannigfaltigen Projekte der UNO musste jedoch dauerhaft sichergestellt werden.</w:t>
      </w:r>
    </w:p>
    <w:p w14:paraId="78F1F357"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Man sollte es zwar nicht glauben, aber die Idee ging auf eine Initiative der Deutschen Bundesbank zurück, die dieses Konstrukt für eine Mittelbeschaffung der deutschen Entwicklungshilfe nutzte.</w:t>
      </w:r>
    </w:p>
    <w:p w14:paraId="751153A7" w14:textId="6342A1BA"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Schnell </w:t>
      </w:r>
      <w:del w:id="8851" w:author="Lektorat Bauer" w:date="2025-03-05T09:31:00Z" w16du:dateUtc="2025-03-05T08:31:00Z">
        <w:r w:rsidRPr="00944672" w:rsidDel="001E0BE8">
          <w:rPr>
            <w:rFonts w:ascii="Arial" w:hAnsi="Arial" w:cs="Arial"/>
            <w:sz w:val="24"/>
            <w:szCs w:val="24"/>
          </w:rPr>
          <w:delText xml:space="preserve">viel </w:delText>
        </w:r>
      </w:del>
      <w:ins w:id="8852" w:author="Lektorat Bauer" w:date="2025-03-05T09:31:00Z" w16du:dateUtc="2025-03-05T08:31:00Z">
        <w:r w:rsidR="001E0BE8">
          <w:rPr>
            <w:rFonts w:ascii="Arial" w:hAnsi="Arial" w:cs="Arial"/>
            <w:sz w:val="24"/>
            <w:szCs w:val="24"/>
          </w:rPr>
          <w:t>war</w:t>
        </w:r>
        <w:r w:rsidR="001E0BE8" w:rsidRPr="00944672">
          <w:rPr>
            <w:rFonts w:ascii="Arial" w:hAnsi="Arial" w:cs="Arial"/>
            <w:sz w:val="24"/>
            <w:szCs w:val="24"/>
          </w:rPr>
          <w:t xml:space="preserve"> </w:t>
        </w:r>
      </w:ins>
      <w:r w:rsidRPr="00944672">
        <w:rPr>
          <w:rFonts w:ascii="Arial" w:hAnsi="Arial" w:cs="Arial"/>
          <w:sz w:val="24"/>
          <w:szCs w:val="24"/>
        </w:rPr>
        <w:t>allen Zentralbanken auf</w:t>
      </w:r>
      <w:ins w:id="8853" w:author="Lektorat Bauer" w:date="2025-03-05T09:31:00Z" w16du:dateUtc="2025-03-05T08:31:00Z">
        <w:r w:rsidR="001E0BE8">
          <w:rPr>
            <w:rFonts w:ascii="Arial" w:hAnsi="Arial" w:cs="Arial"/>
            <w:sz w:val="24"/>
            <w:szCs w:val="24"/>
          </w:rPr>
          <w:t>gefallen</w:t>
        </w:r>
      </w:ins>
      <w:r w:rsidRPr="00944672">
        <w:rPr>
          <w:rFonts w:ascii="Arial" w:hAnsi="Arial" w:cs="Arial"/>
          <w:sz w:val="24"/>
          <w:szCs w:val="24"/>
        </w:rPr>
        <w:t>, das bei der Bundesbank plötzlich große Geldmengen gedreht wurden, die sich nicht mit der Wirtschaftskraft Deutschlands erklären ließen.</w:t>
      </w:r>
    </w:p>
    <w:p w14:paraId="34C32208" w14:textId="67C28C1B"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Alan Greenspan von der US</w:t>
      </w:r>
      <w:ins w:id="8854" w:author="Lektorat Bauer" w:date="2025-03-05T09:31:00Z" w16du:dateUtc="2025-03-05T08:31:00Z">
        <w:r w:rsidR="001E0BE8">
          <w:rPr>
            <w:rFonts w:ascii="Arial" w:hAnsi="Arial" w:cs="Arial"/>
            <w:sz w:val="24"/>
            <w:szCs w:val="24"/>
          </w:rPr>
          <w:t>-</w:t>
        </w:r>
      </w:ins>
      <w:del w:id="8855" w:author="Lektorat Bauer" w:date="2025-03-05T09:31:00Z" w16du:dateUtc="2025-03-05T08:31:00Z">
        <w:r w:rsidRPr="00944672" w:rsidDel="001E0BE8">
          <w:rPr>
            <w:rFonts w:ascii="Arial" w:hAnsi="Arial" w:cs="Arial"/>
            <w:sz w:val="24"/>
            <w:szCs w:val="24"/>
          </w:rPr>
          <w:delText xml:space="preserve"> </w:delText>
        </w:r>
      </w:del>
      <w:r w:rsidRPr="00944672">
        <w:rPr>
          <w:rFonts w:ascii="Arial" w:hAnsi="Arial" w:cs="Arial"/>
          <w:sz w:val="24"/>
          <w:szCs w:val="24"/>
        </w:rPr>
        <w:t>amerikanischen Federal Reserve Bank entschied sich für eine Dienstreise nach Frankfurt und ließ sich von Jens Weidmann</w:t>
      </w:r>
      <w:ins w:id="8856" w:author="Lektorat Bauer" w:date="2025-03-05T09:32:00Z" w16du:dateUtc="2025-03-05T08:32:00Z">
        <w:r w:rsidR="001E0BE8">
          <w:rPr>
            <w:rFonts w:ascii="Arial" w:hAnsi="Arial" w:cs="Arial"/>
            <w:sz w:val="24"/>
            <w:szCs w:val="24"/>
          </w:rPr>
          <w:t>,</w:t>
        </w:r>
      </w:ins>
      <w:r w:rsidRPr="00944672">
        <w:rPr>
          <w:rFonts w:ascii="Arial" w:hAnsi="Arial" w:cs="Arial"/>
          <w:sz w:val="24"/>
          <w:szCs w:val="24"/>
        </w:rPr>
        <w:t xml:space="preserve"> dem Präsidenten der Deutschen Bundesbank</w:t>
      </w:r>
      <w:ins w:id="8857" w:author="Lektorat Bauer" w:date="2025-03-05T09:32:00Z" w16du:dateUtc="2025-03-05T08:32:00Z">
        <w:r w:rsidR="001E0BE8">
          <w:rPr>
            <w:rFonts w:ascii="Arial" w:hAnsi="Arial" w:cs="Arial"/>
            <w:sz w:val="24"/>
            <w:szCs w:val="24"/>
          </w:rPr>
          <w:t>,</w:t>
        </w:r>
      </w:ins>
      <w:r w:rsidRPr="00944672">
        <w:rPr>
          <w:rFonts w:ascii="Arial" w:hAnsi="Arial" w:cs="Arial"/>
          <w:sz w:val="24"/>
          <w:szCs w:val="24"/>
        </w:rPr>
        <w:t xml:space="preserve"> und der Sonderabteilungsleiterin Anna Schneider erklären, was diese dort initiiert hatten.</w:t>
      </w:r>
    </w:p>
    <w:p w14:paraId="3CFD6A31"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Schnell war klar, dass sich das System skalieren ließ. Ebenso schnell war klar, dass sich das System hervorragend für Marktmissbrauch und Betrug nutzen ließ.</w:t>
      </w:r>
    </w:p>
    <w:p w14:paraId="60DFB91C" w14:textId="60A76D3D"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Als weiteres Problem trat auf, dass hierdurch riesige Geldmengen entstehen würden, die zu einer Inflation in großem Maßstab führen k</w:t>
      </w:r>
      <w:del w:id="8858" w:author="Lektorat Bauer" w:date="2025-03-05T09:32:00Z" w16du:dateUtc="2025-03-05T08:32:00Z">
        <w:r w:rsidRPr="00944672" w:rsidDel="001E0BE8">
          <w:rPr>
            <w:rFonts w:ascii="Arial" w:hAnsi="Arial" w:cs="Arial"/>
            <w:sz w:val="24"/>
            <w:szCs w:val="24"/>
          </w:rPr>
          <w:delText>ö</w:delText>
        </w:r>
      </w:del>
      <w:ins w:id="8859" w:author="Lektorat Bauer" w:date="2025-03-05T09:32:00Z" w16du:dateUtc="2025-03-05T08:32:00Z">
        <w:r w:rsidR="001E0BE8">
          <w:rPr>
            <w:rFonts w:ascii="Arial" w:hAnsi="Arial" w:cs="Arial"/>
            <w:sz w:val="24"/>
            <w:szCs w:val="24"/>
          </w:rPr>
          <w:t>o</w:t>
        </w:r>
      </w:ins>
      <w:r w:rsidRPr="00944672">
        <w:rPr>
          <w:rFonts w:ascii="Arial" w:hAnsi="Arial" w:cs="Arial"/>
          <w:sz w:val="24"/>
          <w:szCs w:val="24"/>
        </w:rPr>
        <w:t xml:space="preserve">nnte und würde, wenn die Mittel nicht irgendwie in den Wirtschaftskreislauf </w:t>
      </w:r>
      <w:del w:id="8860" w:author="Lektorat Bauer" w:date="2025-03-05T09:32:00Z" w16du:dateUtc="2025-03-05T08:32:00Z">
        <w:r w:rsidRPr="00944672" w:rsidDel="001E0BE8">
          <w:rPr>
            <w:rFonts w:ascii="Arial" w:hAnsi="Arial" w:cs="Arial"/>
            <w:sz w:val="24"/>
            <w:szCs w:val="24"/>
          </w:rPr>
          <w:delText>fließen würden.</w:delText>
        </w:r>
      </w:del>
      <w:ins w:id="8861" w:author="Lektorat Bauer" w:date="2025-03-05T09:32:00Z" w16du:dateUtc="2025-03-05T08:32:00Z">
        <w:r w:rsidR="001E0BE8">
          <w:rPr>
            <w:rFonts w:ascii="Arial" w:hAnsi="Arial" w:cs="Arial"/>
            <w:sz w:val="24"/>
            <w:szCs w:val="24"/>
          </w:rPr>
          <w:t>flossen.</w:t>
        </w:r>
      </w:ins>
      <w:r w:rsidRPr="00944672">
        <w:rPr>
          <w:rFonts w:ascii="Arial" w:hAnsi="Arial" w:cs="Arial"/>
          <w:sz w:val="24"/>
          <w:szCs w:val="24"/>
        </w:rPr>
        <w:t xml:space="preserve"> Als letztes Problem musste verhindert werden, dass das Geld in die Hände von planlosen Politikern </w:t>
      </w:r>
      <w:del w:id="8862" w:author="Lektorat Bauer" w:date="2025-03-05T09:32:00Z" w16du:dateUtc="2025-03-05T08:32:00Z">
        <w:r w:rsidRPr="00944672" w:rsidDel="001E0BE8">
          <w:rPr>
            <w:rFonts w:ascii="Arial" w:hAnsi="Arial" w:cs="Arial"/>
            <w:sz w:val="24"/>
            <w:szCs w:val="24"/>
          </w:rPr>
          <w:delText>fließen würde</w:delText>
        </w:r>
      </w:del>
      <w:ins w:id="8863" w:author="Lektorat Bauer" w:date="2025-03-05T09:32:00Z" w16du:dateUtc="2025-03-05T08:32:00Z">
        <w:r w:rsidR="001E0BE8">
          <w:rPr>
            <w:rFonts w:ascii="Arial" w:hAnsi="Arial" w:cs="Arial"/>
            <w:sz w:val="24"/>
            <w:szCs w:val="24"/>
          </w:rPr>
          <w:t>gelangte</w:t>
        </w:r>
      </w:ins>
      <w:r w:rsidRPr="00944672">
        <w:rPr>
          <w:rFonts w:ascii="Arial" w:hAnsi="Arial" w:cs="Arial"/>
          <w:sz w:val="24"/>
          <w:szCs w:val="24"/>
        </w:rPr>
        <w:t>.</w:t>
      </w:r>
    </w:p>
    <w:p w14:paraId="01CD42D0"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Anna Schneider, die das ursprüngliche Projekt in Euro und im europäischen Wirtschaftsraum betreut hatte, erläuterte, welchen Problemen sie sich zwischenzeitlich ausgesetzt sah, und wo sie Stolperfallen für ein groß skaliertes Projekt sah.</w:t>
      </w:r>
    </w:p>
    <w:p w14:paraId="3A88DEA9"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Als sich nachdenkliches Schweigen ausbreitete, hatte Anna Schneider eine Idee und bat um das Wort. Dann erläuterte sie, was ihr vorschwebte.</w:t>
      </w:r>
    </w:p>
    <w:p w14:paraId="2FD2BC9C"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Alan Greenspan hatte noch ein paar Einwände, aber im Großen und Ganzen hatte Anna gerade die Welt verändert.</w:t>
      </w:r>
    </w:p>
    <w:p w14:paraId="429A7487" w14:textId="6BBCCB46"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Da das meiste Geld auf der Welt in US-Dollar gehandelt wurde, sollten alle Projekte ausschließlich in US-Dollar gehandelt werden. Die Mindesteinlage wurde auf 100 Millionen US</w:t>
      </w:r>
      <w:del w:id="8864" w:author="Lektorat Bauer" w:date="2025-03-05T09:33:00Z" w16du:dateUtc="2025-03-05T08:33:00Z">
        <w:r w:rsidRPr="00944672" w:rsidDel="001E0BE8">
          <w:rPr>
            <w:rFonts w:ascii="Arial" w:hAnsi="Arial" w:cs="Arial"/>
            <w:sz w:val="24"/>
            <w:szCs w:val="24"/>
          </w:rPr>
          <w:delText xml:space="preserve"> </w:delText>
        </w:r>
      </w:del>
      <w:ins w:id="8865" w:author="Lektorat Bauer" w:date="2025-03-05T09:33:00Z" w16du:dateUtc="2025-03-05T08:33:00Z">
        <w:r w:rsidR="001E0BE8">
          <w:rPr>
            <w:rFonts w:ascii="Arial" w:hAnsi="Arial" w:cs="Arial"/>
            <w:sz w:val="24"/>
            <w:szCs w:val="24"/>
          </w:rPr>
          <w:t>-</w:t>
        </w:r>
      </w:ins>
      <w:r w:rsidRPr="00944672">
        <w:rPr>
          <w:rFonts w:ascii="Arial" w:hAnsi="Arial" w:cs="Arial"/>
          <w:sz w:val="24"/>
          <w:szCs w:val="24"/>
        </w:rPr>
        <w:t>Dollar in Bargeld oder 200 Millionen in werthaltigen Papieren</w:t>
      </w:r>
      <w:del w:id="8866" w:author="Lektorat Bauer" w:date="2025-03-05T09:33:00Z" w16du:dateUtc="2025-03-05T08:33:00Z">
        <w:r w:rsidRPr="00944672" w:rsidDel="001E0BE8">
          <w:rPr>
            <w:rFonts w:ascii="Arial" w:hAnsi="Arial" w:cs="Arial"/>
            <w:sz w:val="24"/>
            <w:szCs w:val="24"/>
          </w:rPr>
          <w:delText>,</w:delText>
        </w:r>
      </w:del>
      <w:r w:rsidRPr="00944672">
        <w:rPr>
          <w:rFonts w:ascii="Arial" w:hAnsi="Arial" w:cs="Arial"/>
          <w:sz w:val="24"/>
          <w:szCs w:val="24"/>
        </w:rPr>
        <w:t xml:space="preserve"> festgelegt. Die Projektsumme </w:t>
      </w:r>
      <w:del w:id="8867" w:author="Lektorat Bauer" w:date="2025-03-05T09:33:00Z" w16du:dateUtc="2025-03-05T08:33:00Z">
        <w:r w:rsidRPr="00944672" w:rsidDel="001E0BE8">
          <w:rPr>
            <w:rFonts w:ascii="Arial" w:hAnsi="Arial" w:cs="Arial"/>
            <w:sz w:val="24"/>
            <w:szCs w:val="24"/>
          </w:rPr>
          <w:delText xml:space="preserve">war </w:delText>
        </w:r>
      </w:del>
      <w:ins w:id="8868" w:author="Lektorat Bauer" w:date="2025-03-05T09:33:00Z" w16du:dateUtc="2025-03-05T08:33:00Z">
        <w:r w:rsidR="001E0BE8">
          <w:rPr>
            <w:rFonts w:ascii="Arial" w:hAnsi="Arial" w:cs="Arial"/>
            <w:sz w:val="24"/>
            <w:szCs w:val="24"/>
          </w:rPr>
          <w:t>betrug</w:t>
        </w:r>
        <w:r w:rsidR="001E0BE8" w:rsidRPr="00944672">
          <w:rPr>
            <w:rFonts w:ascii="Arial" w:hAnsi="Arial" w:cs="Arial"/>
            <w:sz w:val="24"/>
            <w:szCs w:val="24"/>
          </w:rPr>
          <w:t xml:space="preserve"> </w:t>
        </w:r>
      </w:ins>
      <w:r w:rsidRPr="00944672">
        <w:rPr>
          <w:rFonts w:ascii="Arial" w:hAnsi="Arial" w:cs="Arial"/>
          <w:sz w:val="24"/>
          <w:szCs w:val="24"/>
        </w:rPr>
        <w:t>immer 100 Millionen, gegen die Papiere würde ein entsprechender Kredit gezogen, die Papier</w:t>
      </w:r>
      <w:ins w:id="8869" w:author="Lektorat Bauer" w:date="2025-03-05T09:33:00Z" w16du:dateUtc="2025-03-05T08:33:00Z">
        <w:r w:rsidR="001E0BE8">
          <w:rPr>
            <w:rFonts w:ascii="Arial" w:hAnsi="Arial" w:cs="Arial"/>
            <w:sz w:val="24"/>
            <w:szCs w:val="24"/>
          </w:rPr>
          <w:t>e</w:t>
        </w:r>
      </w:ins>
      <w:r w:rsidRPr="00944672">
        <w:rPr>
          <w:rFonts w:ascii="Arial" w:hAnsi="Arial" w:cs="Arial"/>
          <w:sz w:val="24"/>
          <w:szCs w:val="24"/>
        </w:rPr>
        <w:t xml:space="preserve"> dienten als Sicherheit.</w:t>
      </w:r>
    </w:p>
    <w:p w14:paraId="3A75404D" w14:textId="05F588E6"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Es wurden nur Privatpersonen als Anleger zugelassen, die nachweisen konnten, dass das Geld zu ihrer vollen Verfügung </w:t>
      </w:r>
      <w:del w:id="8870" w:author="Lektorat Bauer" w:date="2025-03-05T09:33:00Z" w16du:dateUtc="2025-03-05T08:33:00Z">
        <w:r w:rsidRPr="00944672" w:rsidDel="001E0BE8">
          <w:rPr>
            <w:rFonts w:ascii="Arial" w:hAnsi="Arial" w:cs="Arial"/>
            <w:sz w:val="24"/>
            <w:szCs w:val="24"/>
          </w:rPr>
          <w:delText>war</w:delText>
        </w:r>
      </w:del>
      <w:ins w:id="8871" w:author="Lektorat Bauer" w:date="2025-03-05T09:33:00Z" w16du:dateUtc="2025-03-05T08:33:00Z">
        <w:r w:rsidR="001E0BE8">
          <w:rPr>
            <w:rFonts w:ascii="Arial" w:hAnsi="Arial" w:cs="Arial"/>
            <w:sz w:val="24"/>
            <w:szCs w:val="24"/>
          </w:rPr>
          <w:t>stand</w:t>
        </w:r>
      </w:ins>
      <w:r w:rsidRPr="00944672">
        <w:rPr>
          <w:rFonts w:ascii="Arial" w:hAnsi="Arial" w:cs="Arial"/>
          <w:sz w:val="24"/>
          <w:szCs w:val="24"/>
        </w:rPr>
        <w:t>. So sollte verhindert werden, dass sich Geld geliehen wurde, um auf die 100 Millionen zu kommen.</w:t>
      </w:r>
    </w:p>
    <w:p w14:paraId="3F309AF8"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Würde bei der Due Diligence des Geldes erkannt werden, dass es solche geliehenen Mittel gab, würden die Gelder eingezogen werden und alle Beteiligten für immer aus diesem Programm gestrichen werden.</w:t>
      </w:r>
    </w:p>
    <w:p w14:paraId="46B6037F" w14:textId="26455D29"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Wer immer Geld einbringen wollte, musste ein</w:t>
      </w:r>
      <w:del w:id="8872" w:author="Lektorat Bauer" w:date="2025-03-05T09:33:00Z" w16du:dateUtc="2025-03-05T08:33:00Z">
        <w:r w:rsidRPr="00944672" w:rsidDel="001E0BE8">
          <w:rPr>
            <w:rFonts w:ascii="Arial" w:hAnsi="Arial" w:cs="Arial"/>
            <w:sz w:val="24"/>
            <w:szCs w:val="24"/>
          </w:rPr>
          <w:delText>,</w:delText>
        </w:r>
      </w:del>
      <w:r w:rsidRPr="00944672">
        <w:rPr>
          <w:rFonts w:ascii="Arial" w:hAnsi="Arial" w:cs="Arial"/>
          <w:sz w:val="24"/>
          <w:szCs w:val="24"/>
        </w:rPr>
        <w:t xml:space="preserve"> oder mehrere </w:t>
      </w:r>
      <w:ins w:id="8873" w:author="Lektorat Bauer" w:date="2025-03-05T09:33:00Z" w16du:dateUtc="2025-03-05T08:33:00Z">
        <w:r w:rsidR="001E0BE8">
          <w:rPr>
            <w:rFonts w:ascii="Arial" w:hAnsi="Arial" w:cs="Arial"/>
            <w:sz w:val="24"/>
            <w:szCs w:val="24"/>
          </w:rPr>
          <w:t xml:space="preserve">– </w:t>
        </w:r>
      </w:ins>
      <w:del w:id="8874" w:author="Lektorat Bauer" w:date="2025-03-05T09:33:00Z" w16du:dateUtc="2025-03-05T08:33:00Z">
        <w:r w:rsidRPr="00944672" w:rsidDel="001E0BE8">
          <w:rPr>
            <w:rFonts w:ascii="Arial" w:hAnsi="Arial" w:cs="Arial"/>
            <w:sz w:val="24"/>
            <w:szCs w:val="24"/>
          </w:rPr>
          <w:delText>(</w:delText>
        </w:r>
      </w:del>
      <w:r w:rsidRPr="00944672">
        <w:rPr>
          <w:rFonts w:ascii="Arial" w:hAnsi="Arial" w:cs="Arial"/>
          <w:sz w:val="24"/>
          <w:szCs w:val="24"/>
        </w:rPr>
        <w:t>maximal jedoch 3</w:t>
      </w:r>
      <w:ins w:id="8875" w:author="Lektorat Bauer" w:date="2025-03-05T09:34:00Z" w16du:dateUtc="2025-03-05T08:34:00Z">
        <w:r w:rsidR="001E0BE8">
          <w:rPr>
            <w:rFonts w:ascii="Arial" w:hAnsi="Arial" w:cs="Arial"/>
            <w:sz w:val="24"/>
            <w:szCs w:val="24"/>
          </w:rPr>
          <w:t xml:space="preserve"> –</w:t>
        </w:r>
      </w:ins>
      <w:del w:id="8876" w:author="Lektorat Bauer" w:date="2025-03-05T09:34:00Z" w16du:dateUtc="2025-03-05T08:34:00Z">
        <w:r w:rsidRPr="00944672" w:rsidDel="001E0BE8">
          <w:rPr>
            <w:rFonts w:ascii="Arial" w:hAnsi="Arial" w:cs="Arial"/>
            <w:sz w:val="24"/>
            <w:szCs w:val="24"/>
          </w:rPr>
          <w:delText>),</w:delText>
        </w:r>
      </w:del>
      <w:r w:rsidRPr="00944672">
        <w:rPr>
          <w:rFonts w:ascii="Arial" w:hAnsi="Arial" w:cs="Arial"/>
          <w:sz w:val="24"/>
          <w:szCs w:val="24"/>
        </w:rPr>
        <w:t xml:space="preserve"> Projekte mit sozialer oder karitativer Ausrichtung benennen, denen die 30 Prozent der Mittel zufließen würden, weitere 30</w:t>
      </w:r>
      <w:ins w:id="8877" w:author="Lektorat Bauer" w:date="2025-03-05T09:34:00Z" w16du:dateUtc="2025-03-05T08:34:00Z">
        <w:r w:rsidR="001E0BE8">
          <w:rPr>
            <w:rFonts w:ascii="Arial" w:hAnsi="Arial" w:cs="Arial"/>
            <w:sz w:val="24"/>
            <w:szCs w:val="24"/>
          </w:rPr>
          <w:t xml:space="preserve"> Porzent</w:t>
        </w:r>
      </w:ins>
      <w:del w:id="8878" w:author="Lektorat Bauer" w:date="2025-03-05T09:34:00Z" w16du:dateUtc="2025-03-05T08:34:00Z">
        <w:r w:rsidRPr="00944672" w:rsidDel="001E0BE8">
          <w:rPr>
            <w:rFonts w:ascii="Arial" w:hAnsi="Arial" w:cs="Arial"/>
            <w:sz w:val="24"/>
            <w:szCs w:val="24"/>
          </w:rPr>
          <w:delText>%</w:delText>
        </w:r>
      </w:del>
      <w:r w:rsidRPr="00944672">
        <w:rPr>
          <w:rFonts w:ascii="Arial" w:hAnsi="Arial" w:cs="Arial"/>
          <w:sz w:val="24"/>
          <w:szCs w:val="24"/>
        </w:rPr>
        <w:t xml:space="preserve"> würden an die UNO fließen, den Rest durfte der Anleger verwenden. Hier sollte die Einschränkung gelten, dass der Ertrag in ein Unternehmen fließen muss</w:t>
      </w:r>
      <w:ins w:id="8879" w:author="Lektorat Bauer" w:date="2025-03-05T09:34:00Z" w16du:dateUtc="2025-03-05T08:34:00Z">
        <w:r w:rsidR="001E0BE8">
          <w:rPr>
            <w:rFonts w:ascii="Arial" w:hAnsi="Arial" w:cs="Arial"/>
            <w:sz w:val="24"/>
            <w:szCs w:val="24"/>
          </w:rPr>
          <w:t>te</w:t>
        </w:r>
      </w:ins>
      <w:r w:rsidRPr="00944672">
        <w:rPr>
          <w:rFonts w:ascii="Arial" w:hAnsi="Arial" w:cs="Arial"/>
          <w:sz w:val="24"/>
          <w:szCs w:val="24"/>
        </w:rPr>
        <w:t xml:space="preserve">, dass am Markt aktiv </w:t>
      </w:r>
      <w:del w:id="8880" w:author="Lektorat Bauer" w:date="2025-03-05T09:34:00Z" w16du:dateUtc="2025-03-05T08:34:00Z">
        <w:r w:rsidRPr="00944672" w:rsidDel="001E0BE8">
          <w:rPr>
            <w:rFonts w:ascii="Arial" w:hAnsi="Arial" w:cs="Arial"/>
            <w:sz w:val="24"/>
            <w:szCs w:val="24"/>
          </w:rPr>
          <w:delText xml:space="preserve">ist </w:delText>
        </w:r>
      </w:del>
      <w:ins w:id="8881" w:author="Lektorat Bauer" w:date="2025-03-05T09:34:00Z" w16du:dateUtc="2025-03-05T08:34:00Z">
        <w:r w:rsidR="001E0BE8">
          <w:rPr>
            <w:rFonts w:ascii="Arial" w:hAnsi="Arial" w:cs="Arial"/>
            <w:sz w:val="24"/>
            <w:szCs w:val="24"/>
          </w:rPr>
          <w:t>war</w:t>
        </w:r>
        <w:r w:rsidR="001E0BE8" w:rsidRPr="00944672">
          <w:rPr>
            <w:rFonts w:ascii="Arial" w:hAnsi="Arial" w:cs="Arial"/>
            <w:sz w:val="24"/>
            <w:szCs w:val="24"/>
          </w:rPr>
          <w:t xml:space="preserve"> </w:t>
        </w:r>
      </w:ins>
      <w:r w:rsidRPr="00944672">
        <w:rPr>
          <w:rFonts w:ascii="Arial" w:hAnsi="Arial" w:cs="Arial"/>
          <w:sz w:val="24"/>
          <w:szCs w:val="24"/>
        </w:rPr>
        <w:t>und Personal beschäftigt</w:t>
      </w:r>
      <w:ins w:id="8882" w:author="Lektorat Bauer" w:date="2025-03-05T09:34:00Z" w16du:dateUtc="2025-03-05T08:34:00Z">
        <w:r w:rsidR="001E0BE8">
          <w:rPr>
            <w:rFonts w:ascii="Arial" w:hAnsi="Arial" w:cs="Arial"/>
            <w:sz w:val="24"/>
            <w:szCs w:val="24"/>
          </w:rPr>
          <w:t>e</w:t>
        </w:r>
      </w:ins>
      <w:r w:rsidRPr="00944672">
        <w:rPr>
          <w:rFonts w:ascii="Arial" w:hAnsi="Arial" w:cs="Arial"/>
          <w:sz w:val="24"/>
          <w:szCs w:val="24"/>
        </w:rPr>
        <w:t xml:space="preserve">. Das Geld durfte für 10 Jahre nicht aus dem Unternehmen abgezogen werden. So konnte vermieden werden, dass eine unkontrollierbare Inflation </w:t>
      </w:r>
      <w:del w:id="8883" w:author="Lektorat Bauer" w:date="2025-03-05T09:34:00Z" w16du:dateUtc="2025-03-05T08:34:00Z">
        <w:r w:rsidRPr="00944672" w:rsidDel="001E0BE8">
          <w:rPr>
            <w:rFonts w:ascii="Arial" w:hAnsi="Arial" w:cs="Arial"/>
            <w:sz w:val="24"/>
            <w:szCs w:val="24"/>
          </w:rPr>
          <w:delText>entstehen würde</w:delText>
        </w:r>
      </w:del>
      <w:ins w:id="8884" w:author="Lektorat Bauer" w:date="2025-03-05T09:34:00Z" w16du:dateUtc="2025-03-05T08:34:00Z">
        <w:r w:rsidR="001E0BE8">
          <w:rPr>
            <w:rFonts w:ascii="Arial" w:hAnsi="Arial" w:cs="Arial"/>
            <w:sz w:val="24"/>
            <w:szCs w:val="24"/>
          </w:rPr>
          <w:t>entstand</w:t>
        </w:r>
      </w:ins>
      <w:r w:rsidRPr="00944672">
        <w:rPr>
          <w:rFonts w:ascii="Arial" w:hAnsi="Arial" w:cs="Arial"/>
          <w:sz w:val="24"/>
          <w:szCs w:val="24"/>
        </w:rPr>
        <w:t>.</w:t>
      </w:r>
    </w:p>
    <w:p w14:paraId="4FB0EC16" w14:textId="5A6F3C3B"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Diese Regelung sollte sicherstellen, dass </w:t>
      </w:r>
      <w:ins w:id="8885" w:author="Lektorat Bauer" w:date="2025-03-05T09:34:00Z" w16du:dateUtc="2025-03-05T08:34:00Z">
        <w:r w:rsidR="001E0BE8">
          <w:rPr>
            <w:rFonts w:ascii="Arial" w:hAnsi="Arial" w:cs="Arial"/>
            <w:sz w:val="24"/>
            <w:szCs w:val="24"/>
          </w:rPr>
          <w:t>zum Beispiel</w:t>
        </w:r>
      </w:ins>
      <w:del w:id="8886" w:author="Lektorat Bauer" w:date="2025-03-05T09:34:00Z" w16du:dateUtc="2025-03-05T08:34:00Z">
        <w:r w:rsidRPr="00944672" w:rsidDel="001E0BE8">
          <w:rPr>
            <w:rFonts w:ascii="Arial" w:hAnsi="Arial" w:cs="Arial"/>
            <w:sz w:val="24"/>
            <w:szCs w:val="24"/>
          </w:rPr>
          <w:delText>z.B.</w:delText>
        </w:r>
      </w:del>
      <w:r w:rsidRPr="00944672">
        <w:rPr>
          <w:rFonts w:ascii="Arial" w:hAnsi="Arial" w:cs="Arial"/>
          <w:sz w:val="24"/>
          <w:szCs w:val="24"/>
        </w:rPr>
        <w:t xml:space="preserve"> keine Drogengelder in dieses Projekt </w:t>
      </w:r>
      <w:del w:id="8887" w:author="Lektorat Bauer" w:date="2025-03-05T09:34:00Z" w16du:dateUtc="2025-03-05T08:34:00Z">
        <w:r w:rsidRPr="00944672" w:rsidDel="001E0BE8">
          <w:rPr>
            <w:rFonts w:ascii="Arial" w:hAnsi="Arial" w:cs="Arial"/>
            <w:sz w:val="24"/>
            <w:szCs w:val="24"/>
          </w:rPr>
          <w:delText>fließen würden</w:delText>
        </w:r>
      </w:del>
      <w:ins w:id="8888" w:author="Lektorat Bauer" w:date="2025-03-05T09:34:00Z" w16du:dateUtc="2025-03-05T08:34:00Z">
        <w:r w:rsidR="001E0BE8">
          <w:rPr>
            <w:rFonts w:ascii="Arial" w:hAnsi="Arial" w:cs="Arial"/>
            <w:sz w:val="24"/>
            <w:szCs w:val="24"/>
          </w:rPr>
          <w:t>flossen</w:t>
        </w:r>
      </w:ins>
      <w:r w:rsidRPr="00944672">
        <w:rPr>
          <w:rFonts w:ascii="Arial" w:hAnsi="Arial" w:cs="Arial"/>
          <w:sz w:val="24"/>
          <w:szCs w:val="24"/>
        </w:rPr>
        <w:t>.</w:t>
      </w:r>
    </w:p>
    <w:p w14:paraId="515DF6BC"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 xml:space="preserve">Da die Gelder in soziale und karitative Projekt flossen, würden die Mittel zum Wohl der Menschheit eingesetzt werden. </w:t>
      </w:r>
    </w:p>
    <w:p w14:paraId="1CCF75F9" w14:textId="740BC76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Da ebenfalls sichergestellt werden musste, dass die Mittel ordnungsgemäß verwendet </w:t>
      </w:r>
      <w:del w:id="8889" w:author="Lektorat Bauer" w:date="2025-03-05T09:34:00Z" w16du:dateUtc="2025-03-05T08:34:00Z">
        <w:r w:rsidRPr="00944672" w:rsidDel="001E0BE8">
          <w:rPr>
            <w:rFonts w:ascii="Arial" w:hAnsi="Arial" w:cs="Arial"/>
            <w:sz w:val="24"/>
            <w:szCs w:val="24"/>
          </w:rPr>
          <w:delText>werden würden</w:delText>
        </w:r>
      </w:del>
      <w:ins w:id="8890" w:author="Lektorat Bauer" w:date="2025-03-05T09:34:00Z" w16du:dateUtc="2025-03-05T08:34:00Z">
        <w:r w:rsidR="001E0BE8">
          <w:rPr>
            <w:rFonts w:ascii="Arial" w:hAnsi="Arial" w:cs="Arial"/>
            <w:sz w:val="24"/>
            <w:szCs w:val="24"/>
          </w:rPr>
          <w:t>wurden</w:t>
        </w:r>
      </w:ins>
      <w:r w:rsidRPr="00944672">
        <w:rPr>
          <w:rFonts w:ascii="Arial" w:hAnsi="Arial" w:cs="Arial"/>
          <w:sz w:val="24"/>
          <w:szCs w:val="24"/>
        </w:rPr>
        <w:t xml:space="preserve">, würde die Deutsche Bundesbank diese Mittel verwalten. Anna Schreiber </w:t>
      </w:r>
      <w:del w:id="8891" w:author="Lektorat Bauer" w:date="2025-03-05T09:34:00Z" w16du:dateUtc="2025-03-05T08:34:00Z">
        <w:r w:rsidRPr="00944672" w:rsidDel="001E0BE8">
          <w:rPr>
            <w:rFonts w:ascii="Arial" w:hAnsi="Arial" w:cs="Arial"/>
            <w:sz w:val="24"/>
            <w:szCs w:val="24"/>
          </w:rPr>
          <w:delText xml:space="preserve">würde </w:delText>
        </w:r>
      </w:del>
      <w:ins w:id="8892" w:author="Lektorat Bauer" w:date="2025-03-05T09:34:00Z" w16du:dateUtc="2025-03-05T08:34:00Z">
        <w:r w:rsidR="001E0BE8">
          <w:rPr>
            <w:rFonts w:ascii="Arial" w:hAnsi="Arial" w:cs="Arial"/>
            <w:sz w:val="24"/>
            <w:szCs w:val="24"/>
          </w:rPr>
          <w:t>sollte</w:t>
        </w:r>
        <w:r w:rsidR="001E0BE8" w:rsidRPr="00944672">
          <w:rPr>
            <w:rFonts w:ascii="Arial" w:hAnsi="Arial" w:cs="Arial"/>
            <w:sz w:val="24"/>
            <w:szCs w:val="24"/>
          </w:rPr>
          <w:t xml:space="preserve"> </w:t>
        </w:r>
      </w:ins>
      <w:r w:rsidRPr="00944672">
        <w:rPr>
          <w:rFonts w:ascii="Arial" w:hAnsi="Arial" w:cs="Arial"/>
          <w:sz w:val="24"/>
          <w:szCs w:val="24"/>
        </w:rPr>
        <w:t>hierfür eine entsprechende Abteilung ‚ISF – International Social Financing‘ ins Leben rufen und leiten. Wer Gutes tut, dem soll auch Gutes widerfahren.</w:t>
      </w:r>
    </w:p>
    <w:p w14:paraId="5DED859B"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Die Mittel für die UNO würde die Filiale der FED in New York verwalten.</w:t>
      </w:r>
    </w:p>
    <w:p w14:paraId="7C2B7554" w14:textId="27193538"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Beide Abteilungen würden einer jährlichen Kontrolle unterworfen, um zu verhindern, dass am System vorbei gearbeitet </w:t>
      </w:r>
      <w:del w:id="8893" w:author="Lektorat Bauer" w:date="2025-03-05T09:35:00Z" w16du:dateUtc="2025-03-05T08:35:00Z">
        <w:r w:rsidRPr="00944672" w:rsidDel="00566FDB">
          <w:rPr>
            <w:rFonts w:ascii="Arial" w:hAnsi="Arial" w:cs="Arial"/>
            <w:sz w:val="24"/>
            <w:szCs w:val="24"/>
          </w:rPr>
          <w:delText>werden würde</w:delText>
        </w:r>
      </w:del>
      <w:ins w:id="8894" w:author="Lektorat Bauer" w:date="2025-03-05T09:35:00Z" w16du:dateUtc="2025-03-05T08:35:00Z">
        <w:r w:rsidR="00566FDB">
          <w:rPr>
            <w:rFonts w:ascii="Arial" w:hAnsi="Arial" w:cs="Arial"/>
            <w:sz w:val="24"/>
            <w:szCs w:val="24"/>
          </w:rPr>
          <w:t>wurde</w:t>
        </w:r>
      </w:ins>
      <w:r w:rsidRPr="00944672">
        <w:rPr>
          <w:rFonts w:ascii="Arial" w:hAnsi="Arial" w:cs="Arial"/>
          <w:sz w:val="24"/>
          <w:szCs w:val="24"/>
        </w:rPr>
        <w:t>.</w:t>
      </w:r>
    </w:p>
    <w:p w14:paraId="2A41188B" w14:textId="7D832A66"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Als weitere Sicherung schlug Jens Weidmann dann vor, dass die bereitgestellten Mittel durch die Federal Reserve Bank ‚eingefroren‘ werden, so da</w:t>
      </w:r>
      <w:ins w:id="8895" w:author="Lektorat Bauer" w:date="2025-03-05T09:35:00Z" w16du:dateUtc="2025-03-05T08:35:00Z">
        <w:r w:rsidR="00566FDB">
          <w:rPr>
            <w:rFonts w:ascii="Arial" w:hAnsi="Arial" w:cs="Arial"/>
            <w:sz w:val="24"/>
            <w:szCs w:val="24"/>
          </w:rPr>
          <w:t>s</w:t>
        </w:r>
      </w:ins>
      <w:r w:rsidRPr="00944672">
        <w:rPr>
          <w:rFonts w:ascii="Arial" w:hAnsi="Arial" w:cs="Arial"/>
          <w:sz w:val="24"/>
          <w:szCs w:val="24"/>
        </w:rPr>
        <w:t>s diese nicht für andere Zwecke</w:t>
      </w:r>
      <w:del w:id="8896" w:author="Lektorat Bauer" w:date="2025-03-05T09:35:00Z" w16du:dateUtc="2025-03-05T08:35:00Z">
        <w:r w:rsidRPr="00944672" w:rsidDel="00566FDB">
          <w:rPr>
            <w:rFonts w:ascii="Arial" w:hAnsi="Arial" w:cs="Arial"/>
            <w:sz w:val="24"/>
            <w:szCs w:val="24"/>
          </w:rPr>
          <w:delText>, z.</w:delText>
        </w:r>
        <w:commentRangeStart w:id="8897"/>
        <w:r w:rsidRPr="00944672" w:rsidDel="00566FDB">
          <w:rPr>
            <w:rFonts w:ascii="Arial" w:hAnsi="Arial" w:cs="Arial"/>
            <w:sz w:val="24"/>
            <w:szCs w:val="24"/>
          </w:rPr>
          <w:delText>B. ein zweiter Durchla</w:delText>
        </w:r>
      </w:del>
      <w:commentRangeEnd w:id="8897"/>
      <w:r w:rsidR="00566FDB">
        <w:rPr>
          <w:rStyle w:val="Kommentarzeichen"/>
        </w:rPr>
        <w:commentReference w:id="8897"/>
      </w:r>
      <w:del w:id="8898" w:author="Lektorat Bauer" w:date="2025-03-05T09:35:00Z" w16du:dateUtc="2025-03-05T08:35:00Z">
        <w:r w:rsidRPr="00944672" w:rsidDel="00566FDB">
          <w:rPr>
            <w:rFonts w:ascii="Arial" w:hAnsi="Arial" w:cs="Arial"/>
            <w:sz w:val="24"/>
            <w:szCs w:val="24"/>
          </w:rPr>
          <w:delText xml:space="preserve">uf, </w:delText>
        </w:r>
      </w:del>
      <w:ins w:id="8899" w:author="Lektorat Bauer" w:date="2025-03-05T09:35:00Z" w16du:dateUtc="2025-03-05T08:35:00Z">
        <w:r w:rsidR="00566FDB">
          <w:rPr>
            <w:rFonts w:ascii="Arial" w:hAnsi="Arial" w:cs="Arial"/>
            <w:sz w:val="24"/>
            <w:szCs w:val="24"/>
          </w:rPr>
          <w:t xml:space="preserve"> </w:t>
        </w:r>
      </w:ins>
      <w:r w:rsidRPr="00944672">
        <w:rPr>
          <w:rFonts w:ascii="Arial" w:hAnsi="Arial" w:cs="Arial"/>
          <w:sz w:val="24"/>
          <w:szCs w:val="24"/>
        </w:rPr>
        <w:t xml:space="preserve">genutzt werden </w:t>
      </w:r>
      <w:del w:id="8900" w:author="Lektorat Bauer" w:date="2025-03-05T09:35:00Z" w16du:dateUtc="2025-03-05T08:35:00Z">
        <w:r w:rsidRPr="00944672" w:rsidDel="00566FDB">
          <w:rPr>
            <w:rFonts w:ascii="Arial" w:hAnsi="Arial" w:cs="Arial"/>
            <w:sz w:val="24"/>
            <w:szCs w:val="24"/>
          </w:rPr>
          <w:delText>können</w:delText>
        </w:r>
      </w:del>
      <w:ins w:id="8901" w:author="Lektorat Bauer" w:date="2025-03-05T09:35:00Z" w16du:dateUtc="2025-03-05T08:35:00Z">
        <w:r w:rsidR="00566FDB">
          <w:rPr>
            <w:rFonts w:ascii="Arial" w:hAnsi="Arial" w:cs="Arial"/>
            <w:sz w:val="24"/>
            <w:szCs w:val="24"/>
          </w:rPr>
          <w:t>konnten</w:t>
        </w:r>
      </w:ins>
      <w:r w:rsidRPr="00944672">
        <w:rPr>
          <w:rFonts w:ascii="Arial" w:hAnsi="Arial" w:cs="Arial"/>
          <w:sz w:val="24"/>
          <w:szCs w:val="24"/>
        </w:rPr>
        <w:t>.</w:t>
      </w:r>
    </w:p>
    <w:p w14:paraId="1E575E3F" w14:textId="5BCF29F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Anna hatte noch zwei Vorschläge für Sicherungsmaßnahmen: Zum einen würde keine Verzinsung garantiert werden, der </w:t>
      </w:r>
      <w:del w:id="8902" w:author="Lektorat Bauer" w:date="2025-03-05T09:35:00Z" w16du:dateUtc="2025-03-05T08:35:00Z">
        <w:r w:rsidRPr="00944672" w:rsidDel="00566FDB">
          <w:rPr>
            <w:rFonts w:ascii="Arial" w:hAnsi="Arial" w:cs="Arial"/>
            <w:sz w:val="24"/>
            <w:szCs w:val="24"/>
          </w:rPr>
          <w:delText xml:space="preserve">Anlage </w:delText>
        </w:r>
      </w:del>
      <w:ins w:id="8903" w:author="Lektorat Bauer" w:date="2025-03-05T09:35:00Z" w16du:dateUtc="2025-03-05T08:35:00Z">
        <w:r w:rsidR="00566FDB">
          <w:rPr>
            <w:rFonts w:ascii="Arial" w:hAnsi="Arial" w:cs="Arial"/>
            <w:sz w:val="24"/>
            <w:szCs w:val="24"/>
          </w:rPr>
          <w:t>Anleger</w:t>
        </w:r>
        <w:r w:rsidR="00566FDB" w:rsidRPr="00944672">
          <w:rPr>
            <w:rFonts w:ascii="Arial" w:hAnsi="Arial" w:cs="Arial"/>
            <w:sz w:val="24"/>
            <w:szCs w:val="24"/>
          </w:rPr>
          <w:t xml:space="preserve"> </w:t>
        </w:r>
      </w:ins>
      <w:r w:rsidRPr="00944672">
        <w:rPr>
          <w:rFonts w:ascii="Arial" w:hAnsi="Arial" w:cs="Arial"/>
          <w:sz w:val="24"/>
          <w:szCs w:val="24"/>
        </w:rPr>
        <w:t xml:space="preserve">musste also immer davon ausgehen, dass sein Geld für 13 Monate eingefroren </w:t>
      </w:r>
      <w:ins w:id="8904" w:author="Lektorat Bauer" w:date="2025-03-05T09:36:00Z" w16du:dateUtc="2025-03-05T08:36:00Z">
        <w:r w:rsidR="00566FDB">
          <w:rPr>
            <w:rFonts w:ascii="Arial" w:hAnsi="Arial" w:cs="Arial"/>
            <w:sz w:val="24"/>
            <w:szCs w:val="24"/>
          </w:rPr>
          <w:t xml:space="preserve">werden konnte </w:t>
        </w:r>
      </w:ins>
      <w:del w:id="8905" w:author="Lektorat Bauer" w:date="2025-03-05T09:36:00Z" w16du:dateUtc="2025-03-05T08:36:00Z">
        <w:r w:rsidRPr="00944672" w:rsidDel="00566FDB">
          <w:rPr>
            <w:rFonts w:ascii="Arial" w:hAnsi="Arial" w:cs="Arial"/>
            <w:sz w:val="24"/>
            <w:szCs w:val="24"/>
          </w:rPr>
          <w:delText xml:space="preserve">wird, </w:delText>
        </w:r>
      </w:del>
      <w:r w:rsidRPr="00944672">
        <w:rPr>
          <w:rFonts w:ascii="Arial" w:hAnsi="Arial" w:cs="Arial"/>
          <w:sz w:val="24"/>
          <w:szCs w:val="24"/>
        </w:rPr>
        <w:t xml:space="preserve">und er keine Zinsen erhalten würde. Zum anderen durfte jede Person nur einmal an diesen Projekten teilnehmen. Der erwartete Zins, hochgerechnet von dem, was im ersten Durchlauf bei der Bundesbank generiert wurde, würde ausreichen, dass der Anleger sich zur Ruhe setzen </w:t>
      </w:r>
      <w:del w:id="8906" w:author="Lektorat Bauer" w:date="2025-03-05T09:36:00Z" w16du:dateUtc="2025-03-05T08:36:00Z">
        <w:r w:rsidRPr="00944672" w:rsidDel="00566FDB">
          <w:rPr>
            <w:rFonts w:ascii="Arial" w:hAnsi="Arial" w:cs="Arial"/>
            <w:sz w:val="24"/>
            <w:szCs w:val="24"/>
          </w:rPr>
          <w:delText>könnte</w:delText>
        </w:r>
      </w:del>
      <w:ins w:id="8907" w:author="Lektorat Bauer" w:date="2025-03-05T09:36:00Z" w16du:dateUtc="2025-03-05T08:36:00Z">
        <w:r w:rsidR="00566FDB">
          <w:rPr>
            <w:rFonts w:ascii="Arial" w:hAnsi="Arial" w:cs="Arial"/>
            <w:sz w:val="24"/>
            <w:szCs w:val="24"/>
          </w:rPr>
          <w:t>konnte</w:t>
        </w:r>
      </w:ins>
      <w:r w:rsidRPr="00944672">
        <w:rPr>
          <w:rFonts w:ascii="Arial" w:hAnsi="Arial" w:cs="Arial"/>
          <w:sz w:val="24"/>
          <w:szCs w:val="24"/>
        </w:rPr>
        <w:t xml:space="preserve">. Man war sich einig, dass es </w:t>
      </w:r>
      <w:del w:id="8908" w:author="Lektorat Bauer" w:date="2025-03-05T09:36:00Z" w16du:dateUtc="2025-03-05T08:36:00Z">
        <w:r w:rsidRPr="00944672" w:rsidDel="00566FDB">
          <w:rPr>
            <w:rFonts w:ascii="Arial" w:hAnsi="Arial" w:cs="Arial"/>
            <w:sz w:val="24"/>
            <w:szCs w:val="24"/>
          </w:rPr>
          <w:delText>ausreicht</w:delText>
        </w:r>
      </w:del>
      <w:ins w:id="8909" w:author="Lektorat Bauer" w:date="2025-03-05T09:36:00Z" w16du:dateUtc="2025-03-05T08:36:00Z">
        <w:r w:rsidR="00566FDB">
          <w:rPr>
            <w:rFonts w:ascii="Arial" w:hAnsi="Arial" w:cs="Arial"/>
            <w:sz w:val="24"/>
            <w:szCs w:val="24"/>
          </w:rPr>
          <w:t>genügte</w:t>
        </w:r>
      </w:ins>
      <w:r w:rsidRPr="00944672">
        <w:rPr>
          <w:rFonts w:ascii="Arial" w:hAnsi="Arial" w:cs="Arial"/>
          <w:sz w:val="24"/>
          <w:szCs w:val="24"/>
        </w:rPr>
        <w:t xml:space="preserve">, wenn man sich einmal zur Ruhe setzen </w:t>
      </w:r>
      <w:del w:id="8910" w:author="Lektorat Bauer" w:date="2025-03-05T09:36:00Z" w16du:dateUtc="2025-03-05T08:36:00Z">
        <w:r w:rsidRPr="00944672" w:rsidDel="00566FDB">
          <w:rPr>
            <w:rFonts w:ascii="Arial" w:hAnsi="Arial" w:cs="Arial"/>
            <w:sz w:val="24"/>
            <w:szCs w:val="24"/>
          </w:rPr>
          <w:delText>kann</w:delText>
        </w:r>
      </w:del>
      <w:ins w:id="8911" w:author="Lektorat Bauer" w:date="2025-03-05T09:36:00Z" w16du:dateUtc="2025-03-05T08:36:00Z">
        <w:r w:rsidR="00566FDB">
          <w:rPr>
            <w:rFonts w:ascii="Arial" w:hAnsi="Arial" w:cs="Arial"/>
            <w:sz w:val="24"/>
            <w:szCs w:val="24"/>
          </w:rPr>
          <w:t>konnte</w:t>
        </w:r>
      </w:ins>
      <w:r w:rsidRPr="00944672">
        <w:rPr>
          <w:rFonts w:ascii="Arial" w:hAnsi="Arial" w:cs="Arial"/>
          <w:sz w:val="24"/>
          <w:szCs w:val="24"/>
        </w:rPr>
        <w:t>.</w:t>
      </w:r>
    </w:p>
    <w:p w14:paraId="18C750E2" w14:textId="00BFEB32"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Da die Banken erst involviert werden würden, wenn die Geldmittel zur Verfügung standen, sollten pro Kontinent Anlaufstellen benannt werden, die die Geldmittel vorab prüfen m</w:t>
      </w:r>
      <w:del w:id="8912" w:author="Lektorat Bauer" w:date="2025-03-05T09:36:00Z" w16du:dateUtc="2025-03-05T08:36:00Z">
        <w:r w:rsidRPr="00944672" w:rsidDel="00566FDB">
          <w:rPr>
            <w:rFonts w:ascii="Arial" w:hAnsi="Arial" w:cs="Arial"/>
            <w:sz w:val="24"/>
            <w:szCs w:val="24"/>
          </w:rPr>
          <w:delText>ü</w:delText>
        </w:r>
      </w:del>
      <w:ins w:id="8913" w:author="Lektorat Bauer" w:date="2025-03-05T09:36:00Z" w16du:dateUtc="2025-03-05T08:36:00Z">
        <w:r w:rsidR="00566FDB">
          <w:rPr>
            <w:rFonts w:ascii="Arial" w:hAnsi="Arial" w:cs="Arial"/>
            <w:sz w:val="24"/>
            <w:szCs w:val="24"/>
          </w:rPr>
          <w:t>u</w:t>
        </w:r>
      </w:ins>
      <w:r w:rsidRPr="00944672">
        <w:rPr>
          <w:rFonts w:ascii="Arial" w:hAnsi="Arial" w:cs="Arial"/>
          <w:sz w:val="24"/>
          <w:szCs w:val="24"/>
        </w:rPr>
        <w:t xml:space="preserve">ssten, bevor diese zur due </w:t>
      </w:r>
      <w:del w:id="8914" w:author="Lektorat Bauer" w:date="2025-03-05T09:37:00Z" w16du:dateUtc="2025-03-05T08:37:00Z">
        <w:r w:rsidRPr="00944672" w:rsidDel="00566FDB">
          <w:rPr>
            <w:rFonts w:ascii="Arial" w:hAnsi="Arial" w:cs="Arial"/>
            <w:sz w:val="24"/>
            <w:szCs w:val="24"/>
          </w:rPr>
          <w:delText>dilligence</w:delText>
        </w:r>
      </w:del>
      <w:ins w:id="8915" w:author="Lektorat Bauer" w:date="2025-03-05T09:37:00Z" w16du:dateUtc="2025-03-05T08:37:00Z">
        <w:r w:rsidR="00566FDB">
          <w:rPr>
            <w:rFonts w:ascii="Arial" w:hAnsi="Arial" w:cs="Arial"/>
            <w:sz w:val="24"/>
            <w:szCs w:val="24"/>
          </w:rPr>
          <w:t>d</w:t>
        </w:r>
        <w:r w:rsidR="00566FDB" w:rsidRPr="00944672">
          <w:rPr>
            <w:rFonts w:ascii="Arial" w:hAnsi="Arial" w:cs="Arial"/>
            <w:sz w:val="24"/>
            <w:szCs w:val="24"/>
          </w:rPr>
          <w:t>iligence</w:t>
        </w:r>
      </w:ins>
      <w:r w:rsidRPr="00944672">
        <w:rPr>
          <w:rFonts w:ascii="Arial" w:hAnsi="Arial" w:cs="Arial"/>
          <w:sz w:val="24"/>
          <w:szCs w:val="24"/>
        </w:rPr>
        <w:t xml:space="preserve"> an die FED weitergeleitet </w:t>
      </w:r>
      <w:del w:id="8916" w:author="Lektorat Bauer" w:date="2025-03-05T09:37:00Z" w16du:dateUtc="2025-03-05T08:37:00Z">
        <w:r w:rsidRPr="00944672" w:rsidDel="00566FDB">
          <w:rPr>
            <w:rFonts w:ascii="Arial" w:hAnsi="Arial" w:cs="Arial"/>
            <w:sz w:val="24"/>
            <w:szCs w:val="24"/>
          </w:rPr>
          <w:delText>werden</w:delText>
        </w:r>
      </w:del>
      <w:ins w:id="8917" w:author="Lektorat Bauer" w:date="2025-03-05T09:37:00Z" w16du:dateUtc="2025-03-05T08:37:00Z">
        <w:r w:rsidR="00566FDB">
          <w:rPr>
            <w:rFonts w:ascii="Arial" w:hAnsi="Arial" w:cs="Arial"/>
            <w:sz w:val="24"/>
            <w:szCs w:val="24"/>
          </w:rPr>
          <w:t>wurden</w:t>
        </w:r>
      </w:ins>
      <w:r w:rsidRPr="00944672">
        <w:rPr>
          <w:rFonts w:ascii="Arial" w:hAnsi="Arial" w:cs="Arial"/>
          <w:sz w:val="24"/>
          <w:szCs w:val="24"/>
        </w:rPr>
        <w:t xml:space="preserve">. Diese Anlaufstellen würden auch die Auszahlung an den Investor kontrollieren. Hierfür </w:t>
      </w:r>
      <w:del w:id="8918" w:author="Lektorat Bauer" w:date="2025-03-05T09:37:00Z" w16du:dateUtc="2025-03-05T08:37:00Z">
        <w:r w:rsidRPr="00944672" w:rsidDel="00566FDB">
          <w:rPr>
            <w:rFonts w:ascii="Arial" w:hAnsi="Arial" w:cs="Arial"/>
            <w:sz w:val="24"/>
            <w:szCs w:val="24"/>
          </w:rPr>
          <w:delText xml:space="preserve">steht </w:delText>
        </w:r>
      </w:del>
      <w:ins w:id="8919" w:author="Lektorat Bauer" w:date="2025-03-05T09:37:00Z" w16du:dateUtc="2025-03-05T08:37:00Z">
        <w:r w:rsidR="00566FDB">
          <w:rPr>
            <w:rFonts w:ascii="Arial" w:hAnsi="Arial" w:cs="Arial"/>
            <w:sz w:val="24"/>
            <w:szCs w:val="24"/>
          </w:rPr>
          <w:t>sollte</w:t>
        </w:r>
        <w:r w:rsidR="00566FDB" w:rsidRPr="00944672">
          <w:rPr>
            <w:rFonts w:ascii="Arial" w:hAnsi="Arial" w:cs="Arial"/>
            <w:sz w:val="24"/>
            <w:szCs w:val="24"/>
          </w:rPr>
          <w:t xml:space="preserve"> </w:t>
        </w:r>
        <w:r w:rsidR="00566FDB">
          <w:rPr>
            <w:rFonts w:ascii="Arial" w:hAnsi="Arial" w:cs="Arial"/>
            <w:sz w:val="24"/>
            <w:szCs w:val="24"/>
          </w:rPr>
          <w:t>i</w:t>
        </w:r>
      </w:ins>
      <w:del w:id="8920" w:author="Lektorat Bauer" w:date="2025-03-05T09:37:00Z" w16du:dateUtc="2025-03-05T08:37:00Z">
        <w:r w:rsidRPr="00944672" w:rsidDel="00566FDB">
          <w:rPr>
            <w:rFonts w:ascii="Arial" w:hAnsi="Arial" w:cs="Arial"/>
            <w:sz w:val="24"/>
            <w:szCs w:val="24"/>
          </w:rPr>
          <w:delText>I</w:delText>
        </w:r>
      </w:del>
      <w:r w:rsidRPr="00944672">
        <w:rPr>
          <w:rFonts w:ascii="Arial" w:hAnsi="Arial" w:cs="Arial"/>
          <w:sz w:val="24"/>
          <w:szCs w:val="24"/>
        </w:rPr>
        <w:t>hnen 1</w:t>
      </w:r>
      <w:ins w:id="8921" w:author="Lektorat Bauer" w:date="2025-03-05T09:37:00Z" w16du:dateUtc="2025-03-05T08:37:00Z">
        <w:r w:rsidR="00566FDB">
          <w:rPr>
            <w:rFonts w:ascii="Arial" w:hAnsi="Arial" w:cs="Arial"/>
            <w:sz w:val="24"/>
            <w:szCs w:val="24"/>
          </w:rPr>
          <w:t xml:space="preserve"> Prozent</w:t>
        </w:r>
      </w:ins>
      <w:del w:id="8922" w:author="Lektorat Bauer" w:date="2025-03-05T09:37:00Z" w16du:dateUtc="2025-03-05T08:37:00Z">
        <w:r w:rsidRPr="00944672" w:rsidDel="00566FDB">
          <w:rPr>
            <w:rFonts w:ascii="Arial" w:hAnsi="Arial" w:cs="Arial"/>
            <w:sz w:val="24"/>
            <w:szCs w:val="24"/>
          </w:rPr>
          <w:delText>%</w:delText>
        </w:r>
      </w:del>
      <w:r w:rsidRPr="00944672">
        <w:rPr>
          <w:rFonts w:ascii="Arial" w:hAnsi="Arial" w:cs="Arial"/>
          <w:sz w:val="24"/>
          <w:szCs w:val="24"/>
        </w:rPr>
        <w:t xml:space="preserve"> des Ertrages für den Anleger als Entgelt zu</w:t>
      </w:r>
      <w:ins w:id="8923" w:author="Lektorat Bauer" w:date="2025-03-05T09:37:00Z" w16du:dateUtc="2025-03-05T08:37:00Z">
        <w:r w:rsidR="00566FDB">
          <w:rPr>
            <w:rFonts w:ascii="Arial" w:hAnsi="Arial" w:cs="Arial"/>
            <w:sz w:val="24"/>
            <w:szCs w:val="24"/>
          </w:rPr>
          <w:t>stehen</w:t>
        </w:r>
      </w:ins>
      <w:r w:rsidRPr="00944672">
        <w:rPr>
          <w:rFonts w:ascii="Arial" w:hAnsi="Arial" w:cs="Arial"/>
          <w:sz w:val="24"/>
          <w:szCs w:val="24"/>
        </w:rPr>
        <w:t xml:space="preserve">. Sollte der Anleger auf Dritte als Vermittler zurückgreifen, so müssen diese, bei Auszahlung, einen gültigen Vermittlervertrag vorweisen. Bei Unklarheiten oder Streitigkeiten </w:t>
      </w:r>
      <w:del w:id="8924" w:author="Lektorat Bauer" w:date="2025-03-05T09:37:00Z" w16du:dateUtc="2025-03-05T08:37:00Z">
        <w:r w:rsidRPr="00944672" w:rsidDel="00566FDB">
          <w:rPr>
            <w:rFonts w:ascii="Arial" w:hAnsi="Arial" w:cs="Arial"/>
            <w:sz w:val="24"/>
            <w:szCs w:val="24"/>
          </w:rPr>
          <w:delText xml:space="preserve">kann </w:delText>
        </w:r>
      </w:del>
      <w:ins w:id="8925" w:author="Lektorat Bauer" w:date="2025-03-05T09:37:00Z" w16du:dateUtc="2025-03-05T08:37:00Z">
        <w:r w:rsidR="00566FDB">
          <w:rPr>
            <w:rFonts w:ascii="Arial" w:hAnsi="Arial" w:cs="Arial"/>
            <w:sz w:val="24"/>
            <w:szCs w:val="24"/>
          </w:rPr>
          <w:t>sollte</w:t>
        </w:r>
        <w:r w:rsidR="00566FDB" w:rsidRPr="00944672">
          <w:rPr>
            <w:rFonts w:ascii="Arial" w:hAnsi="Arial" w:cs="Arial"/>
            <w:sz w:val="24"/>
            <w:szCs w:val="24"/>
          </w:rPr>
          <w:t xml:space="preserve"> </w:t>
        </w:r>
      </w:ins>
      <w:r w:rsidRPr="00944672">
        <w:rPr>
          <w:rFonts w:ascii="Arial" w:hAnsi="Arial" w:cs="Arial"/>
          <w:sz w:val="24"/>
          <w:szCs w:val="24"/>
        </w:rPr>
        <w:t>die Auszahlung verweigert werden</w:t>
      </w:r>
      <w:ins w:id="8926" w:author="Lektorat Bauer" w:date="2025-03-05T09:37:00Z" w16du:dateUtc="2025-03-05T08:37:00Z">
        <w:r w:rsidR="00566FDB">
          <w:rPr>
            <w:rFonts w:ascii="Arial" w:hAnsi="Arial" w:cs="Arial"/>
            <w:sz w:val="24"/>
            <w:szCs w:val="24"/>
          </w:rPr>
          <w:t xml:space="preserve"> können</w:t>
        </w:r>
      </w:ins>
      <w:r w:rsidRPr="00944672">
        <w:rPr>
          <w:rFonts w:ascii="Arial" w:hAnsi="Arial" w:cs="Arial"/>
          <w:sz w:val="24"/>
          <w:szCs w:val="24"/>
        </w:rPr>
        <w:t xml:space="preserve"> und die Mittel, die für den Anleger vorgesehen </w:t>
      </w:r>
      <w:del w:id="8927" w:author="Lektorat Bauer" w:date="2025-03-05T09:37:00Z" w16du:dateUtc="2025-03-05T08:37:00Z">
        <w:r w:rsidRPr="00944672" w:rsidDel="00566FDB">
          <w:rPr>
            <w:rFonts w:ascii="Arial" w:hAnsi="Arial" w:cs="Arial"/>
            <w:sz w:val="24"/>
            <w:szCs w:val="24"/>
          </w:rPr>
          <w:delText>sind</w:delText>
        </w:r>
      </w:del>
      <w:ins w:id="8928" w:author="Lektorat Bauer" w:date="2025-03-05T09:37:00Z" w16du:dateUtc="2025-03-05T08:37:00Z">
        <w:r w:rsidR="00566FDB">
          <w:rPr>
            <w:rFonts w:ascii="Arial" w:hAnsi="Arial" w:cs="Arial"/>
            <w:sz w:val="24"/>
            <w:szCs w:val="24"/>
          </w:rPr>
          <w:t>waren</w:t>
        </w:r>
      </w:ins>
      <w:r w:rsidRPr="00944672">
        <w:rPr>
          <w:rFonts w:ascii="Arial" w:hAnsi="Arial" w:cs="Arial"/>
          <w:sz w:val="24"/>
          <w:szCs w:val="24"/>
        </w:rPr>
        <w:t xml:space="preserve">, </w:t>
      </w:r>
      <w:del w:id="8929" w:author="Lektorat Bauer" w:date="2025-03-05T09:37:00Z" w16du:dateUtc="2025-03-05T08:37:00Z">
        <w:r w:rsidRPr="00944672" w:rsidDel="00566FDB">
          <w:rPr>
            <w:rFonts w:ascii="Arial" w:hAnsi="Arial" w:cs="Arial"/>
            <w:sz w:val="24"/>
            <w:szCs w:val="24"/>
          </w:rPr>
          <w:delText xml:space="preserve">fließen </w:delText>
        </w:r>
      </w:del>
      <w:r w:rsidRPr="00944672">
        <w:rPr>
          <w:rFonts w:ascii="Arial" w:hAnsi="Arial" w:cs="Arial"/>
          <w:sz w:val="24"/>
          <w:szCs w:val="24"/>
        </w:rPr>
        <w:t>der UNO zu</w:t>
      </w:r>
      <w:ins w:id="8930" w:author="Lektorat Bauer" w:date="2025-03-05T09:37:00Z" w16du:dateUtc="2025-03-05T08:37:00Z">
        <w:r w:rsidR="00566FDB" w:rsidRPr="00944672">
          <w:rPr>
            <w:rFonts w:ascii="Arial" w:hAnsi="Arial" w:cs="Arial"/>
            <w:sz w:val="24"/>
            <w:szCs w:val="24"/>
          </w:rPr>
          <w:t>fließen</w:t>
        </w:r>
      </w:ins>
      <w:r w:rsidRPr="00944672">
        <w:rPr>
          <w:rFonts w:ascii="Arial" w:hAnsi="Arial" w:cs="Arial"/>
          <w:sz w:val="24"/>
          <w:szCs w:val="24"/>
        </w:rPr>
        <w:t xml:space="preserve">. Auch </w:t>
      </w:r>
      <w:del w:id="8931" w:author="Lektorat Bauer" w:date="2025-03-05T09:38:00Z" w16du:dateUtc="2025-03-05T08:38:00Z">
        <w:r w:rsidRPr="00944672" w:rsidDel="00566FDB">
          <w:rPr>
            <w:rFonts w:ascii="Arial" w:hAnsi="Arial" w:cs="Arial"/>
            <w:sz w:val="24"/>
            <w:szCs w:val="24"/>
          </w:rPr>
          <w:delText xml:space="preserve">dieses </w:delText>
        </w:r>
      </w:del>
      <w:ins w:id="8932" w:author="Lektorat Bauer" w:date="2025-03-05T09:38:00Z" w16du:dateUtc="2025-03-05T08:38:00Z">
        <w:r w:rsidR="00566FDB">
          <w:rPr>
            <w:rFonts w:ascii="Arial" w:hAnsi="Arial" w:cs="Arial"/>
            <w:sz w:val="24"/>
            <w:szCs w:val="24"/>
          </w:rPr>
          <w:t>dies</w:t>
        </w:r>
        <w:r w:rsidR="00566FDB" w:rsidRPr="00944672">
          <w:rPr>
            <w:rFonts w:ascii="Arial" w:hAnsi="Arial" w:cs="Arial"/>
            <w:sz w:val="24"/>
            <w:szCs w:val="24"/>
          </w:rPr>
          <w:t xml:space="preserve"> </w:t>
        </w:r>
      </w:ins>
      <w:r w:rsidRPr="00944672">
        <w:rPr>
          <w:rFonts w:ascii="Arial" w:hAnsi="Arial" w:cs="Arial"/>
          <w:sz w:val="24"/>
          <w:szCs w:val="24"/>
        </w:rPr>
        <w:t xml:space="preserve">war als Sicherung gegen Betrüger gedacht. </w:t>
      </w:r>
    </w:p>
    <w:p w14:paraId="3176B835" w14:textId="34079C8C"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del w:id="8933" w:author="Lektorat Bauer" w:date="2025-03-05T09:38:00Z" w16du:dateUtc="2025-03-05T08:38:00Z">
        <w:r w:rsidRPr="00944672" w:rsidDel="00566FDB">
          <w:rPr>
            <w:rFonts w:ascii="Arial" w:hAnsi="Arial" w:cs="Arial"/>
            <w:sz w:val="24"/>
            <w:szCs w:val="24"/>
          </w:rPr>
          <w:lastRenderedPageBreak/>
          <w:delText xml:space="preserve">Letzter </w:delText>
        </w:r>
      </w:del>
      <w:ins w:id="8934" w:author="Lektorat Bauer" w:date="2025-03-05T09:38:00Z" w16du:dateUtc="2025-03-05T08:38:00Z">
        <w:r w:rsidR="00566FDB">
          <w:rPr>
            <w:rFonts w:ascii="Arial" w:hAnsi="Arial" w:cs="Arial"/>
            <w:sz w:val="24"/>
            <w:szCs w:val="24"/>
          </w:rPr>
          <w:t>Der letzte</w:t>
        </w:r>
        <w:r w:rsidR="00566FDB" w:rsidRPr="00944672">
          <w:rPr>
            <w:rFonts w:ascii="Arial" w:hAnsi="Arial" w:cs="Arial"/>
            <w:sz w:val="24"/>
            <w:szCs w:val="24"/>
          </w:rPr>
          <w:t xml:space="preserve"> </w:t>
        </w:r>
      </w:ins>
      <w:r w:rsidRPr="00944672">
        <w:rPr>
          <w:rFonts w:ascii="Arial" w:hAnsi="Arial" w:cs="Arial"/>
          <w:sz w:val="24"/>
          <w:szCs w:val="24"/>
        </w:rPr>
        <w:t xml:space="preserve">Schutzwall </w:t>
      </w:r>
      <w:del w:id="8935" w:author="Lektorat Bauer" w:date="2025-03-05T09:38:00Z" w16du:dateUtc="2025-03-05T08:38:00Z">
        <w:r w:rsidRPr="00944672" w:rsidDel="00566FDB">
          <w:rPr>
            <w:rFonts w:ascii="Arial" w:hAnsi="Arial" w:cs="Arial"/>
            <w:sz w:val="24"/>
            <w:szCs w:val="24"/>
          </w:rPr>
          <w:delText>war</w:delText>
        </w:r>
      </w:del>
      <w:ins w:id="8936" w:author="Lektorat Bauer" w:date="2025-03-05T09:38:00Z" w16du:dateUtc="2025-03-05T08:38:00Z">
        <w:r w:rsidR="00566FDB">
          <w:rPr>
            <w:rFonts w:ascii="Arial" w:hAnsi="Arial" w:cs="Arial"/>
            <w:sz w:val="24"/>
            <w:szCs w:val="24"/>
          </w:rPr>
          <w:t>bestand darin</w:t>
        </w:r>
      </w:ins>
      <w:r w:rsidRPr="00944672">
        <w:rPr>
          <w:rFonts w:ascii="Arial" w:hAnsi="Arial" w:cs="Arial"/>
          <w:sz w:val="24"/>
          <w:szCs w:val="24"/>
        </w:rPr>
        <w:t>, dass alle Beteiligten vom FBI</w:t>
      </w:r>
      <w:del w:id="8937" w:author="Lektorat Bauer" w:date="2025-03-05T09:38:00Z" w16du:dateUtc="2025-03-05T08:38:00Z">
        <w:r w:rsidRPr="00944672" w:rsidDel="00566FDB">
          <w:rPr>
            <w:rFonts w:ascii="Arial" w:hAnsi="Arial" w:cs="Arial"/>
            <w:sz w:val="24"/>
            <w:szCs w:val="24"/>
          </w:rPr>
          <w:delText>,</w:delText>
        </w:r>
      </w:del>
      <w:r w:rsidRPr="00944672">
        <w:rPr>
          <w:rFonts w:ascii="Arial" w:hAnsi="Arial" w:cs="Arial"/>
          <w:sz w:val="24"/>
          <w:szCs w:val="24"/>
        </w:rPr>
        <w:t xml:space="preserve"> und </w:t>
      </w:r>
      <w:del w:id="8938" w:author="Lektorat Bauer" w:date="2025-03-05T09:38:00Z" w16du:dateUtc="2025-03-05T08:38:00Z">
        <w:r w:rsidRPr="00944672" w:rsidDel="00566FDB">
          <w:rPr>
            <w:rFonts w:ascii="Arial" w:hAnsi="Arial" w:cs="Arial"/>
            <w:sz w:val="24"/>
            <w:szCs w:val="24"/>
          </w:rPr>
          <w:delText>ggf</w:delText>
        </w:r>
      </w:del>
      <w:ins w:id="8939" w:author="Lektorat Bauer" w:date="2025-03-05T09:38:00Z" w16du:dateUtc="2025-03-05T08:38:00Z">
        <w:r w:rsidR="00566FDB">
          <w:rPr>
            <w:rFonts w:ascii="Arial" w:hAnsi="Arial" w:cs="Arial"/>
            <w:sz w:val="24"/>
            <w:szCs w:val="24"/>
          </w:rPr>
          <w:t>gegebenenfalls</w:t>
        </w:r>
      </w:ins>
      <w:del w:id="8940" w:author="Lektorat Bauer" w:date="2025-03-05T09:38:00Z" w16du:dateUtc="2025-03-05T08:38:00Z">
        <w:r w:rsidRPr="00944672" w:rsidDel="00566FDB">
          <w:rPr>
            <w:rFonts w:ascii="Arial" w:hAnsi="Arial" w:cs="Arial"/>
            <w:sz w:val="24"/>
            <w:szCs w:val="24"/>
          </w:rPr>
          <w:delText>.</w:delText>
        </w:r>
      </w:del>
      <w:r w:rsidRPr="00944672">
        <w:rPr>
          <w:rFonts w:ascii="Arial" w:hAnsi="Arial" w:cs="Arial"/>
          <w:sz w:val="24"/>
          <w:szCs w:val="24"/>
        </w:rPr>
        <w:t xml:space="preserve"> von Interpol</w:t>
      </w:r>
      <w:del w:id="8941" w:author="Lektorat Bauer" w:date="2025-03-05T09:38:00Z" w16du:dateUtc="2025-03-05T08:38:00Z">
        <w:r w:rsidRPr="00944672" w:rsidDel="00566FDB">
          <w:rPr>
            <w:rFonts w:ascii="Arial" w:hAnsi="Arial" w:cs="Arial"/>
            <w:sz w:val="24"/>
            <w:szCs w:val="24"/>
          </w:rPr>
          <w:delText>,</w:delText>
        </w:r>
      </w:del>
      <w:r w:rsidRPr="00944672">
        <w:rPr>
          <w:rFonts w:ascii="Arial" w:hAnsi="Arial" w:cs="Arial"/>
          <w:sz w:val="24"/>
          <w:szCs w:val="24"/>
        </w:rPr>
        <w:t xml:space="preserve"> überprüft werden würden. Kriminelle würden verhaftet und alle Mittel eingezogen werden.</w:t>
      </w:r>
    </w:p>
    <w:p w14:paraId="32859562"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So hoffte man, wenige Projekte durchlaufen lassen zu können und damit auch die Gefahr der Inflation gering zu </w:t>
      </w:r>
      <w:commentRangeStart w:id="8942"/>
      <w:commentRangeStart w:id="8943"/>
      <w:r w:rsidRPr="00944672">
        <w:rPr>
          <w:rFonts w:ascii="Arial" w:hAnsi="Arial" w:cs="Arial"/>
          <w:sz w:val="24"/>
          <w:szCs w:val="24"/>
        </w:rPr>
        <w:t>halten</w:t>
      </w:r>
      <w:commentRangeEnd w:id="8942"/>
      <w:r w:rsidR="00DC1D9B">
        <w:rPr>
          <w:rStyle w:val="Kommentarzeichen"/>
        </w:rPr>
        <w:commentReference w:id="8942"/>
      </w:r>
      <w:commentRangeEnd w:id="8943"/>
      <w:r w:rsidR="002B164E">
        <w:rPr>
          <w:rStyle w:val="Kommentarzeichen"/>
        </w:rPr>
        <w:commentReference w:id="8943"/>
      </w:r>
      <w:r w:rsidRPr="00944672">
        <w:rPr>
          <w:rFonts w:ascii="Arial" w:hAnsi="Arial" w:cs="Arial"/>
          <w:sz w:val="24"/>
          <w:szCs w:val="24"/>
        </w:rPr>
        <w:t xml:space="preserve">. </w:t>
      </w:r>
    </w:p>
    <w:p w14:paraId="49C0990F"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7CBCA0B9"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6B6ED5F6"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161328D8"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Um 18:30 Uhr verließ John-Henry Cummings die Bankfiliale, um zu Fuß zu seinem Hotel zu gehen.</w:t>
      </w:r>
    </w:p>
    <w:p w14:paraId="78129E4A" w14:textId="0AE7029A"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Als er das zweite Mal eine Gracht überqueren wollte, kam ihm eine</w:t>
      </w:r>
      <w:ins w:id="8944" w:author="Lektorat Bauer" w:date="2025-03-05T09:40:00Z" w16du:dateUtc="2025-03-05T08:40:00Z">
        <w:r w:rsidR="00DC1D9B">
          <w:rPr>
            <w:rFonts w:ascii="Arial" w:hAnsi="Arial" w:cs="Arial"/>
            <w:sz w:val="24"/>
            <w:szCs w:val="24"/>
          </w:rPr>
          <w:t xml:space="preserve"> große</w:t>
        </w:r>
      </w:ins>
      <w:r w:rsidRPr="00944672">
        <w:rPr>
          <w:rFonts w:ascii="Arial" w:hAnsi="Arial" w:cs="Arial"/>
          <w:sz w:val="24"/>
          <w:szCs w:val="24"/>
        </w:rPr>
        <w:t xml:space="preserve"> Gruppe angetrunkener Touristen entgegen, die wohl dem Rotlichtbezirk Amsterdams entgegensteuerten. </w:t>
      </w:r>
    </w:p>
    <w:p w14:paraId="7D4F6315" w14:textId="73D5F452"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John hatte keine Lust, sich durch diese Horde zu schlängeln und wechselte die Straßenseite. Er hörte noch das Aufheulen eines Motorrades, </w:t>
      </w:r>
      <w:del w:id="8945" w:author="Lektorat Bauer" w:date="2025-03-05T09:40:00Z" w16du:dateUtc="2025-03-05T08:40:00Z">
        <w:r w:rsidRPr="00944672" w:rsidDel="00DC1D9B">
          <w:rPr>
            <w:rFonts w:ascii="Arial" w:hAnsi="Arial" w:cs="Arial"/>
            <w:sz w:val="24"/>
            <w:szCs w:val="24"/>
          </w:rPr>
          <w:delText xml:space="preserve">als </w:delText>
        </w:r>
        <w:commentRangeStart w:id="8946"/>
        <w:r w:rsidRPr="00944672" w:rsidDel="00DC1D9B">
          <w:rPr>
            <w:rFonts w:ascii="Arial" w:hAnsi="Arial" w:cs="Arial"/>
            <w:sz w:val="24"/>
            <w:szCs w:val="24"/>
          </w:rPr>
          <w:delText xml:space="preserve">er von dem Motorrad getroffen </w:delText>
        </w:r>
        <w:commentRangeStart w:id="8947"/>
        <w:r w:rsidRPr="00944672" w:rsidDel="00DC1D9B">
          <w:rPr>
            <w:rFonts w:ascii="Arial" w:hAnsi="Arial" w:cs="Arial"/>
            <w:sz w:val="24"/>
            <w:szCs w:val="24"/>
          </w:rPr>
          <w:delText>w</w:delText>
        </w:r>
      </w:del>
      <w:commentRangeEnd w:id="8946"/>
      <w:r w:rsidR="00DC1D9B">
        <w:rPr>
          <w:rStyle w:val="Kommentarzeichen"/>
        </w:rPr>
        <w:commentReference w:id="8946"/>
      </w:r>
      <w:del w:id="8948" w:author="Lektorat Bauer" w:date="2025-03-05T09:40:00Z" w16du:dateUtc="2025-03-05T08:40:00Z">
        <w:r w:rsidRPr="00944672" w:rsidDel="00DC1D9B">
          <w:rPr>
            <w:rFonts w:ascii="Arial" w:hAnsi="Arial" w:cs="Arial"/>
            <w:sz w:val="24"/>
            <w:szCs w:val="24"/>
          </w:rPr>
          <w:delText>urde</w:delText>
        </w:r>
      </w:del>
      <w:ins w:id="8949" w:author="Lektorat Bauer" w:date="2025-03-05T09:40:00Z" w16du:dateUtc="2025-03-05T08:40:00Z">
        <w:r w:rsidR="00DC1D9B">
          <w:rPr>
            <w:rFonts w:ascii="Arial" w:hAnsi="Arial" w:cs="Arial"/>
            <w:sz w:val="24"/>
            <w:szCs w:val="24"/>
          </w:rPr>
          <w:t>dann wurde er zu Boden gerissen</w:t>
        </w:r>
      </w:ins>
      <w:r w:rsidRPr="00944672">
        <w:rPr>
          <w:rFonts w:ascii="Arial" w:hAnsi="Arial" w:cs="Arial"/>
          <w:sz w:val="24"/>
          <w:szCs w:val="24"/>
        </w:rPr>
        <w:t xml:space="preserve">. Er fasste sich an den Kopf und stellte fest, dass er blutete. </w:t>
      </w:r>
      <w:del w:id="8950" w:author="Lektorat Bauer" w:date="2025-03-05T09:42:00Z" w16du:dateUtc="2025-03-05T08:42:00Z">
        <w:r w:rsidRPr="00944672" w:rsidDel="00B957F7">
          <w:rPr>
            <w:rFonts w:ascii="Arial" w:hAnsi="Arial" w:cs="Arial"/>
            <w:sz w:val="24"/>
            <w:szCs w:val="24"/>
          </w:rPr>
          <w:delText xml:space="preserve">Dann </w:delText>
        </w:r>
      </w:del>
      <w:ins w:id="8951" w:author="Lektorat Bauer" w:date="2025-03-05T09:42:00Z" w16du:dateUtc="2025-03-05T08:42:00Z">
        <w:r w:rsidR="00B957F7">
          <w:rPr>
            <w:rFonts w:ascii="Arial" w:hAnsi="Arial" w:cs="Arial"/>
            <w:sz w:val="24"/>
            <w:szCs w:val="24"/>
          </w:rPr>
          <w:t>Beim Versuch, wieder aufzustehen</w:t>
        </w:r>
        <w:commentRangeEnd w:id="8947"/>
        <w:r w:rsidR="00B957F7">
          <w:rPr>
            <w:rStyle w:val="Kommentarzeichen"/>
          </w:rPr>
          <w:commentReference w:id="8947"/>
        </w:r>
        <w:r w:rsidR="00B957F7">
          <w:rPr>
            <w:rFonts w:ascii="Arial" w:hAnsi="Arial" w:cs="Arial"/>
            <w:sz w:val="24"/>
            <w:szCs w:val="24"/>
          </w:rPr>
          <w:t>,</w:t>
        </w:r>
        <w:r w:rsidR="00B957F7" w:rsidRPr="00944672">
          <w:rPr>
            <w:rFonts w:ascii="Arial" w:hAnsi="Arial" w:cs="Arial"/>
            <w:sz w:val="24"/>
            <w:szCs w:val="24"/>
          </w:rPr>
          <w:t xml:space="preserve"> </w:t>
        </w:r>
      </w:ins>
      <w:r w:rsidRPr="00944672">
        <w:rPr>
          <w:rFonts w:ascii="Arial" w:hAnsi="Arial" w:cs="Arial"/>
          <w:sz w:val="24"/>
          <w:szCs w:val="24"/>
        </w:rPr>
        <w:t xml:space="preserve">wurde ihm schwindelig und er verlor das Gleichgewicht. Er sah noch, dass sich der Motorradfahrer umdrehte, dann fiel er über die Brüstung in die Gracht. Er hätte wohl überleben können, aber leider kam in diesem Augenblick ein Ausflugsschiff, dass ihn unter Wasser drückte, während es langsam weiterfuhr. Die Gäste hatten das Fallen gesehen und schrien auf. Der Kapitän nahm sofort Fahrt raus, aber </w:t>
      </w:r>
      <w:del w:id="8952" w:author="Lektorat Bauer" w:date="2025-03-05T09:41:00Z" w16du:dateUtc="2025-03-05T08:41:00Z">
        <w:r w:rsidRPr="00944672" w:rsidDel="00B957F7">
          <w:rPr>
            <w:rFonts w:ascii="Arial" w:hAnsi="Arial" w:cs="Arial"/>
            <w:sz w:val="24"/>
            <w:szCs w:val="24"/>
          </w:rPr>
          <w:delText>da war John schon unter Wasser gedrückt worden.</w:delText>
        </w:r>
      </w:del>
      <w:ins w:id="8953" w:author="Lektorat Bauer" w:date="2025-03-05T09:41:00Z" w16du:dateUtc="2025-03-05T08:41:00Z">
        <w:r w:rsidR="00B957F7">
          <w:rPr>
            <w:rFonts w:ascii="Arial" w:hAnsi="Arial" w:cs="Arial"/>
            <w:sz w:val="24"/>
            <w:szCs w:val="24"/>
          </w:rPr>
          <w:t>zu spät.</w:t>
        </w:r>
      </w:ins>
    </w:p>
    <w:p w14:paraId="6999138A" w14:textId="0A533BA5"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del w:id="8954" w:author="Lektorat Bauer" w:date="2025-03-05T09:41:00Z" w16du:dateUtc="2025-03-05T08:41:00Z">
        <w:r w:rsidRPr="00944672" w:rsidDel="00B957F7">
          <w:rPr>
            <w:rFonts w:ascii="Arial" w:hAnsi="Arial" w:cs="Arial"/>
            <w:sz w:val="24"/>
            <w:szCs w:val="24"/>
          </w:rPr>
          <w:delText>Langsam glitt das Schiff weiter, schließlich</w:delText>
        </w:r>
      </w:del>
      <w:ins w:id="8955" w:author="Lektorat Bauer" w:date="2025-03-05T09:41:00Z" w16du:dateUtc="2025-03-05T08:41:00Z">
        <w:r w:rsidR="00B957F7">
          <w:rPr>
            <w:rFonts w:ascii="Arial" w:hAnsi="Arial" w:cs="Arial"/>
            <w:sz w:val="24"/>
            <w:szCs w:val="24"/>
          </w:rPr>
          <w:t>Schließlich</w:t>
        </w:r>
      </w:ins>
      <w:r w:rsidRPr="00944672">
        <w:rPr>
          <w:rFonts w:ascii="Arial" w:hAnsi="Arial" w:cs="Arial"/>
          <w:sz w:val="24"/>
          <w:szCs w:val="24"/>
        </w:rPr>
        <w:t xml:space="preserve"> wurde Johns Körper achtern wieder freigegeben. Der Kapitän hatte über Funk die Polizei verständigt, aber der Motorradfahrer konnte nicht ermittelt und bei John-Henry Cummings nur noch der </w:t>
      </w:r>
      <w:del w:id="8956" w:author="Lektorat Bauer" w:date="2025-03-05T09:41:00Z" w16du:dateUtc="2025-03-05T08:41:00Z">
        <w:r w:rsidRPr="00944672" w:rsidDel="00B957F7">
          <w:rPr>
            <w:rFonts w:ascii="Arial" w:hAnsi="Arial" w:cs="Arial"/>
            <w:sz w:val="24"/>
            <w:szCs w:val="24"/>
          </w:rPr>
          <w:delText>tot</w:delText>
        </w:r>
      </w:del>
      <w:ins w:id="8957" w:author="Lektorat Bauer" w:date="2025-03-05T09:41:00Z" w16du:dateUtc="2025-03-05T08:41:00Z">
        <w:r w:rsidR="00B957F7" w:rsidRPr="00944672">
          <w:rPr>
            <w:rFonts w:ascii="Arial" w:hAnsi="Arial" w:cs="Arial"/>
            <w:sz w:val="24"/>
            <w:szCs w:val="24"/>
          </w:rPr>
          <w:t>Tod</w:t>
        </w:r>
      </w:ins>
      <w:r w:rsidRPr="00944672">
        <w:rPr>
          <w:rFonts w:ascii="Arial" w:hAnsi="Arial" w:cs="Arial"/>
          <w:sz w:val="24"/>
          <w:szCs w:val="24"/>
        </w:rPr>
        <w:t xml:space="preserve"> festgestellt werden. </w:t>
      </w:r>
    </w:p>
    <w:p w14:paraId="308F792A"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0B28068B"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198FC483"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3B728A0A"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Die zur Hilfe abkommandierte Kim In-Guk hatte es wieder geschafft, einen glaubwürdigen Unfall zu inszenieren.</w:t>
      </w:r>
    </w:p>
    <w:p w14:paraId="3426812B"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443618CD"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lastRenderedPageBreak/>
        <w:t>***</w:t>
      </w:r>
    </w:p>
    <w:p w14:paraId="6A624391"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56C6FC5F"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p>
    <w:p w14:paraId="2ACCBB87"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p>
    <w:p w14:paraId="0B42FCEB"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p>
    <w:p w14:paraId="23ED72CE"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p>
    <w:p w14:paraId="6759FB7C"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commentRangeStart w:id="8958"/>
      <w:commentRangeEnd w:id="8958"/>
      <w:r w:rsidRPr="00944672">
        <w:rPr>
          <w:rFonts w:ascii="Arial" w:hAnsi="Arial" w:cs="Arial"/>
          <w:b/>
          <w:bCs/>
          <w:sz w:val="24"/>
          <w:szCs w:val="24"/>
        </w:rPr>
        <w:commentReference w:id="8958"/>
      </w:r>
      <w:r w:rsidRPr="00944672">
        <w:rPr>
          <w:rFonts w:ascii="Arial" w:hAnsi="Arial" w:cs="Arial"/>
          <w:b/>
          <w:bCs/>
          <w:sz w:val="24"/>
          <w:szCs w:val="24"/>
        </w:rPr>
        <w:t>&gt;&gt;&gt; Amsterdam, Den Haag, 15. Juli 2014 &lt;&lt;&lt;</w:t>
      </w:r>
    </w:p>
    <w:p w14:paraId="0211BC29"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Joost van der Dijkstraat hatte, wie geplant, am gestrigen Abend alle Daten sortiert, Bilder eingefügt und sich eine Struktur für die Daten gegeben.</w:t>
      </w:r>
    </w:p>
    <w:p w14:paraId="7D6C2AE3" w14:textId="60222612"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Um acht Uhr morgens war er wieder wach und ging duschen. Er zog sich schnell an und griff sich seinen Datenstick, auf dem er alles bereitgelegt hatte. Nahe des Hotels war ein Copy-Shop, der um 09:00 </w:t>
      </w:r>
      <w:del w:id="8959" w:author="Lektorat Bauer" w:date="2025-03-05T09:43:00Z" w16du:dateUtc="2025-03-05T08:43:00Z">
        <w:r w:rsidRPr="00944672" w:rsidDel="00B957F7">
          <w:rPr>
            <w:rFonts w:ascii="Arial" w:hAnsi="Arial" w:cs="Arial"/>
            <w:sz w:val="24"/>
            <w:szCs w:val="24"/>
          </w:rPr>
          <w:delText>Ur</w:delText>
        </w:r>
      </w:del>
      <w:ins w:id="8960" w:author="Lektorat Bauer" w:date="2025-03-05T09:43:00Z" w16du:dateUtc="2025-03-05T08:43:00Z">
        <w:r w:rsidR="00B957F7" w:rsidRPr="00944672">
          <w:rPr>
            <w:rFonts w:ascii="Arial" w:hAnsi="Arial" w:cs="Arial"/>
            <w:sz w:val="24"/>
            <w:szCs w:val="24"/>
          </w:rPr>
          <w:t>Uhr</w:t>
        </w:r>
      </w:ins>
      <w:r w:rsidRPr="00944672">
        <w:rPr>
          <w:rFonts w:ascii="Arial" w:hAnsi="Arial" w:cs="Arial"/>
          <w:sz w:val="24"/>
          <w:szCs w:val="24"/>
        </w:rPr>
        <w:t xml:space="preserve"> öffnete. Kurz vor </w:t>
      </w:r>
      <w:ins w:id="8961" w:author="Lektorat Bauer" w:date="2025-03-05T09:44:00Z" w16du:dateUtc="2025-03-05T08:44:00Z">
        <w:r w:rsidR="00B957F7">
          <w:rPr>
            <w:rFonts w:ascii="Arial" w:hAnsi="Arial" w:cs="Arial"/>
            <w:sz w:val="24"/>
            <w:szCs w:val="24"/>
          </w:rPr>
          <w:t xml:space="preserve">neun </w:t>
        </w:r>
      </w:ins>
      <w:del w:id="8962" w:author="Lektorat Bauer" w:date="2025-03-05T09:43:00Z" w16du:dateUtc="2025-03-05T08:43:00Z">
        <w:r w:rsidRPr="00944672" w:rsidDel="00B957F7">
          <w:rPr>
            <w:rFonts w:ascii="Arial" w:hAnsi="Arial" w:cs="Arial"/>
            <w:sz w:val="24"/>
            <w:szCs w:val="24"/>
          </w:rPr>
          <w:delText>neu</w:delText>
        </w:r>
        <w:commentRangeStart w:id="8963"/>
        <w:r w:rsidRPr="00944672" w:rsidDel="00B957F7">
          <w:rPr>
            <w:rFonts w:ascii="Arial" w:hAnsi="Arial" w:cs="Arial"/>
            <w:sz w:val="24"/>
            <w:szCs w:val="24"/>
          </w:rPr>
          <w:delText>en war Joost bei dem Shop</w:delText>
        </w:r>
      </w:del>
      <w:commentRangeEnd w:id="8963"/>
      <w:r w:rsidR="00B957F7">
        <w:rPr>
          <w:rStyle w:val="Kommentarzeichen"/>
        </w:rPr>
        <w:commentReference w:id="8963"/>
      </w:r>
      <w:del w:id="8964" w:author="Lektorat Bauer" w:date="2025-03-05T09:43:00Z" w16du:dateUtc="2025-03-05T08:43:00Z">
        <w:r w:rsidRPr="00944672" w:rsidDel="00B957F7">
          <w:rPr>
            <w:rFonts w:ascii="Arial" w:hAnsi="Arial" w:cs="Arial"/>
            <w:sz w:val="24"/>
            <w:szCs w:val="24"/>
          </w:rPr>
          <w:delText xml:space="preserve"> und </w:delText>
        </w:r>
      </w:del>
      <w:r w:rsidRPr="00944672">
        <w:rPr>
          <w:rFonts w:ascii="Arial" w:hAnsi="Arial" w:cs="Arial"/>
          <w:sz w:val="24"/>
          <w:szCs w:val="24"/>
        </w:rPr>
        <w:t>holte sich</w:t>
      </w:r>
      <w:ins w:id="8965" w:author="Lektorat Bauer" w:date="2025-03-05T09:43:00Z" w16du:dateUtc="2025-03-05T08:43:00Z">
        <w:r w:rsidR="00B957F7">
          <w:rPr>
            <w:rFonts w:ascii="Arial" w:hAnsi="Arial" w:cs="Arial"/>
            <w:sz w:val="24"/>
            <w:szCs w:val="24"/>
          </w:rPr>
          <w:t xml:space="preserve"> Joost</w:t>
        </w:r>
      </w:ins>
      <w:r w:rsidRPr="00944672">
        <w:rPr>
          <w:rFonts w:ascii="Arial" w:hAnsi="Arial" w:cs="Arial"/>
          <w:sz w:val="24"/>
          <w:szCs w:val="24"/>
        </w:rPr>
        <w:t xml:space="preserve"> von dem gegenüberliegenden Café einen Cappuccino mit </w:t>
      </w:r>
      <w:ins w:id="8966" w:author="Lektorat Bauer" w:date="2025-03-05T09:43:00Z" w16du:dateUtc="2025-03-05T08:43:00Z">
        <w:r w:rsidR="00B957F7">
          <w:rPr>
            <w:rFonts w:ascii="Arial" w:hAnsi="Arial" w:cs="Arial"/>
            <w:sz w:val="24"/>
            <w:szCs w:val="24"/>
          </w:rPr>
          <w:t>zwei Shots</w:t>
        </w:r>
      </w:ins>
      <w:del w:id="8967" w:author="Lektorat Bauer" w:date="2025-03-05T09:43:00Z" w16du:dateUtc="2025-03-05T08:43:00Z">
        <w:r w:rsidRPr="00944672" w:rsidDel="00B957F7">
          <w:rPr>
            <w:rFonts w:ascii="Arial" w:hAnsi="Arial" w:cs="Arial"/>
            <w:sz w:val="24"/>
            <w:szCs w:val="24"/>
          </w:rPr>
          <w:delText>einem extra Espresso</w:delText>
        </w:r>
      </w:del>
      <w:r w:rsidRPr="00944672">
        <w:rPr>
          <w:rFonts w:ascii="Arial" w:hAnsi="Arial" w:cs="Arial"/>
          <w:sz w:val="24"/>
          <w:szCs w:val="24"/>
        </w:rPr>
        <w:t>.</w:t>
      </w:r>
    </w:p>
    <w:p w14:paraId="39B636EF" w14:textId="46B1AC8E"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Als der Copy-Shop öffnete, bat er darum, alle Daten </w:t>
      </w:r>
      <w:del w:id="8968" w:author="Lektorat Bauer" w:date="2025-03-05T09:44:00Z" w16du:dateUtc="2025-03-05T08:44:00Z">
        <w:r w:rsidRPr="00944672" w:rsidDel="00B957F7">
          <w:rPr>
            <w:rFonts w:ascii="Arial" w:hAnsi="Arial" w:cs="Arial"/>
            <w:sz w:val="24"/>
            <w:szCs w:val="24"/>
          </w:rPr>
          <w:delText xml:space="preserve">von </w:delText>
        </w:r>
      </w:del>
      <w:ins w:id="8969" w:author="Lektorat Bauer" w:date="2025-03-05T09:44:00Z" w16du:dateUtc="2025-03-05T08:44:00Z">
        <w:r w:rsidR="00B957F7">
          <w:rPr>
            <w:rFonts w:ascii="Arial" w:hAnsi="Arial" w:cs="Arial"/>
            <w:sz w:val="24"/>
            <w:szCs w:val="24"/>
          </w:rPr>
          <w:t>auf</w:t>
        </w:r>
        <w:r w:rsidR="00B957F7" w:rsidRPr="00944672">
          <w:rPr>
            <w:rFonts w:ascii="Arial" w:hAnsi="Arial" w:cs="Arial"/>
            <w:sz w:val="24"/>
            <w:szCs w:val="24"/>
          </w:rPr>
          <w:t xml:space="preserve"> </w:t>
        </w:r>
      </w:ins>
      <w:r w:rsidRPr="00944672">
        <w:rPr>
          <w:rFonts w:ascii="Arial" w:hAnsi="Arial" w:cs="Arial"/>
          <w:sz w:val="24"/>
          <w:szCs w:val="24"/>
        </w:rPr>
        <w:t>dem Stick, pro Ordner, zweiseitig zu drucken und die Seiten zu lochen.</w:t>
      </w:r>
    </w:p>
    <w:p w14:paraId="1E6651F5" w14:textId="2B5892D3"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Er nahm sich Trennstreifen und Ordner aus den Regalen und wartete. Alle 100 Seiten bekam er einen Stapel Papier und füllte so, nach </w:t>
      </w:r>
      <w:del w:id="8970" w:author="Lektorat Bauer" w:date="2025-03-05T09:44:00Z" w16du:dateUtc="2025-03-05T08:44:00Z">
        <w:r w:rsidRPr="00944672" w:rsidDel="00B957F7">
          <w:rPr>
            <w:rFonts w:ascii="Arial" w:hAnsi="Arial" w:cs="Arial"/>
            <w:sz w:val="24"/>
            <w:szCs w:val="24"/>
          </w:rPr>
          <w:delText xml:space="preserve">uns </w:delText>
        </w:r>
      </w:del>
      <w:ins w:id="8971" w:author="Lektorat Bauer" w:date="2025-03-05T09:44:00Z" w16du:dateUtc="2025-03-05T08:44:00Z">
        <w:r w:rsidR="00B957F7">
          <w:rPr>
            <w:rFonts w:ascii="Arial" w:hAnsi="Arial" w:cs="Arial"/>
            <w:sz w:val="24"/>
            <w:szCs w:val="24"/>
          </w:rPr>
          <w:t>und</w:t>
        </w:r>
        <w:r w:rsidR="00B957F7" w:rsidRPr="00944672">
          <w:rPr>
            <w:rFonts w:ascii="Arial" w:hAnsi="Arial" w:cs="Arial"/>
            <w:sz w:val="24"/>
            <w:szCs w:val="24"/>
          </w:rPr>
          <w:t xml:space="preserve"> </w:t>
        </w:r>
      </w:ins>
      <w:r w:rsidRPr="00944672">
        <w:rPr>
          <w:rFonts w:ascii="Arial" w:hAnsi="Arial" w:cs="Arial"/>
          <w:sz w:val="24"/>
          <w:szCs w:val="24"/>
        </w:rPr>
        <w:t>nach, mehrere Ordner.</w:t>
      </w:r>
    </w:p>
    <w:p w14:paraId="5662E364" w14:textId="7CFF523A"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Er bekam Mengenrabatt, aber musste immer noch knapp 300 Euro bezahlen. In dem Preis war</w:t>
      </w:r>
      <w:ins w:id="8972" w:author="Lektorat Bauer" w:date="2025-03-05T09:44:00Z" w16du:dateUtc="2025-03-05T08:44:00Z">
        <w:r w:rsidR="00B957F7">
          <w:rPr>
            <w:rFonts w:ascii="Arial" w:hAnsi="Arial" w:cs="Arial"/>
            <w:sz w:val="24"/>
            <w:szCs w:val="24"/>
          </w:rPr>
          <w:t>en</w:t>
        </w:r>
      </w:ins>
      <w:r w:rsidRPr="00944672">
        <w:rPr>
          <w:rFonts w:ascii="Arial" w:hAnsi="Arial" w:cs="Arial"/>
          <w:sz w:val="24"/>
          <w:szCs w:val="24"/>
        </w:rPr>
        <w:t xml:space="preserve"> </w:t>
      </w:r>
      <w:ins w:id="8973" w:author="Lektorat Bauer" w:date="2025-03-05T09:44:00Z" w16du:dateUtc="2025-03-05T08:44:00Z">
        <w:r w:rsidR="00B957F7">
          <w:rPr>
            <w:rFonts w:ascii="Arial" w:hAnsi="Arial" w:cs="Arial"/>
            <w:sz w:val="24"/>
            <w:szCs w:val="24"/>
          </w:rPr>
          <w:t xml:space="preserve">das </w:t>
        </w:r>
      </w:ins>
      <w:r w:rsidRPr="00944672">
        <w:rPr>
          <w:rFonts w:ascii="Arial" w:hAnsi="Arial" w:cs="Arial"/>
          <w:sz w:val="24"/>
          <w:szCs w:val="24"/>
        </w:rPr>
        <w:t>Paketieren sowie der Kurierversand nach Hamburg bereits enthalten.</w:t>
      </w:r>
    </w:p>
    <w:p w14:paraId="2ABA66CB"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Gegen 10:45 Uhr machte Joost sich auf den Weg zurück ins Hotel.</w:t>
      </w:r>
    </w:p>
    <w:p w14:paraId="4C065010" w14:textId="3A82CCC1"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Auf dem Weg zum Hotel kam er an einem Café vorbei und beschloss, erst einmal zu frühstücken. Der Fernseher zeigte Bilder von Polizisten und Feuerwehr an eine</w:t>
      </w:r>
      <w:ins w:id="8974" w:author="Lektorat Bauer" w:date="2025-03-05T09:44:00Z" w16du:dateUtc="2025-03-05T08:44:00Z">
        <w:r w:rsidR="00B957F7">
          <w:rPr>
            <w:rFonts w:ascii="Arial" w:hAnsi="Arial" w:cs="Arial"/>
            <w:sz w:val="24"/>
            <w:szCs w:val="24"/>
          </w:rPr>
          <w:t>r</w:t>
        </w:r>
      </w:ins>
      <w:r w:rsidRPr="00944672">
        <w:rPr>
          <w:rFonts w:ascii="Arial" w:hAnsi="Arial" w:cs="Arial"/>
          <w:sz w:val="24"/>
          <w:szCs w:val="24"/>
        </w:rPr>
        <w:t xml:space="preserve"> Gracht. Dann eine neue Einblendung, und man sah, dass ein Körper aus dem Wasser geborgen wurde. Im Untertitel stand: </w:t>
      </w:r>
      <w:ins w:id="8975" w:author="Lektorat Bauer" w:date="2025-03-05T09:45:00Z" w16du:dateUtc="2025-03-05T08:45:00Z">
        <w:r w:rsidR="00B957F7">
          <w:rPr>
            <w:rFonts w:ascii="Arial" w:hAnsi="Arial" w:cs="Arial"/>
            <w:sz w:val="24"/>
            <w:szCs w:val="24"/>
          </w:rPr>
          <w:t>„</w:t>
        </w:r>
      </w:ins>
      <w:r w:rsidRPr="00944672">
        <w:rPr>
          <w:rFonts w:ascii="Arial" w:hAnsi="Arial" w:cs="Arial"/>
          <w:sz w:val="24"/>
          <w:szCs w:val="24"/>
        </w:rPr>
        <w:t>Breaking News: Mann ertrinkt in Gracht.</w:t>
      </w:r>
      <w:ins w:id="8976" w:author="Lektorat Bauer" w:date="2025-03-05T09:45:00Z" w16du:dateUtc="2025-03-05T08:45:00Z">
        <w:r w:rsidR="00B957F7">
          <w:rPr>
            <w:rFonts w:ascii="Arial" w:hAnsi="Arial" w:cs="Arial"/>
            <w:sz w:val="24"/>
            <w:szCs w:val="24"/>
          </w:rPr>
          <w:t>“</w:t>
        </w:r>
      </w:ins>
    </w:p>
    <w:p w14:paraId="293A593E"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Joost sah sich das an und widmete sich wieder seinem Frühstück. Nach dem Frühstück ging er zurück zum Hotel, als sein Telefon klingelte.</w:t>
      </w:r>
    </w:p>
    <w:p w14:paraId="3E7E7AC9" w14:textId="3237DE3B"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„Ja </w:t>
      </w:r>
      <w:ins w:id="8977" w:author="Lektorat Bauer" w:date="2025-03-05T09:45:00Z" w16du:dateUtc="2025-03-05T08:45:00Z">
        <w:r w:rsidR="00B957F7">
          <w:rPr>
            <w:rFonts w:ascii="Arial" w:hAnsi="Arial" w:cs="Arial"/>
            <w:sz w:val="24"/>
            <w:szCs w:val="24"/>
          </w:rPr>
          <w:t>b</w:t>
        </w:r>
      </w:ins>
      <w:del w:id="8978" w:author="Lektorat Bauer" w:date="2025-03-05T09:45:00Z" w16du:dateUtc="2025-03-05T08:45:00Z">
        <w:r w:rsidRPr="00944672" w:rsidDel="00B957F7">
          <w:rPr>
            <w:rFonts w:ascii="Arial" w:hAnsi="Arial" w:cs="Arial"/>
            <w:sz w:val="24"/>
            <w:szCs w:val="24"/>
          </w:rPr>
          <w:delText>B</w:delText>
        </w:r>
      </w:del>
      <w:r w:rsidRPr="00944672">
        <w:rPr>
          <w:rFonts w:ascii="Arial" w:hAnsi="Arial" w:cs="Arial"/>
          <w:sz w:val="24"/>
          <w:szCs w:val="24"/>
        </w:rPr>
        <w:t>itte?</w:t>
      </w:r>
      <w:del w:id="8979" w:author="Lektorat Bauer" w:date="2025-03-05T09:45:00Z" w16du:dateUtc="2025-03-05T08:45:00Z">
        <w:r w:rsidRPr="00944672" w:rsidDel="00B957F7">
          <w:rPr>
            <w:rFonts w:ascii="Arial" w:hAnsi="Arial" w:cs="Arial"/>
            <w:sz w:val="24"/>
            <w:szCs w:val="24"/>
          </w:rPr>
          <w:delText>!</w:delText>
        </w:r>
      </w:del>
      <w:r w:rsidRPr="00944672">
        <w:rPr>
          <w:rFonts w:ascii="Arial" w:hAnsi="Arial" w:cs="Arial"/>
          <w:sz w:val="24"/>
          <w:szCs w:val="24"/>
        </w:rPr>
        <w:t xml:space="preserve">“ </w:t>
      </w:r>
      <w:ins w:id="8980" w:author="Lektorat Bauer" w:date="2025-03-05T09:45:00Z" w16du:dateUtc="2025-03-05T08:45:00Z">
        <w:r w:rsidR="00B957F7">
          <w:rPr>
            <w:rFonts w:ascii="Arial" w:hAnsi="Arial" w:cs="Arial"/>
            <w:sz w:val="24"/>
            <w:szCs w:val="24"/>
          </w:rPr>
          <w:t xml:space="preserve">– </w:t>
        </w:r>
      </w:ins>
      <w:r w:rsidRPr="00944672">
        <w:rPr>
          <w:rFonts w:ascii="Arial" w:hAnsi="Arial" w:cs="Arial"/>
          <w:sz w:val="24"/>
          <w:szCs w:val="24"/>
        </w:rPr>
        <w:t>„Joost? Hier ist Anique.“</w:t>
      </w:r>
      <w:ins w:id="8981" w:author="Lektorat Bauer" w:date="2025-03-05T09:45:00Z" w16du:dateUtc="2025-03-05T08:45:00Z">
        <w:r w:rsidR="00B957F7">
          <w:rPr>
            <w:rFonts w:ascii="Arial" w:hAnsi="Arial" w:cs="Arial"/>
            <w:sz w:val="24"/>
            <w:szCs w:val="24"/>
          </w:rPr>
          <w:t xml:space="preserve"> –</w:t>
        </w:r>
      </w:ins>
      <w:r w:rsidRPr="00944672">
        <w:rPr>
          <w:rFonts w:ascii="Arial" w:hAnsi="Arial" w:cs="Arial"/>
          <w:sz w:val="24"/>
          <w:szCs w:val="24"/>
        </w:rPr>
        <w:t xml:space="preserve"> </w:t>
      </w:r>
      <w:ins w:id="8982" w:author="Lektorat Bauer" w:date="2025-03-05T09:45:00Z" w16du:dateUtc="2025-03-05T08:45:00Z">
        <w:r w:rsidR="00B957F7">
          <w:rPr>
            <w:rFonts w:ascii="Arial" w:hAnsi="Arial" w:cs="Arial"/>
            <w:sz w:val="24"/>
            <w:szCs w:val="24"/>
          </w:rPr>
          <w:t>„</w:t>
        </w:r>
      </w:ins>
      <w:r w:rsidRPr="00944672">
        <w:rPr>
          <w:rFonts w:ascii="Arial" w:hAnsi="Arial" w:cs="Arial"/>
          <w:sz w:val="24"/>
          <w:szCs w:val="24"/>
        </w:rPr>
        <w:t xml:space="preserve">Hallo Anique, was treibt Dich so früh an das Telefon? Hatten wir eine Verabredung?“ </w:t>
      </w:r>
    </w:p>
    <w:p w14:paraId="73D424E3" w14:textId="77777777" w:rsidR="00B957F7" w:rsidRDefault="00944672" w:rsidP="00623B68">
      <w:pPr>
        <w:autoSpaceDE w:val="0"/>
        <w:autoSpaceDN w:val="0"/>
        <w:adjustRightInd w:val="0"/>
        <w:spacing w:after="0" w:line="360" w:lineRule="auto"/>
        <w:ind w:firstLine="227"/>
        <w:jc w:val="both"/>
        <w:rPr>
          <w:ins w:id="8983" w:author="Lektorat Bauer" w:date="2025-03-05T09:45:00Z" w16du:dateUtc="2025-03-05T08:45:00Z"/>
          <w:rFonts w:ascii="Arial" w:hAnsi="Arial" w:cs="Arial"/>
          <w:sz w:val="24"/>
          <w:szCs w:val="24"/>
        </w:rPr>
      </w:pPr>
      <w:r w:rsidRPr="00944672">
        <w:rPr>
          <w:rFonts w:ascii="Arial" w:hAnsi="Arial" w:cs="Arial"/>
          <w:sz w:val="24"/>
          <w:szCs w:val="24"/>
        </w:rPr>
        <w:t>„Ich wollte wissen, wie es Dir geht</w:t>
      </w:r>
      <w:del w:id="8984" w:author="Lektorat Bauer" w:date="2025-03-05T09:45:00Z" w16du:dateUtc="2025-03-05T08:45:00Z">
        <w:r w:rsidRPr="00944672" w:rsidDel="00B957F7">
          <w:rPr>
            <w:rFonts w:ascii="Arial" w:hAnsi="Arial" w:cs="Arial"/>
            <w:sz w:val="24"/>
            <w:szCs w:val="24"/>
          </w:rPr>
          <w:delText>.</w:delText>
        </w:r>
      </w:del>
      <w:r w:rsidRPr="00944672">
        <w:rPr>
          <w:rFonts w:ascii="Arial" w:hAnsi="Arial" w:cs="Arial"/>
          <w:sz w:val="24"/>
          <w:szCs w:val="24"/>
        </w:rPr>
        <w:t>“</w:t>
      </w:r>
      <w:ins w:id="8985" w:author="Lektorat Bauer" w:date="2025-03-05T09:45:00Z" w16du:dateUtc="2025-03-05T08:45:00Z">
        <w:r w:rsidR="00B957F7">
          <w:rPr>
            <w:rFonts w:ascii="Arial" w:hAnsi="Arial" w:cs="Arial"/>
            <w:sz w:val="24"/>
            <w:szCs w:val="24"/>
          </w:rPr>
          <w:t>,</w:t>
        </w:r>
      </w:ins>
      <w:r w:rsidRPr="00944672">
        <w:rPr>
          <w:rFonts w:ascii="Arial" w:hAnsi="Arial" w:cs="Arial"/>
          <w:sz w:val="24"/>
          <w:szCs w:val="24"/>
        </w:rPr>
        <w:t xml:space="preserve"> </w:t>
      </w:r>
      <w:ins w:id="8986" w:author="Lektorat Bauer" w:date="2025-03-05T09:45:00Z" w16du:dateUtc="2025-03-05T08:45:00Z">
        <w:r w:rsidR="00B957F7">
          <w:rPr>
            <w:rFonts w:ascii="Arial" w:hAnsi="Arial" w:cs="Arial"/>
            <w:sz w:val="24"/>
            <w:szCs w:val="24"/>
          </w:rPr>
          <w:t>s</w:t>
        </w:r>
      </w:ins>
      <w:del w:id="8987" w:author="Lektorat Bauer" w:date="2025-03-05T09:45:00Z" w16du:dateUtc="2025-03-05T08:45:00Z">
        <w:r w:rsidRPr="00944672" w:rsidDel="00B957F7">
          <w:rPr>
            <w:rFonts w:ascii="Arial" w:hAnsi="Arial" w:cs="Arial"/>
            <w:sz w:val="24"/>
            <w:szCs w:val="24"/>
          </w:rPr>
          <w:delText>S</w:delText>
        </w:r>
      </w:del>
      <w:r w:rsidRPr="00944672">
        <w:rPr>
          <w:rFonts w:ascii="Arial" w:hAnsi="Arial" w:cs="Arial"/>
          <w:sz w:val="24"/>
          <w:szCs w:val="24"/>
        </w:rPr>
        <w:t>agte Aniques Stimme aus dem Telefon.</w:t>
      </w:r>
    </w:p>
    <w:p w14:paraId="03EEDE73" w14:textId="77777777" w:rsidR="00B957F7" w:rsidRDefault="00944672" w:rsidP="00623B68">
      <w:pPr>
        <w:autoSpaceDE w:val="0"/>
        <w:autoSpaceDN w:val="0"/>
        <w:adjustRightInd w:val="0"/>
        <w:spacing w:after="0" w:line="360" w:lineRule="auto"/>
        <w:ind w:firstLine="227"/>
        <w:jc w:val="both"/>
        <w:rPr>
          <w:ins w:id="8988" w:author="Lektorat Bauer" w:date="2025-03-05T09:45:00Z" w16du:dateUtc="2025-03-05T08:45:00Z"/>
          <w:rFonts w:ascii="Arial" w:hAnsi="Arial" w:cs="Arial"/>
          <w:sz w:val="24"/>
          <w:szCs w:val="24"/>
        </w:rPr>
      </w:pPr>
      <w:del w:id="8989" w:author="Lektorat Bauer" w:date="2025-03-05T09:45:00Z" w16du:dateUtc="2025-03-05T08:45:00Z">
        <w:r w:rsidRPr="00944672" w:rsidDel="00B957F7">
          <w:rPr>
            <w:rFonts w:ascii="Arial" w:hAnsi="Arial" w:cs="Arial"/>
            <w:sz w:val="24"/>
            <w:szCs w:val="24"/>
          </w:rPr>
          <w:delText xml:space="preserve"> </w:delText>
        </w:r>
      </w:del>
      <w:r w:rsidRPr="00944672">
        <w:rPr>
          <w:rFonts w:ascii="Arial" w:hAnsi="Arial" w:cs="Arial"/>
          <w:sz w:val="24"/>
          <w:szCs w:val="24"/>
        </w:rPr>
        <w:t xml:space="preserve">„Warum? Gut. Was ist denn los?“ </w:t>
      </w:r>
    </w:p>
    <w:p w14:paraId="15395401" w14:textId="4B83375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Aniques Stimme klang etwas besorgt, als sie sagte: „Hast Du heute schon die Nachrichten gesehen?“</w:t>
      </w:r>
    </w:p>
    <w:p w14:paraId="53585BD1" w14:textId="7DB01B78"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w:t>
      </w:r>
      <w:commentRangeStart w:id="8990"/>
      <w:r w:rsidRPr="00944672">
        <w:rPr>
          <w:rFonts w:ascii="Arial" w:hAnsi="Arial" w:cs="Arial"/>
          <w:sz w:val="24"/>
          <w:szCs w:val="24"/>
        </w:rPr>
        <w:t>Ich war eben in einem Café beim Frühstücken. Da waren nur Lokal</w:t>
      </w:r>
      <w:ins w:id="8991" w:author="Lektorat Bauer" w:date="2025-03-05T09:45:00Z" w16du:dateUtc="2025-03-05T08:45:00Z">
        <w:r w:rsidR="00B957F7">
          <w:rPr>
            <w:rFonts w:ascii="Arial" w:hAnsi="Arial" w:cs="Arial"/>
            <w:sz w:val="24"/>
            <w:szCs w:val="24"/>
          </w:rPr>
          <w:t>n</w:t>
        </w:r>
      </w:ins>
      <w:del w:id="8992" w:author="Lektorat Bauer" w:date="2025-03-05T09:45:00Z" w16du:dateUtc="2025-03-05T08:45:00Z">
        <w:r w:rsidRPr="00944672" w:rsidDel="00B957F7">
          <w:rPr>
            <w:rFonts w:ascii="Arial" w:hAnsi="Arial" w:cs="Arial"/>
            <w:sz w:val="24"/>
            <w:szCs w:val="24"/>
          </w:rPr>
          <w:delText xml:space="preserve"> N</w:delText>
        </w:r>
      </w:del>
      <w:r w:rsidRPr="00944672">
        <w:rPr>
          <w:rFonts w:ascii="Arial" w:hAnsi="Arial" w:cs="Arial"/>
          <w:sz w:val="24"/>
          <w:szCs w:val="24"/>
        </w:rPr>
        <w:t>achrichten. Hier ist ein Mann ertrunken. Was ist denn passiert, dass Du anrufst?“</w:t>
      </w:r>
    </w:p>
    <w:p w14:paraId="049A08BA" w14:textId="77777777" w:rsidR="00B957F7" w:rsidRDefault="00944672" w:rsidP="00623B68">
      <w:pPr>
        <w:autoSpaceDE w:val="0"/>
        <w:autoSpaceDN w:val="0"/>
        <w:adjustRightInd w:val="0"/>
        <w:spacing w:after="0" w:line="360" w:lineRule="auto"/>
        <w:ind w:firstLine="227"/>
        <w:jc w:val="both"/>
        <w:rPr>
          <w:ins w:id="8993" w:author="Lektorat Bauer" w:date="2025-03-05T09:45:00Z" w16du:dateUtc="2025-03-05T08:45:00Z"/>
          <w:rFonts w:ascii="Arial" w:hAnsi="Arial" w:cs="Arial"/>
          <w:sz w:val="24"/>
          <w:szCs w:val="24"/>
        </w:rPr>
      </w:pPr>
      <w:r w:rsidRPr="00944672">
        <w:rPr>
          <w:rFonts w:ascii="Arial" w:hAnsi="Arial" w:cs="Arial"/>
          <w:sz w:val="24"/>
          <w:szCs w:val="24"/>
        </w:rPr>
        <w:t xml:space="preserve">„Der Mann war John-Henry Cummings.“ </w:t>
      </w:r>
    </w:p>
    <w:p w14:paraId="7FC73644" w14:textId="2D6B3341"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Jetzt stockte Joost der Atem. „John? Aber was? Wieso?“</w:t>
      </w:r>
    </w:p>
    <w:p w14:paraId="1879CAA3" w14:textId="1038954D"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„Was wir </w:t>
      </w:r>
      <w:del w:id="8994" w:author="Lektorat Bauer" w:date="2025-03-05T09:45:00Z" w16du:dateUtc="2025-03-05T08:45:00Z">
        <w:r w:rsidRPr="00944672" w:rsidDel="00B957F7">
          <w:rPr>
            <w:rFonts w:ascii="Arial" w:hAnsi="Arial" w:cs="Arial"/>
            <w:sz w:val="24"/>
            <w:szCs w:val="24"/>
          </w:rPr>
          <w:delText>W</w:delText>
        </w:r>
      </w:del>
      <w:ins w:id="8995" w:author="Lektorat Bauer" w:date="2025-03-05T09:45:00Z" w16du:dateUtc="2025-03-05T08:45:00Z">
        <w:r w:rsidR="00B957F7">
          <w:rPr>
            <w:rFonts w:ascii="Arial" w:hAnsi="Arial" w:cs="Arial"/>
            <w:sz w:val="24"/>
            <w:szCs w:val="24"/>
          </w:rPr>
          <w:t>w</w:t>
        </w:r>
      </w:ins>
      <w:r w:rsidRPr="00944672">
        <w:rPr>
          <w:rFonts w:ascii="Arial" w:hAnsi="Arial" w:cs="Arial"/>
          <w:sz w:val="24"/>
          <w:szCs w:val="24"/>
        </w:rPr>
        <w:t>issen ist, dass er über die Brücke ging</w:t>
      </w:r>
      <w:del w:id="8996" w:author="Lektorat Bauer" w:date="2025-03-05T09:46:00Z" w16du:dateUtc="2025-03-05T08:46:00Z">
        <w:r w:rsidRPr="00944672" w:rsidDel="00B957F7">
          <w:rPr>
            <w:rFonts w:ascii="Arial" w:hAnsi="Arial" w:cs="Arial"/>
            <w:sz w:val="24"/>
            <w:szCs w:val="24"/>
          </w:rPr>
          <w:delText>,</w:delText>
        </w:r>
      </w:del>
      <w:r w:rsidRPr="00944672">
        <w:rPr>
          <w:rFonts w:ascii="Arial" w:hAnsi="Arial" w:cs="Arial"/>
          <w:sz w:val="24"/>
          <w:szCs w:val="24"/>
        </w:rPr>
        <w:t xml:space="preserve"> und einer Gruppe Touristen ausweichen wollte. Dann wurde er angefahren und fiel in die Gracht. Ein Schiff hat ihn unter Wasser gedrückt.“</w:t>
      </w:r>
    </w:p>
    <w:p w14:paraId="25237842" w14:textId="77777777" w:rsidR="00B957F7" w:rsidRDefault="00944672" w:rsidP="00623B68">
      <w:pPr>
        <w:autoSpaceDE w:val="0"/>
        <w:autoSpaceDN w:val="0"/>
        <w:adjustRightInd w:val="0"/>
        <w:spacing w:after="0" w:line="360" w:lineRule="auto"/>
        <w:ind w:firstLine="227"/>
        <w:jc w:val="both"/>
        <w:rPr>
          <w:ins w:id="8997" w:author="Lektorat Bauer" w:date="2025-03-05T09:46:00Z" w16du:dateUtc="2025-03-05T08:46:00Z"/>
          <w:rFonts w:ascii="Arial" w:hAnsi="Arial" w:cs="Arial"/>
          <w:sz w:val="24"/>
          <w:szCs w:val="24"/>
        </w:rPr>
      </w:pPr>
      <w:r w:rsidRPr="00944672">
        <w:rPr>
          <w:rFonts w:ascii="Arial" w:hAnsi="Arial" w:cs="Arial"/>
          <w:sz w:val="24"/>
          <w:szCs w:val="24"/>
        </w:rPr>
        <w:t xml:space="preserve">„Das ist weit mehr als das, was im Fernsehen gesagt wird. Wie kommt das?“ </w:t>
      </w:r>
    </w:p>
    <w:p w14:paraId="2C88079D" w14:textId="77777777" w:rsidR="00B957F7" w:rsidRDefault="00944672" w:rsidP="00623B68">
      <w:pPr>
        <w:autoSpaceDE w:val="0"/>
        <w:autoSpaceDN w:val="0"/>
        <w:adjustRightInd w:val="0"/>
        <w:spacing w:after="0" w:line="360" w:lineRule="auto"/>
        <w:ind w:firstLine="227"/>
        <w:jc w:val="both"/>
        <w:rPr>
          <w:ins w:id="8998" w:author="Lektorat Bauer" w:date="2025-03-05T09:46:00Z" w16du:dateUtc="2025-03-05T08:46:00Z"/>
          <w:rFonts w:ascii="Arial" w:hAnsi="Arial" w:cs="Arial"/>
          <w:sz w:val="24"/>
          <w:szCs w:val="24"/>
        </w:rPr>
      </w:pPr>
      <w:r w:rsidRPr="00944672">
        <w:rPr>
          <w:rFonts w:ascii="Arial" w:hAnsi="Arial" w:cs="Arial"/>
          <w:sz w:val="24"/>
          <w:szCs w:val="24"/>
        </w:rPr>
        <w:t xml:space="preserve">„Wir haben darum gebeten, dass einiges nicht gesagt wird, damit wir besser untersuchen können.“ </w:t>
      </w:r>
    </w:p>
    <w:p w14:paraId="15F4D6DE" w14:textId="0035D398" w:rsidR="00B957F7" w:rsidRDefault="00944672" w:rsidP="00623B68">
      <w:pPr>
        <w:autoSpaceDE w:val="0"/>
        <w:autoSpaceDN w:val="0"/>
        <w:adjustRightInd w:val="0"/>
        <w:spacing w:after="0" w:line="360" w:lineRule="auto"/>
        <w:ind w:firstLine="227"/>
        <w:jc w:val="both"/>
        <w:rPr>
          <w:ins w:id="8999" w:author="Lektorat Bauer" w:date="2025-03-05T09:46:00Z" w16du:dateUtc="2025-03-05T08:46:00Z"/>
          <w:rFonts w:ascii="Arial" w:hAnsi="Arial" w:cs="Arial"/>
          <w:sz w:val="24"/>
          <w:szCs w:val="24"/>
        </w:rPr>
      </w:pPr>
      <w:r w:rsidRPr="00944672">
        <w:rPr>
          <w:rFonts w:ascii="Arial" w:hAnsi="Arial" w:cs="Arial"/>
          <w:sz w:val="24"/>
          <w:szCs w:val="24"/>
        </w:rPr>
        <w:t>„</w:t>
      </w:r>
      <w:commentRangeStart w:id="9000"/>
      <w:r w:rsidRPr="00944672">
        <w:rPr>
          <w:rFonts w:ascii="Arial" w:hAnsi="Arial" w:cs="Arial"/>
          <w:sz w:val="24"/>
          <w:szCs w:val="24"/>
        </w:rPr>
        <w:t>Das klingt, als gäbe es noch etwas</w:t>
      </w:r>
      <w:ins w:id="9001" w:author="Lektorat Bauer" w:date="2025-03-05T09:46:00Z" w16du:dateUtc="2025-03-05T08:46:00Z">
        <w:r w:rsidR="00B957F7">
          <w:rPr>
            <w:rFonts w:ascii="Arial" w:hAnsi="Arial" w:cs="Arial"/>
            <w:sz w:val="24"/>
            <w:szCs w:val="24"/>
          </w:rPr>
          <w:t xml:space="preserve"> anderes</w:t>
        </w:r>
      </w:ins>
      <w:r w:rsidRPr="00944672">
        <w:rPr>
          <w:rFonts w:ascii="Arial" w:hAnsi="Arial" w:cs="Arial"/>
          <w:sz w:val="24"/>
          <w:szCs w:val="24"/>
        </w:rPr>
        <w:t xml:space="preserve">, das nicht gesendet wurde.“ </w:t>
      </w:r>
    </w:p>
    <w:p w14:paraId="135F937A" w14:textId="0823D85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w:t>
      </w:r>
      <w:del w:id="9002" w:author="Lektorat Bauer" w:date="2025-03-05T09:46:00Z" w16du:dateUtc="2025-03-05T08:46:00Z">
        <w:r w:rsidRPr="00944672" w:rsidDel="00B957F7">
          <w:rPr>
            <w:rFonts w:ascii="Arial" w:hAnsi="Arial" w:cs="Arial"/>
            <w:sz w:val="24"/>
            <w:szCs w:val="24"/>
          </w:rPr>
          <w:delText>Du hast recht, er</w:delText>
        </w:r>
      </w:del>
      <w:ins w:id="9003" w:author="Lektorat Bauer" w:date="2025-03-05T09:46:00Z" w16du:dateUtc="2025-03-05T08:46:00Z">
        <w:r w:rsidR="00B957F7">
          <w:rPr>
            <w:rFonts w:ascii="Arial" w:hAnsi="Arial" w:cs="Arial"/>
            <w:sz w:val="24"/>
            <w:szCs w:val="24"/>
          </w:rPr>
          <w:t>Er</w:t>
        </w:r>
      </w:ins>
      <w:r w:rsidRPr="00944672">
        <w:rPr>
          <w:rFonts w:ascii="Arial" w:hAnsi="Arial" w:cs="Arial"/>
          <w:sz w:val="24"/>
          <w:szCs w:val="24"/>
        </w:rPr>
        <w:t xml:space="preserve"> wurde von einem Motorrad absichtlich angefahren, aber das wollen wir nicht bekannt geben. Die englischen Touristen, die halbwegs Zeuge</w:t>
      </w:r>
      <w:ins w:id="9004" w:author="Lektorat Bauer" w:date="2025-03-05T09:46:00Z" w16du:dateUtc="2025-03-05T08:46:00Z">
        <w:r w:rsidR="00B957F7">
          <w:rPr>
            <w:rFonts w:ascii="Arial" w:hAnsi="Arial" w:cs="Arial"/>
            <w:sz w:val="24"/>
            <w:szCs w:val="24"/>
          </w:rPr>
          <w:t>n</w:t>
        </w:r>
      </w:ins>
      <w:r w:rsidRPr="00944672">
        <w:rPr>
          <w:rFonts w:ascii="Arial" w:hAnsi="Arial" w:cs="Arial"/>
          <w:sz w:val="24"/>
          <w:szCs w:val="24"/>
        </w:rPr>
        <w:t xml:space="preserve"> waren, haben gesagt, dass das Motorrad ausgewichen sei. Dabei haben wir es belassen.“ </w:t>
      </w:r>
    </w:p>
    <w:p w14:paraId="5B20E0A0" w14:textId="77777777" w:rsidR="00B957F7" w:rsidRDefault="00944672" w:rsidP="00623B68">
      <w:pPr>
        <w:autoSpaceDE w:val="0"/>
        <w:autoSpaceDN w:val="0"/>
        <w:adjustRightInd w:val="0"/>
        <w:spacing w:after="0" w:line="360" w:lineRule="auto"/>
        <w:ind w:firstLine="227"/>
        <w:jc w:val="both"/>
        <w:rPr>
          <w:ins w:id="9005" w:author="Lektorat Bauer" w:date="2025-03-05T09:46:00Z" w16du:dateUtc="2025-03-05T08:46:00Z"/>
          <w:rFonts w:ascii="Arial" w:hAnsi="Arial" w:cs="Arial"/>
          <w:sz w:val="24"/>
          <w:szCs w:val="24"/>
        </w:rPr>
      </w:pPr>
      <w:r w:rsidRPr="00944672">
        <w:rPr>
          <w:rFonts w:ascii="Arial" w:hAnsi="Arial" w:cs="Arial"/>
          <w:sz w:val="24"/>
          <w:szCs w:val="24"/>
        </w:rPr>
        <w:t xml:space="preserve">„Aber?“ </w:t>
      </w:r>
    </w:p>
    <w:p w14:paraId="1CC0CB3E" w14:textId="77777777" w:rsidR="00B957F7" w:rsidRDefault="00944672" w:rsidP="00623B68">
      <w:pPr>
        <w:autoSpaceDE w:val="0"/>
        <w:autoSpaceDN w:val="0"/>
        <w:adjustRightInd w:val="0"/>
        <w:spacing w:after="0" w:line="360" w:lineRule="auto"/>
        <w:ind w:firstLine="227"/>
        <w:jc w:val="both"/>
        <w:rPr>
          <w:ins w:id="9006" w:author="Lektorat Bauer" w:date="2025-03-05T09:46:00Z" w16du:dateUtc="2025-03-05T08:46:00Z"/>
          <w:rFonts w:ascii="Arial" w:hAnsi="Arial" w:cs="Arial"/>
          <w:sz w:val="24"/>
          <w:szCs w:val="24"/>
        </w:rPr>
      </w:pPr>
      <w:r w:rsidRPr="00944672">
        <w:rPr>
          <w:rFonts w:ascii="Arial" w:hAnsi="Arial" w:cs="Arial"/>
          <w:sz w:val="24"/>
          <w:szCs w:val="24"/>
        </w:rPr>
        <w:t>„</w:t>
      </w:r>
      <w:del w:id="9007" w:author="Lektorat Bauer" w:date="2025-03-05T09:46:00Z" w16du:dateUtc="2025-03-05T08:46:00Z">
        <w:r w:rsidRPr="00944672" w:rsidDel="00B957F7">
          <w:rPr>
            <w:rFonts w:ascii="Arial" w:hAnsi="Arial" w:cs="Arial"/>
            <w:sz w:val="24"/>
            <w:szCs w:val="24"/>
          </w:rPr>
          <w:delText xml:space="preserve">Bestimmte </w:delText>
        </w:r>
      </w:del>
      <w:ins w:id="9008" w:author="Lektorat Bauer" w:date="2025-03-05T09:46:00Z" w16du:dateUtc="2025-03-05T08:46:00Z">
        <w:r w:rsidR="00B957F7">
          <w:rPr>
            <w:rFonts w:ascii="Arial" w:hAnsi="Arial" w:cs="Arial"/>
            <w:sz w:val="24"/>
            <w:szCs w:val="24"/>
          </w:rPr>
          <w:t>Die</w:t>
        </w:r>
        <w:r w:rsidR="00B957F7" w:rsidRPr="00944672">
          <w:rPr>
            <w:rFonts w:ascii="Arial" w:hAnsi="Arial" w:cs="Arial"/>
            <w:sz w:val="24"/>
            <w:szCs w:val="24"/>
          </w:rPr>
          <w:t xml:space="preserve"> </w:t>
        </w:r>
      </w:ins>
      <w:r w:rsidRPr="00944672">
        <w:rPr>
          <w:rFonts w:ascii="Arial" w:hAnsi="Arial" w:cs="Arial"/>
          <w:sz w:val="24"/>
          <w:szCs w:val="24"/>
        </w:rPr>
        <w:t>Verletzungen lassen darauf schließen, dass er angefahren wurde</w:t>
      </w:r>
      <w:del w:id="9009" w:author="Lektorat Bauer" w:date="2025-03-05T09:46:00Z" w16du:dateUtc="2025-03-05T08:46:00Z">
        <w:r w:rsidRPr="00944672" w:rsidDel="00B957F7">
          <w:rPr>
            <w:rFonts w:ascii="Arial" w:hAnsi="Arial" w:cs="Arial"/>
            <w:sz w:val="24"/>
            <w:szCs w:val="24"/>
          </w:rPr>
          <w:delText>.</w:delText>
        </w:r>
      </w:del>
      <w:r w:rsidRPr="00944672">
        <w:rPr>
          <w:rFonts w:ascii="Arial" w:hAnsi="Arial" w:cs="Arial"/>
          <w:sz w:val="24"/>
          <w:szCs w:val="24"/>
        </w:rPr>
        <w:t>“</w:t>
      </w:r>
      <w:ins w:id="9010" w:author="Lektorat Bauer" w:date="2025-03-05T09:46:00Z" w16du:dateUtc="2025-03-05T08:46:00Z">
        <w:r w:rsidR="00B957F7">
          <w:rPr>
            <w:rFonts w:ascii="Arial" w:hAnsi="Arial" w:cs="Arial"/>
            <w:sz w:val="24"/>
            <w:szCs w:val="24"/>
          </w:rPr>
          <w:t>,</w:t>
        </w:r>
      </w:ins>
      <w:r w:rsidRPr="00944672">
        <w:rPr>
          <w:rFonts w:ascii="Arial" w:hAnsi="Arial" w:cs="Arial"/>
          <w:sz w:val="24"/>
          <w:szCs w:val="24"/>
        </w:rPr>
        <w:t xml:space="preserve"> </w:t>
      </w:r>
      <w:ins w:id="9011" w:author="Lektorat Bauer" w:date="2025-03-05T09:46:00Z" w16du:dateUtc="2025-03-05T08:46:00Z">
        <w:r w:rsidR="00B957F7">
          <w:rPr>
            <w:rFonts w:ascii="Arial" w:hAnsi="Arial" w:cs="Arial"/>
            <w:sz w:val="24"/>
            <w:szCs w:val="24"/>
          </w:rPr>
          <w:t>b</w:t>
        </w:r>
      </w:ins>
      <w:del w:id="9012" w:author="Lektorat Bauer" w:date="2025-03-05T09:46:00Z" w16du:dateUtc="2025-03-05T08:46:00Z">
        <w:r w:rsidRPr="00944672" w:rsidDel="00B957F7">
          <w:rPr>
            <w:rFonts w:ascii="Arial" w:hAnsi="Arial" w:cs="Arial"/>
            <w:sz w:val="24"/>
            <w:szCs w:val="24"/>
          </w:rPr>
          <w:delText>B</w:delText>
        </w:r>
      </w:del>
      <w:r w:rsidRPr="00944672">
        <w:rPr>
          <w:rFonts w:ascii="Arial" w:hAnsi="Arial" w:cs="Arial"/>
          <w:sz w:val="24"/>
          <w:szCs w:val="24"/>
        </w:rPr>
        <w:t xml:space="preserve">eantwortete Anique die Frage so sachlich wie möglich. </w:t>
      </w:r>
    </w:p>
    <w:p w14:paraId="6C3D01E0" w14:textId="77777777" w:rsidR="00B957F7" w:rsidRDefault="00944672" w:rsidP="00623B68">
      <w:pPr>
        <w:autoSpaceDE w:val="0"/>
        <w:autoSpaceDN w:val="0"/>
        <w:adjustRightInd w:val="0"/>
        <w:spacing w:after="0" w:line="360" w:lineRule="auto"/>
        <w:ind w:firstLine="227"/>
        <w:jc w:val="both"/>
        <w:rPr>
          <w:ins w:id="9013" w:author="Lektorat Bauer" w:date="2025-03-05T09:46:00Z" w16du:dateUtc="2025-03-05T08:46:00Z"/>
          <w:rFonts w:ascii="Arial" w:hAnsi="Arial" w:cs="Arial"/>
          <w:sz w:val="24"/>
          <w:szCs w:val="24"/>
        </w:rPr>
      </w:pPr>
      <w:r w:rsidRPr="00944672">
        <w:rPr>
          <w:rFonts w:ascii="Arial" w:hAnsi="Arial" w:cs="Arial"/>
          <w:sz w:val="24"/>
          <w:szCs w:val="24"/>
        </w:rPr>
        <w:t xml:space="preserve">„Dann ist John ermordet worden?“ </w:t>
      </w:r>
      <w:commentRangeEnd w:id="9000"/>
      <w:r w:rsidR="00B957F7">
        <w:rPr>
          <w:rStyle w:val="Kommentarzeichen"/>
        </w:rPr>
        <w:commentReference w:id="9000"/>
      </w:r>
    </w:p>
    <w:p w14:paraId="54A97501" w14:textId="21FFC533"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„Davon gehen wir aus, auch wenn er ertrunken ist.“ </w:t>
      </w:r>
    </w:p>
    <w:p w14:paraId="03FA7E5C" w14:textId="67704294" w:rsidR="00944672" w:rsidRPr="00944672" w:rsidRDefault="00944672" w:rsidP="00B957F7">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„Und ihr glaubt, dass ich auch in Gefahr bin?“ Anique zögerte mit der Antwort, worauf Joost fortfuhr. „Ich nehme Dein Schweigen als Bestätigung. Habt Ihr mehr Informationen oder Empfehlungen für mich?“</w:t>
      </w:r>
    </w:p>
    <w:p w14:paraId="3BCE3E7A"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„Wir wissen nicht</w:t>
      </w:r>
      <w:del w:id="9014" w:author="Lektorat Bauer" w:date="2025-03-05T09:47:00Z" w16du:dateUtc="2025-03-05T08:47:00Z">
        <w:r w:rsidRPr="00944672" w:rsidDel="00B957F7">
          <w:rPr>
            <w:rFonts w:ascii="Arial" w:hAnsi="Arial" w:cs="Arial"/>
            <w:sz w:val="24"/>
            <w:szCs w:val="24"/>
          </w:rPr>
          <w:delText>,</w:delText>
        </w:r>
      </w:del>
      <w:r w:rsidRPr="00944672">
        <w:rPr>
          <w:rFonts w:ascii="Arial" w:hAnsi="Arial" w:cs="Arial"/>
          <w:sz w:val="24"/>
          <w:szCs w:val="24"/>
        </w:rPr>
        <w:t xml:space="preserve"> mehr als ich Dir eben erzählt habe. Bitte passe auf Dich auf.“</w:t>
      </w:r>
    </w:p>
    <w:p w14:paraId="189E758D" w14:textId="77777777" w:rsidR="00B957F7" w:rsidRDefault="00944672" w:rsidP="00623B68">
      <w:pPr>
        <w:autoSpaceDE w:val="0"/>
        <w:autoSpaceDN w:val="0"/>
        <w:adjustRightInd w:val="0"/>
        <w:spacing w:after="0" w:line="360" w:lineRule="auto"/>
        <w:ind w:firstLine="227"/>
        <w:jc w:val="both"/>
        <w:rPr>
          <w:ins w:id="9015" w:author="Lektorat Bauer" w:date="2025-03-05T09:48:00Z" w16du:dateUtc="2025-03-05T08:48:00Z"/>
          <w:rFonts w:ascii="Arial" w:hAnsi="Arial" w:cs="Arial"/>
          <w:sz w:val="24"/>
          <w:szCs w:val="24"/>
        </w:rPr>
      </w:pPr>
      <w:r w:rsidRPr="00944672">
        <w:rPr>
          <w:rFonts w:ascii="Arial" w:hAnsi="Arial" w:cs="Arial"/>
          <w:sz w:val="24"/>
          <w:szCs w:val="24"/>
        </w:rPr>
        <w:t>„Danke für die Warnung. Ich werde vermehrt nach Motorrädern Ausschau halten.“</w:t>
      </w:r>
    </w:p>
    <w:p w14:paraId="13B6404D" w14:textId="77777777" w:rsidR="00B957F7" w:rsidRDefault="00944672" w:rsidP="00623B68">
      <w:pPr>
        <w:autoSpaceDE w:val="0"/>
        <w:autoSpaceDN w:val="0"/>
        <w:adjustRightInd w:val="0"/>
        <w:spacing w:after="0" w:line="360" w:lineRule="auto"/>
        <w:ind w:firstLine="227"/>
        <w:jc w:val="both"/>
        <w:rPr>
          <w:ins w:id="9016" w:author="Lektorat Bauer" w:date="2025-03-05T09:48:00Z" w16du:dateUtc="2025-03-05T08:48:00Z"/>
          <w:rFonts w:ascii="Arial" w:hAnsi="Arial" w:cs="Arial"/>
          <w:sz w:val="24"/>
          <w:szCs w:val="24"/>
        </w:rPr>
      </w:pPr>
      <w:del w:id="9017" w:author="Lektorat Bauer" w:date="2025-03-05T09:48:00Z" w16du:dateUtc="2025-03-05T08:48:00Z">
        <w:r w:rsidRPr="00944672" w:rsidDel="00B957F7">
          <w:rPr>
            <w:rFonts w:ascii="Arial" w:hAnsi="Arial" w:cs="Arial"/>
            <w:sz w:val="24"/>
            <w:szCs w:val="24"/>
          </w:rPr>
          <w:delText xml:space="preserve"> </w:delText>
        </w:r>
      </w:del>
      <w:r w:rsidRPr="00944672">
        <w:rPr>
          <w:rFonts w:ascii="Arial" w:hAnsi="Arial" w:cs="Arial"/>
          <w:sz w:val="24"/>
          <w:szCs w:val="24"/>
        </w:rPr>
        <w:t xml:space="preserve">Anique atmete </w:t>
      </w:r>
      <w:del w:id="9018" w:author="Lektorat Bauer" w:date="2025-03-05T09:48:00Z" w16du:dateUtc="2025-03-05T08:48:00Z">
        <w:r w:rsidRPr="00944672" w:rsidDel="00B957F7">
          <w:rPr>
            <w:rFonts w:ascii="Arial" w:hAnsi="Arial" w:cs="Arial"/>
            <w:sz w:val="24"/>
            <w:szCs w:val="24"/>
          </w:rPr>
          <w:delText xml:space="preserve">hörbar </w:delText>
        </w:r>
      </w:del>
      <w:r w:rsidRPr="00944672">
        <w:rPr>
          <w:rFonts w:ascii="Arial" w:hAnsi="Arial" w:cs="Arial"/>
          <w:sz w:val="24"/>
          <w:szCs w:val="24"/>
        </w:rPr>
        <w:t>tief ein</w:t>
      </w:r>
      <w:ins w:id="9019" w:author="Lektorat Bauer" w:date="2025-03-05T09:48:00Z" w16du:dateUtc="2025-03-05T08:48:00Z">
        <w:r w:rsidR="00B957F7">
          <w:rPr>
            <w:rFonts w:ascii="Arial" w:hAnsi="Arial" w:cs="Arial"/>
            <w:sz w:val="24"/>
            <w:szCs w:val="24"/>
          </w:rPr>
          <w:t>.</w:t>
        </w:r>
      </w:ins>
      <w:del w:id="9020" w:author="Lektorat Bauer" w:date="2025-03-05T09:48:00Z" w16du:dateUtc="2025-03-05T08:48:00Z">
        <w:r w:rsidRPr="00944672" w:rsidDel="00B957F7">
          <w:rPr>
            <w:rFonts w:ascii="Arial" w:hAnsi="Arial" w:cs="Arial"/>
            <w:sz w:val="24"/>
            <w:szCs w:val="24"/>
          </w:rPr>
          <w:delText>,</w:delText>
        </w:r>
      </w:del>
      <w:r w:rsidRPr="00944672">
        <w:rPr>
          <w:rFonts w:ascii="Arial" w:hAnsi="Arial" w:cs="Arial"/>
          <w:sz w:val="24"/>
          <w:szCs w:val="24"/>
        </w:rPr>
        <w:t xml:space="preserve"> „Joost, bitte nehme das nicht auf die leichte Schulter.“</w:t>
      </w:r>
    </w:p>
    <w:p w14:paraId="723FAADB" w14:textId="2A5E2448"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del w:id="9021" w:author="Lektorat Bauer" w:date="2025-03-05T09:48:00Z" w16du:dateUtc="2025-03-05T08:48:00Z">
        <w:r w:rsidRPr="00944672" w:rsidDel="00B957F7">
          <w:rPr>
            <w:rFonts w:ascii="Arial" w:hAnsi="Arial" w:cs="Arial"/>
            <w:sz w:val="24"/>
            <w:szCs w:val="24"/>
          </w:rPr>
          <w:delText xml:space="preserve"> </w:delText>
        </w:r>
      </w:del>
      <w:r w:rsidRPr="00944672">
        <w:rPr>
          <w:rFonts w:ascii="Arial" w:hAnsi="Arial" w:cs="Arial"/>
          <w:sz w:val="24"/>
          <w:szCs w:val="24"/>
        </w:rPr>
        <w:t>„Tue ich nicht. Versprochen.“ Joost Ton beruhigte Anique</w:t>
      </w:r>
      <w:del w:id="9022" w:author="Lektorat Bauer" w:date="2025-03-05T09:48:00Z" w16du:dateUtc="2025-03-05T08:48:00Z">
        <w:r w:rsidRPr="00944672" w:rsidDel="00B957F7">
          <w:rPr>
            <w:rFonts w:ascii="Arial" w:hAnsi="Arial" w:cs="Arial"/>
            <w:sz w:val="24"/>
            <w:szCs w:val="24"/>
          </w:rPr>
          <w:delText>,</w:delText>
        </w:r>
      </w:del>
      <w:ins w:id="9023" w:author="Lektorat Bauer" w:date="2025-03-05T09:48:00Z" w16du:dateUtc="2025-03-05T08:48:00Z">
        <w:r w:rsidR="00B957F7">
          <w:rPr>
            <w:rFonts w:ascii="Arial" w:hAnsi="Arial" w:cs="Arial"/>
            <w:sz w:val="24"/>
            <w:szCs w:val="24"/>
          </w:rPr>
          <w:t>.</w:t>
        </w:r>
      </w:ins>
      <w:r w:rsidRPr="00944672">
        <w:rPr>
          <w:rFonts w:ascii="Arial" w:hAnsi="Arial" w:cs="Arial"/>
          <w:sz w:val="24"/>
          <w:szCs w:val="24"/>
        </w:rPr>
        <w:t xml:space="preserve"> „Aber Anique, könntest Du mir einen Gefallen tun? Bei unserer letzten Sitzung war Flim dabei, könntest Du fragen, ob ich heute mit ih</w:t>
      </w:r>
      <w:ins w:id="9024" w:author="Lektorat Bauer" w:date="2025-03-05T09:48:00Z" w16du:dateUtc="2025-03-05T08:48:00Z">
        <w:r w:rsidR="00B957F7">
          <w:rPr>
            <w:rFonts w:ascii="Arial" w:hAnsi="Arial" w:cs="Arial"/>
            <w:sz w:val="24"/>
            <w:szCs w:val="24"/>
          </w:rPr>
          <w:t>m</w:t>
        </w:r>
      </w:ins>
      <w:del w:id="9025" w:author="Lektorat Bauer" w:date="2025-03-05T09:48:00Z" w16du:dateUtc="2025-03-05T08:48:00Z">
        <w:r w:rsidRPr="00944672" w:rsidDel="00B957F7">
          <w:rPr>
            <w:rFonts w:ascii="Arial" w:hAnsi="Arial" w:cs="Arial"/>
            <w:sz w:val="24"/>
            <w:szCs w:val="24"/>
          </w:rPr>
          <w:delText>n</w:delText>
        </w:r>
      </w:del>
      <w:r w:rsidRPr="00944672">
        <w:rPr>
          <w:rFonts w:ascii="Arial" w:hAnsi="Arial" w:cs="Arial"/>
          <w:sz w:val="24"/>
          <w:szCs w:val="24"/>
        </w:rPr>
        <w:t xml:space="preserve"> sprechen kann? Ich bräuchte seine Hilfe bei einem Problem, bevor ich es Euch präsentieren kann.“</w:t>
      </w:r>
      <w:commentRangeEnd w:id="8990"/>
      <w:r w:rsidR="00B957F7">
        <w:rPr>
          <w:rStyle w:val="Kommentarzeichen"/>
        </w:rPr>
        <w:commentReference w:id="8990"/>
      </w:r>
    </w:p>
    <w:p w14:paraId="6BF296F4" w14:textId="77777777" w:rsidR="00B957F7" w:rsidRDefault="00944672" w:rsidP="00623B68">
      <w:pPr>
        <w:autoSpaceDE w:val="0"/>
        <w:autoSpaceDN w:val="0"/>
        <w:adjustRightInd w:val="0"/>
        <w:spacing w:after="0" w:line="360" w:lineRule="auto"/>
        <w:ind w:firstLine="227"/>
        <w:jc w:val="both"/>
        <w:rPr>
          <w:ins w:id="9026" w:author="Lektorat Bauer" w:date="2025-03-05T09:48:00Z" w16du:dateUtc="2025-03-05T08:48:00Z"/>
          <w:rFonts w:ascii="Arial" w:hAnsi="Arial" w:cs="Arial"/>
          <w:sz w:val="24"/>
          <w:szCs w:val="24"/>
        </w:rPr>
      </w:pPr>
      <w:r w:rsidRPr="00944672">
        <w:rPr>
          <w:rFonts w:ascii="Arial" w:hAnsi="Arial" w:cs="Arial"/>
          <w:sz w:val="24"/>
          <w:szCs w:val="24"/>
        </w:rPr>
        <w:t>„Dann musst Du rüber nach Den Haag kommen. Flim hat sein Büro hier in der Stadt.“</w:t>
      </w:r>
    </w:p>
    <w:p w14:paraId="0F8A79EA" w14:textId="020238C3"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del w:id="9027" w:author="Lektorat Bauer" w:date="2025-03-05T09:48:00Z" w16du:dateUtc="2025-03-05T08:48:00Z">
        <w:r w:rsidRPr="00944672" w:rsidDel="00B957F7">
          <w:rPr>
            <w:rFonts w:ascii="Arial" w:hAnsi="Arial" w:cs="Arial"/>
            <w:sz w:val="24"/>
            <w:szCs w:val="24"/>
          </w:rPr>
          <w:lastRenderedPageBreak/>
          <w:delText xml:space="preserve"> </w:delText>
        </w:r>
      </w:del>
      <w:r w:rsidRPr="00944672">
        <w:rPr>
          <w:rFonts w:ascii="Arial" w:hAnsi="Arial" w:cs="Arial"/>
          <w:sz w:val="24"/>
          <w:szCs w:val="24"/>
        </w:rPr>
        <w:t xml:space="preserve">„Das ist </w:t>
      </w:r>
      <w:ins w:id="9028" w:author="Lektorat Bauer" w:date="2025-03-05T09:48:00Z" w16du:dateUtc="2025-03-05T08:48:00Z">
        <w:r w:rsidR="00B957F7">
          <w:rPr>
            <w:rFonts w:ascii="Arial" w:hAnsi="Arial" w:cs="Arial"/>
            <w:sz w:val="24"/>
            <w:szCs w:val="24"/>
          </w:rPr>
          <w:t>ok</w:t>
        </w:r>
      </w:ins>
      <w:del w:id="9029" w:author="Lektorat Bauer" w:date="2025-03-05T09:48:00Z" w16du:dateUtc="2025-03-05T08:48:00Z">
        <w:r w:rsidRPr="00944672" w:rsidDel="00B957F7">
          <w:rPr>
            <w:rFonts w:ascii="Arial" w:hAnsi="Arial" w:cs="Arial"/>
            <w:sz w:val="24"/>
            <w:szCs w:val="24"/>
          </w:rPr>
          <w:delText>OK</w:delText>
        </w:r>
      </w:del>
      <w:r w:rsidRPr="00944672">
        <w:rPr>
          <w:rFonts w:ascii="Arial" w:hAnsi="Arial" w:cs="Arial"/>
          <w:sz w:val="24"/>
          <w:szCs w:val="24"/>
        </w:rPr>
        <w:t xml:space="preserve">. Ich nehme den Zug, sobald Du mir den Termin bestätigst.“ </w:t>
      </w:r>
    </w:p>
    <w:p w14:paraId="4E73BE47" w14:textId="1637AD16"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Nach dem Telefonat war Joost etwas beunruhigt. Im Zimmer würde er Platzangst bekommen und die Hotelbar war noch nicht auf. Joost beschloss, trotz der Warnung von Anique</w:t>
      </w:r>
      <w:ins w:id="9030" w:author="Lektorat Bauer" w:date="2025-03-05T09:48:00Z" w16du:dateUtc="2025-03-05T08:48:00Z">
        <w:r w:rsidR="00B957F7">
          <w:rPr>
            <w:rFonts w:ascii="Arial" w:hAnsi="Arial" w:cs="Arial"/>
            <w:sz w:val="24"/>
            <w:szCs w:val="24"/>
          </w:rPr>
          <w:t>,</w:t>
        </w:r>
      </w:ins>
      <w:r w:rsidRPr="00944672">
        <w:rPr>
          <w:rFonts w:ascii="Arial" w:hAnsi="Arial" w:cs="Arial"/>
          <w:sz w:val="24"/>
          <w:szCs w:val="24"/>
        </w:rPr>
        <w:t xml:space="preserve"> in ein Café</w:t>
      </w:r>
      <w:del w:id="9031" w:author="Lektorat Bauer" w:date="2025-03-05T09:48:00Z" w16du:dateUtc="2025-03-05T08:48:00Z">
        <w:r w:rsidRPr="00944672" w:rsidDel="00B957F7">
          <w:rPr>
            <w:rFonts w:ascii="Arial" w:hAnsi="Arial" w:cs="Arial"/>
            <w:sz w:val="24"/>
            <w:szCs w:val="24"/>
          </w:rPr>
          <w:delText>,</w:delText>
        </w:r>
      </w:del>
      <w:r w:rsidRPr="00944672">
        <w:rPr>
          <w:rFonts w:ascii="Arial" w:hAnsi="Arial" w:cs="Arial"/>
          <w:sz w:val="24"/>
          <w:szCs w:val="24"/>
        </w:rPr>
        <w:t xml:space="preserve"> nahe des Hotels</w:t>
      </w:r>
      <w:del w:id="9032" w:author="Lektorat Bauer" w:date="2025-03-05T09:48:00Z" w16du:dateUtc="2025-03-05T08:48:00Z">
        <w:r w:rsidRPr="00944672" w:rsidDel="00B957F7">
          <w:rPr>
            <w:rFonts w:ascii="Arial" w:hAnsi="Arial" w:cs="Arial"/>
            <w:sz w:val="24"/>
            <w:szCs w:val="24"/>
          </w:rPr>
          <w:delText>,</w:delText>
        </w:r>
      </w:del>
      <w:r w:rsidRPr="00944672">
        <w:rPr>
          <w:rFonts w:ascii="Arial" w:hAnsi="Arial" w:cs="Arial"/>
          <w:sz w:val="24"/>
          <w:szCs w:val="24"/>
        </w:rPr>
        <w:t xml:space="preserve"> zu gehen. Er brauchte frische Luft.</w:t>
      </w:r>
    </w:p>
    <w:p w14:paraId="49579371"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3FC0343C"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4BA0C800"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7225788C" w14:textId="5D5A09E4" w:rsidR="00944672" w:rsidRPr="00944672" w:rsidDel="0056707B" w:rsidRDefault="00944672" w:rsidP="0056707B">
      <w:pPr>
        <w:autoSpaceDE w:val="0"/>
        <w:autoSpaceDN w:val="0"/>
        <w:adjustRightInd w:val="0"/>
        <w:spacing w:after="0" w:line="360" w:lineRule="auto"/>
        <w:jc w:val="both"/>
        <w:rPr>
          <w:del w:id="9033" w:author="Lektorat Bauer" w:date="2025-03-05T09:51:00Z" w16du:dateUtc="2025-03-05T08:51:00Z"/>
          <w:rFonts w:ascii="Arial" w:hAnsi="Arial" w:cs="Arial"/>
          <w:sz w:val="24"/>
          <w:szCs w:val="24"/>
        </w:rPr>
      </w:pPr>
      <w:r w:rsidRPr="00944672">
        <w:rPr>
          <w:rFonts w:ascii="Arial" w:hAnsi="Arial" w:cs="Arial"/>
          <w:sz w:val="24"/>
          <w:szCs w:val="24"/>
        </w:rPr>
        <w:t xml:space="preserve">Jean-Luc de </w:t>
      </w:r>
      <w:r w:rsidRPr="00944672">
        <w:rPr>
          <w:rFonts w:ascii="Arial" w:hAnsi="Arial" w:cs="Arial"/>
          <w:noProof/>
          <w:sz w:val="24"/>
          <w:szCs w:val="24"/>
        </w:rPr>
        <w:t>Semois</w:t>
      </w:r>
      <w:r w:rsidRPr="00944672">
        <w:rPr>
          <w:rFonts w:ascii="Arial" w:hAnsi="Arial" w:cs="Arial"/>
          <w:sz w:val="24"/>
          <w:szCs w:val="24"/>
        </w:rPr>
        <w:t xml:space="preserve"> wurde von allen nur ‚Picard‘ gerufen, obwohl er dem Kapitän der Enterprise nicht ähnlich sah. De Semis sah mit seinen 1,99</w:t>
      </w:r>
      <w:del w:id="9034" w:author="Lektorat Bauer" w:date="2025-03-05T09:51:00Z" w16du:dateUtc="2025-03-05T08:51:00Z">
        <w:r w:rsidRPr="00944672" w:rsidDel="00B957F7">
          <w:rPr>
            <w:rFonts w:ascii="Arial" w:hAnsi="Arial" w:cs="Arial"/>
            <w:sz w:val="24"/>
            <w:szCs w:val="24"/>
          </w:rPr>
          <w:delText>m</w:delText>
        </w:r>
      </w:del>
      <w:ins w:id="9035" w:author="Lektorat Bauer" w:date="2025-03-05T09:51:00Z" w16du:dateUtc="2025-03-05T08:51:00Z">
        <w:r w:rsidR="00B957F7">
          <w:rPr>
            <w:rFonts w:ascii="Arial" w:hAnsi="Arial" w:cs="Arial"/>
            <w:sz w:val="24"/>
            <w:szCs w:val="24"/>
          </w:rPr>
          <w:t xml:space="preserve"> Meter</w:t>
        </w:r>
      </w:ins>
      <w:r w:rsidRPr="00944672">
        <w:rPr>
          <w:rFonts w:ascii="Arial" w:hAnsi="Arial" w:cs="Arial"/>
          <w:sz w:val="24"/>
          <w:szCs w:val="24"/>
        </w:rPr>
        <w:t xml:space="preserve"> Körpergröße</w:t>
      </w:r>
      <w:del w:id="9036" w:author="Lektorat Bauer" w:date="2025-03-05T09:51:00Z" w16du:dateUtc="2025-03-05T08:51:00Z">
        <w:r w:rsidRPr="00944672" w:rsidDel="00B957F7">
          <w:rPr>
            <w:rFonts w:ascii="Arial" w:hAnsi="Arial" w:cs="Arial"/>
            <w:sz w:val="24"/>
            <w:szCs w:val="24"/>
          </w:rPr>
          <w:delText>,</w:delText>
        </w:r>
      </w:del>
      <w:r w:rsidRPr="00944672">
        <w:rPr>
          <w:rFonts w:ascii="Arial" w:hAnsi="Arial" w:cs="Arial"/>
          <w:sz w:val="24"/>
          <w:szCs w:val="24"/>
        </w:rPr>
        <w:t xml:space="preserve"> eher aus wie ein Basketballspieler.</w:t>
      </w:r>
      <w:ins w:id="9037" w:author="Lektorat Bauer" w:date="2025-03-05T09:52:00Z" w16du:dateUtc="2025-03-05T08:52:00Z">
        <w:r w:rsidR="0056707B">
          <w:rPr>
            <w:rFonts w:ascii="Arial" w:hAnsi="Arial" w:cs="Arial"/>
            <w:sz w:val="24"/>
            <w:szCs w:val="24"/>
          </w:rPr>
          <w:t xml:space="preserve"> Aber das war seinen </w:t>
        </w:r>
      </w:ins>
      <w:ins w:id="9038" w:author="Lektorat Bauer" w:date="2025-03-05T09:53:00Z" w16du:dateUtc="2025-03-05T08:53:00Z">
        <w:r w:rsidR="0056707B">
          <w:rPr>
            <w:rFonts w:ascii="Arial" w:hAnsi="Arial" w:cs="Arial"/>
            <w:sz w:val="24"/>
            <w:szCs w:val="24"/>
          </w:rPr>
          <w:t xml:space="preserve">zahlreichen </w:t>
        </w:r>
      </w:ins>
      <w:ins w:id="9039" w:author="Lektorat Bauer" w:date="2025-03-05T09:52:00Z" w16du:dateUtc="2025-03-05T08:52:00Z">
        <w:r w:rsidR="0056707B">
          <w:rPr>
            <w:rFonts w:ascii="Arial" w:hAnsi="Arial" w:cs="Arial"/>
            <w:sz w:val="24"/>
            <w:szCs w:val="24"/>
          </w:rPr>
          <w:t>Stammk</w:t>
        </w:r>
      </w:ins>
      <w:ins w:id="9040" w:author="Lektorat Bauer" w:date="2025-03-05T09:53:00Z" w16du:dateUtc="2025-03-05T08:53:00Z">
        <w:r w:rsidR="0056707B">
          <w:rPr>
            <w:rFonts w:ascii="Arial" w:hAnsi="Arial" w:cs="Arial"/>
            <w:sz w:val="24"/>
            <w:szCs w:val="24"/>
          </w:rPr>
          <w:t>unden egal.</w:t>
        </w:r>
      </w:ins>
      <w:r w:rsidRPr="00944672">
        <w:rPr>
          <w:rFonts w:ascii="Arial" w:hAnsi="Arial" w:cs="Arial"/>
          <w:sz w:val="24"/>
          <w:szCs w:val="24"/>
        </w:rPr>
        <w:t xml:space="preserve"> </w:t>
      </w:r>
      <w:ins w:id="9041" w:author="Lektorat Bauer" w:date="2025-03-05T09:53:00Z" w16du:dateUtc="2025-03-05T08:53:00Z">
        <w:r w:rsidR="0056707B">
          <w:rPr>
            <w:rFonts w:ascii="Arial" w:hAnsi="Arial" w:cs="Arial"/>
            <w:sz w:val="24"/>
            <w:szCs w:val="24"/>
          </w:rPr>
          <w:t xml:space="preserve">Seit neuestem gehörte auch eine Gruppe Asiaten dazu. </w:t>
        </w:r>
      </w:ins>
      <w:commentRangeStart w:id="9042"/>
      <w:del w:id="9043" w:author="Lektorat Bauer" w:date="2025-03-05T09:51:00Z" w16du:dateUtc="2025-03-05T08:51:00Z">
        <w:r w:rsidRPr="00944672" w:rsidDel="0056707B">
          <w:rPr>
            <w:rFonts w:ascii="Arial" w:hAnsi="Arial" w:cs="Arial"/>
            <w:sz w:val="24"/>
            <w:szCs w:val="24"/>
          </w:rPr>
          <w:delText>Sein Vater, Francois, war ein bretonischer Franzose und seine Mutter, Jaimia, stammte von der Insel Rangiroa im Archipel von französisch Polynesien. Die beiden hatten sich bei einem Fisch- und Tauchwettkampf kennengelernt, den Jaimias Bruder im Finale gegen Francois gewonnen hatte.</w:delText>
        </w:r>
      </w:del>
    </w:p>
    <w:p w14:paraId="228E76D1" w14:textId="33DCC367" w:rsidR="00944672" w:rsidRPr="00944672" w:rsidDel="0056707B" w:rsidRDefault="00944672" w:rsidP="00F423C7">
      <w:pPr>
        <w:autoSpaceDE w:val="0"/>
        <w:autoSpaceDN w:val="0"/>
        <w:adjustRightInd w:val="0"/>
        <w:spacing w:after="0" w:line="360" w:lineRule="auto"/>
        <w:ind w:firstLine="227"/>
        <w:jc w:val="both"/>
        <w:rPr>
          <w:del w:id="9044" w:author="Lektorat Bauer" w:date="2025-03-05T09:51:00Z" w16du:dateUtc="2025-03-05T08:51:00Z"/>
          <w:rFonts w:ascii="Arial" w:hAnsi="Arial" w:cs="Arial"/>
          <w:sz w:val="24"/>
          <w:szCs w:val="24"/>
        </w:rPr>
      </w:pPr>
      <w:del w:id="9045" w:author="Lektorat Bauer" w:date="2025-03-05T09:51:00Z" w16du:dateUtc="2025-03-05T08:51:00Z">
        <w:r w:rsidRPr="00944672" w:rsidDel="0056707B">
          <w:rPr>
            <w:rFonts w:ascii="Arial" w:hAnsi="Arial" w:cs="Arial"/>
            <w:sz w:val="24"/>
            <w:szCs w:val="24"/>
          </w:rPr>
          <w:delText>Im Alter von 17 Jahren verlor Jean-Luc seine Eltern während eines Urlaubs, durch einen Sturm auf dem pazifischen Ozean, und wurde daraufhin von seinen Großeltern auf Rangiroa aufgenommen.</w:delText>
        </w:r>
      </w:del>
    </w:p>
    <w:p w14:paraId="4E70EF64" w14:textId="565FB21E" w:rsidR="00944672" w:rsidRPr="00944672" w:rsidDel="0056707B" w:rsidRDefault="00944672" w:rsidP="00F423C7">
      <w:pPr>
        <w:autoSpaceDE w:val="0"/>
        <w:autoSpaceDN w:val="0"/>
        <w:adjustRightInd w:val="0"/>
        <w:spacing w:after="0" w:line="360" w:lineRule="auto"/>
        <w:ind w:firstLine="227"/>
        <w:jc w:val="both"/>
        <w:rPr>
          <w:del w:id="9046" w:author="Lektorat Bauer" w:date="2025-03-05T09:51:00Z" w16du:dateUtc="2025-03-05T08:51:00Z"/>
          <w:rFonts w:ascii="Arial" w:hAnsi="Arial" w:cs="Arial"/>
          <w:sz w:val="24"/>
          <w:szCs w:val="24"/>
        </w:rPr>
      </w:pPr>
      <w:del w:id="9047" w:author="Lektorat Bauer" w:date="2025-03-05T09:51:00Z" w16du:dateUtc="2025-03-05T08:51:00Z">
        <w:r w:rsidRPr="00944672" w:rsidDel="0056707B">
          <w:rPr>
            <w:rFonts w:ascii="Arial" w:hAnsi="Arial" w:cs="Arial"/>
            <w:sz w:val="24"/>
            <w:szCs w:val="24"/>
          </w:rPr>
          <w:delText>Mit 25 verließ er Rangioa, um wieder Europa erleben zu können. Im Alter von 35 Jahren rettete er dem Gastronomen Patrice Mechelen das Leben, als er ihn aus der Schelde zog, in die dieser bei Glatteis mit dem Auto gerutscht war.</w:delText>
        </w:r>
      </w:del>
    </w:p>
    <w:p w14:paraId="5D9CA365" w14:textId="481309D8" w:rsidR="00944672" w:rsidRPr="00944672" w:rsidDel="0056707B" w:rsidRDefault="00944672" w:rsidP="00F423C7">
      <w:pPr>
        <w:autoSpaceDE w:val="0"/>
        <w:autoSpaceDN w:val="0"/>
        <w:adjustRightInd w:val="0"/>
        <w:spacing w:after="0" w:line="360" w:lineRule="auto"/>
        <w:ind w:firstLine="227"/>
        <w:jc w:val="both"/>
        <w:rPr>
          <w:del w:id="9048" w:author="Lektorat Bauer" w:date="2025-03-05T09:51:00Z" w16du:dateUtc="2025-03-05T08:51:00Z"/>
          <w:rFonts w:ascii="Arial" w:hAnsi="Arial" w:cs="Arial"/>
          <w:sz w:val="24"/>
          <w:szCs w:val="24"/>
        </w:rPr>
      </w:pPr>
      <w:del w:id="9049" w:author="Lektorat Bauer" w:date="2025-03-05T09:51:00Z" w16du:dateUtc="2025-03-05T08:51:00Z">
        <w:r w:rsidRPr="00944672" w:rsidDel="0056707B">
          <w:rPr>
            <w:rFonts w:ascii="Arial" w:hAnsi="Arial" w:cs="Arial"/>
            <w:sz w:val="24"/>
            <w:szCs w:val="24"/>
          </w:rPr>
          <w:delText xml:space="preserve">Die beiden freundeten sich an und als Patrice 5 Jahre später bei einem Skiunfall starb, vermachte er Jean-Luc die Bar ‚Tawera‘ in Amsterdam. </w:delText>
        </w:r>
      </w:del>
      <w:commentRangeEnd w:id="9042"/>
      <w:r w:rsidR="0056707B">
        <w:rPr>
          <w:rStyle w:val="Kommentarzeichen"/>
        </w:rPr>
        <w:commentReference w:id="9042"/>
      </w:r>
    </w:p>
    <w:p w14:paraId="5D355240" w14:textId="09D50F40" w:rsidR="00944672" w:rsidRPr="00944672" w:rsidRDefault="00944672" w:rsidP="00F423C7">
      <w:pPr>
        <w:autoSpaceDE w:val="0"/>
        <w:autoSpaceDN w:val="0"/>
        <w:adjustRightInd w:val="0"/>
        <w:spacing w:after="0" w:line="360" w:lineRule="auto"/>
        <w:ind w:firstLine="227"/>
        <w:jc w:val="both"/>
        <w:rPr>
          <w:rFonts w:ascii="Arial" w:hAnsi="Arial" w:cs="Arial"/>
          <w:sz w:val="24"/>
          <w:szCs w:val="24"/>
        </w:rPr>
      </w:pPr>
      <w:del w:id="9050" w:author="Lektorat Bauer" w:date="2025-03-05T09:51:00Z" w16du:dateUtc="2025-03-05T08:51:00Z">
        <w:r w:rsidRPr="00944672" w:rsidDel="0056707B">
          <w:rPr>
            <w:rFonts w:ascii="Arial" w:hAnsi="Arial" w:cs="Arial"/>
            <w:sz w:val="24"/>
            <w:szCs w:val="24"/>
          </w:rPr>
          <w:delText>Diese Bar führte Jean-Luc nunmehr seit 10 Jahren und der ‚Morgenstern‘ hatte sich zu einer Bar entwickelt, in der sich halb Amsterdam traf.</w:delText>
        </w:r>
      </w:del>
    </w:p>
    <w:p w14:paraId="61A1450E" w14:textId="64CEB2F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del w:id="9051" w:author="Lektorat Bauer" w:date="2025-03-05T09:53:00Z" w16du:dateUtc="2025-03-05T08:53:00Z">
        <w:r w:rsidRPr="00944672" w:rsidDel="0056707B">
          <w:rPr>
            <w:rFonts w:ascii="Arial" w:hAnsi="Arial" w:cs="Arial"/>
            <w:sz w:val="24"/>
            <w:szCs w:val="24"/>
          </w:rPr>
          <w:delText xml:space="preserve">Jean-Luc hatte viele Stammkunden und er hatte bemerkt, dass seit ein paar Tagen sich immer wieder Personen mit asiatischem Aussehen bei ihm trafen. </w:delText>
        </w:r>
      </w:del>
      <w:r w:rsidRPr="00944672">
        <w:rPr>
          <w:rFonts w:ascii="Arial" w:hAnsi="Arial" w:cs="Arial"/>
          <w:sz w:val="24"/>
          <w:szCs w:val="24"/>
        </w:rPr>
        <w:t xml:space="preserve">Zwar in wechselnder Zusammensetzung, aber er war sich sicher, dass es sich um eine weibliche und fünf männliche Personen handelte. Picard hatte schon öfter mit der Amsterdamer Halbwelt zu tun gehabt, diese ließ ihn zwar in Ruhe, nutzte </w:t>
      </w:r>
      <w:del w:id="9052" w:author="Lektorat Bauer" w:date="2025-03-05T09:54:00Z" w16du:dateUtc="2025-03-05T08:54:00Z">
        <w:r w:rsidRPr="00944672" w:rsidDel="0056707B">
          <w:rPr>
            <w:rFonts w:ascii="Arial" w:hAnsi="Arial" w:cs="Arial"/>
            <w:sz w:val="24"/>
            <w:szCs w:val="24"/>
          </w:rPr>
          <w:delText xml:space="preserve">den </w:delText>
        </w:r>
      </w:del>
      <w:commentRangeStart w:id="9053"/>
      <w:ins w:id="9054" w:author="Lektorat Bauer" w:date="2025-03-05T09:54:00Z" w16du:dateUtc="2025-03-05T08:54:00Z">
        <w:r w:rsidR="0056707B">
          <w:rPr>
            <w:rFonts w:ascii="Arial" w:hAnsi="Arial" w:cs="Arial"/>
            <w:sz w:val="24"/>
            <w:szCs w:val="24"/>
          </w:rPr>
          <w:t>seine Bar, den</w:t>
        </w:r>
        <w:r w:rsidR="0056707B" w:rsidRPr="00944672">
          <w:rPr>
            <w:rFonts w:ascii="Arial" w:hAnsi="Arial" w:cs="Arial"/>
            <w:sz w:val="24"/>
            <w:szCs w:val="24"/>
          </w:rPr>
          <w:t xml:space="preserve"> </w:t>
        </w:r>
      </w:ins>
      <w:commentRangeEnd w:id="9053"/>
      <w:ins w:id="9055" w:author="Lektorat Bauer" w:date="2025-03-05T09:55:00Z" w16du:dateUtc="2025-03-05T08:55:00Z">
        <w:r w:rsidR="0056707B">
          <w:rPr>
            <w:rStyle w:val="Kommentarzeichen"/>
          </w:rPr>
          <w:commentReference w:id="9053"/>
        </w:r>
      </w:ins>
      <w:ins w:id="9056" w:author="Lektorat Bauer" w:date="2025-03-05T09:54:00Z" w16du:dateUtc="2025-03-05T08:54:00Z">
        <w:r w:rsidR="0056707B">
          <w:rPr>
            <w:rFonts w:ascii="Arial" w:hAnsi="Arial" w:cs="Arial"/>
            <w:sz w:val="24"/>
            <w:szCs w:val="24"/>
          </w:rPr>
          <w:t>‚</w:t>
        </w:r>
      </w:ins>
      <w:r w:rsidRPr="00944672">
        <w:rPr>
          <w:rFonts w:ascii="Arial" w:hAnsi="Arial" w:cs="Arial"/>
          <w:sz w:val="24"/>
          <w:szCs w:val="24"/>
        </w:rPr>
        <w:t>Morgenstern</w:t>
      </w:r>
      <w:ins w:id="9057" w:author="Lektorat Bauer" w:date="2025-03-05T09:54:00Z" w16du:dateUtc="2025-03-05T08:54:00Z">
        <w:r w:rsidR="0056707B">
          <w:rPr>
            <w:rFonts w:ascii="Arial" w:hAnsi="Arial" w:cs="Arial"/>
            <w:sz w:val="24"/>
            <w:szCs w:val="24"/>
          </w:rPr>
          <w:t>‘,</w:t>
        </w:r>
      </w:ins>
      <w:r w:rsidRPr="00944672">
        <w:rPr>
          <w:rFonts w:ascii="Arial" w:hAnsi="Arial" w:cs="Arial"/>
          <w:sz w:val="24"/>
          <w:szCs w:val="24"/>
        </w:rPr>
        <w:t xml:space="preserve"> jedoch für </w:t>
      </w:r>
      <w:del w:id="9058" w:author="Lektorat Bauer" w:date="2025-03-05T09:54:00Z" w16du:dateUtc="2025-03-05T08:54:00Z">
        <w:r w:rsidRPr="00944672" w:rsidDel="0056707B">
          <w:rPr>
            <w:rFonts w:ascii="Arial" w:hAnsi="Arial" w:cs="Arial"/>
            <w:sz w:val="24"/>
            <w:szCs w:val="24"/>
          </w:rPr>
          <w:delText>t</w:delText>
        </w:r>
      </w:del>
      <w:ins w:id="9059" w:author="Lektorat Bauer" w:date="2025-03-05T09:54:00Z" w16du:dateUtc="2025-03-05T08:54:00Z">
        <w:r w:rsidR="0056707B">
          <w:rPr>
            <w:rFonts w:ascii="Arial" w:hAnsi="Arial" w:cs="Arial"/>
            <w:sz w:val="24"/>
            <w:szCs w:val="24"/>
          </w:rPr>
          <w:t>T</w:t>
        </w:r>
      </w:ins>
      <w:r w:rsidRPr="00944672">
        <w:rPr>
          <w:rFonts w:ascii="Arial" w:hAnsi="Arial" w:cs="Arial"/>
          <w:sz w:val="24"/>
          <w:szCs w:val="24"/>
        </w:rPr>
        <w:t>reffen.</w:t>
      </w:r>
    </w:p>
    <w:p w14:paraId="02E301D5" w14:textId="12F0A58E"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 xml:space="preserve">Es hatte ihn einiges an Mühe gekostet, aber die Halbwelt hatte die Bar als neutrales Territorium anerkannt, in der man sich auch mit dem Gegner zu Verhandlungen traf. Den Ruf der Neutralität hatte er sich erarbeitet, als er einmal ein Gespräch unterbrach, den Anwesenden die Rechnung brachte, die sie nicht angefordert hatten, und auf </w:t>
      </w:r>
      <w:del w:id="9060" w:author="Lektorat Bauer" w:date="2025-03-05T09:54:00Z" w16du:dateUtc="2025-03-05T08:54:00Z">
        <w:r w:rsidRPr="00944672" w:rsidDel="0056707B">
          <w:rPr>
            <w:rFonts w:ascii="Arial" w:hAnsi="Arial" w:cs="Arial"/>
            <w:sz w:val="24"/>
            <w:szCs w:val="24"/>
          </w:rPr>
          <w:delText>der Serviette</w:delText>
        </w:r>
      </w:del>
      <w:ins w:id="9061" w:author="Lektorat Bauer" w:date="2025-03-05T09:54:00Z" w16du:dateUtc="2025-03-05T08:54:00Z">
        <w:r w:rsidR="0056707B">
          <w:rPr>
            <w:rFonts w:ascii="Arial" w:hAnsi="Arial" w:cs="Arial"/>
            <w:sz w:val="24"/>
            <w:szCs w:val="24"/>
          </w:rPr>
          <w:t>dem Beleg</w:t>
        </w:r>
      </w:ins>
      <w:r w:rsidRPr="00944672">
        <w:rPr>
          <w:rFonts w:ascii="Arial" w:hAnsi="Arial" w:cs="Arial"/>
          <w:sz w:val="24"/>
          <w:szCs w:val="24"/>
        </w:rPr>
        <w:t xml:space="preserve"> </w:t>
      </w:r>
      <w:del w:id="9062" w:author="Lektorat Bauer" w:date="2025-03-05T09:54:00Z" w16du:dateUtc="2025-03-05T08:54:00Z">
        <w:r w:rsidRPr="00944672" w:rsidDel="0056707B">
          <w:rPr>
            <w:rFonts w:ascii="Arial" w:hAnsi="Arial" w:cs="Arial"/>
            <w:sz w:val="24"/>
            <w:szCs w:val="24"/>
          </w:rPr>
          <w:delText>stand</w:delText>
        </w:r>
      </w:del>
      <w:ins w:id="9063" w:author="Lektorat Bauer" w:date="2025-03-05T09:54:00Z" w16du:dateUtc="2025-03-05T08:54:00Z">
        <w:r w:rsidR="0056707B">
          <w:rPr>
            <w:rFonts w:ascii="Arial" w:hAnsi="Arial" w:cs="Arial"/>
            <w:sz w:val="24"/>
            <w:szCs w:val="24"/>
          </w:rPr>
          <w:t>notierte</w:t>
        </w:r>
      </w:ins>
      <w:r w:rsidRPr="00944672">
        <w:rPr>
          <w:rFonts w:ascii="Arial" w:hAnsi="Arial" w:cs="Arial"/>
          <w:sz w:val="24"/>
          <w:szCs w:val="24"/>
        </w:rPr>
        <w:t>, dass die Polizei gleich hier sein würde.</w:t>
      </w:r>
    </w:p>
    <w:p w14:paraId="59C9F064" w14:textId="0F4272D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Diese Geste wurde honoriert. Umgekehrt wusste die Polizei, wer bei ihm verkehrte. Eines Tages kam der Abteilungsleiter der Amsterdamer Polizei, Abteilung organisierte Kriminalität, zu ihm. Er wurde ausgiebig zu seinen Kontakten zur Unterwelt befragt. Dieses Gespräch wurde zur Kenntnis genommen, und Jean-Luc erhielt nun wiederum Besuch aus dem Milieu, da man wissen wollte, warum die Abteilung OK bei ihm gewesen </w:t>
      </w:r>
      <w:del w:id="9064" w:author="Lektorat Bauer" w:date="2025-03-05T09:56:00Z" w16du:dateUtc="2025-03-05T08:56:00Z">
        <w:r w:rsidRPr="00944672" w:rsidDel="0056707B">
          <w:rPr>
            <w:rFonts w:ascii="Arial" w:hAnsi="Arial" w:cs="Arial"/>
            <w:sz w:val="24"/>
            <w:szCs w:val="24"/>
          </w:rPr>
          <w:delText>sei</w:delText>
        </w:r>
      </w:del>
      <w:ins w:id="9065" w:author="Lektorat Bauer" w:date="2025-03-05T09:56:00Z" w16du:dateUtc="2025-03-05T08:56:00Z">
        <w:r w:rsidR="0056707B">
          <w:rPr>
            <w:rFonts w:ascii="Arial" w:hAnsi="Arial" w:cs="Arial"/>
            <w:sz w:val="24"/>
            <w:szCs w:val="24"/>
          </w:rPr>
          <w:t>war</w:t>
        </w:r>
      </w:ins>
      <w:r w:rsidRPr="00944672">
        <w:rPr>
          <w:rFonts w:ascii="Arial" w:hAnsi="Arial" w:cs="Arial"/>
          <w:sz w:val="24"/>
          <w:szCs w:val="24"/>
        </w:rPr>
        <w:t>.</w:t>
      </w:r>
    </w:p>
    <w:p w14:paraId="33180605" w14:textId="2B95F856"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Jean-Luc schlug vor, dass sich der Leiter der OK und die beiden Oberhäupter der Halbwelt bei ihm treffen sollten. An einem Dienstagvormittag um 11:00 Uhr schloss er die Bar, deckte einen Tisch für 3 Personen und drei Tische vor der Bar. Als die Beteiligten eintrafen, schlug er vor, dass die Polizisten den mittleren Tisch besetzten</w:t>
      </w:r>
      <w:ins w:id="9066" w:author="Lektorat Bauer" w:date="2025-03-05T09:57:00Z" w16du:dateUtc="2025-03-05T08:57:00Z">
        <w:r w:rsidR="0056707B">
          <w:rPr>
            <w:rFonts w:ascii="Arial" w:hAnsi="Arial" w:cs="Arial"/>
            <w:sz w:val="24"/>
            <w:szCs w:val="24"/>
          </w:rPr>
          <w:t xml:space="preserve"> und</w:t>
        </w:r>
      </w:ins>
      <w:del w:id="9067" w:author="Lektorat Bauer" w:date="2025-03-05T09:57:00Z" w16du:dateUtc="2025-03-05T08:57:00Z">
        <w:r w:rsidRPr="00944672" w:rsidDel="0056707B">
          <w:rPr>
            <w:rFonts w:ascii="Arial" w:hAnsi="Arial" w:cs="Arial"/>
            <w:sz w:val="24"/>
            <w:szCs w:val="24"/>
          </w:rPr>
          <w:delText>,</w:delText>
        </w:r>
      </w:del>
      <w:r w:rsidRPr="00944672">
        <w:rPr>
          <w:rFonts w:ascii="Arial" w:hAnsi="Arial" w:cs="Arial"/>
          <w:sz w:val="24"/>
          <w:szCs w:val="24"/>
        </w:rPr>
        <w:t xml:space="preserve"> die beiden äußeren Tische jeweils von den anderen Parteien besetzt wurden. </w:t>
      </w:r>
    </w:p>
    <w:p w14:paraId="3BABC88E" w14:textId="7B82A16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Er </w:t>
      </w:r>
      <w:del w:id="9068" w:author="Lektorat Bauer" w:date="2025-03-05T09:57:00Z" w16du:dateUtc="2025-03-05T08:57:00Z">
        <w:r w:rsidRPr="00944672" w:rsidDel="0056707B">
          <w:rPr>
            <w:rFonts w:ascii="Arial" w:hAnsi="Arial" w:cs="Arial"/>
            <w:sz w:val="24"/>
            <w:szCs w:val="24"/>
          </w:rPr>
          <w:delText>beschrieb</w:delText>
        </w:r>
      </w:del>
      <w:ins w:id="9069" w:author="Lektorat Bauer" w:date="2025-03-05T09:57:00Z" w16du:dateUtc="2025-03-05T08:57:00Z">
        <w:r w:rsidR="0056707B">
          <w:rPr>
            <w:rFonts w:ascii="Arial" w:hAnsi="Arial" w:cs="Arial"/>
            <w:sz w:val="24"/>
            <w:szCs w:val="24"/>
          </w:rPr>
          <w:t>erläuterte</w:t>
        </w:r>
      </w:ins>
      <w:r w:rsidRPr="00944672">
        <w:rPr>
          <w:rFonts w:ascii="Arial" w:hAnsi="Arial" w:cs="Arial"/>
          <w:sz w:val="24"/>
          <w:szCs w:val="24"/>
        </w:rPr>
        <w:t xml:space="preserve">, dass </w:t>
      </w:r>
      <w:del w:id="9070" w:author="Lektorat Bauer" w:date="2025-03-05T09:57:00Z" w16du:dateUtc="2025-03-05T08:57:00Z">
        <w:r w:rsidRPr="00944672" w:rsidDel="0056707B">
          <w:rPr>
            <w:rFonts w:ascii="Arial" w:hAnsi="Arial" w:cs="Arial"/>
            <w:sz w:val="24"/>
            <w:szCs w:val="24"/>
          </w:rPr>
          <w:delText xml:space="preserve">nach einer polynesischen Zeremonie, </w:delText>
        </w:r>
      </w:del>
      <w:r w:rsidRPr="00944672">
        <w:rPr>
          <w:rFonts w:ascii="Arial" w:hAnsi="Arial" w:cs="Arial"/>
          <w:sz w:val="24"/>
          <w:szCs w:val="24"/>
        </w:rPr>
        <w:t>sich</w:t>
      </w:r>
      <w:ins w:id="9071" w:author="Lektorat Bauer" w:date="2025-03-05T09:57:00Z" w16du:dateUtc="2025-03-05T08:57:00Z">
        <w:r w:rsidR="0056707B">
          <w:rPr>
            <w:rFonts w:ascii="Arial" w:hAnsi="Arial" w:cs="Arial"/>
            <w:sz w:val="24"/>
            <w:szCs w:val="24"/>
          </w:rPr>
          <w:t xml:space="preserve"> in Polynesien</w:t>
        </w:r>
      </w:ins>
      <w:r w:rsidRPr="00944672">
        <w:rPr>
          <w:rFonts w:ascii="Arial" w:hAnsi="Arial" w:cs="Arial"/>
          <w:sz w:val="24"/>
          <w:szCs w:val="24"/>
        </w:rPr>
        <w:t xml:space="preserve"> </w:t>
      </w:r>
      <w:ins w:id="9072" w:author="Lektorat Bauer" w:date="2025-03-05T09:59:00Z" w16du:dateUtc="2025-03-05T08:59:00Z">
        <w:r w:rsidR="0056707B">
          <w:rPr>
            <w:rFonts w:ascii="Arial" w:hAnsi="Arial" w:cs="Arial"/>
            <w:sz w:val="24"/>
            <w:szCs w:val="24"/>
          </w:rPr>
          <w:t xml:space="preserve">– dem Heimatland seiner Mutter – </w:t>
        </w:r>
      </w:ins>
      <w:r w:rsidRPr="00944672">
        <w:rPr>
          <w:rFonts w:ascii="Arial" w:hAnsi="Arial" w:cs="Arial"/>
          <w:sz w:val="24"/>
          <w:szCs w:val="24"/>
        </w:rPr>
        <w:t>die Streitparteien immer an einem neutralen Ort trafen, und dort in Verhandlungen traten. Dieser Ort wurde von den Clanangehörigen bewacht, daher blieben die Leibwächter vor der Tür, die Häuptlinge betraten den Ort immer unbewaffnet, damit im Streitfall der Griff zu den Waffen vermieden werden konnte.</w:t>
      </w:r>
    </w:p>
    <w:p w14:paraId="4839C827"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Er stellte eine Kommode bereit, in der die Waffen deponiert wurden. Jeder ‚Häuptling‘ wurde anschließend von einer anderen Partei durchsucht, um Waffenfreiheit zu garantieren.</w:t>
      </w:r>
    </w:p>
    <w:p w14:paraId="6BC04E77"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Dann sprach er offen davon, wie er sich das weitere Leben vorstellte. </w:t>
      </w:r>
    </w:p>
    <w:p w14:paraId="4B8F2450"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Erstens: Die Bar war neutrale Zone, hier konnten sich alle Parteien treffen, um sich auszutauschen. </w:t>
      </w:r>
    </w:p>
    <w:p w14:paraId="4D70FF48"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Zweitens: Waffenfreiheit. Sollte jemand mit Waffen in der Bar erscheinen, würde eine Nachricht an alle Parteien gehen, dass hier Waffen getragen wurden. </w:t>
      </w:r>
    </w:p>
    <w:p w14:paraId="02FE4E6B"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Drittens: Im Streitfall würde Jean-Luc immer die Polizei rufen.</w:t>
      </w:r>
    </w:p>
    <w:p w14:paraId="71130981" w14:textId="4E9300F9"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 xml:space="preserve">Wenn sich eine der Parteien auf ‚Palaver‘ berief, galt Waffenruhe, </w:t>
      </w:r>
      <w:del w:id="9073" w:author="Lektorat Bauer" w:date="2025-03-05T09:59:00Z" w16du:dateUtc="2025-03-05T08:59:00Z">
        <w:r w:rsidRPr="00944672" w:rsidDel="0056707B">
          <w:rPr>
            <w:rFonts w:ascii="Arial" w:hAnsi="Arial" w:cs="Arial"/>
            <w:sz w:val="24"/>
            <w:szCs w:val="24"/>
          </w:rPr>
          <w:delText xml:space="preserve">würde </w:delText>
        </w:r>
      </w:del>
      <w:ins w:id="9074" w:author="Lektorat Bauer" w:date="2025-03-05T09:59:00Z" w16du:dateUtc="2025-03-05T08:59:00Z">
        <w:r w:rsidR="0056707B">
          <w:rPr>
            <w:rFonts w:ascii="Arial" w:hAnsi="Arial" w:cs="Arial"/>
            <w:sz w:val="24"/>
            <w:szCs w:val="24"/>
          </w:rPr>
          <w:t>verstieß</w:t>
        </w:r>
        <w:r w:rsidR="0056707B" w:rsidRPr="00944672">
          <w:rPr>
            <w:rFonts w:ascii="Arial" w:hAnsi="Arial" w:cs="Arial"/>
            <w:sz w:val="24"/>
            <w:szCs w:val="24"/>
          </w:rPr>
          <w:t xml:space="preserve"> </w:t>
        </w:r>
      </w:ins>
      <w:r w:rsidRPr="00944672">
        <w:rPr>
          <w:rFonts w:ascii="Arial" w:hAnsi="Arial" w:cs="Arial"/>
          <w:sz w:val="24"/>
          <w:szCs w:val="24"/>
        </w:rPr>
        <w:t>jemand gegen diese Waffenruhe</w:t>
      </w:r>
      <w:del w:id="9075" w:author="Lektorat Bauer" w:date="2025-03-05T09:59:00Z" w16du:dateUtc="2025-03-05T08:59:00Z">
        <w:r w:rsidRPr="00944672" w:rsidDel="0056707B">
          <w:rPr>
            <w:rFonts w:ascii="Arial" w:hAnsi="Arial" w:cs="Arial"/>
            <w:sz w:val="24"/>
            <w:szCs w:val="24"/>
          </w:rPr>
          <w:delText xml:space="preserve"> verstoßen</w:delText>
        </w:r>
      </w:del>
      <w:r w:rsidRPr="00944672">
        <w:rPr>
          <w:rFonts w:ascii="Arial" w:hAnsi="Arial" w:cs="Arial"/>
          <w:sz w:val="24"/>
          <w:szCs w:val="24"/>
        </w:rPr>
        <w:t>, durften die anderen Parteien dagegen entsprechende Maßnahmen ergreifen.</w:t>
      </w:r>
    </w:p>
    <w:p w14:paraId="02608145" w14:textId="004E311C"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Die drei Anwesenden waren es nicht gewohnt, dass ihnen Auflagen gemacht wurden. Schnell waren sie sich jedoch einig, dass ein solches Gentlemen</w:t>
      </w:r>
      <w:del w:id="9076" w:author="Lektorat Bauer" w:date="2025-03-05T10:00:00Z" w16du:dateUtc="2025-03-05T09:00:00Z">
        <w:r w:rsidRPr="00944672" w:rsidDel="0056707B">
          <w:rPr>
            <w:rFonts w:ascii="Arial" w:hAnsi="Arial" w:cs="Arial"/>
            <w:sz w:val="24"/>
            <w:szCs w:val="24"/>
          </w:rPr>
          <w:delText>´</w:delText>
        </w:r>
      </w:del>
      <w:ins w:id="9077" w:author="Lektorat Bauer" w:date="2025-03-05T10:00:00Z" w16du:dateUtc="2025-03-05T09:00:00Z">
        <w:r w:rsidR="0056707B">
          <w:rPr>
            <w:rFonts w:ascii="Arial" w:hAnsi="Arial" w:cs="Arial"/>
            <w:sz w:val="24"/>
            <w:szCs w:val="24"/>
          </w:rPr>
          <w:t>’</w:t>
        </w:r>
      </w:ins>
      <w:r w:rsidRPr="00944672">
        <w:rPr>
          <w:rFonts w:ascii="Arial" w:hAnsi="Arial" w:cs="Arial"/>
          <w:sz w:val="24"/>
          <w:szCs w:val="24"/>
        </w:rPr>
        <w:t xml:space="preserve">s Agreement durchaus Vorteile hatte. </w:t>
      </w:r>
    </w:p>
    <w:p w14:paraId="4B4BF1BB" w14:textId="68547BE6"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Zusätzlich schlug Jean-Luc vor, dass er alle informieren würde, wenn dubiose Personen bei ihm verkehr</w:t>
      </w:r>
      <w:ins w:id="9078" w:author="Lektorat Bauer" w:date="2025-03-05T10:00:00Z" w16du:dateUtc="2025-03-05T09:00:00Z">
        <w:r w:rsidR="0056707B">
          <w:rPr>
            <w:rFonts w:ascii="Arial" w:hAnsi="Arial" w:cs="Arial"/>
            <w:sz w:val="24"/>
            <w:szCs w:val="24"/>
          </w:rPr>
          <w:t>ten</w:t>
        </w:r>
      </w:ins>
      <w:del w:id="9079" w:author="Lektorat Bauer" w:date="2025-03-05T10:00:00Z" w16du:dateUtc="2025-03-05T09:00:00Z">
        <w:r w:rsidRPr="00944672" w:rsidDel="0056707B">
          <w:rPr>
            <w:rFonts w:ascii="Arial" w:hAnsi="Arial" w:cs="Arial"/>
            <w:sz w:val="24"/>
            <w:szCs w:val="24"/>
          </w:rPr>
          <w:delText>en würden</w:delText>
        </w:r>
      </w:del>
      <w:r w:rsidRPr="00944672">
        <w:rPr>
          <w:rFonts w:ascii="Arial" w:hAnsi="Arial" w:cs="Arial"/>
          <w:sz w:val="24"/>
          <w:szCs w:val="24"/>
        </w:rPr>
        <w:t>. Genau dieser Verhandlungsführung, die seiner Bar das Leben rettete, verdankte er den Spitznamen ‚Picard‘.</w:t>
      </w:r>
    </w:p>
    <w:p w14:paraId="3B857F95"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In der Anfangsphase wurde er getestet, aber immer gingen die Nachrichten raus, wie er es gesagt hatte.</w:t>
      </w:r>
    </w:p>
    <w:p w14:paraId="0B7C5026" w14:textId="5F7BC203"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Zweimal hatte er Menschen in der Bar, die er argwöhnisch betrachtete und versandte Nachrichten. Beide Male bekam er die Rückmeldung: Bitte </w:t>
      </w:r>
      <w:del w:id="9080" w:author="Lektorat Bauer" w:date="2025-03-05T10:00:00Z" w16du:dateUtc="2025-03-05T09:00:00Z">
        <w:r w:rsidRPr="00944672" w:rsidDel="0056707B">
          <w:rPr>
            <w:rFonts w:ascii="Arial" w:hAnsi="Arial" w:cs="Arial"/>
            <w:sz w:val="24"/>
            <w:szCs w:val="24"/>
          </w:rPr>
          <w:delText>‚</w:delText>
        </w:r>
      </w:del>
      <w:r w:rsidRPr="00944672">
        <w:rPr>
          <w:rFonts w:ascii="Arial" w:hAnsi="Arial" w:cs="Arial"/>
          <w:sz w:val="24"/>
          <w:szCs w:val="24"/>
        </w:rPr>
        <w:t>OK</w:t>
      </w:r>
      <w:del w:id="9081" w:author="Lektorat Bauer" w:date="2025-03-05T10:00:00Z" w16du:dateUtc="2025-03-05T09:00:00Z">
        <w:r w:rsidRPr="00944672" w:rsidDel="0056707B">
          <w:rPr>
            <w:rFonts w:ascii="Arial" w:hAnsi="Arial" w:cs="Arial"/>
            <w:sz w:val="24"/>
            <w:szCs w:val="24"/>
          </w:rPr>
          <w:delText>‘</w:delText>
        </w:r>
      </w:del>
      <w:r w:rsidRPr="00944672">
        <w:rPr>
          <w:rFonts w:ascii="Arial" w:hAnsi="Arial" w:cs="Arial"/>
          <w:sz w:val="24"/>
          <w:szCs w:val="24"/>
        </w:rPr>
        <w:t xml:space="preserve"> benachrichtigen. Die Festnahmen brachten der Polizei eine gewisse Reputation ein. Einmal bat eine Partei um ein Gespräch mit der Polizei, daraus ergab sich eine größere Razzia, unter der alle drei Parteien zu leiden hatten</w:t>
      </w:r>
      <w:ins w:id="9082" w:author="Lektorat Bauer" w:date="2025-03-05T10:00:00Z" w16du:dateUtc="2025-03-05T09:00:00Z">
        <w:r w:rsidR="0056707B">
          <w:rPr>
            <w:rFonts w:ascii="Arial" w:hAnsi="Arial" w:cs="Arial"/>
            <w:sz w:val="24"/>
            <w:szCs w:val="24"/>
          </w:rPr>
          <w:t>.</w:t>
        </w:r>
      </w:ins>
      <w:del w:id="9083" w:author="Lektorat Bauer" w:date="2025-03-05T10:00:00Z" w16du:dateUtc="2025-03-05T09:00:00Z">
        <w:r w:rsidRPr="00944672" w:rsidDel="0056707B">
          <w:rPr>
            <w:rFonts w:ascii="Arial" w:hAnsi="Arial" w:cs="Arial"/>
            <w:sz w:val="24"/>
            <w:szCs w:val="24"/>
          </w:rPr>
          <w:delText>,</w:delText>
        </w:r>
      </w:del>
      <w:r w:rsidRPr="00944672">
        <w:rPr>
          <w:rFonts w:ascii="Arial" w:hAnsi="Arial" w:cs="Arial"/>
          <w:sz w:val="24"/>
          <w:szCs w:val="24"/>
        </w:rPr>
        <w:t xml:space="preserve"> </w:t>
      </w:r>
      <w:ins w:id="9084" w:author="Lektorat Bauer" w:date="2025-03-05T10:00:00Z" w16du:dateUtc="2025-03-05T09:00:00Z">
        <w:r w:rsidR="0056707B">
          <w:rPr>
            <w:rFonts w:ascii="Arial" w:hAnsi="Arial" w:cs="Arial"/>
            <w:sz w:val="24"/>
            <w:szCs w:val="24"/>
          </w:rPr>
          <w:t>A</w:t>
        </w:r>
      </w:ins>
      <w:del w:id="9085" w:author="Lektorat Bauer" w:date="2025-03-05T10:00:00Z" w16du:dateUtc="2025-03-05T09:00:00Z">
        <w:r w:rsidRPr="00944672" w:rsidDel="0056707B">
          <w:rPr>
            <w:rFonts w:ascii="Arial" w:hAnsi="Arial" w:cs="Arial"/>
            <w:sz w:val="24"/>
            <w:szCs w:val="24"/>
          </w:rPr>
          <w:delText>a</w:delText>
        </w:r>
      </w:del>
      <w:r w:rsidRPr="00944672">
        <w:rPr>
          <w:rFonts w:ascii="Arial" w:hAnsi="Arial" w:cs="Arial"/>
          <w:sz w:val="24"/>
          <w:szCs w:val="24"/>
        </w:rPr>
        <w:t>ber damit war der Ruf der Bar gefestigt.</w:t>
      </w:r>
    </w:p>
    <w:p w14:paraId="3B1B6D30"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Bereits gestern hatte Jean-Luc de </w:t>
      </w:r>
      <w:r w:rsidRPr="00944672">
        <w:rPr>
          <w:rFonts w:ascii="Arial" w:hAnsi="Arial" w:cs="Arial"/>
          <w:noProof/>
          <w:sz w:val="24"/>
          <w:szCs w:val="24"/>
        </w:rPr>
        <w:t>Semois</w:t>
      </w:r>
      <w:r w:rsidRPr="00944672">
        <w:rPr>
          <w:rFonts w:ascii="Arial" w:hAnsi="Arial" w:cs="Arial"/>
          <w:sz w:val="24"/>
          <w:szCs w:val="24"/>
        </w:rPr>
        <w:t xml:space="preserve"> überlegt, ob er Alarm auslösen sollte, aber heute war er sich sicher. Er schickte eine Nachricht raus und keine halbe Stunde später kamen drei Gäste, die zwar nacheinander eintrafen, sich jedoch an einen Tisch setzten.</w:t>
      </w:r>
    </w:p>
    <w:p w14:paraId="2638AACC"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Jean-Luc brachte den dreien die Speisekarten. Als diese die Karten aufklappten, fanden Sie eine kurze Situationsbeschreibung und wurden um Rückmeldung gebeten.</w:t>
      </w:r>
    </w:p>
    <w:p w14:paraId="66FD1E36" w14:textId="5AE2D45A"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Die Polizei hatte bereits bei den anderen beiden </w:t>
      </w:r>
      <w:ins w:id="9086" w:author="Lektorat Bauer" w:date="2025-03-05T10:01:00Z" w16du:dateUtc="2025-03-05T09:01:00Z">
        <w:r w:rsidR="0056707B">
          <w:rPr>
            <w:rFonts w:ascii="Arial" w:hAnsi="Arial" w:cs="Arial"/>
            <w:sz w:val="24"/>
            <w:szCs w:val="24"/>
          </w:rPr>
          <w:t xml:space="preserve">Parteien </w:t>
        </w:r>
      </w:ins>
      <w:r w:rsidRPr="00944672">
        <w:rPr>
          <w:rFonts w:ascii="Arial" w:hAnsi="Arial" w:cs="Arial"/>
          <w:sz w:val="24"/>
          <w:szCs w:val="24"/>
        </w:rPr>
        <w:t>nachgefragt, ob sie etwas über den Auftragsmord an John-Henry Cummings wussten, und es wurden dort bereits ‚interne‘ Nachforschungen angestellt. Als Jean-Luc jetzt meldete, dass fragwürdige Personen in der Bar waren, gingen bei allen die Alarmglocken an.</w:t>
      </w:r>
    </w:p>
    <w:p w14:paraId="177CF01C" w14:textId="69250B15"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Schnell wurden die aktuellen Fakten ausgetauscht</w:t>
      </w:r>
      <w:del w:id="9087" w:author="Lektorat Bauer" w:date="2025-03-05T10:01:00Z" w16du:dateUtc="2025-03-05T09:01:00Z">
        <w:r w:rsidRPr="00944672" w:rsidDel="00612818">
          <w:rPr>
            <w:rFonts w:ascii="Arial" w:hAnsi="Arial" w:cs="Arial"/>
            <w:sz w:val="24"/>
            <w:szCs w:val="24"/>
          </w:rPr>
          <w:delText>,</w:delText>
        </w:r>
      </w:del>
      <w:ins w:id="9088" w:author="Lektorat Bauer" w:date="2025-03-05T10:01:00Z" w16du:dateUtc="2025-03-05T09:01:00Z">
        <w:r w:rsidR="00612818">
          <w:rPr>
            <w:rFonts w:ascii="Arial" w:hAnsi="Arial" w:cs="Arial"/>
            <w:sz w:val="24"/>
            <w:szCs w:val="24"/>
          </w:rPr>
          <w:t>:</w:t>
        </w:r>
      </w:ins>
      <w:r w:rsidRPr="00944672">
        <w:rPr>
          <w:rFonts w:ascii="Arial" w:hAnsi="Arial" w:cs="Arial"/>
          <w:sz w:val="24"/>
          <w:szCs w:val="24"/>
        </w:rPr>
        <w:t xml:space="preserve"> der Motorradfahrer war tatsächlich eine Frau mit asiatischen </w:t>
      </w:r>
      <w:ins w:id="9089" w:author="Lektorat Bauer" w:date="2025-03-05T10:01:00Z" w16du:dateUtc="2025-03-05T09:01:00Z">
        <w:r w:rsidR="00612818">
          <w:rPr>
            <w:rFonts w:ascii="Arial" w:hAnsi="Arial" w:cs="Arial"/>
            <w:sz w:val="24"/>
            <w:szCs w:val="24"/>
          </w:rPr>
          <w:t>A</w:t>
        </w:r>
      </w:ins>
      <w:del w:id="9090" w:author="Lektorat Bauer" w:date="2025-03-05T10:01:00Z" w16du:dateUtc="2025-03-05T09:01:00Z">
        <w:r w:rsidRPr="00944672" w:rsidDel="00612818">
          <w:rPr>
            <w:rFonts w:ascii="Arial" w:hAnsi="Arial" w:cs="Arial"/>
            <w:sz w:val="24"/>
            <w:szCs w:val="24"/>
          </w:rPr>
          <w:delText>a</w:delText>
        </w:r>
      </w:del>
      <w:r w:rsidRPr="00944672">
        <w:rPr>
          <w:rFonts w:ascii="Arial" w:hAnsi="Arial" w:cs="Arial"/>
          <w:sz w:val="24"/>
          <w:szCs w:val="24"/>
        </w:rPr>
        <w:t xml:space="preserve">ussehen. Das ergaben Auswertungen von Sichtungen. Zusätzlich </w:t>
      </w:r>
      <w:del w:id="9091" w:author="Lektorat Bauer" w:date="2025-03-05T10:01:00Z" w16du:dateUtc="2025-03-05T09:01:00Z">
        <w:r w:rsidRPr="00944672" w:rsidDel="00612818">
          <w:rPr>
            <w:rFonts w:ascii="Arial" w:hAnsi="Arial" w:cs="Arial"/>
            <w:sz w:val="24"/>
            <w:szCs w:val="24"/>
          </w:rPr>
          <w:delText>kam die Aussage</w:delText>
        </w:r>
      </w:del>
      <w:ins w:id="9092" w:author="Lektorat Bauer" w:date="2025-03-05T10:01:00Z" w16du:dateUtc="2025-03-05T09:01:00Z">
        <w:r w:rsidR="00612818">
          <w:rPr>
            <w:rFonts w:ascii="Arial" w:hAnsi="Arial" w:cs="Arial"/>
            <w:sz w:val="24"/>
            <w:szCs w:val="24"/>
          </w:rPr>
          <w:t>hieß es</w:t>
        </w:r>
      </w:ins>
      <w:r w:rsidRPr="00944672">
        <w:rPr>
          <w:rFonts w:ascii="Arial" w:hAnsi="Arial" w:cs="Arial"/>
          <w:sz w:val="24"/>
          <w:szCs w:val="24"/>
        </w:rPr>
        <w:t>, dass eine andere, dritte</w:t>
      </w:r>
      <w:del w:id="9093" w:author="Lektorat Bauer" w:date="2025-03-05T10:01:00Z" w16du:dateUtc="2025-03-05T09:01:00Z">
        <w:r w:rsidRPr="00944672" w:rsidDel="00612818">
          <w:rPr>
            <w:rFonts w:ascii="Arial" w:hAnsi="Arial" w:cs="Arial"/>
            <w:sz w:val="24"/>
            <w:szCs w:val="24"/>
          </w:rPr>
          <w:delText>,</w:delText>
        </w:r>
      </w:del>
      <w:r w:rsidRPr="00944672">
        <w:rPr>
          <w:rFonts w:ascii="Arial" w:hAnsi="Arial" w:cs="Arial"/>
          <w:sz w:val="24"/>
          <w:szCs w:val="24"/>
        </w:rPr>
        <w:t xml:space="preserve"> </w:t>
      </w:r>
      <w:del w:id="9094" w:author="Lektorat Bauer" w:date="2025-03-05T10:01:00Z" w16du:dateUtc="2025-03-05T09:01:00Z">
        <w:r w:rsidRPr="00944672" w:rsidDel="00612818">
          <w:rPr>
            <w:rFonts w:ascii="Arial" w:hAnsi="Arial" w:cs="Arial"/>
            <w:sz w:val="24"/>
            <w:szCs w:val="24"/>
          </w:rPr>
          <w:delText xml:space="preserve">Partei </w:delText>
        </w:r>
      </w:del>
      <w:commentRangeStart w:id="9095"/>
      <w:ins w:id="9096" w:author="Lektorat Bauer" w:date="2025-03-05T10:01:00Z" w16du:dateUtc="2025-03-05T09:01:00Z">
        <w:r w:rsidR="00612818">
          <w:rPr>
            <w:rFonts w:ascii="Arial" w:hAnsi="Arial" w:cs="Arial"/>
            <w:sz w:val="24"/>
            <w:szCs w:val="24"/>
          </w:rPr>
          <w:t>O</w:t>
        </w:r>
      </w:ins>
      <w:ins w:id="9097" w:author="Lektorat Bauer" w:date="2025-03-05T10:02:00Z" w16du:dateUtc="2025-03-05T09:02:00Z">
        <w:r w:rsidR="00612818">
          <w:rPr>
            <w:rFonts w:ascii="Arial" w:hAnsi="Arial" w:cs="Arial"/>
            <w:sz w:val="24"/>
            <w:szCs w:val="24"/>
          </w:rPr>
          <w:t>rganisation</w:t>
        </w:r>
        <w:commentRangeEnd w:id="9095"/>
        <w:r w:rsidR="00612818">
          <w:rPr>
            <w:rStyle w:val="Kommentarzeichen"/>
          </w:rPr>
          <w:commentReference w:id="9095"/>
        </w:r>
      </w:ins>
      <w:ins w:id="9098" w:author="Lektorat Bauer" w:date="2025-03-05T10:01:00Z" w16du:dateUtc="2025-03-05T09:01:00Z">
        <w:r w:rsidR="00612818" w:rsidRPr="00944672">
          <w:rPr>
            <w:rFonts w:ascii="Arial" w:hAnsi="Arial" w:cs="Arial"/>
            <w:sz w:val="24"/>
            <w:szCs w:val="24"/>
          </w:rPr>
          <w:t xml:space="preserve"> </w:t>
        </w:r>
      </w:ins>
      <w:r w:rsidRPr="00944672">
        <w:rPr>
          <w:rFonts w:ascii="Arial" w:hAnsi="Arial" w:cs="Arial"/>
          <w:sz w:val="24"/>
          <w:szCs w:val="24"/>
        </w:rPr>
        <w:t>hier am Werke war. Daher wurde die Polizei um Hilfe gebeten.</w:t>
      </w:r>
    </w:p>
    <w:p w14:paraId="2F142AA1"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Damit es nicht zu auffällig war, brachte Jean-Luc dreimal Espresso und eine Flasche Wasser an den Tisch. Die Flasche stellte er in die Tischmitte. Nach einem kurzen </w:t>
      </w:r>
      <w:r w:rsidRPr="00944672">
        <w:rPr>
          <w:rFonts w:ascii="Arial" w:hAnsi="Arial" w:cs="Arial"/>
          <w:sz w:val="24"/>
          <w:szCs w:val="24"/>
        </w:rPr>
        <w:lastRenderedPageBreak/>
        <w:t>Blickkontakt wurde die Flasche vor den Kriminalbeamten gestellt, womit geklärt war, dass von nun an die Polizei am Zug war.</w:t>
      </w:r>
    </w:p>
    <w:p w14:paraId="33B42EC4"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Langsam griff der Kriminalbeamte zum Telefon, sicher ist sicher, drückte die Kurzwahltaste und sagte nur: „Wij“</w:t>
      </w:r>
    </w:p>
    <w:p w14:paraId="2272EB99"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Die drei tranken ihre Espresso und unterhielten sich über das Neueste. Nach knapp 15 Minuten setzten sich zwei Neuankömmlinge an den Nachbartisch und die beiden anderen verabschiedeten sich. Der Kriminalbeamte bezahlte die Rechnung und ging. Jean-Luc brachte Speisekarten zu den Neuankömmlingen. Damit erhielten diese dieselben Informationen plus den Hinweis, um welchen Tisch es ging. So begann die Observation.</w:t>
      </w:r>
    </w:p>
    <w:p w14:paraId="2DC5109E" w14:textId="5D3CA6AC" w:rsidR="00944672" w:rsidRPr="00944672" w:rsidDel="00612818" w:rsidRDefault="00944672" w:rsidP="00623B68">
      <w:pPr>
        <w:autoSpaceDE w:val="0"/>
        <w:autoSpaceDN w:val="0"/>
        <w:adjustRightInd w:val="0"/>
        <w:spacing w:after="0" w:line="360" w:lineRule="auto"/>
        <w:ind w:firstLine="227"/>
        <w:jc w:val="both"/>
        <w:rPr>
          <w:del w:id="9099" w:author="Lektorat Bauer" w:date="2025-03-05T10:03:00Z" w16du:dateUtc="2025-03-05T09:03:00Z"/>
          <w:rFonts w:ascii="Arial" w:hAnsi="Arial" w:cs="Arial"/>
          <w:sz w:val="24"/>
          <w:szCs w:val="24"/>
        </w:rPr>
      </w:pPr>
      <w:del w:id="9100" w:author="Lektorat Bauer" w:date="2025-03-05T10:03:00Z" w16du:dateUtc="2025-03-05T09:03:00Z">
        <w:r w:rsidRPr="00944672" w:rsidDel="00612818">
          <w:rPr>
            <w:rFonts w:ascii="Arial" w:hAnsi="Arial" w:cs="Arial"/>
            <w:sz w:val="24"/>
            <w:szCs w:val="24"/>
          </w:rPr>
          <w:delText xml:space="preserve">Wenn die Polizei tätig wurde, </w:delText>
        </w:r>
        <w:commentRangeStart w:id="9101"/>
        <w:r w:rsidRPr="00944672" w:rsidDel="00612818">
          <w:rPr>
            <w:rFonts w:ascii="Arial" w:hAnsi="Arial" w:cs="Arial"/>
            <w:sz w:val="24"/>
            <w:szCs w:val="24"/>
          </w:rPr>
          <w:delText>dann</w:delText>
        </w:r>
      </w:del>
      <w:commentRangeEnd w:id="9101"/>
      <w:r w:rsidR="00612818">
        <w:rPr>
          <w:rStyle w:val="Kommentarzeichen"/>
        </w:rPr>
        <w:commentReference w:id="9101"/>
      </w:r>
      <w:del w:id="9102" w:author="Lektorat Bauer" w:date="2025-03-05T10:03:00Z" w16du:dateUtc="2025-03-05T09:03:00Z">
        <w:r w:rsidRPr="00944672" w:rsidDel="00612818">
          <w:rPr>
            <w:rFonts w:ascii="Arial" w:hAnsi="Arial" w:cs="Arial"/>
            <w:sz w:val="24"/>
            <w:szCs w:val="24"/>
          </w:rPr>
          <w:delText xml:space="preserve"> setzte sie immer sechs bestimmte Kriminalbeamte ein, damit nicht zu viele Gesichter direkt bekannt wurden.</w:delText>
        </w:r>
      </w:del>
    </w:p>
    <w:p w14:paraId="7C1B5489"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Während die beiden Kriminalbeamten überlegten, was sie zu Essen bestellen sollten, kam es zu einer unerwarteten Situation.</w:t>
      </w:r>
    </w:p>
    <w:p w14:paraId="3F87157D" w14:textId="21B2C38E"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 In der kleinen Gasse gab es </w:t>
      </w:r>
      <w:commentRangeStart w:id="9103"/>
      <w:r w:rsidRPr="00944672">
        <w:rPr>
          <w:rFonts w:ascii="Arial" w:hAnsi="Arial" w:cs="Arial"/>
          <w:sz w:val="24"/>
          <w:szCs w:val="24"/>
        </w:rPr>
        <w:t>nur zwei Cafés, die ‚Bounty‘ und die ‚Tawera‘. Die Gasse verbreiterte sich hier etwas, so</w:t>
      </w:r>
      <w:del w:id="9104" w:author="Lektorat Bauer" w:date="2025-03-05T10:03:00Z" w16du:dateUtc="2025-03-05T09:03:00Z">
        <w:r w:rsidRPr="00944672" w:rsidDel="00612818">
          <w:rPr>
            <w:rFonts w:ascii="Arial" w:hAnsi="Arial" w:cs="Arial"/>
            <w:sz w:val="24"/>
            <w:szCs w:val="24"/>
          </w:rPr>
          <w:delText xml:space="preserve"> das</w:delText>
        </w:r>
      </w:del>
      <w:ins w:id="9105" w:author="Lektorat Bauer" w:date="2025-03-05T10:03:00Z" w16du:dateUtc="2025-03-05T09:03:00Z">
        <w:r w:rsidR="00612818" w:rsidRPr="00944672">
          <w:rPr>
            <w:rFonts w:ascii="Arial" w:hAnsi="Arial" w:cs="Arial"/>
            <w:sz w:val="24"/>
            <w:szCs w:val="24"/>
          </w:rPr>
          <w:t>dass</w:t>
        </w:r>
      </w:ins>
      <w:r w:rsidRPr="00944672">
        <w:rPr>
          <w:rFonts w:ascii="Arial" w:hAnsi="Arial" w:cs="Arial"/>
          <w:sz w:val="24"/>
          <w:szCs w:val="24"/>
        </w:rPr>
        <w:t xml:space="preserve"> die beiden Bars Platz für Außensitzplätze hatten, trotzdem lagen diese Bars etwas abseits</w:t>
      </w:r>
      <w:del w:id="9106" w:author="Lektorat Bauer" w:date="2025-03-05T10:03:00Z" w16du:dateUtc="2025-03-05T09:03:00Z">
        <w:r w:rsidRPr="00944672" w:rsidDel="00612818">
          <w:rPr>
            <w:rFonts w:ascii="Arial" w:hAnsi="Arial" w:cs="Arial"/>
            <w:sz w:val="24"/>
            <w:szCs w:val="24"/>
          </w:rPr>
          <w:delText>, so das man schon wissen wusste, dass hier etwas Besonderes ist.</w:delText>
        </w:r>
      </w:del>
      <w:ins w:id="9107" w:author="Lektorat Bauer" w:date="2025-03-05T10:03:00Z" w16du:dateUtc="2025-03-05T09:03:00Z">
        <w:r w:rsidR="00612818">
          <w:rPr>
            <w:rFonts w:ascii="Arial" w:hAnsi="Arial" w:cs="Arial"/>
            <w:sz w:val="24"/>
            <w:szCs w:val="24"/>
          </w:rPr>
          <w:t>.</w:t>
        </w:r>
      </w:ins>
    </w:p>
    <w:p w14:paraId="3C5030DB" w14:textId="7E4C03D5"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Joost van der Dijkstraat wollte heute einen Kaffee in der ‚Bounty‘ trinken, da er das maritime Flair dem strengen Chic der ‚Tawera‘ vorzog. Da aber alle</w:t>
      </w:r>
      <w:del w:id="9108" w:author="Lektorat Bauer" w:date="2025-03-05T10:04:00Z" w16du:dateUtc="2025-03-05T09:04:00Z">
        <w:r w:rsidRPr="00944672" w:rsidDel="00612818">
          <w:rPr>
            <w:rFonts w:ascii="Arial" w:hAnsi="Arial" w:cs="Arial"/>
            <w:sz w:val="24"/>
            <w:szCs w:val="24"/>
          </w:rPr>
          <w:delText>s</w:delText>
        </w:r>
      </w:del>
      <w:r w:rsidRPr="00944672">
        <w:rPr>
          <w:rFonts w:ascii="Arial" w:hAnsi="Arial" w:cs="Arial"/>
          <w:sz w:val="24"/>
          <w:szCs w:val="24"/>
        </w:rPr>
        <w:t xml:space="preserve"> Außenplätze belegt waren, ging er</w:t>
      </w:r>
      <w:ins w:id="9109" w:author="Lektorat Bauer" w:date="2025-03-05T10:04:00Z" w16du:dateUtc="2025-03-05T09:04:00Z">
        <w:r w:rsidR="00612818">
          <w:rPr>
            <w:rFonts w:ascii="Arial" w:hAnsi="Arial" w:cs="Arial"/>
            <w:sz w:val="24"/>
            <w:szCs w:val="24"/>
          </w:rPr>
          <w:t xml:space="preserve"> doch</w:t>
        </w:r>
      </w:ins>
      <w:r w:rsidRPr="00944672">
        <w:rPr>
          <w:rFonts w:ascii="Arial" w:hAnsi="Arial" w:cs="Arial"/>
          <w:sz w:val="24"/>
          <w:szCs w:val="24"/>
        </w:rPr>
        <w:t xml:space="preserve"> weiter zur ‚Tawera‘.</w:t>
      </w:r>
    </w:p>
    <w:p w14:paraId="6B6F103B" w14:textId="4CC4BBD6"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Zwei Parteien beobachteten seine Ankunft</w:t>
      </w:r>
      <w:del w:id="9110" w:author="Lektorat Bauer" w:date="2025-03-05T10:05:00Z" w16du:dateUtc="2025-03-05T09:05:00Z">
        <w:r w:rsidRPr="00944672" w:rsidDel="00612818">
          <w:rPr>
            <w:rFonts w:ascii="Arial" w:hAnsi="Arial" w:cs="Arial"/>
            <w:sz w:val="24"/>
            <w:szCs w:val="24"/>
          </w:rPr>
          <w:delText>,</w:delText>
        </w:r>
      </w:del>
      <w:ins w:id="9111" w:author="Lektorat Bauer" w:date="2025-03-05T10:05:00Z" w16du:dateUtc="2025-03-05T09:05:00Z">
        <w:r w:rsidR="00612818">
          <w:rPr>
            <w:rFonts w:ascii="Arial" w:hAnsi="Arial" w:cs="Arial"/>
            <w:sz w:val="24"/>
            <w:szCs w:val="24"/>
          </w:rPr>
          <w:t>.</w:t>
        </w:r>
      </w:ins>
      <w:r w:rsidRPr="00944672">
        <w:rPr>
          <w:rFonts w:ascii="Arial" w:hAnsi="Arial" w:cs="Arial"/>
          <w:sz w:val="24"/>
          <w:szCs w:val="24"/>
        </w:rPr>
        <w:t xml:space="preserve"> </w:t>
      </w:r>
      <w:ins w:id="9112" w:author="Lektorat Bauer" w:date="2025-03-05T10:05:00Z" w16du:dateUtc="2025-03-05T09:05:00Z">
        <w:r w:rsidR="00612818">
          <w:rPr>
            <w:rFonts w:ascii="Arial" w:hAnsi="Arial" w:cs="Arial"/>
            <w:sz w:val="24"/>
            <w:szCs w:val="24"/>
          </w:rPr>
          <w:t>D</w:t>
        </w:r>
      </w:ins>
      <w:del w:id="9113" w:author="Lektorat Bauer" w:date="2025-03-05T10:05:00Z" w16du:dateUtc="2025-03-05T09:05:00Z">
        <w:r w:rsidRPr="00944672" w:rsidDel="00612818">
          <w:rPr>
            <w:rFonts w:ascii="Arial" w:hAnsi="Arial" w:cs="Arial"/>
            <w:sz w:val="24"/>
            <w:szCs w:val="24"/>
          </w:rPr>
          <w:delText>d</w:delText>
        </w:r>
      </w:del>
      <w:r w:rsidRPr="00944672">
        <w:rPr>
          <w:rFonts w:ascii="Arial" w:hAnsi="Arial" w:cs="Arial"/>
          <w:sz w:val="24"/>
          <w:szCs w:val="24"/>
        </w:rPr>
        <w:t xml:space="preserve">ie Nordkoreaner, da sie auf ihn gewartet hatten. Die Kriminalbeamten, weil er im Blickfeld </w:t>
      </w:r>
      <w:del w:id="9114" w:author="Lektorat Bauer" w:date="2025-03-05T10:05:00Z" w16du:dateUtc="2025-03-05T09:05:00Z">
        <w:r w:rsidRPr="00944672" w:rsidDel="00612818">
          <w:rPr>
            <w:rFonts w:ascii="Arial" w:hAnsi="Arial" w:cs="Arial"/>
            <w:sz w:val="24"/>
            <w:szCs w:val="24"/>
          </w:rPr>
          <w:delText>zu dem</w:delText>
        </w:r>
      </w:del>
      <w:ins w:id="9115" w:author="Lektorat Bauer" w:date="2025-03-05T10:05:00Z" w16du:dateUtc="2025-03-05T09:05:00Z">
        <w:r w:rsidR="00612818">
          <w:rPr>
            <w:rFonts w:ascii="Arial" w:hAnsi="Arial" w:cs="Arial"/>
            <w:sz w:val="24"/>
            <w:szCs w:val="24"/>
          </w:rPr>
          <w:t>des</w:t>
        </w:r>
      </w:ins>
      <w:r w:rsidRPr="00944672">
        <w:rPr>
          <w:rFonts w:ascii="Arial" w:hAnsi="Arial" w:cs="Arial"/>
          <w:sz w:val="24"/>
          <w:szCs w:val="24"/>
        </w:rPr>
        <w:t xml:space="preserve"> beobachteten Tisch</w:t>
      </w:r>
      <w:ins w:id="9116" w:author="Lektorat Bauer" w:date="2025-03-05T10:05:00Z" w16du:dateUtc="2025-03-05T09:05:00Z">
        <w:r w:rsidR="00612818">
          <w:rPr>
            <w:rFonts w:ascii="Arial" w:hAnsi="Arial" w:cs="Arial"/>
            <w:sz w:val="24"/>
            <w:szCs w:val="24"/>
          </w:rPr>
          <w:t>es</w:t>
        </w:r>
      </w:ins>
      <w:r w:rsidRPr="00944672">
        <w:rPr>
          <w:rFonts w:ascii="Arial" w:hAnsi="Arial" w:cs="Arial"/>
          <w:sz w:val="24"/>
          <w:szCs w:val="24"/>
        </w:rPr>
        <w:t xml:space="preserve"> </w:t>
      </w:r>
      <w:del w:id="9117" w:author="Lektorat Bauer" w:date="2025-03-05T10:05:00Z" w16du:dateUtc="2025-03-05T09:05:00Z">
        <w:r w:rsidRPr="00944672" w:rsidDel="00612818">
          <w:rPr>
            <w:rFonts w:ascii="Arial" w:hAnsi="Arial" w:cs="Arial"/>
            <w:sz w:val="24"/>
            <w:szCs w:val="24"/>
          </w:rPr>
          <w:delText>war</w:delText>
        </w:r>
      </w:del>
      <w:ins w:id="9118" w:author="Lektorat Bauer" w:date="2025-03-05T10:05:00Z" w16du:dateUtc="2025-03-05T09:05:00Z">
        <w:r w:rsidR="00612818">
          <w:rPr>
            <w:rFonts w:ascii="Arial" w:hAnsi="Arial" w:cs="Arial"/>
            <w:sz w:val="24"/>
            <w:szCs w:val="24"/>
          </w:rPr>
          <w:t>stand</w:t>
        </w:r>
      </w:ins>
      <w:r w:rsidRPr="00944672">
        <w:rPr>
          <w:rFonts w:ascii="Arial" w:hAnsi="Arial" w:cs="Arial"/>
          <w:sz w:val="24"/>
          <w:szCs w:val="24"/>
        </w:rPr>
        <w:t xml:space="preserve">. </w:t>
      </w:r>
    </w:p>
    <w:p w14:paraId="1ECE9D00" w14:textId="1ADB40EB"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Als Joost zur ‚Tawera‘ kam, suchte er nach einem Sitzplatz draußen, um </w:t>
      </w:r>
      <w:commentRangeEnd w:id="9103"/>
      <w:r w:rsidR="00612818">
        <w:rPr>
          <w:rStyle w:val="Kommentarzeichen"/>
        </w:rPr>
        <w:commentReference w:id="9103"/>
      </w:r>
      <w:r w:rsidRPr="00944672">
        <w:rPr>
          <w:rFonts w:ascii="Arial" w:hAnsi="Arial" w:cs="Arial"/>
          <w:sz w:val="24"/>
          <w:szCs w:val="24"/>
        </w:rPr>
        <w:t>die Sonne zu genießen. Er sah die Nordkoreaner</w:t>
      </w:r>
      <w:del w:id="9119" w:author="Lektorat Bauer" w:date="2025-03-05T10:06:00Z" w16du:dateUtc="2025-03-05T09:06:00Z">
        <w:r w:rsidRPr="00944672" w:rsidDel="00612818">
          <w:rPr>
            <w:rFonts w:ascii="Arial" w:hAnsi="Arial" w:cs="Arial"/>
            <w:sz w:val="24"/>
            <w:szCs w:val="24"/>
          </w:rPr>
          <w:delText>, sitzen</w:delText>
        </w:r>
      </w:del>
      <w:r w:rsidRPr="00944672">
        <w:rPr>
          <w:rFonts w:ascii="Arial" w:hAnsi="Arial" w:cs="Arial"/>
          <w:sz w:val="24"/>
          <w:szCs w:val="24"/>
        </w:rPr>
        <w:t xml:space="preserve"> und zögerte für den Bruchteil einer Sekunde, dann wandte er sich ab und ging zu einem Tisch neben </w:t>
      </w:r>
      <w:del w:id="9120" w:author="Lektorat Bauer" w:date="2025-03-05T10:06:00Z" w16du:dateUtc="2025-03-05T09:06:00Z">
        <w:r w:rsidRPr="00944672" w:rsidDel="00612818">
          <w:rPr>
            <w:rFonts w:ascii="Arial" w:hAnsi="Arial" w:cs="Arial"/>
            <w:sz w:val="24"/>
            <w:szCs w:val="24"/>
          </w:rPr>
          <w:delText xml:space="preserve">die </w:delText>
        </w:r>
      </w:del>
      <w:ins w:id="9121" w:author="Lektorat Bauer" w:date="2025-03-05T10:06:00Z" w16du:dateUtc="2025-03-05T09:06:00Z">
        <w:r w:rsidR="00612818">
          <w:rPr>
            <w:rFonts w:ascii="Arial" w:hAnsi="Arial" w:cs="Arial"/>
            <w:sz w:val="24"/>
            <w:szCs w:val="24"/>
          </w:rPr>
          <w:t>den</w:t>
        </w:r>
        <w:r w:rsidR="00612818" w:rsidRPr="00944672">
          <w:rPr>
            <w:rFonts w:ascii="Arial" w:hAnsi="Arial" w:cs="Arial"/>
            <w:sz w:val="24"/>
            <w:szCs w:val="24"/>
          </w:rPr>
          <w:t xml:space="preserve"> </w:t>
        </w:r>
      </w:ins>
      <w:r w:rsidRPr="00944672">
        <w:rPr>
          <w:rFonts w:ascii="Arial" w:hAnsi="Arial" w:cs="Arial"/>
          <w:sz w:val="24"/>
          <w:szCs w:val="24"/>
        </w:rPr>
        <w:t>Kriminalbeamten und weg von den Asiaten.</w:t>
      </w:r>
    </w:p>
    <w:p w14:paraId="7769BC53" w14:textId="40027291"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Die Kriminalbeamten hatte diese Reaktion bemerkt, und sahen sich kurz an. Was war hier los? „Ruf</w:t>
      </w:r>
      <w:del w:id="9122" w:author="Lektorat Bauer" w:date="2025-03-05T10:08:00Z" w16du:dateUtc="2025-03-05T09:08:00Z">
        <w:r w:rsidRPr="00944672" w:rsidDel="00612818">
          <w:rPr>
            <w:rFonts w:ascii="Arial" w:hAnsi="Arial" w:cs="Arial"/>
            <w:sz w:val="24"/>
            <w:szCs w:val="24"/>
          </w:rPr>
          <w:delText>e</w:delText>
        </w:r>
      </w:del>
      <w:r w:rsidRPr="00944672">
        <w:rPr>
          <w:rFonts w:ascii="Arial" w:hAnsi="Arial" w:cs="Arial"/>
          <w:sz w:val="24"/>
          <w:szCs w:val="24"/>
        </w:rPr>
        <w:t xml:space="preserve"> doch mal Pieter an, der müsste doch eigentlich schon längst hier sein</w:t>
      </w:r>
      <w:ins w:id="9123" w:author="Lektorat Bauer" w:date="2025-03-05T10:08:00Z" w16du:dateUtc="2025-03-05T09:08:00Z">
        <w:r w:rsidR="00612818">
          <w:rPr>
            <w:rFonts w:ascii="Arial" w:hAnsi="Arial" w:cs="Arial"/>
            <w:sz w:val="24"/>
            <w:szCs w:val="24"/>
          </w:rPr>
          <w:t>,</w:t>
        </w:r>
      </w:ins>
      <w:del w:id="9124" w:author="Lektorat Bauer" w:date="2025-03-05T10:08:00Z" w16du:dateUtc="2025-03-05T09:08:00Z">
        <w:r w:rsidRPr="00944672" w:rsidDel="00612818">
          <w:rPr>
            <w:rFonts w:ascii="Arial" w:hAnsi="Arial" w:cs="Arial"/>
            <w:sz w:val="24"/>
            <w:szCs w:val="24"/>
          </w:rPr>
          <w:delText>.</w:delText>
        </w:r>
      </w:del>
      <w:r w:rsidRPr="00944672">
        <w:rPr>
          <w:rFonts w:ascii="Arial" w:hAnsi="Arial" w:cs="Arial"/>
          <w:sz w:val="24"/>
          <w:szCs w:val="24"/>
        </w:rPr>
        <w:t>“</w:t>
      </w:r>
      <w:ins w:id="9125" w:author="Lektorat Bauer" w:date="2025-03-05T10:08:00Z" w16du:dateUtc="2025-03-05T09:08:00Z">
        <w:r w:rsidR="00612818">
          <w:rPr>
            <w:rFonts w:ascii="Arial" w:hAnsi="Arial" w:cs="Arial"/>
            <w:sz w:val="24"/>
            <w:szCs w:val="24"/>
          </w:rPr>
          <w:t>,</w:t>
        </w:r>
      </w:ins>
      <w:del w:id="9126" w:author="Lektorat Bauer" w:date="2025-03-05T10:08:00Z" w16du:dateUtc="2025-03-05T09:08:00Z">
        <w:r w:rsidRPr="00944672" w:rsidDel="00612818">
          <w:rPr>
            <w:rFonts w:ascii="Arial" w:hAnsi="Arial" w:cs="Arial"/>
            <w:sz w:val="24"/>
            <w:szCs w:val="24"/>
          </w:rPr>
          <w:delText xml:space="preserve"> </w:delText>
        </w:r>
      </w:del>
      <w:ins w:id="9127" w:author="Lektorat Bauer" w:date="2025-03-05T10:08:00Z" w16du:dateUtc="2025-03-05T09:08:00Z">
        <w:r w:rsidR="00612818">
          <w:rPr>
            <w:rFonts w:ascii="Arial" w:hAnsi="Arial" w:cs="Arial"/>
            <w:sz w:val="24"/>
            <w:szCs w:val="24"/>
          </w:rPr>
          <w:t>s</w:t>
        </w:r>
      </w:ins>
      <w:del w:id="9128" w:author="Lektorat Bauer" w:date="2025-03-05T10:08:00Z" w16du:dateUtc="2025-03-05T09:08:00Z">
        <w:r w:rsidRPr="00944672" w:rsidDel="00612818">
          <w:rPr>
            <w:rFonts w:ascii="Arial" w:hAnsi="Arial" w:cs="Arial"/>
            <w:sz w:val="24"/>
            <w:szCs w:val="24"/>
          </w:rPr>
          <w:delText>S</w:delText>
        </w:r>
      </w:del>
      <w:r w:rsidRPr="00944672">
        <w:rPr>
          <w:rFonts w:ascii="Arial" w:hAnsi="Arial" w:cs="Arial"/>
          <w:sz w:val="24"/>
          <w:szCs w:val="24"/>
        </w:rPr>
        <w:t>agte der eine im Plauderton, worauf der andere sein Telefon zur Hand nahm und eine Nummer wählte. „Pieter, Jannik hier. Wir warten auf Dich, wo bist Du?“ Er lausche kurz</w:t>
      </w:r>
      <w:del w:id="9129" w:author="Lektorat Bauer" w:date="2025-03-05T10:08:00Z" w16du:dateUtc="2025-03-05T09:08:00Z">
        <w:r w:rsidRPr="00944672" w:rsidDel="00612818">
          <w:rPr>
            <w:rFonts w:ascii="Arial" w:hAnsi="Arial" w:cs="Arial"/>
            <w:sz w:val="24"/>
            <w:szCs w:val="24"/>
          </w:rPr>
          <w:delText>,</w:delText>
        </w:r>
      </w:del>
      <w:ins w:id="9130" w:author="Lektorat Bauer" w:date="2025-03-05T10:08:00Z" w16du:dateUtc="2025-03-05T09:08:00Z">
        <w:r w:rsidR="00612818">
          <w:rPr>
            <w:rFonts w:ascii="Arial" w:hAnsi="Arial" w:cs="Arial"/>
            <w:sz w:val="24"/>
            <w:szCs w:val="24"/>
          </w:rPr>
          <w:t>.</w:t>
        </w:r>
      </w:ins>
      <w:r w:rsidRPr="00944672">
        <w:rPr>
          <w:rFonts w:ascii="Arial" w:hAnsi="Arial" w:cs="Arial"/>
          <w:sz w:val="24"/>
          <w:szCs w:val="24"/>
        </w:rPr>
        <w:t xml:space="preserve"> „Gut, dann beeile Dich, und wir warten noch mit der Bestellung.“</w:t>
      </w:r>
    </w:p>
    <w:p w14:paraId="2E6AA641" w14:textId="2497F403"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Joost hat</w:t>
      </w:r>
      <w:ins w:id="9131" w:author="Lektorat Bauer" w:date="2025-03-05T10:09:00Z" w16du:dateUtc="2025-03-05T09:09:00Z">
        <w:r w:rsidR="00612818">
          <w:rPr>
            <w:rFonts w:ascii="Arial" w:hAnsi="Arial" w:cs="Arial"/>
            <w:sz w:val="24"/>
            <w:szCs w:val="24"/>
          </w:rPr>
          <w:t>te</w:t>
        </w:r>
      </w:ins>
      <w:r w:rsidRPr="00944672">
        <w:rPr>
          <w:rFonts w:ascii="Arial" w:hAnsi="Arial" w:cs="Arial"/>
          <w:sz w:val="24"/>
          <w:szCs w:val="24"/>
        </w:rPr>
        <w:t xml:space="preserve"> das gehört, da er direkt neben den beiden saß</w:t>
      </w:r>
      <w:ins w:id="9132" w:author="Lektorat Bauer" w:date="2025-03-05T10:09:00Z" w16du:dateUtc="2025-03-05T09:09:00Z">
        <w:r w:rsidR="00612818">
          <w:rPr>
            <w:rFonts w:ascii="Arial" w:hAnsi="Arial" w:cs="Arial"/>
            <w:sz w:val="24"/>
            <w:szCs w:val="24"/>
          </w:rPr>
          <w:t>,</w:t>
        </w:r>
      </w:ins>
      <w:r w:rsidRPr="00944672">
        <w:rPr>
          <w:rFonts w:ascii="Arial" w:hAnsi="Arial" w:cs="Arial"/>
          <w:sz w:val="24"/>
          <w:szCs w:val="24"/>
        </w:rPr>
        <w:t xml:space="preserve"> und lächelte</w:t>
      </w:r>
      <w:del w:id="9133" w:author="Lektorat Bauer" w:date="2025-03-05T10:09:00Z" w16du:dateUtc="2025-03-05T09:09:00Z">
        <w:r w:rsidRPr="00944672" w:rsidDel="00612818">
          <w:rPr>
            <w:rFonts w:ascii="Arial" w:hAnsi="Arial" w:cs="Arial"/>
            <w:sz w:val="24"/>
            <w:szCs w:val="24"/>
          </w:rPr>
          <w:delText>,</w:delText>
        </w:r>
      </w:del>
      <w:ins w:id="9134" w:author="Lektorat Bauer" w:date="2025-03-05T10:09:00Z" w16du:dateUtc="2025-03-05T09:09:00Z">
        <w:r w:rsidR="00612818">
          <w:rPr>
            <w:rFonts w:ascii="Arial" w:hAnsi="Arial" w:cs="Arial"/>
            <w:sz w:val="24"/>
            <w:szCs w:val="24"/>
          </w:rPr>
          <w:t>.</w:t>
        </w:r>
      </w:ins>
      <w:r w:rsidRPr="00944672">
        <w:rPr>
          <w:rFonts w:ascii="Arial" w:hAnsi="Arial" w:cs="Arial"/>
          <w:sz w:val="24"/>
          <w:szCs w:val="24"/>
        </w:rPr>
        <w:t xml:space="preserve"> </w:t>
      </w:r>
      <w:ins w:id="9135" w:author="Lektorat Bauer" w:date="2025-03-05T10:09:00Z" w16du:dateUtc="2025-03-05T09:09:00Z">
        <w:r w:rsidR="00612818">
          <w:rPr>
            <w:rFonts w:ascii="Arial" w:hAnsi="Arial" w:cs="Arial"/>
            <w:sz w:val="24"/>
            <w:szCs w:val="24"/>
          </w:rPr>
          <w:t>D</w:t>
        </w:r>
      </w:ins>
      <w:del w:id="9136" w:author="Lektorat Bauer" w:date="2025-03-05T10:09:00Z" w16du:dateUtc="2025-03-05T09:09:00Z">
        <w:r w:rsidRPr="00944672" w:rsidDel="00612818">
          <w:rPr>
            <w:rFonts w:ascii="Arial" w:hAnsi="Arial" w:cs="Arial"/>
            <w:sz w:val="24"/>
            <w:szCs w:val="24"/>
          </w:rPr>
          <w:delText>d</w:delText>
        </w:r>
      </w:del>
      <w:r w:rsidRPr="00944672">
        <w:rPr>
          <w:rFonts w:ascii="Arial" w:hAnsi="Arial" w:cs="Arial"/>
          <w:sz w:val="24"/>
          <w:szCs w:val="24"/>
        </w:rPr>
        <w:t>iese Art von Problem schien es überall auf der Welt zu geben. Eine junge Frau war für den Service auf dieser Seite zuständig und brachte ihm die Speisekarte. Da Joost schon einmal hier gegessen hatte, bestellte er direkt einen Kaffee, ein stilles Wasser und einmal gemischte Satés mit Brot.</w:t>
      </w:r>
    </w:p>
    <w:p w14:paraId="4C78C6E2" w14:textId="237EE752"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Als der Kaffee kam, genoss er den bitteren Geschmack auf der Zunge, drehte den Kopf zur Sonne und entspannt</w:t>
      </w:r>
      <w:ins w:id="9137" w:author="Lektorat Bauer" w:date="2025-03-05T10:09:00Z" w16du:dateUtc="2025-03-05T09:09:00Z">
        <w:r w:rsidR="00612818">
          <w:rPr>
            <w:rFonts w:ascii="Arial" w:hAnsi="Arial" w:cs="Arial"/>
            <w:sz w:val="24"/>
            <w:szCs w:val="24"/>
          </w:rPr>
          <w:t>e</w:t>
        </w:r>
      </w:ins>
      <w:r w:rsidRPr="00944672">
        <w:rPr>
          <w:rFonts w:ascii="Arial" w:hAnsi="Arial" w:cs="Arial"/>
          <w:sz w:val="24"/>
          <w:szCs w:val="24"/>
        </w:rPr>
        <w:t xml:space="preserve"> sich.</w:t>
      </w:r>
    </w:p>
    <w:p w14:paraId="50729994" w14:textId="4517245E"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Die beiden Kriminalbeamten realisierten, dass der Neuankömmling von den Asiaten beobachtet wurde. Leider wussten sie nicht, wer der Neuankömmling war, daher mussten sie abwarten, was passieren würde. Ein Foto konnten sie nicht machen, </w:t>
      </w:r>
      <w:ins w:id="9138" w:author="Lektorat Bauer" w:date="2025-03-05T10:09:00Z" w16du:dateUtc="2025-03-05T09:09:00Z">
        <w:r w:rsidR="00612818">
          <w:rPr>
            <w:rFonts w:ascii="Arial" w:hAnsi="Arial" w:cs="Arial"/>
            <w:sz w:val="24"/>
            <w:szCs w:val="24"/>
          </w:rPr>
          <w:t>das wäre zu auffällig gewesen</w:t>
        </w:r>
      </w:ins>
      <w:del w:id="9139" w:author="Lektorat Bauer" w:date="2025-03-05T10:09:00Z" w16du:dateUtc="2025-03-05T09:09:00Z">
        <w:r w:rsidRPr="00944672" w:rsidDel="00612818">
          <w:rPr>
            <w:rFonts w:ascii="Arial" w:hAnsi="Arial" w:cs="Arial"/>
            <w:sz w:val="24"/>
            <w:szCs w:val="24"/>
          </w:rPr>
          <w:delText>da das zu auffällig sein würde</w:delText>
        </w:r>
      </w:del>
      <w:r w:rsidRPr="00944672">
        <w:rPr>
          <w:rFonts w:ascii="Arial" w:hAnsi="Arial" w:cs="Arial"/>
          <w:sz w:val="24"/>
          <w:szCs w:val="24"/>
        </w:rPr>
        <w:t>.</w:t>
      </w:r>
    </w:p>
    <w:p w14:paraId="577A958F" w14:textId="1CA129A8"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Ein Pärchen kam, Arm in Arm, die Gasse entlang und</w:t>
      </w:r>
      <w:del w:id="9140" w:author="Lektorat Bauer" w:date="2025-03-05T10:09:00Z" w16du:dateUtc="2025-03-05T09:09:00Z">
        <w:r w:rsidRPr="00944672" w:rsidDel="00612818">
          <w:rPr>
            <w:rFonts w:ascii="Arial" w:hAnsi="Arial" w:cs="Arial"/>
            <w:sz w:val="24"/>
            <w:szCs w:val="24"/>
          </w:rPr>
          <w:delText xml:space="preserve"> als sie die Tische sahen, </w:delText>
        </w:r>
      </w:del>
      <w:ins w:id="9141" w:author="Lektorat Bauer" w:date="2025-03-05T10:09:00Z" w16du:dateUtc="2025-03-05T09:09:00Z">
        <w:r w:rsidR="00612818">
          <w:rPr>
            <w:rFonts w:ascii="Arial" w:hAnsi="Arial" w:cs="Arial"/>
            <w:sz w:val="24"/>
            <w:szCs w:val="24"/>
          </w:rPr>
          <w:t xml:space="preserve"> </w:t>
        </w:r>
      </w:ins>
      <w:r w:rsidRPr="00944672">
        <w:rPr>
          <w:rFonts w:ascii="Arial" w:hAnsi="Arial" w:cs="Arial"/>
          <w:sz w:val="24"/>
          <w:szCs w:val="24"/>
        </w:rPr>
        <w:t>suchte</w:t>
      </w:r>
      <w:del w:id="9142" w:author="Lektorat Bauer" w:date="2025-03-05T10:09:00Z" w16du:dateUtc="2025-03-05T09:09:00Z">
        <w:r w:rsidRPr="00944672" w:rsidDel="00612818">
          <w:rPr>
            <w:rFonts w:ascii="Arial" w:hAnsi="Arial" w:cs="Arial"/>
            <w:sz w:val="24"/>
            <w:szCs w:val="24"/>
          </w:rPr>
          <w:delText>n</w:delText>
        </w:r>
      </w:del>
      <w:r w:rsidRPr="00944672">
        <w:rPr>
          <w:rFonts w:ascii="Arial" w:hAnsi="Arial" w:cs="Arial"/>
          <w:sz w:val="24"/>
          <w:szCs w:val="24"/>
        </w:rPr>
        <w:t xml:space="preserve"> sie einen freien Platz, </w:t>
      </w:r>
      <w:del w:id="9143" w:author="Lektorat Bauer" w:date="2025-03-05T10:10:00Z" w16du:dateUtc="2025-03-05T09:10:00Z">
        <w:r w:rsidRPr="00944672" w:rsidDel="00612818">
          <w:rPr>
            <w:rFonts w:ascii="Arial" w:hAnsi="Arial" w:cs="Arial"/>
            <w:sz w:val="24"/>
            <w:szCs w:val="24"/>
          </w:rPr>
          <w:delText>und nahmen den freien</w:delText>
        </w:r>
      </w:del>
      <w:ins w:id="9144" w:author="Lektorat Bauer" w:date="2025-03-05T10:10:00Z" w16du:dateUtc="2025-03-05T09:10:00Z">
        <w:r w:rsidR="00612818">
          <w:rPr>
            <w:rFonts w:ascii="Arial" w:hAnsi="Arial" w:cs="Arial"/>
            <w:sz w:val="24"/>
            <w:szCs w:val="24"/>
          </w:rPr>
          <w:t>den</w:t>
        </w:r>
      </w:ins>
      <w:r w:rsidRPr="00944672">
        <w:rPr>
          <w:rFonts w:ascii="Arial" w:hAnsi="Arial" w:cs="Arial"/>
          <w:sz w:val="24"/>
          <w:szCs w:val="24"/>
        </w:rPr>
        <w:t xml:space="preserve"> Tisch neben den Asiaten. Die Frau scheuchte </w:t>
      </w:r>
      <w:ins w:id="9145" w:author="Lektorat Bauer" w:date="2025-03-05T10:10:00Z" w16du:dateUtc="2025-03-05T09:10:00Z">
        <w:r w:rsidR="00612818">
          <w:rPr>
            <w:rFonts w:ascii="Arial" w:hAnsi="Arial" w:cs="Arial"/>
            <w:sz w:val="24"/>
            <w:szCs w:val="24"/>
          </w:rPr>
          <w:t>i</w:t>
        </w:r>
      </w:ins>
      <w:del w:id="9146" w:author="Lektorat Bauer" w:date="2025-03-05T10:10:00Z" w16du:dateUtc="2025-03-05T09:10:00Z">
        <w:r w:rsidRPr="00944672" w:rsidDel="00612818">
          <w:rPr>
            <w:rFonts w:ascii="Arial" w:hAnsi="Arial" w:cs="Arial"/>
            <w:sz w:val="24"/>
            <w:szCs w:val="24"/>
          </w:rPr>
          <w:delText>I</w:delText>
        </w:r>
      </w:del>
      <w:r w:rsidRPr="00944672">
        <w:rPr>
          <w:rFonts w:ascii="Arial" w:hAnsi="Arial" w:cs="Arial"/>
          <w:sz w:val="24"/>
          <w:szCs w:val="24"/>
        </w:rPr>
        <w:t xml:space="preserve">hren Freund wieder </w:t>
      </w:r>
      <w:del w:id="9147" w:author="Lektorat Bauer" w:date="2025-03-05T10:10:00Z" w16du:dateUtc="2025-03-05T09:10:00Z">
        <w:r w:rsidRPr="00944672" w:rsidDel="00612818">
          <w:rPr>
            <w:rFonts w:ascii="Arial" w:hAnsi="Arial" w:cs="Arial"/>
            <w:sz w:val="24"/>
            <w:szCs w:val="24"/>
          </w:rPr>
          <w:delText>hoch</w:delText>
        </w:r>
      </w:del>
      <w:ins w:id="9148" w:author="Lektorat Bauer" w:date="2025-03-05T10:10:00Z" w16du:dateUtc="2025-03-05T09:10:00Z">
        <w:r w:rsidR="00612818">
          <w:rPr>
            <w:rFonts w:ascii="Arial" w:hAnsi="Arial" w:cs="Arial"/>
            <w:sz w:val="24"/>
            <w:szCs w:val="24"/>
          </w:rPr>
          <w:t>aus dem Stuhl</w:t>
        </w:r>
      </w:ins>
      <w:r w:rsidRPr="00944672">
        <w:rPr>
          <w:rFonts w:ascii="Arial" w:hAnsi="Arial" w:cs="Arial"/>
          <w:sz w:val="24"/>
          <w:szCs w:val="24"/>
        </w:rPr>
        <w:t>, er sollte ein Foto machen. Dafür setzte sie sich in Pose. Damit die Sonne nicht direkt in ihr Gesicht schien, drehte Sie sich mit dem Rücken zu den Asiaten. So gelang es, ohne viel Aufwand</w:t>
      </w:r>
      <w:ins w:id="9149" w:author="Lektorat Bauer" w:date="2025-03-05T10:10:00Z" w16du:dateUtc="2025-03-05T09:10:00Z">
        <w:r w:rsidR="00612818">
          <w:rPr>
            <w:rFonts w:ascii="Arial" w:hAnsi="Arial" w:cs="Arial"/>
            <w:sz w:val="24"/>
            <w:szCs w:val="24"/>
          </w:rPr>
          <w:t>,</w:t>
        </w:r>
      </w:ins>
      <w:r w:rsidRPr="00944672">
        <w:rPr>
          <w:rFonts w:ascii="Arial" w:hAnsi="Arial" w:cs="Arial"/>
          <w:sz w:val="24"/>
          <w:szCs w:val="24"/>
        </w:rPr>
        <w:t xml:space="preserve"> die Asiaten zu fotografieren. Ein Bild von Joost wollte allerdings nicht gelingen.</w:t>
      </w:r>
    </w:p>
    <w:p w14:paraId="14C88424" w14:textId="10D2346F"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Der </w:t>
      </w:r>
      <w:commentRangeStart w:id="9150"/>
      <w:r w:rsidRPr="00944672">
        <w:rPr>
          <w:rFonts w:ascii="Arial" w:hAnsi="Arial" w:cs="Arial"/>
          <w:sz w:val="24"/>
          <w:szCs w:val="24"/>
        </w:rPr>
        <w:t xml:space="preserve">junge Mann, der auf dieser Seite der Terrasse </w:t>
      </w:r>
      <w:del w:id="9151" w:author="Lektorat Bauer" w:date="2025-03-05T10:10:00Z" w16du:dateUtc="2025-03-05T09:10:00Z">
        <w:r w:rsidRPr="00944672" w:rsidDel="00612818">
          <w:rPr>
            <w:rFonts w:ascii="Arial" w:hAnsi="Arial" w:cs="Arial"/>
            <w:sz w:val="24"/>
            <w:szCs w:val="24"/>
          </w:rPr>
          <w:delText xml:space="preserve">dienst </w:delText>
        </w:r>
      </w:del>
      <w:ins w:id="9152" w:author="Lektorat Bauer" w:date="2025-03-05T10:10:00Z" w16du:dateUtc="2025-03-05T09:10:00Z">
        <w:r w:rsidR="00612818">
          <w:rPr>
            <w:rFonts w:ascii="Arial" w:hAnsi="Arial" w:cs="Arial"/>
            <w:sz w:val="24"/>
            <w:szCs w:val="24"/>
          </w:rPr>
          <w:t>Dienst</w:t>
        </w:r>
        <w:r w:rsidR="00612818" w:rsidRPr="00944672">
          <w:rPr>
            <w:rFonts w:ascii="Arial" w:hAnsi="Arial" w:cs="Arial"/>
            <w:sz w:val="24"/>
            <w:szCs w:val="24"/>
          </w:rPr>
          <w:t xml:space="preserve"> </w:t>
        </w:r>
      </w:ins>
      <w:r w:rsidRPr="00944672">
        <w:rPr>
          <w:rFonts w:ascii="Arial" w:hAnsi="Arial" w:cs="Arial"/>
          <w:sz w:val="24"/>
          <w:szCs w:val="24"/>
        </w:rPr>
        <w:t>hatte</w:t>
      </w:r>
      <w:commentRangeEnd w:id="9150"/>
      <w:r w:rsidR="00612818">
        <w:rPr>
          <w:rStyle w:val="Kommentarzeichen"/>
        </w:rPr>
        <w:commentReference w:id="9150"/>
      </w:r>
      <w:r w:rsidRPr="00944672">
        <w:rPr>
          <w:rFonts w:ascii="Arial" w:hAnsi="Arial" w:cs="Arial"/>
          <w:sz w:val="24"/>
          <w:szCs w:val="24"/>
        </w:rPr>
        <w:t xml:space="preserve">, brachte die Speisekarte an den Tisch des Pärchens. </w:t>
      </w:r>
      <w:del w:id="9153" w:author="Lektorat Bauer" w:date="2025-03-07T18:43:00Z" w16du:dateUtc="2025-03-07T17:43:00Z">
        <w:r w:rsidRPr="00944672" w:rsidDel="003C7CCB">
          <w:rPr>
            <w:rFonts w:ascii="Arial" w:hAnsi="Arial" w:cs="Arial"/>
            <w:sz w:val="24"/>
            <w:szCs w:val="24"/>
          </w:rPr>
          <w:delText xml:space="preserve"> </w:delText>
        </w:r>
      </w:del>
      <w:r w:rsidRPr="00944672">
        <w:rPr>
          <w:rFonts w:ascii="Arial" w:hAnsi="Arial" w:cs="Arial"/>
          <w:sz w:val="24"/>
          <w:szCs w:val="24"/>
        </w:rPr>
        <w:t xml:space="preserve">Die beiden </w:t>
      </w:r>
      <w:del w:id="9154" w:author="Lektorat Bauer" w:date="2025-03-05T10:12:00Z" w16du:dateUtc="2025-03-05T09:12:00Z">
        <w:r w:rsidRPr="00944672" w:rsidDel="00783B95">
          <w:rPr>
            <w:rFonts w:ascii="Arial" w:hAnsi="Arial" w:cs="Arial"/>
            <w:sz w:val="24"/>
            <w:szCs w:val="24"/>
          </w:rPr>
          <w:delText>sahen sich</w:delText>
        </w:r>
      </w:del>
      <w:ins w:id="9155" w:author="Lektorat Bauer" w:date="2025-03-05T10:12:00Z" w16du:dateUtc="2025-03-05T09:12:00Z">
        <w:r w:rsidR="00783B95">
          <w:rPr>
            <w:rFonts w:ascii="Arial" w:hAnsi="Arial" w:cs="Arial"/>
            <w:sz w:val="24"/>
            <w:szCs w:val="24"/>
          </w:rPr>
          <w:t>studierten</w:t>
        </w:r>
      </w:ins>
      <w:r w:rsidRPr="00944672">
        <w:rPr>
          <w:rFonts w:ascii="Arial" w:hAnsi="Arial" w:cs="Arial"/>
          <w:sz w:val="24"/>
          <w:szCs w:val="24"/>
        </w:rPr>
        <w:t xml:space="preserve"> die Karte</w:t>
      </w:r>
      <w:del w:id="9156" w:author="Lektorat Bauer" w:date="2025-03-07T18:44:00Z" w16du:dateUtc="2025-03-07T17:44:00Z">
        <w:r w:rsidRPr="00944672" w:rsidDel="003C7CCB">
          <w:rPr>
            <w:rFonts w:ascii="Arial" w:hAnsi="Arial" w:cs="Arial"/>
            <w:sz w:val="24"/>
            <w:szCs w:val="24"/>
          </w:rPr>
          <w:delText xml:space="preserve"> an</w:delText>
        </w:r>
      </w:del>
      <w:r w:rsidRPr="00944672">
        <w:rPr>
          <w:rFonts w:ascii="Arial" w:hAnsi="Arial" w:cs="Arial"/>
          <w:sz w:val="24"/>
          <w:szCs w:val="24"/>
        </w:rPr>
        <w:t>, dann sahen sie sich an. Die junge Frau sagte halb fragend</w:t>
      </w:r>
      <w:ins w:id="9157" w:author="Lektorat Bauer" w:date="2025-03-05T10:12:00Z" w16du:dateUtc="2025-03-05T09:12:00Z">
        <w:r w:rsidR="00783B95">
          <w:rPr>
            <w:rFonts w:ascii="Arial" w:hAnsi="Arial" w:cs="Arial"/>
            <w:sz w:val="24"/>
            <w:szCs w:val="24"/>
          </w:rPr>
          <w:t>:</w:t>
        </w:r>
      </w:ins>
      <w:del w:id="9158" w:author="Lektorat Bauer" w:date="2025-03-05T10:12:00Z" w16du:dateUtc="2025-03-05T09:12:00Z">
        <w:r w:rsidRPr="00944672" w:rsidDel="00783B95">
          <w:rPr>
            <w:rFonts w:ascii="Arial" w:hAnsi="Arial" w:cs="Arial"/>
            <w:sz w:val="24"/>
            <w:szCs w:val="24"/>
          </w:rPr>
          <w:delText>,</w:delText>
        </w:r>
      </w:del>
      <w:r w:rsidRPr="00944672">
        <w:rPr>
          <w:rFonts w:ascii="Arial" w:hAnsi="Arial" w:cs="Arial"/>
          <w:sz w:val="24"/>
          <w:szCs w:val="24"/>
        </w:rPr>
        <w:t xml:space="preserve"> „Doch lieber wo</w:t>
      </w:r>
      <w:del w:id="9159" w:author="Lektorat Bauer" w:date="2025-03-05T10:12:00Z" w16du:dateUtc="2025-03-05T09:12:00Z">
        <w:r w:rsidRPr="00944672" w:rsidDel="00783B95">
          <w:rPr>
            <w:rFonts w:ascii="Arial" w:hAnsi="Arial" w:cs="Arial"/>
            <w:sz w:val="24"/>
            <w:szCs w:val="24"/>
          </w:rPr>
          <w:delText xml:space="preserve"> </w:delText>
        </w:r>
      </w:del>
      <w:r w:rsidRPr="00944672">
        <w:rPr>
          <w:rFonts w:ascii="Arial" w:hAnsi="Arial" w:cs="Arial"/>
          <w:sz w:val="24"/>
          <w:szCs w:val="24"/>
        </w:rPr>
        <w:t xml:space="preserve">anders?“ Ihr Freund nickte, die beiden standen auf und verließen die Terrasse </w:t>
      </w:r>
      <w:del w:id="9160" w:author="Lektorat Bauer" w:date="2025-03-05T10:12:00Z" w16du:dateUtc="2025-03-05T09:12:00Z">
        <w:r w:rsidRPr="00944672" w:rsidDel="00783B95">
          <w:rPr>
            <w:rFonts w:ascii="Arial" w:hAnsi="Arial" w:cs="Arial"/>
            <w:sz w:val="24"/>
            <w:szCs w:val="24"/>
          </w:rPr>
          <w:delText xml:space="preserve">der </w:delText>
        </w:r>
      </w:del>
      <w:ins w:id="9161" w:author="Lektorat Bauer" w:date="2025-03-05T10:12:00Z" w16du:dateUtc="2025-03-05T09:12:00Z">
        <w:r w:rsidR="00783B95">
          <w:rPr>
            <w:rFonts w:ascii="Arial" w:hAnsi="Arial" w:cs="Arial"/>
            <w:sz w:val="24"/>
            <w:szCs w:val="24"/>
          </w:rPr>
          <w:t>des</w:t>
        </w:r>
        <w:r w:rsidR="00783B95" w:rsidRPr="00944672">
          <w:rPr>
            <w:rFonts w:ascii="Arial" w:hAnsi="Arial" w:cs="Arial"/>
            <w:sz w:val="24"/>
            <w:szCs w:val="24"/>
          </w:rPr>
          <w:t xml:space="preserve"> </w:t>
        </w:r>
      </w:ins>
      <w:r w:rsidRPr="00944672">
        <w:rPr>
          <w:rFonts w:ascii="Arial" w:hAnsi="Arial" w:cs="Arial"/>
          <w:sz w:val="24"/>
          <w:szCs w:val="24"/>
        </w:rPr>
        <w:t>‚Tarawa‘.</w:t>
      </w:r>
    </w:p>
    <w:p w14:paraId="6B820FD9" w14:textId="084E7B3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Kurz darauf kam ein weiterer Mann und setzte sich zu den beiden Kriminalbeamten. Diese freuten sich, dass ‚Pieter‘</w:t>
      </w:r>
      <w:del w:id="9162" w:author="Lektorat Bauer" w:date="2025-03-05T10:12:00Z" w16du:dateUtc="2025-03-05T09:12:00Z">
        <w:r w:rsidRPr="00944672" w:rsidDel="00783B95">
          <w:rPr>
            <w:rFonts w:ascii="Arial" w:hAnsi="Arial" w:cs="Arial"/>
            <w:sz w:val="24"/>
            <w:szCs w:val="24"/>
          </w:rPr>
          <w:delText xml:space="preserve"> doch nun </w:delText>
        </w:r>
      </w:del>
      <w:ins w:id="9163" w:author="Lektorat Bauer" w:date="2025-03-05T10:12:00Z" w16du:dateUtc="2025-03-05T09:12:00Z">
        <w:r w:rsidR="00783B95">
          <w:rPr>
            <w:rFonts w:ascii="Arial" w:hAnsi="Arial" w:cs="Arial"/>
            <w:sz w:val="24"/>
            <w:szCs w:val="24"/>
          </w:rPr>
          <w:t xml:space="preserve"> </w:t>
        </w:r>
      </w:ins>
      <w:r w:rsidRPr="00944672">
        <w:rPr>
          <w:rFonts w:ascii="Arial" w:hAnsi="Arial" w:cs="Arial"/>
          <w:sz w:val="24"/>
          <w:szCs w:val="24"/>
        </w:rPr>
        <w:t xml:space="preserve">endlich angekommen </w:t>
      </w:r>
      <w:del w:id="9164" w:author="Lektorat Bauer" w:date="2025-03-05T10:12:00Z" w16du:dateUtc="2025-03-05T09:12:00Z">
        <w:r w:rsidRPr="00944672" w:rsidDel="00783B95">
          <w:rPr>
            <w:rFonts w:ascii="Arial" w:hAnsi="Arial" w:cs="Arial"/>
            <w:sz w:val="24"/>
            <w:szCs w:val="24"/>
          </w:rPr>
          <w:delText xml:space="preserve">sei </w:delText>
        </w:r>
      </w:del>
      <w:ins w:id="9165" w:author="Lektorat Bauer" w:date="2025-03-05T10:12:00Z" w16du:dateUtc="2025-03-05T09:12:00Z">
        <w:r w:rsidR="00783B95">
          <w:rPr>
            <w:rFonts w:ascii="Arial" w:hAnsi="Arial" w:cs="Arial"/>
            <w:sz w:val="24"/>
            <w:szCs w:val="24"/>
          </w:rPr>
          <w:t>war</w:t>
        </w:r>
        <w:r w:rsidR="00783B95" w:rsidRPr="00944672">
          <w:rPr>
            <w:rFonts w:ascii="Arial" w:hAnsi="Arial" w:cs="Arial"/>
            <w:sz w:val="24"/>
            <w:szCs w:val="24"/>
          </w:rPr>
          <w:t xml:space="preserve"> </w:t>
        </w:r>
      </w:ins>
      <w:r w:rsidRPr="00944672">
        <w:rPr>
          <w:rFonts w:ascii="Arial" w:hAnsi="Arial" w:cs="Arial"/>
          <w:sz w:val="24"/>
          <w:szCs w:val="24"/>
        </w:rPr>
        <w:t xml:space="preserve">und vertieften sich in die Speisekarten. Pieter setzte sich so, dass </w:t>
      </w:r>
      <w:del w:id="9166" w:author="Lektorat Bauer" w:date="2025-03-05T10:12:00Z" w16du:dateUtc="2025-03-05T09:12:00Z">
        <w:r w:rsidRPr="00944672" w:rsidDel="00783B95">
          <w:rPr>
            <w:rFonts w:ascii="Arial" w:hAnsi="Arial" w:cs="Arial"/>
            <w:sz w:val="24"/>
            <w:szCs w:val="24"/>
          </w:rPr>
          <w:delText xml:space="preserve">der </w:delText>
        </w:r>
      </w:del>
      <w:ins w:id="9167" w:author="Lektorat Bauer" w:date="2025-03-05T10:12:00Z" w16du:dateUtc="2025-03-05T09:12:00Z">
        <w:r w:rsidR="00783B95">
          <w:rPr>
            <w:rFonts w:ascii="Arial" w:hAnsi="Arial" w:cs="Arial"/>
            <w:sz w:val="24"/>
            <w:szCs w:val="24"/>
          </w:rPr>
          <w:t>er</w:t>
        </w:r>
        <w:r w:rsidR="00783B95" w:rsidRPr="00944672">
          <w:rPr>
            <w:rFonts w:ascii="Arial" w:hAnsi="Arial" w:cs="Arial"/>
            <w:sz w:val="24"/>
            <w:szCs w:val="24"/>
          </w:rPr>
          <w:t xml:space="preserve"> </w:t>
        </w:r>
      </w:ins>
      <w:r w:rsidRPr="00944672">
        <w:rPr>
          <w:rFonts w:ascii="Arial" w:hAnsi="Arial" w:cs="Arial"/>
          <w:sz w:val="24"/>
          <w:szCs w:val="24"/>
        </w:rPr>
        <w:t>Joost im Auge behalten konnte.</w:t>
      </w:r>
    </w:p>
    <w:p w14:paraId="068849DD" w14:textId="77777777" w:rsidR="00783B95" w:rsidRDefault="00944672" w:rsidP="00623B68">
      <w:pPr>
        <w:autoSpaceDE w:val="0"/>
        <w:autoSpaceDN w:val="0"/>
        <w:adjustRightInd w:val="0"/>
        <w:spacing w:after="0" w:line="360" w:lineRule="auto"/>
        <w:ind w:firstLine="227"/>
        <w:jc w:val="both"/>
        <w:rPr>
          <w:ins w:id="9168" w:author="Lektorat Bauer" w:date="2025-03-05T10:12:00Z" w16du:dateUtc="2025-03-05T09:12:00Z"/>
          <w:rFonts w:ascii="Arial" w:hAnsi="Arial" w:cs="Arial"/>
          <w:sz w:val="24"/>
          <w:szCs w:val="24"/>
        </w:rPr>
      </w:pPr>
      <w:r w:rsidRPr="00944672">
        <w:rPr>
          <w:rFonts w:ascii="Arial" w:hAnsi="Arial" w:cs="Arial"/>
          <w:sz w:val="24"/>
          <w:szCs w:val="24"/>
        </w:rPr>
        <w:t xml:space="preserve">Das Ganze passierte im Hintergrund, während Joost die Sonne und den Kaffee genoss. Dann klingelte Joosts Telefon, er schaute auf das Display und antwortete: „Anique, wir hatte doch heute schon das Vergnügen.“ </w:t>
      </w:r>
    </w:p>
    <w:p w14:paraId="419BB3AE" w14:textId="77777777" w:rsidR="00783B95" w:rsidRDefault="00944672" w:rsidP="00623B68">
      <w:pPr>
        <w:autoSpaceDE w:val="0"/>
        <w:autoSpaceDN w:val="0"/>
        <w:adjustRightInd w:val="0"/>
        <w:spacing w:after="0" w:line="360" w:lineRule="auto"/>
        <w:ind w:firstLine="227"/>
        <w:jc w:val="both"/>
        <w:rPr>
          <w:ins w:id="9169" w:author="Lektorat Bauer" w:date="2025-03-05T10:12:00Z" w16du:dateUtc="2025-03-05T09:12:00Z"/>
          <w:rFonts w:ascii="Arial" w:hAnsi="Arial" w:cs="Arial"/>
          <w:sz w:val="24"/>
          <w:szCs w:val="24"/>
        </w:rPr>
      </w:pPr>
      <w:r w:rsidRPr="00944672">
        <w:rPr>
          <w:rFonts w:ascii="Arial" w:hAnsi="Arial" w:cs="Arial"/>
          <w:sz w:val="24"/>
          <w:szCs w:val="24"/>
        </w:rPr>
        <w:t xml:space="preserve">„Das ist richtig, aber ich hatte das Bedürfnis mit Dir zu reden, und bin nach Amsterdam gefahren.“ </w:t>
      </w:r>
    </w:p>
    <w:p w14:paraId="66CCAE76" w14:textId="77777777" w:rsidR="00783B95" w:rsidRDefault="00944672" w:rsidP="00623B68">
      <w:pPr>
        <w:autoSpaceDE w:val="0"/>
        <w:autoSpaceDN w:val="0"/>
        <w:adjustRightInd w:val="0"/>
        <w:spacing w:after="0" w:line="360" w:lineRule="auto"/>
        <w:ind w:firstLine="227"/>
        <w:jc w:val="both"/>
        <w:rPr>
          <w:ins w:id="9170" w:author="Lektorat Bauer" w:date="2025-03-05T10:12:00Z" w16du:dateUtc="2025-03-05T09:12:00Z"/>
          <w:rFonts w:ascii="Arial" w:hAnsi="Arial" w:cs="Arial"/>
          <w:sz w:val="24"/>
          <w:szCs w:val="24"/>
        </w:rPr>
      </w:pPr>
      <w:r w:rsidRPr="00944672">
        <w:rPr>
          <w:rFonts w:ascii="Arial" w:hAnsi="Arial" w:cs="Arial"/>
          <w:sz w:val="24"/>
          <w:szCs w:val="24"/>
        </w:rPr>
        <w:t xml:space="preserve">„Was denn, den ganzen weiten Weg von Den Haag?“ </w:t>
      </w:r>
    </w:p>
    <w:p w14:paraId="77A6EF90" w14:textId="75F8D9E9"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„Tja, ich habe den Zug genommen und habe die Stunde nach Amsterdam am Laptop gearbeitet. Ich hoffe, dass wir uns unterhalten können. Wo bist Du?“</w:t>
      </w:r>
    </w:p>
    <w:p w14:paraId="36C2AE6B" w14:textId="77777777" w:rsidR="00783B95" w:rsidRDefault="00944672" w:rsidP="00623B68">
      <w:pPr>
        <w:autoSpaceDE w:val="0"/>
        <w:autoSpaceDN w:val="0"/>
        <w:adjustRightInd w:val="0"/>
        <w:spacing w:after="0" w:line="360" w:lineRule="auto"/>
        <w:ind w:firstLine="227"/>
        <w:jc w:val="both"/>
        <w:rPr>
          <w:ins w:id="9171" w:author="Lektorat Bauer" w:date="2025-03-05T10:13:00Z" w16du:dateUtc="2025-03-05T09:13:00Z"/>
          <w:rFonts w:ascii="Arial" w:hAnsi="Arial" w:cs="Arial"/>
          <w:sz w:val="24"/>
          <w:szCs w:val="24"/>
        </w:rPr>
      </w:pPr>
      <w:r w:rsidRPr="00944672">
        <w:rPr>
          <w:rFonts w:ascii="Arial" w:hAnsi="Arial" w:cs="Arial"/>
          <w:sz w:val="24"/>
          <w:szCs w:val="24"/>
        </w:rPr>
        <w:lastRenderedPageBreak/>
        <w:t xml:space="preserve">„Ich bin ein einer Bar Namens ‚Tarawa‘, aber den Namen der Gasse hier habe </w:t>
      </w:r>
      <w:ins w:id="9172" w:author="Lektorat Bauer" w:date="2025-03-05T10:13:00Z" w16du:dateUtc="2025-03-05T09:13:00Z">
        <w:r w:rsidR="00783B95">
          <w:rPr>
            <w:rFonts w:ascii="Arial" w:hAnsi="Arial" w:cs="Arial"/>
            <w:sz w:val="24"/>
            <w:szCs w:val="24"/>
          </w:rPr>
          <w:t xml:space="preserve">ich </w:t>
        </w:r>
      </w:ins>
      <w:r w:rsidRPr="00944672">
        <w:rPr>
          <w:rFonts w:ascii="Arial" w:hAnsi="Arial" w:cs="Arial"/>
          <w:sz w:val="24"/>
          <w:szCs w:val="24"/>
        </w:rPr>
        <w:t xml:space="preserve">vergessen. Fünf Minuten Gehweg vom Hotel.“ </w:t>
      </w:r>
    </w:p>
    <w:p w14:paraId="5A4171B4" w14:textId="0BFE52FF"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„Warte. Ich suche die mal eben. Ah. Gefunden. Neben der Bounty-Bar, richtig?“</w:t>
      </w:r>
    </w:p>
    <w:p w14:paraId="2F786B1D" w14:textId="77777777" w:rsidR="00783B95" w:rsidRDefault="00944672" w:rsidP="00623B68">
      <w:pPr>
        <w:autoSpaceDE w:val="0"/>
        <w:autoSpaceDN w:val="0"/>
        <w:adjustRightInd w:val="0"/>
        <w:spacing w:after="0" w:line="360" w:lineRule="auto"/>
        <w:ind w:firstLine="227"/>
        <w:jc w:val="both"/>
        <w:rPr>
          <w:ins w:id="9173" w:author="Lektorat Bauer" w:date="2025-03-05T10:13:00Z" w16du:dateUtc="2025-03-05T09:13:00Z"/>
          <w:rFonts w:ascii="Arial" w:hAnsi="Arial" w:cs="Arial"/>
          <w:sz w:val="24"/>
          <w:szCs w:val="24"/>
        </w:rPr>
      </w:pPr>
      <w:r w:rsidRPr="00944672">
        <w:rPr>
          <w:rFonts w:ascii="Arial" w:hAnsi="Arial" w:cs="Arial"/>
          <w:sz w:val="24"/>
          <w:szCs w:val="24"/>
        </w:rPr>
        <w:t xml:space="preserve">„Bist Du immer so schnell?“ </w:t>
      </w:r>
    </w:p>
    <w:p w14:paraId="1BB3F31D" w14:textId="41F088F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„Na ja, sonst wäre ich nicht da, wo ich jetzt bin.“ </w:t>
      </w:r>
      <w:del w:id="9174" w:author="Lektorat Bauer" w:date="2025-03-05T10:13:00Z" w16du:dateUtc="2025-03-05T09:13:00Z">
        <w:r w:rsidRPr="00944672" w:rsidDel="00783B95">
          <w:rPr>
            <w:rFonts w:ascii="Arial" w:hAnsi="Arial" w:cs="Arial"/>
            <w:sz w:val="24"/>
            <w:szCs w:val="24"/>
          </w:rPr>
          <w:delText>Lachte Anique als Antwort</w:delText>
        </w:r>
      </w:del>
      <w:ins w:id="9175" w:author="Lektorat Bauer" w:date="2025-03-05T10:13:00Z" w16du:dateUtc="2025-03-05T09:13:00Z">
        <w:r w:rsidR="00783B95">
          <w:rPr>
            <w:rFonts w:ascii="Arial" w:hAnsi="Arial" w:cs="Arial"/>
            <w:sz w:val="24"/>
            <w:szCs w:val="24"/>
          </w:rPr>
          <w:t>Anique lachte</w:t>
        </w:r>
      </w:ins>
      <w:r w:rsidRPr="00944672">
        <w:rPr>
          <w:rFonts w:ascii="Arial" w:hAnsi="Arial" w:cs="Arial"/>
          <w:sz w:val="24"/>
          <w:szCs w:val="24"/>
        </w:rPr>
        <w:t>. „Halte mir einen Platz frei!“</w:t>
      </w:r>
      <w:del w:id="9176" w:author="Lektorat Bauer" w:date="2025-03-05T10:13:00Z" w16du:dateUtc="2025-03-05T09:13:00Z">
        <w:r w:rsidRPr="00944672" w:rsidDel="00783B95">
          <w:rPr>
            <w:rFonts w:ascii="Arial" w:hAnsi="Arial" w:cs="Arial"/>
            <w:sz w:val="24"/>
            <w:szCs w:val="24"/>
          </w:rPr>
          <w:delText xml:space="preserve"> „Mache ich doch gerne.“</w:delText>
        </w:r>
      </w:del>
    </w:p>
    <w:p w14:paraId="61826883"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Das Gespräch wurde am Nebentisch aufmerksam verfolgt.</w:t>
      </w:r>
    </w:p>
    <w:p w14:paraId="62F066A5"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3B9EA7DA"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509A1CDA"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4351BC0D" w14:textId="5D9CAA04"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 xml:space="preserve">Gute 20 Minuten später traf Anique ein. Sie schien ihren Auftritt inszenieren zu wollen, denn sie kam in einem Sommerkleid an, das sofort dafür sorgte, dass die Blicke aller auf </w:t>
      </w:r>
      <w:del w:id="9177" w:author="Lektorat Bauer" w:date="2025-03-05T11:13:00Z" w16du:dateUtc="2025-03-05T10:13:00Z">
        <w:r w:rsidRPr="00944672" w:rsidDel="00450BA9">
          <w:rPr>
            <w:rFonts w:ascii="Arial" w:hAnsi="Arial" w:cs="Arial"/>
            <w:sz w:val="24"/>
            <w:szCs w:val="24"/>
          </w:rPr>
          <w:delText>S</w:delText>
        </w:r>
      </w:del>
      <w:ins w:id="9178" w:author="Lektorat Bauer" w:date="2025-03-05T11:13:00Z" w16du:dateUtc="2025-03-05T10:13:00Z">
        <w:r w:rsidR="00450BA9">
          <w:rPr>
            <w:rFonts w:ascii="Arial" w:hAnsi="Arial" w:cs="Arial"/>
            <w:sz w:val="24"/>
            <w:szCs w:val="24"/>
          </w:rPr>
          <w:t>s</w:t>
        </w:r>
      </w:ins>
      <w:r w:rsidRPr="00944672">
        <w:rPr>
          <w:rFonts w:ascii="Arial" w:hAnsi="Arial" w:cs="Arial"/>
          <w:sz w:val="24"/>
          <w:szCs w:val="24"/>
        </w:rPr>
        <w:t>ie gerichtet waren. Strahlend lächelnd ging sie auf Joost zu. „Joost</w:t>
      </w:r>
      <w:ins w:id="9179" w:author="Lektorat Bauer" w:date="2025-03-05T11:13:00Z" w16du:dateUtc="2025-03-05T10:13:00Z">
        <w:r w:rsidR="00450BA9">
          <w:rPr>
            <w:rFonts w:ascii="Arial" w:hAnsi="Arial" w:cs="Arial"/>
            <w:sz w:val="24"/>
            <w:szCs w:val="24"/>
          </w:rPr>
          <w:t>,</w:t>
        </w:r>
      </w:ins>
      <w:r w:rsidRPr="00944672">
        <w:rPr>
          <w:rFonts w:ascii="Arial" w:hAnsi="Arial" w:cs="Arial"/>
          <w:sz w:val="24"/>
          <w:szCs w:val="24"/>
        </w:rPr>
        <w:t xml:space="preserve"> mein Schatz. Viele Grüße von Piet van Oklewijn.“ Während Joost sie verständnislos ansah, sah Anique, wie </w:t>
      </w:r>
      <w:commentRangeStart w:id="9180"/>
      <w:r w:rsidRPr="00944672">
        <w:rPr>
          <w:rFonts w:ascii="Arial" w:hAnsi="Arial" w:cs="Arial"/>
          <w:sz w:val="24"/>
          <w:szCs w:val="24"/>
        </w:rPr>
        <w:t>am Nebentisch die Anspannung kurz nachließ und der eine Mann sie ansah und unmerklich nickte.</w:t>
      </w:r>
    </w:p>
    <w:p w14:paraId="2297D1B6" w14:textId="77777777" w:rsidR="00450BA9" w:rsidRDefault="00944672" w:rsidP="00623B68">
      <w:pPr>
        <w:autoSpaceDE w:val="0"/>
        <w:autoSpaceDN w:val="0"/>
        <w:adjustRightInd w:val="0"/>
        <w:spacing w:after="0" w:line="360" w:lineRule="auto"/>
        <w:ind w:firstLine="227"/>
        <w:jc w:val="both"/>
        <w:rPr>
          <w:ins w:id="9181" w:author="Lektorat Bauer" w:date="2025-03-05T11:14:00Z" w16du:dateUtc="2025-03-05T10:14:00Z"/>
          <w:rFonts w:ascii="Arial" w:hAnsi="Arial" w:cs="Arial"/>
          <w:sz w:val="24"/>
          <w:szCs w:val="24"/>
        </w:rPr>
      </w:pPr>
      <w:r w:rsidRPr="00944672">
        <w:rPr>
          <w:rFonts w:ascii="Arial" w:hAnsi="Arial" w:cs="Arial"/>
          <w:sz w:val="24"/>
          <w:szCs w:val="24"/>
        </w:rPr>
        <w:t>Ganz leise sagte Anique</w:t>
      </w:r>
      <w:del w:id="9182" w:author="Lektorat Bauer" w:date="2025-03-05T11:14:00Z" w16du:dateUtc="2025-03-05T10:14:00Z">
        <w:r w:rsidRPr="00944672" w:rsidDel="00450BA9">
          <w:rPr>
            <w:rFonts w:ascii="Arial" w:hAnsi="Arial" w:cs="Arial"/>
            <w:sz w:val="24"/>
            <w:szCs w:val="24"/>
          </w:rPr>
          <w:delText>,</w:delText>
        </w:r>
      </w:del>
      <w:ins w:id="9183" w:author="Lektorat Bauer" w:date="2025-03-05T11:14:00Z" w16du:dateUtc="2025-03-05T10:14:00Z">
        <w:r w:rsidR="00450BA9">
          <w:rPr>
            <w:rFonts w:ascii="Arial" w:hAnsi="Arial" w:cs="Arial"/>
            <w:sz w:val="24"/>
            <w:szCs w:val="24"/>
          </w:rPr>
          <w:t>:</w:t>
        </w:r>
      </w:ins>
      <w:r w:rsidRPr="00944672">
        <w:rPr>
          <w:rFonts w:ascii="Arial" w:hAnsi="Arial" w:cs="Arial"/>
          <w:sz w:val="24"/>
          <w:szCs w:val="24"/>
        </w:rPr>
        <w:t xml:space="preserve"> „Bedanke Dich!“ </w:t>
      </w:r>
    </w:p>
    <w:p w14:paraId="31A804EF" w14:textId="4308B1D0"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„Anique, wann hast Du Piet getroffen? Den habe ich ja schon ewig nicht gehen.“ Und leise hinterher</w:t>
      </w:r>
      <w:del w:id="9184" w:author="Lektorat Bauer" w:date="2025-03-05T11:14:00Z" w16du:dateUtc="2025-03-05T10:14:00Z">
        <w:r w:rsidRPr="00944672" w:rsidDel="00450BA9">
          <w:rPr>
            <w:rFonts w:ascii="Arial" w:hAnsi="Arial" w:cs="Arial"/>
            <w:sz w:val="24"/>
            <w:szCs w:val="24"/>
          </w:rPr>
          <w:delText>,</w:delText>
        </w:r>
      </w:del>
      <w:ins w:id="9185" w:author="Lektorat Bauer" w:date="2025-03-05T11:14:00Z" w16du:dateUtc="2025-03-05T10:14:00Z">
        <w:r w:rsidR="00450BA9">
          <w:rPr>
            <w:rFonts w:ascii="Arial" w:hAnsi="Arial" w:cs="Arial"/>
            <w:sz w:val="24"/>
            <w:szCs w:val="24"/>
          </w:rPr>
          <w:t>:</w:t>
        </w:r>
      </w:ins>
      <w:r w:rsidRPr="00944672">
        <w:rPr>
          <w:rFonts w:ascii="Arial" w:hAnsi="Arial" w:cs="Arial"/>
          <w:sz w:val="24"/>
          <w:szCs w:val="24"/>
        </w:rPr>
        <w:t xml:space="preserve"> „Was ist hier los?“</w:t>
      </w:r>
    </w:p>
    <w:p w14:paraId="15D1FFDF" w14:textId="0FA84D4A"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„Ich glaube, dass Du in Gefahr bist</w:t>
      </w:r>
      <w:del w:id="9186" w:author="Lektorat Bauer" w:date="2025-03-05T11:15:00Z" w16du:dateUtc="2025-03-05T10:15:00Z">
        <w:r w:rsidRPr="00944672" w:rsidDel="00450BA9">
          <w:rPr>
            <w:rFonts w:ascii="Arial" w:hAnsi="Arial" w:cs="Arial"/>
            <w:sz w:val="24"/>
            <w:szCs w:val="24"/>
          </w:rPr>
          <w:delText>.</w:delText>
        </w:r>
      </w:del>
      <w:r w:rsidRPr="00944672">
        <w:rPr>
          <w:rFonts w:ascii="Arial" w:hAnsi="Arial" w:cs="Arial"/>
          <w:sz w:val="24"/>
          <w:szCs w:val="24"/>
        </w:rPr>
        <w:t>“</w:t>
      </w:r>
      <w:ins w:id="9187" w:author="Lektorat Bauer" w:date="2025-03-05T11:15:00Z" w16du:dateUtc="2025-03-05T10:15:00Z">
        <w:r w:rsidR="00450BA9">
          <w:rPr>
            <w:rFonts w:ascii="Arial" w:hAnsi="Arial" w:cs="Arial"/>
            <w:sz w:val="24"/>
            <w:szCs w:val="24"/>
          </w:rPr>
          <w:t>,</w:t>
        </w:r>
      </w:ins>
      <w:r w:rsidRPr="00944672">
        <w:rPr>
          <w:rFonts w:ascii="Arial" w:hAnsi="Arial" w:cs="Arial"/>
          <w:sz w:val="24"/>
          <w:szCs w:val="24"/>
        </w:rPr>
        <w:t xml:space="preserve"> </w:t>
      </w:r>
      <w:ins w:id="9188" w:author="Lektorat Bauer" w:date="2025-03-05T11:15:00Z" w16du:dateUtc="2025-03-05T10:15:00Z">
        <w:r w:rsidR="00450BA9">
          <w:rPr>
            <w:rFonts w:ascii="Arial" w:hAnsi="Arial" w:cs="Arial"/>
            <w:sz w:val="24"/>
            <w:szCs w:val="24"/>
          </w:rPr>
          <w:t>f</w:t>
        </w:r>
      </w:ins>
      <w:del w:id="9189" w:author="Lektorat Bauer" w:date="2025-03-05T11:15:00Z" w16du:dateUtc="2025-03-05T10:15:00Z">
        <w:r w:rsidRPr="00944672" w:rsidDel="00450BA9">
          <w:rPr>
            <w:rFonts w:ascii="Arial" w:hAnsi="Arial" w:cs="Arial"/>
            <w:sz w:val="24"/>
            <w:szCs w:val="24"/>
          </w:rPr>
          <w:delText>F</w:delText>
        </w:r>
      </w:del>
      <w:r w:rsidRPr="00944672">
        <w:rPr>
          <w:rFonts w:ascii="Arial" w:hAnsi="Arial" w:cs="Arial"/>
          <w:sz w:val="24"/>
          <w:szCs w:val="24"/>
        </w:rPr>
        <w:t>lüsterte Anique, um dann fortzufahren</w:t>
      </w:r>
      <w:ins w:id="9190" w:author="Lektorat Bauer" w:date="2025-03-05T11:15:00Z" w16du:dateUtc="2025-03-05T10:15:00Z">
        <w:r w:rsidR="00450BA9">
          <w:rPr>
            <w:rFonts w:ascii="Arial" w:hAnsi="Arial" w:cs="Arial"/>
            <w:sz w:val="24"/>
            <w:szCs w:val="24"/>
          </w:rPr>
          <w:t>:</w:t>
        </w:r>
      </w:ins>
      <w:del w:id="9191" w:author="Lektorat Bauer" w:date="2025-03-05T11:15:00Z" w16du:dateUtc="2025-03-05T10:15:00Z">
        <w:r w:rsidRPr="00944672" w:rsidDel="00450BA9">
          <w:rPr>
            <w:rFonts w:ascii="Arial" w:hAnsi="Arial" w:cs="Arial"/>
            <w:sz w:val="24"/>
            <w:szCs w:val="24"/>
          </w:rPr>
          <w:delText>,</w:delText>
        </w:r>
      </w:del>
      <w:r w:rsidRPr="00944672">
        <w:rPr>
          <w:rFonts w:ascii="Arial" w:hAnsi="Arial" w:cs="Arial"/>
          <w:sz w:val="24"/>
          <w:szCs w:val="24"/>
        </w:rPr>
        <w:t xml:space="preserve"> „Du hattest Zeit genug. Was empfiehlst Du zu essen? Ich habe riesigen Hunger.“</w:t>
      </w:r>
    </w:p>
    <w:p w14:paraId="4B354E2B" w14:textId="77777777" w:rsidR="00450BA9" w:rsidRDefault="00944672" w:rsidP="00623B68">
      <w:pPr>
        <w:autoSpaceDE w:val="0"/>
        <w:autoSpaceDN w:val="0"/>
        <w:adjustRightInd w:val="0"/>
        <w:spacing w:after="0" w:line="360" w:lineRule="auto"/>
        <w:ind w:firstLine="227"/>
        <w:jc w:val="both"/>
        <w:rPr>
          <w:ins w:id="9192" w:author="Lektorat Bauer" w:date="2025-03-05T11:15:00Z" w16du:dateUtc="2025-03-05T10:15:00Z"/>
          <w:rFonts w:ascii="Arial" w:hAnsi="Arial" w:cs="Arial"/>
          <w:sz w:val="24"/>
          <w:szCs w:val="24"/>
        </w:rPr>
      </w:pPr>
      <w:r w:rsidRPr="00944672">
        <w:rPr>
          <w:rFonts w:ascii="Arial" w:hAnsi="Arial" w:cs="Arial"/>
          <w:sz w:val="24"/>
          <w:szCs w:val="24"/>
        </w:rPr>
        <w:t xml:space="preserve">„So?! Seit wann vertraust Du meinen </w:t>
      </w:r>
      <w:commentRangeEnd w:id="9180"/>
      <w:r w:rsidR="00450BA9">
        <w:rPr>
          <w:rStyle w:val="Kommentarzeichen"/>
        </w:rPr>
        <w:commentReference w:id="9180"/>
      </w:r>
      <w:r w:rsidRPr="00944672">
        <w:rPr>
          <w:rFonts w:ascii="Arial" w:hAnsi="Arial" w:cs="Arial"/>
          <w:sz w:val="24"/>
          <w:szCs w:val="24"/>
        </w:rPr>
        <w:t xml:space="preserve">Einschätzungen?“ </w:t>
      </w:r>
    </w:p>
    <w:p w14:paraId="675F9580" w14:textId="77777777" w:rsidR="00450BA9" w:rsidRDefault="00944672" w:rsidP="00623B68">
      <w:pPr>
        <w:autoSpaceDE w:val="0"/>
        <w:autoSpaceDN w:val="0"/>
        <w:adjustRightInd w:val="0"/>
        <w:spacing w:after="0" w:line="360" w:lineRule="auto"/>
        <w:ind w:firstLine="227"/>
        <w:jc w:val="both"/>
        <w:rPr>
          <w:ins w:id="9193" w:author="Lektorat Bauer" w:date="2025-03-05T11:15:00Z" w16du:dateUtc="2025-03-05T10:15:00Z"/>
          <w:rFonts w:ascii="Arial" w:hAnsi="Arial" w:cs="Arial"/>
          <w:sz w:val="24"/>
          <w:szCs w:val="24"/>
        </w:rPr>
      </w:pPr>
      <w:r w:rsidRPr="00944672">
        <w:rPr>
          <w:rFonts w:ascii="Arial" w:hAnsi="Arial" w:cs="Arial"/>
          <w:sz w:val="24"/>
          <w:szCs w:val="24"/>
        </w:rPr>
        <w:t>Mit einem Augenaufschlag sagte Anique</w:t>
      </w:r>
      <w:del w:id="9194" w:author="Lektorat Bauer" w:date="2025-03-05T11:15:00Z" w16du:dateUtc="2025-03-05T10:15:00Z">
        <w:r w:rsidRPr="00944672" w:rsidDel="00450BA9">
          <w:rPr>
            <w:rFonts w:ascii="Arial" w:hAnsi="Arial" w:cs="Arial"/>
            <w:sz w:val="24"/>
            <w:szCs w:val="24"/>
          </w:rPr>
          <w:delText>,</w:delText>
        </w:r>
      </w:del>
      <w:ins w:id="9195" w:author="Lektorat Bauer" w:date="2025-03-05T11:15:00Z" w16du:dateUtc="2025-03-05T10:15:00Z">
        <w:r w:rsidR="00450BA9">
          <w:rPr>
            <w:rFonts w:ascii="Arial" w:hAnsi="Arial" w:cs="Arial"/>
            <w:sz w:val="24"/>
            <w:szCs w:val="24"/>
          </w:rPr>
          <w:t>:</w:t>
        </w:r>
      </w:ins>
      <w:r w:rsidRPr="00944672">
        <w:rPr>
          <w:rFonts w:ascii="Arial" w:hAnsi="Arial" w:cs="Arial"/>
          <w:sz w:val="24"/>
          <w:szCs w:val="24"/>
        </w:rPr>
        <w:t xml:space="preserve"> „</w:t>
      </w:r>
      <w:ins w:id="9196" w:author="Lektorat Bauer" w:date="2025-03-05T11:15:00Z" w16du:dateUtc="2025-03-05T10:15:00Z">
        <w:r w:rsidR="00450BA9">
          <w:rPr>
            <w:rFonts w:ascii="Arial" w:hAnsi="Arial" w:cs="Arial"/>
            <w:sz w:val="24"/>
            <w:szCs w:val="24"/>
          </w:rPr>
          <w:t>S</w:t>
        </w:r>
      </w:ins>
      <w:del w:id="9197" w:author="Lektorat Bauer" w:date="2025-03-05T11:15:00Z" w16du:dateUtc="2025-03-05T10:15:00Z">
        <w:r w:rsidRPr="00944672" w:rsidDel="00450BA9">
          <w:rPr>
            <w:rFonts w:ascii="Arial" w:hAnsi="Arial" w:cs="Arial"/>
            <w:sz w:val="24"/>
            <w:szCs w:val="24"/>
          </w:rPr>
          <w:delText>Na s</w:delText>
        </w:r>
      </w:del>
      <w:r w:rsidRPr="00944672">
        <w:rPr>
          <w:rFonts w:ascii="Arial" w:hAnsi="Arial" w:cs="Arial"/>
          <w:sz w:val="24"/>
          <w:szCs w:val="24"/>
        </w:rPr>
        <w:t xml:space="preserve">chon immer.“ </w:t>
      </w:r>
    </w:p>
    <w:p w14:paraId="6AD04722" w14:textId="77777777" w:rsidR="00450BA9" w:rsidRDefault="00944672" w:rsidP="00623B68">
      <w:pPr>
        <w:autoSpaceDE w:val="0"/>
        <w:autoSpaceDN w:val="0"/>
        <w:adjustRightInd w:val="0"/>
        <w:spacing w:after="0" w:line="360" w:lineRule="auto"/>
        <w:ind w:firstLine="227"/>
        <w:jc w:val="both"/>
        <w:rPr>
          <w:ins w:id="9198" w:author="Lektorat Bauer" w:date="2025-03-05T11:15:00Z" w16du:dateUtc="2025-03-05T10:15:00Z"/>
          <w:rFonts w:ascii="Arial" w:hAnsi="Arial" w:cs="Arial"/>
          <w:sz w:val="24"/>
          <w:szCs w:val="24"/>
        </w:rPr>
      </w:pPr>
      <w:r w:rsidRPr="00944672">
        <w:rPr>
          <w:rFonts w:ascii="Arial" w:hAnsi="Arial" w:cs="Arial"/>
          <w:sz w:val="24"/>
          <w:szCs w:val="24"/>
        </w:rPr>
        <w:t>Daraufhin musste Joost herzhaft lachen. „</w:t>
      </w:r>
      <w:commentRangeStart w:id="9199"/>
      <w:r w:rsidRPr="00944672">
        <w:rPr>
          <w:rFonts w:ascii="Arial" w:hAnsi="Arial" w:cs="Arial"/>
          <w:sz w:val="24"/>
          <w:szCs w:val="24"/>
        </w:rPr>
        <w:t xml:space="preserve">Dann nehmen wir </w:t>
      </w:r>
      <w:del w:id="9200" w:author="Lektorat Bauer" w:date="2025-03-05T11:15:00Z" w16du:dateUtc="2025-03-05T10:15:00Z">
        <w:r w:rsidRPr="00944672" w:rsidDel="00450BA9">
          <w:rPr>
            <w:rFonts w:ascii="Arial" w:hAnsi="Arial" w:cs="Arial"/>
            <w:sz w:val="24"/>
            <w:szCs w:val="24"/>
          </w:rPr>
          <w:delText xml:space="preserve">sie </w:delText>
        </w:r>
      </w:del>
      <w:ins w:id="9201" w:author="Lektorat Bauer" w:date="2025-03-05T11:15:00Z" w16du:dateUtc="2025-03-05T10:15:00Z">
        <w:r w:rsidR="00450BA9">
          <w:rPr>
            <w:rFonts w:ascii="Arial" w:hAnsi="Arial" w:cs="Arial"/>
            <w:sz w:val="24"/>
            <w:szCs w:val="24"/>
          </w:rPr>
          <w:t>die</w:t>
        </w:r>
        <w:r w:rsidR="00450BA9" w:rsidRPr="00944672">
          <w:rPr>
            <w:rFonts w:ascii="Arial" w:hAnsi="Arial" w:cs="Arial"/>
            <w:sz w:val="24"/>
            <w:szCs w:val="24"/>
          </w:rPr>
          <w:t xml:space="preserve"> </w:t>
        </w:r>
      </w:ins>
      <w:r w:rsidRPr="00944672">
        <w:rPr>
          <w:rFonts w:ascii="Arial" w:hAnsi="Arial" w:cs="Arial"/>
          <w:sz w:val="24"/>
          <w:szCs w:val="24"/>
        </w:rPr>
        <w:t xml:space="preserve">gemischten Satés mit grünem Salat, den Muschelsalat mit Reis und die spanischen ‚Papas Con Mojo‘. Und dazu einen ganz leckeren Gänsewein, 2012er Bahndamm Ostseite.“ </w:t>
      </w:r>
      <w:commentRangeEnd w:id="9199"/>
      <w:r w:rsidR="00450BA9">
        <w:rPr>
          <w:rStyle w:val="Kommentarzeichen"/>
        </w:rPr>
        <w:commentReference w:id="9199"/>
      </w:r>
    </w:p>
    <w:p w14:paraId="3451C695" w14:textId="48D75A11"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Jetzt lachte Anique hell auf und ihre Augen blitzten schelmisch. Dann beugte sie sich ein wenig vor und sagte leise</w:t>
      </w:r>
      <w:del w:id="9202" w:author="Lektorat Bauer" w:date="2025-03-05T11:15:00Z" w16du:dateUtc="2025-03-05T10:15:00Z">
        <w:r w:rsidRPr="00944672" w:rsidDel="00450BA9">
          <w:rPr>
            <w:rFonts w:ascii="Arial" w:hAnsi="Arial" w:cs="Arial"/>
            <w:sz w:val="24"/>
            <w:szCs w:val="24"/>
          </w:rPr>
          <w:delText>,</w:delText>
        </w:r>
      </w:del>
      <w:ins w:id="9203" w:author="Lektorat Bauer" w:date="2025-03-05T11:15:00Z" w16du:dateUtc="2025-03-05T10:15:00Z">
        <w:r w:rsidR="00450BA9">
          <w:rPr>
            <w:rFonts w:ascii="Arial" w:hAnsi="Arial" w:cs="Arial"/>
            <w:sz w:val="24"/>
            <w:szCs w:val="24"/>
          </w:rPr>
          <w:t>:</w:t>
        </w:r>
      </w:ins>
      <w:r w:rsidRPr="00944672">
        <w:rPr>
          <w:rFonts w:ascii="Arial" w:hAnsi="Arial" w:cs="Arial"/>
          <w:sz w:val="24"/>
          <w:szCs w:val="24"/>
        </w:rPr>
        <w:t xml:space="preserve"> „Wir essen hier in Ruhe, dann gehen wir zusammen weg.“ Joost sah sie ernst an. Dann nickte er.</w:t>
      </w:r>
      <w:del w:id="9204" w:author="Lektorat Bauer" w:date="2025-03-05T11:16:00Z" w16du:dateUtc="2025-03-05T10:16:00Z">
        <w:r w:rsidRPr="00944672" w:rsidDel="00450BA9">
          <w:rPr>
            <w:rFonts w:ascii="Arial" w:hAnsi="Arial" w:cs="Arial"/>
            <w:sz w:val="24"/>
            <w:szCs w:val="24"/>
          </w:rPr>
          <w:delText xml:space="preserve"> „Muss was Ernstes sein, wenn Du hier rüber kommst.“ Jetzt nickte Anique leicht.</w:delText>
        </w:r>
      </w:del>
    </w:p>
    <w:p w14:paraId="403C214A" w14:textId="1B3DE2EC"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An allen Tischen wurde Essen serviert und fast überall wurde sich rege unterhalten. Die Asiaten machten die Ausnahme, sie </w:t>
      </w:r>
      <w:del w:id="9205" w:author="Lektorat Bauer" w:date="2025-03-05T11:16:00Z" w16du:dateUtc="2025-03-05T10:16:00Z">
        <w:r w:rsidRPr="00944672" w:rsidDel="00450BA9">
          <w:rPr>
            <w:rFonts w:ascii="Arial" w:hAnsi="Arial" w:cs="Arial"/>
            <w:sz w:val="24"/>
            <w:szCs w:val="24"/>
          </w:rPr>
          <w:delText>assen</w:delText>
        </w:r>
      </w:del>
      <w:ins w:id="9206" w:author="Lektorat Bauer" w:date="2025-03-05T11:16:00Z" w16du:dateUtc="2025-03-05T10:16:00Z">
        <w:r w:rsidR="00450BA9" w:rsidRPr="00944672">
          <w:rPr>
            <w:rFonts w:ascii="Arial" w:hAnsi="Arial" w:cs="Arial"/>
            <w:sz w:val="24"/>
            <w:szCs w:val="24"/>
          </w:rPr>
          <w:t>aßen</w:t>
        </w:r>
      </w:ins>
      <w:r w:rsidRPr="00944672">
        <w:rPr>
          <w:rFonts w:ascii="Arial" w:hAnsi="Arial" w:cs="Arial"/>
          <w:sz w:val="24"/>
          <w:szCs w:val="24"/>
        </w:rPr>
        <w:t xml:space="preserve"> ruhig und ohne zu sprechen.</w:t>
      </w:r>
    </w:p>
    <w:p w14:paraId="5DD5E195"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713BF8D4"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24C5C5D8"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5243A770"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Als die beiden mit dem Essen fast fertig waren, beendeten die drei Männer am Nebentisch ihr gemeinschaftliches Essen, indem sie den zu spät gekommenen Pieter dazu verdonnerten die Rechnung zu übernehmen. Die anderen beiden verabschiedeten sich und verließen die Gasse in entgegengesetzter Richtung. Nur Anique bemerkte, dass die beiden die Fenster als Spiegel nutzten, um die Umgebung zu sichern.</w:t>
      </w:r>
    </w:p>
    <w:p w14:paraId="3316C860" w14:textId="77777777" w:rsidR="00450BA9" w:rsidRDefault="00944672" w:rsidP="00623B68">
      <w:pPr>
        <w:autoSpaceDE w:val="0"/>
        <w:autoSpaceDN w:val="0"/>
        <w:adjustRightInd w:val="0"/>
        <w:spacing w:after="0" w:line="360" w:lineRule="auto"/>
        <w:ind w:firstLine="227"/>
        <w:jc w:val="both"/>
        <w:rPr>
          <w:ins w:id="9207" w:author="Lektorat Bauer" w:date="2025-03-05T11:17:00Z" w16du:dateUtc="2025-03-05T10:17:00Z"/>
          <w:rFonts w:ascii="Arial" w:hAnsi="Arial" w:cs="Arial"/>
          <w:sz w:val="24"/>
          <w:szCs w:val="24"/>
        </w:rPr>
      </w:pPr>
      <w:r w:rsidRPr="00944672">
        <w:rPr>
          <w:rFonts w:ascii="Arial" w:hAnsi="Arial" w:cs="Arial"/>
          <w:sz w:val="24"/>
          <w:szCs w:val="24"/>
        </w:rPr>
        <w:t>Kurz bevor sie die Rechnung begleichen wollten, kam ein bekanntes Gesicht durch die Gasse geschlendert</w:t>
      </w:r>
      <w:commentRangeStart w:id="9208"/>
      <w:r w:rsidRPr="00944672">
        <w:rPr>
          <w:rFonts w:ascii="Arial" w:hAnsi="Arial" w:cs="Arial"/>
          <w:sz w:val="24"/>
          <w:szCs w:val="24"/>
        </w:rPr>
        <w:t xml:space="preserve">. „Flim?! Was machst Du denn hier?“ </w:t>
      </w:r>
    </w:p>
    <w:p w14:paraId="61D6EFB2" w14:textId="77777777" w:rsidR="00450BA9" w:rsidRDefault="00944672" w:rsidP="00623B68">
      <w:pPr>
        <w:autoSpaceDE w:val="0"/>
        <w:autoSpaceDN w:val="0"/>
        <w:adjustRightInd w:val="0"/>
        <w:spacing w:after="0" w:line="360" w:lineRule="auto"/>
        <w:ind w:firstLine="227"/>
        <w:jc w:val="both"/>
        <w:rPr>
          <w:ins w:id="9209" w:author="Lektorat Bauer" w:date="2025-03-05T11:17:00Z" w16du:dateUtc="2025-03-05T10:17:00Z"/>
          <w:rFonts w:ascii="Arial" w:hAnsi="Arial" w:cs="Arial"/>
          <w:sz w:val="24"/>
          <w:szCs w:val="24"/>
        </w:rPr>
      </w:pPr>
      <w:r w:rsidRPr="00944672">
        <w:rPr>
          <w:rFonts w:ascii="Arial" w:hAnsi="Arial" w:cs="Arial"/>
          <w:sz w:val="24"/>
          <w:szCs w:val="24"/>
        </w:rPr>
        <w:t>„Joost? Mensch</w:t>
      </w:r>
      <w:ins w:id="9210" w:author="Lektorat Bauer" w:date="2025-03-05T11:17:00Z" w16du:dateUtc="2025-03-05T10:17:00Z">
        <w:r w:rsidR="00450BA9">
          <w:rPr>
            <w:rFonts w:ascii="Arial" w:hAnsi="Arial" w:cs="Arial"/>
            <w:sz w:val="24"/>
            <w:szCs w:val="24"/>
          </w:rPr>
          <w:t>,</w:t>
        </w:r>
      </w:ins>
      <w:r w:rsidRPr="00944672">
        <w:rPr>
          <w:rFonts w:ascii="Arial" w:hAnsi="Arial" w:cs="Arial"/>
          <w:sz w:val="24"/>
          <w:szCs w:val="24"/>
        </w:rPr>
        <w:t xml:space="preserve"> das</w:t>
      </w:r>
      <w:del w:id="9211" w:author="Lektorat Bauer" w:date="2025-03-05T11:17:00Z" w16du:dateUtc="2025-03-05T10:17:00Z">
        <w:r w:rsidRPr="00944672" w:rsidDel="00450BA9">
          <w:rPr>
            <w:rFonts w:ascii="Arial" w:hAnsi="Arial" w:cs="Arial"/>
            <w:sz w:val="24"/>
            <w:szCs w:val="24"/>
          </w:rPr>
          <w:delText>s</w:delText>
        </w:r>
      </w:del>
      <w:r w:rsidRPr="00944672">
        <w:rPr>
          <w:rFonts w:ascii="Arial" w:hAnsi="Arial" w:cs="Arial"/>
          <w:sz w:val="24"/>
          <w:szCs w:val="24"/>
        </w:rPr>
        <w:t xml:space="preserve"> ist aber ein Zufall! Ich habe Mittagspause und wollte die Sonne genießen und ich war schon lange nicht mehr hier.“ </w:t>
      </w:r>
      <w:del w:id="9212" w:author="Lektorat Bauer" w:date="2025-03-05T11:17:00Z" w16du:dateUtc="2025-03-05T10:17:00Z">
        <w:r w:rsidRPr="00944672" w:rsidDel="00450BA9">
          <w:rPr>
            <w:rFonts w:ascii="Arial" w:hAnsi="Arial" w:cs="Arial"/>
            <w:sz w:val="24"/>
            <w:szCs w:val="24"/>
          </w:rPr>
          <w:delText>Dann drehte er sich zu Anique, schaute zu Joost und fragte</w:delText>
        </w:r>
      </w:del>
      <w:ins w:id="9213" w:author="Lektorat Bauer" w:date="2025-03-05T11:17:00Z" w16du:dateUtc="2025-03-05T10:17:00Z">
        <w:r w:rsidR="00450BA9">
          <w:rPr>
            <w:rFonts w:ascii="Arial" w:hAnsi="Arial" w:cs="Arial"/>
            <w:sz w:val="24"/>
            <w:szCs w:val="24"/>
          </w:rPr>
          <w:t>Als er Anique bemerkte, fragt er</w:t>
        </w:r>
      </w:ins>
      <w:r w:rsidRPr="00944672">
        <w:rPr>
          <w:rFonts w:ascii="Arial" w:hAnsi="Arial" w:cs="Arial"/>
          <w:sz w:val="24"/>
          <w:szCs w:val="24"/>
        </w:rPr>
        <w:t xml:space="preserve">: „Wer ist denn diese schöne Frau?“ </w:t>
      </w:r>
    </w:p>
    <w:p w14:paraId="087B67D4" w14:textId="5D80406E"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Für eine Sekunde war Joost verwirrt, dann reagierte er. „Das</w:t>
      </w:r>
      <w:ins w:id="9214" w:author="Lektorat Bauer" w:date="2025-03-05T11:17:00Z" w16du:dateUtc="2025-03-05T10:17:00Z">
        <w:r w:rsidR="00450BA9">
          <w:rPr>
            <w:rFonts w:ascii="Arial" w:hAnsi="Arial" w:cs="Arial"/>
            <w:sz w:val="24"/>
            <w:szCs w:val="24"/>
          </w:rPr>
          <w:t>,</w:t>
        </w:r>
      </w:ins>
      <w:r w:rsidRPr="00944672">
        <w:rPr>
          <w:rFonts w:ascii="Arial" w:hAnsi="Arial" w:cs="Arial"/>
          <w:sz w:val="24"/>
          <w:szCs w:val="24"/>
        </w:rPr>
        <w:t xml:space="preserve"> mein Lieber, ist Anique Smits. Anique ist Model und hatte einen Job in Amsterdam. Jetzt hat Sie </w:t>
      </w:r>
      <w:ins w:id="9215" w:author="Lektorat Bauer" w:date="2025-03-05T11:17:00Z" w16du:dateUtc="2025-03-05T10:17:00Z">
        <w:r w:rsidR="00450BA9">
          <w:rPr>
            <w:rFonts w:ascii="Arial" w:hAnsi="Arial" w:cs="Arial"/>
            <w:sz w:val="24"/>
            <w:szCs w:val="24"/>
          </w:rPr>
          <w:t>zwei</w:t>
        </w:r>
      </w:ins>
      <w:del w:id="9216" w:author="Lektorat Bauer" w:date="2025-03-05T11:17:00Z" w16du:dateUtc="2025-03-05T10:17:00Z">
        <w:r w:rsidRPr="00944672" w:rsidDel="00450BA9">
          <w:rPr>
            <w:rFonts w:ascii="Arial" w:hAnsi="Arial" w:cs="Arial"/>
            <w:sz w:val="24"/>
            <w:szCs w:val="24"/>
          </w:rPr>
          <w:delText>2</w:delText>
        </w:r>
      </w:del>
      <w:r w:rsidRPr="00944672">
        <w:rPr>
          <w:rFonts w:ascii="Arial" w:hAnsi="Arial" w:cs="Arial"/>
          <w:sz w:val="24"/>
          <w:szCs w:val="24"/>
        </w:rPr>
        <w:t xml:space="preserve"> Wochen frei, daher konnten wir mal wieder zusammen essen gehen.“</w:t>
      </w:r>
    </w:p>
    <w:p w14:paraId="2F590131" w14:textId="77777777" w:rsidR="00450BA9" w:rsidRDefault="00944672" w:rsidP="00623B68">
      <w:pPr>
        <w:autoSpaceDE w:val="0"/>
        <w:autoSpaceDN w:val="0"/>
        <w:adjustRightInd w:val="0"/>
        <w:spacing w:after="0" w:line="360" w:lineRule="auto"/>
        <w:ind w:firstLine="227"/>
        <w:jc w:val="both"/>
        <w:rPr>
          <w:ins w:id="9217" w:author="Lektorat Bauer" w:date="2025-03-05T11:17:00Z" w16du:dateUtc="2025-03-05T10:17:00Z"/>
          <w:rFonts w:ascii="Arial" w:hAnsi="Arial" w:cs="Arial"/>
          <w:sz w:val="24"/>
          <w:szCs w:val="24"/>
        </w:rPr>
      </w:pPr>
      <w:r w:rsidRPr="00944672">
        <w:rPr>
          <w:rFonts w:ascii="Arial" w:hAnsi="Arial" w:cs="Arial"/>
          <w:sz w:val="24"/>
          <w:szCs w:val="24"/>
        </w:rPr>
        <w:t xml:space="preserve">„Wenn ich das richtig sehe, muss ich dringend an meinem Bekanntenkreis arbeiten.“ </w:t>
      </w:r>
      <w:del w:id="9218" w:author="Lektorat Bauer" w:date="2025-03-05T11:17:00Z" w16du:dateUtc="2025-03-05T10:17:00Z">
        <w:r w:rsidRPr="00944672" w:rsidDel="00450BA9">
          <w:rPr>
            <w:rFonts w:ascii="Arial" w:hAnsi="Arial" w:cs="Arial"/>
            <w:sz w:val="24"/>
            <w:szCs w:val="24"/>
          </w:rPr>
          <w:delText xml:space="preserve">Lachte Flim und Anique antwortete, </w:delText>
        </w:r>
      </w:del>
    </w:p>
    <w:p w14:paraId="014AF853" w14:textId="18140C52"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„Das lege ich mal nicht sexistisch, sondern als Kompliment aus</w:t>
      </w:r>
      <w:del w:id="9219" w:author="Lektorat Bauer" w:date="2025-03-05T11:18:00Z" w16du:dateUtc="2025-03-05T10:18:00Z">
        <w:r w:rsidRPr="00944672" w:rsidDel="00450BA9">
          <w:rPr>
            <w:rFonts w:ascii="Arial" w:hAnsi="Arial" w:cs="Arial"/>
            <w:sz w:val="24"/>
            <w:szCs w:val="24"/>
          </w:rPr>
          <w:delText>.</w:delText>
        </w:r>
      </w:del>
      <w:r w:rsidRPr="00944672">
        <w:rPr>
          <w:rFonts w:ascii="Arial" w:hAnsi="Arial" w:cs="Arial"/>
          <w:sz w:val="24"/>
          <w:szCs w:val="24"/>
        </w:rPr>
        <w:t>“</w:t>
      </w:r>
      <w:ins w:id="9220" w:author="Lektorat Bauer" w:date="2025-03-05T11:18:00Z" w16du:dateUtc="2025-03-05T10:18:00Z">
        <w:r w:rsidR="00450BA9">
          <w:rPr>
            <w:rFonts w:ascii="Arial" w:hAnsi="Arial" w:cs="Arial"/>
            <w:sz w:val="24"/>
            <w:szCs w:val="24"/>
          </w:rPr>
          <w:t>, erwiderte Anique.</w:t>
        </w:r>
      </w:ins>
      <w:r w:rsidRPr="00944672">
        <w:rPr>
          <w:rFonts w:ascii="Arial" w:hAnsi="Arial" w:cs="Arial"/>
          <w:sz w:val="24"/>
          <w:szCs w:val="24"/>
        </w:rPr>
        <w:t xml:space="preserve"> Daraufhin lachte alle drei laut auf und Flim entschuldigte sich für die Doppeldeutigkeit.</w:t>
      </w:r>
    </w:p>
    <w:p w14:paraId="333E3FBF" w14:textId="77777777" w:rsidR="009F4C9D" w:rsidRDefault="00944672" w:rsidP="00623B68">
      <w:pPr>
        <w:autoSpaceDE w:val="0"/>
        <w:autoSpaceDN w:val="0"/>
        <w:adjustRightInd w:val="0"/>
        <w:spacing w:after="0" w:line="360" w:lineRule="auto"/>
        <w:ind w:firstLine="227"/>
        <w:jc w:val="both"/>
        <w:rPr>
          <w:ins w:id="9221" w:author="Lektorat Bauer" w:date="2025-03-05T11:18:00Z" w16du:dateUtc="2025-03-05T10:18:00Z"/>
          <w:rFonts w:ascii="Arial" w:hAnsi="Arial" w:cs="Arial"/>
          <w:sz w:val="24"/>
          <w:szCs w:val="24"/>
        </w:rPr>
      </w:pPr>
      <w:r w:rsidRPr="00944672">
        <w:rPr>
          <w:rFonts w:ascii="Arial" w:hAnsi="Arial" w:cs="Arial"/>
          <w:sz w:val="24"/>
          <w:szCs w:val="24"/>
        </w:rPr>
        <w:t>Flim drehte sich zu dem Mann am Nachbartisch</w:t>
      </w:r>
      <w:del w:id="9222" w:author="Lektorat Bauer" w:date="2025-03-05T11:18:00Z" w16du:dateUtc="2025-03-05T10:18:00Z">
        <w:r w:rsidRPr="00944672" w:rsidDel="009F4C9D">
          <w:rPr>
            <w:rFonts w:ascii="Arial" w:hAnsi="Arial" w:cs="Arial"/>
            <w:sz w:val="24"/>
            <w:szCs w:val="24"/>
          </w:rPr>
          <w:delText>,</w:delText>
        </w:r>
      </w:del>
      <w:r w:rsidRPr="00944672">
        <w:rPr>
          <w:rFonts w:ascii="Arial" w:hAnsi="Arial" w:cs="Arial"/>
          <w:sz w:val="24"/>
          <w:szCs w:val="24"/>
        </w:rPr>
        <w:t xml:space="preserve"> </w:t>
      </w:r>
      <w:del w:id="9223" w:author="Lektorat Bauer" w:date="2025-03-05T11:18:00Z" w16du:dateUtc="2025-03-05T10:18:00Z">
        <w:r w:rsidRPr="00944672" w:rsidDel="009F4C9D">
          <w:rPr>
            <w:rFonts w:ascii="Arial" w:hAnsi="Arial" w:cs="Arial"/>
            <w:sz w:val="24"/>
            <w:szCs w:val="24"/>
          </w:rPr>
          <w:delText xml:space="preserve">er </w:delText>
        </w:r>
      </w:del>
      <w:ins w:id="9224" w:author="Lektorat Bauer" w:date="2025-03-05T11:18:00Z" w16du:dateUtc="2025-03-05T10:18:00Z">
        <w:r w:rsidR="009F4C9D">
          <w:rPr>
            <w:rFonts w:ascii="Arial" w:hAnsi="Arial" w:cs="Arial"/>
            <w:sz w:val="24"/>
            <w:szCs w:val="24"/>
          </w:rPr>
          <w:t>und</w:t>
        </w:r>
        <w:r w:rsidR="009F4C9D" w:rsidRPr="00944672">
          <w:rPr>
            <w:rFonts w:ascii="Arial" w:hAnsi="Arial" w:cs="Arial"/>
            <w:sz w:val="24"/>
            <w:szCs w:val="24"/>
          </w:rPr>
          <w:t xml:space="preserve"> </w:t>
        </w:r>
      </w:ins>
      <w:r w:rsidRPr="00944672">
        <w:rPr>
          <w:rFonts w:ascii="Arial" w:hAnsi="Arial" w:cs="Arial"/>
          <w:sz w:val="24"/>
          <w:szCs w:val="24"/>
        </w:rPr>
        <w:t>hielt kurz</w:t>
      </w:r>
      <w:del w:id="9225" w:author="Lektorat Bauer" w:date="2025-03-05T11:18:00Z" w16du:dateUtc="2025-03-05T10:18:00Z">
        <w:r w:rsidRPr="00944672" w:rsidDel="009F4C9D">
          <w:rPr>
            <w:rFonts w:ascii="Arial" w:hAnsi="Arial" w:cs="Arial"/>
            <w:sz w:val="24"/>
            <w:szCs w:val="24"/>
          </w:rPr>
          <w:delText>,</w:delText>
        </w:r>
      </w:del>
      <w:r w:rsidRPr="00944672">
        <w:rPr>
          <w:rFonts w:ascii="Arial" w:hAnsi="Arial" w:cs="Arial"/>
          <w:sz w:val="24"/>
          <w:szCs w:val="24"/>
        </w:rPr>
        <w:t xml:space="preserve"> verdeckt die rechte Hand hoch. Die Außenfläche zeigte zu dem Mann, Daumen und Zeigefinger bildeten einen stilisierten Kreis, die drei anderen Finger bildeten eine Gerade. Der Mann versteifte kurz. Dann fragte Flim</w:t>
      </w:r>
      <w:ins w:id="9226" w:author="Lektorat Bauer" w:date="2025-03-05T11:18:00Z" w16du:dateUtc="2025-03-05T10:18:00Z">
        <w:r w:rsidR="009F4C9D">
          <w:rPr>
            <w:rFonts w:ascii="Arial" w:hAnsi="Arial" w:cs="Arial"/>
            <w:sz w:val="24"/>
            <w:szCs w:val="24"/>
          </w:rPr>
          <w:t>:</w:t>
        </w:r>
      </w:ins>
      <w:del w:id="9227" w:author="Lektorat Bauer" w:date="2025-03-05T11:18:00Z" w16du:dateUtc="2025-03-05T10:18:00Z">
        <w:r w:rsidRPr="00944672" w:rsidDel="009F4C9D">
          <w:rPr>
            <w:rFonts w:ascii="Arial" w:hAnsi="Arial" w:cs="Arial"/>
            <w:sz w:val="24"/>
            <w:szCs w:val="24"/>
          </w:rPr>
          <w:delText>,</w:delText>
        </w:r>
      </w:del>
      <w:r w:rsidRPr="00944672">
        <w:rPr>
          <w:rFonts w:ascii="Arial" w:hAnsi="Arial" w:cs="Arial"/>
          <w:sz w:val="24"/>
          <w:szCs w:val="24"/>
        </w:rPr>
        <w:t xml:space="preserve"> „Entschuldigen Sie, könnte ich einen Stuhl haben?“ </w:t>
      </w:r>
    </w:p>
    <w:p w14:paraId="3425467E" w14:textId="16393920" w:rsidR="00944672" w:rsidRPr="00944672" w:rsidRDefault="00944672" w:rsidP="009F4C9D">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„Klar doch, wir waren gerade fertig mit Essen.“ Der Mann zahlte und verließ die Gasse nach links, in die Richtung, in die die Finger gezeigt hatten.</w:t>
      </w:r>
    </w:p>
    <w:p w14:paraId="150E2E69" w14:textId="1117E15A"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Während Flim den Stuhl heranzog, sagte er leise und im Kommandoton</w:t>
      </w:r>
      <w:del w:id="9228" w:author="Lektorat Bauer" w:date="2025-03-05T11:18:00Z" w16du:dateUtc="2025-03-05T10:18:00Z">
        <w:r w:rsidRPr="00944672" w:rsidDel="009F4C9D">
          <w:rPr>
            <w:rFonts w:ascii="Arial" w:hAnsi="Arial" w:cs="Arial"/>
            <w:sz w:val="24"/>
            <w:szCs w:val="24"/>
          </w:rPr>
          <w:delText>,</w:delText>
        </w:r>
      </w:del>
      <w:ins w:id="9229" w:author="Lektorat Bauer" w:date="2025-03-05T11:18:00Z" w16du:dateUtc="2025-03-05T10:18:00Z">
        <w:r w:rsidR="009F4C9D">
          <w:rPr>
            <w:rFonts w:ascii="Arial" w:hAnsi="Arial" w:cs="Arial"/>
            <w:sz w:val="24"/>
            <w:szCs w:val="24"/>
          </w:rPr>
          <w:t>:</w:t>
        </w:r>
      </w:ins>
      <w:r w:rsidRPr="00944672">
        <w:rPr>
          <w:rFonts w:ascii="Arial" w:hAnsi="Arial" w:cs="Arial"/>
          <w:sz w:val="24"/>
          <w:szCs w:val="24"/>
        </w:rPr>
        <w:t xml:space="preserve"> „Jetzt sind wir einigermaßen sicher. Wir verlassen die Gasse nach links.“</w:t>
      </w:r>
    </w:p>
    <w:p w14:paraId="5C1740EE" w14:textId="4D2AE15D"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„Ich sehe, dass </w:t>
      </w:r>
      <w:del w:id="9230" w:author="Lektorat Bauer" w:date="2025-03-05T11:18:00Z" w16du:dateUtc="2025-03-05T10:18:00Z">
        <w:r w:rsidRPr="00944672" w:rsidDel="009F4C9D">
          <w:rPr>
            <w:rFonts w:ascii="Arial" w:hAnsi="Arial" w:cs="Arial"/>
            <w:sz w:val="24"/>
            <w:szCs w:val="24"/>
          </w:rPr>
          <w:delText>I</w:delText>
        </w:r>
      </w:del>
      <w:ins w:id="9231" w:author="Lektorat Bauer" w:date="2025-03-05T11:18:00Z" w16du:dateUtc="2025-03-05T10:18:00Z">
        <w:r w:rsidR="009F4C9D">
          <w:rPr>
            <w:rFonts w:ascii="Arial" w:hAnsi="Arial" w:cs="Arial"/>
            <w:sz w:val="24"/>
            <w:szCs w:val="24"/>
          </w:rPr>
          <w:t>i</w:t>
        </w:r>
      </w:ins>
      <w:r w:rsidRPr="00944672">
        <w:rPr>
          <w:rFonts w:ascii="Arial" w:hAnsi="Arial" w:cs="Arial"/>
          <w:sz w:val="24"/>
          <w:szCs w:val="24"/>
        </w:rPr>
        <w:t>hr beide schon gegessen habt. Schade, dass ich nicht eher hier war. Joost, wann können wir uns mal treffen? Ich hätte da einiges Interessantes für Dich.“</w:t>
      </w:r>
    </w:p>
    <w:p w14:paraId="12B3956D" w14:textId="77777777" w:rsidR="009F4C9D" w:rsidRDefault="00944672" w:rsidP="00623B68">
      <w:pPr>
        <w:autoSpaceDE w:val="0"/>
        <w:autoSpaceDN w:val="0"/>
        <w:adjustRightInd w:val="0"/>
        <w:spacing w:after="0" w:line="360" w:lineRule="auto"/>
        <w:ind w:firstLine="227"/>
        <w:jc w:val="both"/>
        <w:rPr>
          <w:ins w:id="9232" w:author="Lektorat Bauer" w:date="2025-03-05T11:19:00Z" w16du:dateUtc="2025-03-05T10:19:00Z"/>
          <w:rFonts w:ascii="Arial" w:hAnsi="Arial" w:cs="Arial"/>
          <w:sz w:val="24"/>
          <w:szCs w:val="24"/>
        </w:rPr>
      </w:pPr>
      <w:r w:rsidRPr="00944672">
        <w:rPr>
          <w:rFonts w:ascii="Arial" w:hAnsi="Arial" w:cs="Arial"/>
          <w:sz w:val="24"/>
          <w:szCs w:val="24"/>
        </w:rPr>
        <w:t xml:space="preserve">„Flim, Du weißt, ich bin flexibel. Heute Abend?“ </w:t>
      </w:r>
      <w:commentRangeEnd w:id="9208"/>
      <w:r w:rsidR="009F4C9D">
        <w:rPr>
          <w:rStyle w:val="Kommentarzeichen"/>
        </w:rPr>
        <w:commentReference w:id="9208"/>
      </w:r>
    </w:p>
    <w:p w14:paraId="129BEDC8" w14:textId="77777777" w:rsidR="009F4C9D" w:rsidRDefault="00944672" w:rsidP="00623B68">
      <w:pPr>
        <w:autoSpaceDE w:val="0"/>
        <w:autoSpaceDN w:val="0"/>
        <w:adjustRightInd w:val="0"/>
        <w:spacing w:after="0" w:line="360" w:lineRule="auto"/>
        <w:ind w:firstLine="227"/>
        <w:jc w:val="both"/>
        <w:rPr>
          <w:ins w:id="9233" w:author="Lektorat Bauer" w:date="2025-03-05T11:19:00Z" w16du:dateUtc="2025-03-05T10:19:00Z"/>
          <w:rFonts w:ascii="Arial" w:hAnsi="Arial" w:cs="Arial"/>
          <w:sz w:val="24"/>
          <w:szCs w:val="24"/>
        </w:rPr>
      </w:pPr>
      <w:r w:rsidRPr="00944672">
        <w:rPr>
          <w:rFonts w:ascii="Arial" w:hAnsi="Arial" w:cs="Arial"/>
          <w:sz w:val="24"/>
          <w:szCs w:val="24"/>
        </w:rPr>
        <w:lastRenderedPageBreak/>
        <w:t>„Na toll, da kommt ein zweiter Mann, und schon bin ich abgemeldet</w:t>
      </w:r>
      <w:del w:id="9234" w:author="Lektorat Bauer" w:date="2025-03-05T11:19:00Z" w16du:dateUtc="2025-03-05T10:19:00Z">
        <w:r w:rsidRPr="00944672" w:rsidDel="009F4C9D">
          <w:rPr>
            <w:rFonts w:ascii="Arial" w:hAnsi="Arial" w:cs="Arial"/>
            <w:sz w:val="24"/>
            <w:szCs w:val="24"/>
          </w:rPr>
          <w:delText>.</w:delText>
        </w:r>
      </w:del>
      <w:r w:rsidRPr="00944672">
        <w:rPr>
          <w:rFonts w:ascii="Arial" w:hAnsi="Arial" w:cs="Arial"/>
          <w:sz w:val="24"/>
          <w:szCs w:val="24"/>
        </w:rPr>
        <w:t>“</w:t>
      </w:r>
      <w:ins w:id="9235" w:author="Lektorat Bauer" w:date="2025-03-05T11:19:00Z" w16du:dateUtc="2025-03-05T10:19:00Z">
        <w:r w:rsidR="009F4C9D">
          <w:rPr>
            <w:rFonts w:ascii="Arial" w:hAnsi="Arial" w:cs="Arial"/>
            <w:sz w:val="24"/>
            <w:szCs w:val="24"/>
          </w:rPr>
          <w:t>,</w:t>
        </w:r>
      </w:ins>
      <w:r w:rsidRPr="00944672">
        <w:rPr>
          <w:rFonts w:ascii="Arial" w:hAnsi="Arial" w:cs="Arial"/>
          <w:sz w:val="24"/>
          <w:szCs w:val="24"/>
        </w:rPr>
        <w:t xml:space="preserve"> </w:t>
      </w:r>
      <w:ins w:id="9236" w:author="Lektorat Bauer" w:date="2025-03-05T11:19:00Z" w16du:dateUtc="2025-03-05T10:19:00Z">
        <w:r w:rsidR="009F4C9D">
          <w:rPr>
            <w:rFonts w:ascii="Arial" w:hAnsi="Arial" w:cs="Arial"/>
            <w:sz w:val="24"/>
            <w:szCs w:val="24"/>
          </w:rPr>
          <w:t>f</w:t>
        </w:r>
      </w:ins>
      <w:del w:id="9237" w:author="Lektorat Bauer" w:date="2025-03-05T11:19:00Z" w16du:dateUtc="2025-03-05T10:19:00Z">
        <w:r w:rsidRPr="00944672" w:rsidDel="009F4C9D">
          <w:rPr>
            <w:rFonts w:ascii="Arial" w:hAnsi="Arial" w:cs="Arial"/>
            <w:sz w:val="24"/>
            <w:szCs w:val="24"/>
          </w:rPr>
          <w:delText>F</w:delText>
        </w:r>
      </w:del>
      <w:r w:rsidRPr="00944672">
        <w:rPr>
          <w:rFonts w:ascii="Arial" w:hAnsi="Arial" w:cs="Arial"/>
          <w:sz w:val="24"/>
          <w:szCs w:val="24"/>
        </w:rPr>
        <w:t>unkte Anique dazwischen</w:t>
      </w:r>
      <w:ins w:id="9238" w:author="Lektorat Bauer" w:date="2025-03-05T11:19:00Z" w16du:dateUtc="2025-03-05T10:19:00Z">
        <w:r w:rsidR="009F4C9D">
          <w:rPr>
            <w:rFonts w:ascii="Arial" w:hAnsi="Arial" w:cs="Arial"/>
            <w:sz w:val="24"/>
            <w:szCs w:val="24"/>
          </w:rPr>
          <w:t xml:space="preserve">. </w:t>
        </w:r>
      </w:ins>
      <w:del w:id="9239" w:author="Lektorat Bauer" w:date="2025-03-05T11:19:00Z" w16du:dateUtc="2025-03-05T10:19:00Z">
        <w:r w:rsidRPr="00944672" w:rsidDel="009F4C9D">
          <w:rPr>
            <w:rFonts w:ascii="Arial" w:hAnsi="Arial" w:cs="Arial"/>
            <w:sz w:val="24"/>
            <w:szCs w:val="24"/>
          </w:rPr>
          <w:delText xml:space="preserve">, sie </w:delText>
        </w:r>
        <w:commentRangeStart w:id="9240"/>
        <w:r w:rsidRPr="00944672" w:rsidDel="009F4C9D">
          <w:rPr>
            <w:rFonts w:ascii="Arial" w:hAnsi="Arial" w:cs="Arial"/>
            <w:sz w:val="24"/>
            <w:szCs w:val="24"/>
          </w:rPr>
          <w:delText>sah Joost an und fuhr f</w:delText>
        </w:r>
      </w:del>
      <w:commentRangeEnd w:id="9240"/>
      <w:r w:rsidR="009F4C9D">
        <w:rPr>
          <w:rStyle w:val="Kommentarzeichen"/>
        </w:rPr>
        <w:commentReference w:id="9240"/>
      </w:r>
      <w:del w:id="9241" w:author="Lektorat Bauer" w:date="2025-03-05T11:19:00Z" w16du:dateUtc="2025-03-05T10:19:00Z">
        <w:r w:rsidRPr="00944672" w:rsidDel="009F4C9D">
          <w:rPr>
            <w:rFonts w:ascii="Arial" w:hAnsi="Arial" w:cs="Arial"/>
            <w:sz w:val="24"/>
            <w:szCs w:val="24"/>
          </w:rPr>
          <w:delText xml:space="preserve">ort: </w:delText>
        </w:r>
      </w:del>
      <w:r w:rsidRPr="00944672">
        <w:rPr>
          <w:rFonts w:ascii="Arial" w:hAnsi="Arial" w:cs="Arial"/>
          <w:sz w:val="24"/>
          <w:szCs w:val="24"/>
        </w:rPr>
        <w:t xml:space="preserve">„Du weißt, dass wir eine Verabredung für heute haben?“ </w:t>
      </w:r>
    </w:p>
    <w:p w14:paraId="0322D74C" w14:textId="2D5BEE73"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Jetzt grinste Flim</w:t>
      </w:r>
      <w:del w:id="9242" w:author="Lektorat Bauer" w:date="2025-03-05T11:20:00Z" w16du:dateUtc="2025-03-05T10:20:00Z">
        <w:r w:rsidRPr="00944672" w:rsidDel="009F4C9D">
          <w:rPr>
            <w:rFonts w:ascii="Arial" w:hAnsi="Arial" w:cs="Arial"/>
            <w:sz w:val="24"/>
            <w:szCs w:val="24"/>
          </w:rPr>
          <w:delText>,</w:delText>
        </w:r>
      </w:del>
      <w:ins w:id="9243" w:author="Lektorat Bauer" w:date="2025-03-05T11:20:00Z" w16du:dateUtc="2025-03-05T10:20:00Z">
        <w:r w:rsidR="009F4C9D">
          <w:rPr>
            <w:rFonts w:ascii="Arial" w:hAnsi="Arial" w:cs="Arial"/>
            <w:sz w:val="24"/>
            <w:szCs w:val="24"/>
          </w:rPr>
          <w:t>.</w:t>
        </w:r>
      </w:ins>
      <w:r w:rsidRPr="00944672">
        <w:rPr>
          <w:rFonts w:ascii="Arial" w:hAnsi="Arial" w:cs="Arial"/>
          <w:sz w:val="24"/>
          <w:szCs w:val="24"/>
        </w:rPr>
        <w:t xml:space="preserve"> „Darauf hatte ich spekuliert. Ich hoffte, er würde Sie mitbringen. Wir haben auch nicht viel zu bereden. Versprochen.“ </w:t>
      </w:r>
    </w:p>
    <w:p w14:paraId="50458C31" w14:textId="77777777" w:rsidR="009F4C9D" w:rsidRDefault="00944672" w:rsidP="00623B68">
      <w:pPr>
        <w:autoSpaceDE w:val="0"/>
        <w:autoSpaceDN w:val="0"/>
        <w:adjustRightInd w:val="0"/>
        <w:spacing w:after="0" w:line="360" w:lineRule="auto"/>
        <w:ind w:firstLine="227"/>
        <w:jc w:val="both"/>
        <w:rPr>
          <w:ins w:id="9244" w:author="Lektorat Bauer" w:date="2025-03-05T11:20:00Z" w16du:dateUtc="2025-03-05T10:20:00Z"/>
          <w:rFonts w:ascii="Arial" w:hAnsi="Arial" w:cs="Arial"/>
          <w:sz w:val="24"/>
          <w:szCs w:val="24"/>
        </w:rPr>
      </w:pPr>
      <w:r w:rsidRPr="00944672">
        <w:rPr>
          <w:rFonts w:ascii="Arial" w:hAnsi="Arial" w:cs="Arial"/>
          <w:sz w:val="24"/>
          <w:szCs w:val="24"/>
        </w:rPr>
        <w:t xml:space="preserve">„Ach, sehe ich das richtig. Ich sitze daneben und Ihr beide verabredet Euch?“ </w:t>
      </w:r>
    </w:p>
    <w:p w14:paraId="6AAA3EE5" w14:textId="5D2F2C66" w:rsidR="00944672" w:rsidRPr="00944672" w:rsidDel="009F4C9D" w:rsidRDefault="00944672" w:rsidP="00623B68">
      <w:pPr>
        <w:autoSpaceDE w:val="0"/>
        <w:autoSpaceDN w:val="0"/>
        <w:adjustRightInd w:val="0"/>
        <w:spacing w:after="0" w:line="360" w:lineRule="auto"/>
        <w:ind w:firstLine="227"/>
        <w:jc w:val="both"/>
        <w:rPr>
          <w:del w:id="9245" w:author="Lektorat Bauer" w:date="2025-03-05T11:20:00Z" w16du:dateUtc="2025-03-05T10:20:00Z"/>
          <w:rFonts w:ascii="Arial" w:hAnsi="Arial" w:cs="Arial"/>
          <w:sz w:val="24"/>
          <w:szCs w:val="24"/>
        </w:rPr>
      </w:pPr>
      <w:del w:id="9246" w:author="Lektorat Bauer" w:date="2025-03-05T11:20:00Z" w16du:dateUtc="2025-03-05T10:20:00Z">
        <w:r w:rsidRPr="00944672" w:rsidDel="009F4C9D">
          <w:rPr>
            <w:rFonts w:ascii="Arial" w:hAnsi="Arial" w:cs="Arial"/>
            <w:sz w:val="24"/>
            <w:szCs w:val="24"/>
          </w:rPr>
          <w:delText xml:space="preserve">„Ganz so würde ich das </w:delText>
        </w:r>
        <w:commentRangeStart w:id="9247"/>
        <w:r w:rsidRPr="00944672" w:rsidDel="009F4C9D">
          <w:rPr>
            <w:rFonts w:ascii="Arial" w:hAnsi="Arial" w:cs="Arial"/>
            <w:sz w:val="24"/>
            <w:szCs w:val="24"/>
          </w:rPr>
          <w:delText>nicht</w:delText>
        </w:r>
      </w:del>
      <w:commentRangeEnd w:id="9247"/>
      <w:r w:rsidR="009F4C9D">
        <w:rPr>
          <w:rStyle w:val="Kommentarzeichen"/>
        </w:rPr>
        <w:commentReference w:id="9247"/>
      </w:r>
      <w:del w:id="9248" w:author="Lektorat Bauer" w:date="2025-03-05T11:20:00Z" w16du:dateUtc="2025-03-05T10:20:00Z">
        <w:r w:rsidRPr="00944672" w:rsidDel="009F4C9D">
          <w:rPr>
            <w:rFonts w:ascii="Arial" w:hAnsi="Arial" w:cs="Arial"/>
            <w:sz w:val="24"/>
            <w:szCs w:val="24"/>
          </w:rPr>
          <w:delText xml:space="preserve"> sehen.“ Meinte Flim und Anique nickte, „Sehe ich auch so.“</w:delText>
        </w:r>
      </w:del>
    </w:p>
    <w:p w14:paraId="7DB1B8F5" w14:textId="77777777" w:rsidR="009F4C9D" w:rsidRDefault="00944672" w:rsidP="00623B68">
      <w:pPr>
        <w:autoSpaceDE w:val="0"/>
        <w:autoSpaceDN w:val="0"/>
        <w:adjustRightInd w:val="0"/>
        <w:spacing w:after="0" w:line="360" w:lineRule="auto"/>
        <w:ind w:firstLine="227"/>
        <w:jc w:val="both"/>
        <w:rPr>
          <w:ins w:id="9249" w:author="Lektorat Bauer" w:date="2025-03-05T11:20:00Z" w16du:dateUtc="2025-03-05T10:20:00Z"/>
          <w:rFonts w:ascii="Arial" w:hAnsi="Arial" w:cs="Arial"/>
          <w:sz w:val="24"/>
          <w:szCs w:val="24"/>
        </w:rPr>
      </w:pPr>
      <w:r w:rsidRPr="00944672">
        <w:rPr>
          <w:rFonts w:ascii="Arial" w:hAnsi="Arial" w:cs="Arial"/>
          <w:sz w:val="24"/>
          <w:szCs w:val="24"/>
        </w:rPr>
        <w:t>In diesem Augenblick kam Jean-Luc mit der Rechnung. Joost bezahlt</w:t>
      </w:r>
      <w:ins w:id="9250" w:author="Lektorat Bauer" w:date="2025-03-05T11:20:00Z" w16du:dateUtc="2025-03-05T10:20:00Z">
        <w:r w:rsidR="009F4C9D">
          <w:rPr>
            <w:rFonts w:ascii="Arial" w:hAnsi="Arial" w:cs="Arial"/>
            <w:sz w:val="24"/>
            <w:szCs w:val="24"/>
          </w:rPr>
          <w:t>e</w:t>
        </w:r>
      </w:ins>
      <w:r w:rsidRPr="00944672">
        <w:rPr>
          <w:rFonts w:ascii="Arial" w:hAnsi="Arial" w:cs="Arial"/>
          <w:sz w:val="24"/>
          <w:szCs w:val="24"/>
        </w:rPr>
        <w:t xml:space="preserve"> das Essen und Jean-Luc fragte: „Alles </w:t>
      </w:r>
      <w:ins w:id="9251" w:author="Lektorat Bauer" w:date="2025-03-05T11:20:00Z" w16du:dateUtc="2025-03-05T10:20:00Z">
        <w:r w:rsidR="009F4C9D">
          <w:rPr>
            <w:rFonts w:ascii="Arial" w:hAnsi="Arial" w:cs="Arial"/>
            <w:sz w:val="24"/>
            <w:szCs w:val="24"/>
          </w:rPr>
          <w:t>ok</w:t>
        </w:r>
      </w:ins>
      <w:del w:id="9252" w:author="Lektorat Bauer" w:date="2025-03-05T11:20:00Z" w16du:dateUtc="2025-03-05T10:20:00Z">
        <w:r w:rsidRPr="00944672" w:rsidDel="009F4C9D">
          <w:rPr>
            <w:rFonts w:ascii="Arial" w:hAnsi="Arial" w:cs="Arial"/>
            <w:sz w:val="24"/>
            <w:szCs w:val="24"/>
          </w:rPr>
          <w:delText>OK</w:delText>
        </w:r>
      </w:del>
      <w:r w:rsidRPr="00944672">
        <w:rPr>
          <w:rFonts w:ascii="Arial" w:hAnsi="Arial" w:cs="Arial"/>
          <w:sz w:val="24"/>
          <w:szCs w:val="24"/>
        </w:rPr>
        <w:t xml:space="preserve">?“ </w:t>
      </w:r>
    </w:p>
    <w:p w14:paraId="2DBF4C54" w14:textId="77777777" w:rsidR="009F4C9D" w:rsidRDefault="00944672" w:rsidP="00623B68">
      <w:pPr>
        <w:autoSpaceDE w:val="0"/>
        <w:autoSpaceDN w:val="0"/>
        <w:adjustRightInd w:val="0"/>
        <w:spacing w:after="0" w:line="360" w:lineRule="auto"/>
        <w:ind w:firstLine="227"/>
        <w:jc w:val="both"/>
        <w:rPr>
          <w:ins w:id="9253" w:author="Lektorat Bauer" w:date="2025-03-05T11:20:00Z" w16du:dateUtc="2025-03-05T10:20:00Z"/>
          <w:rFonts w:ascii="Arial" w:hAnsi="Arial" w:cs="Arial"/>
          <w:sz w:val="24"/>
          <w:szCs w:val="24"/>
        </w:rPr>
      </w:pPr>
      <w:r w:rsidRPr="00944672">
        <w:rPr>
          <w:rFonts w:ascii="Arial" w:hAnsi="Arial" w:cs="Arial"/>
          <w:sz w:val="24"/>
          <w:szCs w:val="24"/>
        </w:rPr>
        <w:t>„Picard, das Essen war wieder einmal große Klasse</w:t>
      </w:r>
      <w:ins w:id="9254" w:author="Lektorat Bauer" w:date="2025-03-05T11:20:00Z" w16du:dateUtc="2025-03-05T10:20:00Z">
        <w:r w:rsidR="009F4C9D">
          <w:rPr>
            <w:rFonts w:ascii="Arial" w:hAnsi="Arial" w:cs="Arial"/>
            <w:sz w:val="24"/>
            <w:szCs w:val="24"/>
          </w:rPr>
          <w:t>,</w:t>
        </w:r>
      </w:ins>
      <w:del w:id="9255" w:author="Lektorat Bauer" w:date="2025-03-05T11:20:00Z" w16du:dateUtc="2025-03-05T10:20:00Z">
        <w:r w:rsidRPr="00944672" w:rsidDel="009F4C9D">
          <w:rPr>
            <w:rFonts w:ascii="Arial" w:hAnsi="Arial" w:cs="Arial"/>
            <w:sz w:val="24"/>
            <w:szCs w:val="24"/>
          </w:rPr>
          <w:delText>.</w:delText>
        </w:r>
      </w:del>
      <w:r w:rsidRPr="00944672">
        <w:rPr>
          <w:rFonts w:ascii="Arial" w:hAnsi="Arial" w:cs="Arial"/>
          <w:sz w:val="24"/>
          <w:szCs w:val="24"/>
        </w:rPr>
        <w:t xml:space="preserve">“ </w:t>
      </w:r>
      <w:ins w:id="9256" w:author="Lektorat Bauer" w:date="2025-03-05T11:20:00Z" w16du:dateUtc="2025-03-05T10:20:00Z">
        <w:r w:rsidR="009F4C9D">
          <w:rPr>
            <w:rFonts w:ascii="Arial" w:hAnsi="Arial" w:cs="Arial"/>
            <w:sz w:val="24"/>
            <w:szCs w:val="24"/>
          </w:rPr>
          <w:t>s</w:t>
        </w:r>
      </w:ins>
      <w:del w:id="9257" w:author="Lektorat Bauer" w:date="2025-03-05T11:20:00Z" w16du:dateUtc="2025-03-05T10:20:00Z">
        <w:r w:rsidRPr="00944672" w:rsidDel="009F4C9D">
          <w:rPr>
            <w:rFonts w:ascii="Arial" w:hAnsi="Arial" w:cs="Arial"/>
            <w:sz w:val="24"/>
            <w:szCs w:val="24"/>
          </w:rPr>
          <w:delText>S</w:delText>
        </w:r>
      </w:del>
      <w:r w:rsidRPr="00944672">
        <w:rPr>
          <w:rFonts w:ascii="Arial" w:hAnsi="Arial" w:cs="Arial"/>
          <w:sz w:val="24"/>
          <w:szCs w:val="24"/>
        </w:rPr>
        <w:t>agte Joost</w:t>
      </w:r>
      <w:ins w:id="9258" w:author="Lektorat Bauer" w:date="2025-03-05T11:20:00Z" w16du:dateUtc="2025-03-05T10:20:00Z">
        <w:r w:rsidR="009F4C9D">
          <w:rPr>
            <w:rFonts w:ascii="Arial" w:hAnsi="Arial" w:cs="Arial"/>
            <w:sz w:val="24"/>
            <w:szCs w:val="24"/>
          </w:rPr>
          <w:t>.</w:t>
        </w:r>
      </w:ins>
      <w:del w:id="9259" w:author="Lektorat Bauer" w:date="2025-03-05T11:20:00Z" w16du:dateUtc="2025-03-05T10:20:00Z">
        <w:r w:rsidRPr="00944672" w:rsidDel="009F4C9D">
          <w:rPr>
            <w:rFonts w:ascii="Arial" w:hAnsi="Arial" w:cs="Arial"/>
            <w:sz w:val="24"/>
            <w:szCs w:val="24"/>
          </w:rPr>
          <w:delText>,</w:delText>
        </w:r>
      </w:del>
      <w:r w:rsidRPr="00944672">
        <w:rPr>
          <w:rFonts w:ascii="Arial" w:hAnsi="Arial" w:cs="Arial"/>
          <w:sz w:val="24"/>
          <w:szCs w:val="24"/>
        </w:rPr>
        <w:t xml:space="preserve"> </w:t>
      </w:r>
    </w:p>
    <w:p w14:paraId="1A81FBEE" w14:textId="015BEAF5" w:rsidR="009F4C9D" w:rsidRDefault="00944672" w:rsidP="00623B68">
      <w:pPr>
        <w:autoSpaceDE w:val="0"/>
        <w:autoSpaceDN w:val="0"/>
        <w:adjustRightInd w:val="0"/>
        <w:spacing w:after="0" w:line="360" w:lineRule="auto"/>
        <w:ind w:firstLine="227"/>
        <w:jc w:val="both"/>
        <w:rPr>
          <w:ins w:id="9260" w:author="Lektorat Bauer" w:date="2025-03-05T11:21:00Z" w16du:dateUtc="2025-03-05T10:21:00Z"/>
          <w:rFonts w:ascii="Arial" w:hAnsi="Arial" w:cs="Arial"/>
          <w:sz w:val="24"/>
          <w:szCs w:val="24"/>
        </w:rPr>
      </w:pPr>
      <w:r w:rsidRPr="00944672">
        <w:rPr>
          <w:rFonts w:ascii="Arial" w:hAnsi="Arial" w:cs="Arial"/>
          <w:sz w:val="24"/>
          <w:szCs w:val="24"/>
        </w:rPr>
        <w:t xml:space="preserve">„Ich freue mich auf jeden Besuch hier bei Dir. Du bietest immer wieder Abwechslung.“ Picard </w:t>
      </w:r>
      <w:del w:id="9261" w:author="Lektorat Bauer" w:date="2025-03-05T11:21:00Z" w16du:dateUtc="2025-03-05T10:21:00Z">
        <w:r w:rsidRPr="00944672" w:rsidDel="009F4C9D">
          <w:rPr>
            <w:rFonts w:ascii="Arial" w:hAnsi="Arial" w:cs="Arial"/>
            <w:sz w:val="24"/>
            <w:szCs w:val="24"/>
          </w:rPr>
          <w:delText>schaute ihn kurz an</w:delText>
        </w:r>
      </w:del>
      <w:ins w:id="9262" w:author="Lektorat Bauer" w:date="2025-03-05T11:21:00Z" w16du:dateUtc="2025-03-05T10:21:00Z">
        <w:r w:rsidR="009F4C9D">
          <w:rPr>
            <w:rFonts w:ascii="Arial" w:hAnsi="Arial" w:cs="Arial"/>
            <w:sz w:val="24"/>
            <w:szCs w:val="24"/>
          </w:rPr>
          <w:t>stutzte kurz</w:t>
        </w:r>
      </w:ins>
      <w:r w:rsidRPr="00944672">
        <w:rPr>
          <w:rFonts w:ascii="Arial" w:hAnsi="Arial" w:cs="Arial"/>
          <w:sz w:val="24"/>
          <w:szCs w:val="24"/>
        </w:rPr>
        <w:t>, weil er nicht einschätzen konnte, wie Joost das gemeint hatte. Alle sahen ihn an und lächelten</w:t>
      </w:r>
      <w:ins w:id="9263" w:author="Lektorat Bauer" w:date="2025-03-05T11:21:00Z" w16du:dateUtc="2025-03-05T10:21:00Z">
        <w:r w:rsidR="009F4C9D">
          <w:rPr>
            <w:rFonts w:ascii="Arial" w:hAnsi="Arial" w:cs="Arial"/>
            <w:sz w:val="24"/>
            <w:szCs w:val="24"/>
          </w:rPr>
          <w:t>.</w:t>
        </w:r>
      </w:ins>
      <w:del w:id="9264" w:author="Lektorat Bauer" w:date="2025-03-05T11:21:00Z" w16du:dateUtc="2025-03-05T10:21:00Z">
        <w:r w:rsidRPr="00944672" w:rsidDel="009F4C9D">
          <w:rPr>
            <w:rFonts w:ascii="Arial" w:hAnsi="Arial" w:cs="Arial"/>
            <w:sz w:val="24"/>
            <w:szCs w:val="24"/>
          </w:rPr>
          <w:delText>,</w:delText>
        </w:r>
      </w:del>
      <w:r w:rsidRPr="00944672">
        <w:rPr>
          <w:rFonts w:ascii="Arial" w:hAnsi="Arial" w:cs="Arial"/>
          <w:sz w:val="24"/>
          <w:szCs w:val="24"/>
        </w:rPr>
        <w:t xml:space="preserve"> </w:t>
      </w:r>
    </w:p>
    <w:p w14:paraId="7874C5BD" w14:textId="77777777" w:rsidR="009F4C9D" w:rsidRDefault="00944672" w:rsidP="00623B68">
      <w:pPr>
        <w:autoSpaceDE w:val="0"/>
        <w:autoSpaceDN w:val="0"/>
        <w:adjustRightInd w:val="0"/>
        <w:spacing w:after="0" w:line="360" w:lineRule="auto"/>
        <w:ind w:firstLine="227"/>
        <w:jc w:val="both"/>
        <w:rPr>
          <w:ins w:id="9265" w:author="Lektorat Bauer" w:date="2025-03-05T11:21:00Z" w16du:dateUtc="2025-03-05T10:21:00Z"/>
          <w:rFonts w:ascii="Arial" w:hAnsi="Arial" w:cs="Arial"/>
          <w:sz w:val="24"/>
          <w:szCs w:val="24"/>
        </w:rPr>
      </w:pPr>
      <w:r w:rsidRPr="00944672">
        <w:rPr>
          <w:rFonts w:ascii="Arial" w:hAnsi="Arial" w:cs="Arial"/>
          <w:sz w:val="24"/>
          <w:szCs w:val="24"/>
        </w:rPr>
        <w:t>„Wirklich gut gemacht</w:t>
      </w:r>
      <w:del w:id="9266" w:author="Lektorat Bauer" w:date="2025-03-05T11:21:00Z" w16du:dateUtc="2025-03-05T10:21:00Z">
        <w:r w:rsidRPr="00944672" w:rsidDel="009F4C9D">
          <w:rPr>
            <w:rFonts w:ascii="Arial" w:hAnsi="Arial" w:cs="Arial"/>
            <w:sz w:val="24"/>
            <w:szCs w:val="24"/>
          </w:rPr>
          <w:delText>.</w:delText>
        </w:r>
      </w:del>
      <w:r w:rsidRPr="00944672">
        <w:rPr>
          <w:rFonts w:ascii="Arial" w:hAnsi="Arial" w:cs="Arial"/>
          <w:sz w:val="24"/>
          <w:szCs w:val="24"/>
        </w:rPr>
        <w:t>“</w:t>
      </w:r>
      <w:ins w:id="9267" w:author="Lektorat Bauer" w:date="2025-03-05T11:21:00Z" w16du:dateUtc="2025-03-05T10:21:00Z">
        <w:r w:rsidR="009F4C9D">
          <w:rPr>
            <w:rFonts w:ascii="Arial" w:hAnsi="Arial" w:cs="Arial"/>
            <w:sz w:val="24"/>
            <w:szCs w:val="24"/>
          </w:rPr>
          <w:t>,</w:t>
        </w:r>
      </w:ins>
      <w:r w:rsidRPr="00944672">
        <w:rPr>
          <w:rFonts w:ascii="Arial" w:hAnsi="Arial" w:cs="Arial"/>
          <w:sz w:val="24"/>
          <w:szCs w:val="24"/>
        </w:rPr>
        <w:t xml:space="preserve"> </w:t>
      </w:r>
      <w:ins w:id="9268" w:author="Lektorat Bauer" w:date="2025-03-05T11:21:00Z" w16du:dateUtc="2025-03-05T10:21:00Z">
        <w:r w:rsidR="009F4C9D">
          <w:rPr>
            <w:rFonts w:ascii="Arial" w:hAnsi="Arial" w:cs="Arial"/>
            <w:sz w:val="24"/>
            <w:szCs w:val="24"/>
          </w:rPr>
          <w:t>s</w:t>
        </w:r>
      </w:ins>
      <w:del w:id="9269" w:author="Lektorat Bauer" w:date="2025-03-05T11:21:00Z" w16du:dateUtc="2025-03-05T10:21:00Z">
        <w:r w:rsidRPr="00944672" w:rsidDel="009F4C9D">
          <w:rPr>
            <w:rFonts w:ascii="Arial" w:hAnsi="Arial" w:cs="Arial"/>
            <w:sz w:val="24"/>
            <w:szCs w:val="24"/>
          </w:rPr>
          <w:delText>S</w:delText>
        </w:r>
      </w:del>
      <w:r w:rsidRPr="00944672">
        <w:rPr>
          <w:rFonts w:ascii="Arial" w:hAnsi="Arial" w:cs="Arial"/>
          <w:sz w:val="24"/>
          <w:szCs w:val="24"/>
        </w:rPr>
        <w:t xml:space="preserve">agte Anique, die Picard dabei ernst ansah. </w:t>
      </w:r>
    </w:p>
    <w:p w14:paraId="203BD18E" w14:textId="6EA52D1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„Dann nehme ich das Lob doch als Ansporn, so weiterzumachen</w:t>
      </w:r>
      <w:del w:id="9270" w:author="Lektorat Bauer" w:date="2025-03-05T11:21:00Z" w16du:dateUtc="2025-03-05T10:21:00Z">
        <w:r w:rsidRPr="00944672" w:rsidDel="009F4C9D">
          <w:rPr>
            <w:rFonts w:ascii="Arial" w:hAnsi="Arial" w:cs="Arial"/>
            <w:sz w:val="24"/>
            <w:szCs w:val="24"/>
          </w:rPr>
          <w:delText>.</w:delText>
        </w:r>
      </w:del>
      <w:r w:rsidRPr="00944672">
        <w:rPr>
          <w:rFonts w:ascii="Arial" w:hAnsi="Arial" w:cs="Arial"/>
          <w:sz w:val="24"/>
          <w:szCs w:val="24"/>
        </w:rPr>
        <w:t>“</w:t>
      </w:r>
      <w:ins w:id="9271" w:author="Lektorat Bauer" w:date="2025-03-05T11:21:00Z" w16du:dateUtc="2025-03-05T10:21:00Z">
        <w:r w:rsidR="009F4C9D">
          <w:rPr>
            <w:rFonts w:ascii="Arial" w:hAnsi="Arial" w:cs="Arial"/>
            <w:sz w:val="24"/>
            <w:szCs w:val="24"/>
          </w:rPr>
          <w:t>,</w:t>
        </w:r>
      </w:ins>
      <w:r w:rsidRPr="00944672">
        <w:rPr>
          <w:rFonts w:ascii="Arial" w:hAnsi="Arial" w:cs="Arial"/>
          <w:sz w:val="24"/>
          <w:szCs w:val="24"/>
        </w:rPr>
        <w:t xml:space="preserve"> </w:t>
      </w:r>
      <w:ins w:id="9272" w:author="Lektorat Bauer" w:date="2025-03-05T11:21:00Z" w16du:dateUtc="2025-03-05T10:21:00Z">
        <w:r w:rsidR="009F4C9D">
          <w:rPr>
            <w:rFonts w:ascii="Arial" w:hAnsi="Arial" w:cs="Arial"/>
            <w:sz w:val="24"/>
            <w:szCs w:val="24"/>
          </w:rPr>
          <w:t>a</w:t>
        </w:r>
      </w:ins>
      <w:del w:id="9273" w:author="Lektorat Bauer" w:date="2025-03-05T11:21:00Z" w16du:dateUtc="2025-03-05T10:21:00Z">
        <w:r w:rsidRPr="00944672" w:rsidDel="009F4C9D">
          <w:rPr>
            <w:rFonts w:ascii="Arial" w:hAnsi="Arial" w:cs="Arial"/>
            <w:sz w:val="24"/>
            <w:szCs w:val="24"/>
          </w:rPr>
          <w:delText>A</w:delText>
        </w:r>
      </w:del>
      <w:r w:rsidRPr="00944672">
        <w:rPr>
          <w:rFonts w:ascii="Arial" w:hAnsi="Arial" w:cs="Arial"/>
          <w:sz w:val="24"/>
          <w:szCs w:val="24"/>
        </w:rPr>
        <w:t>ntwortete Jean-Luc</w:t>
      </w:r>
      <w:ins w:id="9274" w:author="Lektorat Bauer" w:date="2025-03-05T11:21:00Z" w16du:dateUtc="2025-03-05T10:21:00Z">
        <w:r w:rsidR="009F4C9D">
          <w:rPr>
            <w:rFonts w:ascii="Arial" w:hAnsi="Arial" w:cs="Arial"/>
            <w:sz w:val="24"/>
            <w:szCs w:val="24"/>
          </w:rPr>
          <w:t xml:space="preserve"> schließlich</w:t>
        </w:r>
      </w:ins>
      <w:r w:rsidRPr="00944672">
        <w:rPr>
          <w:rFonts w:ascii="Arial" w:hAnsi="Arial" w:cs="Arial"/>
          <w:sz w:val="24"/>
          <w:szCs w:val="24"/>
        </w:rPr>
        <w:t xml:space="preserve"> und alle lachten.</w:t>
      </w:r>
    </w:p>
    <w:p w14:paraId="31E2F074" w14:textId="02C19B8F"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Als die beiden Männer aufstehen wollten, ging Jean-Luc zu Anique, um </w:t>
      </w:r>
      <w:ins w:id="9275" w:author="Lektorat Bauer" w:date="2025-03-05T11:21:00Z" w16du:dateUtc="2025-03-05T10:21:00Z">
        <w:r w:rsidR="009F4C9D">
          <w:rPr>
            <w:rFonts w:ascii="Arial" w:hAnsi="Arial" w:cs="Arial"/>
            <w:sz w:val="24"/>
            <w:szCs w:val="24"/>
          </w:rPr>
          <w:t>i</w:t>
        </w:r>
      </w:ins>
      <w:del w:id="9276" w:author="Lektorat Bauer" w:date="2025-03-05T11:21:00Z" w16du:dateUtc="2025-03-05T10:21:00Z">
        <w:r w:rsidRPr="00944672" w:rsidDel="009F4C9D">
          <w:rPr>
            <w:rFonts w:ascii="Arial" w:hAnsi="Arial" w:cs="Arial"/>
            <w:sz w:val="24"/>
            <w:szCs w:val="24"/>
          </w:rPr>
          <w:delText>I</w:delText>
        </w:r>
      </w:del>
      <w:r w:rsidRPr="00944672">
        <w:rPr>
          <w:rFonts w:ascii="Arial" w:hAnsi="Arial" w:cs="Arial"/>
          <w:sz w:val="24"/>
          <w:szCs w:val="24"/>
        </w:rPr>
        <w:t>hr beim Aufstehen mit dem Stuhl behilflich zu sein. Anique schaute Flim und Joost an, dann sagte Sie: „Vielen Dank, Picard!</w:t>
      </w:r>
      <w:del w:id="9277" w:author="Lektorat Bauer" w:date="2025-03-05T11:21:00Z" w16du:dateUtc="2025-03-05T10:21:00Z">
        <w:r w:rsidRPr="00944672" w:rsidDel="009F4C9D">
          <w:rPr>
            <w:rFonts w:ascii="Arial" w:hAnsi="Arial" w:cs="Arial"/>
            <w:sz w:val="24"/>
            <w:szCs w:val="24"/>
          </w:rPr>
          <w:delText>.</w:delText>
        </w:r>
      </w:del>
      <w:r w:rsidRPr="00944672">
        <w:rPr>
          <w:rFonts w:ascii="Arial" w:hAnsi="Arial" w:cs="Arial"/>
          <w:sz w:val="24"/>
          <w:szCs w:val="24"/>
        </w:rPr>
        <w:t xml:space="preserve"> Ihr beide könnt Euch gern ein Beispiel nehmen.“ Diesmal mussten alle drei Männer lachen.</w:t>
      </w:r>
    </w:p>
    <w:p w14:paraId="6A2F70FF"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Anique hakte sich bei Joost unter, und die drei schlenderten nach links die Gasse herunter.</w:t>
      </w:r>
    </w:p>
    <w:p w14:paraId="390EE531"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Auch die Asiaten hatten bezahlt. Zwei gingen nach rechts, während einer nach links ging, um den dreien zu folgen. </w:t>
      </w:r>
    </w:p>
    <w:p w14:paraId="0B7B5AA0" w14:textId="1D99C42B"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Oben auf dem Dach schräg gegenüber der Bar</w:t>
      </w:r>
      <w:del w:id="9278" w:author="Lektorat Bauer" w:date="2025-03-05T11:22:00Z" w16du:dateUtc="2025-03-05T10:22:00Z">
        <w:r w:rsidRPr="00944672" w:rsidDel="009F4C9D">
          <w:rPr>
            <w:rFonts w:ascii="Arial" w:hAnsi="Arial" w:cs="Arial"/>
            <w:sz w:val="24"/>
            <w:szCs w:val="24"/>
          </w:rPr>
          <w:delText>,</w:delText>
        </w:r>
      </w:del>
      <w:r w:rsidRPr="00944672">
        <w:rPr>
          <w:rFonts w:ascii="Arial" w:hAnsi="Arial" w:cs="Arial"/>
          <w:sz w:val="24"/>
          <w:szCs w:val="24"/>
        </w:rPr>
        <w:t xml:space="preserve"> schaute ein Mann durch ein Zielfernrohr</w:t>
      </w:r>
      <w:del w:id="9279" w:author="Lektorat Bauer" w:date="2025-03-05T11:22:00Z" w16du:dateUtc="2025-03-05T10:22:00Z">
        <w:r w:rsidRPr="00944672" w:rsidDel="009F4C9D">
          <w:rPr>
            <w:rFonts w:ascii="Arial" w:hAnsi="Arial" w:cs="Arial"/>
            <w:sz w:val="24"/>
            <w:szCs w:val="24"/>
          </w:rPr>
          <w:delText xml:space="preserve"> und sagte dann</w:delText>
        </w:r>
      </w:del>
      <w:r w:rsidRPr="00944672">
        <w:rPr>
          <w:rFonts w:ascii="Arial" w:hAnsi="Arial" w:cs="Arial"/>
          <w:sz w:val="24"/>
          <w:szCs w:val="24"/>
        </w:rPr>
        <w:t>. „Aus der Bounty-Bar kommt jetzt eine asiatisch aussehende Frau und geht auch nach links. Ungefähr 20 Meter hinter dem Ersten</w:t>
      </w:r>
      <w:del w:id="9280" w:author="Lektorat Bauer" w:date="2025-03-05T11:22:00Z" w16du:dateUtc="2025-03-05T10:22:00Z">
        <w:r w:rsidRPr="00944672" w:rsidDel="009F4C9D">
          <w:rPr>
            <w:rFonts w:ascii="Arial" w:hAnsi="Arial" w:cs="Arial"/>
            <w:sz w:val="24"/>
            <w:szCs w:val="24"/>
          </w:rPr>
          <w:delText>.</w:delText>
        </w:r>
      </w:del>
      <w:r w:rsidRPr="00944672">
        <w:rPr>
          <w:rFonts w:ascii="Arial" w:hAnsi="Arial" w:cs="Arial"/>
          <w:sz w:val="24"/>
          <w:szCs w:val="24"/>
        </w:rPr>
        <w:t>“</w:t>
      </w:r>
      <w:ins w:id="9281" w:author="Lektorat Bauer" w:date="2025-03-05T11:22:00Z" w16du:dateUtc="2025-03-05T10:22:00Z">
        <w:r w:rsidR="009F4C9D">
          <w:rPr>
            <w:rFonts w:ascii="Arial" w:hAnsi="Arial" w:cs="Arial"/>
            <w:sz w:val="24"/>
            <w:szCs w:val="24"/>
          </w:rPr>
          <w:t xml:space="preserve">, </w:t>
        </w:r>
        <w:commentRangeStart w:id="9282"/>
        <w:r w:rsidR="009F4C9D">
          <w:rPr>
            <w:rFonts w:ascii="Arial" w:hAnsi="Arial" w:cs="Arial"/>
            <w:sz w:val="24"/>
            <w:szCs w:val="24"/>
          </w:rPr>
          <w:t>sagte er.</w:t>
        </w:r>
      </w:ins>
      <w:r w:rsidRPr="00944672">
        <w:rPr>
          <w:rFonts w:ascii="Arial" w:hAnsi="Arial" w:cs="Arial"/>
          <w:sz w:val="24"/>
          <w:szCs w:val="24"/>
        </w:rPr>
        <w:t xml:space="preserve"> Ein mehrfaches Klicken war die Antwort.</w:t>
      </w:r>
      <w:commentRangeEnd w:id="9282"/>
      <w:r w:rsidR="009F4C9D">
        <w:rPr>
          <w:rStyle w:val="Kommentarzeichen"/>
        </w:rPr>
        <w:commentReference w:id="9282"/>
      </w:r>
    </w:p>
    <w:p w14:paraId="16506D17"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Park Saebyeong hatte ein Kribbeln im Nacken, „Hier stimmt etwas nicht.“ Sie drehte sich um, aber es war nichts zu sehen, sie war allein in der Gasse. Trotzdem, sie fühlte sich beobachtet.</w:t>
      </w:r>
    </w:p>
    <w:p w14:paraId="2675D157" w14:textId="78BFAE58"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 xml:space="preserve">Von den drei Männern waren reichlich Fotos geschossen worden. </w:t>
      </w:r>
      <w:del w:id="9283" w:author="Lektorat Bauer" w:date="2025-03-05T11:23:00Z" w16du:dateUtc="2025-03-05T10:23:00Z">
        <w:r w:rsidRPr="00944672" w:rsidDel="009F4C9D">
          <w:rPr>
            <w:rFonts w:ascii="Arial" w:hAnsi="Arial" w:cs="Arial"/>
            <w:sz w:val="24"/>
            <w:szCs w:val="24"/>
          </w:rPr>
          <w:delText>Es war auch</w:delText>
        </w:r>
      </w:del>
      <w:ins w:id="9284" w:author="Lektorat Bauer" w:date="2025-03-05T11:23:00Z" w16du:dateUtc="2025-03-05T10:23:00Z">
        <w:r w:rsidR="009F4C9D">
          <w:rPr>
            <w:rFonts w:ascii="Arial" w:hAnsi="Arial" w:cs="Arial"/>
            <w:sz w:val="24"/>
            <w:szCs w:val="24"/>
          </w:rPr>
          <w:t>Auch</w:t>
        </w:r>
      </w:ins>
      <w:r w:rsidRPr="00944672">
        <w:rPr>
          <w:rFonts w:ascii="Arial" w:hAnsi="Arial" w:cs="Arial"/>
          <w:sz w:val="24"/>
          <w:szCs w:val="24"/>
        </w:rPr>
        <w:t xml:space="preserve"> ein Richtmikrofon </w:t>
      </w:r>
      <w:ins w:id="9285" w:author="Lektorat Bauer" w:date="2025-03-05T11:23:00Z" w16du:dateUtc="2025-03-05T10:23:00Z">
        <w:r w:rsidR="009F4C9D">
          <w:rPr>
            <w:rFonts w:ascii="Arial" w:hAnsi="Arial" w:cs="Arial"/>
            <w:sz w:val="24"/>
            <w:szCs w:val="24"/>
          </w:rPr>
          <w:t xml:space="preserve">war </w:t>
        </w:r>
      </w:ins>
      <w:r w:rsidRPr="00944672">
        <w:rPr>
          <w:rFonts w:ascii="Arial" w:hAnsi="Arial" w:cs="Arial"/>
          <w:sz w:val="24"/>
          <w:szCs w:val="24"/>
        </w:rPr>
        <w:t>auf die drei gerichtet gewesen, hatte aber keine Ergebnisse geliefert. Als jetzt plötzlich die Frau auftauchte, wurden hektisch Fotos geschossen. Flim sagte leise</w:t>
      </w:r>
      <w:ins w:id="9286" w:author="Lektorat Bauer" w:date="2025-03-05T11:23:00Z" w16du:dateUtc="2025-03-05T10:23:00Z">
        <w:r w:rsidR="009F4C9D">
          <w:rPr>
            <w:rFonts w:ascii="Arial" w:hAnsi="Arial" w:cs="Arial"/>
            <w:sz w:val="24"/>
            <w:szCs w:val="24"/>
          </w:rPr>
          <w:t>:</w:t>
        </w:r>
      </w:ins>
      <w:del w:id="9287" w:author="Lektorat Bauer" w:date="2025-03-05T11:23:00Z" w16du:dateUtc="2025-03-05T10:23:00Z">
        <w:r w:rsidRPr="00944672" w:rsidDel="009F4C9D">
          <w:rPr>
            <w:rFonts w:ascii="Arial" w:hAnsi="Arial" w:cs="Arial"/>
            <w:sz w:val="24"/>
            <w:szCs w:val="24"/>
          </w:rPr>
          <w:delText>,</w:delText>
        </w:r>
      </w:del>
      <w:r w:rsidRPr="00944672">
        <w:rPr>
          <w:rFonts w:ascii="Arial" w:hAnsi="Arial" w:cs="Arial"/>
          <w:sz w:val="24"/>
          <w:szCs w:val="24"/>
        </w:rPr>
        <w:t xml:space="preserve"> „Danke, seht zu, dass </w:t>
      </w:r>
      <w:ins w:id="9288" w:author="Lektorat Bauer" w:date="2025-03-05T11:29:00Z" w16du:dateUtc="2025-03-05T10:29:00Z">
        <w:r w:rsidR="00C75DBD">
          <w:rPr>
            <w:rFonts w:ascii="Arial" w:hAnsi="Arial" w:cs="Arial"/>
            <w:sz w:val="24"/>
            <w:szCs w:val="24"/>
          </w:rPr>
          <w:t>i</w:t>
        </w:r>
      </w:ins>
      <w:del w:id="9289" w:author="Lektorat Bauer" w:date="2025-03-05T11:29:00Z" w16du:dateUtc="2025-03-05T10:29:00Z">
        <w:r w:rsidRPr="00944672" w:rsidDel="00C75DBD">
          <w:rPr>
            <w:rFonts w:ascii="Arial" w:hAnsi="Arial" w:cs="Arial"/>
            <w:sz w:val="24"/>
            <w:szCs w:val="24"/>
          </w:rPr>
          <w:delText>I</w:delText>
        </w:r>
      </w:del>
      <w:r w:rsidRPr="00944672">
        <w:rPr>
          <w:rFonts w:ascii="Arial" w:hAnsi="Arial" w:cs="Arial"/>
          <w:sz w:val="24"/>
          <w:szCs w:val="24"/>
        </w:rPr>
        <w:t>hr Bilder bekommt. Einer soll sofort in die ‚Bounty‘ gehen und das Personal befragen. Schnell.“</w:t>
      </w:r>
    </w:p>
    <w:p w14:paraId="620F72A9" w14:textId="77777777" w:rsidR="00C75DBD" w:rsidRDefault="00944672" w:rsidP="00623B68">
      <w:pPr>
        <w:autoSpaceDE w:val="0"/>
        <w:autoSpaceDN w:val="0"/>
        <w:adjustRightInd w:val="0"/>
        <w:spacing w:after="0" w:line="360" w:lineRule="auto"/>
        <w:ind w:firstLine="227"/>
        <w:jc w:val="both"/>
        <w:rPr>
          <w:ins w:id="9290" w:author="Lektorat Bauer" w:date="2025-03-05T11:29:00Z" w16du:dateUtc="2025-03-05T10:29:00Z"/>
          <w:rFonts w:ascii="Arial" w:hAnsi="Arial" w:cs="Arial"/>
          <w:sz w:val="24"/>
          <w:szCs w:val="24"/>
        </w:rPr>
      </w:pPr>
      <w:r w:rsidRPr="00944672">
        <w:rPr>
          <w:rFonts w:ascii="Arial" w:hAnsi="Arial" w:cs="Arial"/>
          <w:sz w:val="24"/>
          <w:szCs w:val="24"/>
        </w:rPr>
        <w:t>Anique hatte das mitbekommen</w:t>
      </w:r>
      <w:ins w:id="9291" w:author="Lektorat Bauer" w:date="2025-03-05T11:29:00Z" w16du:dateUtc="2025-03-05T10:29:00Z">
        <w:r w:rsidR="00C75DBD">
          <w:rPr>
            <w:rFonts w:ascii="Arial" w:hAnsi="Arial" w:cs="Arial"/>
            <w:sz w:val="24"/>
            <w:szCs w:val="24"/>
          </w:rPr>
          <w:t>.</w:t>
        </w:r>
      </w:ins>
      <w:del w:id="9292" w:author="Lektorat Bauer" w:date="2025-03-05T11:29:00Z" w16du:dateUtc="2025-03-05T10:29:00Z">
        <w:r w:rsidRPr="00944672" w:rsidDel="00C75DBD">
          <w:rPr>
            <w:rFonts w:ascii="Arial" w:hAnsi="Arial" w:cs="Arial"/>
            <w:sz w:val="24"/>
            <w:szCs w:val="24"/>
          </w:rPr>
          <w:delText>,</w:delText>
        </w:r>
      </w:del>
      <w:r w:rsidRPr="00944672">
        <w:rPr>
          <w:rFonts w:ascii="Arial" w:hAnsi="Arial" w:cs="Arial"/>
          <w:sz w:val="24"/>
          <w:szCs w:val="24"/>
        </w:rPr>
        <w:t xml:space="preserve"> „Alles </w:t>
      </w:r>
      <w:ins w:id="9293" w:author="Lektorat Bauer" w:date="2025-03-05T11:29:00Z" w16du:dateUtc="2025-03-05T10:29:00Z">
        <w:r w:rsidR="00C75DBD">
          <w:rPr>
            <w:rFonts w:ascii="Arial" w:hAnsi="Arial" w:cs="Arial"/>
            <w:sz w:val="24"/>
            <w:szCs w:val="24"/>
          </w:rPr>
          <w:t>ok</w:t>
        </w:r>
      </w:ins>
      <w:del w:id="9294" w:author="Lektorat Bauer" w:date="2025-03-05T11:29:00Z" w16du:dateUtc="2025-03-05T10:29:00Z">
        <w:r w:rsidRPr="00944672" w:rsidDel="00C75DBD">
          <w:rPr>
            <w:rFonts w:ascii="Arial" w:hAnsi="Arial" w:cs="Arial"/>
            <w:sz w:val="24"/>
            <w:szCs w:val="24"/>
          </w:rPr>
          <w:delText>OK</w:delText>
        </w:r>
      </w:del>
      <w:r w:rsidRPr="00944672">
        <w:rPr>
          <w:rFonts w:ascii="Arial" w:hAnsi="Arial" w:cs="Arial"/>
          <w:sz w:val="24"/>
          <w:szCs w:val="24"/>
        </w:rPr>
        <w:t xml:space="preserve">?“ </w:t>
      </w:r>
    </w:p>
    <w:p w14:paraId="5A29AA24" w14:textId="77777777" w:rsidR="00C75DBD" w:rsidRDefault="00944672" w:rsidP="00623B68">
      <w:pPr>
        <w:autoSpaceDE w:val="0"/>
        <w:autoSpaceDN w:val="0"/>
        <w:adjustRightInd w:val="0"/>
        <w:spacing w:after="0" w:line="360" w:lineRule="auto"/>
        <w:ind w:firstLine="227"/>
        <w:jc w:val="both"/>
        <w:rPr>
          <w:ins w:id="9295" w:author="Lektorat Bauer" w:date="2025-03-05T11:29:00Z" w16du:dateUtc="2025-03-05T10:29:00Z"/>
          <w:rFonts w:ascii="Arial" w:hAnsi="Arial" w:cs="Arial"/>
          <w:sz w:val="24"/>
          <w:szCs w:val="24"/>
        </w:rPr>
      </w:pPr>
      <w:r w:rsidRPr="00944672">
        <w:rPr>
          <w:rFonts w:ascii="Arial" w:hAnsi="Arial" w:cs="Arial"/>
          <w:sz w:val="24"/>
          <w:szCs w:val="24"/>
        </w:rPr>
        <w:t xml:space="preserve">„Ja, aber wir haben einen neuen Mitspieler. Verdammt, wir haben niemanden in der Bounty-Bar gehabt.“ </w:t>
      </w:r>
    </w:p>
    <w:p w14:paraId="2C808BB0" w14:textId="77777777" w:rsidR="00C75DBD" w:rsidRDefault="00944672" w:rsidP="00623B68">
      <w:pPr>
        <w:autoSpaceDE w:val="0"/>
        <w:autoSpaceDN w:val="0"/>
        <w:adjustRightInd w:val="0"/>
        <w:spacing w:after="0" w:line="360" w:lineRule="auto"/>
        <w:ind w:firstLine="227"/>
        <w:jc w:val="both"/>
        <w:rPr>
          <w:ins w:id="9296" w:author="Lektorat Bauer" w:date="2025-03-05T11:29:00Z" w16du:dateUtc="2025-03-05T10:29:00Z"/>
          <w:rFonts w:ascii="Arial" w:hAnsi="Arial" w:cs="Arial"/>
          <w:sz w:val="24"/>
          <w:szCs w:val="24"/>
        </w:rPr>
      </w:pPr>
      <w:r w:rsidRPr="00944672">
        <w:rPr>
          <w:rFonts w:ascii="Arial" w:hAnsi="Arial" w:cs="Arial"/>
          <w:sz w:val="24"/>
          <w:szCs w:val="24"/>
        </w:rPr>
        <w:t>„Flim, wir mussten improvisieren, das ging selbst für Deine Leute zu schnell</w:t>
      </w:r>
      <w:del w:id="9297" w:author="Lektorat Bauer" w:date="2025-03-05T11:29:00Z" w16du:dateUtc="2025-03-05T10:29:00Z">
        <w:r w:rsidRPr="00944672" w:rsidDel="00C75DBD">
          <w:rPr>
            <w:rFonts w:ascii="Arial" w:hAnsi="Arial" w:cs="Arial"/>
            <w:sz w:val="24"/>
            <w:szCs w:val="24"/>
          </w:rPr>
          <w:delText>.</w:delText>
        </w:r>
      </w:del>
      <w:r w:rsidRPr="00944672">
        <w:rPr>
          <w:rFonts w:ascii="Arial" w:hAnsi="Arial" w:cs="Arial"/>
          <w:sz w:val="24"/>
          <w:szCs w:val="24"/>
        </w:rPr>
        <w:t>“</w:t>
      </w:r>
      <w:ins w:id="9298" w:author="Lektorat Bauer" w:date="2025-03-05T11:29:00Z" w16du:dateUtc="2025-03-05T10:29:00Z">
        <w:r w:rsidR="00C75DBD">
          <w:rPr>
            <w:rFonts w:ascii="Arial" w:hAnsi="Arial" w:cs="Arial"/>
            <w:sz w:val="24"/>
            <w:szCs w:val="24"/>
          </w:rPr>
          <w:t>,</w:t>
        </w:r>
      </w:ins>
      <w:r w:rsidRPr="00944672">
        <w:rPr>
          <w:rFonts w:ascii="Arial" w:hAnsi="Arial" w:cs="Arial"/>
          <w:sz w:val="24"/>
          <w:szCs w:val="24"/>
        </w:rPr>
        <w:t xml:space="preserve"> </w:t>
      </w:r>
      <w:ins w:id="9299" w:author="Lektorat Bauer" w:date="2025-03-05T11:29:00Z" w16du:dateUtc="2025-03-05T10:29:00Z">
        <w:r w:rsidR="00C75DBD">
          <w:rPr>
            <w:rFonts w:ascii="Arial" w:hAnsi="Arial" w:cs="Arial"/>
            <w:sz w:val="24"/>
            <w:szCs w:val="24"/>
          </w:rPr>
          <w:t>b</w:t>
        </w:r>
      </w:ins>
      <w:del w:id="9300" w:author="Lektorat Bauer" w:date="2025-03-05T11:29:00Z" w16du:dateUtc="2025-03-05T10:29:00Z">
        <w:r w:rsidRPr="00944672" w:rsidDel="00C75DBD">
          <w:rPr>
            <w:rFonts w:ascii="Arial" w:hAnsi="Arial" w:cs="Arial"/>
            <w:sz w:val="24"/>
            <w:szCs w:val="24"/>
          </w:rPr>
          <w:delText>B</w:delText>
        </w:r>
      </w:del>
      <w:r w:rsidRPr="00944672">
        <w:rPr>
          <w:rFonts w:ascii="Arial" w:hAnsi="Arial" w:cs="Arial"/>
          <w:sz w:val="24"/>
          <w:szCs w:val="24"/>
        </w:rPr>
        <w:t xml:space="preserve">eruhigte Anique ihn. </w:t>
      </w:r>
    </w:p>
    <w:p w14:paraId="10ECC31C" w14:textId="4E53528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Joost hatte das Gespräch mitbekommen</w:t>
      </w:r>
      <w:del w:id="9301" w:author="Lektorat Bauer" w:date="2025-03-05T11:30:00Z" w16du:dateUtc="2025-03-05T10:30:00Z">
        <w:r w:rsidRPr="00944672" w:rsidDel="00C75DBD">
          <w:rPr>
            <w:rFonts w:ascii="Arial" w:hAnsi="Arial" w:cs="Arial"/>
            <w:sz w:val="24"/>
            <w:szCs w:val="24"/>
          </w:rPr>
          <w:delText>,</w:delText>
        </w:r>
      </w:del>
      <w:ins w:id="9302" w:author="Lektorat Bauer" w:date="2025-03-05T11:30:00Z" w16du:dateUtc="2025-03-05T10:30:00Z">
        <w:r w:rsidR="00C75DBD">
          <w:rPr>
            <w:rFonts w:ascii="Arial" w:hAnsi="Arial" w:cs="Arial"/>
            <w:sz w:val="24"/>
            <w:szCs w:val="24"/>
          </w:rPr>
          <w:t>.</w:t>
        </w:r>
      </w:ins>
      <w:r w:rsidRPr="00944672">
        <w:rPr>
          <w:rFonts w:ascii="Arial" w:hAnsi="Arial" w:cs="Arial"/>
          <w:sz w:val="24"/>
          <w:szCs w:val="24"/>
        </w:rPr>
        <w:t xml:space="preserve"> „Was geht hier eigentlich vor?“</w:t>
      </w:r>
      <w:ins w:id="9303" w:author="Lektorat Bauer" w:date="2025-03-05T11:30:00Z" w16du:dateUtc="2025-03-05T10:30:00Z">
        <w:r w:rsidR="00C75DBD">
          <w:rPr>
            <w:rFonts w:ascii="Arial" w:hAnsi="Arial" w:cs="Arial"/>
            <w:sz w:val="24"/>
            <w:szCs w:val="24"/>
          </w:rPr>
          <w:t>, fragte er.</w:t>
        </w:r>
      </w:ins>
      <w:r w:rsidRPr="00944672">
        <w:rPr>
          <w:rFonts w:ascii="Arial" w:hAnsi="Arial" w:cs="Arial"/>
          <w:sz w:val="24"/>
          <w:szCs w:val="24"/>
        </w:rPr>
        <w:t xml:space="preserve"> </w:t>
      </w:r>
    </w:p>
    <w:p w14:paraId="58186C87" w14:textId="77777777" w:rsidR="00C75DBD" w:rsidRDefault="00944672" w:rsidP="00623B68">
      <w:pPr>
        <w:autoSpaceDE w:val="0"/>
        <w:autoSpaceDN w:val="0"/>
        <w:adjustRightInd w:val="0"/>
        <w:spacing w:after="0" w:line="360" w:lineRule="auto"/>
        <w:ind w:firstLine="227"/>
        <w:jc w:val="both"/>
        <w:rPr>
          <w:ins w:id="9304" w:author="Lektorat Bauer" w:date="2025-03-05T11:30:00Z" w16du:dateUtc="2025-03-05T10:30:00Z"/>
          <w:rFonts w:ascii="Arial" w:hAnsi="Arial" w:cs="Arial"/>
          <w:sz w:val="24"/>
          <w:szCs w:val="24"/>
        </w:rPr>
      </w:pPr>
      <w:r w:rsidRPr="00944672">
        <w:rPr>
          <w:rFonts w:ascii="Arial" w:hAnsi="Arial" w:cs="Arial"/>
          <w:sz w:val="24"/>
          <w:szCs w:val="24"/>
        </w:rPr>
        <w:t>„Das halbe Anti-Terror-Kommando ist hier in Amsterdam. Sonst ist nichts los</w:t>
      </w:r>
      <w:del w:id="9305" w:author="Lektorat Bauer" w:date="2025-03-05T11:30:00Z" w16du:dateUtc="2025-03-05T10:30:00Z">
        <w:r w:rsidRPr="00944672" w:rsidDel="00C75DBD">
          <w:rPr>
            <w:rFonts w:ascii="Arial" w:hAnsi="Arial" w:cs="Arial"/>
            <w:sz w:val="24"/>
            <w:szCs w:val="24"/>
          </w:rPr>
          <w:delText>.</w:delText>
        </w:r>
      </w:del>
      <w:r w:rsidRPr="00944672">
        <w:rPr>
          <w:rFonts w:ascii="Arial" w:hAnsi="Arial" w:cs="Arial"/>
          <w:sz w:val="24"/>
          <w:szCs w:val="24"/>
        </w:rPr>
        <w:t>“</w:t>
      </w:r>
      <w:ins w:id="9306" w:author="Lektorat Bauer" w:date="2025-03-05T11:30:00Z" w16du:dateUtc="2025-03-05T10:30:00Z">
        <w:r w:rsidR="00C75DBD">
          <w:rPr>
            <w:rFonts w:ascii="Arial" w:hAnsi="Arial" w:cs="Arial"/>
            <w:sz w:val="24"/>
            <w:szCs w:val="24"/>
          </w:rPr>
          <w:t>,</w:t>
        </w:r>
      </w:ins>
      <w:r w:rsidRPr="00944672">
        <w:rPr>
          <w:rFonts w:ascii="Arial" w:hAnsi="Arial" w:cs="Arial"/>
          <w:sz w:val="24"/>
          <w:szCs w:val="24"/>
        </w:rPr>
        <w:t xml:space="preserve"> </w:t>
      </w:r>
      <w:ins w:id="9307" w:author="Lektorat Bauer" w:date="2025-03-05T11:30:00Z" w16du:dateUtc="2025-03-05T10:30:00Z">
        <w:r w:rsidR="00C75DBD">
          <w:rPr>
            <w:rFonts w:ascii="Arial" w:hAnsi="Arial" w:cs="Arial"/>
            <w:sz w:val="24"/>
            <w:szCs w:val="24"/>
          </w:rPr>
          <w:t>s</w:t>
        </w:r>
      </w:ins>
      <w:del w:id="9308" w:author="Lektorat Bauer" w:date="2025-03-05T11:30:00Z" w16du:dateUtc="2025-03-05T10:30:00Z">
        <w:r w:rsidRPr="00944672" w:rsidDel="00C75DBD">
          <w:rPr>
            <w:rFonts w:ascii="Arial" w:hAnsi="Arial" w:cs="Arial"/>
            <w:sz w:val="24"/>
            <w:szCs w:val="24"/>
          </w:rPr>
          <w:delText>S</w:delText>
        </w:r>
      </w:del>
      <w:r w:rsidRPr="00944672">
        <w:rPr>
          <w:rFonts w:ascii="Arial" w:hAnsi="Arial" w:cs="Arial"/>
          <w:sz w:val="24"/>
          <w:szCs w:val="24"/>
        </w:rPr>
        <w:t xml:space="preserve">chnurrte Anique. Joost sah eine Kälte in </w:t>
      </w:r>
      <w:ins w:id="9309" w:author="Lektorat Bauer" w:date="2025-03-05T11:30:00Z" w16du:dateUtc="2025-03-05T10:30:00Z">
        <w:r w:rsidR="00C75DBD">
          <w:rPr>
            <w:rFonts w:ascii="Arial" w:hAnsi="Arial" w:cs="Arial"/>
            <w:sz w:val="24"/>
            <w:szCs w:val="24"/>
          </w:rPr>
          <w:t>i</w:t>
        </w:r>
      </w:ins>
      <w:del w:id="9310" w:author="Lektorat Bauer" w:date="2025-03-05T11:30:00Z" w16du:dateUtc="2025-03-05T10:30:00Z">
        <w:r w:rsidRPr="00944672" w:rsidDel="00C75DBD">
          <w:rPr>
            <w:rFonts w:ascii="Arial" w:hAnsi="Arial" w:cs="Arial"/>
            <w:sz w:val="24"/>
            <w:szCs w:val="24"/>
          </w:rPr>
          <w:delText>I</w:delText>
        </w:r>
      </w:del>
      <w:r w:rsidRPr="00944672">
        <w:rPr>
          <w:rFonts w:ascii="Arial" w:hAnsi="Arial" w:cs="Arial"/>
          <w:sz w:val="24"/>
          <w:szCs w:val="24"/>
        </w:rPr>
        <w:t xml:space="preserve">hrem Blick, die er noch nie gesehen hatte. „Kapiert. Ich mache, was </w:t>
      </w:r>
      <w:ins w:id="9311" w:author="Lektorat Bauer" w:date="2025-03-05T11:30:00Z" w16du:dateUtc="2025-03-05T10:30:00Z">
        <w:r w:rsidR="00C75DBD">
          <w:rPr>
            <w:rFonts w:ascii="Arial" w:hAnsi="Arial" w:cs="Arial"/>
            <w:sz w:val="24"/>
            <w:szCs w:val="24"/>
          </w:rPr>
          <w:t>i</w:t>
        </w:r>
      </w:ins>
      <w:del w:id="9312" w:author="Lektorat Bauer" w:date="2025-03-05T11:30:00Z" w16du:dateUtc="2025-03-05T10:30:00Z">
        <w:r w:rsidRPr="00944672" w:rsidDel="00C75DBD">
          <w:rPr>
            <w:rFonts w:ascii="Arial" w:hAnsi="Arial" w:cs="Arial"/>
            <w:sz w:val="24"/>
            <w:szCs w:val="24"/>
          </w:rPr>
          <w:delText>I</w:delText>
        </w:r>
      </w:del>
      <w:r w:rsidRPr="00944672">
        <w:rPr>
          <w:rFonts w:ascii="Arial" w:hAnsi="Arial" w:cs="Arial"/>
          <w:sz w:val="24"/>
          <w:szCs w:val="24"/>
        </w:rPr>
        <w:t xml:space="preserve">hr sagt.“ </w:t>
      </w:r>
    </w:p>
    <w:p w14:paraId="6605CE1B" w14:textId="214EAE70"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„Brav, der Mann.“</w:t>
      </w:r>
      <w:del w:id="9313" w:author="Lektorat Bauer" w:date="2025-03-05T11:30:00Z" w16du:dateUtc="2025-03-05T10:30:00Z">
        <w:r w:rsidRPr="00944672" w:rsidDel="00C75DBD">
          <w:rPr>
            <w:rFonts w:ascii="Arial" w:hAnsi="Arial" w:cs="Arial"/>
            <w:sz w:val="24"/>
            <w:szCs w:val="24"/>
          </w:rPr>
          <w:delText xml:space="preserve"> </w:delText>
        </w:r>
        <w:commentRangeStart w:id="9314"/>
        <w:r w:rsidRPr="00944672" w:rsidDel="00C75DBD">
          <w:rPr>
            <w:rFonts w:ascii="Arial" w:hAnsi="Arial" w:cs="Arial"/>
            <w:sz w:val="24"/>
            <w:szCs w:val="24"/>
          </w:rPr>
          <w:delText>Grinste</w:delText>
        </w:r>
      </w:del>
      <w:commentRangeEnd w:id="9314"/>
      <w:r w:rsidR="00C75DBD">
        <w:rPr>
          <w:rStyle w:val="Kommentarzeichen"/>
        </w:rPr>
        <w:commentReference w:id="9314"/>
      </w:r>
      <w:del w:id="9315" w:author="Lektorat Bauer" w:date="2025-03-05T11:30:00Z" w16du:dateUtc="2025-03-05T10:30:00Z">
        <w:r w:rsidRPr="00944672" w:rsidDel="00C75DBD">
          <w:rPr>
            <w:rFonts w:ascii="Arial" w:hAnsi="Arial" w:cs="Arial"/>
            <w:sz w:val="24"/>
            <w:szCs w:val="24"/>
          </w:rPr>
          <w:delText xml:space="preserve"> Anique zurück.</w:delText>
        </w:r>
      </w:del>
    </w:p>
    <w:p w14:paraId="07C0BFD9"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088C99BD"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14F29A17"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3A0E2133" w14:textId="656FBA45"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Park Ki-Nam hatte den Auftrag herauszufinden, wo Joost van der Dijkstraat wohnte. Wenn es sich anbot, sollte er Joost ablenken, so das</w:t>
      </w:r>
      <w:ins w:id="9316" w:author="Lektorat Bauer" w:date="2025-03-05T11:31:00Z" w16du:dateUtc="2025-03-05T10:31:00Z">
        <w:r w:rsidR="00C75DBD">
          <w:rPr>
            <w:rFonts w:ascii="Arial" w:hAnsi="Arial" w:cs="Arial"/>
            <w:sz w:val="24"/>
            <w:szCs w:val="24"/>
          </w:rPr>
          <w:t>s</w:t>
        </w:r>
      </w:ins>
      <w:r w:rsidRPr="00944672">
        <w:rPr>
          <w:rFonts w:ascii="Arial" w:hAnsi="Arial" w:cs="Arial"/>
          <w:sz w:val="24"/>
          <w:szCs w:val="24"/>
        </w:rPr>
        <w:t xml:space="preserve"> Park Saebyeong ihn </w:t>
      </w:r>
      <w:ins w:id="9317" w:author="Lektorat Bauer" w:date="2025-03-05T11:31:00Z" w16du:dateUtc="2025-03-05T10:31:00Z">
        <w:r w:rsidR="00C75DBD">
          <w:rPr>
            <w:rFonts w:ascii="Arial" w:hAnsi="Arial" w:cs="Arial"/>
            <w:sz w:val="24"/>
            <w:szCs w:val="24"/>
          </w:rPr>
          <w:t>gegebenenfalls</w:t>
        </w:r>
      </w:ins>
      <w:del w:id="9318" w:author="Lektorat Bauer" w:date="2025-03-05T11:31:00Z" w16du:dateUtc="2025-03-05T10:31:00Z">
        <w:r w:rsidRPr="00944672" w:rsidDel="00C75DBD">
          <w:rPr>
            <w:rFonts w:ascii="Arial" w:hAnsi="Arial" w:cs="Arial"/>
            <w:sz w:val="24"/>
            <w:szCs w:val="24"/>
          </w:rPr>
          <w:delText>ggf.</w:delText>
        </w:r>
      </w:del>
      <w:r w:rsidRPr="00944672">
        <w:rPr>
          <w:rFonts w:ascii="Arial" w:hAnsi="Arial" w:cs="Arial"/>
          <w:sz w:val="24"/>
          <w:szCs w:val="24"/>
        </w:rPr>
        <w:t xml:space="preserve"> töten konnte. Sie hatten zu lange </w:t>
      </w:r>
      <w:del w:id="9319" w:author="Lektorat Bauer" w:date="2025-03-05T11:31:00Z" w16du:dateUtc="2025-03-05T10:31:00Z">
        <w:r w:rsidRPr="00944672" w:rsidDel="00C75DBD">
          <w:rPr>
            <w:rFonts w:ascii="Arial" w:hAnsi="Arial" w:cs="Arial"/>
            <w:sz w:val="24"/>
            <w:szCs w:val="24"/>
          </w:rPr>
          <w:delText>benötigt</w:delText>
        </w:r>
      </w:del>
      <w:ins w:id="9320" w:author="Lektorat Bauer" w:date="2025-03-05T11:31:00Z" w16du:dateUtc="2025-03-05T10:31:00Z">
        <w:r w:rsidR="00C75DBD">
          <w:rPr>
            <w:rFonts w:ascii="Arial" w:hAnsi="Arial" w:cs="Arial"/>
            <w:sz w:val="24"/>
            <w:szCs w:val="24"/>
          </w:rPr>
          <w:t>gebraucht, um</w:t>
        </w:r>
      </w:ins>
      <w:r w:rsidRPr="00944672">
        <w:rPr>
          <w:rFonts w:ascii="Arial" w:hAnsi="Arial" w:cs="Arial"/>
          <w:sz w:val="24"/>
          <w:szCs w:val="24"/>
        </w:rPr>
        <w:t xml:space="preserve"> seiner Spur zu folgen, </w:t>
      </w:r>
      <w:del w:id="9321" w:author="Lektorat Bauer" w:date="2025-03-05T11:31:00Z" w16du:dateUtc="2025-03-05T10:31:00Z">
        <w:r w:rsidRPr="00944672" w:rsidDel="00C75DBD">
          <w:rPr>
            <w:rFonts w:ascii="Arial" w:hAnsi="Arial" w:cs="Arial"/>
            <w:sz w:val="24"/>
            <w:szCs w:val="24"/>
          </w:rPr>
          <w:delText>so das</w:delText>
        </w:r>
      </w:del>
      <w:ins w:id="9322" w:author="Lektorat Bauer" w:date="2025-03-05T11:31:00Z" w16du:dateUtc="2025-03-05T10:31:00Z">
        <w:r w:rsidR="00C75DBD">
          <w:rPr>
            <w:rFonts w:ascii="Arial" w:hAnsi="Arial" w:cs="Arial"/>
            <w:sz w:val="24"/>
            <w:szCs w:val="24"/>
          </w:rPr>
          <w:t>weshalb</w:t>
        </w:r>
      </w:ins>
      <w:r w:rsidRPr="00944672">
        <w:rPr>
          <w:rFonts w:ascii="Arial" w:hAnsi="Arial" w:cs="Arial"/>
          <w:sz w:val="24"/>
          <w:szCs w:val="24"/>
        </w:rPr>
        <w:t xml:space="preserve"> Kim In-Guk zu </w:t>
      </w:r>
      <w:ins w:id="9323" w:author="Lektorat Bauer" w:date="2025-03-05T11:31:00Z" w16du:dateUtc="2025-03-05T10:31:00Z">
        <w:r w:rsidR="00C75DBD">
          <w:rPr>
            <w:rFonts w:ascii="Arial" w:hAnsi="Arial" w:cs="Arial"/>
            <w:sz w:val="24"/>
            <w:szCs w:val="24"/>
          </w:rPr>
          <w:t>i</w:t>
        </w:r>
      </w:ins>
      <w:del w:id="9324" w:author="Lektorat Bauer" w:date="2025-03-05T11:31:00Z" w16du:dateUtc="2025-03-05T10:31:00Z">
        <w:r w:rsidRPr="00944672" w:rsidDel="00C75DBD">
          <w:rPr>
            <w:rFonts w:ascii="Arial" w:hAnsi="Arial" w:cs="Arial"/>
            <w:sz w:val="24"/>
            <w:szCs w:val="24"/>
          </w:rPr>
          <w:delText>I</w:delText>
        </w:r>
      </w:del>
      <w:r w:rsidRPr="00944672">
        <w:rPr>
          <w:rFonts w:ascii="Arial" w:hAnsi="Arial" w:cs="Arial"/>
          <w:sz w:val="24"/>
          <w:szCs w:val="24"/>
        </w:rPr>
        <w:t xml:space="preserve">hnen beordert wurde und das Kommando übernahm. </w:t>
      </w:r>
      <w:del w:id="9325" w:author="Lektorat Bauer" w:date="2025-03-05T11:31:00Z" w16du:dateUtc="2025-03-05T10:31:00Z">
        <w:r w:rsidRPr="00944672" w:rsidDel="00C75DBD">
          <w:rPr>
            <w:rFonts w:ascii="Arial" w:hAnsi="Arial" w:cs="Arial"/>
            <w:sz w:val="24"/>
            <w:szCs w:val="24"/>
          </w:rPr>
          <w:delText xml:space="preserve">Vor Ihr hatten </w:delText>
        </w:r>
      </w:del>
      <w:r w:rsidRPr="00944672">
        <w:rPr>
          <w:rFonts w:ascii="Arial" w:hAnsi="Arial" w:cs="Arial"/>
          <w:sz w:val="24"/>
          <w:szCs w:val="24"/>
        </w:rPr>
        <w:t xml:space="preserve">Park Ki-Nam </w:t>
      </w:r>
      <w:del w:id="9326" w:author="Lektorat Bauer" w:date="2025-03-05T11:32:00Z" w16du:dateUtc="2025-03-05T10:32:00Z">
        <w:r w:rsidRPr="00944672" w:rsidDel="00C75DBD">
          <w:rPr>
            <w:rFonts w:ascii="Arial" w:hAnsi="Arial" w:cs="Arial"/>
            <w:sz w:val="24"/>
            <w:szCs w:val="24"/>
          </w:rPr>
          <w:delText>und die anderen Angst</w:delText>
        </w:r>
      </w:del>
      <w:ins w:id="9327" w:author="Lektorat Bauer" w:date="2025-03-05T11:32:00Z" w16du:dateUtc="2025-03-05T10:32:00Z">
        <w:r w:rsidR="00C75DBD">
          <w:rPr>
            <w:rFonts w:ascii="Arial" w:hAnsi="Arial" w:cs="Arial"/>
            <w:sz w:val="24"/>
            <w:szCs w:val="24"/>
          </w:rPr>
          <w:t>fürchteten sie</w:t>
        </w:r>
      </w:ins>
      <w:r w:rsidRPr="00944672">
        <w:rPr>
          <w:rFonts w:ascii="Arial" w:hAnsi="Arial" w:cs="Arial"/>
          <w:sz w:val="24"/>
          <w:szCs w:val="24"/>
        </w:rPr>
        <w:t>. Selbst Park Saebyeong war vorsichtig, wenn Kim In-Guk in der Nähe war.</w:t>
      </w:r>
    </w:p>
    <w:p w14:paraId="4B1C67E2"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Zu Anfang sah es leicht aus, Joost van der Dijkstraat war allein unterwegs gewesen und saß dann in der Bar wie auf dem Präsentierteller. Sie kamen nicht an ihn heran, konnten ihn aber gut beobachten.</w:t>
      </w:r>
    </w:p>
    <w:p w14:paraId="1BCA3873" w14:textId="4AB417F9"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Der Journalist, das wussten Sie bereits, kannte alle möglichen Leute, </w:t>
      </w:r>
      <w:del w:id="9328" w:author="Lektorat Bauer" w:date="2025-03-05T11:32:00Z" w16du:dateUtc="2025-03-05T10:32:00Z">
        <w:r w:rsidRPr="00944672" w:rsidDel="00C75DBD">
          <w:rPr>
            <w:rFonts w:ascii="Arial" w:hAnsi="Arial" w:cs="Arial"/>
            <w:sz w:val="24"/>
            <w:szCs w:val="24"/>
          </w:rPr>
          <w:delText>so das</w:delText>
        </w:r>
      </w:del>
      <w:ins w:id="9329" w:author="Lektorat Bauer" w:date="2025-03-05T11:32:00Z" w16du:dateUtc="2025-03-05T10:32:00Z">
        <w:r w:rsidR="00C75DBD">
          <w:rPr>
            <w:rFonts w:ascii="Arial" w:hAnsi="Arial" w:cs="Arial"/>
            <w:sz w:val="24"/>
            <w:szCs w:val="24"/>
          </w:rPr>
          <w:t>weshalb</w:t>
        </w:r>
      </w:ins>
      <w:r w:rsidRPr="00944672">
        <w:rPr>
          <w:rFonts w:ascii="Arial" w:hAnsi="Arial" w:cs="Arial"/>
          <w:sz w:val="24"/>
          <w:szCs w:val="24"/>
        </w:rPr>
        <w:t xml:space="preserve"> er immer wieder jemanden traf. Heute war es auch wieder so. Jetzt mussten Sie auf eine gute Gelegenheit warten, </w:t>
      </w:r>
      <w:del w:id="9330" w:author="Lektorat Bauer" w:date="2025-03-05T11:32:00Z" w16du:dateUtc="2025-03-05T10:32:00Z">
        <w:r w:rsidRPr="00944672" w:rsidDel="00C75DBD">
          <w:rPr>
            <w:rFonts w:ascii="Arial" w:hAnsi="Arial" w:cs="Arial"/>
            <w:sz w:val="24"/>
            <w:szCs w:val="24"/>
          </w:rPr>
          <w:delText>dass sie ihn</w:delText>
        </w:r>
      </w:del>
      <w:ins w:id="9331" w:author="Lektorat Bauer" w:date="2025-03-05T11:32:00Z" w16du:dateUtc="2025-03-05T10:32:00Z">
        <w:r w:rsidR="00C75DBD">
          <w:rPr>
            <w:rFonts w:ascii="Arial" w:hAnsi="Arial" w:cs="Arial"/>
            <w:sz w:val="24"/>
            <w:szCs w:val="24"/>
          </w:rPr>
          <w:t>um ihn zu</w:t>
        </w:r>
      </w:ins>
      <w:r w:rsidRPr="00944672">
        <w:rPr>
          <w:rFonts w:ascii="Arial" w:hAnsi="Arial" w:cs="Arial"/>
          <w:sz w:val="24"/>
          <w:szCs w:val="24"/>
        </w:rPr>
        <w:t xml:space="preserve"> separier</w:t>
      </w:r>
      <w:del w:id="9332" w:author="Lektorat Bauer" w:date="2025-03-05T11:32:00Z" w16du:dateUtc="2025-03-05T10:32:00Z">
        <w:r w:rsidRPr="00944672" w:rsidDel="00C75DBD">
          <w:rPr>
            <w:rFonts w:ascii="Arial" w:hAnsi="Arial" w:cs="Arial"/>
            <w:sz w:val="24"/>
            <w:szCs w:val="24"/>
          </w:rPr>
          <w:delText>t</w:delText>
        </w:r>
      </w:del>
      <w:r w:rsidRPr="00944672">
        <w:rPr>
          <w:rFonts w:ascii="Arial" w:hAnsi="Arial" w:cs="Arial"/>
          <w:sz w:val="24"/>
          <w:szCs w:val="24"/>
        </w:rPr>
        <w:t xml:space="preserve">en, dann </w:t>
      </w:r>
      <w:del w:id="9333" w:author="Lektorat Bauer" w:date="2025-03-05T11:32:00Z" w16du:dateUtc="2025-03-05T10:32:00Z">
        <w:r w:rsidRPr="00944672" w:rsidDel="00C75DBD">
          <w:rPr>
            <w:rFonts w:ascii="Arial" w:hAnsi="Arial" w:cs="Arial"/>
            <w:sz w:val="24"/>
            <w:szCs w:val="24"/>
          </w:rPr>
          <w:delText xml:space="preserve">könnten </w:delText>
        </w:r>
      </w:del>
      <w:ins w:id="9334" w:author="Lektorat Bauer" w:date="2025-03-05T11:32:00Z" w16du:dateUtc="2025-03-05T10:32:00Z">
        <w:r w:rsidR="00C75DBD">
          <w:rPr>
            <w:rFonts w:ascii="Arial" w:hAnsi="Arial" w:cs="Arial"/>
            <w:sz w:val="24"/>
            <w:szCs w:val="24"/>
          </w:rPr>
          <w:t>konnten</w:t>
        </w:r>
        <w:r w:rsidR="00C75DBD" w:rsidRPr="00944672">
          <w:rPr>
            <w:rFonts w:ascii="Arial" w:hAnsi="Arial" w:cs="Arial"/>
            <w:sz w:val="24"/>
            <w:szCs w:val="24"/>
          </w:rPr>
          <w:t xml:space="preserve"> </w:t>
        </w:r>
      </w:ins>
      <w:r w:rsidRPr="00944672">
        <w:rPr>
          <w:rFonts w:ascii="Arial" w:hAnsi="Arial" w:cs="Arial"/>
          <w:sz w:val="24"/>
          <w:szCs w:val="24"/>
        </w:rPr>
        <w:t>sie ihn töten.</w:t>
      </w:r>
    </w:p>
    <w:p w14:paraId="37E4441B" w14:textId="76C14E35"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commentRangeStart w:id="9335"/>
      <w:r w:rsidRPr="00944672">
        <w:rPr>
          <w:rFonts w:ascii="Arial" w:hAnsi="Arial" w:cs="Arial"/>
          <w:sz w:val="24"/>
          <w:szCs w:val="24"/>
        </w:rPr>
        <w:lastRenderedPageBreak/>
        <w:t xml:space="preserve">Er </w:t>
      </w:r>
      <w:commentRangeEnd w:id="9335"/>
      <w:r w:rsidR="00C75DBD">
        <w:rPr>
          <w:rStyle w:val="Kommentarzeichen"/>
        </w:rPr>
        <w:commentReference w:id="9335"/>
      </w:r>
      <w:r w:rsidRPr="00944672">
        <w:rPr>
          <w:rFonts w:ascii="Arial" w:hAnsi="Arial" w:cs="Arial"/>
          <w:sz w:val="24"/>
          <w:szCs w:val="24"/>
        </w:rPr>
        <w:t xml:space="preserve">folgte der Gruppe im Abstand von rund 10 Metern, </w:t>
      </w:r>
      <w:del w:id="9336" w:author="Lektorat Bauer" w:date="2025-03-05T11:32:00Z" w16du:dateUtc="2025-03-05T10:32:00Z">
        <w:r w:rsidRPr="00944672" w:rsidDel="00C75DBD">
          <w:rPr>
            <w:rFonts w:ascii="Arial" w:hAnsi="Arial" w:cs="Arial"/>
            <w:sz w:val="24"/>
            <w:szCs w:val="24"/>
          </w:rPr>
          <w:delText xml:space="preserve">er </w:delText>
        </w:r>
      </w:del>
      <w:r w:rsidRPr="00944672">
        <w:rPr>
          <w:rFonts w:ascii="Arial" w:hAnsi="Arial" w:cs="Arial"/>
          <w:sz w:val="24"/>
          <w:szCs w:val="24"/>
        </w:rPr>
        <w:t>konnte jedoch nicht verstehen, was die drei vor ihm sagten.</w:t>
      </w:r>
    </w:p>
    <w:p w14:paraId="4B159FB7"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Er schaute in ein Fenster, um es als Spiegel zu nutzen. Er konnte sehen, dass Park Saebyeong sich umsah, als hätte sie eine Gefahr erkannt. Davon ließ er sich nicht ablenken. Zum einen hatten sie Arbeitsteilung, zum anderen waren sie auf feindlichem Boden, da war jeder, außer vielleicht Kim In-Guk, unruhig. </w:t>
      </w:r>
    </w:p>
    <w:p w14:paraId="179D1C81" w14:textId="76AD7AF1"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Als er erneut ein Fenster nutzte, um nach hinten zu schauen, realisierte er, dass Park Saebyeong anfing aufzuschließen. Das war allerdings ungewöhnlich, daher verlangsamte er seinen Schritt, damit sie sich unterhalten konnten. Außer ihr war sonst keiner hinter ihm, so dass </w:t>
      </w:r>
      <w:del w:id="9337" w:author="Lektorat Bauer" w:date="2025-03-05T11:33:00Z" w16du:dateUtc="2025-03-05T10:33:00Z">
        <w:r w:rsidRPr="00944672" w:rsidDel="00C75DBD">
          <w:rPr>
            <w:rFonts w:ascii="Arial" w:hAnsi="Arial" w:cs="Arial"/>
            <w:sz w:val="24"/>
            <w:szCs w:val="24"/>
          </w:rPr>
          <w:delText xml:space="preserve">das </w:delText>
        </w:r>
      </w:del>
      <w:ins w:id="9338" w:author="Lektorat Bauer" w:date="2025-03-05T11:33:00Z" w16du:dateUtc="2025-03-05T10:33:00Z">
        <w:r w:rsidR="00C75DBD">
          <w:rPr>
            <w:rFonts w:ascii="Arial" w:hAnsi="Arial" w:cs="Arial"/>
            <w:sz w:val="24"/>
            <w:szCs w:val="24"/>
          </w:rPr>
          <w:t>es</w:t>
        </w:r>
        <w:r w:rsidR="00C75DBD" w:rsidRPr="00944672">
          <w:rPr>
            <w:rFonts w:ascii="Arial" w:hAnsi="Arial" w:cs="Arial"/>
            <w:sz w:val="24"/>
            <w:szCs w:val="24"/>
          </w:rPr>
          <w:t xml:space="preserve"> </w:t>
        </w:r>
      </w:ins>
      <w:r w:rsidRPr="00944672">
        <w:rPr>
          <w:rFonts w:ascii="Arial" w:hAnsi="Arial" w:cs="Arial"/>
          <w:sz w:val="24"/>
          <w:szCs w:val="24"/>
        </w:rPr>
        <w:t>nicht auffallen würde.</w:t>
      </w:r>
    </w:p>
    <w:p w14:paraId="0331974C" w14:textId="77777777" w:rsidR="00C75DBD" w:rsidRDefault="00944672" w:rsidP="00623B68">
      <w:pPr>
        <w:autoSpaceDE w:val="0"/>
        <w:autoSpaceDN w:val="0"/>
        <w:adjustRightInd w:val="0"/>
        <w:spacing w:after="0" w:line="360" w:lineRule="auto"/>
        <w:ind w:firstLine="227"/>
        <w:jc w:val="both"/>
        <w:rPr>
          <w:ins w:id="9339" w:author="Lektorat Bauer" w:date="2025-03-05T11:33:00Z" w16du:dateUtc="2025-03-05T10:33:00Z"/>
          <w:rFonts w:ascii="Arial" w:hAnsi="Arial" w:cs="Arial"/>
          <w:sz w:val="24"/>
          <w:szCs w:val="24"/>
        </w:rPr>
      </w:pPr>
      <w:r w:rsidRPr="00944672">
        <w:rPr>
          <w:rFonts w:ascii="Arial" w:hAnsi="Arial" w:cs="Arial"/>
          <w:sz w:val="24"/>
          <w:szCs w:val="24"/>
        </w:rPr>
        <w:t xml:space="preserve">Kurz darauf hatte sie aufgeschlossen, und er fragte auf Koreanisch: „Was ist los?“ </w:t>
      </w:r>
    </w:p>
    <w:p w14:paraId="4FF8438A" w14:textId="77777777" w:rsidR="00C75DBD" w:rsidRDefault="00944672" w:rsidP="00623B68">
      <w:pPr>
        <w:autoSpaceDE w:val="0"/>
        <w:autoSpaceDN w:val="0"/>
        <w:adjustRightInd w:val="0"/>
        <w:spacing w:after="0" w:line="360" w:lineRule="auto"/>
        <w:ind w:firstLine="227"/>
        <w:jc w:val="both"/>
        <w:rPr>
          <w:ins w:id="9340" w:author="Lektorat Bauer" w:date="2025-03-05T11:33:00Z" w16du:dateUtc="2025-03-05T10:33:00Z"/>
          <w:rFonts w:ascii="Arial" w:hAnsi="Arial" w:cs="Arial"/>
          <w:sz w:val="24"/>
          <w:szCs w:val="24"/>
        </w:rPr>
      </w:pPr>
      <w:r w:rsidRPr="00944672">
        <w:rPr>
          <w:rFonts w:ascii="Arial" w:hAnsi="Arial" w:cs="Arial"/>
          <w:sz w:val="24"/>
          <w:szCs w:val="24"/>
        </w:rPr>
        <w:t xml:space="preserve">„Ich weiß es nicht. Ich habe das Gefühl, dass wir beobachtet werden.“ </w:t>
      </w:r>
    </w:p>
    <w:p w14:paraId="015B3F5C" w14:textId="1E08E31E"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„Wir sind hier mit einem Tötungsauftrag unterwegs. Da ist es normal, dass Du empfindlich reagierst. Hier ist niemand hinter uns. Nur vor uns sind </w:t>
      </w:r>
      <w:del w:id="9341" w:author="Lektorat Bauer" w:date="2025-03-05T11:33:00Z" w16du:dateUtc="2025-03-05T10:33:00Z">
        <w:r w:rsidRPr="00944672" w:rsidDel="00C75DBD">
          <w:rPr>
            <w:rFonts w:ascii="Arial" w:hAnsi="Arial" w:cs="Arial"/>
            <w:sz w:val="24"/>
            <w:szCs w:val="24"/>
          </w:rPr>
          <w:delText>Menschen</w:delText>
        </w:r>
      </w:del>
      <w:ins w:id="9342" w:author="Lektorat Bauer" w:date="2025-03-05T11:33:00Z" w16du:dateUtc="2025-03-05T10:33:00Z">
        <w:r w:rsidR="00C75DBD">
          <w:rPr>
            <w:rFonts w:ascii="Arial" w:hAnsi="Arial" w:cs="Arial"/>
            <w:sz w:val="24"/>
            <w:szCs w:val="24"/>
          </w:rPr>
          <w:t>Leute da</w:t>
        </w:r>
      </w:ins>
      <w:r w:rsidRPr="00944672">
        <w:rPr>
          <w:rFonts w:ascii="Arial" w:hAnsi="Arial" w:cs="Arial"/>
          <w:sz w:val="24"/>
          <w:szCs w:val="24"/>
        </w:rPr>
        <w:t>.“</w:t>
      </w:r>
    </w:p>
    <w:p w14:paraId="249A4C45" w14:textId="6BB5EAA8"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„Park Ki-Nam, genau das</w:t>
      </w:r>
      <w:del w:id="9343" w:author="Lektorat Bauer" w:date="2025-03-05T11:33:00Z" w16du:dateUtc="2025-03-05T10:33:00Z">
        <w:r w:rsidRPr="00944672" w:rsidDel="00C75DBD">
          <w:rPr>
            <w:rFonts w:ascii="Arial" w:hAnsi="Arial" w:cs="Arial"/>
            <w:sz w:val="24"/>
            <w:szCs w:val="24"/>
          </w:rPr>
          <w:delText>s</w:delText>
        </w:r>
      </w:del>
      <w:r w:rsidRPr="00944672">
        <w:rPr>
          <w:rFonts w:ascii="Arial" w:hAnsi="Arial" w:cs="Arial"/>
          <w:sz w:val="24"/>
          <w:szCs w:val="24"/>
        </w:rPr>
        <w:t xml:space="preserve"> ist das Problem. Wo sind die Leute? Wir können doch nicht die Einzigen sein, die hier </w:t>
      </w:r>
      <w:ins w:id="9344" w:author="Lektorat Bauer" w:date="2025-03-05T11:33:00Z" w16du:dateUtc="2025-03-05T10:33:00Z">
        <w:r w:rsidR="00C75DBD">
          <w:rPr>
            <w:rFonts w:ascii="Arial" w:hAnsi="Arial" w:cs="Arial"/>
            <w:sz w:val="24"/>
            <w:szCs w:val="24"/>
          </w:rPr>
          <w:t>ent</w:t>
        </w:r>
      </w:ins>
      <w:ins w:id="9345" w:author="Lektorat Bauer" w:date="2025-03-05T11:34:00Z" w16du:dateUtc="2025-03-05T10:34:00Z">
        <w:r w:rsidR="00C75DBD">
          <w:rPr>
            <w:rFonts w:ascii="Arial" w:hAnsi="Arial" w:cs="Arial"/>
            <w:sz w:val="24"/>
            <w:szCs w:val="24"/>
          </w:rPr>
          <w:t xml:space="preserve">lang </w:t>
        </w:r>
      </w:ins>
      <w:r w:rsidRPr="00944672">
        <w:rPr>
          <w:rFonts w:ascii="Arial" w:hAnsi="Arial" w:cs="Arial"/>
          <w:sz w:val="24"/>
          <w:szCs w:val="24"/>
        </w:rPr>
        <w:t>gehen</w:t>
      </w:r>
      <w:del w:id="9346" w:author="Lektorat Bauer" w:date="2025-03-05T11:34:00Z" w16du:dateUtc="2025-03-05T10:34:00Z">
        <w:r w:rsidRPr="00944672" w:rsidDel="00C75DBD">
          <w:rPr>
            <w:rFonts w:ascii="Arial" w:hAnsi="Arial" w:cs="Arial"/>
            <w:sz w:val="24"/>
            <w:szCs w:val="24"/>
          </w:rPr>
          <w:delText>.</w:delText>
        </w:r>
      </w:del>
      <w:r w:rsidRPr="00944672">
        <w:rPr>
          <w:rFonts w:ascii="Arial" w:hAnsi="Arial" w:cs="Arial"/>
          <w:sz w:val="24"/>
          <w:szCs w:val="24"/>
        </w:rPr>
        <w:t>“</w:t>
      </w:r>
      <w:ins w:id="9347" w:author="Lektorat Bauer" w:date="2025-03-05T11:34:00Z" w16du:dateUtc="2025-03-05T10:34:00Z">
        <w:r w:rsidR="00C75DBD">
          <w:rPr>
            <w:rFonts w:ascii="Arial" w:hAnsi="Arial" w:cs="Arial"/>
            <w:sz w:val="24"/>
            <w:szCs w:val="24"/>
          </w:rPr>
          <w:t>,</w:t>
        </w:r>
      </w:ins>
      <w:r w:rsidRPr="00944672">
        <w:rPr>
          <w:rFonts w:ascii="Arial" w:hAnsi="Arial" w:cs="Arial"/>
          <w:sz w:val="24"/>
          <w:szCs w:val="24"/>
        </w:rPr>
        <w:t xml:space="preserve"> </w:t>
      </w:r>
      <w:ins w:id="9348" w:author="Lektorat Bauer" w:date="2025-03-05T11:34:00Z" w16du:dateUtc="2025-03-05T10:34:00Z">
        <w:r w:rsidR="00C75DBD">
          <w:rPr>
            <w:rFonts w:ascii="Arial" w:hAnsi="Arial" w:cs="Arial"/>
            <w:sz w:val="24"/>
            <w:szCs w:val="24"/>
          </w:rPr>
          <w:t>s</w:t>
        </w:r>
      </w:ins>
      <w:del w:id="9349" w:author="Lektorat Bauer" w:date="2025-03-05T11:34:00Z" w16du:dateUtc="2025-03-05T10:34:00Z">
        <w:r w:rsidRPr="00944672" w:rsidDel="00C75DBD">
          <w:rPr>
            <w:rFonts w:ascii="Arial" w:hAnsi="Arial" w:cs="Arial"/>
            <w:sz w:val="24"/>
            <w:szCs w:val="24"/>
          </w:rPr>
          <w:delText>S</w:delText>
        </w:r>
      </w:del>
      <w:r w:rsidRPr="00944672">
        <w:rPr>
          <w:rFonts w:ascii="Arial" w:hAnsi="Arial" w:cs="Arial"/>
          <w:sz w:val="24"/>
          <w:szCs w:val="24"/>
        </w:rPr>
        <w:t>agte Park Saebyeong.</w:t>
      </w:r>
    </w:p>
    <w:p w14:paraId="4E6CAE1C"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Kurz darauf kamen Stimmen von hinten. Eine Gruppe von vier jungen Leuten, zwei Männer zwei Frauen, kamen hinter ihnen her und unterhielten sich lachend.</w:t>
      </w:r>
    </w:p>
    <w:p w14:paraId="3A60529C" w14:textId="2F0993A0"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„Na bitte, alles in Ordnung</w:t>
      </w:r>
      <w:del w:id="9350" w:author="Lektorat Bauer" w:date="2025-03-05T11:34:00Z" w16du:dateUtc="2025-03-05T10:34:00Z">
        <w:r w:rsidRPr="00944672" w:rsidDel="00C75DBD">
          <w:rPr>
            <w:rFonts w:ascii="Arial" w:hAnsi="Arial" w:cs="Arial"/>
            <w:sz w:val="24"/>
            <w:szCs w:val="24"/>
          </w:rPr>
          <w:delText>.</w:delText>
        </w:r>
      </w:del>
      <w:r w:rsidRPr="00944672">
        <w:rPr>
          <w:rFonts w:ascii="Arial" w:hAnsi="Arial" w:cs="Arial"/>
          <w:sz w:val="24"/>
          <w:szCs w:val="24"/>
        </w:rPr>
        <w:t>“</w:t>
      </w:r>
      <w:ins w:id="9351" w:author="Lektorat Bauer" w:date="2025-03-05T11:34:00Z" w16du:dateUtc="2025-03-05T10:34:00Z">
        <w:r w:rsidR="00C75DBD">
          <w:rPr>
            <w:rFonts w:ascii="Arial" w:hAnsi="Arial" w:cs="Arial"/>
            <w:sz w:val="24"/>
            <w:szCs w:val="24"/>
          </w:rPr>
          <w:t>,</w:t>
        </w:r>
      </w:ins>
      <w:r w:rsidRPr="00944672">
        <w:rPr>
          <w:rFonts w:ascii="Arial" w:hAnsi="Arial" w:cs="Arial"/>
          <w:sz w:val="24"/>
          <w:szCs w:val="24"/>
        </w:rPr>
        <w:t xml:space="preserve"> </w:t>
      </w:r>
      <w:ins w:id="9352" w:author="Lektorat Bauer" w:date="2025-03-05T11:34:00Z" w16du:dateUtc="2025-03-05T10:34:00Z">
        <w:r w:rsidR="00C75DBD">
          <w:rPr>
            <w:rFonts w:ascii="Arial" w:hAnsi="Arial" w:cs="Arial"/>
            <w:sz w:val="24"/>
            <w:szCs w:val="24"/>
          </w:rPr>
          <w:t>s</w:t>
        </w:r>
      </w:ins>
      <w:del w:id="9353" w:author="Lektorat Bauer" w:date="2025-03-05T11:34:00Z" w16du:dateUtc="2025-03-05T10:34:00Z">
        <w:r w:rsidRPr="00944672" w:rsidDel="00C75DBD">
          <w:rPr>
            <w:rFonts w:ascii="Arial" w:hAnsi="Arial" w:cs="Arial"/>
            <w:sz w:val="24"/>
            <w:szCs w:val="24"/>
          </w:rPr>
          <w:delText>S</w:delText>
        </w:r>
      </w:del>
      <w:r w:rsidRPr="00944672">
        <w:rPr>
          <w:rFonts w:ascii="Arial" w:hAnsi="Arial" w:cs="Arial"/>
          <w:sz w:val="24"/>
          <w:szCs w:val="24"/>
        </w:rPr>
        <w:t>agte Park Ki-Nam</w:t>
      </w:r>
      <w:ins w:id="9354" w:author="Lektorat Bauer" w:date="2025-03-05T11:34:00Z" w16du:dateUtc="2025-03-05T10:34:00Z">
        <w:r w:rsidR="00C75DBD">
          <w:rPr>
            <w:rFonts w:ascii="Arial" w:hAnsi="Arial" w:cs="Arial"/>
            <w:sz w:val="24"/>
            <w:szCs w:val="24"/>
          </w:rPr>
          <w:t>.</w:t>
        </w:r>
      </w:ins>
      <w:del w:id="9355" w:author="Lektorat Bauer" w:date="2025-03-05T11:34:00Z" w16du:dateUtc="2025-03-05T10:34:00Z">
        <w:r w:rsidRPr="00944672" w:rsidDel="00C75DBD">
          <w:rPr>
            <w:rFonts w:ascii="Arial" w:hAnsi="Arial" w:cs="Arial"/>
            <w:sz w:val="24"/>
            <w:szCs w:val="24"/>
          </w:rPr>
          <w:delText>,</w:delText>
        </w:r>
      </w:del>
      <w:r w:rsidRPr="00944672">
        <w:rPr>
          <w:rFonts w:ascii="Arial" w:hAnsi="Arial" w:cs="Arial"/>
          <w:sz w:val="24"/>
          <w:szCs w:val="24"/>
        </w:rPr>
        <w:t xml:space="preserve"> </w:t>
      </w:r>
      <w:ins w:id="9356" w:author="Lektorat Bauer" w:date="2025-03-05T11:34:00Z" w16du:dateUtc="2025-03-05T10:34:00Z">
        <w:r w:rsidR="00C75DBD">
          <w:rPr>
            <w:rFonts w:ascii="Arial" w:hAnsi="Arial" w:cs="Arial"/>
            <w:sz w:val="24"/>
            <w:szCs w:val="24"/>
          </w:rPr>
          <w:t>D</w:t>
        </w:r>
      </w:ins>
      <w:del w:id="9357" w:author="Lektorat Bauer" w:date="2025-03-05T11:34:00Z" w16du:dateUtc="2025-03-05T10:34:00Z">
        <w:r w:rsidRPr="00944672" w:rsidDel="00C75DBD">
          <w:rPr>
            <w:rFonts w:ascii="Arial" w:hAnsi="Arial" w:cs="Arial"/>
            <w:sz w:val="24"/>
            <w:szCs w:val="24"/>
          </w:rPr>
          <w:delText>d</w:delText>
        </w:r>
      </w:del>
      <w:r w:rsidRPr="00944672">
        <w:rPr>
          <w:rFonts w:ascii="Arial" w:hAnsi="Arial" w:cs="Arial"/>
          <w:sz w:val="24"/>
          <w:szCs w:val="24"/>
        </w:rPr>
        <w:t>ann schaute er sich um und sagte</w:t>
      </w:r>
      <w:del w:id="9358" w:author="Lektorat Bauer" w:date="2025-03-05T11:34:00Z" w16du:dateUtc="2025-03-05T10:34:00Z">
        <w:r w:rsidRPr="00944672" w:rsidDel="00C75DBD">
          <w:rPr>
            <w:rFonts w:ascii="Arial" w:hAnsi="Arial" w:cs="Arial"/>
            <w:sz w:val="24"/>
            <w:szCs w:val="24"/>
          </w:rPr>
          <w:delText>,</w:delText>
        </w:r>
      </w:del>
      <w:ins w:id="9359" w:author="Lektorat Bauer" w:date="2025-03-05T11:34:00Z" w16du:dateUtc="2025-03-05T10:34:00Z">
        <w:r w:rsidR="00C75DBD">
          <w:rPr>
            <w:rFonts w:ascii="Arial" w:hAnsi="Arial" w:cs="Arial"/>
            <w:sz w:val="24"/>
            <w:szCs w:val="24"/>
          </w:rPr>
          <w:t>:</w:t>
        </w:r>
      </w:ins>
      <w:r w:rsidRPr="00944672">
        <w:rPr>
          <w:rFonts w:ascii="Arial" w:hAnsi="Arial" w:cs="Arial"/>
          <w:sz w:val="24"/>
          <w:szCs w:val="24"/>
        </w:rPr>
        <w:t xml:space="preserve"> „Lass</w:t>
      </w:r>
      <w:del w:id="9360" w:author="Lektorat Bauer" w:date="2025-03-05T11:34:00Z" w16du:dateUtc="2025-03-05T10:34:00Z">
        <w:r w:rsidRPr="00944672" w:rsidDel="00C75DBD">
          <w:rPr>
            <w:rFonts w:ascii="Arial" w:hAnsi="Arial" w:cs="Arial"/>
            <w:sz w:val="24"/>
            <w:szCs w:val="24"/>
          </w:rPr>
          <w:delText>e</w:delText>
        </w:r>
      </w:del>
      <w:r w:rsidRPr="00944672">
        <w:rPr>
          <w:rFonts w:ascii="Arial" w:hAnsi="Arial" w:cs="Arial"/>
          <w:sz w:val="24"/>
          <w:szCs w:val="24"/>
        </w:rPr>
        <w:t xml:space="preserve"> uns nebeneinander gehen, dann sehen wir aus wie Touristen.“</w:t>
      </w:r>
    </w:p>
    <w:p w14:paraId="1C4DF228" w14:textId="7DEC6272"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Park Saebyeong nickte und nebeneinander </w:t>
      </w:r>
      <w:del w:id="9361" w:author="Lektorat Bauer" w:date="2025-03-05T11:34:00Z" w16du:dateUtc="2025-03-05T10:34:00Z">
        <w:r w:rsidRPr="00944672" w:rsidDel="00C75DBD">
          <w:rPr>
            <w:rFonts w:ascii="Arial" w:hAnsi="Arial" w:cs="Arial"/>
            <w:sz w:val="24"/>
            <w:szCs w:val="24"/>
          </w:rPr>
          <w:delText>gingen sie weiter, um die drei vor Ihnen weiter zu verfolgen.</w:delText>
        </w:r>
      </w:del>
      <w:ins w:id="9362" w:author="Lektorat Bauer" w:date="2025-03-05T11:34:00Z" w16du:dateUtc="2025-03-05T10:34:00Z">
        <w:r w:rsidR="00C75DBD">
          <w:rPr>
            <w:rFonts w:ascii="Arial" w:hAnsi="Arial" w:cs="Arial"/>
            <w:sz w:val="24"/>
            <w:szCs w:val="24"/>
          </w:rPr>
          <w:t xml:space="preserve">gehend verfolgten sie </w:t>
        </w:r>
      </w:ins>
      <w:ins w:id="9363" w:author="Lektorat Bauer" w:date="2025-03-05T11:35:00Z" w16du:dateUtc="2025-03-05T10:35:00Z">
        <w:r w:rsidR="00C75DBD">
          <w:rPr>
            <w:rFonts w:ascii="Arial" w:hAnsi="Arial" w:cs="Arial"/>
            <w:sz w:val="24"/>
            <w:szCs w:val="24"/>
          </w:rPr>
          <w:t>Joost van Dijkstraat und seine beiden Begleiter.</w:t>
        </w:r>
      </w:ins>
      <w:ins w:id="9364" w:author="Lektorat Bauer" w:date="2025-03-05T11:34:00Z" w16du:dateUtc="2025-03-05T10:34:00Z">
        <w:r w:rsidR="00C75DBD">
          <w:rPr>
            <w:rFonts w:ascii="Arial" w:hAnsi="Arial" w:cs="Arial"/>
            <w:sz w:val="24"/>
            <w:szCs w:val="24"/>
          </w:rPr>
          <w:t xml:space="preserve"> </w:t>
        </w:r>
      </w:ins>
    </w:p>
    <w:p w14:paraId="754FA6F2"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0BC47785"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0B29E87C"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61C8953E"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„Flim, ich konnte nicht alles verstehen, was die beiden gesagt haben, aber</w:t>
      </w:r>
      <w:del w:id="9365" w:author="Lektorat Bauer" w:date="2025-03-05T11:35:00Z" w16du:dateUtc="2025-03-05T10:35:00Z">
        <w:r w:rsidRPr="00944672" w:rsidDel="00C75DBD">
          <w:rPr>
            <w:rFonts w:ascii="Arial" w:hAnsi="Arial" w:cs="Arial"/>
            <w:sz w:val="24"/>
            <w:szCs w:val="24"/>
          </w:rPr>
          <w:delText>,</w:delText>
        </w:r>
      </w:del>
      <w:r w:rsidRPr="00944672">
        <w:rPr>
          <w:rFonts w:ascii="Arial" w:hAnsi="Arial" w:cs="Arial"/>
          <w:sz w:val="24"/>
          <w:szCs w:val="24"/>
        </w:rPr>
        <w:t xml:space="preserve"> die wollen töten. Die Frau heißt Park Saebyeong, sie hatte das Gefühl beobachtet zu werden, und wunderte sich, dass niemand hinter ihnen war. Ich habe Connie und drei Kollegen losgeschickt. Jetzt sind die beiden Koreaner entspannter. Der Mann heißt auch Park, der Vorname war nicht zu verstehen.“</w:t>
      </w:r>
    </w:p>
    <w:p w14:paraId="33B883F9" w14:textId="77777777" w:rsidR="00E226C0" w:rsidRDefault="00944672" w:rsidP="00623B68">
      <w:pPr>
        <w:autoSpaceDE w:val="0"/>
        <w:autoSpaceDN w:val="0"/>
        <w:adjustRightInd w:val="0"/>
        <w:spacing w:after="0" w:line="360" w:lineRule="auto"/>
        <w:ind w:firstLine="227"/>
        <w:jc w:val="both"/>
        <w:rPr>
          <w:ins w:id="9366" w:author="Lektorat Bauer" w:date="2025-03-05T11:37:00Z" w16du:dateUtc="2025-03-05T10:37:00Z"/>
          <w:rFonts w:ascii="Arial" w:hAnsi="Arial" w:cs="Arial"/>
          <w:sz w:val="24"/>
          <w:szCs w:val="24"/>
        </w:rPr>
      </w:pPr>
      <w:r w:rsidRPr="00944672">
        <w:rPr>
          <w:rFonts w:ascii="Arial" w:hAnsi="Arial" w:cs="Arial"/>
          <w:sz w:val="24"/>
          <w:szCs w:val="24"/>
        </w:rPr>
        <w:t xml:space="preserve">„Ok, </w:t>
      </w:r>
      <w:ins w:id="9367" w:author="Lektorat Bauer" w:date="2025-03-05T11:37:00Z" w16du:dateUtc="2025-03-05T10:37:00Z">
        <w:r w:rsidR="00E226C0">
          <w:rPr>
            <w:rFonts w:ascii="Arial" w:hAnsi="Arial" w:cs="Arial"/>
            <w:sz w:val="24"/>
            <w:szCs w:val="24"/>
          </w:rPr>
          <w:t>d</w:t>
        </w:r>
      </w:ins>
      <w:del w:id="9368" w:author="Lektorat Bauer" w:date="2025-03-05T11:37:00Z" w16du:dateUtc="2025-03-05T10:37:00Z">
        <w:r w:rsidRPr="00944672" w:rsidDel="00E226C0">
          <w:rPr>
            <w:rFonts w:ascii="Arial" w:hAnsi="Arial" w:cs="Arial"/>
            <w:sz w:val="24"/>
            <w:szCs w:val="24"/>
          </w:rPr>
          <w:delText>D</w:delText>
        </w:r>
      </w:del>
      <w:r w:rsidRPr="00944672">
        <w:rPr>
          <w:rFonts w:ascii="Arial" w:hAnsi="Arial" w:cs="Arial"/>
          <w:sz w:val="24"/>
          <w:szCs w:val="24"/>
        </w:rPr>
        <w:t xml:space="preserve">anke. Lasst den Namen der Frau durch den Computer laufen.“ </w:t>
      </w:r>
    </w:p>
    <w:p w14:paraId="0BD0DEED" w14:textId="77777777" w:rsidR="00E226C0" w:rsidRDefault="00944672" w:rsidP="00623B68">
      <w:pPr>
        <w:autoSpaceDE w:val="0"/>
        <w:autoSpaceDN w:val="0"/>
        <w:adjustRightInd w:val="0"/>
        <w:spacing w:after="0" w:line="360" w:lineRule="auto"/>
        <w:ind w:firstLine="227"/>
        <w:jc w:val="both"/>
        <w:rPr>
          <w:ins w:id="9369" w:author="Lektorat Bauer" w:date="2025-03-05T11:37:00Z" w16du:dateUtc="2025-03-05T10:37:00Z"/>
          <w:rFonts w:ascii="Arial" w:hAnsi="Arial" w:cs="Arial"/>
          <w:sz w:val="24"/>
          <w:szCs w:val="24"/>
        </w:rPr>
      </w:pPr>
      <w:r w:rsidRPr="00944672">
        <w:rPr>
          <w:rFonts w:ascii="Arial" w:hAnsi="Arial" w:cs="Arial"/>
          <w:sz w:val="24"/>
          <w:szCs w:val="24"/>
        </w:rPr>
        <w:t xml:space="preserve">„Schon angelaufen.“ </w:t>
      </w:r>
    </w:p>
    <w:p w14:paraId="67124E34" w14:textId="5F2439F9"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„Gut, dann weiter. Und seht zu, dass hinter den beiden immer mal wieder was passiert.“ Mehrfaches Klicken kam als Antwort.</w:t>
      </w:r>
    </w:p>
    <w:p w14:paraId="444F0332" w14:textId="33BAD5E5"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Flim, Joost und Anique unterhielten sich gerade über Filme. Flim sagte leise</w:t>
      </w:r>
      <w:ins w:id="9370" w:author="Lektorat Bauer" w:date="2025-03-05T11:37:00Z" w16du:dateUtc="2025-03-05T10:37:00Z">
        <w:r w:rsidR="00E226C0">
          <w:rPr>
            <w:rFonts w:ascii="Arial" w:hAnsi="Arial" w:cs="Arial"/>
            <w:sz w:val="24"/>
            <w:szCs w:val="24"/>
          </w:rPr>
          <w:t>:</w:t>
        </w:r>
      </w:ins>
      <w:del w:id="9371" w:author="Lektorat Bauer" w:date="2025-03-05T11:37:00Z" w16du:dateUtc="2025-03-05T10:37:00Z">
        <w:r w:rsidRPr="00944672" w:rsidDel="00E226C0">
          <w:rPr>
            <w:rFonts w:ascii="Arial" w:hAnsi="Arial" w:cs="Arial"/>
            <w:sz w:val="24"/>
            <w:szCs w:val="24"/>
          </w:rPr>
          <w:delText>,</w:delText>
        </w:r>
      </w:del>
      <w:r w:rsidRPr="00944672">
        <w:rPr>
          <w:rFonts w:ascii="Arial" w:hAnsi="Arial" w:cs="Arial"/>
          <w:sz w:val="24"/>
          <w:szCs w:val="24"/>
        </w:rPr>
        <w:t xml:space="preserve"> „Den Namen der Frau haben wir. Nachfragen laufen.“</w:t>
      </w:r>
    </w:p>
    <w:p w14:paraId="29F9BD90" w14:textId="77777777" w:rsidR="00E226C0" w:rsidRDefault="00944672" w:rsidP="00623B68">
      <w:pPr>
        <w:autoSpaceDE w:val="0"/>
        <w:autoSpaceDN w:val="0"/>
        <w:adjustRightInd w:val="0"/>
        <w:spacing w:after="0" w:line="360" w:lineRule="auto"/>
        <w:ind w:firstLine="227"/>
        <w:jc w:val="both"/>
        <w:rPr>
          <w:ins w:id="9372" w:author="Lektorat Bauer" w:date="2025-03-05T11:37:00Z" w16du:dateUtc="2025-03-05T10:37:00Z"/>
          <w:rFonts w:ascii="Arial" w:hAnsi="Arial" w:cs="Arial"/>
          <w:sz w:val="24"/>
          <w:szCs w:val="24"/>
        </w:rPr>
      </w:pPr>
      <w:r w:rsidRPr="00944672">
        <w:rPr>
          <w:rFonts w:ascii="Arial" w:hAnsi="Arial" w:cs="Arial"/>
          <w:sz w:val="24"/>
          <w:szCs w:val="24"/>
        </w:rPr>
        <w:t xml:space="preserve">Anique sagte: „Flim, das ist ein Paar. Wo sind die anderen?“ </w:t>
      </w:r>
    </w:p>
    <w:p w14:paraId="263A7AFE" w14:textId="396116AA"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„Flim an Jannik, wo ist das ander</w:t>
      </w:r>
      <w:ins w:id="9373" w:author="Lektorat Bauer" w:date="2025-03-05T11:37:00Z" w16du:dateUtc="2025-03-05T10:37:00Z">
        <w:r w:rsidR="00E226C0">
          <w:rPr>
            <w:rFonts w:ascii="Arial" w:hAnsi="Arial" w:cs="Arial"/>
            <w:sz w:val="24"/>
            <w:szCs w:val="24"/>
          </w:rPr>
          <w:t>e</w:t>
        </w:r>
      </w:ins>
      <w:r w:rsidRPr="00944672">
        <w:rPr>
          <w:rFonts w:ascii="Arial" w:hAnsi="Arial" w:cs="Arial"/>
          <w:sz w:val="24"/>
          <w:szCs w:val="24"/>
        </w:rPr>
        <w:t xml:space="preserve"> Paar?“</w:t>
      </w:r>
    </w:p>
    <w:p w14:paraId="2C8D3658" w14:textId="363DF87C"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„Die sind gut vorbereitet gewesen. Fahren mit zwei Motorrädern so, dass Sie bald vor Euch sein müssten. Rendezvous in </w:t>
      </w:r>
      <w:ins w:id="9374" w:author="Lektorat Bauer" w:date="2025-03-05T11:37:00Z" w16du:dateUtc="2025-03-05T10:37:00Z">
        <w:r w:rsidR="00E226C0">
          <w:rPr>
            <w:rFonts w:ascii="Arial" w:hAnsi="Arial" w:cs="Arial"/>
            <w:sz w:val="24"/>
            <w:szCs w:val="24"/>
          </w:rPr>
          <w:t>circa</w:t>
        </w:r>
      </w:ins>
      <w:del w:id="9375" w:author="Lektorat Bauer" w:date="2025-03-05T11:37:00Z" w16du:dateUtc="2025-03-05T10:37:00Z">
        <w:r w:rsidRPr="00944672" w:rsidDel="00E226C0">
          <w:rPr>
            <w:rFonts w:ascii="Arial" w:hAnsi="Arial" w:cs="Arial"/>
            <w:sz w:val="24"/>
            <w:szCs w:val="24"/>
          </w:rPr>
          <w:delText>ca.</w:delText>
        </w:r>
      </w:del>
      <w:r w:rsidRPr="00944672">
        <w:rPr>
          <w:rFonts w:ascii="Arial" w:hAnsi="Arial" w:cs="Arial"/>
          <w:sz w:val="24"/>
          <w:szCs w:val="24"/>
        </w:rPr>
        <w:t xml:space="preserve"> 7 Minuten.“ </w:t>
      </w:r>
    </w:p>
    <w:p w14:paraId="24FF8F8F" w14:textId="77777777" w:rsidR="001D7DDB" w:rsidRDefault="00944672" w:rsidP="00623B68">
      <w:pPr>
        <w:autoSpaceDE w:val="0"/>
        <w:autoSpaceDN w:val="0"/>
        <w:adjustRightInd w:val="0"/>
        <w:spacing w:after="0" w:line="360" w:lineRule="auto"/>
        <w:ind w:firstLine="227"/>
        <w:jc w:val="both"/>
        <w:rPr>
          <w:ins w:id="9376" w:author="Lektorat Bauer" w:date="2025-03-05T11:58:00Z" w16du:dateUtc="2025-03-05T10:58:00Z"/>
          <w:rFonts w:ascii="Arial" w:hAnsi="Arial" w:cs="Arial"/>
          <w:sz w:val="24"/>
          <w:szCs w:val="24"/>
        </w:rPr>
      </w:pPr>
      <w:r w:rsidRPr="00944672">
        <w:rPr>
          <w:rFonts w:ascii="Arial" w:hAnsi="Arial" w:cs="Arial"/>
          <w:sz w:val="24"/>
          <w:szCs w:val="24"/>
        </w:rPr>
        <w:t xml:space="preserve">„Mist.“ </w:t>
      </w:r>
    </w:p>
    <w:p w14:paraId="1F6B5A25" w14:textId="77777777" w:rsidR="001D7DDB" w:rsidRDefault="00944672" w:rsidP="00623B68">
      <w:pPr>
        <w:autoSpaceDE w:val="0"/>
        <w:autoSpaceDN w:val="0"/>
        <w:adjustRightInd w:val="0"/>
        <w:spacing w:after="0" w:line="360" w:lineRule="auto"/>
        <w:ind w:firstLine="227"/>
        <w:jc w:val="both"/>
        <w:rPr>
          <w:ins w:id="9377" w:author="Lektorat Bauer" w:date="2025-03-05T11:58:00Z" w16du:dateUtc="2025-03-05T10:58:00Z"/>
          <w:rFonts w:ascii="Arial" w:hAnsi="Arial" w:cs="Arial"/>
          <w:sz w:val="24"/>
          <w:szCs w:val="24"/>
        </w:rPr>
      </w:pPr>
      <w:r w:rsidRPr="00944672">
        <w:rPr>
          <w:rFonts w:ascii="Arial" w:hAnsi="Arial" w:cs="Arial"/>
          <w:sz w:val="24"/>
          <w:szCs w:val="24"/>
        </w:rPr>
        <w:t xml:space="preserve">„Ja, aber ihr kommt gleich an eine Kreuzung, wenn </w:t>
      </w:r>
      <w:ins w:id="9378" w:author="Lektorat Bauer" w:date="2025-03-05T11:58:00Z" w16du:dateUtc="2025-03-05T10:58:00Z">
        <w:r w:rsidR="001D7DDB">
          <w:rPr>
            <w:rFonts w:ascii="Arial" w:hAnsi="Arial" w:cs="Arial"/>
            <w:sz w:val="24"/>
            <w:szCs w:val="24"/>
          </w:rPr>
          <w:t>i</w:t>
        </w:r>
      </w:ins>
      <w:del w:id="9379" w:author="Lektorat Bauer" w:date="2025-03-05T11:58:00Z" w16du:dateUtc="2025-03-05T10:58:00Z">
        <w:r w:rsidRPr="00944672" w:rsidDel="001D7DDB">
          <w:rPr>
            <w:rFonts w:ascii="Arial" w:hAnsi="Arial" w:cs="Arial"/>
            <w:sz w:val="24"/>
            <w:szCs w:val="24"/>
          </w:rPr>
          <w:delText>I</w:delText>
        </w:r>
      </w:del>
      <w:r w:rsidRPr="00944672">
        <w:rPr>
          <w:rFonts w:ascii="Arial" w:hAnsi="Arial" w:cs="Arial"/>
          <w:sz w:val="24"/>
          <w:szCs w:val="24"/>
        </w:rPr>
        <w:t xml:space="preserve">hr da rechts reingeht, finden die Euch nicht so schnell. Unsere Leute sind schon da. Ist organisiert.“ </w:t>
      </w:r>
    </w:p>
    <w:p w14:paraId="406AA02A" w14:textId="3A42600B"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„Danke. Wir gehen nach rechts.“ Wieder kam ein mehrfaches Klicken als Antwort.</w:t>
      </w:r>
    </w:p>
    <w:p w14:paraId="522D0ED7" w14:textId="77777777" w:rsidR="005020DE" w:rsidRDefault="00944672" w:rsidP="00623B68">
      <w:pPr>
        <w:autoSpaceDE w:val="0"/>
        <w:autoSpaceDN w:val="0"/>
        <w:adjustRightInd w:val="0"/>
        <w:spacing w:after="0" w:line="360" w:lineRule="auto"/>
        <w:ind w:firstLine="227"/>
        <w:jc w:val="both"/>
        <w:rPr>
          <w:ins w:id="9380" w:author="Lektorat Bauer" w:date="2025-03-05T11:58:00Z" w16du:dateUtc="2025-03-05T10:58:00Z"/>
          <w:rFonts w:ascii="Arial" w:hAnsi="Arial" w:cs="Arial"/>
          <w:sz w:val="24"/>
          <w:szCs w:val="24"/>
        </w:rPr>
      </w:pPr>
      <w:r w:rsidRPr="00944672">
        <w:rPr>
          <w:rFonts w:ascii="Arial" w:hAnsi="Arial" w:cs="Arial"/>
          <w:sz w:val="24"/>
          <w:szCs w:val="24"/>
        </w:rPr>
        <w:t>Die drei bogen, wie abgesprochen, an der nächsten Kreuzung rechts ab. Kurz bevor sie abbogen, sagte Flim: „Joost, es</w:t>
      </w:r>
      <w:ins w:id="9381" w:author="Lektorat Bauer" w:date="2025-03-05T11:58:00Z" w16du:dateUtc="2025-03-05T10:58:00Z">
        <w:r w:rsidR="005020DE">
          <w:rPr>
            <w:rFonts w:ascii="Arial" w:hAnsi="Arial" w:cs="Arial"/>
            <w:sz w:val="24"/>
            <w:szCs w:val="24"/>
          </w:rPr>
          <w:t xml:space="preserve"> war</w:t>
        </w:r>
      </w:ins>
      <w:r w:rsidRPr="00944672">
        <w:rPr>
          <w:rFonts w:ascii="Arial" w:hAnsi="Arial" w:cs="Arial"/>
          <w:sz w:val="24"/>
          <w:szCs w:val="24"/>
        </w:rPr>
        <w:t xml:space="preserve"> schön</w:t>
      </w:r>
      <w:ins w:id="9382" w:author="Lektorat Bauer" w:date="2025-03-05T11:58:00Z" w16du:dateUtc="2025-03-05T10:58:00Z">
        <w:r w:rsidR="005020DE">
          <w:rPr>
            <w:rFonts w:ascii="Arial" w:hAnsi="Arial" w:cs="Arial"/>
            <w:sz w:val="24"/>
            <w:szCs w:val="24"/>
          </w:rPr>
          <w:t>,</w:t>
        </w:r>
      </w:ins>
      <w:r w:rsidRPr="00944672">
        <w:rPr>
          <w:rFonts w:ascii="Arial" w:hAnsi="Arial" w:cs="Arial"/>
          <w:sz w:val="24"/>
          <w:szCs w:val="24"/>
        </w:rPr>
        <w:t xml:space="preserve"> Dich mal wieder getroffen zu haben. Leider muss ich hier weiter und zur Arbeit zurück. Lass</w:t>
      </w:r>
      <w:del w:id="9383" w:author="Lektorat Bauer" w:date="2025-03-05T11:58:00Z" w16du:dateUtc="2025-03-05T10:58:00Z">
        <w:r w:rsidRPr="00944672" w:rsidDel="005020DE">
          <w:rPr>
            <w:rFonts w:ascii="Arial" w:hAnsi="Arial" w:cs="Arial"/>
            <w:sz w:val="24"/>
            <w:szCs w:val="24"/>
          </w:rPr>
          <w:delText>e</w:delText>
        </w:r>
      </w:del>
      <w:r w:rsidRPr="00944672">
        <w:rPr>
          <w:rFonts w:ascii="Arial" w:hAnsi="Arial" w:cs="Arial"/>
          <w:sz w:val="24"/>
          <w:szCs w:val="24"/>
        </w:rPr>
        <w:t xml:space="preserve"> uns doch bitte telefonieren, so </w:t>
      </w:r>
      <w:del w:id="9384" w:author="Lektorat Bauer" w:date="2025-03-05T11:58:00Z" w16du:dateUtc="2025-03-05T10:58:00Z">
        <w:r w:rsidRPr="00944672" w:rsidDel="005020DE">
          <w:rPr>
            <w:rFonts w:ascii="Arial" w:hAnsi="Arial" w:cs="Arial"/>
            <w:sz w:val="24"/>
            <w:szCs w:val="24"/>
          </w:rPr>
          <w:delText>das</w:delText>
        </w:r>
      </w:del>
      <w:ins w:id="9385" w:author="Lektorat Bauer" w:date="2025-03-05T11:58:00Z" w16du:dateUtc="2025-03-05T10:58:00Z">
        <w:r w:rsidR="005020DE" w:rsidRPr="00944672">
          <w:rPr>
            <w:rFonts w:ascii="Arial" w:hAnsi="Arial" w:cs="Arial"/>
            <w:sz w:val="24"/>
            <w:szCs w:val="24"/>
          </w:rPr>
          <w:t>dass</w:t>
        </w:r>
      </w:ins>
      <w:r w:rsidRPr="00944672">
        <w:rPr>
          <w:rFonts w:ascii="Arial" w:hAnsi="Arial" w:cs="Arial"/>
          <w:sz w:val="24"/>
          <w:szCs w:val="24"/>
        </w:rPr>
        <w:t xml:space="preserve"> wir uns noch einmal treffen können.“ </w:t>
      </w:r>
    </w:p>
    <w:p w14:paraId="558F4F10" w14:textId="1E843D36"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Da er dabei zwinkerte, muss Joost grinsen und antwortete</w:t>
      </w:r>
      <w:ins w:id="9386" w:author="Lektorat Bauer" w:date="2025-03-05T11:58:00Z" w16du:dateUtc="2025-03-05T10:58:00Z">
        <w:r w:rsidR="005020DE">
          <w:rPr>
            <w:rFonts w:ascii="Arial" w:hAnsi="Arial" w:cs="Arial"/>
            <w:sz w:val="24"/>
            <w:szCs w:val="24"/>
          </w:rPr>
          <w:t>:</w:t>
        </w:r>
      </w:ins>
      <w:del w:id="9387" w:author="Lektorat Bauer" w:date="2025-03-05T11:58:00Z" w16du:dateUtc="2025-03-05T10:58:00Z">
        <w:r w:rsidRPr="00944672" w:rsidDel="005020DE">
          <w:rPr>
            <w:rFonts w:ascii="Arial" w:hAnsi="Arial" w:cs="Arial"/>
            <w:sz w:val="24"/>
            <w:szCs w:val="24"/>
          </w:rPr>
          <w:delText>,</w:delText>
        </w:r>
      </w:del>
      <w:r w:rsidRPr="00944672">
        <w:rPr>
          <w:rFonts w:ascii="Arial" w:hAnsi="Arial" w:cs="Arial"/>
          <w:sz w:val="24"/>
          <w:szCs w:val="24"/>
        </w:rPr>
        <w:t xml:space="preserve"> „Flim, gern. Wenn alles gut geht, melde ich mich nachher aus dem Hotel. Dann können wir sofort absprechen, welcher Termin passt.“ Bei der Antwort mussten Anique und Flim grinsen. Doppeldeutige Antworten waren ein schönes Zeichen von Humor, und solange Joost seinen Humor noch hatte, konnten sie auf ihn zählen.</w:t>
      </w:r>
    </w:p>
    <w:p w14:paraId="75D8F08D"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Flim schlug Joost freundschaftlich auf die Schulter und ging gerade</w:t>
      </w:r>
      <w:del w:id="9388" w:author="Lektorat Bauer" w:date="2025-03-05T11:59:00Z" w16du:dateUtc="2025-03-05T10:59:00Z">
        <w:r w:rsidRPr="00944672" w:rsidDel="000A7DE9">
          <w:rPr>
            <w:rFonts w:ascii="Arial" w:hAnsi="Arial" w:cs="Arial"/>
            <w:sz w:val="24"/>
            <w:szCs w:val="24"/>
          </w:rPr>
          <w:delText xml:space="preserve"> </w:delText>
        </w:r>
      </w:del>
      <w:r w:rsidRPr="00944672">
        <w:rPr>
          <w:rFonts w:ascii="Arial" w:hAnsi="Arial" w:cs="Arial"/>
          <w:sz w:val="24"/>
          <w:szCs w:val="24"/>
        </w:rPr>
        <w:t>aus. Bereits am zweiten Eingang holte er seine Schlüsselkarte heraus und betrat das Haus. Alles sah unverdächtig aus.</w:t>
      </w:r>
    </w:p>
    <w:p w14:paraId="1E9145F7" w14:textId="65B1B2A1"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Kaum war die Tür hinter ihm ins Schloss gefallen, rannte er die Treppen in den zweiten Stock </w:t>
      </w:r>
      <w:del w:id="9389" w:author="Lektorat Bauer" w:date="2025-03-05T11:59:00Z" w16du:dateUtc="2025-03-05T10:59:00Z">
        <w:r w:rsidRPr="00944672" w:rsidDel="000A7DE9">
          <w:rPr>
            <w:rFonts w:ascii="Arial" w:hAnsi="Arial" w:cs="Arial"/>
            <w:sz w:val="24"/>
            <w:szCs w:val="24"/>
          </w:rPr>
          <w:delText>herauf</w:delText>
        </w:r>
      </w:del>
      <w:ins w:id="9390" w:author="Lektorat Bauer" w:date="2025-03-05T11:59:00Z" w16du:dateUtc="2025-03-05T10:59:00Z">
        <w:r w:rsidR="000A7DE9">
          <w:rPr>
            <w:rFonts w:ascii="Arial" w:hAnsi="Arial" w:cs="Arial"/>
            <w:sz w:val="24"/>
            <w:szCs w:val="24"/>
          </w:rPr>
          <w:t>hinauf</w:t>
        </w:r>
      </w:ins>
      <w:r w:rsidRPr="00944672">
        <w:rPr>
          <w:rFonts w:ascii="Arial" w:hAnsi="Arial" w:cs="Arial"/>
          <w:sz w:val="24"/>
          <w:szCs w:val="24"/>
        </w:rPr>
        <w:t>. Oben wurde er bereits erwartet. Ein Soldat stand an der Tür, ein Scharfschütze lag auf dem Küchentisch und visierte den kleinen Platz, knappe 100 Meter entfernt an. Auf diesem Platz wollten sie einen Überfall provozieren, um herauszufinden, wer die Verfolger von Joost waren.</w:t>
      </w:r>
    </w:p>
    <w:p w14:paraId="4635C835"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184E6AEE"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1368DF7D"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39528CA3"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lastRenderedPageBreak/>
        <w:t xml:space="preserve">Park Ki-Nam ging neben Park Saebyeong die Gasse entlang, als er sah, </w:t>
      </w:r>
      <w:commentRangeStart w:id="9391"/>
      <w:r w:rsidRPr="00944672">
        <w:rPr>
          <w:rFonts w:ascii="Arial" w:hAnsi="Arial" w:cs="Arial"/>
          <w:sz w:val="24"/>
          <w:szCs w:val="24"/>
        </w:rPr>
        <w:t>dass sich der Mann</w:t>
      </w:r>
      <w:commentRangeEnd w:id="9391"/>
      <w:r w:rsidR="003C719E">
        <w:rPr>
          <w:rStyle w:val="Kommentarzeichen"/>
        </w:rPr>
        <w:commentReference w:id="9391"/>
      </w:r>
      <w:r w:rsidRPr="00944672">
        <w:rPr>
          <w:rFonts w:ascii="Arial" w:hAnsi="Arial" w:cs="Arial"/>
          <w:sz w:val="24"/>
          <w:szCs w:val="24"/>
        </w:rPr>
        <w:t xml:space="preserve"> aus der Gruppe verabschiedete. Er blickte zu Park Saebyeong, die kurz nickte. Dann realisierte sie, dass die beiden Verbliebenen abbogen.</w:t>
      </w:r>
    </w:p>
    <w:p w14:paraId="2EEA14F8" w14:textId="7BD5BCFE"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Sie griff zu Ihrem Telefon und wählte eine Nummer. Als das Gespräch angenommen wurde, sagte sie auf Koreanisch, dass die Zielperson sich nach rechts bewege</w:t>
      </w:r>
      <w:del w:id="9392" w:author="Lektorat Bauer" w:date="2025-03-05T12:05:00Z" w16du:dateUtc="2025-03-05T11:05:00Z">
        <w:r w:rsidRPr="00944672" w:rsidDel="003C719E">
          <w:rPr>
            <w:rFonts w:ascii="Arial" w:hAnsi="Arial" w:cs="Arial"/>
            <w:sz w:val="24"/>
            <w:szCs w:val="24"/>
          </w:rPr>
          <w:delText>n würde</w:delText>
        </w:r>
      </w:del>
      <w:r w:rsidRPr="00944672">
        <w:rPr>
          <w:rFonts w:ascii="Arial" w:hAnsi="Arial" w:cs="Arial"/>
          <w:sz w:val="24"/>
          <w:szCs w:val="24"/>
        </w:rPr>
        <w:t xml:space="preserve"> und </w:t>
      </w:r>
      <w:commentRangeStart w:id="9393"/>
      <w:r w:rsidRPr="00944672">
        <w:rPr>
          <w:rFonts w:ascii="Arial" w:hAnsi="Arial" w:cs="Arial"/>
          <w:sz w:val="24"/>
          <w:szCs w:val="24"/>
        </w:rPr>
        <w:t>dass die beiden daher nach links gehen müssten.</w:t>
      </w:r>
      <w:commentRangeEnd w:id="9393"/>
      <w:r w:rsidR="003C719E">
        <w:rPr>
          <w:rStyle w:val="Kommentarzeichen"/>
        </w:rPr>
        <w:commentReference w:id="9393"/>
      </w:r>
    </w:p>
    <w:p w14:paraId="65333A12"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7947A56B"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4CA1F4C1"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7C3765C1"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„Weibliche Zielperson hat telefoniert. Kontrolle an alle. Weitere Mitspieler von allen Seiten erwarten.“ Dieser Rundruf ging an alle Soldaten, die mit einem Klicken antworteten.</w:t>
      </w:r>
    </w:p>
    <w:p w14:paraId="74478E8D" w14:textId="5F1C786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Einen Augenblick später</w:t>
      </w:r>
      <w:del w:id="9394" w:author="Lektorat Bauer" w:date="2025-03-05T12:07:00Z" w16du:dateUtc="2025-03-05T11:07:00Z">
        <w:r w:rsidRPr="00944672" w:rsidDel="003C719E">
          <w:rPr>
            <w:rFonts w:ascii="Arial" w:hAnsi="Arial" w:cs="Arial"/>
            <w:sz w:val="24"/>
            <w:szCs w:val="24"/>
          </w:rPr>
          <w:delText>,</w:delText>
        </w:r>
      </w:del>
      <w:r w:rsidRPr="00944672">
        <w:rPr>
          <w:rFonts w:ascii="Arial" w:hAnsi="Arial" w:cs="Arial"/>
          <w:sz w:val="24"/>
          <w:szCs w:val="24"/>
        </w:rPr>
        <w:t xml:space="preserve"> kam eine andere Stimme über die Kopfhörer. „Zwei männliche Ziele, identifiziert nach Fotos. Werden in 3 Minuten am Platz sein.“</w:t>
      </w:r>
    </w:p>
    <w:p w14:paraId="7834B7B9"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Klicken. Die Anspannung stieg.</w:t>
      </w:r>
    </w:p>
    <w:p w14:paraId="197921D4"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571391F7"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24D3834E"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61610141" w14:textId="6258788E"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 xml:space="preserve"> I Ki-Woong und Ri Dae-Hyun waren vom Restaurant zu ihren Motorrädern gegangen</w:t>
      </w:r>
      <w:ins w:id="9395" w:author="Lektorat Bauer" w:date="2025-03-05T12:07:00Z" w16du:dateUtc="2025-03-05T11:07:00Z">
        <w:r w:rsidR="003C719E">
          <w:rPr>
            <w:rFonts w:ascii="Arial" w:hAnsi="Arial" w:cs="Arial"/>
            <w:sz w:val="24"/>
            <w:szCs w:val="24"/>
          </w:rPr>
          <w:t>,</w:t>
        </w:r>
      </w:ins>
      <w:r w:rsidRPr="00944672">
        <w:rPr>
          <w:rFonts w:ascii="Arial" w:hAnsi="Arial" w:cs="Arial"/>
          <w:sz w:val="24"/>
          <w:szCs w:val="24"/>
        </w:rPr>
        <w:t xml:space="preserve"> um sich für eine Verfolgung bereit zu machen. Dann stellte sich heraus, dass ihr Ziel sich zu Fuß in die Gegenrichtung bewegte. Über Telefon hatte Park Saebyeong ihnen befohlen, die Fußgängerzone zu umfahren und die Motorräder abzustellen. Sie sollten sich aus der Gegenrichtung nähern.</w:t>
      </w:r>
    </w:p>
    <w:p w14:paraId="617A041C" w14:textId="3796AAAD" w:rsidR="00944672" w:rsidRPr="00944672" w:rsidDel="003C719E" w:rsidRDefault="00944672" w:rsidP="003C719E">
      <w:pPr>
        <w:autoSpaceDE w:val="0"/>
        <w:autoSpaceDN w:val="0"/>
        <w:adjustRightInd w:val="0"/>
        <w:spacing w:after="0" w:line="360" w:lineRule="auto"/>
        <w:ind w:firstLine="227"/>
        <w:jc w:val="both"/>
        <w:rPr>
          <w:del w:id="9396" w:author="Lektorat Bauer" w:date="2025-03-05T12:07:00Z" w16du:dateUtc="2025-03-05T11:07:00Z"/>
          <w:rFonts w:ascii="Arial" w:hAnsi="Arial" w:cs="Arial"/>
          <w:sz w:val="24"/>
          <w:szCs w:val="24"/>
        </w:rPr>
      </w:pPr>
      <w:r w:rsidRPr="00944672">
        <w:rPr>
          <w:rFonts w:ascii="Arial" w:hAnsi="Arial" w:cs="Arial"/>
          <w:sz w:val="24"/>
          <w:szCs w:val="24"/>
        </w:rPr>
        <w:t xml:space="preserve"> I Ki-Woong und Ri Dae-Hyun waren neu beim Geheimdienst und dies</w:t>
      </w:r>
      <w:del w:id="9397" w:author="Lektorat Bauer" w:date="2025-03-05T12:07:00Z" w16du:dateUtc="2025-03-05T11:07:00Z">
        <w:r w:rsidRPr="00944672" w:rsidDel="003C719E">
          <w:rPr>
            <w:rFonts w:ascii="Arial" w:hAnsi="Arial" w:cs="Arial"/>
            <w:sz w:val="24"/>
            <w:szCs w:val="24"/>
          </w:rPr>
          <w:delText>es</w:delText>
        </w:r>
      </w:del>
      <w:r w:rsidRPr="00944672">
        <w:rPr>
          <w:rFonts w:ascii="Arial" w:hAnsi="Arial" w:cs="Arial"/>
          <w:sz w:val="24"/>
          <w:szCs w:val="24"/>
        </w:rPr>
        <w:t xml:space="preserve"> war ihr erster Auslandseinsatz.</w:t>
      </w:r>
      <w:del w:id="9398" w:author="Lektorat Bauer" w:date="2025-03-05T12:07:00Z" w16du:dateUtc="2025-03-05T11:07:00Z">
        <w:r w:rsidRPr="00944672" w:rsidDel="003C719E">
          <w:rPr>
            <w:rFonts w:ascii="Arial" w:hAnsi="Arial" w:cs="Arial"/>
            <w:sz w:val="24"/>
            <w:szCs w:val="24"/>
          </w:rPr>
          <w:delText xml:space="preserve"> Park </w:delText>
        </w:r>
        <w:commentRangeStart w:id="9399"/>
        <w:r w:rsidRPr="00944672" w:rsidDel="003C719E">
          <w:rPr>
            <w:rFonts w:ascii="Arial" w:hAnsi="Arial" w:cs="Arial"/>
            <w:sz w:val="24"/>
            <w:szCs w:val="24"/>
          </w:rPr>
          <w:delText xml:space="preserve">Saebyeong war die Leiterin dieser Gruppe, aber dann war Kim In-Guk zu ihnen gestoßen und hatte das Kommando übernommen. Die drei Männer konnten hautnah miterleben, als die beiden Frauen ausfochten, wer das Sagen hatte. </w:delText>
        </w:r>
      </w:del>
    </w:p>
    <w:p w14:paraId="20FC9CC9" w14:textId="68E4742D" w:rsidR="00944672" w:rsidRPr="00944672" w:rsidRDefault="00944672" w:rsidP="003C719E">
      <w:pPr>
        <w:autoSpaceDE w:val="0"/>
        <w:autoSpaceDN w:val="0"/>
        <w:adjustRightInd w:val="0"/>
        <w:spacing w:after="0" w:line="360" w:lineRule="auto"/>
        <w:ind w:firstLine="227"/>
        <w:jc w:val="both"/>
        <w:rPr>
          <w:rFonts w:ascii="Arial" w:hAnsi="Arial" w:cs="Arial"/>
          <w:sz w:val="24"/>
          <w:szCs w:val="24"/>
        </w:rPr>
      </w:pPr>
      <w:del w:id="9400" w:author="Lektorat Bauer" w:date="2025-03-05T12:07:00Z" w16du:dateUtc="2025-03-05T11:07:00Z">
        <w:r w:rsidRPr="00944672" w:rsidDel="003C719E">
          <w:rPr>
            <w:rFonts w:ascii="Arial" w:hAnsi="Arial" w:cs="Arial"/>
            <w:sz w:val="24"/>
            <w:szCs w:val="24"/>
          </w:rPr>
          <w:delText>Sicher war, Park Saebyeong war als Leiterin eingeteilt. Allerdings genoss Kim In-Guk im Geheimdienst einen schon fast legendären Ruf, und instinktiv wollten die Männer ihr gehorchen. Daher fochten die beiden Frauen einen Machtkampf aus, und Kim In-Guk war heute nicht mit im Team.</w:delText>
        </w:r>
      </w:del>
      <w:commentRangeEnd w:id="9399"/>
      <w:r w:rsidR="003C719E">
        <w:rPr>
          <w:rStyle w:val="Kommentarzeichen"/>
        </w:rPr>
        <w:commentReference w:id="9399"/>
      </w:r>
    </w:p>
    <w:p w14:paraId="1617931A"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Plötzlich klingelten die Telefone. Bei I Ki-Woong meldete sich Park Saebyeong und sagte, dass die beiden zum Hotel zurückkehren sollten. Bei Ri Dae-Hyun meldete sich Kim In-Guk mit einem gleichlautenden Befehl.</w:t>
      </w:r>
    </w:p>
    <w:p w14:paraId="21731C3F"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Beide Männer drehten sofort um und gingen zurück zu den Motorrädern.</w:t>
      </w:r>
    </w:p>
    <w:p w14:paraId="580F6185"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611D13D7"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338F07DB"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112D33DA"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 xml:space="preserve">Flim Dijkwijk wurde unruhig. Er </w:t>
      </w:r>
      <w:commentRangeStart w:id="9401"/>
      <w:r w:rsidRPr="00944672">
        <w:rPr>
          <w:rFonts w:ascii="Arial" w:hAnsi="Arial" w:cs="Arial"/>
          <w:sz w:val="24"/>
          <w:szCs w:val="24"/>
        </w:rPr>
        <w:t xml:space="preserve">hatte gesehen, dass die Frau </w:t>
      </w:r>
      <w:commentRangeEnd w:id="9401"/>
      <w:r w:rsidR="00773774">
        <w:rPr>
          <w:rStyle w:val="Kommentarzeichen"/>
        </w:rPr>
        <w:commentReference w:id="9401"/>
      </w:r>
      <w:r w:rsidRPr="00944672">
        <w:rPr>
          <w:rFonts w:ascii="Arial" w:hAnsi="Arial" w:cs="Arial"/>
          <w:sz w:val="24"/>
          <w:szCs w:val="24"/>
        </w:rPr>
        <w:t>ein Gespräch annahm. Danach wählte Sie eine Nummer und sprach mit der Person auf der Gegenseite.</w:t>
      </w:r>
    </w:p>
    <w:p w14:paraId="0E2AFD21" w14:textId="0527B508"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Dann meldete sein Späher, dass die </w:t>
      </w:r>
      <w:commentRangeStart w:id="9402"/>
      <w:r w:rsidRPr="00944672">
        <w:rPr>
          <w:rFonts w:ascii="Arial" w:hAnsi="Arial" w:cs="Arial"/>
          <w:sz w:val="24"/>
          <w:szCs w:val="24"/>
        </w:rPr>
        <w:t xml:space="preserve">beiden Männer </w:t>
      </w:r>
      <w:del w:id="9403" w:author="Lektorat Bauer" w:date="2025-03-05T12:10:00Z" w16du:dateUtc="2025-03-05T11:10:00Z">
        <w:r w:rsidRPr="00944672" w:rsidDel="00773774">
          <w:rPr>
            <w:rFonts w:ascii="Arial" w:hAnsi="Arial" w:cs="Arial"/>
            <w:sz w:val="24"/>
            <w:szCs w:val="24"/>
          </w:rPr>
          <w:delText>g</w:delText>
        </w:r>
        <w:commentRangeEnd w:id="9402"/>
        <w:r w:rsidR="00773774" w:rsidDel="00773774">
          <w:rPr>
            <w:rStyle w:val="Kommentarzeichen"/>
          </w:rPr>
          <w:commentReference w:id="9402"/>
        </w:r>
        <w:r w:rsidRPr="00944672" w:rsidDel="00773774">
          <w:rPr>
            <w:rFonts w:ascii="Arial" w:hAnsi="Arial" w:cs="Arial"/>
            <w:sz w:val="24"/>
            <w:szCs w:val="24"/>
          </w:rPr>
          <w:delText>leichzeitig einen Anruf erhielten und darauf umkehrten</w:delText>
        </w:r>
      </w:del>
      <w:ins w:id="9404" w:author="Lektorat Bauer" w:date="2025-03-05T12:10:00Z" w16du:dateUtc="2025-03-05T11:10:00Z">
        <w:r w:rsidR="00773774">
          <w:rPr>
            <w:rFonts w:ascii="Arial" w:hAnsi="Arial" w:cs="Arial"/>
            <w:sz w:val="24"/>
            <w:szCs w:val="24"/>
          </w:rPr>
          <w:t>nach zwei gleichzeitigen Anrufen umgekehrt waren</w:t>
        </w:r>
      </w:ins>
      <w:r w:rsidRPr="00944672">
        <w:rPr>
          <w:rFonts w:ascii="Arial" w:hAnsi="Arial" w:cs="Arial"/>
          <w:sz w:val="24"/>
          <w:szCs w:val="24"/>
        </w:rPr>
        <w:t>, um zu den Motorrädern zurückzugehen.</w:t>
      </w:r>
    </w:p>
    <w:p w14:paraId="223D80AE" w14:textId="36B36A2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Plötzlich stellte sich die Frage, ob sie entdeckt wurden und vor allem</w:t>
      </w:r>
      <w:del w:id="9405" w:author="Lektorat Bauer" w:date="2025-03-05T12:10:00Z" w16du:dateUtc="2025-03-05T11:10:00Z">
        <w:r w:rsidRPr="00944672" w:rsidDel="00773774">
          <w:rPr>
            <w:rFonts w:ascii="Arial" w:hAnsi="Arial" w:cs="Arial"/>
            <w:sz w:val="24"/>
            <w:szCs w:val="24"/>
          </w:rPr>
          <w:delText>,</w:delText>
        </w:r>
      </w:del>
      <w:ins w:id="9406" w:author="Lektorat Bauer" w:date="2025-03-05T12:10:00Z" w16du:dateUtc="2025-03-05T11:10:00Z">
        <w:r w:rsidR="00773774">
          <w:rPr>
            <w:rFonts w:ascii="Arial" w:hAnsi="Arial" w:cs="Arial"/>
            <w:sz w:val="24"/>
            <w:szCs w:val="24"/>
          </w:rPr>
          <w:t>:</w:t>
        </w:r>
      </w:ins>
      <w:r w:rsidRPr="00944672">
        <w:rPr>
          <w:rFonts w:ascii="Arial" w:hAnsi="Arial" w:cs="Arial"/>
          <w:sz w:val="24"/>
          <w:szCs w:val="24"/>
        </w:rPr>
        <w:t xml:space="preserve"> wer war die </w:t>
      </w:r>
      <w:commentRangeStart w:id="9407"/>
      <w:r w:rsidRPr="00944672">
        <w:rPr>
          <w:rFonts w:ascii="Arial" w:hAnsi="Arial" w:cs="Arial"/>
          <w:sz w:val="24"/>
          <w:szCs w:val="24"/>
        </w:rPr>
        <w:t>andere Person?</w:t>
      </w:r>
      <w:commentRangeEnd w:id="9407"/>
      <w:r w:rsidR="00773774">
        <w:rPr>
          <w:rStyle w:val="Kommentarzeichen"/>
        </w:rPr>
        <w:commentReference w:id="9407"/>
      </w:r>
    </w:p>
    <w:p w14:paraId="2C7E54B3"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Flim gab Order, dass die beiden Motorräder verfolgt werden sollten. Es war besser, zu wissen, was diese beiden noch vorhatten.</w:t>
      </w:r>
    </w:p>
    <w:p w14:paraId="0584276E"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Dann konzentrierte er sich wieder auf Joost und Anique, die immer noch in Gefahr waren.</w:t>
      </w:r>
    </w:p>
    <w:p w14:paraId="39E9569E"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47ACB2F4"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475A2663"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687F8572" w14:textId="73528DD3"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 xml:space="preserve">Kim In-Guk hatte Park Saebyeong angerufen und ihr mitgeteilt, dass sie vermutete, dass </w:t>
      </w:r>
      <w:commentRangeStart w:id="9408"/>
      <w:r w:rsidRPr="00944672">
        <w:rPr>
          <w:rFonts w:ascii="Arial" w:hAnsi="Arial" w:cs="Arial"/>
          <w:sz w:val="24"/>
          <w:szCs w:val="24"/>
        </w:rPr>
        <w:t>der Unterschlupf be</w:t>
      </w:r>
      <w:commentRangeEnd w:id="9408"/>
      <w:r w:rsidR="00773774">
        <w:rPr>
          <w:rStyle w:val="Kommentarzeichen"/>
        </w:rPr>
        <w:commentReference w:id="9408"/>
      </w:r>
      <w:r w:rsidRPr="00944672">
        <w:rPr>
          <w:rFonts w:ascii="Arial" w:hAnsi="Arial" w:cs="Arial"/>
          <w:sz w:val="24"/>
          <w:szCs w:val="24"/>
        </w:rPr>
        <w:t xml:space="preserve">obachtet </w:t>
      </w:r>
      <w:del w:id="9409" w:author="Lektorat Bauer" w:date="2025-03-05T12:10:00Z" w16du:dateUtc="2025-03-05T11:10:00Z">
        <w:r w:rsidRPr="00944672" w:rsidDel="00773774">
          <w:rPr>
            <w:rFonts w:ascii="Arial" w:hAnsi="Arial" w:cs="Arial"/>
            <w:sz w:val="24"/>
            <w:szCs w:val="24"/>
          </w:rPr>
          <w:delText>würde</w:delText>
        </w:r>
      </w:del>
      <w:ins w:id="9410" w:author="Lektorat Bauer" w:date="2025-03-05T12:10:00Z" w16du:dateUtc="2025-03-05T11:10:00Z">
        <w:r w:rsidR="00773774">
          <w:rPr>
            <w:rFonts w:ascii="Arial" w:hAnsi="Arial" w:cs="Arial"/>
            <w:sz w:val="24"/>
            <w:szCs w:val="24"/>
          </w:rPr>
          <w:t>wurde</w:t>
        </w:r>
      </w:ins>
      <w:r w:rsidRPr="00944672">
        <w:rPr>
          <w:rFonts w:ascii="Arial" w:hAnsi="Arial" w:cs="Arial"/>
          <w:sz w:val="24"/>
          <w:szCs w:val="24"/>
        </w:rPr>
        <w:t xml:space="preserve">. I Ki-Woong und Ri Dae-Hyun sollten das prüfen. Beide Frauen waren sich einig, dass das ein zu hohes Risiko war, </w:t>
      </w:r>
      <w:del w:id="9411" w:author="Lektorat Bauer" w:date="2025-03-05T12:11:00Z" w16du:dateUtc="2025-03-05T11:11:00Z">
        <w:r w:rsidRPr="00944672" w:rsidDel="00773774">
          <w:rPr>
            <w:rFonts w:ascii="Arial" w:hAnsi="Arial" w:cs="Arial"/>
            <w:sz w:val="24"/>
            <w:szCs w:val="24"/>
          </w:rPr>
          <w:delText xml:space="preserve">und </w:delText>
        </w:r>
      </w:del>
      <w:r w:rsidRPr="00944672">
        <w:rPr>
          <w:rFonts w:ascii="Arial" w:hAnsi="Arial" w:cs="Arial"/>
          <w:sz w:val="24"/>
          <w:szCs w:val="24"/>
        </w:rPr>
        <w:t>daher wurden die beiden Soldaten abgezogen.</w:t>
      </w:r>
    </w:p>
    <w:p w14:paraId="7F2F4C50" w14:textId="749A2222"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del w:id="9412" w:author="Lektorat Bauer" w:date="2025-03-05T12:11:00Z" w16du:dateUtc="2025-03-05T11:11:00Z">
        <w:r w:rsidRPr="00944672" w:rsidDel="00773774">
          <w:rPr>
            <w:rFonts w:ascii="Arial" w:hAnsi="Arial" w:cs="Arial"/>
            <w:sz w:val="24"/>
            <w:szCs w:val="24"/>
          </w:rPr>
          <w:delText>Hier waren nur noch ein Mann und</w:delText>
        </w:r>
      </w:del>
      <w:ins w:id="9413" w:author="Lektorat Bauer" w:date="2025-03-05T12:11:00Z" w16du:dateUtc="2025-03-05T11:11:00Z">
        <w:r w:rsidR="00773774">
          <w:rPr>
            <w:rFonts w:ascii="Arial" w:hAnsi="Arial" w:cs="Arial"/>
            <w:sz w:val="24"/>
            <w:szCs w:val="24"/>
          </w:rPr>
          <w:t>Bei der männlichen Zielperson war nur noch</w:t>
        </w:r>
      </w:ins>
      <w:r w:rsidRPr="00944672">
        <w:rPr>
          <w:rFonts w:ascii="Arial" w:hAnsi="Arial" w:cs="Arial"/>
          <w:sz w:val="24"/>
          <w:szCs w:val="24"/>
        </w:rPr>
        <w:t xml:space="preserve"> eine Frau, notfalls würde Park Saebyeong beide beseitigen.</w:t>
      </w:r>
    </w:p>
    <w:p w14:paraId="548F9A76" w14:textId="26C4E095"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Sie drehte sich kurz zu Park Ki-Nam, der das Gespräch nur zur Hälfte gehört hatte. „Sieht aus, als würde unser Unterschlupf überwacht werden, die anderen zwei fahren jetzt dahin</w:t>
      </w:r>
      <w:ins w:id="9414" w:author="Lektorat Bauer" w:date="2025-03-05T12:12:00Z" w16du:dateUtc="2025-03-05T11:12:00Z">
        <w:r w:rsidR="00773774">
          <w:rPr>
            <w:rFonts w:ascii="Arial" w:hAnsi="Arial" w:cs="Arial"/>
            <w:sz w:val="24"/>
            <w:szCs w:val="24"/>
          </w:rPr>
          <w:t>,</w:t>
        </w:r>
      </w:ins>
      <w:r w:rsidRPr="00944672">
        <w:rPr>
          <w:rFonts w:ascii="Arial" w:hAnsi="Arial" w:cs="Arial"/>
          <w:sz w:val="24"/>
          <w:szCs w:val="24"/>
        </w:rPr>
        <w:t xml:space="preserve"> um das zu klären.“</w:t>
      </w:r>
    </w:p>
    <w:p w14:paraId="24259562" w14:textId="212068C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Zu klären bedeutete, dass der oder die Überwacher zeitnah versterben würden und </w:t>
      </w:r>
      <w:del w:id="9415" w:author="Lektorat Bauer" w:date="2025-03-05T12:12:00Z" w16du:dateUtc="2025-03-05T11:12:00Z">
        <w:r w:rsidRPr="00944672" w:rsidDel="00773774">
          <w:rPr>
            <w:rFonts w:ascii="Arial" w:hAnsi="Arial" w:cs="Arial"/>
            <w:sz w:val="24"/>
            <w:szCs w:val="24"/>
          </w:rPr>
          <w:delText xml:space="preserve">dass </w:delText>
        </w:r>
      </w:del>
      <w:ins w:id="9416" w:author="Lektorat Bauer" w:date="2025-03-05T12:12:00Z" w16du:dateUtc="2025-03-05T11:12:00Z">
        <w:r w:rsidR="00773774">
          <w:rPr>
            <w:rFonts w:ascii="Arial" w:hAnsi="Arial" w:cs="Arial"/>
            <w:sz w:val="24"/>
            <w:szCs w:val="24"/>
          </w:rPr>
          <w:t>anschließend</w:t>
        </w:r>
        <w:r w:rsidR="00773774" w:rsidRPr="00944672">
          <w:rPr>
            <w:rFonts w:ascii="Arial" w:hAnsi="Arial" w:cs="Arial"/>
            <w:sz w:val="24"/>
            <w:szCs w:val="24"/>
          </w:rPr>
          <w:t xml:space="preserve"> </w:t>
        </w:r>
      </w:ins>
      <w:r w:rsidRPr="00944672">
        <w:rPr>
          <w:rFonts w:ascii="Arial" w:hAnsi="Arial" w:cs="Arial"/>
          <w:sz w:val="24"/>
          <w:szCs w:val="24"/>
        </w:rPr>
        <w:t>der Ersatzunterschlupf bezogen werden würde.</w:t>
      </w:r>
    </w:p>
    <w:p w14:paraId="50E09563"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52CFC710"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08149153"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1817CED5" w14:textId="485C16DC"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 xml:space="preserve">Flim </w:t>
      </w:r>
      <w:del w:id="9417" w:author="Lektorat Bauer" w:date="2025-03-05T12:12:00Z" w16du:dateUtc="2025-03-05T11:12:00Z">
        <w:r w:rsidRPr="00944672" w:rsidDel="00773774">
          <w:rPr>
            <w:rFonts w:ascii="Arial" w:hAnsi="Arial" w:cs="Arial"/>
            <w:sz w:val="24"/>
            <w:szCs w:val="24"/>
          </w:rPr>
          <w:delText xml:space="preserve">sah </w:delText>
        </w:r>
      </w:del>
      <w:ins w:id="9418" w:author="Lektorat Bauer" w:date="2025-03-05T12:12:00Z" w16du:dateUtc="2025-03-05T11:12:00Z">
        <w:r w:rsidR="00773774">
          <w:rPr>
            <w:rFonts w:ascii="Arial" w:hAnsi="Arial" w:cs="Arial"/>
            <w:sz w:val="24"/>
            <w:szCs w:val="24"/>
          </w:rPr>
          <w:t>beobachtete</w:t>
        </w:r>
        <w:r w:rsidR="00773774" w:rsidRPr="00944672">
          <w:rPr>
            <w:rFonts w:ascii="Arial" w:hAnsi="Arial" w:cs="Arial"/>
            <w:sz w:val="24"/>
            <w:szCs w:val="24"/>
          </w:rPr>
          <w:t xml:space="preserve"> </w:t>
        </w:r>
      </w:ins>
      <w:r w:rsidRPr="00944672">
        <w:rPr>
          <w:rFonts w:ascii="Arial" w:hAnsi="Arial" w:cs="Arial"/>
          <w:sz w:val="24"/>
          <w:szCs w:val="24"/>
        </w:rPr>
        <w:t xml:space="preserve">eine Veränderung </w:t>
      </w:r>
      <w:commentRangeStart w:id="9419"/>
      <w:r w:rsidRPr="00944672">
        <w:rPr>
          <w:rFonts w:ascii="Arial" w:hAnsi="Arial" w:cs="Arial"/>
          <w:sz w:val="24"/>
          <w:szCs w:val="24"/>
        </w:rPr>
        <w:t xml:space="preserve">in der Körperhaltung und </w:t>
      </w:r>
      <w:commentRangeEnd w:id="9419"/>
      <w:r w:rsidR="00773774">
        <w:rPr>
          <w:rStyle w:val="Kommentarzeichen"/>
        </w:rPr>
        <w:commentReference w:id="9419"/>
      </w:r>
      <w:r w:rsidRPr="00944672">
        <w:rPr>
          <w:rFonts w:ascii="Arial" w:hAnsi="Arial" w:cs="Arial"/>
          <w:sz w:val="24"/>
          <w:szCs w:val="24"/>
        </w:rPr>
        <w:t>gab Alarm. „Achtung, jetzt geht</w:t>
      </w:r>
      <w:ins w:id="9420" w:author="Lektorat Bauer" w:date="2025-03-05T12:12:00Z" w16du:dateUtc="2025-03-05T11:12:00Z">
        <w:r w:rsidR="00773774">
          <w:rPr>
            <w:rFonts w:ascii="Arial" w:hAnsi="Arial" w:cs="Arial"/>
            <w:sz w:val="24"/>
            <w:szCs w:val="24"/>
          </w:rPr>
          <w:t>’</w:t>
        </w:r>
      </w:ins>
      <w:del w:id="9421" w:author="Lektorat Bauer" w:date="2025-03-05T12:12:00Z" w16du:dateUtc="2025-03-05T11:12:00Z">
        <w:r w:rsidRPr="00944672" w:rsidDel="00773774">
          <w:rPr>
            <w:rFonts w:ascii="Arial" w:hAnsi="Arial" w:cs="Arial"/>
            <w:sz w:val="24"/>
            <w:szCs w:val="24"/>
          </w:rPr>
          <w:delText>´</w:delText>
        </w:r>
      </w:del>
      <w:r w:rsidRPr="00944672">
        <w:rPr>
          <w:rFonts w:ascii="Arial" w:hAnsi="Arial" w:cs="Arial"/>
          <w:sz w:val="24"/>
          <w:szCs w:val="24"/>
        </w:rPr>
        <w:t>s los. Meldungen.“</w:t>
      </w:r>
    </w:p>
    <w:p w14:paraId="64668543"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„Schütze eins. Verdeckte Sicht. Mann im Visier.“</w:t>
      </w:r>
    </w:p>
    <w:p w14:paraId="4C134AE8"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„Schütze zwei. Gehört. Jetzt Frau im Visier.“</w:t>
      </w:r>
    </w:p>
    <w:p w14:paraId="1B2D91E1"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3E423849"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0D76104E"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055C3444" w14:textId="42A29063"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Park Ki-Nam griff langsam, und ganz natürlich, in seine Jacke</w:t>
      </w:r>
      <w:ins w:id="9422" w:author="Lektorat Bauer" w:date="2025-03-05T12:12:00Z" w16du:dateUtc="2025-03-05T11:12:00Z">
        <w:r w:rsidR="00773774">
          <w:rPr>
            <w:rFonts w:ascii="Arial" w:hAnsi="Arial" w:cs="Arial"/>
            <w:sz w:val="24"/>
            <w:szCs w:val="24"/>
          </w:rPr>
          <w:t>.</w:t>
        </w:r>
      </w:ins>
      <w:del w:id="9423" w:author="Lektorat Bauer" w:date="2025-03-05T12:12:00Z" w16du:dateUtc="2025-03-05T11:12:00Z">
        <w:r w:rsidRPr="00944672" w:rsidDel="00773774">
          <w:rPr>
            <w:rFonts w:ascii="Arial" w:hAnsi="Arial" w:cs="Arial"/>
            <w:sz w:val="24"/>
            <w:szCs w:val="24"/>
          </w:rPr>
          <w:delText>,</w:delText>
        </w:r>
      </w:del>
      <w:r w:rsidRPr="00944672">
        <w:rPr>
          <w:rFonts w:ascii="Arial" w:hAnsi="Arial" w:cs="Arial"/>
          <w:sz w:val="24"/>
          <w:szCs w:val="24"/>
        </w:rPr>
        <w:t xml:space="preserve"> </w:t>
      </w:r>
      <w:del w:id="9424" w:author="Lektorat Bauer" w:date="2025-03-05T12:13:00Z" w16du:dateUtc="2025-03-05T11:13:00Z">
        <w:r w:rsidRPr="00944672" w:rsidDel="00773774">
          <w:rPr>
            <w:rFonts w:ascii="Arial" w:hAnsi="Arial" w:cs="Arial"/>
            <w:sz w:val="24"/>
            <w:szCs w:val="24"/>
          </w:rPr>
          <w:delText>plötzlich hatte</w:delText>
        </w:r>
      </w:del>
      <w:ins w:id="9425" w:author="Lektorat Bauer" w:date="2025-03-05T12:13:00Z" w16du:dateUtc="2025-03-05T11:13:00Z">
        <w:r w:rsidR="00773774">
          <w:rPr>
            <w:rFonts w:ascii="Arial" w:hAnsi="Arial" w:cs="Arial"/>
            <w:sz w:val="24"/>
            <w:szCs w:val="24"/>
          </w:rPr>
          <w:t>Dann hielt</w:t>
        </w:r>
      </w:ins>
      <w:r w:rsidRPr="00944672">
        <w:rPr>
          <w:rFonts w:ascii="Arial" w:hAnsi="Arial" w:cs="Arial"/>
          <w:sz w:val="24"/>
          <w:szCs w:val="24"/>
        </w:rPr>
        <w:t xml:space="preserve"> er eine kleine Glock 17 in der Hand.</w:t>
      </w:r>
    </w:p>
    <w:p w14:paraId="3D4DC375" w14:textId="4D82FF19" w:rsidR="00944672" w:rsidRPr="00944672" w:rsidDel="00773774" w:rsidRDefault="00944672" w:rsidP="00623B68">
      <w:pPr>
        <w:autoSpaceDE w:val="0"/>
        <w:autoSpaceDN w:val="0"/>
        <w:adjustRightInd w:val="0"/>
        <w:spacing w:after="0" w:line="360" w:lineRule="auto"/>
        <w:ind w:firstLine="227"/>
        <w:jc w:val="both"/>
        <w:rPr>
          <w:del w:id="9426" w:author="Lektorat Bauer" w:date="2025-03-05T12:12:00Z" w16du:dateUtc="2025-03-05T11:12:00Z"/>
          <w:rFonts w:ascii="Arial" w:hAnsi="Arial" w:cs="Arial"/>
          <w:sz w:val="24"/>
          <w:szCs w:val="24"/>
        </w:rPr>
      </w:pPr>
      <w:del w:id="9427" w:author="Lektorat Bauer" w:date="2025-03-05T12:12:00Z" w16du:dateUtc="2025-03-05T11:12:00Z">
        <w:r w:rsidRPr="00944672" w:rsidDel="00773774">
          <w:rPr>
            <w:rFonts w:ascii="Arial" w:hAnsi="Arial" w:cs="Arial"/>
            <w:sz w:val="24"/>
            <w:szCs w:val="24"/>
          </w:rPr>
          <w:delText xml:space="preserve"> Die Glock 17 ist eine Selbstladepistole im </w:delText>
        </w:r>
        <w:commentRangeStart w:id="9428"/>
        <w:r w:rsidRPr="00944672" w:rsidDel="00773774">
          <w:rPr>
            <w:rFonts w:ascii="Arial" w:hAnsi="Arial" w:cs="Arial"/>
            <w:sz w:val="24"/>
            <w:szCs w:val="24"/>
          </w:rPr>
          <w:delText>Kaliber</w:delText>
        </w:r>
      </w:del>
      <w:commentRangeEnd w:id="9428"/>
      <w:r w:rsidR="00773774">
        <w:rPr>
          <w:rStyle w:val="Kommentarzeichen"/>
        </w:rPr>
        <w:commentReference w:id="9428"/>
      </w:r>
      <w:del w:id="9429" w:author="Lektorat Bauer" w:date="2025-03-05T12:12:00Z" w16du:dateUtc="2025-03-05T11:12:00Z">
        <w:r w:rsidRPr="00944672" w:rsidDel="00773774">
          <w:rPr>
            <w:rFonts w:ascii="Arial" w:hAnsi="Arial" w:cs="Arial"/>
            <w:sz w:val="24"/>
            <w:szCs w:val="24"/>
          </w:rPr>
          <w:delText xml:space="preserve"> 9 × 19 mm, die von der österreichischen Glock GmbH hergestellt wird. Die Glock ist eine hahnlose Pistole, das heißt, der Schlagbolzen wird direkt gespannt und sie besteht zu 40 % aus Kunststoff, wodurch die Waffe sehr leicht ist.</w:delText>
        </w:r>
      </w:del>
    </w:p>
    <w:p w14:paraId="6B504687"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Park Saebyeong hingegen</w:t>
      </w:r>
      <w:del w:id="9430" w:author="Lektorat Bauer" w:date="2025-03-05T12:13:00Z" w16du:dateUtc="2025-03-05T11:13:00Z">
        <w:r w:rsidRPr="00944672" w:rsidDel="00773774">
          <w:rPr>
            <w:rFonts w:ascii="Arial" w:hAnsi="Arial" w:cs="Arial"/>
            <w:sz w:val="24"/>
            <w:szCs w:val="24"/>
          </w:rPr>
          <w:delText>,</w:delText>
        </w:r>
      </w:del>
      <w:r w:rsidRPr="00944672">
        <w:rPr>
          <w:rFonts w:ascii="Arial" w:hAnsi="Arial" w:cs="Arial"/>
          <w:sz w:val="24"/>
          <w:szCs w:val="24"/>
        </w:rPr>
        <w:t xml:space="preserve"> hatte urplötzlich ein KA-BAR Kampfmesser, mit einer mattschwarzen Klinge, in der Hand. Sie bereitete sich für den Nahkampf vor.</w:t>
      </w:r>
    </w:p>
    <w:p w14:paraId="01AE9FE2"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commentRangeStart w:id="9431"/>
      <w:r w:rsidRPr="00944672">
        <w:rPr>
          <w:rFonts w:ascii="Arial" w:hAnsi="Arial" w:cs="Arial"/>
          <w:sz w:val="24"/>
          <w:szCs w:val="24"/>
        </w:rPr>
        <w:t>Der Plan war, dass die beiden Touristen spiel</w:t>
      </w:r>
      <w:del w:id="9432" w:author="Lektorat Bauer" w:date="2025-03-05T12:13:00Z" w16du:dateUtc="2025-03-05T11:13:00Z">
        <w:r w:rsidRPr="00944672" w:rsidDel="00773774">
          <w:rPr>
            <w:rFonts w:ascii="Arial" w:hAnsi="Arial" w:cs="Arial"/>
            <w:sz w:val="24"/>
            <w:szCs w:val="24"/>
          </w:rPr>
          <w:delText>t</w:delText>
        </w:r>
      </w:del>
      <w:r w:rsidRPr="00944672">
        <w:rPr>
          <w:rFonts w:ascii="Arial" w:hAnsi="Arial" w:cs="Arial"/>
          <w:sz w:val="24"/>
          <w:szCs w:val="24"/>
        </w:rPr>
        <w:t>en und um Hilfe bitten würden, so konnte sie nahe genug an den Mann herankommen, um ihn dann mit dem Messer zu töten.</w:t>
      </w:r>
    </w:p>
    <w:p w14:paraId="233857E0" w14:textId="19C5BC8D"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Der Nachteil, dass man dicht an das Opfer herankommen muss, hat gleichzeitig den Vorteil, dass durch das </w:t>
      </w:r>
      <w:commentRangeStart w:id="9433"/>
      <w:r w:rsidRPr="00944672">
        <w:rPr>
          <w:rFonts w:ascii="Arial" w:hAnsi="Arial" w:cs="Arial"/>
          <w:sz w:val="24"/>
          <w:szCs w:val="24"/>
        </w:rPr>
        <w:t xml:space="preserve">Messer kein Lärm verursacht </w:t>
      </w:r>
      <w:commentRangeEnd w:id="9433"/>
      <w:r w:rsidR="00773774">
        <w:rPr>
          <w:rStyle w:val="Kommentarzeichen"/>
        </w:rPr>
        <w:commentReference w:id="9433"/>
      </w:r>
      <w:r w:rsidRPr="00944672">
        <w:rPr>
          <w:rFonts w:ascii="Arial" w:hAnsi="Arial" w:cs="Arial"/>
          <w:sz w:val="24"/>
          <w:szCs w:val="24"/>
        </w:rPr>
        <w:t xml:space="preserve">wird. Der Plan </w:t>
      </w:r>
      <w:del w:id="9434" w:author="Lektorat Bauer" w:date="2025-03-05T12:14:00Z" w16du:dateUtc="2025-03-05T11:14:00Z">
        <w:r w:rsidRPr="00944672" w:rsidDel="00773774">
          <w:rPr>
            <w:rFonts w:ascii="Arial" w:hAnsi="Arial" w:cs="Arial"/>
            <w:sz w:val="24"/>
            <w:szCs w:val="24"/>
          </w:rPr>
          <w:delText xml:space="preserve">ist </w:delText>
        </w:r>
      </w:del>
      <w:ins w:id="9435" w:author="Lektorat Bauer" w:date="2025-03-05T12:14:00Z" w16du:dateUtc="2025-03-05T11:14:00Z">
        <w:r w:rsidR="00773774">
          <w:rPr>
            <w:rFonts w:ascii="Arial" w:hAnsi="Arial" w:cs="Arial"/>
            <w:sz w:val="24"/>
            <w:szCs w:val="24"/>
          </w:rPr>
          <w:t>war</w:t>
        </w:r>
        <w:r w:rsidR="00773774" w:rsidRPr="00944672">
          <w:rPr>
            <w:rFonts w:ascii="Arial" w:hAnsi="Arial" w:cs="Arial"/>
            <w:sz w:val="24"/>
            <w:szCs w:val="24"/>
          </w:rPr>
          <w:t xml:space="preserve"> </w:t>
        </w:r>
      </w:ins>
      <w:r w:rsidRPr="00944672">
        <w:rPr>
          <w:rFonts w:ascii="Arial" w:hAnsi="Arial" w:cs="Arial"/>
          <w:sz w:val="24"/>
          <w:szCs w:val="24"/>
        </w:rPr>
        <w:t>natürlich, nach dem Stich schnell untertauchen zu können.</w:t>
      </w:r>
      <w:commentRangeEnd w:id="9431"/>
      <w:r w:rsidR="00773774">
        <w:rPr>
          <w:rStyle w:val="Kommentarzeichen"/>
        </w:rPr>
        <w:commentReference w:id="9431"/>
      </w:r>
    </w:p>
    <w:p w14:paraId="438FFDC0"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Sollte die Frau zu einem Problem werden, würde Park Ki-Nam sie erschießen. Der Fluchtweg war bereits vorbereitet und ein Wagen stand bereit.</w:t>
      </w:r>
    </w:p>
    <w:p w14:paraId="06068346"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Der Plan war gut, nur kam alles anders.</w:t>
      </w:r>
    </w:p>
    <w:p w14:paraId="42E6C3B6" w14:textId="0CAD3BBC"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Park Ki-Nam </w:t>
      </w:r>
      <w:del w:id="9436" w:author="Lektorat Bauer" w:date="2025-03-05T12:15:00Z" w16du:dateUtc="2025-03-05T11:15:00Z">
        <w:r w:rsidRPr="00944672" w:rsidDel="00773774">
          <w:rPr>
            <w:rFonts w:ascii="Arial" w:hAnsi="Arial" w:cs="Arial"/>
            <w:sz w:val="24"/>
            <w:szCs w:val="24"/>
          </w:rPr>
          <w:delText xml:space="preserve">hatte </w:delText>
        </w:r>
      </w:del>
      <w:commentRangeStart w:id="9437"/>
      <w:ins w:id="9438" w:author="Lektorat Bauer" w:date="2025-03-05T12:15:00Z" w16du:dateUtc="2025-03-05T11:15:00Z">
        <w:r w:rsidR="00773774">
          <w:rPr>
            <w:rFonts w:ascii="Arial" w:hAnsi="Arial" w:cs="Arial"/>
            <w:sz w:val="24"/>
            <w:szCs w:val="24"/>
          </w:rPr>
          <w:t>hielt</w:t>
        </w:r>
        <w:r w:rsidR="00773774" w:rsidRPr="00944672">
          <w:rPr>
            <w:rFonts w:ascii="Arial" w:hAnsi="Arial" w:cs="Arial"/>
            <w:sz w:val="24"/>
            <w:szCs w:val="24"/>
          </w:rPr>
          <w:t xml:space="preserve"> </w:t>
        </w:r>
      </w:ins>
      <w:r w:rsidRPr="00944672">
        <w:rPr>
          <w:rFonts w:ascii="Arial" w:hAnsi="Arial" w:cs="Arial"/>
          <w:sz w:val="24"/>
          <w:szCs w:val="24"/>
        </w:rPr>
        <w:t xml:space="preserve">seine Glock hinter einem Reiseführer versteckt </w:t>
      </w:r>
      <w:commentRangeEnd w:id="9437"/>
      <w:r w:rsidR="00773774">
        <w:rPr>
          <w:rStyle w:val="Kommentarzeichen"/>
        </w:rPr>
        <w:commentReference w:id="9437"/>
      </w:r>
      <w:r w:rsidRPr="00944672">
        <w:rPr>
          <w:rFonts w:ascii="Arial" w:hAnsi="Arial" w:cs="Arial"/>
          <w:sz w:val="24"/>
          <w:szCs w:val="24"/>
        </w:rPr>
        <w:t xml:space="preserve">und </w:t>
      </w:r>
      <w:del w:id="9439" w:author="Lektorat Bauer" w:date="2025-03-05T12:15:00Z" w16du:dateUtc="2025-03-05T11:15:00Z">
        <w:r w:rsidRPr="00944672" w:rsidDel="00773774">
          <w:rPr>
            <w:rFonts w:ascii="Arial" w:hAnsi="Arial" w:cs="Arial"/>
            <w:sz w:val="24"/>
            <w:szCs w:val="24"/>
          </w:rPr>
          <w:delText xml:space="preserve">so gingen </w:delText>
        </w:r>
      </w:del>
      <w:r w:rsidRPr="00944672">
        <w:rPr>
          <w:rFonts w:ascii="Arial" w:hAnsi="Arial" w:cs="Arial"/>
          <w:sz w:val="24"/>
          <w:szCs w:val="24"/>
        </w:rPr>
        <w:t>die beiden auf Joost und Anique zu und</w:t>
      </w:r>
      <w:ins w:id="9440" w:author="Lektorat Bauer" w:date="2025-03-05T12:15:00Z" w16du:dateUtc="2025-03-05T11:15:00Z">
        <w:r w:rsidR="00773774">
          <w:rPr>
            <w:rFonts w:ascii="Arial" w:hAnsi="Arial" w:cs="Arial"/>
            <w:sz w:val="24"/>
            <w:szCs w:val="24"/>
          </w:rPr>
          <w:t xml:space="preserve"> </w:t>
        </w:r>
      </w:ins>
      <w:ins w:id="9441" w:author="Lektorat Bauer" w:date="2025-03-05T12:16:00Z" w16du:dateUtc="2025-03-05T11:16:00Z">
        <w:r w:rsidR="00773774" w:rsidRPr="00944672">
          <w:rPr>
            <w:rFonts w:ascii="Arial" w:hAnsi="Arial" w:cs="Arial"/>
            <w:sz w:val="24"/>
            <w:szCs w:val="24"/>
          </w:rPr>
          <w:t>Park Saebyeong</w:t>
        </w:r>
      </w:ins>
      <w:r w:rsidRPr="00944672">
        <w:rPr>
          <w:rFonts w:ascii="Arial" w:hAnsi="Arial" w:cs="Arial"/>
          <w:sz w:val="24"/>
          <w:szCs w:val="24"/>
        </w:rPr>
        <w:t xml:space="preserve"> sprach die beiden an.</w:t>
      </w:r>
    </w:p>
    <w:p w14:paraId="29EEE832"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Anique drehte sich etwas zu hastig um, worauf die beiden Nordkoreaner sofort mit einem </w:t>
      </w:r>
      <w:commentRangeStart w:id="9442"/>
      <w:r w:rsidRPr="00944672">
        <w:rPr>
          <w:rFonts w:ascii="Arial" w:hAnsi="Arial" w:cs="Arial"/>
          <w:sz w:val="24"/>
          <w:szCs w:val="24"/>
        </w:rPr>
        <w:t>Angriff reagierten.</w:t>
      </w:r>
    </w:p>
    <w:p w14:paraId="4D4EA027"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Plötzlich blieb Park Ki-Nam stehen und drehte sich um, dann stürzte er. </w:t>
      </w:r>
      <w:commentRangeEnd w:id="9442"/>
      <w:r w:rsidR="00773774">
        <w:rPr>
          <w:rStyle w:val="Kommentarzeichen"/>
        </w:rPr>
        <w:commentReference w:id="9442"/>
      </w:r>
    </w:p>
    <w:p w14:paraId="5C62D7C6"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Park Saebyeong sah das aus den Augenwinkeln und wunderte sich noch, warum er stolperte, dann riss sie die Augen auf, drehte sich im Kreis und griff an ihre Schulter.</w:t>
      </w:r>
    </w:p>
    <w:p w14:paraId="56FCBE70" w14:textId="2A4DFFED"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Wie aus dem Nichts standen plötzlich zwei Männer in Kampfanzügen in der Straße und </w:t>
      </w:r>
      <w:del w:id="9443" w:author="Lektorat Bauer" w:date="2025-03-05T12:17:00Z" w16du:dateUtc="2025-03-05T11:17:00Z">
        <w:r w:rsidRPr="00944672" w:rsidDel="00773774">
          <w:rPr>
            <w:rFonts w:ascii="Arial" w:hAnsi="Arial" w:cs="Arial"/>
            <w:sz w:val="24"/>
            <w:szCs w:val="24"/>
          </w:rPr>
          <w:delText xml:space="preserve">entwandten </w:delText>
        </w:r>
      </w:del>
      <w:ins w:id="9444" w:author="Lektorat Bauer" w:date="2025-03-05T12:17:00Z" w16du:dateUtc="2025-03-05T11:17:00Z">
        <w:r w:rsidR="00773774">
          <w:rPr>
            <w:rFonts w:ascii="Arial" w:hAnsi="Arial" w:cs="Arial"/>
            <w:sz w:val="24"/>
            <w:szCs w:val="24"/>
          </w:rPr>
          <w:t>entwendeten</w:t>
        </w:r>
        <w:r w:rsidR="00773774" w:rsidRPr="00944672">
          <w:rPr>
            <w:rFonts w:ascii="Arial" w:hAnsi="Arial" w:cs="Arial"/>
            <w:sz w:val="24"/>
            <w:szCs w:val="24"/>
          </w:rPr>
          <w:t xml:space="preserve"> </w:t>
        </w:r>
      </w:ins>
      <w:r w:rsidRPr="00944672">
        <w:rPr>
          <w:rFonts w:ascii="Arial" w:hAnsi="Arial" w:cs="Arial"/>
          <w:sz w:val="24"/>
          <w:szCs w:val="24"/>
        </w:rPr>
        <w:t xml:space="preserve">ihr das Messer. </w:t>
      </w:r>
    </w:p>
    <w:p w14:paraId="3922C407" w14:textId="167123E8"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Schnell wurde sie gefesselt und von der Straße in einen </w:t>
      </w:r>
      <w:del w:id="9445" w:author="Lektorat Bauer" w:date="2025-03-05T12:17:00Z" w16du:dateUtc="2025-03-05T11:17:00Z">
        <w:r w:rsidRPr="00944672" w:rsidDel="00773774">
          <w:rPr>
            <w:rFonts w:ascii="Arial" w:hAnsi="Arial" w:cs="Arial"/>
            <w:sz w:val="24"/>
            <w:szCs w:val="24"/>
          </w:rPr>
          <w:delText xml:space="preserve">Eingang </w:delText>
        </w:r>
      </w:del>
      <w:ins w:id="9446" w:author="Lektorat Bauer" w:date="2025-03-05T12:17:00Z" w16du:dateUtc="2025-03-05T11:17:00Z">
        <w:r w:rsidR="00773774">
          <w:rPr>
            <w:rFonts w:ascii="Arial" w:hAnsi="Arial" w:cs="Arial"/>
            <w:sz w:val="24"/>
            <w:szCs w:val="24"/>
          </w:rPr>
          <w:t>Hauseingang</w:t>
        </w:r>
        <w:r w:rsidR="00773774" w:rsidRPr="00944672">
          <w:rPr>
            <w:rFonts w:ascii="Arial" w:hAnsi="Arial" w:cs="Arial"/>
            <w:sz w:val="24"/>
            <w:szCs w:val="24"/>
          </w:rPr>
          <w:t xml:space="preserve"> </w:t>
        </w:r>
      </w:ins>
      <w:r w:rsidRPr="00944672">
        <w:rPr>
          <w:rFonts w:ascii="Arial" w:hAnsi="Arial" w:cs="Arial"/>
          <w:sz w:val="24"/>
          <w:szCs w:val="24"/>
        </w:rPr>
        <w:t>bugsiert. Parallel kümmerten sich zwei weitere Gestalten in Kampfanzügen um Park Ki-Nam, den sie von der Straße trugen. Da der Schuss von hinten kam, und nicht einsehbar war, was Park Ki-Nam vorhatte, hatte der Schütze auf das Herz gezielt. Park Ki-Nam war tot.</w:t>
      </w:r>
    </w:p>
    <w:p w14:paraId="05C70542" w14:textId="71AC030B"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Beiden wurden die Telefone abgenommen</w:t>
      </w:r>
      <w:del w:id="9447" w:author="Lektorat Bauer" w:date="2025-03-05T12:17:00Z" w16du:dateUtc="2025-03-05T11:17:00Z">
        <w:r w:rsidRPr="00944672" w:rsidDel="00773774">
          <w:rPr>
            <w:rFonts w:ascii="Arial" w:hAnsi="Arial" w:cs="Arial"/>
            <w:sz w:val="24"/>
            <w:szCs w:val="24"/>
          </w:rPr>
          <w:delText>,</w:delText>
        </w:r>
      </w:del>
      <w:ins w:id="9448" w:author="Lektorat Bauer" w:date="2025-03-05T12:17:00Z" w16du:dateUtc="2025-03-05T11:17:00Z">
        <w:r w:rsidR="00773774">
          <w:rPr>
            <w:rFonts w:ascii="Arial" w:hAnsi="Arial" w:cs="Arial"/>
            <w:sz w:val="24"/>
            <w:szCs w:val="24"/>
          </w:rPr>
          <w:t xml:space="preserve"> –</w:t>
        </w:r>
      </w:ins>
      <w:r w:rsidRPr="00944672">
        <w:rPr>
          <w:rFonts w:ascii="Arial" w:hAnsi="Arial" w:cs="Arial"/>
          <w:sz w:val="24"/>
          <w:szCs w:val="24"/>
        </w:rPr>
        <w:t xml:space="preserve"> diese sollten schnellstmöglich untersucht werden, um fehlende Personen identifizieren zu können.</w:t>
      </w:r>
    </w:p>
    <w:p w14:paraId="3F2157BE" w14:textId="6255D58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Während zwei Soldaten den Toten wegtrugen, kam </w:t>
      </w:r>
      <w:del w:id="9449" w:author="Lektorat Bauer" w:date="2025-03-05T12:17:00Z" w16du:dateUtc="2025-03-05T11:17:00Z">
        <w:r w:rsidRPr="00944672" w:rsidDel="00773774">
          <w:rPr>
            <w:rFonts w:ascii="Arial" w:hAnsi="Arial" w:cs="Arial"/>
            <w:sz w:val="24"/>
            <w:szCs w:val="24"/>
          </w:rPr>
          <w:delText xml:space="preserve">er </w:delText>
        </w:r>
      </w:del>
      <w:ins w:id="9450" w:author="Lektorat Bauer" w:date="2025-03-05T12:17:00Z" w16du:dateUtc="2025-03-05T11:17:00Z">
        <w:r w:rsidR="00773774">
          <w:rPr>
            <w:rFonts w:ascii="Arial" w:hAnsi="Arial" w:cs="Arial"/>
            <w:sz w:val="24"/>
            <w:szCs w:val="24"/>
          </w:rPr>
          <w:t>ein</w:t>
        </w:r>
        <w:r w:rsidR="00773774" w:rsidRPr="00944672">
          <w:rPr>
            <w:rFonts w:ascii="Arial" w:hAnsi="Arial" w:cs="Arial"/>
            <w:sz w:val="24"/>
            <w:szCs w:val="24"/>
          </w:rPr>
          <w:t xml:space="preserve"> </w:t>
        </w:r>
      </w:ins>
      <w:r w:rsidRPr="00944672">
        <w:rPr>
          <w:rFonts w:ascii="Arial" w:hAnsi="Arial" w:cs="Arial"/>
          <w:sz w:val="24"/>
          <w:szCs w:val="24"/>
        </w:rPr>
        <w:t>weiter</w:t>
      </w:r>
      <w:ins w:id="9451" w:author="Lektorat Bauer" w:date="2025-03-05T12:17:00Z" w16du:dateUtc="2025-03-05T11:17:00Z">
        <w:r w:rsidR="00773774">
          <w:rPr>
            <w:rFonts w:ascii="Arial" w:hAnsi="Arial" w:cs="Arial"/>
            <w:sz w:val="24"/>
            <w:szCs w:val="24"/>
          </w:rPr>
          <w:t>er</w:t>
        </w:r>
      </w:ins>
      <w:r w:rsidRPr="00944672">
        <w:rPr>
          <w:rFonts w:ascii="Arial" w:hAnsi="Arial" w:cs="Arial"/>
          <w:sz w:val="24"/>
          <w:szCs w:val="24"/>
        </w:rPr>
        <w:t xml:space="preserve"> Soldat auf Anique und Joost zu, und fragte, ob es ihnen gut </w:t>
      </w:r>
      <w:del w:id="9452" w:author="Lektorat Bauer" w:date="2025-03-05T12:18:00Z" w16du:dateUtc="2025-03-05T11:18:00Z">
        <w:r w:rsidRPr="00944672" w:rsidDel="00773774">
          <w:rPr>
            <w:rFonts w:ascii="Arial" w:hAnsi="Arial" w:cs="Arial"/>
            <w:sz w:val="24"/>
            <w:szCs w:val="24"/>
          </w:rPr>
          <w:delText>gehen würde.</w:delText>
        </w:r>
      </w:del>
      <w:ins w:id="9453" w:author="Lektorat Bauer" w:date="2025-03-05T12:18:00Z" w16du:dateUtc="2025-03-05T11:18:00Z">
        <w:r w:rsidR="00773774">
          <w:rPr>
            <w:rFonts w:ascii="Arial" w:hAnsi="Arial" w:cs="Arial"/>
            <w:sz w:val="24"/>
            <w:szCs w:val="24"/>
          </w:rPr>
          <w:t>ginge.</w:t>
        </w:r>
      </w:ins>
    </w:p>
    <w:p w14:paraId="7D2FF8A6" w14:textId="106EF572"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Obwohl beide wussten, was passieren k</w:t>
      </w:r>
      <w:ins w:id="9454" w:author="Lektorat Bauer" w:date="2025-03-05T12:18:00Z" w16du:dateUtc="2025-03-05T11:18:00Z">
        <w:r w:rsidR="00773774">
          <w:rPr>
            <w:rFonts w:ascii="Arial" w:hAnsi="Arial" w:cs="Arial"/>
            <w:sz w:val="24"/>
            <w:szCs w:val="24"/>
          </w:rPr>
          <w:t>o</w:t>
        </w:r>
      </w:ins>
      <w:del w:id="9455" w:author="Lektorat Bauer" w:date="2025-03-05T12:18:00Z" w16du:dateUtc="2025-03-05T11:18:00Z">
        <w:r w:rsidRPr="00944672" w:rsidDel="00773774">
          <w:rPr>
            <w:rFonts w:ascii="Arial" w:hAnsi="Arial" w:cs="Arial"/>
            <w:sz w:val="24"/>
            <w:szCs w:val="24"/>
          </w:rPr>
          <w:delText>ö</w:delText>
        </w:r>
      </w:del>
      <w:r w:rsidRPr="00944672">
        <w:rPr>
          <w:rFonts w:ascii="Arial" w:hAnsi="Arial" w:cs="Arial"/>
          <w:sz w:val="24"/>
          <w:szCs w:val="24"/>
        </w:rPr>
        <w:t>nnte, waren sie durch die Ereignisse doch überrascht worden und mitgenommen. Es dauerte etwas, bevor sie reagieren konnten</w:t>
      </w:r>
      <w:ins w:id="9456" w:author="Lektorat Bauer" w:date="2025-03-05T12:18:00Z" w16du:dateUtc="2025-03-05T11:18:00Z">
        <w:r w:rsidR="00773774">
          <w:rPr>
            <w:rFonts w:ascii="Arial" w:hAnsi="Arial" w:cs="Arial"/>
            <w:sz w:val="24"/>
            <w:szCs w:val="24"/>
          </w:rPr>
          <w:t>.</w:t>
        </w:r>
      </w:ins>
      <w:del w:id="9457" w:author="Lektorat Bauer" w:date="2025-03-05T12:18:00Z" w16du:dateUtc="2025-03-05T11:18:00Z">
        <w:r w:rsidRPr="00944672" w:rsidDel="00773774">
          <w:rPr>
            <w:rFonts w:ascii="Arial" w:hAnsi="Arial" w:cs="Arial"/>
            <w:sz w:val="24"/>
            <w:szCs w:val="24"/>
          </w:rPr>
          <w:delText>, und bestätigten, dass es ihnen gut ginge</w:delText>
        </w:r>
      </w:del>
      <w:ins w:id="9458" w:author="Lektorat Bauer" w:date="2025-03-05T12:18:00Z" w16du:dateUtc="2025-03-05T11:18:00Z">
        <w:r w:rsidR="00773774">
          <w:rPr>
            <w:rFonts w:ascii="Arial" w:hAnsi="Arial" w:cs="Arial"/>
            <w:sz w:val="24"/>
            <w:szCs w:val="24"/>
          </w:rPr>
          <w:t xml:space="preserve"> Sie waren unverletzt</w:t>
        </w:r>
      </w:ins>
      <w:r w:rsidRPr="00944672">
        <w:rPr>
          <w:rFonts w:ascii="Arial" w:hAnsi="Arial" w:cs="Arial"/>
          <w:sz w:val="24"/>
          <w:szCs w:val="24"/>
        </w:rPr>
        <w:t>.</w:t>
      </w:r>
    </w:p>
    <w:p w14:paraId="3462F656"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Mittlerweile hatte Flim es von seinem Beobachtungsposten zum Ort des Geschehens geschafft und kümmerte sich um Anique und Joost.</w:t>
      </w:r>
    </w:p>
    <w:p w14:paraId="539108CC" w14:textId="4FAD6D0D"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Flim sah die beiden an, dann entschied er, dass beide in ein Hotel gebracht werden würden und die Befragung morgen stattfinden </w:t>
      </w:r>
      <w:del w:id="9459" w:author="Lektorat Bauer" w:date="2025-03-05T12:18:00Z" w16du:dateUtc="2025-03-05T11:18:00Z">
        <w:r w:rsidRPr="00944672" w:rsidDel="00773774">
          <w:rPr>
            <w:rFonts w:ascii="Arial" w:hAnsi="Arial" w:cs="Arial"/>
            <w:sz w:val="24"/>
            <w:szCs w:val="24"/>
          </w:rPr>
          <w:delText>würde</w:delText>
        </w:r>
      </w:del>
      <w:ins w:id="9460" w:author="Lektorat Bauer" w:date="2025-03-05T12:18:00Z" w16du:dateUtc="2025-03-05T11:18:00Z">
        <w:r w:rsidR="00773774">
          <w:rPr>
            <w:rFonts w:ascii="Arial" w:hAnsi="Arial" w:cs="Arial"/>
            <w:sz w:val="24"/>
            <w:szCs w:val="24"/>
          </w:rPr>
          <w:t>sollte</w:t>
        </w:r>
      </w:ins>
      <w:r w:rsidRPr="00944672">
        <w:rPr>
          <w:rFonts w:ascii="Arial" w:hAnsi="Arial" w:cs="Arial"/>
          <w:sz w:val="24"/>
          <w:szCs w:val="24"/>
        </w:rPr>
        <w:t>.</w:t>
      </w:r>
    </w:p>
    <w:p w14:paraId="7E0B65DA" w14:textId="162EB43B"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Selbstverständlich durften beide nicht in ihre Hotels zurück, da diese wahrscheinlich überwacht </w:t>
      </w:r>
      <w:del w:id="9461" w:author="Lektorat Bauer" w:date="2025-03-05T12:18:00Z" w16du:dateUtc="2025-03-05T11:18:00Z">
        <w:r w:rsidRPr="00944672" w:rsidDel="00E34008">
          <w:rPr>
            <w:rFonts w:ascii="Arial" w:hAnsi="Arial" w:cs="Arial"/>
            <w:sz w:val="24"/>
            <w:szCs w:val="24"/>
          </w:rPr>
          <w:delText>werden würden</w:delText>
        </w:r>
      </w:del>
      <w:ins w:id="9462" w:author="Lektorat Bauer" w:date="2025-03-05T12:18:00Z" w16du:dateUtc="2025-03-05T11:18:00Z">
        <w:r w:rsidR="00E34008">
          <w:rPr>
            <w:rFonts w:ascii="Arial" w:hAnsi="Arial" w:cs="Arial"/>
            <w:sz w:val="24"/>
            <w:szCs w:val="24"/>
          </w:rPr>
          <w:t>wurden</w:t>
        </w:r>
      </w:ins>
      <w:r w:rsidRPr="00944672">
        <w:rPr>
          <w:rFonts w:ascii="Arial" w:hAnsi="Arial" w:cs="Arial"/>
          <w:sz w:val="24"/>
          <w:szCs w:val="24"/>
        </w:rPr>
        <w:t>.</w:t>
      </w:r>
    </w:p>
    <w:p w14:paraId="164F640B" w14:textId="352387E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Zusätzlich hatte er erfahren, dass die beiden Nordkoreaner</w:t>
      </w:r>
      <w:ins w:id="9463" w:author="Lektorat Bauer" w:date="2025-03-05T12:18:00Z" w16du:dateUtc="2025-03-05T11:18:00Z">
        <w:r w:rsidR="00E34008">
          <w:rPr>
            <w:rFonts w:ascii="Arial" w:hAnsi="Arial" w:cs="Arial"/>
            <w:sz w:val="24"/>
            <w:szCs w:val="24"/>
          </w:rPr>
          <w:t xml:space="preserve"> mit den Motorrädern</w:t>
        </w:r>
      </w:ins>
      <w:r w:rsidRPr="00944672">
        <w:rPr>
          <w:rFonts w:ascii="Arial" w:hAnsi="Arial" w:cs="Arial"/>
          <w:sz w:val="24"/>
          <w:szCs w:val="24"/>
        </w:rPr>
        <w:t xml:space="preserve"> seinem Verfolgerteam entwischt waren.</w:t>
      </w:r>
    </w:p>
    <w:p w14:paraId="7EBDB99B"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4F8677AD"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74AA182A"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3C6DE7D0"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p>
    <w:p w14:paraId="5F62E769"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commentRangeStart w:id="9464"/>
      <w:commentRangeEnd w:id="9464"/>
      <w:r w:rsidRPr="00944672">
        <w:rPr>
          <w:rFonts w:ascii="Arial" w:hAnsi="Arial" w:cs="Arial"/>
          <w:sz w:val="24"/>
          <w:szCs w:val="24"/>
        </w:rPr>
        <w:commentReference w:id="9464"/>
      </w:r>
      <w:r w:rsidRPr="00944672">
        <w:rPr>
          <w:rFonts w:ascii="Arial" w:hAnsi="Arial" w:cs="Arial"/>
          <w:b/>
          <w:bCs/>
          <w:sz w:val="24"/>
          <w:szCs w:val="24"/>
        </w:rPr>
        <w:t>&gt;&gt;&gt;Amsterdam, 16. Juli 2014 &lt;&lt;&lt;</w:t>
      </w:r>
    </w:p>
    <w:p w14:paraId="7054809B"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Anique und Joost hatten gestern Abend an der Bar gesessen und den einen und anderen Drink genommen, da ihnen bewusst wurde, wie knapp sie mit dem Leben davon gekommen waren.</w:t>
      </w:r>
    </w:p>
    <w:p w14:paraId="74D6B5DD"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Um 07:00 Uhr saßen beide beim Frühstück und tranken erst einmal Kaffee und Orangensaft, um wieder fit zu werden.</w:t>
      </w:r>
    </w:p>
    <w:p w14:paraId="6C0BCD5A" w14:textId="0FDC101F"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Um 07:15 Uhr trat Flim an Ihren Tisch und grinst</w:t>
      </w:r>
      <w:ins w:id="9465" w:author="Lektorat Bauer" w:date="2025-03-05T12:20:00Z" w16du:dateUtc="2025-03-05T11:20:00Z">
        <w:r w:rsidR="00E16251">
          <w:rPr>
            <w:rFonts w:ascii="Arial" w:hAnsi="Arial" w:cs="Arial"/>
            <w:sz w:val="24"/>
            <w:szCs w:val="24"/>
          </w:rPr>
          <w:t>e</w:t>
        </w:r>
      </w:ins>
      <w:r w:rsidRPr="00944672">
        <w:rPr>
          <w:rFonts w:ascii="Arial" w:hAnsi="Arial" w:cs="Arial"/>
          <w:sz w:val="24"/>
          <w:szCs w:val="24"/>
        </w:rPr>
        <w:t xml:space="preserve"> die beiden an. „Guten Morgen. Soll</w:t>
      </w:r>
      <w:del w:id="9466" w:author="Lektorat Bauer" w:date="2025-03-05T12:20:00Z" w16du:dateUtc="2025-03-05T11:20:00Z">
        <w:r w:rsidRPr="00944672" w:rsidDel="00E16251">
          <w:rPr>
            <w:rFonts w:ascii="Arial" w:hAnsi="Arial" w:cs="Arial"/>
            <w:sz w:val="24"/>
            <w:szCs w:val="24"/>
          </w:rPr>
          <w:delText>e</w:delText>
        </w:r>
      </w:del>
      <w:r w:rsidRPr="00944672">
        <w:rPr>
          <w:rFonts w:ascii="Arial" w:hAnsi="Arial" w:cs="Arial"/>
          <w:sz w:val="24"/>
          <w:szCs w:val="24"/>
        </w:rPr>
        <w:t xml:space="preserve"> ich leise sprechen</w:t>
      </w:r>
      <w:commentRangeStart w:id="9467"/>
      <w:r w:rsidRPr="00944672">
        <w:rPr>
          <w:rFonts w:ascii="Arial" w:hAnsi="Arial" w:cs="Arial"/>
          <w:sz w:val="24"/>
          <w:szCs w:val="24"/>
        </w:rPr>
        <w:t xml:space="preserve">?“ </w:t>
      </w:r>
      <w:ins w:id="9468" w:author="Lektorat Bauer" w:date="2025-03-05T12:20:00Z" w16du:dateUtc="2025-03-05T11:20:00Z">
        <w:r w:rsidR="00E16251">
          <w:rPr>
            <w:rFonts w:ascii="Arial" w:hAnsi="Arial" w:cs="Arial"/>
            <w:sz w:val="24"/>
            <w:szCs w:val="24"/>
          </w:rPr>
          <w:t xml:space="preserve">– </w:t>
        </w:r>
      </w:ins>
      <w:r w:rsidRPr="00944672">
        <w:rPr>
          <w:rFonts w:ascii="Arial" w:hAnsi="Arial" w:cs="Arial"/>
          <w:sz w:val="24"/>
          <w:szCs w:val="24"/>
        </w:rPr>
        <w:t>„Ja!“</w:t>
      </w:r>
      <w:ins w:id="9469" w:author="Lektorat Bauer" w:date="2025-03-05T12:20:00Z" w16du:dateUtc="2025-03-05T11:20:00Z">
        <w:r w:rsidR="00E16251">
          <w:rPr>
            <w:rFonts w:ascii="Arial" w:hAnsi="Arial" w:cs="Arial"/>
            <w:sz w:val="24"/>
            <w:szCs w:val="24"/>
          </w:rPr>
          <w:t>,</w:t>
        </w:r>
      </w:ins>
      <w:r w:rsidRPr="00944672">
        <w:rPr>
          <w:rFonts w:ascii="Arial" w:hAnsi="Arial" w:cs="Arial"/>
          <w:sz w:val="24"/>
          <w:szCs w:val="24"/>
        </w:rPr>
        <w:t xml:space="preserve"> </w:t>
      </w:r>
      <w:ins w:id="9470" w:author="Lektorat Bauer" w:date="2025-03-05T12:20:00Z" w16du:dateUtc="2025-03-05T11:20:00Z">
        <w:r w:rsidR="00E16251">
          <w:rPr>
            <w:rFonts w:ascii="Arial" w:hAnsi="Arial" w:cs="Arial"/>
            <w:sz w:val="24"/>
            <w:szCs w:val="24"/>
          </w:rPr>
          <w:t>s</w:t>
        </w:r>
      </w:ins>
      <w:del w:id="9471" w:author="Lektorat Bauer" w:date="2025-03-05T12:20:00Z" w16du:dateUtc="2025-03-05T11:20:00Z">
        <w:r w:rsidRPr="00944672" w:rsidDel="00E16251">
          <w:rPr>
            <w:rFonts w:ascii="Arial" w:hAnsi="Arial" w:cs="Arial"/>
            <w:sz w:val="24"/>
            <w:szCs w:val="24"/>
          </w:rPr>
          <w:delText>S</w:delText>
        </w:r>
      </w:del>
      <w:r w:rsidRPr="00944672">
        <w:rPr>
          <w:rFonts w:ascii="Arial" w:hAnsi="Arial" w:cs="Arial"/>
          <w:sz w:val="24"/>
          <w:szCs w:val="24"/>
        </w:rPr>
        <w:t xml:space="preserve">agte Joost und Anique </w:t>
      </w:r>
      <w:del w:id="9472" w:author="Lektorat Bauer" w:date="2025-03-05T12:20:00Z" w16du:dateUtc="2025-03-05T11:20:00Z">
        <w:r w:rsidRPr="00944672" w:rsidDel="00E16251">
          <w:rPr>
            <w:rFonts w:ascii="Arial" w:hAnsi="Arial" w:cs="Arial"/>
            <w:sz w:val="24"/>
            <w:szCs w:val="24"/>
          </w:rPr>
          <w:delText xml:space="preserve">schaute hoch und </w:delText>
        </w:r>
      </w:del>
      <w:r w:rsidRPr="00944672">
        <w:rPr>
          <w:rFonts w:ascii="Arial" w:hAnsi="Arial" w:cs="Arial"/>
          <w:sz w:val="24"/>
          <w:szCs w:val="24"/>
        </w:rPr>
        <w:t>fragte</w:t>
      </w:r>
      <w:ins w:id="9473" w:author="Lektorat Bauer" w:date="2025-03-05T12:20:00Z" w16du:dateUtc="2025-03-05T11:20:00Z">
        <w:r w:rsidR="00E16251">
          <w:rPr>
            <w:rFonts w:ascii="Arial" w:hAnsi="Arial" w:cs="Arial"/>
            <w:sz w:val="24"/>
            <w:szCs w:val="24"/>
          </w:rPr>
          <w:t>:</w:t>
        </w:r>
      </w:ins>
      <w:del w:id="9474" w:author="Lektorat Bauer" w:date="2025-03-05T12:20:00Z" w16du:dateUtc="2025-03-05T11:20:00Z">
        <w:r w:rsidRPr="00944672" w:rsidDel="00E16251">
          <w:rPr>
            <w:rFonts w:ascii="Arial" w:hAnsi="Arial" w:cs="Arial"/>
            <w:sz w:val="24"/>
            <w:szCs w:val="24"/>
          </w:rPr>
          <w:delText>,</w:delText>
        </w:r>
      </w:del>
      <w:r w:rsidRPr="00944672">
        <w:rPr>
          <w:rFonts w:ascii="Arial" w:hAnsi="Arial" w:cs="Arial"/>
          <w:sz w:val="24"/>
          <w:szCs w:val="24"/>
        </w:rPr>
        <w:t xml:space="preserve"> „Woher</w:t>
      </w:r>
      <w:ins w:id="9475" w:author="Lektorat Bauer" w:date="2025-03-05T12:20:00Z" w16du:dateUtc="2025-03-05T11:20:00Z">
        <w:r w:rsidR="00E16251">
          <w:rPr>
            <w:rFonts w:ascii="Arial" w:hAnsi="Arial" w:cs="Arial"/>
            <w:sz w:val="24"/>
            <w:szCs w:val="24"/>
          </w:rPr>
          <w:t xml:space="preserve"> …</w:t>
        </w:r>
      </w:ins>
      <w:del w:id="9476" w:author="Lektorat Bauer" w:date="2025-03-05T12:20:00Z" w16du:dateUtc="2025-03-05T11:20:00Z">
        <w:r w:rsidRPr="00944672" w:rsidDel="00E16251">
          <w:rPr>
            <w:rFonts w:ascii="Arial" w:hAnsi="Arial" w:cs="Arial"/>
            <w:sz w:val="24"/>
            <w:szCs w:val="24"/>
          </w:rPr>
          <w:delText>...</w:delText>
        </w:r>
      </w:del>
      <w:r w:rsidRPr="00944672">
        <w:rPr>
          <w:rFonts w:ascii="Arial" w:hAnsi="Arial" w:cs="Arial"/>
          <w:sz w:val="24"/>
          <w:szCs w:val="24"/>
        </w:rPr>
        <w:t>?“</w:t>
      </w:r>
      <w:commentRangeEnd w:id="9467"/>
      <w:r w:rsidR="00E16251">
        <w:rPr>
          <w:rStyle w:val="Kommentarzeichen"/>
        </w:rPr>
        <w:commentReference w:id="9467"/>
      </w:r>
    </w:p>
    <w:p w14:paraId="1BD1EF75"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commentRangeStart w:id="9477"/>
      <w:r w:rsidRPr="00944672">
        <w:rPr>
          <w:rFonts w:ascii="Arial" w:hAnsi="Arial" w:cs="Arial"/>
          <w:sz w:val="24"/>
          <w:szCs w:val="24"/>
        </w:rPr>
        <w:t>„Wir haben einen Mann in der Lobby gehabt, der mir Bescheid gegeben hat. Außerdem ist mein Büro hier um die Ecke.“ Antwortete Flim, der er sich einen Stuhl heranzog und sich zu den beiden setzte.</w:t>
      </w:r>
      <w:commentRangeEnd w:id="9477"/>
      <w:r w:rsidR="00E16251">
        <w:rPr>
          <w:rStyle w:val="Kommentarzeichen"/>
        </w:rPr>
        <w:commentReference w:id="9477"/>
      </w:r>
    </w:p>
    <w:p w14:paraId="7B070882" w14:textId="77777777" w:rsidR="00E16251" w:rsidRDefault="00944672" w:rsidP="00623B68">
      <w:pPr>
        <w:autoSpaceDE w:val="0"/>
        <w:autoSpaceDN w:val="0"/>
        <w:adjustRightInd w:val="0"/>
        <w:spacing w:after="0" w:line="360" w:lineRule="auto"/>
        <w:ind w:firstLine="227"/>
        <w:jc w:val="both"/>
        <w:rPr>
          <w:ins w:id="9478" w:author="Lektorat Bauer" w:date="2025-03-05T12:22:00Z" w16du:dateUtc="2025-03-05T11:22:00Z"/>
          <w:rFonts w:ascii="Arial" w:hAnsi="Arial" w:cs="Arial"/>
          <w:sz w:val="24"/>
          <w:szCs w:val="24"/>
        </w:rPr>
      </w:pPr>
      <w:r w:rsidRPr="00944672">
        <w:rPr>
          <w:rFonts w:ascii="Arial" w:hAnsi="Arial" w:cs="Arial"/>
          <w:sz w:val="24"/>
          <w:szCs w:val="24"/>
        </w:rPr>
        <w:t>„</w:t>
      </w:r>
      <w:del w:id="9479" w:author="Lektorat Bauer" w:date="2025-03-05T12:21:00Z" w16du:dateUtc="2025-03-05T11:21:00Z">
        <w:r w:rsidRPr="00944672" w:rsidDel="00E16251">
          <w:rPr>
            <w:rFonts w:ascii="Arial" w:hAnsi="Arial" w:cs="Arial"/>
            <w:sz w:val="24"/>
            <w:szCs w:val="24"/>
          </w:rPr>
          <w:delText>Laßt</w:delText>
        </w:r>
      </w:del>
      <w:ins w:id="9480" w:author="Lektorat Bauer" w:date="2025-03-05T12:21:00Z" w16du:dateUtc="2025-03-05T11:21:00Z">
        <w:r w:rsidR="00E16251" w:rsidRPr="00944672">
          <w:rPr>
            <w:rFonts w:ascii="Arial" w:hAnsi="Arial" w:cs="Arial"/>
            <w:sz w:val="24"/>
            <w:szCs w:val="24"/>
          </w:rPr>
          <w:t>Lasst</w:t>
        </w:r>
      </w:ins>
      <w:r w:rsidRPr="00944672">
        <w:rPr>
          <w:rFonts w:ascii="Arial" w:hAnsi="Arial" w:cs="Arial"/>
          <w:sz w:val="24"/>
          <w:szCs w:val="24"/>
        </w:rPr>
        <w:t xml:space="preserve"> mich raten. Ihr hattet maximal 3 Drinks und fühlt Euch, als hättet Ihr die Bar leergetrunken?</w:t>
      </w:r>
      <w:del w:id="9481" w:author="Lektorat Bauer" w:date="2025-03-05T12:21:00Z" w16du:dateUtc="2025-03-05T11:21:00Z">
        <w:r w:rsidRPr="00944672" w:rsidDel="00E16251">
          <w:rPr>
            <w:rFonts w:ascii="Arial" w:hAnsi="Arial" w:cs="Arial"/>
            <w:sz w:val="24"/>
            <w:szCs w:val="24"/>
          </w:rPr>
          <w:delText>!</w:delText>
        </w:r>
      </w:del>
      <w:r w:rsidRPr="00944672">
        <w:rPr>
          <w:rFonts w:ascii="Arial" w:hAnsi="Arial" w:cs="Arial"/>
          <w:sz w:val="24"/>
          <w:szCs w:val="24"/>
        </w:rPr>
        <w:t xml:space="preserve">“ </w:t>
      </w:r>
    </w:p>
    <w:p w14:paraId="7B8789C2" w14:textId="77777777" w:rsidR="00E16251" w:rsidRDefault="00944672" w:rsidP="00623B68">
      <w:pPr>
        <w:autoSpaceDE w:val="0"/>
        <w:autoSpaceDN w:val="0"/>
        <w:adjustRightInd w:val="0"/>
        <w:spacing w:after="0" w:line="360" w:lineRule="auto"/>
        <w:ind w:firstLine="227"/>
        <w:jc w:val="both"/>
        <w:rPr>
          <w:ins w:id="9482" w:author="Lektorat Bauer" w:date="2025-03-05T12:22:00Z" w16du:dateUtc="2025-03-05T11:22:00Z"/>
          <w:rFonts w:ascii="Arial" w:hAnsi="Arial" w:cs="Arial"/>
          <w:sz w:val="24"/>
          <w:szCs w:val="24"/>
        </w:rPr>
      </w:pPr>
      <w:r w:rsidRPr="00944672">
        <w:rPr>
          <w:rFonts w:ascii="Arial" w:hAnsi="Arial" w:cs="Arial"/>
          <w:sz w:val="24"/>
          <w:szCs w:val="24"/>
        </w:rPr>
        <w:t>„Ok, woher</w:t>
      </w:r>
      <w:ins w:id="9483" w:author="Lektorat Bauer" w:date="2025-03-05T12:22:00Z" w16du:dateUtc="2025-03-05T11:22:00Z">
        <w:r w:rsidR="00E16251">
          <w:rPr>
            <w:rFonts w:ascii="Arial" w:hAnsi="Arial" w:cs="Arial"/>
            <w:sz w:val="24"/>
            <w:szCs w:val="24"/>
          </w:rPr>
          <w:t xml:space="preserve"> …</w:t>
        </w:r>
      </w:ins>
      <w:del w:id="9484" w:author="Lektorat Bauer" w:date="2025-03-05T12:22:00Z" w16du:dateUtc="2025-03-05T11:22:00Z">
        <w:r w:rsidRPr="00944672" w:rsidDel="00E16251">
          <w:rPr>
            <w:rFonts w:ascii="Arial" w:hAnsi="Arial" w:cs="Arial"/>
            <w:sz w:val="24"/>
            <w:szCs w:val="24"/>
          </w:rPr>
          <w:delText>..</w:delText>
        </w:r>
      </w:del>
      <w:r w:rsidRPr="00944672">
        <w:rPr>
          <w:rFonts w:ascii="Arial" w:hAnsi="Arial" w:cs="Arial"/>
          <w:sz w:val="24"/>
          <w:szCs w:val="24"/>
        </w:rPr>
        <w:t xml:space="preserve"> wieso</w:t>
      </w:r>
      <w:ins w:id="9485" w:author="Lektorat Bauer" w:date="2025-03-05T12:22:00Z" w16du:dateUtc="2025-03-05T11:22:00Z">
        <w:r w:rsidR="00E16251">
          <w:rPr>
            <w:rFonts w:ascii="Arial" w:hAnsi="Arial" w:cs="Arial"/>
            <w:sz w:val="24"/>
            <w:szCs w:val="24"/>
          </w:rPr>
          <w:t xml:space="preserve"> …</w:t>
        </w:r>
      </w:ins>
      <w:del w:id="9486" w:author="Lektorat Bauer" w:date="2025-03-05T12:22:00Z" w16du:dateUtc="2025-03-05T11:22:00Z">
        <w:r w:rsidRPr="00944672" w:rsidDel="00E16251">
          <w:rPr>
            <w:rFonts w:ascii="Arial" w:hAnsi="Arial" w:cs="Arial"/>
            <w:sz w:val="24"/>
            <w:szCs w:val="24"/>
          </w:rPr>
          <w:delText>...</w:delText>
        </w:r>
      </w:del>
      <w:r w:rsidRPr="00944672">
        <w:rPr>
          <w:rFonts w:ascii="Arial" w:hAnsi="Arial" w:cs="Arial"/>
          <w:sz w:val="24"/>
          <w:szCs w:val="24"/>
        </w:rPr>
        <w:t>?“</w:t>
      </w:r>
      <w:ins w:id="9487" w:author="Lektorat Bauer" w:date="2025-03-05T12:22:00Z" w16du:dateUtc="2025-03-05T11:22:00Z">
        <w:r w:rsidR="00E16251">
          <w:rPr>
            <w:rFonts w:ascii="Arial" w:hAnsi="Arial" w:cs="Arial"/>
            <w:sz w:val="24"/>
            <w:szCs w:val="24"/>
          </w:rPr>
          <w:t>,</w:t>
        </w:r>
      </w:ins>
      <w:r w:rsidRPr="00944672">
        <w:rPr>
          <w:rFonts w:ascii="Arial" w:hAnsi="Arial" w:cs="Arial"/>
          <w:sz w:val="24"/>
          <w:szCs w:val="24"/>
        </w:rPr>
        <w:t xml:space="preserve"> </w:t>
      </w:r>
      <w:ins w:id="9488" w:author="Lektorat Bauer" w:date="2025-03-05T12:22:00Z" w16du:dateUtc="2025-03-05T11:22:00Z">
        <w:r w:rsidR="00E16251">
          <w:rPr>
            <w:rFonts w:ascii="Arial" w:hAnsi="Arial" w:cs="Arial"/>
            <w:sz w:val="24"/>
            <w:szCs w:val="24"/>
          </w:rPr>
          <w:t>s</w:t>
        </w:r>
      </w:ins>
      <w:del w:id="9489" w:author="Lektorat Bauer" w:date="2025-03-05T12:22:00Z" w16du:dateUtc="2025-03-05T11:22:00Z">
        <w:r w:rsidRPr="00944672" w:rsidDel="00E16251">
          <w:rPr>
            <w:rFonts w:ascii="Arial" w:hAnsi="Arial" w:cs="Arial"/>
            <w:sz w:val="24"/>
            <w:szCs w:val="24"/>
          </w:rPr>
          <w:delText>S</w:delText>
        </w:r>
      </w:del>
      <w:r w:rsidRPr="00944672">
        <w:rPr>
          <w:rFonts w:ascii="Arial" w:hAnsi="Arial" w:cs="Arial"/>
          <w:sz w:val="24"/>
          <w:szCs w:val="24"/>
        </w:rPr>
        <w:t xml:space="preserve">totterte Joost. </w:t>
      </w:r>
    </w:p>
    <w:p w14:paraId="5FDC156C" w14:textId="0B5356FC"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„Der Schock hat den Alkohol verstärkt.“ </w:t>
      </w:r>
      <w:commentRangeStart w:id="9490"/>
      <w:r w:rsidRPr="00944672">
        <w:rPr>
          <w:rFonts w:ascii="Arial" w:hAnsi="Arial" w:cs="Arial"/>
          <w:sz w:val="24"/>
          <w:szCs w:val="24"/>
        </w:rPr>
        <w:t xml:space="preserve">Sagte Flim und fuhr dann fort: </w:t>
      </w:r>
      <w:commentRangeEnd w:id="9490"/>
      <w:r w:rsidR="00E16251">
        <w:rPr>
          <w:rStyle w:val="Kommentarzeichen"/>
        </w:rPr>
        <w:commentReference w:id="9490"/>
      </w:r>
      <w:r w:rsidRPr="00944672">
        <w:rPr>
          <w:rFonts w:ascii="Arial" w:hAnsi="Arial" w:cs="Arial"/>
          <w:sz w:val="24"/>
          <w:szCs w:val="24"/>
        </w:rPr>
        <w:t xml:space="preserve">„Wir werden an Waffen ausgebildet und erleben auch Unfälle, so </w:t>
      </w:r>
      <w:del w:id="9491" w:author="Lektorat Bauer" w:date="2025-03-05T12:22:00Z" w16du:dateUtc="2025-03-05T11:22:00Z">
        <w:r w:rsidRPr="00944672" w:rsidDel="00E16251">
          <w:rPr>
            <w:rFonts w:ascii="Arial" w:hAnsi="Arial" w:cs="Arial"/>
            <w:sz w:val="24"/>
            <w:szCs w:val="24"/>
          </w:rPr>
          <w:delText>das</w:delText>
        </w:r>
      </w:del>
      <w:ins w:id="9492" w:author="Lektorat Bauer" w:date="2025-03-05T12:22:00Z" w16du:dateUtc="2025-03-05T11:22:00Z">
        <w:r w:rsidR="00E16251" w:rsidRPr="00944672">
          <w:rPr>
            <w:rFonts w:ascii="Arial" w:hAnsi="Arial" w:cs="Arial"/>
            <w:sz w:val="24"/>
            <w:szCs w:val="24"/>
          </w:rPr>
          <w:t>dass</w:t>
        </w:r>
      </w:ins>
      <w:r w:rsidRPr="00944672">
        <w:rPr>
          <w:rFonts w:ascii="Arial" w:hAnsi="Arial" w:cs="Arial"/>
          <w:sz w:val="24"/>
          <w:szCs w:val="24"/>
        </w:rPr>
        <w:t xml:space="preserve"> man sich ein</w:t>
      </w:r>
      <w:ins w:id="9493" w:author="Lektorat Bauer" w:date="2025-03-05T12:22:00Z" w16du:dateUtc="2025-03-05T11:22:00Z">
        <w:r w:rsidR="00E16251">
          <w:rPr>
            <w:rFonts w:ascii="Arial" w:hAnsi="Arial" w:cs="Arial"/>
            <w:sz w:val="24"/>
            <w:szCs w:val="24"/>
          </w:rPr>
          <w:t xml:space="preserve"> </w:t>
        </w:r>
      </w:ins>
      <w:r w:rsidRPr="00944672">
        <w:rPr>
          <w:rFonts w:ascii="Arial" w:hAnsi="Arial" w:cs="Arial"/>
          <w:sz w:val="24"/>
          <w:szCs w:val="24"/>
        </w:rPr>
        <w:t>wenig auf das Kampfgeschehen einstellen kann. Allerdings muss man den Kampf erleben, um sich auf so etwas einstellen zu können. Nicht jeder kann das. Es gibt viele Soldaten, die massiv unter posttraumatischen Störungen leiden. Also macht Euch keine Gedanken darüber, dass Euch das mitgenommen hat.“</w:t>
      </w:r>
    </w:p>
    <w:p w14:paraId="125CC238" w14:textId="0E6304FE" w:rsidR="00E16251" w:rsidRDefault="00944672" w:rsidP="00623B68">
      <w:pPr>
        <w:autoSpaceDE w:val="0"/>
        <w:autoSpaceDN w:val="0"/>
        <w:adjustRightInd w:val="0"/>
        <w:spacing w:after="0" w:line="360" w:lineRule="auto"/>
        <w:ind w:firstLine="227"/>
        <w:jc w:val="both"/>
        <w:rPr>
          <w:ins w:id="9494" w:author="Lektorat Bauer" w:date="2025-03-05T12:23:00Z" w16du:dateUtc="2025-03-05T11:23:00Z"/>
          <w:rFonts w:ascii="Arial" w:hAnsi="Arial" w:cs="Arial"/>
          <w:sz w:val="24"/>
          <w:szCs w:val="24"/>
        </w:rPr>
      </w:pPr>
      <w:r w:rsidRPr="00944672">
        <w:rPr>
          <w:rFonts w:ascii="Arial" w:hAnsi="Arial" w:cs="Arial"/>
          <w:sz w:val="24"/>
          <w:szCs w:val="24"/>
        </w:rPr>
        <w:t>Joost hob die Hand</w:t>
      </w:r>
      <w:ins w:id="9495" w:author="Lektorat Bauer" w:date="2025-03-05T12:22:00Z" w16du:dateUtc="2025-03-05T11:22:00Z">
        <w:r w:rsidR="00E16251">
          <w:rPr>
            <w:rFonts w:ascii="Arial" w:hAnsi="Arial" w:cs="Arial"/>
            <w:sz w:val="24"/>
            <w:szCs w:val="24"/>
          </w:rPr>
          <w:t>.</w:t>
        </w:r>
      </w:ins>
      <w:del w:id="9496" w:author="Lektorat Bauer" w:date="2025-03-05T12:22:00Z" w16du:dateUtc="2025-03-05T11:22:00Z">
        <w:r w:rsidRPr="00944672" w:rsidDel="00E16251">
          <w:rPr>
            <w:rFonts w:ascii="Arial" w:hAnsi="Arial" w:cs="Arial"/>
            <w:sz w:val="24"/>
            <w:szCs w:val="24"/>
          </w:rPr>
          <w:delText>,</w:delText>
        </w:r>
      </w:del>
      <w:r w:rsidRPr="00944672">
        <w:rPr>
          <w:rFonts w:ascii="Arial" w:hAnsi="Arial" w:cs="Arial"/>
          <w:sz w:val="24"/>
          <w:szCs w:val="24"/>
        </w:rPr>
        <w:t xml:space="preserve"> „Moment mal.“ Er hob den Kopf und </w:t>
      </w:r>
      <w:commentRangeStart w:id="9497"/>
      <w:r w:rsidRPr="00944672">
        <w:rPr>
          <w:rFonts w:ascii="Arial" w:hAnsi="Arial" w:cs="Arial"/>
          <w:sz w:val="24"/>
          <w:szCs w:val="24"/>
        </w:rPr>
        <w:t xml:space="preserve">blickte von Anique zu Flim. </w:t>
      </w:r>
      <w:commentRangeEnd w:id="9497"/>
      <w:r w:rsidR="00E16251">
        <w:rPr>
          <w:rStyle w:val="Kommentarzeichen"/>
        </w:rPr>
        <w:commentReference w:id="9497"/>
      </w:r>
      <w:r w:rsidRPr="00944672">
        <w:rPr>
          <w:rFonts w:ascii="Arial" w:hAnsi="Arial" w:cs="Arial"/>
          <w:sz w:val="24"/>
          <w:szCs w:val="24"/>
        </w:rPr>
        <w:t>„Hier stimmt etwas nicht!“ Joost schlug sich mit der Hand gegen die Stirn. „Ich Idiot!“</w:t>
      </w:r>
      <w:ins w:id="9498" w:author="Lektorat Bauer" w:date="2025-03-05T12:23:00Z" w16du:dateUtc="2025-03-05T11:23:00Z">
        <w:r w:rsidR="00E16251">
          <w:rPr>
            <w:rFonts w:ascii="Arial" w:hAnsi="Arial" w:cs="Arial"/>
            <w:sz w:val="24"/>
            <w:szCs w:val="24"/>
          </w:rPr>
          <w:t>,</w:t>
        </w:r>
      </w:ins>
      <w:del w:id="9499" w:author="Lektorat Bauer" w:date="2025-03-05T12:22:00Z" w16du:dateUtc="2025-03-05T11:22:00Z">
        <w:r w:rsidRPr="00944672" w:rsidDel="00E16251">
          <w:rPr>
            <w:rFonts w:ascii="Arial" w:hAnsi="Arial" w:cs="Arial"/>
            <w:sz w:val="24"/>
            <w:szCs w:val="24"/>
          </w:rPr>
          <w:delText xml:space="preserve"> </w:delText>
        </w:r>
      </w:del>
      <w:del w:id="9500" w:author="Lektorat Bauer" w:date="2025-03-05T12:23:00Z" w16du:dateUtc="2025-03-05T11:23:00Z">
        <w:r w:rsidRPr="00944672" w:rsidDel="00E16251">
          <w:rPr>
            <w:rFonts w:ascii="Arial" w:hAnsi="Arial" w:cs="Arial"/>
            <w:sz w:val="24"/>
            <w:szCs w:val="24"/>
          </w:rPr>
          <w:delText>S</w:delText>
        </w:r>
      </w:del>
      <w:ins w:id="9501" w:author="Lektorat Bauer" w:date="2025-03-05T12:23:00Z" w16du:dateUtc="2025-03-05T11:23:00Z">
        <w:r w:rsidR="00E16251">
          <w:rPr>
            <w:rFonts w:ascii="Arial" w:hAnsi="Arial" w:cs="Arial"/>
            <w:sz w:val="24"/>
            <w:szCs w:val="24"/>
          </w:rPr>
          <w:t>s</w:t>
        </w:r>
      </w:ins>
      <w:r w:rsidRPr="00944672">
        <w:rPr>
          <w:rFonts w:ascii="Arial" w:hAnsi="Arial" w:cs="Arial"/>
          <w:sz w:val="24"/>
          <w:szCs w:val="24"/>
        </w:rPr>
        <w:t>chimpfte Joost und Flim grinste und nickte Joost zu. „Du hast gesagt, Du hattest einen Mann in der Lobby?!</w:t>
      </w:r>
      <w:ins w:id="9502" w:author="Lektorat Bauer" w:date="2025-03-05T12:23:00Z" w16du:dateUtc="2025-03-05T11:23:00Z">
        <w:r w:rsidR="00E16251">
          <w:rPr>
            <w:rFonts w:ascii="Arial" w:hAnsi="Arial" w:cs="Arial"/>
            <w:sz w:val="24"/>
            <w:szCs w:val="24"/>
          </w:rPr>
          <w:t xml:space="preserve"> </w:t>
        </w:r>
      </w:ins>
      <w:del w:id="9503" w:author="Lektorat Bauer" w:date="2025-03-05T12:23:00Z" w16du:dateUtc="2025-03-05T11:23:00Z">
        <w:r w:rsidRPr="00944672" w:rsidDel="00E16251">
          <w:rPr>
            <w:rFonts w:ascii="Arial" w:hAnsi="Arial" w:cs="Arial"/>
            <w:sz w:val="24"/>
            <w:szCs w:val="24"/>
          </w:rPr>
          <w:delText>“ Begann Joost, „</w:delText>
        </w:r>
      </w:del>
      <w:r w:rsidRPr="00944672">
        <w:rPr>
          <w:rFonts w:ascii="Arial" w:hAnsi="Arial" w:cs="Arial"/>
          <w:sz w:val="24"/>
          <w:szCs w:val="24"/>
        </w:rPr>
        <w:t>Und gestern war fast das ganze Anti-Terrorismusteam in Amsterdam</w:t>
      </w:r>
      <w:del w:id="9504" w:author="Lektorat Bauer" w:date="2025-03-05T12:23:00Z" w16du:dateUtc="2025-03-05T11:23:00Z">
        <w:r w:rsidRPr="00944672" w:rsidDel="00E16251">
          <w:rPr>
            <w:rFonts w:ascii="Arial" w:hAnsi="Arial" w:cs="Arial"/>
            <w:sz w:val="24"/>
            <w:szCs w:val="24"/>
          </w:rPr>
          <w:delText>....</w:delText>
        </w:r>
      </w:del>
      <w:ins w:id="9505" w:author="Lektorat Bauer" w:date="2025-03-05T12:23:00Z" w16du:dateUtc="2025-03-05T11:23:00Z">
        <w:r w:rsidR="00E16251">
          <w:rPr>
            <w:rFonts w:ascii="Arial" w:hAnsi="Arial" w:cs="Arial"/>
            <w:sz w:val="24"/>
            <w:szCs w:val="24"/>
          </w:rPr>
          <w:t xml:space="preserve"> …</w:t>
        </w:r>
      </w:ins>
      <w:r w:rsidRPr="00944672">
        <w:rPr>
          <w:rFonts w:ascii="Arial" w:hAnsi="Arial" w:cs="Arial"/>
          <w:sz w:val="24"/>
          <w:szCs w:val="24"/>
        </w:rPr>
        <w:t>“ Dann schaute er zu Anique</w:t>
      </w:r>
      <w:ins w:id="9506" w:author="Lektorat Bauer" w:date="2025-03-05T12:23:00Z" w16du:dateUtc="2025-03-05T11:23:00Z">
        <w:r w:rsidR="00E16251">
          <w:rPr>
            <w:rFonts w:ascii="Arial" w:hAnsi="Arial" w:cs="Arial"/>
            <w:sz w:val="24"/>
            <w:szCs w:val="24"/>
          </w:rPr>
          <w:t>.</w:t>
        </w:r>
      </w:ins>
      <w:del w:id="9507" w:author="Lektorat Bauer" w:date="2025-03-05T12:23:00Z" w16du:dateUtc="2025-03-05T11:23:00Z">
        <w:r w:rsidRPr="00944672" w:rsidDel="00E16251">
          <w:rPr>
            <w:rFonts w:ascii="Arial" w:hAnsi="Arial" w:cs="Arial"/>
            <w:sz w:val="24"/>
            <w:szCs w:val="24"/>
          </w:rPr>
          <w:delText>,</w:delText>
        </w:r>
      </w:del>
      <w:r w:rsidRPr="00944672">
        <w:rPr>
          <w:rFonts w:ascii="Arial" w:hAnsi="Arial" w:cs="Arial"/>
          <w:sz w:val="24"/>
          <w:szCs w:val="24"/>
        </w:rPr>
        <w:t xml:space="preserve"> „Du hast mich angerufen, weil Du etwas wusstest, aber Du wusstest auch nicht alles.“ </w:t>
      </w:r>
    </w:p>
    <w:p w14:paraId="192EB9BC" w14:textId="6B098D98"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„Worauf willst Du hinaus?“</w:t>
      </w:r>
      <w:ins w:id="9508" w:author="Lektorat Bauer" w:date="2025-03-05T12:23:00Z" w16du:dateUtc="2025-03-05T11:23:00Z">
        <w:r w:rsidR="00E16251">
          <w:rPr>
            <w:rFonts w:ascii="Arial" w:hAnsi="Arial" w:cs="Arial"/>
            <w:sz w:val="24"/>
            <w:szCs w:val="24"/>
          </w:rPr>
          <w:t>,</w:t>
        </w:r>
      </w:ins>
      <w:r w:rsidRPr="00944672">
        <w:rPr>
          <w:rFonts w:ascii="Arial" w:hAnsi="Arial" w:cs="Arial"/>
          <w:sz w:val="24"/>
          <w:szCs w:val="24"/>
        </w:rPr>
        <w:t xml:space="preserve"> </w:t>
      </w:r>
      <w:ins w:id="9509" w:author="Lektorat Bauer" w:date="2025-03-05T12:23:00Z" w16du:dateUtc="2025-03-05T11:23:00Z">
        <w:r w:rsidR="00E16251">
          <w:rPr>
            <w:rFonts w:ascii="Arial" w:hAnsi="Arial" w:cs="Arial"/>
            <w:sz w:val="24"/>
            <w:szCs w:val="24"/>
          </w:rPr>
          <w:t>f</w:t>
        </w:r>
      </w:ins>
      <w:del w:id="9510" w:author="Lektorat Bauer" w:date="2025-03-05T12:23:00Z" w16du:dateUtc="2025-03-05T11:23:00Z">
        <w:r w:rsidRPr="00944672" w:rsidDel="00E16251">
          <w:rPr>
            <w:rFonts w:ascii="Arial" w:hAnsi="Arial" w:cs="Arial"/>
            <w:sz w:val="24"/>
            <w:szCs w:val="24"/>
          </w:rPr>
          <w:delText>F</w:delText>
        </w:r>
      </w:del>
      <w:r w:rsidRPr="00944672">
        <w:rPr>
          <w:rFonts w:ascii="Arial" w:hAnsi="Arial" w:cs="Arial"/>
          <w:sz w:val="24"/>
          <w:szCs w:val="24"/>
        </w:rPr>
        <w:t>ragte Anique. Flim schaute beide an und wartete ab, was kommen würde.</w:t>
      </w:r>
    </w:p>
    <w:p w14:paraId="3098318C" w14:textId="3EA9C9D1"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„Flim</w:t>
      </w:r>
      <w:ins w:id="9511" w:author="Lektorat Bauer" w:date="2025-03-05T12:23:00Z" w16du:dateUtc="2025-03-05T11:23:00Z">
        <w:r w:rsidR="00E16251">
          <w:rPr>
            <w:rFonts w:ascii="Arial" w:hAnsi="Arial" w:cs="Arial"/>
            <w:sz w:val="24"/>
            <w:szCs w:val="24"/>
          </w:rPr>
          <w:t xml:space="preserve">, </w:t>
        </w:r>
      </w:ins>
      <w:del w:id="9512" w:author="Lektorat Bauer" w:date="2025-03-05T12:23:00Z" w16du:dateUtc="2025-03-05T11:23:00Z">
        <w:r w:rsidRPr="00944672" w:rsidDel="00E16251">
          <w:rPr>
            <w:rFonts w:ascii="Arial" w:hAnsi="Arial" w:cs="Arial"/>
            <w:sz w:val="24"/>
            <w:szCs w:val="24"/>
          </w:rPr>
          <w:delText>.“ Setzte Joost an, „I</w:delText>
        </w:r>
      </w:del>
      <w:ins w:id="9513" w:author="Lektorat Bauer" w:date="2025-03-05T12:23:00Z" w16du:dateUtc="2025-03-05T11:23:00Z">
        <w:r w:rsidR="00E16251">
          <w:rPr>
            <w:rFonts w:ascii="Arial" w:hAnsi="Arial" w:cs="Arial"/>
            <w:sz w:val="24"/>
            <w:szCs w:val="24"/>
          </w:rPr>
          <w:t>i</w:t>
        </w:r>
      </w:ins>
      <w:r w:rsidRPr="00944672">
        <w:rPr>
          <w:rFonts w:ascii="Arial" w:hAnsi="Arial" w:cs="Arial"/>
          <w:sz w:val="24"/>
          <w:szCs w:val="24"/>
        </w:rPr>
        <w:t>hr wart vorbereitet. Das Team war in Stellung.“ Joost sammelte seine Gedanken. „Verdammt. Du wusstest, was passieren würde. Wir waren die Köder</w:t>
      </w:r>
      <w:ins w:id="9514" w:author="Lektorat Bauer" w:date="2025-03-05T12:23:00Z" w16du:dateUtc="2025-03-05T11:23:00Z">
        <w:r w:rsidR="00E16251">
          <w:rPr>
            <w:rFonts w:ascii="Arial" w:hAnsi="Arial" w:cs="Arial"/>
            <w:sz w:val="24"/>
            <w:szCs w:val="24"/>
          </w:rPr>
          <w:t>,</w:t>
        </w:r>
      </w:ins>
      <w:r w:rsidRPr="00944672">
        <w:rPr>
          <w:rFonts w:ascii="Arial" w:hAnsi="Arial" w:cs="Arial"/>
          <w:sz w:val="24"/>
          <w:szCs w:val="24"/>
        </w:rPr>
        <w:t xml:space="preserve"> um das auszulösen.“</w:t>
      </w:r>
    </w:p>
    <w:p w14:paraId="5ECD9557" w14:textId="77777777" w:rsidR="00206B17" w:rsidRDefault="00944672" w:rsidP="00623B68">
      <w:pPr>
        <w:autoSpaceDE w:val="0"/>
        <w:autoSpaceDN w:val="0"/>
        <w:adjustRightInd w:val="0"/>
        <w:spacing w:after="0" w:line="360" w:lineRule="auto"/>
        <w:ind w:firstLine="227"/>
        <w:jc w:val="both"/>
        <w:rPr>
          <w:ins w:id="9515" w:author="Lektorat Bauer" w:date="2025-03-05T12:23:00Z" w16du:dateUtc="2025-03-05T11:23:00Z"/>
          <w:rFonts w:ascii="Arial" w:hAnsi="Arial" w:cs="Arial"/>
          <w:sz w:val="24"/>
          <w:szCs w:val="24"/>
        </w:rPr>
      </w:pPr>
      <w:r w:rsidRPr="00944672">
        <w:rPr>
          <w:rFonts w:ascii="Arial" w:hAnsi="Arial" w:cs="Arial"/>
          <w:sz w:val="24"/>
          <w:szCs w:val="24"/>
        </w:rPr>
        <w:t xml:space="preserve">„Gut zusammengefasst. Nur wart Ihr beide nie in Gefahr.“ </w:t>
      </w:r>
    </w:p>
    <w:p w14:paraId="59B18FF0" w14:textId="4492DE5F"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„Sagst Du</w:t>
      </w:r>
      <w:ins w:id="9516" w:author="Lektorat Bauer" w:date="2025-03-05T12:24:00Z" w16du:dateUtc="2025-03-05T11:24:00Z">
        <w:r w:rsidR="00206B17">
          <w:rPr>
            <w:rFonts w:ascii="Arial" w:hAnsi="Arial" w:cs="Arial"/>
            <w:sz w:val="24"/>
            <w:szCs w:val="24"/>
          </w:rPr>
          <w:t>!</w:t>
        </w:r>
      </w:ins>
      <w:del w:id="9517" w:author="Lektorat Bauer" w:date="2025-03-05T12:24:00Z" w16du:dateUtc="2025-03-05T11:24:00Z">
        <w:r w:rsidRPr="00944672" w:rsidDel="00206B17">
          <w:rPr>
            <w:rFonts w:ascii="Arial" w:hAnsi="Arial" w:cs="Arial"/>
            <w:sz w:val="24"/>
            <w:szCs w:val="24"/>
          </w:rPr>
          <w:delText xml:space="preserve"> ...</w:delText>
        </w:r>
      </w:del>
      <w:r w:rsidRPr="00944672">
        <w:rPr>
          <w:rFonts w:ascii="Arial" w:hAnsi="Arial" w:cs="Arial"/>
          <w:sz w:val="24"/>
          <w:szCs w:val="24"/>
        </w:rPr>
        <w:t>“</w:t>
      </w:r>
      <w:ins w:id="9518" w:author="Lektorat Bauer" w:date="2025-03-05T12:24:00Z" w16du:dateUtc="2025-03-05T11:24:00Z">
        <w:r w:rsidR="00206B17">
          <w:rPr>
            <w:rFonts w:ascii="Arial" w:hAnsi="Arial" w:cs="Arial"/>
            <w:sz w:val="24"/>
            <w:szCs w:val="24"/>
          </w:rPr>
          <w:t>,</w:t>
        </w:r>
      </w:ins>
      <w:r w:rsidRPr="00944672">
        <w:rPr>
          <w:rFonts w:ascii="Arial" w:hAnsi="Arial" w:cs="Arial"/>
          <w:sz w:val="24"/>
          <w:szCs w:val="24"/>
        </w:rPr>
        <w:t xml:space="preserve"> </w:t>
      </w:r>
      <w:ins w:id="9519" w:author="Lektorat Bauer" w:date="2025-03-05T12:24:00Z" w16du:dateUtc="2025-03-05T11:24:00Z">
        <w:r w:rsidR="00206B17">
          <w:rPr>
            <w:rFonts w:ascii="Arial" w:hAnsi="Arial" w:cs="Arial"/>
            <w:sz w:val="24"/>
            <w:szCs w:val="24"/>
          </w:rPr>
          <w:t>s</w:t>
        </w:r>
      </w:ins>
      <w:del w:id="9520" w:author="Lektorat Bauer" w:date="2025-03-05T12:24:00Z" w16du:dateUtc="2025-03-05T11:24:00Z">
        <w:r w:rsidRPr="00944672" w:rsidDel="00206B17">
          <w:rPr>
            <w:rFonts w:ascii="Arial" w:hAnsi="Arial" w:cs="Arial"/>
            <w:sz w:val="24"/>
            <w:szCs w:val="24"/>
          </w:rPr>
          <w:delText>S</w:delText>
        </w:r>
      </w:del>
      <w:commentRangeStart w:id="9521"/>
      <w:r w:rsidRPr="00944672">
        <w:rPr>
          <w:rFonts w:ascii="Arial" w:hAnsi="Arial" w:cs="Arial"/>
          <w:sz w:val="24"/>
          <w:szCs w:val="24"/>
        </w:rPr>
        <w:t>agte Joost und schaute Flim böse an</w:t>
      </w:r>
      <w:commentRangeEnd w:id="9521"/>
      <w:r w:rsidR="00206B17">
        <w:rPr>
          <w:rStyle w:val="Kommentarzeichen"/>
        </w:rPr>
        <w:commentReference w:id="9521"/>
      </w:r>
      <w:r w:rsidRPr="00944672">
        <w:rPr>
          <w:rFonts w:ascii="Arial" w:hAnsi="Arial" w:cs="Arial"/>
          <w:sz w:val="24"/>
          <w:szCs w:val="24"/>
        </w:rPr>
        <w:t>. „Woher hattest Du diese Information?“</w:t>
      </w:r>
    </w:p>
    <w:p w14:paraId="69F1101A" w14:textId="77777777" w:rsidR="00206B17" w:rsidRDefault="00944672" w:rsidP="00623B68">
      <w:pPr>
        <w:autoSpaceDE w:val="0"/>
        <w:autoSpaceDN w:val="0"/>
        <w:adjustRightInd w:val="0"/>
        <w:spacing w:after="0" w:line="360" w:lineRule="auto"/>
        <w:ind w:firstLine="227"/>
        <w:jc w:val="both"/>
        <w:rPr>
          <w:ins w:id="9522" w:author="Lektorat Bauer" w:date="2025-03-05T12:24:00Z" w16du:dateUtc="2025-03-05T11:24:00Z"/>
          <w:rFonts w:ascii="Arial" w:hAnsi="Arial" w:cs="Arial"/>
          <w:sz w:val="24"/>
          <w:szCs w:val="24"/>
        </w:rPr>
      </w:pPr>
      <w:r w:rsidRPr="00944672">
        <w:rPr>
          <w:rFonts w:ascii="Arial" w:hAnsi="Arial" w:cs="Arial"/>
          <w:sz w:val="24"/>
          <w:szCs w:val="24"/>
        </w:rPr>
        <w:t>„Du hattest noch mehr Informationen?“</w:t>
      </w:r>
      <w:ins w:id="9523" w:author="Lektorat Bauer" w:date="2025-03-05T12:24:00Z" w16du:dateUtc="2025-03-05T11:24:00Z">
        <w:r w:rsidR="00206B17">
          <w:rPr>
            <w:rFonts w:ascii="Arial" w:hAnsi="Arial" w:cs="Arial"/>
            <w:sz w:val="24"/>
            <w:szCs w:val="24"/>
          </w:rPr>
          <w:t>,</w:t>
        </w:r>
      </w:ins>
      <w:r w:rsidRPr="00944672">
        <w:rPr>
          <w:rFonts w:ascii="Arial" w:hAnsi="Arial" w:cs="Arial"/>
          <w:sz w:val="24"/>
          <w:szCs w:val="24"/>
        </w:rPr>
        <w:t xml:space="preserve"> </w:t>
      </w:r>
      <w:ins w:id="9524" w:author="Lektorat Bauer" w:date="2025-03-05T12:24:00Z" w16du:dateUtc="2025-03-05T11:24:00Z">
        <w:r w:rsidR="00206B17">
          <w:rPr>
            <w:rFonts w:ascii="Arial" w:hAnsi="Arial" w:cs="Arial"/>
            <w:sz w:val="24"/>
            <w:szCs w:val="24"/>
          </w:rPr>
          <w:t>f</w:t>
        </w:r>
      </w:ins>
      <w:del w:id="9525" w:author="Lektorat Bauer" w:date="2025-03-05T12:24:00Z" w16du:dateUtc="2025-03-05T11:24:00Z">
        <w:r w:rsidRPr="00944672" w:rsidDel="00206B17">
          <w:rPr>
            <w:rFonts w:ascii="Arial" w:hAnsi="Arial" w:cs="Arial"/>
            <w:sz w:val="24"/>
            <w:szCs w:val="24"/>
          </w:rPr>
          <w:delText>F</w:delText>
        </w:r>
      </w:del>
      <w:r w:rsidRPr="00944672">
        <w:rPr>
          <w:rFonts w:ascii="Arial" w:hAnsi="Arial" w:cs="Arial"/>
          <w:sz w:val="24"/>
          <w:szCs w:val="24"/>
        </w:rPr>
        <w:t>ragte Anique, „</w:t>
      </w:r>
      <w:ins w:id="9526" w:author="Lektorat Bauer" w:date="2025-03-05T12:24:00Z" w16du:dateUtc="2025-03-05T11:24:00Z">
        <w:r w:rsidR="00206B17">
          <w:rPr>
            <w:rFonts w:ascii="Arial" w:hAnsi="Arial" w:cs="Arial"/>
            <w:sz w:val="24"/>
            <w:szCs w:val="24"/>
          </w:rPr>
          <w:t>w</w:t>
        </w:r>
      </w:ins>
      <w:del w:id="9527" w:author="Lektorat Bauer" w:date="2025-03-05T12:24:00Z" w16du:dateUtc="2025-03-05T11:24:00Z">
        <w:r w:rsidRPr="00944672" w:rsidDel="00206B17">
          <w:rPr>
            <w:rFonts w:ascii="Arial" w:hAnsi="Arial" w:cs="Arial"/>
            <w:sz w:val="24"/>
            <w:szCs w:val="24"/>
          </w:rPr>
          <w:delText>W</w:delText>
        </w:r>
      </w:del>
      <w:r w:rsidRPr="00944672">
        <w:rPr>
          <w:rFonts w:ascii="Arial" w:hAnsi="Arial" w:cs="Arial"/>
          <w:sz w:val="24"/>
          <w:szCs w:val="24"/>
        </w:rPr>
        <w:t xml:space="preserve">oher?“ </w:t>
      </w:r>
    </w:p>
    <w:p w14:paraId="0BEBE05A" w14:textId="675CACCC"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 xml:space="preserve">Flim </w:t>
      </w:r>
      <w:commentRangeStart w:id="9528"/>
      <w:r w:rsidRPr="00944672">
        <w:rPr>
          <w:rFonts w:ascii="Arial" w:hAnsi="Arial" w:cs="Arial"/>
          <w:sz w:val="24"/>
          <w:szCs w:val="24"/>
        </w:rPr>
        <w:t xml:space="preserve">schaute die beiden </w:t>
      </w:r>
      <w:commentRangeEnd w:id="9528"/>
      <w:r w:rsidR="00206B17">
        <w:rPr>
          <w:rStyle w:val="Kommentarzeichen"/>
        </w:rPr>
        <w:commentReference w:id="9528"/>
      </w:r>
      <w:r w:rsidRPr="00944672">
        <w:rPr>
          <w:rFonts w:ascii="Arial" w:hAnsi="Arial" w:cs="Arial"/>
          <w:sz w:val="24"/>
          <w:szCs w:val="24"/>
        </w:rPr>
        <w:t>an: „O</w:t>
      </w:r>
      <w:ins w:id="9529" w:author="Lektorat Bauer" w:date="2025-03-05T12:24:00Z" w16du:dateUtc="2025-03-05T11:24:00Z">
        <w:r w:rsidR="00206B17">
          <w:rPr>
            <w:rFonts w:ascii="Arial" w:hAnsi="Arial" w:cs="Arial"/>
            <w:sz w:val="24"/>
            <w:szCs w:val="24"/>
          </w:rPr>
          <w:t>k</w:t>
        </w:r>
      </w:ins>
      <w:del w:id="9530" w:author="Lektorat Bauer" w:date="2025-03-05T12:24:00Z" w16du:dateUtc="2025-03-05T11:24:00Z">
        <w:r w:rsidRPr="00944672" w:rsidDel="00206B17">
          <w:rPr>
            <w:rFonts w:ascii="Arial" w:hAnsi="Arial" w:cs="Arial"/>
            <w:sz w:val="24"/>
            <w:szCs w:val="24"/>
          </w:rPr>
          <w:delText>K</w:delText>
        </w:r>
      </w:del>
      <w:r w:rsidRPr="00944672">
        <w:rPr>
          <w:rFonts w:ascii="Arial" w:hAnsi="Arial" w:cs="Arial"/>
          <w:sz w:val="24"/>
          <w:szCs w:val="24"/>
        </w:rPr>
        <w:t xml:space="preserve"> ihr zwei, holt Euch etwas zu Essen, ich kläre Euch auf.“</w:t>
      </w:r>
    </w:p>
    <w:p w14:paraId="730AA154"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Die drei gingen zum Buffet und versorgten sich mit Essen, balanc</w:t>
      </w:r>
      <w:del w:id="9531" w:author="Lektorat Bauer" w:date="2025-03-05T12:24:00Z" w16du:dateUtc="2025-03-05T11:24:00Z">
        <w:r w:rsidRPr="00944672" w:rsidDel="00206B17">
          <w:rPr>
            <w:rFonts w:ascii="Arial" w:hAnsi="Arial" w:cs="Arial"/>
            <w:sz w:val="24"/>
            <w:szCs w:val="24"/>
          </w:rPr>
          <w:delText>ez</w:delText>
        </w:r>
      </w:del>
      <w:r w:rsidRPr="00944672">
        <w:rPr>
          <w:rFonts w:ascii="Arial" w:hAnsi="Arial" w:cs="Arial"/>
          <w:sz w:val="24"/>
          <w:szCs w:val="24"/>
        </w:rPr>
        <w:t>ierten ihre Frühstücksteller zurück an den Tisch und begannen zu frühstücken. Schweigend aßen sie den ersten Teller leer und holten dann Nachschub. Alle drei benötigten die Zeit, um die Gedanken zu sammeln.</w:t>
      </w:r>
    </w:p>
    <w:p w14:paraId="79DBFC0A" w14:textId="0FD4D2D1"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Anique brach das Schweigen: „Ich habe vorgestern eine E-Mail von den Inbev</w:t>
      </w:r>
      <w:ins w:id="9532" w:author="Lektorat Bauer" w:date="2025-03-05T12:24:00Z" w16du:dateUtc="2025-03-05T11:24:00Z">
        <w:r w:rsidR="00206B17">
          <w:rPr>
            <w:rFonts w:ascii="Arial" w:hAnsi="Arial" w:cs="Arial"/>
            <w:sz w:val="24"/>
            <w:szCs w:val="24"/>
          </w:rPr>
          <w:t>-</w:t>
        </w:r>
      </w:ins>
      <w:del w:id="9533" w:author="Lektorat Bauer" w:date="2025-03-05T12:24:00Z" w16du:dateUtc="2025-03-05T11:24:00Z">
        <w:r w:rsidRPr="00944672" w:rsidDel="00206B17">
          <w:rPr>
            <w:rFonts w:ascii="Arial" w:hAnsi="Arial" w:cs="Arial"/>
            <w:sz w:val="24"/>
            <w:szCs w:val="24"/>
          </w:rPr>
          <w:delText xml:space="preserve"> </w:delText>
        </w:r>
      </w:del>
      <w:r w:rsidRPr="00944672">
        <w:rPr>
          <w:rFonts w:ascii="Arial" w:hAnsi="Arial" w:cs="Arial"/>
          <w:sz w:val="24"/>
          <w:szCs w:val="24"/>
        </w:rPr>
        <w:t>Jungs bekommen. In der Mail stand, dass ein Anschlag bevorstehen würde und das Du</w:t>
      </w:r>
      <w:del w:id="9534" w:author="Lektorat Bauer" w:date="2025-03-05T12:25:00Z" w16du:dateUtc="2025-03-05T11:25:00Z">
        <w:r w:rsidRPr="00944672" w:rsidDel="00206B17">
          <w:rPr>
            <w:rFonts w:ascii="Arial" w:hAnsi="Arial" w:cs="Arial"/>
            <w:sz w:val="24"/>
            <w:szCs w:val="24"/>
          </w:rPr>
          <w:delText>,</w:delText>
        </w:r>
      </w:del>
      <w:r w:rsidRPr="00944672">
        <w:rPr>
          <w:rFonts w:ascii="Arial" w:hAnsi="Arial" w:cs="Arial"/>
          <w:sz w:val="24"/>
          <w:szCs w:val="24"/>
        </w:rPr>
        <w:t>“</w:t>
      </w:r>
      <w:ins w:id="9535" w:author="Lektorat Bauer" w:date="2025-03-05T12:25:00Z" w16du:dateUtc="2025-03-05T11:25:00Z">
        <w:r w:rsidR="00206B17">
          <w:rPr>
            <w:rFonts w:ascii="Arial" w:hAnsi="Arial" w:cs="Arial"/>
            <w:sz w:val="24"/>
            <w:szCs w:val="24"/>
          </w:rPr>
          <w:t xml:space="preserve"> –</w:t>
        </w:r>
      </w:ins>
      <w:r w:rsidRPr="00944672">
        <w:rPr>
          <w:rFonts w:ascii="Arial" w:hAnsi="Arial" w:cs="Arial"/>
          <w:sz w:val="24"/>
          <w:szCs w:val="24"/>
        </w:rPr>
        <w:t xml:space="preserve"> dabei sah sie Joost an</w:t>
      </w:r>
      <w:del w:id="9536" w:author="Lektorat Bauer" w:date="2025-03-05T12:25:00Z" w16du:dateUtc="2025-03-05T11:25:00Z">
        <w:r w:rsidRPr="00944672" w:rsidDel="00206B17">
          <w:rPr>
            <w:rFonts w:ascii="Arial" w:hAnsi="Arial" w:cs="Arial"/>
            <w:sz w:val="24"/>
            <w:szCs w:val="24"/>
          </w:rPr>
          <w:delText>,</w:delText>
        </w:r>
      </w:del>
      <w:ins w:id="9537" w:author="Lektorat Bauer" w:date="2025-03-05T12:25:00Z" w16du:dateUtc="2025-03-05T11:25:00Z">
        <w:r w:rsidR="00206B17">
          <w:rPr>
            <w:rFonts w:ascii="Arial" w:hAnsi="Arial" w:cs="Arial"/>
            <w:sz w:val="24"/>
            <w:szCs w:val="24"/>
          </w:rPr>
          <w:t xml:space="preserve"> –</w:t>
        </w:r>
      </w:ins>
      <w:r w:rsidRPr="00944672">
        <w:rPr>
          <w:rFonts w:ascii="Arial" w:hAnsi="Arial" w:cs="Arial"/>
          <w:sz w:val="24"/>
          <w:szCs w:val="24"/>
        </w:rPr>
        <w:t xml:space="preserve"> „das Opfer sein solltest. Ich habe die Mail an Flim weitergeleitet, Dich angerufen und bin losgefahren.“ </w:t>
      </w:r>
    </w:p>
    <w:p w14:paraId="6203F405" w14:textId="77777777" w:rsidR="00206B17" w:rsidRDefault="00944672" w:rsidP="00623B68">
      <w:pPr>
        <w:autoSpaceDE w:val="0"/>
        <w:autoSpaceDN w:val="0"/>
        <w:adjustRightInd w:val="0"/>
        <w:spacing w:after="0" w:line="360" w:lineRule="auto"/>
        <w:ind w:firstLine="227"/>
        <w:jc w:val="both"/>
        <w:rPr>
          <w:ins w:id="9538" w:author="Lektorat Bauer" w:date="2025-03-05T12:25:00Z" w16du:dateUtc="2025-03-05T11:25:00Z"/>
          <w:rFonts w:ascii="Arial" w:hAnsi="Arial" w:cs="Arial"/>
          <w:sz w:val="24"/>
          <w:szCs w:val="24"/>
        </w:rPr>
      </w:pPr>
      <w:r w:rsidRPr="00944672">
        <w:rPr>
          <w:rFonts w:ascii="Arial" w:hAnsi="Arial" w:cs="Arial"/>
          <w:sz w:val="24"/>
          <w:szCs w:val="24"/>
        </w:rPr>
        <w:t>Jetzt war es an Flim</w:t>
      </w:r>
      <w:del w:id="9539" w:author="Lektorat Bauer" w:date="2025-03-05T12:25:00Z" w16du:dateUtc="2025-03-05T11:25:00Z">
        <w:r w:rsidRPr="00944672" w:rsidDel="00206B17">
          <w:rPr>
            <w:rFonts w:ascii="Arial" w:hAnsi="Arial" w:cs="Arial"/>
            <w:sz w:val="24"/>
            <w:szCs w:val="24"/>
          </w:rPr>
          <w:delText>,</w:delText>
        </w:r>
      </w:del>
      <w:ins w:id="9540" w:author="Lektorat Bauer" w:date="2025-03-05T12:25:00Z" w16du:dateUtc="2025-03-05T11:25:00Z">
        <w:r w:rsidR="00206B17">
          <w:rPr>
            <w:rFonts w:ascii="Arial" w:hAnsi="Arial" w:cs="Arial"/>
            <w:sz w:val="24"/>
            <w:szCs w:val="24"/>
          </w:rPr>
          <w:t>:</w:t>
        </w:r>
      </w:ins>
      <w:r w:rsidRPr="00944672">
        <w:rPr>
          <w:rFonts w:ascii="Arial" w:hAnsi="Arial" w:cs="Arial"/>
          <w:sz w:val="24"/>
          <w:szCs w:val="24"/>
        </w:rPr>
        <w:t xml:space="preserve"> „Nachdem Du losgefahren warst</w:t>
      </w:r>
      <w:ins w:id="9541" w:author="Lektorat Bauer" w:date="2025-03-05T12:25:00Z" w16du:dateUtc="2025-03-05T11:25:00Z">
        <w:r w:rsidR="00206B17">
          <w:rPr>
            <w:rFonts w:ascii="Arial" w:hAnsi="Arial" w:cs="Arial"/>
            <w:sz w:val="24"/>
            <w:szCs w:val="24"/>
          </w:rPr>
          <w:t>,</w:t>
        </w:r>
      </w:ins>
      <w:r w:rsidRPr="00944672">
        <w:rPr>
          <w:rFonts w:ascii="Arial" w:hAnsi="Arial" w:cs="Arial"/>
          <w:sz w:val="24"/>
          <w:szCs w:val="24"/>
        </w:rPr>
        <w:t xml:space="preserve"> ist noch etwas Gravierendes passiert.</w:t>
      </w:r>
      <w:ins w:id="9542" w:author="Lektorat Bauer" w:date="2025-03-05T12:25:00Z" w16du:dateUtc="2025-03-05T11:25:00Z">
        <w:r w:rsidR="00206B17">
          <w:rPr>
            <w:rFonts w:ascii="Arial" w:hAnsi="Arial" w:cs="Arial"/>
            <w:sz w:val="24"/>
            <w:szCs w:val="24"/>
          </w:rPr>
          <w:t xml:space="preserve"> </w:t>
        </w:r>
      </w:ins>
      <w:del w:id="9543" w:author="Lektorat Bauer" w:date="2025-03-05T12:25:00Z" w16du:dateUtc="2025-03-05T11:25:00Z">
        <w:r w:rsidRPr="00944672" w:rsidDel="00206B17">
          <w:rPr>
            <w:rFonts w:ascii="Arial" w:hAnsi="Arial" w:cs="Arial"/>
            <w:sz w:val="24"/>
            <w:szCs w:val="24"/>
          </w:rPr>
          <w:delText>“ Anique und Joost sahen Flim aufmerksam an. „</w:delText>
        </w:r>
      </w:del>
      <w:r w:rsidRPr="00944672">
        <w:rPr>
          <w:rFonts w:ascii="Arial" w:hAnsi="Arial" w:cs="Arial"/>
          <w:sz w:val="24"/>
          <w:szCs w:val="24"/>
        </w:rPr>
        <w:t xml:space="preserve">Ich habe auf meiner Geheimnummer einen Anruf bekommen, den ich sofort sehr </w:t>
      </w:r>
      <w:del w:id="9544" w:author="Lektorat Bauer" w:date="2025-03-05T12:25:00Z" w16du:dateUtc="2025-03-05T11:25:00Z">
        <w:r w:rsidRPr="00944672" w:rsidDel="00206B17">
          <w:rPr>
            <w:rFonts w:ascii="Arial" w:hAnsi="Arial" w:cs="Arial"/>
            <w:sz w:val="24"/>
            <w:szCs w:val="24"/>
          </w:rPr>
          <w:delText>erst</w:delText>
        </w:r>
      </w:del>
      <w:ins w:id="9545" w:author="Lektorat Bauer" w:date="2025-03-05T12:25:00Z" w16du:dateUtc="2025-03-05T11:25:00Z">
        <w:r w:rsidR="00206B17" w:rsidRPr="00944672">
          <w:rPr>
            <w:rFonts w:ascii="Arial" w:hAnsi="Arial" w:cs="Arial"/>
            <w:sz w:val="24"/>
            <w:szCs w:val="24"/>
          </w:rPr>
          <w:t>ernst</w:t>
        </w:r>
      </w:ins>
      <w:r w:rsidRPr="00944672">
        <w:rPr>
          <w:rFonts w:ascii="Arial" w:hAnsi="Arial" w:cs="Arial"/>
          <w:sz w:val="24"/>
          <w:szCs w:val="24"/>
        </w:rPr>
        <w:t xml:space="preserve"> genommen habe. Johann Dahlleiter</w:t>
      </w:r>
      <w:del w:id="9546" w:author="Lektorat Bauer" w:date="2025-03-05T12:25:00Z" w16du:dateUtc="2025-03-05T11:25:00Z">
        <w:r w:rsidRPr="00944672" w:rsidDel="00206B17">
          <w:rPr>
            <w:rFonts w:ascii="Arial" w:hAnsi="Arial" w:cs="Arial"/>
            <w:sz w:val="24"/>
            <w:szCs w:val="24"/>
          </w:rPr>
          <w:delText>,</w:delText>
        </w:r>
      </w:del>
      <w:r w:rsidRPr="00944672">
        <w:rPr>
          <w:rFonts w:ascii="Arial" w:hAnsi="Arial" w:cs="Arial"/>
          <w:sz w:val="24"/>
          <w:szCs w:val="24"/>
        </w:rPr>
        <w:t xml:space="preserve"> von Inbev104 hat mich angerufen und klang total ängstlich.“ </w:t>
      </w:r>
    </w:p>
    <w:p w14:paraId="0760F476" w14:textId="4F8FFDAF"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Anique hob die Hand: „Du kennst Johann? Seit wann?“</w:t>
      </w:r>
    </w:p>
    <w:p w14:paraId="65935A9A" w14:textId="77777777" w:rsidR="00206B17" w:rsidRDefault="00944672" w:rsidP="00623B68">
      <w:pPr>
        <w:autoSpaceDE w:val="0"/>
        <w:autoSpaceDN w:val="0"/>
        <w:adjustRightInd w:val="0"/>
        <w:spacing w:after="0" w:line="360" w:lineRule="auto"/>
        <w:ind w:firstLine="227"/>
        <w:jc w:val="both"/>
        <w:rPr>
          <w:ins w:id="9547" w:author="Lektorat Bauer" w:date="2025-03-05T12:25:00Z" w16du:dateUtc="2025-03-05T11:25:00Z"/>
          <w:rFonts w:ascii="Arial" w:hAnsi="Arial" w:cs="Arial"/>
          <w:sz w:val="24"/>
          <w:szCs w:val="24"/>
        </w:rPr>
      </w:pPr>
      <w:r w:rsidRPr="00944672">
        <w:rPr>
          <w:rFonts w:ascii="Arial" w:hAnsi="Arial" w:cs="Arial"/>
          <w:sz w:val="24"/>
          <w:szCs w:val="24"/>
        </w:rPr>
        <w:t xml:space="preserve">„Ich kannte Johann nicht.“ </w:t>
      </w:r>
    </w:p>
    <w:p w14:paraId="2D8F0AD7" w14:textId="2C04A1DD"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Joost und Anique schauten ihn irritiert an und Joost fragte: „Wenn Du ihn nicht kanntest. Woher hatte er Deine Nummer</w:t>
      </w:r>
      <w:ins w:id="9548" w:author="Lektorat Bauer" w:date="2025-03-05T12:25:00Z" w16du:dateUtc="2025-03-05T11:25:00Z">
        <w:r w:rsidR="00206B17">
          <w:rPr>
            <w:rFonts w:ascii="Arial" w:hAnsi="Arial" w:cs="Arial"/>
            <w:sz w:val="24"/>
            <w:szCs w:val="24"/>
          </w:rPr>
          <w:t>?</w:t>
        </w:r>
      </w:ins>
      <w:del w:id="9549" w:author="Lektorat Bauer" w:date="2025-03-05T12:25:00Z" w16du:dateUtc="2025-03-05T11:25:00Z">
        <w:r w:rsidRPr="00944672" w:rsidDel="00206B17">
          <w:rPr>
            <w:rFonts w:ascii="Arial" w:hAnsi="Arial" w:cs="Arial"/>
            <w:sz w:val="24"/>
            <w:szCs w:val="24"/>
          </w:rPr>
          <w:delText>.</w:delText>
        </w:r>
      </w:del>
      <w:r w:rsidRPr="00944672">
        <w:rPr>
          <w:rFonts w:ascii="Arial" w:hAnsi="Arial" w:cs="Arial"/>
          <w:sz w:val="24"/>
          <w:szCs w:val="24"/>
        </w:rPr>
        <w:t>“ „Tja, genau hier wird es jetzt spannend.</w:t>
      </w:r>
      <w:ins w:id="9550" w:author="Lektorat Bauer" w:date="2025-03-05T12:26:00Z" w16du:dateUtc="2025-03-05T11:26:00Z">
        <w:r w:rsidR="00206B17">
          <w:rPr>
            <w:rFonts w:ascii="Arial" w:hAnsi="Arial" w:cs="Arial"/>
            <w:sz w:val="24"/>
            <w:szCs w:val="24"/>
          </w:rPr>
          <w:t xml:space="preserve"> </w:t>
        </w:r>
      </w:ins>
      <w:del w:id="9551" w:author="Lektorat Bauer" w:date="2025-03-05T12:25:00Z" w16du:dateUtc="2025-03-05T11:25:00Z">
        <w:r w:rsidRPr="00944672" w:rsidDel="00206B17">
          <w:rPr>
            <w:rFonts w:ascii="Arial" w:hAnsi="Arial" w:cs="Arial"/>
            <w:sz w:val="24"/>
            <w:szCs w:val="24"/>
          </w:rPr>
          <w:delText>“ Begann Flim, „</w:delText>
        </w:r>
      </w:del>
      <w:r w:rsidRPr="00944672">
        <w:rPr>
          <w:rFonts w:ascii="Arial" w:hAnsi="Arial" w:cs="Arial"/>
          <w:sz w:val="24"/>
          <w:szCs w:val="24"/>
        </w:rPr>
        <w:t>Als ich ans Telefon ging, passierte etwas Merkwürdiges.“</w:t>
      </w:r>
    </w:p>
    <w:p w14:paraId="639FA7E1"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7EF85167"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1757E77D"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22585EAF" w14:textId="41C9D1E1"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Flim war am Morgen ins Büro gekommen und hatte ein flaues Gefühl im Magen</w:t>
      </w:r>
      <w:ins w:id="9552" w:author="Lektorat Bauer" w:date="2025-03-05T12:26:00Z" w16du:dateUtc="2025-03-05T11:26:00Z">
        <w:r w:rsidR="00B01CE9">
          <w:rPr>
            <w:rFonts w:ascii="Arial" w:hAnsi="Arial" w:cs="Arial"/>
            <w:sz w:val="24"/>
            <w:szCs w:val="24"/>
          </w:rPr>
          <w:t xml:space="preserve"> gehabt</w:t>
        </w:r>
      </w:ins>
      <w:r w:rsidRPr="00944672">
        <w:rPr>
          <w:rFonts w:ascii="Arial" w:hAnsi="Arial" w:cs="Arial"/>
          <w:sz w:val="24"/>
          <w:szCs w:val="24"/>
        </w:rPr>
        <w:t>. Er hatte gelernt, seinem Instinkt zu trauen, konnte jedoch nichts ausmachen, was ihn beunruhigte.</w:t>
      </w:r>
    </w:p>
    <w:p w14:paraId="553B8B1D" w14:textId="77777777" w:rsidR="00276656" w:rsidRDefault="00944672" w:rsidP="00623B68">
      <w:pPr>
        <w:autoSpaceDE w:val="0"/>
        <w:autoSpaceDN w:val="0"/>
        <w:adjustRightInd w:val="0"/>
        <w:spacing w:after="0" w:line="360" w:lineRule="auto"/>
        <w:ind w:firstLine="227"/>
        <w:jc w:val="both"/>
        <w:rPr>
          <w:ins w:id="9553" w:author="Lektorat Bauer" w:date="2025-03-05T12:26:00Z" w16du:dateUtc="2025-03-05T11:26:00Z"/>
          <w:rFonts w:ascii="Arial" w:hAnsi="Arial" w:cs="Arial"/>
          <w:sz w:val="24"/>
          <w:szCs w:val="24"/>
        </w:rPr>
      </w:pPr>
      <w:r w:rsidRPr="00944672">
        <w:rPr>
          <w:rFonts w:ascii="Arial" w:hAnsi="Arial" w:cs="Arial"/>
          <w:sz w:val="24"/>
          <w:szCs w:val="24"/>
        </w:rPr>
        <w:t>Der Morgen begann mit den üblichen Updates und die aktuelle Lage wurde als ‚ruhig‘ eingeschätzt. Er saß mit Klaas Noordwijk zusammen. „Flim, was ist los?“</w:t>
      </w:r>
      <w:ins w:id="9554" w:author="Lektorat Bauer" w:date="2025-03-05T12:26:00Z" w16du:dateUtc="2025-03-05T11:26:00Z">
        <w:r w:rsidR="00276656">
          <w:rPr>
            <w:rFonts w:ascii="Arial" w:hAnsi="Arial" w:cs="Arial"/>
            <w:sz w:val="24"/>
            <w:szCs w:val="24"/>
          </w:rPr>
          <w:t>,</w:t>
        </w:r>
      </w:ins>
      <w:r w:rsidRPr="00944672">
        <w:rPr>
          <w:rFonts w:ascii="Arial" w:hAnsi="Arial" w:cs="Arial"/>
          <w:sz w:val="24"/>
          <w:szCs w:val="24"/>
        </w:rPr>
        <w:t xml:space="preserve"> </w:t>
      </w:r>
      <w:del w:id="9555" w:author="Lektorat Bauer" w:date="2025-03-05T12:26:00Z" w16du:dateUtc="2025-03-05T11:26:00Z">
        <w:r w:rsidRPr="00944672" w:rsidDel="00276656">
          <w:rPr>
            <w:rFonts w:ascii="Arial" w:hAnsi="Arial" w:cs="Arial"/>
            <w:sz w:val="24"/>
            <w:szCs w:val="24"/>
          </w:rPr>
          <w:delText xml:space="preserve">Fragte </w:delText>
        </w:r>
      </w:del>
      <w:ins w:id="9556" w:author="Lektorat Bauer" w:date="2025-03-05T12:26:00Z" w16du:dateUtc="2025-03-05T11:26:00Z">
        <w:r w:rsidR="00276656">
          <w:rPr>
            <w:rFonts w:ascii="Arial" w:hAnsi="Arial" w:cs="Arial"/>
            <w:sz w:val="24"/>
            <w:szCs w:val="24"/>
          </w:rPr>
          <w:t>f</w:t>
        </w:r>
        <w:r w:rsidR="00276656" w:rsidRPr="00944672">
          <w:rPr>
            <w:rFonts w:ascii="Arial" w:hAnsi="Arial" w:cs="Arial"/>
            <w:sz w:val="24"/>
            <w:szCs w:val="24"/>
          </w:rPr>
          <w:t xml:space="preserve">ragte </w:t>
        </w:r>
      </w:ins>
      <w:r w:rsidRPr="00944672">
        <w:rPr>
          <w:rFonts w:ascii="Arial" w:hAnsi="Arial" w:cs="Arial"/>
          <w:sz w:val="24"/>
          <w:szCs w:val="24"/>
        </w:rPr>
        <w:t xml:space="preserve">Klaas, „Du bist den ganzen Morgen schon unruhig.“ </w:t>
      </w:r>
    </w:p>
    <w:p w14:paraId="21935045" w14:textId="77777777" w:rsidR="00276656" w:rsidRDefault="00944672" w:rsidP="00623B68">
      <w:pPr>
        <w:autoSpaceDE w:val="0"/>
        <w:autoSpaceDN w:val="0"/>
        <w:adjustRightInd w:val="0"/>
        <w:spacing w:after="0" w:line="360" w:lineRule="auto"/>
        <w:ind w:firstLine="227"/>
        <w:jc w:val="both"/>
        <w:rPr>
          <w:ins w:id="9557" w:author="Lektorat Bauer" w:date="2025-03-05T12:26:00Z" w16du:dateUtc="2025-03-05T11:26:00Z"/>
          <w:rFonts w:ascii="Arial" w:hAnsi="Arial" w:cs="Arial"/>
          <w:sz w:val="24"/>
          <w:szCs w:val="24"/>
        </w:rPr>
      </w:pPr>
      <w:r w:rsidRPr="00944672">
        <w:rPr>
          <w:rFonts w:ascii="Arial" w:hAnsi="Arial" w:cs="Arial"/>
          <w:sz w:val="24"/>
          <w:szCs w:val="24"/>
        </w:rPr>
        <w:t xml:space="preserve">„Merkt man mir das an?“ </w:t>
      </w:r>
    </w:p>
    <w:p w14:paraId="333522DC" w14:textId="5A1CE53E"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„Die anderen nicht, aber ich kenne Dich besser. Also, was ist los?“</w:t>
      </w:r>
    </w:p>
    <w:p w14:paraId="16D78774" w14:textId="77777777" w:rsidR="00276656" w:rsidRDefault="00944672" w:rsidP="00623B68">
      <w:pPr>
        <w:autoSpaceDE w:val="0"/>
        <w:autoSpaceDN w:val="0"/>
        <w:adjustRightInd w:val="0"/>
        <w:spacing w:after="0" w:line="360" w:lineRule="auto"/>
        <w:ind w:firstLine="227"/>
        <w:jc w:val="both"/>
        <w:rPr>
          <w:ins w:id="9558" w:author="Lektorat Bauer" w:date="2025-03-05T12:26:00Z" w16du:dateUtc="2025-03-05T11:26:00Z"/>
          <w:rFonts w:ascii="Arial" w:hAnsi="Arial" w:cs="Arial"/>
          <w:sz w:val="24"/>
          <w:szCs w:val="24"/>
        </w:rPr>
      </w:pPr>
      <w:r w:rsidRPr="00944672">
        <w:rPr>
          <w:rFonts w:ascii="Arial" w:hAnsi="Arial" w:cs="Arial"/>
          <w:sz w:val="24"/>
          <w:szCs w:val="24"/>
        </w:rPr>
        <w:t>„Ich kann es Dir nicht sagen.“ Flim zuckte mit den Schultern</w:t>
      </w:r>
      <w:ins w:id="9559" w:author="Lektorat Bauer" w:date="2025-03-05T12:26:00Z" w16du:dateUtc="2025-03-05T11:26:00Z">
        <w:r w:rsidR="00276656">
          <w:rPr>
            <w:rFonts w:ascii="Arial" w:hAnsi="Arial" w:cs="Arial"/>
            <w:sz w:val="24"/>
            <w:szCs w:val="24"/>
          </w:rPr>
          <w:t>.</w:t>
        </w:r>
      </w:ins>
      <w:del w:id="9560" w:author="Lektorat Bauer" w:date="2025-03-05T12:26:00Z" w16du:dateUtc="2025-03-05T11:26:00Z">
        <w:r w:rsidRPr="00944672" w:rsidDel="00276656">
          <w:rPr>
            <w:rFonts w:ascii="Arial" w:hAnsi="Arial" w:cs="Arial"/>
            <w:sz w:val="24"/>
            <w:szCs w:val="24"/>
          </w:rPr>
          <w:delText>,</w:delText>
        </w:r>
      </w:del>
      <w:r w:rsidRPr="00944672">
        <w:rPr>
          <w:rFonts w:ascii="Arial" w:hAnsi="Arial" w:cs="Arial"/>
          <w:sz w:val="24"/>
          <w:szCs w:val="24"/>
        </w:rPr>
        <w:t xml:space="preserve"> „Seit heute Morgen meldet sich mein Instinkt, aber wir haben nichts auf der Liste.“ </w:t>
      </w:r>
    </w:p>
    <w:p w14:paraId="272DF8F6" w14:textId="77777777" w:rsidR="00276656" w:rsidRDefault="00944672" w:rsidP="00623B68">
      <w:pPr>
        <w:autoSpaceDE w:val="0"/>
        <w:autoSpaceDN w:val="0"/>
        <w:adjustRightInd w:val="0"/>
        <w:spacing w:after="0" w:line="360" w:lineRule="auto"/>
        <w:ind w:firstLine="227"/>
        <w:jc w:val="both"/>
        <w:rPr>
          <w:ins w:id="9561" w:author="Lektorat Bauer" w:date="2025-03-05T12:26:00Z" w16du:dateUtc="2025-03-05T11:26:00Z"/>
          <w:rFonts w:ascii="Arial" w:hAnsi="Arial" w:cs="Arial"/>
          <w:sz w:val="24"/>
          <w:szCs w:val="24"/>
        </w:rPr>
      </w:pPr>
      <w:r w:rsidRPr="00944672">
        <w:rPr>
          <w:rFonts w:ascii="Arial" w:hAnsi="Arial" w:cs="Arial"/>
          <w:sz w:val="24"/>
          <w:szCs w:val="24"/>
        </w:rPr>
        <w:lastRenderedPageBreak/>
        <w:t xml:space="preserve">„OK, wenn das so ist, dann gehen wir auf ‚Gelben Alarm‘.“ </w:t>
      </w:r>
    </w:p>
    <w:p w14:paraId="31BFF02B" w14:textId="77777777" w:rsidR="00276656" w:rsidRDefault="00944672" w:rsidP="00623B68">
      <w:pPr>
        <w:autoSpaceDE w:val="0"/>
        <w:autoSpaceDN w:val="0"/>
        <w:adjustRightInd w:val="0"/>
        <w:spacing w:after="0" w:line="360" w:lineRule="auto"/>
        <w:ind w:firstLine="227"/>
        <w:jc w:val="both"/>
        <w:rPr>
          <w:ins w:id="9562" w:author="Lektorat Bauer" w:date="2025-03-05T12:27:00Z" w16du:dateUtc="2025-03-05T11:27:00Z"/>
          <w:rFonts w:ascii="Arial" w:hAnsi="Arial" w:cs="Arial"/>
          <w:sz w:val="24"/>
          <w:szCs w:val="24"/>
        </w:rPr>
      </w:pPr>
      <w:r w:rsidRPr="00944672">
        <w:rPr>
          <w:rFonts w:ascii="Arial" w:hAnsi="Arial" w:cs="Arial"/>
          <w:sz w:val="24"/>
          <w:szCs w:val="24"/>
        </w:rPr>
        <w:t>„Ja, aber</w:t>
      </w:r>
      <w:ins w:id="9563" w:author="Lektorat Bauer" w:date="2025-03-05T12:27:00Z" w16du:dateUtc="2025-03-05T11:27:00Z">
        <w:r w:rsidR="00276656">
          <w:rPr>
            <w:rFonts w:ascii="Arial" w:hAnsi="Arial" w:cs="Arial"/>
            <w:sz w:val="24"/>
            <w:szCs w:val="24"/>
          </w:rPr>
          <w:t xml:space="preserve"> –</w:t>
        </w:r>
      </w:ins>
      <w:del w:id="9564" w:author="Lektorat Bauer" w:date="2025-03-05T12:27:00Z" w16du:dateUtc="2025-03-05T11:27:00Z">
        <w:r w:rsidRPr="00944672" w:rsidDel="00276656">
          <w:rPr>
            <w:rFonts w:ascii="Arial" w:hAnsi="Arial" w:cs="Arial"/>
            <w:sz w:val="24"/>
            <w:szCs w:val="24"/>
          </w:rPr>
          <w:delText>...</w:delText>
        </w:r>
      </w:del>
      <w:r w:rsidRPr="00944672">
        <w:rPr>
          <w:rFonts w:ascii="Arial" w:hAnsi="Arial" w:cs="Arial"/>
          <w:sz w:val="24"/>
          <w:szCs w:val="24"/>
        </w:rPr>
        <w:t xml:space="preserve">“ </w:t>
      </w:r>
    </w:p>
    <w:p w14:paraId="1887301C" w14:textId="24CD0B5B"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del w:id="9565" w:author="Lektorat Bauer" w:date="2025-03-05T12:27:00Z" w16du:dateUtc="2025-03-05T11:27:00Z">
        <w:r w:rsidRPr="00944672" w:rsidDel="00276656">
          <w:rPr>
            <w:rFonts w:ascii="Arial" w:hAnsi="Arial" w:cs="Arial"/>
            <w:sz w:val="24"/>
            <w:szCs w:val="24"/>
          </w:rPr>
          <w:delText>Klaas unterbrach ihn,</w:delText>
        </w:r>
      </w:del>
      <w:r w:rsidRPr="00944672">
        <w:rPr>
          <w:rFonts w:ascii="Arial" w:hAnsi="Arial" w:cs="Arial"/>
          <w:sz w:val="24"/>
          <w:szCs w:val="24"/>
        </w:rPr>
        <w:t xml:space="preserve"> „Wir können keine </w:t>
      </w:r>
      <w:del w:id="9566" w:author="Lektorat Bauer" w:date="2025-03-05T12:27:00Z" w16du:dateUtc="2025-03-05T11:27:00Z">
        <w:r w:rsidRPr="00944672" w:rsidDel="00276656">
          <w:rPr>
            <w:rFonts w:ascii="Arial" w:hAnsi="Arial" w:cs="Arial"/>
            <w:sz w:val="24"/>
            <w:szCs w:val="24"/>
          </w:rPr>
          <w:delText>Erdbeden</w:delText>
        </w:r>
      </w:del>
      <w:ins w:id="9567" w:author="Lektorat Bauer" w:date="2025-03-05T12:27:00Z" w16du:dateUtc="2025-03-05T11:27:00Z">
        <w:r w:rsidR="00276656" w:rsidRPr="00944672">
          <w:rPr>
            <w:rFonts w:ascii="Arial" w:hAnsi="Arial" w:cs="Arial"/>
            <w:sz w:val="24"/>
            <w:szCs w:val="24"/>
          </w:rPr>
          <w:t>Erdbeben</w:t>
        </w:r>
      </w:ins>
      <w:r w:rsidRPr="00944672">
        <w:rPr>
          <w:rFonts w:ascii="Arial" w:hAnsi="Arial" w:cs="Arial"/>
          <w:sz w:val="24"/>
          <w:szCs w:val="24"/>
        </w:rPr>
        <w:t xml:space="preserve"> vorhersagen, aber DU hast einen sechste</w:t>
      </w:r>
      <w:ins w:id="9568" w:author="Lektorat Bauer" w:date="2025-03-05T12:27:00Z" w16du:dateUtc="2025-03-05T11:27:00Z">
        <w:r w:rsidR="00276656">
          <w:rPr>
            <w:rFonts w:ascii="Arial" w:hAnsi="Arial" w:cs="Arial"/>
            <w:sz w:val="24"/>
            <w:szCs w:val="24"/>
          </w:rPr>
          <w:t>n</w:t>
        </w:r>
      </w:ins>
      <w:r w:rsidRPr="00944672">
        <w:rPr>
          <w:rFonts w:ascii="Arial" w:hAnsi="Arial" w:cs="Arial"/>
          <w:sz w:val="24"/>
          <w:szCs w:val="24"/>
        </w:rPr>
        <w:t xml:space="preserve"> Sinn für Gefahren.“ Klaas stand auf, öffnete die Bürotür und </w:t>
      </w:r>
      <w:commentRangeStart w:id="9569"/>
      <w:r w:rsidRPr="00944672">
        <w:rPr>
          <w:rFonts w:ascii="Arial" w:hAnsi="Arial" w:cs="Arial"/>
          <w:sz w:val="24"/>
          <w:szCs w:val="24"/>
        </w:rPr>
        <w:t>schaute zum Diensthabende</w:t>
      </w:r>
      <w:commentRangeEnd w:id="9569"/>
      <w:r w:rsidR="00276656">
        <w:rPr>
          <w:rStyle w:val="Kommentarzeichen"/>
        </w:rPr>
        <w:commentReference w:id="9569"/>
      </w:r>
      <w:r w:rsidRPr="00944672">
        <w:rPr>
          <w:rFonts w:ascii="Arial" w:hAnsi="Arial" w:cs="Arial"/>
          <w:sz w:val="24"/>
          <w:szCs w:val="24"/>
        </w:rPr>
        <w:t>n</w:t>
      </w:r>
      <w:ins w:id="9570" w:author="Lektorat Bauer" w:date="2025-03-05T12:27:00Z" w16du:dateUtc="2025-03-05T11:27:00Z">
        <w:r w:rsidR="00276656">
          <w:rPr>
            <w:rFonts w:ascii="Arial" w:hAnsi="Arial" w:cs="Arial"/>
            <w:sz w:val="24"/>
            <w:szCs w:val="24"/>
          </w:rPr>
          <w:t>.</w:t>
        </w:r>
      </w:ins>
      <w:del w:id="9571" w:author="Lektorat Bauer" w:date="2025-03-05T12:27:00Z" w16du:dateUtc="2025-03-05T11:27:00Z">
        <w:r w:rsidRPr="00944672" w:rsidDel="00276656">
          <w:rPr>
            <w:rFonts w:ascii="Arial" w:hAnsi="Arial" w:cs="Arial"/>
            <w:sz w:val="24"/>
            <w:szCs w:val="24"/>
          </w:rPr>
          <w:delText>,</w:delText>
        </w:r>
      </w:del>
      <w:r w:rsidRPr="00944672">
        <w:rPr>
          <w:rFonts w:ascii="Arial" w:hAnsi="Arial" w:cs="Arial"/>
          <w:sz w:val="24"/>
          <w:szCs w:val="24"/>
        </w:rPr>
        <w:t xml:space="preserve"> „Gehen Sie auf ‚Gelb‘!“ Der Diensthabende schaute ihn irritiert an und wollte etwas sagen, aber Klaas würgte das ab, in dem er im Kommandoton brüllte: „Los!“</w:t>
      </w:r>
    </w:p>
    <w:p w14:paraId="154D6204" w14:textId="72A58712"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Sofort reagierte der Diensthabende, der erst geglaubt hatte, es solle eine Übung angesetzt werden. Zwei Anrufe später waren alle Teams und die Security des Königs</w:t>
      </w:r>
      <w:del w:id="9572" w:author="Lektorat Bauer" w:date="2025-03-05T12:27:00Z" w16du:dateUtc="2025-03-05T11:27:00Z">
        <w:r w:rsidRPr="00944672" w:rsidDel="00276656">
          <w:rPr>
            <w:rFonts w:ascii="Arial" w:hAnsi="Arial" w:cs="Arial"/>
            <w:sz w:val="24"/>
            <w:szCs w:val="24"/>
          </w:rPr>
          <w:delText>,</w:delText>
        </w:r>
      </w:del>
      <w:r w:rsidRPr="00944672">
        <w:rPr>
          <w:rFonts w:ascii="Arial" w:hAnsi="Arial" w:cs="Arial"/>
          <w:sz w:val="24"/>
          <w:szCs w:val="24"/>
        </w:rPr>
        <w:t xml:space="preserve"> in Alarmbereitschaft. Die Rückmeldungen kamen in kürzester Zeit. </w:t>
      </w:r>
    </w:p>
    <w:p w14:paraId="54B5DDA3" w14:textId="7BF5BEAD"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Nachdem alle Bereitschaft gemeldet hatten, fragten die Teamleiter nach, warum der Alarmstatus erhöht </w:t>
      </w:r>
      <w:del w:id="9573" w:author="Lektorat Bauer" w:date="2025-03-05T12:28:00Z" w16du:dateUtc="2025-03-05T11:28:00Z">
        <w:r w:rsidRPr="00944672" w:rsidDel="00276656">
          <w:rPr>
            <w:rFonts w:ascii="Arial" w:hAnsi="Arial" w:cs="Arial"/>
            <w:sz w:val="24"/>
            <w:szCs w:val="24"/>
          </w:rPr>
          <w:delText>wurde</w:delText>
        </w:r>
      </w:del>
      <w:ins w:id="9574" w:author="Lektorat Bauer" w:date="2025-03-05T12:28:00Z" w16du:dateUtc="2025-03-05T11:28:00Z">
        <w:r w:rsidR="00276656">
          <w:rPr>
            <w:rFonts w:ascii="Arial" w:hAnsi="Arial" w:cs="Arial"/>
            <w:sz w:val="24"/>
            <w:szCs w:val="24"/>
          </w:rPr>
          <w:t>worden war</w:t>
        </w:r>
      </w:ins>
      <w:r w:rsidRPr="00944672">
        <w:rPr>
          <w:rFonts w:ascii="Arial" w:hAnsi="Arial" w:cs="Arial"/>
          <w:sz w:val="24"/>
          <w:szCs w:val="24"/>
        </w:rPr>
        <w:t>. Klaas ließ verbreiten, dass Informationen vorlagen, die noch verifiziert wurden.</w:t>
      </w:r>
    </w:p>
    <w:p w14:paraId="60049A2B" w14:textId="203BC578"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Mit dieser Information würden sich die Teamleiter für </w:t>
      </w:r>
      <w:ins w:id="9575" w:author="Lektorat Bauer" w:date="2025-03-05T12:28:00Z" w16du:dateUtc="2025-03-05T11:28:00Z">
        <w:r w:rsidR="00276656">
          <w:rPr>
            <w:rFonts w:ascii="Arial" w:hAnsi="Arial" w:cs="Arial"/>
            <w:sz w:val="24"/>
            <w:szCs w:val="24"/>
          </w:rPr>
          <w:t>circa</w:t>
        </w:r>
      </w:ins>
      <w:del w:id="9576" w:author="Lektorat Bauer" w:date="2025-03-05T12:28:00Z" w16du:dateUtc="2025-03-05T11:28:00Z">
        <w:r w:rsidRPr="00944672" w:rsidDel="00276656">
          <w:rPr>
            <w:rFonts w:ascii="Arial" w:hAnsi="Arial" w:cs="Arial"/>
            <w:sz w:val="24"/>
            <w:szCs w:val="24"/>
          </w:rPr>
          <w:delText>ca.</w:delText>
        </w:r>
      </w:del>
      <w:r w:rsidRPr="00944672">
        <w:rPr>
          <w:rFonts w:ascii="Arial" w:hAnsi="Arial" w:cs="Arial"/>
          <w:sz w:val="24"/>
          <w:szCs w:val="24"/>
        </w:rPr>
        <w:t xml:space="preserve"> eine Stunde zufriedengeben, dann </w:t>
      </w:r>
      <w:del w:id="9577" w:author="Lektorat Bauer" w:date="2025-03-05T12:28:00Z" w16du:dateUtc="2025-03-05T11:28:00Z">
        <w:r w:rsidRPr="00944672" w:rsidDel="00276656">
          <w:rPr>
            <w:rFonts w:ascii="Arial" w:hAnsi="Arial" w:cs="Arial"/>
            <w:sz w:val="24"/>
            <w:szCs w:val="24"/>
          </w:rPr>
          <w:delText xml:space="preserve">aber </w:delText>
        </w:r>
      </w:del>
      <w:r w:rsidRPr="00944672">
        <w:rPr>
          <w:rFonts w:ascii="Arial" w:hAnsi="Arial" w:cs="Arial"/>
          <w:sz w:val="24"/>
          <w:szCs w:val="24"/>
        </w:rPr>
        <w:t>würden weitere Informationen folgen müssen.</w:t>
      </w:r>
    </w:p>
    <w:p w14:paraId="2B9B494D"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Flims Telefon klingelte, und er erkannt die Nummer. „Hallo Anique, was treibt Dich ans Telefon?“ Klaas hörte die entspannte Stimme seines Chefs, aber die Körperspannung von Flim hatte zugenommen.</w:t>
      </w:r>
    </w:p>
    <w:p w14:paraId="27F70BC6" w14:textId="77777777" w:rsidR="00276656" w:rsidRDefault="00944672" w:rsidP="00623B68">
      <w:pPr>
        <w:autoSpaceDE w:val="0"/>
        <w:autoSpaceDN w:val="0"/>
        <w:adjustRightInd w:val="0"/>
        <w:spacing w:after="0" w:line="360" w:lineRule="auto"/>
        <w:ind w:firstLine="227"/>
        <w:jc w:val="both"/>
        <w:rPr>
          <w:ins w:id="9578" w:author="Lektorat Bauer" w:date="2025-03-05T12:28:00Z" w16du:dateUtc="2025-03-05T11:28:00Z"/>
          <w:rFonts w:ascii="Arial" w:hAnsi="Arial" w:cs="Arial"/>
          <w:sz w:val="24"/>
          <w:szCs w:val="24"/>
        </w:rPr>
      </w:pPr>
      <w:r w:rsidRPr="00944672">
        <w:rPr>
          <w:rFonts w:ascii="Arial" w:hAnsi="Arial" w:cs="Arial"/>
          <w:sz w:val="24"/>
          <w:szCs w:val="24"/>
        </w:rPr>
        <w:t>„Hallo Flim, ich habe Dir eben eine E-Mail weitergeleitet. Bitte schaue Sie Dir jetzt an.“  Flim sah Klaas an und winkte ihn um den Tisch herum. „Ja, ich habe die E-Mail auf dem Bildschirm. Was</w:t>
      </w:r>
      <w:del w:id="9579" w:author="Lektorat Bauer" w:date="2025-03-05T12:28:00Z" w16du:dateUtc="2025-03-05T11:28:00Z">
        <w:r w:rsidRPr="00944672" w:rsidDel="00276656">
          <w:rPr>
            <w:rFonts w:ascii="Arial" w:hAnsi="Arial" w:cs="Arial"/>
            <w:sz w:val="24"/>
            <w:szCs w:val="24"/>
          </w:rPr>
          <w:delText>..</w:delText>
        </w:r>
      </w:del>
      <w:r w:rsidRPr="00944672">
        <w:rPr>
          <w:rFonts w:ascii="Arial" w:hAnsi="Arial" w:cs="Arial"/>
          <w:sz w:val="24"/>
          <w:szCs w:val="24"/>
        </w:rPr>
        <w:t xml:space="preserve">?!“ </w:t>
      </w:r>
    </w:p>
    <w:p w14:paraId="7F57D51A" w14:textId="5F0FE14B"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„Ja</w:t>
      </w:r>
      <w:del w:id="9580" w:author="Lektorat Bauer" w:date="2025-03-05T12:28:00Z" w16du:dateUtc="2025-03-05T11:28:00Z">
        <w:r w:rsidRPr="00944672" w:rsidDel="00276656">
          <w:rPr>
            <w:rFonts w:ascii="Arial" w:hAnsi="Arial" w:cs="Arial"/>
            <w:sz w:val="24"/>
            <w:szCs w:val="24"/>
          </w:rPr>
          <w:delText>,</w:delText>
        </w:r>
      </w:del>
      <w:ins w:id="9581" w:author="Lektorat Bauer" w:date="2025-03-05T12:28:00Z" w16du:dateUtc="2025-03-05T11:28:00Z">
        <w:r w:rsidR="00276656">
          <w:rPr>
            <w:rFonts w:ascii="Arial" w:hAnsi="Arial" w:cs="Arial"/>
            <w:sz w:val="24"/>
            <w:szCs w:val="24"/>
          </w:rPr>
          <w:t>.</w:t>
        </w:r>
      </w:ins>
      <w:r w:rsidRPr="00944672">
        <w:rPr>
          <w:rFonts w:ascii="Arial" w:hAnsi="Arial" w:cs="Arial"/>
          <w:sz w:val="24"/>
          <w:szCs w:val="24"/>
        </w:rPr>
        <w:t xml:space="preserve"> </w:t>
      </w:r>
      <w:ins w:id="9582" w:author="Lektorat Bauer" w:date="2025-03-05T12:28:00Z" w16du:dateUtc="2025-03-05T11:28:00Z">
        <w:r w:rsidR="00276656">
          <w:rPr>
            <w:rFonts w:ascii="Arial" w:hAnsi="Arial" w:cs="Arial"/>
            <w:sz w:val="24"/>
            <w:szCs w:val="24"/>
          </w:rPr>
          <w:t>D</w:t>
        </w:r>
      </w:ins>
      <w:del w:id="9583" w:author="Lektorat Bauer" w:date="2025-03-05T12:28:00Z" w16du:dateUtc="2025-03-05T11:28:00Z">
        <w:r w:rsidRPr="00944672" w:rsidDel="00276656">
          <w:rPr>
            <w:rFonts w:ascii="Arial" w:hAnsi="Arial" w:cs="Arial"/>
            <w:sz w:val="24"/>
            <w:szCs w:val="24"/>
          </w:rPr>
          <w:delText>d</w:delText>
        </w:r>
      </w:del>
      <w:r w:rsidRPr="00944672">
        <w:rPr>
          <w:rFonts w:ascii="Arial" w:hAnsi="Arial" w:cs="Arial"/>
          <w:sz w:val="24"/>
          <w:szCs w:val="24"/>
        </w:rPr>
        <w:t>eswegen habe ich sie Dir weitergeleitet.“</w:t>
      </w:r>
      <w:del w:id="9584" w:author="Lektorat Bauer" w:date="2025-03-05T12:28:00Z" w16du:dateUtc="2025-03-05T11:28:00Z">
        <w:r w:rsidRPr="00944672" w:rsidDel="00276656">
          <w:rPr>
            <w:rFonts w:ascii="Arial" w:hAnsi="Arial" w:cs="Arial"/>
            <w:sz w:val="24"/>
            <w:szCs w:val="24"/>
          </w:rPr>
          <w:delText xml:space="preserve"> stellte Anique fest.</w:delText>
        </w:r>
      </w:del>
    </w:p>
    <w:p w14:paraId="6797473F" w14:textId="48AFDFF8"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„Danke Anique, wir kümmern uns!“</w:t>
      </w:r>
      <w:ins w:id="9585" w:author="Lektorat Bauer" w:date="2025-03-05T12:28:00Z" w16du:dateUtc="2025-03-05T11:28:00Z">
        <w:r w:rsidR="00276656">
          <w:rPr>
            <w:rFonts w:ascii="Arial" w:hAnsi="Arial" w:cs="Arial"/>
            <w:sz w:val="24"/>
            <w:szCs w:val="24"/>
          </w:rPr>
          <w:t>,</w:t>
        </w:r>
      </w:ins>
      <w:r w:rsidRPr="00944672">
        <w:rPr>
          <w:rFonts w:ascii="Arial" w:hAnsi="Arial" w:cs="Arial"/>
          <w:sz w:val="24"/>
          <w:szCs w:val="24"/>
        </w:rPr>
        <w:t xml:space="preserve"> </w:t>
      </w:r>
      <w:ins w:id="9586" w:author="Lektorat Bauer" w:date="2025-03-05T12:28:00Z" w16du:dateUtc="2025-03-05T11:28:00Z">
        <w:r w:rsidR="00276656">
          <w:rPr>
            <w:rFonts w:ascii="Arial" w:hAnsi="Arial" w:cs="Arial"/>
            <w:sz w:val="24"/>
            <w:szCs w:val="24"/>
          </w:rPr>
          <w:t>s</w:t>
        </w:r>
      </w:ins>
      <w:del w:id="9587" w:author="Lektorat Bauer" w:date="2025-03-05T12:28:00Z" w16du:dateUtc="2025-03-05T11:28:00Z">
        <w:r w:rsidRPr="00944672" w:rsidDel="00276656">
          <w:rPr>
            <w:rFonts w:ascii="Arial" w:hAnsi="Arial" w:cs="Arial"/>
            <w:sz w:val="24"/>
            <w:szCs w:val="24"/>
          </w:rPr>
          <w:delText>S</w:delText>
        </w:r>
      </w:del>
      <w:r w:rsidRPr="00944672">
        <w:rPr>
          <w:rFonts w:ascii="Arial" w:hAnsi="Arial" w:cs="Arial"/>
          <w:sz w:val="24"/>
          <w:szCs w:val="24"/>
        </w:rPr>
        <w:t>agte Flim und unterbrach das Gespräch.</w:t>
      </w:r>
    </w:p>
    <w:p w14:paraId="31951F05"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Dann lasen Klaas und er die E-Mail in Ruhe durch.</w:t>
      </w:r>
    </w:p>
    <w:p w14:paraId="40D3C235"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16CE385C"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p>
    <w:p w14:paraId="0054D161"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50F1334E"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504A1299"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 xml:space="preserve">Von: Duke </w:t>
      </w:r>
      <w:hyperlink r:id="rId12" w:anchor="-1" w:history="1">
        <w:r w:rsidRPr="00944672">
          <w:rPr>
            <w:rFonts w:ascii="Arial" w:hAnsi="Arial" w:cs="Arial"/>
            <w:sz w:val="24"/>
            <w:szCs w:val="24"/>
          </w:rPr>
          <w:t>Cloud@fakemymail.com</w:t>
        </w:r>
      </w:hyperlink>
    </w:p>
    <w:p w14:paraId="44B868F3"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An: </w:t>
      </w:r>
      <w:hyperlink r:id="rId13" w:anchor="-1" w:history="1">
        <w:r w:rsidRPr="00944672">
          <w:rPr>
            <w:rFonts w:ascii="Arial" w:hAnsi="Arial" w:cs="Arial"/>
            <w:sz w:val="24"/>
            <w:szCs w:val="24"/>
          </w:rPr>
          <w:t>ASmits@AVID.nl</w:t>
        </w:r>
      </w:hyperlink>
    </w:p>
    <w:p w14:paraId="719F054C"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7C9B1856"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Geachte mevrouw Smits,</w:t>
      </w:r>
    </w:p>
    <w:p w14:paraId="65019273" w14:textId="6D5856EA"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Die beiliegenden Screen</w:t>
      </w:r>
      <w:ins w:id="9588" w:author="Lektorat Bauer" w:date="2025-03-05T12:28:00Z" w16du:dateUtc="2025-03-05T11:28:00Z">
        <w:r w:rsidR="00276656">
          <w:rPr>
            <w:rFonts w:ascii="Arial" w:hAnsi="Arial" w:cs="Arial"/>
            <w:sz w:val="24"/>
            <w:szCs w:val="24"/>
          </w:rPr>
          <w:t>s</w:t>
        </w:r>
      </w:ins>
      <w:del w:id="9589" w:author="Lektorat Bauer" w:date="2025-03-05T12:28:00Z" w16du:dateUtc="2025-03-05T11:28:00Z">
        <w:r w:rsidRPr="00944672" w:rsidDel="00276656">
          <w:rPr>
            <w:rFonts w:ascii="Arial" w:hAnsi="Arial" w:cs="Arial"/>
            <w:sz w:val="24"/>
            <w:szCs w:val="24"/>
          </w:rPr>
          <w:delText xml:space="preserve"> S</w:delText>
        </w:r>
      </w:del>
      <w:r w:rsidRPr="00944672">
        <w:rPr>
          <w:rFonts w:ascii="Arial" w:hAnsi="Arial" w:cs="Arial"/>
          <w:sz w:val="24"/>
          <w:szCs w:val="24"/>
        </w:rPr>
        <w:t xml:space="preserve">hots sind für Sie zur Weiterleitung. Ich habe Ihren Namen von Thomas Ganghofer. Die </w:t>
      </w:r>
      <w:del w:id="9590" w:author="Lektorat Bauer" w:date="2025-03-05T12:29:00Z" w16du:dateUtc="2025-03-05T11:29:00Z">
        <w:r w:rsidRPr="00944672" w:rsidDel="00BF1B7F">
          <w:rPr>
            <w:rFonts w:ascii="Arial" w:hAnsi="Arial" w:cs="Arial"/>
            <w:sz w:val="24"/>
            <w:szCs w:val="24"/>
          </w:rPr>
          <w:delText xml:space="preserve">Mail </w:delText>
        </w:r>
      </w:del>
      <w:ins w:id="9591" w:author="Lektorat Bauer" w:date="2025-03-05T12:29:00Z" w16du:dateUtc="2025-03-05T11:29:00Z">
        <w:r w:rsidR="00BF1B7F">
          <w:rPr>
            <w:rFonts w:ascii="Arial" w:hAnsi="Arial" w:cs="Arial"/>
            <w:sz w:val="24"/>
            <w:szCs w:val="24"/>
          </w:rPr>
          <w:t>E-Mail-Adresse</w:t>
        </w:r>
        <w:r w:rsidR="00BF1B7F" w:rsidRPr="00944672">
          <w:rPr>
            <w:rFonts w:ascii="Arial" w:hAnsi="Arial" w:cs="Arial"/>
            <w:sz w:val="24"/>
            <w:szCs w:val="24"/>
          </w:rPr>
          <w:t xml:space="preserve"> </w:t>
        </w:r>
      </w:ins>
      <w:r w:rsidRPr="00944672">
        <w:rPr>
          <w:rFonts w:ascii="Arial" w:hAnsi="Arial" w:cs="Arial"/>
          <w:sz w:val="24"/>
          <w:szCs w:val="24"/>
        </w:rPr>
        <w:t>habe ich recherchiert.</w:t>
      </w:r>
    </w:p>
    <w:p w14:paraId="085C45AF" w14:textId="67986FA2"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del w:id="9592" w:author="Lektorat Bauer" w:date="2025-03-05T12:29:00Z" w16du:dateUtc="2025-03-05T11:29:00Z">
        <w:r w:rsidRPr="00944672" w:rsidDel="00BF1B7F">
          <w:rPr>
            <w:rFonts w:ascii="Arial" w:hAnsi="Arial" w:cs="Arial"/>
            <w:sz w:val="24"/>
            <w:szCs w:val="24"/>
          </w:rPr>
          <w:delText>Ja! Ihre Büro-Mail ist geheim, ich</w:delText>
        </w:r>
      </w:del>
      <w:ins w:id="9593" w:author="Lektorat Bauer" w:date="2025-03-05T12:29:00Z" w16du:dateUtc="2025-03-05T11:29:00Z">
        <w:r w:rsidR="00BF1B7F">
          <w:rPr>
            <w:rFonts w:ascii="Arial" w:hAnsi="Arial" w:cs="Arial"/>
            <w:sz w:val="24"/>
            <w:szCs w:val="24"/>
          </w:rPr>
          <w:t>Ich</w:t>
        </w:r>
      </w:ins>
      <w:r w:rsidRPr="00944672">
        <w:rPr>
          <w:rFonts w:ascii="Arial" w:hAnsi="Arial" w:cs="Arial"/>
          <w:sz w:val="24"/>
          <w:szCs w:val="24"/>
        </w:rPr>
        <w:t xml:space="preserve"> leite die Gruppe ‚InBev104‘</w:t>
      </w:r>
      <w:del w:id="9594" w:author="Lektorat Bauer" w:date="2025-03-05T12:29:00Z" w16du:dateUtc="2025-03-05T11:29:00Z">
        <w:r w:rsidRPr="00944672" w:rsidDel="00BF1B7F">
          <w:rPr>
            <w:rFonts w:ascii="Arial" w:hAnsi="Arial" w:cs="Arial"/>
            <w:sz w:val="24"/>
            <w:szCs w:val="24"/>
          </w:rPr>
          <w:delText xml:space="preserve"> und habe mir über diesen Weg die Mail besorgt.</w:delText>
        </w:r>
      </w:del>
      <w:ins w:id="9595" w:author="Lektorat Bauer" w:date="2025-03-05T12:29:00Z" w16du:dateUtc="2025-03-05T11:29:00Z">
        <w:r w:rsidR="00BF1B7F">
          <w:rPr>
            <w:rFonts w:ascii="Arial" w:hAnsi="Arial" w:cs="Arial"/>
            <w:sz w:val="24"/>
            <w:szCs w:val="24"/>
          </w:rPr>
          <w:t>.</w:t>
        </w:r>
      </w:ins>
    </w:p>
    <w:p w14:paraId="56EA005F" w14:textId="598582E8"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Diese Screen</w:t>
      </w:r>
      <w:del w:id="9596" w:author="Lektorat Bauer" w:date="2025-03-05T12:29:00Z" w16du:dateUtc="2025-03-05T11:29:00Z">
        <w:r w:rsidRPr="00944672" w:rsidDel="00BF1B7F">
          <w:rPr>
            <w:rFonts w:ascii="Arial" w:hAnsi="Arial" w:cs="Arial"/>
            <w:sz w:val="24"/>
            <w:szCs w:val="24"/>
          </w:rPr>
          <w:delText xml:space="preserve"> S</w:delText>
        </w:r>
      </w:del>
      <w:ins w:id="9597" w:author="Lektorat Bauer" w:date="2025-03-05T12:29:00Z" w16du:dateUtc="2025-03-05T11:29:00Z">
        <w:r w:rsidR="00BF1B7F">
          <w:rPr>
            <w:rFonts w:ascii="Arial" w:hAnsi="Arial" w:cs="Arial"/>
            <w:sz w:val="24"/>
            <w:szCs w:val="24"/>
          </w:rPr>
          <w:t>s</w:t>
        </w:r>
      </w:ins>
      <w:r w:rsidRPr="00944672">
        <w:rPr>
          <w:rFonts w:ascii="Arial" w:hAnsi="Arial" w:cs="Arial"/>
          <w:sz w:val="24"/>
          <w:szCs w:val="24"/>
        </w:rPr>
        <w:t>hots sind auf meinem Bildschirm als Pop-Up entstanden und haben sich selbstständig (!) kopiert. Ich darf Ihnen sagen, wer meinen Computer hacken kann und diese Screen</w:t>
      </w:r>
      <w:ins w:id="9598" w:author="Lektorat Bauer" w:date="2025-03-05T12:29:00Z" w16du:dateUtc="2025-03-05T11:29:00Z">
        <w:r w:rsidR="00BF1B7F">
          <w:rPr>
            <w:rFonts w:ascii="Arial" w:hAnsi="Arial" w:cs="Arial"/>
            <w:sz w:val="24"/>
            <w:szCs w:val="24"/>
          </w:rPr>
          <w:t>s</w:t>
        </w:r>
      </w:ins>
      <w:del w:id="9599" w:author="Lektorat Bauer" w:date="2025-03-05T12:29:00Z" w16du:dateUtc="2025-03-05T11:29:00Z">
        <w:r w:rsidRPr="00944672" w:rsidDel="00BF1B7F">
          <w:rPr>
            <w:rFonts w:ascii="Arial" w:hAnsi="Arial" w:cs="Arial"/>
            <w:sz w:val="24"/>
            <w:szCs w:val="24"/>
          </w:rPr>
          <w:delText xml:space="preserve"> S</w:delText>
        </w:r>
      </w:del>
      <w:r w:rsidRPr="00944672">
        <w:rPr>
          <w:rFonts w:ascii="Arial" w:hAnsi="Arial" w:cs="Arial"/>
          <w:sz w:val="24"/>
          <w:szCs w:val="24"/>
        </w:rPr>
        <w:t>hots programmiert hat, gehört zur obersten Liga der Hacker. Bitte lesen Sie die Anhänge und gehen Sie nach eigenem Ermessen vor.</w:t>
      </w:r>
    </w:p>
    <w:p w14:paraId="6A1D2662"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Anmerkung: Wenn Sie die Kopfzeile der E-Mail auslesen, werden Sie sehen, dass ich die Mail von Ihrem internen Server verschickt habe.</w:t>
      </w:r>
    </w:p>
    <w:p w14:paraId="7B5670B0" w14:textId="4EFED49A"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Wenn Sie mit mir in Kontakt treten möchten, senden Sie bitte eine E-Mail an sich </w:t>
      </w:r>
      <w:del w:id="9600" w:author="Lektorat Bauer" w:date="2025-03-05T12:30:00Z" w16du:dateUtc="2025-03-05T11:30:00Z">
        <w:r w:rsidRPr="00944672" w:rsidDel="00BF1B7F">
          <w:rPr>
            <w:rFonts w:ascii="Arial" w:hAnsi="Arial" w:cs="Arial"/>
            <w:sz w:val="24"/>
            <w:szCs w:val="24"/>
          </w:rPr>
          <w:delText>selber</w:delText>
        </w:r>
      </w:del>
      <w:ins w:id="9601" w:author="Lektorat Bauer" w:date="2025-03-05T12:30:00Z" w16du:dateUtc="2025-03-05T11:30:00Z">
        <w:r w:rsidR="00BF1B7F" w:rsidRPr="00944672">
          <w:rPr>
            <w:rFonts w:ascii="Arial" w:hAnsi="Arial" w:cs="Arial"/>
            <w:sz w:val="24"/>
            <w:szCs w:val="24"/>
          </w:rPr>
          <w:t>selbst</w:t>
        </w:r>
      </w:ins>
      <w:r w:rsidRPr="00944672">
        <w:rPr>
          <w:rFonts w:ascii="Arial" w:hAnsi="Arial" w:cs="Arial"/>
          <w:sz w:val="24"/>
          <w:szCs w:val="24"/>
        </w:rPr>
        <w:t>, mit dem Betreff: Kontakt Duke Cloud. Ich werde keine internen Mails mitlesen, der Server regiert nur auf diese Betreffzeile.</w:t>
      </w:r>
    </w:p>
    <w:p w14:paraId="3E2E1024"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Ihre IT-Spezialisten werden rund 24 Stunden benötigen, um meinen Eingriff zu löschen. Bitte reagieren Sie entsprechend schneller. Ja/Nein ist ausreichend.</w:t>
      </w:r>
    </w:p>
    <w:p w14:paraId="082E06D4"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68C8AD02"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Gruß Duke Cloud</w:t>
      </w:r>
    </w:p>
    <w:p w14:paraId="75A21631"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663A484A"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PS: Die Namen und Titel sind koreanisch, ergeben aber keinen Sinn, den ich erkennen könnte:</w:t>
      </w:r>
    </w:p>
    <w:p w14:paraId="64F42DB3"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muji: Daumen</w:t>
      </w:r>
    </w:p>
    <w:p w14:paraId="068A1EAC" w14:textId="402CA6DC"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oenjjog eokkae: </w:t>
      </w:r>
      <w:ins w:id="9602" w:author="Lektorat Bauer" w:date="2025-03-05T12:30:00Z" w16du:dateUtc="2025-03-05T11:30:00Z">
        <w:r w:rsidR="00BF1B7F">
          <w:rPr>
            <w:rFonts w:ascii="Arial" w:hAnsi="Arial" w:cs="Arial"/>
            <w:sz w:val="24"/>
            <w:szCs w:val="24"/>
          </w:rPr>
          <w:t>l</w:t>
        </w:r>
      </w:ins>
      <w:del w:id="9603" w:author="Lektorat Bauer" w:date="2025-03-05T12:30:00Z" w16du:dateUtc="2025-03-05T11:30:00Z">
        <w:r w:rsidRPr="00944672" w:rsidDel="00BF1B7F">
          <w:rPr>
            <w:rFonts w:ascii="Arial" w:hAnsi="Arial" w:cs="Arial"/>
            <w:sz w:val="24"/>
            <w:szCs w:val="24"/>
          </w:rPr>
          <w:delText>L</w:delText>
        </w:r>
      </w:del>
      <w:r w:rsidRPr="00944672">
        <w:rPr>
          <w:rFonts w:ascii="Arial" w:hAnsi="Arial" w:cs="Arial"/>
          <w:sz w:val="24"/>
          <w:szCs w:val="24"/>
        </w:rPr>
        <w:t>inke Schulter</w:t>
      </w:r>
    </w:p>
    <w:p w14:paraId="7BC75C83"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dobson neun: helfende Hände</w:t>
      </w:r>
    </w:p>
    <w:p w14:paraId="2A34F7FD"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4D1A7C0D"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p>
    <w:p w14:paraId="0C15E215"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p>
    <w:p w14:paraId="3E8EED8F"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Anlagen</w:t>
      </w:r>
    </w:p>
    <w:p w14:paraId="0C3C6E0E" w14:textId="290D4669"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Screen</w:t>
      </w:r>
      <w:ins w:id="9604" w:author="Lektorat Bauer" w:date="2025-03-05T12:31:00Z" w16du:dateUtc="2025-03-05T11:31:00Z">
        <w:r w:rsidR="00BF1B7F">
          <w:rPr>
            <w:rFonts w:ascii="Arial" w:hAnsi="Arial" w:cs="Arial"/>
            <w:sz w:val="24"/>
            <w:szCs w:val="24"/>
          </w:rPr>
          <w:t>s</w:t>
        </w:r>
      </w:ins>
      <w:del w:id="9605" w:author="Lektorat Bauer" w:date="2025-03-05T12:31:00Z" w16du:dateUtc="2025-03-05T11:31:00Z">
        <w:r w:rsidRPr="00944672" w:rsidDel="00BF1B7F">
          <w:rPr>
            <w:rFonts w:ascii="Arial" w:hAnsi="Arial" w:cs="Arial"/>
            <w:sz w:val="24"/>
            <w:szCs w:val="24"/>
          </w:rPr>
          <w:delText xml:space="preserve"> S</w:delText>
        </w:r>
      </w:del>
      <w:r w:rsidRPr="00944672">
        <w:rPr>
          <w:rFonts w:ascii="Arial" w:hAnsi="Arial" w:cs="Arial"/>
          <w:sz w:val="24"/>
          <w:szCs w:val="24"/>
        </w:rPr>
        <w:t>hot #1</w:t>
      </w:r>
    </w:p>
    <w:p w14:paraId="0556C02B"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Lieber Duke Cloud,</w:t>
      </w:r>
    </w:p>
    <w:p w14:paraId="6C16E41F" w14:textId="726137AF"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Ab jetzt werden einige Pop</w:t>
      </w:r>
      <w:del w:id="9606" w:author="Lektorat Bauer" w:date="2025-03-05T12:30:00Z" w16du:dateUtc="2025-03-05T11:30:00Z">
        <w:r w:rsidRPr="00944672" w:rsidDel="00BF1B7F">
          <w:rPr>
            <w:rFonts w:ascii="Arial" w:hAnsi="Arial" w:cs="Arial"/>
            <w:sz w:val="24"/>
            <w:szCs w:val="24"/>
          </w:rPr>
          <w:delText xml:space="preserve"> </w:delText>
        </w:r>
      </w:del>
      <w:ins w:id="9607" w:author="Lektorat Bauer" w:date="2025-03-05T12:30:00Z" w16du:dateUtc="2025-03-05T11:30:00Z">
        <w:r w:rsidR="00BF1B7F">
          <w:rPr>
            <w:rFonts w:ascii="Arial" w:hAnsi="Arial" w:cs="Arial"/>
            <w:sz w:val="24"/>
            <w:szCs w:val="24"/>
          </w:rPr>
          <w:t>-</w:t>
        </w:r>
      </w:ins>
      <w:r w:rsidRPr="00944672">
        <w:rPr>
          <w:rFonts w:ascii="Arial" w:hAnsi="Arial" w:cs="Arial"/>
          <w:sz w:val="24"/>
          <w:szCs w:val="24"/>
        </w:rPr>
        <w:t>Ups erscheinen, in denen wir Dir Informationen bereitstellen. Bitte leite diese Informationen an Anique Smits vom A</w:t>
      </w:r>
      <w:ins w:id="9608" w:author="Lektorat Bauer" w:date="2025-03-05T12:30:00Z" w16du:dateUtc="2025-03-05T11:30:00Z">
        <w:r w:rsidR="00BF1B7F">
          <w:rPr>
            <w:rFonts w:ascii="Arial" w:hAnsi="Arial" w:cs="Arial"/>
            <w:sz w:val="24"/>
            <w:szCs w:val="24"/>
          </w:rPr>
          <w:t>IV</w:t>
        </w:r>
      </w:ins>
      <w:del w:id="9609" w:author="Lektorat Bauer" w:date="2025-03-05T12:30:00Z" w16du:dateUtc="2025-03-05T11:30:00Z">
        <w:r w:rsidRPr="00944672" w:rsidDel="00BF1B7F">
          <w:rPr>
            <w:rFonts w:ascii="Arial" w:hAnsi="Arial" w:cs="Arial"/>
            <w:sz w:val="24"/>
            <w:szCs w:val="24"/>
          </w:rPr>
          <w:delText>VI</w:delText>
        </w:r>
      </w:del>
      <w:r w:rsidRPr="00944672">
        <w:rPr>
          <w:rFonts w:ascii="Arial" w:hAnsi="Arial" w:cs="Arial"/>
          <w:sz w:val="24"/>
          <w:szCs w:val="24"/>
        </w:rPr>
        <w:t xml:space="preserve">D weiter. </w:t>
      </w:r>
    </w:p>
    <w:p w14:paraId="453A636F" w14:textId="140D3E3E"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Die E-Mail von Anique Smits bekommst Du mit den folgenden Zugangsdaten</w:t>
      </w:r>
      <w:commentRangeStart w:id="9610"/>
      <w:r w:rsidRPr="00944672">
        <w:rPr>
          <w:rFonts w:ascii="Arial" w:hAnsi="Arial" w:cs="Arial"/>
          <w:sz w:val="24"/>
          <w:szCs w:val="24"/>
        </w:rPr>
        <w:t xml:space="preserve"> [Text geschwärzt]. </w:t>
      </w:r>
      <w:commentRangeEnd w:id="9610"/>
      <w:r w:rsidR="00BF1B7F">
        <w:rPr>
          <w:rStyle w:val="Kommentarzeichen"/>
        </w:rPr>
        <w:commentReference w:id="9610"/>
      </w:r>
      <w:r w:rsidRPr="00944672">
        <w:rPr>
          <w:rFonts w:ascii="Arial" w:hAnsi="Arial" w:cs="Arial"/>
          <w:sz w:val="24"/>
          <w:szCs w:val="24"/>
        </w:rPr>
        <w:t>Damit erhältst Du einen einmaligen Zugang zum Server des A</w:t>
      </w:r>
      <w:del w:id="9611" w:author="Lektorat Bauer" w:date="2025-03-05T12:31:00Z" w16du:dateUtc="2025-03-05T11:31:00Z">
        <w:r w:rsidRPr="00944672" w:rsidDel="00BF1B7F">
          <w:rPr>
            <w:rFonts w:ascii="Arial" w:hAnsi="Arial" w:cs="Arial"/>
            <w:sz w:val="24"/>
            <w:szCs w:val="24"/>
          </w:rPr>
          <w:delText>V</w:delText>
        </w:r>
      </w:del>
      <w:r w:rsidRPr="00944672">
        <w:rPr>
          <w:rFonts w:ascii="Arial" w:hAnsi="Arial" w:cs="Arial"/>
          <w:sz w:val="24"/>
          <w:szCs w:val="24"/>
        </w:rPr>
        <w:t>I</w:t>
      </w:r>
      <w:ins w:id="9612" w:author="Lektorat Bauer" w:date="2025-03-05T12:31:00Z" w16du:dateUtc="2025-03-05T11:31:00Z">
        <w:r w:rsidR="00BF1B7F">
          <w:rPr>
            <w:rFonts w:ascii="Arial" w:hAnsi="Arial" w:cs="Arial"/>
            <w:sz w:val="24"/>
            <w:szCs w:val="24"/>
          </w:rPr>
          <w:t>V</w:t>
        </w:r>
      </w:ins>
      <w:r w:rsidRPr="00944672">
        <w:rPr>
          <w:rFonts w:ascii="Arial" w:hAnsi="Arial" w:cs="Arial"/>
          <w:sz w:val="24"/>
          <w:szCs w:val="24"/>
        </w:rPr>
        <w:t>D.</w:t>
      </w:r>
    </w:p>
    <w:p w14:paraId="6C0581FF"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Wenn dieser Zugang genutzt wird, lesen wir mit. Eine Nutzung für andere Zwecke werden wir erkennen und nicht zulassen. Ein Missbrauch führt dazu, dass Deine gesamte Infrastruktur außer Betrieb gesetzt wird.</w:t>
      </w:r>
    </w:p>
    <w:p w14:paraId="2A590A53" w14:textId="365C488C" w:rsidR="00944672" w:rsidRPr="00944672" w:rsidDel="00BF1B7F" w:rsidRDefault="00944672" w:rsidP="00623B68">
      <w:pPr>
        <w:autoSpaceDE w:val="0"/>
        <w:autoSpaceDN w:val="0"/>
        <w:adjustRightInd w:val="0"/>
        <w:spacing w:after="0" w:line="360" w:lineRule="auto"/>
        <w:ind w:firstLine="227"/>
        <w:jc w:val="both"/>
        <w:rPr>
          <w:del w:id="9613" w:author="Lektorat Bauer" w:date="2025-03-05T12:33:00Z" w16du:dateUtc="2025-03-05T11:33:00Z"/>
          <w:rFonts w:ascii="Arial" w:hAnsi="Arial" w:cs="Arial"/>
          <w:sz w:val="24"/>
          <w:szCs w:val="24"/>
        </w:rPr>
      </w:pPr>
      <w:del w:id="9614" w:author="Lektorat Bauer" w:date="2025-03-05T12:33:00Z" w16du:dateUtc="2025-03-05T11:33:00Z">
        <w:r w:rsidRPr="00944672" w:rsidDel="00BF1B7F">
          <w:rPr>
            <w:rFonts w:ascii="Arial" w:hAnsi="Arial" w:cs="Arial"/>
            <w:sz w:val="24"/>
            <w:szCs w:val="24"/>
          </w:rPr>
          <w:delText>[</w:delText>
        </w:r>
        <w:commentRangeStart w:id="9615"/>
        <w:r w:rsidRPr="00944672" w:rsidDel="00BF1B7F">
          <w:rPr>
            <w:rFonts w:ascii="Arial" w:hAnsi="Arial" w:cs="Arial"/>
            <w:sz w:val="24"/>
            <w:szCs w:val="24"/>
          </w:rPr>
          <w:delText>Countdown</w:delText>
        </w:r>
      </w:del>
      <w:commentRangeEnd w:id="9615"/>
      <w:r w:rsidR="00BF1B7F">
        <w:rPr>
          <w:rStyle w:val="Kommentarzeichen"/>
        </w:rPr>
        <w:commentReference w:id="9615"/>
      </w:r>
      <w:del w:id="9616" w:author="Lektorat Bauer" w:date="2025-03-05T12:33:00Z" w16du:dateUtc="2025-03-05T11:33:00Z">
        <w:r w:rsidRPr="00944672" w:rsidDel="00BF1B7F">
          <w:rPr>
            <w:rFonts w:ascii="Arial" w:hAnsi="Arial" w:cs="Arial"/>
            <w:sz w:val="24"/>
            <w:szCs w:val="24"/>
          </w:rPr>
          <w:delText xml:space="preserve"> für selbständigen Screen</w:delText>
        </w:r>
      </w:del>
      <w:del w:id="9617" w:author="Lektorat Bauer" w:date="2025-03-05T12:31:00Z" w16du:dateUtc="2025-03-05T11:31:00Z">
        <w:r w:rsidRPr="00944672" w:rsidDel="00BF1B7F">
          <w:rPr>
            <w:rFonts w:ascii="Arial" w:hAnsi="Arial" w:cs="Arial"/>
            <w:sz w:val="24"/>
            <w:szCs w:val="24"/>
          </w:rPr>
          <w:delText xml:space="preserve"> S</w:delText>
        </w:r>
      </w:del>
      <w:del w:id="9618" w:author="Lektorat Bauer" w:date="2025-03-05T12:33:00Z" w16du:dateUtc="2025-03-05T11:33:00Z">
        <w:r w:rsidRPr="00944672" w:rsidDel="00BF1B7F">
          <w:rPr>
            <w:rFonts w:ascii="Arial" w:hAnsi="Arial" w:cs="Arial"/>
            <w:sz w:val="24"/>
            <w:szCs w:val="24"/>
          </w:rPr>
          <w:delText>hot]</w:delText>
        </w:r>
      </w:del>
    </w:p>
    <w:p w14:paraId="34EDE134"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24E55392" w14:textId="0E29595E"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Screen</w:t>
      </w:r>
      <w:ins w:id="9619" w:author="Lektorat Bauer" w:date="2025-03-05T12:31:00Z" w16du:dateUtc="2025-03-05T11:31:00Z">
        <w:r w:rsidR="00BF1B7F">
          <w:rPr>
            <w:rFonts w:ascii="Arial" w:hAnsi="Arial" w:cs="Arial"/>
            <w:sz w:val="24"/>
            <w:szCs w:val="24"/>
          </w:rPr>
          <w:t>s</w:t>
        </w:r>
      </w:ins>
      <w:del w:id="9620" w:author="Lektorat Bauer" w:date="2025-03-05T12:31:00Z" w16du:dateUtc="2025-03-05T11:31:00Z">
        <w:r w:rsidRPr="00944672" w:rsidDel="00BF1B7F">
          <w:rPr>
            <w:rFonts w:ascii="Arial" w:hAnsi="Arial" w:cs="Arial"/>
            <w:sz w:val="24"/>
            <w:szCs w:val="24"/>
          </w:rPr>
          <w:delText xml:space="preserve"> S</w:delText>
        </w:r>
      </w:del>
      <w:r w:rsidRPr="00944672">
        <w:rPr>
          <w:rFonts w:ascii="Arial" w:hAnsi="Arial" w:cs="Arial"/>
          <w:sz w:val="24"/>
          <w:szCs w:val="24"/>
        </w:rPr>
        <w:t>hot #2</w:t>
      </w:r>
    </w:p>
    <w:p w14:paraId="0CC3CD0D" w14:textId="31CD3BE5"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Aktuell gehen wir davon aus, dass T</w:t>
      </w:r>
      <w:ins w:id="9621" w:author="Lektorat Bauer" w:date="2025-03-05T12:44:00Z" w16du:dateUtc="2025-03-05T11:44:00Z">
        <w:r w:rsidR="00915CFE">
          <w:rPr>
            <w:rFonts w:ascii="Arial" w:hAnsi="Arial" w:cs="Arial"/>
            <w:sz w:val="24"/>
            <w:szCs w:val="24"/>
          </w:rPr>
          <w:t>h</w:t>
        </w:r>
      </w:ins>
      <w:r w:rsidRPr="00944672">
        <w:rPr>
          <w:rFonts w:ascii="Arial" w:hAnsi="Arial" w:cs="Arial"/>
          <w:sz w:val="24"/>
          <w:szCs w:val="24"/>
        </w:rPr>
        <w:t>omas Ganghofer durch Agenten des nordkoreanischen Geheimdienstes umgebracht wurde</w:t>
      </w:r>
      <w:ins w:id="9622" w:author="Lektorat Bauer" w:date="2025-03-05T12:31:00Z" w16du:dateUtc="2025-03-05T11:31:00Z">
        <w:r w:rsidR="00BF1B7F">
          <w:rPr>
            <w:rFonts w:ascii="Arial" w:hAnsi="Arial" w:cs="Arial"/>
            <w:sz w:val="24"/>
            <w:szCs w:val="24"/>
          </w:rPr>
          <w:t>.</w:t>
        </w:r>
      </w:ins>
      <w:del w:id="9623" w:author="Lektorat Bauer" w:date="2025-03-05T12:31:00Z" w16du:dateUtc="2025-03-05T11:31:00Z">
        <w:r w:rsidRPr="00944672" w:rsidDel="00BF1B7F">
          <w:rPr>
            <w:rFonts w:ascii="Arial" w:hAnsi="Arial" w:cs="Arial"/>
            <w:sz w:val="24"/>
            <w:szCs w:val="24"/>
          </w:rPr>
          <w:delText>,</w:delText>
        </w:r>
      </w:del>
      <w:r w:rsidRPr="00944672">
        <w:rPr>
          <w:rFonts w:ascii="Arial" w:hAnsi="Arial" w:cs="Arial"/>
          <w:sz w:val="24"/>
          <w:szCs w:val="24"/>
        </w:rPr>
        <w:t xml:space="preserve"> </w:t>
      </w:r>
      <w:ins w:id="9624" w:author="Lektorat Bauer" w:date="2025-03-05T12:31:00Z" w16du:dateUtc="2025-03-05T11:31:00Z">
        <w:r w:rsidR="00BF1B7F">
          <w:rPr>
            <w:rFonts w:ascii="Arial" w:hAnsi="Arial" w:cs="Arial"/>
            <w:sz w:val="24"/>
            <w:szCs w:val="24"/>
          </w:rPr>
          <w:t>D</w:t>
        </w:r>
      </w:ins>
      <w:del w:id="9625" w:author="Lektorat Bauer" w:date="2025-03-05T12:31:00Z" w16du:dateUtc="2025-03-05T11:31:00Z">
        <w:r w:rsidRPr="00944672" w:rsidDel="00BF1B7F">
          <w:rPr>
            <w:rFonts w:ascii="Arial" w:hAnsi="Arial" w:cs="Arial"/>
            <w:sz w:val="24"/>
            <w:szCs w:val="24"/>
          </w:rPr>
          <w:delText>d</w:delText>
        </w:r>
      </w:del>
      <w:r w:rsidRPr="00944672">
        <w:rPr>
          <w:rFonts w:ascii="Arial" w:hAnsi="Arial" w:cs="Arial"/>
          <w:sz w:val="24"/>
          <w:szCs w:val="24"/>
        </w:rPr>
        <w:t>ass Frau Smits überlebt hat, war Zufall.</w:t>
      </w:r>
    </w:p>
    <w:p w14:paraId="4E9E2A5D" w14:textId="4E494F1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Es ist davon auszugehen, dass morgen ein Attentat auf Joost van der Dijkstraat erfolgen soll. Ein Team von Agenten des RGB befindet sich, unter der Leitung von Park Saebyeong, </w:t>
      </w:r>
      <w:del w:id="9626" w:author="Lektorat Bauer" w:date="2025-03-05T12:42:00Z" w16du:dateUtc="2025-03-05T11:42:00Z">
        <w:r w:rsidRPr="00944672" w:rsidDel="00915CFE">
          <w:rPr>
            <w:rFonts w:ascii="Arial" w:hAnsi="Arial" w:cs="Arial"/>
            <w:sz w:val="24"/>
            <w:szCs w:val="24"/>
          </w:rPr>
          <w:delText>zur Zeit</w:delText>
        </w:r>
      </w:del>
      <w:ins w:id="9627" w:author="Lektorat Bauer" w:date="2025-03-05T12:42:00Z" w16du:dateUtc="2025-03-05T11:42:00Z">
        <w:r w:rsidR="00915CFE" w:rsidRPr="00944672">
          <w:rPr>
            <w:rFonts w:ascii="Arial" w:hAnsi="Arial" w:cs="Arial"/>
            <w:sz w:val="24"/>
            <w:szCs w:val="24"/>
          </w:rPr>
          <w:t>zurzeit</w:t>
        </w:r>
      </w:ins>
      <w:r w:rsidRPr="00944672">
        <w:rPr>
          <w:rFonts w:ascii="Arial" w:hAnsi="Arial" w:cs="Arial"/>
          <w:sz w:val="24"/>
          <w:szCs w:val="24"/>
        </w:rPr>
        <w:t xml:space="preserve"> in Amsterdam.</w:t>
      </w:r>
    </w:p>
    <w:p w14:paraId="24CC05EE" w14:textId="454DB2C7" w:rsidR="00944672" w:rsidRPr="00944672" w:rsidDel="00BF1B7F" w:rsidRDefault="00944672" w:rsidP="00623B68">
      <w:pPr>
        <w:autoSpaceDE w:val="0"/>
        <w:autoSpaceDN w:val="0"/>
        <w:adjustRightInd w:val="0"/>
        <w:spacing w:after="0" w:line="360" w:lineRule="auto"/>
        <w:ind w:firstLine="227"/>
        <w:jc w:val="both"/>
        <w:rPr>
          <w:del w:id="9628" w:author="Lektorat Bauer" w:date="2025-03-05T12:32:00Z" w16du:dateUtc="2025-03-05T11:32:00Z"/>
          <w:rFonts w:ascii="Arial" w:hAnsi="Arial" w:cs="Arial"/>
          <w:sz w:val="24"/>
          <w:szCs w:val="24"/>
        </w:rPr>
      </w:pPr>
      <w:del w:id="9629" w:author="Lektorat Bauer" w:date="2025-03-05T12:32:00Z" w16du:dateUtc="2025-03-05T11:32:00Z">
        <w:r w:rsidRPr="00944672" w:rsidDel="00BF1B7F">
          <w:rPr>
            <w:rFonts w:ascii="Arial" w:hAnsi="Arial" w:cs="Arial"/>
            <w:sz w:val="24"/>
            <w:szCs w:val="24"/>
          </w:rPr>
          <w:delText>[Countdown für selbständigen Screen Shot]</w:delText>
        </w:r>
      </w:del>
    </w:p>
    <w:p w14:paraId="420C54A0"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6E175DCE" w14:textId="0EB3FA2C"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Screen</w:t>
      </w:r>
      <w:ins w:id="9630" w:author="Lektorat Bauer" w:date="2025-03-05T12:32:00Z" w16du:dateUtc="2025-03-05T11:32:00Z">
        <w:r w:rsidR="00BF1B7F">
          <w:rPr>
            <w:rFonts w:ascii="Arial" w:hAnsi="Arial" w:cs="Arial"/>
            <w:sz w:val="24"/>
            <w:szCs w:val="24"/>
          </w:rPr>
          <w:t>s</w:t>
        </w:r>
      </w:ins>
      <w:del w:id="9631" w:author="Lektorat Bauer" w:date="2025-03-05T12:32:00Z" w16du:dateUtc="2025-03-05T11:32:00Z">
        <w:r w:rsidRPr="00944672" w:rsidDel="00BF1B7F">
          <w:rPr>
            <w:rFonts w:ascii="Arial" w:hAnsi="Arial" w:cs="Arial"/>
            <w:sz w:val="24"/>
            <w:szCs w:val="24"/>
          </w:rPr>
          <w:delText xml:space="preserve"> S</w:delText>
        </w:r>
      </w:del>
      <w:r w:rsidRPr="00944672">
        <w:rPr>
          <w:rFonts w:ascii="Arial" w:hAnsi="Arial" w:cs="Arial"/>
          <w:sz w:val="24"/>
          <w:szCs w:val="24"/>
        </w:rPr>
        <w:t>hot #3</w:t>
      </w:r>
    </w:p>
    <w:p w14:paraId="1176A651"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Wir haben Ihnen einen E-Mail-Account generiert, den Sie bitte für die weitere Kommunikation nutzen wollen:</w:t>
      </w:r>
    </w:p>
    <w:p w14:paraId="0FD73C48"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Duke </w:t>
      </w:r>
      <w:hyperlink r:id="rId14" w:anchor="-1" w:history="1">
        <w:r w:rsidRPr="00944672">
          <w:rPr>
            <w:rFonts w:ascii="Arial" w:hAnsi="Arial" w:cs="Arial"/>
            <w:sz w:val="24"/>
            <w:szCs w:val="24"/>
          </w:rPr>
          <w:t>Cloud@fakemymail.com</w:t>
        </w:r>
      </w:hyperlink>
    </w:p>
    <w:p w14:paraId="4F305B3D"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0D291F23"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Vielen Dank für Ihre Kooperation</w:t>
      </w:r>
    </w:p>
    <w:p w14:paraId="7D9C2B5F"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Mir wurde aufgetragen, mit Signatur zu arbeiten.</w:t>
      </w:r>
    </w:p>
    <w:p w14:paraId="6B38DB69"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muji, IT Research Team</w:t>
      </w:r>
    </w:p>
    <w:p w14:paraId="7F464DBE"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oenjjog eokkae</w:t>
      </w:r>
    </w:p>
    <w:p w14:paraId="472162F1"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Dobson Neun</w:t>
      </w:r>
    </w:p>
    <w:p w14:paraId="66DD8733" w14:textId="63532309" w:rsidR="00944672" w:rsidRPr="00944672" w:rsidDel="00BF1B7F" w:rsidRDefault="00944672" w:rsidP="00623B68">
      <w:pPr>
        <w:autoSpaceDE w:val="0"/>
        <w:autoSpaceDN w:val="0"/>
        <w:adjustRightInd w:val="0"/>
        <w:spacing w:after="0" w:line="360" w:lineRule="auto"/>
        <w:ind w:firstLine="227"/>
        <w:jc w:val="both"/>
        <w:rPr>
          <w:del w:id="9632" w:author="Lektorat Bauer" w:date="2025-03-05T12:32:00Z" w16du:dateUtc="2025-03-05T11:32:00Z"/>
          <w:rFonts w:ascii="Arial" w:hAnsi="Arial" w:cs="Arial"/>
          <w:sz w:val="24"/>
          <w:szCs w:val="24"/>
        </w:rPr>
      </w:pPr>
      <w:del w:id="9633" w:author="Lektorat Bauer" w:date="2025-03-05T12:32:00Z" w16du:dateUtc="2025-03-05T11:32:00Z">
        <w:r w:rsidRPr="00944672" w:rsidDel="00BF1B7F">
          <w:rPr>
            <w:rFonts w:ascii="Arial" w:hAnsi="Arial" w:cs="Arial"/>
            <w:sz w:val="24"/>
            <w:szCs w:val="24"/>
          </w:rPr>
          <w:delText>[Countdown für selbständigen Screen Shot]</w:delText>
        </w:r>
      </w:del>
    </w:p>
    <w:p w14:paraId="5B988C96"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06564743"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36F896FA"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70535457" w14:textId="77777777" w:rsidR="00BF1B7F" w:rsidRDefault="00944672" w:rsidP="00623B68">
      <w:pPr>
        <w:autoSpaceDE w:val="0"/>
        <w:autoSpaceDN w:val="0"/>
        <w:adjustRightInd w:val="0"/>
        <w:spacing w:after="0" w:line="360" w:lineRule="auto"/>
        <w:jc w:val="both"/>
        <w:rPr>
          <w:ins w:id="9634" w:author="Lektorat Bauer" w:date="2025-03-05T12:33:00Z" w16du:dateUtc="2025-03-05T11:33:00Z"/>
          <w:rFonts w:ascii="Arial" w:hAnsi="Arial" w:cs="Arial"/>
          <w:sz w:val="24"/>
          <w:szCs w:val="24"/>
        </w:rPr>
      </w:pPr>
      <w:r w:rsidRPr="00944672">
        <w:rPr>
          <w:rFonts w:ascii="Arial" w:hAnsi="Arial" w:cs="Arial"/>
          <w:sz w:val="24"/>
          <w:szCs w:val="24"/>
        </w:rPr>
        <w:t xml:space="preserve">Klaas sah Flim an und sagte: „Eines muss ich Dir lassen. Auf Dein Bauchgefühl kann man sich verlassen.“ </w:t>
      </w:r>
    </w:p>
    <w:p w14:paraId="1B6FEF03" w14:textId="77777777" w:rsidR="00BF1B7F" w:rsidRDefault="00944672" w:rsidP="00623B68">
      <w:pPr>
        <w:autoSpaceDE w:val="0"/>
        <w:autoSpaceDN w:val="0"/>
        <w:adjustRightInd w:val="0"/>
        <w:spacing w:after="0" w:line="360" w:lineRule="auto"/>
        <w:jc w:val="both"/>
        <w:rPr>
          <w:ins w:id="9635" w:author="Lektorat Bauer" w:date="2025-03-05T12:33:00Z" w16du:dateUtc="2025-03-05T11:33:00Z"/>
          <w:rFonts w:ascii="Arial" w:hAnsi="Arial" w:cs="Arial"/>
          <w:sz w:val="24"/>
          <w:szCs w:val="24"/>
        </w:rPr>
      </w:pPr>
      <w:r w:rsidRPr="00944672">
        <w:rPr>
          <w:rFonts w:ascii="Arial" w:hAnsi="Arial" w:cs="Arial"/>
          <w:sz w:val="24"/>
          <w:szCs w:val="24"/>
        </w:rPr>
        <w:lastRenderedPageBreak/>
        <w:t xml:space="preserve">„Danke für die Blumen. Aber ich hätte gern unrecht gehabt.“ </w:t>
      </w:r>
      <w:commentRangeStart w:id="9636"/>
      <w:r w:rsidRPr="00944672">
        <w:rPr>
          <w:rFonts w:ascii="Arial" w:hAnsi="Arial" w:cs="Arial"/>
          <w:sz w:val="24"/>
          <w:szCs w:val="24"/>
        </w:rPr>
        <w:t xml:space="preserve">Antwortete Flim, </w:t>
      </w:r>
      <w:commentRangeEnd w:id="9636"/>
      <w:r w:rsidR="00BF1B7F">
        <w:rPr>
          <w:rStyle w:val="Kommentarzeichen"/>
        </w:rPr>
        <w:commentReference w:id="9636"/>
      </w:r>
      <w:r w:rsidRPr="00944672">
        <w:rPr>
          <w:rFonts w:ascii="Arial" w:hAnsi="Arial" w:cs="Arial"/>
          <w:sz w:val="24"/>
          <w:szCs w:val="24"/>
        </w:rPr>
        <w:t xml:space="preserve">„Also. Es stellen sich ein paar Fragen.“ </w:t>
      </w:r>
    </w:p>
    <w:p w14:paraId="79C4D327" w14:textId="3EF7CDB5"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„Abgesehen davon, dass die den Server des A</w:t>
      </w:r>
      <w:del w:id="9637" w:author="Lektorat Bauer" w:date="2025-03-05T12:33:00Z" w16du:dateUtc="2025-03-05T11:33:00Z">
        <w:r w:rsidRPr="00944672" w:rsidDel="00BF1B7F">
          <w:rPr>
            <w:rFonts w:ascii="Arial" w:hAnsi="Arial" w:cs="Arial"/>
            <w:sz w:val="24"/>
            <w:szCs w:val="24"/>
          </w:rPr>
          <w:delText>V</w:delText>
        </w:r>
      </w:del>
      <w:r w:rsidRPr="00944672">
        <w:rPr>
          <w:rFonts w:ascii="Arial" w:hAnsi="Arial" w:cs="Arial"/>
          <w:sz w:val="24"/>
          <w:szCs w:val="24"/>
        </w:rPr>
        <w:t>I</w:t>
      </w:r>
      <w:ins w:id="9638" w:author="Lektorat Bauer" w:date="2025-03-05T12:34:00Z" w16du:dateUtc="2025-03-05T11:34:00Z">
        <w:r w:rsidR="00BF1B7F">
          <w:rPr>
            <w:rFonts w:ascii="Arial" w:hAnsi="Arial" w:cs="Arial"/>
            <w:sz w:val="24"/>
            <w:szCs w:val="24"/>
          </w:rPr>
          <w:t>V</w:t>
        </w:r>
      </w:ins>
      <w:r w:rsidRPr="00944672">
        <w:rPr>
          <w:rFonts w:ascii="Arial" w:hAnsi="Arial" w:cs="Arial"/>
          <w:sz w:val="24"/>
          <w:szCs w:val="24"/>
        </w:rPr>
        <w:t>D gehackt haben?“ Klaas</w:t>
      </w:r>
      <w:ins w:id="9639" w:author="Lektorat Bauer" w:date="2025-03-05T12:34:00Z" w16du:dateUtc="2025-03-05T11:34:00Z">
        <w:r w:rsidR="00BF1B7F">
          <w:rPr>
            <w:rFonts w:ascii="Arial" w:hAnsi="Arial" w:cs="Arial"/>
            <w:sz w:val="24"/>
            <w:szCs w:val="24"/>
          </w:rPr>
          <w:t>’</w:t>
        </w:r>
      </w:ins>
      <w:del w:id="9640" w:author="Lektorat Bauer" w:date="2025-03-05T12:34:00Z" w16du:dateUtc="2025-03-05T11:34:00Z">
        <w:r w:rsidRPr="00944672" w:rsidDel="00BF1B7F">
          <w:rPr>
            <w:rFonts w:ascii="Arial" w:hAnsi="Arial" w:cs="Arial"/>
            <w:sz w:val="24"/>
            <w:szCs w:val="24"/>
          </w:rPr>
          <w:delText>,</w:delText>
        </w:r>
      </w:del>
      <w:r w:rsidRPr="00944672">
        <w:rPr>
          <w:rFonts w:ascii="Arial" w:hAnsi="Arial" w:cs="Arial"/>
          <w:sz w:val="24"/>
          <w:szCs w:val="24"/>
        </w:rPr>
        <w:t xml:space="preserve"> bissiger Tonfall gab Aufschluss darüber, wie nervös er war.</w:t>
      </w:r>
    </w:p>
    <w:p w14:paraId="0EE5734F"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Flim griff als Erstes zum Telefon und gab dem Wachhabenden vom Dienst den Auftrag, dass sich alle Teamleiter in 10 Minuten zu einer Videokonferenz zu versammeln hätten.</w:t>
      </w:r>
    </w:p>
    <w:p w14:paraId="13856628" w14:textId="367B458C"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Dann sah Flim Klaas an und sagte: „Als erstes kümmern wir </w:t>
      </w:r>
      <w:del w:id="9641" w:author="Lektorat Bauer" w:date="2025-03-05T12:34:00Z" w16du:dateUtc="2025-03-05T11:34:00Z">
        <w:r w:rsidRPr="00944672" w:rsidDel="00BF1B7F">
          <w:rPr>
            <w:rFonts w:ascii="Arial" w:hAnsi="Arial" w:cs="Arial"/>
            <w:sz w:val="24"/>
            <w:szCs w:val="24"/>
          </w:rPr>
          <w:delText xml:space="preserve">und </w:delText>
        </w:r>
      </w:del>
      <w:ins w:id="9642" w:author="Lektorat Bauer" w:date="2025-03-05T12:34:00Z" w16du:dateUtc="2025-03-05T11:34:00Z">
        <w:r w:rsidR="00BF1B7F">
          <w:rPr>
            <w:rFonts w:ascii="Arial" w:hAnsi="Arial" w:cs="Arial"/>
            <w:sz w:val="24"/>
            <w:szCs w:val="24"/>
          </w:rPr>
          <w:t>uns</w:t>
        </w:r>
        <w:r w:rsidR="00BF1B7F" w:rsidRPr="00944672">
          <w:rPr>
            <w:rFonts w:ascii="Arial" w:hAnsi="Arial" w:cs="Arial"/>
            <w:sz w:val="24"/>
            <w:szCs w:val="24"/>
          </w:rPr>
          <w:t xml:space="preserve"> </w:t>
        </w:r>
      </w:ins>
      <w:r w:rsidRPr="00944672">
        <w:rPr>
          <w:rFonts w:ascii="Arial" w:hAnsi="Arial" w:cs="Arial"/>
          <w:sz w:val="24"/>
          <w:szCs w:val="24"/>
        </w:rPr>
        <w:t>um das geplante Attentat, dann um die IT.“</w:t>
      </w:r>
    </w:p>
    <w:p w14:paraId="6E088312" w14:textId="77777777" w:rsidR="009D03ED" w:rsidRDefault="00944672" w:rsidP="00623B68">
      <w:pPr>
        <w:autoSpaceDE w:val="0"/>
        <w:autoSpaceDN w:val="0"/>
        <w:adjustRightInd w:val="0"/>
        <w:spacing w:after="0" w:line="360" w:lineRule="auto"/>
        <w:ind w:firstLine="227"/>
        <w:jc w:val="both"/>
        <w:rPr>
          <w:ins w:id="9643" w:author="Lektorat Bauer" w:date="2025-03-05T12:35:00Z" w16du:dateUtc="2025-03-05T11:35:00Z"/>
          <w:rFonts w:ascii="Arial" w:hAnsi="Arial" w:cs="Arial"/>
          <w:sz w:val="24"/>
          <w:szCs w:val="24"/>
        </w:rPr>
      </w:pPr>
      <w:r w:rsidRPr="00944672">
        <w:rPr>
          <w:rFonts w:ascii="Arial" w:hAnsi="Arial" w:cs="Arial"/>
          <w:sz w:val="24"/>
          <w:szCs w:val="24"/>
        </w:rPr>
        <w:t xml:space="preserve">Flim rief die Videokonferenz-Software auf und stellte fest, dass alle Teamleiter schon eingeloggt waren, obwohl noch 5 Minuten Zeit waren, daher eröffnete er sofort die Diskussion: „Ok Herrschaften, ab sofort sind wir auf Gefahrstufe Rot.“ Allen Gesichtern konnte man ansehen, dass sich die Anspannung gesteigert hatte. </w:t>
      </w:r>
    </w:p>
    <w:p w14:paraId="6863FAF9" w14:textId="77777777" w:rsidR="009D03ED" w:rsidRDefault="00944672" w:rsidP="00623B68">
      <w:pPr>
        <w:autoSpaceDE w:val="0"/>
        <w:autoSpaceDN w:val="0"/>
        <w:adjustRightInd w:val="0"/>
        <w:spacing w:after="0" w:line="360" w:lineRule="auto"/>
        <w:ind w:firstLine="227"/>
        <w:jc w:val="both"/>
        <w:rPr>
          <w:ins w:id="9644" w:author="Lektorat Bauer" w:date="2025-03-05T12:36:00Z" w16du:dateUtc="2025-03-05T11:36:00Z"/>
          <w:rFonts w:ascii="Arial" w:hAnsi="Arial" w:cs="Arial"/>
          <w:sz w:val="24"/>
          <w:szCs w:val="24"/>
        </w:rPr>
      </w:pPr>
      <w:r w:rsidRPr="00944672">
        <w:rPr>
          <w:rFonts w:ascii="Arial" w:hAnsi="Arial" w:cs="Arial"/>
          <w:sz w:val="24"/>
          <w:szCs w:val="24"/>
        </w:rPr>
        <w:t xml:space="preserve">„Royal Security!“ </w:t>
      </w:r>
      <w:ins w:id="9645" w:author="Lektorat Bauer" w:date="2025-03-05T12:35:00Z" w16du:dateUtc="2025-03-05T11:35:00Z">
        <w:r w:rsidR="009D03ED">
          <w:rPr>
            <w:rFonts w:ascii="Arial" w:hAnsi="Arial" w:cs="Arial"/>
            <w:sz w:val="24"/>
            <w:szCs w:val="24"/>
          </w:rPr>
          <w:t xml:space="preserve">– </w:t>
        </w:r>
      </w:ins>
      <w:r w:rsidRPr="00944672">
        <w:rPr>
          <w:rFonts w:ascii="Arial" w:hAnsi="Arial" w:cs="Arial"/>
          <w:sz w:val="24"/>
          <w:szCs w:val="24"/>
        </w:rPr>
        <w:t xml:space="preserve">„Ja, Flim?!“ – „Ihr geht in erhöhte Sicherheit. Bitte erst einmal nur zuhören.“ </w:t>
      </w:r>
      <w:ins w:id="9646" w:author="Lektorat Bauer" w:date="2025-03-05T12:35:00Z" w16du:dateUtc="2025-03-05T11:35:00Z">
        <w:r w:rsidR="009D03ED">
          <w:rPr>
            <w:rFonts w:ascii="Arial" w:hAnsi="Arial" w:cs="Arial"/>
            <w:sz w:val="24"/>
            <w:szCs w:val="24"/>
          </w:rPr>
          <w:t xml:space="preserve">– </w:t>
        </w:r>
      </w:ins>
      <w:r w:rsidRPr="00944672">
        <w:rPr>
          <w:rFonts w:ascii="Arial" w:hAnsi="Arial" w:cs="Arial"/>
          <w:sz w:val="24"/>
          <w:szCs w:val="24"/>
        </w:rPr>
        <w:t>„Ja!“ „Counterstrike 1</w:t>
      </w:r>
      <w:del w:id="9647" w:author="Lektorat Bauer" w:date="2025-03-05T12:35:00Z" w16du:dateUtc="2025-03-05T11:35:00Z">
        <w:r w:rsidRPr="00944672" w:rsidDel="009D03ED">
          <w:rPr>
            <w:rFonts w:ascii="Arial" w:hAnsi="Arial" w:cs="Arial"/>
            <w:sz w:val="24"/>
            <w:szCs w:val="24"/>
          </w:rPr>
          <w:delText xml:space="preserve"> </w:delText>
        </w:r>
      </w:del>
      <w:r w:rsidRPr="00944672">
        <w:rPr>
          <w:rFonts w:ascii="Arial" w:hAnsi="Arial" w:cs="Arial"/>
          <w:sz w:val="24"/>
          <w:szCs w:val="24"/>
        </w:rPr>
        <w:t xml:space="preserve">+2!“ </w:t>
      </w:r>
      <w:ins w:id="9648" w:author="Lektorat Bauer" w:date="2025-03-05T12:35:00Z" w16du:dateUtc="2025-03-05T11:35:00Z">
        <w:r w:rsidR="009D03ED">
          <w:rPr>
            <w:rFonts w:ascii="Arial" w:hAnsi="Arial" w:cs="Arial"/>
            <w:sz w:val="24"/>
            <w:szCs w:val="24"/>
          </w:rPr>
          <w:t xml:space="preserve">– </w:t>
        </w:r>
      </w:ins>
      <w:r w:rsidRPr="00944672">
        <w:rPr>
          <w:rFonts w:ascii="Arial" w:hAnsi="Arial" w:cs="Arial"/>
          <w:sz w:val="24"/>
          <w:szCs w:val="24"/>
        </w:rPr>
        <w:t xml:space="preserve">„1 </w:t>
      </w:r>
      <w:ins w:id="9649" w:author="Lektorat Bauer" w:date="2025-03-05T12:35:00Z" w16du:dateUtc="2025-03-05T11:35:00Z">
        <w:r w:rsidR="009D03ED">
          <w:rPr>
            <w:rFonts w:ascii="Arial" w:hAnsi="Arial" w:cs="Arial"/>
            <w:sz w:val="24"/>
            <w:szCs w:val="24"/>
          </w:rPr>
          <w:t>h</w:t>
        </w:r>
      </w:ins>
      <w:del w:id="9650" w:author="Lektorat Bauer" w:date="2025-03-05T12:35:00Z" w16du:dateUtc="2025-03-05T11:35:00Z">
        <w:r w:rsidRPr="00944672" w:rsidDel="009D03ED">
          <w:rPr>
            <w:rFonts w:ascii="Arial" w:hAnsi="Arial" w:cs="Arial"/>
            <w:sz w:val="24"/>
            <w:szCs w:val="24"/>
          </w:rPr>
          <w:delText>H</w:delText>
        </w:r>
      </w:del>
      <w:r w:rsidRPr="00944672">
        <w:rPr>
          <w:rFonts w:ascii="Arial" w:hAnsi="Arial" w:cs="Arial"/>
          <w:sz w:val="24"/>
          <w:szCs w:val="24"/>
        </w:rPr>
        <w:t>ört!“</w:t>
      </w:r>
      <w:ins w:id="9651" w:author="Lektorat Bauer" w:date="2025-03-05T12:35:00Z" w16du:dateUtc="2025-03-05T11:35:00Z">
        <w:r w:rsidR="009D03ED">
          <w:rPr>
            <w:rFonts w:ascii="Arial" w:hAnsi="Arial" w:cs="Arial"/>
            <w:sz w:val="24"/>
            <w:szCs w:val="24"/>
          </w:rPr>
          <w:t xml:space="preserve"> –</w:t>
        </w:r>
      </w:ins>
      <w:r w:rsidRPr="00944672">
        <w:rPr>
          <w:rFonts w:ascii="Arial" w:hAnsi="Arial" w:cs="Arial"/>
          <w:sz w:val="24"/>
          <w:szCs w:val="24"/>
        </w:rPr>
        <w:t xml:space="preserve"> „2 </w:t>
      </w:r>
      <w:ins w:id="9652" w:author="Lektorat Bauer" w:date="2025-03-05T12:35:00Z" w16du:dateUtc="2025-03-05T11:35:00Z">
        <w:r w:rsidR="009D03ED">
          <w:rPr>
            <w:rFonts w:ascii="Arial" w:hAnsi="Arial" w:cs="Arial"/>
            <w:sz w:val="24"/>
            <w:szCs w:val="24"/>
          </w:rPr>
          <w:t>h</w:t>
        </w:r>
      </w:ins>
      <w:del w:id="9653" w:author="Lektorat Bauer" w:date="2025-03-05T12:35:00Z" w16du:dateUtc="2025-03-05T11:35:00Z">
        <w:r w:rsidRPr="00944672" w:rsidDel="009D03ED">
          <w:rPr>
            <w:rFonts w:ascii="Arial" w:hAnsi="Arial" w:cs="Arial"/>
            <w:sz w:val="24"/>
            <w:szCs w:val="24"/>
          </w:rPr>
          <w:delText>H</w:delText>
        </w:r>
      </w:del>
      <w:r w:rsidRPr="00944672">
        <w:rPr>
          <w:rFonts w:ascii="Arial" w:hAnsi="Arial" w:cs="Arial"/>
          <w:sz w:val="24"/>
          <w:szCs w:val="24"/>
        </w:rPr>
        <w:t xml:space="preserve">ört!“ </w:t>
      </w:r>
      <w:ins w:id="9654" w:author="Lektorat Bauer" w:date="2025-03-05T12:35:00Z" w16du:dateUtc="2025-03-05T11:35:00Z">
        <w:r w:rsidR="009D03ED">
          <w:rPr>
            <w:rFonts w:ascii="Arial" w:hAnsi="Arial" w:cs="Arial"/>
            <w:sz w:val="24"/>
            <w:szCs w:val="24"/>
          </w:rPr>
          <w:t xml:space="preserve">– </w:t>
        </w:r>
      </w:ins>
      <w:r w:rsidRPr="00944672">
        <w:rPr>
          <w:rFonts w:ascii="Arial" w:hAnsi="Arial" w:cs="Arial"/>
          <w:sz w:val="24"/>
          <w:szCs w:val="24"/>
        </w:rPr>
        <w:t xml:space="preserve">„Wir haben Informationen erhalten, dass morgen ein Attentat stattfinden soll. Daher die Konferenz.“ </w:t>
      </w:r>
    </w:p>
    <w:p w14:paraId="7FACD8CE" w14:textId="7C721F29"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„Cyber!“ </w:t>
      </w:r>
      <w:ins w:id="9655" w:author="Lektorat Bauer" w:date="2025-03-05T12:36:00Z" w16du:dateUtc="2025-03-05T11:36:00Z">
        <w:r w:rsidR="009D03ED">
          <w:rPr>
            <w:rFonts w:ascii="Arial" w:hAnsi="Arial" w:cs="Arial"/>
            <w:sz w:val="24"/>
            <w:szCs w:val="24"/>
          </w:rPr>
          <w:t xml:space="preserve">– </w:t>
        </w:r>
      </w:ins>
      <w:r w:rsidRPr="00944672">
        <w:rPr>
          <w:rFonts w:ascii="Arial" w:hAnsi="Arial" w:cs="Arial"/>
          <w:sz w:val="24"/>
          <w:szCs w:val="24"/>
        </w:rPr>
        <w:t>„Hier!“</w:t>
      </w:r>
      <w:ins w:id="9656" w:author="Lektorat Bauer" w:date="2025-03-05T12:36:00Z" w16du:dateUtc="2025-03-05T11:36:00Z">
        <w:r w:rsidR="009D03ED">
          <w:rPr>
            <w:rFonts w:ascii="Arial" w:hAnsi="Arial" w:cs="Arial"/>
            <w:sz w:val="24"/>
            <w:szCs w:val="24"/>
          </w:rPr>
          <w:t xml:space="preserve"> –</w:t>
        </w:r>
      </w:ins>
      <w:r w:rsidRPr="00944672">
        <w:rPr>
          <w:rFonts w:ascii="Arial" w:hAnsi="Arial" w:cs="Arial"/>
          <w:sz w:val="24"/>
          <w:szCs w:val="24"/>
        </w:rPr>
        <w:t xml:space="preserve"> „AVID wurde gehackt! Die Zugangsdaten sind an InBev104 gegangen. Die haben sich gemeldet.“ </w:t>
      </w:r>
      <w:ins w:id="9657" w:author="Lektorat Bauer" w:date="2025-03-05T12:36:00Z" w16du:dateUtc="2025-03-05T11:36:00Z">
        <w:r w:rsidR="009D03ED">
          <w:rPr>
            <w:rFonts w:ascii="Arial" w:hAnsi="Arial" w:cs="Arial"/>
            <w:sz w:val="24"/>
            <w:szCs w:val="24"/>
          </w:rPr>
          <w:t xml:space="preserve">– </w:t>
        </w:r>
      </w:ins>
      <w:r w:rsidRPr="00944672">
        <w:rPr>
          <w:rFonts w:ascii="Arial" w:hAnsi="Arial" w:cs="Arial"/>
          <w:sz w:val="24"/>
          <w:szCs w:val="24"/>
        </w:rPr>
        <w:t xml:space="preserve">„Oh!“ </w:t>
      </w:r>
      <w:del w:id="9658" w:author="Lektorat Bauer" w:date="2025-03-05T12:36:00Z" w16du:dateUtc="2025-03-05T11:36:00Z">
        <w:r w:rsidRPr="00944672" w:rsidDel="009D03ED">
          <w:rPr>
            <w:rFonts w:ascii="Arial" w:hAnsi="Arial" w:cs="Arial"/>
            <w:sz w:val="24"/>
            <w:szCs w:val="24"/>
          </w:rPr>
          <w:delText>Daraufhin kam ein</w:delText>
        </w:r>
      </w:del>
      <w:ins w:id="9659" w:author="Lektorat Bauer" w:date="2025-03-05T12:36:00Z" w16du:dateUtc="2025-03-05T11:36:00Z">
        <w:r w:rsidR="009D03ED">
          <w:rPr>
            <w:rFonts w:ascii="Arial" w:hAnsi="Arial" w:cs="Arial"/>
            <w:sz w:val="24"/>
            <w:szCs w:val="24"/>
          </w:rPr>
          <w:t>Ein</w:t>
        </w:r>
      </w:ins>
      <w:r w:rsidRPr="00944672">
        <w:rPr>
          <w:rFonts w:ascii="Arial" w:hAnsi="Arial" w:cs="Arial"/>
          <w:sz w:val="24"/>
          <w:szCs w:val="24"/>
        </w:rPr>
        <w:t xml:space="preserve"> kurzes Lachen von den anderen. „Genau</w:t>
      </w:r>
      <w:del w:id="9660" w:author="Lektorat Bauer" w:date="2025-03-05T12:36:00Z" w16du:dateUtc="2025-03-05T11:36:00Z">
        <w:r w:rsidRPr="00944672" w:rsidDel="009D03ED">
          <w:rPr>
            <w:rFonts w:ascii="Arial" w:hAnsi="Arial" w:cs="Arial"/>
            <w:sz w:val="24"/>
            <w:szCs w:val="24"/>
          </w:rPr>
          <w:delText>.</w:delText>
        </w:r>
      </w:del>
      <w:r w:rsidRPr="00944672">
        <w:rPr>
          <w:rFonts w:ascii="Arial" w:hAnsi="Arial" w:cs="Arial"/>
          <w:sz w:val="24"/>
          <w:szCs w:val="24"/>
        </w:rPr>
        <w:t>“</w:t>
      </w:r>
      <w:ins w:id="9661" w:author="Lektorat Bauer" w:date="2025-03-05T12:36:00Z" w16du:dateUtc="2025-03-05T11:36:00Z">
        <w:r w:rsidR="009D03ED">
          <w:rPr>
            <w:rFonts w:ascii="Arial" w:hAnsi="Arial" w:cs="Arial"/>
            <w:sz w:val="24"/>
            <w:szCs w:val="24"/>
          </w:rPr>
          <w:t>,</w:t>
        </w:r>
      </w:ins>
      <w:r w:rsidRPr="00944672">
        <w:rPr>
          <w:rFonts w:ascii="Arial" w:hAnsi="Arial" w:cs="Arial"/>
          <w:sz w:val="24"/>
          <w:szCs w:val="24"/>
        </w:rPr>
        <w:t xml:space="preserve"> </w:t>
      </w:r>
      <w:ins w:id="9662" w:author="Lektorat Bauer" w:date="2025-03-05T12:36:00Z" w16du:dateUtc="2025-03-05T11:36:00Z">
        <w:r w:rsidR="009D03ED">
          <w:rPr>
            <w:rFonts w:ascii="Arial" w:hAnsi="Arial" w:cs="Arial"/>
            <w:sz w:val="24"/>
            <w:szCs w:val="24"/>
          </w:rPr>
          <w:t>s</w:t>
        </w:r>
      </w:ins>
      <w:del w:id="9663" w:author="Lektorat Bauer" w:date="2025-03-05T12:36:00Z" w16du:dateUtc="2025-03-05T11:36:00Z">
        <w:r w:rsidRPr="00944672" w:rsidDel="009D03ED">
          <w:rPr>
            <w:rFonts w:ascii="Arial" w:hAnsi="Arial" w:cs="Arial"/>
            <w:sz w:val="24"/>
            <w:szCs w:val="24"/>
          </w:rPr>
          <w:delText>S</w:delText>
        </w:r>
      </w:del>
      <w:r w:rsidRPr="00944672">
        <w:rPr>
          <w:rFonts w:ascii="Arial" w:hAnsi="Arial" w:cs="Arial"/>
          <w:sz w:val="24"/>
          <w:szCs w:val="24"/>
        </w:rPr>
        <w:t>agte Flim.</w:t>
      </w:r>
    </w:p>
    <w:p w14:paraId="25065398" w14:textId="0C609B4D"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„So</w:t>
      </w:r>
      <w:ins w:id="9664" w:author="Lektorat Bauer" w:date="2025-03-05T12:36:00Z" w16du:dateUtc="2025-03-05T11:36:00Z">
        <w:r w:rsidR="009D03ED">
          <w:rPr>
            <w:rFonts w:ascii="Arial" w:hAnsi="Arial" w:cs="Arial"/>
            <w:sz w:val="24"/>
            <w:szCs w:val="24"/>
          </w:rPr>
          <w:t>,</w:t>
        </w:r>
      </w:ins>
      <w:r w:rsidRPr="00944672">
        <w:rPr>
          <w:rFonts w:ascii="Arial" w:hAnsi="Arial" w:cs="Arial"/>
          <w:sz w:val="24"/>
          <w:szCs w:val="24"/>
        </w:rPr>
        <w:t xml:space="preserve"> jetzt die lange Version</w:t>
      </w:r>
      <w:del w:id="9665" w:author="Lektorat Bauer" w:date="2025-03-05T12:36:00Z" w16du:dateUtc="2025-03-05T11:36:00Z">
        <w:r w:rsidRPr="00944672" w:rsidDel="009D03ED">
          <w:rPr>
            <w:rFonts w:ascii="Arial" w:hAnsi="Arial" w:cs="Arial"/>
            <w:sz w:val="24"/>
            <w:szCs w:val="24"/>
          </w:rPr>
          <w:delText>.</w:delText>
        </w:r>
      </w:del>
      <w:r w:rsidRPr="00944672">
        <w:rPr>
          <w:rFonts w:ascii="Arial" w:hAnsi="Arial" w:cs="Arial"/>
          <w:sz w:val="24"/>
          <w:szCs w:val="24"/>
        </w:rPr>
        <w:t>“</w:t>
      </w:r>
      <w:ins w:id="9666" w:author="Lektorat Bauer" w:date="2025-03-05T12:36:00Z" w16du:dateUtc="2025-03-05T11:36:00Z">
        <w:r w:rsidR="009D03ED">
          <w:rPr>
            <w:rFonts w:ascii="Arial" w:hAnsi="Arial" w:cs="Arial"/>
            <w:sz w:val="24"/>
            <w:szCs w:val="24"/>
          </w:rPr>
          <w:t>,</w:t>
        </w:r>
      </w:ins>
      <w:r w:rsidRPr="00944672">
        <w:rPr>
          <w:rFonts w:ascii="Arial" w:hAnsi="Arial" w:cs="Arial"/>
          <w:sz w:val="24"/>
          <w:szCs w:val="24"/>
        </w:rPr>
        <w:t xml:space="preserve"> </w:t>
      </w:r>
      <w:ins w:id="9667" w:author="Lektorat Bauer" w:date="2025-03-05T12:36:00Z" w16du:dateUtc="2025-03-05T11:36:00Z">
        <w:r w:rsidR="009D03ED">
          <w:rPr>
            <w:rFonts w:ascii="Arial" w:hAnsi="Arial" w:cs="Arial"/>
            <w:sz w:val="24"/>
            <w:szCs w:val="24"/>
          </w:rPr>
          <w:t>s</w:t>
        </w:r>
      </w:ins>
      <w:del w:id="9668" w:author="Lektorat Bauer" w:date="2025-03-05T12:36:00Z" w16du:dateUtc="2025-03-05T11:36:00Z">
        <w:r w:rsidRPr="00944672" w:rsidDel="009D03ED">
          <w:rPr>
            <w:rFonts w:ascii="Arial" w:hAnsi="Arial" w:cs="Arial"/>
            <w:sz w:val="24"/>
            <w:szCs w:val="24"/>
          </w:rPr>
          <w:delText>S</w:delText>
        </w:r>
      </w:del>
      <w:r w:rsidRPr="00944672">
        <w:rPr>
          <w:rFonts w:ascii="Arial" w:hAnsi="Arial" w:cs="Arial"/>
          <w:sz w:val="24"/>
          <w:szCs w:val="24"/>
        </w:rPr>
        <w:t xml:space="preserve">agte Flim, blickte in die Kamera und </w:t>
      </w:r>
      <w:del w:id="9669" w:author="Lektorat Bauer" w:date="2025-03-05T12:36:00Z" w16du:dateUtc="2025-03-05T11:36:00Z">
        <w:r w:rsidRPr="00944672" w:rsidDel="009D03ED">
          <w:rPr>
            <w:rFonts w:ascii="Arial" w:hAnsi="Arial" w:cs="Arial"/>
            <w:sz w:val="24"/>
            <w:szCs w:val="24"/>
          </w:rPr>
          <w:delText xml:space="preserve">setzte </w:delText>
        </w:r>
      </w:del>
      <w:ins w:id="9670" w:author="Lektorat Bauer" w:date="2025-03-05T12:36:00Z" w16du:dateUtc="2025-03-05T11:36:00Z">
        <w:r w:rsidR="009D03ED">
          <w:rPr>
            <w:rFonts w:ascii="Arial" w:hAnsi="Arial" w:cs="Arial"/>
            <w:sz w:val="24"/>
            <w:szCs w:val="24"/>
          </w:rPr>
          <w:t>lehnte</w:t>
        </w:r>
        <w:r w:rsidR="009D03ED" w:rsidRPr="00944672">
          <w:rPr>
            <w:rFonts w:ascii="Arial" w:hAnsi="Arial" w:cs="Arial"/>
            <w:sz w:val="24"/>
            <w:szCs w:val="24"/>
          </w:rPr>
          <w:t xml:space="preserve"> </w:t>
        </w:r>
      </w:ins>
      <w:r w:rsidRPr="00944672">
        <w:rPr>
          <w:rFonts w:ascii="Arial" w:hAnsi="Arial" w:cs="Arial"/>
          <w:sz w:val="24"/>
          <w:szCs w:val="24"/>
        </w:rPr>
        <w:t>sich zurück. Er wollte ansetzen, die Situation zu erklären, da klingelte sein Telefon. Im Display wurde Aniques Nummer angezeigt. „Anique, ich kann jetzt nicht, wir sind in einer Besprechung.“</w:t>
      </w:r>
      <w:del w:id="9671" w:author="Lektorat Bauer" w:date="2025-03-05T12:36:00Z" w16du:dateUtc="2025-03-05T11:36:00Z">
        <w:r w:rsidRPr="00944672" w:rsidDel="009D03ED">
          <w:rPr>
            <w:rFonts w:ascii="Arial" w:hAnsi="Arial" w:cs="Arial"/>
            <w:sz w:val="24"/>
            <w:szCs w:val="24"/>
          </w:rPr>
          <w:delText xml:space="preserve"> </w:delText>
        </w:r>
      </w:del>
      <w:r w:rsidRPr="00944672">
        <w:rPr>
          <w:rFonts w:ascii="Arial" w:hAnsi="Arial" w:cs="Arial"/>
          <w:sz w:val="24"/>
          <w:szCs w:val="24"/>
        </w:rPr>
        <w:t xml:space="preserve"> Plötzlich versteifte sich Flim und stellte das Telefon auf Lautsprecher. „Hallo Flim, hier spricht Johann Dahlleiter. Ich habe Aniques Nummer gespooft.“ </w:t>
      </w:r>
    </w:p>
    <w:p w14:paraId="7EC1B253"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„Johann. Hallo. Ich vermute, das ist kein reiner freundschaftlicher Anruf?“</w:t>
      </w:r>
    </w:p>
    <w:p w14:paraId="1D14DEDD" w14:textId="3A809409" w:rsidR="009D03ED" w:rsidRDefault="00944672" w:rsidP="00623B68">
      <w:pPr>
        <w:autoSpaceDE w:val="0"/>
        <w:autoSpaceDN w:val="0"/>
        <w:adjustRightInd w:val="0"/>
        <w:spacing w:after="0" w:line="360" w:lineRule="auto"/>
        <w:ind w:firstLine="227"/>
        <w:jc w:val="both"/>
        <w:rPr>
          <w:ins w:id="9672" w:author="Lektorat Bauer" w:date="2025-03-05T12:37:00Z" w16du:dateUtc="2025-03-05T11:37:00Z"/>
          <w:rFonts w:ascii="Arial" w:hAnsi="Arial" w:cs="Arial"/>
          <w:sz w:val="24"/>
          <w:szCs w:val="24"/>
        </w:rPr>
      </w:pPr>
      <w:r w:rsidRPr="00944672">
        <w:rPr>
          <w:rFonts w:ascii="Arial" w:hAnsi="Arial" w:cs="Arial"/>
          <w:sz w:val="24"/>
          <w:szCs w:val="24"/>
        </w:rPr>
        <w:t>„Nein Flim.</w:t>
      </w:r>
      <w:ins w:id="9673" w:author="Lektorat Bauer" w:date="2025-03-05T12:36:00Z" w16du:dateUtc="2025-03-05T11:36:00Z">
        <w:r w:rsidR="009D03ED">
          <w:rPr>
            <w:rFonts w:ascii="Arial" w:hAnsi="Arial" w:cs="Arial"/>
            <w:sz w:val="24"/>
            <w:szCs w:val="24"/>
          </w:rPr>
          <w:t xml:space="preserve"> </w:t>
        </w:r>
      </w:ins>
      <w:del w:id="9674" w:author="Lektorat Bauer" w:date="2025-03-05T12:36:00Z" w16du:dateUtc="2025-03-05T11:36:00Z">
        <w:r w:rsidRPr="00944672" w:rsidDel="009D03ED">
          <w:rPr>
            <w:rFonts w:ascii="Arial" w:hAnsi="Arial" w:cs="Arial"/>
            <w:sz w:val="24"/>
            <w:szCs w:val="24"/>
          </w:rPr>
          <w:delText>“ Kam es aus dem Lautsprecher. „</w:delText>
        </w:r>
      </w:del>
      <w:r w:rsidRPr="00944672">
        <w:rPr>
          <w:rFonts w:ascii="Arial" w:hAnsi="Arial" w:cs="Arial"/>
          <w:sz w:val="24"/>
          <w:szCs w:val="24"/>
        </w:rPr>
        <w:t xml:space="preserve">Ich vermute, dass </w:t>
      </w:r>
      <w:ins w:id="9675" w:author="Lektorat Bauer" w:date="2025-03-05T12:37:00Z" w16du:dateUtc="2025-03-05T11:37:00Z">
        <w:r w:rsidR="009D03ED">
          <w:rPr>
            <w:rFonts w:ascii="Arial" w:hAnsi="Arial" w:cs="Arial"/>
            <w:sz w:val="24"/>
            <w:szCs w:val="24"/>
          </w:rPr>
          <w:t>i</w:t>
        </w:r>
      </w:ins>
      <w:del w:id="9676" w:author="Lektorat Bauer" w:date="2025-03-05T12:37:00Z" w16du:dateUtc="2025-03-05T11:37:00Z">
        <w:r w:rsidRPr="00944672" w:rsidDel="009D03ED">
          <w:rPr>
            <w:rFonts w:ascii="Arial" w:hAnsi="Arial" w:cs="Arial"/>
            <w:sz w:val="24"/>
            <w:szCs w:val="24"/>
          </w:rPr>
          <w:delText>I</w:delText>
        </w:r>
      </w:del>
      <w:r w:rsidRPr="00944672">
        <w:rPr>
          <w:rFonts w:ascii="Arial" w:hAnsi="Arial" w:cs="Arial"/>
          <w:sz w:val="24"/>
          <w:szCs w:val="24"/>
        </w:rPr>
        <w:t xml:space="preserve">hr gerade eine Konferenz zu meiner E-Mail habt!?“ </w:t>
      </w:r>
    </w:p>
    <w:p w14:paraId="6D08A131" w14:textId="77777777" w:rsidR="009D03ED" w:rsidRDefault="00944672" w:rsidP="00623B68">
      <w:pPr>
        <w:autoSpaceDE w:val="0"/>
        <w:autoSpaceDN w:val="0"/>
        <w:adjustRightInd w:val="0"/>
        <w:spacing w:after="0" w:line="360" w:lineRule="auto"/>
        <w:ind w:firstLine="227"/>
        <w:jc w:val="both"/>
        <w:rPr>
          <w:ins w:id="9677" w:author="Lektorat Bauer" w:date="2025-03-05T12:37:00Z" w16du:dateUtc="2025-03-05T11:37:00Z"/>
          <w:rFonts w:ascii="Arial" w:hAnsi="Arial" w:cs="Arial"/>
          <w:sz w:val="24"/>
          <w:szCs w:val="24"/>
        </w:rPr>
      </w:pPr>
      <w:r w:rsidRPr="00944672">
        <w:rPr>
          <w:rFonts w:ascii="Arial" w:hAnsi="Arial" w:cs="Arial"/>
          <w:sz w:val="24"/>
          <w:szCs w:val="24"/>
        </w:rPr>
        <w:t xml:space="preserve">„Hast Du uns auch gehackt?“ </w:t>
      </w:r>
    </w:p>
    <w:p w14:paraId="3D0676A8" w14:textId="77777777" w:rsidR="009D03ED" w:rsidRDefault="00944672" w:rsidP="00623B68">
      <w:pPr>
        <w:autoSpaceDE w:val="0"/>
        <w:autoSpaceDN w:val="0"/>
        <w:adjustRightInd w:val="0"/>
        <w:spacing w:after="0" w:line="360" w:lineRule="auto"/>
        <w:ind w:firstLine="227"/>
        <w:jc w:val="both"/>
        <w:rPr>
          <w:ins w:id="9678" w:author="Lektorat Bauer" w:date="2025-03-05T12:37:00Z" w16du:dateUtc="2025-03-05T11:37:00Z"/>
          <w:rFonts w:ascii="Arial" w:hAnsi="Arial" w:cs="Arial"/>
          <w:sz w:val="24"/>
          <w:szCs w:val="24"/>
        </w:rPr>
      </w:pPr>
      <w:r w:rsidRPr="00944672">
        <w:rPr>
          <w:rFonts w:ascii="Arial" w:hAnsi="Arial" w:cs="Arial"/>
          <w:sz w:val="24"/>
          <w:szCs w:val="24"/>
        </w:rPr>
        <w:t xml:space="preserve">„Nein, habe ich nicht. Aber ich habe eine Ahnung </w:t>
      </w:r>
      <w:del w:id="9679" w:author="Lektorat Bauer" w:date="2025-03-05T12:37:00Z" w16du:dateUtc="2025-03-05T11:37:00Z">
        <w:r w:rsidRPr="00944672" w:rsidDel="009D03ED">
          <w:rPr>
            <w:rFonts w:ascii="Arial" w:hAnsi="Arial" w:cs="Arial"/>
            <w:sz w:val="24"/>
            <w:szCs w:val="24"/>
          </w:rPr>
          <w:delText>dafür</w:delText>
        </w:r>
      </w:del>
      <w:ins w:id="9680" w:author="Lektorat Bauer" w:date="2025-03-05T12:37:00Z" w16du:dateUtc="2025-03-05T11:37:00Z">
        <w:r w:rsidR="009D03ED">
          <w:rPr>
            <w:rFonts w:ascii="Arial" w:hAnsi="Arial" w:cs="Arial"/>
            <w:sz w:val="24"/>
            <w:szCs w:val="24"/>
          </w:rPr>
          <w:t>davon</w:t>
        </w:r>
      </w:ins>
      <w:r w:rsidRPr="00944672">
        <w:rPr>
          <w:rFonts w:ascii="Arial" w:hAnsi="Arial" w:cs="Arial"/>
          <w:sz w:val="24"/>
          <w:szCs w:val="24"/>
        </w:rPr>
        <w:t xml:space="preserve">, wie schnell </w:t>
      </w:r>
      <w:del w:id="9681" w:author="Lektorat Bauer" w:date="2025-03-05T12:37:00Z" w16du:dateUtc="2025-03-05T11:37:00Z">
        <w:r w:rsidRPr="00944672" w:rsidDel="009D03ED">
          <w:rPr>
            <w:rFonts w:ascii="Arial" w:hAnsi="Arial" w:cs="Arial"/>
            <w:sz w:val="24"/>
            <w:szCs w:val="24"/>
          </w:rPr>
          <w:delText>I</w:delText>
        </w:r>
      </w:del>
      <w:ins w:id="9682" w:author="Lektorat Bauer" w:date="2025-03-05T12:37:00Z" w16du:dateUtc="2025-03-05T11:37:00Z">
        <w:r w:rsidR="009D03ED">
          <w:rPr>
            <w:rFonts w:ascii="Arial" w:hAnsi="Arial" w:cs="Arial"/>
            <w:sz w:val="24"/>
            <w:szCs w:val="24"/>
          </w:rPr>
          <w:t>i</w:t>
        </w:r>
      </w:ins>
      <w:r w:rsidRPr="00944672">
        <w:rPr>
          <w:rFonts w:ascii="Arial" w:hAnsi="Arial" w:cs="Arial"/>
          <w:sz w:val="24"/>
          <w:szCs w:val="24"/>
        </w:rPr>
        <w:t xml:space="preserve">hr reagiert.“ Flim sah, dass sich alle Konferenzteilnehmer auf das Telefonat konzentrierten. </w:t>
      </w:r>
    </w:p>
    <w:p w14:paraId="67E31EA0" w14:textId="349B1878"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„Deine IT, braucht nicht zu versuchen mich zu tracken. Ich bin in Antwerpen an meinem Rechner.“</w:t>
      </w:r>
    </w:p>
    <w:p w14:paraId="0F1ABF5D" w14:textId="3A67F020"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„Wieso rufst Du an? Und warum sagst Du</w:t>
      </w:r>
      <w:ins w:id="9683" w:author="Lektorat Bauer" w:date="2025-03-05T12:37:00Z" w16du:dateUtc="2025-03-05T11:37:00Z">
        <w:r w:rsidR="009D03ED">
          <w:rPr>
            <w:rFonts w:ascii="Arial" w:hAnsi="Arial" w:cs="Arial"/>
            <w:sz w:val="24"/>
            <w:szCs w:val="24"/>
          </w:rPr>
          <w:t>,</w:t>
        </w:r>
      </w:ins>
      <w:r w:rsidRPr="00944672">
        <w:rPr>
          <w:rFonts w:ascii="Arial" w:hAnsi="Arial" w:cs="Arial"/>
          <w:sz w:val="24"/>
          <w:szCs w:val="24"/>
        </w:rPr>
        <w:t xml:space="preserve"> wo Du bist?“</w:t>
      </w:r>
    </w:p>
    <w:p w14:paraId="34E2BAC6" w14:textId="77777777" w:rsidR="00E2425C" w:rsidRDefault="00944672" w:rsidP="00623B68">
      <w:pPr>
        <w:autoSpaceDE w:val="0"/>
        <w:autoSpaceDN w:val="0"/>
        <w:adjustRightInd w:val="0"/>
        <w:spacing w:after="0" w:line="360" w:lineRule="auto"/>
        <w:ind w:firstLine="227"/>
        <w:jc w:val="both"/>
        <w:rPr>
          <w:ins w:id="9684" w:author="Lektorat Bauer" w:date="2025-03-05T12:38:00Z" w16du:dateUtc="2025-03-05T11:38:00Z"/>
          <w:rFonts w:ascii="Arial" w:hAnsi="Arial" w:cs="Arial"/>
          <w:sz w:val="24"/>
          <w:szCs w:val="24"/>
        </w:rPr>
      </w:pPr>
      <w:r w:rsidRPr="00944672">
        <w:rPr>
          <w:rFonts w:ascii="Arial" w:hAnsi="Arial" w:cs="Arial"/>
          <w:sz w:val="24"/>
          <w:szCs w:val="24"/>
        </w:rPr>
        <w:lastRenderedPageBreak/>
        <w:t>„Ich habe Angst</w:t>
      </w:r>
      <w:commentRangeStart w:id="9685"/>
      <w:r w:rsidRPr="00944672">
        <w:rPr>
          <w:rFonts w:ascii="Arial" w:hAnsi="Arial" w:cs="Arial"/>
          <w:sz w:val="24"/>
          <w:szCs w:val="24"/>
        </w:rPr>
        <w:t>.“ Kam die lapidare Antwort von Thomas über das Telefon</w:t>
      </w:r>
      <w:commentRangeEnd w:id="9685"/>
      <w:r w:rsidR="00E2425C">
        <w:rPr>
          <w:rStyle w:val="Kommentarzeichen"/>
        </w:rPr>
        <w:commentReference w:id="9685"/>
      </w:r>
      <w:r w:rsidRPr="00944672">
        <w:rPr>
          <w:rFonts w:ascii="Arial" w:hAnsi="Arial" w:cs="Arial"/>
          <w:sz w:val="24"/>
          <w:szCs w:val="24"/>
        </w:rPr>
        <w:t xml:space="preserve">. „Können Deine Kollegen mithören?“ </w:t>
      </w:r>
    </w:p>
    <w:p w14:paraId="459A8B77" w14:textId="77777777" w:rsidR="00E2425C" w:rsidRDefault="00944672" w:rsidP="00623B68">
      <w:pPr>
        <w:autoSpaceDE w:val="0"/>
        <w:autoSpaceDN w:val="0"/>
        <w:adjustRightInd w:val="0"/>
        <w:spacing w:after="0" w:line="360" w:lineRule="auto"/>
        <w:ind w:firstLine="227"/>
        <w:jc w:val="both"/>
        <w:rPr>
          <w:ins w:id="9686" w:author="Lektorat Bauer" w:date="2025-03-05T12:38:00Z" w16du:dateUtc="2025-03-05T11:38:00Z"/>
          <w:rFonts w:ascii="Arial" w:hAnsi="Arial" w:cs="Arial"/>
          <w:sz w:val="24"/>
          <w:szCs w:val="24"/>
        </w:rPr>
      </w:pPr>
      <w:r w:rsidRPr="00944672">
        <w:rPr>
          <w:rFonts w:ascii="Arial" w:hAnsi="Arial" w:cs="Arial"/>
          <w:sz w:val="24"/>
          <w:szCs w:val="24"/>
        </w:rPr>
        <w:t>„Ja, ich schalte das jetzt frei</w:t>
      </w:r>
      <w:del w:id="9687" w:author="Lektorat Bauer" w:date="2025-03-05T12:38:00Z" w16du:dateUtc="2025-03-05T11:38:00Z">
        <w:r w:rsidRPr="00944672" w:rsidDel="00E2425C">
          <w:rPr>
            <w:rFonts w:ascii="Arial" w:hAnsi="Arial" w:cs="Arial"/>
            <w:sz w:val="24"/>
            <w:szCs w:val="24"/>
          </w:rPr>
          <w:delText>.</w:delText>
        </w:r>
      </w:del>
      <w:r w:rsidRPr="00944672">
        <w:rPr>
          <w:rFonts w:ascii="Arial" w:hAnsi="Arial" w:cs="Arial"/>
          <w:sz w:val="24"/>
          <w:szCs w:val="24"/>
        </w:rPr>
        <w:t>“</w:t>
      </w:r>
      <w:ins w:id="9688" w:author="Lektorat Bauer" w:date="2025-03-05T12:38:00Z" w16du:dateUtc="2025-03-05T11:38:00Z">
        <w:r w:rsidR="00E2425C">
          <w:rPr>
            <w:rFonts w:ascii="Arial" w:hAnsi="Arial" w:cs="Arial"/>
            <w:sz w:val="24"/>
            <w:szCs w:val="24"/>
          </w:rPr>
          <w:t>,</w:t>
        </w:r>
      </w:ins>
      <w:r w:rsidRPr="00944672">
        <w:rPr>
          <w:rFonts w:ascii="Arial" w:hAnsi="Arial" w:cs="Arial"/>
          <w:sz w:val="24"/>
          <w:szCs w:val="24"/>
        </w:rPr>
        <w:t xml:space="preserve"> </w:t>
      </w:r>
      <w:ins w:id="9689" w:author="Lektorat Bauer" w:date="2025-03-05T12:38:00Z" w16du:dateUtc="2025-03-05T11:38:00Z">
        <w:r w:rsidR="00E2425C">
          <w:rPr>
            <w:rFonts w:ascii="Arial" w:hAnsi="Arial" w:cs="Arial"/>
            <w:sz w:val="24"/>
            <w:szCs w:val="24"/>
          </w:rPr>
          <w:t>s</w:t>
        </w:r>
      </w:ins>
      <w:del w:id="9690" w:author="Lektorat Bauer" w:date="2025-03-05T12:38:00Z" w16du:dateUtc="2025-03-05T11:38:00Z">
        <w:r w:rsidRPr="00944672" w:rsidDel="00E2425C">
          <w:rPr>
            <w:rFonts w:ascii="Arial" w:hAnsi="Arial" w:cs="Arial"/>
            <w:sz w:val="24"/>
            <w:szCs w:val="24"/>
          </w:rPr>
          <w:delText>S</w:delText>
        </w:r>
      </w:del>
      <w:r w:rsidRPr="00944672">
        <w:rPr>
          <w:rFonts w:ascii="Arial" w:hAnsi="Arial" w:cs="Arial"/>
          <w:sz w:val="24"/>
          <w:szCs w:val="24"/>
        </w:rPr>
        <w:t xml:space="preserve">agte Flim, um den Eindruck zu erwecken, die anderen hätten nicht zugehört. </w:t>
      </w:r>
    </w:p>
    <w:p w14:paraId="102C0118" w14:textId="488EF9ED"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„Netter Versuch, Flim. Aber Dein Telefon ist schon seit Beginn unseres Gesprächs auf Lautsprecher und ich vermute, dass Klaas</w:t>
      </w:r>
      <w:del w:id="9691" w:author="Lektorat Bauer" w:date="2025-03-05T12:38:00Z" w16du:dateUtc="2025-03-05T11:38:00Z">
        <w:r w:rsidRPr="00944672" w:rsidDel="00E2425C">
          <w:rPr>
            <w:rFonts w:ascii="Arial" w:hAnsi="Arial" w:cs="Arial"/>
            <w:sz w:val="24"/>
            <w:szCs w:val="24"/>
          </w:rPr>
          <w:delText>,</w:delText>
        </w:r>
      </w:del>
      <w:r w:rsidRPr="00944672">
        <w:rPr>
          <w:rFonts w:ascii="Arial" w:hAnsi="Arial" w:cs="Arial"/>
          <w:sz w:val="24"/>
          <w:szCs w:val="24"/>
        </w:rPr>
        <w:t xml:space="preserve"> einen Mitschnitt macht.“ </w:t>
      </w:r>
      <w:del w:id="9692" w:author="Lektorat Bauer" w:date="2025-03-05T12:38:00Z" w16du:dateUtc="2025-03-05T11:38:00Z">
        <w:r w:rsidRPr="00944672" w:rsidDel="00E2425C">
          <w:rPr>
            <w:rFonts w:ascii="Arial" w:hAnsi="Arial" w:cs="Arial"/>
            <w:sz w:val="24"/>
            <w:szCs w:val="24"/>
          </w:rPr>
          <w:delText>„</w:delText>
        </w:r>
        <w:commentRangeStart w:id="9693"/>
        <w:r w:rsidRPr="00944672" w:rsidDel="00E2425C">
          <w:rPr>
            <w:rFonts w:ascii="Arial" w:hAnsi="Arial" w:cs="Arial"/>
            <w:sz w:val="24"/>
            <w:szCs w:val="24"/>
          </w:rPr>
          <w:delText xml:space="preserve">Was?, Wie?“ Stotterte Flim, „Ein paar Geheimnisse verrate ich nicht.“ Man hörte das Lächeln </w:delText>
        </w:r>
      </w:del>
      <w:commentRangeEnd w:id="9693"/>
      <w:r w:rsidR="00E2425C">
        <w:rPr>
          <w:rStyle w:val="Kommentarzeichen"/>
        </w:rPr>
        <w:commentReference w:id="9693"/>
      </w:r>
      <w:del w:id="9694" w:author="Lektorat Bauer" w:date="2025-03-05T12:38:00Z" w16du:dateUtc="2025-03-05T11:38:00Z">
        <w:r w:rsidRPr="00944672" w:rsidDel="00E2425C">
          <w:rPr>
            <w:rFonts w:ascii="Arial" w:hAnsi="Arial" w:cs="Arial"/>
            <w:sz w:val="24"/>
            <w:szCs w:val="24"/>
          </w:rPr>
          <w:delText>in T</w:delText>
        </w:r>
        <w:commentRangeStart w:id="9695"/>
        <w:r w:rsidRPr="00944672" w:rsidDel="00E2425C">
          <w:rPr>
            <w:rFonts w:ascii="Arial" w:hAnsi="Arial" w:cs="Arial"/>
            <w:sz w:val="24"/>
            <w:szCs w:val="24"/>
          </w:rPr>
          <w:delText>homas</w:delText>
        </w:r>
      </w:del>
      <w:commentRangeEnd w:id="9695"/>
      <w:r w:rsidR="00E2425C">
        <w:rPr>
          <w:rStyle w:val="Kommentarzeichen"/>
        </w:rPr>
        <w:commentReference w:id="9695"/>
      </w:r>
      <w:del w:id="9696" w:author="Lektorat Bauer" w:date="2025-03-05T12:38:00Z" w16du:dateUtc="2025-03-05T11:38:00Z">
        <w:r w:rsidRPr="00944672" w:rsidDel="00E2425C">
          <w:rPr>
            <w:rFonts w:ascii="Arial" w:hAnsi="Arial" w:cs="Arial"/>
            <w:sz w:val="24"/>
            <w:szCs w:val="24"/>
          </w:rPr>
          <w:delText xml:space="preserve"> Stimme.</w:delText>
        </w:r>
      </w:del>
      <w:ins w:id="9697" w:author="Lektorat Bauer" w:date="2025-03-05T12:38:00Z" w16du:dateUtc="2025-03-05T11:38:00Z">
        <w:r w:rsidR="00E2425C">
          <w:rPr>
            <w:rFonts w:ascii="Arial" w:hAnsi="Arial" w:cs="Arial"/>
            <w:sz w:val="24"/>
            <w:szCs w:val="24"/>
          </w:rPr>
          <w:t>Flim schwieg betreten</w:t>
        </w:r>
      </w:ins>
      <w:ins w:id="9698" w:author="Lektorat Bauer" w:date="2025-03-05T12:39:00Z" w16du:dateUtc="2025-03-05T11:39:00Z">
        <w:r w:rsidR="00E2425C">
          <w:rPr>
            <w:rFonts w:ascii="Arial" w:hAnsi="Arial" w:cs="Arial"/>
            <w:sz w:val="24"/>
            <w:szCs w:val="24"/>
          </w:rPr>
          <w:t xml:space="preserve"> und Johann Dahlleiter </w:t>
        </w:r>
        <w:r w:rsidR="00D13C82">
          <w:rPr>
            <w:rFonts w:ascii="Arial" w:hAnsi="Arial" w:cs="Arial"/>
            <w:sz w:val="24"/>
            <w:szCs w:val="24"/>
          </w:rPr>
          <w:t>holte tie</w:t>
        </w:r>
      </w:ins>
      <w:ins w:id="9699" w:author="Lektorat Bauer" w:date="2025-03-05T12:40:00Z" w16du:dateUtc="2025-03-05T11:40:00Z">
        <w:r w:rsidR="00D13C82">
          <w:rPr>
            <w:rFonts w:ascii="Arial" w:hAnsi="Arial" w:cs="Arial"/>
            <w:sz w:val="24"/>
            <w:szCs w:val="24"/>
          </w:rPr>
          <w:t>f Luft.</w:t>
        </w:r>
      </w:ins>
    </w:p>
    <w:p w14:paraId="0332B2F0" w14:textId="34D2E72A"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„Also meine Herren.</w:t>
      </w:r>
      <w:del w:id="9700" w:author="Lektorat Bauer" w:date="2025-03-05T12:39:00Z" w16du:dateUtc="2025-03-05T11:39:00Z">
        <w:r w:rsidRPr="00944672" w:rsidDel="00E2425C">
          <w:rPr>
            <w:rFonts w:ascii="Arial" w:hAnsi="Arial" w:cs="Arial"/>
            <w:sz w:val="24"/>
            <w:szCs w:val="24"/>
          </w:rPr>
          <w:delText>“ Sofort waren alle wieder angespannt, „</w:delText>
        </w:r>
      </w:del>
      <w:ins w:id="9701" w:author="Lektorat Bauer" w:date="2025-03-05T12:39:00Z" w16du:dateUtc="2025-03-05T11:39:00Z">
        <w:r w:rsidR="00E2425C">
          <w:rPr>
            <w:rFonts w:ascii="Arial" w:hAnsi="Arial" w:cs="Arial"/>
            <w:sz w:val="24"/>
            <w:szCs w:val="24"/>
          </w:rPr>
          <w:t xml:space="preserve"> </w:t>
        </w:r>
      </w:ins>
      <w:r w:rsidRPr="00944672">
        <w:rPr>
          <w:rFonts w:ascii="Arial" w:hAnsi="Arial" w:cs="Arial"/>
          <w:sz w:val="24"/>
          <w:szCs w:val="24"/>
        </w:rPr>
        <w:t>Jemand hat meinen Computer gehackt und hat mir Nachrichten geschickt, die ich an den A</w:t>
      </w:r>
      <w:del w:id="9702" w:author="Lektorat Bauer" w:date="2025-03-05T12:40:00Z" w16du:dateUtc="2025-03-05T11:40:00Z">
        <w:r w:rsidRPr="00944672" w:rsidDel="00D13C82">
          <w:rPr>
            <w:rFonts w:ascii="Arial" w:hAnsi="Arial" w:cs="Arial"/>
            <w:sz w:val="24"/>
            <w:szCs w:val="24"/>
          </w:rPr>
          <w:delText>V</w:delText>
        </w:r>
      </w:del>
      <w:r w:rsidRPr="00944672">
        <w:rPr>
          <w:rFonts w:ascii="Arial" w:hAnsi="Arial" w:cs="Arial"/>
          <w:sz w:val="24"/>
          <w:szCs w:val="24"/>
        </w:rPr>
        <w:t>I</w:t>
      </w:r>
      <w:ins w:id="9703" w:author="Lektorat Bauer" w:date="2025-03-05T12:40:00Z" w16du:dateUtc="2025-03-05T11:40:00Z">
        <w:r w:rsidR="00D13C82">
          <w:rPr>
            <w:rFonts w:ascii="Arial" w:hAnsi="Arial" w:cs="Arial"/>
            <w:sz w:val="24"/>
            <w:szCs w:val="24"/>
          </w:rPr>
          <w:t>V</w:t>
        </w:r>
      </w:ins>
      <w:r w:rsidRPr="00944672">
        <w:rPr>
          <w:rFonts w:ascii="Arial" w:hAnsi="Arial" w:cs="Arial"/>
          <w:sz w:val="24"/>
          <w:szCs w:val="24"/>
        </w:rPr>
        <w:t>D weitergeleitet habe.</w:t>
      </w:r>
      <w:ins w:id="9704" w:author="Lektorat Bauer" w:date="2025-03-05T12:40:00Z" w16du:dateUtc="2025-03-05T11:40:00Z">
        <w:r w:rsidR="00D13C82">
          <w:rPr>
            <w:rFonts w:ascii="Arial" w:hAnsi="Arial" w:cs="Arial"/>
            <w:sz w:val="24"/>
            <w:szCs w:val="24"/>
          </w:rPr>
          <w:t xml:space="preserve"> </w:t>
        </w:r>
      </w:ins>
      <w:del w:id="9705" w:author="Lektorat Bauer" w:date="2025-03-05T12:40:00Z" w16du:dateUtc="2025-03-05T11:40:00Z">
        <w:r w:rsidRPr="00944672" w:rsidDel="00D13C82">
          <w:rPr>
            <w:rFonts w:ascii="Arial" w:hAnsi="Arial" w:cs="Arial"/>
            <w:sz w:val="24"/>
            <w:szCs w:val="24"/>
          </w:rPr>
          <w:delText xml:space="preserve">“ eröffnete </w:delText>
        </w:r>
        <w:commentRangeStart w:id="9706"/>
        <w:r w:rsidRPr="00944672" w:rsidDel="00D13C82">
          <w:rPr>
            <w:rFonts w:ascii="Arial" w:hAnsi="Arial" w:cs="Arial"/>
            <w:sz w:val="24"/>
            <w:szCs w:val="24"/>
          </w:rPr>
          <w:delText>Thomas</w:delText>
        </w:r>
        <w:commentRangeEnd w:id="9706"/>
        <w:r w:rsidR="00D13C82" w:rsidDel="00D13C82">
          <w:rPr>
            <w:rStyle w:val="Kommentarzeichen"/>
          </w:rPr>
          <w:commentReference w:id="9706"/>
        </w:r>
        <w:r w:rsidRPr="00944672" w:rsidDel="00D13C82">
          <w:rPr>
            <w:rFonts w:ascii="Arial" w:hAnsi="Arial" w:cs="Arial"/>
            <w:sz w:val="24"/>
            <w:szCs w:val="24"/>
          </w:rPr>
          <w:delText xml:space="preserve"> das Gespräch, „</w:delText>
        </w:r>
      </w:del>
      <w:r w:rsidRPr="00944672">
        <w:rPr>
          <w:rFonts w:ascii="Arial" w:hAnsi="Arial" w:cs="Arial"/>
          <w:sz w:val="24"/>
          <w:szCs w:val="24"/>
        </w:rPr>
        <w:t xml:space="preserve">Diese Quelle </w:t>
      </w:r>
      <w:del w:id="9707" w:author="Lektorat Bauer" w:date="2025-03-05T12:40:00Z" w16du:dateUtc="2025-03-05T11:40:00Z">
        <w:r w:rsidRPr="00944672" w:rsidDel="00D13C82">
          <w:rPr>
            <w:rFonts w:ascii="Arial" w:hAnsi="Arial" w:cs="Arial"/>
            <w:sz w:val="24"/>
            <w:szCs w:val="24"/>
          </w:rPr>
          <w:delText>weißt</w:delText>
        </w:r>
      </w:del>
      <w:ins w:id="9708" w:author="Lektorat Bauer" w:date="2025-03-05T12:40:00Z" w16du:dateUtc="2025-03-05T11:40:00Z">
        <w:r w:rsidR="00D13C82" w:rsidRPr="00944672">
          <w:rPr>
            <w:rFonts w:ascii="Arial" w:hAnsi="Arial" w:cs="Arial"/>
            <w:sz w:val="24"/>
            <w:szCs w:val="24"/>
          </w:rPr>
          <w:t>weist</w:t>
        </w:r>
      </w:ins>
      <w:r w:rsidRPr="00944672">
        <w:rPr>
          <w:rFonts w:ascii="Arial" w:hAnsi="Arial" w:cs="Arial"/>
          <w:sz w:val="24"/>
          <w:szCs w:val="24"/>
        </w:rPr>
        <w:t xml:space="preserve"> darauf hin, dass sich ein Team von Attentätern des nordkoreanischen RSB in Amsterdam</w:t>
      </w:r>
      <w:ins w:id="9709" w:author="Lektorat Bauer" w:date="2025-03-05T12:41:00Z" w16du:dateUtc="2025-03-05T11:41:00Z">
        <w:r w:rsidR="00D13C82">
          <w:rPr>
            <w:rFonts w:ascii="Arial" w:hAnsi="Arial" w:cs="Arial"/>
            <w:sz w:val="24"/>
            <w:szCs w:val="24"/>
          </w:rPr>
          <w:t>,</w:t>
        </w:r>
      </w:ins>
      <w:r w:rsidRPr="00944672">
        <w:rPr>
          <w:rFonts w:ascii="Arial" w:hAnsi="Arial" w:cs="Arial"/>
          <w:sz w:val="24"/>
          <w:szCs w:val="24"/>
        </w:rPr>
        <w:t xml:space="preserve"> aufhält um ein Attentat auf Joost van der Dijkstraat zu verüben. Diese Information habe ich an Anique Smits weitergeleitet und diese Informationen sind der Grund für diese Konferenz.“ </w:t>
      </w:r>
    </w:p>
    <w:p w14:paraId="4B076406" w14:textId="03188C15"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Nach einer kurzen Pause fuhr </w:t>
      </w:r>
      <w:commentRangeStart w:id="9710"/>
      <w:r w:rsidRPr="00944672">
        <w:rPr>
          <w:rFonts w:ascii="Arial" w:hAnsi="Arial" w:cs="Arial"/>
          <w:sz w:val="24"/>
          <w:szCs w:val="24"/>
        </w:rPr>
        <w:t>Thomas</w:t>
      </w:r>
      <w:commentRangeEnd w:id="9710"/>
      <w:r w:rsidR="00D13C82">
        <w:rPr>
          <w:rStyle w:val="Kommentarzeichen"/>
        </w:rPr>
        <w:commentReference w:id="9710"/>
      </w:r>
      <w:r w:rsidRPr="00944672">
        <w:rPr>
          <w:rFonts w:ascii="Arial" w:hAnsi="Arial" w:cs="Arial"/>
          <w:sz w:val="24"/>
          <w:szCs w:val="24"/>
        </w:rPr>
        <w:t xml:space="preserve"> fort. „</w:t>
      </w:r>
      <w:del w:id="9711" w:author="Lektorat Bauer" w:date="2025-03-05T12:43:00Z" w16du:dateUtc="2025-03-05T11:43:00Z">
        <w:r w:rsidRPr="00944672" w:rsidDel="00915CFE">
          <w:rPr>
            <w:rFonts w:ascii="Arial" w:hAnsi="Arial" w:cs="Arial"/>
            <w:sz w:val="24"/>
            <w:szCs w:val="24"/>
          </w:rPr>
          <w:delText xml:space="preserve">Nur </w:delText>
        </w:r>
      </w:del>
      <w:ins w:id="9712" w:author="Lektorat Bauer" w:date="2025-03-05T12:43:00Z" w16du:dateUtc="2025-03-05T11:43:00Z">
        <w:r w:rsidR="00915CFE">
          <w:rPr>
            <w:rFonts w:ascii="Arial" w:hAnsi="Arial" w:cs="Arial"/>
            <w:sz w:val="24"/>
            <w:szCs w:val="24"/>
          </w:rPr>
          <w:t>Schon allein</w:t>
        </w:r>
        <w:r w:rsidR="00915CFE" w:rsidRPr="00944672">
          <w:rPr>
            <w:rFonts w:ascii="Arial" w:hAnsi="Arial" w:cs="Arial"/>
            <w:sz w:val="24"/>
            <w:szCs w:val="24"/>
          </w:rPr>
          <w:t xml:space="preserve"> </w:t>
        </w:r>
      </w:ins>
      <w:r w:rsidRPr="00944672">
        <w:rPr>
          <w:rFonts w:ascii="Arial" w:hAnsi="Arial" w:cs="Arial"/>
          <w:sz w:val="24"/>
          <w:szCs w:val="24"/>
        </w:rPr>
        <w:t>diese Informationen</w:t>
      </w:r>
      <w:del w:id="9713" w:author="Lektorat Bauer" w:date="2025-03-05T12:41:00Z" w16du:dateUtc="2025-03-05T11:41:00Z">
        <w:r w:rsidRPr="00944672" w:rsidDel="00D13C82">
          <w:rPr>
            <w:rFonts w:ascii="Arial" w:hAnsi="Arial" w:cs="Arial"/>
            <w:sz w:val="24"/>
            <w:szCs w:val="24"/>
          </w:rPr>
          <w:delText>,</w:delText>
        </w:r>
      </w:del>
      <w:r w:rsidRPr="00944672">
        <w:rPr>
          <w:rFonts w:ascii="Arial" w:hAnsi="Arial" w:cs="Arial"/>
          <w:sz w:val="24"/>
          <w:szCs w:val="24"/>
        </w:rPr>
        <w:t xml:space="preserve"> hätte</w:t>
      </w:r>
      <w:ins w:id="9714" w:author="Lektorat Bauer" w:date="2025-03-05T12:43:00Z" w16du:dateUtc="2025-03-05T11:43:00Z">
        <w:r w:rsidR="00915CFE">
          <w:rPr>
            <w:rFonts w:ascii="Arial" w:hAnsi="Arial" w:cs="Arial"/>
            <w:sz w:val="24"/>
            <w:szCs w:val="24"/>
          </w:rPr>
          <w:t>n</w:t>
        </w:r>
      </w:ins>
      <w:r w:rsidRPr="00944672">
        <w:rPr>
          <w:rFonts w:ascii="Arial" w:hAnsi="Arial" w:cs="Arial"/>
          <w:sz w:val="24"/>
          <w:szCs w:val="24"/>
        </w:rPr>
        <w:t xml:space="preserve"> Sie in Alarmbereitschaft versetzt, ich kann aber noch weitere Informationen liefern. Zum einen habe ich geprüft, woher die Informationen kamen </w:t>
      </w:r>
      <w:ins w:id="9715" w:author="Lektorat Bauer" w:date="2025-03-05T12:41:00Z" w16du:dateUtc="2025-03-05T11:41:00Z">
        <w:r w:rsidR="00D13C82">
          <w:rPr>
            <w:rFonts w:ascii="Arial" w:hAnsi="Arial" w:cs="Arial"/>
            <w:sz w:val="24"/>
            <w:szCs w:val="24"/>
          </w:rPr>
          <w:t>beziehungsweise</w:t>
        </w:r>
      </w:ins>
      <w:del w:id="9716" w:author="Lektorat Bauer" w:date="2025-03-05T12:41:00Z" w16du:dateUtc="2025-03-05T11:41:00Z">
        <w:r w:rsidRPr="00944672" w:rsidDel="00D13C82">
          <w:rPr>
            <w:rFonts w:ascii="Arial" w:hAnsi="Arial" w:cs="Arial"/>
            <w:sz w:val="24"/>
            <w:szCs w:val="24"/>
          </w:rPr>
          <w:delText>bzw.</w:delText>
        </w:r>
      </w:del>
      <w:r w:rsidRPr="00944672">
        <w:rPr>
          <w:rFonts w:ascii="Arial" w:hAnsi="Arial" w:cs="Arial"/>
          <w:sz w:val="24"/>
          <w:szCs w:val="24"/>
        </w:rPr>
        <w:t xml:space="preserve"> wie diese auf meinen Rechner gekommen sind. Antwort: Keine Ahnung!</w:t>
      </w:r>
      <w:del w:id="9717" w:author="Lektorat Bauer" w:date="2025-03-05T12:41:00Z" w16du:dateUtc="2025-03-05T11:41:00Z">
        <w:r w:rsidRPr="00944672" w:rsidDel="00D13C82">
          <w:rPr>
            <w:rFonts w:ascii="Arial" w:hAnsi="Arial" w:cs="Arial"/>
            <w:sz w:val="24"/>
            <w:szCs w:val="24"/>
          </w:rPr>
          <w:delText xml:space="preserve"> –</w:delText>
        </w:r>
      </w:del>
      <w:r w:rsidRPr="00944672">
        <w:rPr>
          <w:rFonts w:ascii="Arial" w:hAnsi="Arial" w:cs="Arial"/>
          <w:sz w:val="24"/>
          <w:szCs w:val="24"/>
        </w:rPr>
        <w:t xml:space="preserve"> Die Daten sehen so aus, als hätte ich diese Daten gespeichert!</w:t>
      </w:r>
      <w:del w:id="9718" w:author="Lektorat Bauer" w:date="2025-03-05T12:41:00Z" w16du:dateUtc="2025-03-05T11:41:00Z">
        <w:r w:rsidRPr="00944672" w:rsidDel="00D13C82">
          <w:rPr>
            <w:rFonts w:ascii="Arial" w:hAnsi="Arial" w:cs="Arial"/>
            <w:sz w:val="24"/>
            <w:szCs w:val="24"/>
          </w:rPr>
          <w:delText xml:space="preserve"> –</w:delText>
        </w:r>
      </w:del>
      <w:r w:rsidRPr="00944672">
        <w:rPr>
          <w:rFonts w:ascii="Arial" w:hAnsi="Arial" w:cs="Arial"/>
          <w:sz w:val="24"/>
          <w:szCs w:val="24"/>
        </w:rPr>
        <w:t xml:space="preserve"> Aber ich weiß, dass ich das nicht war. Deswegen rufe ich an. Denn das macht mir Angst. Gleichzeitig haben Sie nur mein Wort, dass die Daten echt sind.“</w:t>
      </w:r>
    </w:p>
    <w:p w14:paraId="759514EB" w14:textId="420CE0F6"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 </w:t>
      </w:r>
      <w:commentRangeStart w:id="9719"/>
      <w:r w:rsidRPr="00944672">
        <w:rPr>
          <w:rFonts w:ascii="Arial" w:hAnsi="Arial" w:cs="Arial"/>
          <w:sz w:val="24"/>
          <w:szCs w:val="24"/>
        </w:rPr>
        <w:t xml:space="preserve">Flim sah in die Runde, und in allen Gesichtern war zu erkennen, dass diese Informationen verarbeitet wurden. </w:t>
      </w:r>
      <w:commentRangeEnd w:id="9719"/>
      <w:r w:rsidR="00D13C82">
        <w:rPr>
          <w:rStyle w:val="Kommentarzeichen"/>
        </w:rPr>
        <w:commentReference w:id="9719"/>
      </w:r>
      <w:r w:rsidRPr="00944672">
        <w:rPr>
          <w:rFonts w:ascii="Arial" w:hAnsi="Arial" w:cs="Arial"/>
          <w:sz w:val="24"/>
          <w:szCs w:val="24"/>
        </w:rPr>
        <w:t>„Flim? – IT!“</w:t>
      </w:r>
      <w:ins w:id="9720" w:author="Lektorat Bauer" w:date="2025-03-05T12:42:00Z" w16du:dateUtc="2025-03-05T11:42:00Z">
        <w:r w:rsidR="00D13C82">
          <w:rPr>
            <w:rFonts w:ascii="Arial" w:hAnsi="Arial" w:cs="Arial"/>
            <w:sz w:val="24"/>
            <w:szCs w:val="24"/>
          </w:rPr>
          <w:t xml:space="preserve"> –</w:t>
        </w:r>
      </w:ins>
      <w:r w:rsidRPr="00944672">
        <w:rPr>
          <w:rFonts w:ascii="Arial" w:hAnsi="Arial" w:cs="Arial"/>
          <w:sz w:val="24"/>
          <w:szCs w:val="24"/>
        </w:rPr>
        <w:t xml:space="preserve"> „Ja?“ In diesem Augenblick erschien eine Nachricht auf den Bildschirmen aller Teilnehmer.</w:t>
      </w:r>
      <w:del w:id="9721" w:author="Lektorat Bauer" w:date="2025-03-05T12:42:00Z" w16du:dateUtc="2025-03-05T11:42:00Z">
        <w:r w:rsidRPr="00944672" w:rsidDel="00D13C82">
          <w:rPr>
            <w:rFonts w:ascii="Arial" w:hAnsi="Arial" w:cs="Arial"/>
            <w:sz w:val="24"/>
            <w:szCs w:val="24"/>
          </w:rPr>
          <w:delText>“</w:delText>
        </w:r>
      </w:del>
      <w:r w:rsidRPr="00944672">
        <w:rPr>
          <w:rFonts w:ascii="Arial" w:hAnsi="Arial" w:cs="Arial"/>
          <w:sz w:val="24"/>
          <w:szCs w:val="24"/>
        </w:rPr>
        <w:t xml:space="preserve"> </w:t>
      </w:r>
    </w:p>
    <w:p w14:paraId="73506AF0"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6F2364DB"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3BE12683"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478F3A4B"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Guten Tag in die Runde.</w:t>
      </w:r>
    </w:p>
    <w:p w14:paraId="5CBC2CC1" w14:textId="21DB0458"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Bitte nehmen Sie zur Kenntnis, dass die gegebenen Informationen unserem </w:t>
      </w:r>
      <w:del w:id="9722" w:author="Lektorat Bauer" w:date="2025-03-05T12:42:00Z" w16du:dateUtc="2025-03-05T11:42:00Z">
        <w:r w:rsidRPr="00944672" w:rsidDel="00D13C82">
          <w:rPr>
            <w:rFonts w:ascii="Arial" w:hAnsi="Arial" w:cs="Arial"/>
            <w:sz w:val="24"/>
            <w:szCs w:val="24"/>
          </w:rPr>
          <w:delText>aktuellsten</w:delText>
        </w:r>
      </w:del>
      <w:ins w:id="9723" w:author="Lektorat Bauer" w:date="2025-03-05T12:42:00Z" w16du:dateUtc="2025-03-05T11:42:00Z">
        <w:r w:rsidR="00D13C82" w:rsidRPr="00944672">
          <w:rPr>
            <w:rFonts w:ascii="Arial" w:hAnsi="Arial" w:cs="Arial"/>
            <w:sz w:val="24"/>
            <w:szCs w:val="24"/>
          </w:rPr>
          <w:t>aktuellen</w:t>
        </w:r>
      </w:ins>
      <w:r w:rsidRPr="00944672">
        <w:rPr>
          <w:rFonts w:ascii="Arial" w:hAnsi="Arial" w:cs="Arial"/>
          <w:sz w:val="24"/>
          <w:szCs w:val="24"/>
        </w:rPr>
        <w:t xml:space="preserve"> Wissenstand entsprechen.</w:t>
      </w:r>
    </w:p>
    <w:p w14:paraId="3A0DDC54"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muji</w:t>
      </w:r>
    </w:p>
    <w:p w14:paraId="40CA51CA"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2CB092F8"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lastRenderedPageBreak/>
        <w:t>***</w:t>
      </w:r>
    </w:p>
    <w:p w14:paraId="0D02ECBE"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4440F4CA"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p>
    <w:p w14:paraId="0AFBB2F7" w14:textId="3DB15E1C" w:rsidR="00944672" w:rsidRPr="00944672" w:rsidRDefault="00944672" w:rsidP="00623B68">
      <w:pPr>
        <w:autoSpaceDE w:val="0"/>
        <w:autoSpaceDN w:val="0"/>
        <w:adjustRightInd w:val="0"/>
        <w:spacing w:after="0" w:line="360" w:lineRule="auto"/>
        <w:jc w:val="both"/>
        <w:rPr>
          <w:rFonts w:ascii="Arial" w:hAnsi="Arial" w:cs="Arial"/>
          <w:sz w:val="24"/>
          <w:szCs w:val="24"/>
        </w:rPr>
      </w:pPr>
      <w:commentRangeStart w:id="9724"/>
      <w:r w:rsidRPr="00944672">
        <w:rPr>
          <w:rFonts w:ascii="Arial" w:hAnsi="Arial" w:cs="Arial"/>
          <w:sz w:val="24"/>
          <w:szCs w:val="24"/>
        </w:rPr>
        <w:t xml:space="preserve">Thomas </w:t>
      </w:r>
      <w:commentRangeEnd w:id="9724"/>
      <w:r w:rsidR="00915CFE">
        <w:rPr>
          <w:rStyle w:val="Kommentarzeichen"/>
        </w:rPr>
        <w:commentReference w:id="9724"/>
      </w:r>
      <w:r w:rsidRPr="00944672">
        <w:rPr>
          <w:rFonts w:ascii="Arial" w:hAnsi="Arial" w:cs="Arial"/>
          <w:sz w:val="24"/>
          <w:szCs w:val="24"/>
        </w:rPr>
        <w:t>meldete sich über das Telefon und sagte:</w:t>
      </w:r>
      <w:del w:id="9725" w:author="Lektorat Bauer" w:date="2025-03-05T12:44:00Z" w16du:dateUtc="2025-03-05T11:44:00Z">
        <w:r w:rsidRPr="00944672" w:rsidDel="00915CFE">
          <w:rPr>
            <w:rFonts w:ascii="Arial" w:hAnsi="Arial" w:cs="Arial"/>
            <w:sz w:val="24"/>
            <w:szCs w:val="24"/>
          </w:rPr>
          <w:delText>“</w:delText>
        </w:r>
      </w:del>
      <w:r w:rsidRPr="00944672">
        <w:rPr>
          <w:rFonts w:ascii="Arial" w:hAnsi="Arial" w:cs="Arial"/>
          <w:sz w:val="24"/>
          <w:szCs w:val="24"/>
        </w:rPr>
        <w:t xml:space="preserve"> „Bei mir ist gerade ein komisches Pop</w:t>
      </w:r>
      <w:ins w:id="9726" w:author="Lektorat Bauer" w:date="2025-03-05T12:44:00Z" w16du:dateUtc="2025-03-05T11:44:00Z">
        <w:r w:rsidR="00915CFE">
          <w:rPr>
            <w:rFonts w:ascii="Arial" w:hAnsi="Arial" w:cs="Arial"/>
            <w:sz w:val="24"/>
            <w:szCs w:val="24"/>
          </w:rPr>
          <w:t>-</w:t>
        </w:r>
      </w:ins>
      <w:del w:id="9727" w:author="Lektorat Bauer" w:date="2025-03-05T12:44:00Z" w16du:dateUtc="2025-03-05T11:44:00Z">
        <w:r w:rsidRPr="00944672" w:rsidDel="00915CFE">
          <w:rPr>
            <w:rFonts w:ascii="Arial" w:hAnsi="Arial" w:cs="Arial"/>
            <w:sz w:val="24"/>
            <w:szCs w:val="24"/>
          </w:rPr>
          <w:delText xml:space="preserve"> </w:delText>
        </w:r>
      </w:del>
      <w:r w:rsidRPr="00944672">
        <w:rPr>
          <w:rFonts w:ascii="Arial" w:hAnsi="Arial" w:cs="Arial"/>
          <w:sz w:val="24"/>
          <w:szCs w:val="24"/>
        </w:rPr>
        <w:t>Up erschienen.“</w:t>
      </w:r>
    </w:p>
    <w:p w14:paraId="750D6F71"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Bevor jemand antworten konnte, erschien ein weiteres Pop Up.</w:t>
      </w:r>
    </w:p>
    <w:p w14:paraId="1F79275B"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05E797B8"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20B4102A"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36DCD614"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Guten Tag in die Runde.</w:t>
      </w:r>
    </w:p>
    <w:p w14:paraId="510D874B"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Diese Informationen können alle Teilnehmer sehen.</w:t>
      </w:r>
    </w:p>
    <w:p w14:paraId="0F0C33C6"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muji</w:t>
      </w:r>
    </w:p>
    <w:p w14:paraId="622AD924"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20D92C59"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468705E2"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44F987BE"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Die plötzliche Stille sprach Bände.</w:t>
      </w:r>
    </w:p>
    <w:p w14:paraId="33D9594B" w14:textId="6484CE9C"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Aus dem Telefon fragte </w:t>
      </w:r>
      <w:commentRangeStart w:id="9728"/>
      <w:r w:rsidRPr="00944672">
        <w:rPr>
          <w:rFonts w:ascii="Arial" w:hAnsi="Arial" w:cs="Arial"/>
          <w:sz w:val="24"/>
          <w:szCs w:val="24"/>
        </w:rPr>
        <w:t>Thomas</w:t>
      </w:r>
      <w:commentRangeEnd w:id="9728"/>
      <w:r w:rsidR="00915CFE">
        <w:rPr>
          <w:rStyle w:val="Kommentarzeichen"/>
        </w:rPr>
        <w:commentReference w:id="9728"/>
      </w:r>
      <w:r w:rsidRPr="00944672">
        <w:rPr>
          <w:rFonts w:ascii="Arial" w:hAnsi="Arial" w:cs="Arial"/>
          <w:sz w:val="24"/>
          <w:szCs w:val="24"/>
        </w:rPr>
        <w:t xml:space="preserve">: „Ihr habt das auch?“ </w:t>
      </w:r>
      <w:ins w:id="9729" w:author="Lektorat Bauer" w:date="2025-03-05T12:44:00Z" w16du:dateUtc="2025-03-05T11:44:00Z">
        <w:r w:rsidR="00915CFE">
          <w:rPr>
            <w:rFonts w:ascii="Arial" w:hAnsi="Arial" w:cs="Arial"/>
            <w:sz w:val="24"/>
            <w:szCs w:val="24"/>
          </w:rPr>
          <w:t xml:space="preserve">– </w:t>
        </w:r>
      </w:ins>
      <w:r w:rsidRPr="00944672">
        <w:rPr>
          <w:rFonts w:ascii="Arial" w:hAnsi="Arial" w:cs="Arial"/>
          <w:sz w:val="24"/>
          <w:szCs w:val="24"/>
        </w:rPr>
        <w:t>„Ja, haben wir</w:t>
      </w:r>
      <w:del w:id="9730" w:author="Lektorat Bauer" w:date="2025-03-05T12:44:00Z" w16du:dateUtc="2025-03-05T11:44:00Z">
        <w:r w:rsidRPr="00944672" w:rsidDel="00915CFE">
          <w:rPr>
            <w:rFonts w:ascii="Arial" w:hAnsi="Arial" w:cs="Arial"/>
            <w:sz w:val="24"/>
            <w:szCs w:val="24"/>
          </w:rPr>
          <w:delText>.</w:delText>
        </w:r>
      </w:del>
      <w:r w:rsidRPr="00944672">
        <w:rPr>
          <w:rFonts w:ascii="Arial" w:hAnsi="Arial" w:cs="Arial"/>
          <w:sz w:val="24"/>
          <w:szCs w:val="24"/>
        </w:rPr>
        <w:t>“</w:t>
      </w:r>
      <w:ins w:id="9731" w:author="Lektorat Bauer" w:date="2025-03-05T12:44:00Z" w16du:dateUtc="2025-03-05T11:44:00Z">
        <w:r w:rsidR="00915CFE">
          <w:rPr>
            <w:rFonts w:ascii="Arial" w:hAnsi="Arial" w:cs="Arial"/>
            <w:sz w:val="24"/>
            <w:szCs w:val="24"/>
          </w:rPr>
          <w:t>,</w:t>
        </w:r>
      </w:ins>
      <w:r w:rsidRPr="00944672">
        <w:rPr>
          <w:rFonts w:ascii="Arial" w:hAnsi="Arial" w:cs="Arial"/>
          <w:sz w:val="24"/>
          <w:szCs w:val="24"/>
        </w:rPr>
        <w:t xml:space="preserve"> </w:t>
      </w:r>
      <w:ins w:id="9732" w:author="Lektorat Bauer" w:date="2025-03-05T12:44:00Z" w16du:dateUtc="2025-03-05T11:44:00Z">
        <w:r w:rsidR="00915CFE">
          <w:rPr>
            <w:rFonts w:ascii="Arial" w:hAnsi="Arial" w:cs="Arial"/>
            <w:sz w:val="24"/>
            <w:szCs w:val="24"/>
          </w:rPr>
          <w:t>a</w:t>
        </w:r>
      </w:ins>
      <w:del w:id="9733" w:author="Lektorat Bauer" w:date="2025-03-05T12:44:00Z" w16du:dateUtc="2025-03-05T11:44:00Z">
        <w:r w:rsidRPr="00944672" w:rsidDel="00915CFE">
          <w:rPr>
            <w:rFonts w:ascii="Arial" w:hAnsi="Arial" w:cs="Arial"/>
            <w:sz w:val="24"/>
            <w:szCs w:val="24"/>
          </w:rPr>
          <w:delText>A</w:delText>
        </w:r>
      </w:del>
      <w:r w:rsidRPr="00944672">
        <w:rPr>
          <w:rFonts w:ascii="Arial" w:hAnsi="Arial" w:cs="Arial"/>
          <w:sz w:val="24"/>
          <w:szCs w:val="24"/>
        </w:rPr>
        <w:t>ntwortete Flim</w:t>
      </w:r>
    </w:p>
    <w:p w14:paraId="344360D9" w14:textId="43B8BE95"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„Das meinte ich. Deswegen habe ich Angst.“</w:t>
      </w:r>
      <w:del w:id="9734" w:author="Lektorat Bauer" w:date="2025-03-05T12:44:00Z" w16du:dateUtc="2025-03-05T11:44:00Z">
        <w:r w:rsidRPr="00944672" w:rsidDel="00915CFE">
          <w:rPr>
            <w:rFonts w:ascii="Arial" w:hAnsi="Arial" w:cs="Arial"/>
            <w:sz w:val="24"/>
            <w:szCs w:val="24"/>
          </w:rPr>
          <w:delText xml:space="preserve"> Kam die leise Stimme aus dem Telefon</w:delText>
        </w:r>
      </w:del>
      <w:r w:rsidRPr="00944672">
        <w:rPr>
          <w:rFonts w:ascii="Arial" w:hAnsi="Arial" w:cs="Arial"/>
          <w:sz w:val="24"/>
          <w:szCs w:val="24"/>
        </w:rPr>
        <w:t>.</w:t>
      </w:r>
    </w:p>
    <w:p w14:paraId="17E72D11"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Flim sagte: „Ich denke, wir sollten diese Information ernst nehmen.“</w:t>
      </w:r>
    </w:p>
    <w:p w14:paraId="1AB89C8D"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375A899E"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275E3550"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642FF967"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Danke für das Vertrauen.</w:t>
      </w:r>
    </w:p>
    <w:p w14:paraId="1F7FDF3A"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Information an Ihre IT. </w:t>
      </w:r>
    </w:p>
    <w:p w14:paraId="07A382C0"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Bitte versuchen Sie nicht weiter, mich zu tracken. Ich müsste sonst Ihr System kurzschließen.</w:t>
      </w:r>
    </w:p>
    <w:p w14:paraId="26DBA896"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muji</w:t>
      </w:r>
    </w:p>
    <w:p w14:paraId="53DF5C1B"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3ADD5AF0"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58F68EF0"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05D680A8" w14:textId="04ABFEC8" w:rsidR="00944672" w:rsidRPr="00944672" w:rsidRDefault="00944672" w:rsidP="00623B68">
      <w:pPr>
        <w:autoSpaceDE w:val="0"/>
        <w:autoSpaceDN w:val="0"/>
        <w:adjustRightInd w:val="0"/>
        <w:spacing w:after="0" w:line="360" w:lineRule="auto"/>
        <w:jc w:val="both"/>
        <w:rPr>
          <w:rFonts w:ascii="Arial" w:hAnsi="Arial" w:cs="Arial"/>
          <w:sz w:val="24"/>
          <w:szCs w:val="24"/>
        </w:rPr>
      </w:pPr>
      <w:commentRangeStart w:id="9735"/>
      <w:r w:rsidRPr="00944672">
        <w:rPr>
          <w:rFonts w:ascii="Arial" w:hAnsi="Arial" w:cs="Arial"/>
          <w:sz w:val="24"/>
          <w:szCs w:val="24"/>
        </w:rPr>
        <w:t>Thomas</w:t>
      </w:r>
      <w:commentRangeEnd w:id="9735"/>
      <w:r w:rsidR="00915CFE">
        <w:rPr>
          <w:rStyle w:val="Kommentarzeichen"/>
        </w:rPr>
        <w:commentReference w:id="9735"/>
      </w:r>
      <w:r w:rsidRPr="00944672">
        <w:rPr>
          <w:rFonts w:ascii="Arial" w:hAnsi="Arial" w:cs="Arial"/>
          <w:sz w:val="24"/>
          <w:szCs w:val="24"/>
        </w:rPr>
        <w:t xml:space="preserve"> meldete sich: „Flim! Sage </w:t>
      </w:r>
      <w:del w:id="9736" w:author="Lektorat Bauer" w:date="2025-03-05T12:45:00Z" w16du:dateUtc="2025-03-05T11:45:00Z">
        <w:r w:rsidRPr="00944672" w:rsidDel="00915CFE">
          <w:rPr>
            <w:rFonts w:ascii="Arial" w:hAnsi="Arial" w:cs="Arial"/>
            <w:sz w:val="24"/>
            <w:szCs w:val="24"/>
          </w:rPr>
          <w:delText>dener</w:delText>
        </w:r>
      </w:del>
      <w:ins w:id="9737" w:author="Lektorat Bauer" w:date="2025-03-05T12:45:00Z" w16du:dateUtc="2025-03-05T11:45:00Z">
        <w:r w:rsidR="00915CFE" w:rsidRPr="00944672">
          <w:rPr>
            <w:rFonts w:ascii="Arial" w:hAnsi="Arial" w:cs="Arial"/>
            <w:sz w:val="24"/>
            <w:szCs w:val="24"/>
          </w:rPr>
          <w:t>deiner</w:t>
        </w:r>
      </w:ins>
      <w:r w:rsidRPr="00944672">
        <w:rPr>
          <w:rFonts w:ascii="Arial" w:hAnsi="Arial" w:cs="Arial"/>
          <w:sz w:val="24"/>
          <w:szCs w:val="24"/>
        </w:rPr>
        <w:t xml:space="preserve"> IT, </w:t>
      </w:r>
      <w:ins w:id="9738" w:author="Lektorat Bauer" w:date="2025-03-05T12:45:00Z" w16du:dateUtc="2025-03-05T11:45:00Z">
        <w:r w:rsidR="00915CFE">
          <w:rPr>
            <w:rFonts w:ascii="Arial" w:hAnsi="Arial" w:cs="Arial"/>
            <w:sz w:val="24"/>
            <w:szCs w:val="24"/>
          </w:rPr>
          <w:t>s</w:t>
        </w:r>
      </w:ins>
      <w:del w:id="9739" w:author="Lektorat Bauer" w:date="2025-03-05T12:45:00Z" w16du:dateUtc="2025-03-05T11:45:00Z">
        <w:r w:rsidRPr="00944672" w:rsidDel="00915CFE">
          <w:rPr>
            <w:rFonts w:ascii="Arial" w:hAnsi="Arial" w:cs="Arial"/>
            <w:sz w:val="24"/>
            <w:szCs w:val="24"/>
          </w:rPr>
          <w:delText>S</w:delText>
        </w:r>
      </w:del>
      <w:r w:rsidRPr="00944672">
        <w:rPr>
          <w:rFonts w:ascii="Arial" w:hAnsi="Arial" w:cs="Arial"/>
          <w:sz w:val="24"/>
          <w:szCs w:val="24"/>
        </w:rPr>
        <w:t xml:space="preserve">ie soll nichts mehr machen.“ </w:t>
      </w:r>
    </w:p>
    <w:p w14:paraId="11125CFD"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Der IT-Leiter sah verwirrt in die Kamera. „Ich habe soeben einen kurzfristigen Ausfall im Gateway gehabt.“</w:t>
      </w:r>
    </w:p>
    <w:p w14:paraId="088612FB" w14:textId="6FC04E12"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„Tracking einstellen!“</w:t>
      </w:r>
      <w:ins w:id="9740" w:author="Lektorat Bauer" w:date="2025-03-05T12:45:00Z" w16du:dateUtc="2025-03-05T11:45:00Z">
        <w:r w:rsidR="00915CFE">
          <w:rPr>
            <w:rFonts w:ascii="Arial" w:hAnsi="Arial" w:cs="Arial"/>
            <w:sz w:val="24"/>
            <w:szCs w:val="24"/>
          </w:rPr>
          <w:t>,</w:t>
        </w:r>
      </w:ins>
      <w:r w:rsidRPr="00944672">
        <w:rPr>
          <w:rFonts w:ascii="Arial" w:hAnsi="Arial" w:cs="Arial"/>
          <w:sz w:val="24"/>
          <w:szCs w:val="24"/>
        </w:rPr>
        <w:t xml:space="preserve"> </w:t>
      </w:r>
      <w:ins w:id="9741" w:author="Lektorat Bauer" w:date="2025-03-05T12:45:00Z" w16du:dateUtc="2025-03-05T11:45:00Z">
        <w:r w:rsidR="00915CFE">
          <w:rPr>
            <w:rFonts w:ascii="Arial" w:hAnsi="Arial" w:cs="Arial"/>
            <w:sz w:val="24"/>
            <w:szCs w:val="24"/>
          </w:rPr>
          <w:t>b</w:t>
        </w:r>
      </w:ins>
      <w:del w:id="9742" w:author="Lektorat Bauer" w:date="2025-03-05T12:45:00Z" w16du:dateUtc="2025-03-05T11:45:00Z">
        <w:r w:rsidRPr="00944672" w:rsidDel="00915CFE">
          <w:rPr>
            <w:rFonts w:ascii="Arial" w:hAnsi="Arial" w:cs="Arial"/>
            <w:sz w:val="24"/>
            <w:szCs w:val="24"/>
          </w:rPr>
          <w:delText>B</w:delText>
        </w:r>
      </w:del>
      <w:r w:rsidRPr="00944672">
        <w:rPr>
          <w:rFonts w:ascii="Arial" w:hAnsi="Arial" w:cs="Arial"/>
          <w:sz w:val="24"/>
          <w:szCs w:val="24"/>
        </w:rPr>
        <w:t>efahl Flim.</w:t>
      </w:r>
    </w:p>
    <w:p w14:paraId="1A92DC16"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0F11F49D"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3EE1DC7D"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79D47CC0"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Noch einmal danke für das Vertrauen.</w:t>
      </w:r>
    </w:p>
    <w:p w14:paraId="67C2CDAE" w14:textId="349FEAE0"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Bitte gehen Sie für das weitere Vorgehen davon aus, dass wir eher „weiße“ als andere Hacker sind. Tatsächlich sind wir mehr als das, aber das werden Sie später erfahren. Joost van der Dijkstraat wohnt in Amsterdam im Hotel ‚Klein Rattenhol‘. Das weiß der Gegner noch nicht, </w:t>
      </w:r>
      <w:ins w:id="9743" w:author="Lektorat Bauer" w:date="2025-03-05T12:45:00Z" w16du:dateUtc="2025-03-05T11:45:00Z">
        <w:r w:rsidR="00915CFE">
          <w:rPr>
            <w:rFonts w:ascii="Arial" w:hAnsi="Arial" w:cs="Arial"/>
            <w:sz w:val="24"/>
            <w:szCs w:val="24"/>
          </w:rPr>
          <w:t xml:space="preserve">er </w:t>
        </w:r>
      </w:ins>
      <w:r w:rsidRPr="00944672">
        <w:rPr>
          <w:rFonts w:ascii="Arial" w:hAnsi="Arial" w:cs="Arial"/>
          <w:sz w:val="24"/>
          <w:szCs w:val="24"/>
        </w:rPr>
        <w:t xml:space="preserve">wird aber in der </w:t>
      </w:r>
      <w:commentRangeStart w:id="9744"/>
      <w:r w:rsidRPr="00944672">
        <w:rPr>
          <w:rFonts w:ascii="Arial" w:hAnsi="Arial" w:cs="Arial"/>
          <w:sz w:val="24"/>
          <w:szCs w:val="24"/>
        </w:rPr>
        <w:t xml:space="preserve">Bar ‚Tawera‘ </w:t>
      </w:r>
      <w:commentRangeEnd w:id="9744"/>
      <w:r w:rsidR="00915CFE">
        <w:rPr>
          <w:rStyle w:val="Kommentarzeichen"/>
        </w:rPr>
        <w:commentReference w:id="9744"/>
      </w:r>
      <w:r w:rsidRPr="00944672">
        <w:rPr>
          <w:rFonts w:ascii="Arial" w:hAnsi="Arial" w:cs="Arial"/>
          <w:sz w:val="24"/>
          <w:szCs w:val="24"/>
        </w:rPr>
        <w:t>Stellung beziehen.</w:t>
      </w:r>
    </w:p>
    <w:p w14:paraId="375976D6"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7E30B56C"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muji</w:t>
      </w:r>
    </w:p>
    <w:p w14:paraId="2DACED97"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5E238F59"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153F2CD7"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33A7EFF9" w14:textId="277914E2"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 xml:space="preserve">Klaas </w:t>
      </w:r>
      <w:del w:id="9745" w:author="Lektorat Bauer" w:date="2025-03-05T12:46:00Z" w16du:dateUtc="2025-03-05T11:46:00Z">
        <w:r w:rsidRPr="00944672" w:rsidDel="00915CFE">
          <w:rPr>
            <w:rFonts w:ascii="Arial" w:hAnsi="Arial" w:cs="Arial"/>
            <w:sz w:val="24"/>
            <w:szCs w:val="24"/>
          </w:rPr>
          <w:delText>sagte plötzlich</w:delText>
        </w:r>
      </w:del>
      <w:ins w:id="9746" w:author="Lektorat Bauer" w:date="2025-03-05T12:46:00Z" w16du:dateUtc="2025-03-05T11:46:00Z">
        <w:r w:rsidR="00915CFE">
          <w:rPr>
            <w:rFonts w:ascii="Arial" w:hAnsi="Arial" w:cs="Arial"/>
            <w:sz w:val="24"/>
            <w:szCs w:val="24"/>
          </w:rPr>
          <w:t>meldete sich</w:t>
        </w:r>
      </w:ins>
      <w:r w:rsidRPr="00944672">
        <w:rPr>
          <w:rFonts w:ascii="Arial" w:hAnsi="Arial" w:cs="Arial"/>
          <w:sz w:val="24"/>
          <w:szCs w:val="24"/>
        </w:rPr>
        <w:t xml:space="preserve">: „Die </w:t>
      </w:r>
      <w:commentRangeStart w:id="9747"/>
      <w:r w:rsidRPr="00944672">
        <w:rPr>
          <w:rFonts w:ascii="Arial" w:hAnsi="Arial" w:cs="Arial"/>
          <w:sz w:val="24"/>
          <w:szCs w:val="24"/>
        </w:rPr>
        <w:t>Tawera</w:t>
      </w:r>
      <w:commentRangeEnd w:id="9747"/>
      <w:r w:rsidR="00915CFE">
        <w:rPr>
          <w:rStyle w:val="Kommentarzeichen"/>
        </w:rPr>
        <w:commentReference w:id="9747"/>
      </w:r>
      <w:r w:rsidRPr="00944672">
        <w:rPr>
          <w:rFonts w:ascii="Arial" w:hAnsi="Arial" w:cs="Arial"/>
          <w:sz w:val="24"/>
          <w:szCs w:val="24"/>
        </w:rPr>
        <w:t>? Die ist doch neutrales Gelände?! Weiß Jean-Luc darüber Bescheid?“</w:t>
      </w:r>
    </w:p>
    <w:p w14:paraId="4CAE0251"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Plötzlich meldete sich eine Computerstimme aus dem Telefon: „Hier spricht muji. Nach unseren Informationen hat er nichts damit zu tun.“</w:t>
      </w:r>
    </w:p>
    <w:p w14:paraId="4A9BB59E"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„Wie? Wieso können wir jetzt hören?“ Die Stimme antwortete: „Ich musste erst unseren Zerhacker an das Telefon von </w:t>
      </w:r>
      <w:commentRangeStart w:id="9748"/>
      <w:r w:rsidRPr="00944672">
        <w:rPr>
          <w:rFonts w:ascii="Arial" w:hAnsi="Arial" w:cs="Arial"/>
          <w:sz w:val="24"/>
          <w:szCs w:val="24"/>
        </w:rPr>
        <w:t>Thomas</w:t>
      </w:r>
      <w:commentRangeEnd w:id="9748"/>
      <w:r w:rsidR="00915CFE">
        <w:rPr>
          <w:rStyle w:val="Kommentarzeichen"/>
        </w:rPr>
        <w:commentReference w:id="9748"/>
      </w:r>
      <w:r w:rsidRPr="00944672">
        <w:rPr>
          <w:rFonts w:ascii="Arial" w:hAnsi="Arial" w:cs="Arial"/>
          <w:sz w:val="24"/>
          <w:szCs w:val="24"/>
        </w:rPr>
        <w:t xml:space="preserve"> anpassen. Jetzt kann ich direkt mit Ihnen kommunizieren.“</w:t>
      </w:r>
    </w:p>
    <w:p w14:paraId="52934038" w14:textId="3AF7BE98"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„Das hat etwas von</w:t>
      </w:r>
      <w:del w:id="9749" w:author="Lektorat Bauer" w:date="2025-03-05T12:47:00Z" w16du:dateUtc="2025-03-05T11:47:00Z">
        <w:r w:rsidRPr="00944672" w:rsidDel="00915CFE">
          <w:rPr>
            <w:rFonts w:ascii="Arial" w:hAnsi="Arial" w:cs="Arial"/>
            <w:sz w:val="24"/>
            <w:szCs w:val="24"/>
          </w:rPr>
          <w:delText xml:space="preserve"> </w:delText>
        </w:r>
      </w:del>
      <w:r w:rsidRPr="00944672">
        <w:rPr>
          <w:rFonts w:ascii="Arial" w:hAnsi="Arial" w:cs="Arial"/>
          <w:sz w:val="24"/>
          <w:szCs w:val="24"/>
        </w:rPr>
        <w:t xml:space="preserve"> ARIIA aus dem Film ‚Eagle Eye‘“</w:t>
      </w:r>
      <w:ins w:id="9750" w:author="Lektorat Bauer" w:date="2025-03-05T12:47:00Z" w16du:dateUtc="2025-03-05T11:47:00Z">
        <w:r w:rsidR="00915CFE">
          <w:rPr>
            <w:rFonts w:ascii="Arial" w:hAnsi="Arial" w:cs="Arial"/>
            <w:sz w:val="24"/>
            <w:szCs w:val="24"/>
          </w:rPr>
          <w:t>,</w:t>
        </w:r>
      </w:ins>
      <w:r w:rsidRPr="00944672">
        <w:rPr>
          <w:rFonts w:ascii="Arial" w:hAnsi="Arial" w:cs="Arial"/>
          <w:sz w:val="24"/>
          <w:szCs w:val="24"/>
        </w:rPr>
        <w:t xml:space="preserve"> meinte einer der Teamleiter.</w:t>
      </w:r>
    </w:p>
    <w:p w14:paraId="76138BAB" w14:textId="3A9CDCE2"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„Ja, der Film beruht auf einigen unserer Techniken, aber eigentlich sind wir besser</w:t>
      </w:r>
      <w:del w:id="9751" w:author="Lektorat Bauer" w:date="2025-03-05T12:47:00Z" w16du:dateUtc="2025-03-05T11:47:00Z">
        <w:r w:rsidRPr="00944672" w:rsidDel="00915CFE">
          <w:rPr>
            <w:rFonts w:ascii="Arial" w:hAnsi="Arial" w:cs="Arial"/>
            <w:sz w:val="24"/>
            <w:szCs w:val="24"/>
          </w:rPr>
          <w:delText>.</w:delText>
        </w:r>
      </w:del>
      <w:r w:rsidRPr="00944672">
        <w:rPr>
          <w:rFonts w:ascii="Arial" w:hAnsi="Arial" w:cs="Arial"/>
          <w:sz w:val="24"/>
          <w:szCs w:val="24"/>
        </w:rPr>
        <w:t>“</w:t>
      </w:r>
      <w:ins w:id="9752" w:author="Lektorat Bauer" w:date="2025-03-05T12:47:00Z" w16du:dateUtc="2025-03-05T11:47:00Z">
        <w:r w:rsidR="00915CFE">
          <w:rPr>
            <w:rFonts w:ascii="Arial" w:hAnsi="Arial" w:cs="Arial"/>
            <w:sz w:val="24"/>
            <w:szCs w:val="24"/>
          </w:rPr>
          <w:t>,</w:t>
        </w:r>
      </w:ins>
      <w:r w:rsidRPr="00944672">
        <w:rPr>
          <w:rFonts w:ascii="Arial" w:hAnsi="Arial" w:cs="Arial"/>
          <w:sz w:val="24"/>
          <w:szCs w:val="24"/>
        </w:rPr>
        <w:t xml:space="preserve"> </w:t>
      </w:r>
      <w:ins w:id="9753" w:author="Lektorat Bauer" w:date="2025-03-05T12:47:00Z" w16du:dateUtc="2025-03-05T11:47:00Z">
        <w:r w:rsidR="00915CFE">
          <w:rPr>
            <w:rFonts w:ascii="Arial" w:hAnsi="Arial" w:cs="Arial"/>
            <w:sz w:val="24"/>
            <w:szCs w:val="24"/>
          </w:rPr>
          <w:t>s</w:t>
        </w:r>
      </w:ins>
      <w:del w:id="9754" w:author="Lektorat Bauer" w:date="2025-03-05T12:47:00Z" w16du:dateUtc="2025-03-05T11:47:00Z">
        <w:r w:rsidRPr="00944672" w:rsidDel="00915CFE">
          <w:rPr>
            <w:rFonts w:ascii="Arial" w:hAnsi="Arial" w:cs="Arial"/>
            <w:sz w:val="24"/>
            <w:szCs w:val="24"/>
          </w:rPr>
          <w:delText>S</w:delText>
        </w:r>
      </w:del>
      <w:r w:rsidRPr="00944672">
        <w:rPr>
          <w:rFonts w:ascii="Arial" w:hAnsi="Arial" w:cs="Arial"/>
          <w:sz w:val="24"/>
          <w:szCs w:val="24"/>
        </w:rPr>
        <w:t>agte die Stimme.</w:t>
      </w:r>
    </w:p>
    <w:p w14:paraId="66E20B77" w14:textId="353B0166"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„Das war eigentlich als Scherz gedacht.“ </w:t>
      </w:r>
      <w:del w:id="9755" w:author="Lektorat Bauer" w:date="2025-03-05T12:47:00Z" w16du:dateUtc="2025-03-05T11:47:00Z">
        <w:r w:rsidRPr="00944672" w:rsidDel="00915CFE">
          <w:rPr>
            <w:rFonts w:ascii="Arial" w:hAnsi="Arial" w:cs="Arial"/>
            <w:sz w:val="24"/>
            <w:szCs w:val="24"/>
          </w:rPr>
          <w:delText>Sagte der Teamleiter verdutzt.</w:delText>
        </w:r>
      </w:del>
    </w:p>
    <w:p w14:paraId="08DEC740"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Die Stimme sagte: „Nachdem Sie jetzt wissen, was wir können, schlage ich vor, dass Sie sich auf den bevorstehenden Attentatsversuch vorbereiten.“ </w:t>
      </w:r>
    </w:p>
    <w:p w14:paraId="658E8EC1" w14:textId="205ECA83"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Diese Aussage brachte alle sofort wieder zurück auf die Ausgangsinformation</w:t>
      </w:r>
      <w:ins w:id="9756" w:author="Lektorat Bauer" w:date="2025-03-05T12:47:00Z" w16du:dateUtc="2025-03-05T11:47:00Z">
        <w:r w:rsidR="00915CFE">
          <w:rPr>
            <w:rFonts w:ascii="Arial" w:hAnsi="Arial" w:cs="Arial"/>
            <w:sz w:val="24"/>
            <w:szCs w:val="24"/>
          </w:rPr>
          <w:t>.</w:t>
        </w:r>
      </w:ins>
      <w:r w:rsidRPr="00944672">
        <w:rPr>
          <w:rFonts w:ascii="Arial" w:hAnsi="Arial" w:cs="Arial"/>
          <w:sz w:val="24"/>
          <w:szCs w:val="24"/>
        </w:rPr>
        <w:t xml:space="preserve"> </w:t>
      </w:r>
      <w:del w:id="9757" w:author="Lektorat Bauer" w:date="2025-03-05T12:47:00Z" w16du:dateUtc="2025-03-05T11:47:00Z">
        <w:r w:rsidRPr="00944672" w:rsidDel="00915CFE">
          <w:rPr>
            <w:rFonts w:ascii="Arial" w:hAnsi="Arial" w:cs="Arial"/>
            <w:sz w:val="24"/>
            <w:szCs w:val="24"/>
          </w:rPr>
          <w:delText xml:space="preserve">und </w:delText>
        </w:r>
      </w:del>
      <w:ins w:id="9758" w:author="Lektorat Bauer" w:date="2025-03-05T12:47:00Z" w16du:dateUtc="2025-03-05T11:47:00Z">
        <w:r w:rsidR="00915CFE">
          <w:rPr>
            <w:rFonts w:ascii="Arial" w:hAnsi="Arial" w:cs="Arial"/>
            <w:sz w:val="24"/>
            <w:szCs w:val="24"/>
          </w:rPr>
          <w:t>Die</w:t>
        </w:r>
        <w:r w:rsidR="00915CFE" w:rsidRPr="00944672">
          <w:rPr>
            <w:rFonts w:ascii="Arial" w:hAnsi="Arial" w:cs="Arial"/>
            <w:sz w:val="24"/>
            <w:szCs w:val="24"/>
          </w:rPr>
          <w:t xml:space="preserve"> </w:t>
        </w:r>
      </w:ins>
      <w:r w:rsidRPr="00944672">
        <w:rPr>
          <w:rFonts w:ascii="Arial" w:hAnsi="Arial" w:cs="Arial"/>
          <w:sz w:val="24"/>
          <w:szCs w:val="24"/>
        </w:rPr>
        <w:t>die Stimme sagte weiter: „Planen Sie</w:t>
      </w:r>
      <w:ins w:id="9759" w:author="Lektorat Bauer" w:date="2025-03-05T12:48:00Z" w16du:dateUtc="2025-03-05T11:48:00Z">
        <w:r w:rsidR="00915CFE">
          <w:rPr>
            <w:rFonts w:ascii="Arial" w:hAnsi="Arial" w:cs="Arial"/>
            <w:sz w:val="24"/>
            <w:szCs w:val="24"/>
          </w:rPr>
          <w:t>,</w:t>
        </w:r>
      </w:ins>
      <w:r w:rsidRPr="00944672">
        <w:rPr>
          <w:rFonts w:ascii="Arial" w:hAnsi="Arial" w:cs="Arial"/>
          <w:sz w:val="24"/>
          <w:szCs w:val="24"/>
        </w:rPr>
        <w:t xml:space="preserve"> die Nordkoreaner in der Nähe der Tawera abzufangen. Wir sorgen dafür, dass Joost dort in der Nähe sein wird.“</w:t>
      </w:r>
    </w:p>
    <w:p w14:paraId="29077E45"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 xml:space="preserve">Ein Klicken ließ erkennen, dass eine Verbindung getrennt worden war. </w:t>
      </w:r>
      <w:commentRangeStart w:id="9760"/>
      <w:r w:rsidRPr="00944672">
        <w:rPr>
          <w:rFonts w:ascii="Arial" w:hAnsi="Arial" w:cs="Arial"/>
          <w:sz w:val="24"/>
          <w:szCs w:val="24"/>
        </w:rPr>
        <w:t>Thomas</w:t>
      </w:r>
      <w:commentRangeEnd w:id="9760"/>
      <w:r w:rsidR="00915CFE">
        <w:rPr>
          <w:rStyle w:val="Kommentarzeichen"/>
        </w:rPr>
        <w:commentReference w:id="9760"/>
      </w:r>
      <w:r w:rsidRPr="00944672">
        <w:rPr>
          <w:rFonts w:ascii="Arial" w:hAnsi="Arial" w:cs="Arial"/>
          <w:sz w:val="24"/>
          <w:szCs w:val="24"/>
        </w:rPr>
        <w:t xml:space="preserve"> Stimme meldete sich aus dem Telefon: „Ich sagte ja: Ich habe Angst. Jetzt wisst Ihr warum. Ich lege jetzt auf, der Rest liegt bei Euch.“</w:t>
      </w:r>
    </w:p>
    <w:p w14:paraId="1F83F615" w14:textId="0762EF9B"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„Danke für den Anruf, Thomas. Auch wenn wir Dich dafür eigentlich verhaften müssten</w:t>
      </w:r>
      <w:del w:id="9761" w:author="Lektorat Bauer" w:date="2025-03-05T12:48:00Z" w16du:dateUtc="2025-03-05T11:48:00Z">
        <w:r w:rsidRPr="00944672" w:rsidDel="00915CFE">
          <w:rPr>
            <w:rFonts w:ascii="Arial" w:hAnsi="Arial" w:cs="Arial"/>
            <w:sz w:val="24"/>
            <w:szCs w:val="24"/>
          </w:rPr>
          <w:delText>.</w:delText>
        </w:r>
      </w:del>
      <w:r w:rsidRPr="00944672">
        <w:rPr>
          <w:rFonts w:ascii="Arial" w:hAnsi="Arial" w:cs="Arial"/>
          <w:sz w:val="24"/>
          <w:szCs w:val="24"/>
        </w:rPr>
        <w:t>“</w:t>
      </w:r>
      <w:ins w:id="9762" w:author="Lektorat Bauer" w:date="2025-03-05T12:48:00Z" w16du:dateUtc="2025-03-05T11:48:00Z">
        <w:r w:rsidR="00915CFE">
          <w:rPr>
            <w:rFonts w:ascii="Arial" w:hAnsi="Arial" w:cs="Arial"/>
            <w:sz w:val="24"/>
            <w:szCs w:val="24"/>
          </w:rPr>
          <w:t>,</w:t>
        </w:r>
      </w:ins>
      <w:r w:rsidRPr="00944672">
        <w:rPr>
          <w:rFonts w:ascii="Arial" w:hAnsi="Arial" w:cs="Arial"/>
          <w:sz w:val="24"/>
          <w:szCs w:val="24"/>
        </w:rPr>
        <w:t xml:space="preserve"> </w:t>
      </w:r>
      <w:ins w:id="9763" w:author="Lektorat Bauer" w:date="2025-03-05T12:48:00Z" w16du:dateUtc="2025-03-05T11:48:00Z">
        <w:r w:rsidR="00915CFE">
          <w:rPr>
            <w:rFonts w:ascii="Arial" w:hAnsi="Arial" w:cs="Arial"/>
            <w:sz w:val="24"/>
            <w:szCs w:val="24"/>
          </w:rPr>
          <w:t>s</w:t>
        </w:r>
      </w:ins>
      <w:del w:id="9764" w:author="Lektorat Bauer" w:date="2025-03-05T12:48:00Z" w16du:dateUtc="2025-03-05T11:48:00Z">
        <w:r w:rsidRPr="00944672" w:rsidDel="00915CFE">
          <w:rPr>
            <w:rFonts w:ascii="Arial" w:hAnsi="Arial" w:cs="Arial"/>
            <w:sz w:val="24"/>
            <w:szCs w:val="24"/>
          </w:rPr>
          <w:delText>S</w:delText>
        </w:r>
      </w:del>
      <w:r w:rsidRPr="00944672">
        <w:rPr>
          <w:rFonts w:ascii="Arial" w:hAnsi="Arial" w:cs="Arial"/>
          <w:sz w:val="24"/>
          <w:szCs w:val="24"/>
        </w:rPr>
        <w:t xml:space="preserve">agte Flim und </w:t>
      </w:r>
      <w:commentRangeStart w:id="9765"/>
      <w:r w:rsidRPr="00944672">
        <w:rPr>
          <w:rFonts w:ascii="Arial" w:hAnsi="Arial" w:cs="Arial"/>
          <w:sz w:val="24"/>
          <w:szCs w:val="24"/>
        </w:rPr>
        <w:t>Thomas</w:t>
      </w:r>
      <w:commentRangeEnd w:id="9765"/>
      <w:r w:rsidR="00915CFE">
        <w:rPr>
          <w:rStyle w:val="Kommentarzeichen"/>
        </w:rPr>
        <w:commentReference w:id="9765"/>
      </w:r>
      <w:r w:rsidRPr="00944672">
        <w:rPr>
          <w:rFonts w:ascii="Arial" w:hAnsi="Arial" w:cs="Arial"/>
          <w:sz w:val="24"/>
          <w:szCs w:val="24"/>
        </w:rPr>
        <w:t xml:space="preserve"> legte auf.</w:t>
      </w:r>
    </w:p>
    <w:p w14:paraId="24845561" w14:textId="7A6562A0"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Flim schaute zu Klaas, der hob beide Hände zum Zeichen, dass er auch nicht wusste, was los </w:t>
      </w:r>
      <w:del w:id="9766" w:author="Lektorat Bauer" w:date="2025-03-05T12:48:00Z" w16du:dateUtc="2025-03-05T11:48:00Z">
        <w:r w:rsidRPr="00944672" w:rsidDel="00915CFE">
          <w:rPr>
            <w:rFonts w:ascii="Arial" w:hAnsi="Arial" w:cs="Arial"/>
            <w:sz w:val="24"/>
            <w:szCs w:val="24"/>
          </w:rPr>
          <w:delText>ist</w:delText>
        </w:r>
      </w:del>
      <w:ins w:id="9767" w:author="Lektorat Bauer" w:date="2025-03-05T12:48:00Z" w16du:dateUtc="2025-03-05T11:48:00Z">
        <w:r w:rsidR="00915CFE">
          <w:rPr>
            <w:rFonts w:ascii="Arial" w:hAnsi="Arial" w:cs="Arial"/>
            <w:sz w:val="24"/>
            <w:szCs w:val="24"/>
          </w:rPr>
          <w:t>war</w:t>
        </w:r>
      </w:ins>
      <w:r w:rsidRPr="00944672">
        <w:rPr>
          <w:rFonts w:ascii="Arial" w:hAnsi="Arial" w:cs="Arial"/>
          <w:sz w:val="24"/>
          <w:szCs w:val="24"/>
        </w:rPr>
        <w:t>. Dann drehte sich Flim zur Kamera und sagte: „Meine Herren. An die Arbeit. Wir haben Terroristen im Land.“</w:t>
      </w:r>
    </w:p>
    <w:p w14:paraId="03CC243D"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Dann begann die Planung für den morgigen Tag.</w:t>
      </w:r>
    </w:p>
    <w:p w14:paraId="4996DBE7"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3B7EF90C"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112509D1"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54F66334" w14:textId="58A97DEB" w:rsidR="00944672" w:rsidRPr="00944672" w:rsidDel="0030183F" w:rsidRDefault="00944672" w:rsidP="00623B68">
      <w:pPr>
        <w:autoSpaceDE w:val="0"/>
        <w:autoSpaceDN w:val="0"/>
        <w:adjustRightInd w:val="0"/>
        <w:spacing w:after="0" w:line="360" w:lineRule="auto"/>
        <w:jc w:val="both"/>
        <w:rPr>
          <w:del w:id="9768" w:author="Lektorat Bauer" w:date="2025-03-05T15:55:00Z" w16du:dateUtc="2025-03-05T14:55:00Z"/>
          <w:rFonts w:ascii="Arial" w:hAnsi="Arial" w:cs="Arial"/>
          <w:sz w:val="24"/>
          <w:szCs w:val="24"/>
        </w:rPr>
      </w:pPr>
      <w:del w:id="9769" w:author="Lektorat Bauer" w:date="2025-03-05T15:55:00Z" w16du:dateUtc="2025-03-05T14:55:00Z">
        <w:r w:rsidRPr="00944672" w:rsidDel="0030183F">
          <w:rPr>
            <w:rFonts w:ascii="Arial" w:hAnsi="Arial" w:cs="Arial"/>
            <w:sz w:val="24"/>
            <w:szCs w:val="24"/>
          </w:rPr>
          <w:delText>„So, jetzt wisst Ihr was passiert ist.“ Schloss Flim die Erklärung.</w:delText>
        </w:r>
      </w:del>
    </w:p>
    <w:p w14:paraId="0B489849" w14:textId="54006325" w:rsidR="00944672" w:rsidRPr="00944672" w:rsidRDefault="00944672">
      <w:pPr>
        <w:autoSpaceDE w:val="0"/>
        <w:autoSpaceDN w:val="0"/>
        <w:adjustRightInd w:val="0"/>
        <w:spacing w:after="0" w:line="360" w:lineRule="auto"/>
        <w:jc w:val="both"/>
        <w:rPr>
          <w:rFonts w:ascii="Arial" w:hAnsi="Arial" w:cs="Arial"/>
          <w:sz w:val="24"/>
          <w:szCs w:val="24"/>
        </w:rPr>
        <w:pPrChange w:id="9770" w:author="Lektorat Bauer" w:date="2025-03-05T15:55:00Z" w16du:dateUtc="2025-03-05T14:55:00Z">
          <w:pPr>
            <w:autoSpaceDE w:val="0"/>
            <w:autoSpaceDN w:val="0"/>
            <w:adjustRightInd w:val="0"/>
            <w:spacing w:after="0" w:line="360" w:lineRule="auto"/>
            <w:ind w:firstLine="227"/>
            <w:jc w:val="both"/>
          </w:pPr>
        </w:pPrChange>
      </w:pPr>
      <w:r w:rsidRPr="00944672">
        <w:rPr>
          <w:rFonts w:ascii="Arial" w:hAnsi="Arial" w:cs="Arial"/>
          <w:sz w:val="24"/>
          <w:szCs w:val="24"/>
        </w:rPr>
        <w:t xml:space="preserve">Joost kratzte sich am Hinterkopf: „Da sind einige Punkte, die unrund bzw. unstimmig sind. Aber lassen wir das mal beiseite. Ich habe gestern einen Brief im Hotel erhalten. </w:t>
      </w:r>
      <w:del w:id="9771" w:author="Lektorat Bauer" w:date="2025-03-05T15:55:00Z" w16du:dateUtc="2025-03-05T14:55:00Z">
        <w:r w:rsidRPr="00944672" w:rsidDel="0030183F">
          <w:rPr>
            <w:rFonts w:ascii="Arial" w:hAnsi="Arial" w:cs="Arial"/>
            <w:sz w:val="24"/>
            <w:szCs w:val="24"/>
          </w:rPr>
          <w:delText xml:space="preserve">Erstens </w:delText>
        </w:r>
      </w:del>
      <w:ins w:id="9772" w:author="Lektorat Bauer" w:date="2025-03-05T15:55:00Z" w16du:dateUtc="2025-03-05T14:55:00Z">
        <w:r w:rsidR="0030183F">
          <w:rPr>
            <w:rFonts w:ascii="Arial" w:hAnsi="Arial" w:cs="Arial"/>
            <w:sz w:val="24"/>
            <w:szCs w:val="24"/>
          </w:rPr>
          <w:t>Ich</w:t>
        </w:r>
        <w:r w:rsidR="0030183F" w:rsidRPr="00944672">
          <w:rPr>
            <w:rFonts w:ascii="Arial" w:hAnsi="Arial" w:cs="Arial"/>
            <w:sz w:val="24"/>
            <w:szCs w:val="24"/>
          </w:rPr>
          <w:t xml:space="preserve"> </w:t>
        </w:r>
      </w:ins>
      <w:r w:rsidRPr="00944672">
        <w:rPr>
          <w:rFonts w:ascii="Arial" w:hAnsi="Arial" w:cs="Arial"/>
          <w:sz w:val="24"/>
          <w:szCs w:val="24"/>
        </w:rPr>
        <w:t xml:space="preserve">sollte </w:t>
      </w:r>
      <w:del w:id="9773" w:author="Lektorat Bauer" w:date="2025-03-05T15:55:00Z" w16du:dateUtc="2025-03-05T14:55:00Z">
        <w:r w:rsidRPr="00944672" w:rsidDel="0030183F">
          <w:rPr>
            <w:rFonts w:ascii="Arial" w:hAnsi="Arial" w:cs="Arial"/>
            <w:sz w:val="24"/>
            <w:szCs w:val="24"/>
          </w:rPr>
          <w:delText xml:space="preserve">ich </w:delText>
        </w:r>
      </w:del>
      <w:r w:rsidRPr="00944672">
        <w:rPr>
          <w:rFonts w:ascii="Arial" w:hAnsi="Arial" w:cs="Arial"/>
          <w:sz w:val="24"/>
          <w:szCs w:val="24"/>
        </w:rPr>
        <w:t xml:space="preserve">zur Bar Tawera gehen und ab 11:00 Uhr auf einen Kontaktmann warten, der besondere Informationen für mich hätte. Das war wohl ein Trick, um mich dahin zu bekommen. </w:t>
      </w:r>
      <w:del w:id="9774" w:author="Lektorat Bauer" w:date="2025-03-05T15:56:00Z" w16du:dateUtc="2025-03-05T14:56:00Z">
        <w:r w:rsidRPr="00944672" w:rsidDel="0030183F">
          <w:rPr>
            <w:rFonts w:ascii="Arial" w:hAnsi="Arial" w:cs="Arial"/>
            <w:sz w:val="24"/>
            <w:szCs w:val="24"/>
          </w:rPr>
          <w:delText xml:space="preserve">Zum andern </w:delText>
        </w:r>
      </w:del>
      <w:ins w:id="9775" w:author="Lektorat Bauer" w:date="2025-03-05T15:56:00Z" w16du:dateUtc="2025-03-05T14:56:00Z">
        <w:r w:rsidR="0030183F">
          <w:rPr>
            <w:rFonts w:ascii="Arial" w:hAnsi="Arial" w:cs="Arial"/>
            <w:sz w:val="24"/>
            <w:szCs w:val="24"/>
          </w:rPr>
          <w:t xml:space="preserve">Außerdem </w:t>
        </w:r>
      </w:ins>
      <w:r w:rsidRPr="00944672">
        <w:rPr>
          <w:rFonts w:ascii="Arial" w:hAnsi="Arial" w:cs="Arial"/>
          <w:sz w:val="24"/>
          <w:szCs w:val="24"/>
        </w:rPr>
        <w:t xml:space="preserve">soll ich mich in Kuala Lumpur mit einer Frau treffen: Satria Chow von der </w:t>
      </w:r>
      <w:del w:id="9776" w:author="Lektorat Bauer" w:date="2025-03-05T15:56:00Z" w16du:dateUtc="2025-03-05T14:56:00Z">
        <w:r w:rsidRPr="00944672" w:rsidDel="0030183F">
          <w:rPr>
            <w:rFonts w:ascii="Arial" w:hAnsi="Arial" w:cs="Arial"/>
            <w:sz w:val="24"/>
            <w:szCs w:val="24"/>
          </w:rPr>
          <w:delText>malayischen</w:delText>
        </w:r>
      </w:del>
      <w:ins w:id="9777" w:author="Lektorat Bauer" w:date="2025-03-05T15:56:00Z" w16du:dateUtc="2025-03-05T14:56:00Z">
        <w:r w:rsidR="0030183F" w:rsidRPr="00944672">
          <w:rPr>
            <w:rFonts w:ascii="Arial" w:hAnsi="Arial" w:cs="Arial"/>
            <w:sz w:val="24"/>
            <w:szCs w:val="24"/>
          </w:rPr>
          <w:t>malaiischen</w:t>
        </w:r>
      </w:ins>
      <w:r w:rsidRPr="00944672">
        <w:rPr>
          <w:rFonts w:ascii="Arial" w:hAnsi="Arial" w:cs="Arial"/>
          <w:sz w:val="24"/>
          <w:szCs w:val="24"/>
        </w:rPr>
        <w:t xml:space="preserve"> Special Branch. Ich hoffe, dass das keine neue Falle ist.“</w:t>
      </w:r>
    </w:p>
    <w:p w14:paraId="7B06EC8D"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Joost holte ein Foto aus der Tasche und zeigte es Flim und Anique. „Dieses Foto war dabei.“</w:t>
      </w:r>
    </w:p>
    <w:p w14:paraId="53ADDABA" w14:textId="71EE71C3"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Flim zuckte mit den Achseln</w:t>
      </w:r>
      <w:ins w:id="9778" w:author="Lektorat Bauer" w:date="2025-03-05T15:56:00Z" w16du:dateUtc="2025-03-05T14:56:00Z">
        <w:r w:rsidR="0030183F">
          <w:rPr>
            <w:rFonts w:ascii="Arial" w:hAnsi="Arial" w:cs="Arial"/>
            <w:sz w:val="24"/>
            <w:szCs w:val="24"/>
          </w:rPr>
          <w:t>,</w:t>
        </w:r>
      </w:ins>
      <w:r w:rsidRPr="00944672">
        <w:rPr>
          <w:rFonts w:ascii="Arial" w:hAnsi="Arial" w:cs="Arial"/>
          <w:sz w:val="24"/>
          <w:szCs w:val="24"/>
        </w:rPr>
        <w:t xml:space="preserve"> um anzudeuten, dass er die Frau auf dem Bild nicht kannte. Als An</w:t>
      </w:r>
      <w:del w:id="9779" w:author="Lektorat Bauer" w:date="2025-03-05T15:56:00Z" w16du:dateUtc="2025-03-05T14:56:00Z">
        <w:r w:rsidRPr="00944672" w:rsidDel="0030183F">
          <w:rPr>
            <w:rFonts w:ascii="Arial" w:hAnsi="Arial" w:cs="Arial"/>
            <w:sz w:val="24"/>
            <w:szCs w:val="24"/>
          </w:rPr>
          <w:delText>n</w:delText>
        </w:r>
      </w:del>
      <w:r w:rsidRPr="00944672">
        <w:rPr>
          <w:rFonts w:ascii="Arial" w:hAnsi="Arial" w:cs="Arial"/>
          <w:sz w:val="24"/>
          <w:szCs w:val="24"/>
        </w:rPr>
        <w:t xml:space="preserve">ique das Bild sah, zog sie die Augenbrauen hoch, stutzte und sagte dann: „Die Frau kenne ich.“ </w:t>
      </w:r>
    </w:p>
    <w:p w14:paraId="4FACF500" w14:textId="7A82F609"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del w:id="9780" w:author="Lektorat Bauer" w:date="2025-03-05T15:57:00Z" w16du:dateUtc="2025-03-05T14:57:00Z">
        <w:r w:rsidRPr="00944672" w:rsidDel="0030183F">
          <w:rPr>
            <w:rFonts w:ascii="Arial" w:hAnsi="Arial" w:cs="Arial"/>
            <w:sz w:val="24"/>
            <w:szCs w:val="24"/>
          </w:rPr>
          <w:delText xml:space="preserve">Jetzt </w:delText>
        </w:r>
        <w:commentRangeStart w:id="9781"/>
        <w:r w:rsidRPr="00944672" w:rsidDel="0030183F">
          <w:rPr>
            <w:rFonts w:ascii="Arial" w:hAnsi="Arial" w:cs="Arial"/>
            <w:sz w:val="24"/>
            <w:szCs w:val="24"/>
          </w:rPr>
          <w:delText>war es an dem beiden Männern, erstaunt zu Anique zu schauen. Josst setzte an: „Du..?“ „Kennst sie?“ Vollendete Flim. Alle mussten Lachen das Joost und Flim sich in den Sätzen ergänzten</w:delText>
        </w:r>
      </w:del>
      <w:commentRangeEnd w:id="9781"/>
      <w:r w:rsidR="0030183F">
        <w:rPr>
          <w:rStyle w:val="Kommentarzeichen"/>
        </w:rPr>
        <w:commentReference w:id="9781"/>
      </w:r>
      <w:del w:id="9782" w:author="Lektorat Bauer" w:date="2025-03-05T15:57:00Z" w16du:dateUtc="2025-03-05T14:57:00Z">
        <w:r w:rsidRPr="00944672" w:rsidDel="0030183F">
          <w:rPr>
            <w:rFonts w:ascii="Arial" w:hAnsi="Arial" w:cs="Arial"/>
            <w:sz w:val="24"/>
            <w:szCs w:val="24"/>
          </w:rPr>
          <w:delText>.</w:delText>
        </w:r>
      </w:del>
      <w:ins w:id="9783" w:author="Lektorat Bauer" w:date="2025-03-05T15:57:00Z" w16du:dateUtc="2025-03-05T14:57:00Z">
        <w:r w:rsidR="0030183F">
          <w:rPr>
            <w:rFonts w:ascii="Arial" w:hAnsi="Arial" w:cs="Arial"/>
            <w:sz w:val="24"/>
            <w:szCs w:val="24"/>
          </w:rPr>
          <w:t xml:space="preserve">Die beiden Männer legten ihre Stirn in Falten. „Du </w:t>
        </w:r>
      </w:ins>
      <w:ins w:id="9784" w:author="Lektorat Bauer" w:date="2025-03-05T15:58:00Z" w16du:dateUtc="2025-03-05T14:58:00Z">
        <w:r w:rsidR="0030183F">
          <w:rPr>
            <w:rFonts w:ascii="Arial" w:hAnsi="Arial" w:cs="Arial"/>
            <w:sz w:val="24"/>
            <w:szCs w:val="24"/>
          </w:rPr>
          <w:t>kennst sie?“, sagten sie simultan.</w:t>
        </w:r>
      </w:ins>
    </w:p>
    <w:p w14:paraId="08EAF35F" w14:textId="77777777" w:rsidR="0030183F" w:rsidRDefault="00944672" w:rsidP="00623B68">
      <w:pPr>
        <w:autoSpaceDE w:val="0"/>
        <w:autoSpaceDN w:val="0"/>
        <w:adjustRightInd w:val="0"/>
        <w:spacing w:after="0" w:line="360" w:lineRule="auto"/>
        <w:ind w:firstLine="227"/>
        <w:jc w:val="both"/>
        <w:rPr>
          <w:ins w:id="9785" w:author="Lektorat Bauer" w:date="2025-03-05T15:58:00Z" w16du:dateUtc="2025-03-05T14:58:00Z"/>
          <w:rFonts w:ascii="Arial" w:hAnsi="Arial" w:cs="Arial"/>
          <w:sz w:val="24"/>
          <w:szCs w:val="24"/>
        </w:rPr>
      </w:pPr>
      <w:r w:rsidRPr="00944672">
        <w:rPr>
          <w:rFonts w:ascii="Arial" w:hAnsi="Arial" w:cs="Arial"/>
          <w:sz w:val="24"/>
          <w:szCs w:val="24"/>
        </w:rPr>
        <w:t xml:space="preserve">„Das ist die Frau vom Flughafen Kuala Lumpur.“ </w:t>
      </w:r>
    </w:p>
    <w:p w14:paraId="393FDC43" w14:textId="74BAA71C"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„Welche Frau? Und wieso Kuala Lumpur?“</w:t>
      </w:r>
      <w:ins w:id="9786" w:author="Lektorat Bauer" w:date="2025-03-05T15:58:00Z" w16du:dateUtc="2025-03-05T14:58:00Z">
        <w:r w:rsidR="0030183F">
          <w:rPr>
            <w:rFonts w:ascii="Arial" w:hAnsi="Arial" w:cs="Arial"/>
            <w:sz w:val="24"/>
            <w:szCs w:val="24"/>
          </w:rPr>
          <w:t>,</w:t>
        </w:r>
      </w:ins>
      <w:r w:rsidRPr="00944672">
        <w:rPr>
          <w:rFonts w:ascii="Arial" w:hAnsi="Arial" w:cs="Arial"/>
          <w:sz w:val="24"/>
          <w:szCs w:val="24"/>
        </w:rPr>
        <w:t xml:space="preserve"> </w:t>
      </w:r>
      <w:ins w:id="9787" w:author="Lektorat Bauer" w:date="2025-03-05T15:58:00Z" w16du:dateUtc="2025-03-05T14:58:00Z">
        <w:r w:rsidR="0030183F">
          <w:rPr>
            <w:rFonts w:ascii="Arial" w:hAnsi="Arial" w:cs="Arial"/>
            <w:sz w:val="24"/>
            <w:szCs w:val="24"/>
          </w:rPr>
          <w:t>f</w:t>
        </w:r>
      </w:ins>
      <w:del w:id="9788" w:author="Lektorat Bauer" w:date="2025-03-05T15:58:00Z" w16du:dateUtc="2025-03-05T14:58:00Z">
        <w:r w:rsidRPr="00944672" w:rsidDel="0030183F">
          <w:rPr>
            <w:rFonts w:ascii="Arial" w:hAnsi="Arial" w:cs="Arial"/>
            <w:sz w:val="24"/>
            <w:szCs w:val="24"/>
          </w:rPr>
          <w:delText>F</w:delText>
        </w:r>
      </w:del>
      <w:r w:rsidRPr="00944672">
        <w:rPr>
          <w:rFonts w:ascii="Arial" w:hAnsi="Arial" w:cs="Arial"/>
          <w:sz w:val="24"/>
          <w:szCs w:val="24"/>
        </w:rPr>
        <w:t xml:space="preserve">ragte Flim irritiert. </w:t>
      </w:r>
    </w:p>
    <w:p w14:paraId="31FC45C5" w14:textId="77777777" w:rsidR="0030183F" w:rsidRDefault="00944672" w:rsidP="00623B68">
      <w:pPr>
        <w:autoSpaceDE w:val="0"/>
        <w:autoSpaceDN w:val="0"/>
        <w:adjustRightInd w:val="0"/>
        <w:spacing w:after="0" w:line="360" w:lineRule="auto"/>
        <w:ind w:firstLine="227"/>
        <w:jc w:val="both"/>
        <w:rPr>
          <w:ins w:id="9789" w:author="Lektorat Bauer" w:date="2025-03-05T15:59:00Z" w16du:dateUtc="2025-03-05T14:59:00Z"/>
          <w:rFonts w:ascii="Arial" w:hAnsi="Arial" w:cs="Arial"/>
          <w:sz w:val="24"/>
          <w:szCs w:val="24"/>
        </w:rPr>
      </w:pPr>
      <w:r w:rsidRPr="00944672">
        <w:rPr>
          <w:rFonts w:ascii="Arial" w:hAnsi="Arial" w:cs="Arial"/>
          <w:sz w:val="24"/>
          <w:szCs w:val="24"/>
        </w:rPr>
        <w:t xml:space="preserve">„Thomas hatte wegen MH 370 recherchiert.“ </w:t>
      </w:r>
    </w:p>
    <w:p w14:paraId="61F1D952" w14:textId="4D70B305"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„Ist das der Flug, der im indischen Ozean verschwunden ist?“</w:t>
      </w:r>
      <w:ins w:id="9790" w:author="Lektorat Bauer" w:date="2025-03-05T15:59:00Z" w16du:dateUtc="2025-03-05T14:59:00Z">
        <w:r w:rsidR="0030183F">
          <w:rPr>
            <w:rFonts w:ascii="Arial" w:hAnsi="Arial" w:cs="Arial"/>
            <w:sz w:val="24"/>
            <w:szCs w:val="24"/>
          </w:rPr>
          <w:t>,</w:t>
        </w:r>
      </w:ins>
      <w:r w:rsidRPr="00944672">
        <w:rPr>
          <w:rFonts w:ascii="Arial" w:hAnsi="Arial" w:cs="Arial"/>
          <w:sz w:val="24"/>
          <w:szCs w:val="24"/>
        </w:rPr>
        <w:t xml:space="preserve"> </w:t>
      </w:r>
      <w:ins w:id="9791" w:author="Lektorat Bauer" w:date="2025-03-05T15:59:00Z" w16du:dateUtc="2025-03-05T14:59:00Z">
        <w:r w:rsidR="0030183F">
          <w:rPr>
            <w:rFonts w:ascii="Arial" w:hAnsi="Arial" w:cs="Arial"/>
            <w:sz w:val="24"/>
            <w:szCs w:val="24"/>
          </w:rPr>
          <w:t>f</w:t>
        </w:r>
      </w:ins>
      <w:del w:id="9792" w:author="Lektorat Bauer" w:date="2025-03-05T15:59:00Z" w16du:dateUtc="2025-03-05T14:59:00Z">
        <w:r w:rsidRPr="00944672" w:rsidDel="0030183F">
          <w:rPr>
            <w:rFonts w:ascii="Arial" w:hAnsi="Arial" w:cs="Arial"/>
            <w:sz w:val="24"/>
            <w:szCs w:val="24"/>
          </w:rPr>
          <w:delText>F</w:delText>
        </w:r>
      </w:del>
      <w:r w:rsidRPr="00944672">
        <w:rPr>
          <w:rFonts w:ascii="Arial" w:hAnsi="Arial" w:cs="Arial"/>
          <w:sz w:val="24"/>
          <w:szCs w:val="24"/>
        </w:rPr>
        <w:t xml:space="preserve">ragte Joost. Anique nickte. „Thomas hat ein Foto dieser Frau kurz vor Abflug der Maschine. Auf dem Bild ist sie an der Sicherheitskontrolle im Cargo-Bereich des Flughafens.“ </w:t>
      </w:r>
    </w:p>
    <w:p w14:paraId="162AF69C" w14:textId="3BA1D013"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Anique stutzte und sagte dann ganz langsam und nachdenklich</w:t>
      </w:r>
      <w:del w:id="9793" w:author="Lektorat Bauer" w:date="2025-03-05T16:01:00Z" w16du:dateUtc="2025-03-05T15:01:00Z">
        <w:r w:rsidRPr="00944672" w:rsidDel="0030183F">
          <w:rPr>
            <w:rFonts w:ascii="Arial" w:hAnsi="Arial" w:cs="Arial"/>
            <w:sz w:val="24"/>
            <w:szCs w:val="24"/>
          </w:rPr>
          <w:delText>,</w:delText>
        </w:r>
      </w:del>
      <w:ins w:id="9794" w:author="Lektorat Bauer" w:date="2025-03-05T16:01:00Z" w16du:dateUtc="2025-03-05T15:01:00Z">
        <w:r w:rsidR="0030183F">
          <w:rPr>
            <w:rFonts w:ascii="Arial" w:hAnsi="Arial" w:cs="Arial"/>
            <w:sz w:val="24"/>
            <w:szCs w:val="24"/>
          </w:rPr>
          <w:t>:</w:t>
        </w:r>
      </w:ins>
      <w:r w:rsidRPr="00944672">
        <w:rPr>
          <w:rFonts w:ascii="Arial" w:hAnsi="Arial" w:cs="Arial"/>
          <w:sz w:val="24"/>
          <w:szCs w:val="24"/>
        </w:rPr>
        <w:t xml:space="preserve"> „Thomas hat mir</w:t>
      </w:r>
      <w:del w:id="9795" w:author="Lektorat Bauer" w:date="2025-03-05T16:01:00Z" w16du:dateUtc="2025-03-05T15:01:00Z">
        <w:r w:rsidRPr="00944672" w:rsidDel="0030183F">
          <w:rPr>
            <w:rFonts w:ascii="Arial" w:hAnsi="Arial" w:cs="Arial"/>
            <w:sz w:val="24"/>
            <w:szCs w:val="24"/>
          </w:rPr>
          <w:delText>,</w:delText>
        </w:r>
      </w:del>
      <w:r w:rsidRPr="00944672">
        <w:rPr>
          <w:rFonts w:ascii="Arial" w:hAnsi="Arial" w:cs="Arial"/>
          <w:sz w:val="24"/>
          <w:szCs w:val="24"/>
        </w:rPr>
        <w:t xml:space="preserve"> kurz vor seinem Tod einen Stick gegeben. Darauf befindet sich nur eine Datei mit einem Code und ein Link, den ich nur nach seinem Tod nutzen darf. Das hatte ich vergessen!“</w:t>
      </w:r>
    </w:p>
    <w:p w14:paraId="6FBAB479" w14:textId="77777777" w:rsidR="0030183F" w:rsidRDefault="00944672" w:rsidP="00623B68">
      <w:pPr>
        <w:autoSpaceDE w:val="0"/>
        <w:autoSpaceDN w:val="0"/>
        <w:adjustRightInd w:val="0"/>
        <w:spacing w:after="0" w:line="360" w:lineRule="auto"/>
        <w:ind w:firstLine="227"/>
        <w:jc w:val="both"/>
        <w:rPr>
          <w:ins w:id="9796" w:author="Lektorat Bauer" w:date="2025-03-05T16:02:00Z" w16du:dateUtc="2025-03-05T15:02:00Z"/>
          <w:rFonts w:ascii="Arial" w:hAnsi="Arial" w:cs="Arial"/>
          <w:sz w:val="24"/>
          <w:szCs w:val="24"/>
        </w:rPr>
      </w:pPr>
      <w:r w:rsidRPr="00944672">
        <w:rPr>
          <w:rFonts w:ascii="Arial" w:hAnsi="Arial" w:cs="Arial"/>
          <w:sz w:val="24"/>
          <w:szCs w:val="24"/>
        </w:rPr>
        <w:t>„Was für ein Stick?“</w:t>
      </w:r>
      <w:ins w:id="9797" w:author="Lektorat Bauer" w:date="2025-03-05T16:02:00Z" w16du:dateUtc="2025-03-05T15:02:00Z">
        <w:r w:rsidR="0030183F">
          <w:rPr>
            <w:rFonts w:ascii="Arial" w:hAnsi="Arial" w:cs="Arial"/>
            <w:sz w:val="24"/>
            <w:szCs w:val="24"/>
          </w:rPr>
          <w:t>,</w:t>
        </w:r>
      </w:ins>
      <w:r w:rsidRPr="00944672">
        <w:rPr>
          <w:rFonts w:ascii="Arial" w:hAnsi="Arial" w:cs="Arial"/>
          <w:sz w:val="24"/>
          <w:szCs w:val="24"/>
        </w:rPr>
        <w:t xml:space="preserve"> </w:t>
      </w:r>
      <w:ins w:id="9798" w:author="Lektorat Bauer" w:date="2025-03-05T16:02:00Z" w16du:dateUtc="2025-03-05T15:02:00Z">
        <w:r w:rsidR="0030183F">
          <w:rPr>
            <w:rFonts w:ascii="Arial" w:hAnsi="Arial" w:cs="Arial"/>
            <w:sz w:val="24"/>
            <w:szCs w:val="24"/>
          </w:rPr>
          <w:t>f</w:t>
        </w:r>
      </w:ins>
      <w:del w:id="9799" w:author="Lektorat Bauer" w:date="2025-03-05T16:02:00Z" w16du:dateUtc="2025-03-05T15:02:00Z">
        <w:r w:rsidRPr="00944672" w:rsidDel="0030183F">
          <w:rPr>
            <w:rFonts w:ascii="Arial" w:hAnsi="Arial" w:cs="Arial"/>
            <w:sz w:val="24"/>
            <w:szCs w:val="24"/>
          </w:rPr>
          <w:delText>F</w:delText>
        </w:r>
      </w:del>
      <w:r w:rsidRPr="00944672">
        <w:rPr>
          <w:rFonts w:ascii="Arial" w:hAnsi="Arial" w:cs="Arial"/>
          <w:sz w:val="24"/>
          <w:szCs w:val="24"/>
        </w:rPr>
        <w:t xml:space="preserve">ragte Flim. </w:t>
      </w:r>
    </w:p>
    <w:p w14:paraId="09436DA8" w14:textId="723B5215"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„Den habe ich im Büro. Das werde ich prüfen, sobald ich wieder im Büro bin</w:t>
      </w:r>
      <w:del w:id="9800" w:author="Lektorat Bauer" w:date="2025-03-05T16:02:00Z" w16du:dateUtc="2025-03-05T15:02:00Z">
        <w:r w:rsidRPr="00944672" w:rsidDel="0030183F">
          <w:rPr>
            <w:rFonts w:ascii="Arial" w:hAnsi="Arial" w:cs="Arial"/>
            <w:sz w:val="24"/>
            <w:szCs w:val="24"/>
          </w:rPr>
          <w:delText>.</w:delText>
        </w:r>
      </w:del>
      <w:r w:rsidRPr="00944672">
        <w:rPr>
          <w:rFonts w:ascii="Arial" w:hAnsi="Arial" w:cs="Arial"/>
          <w:sz w:val="24"/>
          <w:szCs w:val="24"/>
        </w:rPr>
        <w:t>“</w:t>
      </w:r>
      <w:ins w:id="9801" w:author="Lektorat Bauer" w:date="2025-03-05T16:02:00Z" w16du:dateUtc="2025-03-05T15:02:00Z">
        <w:r w:rsidR="0030183F">
          <w:rPr>
            <w:rFonts w:ascii="Arial" w:hAnsi="Arial" w:cs="Arial"/>
            <w:sz w:val="24"/>
            <w:szCs w:val="24"/>
          </w:rPr>
          <w:t>,</w:t>
        </w:r>
      </w:ins>
      <w:r w:rsidRPr="00944672">
        <w:rPr>
          <w:rFonts w:ascii="Arial" w:hAnsi="Arial" w:cs="Arial"/>
          <w:sz w:val="24"/>
          <w:szCs w:val="24"/>
        </w:rPr>
        <w:t xml:space="preserve"> </w:t>
      </w:r>
      <w:ins w:id="9802" w:author="Lektorat Bauer" w:date="2025-03-05T16:02:00Z" w16du:dateUtc="2025-03-05T15:02:00Z">
        <w:r w:rsidR="0030183F">
          <w:rPr>
            <w:rFonts w:ascii="Arial" w:hAnsi="Arial" w:cs="Arial"/>
            <w:sz w:val="24"/>
            <w:szCs w:val="24"/>
          </w:rPr>
          <w:t>a</w:t>
        </w:r>
      </w:ins>
      <w:del w:id="9803" w:author="Lektorat Bauer" w:date="2025-03-05T16:02:00Z" w16du:dateUtc="2025-03-05T15:02:00Z">
        <w:r w:rsidRPr="00944672" w:rsidDel="0030183F">
          <w:rPr>
            <w:rFonts w:ascii="Arial" w:hAnsi="Arial" w:cs="Arial"/>
            <w:sz w:val="24"/>
            <w:szCs w:val="24"/>
          </w:rPr>
          <w:delText>A</w:delText>
        </w:r>
      </w:del>
      <w:r w:rsidRPr="00944672">
        <w:rPr>
          <w:rFonts w:ascii="Arial" w:hAnsi="Arial" w:cs="Arial"/>
          <w:sz w:val="24"/>
          <w:szCs w:val="24"/>
        </w:rPr>
        <w:t>ntwortete Anique.</w:t>
      </w:r>
    </w:p>
    <w:p w14:paraId="7AD2753C"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Flim sah erst Joost und dann Anique an. „Anique, Du fährst schnellstmöglich zurück. Melde Dich morgenfrüh bei mir, dann machen wir eine Telefonkonferenz, um die Daten abzugleichen. Joost, Du gehst heute Deine Daten durch und wirst morgen für die Konferenz abgeholt. Ich habe eine Wache am Hotel, da bist Du sicher. Ich gehe zurück ins Büro und starte eine eigene Recherche.“</w:t>
      </w:r>
    </w:p>
    <w:p w14:paraId="76E86944" w14:textId="289C62CF"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Anique und Joost nickten</w:t>
      </w:r>
      <w:ins w:id="9804" w:author="Lektorat Bauer" w:date="2025-03-05T16:02:00Z" w16du:dateUtc="2025-03-05T15:02:00Z">
        <w:r w:rsidR="0030183F">
          <w:rPr>
            <w:rFonts w:ascii="Arial" w:hAnsi="Arial" w:cs="Arial"/>
            <w:sz w:val="24"/>
            <w:szCs w:val="24"/>
          </w:rPr>
          <w:t>,</w:t>
        </w:r>
      </w:ins>
      <w:r w:rsidRPr="00944672">
        <w:rPr>
          <w:rFonts w:ascii="Arial" w:hAnsi="Arial" w:cs="Arial"/>
          <w:sz w:val="24"/>
          <w:szCs w:val="24"/>
        </w:rPr>
        <w:t xml:space="preserve"> </w:t>
      </w:r>
      <w:del w:id="9805" w:author="Lektorat Bauer" w:date="2025-03-05T16:02:00Z" w16du:dateUtc="2025-03-05T15:02:00Z">
        <w:r w:rsidRPr="00944672" w:rsidDel="0030183F">
          <w:rPr>
            <w:rFonts w:ascii="Arial" w:hAnsi="Arial" w:cs="Arial"/>
            <w:sz w:val="24"/>
            <w:szCs w:val="24"/>
          </w:rPr>
          <w:delText xml:space="preserve">und </w:delText>
        </w:r>
      </w:del>
      <w:r w:rsidRPr="00944672">
        <w:rPr>
          <w:rFonts w:ascii="Arial" w:hAnsi="Arial" w:cs="Arial"/>
          <w:sz w:val="24"/>
          <w:szCs w:val="24"/>
        </w:rPr>
        <w:t>dann trennten sie sich.</w:t>
      </w:r>
    </w:p>
    <w:p w14:paraId="4D1B5A40"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2D622F87"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2AC62590"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0E9BBEC9"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commentRangeStart w:id="9806"/>
      <w:commentRangeEnd w:id="9806"/>
      <w:r w:rsidRPr="00944672">
        <w:rPr>
          <w:rFonts w:ascii="Arial" w:hAnsi="Arial" w:cs="Arial"/>
          <w:b/>
          <w:bCs/>
          <w:sz w:val="24"/>
          <w:szCs w:val="24"/>
        </w:rPr>
        <w:commentReference w:id="9806"/>
      </w:r>
      <w:r w:rsidRPr="00944672">
        <w:rPr>
          <w:rFonts w:ascii="Arial" w:hAnsi="Arial" w:cs="Arial"/>
          <w:b/>
          <w:bCs/>
          <w:sz w:val="24"/>
          <w:szCs w:val="24"/>
        </w:rPr>
        <w:t xml:space="preserve">&gt;&gt;&gt; </w:t>
      </w:r>
      <w:commentRangeStart w:id="9807"/>
      <w:r w:rsidRPr="00944672">
        <w:rPr>
          <w:rFonts w:ascii="Arial" w:hAnsi="Arial" w:cs="Arial"/>
          <w:b/>
          <w:bCs/>
          <w:sz w:val="24"/>
          <w:szCs w:val="24"/>
        </w:rPr>
        <w:t xml:space="preserve">Den Haag, Amsterdam, </w:t>
      </w:r>
      <w:commentRangeEnd w:id="9807"/>
      <w:r w:rsidR="009B1EDF">
        <w:rPr>
          <w:rStyle w:val="Kommentarzeichen"/>
        </w:rPr>
        <w:commentReference w:id="9807"/>
      </w:r>
      <w:r w:rsidRPr="00944672">
        <w:rPr>
          <w:rFonts w:ascii="Arial" w:hAnsi="Arial" w:cs="Arial"/>
          <w:b/>
          <w:bCs/>
          <w:sz w:val="24"/>
          <w:szCs w:val="24"/>
        </w:rPr>
        <w:t>die Nacht von Mittwoch auf Donnerstag &lt;&lt;&lt;</w:t>
      </w:r>
    </w:p>
    <w:p w14:paraId="07F2E4B6"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Ein schmales dunkles Rohr schob sich aus dem Gebüsch und zielte auf ein Fenster im ersten Stock.</w:t>
      </w:r>
    </w:p>
    <w:p w14:paraId="0C3CDCBB"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Plopp. Das Fenster zerbrach und direkt im Anschluss stand das Zimmer in Flammen. Zwei dunkle Gestalten verschwanden im zunehmenden Licht des Feuers.</w:t>
      </w:r>
    </w:p>
    <w:p w14:paraId="15ECB7C5"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3552BF22"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427B4887"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0E9A4055"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Ein Alarm wurde im Hauptquartier des Anti-Terror-Kommandos ausgelöst: Feuer im Hotel ‚Klein Rattenhol‘.</w:t>
      </w:r>
    </w:p>
    <w:p w14:paraId="4EA2B5D3" w14:textId="276710BA"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Der Soldat, der in der Lobby von Joost</w:t>
      </w:r>
      <w:ins w:id="9808" w:author="Lektorat Bauer" w:date="2025-03-05T16:03:00Z" w16du:dateUtc="2025-03-05T15:03:00Z">
        <w:r w:rsidR="0030183F">
          <w:rPr>
            <w:rFonts w:ascii="Arial" w:hAnsi="Arial" w:cs="Arial"/>
            <w:sz w:val="24"/>
            <w:szCs w:val="24"/>
          </w:rPr>
          <w:t>s</w:t>
        </w:r>
      </w:ins>
      <w:r w:rsidRPr="00944672">
        <w:rPr>
          <w:rFonts w:ascii="Arial" w:hAnsi="Arial" w:cs="Arial"/>
          <w:sz w:val="24"/>
          <w:szCs w:val="24"/>
        </w:rPr>
        <w:t xml:space="preserve"> neuem Hotel </w:t>
      </w:r>
      <w:del w:id="9809" w:author="Lektorat Bauer" w:date="2025-03-05T16:03:00Z" w16du:dateUtc="2025-03-05T15:03:00Z">
        <w:r w:rsidRPr="00944672" w:rsidDel="0030183F">
          <w:rPr>
            <w:rFonts w:ascii="Arial" w:hAnsi="Arial" w:cs="Arial"/>
            <w:sz w:val="24"/>
            <w:szCs w:val="24"/>
          </w:rPr>
          <w:delText>sass</w:delText>
        </w:r>
      </w:del>
      <w:ins w:id="9810" w:author="Lektorat Bauer" w:date="2025-03-05T16:03:00Z" w16du:dateUtc="2025-03-05T15:03:00Z">
        <w:r w:rsidR="0030183F" w:rsidRPr="00944672">
          <w:rPr>
            <w:rFonts w:ascii="Arial" w:hAnsi="Arial" w:cs="Arial"/>
            <w:sz w:val="24"/>
            <w:szCs w:val="24"/>
          </w:rPr>
          <w:t>saß</w:t>
        </w:r>
      </w:ins>
      <w:r w:rsidRPr="00944672">
        <w:rPr>
          <w:rFonts w:ascii="Arial" w:hAnsi="Arial" w:cs="Arial"/>
          <w:sz w:val="24"/>
          <w:szCs w:val="24"/>
        </w:rPr>
        <w:t>, erhielt eine Mitteilung direkt auf seinen Kopfhörer. Flims Stimme meldete sich: „Du bekommst Verstärkung.“</w:t>
      </w:r>
    </w:p>
    <w:p w14:paraId="53263B4A"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Sechs Minuten später tauchte ein Team-Kollege auf. Er wurde über die taktischen Feinheiten der Lobby und der Zugänge informiert, dann verteilten sich die beiden, um die Lobby besser abzudecken.</w:t>
      </w:r>
    </w:p>
    <w:p w14:paraId="7CBD6557"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Ein Fremder betrat die Lobby, sah sich kurz um, nahm einen der beiden Sicherheitsleute wahr und wandte sich an die Rezeption.</w:t>
      </w:r>
    </w:p>
    <w:p w14:paraId="08E5A42F" w14:textId="57DC7848"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Nach einem kurzen Gespräch verließ er das Hotel. Der Sicherheitsmann, der wahrgenommen hatte, dass er gesehen worden war, gab dem zweiten Mann ein Zeichen, dass er sich bedeckt halten solle, dann ging er zum Fenster der Lobby und sah hinaus auf die Straße. Er konnte gerade noch erkennen, dass sich der Mann im Schatten versteckte und </w:t>
      </w:r>
      <w:del w:id="9811" w:author="Lektorat Bauer" w:date="2025-03-05T16:03:00Z" w16du:dateUtc="2025-03-05T15:03:00Z">
        <w:r w:rsidRPr="00944672" w:rsidDel="0030183F">
          <w:rPr>
            <w:rFonts w:ascii="Arial" w:hAnsi="Arial" w:cs="Arial"/>
            <w:sz w:val="24"/>
            <w:szCs w:val="24"/>
          </w:rPr>
          <w:delText xml:space="preserve">dass er </w:delText>
        </w:r>
      </w:del>
      <w:r w:rsidRPr="00944672">
        <w:rPr>
          <w:rFonts w:ascii="Arial" w:hAnsi="Arial" w:cs="Arial"/>
          <w:sz w:val="24"/>
          <w:szCs w:val="24"/>
        </w:rPr>
        <w:t>irgendjemanden ein Zeichen gegeben hatte.</w:t>
      </w:r>
    </w:p>
    <w:p w14:paraId="6CD85000" w14:textId="33E8D6D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„HQ von Lobby. Alarm.“ Klaas meldete sich: „Was ist los? Was braucht </w:t>
      </w:r>
      <w:ins w:id="9812" w:author="Lektorat Bauer" w:date="2025-03-05T16:04:00Z" w16du:dateUtc="2025-03-05T15:04:00Z">
        <w:r w:rsidR="0030183F">
          <w:rPr>
            <w:rFonts w:ascii="Arial" w:hAnsi="Arial" w:cs="Arial"/>
            <w:sz w:val="24"/>
            <w:szCs w:val="24"/>
          </w:rPr>
          <w:t>i</w:t>
        </w:r>
      </w:ins>
      <w:del w:id="9813" w:author="Lektorat Bauer" w:date="2025-03-05T16:04:00Z" w16du:dateUtc="2025-03-05T15:04:00Z">
        <w:r w:rsidRPr="00944672" w:rsidDel="0030183F">
          <w:rPr>
            <w:rFonts w:ascii="Arial" w:hAnsi="Arial" w:cs="Arial"/>
            <w:sz w:val="24"/>
            <w:szCs w:val="24"/>
          </w:rPr>
          <w:delText>I</w:delText>
        </w:r>
      </w:del>
      <w:r w:rsidRPr="00944672">
        <w:rPr>
          <w:rFonts w:ascii="Arial" w:hAnsi="Arial" w:cs="Arial"/>
          <w:sz w:val="24"/>
          <w:szCs w:val="24"/>
        </w:rPr>
        <w:t>hr?“</w:t>
      </w:r>
    </w:p>
    <w:p w14:paraId="4182014B"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„Wir hatten Besuch. Jemand hat die Lobby ausgekundschaftet, mich gesehen und versteckt sich jetzt gegenüber im Schatten.“</w:t>
      </w:r>
    </w:p>
    <w:p w14:paraId="3378664D"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„Ich schicke Euch noch drei Mann. Einer kommt von hinten. Zwei von vorn mit einem Auto.“</w:t>
      </w:r>
    </w:p>
    <w:p w14:paraId="2CF95976"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„Danke.“</w:t>
      </w:r>
    </w:p>
    <w:p w14:paraId="74E9D443" w14:textId="74237702"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Der zweite Mann hatte zugehört und stellte sich so, dass er den Hintereingang im Auge hatte. Der erste Mann nahm eine Position ein, von der </w:t>
      </w:r>
      <w:ins w:id="9814" w:author="Lektorat Bauer" w:date="2025-03-05T16:04:00Z" w16du:dateUtc="2025-03-05T15:04:00Z">
        <w:r w:rsidR="0030183F">
          <w:rPr>
            <w:rFonts w:ascii="Arial" w:hAnsi="Arial" w:cs="Arial"/>
            <w:sz w:val="24"/>
            <w:szCs w:val="24"/>
          </w:rPr>
          <w:t xml:space="preserve">aus er </w:t>
        </w:r>
      </w:ins>
      <w:r w:rsidRPr="00944672">
        <w:rPr>
          <w:rFonts w:ascii="Arial" w:hAnsi="Arial" w:cs="Arial"/>
          <w:sz w:val="24"/>
          <w:szCs w:val="24"/>
        </w:rPr>
        <w:t xml:space="preserve">die Eingangstür gut im Blick hatte, aber eine Wand ihm Deckung nach außen </w:t>
      </w:r>
      <w:commentRangeStart w:id="9815"/>
      <w:r w:rsidRPr="00944672">
        <w:rPr>
          <w:rFonts w:ascii="Arial" w:hAnsi="Arial" w:cs="Arial"/>
          <w:sz w:val="24"/>
          <w:szCs w:val="24"/>
        </w:rPr>
        <w:t>gab</w:t>
      </w:r>
      <w:commentRangeEnd w:id="9815"/>
      <w:r w:rsidR="009B1EDF">
        <w:rPr>
          <w:rStyle w:val="Kommentarzeichen"/>
        </w:rPr>
        <w:commentReference w:id="9815"/>
      </w:r>
      <w:r w:rsidRPr="00944672">
        <w:rPr>
          <w:rFonts w:ascii="Arial" w:hAnsi="Arial" w:cs="Arial"/>
          <w:sz w:val="24"/>
          <w:szCs w:val="24"/>
        </w:rPr>
        <w:t>.</w:t>
      </w:r>
    </w:p>
    <w:p w14:paraId="49810AB8"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768522C3"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6C937E96"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716C221F" w14:textId="1828E684"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Nach zehn langen Minuten fuhr ein Auto vor dem Hotel vor und zwei Männer traten in die Lobby. Sie gaben gar nicht erst vor, Besucher zu sein, sondern gingen direkt auf Ihren Kollegen zu. Gleichzeitig öffnete sich vorsichtig die Hintertür. Der erwartete dritte Soldat schaute in den Lauf einer Waffe und grinste. Die Waffe senkte sich. „Danke!“</w:t>
      </w:r>
      <w:ins w:id="9816" w:author="Lektorat Bauer" w:date="2025-03-05T16:06:00Z" w16du:dateUtc="2025-03-05T15:06:00Z">
        <w:r w:rsidR="009B1EDF">
          <w:rPr>
            <w:rFonts w:ascii="Arial" w:hAnsi="Arial" w:cs="Arial"/>
            <w:sz w:val="24"/>
            <w:szCs w:val="24"/>
          </w:rPr>
          <w:t xml:space="preserve"> –</w:t>
        </w:r>
      </w:ins>
      <w:r w:rsidRPr="00944672">
        <w:rPr>
          <w:rFonts w:ascii="Arial" w:hAnsi="Arial" w:cs="Arial"/>
          <w:sz w:val="24"/>
          <w:szCs w:val="24"/>
        </w:rPr>
        <w:t xml:space="preserve"> „Scheiße Mann. Hier ist Spannung in der Luft, ohne Vorwarnung hätte ich Dich erschossen.“</w:t>
      </w:r>
    </w:p>
    <w:p w14:paraId="5C65F32D" w14:textId="211397F3"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Der zweite Mann sagte</w:t>
      </w:r>
      <w:ins w:id="9817" w:author="Lektorat Bauer" w:date="2025-03-05T16:07:00Z" w16du:dateUtc="2025-03-05T15:07:00Z">
        <w:r w:rsidR="009B1EDF">
          <w:rPr>
            <w:rFonts w:ascii="Arial" w:hAnsi="Arial" w:cs="Arial"/>
            <w:sz w:val="24"/>
            <w:szCs w:val="24"/>
          </w:rPr>
          <w:t>:</w:t>
        </w:r>
      </w:ins>
      <w:del w:id="9818" w:author="Lektorat Bauer" w:date="2025-03-05T16:07:00Z" w16du:dateUtc="2025-03-05T15:07:00Z">
        <w:r w:rsidRPr="00944672" w:rsidDel="009B1EDF">
          <w:rPr>
            <w:rFonts w:ascii="Arial" w:hAnsi="Arial" w:cs="Arial"/>
            <w:sz w:val="24"/>
            <w:szCs w:val="24"/>
          </w:rPr>
          <w:delText>,</w:delText>
        </w:r>
      </w:del>
      <w:r w:rsidRPr="00944672">
        <w:rPr>
          <w:rFonts w:ascii="Arial" w:hAnsi="Arial" w:cs="Arial"/>
          <w:sz w:val="24"/>
          <w:szCs w:val="24"/>
        </w:rPr>
        <w:t xml:space="preserve"> „Geh rüber, da wirst Du gebrieft, ich passe auf die Tür auf.“</w:t>
      </w:r>
      <w:ins w:id="9819" w:author="Lektorat Bauer" w:date="2025-03-05T16:07:00Z" w16du:dateUtc="2025-03-05T15:07:00Z">
        <w:r w:rsidR="009B1EDF">
          <w:rPr>
            <w:rFonts w:ascii="Arial" w:hAnsi="Arial" w:cs="Arial"/>
            <w:sz w:val="24"/>
            <w:szCs w:val="24"/>
          </w:rPr>
          <w:t xml:space="preserve"> </w:t>
        </w:r>
      </w:ins>
      <w:del w:id="9820" w:author="Lektorat Bauer" w:date="2025-03-05T16:07:00Z" w16du:dateUtc="2025-03-05T15:07:00Z">
        <w:r w:rsidRPr="00944672" w:rsidDel="009B1EDF">
          <w:rPr>
            <w:rFonts w:ascii="Arial" w:hAnsi="Arial" w:cs="Arial"/>
            <w:sz w:val="24"/>
            <w:szCs w:val="24"/>
          </w:rPr>
          <w:delText xml:space="preserve"> „OK, Danke“ </w:delText>
        </w:r>
        <w:commentRangeStart w:id="9821"/>
        <w:r w:rsidRPr="00944672" w:rsidDel="009B1EDF">
          <w:rPr>
            <w:rFonts w:ascii="Arial" w:hAnsi="Arial" w:cs="Arial"/>
            <w:sz w:val="24"/>
            <w:szCs w:val="24"/>
          </w:rPr>
          <w:delText xml:space="preserve">während der </w:delText>
        </w:r>
      </w:del>
      <w:del w:id="9822" w:author="Lektorat Bauer" w:date="2025-03-05T16:08:00Z" w16du:dateUtc="2025-03-05T15:08:00Z">
        <w:r w:rsidRPr="00944672" w:rsidDel="009B1EDF">
          <w:rPr>
            <w:rFonts w:ascii="Arial" w:hAnsi="Arial" w:cs="Arial"/>
            <w:sz w:val="24"/>
            <w:szCs w:val="24"/>
          </w:rPr>
          <w:delText>fünfte Soldat durch die Lobby</w:delText>
        </w:r>
      </w:del>
      <w:del w:id="9823" w:author="Lektorat Bauer" w:date="2025-03-05T16:07:00Z" w16du:dateUtc="2025-03-05T15:07:00Z">
        <w:r w:rsidRPr="00944672" w:rsidDel="009B1EDF">
          <w:rPr>
            <w:rFonts w:ascii="Arial" w:hAnsi="Arial" w:cs="Arial"/>
            <w:sz w:val="24"/>
            <w:szCs w:val="24"/>
          </w:rPr>
          <w:delText xml:space="preserve"> ging</w:delText>
        </w:r>
      </w:del>
      <w:del w:id="9824" w:author="Lektorat Bauer" w:date="2025-03-05T16:08:00Z" w16du:dateUtc="2025-03-05T15:08:00Z">
        <w:r w:rsidRPr="00944672" w:rsidDel="009B1EDF">
          <w:rPr>
            <w:rFonts w:ascii="Arial" w:hAnsi="Arial" w:cs="Arial"/>
            <w:sz w:val="24"/>
            <w:szCs w:val="24"/>
          </w:rPr>
          <w:delText xml:space="preserve">, </w:delText>
        </w:r>
      </w:del>
      <w:commentRangeEnd w:id="9821"/>
      <w:r w:rsidR="009B1EDF">
        <w:rPr>
          <w:rStyle w:val="Kommentarzeichen"/>
        </w:rPr>
        <w:commentReference w:id="9821"/>
      </w:r>
      <w:del w:id="9825" w:author="Lektorat Bauer" w:date="2025-03-05T16:08:00Z" w16du:dateUtc="2025-03-05T15:08:00Z">
        <w:r w:rsidRPr="00944672" w:rsidDel="009B1EDF">
          <w:rPr>
            <w:rFonts w:ascii="Arial" w:hAnsi="Arial" w:cs="Arial"/>
            <w:sz w:val="24"/>
            <w:szCs w:val="24"/>
          </w:rPr>
          <w:delText xml:space="preserve">ließ er nicht einmal </w:delText>
        </w:r>
      </w:del>
      <w:ins w:id="9826" w:author="Lektorat Bauer" w:date="2025-03-05T16:08:00Z" w16du:dateUtc="2025-03-05T15:08:00Z">
        <w:r w:rsidR="009B1EDF">
          <w:rPr>
            <w:rFonts w:ascii="Arial" w:hAnsi="Arial" w:cs="Arial"/>
            <w:sz w:val="24"/>
            <w:szCs w:val="24"/>
          </w:rPr>
          <w:t xml:space="preserve">Währenddessen ließ </w:t>
        </w:r>
      </w:ins>
      <w:ins w:id="9827" w:author="Lektorat Bauer" w:date="2025-03-05T16:09:00Z" w16du:dateUtc="2025-03-05T15:09:00Z">
        <w:r w:rsidR="009B1EDF">
          <w:rPr>
            <w:rFonts w:ascii="Arial" w:hAnsi="Arial" w:cs="Arial"/>
            <w:sz w:val="24"/>
            <w:szCs w:val="24"/>
          </w:rPr>
          <w:t xml:space="preserve">er </w:t>
        </w:r>
      </w:ins>
      <w:r w:rsidRPr="00944672">
        <w:rPr>
          <w:rFonts w:ascii="Arial" w:hAnsi="Arial" w:cs="Arial"/>
          <w:sz w:val="24"/>
          <w:szCs w:val="24"/>
        </w:rPr>
        <w:t xml:space="preserve">den Haupteingang </w:t>
      </w:r>
      <w:ins w:id="9828" w:author="Lektorat Bauer" w:date="2025-03-05T16:09:00Z" w16du:dateUtc="2025-03-05T15:09:00Z">
        <w:r w:rsidR="009B1EDF">
          <w:rPr>
            <w:rFonts w:ascii="Arial" w:hAnsi="Arial" w:cs="Arial"/>
            <w:sz w:val="24"/>
            <w:szCs w:val="24"/>
          </w:rPr>
          <w:t xml:space="preserve">nicht </w:t>
        </w:r>
      </w:ins>
      <w:r w:rsidRPr="00944672">
        <w:rPr>
          <w:rFonts w:ascii="Arial" w:hAnsi="Arial" w:cs="Arial"/>
          <w:sz w:val="24"/>
          <w:szCs w:val="24"/>
        </w:rPr>
        <w:t xml:space="preserve">aus den Augen. Denn genau jetzt waren </w:t>
      </w:r>
      <w:del w:id="9829" w:author="Lektorat Bauer" w:date="2025-03-05T16:09:00Z" w16du:dateUtc="2025-03-05T15:09:00Z">
        <w:r w:rsidRPr="00944672" w:rsidDel="009B1EDF">
          <w:rPr>
            <w:rFonts w:ascii="Arial" w:hAnsi="Arial" w:cs="Arial"/>
            <w:sz w:val="24"/>
            <w:szCs w:val="24"/>
          </w:rPr>
          <w:delText>S</w:delText>
        </w:r>
      </w:del>
      <w:ins w:id="9830" w:author="Lektorat Bauer" w:date="2025-03-05T16:09:00Z" w16du:dateUtc="2025-03-05T15:09:00Z">
        <w:r w:rsidR="009B1EDF">
          <w:rPr>
            <w:rFonts w:ascii="Arial" w:hAnsi="Arial" w:cs="Arial"/>
            <w:sz w:val="24"/>
            <w:szCs w:val="24"/>
          </w:rPr>
          <w:t>s</w:t>
        </w:r>
      </w:ins>
      <w:r w:rsidRPr="00944672">
        <w:rPr>
          <w:rFonts w:ascii="Arial" w:hAnsi="Arial" w:cs="Arial"/>
          <w:sz w:val="24"/>
          <w:szCs w:val="24"/>
        </w:rPr>
        <w:t xml:space="preserve">ie verletzlich. Solange die Neuen noch nicht in die Lage eingeweiht waren, war die </w:t>
      </w:r>
      <w:r w:rsidRPr="00944672">
        <w:rPr>
          <w:rFonts w:ascii="Arial" w:hAnsi="Arial" w:cs="Arial"/>
          <w:sz w:val="24"/>
          <w:szCs w:val="24"/>
        </w:rPr>
        <w:lastRenderedPageBreak/>
        <w:t>Konzentration am geringsten, daher musste einer Überraschung</w:t>
      </w:r>
      <w:del w:id="9831" w:author="Lektorat Bauer" w:date="2025-03-05T16:09:00Z" w16du:dateUtc="2025-03-05T15:09:00Z">
        <w:r w:rsidRPr="00944672" w:rsidDel="009B1EDF">
          <w:rPr>
            <w:rFonts w:ascii="Arial" w:hAnsi="Arial" w:cs="Arial"/>
            <w:sz w:val="24"/>
            <w:szCs w:val="24"/>
          </w:rPr>
          <w:delText>,</w:delText>
        </w:r>
      </w:del>
      <w:r w:rsidRPr="00944672">
        <w:rPr>
          <w:rFonts w:ascii="Arial" w:hAnsi="Arial" w:cs="Arial"/>
          <w:sz w:val="24"/>
          <w:szCs w:val="24"/>
        </w:rPr>
        <w:t xml:space="preserve"> durch Dritte</w:t>
      </w:r>
      <w:del w:id="9832" w:author="Lektorat Bauer" w:date="2025-03-05T16:09:00Z" w16du:dateUtc="2025-03-05T15:09:00Z">
        <w:r w:rsidRPr="00944672" w:rsidDel="009B1EDF">
          <w:rPr>
            <w:rFonts w:ascii="Arial" w:hAnsi="Arial" w:cs="Arial"/>
            <w:sz w:val="24"/>
            <w:szCs w:val="24"/>
          </w:rPr>
          <w:delText>,</w:delText>
        </w:r>
      </w:del>
      <w:r w:rsidRPr="00944672">
        <w:rPr>
          <w:rFonts w:ascii="Arial" w:hAnsi="Arial" w:cs="Arial"/>
          <w:sz w:val="24"/>
          <w:szCs w:val="24"/>
        </w:rPr>
        <w:t xml:space="preserve"> Vorsorge getragen werden.</w:t>
      </w:r>
    </w:p>
    <w:p w14:paraId="4E2EDF30"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7735061B"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48383990"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5EA3FFDA" w14:textId="77777777" w:rsidR="009B1EDF" w:rsidRDefault="00944672" w:rsidP="00623B68">
      <w:pPr>
        <w:autoSpaceDE w:val="0"/>
        <w:autoSpaceDN w:val="0"/>
        <w:adjustRightInd w:val="0"/>
        <w:spacing w:after="0" w:line="360" w:lineRule="auto"/>
        <w:jc w:val="both"/>
        <w:rPr>
          <w:ins w:id="9833" w:author="Lektorat Bauer" w:date="2025-03-05T16:10:00Z" w16du:dateUtc="2025-03-05T15:10:00Z"/>
          <w:rFonts w:ascii="Arial" w:hAnsi="Arial" w:cs="Arial"/>
          <w:sz w:val="24"/>
          <w:szCs w:val="24"/>
        </w:rPr>
      </w:pPr>
      <w:r w:rsidRPr="00944672">
        <w:rPr>
          <w:rFonts w:ascii="Arial" w:hAnsi="Arial" w:cs="Arial"/>
          <w:sz w:val="24"/>
          <w:szCs w:val="24"/>
        </w:rPr>
        <w:t xml:space="preserve">Im Hauptquartier rief Klaas den Diensthabenden an und fragte: „Erstens: Wann geht morgen der erste Flug hach Kuala Lumpur? Zweitens: Haben wir einen Kontakt </w:t>
      </w:r>
      <w:del w:id="9834" w:author="Lektorat Bauer" w:date="2025-03-05T16:09:00Z" w16du:dateUtc="2025-03-05T15:09:00Z">
        <w:r w:rsidRPr="00944672" w:rsidDel="009B1EDF">
          <w:rPr>
            <w:rFonts w:ascii="Arial" w:hAnsi="Arial" w:cs="Arial"/>
            <w:sz w:val="24"/>
            <w:szCs w:val="24"/>
          </w:rPr>
          <w:delText xml:space="preserve">zum </w:delText>
        </w:r>
      </w:del>
      <w:ins w:id="9835" w:author="Lektorat Bauer" w:date="2025-03-05T16:09:00Z" w16du:dateUtc="2025-03-05T15:09:00Z">
        <w:r w:rsidR="009B1EDF">
          <w:rPr>
            <w:rFonts w:ascii="Arial" w:hAnsi="Arial" w:cs="Arial"/>
            <w:sz w:val="24"/>
            <w:szCs w:val="24"/>
          </w:rPr>
          <w:t>zur</w:t>
        </w:r>
        <w:r w:rsidR="009B1EDF" w:rsidRPr="00944672">
          <w:rPr>
            <w:rFonts w:ascii="Arial" w:hAnsi="Arial" w:cs="Arial"/>
            <w:sz w:val="24"/>
            <w:szCs w:val="24"/>
          </w:rPr>
          <w:t xml:space="preserve"> </w:t>
        </w:r>
      </w:ins>
      <w:r w:rsidRPr="00944672">
        <w:rPr>
          <w:rFonts w:ascii="Arial" w:hAnsi="Arial" w:cs="Arial"/>
          <w:sz w:val="24"/>
          <w:szCs w:val="24"/>
        </w:rPr>
        <w:t xml:space="preserve">malaiischen Special Branch?“ </w:t>
      </w:r>
    </w:p>
    <w:p w14:paraId="327AD5C2" w14:textId="77777777" w:rsidR="009B1EDF" w:rsidRDefault="00944672" w:rsidP="00623B68">
      <w:pPr>
        <w:autoSpaceDE w:val="0"/>
        <w:autoSpaceDN w:val="0"/>
        <w:adjustRightInd w:val="0"/>
        <w:spacing w:after="0" w:line="360" w:lineRule="auto"/>
        <w:jc w:val="both"/>
        <w:rPr>
          <w:ins w:id="9836" w:author="Lektorat Bauer" w:date="2025-03-05T16:10:00Z" w16du:dateUtc="2025-03-05T15:10:00Z"/>
          <w:rFonts w:ascii="Arial" w:hAnsi="Arial" w:cs="Arial"/>
          <w:sz w:val="24"/>
          <w:szCs w:val="24"/>
        </w:rPr>
      </w:pPr>
      <w:r w:rsidRPr="00944672">
        <w:rPr>
          <w:rFonts w:ascii="Arial" w:hAnsi="Arial" w:cs="Arial"/>
          <w:sz w:val="24"/>
          <w:szCs w:val="24"/>
        </w:rPr>
        <w:t xml:space="preserve">„Info besorge ich.“ </w:t>
      </w:r>
    </w:p>
    <w:p w14:paraId="3005179D" w14:textId="54AAAB4F"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„Danke“</w:t>
      </w:r>
    </w:p>
    <w:p w14:paraId="7C6C9493" w14:textId="77777777" w:rsidR="009B1EDF" w:rsidRDefault="00944672" w:rsidP="00623B68">
      <w:pPr>
        <w:autoSpaceDE w:val="0"/>
        <w:autoSpaceDN w:val="0"/>
        <w:adjustRightInd w:val="0"/>
        <w:spacing w:after="0" w:line="360" w:lineRule="auto"/>
        <w:ind w:firstLine="227"/>
        <w:jc w:val="both"/>
        <w:rPr>
          <w:ins w:id="9837" w:author="Lektorat Bauer" w:date="2025-03-05T16:10:00Z" w16du:dateUtc="2025-03-05T15:10:00Z"/>
          <w:rFonts w:ascii="Arial" w:hAnsi="Arial" w:cs="Arial"/>
          <w:sz w:val="24"/>
          <w:szCs w:val="24"/>
        </w:rPr>
      </w:pPr>
      <w:r w:rsidRPr="00944672">
        <w:rPr>
          <w:rFonts w:ascii="Arial" w:hAnsi="Arial" w:cs="Arial"/>
          <w:sz w:val="24"/>
          <w:szCs w:val="24"/>
        </w:rPr>
        <w:t>Klaas hatte Flim gesagt, dass er nach Hause gehen könne, jetzt rief er ihn an: „Klaas, was ist?“</w:t>
      </w:r>
      <w:ins w:id="9838" w:author="Lektorat Bauer" w:date="2025-03-05T16:10:00Z" w16du:dateUtc="2025-03-05T15:10:00Z">
        <w:r w:rsidR="009B1EDF">
          <w:rPr>
            <w:rFonts w:ascii="Arial" w:hAnsi="Arial" w:cs="Arial"/>
            <w:sz w:val="24"/>
            <w:szCs w:val="24"/>
          </w:rPr>
          <w:t>,</w:t>
        </w:r>
      </w:ins>
      <w:r w:rsidRPr="00944672">
        <w:rPr>
          <w:rFonts w:ascii="Arial" w:hAnsi="Arial" w:cs="Arial"/>
          <w:sz w:val="24"/>
          <w:szCs w:val="24"/>
        </w:rPr>
        <w:t xml:space="preserve"> </w:t>
      </w:r>
      <w:ins w:id="9839" w:author="Lektorat Bauer" w:date="2025-03-05T16:10:00Z" w16du:dateUtc="2025-03-05T15:10:00Z">
        <w:r w:rsidR="009B1EDF">
          <w:rPr>
            <w:rFonts w:ascii="Arial" w:hAnsi="Arial" w:cs="Arial"/>
            <w:sz w:val="24"/>
            <w:szCs w:val="24"/>
          </w:rPr>
          <w:t>f</w:t>
        </w:r>
      </w:ins>
      <w:del w:id="9840" w:author="Lektorat Bauer" w:date="2025-03-05T16:10:00Z" w16du:dateUtc="2025-03-05T15:10:00Z">
        <w:r w:rsidRPr="00944672" w:rsidDel="009B1EDF">
          <w:rPr>
            <w:rFonts w:ascii="Arial" w:hAnsi="Arial" w:cs="Arial"/>
            <w:sz w:val="24"/>
            <w:szCs w:val="24"/>
          </w:rPr>
          <w:delText>F</w:delText>
        </w:r>
      </w:del>
      <w:r w:rsidRPr="00944672">
        <w:rPr>
          <w:rFonts w:ascii="Arial" w:hAnsi="Arial" w:cs="Arial"/>
          <w:sz w:val="24"/>
          <w:szCs w:val="24"/>
        </w:rPr>
        <w:t xml:space="preserve">ragte eine hellwache Stimme. </w:t>
      </w:r>
    </w:p>
    <w:p w14:paraId="7B024E42" w14:textId="77777777" w:rsidR="009B1EDF" w:rsidRDefault="00944672" w:rsidP="00623B68">
      <w:pPr>
        <w:autoSpaceDE w:val="0"/>
        <w:autoSpaceDN w:val="0"/>
        <w:adjustRightInd w:val="0"/>
        <w:spacing w:after="0" w:line="360" w:lineRule="auto"/>
        <w:ind w:firstLine="227"/>
        <w:jc w:val="both"/>
        <w:rPr>
          <w:ins w:id="9841" w:author="Lektorat Bauer" w:date="2025-03-05T16:10:00Z" w16du:dateUtc="2025-03-05T15:10:00Z"/>
          <w:rFonts w:ascii="Arial" w:hAnsi="Arial" w:cs="Arial"/>
          <w:sz w:val="24"/>
          <w:szCs w:val="24"/>
        </w:rPr>
      </w:pPr>
      <w:r w:rsidRPr="00944672">
        <w:rPr>
          <w:rFonts w:ascii="Arial" w:hAnsi="Arial" w:cs="Arial"/>
          <w:sz w:val="24"/>
          <w:szCs w:val="24"/>
        </w:rPr>
        <w:t xml:space="preserve">„Es gibt Probleme, ich habe drei Mann Verstärkung ins Hotel geschickt.“ </w:t>
      </w:r>
    </w:p>
    <w:p w14:paraId="4E67B4C1" w14:textId="5434B080"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„Ich bin gleich da.“</w:t>
      </w:r>
      <w:del w:id="9842" w:author="Lektorat Bauer" w:date="2025-03-05T16:10:00Z" w16du:dateUtc="2025-03-05T15:10:00Z">
        <w:r w:rsidRPr="00944672" w:rsidDel="009B1EDF">
          <w:rPr>
            <w:rFonts w:ascii="Arial" w:hAnsi="Arial" w:cs="Arial"/>
            <w:sz w:val="24"/>
            <w:szCs w:val="24"/>
          </w:rPr>
          <w:delText xml:space="preserve"> Sagte Flim kurz.</w:delText>
        </w:r>
      </w:del>
    </w:p>
    <w:p w14:paraId="37DBDBFA" w14:textId="5FD358BD" w:rsidR="009B1EDF" w:rsidRDefault="00944672" w:rsidP="00623B68">
      <w:pPr>
        <w:autoSpaceDE w:val="0"/>
        <w:autoSpaceDN w:val="0"/>
        <w:adjustRightInd w:val="0"/>
        <w:spacing w:after="0" w:line="360" w:lineRule="auto"/>
        <w:ind w:firstLine="227"/>
        <w:jc w:val="both"/>
        <w:rPr>
          <w:ins w:id="9843" w:author="Lektorat Bauer" w:date="2025-03-05T16:11:00Z" w16du:dateUtc="2025-03-05T15:11:00Z"/>
          <w:rFonts w:ascii="Arial" w:hAnsi="Arial" w:cs="Arial"/>
          <w:sz w:val="24"/>
          <w:szCs w:val="24"/>
        </w:rPr>
      </w:pPr>
      <w:r w:rsidRPr="00944672">
        <w:rPr>
          <w:rFonts w:ascii="Arial" w:hAnsi="Arial" w:cs="Arial"/>
          <w:sz w:val="24"/>
          <w:szCs w:val="24"/>
        </w:rPr>
        <w:t>Drei Minuten später war Flim in der Kommandozentrale. „O</w:t>
      </w:r>
      <w:ins w:id="9844" w:author="Lektorat Bauer" w:date="2025-03-05T16:11:00Z" w16du:dateUtc="2025-03-05T15:11:00Z">
        <w:r w:rsidR="009B1EDF">
          <w:rPr>
            <w:rFonts w:ascii="Arial" w:hAnsi="Arial" w:cs="Arial"/>
            <w:sz w:val="24"/>
            <w:szCs w:val="24"/>
          </w:rPr>
          <w:t>k</w:t>
        </w:r>
      </w:ins>
      <w:del w:id="9845" w:author="Lektorat Bauer" w:date="2025-03-05T16:11:00Z" w16du:dateUtc="2025-03-05T15:11:00Z">
        <w:r w:rsidRPr="00944672" w:rsidDel="009B1EDF">
          <w:rPr>
            <w:rFonts w:ascii="Arial" w:hAnsi="Arial" w:cs="Arial"/>
            <w:sz w:val="24"/>
            <w:szCs w:val="24"/>
          </w:rPr>
          <w:delText>K</w:delText>
        </w:r>
      </w:del>
      <w:r w:rsidRPr="00944672">
        <w:rPr>
          <w:rFonts w:ascii="Arial" w:hAnsi="Arial" w:cs="Arial"/>
          <w:sz w:val="24"/>
          <w:szCs w:val="24"/>
        </w:rPr>
        <w:t>. Zu</w:t>
      </w:r>
      <w:ins w:id="9846" w:author="Lektorat Bauer" w:date="2025-03-05T16:11:00Z" w16du:dateUtc="2025-03-05T15:11:00Z">
        <w:r w:rsidR="009B1EDF">
          <w:rPr>
            <w:rFonts w:ascii="Arial" w:hAnsi="Arial" w:cs="Arial"/>
            <w:sz w:val="24"/>
            <w:szCs w:val="24"/>
          </w:rPr>
          <w:t>h</w:t>
        </w:r>
      </w:ins>
      <w:del w:id="9847" w:author="Lektorat Bauer" w:date="2025-03-05T16:11:00Z" w16du:dateUtc="2025-03-05T15:11:00Z">
        <w:r w:rsidRPr="00944672" w:rsidDel="009B1EDF">
          <w:rPr>
            <w:rFonts w:ascii="Arial" w:hAnsi="Arial" w:cs="Arial"/>
            <w:sz w:val="24"/>
            <w:szCs w:val="24"/>
          </w:rPr>
          <w:delText xml:space="preserve"> H</w:delText>
        </w:r>
      </w:del>
      <w:r w:rsidRPr="00944672">
        <w:rPr>
          <w:rFonts w:ascii="Arial" w:hAnsi="Arial" w:cs="Arial"/>
          <w:sz w:val="24"/>
          <w:szCs w:val="24"/>
        </w:rPr>
        <w:t>ause warst Du nicht!“</w:t>
      </w:r>
      <w:ins w:id="9848" w:author="Lektorat Bauer" w:date="2025-03-05T16:10:00Z" w16du:dateUtc="2025-03-05T15:10:00Z">
        <w:r w:rsidR="009B1EDF">
          <w:rPr>
            <w:rFonts w:ascii="Arial" w:hAnsi="Arial" w:cs="Arial"/>
            <w:sz w:val="24"/>
            <w:szCs w:val="24"/>
          </w:rPr>
          <w:t>,</w:t>
        </w:r>
      </w:ins>
      <w:r w:rsidRPr="00944672">
        <w:rPr>
          <w:rFonts w:ascii="Arial" w:hAnsi="Arial" w:cs="Arial"/>
          <w:sz w:val="24"/>
          <w:szCs w:val="24"/>
        </w:rPr>
        <w:t xml:space="preserve"> </w:t>
      </w:r>
      <w:ins w:id="9849" w:author="Lektorat Bauer" w:date="2025-03-05T16:10:00Z" w16du:dateUtc="2025-03-05T15:10:00Z">
        <w:r w:rsidR="009B1EDF">
          <w:rPr>
            <w:rFonts w:ascii="Arial" w:hAnsi="Arial" w:cs="Arial"/>
            <w:sz w:val="24"/>
            <w:szCs w:val="24"/>
          </w:rPr>
          <w:t>s</w:t>
        </w:r>
      </w:ins>
      <w:del w:id="9850" w:author="Lektorat Bauer" w:date="2025-03-05T16:10:00Z" w16du:dateUtc="2025-03-05T15:10:00Z">
        <w:r w:rsidRPr="00944672" w:rsidDel="009B1EDF">
          <w:rPr>
            <w:rFonts w:ascii="Arial" w:hAnsi="Arial" w:cs="Arial"/>
            <w:sz w:val="24"/>
            <w:szCs w:val="24"/>
          </w:rPr>
          <w:delText>S</w:delText>
        </w:r>
      </w:del>
      <w:r w:rsidRPr="00944672">
        <w:rPr>
          <w:rFonts w:ascii="Arial" w:hAnsi="Arial" w:cs="Arial"/>
          <w:sz w:val="24"/>
          <w:szCs w:val="24"/>
        </w:rPr>
        <w:t>tellte Klaas fest.</w:t>
      </w:r>
      <w:del w:id="9851" w:author="Lektorat Bauer" w:date="2025-03-05T16:10:00Z" w16du:dateUtc="2025-03-05T15:10:00Z">
        <w:r w:rsidRPr="00944672" w:rsidDel="009B1EDF">
          <w:rPr>
            <w:rFonts w:ascii="Arial" w:hAnsi="Arial" w:cs="Arial"/>
            <w:sz w:val="24"/>
            <w:szCs w:val="24"/>
          </w:rPr>
          <w:delText xml:space="preserve"> Flim </w:delText>
        </w:r>
        <w:commentRangeStart w:id="9852"/>
        <w:r w:rsidRPr="00944672" w:rsidDel="009B1EDF">
          <w:rPr>
            <w:rFonts w:ascii="Arial" w:hAnsi="Arial" w:cs="Arial"/>
            <w:sz w:val="24"/>
            <w:szCs w:val="24"/>
          </w:rPr>
          <w:delText xml:space="preserve">lächelte ihn an und meinte: „Hast DU schon mal in Erwägung gezogen, Dich Bein Anti-Terror-Kommando zu bewerben? Du hast eine schnelle Auffassungsgabe.“ „Haha, sehr witzig.“ Gab Klaas zurück. </w:delText>
        </w:r>
      </w:del>
      <w:commentRangeEnd w:id="9852"/>
      <w:r w:rsidR="009B1EDF">
        <w:rPr>
          <w:rStyle w:val="Kommentarzeichen"/>
        </w:rPr>
        <w:commentReference w:id="9852"/>
      </w:r>
    </w:p>
    <w:p w14:paraId="7B8E3E54" w14:textId="3ABB9B6F"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„Ich war unten in der Kantine, und habe gedöst, ich </w:t>
      </w:r>
      <w:del w:id="9853" w:author="Lektorat Bauer" w:date="2025-03-05T16:11:00Z" w16du:dateUtc="2025-03-05T15:11:00Z">
        <w:r w:rsidRPr="00944672" w:rsidDel="009B1EDF">
          <w:rPr>
            <w:rFonts w:ascii="Arial" w:hAnsi="Arial" w:cs="Arial"/>
            <w:sz w:val="24"/>
            <w:szCs w:val="24"/>
          </w:rPr>
          <w:delText xml:space="preserve">habe </w:delText>
        </w:r>
      </w:del>
      <w:ins w:id="9854" w:author="Lektorat Bauer" w:date="2025-03-05T16:11:00Z" w16du:dateUtc="2025-03-05T15:11:00Z">
        <w:r w:rsidR="009B1EDF">
          <w:rPr>
            <w:rFonts w:ascii="Arial" w:hAnsi="Arial" w:cs="Arial"/>
            <w:sz w:val="24"/>
            <w:szCs w:val="24"/>
          </w:rPr>
          <w:t>hatte</w:t>
        </w:r>
        <w:r w:rsidR="009B1EDF" w:rsidRPr="00944672">
          <w:rPr>
            <w:rFonts w:ascii="Arial" w:hAnsi="Arial" w:cs="Arial"/>
            <w:sz w:val="24"/>
            <w:szCs w:val="24"/>
          </w:rPr>
          <w:t xml:space="preserve"> </w:t>
        </w:r>
      </w:ins>
      <w:r w:rsidRPr="00944672">
        <w:rPr>
          <w:rFonts w:ascii="Arial" w:hAnsi="Arial" w:cs="Arial"/>
          <w:sz w:val="24"/>
          <w:szCs w:val="24"/>
        </w:rPr>
        <w:t>schon wieder ein schlechtes Gefühl.“</w:t>
      </w:r>
    </w:p>
    <w:p w14:paraId="270AE58E" w14:textId="77777777" w:rsidR="009B1EDF" w:rsidRDefault="00944672" w:rsidP="00623B68">
      <w:pPr>
        <w:autoSpaceDE w:val="0"/>
        <w:autoSpaceDN w:val="0"/>
        <w:adjustRightInd w:val="0"/>
        <w:spacing w:after="0" w:line="360" w:lineRule="auto"/>
        <w:ind w:firstLine="227"/>
        <w:jc w:val="both"/>
        <w:rPr>
          <w:ins w:id="9855" w:author="Lektorat Bauer" w:date="2025-03-05T16:11:00Z" w16du:dateUtc="2025-03-05T15:11:00Z"/>
          <w:rFonts w:ascii="Arial" w:hAnsi="Arial" w:cs="Arial"/>
          <w:sz w:val="24"/>
          <w:szCs w:val="24"/>
        </w:rPr>
      </w:pPr>
      <w:r w:rsidRPr="00944672">
        <w:rPr>
          <w:rFonts w:ascii="Arial" w:hAnsi="Arial" w:cs="Arial"/>
          <w:sz w:val="24"/>
          <w:szCs w:val="24"/>
        </w:rPr>
        <w:t xml:space="preserve">„Sollen wir Joost evakuieren?“ </w:t>
      </w:r>
    </w:p>
    <w:p w14:paraId="181F888A" w14:textId="77777777" w:rsidR="009B1EDF" w:rsidRDefault="00944672" w:rsidP="00623B68">
      <w:pPr>
        <w:autoSpaceDE w:val="0"/>
        <w:autoSpaceDN w:val="0"/>
        <w:adjustRightInd w:val="0"/>
        <w:spacing w:after="0" w:line="360" w:lineRule="auto"/>
        <w:ind w:firstLine="227"/>
        <w:jc w:val="both"/>
        <w:rPr>
          <w:ins w:id="9856" w:author="Lektorat Bauer" w:date="2025-03-05T16:12:00Z" w16du:dateUtc="2025-03-05T15:12:00Z"/>
          <w:rFonts w:ascii="Arial" w:hAnsi="Arial" w:cs="Arial"/>
          <w:sz w:val="24"/>
          <w:szCs w:val="24"/>
        </w:rPr>
      </w:pPr>
      <w:r w:rsidRPr="00944672">
        <w:rPr>
          <w:rFonts w:ascii="Arial" w:hAnsi="Arial" w:cs="Arial"/>
          <w:sz w:val="24"/>
          <w:szCs w:val="24"/>
        </w:rPr>
        <w:t xml:space="preserve">„Nein, ein </w:t>
      </w:r>
      <w:del w:id="9857" w:author="Lektorat Bauer" w:date="2025-03-05T16:11:00Z" w16du:dateUtc="2025-03-05T15:11:00Z">
        <w:r w:rsidRPr="00944672" w:rsidDel="009B1EDF">
          <w:rPr>
            <w:rFonts w:ascii="Arial" w:hAnsi="Arial" w:cs="Arial"/>
            <w:sz w:val="24"/>
            <w:szCs w:val="24"/>
          </w:rPr>
          <w:delText xml:space="preserve">fünfer </w:delText>
        </w:r>
      </w:del>
      <w:ins w:id="9858" w:author="Lektorat Bauer" w:date="2025-03-05T16:11:00Z" w16du:dateUtc="2025-03-05T15:11:00Z">
        <w:r w:rsidR="009B1EDF">
          <w:rPr>
            <w:rFonts w:ascii="Arial" w:hAnsi="Arial" w:cs="Arial"/>
            <w:sz w:val="24"/>
            <w:szCs w:val="24"/>
          </w:rPr>
          <w:t>Fünfer-</w:t>
        </w:r>
      </w:ins>
      <w:r w:rsidRPr="00944672">
        <w:rPr>
          <w:rFonts w:ascii="Arial" w:hAnsi="Arial" w:cs="Arial"/>
          <w:sz w:val="24"/>
          <w:szCs w:val="24"/>
        </w:rPr>
        <w:t xml:space="preserve">Team ist mehr als genug, gegen die hilft nur, das Hotel zu sprengen.“ </w:t>
      </w:r>
    </w:p>
    <w:p w14:paraId="076D52AB" w14:textId="77777777" w:rsidR="009B1EDF" w:rsidRDefault="00944672" w:rsidP="00623B68">
      <w:pPr>
        <w:autoSpaceDE w:val="0"/>
        <w:autoSpaceDN w:val="0"/>
        <w:adjustRightInd w:val="0"/>
        <w:spacing w:after="0" w:line="360" w:lineRule="auto"/>
        <w:ind w:firstLine="227"/>
        <w:jc w:val="both"/>
        <w:rPr>
          <w:ins w:id="9859" w:author="Lektorat Bauer" w:date="2025-03-05T16:12:00Z" w16du:dateUtc="2025-03-05T15:12:00Z"/>
          <w:rFonts w:ascii="Arial" w:hAnsi="Arial" w:cs="Arial"/>
          <w:sz w:val="24"/>
          <w:szCs w:val="24"/>
        </w:rPr>
      </w:pPr>
      <w:r w:rsidRPr="00944672">
        <w:rPr>
          <w:rFonts w:ascii="Arial" w:hAnsi="Arial" w:cs="Arial"/>
          <w:sz w:val="24"/>
          <w:szCs w:val="24"/>
        </w:rPr>
        <w:t xml:space="preserve">„Und wenn die das vorhaben?“ </w:t>
      </w:r>
    </w:p>
    <w:p w14:paraId="1AFA2423" w14:textId="1818B891"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„So schnell geht das nicht, dafür benötigt Mann Zeit und Material. Heute sind wir, dagegen, safe. Nachdem der Gegner die Verstärkung gesehen hat, werden die heute nichts tun. Morgen macht mir Sorgen.“ </w:t>
      </w:r>
    </w:p>
    <w:p w14:paraId="0DE81BB8" w14:textId="77777777" w:rsidR="009B1EDF" w:rsidRDefault="00944672" w:rsidP="00623B68">
      <w:pPr>
        <w:autoSpaceDE w:val="0"/>
        <w:autoSpaceDN w:val="0"/>
        <w:adjustRightInd w:val="0"/>
        <w:spacing w:after="0" w:line="360" w:lineRule="auto"/>
        <w:ind w:firstLine="227"/>
        <w:jc w:val="both"/>
        <w:rPr>
          <w:ins w:id="9860" w:author="Lektorat Bauer" w:date="2025-03-05T16:12:00Z" w16du:dateUtc="2025-03-05T15:12:00Z"/>
          <w:rFonts w:ascii="Arial" w:hAnsi="Arial" w:cs="Arial"/>
          <w:sz w:val="24"/>
          <w:szCs w:val="24"/>
        </w:rPr>
      </w:pPr>
      <w:r w:rsidRPr="00944672">
        <w:rPr>
          <w:rFonts w:ascii="Arial" w:hAnsi="Arial" w:cs="Arial"/>
          <w:sz w:val="24"/>
          <w:szCs w:val="24"/>
        </w:rPr>
        <w:t>Das Telefon klingelte, Klaas nahm ab, machte sich zwei Notizen und legte wieder auf. Er wandte sich an Flim: „Ich hatte gefragt, ob wir einen Kontakt zu</w:t>
      </w:r>
      <w:del w:id="9861" w:author="Lektorat Bauer" w:date="2025-03-05T16:12:00Z" w16du:dateUtc="2025-03-05T15:12:00Z">
        <w:r w:rsidRPr="00944672" w:rsidDel="009B1EDF">
          <w:rPr>
            <w:rFonts w:ascii="Arial" w:hAnsi="Arial" w:cs="Arial"/>
            <w:sz w:val="24"/>
            <w:szCs w:val="24"/>
          </w:rPr>
          <w:delText>m</w:delText>
        </w:r>
      </w:del>
      <w:ins w:id="9862" w:author="Lektorat Bauer" w:date="2025-03-05T16:12:00Z" w16du:dateUtc="2025-03-05T15:12:00Z">
        <w:r w:rsidR="009B1EDF">
          <w:rPr>
            <w:rFonts w:ascii="Arial" w:hAnsi="Arial" w:cs="Arial"/>
            <w:sz w:val="24"/>
            <w:szCs w:val="24"/>
          </w:rPr>
          <w:t>r</w:t>
        </w:r>
      </w:ins>
      <w:r w:rsidRPr="00944672">
        <w:rPr>
          <w:rFonts w:ascii="Arial" w:hAnsi="Arial" w:cs="Arial"/>
          <w:sz w:val="24"/>
          <w:szCs w:val="24"/>
        </w:rPr>
        <w:t xml:space="preserve"> malaiischen Special Branch haben und wann der nächste Flug nach Kuala Lumpur geht.“ </w:t>
      </w:r>
    </w:p>
    <w:p w14:paraId="094923DE" w14:textId="7D0AE4F9"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„Und?</w:t>
      </w:r>
      <w:del w:id="9863" w:author="Lektorat Bauer" w:date="2025-03-05T16:12:00Z" w16du:dateUtc="2025-03-05T15:12:00Z">
        <w:r w:rsidRPr="00944672" w:rsidDel="009B1EDF">
          <w:rPr>
            <w:rFonts w:ascii="Arial" w:hAnsi="Arial" w:cs="Arial"/>
            <w:sz w:val="24"/>
            <w:szCs w:val="24"/>
          </w:rPr>
          <w:delText>!</w:delText>
        </w:r>
      </w:del>
      <w:r w:rsidRPr="00944672">
        <w:rPr>
          <w:rFonts w:ascii="Arial" w:hAnsi="Arial" w:cs="Arial"/>
          <w:sz w:val="24"/>
          <w:szCs w:val="24"/>
        </w:rPr>
        <w:t>“</w:t>
      </w:r>
      <w:del w:id="9864" w:author="Lektorat Bauer" w:date="2025-03-05T16:12:00Z" w16du:dateUtc="2025-03-05T15:12:00Z">
        <w:r w:rsidRPr="00944672" w:rsidDel="009B1EDF">
          <w:rPr>
            <w:rFonts w:ascii="Arial" w:hAnsi="Arial" w:cs="Arial"/>
            <w:sz w:val="24"/>
            <w:szCs w:val="24"/>
          </w:rPr>
          <w:delText xml:space="preserve"> Fragte Flim.</w:delText>
        </w:r>
      </w:del>
    </w:p>
    <w:p w14:paraId="55F1A442"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„Der nächste Flug ist die MH 17 um 12:30 Uhr. Und hier ist die Telefonnummer des HQ der Special Branch. Zeitverzögerung 8 Stunden, dort ist es jetzt 06:00 Uhr morgens.“</w:t>
      </w:r>
    </w:p>
    <w:p w14:paraId="70293244" w14:textId="77777777" w:rsidR="009B1EDF" w:rsidRDefault="00944672" w:rsidP="00623B68">
      <w:pPr>
        <w:autoSpaceDE w:val="0"/>
        <w:autoSpaceDN w:val="0"/>
        <w:adjustRightInd w:val="0"/>
        <w:spacing w:after="0" w:line="360" w:lineRule="auto"/>
        <w:ind w:firstLine="227"/>
        <w:jc w:val="both"/>
        <w:rPr>
          <w:ins w:id="9865" w:author="Lektorat Bauer" w:date="2025-03-05T16:12:00Z" w16du:dateUtc="2025-03-05T15:12:00Z"/>
          <w:rFonts w:ascii="Arial" w:hAnsi="Arial" w:cs="Arial"/>
          <w:sz w:val="24"/>
          <w:szCs w:val="24"/>
        </w:rPr>
      </w:pPr>
      <w:r w:rsidRPr="00944672">
        <w:rPr>
          <w:rFonts w:ascii="Arial" w:hAnsi="Arial" w:cs="Arial"/>
          <w:sz w:val="24"/>
          <w:szCs w:val="24"/>
        </w:rPr>
        <w:t xml:space="preserve">„Gute Arbeit, Klaas. Und wie bekommen wir Joost auf den Flug?“ </w:t>
      </w:r>
    </w:p>
    <w:p w14:paraId="3237630D" w14:textId="22CA89CC"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„Das habe ich noch nicht fertig. Buchen können wir ihn nicht</w:t>
      </w:r>
      <w:del w:id="9866" w:author="Lektorat Bauer" w:date="2025-03-05T16:12:00Z" w16du:dateUtc="2025-03-05T15:12:00Z">
        <w:r w:rsidRPr="00944672" w:rsidDel="009B1EDF">
          <w:rPr>
            <w:rFonts w:ascii="Arial" w:hAnsi="Arial" w:cs="Arial"/>
            <w:sz w:val="24"/>
            <w:szCs w:val="24"/>
          </w:rPr>
          <w:delText xml:space="preserve"> auf den Flug</w:delText>
        </w:r>
      </w:del>
      <w:r w:rsidRPr="00944672">
        <w:rPr>
          <w:rFonts w:ascii="Arial" w:hAnsi="Arial" w:cs="Arial"/>
          <w:sz w:val="24"/>
          <w:szCs w:val="24"/>
        </w:rPr>
        <w:t xml:space="preserve">. Er darf nicht auf dem Passenger Manifest erscheinen.“ </w:t>
      </w:r>
    </w:p>
    <w:p w14:paraId="7A04EBC7" w14:textId="77777777" w:rsidR="009B1EDF" w:rsidRDefault="00944672" w:rsidP="00623B68">
      <w:pPr>
        <w:autoSpaceDE w:val="0"/>
        <w:autoSpaceDN w:val="0"/>
        <w:adjustRightInd w:val="0"/>
        <w:spacing w:after="0" w:line="360" w:lineRule="auto"/>
        <w:ind w:firstLine="227"/>
        <w:jc w:val="both"/>
        <w:rPr>
          <w:ins w:id="9867" w:author="Lektorat Bauer" w:date="2025-03-05T16:12:00Z" w16du:dateUtc="2025-03-05T15:12:00Z"/>
          <w:rFonts w:ascii="Arial" w:hAnsi="Arial" w:cs="Arial"/>
          <w:sz w:val="24"/>
          <w:szCs w:val="24"/>
        </w:rPr>
      </w:pPr>
      <w:r w:rsidRPr="00944672">
        <w:rPr>
          <w:rFonts w:ascii="Arial" w:hAnsi="Arial" w:cs="Arial"/>
          <w:sz w:val="24"/>
          <w:szCs w:val="24"/>
        </w:rPr>
        <w:t xml:space="preserve">„Lass uns den Stationsleiter von Malaysia Airlines in Amsterdam wecken. Wir brauchen seine Hilfe!“ </w:t>
      </w:r>
    </w:p>
    <w:p w14:paraId="11DFB2DB" w14:textId="07F5C14A"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„Ok, ich suche seine Nummer heraus.“</w:t>
      </w:r>
    </w:p>
    <w:p w14:paraId="4DDD39D3"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Flim schaute auf: „Dann rufe ich jetzt mal in Kuala Lumpur an.“</w:t>
      </w:r>
    </w:p>
    <w:p w14:paraId="3B002B52"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108AB033"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33964BFA"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27ED792F"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p>
    <w:p w14:paraId="5C4EBEDD"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p>
    <w:p w14:paraId="53FD065E"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commentRangeStart w:id="9868"/>
      <w:commentRangeEnd w:id="9868"/>
      <w:r w:rsidRPr="00944672">
        <w:rPr>
          <w:rFonts w:ascii="Arial" w:hAnsi="Arial" w:cs="Arial"/>
          <w:b/>
          <w:bCs/>
          <w:sz w:val="24"/>
          <w:szCs w:val="24"/>
        </w:rPr>
        <w:commentReference w:id="9868"/>
      </w:r>
      <w:r w:rsidRPr="00944672">
        <w:rPr>
          <w:rFonts w:ascii="Arial" w:hAnsi="Arial" w:cs="Arial"/>
          <w:b/>
          <w:bCs/>
          <w:sz w:val="24"/>
          <w:szCs w:val="24"/>
        </w:rPr>
        <w:t xml:space="preserve">&gt;&gt;&gt; Kuala Lumpur, Donnerstagmorgen Ortszeit, HQ </w:t>
      </w:r>
      <w:r w:rsidRPr="00944672">
        <w:rPr>
          <w:rFonts w:ascii="Arial" w:hAnsi="Arial" w:cs="Arial"/>
          <w:b/>
          <w:bCs/>
          <w:noProof/>
          <w:sz w:val="24"/>
          <w:szCs w:val="24"/>
        </w:rPr>
        <w:t>Special</w:t>
      </w:r>
      <w:r w:rsidRPr="00944672">
        <w:rPr>
          <w:rFonts w:ascii="Arial" w:hAnsi="Arial" w:cs="Arial"/>
          <w:b/>
          <w:bCs/>
          <w:sz w:val="24"/>
          <w:szCs w:val="24"/>
        </w:rPr>
        <w:t xml:space="preserve"> Branch, Zeitunterschied zu Amsterdam (+7 Std.) (Zeitverschiebung: 22 Uhr (Mittwoch) Amsterdam, 06 Uhr Korea) &lt;&lt;&lt;</w:t>
      </w:r>
    </w:p>
    <w:p w14:paraId="2CEA1513" w14:textId="001F8D3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Chand Sahib Kaur </w:t>
      </w:r>
      <w:del w:id="9869" w:author="Lektorat Bauer" w:date="2025-03-05T16:13:00Z" w16du:dateUtc="2025-03-05T15:13:00Z">
        <w:r w:rsidRPr="00944672" w:rsidDel="009B1EDF">
          <w:rPr>
            <w:rFonts w:ascii="Arial" w:hAnsi="Arial" w:cs="Arial"/>
            <w:sz w:val="24"/>
            <w:szCs w:val="24"/>
          </w:rPr>
          <w:delText xml:space="preserve">(es wurde ‚kor‘ gesprochen) </w:delText>
        </w:r>
      </w:del>
      <w:r w:rsidRPr="00944672">
        <w:rPr>
          <w:rFonts w:ascii="Arial" w:hAnsi="Arial" w:cs="Arial"/>
          <w:sz w:val="24"/>
          <w:szCs w:val="24"/>
        </w:rPr>
        <w:t>wurde von allen nur ‚Bibi‘ genannt, da es sich schnell herumgesprochen hatte, dass Sie nach einer indischen Prinzessin benannt worden war. Chand ärgerte es</w:t>
      </w:r>
      <w:del w:id="9870" w:author="Lektorat Bauer" w:date="2025-03-05T16:13:00Z" w16du:dateUtc="2025-03-05T15:13:00Z">
        <w:r w:rsidRPr="00944672" w:rsidDel="009B1EDF">
          <w:rPr>
            <w:rFonts w:ascii="Arial" w:hAnsi="Arial" w:cs="Arial"/>
            <w:sz w:val="24"/>
            <w:szCs w:val="24"/>
          </w:rPr>
          <w:delText>, dass Sie ‚Bibi‘ genannt wurde</w:delText>
        </w:r>
      </w:del>
      <w:r w:rsidRPr="00944672">
        <w:rPr>
          <w:rFonts w:ascii="Arial" w:hAnsi="Arial" w:cs="Arial"/>
          <w:sz w:val="24"/>
          <w:szCs w:val="24"/>
        </w:rPr>
        <w:t xml:space="preserve">, denn sie </w:t>
      </w:r>
      <w:del w:id="9871" w:author="Lektorat Bauer" w:date="2025-03-05T16:13:00Z" w16du:dateUtc="2025-03-05T15:13:00Z">
        <w:r w:rsidRPr="00944672" w:rsidDel="009B1EDF">
          <w:rPr>
            <w:rFonts w:ascii="Arial" w:hAnsi="Arial" w:cs="Arial"/>
            <w:sz w:val="24"/>
            <w:szCs w:val="24"/>
          </w:rPr>
          <w:delText>glaubte</w:delText>
        </w:r>
      </w:del>
      <w:ins w:id="9872" w:author="Lektorat Bauer" w:date="2025-03-05T16:13:00Z" w16du:dateUtc="2025-03-05T15:13:00Z">
        <w:r w:rsidR="009B1EDF">
          <w:rPr>
            <w:rFonts w:ascii="Arial" w:hAnsi="Arial" w:cs="Arial"/>
            <w:sz w:val="24"/>
            <w:szCs w:val="24"/>
          </w:rPr>
          <w:t>fand</w:t>
        </w:r>
      </w:ins>
      <w:r w:rsidRPr="00944672">
        <w:rPr>
          <w:rFonts w:ascii="Arial" w:hAnsi="Arial" w:cs="Arial"/>
          <w:sz w:val="24"/>
          <w:szCs w:val="24"/>
        </w:rPr>
        <w:t xml:space="preserve">, dass der Name nach ‚schwachem Mädchen‘ klang. </w:t>
      </w:r>
    </w:p>
    <w:p w14:paraId="2B3733F9" w14:textId="6BF22E1D"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Aber alle</w:t>
      </w:r>
      <w:ins w:id="9873" w:author="Lektorat Bauer" w:date="2025-03-05T16:13:00Z" w16du:dateUtc="2025-03-05T15:13:00Z">
        <w:r w:rsidR="009B1EDF">
          <w:rPr>
            <w:rFonts w:ascii="Arial" w:hAnsi="Arial" w:cs="Arial"/>
            <w:sz w:val="24"/>
            <w:szCs w:val="24"/>
          </w:rPr>
          <w:t>,</w:t>
        </w:r>
      </w:ins>
      <w:r w:rsidRPr="00944672">
        <w:rPr>
          <w:rFonts w:ascii="Arial" w:hAnsi="Arial" w:cs="Arial"/>
          <w:sz w:val="24"/>
          <w:szCs w:val="24"/>
        </w:rPr>
        <w:t xml:space="preserve"> die bei der Special Branch arbeite</w:t>
      </w:r>
      <w:ins w:id="9874" w:author="Lektorat Bauer" w:date="2025-03-05T16:13:00Z" w16du:dateUtc="2025-03-05T15:13:00Z">
        <w:r w:rsidR="009B1EDF">
          <w:rPr>
            <w:rFonts w:ascii="Arial" w:hAnsi="Arial" w:cs="Arial"/>
            <w:sz w:val="24"/>
            <w:szCs w:val="24"/>
          </w:rPr>
          <w:t>te</w:t>
        </w:r>
      </w:ins>
      <w:r w:rsidRPr="00944672">
        <w:rPr>
          <w:rFonts w:ascii="Arial" w:hAnsi="Arial" w:cs="Arial"/>
          <w:sz w:val="24"/>
          <w:szCs w:val="24"/>
        </w:rPr>
        <w:t xml:space="preserve">n, </w:t>
      </w:r>
      <w:del w:id="9875" w:author="Lektorat Bauer" w:date="2025-03-05T16:13:00Z" w16du:dateUtc="2025-03-05T15:13:00Z">
        <w:r w:rsidRPr="00944672" w:rsidDel="009B1EDF">
          <w:rPr>
            <w:rFonts w:ascii="Arial" w:hAnsi="Arial" w:cs="Arial"/>
            <w:sz w:val="24"/>
            <w:szCs w:val="24"/>
          </w:rPr>
          <w:delText xml:space="preserve">sollte </w:delText>
        </w:r>
      </w:del>
      <w:ins w:id="9876" w:author="Lektorat Bauer" w:date="2025-03-05T16:13:00Z" w16du:dateUtc="2025-03-05T15:13:00Z">
        <w:r w:rsidR="009B1EDF">
          <w:rPr>
            <w:rFonts w:ascii="Arial" w:hAnsi="Arial" w:cs="Arial"/>
            <w:sz w:val="24"/>
            <w:szCs w:val="24"/>
          </w:rPr>
          <w:t>durfte</w:t>
        </w:r>
        <w:r w:rsidR="009B1EDF" w:rsidRPr="00944672">
          <w:rPr>
            <w:rFonts w:ascii="Arial" w:hAnsi="Arial" w:cs="Arial"/>
            <w:sz w:val="24"/>
            <w:szCs w:val="24"/>
          </w:rPr>
          <w:t xml:space="preserve"> </w:t>
        </w:r>
      </w:ins>
      <w:r w:rsidRPr="00944672">
        <w:rPr>
          <w:rFonts w:ascii="Arial" w:hAnsi="Arial" w:cs="Arial"/>
          <w:sz w:val="24"/>
          <w:szCs w:val="24"/>
        </w:rPr>
        <w:t>man nicht unterschätzen. Das Auswahlverfahren war hart und es wurde kein Unterschied bei der Beurteilung von Männern oder Frauen gemacht. Ausschlaggebend war nur, ob man die Mindestpunktzahl in der Aufnahmeprüfung schaffte. In der Grundausbildung wurde dann weiter selektiert, wer es durch die Ausbildung schaffte</w:t>
      </w:r>
      <w:ins w:id="9877" w:author="Lektorat Bauer" w:date="2025-03-05T16:13:00Z" w16du:dateUtc="2025-03-05T15:13:00Z">
        <w:r w:rsidR="009B1EDF">
          <w:rPr>
            <w:rFonts w:ascii="Arial" w:hAnsi="Arial" w:cs="Arial"/>
            <w:sz w:val="24"/>
            <w:szCs w:val="24"/>
          </w:rPr>
          <w:t>,</w:t>
        </w:r>
      </w:ins>
      <w:r w:rsidRPr="00944672">
        <w:rPr>
          <w:rFonts w:ascii="Arial" w:hAnsi="Arial" w:cs="Arial"/>
          <w:sz w:val="24"/>
          <w:szCs w:val="24"/>
        </w:rPr>
        <w:t xml:space="preserve"> gehörte zur Elite der </w:t>
      </w:r>
      <w:del w:id="9878" w:author="Lektorat Bauer" w:date="2025-03-05T16:13:00Z" w16du:dateUtc="2025-03-05T15:13:00Z">
        <w:r w:rsidRPr="00944672" w:rsidDel="009B1EDF">
          <w:rPr>
            <w:rFonts w:ascii="Arial" w:hAnsi="Arial" w:cs="Arial"/>
            <w:sz w:val="24"/>
            <w:szCs w:val="24"/>
          </w:rPr>
          <w:delText>malayischen</w:delText>
        </w:r>
      </w:del>
      <w:ins w:id="9879" w:author="Lektorat Bauer" w:date="2025-03-05T16:13:00Z" w16du:dateUtc="2025-03-05T15:13:00Z">
        <w:r w:rsidR="009B1EDF" w:rsidRPr="00944672">
          <w:rPr>
            <w:rFonts w:ascii="Arial" w:hAnsi="Arial" w:cs="Arial"/>
            <w:sz w:val="24"/>
            <w:szCs w:val="24"/>
          </w:rPr>
          <w:t>malaiischen</w:t>
        </w:r>
      </w:ins>
      <w:r w:rsidRPr="00944672">
        <w:rPr>
          <w:rFonts w:ascii="Arial" w:hAnsi="Arial" w:cs="Arial"/>
          <w:sz w:val="24"/>
          <w:szCs w:val="24"/>
        </w:rPr>
        <w:t xml:space="preserve"> Kämpfer.</w:t>
      </w:r>
    </w:p>
    <w:p w14:paraId="7FD1A887" w14:textId="60C97543"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Ihr Dienst hatte um 05:00 Uhr begonnen und zusammen mit Ahmad Muhaddir, der von allen ‚Ahab‘ gerufen wurde, besetz</w:t>
      </w:r>
      <w:ins w:id="9880" w:author="Lektorat Bauer" w:date="2025-03-05T16:14:00Z" w16du:dateUtc="2025-03-05T15:14:00Z">
        <w:r w:rsidR="009B1EDF">
          <w:rPr>
            <w:rFonts w:ascii="Arial" w:hAnsi="Arial" w:cs="Arial"/>
            <w:sz w:val="24"/>
            <w:szCs w:val="24"/>
          </w:rPr>
          <w:t>te</w:t>
        </w:r>
      </w:ins>
      <w:del w:id="9881" w:author="Lektorat Bauer" w:date="2025-03-05T16:14:00Z" w16du:dateUtc="2025-03-05T15:14:00Z">
        <w:r w:rsidRPr="00944672" w:rsidDel="009B1EDF">
          <w:rPr>
            <w:rFonts w:ascii="Arial" w:hAnsi="Arial" w:cs="Arial"/>
            <w:sz w:val="24"/>
            <w:szCs w:val="24"/>
          </w:rPr>
          <w:delText>en</w:delText>
        </w:r>
      </w:del>
      <w:r w:rsidRPr="00944672">
        <w:rPr>
          <w:rFonts w:ascii="Arial" w:hAnsi="Arial" w:cs="Arial"/>
          <w:sz w:val="24"/>
          <w:szCs w:val="24"/>
        </w:rPr>
        <w:t xml:space="preserve"> sie die Notfallzentrale der Special Branch und war</w:t>
      </w:r>
      <w:del w:id="9882" w:author="Lektorat Bauer" w:date="2025-03-05T16:14:00Z" w16du:dateUtc="2025-03-05T15:14:00Z">
        <w:r w:rsidRPr="00944672" w:rsidDel="009B1EDF">
          <w:rPr>
            <w:rFonts w:ascii="Arial" w:hAnsi="Arial" w:cs="Arial"/>
            <w:sz w:val="24"/>
            <w:szCs w:val="24"/>
          </w:rPr>
          <w:delText>en</w:delText>
        </w:r>
      </w:del>
      <w:r w:rsidRPr="00944672">
        <w:rPr>
          <w:rFonts w:ascii="Arial" w:hAnsi="Arial" w:cs="Arial"/>
          <w:sz w:val="24"/>
          <w:szCs w:val="24"/>
        </w:rPr>
        <w:t xml:space="preserve"> für das gesamte Staatsgebiet von Malaysia zuständig. Malaysia grenzt im Norden an Thailand und auf der Südspitze der malaiischen Halbinsel liegt Singapur. Malaysia besteht aus zwei Landesteilen, im Osten gehören Teile Borneos zu Malaysia, so</w:t>
      </w:r>
      <w:del w:id="9883" w:author="Lektorat Bauer" w:date="2025-03-05T16:14:00Z" w16du:dateUtc="2025-03-05T15:14:00Z">
        <w:r w:rsidRPr="00944672" w:rsidDel="009B1EDF">
          <w:rPr>
            <w:rFonts w:ascii="Arial" w:hAnsi="Arial" w:cs="Arial"/>
            <w:sz w:val="24"/>
            <w:szCs w:val="24"/>
          </w:rPr>
          <w:delText xml:space="preserve"> das</w:delText>
        </w:r>
      </w:del>
      <w:ins w:id="9884" w:author="Lektorat Bauer" w:date="2025-03-05T16:14:00Z" w16du:dateUtc="2025-03-05T15:14:00Z">
        <w:r w:rsidR="009B1EDF" w:rsidRPr="00944672">
          <w:rPr>
            <w:rFonts w:ascii="Arial" w:hAnsi="Arial" w:cs="Arial"/>
            <w:sz w:val="24"/>
            <w:szCs w:val="24"/>
          </w:rPr>
          <w:t>dass</w:t>
        </w:r>
      </w:ins>
      <w:r w:rsidRPr="00944672">
        <w:rPr>
          <w:rFonts w:ascii="Arial" w:hAnsi="Arial" w:cs="Arial"/>
          <w:sz w:val="24"/>
          <w:szCs w:val="24"/>
        </w:rPr>
        <w:t xml:space="preserve"> </w:t>
      </w:r>
      <w:r w:rsidRPr="00944672">
        <w:rPr>
          <w:rFonts w:ascii="Arial" w:hAnsi="Arial" w:cs="Arial"/>
          <w:sz w:val="24"/>
          <w:szCs w:val="24"/>
        </w:rPr>
        <w:lastRenderedPageBreak/>
        <w:t>die Notfallzentrale die beiden Landesteile sowie die Inseln zwischen der Malaiischen Halbinsel und Borneo abdecken musste. Aus gegebene</w:t>
      </w:r>
      <w:ins w:id="9885" w:author="Lektorat Bauer" w:date="2025-03-05T16:14:00Z" w16du:dateUtc="2025-03-05T15:14:00Z">
        <w:r w:rsidR="009B1EDF">
          <w:rPr>
            <w:rFonts w:ascii="Arial" w:hAnsi="Arial" w:cs="Arial"/>
            <w:sz w:val="24"/>
            <w:szCs w:val="24"/>
          </w:rPr>
          <w:t>m</w:t>
        </w:r>
      </w:ins>
      <w:del w:id="9886" w:author="Lektorat Bauer" w:date="2025-03-05T16:14:00Z" w16du:dateUtc="2025-03-05T15:14:00Z">
        <w:r w:rsidRPr="00944672" w:rsidDel="009B1EDF">
          <w:rPr>
            <w:rFonts w:ascii="Arial" w:hAnsi="Arial" w:cs="Arial"/>
            <w:sz w:val="24"/>
            <w:szCs w:val="24"/>
          </w:rPr>
          <w:delText>n</w:delText>
        </w:r>
      </w:del>
      <w:r w:rsidRPr="00944672">
        <w:rPr>
          <w:rFonts w:ascii="Arial" w:hAnsi="Arial" w:cs="Arial"/>
          <w:sz w:val="24"/>
          <w:szCs w:val="24"/>
        </w:rPr>
        <w:t xml:space="preserve"> Anlass gab es immer zwei Kommandoeinheiten, die in Bereitschaft waren, eine auf Borneo</w:t>
      </w:r>
      <w:ins w:id="9887" w:author="Lektorat Bauer" w:date="2025-03-05T16:14:00Z" w16du:dateUtc="2025-03-05T15:14:00Z">
        <w:r w:rsidR="009B1EDF">
          <w:rPr>
            <w:rFonts w:ascii="Arial" w:hAnsi="Arial" w:cs="Arial"/>
            <w:sz w:val="24"/>
            <w:szCs w:val="24"/>
          </w:rPr>
          <w:t>,</w:t>
        </w:r>
      </w:ins>
      <w:r w:rsidRPr="00944672">
        <w:rPr>
          <w:rFonts w:ascii="Arial" w:hAnsi="Arial" w:cs="Arial"/>
          <w:sz w:val="24"/>
          <w:szCs w:val="24"/>
        </w:rPr>
        <w:t xml:space="preserve"> die ‚B-Squat‘</w:t>
      </w:r>
      <w:ins w:id="9888" w:author="Lektorat Bauer" w:date="2025-03-05T16:14:00Z" w16du:dateUtc="2025-03-05T15:14:00Z">
        <w:r w:rsidR="009B1EDF">
          <w:rPr>
            <w:rFonts w:ascii="Arial" w:hAnsi="Arial" w:cs="Arial"/>
            <w:sz w:val="24"/>
            <w:szCs w:val="24"/>
          </w:rPr>
          <w:t>,</w:t>
        </w:r>
      </w:ins>
      <w:r w:rsidRPr="00944672">
        <w:rPr>
          <w:rFonts w:ascii="Arial" w:hAnsi="Arial" w:cs="Arial"/>
          <w:sz w:val="24"/>
          <w:szCs w:val="24"/>
        </w:rPr>
        <w:t xml:space="preserve"> und die ‚P-Squat‘ auf der malaiischen Halbinsel.</w:t>
      </w:r>
    </w:p>
    <w:p w14:paraId="293B316A" w14:textId="744B833A"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In der Notfallzentrale</w:t>
      </w:r>
      <w:del w:id="9889" w:author="Lektorat Bauer" w:date="2025-03-05T16:14:00Z" w16du:dateUtc="2025-03-05T15:14:00Z">
        <w:r w:rsidRPr="00944672" w:rsidDel="009B1EDF">
          <w:rPr>
            <w:rFonts w:ascii="Arial" w:hAnsi="Arial" w:cs="Arial"/>
            <w:sz w:val="24"/>
            <w:szCs w:val="24"/>
          </w:rPr>
          <w:delText>n</w:delText>
        </w:r>
      </w:del>
      <w:r w:rsidRPr="00944672">
        <w:rPr>
          <w:rFonts w:ascii="Arial" w:hAnsi="Arial" w:cs="Arial"/>
          <w:sz w:val="24"/>
          <w:szCs w:val="24"/>
        </w:rPr>
        <w:t xml:space="preserve"> waren immer zwei Personen anwesend, die jeweils den Kontakt zu den Squats hielten. Bibi Kaur war heute für die ‚P-Squat‘ zuständig und hatte eben festgestellt, dass heute Satria Chow das Kommando der Squat hatte. Innerhalb der P-Squat wurde Satria Chow ‚Tia‘ genannt, außerhalb der Squat traute sich das niemand. Satria war zu einer Legende geworden, da Sie mehrere Attentate und Anschläge vereitel</w:t>
      </w:r>
      <w:ins w:id="9890" w:author="Lektorat Bauer" w:date="2025-03-05T16:15:00Z" w16du:dateUtc="2025-03-05T15:15:00Z">
        <w:r w:rsidR="00F14DF6">
          <w:rPr>
            <w:rFonts w:ascii="Arial" w:hAnsi="Arial" w:cs="Arial"/>
            <w:sz w:val="24"/>
            <w:szCs w:val="24"/>
          </w:rPr>
          <w:t>t</w:t>
        </w:r>
      </w:ins>
      <w:del w:id="9891" w:author="Lektorat Bauer" w:date="2025-03-05T16:15:00Z" w16du:dateUtc="2025-03-05T15:15:00Z">
        <w:r w:rsidRPr="00944672" w:rsidDel="00F14DF6">
          <w:rPr>
            <w:rFonts w:ascii="Arial" w:hAnsi="Arial" w:cs="Arial"/>
            <w:sz w:val="24"/>
            <w:szCs w:val="24"/>
          </w:rPr>
          <w:delText>n</w:delText>
        </w:r>
      </w:del>
      <w:r w:rsidRPr="00944672">
        <w:rPr>
          <w:rFonts w:ascii="Arial" w:hAnsi="Arial" w:cs="Arial"/>
          <w:sz w:val="24"/>
          <w:szCs w:val="24"/>
        </w:rPr>
        <w:t xml:space="preserve"> </w:t>
      </w:r>
      <w:del w:id="9892" w:author="Lektorat Bauer" w:date="2025-03-05T16:15:00Z" w16du:dateUtc="2025-03-05T15:15:00Z">
        <w:r w:rsidRPr="00944672" w:rsidDel="00F14DF6">
          <w:rPr>
            <w:rFonts w:ascii="Arial" w:hAnsi="Arial" w:cs="Arial"/>
            <w:sz w:val="24"/>
            <w:szCs w:val="24"/>
          </w:rPr>
          <w:delText xml:space="preserve">konnte bzw. die entscheiden Hinweise gefunden </w:delText>
        </w:r>
      </w:del>
      <w:r w:rsidRPr="00944672">
        <w:rPr>
          <w:rFonts w:ascii="Arial" w:hAnsi="Arial" w:cs="Arial"/>
          <w:sz w:val="24"/>
          <w:szCs w:val="24"/>
        </w:rPr>
        <w:t>hatte.</w:t>
      </w:r>
    </w:p>
    <w:p w14:paraId="5EE37869"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Um exakt 05:30 Uhr nahm Bibi Kaur den Telefonhörer in die Hand, um sich mit der P-Squat zu verbinden und den ersten Kontakt des Tages herzustellen. </w:t>
      </w:r>
    </w:p>
    <w:p w14:paraId="79AE89E4" w14:textId="77777777" w:rsidR="00163F73" w:rsidRDefault="00944672" w:rsidP="00623B68">
      <w:pPr>
        <w:autoSpaceDE w:val="0"/>
        <w:autoSpaceDN w:val="0"/>
        <w:adjustRightInd w:val="0"/>
        <w:spacing w:after="0" w:line="360" w:lineRule="auto"/>
        <w:ind w:firstLine="227"/>
        <w:jc w:val="both"/>
        <w:rPr>
          <w:ins w:id="9893" w:author="Lektorat Bauer" w:date="2025-03-05T16:15:00Z" w16du:dateUtc="2025-03-05T15:15:00Z"/>
          <w:rFonts w:ascii="Arial" w:hAnsi="Arial" w:cs="Arial"/>
          <w:sz w:val="24"/>
          <w:szCs w:val="24"/>
        </w:rPr>
      </w:pPr>
      <w:r w:rsidRPr="00944672">
        <w:rPr>
          <w:rFonts w:ascii="Arial" w:hAnsi="Arial" w:cs="Arial"/>
          <w:sz w:val="24"/>
          <w:szCs w:val="24"/>
        </w:rPr>
        <w:t xml:space="preserve">„P-Squat, Pegawai Waran Chow, </w:t>
      </w:r>
      <w:ins w:id="9894" w:author="Lektorat Bauer" w:date="2025-03-05T16:15:00Z" w16du:dateUtc="2025-03-05T15:15:00Z">
        <w:r w:rsidR="00163F73">
          <w:rPr>
            <w:rFonts w:ascii="Arial" w:hAnsi="Arial" w:cs="Arial"/>
            <w:sz w:val="24"/>
            <w:szCs w:val="24"/>
          </w:rPr>
          <w:t>h</w:t>
        </w:r>
      </w:ins>
      <w:del w:id="9895" w:author="Lektorat Bauer" w:date="2025-03-05T16:15:00Z" w16du:dateUtc="2025-03-05T15:15:00Z">
        <w:r w:rsidRPr="00944672" w:rsidDel="00163F73">
          <w:rPr>
            <w:rFonts w:ascii="Arial" w:hAnsi="Arial" w:cs="Arial"/>
            <w:sz w:val="24"/>
            <w:szCs w:val="24"/>
          </w:rPr>
          <w:delText>H</w:delText>
        </w:r>
      </w:del>
      <w:r w:rsidRPr="00944672">
        <w:rPr>
          <w:rFonts w:ascii="Arial" w:hAnsi="Arial" w:cs="Arial"/>
          <w:sz w:val="24"/>
          <w:szCs w:val="24"/>
        </w:rPr>
        <w:t>allo Zentrale</w:t>
      </w:r>
      <w:del w:id="9896" w:author="Lektorat Bauer" w:date="2025-03-05T16:15:00Z" w16du:dateUtc="2025-03-05T15:15:00Z">
        <w:r w:rsidRPr="00944672" w:rsidDel="00163F73">
          <w:rPr>
            <w:rFonts w:ascii="Arial" w:hAnsi="Arial" w:cs="Arial"/>
            <w:sz w:val="24"/>
            <w:szCs w:val="24"/>
          </w:rPr>
          <w:delText>.</w:delText>
        </w:r>
      </w:del>
      <w:r w:rsidRPr="00944672">
        <w:rPr>
          <w:rFonts w:ascii="Arial" w:hAnsi="Arial" w:cs="Arial"/>
          <w:sz w:val="24"/>
          <w:szCs w:val="24"/>
        </w:rPr>
        <w:t>“</w:t>
      </w:r>
      <w:ins w:id="9897" w:author="Lektorat Bauer" w:date="2025-03-05T16:15:00Z" w16du:dateUtc="2025-03-05T15:15:00Z">
        <w:r w:rsidR="00163F73">
          <w:rPr>
            <w:rFonts w:ascii="Arial" w:hAnsi="Arial" w:cs="Arial"/>
            <w:sz w:val="24"/>
            <w:szCs w:val="24"/>
          </w:rPr>
          <w:t>,</w:t>
        </w:r>
      </w:ins>
      <w:r w:rsidRPr="00944672">
        <w:rPr>
          <w:rFonts w:ascii="Arial" w:hAnsi="Arial" w:cs="Arial"/>
          <w:sz w:val="24"/>
          <w:szCs w:val="24"/>
        </w:rPr>
        <w:t xml:space="preserve"> Kam die Stimme aus dem Hörer und Bibi wunderte sich, wie schnell Satria Chow geantwortet hatte. </w:t>
      </w:r>
    </w:p>
    <w:p w14:paraId="08D72249" w14:textId="77777777" w:rsidR="00163F73" w:rsidRDefault="00944672" w:rsidP="00623B68">
      <w:pPr>
        <w:autoSpaceDE w:val="0"/>
        <w:autoSpaceDN w:val="0"/>
        <w:adjustRightInd w:val="0"/>
        <w:spacing w:after="0" w:line="360" w:lineRule="auto"/>
        <w:ind w:firstLine="227"/>
        <w:jc w:val="both"/>
        <w:rPr>
          <w:ins w:id="9898" w:author="Lektorat Bauer" w:date="2025-03-05T16:15:00Z" w16du:dateUtc="2025-03-05T15:15:00Z"/>
          <w:rFonts w:ascii="Arial" w:hAnsi="Arial" w:cs="Arial"/>
          <w:sz w:val="24"/>
          <w:szCs w:val="24"/>
        </w:rPr>
      </w:pPr>
      <w:r w:rsidRPr="00944672">
        <w:rPr>
          <w:rFonts w:ascii="Arial" w:hAnsi="Arial" w:cs="Arial"/>
          <w:sz w:val="24"/>
          <w:szCs w:val="24"/>
        </w:rPr>
        <w:t xml:space="preserve">„Guten Morgen Pegawai Waran Chow, Sergeant Kaur, wie geht es ihnen </w:t>
      </w:r>
      <w:del w:id="9899" w:author="Lektorat Bauer" w:date="2025-03-05T16:15:00Z" w16du:dateUtc="2025-03-05T15:15:00Z">
        <w:r w:rsidRPr="00944672" w:rsidDel="00163F73">
          <w:rPr>
            <w:rFonts w:ascii="Arial" w:hAnsi="Arial" w:cs="Arial"/>
            <w:sz w:val="24"/>
            <w:szCs w:val="24"/>
          </w:rPr>
          <w:delText>heute morgen</w:delText>
        </w:r>
      </w:del>
      <w:ins w:id="9900" w:author="Lektorat Bauer" w:date="2025-03-05T16:15:00Z" w16du:dateUtc="2025-03-05T15:15:00Z">
        <w:r w:rsidR="00163F73" w:rsidRPr="00944672">
          <w:rPr>
            <w:rFonts w:ascii="Arial" w:hAnsi="Arial" w:cs="Arial"/>
            <w:sz w:val="24"/>
            <w:szCs w:val="24"/>
          </w:rPr>
          <w:t>heute Morgen</w:t>
        </w:r>
      </w:ins>
      <w:r w:rsidRPr="00944672">
        <w:rPr>
          <w:rFonts w:ascii="Arial" w:hAnsi="Arial" w:cs="Arial"/>
          <w:sz w:val="24"/>
          <w:szCs w:val="24"/>
        </w:rPr>
        <w:t xml:space="preserve">?“ </w:t>
      </w:r>
    </w:p>
    <w:p w14:paraId="6195B33A" w14:textId="77777777" w:rsidR="00163F73" w:rsidRDefault="00944672" w:rsidP="00623B68">
      <w:pPr>
        <w:autoSpaceDE w:val="0"/>
        <w:autoSpaceDN w:val="0"/>
        <w:adjustRightInd w:val="0"/>
        <w:spacing w:after="0" w:line="360" w:lineRule="auto"/>
        <w:ind w:firstLine="227"/>
        <w:jc w:val="both"/>
        <w:rPr>
          <w:ins w:id="9901" w:author="Lektorat Bauer" w:date="2025-03-05T16:16:00Z" w16du:dateUtc="2025-03-05T15:16:00Z"/>
          <w:rFonts w:ascii="Arial" w:hAnsi="Arial" w:cs="Arial"/>
          <w:sz w:val="24"/>
          <w:szCs w:val="24"/>
        </w:rPr>
      </w:pPr>
      <w:r w:rsidRPr="00944672">
        <w:rPr>
          <w:rFonts w:ascii="Arial" w:hAnsi="Arial" w:cs="Arial"/>
          <w:sz w:val="24"/>
          <w:szCs w:val="24"/>
        </w:rPr>
        <w:t>„Hallo Bibi!, schön dass Du heute Dienst hast, da kann heute nichts schiefgehen!“</w:t>
      </w:r>
      <w:ins w:id="9902" w:author="Lektorat Bauer" w:date="2025-03-05T16:15:00Z" w16du:dateUtc="2025-03-05T15:15:00Z">
        <w:r w:rsidR="00163F73">
          <w:rPr>
            <w:rFonts w:ascii="Arial" w:hAnsi="Arial" w:cs="Arial"/>
            <w:sz w:val="24"/>
            <w:szCs w:val="24"/>
          </w:rPr>
          <w:t>,</w:t>
        </w:r>
      </w:ins>
      <w:del w:id="9903" w:author="Lektorat Bauer" w:date="2025-03-05T16:15:00Z" w16du:dateUtc="2025-03-05T15:15:00Z">
        <w:r w:rsidRPr="00944672" w:rsidDel="00163F73">
          <w:rPr>
            <w:rFonts w:ascii="Arial" w:hAnsi="Arial" w:cs="Arial"/>
            <w:sz w:val="24"/>
            <w:szCs w:val="24"/>
          </w:rPr>
          <w:delText xml:space="preserve"> L</w:delText>
        </w:r>
      </w:del>
      <w:ins w:id="9904" w:author="Lektorat Bauer" w:date="2025-03-05T16:15:00Z" w16du:dateUtc="2025-03-05T15:15:00Z">
        <w:r w:rsidR="00163F73">
          <w:rPr>
            <w:rFonts w:ascii="Arial" w:hAnsi="Arial" w:cs="Arial"/>
            <w:sz w:val="24"/>
            <w:szCs w:val="24"/>
          </w:rPr>
          <w:t>l</w:t>
        </w:r>
      </w:ins>
      <w:r w:rsidRPr="00944672">
        <w:rPr>
          <w:rFonts w:ascii="Arial" w:hAnsi="Arial" w:cs="Arial"/>
          <w:sz w:val="24"/>
          <w:szCs w:val="24"/>
        </w:rPr>
        <w:t xml:space="preserve">achte Tia durch das Telefon. </w:t>
      </w:r>
    </w:p>
    <w:p w14:paraId="5D6EB78D" w14:textId="77777777" w:rsidR="00163F73" w:rsidRDefault="00944672" w:rsidP="00623B68">
      <w:pPr>
        <w:autoSpaceDE w:val="0"/>
        <w:autoSpaceDN w:val="0"/>
        <w:adjustRightInd w:val="0"/>
        <w:spacing w:after="0" w:line="360" w:lineRule="auto"/>
        <w:ind w:firstLine="227"/>
        <w:jc w:val="both"/>
        <w:rPr>
          <w:ins w:id="9905" w:author="Lektorat Bauer" w:date="2025-03-05T16:16:00Z" w16du:dateUtc="2025-03-05T15:16:00Z"/>
          <w:rFonts w:ascii="Arial" w:hAnsi="Arial" w:cs="Arial"/>
          <w:sz w:val="24"/>
          <w:szCs w:val="24"/>
        </w:rPr>
      </w:pPr>
      <w:r w:rsidRPr="00944672">
        <w:rPr>
          <w:rFonts w:ascii="Arial" w:hAnsi="Arial" w:cs="Arial"/>
          <w:sz w:val="24"/>
          <w:szCs w:val="24"/>
        </w:rPr>
        <w:t>„Tia, ehrlich, es ist noch</w:t>
      </w:r>
      <w:del w:id="9906" w:author="Lektorat Bauer" w:date="2025-03-05T16:16:00Z" w16du:dateUtc="2025-03-05T15:16:00Z">
        <w:r w:rsidRPr="00944672" w:rsidDel="00163F73">
          <w:rPr>
            <w:rFonts w:ascii="Arial" w:hAnsi="Arial" w:cs="Arial"/>
            <w:sz w:val="24"/>
            <w:szCs w:val="24"/>
          </w:rPr>
          <w:delText xml:space="preserve"> </w:delText>
        </w:r>
      </w:del>
      <w:r w:rsidRPr="00944672">
        <w:rPr>
          <w:rFonts w:ascii="Arial" w:hAnsi="Arial" w:cs="Arial"/>
          <w:sz w:val="24"/>
          <w:szCs w:val="24"/>
        </w:rPr>
        <w:t xml:space="preserve"> immer ein komisches Gefühl, dass ich Dich so nennen darf. Ich wollte den aktuellen Status abgleichen.“ </w:t>
      </w:r>
    </w:p>
    <w:p w14:paraId="578F4A3B" w14:textId="31404763"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Am andern Ende der Leitung wurde kurz geschwiegen, dann sagte Tia in sehr ernstem Tonfall: „Bibi, hast </w:t>
      </w:r>
      <w:ins w:id="9907" w:author="Lektorat Bauer" w:date="2025-03-05T16:16:00Z" w16du:dateUtc="2025-03-05T15:16:00Z">
        <w:r w:rsidR="00163F73">
          <w:rPr>
            <w:rFonts w:ascii="Arial" w:hAnsi="Arial" w:cs="Arial"/>
            <w:sz w:val="24"/>
            <w:szCs w:val="24"/>
          </w:rPr>
          <w:t>du</w:t>
        </w:r>
      </w:ins>
      <w:del w:id="9908" w:author="Lektorat Bauer" w:date="2025-03-05T16:16:00Z" w16du:dateUtc="2025-03-05T15:16:00Z">
        <w:r w:rsidRPr="00944672" w:rsidDel="00163F73">
          <w:rPr>
            <w:rFonts w:ascii="Arial" w:hAnsi="Arial" w:cs="Arial"/>
            <w:sz w:val="24"/>
            <w:szCs w:val="24"/>
          </w:rPr>
          <w:delText>DU</w:delText>
        </w:r>
      </w:del>
      <w:r w:rsidRPr="00944672">
        <w:rPr>
          <w:rFonts w:ascii="Arial" w:hAnsi="Arial" w:cs="Arial"/>
          <w:sz w:val="24"/>
          <w:szCs w:val="24"/>
        </w:rPr>
        <w:t xml:space="preserve"> was?“ </w:t>
      </w:r>
    </w:p>
    <w:p w14:paraId="2F1F9D77" w14:textId="5B03C8B2"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Der Tonfall ließ Bibi sich schlagartig gerade aufsetzen. Ahab nahm die Bewegung wahr, was ihn dazu veranlasste</w:t>
      </w:r>
      <w:ins w:id="9909" w:author="Lektorat Bauer" w:date="2025-03-05T16:16:00Z" w16du:dateUtc="2025-03-05T15:16:00Z">
        <w:r w:rsidR="00163F73">
          <w:rPr>
            <w:rFonts w:ascii="Arial" w:hAnsi="Arial" w:cs="Arial"/>
            <w:sz w:val="24"/>
            <w:szCs w:val="24"/>
          </w:rPr>
          <w:t>,</w:t>
        </w:r>
      </w:ins>
      <w:r w:rsidRPr="00944672">
        <w:rPr>
          <w:rFonts w:ascii="Arial" w:hAnsi="Arial" w:cs="Arial"/>
          <w:sz w:val="24"/>
          <w:szCs w:val="24"/>
        </w:rPr>
        <w:t xml:space="preserve"> genau auf Bibi zu achten – irgendetwas stimmte nicht!</w:t>
      </w:r>
    </w:p>
    <w:p w14:paraId="0D73B525" w14:textId="77777777" w:rsidR="00163F73" w:rsidRDefault="00944672" w:rsidP="00623B68">
      <w:pPr>
        <w:autoSpaceDE w:val="0"/>
        <w:autoSpaceDN w:val="0"/>
        <w:adjustRightInd w:val="0"/>
        <w:spacing w:after="0" w:line="360" w:lineRule="auto"/>
        <w:ind w:firstLine="227"/>
        <w:jc w:val="both"/>
        <w:rPr>
          <w:ins w:id="9910" w:author="Lektorat Bauer" w:date="2025-03-05T16:16:00Z" w16du:dateUtc="2025-03-05T15:16:00Z"/>
          <w:rFonts w:ascii="Arial" w:hAnsi="Arial" w:cs="Arial"/>
          <w:sz w:val="24"/>
          <w:szCs w:val="24"/>
        </w:rPr>
      </w:pPr>
      <w:r w:rsidRPr="00944672">
        <w:rPr>
          <w:rFonts w:ascii="Arial" w:hAnsi="Arial" w:cs="Arial"/>
          <w:sz w:val="24"/>
          <w:szCs w:val="24"/>
        </w:rPr>
        <w:t xml:space="preserve">Vorsichtig fragte Bibi: „Tia, was soll die die Nachfrage? Ich habe hier nichts. Was hast Du?“ </w:t>
      </w:r>
    </w:p>
    <w:p w14:paraId="6AE8A483" w14:textId="2F530C7A"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„Für das Protokoll: Ich habe nichts Frau Sergeant Kaur</w:t>
      </w:r>
      <w:del w:id="9911" w:author="Lektorat Bauer" w:date="2025-03-05T16:16:00Z" w16du:dateUtc="2025-03-05T15:16:00Z">
        <w:r w:rsidRPr="00944672" w:rsidDel="00163F73">
          <w:rPr>
            <w:rFonts w:ascii="Arial" w:hAnsi="Arial" w:cs="Arial"/>
            <w:sz w:val="24"/>
            <w:szCs w:val="24"/>
          </w:rPr>
          <w:delText>.</w:delText>
        </w:r>
      </w:del>
      <w:r w:rsidRPr="00944672">
        <w:rPr>
          <w:rFonts w:ascii="Arial" w:hAnsi="Arial" w:cs="Arial"/>
          <w:sz w:val="24"/>
          <w:szCs w:val="24"/>
        </w:rPr>
        <w:t>“</w:t>
      </w:r>
      <w:ins w:id="9912" w:author="Lektorat Bauer" w:date="2025-03-05T16:16:00Z" w16du:dateUtc="2025-03-05T15:16:00Z">
        <w:r w:rsidR="00163F73">
          <w:rPr>
            <w:rFonts w:ascii="Arial" w:hAnsi="Arial" w:cs="Arial"/>
            <w:sz w:val="24"/>
            <w:szCs w:val="24"/>
          </w:rPr>
          <w:t>,</w:t>
        </w:r>
      </w:ins>
      <w:r w:rsidRPr="00944672">
        <w:rPr>
          <w:rFonts w:ascii="Arial" w:hAnsi="Arial" w:cs="Arial"/>
          <w:sz w:val="24"/>
          <w:szCs w:val="24"/>
        </w:rPr>
        <w:t xml:space="preserve"> </w:t>
      </w:r>
      <w:ins w:id="9913" w:author="Lektorat Bauer" w:date="2025-03-05T16:16:00Z" w16du:dateUtc="2025-03-05T15:16:00Z">
        <w:r w:rsidR="00163F73">
          <w:rPr>
            <w:rFonts w:ascii="Arial" w:hAnsi="Arial" w:cs="Arial"/>
            <w:sz w:val="24"/>
            <w:szCs w:val="24"/>
          </w:rPr>
          <w:t>k</w:t>
        </w:r>
      </w:ins>
      <w:del w:id="9914" w:author="Lektorat Bauer" w:date="2025-03-05T16:16:00Z" w16du:dateUtc="2025-03-05T15:16:00Z">
        <w:r w:rsidRPr="00944672" w:rsidDel="00163F73">
          <w:rPr>
            <w:rFonts w:ascii="Arial" w:hAnsi="Arial" w:cs="Arial"/>
            <w:sz w:val="24"/>
            <w:szCs w:val="24"/>
          </w:rPr>
          <w:delText>K</w:delText>
        </w:r>
      </w:del>
      <w:r w:rsidRPr="00944672">
        <w:rPr>
          <w:rFonts w:ascii="Arial" w:hAnsi="Arial" w:cs="Arial"/>
          <w:sz w:val="24"/>
          <w:szCs w:val="24"/>
        </w:rPr>
        <w:t>am es aus der Leitung.</w:t>
      </w:r>
    </w:p>
    <w:p w14:paraId="79FC1DF6" w14:textId="4EAEDE75"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 Der Ruf</w:t>
      </w:r>
      <w:ins w:id="9915" w:author="Lektorat Bauer" w:date="2025-03-05T16:16:00Z" w16du:dateUtc="2025-03-05T15:16:00Z">
        <w:r w:rsidR="00163F73">
          <w:rPr>
            <w:rFonts w:ascii="Arial" w:hAnsi="Arial" w:cs="Arial"/>
            <w:sz w:val="24"/>
            <w:szCs w:val="24"/>
          </w:rPr>
          <w:t>,</w:t>
        </w:r>
      </w:ins>
      <w:r w:rsidRPr="00944672">
        <w:rPr>
          <w:rFonts w:ascii="Arial" w:hAnsi="Arial" w:cs="Arial"/>
          <w:sz w:val="24"/>
          <w:szCs w:val="24"/>
        </w:rPr>
        <w:t xml:space="preserve"> den Satria Chow genoss</w:t>
      </w:r>
      <w:ins w:id="9916" w:author="Lektorat Bauer" w:date="2025-03-05T16:16:00Z" w16du:dateUtc="2025-03-05T15:16:00Z">
        <w:r w:rsidR="00163F73">
          <w:rPr>
            <w:rFonts w:ascii="Arial" w:hAnsi="Arial" w:cs="Arial"/>
            <w:sz w:val="24"/>
            <w:szCs w:val="24"/>
          </w:rPr>
          <w:t>,</w:t>
        </w:r>
      </w:ins>
      <w:r w:rsidRPr="00944672">
        <w:rPr>
          <w:rFonts w:ascii="Arial" w:hAnsi="Arial" w:cs="Arial"/>
          <w:sz w:val="24"/>
          <w:szCs w:val="24"/>
        </w:rPr>
        <w:t xml:space="preserve"> und die Tatsache</w:t>
      </w:r>
      <w:ins w:id="9917" w:author="Lektorat Bauer" w:date="2025-03-05T16:16:00Z" w16du:dateUtc="2025-03-05T15:16:00Z">
        <w:r w:rsidR="00163F73">
          <w:rPr>
            <w:rFonts w:ascii="Arial" w:hAnsi="Arial" w:cs="Arial"/>
            <w:sz w:val="24"/>
            <w:szCs w:val="24"/>
          </w:rPr>
          <w:t>,</w:t>
        </w:r>
      </w:ins>
      <w:r w:rsidRPr="00944672">
        <w:rPr>
          <w:rFonts w:ascii="Arial" w:hAnsi="Arial" w:cs="Arial"/>
          <w:sz w:val="24"/>
          <w:szCs w:val="24"/>
        </w:rPr>
        <w:t xml:space="preserve"> das</w:t>
      </w:r>
      <w:ins w:id="9918" w:author="Lektorat Bauer" w:date="2025-03-05T16:16:00Z" w16du:dateUtc="2025-03-05T15:16:00Z">
        <w:r w:rsidR="00163F73">
          <w:rPr>
            <w:rFonts w:ascii="Arial" w:hAnsi="Arial" w:cs="Arial"/>
            <w:sz w:val="24"/>
            <w:szCs w:val="24"/>
          </w:rPr>
          <w:t>s</w:t>
        </w:r>
      </w:ins>
      <w:r w:rsidRPr="00944672">
        <w:rPr>
          <w:rFonts w:ascii="Arial" w:hAnsi="Arial" w:cs="Arial"/>
          <w:sz w:val="24"/>
          <w:szCs w:val="24"/>
        </w:rPr>
        <w:t xml:space="preserve"> man ihr ein fantastisches Gespür für Situationen nachsagte, veranlasste Chand </w:t>
      </w:r>
      <w:ins w:id="9919" w:author="Lektorat Bauer" w:date="2025-03-05T16:16:00Z" w16du:dateUtc="2025-03-05T15:16:00Z">
        <w:r w:rsidR="00163F73">
          <w:rPr>
            <w:rFonts w:ascii="Arial" w:hAnsi="Arial" w:cs="Arial"/>
            <w:sz w:val="24"/>
            <w:szCs w:val="24"/>
          </w:rPr>
          <w:t>i</w:t>
        </w:r>
      </w:ins>
      <w:del w:id="9920" w:author="Lektorat Bauer" w:date="2025-03-05T16:16:00Z" w16du:dateUtc="2025-03-05T15:16:00Z">
        <w:r w:rsidRPr="00944672" w:rsidDel="00163F73">
          <w:rPr>
            <w:rFonts w:ascii="Arial" w:hAnsi="Arial" w:cs="Arial"/>
            <w:sz w:val="24"/>
            <w:szCs w:val="24"/>
          </w:rPr>
          <w:delText>I</w:delText>
        </w:r>
      </w:del>
      <w:r w:rsidRPr="00944672">
        <w:rPr>
          <w:rFonts w:ascii="Arial" w:hAnsi="Arial" w:cs="Arial"/>
          <w:sz w:val="24"/>
          <w:szCs w:val="24"/>
        </w:rPr>
        <w:t xml:space="preserve">hrem Kollegen Ahmad ein Handzeichen zu geben, dass Sie auf weitere Informationen wartete. Um genau solchen Situation Raum zu verschaffen, waren die Telefonate mit den beiden Einheiten um 15 Minuten zeitversetzt. </w:t>
      </w:r>
    </w:p>
    <w:p w14:paraId="7A925D14" w14:textId="77777777" w:rsidR="00B03718" w:rsidRDefault="00944672" w:rsidP="00623B68">
      <w:pPr>
        <w:autoSpaceDE w:val="0"/>
        <w:autoSpaceDN w:val="0"/>
        <w:adjustRightInd w:val="0"/>
        <w:spacing w:after="0" w:line="360" w:lineRule="auto"/>
        <w:ind w:firstLine="227"/>
        <w:jc w:val="both"/>
        <w:rPr>
          <w:ins w:id="9921" w:author="Lektorat Bauer" w:date="2025-03-05T16:17:00Z" w16du:dateUtc="2025-03-05T15:17:00Z"/>
          <w:rFonts w:ascii="Arial" w:hAnsi="Arial" w:cs="Arial"/>
          <w:sz w:val="24"/>
          <w:szCs w:val="24"/>
        </w:rPr>
      </w:pPr>
      <w:r w:rsidRPr="00944672">
        <w:rPr>
          <w:rFonts w:ascii="Arial" w:hAnsi="Arial" w:cs="Arial"/>
          <w:sz w:val="24"/>
          <w:szCs w:val="24"/>
        </w:rPr>
        <w:lastRenderedPageBreak/>
        <w:t xml:space="preserve">„Ok, die Förmlichkeiten sind vorbei, Pegawai Waran Chow. Was ist los?“ </w:t>
      </w:r>
    </w:p>
    <w:p w14:paraId="5816679E" w14:textId="50918B1B"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„Bibi, ich kann es Dir nicht sagen, aber ich habe ein komisches Gefühl. Ich würde sagen, dass etwas in der Luft liegt. Du hast gesagt, bei Euch liegt nichts vor. Dann muss ich mich geirrt haben, aber ich habe ein komisches Bauchgefühl“</w:t>
      </w:r>
    </w:p>
    <w:p w14:paraId="6E91FEF9" w14:textId="307538FA"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„Tia, wir sind dafür ausgebildet worden</w:t>
      </w:r>
      <w:ins w:id="9922" w:author="Lektorat Bauer" w:date="2025-03-05T16:17:00Z" w16du:dateUtc="2025-03-05T15:17:00Z">
        <w:r w:rsidR="00B03718">
          <w:rPr>
            <w:rFonts w:ascii="Arial" w:hAnsi="Arial" w:cs="Arial"/>
            <w:sz w:val="24"/>
            <w:szCs w:val="24"/>
          </w:rPr>
          <w:t>,</w:t>
        </w:r>
      </w:ins>
      <w:r w:rsidRPr="00944672">
        <w:rPr>
          <w:rFonts w:ascii="Arial" w:hAnsi="Arial" w:cs="Arial"/>
          <w:sz w:val="24"/>
          <w:szCs w:val="24"/>
        </w:rPr>
        <w:t xml:space="preserve"> einen sechsten Sinn zu entwickeln. Du weißt, dass die britische SAS und selbst die deutsche KSK viel auf das situative Gefühl geben.“ „Danke, dass Du mich beruhigen willst, Bibi, aber ich weiß nicht</w:t>
      </w:r>
      <w:ins w:id="9923" w:author="Lektorat Bauer" w:date="2025-03-05T16:17:00Z" w16du:dateUtc="2025-03-05T15:17:00Z">
        <w:r w:rsidR="00B03718">
          <w:rPr>
            <w:rFonts w:ascii="Arial" w:hAnsi="Arial" w:cs="Arial"/>
            <w:sz w:val="24"/>
            <w:szCs w:val="24"/>
          </w:rPr>
          <w:t xml:space="preserve"> …</w:t>
        </w:r>
      </w:ins>
      <w:del w:id="9924" w:author="Lektorat Bauer" w:date="2025-03-05T16:17:00Z" w16du:dateUtc="2025-03-05T15:17:00Z">
        <w:r w:rsidRPr="00944672" w:rsidDel="00B03718">
          <w:rPr>
            <w:rFonts w:ascii="Arial" w:hAnsi="Arial" w:cs="Arial"/>
            <w:sz w:val="24"/>
            <w:szCs w:val="24"/>
          </w:rPr>
          <w:delText>...</w:delText>
        </w:r>
      </w:del>
      <w:r w:rsidRPr="00944672">
        <w:rPr>
          <w:rFonts w:ascii="Arial" w:hAnsi="Arial" w:cs="Arial"/>
          <w:sz w:val="24"/>
          <w:szCs w:val="24"/>
        </w:rPr>
        <w:t>“ Satria Chow klang zweifelnd.</w:t>
      </w:r>
    </w:p>
    <w:p w14:paraId="71EF89D8" w14:textId="245A4A86"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„Tia</w:t>
      </w:r>
      <w:del w:id="9925" w:author="Lektorat Bauer" w:date="2025-03-05T16:17:00Z" w16du:dateUtc="2025-03-05T15:17:00Z">
        <w:r w:rsidRPr="00944672" w:rsidDel="00B03718">
          <w:rPr>
            <w:rFonts w:ascii="Arial" w:hAnsi="Arial" w:cs="Arial"/>
            <w:sz w:val="24"/>
            <w:szCs w:val="24"/>
          </w:rPr>
          <w:delText>,</w:delText>
        </w:r>
      </w:del>
      <w:r w:rsidRPr="00944672">
        <w:rPr>
          <w:rFonts w:ascii="Arial" w:hAnsi="Arial" w:cs="Arial"/>
          <w:sz w:val="24"/>
          <w:szCs w:val="24"/>
        </w:rPr>
        <w:t>“</w:t>
      </w:r>
      <w:ins w:id="9926" w:author="Lektorat Bauer" w:date="2025-03-05T16:17:00Z" w16du:dateUtc="2025-03-05T15:17:00Z">
        <w:r w:rsidR="00B03718">
          <w:rPr>
            <w:rFonts w:ascii="Arial" w:hAnsi="Arial" w:cs="Arial"/>
            <w:sz w:val="24"/>
            <w:szCs w:val="24"/>
          </w:rPr>
          <w:t>,</w:t>
        </w:r>
      </w:ins>
      <w:r w:rsidRPr="00944672">
        <w:rPr>
          <w:rFonts w:ascii="Arial" w:hAnsi="Arial" w:cs="Arial"/>
          <w:sz w:val="24"/>
          <w:szCs w:val="24"/>
        </w:rPr>
        <w:t xml:space="preserve"> antwortete Chand Kaur, „</w:t>
      </w:r>
      <w:ins w:id="9927" w:author="Lektorat Bauer" w:date="2025-03-05T16:17:00Z" w16du:dateUtc="2025-03-05T15:17:00Z">
        <w:r w:rsidR="00B03718">
          <w:rPr>
            <w:rFonts w:ascii="Arial" w:hAnsi="Arial" w:cs="Arial"/>
            <w:sz w:val="24"/>
            <w:szCs w:val="24"/>
          </w:rPr>
          <w:t>i</w:t>
        </w:r>
      </w:ins>
      <w:del w:id="9928" w:author="Lektorat Bauer" w:date="2025-03-05T16:17:00Z" w16du:dateUtc="2025-03-05T15:17:00Z">
        <w:r w:rsidRPr="00944672" w:rsidDel="00B03718">
          <w:rPr>
            <w:rFonts w:ascii="Arial" w:hAnsi="Arial" w:cs="Arial"/>
            <w:sz w:val="24"/>
            <w:szCs w:val="24"/>
          </w:rPr>
          <w:delText>I</w:delText>
        </w:r>
      </w:del>
      <w:r w:rsidRPr="00944672">
        <w:rPr>
          <w:rFonts w:ascii="Arial" w:hAnsi="Arial" w:cs="Arial"/>
          <w:sz w:val="24"/>
          <w:szCs w:val="24"/>
        </w:rPr>
        <w:t>ch weiß, wie gut Deine Vorahnungen sind. Ich gebe das an meinen Kollegen weiter. Wir werden auf jede Kleinigkeit achten. Versprochen!“ „Das ist lieb, vielen Dank!“</w:t>
      </w:r>
      <w:ins w:id="9929" w:author="Lektorat Bauer" w:date="2025-03-05T16:17:00Z" w16du:dateUtc="2025-03-05T15:17:00Z">
        <w:r w:rsidR="00B03718">
          <w:rPr>
            <w:rFonts w:ascii="Arial" w:hAnsi="Arial" w:cs="Arial"/>
            <w:sz w:val="24"/>
            <w:szCs w:val="24"/>
          </w:rPr>
          <w:t>,</w:t>
        </w:r>
      </w:ins>
      <w:r w:rsidRPr="00944672">
        <w:rPr>
          <w:rFonts w:ascii="Arial" w:hAnsi="Arial" w:cs="Arial"/>
          <w:sz w:val="24"/>
          <w:szCs w:val="24"/>
        </w:rPr>
        <w:t xml:space="preserve"> </w:t>
      </w:r>
      <w:ins w:id="9930" w:author="Lektorat Bauer" w:date="2025-03-05T16:17:00Z" w16du:dateUtc="2025-03-05T15:17:00Z">
        <w:r w:rsidR="00B03718">
          <w:rPr>
            <w:rFonts w:ascii="Arial" w:hAnsi="Arial" w:cs="Arial"/>
            <w:sz w:val="24"/>
            <w:szCs w:val="24"/>
          </w:rPr>
          <w:t>s</w:t>
        </w:r>
      </w:ins>
      <w:del w:id="9931" w:author="Lektorat Bauer" w:date="2025-03-05T16:17:00Z" w16du:dateUtc="2025-03-05T15:17:00Z">
        <w:r w:rsidRPr="00944672" w:rsidDel="00B03718">
          <w:rPr>
            <w:rFonts w:ascii="Arial" w:hAnsi="Arial" w:cs="Arial"/>
            <w:sz w:val="24"/>
            <w:szCs w:val="24"/>
          </w:rPr>
          <w:delText>S</w:delText>
        </w:r>
      </w:del>
      <w:r w:rsidRPr="00944672">
        <w:rPr>
          <w:rFonts w:ascii="Arial" w:hAnsi="Arial" w:cs="Arial"/>
          <w:sz w:val="24"/>
          <w:szCs w:val="24"/>
        </w:rPr>
        <w:t xml:space="preserve">agte Satria Chow und unterbrach </w:t>
      </w:r>
      <w:del w:id="9932" w:author="Lektorat Bauer" w:date="2025-03-05T16:17:00Z" w16du:dateUtc="2025-03-05T15:17:00Z">
        <w:r w:rsidRPr="00944672" w:rsidDel="00B03718">
          <w:rPr>
            <w:rFonts w:ascii="Arial" w:hAnsi="Arial" w:cs="Arial"/>
            <w:sz w:val="24"/>
            <w:szCs w:val="24"/>
          </w:rPr>
          <w:delText xml:space="preserve">die </w:delText>
        </w:r>
      </w:del>
      <w:r w:rsidRPr="00944672">
        <w:rPr>
          <w:rFonts w:ascii="Arial" w:hAnsi="Arial" w:cs="Arial"/>
          <w:sz w:val="24"/>
          <w:szCs w:val="24"/>
        </w:rPr>
        <w:t>die Verbindung.</w:t>
      </w:r>
    </w:p>
    <w:p w14:paraId="0D88192F"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Chand drehte sich zu Ahmad und sagte: „Ahab, Tia hat ein komisches Gefühl im Bauch.“</w:t>
      </w:r>
    </w:p>
    <w:p w14:paraId="393AE156" w14:textId="5D83812E"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„Oha</w:t>
      </w:r>
      <w:del w:id="9933" w:author="Lektorat Bauer" w:date="2025-03-05T16:17:00Z" w16du:dateUtc="2025-03-05T15:17:00Z">
        <w:r w:rsidRPr="00944672" w:rsidDel="00B03718">
          <w:rPr>
            <w:rFonts w:ascii="Arial" w:hAnsi="Arial" w:cs="Arial"/>
            <w:sz w:val="24"/>
            <w:szCs w:val="24"/>
          </w:rPr>
          <w:delText>.</w:delText>
        </w:r>
      </w:del>
      <w:r w:rsidRPr="00944672">
        <w:rPr>
          <w:rFonts w:ascii="Arial" w:hAnsi="Arial" w:cs="Arial"/>
          <w:sz w:val="24"/>
          <w:szCs w:val="24"/>
        </w:rPr>
        <w:t>“</w:t>
      </w:r>
      <w:ins w:id="9934" w:author="Lektorat Bauer" w:date="2025-03-05T16:17:00Z" w16du:dateUtc="2025-03-05T15:17:00Z">
        <w:r w:rsidR="00B03718">
          <w:rPr>
            <w:rFonts w:ascii="Arial" w:hAnsi="Arial" w:cs="Arial"/>
            <w:sz w:val="24"/>
            <w:szCs w:val="24"/>
          </w:rPr>
          <w:t>,</w:t>
        </w:r>
      </w:ins>
      <w:r w:rsidRPr="00944672">
        <w:rPr>
          <w:rFonts w:ascii="Arial" w:hAnsi="Arial" w:cs="Arial"/>
          <w:sz w:val="24"/>
          <w:szCs w:val="24"/>
        </w:rPr>
        <w:t xml:space="preserve"> </w:t>
      </w:r>
      <w:ins w:id="9935" w:author="Lektorat Bauer" w:date="2025-03-05T16:17:00Z" w16du:dateUtc="2025-03-05T15:17:00Z">
        <w:r w:rsidR="00B03718">
          <w:rPr>
            <w:rFonts w:ascii="Arial" w:hAnsi="Arial" w:cs="Arial"/>
            <w:sz w:val="24"/>
            <w:szCs w:val="24"/>
          </w:rPr>
          <w:t>e</w:t>
        </w:r>
      </w:ins>
      <w:del w:id="9936" w:author="Lektorat Bauer" w:date="2025-03-05T16:17:00Z" w16du:dateUtc="2025-03-05T15:17:00Z">
        <w:r w:rsidRPr="00944672" w:rsidDel="00B03718">
          <w:rPr>
            <w:rFonts w:ascii="Arial" w:hAnsi="Arial" w:cs="Arial"/>
            <w:sz w:val="24"/>
            <w:szCs w:val="24"/>
          </w:rPr>
          <w:delText>E</w:delText>
        </w:r>
      </w:del>
      <w:r w:rsidRPr="00944672">
        <w:rPr>
          <w:rFonts w:ascii="Arial" w:hAnsi="Arial" w:cs="Arial"/>
          <w:sz w:val="24"/>
          <w:szCs w:val="24"/>
        </w:rPr>
        <w:t>ntfuhr es Ahmad, „</w:t>
      </w:r>
      <w:ins w:id="9937" w:author="Lektorat Bauer" w:date="2025-03-05T16:18:00Z" w16du:dateUtc="2025-03-05T15:18:00Z">
        <w:r w:rsidR="00B03718">
          <w:rPr>
            <w:rFonts w:ascii="Arial" w:hAnsi="Arial" w:cs="Arial"/>
            <w:sz w:val="24"/>
            <w:szCs w:val="24"/>
          </w:rPr>
          <w:t>i</w:t>
        </w:r>
      </w:ins>
      <w:del w:id="9938" w:author="Lektorat Bauer" w:date="2025-03-05T16:18:00Z" w16du:dateUtc="2025-03-05T15:18:00Z">
        <w:r w:rsidRPr="00944672" w:rsidDel="00B03718">
          <w:rPr>
            <w:rFonts w:ascii="Arial" w:hAnsi="Arial" w:cs="Arial"/>
            <w:sz w:val="24"/>
            <w:szCs w:val="24"/>
          </w:rPr>
          <w:delText>I</w:delText>
        </w:r>
      </w:del>
      <w:r w:rsidRPr="00944672">
        <w:rPr>
          <w:rFonts w:ascii="Arial" w:hAnsi="Arial" w:cs="Arial"/>
          <w:sz w:val="24"/>
          <w:szCs w:val="24"/>
        </w:rPr>
        <w:t>ch gebe das mal vorsichtig an John St.Pierre</w:t>
      </w:r>
      <w:del w:id="9939" w:author="Lektorat Bauer" w:date="2025-03-05T16:18:00Z" w16du:dateUtc="2025-03-05T15:18:00Z">
        <w:r w:rsidRPr="00944672" w:rsidDel="00B03718">
          <w:rPr>
            <w:rFonts w:ascii="Arial" w:hAnsi="Arial" w:cs="Arial"/>
            <w:sz w:val="24"/>
            <w:szCs w:val="24"/>
          </w:rPr>
          <w:delText xml:space="preserve"> </w:delText>
        </w:r>
      </w:del>
      <w:r w:rsidRPr="00944672">
        <w:rPr>
          <w:rFonts w:ascii="Arial" w:hAnsi="Arial" w:cs="Arial"/>
          <w:sz w:val="24"/>
          <w:szCs w:val="24"/>
        </w:rPr>
        <w:t xml:space="preserve"> weiter.</w:t>
      </w:r>
      <w:ins w:id="9940" w:author="Lektorat Bauer" w:date="2025-03-05T16:18:00Z" w16du:dateUtc="2025-03-05T15:18:00Z">
        <w:r w:rsidR="00B03718">
          <w:rPr>
            <w:rFonts w:ascii="Arial" w:hAnsi="Arial" w:cs="Arial"/>
            <w:sz w:val="24"/>
            <w:szCs w:val="24"/>
          </w:rPr>
          <w:t>“</w:t>
        </w:r>
      </w:ins>
    </w:p>
    <w:p w14:paraId="22E3821A" w14:textId="1B3A4C2F"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Um 05:45 </w:t>
      </w:r>
      <w:del w:id="9941" w:author="Lektorat Bauer" w:date="2025-03-05T16:18:00Z" w16du:dateUtc="2025-03-05T15:18:00Z">
        <w:r w:rsidRPr="00944672" w:rsidDel="00B03718">
          <w:rPr>
            <w:rFonts w:ascii="Arial" w:hAnsi="Arial" w:cs="Arial"/>
            <w:sz w:val="24"/>
            <w:szCs w:val="24"/>
          </w:rPr>
          <w:delText>Ur</w:delText>
        </w:r>
      </w:del>
      <w:ins w:id="9942" w:author="Lektorat Bauer" w:date="2025-03-05T16:18:00Z" w16du:dateUtc="2025-03-05T15:18:00Z">
        <w:r w:rsidR="00B03718" w:rsidRPr="00944672">
          <w:rPr>
            <w:rFonts w:ascii="Arial" w:hAnsi="Arial" w:cs="Arial"/>
            <w:sz w:val="24"/>
            <w:szCs w:val="24"/>
          </w:rPr>
          <w:t>Uhr</w:t>
        </w:r>
      </w:ins>
      <w:r w:rsidRPr="00944672">
        <w:rPr>
          <w:rFonts w:ascii="Arial" w:hAnsi="Arial" w:cs="Arial"/>
          <w:sz w:val="24"/>
          <w:szCs w:val="24"/>
        </w:rPr>
        <w:t xml:space="preserve"> rief Ahmad bei der B-Squad an und die tiefe Bassstimme des Kommandierenden meldete sich: „B-Squad, Staf Sarjan </w:t>
      </w:r>
      <w:del w:id="9943" w:author="Lektorat Bauer" w:date="2025-03-05T16:18:00Z" w16du:dateUtc="2025-03-05T15:18:00Z">
        <w:r w:rsidRPr="00944672" w:rsidDel="00B03718">
          <w:rPr>
            <w:rFonts w:ascii="Arial" w:hAnsi="Arial" w:cs="Arial"/>
            <w:sz w:val="24"/>
            <w:szCs w:val="24"/>
          </w:rPr>
          <w:delText xml:space="preserve"> </w:delText>
        </w:r>
      </w:del>
      <w:r w:rsidRPr="00944672">
        <w:rPr>
          <w:rFonts w:ascii="Arial" w:hAnsi="Arial" w:cs="Arial"/>
          <w:sz w:val="24"/>
          <w:szCs w:val="24"/>
        </w:rPr>
        <w:t xml:space="preserve">St.Pierre, </w:t>
      </w:r>
      <w:del w:id="9944" w:author="Lektorat Bauer" w:date="2025-03-05T16:18:00Z" w16du:dateUtc="2025-03-05T15:18:00Z">
        <w:r w:rsidRPr="00944672" w:rsidDel="00B03718">
          <w:rPr>
            <w:rFonts w:ascii="Arial" w:hAnsi="Arial" w:cs="Arial"/>
            <w:sz w:val="24"/>
            <w:szCs w:val="24"/>
          </w:rPr>
          <w:delText>H</w:delText>
        </w:r>
      </w:del>
      <w:ins w:id="9945" w:author="Lektorat Bauer" w:date="2025-03-05T16:18:00Z" w16du:dateUtc="2025-03-05T15:18:00Z">
        <w:r w:rsidR="00B03718">
          <w:rPr>
            <w:rFonts w:ascii="Arial" w:hAnsi="Arial" w:cs="Arial"/>
            <w:sz w:val="24"/>
            <w:szCs w:val="24"/>
          </w:rPr>
          <w:t>h</w:t>
        </w:r>
      </w:ins>
      <w:r w:rsidRPr="00944672">
        <w:rPr>
          <w:rFonts w:ascii="Arial" w:hAnsi="Arial" w:cs="Arial"/>
          <w:sz w:val="24"/>
          <w:szCs w:val="24"/>
        </w:rPr>
        <w:t xml:space="preserve">allo Zentrale.“ „Staf Sarjan </w:t>
      </w:r>
      <w:del w:id="9946" w:author="Lektorat Bauer" w:date="2025-03-05T16:18:00Z" w16du:dateUtc="2025-03-05T15:18:00Z">
        <w:r w:rsidRPr="00944672" w:rsidDel="00B03718">
          <w:rPr>
            <w:rFonts w:ascii="Arial" w:hAnsi="Arial" w:cs="Arial"/>
            <w:sz w:val="24"/>
            <w:szCs w:val="24"/>
          </w:rPr>
          <w:delText xml:space="preserve"> </w:delText>
        </w:r>
      </w:del>
      <w:r w:rsidRPr="00944672">
        <w:rPr>
          <w:rFonts w:ascii="Arial" w:hAnsi="Arial" w:cs="Arial"/>
          <w:sz w:val="24"/>
          <w:szCs w:val="24"/>
        </w:rPr>
        <w:t xml:space="preserve">St. Pierre, hier ist Sergeant Ahmad Muhaddir. Ich möchte Sie auf den aktuellen Stand bringen.“ </w:t>
      </w:r>
    </w:p>
    <w:p w14:paraId="23E7123C" w14:textId="77777777" w:rsidR="00B03718" w:rsidRDefault="00944672" w:rsidP="00623B68">
      <w:pPr>
        <w:autoSpaceDE w:val="0"/>
        <w:autoSpaceDN w:val="0"/>
        <w:adjustRightInd w:val="0"/>
        <w:spacing w:after="0" w:line="360" w:lineRule="auto"/>
        <w:ind w:firstLine="227"/>
        <w:jc w:val="both"/>
        <w:rPr>
          <w:ins w:id="9947" w:author="Lektorat Bauer" w:date="2025-03-05T16:23:00Z" w16du:dateUtc="2025-03-05T15:23:00Z"/>
          <w:rFonts w:ascii="Arial" w:hAnsi="Arial" w:cs="Arial"/>
          <w:sz w:val="24"/>
          <w:szCs w:val="24"/>
        </w:rPr>
      </w:pPr>
      <w:r w:rsidRPr="00944672">
        <w:rPr>
          <w:rFonts w:ascii="Arial" w:hAnsi="Arial" w:cs="Arial"/>
          <w:sz w:val="24"/>
          <w:szCs w:val="24"/>
        </w:rPr>
        <w:t>„Ahab! Cool, wie sieht es aus bei Euch?“</w:t>
      </w:r>
      <w:ins w:id="9948" w:author="Lektorat Bauer" w:date="2025-03-05T16:18:00Z" w16du:dateUtc="2025-03-05T15:18:00Z">
        <w:r w:rsidR="00B03718">
          <w:rPr>
            <w:rFonts w:ascii="Arial" w:hAnsi="Arial" w:cs="Arial"/>
            <w:sz w:val="24"/>
            <w:szCs w:val="24"/>
          </w:rPr>
          <w:t>,</w:t>
        </w:r>
      </w:ins>
      <w:r w:rsidRPr="00944672">
        <w:rPr>
          <w:rFonts w:ascii="Arial" w:hAnsi="Arial" w:cs="Arial"/>
          <w:sz w:val="24"/>
          <w:szCs w:val="24"/>
        </w:rPr>
        <w:t xml:space="preserve"> </w:t>
      </w:r>
      <w:commentRangeStart w:id="9949"/>
      <w:del w:id="9950" w:author="Lektorat Bauer" w:date="2025-03-05T16:18:00Z" w16du:dateUtc="2025-03-05T15:18:00Z">
        <w:r w:rsidRPr="00944672" w:rsidDel="00B03718">
          <w:rPr>
            <w:rFonts w:ascii="Arial" w:hAnsi="Arial" w:cs="Arial"/>
            <w:sz w:val="24"/>
            <w:szCs w:val="24"/>
          </w:rPr>
          <w:delText>Lachte</w:delText>
        </w:r>
      </w:del>
      <w:commentRangeEnd w:id="9949"/>
      <w:r w:rsidR="00B03718">
        <w:rPr>
          <w:rStyle w:val="Kommentarzeichen"/>
        </w:rPr>
        <w:commentReference w:id="9949"/>
      </w:r>
      <w:del w:id="9951" w:author="Lektorat Bauer" w:date="2025-03-05T16:18:00Z" w16du:dateUtc="2025-03-05T15:18:00Z">
        <w:r w:rsidRPr="00944672" w:rsidDel="00B03718">
          <w:rPr>
            <w:rFonts w:ascii="Arial" w:hAnsi="Arial" w:cs="Arial"/>
            <w:sz w:val="24"/>
            <w:szCs w:val="24"/>
          </w:rPr>
          <w:delText xml:space="preserve"> ihn</w:delText>
        </w:r>
      </w:del>
      <w:ins w:id="9952" w:author="Lektorat Bauer" w:date="2025-03-05T16:18:00Z" w16du:dateUtc="2025-03-05T15:18:00Z">
        <w:r w:rsidR="00B03718">
          <w:rPr>
            <w:rFonts w:ascii="Arial" w:hAnsi="Arial" w:cs="Arial"/>
            <w:sz w:val="24"/>
            <w:szCs w:val="24"/>
          </w:rPr>
          <w:t>tönte</w:t>
        </w:r>
      </w:ins>
      <w:r w:rsidRPr="00944672">
        <w:rPr>
          <w:rFonts w:ascii="Arial" w:hAnsi="Arial" w:cs="Arial"/>
          <w:sz w:val="24"/>
          <w:szCs w:val="24"/>
        </w:rPr>
        <w:t xml:space="preserve"> die durchdringend freundliche Stimme von John St. Pierre</w:t>
      </w:r>
      <w:del w:id="9953" w:author="Lektorat Bauer" w:date="2025-03-05T16:18:00Z" w16du:dateUtc="2025-03-05T15:18:00Z">
        <w:r w:rsidRPr="00944672" w:rsidDel="00B03718">
          <w:rPr>
            <w:rFonts w:ascii="Arial" w:hAnsi="Arial" w:cs="Arial"/>
            <w:sz w:val="24"/>
            <w:szCs w:val="24"/>
          </w:rPr>
          <w:delText xml:space="preserve"> an</w:delText>
        </w:r>
      </w:del>
      <w:r w:rsidRPr="00944672">
        <w:rPr>
          <w:rFonts w:ascii="Arial" w:hAnsi="Arial" w:cs="Arial"/>
          <w:sz w:val="24"/>
          <w:szCs w:val="24"/>
        </w:rPr>
        <w:t xml:space="preserve">. John St. Pierre war der Sohn einer Malaiin und eines französischen Geschäftsmannes, der nach Kota Kina Balu versetzt worden war. Er hatte </w:t>
      </w:r>
      <w:ins w:id="9954" w:author="Lektorat Bauer" w:date="2025-03-05T16:23:00Z" w16du:dateUtc="2025-03-05T15:23:00Z">
        <w:r w:rsidR="00B03718">
          <w:rPr>
            <w:rFonts w:ascii="Arial" w:hAnsi="Arial" w:cs="Arial"/>
            <w:sz w:val="24"/>
            <w:szCs w:val="24"/>
          </w:rPr>
          <w:t xml:space="preserve">sich </w:t>
        </w:r>
      </w:ins>
      <w:r w:rsidRPr="00944672">
        <w:rPr>
          <w:rFonts w:ascii="Arial" w:hAnsi="Arial" w:cs="Arial"/>
          <w:sz w:val="24"/>
          <w:szCs w:val="24"/>
        </w:rPr>
        <w:t xml:space="preserve">dann dort niedergelassen, weil er sich unsterblich in eine bornesische Malaiin verliebt hatte, die um nichts in der Welt nach Europa ziehen wollte. </w:t>
      </w:r>
      <w:del w:id="9955" w:author="Lektorat Bauer" w:date="2025-03-07T18:44:00Z" w16du:dateUtc="2025-03-07T17:44:00Z">
        <w:r w:rsidRPr="00944672" w:rsidDel="003C7CCB">
          <w:rPr>
            <w:rFonts w:ascii="Arial" w:hAnsi="Arial" w:cs="Arial"/>
            <w:sz w:val="24"/>
            <w:szCs w:val="24"/>
          </w:rPr>
          <w:delText xml:space="preserve"> </w:delText>
        </w:r>
      </w:del>
      <w:r w:rsidRPr="00944672">
        <w:rPr>
          <w:rFonts w:ascii="Arial" w:hAnsi="Arial" w:cs="Arial"/>
          <w:sz w:val="24"/>
          <w:szCs w:val="24"/>
        </w:rPr>
        <w:t>„St. John</w:t>
      </w:r>
      <w:del w:id="9956" w:author="Lektorat Bauer" w:date="2025-03-05T16:23:00Z" w16du:dateUtc="2025-03-05T15:23:00Z">
        <w:r w:rsidRPr="00944672" w:rsidDel="00B03718">
          <w:rPr>
            <w:rFonts w:ascii="Arial" w:hAnsi="Arial" w:cs="Arial"/>
            <w:sz w:val="24"/>
            <w:szCs w:val="24"/>
          </w:rPr>
          <w:delText>,</w:delText>
        </w:r>
      </w:del>
      <w:r w:rsidRPr="00944672">
        <w:rPr>
          <w:rFonts w:ascii="Arial" w:hAnsi="Arial" w:cs="Arial"/>
          <w:sz w:val="24"/>
          <w:szCs w:val="24"/>
        </w:rPr>
        <w:t>“</w:t>
      </w:r>
      <w:ins w:id="9957" w:author="Lektorat Bauer" w:date="2025-03-05T16:23:00Z" w16du:dateUtc="2025-03-05T15:23:00Z">
        <w:r w:rsidR="00B03718">
          <w:rPr>
            <w:rFonts w:ascii="Arial" w:hAnsi="Arial" w:cs="Arial"/>
            <w:sz w:val="24"/>
            <w:szCs w:val="24"/>
          </w:rPr>
          <w:t>,</w:t>
        </w:r>
      </w:ins>
      <w:r w:rsidRPr="00944672">
        <w:rPr>
          <w:rFonts w:ascii="Arial" w:hAnsi="Arial" w:cs="Arial"/>
          <w:sz w:val="24"/>
          <w:szCs w:val="24"/>
        </w:rPr>
        <w:t xml:space="preserve"> antwortete Ahab, der absichtlich die Namensteile verdrehte, was ihm ein Lachen einbrachte, „offiziell haben wir </w:t>
      </w:r>
      <w:del w:id="9958" w:author="Lektorat Bauer" w:date="2025-03-05T16:23:00Z" w16du:dateUtc="2025-03-05T15:23:00Z">
        <w:r w:rsidRPr="00944672" w:rsidDel="00B03718">
          <w:rPr>
            <w:rFonts w:ascii="Arial" w:hAnsi="Arial" w:cs="Arial"/>
            <w:sz w:val="24"/>
            <w:szCs w:val="24"/>
          </w:rPr>
          <w:delText>zu Zeit</w:delText>
        </w:r>
      </w:del>
      <w:ins w:id="9959" w:author="Lektorat Bauer" w:date="2025-03-05T16:23:00Z" w16du:dateUtc="2025-03-05T15:23:00Z">
        <w:r w:rsidR="00B03718">
          <w:rPr>
            <w:rFonts w:ascii="Arial" w:hAnsi="Arial" w:cs="Arial"/>
            <w:sz w:val="24"/>
            <w:szCs w:val="24"/>
          </w:rPr>
          <w:t>zurzeit</w:t>
        </w:r>
      </w:ins>
      <w:r w:rsidRPr="00944672">
        <w:rPr>
          <w:rFonts w:ascii="Arial" w:hAnsi="Arial" w:cs="Arial"/>
          <w:sz w:val="24"/>
          <w:szCs w:val="24"/>
        </w:rPr>
        <w:t xml:space="preserve"> keine akute Lage.“ </w:t>
      </w:r>
    </w:p>
    <w:p w14:paraId="0D02DB77" w14:textId="0E1A5978"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„Ahab! Was ist los? Deine Formulierung lässt mir eine Gänsehaut über den Rücken fahren!“ </w:t>
      </w:r>
    </w:p>
    <w:p w14:paraId="01E65655" w14:textId="77777777" w:rsidR="00B03718" w:rsidRDefault="00944672" w:rsidP="00623B68">
      <w:pPr>
        <w:autoSpaceDE w:val="0"/>
        <w:autoSpaceDN w:val="0"/>
        <w:adjustRightInd w:val="0"/>
        <w:spacing w:after="0" w:line="360" w:lineRule="auto"/>
        <w:ind w:firstLine="227"/>
        <w:jc w:val="both"/>
        <w:rPr>
          <w:ins w:id="9960" w:author="Lektorat Bauer" w:date="2025-03-05T16:24:00Z" w16du:dateUtc="2025-03-05T15:24:00Z"/>
          <w:rFonts w:ascii="Arial" w:hAnsi="Arial" w:cs="Arial"/>
          <w:sz w:val="24"/>
          <w:szCs w:val="24"/>
        </w:rPr>
      </w:pPr>
      <w:r w:rsidRPr="00944672">
        <w:rPr>
          <w:rFonts w:ascii="Arial" w:hAnsi="Arial" w:cs="Arial"/>
          <w:sz w:val="24"/>
          <w:szCs w:val="24"/>
        </w:rPr>
        <w:t xml:space="preserve">„Wir hatten heute die P-Squat als Erste an der Leitung </w:t>
      </w:r>
      <w:ins w:id="9961" w:author="Lektorat Bauer" w:date="2025-03-05T16:23:00Z" w16du:dateUtc="2025-03-05T15:23:00Z">
        <w:r w:rsidR="00B03718">
          <w:rPr>
            <w:rFonts w:ascii="Arial" w:hAnsi="Arial" w:cs="Arial"/>
            <w:sz w:val="24"/>
            <w:szCs w:val="24"/>
          </w:rPr>
          <w:t>…</w:t>
        </w:r>
      </w:ins>
      <w:del w:id="9962" w:author="Lektorat Bauer" w:date="2025-03-05T16:23:00Z" w16du:dateUtc="2025-03-05T15:23:00Z">
        <w:r w:rsidRPr="00944672" w:rsidDel="00B03718">
          <w:rPr>
            <w:rFonts w:ascii="Arial" w:hAnsi="Arial" w:cs="Arial"/>
            <w:sz w:val="24"/>
            <w:szCs w:val="24"/>
          </w:rPr>
          <w:delText>...</w:delText>
        </w:r>
      </w:del>
      <w:r w:rsidRPr="00944672">
        <w:rPr>
          <w:rFonts w:ascii="Arial" w:hAnsi="Arial" w:cs="Arial"/>
          <w:sz w:val="24"/>
          <w:szCs w:val="24"/>
        </w:rPr>
        <w:t xml:space="preserve">“ </w:t>
      </w:r>
    </w:p>
    <w:p w14:paraId="51C25C95" w14:textId="77777777" w:rsidR="00B03718" w:rsidRDefault="00944672" w:rsidP="00623B68">
      <w:pPr>
        <w:autoSpaceDE w:val="0"/>
        <w:autoSpaceDN w:val="0"/>
        <w:adjustRightInd w:val="0"/>
        <w:spacing w:after="0" w:line="360" w:lineRule="auto"/>
        <w:ind w:firstLine="227"/>
        <w:jc w:val="both"/>
        <w:rPr>
          <w:ins w:id="9963" w:author="Lektorat Bauer" w:date="2025-03-05T16:24:00Z" w16du:dateUtc="2025-03-05T15:24:00Z"/>
          <w:rFonts w:ascii="Arial" w:hAnsi="Arial" w:cs="Arial"/>
          <w:sz w:val="24"/>
          <w:szCs w:val="24"/>
        </w:rPr>
      </w:pPr>
      <w:r w:rsidRPr="00944672">
        <w:rPr>
          <w:rFonts w:ascii="Arial" w:hAnsi="Arial" w:cs="Arial"/>
          <w:sz w:val="24"/>
          <w:szCs w:val="24"/>
        </w:rPr>
        <w:t>Ahab machte eine</w:t>
      </w:r>
      <w:del w:id="9964" w:author="Lektorat Bauer" w:date="2025-03-05T16:23:00Z" w16du:dateUtc="2025-03-05T15:23:00Z">
        <w:r w:rsidRPr="00944672" w:rsidDel="00B03718">
          <w:rPr>
            <w:rFonts w:ascii="Arial" w:hAnsi="Arial" w:cs="Arial"/>
            <w:sz w:val="24"/>
            <w:szCs w:val="24"/>
          </w:rPr>
          <w:delText xml:space="preserve"> kurze,</w:delText>
        </w:r>
      </w:del>
      <w:r w:rsidRPr="00944672">
        <w:rPr>
          <w:rFonts w:ascii="Arial" w:hAnsi="Arial" w:cs="Arial"/>
          <w:sz w:val="24"/>
          <w:szCs w:val="24"/>
        </w:rPr>
        <w:t xml:space="preserve"> nachdenkliche Pause</w:t>
      </w:r>
      <w:ins w:id="9965" w:author="Lektorat Bauer" w:date="2025-03-05T16:23:00Z" w16du:dateUtc="2025-03-05T15:23:00Z">
        <w:r w:rsidR="00B03718">
          <w:rPr>
            <w:rFonts w:ascii="Arial" w:hAnsi="Arial" w:cs="Arial"/>
            <w:sz w:val="24"/>
            <w:szCs w:val="24"/>
          </w:rPr>
          <w:t>,</w:t>
        </w:r>
      </w:ins>
      <w:r w:rsidRPr="00944672">
        <w:rPr>
          <w:rFonts w:ascii="Arial" w:hAnsi="Arial" w:cs="Arial"/>
          <w:sz w:val="24"/>
          <w:szCs w:val="24"/>
        </w:rPr>
        <w:t xml:space="preserve"> </w:t>
      </w:r>
      <w:del w:id="9966" w:author="Lektorat Bauer" w:date="2025-03-05T16:23:00Z" w16du:dateUtc="2025-03-05T15:23:00Z">
        <w:r w:rsidRPr="00944672" w:rsidDel="00B03718">
          <w:rPr>
            <w:rFonts w:ascii="Arial" w:hAnsi="Arial" w:cs="Arial"/>
            <w:sz w:val="24"/>
            <w:szCs w:val="24"/>
          </w:rPr>
          <w:delText xml:space="preserve">und </w:delText>
        </w:r>
      </w:del>
      <w:ins w:id="9967" w:author="Lektorat Bauer" w:date="2025-03-05T16:23:00Z" w16du:dateUtc="2025-03-05T15:23:00Z">
        <w:r w:rsidR="00B03718">
          <w:rPr>
            <w:rFonts w:ascii="Arial" w:hAnsi="Arial" w:cs="Arial"/>
            <w:sz w:val="24"/>
            <w:szCs w:val="24"/>
          </w:rPr>
          <w:t>die</w:t>
        </w:r>
        <w:r w:rsidR="00B03718" w:rsidRPr="00944672">
          <w:rPr>
            <w:rFonts w:ascii="Arial" w:hAnsi="Arial" w:cs="Arial"/>
            <w:sz w:val="24"/>
            <w:szCs w:val="24"/>
          </w:rPr>
          <w:t xml:space="preserve"> </w:t>
        </w:r>
      </w:ins>
      <w:r w:rsidRPr="00944672">
        <w:rPr>
          <w:rFonts w:ascii="Arial" w:hAnsi="Arial" w:cs="Arial"/>
          <w:sz w:val="24"/>
          <w:szCs w:val="24"/>
        </w:rPr>
        <w:t xml:space="preserve">John St. Pierre </w:t>
      </w:r>
      <w:del w:id="9968" w:author="Lektorat Bauer" w:date="2025-03-05T16:24:00Z" w16du:dateUtc="2025-03-05T15:24:00Z">
        <w:r w:rsidRPr="00944672" w:rsidDel="00B03718">
          <w:rPr>
            <w:rFonts w:ascii="Arial" w:hAnsi="Arial" w:cs="Arial"/>
            <w:sz w:val="24"/>
            <w:szCs w:val="24"/>
          </w:rPr>
          <w:delText xml:space="preserve">fragte in die Pause, </w:delText>
        </w:r>
      </w:del>
      <w:ins w:id="9969" w:author="Lektorat Bauer" w:date="2025-03-05T16:24:00Z" w16du:dateUtc="2025-03-05T15:24:00Z">
        <w:r w:rsidR="00B03718">
          <w:rPr>
            <w:rFonts w:ascii="Arial" w:hAnsi="Arial" w:cs="Arial"/>
            <w:sz w:val="24"/>
            <w:szCs w:val="24"/>
          </w:rPr>
          <w:t xml:space="preserve">für eine Frage nutzt: </w:t>
        </w:r>
      </w:ins>
      <w:r w:rsidRPr="00944672">
        <w:rPr>
          <w:rFonts w:ascii="Arial" w:hAnsi="Arial" w:cs="Arial"/>
          <w:sz w:val="24"/>
          <w:szCs w:val="24"/>
        </w:rPr>
        <w:t xml:space="preserve">„Wer hat heute das Kommando?“ </w:t>
      </w:r>
    </w:p>
    <w:p w14:paraId="603C2F78" w14:textId="77777777" w:rsidR="00B03718" w:rsidRDefault="00944672" w:rsidP="00623B68">
      <w:pPr>
        <w:autoSpaceDE w:val="0"/>
        <w:autoSpaceDN w:val="0"/>
        <w:adjustRightInd w:val="0"/>
        <w:spacing w:after="0" w:line="360" w:lineRule="auto"/>
        <w:ind w:firstLine="227"/>
        <w:jc w:val="both"/>
        <w:rPr>
          <w:ins w:id="9970" w:author="Lektorat Bauer" w:date="2025-03-05T16:24:00Z" w16du:dateUtc="2025-03-05T15:24:00Z"/>
          <w:rFonts w:ascii="Arial" w:hAnsi="Arial" w:cs="Arial"/>
          <w:sz w:val="24"/>
          <w:szCs w:val="24"/>
        </w:rPr>
      </w:pPr>
      <w:del w:id="9971" w:author="Lektorat Bauer" w:date="2025-03-05T16:24:00Z" w16du:dateUtc="2025-03-05T15:24:00Z">
        <w:r w:rsidRPr="00944672" w:rsidDel="00B03718">
          <w:rPr>
            <w:rFonts w:ascii="Arial" w:hAnsi="Arial" w:cs="Arial"/>
            <w:sz w:val="24"/>
            <w:szCs w:val="24"/>
          </w:rPr>
          <w:delText>Ruhig kam die Antwort,</w:delText>
        </w:r>
      </w:del>
      <w:r w:rsidRPr="00944672">
        <w:rPr>
          <w:rFonts w:ascii="Arial" w:hAnsi="Arial" w:cs="Arial"/>
          <w:sz w:val="24"/>
          <w:szCs w:val="24"/>
        </w:rPr>
        <w:t xml:space="preserve"> „Satria Chow.“ </w:t>
      </w:r>
    </w:p>
    <w:p w14:paraId="6540B3EB" w14:textId="77777777" w:rsidR="00B03718" w:rsidRDefault="00944672" w:rsidP="00623B68">
      <w:pPr>
        <w:autoSpaceDE w:val="0"/>
        <w:autoSpaceDN w:val="0"/>
        <w:adjustRightInd w:val="0"/>
        <w:spacing w:after="0" w:line="360" w:lineRule="auto"/>
        <w:ind w:firstLine="227"/>
        <w:jc w:val="both"/>
        <w:rPr>
          <w:ins w:id="9972" w:author="Lektorat Bauer" w:date="2025-03-05T16:25:00Z" w16du:dateUtc="2025-03-05T15:25:00Z"/>
          <w:rFonts w:ascii="Arial" w:hAnsi="Arial" w:cs="Arial"/>
          <w:sz w:val="24"/>
          <w:szCs w:val="24"/>
        </w:rPr>
      </w:pPr>
      <w:r w:rsidRPr="00944672">
        <w:rPr>
          <w:rFonts w:ascii="Arial" w:hAnsi="Arial" w:cs="Arial"/>
          <w:sz w:val="24"/>
          <w:szCs w:val="24"/>
        </w:rPr>
        <w:lastRenderedPageBreak/>
        <w:t>„Scheiße!“</w:t>
      </w:r>
      <w:ins w:id="9973" w:author="Lektorat Bauer" w:date="2025-03-05T16:24:00Z" w16du:dateUtc="2025-03-05T15:24:00Z">
        <w:r w:rsidR="00B03718">
          <w:rPr>
            <w:rFonts w:ascii="Arial" w:hAnsi="Arial" w:cs="Arial"/>
            <w:sz w:val="24"/>
            <w:szCs w:val="24"/>
          </w:rPr>
          <w:t>,</w:t>
        </w:r>
      </w:ins>
      <w:r w:rsidRPr="00944672">
        <w:rPr>
          <w:rFonts w:ascii="Arial" w:hAnsi="Arial" w:cs="Arial"/>
          <w:sz w:val="24"/>
          <w:szCs w:val="24"/>
        </w:rPr>
        <w:t xml:space="preserve"> </w:t>
      </w:r>
      <w:ins w:id="9974" w:author="Lektorat Bauer" w:date="2025-03-05T16:24:00Z" w16du:dateUtc="2025-03-05T15:24:00Z">
        <w:r w:rsidR="00B03718">
          <w:rPr>
            <w:rFonts w:ascii="Arial" w:hAnsi="Arial" w:cs="Arial"/>
            <w:sz w:val="24"/>
            <w:szCs w:val="24"/>
          </w:rPr>
          <w:t>k</w:t>
        </w:r>
      </w:ins>
      <w:del w:id="9975" w:author="Lektorat Bauer" w:date="2025-03-05T16:24:00Z" w16du:dateUtc="2025-03-05T15:24:00Z">
        <w:r w:rsidRPr="00944672" w:rsidDel="00B03718">
          <w:rPr>
            <w:rFonts w:ascii="Arial" w:hAnsi="Arial" w:cs="Arial"/>
            <w:sz w:val="24"/>
            <w:szCs w:val="24"/>
          </w:rPr>
          <w:delText>K</w:delText>
        </w:r>
      </w:del>
      <w:r w:rsidRPr="00944672">
        <w:rPr>
          <w:rFonts w:ascii="Arial" w:hAnsi="Arial" w:cs="Arial"/>
          <w:sz w:val="24"/>
          <w:szCs w:val="24"/>
        </w:rPr>
        <w:t>am es spontan aus der Leitung,</w:t>
      </w:r>
      <w:ins w:id="9976" w:author="Lektorat Bauer" w:date="2025-03-05T16:24:00Z" w16du:dateUtc="2025-03-05T15:24:00Z">
        <w:r w:rsidR="00B03718">
          <w:rPr>
            <w:rFonts w:ascii="Arial" w:hAnsi="Arial" w:cs="Arial"/>
            <w:sz w:val="24"/>
            <w:szCs w:val="24"/>
          </w:rPr>
          <w:t xml:space="preserve"> gefolgt von eine</w:t>
        </w:r>
      </w:ins>
      <w:ins w:id="9977" w:author="Lektorat Bauer" w:date="2025-03-05T16:25:00Z" w16du:dateUtc="2025-03-05T15:25:00Z">
        <w:r w:rsidR="00B03718">
          <w:rPr>
            <w:rFonts w:ascii="Arial" w:hAnsi="Arial" w:cs="Arial"/>
            <w:sz w:val="24"/>
            <w:szCs w:val="24"/>
          </w:rPr>
          <w:t>r Entschuldigung.</w:t>
        </w:r>
      </w:ins>
      <w:del w:id="9978" w:author="Lektorat Bauer" w:date="2025-03-05T16:25:00Z" w16du:dateUtc="2025-03-05T15:25:00Z">
        <w:r w:rsidRPr="00944672" w:rsidDel="00B03718">
          <w:rPr>
            <w:rFonts w:ascii="Arial" w:hAnsi="Arial" w:cs="Arial"/>
            <w:sz w:val="24"/>
            <w:szCs w:val="24"/>
          </w:rPr>
          <w:delText xml:space="preserve"> „Entschuldigung, Sergeant Muhaddir.“ John St. Pierre hatte sich schnell gefasst. </w:delText>
        </w:r>
      </w:del>
      <w:ins w:id="9979" w:author="Lektorat Bauer" w:date="2025-03-05T16:25:00Z" w16du:dateUtc="2025-03-05T15:25:00Z">
        <w:r w:rsidR="00B03718">
          <w:rPr>
            <w:rFonts w:ascii="Arial" w:hAnsi="Arial" w:cs="Arial"/>
            <w:sz w:val="24"/>
            <w:szCs w:val="24"/>
          </w:rPr>
          <w:t xml:space="preserve"> </w:t>
        </w:r>
      </w:ins>
      <w:r w:rsidRPr="00944672">
        <w:rPr>
          <w:rFonts w:ascii="Arial" w:hAnsi="Arial" w:cs="Arial"/>
          <w:sz w:val="24"/>
          <w:szCs w:val="24"/>
        </w:rPr>
        <w:t xml:space="preserve">„Was sagt Sie genau? Soll ich eine Stufe hoch gehen?“ </w:t>
      </w:r>
    </w:p>
    <w:p w14:paraId="3F902DAD" w14:textId="77777777" w:rsidR="00B03718" w:rsidRDefault="00944672" w:rsidP="00623B68">
      <w:pPr>
        <w:autoSpaceDE w:val="0"/>
        <w:autoSpaceDN w:val="0"/>
        <w:adjustRightInd w:val="0"/>
        <w:spacing w:after="0" w:line="360" w:lineRule="auto"/>
        <w:ind w:firstLine="227"/>
        <w:jc w:val="both"/>
        <w:rPr>
          <w:ins w:id="9980" w:author="Lektorat Bauer" w:date="2025-03-05T16:26:00Z" w16du:dateUtc="2025-03-05T15:26:00Z"/>
          <w:rFonts w:ascii="Arial" w:hAnsi="Arial" w:cs="Arial"/>
          <w:sz w:val="24"/>
          <w:szCs w:val="24"/>
        </w:rPr>
      </w:pPr>
      <w:r w:rsidRPr="00944672">
        <w:rPr>
          <w:rFonts w:ascii="Arial" w:hAnsi="Arial" w:cs="Arial"/>
          <w:sz w:val="24"/>
          <w:szCs w:val="24"/>
        </w:rPr>
        <w:t>Mit dieser Aussage bestätigt</w:t>
      </w:r>
      <w:ins w:id="9981" w:author="Lektorat Bauer" w:date="2025-03-05T16:25:00Z" w16du:dateUtc="2025-03-05T15:25:00Z">
        <w:r w:rsidR="00B03718">
          <w:rPr>
            <w:rFonts w:ascii="Arial" w:hAnsi="Arial" w:cs="Arial"/>
            <w:sz w:val="24"/>
            <w:szCs w:val="24"/>
          </w:rPr>
          <w:t>e</w:t>
        </w:r>
      </w:ins>
      <w:r w:rsidRPr="00944672">
        <w:rPr>
          <w:rFonts w:ascii="Arial" w:hAnsi="Arial" w:cs="Arial"/>
          <w:sz w:val="24"/>
          <w:szCs w:val="24"/>
        </w:rPr>
        <w:t xml:space="preserve"> sich der Ruf, den sich Satria Chow erarbeitet hatte. Wenn Sie etwas fühlte, ging die halbe </w:t>
      </w:r>
      <w:r w:rsidRPr="00944672">
        <w:rPr>
          <w:rFonts w:ascii="Arial" w:hAnsi="Arial" w:cs="Arial"/>
          <w:noProof/>
          <w:sz w:val="24"/>
          <w:szCs w:val="24"/>
        </w:rPr>
        <w:t>Special</w:t>
      </w:r>
      <w:r w:rsidRPr="00944672">
        <w:rPr>
          <w:rFonts w:ascii="Arial" w:hAnsi="Arial" w:cs="Arial"/>
          <w:sz w:val="24"/>
          <w:szCs w:val="24"/>
        </w:rPr>
        <w:t xml:space="preserve"> Branch in den Alarmzustand. „Nein, alles ruhig. Sobald wir etwas haben, sagen wir Bescheid.“ </w:t>
      </w:r>
    </w:p>
    <w:p w14:paraId="41AA2AAA" w14:textId="6AFD2209"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„Danke für die Info</w:t>
      </w:r>
      <w:del w:id="9982" w:author="Lektorat Bauer" w:date="2025-03-05T16:26:00Z" w16du:dateUtc="2025-03-05T15:26:00Z">
        <w:r w:rsidRPr="00944672" w:rsidDel="00B03718">
          <w:rPr>
            <w:rFonts w:ascii="Arial" w:hAnsi="Arial" w:cs="Arial"/>
            <w:sz w:val="24"/>
            <w:szCs w:val="24"/>
          </w:rPr>
          <w:delText>.</w:delText>
        </w:r>
      </w:del>
      <w:r w:rsidRPr="00944672">
        <w:rPr>
          <w:rFonts w:ascii="Arial" w:hAnsi="Arial" w:cs="Arial"/>
          <w:sz w:val="24"/>
          <w:szCs w:val="24"/>
        </w:rPr>
        <w:t>“</w:t>
      </w:r>
      <w:ins w:id="9983" w:author="Lektorat Bauer" w:date="2025-03-05T16:26:00Z" w16du:dateUtc="2025-03-05T15:26:00Z">
        <w:r w:rsidR="00B03718">
          <w:rPr>
            <w:rFonts w:ascii="Arial" w:hAnsi="Arial" w:cs="Arial"/>
            <w:sz w:val="24"/>
            <w:szCs w:val="24"/>
          </w:rPr>
          <w:t>,</w:t>
        </w:r>
      </w:ins>
      <w:r w:rsidRPr="00944672">
        <w:rPr>
          <w:rFonts w:ascii="Arial" w:hAnsi="Arial" w:cs="Arial"/>
          <w:sz w:val="24"/>
          <w:szCs w:val="24"/>
        </w:rPr>
        <w:t xml:space="preserve"> </w:t>
      </w:r>
      <w:ins w:id="9984" w:author="Lektorat Bauer" w:date="2025-03-05T16:26:00Z" w16du:dateUtc="2025-03-05T15:26:00Z">
        <w:r w:rsidR="00B03718">
          <w:rPr>
            <w:rFonts w:ascii="Arial" w:hAnsi="Arial" w:cs="Arial"/>
            <w:sz w:val="24"/>
            <w:szCs w:val="24"/>
          </w:rPr>
          <w:t>b</w:t>
        </w:r>
      </w:ins>
      <w:del w:id="9985" w:author="Lektorat Bauer" w:date="2025-03-05T16:26:00Z" w16du:dateUtc="2025-03-05T15:26:00Z">
        <w:r w:rsidRPr="00944672" w:rsidDel="00B03718">
          <w:rPr>
            <w:rFonts w:ascii="Arial" w:hAnsi="Arial" w:cs="Arial"/>
            <w:sz w:val="24"/>
            <w:szCs w:val="24"/>
          </w:rPr>
          <w:delText>B</w:delText>
        </w:r>
      </w:del>
      <w:r w:rsidRPr="00944672">
        <w:rPr>
          <w:rFonts w:ascii="Arial" w:hAnsi="Arial" w:cs="Arial"/>
          <w:sz w:val="24"/>
          <w:szCs w:val="24"/>
        </w:rPr>
        <w:t>edankte sich der Diensthabende der B-Squad und legte auf.</w:t>
      </w:r>
    </w:p>
    <w:p w14:paraId="38338BB5" w14:textId="49C3ED7A"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Sowohl Ahmad Muhaddir als auch</w:t>
      </w:r>
      <w:del w:id="9986" w:author="Lektorat Bauer" w:date="2025-03-05T16:26:00Z" w16du:dateUtc="2025-03-05T15:26:00Z">
        <w:r w:rsidRPr="00944672" w:rsidDel="00B03718">
          <w:rPr>
            <w:rFonts w:ascii="Arial" w:hAnsi="Arial" w:cs="Arial"/>
            <w:sz w:val="24"/>
            <w:szCs w:val="24"/>
          </w:rPr>
          <w:delText xml:space="preserve"> </w:delText>
        </w:r>
      </w:del>
      <w:r w:rsidRPr="00944672">
        <w:rPr>
          <w:rFonts w:ascii="Arial" w:hAnsi="Arial" w:cs="Arial"/>
          <w:sz w:val="24"/>
          <w:szCs w:val="24"/>
        </w:rPr>
        <w:t xml:space="preserve"> Chand Sahib Kaur </w:t>
      </w:r>
      <w:del w:id="9987" w:author="Lektorat Bauer" w:date="2025-03-05T16:26:00Z" w16du:dateUtc="2025-03-05T15:26:00Z">
        <w:r w:rsidRPr="00944672" w:rsidDel="009377C7">
          <w:rPr>
            <w:rFonts w:ascii="Arial" w:hAnsi="Arial" w:cs="Arial"/>
            <w:sz w:val="24"/>
            <w:szCs w:val="24"/>
          </w:rPr>
          <w:delText xml:space="preserve">machten </w:delText>
        </w:r>
      </w:del>
      <w:ins w:id="9988" w:author="Lektorat Bauer" w:date="2025-03-05T16:26:00Z" w16du:dateUtc="2025-03-05T15:26:00Z">
        <w:r w:rsidR="009377C7">
          <w:rPr>
            <w:rFonts w:ascii="Arial" w:hAnsi="Arial" w:cs="Arial"/>
            <w:sz w:val="24"/>
            <w:szCs w:val="24"/>
          </w:rPr>
          <w:t>notierten</w:t>
        </w:r>
        <w:r w:rsidR="009377C7" w:rsidRPr="00944672">
          <w:rPr>
            <w:rFonts w:ascii="Arial" w:hAnsi="Arial" w:cs="Arial"/>
            <w:sz w:val="24"/>
            <w:szCs w:val="24"/>
          </w:rPr>
          <w:t xml:space="preserve"> </w:t>
        </w:r>
      </w:ins>
      <w:del w:id="9989" w:author="Lektorat Bauer" w:date="2025-03-05T16:26:00Z" w16du:dateUtc="2025-03-05T15:26:00Z">
        <w:r w:rsidRPr="00944672" w:rsidDel="009377C7">
          <w:rPr>
            <w:rFonts w:ascii="Arial" w:hAnsi="Arial" w:cs="Arial"/>
            <w:sz w:val="24"/>
            <w:szCs w:val="24"/>
          </w:rPr>
          <w:delText xml:space="preserve">sich </w:delText>
        </w:r>
      </w:del>
      <w:r w:rsidRPr="00944672">
        <w:rPr>
          <w:rFonts w:ascii="Arial" w:hAnsi="Arial" w:cs="Arial"/>
          <w:sz w:val="24"/>
          <w:szCs w:val="24"/>
        </w:rPr>
        <w:t xml:space="preserve">in den </w:t>
      </w:r>
      <w:del w:id="9990" w:author="Lektorat Bauer" w:date="2025-03-05T16:26:00Z" w16du:dateUtc="2025-03-05T15:26:00Z">
        <w:r w:rsidRPr="00944672" w:rsidDel="00B03718">
          <w:rPr>
            <w:rFonts w:ascii="Arial" w:hAnsi="Arial" w:cs="Arial"/>
            <w:sz w:val="24"/>
            <w:szCs w:val="24"/>
          </w:rPr>
          <w:delText xml:space="preserve">den </w:delText>
        </w:r>
      </w:del>
      <w:r w:rsidRPr="00944672">
        <w:rPr>
          <w:rFonts w:ascii="Arial" w:hAnsi="Arial" w:cs="Arial"/>
          <w:sz w:val="24"/>
          <w:szCs w:val="24"/>
        </w:rPr>
        <w:t>Tageslogbüchern</w:t>
      </w:r>
      <w:del w:id="9991" w:author="Lektorat Bauer" w:date="2025-03-05T16:26:00Z" w16du:dateUtc="2025-03-05T15:26:00Z">
        <w:r w:rsidRPr="00944672" w:rsidDel="009377C7">
          <w:rPr>
            <w:rFonts w:ascii="Arial" w:hAnsi="Arial" w:cs="Arial"/>
            <w:sz w:val="24"/>
            <w:szCs w:val="24"/>
          </w:rPr>
          <w:delText xml:space="preserve"> Einträge</w:delText>
        </w:r>
      </w:del>
      <w:r w:rsidRPr="00944672">
        <w:rPr>
          <w:rFonts w:ascii="Arial" w:hAnsi="Arial" w:cs="Arial"/>
          <w:sz w:val="24"/>
          <w:szCs w:val="24"/>
        </w:rPr>
        <w:t xml:space="preserve">, die </w:t>
      </w:r>
      <w:ins w:id="9992" w:author="Lektorat Bauer" w:date="2025-03-05T16:26:00Z" w16du:dateUtc="2025-03-05T15:26:00Z">
        <w:r w:rsidR="009377C7">
          <w:rPr>
            <w:rFonts w:ascii="Arial" w:hAnsi="Arial" w:cs="Arial"/>
            <w:sz w:val="24"/>
            <w:szCs w:val="24"/>
          </w:rPr>
          <w:t>s</w:t>
        </w:r>
      </w:ins>
      <w:del w:id="9993" w:author="Lektorat Bauer" w:date="2025-03-05T16:26:00Z" w16du:dateUtc="2025-03-05T15:26:00Z">
        <w:r w:rsidRPr="00944672" w:rsidDel="009377C7">
          <w:rPr>
            <w:rFonts w:ascii="Arial" w:hAnsi="Arial" w:cs="Arial"/>
            <w:sz w:val="24"/>
            <w:szCs w:val="24"/>
          </w:rPr>
          <w:delText>S</w:delText>
        </w:r>
      </w:del>
      <w:r w:rsidRPr="00944672">
        <w:rPr>
          <w:rFonts w:ascii="Arial" w:hAnsi="Arial" w:cs="Arial"/>
          <w:sz w:val="24"/>
          <w:szCs w:val="24"/>
        </w:rPr>
        <w:t>ie an die Inhalte der Telefonate erinnern sollten</w:t>
      </w:r>
      <w:del w:id="9994" w:author="Lektorat Bauer" w:date="2025-03-05T16:26:00Z" w16du:dateUtc="2025-03-05T15:26:00Z">
        <w:r w:rsidRPr="00944672" w:rsidDel="009377C7">
          <w:rPr>
            <w:rFonts w:ascii="Arial" w:hAnsi="Arial" w:cs="Arial"/>
            <w:sz w:val="24"/>
            <w:szCs w:val="24"/>
          </w:rPr>
          <w:delText xml:space="preserve">. Beide macht </w:delText>
        </w:r>
      </w:del>
      <w:ins w:id="9995" w:author="Lektorat Bauer" w:date="2025-03-05T16:26:00Z" w16du:dateUtc="2025-03-05T15:26:00Z">
        <w:r w:rsidR="009377C7">
          <w:rPr>
            <w:rFonts w:ascii="Arial" w:hAnsi="Arial" w:cs="Arial"/>
            <w:sz w:val="24"/>
            <w:szCs w:val="24"/>
          </w:rPr>
          <w:t xml:space="preserve">, </w:t>
        </w:r>
      </w:ins>
      <w:r w:rsidRPr="00944672">
        <w:rPr>
          <w:rFonts w:ascii="Arial" w:hAnsi="Arial" w:cs="Arial"/>
          <w:sz w:val="24"/>
          <w:szCs w:val="24"/>
        </w:rPr>
        <w:t>den gleichen Eintrag: „Chow!?!“ Alle eingehenden Nachrichten würden heute doppelt gesichtet werden.</w:t>
      </w:r>
    </w:p>
    <w:p w14:paraId="2C837154"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499F5D6F"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01D054D4"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3EDC2CE9" w14:textId="77777777" w:rsidR="009377C7" w:rsidRDefault="00944672" w:rsidP="00623B68">
      <w:pPr>
        <w:autoSpaceDE w:val="0"/>
        <w:autoSpaceDN w:val="0"/>
        <w:adjustRightInd w:val="0"/>
        <w:spacing w:after="0" w:line="360" w:lineRule="auto"/>
        <w:jc w:val="both"/>
        <w:rPr>
          <w:ins w:id="9996" w:author="Lektorat Bauer" w:date="2025-03-05T16:27:00Z" w16du:dateUtc="2025-03-05T15:27:00Z"/>
          <w:rFonts w:ascii="Arial" w:hAnsi="Arial" w:cs="Arial"/>
          <w:sz w:val="24"/>
          <w:szCs w:val="24"/>
        </w:rPr>
      </w:pPr>
      <w:r w:rsidRPr="00944672">
        <w:rPr>
          <w:rFonts w:ascii="Arial" w:hAnsi="Arial" w:cs="Arial"/>
          <w:sz w:val="24"/>
          <w:szCs w:val="24"/>
        </w:rPr>
        <w:t xml:space="preserve">Um kurz nach 06:00 Uhr klingelte das Telefon und Sergeant Kaur nahm einen Anruf aus der Telefonzentrale entgegen. „Zentrale, Sergeant Kaur.“ </w:t>
      </w:r>
    </w:p>
    <w:p w14:paraId="3052F2E7" w14:textId="00E72752"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 xml:space="preserve">„Sergeant Kaur, hier die Telefonzentrale. Ich habe einen Anruf aus den Niederlanden, von der königlichen Garde. Nummer und Person des Anrufers wurden verifiziert und geprüft. Der Anrufer ist Flim Dijkwijk, er möchte mit der Special Branch verbunden werden.“ </w:t>
      </w:r>
    </w:p>
    <w:p w14:paraId="793D5000"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Parallel zur Ansage dieser Informationen erschien auf Sergeant Kaurs Bildschirm das vorhandene Profil, das über Flim Dijkwijk vorlag und Bibi Kaur studierte die Informationen, die ihr bereitgestellt wurden.</w:t>
      </w:r>
    </w:p>
    <w:p w14:paraId="171CEF2D" w14:textId="77777777" w:rsidR="009377C7" w:rsidRDefault="00944672" w:rsidP="00623B68">
      <w:pPr>
        <w:autoSpaceDE w:val="0"/>
        <w:autoSpaceDN w:val="0"/>
        <w:adjustRightInd w:val="0"/>
        <w:spacing w:after="0" w:line="360" w:lineRule="auto"/>
        <w:ind w:firstLine="227"/>
        <w:jc w:val="both"/>
        <w:rPr>
          <w:ins w:id="9997" w:author="Lektorat Bauer" w:date="2025-03-05T16:27:00Z" w16du:dateUtc="2025-03-05T15:27:00Z"/>
          <w:rFonts w:ascii="Arial" w:hAnsi="Arial" w:cs="Arial"/>
          <w:sz w:val="24"/>
          <w:szCs w:val="24"/>
        </w:rPr>
      </w:pPr>
      <w:r w:rsidRPr="00944672">
        <w:rPr>
          <w:rFonts w:ascii="Arial" w:hAnsi="Arial" w:cs="Arial"/>
          <w:sz w:val="24"/>
          <w:szCs w:val="24"/>
        </w:rPr>
        <w:t xml:space="preserve">„Was will denn </w:t>
      </w:r>
      <w:ins w:id="9998" w:author="Lektorat Bauer" w:date="2025-03-05T16:27:00Z" w16du:dateUtc="2025-03-05T15:27:00Z">
        <w:r w:rsidR="009377C7">
          <w:rPr>
            <w:rFonts w:ascii="Arial" w:hAnsi="Arial" w:cs="Arial"/>
            <w:sz w:val="24"/>
            <w:szCs w:val="24"/>
          </w:rPr>
          <w:t xml:space="preserve">die </w:t>
        </w:r>
      </w:ins>
      <w:r w:rsidRPr="00944672">
        <w:rPr>
          <w:rFonts w:ascii="Arial" w:hAnsi="Arial" w:cs="Arial"/>
          <w:sz w:val="24"/>
          <w:szCs w:val="24"/>
        </w:rPr>
        <w:t>königlich</w:t>
      </w:r>
      <w:ins w:id="9999" w:author="Lektorat Bauer" w:date="2025-03-05T16:27:00Z" w16du:dateUtc="2025-03-05T15:27:00Z">
        <w:r w:rsidR="009377C7">
          <w:rPr>
            <w:rFonts w:ascii="Arial" w:hAnsi="Arial" w:cs="Arial"/>
            <w:sz w:val="24"/>
            <w:szCs w:val="24"/>
          </w:rPr>
          <w:t>e</w:t>
        </w:r>
      </w:ins>
      <w:r w:rsidRPr="00944672">
        <w:rPr>
          <w:rFonts w:ascii="Arial" w:hAnsi="Arial" w:cs="Arial"/>
          <w:sz w:val="24"/>
          <w:szCs w:val="24"/>
        </w:rPr>
        <w:t xml:space="preserve"> Garde von uns?“ Diese </w:t>
      </w:r>
      <w:del w:id="10000" w:author="Lektorat Bauer" w:date="2025-03-05T16:27:00Z" w16du:dateUtc="2025-03-05T15:27:00Z">
        <w:r w:rsidRPr="00944672" w:rsidDel="009377C7">
          <w:rPr>
            <w:rFonts w:ascii="Arial" w:hAnsi="Arial" w:cs="Arial"/>
            <w:sz w:val="24"/>
            <w:szCs w:val="24"/>
          </w:rPr>
          <w:delText>rethorische</w:delText>
        </w:r>
      </w:del>
      <w:ins w:id="10001" w:author="Lektorat Bauer" w:date="2025-03-05T16:27:00Z" w16du:dateUtc="2025-03-05T15:27:00Z">
        <w:r w:rsidR="009377C7" w:rsidRPr="00944672">
          <w:rPr>
            <w:rFonts w:ascii="Arial" w:hAnsi="Arial" w:cs="Arial"/>
            <w:sz w:val="24"/>
            <w:szCs w:val="24"/>
          </w:rPr>
          <w:t>rhetorische</w:t>
        </w:r>
      </w:ins>
      <w:r w:rsidRPr="00944672">
        <w:rPr>
          <w:rFonts w:ascii="Arial" w:hAnsi="Arial" w:cs="Arial"/>
          <w:sz w:val="24"/>
          <w:szCs w:val="24"/>
        </w:rPr>
        <w:t xml:space="preserve"> Frage konnte Bibi nicht unterdrücken und fuhr dann gleich fort: „Das galt nicht Ihnen. Ich habe nur laut gedacht.“ </w:t>
      </w:r>
    </w:p>
    <w:p w14:paraId="4032F6CD" w14:textId="09CCF699"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„Er hat mir nur gesagt, dass er sich nach einem Mitglied der Special Branch erkundigen möchte.“ </w:t>
      </w:r>
    </w:p>
    <w:p w14:paraId="7E32F867"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Sergeant ‚Bibi‘ Kaur sah auf und gab ihrem Kollegen ein Zeichen, indem sie mit der Hand mit Daumen und kleinem Finger einen Hörer bildete, den sie zum Ohr führte. Ahmad ‚Ahab‘ Muhaddir würde das einkommende Gespräch mithören. Alle eingehenden Gespräche wurden aufgezeichnet, aber das Gespräch im Original zu hören, war wichtig für das Einschätzen der Situation.</w:t>
      </w:r>
    </w:p>
    <w:p w14:paraId="047070C5" w14:textId="202FA932"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 xml:space="preserve">Nachdem Ahab durch Kopfnicken bestätigt hatte, dass er aufgeschaltet war </w:t>
      </w:r>
      <w:ins w:id="10002" w:author="Lektorat Bauer" w:date="2025-03-05T16:30:00Z" w16du:dateUtc="2025-03-05T15:30:00Z">
        <w:r w:rsidR="009377C7">
          <w:rPr>
            <w:rFonts w:ascii="Arial" w:hAnsi="Arial" w:cs="Arial"/>
            <w:sz w:val="24"/>
            <w:szCs w:val="24"/>
          </w:rPr>
          <w:t xml:space="preserve">– </w:t>
        </w:r>
      </w:ins>
      <w:del w:id="10003" w:author="Lektorat Bauer" w:date="2025-03-05T16:30:00Z" w16du:dateUtc="2025-03-05T15:30:00Z">
        <w:r w:rsidRPr="00944672" w:rsidDel="009377C7">
          <w:rPr>
            <w:rFonts w:ascii="Arial" w:hAnsi="Arial" w:cs="Arial"/>
            <w:sz w:val="24"/>
            <w:szCs w:val="24"/>
          </w:rPr>
          <w:delText>(</w:delText>
        </w:r>
      </w:del>
      <w:r w:rsidRPr="00944672">
        <w:rPr>
          <w:rFonts w:ascii="Arial" w:hAnsi="Arial" w:cs="Arial"/>
          <w:sz w:val="24"/>
          <w:szCs w:val="24"/>
        </w:rPr>
        <w:t xml:space="preserve">so hörte der Niederländer kein </w:t>
      </w:r>
      <w:ins w:id="10004" w:author="Lektorat Bauer" w:date="2025-03-05T16:30:00Z" w16du:dateUtc="2025-03-05T15:30:00Z">
        <w:r w:rsidR="009377C7">
          <w:rPr>
            <w:rFonts w:ascii="Arial" w:hAnsi="Arial" w:cs="Arial"/>
            <w:sz w:val="24"/>
            <w:szCs w:val="24"/>
          </w:rPr>
          <w:t>K</w:t>
        </w:r>
      </w:ins>
      <w:del w:id="10005" w:author="Lektorat Bauer" w:date="2025-03-05T16:30:00Z" w16du:dateUtc="2025-03-05T15:30:00Z">
        <w:r w:rsidRPr="00944672" w:rsidDel="009377C7">
          <w:rPr>
            <w:rFonts w:ascii="Arial" w:hAnsi="Arial" w:cs="Arial"/>
            <w:sz w:val="24"/>
            <w:szCs w:val="24"/>
          </w:rPr>
          <w:delText>k</w:delText>
        </w:r>
      </w:del>
      <w:r w:rsidRPr="00944672">
        <w:rPr>
          <w:rFonts w:ascii="Arial" w:hAnsi="Arial" w:cs="Arial"/>
          <w:sz w:val="24"/>
          <w:szCs w:val="24"/>
        </w:rPr>
        <w:t>lacken</w:t>
      </w:r>
      <w:ins w:id="10006" w:author="Lektorat Bauer" w:date="2025-03-05T16:30:00Z" w16du:dateUtc="2025-03-05T15:30:00Z">
        <w:r w:rsidR="009377C7">
          <w:rPr>
            <w:rFonts w:ascii="Arial" w:hAnsi="Arial" w:cs="Arial"/>
            <w:sz w:val="24"/>
            <w:szCs w:val="24"/>
          </w:rPr>
          <w:t xml:space="preserve"> –</w:t>
        </w:r>
      </w:ins>
      <w:del w:id="10007" w:author="Lektorat Bauer" w:date="2025-03-05T16:30:00Z" w16du:dateUtc="2025-03-05T15:30:00Z">
        <w:r w:rsidRPr="00944672" w:rsidDel="009377C7">
          <w:rPr>
            <w:rFonts w:ascii="Arial" w:hAnsi="Arial" w:cs="Arial"/>
            <w:sz w:val="24"/>
            <w:szCs w:val="24"/>
          </w:rPr>
          <w:delText>)</w:delText>
        </w:r>
      </w:del>
      <w:r w:rsidRPr="00944672">
        <w:rPr>
          <w:rFonts w:ascii="Arial" w:hAnsi="Arial" w:cs="Arial"/>
          <w:sz w:val="24"/>
          <w:szCs w:val="24"/>
        </w:rPr>
        <w:t>, bestätigte Bibi: „Bitte schalten Sie das Gespräch durch.“</w:t>
      </w:r>
    </w:p>
    <w:p w14:paraId="6FD77EC1" w14:textId="77777777" w:rsidR="009377C7" w:rsidRDefault="00944672" w:rsidP="00623B68">
      <w:pPr>
        <w:autoSpaceDE w:val="0"/>
        <w:autoSpaceDN w:val="0"/>
        <w:adjustRightInd w:val="0"/>
        <w:spacing w:after="0" w:line="360" w:lineRule="auto"/>
        <w:ind w:firstLine="227"/>
        <w:jc w:val="both"/>
        <w:rPr>
          <w:ins w:id="10008" w:author="Lektorat Bauer" w:date="2025-03-05T16:30:00Z" w16du:dateUtc="2025-03-05T15:30:00Z"/>
          <w:rFonts w:ascii="Arial" w:hAnsi="Arial" w:cs="Arial"/>
          <w:sz w:val="24"/>
          <w:szCs w:val="24"/>
        </w:rPr>
      </w:pPr>
      <w:r w:rsidRPr="00944672">
        <w:rPr>
          <w:rFonts w:ascii="Arial" w:hAnsi="Arial" w:cs="Arial"/>
          <w:sz w:val="24"/>
          <w:szCs w:val="24"/>
        </w:rPr>
        <w:t xml:space="preserve">Ein kurzes Klacken in der Leitung ließ erkennen, dass das Gespräch weitergeleitet worden war. „Zentrale, was kann ich für Sie tun?“ </w:t>
      </w:r>
    </w:p>
    <w:p w14:paraId="69286749" w14:textId="77777777" w:rsidR="009377C7" w:rsidRDefault="00944672" w:rsidP="00623B68">
      <w:pPr>
        <w:autoSpaceDE w:val="0"/>
        <w:autoSpaceDN w:val="0"/>
        <w:adjustRightInd w:val="0"/>
        <w:spacing w:after="0" w:line="360" w:lineRule="auto"/>
        <w:ind w:firstLine="227"/>
        <w:jc w:val="both"/>
        <w:rPr>
          <w:ins w:id="10009" w:author="Lektorat Bauer" w:date="2025-03-05T16:30:00Z" w16du:dateUtc="2025-03-05T15:30:00Z"/>
          <w:rFonts w:ascii="Arial" w:hAnsi="Arial" w:cs="Arial"/>
          <w:sz w:val="24"/>
          <w:szCs w:val="24"/>
        </w:rPr>
      </w:pPr>
      <w:r w:rsidRPr="00944672">
        <w:rPr>
          <w:rFonts w:ascii="Arial" w:hAnsi="Arial" w:cs="Arial"/>
          <w:sz w:val="24"/>
          <w:szCs w:val="24"/>
        </w:rPr>
        <w:t xml:space="preserve">„Mein Name ist Flim Dijwijk von der königlich-niederländischen Garde. Darf ich davon ausgehen, dass meine Daten von Ihnen bereits geprüft wurden und Sie </w:t>
      </w:r>
      <w:del w:id="10010" w:author="Lektorat Bauer" w:date="2025-03-05T16:30:00Z" w16du:dateUtc="2025-03-05T15:30:00Z">
        <w:r w:rsidRPr="00944672" w:rsidDel="009377C7">
          <w:rPr>
            <w:rFonts w:ascii="Arial" w:hAnsi="Arial" w:cs="Arial"/>
            <w:sz w:val="24"/>
            <w:szCs w:val="24"/>
          </w:rPr>
          <w:delText>Wissen</w:delText>
        </w:r>
      </w:del>
      <w:ins w:id="10011" w:author="Lektorat Bauer" w:date="2025-03-05T16:30:00Z" w16du:dateUtc="2025-03-05T15:30:00Z">
        <w:r w:rsidR="009377C7" w:rsidRPr="00944672">
          <w:rPr>
            <w:rFonts w:ascii="Arial" w:hAnsi="Arial" w:cs="Arial"/>
            <w:sz w:val="24"/>
            <w:szCs w:val="24"/>
          </w:rPr>
          <w:t>wissen</w:t>
        </w:r>
      </w:ins>
      <w:r w:rsidRPr="00944672">
        <w:rPr>
          <w:rFonts w:ascii="Arial" w:hAnsi="Arial" w:cs="Arial"/>
          <w:sz w:val="24"/>
          <w:szCs w:val="24"/>
        </w:rPr>
        <w:t xml:space="preserve">, wer ich bin?“ </w:t>
      </w:r>
    </w:p>
    <w:p w14:paraId="68A2F807" w14:textId="2014796D"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Ohne auf die Frage einzugehen, fragte Bibi: „Herr Dijkwijk, was verschafft uns die Ehre </w:t>
      </w:r>
      <w:ins w:id="10012" w:author="Lektorat Bauer" w:date="2025-03-05T16:30:00Z" w16du:dateUtc="2025-03-05T15:30:00Z">
        <w:r w:rsidR="009377C7">
          <w:rPr>
            <w:rFonts w:ascii="Arial" w:hAnsi="Arial" w:cs="Arial"/>
            <w:sz w:val="24"/>
            <w:szCs w:val="24"/>
          </w:rPr>
          <w:t>I</w:t>
        </w:r>
      </w:ins>
      <w:del w:id="10013" w:author="Lektorat Bauer" w:date="2025-03-05T16:30:00Z" w16du:dateUtc="2025-03-05T15:30:00Z">
        <w:r w:rsidRPr="00944672" w:rsidDel="009377C7">
          <w:rPr>
            <w:rFonts w:ascii="Arial" w:hAnsi="Arial" w:cs="Arial"/>
            <w:sz w:val="24"/>
            <w:szCs w:val="24"/>
          </w:rPr>
          <w:delText>i</w:delText>
        </w:r>
      </w:del>
      <w:r w:rsidRPr="00944672">
        <w:rPr>
          <w:rFonts w:ascii="Arial" w:hAnsi="Arial" w:cs="Arial"/>
          <w:sz w:val="24"/>
          <w:szCs w:val="24"/>
        </w:rPr>
        <w:t xml:space="preserve">hres Anrufes hier in Malaysia?“ </w:t>
      </w:r>
    </w:p>
    <w:p w14:paraId="11B88020" w14:textId="77777777" w:rsidR="009377C7" w:rsidRDefault="00944672" w:rsidP="00623B68">
      <w:pPr>
        <w:autoSpaceDE w:val="0"/>
        <w:autoSpaceDN w:val="0"/>
        <w:adjustRightInd w:val="0"/>
        <w:spacing w:after="0" w:line="360" w:lineRule="auto"/>
        <w:ind w:firstLine="227"/>
        <w:jc w:val="both"/>
        <w:rPr>
          <w:ins w:id="10014" w:author="Lektorat Bauer" w:date="2025-03-05T16:31:00Z" w16du:dateUtc="2025-03-05T15:31:00Z"/>
          <w:rFonts w:ascii="Arial" w:hAnsi="Arial" w:cs="Arial"/>
          <w:sz w:val="24"/>
          <w:szCs w:val="24"/>
        </w:rPr>
      </w:pPr>
      <w:r w:rsidRPr="00944672">
        <w:rPr>
          <w:rFonts w:ascii="Arial" w:hAnsi="Arial" w:cs="Arial"/>
          <w:sz w:val="24"/>
          <w:szCs w:val="24"/>
        </w:rPr>
        <w:t xml:space="preserve">„Da Sie auf die Frage nicht geantwortet haben, sich aber offen gezeigt haben, gehe ich davon aus, dass dieses Gespräch aufgezeichnet wird. Ich möchte die malaiische </w:t>
      </w:r>
      <w:r w:rsidRPr="00944672">
        <w:rPr>
          <w:rFonts w:ascii="Arial" w:hAnsi="Arial" w:cs="Arial"/>
          <w:noProof/>
          <w:sz w:val="24"/>
          <w:szCs w:val="24"/>
        </w:rPr>
        <w:t>Special</w:t>
      </w:r>
      <w:r w:rsidRPr="00944672">
        <w:rPr>
          <w:rFonts w:ascii="Arial" w:hAnsi="Arial" w:cs="Arial"/>
          <w:sz w:val="24"/>
          <w:szCs w:val="24"/>
        </w:rPr>
        <w:t xml:space="preserve"> Branch um Hilfe ersuchen. Es geht vorerst um eine Auskunft und um Informationen.“ </w:t>
      </w:r>
    </w:p>
    <w:p w14:paraId="57D9919A" w14:textId="77777777" w:rsidR="009377C7" w:rsidRDefault="00944672" w:rsidP="00623B68">
      <w:pPr>
        <w:autoSpaceDE w:val="0"/>
        <w:autoSpaceDN w:val="0"/>
        <w:adjustRightInd w:val="0"/>
        <w:spacing w:after="0" w:line="360" w:lineRule="auto"/>
        <w:ind w:firstLine="227"/>
        <w:jc w:val="both"/>
        <w:rPr>
          <w:ins w:id="10015" w:author="Lektorat Bauer" w:date="2025-03-05T16:31:00Z" w16du:dateUtc="2025-03-05T15:31:00Z"/>
          <w:rFonts w:ascii="Arial" w:hAnsi="Arial" w:cs="Arial"/>
          <w:sz w:val="24"/>
          <w:szCs w:val="24"/>
        </w:rPr>
      </w:pPr>
      <w:r w:rsidRPr="00944672">
        <w:rPr>
          <w:rFonts w:ascii="Arial" w:hAnsi="Arial" w:cs="Arial"/>
          <w:sz w:val="24"/>
          <w:szCs w:val="24"/>
        </w:rPr>
        <w:t>„Ich verstehe</w:t>
      </w:r>
      <w:del w:id="10016" w:author="Lektorat Bauer" w:date="2025-03-05T16:31:00Z" w16du:dateUtc="2025-03-05T15:31:00Z">
        <w:r w:rsidRPr="00944672" w:rsidDel="009377C7">
          <w:rPr>
            <w:rFonts w:ascii="Arial" w:hAnsi="Arial" w:cs="Arial"/>
            <w:sz w:val="24"/>
            <w:szCs w:val="24"/>
          </w:rPr>
          <w:delText>.</w:delText>
        </w:r>
      </w:del>
      <w:r w:rsidRPr="00944672">
        <w:rPr>
          <w:rFonts w:ascii="Arial" w:hAnsi="Arial" w:cs="Arial"/>
          <w:sz w:val="24"/>
          <w:szCs w:val="24"/>
        </w:rPr>
        <w:t>“</w:t>
      </w:r>
      <w:ins w:id="10017" w:author="Lektorat Bauer" w:date="2025-03-05T16:31:00Z" w16du:dateUtc="2025-03-05T15:31:00Z">
        <w:r w:rsidR="009377C7">
          <w:rPr>
            <w:rFonts w:ascii="Arial" w:hAnsi="Arial" w:cs="Arial"/>
            <w:sz w:val="24"/>
            <w:szCs w:val="24"/>
          </w:rPr>
          <w:t>,</w:t>
        </w:r>
      </w:ins>
      <w:r w:rsidRPr="00944672">
        <w:rPr>
          <w:rFonts w:ascii="Arial" w:hAnsi="Arial" w:cs="Arial"/>
          <w:sz w:val="24"/>
          <w:szCs w:val="24"/>
        </w:rPr>
        <w:t xml:space="preserve"> </w:t>
      </w:r>
      <w:ins w:id="10018" w:author="Lektorat Bauer" w:date="2025-03-05T16:31:00Z" w16du:dateUtc="2025-03-05T15:31:00Z">
        <w:r w:rsidR="009377C7">
          <w:rPr>
            <w:rFonts w:ascii="Arial" w:hAnsi="Arial" w:cs="Arial"/>
            <w:sz w:val="24"/>
            <w:szCs w:val="24"/>
          </w:rPr>
          <w:t>a</w:t>
        </w:r>
      </w:ins>
      <w:del w:id="10019" w:author="Lektorat Bauer" w:date="2025-03-05T16:31:00Z" w16du:dateUtc="2025-03-05T15:31:00Z">
        <w:r w:rsidRPr="00944672" w:rsidDel="009377C7">
          <w:rPr>
            <w:rFonts w:ascii="Arial" w:hAnsi="Arial" w:cs="Arial"/>
            <w:sz w:val="24"/>
            <w:szCs w:val="24"/>
          </w:rPr>
          <w:delText>A</w:delText>
        </w:r>
      </w:del>
      <w:r w:rsidRPr="00944672">
        <w:rPr>
          <w:rFonts w:ascii="Arial" w:hAnsi="Arial" w:cs="Arial"/>
          <w:sz w:val="24"/>
          <w:szCs w:val="24"/>
        </w:rPr>
        <w:t xml:space="preserve">ntwortete Sergeant ‚Bibi‘ Kaur förmlich. „Ich werde Ihre Anfrage aufnehmen. Mehr kann ich Ihnen nicht Zusagen.“ </w:t>
      </w:r>
    </w:p>
    <w:p w14:paraId="4F1202CD" w14:textId="3B6DAEF2"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„Mit dieser Antwort habe ich gerechnet.</w:t>
      </w:r>
      <w:del w:id="10020" w:author="Lektorat Bauer" w:date="2025-03-05T16:31:00Z" w16du:dateUtc="2025-03-05T15:31:00Z">
        <w:r w:rsidRPr="00944672" w:rsidDel="009377C7">
          <w:rPr>
            <w:rFonts w:ascii="Arial" w:hAnsi="Arial" w:cs="Arial"/>
            <w:sz w:val="24"/>
            <w:szCs w:val="24"/>
          </w:rPr>
          <w:delText>“ Antwortete Flim und fuhr dann fort:</w:delText>
        </w:r>
      </w:del>
      <w:r w:rsidRPr="00944672">
        <w:rPr>
          <w:rFonts w:ascii="Arial" w:hAnsi="Arial" w:cs="Arial"/>
          <w:sz w:val="24"/>
          <w:szCs w:val="24"/>
        </w:rPr>
        <w:t xml:space="preserve"> </w:t>
      </w:r>
      <w:del w:id="10021" w:author="Lektorat Bauer" w:date="2025-03-05T16:31:00Z" w16du:dateUtc="2025-03-05T15:31:00Z">
        <w:r w:rsidRPr="00944672" w:rsidDel="009377C7">
          <w:rPr>
            <w:rFonts w:ascii="Arial" w:hAnsi="Arial" w:cs="Arial"/>
            <w:sz w:val="24"/>
            <w:szCs w:val="24"/>
          </w:rPr>
          <w:delText>„</w:delText>
        </w:r>
      </w:del>
      <w:r w:rsidRPr="00944672">
        <w:rPr>
          <w:rFonts w:ascii="Arial" w:hAnsi="Arial" w:cs="Arial"/>
          <w:sz w:val="24"/>
          <w:szCs w:val="24"/>
        </w:rPr>
        <w:t xml:space="preserve">Ich nehme Bezug auf das Verschwinden von Flug MH 370 am 08. März 2014. Wir haben Informationen, die </w:t>
      </w:r>
      <w:ins w:id="10022" w:author="Lektorat Bauer" w:date="2025-03-05T16:33:00Z" w16du:dateUtc="2025-03-05T15:33:00Z">
        <w:r w:rsidR="009377C7">
          <w:rPr>
            <w:rFonts w:ascii="Arial" w:hAnsi="Arial" w:cs="Arial"/>
            <w:sz w:val="24"/>
            <w:szCs w:val="24"/>
          </w:rPr>
          <w:t xml:space="preserve">wir </w:t>
        </w:r>
      </w:ins>
      <w:r w:rsidRPr="00944672">
        <w:rPr>
          <w:rFonts w:ascii="Arial" w:hAnsi="Arial" w:cs="Arial"/>
          <w:sz w:val="24"/>
          <w:szCs w:val="24"/>
        </w:rPr>
        <w:t>mit Ihnen teilen und verifizieren möchten.“</w:t>
      </w:r>
    </w:p>
    <w:p w14:paraId="01025FA6"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Ein tiefes Einatmen durch seine Gesprächspartnerin sagte ihm, dass er Ihre volle Aufmerksamkeit hatte. </w:t>
      </w:r>
    </w:p>
    <w:p w14:paraId="531C095E"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„Wir haben bei unseren Recherchen herausgefunden, dass eine Soldatin am Abend des 07. März am Flughafen von Kuala Lumpur war und dass irgendetwas, durch das Militär begleitet</w:t>
      </w:r>
      <w:del w:id="10023" w:author="Lektorat Bauer" w:date="2025-03-05T16:33:00Z" w16du:dateUtc="2025-03-05T15:33:00Z">
        <w:r w:rsidRPr="00944672" w:rsidDel="009377C7">
          <w:rPr>
            <w:rFonts w:ascii="Arial" w:hAnsi="Arial" w:cs="Arial"/>
            <w:sz w:val="24"/>
            <w:szCs w:val="24"/>
          </w:rPr>
          <w:delText>e</w:delText>
        </w:r>
      </w:del>
      <w:r w:rsidRPr="00944672">
        <w:rPr>
          <w:rFonts w:ascii="Arial" w:hAnsi="Arial" w:cs="Arial"/>
          <w:sz w:val="24"/>
          <w:szCs w:val="24"/>
        </w:rPr>
        <w:t>, in die Boeing verladen wurde. Ich wende</w:t>
      </w:r>
      <w:del w:id="10024" w:author="Lektorat Bauer" w:date="2025-03-05T16:33:00Z" w16du:dateUtc="2025-03-05T15:33:00Z">
        <w:r w:rsidRPr="00944672" w:rsidDel="009377C7">
          <w:rPr>
            <w:rFonts w:ascii="Arial" w:hAnsi="Arial" w:cs="Arial"/>
            <w:sz w:val="24"/>
            <w:szCs w:val="24"/>
          </w:rPr>
          <w:delText>n</w:delText>
        </w:r>
      </w:del>
      <w:r w:rsidRPr="00944672">
        <w:rPr>
          <w:rFonts w:ascii="Arial" w:hAnsi="Arial" w:cs="Arial"/>
          <w:sz w:val="24"/>
          <w:szCs w:val="24"/>
        </w:rPr>
        <w:t xml:space="preserve"> mich an die Special Branch, da Sie wahrscheinlich am schnellsten herausfinden können, zu welchem Zweig des Militärs diese Soldatin gehört.“ </w:t>
      </w:r>
    </w:p>
    <w:p w14:paraId="715DB01C" w14:textId="77777777" w:rsidR="009377C7" w:rsidRDefault="00944672" w:rsidP="00623B68">
      <w:pPr>
        <w:autoSpaceDE w:val="0"/>
        <w:autoSpaceDN w:val="0"/>
        <w:adjustRightInd w:val="0"/>
        <w:spacing w:after="0" w:line="360" w:lineRule="auto"/>
        <w:ind w:firstLine="227"/>
        <w:jc w:val="both"/>
        <w:rPr>
          <w:ins w:id="10025" w:author="Lektorat Bauer" w:date="2025-03-05T16:34:00Z" w16du:dateUtc="2025-03-05T15:34:00Z"/>
          <w:rFonts w:ascii="Arial" w:hAnsi="Arial" w:cs="Arial"/>
          <w:sz w:val="24"/>
          <w:szCs w:val="24"/>
        </w:rPr>
      </w:pPr>
      <w:r w:rsidRPr="00944672">
        <w:rPr>
          <w:rFonts w:ascii="Arial" w:hAnsi="Arial" w:cs="Arial"/>
          <w:sz w:val="24"/>
          <w:szCs w:val="24"/>
        </w:rPr>
        <w:t>„Das sind interessante Neuigkeiten. Was können Sie</w:t>
      </w:r>
      <w:ins w:id="10026" w:author="Lektorat Bauer" w:date="2025-03-05T16:34:00Z" w16du:dateUtc="2025-03-05T15:34:00Z">
        <w:r w:rsidR="009377C7">
          <w:rPr>
            <w:rFonts w:ascii="Arial" w:hAnsi="Arial" w:cs="Arial"/>
            <w:sz w:val="24"/>
            <w:szCs w:val="24"/>
          </w:rPr>
          <w:t xml:space="preserve"> uns</w:t>
        </w:r>
      </w:ins>
      <w:r w:rsidRPr="00944672">
        <w:rPr>
          <w:rFonts w:ascii="Arial" w:hAnsi="Arial" w:cs="Arial"/>
          <w:sz w:val="24"/>
          <w:szCs w:val="24"/>
        </w:rPr>
        <w:t xml:space="preserve"> an </w:t>
      </w:r>
      <w:del w:id="10027" w:author="Lektorat Bauer" w:date="2025-03-05T16:34:00Z" w16du:dateUtc="2025-03-05T15:34:00Z">
        <w:r w:rsidRPr="00944672" w:rsidDel="009377C7">
          <w:rPr>
            <w:rFonts w:ascii="Arial" w:hAnsi="Arial" w:cs="Arial"/>
            <w:sz w:val="24"/>
            <w:szCs w:val="24"/>
          </w:rPr>
          <w:delText xml:space="preserve">Weitern </w:delText>
        </w:r>
      </w:del>
      <w:ins w:id="10028" w:author="Lektorat Bauer" w:date="2025-03-05T16:34:00Z" w16du:dateUtc="2025-03-05T15:34:00Z">
        <w:r w:rsidR="009377C7">
          <w:rPr>
            <w:rFonts w:ascii="Arial" w:hAnsi="Arial" w:cs="Arial"/>
            <w:sz w:val="24"/>
            <w:szCs w:val="24"/>
          </w:rPr>
          <w:t>weiteren</w:t>
        </w:r>
        <w:r w:rsidR="009377C7" w:rsidRPr="00944672">
          <w:rPr>
            <w:rFonts w:ascii="Arial" w:hAnsi="Arial" w:cs="Arial"/>
            <w:sz w:val="24"/>
            <w:szCs w:val="24"/>
          </w:rPr>
          <w:t xml:space="preserve"> </w:t>
        </w:r>
      </w:ins>
      <w:r w:rsidRPr="00944672">
        <w:rPr>
          <w:rFonts w:ascii="Arial" w:hAnsi="Arial" w:cs="Arial"/>
          <w:sz w:val="24"/>
          <w:szCs w:val="24"/>
        </w:rPr>
        <w:t>Informationen zukommen lassen?“</w:t>
      </w:r>
    </w:p>
    <w:p w14:paraId="75A03F7A" w14:textId="2D0A1AB9"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del w:id="10029" w:author="Lektorat Bauer" w:date="2025-03-05T16:34:00Z" w16du:dateUtc="2025-03-05T15:34:00Z">
        <w:r w:rsidRPr="00944672" w:rsidDel="009377C7">
          <w:rPr>
            <w:rFonts w:ascii="Arial" w:hAnsi="Arial" w:cs="Arial"/>
            <w:sz w:val="24"/>
            <w:szCs w:val="24"/>
          </w:rPr>
          <w:delText xml:space="preserve"> Fragte Sergeant Kaur, worauf Flim fortführte: </w:delText>
        </w:r>
      </w:del>
      <w:r w:rsidRPr="00944672">
        <w:rPr>
          <w:rFonts w:ascii="Arial" w:hAnsi="Arial" w:cs="Arial"/>
          <w:sz w:val="24"/>
          <w:szCs w:val="24"/>
        </w:rPr>
        <w:t xml:space="preserve">„Soweit wir das haben recherchieren können, handelt es sich um eine Soldatin mit dem Namen Chow. Der Name schreibt sich, soweit wir das wissen, Charlie, Hotel, Oskar, Whisky. Mehr Informationen habe ich nicht. Könnten Sie mich auf dem Laufenden halten? Wir haben hier jemanden, der noch mehr Informationen bereitstellen kann, dafür müsste ich jedoch auf Ihre Antwort warten.“ </w:t>
      </w:r>
    </w:p>
    <w:p w14:paraId="682EF8F9" w14:textId="77777777" w:rsidR="009377C7" w:rsidRDefault="00944672" w:rsidP="00623B68">
      <w:pPr>
        <w:autoSpaceDE w:val="0"/>
        <w:autoSpaceDN w:val="0"/>
        <w:adjustRightInd w:val="0"/>
        <w:spacing w:after="0" w:line="360" w:lineRule="auto"/>
        <w:ind w:firstLine="227"/>
        <w:jc w:val="both"/>
        <w:rPr>
          <w:ins w:id="10030" w:author="Lektorat Bauer" w:date="2025-03-05T16:34:00Z" w16du:dateUtc="2025-03-05T15:34:00Z"/>
          <w:rFonts w:ascii="Arial" w:hAnsi="Arial" w:cs="Arial"/>
          <w:sz w:val="24"/>
          <w:szCs w:val="24"/>
        </w:rPr>
      </w:pPr>
      <w:r w:rsidRPr="00944672">
        <w:rPr>
          <w:rFonts w:ascii="Arial" w:hAnsi="Arial" w:cs="Arial"/>
          <w:sz w:val="24"/>
          <w:szCs w:val="24"/>
        </w:rPr>
        <w:lastRenderedPageBreak/>
        <w:t>„Herr Dijkwijk</w:t>
      </w:r>
      <w:del w:id="10031" w:author="Lektorat Bauer" w:date="2025-03-05T16:34:00Z" w16du:dateUtc="2025-03-05T15:34:00Z">
        <w:r w:rsidRPr="00944672" w:rsidDel="009377C7">
          <w:rPr>
            <w:rFonts w:ascii="Arial" w:hAnsi="Arial" w:cs="Arial"/>
            <w:sz w:val="24"/>
            <w:szCs w:val="24"/>
          </w:rPr>
          <w:delText>,</w:delText>
        </w:r>
      </w:del>
      <w:r w:rsidRPr="00944672">
        <w:rPr>
          <w:rFonts w:ascii="Arial" w:hAnsi="Arial" w:cs="Arial"/>
          <w:sz w:val="24"/>
          <w:szCs w:val="24"/>
        </w:rPr>
        <w:t xml:space="preserve">“ </w:t>
      </w:r>
      <w:ins w:id="10032" w:author="Lektorat Bauer" w:date="2025-03-05T16:34:00Z" w16du:dateUtc="2025-03-05T15:34:00Z">
        <w:r w:rsidR="009377C7">
          <w:rPr>
            <w:rFonts w:ascii="Arial" w:hAnsi="Arial" w:cs="Arial"/>
            <w:sz w:val="24"/>
            <w:szCs w:val="24"/>
          </w:rPr>
          <w:t xml:space="preserve">– </w:t>
        </w:r>
      </w:ins>
      <w:r w:rsidRPr="00944672">
        <w:rPr>
          <w:rFonts w:ascii="Arial" w:hAnsi="Arial" w:cs="Arial"/>
          <w:sz w:val="24"/>
          <w:szCs w:val="24"/>
        </w:rPr>
        <w:t>Bibi hoffte, dass Ihre Stimme nicht zitterte</w:t>
      </w:r>
      <w:ins w:id="10033" w:author="Lektorat Bauer" w:date="2025-03-05T16:34:00Z" w16du:dateUtc="2025-03-05T15:34:00Z">
        <w:r w:rsidR="009377C7">
          <w:rPr>
            <w:rFonts w:ascii="Arial" w:hAnsi="Arial" w:cs="Arial"/>
            <w:sz w:val="24"/>
            <w:szCs w:val="24"/>
          </w:rPr>
          <w:t xml:space="preserve"> –</w:t>
        </w:r>
      </w:ins>
      <w:del w:id="10034" w:author="Lektorat Bauer" w:date="2025-03-05T16:34:00Z" w16du:dateUtc="2025-03-05T15:34:00Z">
        <w:r w:rsidRPr="00944672" w:rsidDel="009377C7">
          <w:rPr>
            <w:rFonts w:ascii="Arial" w:hAnsi="Arial" w:cs="Arial"/>
            <w:sz w:val="24"/>
            <w:szCs w:val="24"/>
          </w:rPr>
          <w:delText>,</w:delText>
        </w:r>
      </w:del>
      <w:r w:rsidRPr="00944672">
        <w:rPr>
          <w:rFonts w:ascii="Arial" w:hAnsi="Arial" w:cs="Arial"/>
          <w:sz w:val="24"/>
          <w:szCs w:val="24"/>
        </w:rPr>
        <w:t xml:space="preserve"> „vielen Dank für die Informationen, ich werde diese zur Prüfung weiterleiten. Dürfen wir diese Nummer als Kontaktnummer verwenden?“ </w:t>
      </w:r>
    </w:p>
    <w:p w14:paraId="1FB018F1" w14:textId="5B7D122C"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„Diese Nummer wird Sie in unsere Kommandozentrale leiten, und der Diensthabende wird die Information weitergeben. Vielen Dank für Ihre Hilfe.“ Damit wurde das Gespräch beendet.</w:t>
      </w:r>
    </w:p>
    <w:p w14:paraId="0EC03BC7" w14:textId="77777777" w:rsidR="009377C7" w:rsidRDefault="00944672" w:rsidP="00623B68">
      <w:pPr>
        <w:autoSpaceDE w:val="0"/>
        <w:autoSpaceDN w:val="0"/>
        <w:adjustRightInd w:val="0"/>
        <w:spacing w:after="0" w:line="360" w:lineRule="auto"/>
        <w:ind w:firstLine="227"/>
        <w:jc w:val="both"/>
        <w:rPr>
          <w:ins w:id="10035" w:author="Lektorat Bauer" w:date="2025-03-05T16:34:00Z" w16du:dateUtc="2025-03-05T15:34:00Z"/>
          <w:rFonts w:ascii="Arial" w:hAnsi="Arial" w:cs="Arial"/>
          <w:sz w:val="24"/>
          <w:szCs w:val="24"/>
        </w:rPr>
      </w:pPr>
      <w:r w:rsidRPr="00944672">
        <w:rPr>
          <w:rFonts w:ascii="Arial" w:hAnsi="Arial" w:cs="Arial"/>
          <w:sz w:val="24"/>
          <w:szCs w:val="24"/>
        </w:rPr>
        <w:t xml:space="preserve">Verwirrt und fragend sah Bibi zu Ahab: „Hat der eben wirklich nach Tia gefragt?“ </w:t>
      </w:r>
    </w:p>
    <w:p w14:paraId="7F7015F2" w14:textId="77777777" w:rsidR="009377C7" w:rsidRDefault="00944672" w:rsidP="00623B68">
      <w:pPr>
        <w:autoSpaceDE w:val="0"/>
        <w:autoSpaceDN w:val="0"/>
        <w:adjustRightInd w:val="0"/>
        <w:spacing w:after="0" w:line="360" w:lineRule="auto"/>
        <w:ind w:firstLine="227"/>
        <w:jc w:val="both"/>
        <w:rPr>
          <w:ins w:id="10036" w:author="Lektorat Bauer" w:date="2025-03-05T16:35:00Z" w16du:dateUtc="2025-03-05T15:35:00Z"/>
          <w:rFonts w:ascii="Arial" w:hAnsi="Arial" w:cs="Arial"/>
          <w:sz w:val="24"/>
          <w:szCs w:val="24"/>
        </w:rPr>
      </w:pPr>
      <w:r w:rsidRPr="00944672">
        <w:rPr>
          <w:rFonts w:ascii="Arial" w:hAnsi="Arial" w:cs="Arial"/>
          <w:sz w:val="24"/>
          <w:szCs w:val="24"/>
        </w:rPr>
        <w:t>„Ich denke, ja.</w:t>
      </w:r>
      <w:del w:id="10037" w:author="Lektorat Bauer" w:date="2025-03-05T16:34:00Z" w16du:dateUtc="2025-03-05T15:34:00Z">
        <w:r w:rsidRPr="00944672" w:rsidDel="009377C7">
          <w:rPr>
            <w:rFonts w:ascii="Arial" w:hAnsi="Arial" w:cs="Arial"/>
            <w:sz w:val="24"/>
            <w:szCs w:val="24"/>
          </w:rPr>
          <w:delText>“ Antwortete Ahmad und fügte hinzu:</w:delText>
        </w:r>
      </w:del>
      <w:r w:rsidRPr="00944672">
        <w:rPr>
          <w:rFonts w:ascii="Arial" w:hAnsi="Arial" w:cs="Arial"/>
          <w:sz w:val="24"/>
          <w:szCs w:val="24"/>
        </w:rPr>
        <w:t xml:space="preserve"> </w:t>
      </w:r>
      <w:del w:id="10038" w:author="Lektorat Bauer" w:date="2025-03-05T16:35:00Z" w16du:dateUtc="2025-03-05T15:35:00Z">
        <w:r w:rsidRPr="00944672" w:rsidDel="009377C7">
          <w:rPr>
            <w:rFonts w:ascii="Arial" w:hAnsi="Arial" w:cs="Arial"/>
            <w:sz w:val="24"/>
            <w:szCs w:val="24"/>
          </w:rPr>
          <w:delText>„</w:delText>
        </w:r>
      </w:del>
      <w:r w:rsidRPr="00944672">
        <w:rPr>
          <w:rFonts w:ascii="Arial" w:hAnsi="Arial" w:cs="Arial"/>
          <w:sz w:val="24"/>
          <w:szCs w:val="24"/>
        </w:rPr>
        <w:t xml:space="preserve">Die wissen mehr, als er gesagt hat. Der hätte nicht bei uns angerufen, wenn sie die Zuordnung nicht schon vorgenommen hätten. Das war reine Höflichkeit, das anders auszudrücken.“ </w:t>
      </w:r>
    </w:p>
    <w:p w14:paraId="41B9A580" w14:textId="309F73C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„Du hast recht, das Gefühl hatte ich auch.</w:t>
      </w:r>
      <w:ins w:id="10039" w:author="Lektorat Bauer" w:date="2025-03-05T16:35:00Z" w16du:dateUtc="2025-03-05T15:35:00Z">
        <w:r w:rsidR="009377C7">
          <w:rPr>
            <w:rFonts w:ascii="Arial" w:hAnsi="Arial" w:cs="Arial"/>
            <w:sz w:val="24"/>
            <w:szCs w:val="24"/>
          </w:rPr>
          <w:t xml:space="preserve"> </w:t>
        </w:r>
      </w:ins>
      <w:del w:id="10040" w:author="Lektorat Bauer" w:date="2025-03-05T16:35:00Z" w16du:dateUtc="2025-03-05T15:35:00Z">
        <w:r w:rsidRPr="00944672" w:rsidDel="009377C7">
          <w:rPr>
            <w:rFonts w:ascii="Arial" w:hAnsi="Arial" w:cs="Arial"/>
            <w:sz w:val="24"/>
            <w:szCs w:val="24"/>
          </w:rPr>
          <w:delText>“ Antwortete Bibi und überlegte: „</w:delText>
        </w:r>
      </w:del>
      <w:r w:rsidRPr="00944672">
        <w:rPr>
          <w:rFonts w:ascii="Arial" w:hAnsi="Arial" w:cs="Arial"/>
          <w:sz w:val="24"/>
          <w:szCs w:val="24"/>
        </w:rPr>
        <w:t>Was machen wir jetzt?“</w:t>
      </w:r>
    </w:p>
    <w:p w14:paraId="0A0EF213" w14:textId="2DC18A09"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 „Jetzt geht es genau nach Protokoll. Den Chef informieren, dass eine ausländische Stelle eines unserer Mitglieder identifiziert hat. Du sprichst mit dem Chef, ich informiere Tia</w:t>
      </w:r>
      <w:del w:id="10041" w:author="Lektorat Bauer" w:date="2025-03-05T16:35:00Z" w16du:dateUtc="2025-03-05T15:35:00Z">
        <w:r w:rsidRPr="00944672" w:rsidDel="009377C7">
          <w:rPr>
            <w:rFonts w:ascii="Arial" w:hAnsi="Arial" w:cs="Arial"/>
            <w:sz w:val="24"/>
            <w:szCs w:val="24"/>
          </w:rPr>
          <w:delText>.</w:delText>
        </w:r>
      </w:del>
      <w:r w:rsidRPr="00944672">
        <w:rPr>
          <w:rFonts w:ascii="Arial" w:hAnsi="Arial" w:cs="Arial"/>
          <w:sz w:val="24"/>
          <w:szCs w:val="24"/>
        </w:rPr>
        <w:t>“</w:t>
      </w:r>
      <w:ins w:id="10042" w:author="Lektorat Bauer" w:date="2025-03-05T16:35:00Z" w16du:dateUtc="2025-03-05T15:35:00Z">
        <w:r w:rsidR="009377C7">
          <w:rPr>
            <w:rFonts w:ascii="Arial" w:hAnsi="Arial" w:cs="Arial"/>
            <w:sz w:val="24"/>
            <w:szCs w:val="24"/>
          </w:rPr>
          <w:t>,</w:t>
        </w:r>
      </w:ins>
      <w:r w:rsidRPr="00944672">
        <w:rPr>
          <w:rFonts w:ascii="Arial" w:hAnsi="Arial" w:cs="Arial"/>
          <w:sz w:val="24"/>
          <w:szCs w:val="24"/>
        </w:rPr>
        <w:t xml:space="preserve"> </w:t>
      </w:r>
      <w:ins w:id="10043" w:author="Lektorat Bauer" w:date="2025-03-05T16:35:00Z" w16du:dateUtc="2025-03-05T15:35:00Z">
        <w:r w:rsidR="009377C7">
          <w:rPr>
            <w:rFonts w:ascii="Arial" w:hAnsi="Arial" w:cs="Arial"/>
            <w:sz w:val="24"/>
            <w:szCs w:val="24"/>
          </w:rPr>
          <w:t>e</w:t>
        </w:r>
      </w:ins>
      <w:del w:id="10044" w:author="Lektorat Bauer" w:date="2025-03-05T16:35:00Z" w16du:dateUtc="2025-03-05T15:35:00Z">
        <w:r w:rsidRPr="00944672" w:rsidDel="009377C7">
          <w:rPr>
            <w:rFonts w:ascii="Arial" w:hAnsi="Arial" w:cs="Arial"/>
            <w:sz w:val="24"/>
            <w:szCs w:val="24"/>
          </w:rPr>
          <w:delText>E</w:delText>
        </w:r>
      </w:del>
      <w:r w:rsidRPr="00944672">
        <w:rPr>
          <w:rFonts w:ascii="Arial" w:hAnsi="Arial" w:cs="Arial"/>
          <w:sz w:val="24"/>
          <w:szCs w:val="24"/>
        </w:rPr>
        <w:t xml:space="preserve">ntschied Ahmad und Bibi nickte. Diese Absprache war kein Führungsthema, sondern gelebte Zusammenarbeit. In der Notfallzentrale mussten die eingehenden Informationen gewertet werden, damit man vernünftig entscheiden </w:t>
      </w:r>
      <w:del w:id="10045" w:author="Lektorat Bauer" w:date="2025-03-05T16:35:00Z" w16du:dateUtc="2025-03-05T15:35:00Z">
        <w:r w:rsidRPr="00944672" w:rsidDel="009377C7">
          <w:rPr>
            <w:rFonts w:ascii="Arial" w:hAnsi="Arial" w:cs="Arial"/>
            <w:sz w:val="24"/>
            <w:szCs w:val="24"/>
          </w:rPr>
          <w:delText>kann</w:delText>
        </w:r>
      </w:del>
      <w:ins w:id="10046" w:author="Lektorat Bauer" w:date="2025-03-05T16:35:00Z" w16du:dateUtc="2025-03-05T15:35:00Z">
        <w:r w:rsidR="009377C7">
          <w:rPr>
            <w:rFonts w:ascii="Arial" w:hAnsi="Arial" w:cs="Arial"/>
            <w:sz w:val="24"/>
            <w:szCs w:val="24"/>
          </w:rPr>
          <w:t>konnte</w:t>
        </w:r>
      </w:ins>
      <w:r w:rsidRPr="00944672">
        <w:rPr>
          <w:rFonts w:ascii="Arial" w:hAnsi="Arial" w:cs="Arial"/>
          <w:sz w:val="24"/>
          <w:szCs w:val="24"/>
        </w:rPr>
        <w:t>. Dieser Prozess erfordert</w:t>
      </w:r>
      <w:ins w:id="10047" w:author="Lektorat Bauer" w:date="2025-03-05T16:35:00Z" w16du:dateUtc="2025-03-05T15:35:00Z">
        <w:r w:rsidR="009377C7">
          <w:rPr>
            <w:rFonts w:ascii="Arial" w:hAnsi="Arial" w:cs="Arial"/>
            <w:sz w:val="24"/>
            <w:szCs w:val="24"/>
          </w:rPr>
          <w:t>e die</w:t>
        </w:r>
      </w:ins>
      <w:r w:rsidRPr="00944672">
        <w:rPr>
          <w:rFonts w:ascii="Arial" w:hAnsi="Arial" w:cs="Arial"/>
          <w:sz w:val="24"/>
          <w:szCs w:val="24"/>
        </w:rPr>
        <w:t xml:space="preserve"> Abstimmung der beiden Diensthabenden und sicherte eine professionelle Reaktion, ohne dass eine andere Stelle noch einmal die Informationen werten musste. </w:t>
      </w:r>
    </w:p>
    <w:p w14:paraId="7A697CD2"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3BE66DCA"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120EAEA2"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584E44EE" w14:textId="3F36592E"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Brigadier Jeneral Nor Mawar Abdul Haqq war die erste Frau, welche die Special Branch leitete. Ihre Erfolgsbilanz war so gut, dass sie als Führungskraft von ihren männlichen Kollegen nicht in Frage gestellt wurde. Zweimal hatt</w:t>
      </w:r>
      <w:ins w:id="10048" w:author="Lektorat Bauer" w:date="2025-03-05T16:35:00Z" w16du:dateUtc="2025-03-05T15:35:00Z">
        <w:r w:rsidR="009377C7">
          <w:rPr>
            <w:rFonts w:ascii="Arial" w:hAnsi="Arial" w:cs="Arial"/>
            <w:sz w:val="24"/>
            <w:szCs w:val="24"/>
          </w:rPr>
          <w:t>en</w:t>
        </w:r>
      </w:ins>
      <w:r w:rsidRPr="00944672">
        <w:rPr>
          <w:rFonts w:ascii="Arial" w:hAnsi="Arial" w:cs="Arial"/>
          <w:sz w:val="24"/>
          <w:szCs w:val="24"/>
        </w:rPr>
        <w:t xml:space="preserve"> Männer versucht, </w:t>
      </w:r>
      <w:ins w:id="10049" w:author="Lektorat Bauer" w:date="2025-03-05T16:36:00Z" w16du:dateUtc="2025-03-05T15:36:00Z">
        <w:r w:rsidR="009377C7">
          <w:rPr>
            <w:rFonts w:ascii="Arial" w:hAnsi="Arial" w:cs="Arial"/>
            <w:sz w:val="24"/>
            <w:szCs w:val="24"/>
          </w:rPr>
          <w:t>s</w:t>
        </w:r>
      </w:ins>
      <w:del w:id="10050" w:author="Lektorat Bauer" w:date="2025-03-05T16:36:00Z" w16du:dateUtc="2025-03-05T15:36:00Z">
        <w:r w:rsidRPr="00944672" w:rsidDel="009377C7">
          <w:rPr>
            <w:rFonts w:ascii="Arial" w:hAnsi="Arial" w:cs="Arial"/>
            <w:sz w:val="24"/>
            <w:szCs w:val="24"/>
          </w:rPr>
          <w:delText>S</w:delText>
        </w:r>
      </w:del>
      <w:r w:rsidRPr="00944672">
        <w:rPr>
          <w:rFonts w:ascii="Arial" w:hAnsi="Arial" w:cs="Arial"/>
          <w:sz w:val="24"/>
          <w:szCs w:val="24"/>
        </w:rPr>
        <w:t>ie aus dem Job zu drängen, beide mussten froh sein, dass sie nur mit einem blauen Auge davongekommen waren. Nicht etwa die Frau Brigadegeneral, sondern die oberen Chargen in Heer und Politik wollten keine Veränderung.</w:t>
      </w:r>
    </w:p>
    <w:p w14:paraId="68FC2AAD" w14:textId="77777777" w:rsidR="009377C7" w:rsidRDefault="00944672" w:rsidP="00623B68">
      <w:pPr>
        <w:autoSpaceDE w:val="0"/>
        <w:autoSpaceDN w:val="0"/>
        <w:adjustRightInd w:val="0"/>
        <w:spacing w:after="0" w:line="360" w:lineRule="auto"/>
        <w:ind w:firstLine="227"/>
        <w:jc w:val="both"/>
        <w:rPr>
          <w:ins w:id="10051" w:author="Lektorat Bauer" w:date="2025-03-05T16:36:00Z" w16du:dateUtc="2025-03-05T15:36:00Z"/>
          <w:rFonts w:ascii="Arial" w:hAnsi="Arial" w:cs="Arial"/>
          <w:sz w:val="24"/>
          <w:szCs w:val="24"/>
        </w:rPr>
      </w:pPr>
      <w:r w:rsidRPr="00944672">
        <w:rPr>
          <w:rFonts w:ascii="Arial" w:hAnsi="Arial" w:cs="Arial"/>
          <w:sz w:val="24"/>
          <w:szCs w:val="24"/>
        </w:rPr>
        <w:t xml:space="preserve">Brigadier Jeneral Nor Mawar Abdul Haqq war in </w:t>
      </w:r>
      <w:del w:id="10052" w:author="Lektorat Bauer" w:date="2025-03-05T16:36:00Z" w16du:dateUtc="2025-03-05T15:36:00Z">
        <w:r w:rsidRPr="00944672" w:rsidDel="009377C7">
          <w:rPr>
            <w:rFonts w:ascii="Arial" w:hAnsi="Arial" w:cs="Arial"/>
            <w:sz w:val="24"/>
            <w:szCs w:val="24"/>
          </w:rPr>
          <w:delText>I</w:delText>
        </w:r>
      </w:del>
      <w:ins w:id="10053" w:author="Lektorat Bauer" w:date="2025-03-05T16:36:00Z" w16du:dateUtc="2025-03-05T15:36:00Z">
        <w:r w:rsidR="009377C7">
          <w:rPr>
            <w:rFonts w:ascii="Arial" w:hAnsi="Arial" w:cs="Arial"/>
            <w:sz w:val="24"/>
            <w:szCs w:val="24"/>
          </w:rPr>
          <w:t>i</w:t>
        </w:r>
      </w:ins>
      <w:r w:rsidRPr="00944672">
        <w:rPr>
          <w:rFonts w:ascii="Arial" w:hAnsi="Arial" w:cs="Arial"/>
          <w:sz w:val="24"/>
          <w:szCs w:val="24"/>
        </w:rPr>
        <w:t xml:space="preserve">hrem Haus in Kual Lumpur als Ihr Telefon klingelte. Es war klar, dass etwas </w:t>
      </w:r>
      <w:del w:id="10054" w:author="Lektorat Bauer" w:date="2025-03-05T16:36:00Z" w16du:dateUtc="2025-03-05T15:36:00Z">
        <w:r w:rsidRPr="00944672" w:rsidDel="009377C7">
          <w:rPr>
            <w:rFonts w:ascii="Arial" w:hAnsi="Arial" w:cs="Arial"/>
            <w:sz w:val="24"/>
            <w:szCs w:val="24"/>
          </w:rPr>
          <w:delText>besonderes</w:delText>
        </w:r>
      </w:del>
      <w:ins w:id="10055" w:author="Lektorat Bauer" w:date="2025-03-05T16:36:00Z" w16du:dateUtc="2025-03-05T15:36:00Z">
        <w:r w:rsidR="009377C7" w:rsidRPr="00944672">
          <w:rPr>
            <w:rFonts w:ascii="Arial" w:hAnsi="Arial" w:cs="Arial"/>
            <w:sz w:val="24"/>
            <w:szCs w:val="24"/>
          </w:rPr>
          <w:t>Besonderes</w:t>
        </w:r>
      </w:ins>
      <w:r w:rsidRPr="00944672">
        <w:rPr>
          <w:rFonts w:ascii="Arial" w:hAnsi="Arial" w:cs="Arial"/>
          <w:sz w:val="24"/>
          <w:szCs w:val="24"/>
        </w:rPr>
        <w:t xml:space="preserve"> vorgefallen sein musste, wenn Sie so früh angerufen wurde. „Ja bitte?!“ </w:t>
      </w:r>
    </w:p>
    <w:p w14:paraId="4DB7549F" w14:textId="03518230"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„Brigadier Jeneral Nor Mawar Abdul Haqq, hier die Notfallzentrale, Sergeant Chand. Wir haben einen Anruf aus den Niederlanden erhalten. Die Niederländer haben sich nach Pegawai Waran Chow erkundigt.“</w:t>
      </w:r>
    </w:p>
    <w:p w14:paraId="0D3642C3"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Pause. „Wie bitte?!“</w:t>
      </w:r>
    </w:p>
    <w:p w14:paraId="75ABF500" w14:textId="144ABF91"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„Das Gespräch war sehr freundlich, aber es hat den Anschein, dass die Niederländer </w:t>
      </w:r>
      <w:ins w:id="10056" w:author="Lektorat Bauer" w:date="2025-03-05T16:36:00Z" w16du:dateUtc="2025-03-05T15:36:00Z">
        <w:r w:rsidR="00785128">
          <w:rPr>
            <w:rFonts w:ascii="Arial" w:hAnsi="Arial" w:cs="Arial"/>
            <w:sz w:val="24"/>
            <w:szCs w:val="24"/>
          </w:rPr>
          <w:t>w</w:t>
        </w:r>
      </w:ins>
      <w:del w:id="10057" w:author="Lektorat Bauer" w:date="2025-03-05T16:36:00Z" w16du:dateUtc="2025-03-05T15:36:00Z">
        <w:r w:rsidRPr="00944672" w:rsidDel="00785128">
          <w:rPr>
            <w:rFonts w:ascii="Arial" w:hAnsi="Arial" w:cs="Arial"/>
            <w:sz w:val="24"/>
            <w:szCs w:val="24"/>
          </w:rPr>
          <w:delText>W</w:delText>
        </w:r>
      </w:del>
      <w:r w:rsidRPr="00944672">
        <w:rPr>
          <w:rFonts w:ascii="Arial" w:hAnsi="Arial" w:cs="Arial"/>
          <w:sz w:val="24"/>
          <w:szCs w:val="24"/>
        </w:rPr>
        <w:t>issen</w:t>
      </w:r>
      <w:ins w:id="10058" w:author="Lektorat Bauer" w:date="2025-03-05T16:36:00Z" w16du:dateUtc="2025-03-05T15:36:00Z">
        <w:r w:rsidR="00785128">
          <w:rPr>
            <w:rFonts w:ascii="Arial" w:hAnsi="Arial" w:cs="Arial"/>
            <w:sz w:val="24"/>
            <w:szCs w:val="24"/>
          </w:rPr>
          <w:t>,</w:t>
        </w:r>
      </w:ins>
      <w:r w:rsidRPr="00944672">
        <w:rPr>
          <w:rFonts w:ascii="Arial" w:hAnsi="Arial" w:cs="Arial"/>
          <w:sz w:val="24"/>
          <w:szCs w:val="24"/>
        </w:rPr>
        <w:t xml:space="preserve"> wer sie ist.“</w:t>
      </w:r>
    </w:p>
    <w:p w14:paraId="3B1D10A1" w14:textId="77777777" w:rsidR="00785128" w:rsidRDefault="00944672" w:rsidP="00623B68">
      <w:pPr>
        <w:autoSpaceDE w:val="0"/>
        <w:autoSpaceDN w:val="0"/>
        <w:adjustRightInd w:val="0"/>
        <w:spacing w:after="0" w:line="360" w:lineRule="auto"/>
        <w:ind w:firstLine="227"/>
        <w:jc w:val="both"/>
        <w:rPr>
          <w:ins w:id="10059" w:author="Lektorat Bauer" w:date="2025-03-05T16:36:00Z" w16du:dateUtc="2025-03-05T15:36:00Z"/>
          <w:rFonts w:ascii="Arial" w:hAnsi="Arial" w:cs="Arial"/>
          <w:sz w:val="24"/>
          <w:szCs w:val="24"/>
        </w:rPr>
      </w:pPr>
      <w:r w:rsidRPr="00944672">
        <w:rPr>
          <w:rFonts w:ascii="Arial" w:hAnsi="Arial" w:cs="Arial"/>
          <w:sz w:val="24"/>
          <w:szCs w:val="24"/>
        </w:rPr>
        <w:t>„O</w:t>
      </w:r>
      <w:ins w:id="10060" w:author="Lektorat Bauer" w:date="2025-03-05T16:36:00Z" w16du:dateUtc="2025-03-05T15:36:00Z">
        <w:r w:rsidR="00785128">
          <w:rPr>
            <w:rFonts w:ascii="Arial" w:hAnsi="Arial" w:cs="Arial"/>
            <w:sz w:val="24"/>
            <w:szCs w:val="24"/>
          </w:rPr>
          <w:t>k</w:t>
        </w:r>
      </w:ins>
      <w:del w:id="10061" w:author="Lektorat Bauer" w:date="2025-03-05T16:36:00Z" w16du:dateUtc="2025-03-05T15:36:00Z">
        <w:r w:rsidRPr="00944672" w:rsidDel="00785128">
          <w:rPr>
            <w:rFonts w:ascii="Arial" w:hAnsi="Arial" w:cs="Arial"/>
            <w:sz w:val="24"/>
            <w:szCs w:val="24"/>
          </w:rPr>
          <w:delText>K</w:delText>
        </w:r>
      </w:del>
      <w:r w:rsidRPr="00944672">
        <w:rPr>
          <w:rFonts w:ascii="Arial" w:hAnsi="Arial" w:cs="Arial"/>
          <w:sz w:val="24"/>
          <w:szCs w:val="24"/>
        </w:rPr>
        <w:t xml:space="preserve">. Ich fahre in mein Büro. Bitte liefern Sie die Informationen in 45 Minuten in mein Büro. Sie werden den Report machen. Sorgen Sie dafür, dass Sie in der Zentrale abgelöst werden. Und bitte das Tape mit dem Anruf.“ </w:t>
      </w:r>
    </w:p>
    <w:p w14:paraId="60E2E9C0" w14:textId="6AC5A378"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„Ja, Brigadier Jeneral.“</w:t>
      </w:r>
    </w:p>
    <w:p w14:paraId="7C2E4230"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15AE2AAB"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55A7A614"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1B9B43CE"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Um 06:51 Uhr betrat Sergeant Chand das Vorzimmer und ihr wurde direkt beschieden einzutreten.</w:t>
      </w:r>
    </w:p>
    <w:p w14:paraId="44781090" w14:textId="77777777" w:rsidR="00785128" w:rsidRDefault="00944672" w:rsidP="00623B68">
      <w:pPr>
        <w:autoSpaceDE w:val="0"/>
        <w:autoSpaceDN w:val="0"/>
        <w:adjustRightInd w:val="0"/>
        <w:spacing w:after="0" w:line="360" w:lineRule="auto"/>
        <w:ind w:firstLine="227"/>
        <w:jc w:val="both"/>
        <w:rPr>
          <w:ins w:id="10062" w:author="Lektorat Bauer" w:date="2025-03-05T16:37:00Z" w16du:dateUtc="2025-03-05T15:37:00Z"/>
          <w:rFonts w:ascii="Arial" w:hAnsi="Arial" w:cs="Arial"/>
          <w:sz w:val="24"/>
          <w:szCs w:val="24"/>
        </w:rPr>
      </w:pPr>
      <w:r w:rsidRPr="00944672">
        <w:rPr>
          <w:rFonts w:ascii="Arial" w:hAnsi="Arial" w:cs="Arial"/>
          <w:sz w:val="24"/>
          <w:szCs w:val="24"/>
        </w:rPr>
        <w:t>„Sergeant Chand, schön</w:t>
      </w:r>
      <w:ins w:id="10063" w:author="Lektorat Bauer" w:date="2025-03-05T16:37:00Z" w16du:dateUtc="2025-03-05T15:37:00Z">
        <w:r w:rsidR="00785128">
          <w:rPr>
            <w:rFonts w:ascii="Arial" w:hAnsi="Arial" w:cs="Arial"/>
            <w:sz w:val="24"/>
            <w:szCs w:val="24"/>
          </w:rPr>
          <w:t>,</w:t>
        </w:r>
      </w:ins>
      <w:r w:rsidRPr="00944672">
        <w:rPr>
          <w:rFonts w:ascii="Arial" w:hAnsi="Arial" w:cs="Arial"/>
          <w:sz w:val="24"/>
          <w:szCs w:val="24"/>
        </w:rPr>
        <w:t xml:space="preserve"> </w:t>
      </w:r>
      <w:del w:id="10064" w:author="Lektorat Bauer" w:date="2025-03-05T16:37:00Z" w16du:dateUtc="2025-03-05T15:37:00Z">
        <w:r w:rsidRPr="00944672" w:rsidDel="00785128">
          <w:rPr>
            <w:rFonts w:ascii="Arial" w:hAnsi="Arial" w:cs="Arial"/>
            <w:sz w:val="24"/>
            <w:szCs w:val="24"/>
          </w:rPr>
          <w:delText>das</w:delText>
        </w:r>
      </w:del>
      <w:ins w:id="10065" w:author="Lektorat Bauer" w:date="2025-03-05T16:37:00Z" w16du:dateUtc="2025-03-05T15:37:00Z">
        <w:r w:rsidR="00785128" w:rsidRPr="00944672">
          <w:rPr>
            <w:rFonts w:ascii="Arial" w:hAnsi="Arial" w:cs="Arial"/>
            <w:sz w:val="24"/>
            <w:szCs w:val="24"/>
          </w:rPr>
          <w:t>dass</w:t>
        </w:r>
      </w:ins>
      <w:r w:rsidRPr="00944672">
        <w:rPr>
          <w:rFonts w:ascii="Arial" w:hAnsi="Arial" w:cs="Arial"/>
          <w:sz w:val="24"/>
          <w:szCs w:val="24"/>
        </w:rPr>
        <w:t xml:space="preserve"> Sie kommen konnten</w:t>
      </w:r>
      <w:del w:id="10066" w:author="Lektorat Bauer" w:date="2025-03-05T16:37:00Z" w16du:dateUtc="2025-03-05T15:37:00Z">
        <w:r w:rsidRPr="00944672" w:rsidDel="00785128">
          <w:rPr>
            <w:rFonts w:ascii="Arial" w:hAnsi="Arial" w:cs="Arial"/>
            <w:sz w:val="24"/>
            <w:szCs w:val="24"/>
          </w:rPr>
          <w:delText>.</w:delText>
        </w:r>
      </w:del>
      <w:r w:rsidRPr="00944672">
        <w:rPr>
          <w:rFonts w:ascii="Arial" w:hAnsi="Arial" w:cs="Arial"/>
          <w:sz w:val="24"/>
          <w:szCs w:val="24"/>
        </w:rPr>
        <w:t>“</w:t>
      </w:r>
      <w:ins w:id="10067" w:author="Lektorat Bauer" w:date="2025-03-05T16:37:00Z" w16du:dateUtc="2025-03-05T15:37:00Z">
        <w:r w:rsidR="00785128">
          <w:rPr>
            <w:rFonts w:ascii="Arial" w:hAnsi="Arial" w:cs="Arial"/>
            <w:sz w:val="24"/>
            <w:szCs w:val="24"/>
          </w:rPr>
          <w:t>,</w:t>
        </w:r>
      </w:ins>
      <w:r w:rsidRPr="00944672">
        <w:rPr>
          <w:rFonts w:ascii="Arial" w:hAnsi="Arial" w:cs="Arial"/>
          <w:sz w:val="24"/>
          <w:szCs w:val="24"/>
        </w:rPr>
        <w:t xml:space="preserve"> </w:t>
      </w:r>
      <w:ins w:id="10068" w:author="Lektorat Bauer" w:date="2025-03-05T16:37:00Z" w16du:dateUtc="2025-03-05T15:37:00Z">
        <w:r w:rsidR="00785128">
          <w:rPr>
            <w:rFonts w:ascii="Arial" w:hAnsi="Arial" w:cs="Arial"/>
            <w:sz w:val="24"/>
            <w:szCs w:val="24"/>
          </w:rPr>
          <w:t>b</w:t>
        </w:r>
      </w:ins>
      <w:del w:id="10069" w:author="Lektorat Bauer" w:date="2025-03-05T16:37:00Z" w16du:dateUtc="2025-03-05T15:37:00Z">
        <w:r w:rsidRPr="00944672" w:rsidDel="00785128">
          <w:rPr>
            <w:rFonts w:ascii="Arial" w:hAnsi="Arial" w:cs="Arial"/>
            <w:sz w:val="24"/>
            <w:szCs w:val="24"/>
          </w:rPr>
          <w:delText>B</w:delText>
        </w:r>
      </w:del>
      <w:r w:rsidRPr="00944672">
        <w:rPr>
          <w:rFonts w:ascii="Arial" w:hAnsi="Arial" w:cs="Arial"/>
          <w:sz w:val="24"/>
          <w:szCs w:val="24"/>
        </w:rPr>
        <w:t xml:space="preserve">egrüßte Brigadier Jeneral Nor Mawar Abdul Haqq Bibi, als sie eintrat. </w:t>
      </w:r>
    </w:p>
    <w:p w14:paraId="6B34749F" w14:textId="77777777" w:rsidR="00785128" w:rsidRDefault="00944672" w:rsidP="00623B68">
      <w:pPr>
        <w:autoSpaceDE w:val="0"/>
        <w:autoSpaceDN w:val="0"/>
        <w:adjustRightInd w:val="0"/>
        <w:spacing w:after="0" w:line="360" w:lineRule="auto"/>
        <w:ind w:firstLine="227"/>
        <w:jc w:val="both"/>
        <w:rPr>
          <w:ins w:id="10070" w:author="Lektorat Bauer" w:date="2025-03-05T16:37:00Z" w16du:dateUtc="2025-03-05T15:37:00Z"/>
          <w:rFonts w:ascii="Arial" w:hAnsi="Arial" w:cs="Arial"/>
          <w:sz w:val="24"/>
          <w:szCs w:val="24"/>
        </w:rPr>
      </w:pPr>
      <w:r w:rsidRPr="00944672">
        <w:rPr>
          <w:rFonts w:ascii="Arial" w:hAnsi="Arial" w:cs="Arial"/>
          <w:sz w:val="24"/>
          <w:szCs w:val="24"/>
        </w:rPr>
        <w:t xml:space="preserve">„Brigadier Jeneral ich bringe die angeforderten Daten. Ihr Einverständnis vorausgesetzt, habe ich Pegawai Waran Chow gebeten sich für ein Gespräch bereitzuhalten.“ </w:t>
      </w:r>
    </w:p>
    <w:p w14:paraId="2E84F6F3" w14:textId="030ED600"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„Was haben Sie Ihr noch gesagt?“ </w:t>
      </w:r>
    </w:p>
    <w:p w14:paraId="00C3C589" w14:textId="77777777" w:rsidR="00785128" w:rsidRDefault="00944672" w:rsidP="00623B68">
      <w:pPr>
        <w:autoSpaceDE w:val="0"/>
        <w:autoSpaceDN w:val="0"/>
        <w:adjustRightInd w:val="0"/>
        <w:spacing w:after="0" w:line="360" w:lineRule="auto"/>
        <w:ind w:firstLine="227"/>
        <w:jc w:val="both"/>
        <w:rPr>
          <w:ins w:id="10071" w:author="Lektorat Bauer" w:date="2025-03-05T16:37:00Z" w16du:dateUtc="2025-03-05T15:37:00Z"/>
          <w:rFonts w:ascii="Arial" w:hAnsi="Arial" w:cs="Arial"/>
          <w:sz w:val="24"/>
          <w:szCs w:val="24"/>
        </w:rPr>
      </w:pPr>
      <w:r w:rsidRPr="00944672">
        <w:rPr>
          <w:rFonts w:ascii="Arial" w:hAnsi="Arial" w:cs="Arial"/>
          <w:sz w:val="24"/>
          <w:szCs w:val="24"/>
        </w:rPr>
        <w:t xml:space="preserve">„Sergeant Muhaddir hat Pegawai Waran Chow direkt nach dem Anruf informiert, dass nach ihr gesucht wird und dass wir Sie informiert haben und wir uns jetzt treffen. Sie ist daher im Stand-by. Zusätzlich muss ich Sie darüber informieren, dass Pegawai Waran Chow heute beim Morning-Call darauf hingewiesen hat, dass sie ein ‚komisches‘ Gefühl hätte.“ </w:t>
      </w:r>
    </w:p>
    <w:p w14:paraId="3E029C33" w14:textId="6763F53B"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„Danke. Gehen wir jetzt bitte die Daten durch. Das Band zuerst.“</w:t>
      </w:r>
    </w:p>
    <w:p w14:paraId="052F14CA" w14:textId="0546BB7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Nachdem sie das Band noch einmal abgehört hatten, ging die Brigadegener</w:t>
      </w:r>
      <w:ins w:id="10072" w:author="Lektorat Bauer" w:date="2025-03-05T16:37:00Z" w16du:dateUtc="2025-03-05T15:37:00Z">
        <w:r w:rsidR="00785128">
          <w:rPr>
            <w:rFonts w:ascii="Arial" w:hAnsi="Arial" w:cs="Arial"/>
            <w:sz w:val="24"/>
            <w:szCs w:val="24"/>
          </w:rPr>
          <w:t>ä</w:t>
        </w:r>
      </w:ins>
      <w:del w:id="10073" w:author="Lektorat Bauer" w:date="2025-03-05T16:37:00Z" w16du:dateUtc="2025-03-05T15:37:00Z">
        <w:r w:rsidRPr="00944672" w:rsidDel="00785128">
          <w:rPr>
            <w:rFonts w:ascii="Arial" w:hAnsi="Arial" w:cs="Arial"/>
            <w:sz w:val="24"/>
            <w:szCs w:val="24"/>
          </w:rPr>
          <w:delText>a</w:delText>
        </w:r>
      </w:del>
      <w:r w:rsidRPr="00944672">
        <w:rPr>
          <w:rFonts w:ascii="Arial" w:hAnsi="Arial" w:cs="Arial"/>
          <w:sz w:val="24"/>
          <w:szCs w:val="24"/>
        </w:rPr>
        <w:t>lin die Informationen durch, die über Flim Dijkwijk vorlagen. Nachdem alle Informationen gesichtet waren, wurde die Verbindung zur P-Squat aufgebaut.</w:t>
      </w:r>
    </w:p>
    <w:p w14:paraId="2D1B8305" w14:textId="77777777" w:rsidR="00785128" w:rsidRDefault="00944672" w:rsidP="00623B68">
      <w:pPr>
        <w:autoSpaceDE w:val="0"/>
        <w:autoSpaceDN w:val="0"/>
        <w:adjustRightInd w:val="0"/>
        <w:spacing w:after="0" w:line="360" w:lineRule="auto"/>
        <w:ind w:firstLine="227"/>
        <w:jc w:val="both"/>
        <w:rPr>
          <w:ins w:id="10074" w:author="Lektorat Bauer" w:date="2025-03-05T16:38:00Z" w16du:dateUtc="2025-03-05T15:38:00Z"/>
          <w:rFonts w:ascii="Arial" w:hAnsi="Arial" w:cs="Arial"/>
          <w:sz w:val="24"/>
          <w:szCs w:val="24"/>
        </w:rPr>
      </w:pPr>
      <w:r w:rsidRPr="00944672">
        <w:rPr>
          <w:rFonts w:ascii="Arial" w:hAnsi="Arial" w:cs="Arial"/>
          <w:sz w:val="24"/>
          <w:szCs w:val="24"/>
        </w:rPr>
        <w:t>„P-Squat, Pegawai Waran Chow</w:t>
      </w:r>
      <w:del w:id="10075" w:author="Lektorat Bauer" w:date="2025-03-05T16:37:00Z" w16du:dateUtc="2025-03-05T15:37:00Z">
        <w:r w:rsidRPr="00944672" w:rsidDel="00785128">
          <w:rPr>
            <w:rFonts w:ascii="Arial" w:hAnsi="Arial" w:cs="Arial"/>
            <w:sz w:val="24"/>
            <w:szCs w:val="24"/>
          </w:rPr>
          <w:delText>.</w:delText>
        </w:r>
      </w:del>
      <w:r w:rsidRPr="00944672">
        <w:rPr>
          <w:rFonts w:ascii="Arial" w:hAnsi="Arial" w:cs="Arial"/>
          <w:sz w:val="24"/>
          <w:szCs w:val="24"/>
        </w:rPr>
        <w:t>“</w:t>
      </w:r>
      <w:ins w:id="10076" w:author="Lektorat Bauer" w:date="2025-03-05T16:37:00Z" w16du:dateUtc="2025-03-05T15:37:00Z">
        <w:r w:rsidR="00785128">
          <w:rPr>
            <w:rFonts w:ascii="Arial" w:hAnsi="Arial" w:cs="Arial"/>
            <w:sz w:val="24"/>
            <w:szCs w:val="24"/>
          </w:rPr>
          <w:t>,</w:t>
        </w:r>
      </w:ins>
      <w:r w:rsidRPr="00944672">
        <w:rPr>
          <w:rFonts w:ascii="Arial" w:hAnsi="Arial" w:cs="Arial"/>
          <w:sz w:val="24"/>
          <w:szCs w:val="24"/>
        </w:rPr>
        <w:t xml:space="preserve"> </w:t>
      </w:r>
      <w:ins w:id="10077" w:author="Lektorat Bauer" w:date="2025-03-05T16:37:00Z" w16du:dateUtc="2025-03-05T15:37:00Z">
        <w:r w:rsidR="00785128">
          <w:rPr>
            <w:rFonts w:ascii="Arial" w:hAnsi="Arial" w:cs="Arial"/>
            <w:sz w:val="24"/>
            <w:szCs w:val="24"/>
          </w:rPr>
          <w:t>k</w:t>
        </w:r>
      </w:ins>
      <w:del w:id="10078" w:author="Lektorat Bauer" w:date="2025-03-05T16:37:00Z" w16du:dateUtc="2025-03-05T15:37:00Z">
        <w:r w:rsidRPr="00944672" w:rsidDel="00785128">
          <w:rPr>
            <w:rFonts w:ascii="Arial" w:hAnsi="Arial" w:cs="Arial"/>
            <w:sz w:val="24"/>
            <w:szCs w:val="24"/>
          </w:rPr>
          <w:delText>K</w:delText>
        </w:r>
      </w:del>
      <w:r w:rsidRPr="00944672">
        <w:rPr>
          <w:rFonts w:ascii="Arial" w:hAnsi="Arial" w:cs="Arial"/>
          <w:sz w:val="24"/>
          <w:szCs w:val="24"/>
        </w:rPr>
        <w:t>am es über den Lautsprecher. „Pegawai Waran Chow, Brigadier Jeneral Nor Mawar Abdul Haqq</w:t>
      </w:r>
      <w:ins w:id="10079" w:author="Lektorat Bauer" w:date="2025-03-05T16:38:00Z" w16du:dateUtc="2025-03-05T15:38:00Z">
        <w:r w:rsidR="00785128">
          <w:rPr>
            <w:rFonts w:ascii="Arial" w:hAnsi="Arial" w:cs="Arial"/>
            <w:sz w:val="24"/>
            <w:szCs w:val="24"/>
          </w:rPr>
          <w:t xml:space="preserve"> hier,</w:t>
        </w:r>
      </w:ins>
      <w:r w:rsidRPr="00944672">
        <w:rPr>
          <w:rFonts w:ascii="Arial" w:hAnsi="Arial" w:cs="Arial"/>
          <w:sz w:val="24"/>
          <w:szCs w:val="24"/>
        </w:rPr>
        <w:t xml:space="preserve"> mit im Raum ist Sergeant Chand.“</w:t>
      </w:r>
    </w:p>
    <w:p w14:paraId="7A3D4F10" w14:textId="791170A6"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del w:id="10080" w:author="Lektorat Bauer" w:date="2025-03-05T16:38:00Z" w16du:dateUtc="2025-03-05T15:38:00Z">
        <w:r w:rsidRPr="00944672" w:rsidDel="00785128">
          <w:rPr>
            <w:rFonts w:ascii="Arial" w:hAnsi="Arial" w:cs="Arial"/>
            <w:sz w:val="24"/>
            <w:szCs w:val="24"/>
          </w:rPr>
          <w:lastRenderedPageBreak/>
          <w:delText xml:space="preserve"> </w:delText>
        </w:r>
      </w:del>
      <w:r w:rsidRPr="00944672">
        <w:rPr>
          <w:rFonts w:ascii="Arial" w:hAnsi="Arial" w:cs="Arial"/>
          <w:sz w:val="24"/>
          <w:szCs w:val="24"/>
        </w:rPr>
        <w:t xml:space="preserve">„Brigadier Jeneral. Sergeant.“ </w:t>
      </w:r>
    </w:p>
    <w:p w14:paraId="1D0F162C"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Ein Blick sagte Bibi, dass sie jetzt sprechen sollte: „Pegawai Waran Chow. Wir haben eben den Anruf noch einmal angehört. Wir haben keine spezifischen Informationen über den 07. März gefunden. Können Sie uns bitte einen kurzen Überblick geben?“ </w:t>
      </w:r>
    </w:p>
    <w:p w14:paraId="66D2451D" w14:textId="46FCA912"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„Sehr gerne. Ich habe die Zeit genutzt und bin den Abend noch einmal durchgegangen</w:t>
      </w:r>
      <w:del w:id="10081" w:author="Lektorat Bauer" w:date="2025-03-05T16:38:00Z" w16du:dateUtc="2025-03-05T15:38:00Z">
        <w:r w:rsidRPr="00944672" w:rsidDel="00785128">
          <w:rPr>
            <w:rFonts w:ascii="Arial" w:hAnsi="Arial" w:cs="Arial"/>
            <w:sz w:val="24"/>
            <w:szCs w:val="24"/>
          </w:rPr>
          <w:delText>.</w:delText>
        </w:r>
      </w:del>
      <w:r w:rsidRPr="00944672">
        <w:rPr>
          <w:rFonts w:ascii="Arial" w:hAnsi="Arial" w:cs="Arial"/>
          <w:sz w:val="24"/>
          <w:szCs w:val="24"/>
        </w:rPr>
        <w:t>“</w:t>
      </w:r>
      <w:ins w:id="10082" w:author="Lektorat Bauer" w:date="2025-03-05T16:38:00Z" w16du:dateUtc="2025-03-05T15:38:00Z">
        <w:r w:rsidR="00785128">
          <w:rPr>
            <w:rFonts w:ascii="Arial" w:hAnsi="Arial" w:cs="Arial"/>
            <w:sz w:val="24"/>
            <w:szCs w:val="24"/>
          </w:rPr>
          <w:t>,</w:t>
        </w:r>
      </w:ins>
      <w:r w:rsidRPr="00944672">
        <w:rPr>
          <w:rFonts w:ascii="Arial" w:hAnsi="Arial" w:cs="Arial"/>
          <w:sz w:val="24"/>
          <w:szCs w:val="24"/>
        </w:rPr>
        <w:t xml:space="preserve"> </w:t>
      </w:r>
      <w:ins w:id="10083" w:author="Lektorat Bauer" w:date="2025-03-05T16:38:00Z" w16du:dateUtc="2025-03-05T15:38:00Z">
        <w:r w:rsidR="00785128">
          <w:rPr>
            <w:rFonts w:ascii="Arial" w:hAnsi="Arial" w:cs="Arial"/>
            <w:sz w:val="24"/>
            <w:szCs w:val="24"/>
          </w:rPr>
          <w:t>b</w:t>
        </w:r>
      </w:ins>
      <w:del w:id="10084" w:author="Lektorat Bauer" w:date="2025-03-05T16:38:00Z" w16du:dateUtc="2025-03-05T15:38:00Z">
        <w:r w:rsidRPr="00944672" w:rsidDel="00785128">
          <w:rPr>
            <w:rFonts w:ascii="Arial" w:hAnsi="Arial" w:cs="Arial"/>
            <w:sz w:val="24"/>
            <w:szCs w:val="24"/>
          </w:rPr>
          <w:delText>B</w:delText>
        </w:r>
      </w:del>
      <w:r w:rsidRPr="00944672">
        <w:rPr>
          <w:rFonts w:ascii="Arial" w:hAnsi="Arial" w:cs="Arial"/>
          <w:sz w:val="24"/>
          <w:szCs w:val="24"/>
        </w:rPr>
        <w:t xml:space="preserve">egann Satria Chow das Gespräch. „Ich bin vor dem Tor am Cargo-Bereich ausgestiegen, um </w:t>
      </w:r>
      <w:del w:id="10085" w:author="Lektorat Bauer" w:date="2025-03-05T16:38:00Z" w16du:dateUtc="2025-03-05T15:38:00Z">
        <w:r w:rsidRPr="00944672" w:rsidDel="00785128">
          <w:rPr>
            <w:rFonts w:ascii="Arial" w:hAnsi="Arial" w:cs="Arial"/>
            <w:sz w:val="24"/>
            <w:szCs w:val="24"/>
          </w:rPr>
          <w:delText>zu klären</w:delText>
        </w:r>
      </w:del>
      <w:ins w:id="10086" w:author="Lektorat Bauer" w:date="2025-03-05T16:38:00Z" w16du:dateUtc="2025-03-05T15:38:00Z">
        <w:r w:rsidR="00785128">
          <w:rPr>
            <w:rFonts w:ascii="Arial" w:hAnsi="Arial" w:cs="Arial"/>
            <w:sz w:val="24"/>
            <w:szCs w:val="24"/>
          </w:rPr>
          <w:t>sicherzustellen</w:t>
        </w:r>
      </w:ins>
      <w:r w:rsidRPr="00944672">
        <w:rPr>
          <w:rFonts w:ascii="Arial" w:hAnsi="Arial" w:cs="Arial"/>
          <w:sz w:val="24"/>
          <w:szCs w:val="24"/>
        </w:rPr>
        <w:t>, dass wir unsere Sendung zu</w:t>
      </w:r>
      <w:ins w:id="10087" w:author="Lektorat Bauer" w:date="2025-03-05T16:38:00Z" w16du:dateUtc="2025-03-05T15:38:00Z">
        <w:r w:rsidR="00785128">
          <w:rPr>
            <w:rFonts w:ascii="Arial" w:hAnsi="Arial" w:cs="Arial"/>
            <w:sz w:val="24"/>
            <w:szCs w:val="24"/>
          </w:rPr>
          <w:t>m</w:t>
        </w:r>
      </w:ins>
      <w:r w:rsidRPr="00944672">
        <w:rPr>
          <w:rFonts w:ascii="Arial" w:hAnsi="Arial" w:cs="Arial"/>
          <w:sz w:val="24"/>
          <w:szCs w:val="24"/>
        </w:rPr>
        <w:t xml:space="preserve"> Flugzeug bringen können. An der Stelle</w:t>
      </w:r>
      <w:del w:id="10088" w:author="Lektorat Bauer" w:date="2025-03-05T16:38:00Z" w16du:dateUtc="2025-03-05T15:38:00Z">
        <w:r w:rsidRPr="00944672" w:rsidDel="00785128">
          <w:rPr>
            <w:rFonts w:ascii="Arial" w:hAnsi="Arial" w:cs="Arial"/>
            <w:sz w:val="24"/>
            <w:szCs w:val="24"/>
          </w:rPr>
          <w:delText>n</w:delText>
        </w:r>
      </w:del>
      <w:r w:rsidRPr="00944672">
        <w:rPr>
          <w:rFonts w:ascii="Arial" w:hAnsi="Arial" w:cs="Arial"/>
          <w:sz w:val="24"/>
          <w:szCs w:val="24"/>
        </w:rPr>
        <w:t xml:space="preserve"> muss dann eine Filmaufnahme von mir gemacht worden sein. Was ich nicht verstehe, ist, woher mein Name bekannt ist. Zusätzlich erinnere ich mich, dass ich zu dem Zeitpunkt ein komisches Bauchgefühl hatte. Aber außer uns war nur ein weiteres Fahrzeug am Gate. Mehr weiß ich leider nicht.“ </w:t>
      </w:r>
    </w:p>
    <w:p w14:paraId="6713A8C6" w14:textId="77777777" w:rsidR="00785128" w:rsidRDefault="00944672" w:rsidP="00623B68">
      <w:pPr>
        <w:autoSpaceDE w:val="0"/>
        <w:autoSpaceDN w:val="0"/>
        <w:adjustRightInd w:val="0"/>
        <w:spacing w:after="0" w:line="360" w:lineRule="auto"/>
        <w:ind w:firstLine="227"/>
        <w:jc w:val="both"/>
        <w:rPr>
          <w:ins w:id="10089" w:author="Lektorat Bauer" w:date="2025-03-05T16:39:00Z" w16du:dateUtc="2025-03-05T15:39:00Z"/>
          <w:rFonts w:ascii="Arial" w:hAnsi="Arial" w:cs="Arial"/>
          <w:sz w:val="24"/>
          <w:szCs w:val="24"/>
        </w:rPr>
      </w:pPr>
      <w:r w:rsidRPr="00944672">
        <w:rPr>
          <w:rFonts w:ascii="Arial" w:hAnsi="Arial" w:cs="Arial"/>
          <w:sz w:val="24"/>
          <w:szCs w:val="24"/>
        </w:rPr>
        <w:t>„Vielen Dank für das Update. Wer von uns spricht dann mit den Niederländern?“</w:t>
      </w:r>
      <w:ins w:id="10090" w:author="Lektorat Bauer" w:date="2025-03-05T16:38:00Z" w16du:dateUtc="2025-03-05T15:38:00Z">
        <w:r w:rsidR="00785128">
          <w:rPr>
            <w:rFonts w:ascii="Arial" w:hAnsi="Arial" w:cs="Arial"/>
            <w:sz w:val="24"/>
            <w:szCs w:val="24"/>
          </w:rPr>
          <w:t>,</w:t>
        </w:r>
      </w:ins>
      <w:r w:rsidRPr="00944672">
        <w:rPr>
          <w:rFonts w:ascii="Arial" w:hAnsi="Arial" w:cs="Arial"/>
          <w:sz w:val="24"/>
          <w:szCs w:val="24"/>
        </w:rPr>
        <w:t xml:space="preserve"> </w:t>
      </w:r>
      <w:ins w:id="10091" w:author="Lektorat Bauer" w:date="2025-03-05T16:38:00Z" w16du:dateUtc="2025-03-05T15:38:00Z">
        <w:r w:rsidR="00785128">
          <w:rPr>
            <w:rFonts w:ascii="Arial" w:hAnsi="Arial" w:cs="Arial"/>
            <w:sz w:val="24"/>
            <w:szCs w:val="24"/>
          </w:rPr>
          <w:t>f</w:t>
        </w:r>
      </w:ins>
      <w:del w:id="10092" w:author="Lektorat Bauer" w:date="2025-03-05T16:38:00Z" w16du:dateUtc="2025-03-05T15:38:00Z">
        <w:r w:rsidRPr="00944672" w:rsidDel="00785128">
          <w:rPr>
            <w:rFonts w:ascii="Arial" w:hAnsi="Arial" w:cs="Arial"/>
            <w:sz w:val="24"/>
            <w:szCs w:val="24"/>
          </w:rPr>
          <w:delText>F</w:delText>
        </w:r>
      </w:del>
      <w:r w:rsidRPr="00944672">
        <w:rPr>
          <w:rFonts w:ascii="Arial" w:hAnsi="Arial" w:cs="Arial"/>
          <w:sz w:val="24"/>
          <w:szCs w:val="24"/>
        </w:rPr>
        <w:t>ragte Bibi Chand in die Runde</w:t>
      </w:r>
      <w:ins w:id="10093" w:author="Lektorat Bauer" w:date="2025-03-05T16:39:00Z" w16du:dateUtc="2025-03-05T15:39:00Z">
        <w:r w:rsidR="00785128">
          <w:rPr>
            <w:rFonts w:ascii="Arial" w:hAnsi="Arial" w:cs="Arial"/>
            <w:sz w:val="24"/>
            <w:szCs w:val="24"/>
          </w:rPr>
          <w:t>.</w:t>
        </w:r>
      </w:ins>
      <w:del w:id="10094" w:author="Lektorat Bauer" w:date="2025-03-05T16:39:00Z" w16du:dateUtc="2025-03-05T15:39:00Z">
        <w:r w:rsidRPr="00944672" w:rsidDel="00785128">
          <w:rPr>
            <w:rFonts w:ascii="Arial" w:hAnsi="Arial" w:cs="Arial"/>
            <w:sz w:val="24"/>
            <w:szCs w:val="24"/>
          </w:rPr>
          <w:delText>?</w:delText>
        </w:r>
      </w:del>
      <w:r w:rsidRPr="00944672">
        <w:rPr>
          <w:rFonts w:ascii="Arial" w:hAnsi="Arial" w:cs="Arial"/>
          <w:sz w:val="24"/>
          <w:szCs w:val="24"/>
        </w:rPr>
        <w:t xml:space="preserve"> </w:t>
      </w:r>
    </w:p>
    <w:p w14:paraId="2BB24D0B" w14:textId="12AB32A1"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„Sie werden dort anrufen. Sie hatten bereits Kontakt. Mehr Stimmen müssen die nicht kennenlernen</w:t>
      </w:r>
      <w:del w:id="10095" w:author="Lektorat Bauer" w:date="2025-03-05T16:39:00Z" w16du:dateUtc="2025-03-05T15:39:00Z">
        <w:r w:rsidRPr="00944672" w:rsidDel="00785128">
          <w:rPr>
            <w:rFonts w:ascii="Arial" w:hAnsi="Arial" w:cs="Arial"/>
            <w:sz w:val="24"/>
            <w:szCs w:val="24"/>
          </w:rPr>
          <w:delText>.</w:delText>
        </w:r>
      </w:del>
      <w:r w:rsidRPr="00944672">
        <w:rPr>
          <w:rFonts w:ascii="Arial" w:hAnsi="Arial" w:cs="Arial"/>
          <w:sz w:val="24"/>
          <w:szCs w:val="24"/>
        </w:rPr>
        <w:t>“</w:t>
      </w:r>
      <w:ins w:id="10096" w:author="Lektorat Bauer" w:date="2025-03-05T16:39:00Z" w16du:dateUtc="2025-03-05T15:39:00Z">
        <w:r w:rsidR="00785128">
          <w:rPr>
            <w:rFonts w:ascii="Arial" w:hAnsi="Arial" w:cs="Arial"/>
            <w:sz w:val="24"/>
            <w:szCs w:val="24"/>
          </w:rPr>
          <w:t>,</w:t>
        </w:r>
      </w:ins>
      <w:r w:rsidRPr="00944672">
        <w:rPr>
          <w:rFonts w:ascii="Arial" w:hAnsi="Arial" w:cs="Arial"/>
          <w:sz w:val="24"/>
          <w:szCs w:val="24"/>
        </w:rPr>
        <w:t xml:space="preserve"> </w:t>
      </w:r>
      <w:ins w:id="10097" w:author="Lektorat Bauer" w:date="2025-03-05T16:39:00Z" w16du:dateUtc="2025-03-05T15:39:00Z">
        <w:r w:rsidR="00785128">
          <w:rPr>
            <w:rFonts w:ascii="Arial" w:hAnsi="Arial" w:cs="Arial"/>
            <w:sz w:val="24"/>
            <w:szCs w:val="24"/>
          </w:rPr>
          <w:t>e</w:t>
        </w:r>
      </w:ins>
      <w:del w:id="10098" w:author="Lektorat Bauer" w:date="2025-03-05T16:39:00Z" w16du:dateUtc="2025-03-05T15:39:00Z">
        <w:r w:rsidRPr="00944672" w:rsidDel="00785128">
          <w:rPr>
            <w:rFonts w:ascii="Arial" w:hAnsi="Arial" w:cs="Arial"/>
            <w:sz w:val="24"/>
            <w:szCs w:val="24"/>
          </w:rPr>
          <w:delText>E</w:delText>
        </w:r>
      </w:del>
      <w:r w:rsidRPr="00944672">
        <w:rPr>
          <w:rFonts w:ascii="Arial" w:hAnsi="Arial" w:cs="Arial"/>
          <w:sz w:val="24"/>
          <w:szCs w:val="24"/>
        </w:rPr>
        <w:t>ntschied die Brigadegenerälin. „Sehen Sie zu, dass Sie erfahren, wie die Niederländer Pegawai Waran Chow identifizieren konnten und was die wissen.“</w:t>
      </w:r>
    </w:p>
    <w:p w14:paraId="72425ADC"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76A4AF24"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26DFF6C9"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790B367D"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Um 07:30 Uhr setzte sich Bibi Kaur ans Telefon und rief in Den Haag an.</w:t>
      </w:r>
    </w:p>
    <w:p w14:paraId="5A8B6AB6" w14:textId="77777777" w:rsidR="001475AE" w:rsidRDefault="00944672" w:rsidP="00623B68">
      <w:pPr>
        <w:autoSpaceDE w:val="0"/>
        <w:autoSpaceDN w:val="0"/>
        <w:adjustRightInd w:val="0"/>
        <w:spacing w:after="0" w:line="360" w:lineRule="auto"/>
        <w:ind w:firstLine="227"/>
        <w:jc w:val="both"/>
        <w:rPr>
          <w:ins w:id="10099" w:author="Lektorat Bauer" w:date="2025-03-05T16:43:00Z" w16du:dateUtc="2025-03-05T15:43:00Z"/>
          <w:rFonts w:ascii="Arial" w:hAnsi="Arial" w:cs="Arial"/>
          <w:sz w:val="24"/>
          <w:szCs w:val="24"/>
        </w:rPr>
      </w:pPr>
      <w:r w:rsidRPr="00944672">
        <w:rPr>
          <w:rFonts w:ascii="Arial" w:hAnsi="Arial" w:cs="Arial"/>
          <w:sz w:val="24"/>
          <w:szCs w:val="24"/>
        </w:rPr>
        <w:t>„Royal Guard Central, wat kan ik voor u doen?“</w:t>
      </w:r>
      <w:ins w:id="10100" w:author="Lektorat Bauer" w:date="2025-03-05T16:43:00Z" w16du:dateUtc="2025-03-05T15:43:00Z">
        <w:r w:rsidR="001475AE">
          <w:rPr>
            <w:rFonts w:ascii="Arial" w:hAnsi="Arial" w:cs="Arial"/>
            <w:sz w:val="24"/>
            <w:szCs w:val="24"/>
          </w:rPr>
          <w:t>,</w:t>
        </w:r>
      </w:ins>
      <w:r w:rsidRPr="00944672">
        <w:rPr>
          <w:rFonts w:ascii="Arial" w:hAnsi="Arial" w:cs="Arial"/>
          <w:sz w:val="24"/>
          <w:szCs w:val="24"/>
        </w:rPr>
        <w:t xml:space="preserve"> </w:t>
      </w:r>
      <w:ins w:id="10101" w:author="Lektorat Bauer" w:date="2025-03-05T16:43:00Z" w16du:dateUtc="2025-03-05T15:43:00Z">
        <w:r w:rsidR="001475AE">
          <w:rPr>
            <w:rFonts w:ascii="Arial" w:hAnsi="Arial" w:cs="Arial"/>
            <w:sz w:val="24"/>
            <w:szCs w:val="24"/>
          </w:rPr>
          <w:t>k</w:t>
        </w:r>
      </w:ins>
      <w:del w:id="10102" w:author="Lektorat Bauer" w:date="2025-03-05T16:43:00Z" w16du:dateUtc="2025-03-05T15:43:00Z">
        <w:r w:rsidRPr="00944672" w:rsidDel="001475AE">
          <w:rPr>
            <w:rFonts w:ascii="Arial" w:hAnsi="Arial" w:cs="Arial"/>
            <w:sz w:val="24"/>
            <w:szCs w:val="24"/>
          </w:rPr>
          <w:delText>K</w:delText>
        </w:r>
      </w:del>
      <w:r w:rsidRPr="00944672">
        <w:rPr>
          <w:rFonts w:ascii="Arial" w:hAnsi="Arial" w:cs="Arial"/>
          <w:sz w:val="24"/>
          <w:szCs w:val="24"/>
        </w:rPr>
        <w:t xml:space="preserve">am es aus dem Telefon. </w:t>
      </w:r>
    </w:p>
    <w:p w14:paraId="12E6C122" w14:textId="77777777" w:rsidR="001475AE" w:rsidRDefault="00944672" w:rsidP="00623B68">
      <w:pPr>
        <w:autoSpaceDE w:val="0"/>
        <w:autoSpaceDN w:val="0"/>
        <w:adjustRightInd w:val="0"/>
        <w:spacing w:after="0" w:line="360" w:lineRule="auto"/>
        <w:ind w:firstLine="227"/>
        <w:jc w:val="both"/>
        <w:rPr>
          <w:ins w:id="10103" w:author="Lektorat Bauer" w:date="2025-03-05T16:43:00Z" w16du:dateUtc="2025-03-05T15:43:00Z"/>
          <w:rFonts w:ascii="Arial" w:hAnsi="Arial" w:cs="Arial"/>
          <w:sz w:val="24"/>
          <w:szCs w:val="24"/>
        </w:rPr>
      </w:pPr>
      <w:r w:rsidRPr="00944672">
        <w:rPr>
          <w:rFonts w:ascii="Arial" w:hAnsi="Arial" w:cs="Arial"/>
          <w:sz w:val="24"/>
          <w:szCs w:val="24"/>
        </w:rPr>
        <w:t xml:space="preserve">„Guten Tag, sprechen Sie Englisch?“ </w:t>
      </w:r>
    </w:p>
    <w:p w14:paraId="58B468E5" w14:textId="77777777" w:rsidR="001475AE" w:rsidRDefault="00944672" w:rsidP="00623B68">
      <w:pPr>
        <w:autoSpaceDE w:val="0"/>
        <w:autoSpaceDN w:val="0"/>
        <w:adjustRightInd w:val="0"/>
        <w:spacing w:after="0" w:line="360" w:lineRule="auto"/>
        <w:ind w:firstLine="227"/>
        <w:jc w:val="both"/>
        <w:rPr>
          <w:ins w:id="10104" w:author="Lektorat Bauer" w:date="2025-03-05T16:44:00Z" w16du:dateUtc="2025-03-05T15:44:00Z"/>
          <w:rFonts w:ascii="Arial" w:hAnsi="Arial" w:cs="Arial"/>
          <w:sz w:val="24"/>
          <w:szCs w:val="24"/>
        </w:rPr>
      </w:pPr>
      <w:r w:rsidRPr="00944672">
        <w:rPr>
          <w:rFonts w:ascii="Arial" w:hAnsi="Arial" w:cs="Arial"/>
          <w:sz w:val="24"/>
          <w:szCs w:val="24"/>
        </w:rPr>
        <w:t xml:space="preserve">„Ja, wir sprechen englisch. Was kann ich für Sie tun?“ </w:t>
      </w:r>
    </w:p>
    <w:p w14:paraId="5B56A397" w14:textId="77777777" w:rsidR="001475AE" w:rsidRDefault="00944672" w:rsidP="00623B68">
      <w:pPr>
        <w:autoSpaceDE w:val="0"/>
        <w:autoSpaceDN w:val="0"/>
        <w:adjustRightInd w:val="0"/>
        <w:spacing w:after="0" w:line="360" w:lineRule="auto"/>
        <w:ind w:firstLine="227"/>
        <w:jc w:val="both"/>
        <w:rPr>
          <w:ins w:id="10105" w:author="Lektorat Bauer" w:date="2025-03-05T16:44:00Z" w16du:dateUtc="2025-03-05T15:44:00Z"/>
          <w:rFonts w:ascii="Arial" w:hAnsi="Arial" w:cs="Arial"/>
          <w:sz w:val="24"/>
          <w:szCs w:val="24"/>
        </w:rPr>
      </w:pPr>
      <w:r w:rsidRPr="00944672">
        <w:rPr>
          <w:rFonts w:ascii="Arial" w:hAnsi="Arial" w:cs="Arial"/>
          <w:sz w:val="24"/>
          <w:szCs w:val="24"/>
        </w:rPr>
        <w:t xml:space="preserve">„Hier sprich Sergeant Kaur aus Kuala Lumpur. Ich sollte unter dieser Nummer einen Herrn Dijkwijk anrufen.“ </w:t>
      </w:r>
    </w:p>
    <w:p w14:paraId="3E363F77" w14:textId="7DB31C6E"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„Bleiben Sie bitte einen Augenblick in der Leitung. Ich melde mich gleich zurück.“</w:t>
      </w:r>
    </w:p>
    <w:p w14:paraId="422D7AFE"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Auf der zweiten Leitung wurde Flim Dijkwijk auf der Kurzwahl angerufen. „Flim, hier die Zentrale. Hier ist eben ein Anruf aus Kuala Lumpur eingegangen. Eine Frau Sergeant Chand möchte mit Dir sprechen.“</w:t>
      </w:r>
    </w:p>
    <w:p w14:paraId="65D4360B"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„Danke, bitte stelle das Gespräch durch. Suche Klaas Noordwijk und schicke ihn sofort in mein Büro.“</w:t>
      </w:r>
    </w:p>
    <w:p w14:paraId="192A20AF"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0034A781"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lastRenderedPageBreak/>
        <w:t>***</w:t>
      </w:r>
    </w:p>
    <w:p w14:paraId="7F0AAFBD"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5804E87C" w14:textId="119D9311"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Klaas hastete in Flims Büro</w:t>
      </w:r>
      <w:ins w:id="10106" w:author="Lektorat Bauer" w:date="2025-03-05T16:44:00Z" w16du:dateUtc="2025-03-05T15:44:00Z">
        <w:r w:rsidR="001475AE">
          <w:rPr>
            <w:rFonts w:ascii="Arial" w:hAnsi="Arial" w:cs="Arial"/>
            <w:sz w:val="24"/>
            <w:szCs w:val="24"/>
          </w:rPr>
          <w:t>.</w:t>
        </w:r>
      </w:ins>
      <w:r w:rsidRPr="00944672">
        <w:rPr>
          <w:rFonts w:ascii="Arial" w:hAnsi="Arial" w:cs="Arial"/>
          <w:sz w:val="24"/>
          <w:szCs w:val="24"/>
        </w:rPr>
        <w:t xml:space="preserve"> </w:t>
      </w:r>
      <w:ins w:id="10107" w:author="Lektorat Bauer" w:date="2025-03-05T16:44:00Z" w16du:dateUtc="2025-03-05T15:44:00Z">
        <w:r w:rsidR="001475AE">
          <w:rPr>
            <w:rFonts w:ascii="Arial" w:hAnsi="Arial" w:cs="Arial"/>
            <w:sz w:val="24"/>
            <w:szCs w:val="24"/>
          </w:rPr>
          <w:t>D</w:t>
        </w:r>
      </w:ins>
      <w:del w:id="10108" w:author="Lektorat Bauer" w:date="2025-03-05T16:44:00Z" w16du:dateUtc="2025-03-05T15:44:00Z">
        <w:r w:rsidRPr="00944672" w:rsidDel="001475AE">
          <w:rPr>
            <w:rFonts w:ascii="Arial" w:hAnsi="Arial" w:cs="Arial"/>
            <w:sz w:val="24"/>
            <w:szCs w:val="24"/>
          </w:rPr>
          <w:delText>und d</w:delText>
        </w:r>
      </w:del>
      <w:r w:rsidRPr="00944672">
        <w:rPr>
          <w:rFonts w:ascii="Arial" w:hAnsi="Arial" w:cs="Arial"/>
          <w:sz w:val="24"/>
          <w:szCs w:val="24"/>
        </w:rPr>
        <w:t>ie erhobene Hand von Flim bremste ihn sofort aus. „Setz</w:t>
      </w:r>
      <w:del w:id="10109" w:author="Lektorat Bauer" w:date="2025-03-05T16:44:00Z" w16du:dateUtc="2025-03-05T15:44:00Z">
        <w:r w:rsidRPr="00944672" w:rsidDel="001475AE">
          <w:rPr>
            <w:rFonts w:ascii="Arial" w:hAnsi="Arial" w:cs="Arial"/>
            <w:sz w:val="24"/>
            <w:szCs w:val="24"/>
          </w:rPr>
          <w:delText>e</w:delText>
        </w:r>
      </w:del>
      <w:r w:rsidRPr="00944672">
        <w:rPr>
          <w:rFonts w:ascii="Arial" w:hAnsi="Arial" w:cs="Arial"/>
          <w:sz w:val="24"/>
          <w:szCs w:val="24"/>
        </w:rPr>
        <w:t xml:space="preserve"> Dich und höre zu</w:t>
      </w:r>
      <w:del w:id="10110" w:author="Lektorat Bauer" w:date="2025-03-05T16:44:00Z" w16du:dateUtc="2025-03-05T15:44:00Z">
        <w:r w:rsidRPr="00944672" w:rsidDel="001475AE">
          <w:rPr>
            <w:rFonts w:ascii="Arial" w:hAnsi="Arial" w:cs="Arial"/>
            <w:sz w:val="24"/>
            <w:szCs w:val="24"/>
          </w:rPr>
          <w:delText>.</w:delText>
        </w:r>
      </w:del>
      <w:r w:rsidRPr="00944672">
        <w:rPr>
          <w:rFonts w:ascii="Arial" w:hAnsi="Arial" w:cs="Arial"/>
          <w:sz w:val="24"/>
          <w:szCs w:val="24"/>
        </w:rPr>
        <w:t>“</w:t>
      </w:r>
      <w:ins w:id="10111" w:author="Lektorat Bauer" w:date="2025-03-05T16:44:00Z" w16du:dateUtc="2025-03-05T15:44:00Z">
        <w:r w:rsidR="001475AE">
          <w:rPr>
            <w:rFonts w:ascii="Arial" w:hAnsi="Arial" w:cs="Arial"/>
            <w:sz w:val="24"/>
            <w:szCs w:val="24"/>
          </w:rPr>
          <w:t>,</w:t>
        </w:r>
      </w:ins>
      <w:r w:rsidRPr="00944672">
        <w:rPr>
          <w:rFonts w:ascii="Arial" w:hAnsi="Arial" w:cs="Arial"/>
          <w:sz w:val="24"/>
          <w:szCs w:val="24"/>
        </w:rPr>
        <w:t xml:space="preserve"> </w:t>
      </w:r>
      <w:ins w:id="10112" w:author="Lektorat Bauer" w:date="2025-03-05T16:44:00Z" w16du:dateUtc="2025-03-05T15:44:00Z">
        <w:r w:rsidR="001475AE">
          <w:rPr>
            <w:rFonts w:ascii="Arial" w:hAnsi="Arial" w:cs="Arial"/>
            <w:sz w:val="24"/>
            <w:szCs w:val="24"/>
          </w:rPr>
          <w:t>s</w:t>
        </w:r>
      </w:ins>
      <w:del w:id="10113" w:author="Lektorat Bauer" w:date="2025-03-05T16:44:00Z" w16du:dateUtc="2025-03-05T15:44:00Z">
        <w:r w:rsidRPr="00944672" w:rsidDel="001475AE">
          <w:rPr>
            <w:rFonts w:ascii="Arial" w:hAnsi="Arial" w:cs="Arial"/>
            <w:sz w:val="24"/>
            <w:szCs w:val="24"/>
          </w:rPr>
          <w:delText>S</w:delText>
        </w:r>
      </w:del>
      <w:r w:rsidRPr="00944672">
        <w:rPr>
          <w:rFonts w:ascii="Arial" w:hAnsi="Arial" w:cs="Arial"/>
          <w:sz w:val="24"/>
          <w:szCs w:val="24"/>
        </w:rPr>
        <w:t xml:space="preserve">agte Flim, und zeigte auf den Stuhl, „Du musst bitte dem Gespräch zuhören.“ </w:t>
      </w:r>
    </w:p>
    <w:p w14:paraId="25A5DA40" w14:textId="77777777" w:rsidR="00EF5390" w:rsidRDefault="00944672" w:rsidP="00623B68">
      <w:pPr>
        <w:autoSpaceDE w:val="0"/>
        <w:autoSpaceDN w:val="0"/>
        <w:adjustRightInd w:val="0"/>
        <w:spacing w:after="0" w:line="360" w:lineRule="auto"/>
        <w:ind w:firstLine="227"/>
        <w:jc w:val="both"/>
        <w:rPr>
          <w:ins w:id="10114" w:author="Lektorat Bauer" w:date="2025-03-05T17:09:00Z" w16du:dateUtc="2025-03-05T16:09:00Z"/>
          <w:rFonts w:ascii="Arial" w:hAnsi="Arial" w:cs="Arial"/>
          <w:sz w:val="24"/>
          <w:szCs w:val="24"/>
        </w:rPr>
      </w:pPr>
      <w:r w:rsidRPr="00944672">
        <w:rPr>
          <w:rFonts w:ascii="Arial" w:hAnsi="Arial" w:cs="Arial"/>
          <w:sz w:val="24"/>
          <w:szCs w:val="24"/>
        </w:rPr>
        <w:t xml:space="preserve">Flim beugte sich </w:t>
      </w:r>
      <w:del w:id="10115" w:author="Lektorat Bauer" w:date="2025-03-05T17:08:00Z" w16du:dateUtc="2025-03-05T16:08:00Z">
        <w:r w:rsidRPr="00944672" w:rsidDel="00EF5390">
          <w:rPr>
            <w:rFonts w:ascii="Arial" w:hAnsi="Arial" w:cs="Arial"/>
            <w:sz w:val="24"/>
            <w:szCs w:val="24"/>
          </w:rPr>
          <w:delText xml:space="preserve">zu </w:delText>
        </w:r>
      </w:del>
      <w:r w:rsidRPr="00944672">
        <w:rPr>
          <w:rFonts w:ascii="Arial" w:hAnsi="Arial" w:cs="Arial"/>
          <w:sz w:val="24"/>
          <w:szCs w:val="24"/>
        </w:rPr>
        <w:t xml:space="preserve">vor, drückte auf den Lautsprecher und sprach: „Zentrale. Bitte durchstellen.“ Es klackte kurz, dann war die Leitung auf den Lautsprecher geschaltet. „Flim Dijkwijk. Was kann ich für Sie tun?“ </w:t>
      </w:r>
    </w:p>
    <w:p w14:paraId="148A628A" w14:textId="77777777" w:rsidR="00EF5390" w:rsidRDefault="00944672" w:rsidP="00623B68">
      <w:pPr>
        <w:autoSpaceDE w:val="0"/>
        <w:autoSpaceDN w:val="0"/>
        <w:adjustRightInd w:val="0"/>
        <w:spacing w:after="0" w:line="360" w:lineRule="auto"/>
        <w:ind w:firstLine="227"/>
        <w:jc w:val="both"/>
        <w:rPr>
          <w:ins w:id="10116" w:author="Lektorat Bauer" w:date="2025-03-05T17:09:00Z" w16du:dateUtc="2025-03-05T16:09:00Z"/>
          <w:rFonts w:ascii="Arial" w:hAnsi="Arial" w:cs="Arial"/>
          <w:sz w:val="24"/>
          <w:szCs w:val="24"/>
        </w:rPr>
      </w:pPr>
      <w:r w:rsidRPr="00944672">
        <w:rPr>
          <w:rFonts w:ascii="Arial" w:hAnsi="Arial" w:cs="Arial"/>
          <w:sz w:val="24"/>
          <w:szCs w:val="24"/>
        </w:rPr>
        <w:t>„Herr Dijkwijk? Schön</w:t>
      </w:r>
      <w:ins w:id="10117" w:author="Lektorat Bauer" w:date="2025-03-05T17:09:00Z" w16du:dateUtc="2025-03-05T16:09:00Z">
        <w:r w:rsidR="00EF5390">
          <w:rPr>
            <w:rFonts w:ascii="Arial" w:hAnsi="Arial" w:cs="Arial"/>
            <w:sz w:val="24"/>
            <w:szCs w:val="24"/>
          </w:rPr>
          <w:t>,</w:t>
        </w:r>
      </w:ins>
      <w:r w:rsidRPr="00944672">
        <w:rPr>
          <w:rFonts w:ascii="Arial" w:hAnsi="Arial" w:cs="Arial"/>
          <w:sz w:val="24"/>
          <w:szCs w:val="24"/>
        </w:rPr>
        <w:t xml:space="preserve"> dass ich Sie erreiche. Mein Name ist Sergeant Kaur, wir hatten heute Morgen das Vergnügen zu telefonieren.“ </w:t>
      </w:r>
    </w:p>
    <w:p w14:paraId="4F57CAD1" w14:textId="1E7F4BC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„Sergeant Kaur. Das Vergnügen ist auf meiner Seite. Was kann ich für sie tun?“</w:t>
      </w:r>
    </w:p>
    <w:p w14:paraId="760C91BC"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„Sie hatten darum gebeten, dass wir eine Soldatin mit dem Namen Chow finden sollten, von der Sie sagten, sie sei am Flughafen Kuala Lumpur gewesen.“ Flim blickte kurz zu Klaas, der die Augenbrauen hochzog.</w:t>
      </w:r>
    </w:p>
    <w:p w14:paraId="5B3FC305"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„Frau Sergeant Kaur, das ist korrekt. Können Sie uns dazu weitergehende Informationen liefern?“</w:t>
      </w:r>
    </w:p>
    <w:p w14:paraId="38297C0C"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„Herr Dijkwijk, ich kann ihnen darauf noch keine Antwort geben. Zuerst würde ich gern noch ein paar Fragen stellen, von denen ich hoffe, dass Sie mir diese beantworten können.“ </w:t>
      </w:r>
    </w:p>
    <w:p w14:paraId="2A889B0C"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„Was genau möchten Sie wissen, Frau Sergeant Kaur?“</w:t>
      </w:r>
    </w:p>
    <w:p w14:paraId="55B0E829"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„Herr Dijkwijk, Sie werden verstehen, dass wir ohne weiteres keine Kontaktdaten von unseren Soldaten herausgeben können. Vielmehr wäre ich Ihnen sehr verbunden, wenn Sie kurz erklären könnten, warum Sie Zugriff auf diese Informationen haben möchten und worin genau sich Ihr Interesse begründet.“</w:t>
      </w:r>
    </w:p>
    <w:p w14:paraId="7EC74DB3" w14:textId="2839A148"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„Frau Sergeant Kaur</w:t>
      </w:r>
      <w:del w:id="10118" w:author="Lektorat Bauer" w:date="2025-03-05T17:09:00Z" w16du:dateUtc="2025-03-05T16:09:00Z">
        <w:r w:rsidRPr="00944672" w:rsidDel="00EF5390">
          <w:rPr>
            <w:rFonts w:ascii="Arial" w:hAnsi="Arial" w:cs="Arial"/>
            <w:sz w:val="24"/>
            <w:szCs w:val="24"/>
          </w:rPr>
          <w:delText>,</w:delText>
        </w:r>
      </w:del>
      <w:r w:rsidRPr="00944672">
        <w:rPr>
          <w:rFonts w:ascii="Arial" w:hAnsi="Arial" w:cs="Arial"/>
          <w:sz w:val="24"/>
          <w:szCs w:val="24"/>
        </w:rPr>
        <w:t>“</w:t>
      </w:r>
      <w:ins w:id="10119" w:author="Lektorat Bauer" w:date="2025-03-05T17:09:00Z" w16du:dateUtc="2025-03-05T16:09:00Z">
        <w:r w:rsidR="00EF5390">
          <w:rPr>
            <w:rFonts w:ascii="Arial" w:hAnsi="Arial" w:cs="Arial"/>
            <w:sz w:val="24"/>
            <w:szCs w:val="24"/>
          </w:rPr>
          <w:t>,</w:t>
        </w:r>
      </w:ins>
      <w:r w:rsidRPr="00944672">
        <w:rPr>
          <w:rFonts w:ascii="Arial" w:hAnsi="Arial" w:cs="Arial"/>
          <w:sz w:val="24"/>
          <w:szCs w:val="24"/>
        </w:rPr>
        <w:t xml:space="preserve"> antwortete Flim</w:t>
      </w:r>
      <w:del w:id="10120" w:author="Lektorat Bauer" w:date="2025-03-05T17:09:00Z" w16du:dateUtc="2025-03-05T16:09:00Z">
        <w:r w:rsidRPr="00944672" w:rsidDel="00EF5390">
          <w:rPr>
            <w:rFonts w:ascii="Arial" w:hAnsi="Arial" w:cs="Arial"/>
            <w:sz w:val="24"/>
            <w:szCs w:val="24"/>
          </w:rPr>
          <w:delText>,</w:delText>
        </w:r>
      </w:del>
      <w:r w:rsidRPr="00944672">
        <w:rPr>
          <w:rFonts w:ascii="Arial" w:hAnsi="Arial" w:cs="Arial"/>
          <w:sz w:val="24"/>
          <w:szCs w:val="24"/>
        </w:rPr>
        <w:t xml:space="preserve"> mit einem Seitenblick auf den neben ihm sitzenden Klaas, „es hätte mich gewundert, wenn Sie das nicht hinterfragt hätten. Zum Ersten: Bitte suchen Sie in Ihrer Datenbank nach dem Journalisten Joost van der Dijkstraat, </w:t>
      </w:r>
      <w:del w:id="10121" w:author="Lektorat Bauer" w:date="2025-03-05T17:09:00Z" w16du:dateUtc="2025-03-05T16:09:00Z">
        <w:r w:rsidRPr="00944672" w:rsidDel="00EF5390">
          <w:rPr>
            <w:rFonts w:ascii="Arial" w:hAnsi="Arial" w:cs="Arial"/>
            <w:sz w:val="24"/>
            <w:szCs w:val="24"/>
          </w:rPr>
          <w:delText>zur Zeit</w:delText>
        </w:r>
      </w:del>
      <w:ins w:id="10122" w:author="Lektorat Bauer" w:date="2025-03-05T17:09:00Z" w16du:dateUtc="2025-03-05T16:09:00Z">
        <w:r w:rsidR="00EF5390" w:rsidRPr="00944672">
          <w:rPr>
            <w:rFonts w:ascii="Arial" w:hAnsi="Arial" w:cs="Arial"/>
            <w:sz w:val="24"/>
            <w:szCs w:val="24"/>
          </w:rPr>
          <w:t>zurzeit</w:t>
        </w:r>
      </w:ins>
      <w:r w:rsidRPr="00944672">
        <w:rPr>
          <w:rFonts w:ascii="Arial" w:hAnsi="Arial" w:cs="Arial"/>
          <w:sz w:val="24"/>
          <w:szCs w:val="24"/>
        </w:rPr>
        <w:t xml:space="preserve"> wohnhaft in Hamburg, Deutschland. </w:t>
      </w:r>
    </w:p>
    <w:p w14:paraId="3EFCBFF1"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Zum Zweiten: Bitte suchen Sie in Ihrer Datenbank nach dem Journalisten Thomas Ganghofer.</w:t>
      </w:r>
    </w:p>
    <w:p w14:paraId="015C5A65"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Der Grund hierfür ist, dass diese beiden nach intensiven Recherchen auf den Flug MH 370 gestoßen sind und Informationen gefunden haben, die darauf hindeuten, dass der Flug gekapert wurde.</w:t>
      </w:r>
    </w:p>
    <w:p w14:paraId="4F048000" w14:textId="50AE1CAE"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Sie werden feststellen, dass Thomas Ganghofer hier in den Niederlanden bei einem Autounfall ums Leben gekommen ist. Zum Zeitpunkt des Unfalls war eine Mitarbeiterin des A</w:t>
      </w:r>
      <w:del w:id="10123" w:author="Lektorat Bauer" w:date="2025-03-05T17:10:00Z" w16du:dateUtc="2025-03-05T16:10:00Z">
        <w:r w:rsidRPr="00944672" w:rsidDel="00EF5390">
          <w:rPr>
            <w:rFonts w:ascii="Arial" w:hAnsi="Arial" w:cs="Arial"/>
            <w:sz w:val="24"/>
            <w:szCs w:val="24"/>
          </w:rPr>
          <w:delText>V</w:delText>
        </w:r>
      </w:del>
      <w:r w:rsidRPr="00944672">
        <w:rPr>
          <w:rFonts w:ascii="Arial" w:hAnsi="Arial" w:cs="Arial"/>
          <w:sz w:val="24"/>
          <w:szCs w:val="24"/>
        </w:rPr>
        <w:t>I</w:t>
      </w:r>
      <w:ins w:id="10124" w:author="Lektorat Bauer" w:date="2025-03-05T17:10:00Z" w16du:dateUtc="2025-03-05T16:10:00Z">
        <w:r w:rsidR="00EF5390">
          <w:rPr>
            <w:rFonts w:ascii="Arial" w:hAnsi="Arial" w:cs="Arial"/>
            <w:sz w:val="24"/>
            <w:szCs w:val="24"/>
          </w:rPr>
          <w:t>V</w:t>
        </w:r>
      </w:ins>
      <w:r w:rsidRPr="00944672">
        <w:rPr>
          <w:rFonts w:ascii="Arial" w:hAnsi="Arial" w:cs="Arial"/>
          <w:sz w:val="24"/>
          <w:szCs w:val="24"/>
        </w:rPr>
        <w:t>D mit im Fahrzeug und, das werden Sie nicht so schnell finden, es war</w:t>
      </w:r>
      <w:ins w:id="10125" w:author="Lektorat Bauer" w:date="2025-03-05T17:10:00Z" w16du:dateUtc="2025-03-05T16:10:00Z">
        <w:r w:rsidR="00EF5390">
          <w:rPr>
            <w:rFonts w:ascii="Arial" w:hAnsi="Arial" w:cs="Arial"/>
            <w:sz w:val="24"/>
            <w:szCs w:val="24"/>
          </w:rPr>
          <w:t xml:space="preserve"> eigentlich kein Unfall, sondern</w:t>
        </w:r>
      </w:ins>
      <w:r w:rsidRPr="00944672">
        <w:rPr>
          <w:rFonts w:ascii="Arial" w:hAnsi="Arial" w:cs="Arial"/>
          <w:sz w:val="24"/>
          <w:szCs w:val="24"/>
        </w:rPr>
        <w:t xml:space="preserve"> ein Mordanschlag.</w:t>
      </w:r>
    </w:p>
    <w:p w14:paraId="7AAF5963" w14:textId="3802E2A1"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Der Journalist Joost van der Dijkstraat ist hier in den Niederlanden knapp einem Anschlag entkommen und befindet sich </w:t>
      </w:r>
      <w:del w:id="10126" w:author="Lektorat Bauer" w:date="2025-03-05T17:11:00Z" w16du:dateUtc="2025-03-05T16:11:00Z">
        <w:r w:rsidRPr="00944672" w:rsidDel="002E43FF">
          <w:rPr>
            <w:rFonts w:ascii="Arial" w:hAnsi="Arial" w:cs="Arial"/>
            <w:sz w:val="24"/>
            <w:szCs w:val="24"/>
          </w:rPr>
          <w:delText>zur Zeit</w:delText>
        </w:r>
      </w:del>
      <w:ins w:id="10127" w:author="Lektorat Bauer" w:date="2025-03-05T17:11:00Z" w16du:dateUtc="2025-03-05T16:11:00Z">
        <w:r w:rsidR="002E43FF" w:rsidRPr="00944672">
          <w:rPr>
            <w:rFonts w:ascii="Arial" w:hAnsi="Arial" w:cs="Arial"/>
            <w:sz w:val="24"/>
            <w:szCs w:val="24"/>
          </w:rPr>
          <w:t>zurzeit</w:t>
        </w:r>
      </w:ins>
      <w:r w:rsidRPr="00944672">
        <w:rPr>
          <w:rFonts w:ascii="Arial" w:hAnsi="Arial" w:cs="Arial"/>
          <w:sz w:val="24"/>
          <w:szCs w:val="24"/>
        </w:rPr>
        <w:t xml:space="preserve"> in unserer Obhut.</w:t>
      </w:r>
    </w:p>
    <w:p w14:paraId="34052B05" w14:textId="49CB9059"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Wir würden ihn gern mit dem nächstmöglichen Flug nach Malaysia fliegen lassen, damit er sich mit Ihnen austauschen kann. Der nächstmögliche Flug ist Flug MH 17 morgen </w:t>
      </w:r>
      <w:del w:id="10128" w:author="Lektorat Bauer" w:date="2025-03-05T17:11:00Z" w16du:dateUtc="2025-03-05T16:11:00Z">
        <w:r w:rsidRPr="00944672" w:rsidDel="002E43FF">
          <w:rPr>
            <w:rFonts w:ascii="Arial" w:hAnsi="Arial" w:cs="Arial"/>
            <w:sz w:val="24"/>
            <w:szCs w:val="24"/>
          </w:rPr>
          <w:delText xml:space="preserve">unserer Zeit </w:delText>
        </w:r>
      </w:del>
      <w:r w:rsidRPr="00944672">
        <w:rPr>
          <w:rFonts w:ascii="Arial" w:hAnsi="Arial" w:cs="Arial"/>
          <w:sz w:val="24"/>
          <w:szCs w:val="24"/>
        </w:rPr>
        <w:t>um 12:30 Uhr</w:t>
      </w:r>
      <w:ins w:id="10129" w:author="Lektorat Bauer" w:date="2025-03-05T17:11:00Z" w16du:dateUtc="2025-03-05T16:11:00Z">
        <w:r w:rsidR="002E43FF" w:rsidRPr="002E43FF">
          <w:rPr>
            <w:rFonts w:ascii="Arial" w:hAnsi="Arial" w:cs="Arial"/>
            <w:sz w:val="24"/>
            <w:szCs w:val="24"/>
          </w:rPr>
          <w:t xml:space="preserve"> </w:t>
        </w:r>
        <w:r w:rsidR="002E43FF" w:rsidRPr="00944672">
          <w:rPr>
            <w:rFonts w:ascii="Arial" w:hAnsi="Arial" w:cs="Arial"/>
            <w:sz w:val="24"/>
            <w:szCs w:val="24"/>
          </w:rPr>
          <w:t>unserer Zeit</w:t>
        </w:r>
      </w:ins>
      <w:r w:rsidRPr="00944672">
        <w:rPr>
          <w:rFonts w:ascii="Arial" w:hAnsi="Arial" w:cs="Arial"/>
          <w:sz w:val="24"/>
          <w:szCs w:val="24"/>
        </w:rPr>
        <w:t>.</w:t>
      </w:r>
    </w:p>
    <w:p w14:paraId="455022A0" w14:textId="6364C9C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Damit der Flug geheim bleibt, möchten wir uns mit den Verantwortlichen von Malaysia Airlines hier in Amsterdam in Verbindung setzen</w:t>
      </w:r>
      <w:ins w:id="10130" w:author="Lektorat Bauer" w:date="2025-03-05T17:11:00Z" w16du:dateUtc="2025-03-05T16:11:00Z">
        <w:r w:rsidR="002E43FF">
          <w:rPr>
            <w:rFonts w:ascii="Arial" w:hAnsi="Arial" w:cs="Arial"/>
            <w:sz w:val="24"/>
            <w:szCs w:val="24"/>
          </w:rPr>
          <w:t>,</w:t>
        </w:r>
      </w:ins>
      <w:r w:rsidRPr="00944672">
        <w:rPr>
          <w:rFonts w:ascii="Arial" w:hAnsi="Arial" w:cs="Arial"/>
          <w:sz w:val="24"/>
          <w:szCs w:val="24"/>
        </w:rPr>
        <w:t xml:space="preserve"> um ihn, ohne Information auf dem Pax-Manifest, befördern zu können.</w:t>
      </w:r>
    </w:p>
    <w:p w14:paraId="2E4D3CBA"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Können Sie mir folgen?“</w:t>
      </w:r>
    </w:p>
    <w:p w14:paraId="641F74EC"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„Herr Dijkwijk, vielen Dank für die Informationen. Ich werde Rücksprache halten und mich dann bei Ihnen melden.“</w:t>
      </w:r>
    </w:p>
    <w:p w14:paraId="25D57B45"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„Frau Sergeant Kaur, vielen Dank für das Entgegenkommen.“</w:t>
      </w:r>
    </w:p>
    <w:p w14:paraId="5DDB1418" w14:textId="77777777" w:rsidR="002E43FF" w:rsidRDefault="00944672" w:rsidP="00623B68">
      <w:pPr>
        <w:autoSpaceDE w:val="0"/>
        <w:autoSpaceDN w:val="0"/>
        <w:adjustRightInd w:val="0"/>
        <w:spacing w:after="0" w:line="360" w:lineRule="auto"/>
        <w:ind w:firstLine="227"/>
        <w:jc w:val="both"/>
        <w:rPr>
          <w:ins w:id="10131" w:author="Lektorat Bauer" w:date="2025-03-05T17:12:00Z" w16du:dateUtc="2025-03-05T16:12:00Z"/>
          <w:rFonts w:ascii="Arial" w:hAnsi="Arial" w:cs="Arial"/>
          <w:sz w:val="24"/>
          <w:szCs w:val="24"/>
        </w:rPr>
      </w:pPr>
      <w:r w:rsidRPr="00944672">
        <w:rPr>
          <w:rFonts w:ascii="Arial" w:hAnsi="Arial" w:cs="Arial"/>
          <w:sz w:val="24"/>
          <w:szCs w:val="24"/>
        </w:rPr>
        <w:t xml:space="preserve">Nachdem die Leitung getrennt war, dreht sich Flim zu Klaas und fragte: „Was meinst Du, spielen die mit?“ </w:t>
      </w:r>
      <w:del w:id="10132" w:author="Lektorat Bauer" w:date="2025-03-05T17:12:00Z" w16du:dateUtc="2025-03-05T16:12:00Z">
        <w:r w:rsidRPr="00944672" w:rsidDel="002E43FF">
          <w:rPr>
            <w:rFonts w:ascii="Arial" w:hAnsi="Arial" w:cs="Arial"/>
            <w:sz w:val="24"/>
            <w:szCs w:val="24"/>
          </w:rPr>
          <w:delText xml:space="preserve">Worauf Klaas antwortete: </w:delText>
        </w:r>
      </w:del>
    </w:p>
    <w:p w14:paraId="09E6D15F" w14:textId="661E0012"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„Ich gebe denen 15 Minuten, dann </w:t>
      </w:r>
      <w:ins w:id="10133" w:author="Lektorat Bauer" w:date="2025-03-05T17:12:00Z" w16du:dateUtc="2025-03-05T16:12:00Z">
        <w:r w:rsidR="002E43FF">
          <w:rPr>
            <w:rFonts w:ascii="Arial" w:hAnsi="Arial" w:cs="Arial"/>
            <w:sz w:val="24"/>
            <w:szCs w:val="24"/>
          </w:rPr>
          <w:t>r</w:t>
        </w:r>
      </w:ins>
      <w:del w:id="10134" w:author="Lektorat Bauer" w:date="2025-03-05T17:12:00Z" w16du:dateUtc="2025-03-05T16:12:00Z">
        <w:r w:rsidRPr="00944672" w:rsidDel="002E43FF">
          <w:rPr>
            <w:rFonts w:ascii="Arial" w:hAnsi="Arial" w:cs="Arial"/>
            <w:sz w:val="24"/>
            <w:szCs w:val="24"/>
          </w:rPr>
          <w:delText>R</w:delText>
        </w:r>
      </w:del>
      <w:r w:rsidRPr="00944672">
        <w:rPr>
          <w:rFonts w:ascii="Arial" w:hAnsi="Arial" w:cs="Arial"/>
          <w:sz w:val="24"/>
          <w:szCs w:val="24"/>
        </w:rPr>
        <w:t xml:space="preserve">ufen die zurück.“ </w:t>
      </w:r>
      <w:del w:id="10135" w:author="Lektorat Bauer" w:date="2025-03-05T17:12:00Z" w16du:dateUtc="2025-03-05T16:12:00Z">
        <w:r w:rsidRPr="00944672" w:rsidDel="002E43FF">
          <w:rPr>
            <w:rFonts w:ascii="Arial" w:hAnsi="Arial" w:cs="Arial"/>
            <w:sz w:val="24"/>
            <w:szCs w:val="24"/>
          </w:rPr>
          <w:delText xml:space="preserve">Und </w:delText>
        </w:r>
      </w:del>
      <w:ins w:id="10136" w:author="Lektorat Bauer" w:date="2025-03-05T17:12:00Z" w16du:dateUtc="2025-03-05T16:12:00Z">
        <w:r w:rsidR="002E43FF">
          <w:rPr>
            <w:rFonts w:ascii="Arial" w:hAnsi="Arial" w:cs="Arial"/>
            <w:sz w:val="24"/>
            <w:szCs w:val="24"/>
          </w:rPr>
          <w:t>Klaas lächelte</w:t>
        </w:r>
        <w:r w:rsidR="002E43FF" w:rsidRPr="00944672">
          <w:rPr>
            <w:rFonts w:ascii="Arial" w:hAnsi="Arial" w:cs="Arial"/>
            <w:sz w:val="24"/>
            <w:szCs w:val="24"/>
          </w:rPr>
          <w:t xml:space="preserve"> </w:t>
        </w:r>
      </w:ins>
      <w:r w:rsidRPr="00944672">
        <w:rPr>
          <w:rFonts w:ascii="Arial" w:hAnsi="Arial" w:cs="Arial"/>
          <w:sz w:val="24"/>
          <w:szCs w:val="24"/>
        </w:rPr>
        <w:t>siegesgewiss</w:t>
      </w:r>
      <w:del w:id="10137" w:author="Lektorat Bauer" w:date="2025-03-05T17:12:00Z" w16du:dateUtc="2025-03-05T16:12:00Z">
        <w:r w:rsidRPr="00944672" w:rsidDel="002E43FF">
          <w:rPr>
            <w:rFonts w:ascii="Arial" w:hAnsi="Arial" w:cs="Arial"/>
            <w:sz w:val="24"/>
            <w:szCs w:val="24"/>
          </w:rPr>
          <w:delText xml:space="preserve"> lächelte</w:delText>
        </w:r>
      </w:del>
      <w:r w:rsidRPr="00944672">
        <w:rPr>
          <w:rFonts w:ascii="Arial" w:hAnsi="Arial" w:cs="Arial"/>
          <w:sz w:val="24"/>
          <w:szCs w:val="24"/>
        </w:rPr>
        <w:t>.</w:t>
      </w:r>
    </w:p>
    <w:p w14:paraId="76FAF20A"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Tatsächlich dauerte es 20 Minuten, bis der Anruf kam. „Herr Dijkwijk, noch einmal vielen Dank für die Informationen. Wir haben uns mit Malaysia Airlines in Verbindung gesetzt. Erstens: Der Flug geht ok. Zweitens: Ab sofort fliegt ein Dead Head mit Namen Joost Soetebaum zurück nach Kuala Lumpur. Drittens: Der Kapitän wird darüber informiert und der Name wird nicht auf dem Pax-Manifest erscheinen. Viertens: Brigadier Jeneral Nor Mawar Abdul Haqq wird sich mit Herrn van der Dijkstraat treffen, und sich auf den aktuellen Stand bringen lassen. Alles Weitere koordinieren wir hier und halten Sie auf dem Laufenden. Ich hoffe, dass Sie soweit einverstanden sind.“</w:t>
      </w:r>
    </w:p>
    <w:p w14:paraId="1424633F" w14:textId="7C13ACEB"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 xml:space="preserve">„Frau Sergeant Kaur, </w:t>
      </w:r>
      <w:ins w:id="10138" w:author="Lektorat Bauer" w:date="2025-03-05T17:14:00Z" w16du:dateUtc="2025-03-05T16:14:00Z">
        <w:r w:rsidR="005E182F">
          <w:rPr>
            <w:rFonts w:ascii="Arial" w:hAnsi="Arial" w:cs="Arial"/>
            <w:sz w:val="24"/>
            <w:szCs w:val="24"/>
          </w:rPr>
          <w:t>d</w:t>
        </w:r>
      </w:ins>
      <w:del w:id="10139" w:author="Lektorat Bauer" w:date="2025-03-05T17:14:00Z" w16du:dateUtc="2025-03-05T16:14:00Z">
        <w:r w:rsidRPr="00944672" w:rsidDel="005E182F">
          <w:rPr>
            <w:rFonts w:ascii="Arial" w:hAnsi="Arial" w:cs="Arial"/>
            <w:sz w:val="24"/>
            <w:szCs w:val="24"/>
          </w:rPr>
          <w:delText>D</w:delText>
        </w:r>
      </w:del>
      <w:r w:rsidRPr="00944672">
        <w:rPr>
          <w:rFonts w:ascii="Arial" w:hAnsi="Arial" w:cs="Arial"/>
          <w:sz w:val="24"/>
          <w:szCs w:val="24"/>
        </w:rPr>
        <w:t>anken Sie Brigadier Jeneral Nor Mawar Abdul Haqq für die Unterstützung. Ich freue mich auf Ihr Feedback.“</w:t>
      </w:r>
    </w:p>
    <w:p w14:paraId="2DC36C78" w14:textId="77777777" w:rsidR="005E182F" w:rsidRDefault="00944672" w:rsidP="00623B68">
      <w:pPr>
        <w:autoSpaceDE w:val="0"/>
        <w:autoSpaceDN w:val="0"/>
        <w:adjustRightInd w:val="0"/>
        <w:spacing w:after="0" w:line="360" w:lineRule="auto"/>
        <w:ind w:firstLine="227"/>
        <w:jc w:val="both"/>
        <w:rPr>
          <w:ins w:id="10140" w:author="Lektorat Bauer" w:date="2025-03-05T17:14:00Z" w16du:dateUtc="2025-03-05T16:14:00Z"/>
          <w:rFonts w:ascii="Arial" w:hAnsi="Arial" w:cs="Arial"/>
          <w:sz w:val="24"/>
          <w:szCs w:val="24"/>
        </w:rPr>
      </w:pPr>
      <w:r w:rsidRPr="00944672">
        <w:rPr>
          <w:rFonts w:ascii="Arial" w:hAnsi="Arial" w:cs="Arial"/>
          <w:sz w:val="24"/>
          <w:szCs w:val="24"/>
        </w:rPr>
        <w:t xml:space="preserve">Klaas sah Flim an und sagte: „Du hast recht, Sicherheitsbehörden sind überall auf der Welt gleich. Wenn sich die Möglichkeit bietet, Informationen aus erster Hand zu erhalten, dann wird </w:t>
      </w:r>
      <w:del w:id="10141" w:author="Lektorat Bauer" w:date="2025-03-05T17:14:00Z" w16du:dateUtc="2025-03-05T16:14:00Z">
        <w:r w:rsidRPr="00944672" w:rsidDel="005E182F">
          <w:rPr>
            <w:rFonts w:ascii="Arial" w:hAnsi="Arial" w:cs="Arial"/>
            <w:sz w:val="24"/>
            <w:szCs w:val="24"/>
          </w:rPr>
          <w:delText>dass</w:delText>
        </w:r>
      </w:del>
      <w:ins w:id="10142" w:author="Lektorat Bauer" w:date="2025-03-05T17:14:00Z" w16du:dateUtc="2025-03-05T16:14:00Z">
        <w:r w:rsidR="005E182F" w:rsidRPr="00944672">
          <w:rPr>
            <w:rFonts w:ascii="Arial" w:hAnsi="Arial" w:cs="Arial"/>
            <w:sz w:val="24"/>
            <w:szCs w:val="24"/>
          </w:rPr>
          <w:t>das</w:t>
        </w:r>
      </w:ins>
      <w:r w:rsidRPr="00944672">
        <w:rPr>
          <w:rFonts w:ascii="Arial" w:hAnsi="Arial" w:cs="Arial"/>
          <w:sz w:val="24"/>
          <w:szCs w:val="24"/>
        </w:rPr>
        <w:t xml:space="preserve"> wahrgenommen. Ich hoffe, dass die Kollegen in Malaysia den Faden aufnehmen können und dass wir zu einem Ergebnis kommen.“ </w:t>
      </w:r>
    </w:p>
    <w:p w14:paraId="530013DE" w14:textId="34F806D8"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„Das hoffe ich auch</w:t>
      </w:r>
      <w:del w:id="10143" w:author="Lektorat Bauer" w:date="2025-03-05T17:14:00Z" w16du:dateUtc="2025-03-05T16:14:00Z">
        <w:r w:rsidRPr="00944672" w:rsidDel="005E182F">
          <w:rPr>
            <w:rFonts w:ascii="Arial" w:hAnsi="Arial" w:cs="Arial"/>
            <w:sz w:val="24"/>
            <w:szCs w:val="24"/>
          </w:rPr>
          <w:delText>.</w:delText>
        </w:r>
      </w:del>
      <w:r w:rsidRPr="00944672">
        <w:rPr>
          <w:rFonts w:ascii="Arial" w:hAnsi="Arial" w:cs="Arial"/>
          <w:sz w:val="24"/>
          <w:szCs w:val="24"/>
        </w:rPr>
        <w:t>“</w:t>
      </w:r>
      <w:ins w:id="10144" w:author="Lektorat Bauer" w:date="2025-03-05T17:14:00Z" w16du:dateUtc="2025-03-05T16:14:00Z">
        <w:r w:rsidR="005E182F">
          <w:rPr>
            <w:rFonts w:ascii="Arial" w:hAnsi="Arial" w:cs="Arial"/>
            <w:sz w:val="24"/>
            <w:szCs w:val="24"/>
          </w:rPr>
          <w:t>,</w:t>
        </w:r>
      </w:ins>
      <w:r w:rsidRPr="00944672">
        <w:rPr>
          <w:rFonts w:ascii="Arial" w:hAnsi="Arial" w:cs="Arial"/>
          <w:sz w:val="24"/>
          <w:szCs w:val="24"/>
        </w:rPr>
        <w:t xml:space="preserve"> </w:t>
      </w:r>
      <w:ins w:id="10145" w:author="Lektorat Bauer" w:date="2025-03-05T17:14:00Z" w16du:dateUtc="2025-03-05T16:14:00Z">
        <w:r w:rsidR="005E182F">
          <w:rPr>
            <w:rFonts w:ascii="Arial" w:hAnsi="Arial" w:cs="Arial"/>
            <w:sz w:val="24"/>
            <w:szCs w:val="24"/>
          </w:rPr>
          <w:t>a</w:t>
        </w:r>
      </w:ins>
      <w:del w:id="10146" w:author="Lektorat Bauer" w:date="2025-03-05T17:14:00Z" w16du:dateUtc="2025-03-05T16:14:00Z">
        <w:r w:rsidRPr="00944672" w:rsidDel="005E182F">
          <w:rPr>
            <w:rFonts w:ascii="Arial" w:hAnsi="Arial" w:cs="Arial"/>
            <w:sz w:val="24"/>
            <w:szCs w:val="24"/>
          </w:rPr>
          <w:delText>A</w:delText>
        </w:r>
      </w:del>
      <w:r w:rsidRPr="00944672">
        <w:rPr>
          <w:rFonts w:ascii="Arial" w:hAnsi="Arial" w:cs="Arial"/>
          <w:sz w:val="24"/>
          <w:szCs w:val="24"/>
        </w:rPr>
        <w:t>ntwortete Flim</w:t>
      </w:r>
      <w:ins w:id="10147" w:author="Lektorat Bauer" w:date="2025-03-05T17:14:00Z" w16du:dateUtc="2025-03-05T16:14:00Z">
        <w:r w:rsidR="005E182F">
          <w:rPr>
            <w:rFonts w:ascii="Arial" w:hAnsi="Arial" w:cs="Arial"/>
            <w:sz w:val="24"/>
            <w:szCs w:val="24"/>
          </w:rPr>
          <w:t>,</w:t>
        </w:r>
      </w:ins>
      <w:r w:rsidRPr="00944672">
        <w:rPr>
          <w:rFonts w:ascii="Arial" w:hAnsi="Arial" w:cs="Arial"/>
          <w:sz w:val="24"/>
          <w:szCs w:val="24"/>
        </w:rPr>
        <w:t xml:space="preserve"> </w:t>
      </w:r>
      <w:del w:id="10148" w:author="Lektorat Bauer" w:date="2025-03-05T17:14:00Z" w16du:dateUtc="2025-03-05T16:14:00Z">
        <w:r w:rsidRPr="00944672" w:rsidDel="005E182F">
          <w:rPr>
            <w:rFonts w:ascii="Arial" w:hAnsi="Arial" w:cs="Arial"/>
            <w:sz w:val="24"/>
            <w:szCs w:val="24"/>
          </w:rPr>
          <w:delText xml:space="preserve">und fuhr dann fort: </w:delText>
        </w:r>
      </w:del>
      <w:r w:rsidRPr="00944672">
        <w:rPr>
          <w:rFonts w:ascii="Arial" w:hAnsi="Arial" w:cs="Arial"/>
          <w:sz w:val="24"/>
          <w:szCs w:val="24"/>
        </w:rPr>
        <w:t>„</w:t>
      </w:r>
      <w:ins w:id="10149" w:author="Lektorat Bauer" w:date="2025-03-05T17:14:00Z" w16du:dateUtc="2025-03-05T16:14:00Z">
        <w:r w:rsidR="005E182F">
          <w:rPr>
            <w:rFonts w:ascii="Arial" w:hAnsi="Arial" w:cs="Arial"/>
            <w:sz w:val="24"/>
            <w:szCs w:val="24"/>
          </w:rPr>
          <w:t>l</w:t>
        </w:r>
      </w:ins>
      <w:del w:id="10150" w:author="Lektorat Bauer" w:date="2025-03-05T17:14:00Z" w16du:dateUtc="2025-03-05T16:14:00Z">
        <w:r w:rsidRPr="00944672" w:rsidDel="005E182F">
          <w:rPr>
            <w:rFonts w:ascii="Arial" w:hAnsi="Arial" w:cs="Arial"/>
            <w:sz w:val="24"/>
            <w:szCs w:val="24"/>
          </w:rPr>
          <w:delText>L</w:delText>
        </w:r>
      </w:del>
      <w:r w:rsidRPr="00944672">
        <w:rPr>
          <w:rFonts w:ascii="Arial" w:hAnsi="Arial" w:cs="Arial"/>
          <w:sz w:val="24"/>
          <w:szCs w:val="24"/>
        </w:rPr>
        <w:t>ass uns jetzt den Weg zum Flughafen organisieren.“</w:t>
      </w:r>
    </w:p>
    <w:p w14:paraId="45071D64"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3CFF54D4"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2A661824"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29B8EFBA"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p>
    <w:p w14:paraId="36D17376"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commentRangeStart w:id="10151"/>
      <w:commentRangeEnd w:id="10151"/>
      <w:r w:rsidRPr="00944672">
        <w:rPr>
          <w:rFonts w:ascii="Arial" w:hAnsi="Arial" w:cs="Arial"/>
          <w:sz w:val="24"/>
          <w:szCs w:val="24"/>
        </w:rPr>
        <w:commentReference w:id="10151"/>
      </w:r>
      <w:r w:rsidRPr="00944672">
        <w:rPr>
          <w:rFonts w:ascii="Arial" w:hAnsi="Arial" w:cs="Arial"/>
          <w:b/>
          <w:bCs/>
          <w:sz w:val="24"/>
          <w:szCs w:val="24"/>
        </w:rPr>
        <w:t>&gt;&gt;&gt; Donezk, Donnerstagmorgen Ortszeit, Sitz des ‚Verteidigungsministers‘ der ‚Volksrepublik Donezk‘, 08:00 Uhr Ortszeit (Zeitverschiebung: 09 Uhr Amsterdam, 16 Uhr Korea, 15 Uhr Malaysia))&lt;&lt;&lt;</w:t>
      </w:r>
    </w:p>
    <w:p w14:paraId="1C4734E2"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commentRangeStart w:id="10152"/>
      <w:r w:rsidRPr="00944672">
        <w:rPr>
          <w:rFonts w:ascii="Arial" w:hAnsi="Arial" w:cs="Arial"/>
          <w:sz w:val="24"/>
          <w:szCs w:val="24"/>
        </w:rPr>
        <w:t>Die ‚Volksrepublik Donezk‘, so wurde das Gebiet genannt, in dem sich russische Freiheitskämpfer bemühten, es vom Territorium der Ukraine zu trennen, hatte sich eine interne Regierung gegeben. Als ‚Verteidigungsminister‘ fungierte Igor Girkin und als Geheimdienstchef hatte sich Sergej Dubinskij durchgesetzt. Rechte Hand und Stellvertreter von Dubinskij war Oleg Pulatow.</w:t>
      </w:r>
    </w:p>
    <w:p w14:paraId="72C492B9"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Im Büro von Igor Girkin hatten sich Sergej Dubinskij und Oleg Pulatow eingefunden, da Wichtiges zu besprechen war.</w:t>
      </w:r>
      <w:commentRangeEnd w:id="10152"/>
      <w:r w:rsidR="005E182F">
        <w:rPr>
          <w:rStyle w:val="Kommentarzeichen"/>
        </w:rPr>
        <w:commentReference w:id="10152"/>
      </w:r>
    </w:p>
    <w:p w14:paraId="7A3DAE20" w14:textId="16F2623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„Genosse Verteidigungsminister, mein Stellvertreter hat über seine Kontakte interessante Neuigkeiten erfahren</w:t>
      </w:r>
      <w:del w:id="10153" w:author="Lektorat Bauer" w:date="2025-03-05T17:15:00Z" w16du:dateUtc="2025-03-05T16:15:00Z">
        <w:r w:rsidRPr="00944672" w:rsidDel="005E182F">
          <w:rPr>
            <w:rFonts w:ascii="Arial" w:hAnsi="Arial" w:cs="Arial"/>
            <w:sz w:val="24"/>
            <w:szCs w:val="24"/>
          </w:rPr>
          <w:delText>.</w:delText>
        </w:r>
      </w:del>
      <w:r w:rsidRPr="00944672">
        <w:rPr>
          <w:rFonts w:ascii="Arial" w:hAnsi="Arial" w:cs="Arial"/>
          <w:sz w:val="24"/>
          <w:szCs w:val="24"/>
        </w:rPr>
        <w:t>“</w:t>
      </w:r>
      <w:ins w:id="10154" w:author="Lektorat Bauer" w:date="2025-03-05T17:15:00Z" w16du:dateUtc="2025-03-05T16:15:00Z">
        <w:r w:rsidR="005E182F">
          <w:rPr>
            <w:rFonts w:ascii="Arial" w:hAnsi="Arial" w:cs="Arial"/>
            <w:sz w:val="24"/>
            <w:szCs w:val="24"/>
          </w:rPr>
          <w:t>,</w:t>
        </w:r>
      </w:ins>
      <w:r w:rsidRPr="00944672">
        <w:rPr>
          <w:rFonts w:ascii="Arial" w:hAnsi="Arial" w:cs="Arial"/>
          <w:sz w:val="24"/>
          <w:szCs w:val="24"/>
        </w:rPr>
        <w:t xml:space="preserve"> </w:t>
      </w:r>
      <w:ins w:id="10155" w:author="Lektorat Bauer" w:date="2025-03-05T17:15:00Z" w16du:dateUtc="2025-03-05T16:15:00Z">
        <w:r w:rsidR="005E182F">
          <w:rPr>
            <w:rFonts w:ascii="Arial" w:hAnsi="Arial" w:cs="Arial"/>
            <w:sz w:val="24"/>
            <w:szCs w:val="24"/>
          </w:rPr>
          <w:t>e</w:t>
        </w:r>
      </w:ins>
      <w:del w:id="10156" w:author="Lektorat Bauer" w:date="2025-03-05T17:15:00Z" w16du:dateUtc="2025-03-05T16:15:00Z">
        <w:r w:rsidRPr="00944672" w:rsidDel="005E182F">
          <w:rPr>
            <w:rFonts w:ascii="Arial" w:hAnsi="Arial" w:cs="Arial"/>
            <w:sz w:val="24"/>
            <w:szCs w:val="24"/>
          </w:rPr>
          <w:delText>E</w:delText>
        </w:r>
      </w:del>
      <w:r w:rsidRPr="00944672">
        <w:rPr>
          <w:rFonts w:ascii="Arial" w:hAnsi="Arial" w:cs="Arial"/>
          <w:sz w:val="24"/>
          <w:szCs w:val="24"/>
        </w:rPr>
        <w:t xml:space="preserve">röffnete Sergej Dubinskij das Gespräch. „Wenn Sie gestatten, wird er Sie kurz informieren.“ </w:t>
      </w:r>
    </w:p>
    <w:p w14:paraId="2B4E099F" w14:textId="1297FB1F"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Igor Girkin war kurz vorher </w:t>
      </w:r>
      <w:del w:id="10157" w:author="Lektorat Bauer" w:date="2025-03-05T17:15:00Z" w16du:dateUtc="2025-03-05T16:15:00Z">
        <w:r w:rsidRPr="00944672" w:rsidDel="005E182F">
          <w:rPr>
            <w:rFonts w:ascii="Arial" w:hAnsi="Arial" w:cs="Arial"/>
            <w:sz w:val="24"/>
            <w:szCs w:val="24"/>
          </w:rPr>
          <w:delText xml:space="preserve">informiert </w:delText>
        </w:r>
      </w:del>
      <w:ins w:id="10158" w:author="Lektorat Bauer" w:date="2025-03-05T17:15:00Z" w16du:dateUtc="2025-03-05T16:15:00Z">
        <w:r w:rsidR="005E182F">
          <w:rPr>
            <w:rFonts w:ascii="Arial" w:hAnsi="Arial" w:cs="Arial"/>
            <w:sz w:val="24"/>
            <w:szCs w:val="24"/>
          </w:rPr>
          <w:t>unterrichtet</w:t>
        </w:r>
        <w:r w:rsidR="005E182F" w:rsidRPr="00944672">
          <w:rPr>
            <w:rFonts w:ascii="Arial" w:hAnsi="Arial" w:cs="Arial"/>
            <w:sz w:val="24"/>
            <w:szCs w:val="24"/>
          </w:rPr>
          <w:t xml:space="preserve"> </w:t>
        </w:r>
      </w:ins>
      <w:r w:rsidRPr="00944672">
        <w:rPr>
          <w:rFonts w:ascii="Arial" w:hAnsi="Arial" w:cs="Arial"/>
          <w:sz w:val="24"/>
          <w:szCs w:val="24"/>
        </w:rPr>
        <w:t xml:space="preserve">worden, dass es Informationen gab, die der ‚Volksrepublik Donezk‘ zum Vorteil gegenüber den Truppen der Ukraine gereichen könnten, daher nickte er Sergej Dubinskij </w:t>
      </w:r>
      <w:commentRangeStart w:id="10159"/>
      <w:del w:id="10160" w:author="Lektorat Bauer" w:date="2025-03-05T17:16:00Z" w16du:dateUtc="2025-03-05T16:16:00Z">
        <w:r w:rsidRPr="00944672" w:rsidDel="005E182F">
          <w:rPr>
            <w:rFonts w:ascii="Arial" w:hAnsi="Arial" w:cs="Arial"/>
            <w:sz w:val="24"/>
            <w:szCs w:val="24"/>
          </w:rPr>
          <w:delText>zustimmend</w:delText>
        </w:r>
      </w:del>
      <w:commentRangeEnd w:id="10159"/>
      <w:r w:rsidR="005E182F">
        <w:rPr>
          <w:rStyle w:val="Kommentarzeichen"/>
        </w:rPr>
        <w:commentReference w:id="10159"/>
      </w:r>
      <w:del w:id="10161" w:author="Lektorat Bauer" w:date="2025-03-05T17:16:00Z" w16du:dateUtc="2025-03-05T16:16:00Z">
        <w:r w:rsidRPr="00944672" w:rsidDel="005E182F">
          <w:rPr>
            <w:rFonts w:ascii="Arial" w:hAnsi="Arial" w:cs="Arial"/>
            <w:sz w:val="24"/>
            <w:szCs w:val="24"/>
          </w:rPr>
          <w:delText xml:space="preserve"> an</w:delText>
        </w:r>
      </w:del>
      <w:ins w:id="10162" w:author="Lektorat Bauer" w:date="2025-03-05T17:16:00Z" w16du:dateUtc="2025-03-05T16:16:00Z">
        <w:r w:rsidR="005E182F">
          <w:rPr>
            <w:rFonts w:ascii="Arial" w:hAnsi="Arial" w:cs="Arial"/>
            <w:sz w:val="24"/>
            <w:szCs w:val="24"/>
          </w:rPr>
          <w:t>zu</w:t>
        </w:r>
      </w:ins>
      <w:r w:rsidRPr="00944672">
        <w:rPr>
          <w:rFonts w:ascii="Arial" w:hAnsi="Arial" w:cs="Arial"/>
          <w:sz w:val="24"/>
          <w:szCs w:val="24"/>
        </w:rPr>
        <w:t>. Dubinskij drehte sich zu seinem Stellvertreter und forderte ihn mit einer Handbewegung auf, zu sprechen.</w:t>
      </w:r>
    </w:p>
    <w:p w14:paraId="6BD3E64F" w14:textId="2AA9276F"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„Genosse Verteidigungsminister, Genosse Dubinskij</w:t>
      </w:r>
      <w:del w:id="10163" w:author="Lektorat Bauer" w:date="2025-03-05T17:16:00Z" w16du:dateUtc="2025-03-05T16:16:00Z">
        <w:r w:rsidRPr="00944672" w:rsidDel="005E182F">
          <w:rPr>
            <w:rFonts w:ascii="Arial" w:hAnsi="Arial" w:cs="Arial"/>
            <w:sz w:val="24"/>
            <w:szCs w:val="24"/>
          </w:rPr>
          <w:delText>,</w:delText>
        </w:r>
      </w:del>
      <w:r w:rsidRPr="00944672">
        <w:rPr>
          <w:rFonts w:ascii="Arial" w:hAnsi="Arial" w:cs="Arial"/>
          <w:sz w:val="24"/>
          <w:szCs w:val="24"/>
        </w:rPr>
        <w:t>“</w:t>
      </w:r>
      <w:ins w:id="10164" w:author="Lektorat Bauer" w:date="2025-03-05T17:16:00Z" w16du:dateUtc="2025-03-05T16:16:00Z">
        <w:r w:rsidR="005E182F">
          <w:rPr>
            <w:rFonts w:ascii="Arial" w:hAnsi="Arial" w:cs="Arial"/>
            <w:sz w:val="24"/>
            <w:szCs w:val="24"/>
          </w:rPr>
          <w:t>,</w:t>
        </w:r>
      </w:ins>
      <w:r w:rsidRPr="00944672">
        <w:rPr>
          <w:rFonts w:ascii="Arial" w:hAnsi="Arial" w:cs="Arial"/>
          <w:sz w:val="24"/>
          <w:szCs w:val="24"/>
        </w:rPr>
        <w:t xml:space="preserve"> hob Oleg Pulatow an, „vielen Dank für das Wort. Ich bin von meinem Kontaktmann beim russischen Geheimdienst, Oleg Vladimirovich Iwannikow, informiert worden, dass das 53. Luftabwehrregiment mit </w:t>
      </w:r>
      <w:r w:rsidRPr="00944672">
        <w:rPr>
          <w:rFonts w:ascii="Arial" w:hAnsi="Arial" w:cs="Arial"/>
          <w:sz w:val="24"/>
          <w:szCs w:val="24"/>
        </w:rPr>
        <w:lastRenderedPageBreak/>
        <w:t>einer Batterie der BUK-M1 den Donbass erreicht hat.“ Der Verteidigungsminister atmete tief ein, als er das hörte, aber Oleg Pulatow hob die Hand und ba</w:t>
      </w:r>
      <w:del w:id="10165" w:author="Lektorat Bauer" w:date="2025-03-05T17:16:00Z" w16du:dateUtc="2025-03-05T16:16:00Z">
        <w:r w:rsidRPr="00944672" w:rsidDel="005E182F">
          <w:rPr>
            <w:rFonts w:ascii="Arial" w:hAnsi="Arial" w:cs="Arial"/>
            <w:sz w:val="24"/>
            <w:szCs w:val="24"/>
          </w:rPr>
          <w:delText>d</w:delText>
        </w:r>
      </w:del>
      <w:ins w:id="10166" w:author="Lektorat Bauer" w:date="2025-03-05T17:16:00Z" w16du:dateUtc="2025-03-05T16:16:00Z">
        <w:r w:rsidR="005E182F">
          <w:rPr>
            <w:rFonts w:ascii="Arial" w:hAnsi="Arial" w:cs="Arial"/>
            <w:sz w:val="24"/>
            <w:szCs w:val="24"/>
          </w:rPr>
          <w:t>t</w:t>
        </w:r>
      </w:ins>
      <w:r w:rsidRPr="00944672">
        <w:rPr>
          <w:rFonts w:ascii="Arial" w:hAnsi="Arial" w:cs="Arial"/>
          <w:sz w:val="24"/>
          <w:szCs w:val="24"/>
        </w:rPr>
        <w:t xml:space="preserve"> damit darum</w:t>
      </w:r>
      <w:ins w:id="10167" w:author="Lektorat Bauer" w:date="2025-03-05T17:16:00Z" w16du:dateUtc="2025-03-05T16:16:00Z">
        <w:r w:rsidR="005E182F">
          <w:rPr>
            <w:rFonts w:ascii="Arial" w:hAnsi="Arial" w:cs="Arial"/>
            <w:sz w:val="24"/>
            <w:szCs w:val="24"/>
          </w:rPr>
          <w:t>,</w:t>
        </w:r>
      </w:ins>
      <w:r w:rsidRPr="00944672">
        <w:rPr>
          <w:rFonts w:ascii="Arial" w:hAnsi="Arial" w:cs="Arial"/>
          <w:sz w:val="24"/>
          <w:szCs w:val="24"/>
        </w:rPr>
        <w:t xml:space="preserve"> weitersprechen zu dürfen. „Die Information kommt, indirekt, von Generaloberst Nikolaj Fjodorowitsch Tkatschow, dem leitendenden Militärinspekteur, Zentralrussland. Der natürlich offiziell nichts gesagt hat</w:t>
      </w:r>
      <w:del w:id="10168" w:author="Lektorat Bauer" w:date="2025-03-05T17:16:00Z" w16du:dateUtc="2025-03-05T16:16:00Z">
        <w:r w:rsidRPr="00944672" w:rsidDel="005E182F">
          <w:rPr>
            <w:rFonts w:ascii="Arial" w:hAnsi="Arial" w:cs="Arial"/>
            <w:sz w:val="24"/>
            <w:szCs w:val="24"/>
          </w:rPr>
          <w:delText>.</w:delText>
        </w:r>
      </w:del>
      <w:r w:rsidRPr="00944672">
        <w:rPr>
          <w:rFonts w:ascii="Arial" w:hAnsi="Arial" w:cs="Arial"/>
          <w:sz w:val="24"/>
          <w:szCs w:val="24"/>
        </w:rPr>
        <w:t>“</w:t>
      </w:r>
      <w:ins w:id="10169" w:author="Lektorat Bauer" w:date="2025-03-05T17:16:00Z" w16du:dateUtc="2025-03-05T16:16:00Z">
        <w:r w:rsidR="005E182F">
          <w:rPr>
            <w:rFonts w:ascii="Arial" w:hAnsi="Arial" w:cs="Arial"/>
            <w:sz w:val="24"/>
            <w:szCs w:val="24"/>
          </w:rPr>
          <w:t>,</w:t>
        </w:r>
      </w:ins>
      <w:r w:rsidRPr="00944672">
        <w:rPr>
          <w:rFonts w:ascii="Arial" w:hAnsi="Arial" w:cs="Arial"/>
          <w:sz w:val="24"/>
          <w:szCs w:val="24"/>
        </w:rPr>
        <w:t xml:space="preserve"> </w:t>
      </w:r>
      <w:ins w:id="10170" w:author="Lektorat Bauer" w:date="2025-03-05T17:16:00Z" w16du:dateUtc="2025-03-05T16:16:00Z">
        <w:r w:rsidR="005E182F">
          <w:rPr>
            <w:rFonts w:ascii="Arial" w:hAnsi="Arial" w:cs="Arial"/>
            <w:sz w:val="24"/>
            <w:szCs w:val="24"/>
          </w:rPr>
          <w:t>f</w:t>
        </w:r>
      </w:ins>
      <w:del w:id="10171" w:author="Lektorat Bauer" w:date="2025-03-05T17:16:00Z" w16du:dateUtc="2025-03-05T16:16:00Z">
        <w:r w:rsidRPr="00944672" w:rsidDel="005E182F">
          <w:rPr>
            <w:rFonts w:ascii="Arial" w:hAnsi="Arial" w:cs="Arial"/>
            <w:sz w:val="24"/>
            <w:szCs w:val="24"/>
          </w:rPr>
          <w:delText>F</w:delText>
        </w:r>
      </w:del>
      <w:r w:rsidRPr="00944672">
        <w:rPr>
          <w:rFonts w:ascii="Arial" w:hAnsi="Arial" w:cs="Arial"/>
          <w:sz w:val="24"/>
          <w:szCs w:val="24"/>
        </w:rPr>
        <w:t>uhr Pulatow fort. „So, wie ich es verstanden habe, haben die Nordkoreaner eine Verbesserung der BUK-M1 vorgenommen.“ Pulatow sah den Verteidigungsminister an</w:t>
      </w:r>
      <w:ins w:id="10172" w:author="Lektorat Bauer" w:date="2025-03-05T17:17:00Z" w16du:dateUtc="2025-03-05T16:17:00Z">
        <w:r w:rsidR="005E182F">
          <w:rPr>
            <w:rFonts w:ascii="Arial" w:hAnsi="Arial" w:cs="Arial"/>
            <w:sz w:val="24"/>
            <w:szCs w:val="24"/>
          </w:rPr>
          <w:t>.</w:t>
        </w:r>
      </w:ins>
      <w:del w:id="10173" w:author="Lektorat Bauer" w:date="2025-03-05T17:17:00Z" w16du:dateUtc="2025-03-05T16:17:00Z">
        <w:r w:rsidRPr="00944672" w:rsidDel="005E182F">
          <w:rPr>
            <w:rFonts w:ascii="Arial" w:hAnsi="Arial" w:cs="Arial"/>
            <w:sz w:val="24"/>
            <w:szCs w:val="24"/>
          </w:rPr>
          <w:delText>,</w:delText>
        </w:r>
      </w:del>
      <w:r w:rsidRPr="00944672">
        <w:rPr>
          <w:rFonts w:ascii="Arial" w:hAnsi="Arial" w:cs="Arial"/>
          <w:sz w:val="24"/>
          <w:szCs w:val="24"/>
        </w:rPr>
        <w:t xml:space="preserve"> „Sie erinnern sich daran, dass vor drei Tagen über unserem Staatsgebiet eine ukrainische AN-28 abgeschossen wurde, und wir nicht nachvollziehen konnten, wie es dazu kam?“ Der Verteidigungsminister nickte. „Gut, das war eine modifizierte BUK-M1, die </w:t>
      </w:r>
      <w:del w:id="10174" w:author="Lektorat Bauer" w:date="2025-03-05T17:17:00Z" w16du:dateUtc="2025-03-05T16:17:00Z">
        <w:r w:rsidRPr="00944672" w:rsidDel="005E182F">
          <w:rPr>
            <w:rFonts w:ascii="Arial" w:hAnsi="Arial" w:cs="Arial"/>
            <w:sz w:val="24"/>
            <w:szCs w:val="24"/>
          </w:rPr>
          <w:delText xml:space="preserve">da </w:delText>
        </w:r>
      </w:del>
      <w:ins w:id="10175" w:author="Lektorat Bauer" w:date="2025-03-05T17:17:00Z" w16du:dateUtc="2025-03-05T16:17:00Z">
        <w:r w:rsidR="005E182F">
          <w:rPr>
            <w:rFonts w:ascii="Arial" w:hAnsi="Arial" w:cs="Arial"/>
            <w:sz w:val="24"/>
            <w:szCs w:val="24"/>
          </w:rPr>
          <w:t>dort</w:t>
        </w:r>
        <w:r w:rsidR="005E182F" w:rsidRPr="00944672">
          <w:rPr>
            <w:rFonts w:ascii="Arial" w:hAnsi="Arial" w:cs="Arial"/>
            <w:sz w:val="24"/>
            <w:szCs w:val="24"/>
          </w:rPr>
          <w:t xml:space="preserve"> </w:t>
        </w:r>
      </w:ins>
      <w:r w:rsidRPr="00944672">
        <w:rPr>
          <w:rFonts w:ascii="Arial" w:hAnsi="Arial" w:cs="Arial"/>
          <w:sz w:val="24"/>
          <w:szCs w:val="24"/>
        </w:rPr>
        <w:t xml:space="preserve">getestet wurde. Tatsächlich war der </w:t>
      </w:r>
      <w:del w:id="10176" w:author="Lektorat Bauer" w:date="2025-03-05T17:17:00Z" w16du:dateUtc="2025-03-05T16:17:00Z">
        <w:r w:rsidRPr="00944672" w:rsidDel="005E182F">
          <w:rPr>
            <w:rFonts w:ascii="Arial" w:hAnsi="Arial" w:cs="Arial"/>
            <w:sz w:val="24"/>
            <w:szCs w:val="24"/>
          </w:rPr>
          <w:delText>Abschuß</w:delText>
        </w:r>
      </w:del>
      <w:ins w:id="10177" w:author="Lektorat Bauer" w:date="2025-03-05T17:17:00Z" w16du:dateUtc="2025-03-05T16:17:00Z">
        <w:r w:rsidR="005E182F" w:rsidRPr="00944672">
          <w:rPr>
            <w:rFonts w:ascii="Arial" w:hAnsi="Arial" w:cs="Arial"/>
            <w:sz w:val="24"/>
            <w:szCs w:val="24"/>
          </w:rPr>
          <w:t>Abschuss</w:t>
        </w:r>
      </w:ins>
      <w:r w:rsidRPr="00944672">
        <w:rPr>
          <w:rFonts w:ascii="Arial" w:hAnsi="Arial" w:cs="Arial"/>
          <w:sz w:val="24"/>
          <w:szCs w:val="24"/>
        </w:rPr>
        <w:t xml:space="preserve"> nicht geplant, aber die Analyse hat ergeben, dass der Raketenkopf auf die Störsignale der Antonov reagiert </w:t>
      </w:r>
      <w:del w:id="10178" w:author="Lektorat Bauer" w:date="2025-03-05T17:17:00Z" w16du:dateUtc="2025-03-05T16:17:00Z">
        <w:r w:rsidRPr="00944672" w:rsidDel="005E182F">
          <w:rPr>
            <w:rFonts w:ascii="Arial" w:hAnsi="Arial" w:cs="Arial"/>
            <w:sz w:val="24"/>
            <w:szCs w:val="24"/>
          </w:rPr>
          <w:delText xml:space="preserve">hat </w:delText>
        </w:r>
      </w:del>
      <w:r w:rsidRPr="00944672">
        <w:rPr>
          <w:rFonts w:ascii="Arial" w:hAnsi="Arial" w:cs="Arial"/>
          <w:sz w:val="24"/>
          <w:szCs w:val="24"/>
        </w:rPr>
        <w:t>und selbstständig das Ziel gewechselt hat.“</w:t>
      </w:r>
    </w:p>
    <w:p w14:paraId="69F29AB2" w14:textId="77777777" w:rsidR="005E182F" w:rsidRDefault="00944672" w:rsidP="00623B68">
      <w:pPr>
        <w:autoSpaceDE w:val="0"/>
        <w:autoSpaceDN w:val="0"/>
        <w:adjustRightInd w:val="0"/>
        <w:spacing w:after="0" w:line="360" w:lineRule="auto"/>
        <w:ind w:firstLine="227"/>
        <w:jc w:val="both"/>
        <w:rPr>
          <w:ins w:id="10179" w:author="Lektorat Bauer" w:date="2025-03-05T17:17:00Z" w16du:dateUtc="2025-03-05T16:17:00Z"/>
          <w:rFonts w:ascii="Arial" w:hAnsi="Arial" w:cs="Arial"/>
          <w:sz w:val="24"/>
          <w:szCs w:val="24"/>
        </w:rPr>
      </w:pPr>
      <w:r w:rsidRPr="00944672">
        <w:rPr>
          <w:rFonts w:ascii="Arial" w:hAnsi="Arial" w:cs="Arial"/>
          <w:sz w:val="24"/>
          <w:szCs w:val="24"/>
        </w:rPr>
        <w:t xml:space="preserve">Der Verteidigungsminister sah zum Geheimdienstchef und fragte: „Genosse Dubinskij, seit wann liegt diese Information vor?“ </w:t>
      </w:r>
    </w:p>
    <w:p w14:paraId="3B3764D4" w14:textId="4544D7C2"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Ohne zu </w:t>
      </w:r>
      <w:del w:id="10180" w:author="Lektorat Bauer" w:date="2025-03-05T17:17:00Z" w16du:dateUtc="2025-03-05T16:17:00Z">
        <w:r w:rsidRPr="00944672" w:rsidDel="005E182F">
          <w:rPr>
            <w:rFonts w:ascii="Arial" w:hAnsi="Arial" w:cs="Arial"/>
            <w:sz w:val="24"/>
            <w:szCs w:val="24"/>
          </w:rPr>
          <w:delText>Zögern</w:delText>
        </w:r>
      </w:del>
      <w:ins w:id="10181" w:author="Lektorat Bauer" w:date="2025-03-05T17:17:00Z" w16du:dateUtc="2025-03-05T16:17:00Z">
        <w:r w:rsidR="005E182F" w:rsidRPr="00944672">
          <w:rPr>
            <w:rFonts w:ascii="Arial" w:hAnsi="Arial" w:cs="Arial"/>
            <w:sz w:val="24"/>
            <w:szCs w:val="24"/>
          </w:rPr>
          <w:t>zögern</w:t>
        </w:r>
        <w:r w:rsidR="005E182F">
          <w:rPr>
            <w:rFonts w:ascii="Arial" w:hAnsi="Arial" w:cs="Arial"/>
            <w:sz w:val="24"/>
            <w:szCs w:val="24"/>
          </w:rPr>
          <w:t>,</w:t>
        </w:r>
      </w:ins>
      <w:r w:rsidRPr="00944672">
        <w:rPr>
          <w:rFonts w:ascii="Arial" w:hAnsi="Arial" w:cs="Arial"/>
          <w:sz w:val="24"/>
          <w:szCs w:val="24"/>
        </w:rPr>
        <w:t xml:space="preserve"> antwortete Sergej Dubinskij, „Wir haben auf Bestätigung gewartet, </w:t>
      </w:r>
      <w:ins w:id="10182" w:author="Lektorat Bauer" w:date="2025-03-05T17:17:00Z" w16du:dateUtc="2025-03-05T16:17:00Z">
        <w:r w:rsidR="005E182F">
          <w:rPr>
            <w:rFonts w:ascii="Arial" w:hAnsi="Arial" w:cs="Arial"/>
            <w:sz w:val="24"/>
            <w:szCs w:val="24"/>
          </w:rPr>
          <w:t>v</w:t>
        </w:r>
      </w:ins>
      <w:del w:id="10183" w:author="Lektorat Bauer" w:date="2025-03-05T17:17:00Z" w16du:dateUtc="2025-03-05T16:17:00Z">
        <w:r w:rsidRPr="00944672" w:rsidDel="005E182F">
          <w:rPr>
            <w:rFonts w:ascii="Arial" w:hAnsi="Arial" w:cs="Arial"/>
            <w:sz w:val="24"/>
            <w:szCs w:val="24"/>
          </w:rPr>
          <w:delText>V</w:delText>
        </w:r>
      </w:del>
      <w:r w:rsidRPr="00944672">
        <w:rPr>
          <w:rFonts w:ascii="Arial" w:hAnsi="Arial" w:cs="Arial"/>
          <w:sz w:val="24"/>
          <w:szCs w:val="24"/>
        </w:rPr>
        <w:t xml:space="preserve">alide ist die Information seit heute. Daher auch der dringende Termin.“ Der Verteidigungsminister nickte Oleg Pulatow </w:t>
      </w:r>
      <w:del w:id="10184" w:author="Lektorat Bauer" w:date="2025-03-05T17:17:00Z" w16du:dateUtc="2025-03-05T16:17:00Z">
        <w:r w:rsidRPr="00944672" w:rsidDel="005E182F">
          <w:rPr>
            <w:rFonts w:ascii="Arial" w:hAnsi="Arial" w:cs="Arial"/>
            <w:sz w:val="24"/>
            <w:szCs w:val="24"/>
          </w:rPr>
          <w:delText>an</w:delText>
        </w:r>
      </w:del>
      <w:ins w:id="10185" w:author="Lektorat Bauer" w:date="2025-03-05T17:17:00Z" w16du:dateUtc="2025-03-05T16:17:00Z">
        <w:r w:rsidR="005E182F">
          <w:rPr>
            <w:rFonts w:ascii="Arial" w:hAnsi="Arial" w:cs="Arial"/>
            <w:sz w:val="24"/>
            <w:szCs w:val="24"/>
          </w:rPr>
          <w:t>zu.</w:t>
        </w:r>
      </w:ins>
      <w:del w:id="10186" w:author="Lektorat Bauer" w:date="2025-03-05T17:17:00Z" w16du:dateUtc="2025-03-05T16:17:00Z">
        <w:r w:rsidRPr="00944672" w:rsidDel="005E182F">
          <w:rPr>
            <w:rFonts w:ascii="Arial" w:hAnsi="Arial" w:cs="Arial"/>
            <w:sz w:val="24"/>
            <w:szCs w:val="24"/>
          </w:rPr>
          <w:delText>,</w:delText>
        </w:r>
      </w:del>
      <w:r w:rsidRPr="00944672">
        <w:rPr>
          <w:rFonts w:ascii="Arial" w:hAnsi="Arial" w:cs="Arial"/>
          <w:sz w:val="24"/>
          <w:szCs w:val="24"/>
        </w:rPr>
        <w:t xml:space="preserve"> „Fahren Sie fort.“</w:t>
      </w:r>
    </w:p>
    <w:p w14:paraId="5723E3DE" w14:textId="209FE438"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„Vielen Dank</w:t>
      </w:r>
      <w:ins w:id="10187" w:author="Lektorat Bauer" w:date="2025-03-05T17:20:00Z" w16du:dateUtc="2025-03-05T16:20:00Z">
        <w:r w:rsidR="005E182F">
          <w:rPr>
            <w:rFonts w:ascii="Arial" w:hAnsi="Arial" w:cs="Arial"/>
            <w:sz w:val="24"/>
            <w:szCs w:val="24"/>
          </w:rPr>
          <w:t>,</w:t>
        </w:r>
      </w:ins>
      <w:r w:rsidRPr="00944672">
        <w:rPr>
          <w:rFonts w:ascii="Arial" w:hAnsi="Arial" w:cs="Arial"/>
          <w:sz w:val="24"/>
          <w:szCs w:val="24"/>
        </w:rPr>
        <w:t xml:space="preserve"> Genosse Verteidigungsminister. Letzter Stand der Dinge ist, dass noch ein Test durchgeführt werden soll. Es soll unter anderem getestet werden</w:t>
      </w:r>
      <w:ins w:id="10188" w:author="Lektorat Bauer" w:date="2025-03-05T17:20:00Z" w16du:dateUtc="2025-03-05T16:20:00Z">
        <w:r w:rsidR="005E182F">
          <w:rPr>
            <w:rFonts w:ascii="Arial" w:hAnsi="Arial" w:cs="Arial"/>
            <w:sz w:val="24"/>
            <w:szCs w:val="24"/>
          </w:rPr>
          <w:t>,</w:t>
        </w:r>
      </w:ins>
      <w:r w:rsidRPr="00944672">
        <w:rPr>
          <w:rFonts w:ascii="Arial" w:hAnsi="Arial" w:cs="Arial"/>
          <w:sz w:val="24"/>
          <w:szCs w:val="24"/>
        </w:rPr>
        <w:t xml:space="preserve"> </w:t>
      </w:r>
      <w:del w:id="10189" w:author="Lektorat Bauer" w:date="2025-03-05T17:20:00Z" w16du:dateUtc="2025-03-05T16:20:00Z">
        <w:r w:rsidRPr="00944672" w:rsidDel="005E182F">
          <w:rPr>
            <w:rFonts w:ascii="Arial" w:hAnsi="Arial" w:cs="Arial"/>
            <w:sz w:val="24"/>
            <w:szCs w:val="24"/>
          </w:rPr>
          <w:delText>wie ho</w:delText>
        </w:r>
        <w:commentRangeStart w:id="10190"/>
        <w:r w:rsidRPr="00944672" w:rsidDel="005E182F">
          <w:rPr>
            <w:rFonts w:ascii="Arial" w:hAnsi="Arial" w:cs="Arial"/>
            <w:sz w:val="24"/>
            <w:szCs w:val="24"/>
          </w:rPr>
          <w:delText>ch</w:delText>
        </w:r>
      </w:del>
      <w:ins w:id="10191" w:author="Lektorat Bauer" w:date="2025-03-05T17:20:00Z" w16du:dateUtc="2025-03-05T16:20:00Z">
        <w:r w:rsidR="005E182F">
          <w:rPr>
            <w:rFonts w:ascii="Arial" w:hAnsi="Arial" w:cs="Arial"/>
            <w:sz w:val="24"/>
            <w:szCs w:val="24"/>
          </w:rPr>
          <w:t>welche Flughöhe</w:t>
        </w:r>
      </w:ins>
      <w:r w:rsidRPr="00944672">
        <w:rPr>
          <w:rFonts w:ascii="Arial" w:hAnsi="Arial" w:cs="Arial"/>
          <w:sz w:val="24"/>
          <w:szCs w:val="24"/>
        </w:rPr>
        <w:t xml:space="preserve"> </w:t>
      </w:r>
      <w:commentRangeEnd w:id="10190"/>
      <w:r w:rsidR="005E182F">
        <w:rPr>
          <w:rStyle w:val="Kommentarzeichen"/>
        </w:rPr>
        <w:commentReference w:id="10190"/>
      </w:r>
      <w:r w:rsidRPr="00944672">
        <w:rPr>
          <w:rFonts w:ascii="Arial" w:hAnsi="Arial" w:cs="Arial"/>
          <w:sz w:val="24"/>
          <w:szCs w:val="24"/>
        </w:rPr>
        <w:t xml:space="preserve">die neue BUK-M1, mit einer modifizierten 9M317-Rakete, </w:t>
      </w:r>
      <w:ins w:id="10192" w:author="Lektorat Bauer" w:date="2025-03-05T17:20:00Z" w16du:dateUtc="2025-03-05T16:20:00Z">
        <w:r w:rsidR="005E182F">
          <w:rPr>
            <w:rFonts w:ascii="Arial" w:hAnsi="Arial" w:cs="Arial"/>
            <w:sz w:val="24"/>
            <w:szCs w:val="24"/>
          </w:rPr>
          <w:t>er</w:t>
        </w:r>
      </w:ins>
      <w:r w:rsidRPr="00944672">
        <w:rPr>
          <w:rFonts w:ascii="Arial" w:hAnsi="Arial" w:cs="Arial"/>
          <w:sz w:val="24"/>
          <w:szCs w:val="24"/>
        </w:rPr>
        <w:t xml:space="preserve">reichen kann. Die Frage an Sie ist, wollen </w:t>
      </w:r>
      <w:ins w:id="10193" w:author="Lektorat Bauer" w:date="2025-03-05T17:21:00Z" w16du:dateUtc="2025-03-05T16:21:00Z">
        <w:r w:rsidR="005E182F">
          <w:rPr>
            <w:rFonts w:ascii="Arial" w:hAnsi="Arial" w:cs="Arial"/>
            <w:sz w:val="24"/>
            <w:szCs w:val="24"/>
          </w:rPr>
          <w:t>beziehungsweise</w:t>
        </w:r>
      </w:ins>
      <w:del w:id="10194" w:author="Lektorat Bauer" w:date="2025-03-05T17:21:00Z" w16du:dateUtc="2025-03-05T16:21:00Z">
        <w:r w:rsidRPr="00944672" w:rsidDel="005E182F">
          <w:rPr>
            <w:rFonts w:ascii="Arial" w:hAnsi="Arial" w:cs="Arial"/>
            <w:sz w:val="24"/>
            <w:szCs w:val="24"/>
          </w:rPr>
          <w:delText>bzw.</w:delText>
        </w:r>
      </w:del>
      <w:r w:rsidRPr="00944672">
        <w:rPr>
          <w:rFonts w:ascii="Arial" w:hAnsi="Arial" w:cs="Arial"/>
          <w:sz w:val="24"/>
          <w:szCs w:val="24"/>
        </w:rPr>
        <w:t xml:space="preserve"> sollen wir uns in diesem Test involvieren?“</w:t>
      </w:r>
    </w:p>
    <w:p w14:paraId="16E9A719" w14:textId="3D7BAAB3"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„Was wissen wir von den technischen Daten der neuen Rakete?</w:t>
      </w:r>
      <w:ins w:id="10195" w:author="Lektorat Bauer" w:date="2025-03-05T17:21:00Z" w16du:dateUtc="2025-03-05T16:21:00Z">
        <w:r w:rsidR="005E182F">
          <w:rPr>
            <w:rFonts w:ascii="Arial" w:hAnsi="Arial" w:cs="Arial"/>
            <w:sz w:val="24"/>
            <w:szCs w:val="24"/>
          </w:rPr>
          <w:t>“,</w:t>
        </w:r>
      </w:ins>
      <w:r w:rsidRPr="00944672">
        <w:rPr>
          <w:rFonts w:ascii="Arial" w:hAnsi="Arial" w:cs="Arial"/>
          <w:sz w:val="24"/>
          <w:szCs w:val="24"/>
        </w:rPr>
        <w:t xml:space="preserve"> </w:t>
      </w:r>
      <w:ins w:id="10196" w:author="Lektorat Bauer" w:date="2025-03-05T17:21:00Z" w16du:dateUtc="2025-03-05T16:21:00Z">
        <w:r w:rsidR="005E182F">
          <w:rPr>
            <w:rFonts w:ascii="Arial" w:hAnsi="Arial" w:cs="Arial"/>
            <w:sz w:val="24"/>
            <w:szCs w:val="24"/>
          </w:rPr>
          <w:t>f</w:t>
        </w:r>
      </w:ins>
      <w:del w:id="10197" w:author="Lektorat Bauer" w:date="2025-03-05T17:21:00Z" w16du:dateUtc="2025-03-05T16:21:00Z">
        <w:r w:rsidRPr="00944672" w:rsidDel="005E182F">
          <w:rPr>
            <w:rFonts w:ascii="Arial" w:hAnsi="Arial" w:cs="Arial"/>
            <w:sz w:val="24"/>
            <w:szCs w:val="24"/>
          </w:rPr>
          <w:delText>F</w:delText>
        </w:r>
      </w:del>
      <w:r w:rsidRPr="00944672">
        <w:rPr>
          <w:rFonts w:ascii="Arial" w:hAnsi="Arial" w:cs="Arial"/>
          <w:sz w:val="24"/>
          <w:szCs w:val="24"/>
        </w:rPr>
        <w:t>ragte der Verteidigungsminister.</w:t>
      </w:r>
    </w:p>
    <w:p w14:paraId="1CBC2FB1" w14:textId="57F1E36C"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Oleg Pulatow griff zu einem Blatt Papier, sah darauf und sagte dann: „Die 9M317 erreicht </w:t>
      </w:r>
      <w:del w:id="10198" w:author="Lektorat Bauer" w:date="2025-03-05T17:21:00Z" w16du:dateUtc="2025-03-05T16:21:00Z">
        <w:r w:rsidRPr="00944672" w:rsidDel="005E182F">
          <w:rPr>
            <w:rFonts w:ascii="Arial" w:hAnsi="Arial" w:cs="Arial"/>
            <w:sz w:val="24"/>
            <w:szCs w:val="24"/>
          </w:rPr>
          <w:delText>zur Zeit</w:delText>
        </w:r>
      </w:del>
      <w:ins w:id="10199" w:author="Lektorat Bauer" w:date="2025-03-05T17:21:00Z" w16du:dateUtc="2025-03-05T16:21:00Z">
        <w:r w:rsidR="005E182F" w:rsidRPr="00944672">
          <w:rPr>
            <w:rFonts w:ascii="Arial" w:hAnsi="Arial" w:cs="Arial"/>
            <w:sz w:val="24"/>
            <w:szCs w:val="24"/>
          </w:rPr>
          <w:t>zurzeit</w:t>
        </w:r>
      </w:ins>
      <w:r w:rsidRPr="00944672">
        <w:rPr>
          <w:rFonts w:ascii="Arial" w:hAnsi="Arial" w:cs="Arial"/>
          <w:sz w:val="24"/>
          <w:szCs w:val="24"/>
        </w:rPr>
        <w:t xml:space="preserve"> eine Höhe von 25.000 </w:t>
      </w:r>
      <w:ins w:id="10200" w:author="Lektorat Bauer" w:date="2025-03-05T17:21:00Z" w16du:dateUtc="2025-03-05T16:21:00Z">
        <w:r w:rsidR="005E182F">
          <w:rPr>
            <w:rFonts w:ascii="Arial" w:hAnsi="Arial" w:cs="Arial"/>
            <w:sz w:val="24"/>
            <w:szCs w:val="24"/>
          </w:rPr>
          <w:t>Metern</w:t>
        </w:r>
      </w:ins>
      <w:del w:id="10201" w:author="Lektorat Bauer" w:date="2025-03-05T17:21:00Z" w16du:dateUtc="2025-03-05T16:21:00Z">
        <w:r w:rsidRPr="00944672" w:rsidDel="005E182F">
          <w:rPr>
            <w:rFonts w:ascii="Arial" w:hAnsi="Arial" w:cs="Arial"/>
            <w:sz w:val="24"/>
            <w:szCs w:val="24"/>
          </w:rPr>
          <w:delText>m</w:delText>
        </w:r>
      </w:del>
      <w:r w:rsidRPr="00944672">
        <w:rPr>
          <w:rFonts w:ascii="Arial" w:hAnsi="Arial" w:cs="Arial"/>
          <w:sz w:val="24"/>
          <w:szCs w:val="24"/>
        </w:rPr>
        <w:t>.“</w:t>
      </w:r>
    </w:p>
    <w:p w14:paraId="7A7E6952"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‚Verteidigungsminister‘ Igor Girkin dachte kurz nach, dann sagte er: „Ich weiß, dass morgen einige AN-28 bei der Stadt Tores vorbeifliegen sollen. Eventuell wäre es gut, wenn der Test dort stattfinden könnte.“ Sergej Dubinskij und Oleg Pulatow sahen sich an. Das war eine Freigabe von oben. Mehr ging nicht!</w:t>
      </w:r>
    </w:p>
    <w:p w14:paraId="5E9B6EB1"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Sergej Dubinskij sah den Verteidigungsminister an und sagte: „Ich werde meinen Kontakten einen entsprechenden Tipp geben.“ Der Verteidigungsminister nickte, damit </w:t>
      </w:r>
      <w:r w:rsidRPr="00944672">
        <w:rPr>
          <w:rFonts w:ascii="Arial" w:hAnsi="Arial" w:cs="Arial"/>
          <w:sz w:val="24"/>
          <w:szCs w:val="24"/>
        </w:rPr>
        <w:lastRenderedPageBreak/>
        <w:t>war das Gespräch beendet und die beiden Geheimdienstler erhoben sich, um den Raum zu verlassen.</w:t>
      </w:r>
    </w:p>
    <w:p w14:paraId="2B85B5C5" w14:textId="77777777" w:rsidR="005E182F" w:rsidRDefault="00944672" w:rsidP="00623B68">
      <w:pPr>
        <w:autoSpaceDE w:val="0"/>
        <w:autoSpaceDN w:val="0"/>
        <w:adjustRightInd w:val="0"/>
        <w:spacing w:after="0" w:line="360" w:lineRule="auto"/>
        <w:ind w:firstLine="227"/>
        <w:jc w:val="both"/>
        <w:rPr>
          <w:ins w:id="10202" w:author="Lektorat Bauer" w:date="2025-03-05T17:22:00Z" w16du:dateUtc="2025-03-05T16:22:00Z"/>
          <w:rFonts w:ascii="Arial" w:hAnsi="Arial" w:cs="Arial"/>
          <w:sz w:val="24"/>
          <w:szCs w:val="24"/>
        </w:rPr>
      </w:pPr>
      <w:r w:rsidRPr="00944672">
        <w:rPr>
          <w:rFonts w:ascii="Arial" w:hAnsi="Arial" w:cs="Arial"/>
          <w:sz w:val="24"/>
          <w:szCs w:val="24"/>
        </w:rPr>
        <w:t>Vor dem Gebäude griff Oleg Pulatow zu seinem Telefon und rief Oleg Vladimirovich Iwannikow an: „Mein lieber Oleg Vladimirovich, wäre es nicht wunderbar</w:t>
      </w:r>
      <w:ins w:id="10203" w:author="Lektorat Bauer" w:date="2025-03-05T17:22:00Z" w16du:dateUtc="2025-03-05T16:22:00Z">
        <w:r w:rsidR="005E182F">
          <w:rPr>
            <w:rFonts w:ascii="Arial" w:hAnsi="Arial" w:cs="Arial"/>
            <w:sz w:val="24"/>
            <w:szCs w:val="24"/>
          </w:rPr>
          <w:t>,</w:t>
        </w:r>
      </w:ins>
      <w:r w:rsidRPr="00944672">
        <w:rPr>
          <w:rFonts w:ascii="Arial" w:hAnsi="Arial" w:cs="Arial"/>
          <w:sz w:val="24"/>
          <w:szCs w:val="24"/>
        </w:rPr>
        <w:t xml:space="preserve"> wenn morgen, in der Umgebung der Stadt Tores</w:t>
      </w:r>
      <w:del w:id="10204" w:author="Lektorat Bauer" w:date="2025-03-05T17:22:00Z" w16du:dateUtc="2025-03-05T16:22:00Z">
        <w:r w:rsidRPr="00944672" w:rsidDel="005E182F">
          <w:rPr>
            <w:rFonts w:ascii="Arial" w:hAnsi="Arial" w:cs="Arial"/>
            <w:sz w:val="24"/>
            <w:szCs w:val="24"/>
          </w:rPr>
          <w:delText>,</w:delText>
        </w:r>
      </w:del>
      <w:r w:rsidRPr="00944672">
        <w:rPr>
          <w:rFonts w:ascii="Arial" w:hAnsi="Arial" w:cs="Arial"/>
          <w:sz w:val="24"/>
          <w:szCs w:val="24"/>
        </w:rPr>
        <w:t xml:space="preserve"> einige AN-28 als Zielübungsmöglichkeiten genutzt werden könnten?“ </w:t>
      </w:r>
    </w:p>
    <w:p w14:paraId="0BF2588A" w14:textId="3DC339C0"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„Das wäre allerdings eine gute Möglichkeit, die Systeme zu testen</w:t>
      </w:r>
      <w:del w:id="10205" w:author="Lektorat Bauer" w:date="2025-03-05T17:22:00Z" w16du:dateUtc="2025-03-05T16:22:00Z">
        <w:r w:rsidRPr="00944672" w:rsidDel="005E182F">
          <w:rPr>
            <w:rFonts w:ascii="Arial" w:hAnsi="Arial" w:cs="Arial"/>
            <w:sz w:val="24"/>
            <w:szCs w:val="24"/>
          </w:rPr>
          <w:delText>.</w:delText>
        </w:r>
      </w:del>
      <w:r w:rsidRPr="00944672">
        <w:rPr>
          <w:rFonts w:ascii="Arial" w:hAnsi="Arial" w:cs="Arial"/>
          <w:sz w:val="24"/>
          <w:szCs w:val="24"/>
        </w:rPr>
        <w:t>“</w:t>
      </w:r>
      <w:ins w:id="10206" w:author="Lektorat Bauer" w:date="2025-03-05T17:22:00Z" w16du:dateUtc="2025-03-05T16:22:00Z">
        <w:r w:rsidR="005E182F">
          <w:rPr>
            <w:rFonts w:ascii="Arial" w:hAnsi="Arial" w:cs="Arial"/>
            <w:sz w:val="24"/>
            <w:szCs w:val="24"/>
          </w:rPr>
          <w:t>,</w:t>
        </w:r>
      </w:ins>
      <w:r w:rsidRPr="00944672">
        <w:rPr>
          <w:rFonts w:ascii="Arial" w:hAnsi="Arial" w:cs="Arial"/>
          <w:sz w:val="24"/>
          <w:szCs w:val="24"/>
        </w:rPr>
        <w:t xml:space="preserve"> </w:t>
      </w:r>
      <w:ins w:id="10207" w:author="Lektorat Bauer" w:date="2025-03-05T17:22:00Z" w16du:dateUtc="2025-03-05T16:22:00Z">
        <w:r w:rsidR="005E182F">
          <w:rPr>
            <w:rFonts w:ascii="Arial" w:hAnsi="Arial" w:cs="Arial"/>
            <w:sz w:val="24"/>
            <w:szCs w:val="24"/>
          </w:rPr>
          <w:t>a</w:t>
        </w:r>
      </w:ins>
      <w:del w:id="10208" w:author="Lektorat Bauer" w:date="2025-03-05T17:22:00Z" w16du:dateUtc="2025-03-05T16:22:00Z">
        <w:r w:rsidRPr="00944672" w:rsidDel="005E182F">
          <w:rPr>
            <w:rFonts w:ascii="Arial" w:hAnsi="Arial" w:cs="Arial"/>
            <w:sz w:val="24"/>
            <w:szCs w:val="24"/>
          </w:rPr>
          <w:delText>A</w:delText>
        </w:r>
      </w:del>
      <w:r w:rsidRPr="00944672">
        <w:rPr>
          <w:rFonts w:ascii="Arial" w:hAnsi="Arial" w:cs="Arial"/>
          <w:sz w:val="24"/>
          <w:szCs w:val="24"/>
        </w:rPr>
        <w:t xml:space="preserve">ntwortete Iwannikow und </w:t>
      </w:r>
      <w:del w:id="10209" w:author="Lektorat Bauer" w:date="2025-03-05T17:22:00Z" w16du:dateUtc="2025-03-05T16:22:00Z">
        <w:r w:rsidRPr="00944672" w:rsidDel="005E182F">
          <w:rPr>
            <w:rFonts w:ascii="Arial" w:hAnsi="Arial" w:cs="Arial"/>
            <w:sz w:val="24"/>
            <w:szCs w:val="24"/>
          </w:rPr>
          <w:delText xml:space="preserve">unterbrach </w:delText>
        </w:r>
      </w:del>
      <w:ins w:id="10210" w:author="Lektorat Bauer" w:date="2025-03-05T17:22:00Z" w16du:dateUtc="2025-03-05T16:22:00Z">
        <w:r w:rsidR="005E182F">
          <w:rPr>
            <w:rFonts w:ascii="Arial" w:hAnsi="Arial" w:cs="Arial"/>
            <w:sz w:val="24"/>
            <w:szCs w:val="24"/>
          </w:rPr>
          <w:t>beendete</w:t>
        </w:r>
        <w:r w:rsidR="005E182F" w:rsidRPr="00944672">
          <w:rPr>
            <w:rFonts w:ascii="Arial" w:hAnsi="Arial" w:cs="Arial"/>
            <w:sz w:val="24"/>
            <w:szCs w:val="24"/>
          </w:rPr>
          <w:t xml:space="preserve"> </w:t>
        </w:r>
      </w:ins>
      <w:r w:rsidRPr="00944672">
        <w:rPr>
          <w:rFonts w:ascii="Arial" w:hAnsi="Arial" w:cs="Arial"/>
          <w:sz w:val="24"/>
          <w:szCs w:val="24"/>
        </w:rPr>
        <w:t>das Gespräch</w:t>
      </w:r>
      <w:ins w:id="10211" w:author="Lektorat Bauer" w:date="2025-03-05T17:22:00Z" w16du:dateUtc="2025-03-05T16:22:00Z">
        <w:r w:rsidR="005E182F">
          <w:rPr>
            <w:rFonts w:ascii="Arial" w:hAnsi="Arial" w:cs="Arial"/>
            <w:sz w:val="24"/>
            <w:szCs w:val="24"/>
          </w:rPr>
          <w:t xml:space="preserve"> umgehend</w:t>
        </w:r>
      </w:ins>
      <w:r w:rsidRPr="00944672">
        <w:rPr>
          <w:rFonts w:ascii="Arial" w:hAnsi="Arial" w:cs="Arial"/>
          <w:sz w:val="24"/>
          <w:szCs w:val="24"/>
        </w:rPr>
        <w:t xml:space="preserve">, </w:t>
      </w:r>
      <w:del w:id="10212" w:author="Lektorat Bauer" w:date="2025-03-05T17:22:00Z" w16du:dateUtc="2025-03-05T16:22:00Z">
        <w:r w:rsidRPr="00944672" w:rsidDel="005E182F">
          <w:rPr>
            <w:rFonts w:ascii="Arial" w:hAnsi="Arial" w:cs="Arial"/>
            <w:sz w:val="24"/>
            <w:szCs w:val="24"/>
          </w:rPr>
          <w:delText xml:space="preserve">damit </w:delText>
        </w:r>
      </w:del>
      <w:ins w:id="10213" w:author="Lektorat Bauer" w:date="2025-03-05T17:22:00Z" w16du:dateUtc="2025-03-05T16:22:00Z">
        <w:r w:rsidR="005E182F">
          <w:rPr>
            <w:rFonts w:ascii="Arial" w:hAnsi="Arial" w:cs="Arial"/>
            <w:sz w:val="24"/>
            <w:szCs w:val="24"/>
          </w:rPr>
          <w:t>um</w:t>
        </w:r>
        <w:r w:rsidR="005E182F" w:rsidRPr="00944672">
          <w:rPr>
            <w:rFonts w:ascii="Arial" w:hAnsi="Arial" w:cs="Arial"/>
            <w:sz w:val="24"/>
            <w:szCs w:val="24"/>
          </w:rPr>
          <w:t xml:space="preserve"> </w:t>
        </w:r>
      </w:ins>
      <w:r w:rsidRPr="00944672">
        <w:rPr>
          <w:rFonts w:ascii="Arial" w:hAnsi="Arial" w:cs="Arial"/>
          <w:sz w:val="24"/>
          <w:szCs w:val="24"/>
        </w:rPr>
        <w:t>die Wahrscheinlichkeit abgehört zu werden</w:t>
      </w:r>
      <w:ins w:id="10214" w:author="Lektorat Bauer" w:date="2025-03-05T17:22:00Z" w16du:dateUtc="2025-03-05T16:22:00Z">
        <w:r w:rsidR="005E182F">
          <w:rPr>
            <w:rFonts w:ascii="Arial" w:hAnsi="Arial" w:cs="Arial"/>
            <w:sz w:val="24"/>
            <w:szCs w:val="24"/>
          </w:rPr>
          <w:t>,</w:t>
        </w:r>
      </w:ins>
      <w:r w:rsidRPr="00944672">
        <w:rPr>
          <w:rFonts w:ascii="Arial" w:hAnsi="Arial" w:cs="Arial"/>
          <w:sz w:val="24"/>
          <w:szCs w:val="24"/>
        </w:rPr>
        <w:t xml:space="preserve"> </w:t>
      </w:r>
      <w:del w:id="10215" w:author="Lektorat Bauer" w:date="2025-03-05T17:22:00Z" w16du:dateUtc="2025-03-05T16:22:00Z">
        <w:r w:rsidRPr="00944672" w:rsidDel="005E182F">
          <w:rPr>
            <w:rFonts w:ascii="Arial" w:hAnsi="Arial" w:cs="Arial"/>
            <w:sz w:val="24"/>
            <w:szCs w:val="24"/>
          </w:rPr>
          <w:delText>verringert wurde</w:delText>
        </w:r>
      </w:del>
      <w:ins w:id="10216" w:author="Lektorat Bauer" w:date="2025-03-05T17:22:00Z" w16du:dateUtc="2025-03-05T16:22:00Z">
        <w:r w:rsidR="005E182F">
          <w:rPr>
            <w:rFonts w:ascii="Arial" w:hAnsi="Arial" w:cs="Arial"/>
            <w:sz w:val="24"/>
            <w:szCs w:val="24"/>
          </w:rPr>
          <w:t xml:space="preserve">auf ein Minimum zu </w:t>
        </w:r>
        <w:commentRangeStart w:id="10217"/>
        <w:r w:rsidR="005E182F">
          <w:rPr>
            <w:rFonts w:ascii="Arial" w:hAnsi="Arial" w:cs="Arial"/>
            <w:sz w:val="24"/>
            <w:szCs w:val="24"/>
          </w:rPr>
          <w:t>reduzieren</w:t>
        </w:r>
      </w:ins>
      <w:commentRangeEnd w:id="10217"/>
      <w:ins w:id="10218" w:author="Lektorat Bauer" w:date="2025-03-05T17:26:00Z" w16du:dateUtc="2025-03-05T16:26:00Z">
        <w:r w:rsidR="008D7CB2">
          <w:rPr>
            <w:rStyle w:val="Kommentarzeichen"/>
          </w:rPr>
          <w:commentReference w:id="10217"/>
        </w:r>
      </w:ins>
      <w:r w:rsidRPr="00944672">
        <w:rPr>
          <w:rFonts w:ascii="Arial" w:hAnsi="Arial" w:cs="Arial"/>
          <w:sz w:val="24"/>
          <w:szCs w:val="24"/>
        </w:rPr>
        <w:t>.</w:t>
      </w:r>
    </w:p>
    <w:p w14:paraId="6B3B709C"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625BFFA4"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7E6B10DD"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6C72E9C4" w14:textId="02C6CAF9"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 xml:space="preserve">Tatsächlich hatte </w:t>
      </w:r>
      <w:commentRangeStart w:id="10219"/>
      <w:r w:rsidRPr="00944672">
        <w:rPr>
          <w:rFonts w:ascii="Arial" w:hAnsi="Arial" w:cs="Arial"/>
          <w:sz w:val="24"/>
          <w:szCs w:val="24"/>
        </w:rPr>
        <w:t xml:space="preserve">die NSA viel Kapazität darauf verwandt, Informationen auf elektronischem Wege zu erlangen. Aber es gelang den Quellen des englischen Government Communications Headquarters, </w:t>
      </w:r>
      <w:commentRangeEnd w:id="10219"/>
      <w:r w:rsidR="008D7CB2">
        <w:rPr>
          <w:rStyle w:val="Kommentarzeichen"/>
        </w:rPr>
        <w:commentReference w:id="10219"/>
      </w:r>
      <w:r w:rsidRPr="00944672">
        <w:rPr>
          <w:rFonts w:ascii="Arial" w:hAnsi="Arial" w:cs="Arial"/>
          <w:sz w:val="24"/>
          <w:szCs w:val="24"/>
        </w:rPr>
        <w:t>dem</w:t>
      </w:r>
      <w:del w:id="10220" w:author="Lektorat Bauer" w:date="2025-03-07T18:44:00Z" w16du:dateUtc="2025-03-07T17:44:00Z">
        <w:r w:rsidRPr="00944672" w:rsidDel="003C7CCB">
          <w:rPr>
            <w:rFonts w:ascii="Arial" w:hAnsi="Arial" w:cs="Arial"/>
            <w:sz w:val="24"/>
            <w:szCs w:val="24"/>
          </w:rPr>
          <w:delText xml:space="preserve"> </w:delText>
        </w:r>
      </w:del>
      <w:r w:rsidRPr="00944672">
        <w:rPr>
          <w:rFonts w:ascii="Arial" w:hAnsi="Arial" w:cs="Arial"/>
          <w:sz w:val="24"/>
          <w:szCs w:val="24"/>
        </w:rPr>
        <w:t xml:space="preserve"> GCHQ, dieses Gespräch abzufangen. Nur konnte man dort zu diesem Zeitpunkt diese Information nicht nutzen. </w:t>
      </w:r>
    </w:p>
    <w:p w14:paraId="0F7EEB3C"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131306FC"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5BFFAF23"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7AEEB764"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Über Oleg Vladimirovich Iwannikow und Nikolaj Fjodorowitsch Tkatschow wurde die Bitte an das 53. Luftabwehrregiment weitergeleitet und die Batterie daraufhin in Richtung der Stadt Tores verlegt.</w:t>
      </w:r>
    </w:p>
    <w:p w14:paraId="32FE63D3"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Die Mannschaften bereiteten sich auf einen Test am nächsten Tag vor.</w:t>
      </w:r>
    </w:p>
    <w:p w14:paraId="64487017"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4A010569"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24396BEE"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49EE5AAF"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commentRangeStart w:id="10221"/>
      <w:commentRangeEnd w:id="10221"/>
      <w:r w:rsidRPr="00944672">
        <w:rPr>
          <w:rFonts w:ascii="Arial" w:hAnsi="Arial" w:cs="Arial"/>
          <w:sz w:val="24"/>
          <w:szCs w:val="24"/>
        </w:rPr>
        <w:commentReference w:id="10221"/>
      </w:r>
      <w:r w:rsidRPr="00944672">
        <w:rPr>
          <w:rFonts w:ascii="Arial" w:hAnsi="Arial" w:cs="Arial"/>
          <w:b/>
          <w:bCs/>
          <w:sz w:val="24"/>
          <w:szCs w:val="24"/>
        </w:rPr>
        <w:t>&gt;&gt;&gt; Pyeongyang, Donnerstagmorgen Ortszeit, Office 121, 09:00 Uhr Ortszeit (Zeitverschiebung: 01 Uhr Amsterdam, 02 Uhr Donezk, 10 Uhr Malaysia) &lt;&lt;&lt;</w:t>
      </w:r>
    </w:p>
    <w:p w14:paraId="5819C184" w14:textId="443F7922"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In Pyeongyang wurden alle elektronischen Aktivitäten in Bezug auf die Einsatzgruppe in den Niederlanden überwacht. Durch Zufall wurde das zweite Telefon</w:t>
      </w:r>
      <w:ins w:id="10222" w:author="Lektorat Bauer" w:date="2025-03-05T17:27:00Z" w16du:dateUtc="2025-03-05T16:27:00Z">
        <w:r w:rsidR="008D7CB2">
          <w:rPr>
            <w:rFonts w:ascii="Arial" w:hAnsi="Arial" w:cs="Arial"/>
            <w:sz w:val="24"/>
            <w:szCs w:val="24"/>
          </w:rPr>
          <w:t>at</w:t>
        </w:r>
      </w:ins>
      <w:r w:rsidRPr="00944672">
        <w:rPr>
          <w:rFonts w:ascii="Arial" w:hAnsi="Arial" w:cs="Arial"/>
          <w:sz w:val="24"/>
          <w:szCs w:val="24"/>
        </w:rPr>
        <w:t xml:space="preserve"> zwischen der königlichen Garde und dem </w:t>
      </w:r>
      <w:del w:id="10223" w:author="Lektorat Bauer" w:date="2025-03-05T17:27:00Z" w16du:dateUtc="2025-03-05T16:27:00Z">
        <w:r w:rsidRPr="00944672" w:rsidDel="008D7CB2">
          <w:rPr>
            <w:rFonts w:ascii="Arial" w:hAnsi="Arial" w:cs="Arial"/>
            <w:sz w:val="24"/>
            <w:szCs w:val="24"/>
          </w:rPr>
          <w:delText>malayischen</w:delText>
        </w:r>
      </w:del>
      <w:ins w:id="10224" w:author="Lektorat Bauer" w:date="2025-03-05T17:27:00Z" w16du:dateUtc="2025-03-05T16:27:00Z">
        <w:r w:rsidR="008D7CB2" w:rsidRPr="00944672">
          <w:rPr>
            <w:rFonts w:ascii="Arial" w:hAnsi="Arial" w:cs="Arial"/>
            <w:sz w:val="24"/>
            <w:szCs w:val="24"/>
          </w:rPr>
          <w:t>malaiischen</w:t>
        </w:r>
      </w:ins>
      <w:r w:rsidRPr="00944672">
        <w:rPr>
          <w:rFonts w:ascii="Arial" w:hAnsi="Arial" w:cs="Arial"/>
          <w:sz w:val="24"/>
          <w:szCs w:val="24"/>
        </w:rPr>
        <w:t xml:space="preserve"> Special Branch abgefangen. </w:t>
      </w:r>
      <w:del w:id="10225" w:author="Lektorat Bauer" w:date="2025-03-05T17:27:00Z" w16du:dateUtc="2025-03-05T16:27:00Z">
        <w:r w:rsidRPr="00944672" w:rsidDel="008D7CB2">
          <w:rPr>
            <w:rFonts w:ascii="Arial" w:hAnsi="Arial" w:cs="Arial"/>
            <w:sz w:val="24"/>
            <w:szCs w:val="24"/>
          </w:rPr>
          <w:delText>Zur Zeit</w:delText>
        </w:r>
      </w:del>
      <w:ins w:id="10226" w:author="Lektorat Bauer" w:date="2025-03-05T17:27:00Z" w16du:dateUtc="2025-03-05T16:27:00Z">
        <w:r w:rsidR="008D7CB2" w:rsidRPr="00944672">
          <w:rPr>
            <w:rFonts w:ascii="Arial" w:hAnsi="Arial" w:cs="Arial"/>
            <w:sz w:val="24"/>
            <w:szCs w:val="24"/>
          </w:rPr>
          <w:t>Zurzeit</w:t>
        </w:r>
      </w:ins>
      <w:r w:rsidRPr="00944672">
        <w:rPr>
          <w:rFonts w:ascii="Arial" w:hAnsi="Arial" w:cs="Arial"/>
          <w:sz w:val="24"/>
          <w:szCs w:val="24"/>
        </w:rPr>
        <w:t xml:space="preserve"> überlegte man noch, ob sich mit dieser Information etwas anfangen ließ.</w:t>
      </w:r>
    </w:p>
    <w:p w14:paraId="6F21CBE7"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Die Information wurde in die Datenbank eingepflegt und mit den notwendigen Kennzeichen versehen</w:t>
      </w:r>
    </w:p>
    <w:p w14:paraId="7E984CC8"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w:t>
      </w:r>
    </w:p>
    <w:p w14:paraId="33C69C34"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w:t>
      </w:r>
    </w:p>
    <w:p w14:paraId="656340FE"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2BC142C4"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An einem anderen Schreibtisch lief die Information auf, dass die Soldaten in Russland, die an dem Raketenprojekt arbeiteten, verlegt wurden. Auch diese Information wurde gespeichert.</w:t>
      </w:r>
    </w:p>
    <w:p w14:paraId="302B21A9"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01B71CAD"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68D3C8E0"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1FCE23C7" w14:textId="5984BD6F"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Kurz darauf meldete</w:t>
      </w:r>
      <w:del w:id="10227" w:author="Lektorat Bauer" w:date="2025-03-05T17:28:00Z" w16du:dateUtc="2025-03-05T16:28:00Z">
        <w:r w:rsidRPr="00944672" w:rsidDel="00886377">
          <w:rPr>
            <w:rFonts w:ascii="Arial" w:hAnsi="Arial" w:cs="Arial"/>
            <w:sz w:val="24"/>
            <w:szCs w:val="24"/>
          </w:rPr>
          <w:delText>,</w:delText>
        </w:r>
      </w:del>
      <w:r w:rsidRPr="00944672">
        <w:rPr>
          <w:rFonts w:ascii="Arial" w:hAnsi="Arial" w:cs="Arial"/>
          <w:sz w:val="24"/>
          <w:szCs w:val="24"/>
        </w:rPr>
        <w:t xml:space="preserve"> die Eingreiftruppe aus Amsterdam, das</w:t>
      </w:r>
      <w:ins w:id="10228" w:author="Lektorat Bauer" w:date="2025-03-05T17:28:00Z" w16du:dateUtc="2025-03-05T16:28:00Z">
        <w:r w:rsidR="00886377">
          <w:rPr>
            <w:rFonts w:ascii="Arial" w:hAnsi="Arial" w:cs="Arial"/>
            <w:sz w:val="24"/>
            <w:szCs w:val="24"/>
          </w:rPr>
          <w:t>s</w:t>
        </w:r>
      </w:ins>
      <w:r w:rsidRPr="00944672">
        <w:rPr>
          <w:rFonts w:ascii="Arial" w:hAnsi="Arial" w:cs="Arial"/>
          <w:sz w:val="24"/>
          <w:szCs w:val="24"/>
        </w:rPr>
        <w:t xml:space="preserve"> das Attentat </w:t>
      </w:r>
      <w:del w:id="10229" w:author="Lektorat Bauer" w:date="2025-03-05T17:28:00Z" w16du:dateUtc="2025-03-05T16:28:00Z">
        <w:r w:rsidRPr="00944672" w:rsidDel="00886377">
          <w:rPr>
            <w:rFonts w:ascii="Arial" w:hAnsi="Arial" w:cs="Arial"/>
            <w:sz w:val="24"/>
            <w:szCs w:val="24"/>
          </w:rPr>
          <w:delText>nicht geklappt hatte</w:delText>
        </w:r>
      </w:del>
      <w:ins w:id="10230" w:author="Lektorat Bauer" w:date="2025-03-05T17:28:00Z" w16du:dateUtc="2025-03-05T16:28:00Z">
        <w:r w:rsidR="00886377">
          <w:rPr>
            <w:rFonts w:ascii="Arial" w:hAnsi="Arial" w:cs="Arial"/>
            <w:sz w:val="24"/>
            <w:szCs w:val="24"/>
          </w:rPr>
          <w:t>fehlgeschlagen war</w:t>
        </w:r>
      </w:ins>
      <w:r w:rsidRPr="00944672">
        <w:rPr>
          <w:rFonts w:ascii="Arial" w:hAnsi="Arial" w:cs="Arial"/>
          <w:sz w:val="24"/>
          <w:szCs w:val="24"/>
        </w:rPr>
        <w:t xml:space="preserve"> und dass das Ziel jetzt unter massive</w:t>
      </w:r>
      <w:del w:id="10231" w:author="Lektorat Bauer" w:date="2025-03-05T17:28:00Z" w16du:dateUtc="2025-03-05T16:28:00Z">
        <w:r w:rsidRPr="00944672" w:rsidDel="00886377">
          <w:rPr>
            <w:rFonts w:ascii="Arial" w:hAnsi="Arial" w:cs="Arial"/>
            <w:sz w:val="24"/>
            <w:szCs w:val="24"/>
          </w:rPr>
          <w:delText>n</w:delText>
        </w:r>
      </w:del>
      <w:ins w:id="10232" w:author="Lektorat Bauer" w:date="2025-03-05T17:28:00Z" w16du:dateUtc="2025-03-05T16:28:00Z">
        <w:r w:rsidR="00886377">
          <w:rPr>
            <w:rFonts w:ascii="Arial" w:hAnsi="Arial" w:cs="Arial"/>
            <w:sz w:val="24"/>
            <w:szCs w:val="24"/>
          </w:rPr>
          <w:t>m</w:t>
        </w:r>
      </w:ins>
      <w:r w:rsidRPr="00944672">
        <w:rPr>
          <w:rFonts w:ascii="Arial" w:hAnsi="Arial" w:cs="Arial"/>
          <w:sz w:val="24"/>
          <w:szCs w:val="24"/>
        </w:rPr>
        <w:t xml:space="preserve"> Personenschutz stand. Es gäbe keinen sinnvollen Ansatz für einen neuen Anschlag, </w:t>
      </w:r>
      <w:del w:id="10233" w:author="Lektorat Bauer" w:date="2025-03-05T17:28:00Z" w16du:dateUtc="2025-03-05T16:28:00Z">
        <w:r w:rsidRPr="00944672" w:rsidDel="00886377">
          <w:rPr>
            <w:rFonts w:ascii="Arial" w:hAnsi="Arial" w:cs="Arial"/>
            <w:sz w:val="24"/>
            <w:szCs w:val="24"/>
          </w:rPr>
          <w:delText xml:space="preserve">es solle </w:delText>
        </w:r>
      </w:del>
      <w:r w:rsidRPr="00944672">
        <w:rPr>
          <w:rFonts w:ascii="Arial" w:hAnsi="Arial" w:cs="Arial"/>
          <w:sz w:val="24"/>
          <w:szCs w:val="24"/>
        </w:rPr>
        <w:t xml:space="preserve">eine Alternative </w:t>
      </w:r>
      <w:ins w:id="10234" w:author="Lektorat Bauer" w:date="2025-03-05T17:28:00Z" w16du:dateUtc="2025-03-05T16:28:00Z">
        <w:r w:rsidR="00886377">
          <w:rPr>
            <w:rFonts w:ascii="Arial" w:hAnsi="Arial" w:cs="Arial"/>
            <w:sz w:val="24"/>
            <w:szCs w:val="24"/>
          </w:rPr>
          <w:t xml:space="preserve">solle </w:t>
        </w:r>
      </w:ins>
      <w:r w:rsidRPr="00944672">
        <w:rPr>
          <w:rFonts w:ascii="Arial" w:hAnsi="Arial" w:cs="Arial"/>
          <w:sz w:val="24"/>
          <w:szCs w:val="24"/>
        </w:rPr>
        <w:t>geprüft werden.</w:t>
      </w:r>
    </w:p>
    <w:p w14:paraId="423F5113"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12162032"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75DDCCEB"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590B3A65" w14:textId="1BF8E3AB" w:rsidR="00944672" w:rsidRPr="00944672" w:rsidRDefault="00944672" w:rsidP="00623B68">
      <w:pPr>
        <w:autoSpaceDE w:val="0"/>
        <w:autoSpaceDN w:val="0"/>
        <w:adjustRightInd w:val="0"/>
        <w:spacing w:after="0" w:line="360" w:lineRule="auto"/>
        <w:jc w:val="both"/>
        <w:rPr>
          <w:rFonts w:ascii="Arial" w:hAnsi="Arial" w:cs="Arial"/>
          <w:sz w:val="24"/>
          <w:szCs w:val="24"/>
        </w:rPr>
      </w:pPr>
      <w:del w:id="10235" w:author="Lektorat Bauer" w:date="2025-03-05T17:28:00Z" w16du:dateUtc="2025-03-05T16:28:00Z">
        <w:r w:rsidRPr="00944672" w:rsidDel="00886377">
          <w:rPr>
            <w:rFonts w:ascii="Arial" w:hAnsi="Arial" w:cs="Arial"/>
            <w:sz w:val="24"/>
            <w:szCs w:val="24"/>
          </w:rPr>
          <w:delText xml:space="preserve">Seit dem 19. Juni 2014 wurde der Name des Journalisten überwacht. </w:delText>
        </w:r>
      </w:del>
      <w:r w:rsidRPr="00944672">
        <w:rPr>
          <w:rFonts w:ascii="Arial" w:hAnsi="Arial" w:cs="Arial"/>
          <w:sz w:val="24"/>
          <w:szCs w:val="24"/>
        </w:rPr>
        <w:t>Da der Auftrag</w:t>
      </w:r>
      <w:ins w:id="10236" w:author="Lektorat Bauer" w:date="2025-03-05T17:28:00Z" w16du:dateUtc="2025-03-05T16:28:00Z">
        <w:r w:rsidR="00886377">
          <w:rPr>
            <w:rFonts w:ascii="Arial" w:hAnsi="Arial" w:cs="Arial"/>
            <w:sz w:val="24"/>
            <w:szCs w:val="24"/>
          </w:rPr>
          <w:t xml:space="preserve"> zur Überwachung des Journalisten seit dem 19. Juni 201</w:t>
        </w:r>
      </w:ins>
      <w:ins w:id="10237" w:author="Lektorat Bauer" w:date="2025-03-05T17:29:00Z" w16du:dateUtc="2025-03-05T16:29:00Z">
        <w:r w:rsidR="00886377">
          <w:rPr>
            <w:rFonts w:ascii="Arial" w:hAnsi="Arial" w:cs="Arial"/>
            <w:sz w:val="24"/>
            <w:szCs w:val="24"/>
          </w:rPr>
          <w:t>4</w:t>
        </w:r>
      </w:ins>
      <w:r w:rsidRPr="00944672">
        <w:rPr>
          <w:rFonts w:ascii="Arial" w:hAnsi="Arial" w:cs="Arial"/>
          <w:sz w:val="24"/>
          <w:szCs w:val="24"/>
        </w:rPr>
        <w:t xml:space="preserve"> von Major Lim </w:t>
      </w:r>
      <w:del w:id="10238" w:author="Lektorat Bauer" w:date="2025-03-05T17:29:00Z" w16du:dateUtc="2025-03-05T16:29:00Z">
        <w:r w:rsidRPr="00944672" w:rsidDel="00886377">
          <w:rPr>
            <w:rFonts w:ascii="Arial" w:hAnsi="Arial" w:cs="Arial"/>
            <w:sz w:val="24"/>
            <w:szCs w:val="24"/>
          </w:rPr>
          <w:delText xml:space="preserve">gekommen </w:delText>
        </w:r>
      </w:del>
      <w:ins w:id="10239" w:author="Lektorat Bauer" w:date="2025-03-05T17:29:00Z" w16du:dateUtc="2025-03-05T16:29:00Z">
        <w:r w:rsidR="00886377">
          <w:rPr>
            <w:rFonts w:ascii="Arial" w:hAnsi="Arial" w:cs="Arial"/>
            <w:sz w:val="24"/>
            <w:szCs w:val="24"/>
          </w:rPr>
          <w:t>erteilt worden</w:t>
        </w:r>
        <w:r w:rsidR="00886377" w:rsidRPr="00944672">
          <w:rPr>
            <w:rFonts w:ascii="Arial" w:hAnsi="Arial" w:cs="Arial"/>
            <w:sz w:val="24"/>
            <w:szCs w:val="24"/>
          </w:rPr>
          <w:t xml:space="preserve"> </w:t>
        </w:r>
      </w:ins>
      <w:r w:rsidRPr="00944672">
        <w:rPr>
          <w:rFonts w:ascii="Arial" w:hAnsi="Arial" w:cs="Arial"/>
          <w:sz w:val="24"/>
          <w:szCs w:val="24"/>
        </w:rPr>
        <w:t xml:space="preserve">war, wurde Sie </w:t>
      </w:r>
      <w:del w:id="10240" w:author="Lektorat Bauer" w:date="2025-03-05T17:29:00Z" w16du:dateUtc="2025-03-05T16:29:00Z">
        <w:r w:rsidRPr="00944672" w:rsidDel="00886377">
          <w:rPr>
            <w:rFonts w:ascii="Arial" w:hAnsi="Arial" w:cs="Arial"/>
            <w:sz w:val="24"/>
            <w:szCs w:val="24"/>
          </w:rPr>
          <w:delText>auch immer</w:delText>
        </w:r>
      </w:del>
      <w:ins w:id="10241" w:author="Lektorat Bauer" w:date="2025-03-05T17:29:00Z" w16du:dateUtc="2025-03-05T16:29:00Z">
        <w:r w:rsidR="00886377">
          <w:rPr>
            <w:rFonts w:ascii="Arial" w:hAnsi="Arial" w:cs="Arial"/>
            <w:sz w:val="24"/>
            <w:szCs w:val="24"/>
          </w:rPr>
          <w:t>stets</w:t>
        </w:r>
      </w:ins>
      <w:r w:rsidRPr="00944672">
        <w:rPr>
          <w:rFonts w:ascii="Arial" w:hAnsi="Arial" w:cs="Arial"/>
          <w:sz w:val="24"/>
          <w:szCs w:val="24"/>
        </w:rPr>
        <w:t xml:space="preserve"> informiert, sobald eine neue Information in der Datenbank abgelegt wurde.</w:t>
      </w:r>
    </w:p>
    <w:p w14:paraId="1ECC2B9B" w14:textId="544EDD0D"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Als Major Lim an diesem Morgen in das Büro der Projektgruppe Mujigage kam, erschienen die Nachrichten, das</w:t>
      </w:r>
      <w:ins w:id="10242" w:author="Lektorat Bauer" w:date="2025-03-05T17:29:00Z" w16du:dateUtc="2025-03-05T16:29:00Z">
        <w:r w:rsidR="00886377">
          <w:rPr>
            <w:rFonts w:ascii="Arial" w:hAnsi="Arial" w:cs="Arial"/>
            <w:sz w:val="24"/>
            <w:szCs w:val="24"/>
          </w:rPr>
          <w:t>s</w:t>
        </w:r>
      </w:ins>
      <w:r w:rsidRPr="00944672">
        <w:rPr>
          <w:rFonts w:ascii="Arial" w:hAnsi="Arial" w:cs="Arial"/>
          <w:sz w:val="24"/>
          <w:szCs w:val="24"/>
        </w:rPr>
        <w:t xml:space="preserve"> es neue Einträge zum Journalisten ‚van der Dijkstraat‘ und ‚Airport Kuala Lumpur‘ gab. Major Lim las die Einträge und stutzte. Dann las Sie die beiden Einträge noch einmal.</w:t>
      </w:r>
    </w:p>
    <w:p w14:paraId="19B196E7"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Sie fühlte, dass die hier vorliegenden Einträge zusammenhingen, konnte aber nicht erkennen wie. </w:t>
      </w:r>
    </w:p>
    <w:p w14:paraId="4CF6DB3B"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In den allgemeinen Einträgen stand, dass die Raketentests in Russland weiter durchgeführt wurden und dass die Gruppe verlegt werden würde</w:t>
      </w:r>
      <w:del w:id="10243" w:author="Lektorat Bauer" w:date="2025-03-05T17:31:00Z" w16du:dateUtc="2025-03-05T16:31:00Z">
        <w:r w:rsidRPr="00944672" w:rsidDel="00886377">
          <w:rPr>
            <w:rFonts w:ascii="Arial" w:hAnsi="Arial" w:cs="Arial"/>
            <w:sz w:val="24"/>
            <w:szCs w:val="24"/>
          </w:rPr>
          <w:delText>n</w:delText>
        </w:r>
      </w:del>
      <w:r w:rsidRPr="00944672">
        <w:rPr>
          <w:rFonts w:ascii="Arial" w:hAnsi="Arial" w:cs="Arial"/>
          <w:sz w:val="24"/>
          <w:szCs w:val="24"/>
        </w:rPr>
        <w:t>.</w:t>
      </w:r>
    </w:p>
    <w:p w14:paraId="354552EE" w14:textId="6DA7235A"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Da </w:t>
      </w:r>
      <w:del w:id="10244" w:author="Lektorat Bauer" w:date="2025-03-05T17:31:00Z" w16du:dateUtc="2025-03-05T16:31:00Z">
        <w:r w:rsidRPr="00944672" w:rsidDel="00886377">
          <w:rPr>
            <w:rFonts w:ascii="Arial" w:hAnsi="Arial" w:cs="Arial"/>
            <w:sz w:val="24"/>
            <w:szCs w:val="24"/>
          </w:rPr>
          <w:delText>S</w:delText>
        </w:r>
      </w:del>
      <w:ins w:id="10245" w:author="Lektorat Bauer" w:date="2025-03-05T17:31:00Z" w16du:dateUtc="2025-03-05T16:31:00Z">
        <w:r w:rsidR="00886377">
          <w:rPr>
            <w:rFonts w:ascii="Arial" w:hAnsi="Arial" w:cs="Arial"/>
            <w:sz w:val="24"/>
            <w:szCs w:val="24"/>
          </w:rPr>
          <w:t>s</w:t>
        </w:r>
      </w:ins>
      <w:r w:rsidRPr="00944672">
        <w:rPr>
          <w:rFonts w:ascii="Arial" w:hAnsi="Arial" w:cs="Arial"/>
          <w:sz w:val="24"/>
          <w:szCs w:val="24"/>
        </w:rPr>
        <w:t>ie die Informationen nicht verbinden konnte, wandte sie ich erst einmal ihrer Arbeit zu.</w:t>
      </w:r>
    </w:p>
    <w:p w14:paraId="3F8B4EE6"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5E5EB09C"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71AA2F74"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28EB6CBA" w14:textId="4B138489"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 xml:space="preserve">Nach einer Stunde Arbeit kam Major Lim </w:t>
      </w:r>
      <w:commentRangeStart w:id="10246"/>
      <w:r w:rsidRPr="00944672">
        <w:rPr>
          <w:rFonts w:ascii="Arial" w:hAnsi="Arial" w:cs="Arial"/>
          <w:sz w:val="24"/>
          <w:szCs w:val="24"/>
        </w:rPr>
        <w:t xml:space="preserve">zu dem Bereich </w:t>
      </w:r>
      <w:commentRangeEnd w:id="10246"/>
      <w:r w:rsidR="00886377">
        <w:rPr>
          <w:rStyle w:val="Kommentarzeichen"/>
        </w:rPr>
        <w:commentReference w:id="10246"/>
      </w:r>
      <w:r w:rsidRPr="00944672">
        <w:rPr>
          <w:rFonts w:ascii="Arial" w:hAnsi="Arial" w:cs="Arial"/>
          <w:sz w:val="24"/>
          <w:szCs w:val="24"/>
        </w:rPr>
        <w:t xml:space="preserve">mit dem aktuellen Stand zum Projekt Mujigage. Hier wurde noch einmal darauf hingewiesen, dass der Journalist van der Dijkstraat aus Hamburg unter Beobachtung stand und zur Exekution vorgesehen war, da er </w:t>
      </w:r>
      <w:del w:id="10247" w:author="Lektorat Bauer" w:date="2025-03-05T17:32:00Z" w16du:dateUtc="2025-03-05T16:32:00Z">
        <w:r w:rsidRPr="00944672" w:rsidDel="00886377">
          <w:rPr>
            <w:rFonts w:ascii="Arial" w:hAnsi="Arial" w:cs="Arial"/>
            <w:sz w:val="24"/>
            <w:szCs w:val="24"/>
          </w:rPr>
          <w:delText xml:space="preserve">scheinbar </w:delText>
        </w:r>
      </w:del>
      <w:ins w:id="10248" w:author="Lektorat Bauer" w:date="2025-03-05T17:32:00Z" w16du:dateUtc="2025-03-05T16:32:00Z">
        <w:r w:rsidR="00886377">
          <w:rPr>
            <w:rFonts w:ascii="Arial" w:hAnsi="Arial" w:cs="Arial"/>
            <w:sz w:val="24"/>
            <w:szCs w:val="24"/>
          </w:rPr>
          <w:t>offenbar</w:t>
        </w:r>
        <w:r w:rsidR="00886377" w:rsidRPr="00944672">
          <w:rPr>
            <w:rFonts w:ascii="Arial" w:hAnsi="Arial" w:cs="Arial"/>
            <w:sz w:val="24"/>
            <w:szCs w:val="24"/>
          </w:rPr>
          <w:t xml:space="preserve"> </w:t>
        </w:r>
      </w:ins>
      <w:r w:rsidRPr="00944672">
        <w:rPr>
          <w:rFonts w:ascii="Arial" w:hAnsi="Arial" w:cs="Arial"/>
          <w:sz w:val="24"/>
          <w:szCs w:val="24"/>
        </w:rPr>
        <w:t>dem Projekt auf die Schliche gekommen war.</w:t>
      </w:r>
    </w:p>
    <w:p w14:paraId="6AB6F183" w14:textId="24AF8232"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In diese</w:t>
      </w:r>
      <w:ins w:id="10249" w:author="Lektorat Bauer" w:date="2025-03-05T17:32:00Z" w16du:dateUtc="2025-03-05T16:32:00Z">
        <w:r w:rsidR="00886377">
          <w:rPr>
            <w:rFonts w:ascii="Arial" w:hAnsi="Arial" w:cs="Arial"/>
            <w:sz w:val="24"/>
            <w:szCs w:val="24"/>
          </w:rPr>
          <w:t>m</w:t>
        </w:r>
      </w:ins>
      <w:r w:rsidRPr="00944672">
        <w:rPr>
          <w:rFonts w:ascii="Arial" w:hAnsi="Arial" w:cs="Arial"/>
          <w:sz w:val="24"/>
          <w:szCs w:val="24"/>
        </w:rPr>
        <w:t xml:space="preserve"> Augenblick macht es ‚Klick‘ bei Major Lim und die Informationen vom Morgen </w:t>
      </w:r>
      <w:del w:id="10250" w:author="Lektorat Bauer" w:date="2025-03-05T17:32:00Z" w16du:dateUtc="2025-03-05T16:32:00Z">
        <w:r w:rsidRPr="00944672" w:rsidDel="00886377">
          <w:rPr>
            <w:rFonts w:ascii="Arial" w:hAnsi="Arial" w:cs="Arial"/>
            <w:sz w:val="24"/>
            <w:szCs w:val="24"/>
          </w:rPr>
          <w:delText xml:space="preserve">machten </w:delText>
        </w:r>
      </w:del>
      <w:ins w:id="10251" w:author="Lektorat Bauer" w:date="2025-03-05T17:32:00Z" w16du:dateUtc="2025-03-05T16:32:00Z">
        <w:r w:rsidR="00886377">
          <w:rPr>
            <w:rFonts w:ascii="Arial" w:hAnsi="Arial" w:cs="Arial"/>
            <w:sz w:val="24"/>
            <w:szCs w:val="24"/>
          </w:rPr>
          <w:t>ergaben</w:t>
        </w:r>
        <w:r w:rsidR="00886377" w:rsidRPr="00944672">
          <w:rPr>
            <w:rFonts w:ascii="Arial" w:hAnsi="Arial" w:cs="Arial"/>
            <w:sz w:val="24"/>
            <w:szCs w:val="24"/>
          </w:rPr>
          <w:t xml:space="preserve"> </w:t>
        </w:r>
      </w:ins>
      <w:r w:rsidRPr="00944672">
        <w:rPr>
          <w:rFonts w:ascii="Arial" w:hAnsi="Arial" w:cs="Arial"/>
          <w:sz w:val="24"/>
          <w:szCs w:val="24"/>
        </w:rPr>
        <w:t>plötzlich Sinn.</w:t>
      </w:r>
    </w:p>
    <w:p w14:paraId="075C158C" w14:textId="24A4490B"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Sie nahm den Telefonhörer in die Hand und rief im Nachbarbüro an: „Chungwi Park </w:t>
      </w:r>
      <w:r w:rsidRPr="00944672">
        <w:rPr>
          <w:rFonts w:ascii="Arial" w:hAnsi="Arial" w:cs="Arial"/>
          <w:noProof/>
          <w:sz w:val="24"/>
          <w:szCs w:val="24"/>
        </w:rPr>
        <w:t>Narauram</w:t>
      </w:r>
      <w:r w:rsidRPr="00944672">
        <w:rPr>
          <w:rFonts w:ascii="Arial" w:hAnsi="Arial" w:cs="Arial"/>
          <w:sz w:val="24"/>
          <w:szCs w:val="24"/>
        </w:rPr>
        <w:t xml:space="preserve">, welche Informationen haben wir über die modifizierte BUK-M1-Rakete, die </w:t>
      </w:r>
      <w:del w:id="10252" w:author="Lektorat Bauer" w:date="2025-03-05T17:32:00Z" w16du:dateUtc="2025-03-05T16:32:00Z">
        <w:r w:rsidRPr="00944672" w:rsidDel="00886377">
          <w:rPr>
            <w:rFonts w:ascii="Arial" w:hAnsi="Arial" w:cs="Arial"/>
            <w:sz w:val="24"/>
            <w:szCs w:val="24"/>
          </w:rPr>
          <w:delText>zur Zeit</w:delText>
        </w:r>
      </w:del>
      <w:ins w:id="10253" w:author="Lektorat Bauer" w:date="2025-03-05T17:32:00Z" w16du:dateUtc="2025-03-05T16:32:00Z">
        <w:r w:rsidR="00886377" w:rsidRPr="00944672">
          <w:rPr>
            <w:rFonts w:ascii="Arial" w:hAnsi="Arial" w:cs="Arial"/>
            <w:sz w:val="24"/>
            <w:szCs w:val="24"/>
          </w:rPr>
          <w:t>zurzeit</w:t>
        </w:r>
      </w:ins>
      <w:r w:rsidRPr="00944672">
        <w:rPr>
          <w:rFonts w:ascii="Arial" w:hAnsi="Arial" w:cs="Arial"/>
          <w:sz w:val="24"/>
          <w:szCs w:val="24"/>
        </w:rPr>
        <w:t xml:space="preserve"> in Russland getestet wird? Können Sie die Informationen für mich zusammenstellen?!“ Nach einem „Jawohl</w:t>
      </w:r>
      <w:ins w:id="10254" w:author="Lektorat Bauer" w:date="2025-03-05T17:32:00Z" w16du:dateUtc="2025-03-05T16:32:00Z">
        <w:r w:rsidR="00886377">
          <w:rPr>
            <w:rFonts w:ascii="Arial" w:hAnsi="Arial" w:cs="Arial"/>
            <w:sz w:val="24"/>
            <w:szCs w:val="24"/>
          </w:rPr>
          <w:t>,</w:t>
        </w:r>
      </w:ins>
      <w:r w:rsidRPr="00944672">
        <w:rPr>
          <w:rFonts w:ascii="Arial" w:hAnsi="Arial" w:cs="Arial"/>
          <w:sz w:val="24"/>
          <w:szCs w:val="24"/>
        </w:rPr>
        <w:t xml:space="preserve"> Frau Major!“ </w:t>
      </w:r>
      <w:ins w:id="10255" w:author="Lektorat Bauer" w:date="2025-03-05T17:32:00Z" w16du:dateUtc="2025-03-05T16:32:00Z">
        <w:r w:rsidR="00886377">
          <w:rPr>
            <w:rFonts w:ascii="Arial" w:hAnsi="Arial" w:cs="Arial"/>
            <w:sz w:val="24"/>
            <w:szCs w:val="24"/>
          </w:rPr>
          <w:t>u</w:t>
        </w:r>
      </w:ins>
      <w:del w:id="10256" w:author="Lektorat Bauer" w:date="2025-03-05T17:32:00Z" w16du:dateUtc="2025-03-05T16:32:00Z">
        <w:r w:rsidRPr="00944672" w:rsidDel="00886377">
          <w:rPr>
            <w:rFonts w:ascii="Arial" w:hAnsi="Arial" w:cs="Arial"/>
            <w:sz w:val="24"/>
            <w:szCs w:val="24"/>
          </w:rPr>
          <w:delText>U</w:delText>
        </w:r>
      </w:del>
      <w:r w:rsidRPr="00944672">
        <w:rPr>
          <w:rFonts w:ascii="Arial" w:hAnsi="Arial" w:cs="Arial"/>
          <w:sz w:val="24"/>
          <w:szCs w:val="24"/>
        </w:rPr>
        <w:t>nterbrach Sie die Leitung und vertiefte sich in Google</w:t>
      </w:r>
      <w:ins w:id="10257" w:author="Lektorat Bauer" w:date="2025-03-05T17:32:00Z" w16du:dateUtc="2025-03-05T16:32:00Z">
        <w:r w:rsidR="00886377">
          <w:rPr>
            <w:rFonts w:ascii="Arial" w:hAnsi="Arial" w:cs="Arial"/>
            <w:sz w:val="24"/>
            <w:szCs w:val="24"/>
          </w:rPr>
          <w:t xml:space="preserve"> </w:t>
        </w:r>
      </w:ins>
      <w:del w:id="10258" w:author="Lektorat Bauer" w:date="2025-03-05T17:32:00Z" w16du:dateUtc="2025-03-05T16:32:00Z">
        <w:r w:rsidRPr="00944672" w:rsidDel="00886377">
          <w:rPr>
            <w:rFonts w:ascii="Arial" w:hAnsi="Arial" w:cs="Arial"/>
            <w:sz w:val="24"/>
            <w:szCs w:val="24"/>
          </w:rPr>
          <w:delText>-</w:delText>
        </w:r>
      </w:del>
      <w:r w:rsidRPr="00944672">
        <w:rPr>
          <w:rFonts w:ascii="Arial" w:hAnsi="Arial" w:cs="Arial"/>
          <w:sz w:val="24"/>
          <w:szCs w:val="24"/>
        </w:rPr>
        <w:t>Maps. Die Amerikaner hatten es der restlichen Welt leichter gemacht</w:t>
      </w:r>
      <w:ins w:id="10259" w:author="Lektorat Bauer" w:date="2025-03-05T17:32:00Z" w16du:dateUtc="2025-03-05T16:32:00Z">
        <w:r w:rsidR="00886377">
          <w:rPr>
            <w:rFonts w:ascii="Arial" w:hAnsi="Arial" w:cs="Arial"/>
            <w:sz w:val="24"/>
            <w:szCs w:val="24"/>
          </w:rPr>
          <w:t>,</w:t>
        </w:r>
      </w:ins>
      <w:r w:rsidRPr="00944672">
        <w:rPr>
          <w:rFonts w:ascii="Arial" w:hAnsi="Arial" w:cs="Arial"/>
          <w:sz w:val="24"/>
          <w:szCs w:val="24"/>
        </w:rPr>
        <w:t xml:space="preserve"> an substantielle Informationen zu kommen. Nach einer Weile lächelte Sie vor sich hin</w:t>
      </w:r>
      <w:ins w:id="10260" w:author="Lektorat Bauer" w:date="2025-03-05T17:32:00Z" w16du:dateUtc="2025-03-05T16:32:00Z">
        <w:r w:rsidR="00886377">
          <w:rPr>
            <w:rFonts w:ascii="Arial" w:hAnsi="Arial" w:cs="Arial"/>
            <w:sz w:val="24"/>
            <w:szCs w:val="24"/>
          </w:rPr>
          <w:t>.</w:t>
        </w:r>
      </w:ins>
      <w:del w:id="10261" w:author="Lektorat Bauer" w:date="2025-03-05T17:32:00Z" w16du:dateUtc="2025-03-05T16:32:00Z">
        <w:r w:rsidRPr="00944672" w:rsidDel="00886377">
          <w:rPr>
            <w:rFonts w:ascii="Arial" w:hAnsi="Arial" w:cs="Arial"/>
            <w:sz w:val="24"/>
            <w:szCs w:val="24"/>
          </w:rPr>
          <w:delText>,</w:delText>
        </w:r>
      </w:del>
      <w:r w:rsidRPr="00944672">
        <w:rPr>
          <w:rFonts w:ascii="Arial" w:hAnsi="Arial" w:cs="Arial"/>
          <w:sz w:val="24"/>
          <w:szCs w:val="24"/>
        </w:rPr>
        <w:t xml:space="preserve"> </w:t>
      </w:r>
      <w:ins w:id="10262" w:author="Lektorat Bauer" w:date="2025-03-05T17:32:00Z" w16du:dateUtc="2025-03-05T16:32:00Z">
        <w:r w:rsidR="00886377">
          <w:rPr>
            <w:rFonts w:ascii="Arial" w:hAnsi="Arial" w:cs="Arial"/>
            <w:sz w:val="24"/>
            <w:szCs w:val="24"/>
          </w:rPr>
          <w:t>W</w:t>
        </w:r>
      </w:ins>
      <w:del w:id="10263" w:author="Lektorat Bauer" w:date="2025-03-05T17:32:00Z" w16du:dateUtc="2025-03-05T16:32:00Z">
        <w:r w:rsidRPr="00944672" w:rsidDel="00886377">
          <w:rPr>
            <w:rFonts w:ascii="Arial" w:hAnsi="Arial" w:cs="Arial"/>
            <w:sz w:val="24"/>
            <w:szCs w:val="24"/>
          </w:rPr>
          <w:delText>w</w:delText>
        </w:r>
      </w:del>
      <w:r w:rsidRPr="00944672">
        <w:rPr>
          <w:rFonts w:ascii="Arial" w:hAnsi="Arial" w:cs="Arial"/>
          <w:sz w:val="24"/>
          <w:szCs w:val="24"/>
        </w:rPr>
        <w:t xml:space="preserve">enn alles klappte, würde die Spur ganz woanders hinführen </w:t>
      </w:r>
      <w:ins w:id="10264" w:author="Lektorat Bauer" w:date="2025-03-05T17:33:00Z" w16du:dateUtc="2025-03-05T16:33:00Z">
        <w:r w:rsidR="00886377">
          <w:rPr>
            <w:rFonts w:ascii="Arial" w:hAnsi="Arial" w:cs="Arial"/>
            <w:sz w:val="24"/>
            <w:szCs w:val="24"/>
          </w:rPr>
          <w:t>…</w:t>
        </w:r>
      </w:ins>
      <w:del w:id="10265" w:author="Lektorat Bauer" w:date="2025-03-05T17:33:00Z" w16du:dateUtc="2025-03-05T16:33:00Z">
        <w:r w:rsidRPr="00944672" w:rsidDel="00886377">
          <w:rPr>
            <w:rFonts w:ascii="Arial" w:hAnsi="Arial" w:cs="Arial"/>
            <w:sz w:val="24"/>
            <w:szCs w:val="24"/>
          </w:rPr>
          <w:delText>...</w:delText>
        </w:r>
      </w:del>
    </w:p>
    <w:p w14:paraId="72B33EFF"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6184C41B"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3D64293C"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468EAC14" w14:textId="711AB332"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Der Leutnant der Armee</w:t>
      </w:r>
      <w:ins w:id="10266" w:author="Lektorat Bauer" w:date="2025-03-05T17:33:00Z" w16du:dateUtc="2025-03-05T16:33:00Z">
        <w:r w:rsidR="00886377">
          <w:rPr>
            <w:rFonts w:ascii="Arial" w:hAnsi="Arial" w:cs="Arial"/>
            <w:sz w:val="24"/>
            <w:szCs w:val="24"/>
          </w:rPr>
          <w:t>,</w:t>
        </w:r>
      </w:ins>
      <w:r w:rsidRPr="00944672">
        <w:rPr>
          <w:rFonts w:ascii="Arial" w:hAnsi="Arial" w:cs="Arial"/>
          <w:sz w:val="24"/>
          <w:szCs w:val="24"/>
        </w:rPr>
        <w:t xml:space="preserve"> Park Narauram</w:t>
      </w:r>
      <w:ins w:id="10267" w:author="Lektorat Bauer" w:date="2025-03-05T17:33:00Z" w16du:dateUtc="2025-03-05T16:33:00Z">
        <w:r w:rsidR="00886377">
          <w:rPr>
            <w:rFonts w:ascii="Arial" w:hAnsi="Arial" w:cs="Arial"/>
            <w:sz w:val="24"/>
            <w:szCs w:val="24"/>
          </w:rPr>
          <w:t>,</w:t>
        </w:r>
      </w:ins>
      <w:r w:rsidRPr="00944672">
        <w:rPr>
          <w:rFonts w:ascii="Arial" w:hAnsi="Arial" w:cs="Arial"/>
          <w:sz w:val="24"/>
          <w:szCs w:val="24"/>
        </w:rPr>
        <w:t xml:space="preserve"> benötigte etwas Zeit, die gewünschten Daten zusammenzustellen. Er hatte es</w:t>
      </w:r>
      <w:ins w:id="10268" w:author="Lektorat Bauer" w:date="2025-03-05T17:33:00Z" w16du:dateUtc="2025-03-05T16:33:00Z">
        <w:r w:rsidR="00886377">
          <w:rPr>
            <w:rFonts w:ascii="Arial" w:hAnsi="Arial" w:cs="Arial"/>
            <w:sz w:val="24"/>
            <w:szCs w:val="24"/>
          </w:rPr>
          <w:t xml:space="preserve"> sich</w:t>
        </w:r>
      </w:ins>
      <w:r w:rsidRPr="00944672">
        <w:rPr>
          <w:rFonts w:ascii="Arial" w:hAnsi="Arial" w:cs="Arial"/>
          <w:sz w:val="24"/>
          <w:szCs w:val="24"/>
        </w:rPr>
        <w:t xml:space="preserve"> abgewöhnt, sich zu wundern, denn in dieser Projektgruppe war das Ungewöhnliche</w:t>
      </w:r>
      <w:del w:id="10269" w:author="Lektorat Bauer" w:date="2025-03-05T17:33:00Z" w16du:dateUtc="2025-03-05T16:33:00Z">
        <w:r w:rsidRPr="00944672" w:rsidDel="00886377">
          <w:rPr>
            <w:rFonts w:ascii="Arial" w:hAnsi="Arial" w:cs="Arial"/>
            <w:sz w:val="24"/>
            <w:szCs w:val="24"/>
          </w:rPr>
          <w:delText>,</w:delText>
        </w:r>
      </w:del>
      <w:r w:rsidRPr="00944672">
        <w:rPr>
          <w:rFonts w:ascii="Arial" w:hAnsi="Arial" w:cs="Arial"/>
          <w:sz w:val="24"/>
          <w:szCs w:val="24"/>
        </w:rPr>
        <w:t xml:space="preserve"> </w:t>
      </w:r>
      <w:del w:id="10270" w:author="Lektorat Bauer" w:date="2025-03-05T17:33:00Z" w16du:dateUtc="2025-03-05T16:33:00Z">
        <w:r w:rsidRPr="00944672" w:rsidDel="00886377">
          <w:rPr>
            <w:rFonts w:ascii="Arial" w:hAnsi="Arial" w:cs="Arial"/>
            <w:sz w:val="24"/>
            <w:szCs w:val="24"/>
          </w:rPr>
          <w:delText>das Normale</w:delText>
        </w:r>
      </w:del>
      <w:ins w:id="10271" w:author="Lektorat Bauer" w:date="2025-03-05T17:33:00Z" w16du:dateUtc="2025-03-05T16:33:00Z">
        <w:r w:rsidR="00886377">
          <w:rPr>
            <w:rFonts w:ascii="Arial" w:hAnsi="Arial" w:cs="Arial"/>
            <w:sz w:val="24"/>
            <w:szCs w:val="24"/>
          </w:rPr>
          <w:t>völlig normal</w:t>
        </w:r>
      </w:ins>
      <w:r w:rsidRPr="00944672">
        <w:rPr>
          <w:rFonts w:ascii="Arial" w:hAnsi="Arial" w:cs="Arial"/>
          <w:sz w:val="24"/>
          <w:szCs w:val="24"/>
        </w:rPr>
        <w:t>.</w:t>
      </w:r>
    </w:p>
    <w:p w14:paraId="6A6C4777" w14:textId="2391EDAC"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Nachdem er alle Daten beisammen hatte</w:t>
      </w:r>
      <w:ins w:id="10272" w:author="Lektorat Bauer" w:date="2025-03-05T17:33:00Z" w16du:dateUtc="2025-03-05T16:33:00Z">
        <w:r w:rsidR="00886377">
          <w:rPr>
            <w:rFonts w:ascii="Arial" w:hAnsi="Arial" w:cs="Arial"/>
            <w:sz w:val="24"/>
            <w:szCs w:val="24"/>
          </w:rPr>
          <w:t>,</w:t>
        </w:r>
      </w:ins>
      <w:r w:rsidRPr="00944672">
        <w:rPr>
          <w:rFonts w:ascii="Arial" w:hAnsi="Arial" w:cs="Arial"/>
          <w:sz w:val="24"/>
          <w:szCs w:val="24"/>
        </w:rPr>
        <w:t xml:space="preserve"> bereitete er eine kurze Präsentation vor und meldete sich bei Major Lim an. Als er in das Büro von Major Lim kam</w:t>
      </w:r>
      <w:ins w:id="10273" w:author="Lektorat Bauer" w:date="2025-03-05T17:34:00Z" w16du:dateUtc="2025-03-05T16:34:00Z">
        <w:r w:rsidR="004A07BE">
          <w:rPr>
            <w:rFonts w:ascii="Arial" w:hAnsi="Arial" w:cs="Arial"/>
            <w:sz w:val="24"/>
            <w:szCs w:val="24"/>
          </w:rPr>
          <w:t>,</w:t>
        </w:r>
      </w:ins>
      <w:r w:rsidRPr="00944672">
        <w:rPr>
          <w:rFonts w:ascii="Arial" w:hAnsi="Arial" w:cs="Arial"/>
          <w:sz w:val="24"/>
          <w:szCs w:val="24"/>
        </w:rPr>
        <w:t xml:space="preserve"> waren auch der Leutnant der Marine Kwong und der Leutnant der Luftwaffe Zang sowie </w:t>
      </w:r>
      <w:del w:id="10274" w:author="Lektorat Bauer" w:date="2025-03-05T17:34:00Z" w16du:dateUtc="2025-03-05T16:34:00Z">
        <w:r w:rsidRPr="00944672" w:rsidDel="004A07BE">
          <w:rPr>
            <w:rFonts w:ascii="Arial" w:hAnsi="Arial" w:cs="Arial"/>
            <w:sz w:val="24"/>
            <w:szCs w:val="24"/>
          </w:rPr>
          <w:delText xml:space="preserve">die </w:delText>
        </w:r>
      </w:del>
      <w:r w:rsidRPr="00944672">
        <w:rPr>
          <w:rFonts w:ascii="Arial" w:hAnsi="Arial" w:cs="Arial"/>
          <w:sz w:val="24"/>
          <w:szCs w:val="24"/>
        </w:rPr>
        <w:t>Sangwi Cho Mi-Ran vom Geheimdienst anwesend.</w:t>
      </w:r>
    </w:p>
    <w:p w14:paraId="56FE9604" w14:textId="66CC0B82"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Der kurze Bericht wurde präsentiert, dann erklärte Major Lim, warum </w:t>
      </w:r>
      <w:ins w:id="10275" w:author="Lektorat Bauer" w:date="2025-03-05T17:34:00Z" w16du:dateUtc="2025-03-05T16:34:00Z">
        <w:r w:rsidR="004A07BE">
          <w:rPr>
            <w:rFonts w:ascii="Arial" w:hAnsi="Arial" w:cs="Arial"/>
            <w:sz w:val="24"/>
            <w:szCs w:val="24"/>
          </w:rPr>
          <w:t>s</w:t>
        </w:r>
      </w:ins>
      <w:del w:id="10276" w:author="Lektorat Bauer" w:date="2025-03-05T17:34:00Z" w16du:dateUtc="2025-03-05T16:34:00Z">
        <w:r w:rsidRPr="00944672" w:rsidDel="004A07BE">
          <w:rPr>
            <w:rFonts w:ascii="Arial" w:hAnsi="Arial" w:cs="Arial"/>
            <w:sz w:val="24"/>
            <w:szCs w:val="24"/>
          </w:rPr>
          <w:delText>S</w:delText>
        </w:r>
      </w:del>
      <w:r w:rsidRPr="00944672">
        <w:rPr>
          <w:rFonts w:ascii="Arial" w:hAnsi="Arial" w:cs="Arial"/>
          <w:sz w:val="24"/>
          <w:szCs w:val="24"/>
        </w:rPr>
        <w:t xml:space="preserve">ie die Informationen angefordert </w:t>
      </w:r>
      <w:del w:id="10277" w:author="Lektorat Bauer" w:date="2025-03-05T17:34:00Z" w16du:dateUtc="2025-03-05T16:34:00Z">
        <w:r w:rsidRPr="00944672" w:rsidDel="004A07BE">
          <w:rPr>
            <w:rFonts w:ascii="Arial" w:hAnsi="Arial" w:cs="Arial"/>
            <w:sz w:val="24"/>
            <w:szCs w:val="24"/>
          </w:rPr>
          <w:delText xml:space="preserve">hatte </w:delText>
        </w:r>
      </w:del>
      <w:r w:rsidRPr="00944672">
        <w:rPr>
          <w:rFonts w:ascii="Arial" w:hAnsi="Arial" w:cs="Arial"/>
          <w:sz w:val="24"/>
          <w:szCs w:val="24"/>
        </w:rPr>
        <w:t xml:space="preserve">und was </w:t>
      </w:r>
      <w:ins w:id="10278" w:author="Lektorat Bauer" w:date="2025-03-05T17:34:00Z" w16du:dateUtc="2025-03-05T16:34:00Z">
        <w:r w:rsidR="004A07BE">
          <w:rPr>
            <w:rFonts w:ascii="Arial" w:hAnsi="Arial" w:cs="Arial"/>
            <w:sz w:val="24"/>
            <w:szCs w:val="24"/>
          </w:rPr>
          <w:t>s</w:t>
        </w:r>
      </w:ins>
      <w:del w:id="10279" w:author="Lektorat Bauer" w:date="2025-03-05T17:34:00Z" w16du:dateUtc="2025-03-05T16:34:00Z">
        <w:r w:rsidRPr="00944672" w:rsidDel="004A07BE">
          <w:rPr>
            <w:rFonts w:ascii="Arial" w:hAnsi="Arial" w:cs="Arial"/>
            <w:sz w:val="24"/>
            <w:szCs w:val="24"/>
          </w:rPr>
          <w:delText>S</w:delText>
        </w:r>
      </w:del>
      <w:r w:rsidRPr="00944672">
        <w:rPr>
          <w:rFonts w:ascii="Arial" w:hAnsi="Arial" w:cs="Arial"/>
          <w:sz w:val="24"/>
          <w:szCs w:val="24"/>
        </w:rPr>
        <w:t>ie sich überlegt hatte. Nachdem der Zusammenhang klar war, rief Sie eine Karte auf und legte einen zweiten Satz Daten darüber, dann bat Sie um Anregungen.</w:t>
      </w:r>
    </w:p>
    <w:p w14:paraId="7FCE05F8"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Die Diskussion dauerte 30 Minuten, dann wurden die entsprechenden Anweisungen an den Geheimdienst weitergegeben.</w:t>
      </w:r>
    </w:p>
    <w:p w14:paraId="1DC7F83A"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1B8A89BC"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2CD2C1C5"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2C607F8E"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commentRangeStart w:id="10280"/>
      <w:commentRangeEnd w:id="10280"/>
      <w:r w:rsidRPr="00944672">
        <w:rPr>
          <w:rFonts w:ascii="Arial" w:hAnsi="Arial" w:cs="Arial"/>
          <w:b/>
          <w:bCs/>
          <w:sz w:val="24"/>
          <w:szCs w:val="24"/>
        </w:rPr>
        <w:commentReference w:id="10280"/>
      </w:r>
      <w:r w:rsidRPr="00944672">
        <w:rPr>
          <w:rFonts w:ascii="Arial" w:hAnsi="Arial" w:cs="Arial"/>
          <w:b/>
          <w:bCs/>
          <w:sz w:val="24"/>
          <w:szCs w:val="24"/>
        </w:rPr>
        <w:t>&gt;&gt;&gt; Nahe des Dorfes Snizhne ‚Volksrepublik Donezk‘, 10 Uhr Ortszeit (Zeitverschiebung: 11 Uhr Amsterdam, 17 Uhr Korea, 16 Uhr Malaysia) &lt;&lt;&lt;</w:t>
      </w:r>
    </w:p>
    <w:p w14:paraId="0D0A2E06" w14:textId="77777777"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p>
    <w:p w14:paraId="5A9461F0"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Die Aufregung im Lager war groß. Sowohl die Nordkoreaner als auch die Russen hatten von ihren jeweiligen Führungsstäben Anweisungen erhalten. In einem gemeinsamen Meeting sollte evaluiert werden, was jeweils befohlen wurde.</w:t>
      </w:r>
    </w:p>
    <w:p w14:paraId="097E1227"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Nach einem kurzen Abgleich der Befehle stellte sich heraus, dass die beiden Befehle keine großen Abweichungen beinhalteten.</w:t>
      </w:r>
    </w:p>
    <w:p w14:paraId="448B0D1A" w14:textId="06D537D3"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Es hatte den Anschein, dass, und das kam fast nie vor, sich die beiden Stäbe abgestimmt hatten</w:t>
      </w:r>
      <w:del w:id="10281" w:author="Lektorat Bauer" w:date="2025-03-05T17:35:00Z" w16du:dateUtc="2025-03-05T16:35:00Z">
        <w:r w:rsidRPr="00944672" w:rsidDel="006C07F6">
          <w:rPr>
            <w:rFonts w:ascii="Arial" w:hAnsi="Arial" w:cs="Arial"/>
            <w:sz w:val="24"/>
            <w:szCs w:val="24"/>
          </w:rPr>
          <w:delText xml:space="preserve">, in dem, </w:delText>
        </w:r>
        <w:commentRangeStart w:id="10282"/>
        <w:r w:rsidRPr="00944672" w:rsidDel="006C07F6">
          <w:rPr>
            <w:rFonts w:ascii="Arial" w:hAnsi="Arial" w:cs="Arial"/>
            <w:sz w:val="24"/>
            <w:szCs w:val="24"/>
          </w:rPr>
          <w:delText>was</w:delText>
        </w:r>
      </w:del>
      <w:commentRangeEnd w:id="10282"/>
      <w:r w:rsidR="006C07F6">
        <w:rPr>
          <w:rStyle w:val="Kommentarzeichen"/>
        </w:rPr>
        <w:commentReference w:id="10282"/>
      </w:r>
      <w:del w:id="10283" w:author="Lektorat Bauer" w:date="2025-03-05T17:35:00Z" w16du:dateUtc="2025-03-05T16:35:00Z">
        <w:r w:rsidRPr="00944672" w:rsidDel="006C07F6">
          <w:rPr>
            <w:rFonts w:ascii="Arial" w:hAnsi="Arial" w:cs="Arial"/>
            <w:sz w:val="24"/>
            <w:szCs w:val="24"/>
          </w:rPr>
          <w:delText xml:space="preserve"> befohlen wurde</w:delText>
        </w:r>
      </w:del>
      <w:r w:rsidRPr="00944672">
        <w:rPr>
          <w:rFonts w:ascii="Arial" w:hAnsi="Arial" w:cs="Arial"/>
          <w:sz w:val="24"/>
          <w:szCs w:val="24"/>
        </w:rPr>
        <w:t>.</w:t>
      </w:r>
    </w:p>
    <w:p w14:paraId="25827B5C" w14:textId="4DE41B79"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Die Russen würden im Laufe des Tages zwei Drohnen </w:t>
      </w:r>
      <w:del w:id="10284" w:author="Lektorat Bauer" w:date="2025-03-05T17:35:00Z" w16du:dateUtc="2025-03-05T16:35:00Z">
        <w:r w:rsidRPr="00944672" w:rsidDel="006C07F6">
          <w:rPr>
            <w:rFonts w:ascii="Arial" w:hAnsi="Arial" w:cs="Arial"/>
            <w:sz w:val="24"/>
            <w:szCs w:val="24"/>
          </w:rPr>
          <w:delText xml:space="preserve">auf </w:delText>
        </w:r>
      </w:del>
      <w:r w:rsidRPr="00944672">
        <w:rPr>
          <w:rFonts w:ascii="Arial" w:hAnsi="Arial" w:cs="Arial"/>
          <w:sz w:val="24"/>
          <w:szCs w:val="24"/>
        </w:rPr>
        <w:t xml:space="preserve">in das Gebiet entsenden. Die </w:t>
      </w:r>
      <w:del w:id="10285" w:author="Lektorat Bauer" w:date="2025-03-05T17:35:00Z" w16du:dateUtc="2025-03-05T16:35:00Z">
        <w:r w:rsidRPr="00944672" w:rsidDel="006C07F6">
          <w:rPr>
            <w:rFonts w:ascii="Arial" w:hAnsi="Arial" w:cs="Arial"/>
            <w:sz w:val="24"/>
            <w:szCs w:val="24"/>
          </w:rPr>
          <w:delText>E</w:delText>
        </w:r>
      </w:del>
      <w:ins w:id="10286" w:author="Lektorat Bauer" w:date="2025-03-05T17:35:00Z" w16du:dateUtc="2025-03-05T16:35:00Z">
        <w:r w:rsidR="006C07F6">
          <w:rPr>
            <w:rFonts w:ascii="Arial" w:hAnsi="Arial" w:cs="Arial"/>
            <w:sz w:val="24"/>
            <w:szCs w:val="24"/>
          </w:rPr>
          <w:t>e</w:t>
        </w:r>
      </w:ins>
      <w:r w:rsidRPr="00944672">
        <w:rPr>
          <w:rFonts w:ascii="Arial" w:hAnsi="Arial" w:cs="Arial"/>
          <w:sz w:val="24"/>
          <w:szCs w:val="24"/>
        </w:rPr>
        <w:t xml:space="preserve">rste sei durch eine ‚normale‘ Rakete vom Typ </w:t>
      </w:r>
      <w:del w:id="10287" w:author="Lektorat Bauer" w:date="2025-03-05T17:35:00Z" w16du:dateUtc="2025-03-05T16:35:00Z">
        <w:r w:rsidRPr="00944672" w:rsidDel="006C07F6">
          <w:rPr>
            <w:rFonts w:ascii="Arial" w:hAnsi="Arial" w:cs="Arial"/>
            <w:sz w:val="24"/>
            <w:szCs w:val="24"/>
          </w:rPr>
          <w:delText>‚</w:delText>
        </w:r>
      </w:del>
      <w:r w:rsidRPr="00944672">
        <w:rPr>
          <w:rFonts w:ascii="Arial" w:hAnsi="Arial" w:cs="Arial"/>
          <w:sz w:val="24"/>
          <w:szCs w:val="24"/>
        </w:rPr>
        <w:t>9M38M1</w:t>
      </w:r>
      <w:del w:id="10288" w:author="Lektorat Bauer" w:date="2025-03-05T17:35:00Z" w16du:dateUtc="2025-03-05T16:35:00Z">
        <w:r w:rsidRPr="00944672" w:rsidDel="006C07F6">
          <w:rPr>
            <w:rFonts w:ascii="Arial" w:hAnsi="Arial" w:cs="Arial"/>
            <w:sz w:val="24"/>
            <w:szCs w:val="24"/>
          </w:rPr>
          <w:delText>‘</w:delText>
        </w:r>
      </w:del>
      <w:r w:rsidRPr="00944672">
        <w:rPr>
          <w:rFonts w:ascii="Arial" w:hAnsi="Arial" w:cs="Arial"/>
          <w:sz w:val="24"/>
          <w:szCs w:val="24"/>
        </w:rPr>
        <w:t xml:space="preserve"> zu bekämpfen, die </w:t>
      </w:r>
      <w:ins w:id="10289" w:author="Lektorat Bauer" w:date="2025-03-05T17:35:00Z" w16du:dateUtc="2025-03-05T16:35:00Z">
        <w:r w:rsidR="006C07F6">
          <w:rPr>
            <w:rFonts w:ascii="Arial" w:hAnsi="Arial" w:cs="Arial"/>
            <w:sz w:val="24"/>
            <w:szCs w:val="24"/>
          </w:rPr>
          <w:t>z</w:t>
        </w:r>
      </w:ins>
      <w:del w:id="10290" w:author="Lektorat Bauer" w:date="2025-03-05T17:35:00Z" w16du:dateUtc="2025-03-05T16:35:00Z">
        <w:r w:rsidRPr="00944672" w:rsidDel="006C07F6">
          <w:rPr>
            <w:rFonts w:ascii="Arial" w:hAnsi="Arial" w:cs="Arial"/>
            <w:sz w:val="24"/>
            <w:szCs w:val="24"/>
          </w:rPr>
          <w:delText>Z</w:delText>
        </w:r>
      </w:del>
      <w:r w:rsidRPr="00944672">
        <w:rPr>
          <w:rFonts w:ascii="Arial" w:hAnsi="Arial" w:cs="Arial"/>
          <w:sz w:val="24"/>
          <w:szCs w:val="24"/>
        </w:rPr>
        <w:t>weite würde am Nachmittag mit der modifizierten Rakete bekämpft werden.</w:t>
      </w:r>
    </w:p>
    <w:p w14:paraId="19C334E4" w14:textId="4F91CD8E"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Da sich die Kampfgruppe im Kampfgebiet Donezk befand, sollte </w:t>
      </w:r>
      <w:ins w:id="10291" w:author="Lektorat Bauer" w:date="2025-03-05T17:35:00Z" w16du:dateUtc="2025-03-05T16:35:00Z">
        <w:r w:rsidR="006C07F6">
          <w:rPr>
            <w:rFonts w:ascii="Arial" w:hAnsi="Arial" w:cs="Arial"/>
            <w:sz w:val="24"/>
            <w:szCs w:val="24"/>
          </w:rPr>
          <w:t>s</w:t>
        </w:r>
      </w:ins>
      <w:del w:id="10292" w:author="Lektorat Bauer" w:date="2025-03-05T17:35:00Z" w16du:dateUtc="2025-03-05T16:35:00Z">
        <w:r w:rsidRPr="00944672" w:rsidDel="006C07F6">
          <w:rPr>
            <w:rFonts w:ascii="Arial" w:hAnsi="Arial" w:cs="Arial"/>
            <w:sz w:val="24"/>
            <w:szCs w:val="24"/>
          </w:rPr>
          <w:delText>S</w:delText>
        </w:r>
      </w:del>
      <w:r w:rsidRPr="00944672">
        <w:rPr>
          <w:rFonts w:ascii="Arial" w:hAnsi="Arial" w:cs="Arial"/>
          <w:sz w:val="24"/>
          <w:szCs w:val="24"/>
        </w:rPr>
        <w:t>ie direkt nach dem zweiten Schuss den Standort aufgeben und sich wieder Richtung Kursk begeben.</w:t>
      </w:r>
    </w:p>
    <w:p w14:paraId="70D0D8B4" w14:textId="186CB2D9"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Man gi</w:t>
      </w:r>
      <w:commentRangeStart w:id="10293"/>
      <w:r w:rsidRPr="00944672">
        <w:rPr>
          <w:rFonts w:ascii="Arial" w:hAnsi="Arial" w:cs="Arial"/>
          <w:sz w:val="24"/>
          <w:szCs w:val="24"/>
        </w:rPr>
        <w:t>ng</w:t>
      </w:r>
      <w:del w:id="10294" w:author="Lektorat Bauer" w:date="2025-03-05T17:35:00Z" w16du:dateUtc="2025-03-05T16:35:00Z">
        <w:r w:rsidRPr="00944672" w:rsidDel="006C07F6">
          <w:rPr>
            <w:rFonts w:ascii="Arial" w:hAnsi="Arial" w:cs="Arial"/>
            <w:sz w:val="24"/>
            <w:szCs w:val="24"/>
          </w:rPr>
          <w:delText>e</w:delText>
        </w:r>
      </w:del>
      <w:r w:rsidRPr="00944672">
        <w:rPr>
          <w:rFonts w:ascii="Arial" w:hAnsi="Arial" w:cs="Arial"/>
          <w:sz w:val="24"/>
          <w:szCs w:val="24"/>
        </w:rPr>
        <w:t xml:space="preserve"> </w:t>
      </w:r>
      <w:commentRangeEnd w:id="10293"/>
      <w:r w:rsidR="004C0CB8">
        <w:rPr>
          <w:rStyle w:val="Kommentarzeichen"/>
        </w:rPr>
        <w:commentReference w:id="10293"/>
      </w:r>
      <w:r w:rsidRPr="00944672">
        <w:rPr>
          <w:rFonts w:ascii="Arial" w:hAnsi="Arial" w:cs="Arial"/>
          <w:sz w:val="24"/>
          <w:szCs w:val="24"/>
        </w:rPr>
        <w:t>davon aus, dass am Nachmittag ein US-</w:t>
      </w:r>
      <w:ins w:id="10295" w:author="Lektorat Bauer" w:date="2025-03-05T17:35:00Z" w16du:dateUtc="2025-03-05T16:35:00Z">
        <w:r w:rsidR="006C07F6">
          <w:rPr>
            <w:rFonts w:ascii="Arial" w:hAnsi="Arial" w:cs="Arial"/>
            <w:sz w:val="24"/>
            <w:szCs w:val="24"/>
          </w:rPr>
          <w:t>a</w:t>
        </w:r>
      </w:ins>
      <w:del w:id="10296" w:author="Lektorat Bauer" w:date="2025-03-05T17:35:00Z" w16du:dateUtc="2025-03-05T16:35:00Z">
        <w:r w:rsidRPr="00944672" w:rsidDel="006C07F6">
          <w:rPr>
            <w:rFonts w:ascii="Arial" w:hAnsi="Arial" w:cs="Arial"/>
            <w:sz w:val="24"/>
            <w:szCs w:val="24"/>
          </w:rPr>
          <w:delText>A</w:delText>
        </w:r>
      </w:del>
      <w:r w:rsidRPr="00944672">
        <w:rPr>
          <w:rFonts w:ascii="Arial" w:hAnsi="Arial" w:cs="Arial"/>
          <w:sz w:val="24"/>
          <w:szCs w:val="24"/>
        </w:rPr>
        <w:t xml:space="preserve">merikanischer Spionagesatellit das Gebiet überqueren würden, </w:t>
      </w:r>
      <w:del w:id="10297" w:author="Lektorat Bauer" w:date="2025-03-05T17:36:00Z" w16du:dateUtc="2025-03-05T16:36:00Z">
        <w:r w:rsidRPr="00944672" w:rsidDel="006C07F6">
          <w:rPr>
            <w:rFonts w:ascii="Arial" w:hAnsi="Arial" w:cs="Arial"/>
            <w:sz w:val="24"/>
            <w:szCs w:val="24"/>
          </w:rPr>
          <w:delText>so das</w:delText>
        </w:r>
      </w:del>
      <w:ins w:id="10298" w:author="Lektorat Bauer" w:date="2025-03-05T17:36:00Z" w16du:dateUtc="2025-03-05T16:36:00Z">
        <w:r w:rsidR="006C07F6">
          <w:rPr>
            <w:rFonts w:ascii="Arial" w:hAnsi="Arial" w:cs="Arial"/>
            <w:sz w:val="24"/>
            <w:szCs w:val="24"/>
          </w:rPr>
          <w:t>weshalb</w:t>
        </w:r>
      </w:ins>
      <w:r w:rsidRPr="00944672">
        <w:rPr>
          <w:rFonts w:ascii="Arial" w:hAnsi="Arial" w:cs="Arial"/>
          <w:sz w:val="24"/>
          <w:szCs w:val="24"/>
        </w:rPr>
        <w:t xml:space="preserve"> die Position zeitig aufgegeben werden sollte. Man woll</w:t>
      </w:r>
      <w:ins w:id="10299" w:author="Lektorat Bauer" w:date="2025-03-05T17:36:00Z" w16du:dateUtc="2025-03-05T16:36:00Z">
        <w:r w:rsidR="006C07F6">
          <w:rPr>
            <w:rFonts w:ascii="Arial" w:hAnsi="Arial" w:cs="Arial"/>
            <w:sz w:val="24"/>
            <w:szCs w:val="24"/>
          </w:rPr>
          <w:t>t</w:t>
        </w:r>
      </w:ins>
      <w:r w:rsidRPr="00944672">
        <w:rPr>
          <w:rFonts w:ascii="Arial" w:hAnsi="Arial" w:cs="Arial"/>
          <w:sz w:val="24"/>
          <w:szCs w:val="24"/>
        </w:rPr>
        <w:t>e dem Feind keine Auskünfte über die neue Rakete zukommen lassen.</w:t>
      </w:r>
    </w:p>
    <w:p w14:paraId="17167558" w14:textId="2579926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Mit der Regierung der ‚Volksrepublik Donezk‘ </w:t>
      </w:r>
      <w:del w:id="10300" w:author="Lektorat Bauer" w:date="2025-03-05T17:36:00Z" w16du:dateUtc="2025-03-05T16:36:00Z">
        <w:r w:rsidRPr="00944672" w:rsidDel="006C07F6">
          <w:rPr>
            <w:rFonts w:ascii="Arial" w:hAnsi="Arial" w:cs="Arial"/>
            <w:sz w:val="24"/>
            <w:szCs w:val="24"/>
          </w:rPr>
          <w:delText xml:space="preserve">sei </w:delText>
        </w:r>
      </w:del>
      <w:ins w:id="10301" w:author="Lektorat Bauer" w:date="2025-03-05T17:36:00Z" w16du:dateUtc="2025-03-05T16:36:00Z">
        <w:r w:rsidR="006C07F6">
          <w:rPr>
            <w:rFonts w:ascii="Arial" w:hAnsi="Arial" w:cs="Arial"/>
            <w:sz w:val="24"/>
            <w:szCs w:val="24"/>
          </w:rPr>
          <w:t>war</w:t>
        </w:r>
        <w:r w:rsidR="006C07F6" w:rsidRPr="00944672">
          <w:rPr>
            <w:rFonts w:ascii="Arial" w:hAnsi="Arial" w:cs="Arial"/>
            <w:sz w:val="24"/>
            <w:szCs w:val="24"/>
          </w:rPr>
          <w:t xml:space="preserve"> </w:t>
        </w:r>
      </w:ins>
      <w:r w:rsidRPr="00944672">
        <w:rPr>
          <w:rFonts w:ascii="Arial" w:hAnsi="Arial" w:cs="Arial"/>
          <w:sz w:val="24"/>
          <w:szCs w:val="24"/>
        </w:rPr>
        <w:t>vereinbart worden, dass diese eine Presseverlautbarung vorbereitet</w:t>
      </w:r>
      <w:ins w:id="10302" w:author="Lektorat Bauer" w:date="2025-03-05T17:36:00Z" w16du:dateUtc="2025-03-05T16:36:00Z">
        <w:r w:rsidR="006C07F6">
          <w:rPr>
            <w:rFonts w:ascii="Arial" w:hAnsi="Arial" w:cs="Arial"/>
            <w:sz w:val="24"/>
            <w:szCs w:val="24"/>
          </w:rPr>
          <w:t>e</w:t>
        </w:r>
      </w:ins>
      <w:r w:rsidRPr="00944672">
        <w:rPr>
          <w:rFonts w:ascii="Arial" w:hAnsi="Arial" w:cs="Arial"/>
          <w:sz w:val="24"/>
          <w:szCs w:val="24"/>
        </w:rPr>
        <w:t>, die die Raketenübung erklären sollte.</w:t>
      </w:r>
    </w:p>
    <w:p w14:paraId="53A05F80" w14:textId="170DC9FE"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Die Nordkoreaner hatten zusätzlich noch den Hinweis bekommen, dass der ‚Echt-Test‘ die maximale Kampfhöhe der Rakete testen würde. Bei der Vorbereitung der modifizierten Rakete </w:t>
      </w:r>
      <w:del w:id="10303" w:author="Lektorat Bauer" w:date="2025-03-05T17:36:00Z" w16du:dateUtc="2025-03-05T16:36:00Z">
        <w:r w:rsidRPr="00944672" w:rsidDel="004C0CB8">
          <w:rPr>
            <w:rFonts w:ascii="Arial" w:hAnsi="Arial" w:cs="Arial"/>
            <w:sz w:val="24"/>
            <w:szCs w:val="24"/>
          </w:rPr>
          <w:delText xml:space="preserve">sei </w:delText>
        </w:r>
      </w:del>
      <w:ins w:id="10304" w:author="Lektorat Bauer" w:date="2025-03-05T17:36:00Z" w16du:dateUtc="2025-03-05T16:36:00Z">
        <w:r w:rsidR="004C0CB8">
          <w:rPr>
            <w:rFonts w:ascii="Arial" w:hAnsi="Arial" w:cs="Arial"/>
            <w:sz w:val="24"/>
            <w:szCs w:val="24"/>
          </w:rPr>
          <w:t>war</w:t>
        </w:r>
        <w:r w:rsidR="004C0CB8" w:rsidRPr="00944672">
          <w:rPr>
            <w:rFonts w:ascii="Arial" w:hAnsi="Arial" w:cs="Arial"/>
            <w:sz w:val="24"/>
            <w:szCs w:val="24"/>
          </w:rPr>
          <w:t xml:space="preserve"> </w:t>
        </w:r>
      </w:ins>
      <w:r w:rsidRPr="00944672">
        <w:rPr>
          <w:rFonts w:ascii="Arial" w:hAnsi="Arial" w:cs="Arial"/>
          <w:sz w:val="24"/>
          <w:szCs w:val="24"/>
        </w:rPr>
        <w:t>das zu berücksichtigen.</w:t>
      </w:r>
    </w:p>
    <w:p w14:paraId="4A7C839F" w14:textId="2C70578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Nachdem die beiden Gruppen sich abgestimmt hatten, begannen die Russen damit</w:t>
      </w:r>
      <w:ins w:id="10305" w:author="Lektorat Bauer" w:date="2025-03-05T17:37:00Z" w16du:dateUtc="2025-03-05T16:37:00Z">
        <w:r w:rsidR="004C0CB8">
          <w:rPr>
            <w:rFonts w:ascii="Arial" w:hAnsi="Arial" w:cs="Arial"/>
            <w:sz w:val="24"/>
            <w:szCs w:val="24"/>
          </w:rPr>
          <w:t>.</w:t>
        </w:r>
      </w:ins>
      <w:r w:rsidRPr="00944672">
        <w:rPr>
          <w:rFonts w:ascii="Arial" w:hAnsi="Arial" w:cs="Arial"/>
          <w:sz w:val="24"/>
          <w:szCs w:val="24"/>
        </w:rPr>
        <w:t xml:space="preserve"> den Abzug so</w:t>
      </w:r>
      <w:ins w:id="10306" w:author="Lektorat Bauer" w:date="2025-03-05T17:37:00Z" w16du:dateUtc="2025-03-05T16:37:00Z">
        <w:r w:rsidR="004C0CB8">
          <w:rPr>
            <w:rFonts w:ascii="Arial" w:hAnsi="Arial" w:cs="Arial"/>
            <w:sz w:val="24"/>
            <w:szCs w:val="24"/>
          </w:rPr>
          <w:t xml:space="preserve"> </w:t>
        </w:r>
      </w:ins>
      <w:r w:rsidRPr="00944672">
        <w:rPr>
          <w:rFonts w:ascii="Arial" w:hAnsi="Arial" w:cs="Arial"/>
          <w:sz w:val="24"/>
          <w:szCs w:val="24"/>
        </w:rPr>
        <w:t>weit wie möglich vorzubereiten und die Nordkoreaner begannen</w:t>
      </w:r>
      <w:ins w:id="10307" w:author="Lektorat Bauer" w:date="2025-03-05T17:37:00Z" w16du:dateUtc="2025-03-05T16:37:00Z">
        <w:r w:rsidR="004C0CB8">
          <w:rPr>
            <w:rFonts w:ascii="Arial" w:hAnsi="Arial" w:cs="Arial"/>
            <w:sz w:val="24"/>
            <w:szCs w:val="24"/>
          </w:rPr>
          <w:t>,</w:t>
        </w:r>
      </w:ins>
      <w:r w:rsidRPr="00944672">
        <w:rPr>
          <w:rFonts w:ascii="Arial" w:hAnsi="Arial" w:cs="Arial"/>
          <w:sz w:val="24"/>
          <w:szCs w:val="24"/>
        </w:rPr>
        <w:t xml:space="preserve"> die Rakete entsprechend zu programmieren und auch den Treibsatz zu modifizieren.</w:t>
      </w:r>
    </w:p>
    <w:p w14:paraId="25D2479A" w14:textId="77777777"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p>
    <w:p w14:paraId="0F119473"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3078A76A"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1FBB6AB9"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p>
    <w:p w14:paraId="73F9ED2E"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commentRangeStart w:id="10308"/>
      <w:commentRangeEnd w:id="10308"/>
      <w:r w:rsidRPr="00944672">
        <w:rPr>
          <w:rFonts w:ascii="Arial" w:hAnsi="Arial" w:cs="Arial"/>
          <w:b/>
          <w:bCs/>
          <w:sz w:val="24"/>
          <w:szCs w:val="24"/>
        </w:rPr>
        <w:commentReference w:id="10308"/>
      </w:r>
      <w:r w:rsidRPr="00944672">
        <w:rPr>
          <w:rFonts w:ascii="Arial" w:hAnsi="Arial" w:cs="Arial"/>
          <w:b/>
          <w:bCs/>
          <w:sz w:val="24"/>
          <w:szCs w:val="24"/>
        </w:rPr>
        <w:t>&gt;&gt;&gt; Amsterdam, 10 Uhr Ortszeit (Zeitverschiebung: 12 Uhr Donezk, 18 Uhr Korea, 17 Uhr Malaysia) &lt;&lt;&lt;</w:t>
      </w:r>
    </w:p>
    <w:p w14:paraId="560D03D5"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Klaas Noordwijk hatte von Flim den Auftrag zur Koordination der Abreise von Joost van der Dijkstraat zum Flughafen erhalten. Nachdem zwei Asiaten, von denen man jetzt glaubte, dass sie Nordkoreaner waren, entkommen waren, ging die Planung davon aus, dass noch ein Anschlag versucht werden würde.</w:t>
      </w:r>
    </w:p>
    <w:p w14:paraId="4C58E19D" w14:textId="134F194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Klaas musst</w:t>
      </w:r>
      <w:ins w:id="10309" w:author="Lektorat Bauer" w:date="2025-03-05T17:37:00Z" w16du:dateUtc="2025-03-05T16:37:00Z">
        <w:r w:rsidR="003A32D7">
          <w:rPr>
            <w:rFonts w:ascii="Arial" w:hAnsi="Arial" w:cs="Arial"/>
            <w:sz w:val="24"/>
            <w:szCs w:val="24"/>
          </w:rPr>
          <w:t>e</w:t>
        </w:r>
      </w:ins>
      <w:r w:rsidRPr="00944672">
        <w:rPr>
          <w:rFonts w:ascii="Arial" w:hAnsi="Arial" w:cs="Arial"/>
          <w:sz w:val="24"/>
          <w:szCs w:val="24"/>
        </w:rPr>
        <w:t xml:space="preserve"> also einen Plan entwickeln, der alle Eventualitäten berücksichtigte, gleichzeitig aber auch seine Leute nicht übermäßig in Gefahr bringen würde.</w:t>
      </w:r>
    </w:p>
    <w:p w14:paraId="08D418B5" w14:textId="26CF59C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Sie hatten Joost im Kimpton De Witt Hotel in der Innenstadt untergebracht. Das hatte den Vorteil, dass vor dem Hotel eine Hauptstraße war, auf der man schnell wegfahren konnte. </w:t>
      </w:r>
      <w:commentRangeStart w:id="10310"/>
      <w:r w:rsidRPr="00944672">
        <w:rPr>
          <w:rFonts w:ascii="Arial" w:hAnsi="Arial" w:cs="Arial"/>
          <w:sz w:val="24"/>
          <w:szCs w:val="24"/>
        </w:rPr>
        <w:t xml:space="preserve">Zusätzlich waren die Häuser so verbunden, dass die Möglichkeit bestand, an </w:t>
      </w:r>
      <w:del w:id="10311" w:author="Lektorat Bauer" w:date="2025-03-05T17:39:00Z" w16du:dateUtc="2025-03-05T16:39:00Z">
        <w:r w:rsidRPr="00944672" w:rsidDel="003A32D7">
          <w:rPr>
            <w:rFonts w:ascii="Arial" w:hAnsi="Arial" w:cs="Arial"/>
            <w:sz w:val="24"/>
            <w:szCs w:val="24"/>
          </w:rPr>
          <w:delText>verschiednen</w:delText>
        </w:r>
      </w:del>
      <w:ins w:id="10312" w:author="Lektorat Bauer" w:date="2025-03-05T17:39:00Z" w16du:dateUtc="2025-03-05T16:39:00Z">
        <w:r w:rsidR="003A32D7" w:rsidRPr="00944672">
          <w:rPr>
            <w:rFonts w:ascii="Arial" w:hAnsi="Arial" w:cs="Arial"/>
            <w:sz w:val="24"/>
            <w:szCs w:val="24"/>
          </w:rPr>
          <w:t>verschiedenen</w:t>
        </w:r>
      </w:ins>
      <w:r w:rsidRPr="00944672">
        <w:rPr>
          <w:rFonts w:ascii="Arial" w:hAnsi="Arial" w:cs="Arial"/>
          <w:sz w:val="24"/>
          <w:szCs w:val="24"/>
        </w:rPr>
        <w:t xml:space="preserve"> Stellen erst auf die Straße zu kommen. Dadurch wurden dem Gegner zu viele Optionen angeboten, die wiederum Klaas als Vorteil zur Abreise gereichten.</w:t>
      </w:r>
      <w:commentRangeEnd w:id="10310"/>
      <w:r w:rsidR="003A32D7">
        <w:rPr>
          <w:rStyle w:val="Kommentarzeichen"/>
        </w:rPr>
        <w:commentReference w:id="10310"/>
      </w:r>
    </w:p>
    <w:p w14:paraId="4BC494F8" w14:textId="3872D24F"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Dummerweise war </w:t>
      </w:r>
      <w:del w:id="10313" w:author="Lektorat Bauer" w:date="2025-03-05T17:40:00Z" w16du:dateUtc="2025-03-05T16:40:00Z">
        <w:r w:rsidRPr="00944672" w:rsidDel="003A32D7">
          <w:rPr>
            <w:rFonts w:ascii="Arial" w:hAnsi="Arial" w:cs="Arial"/>
            <w:sz w:val="24"/>
            <w:szCs w:val="24"/>
          </w:rPr>
          <w:delText xml:space="preserve">aber auch </w:delText>
        </w:r>
      </w:del>
      <w:r w:rsidRPr="00944672">
        <w:rPr>
          <w:rFonts w:ascii="Arial" w:hAnsi="Arial" w:cs="Arial"/>
          <w:sz w:val="24"/>
          <w:szCs w:val="24"/>
        </w:rPr>
        <w:t xml:space="preserve">die Lage </w:t>
      </w:r>
      <w:ins w:id="10314" w:author="Lektorat Bauer" w:date="2025-03-05T17:40:00Z" w16du:dateUtc="2025-03-05T16:40:00Z">
        <w:r w:rsidR="003A32D7" w:rsidRPr="00944672">
          <w:rPr>
            <w:rFonts w:ascii="Arial" w:hAnsi="Arial" w:cs="Arial"/>
            <w:sz w:val="24"/>
            <w:szCs w:val="24"/>
          </w:rPr>
          <w:t xml:space="preserve">aber auch </w:t>
        </w:r>
        <w:r w:rsidR="003A32D7">
          <w:rPr>
            <w:rFonts w:ascii="Arial" w:hAnsi="Arial" w:cs="Arial"/>
            <w:sz w:val="24"/>
            <w:szCs w:val="24"/>
          </w:rPr>
          <w:t xml:space="preserve">ein </w:t>
        </w:r>
      </w:ins>
      <w:del w:id="10315" w:author="Lektorat Bauer" w:date="2025-03-05T17:40:00Z" w16du:dateUtc="2025-03-05T16:40:00Z">
        <w:r w:rsidRPr="00944672" w:rsidDel="003A32D7">
          <w:rPr>
            <w:rFonts w:ascii="Arial" w:hAnsi="Arial" w:cs="Arial"/>
            <w:sz w:val="24"/>
            <w:szCs w:val="24"/>
          </w:rPr>
          <w:delText xml:space="preserve">der </w:delText>
        </w:r>
      </w:del>
      <w:r w:rsidRPr="00944672">
        <w:rPr>
          <w:rFonts w:ascii="Arial" w:hAnsi="Arial" w:cs="Arial"/>
          <w:sz w:val="24"/>
          <w:szCs w:val="24"/>
        </w:rPr>
        <w:t>Nachteil, da sie</w:t>
      </w:r>
      <w:ins w:id="10316" w:author="Lektorat Bauer" w:date="2025-03-05T17:40:00Z" w16du:dateUtc="2025-03-05T16:40:00Z">
        <w:r w:rsidR="003A32D7">
          <w:rPr>
            <w:rFonts w:ascii="Arial" w:hAnsi="Arial" w:cs="Arial"/>
            <w:sz w:val="24"/>
            <w:szCs w:val="24"/>
          </w:rPr>
          <w:t xml:space="preserve"> von hier</w:t>
        </w:r>
      </w:ins>
      <w:r w:rsidRPr="00944672">
        <w:rPr>
          <w:rFonts w:ascii="Arial" w:hAnsi="Arial" w:cs="Arial"/>
          <w:sz w:val="24"/>
          <w:szCs w:val="24"/>
        </w:rPr>
        <w:t xml:space="preserve"> fast 15 Minuten brauchen würden, um auf die Autobahn A10 zu gelangen.</w:t>
      </w:r>
    </w:p>
    <w:p w14:paraId="4F93D74B" w14:textId="7ED0E07A"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Klaas hatte auch in Erwägung gezogen mit der Bahn zum Flughafen zu fahren. Wenn Sie den Bereich vorne im Zug absicherten, gab es nur einen Angriffsweg aus dem </w:t>
      </w:r>
      <w:del w:id="10317" w:author="Lektorat Bauer" w:date="2025-03-05T17:40:00Z" w16du:dateUtc="2025-03-05T16:40:00Z">
        <w:r w:rsidRPr="00944672" w:rsidDel="003A32D7">
          <w:rPr>
            <w:rFonts w:ascii="Arial" w:hAnsi="Arial" w:cs="Arial"/>
            <w:sz w:val="24"/>
            <w:szCs w:val="24"/>
          </w:rPr>
          <w:delText>i</w:delText>
        </w:r>
      </w:del>
      <w:ins w:id="10318" w:author="Lektorat Bauer" w:date="2025-03-05T17:40:00Z" w16du:dateUtc="2025-03-05T16:40:00Z">
        <w:r w:rsidR="003A32D7">
          <w:rPr>
            <w:rFonts w:ascii="Arial" w:hAnsi="Arial" w:cs="Arial"/>
            <w:sz w:val="24"/>
            <w:szCs w:val="24"/>
          </w:rPr>
          <w:t>I</w:t>
        </w:r>
      </w:ins>
      <w:r w:rsidRPr="00944672">
        <w:rPr>
          <w:rFonts w:ascii="Arial" w:hAnsi="Arial" w:cs="Arial"/>
          <w:sz w:val="24"/>
          <w:szCs w:val="24"/>
        </w:rPr>
        <w:t xml:space="preserve">nneren des Zuges. </w:t>
      </w:r>
      <w:del w:id="10319" w:author="Lektorat Bauer" w:date="2025-03-05T17:40:00Z" w16du:dateUtc="2025-03-05T16:40:00Z">
        <w:r w:rsidRPr="00944672" w:rsidDel="003A32D7">
          <w:rPr>
            <w:rFonts w:ascii="Arial" w:hAnsi="Arial" w:cs="Arial"/>
            <w:sz w:val="24"/>
            <w:szCs w:val="24"/>
          </w:rPr>
          <w:delText>Hierbei würden</w:delText>
        </w:r>
      </w:del>
      <w:ins w:id="10320" w:author="Lektorat Bauer" w:date="2025-03-05T17:40:00Z" w16du:dateUtc="2025-03-05T16:40:00Z">
        <w:r w:rsidR="003A32D7">
          <w:rPr>
            <w:rFonts w:ascii="Arial" w:hAnsi="Arial" w:cs="Arial"/>
            <w:sz w:val="24"/>
            <w:szCs w:val="24"/>
          </w:rPr>
          <w:t>Das hätte</w:t>
        </w:r>
      </w:ins>
      <w:r w:rsidRPr="00944672">
        <w:rPr>
          <w:rFonts w:ascii="Arial" w:hAnsi="Arial" w:cs="Arial"/>
          <w:sz w:val="24"/>
          <w:szCs w:val="24"/>
        </w:rPr>
        <w:t xml:space="preserve"> allerdings zu viele Menschen gefährdet.</w:t>
      </w:r>
    </w:p>
    <w:p w14:paraId="75B732FB" w14:textId="1FE27F4A"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Letztlich hatte er sich für den </w:t>
      </w:r>
      <w:del w:id="10321" w:author="Lektorat Bauer" w:date="2025-03-05T17:40:00Z" w16du:dateUtc="2025-03-05T16:40:00Z">
        <w:r w:rsidRPr="00944672" w:rsidDel="003A32D7">
          <w:rPr>
            <w:rFonts w:ascii="Arial" w:hAnsi="Arial" w:cs="Arial"/>
            <w:sz w:val="24"/>
            <w:szCs w:val="24"/>
          </w:rPr>
          <w:delText>längern</w:delText>
        </w:r>
      </w:del>
      <w:ins w:id="10322" w:author="Lektorat Bauer" w:date="2025-03-05T17:40:00Z" w16du:dateUtc="2025-03-05T16:40:00Z">
        <w:r w:rsidR="003A32D7" w:rsidRPr="00944672">
          <w:rPr>
            <w:rFonts w:ascii="Arial" w:hAnsi="Arial" w:cs="Arial"/>
            <w:sz w:val="24"/>
            <w:szCs w:val="24"/>
          </w:rPr>
          <w:t>längeren</w:t>
        </w:r>
      </w:ins>
      <w:r w:rsidRPr="00944672">
        <w:rPr>
          <w:rFonts w:ascii="Arial" w:hAnsi="Arial" w:cs="Arial"/>
          <w:sz w:val="24"/>
          <w:szCs w:val="24"/>
        </w:rPr>
        <w:t xml:space="preserve"> Weg entschieden</w:t>
      </w:r>
      <w:ins w:id="10323" w:author="Lektorat Bauer" w:date="2025-03-05T17:40:00Z" w16du:dateUtc="2025-03-05T16:40:00Z">
        <w:r w:rsidR="003A32D7">
          <w:rPr>
            <w:rFonts w:ascii="Arial" w:hAnsi="Arial" w:cs="Arial"/>
            <w:sz w:val="24"/>
            <w:szCs w:val="24"/>
          </w:rPr>
          <w:t>.</w:t>
        </w:r>
      </w:ins>
      <w:del w:id="10324" w:author="Lektorat Bauer" w:date="2025-03-05T17:40:00Z" w16du:dateUtc="2025-03-05T16:40:00Z">
        <w:r w:rsidRPr="00944672" w:rsidDel="003A32D7">
          <w:rPr>
            <w:rFonts w:ascii="Arial" w:hAnsi="Arial" w:cs="Arial"/>
            <w:sz w:val="24"/>
            <w:szCs w:val="24"/>
          </w:rPr>
          <w:delText>,</w:delText>
        </w:r>
      </w:del>
      <w:r w:rsidRPr="00944672">
        <w:rPr>
          <w:rFonts w:ascii="Arial" w:hAnsi="Arial" w:cs="Arial"/>
          <w:sz w:val="24"/>
          <w:szCs w:val="24"/>
        </w:rPr>
        <w:t xml:space="preserve"> Sie würden mit Joost zum West-Zugang der Kanäle gehen und dann mit dem Boot Richtung ‚Zeeburgereiland en Nieuwe Diep‘ fahren. Dort kam die A10 aus dem Tunnel und es gab dort </w:t>
      </w:r>
      <w:del w:id="10325" w:author="Lektorat Bauer" w:date="2025-03-05T17:41:00Z" w16du:dateUtc="2025-03-05T16:41:00Z">
        <w:r w:rsidRPr="00944672" w:rsidDel="003A32D7">
          <w:rPr>
            <w:rFonts w:ascii="Arial" w:hAnsi="Arial" w:cs="Arial"/>
            <w:sz w:val="24"/>
            <w:szCs w:val="24"/>
          </w:rPr>
          <w:delText>verschiedne</w:delText>
        </w:r>
      </w:del>
      <w:ins w:id="10326" w:author="Lektorat Bauer" w:date="2025-03-05T17:41:00Z" w16du:dateUtc="2025-03-05T16:41:00Z">
        <w:r w:rsidR="003A32D7" w:rsidRPr="00944672">
          <w:rPr>
            <w:rFonts w:ascii="Arial" w:hAnsi="Arial" w:cs="Arial"/>
            <w:sz w:val="24"/>
            <w:szCs w:val="24"/>
          </w:rPr>
          <w:t>verschiedene</w:t>
        </w:r>
      </w:ins>
      <w:r w:rsidRPr="00944672">
        <w:rPr>
          <w:rFonts w:ascii="Arial" w:hAnsi="Arial" w:cs="Arial"/>
          <w:sz w:val="24"/>
          <w:szCs w:val="24"/>
        </w:rPr>
        <w:t xml:space="preserve"> Anleger, wo sie wieder vom Boot auf das Auto umsteigen konnten. Zusätzlich war dort die Autobahnauffahrt. Sie würden den Umweg über die A2 fahren und dann in Schip</w:t>
      </w:r>
      <w:ins w:id="10327" w:author="Lektorat Bauer" w:date="2025-03-07T18:57:00Z" w16du:dateUtc="2025-03-07T17:57:00Z">
        <w:r w:rsidR="00CF1767">
          <w:rPr>
            <w:rFonts w:ascii="Arial" w:hAnsi="Arial" w:cs="Arial"/>
            <w:sz w:val="24"/>
            <w:szCs w:val="24"/>
          </w:rPr>
          <w:t>h</w:t>
        </w:r>
      </w:ins>
      <w:r w:rsidRPr="00944672">
        <w:rPr>
          <w:rFonts w:ascii="Arial" w:hAnsi="Arial" w:cs="Arial"/>
          <w:sz w:val="24"/>
          <w:szCs w:val="24"/>
        </w:rPr>
        <w:t xml:space="preserve">ol-Ost auf das Flughafengelände fahren. Als Ablenkung würde eine Autokolonne den normalen Weg fahren. </w:t>
      </w:r>
    </w:p>
    <w:p w14:paraId="102BC61E" w14:textId="1DE41728"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Als die Planung stand, organisierte er die Männer und Fahrzeuge</w:t>
      </w:r>
      <w:del w:id="10328" w:author="Lektorat Bauer" w:date="2025-03-05T17:41:00Z" w16du:dateUtc="2025-03-05T16:41:00Z">
        <w:r w:rsidRPr="00944672" w:rsidDel="003A32D7">
          <w:rPr>
            <w:rFonts w:ascii="Arial" w:hAnsi="Arial" w:cs="Arial"/>
            <w:sz w:val="24"/>
            <w:szCs w:val="24"/>
          </w:rPr>
          <w:delText xml:space="preserve"> für diesen Plan</w:delText>
        </w:r>
      </w:del>
      <w:r w:rsidRPr="00944672">
        <w:rPr>
          <w:rFonts w:ascii="Arial" w:hAnsi="Arial" w:cs="Arial"/>
          <w:sz w:val="24"/>
          <w:szCs w:val="24"/>
        </w:rPr>
        <w:t>.</w:t>
      </w:r>
    </w:p>
    <w:p w14:paraId="7A5C14FB"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399DE835"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79E1F904"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6D1AFE65" w14:textId="1FB32772"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lastRenderedPageBreak/>
        <w:t>Um 10:30 Uhr begann die Vorbereitungen für die Fahrt zum Flughafen Amsterdam-Schip</w:t>
      </w:r>
      <w:ins w:id="10329" w:author="Lektorat Bauer" w:date="2025-03-07T18:57:00Z" w16du:dateUtc="2025-03-07T17:57:00Z">
        <w:r w:rsidR="00CF1767">
          <w:rPr>
            <w:rFonts w:ascii="Arial" w:hAnsi="Arial" w:cs="Arial"/>
            <w:sz w:val="24"/>
            <w:szCs w:val="24"/>
          </w:rPr>
          <w:t>h</w:t>
        </w:r>
      </w:ins>
      <w:r w:rsidRPr="00944672">
        <w:rPr>
          <w:rFonts w:ascii="Arial" w:hAnsi="Arial" w:cs="Arial"/>
          <w:sz w:val="24"/>
          <w:szCs w:val="24"/>
        </w:rPr>
        <w:t>ol. Das Boot, dass Sie Richtung A10 bringen sollte, war, anders als geplant, am Anleger ‚Damrak Waterfront‘</w:t>
      </w:r>
      <w:ins w:id="10330" w:author="Lektorat Bauer" w:date="2025-03-05T17:41:00Z" w16du:dateUtc="2025-03-05T16:41:00Z">
        <w:r w:rsidR="003A32D7">
          <w:rPr>
            <w:rFonts w:ascii="Arial" w:hAnsi="Arial" w:cs="Arial"/>
            <w:sz w:val="24"/>
            <w:szCs w:val="24"/>
          </w:rPr>
          <w:t>,</w:t>
        </w:r>
      </w:ins>
      <w:del w:id="10331" w:author="Lektorat Bauer" w:date="2025-03-05T17:41:00Z" w16du:dateUtc="2025-03-05T16:41:00Z">
        <w:r w:rsidRPr="00944672" w:rsidDel="003A32D7">
          <w:rPr>
            <w:rFonts w:ascii="Arial" w:hAnsi="Arial" w:cs="Arial"/>
            <w:sz w:val="24"/>
            <w:szCs w:val="24"/>
          </w:rPr>
          <w:delText xml:space="preserve"> das sind 5</w:delText>
        </w:r>
      </w:del>
      <w:ins w:id="10332" w:author="Lektorat Bauer" w:date="2025-03-05T17:41:00Z" w16du:dateUtc="2025-03-05T16:41:00Z">
        <w:r w:rsidR="003A32D7">
          <w:rPr>
            <w:rFonts w:ascii="Arial" w:hAnsi="Arial" w:cs="Arial"/>
            <w:sz w:val="24"/>
            <w:szCs w:val="24"/>
          </w:rPr>
          <w:t>fünf</w:t>
        </w:r>
      </w:ins>
      <w:r w:rsidRPr="00944672">
        <w:rPr>
          <w:rFonts w:ascii="Arial" w:hAnsi="Arial" w:cs="Arial"/>
          <w:sz w:val="24"/>
          <w:szCs w:val="24"/>
        </w:rPr>
        <w:t xml:space="preserve"> Minuten Fußweg vom Hotel</w:t>
      </w:r>
      <w:ins w:id="10333" w:author="Lektorat Bauer" w:date="2025-03-05T17:41:00Z" w16du:dateUtc="2025-03-05T16:41:00Z">
        <w:r w:rsidR="003A32D7">
          <w:rPr>
            <w:rFonts w:ascii="Arial" w:hAnsi="Arial" w:cs="Arial"/>
            <w:sz w:val="24"/>
            <w:szCs w:val="24"/>
          </w:rPr>
          <w:t xml:space="preserve"> entfernt</w:t>
        </w:r>
      </w:ins>
      <w:r w:rsidRPr="00944672">
        <w:rPr>
          <w:rFonts w:ascii="Arial" w:hAnsi="Arial" w:cs="Arial"/>
          <w:sz w:val="24"/>
          <w:szCs w:val="24"/>
        </w:rPr>
        <w:t>. Der Bootsführer hatte das vorgeschlagen, als er eingeweiht wurde, und es waren bereits drei Soldaten vor Ort</w:t>
      </w:r>
      <w:ins w:id="10334" w:author="Lektorat Bauer" w:date="2025-03-05T17:41:00Z" w16du:dateUtc="2025-03-05T16:41:00Z">
        <w:r w:rsidR="003A32D7">
          <w:rPr>
            <w:rFonts w:ascii="Arial" w:hAnsi="Arial" w:cs="Arial"/>
            <w:sz w:val="24"/>
            <w:szCs w:val="24"/>
          </w:rPr>
          <w:t>,</w:t>
        </w:r>
      </w:ins>
      <w:r w:rsidRPr="00944672">
        <w:rPr>
          <w:rFonts w:ascii="Arial" w:hAnsi="Arial" w:cs="Arial"/>
          <w:sz w:val="24"/>
          <w:szCs w:val="24"/>
        </w:rPr>
        <w:t xml:space="preserve"> um die Gefahrenlage zu analysieren.</w:t>
      </w:r>
    </w:p>
    <w:p w14:paraId="3F9E50EB" w14:textId="78CC65AA"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Der Vorplatz war belebt, </w:t>
      </w:r>
      <w:del w:id="10335" w:author="Lektorat Bauer" w:date="2025-03-05T17:42:00Z" w16du:dateUtc="2025-03-05T16:42:00Z">
        <w:r w:rsidRPr="00944672" w:rsidDel="003A32D7">
          <w:rPr>
            <w:rFonts w:ascii="Arial" w:hAnsi="Arial" w:cs="Arial"/>
            <w:sz w:val="24"/>
            <w:szCs w:val="24"/>
          </w:rPr>
          <w:delText>aber das war zum einen</w:delText>
        </w:r>
      </w:del>
      <w:ins w:id="10336" w:author="Lektorat Bauer" w:date="2025-03-05T17:42:00Z" w16du:dateUtc="2025-03-05T16:42:00Z">
        <w:r w:rsidR="003A32D7">
          <w:rPr>
            <w:rFonts w:ascii="Arial" w:hAnsi="Arial" w:cs="Arial"/>
            <w:sz w:val="24"/>
            <w:szCs w:val="24"/>
          </w:rPr>
          <w:t>was zwar</w:t>
        </w:r>
      </w:ins>
      <w:r w:rsidRPr="00944672">
        <w:rPr>
          <w:rFonts w:ascii="Arial" w:hAnsi="Arial" w:cs="Arial"/>
          <w:sz w:val="24"/>
          <w:szCs w:val="24"/>
        </w:rPr>
        <w:t xml:space="preserve"> gefährlich</w:t>
      </w:r>
      <w:ins w:id="10337" w:author="Lektorat Bauer" w:date="2025-03-05T17:42:00Z" w16du:dateUtc="2025-03-05T16:42:00Z">
        <w:r w:rsidR="003A32D7">
          <w:rPr>
            <w:rFonts w:ascii="Arial" w:hAnsi="Arial" w:cs="Arial"/>
            <w:sz w:val="24"/>
            <w:szCs w:val="24"/>
          </w:rPr>
          <w:t xml:space="preserve"> war</w:t>
        </w:r>
      </w:ins>
      <w:r w:rsidRPr="00944672">
        <w:rPr>
          <w:rFonts w:ascii="Arial" w:hAnsi="Arial" w:cs="Arial"/>
          <w:sz w:val="24"/>
          <w:szCs w:val="24"/>
        </w:rPr>
        <w:t xml:space="preserve">, da potentielle Attentäter erst spät zu erkennen waren, </w:t>
      </w:r>
      <w:del w:id="10338" w:author="Lektorat Bauer" w:date="2025-03-05T17:42:00Z" w16du:dateUtc="2025-03-05T16:42:00Z">
        <w:r w:rsidRPr="00944672" w:rsidDel="003A32D7">
          <w:rPr>
            <w:rFonts w:ascii="Arial" w:hAnsi="Arial" w:cs="Arial"/>
            <w:sz w:val="24"/>
            <w:szCs w:val="24"/>
          </w:rPr>
          <w:delText xml:space="preserve">andererseits </w:delText>
        </w:r>
      </w:del>
      <w:ins w:id="10339" w:author="Lektorat Bauer" w:date="2025-03-05T17:42:00Z" w16du:dateUtc="2025-03-05T16:42:00Z">
        <w:r w:rsidR="003A32D7">
          <w:rPr>
            <w:rFonts w:ascii="Arial" w:hAnsi="Arial" w:cs="Arial"/>
            <w:sz w:val="24"/>
            <w:szCs w:val="24"/>
          </w:rPr>
          <w:t>allerdings</w:t>
        </w:r>
        <w:r w:rsidR="003A32D7" w:rsidRPr="00944672">
          <w:rPr>
            <w:rFonts w:ascii="Arial" w:hAnsi="Arial" w:cs="Arial"/>
            <w:sz w:val="24"/>
            <w:szCs w:val="24"/>
          </w:rPr>
          <w:t xml:space="preserve"> </w:t>
        </w:r>
      </w:ins>
      <w:r w:rsidRPr="00944672">
        <w:rPr>
          <w:rFonts w:ascii="Arial" w:hAnsi="Arial" w:cs="Arial"/>
          <w:sz w:val="24"/>
          <w:szCs w:val="24"/>
        </w:rPr>
        <w:t>war das auch von Vorteil, da das Team die Menge als Deckung nutzen konnte.</w:t>
      </w:r>
    </w:p>
    <w:p w14:paraId="37931453"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Ein Geländewagen war als Back-up zum Vorplatz geschickt worden.</w:t>
      </w:r>
    </w:p>
    <w:p w14:paraId="207F7C89"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Als Joost mit den Soldaten das Hotel verließ, sah es so aus, als würde ein ‚ganz normaler‘ VIP mit seinen Bodyguards zum Hafen gehen.</w:t>
      </w:r>
    </w:p>
    <w:p w14:paraId="55D95914" w14:textId="69766C85" w:rsidR="00944672" w:rsidRPr="00944672" w:rsidRDefault="00944672" w:rsidP="003A32D7">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Ohne Probleme erreichte</w:t>
      </w:r>
      <w:del w:id="10340" w:author="Lektorat Bauer" w:date="2025-03-05T17:42:00Z" w16du:dateUtc="2025-03-05T16:42:00Z">
        <w:r w:rsidRPr="00944672" w:rsidDel="003A32D7">
          <w:rPr>
            <w:rFonts w:ascii="Arial" w:hAnsi="Arial" w:cs="Arial"/>
            <w:sz w:val="24"/>
            <w:szCs w:val="24"/>
          </w:rPr>
          <w:delText>n</w:delText>
        </w:r>
      </w:del>
      <w:r w:rsidRPr="00944672">
        <w:rPr>
          <w:rFonts w:ascii="Arial" w:hAnsi="Arial" w:cs="Arial"/>
          <w:sz w:val="24"/>
          <w:szCs w:val="24"/>
        </w:rPr>
        <w:t xml:space="preserve"> die Gruppe, aus dem Haaringspakkerssteeg kommend, die Damrak Waterfront. </w:t>
      </w:r>
    </w:p>
    <w:p w14:paraId="0E3B2EC8" w14:textId="2C8DD2B8"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Kur</w:t>
      </w:r>
      <w:ins w:id="10341" w:author="Lektorat Bauer" w:date="2025-03-05T17:42:00Z" w16du:dateUtc="2025-03-05T16:42:00Z">
        <w:r w:rsidR="003A32D7">
          <w:rPr>
            <w:rFonts w:ascii="Arial" w:hAnsi="Arial" w:cs="Arial"/>
            <w:sz w:val="24"/>
            <w:szCs w:val="24"/>
          </w:rPr>
          <w:t>z</w:t>
        </w:r>
      </w:ins>
      <w:del w:id="10342" w:author="Lektorat Bauer" w:date="2025-03-05T17:42:00Z" w16du:dateUtc="2025-03-05T16:42:00Z">
        <w:r w:rsidRPr="00944672" w:rsidDel="003A32D7">
          <w:rPr>
            <w:rFonts w:ascii="Arial" w:hAnsi="Arial" w:cs="Arial"/>
            <w:sz w:val="24"/>
            <w:szCs w:val="24"/>
          </w:rPr>
          <w:delText>s</w:delText>
        </w:r>
      </w:del>
      <w:r w:rsidRPr="00944672">
        <w:rPr>
          <w:rFonts w:ascii="Arial" w:hAnsi="Arial" w:cs="Arial"/>
          <w:sz w:val="24"/>
          <w:szCs w:val="24"/>
        </w:rPr>
        <w:t xml:space="preserve"> nachdem die Gruppe die Damrak Waterfront erreicht hatte, tauchten von rechts, aus Richtung Oudebrugsteeg</w:t>
      </w:r>
      <w:del w:id="10343" w:author="Lektorat Bauer" w:date="2025-03-05T17:42:00Z" w16du:dateUtc="2025-03-05T16:42:00Z">
        <w:r w:rsidRPr="00944672" w:rsidDel="003A32D7">
          <w:rPr>
            <w:rFonts w:ascii="Arial" w:hAnsi="Arial" w:cs="Arial"/>
            <w:sz w:val="24"/>
            <w:szCs w:val="24"/>
          </w:rPr>
          <w:delText>,</w:delText>
        </w:r>
      </w:del>
      <w:r w:rsidRPr="00944672">
        <w:rPr>
          <w:rFonts w:ascii="Arial" w:hAnsi="Arial" w:cs="Arial"/>
          <w:sz w:val="24"/>
          <w:szCs w:val="24"/>
        </w:rPr>
        <w:t xml:space="preserve"> kommend</w:t>
      </w:r>
      <w:ins w:id="10344" w:author="Lektorat Bauer" w:date="2025-03-05T17:42:00Z" w16du:dateUtc="2025-03-05T16:42:00Z">
        <w:r w:rsidR="003A32D7">
          <w:rPr>
            <w:rFonts w:ascii="Arial" w:hAnsi="Arial" w:cs="Arial"/>
            <w:sz w:val="24"/>
            <w:szCs w:val="24"/>
          </w:rPr>
          <w:t>,</w:t>
        </w:r>
      </w:ins>
      <w:r w:rsidRPr="00944672">
        <w:rPr>
          <w:rFonts w:ascii="Arial" w:hAnsi="Arial" w:cs="Arial"/>
          <w:sz w:val="24"/>
          <w:szCs w:val="24"/>
        </w:rPr>
        <w:t xml:space="preserve"> drei Motorräder auf, die </w:t>
      </w:r>
      <w:del w:id="10345" w:author="Lektorat Bauer" w:date="2025-03-05T17:42:00Z" w16du:dateUtc="2025-03-05T16:42:00Z">
        <w:r w:rsidRPr="00944672" w:rsidDel="003A32D7">
          <w:rPr>
            <w:rFonts w:ascii="Arial" w:hAnsi="Arial" w:cs="Arial"/>
            <w:sz w:val="24"/>
            <w:szCs w:val="24"/>
          </w:rPr>
          <w:delText xml:space="preserve">damit </w:delText>
        </w:r>
      </w:del>
      <w:r w:rsidRPr="00944672">
        <w:rPr>
          <w:rFonts w:ascii="Arial" w:hAnsi="Arial" w:cs="Arial"/>
          <w:sz w:val="24"/>
          <w:szCs w:val="24"/>
        </w:rPr>
        <w:t>auf die Gruppe zuhielten.</w:t>
      </w:r>
    </w:p>
    <w:p w14:paraId="0F7E7252" w14:textId="5691CD9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Alle wussten, dass das Attentat auf John-Henry Cummings durch eine Motorradfahrerin ausgeführt </w:t>
      </w:r>
      <w:del w:id="10346" w:author="Lektorat Bauer" w:date="2025-03-05T17:42:00Z" w16du:dateUtc="2025-03-05T16:42:00Z">
        <w:r w:rsidRPr="00944672" w:rsidDel="003A32D7">
          <w:rPr>
            <w:rFonts w:ascii="Arial" w:hAnsi="Arial" w:cs="Arial"/>
            <w:sz w:val="24"/>
            <w:szCs w:val="24"/>
          </w:rPr>
          <w:delText>wurde</w:delText>
        </w:r>
      </w:del>
      <w:ins w:id="10347" w:author="Lektorat Bauer" w:date="2025-03-05T17:42:00Z" w16du:dateUtc="2025-03-05T16:42:00Z">
        <w:r w:rsidR="003A32D7">
          <w:rPr>
            <w:rFonts w:ascii="Arial" w:hAnsi="Arial" w:cs="Arial"/>
            <w:sz w:val="24"/>
            <w:szCs w:val="24"/>
          </w:rPr>
          <w:t>worden war</w:t>
        </w:r>
      </w:ins>
      <w:r w:rsidRPr="00944672">
        <w:rPr>
          <w:rFonts w:ascii="Arial" w:hAnsi="Arial" w:cs="Arial"/>
          <w:sz w:val="24"/>
          <w:szCs w:val="24"/>
        </w:rPr>
        <w:t>. Ohne zu zögern, und den Blick auf die Motorräder gerichtet, gab der Gruppenführer den Befehl: „Ins Auto!“.</w:t>
      </w:r>
    </w:p>
    <w:p w14:paraId="00F46818" w14:textId="6CB9E4AD"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Der Geländewagen stand, mit laufendem Motor, nur 12 Meter von der Gruppe entfernt. Als der Fahrer sah, das</w:t>
      </w:r>
      <w:ins w:id="10348" w:author="Lektorat Bauer" w:date="2025-03-05T17:43:00Z" w16du:dateUtc="2025-03-05T16:43:00Z">
        <w:r w:rsidR="003A32D7">
          <w:rPr>
            <w:rFonts w:ascii="Arial" w:hAnsi="Arial" w:cs="Arial"/>
            <w:sz w:val="24"/>
            <w:szCs w:val="24"/>
          </w:rPr>
          <w:t>s</w:t>
        </w:r>
      </w:ins>
      <w:r w:rsidRPr="00944672">
        <w:rPr>
          <w:rFonts w:ascii="Arial" w:hAnsi="Arial" w:cs="Arial"/>
          <w:sz w:val="24"/>
          <w:szCs w:val="24"/>
        </w:rPr>
        <w:t xml:space="preserve"> die Gruppe die Richtung änderte, und dass sich Motorräder näherten, legte er den Rückwärtsgang ein, um </w:t>
      </w:r>
      <w:del w:id="10349" w:author="Lektorat Bauer" w:date="2025-03-05T17:43:00Z" w16du:dateUtc="2025-03-05T16:43:00Z">
        <w:r w:rsidRPr="00944672" w:rsidDel="003A32D7">
          <w:rPr>
            <w:rFonts w:ascii="Arial" w:hAnsi="Arial" w:cs="Arial"/>
            <w:sz w:val="24"/>
            <w:szCs w:val="24"/>
          </w:rPr>
          <w:delText xml:space="preserve">so </w:delText>
        </w:r>
      </w:del>
      <w:r w:rsidRPr="00944672">
        <w:rPr>
          <w:rFonts w:ascii="Arial" w:hAnsi="Arial" w:cs="Arial"/>
          <w:sz w:val="24"/>
          <w:szCs w:val="24"/>
        </w:rPr>
        <w:t>die Distanz zur Gruppe zu verkürzen. Gleichzeitig gab er den Befehl, die hintere Tür zu öffnen, damit schneller eingestiegen werden konnte.</w:t>
      </w:r>
    </w:p>
    <w:p w14:paraId="3B4A0BF4" w14:textId="7211C55B"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Joost wurde in den Wagen gestoßen, und </w:t>
      </w:r>
      <w:del w:id="10350" w:author="Lektorat Bauer" w:date="2025-03-05T17:43:00Z" w16du:dateUtc="2025-03-05T16:43:00Z">
        <w:r w:rsidRPr="00944672" w:rsidDel="003A32D7">
          <w:rPr>
            <w:rFonts w:ascii="Arial" w:hAnsi="Arial" w:cs="Arial"/>
            <w:sz w:val="24"/>
            <w:szCs w:val="24"/>
          </w:rPr>
          <w:delText xml:space="preserve">noch </w:delText>
        </w:r>
      </w:del>
      <w:r w:rsidRPr="00944672">
        <w:rPr>
          <w:rFonts w:ascii="Arial" w:hAnsi="Arial" w:cs="Arial"/>
          <w:sz w:val="24"/>
          <w:szCs w:val="24"/>
        </w:rPr>
        <w:t>zwei Soldaten sprangen mit ins Auto, die anderen griffen zu den Waffen und deckten den Geländewagen.</w:t>
      </w:r>
    </w:p>
    <w:p w14:paraId="22B96211" w14:textId="6CF50C3B"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Sofort </w:t>
      </w:r>
      <w:del w:id="10351" w:author="Lektorat Bauer" w:date="2025-03-05T17:43:00Z" w16du:dateUtc="2025-03-05T16:43:00Z">
        <w:r w:rsidRPr="00944672" w:rsidDel="003A32D7">
          <w:rPr>
            <w:rFonts w:ascii="Arial" w:hAnsi="Arial" w:cs="Arial"/>
            <w:sz w:val="24"/>
            <w:szCs w:val="24"/>
          </w:rPr>
          <w:delText xml:space="preserve">als Joost </w:delText>
        </w:r>
        <w:commentRangeStart w:id="10352"/>
        <w:r w:rsidRPr="00944672" w:rsidDel="003A32D7">
          <w:rPr>
            <w:rFonts w:ascii="Arial" w:hAnsi="Arial" w:cs="Arial"/>
            <w:sz w:val="24"/>
            <w:szCs w:val="24"/>
          </w:rPr>
          <w:delText>im</w:delText>
        </w:r>
      </w:del>
      <w:commentRangeEnd w:id="10352"/>
      <w:r w:rsidR="003A32D7">
        <w:rPr>
          <w:rStyle w:val="Kommentarzeichen"/>
        </w:rPr>
        <w:commentReference w:id="10352"/>
      </w:r>
      <w:del w:id="10353" w:author="Lektorat Bauer" w:date="2025-03-05T17:43:00Z" w16du:dateUtc="2025-03-05T16:43:00Z">
        <w:r w:rsidRPr="00944672" w:rsidDel="003A32D7">
          <w:rPr>
            <w:rFonts w:ascii="Arial" w:hAnsi="Arial" w:cs="Arial"/>
            <w:sz w:val="24"/>
            <w:szCs w:val="24"/>
          </w:rPr>
          <w:delText xml:space="preserve"> Fahrzeug war, </w:delText>
        </w:r>
      </w:del>
      <w:r w:rsidRPr="00944672">
        <w:rPr>
          <w:rFonts w:ascii="Arial" w:hAnsi="Arial" w:cs="Arial"/>
          <w:sz w:val="24"/>
          <w:szCs w:val="24"/>
        </w:rPr>
        <w:t xml:space="preserve">gab der Fahrer </w:t>
      </w:r>
      <w:del w:id="10354" w:author="Lektorat Bauer" w:date="2025-03-05T17:43:00Z" w16du:dateUtc="2025-03-05T16:43:00Z">
        <w:r w:rsidRPr="00944672" w:rsidDel="003A32D7">
          <w:rPr>
            <w:rFonts w:ascii="Arial" w:hAnsi="Arial" w:cs="Arial"/>
            <w:sz w:val="24"/>
            <w:szCs w:val="24"/>
          </w:rPr>
          <w:delText>gas</w:delText>
        </w:r>
      </w:del>
      <w:ins w:id="10355" w:author="Lektorat Bauer" w:date="2025-03-05T17:43:00Z" w16du:dateUtc="2025-03-05T16:43:00Z">
        <w:r w:rsidR="003A32D7" w:rsidRPr="00944672">
          <w:rPr>
            <w:rFonts w:ascii="Arial" w:hAnsi="Arial" w:cs="Arial"/>
            <w:sz w:val="24"/>
            <w:szCs w:val="24"/>
          </w:rPr>
          <w:t>Gas</w:t>
        </w:r>
      </w:ins>
      <w:r w:rsidRPr="00944672">
        <w:rPr>
          <w:rFonts w:ascii="Arial" w:hAnsi="Arial" w:cs="Arial"/>
          <w:sz w:val="24"/>
          <w:szCs w:val="24"/>
        </w:rPr>
        <w:t xml:space="preserve"> und fuhr auf die Motorräder zu. Zu</w:t>
      </w:r>
      <w:commentRangeStart w:id="10356"/>
      <w:r w:rsidRPr="00944672">
        <w:rPr>
          <w:rFonts w:ascii="Arial" w:hAnsi="Arial" w:cs="Arial"/>
          <w:sz w:val="24"/>
          <w:szCs w:val="24"/>
        </w:rPr>
        <w:t>m einen, weil er in diese Richtung stand und zum anderen</w:t>
      </w:r>
      <w:ins w:id="10357" w:author="Lektorat Bauer" w:date="2025-03-05T17:43:00Z" w16du:dateUtc="2025-03-05T16:43:00Z">
        <w:r w:rsidR="003A32D7">
          <w:rPr>
            <w:rFonts w:ascii="Arial" w:hAnsi="Arial" w:cs="Arial"/>
            <w:sz w:val="24"/>
            <w:szCs w:val="24"/>
          </w:rPr>
          <w:t>,</w:t>
        </w:r>
      </w:ins>
      <w:r w:rsidRPr="00944672">
        <w:rPr>
          <w:rFonts w:ascii="Arial" w:hAnsi="Arial" w:cs="Arial"/>
          <w:sz w:val="24"/>
          <w:szCs w:val="24"/>
        </w:rPr>
        <w:t xml:space="preserve"> um den Motorblock als Waffe einsetzen zu können.</w:t>
      </w:r>
      <w:commentRangeEnd w:id="10356"/>
      <w:r w:rsidR="003A32D7">
        <w:rPr>
          <w:rStyle w:val="Kommentarzeichen"/>
        </w:rPr>
        <w:commentReference w:id="10356"/>
      </w:r>
    </w:p>
    <w:p w14:paraId="3CF3DDA0"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Als der Geländewagen losfuhr, wichen die Motorräder aus und beschwerten sich mit Handzeichen über die rüpelhafte Fahrweise.</w:t>
      </w:r>
    </w:p>
    <w:p w14:paraId="728A067C" w14:textId="54C775EC"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 xml:space="preserve">Als sie an den Motorrädern vorbei waren, atmeten alle auf. Der Beifahrer meldete den Vorfall und die Planänderung, </w:t>
      </w:r>
      <w:del w:id="10358" w:author="Lektorat Bauer" w:date="2025-03-05T17:44:00Z" w16du:dateUtc="2025-03-05T16:44:00Z">
        <w:r w:rsidRPr="00944672" w:rsidDel="003A32D7">
          <w:rPr>
            <w:rFonts w:ascii="Arial" w:hAnsi="Arial" w:cs="Arial"/>
            <w:sz w:val="24"/>
            <w:szCs w:val="24"/>
          </w:rPr>
          <w:delText xml:space="preserve">dabei nahm </w:delText>
        </w:r>
      </w:del>
      <w:ins w:id="10359" w:author="Lektorat Bauer" w:date="2025-03-05T17:44:00Z" w16du:dateUtc="2025-03-05T16:44:00Z">
        <w:r w:rsidR="003A32D7">
          <w:rPr>
            <w:rFonts w:ascii="Arial" w:hAnsi="Arial" w:cs="Arial"/>
            <w:sz w:val="24"/>
            <w:szCs w:val="24"/>
          </w:rPr>
          <w:t xml:space="preserve">während </w:t>
        </w:r>
      </w:ins>
      <w:r w:rsidRPr="00944672">
        <w:rPr>
          <w:rFonts w:ascii="Arial" w:hAnsi="Arial" w:cs="Arial"/>
          <w:sz w:val="24"/>
          <w:szCs w:val="24"/>
        </w:rPr>
        <w:t>der Fahrer den kürzesten Weg durch die Innenstadt in Richtung Flughafen</w:t>
      </w:r>
      <w:ins w:id="10360" w:author="Lektorat Bauer" w:date="2025-03-05T17:44:00Z" w16du:dateUtc="2025-03-05T16:44:00Z">
        <w:r w:rsidR="003A32D7">
          <w:rPr>
            <w:rFonts w:ascii="Arial" w:hAnsi="Arial" w:cs="Arial"/>
            <w:sz w:val="24"/>
            <w:szCs w:val="24"/>
          </w:rPr>
          <w:t xml:space="preserve"> nahm</w:t>
        </w:r>
      </w:ins>
      <w:r w:rsidRPr="00944672">
        <w:rPr>
          <w:rFonts w:ascii="Arial" w:hAnsi="Arial" w:cs="Arial"/>
          <w:sz w:val="24"/>
          <w:szCs w:val="24"/>
        </w:rPr>
        <w:t>.</w:t>
      </w:r>
    </w:p>
    <w:p w14:paraId="3427A833"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706C8EC1"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0FAD8757"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0F2DC696" w14:textId="4748F939"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 xml:space="preserve">Die Aktion wurde beobachtet. Per Telefon wurde gemeldet, dass Joost im Geländewagen und unterwegs war. Ein asiatisch aussehender Mann, der bei einer Gruppe von Kreuzfahrtgästen stand, </w:t>
      </w:r>
      <w:del w:id="10361" w:author="Lektorat Bauer" w:date="2025-03-05T17:44:00Z" w16du:dateUtc="2025-03-05T16:44:00Z">
        <w:r w:rsidRPr="00944672" w:rsidDel="003A32D7">
          <w:rPr>
            <w:rFonts w:ascii="Arial" w:hAnsi="Arial" w:cs="Arial"/>
            <w:sz w:val="24"/>
            <w:szCs w:val="24"/>
          </w:rPr>
          <w:delText>v</w:delText>
        </w:r>
      </w:del>
      <w:ins w:id="10362" w:author="Lektorat Bauer" w:date="2025-03-05T17:44:00Z" w16du:dateUtc="2025-03-05T16:44:00Z">
        <w:r w:rsidR="003A32D7">
          <w:rPr>
            <w:rFonts w:ascii="Arial" w:hAnsi="Arial" w:cs="Arial"/>
            <w:sz w:val="24"/>
            <w:szCs w:val="24"/>
          </w:rPr>
          <w:t>f</w:t>
        </w:r>
      </w:ins>
      <w:r w:rsidRPr="00944672">
        <w:rPr>
          <w:rFonts w:ascii="Arial" w:hAnsi="Arial" w:cs="Arial"/>
          <w:sz w:val="24"/>
          <w:szCs w:val="24"/>
        </w:rPr>
        <w:t>iel nicht auf. Kim In-Guk hatte den richtigen Riecher gehabt und einen Mann zur Waterfront abgestellt. Die Gruppe hatte den Befehl bekommen, herauszufinden</w:t>
      </w:r>
      <w:ins w:id="10363" w:author="Lektorat Bauer" w:date="2025-03-05T17:44:00Z" w16du:dateUtc="2025-03-05T16:44:00Z">
        <w:r w:rsidR="003A32D7">
          <w:rPr>
            <w:rFonts w:ascii="Arial" w:hAnsi="Arial" w:cs="Arial"/>
            <w:sz w:val="24"/>
            <w:szCs w:val="24"/>
          </w:rPr>
          <w:t>,</w:t>
        </w:r>
      </w:ins>
      <w:r w:rsidRPr="00944672">
        <w:rPr>
          <w:rFonts w:ascii="Arial" w:hAnsi="Arial" w:cs="Arial"/>
          <w:sz w:val="24"/>
          <w:szCs w:val="24"/>
        </w:rPr>
        <w:t xml:space="preserve"> ob Joost van der Dijkstraat weggebracht wurde</w:t>
      </w:r>
      <w:ins w:id="10364" w:author="Lektorat Bauer" w:date="2025-03-05T17:45:00Z" w16du:dateUtc="2025-03-05T16:45:00Z">
        <w:r w:rsidR="003A32D7">
          <w:rPr>
            <w:rFonts w:ascii="Arial" w:hAnsi="Arial" w:cs="Arial"/>
            <w:sz w:val="24"/>
            <w:szCs w:val="24"/>
          </w:rPr>
          <w:t>,</w:t>
        </w:r>
      </w:ins>
      <w:r w:rsidRPr="00944672">
        <w:rPr>
          <w:rFonts w:ascii="Arial" w:hAnsi="Arial" w:cs="Arial"/>
          <w:sz w:val="24"/>
          <w:szCs w:val="24"/>
        </w:rPr>
        <w:t xml:space="preserve"> und vor allem, wohin.</w:t>
      </w:r>
    </w:p>
    <w:p w14:paraId="6A2821E3" w14:textId="2E5BDD6E"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Die Motorradfahrer hatten </w:t>
      </w:r>
      <w:del w:id="10365" w:author="Lektorat Bauer" w:date="2025-03-05T17:45:00Z" w16du:dateUtc="2025-03-05T16:45:00Z">
        <w:r w:rsidRPr="00944672" w:rsidDel="003A32D7">
          <w:rPr>
            <w:rFonts w:ascii="Arial" w:hAnsi="Arial" w:cs="Arial"/>
            <w:sz w:val="24"/>
            <w:szCs w:val="24"/>
          </w:rPr>
          <w:delText>S</w:delText>
        </w:r>
      </w:del>
      <w:ins w:id="10366" w:author="Lektorat Bauer" w:date="2025-03-05T17:45:00Z" w16du:dateUtc="2025-03-05T16:45:00Z">
        <w:r w:rsidR="003A32D7">
          <w:rPr>
            <w:rFonts w:ascii="Arial" w:hAnsi="Arial" w:cs="Arial"/>
            <w:sz w:val="24"/>
            <w:szCs w:val="24"/>
          </w:rPr>
          <w:t>s</w:t>
        </w:r>
      </w:ins>
      <w:r w:rsidRPr="00944672">
        <w:rPr>
          <w:rFonts w:ascii="Arial" w:hAnsi="Arial" w:cs="Arial"/>
          <w:sz w:val="24"/>
          <w:szCs w:val="24"/>
        </w:rPr>
        <w:t>ie angeheuert</w:t>
      </w:r>
      <w:ins w:id="10367" w:author="Lektorat Bauer" w:date="2025-03-05T17:45:00Z" w16du:dateUtc="2025-03-05T16:45:00Z">
        <w:r w:rsidR="003A32D7">
          <w:rPr>
            <w:rFonts w:ascii="Arial" w:hAnsi="Arial" w:cs="Arial"/>
            <w:sz w:val="24"/>
            <w:szCs w:val="24"/>
          </w:rPr>
          <w:t>.</w:t>
        </w:r>
      </w:ins>
      <w:del w:id="10368" w:author="Lektorat Bauer" w:date="2025-03-05T17:45:00Z" w16du:dateUtc="2025-03-05T16:45:00Z">
        <w:r w:rsidRPr="00944672" w:rsidDel="003A32D7">
          <w:rPr>
            <w:rFonts w:ascii="Arial" w:hAnsi="Arial" w:cs="Arial"/>
            <w:sz w:val="24"/>
            <w:szCs w:val="24"/>
          </w:rPr>
          <w:delText>, die sollten gegen 10:30 Uhr zur Waterfront fahren und dann dort für 15 Minuten stehen bleiben.</w:delText>
        </w:r>
      </w:del>
    </w:p>
    <w:p w14:paraId="20A8E08D"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Die Beschreibung des Geländewagens war weitergegeben worden und mit größtmöglichem Abstand wurde die Verfolgung aufgenommen.</w:t>
      </w:r>
    </w:p>
    <w:p w14:paraId="09BB47F5"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Als der Geländewagen an einem Außentor des Flughafens auf das Gelände gelassen wurde, wurde deutlich, dass einer der nächsten Flüge das Ziel sein würde.</w:t>
      </w:r>
    </w:p>
    <w:p w14:paraId="70C44776"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34F66251"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6B269F5B"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43BC4F68" w14:textId="2B999CD5"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 xml:space="preserve">Auf der Aussichtsterrasse des Flughafens stand ein weiterer Nordkoreaner, der sich so platziert hatte, dass </w:t>
      </w:r>
      <w:ins w:id="10369" w:author="Lektorat Bauer" w:date="2025-03-05T17:45:00Z" w16du:dateUtc="2025-03-05T16:45:00Z">
        <w:r w:rsidR="003A32D7">
          <w:rPr>
            <w:rFonts w:ascii="Arial" w:hAnsi="Arial" w:cs="Arial"/>
            <w:sz w:val="24"/>
            <w:szCs w:val="24"/>
          </w:rPr>
          <w:t xml:space="preserve">er </w:t>
        </w:r>
      </w:ins>
      <w:commentRangeStart w:id="10370"/>
      <w:r w:rsidRPr="00944672">
        <w:rPr>
          <w:rFonts w:ascii="Arial" w:hAnsi="Arial" w:cs="Arial"/>
          <w:sz w:val="24"/>
          <w:szCs w:val="24"/>
        </w:rPr>
        <w:t xml:space="preserve">die Malaysia Airlines, Flug MH 17 </w:t>
      </w:r>
      <w:commentRangeEnd w:id="10370"/>
      <w:r w:rsidR="003A32D7">
        <w:rPr>
          <w:rStyle w:val="Kommentarzeichen"/>
        </w:rPr>
        <w:commentReference w:id="10370"/>
      </w:r>
      <w:r w:rsidRPr="00944672">
        <w:rPr>
          <w:rFonts w:ascii="Arial" w:hAnsi="Arial" w:cs="Arial"/>
          <w:sz w:val="24"/>
          <w:szCs w:val="24"/>
        </w:rPr>
        <w:t>sehen konnte.</w:t>
      </w:r>
    </w:p>
    <w:p w14:paraId="2A3F319C"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Als sich über das Vorfeld ein Auto näherte, nahm er seine Kamera zur Hand, und fotografierte das Flugzeug. So konnte er ein Foto von Joost van der Dijkstraat machen, als er an Bord von Flug MH 17 ging.</w:t>
      </w:r>
    </w:p>
    <w:p w14:paraId="555EE591"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3499D8D9"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0D20C943"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3DD5CD4E"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p>
    <w:p w14:paraId="4E320B7E"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commentRangeStart w:id="10371"/>
      <w:commentRangeEnd w:id="10371"/>
      <w:r w:rsidRPr="00944672">
        <w:rPr>
          <w:rFonts w:ascii="Arial" w:hAnsi="Arial" w:cs="Arial"/>
          <w:sz w:val="24"/>
          <w:szCs w:val="24"/>
        </w:rPr>
        <w:commentReference w:id="10371"/>
      </w:r>
      <w:r w:rsidRPr="00944672">
        <w:rPr>
          <w:rFonts w:ascii="Arial" w:hAnsi="Arial" w:cs="Arial"/>
          <w:b/>
          <w:bCs/>
          <w:sz w:val="24"/>
          <w:szCs w:val="24"/>
        </w:rPr>
        <w:t>&gt;&gt;&gt; Donezk, Donnerstagmorgen Ortszeit, Sitz des Geheimdienstes der ‚Volksrepublik Donezk‘, 10:00 Uhr Ortszeit (Zeitverschiebung: 11 Uhr Amsterdam, 18 Uhr Korea, 17 Uhr Malaysia)&lt;&lt;&lt;</w:t>
      </w:r>
    </w:p>
    <w:p w14:paraId="70EFB8A9" w14:textId="0255EB3C"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Der stellvertretende Leiter des Geheimdienstes der ‚Volksrepublik Donezk‘, Oleg Pulatow, saß in seinem Büro, am Puschkin-Boulevard, wo sich die provisorische Regierung ihr Machtzentrum aufgebaut hatte</w:t>
      </w:r>
      <w:ins w:id="10372" w:author="Lektorat Bauer" w:date="2025-03-05T17:46:00Z" w16du:dateUtc="2025-03-05T16:46:00Z">
        <w:r w:rsidR="003A32D7">
          <w:rPr>
            <w:rFonts w:ascii="Arial" w:hAnsi="Arial" w:cs="Arial"/>
            <w:sz w:val="24"/>
            <w:szCs w:val="24"/>
          </w:rPr>
          <w:t>,</w:t>
        </w:r>
      </w:ins>
      <w:r w:rsidRPr="00944672">
        <w:rPr>
          <w:rFonts w:ascii="Arial" w:hAnsi="Arial" w:cs="Arial"/>
          <w:sz w:val="24"/>
          <w:szCs w:val="24"/>
        </w:rPr>
        <w:t xml:space="preserve"> und studierte die eingegangenen Berichte.</w:t>
      </w:r>
    </w:p>
    <w:p w14:paraId="378C2E12" w14:textId="7C651080"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Insbesondere interessierte er sich für die Verbindungsflüge der ukrainischen Luftwaffe. Aus diesen Daten versuchte er herauszufinden, ob </w:t>
      </w:r>
      <w:ins w:id="10373" w:author="Lektorat Bauer" w:date="2025-03-05T17:49:00Z" w16du:dateUtc="2025-03-05T16:49:00Z">
        <w:r w:rsidR="000B2D5E">
          <w:rPr>
            <w:rFonts w:ascii="Arial" w:hAnsi="Arial" w:cs="Arial"/>
            <w:sz w:val="24"/>
            <w:szCs w:val="24"/>
          </w:rPr>
          <w:t>beziehungsweise</w:t>
        </w:r>
      </w:ins>
      <w:del w:id="10374" w:author="Lektorat Bauer" w:date="2025-03-05T17:49:00Z" w16du:dateUtc="2025-03-05T16:49:00Z">
        <w:r w:rsidRPr="00944672" w:rsidDel="000B2D5E">
          <w:rPr>
            <w:rFonts w:ascii="Arial" w:hAnsi="Arial" w:cs="Arial"/>
            <w:sz w:val="24"/>
            <w:szCs w:val="24"/>
          </w:rPr>
          <w:delText>bz</w:delText>
        </w:r>
      </w:del>
      <w:del w:id="10375" w:author="Lektorat Bauer" w:date="2025-03-05T17:48:00Z" w16du:dateUtc="2025-03-05T16:48:00Z">
        <w:r w:rsidRPr="00944672" w:rsidDel="000B2D5E">
          <w:rPr>
            <w:rFonts w:ascii="Arial" w:hAnsi="Arial" w:cs="Arial"/>
            <w:sz w:val="24"/>
            <w:szCs w:val="24"/>
          </w:rPr>
          <w:delText>w.</w:delText>
        </w:r>
      </w:del>
      <w:r w:rsidRPr="00944672">
        <w:rPr>
          <w:rFonts w:ascii="Arial" w:hAnsi="Arial" w:cs="Arial"/>
          <w:sz w:val="24"/>
          <w:szCs w:val="24"/>
        </w:rPr>
        <w:t xml:space="preserve"> wann und wo die ukrainische Armee einen Angriff auf die Truppen der ‚Volksrepublik Donezk‘ plante.</w:t>
      </w:r>
    </w:p>
    <w:p w14:paraId="17D039FD" w14:textId="07277C25"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Er griff nach einem Becher Tee und versuchte, die vorliegenden Daten in Gedanken zu ordnen, als das Telefon auf seinem Schreibtisch</w:t>
      </w:r>
      <w:del w:id="10376" w:author="Lektorat Bauer" w:date="2025-03-05T17:49:00Z" w16du:dateUtc="2025-03-05T16:49:00Z">
        <w:r w:rsidRPr="00944672" w:rsidDel="000B2D5E">
          <w:rPr>
            <w:rFonts w:ascii="Arial" w:hAnsi="Arial" w:cs="Arial"/>
            <w:sz w:val="24"/>
            <w:szCs w:val="24"/>
          </w:rPr>
          <w:delText>,</w:delText>
        </w:r>
      </w:del>
      <w:r w:rsidRPr="00944672">
        <w:rPr>
          <w:rFonts w:ascii="Arial" w:hAnsi="Arial" w:cs="Arial"/>
          <w:sz w:val="24"/>
          <w:szCs w:val="24"/>
        </w:rPr>
        <w:t xml:space="preserve"> zu klingeln begann.</w:t>
      </w:r>
    </w:p>
    <w:p w14:paraId="2A4D6365" w14:textId="70C87E75"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Nach dem vierten Klingeln stellte er fest, dass es sein Telefon war, das da klingelte</w:t>
      </w:r>
      <w:ins w:id="10377" w:author="Lektorat Bauer" w:date="2025-03-05T17:49:00Z" w16du:dateUtc="2025-03-05T16:49:00Z">
        <w:r w:rsidR="000B2D5E">
          <w:rPr>
            <w:rFonts w:ascii="Arial" w:hAnsi="Arial" w:cs="Arial"/>
            <w:sz w:val="24"/>
            <w:szCs w:val="24"/>
          </w:rPr>
          <w:t>.</w:t>
        </w:r>
      </w:ins>
      <w:del w:id="10378" w:author="Lektorat Bauer" w:date="2025-03-05T17:49:00Z" w16du:dateUtc="2025-03-05T16:49:00Z">
        <w:r w:rsidRPr="00944672" w:rsidDel="000B2D5E">
          <w:rPr>
            <w:rFonts w:ascii="Arial" w:hAnsi="Arial" w:cs="Arial"/>
            <w:sz w:val="24"/>
            <w:szCs w:val="24"/>
          </w:rPr>
          <w:delText>,</w:delText>
        </w:r>
      </w:del>
      <w:r w:rsidRPr="00944672">
        <w:rPr>
          <w:rFonts w:ascii="Arial" w:hAnsi="Arial" w:cs="Arial"/>
          <w:sz w:val="24"/>
          <w:szCs w:val="24"/>
        </w:rPr>
        <w:t xml:space="preserve"> </w:t>
      </w:r>
      <w:ins w:id="10379" w:author="Lektorat Bauer" w:date="2025-03-05T17:49:00Z" w16du:dateUtc="2025-03-05T16:49:00Z">
        <w:r w:rsidR="000B2D5E">
          <w:rPr>
            <w:rFonts w:ascii="Arial" w:hAnsi="Arial" w:cs="Arial"/>
            <w:sz w:val="24"/>
            <w:szCs w:val="24"/>
          </w:rPr>
          <w:t>E</w:t>
        </w:r>
      </w:ins>
      <w:del w:id="10380" w:author="Lektorat Bauer" w:date="2025-03-05T17:49:00Z" w16du:dateUtc="2025-03-05T16:49:00Z">
        <w:r w:rsidRPr="00944672" w:rsidDel="000B2D5E">
          <w:rPr>
            <w:rFonts w:ascii="Arial" w:hAnsi="Arial" w:cs="Arial"/>
            <w:sz w:val="24"/>
            <w:szCs w:val="24"/>
          </w:rPr>
          <w:delText>e</w:delText>
        </w:r>
      </w:del>
      <w:r w:rsidRPr="00944672">
        <w:rPr>
          <w:rFonts w:ascii="Arial" w:hAnsi="Arial" w:cs="Arial"/>
          <w:sz w:val="24"/>
          <w:szCs w:val="24"/>
        </w:rPr>
        <w:t>r war zu sehr in die Daten vertieft, als dass er das gemerkt h</w:t>
      </w:r>
      <w:ins w:id="10381" w:author="Lektorat Bauer" w:date="2025-03-05T17:49:00Z" w16du:dateUtc="2025-03-05T16:49:00Z">
        <w:r w:rsidR="000B2D5E">
          <w:rPr>
            <w:rFonts w:ascii="Arial" w:hAnsi="Arial" w:cs="Arial"/>
            <w:sz w:val="24"/>
            <w:szCs w:val="24"/>
          </w:rPr>
          <w:t>ä</w:t>
        </w:r>
      </w:ins>
      <w:del w:id="10382" w:author="Lektorat Bauer" w:date="2025-03-05T17:49:00Z" w16du:dateUtc="2025-03-05T16:49:00Z">
        <w:r w:rsidRPr="00944672" w:rsidDel="000B2D5E">
          <w:rPr>
            <w:rFonts w:ascii="Arial" w:hAnsi="Arial" w:cs="Arial"/>
            <w:sz w:val="24"/>
            <w:szCs w:val="24"/>
          </w:rPr>
          <w:delText>a</w:delText>
        </w:r>
      </w:del>
      <w:r w:rsidRPr="00944672">
        <w:rPr>
          <w:rFonts w:ascii="Arial" w:hAnsi="Arial" w:cs="Arial"/>
          <w:sz w:val="24"/>
          <w:szCs w:val="24"/>
        </w:rPr>
        <w:t>tte.</w:t>
      </w:r>
    </w:p>
    <w:p w14:paraId="75EAF447" w14:textId="5D5A1E11"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„Ja, </w:t>
      </w:r>
      <w:del w:id="10383" w:author="Lektorat Bauer" w:date="2025-03-05T17:49:00Z" w16du:dateUtc="2025-03-05T16:49:00Z">
        <w:r w:rsidRPr="00944672" w:rsidDel="000B2D5E">
          <w:rPr>
            <w:rFonts w:ascii="Arial" w:hAnsi="Arial" w:cs="Arial"/>
            <w:sz w:val="24"/>
            <w:szCs w:val="24"/>
          </w:rPr>
          <w:delText>B</w:delText>
        </w:r>
      </w:del>
      <w:ins w:id="10384" w:author="Lektorat Bauer" w:date="2025-03-05T17:49:00Z" w16du:dateUtc="2025-03-05T16:49:00Z">
        <w:r w:rsidR="000B2D5E">
          <w:rPr>
            <w:rFonts w:ascii="Arial" w:hAnsi="Arial" w:cs="Arial"/>
            <w:sz w:val="24"/>
            <w:szCs w:val="24"/>
          </w:rPr>
          <w:t>b</w:t>
        </w:r>
      </w:ins>
      <w:r w:rsidRPr="00944672">
        <w:rPr>
          <w:rFonts w:ascii="Arial" w:hAnsi="Arial" w:cs="Arial"/>
          <w:sz w:val="24"/>
          <w:szCs w:val="24"/>
        </w:rPr>
        <w:t>itte?“</w:t>
      </w:r>
      <w:ins w:id="10385" w:author="Lektorat Bauer" w:date="2025-03-05T17:49:00Z" w16du:dateUtc="2025-03-05T16:49:00Z">
        <w:r w:rsidR="000B2D5E">
          <w:rPr>
            <w:rFonts w:ascii="Arial" w:hAnsi="Arial" w:cs="Arial"/>
            <w:sz w:val="24"/>
            <w:szCs w:val="24"/>
          </w:rPr>
          <w:t>,</w:t>
        </w:r>
      </w:ins>
      <w:r w:rsidRPr="00944672">
        <w:rPr>
          <w:rFonts w:ascii="Arial" w:hAnsi="Arial" w:cs="Arial"/>
          <w:sz w:val="24"/>
          <w:szCs w:val="24"/>
        </w:rPr>
        <w:t xml:space="preserve"> </w:t>
      </w:r>
      <w:ins w:id="10386" w:author="Lektorat Bauer" w:date="2025-03-05T17:49:00Z" w16du:dateUtc="2025-03-05T16:49:00Z">
        <w:r w:rsidR="000B2D5E">
          <w:rPr>
            <w:rFonts w:ascii="Arial" w:hAnsi="Arial" w:cs="Arial"/>
            <w:sz w:val="24"/>
            <w:szCs w:val="24"/>
          </w:rPr>
          <w:t>g</w:t>
        </w:r>
      </w:ins>
      <w:del w:id="10387" w:author="Lektorat Bauer" w:date="2025-03-05T17:49:00Z" w16du:dateUtc="2025-03-05T16:49:00Z">
        <w:r w:rsidRPr="00944672" w:rsidDel="000B2D5E">
          <w:rPr>
            <w:rFonts w:ascii="Arial" w:hAnsi="Arial" w:cs="Arial"/>
            <w:sz w:val="24"/>
            <w:szCs w:val="24"/>
          </w:rPr>
          <w:delText>G</w:delText>
        </w:r>
      </w:del>
      <w:r w:rsidRPr="00944672">
        <w:rPr>
          <w:rFonts w:ascii="Arial" w:hAnsi="Arial" w:cs="Arial"/>
          <w:sz w:val="24"/>
          <w:szCs w:val="24"/>
        </w:rPr>
        <w:t>rummelte er unwirsch in das Telefon, da man ihn aus seinen Gedanken gerissen hatte. Beinahe hätte er verpasst, dass der Anrufer bereits sprach: „Spreche ich mit Oleg Pulatow?“</w:t>
      </w:r>
      <w:ins w:id="10388" w:author="Lektorat Bauer" w:date="2025-03-05T17:49:00Z" w16du:dateUtc="2025-03-05T16:49:00Z">
        <w:r w:rsidR="000B2D5E">
          <w:rPr>
            <w:rFonts w:ascii="Arial" w:hAnsi="Arial" w:cs="Arial"/>
            <w:sz w:val="24"/>
            <w:szCs w:val="24"/>
          </w:rPr>
          <w:t>,</w:t>
        </w:r>
      </w:ins>
      <w:r w:rsidRPr="00944672">
        <w:rPr>
          <w:rFonts w:ascii="Arial" w:hAnsi="Arial" w:cs="Arial"/>
          <w:sz w:val="24"/>
          <w:szCs w:val="24"/>
        </w:rPr>
        <w:t xml:space="preserve"> </w:t>
      </w:r>
      <w:ins w:id="10389" w:author="Lektorat Bauer" w:date="2025-03-05T17:49:00Z" w16du:dateUtc="2025-03-05T16:49:00Z">
        <w:r w:rsidR="000B2D5E">
          <w:rPr>
            <w:rFonts w:ascii="Arial" w:hAnsi="Arial" w:cs="Arial"/>
            <w:sz w:val="24"/>
            <w:szCs w:val="24"/>
          </w:rPr>
          <w:t>w</w:t>
        </w:r>
      </w:ins>
      <w:del w:id="10390" w:author="Lektorat Bauer" w:date="2025-03-05T17:49:00Z" w16du:dateUtc="2025-03-05T16:49:00Z">
        <w:r w:rsidRPr="00944672" w:rsidDel="000B2D5E">
          <w:rPr>
            <w:rFonts w:ascii="Arial" w:hAnsi="Arial" w:cs="Arial"/>
            <w:sz w:val="24"/>
            <w:szCs w:val="24"/>
          </w:rPr>
          <w:delText>W</w:delText>
        </w:r>
      </w:del>
      <w:r w:rsidRPr="00944672">
        <w:rPr>
          <w:rFonts w:ascii="Arial" w:hAnsi="Arial" w:cs="Arial"/>
          <w:sz w:val="24"/>
          <w:szCs w:val="24"/>
        </w:rPr>
        <w:t>urde gefragt. „Ja, bitte? Was kann ich für Sie tun?“</w:t>
      </w:r>
    </w:p>
    <w:p w14:paraId="076FEE6B" w14:textId="77777777" w:rsidR="000B2D5E" w:rsidRDefault="00944672" w:rsidP="00623B68">
      <w:pPr>
        <w:autoSpaceDE w:val="0"/>
        <w:autoSpaceDN w:val="0"/>
        <w:adjustRightInd w:val="0"/>
        <w:spacing w:after="0" w:line="360" w:lineRule="auto"/>
        <w:ind w:firstLine="227"/>
        <w:jc w:val="both"/>
        <w:rPr>
          <w:ins w:id="10391" w:author="Lektorat Bauer" w:date="2025-03-05T17:49:00Z" w16du:dateUtc="2025-03-05T16:49:00Z"/>
          <w:rFonts w:ascii="Arial" w:hAnsi="Arial" w:cs="Arial"/>
          <w:sz w:val="24"/>
          <w:szCs w:val="24"/>
        </w:rPr>
      </w:pPr>
      <w:r w:rsidRPr="00944672">
        <w:rPr>
          <w:rFonts w:ascii="Arial" w:hAnsi="Arial" w:cs="Arial"/>
          <w:sz w:val="24"/>
          <w:szCs w:val="24"/>
        </w:rPr>
        <w:t xml:space="preserve">„Mein lieber Oleg Pulatow, sie müssen ganz schön in Gedanken gewesen sein, als Sie ans Telefon gingen.“ </w:t>
      </w:r>
    </w:p>
    <w:p w14:paraId="79A75DCB" w14:textId="77777777" w:rsidR="000B2D5E" w:rsidRDefault="00944672" w:rsidP="00623B68">
      <w:pPr>
        <w:autoSpaceDE w:val="0"/>
        <w:autoSpaceDN w:val="0"/>
        <w:adjustRightInd w:val="0"/>
        <w:spacing w:after="0" w:line="360" w:lineRule="auto"/>
        <w:ind w:firstLine="227"/>
        <w:jc w:val="both"/>
        <w:rPr>
          <w:ins w:id="10392" w:author="Lektorat Bauer" w:date="2025-03-05T17:49:00Z" w16du:dateUtc="2025-03-05T16:49:00Z"/>
          <w:rFonts w:ascii="Arial" w:hAnsi="Arial" w:cs="Arial"/>
          <w:sz w:val="24"/>
          <w:szCs w:val="24"/>
        </w:rPr>
      </w:pPr>
      <w:r w:rsidRPr="00944672">
        <w:rPr>
          <w:rFonts w:ascii="Arial" w:hAnsi="Arial" w:cs="Arial"/>
          <w:sz w:val="24"/>
          <w:szCs w:val="24"/>
        </w:rPr>
        <w:t xml:space="preserve">„Hmm?!“ </w:t>
      </w:r>
    </w:p>
    <w:p w14:paraId="7077911E" w14:textId="77777777" w:rsidR="000B2D5E" w:rsidRDefault="00944672" w:rsidP="00623B68">
      <w:pPr>
        <w:autoSpaceDE w:val="0"/>
        <w:autoSpaceDN w:val="0"/>
        <w:adjustRightInd w:val="0"/>
        <w:spacing w:after="0" w:line="360" w:lineRule="auto"/>
        <w:ind w:firstLine="227"/>
        <w:jc w:val="both"/>
        <w:rPr>
          <w:ins w:id="10393" w:author="Lektorat Bauer" w:date="2025-03-05T17:49:00Z" w16du:dateUtc="2025-03-05T16:49:00Z"/>
          <w:rFonts w:ascii="Arial" w:hAnsi="Arial" w:cs="Arial"/>
          <w:sz w:val="24"/>
          <w:szCs w:val="24"/>
        </w:rPr>
      </w:pPr>
      <w:r w:rsidRPr="00944672">
        <w:rPr>
          <w:rFonts w:ascii="Arial" w:hAnsi="Arial" w:cs="Arial"/>
          <w:sz w:val="24"/>
          <w:szCs w:val="24"/>
        </w:rPr>
        <w:t xml:space="preserve">„Hier ist Oleg Vladimirovich Iwannikow. Ich habe Informationen.“ Jetzt erschrak Pulatow und setzte sich schlagartig gerade hin. </w:t>
      </w:r>
    </w:p>
    <w:p w14:paraId="51AA38C9" w14:textId="04B009E0"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„Oleg Vladimirovich, bitte entschuldigen Sie den schroffen Ton. Ich schaue mir gerade die ukrainischen Transportflüge an, kann aber noch kein Muster erkennen. Daher war ich in Gedanken vertieft. Was kann ich für Sie tun?“</w:t>
      </w:r>
    </w:p>
    <w:p w14:paraId="0A514D91" w14:textId="01F5BBB5"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„Oh, das ist ein Zufall!“</w:t>
      </w:r>
      <w:ins w:id="10394" w:author="Lektorat Bauer" w:date="2025-03-05T17:50:00Z" w16du:dateUtc="2025-03-05T16:50:00Z">
        <w:r w:rsidR="000B2D5E">
          <w:rPr>
            <w:rFonts w:ascii="Arial" w:hAnsi="Arial" w:cs="Arial"/>
            <w:sz w:val="24"/>
            <w:szCs w:val="24"/>
          </w:rPr>
          <w:t>,</w:t>
        </w:r>
      </w:ins>
      <w:r w:rsidRPr="00944672">
        <w:rPr>
          <w:rFonts w:ascii="Arial" w:hAnsi="Arial" w:cs="Arial"/>
          <w:sz w:val="24"/>
          <w:szCs w:val="24"/>
        </w:rPr>
        <w:t xml:space="preserve"> </w:t>
      </w:r>
      <w:ins w:id="10395" w:author="Lektorat Bauer" w:date="2025-03-05T17:50:00Z" w16du:dateUtc="2025-03-05T16:50:00Z">
        <w:r w:rsidR="000B2D5E">
          <w:rPr>
            <w:rFonts w:ascii="Arial" w:hAnsi="Arial" w:cs="Arial"/>
            <w:sz w:val="24"/>
            <w:szCs w:val="24"/>
          </w:rPr>
          <w:t>s</w:t>
        </w:r>
      </w:ins>
      <w:del w:id="10396" w:author="Lektorat Bauer" w:date="2025-03-05T17:50:00Z" w16du:dateUtc="2025-03-05T16:50:00Z">
        <w:r w:rsidRPr="00944672" w:rsidDel="000B2D5E">
          <w:rPr>
            <w:rFonts w:ascii="Arial" w:hAnsi="Arial" w:cs="Arial"/>
            <w:sz w:val="24"/>
            <w:szCs w:val="24"/>
          </w:rPr>
          <w:delText>S</w:delText>
        </w:r>
      </w:del>
      <w:r w:rsidRPr="00944672">
        <w:rPr>
          <w:rFonts w:ascii="Arial" w:hAnsi="Arial" w:cs="Arial"/>
          <w:sz w:val="24"/>
          <w:szCs w:val="24"/>
        </w:rPr>
        <w:t>etzte der Russe Iwannikow das Gespräch fort. „Ich wollte gerade Ihre Aufmerksamkeit auf einen Transportflug lenken.“</w:t>
      </w:r>
    </w:p>
    <w:p w14:paraId="6C195F48" w14:textId="326555AA"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„Mein lieber Oleg Vladimirovich, was genau möchten Sie mir anbieten? </w:t>
      </w:r>
      <w:ins w:id="10397" w:author="Lektorat Bauer" w:date="2025-03-05T17:50:00Z" w16du:dateUtc="2025-03-05T16:50:00Z">
        <w:r w:rsidR="000B2D5E">
          <w:rPr>
            <w:rFonts w:ascii="Arial" w:hAnsi="Arial" w:cs="Arial"/>
            <w:sz w:val="24"/>
            <w:szCs w:val="24"/>
          </w:rPr>
          <w:t>…</w:t>
        </w:r>
      </w:ins>
      <w:del w:id="10398" w:author="Lektorat Bauer" w:date="2025-03-05T17:50:00Z" w16du:dateUtc="2025-03-05T16:50:00Z">
        <w:r w:rsidRPr="00944672" w:rsidDel="000B2D5E">
          <w:rPr>
            <w:rFonts w:ascii="Arial" w:hAnsi="Arial" w:cs="Arial"/>
            <w:sz w:val="24"/>
            <w:szCs w:val="24"/>
          </w:rPr>
          <w:delText>...</w:delText>
        </w:r>
      </w:del>
      <w:r w:rsidRPr="00944672">
        <w:rPr>
          <w:rFonts w:ascii="Arial" w:hAnsi="Arial" w:cs="Arial"/>
          <w:sz w:val="24"/>
          <w:szCs w:val="24"/>
        </w:rPr>
        <w:t xml:space="preserve"> und was erwarten Sie als Gegenleistung?“</w:t>
      </w:r>
    </w:p>
    <w:p w14:paraId="2469426C" w14:textId="5BAFC826"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„Als stellvertretender Geheimdienstchef</w:t>
      </w:r>
      <w:del w:id="10399" w:author="Lektorat Bauer" w:date="2025-03-05T17:50:00Z" w16du:dateUtc="2025-03-05T16:50:00Z">
        <w:r w:rsidRPr="00944672" w:rsidDel="000B2D5E">
          <w:rPr>
            <w:rFonts w:ascii="Arial" w:hAnsi="Arial" w:cs="Arial"/>
            <w:sz w:val="24"/>
            <w:szCs w:val="24"/>
          </w:rPr>
          <w:delText>,</w:delText>
        </w:r>
      </w:del>
      <w:r w:rsidRPr="00944672">
        <w:rPr>
          <w:rFonts w:ascii="Arial" w:hAnsi="Arial" w:cs="Arial"/>
          <w:sz w:val="24"/>
          <w:szCs w:val="24"/>
        </w:rPr>
        <w:t xml:space="preserve"> könnten Sie mit dem Verteidigungsminister sprechen, und den Abschuss als Presseverlautbarung herausgeben. Das wäre alles, was ich erwarte</w:t>
      </w:r>
      <w:del w:id="10400" w:author="Lektorat Bauer" w:date="2025-03-05T17:51:00Z" w16du:dateUtc="2025-03-05T16:51:00Z">
        <w:r w:rsidRPr="00944672" w:rsidDel="000B2D5E">
          <w:rPr>
            <w:rFonts w:ascii="Arial" w:hAnsi="Arial" w:cs="Arial"/>
            <w:sz w:val="24"/>
            <w:szCs w:val="24"/>
          </w:rPr>
          <w:delText>.</w:delText>
        </w:r>
      </w:del>
      <w:r w:rsidRPr="00944672">
        <w:rPr>
          <w:rFonts w:ascii="Arial" w:hAnsi="Arial" w:cs="Arial"/>
          <w:sz w:val="24"/>
          <w:szCs w:val="24"/>
        </w:rPr>
        <w:t>“</w:t>
      </w:r>
      <w:ins w:id="10401" w:author="Lektorat Bauer" w:date="2025-03-05T17:51:00Z" w16du:dateUtc="2025-03-05T16:51:00Z">
        <w:r w:rsidR="000B2D5E">
          <w:rPr>
            <w:rFonts w:ascii="Arial" w:hAnsi="Arial" w:cs="Arial"/>
            <w:sz w:val="24"/>
            <w:szCs w:val="24"/>
          </w:rPr>
          <w:t>,</w:t>
        </w:r>
      </w:ins>
      <w:r w:rsidRPr="00944672">
        <w:rPr>
          <w:rFonts w:ascii="Arial" w:hAnsi="Arial" w:cs="Arial"/>
          <w:sz w:val="24"/>
          <w:szCs w:val="24"/>
        </w:rPr>
        <w:t xml:space="preserve"> </w:t>
      </w:r>
      <w:del w:id="10402" w:author="Lektorat Bauer" w:date="2025-03-05T18:02:00Z" w16du:dateUtc="2025-03-05T17:02:00Z">
        <w:r w:rsidRPr="00944672" w:rsidDel="000E56E3">
          <w:rPr>
            <w:rFonts w:ascii="Arial" w:hAnsi="Arial" w:cs="Arial"/>
            <w:sz w:val="24"/>
            <w:szCs w:val="24"/>
          </w:rPr>
          <w:delText>E</w:delText>
        </w:r>
      </w:del>
      <w:ins w:id="10403" w:author="Lektorat Bauer" w:date="2025-03-05T18:02:00Z" w16du:dateUtc="2025-03-05T17:02:00Z">
        <w:r w:rsidR="000E56E3">
          <w:rPr>
            <w:rFonts w:ascii="Arial" w:hAnsi="Arial" w:cs="Arial"/>
            <w:sz w:val="24"/>
            <w:szCs w:val="24"/>
          </w:rPr>
          <w:t>e</w:t>
        </w:r>
      </w:ins>
      <w:r w:rsidRPr="00944672">
        <w:rPr>
          <w:rFonts w:ascii="Arial" w:hAnsi="Arial" w:cs="Arial"/>
          <w:sz w:val="24"/>
          <w:szCs w:val="24"/>
        </w:rPr>
        <w:t xml:space="preserve">röffnete der Geheimdienstmann mit dem Decknamen ‚Odin‘ </w:t>
      </w:r>
      <w:ins w:id="10404" w:author="Lektorat Bauer" w:date="2025-03-05T17:51:00Z" w16du:dateUtc="2025-03-05T16:51:00Z">
        <w:r w:rsidR="000B2D5E">
          <w:rPr>
            <w:rFonts w:ascii="Arial" w:hAnsi="Arial" w:cs="Arial"/>
            <w:sz w:val="24"/>
            <w:szCs w:val="24"/>
          </w:rPr>
          <w:t>die Verhandlungen</w:t>
        </w:r>
      </w:ins>
      <w:del w:id="10405" w:author="Lektorat Bauer" w:date="2025-03-05T17:51:00Z" w16du:dateUtc="2025-03-05T16:51:00Z">
        <w:r w:rsidRPr="00944672" w:rsidDel="000B2D5E">
          <w:rPr>
            <w:rFonts w:ascii="Arial" w:hAnsi="Arial" w:cs="Arial"/>
            <w:sz w:val="24"/>
            <w:szCs w:val="24"/>
          </w:rPr>
          <w:delText>das Gespräch</w:delText>
        </w:r>
      </w:del>
      <w:r w:rsidRPr="00944672">
        <w:rPr>
          <w:rFonts w:ascii="Arial" w:hAnsi="Arial" w:cs="Arial"/>
          <w:sz w:val="24"/>
          <w:szCs w:val="24"/>
        </w:rPr>
        <w:t>.</w:t>
      </w:r>
    </w:p>
    <w:p w14:paraId="4EF6AA44" w14:textId="77777777" w:rsidR="000B2D5E" w:rsidRDefault="00944672" w:rsidP="00623B68">
      <w:pPr>
        <w:autoSpaceDE w:val="0"/>
        <w:autoSpaceDN w:val="0"/>
        <w:adjustRightInd w:val="0"/>
        <w:spacing w:after="0" w:line="360" w:lineRule="auto"/>
        <w:ind w:firstLine="227"/>
        <w:jc w:val="both"/>
        <w:rPr>
          <w:ins w:id="10406" w:author="Lektorat Bauer" w:date="2025-03-05T17:51:00Z" w16du:dateUtc="2025-03-05T16:51:00Z"/>
          <w:rFonts w:ascii="Arial" w:hAnsi="Arial" w:cs="Arial"/>
          <w:sz w:val="24"/>
          <w:szCs w:val="24"/>
        </w:rPr>
      </w:pPr>
      <w:r w:rsidRPr="00944672">
        <w:rPr>
          <w:rFonts w:ascii="Arial" w:hAnsi="Arial" w:cs="Arial"/>
          <w:sz w:val="24"/>
          <w:szCs w:val="24"/>
        </w:rPr>
        <w:t>„Das heißt, Du möchtest, dass wir ein Flugzeug für Euch abschießen?“</w:t>
      </w:r>
      <w:del w:id="10407" w:author="Lektorat Bauer" w:date="2025-03-05T17:51:00Z" w16du:dateUtc="2025-03-05T16:51:00Z">
        <w:r w:rsidRPr="00944672" w:rsidDel="000B2D5E">
          <w:rPr>
            <w:rFonts w:ascii="Arial" w:hAnsi="Arial" w:cs="Arial"/>
            <w:sz w:val="24"/>
            <w:szCs w:val="24"/>
          </w:rPr>
          <w:delText xml:space="preserve"> Fragte Oleg Pulatow nach. </w:delText>
        </w:r>
      </w:del>
    </w:p>
    <w:p w14:paraId="7525E70C" w14:textId="7483A858"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„Nicht direkt,“ antwortete ‚Odin‘</w:t>
      </w:r>
      <w:ins w:id="10408" w:author="Lektorat Bauer" w:date="2025-03-05T17:51:00Z" w16du:dateUtc="2025-03-05T16:51:00Z">
        <w:r w:rsidR="000B2D5E">
          <w:rPr>
            <w:rFonts w:ascii="Arial" w:hAnsi="Arial" w:cs="Arial"/>
            <w:sz w:val="24"/>
            <w:szCs w:val="24"/>
          </w:rPr>
          <w:t>,</w:t>
        </w:r>
      </w:ins>
      <w:r w:rsidRPr="00944672">
        <w:rPr>
          <w:rFonts w:ascii="Arial" w:hAnsi="Arial" w:cs="Arial"/>
          <w:sz w:val="24"/>
          <w:szCs w:val="24"/>
        </w:rPr>
        <w:t xml:space="preserve"> ,„</w:t>
      </w:r>
      <w:ins w:id="10409" w:author="Lektorat Bauer" w:date="2025-03-05T17:51:00Z" w16du:dateUtc="2025-03-05T16:51:00Z">
        <w:r w:rsidR="000B2D5E">
          <w:rPr>
            <w:rFonts w:ascii="Arial" w:hAnsi="Arial" w:cs="Arial"/>
            <w:sz w:val="24"/>
            <w:szCs w:val="24"/>
          </w:rPr>
          <w:t>w</w:t>
        </w:r>
      </w:ins>
      <w:del w:id="10410" w:author="Lektorat Bauer" w:date="2025-03-05T17:51:00Z" w16du:dateUtc="2025-03-05T16:51:00Z">
        <w:r w:rsidRPr="00944672" w:rsidDel="000B2D5E">
          <w:rPr>
            <w:rFonts w:ascii="Arial" w:hAnsi="Arial" w:cs="Arial"/>
            <w:sz w:val="24"/>
            <w:szCs w:val="24"/>
          </w:rPr>
          <w:delText>W</w:delText>
        </w:r>
      </w:del>
      <w:r w:rsidRPr="00944672">
        <w:rPr>
          <w:rFonts w:ascii="Arial" w:hAnsi="Arial" w:cs="Arial"/>
          <w:sz w:val="24"/>
          <w:szCs w:val="24"/>
        </w:rPr>
        <w:t>enn meine Informationen korrekt sind, dann könnte das die BUK des 53. Luftabwehrregiment übernehmen, die sowieso einen Test-Abschuss machen sollen.“</w:t>
      </w:r>
    </w:p>
    <w:p w14:paraId="4A1DB1F1" w14:textId="1ED241E5"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„Hmm</w:t>
      </w:r>
      <w:del w:id="10411" w:author="Lektorat Bauer" w:date="2025-03-05T17:52:00Z" w16du:dateUtc="2025-03-05T16:52:00Z">
        <w:r w:rsidRPr="00944672" w:rsidDel="000B2D5E">
          <w:rPr>
            <w:rFonts w:ascii="Arial" w:hAnsi="Arial" w:cs="Arial"/>
            <w:sz w:val="24"/>
            <w:szCs w:val="24"/>
          </w:rPr>
          <w:delText>,</w:delText>
        </w:r>
      </w:del>
      <w:ins w:id="10412" w:author="Lektorat Bauer" w:date="2025-03-05T17:52:00Z" w16du:dateUtc="2025-03-05T16:52:00Z">
        <w:r w:rsidR="000B2D5E">
          <w:rPr>
            <w:rFonts w:ascii="Arial" w:hAnsi="Arial" w:cs="Arial"/>
            <w:sz w:val="24"/>
            <w:szCs w:val="24"/>
          </w:rPr>
          <w:t>.</w:t>
        </w:r>
      </w:ins>
      <w:r w:rsidRPr="00944672">
        <w:rPr>
          <w:rFonts w:ascii="Arial" w:hAnsi="Arial" w:cs="Arial"/>
          <w:sz w:val="24"/>
          <w:szCs w:val="24"/>
        </w:rPr>
        <w:t>“ Oleg Pulatow konnte man anhören, dass er an dem zweifelte, was er gerade gehört hatte</w:t>
      </w:r>
      <w:ins w:id="10413" w:author="Lektorat Bauer" w:date="2025-03-05T17:52:00Z" w16du:dateUtc="2025-03-05T16:52:00Z">
        <w:r w:rsidR="000B2D5E">
          <w:rPr>
            <w:rFonts w:ascii="Arial" w:hAnsi="Arial" w:cs="Arial"/>
            <w:sz w:val="24"/>
            <w:szCs w:val="24"/>
          </w:rPr>
          <w:t>.</w:t>
        </w:r>
      </w:ins>
      <w:del w:id="10414" w:author="Lektorat Bauer" w:date="2025-03-05T17:52:00Z" w16du:dateUtc="2025-03-05T16:52:00Z">
        <w:r w:rsidRPr="00944672" w:rsidDel="000B2D5E">
          <w:rPr>
            <w:rFonts w:ascii="Arial" w:hAnsi="Arial" w:cs="Arial"/>
            <w:sz w:val="24"/>
            <w:szCs w:val="24"/>
          </w:rPr>
          <w:delText>,</w:delText>
        </w:r>
      </w:del>
      <w:r w:rsidRPr="00944672">
        <w:rPr>
          <w:rFonts w:ascii="Arial" w:hAnsi="Arial" w:cs="Arial"/>
          <w:sz w:val="24"/>
          <w:szCs w:val="24"/>
        </w:rPr>
        <w:t xml:space="preserve"> „Das klingt zum einen nicht glaubwürdig, und zum anderen sind dort einige</w:t>
      </w:r>
      <w:del w:id="10415" w:author="Lektorat Bauer" w:date="2025-03-05T17:52:00Z" w16du:dateUtc="2025-03-05T16:52:00Z">
        <w:r w:rsidRPr="00944672" w:rsidDel="000B2D5E">
          <w:rPr>
            <w:rFonts w:ascii="Arial" w:hAnsi="Arial" w:cs="Arial"/>
            <w:sz w:val="24"/>
            <w:szCs w:val="24"/>
          </w:rPr>
          <w:delText>n</w:delText>
        </w:r>
      </w:del>
      <w:r w:rsidRPr="00944672">
        <w:rPr>
          <w:rFonts w:ascii="Arial" w:hAnsi="Arial" w:cs="Arial"/>
          <w:sz w:val="24"/>
          <w:szCs w:val="24"/>
        </w:rPr>
        <w:t xml:space="preserve"> Ungenauigkeiten.“ Nach einer kurzen Pause fuhr er fort</w:t>
      </w:r>
      <w:ins w:id="10416" w:author="Lektorat Bauer" w:date="2025-03-05T17:52:00Z" w16du:dateUtc="2025-03-05T16:52:00Z">
        <w:r w:rsidR="000B2D5E">
          <w:rPr>
            <w:rFonts w:ascii="Arial" w:hAnsi="Arial" w:cs="Arial"/>
            <w:sz w:val="24"/>
            <w:szCs w:val="24"/>
          </w:rPr>
          <w:t>:</w:t>
        </w:r>
      </w:ins>
      <w:del w:id="10417" w:author="Lektorat Bauer" w:date="2025-03-05T17:52:00Z" w16du:dateUtc="2025-03-05T16:52:00Z">
        <w:r w:rsidRPr="00944672" w:rsidDel="000B2D5E">
          <w:rPr>
            <w:rFonts w:ascii="Arial" w:hAnsi="Arial" w:cs="Arial"/>
            <w:sz w:val="24"/>
            <w:szCs w:val="24"/>
          </w:rPr>
          <w:delText>,</w:delText>
        </w:r>
      </w:del>
      <w:r w:rsidRPr="00944672">
        <w:rPr>
          <w:rFonts w:ascii="Arial" w:hAnsi="Arial" w:cs="Arial"/>
          <w:sz w:val="24"/>
          <w:szCs w:val="24"/>
        </w:rPr>
        <w:t xml:space="preserve"> „Oleg Vladimirovich, Du erzählst mir nicht alles. Warum willst Du den Abschuss und warum sollen wir die Pressemitteilung lancieren?“</w:t>
      </w:r>
    </w:p>
    <w:p w14:paraId="70404AAE" w14:textId="01156B7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„Es ist mir unangenehm, aber wir haben sehr heikle Informationen erhalten.</w:t>
      </w:r>
      <w:ins w:id="10418" w:author="Lektorat Bauer" w:date="2025-03-05T17:52:00Z" w16du:dateUtc="2025-03-05T16:52:00Z">
        <w:r w:rsidR="000B2D5E">
          <w:rPr>
            <w:rFonts w:ascii="Arial" w:hAnsi="Arial" w:cs="Arial"/>
            <w:sz w:val="24"/>
            <w:szCs w:val="24"/>
          </w:rPr>
          <w:t xml:space="preserve"> </w:t>
        </w:r>
      </w:ins>
      <w:del w:id="10419" w:author="Lektorat Bauer" w:date="2025-03-05T17:52:00Z" w16du:dateUtc="2025-03-05T16:52:00Z">
        <w:r w:rsidRPr="00944672" w:rsidDel="000B2D5E">
          <w:rPr>
            <w:rFonts w:ascii="Arial" w:hAnsi="Arial" w:cs="Arial"/>
            <w:sz w:val="24"/>
            <w:szCs w:val="24"/>
          </w:rPr>
          <w:delText>“</w:delText>
        </w:r>
      </w:del>
      <w:ins w:id="10420" w:author="Lektorat Bauer" w:date="2025-03-05T17:52:00Z" w16du:dateUtc="2025-03-05T16:52:00Z">
        <w:r w:rsidR="000B2D5E" w:rsidRPr="00944672" w:rsidDel="000B2D5E">
          <w:rPr>
            <w:rFonts w:ascii="Arial" w:hAnsi="Arial" w:cs="Arial"/>
            <w:sz w:val="24"/>
            <w:szCs w:val="24"/>
          </w:rPr>
          <w:t xml:space="preserve"> </w:t>
        </w:r>
      </w:ins>
      <w:del w:id="10421" w:author="Lektorat Bauer" w:date="2025-03-05T17:52:00Z" w16du:dateUtc="2025-03-05T16:52:00Z">
        <w:r w:rsidRPr="00944672" w:rsidDel="000B2D5E">
          <w:rPr>
            <w:rFonts w:ascii="Arial" w:hAnsi="Arial" w:cs="Arial"/>
            <w:sz w:val="24"/>
            <w:szCs w:val="24"/>
          </w:rPr>
          <w:delText xml:space="preserve"> Begann ‚Odin‘ zögernd. „</w:delText>
        </w:r>
      </w:del>
      <w:r w:rsidRPr="00944672">
        <w:rPr>
          <w:rFonts w:ascii="Arial" w:hAnsi="Arial" w:cs="Arial"/>
          <w:sz w:val="24"/>
          <w:szCs w:val="24"/>
        </w:rPr>
        <w:t>Kennen Sie die Einheiten ‚Alpha‘ und ‚Granit‘?“</w:t>
      </w:r>
    </w:p>
    <w:p w14:paraId="6D7DF722" w14:textId="40E4E230"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„Die </w:t>
      </w:r>
      <w:ins w:id="10422" w:author="Lektorat Bauer" w:date="2025-03-05T17:52:00Z" w16du:dateUtc="2025-03-05T16:52:00Z">
        <w:r w:rsidR="000B2D5E">
          <w:rPr>
            <w:rFonts w:ascii="Arial" w:hAnsi="Arial" w:cs="Arial"/>
            <w:sz w:val="24"/>
            <w:szCs w:val="24"/>
          </w:rPr>
          <w:t>‚</w:t>
        </w:r>
      </w:ins>
      <w:r w:rsidRPr="00944672">
        <w:rPr>
          <w:rFonts w:ascii="Arial" w:hAnsi="Arial" w:cs="Arial"/>
          <w:sz w:val="24"/>
          <w:szCs w:val="24"/>
        </w:rPr>
        <w:t>Alpha</w:t>
      </w:r>
      <w:ins w:id="10423" w:author="Lektorat Bauer" w:date="2025-03-05T17:52:00Z" w16du:dateUtc="2025-03-05T16:52:00Z">
        <w:r w:rsidR="000B2D5E">
          <w:rPr>
            <w:rFonts w:ascii="Arial" w:hAnsi="Arial" w:cs="Arial"/>
            <w:sz w:val="24"/>
            <w:szCs w:val="24"/>
          </w:rPr>
          <w:t>‘</w:t>
        </w:r>
      </w:ins>
      <w:r w:rsidRPr="00944672">
        <w:rPr>
          <w:rFonts w:ascii="Arial" w:hAnsi="Arial" w:cs="Arial"/>
          <w:sz w:val="24"/>
          <w:szCs w:val="24"/>
        </w:rPr>
        <w:t xml:space="preserve"> wurde 1974 als Antwort auf das Massaker in München gegründet. Sie ist heute eine der besten Sondereinheiten der Ukraine. Sie hatte noch keine Verluste hinnehmen müssen.</w:t>
      </w:r>
      <w:ins w:id="10424" w:author="Lektorat Bauer" w:date="2025-03-05T17:52:00Z" w16du:dateUtc="2025-03-05T16:52:00Z">
        <w:r w:rsidR="000B2D5E">
          <w:rPr>
            <w:rFonts w:ascii="Arial" w:hAnsi="Arial" w:cs="Arial"/>
            <w:sz w:val="24"/>
            <w:szCs w:val="24"/>
          </w:rPr>
          <w:t xml:space="preserve"> </w:t>
        </w:r>
      </w:ins>
      <w:del w:id="10425" w:author="Lektorat Bauer" w:date="2025-03-05T17:52:00Z" w16du:dateUtc="2025-03-05T16:52:00Z">
        <w:r w:rsidRPr="00944672" w:rsidDel="000B2D5E">
          <w:rPr>
            <w:rFonts w:ascii="Arial" w:hAnsi="Arial" w:cs="Arial"/>
            <w:sz w:val="24"/>
            <w:szCs w:val="24"/>
          </w:rPr>
          <w:delText>“  Begann Pulatow, „</w:delText>
        </w:r>
      </w:del>
      <w:r w:rsidRPr="00944672">
        <w:rPr>
          <w:rFonts w:ascii="Arial" w:hAnsi="Arial" w:cs="Arial"/>
          <w:sz w:val="24"/>
          <w:szCs w:val="24"/>
        </w:rPr>
        <w:t>Bei der ‚Granit‘ bin ich auf Gerüchte angewiesen. Da weiß ich nichts.“</w:t>
      </w:r>
      <w:del w:id="10426" w:author="Lektorat Bauer" w:date="2025-03-05T17:52:00Z" w16du:dateUtc="2025-03-05T16:52:00Z">
        <w:r w:rsidRPr="00944672" w:rsidDel="000B2D5E">
          <w:rPr>
            <w:rFonts w:ascii="Arial" w:hAnsi="Arial" w:cs="Arial"/>
            <w:sz w:val="24"/>
            <w:szCs w:val="24"/>
          </w:rPr>
          <w:delText xml:space="preserve"> Gab Oleg Pulatow ehrlich zu.</w:delText>
        </w:r>
      </w:del>
    </w:p>
    <w:p w14:paraId="73C608E7" w14:textId="77777777" w:rsidR="000B2D5E" w:rsidRDefault="00944672" w:rsidP="00623B68">
      <w:pPr>
        <w:autoSpaceDE w:val="0"/>
        <w:autoSpaceDN w:val="0"/>
        <w:adjustRightInd w:val="0"/>
        <w:spacing w:after="0" w:line="360" w:lineRule="auto"/>
        <w:ind w:firstLine="227"/>
        <w:jc w:val="both"/>
        <w:rPr>
          <w:ins w:id="10427" w:author="Lektorat Bauer" w:date="2025-03-05T17:53:00Z" w16du:dateUtc="2025-03-05T16:53:00Z"/>
          <w:rFonts w:ascii="Arial" w:hAnsi="Arial" w:cs="Arial"/>
          <w:sz w:val="24"/>
          <w:szCs w:val="24"/>
        </w:rPr>
      </w:pPr>
      <w:r w:rsidRPr="00944672">
        <w:rPr>
          <w:rFonts w:ascii="Arial" w:hAnsi="Arial" w:cs="Arial"/>
          <w:sz w:val="24"/>
          <w:szCs w:val="24"/>
        </w:rPr>
        <w:t>„Dass Du über die ‚Granit‘ nichts weißt, lässt sich damit erklären, dass diese Teilgruppe der ‚Alpha‘</w:t>
      </w:r>
      <w:del w:id="10428" w:author="Lektorat Bauer" w:date="2025-03-05T17:52:00Z" w16du:dateUtc="2025-03-05T16:52:00Z">
        <w:r w:rsidRPr="00944672" w:rsidDel="000B2D5E">
          <w:rPr>
            <w:rFonts w:ascii="Arial" w:hAnsi="Arial" w:cs="Arial"/>
            <w:sz w:val="24"/>
            <w:szCs w:val="24"/>
          </w:rPr>
          <w:delText>,</w:delText>
        </w:r>
      </w:del>
      <w:r w:rsidRPr="00944672">
        <w:rPr>
          <w:rFonts w:ascii="Arial" w:hAnsi="Arial" w:cs="Arial"/>
          <w:sz w:val="24"/>
          <w:szCs w:val="24"/>
        </w:rPr>
        <w:t xml:space="preserve"> der höchsten Geheimhaltung unterliegt. Kennst Du die deutsche KSK?“ </w:t>
      </w:r>
    </w:p>
    <w:p w14:paraId="7BF2CC78" w14:textId="77777777" w:rsidR="000B2D5E" w:rsidRDefault="00944672" w:rsidP="00623B68">
      <w:pPr>
        <w:autoSpaceDE w:val="0"/>
        <w:autoSpaceDN w:val="0"/>
        <w:adjustRightInd w:val="0"/>
        <w:spacing w:after="0" w:line="360" w:lineRule="auto"/>
        <w:ind w:firstLine="227"/>
        <w:jc w:val="both"/>
        <w:rPr>
          <w:ins w:id="10429" w:author="Lektorat Bauer" w:date="2025-03-05T17:53:00Z" w16du:dateUtc="2025-03-05T16:53:00Z"/>
          <w:rFonts w:ascii="Arial" w:hAnsi="Arial" w:cs="Arial"/>
          <w:sz w:val="24"/>
          <w:szCs w:val="24"/>
        </w:rPr>
      </w:pPr>
      <w:r w:rsidRPr="00944672">
        <w:rPr>
          <w:rFonts w:ascii="Arial" w:hAnsi="Arial" w:cs="Arial"/>
          <w:sz w:val="24"/>
          <w:szCs w:val="24"/>
        </w:rPr>
        <w:t xml:space="preserve">„Die </w:t>
      </w:r>
      <w:del w:id="10430" w:author="Lektorat Bauer" w:date="2025-03-05T17:53:00Z" w16du:dateUtc="2025-03-05T16:53:00Z">
        <w:r w:rsidRPr="00944672" w:rsidDel="000B2D5E">
          <w:rPr>
            <w:rFonts w:ascii="Arial" w:hAnsi="Arial" w:cs="Arial"/>
            <w:sz w:val="24"/>
            <w:szCs w:val="24"/>
          </w:rPr>
          <w:delText>KSK (Kommando Spezialkräfte)</w:delText>
        </w:r>
      </w:del>
      <w:ins w:id="10431" w:author="Lektorat Bauer" w:date="2025-03-05T17:53:00Z" w16du:dateUtc="2025-03-05T16:53:00Z">
        <w:r w:rsidR="000B2D5E">
          <w:rPr>
            <w:rFonts w:ascii="Arial" w:hAnsi="Arial" w:cs="Arial"/>
            <w:sz w:val="24"/>
            <w:szCs w:val="24"/>
          </w:rPr>
          <w:t>Kommando Spezialkräfte</w:t>
        </w:r>
      </w:ins>
      <w:r w:rsidRPr="00944672">
        <w:rPr>
          <w:rFonts w:ascii="Arial" w:hAnsi="Arial" w:cs="Arial"/>
          <w:sz w:val="24"/>
          <w:szCs w:val="24"/>
        </w:rPr>
        <w:t xml:space="preserve"> </w:t>
      </w:r>
      <w:del w:id="10432" w:author="Lektorat Bauer" w:date="2025-03-05T17:53:00Z" w16du:dateUtc="2025-03-05T16:53:00Z">
        <w:r w:rsidRPr="00944672" w:rsidDel="000B2D5E">
          <w:rPr>
            <w:rFonts w:ascii="Arial" w:hAnsi="Arial" w:cs="Arial"/>
            <w:sz w:val="24"/>
            <w:szCs w:val="24"/>
          </w:rPr>
          <w:delText xml:space="preserve">ist </w:delText>
        </w:r>
      </w:del>
      <w:ins w:id="10433" w:author="Lektorat Bauer" w:date="2025-03-05T17:53:00Z" w16du:dateUtc="2025-03-05T16:53:00Z">
        <w:r w:rsidR="000B2D5E">
          <w:rPr>
            <w:rFonts w:ascii="Arial" w:hAnsi="Arial" w:cs="Arial"/>
            <w:sz w:val="24"/>
            <w:szCs w:val="24"/>
          </w:rPr>
          <w:t>sind</w:t>
        </w:r>
        <w:r w:rsidR="000B2D5E" w:rsidRPr="00944672">
          <w:rPr>
            <w:rFonts w:ascii="Arial" w:hAnsi="Arial" w:cs="Arial"/>
            <w:sz w:val="24"/>
            <w:szCs w:val="24"/>
          </w:rPr>
          <w:t xml:space="preserve"> </w:t>
        </w:r>
      </w:ins>
      <w:r w:rsidRPr="00944672">
        <w:rPr>
          <w:rFonts w:ascii="Arial" w:hAnsi="Arial" w:cs="Arial"/>
          <w:sz w:val="24"/>
          <w:szCs w:val="24"/>
        </w:rPr>
        <w:t>die deutsche Antwort auf</w:t>
      </w:r>
      <w:ins w:id="10434" w:author="Lektorat Bauer" w:date="2025-03-05T17:53:00Z" w16du:dateUtc="2025-03-05T16:53:00Z">
        <w:r w:rsidR="000B2D5E">
          <w:rPr>
            <w:rFonts w:ascii="Arial" w:hAnsi="Arial" w:cs="Arial"/>
            <w:sz w:val="24"/>
            <w:szCs w:val="24"/>
          </w:rPr>
          <w:t xml:space="preserve"> die</w:t>
        </w:r>
      </w:ins>
      <w:r w:rsidRPr="00944672">
        <w:rPr>
          <w:rFonts w:ascii="Arial" w:hAnsi="Arial" w:cs="Arial"/>
          <w:sz w:val="24"/>
          <w:szCs w:val="24"/>
        </w:rPr>
        <w:t xml:space="preserve"> britische</w:t>
      </w:r>
      <w:ins w:id="10435" w:author="Lektorat Bauer" w:date="2025-03-05T17:53:00Z" w16du:dateUtc="2025-03-05T16:53:00Z">
        <w:r w:rsidR="000B2D5E">
          <w:rPr>
            <w:rFonts w:ascii="Arial" w:hAnsi="Arial" w:cs="Arial"/>
            <w:sz w:val="24"/>
            <w:szCs w:val="24"/>
          </w:rPr>
          <w:t>n</w:t>
        </w:r>
      </w:ins>
      <w:r w:rsidRPr="00944672">
        <w:rPr>
          <w:rFonts w:ascii="Arial" w:hAnsi="Arial" w:cs="Arial"/>
          <w:sz w:val="24"/>
          <w:szCs w:val="24"/>
        </w:rPr>
        <w:t xml:space="preserve"> Special Air Service</w:t>
      </w:r>
      <w:del w:id="10436" w:author="Lektorat Bauer" w:date="2025-03-05T17:53:00Z" w16du:dateUtc="2025-03-05T16:53:00Z">
        <w:r w:rsidRPr="00944672" w:rsidDel="000B2D5E">
          <w:rPr>
            <w:rFonts w:ascii="Arial" w:hAnsi="Arial" w:cs="Arial"/>
            <w:sz w:val="24"/>
            <w:szCs w:val="24"/>
          </w:rPr>
          <w:delText xml:space="preserve"> (SAS),</w:delText>
        </w:r>
      </w:del>
      <w:ins w:id="10437" w:author="Lektorat Bauer" w:date="2025-03-05T17:53:00Z" w16du:dateUtc="2025-03-05T16:53:00Z">
        <w:r w:rsidR="000B2D5E">
          <w:rPr>
            <w:rFonts w:ascii="Arial" w:hAnsi="Arial" w:cs="Arial"/>
            <w:sz w:val="24"/>
            <w:szCs w:val="24"/>
          </w:rPr>
          <w:t xml:space="preserve"> und</w:t>
        </w:r>
      </w:ins>
      <w:r w:rsidRPr="00944672">
        <w:rPr>
          <w:rFonts w:ascii="Arial" w:hAnsi="Arial" w:cs="Arial"/>
          <w:sz w:val="24"/>
          <w:szCs w:val="24"/>
        </w:rPr>
        <w:t xml:space="preserve"> die US Special Operations Forces. Sie wurde</w:t>
      </w:r>
      <w:ins w:id="10438" w:author="Lektorat Bauer" w:date="2025-03-05T17:53:00Z" w16du:dateUtc="2025-03-05T16:53:00Z">
        <w:r w:rsidR="000B2D5E">
          <w:rPr>
            <w:rFonts w:ascii="Arial" w:hAnsi="Arial" w:cs="Arial"/>
            <w:sz w:val="24"/>
            <w:szCs w:val="24"/>
          </w:rPr>
          <w:t>n</w:t>
        </w:r>
      </w:ins>
      <w:r w:rsidRPr="00944672">
        <w:rPr>
          <w:rFonts w:ascii="Arial" w:hAnsi="Arial" w:cs="Arial"/>
          <w:sz w:val="24"/>
          <w:szCs w:val="24"/>
        </w:rPr>
        <w:t xml:space="preserve"> 1996 gegründet und von </w:t>
      </w:r>
      <w:ins w:id="10439" w:author="Lektorat Bauer" w:date="2025-03-05T17:53:00Z" w16du:dateUtc="2025-03-05T16:53:00Z">
        <w:r w:rsidR="000B2D5E">
          <w:rPr>
            <w:rFonts w:ascii="Arial" w:hAnsi="Arial" w:cs="Arial"/>
            <w:sz w:val="24"/>
            <w:szCs w:val="24"/>
          </w:rPr>
          <w:t>i</w:t>
        </w:r>
      </w:ins>
      <w:del w:id="10440" w:author="Lektorat Bauer" w:date="2025-03-05T17:53:00Z" w16du:dateUtc="2025-03-05T16:53:00Z">
        <w:r w:rsidRPr="00944672" w:rsidDel="000B2D5E">
          <w:rPr>
            <w:rFonts w:ascii="Arial" w:hAnsi="Arial" w:cs="Arial"/>
            <w:sz w:val="24"/>
            <w:szCs w:val="24"/>
          </w:rPr>
          <w:delText>I</w:delText>
        </w:r>
      </w:del>
      <w:r w:rsidRPr="00944672">
        <w:rPr>
          <w:rFonts w:ascii="Arial" w:hAnsi="Arial" w:cs="Arial"/>
          <w:sz w:val="24"/>
          <w:szCs w:val="24"/>
        </w:rPr>
        <w:t xml:space="preserve">hren Einsätze im Ausland ist zu mir durchgedrungen, dass selbst die Briten und die US-Amerikaner ehrfürchtig von den Fähigkeiten sprechen. Aber was soll dieser Geschichtsunterricht?“ </w:t>
      </w:r>
    </w:p>
    <w:p w14:paraId="147ED25C" w14:textId="674527C2"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„Na ja, die ‚Granit‘ trainiert mit der SAS und der KSK</w:t>
      </w:r>
      <w:del w:id="10441" w:author="Lektorat Bauer" w:date="2025-03-05T17:53:00Z" w16du:dateUtc="2025-03-05T16:53:00Z">
        <w:r w:rsidRPr="00944672" w:rsidDel="000B2D5E">
          <w:rPr>
            <w:rFonts w:ascii="Arial" w:hAnsi="Arial" w:cs="Arial"/>
            <w:sz w:val="24"/>
            <w:szCs w:val="24"/>
          </w:rPr>
          <w:delText>.</w:delText>
        </w:r>
      </w:del>
      <w:r w:rsidRPr="00944672">
        <w:rPr>
          <w:rFonts w:ascii="Arial" w:hAnsi="Arial" w:cs="Arial"/>
          <w:sz w:val="24"/>
          <w:szCs w:val="24"/>
        </w:rPr>
        <w:t>“</w:t>
      </w:r>
      <w:ins w:id="10442" w:author="Lektorat Bauer" w:date="2025-03-05T17:53:00Z" w16du:dateUtc="2025-03-05T16:53:00Z">
        <w:r w:rsidR="000B2D5E">
          <w:rPr>
            <w:rFonts w:ascii="Arial" w:hAnsi="Arial" w:cs="Arial"/>
            <w:sz w:val="24"/>
            <w:szCs w:val="24"/>
          </w:rPr>
          <w:t>,</w:t>
        </w:r>
      </w:ins>
      <w:r w:rsidRPr="00944672">
        <w:rPr>
          <w:rFonts w:ascii="Arial" w:hAnsi="Arial" w:cs="Arial"/>
          <w:sz w:val="24"/>
          <w:szCs w:val="24"/>
        </w:rPr>
        <w:t xml:space="preserve"> Antwortete ‚Odin‘ trocken.</w:t>
      </w:r>
    </w:p>
    <w:p w14:paraId="6058C266"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„Oh!“ Diesen Ausdruck der Überraschung konnte sich Oleg Pulatow nicht verkneifen.</w:t>
      </w:r>
    </w:p>
    <w:p w14:paraId="4826BEFC" w14:textId="3B97C3A3"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„Ja genau.</w:t>
      </w:r>
      <w:del w:id="10443" w:author="Lektorat Bauer" w:date="2025-03-05T17:54:00Z" w16du:dateUtc="2025-03-05T16:54:00Z">
        <w:r w:rsidRPr="00944672" w:rsidDel="000B2D5E">
          <w:rPr>
            <w:rFonts w:ascii="Arial" w:hAnsi="Arial" w:cs="Arial"/>
            <w:sz w:val="24"/>
            <w:szCs w:val="24"/>
          </w:rPr>
          <w:delText>“ Setzte ‚Odin‘ nach, „</w:delText>
        </w:r>
      </w:del>
      <w:ins w:id="10444" w:author="Lektorat Bauer" w:date="2025-03-05T17:54:00Z" w16du:dateUtc="2025-03-05T16:54:00Z">
        <w:r w:rsidR="000B2D5E">
          <w:rPr>
            <w:rFonts w:ascii="Arial" w:hAnsi="Arial" w:cs="Arial"/>
            <w:sz w:val="24"/>
            <w:szCs w:val="24"/>
          </w:rPr>
          <w:t xml:space="preserve"> </w:t>
        </w:r>
      </w:ins>
      <w:commentRangeStart w:id="10445"/>
      <w:ins w:id="10446" w:author="Lektorat Bauer" w:date="2025-03-05T18:01:00Z" w16du:dateUtc="2025-03-05T17:01:00Z">
        <w:r w:rsidR="0076249B">
          <w:rPr>
            <w:rFonts w:ascii="Arial" w:hAnsi="Arial" w:cs="Arial"/>
            <w:sz w:val="24"/>
            <w:szCs w:val="24"/>
          </w:rPr>
          <w:t>Und jetzt kommt’s</w:t>
        </w:r>
      </w:ins>
      <w:commentRangeEnd w:id="10445"/>
      <w:ins w:id="10447" w:author="Lektorat Bauer" w:date="2025-03-05T18:02:00Z" w16du:dateUtc="2025-03-05T17:02:00Z">
        <w:r w:rsidR="000E56E3">
          <w:rPr>
            <w:rStyle w:val="Kommentarzeichen"/>
          </w:rPr>
          <w:commentReference w:id="10445"/>
        </w:r>
      </w:ins>
      <w:ins w:id="10448" w:author="Lektorat Bauer" w:date="2025-03-05T18:01:00Z" w16du:dateUtc="2025-03-05T17:01:00Z">
        <w:r w:rsidR="0076249B">
          <w:rPr>
            <w:rFonts w:ascii="Arial" w:hAnsi="Arial" w:cs="Arial"/>
            <w:sz w:val="24"/>
            <w:szCs w:val="24"/>
          </w:rPr>
          <w:t xml:space="preserve">: </w:t>
        </w:r>
      </w:ins>
      <w:r w:rsidRPr="00944672">
        <w:rPr>
          <w:rFonts w:ascii="Arial" w:hAnsi="Arial" w:cs="Arial"/>
          <w:sz w:val="24"/>
          <w:szCs w:val="24"/>
        </w:rPr>
        <w:t xml:space="preserve">Es sieht so aus, dass eine Antonov AN-26 eine Gruppe ‚Granit‘ von Kiev nach Donezk bringen soll. Man kann davon ausgehen, dass </w:t>
      </w:r>
      <w:ins w:id="10449" w:author="Lektorat Bauer" w:date="2025-03-05T17:54:00Z" w16du:dateUtc="2025-03-05T16:54:00Z">
        <w:r w:rsidR="000B2D5E">
          <w:rPr>
            <w:rFonts w:ascii="Arial" w:hAnsi="Arial" w:cs="Arial"/>
            <w:sz w:val="24"/>
            <w:szCs w:val="24"/>
          </w:rPr>
          <w:t xml:space="preserve">sie </w:t>
        </w:r>
      </w:ins>
      <w:r w:rsidRPr="00944672">
        <w:rPr>
          <w:rFonts w:ascii="Arial" w:hAnsi="Arial" w:cs="Arial"/>
          <w:sz w:val="24"/>
          <w:szCs w:val="24"/>
        </w:rPr>
        <w:t xml:space="preserve">nicht zum </w:t>
      </w:r>
      <w:del w:id="10450" w:author="Lektorat Bauer" w:date="2025-03-05T17:54:00Z" w16du:dateUtc="2025-03-05T16:54:00Z">
        <w:r w:rsidRPr="00944672" w:rsidDel="000B2D5E">
          <w:rPr>
            <w:rFonts w:ascii="Arial" w:hAnsi="Arial" w:cs="Arial"/>
            <w:sz w:val="24"/>
            <w:szCs w:val="24"/>
          </w:rPr>
          <w:delText>angeln</w:delText>
        </w:r>
      </w:del>
      <w:ins w:id="10451" w:author="Lektorat Bauer" w:date="2025-03-05T17:54:00Z" w16du:dateUtc="2025-03-05T16:54:00Z">
        <w:r w:rsidR="000B2D5E" w:rsidRPr="00944672">
          <w:rPr>
            <w:rFonts w:ascii="Arial" w:hAnsi="Arial" w:cs="Arial"/>
            <w:sz w:val="24"/>
            <w:szCs w:val="24"/>
          </w:rPr>
          <w:t>Angeln</w:t>
        </w:r>
      </w:ins>
      <w:r w:rsidRPr="00944672">
        <w:rPr>
          <w:rFonts w:ascii="Arial" w:hAnsi="Arial" w:cs="Arial"/>
          <w:sz w:val="24"/>
          <w:szCs w:val="24"/>
        </w:rPr>
        <w:t xml:space="preserve"> kommen. Welches Ziel könnte eine Kampfgruppe der ‚Granit‘ in Donezk haben?“</w:t>
      </w:r>
    </w:p>
    <w:p w14:paraId="18BE7D02" w14:textId="77777777" w:rsidR="00295FB1" w:rsidRDefault="00944672" w:rsidP="00623B68">
      <w:pPr>
        <w:autoSpaceDE w:val="0"/>
        <w:autoSpaceDN w:val="0"/>
        <w:adjustRightInd w:val="0"/>
        <w:spacing w:after="0" w:line="360" w:lineRule="auto"/>
        <w:ind w:firstLine="227"/>
        <w:jc w:val="both"/>
        <w:rPr>
          <w:ins w:id="10452" w:author="Lektorat Bauer" w:date="2025-03-05T17:55:00Z" w16du:dateUtc="2025-03-05T16:55:00Z"/>
          <w:rFonts w:ascii="Arial" w:hAnsi="Arial" w:cs="Arial"/>
          <w:sz w:val="24"/>
          <w:szCs w:val="24"/>
        </w:rPr>
      </w:pPr>
      <w:r w:rsidRPr="00944672">
        <w:rPr>
          <w:rFonts w:ascii="Arial" w:hAnsi="Arial" w:cs="Arial"/>
          <w:sz w:val="24"/>
          <w:szCs w:val="24"/>
        </w:rPr>
        <w:t>„Die Frage ist wohl eher rhetorischer Natur</w:t>
      </w:r>
      <w:del w:id="10453" w:author="Lektorat Bauer" w:date="2025-03-05T17:55:00Z" w16du:dateUtc="2025-03-05T16:55:00Z">
        <w:r w:rsidRPr="00944672" w:rsidDel="00295FB1">
          <w:rPr>
            <w:rFonts w:ascii="Arial" w:hAnsi="Arial" w:cs="Arial"/>
            <w:sz w:val="24"/>
            <w:szCs w:val="24"/>
          </w:rPr>
          <w:delText>.</w:delText>
        </w:r>
      </w:del>
      <w:r w:rsidRPr="00944672">
        <w:rPr>
          <w:rFonts w:ascii="Arial" w:hAnsi="Arial" w:cs="Arial"/>
          <w:sz w:val="24"/>
          <w:szCs w:val="24"/>
        </w:rPr>
        <w:t>“</w:t>
      </w:r>
      <w:ins w:id="10454" w:author="Lektorat Bauer" w:date="2025-03-05T17:55:00Z" w16du:dateUtc="2025-03-05T16:55:00Z">
        <w:r w:rsidR="00295FB1">
          <w:rPr>
            <w:rFonts w:ascii="Arial" w:hAnsi="Arial" w:cs="Arial"/>
            <w:sz w:val="24"/>
            <w:szCs w:val="24"/>
          </w:rPr>
          <w:t>,</w:t>
        </w:r>
      </w:ins>
      <w:r w:rsidRPr="00944672">
        <w:rPr>
          <w:rFonts w:ascii="Arial" w:hAnsi="Arial" w:cs="Arial"/>
          <w:sz w:val="24"/>
          <w:szCs w:val="24"/>
        </w:rPr>
        <w:t xml:space="preserve"> </w:t>
      </w:r>
      <w:ins w:id="10455" w:author="Lektorat Bauer" w:date="2025-03-05T17:55:00Z" w16du:dateUtc="2025-03-05T16:55:00Z">
        <w:r w:rsidR="00295FB1">
          <w:rPr>
            <w:rFonts w:ascii="Arial" w:hAnsi="Arial" w:cs="Arial"/>
            <w:sz w:val="24"/>
            <w:szCs w:val="24"/>
          </w:rPr>
          <w:t>a</w:t>
        </w:r>
      </w:ins>
      <w:del w:id="10456" w:author="Lektorat Bauer" w:date="2025-03-05T17:55:00Z" w16du:dateUtc="2025-03-05T16:55:00Z">
        <w:r w:rsidRPr="00944672" w:rsidDel="00295FB1">
          <w:rPr>
            <w:rFonts w:ascii="Arial" w:hAnsi="Arial" w:cs="Arial"/>
            <w:sz w:val="24"/>
            <w:szCs w:val="24"/>
          </w:rPr>
          <w:delText>A</w:delText>
        </w:r>
      </w:del>
      <w:r w:rsidRPr="00944672">
        <w:rPr>
          <w:rFonts w:ascii="Arial" w:hAnsi="Arial" w:cs="Arial"/>
          <w:sz w:val="24"/>
          <w:szCs w:val="24"/>
        </w:rPr>
        <w:t xml:space="preserve">ntwortete der stellvertretende Geheimdienstchef. „Darf ich wissen, woher Du diese Information hast?“ </w:t>
      </w:r>
    </w:p>
    <w:p w14:paraId="1179B406" w14:textId="2BC3FC9A"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„Das kann ich Dir nicht sagen, aber Generaloberst Nikolaj Fjodorowitsch Tkatschow hat mir gesagt, dass ich das weiterleiten soll.“</w:t>
      </w:r>
    </w:p>
    <w:p w14:paraId="04FC01EE" w14:textId="5A553E63"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„Ok, ich verstehe. Wenn die Information stimmt, dass eine Kampfgruppe der ‚Granit‘ nach Donezk fliegen soll, dann sind wir in großer Gefahr, zumal wir so schnell keine Schutztruppe hierher bekommen. Wenn wir die Pressemitteilung machen, dann wissen die Ukrainer, dass sie verraten wurden. Ihr, also Tkatschow und Du, würdet das Risiko nicht eingehen, dass Eure Quelle enttarnt wird. Welche Beweggründe habt Ihr also?“</w:t>
      </w:r>
      <w:ins w:id="10457" w:author="Lektorat Bauer" w:date="2025-03-05T17:58:00Z" w16du:dateUtc="2025-03-05T16:58:00Z">
        <w:r w:rsidR="009D2F01">
          <w:rPr>
            <w:rFonts w:ascii="Arial" w:hAnsi="Arial" w:cs="Arial"/>
            <w:sz w:val="24"/>
            <w:szCs w:val="24"/>
          </w:rPr>
          <w:t>,</w:t>
        </w:r>
      </w:ins>
      <w:r w:rsidRPr="00944672">
        <w:rPr>
          <w:rFonts w:ascii="Arial" w:hAnsi="Arial" w:cs="Arial"/>
          <w:sz w:val="24"/>
          <w:szCs w:val="24"/>
        </w:rPr>
        <w:t xml:space="preserve"> </w:t>
      </w:r>
      <w:del w:id="10458" w:author="Lektorat Bauer" w:date="2025-03-05T17:58:00Z" w16du:dateUtc="2025-03-05T16:58:00Z">
        <w:r w:rsidRPr="00944672" w:rsidDel="009D2F01">
          <w:rPr>
            <w:rFonts w:ascii="Arial" w:hAnsi="Arial" w:cs="Arial"/>
            <w:sz w:val="24"/>
            <w:szCs w:val="24"/>
          </w:rPr>
          <w:delText>F</w:delText>
        </w:r>
      </w:del>
      <w:ins w:id="10459" w:author="Lektorat Bauer" w:date="2025-03-05T17:58:00Z" w16du:dateUtc="2025-03-05T16:58:00Z">
        <w:r w:rsidR="009D2F01">
          <w:rPr>
            <w:rFonts w:ascii="Arial" w:hAnsi="Arial" w:cs="Arial"/>
            <w:sz w:val="24"/>
            <w:szCs w:val="24"/>
          </w:rPr>
          <w:t>f</w:t>
        </w:r>
      </w:ins>
      <w:r w:rsidRPr="00944672">
        <w:rPr>
          <w:rFonts w:ascii="Arial" w:hAnsi="Arial" w:cs="Arial"/>
          <w:sz w:val="24"/>
          <w:szCs w:val="24"/>
        </w:rPr>
        <w:t>ragte Oleg Pulatow.</w:t>
      </w:r>
    </w:p>
    <w:p w14:paraId="52E2C055" w14:textId="6076E1F8"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„Die Einsatztruppe ‚Granit‘ ist für uns ebenso eine Gefahr wie für Euch. Wir wissen, dass die ‚Granit‘ einige, leider sehr erfolgreiche Kommando-Operationen in Russland durchgeführt hat. Die Chance</w:t>
      </w:r>
      <w:ins w:id="10460" w:author="Lektorat Bauer" w:date="2025-03-05T18:07:00Z" w16du:dateUtc="2025-03-05T17:07:00Z">
        <w:r w:rsidR="000E56E3">
          <w:rPr>
            <w:rFonts w:ascii="Arial" w:hAnsi="Arial" w:cs="Arial"/>
            <w:sz w:val="24"/>
            <w:szCs w:val="24"/>
          </w:rPr>
          <w:t>,</w:t>
        </w:r>
      </w:ins>
      <w:r w:rsidRPr="00944672">
        <w:rPr>
          <w:rFonts w:ascii="Arial" w:hAnsi="Arial" w:cs="Arial"/>
          <w:sz w:val="24"/>
          <w:szCs w:val="24"/>
        </w:rPr>
        <w:t xml:space="preserve"> </w:t>
      </w:r>
      <w:ins w:id="10461" w:author="Lektorat Bauer" w:date="2025-03-05T18:06:00Z" w16du:dateUtc="2025-03-05T17:06:00Z">
        <w:r w:rsidR="000E56E3">
          <w:rPr>
            <w:rFonts w:ascii="Arial" w:hAnsi="Arial" w:cs="Arial"/>
            <w:sz w:val="24"/>
            <w:szCs w:val="24"/>
          </w:rPr>
          <w:t>i</w:t>
        </w:r>
      </w:ins>
      <w:del w:id="10462" w:author="Lektorat Bauer" w:date="2025-03-05T18:06:00Z" w16du:dateUtc="2025-03-05T17:06:00Z">
        <w:r w:rsidRPr="00944672" w:rsidDel="000E56E3">
          <w:rPr>
            <w:rFonts w:ascii="Arial" w:hAnsi="Arial" w:cs="Arial"/>
            <w:sz w:val="24"/>
            <w:szCs w:val="24"/>
          </w:rPr>
          <w:delText>I</w:delText>
        </w:r>
      </w:del>
      <w:r w:rsidRPr="00944672">
        <w:rPr>
          <w:rFonts w:ascii="Arial" w:hAnsi="Arial" w:cs="Arial"/>
          <w:sz w:val="24"/>
          <w:szCs w:val="24"/>
        </w:rPr>
        <w:t>hnen Schaden zuzufügen liegt uns am Herzen.“</w:t>
      </w:r>
    </w:p>
    <w:p w14:paraId="5FF9518C"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„Ok, das verstehe ich. Rache ist ein Teil der russischen Seele. Bitte rufe mich in einer Stunde wieder an. Ich gebe die Informationen weiter.“</w:t>
      </w:r>
    </w:p>
    <w:p w14:paraId="7ABA4B70"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Damit wurde die Leitung getrennt.</w:t>
      </w:r>
    </w:p>
    <w:p w14:paraId="57ECF0E3"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37E20F34"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766E1674"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786054CD"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Eine Stunde später wurde die Vereinbarung bestätigt.</w:t>
      </w:r>
    </w:p>
    <w:p w14:paraId="22A235A2"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43F056C0"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p>
    <w:p w14:paraId="763CE7DA"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commentRangeStart w:id="10463"/>
      <w:commentRangeEnd w:id="10463"/>
      <w:r w:rsidRPr="00944672">
        <w:rPr>
          <w:rFonts w:ascii="Arial" w:hAnsi="Arial" w:cs="Arial"/>
          <w:sz w:val="24"/>
          <w:szCs w:val="24"/>
        </w:rPr>
        <w:commentReference w:id="10463"/>
      </w:r>
      <w:r w:rsidRPr="00944672">
        <w:rPr>
          <w:rFonts w:ascii="Arial" w:hAnsi="Arial" w:cs="Arial"/>
          <w:b/>
          <w:bCs/>
          <w:sz w:val="24"/>
          <w:szCs w:val="24"/>
        </w:rPr>
        <w:t>&gt;&gt;&gt; Amsterdam</w:t>
      </w:r>
      <w:del w:id="10464" w:author="Lektorat Bauer" w:date="2025-03-05T18:07:00Z" w16du:dateUtc="2025-03-05T17:07:00Z">
        <w:r w:rsidRPr="00944672" w:rsidDel="000E56E3">
          <w:rPr>
            <w:rFonts w:ascii="Arial" w:hAnsi="Arial" w:cs="Arial"/>
            <w:b/>
            <w:bCs/>
            <w:sz w:val="24"/>
            <w:szCs w:val="24"/>
          </w:rPr>
          <w:delText xml:space="preserve"> </w:delText>
        </w:r>
      </w:del>
      <w:r w:rsidRPr="00944672">
        <w:rPr>
          <w:rFonts w:ascii="Arial" w:hAnsi="Arial" w:cs="Arial"/>
          <w:b/>
          <w:bCs/>
          <w:sz w:val="24"/>
          <w:szCs w:val="24"/>
        </w:rPr>
        <w:t>, 11:00 Uhr Ortszeit (Zeitverschiebung: 12 Uhr Donzek, 19 Uhr Korea, 18 Uhr Malaysia)&lt;&lt;&lt;</w:t>
      </w:r>
    </w:p>
    <w:p w14:paraId="199789D0" w14:textId="396A8A96"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Der Crew-Bus hatte die Crew des heutigen Fluges am Hotel abgeholt und zum Flughafen Amsterdam Schip</w:t>
      </w:r>
      <w:ins w:id="10465" w:author="Lektorat Bauer" w:date="2025-03-07T18:57:00Z" w16du:dateUtc="2025-03-07T17:57:00Z">
        <w:r w:rsidR="00CF1767">
          <w:rPr>
            <w:rFonts w:ascii="Arial" w:hAnsi="Arial" w:cs="Arial"/>
            <w:sz w:val="24"/>
            <w:szCs w:val="24"/>
          </w:rPr>
          <w:t>h</w:t>
        </w:r>
      </w:ins>
      <w:r w:rsidRPr="00944672">
        <w:rPr>
          <w:rFonts w:ascii="Arial" w:hAnsi="Arial" w:cs="Arial"/>
          <w:sz w:val="24"/>
          <w:szCs w:val="24"/>
        </w:rPr>
        <w:t>ol gebracht. Wie alle, die den Sicherheitsbereich betreten wollen, müssen auch Flugbesatzungen durch eine Sicherheitsschleuse. Diese Schleuse liegt meist abseits der Passagier-Schleusen und wird auch nur vom Flughafenpersonal und den Besatzungen genutzt.</w:t>
      </w:r>
    </w:p>
    <w:p w14:paraId="658EAE87"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Nach der Sicherheitskontrolle ging die Crew zur Flugvorbereitung und teilte sich hierfür auf: Die Kabinencrew ging in einen Aufenthaltsraum, und nahm dort die Flugvorbereitung vor.</w:t>
      </w:r>
    </w:p>
    <w:p w14:paraId="2DCA5333"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Die Cockpit-Crew ging in die Abteilung Operations und bekam dort die Flugplanungsdaten und die aktuelle Wettervorhersage, damit sie den Flug vorbereiten konnten.</w:t>
      </w:r>
    </w:p>
    <w:p w14:paraId="45E6A36B" w14:textId="122000CA"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 xml:space="preserve">Die Cockpit-Crew bestand aus </w:t>
      </w:r>
      <w:ins w:id="10466" w:author="Lektorat Bauer" w:date="2025-03-05T18:09:00Z" w16du:dateUtc="2025-03-05T17:09:00Z">
        <w:r w:rsidR="00F34548">
          <w:rPr>
            <w:rFonts w:ascii="Arial" w:hAnsi="Arial" w:cs="Arial"/>
            <w:sz w:val="24"/>
            <w:szCs w:val="24"/>
          </w:rPr>
          <w:t>vier</w:t>
        </w:r>
      </w:ins>
      <w:del w:id="10467" w:author="Lektorat Bauer" w:date="2025-03-05T18:09:00Z" w16du:dateUtc="2025-03-05T17:09:00Z">
        <w:r w:rsidRPr="00944672" w:rsidDel="00F34548">
          <w:rPr>
            <w:rFonts w:ascii="Arial" w:hAnsi="Arial" w:cs="Arial"/>
            <w:sz w:val="24"/>
            <w:szCs w:val="24"/>
          </w:rPr>
          <w:delText>4</w:delText>
        </w:r>
      </w:del>
      <w:r w:rsidRPr="00944672">
        <w:rPr>
          <w:rFonts w:ascii="Arial" w:hAnsi="Arial" w:cs="Arial"/>
          <w:sz w:val="24"/>
          <w:szCs w:val="24"/>
        </w:rPr>
        <w:t xml:space="preserve"> Personen: Den beiden Flugkapitänen Wan Amran Bin Wan Hussin und Eugene Choo Jin Leong, sowie den beiden First-Officers Ahmad Hakimi Bin Hanapi und Muhamad Firdaus Bin Abdul Rahim. Verantwortlicher Flugkapitän war Wan Amran Bin Wan Hussin.</w:t>
      </w:r>
    </w:p>
    <w:p w14:paraId="3C181C2F" w14:textId="60B8A24F"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Da die Flugstrecke zu lang </w:t>
      </w:r>
      <w:del w:id="10468" w:author="Lektorat Bauer" w:date="2025-03-05T18:09:00Z" w16du:dateUtc="2025-03-05T17:09:00Z">
        <w:r w:rsidRPr="00944672" w:rsidDel="00F34548">
          <w:rPr>
            <w:rFonts w:ascii="Arial" w:hAnsi="Arial" w:cs="Arial"/>
            <w:sz w:val="24"/>
            <w:szCs w:val="24"/>
          </w:rPr>
          <w:delText>ist</w:delText>
        </w:r>
      </w:del>
      <w:ins w:id="10469" w:author="Lektorat Bauer" w:date="2025-03-05T18:09:00Z" w16du:dateUtc="2025-03-05T17:09:00Z">
        <w:r w:rsidR="00F34548">
          <w:rPr>
            <w:rFonts w:ascii="Arial" w:hAnsi="Arial" w:cs="Arial"/>
            <w:sz w:val="24"/>
            <w:szCs w:val="24"/>
          </w:rPr>
          <w:t>war</w:t>
        </w:r>
      </w:ins>
      <w:r w:rsidRPr="00944672">
        <w:rPr>
          <w:rFonts w:ascii="Arial" w:hAnsi="Arial" w:cs="Arial"/>
          <w:sz w:val="24"/>
          <w:szCs w:val="24"/>
        </w:rPr>
        <w:t>, als dass eine</w:t>
      </w:r>
      <w:del w:id="10470" w:author="Lektorat Bauer" w:date="2025-03-05T18:09:00Z" w16du:dateUtc="2025-03-05T17:09:00Z">
        <w:r w:rsidRPr="00944672" w:rsidDel="00F34548">
          <w:rPr>
            <w:rFonts w:ascii="Arial" w:hAnsi="Arial" w:cs="Arial"/>
            <w:sz w:val="24"/>
            <w:szCs w:val="24"/>
          </w:rPr>
          <w:delText>n</w:delText>
        </w:r>
      </w:del>
      <w:r w:rsidRPr="00944672">
        <w:rPr>
          <w:rFonts w:ascii="Arial" w:hAnsi="Arial" w:cs="Arial"/>
          <w:sz w:val="24"/>
          <w:szCs w:val="24"/>
        </w:rPr>
        <w:t xml:space="preserve"> Crew die Strecke</w:t>
      </w:r>
      <w:del w:id="10471" w:author="Lektorat Bauer" w:date="2025-03-05T18:09:00Z" w16du:dateUtc="2025-03-05T17:09:00Z">
        <w:r w:rsidRPr="00944672" w:rsidDel="00F34548">
          <w:rPr>
            <w:rFonts w:ascii="Arial" w:hAnsi="Arial" w:cs="Arial"/>
            <w:sz w:val="24"/>
            <w:szCs w:val="24"/>
          </w:rPr>
          <w:delText>n</w:delText>
        </w:r>
      </w:del>
      <w:r w:rsidRPr="00944672">
        <w:rPr>
          <w:rFonts w:ascii="Arial" w:hAnsi="Arial" w:cs="Arial"/>
          <w:sz w:val="24"/>
          <w:szCs w:val="24"/>
        </w:rPr>
        <w:t xml:space="preserve"> allein</w:t>
      </w:r>
      <w:ins w:id="10472" w:author="Lektorat Bauer" w:date="2025-03-05T18:09:00Z" w16du:dateUtc="2025-03-05T17:09:00Z">
        <w:r w:rsidR="00F34548">
          <w:rPr>
            <w:rFonts w:ascii="Arial" w:hAnsi="Arial" w:cs="Arial"/>
            <w:sz w:val="24"/>
            <w:szCs w:val="24"/>
          </w:rPr>
          <w:t xml:space="preserve"> hätte</w:t>
        </w:r>
      </w:ins>
      <w:r w:rsidRPr="00944672">
        <w:rPr>
          <w:rFonts w:ascii="Arial" w:hAnsi="Arial" w:cs="Arial"/>
          <w:sz w:val="24"/>
          <w:szCs w:val="24"/>
        </w:rPr>
        <w:t xml:space="preserve"> fliegen </w:t>
      </w:r>
      <w:del w:id="10473" w:author="Lektorat Bauer" w:date="2025-03-05T18:09:00Z" w16du:dateUtc="2025-03-05T17:09:00Z">
        <w:r w:rsidRPr="00944672" w:rsidDel="00F34548">
          <w:rPr>
            <w:rFonts w:ascii="Arial" w:hAnsi="Arial" w:cs="Arial"/>
            <w:sz w:val="24"/>
            <w:szCs w:val="24"/>
          </w:rPr>
          <w:delText>könnte</w:delText>
        </w:r>
      </w:del>
      <w:ins w:id="10474" w:author="Lektorat Bauer" w:date="2025-03-05T18:09:00Z" w16du:dateUtc="2025-03-05T17:09:00Z">
        <w:r w:rsidR="00F34548">
          <w:rPr>
            <w:rFonts w:ascii="Arial" w:hAnsi="Arial" w:cs="Arial"/>
            <w:sz w:val="24"/>
            <w:szCs w:val="24"/>
          </w:rPr>
          <w:t>können</w:t>
        </w:r>
      </w:ins>
      <w:r w:rsidRPr="00944672">
        <w:rPr>
          <w:rFonts w:ascii="Arial" w:hAnsi="Arial" w:cs="Arial"/>
          <w:sz w:val="24"/>
          <w:szCs w:val="24"/>
        </w:rPr>
        <w:t>, würden sich die Piloten abwechseln. Die Crew</w:t>
      </w:r>
      <w:ins w:id="10475" w:author="Lektorat Bauer" w:date="2025-03-05T18:09:00Z" w16du:dateUtc="2025-03-05T17:09:00Z">
        <w:r w:rsidR="00F34548">
          <w:rPr>
            <w:rFonts w:ascii="Arial" w:hAnsi="Arial" w:cs="Arial"/>
            <w:sz w:val="24"/>
            <w:szCs w:val="24"/>
          </w:rPr>
          <w:t>,</w:t>
        </w:r>
      </w:ins>
      <w:r w:rsidRPr="00944672">
        <w:rPr>
          <w:rFonts w:ascii="Arial" w:hAnsi="Arial" w:cs="Arial"/>
          <w:sz w:val="24"/>
          <w:szCs w:val="24"/>
        </w:rPr>
        <w:t xml:space="preserve"> die nicht flog, hatte einen Ruheraum über der Kabine, oberhalb von Tür eins.</w:t>
      </w:r>
    </w:p>
    <w:p w14:paraId="03FE0886" w14:textId="62CC7B26"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Diese kleine Kabine war mit </w:t>
      </w:r>
      <w:ins w:id="10476" w:author="Lektorat Bauer" w:date="2025-03-05T18:09:00Z" w16du:dateUtc="2025-03-05T17:09:00Z">
        <w:r w:rsidR="00F34548">
          <w:rPr>
            <w:rFonts w:ascii="Arial" w:hAnsi="Arial" w:cs="Arial"/>
            <w:sz w:val="24"/>
            <w:szCs w:val="24"/>
          </w:rPr>
          <w:t>zwei</w:t>
        </w:r>
      </w:ins>
      <w:del w:id="10477" w:author="Lektorat Bauer" w:date="2025-03-05T18:09:00Z" w16du:dateUtc="2025-03-05T17:09:00Z">
        <w:r w:rsidRPr="00944672" w:rsidDel="00F34548">
          <w:rPr>
            <w:rFonts w:ascii="Arial" w:hAnsi="Arial" w:cs="Arial"/>
            <w:sz w:val="24"/>
            <w:szCs w:val="24"/>
          </w:rPr>
          <w:delText>2</w:delText>
        </w:r>
      </w:del>
      <w:r w:rsidRPr="00944672">
        <w:rPr>
          <w:rFonts w:ascii="Arial" w:hAnsi="Arial" w:cs="Arial"/>
          <w:sz w:val="24"/>
          <w:szCs w:val="24"/>
        </w:rPr>
        <w:t xml:space="preserve"> Betten sowie zwei Business-Class</w:t>
      </w:r>
      <w:ins w:id="10478" w:author="Lektorat Bauer" w:date="2025-03-05T18:09:00Z" w16du:dateUtc="2025-03-05T17:09:00Z">
        <w:r w:rsidR="00F34548">
          <w:rPr>
            <w:rFonts w:ascii="Arial" w:hAnsi="Arial" w:cs="Arial"/>
            <w:sz w:val="24"/>
            <w:szCs w:val="24"/>
          </w:rPr>
          <w:t>-</w:t>
        </w:r>
      </w:ins>
      <w:del w:id="10479" w:author="Lektorat Bauer" w:date="2025-03-05T18:09:00Z" w16du:dateUtc="2025-03-05T17:09:00Z">
        <w:r w:rsidRPr="00944672" w:rsidDel="00F34548">
          <w:rPr>
            <w:rFonts w:ascii="Arial" w:hAnsi="Arial" w:cs="Arial"/>
            <w:sz w:val="24"/>
            <w:szCs w:val="24"/>
          </w:rPr>
          <w:delText xml:space="preserve"> </w:delText>
        </w:r>
      </w:del>
      <w:r w:rsidRPr="00944672">
        <w:rPr>
          <w:rFonts w:ascii="Arial" w:hAnsi="Arial" w:cs="Arial"/>
          <w:sz w:val="24"/>
          <w:szCs w:val="24"/>
        </w:rPr>
        <w:t>Sitzen ausgestattet, in</w:t>
      </w:r>
      <w:ins w:id="10480" w:author="Lektorat Bauer" w:date="2025-03-05T18:09:00Z" w16du:dateUtc="2025-03-05T17:09:00Z">
        <w:r w:rsidR="00F34548">
          <w:rPr>
            <w:rFonts w:ascii="Arial" w:hAnsi="Arial" w:cs="Arial"/>
            <w:sz w:val="24"/>
            <w:szCs w:val="24"/>
          </w:rPr>
          <w:t xml:space="preserve"> denen</w:t>
        </w:r>
      </w:ins>
      <w:r w:rsidRPr="00944672">
        <w:rPr>
          <w:rFonts w:ascii="Arial" w:hAnsi="Arial" w:cs="Arial"/>
          <w:sz w:val="24"/>
          <w:szCs w:val="24"/>
        </w:rPr>
        <w:t xml:space="preserve"> die Crew zur Ruhe kommen konnte.</w:t>
      </w:r>
    </w:p>
    <w:p w14:paraId="4399C12A" w14:textId="4422DBAA"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Für die Kabinen-Crew </w:t>
      </w:r>
      <w:del w:id="10481" w:author="Lektorat Bauer" w:date="2025-03-05T18:11:00Z" w16du:dateUtc="2025-03-05T17:11:00Z">
        <w:r w:rsidRPr="00944672" w:rsidDel="00F12C0A">
          <w:rPr>
            <w:rFonts w:ascii="Arial" w:hAnsi="Arial" w:cs="Arial"/>
            <w:sz w:val="24"/>
            <w:szCs w:val="24"/>
          </w:rPr>
          <w:delText xml:space="preserve">gibt </w:delText>
        </w:r>
      </w:del>
      <w:ins w:id="10482" w:author="Lektorat Bauer" w:date="2025-03-05T18:11:00Z" w16du:dateUtc="2025-03-05T17:11:00Z">
        <w:r w:rsidR="00F12C0A">
          <w:rPr>
            <w:rFonts w:ascii="Arial" w:hAnsi="Arial" w:cs="Arial"/>
            <w:sz w:val="24"/>
            <w:szCs w:val="24"/>
          </w:rPr>
          <w:t>gab</w:t>
        </w:r>
        <w:r w:rsidR="00F12C0A" w:rsidRPr="00944672">
          <w:rPr>
            <w:rFonts w:ascii="Arial" w:hAnsi="Arial" w:cs="Arial"/>
            <w:sz w:val="24"/>
            <w:szCs w:val="24"/>
          </w:rPr>
          <w:t xml:space="preserve"> </w:t>
        </w:r>
      </w:ins>
      <w:r w:rsidRPr="00944672">
        <w:rPr>
          <w:rFonts w:ascii="Arial" w:hAnsi="Arial" w:cs="Arial"/>
          <w:sz w:val="24"/>
          <w:szCs w:val="24"/>
        </w:rPr>
        <w:t>es, bei einigen Fluggesellschaften, eine weitere Kabine oberhalb der dritten Tür. Denn auch die Kabinencrew hatte Ersatzpersonal an Bord, damit keine ‚durcharbeiten‘ muss</w:t>
      </w:r>
      <w:ins w:id="10483" w:author="Lektorat Bauer" w:date="2025-03-05T18:11:00Z" w16du:dateUtc="2025-03-05T17:11:00Z">
        <w:r w:rsidR="00F12C0A">
          <w:rPr>
            <w:rFonts w:ascii="Arial" w:hAnsi="Arial" w:cs="Arial"/>
            <w:sz w:val="24"/>
            <w:szCs w:val="24"/>
          </w:rPr>
          <w:t>te</w:t>
        </w:r>
      </w:ins>
      <w:del w:id="10484" w:author="Lektorat Bauer" w:date="2025-03-05T18:09:00Z" w16du:dateUtc="2025-03-05T17:09:00Z">
        <w:r w:rsidRPr="00944672" w:rsidDel="00F12C0A">
          <w:rPr>
            <w:rFonts w:ascii="Arial" w:hAnsi="Arial" w:cs="Arial"/>
            <w:sz w:val="24"/>
            <w:szCs w:val="24"/>
          </w:rPr>
          <w:delText xml:space="preserve"> (und das auch nicht darf)</w:delText>
        </w:r>
      </w:del>
      <w:r w:rsidRPr="00944672">
        <w:rPr>
          <w:rFonts w:ascii="Arial" w:hAnsi="Arial" w:cs="Arial"/>
          <w:sz w:val="24"/>
          <w:szCs w:val="24"/>
        </w:rPr>
        <w:t>. Fluggesellschaften, die diese Investition scheu</w:t>
      </w:r>
      <w:ins w:id="10485" w:author="Lektorat Bauer" w:date="2025-03-05T18:11:00Z" w16du:dateUtc="2025-03-05T17:11:00Z">
        <w:r w:rsidR="00F12C0A">
          <w:rPr>
            <w:rFonts w:ascii="Arial" w:hAnsi="Arial" w:cs="Arial"/>
            <w:sz w:val="24"/>
            <w:szCs w:val="24"/>
          </w:rPr>
          <w:t>t</w:t>
        </w:r>
      </w:ins>
      <w:r w:rsidRPr="00944672">
        <w:rPr>
          <w:rFonts w:ascii="Arial" w:hAnsi="Arial" w:cs="Arial"/>
          <w:sz w:val="24"/>
          <w:szCs w:val="24"/>
        </w:rPr>
        <w:t>en, erwarte</w:t>
      </w:r>
      <w:ins w:id="10486" w:author="Lektorat Bauer" w:date="2025-03-05T18:11:00Z" w16du:dateUtc="2025-03-05T17:11:00Z">
        <w:r w:rsidR="00F12C0A">
          <w:rPr>
            <w:rFonts w:ascii="Arial" w:hAnsi="Arial" w:cs="Arial"/>
            <w:sz w:val="24"/>
            <w:szCs w:val="24"/>
          </w:rPr>
          <w:t>te</w:t>
        </w:r>
      </w:ins>
      <w:r w:rsidRPr="00944672">
        <w:rPr>
          <w:rFonts w:ascii="Arial" w:hAnsi="Arial" w:cs="Arial"/>
          <w:sz w:val="24"/>
          <w:szCs w:val="24"/>
        </w:rPr>
        <w:t xml:space="preserve">n von ihrer Kabinen-Crew, dass sie sich in den Küchenbereichen </w:t>
      </w:r>
      <w:del w:id="10487" w:author="Lektorat Bauer" w:date="2025-03-05T18:11:00Z" w16du:dateUtc="2025-03-05T17:11:00Z">
        <w:r w:rsidRPr="00944672" w:rsidDel="00F12C0A">
          <w:rPr>
            <w:rFonts w:ascii="Arial" w:hAnsi="Arial" w:cs="Arial"/>
            <w:sz w:val="24"/>
            <w:szCs w:val="24"/>
          </w:rPr>
          <w:delText xml:space="preserve">aufhalten </w:delText>
        </w:r>
      </w:del>
      <w:ins w:id="10488" w:author="Lektorat Bauer" w:date="2025-03-05T18:11:00Z" w16du:dateUtc="2025-03-05T17:11:00Z">
        <w:r w:rsidR="00F12C0A">
          <w:rPr>
            <w:rFonts w:ascii="Arial" w:hAnsi="Arial" w:cs="Arial"/>
            <w:sz w:val="24"/>
            <w:szCs w:val="24"/>
          </w:rPr>
          <w:t>aufhielten</w:t>
        </w:r>
        <w:r w:rsidR="00F12C0A" w:rsidRPr="00944672">
          <w:rPr>
            <w:rFonts w:ascii="Arial" w:hAnsi="Arial" w:cs="Arial"/>
            <w:sz w:val="24"/>
            <w:szCs w:val="24"/>
          </w:rPr>
          <w:t xml:space="preserve"> </w:t>
        </w:r>
      </w:ins>
      <w:r w:rsidRPr="00944672">
        <w:rPr>
          <w:rFonts w:ascii="Arial" w:hAnsi="Arial" w:cs="Arial"/>
          <w:sz w:val="24"/>
          <w:szCs w:val="24"/>
        </w:rPr>
        <w:t>und entspann</w:t>
      </w:r>
      <w:ins w:id="10489" w:author="Lektorat Bauer" w:date="2025-03-05T18:11:00Z" w16du:dateUtc="2025-03-05T17:11:00Z">
        <w:r w:rsidR="00F12C0A">
          <w:rPr>
            <w:rFonts w:ascii="Arial" w:hAnsi="Arial" w:cs="Arial"/>
            <w:sz w:val="24"/>
            <w:szCs w:val="24"/>
          </w:rPr>
          <w:t>t</w:t>
        </w:r>
      </w:ins>
      <w:r w:rsidRPr="00944672">
        <w:rPr>
          <w:rFonts w:ascii="Arial" w:hAnsi="Arial" w:cs="Arial"/>
          <w:sz w:val="24"/>
          <w:szCs w:val="24"/>
        </w:rPr>
        <w:t>en.</w:t>
      </w:r>
    </w:p>
    <w:p w14:paraId="7C9442D8" w14:textId="1642BA76"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Als sich die Piloten um den Wetterbericht kümmerten, ging die Bürotür auf und </w:t>
      </w:r>
      <w:ins w:id="10490" w:author="Lektorat Bauer" w:date="2025-03-05T18:10:00Z" w16du:dateUtc="2025-03-05T17:10:00Z">
        <w:r w:rsidR="00F12C0A">
          <w:rPr>
            <w:rFonts w:ascii="Arial" w:hAnsi="Arial" w:cs="Arial"/>
            <w:sz w:val="24"/>
            <w:szCs w:val="24"/>
          </w:rPr>
          <w:t>vier</w:t>
        </w:r>
      </w:ins>
      <w:del w:id="10491" w:author="Lektorat Bauer" w:date="2025-03-05T18:10:00Z" w16du:dateUtc="2025-03-05T17:10:00Z">
        <w:r w:rsidRPr="00944672" w:rsidDel="00F12C0A">
          <w:rPr>
            <w:rFonts w:ascii="Arial" w:hAnsi="Arial" w:cs="Arial"/>
            <w:sz w:val="24"/>
            <w:szCs w:val="24"/>
          </w:rPr>
          <w:delText>4</w:delText>
        </w:r>
      </w:del>
      <w:r w:rsidRPr="00944672">
        <w:rPr>
          <w:rFonts w:ascii="Arial" w:hAnsi="Arial" w:cs="Arial"/>
          <w:sz w:val="24"/>
          <w:szCs w:val="24"/>
        </w:rPr>
        <w:t xml:space="preserve"> Personen betraten das Büro. Da immer wieder Personen das Büro verließen </w:t>
      </w:r>
      <w:del w:id="10492" w:author="Lektorat Bauer" w:date="2025-03-05T18:10:00Z" w16du:dateUtc="2025-03-05T17:10:00Z">
        <w:r w:rsidRPr="00944672" w:rsidDel="00F12C0A">
          <w:rPr>
            <w:rFonts w:ascii="Arial" w:hAnsi="Arial" w:cs="Arial"/>
            <w:sz w:val="24"/>
            <w:szCs w:val="24"/>
          </w:rPr>
          <w:delText>bzw</w:delText>
        </w:r>
      </w:del>
      <w:ins w:id="10493" w:author="Lektorat Bauer" w:date="2025-03-05T18:10:00Z" w16du:dateUtc="2025-03-05T17:10:00Z">
        <w:r w:rsidR="00F12C0A">
          <w:rPr>
            <w:rFonts w:ascii="Arial" w:hAnsi="Arial" w:cs="Arial"/>
            <w:sz w:val="24"/>
            <w:szCs w:val="24"/>
          </w:rPr>
          <w:t>beziehungsweise</w:t>
        </w:r>
      </w:ins>
      <w:del w:id="10494" w:author="Lektorat Bauer" w:date="2025-03-05T18:10:00Z" w16du:dateUtc="2025-03-05T17:10:00Z">
        <w:r w:rsidRPr="00944672" w:rsidDel="00F12C0A">
          <w:rPr>
            <w:rFonts w:ascii="Arial" w:hAnsi="Arial" w:cs="Arial"/>
            <w:sz w:val="24"/>
            <w:szCs w:val="24"/>
          </w:rPr>
          <w:delText>.</w:delText>
        </w:r>
      </w:del>
      <w:r w:rsidRPr="00944672">
        <w:rPr>
          <w:rFonts w:ascii="Arial" w:hAnsi="Arial" w:cs="Arial"/>
          <w:sz w:val="24"/>
          <w:szCs w:val="24"/>
        </w:rPr>
        <w:t xml:space="preserve"> betraten, führten die Piloten die Besprechung weiter, insbesondere, da über der Ukraine mit schlechtem Wetter zu rechnen war.</w:t>
      </w:r>
    </w:p>
    <w:p w14:paraId="5ED54976"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37700A69"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604C301D"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65DEBDCC" w14:textId="443AA77E"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„Entschuldigen bitte die Störung. Kapitän Hussin?“</w:t>
      </w:r>
      <w:ins w:id="10495" w:author="Lektorat Bauer" w:date="2025-03-05T18:10:00Z" w16du:dateUtc="2025-03-05T17:10:00Z">
        <w:r w:rsidR="00F12C0A">
          <w:rPr>
            <w:rFonts w:ascii="Arial" w:hAnsi="Arial" w:cs="Arial"/>
            <w:sz w:val="24"/>
            <w:szCs w:val="24"/>
          </w:rPr>
          <w:t>,</w:t>
        </w:r>
      </w:ins>
      <w:r w:rsidRPr="00944672">
        <w:rPr>
          <w:rFonts w:ascii="Arial" w:hAnsi="Arial" w:cs="Arial"/>
          <w:sz w:val="24"/>
          <w:szCs w:val="24"/>
        </w:rPr>
        <w:t xml:space="preserve"> </w:t>
      </w:r>
      <w:ins w:id="10496" w:author="Lektorat Bauer" w:date="2025-03-05T18:10:00Z" w16du:dateUtc="2025-03-05T17:10:00Z">
        <w:r w:rsidR="00F12C0A">
          <w:rPr>
            <w:rFonts w:ascii="Arial" w:hAnsi="Arial" w:cs="Arial"/>
            <w:sz w:val="24"/>
            <w:szCs w:val="24"/>
          </w:rPr>
          <w:t>f</w:t>
        </w:r>
      </w:ins>
      <w:del w:id="10497" w:author="Lektorat Bauer" w:date="2025-03-05T18:10:00Z" w16du:dateUtc="2025-03-05T17:10:00Z">
        <w:r w:rsidRPr="00944672" w:rsidDel="00F12C0A">
          <w:rPr>
            <w:rFonts w:ascii="Arial" w:hAnsi="Arial" w:cs="Arial"/>
            <w:sz w:val="24"/>
            <w:szCs w:val="24"/>
          </w:rPr>
          <w:delText>F</w:delText>
        </w:r>
      </w:del>
      <w:r w:rsidRPr="00944672">
        <w:rPr>
          <w:rFonts w:ascii="Arial" w:hAnsi="Arial" w:cs="Arial"/>
          <w:sz w:val="24"/>
          <w:szCs w:val="24"/>
        </w:rPr>
        <w:t>ragte eine</w:t>
      </w:r>
      <w:del w:id="10498" w:author="Lektorat Bauer" w:date="2025-03-05T18:10:00Z" w16du:dateUtc="2025-03-05T17:10:00Z">
        <w:r w:rsidRPr="00944672" w:rsidDel="00F12C0A">
          <w:rPr>
            <w:rFonts w:ascii="Arial" w:hAnsi="Arial" w:cs="Arial"/>
            <w:sz w:val="24"/>
            <w:szCs w:val="24"/>
          </w:rPr>
          <w:delText>r</w:delText>
        </w:r>
      </w:del>
      <w:r w:rsidRPr="00944672">
        <w:rPr>
          <w:rFonts w:ascii="Arial" w:hAnsi="Arial" w:cs="Arial"/>
          <w:sz w:val="24"/>
          <w:szCs w:val="24"/>
        </w:rPr>
        <w:t xml:space="preserve"> der vier Personen. Kapitän Hussin sah auf und erkannte </w:t>
      </w:r>
      <w:del w:id="10499" w:author="Lektorat Bauer" w:date="2025-03-05T18:10:00Z" w16du:dateUtc="2025-03-05T17:10:00Z">
        <w:r w:rsidRPr="00944672" w:rsidDel="00F12C0A">
          <w:rPr>
            <w:rFonts w:ascii="Arial" w:hAnsi="Arial" w:cs="Arial"/>
            <w:sz w:val="24"/>
            <w:szCs w:val="24"/>
          </w:rPr>
          <w:delText xml:space="preserve">auch </w:delText>
        </w:r>
      </w:del>
      <w:r w:rsidRPr="00944672">
        <w:rPr>
          <w:rFonts w:ascii="Arial" w:hAnsi="Arial" w:cs="Arial"/>
          <w:sz w:val="24"/>
          <w:szCs w:val="24"/>
        </w:rPr>
        <w:t xml:space="preserve">den Stationsleiter der Malaysia Airlines in Amsterdam. </w:t>
      </w:r>
      <w:commentRangeStart w:id="10500"/>
      <w:r w:rsidRPr="00944672">
        <w:rPr>
          <w:rFonts w:ascii="Arial" w:hAnsi="Arial" w:cs="Arial"/>
          <w:sz w:val="24"/>
          <w:szCs w:val="24"/>
        </w:rPr>
        <w:t>Dann schaute er zu seinen Kollegen</w:t>
      </w:r>
      <w:del w:id="10501" w:author="Lektorat Bauer" w:date="2025-03-05T18:11:00Z" w16du:dateUtc="2025-03-05T17:11:00Z">
        <w:r w:rsidRPr="00944672" w:rsidDel="00F12C0A">
          <w:rPr>
            <w:rFonts w:ascii="Arial" w:hAnsi="Arial" w:cs="Arial"/>
            <w:sz w:val="24"/>
            <w:szCs w:val="24"/>
          </w:rPr>
          <w:delText>,</w:delText>
        </w:r>
      </w:del>
      <w:ins w:id="10502" w:author="Lektorat Bauer" w:date="2025-03-05T18:11:00Z" w16du:dateUtc="2025-03-05T17:11:00Z">
        <w:r w:rsidR="00F12C0A">
          <w:rPr>
            <w:rFonts w:ascii="Arial" w:hAnsi="Arial" w:cs="Arial"/>
            <w:sz w:val="24"/>
            <w:szCs w:val="24"/>
          </w:rPr>
          <w:t>.</w:t>
        </w:r>
      </w:ins>
      <w:r w:rsidRPr="00944672">
        <w:rPr>
          <w:rFonts w:ascii="Arial" w:hAnsi="Arial" w:cs="Arial"/>
          <w:sz w:val="24"/>
          <w:szCs w:val="24"/>
        </w:rPr>
        <w:t xml:space="preserve"> „Entschuldigt mich bitte.“ Dann schaute er den Mann an, der i</w:t>
      </w:r>
      <w:ins w:id="10503" w:author="Lektorat Bauer" w:date="2025-03-05T18:10:00Z" w16du:dateUtc="2025-03-05T17:10:00Z">
        <w:r w:rsidR="00F12C0A">
          <w:rPr>
            <w:rFonts w:ascii="Arial" w:hAnsi="Arial" w:cs="Arial"/>
            <w:sz w:val="24"/>
            <w:szCs w:val="24"/>
          </w:rPr>
          <w:t>h</w:t>
        </w:r>
      </w:ins>
      <w:r w:rsidRPr="00944672">
        <w:rPr>
          <w:rFonts w:ascii="Arial" w:hAnsi="Arial" w:cs="Arial"/>
          <w:sz w:val="24"/>
          <w:szCs w:val="24"/>
        </w:rPr>
        <w:t>n angesprochen hatte</w:t>
      </w:r>
      <w:commentRangeEnd w:id="10500"/>
      <w:r w:rsidR="00F12C0A">
        <w:rPr>
          <w:rStyle w:val="Kommentarzeichen"/>
        </w:rPr>
        <w:commentReference w:id="10500"/>
      </w:r>
      <w:r w:rsidRPr="00944672">
        <w:rPr>
          <w:rFonts w:ascii="Arial" w:hAnsi="Arial" w:cs="Arial"/>
          <w:sz w:val="24"/>
          <w:szCs w:val="24"/>
        </w:rPr>
        <w:t>. „Ich bin Kapitän Hussin, was kann ich für Sie tun?“</w:t>
      </w:r>
    </w:p>
    <w:p w14:paraId="7D3D1219" w14:textId="77777777" w:rsidR="00F12C0A" w:rsidRDefault="00944672" w:rsidP="00623B68">
      <w:pPr>
        <w:autoSpaceDE w:val="0"/>
        <w:autoSpaceDN w:val="0"/>
        <w:adjustRightInd w:val="0"/>
        <w:spacing w:after="0" w:line="360" w:lineRule="auto"/>
        <w:ind w:firstLine="227"/>
        <w:jc w:val="both"/>
        <w:rPr>
          <w:ins w:id="10504" w:author="Lektorat Bauer" w:date="2025-03-05T18:12:00Z" w16du:dateUtc="2025-03-05T17:12:00Z"/>
          <w:rFonts w:ascii="Arial" w:hAnsi="Arial" w:cs="Arial"/>
          <w:sz w:val="24"/>
          <w:szCs w:val="24"/>
        </w:rPr>
      </w:pPr>
      <w:r w:rsidRPr="00944672">
        <w:rPr>
          <w:rFonts w:ascii="Arial" w:hAnsi="Arial" w:cs="Arial"/>
          <w:sz w:val="24"/>
          <w:szCs w:val="24"/>
        </w:rPr>
        <w:t xml:space="preserve">„Her Kapitän Hussin, meine Name ist Flim Dijkwijk, von der königlichen Garde. Ich möchte Sie und Ihre Crew um einen Gefallen bitten.“ </w:t>
      </w:r>
    </w:p>
    <w:p w14:paraId="2D241F37" w14:textId="02BDC28D"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„Da Sie den Vertreter der Malaysia Airlines dabei haben, gehe ich davon aus, dass wir nicht schmuggeln sollen?!“ </w:t>
      </w:r>
      <w:commentRangeStart w:id="10505"/>
      <w:r w:rsidRPr="00944672">
        <w:rPr>
          <w:rFonts w:ascii="Arial" w:hAnsi="Arial" w:cs="Arial"/>
          <w:sz w:val="24"/>
          <w:szCs w:val="24"/>
        </w:rPr>
        <w:t xml:space="preserve">Scherzte Wan Amran Bin Wan Hussin und auch Flim antwortete mit einem breiten Grinsen: </w:t>
      </w:r>
      <w:commentRangeEnd w:id="10505"/>
      <w:r w:rsidR="00F12C0A">
        <w:rPr>
          <w:rStyle w:val="Kommentarzeichen"/>
        </w:rPr>
        <w:commentReference w:id="10505"/>
      </w:r>
      <w:r w:rsidRPr="00944672">
        <w:rPr>
          <w:rFonts w:ascii="Arial" w:hAnsi="Arial" w:cs="Arial"/>
          <w:sz w:val="24"/>
          <w:szCs w:val="24"/>
        </w:rPr>
        <w:t xml:space="preserve">„Test bestanden, Kapitän.“ Die anderen Piloten sahen jetzt auf und waren gespannt darauf, was </w:t>
      </w:r>
      <w:del w:id="10506" w:author="Lektorat Bauer" w:date="2025-03-05T18:12:00Z" w16du:dateUtc="2025-03-05T17:12:00Z">
        <w:r w:rsidRPr="00944672" w:rsidDel="00F12C0A">
          <w:rPr>
            <w:rFonts w:ascii="Arial" w:hAnsi="Arial" w:cs="Arial"/>
            <w:sz w:val="24"/>
            <w:szCs w:val="24"/>
          </w:rPr>
          <w:delText xml:space="preserve">jetzt kommen </w:delText>
        </w:r>
      </w:del>
      <w:ins w:id="10507" w:author="Lektorat Bauer" w:date="2025-03-05T18:12:00Z" w16du:dateUtc="2025-03-05T17:12:00Z">
        <w:r w:rsidR="00F12C0A">
          <w:rPr>
            <w:rFonts w:ascii="Arial" w:hAnsi="Arial" w:cs="Arial"/>
            <w:sz w:val="24"/>
            <w:szCs w:val="24"/>
          </w:rPr>
          <w:t>folgen</w:t>
        </w:r>
        <w:r w:rsidR="00F12C0A" w:rsidRPr="00944672">
          <w:rPr>
            <w:rFonts w:ascii="Arial" w:hAnsi="Arial" w:cs="Arial"/>
            <w:sz w:val="24"/>
            <w:szCs w:val="24"/>
          </w:rPr>
          <w:t xml:space="preserve"> </w:t>
        </w:r>
      </w:ins>
      <w:r w:rsidRPr="00944672">
        <w:rPr>
          <w:rFonts w:ascii="Arial" w:hAnsi="Arial" w:cs="Arial"/>
          <w:sz w:val="24"/>
          <w:szCs w:val="24"/>
        </w:rPr>
        <w:t>würde.</w:t>
      </w:r>
    </w:p>
    <w:p w14:paraId="5DCE4E3B" w14:textId="00CB98A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Flim nahm das Aufsehen der Crew als Einladung und trat an den Tisch. „Als erstes möchte ich feststellen, dass weder Ihnen noch dem Flug eine Gefahr droht.</w:t>
      </w:r>
      <w:del w:id="10508" w:author="Lektorat Bauer" w:date="2025-03-05T18:13:00Z" w16du:dateUtc="2025-03-05T17:13:00Z">
        <w:r w:rsidRPr="00944672" w:rsidDel="00F12C0A">
          <w:rPr>
            <w:rFonts w:ascii="Arial" w:hAnsi="Arial" w:cs="Arial"/>
            <w:sz w:val="24"/>
            <w:szCs w:val="24"/>
          </w:rPr>
          <w:delText xml:space="preserve">“ </w:delText>
        </w:r>
        <w:commentRangeStart w:id="10509"/>
        <w:r w:rsidRPr="00944672" w:rsidDel="00F12C0A">
          <w:rPr>
            <w:rFonts w:ascii="Arial" w:hAnsi="Arial" w:cs="Arial"/>
            <w:sz w:val="24"/>
            <w:szCs w:val="24"/>
          </w:rPr>
          <w:delText>Sofort waren die Piloten aufmerksam</w:delText>
        </w:r>
      </w:del>
      <w:commentRangeEnd w:id="10509"/>
      <w:r w:rsidR="00F12C0A">
        <w:rPr>
          <w:rStyle w:val="Kommentarzeichen"/>
        </w:rPr>
        <w:commentReference w:id="10509"/>
      </w:r>
      <w:del w:id="10510" w:author="Lektorat Bauer" w:date="2025-03-05T18:13:00Z" w16du:dateUtc="2025-03-05T17:13:00Z">
        <w:r w:rsidRPr="00944672" w:rsidDel="00F12C0A">
          <w:rPr>
            <w:rFonts w:ascii="Arial" w:hAnsi="Arial" w:cs="Arial"/>
            <w:sz w:val="24"/>
            <w:szCs w:val="24"/>
          </w:rPr>
          <w:delText>. „</w:delText>
        </w:r>
      </w:del>
      <w:ins w:id="10511" w:author="Lektorat Bauer" w:date="2025-03-05T18:15:00Z" w16du:dateUtc="2025-03-05T17:15:00Z">
        <w:r w:rsidR="00F12C0A">
          <w:rPr>
            <w:rFonts w:ascii="Arial" w:hAnsi="Arial" w:cs="Arial"/>
            <w:sz w:val="24"/>
            <w:szCs w:val="24"/>
          </w:rPr>
          <w:t xml:space="preserve"> </w:t>
        </w:r>
      </w:ins>
      <w:r w:rsidRPr="00944672">
        <w:rPr>
          <w:rFonts w:ascii="Arial" w:hAnsi="Arial" w:cs="Arial"/>
          <w:sz w:val="24"/>
          <w:szCs w:val="24"/>
        </w:rPr>
        <w:t>Ich leite die Anti-Terror-Einheit in Amsterdam. Das ist mein Job. Das</w:t>
      </w:r>
      <w:del w:id="10512" w:author="Lektorat Bauer" w:date="2025-03-05T18:13:00Z" w16du:dateUtc="2025-03-05T17:13:00Z">
        <w:r w:rsidRPr="00944672" w:rsidDel="00F12C0A">
          <w:rPr>
            <w:rFonts w:ascii="Arial" w:hAnsi="Arial" w:cs="Arial"/>
            <w:sz w:val="24"/>
            <w:szCs w:val="24"/>
          </w:rPr>
          <w:delText>s</w:delText>
        </w:r>
      </w:del>
      <w:r w:rsidRPr="00944672">
        <w:rPr>
          <w:rFonts w:ascii="Arial" w:hAnsi="Arial" w:cs="Arial"/>
          <w:sz w:val="24"/>
          <w:szCs w:val="24"/>
        </w:rPr>
        <w:t xml:space="preserve"> hat aber nur indirekt mit Ihrem Flug zu tun.</w:t>
      </w:r>
      <w:ins w:id="10513" w:author="Lektorat Bauer" w:date="2025-03-05T18:13:00Z" w16du:dateUtc="2025-03-05T17:13:00Z">
        <w:r w:rsidR="00F12C0A">
          <w:rPr>
            <w:rFonts w:ascii="Arial" w:hAnsi="Arial" w:cs="Arial"/>
            <w:sz w:val="24"/>
            <w:szCs w:val="24"/>
          </w:rPr>
          <w:t xml:space="preserve"> </w:t>
        </w:r>
      </w:ins>
      <w:del w:id="10514" w:author="Lektorat Bauer" w:date="2025-03-05T18:13:00Z" w16du:dateUtc="2025-03-05T17:13:00Z">
        <w:r w:rsidRPr="00944672" w:rsidDel="00F12C0A">
          <w:rPr>
            <w:rFonts w:ascii="Arial" w:hAnsi="Arial" w:cs="Arial"/>
            <w:sz w:val="24"/>
            <w:szCs w:val="24"/>
          </w:rPr>
          <w:delText>“ Holte Flim umständlich aus, „</w:delText>
        </w:r>
      </w:del>
      <w:r w:rsidRPr="00944672">
        <w:rPr>
          <w:rFonts w:ascii="Arial" w:hAnsi="Arial" w:cs="Arial"/>
          <w:sz w:val="24"/>
          <w:szCs w:val="24"/>
        </w:rPr>
        <w:t xml:space="preserve">Wir haben ein Attentat in Amsterdam verhindern können, und die Person, um die es geht, soll in Kuala Lumpur mit der Special Branch sprechen.“ </w:t>
      </w:r>
    </w:p>
    <w:p w14:paraId="4E9C11B0" w14:textId="207FB190"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Die Piloten sahen sich kurz an</w:t>
      </w:r>
      <w:del w:id="10515" w:author="Lektorat Bauer" w:date="2025-03-05T18:13:00Z" w16du:dateUtc="2025-03-05T17:13:00Z">
        <w:r w:rsidRPr="00944672" w:rsidDel="00F12C0A">
          <w:rPr>
            <w:rFonts w:ascii="Arial" w:hAnsi="Arial" w:cs="Arial"/>
            <w:sz w:val="24"/>
            <w:szCs w:val="24"/>
          </w:rPr>
          <w:delText>,</w:delText>
        </w:r>
      </w:del>
      <w:ins w:id="10516" w:author="Lektorat Bauer" w:date="2025-03-05T18:13:00Z" w16du:dateUtc="2025-03-05T17:13:00Z">
        <w:r w:rsidR="00F12C0A">
          <w:rPr>
            <w:rFonts w:ascii="Arial" w:hAnsi="Arial" w:cs="Arial"/>
            <w:sz w:val="24"/>
            <w:szCs w:val="24"/>
          </w:rPr>
          <w:t>.</w:t>
        </w:r>
      </w:ins>
      <w:r w:rsidRPr="00944672">
        <w:rPr>
          <w:rFonts w:ascii="Arial" w:hAnsi="Arial" w:cs="Arial"/>
          <w:sz w:val="24"/>
          <w:szCs w:val="24"/>
        </w:rPr>
        <w:t xml:space="preserve"> </w:t>
      </w:r>
      <w:ins w:id="10517" w:author="Lektorat Bauer" w:date="2025-03-05T18:13:00Z" w16du:dateUtc="2025-03-05T17:13:00Z">
        <w:r w:rsidR="00F12C0A">
          <w:rPr>
            <w:rFonts w:ascii="Arial" w:hAnsi="Arial" w:cs="Arial"/>
            <w:sz w:val="24"/>
            <w:szCs w:val="24"/>
          </w:rPr>
          <w:t>W</w:t>
        </w:r>
      </w:ins>
      <w:del w:id="10518" w:author="Lektorat Bauer" w:date="2025-03-05T18:13:00Z" w16du:dateUtc="2025-03-05T17:13:00Z">
        <w:r w:rsidRPr="00944672" w:rsidDel="00F12C0A">
          <w:rPr>
            <w:rFonts w:ascii="Arial" w:hAnsi="Arial" w:cs="Arial"/>
            <w:sz w:val="24"/>
            <w:szCs w:val="24"/>
          </w:rPr>
          <w:delText>w</w:delText>
        </w:r>
      </w:del>
      <w:r w:rsidRPr="00944672">
        <w:rPr>
          <w:rFonts w:ascii="Arial" w:hAnsi="Arial" w:cs="Arial"/>
          <w:sz w:val="24"/>
          <w:szCs w:val="24"/>
        </w:rPr>
        <w:t>as genau wollte der Soldat von Ihnen?</w:t>
      </w:r>
    </w:p>
    <w:p w14:paraId="545F6820" w14:textId="63E564E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„Und was hat das mit uns zu tun?“</w:t>
      </w:r>
      <w:ins w:id="10519" w:author="Lektorat Bauer" w:date="2025-03-05T18:13:00Z" w16du:dateUtc="2025-03-05T17:13:00Z">
        <w:r w:rsidR="00F12C0A">
          <w:rPr>
            <w:rFonts w:ascii="Arial" w:hAnsi="Arial" w:cs="Arial"/>
            <w:sz w:val="24"/>
            <w:szCs w:val="24"/>
          </w:rPr>
          <w:t>,</w:t>
        </w:r>
      </w:ins>
      <w:r w:rsidRPr="00944672">
        <w:rPr>
          <w:rFonts w:ascii="Arial" w:hAnsi="Arial" w:cs="Arial"/>
          <w:sz w:val="24"/>
          <w:szCs w:val="24"/>
        </w:rPr>
        <w:t xml:space="preserve"> </w:t>
      </w:r>
      <w:ins w:id="10520" w:author="Lektorat Bauer" w:date="2025-03-05T18:13:00Z" w16du:dateUtc="2025-03-05T17:13:00Z">
        <w:r w:rsidR="00F12C0A">
          <w:rPr>
            <w:rFonts w:ascii="Arial" w:hAnsi="Arial" w:cs="Arial"/>
            <w:sz w:val="24"/>
            <w:szCs w:val="24"/>
          </w:rPr>
          <w:t>s</w:t>
        </w:r>
      </w:ins>
      <w:del w:id="10521" w:author="Lektorat Bauer" w:date="2025-03-05T18:13:00Z" w16du:dateUtc="2025-03-05T17:13:00Z">
        <w:r w:rsidRPr="00944672" w:rsidDel="00F12C0A">
          <w:rPr>
            <w:rFonts w:ascii="Arial" w:hAnsi="Arial" w:cs="Arial"/>
            <w:sz w:val="24"/>
            <w:szCs w:val="24"/>
          </w:rPr>
          <w:delText>S</w:delText>
        </w:r>
      </w:del>
      <w:r w:rsidRPr="00944672">
        <w:rPr>
          <w:rFonts w:ascii="Arial" w:hAnsi="Arial" w:cs="Arial"/>
          <w:sz w:val="24"/>
          <w:szCs w:val="24"/>
        </w:rPr>
        <w:t>tellte Kapitän Hussin die offensichtliche Frage.</w:t>
      </w:r>
    </w:p>
    <w:p w14:paraId="6B2A6FA2"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„Wir möchten, Ihr Einverständnis vorausgesetzt, den Herren mit Ihrem Flug nach Kuala Lumpur bringen.“ </w:t>
      </w:r>
    </w:p>
    <w:p w14:paraId="56099C27" w14:textId="0FA5026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„Sie hätten dafür natürlich ganz einfach ein Ticket buchen können</w:t>
      </w:r>
      <w:del w:id="10522" w:author="Lektorat Bauer" w:date="2025-03-05T18:13:00Z" w16du:dateUtc="2025-03-05T17:13:00Z">
        <w:r w:rsidRPr="00944672" w:rsidDel="00F12C0A">
          <w:rPr>
            <w:rFonts w:ascii="Arial" w:hAnsi="Arial" w:cs="Arial"/>
            <w:sz w:val="24"/>
            <w:szCs w:val="24"/>
          </w:rPr>
          <w:delText>.</w:delText>
        </w:r>
      </w:del>
      <w:r w:rsidRPr="00944672">
        <w:rPr>
          <w:rFonts w:ascii="Arial" w:hAnsi="Arial" w:cs="Arial"/>
          <w:sz w:val="24"/>
          <w:szCs w:val="24"/>
        </w:rPr>
        <w:t>“</w:t>
      </w:r>
      <w:ins w:id="10523" w:author="Lektorat Bauer" w:date="2025-03-05T18:13:00Z" w16du:dateUtc="2025-03-05T17:13:00Z">
        <w:r w:rsidR="00F12C0A">
          <w:rPr>
            <w:rFonts w:ascii="Arial" w:hAnsi="Arial" w:cs="Arial"/>
            <w:sz w:val="24"/>
            <w:szCs w:val="24"/>
          </w:rPr>
          <w:t>,</w:t>
        </w:r>
      </w:ins>
      <w:r w:rsidRPr="00944672">
        <w:rPr>
          <w:rFonts w:ascii="Arial" w:hAnsi="Arial" w:cs="Arial"/>
          <w:sz w:val="24"/>
          <w:szCs w:val="24"/>
        </w:rPr>
        <w:t xml:space="preserve"> </w:t>
      </w:r>
      <w:ins w:id="10524" w:author="Lektorat Bauer" w:date="2025-03-05T18:13:00Z" w16du:dateUtc="2025-03-05T17:13:00Z">
        <w:r w:rsidR="00F12C0A">
          <w:rPr>
            <w:rFonts w:ascii="Arial" w:hAnsi="Arial" w:cs="Arial"/>
            <w:sz w:val="24"/>
            <w:szCs w:val="24"/>
          </w:rPr>
          <w:t>s</w:t>
        </w:r>
      </w:ins>
      <w:del w:id="10525" w:author="Lektorat Bauer" w:date="2025-03-05T18:13:00Z" w16du:dateUtc="2025-03-05T17:13:00Z">
        <w:r w:rsidRPr="00944672" w:rsidDel="00F12C0A">
          <w:rPr>
            <w:rFonts w:ascii="Arial" w:hAnsi="Arial" w:cs="Arial"/>
            <w:sz w:val="24"/>
            <w:szCs w:val="24"/>
          </w:rPr>
          <w:delText>S</w:delText>
        </w:r>
      </w:del>
      <w:r w:rsidRPr="00944672">
        <w:rPr>
          <w:rFonts w:ascii="Arial" w:hAnsi="Arial" w:cs="Arial"/>
          <w:sz w:val="24"/>
          <w:szCs w:val="24"/>
        </w:rPr>
        <w:t>tellte der zweite Kapitän Eugene Choo Jin Leong fest.</w:t>
      </w:r>
    </w:p>
    <w:p w14:paraId="49B85936" w14:textId="162840EB"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„Mein Kollege hat recht</w:t>
      </w:r>
      <w:del w:id="10526" w:author="Lektorat Bauer" w:date="2025-03-05T18:14:00Z" w16du:dateUtc="2025-03-05T17:14:00Z">
        <w:r w:rsidRPr="00944672" w:rsidDel="00F12C0A">
          <w:rPr>
            <w:rFonts w:ascii="Arial" w:hAnsi="Arial" w:cs="Arial"/>
            <w:sz w:val="24"/>
            <w:szCs w:val="24"/>
          </w:rPr>
          <w:delText>.</w:delText>
        </w:r>
      </w:del>
      <w:r w:rsidRPr="00944672">
        <w:rPr>
          <w:rFonts w:ascii="Arial" w:hAnsi="Arial" w:cs="Arial"/>
          <w:sz w:val="24"/>
          <w:szCs w:val="24"/>
        </w:rPr>
        <w:t>“</w:t>
      </w:r>
      <w:ins w:id="10527" w:author="Lektorat Bauer" w:date="2025-03-05T18:14:00Z" w16du:dateUtc="2025-03-05T17:14:00Z">
        <w:r w:rsidR="00F12C0A">
          <w:rPr>
            <w:rFonts w:ascii="Arial" w:hAnsi="Arial" w:cs="Arial"/>
            <w:sz w:val="24"/>
            <w:szCs w:val="24"/>
          </w:rPr>
          <w:t>,</w:t>
        </w:r>
      </w:ins>
      <w:r w:rsidRPr="00944672">
        <w:rPr>
          <w:rFonts w:ascii="Arial" w:hAnsi="Arial" w:cs="Arial"/>
          <w:sz w:val="24"/>
          <w:szCs w:val="24"/>
        </w:rPr>
        <w:t xml:space="preserve"> </w:t>
      </w:r>
      <w:del w:id="10528" w:author="Lektorat Bauer" w:date="2025-03-05T18:13:00Z" w16du:dateUtc="2025-03-05T17:13:00Z">
        <w:r w:rsidRPr="00944672" w:rsidDel="00F12C0A">
          <w:rPr>
            <w:rFonts w:ascii="Arial" w:hAnsi="Arial" w:cs="Arial"/>
            <w:sz w:val="24"/>
            <w:szCs w:val="24"/>
          </w:rPr>
          <w:delText xml:space="preserve">Begann </w:delText>
        </w:r>
      </w:del>
      <w:ins w:id="10529" w:author="Lektorat Bauer" w:date="2025-03-05T18:13:00Z" w16du:dateUtc="2025-03-05T17:13:00Z">
        <w:r w:rsidR="00F12C0A">
          <w:rPr>
            <w:rFonts w:ascii="Arial" w:hAnsi="Arial" w:cs="Arial"/>
            <w:sz w:val="24"/>
            <w:szCs w:val="24"/>
          </w:rPr>
          <w:t>sagte</w:t>
        </w:r>
        <w:r w:rsidR="00F12C0A" w:rsidRPr="00944672">
          <w:rPr>
            <w:rFonts w:ascii="Arial" w:hAnsi="Arial" w:cs="Arial"/>
            <w:sz w:val="24"/>
            <w:szCs w:val="24"/>
          </w:rPr>
          <w:t xml:space="preserve"> </w:t>
        </w:r>
      </w:ins>
      <w:r w:rsidRPr="00944672">
        <w:rPr>
          <w:rFonts w:ascii="Arial" w:hAnsi="Arial" w:cs="Arial"/>
          <w:sz w:val="24"/>
          <w:szCs w:val="24"/>
        </w:rPr>
        <w:t xml:space="preserve">Kapitän Hussin, „da Sie aber hier sind, geht es um etwas Besonderes. Was genau erwarten Sie von uns?“ </w:t>
      </w:r>
    </w:p>
    <w:p w14:paraId="40434CAD" w14:textId="17F173C0"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„Ich habe mir die ganze Zeit überlegt, wie ich das Gespräch eröffnen kann, ohne dass es zu großen Missverständnissen kommt</w:t>
      </w:r>
      <w:del w:id="10530" w:author="Lektorat Bauer" w:date="2025-03-05T18:14:00Z" w16du:dateUtc="2025-03-05T17:14:00Z">
        <w:r w:rsidRPr="00944672" w:rsidDel="00F12C0A">
          <w:rPr>
            <w:rFonts w:ascii="Arial" w:hAnsi="Arial" w:cs="Arial"/>
            <w:sz w:val="24"/>
            <w:szCs w:val="24"/>
          </w:rPr>
          <w:delText>.</w:delText>
        </w:r>
      </w:del>
      <w:r w:rsidRPr="00944672">
        <w:rPr>
          <w:rFonts w:ascii="Arial" w:hAnsi="Arial" w:cs="Arial"/>
          <w:sz w:val="24"/>
          <w:szCs w:val="24"/>
        </w:rPr>
        <w:t>“</w:t>
      </w:r>
      <w:ins w:id="10531" w:author="Lektorat Bauer" w:date="2025-03-05T18:14:00Z" w16du:dateUtc="2025-03-05T17:14:00Z">
        <w:r w:rsidR="00F12C0A">
          <w:rPr>
            <w:rFonts w:ascii="Arial" w:hAnsi="Arial" w:cs="Arial"/>
            <w:sz w:val="24"/>
            <w:szCs w:val="24"/>
          </w:rPr>
          <w:t>,</w:t>
        </w:r>
      </w:ins>
      <w:r w:rsidRPr="00944672">
        <w:rPr>
          <w:rFonts w:ascii="Arial" w:hAnsi="Arial" w:cs="Arial"/>
          <w:sz w:val="24"/>
          <w:szCs w:val="24"/>
        </w:rPr>
        <w:t xml:space="preserve"> </w:t>
      </w:r>
      <w:ins w:id="10532" w:author="Lektorat Bauer" w:date="2025-03-05T18:14:00Z" w16du:dateUtc="2025-03-05T17:14:00Z">
        <w:r w:rsidR="00F12C0A">
          <w:rPr>
            <w:rFonts w:ascii="Arial" w:hAnsi="Arial" w:cs="Arial"/>
            <w:sz w:val="24"/>
            <w:szCs w:val="24"/>
          </w:rPr>
          <w:t>a</w:t>
        </w:r>
      </w:ins>
      <w:del w:id="10533" w:author="Lektorat Bauer" w:date="2025-03-05T18:14:00Z" w16du:dateUtc="2025-03-05T17:14:00Z">
        <w:r w:rsidRPr="00944672" w:rsidDel="00F12C0A">
          <w:rPr>
            <w:rFonts w:ascii="Arial" w:hAnsi="Arial" w:cs="Arial"/>
            <w:sz w:val="24"/>
            <w:szCs w:val="24"/>
          </w:rPr>
          <w:delText>A</w:delText>
        </w:r>
      </w:del>
      <w:r w:rsidRPr="00944672">
        <w:rPr>
          <w:rFonts w:ascii="Arial" w:hAnsi="Arial" w:cs="Arial"/>
          <w:sz w:val="24"/>
          <w:szCs w:val="24"/>
        </w:rPr>
        <w:t>ntwortete Flim. „Ich möchte Sie bitten, dass der Name des Passagiers NICHT auf dem Pax-Manifest erscheint. Daher haben wir auch den Stationsleiter hinzugebeten, da hier gegen Regeln verstoßen wird.“</w:t>
      </w:r>
    </w:p>
    <w:p w14:paraId="70E15D70"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Jetzt sah der Kapitän zu dem Stationsleiter und sagte: „Eine Person nicht auf das Manifest zu setzen, verstößt gegen elementare Vorschriften. Das kann mich, im Zweifelsfall, meine Fluglizenz kosten. Haben Sie das mit KUL abgestimmt?</w:t>
      </w:r>
      <w:del w:id="10534" w:author="Lektorat Bauer" w:date="2025-03-05T18:14:00Z" w16du:dateUtc="2025-03-05T17:14:00Z">
        <w:r w:rsidRPr="00944672" w:rsidDel="00F12C0A">
          <w:rPr>
            <w:rFonts w:ascii="Arial" w:hAnsi="Arial" w:cs="Arial"/>
            <w:sz w:val="24"/>
            <w:szCs w:val="24"/>
          </w:rPr>
          <w:delText xml:space="preserve"> ...</w:delText>
        </w:r>
      </w:del>
      <w:r w:rsidRPr="00944672">
        <w:rPr>
          <w:rFonts w:ascii="Arial" w:hAnsi="Arial" w:cs="Arial"/>
          <w:sz w:val="24"/>
          <w:szCs w:val="24"/>
        </w:rPr>
        <w:t xml:space="preserve"> Und bekommen ich das schriftlich?“</w:t>
      </w:r>
    </w:p>
    <w:p w14:paraId="10CA94AA" w14:textId="53EF17A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Der Stationsleiter nickte. „Wir haben der Special Branch in Kuala Lumpur gesagt, dass wir Sie fragen werden. Auch von dort bekommen sie Rückendeckung</w:t>
      </w:r>
      <w:del w:id="10535" w:author="Lektorat Bauer" w:date="2025-03-05T18:14:00Z" w16du:dateUtc="2025-03-05T17:14:00Z">
        <w:r w:rsidRPr="00944672" w:rsidDel="00F12C0A">
          <w:rPr>
            <w:rFonts w:ascii="Arial" w:hAnsi="Arial" w:cs="Arial"/>
            <w:sz w:val="24"/>
            <w:szCs w:val="24"/>
          </w:rPr>
          <w:delText>.</w:delText>
        </w:r>
      </w:del>
      <w:r w:rsidRPr="00944672">
        <w:rPr>
          <w:rFonts w:ascii="Arial" w:hAnsi="Arial" w:cs="Arial"/>
          <w:sz w:val="24"/>
          <w:szCs w:val="24"/>
        </w:rPr>
        <w:t>“</w:t>
      </w:r>
      <w:ins w:id="10536" w:author="Lektorat Bauer" w:date="2025-03-05T18:14:00Z" w16du:dateUtc="2025-03-05T17:14:00Z">
        <w:r w:rsidR="00F12C0A">
          <w:rPr>
            <w:rFonts w:ascii="Arial" w:hAnsi="Arial" w:cs="Arial"/>
            <w:sz w:val="24"/>
            <w:szCs w:val="24"/>
          </w:rPr>
          <w:t>,</w:t>
        </w:r>
      </w:ins>
      <w:r w:rsidRPr="00944672">
        <w:rPr>
          <w:rFonts w:ascii="Arial" w:hAnsi="Arial" w:cs="Arial"/>
          <w:sz w:val="24"/>
          <w:szCs w:val="24"/>
        </w:rPr>
        <w:t xml:space="preserve"> </w:t>
      </w:r>
      <w:ins w:id="10537" w:author="Lektorat Bauer" w:date="2025-03-05T18:14:00Z" w16du:dateUtc="2025-03-05T17:14:00Z">
        <w:r w:rsidR="00F12C0A">
          <w:rPr>
            <w:rFonts w:ascii="Arial" w:hAnsi="Arial" w:cs="Arial"/>
            <w:sz w:val="24"/>
            <w:szCs w:val="24"/>
          </w:rPr>
          <w:t>a</w:t>
        </w:r>
      </w:ins>
      <w:del w:id="10538" w:author="Lektorat Bauer" w:date="2025-03-05T18:14:00Z" w16du:dateUtc="2025-03-05T17:14:00Z">
        <w:r w:rsidRPr="00944672" w:rsidDel="00F12C0A">
          <w:rPr>
            <w:rFonts w:ascii="Arial" w:hAnsi="Arial" w:cs="Arial"/>
            <w:sz w:val="24"/>
            <w:szCs w:val="24"/>
          </w:rPr>
          <w:delText>A</w:delText>
        </w:r>
      </w:del>
      <w:r w:rsidRPr="00944672">
        <w:rPr>
          <w:rFonts w:ascii="Arial" w:hAnsi="Arial" w:cs="Arial"/>
          <w:sz w:val="24"/>
          <w:szCs w:val="24"/>
        </w:rPr>
        <w:t>ntwortete Flim an Stelle des Stationsleiters, der hier zu einem Statisten degradiert wurde.</w:t>
      </w:r>
    </w:p>
    <w:p w14:paraId="46B604B7" w14:textId="3661805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Kapitän Hussin sah zu seinen Kollegen, alle drei nickte</w:t>
      </w:r>
      <w:ins w:id="10539" w:author="Lektorat Bauer" w:date="2025-03-05T18:14:00Z" w16du:dateUtc="2025-03-05T17:14:00Z">
        <w:r w:rsidR="00F12C0A">
          <w:rPr>
            <w:rFonts w:ascii="Arial" w:hAnsi="Arial" w:cs="Arial"/>
            <w:sz w:val="24"/>
            <w:szCs w:val="24"/>
          </w:rPr>
          <w:t>n</w:t>
        </w:r>
      </w:ins>
      <w:r w:rsidRPr="00944672">
        <w:rPr>
          <w:rFonts w:ascii="Arial" w:hAnsi="Arial" w:cs="Arial"/>
          <w:sz w:val="24"/>
          <w:szCs w:val="24"/>
        </w:rPr>
        <w:t xml:space="preserve"> kurz. „Herr Dijkwijk, wer ist dieser Mann? Kann er eine</w:t>
      </w:r>
      <w:del w:id="10540" w:author="Lektorat Bauer" w:date="2025-03-05T18:14:00Z" w16du:dateUtc="2025-03-05T17:14:00Z">
        <w:r w:rsidRPr="00944672" w:rsidDel="00F12C0A">
          <w:rPr>
            <w:rFonts w:ascii="Arial" w:hAnsi="Arial" w:cs="Arial"/>
            <w:sz w:val="24"/>
            <w:szCs w:val="24"/>
          </w:rPr>
          <w:delText>n</w:delText>
        </w:r>
      </w:del>
      <w:r w:rsidRPr="00944672">
        <w:rPr>
          <w:rFonts w:ascii="Arial" w:hAnsi="Arial" w:cs="Arial"/>
          <w:sz w:val="24"/>
          <w:szCs w:val="24"/>
        </w:rPr>
        <w:t xml:space="preserve"> Gefahr für den Flug sein?“</w:t>
      </w:r>
      <w:ins w:id="10541" w:author="Lektorat Bauer" w:date="2025-03-05T18:14:00Z" w16du:dateUtc="2025-03-05T17:14:00Z">
        <w:r w:rsidR="00F12C0A">
          <w:rPr>
            <w:rFonts w:ascii="Arial" w:hAnsi="Arial" w:cs="Arial"/>
            <w:sz w:val="24"/>
            <w:szCs w:val="24"/>
          </w:rPr>
          <w:t>,</w:t>
        </w:r>
      </w:ins>
      <w:r w:rsidRPr="00944672">
        <w:rPr>
          <w:rFonts w:ascii="Arial" w:hAnsi="Arial" w:cs="Arial"/>
          <w:sz w:val="24"/>
          <w:szCs w:val="24"/>
        </w:rPr>
        <w:t xml:space="preserve"> </w:t>
      </w:r>
      <w:ins w:id="10542" w:author="Lektorat Bauer" w:date="2025-03-05T18:14:00Z" w16du:dateUtc="2025-03-05T17:14:00Z">
        <w:r w:rsidR="00F12C0A">
          <w:rPr>
            <w:rFonts w:ascii="Arial" w:hAnsi="Arial" w:cs="Arial"/>
            <w:sz w:val="24"/>
            <w:szCs w:val="24"/>
          </w:rPr>
          <w:t>e</w:t>
        </w:r>
      </w:ins>
      <w:del w:id="10543" w:author="Lektorat Bauer" w:date="2025-03-05T18:14:00Z" w16du:dateUtc="2025-03-05T17:14:00Z">
        <w:r w:rsidRPr="00944672" w:rsidDel="00F12C0A">
          <w:rPr>
            <w:rFonts w:ascii="Arial" w:hAnsi="Arial" w:cs="Arial"/>
            <w:sz w:val="24"/>
            <w:szCs w:val="24"/>
          </w:rPr>
          <w:delText>E</w:delText>
        </w:r>
      </w:del>
      <w:r w:rsidRPr="00944672">
        <w:rPr>
          <w:rFonts w:ascii="Arial" w:hAnsi="Arial" w:cs="Arial"/>
          <w:sz w:val="24"/>
          <w:szCs w:val="24"/>
        </w:rPr>
        <w:t>rkundigte sich Kapitän Hussin.</w:t>
      </w:r>
    </w:p>
    <w:p w14:paraId="5D0B2313" w14:textId="77777777" w:rsidR="00F12C0A" w:rsidRDefault="00944672" w:rsidP="00623B68">
      <w:pPr>
        <w:autoSpaceDE w:val="0"/>
        <w:autoSpaceDN w:val="0"/>
        <w:adjustRightInd w:val="0"/>
        <w:spacing w:after="0" w:line="360" w:lineRule="auto"/>
        <w:ind w:firstLine="227"/>
        <w:jc w:val="both"/>
        <w:rPr>
          <w:ins w:id="10544" w:author="Lektorat Bauer" w:date="2025-03-05T18:15:00Z" w16du:dateUtc="2025-03-05T17:15:00Z"/>
          <w:rFonts w:ascii="Arial" w:hAnsi="Arial" w:cs="Arial"/>
          <w:sz w:val="24"/>
          <w:szCs w:val="24"/>
        </w:rPr>
      </w:pPr>
      <w:r w:rsidRPr="00944672">
        <w:rPr>
          <w:rFonts w:ascii="Arial" w:hAnsi="Arial" w:cs="Arial"/>
          <w:sz w:val="24"/>
          <w:szCs w:val="24"/>
        </w:rPr>
        <w:t>„Herr Kapitän, bitte entschuldigen Sie meine einleitenden Worte. Ich sehe, Sie haben mich missverstanden.</w:t>
      </w:r>
      <w:del w:id="10545" w:author="Lektorat Bauer" w:date="2025-03-05T18:15:00Z" w16du:dateUtc="2025-03-05T17:15:00Z">
        <w:r w:rsidRPr="00944672" w:rsidDel="00F12C0A">
          <w:rPr>
            <w:rFonts w:ascii="Arial" w:hAnsi="Arial" w:cs="Arial"/>
            <w:sz w:val="24"/>
            <w:szCs w:val="24"/>
          </w:rPr>
          <w:delText>“ Begann Flim entschuldigend. „</w:delText>
        </w:r>
      </w:del>
      <w:ins w:id="10546" w:author="Lektorat Bauer" w:date="2025-03-05T18:15:00Z" w16du:dateUtc="2025-03-05T17:15:00Z">
        <w:r w:rsidR="00F12C0A">
          <w:rPr>
            <w:rFonts w:ascii="Arial" w:hAnsi="Arial" w:cs="Arial"/>
            <w:sz w:val="24"/>
            <w:szCs w:val="24"/>
          </w:rPr>
          <w:t xml:space="preserve"> </w:t>
        </w:r>
      </w:ins>
      <w:r w:rsidRPr="00944672">
        <w:rPr>
          <w:rFonts w:ascii="Arial" w:hAnsi="Arial" w:cs="Arial"/>
          <w:sz w:val="24"/>
          <w:szCs w:val="24"/>
        </w:rPr>
        <w:t xml:space="preserve">Es handelt sich um einen Journalisten, der wichtige Informationen für die Special Branch hat. Diese Daten sollten persönlich übermittelt werden und der Gast wird in Kuala Lumpur am Flugzeug von der Special Branch abgeholt.“ </w:t>
      </w:r>
    </w:p>
    <w:p w14:paraId="479CFEDF" w14:textId="77777777" w:rsidR="00F12C0A" w:rsidRDefault="00944672" w:rsidP="00623B68">
      <w:pPr>
        <w:autoSpaceDE w:val="0"/>
        <w:autoSpaceDN w:val="0"/>
        <w:adjustRightInd w:val="0"/>
        <w:spacing w:after="0" w:line="360" w:lineRule="auto"/>
        <w:ind w:firstLine="227"/>
        <w:jc w:val="both"/>
        <w:rPr>
          <w:ins w:id="10547" w:author="Lektorat Bauer" w:date="2025-03-05T18:15:00Z" w16du:dateUtc="2025-03-05T17:15:00Z"/>
          <w:rFonts w:ascii="Arial" w:hAnsi="Arial" w:cs="Arial"/>
          <w:sz w:val="24"/>
          <w:szCs w:val="24"/>
        </w:rPr>
      </w:pPr>
      <w:r w:rsidRPr="00944672">
        <w:rPr>
          <w:rFonts w:ascii="Arial" w:hAnsi="Arial" w:cs="Arial"/>
          <w:sz w:val="24"/>
          <w:szCs w:val="24"/>
        </w:rPr>
        <w:lastRenderedPageBreak/>
        <w:t>„O</w:t>
      </w:r>
      <w:ins w:id="10548" w:author="Lektorat Bauer" w:date="2025-03-05T18:15:00Z" w16du:dateUtc="2025-03-05T17:15:00Z">
        <w:r w:rsidR="00F12C0A">
          <w:rPr>
            <w:rFonts w:ascii="Arial" w:hAnsi="Arial" w:cs="Arial"/>
            <w:sz w:val="24"/>
            <w:szCs w:val="24"/>
          </w:rPr>
          <w:t>k</w:t>
        </w:r>
      </w:ins>
      <w:del w:id="10549" w:author="Lektorat Bauer" w:date="2025-03-05T18:15:00Z" w16du:dateUtc="2025-03-05T17:15:00Z">
        <w:r w:rsidRPr="00944672" w:rsidDel="00F12C0A">
          <w:rPr>
            <w:rFonts w:ascii="Arial" w:hAnsi="Arial" w:cs="Arial"/>
            <w:sz w:val="24"/>
            <w:szCs w:val="24"/>
          </w:rPr>
          <w:delText>K</w:delText>
        </w:r>
      </w:del>
      <w:r w:rsidRPr="00944672">
        <w:rPr>
          <w:rFonts w:ascii="Arial" w:hAnsi="Arial" w:cs="Arial"/>
          <w:sz w:val="24"/>
          <w:szCs w:val="24"/>
        </w:rPr>
        <w:t>, das klingt deutlich beruhigender als nach Ihrer Einleitung angenommen.“</w:t>
      </w:r>
    </w:p>
    <w:p w14:paraId="1475CA97" w14:textId="77777777" w:rsidR="00F12C0A" w:rsidRDefault="00944672" w:rsidP="00623B68">
      <w:pPr>
        <w:autoSpaceDE w:val="0"/>
        <w:autoSpaceDN w:val="0"/>
        <w:adjustRightInd w:val="0"/>
        <w:spacing w:after="0" w:line="360" w:lineRule="auto"/>
        <w:ind w:firstLine="227"/>
        <w:jc w:val="both"/>
        <w:rPr>
          <w:ins w:id="10550" w:author="Lektorat Bauer" w:date="2025-03-05T18:16:00Z" w16du:dateUtc="2025-03-05T17:16:00Z"/>
          <w:rFonts w:ascii="Arial" w:hAnsi="Arial" w:cs="Arial"/>
          <w:sz w:val="24"/>
          <w:szCs w:val="24"/>
        </w:rPr>
      </w:pPr>
      <w:del w:id="10551" w:author="Lektorat Bauer" w:date="2025-03-05T18:15:00Z" w16du:dateUtc="2025-03-05T17:15:00Z">
        <w:r w:rsidRPr="00944672" w:rsidDel="00F12C0A">
          <w:rPr>
            <w:rFonts w:ascii="Arial" w:hAnsi="Arial" w:cs="Arial"/>
            <w:sz w:val="24"/>
            <w:szCs w:val="24"/>
          </w:rPr>
          <w:delText xml:space="preserve"> </w:delText>
        </w:r>
      </w:del>
      <w:r w:rsidRPr="00944672">
        <w:rPr>
          <w:rFonts w:ascii="Arial" w:hAnsi="Arial" w:cs="Arial"/>
          <w:sz w:val="24"/>
          <w:szCs w:val="24"/>
        </w:rPr>
        <w:t>„Kapitän Hussin?“</w:t>
      </w:r>
      <w:ins w:id="10552" w:author="Lektorat Bauer" w:date="2025-03-05T18:15:00Z" w16du:dateUtc="2025-03-05T17:15:00Z">
        <w:r w:rsidR="00F12C0A">
          <w:rPr>
            <w:rFonts w:ascii="Arial" w:hAnsi="Arial" w:cs="Arial"/>
            <w:sz w:val="24"/>
            <w:szCs w:val="24"/>
          </w:rPr>
          <w:t>,</w:t>
        </w:r>
      </w:ins>
      <w:r w:rsidRPr="00944672">
        <w:rPr>
          <w:rFonts w:ascii="Arial" w:hAnsi="Arial" w:cs="Arial"/>
          <w:sz w:val="24"/>
          <w:szCs w:val="24"/>
        </w:rPr>
        <w:t xml:space="preserve"> </w:t>
      </w:r>
      <w:ins w:id="10553" w:author="Lektorat Bauer" w:date="2025-03-05T18:15:00Z" w16du:dateUtc="2025-03-05T17:15:00Z">
        <w:r w:rsidR="00F12C0A">
          <w:rPr>
            <w:rFonts w:ascii="Arial" w:hAnsi="Arial" w:cs="Arial"/>
            <w:sz w:val="24"/>
            <w:szCs w:val="24"/>
          </w:rPr>
          <w:t>f</w:t>
        </w:r>
      </w:ins>
      <w:del w:id="10554" w:author="Lektorat Bauer" w:date="2025-03-05T18:15:00Z" w16du:dateUtc="2025-03-05T17:15:00Z">
        <w:r w:rsidRPr="00944672" w:rsidDel="00F12C0A">
          <w:rPr>
            <w:rFonts w:ascii="Arial" w:hAnsi="Arial" w:cs="Arial"/>
            <w:sz w:val="24"/>
            <w:szCs w:val="24"/>
          </w:rPr>
          <w:delText>F</w:delText>
        </w:r>
      </w:del>
      <w:r w:rsidRPr="00944672">
        <w:rPr>
          <w:rFonts w:ascii="Arial" w:hAnsi="Arial" w:cs="Arial"/>
          <w:sz w:val="24"/>
          <w:szCs w:val="24"/>
        </w:rPr>
        <w:t>ragte der zweite Kapitän</w:t>
      </w:r>
      <w:del w:id="10555" w:author="Lektorat Bauer" w:date="2025-03-05T18:15:00Z" w16du:dateUtc="2025-03-05T17:15:00Z">
        <w:r w:rsidRPr="00944672" w:rsidDel="00F12C0A">
          <w:rPr>
            <w:rFonts w:ascii="Arial" w:hAnsi="Arial" w:cs="Arial"/>
            <w:sz w:val="24"/>
            <w:szCs w:val="24"/>
          </w:rPr>
          <w:delText>. „„Ja? Was gibt´s?“ „</w:delText>
        </w:r>
      </w:del>
      <w:ins w:id="10556" w:author="Lektorat Bauer" w:date="2025-03-05T18:15:00Z" w16du:dateUtc="2025-03-05T17:15:00Z">
        <w:r w:rsidR="00F12C0A">
          <w:rPr>
            <w:rFonts w:ascii="Arial" w:hAnsi="Arial" w:cs="Arial"/>
            <w:sz w:val="24"/>
            <w:szCs w:val="24"/>
          </w:rPr>
          <w:t>, „</w:t>
        </w:r>
      </w:ins>
      <w:del w:id="10557" w:author="Lektorat Bauer" w:date="2025-03-05T18:15:00Z" w16du:dateUtc="2025-03-05T17:15:00Z">
        <w:r w:rsidRPr="00944672" w:rsidDel="00F12C0A">
          <w:rPr>
            <w:rFonts w:ascii="Arial" w:hAnsi="Arial" w:cs="Arial"/>
            <w:sz w:val="24"/>
            <w:szCs w:val="24"/>
          </w:rPr>
          <w:delText>K</w:delText>
        </w:r>
      </w:del>
      <w:ins w:id="10558" w:author="Lektorat Bauer" w:date="2025-03-05T18:15:00Z" w16du:dateUtc="2025-03-05T17:15:00Z">
        <w:r w:rsidR="00F12C0A">
          <w:rPr>
            <w:rFonts w:ascii="Arial" w:hAnsi="Arial" w:cs="Arial"/>
            <w:sz w:val="24"/>
            <w:szCs w:val="24"/>
          </w:rPr>
          <w:t>k</w:t>
        </w:r>
      </w:ins>
      <w:r w:rsidRPr="00944672">
        <w:rPr>
          <w:rFonts w:ascii="Arial" w:hAnsi="Arial" w:cs="Arial"/>
          <w:sz w:val="24"/>
          <w:szCs w:val="24"/>
        </w:rPr>
        <w:t xml:space="preserve">önnen wir ihn nicht als kurzfristigen ‚Dead-Head‘ an Bord nehmen? Der erst kurz </w:t>
      </w:r>
      <w:del w:id="10559" w:author="Lektorat Bauer" w:date="2025-03-05T18:15:00Z" w16du:dateUtc="2025-03-05T17:15:00Z">
        <w:r w:rsidRPr="00944672" w:rsidDel="00F12C0A">
          <w:rPr>
            <w:rFonts w:ascii="Arial" w:hAnsi="Arial" w:cs="Arial"/>
            <w:sz w:val="24"/>
            <w:szCs w:val="24"/>
          </w:rPr>
          <w:delText xml:space="preserve">von </w:delText>
        </w:r>
      </w:del>
      <w:ins w:id="10560" w:author="Lektorat Bauer" w:date="2025-03-05T18:15:00Z" w16du:dateUtc="2025-03-05T17:15:00Z">
        <w:r w:rsidR="00F12C0A">
          <w:rPr>
            <w:rFonts w:ascii="Arial" w:hAnsi="Arial" w:cs="Arial"/>
            <w:sz w:val="24"/>
            <w:szCs w:val="24"/>
          </w:rPr>
          <w:t>vor</w:t>
        </w:r>
        <w:r w:rsidR="00F12C0A" w:rsidRPr="00944672">
          <w:rPr>
            <w:rFonts w:ascii="Arial" w:hAnsi="Arial" w:cs="Arial"/>
            <w:sz w:val="24"/>
            <w:szCs w:val="24"/>
          </w:rPr>
          <w:t xml:space="preserve"> </w:t>
        </w:r>
      </w:ins>
      <w:r w:rsidRPr="00944672">
        <w:rPr>
          <w:rFonts w:ascii="Arial" w:hAnsi="Arial" w:cs="Arial"/>
          <w:sz w:val="24"/>
          <w:szCs w:val="24"/>
        </w:rPr>
        <w:t xml:space="preserve">Abflug noch </w:t>
      </w:r>
      <w:del w:id="10561" w:author="Lektorat Bauer" w:date="2025-03-05T18:15:00Z" w16du:dateUtc="2025-03-05T17:15:00Z">
        <w:r w:rsidRPr="00944672" w:rsidDel="00F12C0A">
          <w:rPr>
            <w:rFonts w:ascii="Arial" w:hAnsi="Arial" w:cs="Arial"/>
            <w:sz w:val="24"/>
            <w:szCs w:val="24"/>
          </w:rPr>
          <w:delText>erschien</w:delText>
        </w:r>
      </w:del>
      <w:ins w:id="10562" w:author="Lektorat Bauer" w:date="2025-03-05T18:15:00Z" w16du:dateUtc="2025-03-05T17:15:00Z">
        <w:r w:rsidR="00F12C0A">
          <w:rPr>
            <w:rFonts w:ascii="Arial" w:hAnsi="Arial" w:cs="Arial"/>
            <w:sz w:val="24"/>
            <w:szCs w:val="24"/>
          </w:rPr>
          <w:t>aufgetaucht ist</w:t>
        </w:r>
      </w:ins>
      <w:r w:rsidRPr="00944672">
        <w:rPr>
          <w:rFonts w:ascii="Arial" w:hAnsi="Arial" w:cs="Arial"/>
          <w:sz w:val="24"/>
          <w:szCs w:val="24"/>
        </w:rPr>
        <w:t>?</w:t>
      </w:r>
      <w:ins w:id="10563" w:author="Lektorat Bauer" w:date="2025-03-05T18:15:00Z" w16du:dateUtc="2025-03-05T17:15:00Z">
        <w:r w:rsidR="00F12C0A">
          <w:rPr>
            <w:rFonts w:ascii="Arial" w:hAnsi="Arial" w:cs="Arial"/>
            <w:sz w:val="24"/>
            <w:szCs w:val="24"/>
          </w:rPr>
          <w:t xml:space="preserve"> </w:t>
        </w:r>
      </w:ins>
      <w:del w:id="10564" w:author="Lektorat Bauer" w:date="2025-03-05T18:15:00Z" w16du:dateUtc="2025-03-05T17:15:00Z">
        <w:r w:rsidRPr="00944672" w:rsidDel="00F12C0A">
          <w:rPr>
            <w:rFonts w:ascii="Arial" w:hAnsi="Arial" w:cs="Arial"/>
            <w:sz w:val="24"/>
            <w:szCs w:val="24"/>
          </w:rPr>
          <w:delText>“ „</w:delText>
        </w:r>
      </w:del>
      <w:r w:rsidRPr="00944672">
        <w:rPr>
          <w:rFonts w:ascii="Arial" w:hAnsi="Arial" w:cs="Arial"/>
          <w:sz w:val="24"/>
          <w:szCs w:val="24"/>
        </w:rPr>
        <w:t xml:space="preserve">Dann habe wir ihn in den Papieren, ohne ihn in den Papieren zu haben.“ </w:t>
      </w:r>
    </w:p>
    <w:p w14:paraId="4FDFBAD8" w14:textId="683DED6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Kapitän Hussin nickte. „Gute Idee.“ Dann sah er zu Flim und sagte: „O</w:t>
      </w:r>
      <w:ins w:id="10565" w:author="Lektorat Bauer" w:date="2025-03-05T18:16:00Z" w16du:dateUtc="2025-03-05T17:16:00Z">
        <w:r w:rsidR="00F12C0A">
          <w:rPr>
            <w:rFonts w:ascii="Arial" w:hAnsi="Arial" w:cs="Arial"/>
            <w:sz w:val="24"/>
            <w:szCs w:val="24"/>
          </w:rPr>
          <w:t>k</w:t>
        </w:r>
      </w:ins>
      <w:del w:id="10566" w:author="Lektorat Bauer" w:date="2025-03-05T18:16:00Z" w16du:dateUtc="2025-03-05T17:16:00Z">
        <w:r w:rsidRPr="00944672" w:rsidDel="00F12C0A">
          <w:rPr>
            <w:rFonts w:ascii="Arial" w:hAnsi="Arial" w:cs="Arial"/>
            <w:sz w:val="24"/>
            <w:szCs w:val="24"/>
          </w:rPr>
          <w:delText>K</w:delText>
        </w:r>
      </w:del>
      <w:r w:rsidRPr="00944672">
        <w:rPr>
          <w:rFonts w:ascii="Arial" w:hAnsi="Arial" w:cs="Arial"/>
          <w:sz w:val="24"/>
          <w:szCs w:val="24"/>
        </w:rPr>
        <w:t>. Da die grundsätzlich</w:t>
      </w:r>
      <w:ins w:id="10567" w:author="Lektorat Bauer" w:date="2025-03-05T18:16:00Z" w16du:dateUtc="2025-03-05T17:16:00Z">
        <w:r w:rsidR="00F12C0A">
          <w:rPr>
            <w:rFonts w:ascii="Arial" w:hAnsi="Arial" w:cs="Arial"/>
            <w:sz w:val="24"/>
            <w:szCs w:val="24"/>
          </w:rPr>
          <w:t>e</w:t>
        </w:r>
      </w:ins>
      <w:r w:rsidRPr="00944672">
        <w:rPr>
          <w:rFonts w:ascii="Arial" w:hAnsi="Arial" w:cs="Arial"/>
          <w:sz w:val="24"/>
          <w:szCs w:val="24"/>
        </w:rPr>
        <w:t xml:space="preserve"> Erlaubnis durch MH vorliegt</w:t>
      </w:r>
      <w:del w:id="10568" w:author="Lektorat Bauer" w:date="2025-03-05T18:16:00Z" w16du:dateUtc="2025-03-05T17:16:00Z">
        <w:r w:rsidRPr="00944672" w:rsidDel="00F12C0A">
          <w:rPr>
            <w:rFonts w:ascii="Arial" w:hAnsi="Arial" w:cs="Arial"/>
            <w:sz w:val="24"/>
            <w:szCs w:val="24"/>
          </w:rPr>
          <w:delText>.</w:delText>
        </w:r>
      </w:del>
      <w:r w:rsidRPr="00944672">
        <w:rPr>
          <w:rFonts w:ascii="Arial" w:hAnsi="Arial" w:cs="Arial"/>
          <w:sz w:val="24"/>
          <w:szCs w:val="24"/>
        </w:rPr>
        <w:t xml:space="preserve">“ </w:t>
      </w:r>
      <w:del w:id="10569" w:author="Lektorat Bauer" w:date="2025-03-05T18:16:00Z" w16du:dateUtc="2025-03-05T17:16:00Z">
        <w:r w:rsidRPr="00944672" w:rsidDel="00F12C0A">
          <w:rPr>
            <w:rFonts w:ascii="Arial" w:hAnsi="Arial" w:cs="Arial"/>
            <w:sz w:val="24"/>
            <w:szCs w:val="24"/>
          </w:rPr>
          <w:delText xml:space="preserve">Dabei nickte er </w:delText>
        </w:r>
      </w:del>
      <w:ins w:id="10570" w:author="Lektorat Bauer" w:date="2025-03-05T18:16:00Z" w16du:dateUtc="2025-03-05T17:16:00Z">
        <w:r w:rsidR="00F12C0A">
          <w:rPr>
            <w:rFonts w:ascii="Arial" w:hAnsi="Arial" w:cs="Arial"/>
            <w:sz w:val="24"/>
            <w:szCs w:val="24"/>
          </w:rPr>
          <w:t xml:space="preserve">er nickte </w:t>
        </w:r>
      </w:ins>
      <w:r w:rsidRPr="00944672">
        <w:rPr>
          <w:rFonts w:ascii="Arial" w:hAnsi="Arial" w:cs="Arial"/>
          <w:sz w:val="24"/>
          <w:szCs w:val="24"/>
        </w:rPr>
        <w:t>dem Stationsleiter zu</w:t>
      </w:r>
      <w:del w:id="10571" w:author="Lektorat Bauer" w:date="2025-03-05T18:16:00Z" w16du:dateUtc="2025-03-05T17:16:00Z">
        <w:r w:rsidRPr="00944672" w:rsidDel="00F12C0A">
          <w:rPr>
            <w:rFonts w:ascii="Arial" w:hAnsi="Arial" w:cs="Arial"/>
            <w:sz w:val="24"/>
            <w:szCs w:val="24"/>
          </w:rPr>
          <w:delText>,</w:delText>
        </w:r>
      </w:del>
      <w:ins w:id="10572" w:author="Lektorat Bauer" w:date="2025-03-05T18:16:00Z" w16du:dateUtc="2025-03-05T17:16:00Z">
        <w:r w:rsidR="00F12C0A">
          <w:rPr>
            <w:rFonts w:ascii="Arial" w:hAnsi="Arial" w:cs="Arial"/>
            <w:sz w:val="24"/>
            <w:szCs w:val="24"/>
          </w:rPr>
          <w:t xml:space="preserve"> –</w:t>
        </w:r>
      </w:ins>
      <w:r w:rsidRPr="00944672">
        <w:rPr>
          <w:rFonts w:ascii="Arial" w:hAnsi="Arial" w:cs="Arial"/>
          <w:sz w:val="24"/>
          <w:szCs w:val="24"/>
        </w:rPr>
        <w:t xml:space="preserve"> „denke ich, wir sollten das so lösen. Trotzdem brauchen wir einen Namen, mit dem wir den Dead-Head bezeichnen.“ Jetzt war es an Klaas </w:t>
      </w:r>
      <w:del w:id="10573" w:author="Lektorat Bauer" w:date="2025-03-05T18:16:00Z" w16du:dateUtc="2025-03-05T17:16:00Z">
        <w:r w:rsidRPr="00944672" w:rsidDel="00F12C0A">
          <w:rPr>
            <w:rFonts w:ascii="Arial" w:hAnsi="Arial" w:cs="Arial"/>
            <w:sz w:val="24"/>
            <w:szCs w:val="24"/>
          </w:rPr>
          <w:delText>etws</w:delText>
        </w:r>
      </w:del>
      <w:ins w:id="10574" w:author="Lektorat Bauer" w:date="2025-03-05T18:16:00Z" w16du:dateUtc="2025-03-05T17:16:00Z">
        <w:r w:rsidR="00F12C0A" w:rsidRPr="00944672">
          <w:rPr>
            <w:rFonts w:ascii="Arial" w:hAnsi="Arial" w:cs="Arial"/>
            <w:sz w:val="24"/>
            <w:szCs w:val="24"/>
          </w:rPr>
          <w:t>etwas</w:t>
        </w:r>
      </w:ins>
      <w:r w:rsidRPr="00944672">
        <w:rPr>
          <w:rFonts w:ascii="Arial" w:hAnsi="Arial" w:cs="Arial"/>
          <w:sz w:val="24"/>
          <w:szCs w:val="24"/>
        </w:rPr>
        <w:t xml:space="preserve"> zu sagen. „Spricht etwas gegen den Namen Joost Soetebaum?“</w:t>
      </w:r>
    </w:p>
    <w:p w14:paraId="550FCC8E" w14:textId="43EA63FA"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„Wie kommst Du denn auf ‚süsser Baum‘?“</w:t>
      </w:r>
      <w:ins w:id="10575" w:author="Lektorat Bauer" w:date="2025-03-05T18:16:00Z" w16du:dateUtc="2025-03-05T17:16:00Z">
        <w:r w:rsidR="00F12C0A">
          <w:rPr>
            <w:rFonts w:ascii="Arial" w:hAnsi="Arial" w:cs="Arial"/>
            <w:sz w:val="24"/>
            <w:szCs w:val="24"/>
          </w:rPr>
          <w:t>,</w:t>
        </w:r>
      </w:ins>
      <w:r w:rsidRPr="00944672">
        <w:rPr>
          <w:rFonts w:ascii="Arial" w:hAnsi="Arial" w:cs="Arial"/>
          <w:sz w:val="24"/>
          <w:szCs w:val="24"/>
        </w:rPr>
        <w:t xml:space="preserve"> </w:t>
      </w:r>
      <w:ins w:id="10576" w:author="Lektorat Bauer" w:date="2025-03-05T18:16:00Z" w16du:dateUtc="2025-03-05T17:16:00Z">
        <w:r w:rsidR="00F12C0A">
          <w:rPr>
            <w:rFonts w:ascii="Arial" w:hAnsi="Arial" w:cs="Arial"/>
            <w:sz w:val="24"/>
            <w:szCs w:val="24"/>
          </w:rPr>
          <w:t>f</w:t>
        </w:r>
      </w:ins>
      <w:del w:id="10577" w:author="Lektorat Bauer" w:date="2025-03-05T18:16:00Z" w16du:dateUtc="2025-03-05T17:16:00Z">
        <w:r w:rsidRPr="00944672" w:rsidDel="00F12C0A">
          <w:rPr>
            <w:rFonts w:ascii="Arial" w:hAnsi="Arial" w:cs="Arial"/>
            <w:sz w:val="24"/>
            <w:szCs w:val="24"/>
          </w:rPr>
          <w:delText>F</w:delText>
        </w:r>
      </w:del>
      <w:r w:rsidRPr="00944672">
        <w:rPr>
          <w:rFonts w:ascii="Arial" w:hAnsi="Arial" w:cs="Arial"/>
          <w:sz w:val="24"/>
          <w:szCs w:val="24"/>
        </w:rPr>
        <w:t xml:space="preserve">ragte Flim erstaunt, aber Klaas zuckte nur mit den Schultern. „Ok, dann ab jetzt: Joost Soetebaum. Sind Sie damit einverstanden Herr Kapitän?“  </w:t>
      </w:r>
    </w:p>
    <w:p w14:paraId="1CC40862" w14:textId="77777777" w:rsidR="00F12C0A" w:rsidRDefault="00944672" w:rsidP="00623B68">
      <w:pPr>
        <w:autoSpaceDE w:val="0"/>
        <w:autoSpaceDN w:val="0"/>
        <w:adjustRightInd w:val="0"/>
        <w:spacing w:after="0" w:line="360" w:lineRule="auto"/>
        <w:ind w:firstLine="227"/>
        <w:jc w:val="both"/>
        <w:rPr>
          <w:ins w:id="10578" w:author="Lektorat Bauer" w:date="2025-03-05T18:17:00Z" w16du:dateUtc="2025-03-05T17:17:00Z"/>
          <w:rFonts w:ascii="Arial" w:hAnsi="Arial" w:cs="Arial"/>
          <w:sz w:val="24"/>
          <w:szCs w:val="24"/>
        </w:rPr>
      </w:pPr>
      <w:r w:rsidRPr="00944672">
        <w:rPr>
          <w:rFonts w:ascii="Arial" w:hAnsi="Arial" w:cs="Arial"/>
          <w:sz w:val="24"/>
          <w:szCs w:val="24"/>
        </w:rPr>
        <w:t xml:space="preserve">„Ok, dem kann ich zustimmen.“ </w:t>
      </w:r>
      <w:del w:id="10579" w:author="Lektorat Bauer" w:date="2025-03-05T18:16:00Z" w16du:dateUtc="2025-03-05T17:16:00Z">
        <w:r w:rsidRPr="00944672" w:rsidDel="00F12C0A">
          <w:rPr>
            <w:rFonts w:ascii="Arial" w:hAnsi="Arial" w:cs="Arial"/>
            <w:sz w:val="24"/>
            <w:szCs w:val="24"/>
          </w:rPr>
          <w:delText>Entschied Kapitän Hussin.</w:delText>
        </w:r>
      </w:del>
      <w:commentRangeStart w:id="10580"/>
      <w:ins w:id="10581" w:author="Lektorat Bauer" w:date="2025-03-05T18:16:00Z" w16du:dateUtc="2025-03-05T17:16:00Z">
        <w:r w:rsidR="00F12C0A">
          <w:rPr>
            <w:rFonts w:ascii="Arial" w:hAnsi="Arial" w:cs="Arial"/>
            <w:sz w:val="24"/>
            <w:szCs w:val="24"/>
          </w:rPr>
          <w:t>Kapi</w:t>
        </w:r>
      </w:ins>
      <w:ins w:id="10582" w:author="Lektorat Bauer" w:date="2025-03-05T18:17:00Z" w16du:dateUtc="2025-03-05T17:17:00Z">
        <w:r w:rsidR="00F12C0A">
          <w:rPr>
            <w:rFonts w:ascii="Arial" w:hAnsi="Arial" w:cs="Arial"/>
            <w:sz w:val="24"/>
            <w:szCs w:val="24"/>
          </w:rPr>
          <w:t>tän Hussin stand auf und reichte Flim die Hand</w:t>
        </w:r>
        <w:commentRangeEnd w:id="10580"/>
        <w:r w:rsidR="00F12C0A">
          <w:rPr>
            <w:rStyle w:val="Kommentarzeichen"/>
          </w:rPr>
          <w:commentReference w:id="10580"/>
        </w:r>
        <w:r w:rsidR="00F12C0A">
          <w:rPr>
            <w:rFonts w:ascii="Arial" w:hAnsi="Arial" w:cs="Arial"/>
            <w:sz w:val="24"/>
            <w:szCs w:val="24"/>
          </w:rPr>
          <w:t>.</w:t>
        </w:r>
      </w:ins>
      <w:r w:rsidRPr="00944672">
        <w:rPr>
          <w:rFonts w:ascii="Arial" w:hAnsi="Arial" w:cs="Arial"/>
          <w:sz w:val="24"/>
          <w:szCs w:val="24"/>
        </w:rPr>
        <w:t xml:space="preserve"> „Eine rein praktische Frage</w:t>
      </w:r>
      <w:ins w:id="10583" w:author="Lektorat Bauer" w:date="2025-03-05T18:17:00Z" w16du:dateUtc="2025-03-05T17:17:00Z">
        <w:r w:rsidR="00F12C0A">
          <w:rPr>
            <w:rFonts w:ascii="Arial" w:hAnsi="Arial" w:cs="Arial"/>
            <w:sz w:val="24"/>
            <w:szCs w:val="24"/>
          </w:rPr>
          <w:t>:</w:t>
        </w:r>
      </w:ins>
      <w:del w:id="10584" w:author="Lektorat Bauer" w:date="2025-03-05T18:17:00Z" w16du:dateUtc="2025-03-05T17:17:00Z">
        <w:r w:rsidRPr="00944672" w:rsidDel="00F12C0A">
          <w:rPr>
            <w:rFonts w:ascii="Arial" w:hAnsi="Arial" w:cs="Arial"/>
            <w:sz w:val="24"/>
            <w:szCs w:val="24"/>
          </w:rPr>
          <w:delText>?</w:delText>
        </w:r>
      </w:del>
      <w:r w:rsidRPr="00944672">
        <w:rPr>
          <w:rFonts w:ascii="Arial" w:hAnsi="Arial" w:cs="Arial"/>
          <w:sz w:val="24"/>
          <w:szCs w:val="24"/>
        </w:rPr>
        <w:t xml:space="preserve"> Wo setzen wir den Gast hin?“ </w:t>
      </w:r>
    </w:p>
    <w:p w14:paraId="08D886B8" w14:textId="77777777" w:rsidR="00F12C0A" w:rsidRDefault="00944672" w:rsidP="00623B68">
      <w:pPr>
        <w:autoSpaceDE w:val="0"/>
        <w:autoSpaceDN w:val="0"/>
        <w:adjustRightInd w:val="0"/>
        <w:spacing w:after="0" w:line="360" w:lineRule="auto"/>
        <w:ind w:firstLine="227"/>
        <w:jc w:val="both"/>
        <w:rPr>
          <w:ins w:id="10585" w:author="Lektorat Bauer" w:date="2025-03-05T18:17:00Z" w16du:dateUtc="2025-03-05T17:17:00Z"/>
          <w:rFonts w:ascii="Arial" w:hAnsi="Arial" w:cs="Arial"/>
          <w:sz w:val="24"/>
          <w:szCs w:val="24"/>
        </w:rPr>
      </w:pPr>
      <w:r w:rsidRPr="00944672">
        <w:rPr>
          <w:rFonts w:ascii="Arial" w:hAnsi="Arial" w:cs="Arial"/>
          <w:sz w:val="24"/>
          <w:szCs w:val="24"/>
        </w:rPr>
        <w:t>„1J und K sind frei. Essen ist ausreichend an Bord</w:t>
      </w:r>
      <w:del w:id="10586" w:author="Lektorat Bauer" w:date="2025-03-05T18:17:00Z" w16du:dateUtc="2025-03-05T17:17:00Z">
        <w:r w:rsidRPr="00944672" w:rsidDel="00F12C0A">
          <w:rPr>
            <w:rFonts w:ascii="Arial" w:hAnsi="Arial" w:cs="Arial"/>
            <w:sz w:val="24"/>
            <w:szCs w:val="24"/>
          </w:rPr>
          <w:delText>.</w:delText>
        </w:r>
      </w:del>
      <w:r w:rsidRPr="00944672">
        <w:rPr>
          <w:rFonts w:ascii="Arial" w:hAnsi="Arial" w:cs="Arial"/>
          <w:sz w:val="24"/>
          <w:szCs w:val="24"/>
        </w:rPr>
        <w:t>“</w:t>
      </w:r>
      <w:ins w:id="10587" w:author="Lektorat Bauer" w:date="2025-03-05T18:17:00Z" w16du:dateUtc="2025-03-05T17:17:00Z">
        <w:r w:rsidR="00F12C0A">
          <w:rPr>
            <w:rFonts w:ascii="Arial" w:hAnsi="Arial" w:cs="Arial"/>
            <w:sz w:val="24"/>
            <w:szCs w:val="24"/>
          </w:rPr>
          <w:t>,</w:t>
        </w:r>
      </w:ins>
      <w:r w:rsidRPr="00944672">
        <w:rPr>
          <w:rFonts w:ascii="Arial" w:hAnsi="Arial" w:cs="Arial"/>
          <w:sz w:val="24"/>
          <w:szCs w:val="24"/>
        </w:rPr>
        <w:t xml:space="preserve"> </w:t>
      </w:r>
      <w:ins w:id="10588" w:author="Lektorat Bauer" w:date="2025-03-05T18:17:00Z" w16du:dateUtc="2025-03-05T17:17:00Z">
        <w:r w:rsidR="00F12C0A">
          <w:rPr>
            <w:rFonts w:ascii="Arial" w:hAnsi="Arial" w:cs="Arial"/>
            <w:sz w:val="24"/>
            <w:szCs w:val="24"/>
          </w:rPr>
          <w:t>a</w:t>
        </w:r>
      </w:ins>
      <w:del w:id="10589" w:author="Lektorat Bauer" w:date="2025-03-05T18:17:00Z" w16du:dateUtc="2025-03-05T17:17:00Z">
        <w:r w:rsidRPr="00944672" w:rsidDel="00F12C0A">
          <w:rPr>
            <w:rFonts w:ascii="Arial" w:hAnsi="Arial" w:cs="Arial"/>
            <w:sz w:val="24"/>
            <w:szCs w:val="24"/>
          </w:rPr>
          <w:delText>A</w:delText>
        </w:r>
      </w:del>
      <w:r w:rsidRPr="00944672">
        <w:rPr>
          <w:rFonts w:ascii="Arial" w:hAnsi="Arial" w:cs="Arial"/>
          <w:sz w:val="24"/>
          <w:szCs w:val="24"/>
        </w:rPr>
        <w:t xml:space="preserve">ntwortete der Stationsleiter. </w:t>
      </w:r>
    </w:p>
    <w:p w14:paraId="5A27467D" w14:textId="06DDDF9F"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„Ok, dann also 1K. Dann müssen jetzt noch unseren In-Flight Supervisor Mohd Ghaf bin Abu Bakar informieren. Das machen wir beim Flight-Briefing. Sonst noch etwas?“ </w:t>
      </w:r>
    </w:p>
    <w:p w14:paraId="2FC8209F" w14:textId="60EA1350"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„Nein! Und vielen Dank für Ihre Unterstützung.“</w:t>
      </w:r>
      <w:del w:id="10590" w:author="Lektorat Bauer" w:date="2025-03-05T18:17:00Z" w16du:dateUtc="2025-03-05T17:17:00Z">
        <w:r w:rsidRPr="00944672" w:rsidDel="00F12C0A">
          <w:rPr>
            <w:rFonts w:ascii="Arial" w:hAnsi="Arial" w:cs="Arial"/>
            <w:sz w:val="24"/>
            <w:szCs w:val="24"/>
          </w:rPr>
          <w:delText xml:space="preserve"> Sagte Flim an die Adresse der Crew und des Stationsleiters.</w:delText>
        </w:r>
      </w:del>
    </w:p>
    <w:p w14:paraId="2B984D3A"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0CD77F44"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423A1B56"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12EE97FF" w14:textId="77777777" w:rsidR="00F12C0A" w:rsidRDefault="00944672" w:rsidP="00623B68">
      <w:pPr>
        <w:autoSpaceDE w:val="0"/>
        <w:autoSpaceDN w:val="0"/>
        <w:adjustRightInd w:val="0"/>
        <w:spacing w:after="0" w:line="360" w:lineRule="auto"/>
        <w:jc w:val="both"/>
        <w:rPr>
          <w:ins w:id="10591" w:author="Lektorat Bauer" w:date="2025-03-05T18:18:00Z" w16du:dateUtc="2025-03-05T17:18:00Z"/>
          <w:rFonts w:ascii="Arial" w:hAnsi="Arial" w:cs="Arial"/>
          <w:sz w:val="24"/>
          <w:szCs w:val="24"/>
        </w:rPr>
      </w:pPr>
      <w:r w:rsidRPr="00944672">
        <w:rPr>
          <w:rFonts w:ascii="Arial" w:hAnsi="Arial" w:cs="Arial"/>
          <w:sz w:val="24"/>
          <w:szCs w:val="24"/>
        </w:rPr>
        <w:t>Nachdem das Gespräch beendet war, wandten sich die Piloten wieder dem Wetterbericht zu. „Was machen wir mit der Schlechtwetterzone über der Ukraine?“</w:t>
      </w:r>
      <w:ins w:id="10592" w:author="Lektorat Bauer" w:date="2025-03-05T18:18:00Z" w16du:dateUtc="2025-03-05T17:18:00Z">
        <w:r w:rsidR="00F12C0A">
          <w:rPr>
            <w:rFonts w:ascii="Arial" w:hAnsi="Arial" w:cs="Arial"/>
            <w:sz w:val="24"/>
            <w:szCs w:val="24"/>
          </w:rPr>
          <w:t>,</w:t>
        </w:r>
      </w:ins>
      <w:r w:rsidRPr="00944672">
        <w:rPr>
          <w:rFonts w:ascii="Arial" w:hAnsi="Arial" w:cs="Arial"/>
          <w:sz w:val="24"/>
          <w:szCs w:val="24"/>
        </w:rPr>
        <w:t xml:space="preserve"> </w:t>
      </w:r>
      <w:del w:id="10593" w:author="Lektorat Bauer" w:date="2025-03-05T18:18:00Z" w16du:dateUtc="2025-03-05T17:18:00Z">
        <w:r w:rsidRPr="00944672" w:rsidDel="00F12C0A">
          <w:rPr>
            <w:rFonts w:ascii="Arial" w:hAnsi="Arial" w:cs="Arial"/>
            <w:sz w:val="24"/>
            <w:szCs w:val="24"/>
          </w:rPr>
          <w:delText xml:space="preserve">Nahm </w:delText>
        </w:r>
      </w:del>
      <w:ins w:id="10594" w:author="Lektorat Bauer" w:date="2025-03-05T18:18:00Z" w16du:dateUtc="2025-03-05T17:18:00Z">
        <w:r w:rsidR="00F12C0A">
          <w:rPr>
            <w:rFonts w:ascii="Arial" w:hAnsi="Arial" w:cs="Arial"/>
            <w:sz w:val="24"/>
            <w:szCs w:val="24"/>
          </w:rPr>
          <w:t>fragte</w:t>
        </w:r>
        <w:r w:rsidR="00F12C0A" w:rsidRPr="00944672">
          <w:rPr>
            <w:rFonts w:ascii="Arial" w:hAnsi="Arial" w:cs="Arial"/>
            <w:sz w:val="24"/>
            <w:szCs w:val="24"/>
          </w:rPr>
          <w:t xml:space="preserve"> </w:t>
        </w:r>
      </w:ins>
      <w:r w:rsidRPr="00944672">
        <w:rPr>
          <w:rFonts w:ascii="Arial" w:hAnsi="Arial" w:cs="Arial"/>
          <w:sz w:val="24"/>
          <w:szCs w:val="24"/>
        </w:rPr>
        <w:t>Kapitän Hussin</w:t>
      </w:r>
      <w:del w:id="10595" w:author="Lektorat Bauer" w:date="2025-03-05T18:18:00Z" w16du:dateUtc="2025-03-05T17:18:00Z">
        <w:r w:rsidRPr="00944672" w:rsidDel="00F12C0A">
          <w:rPr>
            <w:rFonts w:ascii="Arial" w:hAnsi="Arial" w:cs="Arial"/>
            <w:sz w:val="24"/>
            <w:szCs w:val="24"/>
          </w:rPr>
          <w:delText xml:space="preserve"> </w:delText>
        </w:r>
        <w:commentRangeStart w:id="10596"/>
        <w:r w:rsidRPr="00944672" w:rsidDel="00F12C0A">
          <w:rPr>
            <w:rFonts w:ascii="Arial" w:hAnsi="Arial" w:cs="Arial"/>
            <w:sz w:val="24"/>
            <w:szCs w:val="24"/>
          </w:rPr>
          <w:delText xml:space="preserve">die Flugvorbreitungen wieder </w:delText>
        </w:r>
      </w:del>
      <w:commentRangeEnd w:id="10596"/>
      <w:r w:rsidR="00F12C0A">
        <w:rPr>
          <w:rStyle w:val="Kommentarzeichen"/>
        </w:rPr>
        <w:commentReference w:id="10596"/>
      </w:r>
      <w:del w:id="10597" w:author="Lektorat Bauer" w:date="2025-03-05T18:18:00Z" w16du:dateUtc="2025-03-05T17:18:00Z">
        <w:r w:rsidRPr="00944672" w:rsidDel="00F12C0A">
          <w:rPr>
            <w:rFonts w:ascii="Arial" w:hAnsi="Arial" w:cs="Arial"/>
            <w:sz w:val="24"/>
            <w:szCs w:val="24"/>
          </w:rPr>
          <w:delText>auf</w:delText>
        </w:r>
      </w:del>
      <w:r w:rsidRPr="00944672">
        <w:rPr>
          <w:rFonts w:ascii="Arial" w:hAnsi="Arial" w:cs="Arial"/>
          <w:sz w:val="24"/>
          <w:szCs w:val="24"/>
        </w:rPr>
        <w:t xml:space="preserve">. </w:t>
      </w:r>
    </w:p>
    <w:p w14:paraId="34BE9CD8" w14:textId="77777777" w:rsidR="00F12C0A" w:rsidRDefault="00944672" w:rsidP="00623B68">
      <w:pPr>
        <w:autoSpaceDE w:val="0"/>
        <w:autoSpaceDN w:val="0"/>
        <w:adjustRightInd w:val="0"/>
        <w:spacing w:after="0" w:line="360" w:lineRule="auto"/>
        <w:jc w:val="both"/>
        <w:rPr>
          <w:ins w:id="10598" w:author="Lektorat Bauer" w:date="2025-03-05T18:18:00Z" w16du:dateUtc="2025-03-05T17:18:00Z"/>
          <w:rFonts w:ascii="Arial" w:hAnsi="Arial" w:cs="Arial"/>
          <w:sz w:val="24"/>
          <w:szCs w:val="24"/>
        </w:rPr>
      </w:pPr>
      <w:r w:rsidRPr="00944672">
        <w:rPr>
          <w:rFonts w:ascii="Arial" w:hAnsi="Arial" w:cs="Arial"/>
          <w:sz w:val="24"/>
          <w:szCs w:val="24"/>
        </w:rPr>
        <w:t>„Der Flugplan</w:t>
      </w:r>
      <w:ins w:id="10599" w:author="Lektorat Bauer" w:date="2025-03-05T18:18:00Z" w16du:dateUtc="2025-03-05T17:18:00Z">
        <w:r w:rsidR="00F12C0A">
          <w:rPr>
            <w:rFonts w:ascii="Arial" w:hAnsi="Arial" w:cs="Arial"/>
            <w:sz w:val="24"/>
            <w:szCs w:val="24"/>
          </w:rPr>
          <w:t>,</w:t>
        </w:r>
      </w:ins>
      <w:r w:rsidRPr="00944672">
        <w:rPr>
          <w:rFonts w:ascii="Arial" w:hAnsi="Arial" w:cs="Arial"/>
          <w:sz w:val="24"/>
          <w:szCs w:val="24"/>
        </w:rPr>
        <w:t xml:space="preserve"> den Dispatch in Kuala Lumpur erstellt hat, sieht vor, dass wir bei Donezk auf Flugfläche 350 steigen. Damit sollten wir das Wetter überfliegen</w:t>
      </w:r>
      <w:del w:id="10600" w:author="Lektorat Bauer" w:date="2025-03-05T18:18:00Z" w16du:dateUtc="2025-03-05T17:18:00Z">
        <w:r w:rsidRPr="00944672" w:rsidDel="00F12C0A">
          <w:rPr>
            <w:rFonts w:ascii="Arial" w:hAnsi="Arial" w:cs="Arial"/>
            <w:sz w:val="24"/>
            <w:szCs w:val="24"/>
          </w:rPr>
          <w:delText>.</w:delText>
        </w:r>
      </w:del>
      <w:r w:rsidRPr="00944672">
        <w:rPr>
          <w:rFonts w:ascii="Arial" w:hAnsi="Arial" w:cs="Arial"/>
          <w:sz w:val="24"/>
          <w:szCs w:val="24"/>
        </w:rPr>
        <w:t>“</w:t>
      </w:r>
      <w:ins w:id="10601" w:author="Lektorat Bauer" w:date="2025-03-05T18:18:00Z" w16du:dateUtc="2025-03-05T17:18:00Z">
        <w:r w:rsidR="00F12C0A">
          <w:rPr>
            <w:rFonts w:ascii="Arial" w:hAnsi="Arial" w:cs="Arial"/>
            <w:sz w:val="24"/>
            <w:szCs w:val="24"/>
          </w:rPr>
          <w:t>,</w:t>
        </w:r>
      </w:ins>
      <w:r w:rsidRPr="00944672">
        <w:rPr>
          <w:rFonts w:ascii="Arial" w:hAnsi="Arial" w:cs="Arial"/>
          <w:sz w:val="24"/>
          <w:szCs w:val="24"/>
        </w:rPr>
        <w:t xml:space="preserve"> </w:t>
      </w:r>
      <w:ins w:id="10602" w:author="Lektorat Bauer" w:date="2025-03-05T18:18:00Z" w16du:dateUtc="2025-03-05T17:18:00Z">
        <w:r w:rsidR="00F12C0A">
          <w:rPr>
            <w:rFonts w:ascii="Arial" w:hAnsi="Arial" w:cs="Arial"/>
            <w:sz w:val="24"/>
            <w:szCs w:val="24"/>
          </w:rPr>
          <w:t>s</w:t>
        </w:r>
      </w:ins>
      <w:del w:id="10603" w:author="Lektorat Bauer" w:date="2025-03-05T18:18:00Z" w16du:dateUtc="2025-03-05T17:18:00Z">
        <w:r w:rsidRPr="00944672" w:rsidDel="00F12C0A">
          <w:rPr>
            <w:rFonts w:ascii="Arial" w:hAnsi="Arial" w:cs="Arial"/>
            <w:sz w:val="24"/>
            <w:szCs w:val="24"/>
          </w:rPr>
          <w:delText>S</w:delText>
        </w:r>
      </w:del>
      <w:r w:rsidRPr="00944672">
        <w:rPr>
          <w:rFonts w:ascii="Arial" w:hAnsi="Arial" w:cs="Arial"/>
          <w:sz w:val="24"/>
          <w:szCs w:val="24"/>
        </w:rPr>
        <w:t xml:space="preserve">agte First Office Muhammad Fridaus bin Abdul Rahim, der sich mit dem Flugwetter beschäftigt hatte. </w:t>
      </w:r>
    </w:p>
    <w:p w14:paraId="72B41B5F" w14:textId="77777777" w:rsidR="00F12C0A" w:rsidRDefault="00944672" w:rsidP="00623B68">
      <w:pPr>
        <w:autoSpaceDE w:val="0"/>
        <w:autoSpaceDN w:val="0"/>
        <w:adjustRightInd w:val="0"/>
        <w:spacing w:after="0" w:line="360" w:lineRule="auto"/>
        <w:jc w:val="both"/>
        <w:rPr>
          <w:ins w:id="10604" w:author="Lektorat Bauer" w:date="2025-03-05T18:18:00Z" w16du:dateUtc="2025-03-05T17:18:00Z"/>
          <w:rFonts w:ascii="Arial" w:hAnsi="Arial" w:cs="Arial"/>
          <w:sz w:val="24"/>
          <w:szCs w:val="24"/>
        </w:rPr>
      </w:pPr>
      <w:r w:rsidRPr="00944672">
        <w:rPr>
          <w:rFonts w:ascii="Arial" w:hAnsi="Arial" w:cs="Arial"/>
          <w:sz w:val="24"/>
          <w:szCs w:val="24"/>
        </w:rPr>
        <w:t xml:space="preserve">„Ich denke, wir sollten </w:t>
      </w:r>
      <w:ins w:id="10605" w:author="Lektorat Bauer" w:date="2025-03-05T18:18:00Z" w16du:dateUtc="2025-03-05T17:18:00Z">
        <w:r w:rsidR="00F12C0A">
          <w:rPr>
            <w:rFonts w:ascii="Arial" w:hAnsi="Arial" w:cs="Arial"/>
            <w:sz w:val="24"/>
            <w:szCs w:val="24"/>
          </w:rPr>
          <w:t>fünf</w:t>
        </w:r>
      </w:ins>
      <w:del w:id="10606" w:author="Lektorat Bauer" w:date="2025-03-05T18:18:00Z" w16du:dateUtc="2025-03-05T17:18:00Z">
        <w:r w:rsidRPr="00944672" w:rsidDel="00F12C0A">
          <w:rPr>
            <w:rFonts w:ascii="Arial" w:hAnsi="Arial" w:cs="Arial"/>
            <w:sz w:val="24"/>
            <w:szCs w:val="24"/>
          </w:rPr>
          <w:delText>5</w:delText>
        </w:r>
      </w:del>
      <w:r w:rsidRPr="00944672">
        <w:rPr>
          <w:rFonts w:ascii="Arial" w:hAnsi="Arial" w:cs="Arial"/>
          <w:sz w:val="24"/>
          <w:szCs w:val="24"/>
        </w:rPr>
        <w:t xml:space="preserve"> Tonnen mehr tanken, für den Fall, dass wir das Wetter doch umfliegen müssen</w:t>
      </w:r>
      <w:del w:id="10607" w:author="Lektorat Bauer" w:date="2025-03-05T18:18:00Z" w16du:dateUtc="2025-03-05T17:18:00Z">
        <w:r w:rsidRPr="00944672" w:rsidDel="00F12C0A">
          <w:rPr>
            <w:rFonts w:ascii="Arial" w:hAnsi="Arial" w:cs="Arial"/>
            <w:sz w:val="24"/>
            <w:szCs w:val="24"/>
          </w:rPr>
          <w:delText>.</w:delText>
        </w:r>
      </w:del>
      <w:r w:rsidRPr="00944672">
        <w:rPr>
          <w:rFonts w:ascii="Arial" w:hAnsi="Arial" w:cs="Arial"/>
          <w:sz w:val="24"/>
          <w:szCs w:val="24"/>
        </w:rPr>
        <w:t>“</w:t>
      </w:r>
      <w:ins w:id="10608" w:author="Lektorat Bauer" w:date="2025-03-05T18:18:00Z" w16du:dateUtc="2025-03-05T17:18:00Z">
        <w:r w:rsidR="00F12C0A">
          <w:rPr>
            <w:rFonts w:ascii="Arial" w:hAnsi="Arial" w:cs="Arial"/>
            <w:sz w:val="24"/>
            <w:szCs w:val="24"/>
          </w:rPr>
          <w:t>,</w:t>
        </w:r>
      </w:ins>
      <w:r w:rsidRPr="00944672">
        <w:rPr>
          <w:rFonts w:ascii="Arial" w:hAnsi="Arial" w:cs="Arial"/>
          <w:sz w:val="24"/>
          <w:szCs w:val="24"/>
        </w:rPr>
        <w:t xml:space="preserve"> </w:t>
      </w:r>
      <w:ins w:id="10609" w:author="Lektorat Bauer" w:date="2025-03-05T18:18:00Z" w16du:dateUtc="2025-03-05T17:18:00Z">
        <w:r w:rsidR="00F12C0A">
          <w:rPr>
            <w:rFonts w:ascii="Arial" w:hAnsi="Arial" w:cs="Arial"/>
            <w:sz w:val="24"/>
            <w:szCs w:val="24"/>
          </w:rPr>
          <w:t>e</w:t>
        </w:r>
      </w:ins>
      <w:del w:id="10610" w:author="Lektorat Bauer" w:date="2025-03-05T18:18:00Z" w16du:dateUtc="2025-03-05T17:18:00Z">
        <w:r w:rsidRPr="00944672" w:rsidDel="00F12C0A">
          <w:rPr>
            <w:rFonts w:ascii="Arial" w:hAnsi="Arial" w:cs="Arial"/>
            <w:sz w:val="24"/>
            <w:szCs w:val="24"/>
          </w:rPr>
          <w:delText>E</w:delText>
        </w:r>
      </w:del>
      <w:r w:rsidRPr="00944672">
        <w:rPr>
          <w:rFonts w:ascii="Arial" w:hAnsi="Arial" w:cs="Arial"/>
          <w:sz w:val="24"/>
          <w:szCs w:val="24"/>
        </w:rPr>
        <w:t xml:space="preserve">rgänzte First Office Ahmad Hakim bin Hanapi. </w:t>
      </w:r>
    </w:p>
    <w:p w14:paraId="4A377E98" w14:textId="5A49344D"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lastRenderedPageBreak/>
        <w:t>„Gut, dann machen wir das so. Kümmere Dich bitte um das Kerosin. Wir gehen schon mal rüber zur Cabin Crew</w:t>
      </w:r>
      <w:del w:id="10611" w:author="Lektorat Bauer" w:date="2025-03-05T18:18:00Z" w16du:dateUtc="2025-03-05T17:18:00Z">
        <w:r w:rsidRPr="00944672" w:rsidDel="00F12C0A">
          <w:rPr>
            <w:rFonts w:ascii="Arial" w:hAnsi="Arial" w:cs="Arial"/>
            <w:sz w:val="24"/>
            <w:szCs w:val="24"/>
          </w:rPr>
          <w:delText>.</w:delText>
        </w:r>
      </w:del>
      <w:r w:rsidRPr="00944672">
        <w:rPr>
          <w:rFonts w:ascii="Arial" w:hAnsi="Arial" w:cs="Arial"/>
          <w:sz w:val="24"/>
          <w:szCs w:val="24"/>
        </w:rPr>
        <w:t>“</w:t>
      </w:r>
      <w:ins w:id="10612" w:author="Lektorat Bauer" w:date="2025-03-05T18:18:00Z" w16du:dateUtc="2025-03-05T17:18:00Z">
        <w:r w:rsidR="00F12C0A">
          <w:rPr>
            <w:rFonts w:ascii="Arial" w:hAnsi="Arial" w:cs="Arial"/>
            <w:sz w:val="24"/>
            <w:szCs w:val="24"/>
          </w:rPr>
          <w:t>,</w:t>
        </w:r>
      </w:ins>
      <w:r w:rsidRPr="00944672">
        <w:rPr>
          <w:rFonts w:ascii="Arial" w:hAnsi="Arial" w:cs="Arial"/>
          <w:sz w:val="24"/>
          <w:szCs w:val="24"/>
        </w:rPr>
        <w:t xml:space="preserve"> </w:t>
      </w:r>
      <w:ins w:id="10613" w:author="Lektorat Bauer" w:date="2025-03-05T18:19:00Z" w16du:dateUtc="2025-03-05T17:19:00Z">
        <w:r w:rsidR="00F12C0A">
          <w:rPr>
            <w:rFonts w:ascii="Arial" w:hAnsi="Arial" w:cs="Arial"/>
            <w:sz w:val="24"/>
            <w:szCs w:val="24"/>
          </w:rPr>
          <w:t>s</w:t>
        </w:r>
      </w:ins>
      <w:del w:id="10614" w:author="Lektorat Bauer" w:date="2025-03-05T18:19:00Z" w16du:dateUtc="2025-03-05T17:19:00Z">
        <w:r w:rsidRPr="00944672" w:rsidDel="00F12C0A">
          <w:rPr>
            <w:rFonts w:ascii="Arial" w:hAnsi="Arial" w:cs="Arial"/>
            <w:sz w:val="24"/>
            <w:szCs w:val="24"/>
          </w:rPr>
          <w:delText>S</w:delText>
        </w:r>
      </w:del>
      <w:r w:rsidRPr="00944672">
        <w:rPr>
          <w:rFonts w:ascii="Arial" w:hAnsi="Arial" w:cs="Arial"/>
          <w:sz w:val="24"/>
          <w:szCs w:val="24"/>
        </w:rPr>
        <w:t>chloss Kapitän Hussin die Vorbereitungen.</w:t>
      </w:r>
    </w:p>
    <w:p w14:paraId="4E006A94"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0105960C"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4E59FB83"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6D12B06C"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Nachdem die Cabin-Crew auf den aktuellen Stand gebracht worden war, wurde der Crew-Bus bestellt und alle fuhren zum Flugzeug.</w:t>
      </w:r>
    </w:p>
    <w:p w14:paraId="010710C1" w14:textId="02101319"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Die Cabin-Crew begann ihre Vorbereitungen im Passagierbereich und in den Küchen. Im Cockpit wurde das Flugzeug programmiert und erste Checks gemacht. Dann ging Kapitän Hussin raus, um das Äußere des Flugzeugs in Augenschein zu nehmen und um </w:t>
      </w:r>
      <w:ins w:id="10615" w:author="Lektorat Bauer" w:date="2025-03-06T09:44:00Z" w16du:dateUtc="2025-03-06T08:44:00Z">
        <w:r w:rsidR="00745BC5">
          <w:rPr>
            <w:rFonts w:ascii="Arial" w:hAnsi="Arial" w:cs="Arial"/>
            <w:sz w:val="24"/>
            <w:szCs w:val="24"/>
          </w:rPr>
          <w:t>gegebenenfalls</w:t>
        </w:r>
      </w:ins>
      <w:del w:id="10616" w:author="Lektorat Bauer" w:date="2025-03-06T09:44:00Z" w16du:dateUtc="2025-03-06T08:44:00Z">
        <w:r w:rsidRPr="00944672" w:rsidDel="00745BC5">
          <w:rPr>
            <w:rFonts w:ascii="Arial" w:hAnsi="Arial" w:cs="Arial"/>
            <w:sz w:val="24"/>
            <w:szCs w:val="24"/>
          </w:rPr>
          <w:delText>ggf.</w:delText>
        </w:r>
      </w:del>
      <w:r w:rsidRPr="00944672">
        <w:rPr>
          <w:rFonts w:ascii="Arial" w:hAnsi="Arial" w:cs="Arial"/>
          <w:sz w:val="24"/>
          <w:szCs w:val="24"/>
        </w:rPr>
        <w:t xml:space="preserve"> Rücksprache mit den Technikern halten zu können</w:t>
      </w:r>
      <w:ins w:id="10617" w:author="Lektorat Bauer" w:date="2025-03-06T09:44:00Z" w16du:dateUtc="2025-03-06T08:44:00Z">
        <w:r w:rsidR="00745BC5">
          <w:rPr>
            <w:rFonts w:ascii="Arial" w:hAnsi="Arial" w:cs="Arial"/>
            <w:sz w:val="24"/>
            <w:szCs w:val="24"/>
          </w:rPr>
          <w:t>.</w:t>
        </w:r>
      </w:ins>
      <w:del w:id="10618" w:author="Lektorat Bauer" w:date="2025-03-06T09:44:00Z" w16du:dateUtc="2025-03-06T08:44:00Z">
        <w:r w:rsidRPr="00944672" w:rsidDel="00745BC5">
          <w:rPr>
            <w:rFonts w:ascii="Arial" w:hAnsi="Arial" w:cs="Arial"/>
            <w:sz w:val="24"/>
            <w:szCs w:val="24"/>
          </w:rPr>
          <w:delText xml:space="preserve">, für den </w:delText>
        </w:r>
        <w:commentRangeStart w:id="10619"/>
        <w:r w:rsidRPr="00944672" w:rsidDel="00745BC5">
          <w:rPr>
            <w:rFonts w:ascii="Arial" w:hAnsi="Arial" w:cs="Arial"/>
            <w:sz w:val="24"/>
            <w:szCs w:val="24"/>
          </w:rPr>
          <w:delText>Fall</w:delText>
        </w:r>
      </w:del>
      <w:commentRangeEnd w:id="10619"/>
      <w:r w:rsidR="00745BC5">
        <w:rPr>
          <w:rStyle w:val="Kommentarzeichen"/>
        </w:rPr>
        <w:commentReference w:id="10619"/>
      </w:r>
      <w:del w:id="10620" w:author="Lektorat Bauer" w:date="2025-03-06T09:44:00Z" w16du:dateUtc="2025-03-06T08:44:00Z">
        <w:r w:rsidRPr="00944672" w:rsidDel="00745BC5">
          <w:rPr>
            <w:rFonts w:ascii="Arial" w:hAnsi="Arial" w:cs="Arial"/>
            <w:sz w:val="24"/>
            <w:szCs w:val="24"/>
          </w:rPr>
          <w:delText>. Dass er etwas sah, mit dem er nicht ganz einverstanden war.</w:delText>
        </w:r>
      </w:del>
    </w:p>
    <w:p w14:paraId="071A76C9" w14:textId="2E4F8D50"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Kapitän Hussin war gerade beim Hauptfahrwerk angekommen, als sich zwei Fahrzeuge über das Vorfeld dem Flugzeug näherten. Die Fahrzeuge waren über den vorgesehenen Fahrweg gefahren und waren dann vor dem Flugzeug eingebogen, um die vordere Treppe </w:t>
      </w:r>
      <w:del w:id="10621" w:author="Lektorat Bauer" w:date="2025-03-06T09:45:00Z" w16du:dateUtc="2025-03-06T08:45:00Z">
        <w:r w:rsidRPr="00944672" w:rsidDel="00745BC5">
          <w:rPr>
            <w:rFonts w:ascii="Arial" w:hAnsi="Arial" w:cs="Arial"/>
            <w:sz w:val="24"/>
            <w:szCs w:val="24"/>
          </w:rPr>
          <w:delText>anzusteueren</w:delText>
        </w:r>
      </w:del>
      <w:ins w:id="10622" w:author="Lektorat Bauer" w:date="2025-03-06T09:45:00Z" w16du:dateUtc="2025-03-06T08:45:00Z">
        <w:r w:rsidR="00745BC5" w:rsidRPr="00944672">
          <w:rPr>
            <w:rFonts w:ascii="Arial" w:hAnsi="Arial" w:cs="Arial"/>
            <w:sz w:val="24"/>
            <w:szCs w:val="24"/>
          </w:rPr>
          <w:t>anzusteuern</w:t>
        </w:r>
      </w:ins>
      <w:r w:rsidRPr="00944672">
        <w:rPr>
          <w:rFonts w:ascii="Arial" w:hAnsi="Arial" w:cs="Arial"/>
          <w:sz w:val="24"/>
          <w:szCs w:val="24"/>
        </w:rPr>
        <w:t>.</w:t>
      </w:r>
    </w:p>
    <w:p w14:paraId="1D4BB91E" w14:textId="5BF7E63F"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Das Flugzeug stand an einem ‚Finger‘, so</w:t>
      </w:r>
      <w:del w:id="10623" w:author="Lektorat Bauer" w:date="2025-03-06T09:45:00Z" w16du:dateUtc="2025-03-06T08:45:00Z">
        <w:r w:rsidRPr="00944672" w:rsidDel="00745BC5">
          <w:rPr>
            <w:rFonts w:ascii="Arial" w:hAnsi="Arial" w:cs="Arial"/>
            <w:sz w:val="24"/>
            <w:szCs w:val="24"/>
          </w:rPr>
          <w:delText xml:space="preserve"> das</w:delText>
        </w:r>
      </w:del>
      <w:ins w:id="10624" w:author="Lektorat Bauer" w:date="2025-03-06T09:45:00Z" w16du:dateUtc="2025-03-06T08:45:00Z">
        <w:r w:rsidR="00745BC5" w:rsidRPr="00944672">
          <w:rPr>
            <w:rFonts w:ascii="Arial" w:hAnsi="Arial" w:cs="Arial"/>
            <w:sz w:val="24"/>
            <w:szCs w:val="24"/>
          </w:rPr>
          <w:t>dass</w:t>
        </w:r>
      </w:ins>
      <w:r w:rsidRPr="00944672">
        <w:rPr>
          <w:rFonts w:ascii="Arial" w:hAnsi="Arial" w:cs="Arial"/>
          <w:sz w:val="24"/>
          <w:szCs w:val="24"/>
        </w:rPr>
        <w:t xml:space="preserve"> die Passagiere direkt vom Terminal, durch die Fluggastbrücke, ins Flugzeug gehen konnten. Die Fahrzeuge steuerten auf die Treppe zu, auf der man vo</w:t>
      </w:r>
      <w:ins w:id="10625" w:author="Lektorat Bauer" w:date="2025-03-06T09:45:00Z" w16du:dateUtc="2025-03-06T08:45:00Z">
        <w:r w:rsidR="00745BC5">
          <w:rPr>
            <w:rFonts w:ascii="Arial" w:hAnsi="Arial" w:cs="Arial"/>
            <w:sz w:val="24"/>
            <w:szCs w:val="24"/>
          </w:rPr>
          <w:t>m</w:t>
        </w:r>
      </w:ins>
      <w:del w:id="10626" w:author="Lektorat Bauer" w:date="2025-03-06T09:45:00Z" w16du:dateUtc="2025-03-06T08:45:00Z">
        <w:r w:rsidRPr="00944672" w:rsidDel="00745BC5">
          <w:rPr>
            <w:rFonts w:ascii="Arial" w:hAnsi="Arial" w:cs="Arial"/>
            <w:sz w:val="24"/>
            <w:szCs w:val="24"/>
          </w:rPr>
          <w:delText>n</w:delText>
        </w:r>
      </w:del>
      <w:r w:rsidRPr="00944672">
        <w:rPr>
          <w:rFonts w:ascii="Arial" w:hAnsi="Arial" w:cs="Arial"/>
          <w:sz w:val="24"/>
          <w:szCs w:val="24"/>
        </w:rPr>
        <w:t xml:space="preserve"> Vorfeld über die Fluggastbrücke ins Flugzeug gelangen konnte.</w:t>
      </w:r>
    </w:p>
    <w:p w14:paraId="7D09666F" w14:textId="0F68D70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Die Fahrzeuge stopp</w:t>
      </w:r>
      <w:ins w:id="10627" w:author="Lektorat Bauer" w:date="2025-03-06T09:45:00Z" w16du:dateUtc="2025-03-06T08:45:00Z">
        <w:r w:rsidR="00745BC5">
          <w:rPr>
            <w:rFonts w:ascii="Arial" w:hAnsi="Arial" w:cs="Arial"/>
            <w:sz w:val="24"/>
            <w:szCs w:val="24"/>
          </w:rPr>
          <w:t>t</w:t>
        </w:r>
      </w:ins>
      <w:r w:rsidRPr="00944672">
        <w:rPr>
          <w:rFonts w:ascii="Arial" w:hAnsi="Arial" w:cs="Arial"/>
          <w:sz w:val="24"/>
          <w:szCs w:val="24"/>
        </w:rPr>
        <w:t xml:space="preserve">en so, dass sie beim Aussteigen als Sicherung zum Vorfeld dienten. </w:t>
      </w:r>
      <w:del w:id="10628" w:author="Lektorat Bauer" w:date="2025-03-06T09:45:00Z" w16du:dateUtc="2025-03-06T08:45:00Z">
        <w:r w:rsidRPr="00944672" w:rsidDel="00745BC5">
          <w:rPr>
            <w:rFonts w:ascii="Arial" w:hAnsi="Arial" w:cs="Arial"/>
            <w:sz w:val="24"/>
            <w:szCs w:val="24"/>
          </w:rPr>
          <w:delText>Ohne dass</w:delText>
        </w:r>
      </w:del>
      <w:ins w:id="10629" w:author="Lektorat Bauer" w:date="2025-03-06T09:45:00Z" w16du:dateUtc="2025-03-06T08:45:00Z">
        <w:r w:rsidR="00745BC5">
          <w:rPr>
            <w:rFonts w:ascii="Arial" w:hAnsi="Arial" w:cs="Arial"/>
            <w:sz w:val="24"/>
            <w:szCs w:val="24"/>
          </w:rPr>
          <w:t>Obwohl</w:t>
        </w:r>
      </w:ins>
      <w:r w:rsidRPr="00944672">
        <w:rPr>
          <w:rFonts w:ascii="Arial" w:hAnsi="Arial" w:cs="Arial"/>
          <w:sz w:val="24"/>
          <w:szCs w:val="24"/>
        </w:rPr>
        <w:t xml:space="preserve"> er die Personen </w:t>
      </w:r>
      <w:ins w:id="10630" w:author="Lektorat Bauer" w:date="2025-03-06T09:45:00Z" w16du:dateUtc="2025-03-06T08:45:00Z">
        <w:r w:rsidR="00745BC5">
          <w:rPr>
            <w:rFonts w:ascii="Arial" w:hAnsi="Arial" w:cs="Arial"/>
            <w:sz w:val="24"/>
            <w:szCs w:val="24"/>
          </w:rPr>
          <w:t xml:space="preserve">nicht </w:t>
        </w:r>
      </w:ins>
      <w:r w:rsidRPr="00944672">
        <w:rPr>
          <w:rFonts w:ascii="Arial" w:hAnsi="Arial" w:cs="Arial"/>
          <w:sz w:val="24"/>
          <w:szCs w:val="24"/>
        </w:rPr>
        <w:t>sah, wusste Kapitän Hussin, dass sein Gast von Soldaten begleitet wurde.</w:t>
      </w:r>
    </w:p>
    <w:p w14:paraId="6CABB129" w14:textId="33087C43"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Da er fertig war, und sowieso wieder an Bord wollte, ging auch er Richtung Treppe. Sofort wurde er von </w:t>
      </w:r>
      <w:del w:id="10631" w:author="Lektorat Bauer" w:date="2025-03-06T09:45:00Z" w16du:dateUtc="2025-03-06T08:45:00Z">
        <w:r w:rsidRPr="00944672" w:rsidDel="00745BC5">
          <w:rPr>
            <w:rFonts w:ascii="Arial" w:hAnsi="Arial" w:cs="Arial"/>
            <w:sz w:val="24"/>
            <w:szCs w:val="24"/>
          </w:rPr>
          <w:delText>6</w:delText>
        </w:r>
      </w:del>
      <w:ins w:id="10632" w:author="Lektorat Bauer" w:date="2025-03-06T09:45:00Z" w16du:dateUtc="2025-03-06T08:45:00Z">
        <w:r w:rsidR="00745BC5">
          <w:rPr>
            <w:rFonts w:ascii="Arial" w:hAnsi="Arial" w:cs="Arial"/>
            <w:sz w:val="24"/>
            <w:szCs w:val="24"/>
          </w:rPr>
          <w:t>sechs</w:t>
        </w:r>
      </w:ins>
      <w:r w:rsidRPr="00944672">
        <w:rPr>
          <w:rFonts w:ascii="Arial" w:hAnsi="Arial" w:cs="Arial"/>
          <w:sz w:val="24"/>
          <w:szCs w:val="24"/>
        </w:rPr>
        <w:t xml:space="preserve"> Augen gemustert. „Ich bin der Kapitän. Sie bringen mir meinen extra Gast?“ Die Anspannung der Soldaten ließ etwas nach, aber sie behielten Kapitän Hussin im Blick, als er sich weiter näherte.</w:t>
      </w:r>
    </w:p>
    <w:p w14:paraId="11B86BA8" w14:textId="66844850"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„Wissen Sie schon, wo der Gast sitzen soll?“</w:t>
      </w:r>
      <w:ins w:id="10633" w:author="Lektorat Bauer" w:date="2025-03-06T09:45:00Z" w16du:dateUtc="2025-03-06T08:45:00Z">
        <w:r w:rsidR="00745BC5">
          <w:rPr>
            <w:rFonts w:ascii="Arial" w:hAnsi="Arial" w:cs="Arial"/>
            <w:sz w:val="24"/>
            <w:szCs w:val="24"/>
          </w:rPr>
          <w:t>,</w:t>
        </w:r>
      </w:ins>
      <w:r w:rsidRPr="00944672">
        <w:rPr>
          <w:rFonts w:ascii="Arial" w:hAnsi="Arial" w:cs="Arial"/>
          <w:sz w:val="24"/>
          <w:szCs w:val="24"/>
        </w:rPr>
        <w:t xml:space="preserve"> </w:t>
      </w:r>
      <w:ins w:id="10634" w:author="Lektorat Bauer" w:date="2025-03-06T09:45:00Z" w16du:dateUtc="2025-03-06T08:45:00Z">
        <w:r w:rsidR="00745BC5">
          <w:rPr>
            <w:rFonts w:ascii="Arial" w:hAnsi="Arial" w:cs="Arial"/>
            <w:sz w:val="24"/>
            <w:szCs w:val="24"/>
          </w:rPr>
          <w:t>f</w:t>
        </w:r>
      </w:ins>
      <w:del w:id="10635" w:author="Lektorat Bauer" w:date="2025-03-06T09:45:00Z" w16du:dateUtc="2025-03-06T08:45:00Z">
        <w:r w:rsidRPr="00944672" w:rsidDel="00745BC5">
          <w:rPr>
            <w:rFonts w:ascii="Arial" w:hAnsi="Arial" w:cs="Arial"/>
            <w:sz w:val="24"/>
            <w:szCs w:val="24"/>
          </w:rPr>
          <w:delText>F</w:delText>
        </w:r>
      </w:del>
      <w:r w:rsidRPr="00944672">
        <w:rPr>
          <w:rFonts w:ascii="Arial" w:hAnsi="Arial" w:cs="Arial"/>
          <w:sz w:val="24"/>
          <w:szCs w:val="24"/>
        </w:rPr>
        <w:t xml:space="preserve">ragte Hussin, um sicherzugehen, dass man ihn </w:t>
      </w:r>
      <w:del w:id="10636" w:author="Lektorat Bauer" w:date="2025-03-06T09:46:00Z" w16du:dateUtc="2025-03-06T08:46:00Z">
        <w:r w:rsidRPr="00944672" w:rsidDel="00745BC5">
          <w:rPr>
            <w:rFonts w:ascii="Arial" w:hAnsi="Arial" w:cs="Arial"/>
            <w:sz w:val="24"/>
            <w:szCs w:val="24"/>
          </w:rPr>
          <w:delText>Ernst</w:delText>
        </w:r>
      </w:del>
      <w:ins w:id="10637" w:author="Lektorat Bauer" w:date="2025-03-06T09:46:00Z" w16du:dateUtc="2025-03-06T08:46:00Z">
        <w:r w:rsidR="00745BC5" w:rsidRPr="00944672">
          <w:rPr>
            <w:rFonts w:ascii="Arial" w:hAnsi="Arial" w:cs="Arial"/>
            <w:sz w:val="24"/>
            <w:szCs w:val="24"/>
          </w:rPr>
          <w:t>ernst</w:t>
        </w:r>
      </w:ins>
      <w:r w:rsidRPr="00944672">
        <w:rPr>
          <w:rFonts w:ascii="Arial" w:hAnsi="Arial" w:cs="Arial"/>
          <w:sz w:val="24"/>
          <w:szCs w:val="24"/>
        </w:rPr>
        <w:t xml:space="preserve"> nahm und nicht als Gefahr markierte</w:t>
      </w:r>
      <w:del w:id="10638" w:author="Lektorat Bauer" w:date="2025-03-06T09:45:00Z" w16du:dateUtc="2025-03-06T08:45:00Z">
        <w:r w:rsidRPr="00944672" w:rsidDel="00745BC5">
          <w:rPr>
            <w:rFonts w:ascii="Arial" w:hAnsi="Arial" w:cs="Arial"/>
            <w:sz w:val="24"/>
            <w:szCs w:val="24"/>
          </w:rPr>
          <w:delText xml:space="preserve"> (was die Soldaten sowieso taten</w:delText>
        </w:r>
      </w:del>
      <w:del w:id="10639" w:author="Lektorat Bauer" w:date="2025-03-06T09:46:00Z" w16du:dateUtc="2025-03-06T08:46:00Z">
        <w:r w:rsidRPr="00944672" w:rsidDel="00745BC5">
          <w:rPr>
            <w:rFonts w:ascii="Arial" w:hAnsi="Arial" w:cs="Arial"/>
            <w:sz w:val="24"/>
            <w:szCs w:val="24"/>
          </w:rPr>
          <w:delText>)</w:delText>
        </w:r>
      </w:del>
      <w:r w:rsidRPr="00944672">
        <w:rPr>
          <w:rFonts w:ascii="Arial" w:hAnsi="Arial" w:cs="Arial"/>
          <w:sz w:val="24"/>
          <w:szCs w:val="24"/>
        </w:rPr>
        <w:t xml:space="preserve">. </w:t>
      </w:r>
      <w:del w:id="10640" w:author="Lektorat Bauer" w:date="2025-03-06T09:46:00Z" w16du:dateUtc="2025-03-06T08:46:00Z">
        <w:r w:rsidRPr="00944672" w:rsidDel="00745BC5">
          <w:rPr>
            <w:rFonts w:ascii="Arial" w:hAnsi="Arial" w:cs="Arial"/>
            <w:sz w:val="24"/>
            <w:szCs w:val="24"/>
          </w:rPr>
          <w:delText>„</w:delText>
        </w:r>
      </w:del>
      <w:r w:rsidRPr="00944672">
        <w:rPr>
          <w:rFonts w:ascii="Arial" w:hAnsi="Arial" w:cs="Arial"/>
          <w:sz w:val="24"/>
          <w:szCs w:val="24"/>
        </w:rPr>
        <w:t>Die Soldaten nickten. „1K. Wenn Sie reinkommen, gerade aus durch die vordere Küche, dann rechts ins Flugzeug. Der Sitz am Fenster</w:t>
      </w:r>
      <w:del w:id="10641" w:author="Lektorat Bauer" w:date="2025-03-06T09:46:00Z" w16du:dateUtc="2025-03-06T08:46:00Z">
        <w:r w:rsidRPr="00944672" w:rsidDel="00745BC5">
          <w:rPr>
            <w:rFonts w:ascii="Arial" w:hAnsi="Arial" w:cs="Arial"/>
            <w:sz w:val="24"/>
            <w:szCs w:val="24"/>
          </w:rPr>
          <w:delText>.</w:delText>
        </w:r>
      </w:del>
      <w:r w:rsidRPr="00944672">
        <w:rPr>
          <w:rFonts w:ascii="Arial" w:hAnsi="Arial" w:cs="Arial"/>
          <w:sz w:val="24"/>
          <w:szCs w:val="24"/>
        </w:rPr>
        <w:t>“</w:t>
      </w:r>
      <w:ins w:id="10642" w:author="Lektorat Bauer" w:date="2025-03-06T09:46:00Z" w16du:dateUtc="2025-03-06T08:46:00Z">
        <w:r w:rsidR="00745BC5">
          <w:rPr>
            <w:rFonts w:ascii="Arial" w:hAnsi="Arial" w:cs="Arial"/>
            <w:sz w:val="24"/>
            <w:szCs w:val="24"/>
          </w:rPr>
          <w:t>,</w:t>
        </w:r>
      </w:ins>
      <w:r w:rsidRPr="00944672">
        <w:rPr>
          <w:rFonts w:ascii="Arial" w:hAnsi="Arial" w:cs="Arial"/>
          <w:sz w:val="24"/>
          <w:szCs w:val="24"/>
        </w:rPr>
        <w:t xml:space="preserve"> </w:t>
      </w:r>
      <w:ins w:id="10643" w:author="Lektorat Bauer" w:date="2025-03-06T09:46:00Z" w16du:dateUtc="2025-03-06T08:46:00Z">
        <w:r w:rsidR="00745BC5">
          <w:rPr>
            <w:rFonts w:ascii="Arial" w:hAnsi="Arial" w:cs="Arial"/>
            <w:sz w:val="24"/>
            <w:szCs w:val="24"/>
          </w:rPr>
          <w:t>s</w:t>
        </w:r>
      </w:ins>
      <w:del w:id="10644" w:author="Lektorat Bauer" w:date="2025-03-06T09:46:00Z" w16du:dateUtc="2025-03-06T08:46:00Z">
        <w:r w:rsidRPr="00944672" w:rsidDel="00745BC5">
          <w:rPr>
            <w:rFonts w:ascii="Arial" w:hAnsi="Arial" w:cs="Arial"/>
            <w:sz w:val="24"/>
            <w:szCs w:val="24"/>
          </w:rPr>
          <w:delText>S</w:delText>
        </w:r>
      </w:del>
      <w:r w:rsidRPr="00944672">
        <w:rPr>
          <w:rFonts w:ascii="Arial" w:hAnsi="Arial" w:cs="Arial"/>
          <w:sz w:val="24"/>
          <w:szCs w:val="24"/>
        </w:rPr>
        <w:t xml:space="preserve">agte Hussin und </w:t>
      </w:r>
      <w:del w:id="10645" w:author="Lektorat Bauer" w:date="2025-03-06T09:46:00Z" w16du:dateUtc="2025-03-06T08:46:00Z">
        <w:r w:rsidRPr="00944672" w:rsidDel="00745BC5">
          <w:rPr>
            <w:rFonts w:ascii="Arial" w:hAnsi="Arial" w:cs="Arial"/>
            <w:sz w:val="24"/>
            <w:szCs w:val="24"/>
          </w:rPr>
          <w:delText>ging so, dass er keine Gefahr bildete.</w:delText>
        </w:r>
      </w:del>
      <w:ins w:id="10646" w:author="Lektorat Bauer" w:date="2025-03-06T09:46:00Z" w16du:dateUtc="2025-03-06T08:46:00Z">
        <w:r w:rsidR="00745BC5">
          <w:rPr>
            <w:rFonts w:ascii="Arial" w:hAnsi="Arial" w:cs="Arial"/>
            <w:sz w:val="24"/>
            <w:szCs w:val="24"/>
          </w:rPr>
          <w:t xml:space="preserve">bemühte sich, möglichst </w:t>
        </w:r>
      </w:ins>
      <w:ins w:id="10647" w:author="Lektorat Bauer" w:date="2025-03-06T09:47:00Z" w16du:dateUtc="2025-03-06T08:47:00Z">
        <w:r w:rsidR="00745BC5">
          <w:rPr>
            <w:rFonts w:ascii="Arial" w:hAnsi="Arial" w:cs="Arial"/>
            <w:sz w:val="24"/>
            <w:szCs w:val="24"/>
          </w:rPr>
          <w:t>harmlos</w:t>
        </w:r>
      </w:ins>
      <w:ins w:id="10648" w:author="Lektorat Bauer" w:date="2025-03-06T09:46:00Z" w16du:dateUtc="2025-03-06T08:46:00Z">
        <w:r w:rsidR="00745BC5">
          <w:rPr>
            <w:rFonts w:ascii="Arial" w:hAnsi="Arial" w:cs="Arial"/>
            <w:sz w:val="24"/>
            <w:szCs w:val="24"/>
          </w:rPr>
          <w:t xml:space="preserve"> zu erschein</w:t>
        </w:r>
      </w:ins>
      <w:ins w:id="10649" w:author="Lektorat Bauer" w:date="2025-03-06T09:47:00Z" w16du:dateUtc="2025-03-06T08:47:00Z">
        <w:r w:rsidR="00745BC5">
          <w:rPr>
            <w:rFonts w:ascii="Arial" w:hAnsi="Arial" w:cs="Arial"/>
            <w:sz w:val="24"/>
            <w:szCs w:val="24"/>
          </w:rPr>
          <w:t>en.</w:t>
        </w:r>
      </w:ins>
      <w:r w:rsidRPr="00944672">
        <w:rPr>
          <w:rFonts w:ascii="Arial" w:hAnsi="Arial" w:cs="Arial"/>
          <w:sz w:val="24"/>
          <w:szCs w:val="24"/>
        </w:rPr>
        <w:t xml:space="preserve"> „Wenn Sie nicht</w:t>
      </w:r>
      <w:ins w:id="10650" w:author="Lektorat Bauer" w:date="2025-03-06T09:47:00Z" w16du:dateUtc="2025-03-06T08:47:00Z">
        <w:r w:rsidR="00745BC5">
          <w:rPr>
            <w:rFonts w:ascii="Arial" w:hAnsi="Arial" w:cs="Arial"/>
            <w:sz w:val="24"/>
            <w:szCs w:val="24"/>
          </w:rPr>
          <w:t>s</w:t>
        </w:r>
      </w:ins>
      <w:r w:rsidRPr="00944672">
        <w:rPr>
          <w:rFonts w:ascii="Arial" w:hAnsi="Arial" w:cs="Arial"/>
          <w:sz w:val="24"/>
          <w:szCs w:val="24"/>
        </w:rPr>
        <w:t xml:space="preserve"> </w:t>
      </w:r>
      <w:r w:rsidRPr="00944672">
        <w:rPr>
          <w:rFonts w:ascii="Arial" w:hAnsi="Arial" w:cs="Arial"/>
          <w:sz w:val="24"/>
          <w:szCs w:val="24"/>
        </w:rPr>
        <w:lastRenderedPageBreak/>
        <w:t xml:space="preserve">dagegen haben, gehe ich vor.“ Der erste Soldat nickte, behielt den Kapitän aber im Blick. Er ging auch weit genug </w:t>
      </w:r>
      <w:del w:id="10651" w:author="Lektorat Bauer" w:date="2025-03-06T09:47:00Z" w16du:dateUtc="2025-03-06T08:47:00Z">
        <w:r w:rsidRPr="00944672" w:rsidDel="00745BC5">
          <w:rPr>
            <w:rFonts w:ascii="Arial" w:hAnsi="Arial" w:cs="Arial"/>
            <w:sz w:val="24"/>
            <w:szCs w:val="24"/>
          </w:rPr>
          <w:delText>hiter</w:delText>
        </w:r>
      </w:del>
      <w:ins w:id="10652" w:author="Lektorat Bauer" w:date="2025-03-06T09:47:00Z" w16du:dateUtc="2025-03-06T08:47:00Z">
        <w:r w:rsidR="00745BC5" w:rsidRPr="00944672">
          <w:rPr>
            <w:rFonts w:ascii="Arial" w:hAnsi="Arial" w:cs="Arial"/>
            <w:sz w:val="24"/>
            <w:szCs w:val="24"/>
          </w:rPr>
          <w:t>hinter</w:t>
        </w:r>
      </w:ins>
      <w:r w:rsidRPr="00944672">
        <w:rPr>
          <w:rFonts w:ascii="Arial" w:hAnsi="Arial" w:cs="Arial"/>
          <w:sz w:val="24"/>
          <w:szCs w:val="24"/>
        </w:rPr>
        <w:t xml:space="preserve"> dem Kapitän, um nicht </w:t>
      </w:r>
      <w:del w:id="10653" w:author="Lektorat Bauer" w:date="2025-03-06T09:47:00Z" w16du:dateUtc="2025-03-06T08:47:00Z">
        <w:r w:rsidRPr="00944672" w:rsidDel="00745BC5">
          <w:rPr>
            <w:rFonts w:ascii="Arial" w:hAnsi="Arial" w:cs="Arial"/>
            <w:sz w:val="24"/>
            <w:szCs w:val="24"/>
          </w:rPr>
          <w:delText xml:space="preserve">gegebenenfalls </w:delText>
        </w:r>
      </w:del>
      <w:r w:rsidRPr="00944672">
        <w:rPr>
          <w:rFonts w:ascii="Arial" w:hAnsi="Arial" w:cs="Arial"/>
          <w:sz w:val="24"/>
          <w:szCs w:val="24"/>
        </w:rPr>
        <w:t>von ihm attackiert werden zu können.</w:t>
      </w:r>
    </w:p>
    <w:p w14:paraId="6B06C5F3" w14:textId="2397164F"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Als er das Flugzeug durch die vordere Tür betrat, sah er seinen In-Flight Supervisor Mohd Ghaf bin Abu Bakar und sagte: „Der Sondergast ist da.“ </w:t>
      </w:r>
      <w:del w:id="10654" w:author="Lektorat Bauer" w:date="2025-03-06T09:47:00Z" w16du:dateUtc="2025-03-06T08:47:00Z">
        <w:r w:rsidRPr="00944672" w:rsidDel="00745BC5">
          <w:rPr>
            <w:rFonts w:ascii="Arial" w:hAnsi="Arial" w:cs="Arial"/>
            <w:sz w:val="24"/>
            <w:szCs w:val="24"/>
          </w:rPr>
          <w:delText xml:space="preserve">Und </w:delText>
        </w:r>
      </w:del>
      <w:ins w:id="10655" w:author="Lektorat Bauer" w:date="2025-03-06T09:47:00Z" w16du:dateUtc="2025-03-06T08:47:00Z">
        <w:r w:rsidR="00745BC5">
          <w:rPr>
            <w:rFonts w:ascii="Arial" w:hAnsi="Arial" w:cs="Arial"/>
            <w:sz w:val="24"/>
            <w:szCs w:val="24"/>
          </w:rPr>
          <w:t>Er</w:t>
        </w:r>
        <w:r w:rsidR="00745BC5" w:rsidRPr="00944672">
          <w:rPr>
            <w:rFonts w:ascii="Arial" w:hAnsi="Arial" w:cs="Arial"/>
            <w:sz w:val="24"/>
            <w:szCs w:val="24"/>
          </w:rPr>
          <w:t xml:space="preserve"> </w:t>
        </w:r>
      </w:ins>
      <w:r w:rsidRPr="00944672">
        <w:rPr>
          <w:rFonts w:ascii="Arial" w:hAnsi="Arial" w:cs="Arial"/>
          <w:sz w:val="24"/>
          <w:szCs w:val="24"/>
        </w:rPr>
        <w:t xml:space="preserve">nickte mit dem Kopf </w:t>
      </w:r>
      <w:del w:id="10656" w:author="Lektorat Bauer" w:date="2025-03-06T09:47:00Z" w16du:dateUtc="2025-03-06T08:47:00Z">
        <w:r w:rsidRPr="00944672" w:rsidDel="00745BC5">
          <w:rPr>
            <w:rFonts w:ascii="Arial" w:hAnsi="Arial" w:cs="Arial"/>
            <w:sz w:val="24"/>
            <w:szCs w:val="24"/>
          </w:rPr>
          <w:delText xml:space="preserve">kurz </w:delText>
        </w:r>
      </w:del>
      <w:r w:rsidRPr="00944672">
        <w:rPr>
          <w:rFonts w:ascii="Arial" w:hAnsi="Arial" w:cs="Arial"/>
          <w:sz w:val="24"/>
          <w:szCs w:val="24"/>
        </w:rPr>
        <w:t>hinter sich.</w:t>
      </w:r>
    </w:p>
    <w:p w14:paraId="4F296E50" w14:textId="77777777" w:rsidR="00745BC5" w:rsidRDefault="00944672" w:rsidP="00623B68">
      <w:pPr>
        <w:autoSpaceDE w:val="0"/>
        <w:autoSpaceDN w:val="0"/>
        <w:adjustRightInd w:val="0"/>
        <w:spacing w:after="0" w:line="360" w:lineRule="auto"/>
        <w:ind w:firstLine="227"/>
        <w:jc w:val="both"/>
        <w:rPr>
          <w:ins w:id="10657" w:author="Lektorat Bauer" w:date="2025-03-06T09:48:00Z" w16du:dateUtc="2025-03-06T08:48:00Z"/>
          <w:rFonts w:ascii="Arial" w:hAnsi="Arial" w:cs="Arial"/>
          <w:sz w:val="24"/>
          <w:szCs w:val="24"/>
        </w:rPr>
      </w:pPr>
      <w:r w:rsidRPr="00944672">
        <w:rPr>
          <w:rFonts w:ascii="Arial" w:hAnsi="Arial" w:cs="Arial"/>
          <w:sz w:val="24"/>
          <w:szCs w:val="24"/>
        </w:rPr>
        <w:t xml:space="preserve">„Herr Soetebaum, willkommen an Bord. Wenn Sie mir kurz folgen wollen.“ </w:t>
      </w:r>
    </w:p>
    <w:p w14:paraId="7DE4E4C6" w14:textId="4BBDE5E5"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del w:id="10658" w:author="Lektorat Bauer" w:date="2025-03-06T09:47:00Z" w16du:dateUtc="2025-03-06T08:47:00Z">
        <w:r w:rsidRPr="00944672" w:rsidDel="00745BC5">
          <w:rPr>
            <w:rFonts w:ascii="Arial" w:hAnsi="Arial" w:cs="Arial"/>
            <w:sz w:val="24"/>
            <w:szCs w:val="24"/>
          </w:rPr>
          <w:delText>„</w:delText>
        </w:r>
      </w:del>
      <w:r w:rsidRPr="00944672">
        <w:rPr>
          <w:rFonts w:ascii="Arial" w:hAnsi="Arial" w:cs="Arial"/>
          <w:sz w:val="24"/>
          <w:szCs w:val="24"/>
        </w:rPr>
        <w:t>Joost dreht</w:t>
      </w:r>
      <w:ins w:id="10659" w:author="Lektorat Bauer" w:date="2025-03-06T09:47:00Z" w16du:dateUtc="2025-03-06T08:47:00Z">
        <w:r w:rsidR="00745BC5">
          <w:rPr>
            <w:rFonts w:ascii="Arial" w:hAnsi="Arial" w:cs="Arial"/>
            <w:sz w:val="24"/>
            <w:szCs w:val="24"/>
          </w:rPr>
          <w:t>e</w:t>
        </w:r>
      </w:ins>
      <w:r w:rsidRPr="00944672">
        <w:rPr>
          <w:rFonts w:ascii="Arial" w:hAnsi="Arial" w:cs="Arial"/>
          <w:sz w:val="24"/>
          <w:szCs w:val="24"/>
        </w:rPr>
        <w:t xml:space="preserve"> sich zu den Soldaten, die ihn bis </w:t>
      </w:r>
      <w:del w:id="10660" w:author="Lektorat Bauer" w:date="2025-03-06T09:47:00Z" w16du:dateUtc="2025-03-06T08:47:00Z">
        <w:r w:rsidRPr="00944672" w:rsidDel="00745BC5">
          <w:rPr>
            <w:rFonts w:ascii="Arial" w:hAnsi="Arial" w:cs="Arial"/>
            <w:sz w:val="24"/>
            <w:szCs w:val="24"/>
          </w:rPr>
          <w:delText xml:space="preserve">hierher </w:delText>
        </w:r>
      </w:del>
      <w:ins w:id="10661" w:author="Lektorat Bauer" w:date="2025-03-06T09:47:00Z" w16du:dateUtc="2025-03-06T08:47:00Z">
        <w:r w:rsidR="00745BC5">
          <w:rPr>
            <w:rFonts w:ascii="Arial" w:hAnsi="Arial" w:cs="Arial"/>
            <w:sz w:val="24"/>
            <w:szCs w:val="24"/>
          </w:rPr>
          <w:t>hierhin</w:t>
        </w:r>
        <w:r w:rsidR="00745BC5" w:rsidRPr="00944672">
          <w:rPr>
            <w:rFonts w:ascii="Arial" w:hAnsi="Arial" w:cs="Arial"/>
            <w:sz w:val="24"/>
            <w:szCs w:val="24"/>
          </w:rPr>
          <w:t xml:space="preserve"> </w:t>
        </w:r>
      </w:ins>
      <w:r w:rsidRPr="00944672">
        <w:rPr>
          <w:rFonts w:ascii="Arial" w:hAnsi="Arial" w:cs="Arial"/>
          <w:sz w:val="24"/>
          <w:szCs w:val="24"/>
        </w:rPr>
        <w:t>begleitet hatten: „Vielen Dank für Ihre Bemühungen. Ich hoffe, dass die Woche etwas entspannender für Sie wird.“ Als er sich auf seinen Platz setzte, sahen sich die Soldaten, aus lauter Gewohnheit, noch einmal um, dann verließen sie das Flugzeug.</w:t>
      </w:r>
    </w:p>
    <w:p w14:paraId="5129768A" w14:textId="68149F5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del w:id="10662" w:author="Lektorat Bauer" w:date="2025-03-06T09:48:00Z" w16du:dateUtc="2025-03-06T08:48:00Z">
        <w:r w:rsidRPr="00944672" w:rsidDel="00745BC5">
          <w:rPr>
            <w:rFonts w:ascii="Arial" w:hAnsi="Arial" w:cs="Arial"/>
            <w:sz w:val="24"/>
            <w:szCs w:val="24"/>
          </w:rPr>
          <w:delText xml:space="preserve">Dann </w:delText>
        </w:r>
      </w:del>
      <w:ins w:id="10663" w:author="Lektorat Bauer" w:date="2025-03-06T09:48:00Z" w16du:dateUtc="2025-03-06T08:48:00Z">
        <w:r w:rsidR="00745BC5">
          <w:rPr>
            <w:rFonts w:ascii="Arial" w:hAnsi="Arial" w:cs="Arial"/>
            <w:sz w:val="24"/>
            <w:szCs w:val="24"/>
          </w:rPr>
          <w:t>Anschließend</w:t>
        </w:r>
        <w:r w:rsidR="00745BC5" w:rsidRPr="00944672">
          <w:rPr>
            <w:rFonts w:ascii="Arial" w:hAnsi="Arial" w:cs="Arial"/>
            <w:sz w:val="24"/>
            <w:szCs w:val="24"/>
          </w:rPr>
          <w:t xml:space="preserve"> </w:t>
        </w:r>
      </w:ins>
      <w:r w:rsidRPr="00944672">
        <w:rPr>
          <w:rFonts w:ascii="Arial" w:hAnsi="Arial" w:cs="Arial"/>
          <w:sz w:val="24"/>
          <w:szCs w:val="24"/>
        </w:rPr>
        <w:t>meldeten die einzelnen Stationen</w:t>
      </w:r>
      <w:ins w:id="10664" w:author="Lektorat Bauer" w:date="2025-03-06T09:48:00Z" w16du:dateUtc="2025-03-06T08:48:00Z">
        <w:r w:rsidR="00745BC5">
          <w:rPr>
            <w:rFonts w:ascii="Arial" w:hAnsi="Arial" w:cs="Arial"/>
            <w:sz w:val="24"/>
            <w:szCs w:val="24"/>
          </w:rPr>
          <w:t>,</w:t>
        </w:r>
      </w:ins>
      <w:r w:rsidRPr="00944672">
        <w:rPr>
          <w:rFonts w:ascii="Arial" w:hAnsi="Arial" w:cs="Arial"/>
          <w:sz w:val="24"/>
          <w:szCs w:val="24"/>
        </w:rPr>
        <w:t xml:space="preserve"> dass sie fertig </w:t>
      </w:r>
      <w:del w:id="10665" w:author="Lektorat Bauer" w:date="2025-03-06T09:48:00Z" w16du:dateUtc="2025-03-06T08:48:00Z">
        <w:r w:rsidRPr="00944672" w:rsidDel="00745BC5">
          <w:rPr>
            <w:rFonts w:ascii="Arial" w:hAnsi="Arial" w:cs="Arial"/>
            <w:sz w:val="24"/>
            <w:szCs w:val="24"/>
          </w:rPr>
          <w:delText>seinen</w:delText>
        </w:r>
      </w:del>
      <w:ins w:id="10666" w:author="Lektorat Bauer" w:date="2025-03-06T09:48:00Z" w16du:dateUtc="2025-03-06T08:48:00Z">
        <w:r w:rsidR="00745BC5" w:rsidRPr="00944672">
          <w:rPr>
            <w:rFonts w:ascii="Arial" w:hAnsi="Arial" w:cs="Arial"/>
            <w:sz w:val="24"/>
            <w:szCs w:val="24"/>
          </w:rPr>
          <w:t>seien</w:t>
        </w:r>
      </w:ins>
      <w:r w:rsidRPr="00944672">
        <w:rPr>
          <w:rFonts w:ascii="Arial" w:hAnsi="Arial" w:cs="Arial"/>
          <w:sz w:val="24"/>
          <w:szCs w:val="24"/>
        </w:rPr>
        <w:t>. Um 11:26 Uhr meldete das Flugzeug: ‚Ready for Boa</w:t>
      </w:r>
      <w:ins w:id="10667" w:author="Lektorat Bauer" w:date="2025-03-06T09:48:00Z" w16du:dateUtc="2025-03-06T08:48:00Z">
        <w:r w:rsidR="00745BC5">
          <w:rPr>
            <w:rFonts w:ascii="Arial" w:hAnsi="Arial" w:cs="Arial"/>
            <w:sz w:val="24"/>
            <w:szCs w:val="24"/>
          </w:rPr>
          <w:t>r</w:t>
        </w:r>
      </w:ins>
      <w:r w:rsidRPr="00944672">
        <w:rPr>
          <w:rFonts w:ascii="Arial" w:hAnsi="Arial" w:cs="Arial"/>
          <w:sz w:val="24"/>
          <w:szCs w:val="24"/>
        </w:rPr>
        <w:t xml:space="preserve">ding.‘ </w:t>
      </w:r>
      <w:del w:id="10668" w:author="Lektorat Bauer" w:date="2025-03-06T09:48:00Z" w16du:dateUtc="2025-03-06T08:48:00Z">
        <w:r w:rsidRPr="00944672" w:rsidDel="00745BC5">
          <w:rPr>
            <w:rFonts w:ascii="Arial" w:hAnsi="Arial" w:cs="Arial"/>
            <w:sz w:val="24"/>
            <w:szCs w:val="24"/>
          </w:rPr>
          <w:delText>Und die</w:delText>
        </w:r>
      </w:del>
      <w:ins w:id="10669" w:author="Lektorat Bauer" w:date="2025-03-06T09:48:00Z" w16du:dateUtc="2025-03-06T08:48:00Z">
        <w:r w:rsidR="00745BC5">
          <w:rPr>
            <w:rFonts w:ascii="Arial" w:hAnsi="Arial" w:cs="Arial"/>
            <w:sz w:val="24"/>
            <w:szCs w:val="24"/>
          </w:rPr>
          <w:t>Die</w:t>
        </w:r>
      </w:ins>
      <w:r w:rsidRPr="00944672">
        <w:rPr>
          <w:rFonts w:ascii="Arial" w:hAnsi="Arial" w:cs="Arial"/>
          <w:sz w:val="24"/>
          <w:szCs w:val="24"/>
        </w:rPr>
        <w:t xml:space="preserve"> Agents am Gate machten die Ansage, dass jetzt mit dem Pre-Boarding der Vielflieger und der Gäste der Business-Class begonnen werden sollte.</w:t>
      </w:r>
    </w:p>
    <w:p w14:paraId="3EB57AA7"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532F2F6F"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543B9C33"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0DE4396E" w14:textId="35D4A3A3"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Das Boarding verlief reibungslos und um 12:20 Uhr verließ die ‚9M-MRD‘</w:t>
      </w:r>
      <w:ins w:id="10670" w:author="Lektorat Bauer" w:date="2025-03-06T09:48:00Z" w16du:dateUtc="2025-03-06T08:48:00Z">
        <w:r w:rsidR="00745BC5">
          <w:rPr>
            <w:rFonts w:ascii="Arial" w:hAnsi="Arial" w:cs="Arial"/>
            <w:sz w:val="24"/>
            <w:szCs w:val="24"/>
          </w:rPr>
          <w:t>,</w:t>
        </w:r>
      </w:ins>
      <w:r w:rsidRPr="00944672">
        <w:rPr>
          <w:rFonts w:ascii="Arial" w:hAnsi="Arial" w:cs="Arial"/>
          <w:sz w:val="24"/>
          <w:szCs w:val="24"/>
        </w:rPr>
        <w:t xml:space="preserve"> die heute unter der Flugnummer MH 17 fliegen würde, das Gate und rollte zum Start</w:t>
      </w:r>
    </w:p>
    <w:p w14:paraId="077BEFD4"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Um 12:31 Uhr Ortszeit startete die ‚9M-MRD‘ auf Startbahn 36C des Flughafens Schiphol in Amsterdam.</w:t>
      </w:r>
    </w:p>
    <w:p w14:paraId="38AC5AB4" w14:textId="3B64AE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Die Flugroute führte über Deutschland und Polen hinweg in den ukrainischen Luftraum. Sie bewegte sich exakt</w:t>
      </w:r>
      <w:del w:id="10671" w:author="Lektorat Bauer" w:date="2025-03-06T09:49:00Z" w16du:dateUtc="2025-03-06T08:49:00Z">
        <w:r w:rsidRPr="00944672" w:rsidDel="00745BC5">
          <w:rPr>
            <w:rFonts w:ascii="Arial" w:hAnsi="Arial" w:cs="Arial"/>
            <w:sz w:val="24"/>
            <w:szCs w:val="24"/>
          </w:rPr>
          <w:delText>,</w:delText>
        </w:r>
      </w:del>
      <w:r w:rsidRPr="00944672">
        <w:rPr>
          <w:rFonts w:ascii="Arial" w:hAnsi="Arial" w:cs="Arial"/>
          <w:sz w:val="24"/>
          <w:szCs w:val="24"/>
        </w:rPr>
        <w:t xml:space="preserve"> auf der durch Eurocontrol freigegeben</w:t>
      </w:r>
      <w:ins w:id="10672" w:author="Lektorat Bauer" w:date="2025-03-06T09:49:00Z" w16du:dateUtc="2025-03-06T08:49:00Z">
        <w:r w:rsidR="00745BC5">
          <w:rPr>
            <w:rFonts w:ascii="Arial" w:hAnsi="Arial" w:cs="Arial"/>
            <w:sz w:val="24"/>
            <w:szCs w:val="24"/>
          </w:rPr>
          <w:t>en</w:t>
        </w:r>
      </w:ins>
      <w:del w:id="10673" w:author="Lektorat Bauer" w:date="2025-03-06T09:49:00Z" w16du:dateUtc="2025-03-06T08:49:00Z">
        <w:r w:rsidRPr="00944672" w:rsidDel="00745BC5">
          <w:rPr>
            <w:rFonts w:ascii="Arial" w:hAnsi="Arial" w:cs="Arial"/>
            <w:sz w:val="24"/>
            <w:szCs w:val="24"/>
          </w:rPr>
          <w:delText>,</w:delText>
        </w:r>
      </w:del>
      <w:r w:rsidRPr="00944672">
        <w:rPr>
          <w:rFonts w:ascii="Arial" w:hAnsi="Arial" w:cs="Arial"/>
          <w:sz w:val="24"/>
          <w:szCs w:val="24"/>
        </w:rPr>
        <w:t xml:space="preserve"> Flugroute.</w:t>
      </w:r>
    </w:p>
    <w:p w14:paraId="47207831" w14:textId="7D2F2301"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Die westliche Ukraine überflog MH</w:t>
      </w:r>
      <w:ins w:id="10674" w:author="Lektorat Bauer" w:date="2025-03-06T09:49:00Z" w16du:dateUtc="2025-03-06T08:49:00Z">
        <w:r w:rsidR="00745BC5">
          <w:rPr>
            <w:rFonts w:ascii="Arial" w:hAnsi="Arial" w:cs="Arial"/>
            <w:sz w:val="24"/>
            <w:szCs w:val="24"/>
          </w:rPr>
          <w:t xml:space="preserve"> </w:t>
        </w:r>
      </w:ins>
      <w:r w:rsidRPr="00944672">
        <w:rPr>
          <w:rFonts w:ascii="Arial" w:hAnsi="Arial" w:cs="Arial"/>
          <w:sz w:val="24"/>
          <w:szCs w:val="24"/>
        </w:rPr>
        <w:t>17 in einer Höhe von 33.000 Fuß</w:t>
      </w:r>
      <w:del w:id="10675" w:author="Lektorat Bauer" w:date="2025-03-06T09:49:00Z" w16du:dateUtc="2025-03-06T08:49:00Z">
        <w:r w:rsidRPr="00944672" w:rsidDel="00745BC5">
          <w:rPr>
            <w:rFonts w:ascii="Arial" w:hAnsi="Arial" w:cs="Arial"/>
            <w:sz w:val="24"/>
            <w:szCs w:val="24"/>
          </w:rPr>
          <w:delText xml:space="preserve"> (ca. 10,06 km)</w:delText>
        </w:r>
      </w:del>
      <w:r w:rsidRPr="00944672">
        <w:rPr>
          <w:rFonts w:ascii="Arial" w:hAnsi="Arial" w:cs="Arial"/>
          <w:sz w:val="24"/>
          <w:szCs w:val="24"/>
        </w:rPr>
        <w:t>.</w:t>
      </w:r>
    </w:p>
    <w:p w14:paraId="43AFD09C" w14:textId="66CC5B5B"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Um 12:53 Uhr UTC fragten die Fluglotsen an, ob MH</w:t>
      </w:r>
      <w:ins w:id="10676" w:author="Lektorat Bauer" w:date="2025-03-06T09:49:00Z" w16du:dateUtc="2025-03-06T08:49:00Z">
        <w:r w:rsidR="00745BC5">
          <w:rPr>
            <w:rFonts w:ascii="Arial" w:hAnsi="Arial" w:cs="Arial"/>
            <w:sz w:val="24"/>
            <w:szCs w:val="24"/>
          </w:rPr>
          <w:t xml:space="preserve"> </w:t>
        </w:r>
      </w:ins>
      <w:r w:rsidRPr="00944672">
        <w:rPr>
          <w:rFonts w:ascii="Arial" w:hAnsi="Arial" w:cs="Arial"/>
          <w:sz w:val="24"/>
          <w:szCs w:val="24"/>
        </w:rPr>
        <w:t>17 auf die im Flugplan vorgesehene Höhe von 35.000 Fuß steigen könne, auch um Platz für eine von Nordwesten auf 33.000 Fuß herannahende Maschine – Singapore Airlines Flug SQ 351 – zu machen. Die Piloten lehnten dies jedoch ab, woraufhin SQ 351 auf 35.000 Fuß stieg.</w:t>
      </w:r>
    </w:p>
    <w:p w14:paraId="4AE2BE39" w14:textId="09D6EB93"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 Gegen 13 Uhr genehmigte die Flugverkehrskontrolle eine wetterbedingte Abweichung von der vorgesehenen Route in nördliche Richtung, während sie einen angefragten Anstieg auf 34.000 Fuß ablehnte. Das Flugzeug drehte etwas nach links und erreichte </w:t>
      </w:r>
      <w:r w:rsidRPr="00944672">
        <w:rPr>
          <w:rFonts w:ascii="Arial" w:hAnsi="Arial" w:cs="Arial"/>
          <w:sz w:val="24"/>
          <w:szCs w:val="24"/>
        </w:rPr>
        <w:lastRenderedPageBreak/>
        <w:t xml:space="preserve">den Luftraum um Donezk, der bis zu einer Höhe von 32.000 Fuß </w:t>
      </w:r>
      <w:del w:id="10677" w:author="Lektorat Bauer" w:date="2025-03-06T09:50:00Z" w16du:dateUtc="2025-03-06T08:50:00Z">
        <w:r w:rsidRPr="00944672" w:rsidDel="00745BC5">
          <w:rPr>
            <w:rFonts w:ascii="Arial" w:hAnsi="Arial" w:cs="Arial"/>
            <w:sz w:val="24"/>
            <w:szCs w:val="24"/>
          </w:rPr>
          <w:delText xml:space="preserve">(ca. 9,75 km) </w:delText>
        </w:r>
      </w:del>
      <w:r w:rsidRPr="00944672">
        <w:rPr>
          <w:rFonts w:ascii="Arial" w:hAnsi="Arial" w:cs="Arial"/>
          <w:sz w:val="24"/>
          <w:szCs w:val="24"/>
        </w:rPr>
        <w:t>gesperrt war.</w:t>
      </w:r>
    </w:p>
    <w:p w14:paraId="77A86A78"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13096EAA"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6BE726FA"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1DCF4001"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p>
    <w:p w14:paraId="32D73184"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commentRangeStart w:id="10678"/>
      <w:commentRangeEnd w:id="10678"/>
      <w:r w:rsidRPr="00944672">
        <w:rPr>
          <w:rFonts w:ascii="Arial" w:hAnsi="Arial" w:cs="Arial"/>
          <w:b/>
          <w:bCs/>
          <w:sz w:val="24"/>
          <w:szCs w:val="24"/>
        </w:rPr>
        <w:commentReference w:id="10678"/>
      </w:r>
      <w:r w:rsidRPr="00944672">
        <w:rPr>
          <w:rFonts w:ascii="Arial" w:hAnsi="Arial" w:cs="Arial"/>
          <w:b/>
          <w:bCs/>
          <w:sz w:val="24"/>
          <w:szCs w:val="24"/>
        </w:rPr>
        <w:t>&gt;&gt;&gt; Nahe des Dorfes Snizhne ‚Volksrepublik Donezk‘, 13 Uhr Ortszeit (Zeitverschiebung: 12 Uhr Amsterdam, 20 Uhr Korea, 19 Uhr Malaysia) &lt;&lt;&lt;</w:t>
      </w:r>
    </w:p>
    <w:p w14:paraId="049375EA" w14:textId="673577AB"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Der russische Kommandeur der BUK-M1, die sich </w:t>
      </w:r>
      <w:del w:id="10679" w:author="Lektorat Bauer" w:date="2025-03-06T09:50:00Z" w16du:dateUtc="2025-03-06T08:50:00Z">
        <w:r w:rsidRPr="00944672" w:rsidDel="00745BC5">
          <w:rPr>
            <w:rFonts w:ascii="Arial" w:hAnsi="Arial" w:cs="Arial"/>
            <w:sz w:val="24"/>
            <w:szCs w:val="24"/>
          </w:rPr>
          <w:delText>zur Zeit</w:delText>
        </w:r>
      </w:del>
      <w:ins w:id="10680" w:author="Lektorat Bauer" w:date="2025-03-06T09:50:00Z" w16du:dateUtc="2025-03-06T08:50:00Z">
        <w:r w:rsidR="00745BC5" w:rsidRPr="00944672">
          <w:rPr>
            <w:rFonts w:ascii="Arial" w:hAnsi="Arial" w:cs="Arial"/>
            <w:sz w:val="24"/>
            <w:szCs w:val="24"/>
          </w:rPr>
          <w:t>zurzeit</w:t>
        </w:r>
      </w:ins>
      <w:r w:rsidRPr="00944672">
        <w:rPr>
          <w:rFonts w:ascii="Arial" w:hAnsi="Arial" w:cs="Arial"/>
          <w:sz w:val="24"/>
          <w:szCs w:val="24"/>
        </w:rPr>
        <w:t xml:space="preserve"> auf dem Gebiet der ‚Volksrepublik Donezk‘ befand, </w:t>
      </w:r>
      <w:del w:id="10681" w:author="Lektorat Bauer" w:date="2025-03-06T09:50:00Z" w16du:dateUtc="2025-03-06T08:50:00Z">
        <w:r w:rsidRPr="00944672" w:rsidDel="00745BC5">
          <w:rPr>
            <w:rFonts w:ascii="Arial" w:hAnsi="Arial" w:cs="Arial"/>
            <w:sz w:val="24"/>
            <w:szCs w:val="24"/>
          </w:rPr>
          <w:delText xml:space="preserve">bekam </w:delText>
        </w:r>
      </w:del>
      <w:ins w:id="10682" w:author="Lektorat Bauer" w:date="2025-03-06T09:50:00Z" w16du:dateUtc="2025-03-06T08:50:00Z">
        <w:r w:rsidR="00745BC5">
          <w:rPr>
            <w:rFonts w:ascii="Arial" w:hAnsi="Arial" w:cs="Arial"/>
            <w:sz w:val="24"/>
            <w:szCs w:val="24"/>
          </w:rPr>
          <w:t>erhielt</w:t>
        </w:r>
        <w:r w:rsidR="00745BC5" w:rsidRPr="00944672">
          <w:rPr>
            <w:rFonts w:ascii="Arial" w:hAnsi="Arial" w:cs="Arial"/>
            <w:sz w:val="24"/>
            <w:szCs w:val="24"/>
          </w:rPr>
          <w:t xml:space="preserve"> </w:t>
        </w:r>
      </w:ins>
      <w:r w:rsidRPr="00944672">
        <w:rPr>
          <w:rFonts w:ascii="Arial" w:hAnsi="Arial" w:cs="Arial"/>
          <w:sz w:val="24"/>
          <w:szCs w:val="24"/>
        </w:rPr>
        <w:t>einen Befehl, der ihn dazu veranlasste</w:t>
      </w:r>
      <w:ins w:id="10683" w:author="Lektorat Bauer" w:date="2025-03-06T09:50:00Z" w16du:dateUtc="2025-03-06T08:50:00Z">
        <w:r w:rsidR="00745BC5">
          <w:rPr>
            <w:rFonts w:ascii="Arial" w:hAnsi="Arial" w:cs="Arial"/>
            <w:sz w:val="24"/>
            <w:szCs w:val="24"/>
          </w:rPr>
          <w:t>,</w:t>
        </w:r>
      </w:ins>
      <w:r w:rsidRPr="00944672">
        <w:rPr>
          <w:rFonts w:ascii="Arial" w:hAnsi="Arial" w:cs="Arial"/>
          <w:sz w:val="24"/>
          <w:szCs w:val="24"/>
        </w:rPr>
        <w:t xml:space="preserve"> Rücksprache mit seinen Vorgesetzten zu halten.</w:t>
      </w:r>
    </w:p>
    <w:p w14:paraId="281F4722" w14:textId="63F4762B"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Die Rückantwort war eindeutig. Basierend auf Geheimdienstinformationen würde gegen 16:15 Uhr eine Antonov AN-26 das Gebiet bei Snizhne überfliegen. Dieses Flugzeug würde einen Kampfverband an Bord haben, der einen Angriff auf den Regierungssitz der</w:t>
      </w:r>
      <w:del w:id="10684" w:author="Lektorat Bauer" w:date="2025-03-06T09:52:00Z" w16du:dateUtc="2025-03-06T08:52:00Z">
        <w:r w:rsidRPr="00944672" w:rsidDel="00745BC5">
          <w:rPr>
            <w:rFonts w:ascii="Arial" w:hAnsi="Arial" w:cs="Arial"/>
            <w:sz w:val="24"/>
            <w:szCs w:val="24"/>
          </w:rPr>
          <w:delText xml:space="preserve"> </w:delText>
        </w:r>
      </w:del>
      <w:r w:rsidRPr="00944672">
        <w:rPr>
          <w:rFonts w:ascii="Arial" w:hAnsi="Arial" w:cs="Arial"/>
          <w:sz w:val="24"/>
          <w:szCs w:val="24"/>
        </w:rPr>
        <w:t xml:space="preserve"> ‚Volksrepublik Donezk‘ plane. </w:t>
      </w:r>
      <w:commentRangeStart w:id="10685"/>
      <w:del w:id="10686" w:author="Lektorat Bauer" w:date="2025-03-06T09:50:00Z" w16du:dateUtc="2025-03-06T08:50:00Z">
        <w:r w:rsidRPr="00944672" w:rsidDel="00745BC5">
          <w:rPr>
            <w:rFonts w:ascii="Arial" w:hAnsi="Arial" w:cs="Arial"/>
            <w:sz w:val="24"/>
            <w:szCs w:val="24"/>
          </w:rPr>
          <w:delText>An Stelle</w:delText>
        </w:r>
      </w:del>
      <w:ins w:id="10687" w:author="Lektorat Bauer" w:date="2025-03-06T09:50:00Z" w16du:dateUtc="2025-03-06T08:50:00Z">
        <w:r w:rsidR="00745BC5" w:rsidRPr="00944672">
          <w:rPr>
            <w:rFonts w:ascii="Arial" w:hAnsi="Arial" w:cs="Arial"/>
            <w:sz w:val="24"/>
            <w:szCs w:val="24"/>
          </w:rPr>
          <w:t>Anstelle</w:t>
        </w:r>
      </w:ins>
      <w:r w:rsidRPr="00944672">
        <w:rPr>
          <w:rFonts w:ascii="Arial" w:hAnsi="Arial" w:cs="Arial"/>
          <w:sz w:val="24"/>
          <w:szCs w:val="24"/>
        </w:rPr>
        <w:t xml:space="preserve"> des geplanten Tests mit einer Drohne sei dieses Flugzeug abzuschießen.</w:t>
      </w:r>
      <w:commentRangeEnd w:id="10685"/>
      <w:r w:rsidR="00745BC5">
        <w:rPr>
          <w:rStyle w:val="Kommentarzeichen"/>
        </w:rPr>
        <w:commentReference w:id="10685"/>
      </w:r>
    </w:p>
    <w:p w14:paraId="52F8B4DF"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Der Kommandant rief seinen nordkoreanischen Kollegen herbei und fragte, ob dieser einen gleichlautenden Befehl erhalten habe.</w:t>
      </w:r>
    </w:p>
    <w:p w14:paraId="2A3FC0D4" w14:textId="797058C0"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del w:id="10688" w:author="Lektorat Bauer" w:date="2025-03-06T09:51:00Z" w16du:dateUtc="2025-03-06T08:51:00Z">
        <w:r w:rsidRPr="00944672" w:rsidDel="00745BC5">
          <w:rPr>
            <w:rFonts w:ascii="Arial" w:hAnsi="Arial" w:cs="Arial"/>
            <w:sz w:val="24"/>
            <w:szCs w:val="24"/>
          </w:rPr>
          <w:delText>Der Nordkoreaner hatte tatsächlich einen gleichlautenden Befehl erhalten</w:delText>
        </w:r>
      </w:del>
      <w:ins w:id="10689" w:author="Lektorat Bauer" w:date="2025-03-06T09:51:00Z" w16du:dateUtc="2025-03-06T08:51:00Z">
        <w:r w:rsidR="00745BC5">
          <w:rPr>
            <w:rFonts w:ascii="Arial" w:hAnsi="Arial" w:cs="Arial"/>
            <w:sz w:val="24"/>
            <w:szCs w:val="24"/>
          </w:rPr>
          <w:t>Und tatsächlich: der Nordkoreaner</w:t>
        </w:r>
      </w:ins>
      <w:ins w:id="10690" w:author="Lektorat Bauer" w:date="2025-03-06T09:52:00Z" w16du:dateUtc="2025-03-06T08:52:00Z">
        <w:r w:rsidR="00745BC5">
          <w:rPr>
            <w:rFonts w:ascii="Arial" w:hAnsi="Arial" w:cs="Arial"/>
            <w:sz w:val="24"/>
            <w:szCs w:val="24"/>
          </w:rPr>
          <w:t xml:space="preserve"> hatte denselben Befehl erhalten</w:t>
        </w:r>
      </w:ins>
      <w:r w:rsidRPr="00944672">
        <w:rPr>
          <w:rFonts w:ascii="Arial" w:hAnsi="Arial" w:cs="Arial"/>
          <w:sz w:val="24"/>
          <w:szCs w:val="24"/>
        </w:rPr>
        <w:t xml:space="preserve">. Zusätzlich wurde in dem Befehl noch einmal darauf hingewiesen, dass nach dem Abschuss der Rakete der sofortige Rückweg auf russisches Territorium anzutreten sei. </w:t>
      </w:r>
      <w:del w:id="10691" w:author="Lektorat Bauer" w:date="2025-03-06T09:51:00Z" w16du:dateUtc="2025-03-06T08:51:00Z">
        <w:r w:rsidRPr="00944672" w:rsidDel="00745BC5">
          <w:rPr>
            <w:rFonts w:ascii="Arial" w:hAnsi="Arial" w:cs="Arial"/>
            <w:sz w:val="24"/>
            <w:szCs w:val="24"/>
          </w:rPr>
          <w:delText xml:space="preserve">Zusätzlich </w:delText>
        </w:r>
      </w:del>
      <w:ins w:id="10692" w:author="Lektorat Bauer" w:date="2025-03-06T09:51:00Z" w16du:dateUtc="2025-03-06T08:51:00Z">
        <w:r w:rsidR="00745BC5">
          <w:rPr>
            <w:rFonts w:ascii="Arial" w:hAnsi="Arial" w:cs="Arial"/>
            <w:sz w:val="24"/>
            <w:szCs w:val="24"/>
          </w:rPr>
          <w:t>Zudem</w:t>
        </w:r>
        <w:r w:rsidR="00745BC5" w:rsidRPr="00944672">
          <w:rPr>
            <w:rFonts w:ascii="Arial" w:hAnsi="Arial" w:cs="Arial"/>
            <w:sz w:val="24"/>
            <w:szCs w:val="24"/>
          </w:rPr>
          <w:t xml:space="preserve"> </w:t>
        </w:r>
      </w:ins>
      <w:r w:rsidRPr="00944672">
        <w:rPr>
          <w:rFonts w:ascii="Arial" w:hAnsi="Arial" w:cs="Arial"/>
          <w:sz w:val="24"/>
          <w:szCs w:val="24"/>
        </w:rPr>
        <w:t>war mit den russischen Kollegen vereinbart worden, dass die Nordkoreaner bei Schachty mit einem Flugzeug abgeholt werden würden.</w:t>
      </w:r>
    </w:p>
    <w:p w14:paraId="6AD55B7B" w14:textId="50ABFAD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Daher soll</w:t>
      </w:r>
      <w:ins w:id="10693" w:author="Lektorat Bauer" w:date="2025-03-06T09:51:00Z" w16du:dateUtc="2025-03-06T08:51:00Z">
        <w:r w:rsidR="00745BC5">
          <w:rPr>
            <w:rFonts w:ascii="Arial" w:hAnsi="Arial" w:cs="Arial"/>
            <w:sz w:val="24"/>
            <w:szCs w:val="24"/>
          </w:rPr>
          <w:t>t</w:t>
        </w:r>
      </w:ins>
      <w:r w:rsidRPr="00944672">
        <w:rPr>
          <w:rFonts w:ascii="Arial" w:hAnsi="Arial" w:cs="Arial"/>
          <w:sz w:val="24"/>
          <w:szCs w:val="24"/>
        </w:rPr>
        <w:t xml:space="preserve">e der Rückweg nicht mit den Soldaten der 53. Luftabwehrbrigade erfolgen, sondern </w:t>
      </w:r>
      <w:del w:id="10694" w:author="Lektorat Bauer" w:date="2025-03-06T09:51:00Z" w16du:dateUtc="2025-03-06T08:51:00Z">
        <w:r w:rsidRPr="00944672" w:rsidDel="00745BC5">
          <w:rPr>
            <w:rFonts w:ascii="Arial" w:hAnsi="Arial" w:cs="Arial"/>
            <w:sz w:val="24"/>
            <w:szCs w:val="24"/>
          </w:rPr>
          <w:delText>sie sollten</w:delText>
        </w:r>
      </w:del>
      <w:ins w:id="10695" w:author="Lektorat Bauer" w:date="2025-03-06T09:51:00Z" w16du:dateUtc="2025-03-06T08:51:00Z">
        <w:r w:rsidR="00745BC5">
          <w:rPr>
            <w:rFonts w:ascii="Arial" w:hAnsi="Arial" w:cs="Arial"/>
            <w:sz w:val="24"/>
            <w:szCs w:val="24"/>
          </w:rPr>
          <w:t>separat</w:t>
        </w:r>
      </w:ins>
      <w:r w:rsidRPr="00944672">
        <w:rPr>
          <w:rFonts w:ascii="Arial" w:hAnsi="Arial" w:cs="Arial"/>
          <w:sz w:val="24"/>
          <w:szCs w:val="24"/>
        </w:rPr>
        <w:t xml:space="preserve"> mit </w:t>
      </w:r>
      <w:ins w:id="10696" w:author="Lektorat Bauer" w:date="2025-03-06T09:51:00Z" w16du:dateUtc="2025-03-06T08:51:00Z">
        <w:r w:rsidR="00745BC5">
          <w:rPr>
            <w:rFonts w:ascii="Arial" w:hAnsi="Arial" w:cs="Arial"/>
            <w:sz w:val="24"/>
            <w:szCs w:val="24"/>
          </w:rPr>
          <w:t>i</w:t>
        </w:r>
      </w:ins>
      <w:del w:id="10697" w:author="Lektorat Bauer" w:date="2025-03-06T09:51:00Z" w16du:dateUtc="2025-03-06T08:51:00Z">
        <w:r w:rsidRPr="00944672" w:rsidDel="00745BC5">
          <w:rPr>
            <w:rFonts w:ascii="Arial" w:hAnsi="Arial" w:cs="Arial"/>
            <w:sz w:val="24"/>
            <w:szCs w:val="24"/>
          </w:rPr>
          <w:delText>I</w:delText>
        </w:r>
      </w:del>
      <w:r w:rsidRPr="00944672">
        <w:rPr>
          <w:rFonts w:ascii="Arial" w:hAnsi="Arial" w:cs="Arial"/>
          <w:sz w:val="24"/>
          <w:szCs w:val="24"/>
        </w:rPr>
        <w:t>hren</w:t>
      </w:r>
      <w:ins w:id="10698" w:author="Lektorat Bauer" w:date="2025-03-06T09:51:00Z" w16du:dateUtc="2025-03-06T08:51:00Z">
        <w:r w:rsidR="00745BC5">
          <w:rPr>
            <w:rFonts w:ascii="Arial" w:hAnsi="Arial" w:cs="Arial"/>
            <w:sz w:val="24"/>
            <w:szCs w:val="24"/>
          </w:rPr>
          <w:t xml:space="preserve"> eigenen</w:t>
        </w:r>
      </w:ins>
      <w:r w:rsidRPr="00944672">
        <w:rPr>
          <w:rFonts w:ascii="Arial" w:hAnsi="Arial" w:cs="Arial"/>
          <w:sz w:val="24"/>
          <w:szCs w:val="24"/>
        </w:rPr>
        <w:t xml:space="preserve"> Fahrzeugen</w:t>
      </w:r>
      <w:del w:id="10699" w:author="Lektorat Bauer" w:date="2025-03-06T09:51:00Z" w16du:dateUtc="2025-03-06T08:51:00Z">
        <w:r w:rsidRPr="00944672" w:rsidDel="00745BC5">
          <w:rPr>
            <w:rFonts w:ascii="Arial" w:hAnsi="Arial" w:cs="Arial"/>
            <w:sz w:val="24"/>
            <w:szCs w:val="24"/>
          </w:rPr>
          <w:delText xml:space="preserve"> separat fahren</w:delText>
        </w:r>
      </w:del>
      <w:r w:rsidRPr="00944672">
        <w:rPr>
          <w:rFonts w:ascii="Arial" w:hAnsi="Arial" w:cs="Arial"/>
          <w:sz w:val="24"/>
          <w:szCs w:val="24"/>
        </w:rPr>
        <w:t xml:space="preserve">, um so den Rücktransport schneller gewährleisten zu können. Die 53. Luftabwehrbrigade würde zwei Begleitfahrzeuge bereitstellen. Nachdem die Nordkoreaner das Flugzeug bestiegen hätten, würden die russischen Soldaten der M-4 nach Norden folgen, wo sie dann bei Millerowo wieder zu </w:t>
      </w:r>
      <w:ins w:id="10700" w:author="Lektorat Bauer" w:date="2025-03-06T09:52:00Z" w16du:dateUtc="2025-03-06T08:52:00Z">
        <w:r w:rsidR="00745BC5">
          <w:rPr>
            <w:rFonts w:ascii="Arial" w:hAnsi="Arial" w:cs="Arial"/>
            <w:sz w:val="24"/>
            <w:szCs w:val="24"/>
          </w:rPr>
          <w:t>i</w:t>
        </w:r>
      </w:ins>
      <w:del w:id="10701" w:author="Lektorat Bauer" w:date="2025-03-06T09:52:00Z" w16du:dateUtc="2025-03-06T08:52:00Z">
        <w:r w:rsidRPr="00944672" w:rsidDel="00745BC5">
          <w:rPr>
            <w:rFonts w:ascii="Arial" w:hAnsi="Arial" w:cs="Arial"/>
            <w:sz w:val="24"/>
            <w:szCs w:val="24"/>
          </w:rPr>
          <w:delText>I</w:delText>
        </w:r>
      </w:del>
      <w:r w:rsidRPr="00944672">
        <w:rPr>
          <w:rFonts w:ascii="Arial" w:hAnsi="Arial" w:cs="Arial"/>
          <w:sz w:val="24"/>
          <w:szCs w:val="24"/>
        </w:rPr>
        <w:t>hrem Verband stoßen würden.</w:t>
      </w:r>
    </w:p>
    <w:p w14:paraId="16236F0E" w14:textId="6B2A01EB"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del w:id="10702" w:author="Lektorat Bauer" w:date="2025-03-06T09:53:00Z" w16du:dateUtc="2025-03-06T08:53:00Z">
        <w:r w:rsidRPr="00944672" w:rsidDel="00745BC5">
          <w:rPr>
            <w:rFonts w:ascii="Arial" w:hAnsi="Arial" w:cs="Arial"/>
            <w:sz w:val="24"/>
            <w:szCs w:val="24"/>
          </w:rPr>
          <w:delText>Auch stellten die</w:delText>
        </w:r>
      </w:del>
      <w:ins w:id="10703" w:author="Lektorat Bauer" w:date="2025-03-06T09:53:00Z" w16du:dateUtc="2025-03-06T08:53:00Z">
        <w:r w:rsidR="00745BC5">
          <w:rPr>
            <w:rFonts w:ascii="Arial" w:hAnsi="Arial" w:cs="Arial"/>
            <w:sz w:val="24"/>
            <w:szCs w:val="24"/>
          </w:rPr>
          <w:t>Die</w:t>
        </w:r>
      </w:ins>
      <w:r w:rsidRPr="00944672">
        <w:rPr>
          <w:rFonts w:ascii="Arial" w:hAnsi="Arial" w:cs="Arial"/>
          <w:sz w:val="24"/>
          <w:szCs w:val="24"/>
        </w:rPr>
        <w:t xml:space="preserve"> beiden Offiziere</w:t>
      </w:r>
      <w:ins w:id="10704" w:author="Lektorat Bauer" w:date="2025-03-06T09:53:00Z" w16du:dateUtc="2025-03-06T08:53:00Z">
        <w:r w:rsidR="00745BC5">
          <w:rPr>
            <w:rFonts w:ascii="Arial" w:hAnsi="Arial" w:cs="Arial"/>
            <w:sz w:val="24"/>
            <w:szCs w:val="24"/>
          </w:rPr>
          <w:t xml:space="preserve"> stellten</w:t>
        </w:r>
      </w:ins>
      <w:r w:rsidRPr="00944672">
        <w:rPr>
          <w:rFonts w:ascii="Arial" w:hAnsi="Arial" w:cs="Arial"/>
          <w:sz w:val="24"/>
          <w:szCs w:val="24"/>
        </w:rPr>
        <w:t xml:space="preserve"> eine weitere Übereinstimmung fest. Der Rückzug der 53. Luftabwehrbrigade sollte über Luhansk auf russisches Territorium </w:t>
      </w:r>
      <w:r w:rsidRPr="00944672">
        <w:rPr>
          <w:rFonts w:ascii="Arial" w:hAnsi="Arial" w:cs="Arial"/>
          <w:sz w:val="24"/>
          <w:szCs w:val="24"/>
        </w:rPr>
        <w:lastRenderedPageBreak/>
        <w:t>erfolgen, da diese Wegstrecke für den Tieflader besser geeignet sei</w:t>
      </w:r>
      <w:del w:id="10705" w:author="Lektorat Bauer" w:date="2025-03-06T09:54:00Z" w16du:dateUtc="2025-03-06T08:54:00Z">
        <w:r w:rsidRPr="00944672" w:rsidDel="00745BC5">
          <w:rPr>
            <w:rFonts w:ascii="Arial" w:hAnsi="Arial" w:cs="Arial"/>
            <w:sz w:val="24"/>
            <w:szCs w:val="24"/>
          </w:rPr>
          <w:delText>,</w:delText>
        </w:r>
      </w:del>
      <w:r w:rsidRPr="00944672">
        <w:rPr>
          <w:rFonts w:ascii="Arial" w:hAnsi="Arial" w:cs="Arial"/>
          <w:sz w:val="24"/>
          <w:szCs w:val="24"/>
        </w:rPr>
        <w:t xml:space="preserve"> als der kürzere Weg über Schachty.</w:t>
      </w:r>
    </w:p>
    <w:p w14:paraId="686818D1" w14:textId="120B3DF5"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Die genaue Uhrzeit des Überfluges stand noch nicht fest. Sobald gesicherte Geheimdienstinformationen vorlagen, würde der Feuerbefehl erteilt werden. Ab 16:00 Uhr </w:t>
      </w:r>
      <w:del w:id="10706" w:author="Lektorat Bauer" w:date="2025-03-06T09:54:00Z" w16du:dateUtc="2025-03-06T08:54:00Z">
        <w:r w:rsidRPr="00944672" w:rsidDel="00745BC5">
          <w:rPr>
            <w:rFonts w:ascii="Arial" w:hAnsi="Arial" w:cs="Arial"/>
            <w:sz w:val="24"/>
            <w:szCs w:val="24"/>
          </w:rPr>
          <w:delText xml:space="preserve">sei </w:delText>
        </w:r>
      </w:del>
      <w:ins w:id="10707" w:author="Lektorat Bauer" w:date="2025-03-06T09:54:00Z" w16du:dateUtc="2025-03-06T08:54:00Z">
        <w:r w:rsidR="00745BC5">
          <w:rPr>
            <w:rFonts w:ascii="Arial" w:hAnsi="Arial" w:cs="Arial"/>
            <w:sz w:val="24"/>
            <w:szCs w:val="24"/>
          </w:rPr>
          <w:t>habe</w:t>
        </w:r>
        <w:r w:rsidR="00745BC5" w:rsidRPr="00944672">
          <w:rPr>
            <w:rFonts w:ascii="Arial" w:hAnsi="Arial" w:cs="Arial"/>
            <w:sz w:val="24"/>
            <w:szCs w:val="24"/>
          </w:rPr>
          <w:t xml:space="preserve"> </w:t>
        </w:r>
      </w:ins>
      <w:r w:rsidRPr="00944672">
        <w:rPr>
          <w:rFonts w:ascii="Arial" w:hAnsi="Arial" w:cs="Arial"/>
          <w:sz w:val="24"/>
          <w:szCs w:val="24"/>
        </w:rPr>
        <w:t>die BUK für den Abschuss bereit zu sein.</w:t>
      </w:r>
    </w:p>
    <w:p w14:paraId="7C8CF49F"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Mit diesen Befehlen gingen die Soldaten an die Arbeit und bereiteten alles vor.</w:t>
      </w:r>
    </w:p>
    <w:p w14:paraId="46916AC7"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53BA273D"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27802BEC"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7B21D1A0" w14:textId="0200AF04" w:rsidR="00944672" w:rsidRPr="00944672" w:rsidRDefault="00944672" w:rsidP="00623B68">
      <w:pPr>
        <w:autoSpaceDE w:val="0"/>
        <w:autoSpaceDN w:val="0"/>
        <w:adjustRightInd w:val="0"/>
        <w:spacing w:after="0" w:line="360" w:lineRule="auto"/>
        <w:jc w:val="both"/>
        <w:rPr>
          <w:rFonts w:ascii="Arial" w:hAnsi="Arial" w:cs="Arial"/>
          <w:sz w:val="24"/>
          <w:szCs w:val="24"/>
        </w:rPr>
      </w:pPr>
      <w:commentRangeStart w:id="10708"/>
      <w:commentRangeEnd w:id="10708"/>
      <w:r w:rsidRPr="00944672">
        <w:rPr>
          <w:rFonts w:ascii="Arial" w:hAnsi="Arial" w:cs="Arial"/>
          <w:b/>
          <w:bCs/>
          <w:sz w:val="24"/>
          <w:szCs w:val="24"/>
        </w:rPr>
        <w:commentReference w:id="10708"/>
      </w:r>
      <w:r w:rsidRPr="00944672">
        <w:rPr>
          <w:rFonts w:ascii="Arial" w:hAnsi="Arial" w:cs="Arial"/>
          <w:b/>
          <w:bCs/>
          <w:sz w:val="24"/>
          <w:szCs w:val="24"/>
        </w:rPr>
        <w:t>&gt;&gt;&gt; Pyeongyang, Donnerstag</w:t>
      </w:r>
      <w:del w:id="10709" w:author="Lektorat Bauer" w:date="2025-03-06T09:54:00Z" w16du:dateUtc="2025-03-06T08:54:00Z">
        <w:r w:rsidRPr="00944672" w:rsidDel="00745BC5">
          <w:rPr>
            <w:rFonts w:ascii="Arial" w:hAnsi="Arial" w:cs="Arial"/>
            <w:b/>
            <w:bCs/>
            <w:sz w:val="24"/>
            <w:szCs w:val="24"/>
          </w:rPr>
          <w:delText xml:space="preserve"> Ortszeit</w:delText>
        </w:r>
      </w:del>
      <w:r w:rsidRPr="00944672">
        <w:rPr>
          <w:rFonts w:ascii="Arial" w:hAnsi="Arial" w:cs="Arial"/>
          <w:b/>
          <w:bCs/>
          <w:sz w:val="24"/>
          <w:szCs w:val="24"/>
        </w:rPr>
        <w:t>, Office 121, 21:00 Uhr Ortszeit (Zeitverschiebung: 13 Uhr Amsterdam, 14 Uhr Donezk, 20 Uhr Malaysia) &lt;&lt;&lt;</w:t>
      </w:r>
    </w:p>
    <w:p w14:paraId="5B73DF9C" w14:textId="23D13260"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Nach dem Start des Fluges um 12:31 Uhr Ortszeit in Amsterdam </w:t>
      </w:r>
      <w:ins w:id="10710" w:author="Lektorat Bauer" w:date="2025-03-06T09:54:00Z" w16du:dateUtc="2025-03-06T08:54:00Z">
        <w:r w:rsidR="00745BC5">
          <w:rPr>
            <w:rFonts w:ascii="Arial" w:hAnsi="Arial" w:cs="Arial"/>
            <w:sz w:val="24"/>
            <w:szCs w:val="24"/>
          </w:rPr>
          <w:t xml:space="preserve">– </w:t>
        </w:r>
      </w:ins>
      <w:del w:id="10711" w:author="Lektorat Bauer" w:date="2025-03-06T09:54:00Z" w16du:dateUtc="2025-03-06T08:54:00Z">
        <w:r w:rsidRPr="00944672" w:rsidDel="00745BC5">
          <w:rPr>
            <w:rFonts w:ascii="Arial" w:hAnsi="Arial" w:cs="Arial"/>
            <w:sz w:val="24"/>
            <w:szCs w:val="24"/>
          </w:rPr>
          <w:delText>(</w:delText>
        </w:r>
      </w:del>
      <w:r w:rsidRPr="00944672">
        <w:rPr>
          <w:rFonts w:ascii="Arial" w:hAnsi="Arial" w:cs="Arial"/>
          <w:sz w:val="24"/>
          <w:szCs w:val="24"/>
        </w:rPr>
        <w:t>20:31 Uhr Ortszeit Pyeongyang</w:t>
      </w:r>
      <w:ins w:id="10712" w:author="Lektorat Bauer" w:date="2025-03-06T09:54:00Z" w16du:dateUtc="2025-03-06T08:54:00Z">
        <w:r w:rsidR="00745BC5">
          <w:rPr>
            <w:rFonts w:ascii="Arial" w:hAnsi="Arial" w:cs="Arial"/>
            <w:sz w:val="24"/>
            <w:szCs w:val="24"/>
          </w:rPr>
          <w:t xml:space="preserve"> –</w:t>
        </w:r>
      </w:ins>
      <w:del w:id="10713" w:author="Lektorat Bauer" w:date="2025-03-06T09:54:00Z" w16du:dateUtc="2025-03-06T08:54:00Z">
        <w:r w:rsidRPr="00944672" w:rsidDel="00745BC5">
          <w:rPr>
            <w:rFonts w:ascii="Arial" w:hAnsi="Arial" w:cs="Arial"/>
            <w:sz w:val="24"/>
            <w:szCs w:val="24"/>
          </w:rPr>
          <w:delText>),</w:delText>
        </w:r>
      </w:del>
      <w:r w:rsidRPr="00944672">
        <w:rPr>
          <w:rFonts w:ascii="Arial" w:hAnsi="Arial" w:cs="Arial"/>
          <w:sz w:val="24"/>
          <w:szCs w:val="24"/>
        </w:rPr>
        <w:t xml:space="preserve"> waren die Flugdaten via Internet verfügbar. Das Beschaffen dieser Informationen war daher eine leichte Übung. Es dauerte jedoch etwas länger, bis der richtige Flugplan beschafft worden war.</w:t>
      </w:r>
    </w:p>
    <w:p w14:paraId="07564083" w14:textId="6489C4D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Um 21:00 Uhr lagen diese Informationen </w:t>
      </w:r>
      <w:ins w:id="10714" w:author="Lektorat Bauer" w:date="2025-03-06T09:54:00Z" w16du:dateUtc="2025-03-06T08:54:00Z">
        <w:r w:rsidR="00335E99">
          <w:rPr>
            <w:rFonts w:ascii="Arial" w:hAnsi="Arial" w:cs="Arial"/>
            <w:sz w:val="24"/>
            <w:szCs w:val="24"/>
          </w:rPr>
          <w:t xml:space="preserve">vor </w:t>
        </w:r>
      </w:ins>
      <w:r w:rsidRPr="00944672">
        <w:rPr>
          <w:rFonts w:ascii="Arial" w:hAnsi="Arial" w:cs="Arial"/>
          <w:sz w:val="24"/>
          <w:szCs w:val="24"/>
        </w:rPr>
        <w:t xml:space="preserve">und wurden, entsprechend </w:t>
      </w:r>
      <w:del w:id="10715" w:author="Lektorat Bauer" w:date="2025-03-06T09:54:00Z" w16du:dateUtc="2025-03-06T08:54:00Z">
        <w:r w:rsidRPr="00944672" w:rsidDel="00335E99">
          <w:rPr>
            <w:rFonts w:ascii="Arial" w:hAnsi="Arial" w:cs="Arial"/>
            <w:sz w:val="24"/>
            <w:szCs w:val="24"/>
          </w:rPr>
          <w:delText xml:space="preserve">der </w:delText>
        </w:r>
      </w:del>
      <w:ins w:id="10716" w:author="Lektorat Bauer" w:date="2025-03-06T09:54:00Z" w16du:dateUtc="2025-03-06T08:54:00Z">
        <w:r w:rsidR="00335E99">
          <w:rPr>
            <w:rFonts w:ascii="Arial" w:hAnsi="Arial" w:cs="Arial"/>
            <w:sz w:val="24"/>
            <w:szCs w:val="24"/>
          </w:rPr>
          <w:t>den</w:t>
        </w:r>
        <w:r w:rsidR="00335E99" w:rsidRPr="00944672">
          <w:rPr>
            <w:rFonts w:ascii="Arial" w:hAnsi="Arial" w:cs="Arial"/>
            <w:sz w:val="24"/>
            <w:szCs w:val="24"/>
          </w:rPr>
          <w:t xml:space="preserve"> </w:t>
        </w:r>
      </w:ins>
      <w:r w:rsidRPr="00944672">
        <w:rPr>
          <w:rFonts w:ascii="Arial" w:hAnsi="Arial" w:cs="Arial"/>
          <w:sz w:val="24"/>
          <w:szCs w:val="24"/>
        </w:rPr>
        <w:t>vorliegenden Anforderungen</w:t>
      </w:r>
      <w:del w:id="10717" w:author="Lektorat Bauer" w:date="2025-03-06T09:54:00Z" w16du:dateUtc="2025-03-06T08:54:00Z">
        <w:r w:rsidRPr="00944672" w:rsidDel="00335E99">
          <w:rPr>
            <w:rFonts w:ascii="Arial" w:hAnsi="Arial" w:cs="Arial"/>
            <w:sz w:val="24"/>
            <w:szCs w:val="24"/>
          </w:rPr>
          <w:delText>,</w:delText>
        </w:r>
      </w:del>
      <w:r w:rsidRPr="00944672">
        <w:rPr>
          <w:rFonts w:ascii="Arial" w:hAnsi="Arial" w:cs="Arial"/>
          <w:sz w:val="24"/>
          <w:szCs w:val="24"/>
        </w:rPr>
        <w:t xml:space="preserve"> verteilt.</w:t>
      </w:r>
    </w:p>
    <w:p w14:paraId="12F59717"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72B21B5A"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35D04F45"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137DE269" w14:textId="6A7FC02F"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 xml:space="preserve">Im Projektbüro der Operation Mujigage erhielt Major Lim die Information </w:t>
      </w:r>
      <w:ins w:id="10718" w:author="Lektorat Bauer" w:date="2025-03-06T09:54:00Z" w16du:dateUtc="2025-03-06T08:54:00Z">
        <w:r w:rsidR="00335E99">
          <w:rPr>
            <w:rFonts w:ascii="Arial" w:hAnsi="Arial" w:cs="Arial"/>
            <w:sz w:val="24"/>
            <w:szCs w:val="24"/>
          </w:rPr>
          <w:t xml:space="preserve">um </w:t>
        </w:r>
      </w:ins>
      <w:r w:rsidRPr="00944672">
        <w:rPr>
          <w:rFonts w:ascii="Arial" w:hAnsi="Arial" w:cs="Arial"/>
          <w:sz w:val="24"/>
          <w:szCs w:val="24"/>
        </w:rPr>
        <w:t>21:15 Uhr und wandte sich an den Leutnant der Luftwaffe. Sie benötigte eine Wahrscheinlichkeit, mit der die Flugroute eingehalten wurde.</w:t>
      </w:r>
    </w:p>
    <w:p w14:paraId="5F638F8A"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Nach einer kurzen Recherche</w:t>
      </w:r>
      <w:del w:id="10719" w:author="Lektorat Bauer" w:date="2025-03-06T09:55:00Z" w16du:dateUtc="2025-03-06T08:55:00Z">
        <w:r w:rsidRPr="00944672" w:rsidDel="00335E99">
          <w:rPr>
            <w:rFonts w:ascii="Arial" w:hAnsi="Arial" w:cs="Arial"/>
            <w:sz w:val="24"/>
            <w:szCs w:val="24"/>
          </w:rPr>
          <w:delText>,</w:delText>
        </w:r>
      </w:del>
      <w:r w:rsidRPr="00944672">
        <w:rPr>
          <w:rFonts w:ascii="Arial" w:hAnsi="Arial" w:cs="Arial"/>
          <w:sz w:val="24"/>
          <w:szCs w:val="24"/>
        </w:rPr>
        <w:t xml:space="preserve"> und einer Aufbereitung der Daten, kam der Leutnant der Luftwaffe Zang um 21:35 Uhr zu Major Lim, um zu berichten.</w:t>
      </w:r>
    </w:p>
    <w:p w14:paraId="09868038" w14:textId="082E1635"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„Major Lim, möchte Sie die kurze oder die lange Version?“</w:t>
      </w:r>
      <w:ins w:id="10720" w:author="Lektorat Bauer" w:date="2025-03-06T09:55:00Z" w16du:dateUtc="2025-03-06T08:55:00Z">
        <w:r w:rsidR="00335E99">
          <w:rPr>
            <w:rFonts w:ascii="Arial" w:hAnsi="Arial" w:cs="Arial"/>
            <w:sz w:val="24"/>
            <w:szCs w:val="24"/>
          </w:rPr>
          <w:t xml:space="preserve"> –</w:t>
        </w:r>
      </w:ins>
      <w:r w:rsidRPr="00944672">
        <w:rPr>
          <w:rFonts w:ascii="Arial" w:hAnsi="Arial" w:cs="Arial"/>
          <w:sz w:val="24"/>
          <w:szCs w:val="24"/>
        </w:rPr>
        <w:t xml:space="preserve"> „Bitte nur die Kurzversion, Chungwi Zang.“</w:t>
      </w:r>
    </w:p>
    <w:p w14:paraId="07F1AB14" w14:textId="44A0A6BD"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„Der Begriff </w:t>
      </w:r>
      <w:del w:id="10721" w:author="Lektorat Bauer" w:date="2025-03-06T09:55:00Z" w16du:dateUtc="2025-03-06T08:55:00Z">
        <w:r w:rsidRPr="00944672" w:rsidDel="00335E99">
          <w:rPr>
            <w:rFonts w:ascii="Arial" w:hAnsi="Arial" w:cs="Arial"/>
            <w:sz w:val="24"/>
            <w:szCs w:val="24"/>
          </w:rPr>
          <w:delText>„</w:delText>
        </w:r>
      </w:del>
      <w:ins w:id="10722" w:author="Lektorat Bauer" w:date="2025-03-06T09:55:00Z" w16du:dateUtc="2025-03-06T08:55:00Z">
        <w:r w:rsidR="00335E99">
          <w:rPr>
            <w:rFonts w:ascii="Arial" w:hAnsi="Arial" w:cs="Arial"/>
            <w:sz w:val="24"/>
            <w:szCs w:val="24"/>
          </w:rPr>
          <w:t>‚</w:t>
        </w:r>
      </w:ins>
      <w:r w:rsidRPr="00944672">
        <w:rPr>
          <w:rFonts w:ascii="Arial" w:hAnsi="Arial" w:cs="Arial"/>
          <w:sz w:val="24"/>
          <w:szCs w:val="24"/>
        </w:rPr>
        <w:t>Flugroute</w:t>
      </w:r>
      <w:ins w:id="10723" w:author="Lektorat Bauer" w:date="2025-03-06T09:55:00Z" w16du:dateUtc="2025-03-06T08:55:00Z">
        <w:r w:rsidR="00335E99">
          <w:rPr>
            <w:rFonts w:ascii="Arial" w:hAnsi="Arial" w:cs="Arial"/>
            <w:sz w:val="24"/>
            <w:szCs w:val="24"/>
          </w:rPr>
          <w:t>‘</w:t>
        </w:r>
      </w:ins>
      <w:del w:id="10724" w:author="Lektorat Bauer" w:date="2025-03-06T09:55:00Z" w16du:dateUtc="2025-03-06T08:55:00Z">
        <w:r w:rsidRPr="00944672" w:rsidDel="00335E99">
          <w:rPr>
            <w:rFonts w:ascii="Arial" w:hAnsi="Arial" w:cs="Arial"/>
            <w:sz w:val="24"/>
            <w:szCs w:val="24"/>
          </w:rPr>
          <w:delText>“</w:delText>
        </w:r>
      </w:del>
      <w:r w:rsidRPr="00944672">
        <w:rPr>
          <w:rFonts w:ascii="Arial" w:hAnsi="Arial" w:cs="Arial"/>
          <w:sz w:val="24"/>
          <w:szCs w:val="24"/>
        </w:rPr>
        <w:t xml:space="preserve"> ist etwas ungenau, präzise ist der Begriff </w:t>
      </w:r>
      <w:ins w:id="10725" w:author="Lektorat Bauer" w:date="2025-03-06T09:55:00Z" w16du:dateUtc="2025-03-06T08:55:00Z">
        <w:r w:rsidR="00335E99">
          <w:rPr>
            <w:rFonts w:ascii="Arial" w:hAnsi="Arial" w:cs="Arial"/>
            <w:sz w:val="24"/>
            <w:szCs w:val="24"/>
          </w:rPr>
          <w:t>‚</w:t>
        </w:r>
      </w:ins>
      <w:del w:id="10726" w:author="Lektorat Bauer" w:date="2025-03-06T09:55:00Z" w16du:dateUtc="2025-03-06T08:55:00Z">
        <w:r w:rsidRPr="00944672" w:rsidDel="00335E99">
          <w:rPr>
            <w:rFonts w:ascii="Arial" w:hAnsi="Arial" w:cs="Arial"/>
            <w:sz w:val="24"/>
            <w:szCs w:val="24"/>
          </w:rPr>
          <w:delText>„</w:delText>
        </w:r>
      </w:del>
      <w:r w:rsidRPr="00944672">
        <w:rPr>
          <w:rFonts w:ascii="Arial" w:hAnsi="Arial" w:cs="Arial"/>
          <w:sz w:val="24"/>
          <w:szCs w:val="24"/>
        </w:rPr>
        <w:t>Flugverfahren</w:t>
      </w:r>
      <w:ins w:id="10727" w:author="Lektorat Bauer" w:date="2025-03-06T09:55:00Z" w16du:dateUtc="2025-03-06T08:55:00Z">
        <w:r w:rsidR="00335E99">
          <w:rPr>
            <w:rFonts w:ascii="Arial" w:hAnsi="Arial" w:cs="Arial"/>
            <w:sz w:val="24"/>
            <w:szCs w:val="24"/>
          </w:rPr>
          <w:t>‘</w:t>
        </w:r>
      </w:ins>
      <w:del w:id="10728" w:author="Lektorat Bauer" w:date="2025-03-06T09:55:00Z" w16du:dateUtc="2025-03-06T08:55:00Z">
        <w:r w:rsidRPr="00944672" w:rsidDel="00335E99">
          <w:rPr>
            <w:rFonts w:ascii="Arial" w:hAnsi="Arial" w:cs="Arial"/>
            <w:sz w:val="24"/>
            <w:szCs w:val="24"/>
          </w:rPr>
          <w:delText>“</w:delText>
        </w:r>
      </w:del>
      <w:r w:rsidRPr="00944672">
        <w:rPr>
          <w:rFonts w:ascii="Arial" w:hAnsi="Arial" w:cs="Arial"/>
          <w:sz w:val="24"/>
          <w:szCs w:val="24"/>
        </w:rPr>
        <w:t xml:space="preserve">. Denn ein Flugverfahren enthält nicht nur einen örtlichen Bezug, es besteht aus einer Vielzahl von Verhaltensanweisungen an den Piloten. Dazu gehören neben der Flugrichtung auch Parameter wie Sicherheitsabstände zu Hindernissen am Boden, Kurvenradien, Flughöhe und Fluggeschwindigkeit. Bei Flugverfahren handelt sich um </w:t>
      </w:r>
      <w:r w:rsidRPr="00944672">
        <w:rPr>
          <w:rFonts w:ascii="Arial" w:hAnsi="Arial" w:cs="Arial"/>
          <w:sz w:val="24"/>
          <w:szCs w:val="24"/>
        </w:rPr>
        <w:lastRenderedPageBreak/>
        <w:t>standardisierte Anweisungen für die Bedienung von Luftfahrzeugen bei Flügen nach Instrumentenflugregeln (IFR).</w:t>
      </w:r>
    </w:p>
    <w:p w14:paraId="5D3CE3B9"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Das wichtigste Kriterium bei der Festlegung von Flugrouten ist die Sicherheit des Flugverkehrs, daneben spielen die verzögerungsfreie Abwicklung des Luftverkehrs, der Lärmschutz und Umweltaspekte eine große Rolle.</w:t>
      </w:r>
    </w:p>
    <w:p w14:paraId="03F918A9"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Derartige Flugverfahren halten Luftfahrzeuge in begrenzten Bereichen des Luftraums (Korridore oder Flugerwartungsgebiete) und werden deshalb mit geographischen Routen gleichgesetzt, wie sie Straßen und Schienenwege am Boden fixieren. Der Vergleich trägt wegen der unterschiedlichen Medien aber nur sehr begrenzt; in der Luft kann ein Flugweg immer nur in etwa eingehalten werden.</w:t>
      </w:r>
    </w:p>
    <w:p w14:paraId="0633C6D1" w14:textId="337D3A9A"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Die Halbkreisflugregel ist ein Verfahren aus der Luftfahrt und besagt, dass ein Flugzeug je nach geflogenem</w:t>
      </w:r>
      <w:ins w:id="10729" w:author="Lektorat Bauer" w:date="2025-03-06T09:56:00Z" w16du:dateUtc="2025-03-06T08:56:00Z">
        <w:r w:rsidR="00B34BB3">
          <w:rPr>
            <w:rFonts w:ascii="Arial" w:hAnsi="Arial" w:cs="Arial"/>
            <w:sz w:val="24"/>
            <w:szCs w:val="24"/>
          </w:rPr>
          <w:t>,</w:t>
        </w:r>
      </w:ins>
      <w:r w:rsidRPr="00944672">
        <w:rPr>
          <w:rFonts w:ascii="Arial" w:hAnsi="Arial" w:cs="Arial"/>
          <w:sz w:val="24"/>
          <w:szCs w:val="24"/>
        </w:rPr>
        <w:t xml:space="preserve"> </w:t>
      </w:r>
      <w:commentRangeStart w:id="10730"/>
      <w:r w:rsidRPr="00944672">
        <w:rPr>
          <w:rFonts w:ascii="Arial" w:hAnsi="Arial" w:cs="Arial"/>
          <w:sz w:val="24"/>
          <w:szCs w:val="24"/>
        </w:rPr>
        <w:t xml:space="preserve">missweisendem </w:t>
      </w:r>
      <w:commentRangeEnd w:id="10730"/>
      <w:r w:rsidR="00B34BB3">
        <w:rPr>
          <w:rStyle w:val="Kommentarzeichen"/>
        </w:rPr>
        <w:commentReference w:id="10730"/>
      </w:r>
      <w:r w:rsidRPr="00944672">
        <w:rPr>
          <w:rFonts w:ascii="Arial" w:hAnsi="Arial" w:cs="Arial"/>
          <w:sz w:val="24"/>
          <w:szCs w:val="24"/>
        </w:rPr>
        <w:t xml:space="preserve">Kurs </w:t>
      </w:r>
      <w:del w:id="10731" w:author="Lektorat Bauer" w:date="2025-03-06T09:58:00Z" w16du:dateUtc="2025-03-06T08:58:00Z">
        <w:r w:rsidRPr="00944672" w:rsidDel="00B34BB3">
          <w:rPr>
            <w:rFonts w:ascii="Arial" w:hAnsi="Arial" w:cs="Arial"/>
            <w:sz w:val="24"/>
            <w:szCs w:val="24"/>
          </w:rPr>
          <w:delText>(</w:delText>
        </w:r>
      </w:del>
      <w:r w:rsidRPr="00944672">
        <w:rPr>
          <w:rFonts w:ascii="Arial" w:hAnsi="Arial" w:cs="Arial"/>
          <w:sz w:val="24"/>
          <w:szCs w:val="24"/>
        </w:rPr>
        <w:t>über Grund</w:t>
      </w:r>
      <w:del w:id="10732" w:author="Lektorat Bauer" w:date="2025-03-06T09:58:00Z" w16du:dateUtc="2025-03-06T08:58:00Z">
        <w:r w:rsidRPr="00944672" w:rsidDel="00B34BB3">
          <w:rPr>
            <w:rFonts w:ascii="Arial" w:hAnsi="Arial" w:cs="Arial"/>
            <w:sz w:val="24"/>
            <w:szCs w:val="24"/>
          </w:rPr>
          <w:delText>)</w:delText>
        </w:r>
      </w:del>
      <w:r w:rsidRPr="00944672">
        <w:rPr>
          <w:rFonts w:ascii="Arial" w:hAnsi="Arial" w:cs="Arial"/>
          <w:sz w:val="24"/>
          <w:szCs w:val="24"/>
        </w:rPr>
        <w:t xml:space="preserve"> auf einer bestimmten Flughöhe fliegen muss. Die Halbkreisflugregel regelt die vertikale Staffelung zwischen den Luftfahrzeugen. Dies</w:t>
      </w:r>
      <w:del w:id="10733" w:author="Lektorat Bauer" w:date="2025-03-06T09:58:00Z" w16du:dateUtc="2025-03-06T08:58:00Z">
        <w:r w:rsidRPr="00944672" w:rsidDel="00B34BB3">
          <w:rPr>
            <w:rFonts w:ascii="Arial" w:hAnsi="Arial" w:cs="Arial"/>
            <w:sz w:val="24"/>
            <w:szCs w:val="24"/>
          </w:rPr>
          <w:delText>es</w:delText>
        </w:r>
      </w:del>
      <w:r w:rsidRPr="00944672">
        <w:rPr>
          <w:rFonts w:ascii="Arial" w:hAnsi="Arial" w:cs="Arial"/>
          <w:sz w:val="24"/>
          <w:szCs w:val="24"/>
        </w:rPr>
        <w:t xml:space="preserve"> ist ein zusätzliches Moment der Sicherheit für Piloten bei den heutigen hohen Fluggeschwindigkeiten.</w:t>
      </w:r>
    </w:p>
    <w:p w14:paraId="0B5EF4FB" w14:textId="17C40EED"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Grundsätzlich gilt: Ein Flugzeug muss nach der Halbkreisflugregel bestimmte Flughöhen einhalten, die sich aus seinem missweisenden Kurs </w:t>
      </w:r>
      <w:del w:id="10734" w:author="Lektorat Bauer" w:date="2025-03-06T09:58:00Z" w16du:dateUtc="2025-03-06T08:58:00Z">
        <w:r w:rsidRPr="00944672" w:rsidDel="00B34BB3">
          <w:rPr>
            <w:rFonts w:ascii="Arial" w:hAnsi="Arial" w:cs="Arial"/>
            <w:sz w:val="24"/>
            <w:szCs w:val="24"/>
          </w:rPr>
          <w:delText>(</w:delText>
        </w:r>
      </w:del>
      <w:r w:rsidRPr="00944672">
        <w:rPr>
          <w:rFonts w:ascii="Arial" w:hAnsi="Arial" w:cs="Arial"/>
          <w:sz w:val="24"/>
          <w:szCs w:val="24"/>
        </w:rPr>
        <w:t>über Grund</w:t>
      </w:r>
      <w:ins w:id="10735" w:author="Lektorat Bauer" w:date="2025-03-06T09:58:00Z" w16du:dateUtc="2025-03-06T08:58:00Z">
        <w:r w:rsidR="00B34BB3">
          <w:rPr>
            <w:rFonts w:ascii="Arial" w:hAnsi="Arial" w:cs="Arial"/>
            <w:sz w:val="24"/>
            <w:szCs w:val="24"/>
          </w:rPr>
          <w:t xml:space="preserve"> </w:t>
        </w:r>
      </w:ins>
      <w:del w:id="10736" w:author="Lektorat Bauer" w:date="2025-03-06T09:58:00Z" w16du:dateUtc="2025-03-06T08:58:00Z">
        <w:r w:rsidRPr="00944672" w:rsidDel="00B34BB3">
          <w:rPr>
            <w:rFonts w:ascii="Arial" w:hAnsi="Arial" w:cs="Arial"/>
            <w:sz w:val="24"/>
            <w:szCs w:val="24"/>
          </w:rPr>
          <w:delText>)</w:delText>
        </w:r>
      </w:del>
      <w:r w:rsidRPr="00944672">
        <w:rPr>
          <w:rFonts w:ascii="Arial" w:hAnsi="Arial" w:cs="Arial"/>
          <w:sz w:val="24"/>
          <w:szCs w:val="24"/>
        </w:rPr>
        <w:t>ergeben.</w:t>
      </w:r>
    </w:p>
    <w:p w14:paraId="54E8E55F" w14:textId="00DF478D"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Bei einem missweisenden Kurs von 0° bis 179° gelten die Flughöhen, die </w:t>
      </w:r>
      <w:ins w:id="10737" w:author="Lektorat Bauer" w:date="2025-03-06T09:58:00Z" w16du:dateUtc="2025-03-06T08:58:00Z">
        <w:r w:rsidR="00B34BB3">
          <w:rPr>
            <w:rFonts w:ascii="Arial" w:hAnsi="Arial" w:cs="Arial"/>
            <w:sz w:val="24"/>
            <w:szCs w:val="24"/>
          </w:rPr>
          <w:t>„</w:t>
        </w:r>
      </w:ins>
      <w:del w:id="10738" w:author="Lektorat Bauer" w:date="2025-03-06T09:58:00Z" w16du:dateUtc="2025-03-06T08:58:00Z">
        <w:r w:rsidRPr="00944672" w:rsidDel="00B34BB3">
          <w:rPr>
            <w:rFonts w:ascii="Arial" w:hAnsi="Arial" w:cs="Arial"/>
            <w:sz w:val="24"/>
            <w:szCs w:val="24"/>
          </w:rPr>
          <w:delText>„</w:delText>
        </w:r>
      </w:del>
      <w:r w:rsidRPr="00944672">
        <w:rPr>
          <w:rFonts w:ascii="Arial" w:hAnsi="Arial" w:cs="Arial"/>
          <w:sz w:val="24"/>
          <w:szCs w:val="24"/>
        </w:rPr>
        <w:t>ungeraden Tausendern</w:t>
      </w:r>
      <w:ins w:id="10739" w:author="Lektorat Bauer" w:date="2025-03-06T09:58:00Z" w16du:dateUtc="2025-03-06T08:58:00Z">
        <w:r w:rsidR="00B34BB3">
          <w:rPr>
            <w:rFonts w:ascii="Arial" w:hAnsi="Arial" w:cs="Arial"/>
            <w:sz w:val="24"/>
            <w:szCs w:val="24"/>
          </w:rPr>
          <w:t>“</w:t>
        </w:r>
      </w:ins>
      <w:del w:id="10740" w:author="Lektorat Bauer" w:date="2025-03-06T09:58:00Z" w16du:dateUtc="2025-03-06T08:58:00Z">
        <w:r w:rsidRPr="00944672" w:rsidDel="00B34BB3">
          <w:rPr>
            <w:rFonts w:ascii="Arial" w:hAnsi="Arial" w:cs="Arial"/>
            <w:sz w:val="24"/>
            <w:szCs w:val="24"/>
          </w:rPr>
          <w:delText>“</w:delText>
        </w:r>
      </w:del>
      <w:r w:rsidRPr="00944672">
        <w:rPr>
          <w:rFonts w:ascii="Arial" w:hAnsi="Arial" w:cs="Arial"/>
          <w:sz w:val="24"/>
          <w:szCs w:val="24"/>
        </w:rPr>
        <w:t xml:space="preserve"> entsprechen: FL (Flight Level) 50 / 70 / 90 und so weiter, entsprechend 5.000 / 7.000 / 9.000 Fuß</w:t>
      </w:r>
      <w:ins w:id="10741" w:author="Lektorat Bauer" w:date="2025-03-06T09:58:00Z" w16du:dateUtc="2025-03-06T08:58:00Z">
        <w:r w:rsidR="00B34BB3">
          <w:rPr>
            <w:rFonts w:ascii="Arial" w:hAnsi="Arial" w:cs="Arial"/>
            <w:sz w:val="24"/>
            <w:szCs w:val="24"/>
          </w:rPr>
          <w:t>,</w:t>
        </w:r>
      </w:ins>
      <w:del w:id="10742" w:author="Lektorat Bauer" w:date="2025-03-06T09:58:00Z" w16du:dateUtc="2025-03-06T08:58:00Z">
        <w:r w:rsidRPr="00944672" w:rsidDel="00B34BB3">
          <w:rPr>
            <w:rFonts w:ascii="Arial" w:hAnsi="Arial" w:cs="Arial"/>
            <w:sz w:val="24"/>
            <w:szCs w:val="24"/>
          </w:rPr>
          <w:delText xml:space="preserve"> (ft)</w:delText>
        </w:r>
      </w:del>
      <w:r w:rsidRPr="00944672">
        <w:rPr>
          <w:rFonts w:ascii="Arial" w:hAnsi="Arial" w:cs="Arial"/>
          <w:sz w:val="24"/>
          <w:szCs w:val="24"/>
        </w:rPr>
        <w:t xml:space="preserve"> bezogen auf Normaldruck.</w:t>
      </w:r>
    </w:p>
    <w:p w14:paraId="05B46374" w14:textId="775B2B06"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Bei einem missweisenden Kurs von 180° bis 359° gelten die Flughöhen, die „geraden Tausendern“ entsprechen: FL 60/80/100 und so weiter, entsprechend 6.000 / 8.000 / 10.000 Fuß</w:t>
      </w:r>
      <w:ins w:id="10743" w:author="Lektorat Bauer" w:date="2025-03-06T09:59:00Z" w16du:dateUtc="2025-03-06T08:59:00Z">
        <w:r w:rsidR="00B34BB3">
          <w:rPr>
            <w:rFonts w:ascii="Arial" w:hAnsi="Arial" w:cs="Arial"/>
            <w:sz w:val="24"/>
            <w:szCs w:val="24"/>
          </w:rPr>
          <w:t>,</w:t>
        </w:r>
      </w:ins>
      <w:del w:id="10744" w:author="Lektorat Bauer" w:date="2025-03-06T09:59:00Z" w16du:dateUtc="2025-03-06T08:59:00Z">
        <w:r w:rsidRPr="00944672" w:rsidDel="00B34BB3">
          <w:rPr>
            <w:rFonts w:ascii="Arial" w:hAnsi="Arial" w:cs="Arial"/>
            <w:sz w:val="24"/>
            <w:szCs w:val="24"/>
          </w:rPr>
          <w:delText xml:space="preserve"> (ft)</w:delText>
        </w:r>
      </w:del>
      <w:r w:rsidRPr="00944672">
        <w:rPr>
          <w:rFonts w:ascii="Arial" w:hAnsi="Arial" w:cs="Arial"/>
          <w:sz w:val="24"/>
          <w:szCs w:val="24"/>
        </w:rPr>
        <w:t xml:space="preserve"> bezogen auf Normaldruck. </w:t>
      </w:r>
    </w:p>
    <w:p w14:paraId="745808DE"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Dieses Verfahren kann nur ein Grundprinzip sein, andere Regeln und Verfahren zur Kollisionsvermeidung, die angewendet werden können, haben Vorrang.</w:t>
      </w:r>
    </w:p>
    <w:p w14:paraId="70592189"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Verkehr innerhalb von kontrolliertem Luftraum muss sich nicht an die Halbkreisflughöhen halten, da ihm seine Flughöhe von der Flugsicherung (ATC) zugewiesen wird. Die Flugsicherung hat die gesamte Umgebung des Flugzeuges auf ihrem Radar. Die Flugzeuge werden allerdings an den Nachbarsektor normalerweise konform nach Halbkreisflughöhen übergeben.“</w:t>
      </w:r>
    </w:p>
    <w:p w14:paraId="26686C66" w14:textId="41F68EA0"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„Chungwi Zang, ich </w:t>
      </w:r>
      <w:del w:id="10745" w:author="Lektorat Bauer" w:date="2025-03-06T09:59:00Z" w16du:dateUtc="2025-03-06T08:59:00Z">
        <w:r w:rsidRPr="00944672" w:rsidDel="00B34BB3">
          <w:rPr>
            <w:rFonts w:ascii="Arial" w:hAnsi="Arial" w:cs="Arial"/>
            <w:sz w:val="24"/>
            <w:szCs w:val="24"/>
          </w:rPr>
          <w:delText>sagte doch, dass ich die Kurzversion wollte</w:delText>
        </w:r>
      </w:del>
      <w:ins w:id="10746" w:author="Lektorat Bauer" w:date="2025-03-06T09:59:00Z" w16du:dateUtc="2025-03-06T08:59:00Z">
        <w:r w:rsidR="00B34BB3">
          <w:rPr>
            <w:rFonts w:ascii="Arial" w:hAnsi="Arial" w:cs="Arial"/>
            <w:sz w:val="24"/>
            <w:szCs w:val="24"/>
          </w:rPr>
          <w:t>habe um die Kurzversion gebeten</w:t>
        </w:r>
      </w:ins>
      <w:del w:id="10747" w:author="Lektorat Bauer" w:date="2025-03-06T09:59:00Z" w16du:dateUtc="2025-03-06T08:59:00Z">
        <w:r w:rsidRPr="00944672" w:rsidDel="00B34BB3">
          <w:rPr>
            <w:rFonts w:ascii="Arial" w:hAnsi="Arial" w:cs="Arial"/>
            <w:sz w:val="24"/>
            <w:szCs w:val="24"/>
          </w:rPr>
          <w:delText>.</w:delText>
        </w:r>
      </w:del>
      <w:r w:rsidRPr="00944672">
        <w:rPr>
          <w:rFonts w:ascii="Arial" w:hAnsi="Arial" w:cs="Arial"/>
          <w:sz w:val="24"/>
          <w:szCs w:val="24"/>
        </w:rPr>
        <w:t>“</w:t>
      </w:r>
      <w:ins w:id="10748" w:author="Lektorat Bauer" w:date="2025-03-06T09:59:00Z" w16du:dateUtc="2025-03-06T08:59:00Z">
        <w:r w:rsidR="00B34BB3">
          <w:rPr>
            <w:rFonts w:ascii="Arial" w:hAnsi="Arial" w:cs="Arial"/>
            <w:sz w:val="24"/>
            <w:szCs w:val="24"/>
          </w:rPr>
          <w:t>,</w:t>
        </w:r>
      </w:ins>
      <w:r w:rsidRPr="00944672">
        <w:rPr>
          <w:rFonts w:ascii="Arial" w:hAnsi="Arial" w:cs="Arial"/>
          <w:sz w:val="24"/>
          <w:szCs w:val="24"/>
        </w:rPr>
        <w:t xml:space="preserve"> </w:t>
      </w:r>
      <w:ins w:id="10749" w:author="Lektorat Bauer" w:date="2025-03-06T09:59:00Z" w16du:dateUtc="2025-03-06T08:59:00Z">
        <w:r w:rsidR="00B34BB3">
          <w:rPr>
            <w:rFonts w:ascii="Arial" w:hAnsi="Arial" w:cs="Arial"/>
            <w:sz w:val="24"/>
            <w:szCs w:val="24"/>
          </w:rPr>
          <w:t>u</w:t>
        </w:r>
      </w:ins>
      <w:del w:id="10750" w:author="Lektorat Bauer" w:date="2025-03-06T09:59:00Z" w16du:dateUtc="2025-03-06T08:59:00Z">
        <w:r w:rsidRPr="00944672" w:rsidDel="00B34BB3">
          <w:rPr>
            <w:rFonts w:ascii="Arial" w:hAnsi="Arial" w:cs="Arial"/>
            <w:sz w:val="24"/>
            <w:szCs w:val="24"/>
          </w:rPr>
          <w:delText>U</w:delText>
        </w:r>
      </w:del>
      <w:r w:rsidRPr="00944672">
        <w:rPr>
          <w:rFonts w:ascii="Arial" w:hAnsi="Arial" w:cs="Arial"/>
          <w:sz w:val="24"/>
          <w:szCs w:val="24"/>
        </w:rPr>
        <w:t>nterbrach Major Lim den Vortrag.</w:t>
      </w:r>
    </w:p>
    <w:p w14:paraId="0F1340A0" w14:textId="0C6D134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commentRangeStart w:id="10751"/>
      <w:r w:rsidRPr="00944672">
        <w:rPr>
          <w:rFonts w:ascii="Arial" w:hAnsi="Arial" w:cs="Arial"/>
          <w:sz w:val="24"/>
          <w:szCs w:val="24"/>
        </w:rPr>
        <w:lastRenderedPageBreak/>
        <w:t>„Major Lim, das ist die Kurzversion!“</w:t>
      </w:r>
      <w:ins w:id="10752" w:author="Lektorat Bauer" w:date="2025-03-06T09:59:00Z" w16du:dateUtc="2025-03-06T08:59:00Z">
        <w:r w:rsidR="00B34BB3">
          <w:rPr>
            <w:rFonts w:ascii="Arial" w:hAnsi="Arial" w:cs="Arial"/>
            <w:sz w:val="24"/>
            <w:szCs w:val="24"/>
          </w:rPr>
          <w:t>,</w:t>
        </w:r>
      </w:ins>
      <w:r w:rsidRPr="00944672">
        <w:rPr>
          <w:rFonts w:ascii="Arial" w:hAnsi="Arial" w:cs="Arial"/>
          <w:sz w:val="24"/>
          <w:szCs w:val="24"/>
        </w:rPr>
        <w:t xml:space="preserve"> </w:t>
      </w:r>
      <w:ins w:id="10753" w:author="Lektorat Bauer" w:date="2025-03-06T09:59:00Z" w16du:dateUtc="2025-03-06T08:59:00Z">
        <w:r w:rsidR="00B34BB3">
          <w:rPr>
            <w:rFonts w:ascii="Arial" w:hAnsi="Arial" w:cs="Arial"/>
            <w:sz w:val="24"/>
            <w:szCs w:val="24"/>
          </w:rPr>
          <w:t>e</w:t>
        </w:r>
      </w:ins>
      <w:del w:id="10754" w:author="Lektorat Bauer" w:date="2025-03-06T09:59:00Z" w16du:dateUtc="2025-03-06T08:59:00Z">
        <w:r w:rsidRPr="00944672" w:rsidDel="00B34BB3">
          <w:rPr>
            <w:rFonts w:ascii="Arial" w:hAnsi="Arial" w:cs="Arial"/>
            <w:sz w:val="24"/>
            <w:szCs w:val="24"/>
          </w:rPr>
          <w:delText>E</w:delText>
        </w:r>
      </w:del>
      <w:r w:rsidRPr="00944672">
        <w:rPr>
          <w:rFonts w:ascii="Arial" w:hAnsi="Arial" w:cs="Arial"/>
          <w:sz w:val="24"/>
          <w:szCs w:val="24"/>
        </w:rPr>
        <w:t xml:space="preserve">ntgegnete Leutnant Zang </w:t>
      </w:r>
      <w:del w:id="10755" w:author="Lektorat Bauer" w:date="2025-03-06T10:00:00Z" w16du:dateUtc="2025-03-06T09:00:00Z">
        <w:r w:rsidRPr="00944672" w:rsidDel="00B34BB3">
          <w:rPr>
            <w:rFonts w:ascii="Arial" w:hAnsi="Arial" w:cs="Arial"/>
            <w:sz w:val="24"/>
            <w:szCs w:val="24"/>
          </w:rPr>
          <w:delText>und fuhr fort</w:delText>
        </w:r>
      </w:del>
      <w:ins w:id="10756" w:author="Lektorat Bauer" w:date="2025-03-06T10:00:00Z" w16du:dateUtc="2025-03-06T09:00:00Z">
        <w:r w:rsidR="00B34BB3">
          <w:rPr>
            <w:rFonts w:ascii="Arial" w:hAnsi="Arial" w:cs="Arial"/>
            <w:sz w:val="24"/>
            <w:szCs w:val="24"/>
          </w:rPr>
          <w:t>so respektvoll wie möglich</w:t>
        </w:r>
      </w:ins>
      <w:del w:id="10757" w:author="Lektorat Bauer" w:date="2025-03-06T10:00:00Z" w16du:dateUtc="2025-03-06T09:00:00Z">
        <w:r w:rsidRPr="00944672" w:rsidDel="00B34BB3">
          <w:rPr>
            <w:rFonts w:ascii="Arial" w:hAnsi="Arial" w:cs="Arial"/>
            <w:sz w:val="24"/>
            <w:szCs w:val="24"/>
          </w:rPr>
          <w:delText>:</w:delText>
        </w:r>
      </w:del>
      <w:ins w:id="10758" w:author="Lektorat Bauer" w:date="2025-03-06T10:00:00Z" w16du:dateUtc="2025-03-06T09:00:00Z">
        <w:r w:rsidR="00B34BB3">
          <w:rPr>
            <w:rFonts w:ascii="Arial" w:hAnsi="Arial" w:cs="Arial"/>
            <w:sz w:val="24"/>
            <w:szCs w:val="24"/>
          </w:rPr>
          <w:t>.</w:t>
        </w:r>
      </w:ins>
      <w:r w:rsidRPr="00944672">
        <w:rPr>
          <w:rFonts w:ascii="Arial" w:hAnsi="Arial" w:cs="Arial"/>
          <w:sz w:val="24"/>
          <w:szCs w:val="24"/>
        </w:rPr>
        <w:t xml:space="preserve"> „Für uns ist nur wichtig, dass ein Flugplan eingereicht worden ist. Sofern keine Risiken für das Flugzeug bestehen, wird die Flugsicherung das Flugzeug entlang der vorgegebenen Wegpunkte durch den Luftraum führen. Dabei wird vorwiegend die geplante Flughöhe eingehalten. Wir haben un</w:t>
      </w:r>
      <w:ins w:id="10759" w:author="Lektorat Bauer" w:date="2025-03-06T10:00:00Z" w16du:dateUtc="2025-03-06T09:00:00Z">
        <w:r w:rsidR="00B34BB3">
          <w:rPr>
            <w:rFonts w:ascii="Arial" w:hAnsi="Arial" w:cs="Arial"/>
            <w:sz w:val="24"/>
            <w:szCs w:val="24"/>
          </w:rPr>
          <w:t>s</w:t>
        </w:r>
      </w:ins>
      <w:del w:id="10760" w:author="Lektorat Bauer" w:date="2025-03-06T10:00:00Z" w16du:dateUtc="2025-03-06T09:00:00Z">
        <w:r w:rsidRPr="00944672" w:rsidDel="00B34BB3">
          <w:rPr>
            <w:rFonts w:ascii="Arial" w:hAnsi="Arial" w:cs="Arial"/>
            <w:sz w:val="24"/>
            <w:szCs w:val="24"/>
          </w:rPr>
          <w:delText>d</w:delText>
        </w:r>
      </w:del>
      <w:r w:rsidRPr="00944672">
        <w:rPr>
          <w:rFonts w:ascii="Arial" w:hAnsi="Arial" w:cs="Arial"/>
          <w:sz w:val="24"/>
          <w:szCs w:val="24"/>
        </w:rPr>
        <w:t xml:space="preserve"> den Wetterbericht angesehen. Rund um Donezk in der Ukraine gibt es schlechtes Wetter, dort könnte es zu einer Kursabweichung kommen, damit das Flugzeug nicht durch das schlechte Wetter fliegen muss. Ist diese Information ausreichend?“</w:t>
      </w:r>
      <w:commentRangeEnd w:id="10751"/>
      <w:r w:rsidR="00B34BB3">
        <w:rPr>
          <w:rStyle w:val="Kommentarzeichen"/>
        </w:rPr>
        <w:commentReference w:id="10751"/>
      </w:r>
    </w:p>
    <w:p w14:paraId="77BD3D90" w14:textId="77777777" w:rsidR="00B34BB3" w:rsidRDefault="00944672" w:rsidP="00623B68">
      <w:pPr>
        <w:autoSpaceDE w:val="0"/>
        <w:autoSpaceDN w:val="0"/>
        <w:adjustRightInd w:val="0"/>
        <w:spacing w:after="0" w:line="360" w:lineRule="auto"/>
        <w:ind w:firstLine="227"/>
        <w:jc w:val="both"/>
        <w:rPr>
          <w:ins w:id="10761" w:author="Lektorat Bauer" w:date="2025-03-06T10:01:00Z" w16du:dateUtc="2025-03-06T09:01:00Z"/>
          <w:rFonts w:ascii="Arial" w:hAnsi="Arial" w:cs="Arial"/>
          <w:sz w:val="24"/>
          <w:szCs w:val="24"/>
        </w:rPr>
      </w:pPr>
      <w:r w:rsidRPr="00944672">
        <w:rPr>
          <w:rFonts w:ascii="Arial" w:hAnsi="Arial" w:cs="Arial"/>
          <w:sz w:val="24"/>
          <w:szCs w:val="24"/>
        </w:rPr>
        <w:t xml:space="preserve">„Kann diese eventuelle Kursabweichung zu Problemen führen?“ </w:t>
      </w:r>
    </w:p>
    <w:p w14:paraId="07CE04F3" w14:textId="77777777" w:rsidR="00B34BB3" w:rsidRDefault="00944672" w:rsidP="00623B68">
      <w:pPr>
        <w:autoSpaceDE w:val="0"/>
        <w:autoSpaceDN w:val="0"/>
        <w:adjustRightInd w:val="0"/>
        <w:spacing w:after="0" w:line="360" w:lineRule="auto"/>
        <w:ind w:firstLine="227"/>
        <w:jc w:val="both"/>
        <w:rPr>
          <w:ins w:id="10762" w:author="Lektorat Bauer" w:date="2025-03-06T10:01:00Z" w16du:dateUtc="2025-03-06T09:01:00Z"/>
          <w:rFonts w:ascii="Arial" w:hAnsi="Arial" w:cs="Arial"/>
          <w:sz w:val="24"/>
          <w:szCs w:val="24"/>
        </w:rPr>
      </w:pPr>
      <w:r w:rsidRPr="00944672">
        <w:rPr>
          <w:rFonts w:ascii="Arial" w:hAnsi="Arial" w:cs="Arial"/>
          <w:sz w:val="24"/>
          <w:szCs w:val="24"/>
        </w:rPr>
        <w:t xml:space="preserve">„Ich denke nicht, die Reichweite ist ausreichend.“ </w:t>
      </w:r>
    </w:p>
    <w:p w14:paraId="70A2FD1C" w14:textId="5000E60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„Sonst noch etwas, was ich wissen muss?</w:t>
      </w:r>
      <w:del w:id="10763" w:author="Lektorat Bauer" w:date="2025-03-06T10:01:00Z" w16du:dateUtc="2025-03-06T09:01:00Z">
        <w:r w:rsidRPr="00944672" w:rsidDel="00B34BB3">
          <w:rPr>
            <w:rFonts w:ascii="Arial" w:hAnsi="Arial" w:cs="Arial"/>
            <w:sz w:val="24"/>
            <w:szCs w:val="24"/>
          </w:rPr>
          <w:delText>!</w:delText>
        </w:r>
      </w:del>
      <w:r w:rsidRPr="00944672">
        <w:rPr>
          <w:rFonts w:ascii="Arial" w:hAnsi="Arial" w:cs="Arial"/>
          <w:sz w:val="24"/>
          <w:szCs w:val="24"/>
        </w:rPr>
        <w:t>“ Major Lim merke man an, dass sie etwas genervt war von dem Vortrag, den sie nur zum Teil verstanden hatte.</w:t>
      </w:r>
    </w:p>
    <w:p w14:paraId="37D503D9"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„Wir sollten in Betracht ziehen, dass das Flugzeug sehr hoch fliegt. Das Gebiet hat einen gesperrten Luftraum, daher wird kein ‚normales‘ Flugzeug in den Luftraum einfliegen. Alle Nicht-</w:t>
      </w:r>
      <w:r w:rsidRPr="00944672">
        <w:rPr>
          <w:rFonts w:ascii="Arial" w:hAnsi="Arial" w:cs="Arial"/>
          <w:noProof/>
          <w:sz w:val="24"/>
          <w:szCs w:val="24"/>
        </w:rPr>
        <w:t>Kombattanten</w:t>
      </w:r>
      <w:r w:rsidRPr="00944672">
        <w:rPr>
          <w:rFonts w:ascii="Arial" w:hAnsi="Arial" w:cs="Arial"/>
          <w:sz w:val="24"/>
          <w:szCs w:val="24"/>
        </w:rPr>
        <w:t xml:space="preserve"> werden den Luftraum in ausreichender Höhe überfliegen.“</w:t>
      </w:r>
    </w:p>
    <w:p w14:paraId="02016C3C" w14:textId="2E574CBC"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w:t>
      </w:r>
      <w:del w:id="10764" w:author="Lektorat Bauer" w:date="2025-03-06T10:02:00Z" w16du:dateUtc="2025-03-06T09:02:00Z">
        <w:r w:rsidRPr="00944672" w:rsidDel="00B34BB3">
          <w:rPr>
            <w:rFonts w:ascii="Arial" w:hAnsi="Arial" w:cs="Arial"/>
            <w:sz w:val="24"/>
            <w:szCs w:val="24"/>
          </w:rPr>
          <w:delText>Oh, das</w:delText>
        </w:r>
      </w:del>
      <w:ins w:id="10765" w:author="Lektorat Bauer" w:date="2025-03-06T10:02:00Z" w16du:dateUtc="2025-03-06T09:02:00Z">
        <w:r w:rsidR="00B34BB3">
          <w:rPr>
            <w:rFonts w:ascii="Arial" w:hAnsi="Arial" w:cs="Arial"/>
            <w:sz w:val="24"/>
            <w:szCs w:val="24"/>
          </w:rPr>
          <w:t>Das</w:t>
        </w:r>
      </w:ins>
      <w:r w:rsidRPr="00944672">
        <w:rPr>
          <w:rFonts w:ascii="Arial" w:hAnsi="Arial" w:cs="Arial"/>
          <w:sz w:val="24"/>
          <w:szCs w:val="24"/>
        </w:rPr>
        <w:t xml:space="preserve"> war eine wichtige Information</w:t>
      </w:r>
      <w:del w:id="10766" w:author="Lektorat Bauer" w:date="2025-03-06T10:01:00Z" w16du:dateUtc="2025-03-06T09:01:00Z">
        <w:r w:rsidRPr="00944672" w:rsidDel="00B34BB3">
          <w:rPr>
            <w:rFonts w:ascii="Arial" w:hAnsi="Arial" w:cs="Arial"/>
            <w:sz w:val="24"/>
            <w:szCs w:val="24"/>
          </w:rPr>
          <w:delText>.</w:delText>
        </w:r>
      </w:del>
      <w:r w:rsidRPr="00944672">
        <w:rPr>
          <w:rFonts w:ascii="Arial" w:hAnsi="Arial" w:cs="Arial"/>
          <w:sz w:val="24"/>
          <w:szCs w:val="24"/>
        </w:rPr>
        <w:t xml:space="preserve">“ </w:t>
      </w:r>
      <w:ins w:id="10767" w:author="Lektorat Bauer" w:date="2025-03-06T10:02:00Z" w16du:dateUtc="2025-03-06T09:02:00Z">
        <w:r w:rsidR="00B34BB3">
          <w:rPr>
            <w:rFonts w:ascii="Arial" w:hAnsi="Arial" w:cs="Arial"/>
            <w:sz w:val="24"/>
            <w:szCs w:val="24"/>
          </w:rPr>
          <w:t>s</w:t>
        </w:r>
      </w:ins>
      <w:del w:id="10768" w:author="Lektorat Bauer" w:date="2025-03-06T10:02:00Z" w16du:dateUtc="2025-03-06T09:02:00Z">
        <w:r w:rsidRPr="00944672" w:rsidDel="00B34BB3">
          <w:rPr>
            <w:rFonts w:ascii="Arial" w:hAnsi="Arial" w:cs="Arial"/>
            <w:sz w:val="24"/>
            <w:szCs w:val="24"/>
          </w:rPr>
          <w:delText>S</w:delText>
        </w:r>
      </w:del>
      <w:r w:rsidRPr="00944672">
        <w:rPr>
          <w:rFonts w:ascii="Arial" w:hAnsi="Arial" w:cs="Arial"/>
          <w:sz w:val="24"/>
          <w:szCs w:val="24"/>
        </w:rPr>
        <w:t>agte die jetzt zufriedene Major Lim. „Wir müssen dafür Sorge tragen, dass das bekannt ist.“</w:t>
      </w:r>
    </w:p>
    <w:p w14:paraId="0BA1E974"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5D85CEB3"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noProof/>
          <w:sz w:val="24"/>
          <w:szCs w:val="24"/>
        </w:rPr>
        <w:t>***</w:t>
      </w:r>
    </w:p>
    <w:p w14:paraId="71578567"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45A5AFE9" w14:textId="042491B5"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Um 22:30 Uhr bat Leutnant Zang noch einmal um ein Gespräch. „Major Lim, wir haben eine leichte Ungenauigkeit gefunden</w:t>
      </w:r>
      <w:del w:id="10769" w:author="Lektorat Bauer" w:date="2025-03-06T10:03:00Z" w16du:dateUtc="2025-03-06T09:03:00Z">
        <w:r w:rsidRPr="00944672" w:rsidDel="00B34BB3">
          <w:rPr>
            <w:rFonts w:ascii="Arial" w:hAnsi="Arial" w:cs="Arial"/>
            <w:sz w:val="24"/>
            <w:szCs w:val="24"/>
          </w:rPr>
          <w:delText>.</w:delText>
        </w:r>
      </w:del>
      <w:r w:rsidRPr="00944672">
        <w:rPr>
          <w:rFonts w:ascii="Arial" w:hAnsi="Arial" w:cs="Arial"/>
          <w:sz w:val="24"/>
          <w:szCs w:val="24"/>
        </w:rPr>
        <w:t>“</w:t>
      </w:r>
      <w:ins w:id="10770" w:author="Lektorat Bauer" w:date="2025-03-06T10:03:00Z" w16du:dateUtc="2025-03-06T09:03:00Z">
        <w:r w:rsidR="00B34BB3">
          <w:rPr>
            <w:rFonts w:ascii="Arial" w:hAnsi="Arial" w:cs="Arial"/>
            <w:sz w:val="24"/>
            <w:szCs w:val="24"/>
          </w:rPr>
          <w:t>,</w:t>
        </w:r>
      </w:ins>
      <w:del w:id="10771" w:author="Lektorat Bauer" w:date="2025-03-06T10:03:00Z" w16du:dateUtc="2025-03-06T09:03:00Z">
        <w:r w:rsidRPr="00944672" w:rsidDel="00B34BB3">
          <w:rPr>
            <w:rFonts w:ascii="Arial" w:hAnsi="Arial" w:cs="Arial"/>
            <w:sz w:val="24"/>
            <w:szCs w:val="24"/>
          </w:rPr>
          <w:delText xml:space="preserve"> </w:delText>
        </w:r>
        <w:commentRangeStart w:id="10772"/>
        <w:r w:rsidRPr="00944672" w:rsidDel="00B34BB3">
          <w:rPr>
            <w:rFonts w:ascii="Arial" w:hAnsi="Arial" w:cs="Arial"/>
            <w:sz w:val="24"/>
            <w:szCs w:val="24"/>
          </w:rPr>
          <w:delText>Und sah Sie dann direkt an, als er fortfuhr. „Augenblick ich erläutere das mit einem Bild</w:delText>
        </w:r>
      </w:del>
      <w:commentRangeEnd w:id="10772"/>
      <w:r w:rsidR="00B34BB3">
        <w:rPr>
          <w:rStyle w:val="Kommentarzeichen"/>
        </w:rPr>
        <w:commentReference w:id="10772"/>
      </w:r>
      <w:del w:id="10773" w:author="Lektorat Bauer" w:date="2025-03-06T10:03:00Z" w16du:dateUtc="2025-03-06T09:03:00Z">
        <w:r w:rsidRPr="00944672" w:rsidDel="00B34BB3">
          <w:rPr>
            <w:rFonts w:ascii="Arial" w:hAnsi="Arial" w:cs="Arial"/>
            <w:sz w:val="24"/>
            <w:szCs w:val="24"/>
          </w:rPr>
          <w:delText>.“ S</w:delText>
        </w:r>
      </w:del>
      <w:ins w:id="10774" w:author="Lektorat Bauer" w:date="2025-03-06T10:03:00Z" w16du:dateUtc="2025-03-06T09:03:00Z">
        <w:r w:rsidR="00B34BB3">
          <w:rPr>
            <w:rFonts w:ascii="Arial" w:hAnsi="Arial" w:cs="Arial"/>
            <w:sz w:val="24"/>
            <w:szCs w:val="24"/>
          </w:rPr>
          <w:t xml:space="preserve"> s</w:t>
        </w:r>
      </w:ins>
      <w:r w:rsidRPr="00944672">
        <w:rPr>
          <w:rFonts w:ascii="Arial" w:hAnsi="Arial" w:cs="Arial"/>
          <w:sz w:val="24"/>
          <w:szCs w:val="24"/>
        </w:rPr>
        <w:t>agte Zang und lud eine Landkarte von Donezk und Umgebung auf den Bildschirm.</w:t>
      </w:r>
    </w:p>
    <w:p w14:paraId="005A6247"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Oben auf der Karte waren zwei Datensätze vermerkt:</w:t>
      </w:r>
    </w:p>
    <w:p w14:paraId="2678EF19" w14:textId="0698C0A6"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GANRA | 48° 26</w:t>
      </w:r>
      <w:ins w:id="10775" w:author="Lektorat Bauer" w:date="2025-03-06T10:06:00Z" w16du:dateUtc="2025-03-06T09:06:00Z">
        <w:r w:rsidR="009F2ACF">
          <w:rPr>
            <w:rFonts w:ascii="Arial" w:hAnsi="Arial" w:cs="Arial"/>
            <w:sz w:val="24"/>
            <w:szCs w:val="24"/>
          </w:rPr>
          <w:t>'</w:t>
        </w:r>
      </w:ins>
      <w:del w:id="10776" w:author="Lektorat Bauer" w:date="2025-03-06T10:05:00Z" w16du:dateUtc="2025-03-06T09:05:00Z">
        <w:r w:rsidRPr="00944672" w:rsidDel="009F2ACF">
          <w:rPr>
            <w:rFonts w:ascii="Arial" w:hAnsi="Arial" w:cs="Arial"/>
            <w:sz w:val="24"/>
            <w:szCs w:val="24"/>
          </w:rPr>
          <w:delText>‘</w:delText>
        </w:r>
      </w:del>
      <w:r w:rsidRPr="00944672">
        <w:rPr>
          <w:rFonts w:ascii="Arial" w:hAnsi="Arial" w:cs="Arial"/>
          <w:sz w:val="24"/>
          <w:szCs w:val="24"/>
        </w:rPr>
        <w:t xml:space="preserve"> 43.00</w:t>
      </w:r>
      <w:ins w:id="10777" w:author="Lektorat Bauer" w:date="2025-03-06T10:10:00Z" w16du:dateUtc="2025-03-06T09:10:00Z">
        <w:r w:rsidR="009F2ACF">
          <w:rPr>
            <w:rFonts w:ascii="Arial" w:hAnsi="Arial" w:cs="Arial"/>
            <w:sz w:val="24"/>
            <w:szCs w:val="24"/>
          </w:rPr>
          <w:t>"</w:t>
        </w:r>
      </w:ins>
      <w:del w:id="10778" w:author="Lektorat Bauer" w:date="2025-03-06T10:10:00Z" w16du:dateUtc="2025-03-06T09:10:00Z">
        <w:r w:rsidRPr="00944672" w:rsidDel="009F2ACF">
          <w:rPr>
            <w:rFonts w:ascii="Arial" w:hAnsi="Arial" w:cs="Arial"/>
            <w:sz w:val="24"/>
            <w:szCs w:val="24"/>
          </w:rPr>
          <w:delText>“</w:delText>
        </w:r>
      </w:del>
      <w:r w:rsidRPr="00944672">
        <w:rPr>
          <w:rFonts w:ascii="Arial" w:hAnsi="Arial" w:cs="Arial"/>
          <w:sz w:val="24"/>
          <w:szCs w:val="24"/>
        </w:rPr>
        <w:t xml:space="preserve"> N | 037° 11</w:t>
      </w:r>
      <w:ins w:id="10779" w:author="Lektorat Bauer" w:date="2025-03-06T10:07:00Z" w16du:dateUtc="2025-03-06T09:07:00Z">
        <w:r w:rsidR="009F2ACF">
          <w:rPr>
            <w:rFonts w:ascii="Arial" w:hAnsi="Arial" w:cs="Arial"/>
            <w:sz w:val="24"/>
            <w:szCs w:val="24"/>
          </w:rPr>
          <w:t>'</w:t>
        </w:r>
      </w:ins>
      <w:del w:id="10780" w:author="Lektorat Bauer" w:date="2025-03-06T10:07:00Z" w16du:dateUtc="2025-03-06T09:07:00Z">
        <w:r w:rsidRPr="00944672" w:rsidDel="009F2ACF">
          <w:rPr>
            <w:rFonts w:ascii="Arial" w:hAnsi="Arial" w:cs="Arial"/>
            <w:sz w:val="24"/>
            <w:szCs w:val="24"/>
          </w:rPr>
          <w:delText>‘</w:delText>
        </w:r>
      </w:del>
      <w:r w:rsidRPr="00944672">
        <w:rPr>
          <w:rFonts w:ascii="Arial" w:hAnsi="Arial" w:cs="Arial"/>
          <w:sz w:val="24"/>
          <w:szCs w:val="24"/>
        </w:rPr>
        <w:t xml:space="preserve"> 13.00</w:t>
      </w:r>
      <w:ins w:id="10781" w:author="Lektorat Bauer" w:date="2025-03-06T10:10:00Z" w16du:dateUtc="2025-03-06T09:10:00Z">
        <w:r w:rsidR="009F2ACF">
          <w:rPr>
            <w:rFonts w:ascii="Arial" w:hAnsi="Arial" w:cs="Arial"/>
            <w:sz w:val="24"/>
            <w:szCs w:val="24"/>
          </w:rPr>
          <w:t>"</w:t>
        </w:r>
      </w:ins>
      <w:del w:id="10782" w:author="Lektorat Bauer" w:date="2025-03-06T10:10:00Z" w16du:dateUtc="2025-03-06T09:10:00Z">
        <w:r w:rsidRPr="00944672" w:rsidDel="009F2ACF">
          <w:rPr>
            <w:rFonts w:ascii="Arial" w:hAnsi="Arial" w:cs="Arial"/>
            <w:sz w:val="24"/>
            <w:szCs w:val="24"/>
          </w:rPr>
          <w:delText>“</w:delText>
        </w:r>
      </w:del>
      <w:r w:rsidRPr="00944672">
        <w:rPr>
          <w:rFonts w:ascii="Arial" w:hAnsi="Arial" w:cs="Arial"/>
          <w:sz w:val="24"/>
          <w:szCs w:val="24"/>
        </w:rPr>
        <w:t xml:space="preserve"> E</w:t>
      </w:r>
    </w:p>
    <w:p w14:paraId="0879597E" w14:textId="57FFA969"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TAMAK | 47° 51</w:t>
      </w:r>
      <w:ins w:id="10783" w:author="Lektorat Bauer" w:date="2025-03-06T10:07:00Z" w16du:dateUtc="2025-03-06T09:07:00Z">
        <w:r w:rsidR="009F2ACF">
          <w:rPr>
            <w:rFonts w:ascii="Arial" w:hAnsi="Arial" w:cs="Arial"/>
            <w:sz w:val="24"/>
            <w:szCs w:val="24"/>
          </w:rPr>
          <w:t>'</w:t>
        </w:r>
      </w:ins>
      <w:del w:id="10784" w:author="Lektorat Bauer" w:date="2025-03-06T10:07:00Z" w16du:dateUtc="2025-03-06T09:07:00Z">
        <w:r w:rsidRPr="00944672" w:rsidDel="009F2ACF">
          <w:rPr>
            <w:rFonts w:ascii="Arial" w:hAnsi="Arial" w:cs="Arial"/>
            <w:sz w:val="24"/>
            <w:szCs w:val="24"/>
          </w:rPr>
          <w:delText>‘</w:delText>
        </w:r>
      </w:del>
      <w:r w:rsidRPr="00944672">
        <w:rPr>
          <w:rFonts w:ascii="Arial" w:hAnsi="Arial" w:cs="Arial"/>
          <w:sz w:val="24"/>
          <w:szCs w:val="24"/>
        </w:rPr>
        <w:t xml:space="preserve"> 24.00</w:t>
      </w:r>
      <w:ins w:id="10785" w:author="Lektorat Bauer" w:date="2025-03-06T10:10:00Z" w16du:dateUtc="2025-03-06T09:10:00Z">
        <w:r w:rsidR="009F2ACF">
          <w:rPr>
            <w:rFonts w:ascii="Arial" w:hAnsi="Arial" w:cs="Arial"/>
            <w:sz w:val="24"/>
            <w:szCs w:val="24"/>
          </w:rPr>
          <w:t>"</w:t>
        </w:r>
      </w:ins>
      <w:del w:id="10786" w:author="Lektorat Bauer" w:date="2025-03-06T10:10:00Z" w16du:dateUtc="2025-03-06T09:10:00Z">
        <w:r w:rsidRPr="00944672" w:rsidDel="009F2ACF">
          <w:rPr>
            <w:rFonts w:ascii="Arial" w:hAnsi="Arial" w:cs="Arial"/>
            <w:sz w:val="24"/>
            <w:szCs w:val="24"/>
          </w:rPr>
          <w:delText>“</w:delText>
        </w:r>
      </w:del>
      <w:r w:rsidRPr="00944672">
        <w:rPr>
          <w:rFonts w:ascii="Arial" w:hAnsi="Arial" w:cs="Arial"/>
          <w:sz w:val="24"/>
          <w:szCs w:val="24"/>
        </w:rPr>
        <w:t xml:space="preserve"> N | 039° 13</w:t>
      </w:r>
      <w:ins w:id="10787" w:author="Lektorat Bauer" w:date="2025-03-06T10:07:00Z" w16du:dateUtc="2025-03-06T09:07:00Z">
        <w:r w:rsidR="009F2ACF">
          <w:rPr>
            <w:rFonts w:ascii="Arial" w:hAnsi="Arial" w:cs="Arial"/>
            <w:sz w:val="24"/>
            <w:szCs w:val="24"/>
          </w:rPr>
          <w:t>'</w:t>
        </w:r>
      </w:ins>
      <w:del w:id="10788" w:author="Lektorat Bauer" w:date="2025-03-06T10:07:00Z" w16du:dateUtc="2025-03-06T09:07:00Z">
        <w:r w:rsidRPr="00944672" w:rsidDel="009F2ACF">
          <w:rPr>
            <w:rFonts w:ascii="Arial" w:hAnsi="Arial" w:cs="Arial"/>
            <w:sz w:val="24"/>
            <w:szCs w:val="24"/>
          </w:rPr>
          <w:delText>‘</w:delText>
        </w:r>
      </w:del>
      <w:r w:rsidRPr="00944672">
        <w:rPr>
          <w:rFonts w:ascii="Arial" w:hAnsi="Arial" w:cs="Arial"/>
          <w:sz w:val="24"/>
          <w:szCs w:val="24"/>
        </w:rPr>
        <w:t xml:space="preserve"> 06.00</w:t>
      </w:r>
      <w:ins w:id="10789" w:author="Lektorat Bauer" w:date="2025-03-06T10:10:00Z" w16du:dateUtc="2025-03-06T09:10:00Z">
        <w:r w:rsidR="009F2ACF">
          <w:rPr>
            <w:rFonts w:ascii="Arial" w:hAnsi="Arial" w:cs="Arial"/>
            <w:sz w:val="24"/>
            <w:szCs w:val="24"/>
          </w:rPr>
          <w:t>"</w:t>
        </w:r>
      </w:ins>
      <w:del w:id="10790" w:author="Lektorat Bauer" w:date="2025-03-06T10:10:00Z" w16du:dateUtc="2025-03-06T09:10:00Z">
        <w:r w:rsidRPr="00944672" w:rsidDel="009F2ACF">
          <w:rPr>
            <w:rFonts w:ascii="Arial" w:hAnsi="Arial" w:cs="Arial"/>
            <w:sz w:val="24"/>
            <w:szCs w:val="24"/>
          </w:rPr>
          <w:delText>“</w:delText>
        </w:r>
      </w:del>
      <w:r w:rsidRPr="00944672">
        <w:rPr>
          <w:rFonts w:ascii="Arial" w:hAnsi="Arial" w:cs="Arial"/>
          <w:sz w:val="24"/>
          <w:szCs w:val="24"/>
        </w:rPr>
        <w:t xml:space="preserve"> E</w:t>
      </w:r>
    </w:p>
    <w:p w14:paraId="326AFC9C" w14:textId="65650AD3"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Nordwestlich von Donezk liegt die Stadt Prokrowsk. Oberhalb der Stadt schrieb er: GANRA</w:t>
      </w:r>
      <w:ins w:id="10791" w:author="Lektorat Bauer" w:date="2025-03-06T10:11:00Z" w16du:dateUtc="2025-03-06T09:11:00Z">
        <w:r w:rsidR="009F2ACF">
          <w:rPr>
            <w:rFonts w:ascii="Arial" w:hAnsi="Arial" w:cs="Arial"/>
            <w:sz w:val="24"/>
            <w:szCs w:val="24"/>
          </w:rPr>
          <w:t>.</w:t>
        </w:r>
      </w:ins>
    </w:p>
    <w:p w14:paraId="4D69AB3D"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Südöstlich von Donezk, ungefähr auf halben Weg zwischen Donezk und Rostov-am-Don liegt das Dorf Prokrovka, auf den Wiesen links daneben schrieb er: TAMAK.</w:t>
      </w:r>
    </w:p>
    <w:p w14:paraId="69DB1056" w14:textId="45CAE4F0"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 xml:space="preserve">Dann verband er die beiden Punkte mit einer geraden Linie, </w:t>
      </w:r>
      <w:del w:id="10792" w:author="Lektorat Bauer" w:date="2025-03-06T10:12:00Z" w16du:dateUtc="2025-03-06T09:12:00Z">
        <w:r w:rsidRPr="00944672" w:rsidDel="009F2ACF">
          <w:rPr>
            <w:rFonts w:ascii="Arial" w:hAnsi="Arial" w:cs="Arial"/>
            <w:sz w:val="24"/>
            <w:szCs w:val="24"/>
          </w:rPr>
          <w:delText xml:space="preserve">diese </w:delText>
        </w:r>
      </w:del>
      <w:ins w:id="10793" w:author="Lektorat Bauer" w:date="2025-03-06T10:12:00Z" w16du:dateUtc="2025-03-06T09:12:00Z">
        <w:r w:rsidR="009F2ACF">
          <w:rPr>
            <w:rFonts w:ascii="Arial" w:hAnsi="Arial" w:cs="Arial"/>
            <w:sz w:val="24"/>
            <w:szCs w:val="24"/>
          </w:rPr>
          <w:t>die geradewegs</w:t>
        </w:r>
        <w:r w:rsidR="009F2ACF" w:rsidRPr="00944672">
          <w:rPr>
            <w:rFonts w:ascii="Arial" w:hAnsi="Arial" w:cs="Arial"/>
            <w:sz w:val="24"/>
            <w:szCs w:val="24"/>
          </w:rPr>
          <w:t xml:space="preserve"> </w:t>
        </w:r>
      </w:ins>
      <w:del w:id="10794" w:author="Lektorat Bauer" w:date="2025-03-06T10:12:00Z" w16du:dateUtc="2025-03-06T09:12:00Z">
        <w:r w:rsidRPr="00944672" w:rsidDel="009F2ACF">
          <w:rPr>
            <w:rFonts w:ascii="Arial" w:hAnsi="Arial" w:cs="Arial"/>
            <w:sz w:val="24"/>
            <w:szCs w:val="24"/>
          </w:rPr>
          <w:delText xml:space="preserve">führte geradewegs </w:delText>
        </w:r>
      </w:del>
      <w:r w:rsidRPr="00944672">
        <w:rPr>
          <w:rFonts w:ascii="Arial" w:hAnsi="Arial" w:cs="Arial"/>
          <w:sz w:val="24"/>
          <w:szCs w:val="24"/>
        </w:rPr>
        <w:t>über Donezk</w:t>
      </w:r>
      <w:ins w:id="10795" w:author="Lektorat Bauer" w:date="2025-03-06T10:12:00Z" w16du:dateUtc="2025-03-06T09:12:00Z">
        <w:r w:rsidR="009F2ACF">
          <w:rPr>
            <w:rFonts w:ascii="Arial" w:hAnsi="Arial" w:cs="Arial"/>
            <w:sz w:val="24"/>
            <w:szCs w:val="24"/>
          </w:rPr>
          <w:t xml:space="preserve"> führte</w:t>
        </w:r>
      </w:ins>
      <w:r w:rsidRPr="00944672">
        <w:rPr>
          <w:rFonts w:ascii="Arial" w:hAnsi="Arial" w:cs="Arial"/>
          <w:sz w:val="24"/>
          <w:szCs w:val="24"/>
        </w:rPr>
        <w:t>.</w:t>
      </w:r>
    </w:p>
    <w:p w14:paraId="140E9088" w14:textId="38553B13"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Jetzt markierte er die Stadt Rossypne nordöstlich von Schachtarsk und malte eine gestrichelte Linie von TAMAK </w:t>
      </w:r>
      <w:del w:id="10796" w:author="Lektorat Bauer" w:date="2025-03-06T10:15:00Z" w16du:dateUtc="2025-03-06T09:15:00Z">
        <w:r w:rsidRPr="00944672" w:rsidDel="006115DC">
          <w:rPr>
            <w:rFonts w:ascii="Arial" w:hAnsi="Arial" w:cs="Arial"/>
            <w:sz w:val="24"/>
            <w:szCs w:val="24"/>
          </w:rPr>
          <w:delText xml:space="preserve"> </w:delText>
        </w:r>
      </w:del>
      <w:r w:rsidRPr="00944672">
        <w:rPr>
          <w:rFonts w:ascii="Arial" w:hAnsi="Arial" w:cs="Arial"/>
          <w:sz w:val="24"/>
          <w:szCs w:val="24"/>
        </w:rPr>
        <w:t xml:space="preserve">nach Rossypne. Neben diese Linie schrieb er </w:t>
      </w:r>
      <w:ins w:id="10797" w:author="Lektorat Bauer" w:date="2025-03-06T10:15:00Z" w16du:dateUtc="2025-03-06T09:15:00Z">
        <w:r w:rsidR="006115DC">
          <w:rPr>
            <w:rFonts w:ascii="Arial" w:hAnsi="Arial" w:cs="Arial"/>
            <w:sz w:val="24"/>
            <w:szCs w:val="24"/>
          </w:rPr>
          <w:t>‚</w:t>
        </w:r>
      </w:ins>
      <w:r w:rsidRPr="00944672">
        <w:rPr>
          <w:rFonts w:ascii="Arial" w:hAnsi="Arial" w:cs="Arial"/>
          <w:sz w:val="24"/>
          <w:szCs w:val="24"/>
        </w:rPr>
        <w:t xml:space="preserve">32 </w:t>
      </w:r>
      <w:commentRangeStart w:id="10798"/>
      <w:r w:rsidRPr="00944672">
        <w:rPr>
          <w:rFonts w:ascii="Arial" w:hAnsi="Arial" w:cs="Arial"/>
          <w:sz w:val="24"/>
          <w:szCs w:val="24"/>
        </w:rPr>
        <w:t>km</w:t>
      </w:r>
      <w:commentRangeEnd w:id="10798"/>
      <w:r w:rsidR="006115DC">
        <w:rPr>
          <w:rStyle w:val="Kommentarzeichen"/>
        </w:rPr>
        <w:commentReference w:id="10798"/>
      </w:r>
      <w:ins w:id="10799" w:author="Lektorat Bauer" w:date="2025-03-06T10:15:00Z" w16du:dateUtc="2025-03-06T09:15:00Z">
        <w:r w:rsidR="006115DC">
          <w:rPr>
            <w:rFonts w:ascii="Arial" w:hAnsi="Arial" w:cs="Arial"/>
            <w:sz w:val="24"/>
            <w:szCs w:val="24"/>
          </w:rPr>
          <w:t>‘</w:t>
        </w:r>
      </w:ins>
      <w:r w:rsidRPr="00944672">
        <w:rPr>
          <w:rFonts w:ascii="Arial" w:hAnsi="Arial" w:cs="Arial"/>
          <w:sz w:val="24"/>
          <w:szCs w:val="24"/>
        </w:rPr>
        <w:t>.</w:t>
      </w:r>
    </w:p>
    <w:p w14:paraId="604DA12F" w14:textId="77777777" w:rsidR="006115DC" w:rsidRDefault="00944672" w:rsidP="00623B68">
      <w:pPr>
        <w:autoSpaceDE w:val="0"/>
        <w:autoSpaceDN w:val="0"/>
        <w:adjustRightInd w:val="0"/>
        <w:spacing w:after="0" w:line="360" w:lineRule="auto"/>
        <w:ind w:firstLine="227"/>
        <w:jc w:val="both"/>
        <w:rPr>
          <w:ins w:id="10800" w:author="Lektorat Bauer" w:date="2025-03-06T10:16:00Z" w16du:dateUtc="2025-03-06T09:16:00Z"/>
          <w:rFonts w:ascii="Arial" w:hAnsi="Arial" w:cs="Arial"/>
          <w:sz w:val="24"/>
          <w:szCs w:val="24"/>
        </w:rPr>
      </w:pPr>
      <w:r w:rsidRPr="00944672">
        <w:rPr>
          <w:rFonts w:ascii="Arial" w:hAnsi="Arial" w:cs="Arial"/>
          <w:sz w:val="24"/>
          <w:szCs w:val="24"/>
        </w:rPr>
        <w:t xml:space="preserve">„Entschuldigen Sie, aber grafisch lässt sich das leichter erklären. Erstens: Der Flugplan führt vom Wegpunkt ‚GANRA‘ zum Wegpunkt ‚TAMAK‘. Zweitens: Unsere Leute sind in der Nähe von Rossypne, genauer müssen Sie das nicht wissen.“ </w:t>
      </w:r>
    </w:p>
    <w:p w14:paraId="0DCB6A5B" w14:textId="310DEADE"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„So</w:t>
      </w:r>
      <w:ins w:id="10801" w:author="Lektorat Bauer" w:date="2025-03-06T10:16:00Z" w16du:dateUtc="2025-03-06T09:16:00Z">
        <w:r w:rsidR="006115DC">
          <w:rPr>
            <w:rFonts w:ascii="Arial" w:hAnsi="Arial" w:cs="Arial"/>
            <w:sz w:val="24"/>
            <w:szCs w:val="24"/>
          </w:rPr>
          <w:t xml:space="preserve"> </w:t>
        </w:r>
      </w:ins>
      <w:r w:rsidRPr="00944672">
        <w:rPr>
          <w:rFonts w:ascii="Arial" w:hAnsi="Arial" w:cs="Arial"/>
          <w:sz w:val="24"/>
          <w:szCs w:val="24"/>
        </w:rPr>
        <w:t>weit, so gut, Chungwi Zang. Was sehe ich da?“ Major Lim wurde langsam müde, das merkte man ihrer Laune an.</w:t>
      </w:r>
    </w:p>
    <w:p w14:paraId="584FEAB9" w14:textId="77777777" w:rsidR="006115DC" w:rsidRDefault="00944672" w:rsidP="00623B68">
      <w:pPr>
        <w:autoSpaceDE w:val="0"/>
        <w:autoSpaceDN w:val="0"/>
        <w:adjustRightInd w:val="0"/>
        <w:spacing w:after="0" w:line="360" w:lineRule="auto"/>
        <w:ind w:firstLine="227"/>
        <w:jc w:val="both"/>
        <w:rPr>
          <w:ins w:id="10802" w:author="Lektorat Bauer" w:date="2025-03-06T10:16:00Z" w16du:dateUtc="2025-03-06T09:16:00Z"/>
          <w:rFonts w:ascii="Arial" w:hAnsi="Arial" w:cs="Arial"/>
          <w:sz w:val="24"/>
          <w:szCs w:val="24"/>
        </w:rPr>
      </w:pPr>
      <w:r w:rsidRPr="00944672">
        <w:rPr>
          <w:rFonts w:ascii="Arial" w:hAnsi="Arial" w:cs="Arial"/>
          <w:sz w:val="24"/>
          <w:szCs w:val="24"/>
        </w:rPr>
        <w:t xml:space="preserve">„Wenn das Flugzeug dem Flugplan folgt, können wir es nicht sehen.“ </w:t>
      </w:r>
    </w:p>
    <w:p w14:paraId="60FA5496" w14:textId="77777777" w:rsidR="006115DC" w:rsidRDefault="00944672" w:rsidP="00623B68">
      <w:pPr>
        <w:autoSpaceDE w:val="0"/>
        <w:autoSpaceDN w:val="0"/>
        <w:adjustRightInd w:val="0"/>
        <w:spacing w:after="0" w:line="360" w:lineRule="auto"/>
        <w:ind w:firstLine="227"/>
        <w:jc w:val="both"/>
        <w:rPr>
          <w:ins w:id="10803" w:author="Lektorat Bauer" w:date="2025-03-06T10:16:00Z" w16du:dateUtc="2025-03-06T09:16:00Z"/>
          <w:rFonts w:ascii="Arial" w:hAnsi="Arial" w:cs="Arial"/>
          <w:sz w:val="24"/>
          <w:szCs w:val="24"/>
        </w:rPr>
      </w:pPr>
      <w:r w:rsidRPr="00944672">
        <w:rPr>
          <w:rFonts w:ascii="Arial" w:hAnsi="Arial" w:cs="Arial"/>
          <w:sz w:val="24"/>
          <w:szCs w:val="24"/>
        </w:rPr>
        <w:t xml:space="preserve">„Was wollen Sie mir sagen? Alles Makulatur?“ </w:t>
      </w:r>
    </w:p>
    <w:p w14:paraId="4FBBDA55" w14:textId="6EEBA3DD"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„Nein, nicht alles. Im Augenblick steht eine Schlechtwetterzone über Donezk. Aktuell fliegen alle Flugzeuge nördlich an Donezk vorbei.“ Er zeichnete eine dritte Linie. Diese führt im Halbkreis von ‚GANRA‘ über Rossypne nach ‚TAMAK‘.</w:t>
      </w:r>
    </w:p>
    <w:p w14:paraId="2A741B1D" w14:textId="77777777" w:rsidR="006115DC" w:rsidRDefault="00944672" w:rsidP="00623B68">
      <w:pPr>
        <w:autoSpaceDE w:val="0"/>
        <w:autoSpaceDN w:val="0"/>
        <w:adjustRightInd w:val="0"/>
        <w:spacing w:after="0" w:line="360" w:lineRule="auto"/>
        <w:ind w:firstLine="227"/>
        <w:jc w:val="both"/>
        <w:rPr>
          <w:ins w:id="10804" w:author="Lektorat Bauer" w:date="2025-03-06T10:16:00Z" w16du:dateUtc="2025-03-06T09:16:00Z"/>
          <w:rFonts w:ascii="Arial" w:hAnsi="Arial" w:cs="Arial"/>
          <w:sz w:val="24"/>
          <w:szCs w:val="24"/>
        </w:rPr>
      </w:pPr>
      <w:r w:rsidRPr="00944672">
        <w:rPr>
          <w:rFonts w:ascii="Arial" w:hAnsi="Arial" w:cs="Arial"/>
          <w:sz w:val="24"/>
          <w:szCs w:val="24"/>
        </w:rPr>
        <w:t xml:space="preserve">Jetzt lächelte Major Lim. „Wie lange soll das Wetter halten?“ </w:t>
      </w:r>
    </w:p>
    <w:p w14:paraId="4D257D58" w14:textId="77777777" w:rsidR="006115DC" w:rsidRDefault="00944672" w:rsidP="00623B68">
      <w:pPr>
        <w:autoSpaceDE w:val="0"/>
        <w:autoSpaceDN w:val="0"/>
        <w:adjustRightInd w:val="0"/>
        <w:spacing w:after="0" w:line="360" w:lineRule="auto"/>
        <w:ind w:firstLine="227"/>
        <w:jc w:val="both"/>
        <w:rPr>
          <w:ins w:id="10805" w:author="Lektorat Bauer" w:date="2025-03-06T10:16:00Z" w16du:dateUtc="2025-03-06T09:16:00Z"/>
          <w:rFonts w:ascii="Arial" w:hAnsi="Arial" w:cs="Arial"/>
          <w:sz w:val="24"/>
          <w:szCs w:val="24"/>
        </w:rPr>
      </w:pPr>
      <w:r w:rsidRPr="00944672">
        <w:rPr>
          <w:rFonts w:ascii="Arial" w:hAnsi="Arial" w:cs="Arial"/>
          <w:sz w:val="24"/>
          <w:szCs w:val="24"/>
        </w:rPr>
        <w:t xml:space="preserve">„Noch mindestens drei Stunden.“ Auch Zang erlaubte sich ein Lächeln. „Wetteränderungen natürlich vorbehalten.“ </w:t>
      </w:r>
    </w:p>
    <w:p w14:paraId="74B3CE56" w14:textId="5897A86F"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„Dann wollen wir hoffen, dass das Wetter schlecht bleibt. Notfalls brauchen wir einen Plan für Malaysia.“ </w:t>
      </w:r>
    </w:p>
    <w:p w14:paraId="08151DED" w14:textId="77777777" w:rsidR="006115DC" w:rsidRDefault="00944672" w:rsidP="00623B68">
      <w:pPr>
        <w:autoSpaceDE w:val="0"/>
        <w:autoSpaceDN w:val="0"/>
        <w:adjustRightInd w:val="0"/>
        <w:spacing w:after="0" w:line="360" w:lineRule="auto"/>
        <w:ind w:firstLine="227"/>
        <w:jc w:val="both"/>
        <w:rPr>
          <w:ins w:id="10806" w:author="Lektorat Bauer" w:date="2025-03-06T10:16:00Z" w16du:dateUtc="2025-03-06T09:16:00Z"/>
          <w:rFonts w:ascii="Arial" w:hAnsi="Arial" w:cs="Arial"/>
          <w:sz w:val="24"/>
          <w:szCs w:val="24"/>
        </w:rPr>
      </w:pPr>
      <w:r w:rsidRPr="00944672">
        <w:rPr>
          <w:rFonts w:ascii="Arial" w:hAnsi="Arial" w:cs="Arial"/>
          <w:sz w:val="24"/>
          <w:szCs w:val="24"/>
        </w:rPr>
        <w:t xml:space="preserve">„Ich habe dem Chungwi Park </w:t>
      </w:r>
      <w:r w:rsidRPr="00944672">
        <w:rPr>
          <w:rFonts w:ascii="Arial" w:hAnsi="Arial" w:cs="Arial"/>
          <w:noProof/>
          <w:sz w:val="24"/>
          <w:szCs w:val="24"/>
        </w:rPr>
        <w:t>Narauram</w:t>
      </w:r>
      <w:r w:rsidRPr="00944672">
        <w:rPr>
          <w:rFonts w:ascii="Arial" w:hAnsi="Arial" w:cs="Arial"/>
          <w:sz w:val="24"/>
          <w:szCs w:val="24"/>
        </w:rPr>
        <w:t xml:space="preserve"> bereits einen Tipp gegeben. Er schaut sich bereits die Möglichkeiten an. Ihr Einverständnis vorausgesetzt, natürlich.“ </w:t>
      </w:r>
    </w:p>
    <w:p w14:paraId="47ECA148" w14:textId="77777777" w:rsidR="006115DC" w:rsidRDefault="00944672" w:rsidP="00623B68">
      <w:pPr>
        <w:autoSpaceDE w:val="0"/>
        <w:autoSpaceDN w:val="0"/>
        <w:adjustRightInd w:val="0"/>
        <w:spacing w:after="0" w:line="360" w:lineRule="auto"/>
        <w:ind w:firstLine="227"/>
        <w:jc w:val="both"/>
        <w:rPr>
          <w:ins w:id="10807" w:author="Lektorat Bauer" w:date="2025-03-06T10:16:00Z" w16du:dateUtc="2025-03-06T09:16:00Z"/>
          <w:rFonts w:ascii="Arial" w:hAnsi="Arial" w:cs="Arial"/>
          <w:sz w:val="24"/>
          <w:szCs w:val="24"/>
        </w:rPr>
      </w:pPr>
      <w:r w:rsidRPr="00944672">
        <w:rPr>
          <w:rFonts w:ascii="Arial" w:hAnsi="Arial" w:cs="Arial"/>
          <w:sz w:val="24"/>
          <w:szCs w:val="24"/>
        </w:rPr>
        <w:t>„Gut mitgedacht, Chungwi</w:t>
      </w:r>
      <w:del w:id="10808" w:author="Lektorat Bauer" w:date="2025-03-06T10:16:00Z" w16du:dateUtc="2025-03-06T09:16:00Z">
        <w:r w:rsidRPr="00944672" w:rsidDel="006115DC">
          <w:rPr>
            <w:rFonts w:ascii="Arial" w:hAnsi="Arial" w:cs="Arial"/>
            <w:sz w:val="24"/>
            <w:szCs w:val="24"/>
          </w:rPr>
          <w:delText>.</w:delText>
        </w:r>
      </w:del>
      <w:r w:rsidRPr="00944672">
        <w:rPr>
          <w:rFonts w:ascii="Arial" w:hAnsi="Arial" w:cs="Arial"/>
          <w:sz w:val="24"/>
          <w:szCs w:val="24"/>
        </w:rPr>
        <w:t>“</w:t>
      </w:r>
      <w:ins w:id="10809" w:author="Lektorat Bauer" w:date="2025-03-06T10:16:00Z" w16du:dateUtc="2025-03-06T09:16:00Z">
        <w:r w:rsidR="006115DC">
          <w:rPr>
            <w:rFonts w:ascii="Arial" w:hAnsi="Arial" w:cs="Arial"/>
            <w:sz w:val="24"/>
            <w:szCs w:val="24"/>
          </w:rPr>
          <w:t>,</w:t>
        </w:r>
      </w:ins>
      <w:r w:rsidRPr="00944672">
        <w:rPr>
          <w:rFonts w:ascii="Arial" w:hAnsi="Arial" w:cs="Arial"/>
          <w:sz w:val="24"/>
          <w:szCs w:val="24"/>
        </w:rPr>
        <w:t xml:space="preserve"> </w:t>
      </w:r>
      <w:ins w:id="10810" w:author="Lektorat Bauer" w:date="2025-03-06T10:16:00Z" w16du:dateUtc="2025-03-06T09:16:00Z">
        <w:r w:rsidR="006115DC">
          <w:rPr>
            <w:rFonts w:ascii="Arial" w:hAnsi="Arial" w:cs="Arial"/>
            <w:sz w:val="24"/>
            <w:szCs w:val="24"/>
          </w:rPr>
          <w:t>s</w:t>
        </w:r>
      </w:ins>
      <w:del w:id="10811" w:author="Lektorat Bauer" w:date="2025-03-06T10:16:00Z" w16du:dateUtc="2025-03-06T09:16:00Z">
        <w:r w:rsidRPr="00944672" w:rsidDel="006115DC">
          <w:rPr>
            <w:rFonts w:ascii="Arial" w:hAnsi="Arial" w:cs="Arial"/>
            <w:sz w:val="24"/>
            <w:szCs w:val="24"/>
          </w:rPr>
          <w:delText>S</w:delText>
        </w:r>
      </w:del>
      <w:r w:rsidRPr="00944672">
        <w:rPr>
          <w:rFonts w:ascii="Arial" w:hAnsi="Arial" w:cs="Arial"/>
          <w:sz w:val="24"/>
          <w:szCs w:val="24"/>
        </w:rPr>
        <w:t xml:space="preserve">agte Major Lim. „Haben Sie noch etwas?“ </w:t>
      </w:r>
    </w:p>
    <w:p w14:paraId="30FFA2D1" w14:textId="039720D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„Ja, allerdings. Eine weitere Komplikation.“ Beschwichtigend hob er die Hand, als er sah</w:t>
      </w:r>
      <w:ins w:id="10812" w:author="Lektorat Bauer" w:date="2025-03-06T10:17:00Z" w16du:dateUtc="2025-03-06T09:17:00Z">
        <w:r w:rsidR="006115DC">
          <w:rPr>
            <w:rFonts w:ascii="Arial" w:hAnsi="Arial" w:cs="Arial"/>
            <w:sz w:val="24"/>
            <w:szCs w:val="24"/>
          </w:rPr>
          <w:t>,</w:t>
        </w:r>
      </w:ins>
      <w:r w:rsidRPr="00944672">
        <w:rPr>
          <w:rFonts w:ascii="Arial" w:hAnsi="Arial" w:cs="Arial"/>
          <w:sz w:val="24"/>
          <w:szCs w:val="24"/>
        </w:rPr>
        <w:t xml:space="preserve"> das</w:t>
      </w:r>
      <w:ins w:id="10813" w:author="Lektorat Bauer" w:date="2025-03-06T10:17:00Z" w16du:dateUtc="2025-03-06T09:17:00Z">
        <w:r w:rsidR="006115DC">
          <w:rPr>
            <w:rFonts w:ascii="Arial" w:hAnsi="Arial" w:cs="Arial"/>
            <w:sz w:val="24"/>
            <w:szCs w:val="24"/>
          </w:rPr>
          <w:t>s</w:t>
        </w:r>
      </w:ins>
      <w:r w:rsidRPr="00944672">
        <w:rPr>
          <w:rFonts w:ascii="Arial" w:hAnsi="Arial" w:cs="Arial"/>
          <w:sz w:val="24"/>
          <w:szCs w:val="24"/>
        </w:rPr>
        <w:t xml:space="preserve"> Major Lim die Augenbrauen </w:t>
      </w:r>
      <w:del w:id="10814" w:author="Lektorat Bauer" w:date="2025-03-06T10:17:00Z" w16du:dateUtc="2025-03-06T09:17:00Z">
        <w:r w:rsidRPr="00944672" w:rsidDel="006115DC">
          <w:rPr>
            <w:rFonts w:ascii="Arial" w:hAnsi="Arial" w:cs="Arial"/>
            <w:sz w:val="24"/>
            <w:szCs w:val="24"/>
          </w:rPr>
          <w:delText>zusammen zog</w:delText>
        </w:r>
      </w:del>
      <w:ins w:id="10815" w:author="Lektorat Bauer" w:date="2025-03-06T10:17:00Z" w16du:dateUtc="2025-03-06T09:17:00Z">
        <w:r w:rsidR="006115DC" w:rsidRPr="00944672">
          <w:rPr>
            <w:rFonts w:ascii="Arial" w:hAnsi="Arial" w:cs="Arial"/>
            <w:sz w:val="24"/>
            <w:szCs w:val="24"/>
          </w:rPr>
          <w:t>zusammenzog</w:t>
        </w:r>
      </w:ins>
      <w:r w:rsidRPr="00944672">
        <w:rPr>
          <w:rFonts w:ascii="Arial" w:hAnsi="Arial" w:cs="Arial"/>
          <w:sz w:val="24"/>
          <w:szCs w:val="24"/>
        </w:rPr>
        <w:t>.</w:t>
      </w:r>
    </w:p>
    <w:p w14:paraId="5A160337" w14:textId="5819D63E"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„Frau Major, zu dem Zeitpunkt</w:t>
      </w:r>
      <w:ins w:id="10816" w:author="Lektorat Bauer" w:date="2025-03-06T10:17:00Z" w16du:dateUtc="2025-03-06T09:17:00Z">
        <w:r w:rsidR="006115DC">
          <w:rPr>
            <w:rFonts w:ascii="Arial" w:hAnsi="Arial" w:cs="Arial"/>
            <w:sz w:val="24"/>
            <w:szCs w:val="24"/>
          </w:rPr>
          <w:t>,</w:t>
        </w:r>
      </w:ins>
      <w:r w:rsidRPr="00944672">
        <w:rPr>
          <w:rFonts w:ascii="Arial" w:hAnsi="Arial" w:cs="Arial"/>
          <w:sz w:val="24"/>
          <w:szCs w:val="24"/>
        </w:rPr>
        <w:t xml:space="preserve"> </w:t>
      </w:r>
      <w:del w:id="10817" w:author="Lektorat Bauer" w:date="2025-03-06T10:17:00Z" w16du:dateUtc="2025-03-06T09:17:00Z">
        <w:r w:rsidRPr="00944672" w:rsidDel="006115DC">
          <w:rPr>
            <w:rFonts w:ascii="Arial" w:hAnsi="Arial" w:cs="Arial"/>
            <w:sz w:val="24"/>
            <w:szCs w:val="24"/>
          </w:rPr>
          <w:delText xml:space="preserve">bei </w:delText>
        </w:r>
      </w:del>
      <w:ins w:id="10818" w:author="Lektorat Bauer" w:date="2025-03-06T10:17:00Z" w16du:dateUtc="2025-03-06T09:17:00Z">
        <w:r w:rsidR="006115DC">
          <w:rPr>
            <w:rFonts w:ascii="Arial" w:hAnsi="Arial" w:cs="Arial"/>
            <w:sz w:val="24"/>
            <w:szCs w:val="24"/>
          </w:rPr>
          <w:t>an</w:t>
        </w:r>
        <w:r w:rsidR="006115DC" w:rsidRPr="00944672">
          <w:rPr>
            <w:rFonts w:ascii="Arial" w:hAnsi="Arial" w:cs="Arial"/>
            <w:sz w:val="24"/>
            <w:szCs w:val="24"/>
          </w:rPr>
          <w:t xml:space="preserve"> </w:t>
        </w:r>
      </w:ins>
      <w:r w:rsidRPr="00944672">
        <w:rPr>
          <w:rFonts w:ascii="Arial" w:hAnsi="Arial" w:cs="Arial"/>
          <w:sz w:val="24"/>
          <w:szCs w:val="24"/>
        </w:rPr>
        <w:t>dem wir das Flugzeug bei Rossypne erwarten, wird auch eine Singapore Airlines, Flug SQ 351 von Kopenhagen nach Singapore, dort sein. Beide Flugzeuge fliegen in die gleiche Richtung.“</w:t>
      </w:r>
    </w:p>
    <w:p w14:paraId="19864646" w14:textId="6461F01F"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„Das ist schlecht. Da sie bisher gut vorbereitet waren </w:t>
      </w:r>
      <w:ins w:id="10819" w:author="Lektorat Bauer" w:date="2025-03-06T10:17:00Z" w16du:dateUtc="2025-03-06T09:17:00Z">
        <w:r w:rsidR="006115DC">
          <w:rPr>
            <w:rFonts w:ascii="Arial" w:hAnsi="Arial" w:cs="Arial"/>
            <w:sz w:val="24"/>
            <w:szCs w:val="24"/>
          </w:rPr>
          <w:t>…</w:t>
        </w:r>
      </w:ins>
      <w:del w:id="10820" w:author="Lektorat Bauer" w:date="2025-03-06T10:17:00Z" w16du:dateUtc="2025-03-06T09:17:00Z">
        <w:r w:rsidRPr="00944672" w:rsidDel="006115DC">
          <w:rPr>
            <w:rFonts w:ascii="Arial" w:hAnsi="Arial" w:cs="Arial"/>
            <w:sz w:val="24"/>
            <w:szCs w:val="24"/>
          </w:rPr>
          <w:delText>...</w:delText>
        </w:r>
      </w:del>
      <w:r w:rsidRPr="00944672">
        <w:rPr>
          <w:rFonts w:ascii="Arial" w:hAnsi="Arial" w:cs="Arial"/>
          <w:sz w:val="24"/>
          <w:szCs w:val="24"/>
        </w:rPr>
        <w:t xml:space="preserve"> Vorschläge?“</w:t>
      </w:r>
    </w:p>
    <w:p w14:paraId="4F42B77B" w14:textId="26139079"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„Ich würde vorschlagen, dass wir folgende Information weitergeben</w:t>
      </w:r>
      <w:del w:id="10821" w:author="Lektorat Bauer" w:date="2025-03-06T10:17:00Z" w16du:dateUtc="2025-03-06T09:17:00Z">
        <w:r w:rsidRPr="00944672" w:rsidDel="006115DC">
          <w:rPr>
            <w:rFonts w:ascii="Arial" w:hAnsi="Arial" w:cs="Arial"/>
            <w:sz w:val="24"/>
            <w:szCs w:val="24"/>
          </w:rPr>
          <w:delText>.</w:delText>
        </w:r>
      </w:del>
      <w:r w:rsidRPr="00944672">
        <w:rPr>
          <w:rFonts w:ascii="Arial" w:hAnsi="Arial" w:cs="Arial"/>
          <w:sz w:val="24"/>
          <w:szCs w:val="24"/>
        </w:rPr>
        <w:t>“</w:t>
      </w:r>
      <w:ins w:id="10822" w:author="Lektorat Bauer" w:date="2025-03-06T10:17:00Z" w16du:dateUtc="2025-03-06T09:17:00Z">
        <w:r w:rsidR="006115DC">
          <w:rPr>
            <w:rFonts w:ascii="Arial" w:hAnsi="Arial" w:cs="Arial"/>
            <w:sz w:val="24"/>
            <w:szCs w:val="24"/>
          </w:rPr>
          <w:t>,</w:t>
        </w:r>
      </w:ins>
      <w:r w:rsidRPr="00944672">
        <w:rPr>
          <w:rFonts w:ascii="Arial" w:hAnsi="Arial" w:cs="Arial"/>
          <w:sz w:val="24"/>
          <w:szCs w:val="24"/>
        </w:rPr>
        <w:t xml:space="preserve"> </w:t>
      </w:r>
      <w:ins w:id="10823" w:author="Lektorat Bauer" w:date="2025-03-06T10:17:00Z" w16du:dateUtc="2025-03-06T09:17:00Z">
        <w:r w:rsidR="006115DC">
          <w:rPr>
            <w:rFonts w:ascii="Arial" w:hAnsi="Arial" w:cs="Arial"/>
            <w:sz w:val="24"/>
            <w:szCs w:val="24"/>
          </w:rPr>
          <w:t>s</w:t>
        </w:r>
      </w:ins>
      <w:del w:id="10824" w:author="Lektorat Bauer" w:date="2025-03-06T10:17:00Z" w16du:dateUtc="2025-03-06T09:17:00Z">
        <w:r w:rsidRPr="00944672" w:rsidDel="006115DC">
          <w:rPr>
            <w:rFonts w:ascii="Arial" w:hAnsi="Arial" w:cs="Arial"/>
            <w:sz w:val="24"/>
            <w:szCs w:val="24"/>
          </w:rPr>
          <w:delText>S</w:delText>
        </w:r>
      </w:del>
      <w:r w:rsidRPr="00944672">
        <w:rPr>
          <w:rFonts w:ascii="Arial" w:hAnsi="Arial" w:cs="Arial"/>
          <w:sz w:val="24"/>
          <w:szCs w:val="24"/>
        </w:rPr>
        <w:t xml:space="preserve">etzte Leutnant Zang an, </w:t>
      </w:r>
      <w:commentRangeStart w:id="10825"/>
      <w:del w:id="10826" w:author="Lektorat Bauer" w:date="2025-03-06T10:17:00Z" w16du:dateUtc="2025-03-06T09:17:00Z">
        <w:r w:rsidRPr="00944672" w:rsidDel="006115DC">
          <w:rPr>
            <w:rFonts w:ascii="Arial" w:hAnsi="Arial" w:cs="Arial"/>
            <w:sz w:val="24"/>
            <w:szCs w:val="24"/>
          </w:rPr>
          <w:delText>Major Lim nickte bestätigend</w:delText>
        </w:r>
      </w:del>
      <w:commentRangeEnd w:id="10825"/>
      <w:r w:rsidR="006115DC">
        <w:rPr>
          <w:rStyle w:val="Kommentarzeichen"/>
        </w:rPr>
        <w:commentReference w:id="10825"/>
      </w:r>
      <w:del w:id="10827" w:author="Lektorat Bauer" w:date="2025-03-06T10:17:00Z" w16du:dateUtc="2025-03-06T09:17:00Z">
        <w:r w:rsidRPr="00944672" w:rsidDel="006115DC">
          <w:rPr>
            <w:rFonts w:ascii="Arial" w:hAnsi="Arial" w:cs="Arial"/>
            <w:sz w:val="24"/>
            <w:szCs w:val="24"/>
          </w:rPr>
          <w:delText xml:space="preserve">. Zang </w:delText>
        </w:r>
      </w:del>
      <w:ins w:id="10828" w:author="Lektorat Bauer" w:date="2025-03-06T10:17:00Z" w16du:dateUtc="2025-03-06T09:17:00Z">
        <w:r w:rsidR="006115DC">
          <w:rPr>
            <w:rFonts w:ascii="Arial" w:hAnsi="Arial" w:cs="Arial"/>
            <w:sz w:val="24"/>
            <w:szCs w:val="24"/>
          </w:rPr>
          <w:t xml:space="preserve">und </w:t>
        </w:r>
      </w:ins>
      <w:r w:rsidRPr="00944672">
        <w:rPr>
          <w:rFonts w:ascii="Arial" w:hAnsi="Arial" w:cs="Arial"/>
          <w:sz w:val="24"/>
          <w:szCs w:val="24"/>
        </w:rPr>
        <w:t>öffnete eine Datei</w:t>
      </w:r>
      <w:ins w:id="10829" w:author="Lektorat Bauer" w:date="2025-03-06T10:17:00Z" w16du:dateUtc="2025-03-06T09:17:00Z">
        <w:r w:rsidR="006115DC">
          <w:rPr>
            <w:rFonts w:ascii="Arial" w:hAnsi="Arial" w:cs="Arial"/>
            <w:sz w:val="24"/>
            <w:szCs w:val="24"/>
          </w:rPr>
          <w:t>.</w:t>
        </w:r>
      </w:ins>
      <w:r w:rsidRPr="00944672">
        <w:rPr>
          <w:rFonts w:ascii="Arial" w:hAnsi="Arial" w:cs="Arial"/>
          <w:sz w:val="24"/>
          <w:szCs w:val="24"/>
        </w:rPr>
        <w:t xml:space="preserve"> </w:t>
      </w:r>
      <w:ins w:id="10830" w:author="Lektorat Bauer" w:date="2025-03-06T10:17:00Z" w16du:dateUtc="2025-03-06T09:17:00Z">
        <w:r w:rsidR="006115DC">
          <w:rPr>
            <w:rFonts w:ascii="Arial" w:hAnsi="Arial" w:cs="Arial"/>
            <w:sz w:val="24"/>
            <w:szCs w:val="24"/>
          </w:rPr>
          <w:t>A</w:t>
        </w:r>
      </w:ins>
      <w:del w:id="10831" w:author="Lektorat Bauer" w:date="2025-03-06T10:17:00Z" w16du:dateUtc="2025-03-06T09:17:00Z">
        <w:r w:rsidRPr="00944672" w:rsidDel="006115DC">
          <w:rPr>
            <w:rFonts w:ascii="Arial" w:hAnsi="Arial" w:cs="Arial"/>
            <w:sz w:val="24"/>
            <w:szCs w:val="24"/>
          </w:rPr>
          <w:delText>und a</w:delText>
        </w:r>
      </w:del>
      <w:r w:rsidRPr="00944672">
        <w:rPr>
          <w:rFonts w:ascii="Arial" w:hAnsi="Arial" w:cs="Arial"/>
          <w:sz w:val="24"/>
          <w:szCs w:val="24"/>
        </w:rPr>
        <w:t>uf dem Bildschirm erschien der folgende Text:</w:t>
      </w:r>
    </w:p>
    <w:p w14:paraId="4D85D189"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21C4452B" w14:textId="77777777" w:rsidR="00944672" w:rsidRPr="00944672" w:rsidRDefault="00944672" w:rsidP="00623B68">
      <w:pPr>
        <w:autoSpaceDE w:val="0"/>
        <w:autoSpaceDN w:val="0"/>
        <w:adjustRightInd w:val="0"/>
        <w:spacing w:after="0" w:line="360" w:lineRule="auto"/>
        <w:jc w:val="both"/>
        <w:rPr>
          <w:rFonts w:ascii="Arial" w:hAnsi="Arial" w:cs="Arial"/>
          <w:i/>
          <w:iCs/>
          <w:sz w:val="24"/>
          <w:szCs w:val="24"/>
        </w:rPr>
      </w:pPr>
      <w:r w:rsidRPr="00944672">
        <w:rPr>
          <w:rFonts w:ascii="Arial" w:hAnsi="Arial" w:cs="Arial"/>
          <w:i/>
          <w:iCs/>
          <w:sz w:val="24"/>
          <w:szCs w:val="24"/>
        </w:rPr>
        <w:lastRenderedPageBreak/>
        <w:t xml:space="preserve">Nachrichtendienstliche Information </w:t>
      </w:r>
      <w:r w:rsidRPr="00944672">
        <w:rPr>
          <w:rFonts w:ascii="Arial" w:hAnsi="Arial" w:cs="Arial"/>
          <w:i/>
          <w:iCs/>
          <w:sz w:val="24"/>
          <w:szCs w:val="24"/>
        </w:rPr>
        <w:br/>
        <w:t>Streng geheim / Quelle schützen!</w:t>
      </w:r>
      <w:del w:id="10832" w:author="Lektorat Bauer" w:date="2025-03-06T10:18:00Z" w16du:dateUtc="2025-03-06T09:18:00Z">
        <w:r w:rsidRPr="00944672" w:rsidDel="006115DC">
          <w:rPr>
            <w:rFonts w:ascii="Arial" w:hAnsi="Arial" w:cs="Arial"/>
            <w:i/>
            <w:iCs/>
            <w:sz w:val="24"/>
            <w:szCs w:val="24"/>
          </w:rPr>
          <w:delText>!</w:delText>
        </w:r>
      </w:del>
    </w:p>
    <w:p w14:paraId="019E58A5" w14:textId="77777777" w:rsidR="00944672" w:rsidRPr="00944672" w:rsidRDefault="00944672" w:rsidP="00623B68">
      <w:pPr>
        <w:autoSpaceDE w:val="0"/>
        <w:autoSpaceDN w:val="0"/>
        <w:adjustRightInd w:val="0"/>
        <w:spacing w:after="0" w:line="360" w:lineRule="auto"/>
        <w:ind w:firstLine="227"/>
        <w:jc w:val="both"/>
        <w:rPr>
          <w:rFonts w:ascii="Arial" w:hAnsi="Arial" w:cs="Arial"/>
          <w:i/>
          <w:iCs/>
          <w:sz w:val="24"/>
          <w:szCs w:val="24"/>
        </w:rPr>
      </w:pPr>
    </w:p>
    <w:p w14:paraId="32BB5323" w14:textId="77777777" w:rsidR="00944672" w:rsidRPr="00944672" w:rsidRDefault="00944672" w:rsidP="00623B68">
      <w:pPr>
        <w:autoSpaceDE w:val="0"/>
        <w:autoSpaceDN w:val="0"/>
        <w:adjustRightInd w:val="0"/>
        <w:spacing w:after="0" w:line="360" w:lineRule="auto"/>
        <w:jc w:val="both"/>
        <w:rPr>
          <w:rFonts w:ascii="Arial" w:hAnsi="Arial" w:cs="Arial"/>
          <w:i/>
          <w:iCs/>
          <w:sz w:val="24"/>
          <w:szCs w:val="24"/>
        </w:rPr>
      </w:pPr>
      <w:r w:rsidRPr="00944672">
        <w:rPr>
          <w:rFonts w:ascii="Arial" w:hAnsi="Arial" w:cs="Arial"/>
          <w:i/>
          <w:iCs/>
          <w:sz w:val="24"/>
          <w:szCs w:val="24"/>
        </w:rPr>
        <w:t>Das Kommandoteam der ‚Granit‘ wird den Flug so planen, dass der Bereich Donezk leicht nördlich umflogen wird.</w:t>
      </w:r>
    </w:p>
    <w:p w14:paraId="57712B19" w14:textId="77777777" w:rsidR="00944672" w:rsidRPr="00944672" w:rsidRDefault="00944672" w:rsidP="00623B68">
      <w:pPr>
        <w:autoSpaceDE w:val="0"/>
        <w:autoSpaceDN w:val="0"/>
        <w:adjustRightInd w:val="0"/>
        <w:spacing w:after="0" w:line="360" w:lineRule="auto"/>
        <w:ind w:firstLine="227"/>
        <w:jc w:val="both"/>
        <w:rPr>
          <w:rFonts w:ascii="Arial" w:hAnsi="Arial" w:cs="Arial"/>
          <w:i/>
          <w:iCs/>
          <w:sz w:val="24"/>
          <w:szCs w:val="24"/>
        </w:rPr>
      </w:pPr>
      <w:r w:rsidRPr="00944672">
        <w:rPr>
          <w:rFonts w:ascii="Arial" w:hAnsi="Arial" w:cs="Arial"/>
          <w:i/>
          <w:iCs/>
          <w:sz w:val="24"/>
          <w:szCs w:val="24"/>
        </w:rPr>
        <w:t>Am 1. Juli sperrte die Ukraine den unteren Luftraum im Osten des Landes: Zivilflugzeuge durften ohne Sondergenehmigung der ukrainischen Armeeleitung nur noch oberhalb von 26.000 Fuß (ca. 7.900 m) verkehren.</w:t>
      </w:r>
    </w:p>
    <w:p w14:paraId="2B8F4B11" w14:textId="1A1BF711" w:rsidR="00944672" w:rsidRPr="00944672" w:rsidRDefault="00944672" w:rsidP="00623B68">
      <w:pPr>
        <w:autoSpaceDE w:val="0"/>
        <w:autoSpaceDN w:val="0"/>
        <w:adjustRightInd w:val="0"/>
        <w:spacing w:after="0" w:line="360" w:lineRule="auto"/>
        <w:ind w:firstLine="227"/>
        <w:jc w:val="both"/>
        <w:rPr>
          <w:rFonts w:ascii="Arial" w:hAnsi="Arial" w:cs="Arial"/>
          <w:i/>
          <w:iCs/>
          <w:sz w:val="24"/>
          <w:szCs w:val="24"/>
        </w:rPr>
      </w:pPr>
      <w:r w:rsidRPr="00944672">
        <w:rPr>
          <w:rFonts w:ascii="Arial" w:hAnsi="Arial" w:cs="Arial"/>
          <w:i/>
          <w:iCs/>
          <w:sz w:val="24"/>
          <w:szCs w:val="24"/>
        </w:rPr>
        <w:t xml:space="preserve">Das Flugzeug wird daher oberhalb von 26.000 Fuß den Bereich queren. Der Flug wird so abgepasst, dass die Kommandotruppe ‚Granit‘ </w:t>
      </w:r>
      <w:del w:id="10833" w:author="Lektorat Bauer" w:date="2025-03-06T10:18:00Z" w16du:dateUtc="2025-03-06T09:18:00Z">
        <w:r w:rsidRPr="00944672" w:rsidDel="006115DC">
          <w:rPr>
            <w:rFonts w:ascii="Arial" w:hAnsi="Arial" w:cs="Arial"/>
            <w:i/>
            <w:iCs/>
            <w:sz w:val="24"/>
            <w:szCs w:val="24"/>
          </w:rPr>
          <w:delText xml:space="preserve">gleichzeitig </w:delText>
        </w:r>
      </w:del>
      <w:ins w:id="10834" w:author="Lektorat Bauer" w:date="2025-03-06T10:18:00Z" w16du:dateUtc="2025-03-06T09:18:00Z">
        <w:r w:rsidR="006115DC">
          <w:rPr>
            <w:rFonts w:ascii="Arial" w:hAnsi="Arial" w:cs="Arial"/>
            <w:i/>
            <w:iCs/>
            <w:sz w:val="24"/>
            <w:szCs w:val="24"/>
          </w:rPr>
          <w:t>zeitgleich</w:t>
        </w:r>
        <w:r w:rsidR="006115DC" w:rsidRPr="00944672">
          <w:rPr>
            <w:rFonts w:ascii="Arial" w:hAnsi="Arial" w:cs="Arial"/>
            <w:i/>
            <w:iCs/>
            <w:sz w:val="24"/>
            <w:szCs w:val="24"/>
          </w:rPr>
          <w:t xml:space="preserve"> </w:t>
        </w:r>
      </w:ins>
      <w:r w:rsidRPr="00944672">
        <w:rPr>
          <w:rFonts w:ascii="Arial" w:hAnsi="Arial" w:cs="Arial"/>
          <w:i/>
          <w:iCs/>
          <w:sz w:val="24"/>
          <w:szCs w:val="24"/>
        </w:rPr>
        <w:t xml:space="preserve">mit dem Flug der Singapore </w:t>
      </w:r>
      <w:del w:id="10835" w:author="Lektorat Bauer" w:date="2025-03-06T10:18:00Z" w16du:dateUtc="2025-03-06T09:18:00Z">
        <w:r w:rsidRPr="00944672" w:rsidDel="006115DC">
          <w:rPr>
            <w:rFonts w:ascii="Arial" w:hAnsi="Arial" w:cs="Arial"/>
            <w:i/>
            <w:iCs/>
            <w:sz w:val="24"/>
            <w:szCs w:val="24"/>
          </w:rPr>
          <w:delText xml:space="preserve"> </w:delText>
        </w:r>
      </w:del>
      <w:r w:rsidRPr="00944672">
        <w:rPr>
          <w:rFonts w:ascii="Arial" w:hAnsi="Arial" w:cs="Arial"/>
          <w:i/>
          <w:iCs/>
          <w:sz w:val="24"/>
          <w:szCs w:val="24"/>
        </w:rPr>
        <w:t>Airlines, SQ 351, an Donezk vorbeifliegt.</w:t>
      </w:r>
    </w:p>
    <w:p w14:paraId="333F9967" w14:textId="77777777" w:rsidR="00944672" w:rsidRPr="00944672" w:rsidRDefault="00944672" w:rsidP="00623B68">
      <w:pPr>
        <w:autoSpaceDE w:val="0"/>
        <w:autoSpaceDN w:val="0"/>
        <w:adjustRightInd w:val="0"/>
        <w:spacing w:after="0" w:line="360" w:lineRule="auto"/>
        <w:ind w:firstLine="227"/>
        <w:jc w:val="both"/>
        <w:rPr>
          <w:rFonts w:ascii="Arial" w:hAnsi="Arial" w:cs="Arial"/>
          <w:i/>
          <w:iCs/>
          <w:sz w:val="24"/>
          <w:szCs w:val="24"/>
        </w:rPr>
      </w:pPr>
      <w:r w:rsidRPr="00944672">
        <w:rPr>
          <w:rFonts w:ascii="Arial" w:hAnsi="Arial" w:cs="Arial"/>
          <w:i/>
          <w:iCs/>
          <w:sz w:val="24"/>
          <w:szCs w:val="24"/>
        </w:rPr>
        <w:t>Aktuell muss davon ausgegangen werden, dass versucht wird, die Singapore Airlines als Deckung zu nutzen.</w:t>
      </w:r>
    </w:p>
    <w:p w14:paraId="29ECD02C"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7CFAF3F5"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Nachdem Major Lim den Text aufmerksam gelesen hatte, schaute sie anerkennend zu Leutnant Zang und nickte, als sie sagte: „Sehr gut, Chungwi. Das geben wir als Anhang weiter.“</w:t>
      </w:r>
    </w:p>
    <w:p w14:paraId="426E0540"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Im Weiteren wurde noch abgesprochen, wie die Informationen weitergegeben werden sollten. Als darüber Einigkeit bestand, </w:t>
      </w:r>
      <w:commentRangeStart w:id="10836"/>
      <w:r w:rsidRPr="00944672">
        <w:rPr>
          <w:rFonts w:ascii="Arial" w:hAnsi="Arial" w:cs="Arial"/>
          <w:sz w:val="24"/>
          <w:szCs w:val="24"/>
        </w:rPr>
        <w:t>wurden die Informationen wie geplant weitergegeben.</w:t>
      </w:r>
      <w:commentRangeEnd w:id="10836"/>
      <w:r w:rsidR="006115DC">
        <w:rPr>
          <w:rStyle w:val="Kommentarzeichen"/>
        </w:rPr>
        <w:commentReference w:id="10836"/>
      </w:r>
    </w:p>
    <w:p w14:paraId="11CC3CD9"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63470714"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36E77796"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68E38FDB"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p>
    <w:p w14:paraId="7D12A0A4"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commentRangeStart w:id="10837"/>
      <w:commentRangeEnd w:id="10837"/>
      <w:r w:rsidRPr="00944672">
        <w:rPr>
          <w:rFonts w:ascii="Arial" w:hAnsi="Arial" w:cs="Arial"/>
          <w:b/>
          <w:bCs/>
          <w:sz w:val="24"/>
          <w:szCs w:val="24"/>
        </w:rPr>
        <w:commentReference w:id="10837"/>
      </w:r>
      <w:r w:rsidRPr="00944672">
        <w:rPr>
          <w:rFonts w:ascii="Arial" w:hAnsi="Arial" w:cs="Arial"/>
          <w:b/>
          <w:bCs/>
          <w:sz w:val="24"/>
          <w:szCs w:val="24"/>
        </w:rPr>
        <w:t>&gt;&gt;&gt; Nahe des Dorfes Snizhne ‚Volksrepublik Donezk‘, 16 Uhr Ortszeit (Zeitverschiebung: 17 Uhr Amsterdam, 23 Uhr Korea, 22 Uhr Malaysia) &lt;&lt;&lt;</w:t>
      </w:r>
    </w:p>
    <w:p w14:paraId="4EA9BCD9" w14:textId="2210B00A"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commentRangeStart w:id="10838"/>
      <w:r w:rsidRPr="00944672">
        <w:rPr>
          <w:rFonts w:ascii="Arial" w:hAnsi="Arial" w:cs="Arial"/>
          <w:sz w:val="24"/>
          <w:szCs w:val="24"/>
        </w:rPr>
        <w:t xml:space="preserve">Der russische Kommandeur der BUK-M1, die sich </w:t>
      </w:r>
      <w:del w:id="10839" w:author="Lektorat Bauer" w:date="2025-03-06T10:19:00Z" w16du:dateUtc="2025-03-06T09:19:00Z">
        <w:r w:rsidRPr="00944672" w:rsidDel="006115DC">
          <w:rPr>
            <w:rFonts w:ascii="Arial" w:hAnsi="Arial" w:cs="Arial"/>
            <w:sz w:val="24"/>
            <w:szCs w:val="24"/>
          </w:rPr>
          <w:delText>zur Zeit</w:delText>
        </w:r>
      </w:del>
      <w:ins w:id="10840" w:author="Lektorat Bauer" w:date="2025-03-06T10:19:00Z" w16du:dateUtc="2025-03-06T09:19:00Z">
        <w:r w:rsidR="006115DC" w:rsidRPr="00944672">
          <w:rPr>
            <w:rFonts w:ascii="Arial" w:hAnsi="Arial" w:cs="Arial"/>
            <w:sz w:val="24"/>
            <w:szCs w:val="24"/>
          </w:rPr>
          <w:t>zurzeit</w:t>
        </w:r>
      </w:ins>
      <w:r w:rsidRPr="00944672">
        <w:rPr>
          <w:rFonts w:ascii="Arial" w:hAnsi="Arial" w:cs="Arial"/>
          <w:sz w:val="24"/>
          <w:szCs w:val="24"/>
        </w:rPr>
        <w:t xml:space="preserve"> auf dem Gebiet der ‚Volksrepublik Donezk‘ befand, bekam einen Befehl, der ihn dazu veranlasste, den nordkoreanischen Kommandeur fragend anzusehen.</w:t>
      </w:r>
      <w:commentRangeEnd w:id="10838"/>
      <w:r w:rsidR="006115DC">
        <w:rPr>
          <w:rStyle w:val="Kommentarzeichen"/>
        </w:rPr>
        <w:commentReference w:id="10838"/>
      </w:r>
    </w:p>
    <w:p w14:paraId="60BEA1AE" w14:textId="756D626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Der nordkoreanische Kommandeur sagte, er müsse Rücksprache mit seinem Chef-Techniker halten und bat sich </w:t>
      </w:r>
      <w:del w:id="10841" w:author="Lektorat Bauer" w:date="2025-03-06T10:24:00Z" w16du:dateUtc="2025-03-06T09:24:00Z">
        <w:r w:rsidRPr="00944672" w:rsidDel="006115DC">
          <w:rPr>
            <w:rFonts w:ascii="Arial" w:hAnsi="Arial" w:cs="Arial"/>
            <w:sz w:val="24"/>
            <w:szCs w:val="24"/>
          </w:rPr>
          <w:delText>5</w:delText>
        </w:r>
      </w:del>
      <w:ins w:id="10842" w:author="Lektorat Bauer" w:date="2025-03-06T10:24:00Z" w16du:dateUtc="2025-03-06T09:24:00Z">
        <w:r w:rsidR="006115DC">
          <w:rPr>
            <w:rFonts w:ascii="Arial" w:hAnsi="Arial" w:cs="Arial"/>
            <w:sz w:val="24"/>
            <w:szCs w:val="24"/>
          </w:rPr>
          <w:t>fünf</w:t>
        </w:r>
      </w:ins>
      <w:r w:rsidRPr="00944672">
        <w:rPr>
          <w:rFonts w:ascii="Arial" w:hAnsi="Arial" w:cs="Arial"/>
          <w:sz w:val="24"/>
          <w:szCs w:val="24"/>
        </w:rPr>
        <w:t xml:space="preserve"> Minuten Besprechungszeit aus. Was er dem </w:t>
      </w:r>
      <w:r w:rsidRPr="00944672">
        <w:rPr>
          <w:rFonts w:ascii="Arial" w:hAnsi="Arial" w:cs="Arial"/>
          <w:sz w:val="24"/>
          <w:szCs w:val="24"/>
        </w:rPr>
        <w:lastRenderedPageBreak/>
        <w:t>russischen Kollegen nicht sagte, war, dass er Order aus Pyeongyang erhalten hatte, dass der Schuss durchzuführen sei.</w:t>
      </w:r>
    </w:p>
    <w:p w14:paraId="0C4D69AE" w14:textId="381171BA"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Beide wussten, dass nicht viel Zeit zur Verfügung stehen würde, daher ließ der russische Kommandeur die Alarmbereitschaft auf die höchste Stufe setzen und gab bekannt, dass man mit einem Schuss in den nächsten 15 Minuten </w:t>
      </w:r>
      <w:del w:id="10843" w:author="Lektorat Bauer" w:date="2025-03-06T10:24:00Z" w16du:dateUtc="2025-03-06T09:24:00Z">
        <w:r w:rsidRPr="00944672" w:rsidDel="006115DC">
          <w:rPr>
            <w:rFonts w:ascii="Arial" w:hAnsi="Arial" w:cs="Arial"/>
            <w:sz w:val="24"/>
            <w:szCs w:val="24"/>
          </w:rPr>
          <w:delText>rechnen würde</w:delText>
        </w:r>
      </w:del>
      <w:ins w:id="10844" w:author="Lektorat Bauer" w:date="2025-03-06T10:24:00Z" w16du:dateUtc="2025-03-06T09:24:00Z">
        <w:r w:rsidR="006115DC">
          <w:rPr>
            <w:rFonts w:ascii="Arial" w:hAnsi="Arial" w:cs="Arial"/>
            <w:sz w:val="24"/>
            <w:szCs w:val="24"/>
          </w:rPr>
          <w:t>rechnete</w:t>
        </w:r>
      </w:ins>
      <w:r w:rsidRPr="00944672">
        <w:rPr>
          <w:rFonts w:ascii="Arial" w:hAnsi="Arial" w:cs="Arial"/>
          <w:sz w:val="24"/>
          <w:szCs w:val="24"/>
        </w:rPr>
        <w:t>.</w:t>
      </w:r>
    </w:p>
    <w:p w14:paraId="10DBE70B" w14:textId="7EDBE0DE"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Die Radarstation, die</w:t>
      </w:r>
      <w:ins w:id="10845" w:author="Lektorat Bauer" w:date="2025-03-06T10:24:00Z" w16du:dateUtc="2025-03-06T09:24:00Z">
        <w:r w:rsidR="006115DC">
          <w:rPr>
            <w:rFonts w:ascii="Arial" w:hAnsi="Arial" w:cs="Arial"/>
            <w:sz w:val="24"/>
            <w:szCs w:val="24"/>
          </w:rPr>
          <w:t xml:space="preserve"> –</w:t>
        </w:r>
      </w:ins>
      <w:r w:rsidRPr="00944672">
        <w:rPr>
          <w:rFonts w:ascii="Arial" w:hAnsi="Arial" w:cs="Arial"/>
          <w:sz w:val="24"/>
          <w:szCs w:val="24"/>
        </w:rPr>
        <w:t xml:space="preserve"> der russischen Doktrin entsprechend</w:t>
      </w:r>
      <w:del w:id="10846" w:author="Lektorat Bauer" w:date="2025-03-06T10:24:00Z" w16du:dateUtc="2025-03-06T09:24:00Z">
        <w:r w:rsidRPr="00944672" w:rsidDel="006115DC">
          <w:rPr>
            <w:rFonts w:ascii="Arial" w:hAnsi="Arial" w:cs="Arial"/>
            <w:sz w:val="24"/>
            <w:szCs w:val="24"/>
          </w:rPr>
          <w:delText>,</w:delText>
        </w:r>
      </w:del>
      <w:ins w:id="10847" w:author="Lektorat Bauer" w:date="2025-03-06T10:24:00Z" w16du:dateUtc="2025-03-06T09:24:00Z">
        <w:r w:rsidR="006115DC">
          <w:rPr>
            <w:rFonts w:ascii="Arial" w:hAnsi="Arial" w:cs="Arial"/>
            <w:sz w:val="24"/>
            <w:szCs w:val="24"/>
          </w:rPr>
          <w:t xml:space="preserve"> –</w:t>
        </w:r>
      </w:ins>
      <w:r w:rsidRPr="00944672">
        <w:rPr>
          <w:rFonts w:ascii="Arial" w:hAnsi="Arial" w:cs="Arial"/>
          <w:sz w:val="24"/>
          <w:szCs w:val="24"/>
        </w:rPr>
        <w:t xml:space="preserve"> in großer Entfernung operierte, meldete Radarkontakte. Der Nordkoreaner berichtete, dass der Schuss vorgenommen werden würde.</w:t>
      </w:r>
    </w:p>
    <w:p w14:paraId="5F3B58A0"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Um 16:18 Uhr konnten zwei Radarziele separiert werden. Um 16:19 Uhr wurde die Singapore Airlines zweifelsfrei als SQ 351 identifiziert. Um 16:20 Uhr verließ die Rakete fauchend den Abschusscontainer.</w:t>
      </w:r>
    </w:p>
    <w:p w14:paraId="02C3E4D8" w14:textId="01BDBB93"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Noch während die Rakete verfolgt wurde, begannen die Soldaten</w:t>
      </w:r>
      <w:ins w:id="10848" w:author="Lektorat Bauer" w:date="2025-03-06T10:25:00Z" w16du:dateUtc="2025-03-06T09:25:00Z">
        <w:r w:rsidR="006115DC">
          <w:rPr>
            <w:rFonts w:ascii="Arial" w:hAnsi="Arial" w:cs="Arial"/>
            <w:sz w:val="24"/>
            <w:szCs w:val="24"/>
          </w:rPr>
          <w:t>,</w:t>
        </w:r>
      </w:ins>
      <w:r w:rsidRPr="00944672">
        <w:rPr>
          <w:rFonts w:ascii="Arial" w:hAnsi="Arial" w:cs="Arial"/>
          <w:sz w:val="24"/>
          <w:szCs w:val="24"/>
        </w:rPr>
        <w:t xml:space="preserve"> den Standort aufzugeben.</w:t>
      </w:r>
    </w:p>
    <w:p w14:paraId="302EE978" w14:textId="558D2B60" w:rsidR="00944672" w:rsidRPr="00944672" w:rsidRDefault="006115DC" w:rsidP="00623B68">
      <w:pPr>
        <w:autoSpaceDE w:val="0"/>
        <w:autoSpaceDN w:val="0"/>
        <w:adjustRightInd w:val="0"/>
        <w:spacing w:after="0" w:line="360" w:lineRule="auto"/>
        <w:ind w:firstLine="227"/>
        <w:jc w:val="both"/>
        <w:rPr>
          <w:rFonts w:ascii="Arial" w:hAnsi="Arial" w:cs="Arial"/>
          <w:sz w:val="24"/>
          <w:szCs w:val="24"/>
        </w:rPr>
      </w:pPr>
      <w:ins w:id="10849" w:author="Lektorat Bauer" w:date="2025-03-06T10:25:00Z" w16du:dateUtc="2025-03-06T09:25:00Z">
        <w:r>
          <w:rPr>
            <w:rFonts w:ascii="Arial" w:hAnsi="Arial" w:cs="Arial"/>
            <w:sz w:val="24"/>
            <w:szCs w:val="24"/>
          </w:rPr>
          <w:t xml:space="preserve">Um </w:t>
        </w:r>
      </w:ins>
      <w:r w:rsidR="00944672" w:rsidRPr="00944672">
        <w:rPr>
          <w:rFonts w:ascii="Arial" w:hAnsi="Arial" w:cs="Arial"/>
          <w:sz w:val="24"/>
          <w:szCs w:val="24"/>
        </w:rPr>
        <w:t xml:space="preserve">16:21 Uhr war der Abschuss bestätigt. Die Nordkoreaner verließen den Standort Richtung Rostov-am-Don, während die Russen </w:t>
      </w:r>
      <w:ins w:id="10850" w:author="Lektorat Bauer" w:date="2025-03-06T10:25:00Z" w16du:dateUtc="2025-03-06T09:25:00Z">
        <w:r>
          <w:rPr>
            <w:rFonts w:ascii="Arial" w:hAnsi="Arial" w:cs="Arial"/>
            <w:sz w:val="24"/>
            <w:szCs w:val="24"/>
          </w:rPr>
          <w:t xml:space="preserve">sich </w:t>
        </w:r>
      </w:ins>
      <w:r w:rsidR="00944672" w:rsidRPr="00944672">
        <w:rPr>
          <w:rFonts w:ascii="Arial" w:hAnsi="Arial" w:cs="Arial"/>
          <w:sz w:val="24"/>
          <w:szCs w:val="24"/>
        </w:rPr>
        <w:t>nach dem Abbau und der Verladung auf den Tieflader mit der weißen Zugmaschine</w:t>
      </w:r>
      <w:del w:id="10851" w:author="Lektorat Bauer" w:date="2025-03-06T10:25:00Z" w16du:dateUtc="2025-03-06T09:25:00Z">
        <w:r w:rsidR="00944672" w:rsidRPr="00944672" w:rsidDel="006115DC">
          <w:rPr>
            <w:rFonts w:ascii="Arial" w:hAnsi="Arial" w:cs="Arial"/>
            <w:sz w:val="24"/>
            <w:szCs w:val="24"/>
          </w:rPr>
          <w:delText>, sich</w:delText>
        </w:r>
      </w:del>
      <w:r w:rsidR="00944672" w:rsidRPr="00944672">
        <w:rPr>
          <w:rFonts w:ascii="Arial" w:hAnsi="Arial" w:cs="Arial"/>
          <w:sz w:val="24"/>
          <w:szCs w:val="24"/>
        </w:rPr>
        <w:t xml:space="preserve"> auf den Weg Richtung Luhansk machten.</w:t>
      </w:r>
    </w:p>
    <w:p w14:paraId="12BF6083" w14:textId="253F6DBD"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Das etwas fürchterlich schief gegangen war, erfuhren die Russen erst später. Die Nordkoreaner bekamen nicht ausreichend Informationen</w:t>
      </w:r>
      <w:ins w:id="10852" w:author="Lektorat Bauer" w:date="2025-03-06T10:25:00Z" w16du:dateUtc="2025-03-06T09:25:00Z">
        <w:r w:rsidR="006115DC">
          <w:rPr>
            <w:rFonts w:ascii="Arial" w:hAnsi="Arial" w:cs="Arial"/>
            <w:sz w:val="24"/>
            <w:szCs w:val="24"/>
          </w:rPr>
          <w:t>,</w:t>
        </w:r>
      </w:ins>
      <w:r w:rsidRPr="00944672">
        <w:rPr>
          <w:rFonts w:ascii="Arial" w:hAnsi="Arial" w:cs="Arial"/>
          <w:sz w:val="24"/>
          <w:szCs w:val="24"/>
        </w:rPr>
        <w:t xml:space="preserve"> um das Geschehen</w:t>
      </w:r>
      <w:ins w:id="10853" w:author="Lektorat Bauer" w:date="2025-03-06T10:25:00Z" w16du:dateUtc="2025-03-06T09:25:00Z">
        <w:r w:rsidR="006115DC">
          <w:rPr>
            <w:rFonts w:ascii="Arial" w:hAnsi="Arial" w:cs="Arial"/>
            <w:sz w:val="24"/>
            <w:szCs w:val="24"/>
          </w:rPr>
          <w:t>e miteinander</w:t>
        </w:r>
      </w:ins>
      <w:r w:rsidRPr="00944672">
        <w:rPr>
          <w:rFonts w:ascii="Arial" w:hAnsi="Arial" w:cs="Arial"/>
          <w:sz w:val="24"/>
          <w:szCs w:val="24"/>
        </w:rPr>
        <w:t xml:space="preserve"> zu verbinden.</w:t>
      </w:r>
    </w:p>
    <w:p w14:paraId="52E649BF"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67A7FB27"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325AEE0C"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656B04E5" w14:textId="77777777" w:rsidR="00944672" w:rsidRPr="00944672" w:rsidRDefault="00944672" w:rsidP="00623B68">
      <w:pPr>
        <w:keepNext/>
        <w:keepLines/>
        <w:pageBreakBefore/>
        <w:numPr>
          <w:ilvl w:val="0"/>
          <w:numId w:val="1"/>
        </w:numPr>
        <w:suppressAutoHyphens/>
        <w:autoSpaceDE w:val="0"/>
        <w:autoSpaceDN w:val="0"/>
        <w:adjustRightInd w:val="0"/>
        <w:spacing w:before="744" w:after="120" w:line="360" w:lineRule="auto"/>
        <w:jc w:val="center"/>
        <w:outlineLvl w:val="0"/>
        <w:rPr>
          <w:rFonts w:ascii="Arial" w:hAnsi="Arial" w:cs="Arial"/>
          <w:b/>
          <w:bCs/>
          <w:color w:val="2F5496"/>
          <w:sz w:val="24"/>
          <w:szCs w:val="24"/>
        </w:rPr>
      </w:pPr>
      <w:r w:rsidRPr="00944672">
        <w:rPr>
          <w:rFonts w:ascii="Arial" w:hAnsi="Arial" w:cs="Arial"/>
          <w:b/>
          <w:bCs/>
          <w:sz w:val="24"/>
          <w:szCs w:val="24"/>
        </w:rPr>
        <w:lastRenderedPageBreak/>
        <w:br/>
        <w:t xml:space="preserve">„Lässt der Feind eine Tür offen, </w:t>
      </w:r>
      <w:r w:rsidRPr="00944672">
        <w:rPr>
          <w:rFonts w:ascii="Arial" w:hAnsi="Arial" w:cs="Arial"/>
          <w:b/>
          <w:bCs/>
          <w:sz w:val="24"/>
          <w:szCs w:val="24"/>
        </w:rPr>
        <w:br/>
        <w:t xml:space="preserve">solltest Du hineinstürmen.“ </w:t>
      </w:r>
      <w:r w:rsidRPr="00944672">
        <w:rPr>
          <w:rFonts w:ascii="Arial" w:hAnsi="Arial" w:cs="Arial"/>
          <w:b/>
          <w:bCs/>
          <w:sz w:val="24"/>
          <w:szCs w:val="24"/>
        </w:rPr>
        <w:br/>
        <w:t>(Sun Tsu)</w:t>
      </w:r>
    </w:p>
    <w:p w14:paraId="55A7AA6B"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commentRangeStart w:id="10854"/>
      <w:commentRangeEnd w:id="10854"/>
      <w:r w:rsidRPr="00944672">
        <w:rPr>
          <w:rFonts w:ascii="Arial" w:hAnsi="Arial" w:cs="Arial"/>
          <w:sz w:val="24"/>
          <w:szCs w:val="24"/>
        </w:rPr>
        <w:commentReference w:id="10854"/>
      </w:r>
      <w:r w:rsidRPr="00944672">
        <w:rPr>
          <w:rFonts w:ascii="Arial" w:hAnsi="Arial" w:cs="Arial"/>
          <w:sz w:val="24"/>
          <w:szCs w:val="24"/>
        </w:rPr>
        <w:t xml:space="preserve">&gt;&gt;&gt; </w:t>
      </w:r>
      <w:r w:rsidRPr="00944672">
        <w:rPr>
          <w:rFonts w:ascii="Arial" w:hAnsi="Arial" w:cs="Arial"/>
          <w:b/>
          <w:bCs/>
          <w:sz w:val="24"/>
          <w:szCs w:val="24"/>
        </w:rPr>
        <w:t xml:space="preserve">Ottensen, ein Stadtteil von Hamburg, Dienstag, 16. Januar 2018 </w:t>
      </w:r>
      <w:r w:rsidRPr="00944672">
        <w:rPr>
          <w:rFonts w:ascii="Arial" w:hAnsi="Arial" w:cs="Arial"/>
          <w:sz w:val="24"/>
          <w:szCs w:val="24"/>
        </w:rPr>
        <w:t>&lt;&lt;&lt;</w:t>
      </w:r>
    </w:p>
    <w:p w14:paraId="1C41B3EC" w14:textId="7118D0F6"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commentRangeStart w:id="10855"/>
      <w:r w:rsidRPr="00944672">
        <w:rPr>
          <w:rFonts w:ascii="Arial" w:hAnsi="Arial" w:cs="Arial"/>
          <w:sz w:val="24"/>
          <w:szCs w:val="24"/>
        </w:rPr>
        <w:t xml:space="preserve">Corinna Brandenburg lebte jetzt seit 16 Jahren in Hamburg und hatte schon einige Höhen und Tiefen erlebt. 11 Jahre hatte Sie mit </w:t>
      </w:r>
      <w:ins w:id="10856" w:author="Lektorat Bauer" w:date="2025-03-06T10:27:00Z" w16du:dateUtc="2025-03-06T09:27:00Z">
        <w:r w:rsidR="00B05EC1">
          <w:rPr>
            <w:rFonts w:ascii="Arial" w:hAnsi="Arial" w:cs="Arial"/>
            <w:sz w:val="24"/>
            <w:szCs w:val="24"/>
          </w:rPr>
          <w:t>i</w:t>
        </w:r>
      </w:ins>
      <w:del w:id="10857" w:author="Lektorat Bauer" w:date="2025-03-06T10:27:00Z" w16du:dateUtc="2025-03-06T09:27:00Z">
        <w:r w:rsidRPr="00944672" w:rsidDel="00B05EC1">
          <w:rPr>
            <w:rFonts w:ascii="Arial" w:hAnsi="Arial" w:cs="Arial"/>
            <w:sz w:val="24"/>
            <w:szCs w:val="24"/>
          </w:rPr>
          <w:delText>I</w:delText>
        </w:r>
      </w:del>
      <w:r w:rsidRPr="00944672">
        <w:rPr>
          <w:rFonts w:ascii="Arial" w:hAnsi="Arial" w:cs="Arial"/>
          <w:sz w:val="24"/>
          <w:szCs w:val="24"/>
        </w:rPr>
        <w:t>hrem</w:t>
      </w:r>
      <w:del w:id="10858" w:author="Lektorat Bauer" w:date="2025-03-06T10:27:00Z" w16du:dateUtc="2025-03-06T09:27:00Z">
        <w:r w:rsidRPr="00944672" w:rsidDel="00B05EC1">
          <w:rPr>
            <w:rFonts w:ascii="Arial" w:hAnsi="Arial" w:cs="Arial"/>
            <w:sz w:val="24"/>
            <w:szCs w:val="24"/>
          </w:rPr>
          <w:delText>, jetzigen</w:delText>
        </w:r>
      </w:del>
      <w:r w:rsidRPr="00944672">
        <w:rPr>
          <w:rFonts w:ascii="Arial" w:hAnsi="Arial" w:cs="Arial"/>
          <w:sz w:val="24"/>
          <w:szCs w:val="24"/>
        </w:rPr>
        <w:t xml:space="preserve"> </w:t>
      </w:r>
      <w:ins w:id="10859" w:author="Lektorat Bauer" w:date="2025-03-06T10:27:00Z" w16du:dateUtc="2025-03-06T09:27:00Z">
        <w:r w:rsidR="00B05EC1">
          <w:rPr>
            <w:rFonts w:ascii="Arial" w:hAnsi="Arial" w:cs="Arial"/>
            <w:sz w:val="24"/>
            <w:szCs w:val="24"/>
          </w:rPr>
          <w:t>nun E</w:t>
        </w:r>
      </w:ins>
      <w:del w:id="10860" w:author="Lektorat Bauer" w:date="2025-03-06T10:27:00Z" w16du:dateUtc="2025-03-06T09:27:00Z">
        <w:r w:rsidRPr="00944672" w:rsidDel="00B05EC1">
          <w:rPr>
            <w:rFonts w:ascii="Arial" w:hAnsi="Arial" w:cs="Arial"/>
            <w:sz w:val="24"/>
            <w:szCs w:val="24"/>
          </w:rPr>
          <w:delText>e</w:delText>
        </w:r>
      </w:del>
      <w:r w:rsidRPr="00944672">
        <w:rPr>
          <w:rFonts w:ascii="Arial" w:hAnsi="Arial" w:cs="Arial"/>
          <w:sz w:val="24"/>
          <w:szCs w:val="24"/>
        </w:rPr>
        <w:t>x-Verlobten zusammengelebt. Sie hatte eine Wohnung in Ottensen gefunden, die nahe am S-Bahnhof Altona</w:t>
      </w:r>
      <w:ins w:id="10861" w:author="Lektorat Bauer" w:date="2025-03-06T10:27:00Z" w16du:dateUtc="2025-03-06T09:27:00Z">
        <w:r w:rsidR="00B05EC1">
          <w:rPr>
            <w:rFonts w:ascii="Arial" w:hAnsi="Arial" w:cs="Arial"/>
            <w:sz w:val="24"/>
            <w:szCs w:val="24"/>
          </w:rPr>
          <w:t xml:space="preserve"> lag</w:t>
        </w:r>
      </w:ins>
      <w:r w:rsidRPr="00944672">
        <w:rPr>
          <w:rFonts w:ascii="Arial" w:hAnsi="Arial" w:cs="Arial"/>
          <w:sz w:val="24"/>
          <w:szCs w:val="24"/>
        </w:rPr>
        <w:t xml:space="preserve">, aber trotzdem bezahlbar war. Die 100 </w:t>
      </w:r>
      <w:ins w:id="10862" w:author="Lektorat Bauer" w:date="2025-03-06T10:27:00Z" w16du:dateUtc="2025-03-06T09:27:00Z">
        <w:r w:rsidR="00B05EC1">
          <w:rPr>
            <w:rFonts w:ascii="Arial" w:hAnsi="Arial" w:cs="Arial"/>
            <w:sz w:val="24"/>
            <w:szCs w:val="24"/>
          </w:rPr>
          <w:t>Quadratmeter</w:t>
        </w:r>
      </w:ins>
      <w:del w:id="10863" w:author="Lektorat Bauer" w:date="2025-03-06T10:27:00Z" w16du:dateUtc="2025-03-06T09:27:00Z">
        <w:r w:rsidRPr="00944672" w:rsidDel="00B05EC1">
          <w:rPr>
            <w:rFonts w:ascii="Arial" w:hAnsi="Arial" w:cs="Arial"/>
            <w:sz w:val="24"/>
            <w:szCs w:val="24"/>
          </w:rPr>
          <w:delText>qm</w:delText>
        </w:r>
      </w:del>
      <w:r w:rsidRPr="00944672">
        <w:rPr>
          <w:rFonts w:ascii="Arial" w:hAnsi="Arial" w:cs="Arial"/>
          <w:sz w:val="24"/>
          <w:szCs w:val="24"/>
        </w:rPr>
        <w:t xml:space="preserve"> Altbau waren toll geschnitten, und das Wohnzimmer hatte noch eine dieser Verbindungsschiebetüren, mit denen das Esszimmer abgetrennt werden konnte. Die Wände waren eher hellhörig, und gegen Ende Ihrer Beziehung mit Ralf, diesem Spinner, konnten die Nachbarn einiges über die beiden erfahren.</w:t>
      </w:r>
    </w:p>
    <w:p w14:paraId="1FA0318A" w14:textId="6EA00B2D"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Jetzt war Sie 44, hatte einen Job, den sie liebte, keinen festen Freund, aber viel Spaß am Leben. Die Szene in Ottensen bot tolle Bars und einige</w:t>
      </w:r>
      <w:del w:id="10864" w:author="Lektorat Bauer" w:date="2025-03-06T10:28:00Z" w16du:dateUtc="2025-03-06T09:28:00Z">
        <w:r w:rsidRPr="00944672" w:rsidDel="00B05EC1">
          <w:rPr>
            <w:rFonts w:ascii="Arial" w:hAnsi="Arial" w:cs="Arial"/>
            <w:sz w:val="24"/>
            <w:szCs w:val="24"/>
          </w:rPr>
          <w:delText xml:space="preserve">, </w:delText>
        </w:r>
        <w:commentRangeStart w:id="10865"/>
        <w:r w:rsidRPr="00944672" w:rsidDel="00B05EC1">
          <w:rPr>
            <w:rFonts w:ascii="Arial" w:hAnsi="Arial" w:cs="Arial"/>
            <w:sz w:val="24"/>
            <w:szCs w:val="24"/>
          </w:rPr>
          <w:delText xml:space="preserve">na sagen wir </w:delText>
        </w:r>
      </w:del>
      <w:commentRangeEnd w:id="10865"/>
      <w:r w:rsidR="00B05EC1">
        <w:rPr>
          <w:rStyle w:val="Kommentarzeichen"/>
        </w:rPr>
        <w:commentReference w:id="10865"/>
      </w:r>
      <w:del w:id="10866" w:author="Lektorat Bauer" w:date="2025-03-06T10:28:00Z" w16du:dateUtc="2025-03-06T09:28:00Z">
        <w:r w:rsidRPr="00944672" w:rsidDel="00B05EC1">
          <w:rPr>
            <w:rFonts w:ascii="Arial" w:hAnsi="Arial" w:cs="Arial"/>
            <w:sz w:val="24"/>
            <w:szCs w:val="24"/>
          </w:rPr>
          <w:delText>mal</w:delText>
        </w:r>
      </w:del>
      <w:r w:rsidRPr="00944672">
        <w:rPr>
          <w:rFonts w:ascii="Arial" w:hAnsi="Arial" w:cs="Arial"/>
          <w:sz w:val="24"/>
          <w:szCs w:val="24"/>
        </w:rPr>
        <w:t xml:space="preserve"> interessante</w:t>
      </w:r>
      <w:del w:id="10867" w:author="Lektorat Bauer" w:date="2025-03-06T10:28:00Z" w16du:dateUtc="2025-03-06T09:28:00Z">
        <w:r w:rsidRPr="00944672" w:rsidDel="00B05EC1">
          <w:rPr>
            <w:rFonts w:ascii="Arial" w:hAnsi="Arial" w:cs="Arial"/>
            <w:sz w:val="24"/>
            <w:szCs w:val="24"/>
          </w:rPr>
          <w:delText>,</w:delText>
        </w:r>
      </w:del>
      <w:r w:rsidRPr="00944672">
        <w:rPr>
          <w:rFonts w:ascii="Arial" w:hAnsi="Arial" w:cs="Arial"/>
          <w:sz w:val="24"/>
          <w:szCs w:val="24"/>
        </w:rPr>
        <w:t xml:space="preserve"> Restaurants. Da der Mietvertrag für die Wohnung auf </w:t>
      </w:r>
      <w:del w:id="10868" w:author="Lektorat Bauer" w:date="2025-03-06T10:28:00Z" w16du:dateUtc="2025-03-06T09:28:00Z">
        <w:r w:rsidRPr="00944672" w:rsidDel="00B05EC1">
          <w:rPr>
            <w:rFonts w:ascii="Arial" w:hAnsi="Arial" w:cs="Arial"/>
            <w:sz w:val="24"/>
            <w:szCs w:val="24"/>
          </w:rPr>
          <w:delText>I</w:delText>
        </w:r>
      </w:del>
      <w:ins w:id="10869" w:author="Lektorat Bauer" w:date="2025-03-06T10:28:00Z" w16du:dateUtc="2025-03-06T09:28:00Z">
        <w:r w:rsidR="00B05EC1">
          <w:rPr>
            <w:rFonts w:ascii="Arial" w:hAnsi="Arial" w:cs="Arial"/>
            <w:sz w:val="24"/>
            <w:szCs w:val="24"/>
          </w:rPr>
          <w:t>i</w:t>
        </w:r>
      </w:ins>
      <w:r w:rsidRPr="00944672">
        <w:rPr>
          <w:rFonts w:ascii="Arial" w:hAnsi="Arial" w:cs="Arial"/>
          <w:sz w:val="24"/>
          <w:szCs w:val="24"/>
        </w:rPr>
        <w:t xml:space="preserve">hren Namen lief, musste Ralf ausziehen und </w:t>
      </w:r>
      <w:del w:id="10870" w:author="Lektorat Bauer" w:date="2025-03-06T10:28:00Z" w16du:dateUtc="2025-03-06T09:28:00Z">
        <w:r w:rsidRPr="00944672" w:rsidDel="00B05EC1">
          <w:rPr>
            <w:rFonts w:ascii="Arial" w:hAnsi="Arial" w:cs="Arial"/>
            <w:sz w:val="24"/>
            <w:szCs w:val="24"/>
          </w:rPr>
          <w:delText>S</w:delText>
        </w:r>
      </w:del>
      <w:ins w:id="10871" w:author="Lektorat Bauer" w:date="2025-03-06T10:28:00Z" w16du:dateUtc="2025-03-06T09:28:00Z">
        <w:r w:rsidR="00B05EC1">
          <w:rPr>
            <w:rFonts w:ascii="Arial" w:hAnsi="Arial" w:cs="Arial"/>
            <w:sz w:val="24"/>
            <w:szCs w:val="24"/>
          </w:rPr>
          <w:t>s</w:t>
        </w:r>
      </w:ins>
      <w:r w:rsidRPr="00944672">
        <w:rPr>
          <w:rFonts w:ascii="Arial" w:hAnsi="Arial" w:cs="Arial"/>
          <w:sz w:val="24"/>
          <w:szCs w:val="24"/>
        </w:rPr>
        <w:t xml:space="preserve">ie hatte die riesige Wohnung für sich allein. Der Vermieter war ein netter älterer Herr, der mit den Mieteinnahmen seine bescheidene Rente aufbesserte. Sie hatte auch schon mal vorgefühlt, ob Sie die Wohnung nicht kaufen könne, aber war mit ihm noch zu keiner Einigung gekommen. </w:t>
      </w:r>
      <w:commentRangeEnd w:id="10855"/>
      <w:r w:rsidR="00B05EC1">
        <w:rPr>
          <w:rStyle w:val="Kommentarzeichen"/>
        </w:rPr>
        <w:commentReference w:id="10855"/>
      </w:r>
    </w:p>
    <w:p w14:paraId="5F993593" w14:textId="7D7BB10F"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Sie hatte sich </w:t>
      </w:r>
      <w:ins w:id="10872" w:author="Lektorat Bauer" w:date="2025-03-06T10:28:00Z" w16du:dateUtc="2025-03-06T09:28:00Z">
        <w:r w:rsidR="00B05EC1">
          <w:rPr>
            <w:rFonts w:ascii="Arial" w:hAnsi="Arial" w:cs="Arial"/>
            <w:sz w:val="24"/>
            <w:szCs w:val="24"/>
          </w:rPr>
          <w:t>i</w:t>
        </w:r>
      </w:ins>
      <w:del w:id="10873" w:author="Lektorat Bauer" w:date="2025-03-06T10:28:00Z" w16du:dateUtc="2025-03-06T09:28:00Z">
        <w:r w:rsidRPr="00944672" w:rsidDel="00B05EC1">
          <w:rPr>
            <w:rFonts w:ascii="Arial" w:hAnsi="Arial" w:cs="Arial"/>
            <w:sz w:val="24"/>
            <w:szCs w:val="24"/>
          </w:rPr>
          <w:delText>I</w:delText>
        </w:r>
      </w:del>
      <w:r w:rsidRPr="00944672">
        <w:rPr>
          <w:rFonts w:ascii="Arial" w:hAnsi="Arial" w:cs="Arial"/>
          <w:sz w:val="24"/>
          <w:szCs w:val="24"/>
        </w:rPr>
        <w:t>hr braunes, leicht gewelltes Haar</w:t>
      </w:r>
      <w:del w:id="10874" w:author="Lektorat Bauer" w:date="2025-03-06T10:28:00Z" w16du:dateUtc="2025-03-06T09:28:00Z">
        <w:r w:rsidRPr="00944672" w:rsidDel="00B05EC1">
          <w:rPr>
            <w:rFonts w:ascii="Arial" w:hAnsi="Arial" w:cs="Arial"/>
            <w:sz w:val="24"/>
            <w:szCs w:val="24"/>
          </w:rPr>
          <w:delText>,</w:delText>
        </w:r>
      </w:del>
      <w:r w:rsidRPr="00944672">
        <w:rPr>
          <w:rFonts w:ascii="Arial" w:hAnsi="Arial" w:cs="Arial"/>
          <w:sz w:val="24"/>
          <w:szCs w:val="24"/>
        </w:rPr>
        <w:t xml:space="preserve"> etwas über schulterlang wachsen lassen und trug abwechselnd Brille oder Kontaktlinsen. Neben dem journalistischen Schreiben arbeitete Sie als Moderatorin bei Veranstaltungen, so </w:t>
      </w:r>
      <w:del w:id="10875" w:author="Lektorat Bauer" w:date="2025-03-06T10:28:00Z" w16du:dateUtc="2025-03-06T09:28:00Z">
        <w:r w:rsidRPr="00944672" w:rsidDel="00B05EC1">
          <w:rPr>
            <w:rFonts w:ascii="Arial" w:hAnsi="Arial" w:cs="Arial"/>
            <w:sz w:val="24"/>
            <w:szCs w:val="24"/>
          </w:rPr>
          <w:delText>das</w:delText>
        </w:r>
      </w:del>
      <w:ins w:id="10876" w:author="Lektorat Bauer" w:date="2025-03-06T10:28:00Z" w16du:dateUtc="2025-03-06T09:28:00Z">
        <w:r w:rsidR="00B05EC1" w:rsidRPr="00944672">
          <w:rPr>
            <w:rFonts w:ascii="Arial" w:hAnsi="Arial" w:cs="Arial"/>
            <w:sz w:val="24"/>
            <w:szCs w:val="24"/>
          </w:rPr>
          <w:t>dass</w:t>
        </w:r>
      </w:ins>
      <w:r w:rsidRPr="00944672">
        <w:rPr>
          <w:rFonts w:ascii="Arial" w:hAnsi="Arial" w:cs="Arial"/>
          <w:sz w:val="24"/>
          <w:szCs w:val="24"/>
        </w:rPr>
        <w:t xml:space="preserve"> Sie gut mit Ihrem Einkommen zurechtkam. Sie ging gern unter Leute und flirtete auch gern. Ihre schlanke Figur, sie hatte immer noch eine Taille von 63 </w:t>
      </w:r>
      <w:ins w:id="10877" w:author="Lektorat Bauer" w:date="2025-03-06T10:29:00Z" w16du:dateUtc="2025-03-06T09:29:00Z">
        <w:r w:rsidR="00B05EC1">
          <w:rPr>
            <w:rFonts w:ascii="Arial" w:hAnsi="Arial" w:cs="Arial"/>
            <w:sz w:val="24"/>
            <w:szCs w:val="24"/>
          </w:rPr>
          <w:t>Zentimetern</w:t>
        </w:r>
      </w:ins>
      <w:del w:id="10878" w:author="Lektorat Bauer" w:date="2025-03-06T10:29:00Z" w16du:dateUtc="2025-03-06T09:29:00Z">
        <w:r w:rsidRPr="00944672" w:rsidDel="00B05EC1">
          <w:rPr>
            <w:rFonts w:ascii="Arial" w:hAnsi="Arial" w:cs="Arial"/>
            <w:sz w:val="24"/>
            <w:szCs w:val="24"/>
          </w:rPr>
          <w:delText>cm</w:delText>
        </w:r>
      </w:del>
      <w:r w:rsidRPr="00944672">
        <w:rPr>
          <w:rFonts w:ascii="Arial" w:hAnsi="Arial" w:cs="Arial"/>
          <w:sz w:val="24"/>
          <w:szCs w:val="24"/>
        </w:rPr>
        <w:t>,</w:t>
      </w:r>
      <w:del w:id="10879" w:author="Lektorat Bauer" w:date="2025-03-06T10:29:00Z" w16du:dateUtc="2025-03-06T09:29:00Z">
        <w:r w:rsidRPr="00944672" w:rsidDel="00B05EC1">
          <w:rPr>
            <w:rFonts w:ascii="Arial" w:hAnsi="Arial" w:cs="Arial"/>
            <w:sz w:val="24"/>
            <w:szCs w:val="24"/>
          </w:rPr>
          <w:delText xml:space="preserve"> </w:delText>
        </w:r>
        <w:commentRangeStart w:id="10880"/>
        <w:r w:rsidRPr="00944672" w:rsidDel="00B05EC1">
          <w:rPr>
            <w:rFonts w:ascii="Arial" w:hAnsi="Arial" w:cs="Arial"/>
            <w:sz w:val="24"/>
            <w:szCs w:val="24"/>
          </w:rPr>
          <w:delText>und sie wog bei 1,66 Meter Körpergröße nur 59 Kilo</w:delText>
        </w:r>
      </w:del>
      <w:ins w:id="10881" w:author="Lektorat Bauer" w:date="2025-03-06T10:29:00Z" w16du:dateUtc="2025-03-06T09:29:00Z">
        <w:r w:rsidR="00B05EC1">
          <w:rPr>
            <w:rFonts w:ascii="Arial" w:hAnsi="Arial" w:cs="Arial"/>
            <w:sz w:val="24"/>
            <w:szCs w:val="24"/>
          </w:rPr>
          <w:t xml:space="preserve"> </w:t>
        </w:r>
      </w:ins>
      <w:commentRangeEnd w:id="10880"/>
      <w:ins w:id="10882" w:author="Lektorat Bauer" w:date="2025-03-06T10:30:00Z" w16du:dateUtc="2025-03-06T09:30:00Z">
        <w:r w:rsidR="00B05EC1">
          <w:rPr>
            <w:rStyle w:val="Kommentarzeichen"/>
          </w:rPr>
          <w:commentReference w:id="10880"/>
        </w:r>
      </w:ins>
      <w:ins w:id="10883" w:author="Lektorat Bauer" w:date="2025-03-06T10:29:00Z" w16du:dateUtc="2025-03-06T09:29:00Z">
        <w:r w:rsidR="00B05EC1">
          <w:rPr>
            <w:rFonts w:ascii="Arial" w:hAnsi="Arial" w:cs="Arial"/>
            <w:sz w:val="24"/>
            <w:szCs w:val="24"/>
          </w:rPr>
          <w:t>ließ sich gewinnbringend einsetzen</w:t>
        </w:r>
      </w:ins>
      <w:r w:rsidRPr="00944672">
        <w:rPr>
          <w:rFonts w:ascii="Arial" w:hAnsi="Arial" w:cs="Arial"/>
          <w:sz w:val="24"/>
          <w:szCs w:val="24"/>
        </w:rPr>
        <w:t xml:space="preserve">. </w:t>
      </w:r>
      <w:commentRangeStart w:id="10884"/>
      <w:del w:id="10885" w:author="Lektorat Bauer" w:date="2025-03-06T10:29:00Z" w16du:dateUtc="2025-03-06T09:29:00Z">
        <w:r w:rsidRPr="00944672" w:rsidDel="00B05EC1">
          <w:rPr>
            <w:rFonts w:ascii="Arial" w:hAnsi="Arial" w:cs="Arial"/>
            <w:sz w:val="24"/>
            <w:szCs w:val="24"/>
          </w:rPr>
          <w:delText>Die Männer starrten Ihr immer wieder auf den Busen, so das Sie davon ausging, dass Ihre 85B Körbchen immer noch gut in Form waren (sonst würden die Männer wohl nicht so schauen</w:delText>
        </w:r>
      </w:del>
      <w:commentRangeEnd w:id="10884"/>
      <w:r w:rsidR="00B05EC1">
        <w:rPr>
          <w:rStyle w:val="Kommentarzeichen"/>
        </w:rPr>
        <w:commentReference w:id="10884"/>
      </w:r>
      <w:del w:id="10886" w:author="Lektorat Bauer" w:date="2025-03-06T10:29:00Z" w16du:dateUtc="2025-03-06T09:29:00Z">
        <w:r w:rsidRPr="00944672" w:rsidDel="00B05EC1">
          <w:rPr>
            <w:rFonts w:ascii="Arial" w:hAnsi="Arial" w:cs="Arial"/>
            <w:sz w:val="24"/>
            <w:szCs w:val="24"/>
          </w:rPr>
          <w:delText xml:space="preserve">). </w:delText>
        </w:r>
      </w:del>
      <w:r w:rsidRPr="00944672">
        <w:rPr>
          <w:rFonts w:ascii="Arial" w:hAnsi="Arial" w:cs="Arial"/>
          <w:sz w:val="24"/>
          <w:szCs w:val="24"/>
        </w:rPr>
        <w:t>Sie merkte</w:t>
      </w:r>
      <w:ins w:id="10887" w:author="Lektorat Bauer" w:date="2025-03-06T10:29:00Z" w16du:dateUtc="2025-03-06T09:29:00Z">
        <w:r w:rsidR="00B05EC1">
          <w:rPr>
            <w:rFonts w:ascii="Arial" w:hAnsi="Arial" w:cs="Arial"/>
            <w:sz w:val="24"/>
            <w:szCs w:val="24"/>
          </w:rPr>
          <w:t xml:space="preserve"> allerdings</w:t>
        </w:r>
      </w:ins>
      <w:r w:rsidRPr="00944672">
        <w:rPr>
          <w:rFonts w:ascii="Arial" w:hAnsi="Arial" w:cs="Arial"/>
          <w:sz w:val="24"/>
          <w:szCs w:val="24"/>
        </w:rPr>
        <w:t xml:space="preserve">, dass </w:t>
      </w:r>
      <w:ins w:id="10888" w:author="Lektorat Bauer" w:date="2025-03-06T10:30:00Z" w16du:dateUtc="2025-03-06T09:30:00Z">
        <w:r w:rsidR="00B05EC1">
          <w:rPr>
            <w:rFonts w:ascii="Arial" w:hAnsi="Arial" w:cs="Arial"/>
            <w:sz w:val="24"/>
            <w:szCs w:val="24"/>
          </w:rPr>
          <w:t>s</w:t>
        </w:r>
      </w:ins>
      <w:del w:id="10889" w:author="Lektorat Bauer" w:date="2025-03-06T10:30:00Z" w16du:dateUtc="2025-03-06T09:30:00Z">
        <w:r w:rsidRPr="00944672" w:rsidDel="00B05EC1">
          <w:rPr>
            <w:rFonts w:ascii="Arial" w:hAnsi="Arial" w:cs="Arial"/>
            <w:sz w:val="24"/>
            <w:szCs w:val="24"/>
          </w:rPr>
          <w:delText>S</w:delText>
        </w:r>
      </w:del>
      <w:r w:rsidRPr="00944672">
        <w:rPr>
          <w:rFonts w:ascii="Arial" w:hAnsi="Arial" w:cs="Arial"/>
          <w:sz w:val="24"/>
          <w:szCs w:val="24"/>
        </w:rPr>
        <w:t>ie älter wurde</w:t>
      </w:r>
      <w:ins w:id="10890" w:author="Lektorat Bauer" w:date="2025-03-06T10:29:00Z" w16du:dateUtc="2025-03-06T09:29:00Z">
        <w:r w:rsidR="00B05EC1">
          <w:rPr>
            <w:rFonts w:ascii="Arial" w:hAnsi="Arial" w:cs="Arial"/>
            <w:sz w:val="24"/>
            <w:szCs w:val="24"/>
          </w:rPr>
          <w:t>,</w:t>
        </w:r>
      </w:ins>
      <w:r w:rsidRPr="00944672">
        <w:rPr>
          <w:rFonts w:ascii="Arial" w:hAnsi="Arial" w:cs="Arial"/>
          <w:sz w:val="24"/>
          <w:szCs w:val="24"/>
        </w:rPr>
        <w:t xml:space="preserve"> und versuchte sich, halbwegs regelmäßig, im Fitness</w:t>
      </w:r>
      <w:ins w:id="10891" w:author="Lektorat Bauer" w:date="2025-03-06T10:29:00Z" w16du:dateUtc="2025-03-06T09:29:00Z">
        <w:r w:rsidR="00B05EC1">
          <w:rPr>
            <w:rFonts w:ascii="Arial" w:hAnsi="Arial" w:cs="Arial"/>
            <w:sz w:val="24"/>
            <w:szCs w:val="24"/>
          </w:rPr>
          <w:t>s</w:t>
        </w:r>
      </w:ins>
      <w:del w:id="10892" w:author="Lektorat Bauer" w:date="2025-03-06T10:29:00Z" w16du:dateUtc="2025-03-06T09:29:00Z">
        <w:r w:rsidRPr="00944672" w:rsidDel="00B05EC1">
          <w:rPr>
            <w:rFonts w:ascii="Arial" w:hAnsi="Arial" w:cs="Arial"/>
            <w:sz w:val="24"/>
            <w:szCs w:val="24"/>
          </w:rPr>
          <w:delText xml:space="preserve"> S</w:delText>
        </w:r>
      </w:del>
      <w:r w:rsidRPr="00944672">
        <w:rPr>
          <w:rFonts w:ascii="Arial" w:hAnsi="Arial" w:cs="Arial"/>
          <w:sz w:val="24"/>
          <w:szCs w:val="24"/>
        </w:rPr>
        <w:t>tudio fit zu halten</w:t>
      </w:r>
      <w:del w:id="10893" w:author="Lektorat Bauer" w:date="2025-03-06T10:29:00Z" w16du:dateUtc="2025-03-06T09:29:00Z">
        <w:r w:rsidRPr="00944672" w:rsidDel="00B05EC1">
          <w:rPr>
            <w:rFonts w:ascii="Arial" w:hAnsi="Arial" w:cs="Arial"/>
            <w:sz w:val="24"/>
            <w:szCs w:val="24"/>
          </w:rPr>
          <w:delText>,</w:delText>
        </w:r>
      </w:del>
      <w:ins w:id="10894" w:author="Lektorat Bauer" w:date="2025-03-06T10:29:00Z" w16du:dateUtc="2025-03-06T09:29:00Z">
        <w:r w:rsidR="00B05EC1">
          <w:rPr>
            <w:rFonts w:ascii="Arial" w:hAnsi="Arial" w:cs="Arial"/>
            <w:sz w:val="24"/>
            <w:szCs w:val="24"/>
          </w:rPr>
          <w:t>.</w:t>
        </w:r>
      </w:ins>
      <w:r w:rsidRPr="00944672">
        <w:rPr>
          <w:rFonts w:ascii="Arial" w:hAnsi="Arial" w:cs="Arial"/>
          <w:sz w:val="24"/>
          <w:szCs w:val="24"/>
        </w:rPr>
        <w:t xml:space="preserve"> </w:t>
      </w:r>
      <w:ins w:id="10895" w:author="Lektorat Bauer" w:date="2025-03-06T10:29:00Z" w16du:dateUtc="2025-03-06T09:29:00Z">
        <w:r w:rsidR="00B05EC1">
          <w:rPr>
            <w:rFonts w:ascii="Arial" w:hAnsi="Arial" w:cs="Arial"/>
            <w:sz w:val="24"/>
            <w:szCs w:val="24"/>
          </w:rPr>
          <w:t>Z</w:t>
        </w:r>
      </w:ins>
      <w:del w:id="10896" w:author="Lektorat Bauer" w:date="2025-03-06T10:29:00Z" w16du:dateUtc="2025-03-06T09:29:00Z">
        <w:r w:rsidRPr="00944672" w:rsidDel="00B05EC1">
          <w:rPr>
            <w:rFonts w:ascii="Arial" w:hAnsi="Arial" w:cs="Arial"/>
            <w:sz w:val="24"/>
            <w:szCs w:val="24"/>
          </w:rPr>
          <w:delText>z</w:delText>
        </w:r>
      </w:del>
      <w:r w:rsidRPr="00944672">
        <w:rPr>
          <w:rFonts w:ascii="Arial" w:hAnsi="Arial" w:cs="Arial"/>
          <w:sz w:val="24"/>
          <w:szCs w:val="24"/>
        </w:rPr>
        <w:t xml:space="preserve">udem konnte </w:t>
      </w:r>
      <w:ins w:id="10897" w:author="Lektorat Bauer" w:date="2025-03-06T10:30:00Z" w16du:dateUtc="2025-03-06T09:30:00Z">
        <w:r w:rsidR="00B05EC1">
          <w:rPr>
            <w:rFonts w:ascii="Arial" w:hAnsi="Arial" w:cs="Arial"/>
            <w:sz w:val="24"/>
            <w:szCs w:val="24"/>
          </w:rPr>
          <w:t>s</w:t>
        </w:r>
      </w:ins>
      <w:del w:id="10898" w:author="Lektorat Bauer" w:date="2025-03-06T10:30:00Z" w16du:dateUtc="2025-03-06T09:30:00Z">
        <w:r w:rsidRPr="00944672" w:rsidDel="00B05EC1">
          <w:rPr>
            <w:rFonts w:ascii="Arial" w:hAnsi="Arial" w:cs="Arial"/>
            <w:sz w:val="24"/>
            <w:szCs w:val="24"/>
          </w:rPr>
          <w:delText>S</w:delText>
        </w:r>
      </w:del>
      <w:r w:rsidRPr="00944672">
        <w:rPr>
          <w:rFonts w:ascii="Arial" w:hAnsi="Arial" w:cs="Arial"/>
          <w:sz w:val="24"/>
          <w:szCs w:val="24"/>
        </w:rPr>
        <w:t>ie sich auch den einen oder anderen Mann dort in Ruhe ansehen, während Sie auf dem Laufband oder dem Cross-Trainer ihre Ausdauer prüfte.</w:t>
      </w:r>
    </w:p>
    <w:p w14:paraId="13A93C52" w14:textId="0E779C56"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 xml:space="preserve">Eine </w:t>
      </w:r>
      <w:ins w:id="10899" w:author="Lektorat Bauer" w:date="2025-03-06T10:31:00Z" w16du:dateUtc="2025-03-06T09:31:00Z">
        <w:r w:rsidR="00B05EC1">
          <w:rPr>
            <w:rFonts w:ascii="Arial" w:hAnsi="Arial" w:cs="Arial"/>
            <w:sz w:val="24"/>
            <w:szCs w:val="24"/>
          </w:rPr>
          <w:t>i</w:t>
        </w:r>
      </w:ins>
      <w:del w:id="10900" w:author="Lektorat Bauer" w:date="2025-03-06T10:31:00Z" w16du:dateUtc="2025-03-06T09:31:00Z">
        <w:r w:rsidRPr="00944672" w:rsidDel="00B05EC1">
          <w:rPr>
            <w:rFonts w:ascii="Arial" w:hAnsi="Arial" w:cs="Arial"/>
            <w:sz w:val="24"/>
            <w:szCs w:val="24"/>
          </w:rPr>
          <w:delText>I</w:delText>
        </w:r>
      </w:del>
      <w:r w:rsidRPr="00944672">
        <w:rPr>
          <w:rFonts w:ascii="Arial" w:hAnsi="Arial" w:cs="Arial"/>
          <w:sz w:val="24"/>
          <w:szCs w:val="24"/>
        </w:rPr>
        <w:t xml:space="preserve">hrer Eigenschaften, war, dass Sie sich in ein Thema vertiefen konnte. Ihre Kollegen meinten dann immer, dass an ihr ein Pitbull verloren gegangen sei. Wenn das Thema aber dann abgearbeitet war, </w:t>
      </w:r>
      <w:del w:id="10901" w:author="Lektorat Bauer" w:date="2025-03-06T10:32:00Z" w16du:dateUtc="2025-03-06T09:32:00Z">
        <w:r w:rsidRPr="00944672" w:rsidDel="00B05EC1">
          <w:rPr>
            <w:rFonts w:ascii="Arial" w:hAnsi="Arial" w:cs="Arial"/>
            <w:sz w:val="24"/>
            <w:szCs w:val="24"/>
          </w:rPr>
          <w:delText xml:space="preserve">dann </w:delText>
        </w:r>
      </w:del>
      <w:r w:rsidRPr="00944672">
        <w:rPr>
          <w:rFonts w:ascii="Arial" w:hAnsi="Arial" w:cs="Arial"/>
          <w:sz w:val="24"/>
          <w:szCs w:val="24"/>
        </w:rPr>
        <w:t xml:space="preserve">war sie auch </w:t>
      </w:r>
      <w:del w:id="10902" w:author="Lektorat Bauer" w:date="2025-03-06T10:31:00Z" w16du:dateUtc="2025-03-06T09:31:00Z">
        <w:r w:rsidRPr="00944672" w:rsidDel="00B05EC1">
          <w:rPr>
            <w:rFonts w:ascii="Arial" w:hAnsi="Arial" w:cs="Arial"/>
            <w:sz w:val="24"/>
            <w:szCs w:val="24"/>
          </w:rPr>
          <w:delText xml:space="preserve">ein </w:delText>
        </w:r>
      </w:del>
      <w:ins w:id="10903" w:author="Lektorat Bauer" w:date="2025-03-06T10:31:00Z" w16du:dateUtc="2025-03-06T09:31:00Z">
        <w:r w:rsidR="00B05EC1">
          <w:rPr>
            <w:rFonts w:ascii="Arial" w:hAnsi="Arial" w:cs="Arial"/>
            <w:sz w:val="24"/>
            <w:szCs w:val="24"/>
          </w:rPr>
          <w:t>in</w:t>
        </w:r>
        <w:r w:rsidR="00B05EC1" w:rsidRPr="00944672">
          <w:rPr>
            <w:rFonts w:ascii="Arial" w:hAnsi="Arial" w:cs="Arial"/>
            <w:sz w:val="24"/>
            <w:szCs w:val="24"/>
          </w:rPr>
          <w:t xml:space="preserve"> </w:t>
        </w:r>
      </w:ins>
      <w:r w:rsidRPr="00944672">
        <w:rPr>
          <w:rFonts w:ascii="Arial" w:hAnsi="Arial" w:cs="Arial"/>
          <w:sz w:val="24"/>
          <w:szCs w:val="24"/>
        </w:rPr>
        <w:t>der Lage</w:t>
      </w:r>
      <w:ins w:id="10904" w:author="Lektorat Bauer" w:date="2025-03-06T10:32:00Z" w16du:dateUtc="2025-03-06T09:32:00Z">
        <w:r w:rsidR="00B05EC1">
          <w:rPr>
            <w:rFonts w:ascii="Arial" w:hAnsi="Arial" w:cs="Arial"/>
            <w:sz w:val="24"/>
            <w:szCs w:val="24"/>
          </w:rPr>
          <w:t>,</w:t>
        </w:r>
      </w:ins>
      <w:r w:rsidRPr="00944672">
        <w:rPr>
          <w:rFonts w:ascii="Arial" w:hAnsi="Arial" w:cs="Arial"/>
          <w:sz w:val="24"/>
          <w:szCs w:val="24"/>
        </w:rPr>
        <w:t xml:space="preserve"> sich wieder auf Ruhepuls 55 zu bringen. Genau das aber</w:t>
      </w:r>
      <w:del w:id="10905" w:author="Lektorat Bauer" w:date="2025-03-06T10:33:00Z" w16du:dateUtc="2025-03-06T09:33:00Z">
        <w:r w:rsidRPr="00944672" w:rsidDel="00B05EC1">
          <w:rPr>
            <w:rFonts w:ascii="Arial" w:hAnsi="Arial" w:cs="Arial"/>
            <w:sz w:val="24"/>
            <w:szCs w:val="24"/>
          </w:rPr>
          <w:delText>,</w:delText>
        </w:r>
      </w:del>
      <w:r w:rsidRPr="00944672">
        <w:rPr>
          <w:rFonts w:ascii="Arial" w:hAnsi="Arial" w:cs="Arial"/>
          <w:sz w:val="24"/>
          <w:szCs w:val="24"/>
        </w:rPr>
        <w:t xml:space="preserve"> hatte der ‚Spiegel‘ </w:t>
      </w:r>
      <w:del w:id="10906" w:author="Lektorat Bauer" w:date="2025-03-06T10:32:00Z" w16du:dateUtc="2025-03-06T09:32:00Z">
        <w:r w:rsidRPr="00944672" w:rsidDel="00B05EC1">
          <w:rPr>
            <w:rFonts w:ascii="Arial" w:hAnsi="Arial" w:cs="Arial"/>
            <w:sz w:val="24"/>
            <w:szCs w:val="24"/>
          </w:rPr>
          <w:delText>Ihr aber</w:delText>
        </w:r>
      </w:del>
      <w:ins w:id="10907" w:author="Lektorat Bauer" w:date="2025-03-06T10:32:00Z" w16du:dateUtc="2025-03-06T09:32:00Z">
        <w:r w:rsidR="00B05EC1">
          <w:rPr>
            <w:rFonts w:ascii="Arial" w:hAnsi="Arial" w:cs="Arial"/>
            <w:sz w:val="24"/>
            <w:szCs w:val="24"/>
          </w:rPr>
          <w:t>ihr</w:t>
        </w:r>
      </w:ins>
      <w:r w:rsidRPr="00944672">
        <w:rPr>
          <w:rFonts w:ascii="Arial" w:hAnsi="Arial" w:cs="Arial"/>
          <w:sz w:val="24"/>
          <w:szCs w:val="24"/>
        </w:rPr>
        <w:t xml:space="preserve"> nun verdorben, als </w:t>
      </w:r>
      <w:del w:id="10908" w:author="Lektorat Bauer" w:date="2025-03-06T10:32:00Z" w16du:dateUtc="2025-03-06T09:32:00Z">
        <w:r w:rsidRPr="00944672" w:rsidDel="00B05EC1">
          <w:rPr>
            <w:rFonts w:ascii="Arial" w:hAnsi="Arial" w:cs="Arial"/>
            <w:sz w:val="24"/>
            <w:szCs w:val="24"/>
          </w:rPr>
          <w:delText xml:space="preserve">sie </w:delText>
        </w:r>
      </w:del>
      <w:ins w:id="10909" w:author="Lektorat Bauer" w:date="2025-03-06T10:32:00Z" w16du:dateUtc="2025-03-06T09:32:00Z">
        <w:r w:rsidR="00B05EC1">
          <w:rPr>
            <w:rFonts w:ascii="Arial" w:hAnsi="Arial" w:cs="Arial"/>
            <w:sz w:val="24"/>
            <w:szCs w:val="24"/>
          </w:rPr>
          <w:t>man</w:t>
        </w:r>
        <w:r w:rsidR="00B05EC1" w:rsidRPr="00944672">
          <w:rPr>
            <w:rFonts w:ascii="Arial" w:hAnsi="Arial" w:cs="Arial"/>
            <w:sz w:val="24"/>
            <w:szCs w:val="24"/>
          </w:rPr>
          <w:t xml:space="preserve"> </w:t>
        </w:r>
      </w:ins>
      <w:r w:rsidRPr="00944672">
        <w:rPr>
          <w:rFonts w:ascii="Arial" w:hAnsi="Arial" w:cs="Arial"/>
          <w:sz w:val="24"/>
          <w:szCs w:val="24"/>
        </w:rPr>
        <w:t xml:space="preserve">ihr die Unterlagen von Joost van der Dijkstraat zum Sichten </w:t>
      </w:r>
      <w:del w:id="10910" w:author="Lektorat Bauer" w:date="2025-03-06T10:32:00Z" w16du:dateUtc="2025-03-06T09:32:00Z">
        <w:r w:rsidRPr="00944672" w:rsidDel="00B05EC1">
          <w:rPr>
            <w:rFonts w:ascii="Arial" w:hAnsi="Arial" w:cs="Arial"/>
            <w:sz w:val="24"/>
            <w:szCs w:val="24"/>
          </w:rPr>
          <w:delText>gaben</w:delText>
        </w:r>
      </w:del>
      <w:ins w:id="10911" w:author="Lektorat Bauer" w:date="2025-03-06T10:32:00Z" w16du:dateUtc="2025-03-06T09:32:00Z">
        <w:r w:rsidR="00B05EC1">
          <w:rPr>
            <w:rFonts w:ascii="Arial" w:hAnsi="Arial" w:cs="Arial"/>
            <w:sz w:val="24"/>
            <w:szCs w:val="24"/>
          </w:rPr>
          <w:t>auf den Schreibtisch legte</w:t>
        </w:r>
      </w:ins>
      <w:r w:rsidRPr="00944672">
        <w:rPr>
          <w:rFonts w:ascii="Arial" w:hAnsi="Arial" w:cs="Arial"/>
          <w:sz w:val="24"/>
          <w:szCs w:val="24"/>
        </w:rPr>
        <w:t>.</w:t>
      </w:r>
    </w:p>
    <w:p w14:paraId="5E7BC930" w14:textId="77777777"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p>
    <w:p w14:paraId="4DE22781" w14:textId="77777777" w:rsidR="00944672" w:rsidRPr="00944672" w:rsidRDefault="00944672" w:rsidP="00623B68">
      <w:pPr>
        <w:suppressAutoHyphens/>
        <w:autoSpaceDE w:val="0"/>
        <w:autoSpaceDN w:val="0"/>
        <w:adjustRightInd w:val="0"/>
        <w:spacing w:after="0" w:line="360" w:lineRule="auto"/>
        <w:jc w:val="both"/>
        <w:rPr>
          <w:rFonts w:ascii="Arial" w:hAnsi="Arial" w:cs="Arial"/>
          <w:sz w:val="24"/>
          <w:szCs w:val="24"/>
        </w:rPr>
      </w:pPr>
      <w:r w:rsidRPr="00944672">
        <w:rPr>
          <w:rFonts w:ascii="Arial" w:hAnsi="Arial" w:cs="Arial"/>
          <w:noProof/>
          <w:sz w:val="24"/>
          <w:szCs w:val="24"/>
        </w:rPr>
        <w:t>***</w:t>
      </w:r>
    </w:p>
    <w:p w14:paraId="78125D5F"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7394F9B9"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commentRangeStart w:id="10912"/>
      <w:commentRangeEnd w:id="10912"/>
      <w:r w:rsidRPr="00944672">
        <w:rPr>
          <w:rFonts w:ascii="Arial" w:hAnsi="Arial" w:cs="Arial"/>
          <w:sz w:val="24"/>
          <w:szCs w:val="24"/>
        </w:rPr>
        <w:commentReference w:id="10912"/>
      </w:r>
      <w:r w:rsidRPr="00944672">
        <w:rPr>
          <w:rFonts w:ascii="Arial" w:hAnsi="Arial" w:cs="Arial"/>
          <w:sz w:val="24"/>
          <w:szCs w:val="24"/>
        </w:rPr>
        <w:t xml:space="preserve">&gt;&gt;&gt; </w:t>
      </w:r>
      <w:r w:rsidRPr="00944672">
        <w:rPr>
          <w:rFonts w:ascii="Arial" w:hAnsi="Arial" w:cs="Arial"/>
          <w:b/>
          <w:bCs/>
          <w:sz w:val="24"/>
          <w:szCs w:val="24"/>
        </w:rPr>
        <w:t>Ottensen, Hamburg</w:t>
      </w:r>
      <w:r w:rsidRPr="00944672">
        <w:rPr>
          <w:rFonts w:ascii="Arial" w:hAnsi="Arial" w:cs="Arial"/>
          <w:sz w:val="24"/>
          <w:szCs w:val="24"/>
        </w:rPr>
        <w:t xml:space="preserve"> &lt;&lt;&lt;</w:t>
      </w:r>
    </w:p>
    <w:p w14:paraId="353D23EC" w14:textId="7C5787E0"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del w:id="10913" w:author="Lektorat Bauer" w:date="2025-03-06T10:34:00Z" w16du:dateUtc="2025-03-06T09:34:00Z">
        <w:r w:rsidRPr="00944672" w:rsidDel="00B05EC1">
          <w:rPr>
            <w:rFonts w:ascii="Arial" w:hAnsi="Arial" w:cs="Arial"/>
            <w:sz w:val="24"/>
            <w:szCs w:val="24"/>
          </w:rPr>
          <w:delText xml:space="preserve">So nahm sich </w:delText>
        </w:r>
      </w:del>
      <w:r w:rsidRPr="00944672">
        <w:rPr>
          <w:rFonts w:ascii="Arial" w:hAnsi="Arial" w:cs="Arial"/>
          <w:sz w:val="24"/>
          <w:szCs w:val="24"/>
        </w:rPr>
        <w:t xml:space="preserve">Corinna Brandenburg </w:t>
      </w:r>
      <w:del w:id="10914" w:author="Lektorat Bauer" w:date="2025-03-06T10:34:00Z" w16du:dateUtc="2025-03-06T09:34:00Z">
        <w:r w:rsidRPr="00944672" w:rsidDel="00B05EC1">
          <w:rPr>
            <w:rFonts w:ascii="Arial" w:hAnsi="Arial" w:cs="Arial"/>
            <w:sz w:val="24"/>
            <w:szCs w:val="24"/>
          </w:rPr>
          <w:delText xml:space="preserve">die Unterlagen und </w:delText>
        </w:r>
      </w:del>
      <w:r w:rsidRPr="00944672">
        <w:rPr>
          <w:rFonts w:ascii="Arial" w:hAnsi="Arial" w:cs="Arial"/>
          <w:sz w:val="24"/>
          <w:szCs w:val="24"/>
        </w:rPr>
        <w:t>las das Deckblatt der Ermittlungsakte:</w:t>
      </w:r>
    </w:p>
    <w:p w14:paraId="0597D600" w14:textId="61193241" w:rsidR="00944672" w:rsidRPr="00944672" w:rsidRDefault="00B375C8" w:rsidP="00623B68">
      <w:pPr>
        <w:suppressAutoHyphens/>
        <w:autoSpaceDE w:val="0"/>
        <w:autoSpaceDN w:val="0"/>
        <w:adjustRightInd w:val="0"/>
        <w:spacing w:after="0" w:line="360" w:lineRule="auto"/>
        <w:ind w:firstLine="227"/>
        <w:jc w:val="both"/>
        <w:rPr>
          <w:rFonts w:ascii="Arial" w:hAnsi="Arial" w:cs="Arial"/>
          <w:sz w:val="24"/>
          <w:szCs w:val="24"/>
        </w:rPr>
      </w:pPr>
      <w:ins w:id="10915" w:author="Lektorat Bauer" w:date="2025-03-06T10:44:00Z" w16du:dateUtc="2025-03-06T09:44:00Z">
        <w:r>
          <w:rPr>
            <w:rFonts w:ascii="Arial" w:hAnsi="Arial" w:cs="Arial"/>
            <w:sz w:val="24"/>
            <w:szCs w:val="24"/>
          </w:rPr>
          <w:t>„</w:t>
        </w:r>
      </w:ins>
      <w:r w:rsidR="00944672" w:rsidRPr="00944672">
        <w:rPr>
          <w:rFonts w:ascii="Arial" w:hAnsi="Arial" w:cs="Arial"/>
          <w:sz w:val="24"/>
          <w:szCs w:val="24"/>
        </w:rPr>
        <w:t xml:space="preserve">Eintrag in die polizeiliche Untersuchungsakte zur Untersuchung des Todes von Joost van der Dijkstraat, der mit dem Flug </w:t>
      </w:r>
      <w:r w:rsidR="00944672" w:rsidRPr="00944672">
        <w:rPr>
          <w:rFonts w:ascii="Arial" w:hAnsi="Arial" w:cs="Arial"/>
          <w:noProof/>
          <w:sz w:val="24"/>
          <w:szCs w:val="24"/>
        </w:rPr>
        <w:t>MH</w:t>
      </w:r>
      <w:ins w:id="10916" w:author="Lektorat Bauer" w:date="2025-03-06T10:34:00Z" w16du:dateUtc="2025-03-06T09:34:00Z">
        <w:r w:rsidR="00B05EC1">
          <w:rPr>
            <w:rFonts w:ascii="Arial" w:hAnsi="Arial" w:cs="Arial"/>
            <w:noProof/>
            <w:sz w:val="24"/>
            <w:szCs w:val="24"/>
          </w:rPr>
          <w:t xml:space="preserve"> </w:t>
        </w:r>
      </w:ins>
      <w:r w:rsidR="00944672" w:rsidRPr="00944672">
        <w:rPr>
          <w:rFonts w:ascii="Arial" w:hAnsi="Arial" w:cs="Arial"/>
          <w:noProof/>
          <w:sz w:val="24"/>
          <w:szCs w:val="24"/>
        </w:rPr>
        <w:t>17</w:t>
      </w:r>
      <w:r w:rsidR="00944672" w:rsidRPr="00944672">
        <w:rPr>
          <w:rFonts w:ascii="Arial" w:hAnsi="Arial" w:cs="Arial"/>
          <w:sz w:val="24"/>
          <w:szCs w:val="24"/>
        </w:rPr>
        <w:t xml:space="preserve"> am 17. Juli 2014 verunglückt ist. Die Untersuchung wurde von der Staatsanwaltschaft angeordnet, da Herr Joost van der Dijkstraat nicht unter seinem Namen an Bord von Flug </w:t>
      </w:r>
      <w:r w:rsidR="00944672" w:rsidRPr="00944672">
        <w:rPr>
          <w:rFonts w:ascii="Arial" w:hAnsi="Arial" w:cs="Arial"/>
          <w:noProof/>
          <w:sz w:val="24"/>
          <w:szCs w:val="24"/>
        </w:rPr>
        <w:t>MH</w:t>
      </w:r>
      <w:ins w:id="10917" w:author="Lektorat Bauer" w:date="2025-03-06T10:34:00Z" w16du:dateUtc="2025-03-06T09:34:00Z">
        <w:r w:rsidR="00B05EC1">
          <w:rPr>
            <w:rFonts w:ascii="Arial" w:hAnsi="Arial" w:cs="Arial"/>
            <w:noProof/>
            <w:sz w:val="24"/>
            <w:szCs w:val="24"/>
          </w:rPr>
          <w:t xml:space="preserve"> </w:t>
        </w:r>
      </w:ins>
      <w:r w:rsidR="00944672" w:rsidRPr="00944672">
        <w:rPr>
          <w:rFonts w:ascii="Arial" w:hAnsi="Arial" w:cs="Arial"/>
          <w:noProof/>
          <w:sz w:val="24"/>
          <w:szCs w:val="24"/>
        </w:rPr>
        <w:t>17</w:t>
      </w:r>
      <w:r w:rsidR="00944672" w:rsidRPr="00944672">
        <w:rPr>
          <w:rFonts w:ascii="Arial" w:hAnsi="Arial" w:cs="Arial"/>
          <w:sz w:val="24"/>
          <w:szCs w:val="24"/>
        </w:rPr>
        <w:t xml:space="preserve"> war. </w:t>
      </w:r>
      <w:del w:id="10918" w:author="Lektorat Bauer" w:date="2025-03-06T10:34:00Z" w16du:dateUtc="2025-03-06T09:34:00Z">
        <w:r w:rsidR="00944672" w:rsidRPr="00944672" w:rsidDel="00B05EC1">
          <w:rPr>
            <w:rFonts w:ascii="Arial" w:hAnsi="Arial" w:cs="Arial"/>
            <w:sz w:val="24"/>
            <w:szCs w:val="24"/>
          </w:rPr>
          <w:delText xml:space="preserve">Zum anderen war </w:delText>
        </w:r>
      </w:del>
      <w:r w:rsidR="00944672" w:rsidRPr="00944672">
        <w:rPr>
          <w:rFonts w:ascii="Arial" w:hAnsi="Arial" w:cs="Arial"/>
          <w:sz w:val="24"/>
          <w:szCs w:val="24"/>
        </w:rPr>
        <w:t xml:space="preserve">Joost van der Dijkstraat </w:t>
      </w:r>
      <w:ins w:id="10919" w:author="Lektorat Bauer" w:date="2025-03-06T10:35:00Z" w16du:dateUtc="2025-03-06T09:35:00Z">
        <w:r w:rsidR="00B05EC1">
          <w:rPr>
            <w:rFonts w:ascii="Arial" w:hAnsi="Arial" w:cs="Arial"/>
            <w:sz w:val="24"/>
            <w:szCs w:val="24"/>
          </w:rPr>
          <w:t xml:space="preserve">fand sich auch </w:t>
        </w:r>
      </w:ins>
      <w:r w:rsidR="00944672" w:rsidRPr="00944672">
        <w:rPr>
          <w:rFonts w:ascii="Arial" w:hAnsi="Arial" w:cs="Arial"/>
          <w:sz w:val="24"/>
          <w:szCs w:val="24"/>
        </w:rPr>
        <w:t>nicht auf dem Passenger Manifest</w:t>
      </w:r>
      <w:del w:id="10920" w:author="Lektorat Bauer" w:date="2025-03-06T10:35:00Z" w16du:dateUtc="2025-03-06T09:35:00Z">
        <w:r w:rsidR="00944672" w:rsidRPr="00944672" w:rsidDel="00B05EC1">
          <w:rPr>
            <w:rFonts w:ascii="Arial" w:hAnsi="Arial" w:cs="Arial"/>
            <w:sz w:val="24"/>
            <w:szCs w:val="24"/>
          </w:rPr>
          <w:delText xml:space="preserve"> aufgeführt</w:delText>
        </w:r>
      </w:del>
      <w:r w:rsidR="00944672" w:rsidRPr="00944672">
        <w:rPr>
          <w:rFonts w:ascii="Arial" w:hAnsi="Arial" w:cs="Arial"/>
          <w:sz w:val="24"/>
          <w:szCs w:val="24"/>
        </w:rPr>
        <w:t>, weder unter seinem Namen noch unter einem anderen.</w:t>
      </w:r>
    </w:p>
    <w:p w14:paraId="2CF9797F" w14:textId="77777777"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Nachfragen bei Malaysia Airlines ergaben, dass er als sogenannter </w:t>
      </w:r>
      <w:r w:rsidRPr="00944672">
        <w:rPr>
          <w:rFonts w:ascii="Arial" w:hAnsi="Arial" w:cs="Arial"/>
          <w:noProof/>
          <w:sz w:val="24"/>
          <w:szCs w:val="24"/>
        </w:rPr>
        <w:t>Dead</w:t>
      </w:r>
      <w:r w:rsidRPr="00944672">
        <w:rPr>
          <w:rFonts w:ascii="Arial" w:hAnsi="Arial" w:cs="Arial"/>
          <w:sz w:val="24"/>
          <w:szCs w:val="24"/>
        </w:rPr>
        <w:t xml:space="preserve"> Head an Bord war. Eingetragen war er als Flugbegleiter unter dem Namen „Joost </w:t>
      </w:r>
      <w:r w:rsidRPr="00944672">
        <w:rPr>
          <w:rFonts w:ascii="Arial" w:hAnsi="Arial" w:cs="Arial"/>
          <w:noProof/>
          <w:sz w:val="24"/>
          <w:szCs w:val="24"/>
        </w:rPr>
        <w:t>Soetebaum</w:t>
      </w:r>
      <w:r w:rsidRPr="00944672">
        <w:rPr>
          <w:rFonts w:ascii="Arial" w:hAnsi="Arial" w:cs="Arial"/>
          <w:sz w:val="24"/>
          <w:szCs w:val="24"/>
        </w:rPr>
        <w:t>“, vermeintlicher niederländischer Staatsangehöriger.</w:t>
      </w:r>
    </w:p>
    <w:p w14:paraId="79B6B927" w14:textId="47DCFEB4"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Der niederländische AIVD</w:t>
      </w:r>
      <w:del w:id="10921" w:author="Lektorat Bauer" w:date="2025-03-06T10:35:00Z" w16du:dateUtc="2025-03-06T09:35:00Z">
        <w:r w:rsidRPr="00944672" w:rsidDel="00B05EC1">
          <w:rPr>
            <w:rFonts w:ascii="Arial" w:hAnsi="Arial" w:cs="Arial"/>
            <w:sz w:val="24"/>
            <w:szCs w:val="24"/>
          </w:rPr>
          <w:delText>,</w:delText>
        </w:r>
      </w:del>
      <w:r w:rsidRPr="00944672">
        <w:rPr>
          <w:rFonts w:ascii="Arial" w:hAnsi="Arial" w:cs="Arial"/>
          <w:sz w:val="24"/>
          <w:szCs w:val="24"/>
        </w:rPr>
        <w:t xml:space="preserve"> hatte Malaysia Airlines um diesen Gefallen gebeten und kam auch für die Flugkosten auf. Dass Herr van der Dijkstraat / </w:t>
      </w:r>
      <w:r w:rsidRPr="00944672">
        <w:rPr>
          <w:rFonts w:ascii="Arial" w:hAnsi="Arial" w:cs="Arial"/>
          <w:noProof/>
          <w:sz w:val="24"/>
          <w:szCs w:val="24"/>
        </w:rPr>
        <w:t>Soetebaum</w:t>
      </w:r>
      <w:r w:rsidRPr="00944672">
        <w:rPr>
          <w:rFonts w:ascii="Arial" w:hAnsi="Arial" w:cs="Arial"/>
          <w:sz w:val="24"/>
          <w:szCs w:val="24"/>
        </w:rPr>
        <w:t xml:space="preserve"> mit dem Mitreisenden niederländischen Abgeordneten </w:t>
      </w:r>
      <w:r w:rsidRPr="00944672">
        <w:rPr>
          <w:rFonts w:ascii="Arial" w:hAnsi="Arial" w:cs="Arial"/>
          <w:noProof/>
          <w:sz w:val="24"/>
          <w:szCs w:val="24"/>
        </w:rPr>
        <w:t>Witteveen</w:t>
      </w:r>
      <w:r w:rsidRPr="00944672">
        <w:rPr>
          <w:rFonts w:ascii="Arial" w:hAnsi="Arial" w:cs="Arial"/>
          <w:sz w:val="24"/>
          <w:szCs w:val="24"/>
        </w:rPr>
        <w:t xml:space="preserve"> bekannt war, war eine Koinzidenz und es </w:t>
      </w:r>
      <w:del w:id="10922" w:author="Lektorat Bauer" w:date="2025-03-06T10:35:00Z" w16du:dateUtc="2025-03-06T09:35:00Z">
        <w:r w:rsidRPr="00944672" w:rsidDel="00B05EC1">
          <w:rPr>
            <w:rFonts w:ascii="Arial" w:hAnsi="Arial" w:cs="Arial"/>
            <w:sz w:val="24"/>
            <w:szCs w:val="24"/>
          </w:rPr>
          <w:delText xml:space="preserve">lässt </w:delText>
        </w:r>
      </w:del>
      <w:ins w:id="10923" w:author="Lektorat Bauer" w:date="2025-03-06T10:35:00Z" w16du:dateUtc="2025-03-06T09:35:00Z">
        <w:r w:rsidR="00B05EC1">
          <w:rPr>
            <w:rFonts w:ascii="Arial" w:hAnsi="Arial" w:cs="Arial"/>
            <w:sz w:val="24"/>
            <w:szCs w:val="24"/>
          </w:rPr>
          <w:t>ließ</w:t>
        </w:r>
        <w:r w:rsidR="00B05EC1" w:rsidRPr="00944672">
          <w:rPr>
            <w:rFonts w:ascii="Arial" w:hAnsi="Arial" w:cs="Arial"/>
            <w:sz w:val="24"/>
            <w:szCs w:val="24"/>
          </w:rPr>
          <w:t xml:space="preserve"> </w:t>
        </w:r>
      </w:ins>
      <w:r w:rsidRPr="00944672">
        <w:rPr>
          <w:rFonts w:ascii="Arial" w:hAnsi="Arial" w:cs="Arial"/>
          <w:sz w:val="24"/>
          <w:szCs w:val="24"/>
        </w:rPr>
        <w:t>sich kein Zusammenhang hierzu darstellen.</w:t>
      </w:r>
    </w:p>
    <w:p w14:paraId="71E9F9F6" w14:textId="328F2B50"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Die obenstehenden Informationen </w:t>
      </w:r>
      <w:del w:id="10924" w:author="Lektorat Bauer" w:date="2025-03-06T10:35:00Z" w16du:dateUtc="2025-03-06T09:35:00Z">
        <w:r w:rsidRPr="00944672" w:rsidDel="00B05EC1">
          <w:rPr>
            <w:rFonts w:ascii="Arial" w:hAnsi="Arial" w:cs="Arial"/>
            <w:sz w:val="24"/>
            <w:szCs w:val="24"/>
          </w:rPr>
          <w:delText xml:space="preserve">wurden </w:delText>
        </w:r>
      </w:del>
      <w:ins w:id="10925" w:author="Lektorat Bauer" w:date="2025-03-06T10:35:00Z" w16du:dateUtc="2025-03-06T09:35:00Z">
        <w:r w:rsidR="00B05EC1">
          <w:rPr>
            <w:rFonts w:ascii="Arial" w:hAnsi="Arial" w:cs="Arial"/>
            <w:sz w:val="24"/>
            <w:szCs w:val="24"/>
          </w:rPr>
          <w:t>waren</w:t>
        </w:r>
        <w:r w:rsidR="00B05EC1" w:rsidRPr="00944672">
          <w:rPr>
            <w:rFonts w:ascii="Arial" w:hAnsi="Arial" w:cs="Arial"/>
            <w:sz w:val="24"/>
            <w:szCs w:val="24"/>
          </w:rPr>
          <w:t xml:space="preserve"> </w:t>
        </w:r>
      </w:ins>
      <w:del w:id="10926" w:author="Lektorat Bauer" w:date="2025-03-06T10:35:00Z" w16du:dateUtc="2025-03-06T09:35:00Z">
        <w:r w:rsidRPr="00944672" w:rsidDel="00B05EC1">
          <w:rPr>
            <w:rFonts w:ascii="Arial" w:hAnsi="Arial" w:cs="Arial"/>
            <w:sz w:val="24"/>
            <w:szCs w:val="24"/>
          </w:rPr>
          <w:delText xml:space="preserve">an den BND </w:delText>
        </w:r>
      </w:del>
      <w:r w:rsidRPr="00944672">
        <w:rPr>
          <w:rFonts w:ascii="Arial" w:hAnsi="Arial" w:cs="Arial"/>
          <w:sz w:val="24"/>
          <w:szCs w:val="24"/>
        </w:rPr>
        <w:t xml:space="preserve">vom AIVD </w:t>
      </w:r>
      <w:ins w:id="10927" w:author="Lektorat Bauer" w:date="2025-03-06T10:35:00Z" w16du:dateUtc="2025-03-06T09:35:00Z">
        <w:r w:rsidR="00B05EC1" w:rsidRPr="00944672">
          <w:rPr>
            <w:rFonts w:ascii="Arial" w:hAnsi="Arial" w:cs="Arial"/>
            <w:sz w:val="24"/>
            <w:szCs w:val="24"/>
          </w:rPr>
          <w:t xml:space="preserve">an den BND </w:t>
        </w:r>
      </w:ins>
      <w:r w:rsidRPr="00944672">
        <w:rPr>
          <w:rFonts w:ascii="Arial" w:hAnsi="Arial" w:cs="Arial"/>
          <w:sz w:val="24"/>
          <w:szCs w:val="24"/>
        </w:rPr>
        <w:t>übergeben</w:t>
      </w:r>
      <w:ins w:id="10928" w:author="Lektorat Bauer" w:date="2025-03-06T10:35:00Z" w16du:dateUtc="2025-03-06T09:35:00Z">
        <w:r w:rsidR="00B05EC1">
          <w:rPr>
            <w:rFonts w:ascii="Arial" w:hAnsi="Arial" w:cs="Arial"/>
            <w:sz w:val="24"/>
            <w:szCs w:val="24"/>
          </w:rPr>
          <w:t xml:space="preserve"> worden</w:t>
        </w:r>
      </w:ins>
      <w:r w:rsidRPr="00944672">
        <w:rPr>
          <w:rFonts w:ascii="Arial" w:hAnsi="Arial" w:cs="Arial"/>
          <w:sz w:val="24"/>
          <w:szCs w:val="24"/>
        </w:rPr>
        <w:t>. Der BND hat</w:t>
      </w:r>
      <w:ins w:id="10929" w:author="Lektorat Bauer" w:date="2025-03-06T10:36:00Z" w16du:dateUtc="2025-03-06T09:36:00Z">
        <w:r w:rsidR="002242DA">
          <w:rPr>
            <w:rFonts w:ascii="Arial" w:hAnsi="Arial" w:cs="Arial"/>
            <w:sz w:val="24"/>
            <w:szCs w:val="24"/>
          </w:rPr>
          <w:t>te</w:t>
        </w:r>
      </w:ins>
      <w:r w:rsidRPr="00944672">
        <w:rPr>
          <w:rFonts w:ascii="Arial" w:hAnsi="Arial" w:cs="Arial"/>
          <w:sz w:val="24"/>
          <w:szCs w:val="24"/>
        </w:rPr>
        <w:t xml:space="preserve"> die Informationen, soweit bekannt</w:t>
      </w:r>
      <w:ins w:id="10930" w:author="Lektorat Bauer" w:date="2025-03-06T10:36:00Z" w16du:dateUtc="2025-03-06T09:36:00Z">
        <w:r w:rsidR="002242DA">
          <w:rPr>
            <w:rFonts w:ascii="Arial" w:hAnsi="Arial" w:cs="Arial"/>
            <w:sz w:val="24"/>
            <w:szCs w:val="24"/>
          </w:rPr>
          <w:t>,</w:t>
        </w:r>
      </w:ins>
      <w:r w:rsidRPr="00944672">
        <w:rPr>
          <w:rFonts w:ascii="Arial" w:hAnsi="Arial" w:cs="Arial"/>
          <w:sz w:val="24"/>
          <w:szCs w:val="24"/>
        </w:rPr>
        <w:t xml:space="preserve"> an das Hamburger LKA weitergeleitet und um weiter</w:t>
      </w:r>
      <w:ins w:id="10931" w:author="Lektorat Bauer" w:date="2025-03-06T10:36:00Z" w16du:dateUtc="2025-03-06T09:36:00Z">
        <w:r w:rsidR="00B05EC1">
          <w:rPr>
            <w:rFonts w:ascii="Arial" w:hAnsi="Arial" w:cs="Arial"/>
            <w:sz w:val="24"/>
            <w:szCs w:val="24"/>
          </w:rPr>
          <w:t>e</w:t>
        </w:r>
      </w:ins>
      <w:r w:rsidRPr="00944672">
        <w:rPr>
          <w:rFonts w:ascii="Arial" w:hAnsi="Arial" w:cs="Arial"/>
          <w:sz w:val="24"/>
          <w:szCs w:val="24"/>
        </w:rPr>
        <w:t xml:space="preserve"> Informationen </w:t>
      </w:r>
      <w:del w:id="10932" w:author="Lektorat Bauer" w:date="2025-03-06T10:36:00Z" w16du:dateUtc="2025-03-06T09:36:00Z">
        <w:r w:rsidRPr="00944672" w:rsidDel="00B05EC1">
          <w:rPr>
            <w:rFonts w:ascii="Arial" w:hAnsi="Arial" w:cs="Arial"/>
            <w:sz w:val="24"/>
            <w:szCs w:val="24"/>
          </w:rPr>
          <w:delText xml:space="preserve">/ Aufklärung </w:delText>
        </w:r>
      </w:del>
      <w:r w:rsidRPr="00944672">
        <w:rPr>
          <w:rFonts w:ascii="Arial" w:hAnsi="Arial" w:cs="Arial"/>
          <w:sz w:val="24"/>
          <w:szCs w:val="24"/>
        </w:rPr>
        <w:t>gebeten.</w:t>
      </w:r>
    </w:p>
    <w:p w14:paraId="382748AE" w14:textId="77777777"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LKA und Staatsanwaltschaft haben die Ermittlungen beauftragt, es liegt keine prioritäre Bearbeitungsanweisung vor; die Hamburger Kriminalpolizei ermittelt. </w:t>
      </w:r>
    </w:p>
    <w:p w14:paraId="561C0DDB" w14:textId="77777777"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Es wurde ein Durchsuchungsbeschluss für die Wohnung von Herrn van der Dijkstraat / </w:t>
      </w:r>
      <w:r w:rsidRPr="00944672">
        <w:rPr>
          <w:rFonts w:ascii="Arial" w:hAnsi="Arial" w:cs="Arial"/>
          <w:noProof/>
          <w:sz w:val="24"/>
          <w:szCs w:val="24"/>
        </w:rPr>
        <w:t>Soetebaum</w:t>
      </w:r>
      <w:r w:rsidRPr="00944672">
        <w:rPr>
          <w:rFonts w:ascii="Arial" w:hAnsi="Arial" w:cs="Arial"/>
          <w:sz w:val="24"/>
          <w:szCs w:val="24"/>
        </w:rPr>
        <w:t xml:space="preserve"> erwirkt. Ermittelte Wohnanschrift: Deichstraße 24, Hamburg.</w:t>
      </w:r>
    </w:p>
    <w:p w14:paraId="0D4C71D0" w14:textId="77777777"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Bei der Durchsuchung der Wohnung von Joost van der Dijkstraat in Hamburg wurden Dokumente gefunden, welche an seinen Verleger weitergereicht wurden. Der Verleger wurde darüber informiert, dass Kopien der Unterlagen der polizeilichen Untersuchungsakte beigefügt wurden.</w:t>
      </w:r>
    </w:p>
    <w:p w14:paraId="48B6F794" w14:textId="6D5E8ACD"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Informationen/Dokumente</w:t>
      </w:r>
      <w:ins w:id="10933" w:author="Lektorat Bauer" w:date="2025-03-06T10:37:00Z" w16du:dateUtc="2025-03-06T09:37:00Z">
        <w:r w:rsidR="002242DA">
          <w:rPr>
            <w:rFonts w:ascii="Arial" w:hAnsi="Arial" w:cs="Arial"/>
            <w:sz w:val="24"/>
            <w:szCs w:val="24"/>
          </w:rPr>
          <w:t>,</w:t>
        </w:r>
      </w:ins>
      <w:r w:rsidRPr="00944672">
        <w:rPr>
          <w:rFonts w:ascii="Arial" w:hAnsi="Arial" w:cs="Arial"/>
          <w:sz w:val="24"/>
          <w:szCs w:val="24"/>
        </w:rPr>
        <w:t xml:space="preserve"> welche in der Wohnung des Joost van der Dijkstraat gefunden wurden:</w:t>
      </w:r>
    </w:p>
    <w:p w14:paraId="2E44B964" w14:textId="77777777"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1. Geschichtliches zu Korea, 1 kleine Akte</w:t>
      </w:r>
    </w:p>
    <w:p w14:paraId="1D88F5E4" w14:textId="727B25A9"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2. Informationen </w:t>
      </w:r>
      <w:del w:id="10934" w:author="Lektorat Bauer" w:date="2025-03-06T10:37:00Z" w16du:dateUtc="2025-03-06T09:37:00Z">
        <w:r w:rsidRPr="00944672" w:rsidDel="002242DA">
          <w:rPr>
            <w:rFonts w:ascii="Arial" w:hAnsi="Arial" w:cs="Arial"/>
            <w:sz w:val="24"/>
            <w:szCs w:val="24"/>
          </w:rPr>
          <w:delText xml:space="preserve">im </w:delText>
        </w:r>
      </w:del>
      <w:ins w:id="10935" w:author="Lektorat Bauer" w:date="2025-03-06T10:37:00Z" w16du:dateUtc="2025-03-06T09:37:00Z">
        <w:r w:rsidR="002242DA">
          <w:rPr>
            <w:rFonts w:ascii="Arial" w:hAnsi="Arial" w:cs="Arial"/>
            <w:sz w:val="24"/>
            <w:szCs w:val="24"/>
          </w:rPr>
          <w:t>zum</w:t>
        </w:r>
        <w:r w:rsidR="002242DA" w:rsidRPr="00944672">
          <w:rPr>
            <w:rFonts w:ascii="Arial" w:hAnsi="Arial" w:cs="Arial"/>
            <w:sz w:val="24"/>
            <w:szCs w:val="24"/>
          </w:rPr>
          <w:t xml:space="preserve"> </w:t>
        </w:r>
      </w:ins>
      <w:r w:rsidRPr="00944672">
        <w:rPr>
          <w:rFonts w:ascii="Arial" w:hAnsi="Arial" w:cs="Arial"/>
          <w:sz w:val="24"/>
          <w:szCs w:val="24"/>
        </w:rPr>
        <w:t>internationalen Bankwesen, 2 Ordner</w:t>
      </w:r>
    </w:p>
    <w:p w14:paraId="2A4DE706" w14:textId="2EFFB106"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3. Informationen zu</w:t>
      </w:r>
      <w:ins w:id="10936" w:author="Lektorat Bauer" w:date="2025-03-06T10:37:00Z" w16du:dateUtc="2025-03-06T09:37:00Z">
        <w:r w:rsidR="002242DA">
          <w:rPr>
            <w:rFonts w:ascii="Arial" w:hAnsi="Arial" w:cs="Arial"/>
            <w:sz w:val="24"/>
            <w:szCs w:val="24"/>
          </w:rPr>
          <w:t>r</w:t>
        </w:r>
      </w:ins>
      <w:r w:rsidRPr="00944672">
        <w:rPr>
          <w:rFonts w:ascii="Arial" w:hAnsi="Arial" w:cs="Arial"/>
          <w:sz w:val="24"/>
          <w:szCs w:val="24"/>
        </w:rPr>
        <w:t xml:space="preserve"> nordkoreanische</w:t>
      </w:r>
      <w:del w:id="10937" w:author="Lektorat Bauer" w:date="2025-03-06T10:37:00Z" w16du:dateUtc="2025-03-06T09:37:00Z">
        <w:r w:rsidRPr="00944672" w:rsidDel="002242DA">
          <w:rPr>
            <w:rFonts w:ascii="Arial" w:hAnsi="Arial" w:cs="Arial"/>
            <w:sz w:val="24"/>
            <w:szCs w:val="24"/>
          </w:rPr>
          <w:delText>r</w:delText>
        </w:r>
      </w:del>
      <w:ins w:id="10938" w:author="Lektorat Bauer" w:date="2025-03-06T10:37:00Z" w16du:dateUtc="2025-03-06T09:37:00Z">
        <w:r w:rsidR="002242DA">
          <w:rPr>
            <w:rFonts w:ascii="Arial" w:hAnsi="Arial" w:cs="Arial"/>
            <w:sz w:val="24"/>
            <w:szCs w:val="24"/>
          </w:rPr>
          <w:t>n</w:t>
        </w:r>
      </w:ins>
      <w:r w:rsidRPr="00944672">
        <w:rPr>
          <w:rFonts w:ascii="Arial" w:hAnsi="Arial" w:cs="Arial"/>
          <w:sz w:val="24"/>
          <w:szCs w:val="24"/>
        </w:rPr>
        <w:t xml:space="preserve"> Marine, 1 kleine Akte</w:t>
      </w:r>
    </w:p>
    <w:p w14:paraId="09A497B1" w14:textId="73220A17"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4. Recherchematerial zu Flug MH</w:t>
      </w:r>
      <w:ins w:id="10939" w:author="Lektorat Bauer" w:date="2025-03-06T10:37:00Z" w16du:dateUtc="2025-03-06T09:37:00Z">
        <w:r w:rsidR="002242DA">
          <w:rPr>
            <w:rFonts w:ascii="Arial" w:hAnsi="Arial" w:cs="Arial"/>
            <w:sz w:val="24"/>
            <w:szCs w:val="24"/>
          </w:rPr>
          <w:t xml:space="preserve"> </w:t>
        </w:r>
      </w:ins>
      <w:r w:rsidRPr="00944672">
        <w:rPr>
          <w:rFonts w:ascii="Arial" w:hAnsi="Arial" w:cs="Arial"/>
          <w:sz w:val="24"/>
          <w:szCs w:val="24"/>
        </w:rPr>
        <w:t>370, 10 Ordner</w:t>
      </w:r>
    </w:p>
    <w:p w14:paraId="0A5C11DC" w14:textId="77777777"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5. Unfalluntersuchungsbericht New York, 2011, 6 Seiten</w:t>
      </w:r>
    </w:p>
    <w:p w14:paraId="0925CD03" w14:textId="77777777"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6. diverse elektronisch gespeicherte Materialien zu anderen Themen.</w:t>
      </w:r>
    </w:p>
    <w:p w14:paraId="0A36A663" w14:textId="6D68E640"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Von diesen Materialien wurden Duplikate erstellt. Je ein Satz zur Verteilung an LKA und BND.</w:t>
      </w:r>
      <w:ins w:id="10940" w:author="Lektorat Bauer" w:date="2025-03-06T10:44:00Z" w16du:dateUtc="2025-03-06T09:44:00Z">
        <w:r w:rsidR="00B375C8">
          <w:rPr>
            <w:rFonts w:ascii="Arial" w:hAnsi="Arial" w:cs="Arial"/>
            <w:sz w:val="24"/>
            <w:szCs w:val="24"/>
          </w:rPr>
          <w:t>“</w:t>
        </w:r>
      </w:ins>
    </w:p>
    <w:p w14:paraId="6D99E394" w14:textId="77777777"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p>
    <w:p w14:paraId="43BC86C6" w14:textId="77777777" w:rsidR="00944672" w:rsidRPr="00944672" w:rsidRDefault="00944672" w:rsidP="00623B68">
      <w:pPr>
        <w:suppressAutoHyphens/>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328B23E3" w14:textId="77777777"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p>
    <w:p w14:paraId="1EEC79A8" w14:textId="5E5152E6" w:rsidR="00944672" w:rsidRPr="00944672" w:rsidRDefault="00944672" w:rsidP="00623B68">
      <w:pPr>
        <w:suppressAutoHyphens/>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„Oh man, Beamtendeutsch ist schon anders</w:t>
      </w:r>
      <w:del w:id="10941" w:author="Lektorat Bauer" w:date="2025-03-06T10:37:00Z" w16du:dateUtc="2025-03-06T09:37:00Z">
        <w:r w:rsidRPr="00944672" w:rsidDel="002242DA">
          <w:rPr>
            <w:rFonts w:ascii="Arial" w:hAnsi="Arial" w:cs="Arial"/>
            <w:sz w:val="24"/>
            <w:szCs w:val="24"/>
          </w:rPr>
          <w:delText>.</w:delText>
        </w:r>
      </w:del>
      <w:r w:rsidRPr="00944672">
        <w:rPr>
          <w:rFonts w:ascii="Arial" w:hAnsi="Arial" w:cs="Arial"/>
          <w:sz w:val="24"/>
          <w:szCs w:val="24"/>
        </w:rPr>
        <w:t>“</w:t>
      </w:r>
      <w:ins w:id="10942" w:author="Lektorat Bauer" w:date="2025-03-06T10:37:00Z" w16du:dateUtc="2025-03-06T09:37:00Z">
        <w:r w:rsidR="002242DA">
          <w:rPr>
            <w:rFonts w:ascii="Arial" w:hAnsi="Arial" w:cs="Arial"/>
            <w:sz w:val="24"/>
            <w:szCs w:val="24"/>
          </w:rPr>
          <w:t>,</w:t>
        </w:r>
      </w:ins>
      <w:r w:rsidRPr="00944672">
        <w:rPr>
          <w:rFonts w:ascii="Arial" w:hAnsi="Arial" w:cs="Arial"/>
          <w:sz w:val="24"/>
          <w:szCs w:val="24"/>
        </w:rPr>
        <w:t xml:space="preserve"> </w:t>
      </w:r>
      <w:ins w:id="10943" w:author="Lektorat Bauer" w:date="2025-03-06T10:37:00Z" w16du:dateUtc="2025-03-06T09:37:00Z">
        <w:r w:rsidR="002242DA">
          <w:rPr>
            <w:rFonts w:ascii="Arial" w:hAnsi="Arial" w:cs="Arial"/>
            <w:sz w:val="24"/>
            <w:szCs w:val="24"/>
          </w:rPr>
          <w:t>d</w:t>
        </w:r>
      </w:ins>
      <w:del w:id="10944" w:author="Lektorat Bauer" w:date="2025-03-06T10:37:00Z" w16du:dateUtc="2025-03-06T09:37:00Z">
        <w:r w:rsidRPr="00944672" w:rsidDel="002242DA">
          <w:rPr>
            <w:rFonts w:ascii="Arial" w:hAnsi="Arial" w:cs="Arial"/>
            <w:sz w:val="24"/>
            <w:szCs w:val="24"/>
          </w:rPr>
          <w:delText>D</w:delText>
        </w:r>
      </w:del>
      <w:r w:rsidRPr="00944672">
        <w:rPr>
          <w:rFonts w:ascii="Arial" w:hAnsi="Arial" w:cs="Arial"/>
          <w:sz w:val="24"/>
          <w:szCs w:val="24"/>
        </w:rPr>
        <w:t xml:space="preserve">achte sich Corinna, als </w:t>
      </w:r>
      <w:del w:id="10945" w:author="Lektorat Bauer" w:date="2025-03-06T10:37:00Z" w16du:dateUtc="2025-03-06T09:37:00Z">
        <w:r w:rsidRPr="00944672" w:rsidDel="002242DA">
          <w:rPr>
            <w:rFonts w:ascii="Arial" w:hAnsi="Arial" w:cs="Arial"/>
            <w:sz w:val="24"/>
            <w:szCs w:val="24"/>
          </w:rPr>
          <w:delText>S</w:delText>
        </w:r>
      </w:del>
      <w:ins w:id="10946" w:author="Lektorat Bauer" w:date="2025-03-06T10:37:00Z" w16du:dateUtc="2025-03-06T09:37:00Z">
        <w:r w:rsidR="002242DA">
          <w:rPr>
            <w:rFonts w:ascii="Arial" w:hAnsi="Arial" w:cs="Arial"/>
            <w:sz w:val="24"/>
            <w:szCs w:val="24"/>
          </w:rPr>
          <w:t>s</w:t>
        </w:r>
      </w:ins>
      <w:r w:rsidRPr="00944672">
        <w:rPr>
          <w:rFonts w:ascii="Arial" w:hAnsi="Arial" w:cs="Arial"/>
          <w:sz w:val="24"/>
          <w:szCs w:val="24"/>
        </w:rPr>
        <w:t>ie die Unterlagen zu lesen begann. Aber sobald sie an die zusammengetragenen Daten kam, wurde sie gepackt. Erstaunlich, was Joost hier zusammengetragen hatte.</w:t>
      </w:r>
    </w:p>
    <w:p w14:paraId="7103F2BA" w14:textId="202D48C2"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Erst hatte Sie geflucht, als ihr aufgetragen wurde, die Materialien zu sichten, aber Joost und </w:t>
      </w:r>
      <w:ins w:id="10947" w:author="Lektorat Bauer" w:date="2025-03-06T10:37:00Z" w16du:dateUtc="2025-03-06T09:37:00Z">
        <w:r w:rsidR="002242DA">
          <w:rPr>
            <w:rFonts w:ascii="Arial" w:hAnsi="Arial" w:cs="Arial"/>
            <w:sz w:val="24"/>
            <w:szCs w:val="24"/>
          </w:rPr>
          <w:t>s</w:t>
        </w:r>
      </w:ins>
      <w:del w:id="10948" w:author="Lektorat Bauer" w:date="2025-03-06T10:37:00Z" w16du:dateUtc="2025-03-06T09:37:00Z">
        <w:r w:rsidRPr="00944672" w:rsidDel="002242DA">
          <w:rPr>
            <w:rFonts w:ascii="Arial" w:hAnsi="Arial" w:cs="Arial"/>
            <w:sz w:val="24"/>
            <w:szCs w:val="24"/>
          </w:rPr>
          <w:delText>S</w:delText>
        </w:r>
      </w:del>
      <w:r w:rsidRPr="00944672">
        <w:rPr>
          <w:rFonts w:ascii="Arial" w:hAnsi="Arial" w:cs="Arial"/>
          <w:sz w:val="24"/>
          <w:szCs w:val="24"/>
        </w:rPr>
        <w:t>ie waren beide Mitglieder im internationalen Recherchenetzwerk, und da lag es nahe, dass sich jemand aus dem Netzwerk um die Datensichtung kümmern musste, um gegebenenfalls die Untersuchung fortführen zu können.</w:t>
      </w:r>
    </w:p>
    <w:p w14:paraId="3F83BB76" w14:textId="123EBB5F"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Die zwei anderen Kollegen aus Norddeutschland waren mit anderen Projekten beschäftigt, und </w:t>
      </w:r>
      <w:del w:id="10949" w:author="Lektorat Bauer" w:date="2025-03-06T10:37:00Z" w16du:dateUtc="2025-03-06T09:37:00Z">
        <w:r w:rsidRPr="00944672" w:rsidDel="00B375C8">
          <w:rPr>
            <w:rFonts w:ascii="Arial" w:hAnsi="Arial" w:cs="Arial"/>
            <w:sz w:val="24"/>
            <w:szCs w:val="24"/>
          </w:rPr>
          <w:delText>S</w:delText>
        </w:r>
      </w:del>
      <w:ins w:id="10950" w:author="Lektorat Bauer" w:date="2025-03-06T10:37:00Z" w16du:dateUtc="2025-03-06T09:37:00Z">
        <w:r w:rsidR="00B375C8">
          <w:rPr>
            <w:rFonts w:ascii="Arial" w:hAnsi="Arial" w:cs="Arial"/>
            <w:sz w:val="24"/>
            <w:szCs w:val="24"/>
          </w:rPr>
          <w:t>s</w:t>
        </w:r>
      </w:ins>
      <w:r w:rsidRPr="00944672">
        <w:rPr>
          <w:rFonts w:ascii="Arial" w:hAnsi="Arial" w:cs="Arial"/>
          <w:sz w:val="24"/>
          <w:szCs w:val="24"/>
        </w:rPr>
        <w:t>ie hatte gerade einen umfangreichen Bericht über Schlepperstrukturen veröffentlicht, der hohe Welle geschlagen hatte.</w:t>
      </w:r>
    </w:p>
    <w:p w14:paraId="3BBB7B4E" w14:textId="1103D182" w:rsidR="00944672" w:rsidRPr="00944672" w:rsidDel="00B375C8" w:rsidRDefault="00944672" w:rsidP="00623B68">
      <w:pPr>
        <w:suppressAutoHyphens/>
        <w:autoSpaceDE w:val="0"/>
        <w:autoSpaceDN w:val="0"/>
        <w:adjustRightInd w:val="0"/>
        <w:spacing w:after="0" w:line="360" w:lineRule="auto"/>
        <w:ind w:firstLine="227"/>
        <w:jc w:val="both"/>
        <w:rPr>
          <w:del w:id="10951" w:author="Lektorat Bauer" w:date="2025-03-06T10:38:00Z" w16du:dateUtc="2025-03-06T09:38:00Z"/>
          <w:rFonts w:ascii="Arial" w:hAnsi="Arial" w:cs="Arial"/>
          <w:sz w:val="24"/>
          <w:szCs w:val="24"/>
        </w:rPr>
      </w:pPr>
      <w:del w:id="10952" w:author="Lektorat Bauer" w:date="2025-03-06T10:38:00Z" w16du:dateUtc="2025-03-06T09:38:00Z">
        <w:r w:rsidRPr="00944672" w:rsidDel="00B375C8">
          <w:rPr>
            <w:rFonts w:ascii="Arial" w:hAnsi="Arial" w:cs="Arial"/>
            <w:sz w:val="24"/>
            <w:szCs w:val="24"/>
          </w:rPr>
          <w:delText xml:space="preserve">Das ICIJ - </w:delText>
        </w:r>
        <w:r w:rsidRPr="00944672" w:rsidDel="00B375C8">
          <w:rPr>
            <w:rFonts w:ascii="Arial" w:hAnsi="Arial" w:cs="Arial"/>
            <w:noProof/>
            <w:sz w:val="24"/>
            <w:szCs w:val="24"/>
          </w:rPr>
          <w:delText>International</w:delText>
        </w:r>
        <w:r w:rsidRPr="00944672" w:rsidDel="00B375C8">
          <w:rPr>
            <w:rFonts w:ascii="Arial" w:hAnsi="Arial" w:cs="Arial"/>
            <w:sz w:val="24"/>
            <w:szCs w:val="24"/>
          </w:rPr>
          <w:delText xml:space="preserve"> </w:delText>
        </w:r>
        <w:r w:rsidRPr="00944672" w:rsidDel="00B375C8">
          <w:rPr>
            <w:rFonts w:ascii="Arial" w:hAnsi="Arial" w:cs="Arial"/>
            <w:noProof/>
            <w:sz w:val="24"/>
            <w:szCs w:val="24"/>
          </w:rPr>
          <w:delText>Consortium</w:delText>
        </w:r>
        <w:r w:rsidRPr="00944672" w:rsidDel="00B375C8">
          <w:rPr>
            <w:rFonts w:ascii="Arial" w:hAnsi="Arial" w:cs="Arial"/>
            <w:sz w:val="24"/>
            <w:szCs w:val="24"/>
          </w:rPr>
          <w:delText xml:space="preserve"> </w:delText>
        </w:r>
        <w:r w:rsidRPr="00944672" w:rsidDel="00B375C8">
          <w:rPr>
            <w:rFonts w:ascii="Arial" w:hAnsi="Arial" w:cs="Arial"/>
            <w:noProof/>
            <w:sz w:val="24"/>
            <w:szCs w:val="24"/>
          </w:rPr>
          <w:delText>of</w:delText>
        </w:r>
        <w:r w:rsidRPr="00944672" w:rsidDel="00B375C8">
          <w:rPr>
            <w:rFonts w:ascii="Arial" w:hAnsi="Arial" w:cs="Arial"/>
            <w:sz w:val="24"/>
            <w:szCs w:val="24"/>
          </w:rPr>
          <w:delText xml:space="preserve"> </w:delText>
        </w:r>
        <w:r w:rsidRPr="00944672" w:rsidDel="00B375C8">
          <w:rPr>
            <w:rFonts w:ascii="Arial" w:hAnsi="Arial" w:cs="Arial"/>
            <w:noProof/>
            <w:sz w:val="24"/>
            <w:szCs w:val="24"/>
          </w:rPr>
          <w:delText>Investigative</w:delText>
        </w:r>
        <w:r w:rsidRPr="00944672" w:rsidDel="00B375C8">
          <w:rPr>
            <w:rFonts w:ascii="Arial" w:hAnsi="Arial" w:cs="Arial"/>
            <w:sz w:val="24"/>
            <w:szCs w:val="24"/>
          </w:rPr>
          <w:delText xml:space="preserve"> </w:delText>
        </w:r>
        <w:r w:rsidRPr="00944672" w:rsidDel="00B375C8">
          <w:rPr>
            <w:rFonts w:ascii="Arial" w:hAnsi="Arial" w:cs="Arial"/>
            <w:noProof/>
            <w:sz w:val="24"/>
            <w:szCs w:val="24"/>
          </w:rPr>
          <w:delText>Journalists</w:delText>
        </w:r>
        <w:r w:rsidRPr="00944672" w:rsidDel="00B375C8">
          <w:rPr>
            <w:rFonts w:ascii="Arial" w:hAnsi="Arial" w:cs="Arial"/>
            <w:sz w:val="24"/>
            <w:szCs w:val="24"/>
          </w:rPr>
          <w:delText xml:space="preserve"> ist eine einzigartige Organisation. Als gemeinnützige Organisation mit Sitz in den USA ist sie sowohl ein kleiner, findiger Newsroom mit einem </w:delText>
        </w:r>
        <w:commentRangeStart w:id="10953"/>
        <w:r w:rsidRPr="00944672" w:rsidDel="00B375C8">
          <w:rPr>
            <w:rFonts w:ascii="Arial" w:hAnsi="Arial" w:cs="Arial"/>
            <w:sz w:val="24"/>
            <w:szCs w:val="24"/>
          </w:rPr>
          <w:delText>eigenen</w:delText>
        </w:r>
      </w:del>
      <w:commentRangeEnd w:id="10953"/>
      <w:r w:rsidR="00B375C8">
        <w:rPr>
          <w:rStyle w:val="Kommentarzeichen"/>
        </w:rPr>
        <w:commentReference w:id="10953"/>
      </w:r>
      <w:del w:id="10954" w:author="Lektorat Bauer" w:date="2025-03-06T10:38:00Z" w16du:dateUtc="2025-03-06T09:38:00Z">
        <w:r w:rsidRPr="00944672" w:rsidDel="00B375C8">
          <w:rPr>
            <w:rFonts w:ascii="Arial" w:hAnsi="Arial" w:cs="Arial"/>
            <w:sz w:val="24"/>
            <w:szCs w:val="24"/>
          </w:rPr>
          <w:delText xml:space="preserve"> Berichtsteam als auch ein globales Netzwerk von Reportern und Medienorganisationen, die zusammenarbeiten, um die wichtigsten Geschichten der Welt zu untersuchen. Die ICIJ stützt sich uns auf das </w:delText>
        </w:r>
        <w:r w:rsidRPr="00944672" w:rsidDel="00B375C8">
          <w:rPr>
            <w:rFonts w:ascii="Arial" w:hAnsi="Arial" w:cs="Arial"/>
            <w:sz w:val="24"/>
            <w:szCs w:val="24"/>
          </w:rPr>
          <w:lastRenderedPageBreak/>
          <w:delText>Fachwissen und die Reichweite ihres Netzwerks und arbeitet an bahnbrechenden Untersuchungen, um die Wahrheit ans Licht zu bringen und die Mächtigen zur Rechenschaft ziehen will. Dabei werden gleichzeitig die höchsten Standards in Bezug auf Fairness und Genauigkeit einhalten.</w:delText>
        </w:r>
      </w:del>
    </w:p>
    <w:p w14:paraId="22762638" w14:textId="57E041A4"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Corinna war durch Joost in das </w:t>
      </w:r>
      <w:del w:id="10955" w:author="Lektorat Bauer" w:date="2025-03-06T10:38:00Z" w16du:dateUtc="2025-03-06T09:38:00Z">
        <w:r w:rsidRPr="00944672" w:rsidDel="00B375C8">
          <w:rPr>
            <w:rFonts w:ascii="Arial" w:hAnsi="Arial" w:cs="Arial"/>
            <w:sz w:val="24"/>
            <w:szCs w:val="24"/>
          </w:rPr>
          <w:delText xml:space="preserve">Netzwerk </w:delText>
        </w:r>
      </w:del>
      <w:ins w:id="10956" w:author="Lektorat Bauer" w:date="2025-03-06T10:38:00Z" w16du:dateUtc="2025-03-06T09:38:00Z">
        <w:r w:rsidR="00B375C8">
          <w:rPr>
            <w:rFonts w:ascii="Arial" w:hAnsi="Arial" w:cs="Arial"/>
            <w:sz w:val="24"/>
            <w:szCs w:val="24"/>
          </w:rPr>
          <w:t>Recherchenetzwerk</w:t>
        </w:r>
        <w:r w:rsidR="00B375C8" w:rsidRPr="00944672">
          <w:rPr>
            <w:rFonts w:ascii="Arial" w:hAnsi="Arial" w:cs="Arial"/>
            <w:sz w:val="24"/>
            <w:szCs w:val="24"/>
          </w:rPr>
          <w:t xml:space="preserve"> </w:t>
        </w:r>
      </w:ins>
      <w:r w:rsidRPr="00944672">
        <w:rPr>
          <w:rFonts w:ascii="Arial" w:hAnsi="Arial" w:cs="Arial"/>
          <w:sz w:val="24"/>
          <w:szCs w:val="24"/>
        </w:rPr>
        <w:t xml:space="preserve">gekommen, und da sie immer auf </w:t>
      </w:r>
      <w:del w:id="10957" w:author="Lektorat Bauer" w:date="2025-03-06T10:38:00Z" w16du:dateUtc="2025-03-06T09:38:00Z">
        <w:r w:rsidRPr="00944672" w:rsidDel="00B375C8">
          <w:rPr>
            <w:rFonts w:ascii="Arial" w:hAnsi="Arial" w:cs="Arial"/>
            <w:sz w:val="24"/>
            <w:szCs w:val="24"/>
          </w:rPr>
          <w:delText>I</w:delText>
        </w:r>
      </w:del>
      <w:ins w:id="10958" w:author="Lektorat Bauer" w:date="2025-03-06T10:38:00Z" w16du:dateUtc="2025-03-06T09:38:00Z">
        <w:r w:rsidR="00B375C8">
          <w:rPr>
            <w:rFonts w:ascii="Arial" w:hAnsi="Arial" w:cs="Arial"/>
            <w:sz w:val="24"/>
            <w:szCs w:val="24"/>
          </w:rPr>
          <w:t>i</w:t>
        </w:r>
      </w:ins>
      <w:r w:rsidRPr="00944672">
        <w:rPr>
          <w:rFonts w:ascii="Arial" w:hAnsi="Arial" w:cs="Arial"/>
          <w:sz w:val="24"/>
          <w:szCs w:val="24"/>
        </w:rPr>
        <w:t>hre Kollegen in anderen Ländern zurückgreifen konnte, kam sie auch leichter an bestimmte Informationen</w:t>
      </w:r>
      <w:del w:id="10959" w:author="Lektorat Bauer" w:date="2025-03-06T10:38:00Z" w16du:dateUtc="2025-03-06T09:38:00Z">
        <w:r w:rsidRPr="00944672" w:rsidDel="00B375C8">
          <w:rPr>
            <w:rFonts w:ascii="Arial" w:hAnsi="Arial" w:cs="Arial"/>
            <w:sz w:val="24"/>
            <w:szCs w:val="24"/>
          </w:rPr>
          <w:delText xml:space="preserve"> heran</w:delText>
        </w:r>
      </w:del>
      <w:r w:rsidRPr="00944672">
        <w:rPr>
          <w:rFonts w:ascii="Arial" w:hAnsi="Arial" w:cs="Arial"/>
          <w:sz w:val="24"/>
          <w:szCs w:val="24"/>
        </w:rPr>
        <w:t xml:space="preserve">. So hatte Sie in </w:t>
      </w:r>
      <w:del w:id="10960" w:author="Lektorat Bauer" w:date="2025-03-06T10:38:00Z" w16du:dateUtc="2025-03-06T09:38:00Z">
        <w:r w:rsidRPr="00944672" w:rsidDel="00B375C8">
          <w:rPr>
            <w:rFonts w:ascii="Arial" w:hAnsi="Arial" w:cs="Arial"/>
            <w:sz w:val="24"/>
            <w:szCs w:val="24"/>
          </w:rPr>
          <w:delText>I</w:delText>
        </w:r>
      </w:del>
      <w:ins w:id="10961" w:author="Lektorat Bauer" w:date="2025-03-06T10:38:00Z" w16du:dateUtc="2025-03-06T09:38:00Z">
        <w:r w:rsidR="00B375C8">
          <w:rPr>
            <w:rFonts w:ascii="Arial" w:hAnsi="Arial" w:cs="Arial"/>
            <w:sz w:val="24"/>
            <w:szCs w:val="24"/>
          </w:rPr>
          <w:t>i</w:t>
        </w:r>
      </w:ins>
      <w:r w:rsidRPr="00944672">
        <w:rPr>
          <w:rFonts w:ascii="Arial" w:hAnsi="Arial" w:cs="Arial"/>
          <w:sz w:val="24"/>
          <w:szCs w:val="24"/>
        </w:rPr>
        <w:t xml:space="preserve">hrer letzten Recherche Hilfe aus Algerien von </w:t>
      </w:r>
      <w:r w:rsidRPr="00944672">
        <w:rPr>
          <w:rFonts w:ascii="Arial" w:hAnsi="Arial" w:cs="Arial"/>
          <w:noProof/>
          <w:sz w:val="24"/>
          <w:szCs w:val="24"/>
        </w:rPr>
        <w:t>Lyas</w:t>
      </w:r>
      <w:r w:rsidRPr="00944672">
        <w:rPr>
          <w:rFonts w:ascii="Arial" w:hAnsi="Arial" w:cs="Arial"/>
          <w:sz w:val="24"/>
          <w:szCs w:val="24"/>
        </w:rPr>
        <w:t xml:space="preserve"> </w:t>
      </w:r>
      <w:r w:rsidRPr="00944672">
        <w:rPr>
          <w:rFonts w:ascii="Arial" w:hAnsi="Arial" w:cs="Arial"/>
          <w:noProof/>
          <w:sz w:val="24"/>
          <w:szCs w:val="24"/>
        </w:rPr>
        <w:t>Hallas</w:t>
      </w:r>
      <w:r w:rsidRPr="00944672">
        <w:rPr>
          <w:rFonts w:ascii="Arial" w:hAnsi="Arial" w:cs="Arial"/>
          <w:sz w:val="24"/>
          <w:szCs w:val="24"/>
        </w:rPr>
        <w:t xml:space="preserve"> erhalten, der ihr einige Türen öffnen konnte und mit </w:t>
      </w:r>
      <w:ins w:id="10962" w:author="Lektorat Bauer" w:date="2025-03-06T10:38:00Z" w16du:dateUtc="2025-03-06T09:38:00Z">
        <w:r w:rsidR="00B375C8">
          <w:rPr>
            <w:rFonts w:ascii="Arial" w:hAnsi="Arial" w:cs="Arial"/>
            <w:sz w:val="24"/>
            <w:szCs w:val="24"/>
          </w:rPr>
          <w:t>i</w:t>
        </w:r>
      </w:ins>
      <w:del w:id="10963" w:author="Lektorat Bauer" w:date="2025-03-06T10:38:00Z" w16du:dateUtc="2025-03-06T09:38:00Z">
        <w:r w:rsidRPr="00944672" w:rsidDel="00B375C8">
          <w:rPr>
            <w:rFonts w:ascii="Arial" w:hAnsi="Arial" w:cs="Arial"/>
            <w:sz w:val="24"/>
            <w:szCs w:val="24"/>
          </w:rPr>
          <w:delText>I</w:delText>
        </w:r>
      </w:del>
      <w:r w:rsidRPr="00944672">
        <w:rPr>
          <w:rFonts w:ascii="Arial" w:hAnsi="Arial" w:cs="Arial"/>
          <w:sz w:val="24"/>
          <w:szCs w:val="24"/>
        </w:rPr>
        <w:t>hren Informationen eine eigene Geschichte gemacht hatte. Eine Hand wäscht die andere, wie es so schön heißt.</w:t>
      </w:r>
    </w:p>
    <w:p w14:paraId="29A505BE" w14:textId="08F45BA9" w:rsidR="00944672" w:rsidRPr="00944672" w:rsidDel="00B375C8" w:rsidRDefault="00944672" w:rsidP="00623B68">
      <w:pPr>
        <w:suppressAutoHyphens/>
        <w:autoSpaceDE w:val="0"/>
        <w:autoSpaceDN w:val="0"/>
        <w:adjustRightInd w:val="0"/>
        <w:spacing w:after="0" w:line="360" w:lineRule="auto"/>
        <w:ind w:firstLine="227"/>
        <w:jc w:val="both"/>
        <w:rPr>
          <w:del w:id="10964" w:author="Lektorat Bauer" w:date="2025-03-06T10:39:00Z" w16du:dateUtc="2025-03-06T09:39:00Z"/>
          <w:rFonts w:ascii="Arial" w:hAnsi="Arial" w:cs="Arial"/>
          <w:sz w:val="24"/>
          <w:szCs w:val="24"/>
        </w:rPr>
      </w:pPr>
      <w:del w:id="10965" w:author="Lektorat Bauer" w:date="2025-03-06T10:39:00Z" w16du:dateUtc="2025-03-06T09:39:00Z">
        <w:r w:rsidRPr="00944672" w:rsidDel="00B375C8">
          <w:rPr>
            <w:rFonts w:ascii="Arial" w:hAnsi="Arial" w:cs="Arial"/>
            <w:sz w:val="24"/>
            <w:szCs w:val="24"/>
          </w:rPr>
          <w:delText xml:space="preserve">Eigentlich war sie </w:delText>
        </w:r>
        <w:commentRangeStart w:id="10966"/>
        <w:r w:rsidRPr="00944672" w:rsidDel="00B375C8">
          <w:rPr>
            <w:rFonts w:ascii="Arial" w:hAnsi="Arial" w:cs="Arial"/>
            <w:sz w:val="24"/>
            <w:szCs w:val="24"/>
          </w:rPr>
          <w:delText>erschöpft und wollte etwas Pause machen, aber dann kamen diese Informationen.</w:delText>
        </w:r>
      </w:del>
    </w:p>
    <w:p w14:paraId="3ADA03DE" w14:textId="37085C6A" w:rsidR="00944672" w:rsidRPr="00944672" w:rsidDel="00B375C8" w:rsidRDefault="00944672" w:rsidP="00623B68">
      <w:pPr>
        <w:suppressAutoHyphens/>
        <w:autoSpaceDE w:val="0"/>
        <w:autoSpaceDN w:val="0"/>
        <w:adjustRightInd w:val="0"/>
        <w:spacing w:after="0" w:line="360" w:lineRule="auto"/>
        <w:ind w:firstLine="227"/>
        <w:jc w:val="both"/>
        <w:rPr>
          <w:del w:id="10967" w:author="Lektorat Bauer" w:date="2025-03-06T10:39:00Z" w16du:dateUtc="2025-03-06T09:39:00Z"/>
          <w:rFonts w:ascii="Arial" w:hAnsi="Arial" w:cs="Arial"/>
          <w:sz w:val="24"/>
          <w:szCs w:val="24"/>
        </w:rPr>
      </w:pPr>
      <w:del w:id="10968" w:author="Lektorat Bauer" w:date="2025-03-06T10:39:00Z" w16du:dateUtc="2025-03-06T09:39:00Z">
        <w:r w:rsidRPr="00944672" w:rsidDel="00B375C8">
          <w:rPr>
            <w:rFonts w:ascii="Arial" w:hAnsi="Arial" w:cs="Arial"/>
            <w:sz w:val="24"/>
            <w:szCs w:val="24"/>
          </w:rPr>
          <w:delText xml:space="preserve">Joost war freischaffend für den Spiegel tätig. Im Herbst 2014 wollte der Spiegel ein Online-Portal live schalten und hatte allen Freelancern gesagt, dass deren </w:delText>
        </w:r>
        <w:r w:rsidRPr="00944672" w:rsidDel="00B375C8">
          <w:rPr>
            <w:rFonts w:ascii="Arial" w:hAnsi="Arial" w:cs="Arial"/>
            <w:noProof/>
            <w:sz w:val="24"/>
            <w:szCs w:val="24"/>
          </w:rPr>
          <w:delText>Stories</w:delText>
        </w:r>
        <w:r w:rsidRPr="00944672" w:rsidDel="00B375C8">
          <w:rPr>
            <w:rFonts w:ascii="Arial" w:hAnsi="Arial" w:cs="Arial"/>
            <w:sz w:val="24"/>
            <w:szCs w:val="24"/>
          </w:rPr>
          <w:delText xml:space="preserve"> auf jeden Fall online und ggf. im Heft veröffentlicht werden. Die Journalisten hatten gemurrt, denn keiner wusste, ob das Portal funktionieren würde, und der Spiegel wollte auch nur weniger zahlen. Die Begründung </w:delText>
        </w:r>
        <w:r w:rsidRPr="00944672" w:rsidDel="00B375C8">
          <w:rPr>
            <w:rFonts w:ascii="Arial" w:hAnsi="Arial" w:cs="Arial"/>
            <w:noProof/>
            <w:sz w:val="24"/>
            <w:szCs w:val="24"/>
          </w:rPr>
          <w:delText>des ‚Spiegel</w:delText>
        </w:r>
        <w:r w:rsidRPr="00944672" w:rsidDel="00B375C8">
          <w:rPr>
            <w:rFonts w:ascii="Arial" w:hAnsi="Arial" w:cs="Arial"/>
            <w:sz w:val="24"/>
            <w:szCs w:val="24"/>
          </w:rPr>
          <w:delText>‘ war, dass so auf jeden Fall eine Veröffentlichung gewährleistet werden konnte, und die Regel war: Geld nur bei Veröffentlichung.</w:delText>
        </w:r>
      </w:del>
    </w:p>
    <w:p w14:paraId="58D33E2E" w14:textId="3F58DFB6" w:rsidR="00944672" w:rsidRPr="00944672" w:rsidDel="00B375C8" w:rsidRDefault="00944672" w:rsidP="00623B68">
      <w:pPr>
        <w:suppressAutoHyphens/>
        <w:autoSpaceDE w:val="0"/>
        <w:autoSpaceDN w:val="0"/>
        <w:adjustRightInd w:val="0"/>
        <w:spacing w:after="0" w:line="360" w:lineRule="auto"/>
        <w:ind w:firstLine="227"/>
        <w:jc w:val="both"/>
        <w:rPr>
          <w:del w:id="10969" w:author="Lektorat Bauer" w:date="2025-03-06T10:39:00Z" w16du:dateUtc="2025-03-06T09:39:00Z"/>
          <w:rFonts w:ascii="Arial" w:hAnsi="Arial" w:cs="Arial"/>
          <w:sz w:val="24"/>
          <w:szCs w:val="24"/>
        </w:rPr>
      </w:pPr>
      <w:del w:id="10970" w:author="Lektorat Bauer" w:date="2025-03-06T10:39:00Z" w16du:dateUtc="2025-03-06T09:39:00Z">
        <w:r w:rsidRPr="00944672" w:rsidDel="00B375C8">
          <w:rPr>
            <w:rFonts w:ascii="Arial" w:hAnsi="Arial" w:cs="Arial"/>
            <w:sz w:val="24"/>
            <w:szCs w:val="24"/>
          </w:rPr>
          <w:delText>Da so gleichzeitig mehr Material veröffentlicht werden würde, wollte der Verlag auch nur noch weniger bezahlen.</w:delText>
        </w:r>
      </w:del>
    </w:p>
    <w:p w14:paraId="3B053F15" w14:textId="24A406E4" w:rsidR="00944672" w:rsidRPr="00944672" w:rsidDel="00B375C8" w:rsidRDefault="00944672" w:rsidP="00623B68">
      <w:pPr>
        <w:suppressAutoHyphens/>
        <w:autoSpaceDE w:val="0"/>
        <w:autoSpaceDN w:val="0"/>
        <w:adjustRightInd w:val="0"/>
        <w:spacing w:after="0" w:line="360" w:lineRule="auto"/>
        <w:ind w:firstLine="227"/>
        <w:jc w:val="both"/>
        <w:rPr>
          <w:del w:id="10971" w:author="Lektorat Bauer" w:date="2025-03-06T10:39:00Z" w16du:dateUtc="2025-03-06T09:39:00Z"/>
          <w:rFonts w:ascii="Arial" w:hAnsi="Arial" w:cs="Arial"/>
          <w:sz w:val="24"/>
          <w:szCs w:val="24"/>
        </w:rPr>
      </w:pPr>
      <w:del w:id="10972" w:author="Lektorat Bauer" w:date="2025-03-06T10:39:00Z" w16du:dateUtc="2025-03-06T09:39:00Z">
        <w:r w:rsidRPr="00944672" w:rsidDel="00B375C8">
          <w:rPr>
            <w:rFonts w:ascii="Arial" w:hAnsi="Arial" w:cs="Arial"/>
            <w:sz w:val="24"/>
            <w:szCs w:val="24"/>
          </w:rPr>
          <w:delText xml:space="preserve">Sie hatte veröffentlicht und der ‚Spiegel‘ hatte sie gebeten, die Daten zu sichten. Sollte sich eine Geschichte ergeben, würde diese auf jeden Fall durch den Verlag abgenommen werden. So ein Angebot bekam man auch </w:delText>
        </w:r>
      </w:del>
      <w:commentRangeEnd w:id="10966"/>
      <w:r w:rsidR="00B375C8">
        <w:rPr>
          <w:rStyle w:val="Kommentarzeichen"/>
        </w:rPr>
        <w:commentReference w:id="10966"/>
      </w:r>
      <w:del w:id="10973" w:author="Lektorat Bauer" w:date="2025-03-06T10:39:00Z" w16du:dateUtc="2025-03-06T09:39:00Z">
        <w:r w:rsidRPr="00944672" w:rsidDel="00B375C8">
          <w:rPr>
            <w:rFonts w:ascii="Arial" w:hAnsi="Arial" w:cs="Arial"/>
            <w:sz w:val="24"/>
            <w:szCs w:val="24"/>
          </w:rPr>
          <w:delText>nicht oft, also hatte Sie ja gesagt und die Unterlagen wurden per Kurier zu Ihr nach Hause gebracht.</w:delText>
        </w:r>
      </w:del>
    </w:p>
    <w:p w14:paraId="5351D056" w14:textId="30EE1627"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Als sie den kleinen, beiliegenden Hefter zur Hand nahm, konnte Sie erkennen, dass </w:t>
      </w:r>
      <w:del w:id="10974" w:author="Lektorat Bauer" w:date="2025-03-06T10:40:00Z" w16du:dateUtc="2025-03-06T09:40:00Z">
        <w:r w:rsidRPr="00944672" w:rsidDel="00B375C8">
          <w:rPr>
            <w:rFonts w:ascii="Arial" w:hAnsi="Arial" w:cs="Arial"/>
            <w:sz w:val="24"/>
            <w:szCs w:val="24"/>
          </w:rPr>
          <w:delText>zu oberst</w:delText>
        </w:r>
      </w:del>
      <w:ins w:id="10975" w:author="Lektorat Bauer" w:date="2025-03-06T10:40:00Z" w16du:dateUtc="2025-03-06T09:40:00Z">
        <w:r w:rsidR="00B375C8" w:rsidRPr="00944672">
          <w:rPr>
            <w:rFonts w:ascii="Arial" w:hAnsi="Arial" w:cs="Arial"/>
            <w:sz w:val="24"/>
            <w:szCs w:val="24"/>
          </w:rPr>
          <w:t>zuoberst</w:t>
        </w:r>
      </w:ins>
      <w:r w:rsidRPr="00944672">
        <w:rPr>
          <w:rFonts w:ascii="Arial" w:hAnsi="Arial" w:cs="Arial"/>
          <w:sz w:val="24"/>
          <w:szCs w:val="24"/>
        </w:rPr>
        <w:t xml:space="preserve"> ein Deckblatt mit Grundsatzinformationen vorhanden war.</w:t>
      </w:r>
    </w:p>
    <w:p w14:paraId="04B24691" w14:textId="77777777"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Dort stand zu lesen:</w:t>
      </w:r>
    </w:p>
    <w:p w14:paraId="4649DB8D" w14:textId="2B1421A0" w:rsidR="00944672" w:rsidRPr="00944672" w:rsidRDefault="00B375C8" w:rsidP="00623B68">
      <w:pPr>
        <w:suppressAutoHyphens/>
        <w:autoSpaceDE w:val="0"/>
        <w:autoSpaceDN w:val="0"/>
        <w:adjustRightInd w:val="0"/>
        <w:spacing w:after="0" w:line="360" w:lineRule="auto"/>
        <w:ind w:firstLine="227"/>
        <w:jc w:val="both"/>
        <w:rPr>
          <w:rFonts w:ascii="Arial" w:hAnsi="Arial" w:cs="Arial"/>
          <w:b/>
          <w:bCs/>
          <w:sz w:val="24"/>
          <w:szCs w:val="24"/>
        </w:rPr>
      </w:pPr>
      <w:ins w:id="10976" w:author="Lektorat Bauer" w:date="2025-03-06T10:43:00Z" w16du:dateUtc="2025-03-06T09:43:00Z">
        <w:r>
          <w:rPr>
            <w:rFonts w:ascii="Arial" w:hAnsi="Arial" w:cs="Arial"/>
            <w:b/>
            <w:bCs/>
            <w:sz w:val="24"/>
            <w:szCs w:val="24"/>
          </w:rPr>
          <w:t>„</w:t>
        </w:r>
      </w:ins>
      <w:r w:rsidR="00944672" w:rsidRPr="00944672">
        <w:rPr>
          <w:rFonts w:ascii="Arial" w:hAnsi="Arial" w:cs="Arial"/>
          <w:b/>
          <w:bCs/>
          <w:sz w:val="24"/>
          <w:szCs w:val="24"/>
        </w:rPr>
        <w:t>Deckblatt zu einem Finanznetzwerk mit Basis in Korea.</w:t>
      </w:r>
    </w:p>
    <w:p w14:paraId="1A7896E1" w14:textId="2F0B8A50"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Dieser Hefter wurde angelegt, damit sich ein </w:t>
      </w:r>
      <w:del w:id="10977" w:author="Lektorat Bauer" w:date="2025-03-06T10:40:00Z" w16du:dateUtc="2025-03-06T09:40:00Z">
        <w:r w:rsidRPr="00944672" w:rsidDel="00B375C8">
          <w:rPr>
            <w:rFonts w:ascii="Arial" w:hAnsi="Arial" w:cs="Arial"/>
            <w:sz w:val="24"/>
            <w:szCs w:val="24"/>
          </w:rPr>
          <w:delText>d</w:delText>
        </w:r>
      </w:del>
      <w:ins w:id="10978" w:author="Lektorat Bauer" w:date="2025-03-06T10:40:00Z" w16du:dateUtc="2025-03-06T09:40:00Z">
        <w:r w:rsidR="00B375C8">
          <w:rPr>
            <w:rFonts w:ascii="Arial" w:hAnsi="Arial" w:cs="Arial"/>
            <w:sz w:val="24"/>
            <w:szCs w:val="24"/>
          </w:rPr>
          <w:t>D</w:t>
        </w:r>
      </w:ins>
      <w:r w:rsidRPr="00944672">
        <w:rPr>
          <w:rFonts w:ascii="Arial" w:hAnsi="Arial" w:cs="Arial"/>
          <w:sz w:val="24"/>
          <w:szCs w:val="24"/>
        </w:rPr>
        <w:t>ritter</w:t>
      </w:r>
      <w:ins w:id="10979" w:author="Lektorat Bauer" w:date="2025-03-06T10:40:00Z" w16du:dateUtc="2025-03-06T09:40:00Z">
        <w:r w:rsidR="00B375C8">
          <w:rPr>
            <w:rFonts w:ascii="Arial" w:hAnsi="Arial" w:cs="Arial"/>
            <w:sz w:val="24"/>
            <w:szCs w:val="24"/>
          </w:rPr>
          <w:t xml:space="preserve"> in</w:t>
        </w:r>
      </w:ins>
      <w:r w:rsidRPr="00944672">
        <w:rPr>
          <w:rFonts w:ascii="Arial" w:hAnsi="Arial" w:cs="Arial"/>
          <w:sz w:val="24"/>
          <w:szCs w:val="24"/>
        </w:rPr>
        <w:t xml:space="preserve"> meine Recherchen einarbeiten kann. Die in den Ordnern gesammelten Informationen</w:t>
      </w:r>
      <w:del w:id="10980" w:author="Lektorat Bauer" w:date="2025-03-06T10:40:00Z" w16du:dateUtc="2025-03-06T09:40:00Z">
        <w:r w:rsidRPr="00944672" w:rsidDel="00B375C8">
          <w:rPr>
            <w:rFonts w:ascii="Arial" w:hAnsi="Arial" w:cs="Arial"/>
            <w:sz w:val="24"/>
            <w:szCs w:val="24"/>
          </w:rPr>
          <w:delText>,</w:delText>
        </w:r>
      </w:del>
      <w:r w:rsidRPr="00944672">
        <w:rPr>
          <w:rFonts w:ascii="Arial" w:hAnsi="Arial" w:cs="Arial"/>
          <w:sz w:val="24"/>
          <w:szCs w:val="24"/>
        </w:rPr>
        <w:t xml:space="preserve"> </w:t>
      </w:r>
      <w:ins w:id="10981" w:author="Lektorat Bauer" w:date="2025-03-06T10:40:00Z" w16du:dateUtc="2025-03-06T09:40:00Z">
        <w:r w:rsidR="00B375C8">
          <w:rPr>
            <w:rFonts w:ascii="Arial" w:hAnsi="Arial" w:cs="Arial"/>
            <w:sz w:val="24"/>
            <w:szCs w:val="24"/>
          </w:rPr>
          <w:t>c</w:t>
        </w:r>
      </w:ins>
      <w:del w:id="10982" w:author="Lektorat Bauer" w:date="2025-03-06T10:40:00Z" w16du:dateUtc="2025-03-06T09:40:00Z">
        <w:r w:rsidRPr="00944672" w:rsidDel="00B375C8">
          <w:rPr>
            <w:rFonts w:ascii="Arial" w:hAnsi="Arial" w:cs="Arial"/>
            <w:sz w:val="24"/>
            <w:szCs w:val="24"/>
          </w:rPr>
          <w:delText>C</w:delText>
        </w:r>
      </w:del>
      <w:r w:rsidRPr="00944672">
        <w:rPr>
          <w:rFonts w:ascii="Arial" w:hAnsi="Arial" w:cs="Arial"/>
          <w:sz w:val="24"/>
          <w:szCs w:val="24"/>
        </w:rPr>
        <w:t>lustern insgesamt drei verschiedene Bereiche:</w:t>
      </w:r>
    </w:p>
    <w:p w14:paraId="1F40E35F" w14:textId="77777777"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I) Unstimmigkeiten beim Verschwinden von Flug MH 370</w:t>
      </w:r>
    </w:p>
    <w:p w14:paraId="175F7EBE" w14:textId="0BB1CD36"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II) geschichtlicher Hintergrund Korea</w:t>
      </w:r>
      <w:ins w:id="10983" w:author="Lektorat Bauer" w:date="2025-03-06T10:40:00Z" w16du:dateUtc="2025-03-06T09:40:00Z">
        <w:r w:rsidR="00B375C8">
          <w:rPr>
            <w:rFonts w:ascii="Arial" w:hAnsi="Arial" w:cs="Arial"/>
            <w:sz w:val="24"/>
            <w:szCs w:val="24"/>
          </w:rPr>
          <w:t>s</w:t>
        </w:r>
      </w:ins>
    </w:p>
    <w:p w14:paraId="458E0096" w14:textId="77777777"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III) Aufbau des Bankenwesens und des Schattenbankenwesens</w:t>
      </w:r>
    </w:p>
    <w:p w14:paraId="73B951DB" w14:textId="77777777"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Nachtrag: Ich arbeite gerade an einer Personendatenbank, dafür sollte ein separater Ordner vorhanden sein.</w:t>
      </w:r>
    </w:p>
    <w:p w14:paraId="278636D2" w14:textId="7C29C025"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Anmerkung zum weiteren Vorgehen: Das Material ist zu umfangreich, um es in einem Artikel darzustellen</w:t>
      </w:r>
      <w:ins w:id="10984" w:author="Lektorat Bauer" w:date="2025-03-06T10:40:00Z" w16du:dateUtc="2025-03-06T09:40:00Z">
        <w:r w:rsidR="00B375C8">
          <w:rPr>
            <w:rFonts w:ascii="Arial" w:hAnsi="Arial" w:cs="Arial"/>
            <w:sz w:val="24"/>
            <w:szCs w:val="24"/>
          </w:rPr>
          <w:t> </w:t>
        </w:r>
      </w:ins>
      <w:r w:rsidRPr="00944672">
        <w:rPr>
          <w:rFonts w:ascii="Arial" w:hAnsi="Arial" w:cs="Arial"/>
          <w:sz w:val="24"/>
          <w:szCs w:val="24"/>
        </w:rPr>
        <w:t>/</w:t>
      </w:r>
      <w:ins w:id="10985" w:author="Lektorat Bauer" w:date="2025-03-06T10:40:00Z" w16du:dateUtc="2025-03-06T09:40:00Z">
        <w:r w:rsidR="00B375C8">
          <w:rPr>
            <w:rFonts w:ascii="Arial" w:hAnsi="Arial" w:cs="Arial"/>
            <w:sz w:val="24"/>
            <w:szCs w:val="24"/>
          </w:rPr>
          <w:t> </w:t>
        </w:r>
      </w:ins>
      <w:r w:rsidRPr="00944672">
        <w:rPr>
          <w:rFonts w:ascii="Arial" w:hAnsi="Arial" w:cs="Arial"/>
          <w:sz w:val="24"/>
          <w:szCs w:val="24"/>
        </w:rPr>
        <w:t>zu komprimieren, ich denke, dass das Material in einem Buch veröffentlicht werden muss.</w:t>
      </w:r>
    </w:p>
    <w:p w14:paraId="62F1DE4B" w14:textId="77777777"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Es bieten sich zwei Artikel an:</w:t>
      </w:r>
    </w:p>
    <w:p w14:paraId="73E9D270" w14:textId="14FDA6A8"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Banken und Schattenbanken (eventuell Handelsblatt oder Wirtschaftswoche anfragen)</w:t>
      </w:r>
      <w:del w:id="10986" w:author="Lektorat Bauer" w:date="2025-03-06T10:41:00Z" w16du:dateUtc="2025-03-06T09:41:00Z">
        <w:r w:rsidRPr="00944672" w:rsidDel="00B375C8">
          <w:rPr>
            <w:rFonts w:ascii="Arial" w:hAnsi="Arial" w:cs="Arial"/>
            <w:sz w:val="24"/>
            <w:szCs w:val="24"/>
          </w:rPr>
          <w:delText xml:space="preserve"> – Corinna kannte natürlich beide Blätter:</w:delText>
        </w:r>
      </w:del>
    </w:p>
    <w:p w14:paraId="6C3B01CE" w14:textId="0EDEF26F" w:rsidR="00944672" w:rsidRPr="00944672" w:rsidDel="00B375C8" w:rsidRDefault="00944672" w:rsidP="00623B68">
      <w:pPr>
        <w:suppressAutoHyphens/>
        <w:autoSpaceDE w:val="0"/>
        <w:autoSpaceDN w:val="0"/>
        <w:adjustRightInd w:val="0"/>
        <w:spacing w:after="0" w:line="360" w:lineRule="auto"/>
        <w:ind w:firstLine="227"/>
        <w:jc w:val="both"/>
        <w:rPr>
          <w:del w:id="10987" w:author="Lektorat Bauer" w:date="2025-03-06T10:41:00Z" w16du:dateUtc="2025-03-06T09:41:00Z"/>
          <w:rFonts w:ascii="Arial" w:hAnsi="Arial" w:cs="Arial"/>
          <w:sz w:val="24"/>
          <w:szCs w:val="24"/>
        </w:rPr>
      </w:pPr>
      <w:del w:id="10988" w:author="Lektorat Bauer" w:date="2025-03-06T10:41:00Z" w16du:dateUtc="2025-03-06T09:41:00Z">
        <w:r w:rsidRPr="00944672" w:rsidDel="00B375C8">
          <w:rPr>
            <w:rFonts w:ascii="Arial" w:hAnsi="Arial" w:cs="Arial"/>
            <w:sz w:val="24"/>
            <w:szCs w:val="24"/>
          </w:rPr>
          <w:delText xml:space="preserve">Das </w:delText>
        </w:r>
        <w:r w:rsidRPr="00944672" w:rsidDel="00B375C8">
          <w:rPr>
            <w:rFonts w:ascii="Arial" w:hAnsi="Arial" w:cs="Arial"/>
            <w:i/>
            <w:iCs/>
            <w:sz w:val="24"/>
            <w:szCs w:val="24"/>
          </w:rPr>
          <w:delText>Handelsblatt</w:delText>
        </w:r>
        <w:r w:rsidRPr="00944672" w:rsidDel="00B375C8">
          <w:rPr>
            <w:rFonts w:ascii="Arial" w:hAnsi="Arial" w:cs="Arial"/>
            <w:sz w:val="24"/>
            <w:szCs w:val="24"/>
          </w:rPr>
          <w:delText xml:space="preserve"> </w:delText>
        </w:r>
        <w:commentRangeStart w:id="10989"/>
        <w:r w:rsidRPr="00944672" w:rsidDel="00B375C8">
          <w:rPr>
            <w:rFonts w:ascii="Arial" w:hAnsi="Arial" w:cs="Arial"/>
            <w:sz w:val="24"/>
            <w:szCs w:val="24"/>
          </w:rPr>
          <w:delText>ist eine deutsche Tageszeitung. Die Wirtschafts- und Finanzzeitung in deutscher Sprache wird von der Düsseldorfer Handelsblatt Media Group publiziert.</w:delText>
        </w:r>
      </w:del>
    </w:p>
    <w:p w14:paraId="2EC12410" w14:textId="77575679" w:rsidR="00944672" w:rsidRPr="00944672" w:rsidDel="00B375C8" w:rsidRDefault="00944672" w:rsidP="00623B68">
      <w:pPr>
        <w:suppressAutoHyphens/>
        <w:autoSpaceDE w:val="0"/>
        <w:autoSpaceDN w:val="0"/>
        <w:adjustRightInd w:val="0"/>
        <w:spacing w:after="0" w:line="360" w:lineRule="auto"/>
        <w:ind w:firstLine="227"/>
        <w:jc w:val="both"/>
        <w:rPr>
          <w:del w:id="10990" w:author="Lektorat Bauer" w:date="2025-03-06T10:41:00Z" w16du:dateUtc="2025-03-06T09:41:00Z"/>
          <w:rFonts w:ascii="Arial" w:hAnsi="Arial" w:cs="Arial"/>
          <w:sz w:val="24"/>
          <w:szCs w:val="24"/>
        </w:rPr>
      </w:pPr>
      <w:del w:id="10991" w:author="Lektorat Bauer" w:date="2025-03-06T10:41:00Z" w16du:dateUtc="2025-03-06T09:41:00Z">
        <w:r w:rsidRPr="00944672" w:rsidDel="00B375C8">
          <w:rPr>
            <w:rFonts w:ascii="Arial" w:hAnsi="Arial" w:cs="Arial"/>
            <w:sz w:val="24"/>
            <w:szCs w:val="24"/>
          </w:rPr>
          <w:delText xml:space="preserve">Die Wirtschaftswoche ist eine deutsche Wirtschaftszeitschrift. Die </w:delText>
        </w:r>
        <w:r w:rsidRPr="00944672" w:rsidDel="00B375C8">
          <w:rPr>
            <w:rFonts w:ascii="Arial" w:hAnsi="Arial" w:cs="Arial"/>
            <w:i/>
            <w:iCs/>
            <w:sz w:val="24"/>
            <w:szCs w:val="24"/>
          </w:rPr>
          <w:delText>Wirtschaftswoche</w:delText>
        </w:r>
        <w:r w:rsidRPr="00944672" w:rsidDel="00B375C8">
          <w:rPr>
            <w:rFonts w:ascii="Arial" w:hAnsi="Arial" w:cs="Arial"/>
            <w:sz w:val="24"/>
            <w:szCs w:val="24"/>
          </w:rPr>
          <w:delText xml:space="preserve"> hat ihren Redaktionssitz in Düsseldorf und wird von der Handelsblatt Media Group herausgegeben. Sie erscheint wöchentlich immer freitags und ist Pflichtblatt der Wertpapierbörsen in Frankfurt am Main und Düsseldorf.</w:delText>
        </w:r>
      </w:del>
    </w:p>
    <w:p w14:paraId="429146C4" w14:textId="6A6DEE6F" w:rsidR="00944672" w:rsidRPr="00944672" w:rsidDel="00B375C8" w:rsidRDefault="00944672" w:rsidP="00623B68">
      <w:pPr>
        <w:suppressAutoHyphens/>
        <w:autoSpaceDE w:val="0"/>
        <w:autoSpaceDN w:val="0"/>
        <w:adjustRightInd w:val="0"/>
        <w:spacing w:after="0" w:line="360" w:lineRule="auto"/>
        <w:ind w:firstLine="227"/>
        <w:jc w:val="both"/>
        <w:rPr>
          <w:del w:id="10992" w:author="Lektorat Bauer" w:date="2025-03-06T10:41:00Z" w16du:dateUtc="2025-03-06T09:41:00Z"/>
          <w:rFonts w:ascii="Arial" w:hAnsi="Arial" w:cs="Arial"/>
          <w:sz w:val="24"/>
          <w:szCs w:val="24"/>
        </w:rPr>
      </w:pPr>
      <w:del w:id="10993" w:author="Lektorat Bauer" w:date="2025-03-06T10:41:00Z" w16du:dateUtc="2025-03-06T09:41:00Z">
        <w:r w:rsidRPr="00944672" w:rsidDel="00B375C8">
          <w:rPr>
            <w:rFonts w:ascii="Arial" w:hAnsi="Arial" w:cs="Arial"/>
            <w:sz w:val="24"/>
            <w:szCs w:val="24"/>
          </w:rPr>
          <w:delText>Ihr viel sofort auf, dass, wenn Joost daran gedacht hatte, dort zu veröffentlichen, er eine ziemlich gute Datenbasis haben musste, denn die Ansprüche an die Veröffentlichungen in diesen beiden Publikationen waren extrem hoch, da beide mit dieser Qualität auch ihren Ruf untermauerten.</w:delText>
        </w:r>
      </w:del>
      <w:commentRangeEnd w:id="10989"/>
      <w:r w:rsidR="00B375C8">
        <w:rPr>
          <w:rStyle w:val="Kommentarzeichen"/>
        </w:rPr>
        <w:commentReference w:id="10989"/>
      </w:r>
    </w:p>
    <w:p w14:paraId="5A549595" w14:textId="7C9BD15E"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Personen</w:t>
      </w:r>
      <w:del w:id="10994" w:author="Lektorat Bauer" w:date="2025-03-06T10:42:00Z" w16du:dateUtc="2025-03-06T09:42:00Z">
        <w:r w:rsidRPr="00944672" w:rsidDel="00B375C8">
          <w:rPr>
            <w:rFonts w:ascii="Arial" w:hAnsi="Arial" w:cs="Arial"/>
            <w:sz w:val="24"/>
            <w:szCs w:val="24"/>
          </w:rPr>
          <w:delText xml:space="preserve"> </w:delText>
        </w:r>
      </w:del>
      <w:r w:rsidRPr="00944672">
        <w:rPr>
          <w:rFonts w:ascii="Arial" w:hAnsi="Arial" w:cs="Arial"/>
          <w:sz w:val="24"/>
          <w:szCs w:val="24"/>
        </w:rPr>
        <w:t>/</w:t>
      </w:r>
      <w:del w:id="10995" w:author="Lektorat Bauer" w:date="2025-03-06T10:42:00Z" w16du:dateUtc="2025-03-06T09:42:00Z">
        <w:r w:rsidRPr="00944672" w:rsidDel="00B375C8">
          <w:rPr>
            <w:rFonts w:ascii="Arial" w:hAnsi="Arial" w:cs="Arial"/>
            <w:sz w:val="24"/>
            <w:szCs w:val="24"/>
          </w:rPr>
          <w:delText xml:space="preserve"> </w:delText>
        </w:r>
      </w:del>
      <w:r w:rsidRPr="00944672">
        <w:rPr>
          <w:rFonts w:ascii="Arial" w:hAnsi="Arial" w:cs="Arial"/>
          <w:sz w:val="24"/>
          <w:szCs w:val="24"/>
        </w:rPr>
        <w:t>Verbindungen von grauem Finanzmarkt und Schwarzgeld zu Persönlichkeiten im öffentlichen Leben (Spiegel)</w:t>
      </w:r>
      <w:ins w:id="10996" w:author="Lektorat Bauer" w:date="2025-03-06T10:43:00Z" w16du:dateUtc="2025-03-06T09:43:00Z">
        <w:r w:rsidR="00B375C8">
          <w:rPr>
            <w:rFonts w:ascii="Arial" w:hAnsi="Arial" w:cs="Arial"/>
            <w:sz w:val="24"/>
            <w:szCs w:val="24"/>
          </w:rPr>
          <w:t>“</w:t>
        </w:r>
      </w:ins>
    </w:p>
    <w:p w14:paraId="79FB60CC" w14:textId="14932CA9"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Dass Joost diesen Artikel dem Spiegel zuschlug, war wohl seinem Verhältnis zum Verlag geschuldet. Trotzdem war davon auszugehen, dass es sich nicht um einen profanen Society-Text handeln würde, sondern</w:t>
      </w:r>
      <w:del w:id="10997" w:author="Lektorat Bauer" w:date="2025-03-06T10:42:00Z" w16du:dateUtc="2025-03-06T09:42:00Z">
        <w:r w:rsidRPr="00944672" w:rsidDel="00B375C8">
          <w:rPr>
            <w:rFonts w:ascii="Arial" w:hAnsi="Arial" w:cs="Arial"/>
            <w:sz w:val="24"/>
            <w:szCs w:val="24"/>
          </w:rPr>
          <w:delText>, dass</w:delText>
        </w:r>
      </w:del>
      <w:r w:rsidRPr="00944672">
        <w:rPr>
          <w:rFonts w:ascii="Arial" w:hAnsi="Arial" w:cs="Arial"/>
          <w:sz w:val="24"/>
          <w:szCs w:val="24"/>
        </w:rPr>
        <w:t xml:space="preserve"> auch hier fundiert dargestellt werden würde.</w:t>
      </w:r>
    </w:p>
    <w:p w14:paraId="3BBD72FD" w14:textId="77AF7DDD"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Denn</w:t>
      </w:r>
      <w:del w:id="10998" w:author="Lektorat Bauer" w:date="2025-03-06T10:42:00Z" w16du:dateUtc="2025-03-06T09:42:00Z">
        <w:r w:rsidRPr="00944672" w:rsidDel="00B375C8">
          <w:rPr>
            <w:rFonts w:ascii="Arial" w:hAnsi="Arial" w:cs="Arial"/>
            <w:sz w:val="24"/>
            <w:szCs w:val="24"/>
          </w:rPr>
          <w:delText>,</w:delText>
        </w:r>
      </w:del>
      <w:r w:rsidRPr="00944672">
        <w:rPr>
          <w:rFonts w:ascii="Arial" w:hAnsi="Arial" w:cs="Arial"/>
          <w:sz w:val="24"/>
          <w:szCs w:val="24"/>
        </w:rPr>
        <w:t xml:space="preserve"> Joost van der Dijkstraat hatte sich den Ruf erarbeitet, dass er immer wohl recherchierte Artikel veröffentlichte, die sich auch vor Gericht behaupteten. Joost war so manches Mal verklagt worden, aber immer hatten die Gerichte seine Recherche bestätigt.</w:t>
      </w:r>
    </w:p>
    <w:p w14:paraId="6DF11791" w14:textId="77777777"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p>
    <w:p w14:paraId="552216B4" w14:textId="77777777" w:rsidR="00944672" w:rsidRPr="00944672" w:rsidRDefault="00944672" w:rsidP="00623B68">
      <w:pPr>
        <w:suppressAutoHyphens/>
        <w:autoSpaceDE w:val="0"/>
        <w:autoSpaceDN w:val="0"/>
        <w:adjustRightInd w:val="0"/>
        <w:spacing w:after="0" w:line="360" w:lineRule="auto"/>
        <w:jc w:val="both"/>
        <w:rPr>
          <w:rFonts w:ascii="Arial" w:hAnsi="Arial" w:cs="Arial"/>
          <w:sz w:val="24"/>
          <w:szCs w:val="24"/>
        </w:rPr>
      </w:pPr>
      <w:r w:rsidRPr="00944672">
        <w:rPr>
          <w:rFonts w:ascii="Arial" w:hAnsi="Arial" w:cs="Arial"/>
          <w:noProof/>
          <w:sz w:val="24"/>
          <w:szCs w:val="24"/>
        </w:rPr>
        <w:t>***</w:t>
      </w:r>
    </w:p>
    <w:p w14:paraId="17CDC924" w14:textId="77777777"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p>
    <w:p w14:paraId="4CAA2412" w14:textId="77777777" w:rsidR="00944672" w:rsidRPr="00944672" w:rsidRDefault="00944672" w:rsidP="00623B68">
      <w:pPr>
        <w:suppressAutoHyphens/>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Über das Verschwinden von Flug MH 370 hatte Corinna wie alle anderen aus der Zeitung erfahren und war einigermaßen darüber im Bilde, was vorgefallen war. Anscheinend war das Flugzeug irgendwo zwischen Australien und Antarktis ins Meer gestürzt und verschwunden. Diesen Teil würde sie später lesen.</w:t>
      </w:r>
    </w:p>
    <w:p w14:paraId="3636B702" w14:textId="4AEB1F33"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Sie blätterte etwas vor, zu dem Teil, der sich mit koreanischer Geschichte befasst</w:t>
      </w:r>
      <w:ins w:id="10999" w:author="Lektorat Bauer" w:date="2025-03-06T10:43:00Z" w16du:dateUtc="2025-03-06T09:43:00Z">
        <w:r w:rsidR="00B375C8">
          <w:rPr>
            <w:rFonts w:ascii="Arial" w:hAnsi="Arial" w:cs="Arial"/>
            <w:sz w:val="24"/>
            <w:szCs w:val="24"/>
          </w:rPr>
          <w:t>e</w:t>
        </w:r>
      </w:ins>
      <w:r w:rsidRPr="00944672">
        <w:rPr>
          <w:rFonts w:ascii="Arial" w:hAnsi="Arial" w:cs="Arial"/>
          <w:sz w:val="24"/>
          <w:szCs w:val="24"/>
        </w:rPr>
        <w:t>, und setzte sich bequem hin.</w:t>
      </w:r>
    </w:p>
    <w:p w14:paraId="6C1793DA" w14:textId="5C77BA21"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„Mal sehen, warum Joost sich mit koreanischer Geschichte </w:t>
      </w:r>
      <w:del w:id="11000" w:author="Lektorat Bauer" w:date="2025-03-06T10:43:00Z" w16du:dateUtc="2025-03-06T09:43:00Z">
        <w:r w:rsidRPr="00944672" w:rsidDel="00B375C8">
          <w:rPr>
            <w:rFonts w:ascii="Arial" w:hAnsi="Arial" w:cs="Arial"/>
            <w:sz w:val="24"/>
            <w:szCs w:val="24"/>
          </w:rPr>
          <w:delText xml:space="preserve">befasst </w:delText>
        </w:r>
      </w:del>
      <w:ins w:id="11001" w:author="Lektorat Bauer" w:date="2025-03-06T10:43:00Z" w16du:dateUtc="2025-03-06T09:43:00Z">
        <w:r w:rsidR="00B375C8">
          <w:rPr>
            <w:rFonts w:ascii="Arial" w:hAnsi="Arial" w:cs="Arial"/>
            <w:sz w:val="24"/>
            <w:szCs w:val="24"/>
          </w:rPr>
          <w:t>beschäftigt</w:t>
        </w:r>
        <w:r w:rsidR="00B375C8" w:rsidRPr="00944672">
          <w:rPr>
            <w:rFonts w:ascii="Arial" w:hAnsi="Arial" w:cs="Arial"/>
            <w:sz w:val="24"/>
            <w:szCs w:val="24"/>
          </w:rPr>
          <w:t xml:space="preserve"> </w:t>
        </w:r>
      </w:ins>
      <w:r w:rsidRPr="00944672">
        <w:rPr>
          <w:rFonts w:ascii="Arial" w:hAnsi="Arial" w:cs="Arial"/>
          <w:sz w:val="24"/>
          <w:szCs w:val="24"/>
        </w:rPr>
        <w:t>hat</w:t>
      </w:r>
      <w:del w:id="11002" w:author="Lektorat Bauer" w:date="2025-03-06T10:43:00Z" w16du:dateUtc="2025-03-06T09:43:00Z">
        <w:r w:rsidRPr="00944672" w:rsidDel="00B375C8">
          <w:rPr>
            <w:rFonts w:ascii="Arial" w:hAnsi="Arial" w:cs="Arial"/>
            <w:sz w:val="24"/>
            <w:szCs w:val="24"/>
          </w:rPr>
          <w:delText>.</w:delText>
        </w:r>
      </w:del>
      <w:r w:rsidRPr="00944672">
        <w:rPr>
          <w:rFonts w:ascii="Arial" w:hAnsi="Arial" w:cs="Arial"/>
          <w:sz w:val="24"/>
          <w:szCs w:val="24"/>
        </w:rPr>
        <w:t>“</w:t>
      </w:r>
      <w:ins w:id="11003" w:author="Lektorat Bauer" w:date="2025-03-06T10:43:00Z" w16du:dateUtc="2025-03-06T09:43:00Z">
        <w:r w:rsidR="00B375C8">
          <w:rPr>
            <w:rFonts w:ascii="Arial" w:hAnsi="Arial" w:cs="Arial"/>
            <w:sz w:val="24"/>
            <w:szCs w:val="24"/>
          </w:rPr>
          <w:t>,</w:t>
        </w:r>
      </w:ins>
      <w:r w:rsidRPr="00944672">
        <w:rPr>
          <w:rFonts w:ascii="Arial" w:hAnsi="Arial" w:cs="Arial"/>
          <w:sz w:val="24"/>
          <w:szCs w:val="24"/>
        </w:rPr>
        <w:t xml:space="preserve"> </w:t>
      </w:r>
      <w:ins w:id="11004" w:author="Lektorat Bauer" w:date="2025-03-06T10:43:00Z" w16du:dateUtc="2025-03-06T09:43:00Z">
        <w:r w:rsidR="00B375C8">
          <w:rPr>
            <w:rFonts w:ascii="Arial" w:hAnsi="Arial" w:cs="Arial"/>
            <w:sz w:val="24"/>
            <w:szCs w:val="24"/>
          </w:rPr>
          <w:t>d</w:t>
        </w:r>
      </w:ins>
      <w:del w:id="11005" w:author="Lektorat Bauer" w:date="2025-03-06T10:43:00Z" w16du:dateUtc="2025-03-06T09:43:00Z">
        <w:r w:rsidRPr="00944672" w:rsidDel="00B375C8">
          <w:rPr>
            <w:rFonts w:ascii="Arial" w:hAnsi="Arial" w:cs="Arial"/>
            <w:sz w:val="24"/>
            <w:szCs w:val="24"/>
          </w:rPr>
          <w:delText>D</w:delText>
        </w:r>
      </w:del>
      <w:r w:rsidRPr="00944672">
        <w:rPr>
          <w:rFonts w:ascii="Arial" w:hAnsi="Arial" w:cs="Arial"/>
          <w:sz w:val="24"/>
          <w:szCs w:val="24"/>
        </w:rPr>
        <w:t xml:space="preserve">achte </w:t>
      </w:r>
      <w:ins w:id="11006" w:author="Lektorat Bauer" w:date="2025-03-06T10:43:00Z" w16du:dateUtc="2025-03-06T09:43:00Z">
        <w:r w:rsidR="00B375C8">
          <w:rPr>
            <w:rFonts w:ascii="Arial" w:hAnsi="Arial" w:cs="Arial"/>
            <w:sz w:val="24"/>
            <w:szCs w:val="24"/>
          </w:rPr>
          <w:t>s</w:t>
        </w:r>
      </w:ins>
      <w:del w:id="11007" w:author="Lektorat Bauer" w:date="2025-03-06T10:43:00Z" w16du:dateUtc="2025-03-06T09:43:00Z">
        <w:r w:rsidRPr="00944672" w:rsidDel="00B375C8">
          <w:rPr>
            <w:rFonts w:ascii="Arial" w:hAnsi="Arial" w:cs="Arial"/>
            <w:sz w:val="24"/>
            <w:szCs w:val="24"/>
          </w:rPr>
          <w:delText>S</w:delText>
        </w:r>
      </w:del>
      <w:r w:rsidRPr="00944672">
        <w:rPr>
          <w:rFonts w:ascii="Arial" w:hAnsi="Arial" w:cs="Arial"/>
          <w:sz w:val="24"/>
          <w:szCs w:val="24"/>
        </w:rPr>
        <w:t>ie bei sich und begann zu lesen. Was sie vor sich hatte, waren Computerausdrucke, die mit handschriftlichen Notizen versehen waren. Gleich bei der ersten Anmerkung stöhnte sie auf, weil Joost eine so schreckliche Handschrift hatte.</w:t>
      </w:r>
    </w:p>
    <w:p w14:paraId="5F900103" w14:textId="7A1C9DB9" w:rsidR="00944672" w:rsidRPr="00944672" w:rsidRDefault="00B375C8" w:rsidP="00623B68">
      <w:pPr>
        <w:suppressAutoHyphens/>
        <w:autoSpaceDE w:val="0"/>
        <w:autoSpaceDN w:val="0"/>
        <w:adjustRightInd w:val="0"/>
        <w:spacing w:after="0" w:line="360" w:lineRule="auto"/>
        <w:ind w:firstLine="227"/>
        <w:jc w:val="both"/>
        <w:rPr>
          <w:rFonts w:ascii="Arial" w:hAnsi="Arial" w:cs="Arial"/>
          <w:sz w:val="24"/>
          <w:szCs w:val="24"/>
        </w:rPr>
      </w:pPr>
      <w:ins w:id="11008" w:author="Lektorat Bauer" w:date="2025-03-06T10:43:00Z" w16du:dateUtc="2025-03-06T09:43:00Z">
        <w:r>
          <w:rPr>
            <w:rFonts w:ascii="Arial" w:hAnsi="Arial" w:cs="Arial"/>
            <w:sz w:val="24"/>
            <w:szCs w:val="24"/>
          </w:rPr>
          <w:t>„</w:t>
        </w:r>
      </w:ins>
      <w:r w:rsidR="00944672" w:rsidRPr="00944672">
        <w:rPr>
          <w:rFonts w:ascii="Arial" w:hAnsi="Arial" w:cs="Arial"/>
          <w:sz w:val="24"/>
          <w:szCs w:val="24"/>
        </w:rPr>
        <w:t xml:space="preserve">Anmerkung: Ich muss zu diesen Themen Professor Mark Peterson, </w:t>
      </w:r>
      <w:r w:rsidR="00944672" w:rsidRPr="00944672">
        <w:rPr>
          <w:rFonts w:ascii="Arial" w:hAnsi="Arial" w:cs="Arial"/>
          <w:noProof/>
          <w:sz w:val="24"/>
          <w:szCs w:val="24"/>
        </w:rPr>
        <w:t>Bringham</w:t>
      </w:r>
      <w:r w:rsidR="00944672" w:rsidRPr="00944672">
        <w:rPr>
          <w:rFonts w:ascii="Arial" w:hAnsi="Arial" w:cs="Arial"/>
          <w:sz w:val="24"/>
          <w:szCs w:val="24"/>
        </w:rPr>
        <w:t xml:space="preserve"> Young Universität kontaktieren. Falls ich etwas übersehen habe</w:t>
      </w:r>
      <w:del w:id="11009" w:author="Lektorat Bauer" w:date="2025-03-06T10:44:00Z" w16du:dateUtc="2025-03-06T09:44:00Z">
        <w:r w:rsidR="00944672" w:rsidRPr="00944672" w:rsidDel="00B375C8">
          <w:rPr>
            <w:rFonts w:ascii="Arial" w:hAnsi="Arial" w:cs="Arial"/>
            <w:sz w:val="24"/>
            <w:szCs w:val="24"/>
          </w:rPr>
          <w:delText>.</w:delText>
        </w:r>
      </w:del>
      <w:ins w:id="11010" w:author="Lektorat Bauer" w:date="2025-03-06T10:44:00Z" w16du:dateUtc="2025-03-06T09:44:00Z">
        <w:r>
          <w:rPr>
            <w:rFonts w:ascii="Arial" w:hAnsi="Arial" w:cs="Arial"/>
            <w:sz w:val="24"/>
            <w:szCs w:val="24"/>
          </w:rPr>
          <w:t>“,</w:t>
        </w:r>
      </w:ins>
      <w:del w:id="11011" w:author="Lektorat Bauer" w:date="2025-03-06T10:44:00Z" w16du:dateUtc="2025-03-06T09:44:00Z">
        <w:r w:rsidR="00944672" w:rsidRPr="00944672" w:rsidDel="00B375C8">
          <w:rPr>
            <w:rFonts w:ascii="Arial" w:hAnsi="Arial" w:cs="Arial"/>
            <w:sz w:val="24"/>
            <w:szCs w:val="24"/>
          </w:rPr>
          <w:delText xml:space="preserve"> –</w:delText>
        </w:r>
      </w:del>
      <w:r w:rsidR="00944672" w:rsidRPr="00944672">
        <w:rPr>
          <w:rFonts w:ascii="Arial" w:hAnsi="Arial" w:cs="Arial"/>
          <w:sz w:val="24"/>
          <w:szCs w:val="24"/>
        </w:rPr>
        <w:t xml:space="preserve"> stand handschriftlich neben dem Text. </w:t>
      </w:r>
    </w:p>
    <w:p w14:paraId="3283C2CE" w14:textId="77777777"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p>
    <w:p w14:paraId="03D53633" w14:textId="77777777" w:rsidR="00944672" w:rsidRPr="00944672" w:rsidRDefault="00944672" w:rsidP="00623B68">
      <w:pPr>
        <w:suppressAutoHyphens/>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258D0271" w14:textId="77777777"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p>
    <w:p w14:paraId="2DA38092" w14:textId="5D6E40A3" w:rsidR="00944672" w:rsidRPr="00944672" w:rsidRDefault="00944672" w:rsidP="00623B68">
      <w:pPr>
        <w:suppressAutoHyphens/>
        <w:autoSpaceDE w:val="0"/>
        <w:autoSpaceDN w:val="0"/>
        <w:adjustRightInd w:val="0"/>
        <w:spacing w:after="0" w:line="360" w:lineRule="auto"/>
        <w:jc w:val="both"/>
        <w:rPr>
          <w:rFonts w:ascii="Arial" w:hAnsi="Arial" w:cs="Arial"/>
          <w:sz w:val="24"/>
          <w:szCs w:val="24"/>
        </w:rPr>
      </w:pPr>
      <w:del w:id="11012" w:author="Lektorat Bauer" w:date="2025-03-06T10:44:00Z" w16du:dateUtc="2025-03-06T09:44:00Z">
        <w:r w:rsidRPr="00944672" w:rsidDel="00B375C8">
          <w:rPr>
            <w:rFonts w:ascii="Arial" w:hAnsi="Arial" w:cs="Arial"/>
            <w:sz w:val="24"/>
            <w:szCs w:val="24"/>
          </w:rPr>
          <w:delText xml:space="preserve">Im Text stand: </w:delText>
        </w:r>
      </w:del>
      <w:ins w:id="11013" w:author="Lektorat Bauer" w:date="2025-03-06T10:44:00Z" w16du:dateUtc="2025-03-06T09:44:00Z">
        <w:r w:rsidR="00B375C8">
          <w:rPr>
            <w:rFonts w:ascii="Arial" w:hAnsi="Arial" w:cs="Arial"/>
            <w:sz w:val="24"/>
            <w:szCs w:val="24"/>
          </w:rPr>
          <w:t>Corinna las weiter:</w:t>
        </w:r>
      </w:ins>
    </w:p>
    <w:p w14:paraId="74881A82" w14:textId="4FDD8358" w:rsidR="00944672" w:rsidRPr="00944672" w:rsidRDefault="00B375C8" w:rsidP="00623B68">
      <w:pPr>
        <w:suppressAutoHyphens/>
        <w:autoSpaceDE w:val="0"/>
        <w:autoSpaceDN w:val="0"/>
        <w:adjustRightInd w:val="0"/>
        <w:spacing w:after="0" w:line="360" w:lineRule="auto"/>
        <w:ind w:firstLine="227"/>
        <w:jc w:val="both"/>
        <w:rPr>
          <w:rFonts w:ascii="Arial" w:hAnsi="Arial" w:cs="Arial"/>
          <w:sz w:val="24"/>
          <w:szCs w:val="24"/>
        </w:rPr>
      </w:pPr>
      <w:commentRangeStart w:id="11014"/>
      <w:ins w:id="11015" w:author="Lektorat Bauer" w:date="2025-03-06T10:44:00Z" w16du:dateUtc="2025-03-06T09:44:00Z">
        <w:r>
          <w:rPr>
            <w:rFonts w:ascii="Arial" w:hAnsi="Arial" w:cs="Arial"/>
            <w:sz w:val="24"/>
            <w:szCs w:val="24"/>
          </w:rPr>
          <w:t>„</w:t>
        </w:r>
      </w:ins>
      <w:r w:rsidR="00944672" w:rsidRPr="00944672">
        <w:rPr>
          <w:rFonts w:ascii="Arial" w:hAnsi="Arial" w:cs="Arial"/>
          <w:sz w:val="24"/>
          <w:szCs w:val="24"/>
        </w:rPr>
        <w:t xml:space="preserve">Nach </w:t>
      </w:r>
      <w:r w:rsidR="00944672" w:rsidRPr="00944672">
        <w:rPr>
          <w:rFonts w:ascii="Arial" w:hAnsi="Arial" w:cs="Arial"/>
          <w:noProof/>
          <w:sz w:val="24"/>
          <w:szCs w:val="24"/>
        </w:rPr>
        <w:t>abendländischer</w:t>
      </w:r>
      <w:r w:rsidR="00944672" w:rsidRPr="00944672">
        <w:rPr>
          <w:rFonts w:ascii="Arial" w:hAnsi="Arial" w:cs="Arial"/>
          <w:sz w:val="24"/>
          <w:szCs w:val="24"/>
        </w:rPr>
        <w:t xml:space="preserve"> </w:t>
      </w:r>
      <w:r w:rsidR="00944672" w:rsidRPr="00944672">
        <w:rPr>
          <w:rFonts w:ascii="Arial" w:hAnsi="Arial" w:cs="Arial"/>
          <w:noProof/>
          <w:sz w:val="24"/>
          <w:szCs w:val="24"/>
        </w:rPr>
        <w:t>Zeitrechnung</w:t>
      </w:r>
      <w:r w:rsidR="00944672" w:rsidRPr="00944672">
        <w:rPr>
          <w:rFonts w:ascii="Arial" w:hAnsi="Arial" w:cs="Arial"/>
          <w:sz w:val="24"/>
          <w:szCs w:val="24"/>
        </w:rPr>
        <w:t xml:space="preserve"> existierte das Königreich Baekje</w:t>
      </w:r>
      <w:del w:id="11016" w:author="Lektorat Bauer" w:date="2025-03-06T10:45:00Z" w16du:dateUtc="2025-03-06T09:45:00Z">
        <w:r w:rsidR="00944672" w:rsidRPr="00944672" w:rsidDel="00B375C8">
          <w:rPr>
            <w:rFonts w:ascii="Arial" w:hAnsi="Arial" w:cs="Arial"/>
            <w:sz w:val="24"/>
            <w:szCs w:val="24"/>
          </w:rPr>
          <w:delText>,</w:delText>
        </w:r>
      </w:del>
      <w:r w:rsidR="00944672" w:rsidRPr="00944672">
        <w:rPr>
          <w:rFonts w:ascii="Arial" w:hAnsi="Arial" w:cs="Arial"/>
          <w:sz w:val="24"/>
          <w:szCs w:val="24"/>
        </w:rPr>
        <w:t xml:space="preserve"> seit dem Jahr 18 vo</w:t>
      </w:r>
      <w:ins w:id="11017" w:author="Lektorat Bauer" w:date="2025-03-06T10:45:00Z" w16du:dateUtc="2025-03-06T09:45:00Z">
        <w:r>
          <w:rPr>
            <w:rFonts w:ascii="Arial" w:hAnsi="Arial" w:cs="Arial"/>
            <w:sz w:val="24"/>
            <w:szCs w:val="24"/>
          </w:rPr>
          <w:t>r</w:t>
        </w:r>
      </w:ins>
      <w:del w:id="11018" w:author="Lektorat Bauer" w:date="2025-03-06T10:45:00Z" w16du:dateUtc="2025-03-06T09:45:00Z">
        <w:r w:rsidR="00944672" w:rsidRPr="00944672" w:rsidDel="00B375C8">
          <w:rPr>
            <w:rFonts w:ascii="Arial" w:hAnsi="Arial" w:cs="Arial"/>
            <w:sz w:val="24"/>
            <w:szCs w:val="24"/>
          </w:rPr>
          <w:delText>n</w:delText>
        </w:r>
      </w:del>
      <w:r w:rsidR="00944672" w:rsidRPr="00944672">
        <w:rPr>
          <w:rFonts w:ascii="Arial" w:hAnsi="Arial" w:cs="Arial"/>
          <w:sz w:val="24"/>
          <w:szCs w:val="24"/>
        </w:rPr>
        <w:t xml:space="preserve"> Christus und alle Quellen deuten auf eine Auslöschung des </w:t>
      </w:r>
      <w:r w:rsidR="00944672" w:rsidRPr="00944672">
        <w:rPr>
          <w:rFonts w:ascii="Arial" w:hAnsi="Arial" w:cs="Arial"/>
          <w:noProof/>
          <w:sz w:val="24"/>
          <w:szCs w:val="24"/>
        </w:rPr>
        <w:t>Königsreiches</w:t>
      </w:r>
      <w:r w:rsidR="00944672" w:rsidRPr="00944672">
        <w:rPr>
          <w:rFonts w:ascii="Arial" w:hAnsi="Arial" w:cs="Arial"/>
          <w:sz w:val="24"/>
          <w:szCs w:val="24"/>
        </w:rPr>
        <w:t xml:space="preserve"> im Jahr 660 nach Christus. Zum Höhepunkt seiner Macht reichte das Reich vom heutigen Pyeongyang bis an die Südspitze der koreanischen Halbinsel und bedeckte damit den gesamten Südwesten der koreanischen Halbinsel. </w:t>
      </w:r>
    </w:p>
    <w:p w14:paraId="246DD348" w14:textId="77777777"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Dem Königreich Baekje wird nachgesagt, dass es eine bedeutende regionale Seemacht mit politischen und Handelsbeziehungen zu China und Japan war. Seine nautischen Fähigkeiten, vergleichbar mit denen der Phönizier, die viel später existierten, trugen maßgeblich zur Verbreitung des Buddhismus in ganz Ostasien und der kontinentalen Kultur in Japan bei. 660 wurde es von einer Allianz aus dem Königreich ‚Silla‘ und der chinesischen ‚Tang-Dynastie‘ besiegt und dem vereinigten ‚Silla‘ unterworfen. </w:t>
      </w:r>
    </w:p>
    <w:p w14:paraId="244F33EB" w14:textId="0EDB1D04"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Abweichend aller koreanischen Gegebenheiten, wurden alle Mitglieder der Herrscherfamilie und alle Adligen getötet. Das ist insofern etwas Besonderes, als </w:t>
      </w:r>
      <w:del w:id="11019" w:author="Lektorat Bauer" w:date="2025-03-06T10:45:00Z" w16du:dateUtc="2025-03-06T09:45:00Z">
        <w:r w:rsidRPr="00944672" w:rsidDel="00B375C8">
          <w:rPr>
            <w:rFonts w:ascii="Arial" w:hAnsi="Arial" w:cs="Arial"/>
            <w:sz w:val="24"/>
            <w:szCs w:val="24"/>
          </w:rPr>
          <w:delText xml:space="preserve">dass </w:delText>
        </w:r>
      </w:del>
      <w:r w:rsidRPr="00944672">
        <w:rPr>
          <w:rFonts w:ascii="Arial" w:hAnsi="Arial" w:cs="Arial"/>
          <w:sz w:val="24"/>
          <w:szCs w:val="24"/>
        </w:rPr>
        <w:lastRenderedPageBreak/>
        <w:t xml:space="preserve">damit alle Namen ausgelöscht wurden. </w:t>
      </w:r>
      <w:del w:id="11020" w:author="Lektorat Bauer" w:date="2025-03-06T10:45:00Z" w16du:dateUtc="2025-03-06T09:45:00Z">
        <w:r w:rsidRPr="00944672" w:rsidDel="00B375C8">
          <w:rPr>
            <w:rFonts w:ascii="Arial" w:hAnsi="Arial" w:cs="Arial"/>
            <w:sz w:val="24"/>
            <w:szCs w:val="24"/>
          </w:rPr>
          <w:delText>Dieses ist</w:delText>
        </w:r>
      </w:del>
      <w:ins w:id="11021" w:author="Lektorat Bauer" w:date="2025-03-06T10:45:00Z" w16du:dateUtc="2025-03-06T09:45:00Z">
        <w:r w:rsidR="00B375C8">
          <w:rPr>
            <w:rFonts w:ascii="Arial" w:hAnsi="Arial" w:cs="Arial"/>
            <w:sz w:val="24"/>
            <w:szCs w:val="24"/>
          </w:rPr>
          <w:t>Das ist</w:t>
        </w:r>
      </w:ins>
      <w:r w:rsidRPr="00944672">
        <w:rPr>
          <w:rFonts w:ascii="Arial" w:hAnsi="Arial" w:cs="Arial"/>
          <w:sz w:val="24"/>
          <w:szCs w:val="24"/>
        </w:rPr>
        <w:t xml:space="preserve"> in bzw. nach keinem anderen Krieg in Korea passiert. </w:t>
      </w:r>
    </w:p>
    <w:p w14:paraId="0D879225" w14:textId="77777777"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p>
    <w:p w14:paraId="24FE4BC4" w14:textId="77777777" w:rsidR="00944672" w:rsidRPr="00944672" w:rsidRDefault="00944672" w:rsidP="00623B68">
      <w:pPr>
        <w:suppressAutoHyphens/>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4AAD6C21"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7A1A043A"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commentRangeStart w:id="11022"/>
      <w:commentRangeEnd w:id="11022"/>
      <w:r w:rsidRPr="00944672">
        <w:rPr>
          <w:rFonts w:ascii="Arial" w:hAnsi="Arial" w:cs="Arial"/>
          <w:sz w:val="24"/>
          <w:szCs w:val="24"/>
        </w:rPr>
        <w:commentReference w:id="11022"/>
      </w:r>
      <w:r w:rsidRPr="00944672">
        <w:rPr>
          <w:rFonts w:ascii="Arial" w:hAnsi="Arial" w:cs="Arial"/>
          <w:sz w:val="24"/>
          <w:szCs w:val="24"/>
        </w:rPr>
        <w:t xml:space="preserve">&gt;&gt;&gt; </w:t>
      </w:r>
      <w:r w:rsidRPr="00944672">
        <w:rPr>
          <w:rFonts w:ascii="Arial" w:hAnsi="Arial" w:cs="Arial"/>
          <w:b/>
          <w:bCs/>
          <w:sz w:val="24"/>
          <w:szCs w:val="24"/>
        </w:rPr>
        <w:t xml:space="preserve">Königreich Baekje, Korea, 650-660 AD </w:t>
      </w:r>
      <w:r w:rsidRPr="00944672">
        <w:rPr>
          <w:rFonts w:ascii="Arial" w:hAnsi="Arial" w:cs="Arial"/>
          <w:sz w:val="24"/>
          <w:szCs w:val="24"/>
        </w:rPr>
        <w:t>&lt;&lt;&lt;</w:t>
      </w:r>
    </w:p>
    <w:p w14:paraId="532127E5" w14:textId="0E7AFE1A"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Im Jahr 600 nach Christi hatte sich das Königreich Baekje </w:t>
      </w:r>
      <w:del w:id="11023" w:author="Lektorat Bauer" w:date="2025-03-06T10:47:00Z" w16du:dateUtc="2025-03-06T09:47:00Z">
        <w:r w:rsidRPr="00944672" w:rsidDel="00B375C8">
          <w:rPr>
            <w:rFonts w:ascii="Arial" w:hAnsi="Arial" w:cs="Arial"/>
            <w:sz w:val="24"/>
            <w:szCs w:val="24"/>
          </w:rPr>
          <w:delText>zu einer, nein sogar zu der</w:delText>
        </w:r>
      </w:del>
      <w:ins w:id="11024" w:author="Lektorat Bauer" w:date="2025-03-06T10:47:00Z" w16du:dateUtc="2025-03-06T09:47:00Z">
        <w:r w:rsidR="00B375C8">
          <w:rPr>
            <w:rFonts w:ascii="Arial" w:hAnsi="Arial" w:cs="Arial"/>
            <w:sz w:val="24"/>
            <w:szCs w:val="24"/>
          </w:rPr>
          <w:t>zur dominierenden</w:t>
        </w:r>
      </w:ins>
      <w:r w:rsidRPr="00944672">
        <w:rPr>
          <w:rFonts w:ascii="Arial" w:hAnsi="Arial" w:cs="Arial"/>
          <w:sz w:val="24"/>
          <w:szCs w:val="24"/>
        </w:rPr>
        <w:t xml:space="preserve"> regionalen Handelsmacht entwickelt</w:t>
      </w:r>
      <w:del w:id="11025" w:author="Lektorat Bauer" w:date="2025-03-06T10:47:00Z" w16du:dateUtc="2025-03-06T09:47:00Z">
        <w:r w:rsidRPr="00944672" w:rsidDel="00B375C8">
          <w:rPr>
            <w:rFonts w:ascii="Arial" w:hAnsi="Arial" w:cs="Arial"/>
            <w:sz w:val="24"/>
            <w:szCs w:val="24"/>
          </w:rPr>
          <w:delText xml:space="preserve"> und etabliert</w:delText>
        </w:r>
      </w:del>
      <w:r w:rsidRPr="00944672">
        <w:rPr>
          <w:rFonts w:ascii="Arial" w:hAnsi="Arial" w:cs="Arial"/>
          <w:sz w:val="24"/>
          <w:szCs w:val="24"/>
        </w:rPr>
        <w:t xml:space="preserve">. Doch in dieser Zeit </w:t>
      </w:r>
      <w:commentRangeStart w:id="11026"/>
      <w:r w:rsidRPr="00944672">
        <w:rPr>
          <w:rFonts w:ascii="Arial" w:hAnsi="Arial" w:cs="Arial"/>
          <w:sz w:val="24"/>
          <w:szCs w:val="24"/>
        </w:rPr>
        <w:t xml:space="preserve">unternahm das Königreich </w:t>
      </w:r>
      <w:r w:rsidRPr="00944672">
        <w:rPr>
          <w:rFonts w:ascii="Arial" w:hAnsi="Arial" w:cs="Arial"/>
          <w:noProof/>
          <w:sz w:val="24"/>
          <w:szCs w:val="24"/>
        </w:rPr>
        <w:t>Goguryeo</w:t>
      </w:r>
      <w:r w:rsidRPr="00944672">
        <w:rPr>
          <w:rFonts w:ascii="Arial" w:hAnsi="Arial" w:cs="Arial"/>
          <w:sz w:val="24"/>
          <w:szCs w:val="24"/>
        </w:rPr>
        <w:t xml:space="preserve"> im Norden Koreas immer wieder aggressive Positionen </w:t>
      </w:r>
      <w:commentRangeEnd w:id="11026"/>
      <w:r w:rsidR="00B375C8">
        <w:rPr>
          <w:rStyle w:val="Kommentarzeichen"/>
        </w:rPr>
        <w:commentReference w:id="11026"/>
      </w:r>
      <w:r w:rsidRPr="00944672">
        <w:rPr>
          <w:rFonts w:ascii="Arial" w:hAnsi="Arial" w:cs="Arial"/>
          <w:sz w:val="24"/>
          <w:szCs w:val="24"/>
        </w:rPr>
        <w:t xml:space="preserve">gegen das Königreich </w:t>
      </w:r>
      <w:r w:rsidRPr="00944672">
        <w:rPr>
          <w:rFonts w:ascii="Arial" w:hAnsi="Arial" w:cs="Arial"/>
          <w:noProof/>
          <w:sz w:val="24"/>
          <w:szCs w:val="24"/>
        </w:rPr>
        <w:t>Silla</w:t>
      </w:r>
      <w:r w:rsidRPr="00944672">
        <w:rPr>
          <w:rFonts w:ascii="Arial" w:hAnsi="Arial" w:cs="Arial"/>
          <w:sz w:val="24"/>
          <w:szCs w:val="24"/>
        </w:rPr>
        <w:t xml:space="preserve"> im Südosten der koreanischen Halbinsel und gegen die ‚Tang‘ in China</w:t>
      </w:r>
      <w:del w:id="11027" w:author="Lektorat Bauer" w:date="2025-03-06T10:47:00Z" w16du:dateUtc="2025-03-06T09:47:00Z">
        <w:r w:rsidRPr="00944672" w:rsidDel="00B375C8">
          <w:rPr>
            <w:rFonts w:ascii="Arial" w:hAnsi="Arial" w:cs="Arial"/>
            <w:sz w:val="24"/>
            <w:szCs w:val="24"/>
          </w:rPr>
          <w:delText xml:space="preserve"> ein</w:delText>
        </w:r>
      </w:del>
      <w:r w:rsidRPr="00944672">
        <w:rPr>
          <w:rFonts w:ascii="Arial" w:hAnsi="Arial" w:cs="Arial"/>
          <w:sz w:val="24"/>
          <w:szCs w:val="24"/>
        </w:rPr>
        <w:t>. Silla reagierte, indem es sich schließlich eng mit Tang</w:t>
      </w:r>
      <w:ins w:id="11028" w:author="Lektorat Bauer" w:date="2025-03-06T10:47:00Z" w16du:dateUtc="2025-03-06T09:47:00Z">
        <w:r w:rsidR="00B375C8">
          <w:rPr>
            <w:rFonts w:ascii="Arial" w:hAnsi="Arial" w:cs="Arial"/>
            <w:sz w:val="24"/>
            <w:szCs w:val="24"/>
          </w:rPr>
          <w:t>-</w:t>
        </w:r>
      </w:ins>
      <w:del w:id="11029" w:author="Lektorat Bauer" w:date="2025-03-06T10:47:00Z" w16du:dateUtc="2025-03-06T09:47:00Z">
        <w:r w:rsidRPr="00944672" w:rsidDel="00B375C8">
          <w:rPr>
            <w:rFonts w:ascii="Arial" w:hAnsi="Arial" w:cs="Arial"/>
            <w:sz w:val="24"/>
            <w:szCs w:val="24"/>
          </w:rPr>
          <w:delText xml:space="preserve"> </w:delText>
        </w:r>
      </w:del>
      <w:r w:rsidRPr="00944672">
        <w:rPr>
          <w:rFonts w:ascii="Arial" w:hAnsi="Arial" w:cs="Arial"/>
          <w:sz w:val="24"/>
          <w:szCs w:val="24"/>
        </w:rPr>
        <w:t>China verbündete und das Königreich Baekje in der Mitte bedrohte.</w:t>
      </w:r>
    </w:p>
    <w:p w14:paraId="3A045BBA" w14:textId="5BC5DA16"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Die Hauptstadt des Königreiches von Baekje war die Festung </w:t>
      </w:r>
      <w:r w:rsidRPr="00944672">
        <w:rPr>
          <w:rFonts w:ascii="Arial" w:hAnsi="Arial" w:cs="Arial"/>
          <w:noProof/>
          <w:sz w:val="24"/>
          <w:szCs w:val="24"/>
        </w:rPr>
        <w:t>Busosanseong</w:t>
      </w:r>
      <w:r w:rsidRPr="00944672">
        <w:rPr>
          <w:rFonts w:ascii="Arial" w:hAnsi="Arial" w:cs="Arial"/>
          <w:sz w:val="24"/>
          <w:szCs w:val="24"/>
        </w:rPr>
        <w:t xml:space="preserve"> in Buyeo. Die Festung war auch unter dem Namen Sabi, Sabiseong oder Soburiseong bekannt. Aus heutiger Sicht </w:t>
      </w:r>
      <w:del w:id="11030" w:author="Lektorat Bauer" w:date="2025-03-06T10:48:00Z" w16du:dateUtc="2025-03-06T09:48:00Z">
        <w:r w:rsidRPr="00944672" w:rsidDel="00704F54">
          <w:rPr>
            <w:rFonts w:ascii="Arial" w:hAnsi="Arial" w:cs="Arial"/>
            <w:sz w:val="24"/>
            <w:szCs w:val="24"/>
          </w:rPr>
          <w:delText>ist das</w:delText>
        </w:r>
      </w:del>
      <w:ins w:id="11031" w:author="Lektorat Bauer" w:date="2025-03-06T10:48:00Z" w16du:dateUtc="2025-03-06T09:48:00Z">
        <w:r w:rsidR="00704F54">
          <w:rPr>
            <w:rFonts w:ascii="Arial" w:hAnsi="Arial" w:cs="Arial"/>
            <w:sz w:val="24"/>
            <w:szCs w:val="24"/>
          </w:rPr>
          <w:t>handelt es sich dabei</w:t>
        </w:r>
      </w:ins>
      <w:r w:rsidRPr="00944672">
        <w:rPr>
          <w:rFonts w:ascii="Arial" w:hAnsi="Arial" w:cs="Arial"/>
          <w:sz w:val="24"/>
          <w:szCs w:val="24"/>
        </w:rPr>
        <w:t xml:space="preserve"> wahrscheinlich</w:t>
      </w:r>
      <w:ins w:id="11032" w:author="Lektorat Bauer" w:date="2025-03-06T10:48:00Z" w16du:dateUtc="2025-03-06T09:48:00Z">
        <w:r w:rsidR="00704F54">
          <w:rPr>
            <w:rFonts w:ascii="Arial" w:hAnsi="Arial" w:cs="Arial"/>
            <w:sz w:val="24"/>
            <w:szCs w:val="24"/>
          </w:rPr>
          <w:t xml:space="preserve"> um</w:t>
        </w:r>
      </w:ins>
      <w:r w:rsidRPr="00944672">
        <w:rPr>
          <w:rFonts w:ascii="Arial" w:hAnsi="Arial" w:cs="Arial"/>
          <w:sz w:val="24"/>
          <w:szCs w:val="24"/>
        </w:rPr>
        <w:t xml:space="preserve"> Dialekt-Varianten. Die Festung </w:t>
      </w:r>
      <w:del w:id="11033" w:author="Lektorat Bauer" w:date="2025-03-06T10:48:00Z" w16du:dateUtc="2025-03-06T09:48:00Z">
        <w:r w:rsidRPr="00944672" w:rsidDel="00704F54">
          <w:rPr>
            <w:rFonts w:ascii="Arial" w:hAnsi="Arial" w:cs="Arial"/>
            <w:sz w:val="24"/>
            <w:szCs w:val="24"/>
          </w:rPr>
          <w:delText>selber</w:delText>
        </w:r>
      </w:del>
      <w:ins w:id="11034" w:author="Lektorat Bauer" w:date="2025-03-06T10:48:00Z" w16du:dateUtc="2025-03-06T09:48:00Z">
        <w:r w:rsidR="00704F54" w:rsidRPr="00944672">
          <w:rPr>
            <w:rFonts w:ascii="Arial" w:hAnsi="Arial" w:cs="Arial"/>
            <w:sz w:val="24"/>
            <w:szCs w:val="24"/>
          </w:rPr>
          <w:t>selbst</w:t>
        </w:r>
      </w:ins>
      <w:r w:rsidRPr="00944672">
        <w:rPr>
          <w:rFonts w:ascii="Arial" w:hAnsi="Arial" w:cs="Arial"/>
          <w:sz w:val="24"/>
          <w:szCs w:val="24"/>
        </w:rPr>
        <w:t xml:space="preserve"> </w:t>
      </w:r>
      <w:del w:id="11035" w:author="Lektorat Bauer" w:date="2025-03-06T10:48:00Z" w16du:dateUtc="2025-03-06T09:48:00Z">
        <w:r w:rsidRPr="00944672" w:rsidDel="00704F54">
          <w:rPr>
            <w:rFonts w:ascii="Arial" w:hAnsi="Arial" w:cs="Arial"/>
            <w:sz w:val="24"/>
            <w:szCs w:val="24"/>
          </w:rPr>
          <w:delText xml:space="preserve">besteht </w:delText>
        </w:r>
      </w:del>
      <w:ins w:id="11036" w:author="Lektorat Bauer" w:date="2025-03-06T10:48:00Z" w16du:dateUtc="2025-03-06T09:48:00Z">
        <w:r w:rsidR="00704F54">
          <w:rPr>
            <w:rFonts w:ascii="Arial" w:hAnsi="Arial" w:cs="Arial"/>
            <w:sz w:val="24"/>
            <w:szCs w:val="24"/>
          </w:rPr>
          <w:t>bestand</w:t>
        </w:r>
        <w:r w:rsidR="00704F54" w:rsidRPr="00944672">
          <w:rPr>
            <w:rFonts w:ascii="Arial" w:hAnsi="Arial" w:cs="Arial"/>
            <w:sz w:val="24"/>
            <w:szCs w:val="24"/>
          </w:rPr>
          <w:t xml:space="preserve"> </w:t>
        </w:r>
      </w:ins>
      <w:r w:rsidRPr="00944672">
        <w:rPr>
          <w:rFonts w:ascii="Arial" w:hAnsi="Arial" w:cs="Arial"/>
          <w:sz w:val="24"/>
          <w:szCs w:val="24"/>
        </w:rPr>
        <w:t xml:space="preserve">aus der inneren Festung, die durch Straßen geteilt </w:t>
      </w:r>
      <w:del w:id="11037" w:author="Lektorat Bauer" w:date="2025-03-06T10:48:00Z" w16du:dateUtc="2025-03-06T09:48:00Z">
        <w:r w:rsidRPr="00944672" w:rsidDel="00704F54">
          <w:rPr>
            <w:rFonts w:ascii="Arial" w:hAnsi="Arial" w:cs="Arial"/>
            <w:sz w:val="24"/>
            <w:szCs w:val="24"/>
          </w:rPr>
          <w:delText>ist</w:delText>
        </w:r>
      </w:del>
      <w:ins w:id="11038" w:author="Lektorat Bauer" w:date="2025-03-06T10:48:00Z" w16du:dateUtc="2025-03-06T09:48:00Z">
        <w:r w:rsidR="00704F54">
          <w:rPr>
            <w:rFonts w:ascii="Arial" w:hAnsi="Arial" w:cs="Arial"/>
            <w:sz w:val="24"/>
            <w:szCs w:val="24"/>
          </w:rPr>
          <w:t>war</w:t>
        </w:r>
      </w:ins>
      <w:r w:rsidRPr="00944672">
        <w:rPr>
          <w:rFonts w:ascii="Arial" w:hAnsi="Arial" w:cs="Arial"/>
          <w:sz w:val="24"/>
          <w:szCs w:val="24"/>
        </w:rPr>
        <w:t xml:space="preserve">, welche wiederum auf den königlichen Palast zentriert </w:t>
      </w:r>
      <w:del w:id="11039" w:author="Lektorat Bauer" w:date="2025-03-06T10:48:00Z" w16du:dateUtc="2025-03-06T09:48:00Z">
        <w:r w:rsidRPr="00944672" w:rsidDel="00704F54">
          <w:rPr>
            <w:rFonts w:ascii="Arial" w:hAnsi="Arial" w:cs="Arial"/>
            <w:sz w:val="24"/>
            <w:szCs w:val="24"/>
          </w:rPr>
          <w:delText>sind</w:delText>
        </w:r>
      </w:del>
      <w:ins w:id="11040" w:author="Lektorat Bauer" w:date="2025-03-06T10:48:00Z" w16du:dateUtc="2025-03-06T09:48:00Z">
        <w:r w:rsidR="00704F54">
          <w:rPr>
            <w:rFonts w:ascii="Arial" w:hAnsi="Arial" w:cs="Arial"/>
            <w:sz w:val="24"/>
            <w:szCs w:val="24"/>
          </w:rPr>
          <w:t>waren</w:t>
        </w:r>
      </w:ins>
      <w:del w:id="11041" w:author="Lektorat Bauer" w:date="2025-03-06T10:48:00Z" w16du:dateUtc="2025-03-06T09:48:00Z">
        <w:r w:rsidRPr="00944672" w:rsidDel="00704F54">
          <w:rPr>
            <w:rFonts w:ascii="Arial" w:hAnsi="Arial" w:cs="Arial"/>
            <w:sz w:val="24"/>
            <w:szCs w:val="24"/>
          </w:rPr>
          <w:delText>.</w:delText>
        </w:r>
      </w:del>
      <w:ins w:id="11042" w:author="Lektorat Bauer" w:date="2025-03-06T10:48:00Z" w16du:dateUtc="2025-03-06T09:48:00Z">
        <w:r w:rsidR="00704F54">
          <w:rPr>
            <w:rFonts w:ascii="Arial" w:hAnsi="Arial" w:cs="Arial"/>
            <w:sz w:val="24"/>
            <w:szCs w:val="24"/>
          </w:rPr>
          <w:t>,</w:t>
        </w:r>
      </w:ins>
      <w:r w:rsidRPr="00944672">
        <w:rPr>
          <w:rFonts w:ascii="Arial" w:hAnsi="Arial" w:cs="Arial"/>
          <w:sz w:val="24"/>
          <w:szCs w:val="24"/>
        </w:rPr>
        <w:t xml:space="preserve"> </w:t>
      </w:r>
      <w:ins w:id="11043" w:author="Lektorat Bauer" w:date="2025-03-06T10:48:00Z" w16du:dateUtc="2025-03-06T09:48:00Z">
        <w:r w:rsidR="00704F54">
          <w:rPr>
            <w:rFonts w:ascii="Arial" w:hAnsi="Arial" w:cs="Arial"/>
            <w:sz w:val="24"/>
            <w:szCs w:val="24"/>
          </w:rPr>
          <w:t>e</w:t>
        </w:r>
      </w:ins>
      <w:del w:id="11044" w:author="Lektorat Bauer" w:date="2025-03-06T10:48:00Z" w16du:dateUtc="2025-03-06T09:48:00Z">
        <w:r w:rsidRPr="00944672" w:rsidDel="00704F54">
          <w:rPr>
            <w:rFonts w:ascii="Arial" w:hAnsi="Arial" w:cs="Arial"/>
            <w:sz w:val="24"/>
            <w:szCs w:val="24"/>
          </w:rPr>
          <w:delText>E</w:delText>
        </w:r>
      </w:del>
      <w:r w:rsidRPr="00944672">
        <w:rPr>
          <w:rFonts w:ascii="Arial" w:hAnsi="Arial" w:cs="Arial"/>
          <w:sz w:val="24"/>
          <w:szCs w:val="24"/>
        </w:rPr>
        <w:t>iner Verteidigungsfestung namens ‚Buso Mountain Fortress‘ und Außenmauern, die den Palast umg</w:t>
      </w:r>
      <w:del w:id="11045" w:author="Lektorat Bauer" w:date="2025-03-06T10:48:00Z" w16du:dateUtc="2025-03-06T09:48:00Z">
        <w:r w:rsidRPr="00944672" w:rsidDel="00704F54">
          <w:rPr>
            <w:rFonts w:ascii="Arial" w:hAnsi="Arial" w:cs="Arial"/>
            <w:sz w:val="24"/>
            <w:szCs w:val="24"/>
          </w:rPr>
          <w:delText>e</w:delText>
        </w:r>
      </w:del>
      <w:ins w:id="11046" w:author="Lektorat Bauer" w:date="2025-03-06T10:48:00Z" w16du:dateUtc="2025-03-06T09:48:00Z">
        <w:r w:rsidR="00704F54">
          <w:rPr>
            <w:rFonts w:ascii="Arial" w:hAnsi="Arial" w:cs="Arial"/>
            <w:sz w:val="24"/>
            <w:szCs w:val="24"/>
          </w:rPr>
          <w:t>a</w:t>
        </w:r>
      </w:ins>
      <w:r w:rsidRPr="00944672">
        <w:rPr>
          <w:rFonts w:ascii="Arial" w:hAnsi="Arial" w:cs="Arial"/>
          <w:sz w:val="24"/>
          <w:szCs w:val="24"/>
        </w:rPr>
        <w:t>ben. Der innere Teil der Festung umfasst</w:t>
      </w:r>
      <w:ins w:id="11047" w:author="Lektorat Bauer" w:date="2025-03-06T10:48:00Z" w16du:dateUtc="2025-03-06T09:48:00Z">
        <w:r w:rsidR="00704F54">
          <w:rPr>
            <w:rFonts w:ascii="Arial" w:hAnsi="Arial" w:cs="Arial"/>
            <w:sz w:val="24"/>
            <w:szCs w:val="24"/>
          </w:rPr>
          <w:t>e</w:t>
        </w:r>
      </w:ins>
      <w:r w:rsidRPr="00944672">
        <w:rPr>
          <w:rFonts w:ascii="Arial" w:hAnsi="Arial" w:cs="Arial"/>
          <w:sz w:val="24"/>
          <w:szCs w:val="24"/>
        </w:rPr>
        <w:t xml:space="preserve"> </w:t>
      </w:r>
      <w:ins w:id="11048" w:author="Lektorat Bauer" w:date="2025-03-06T10:48:00Z" w16du:dateUtc="2025-03-06T09:48:00Z">
        <w:r w:rsidR="00704F54">
          <w:rPr>
            <w:rFonts w:ascii="Arial" w:hAnsi="Arial" w:cs="Arial"/>
            <w:sz w:val="24"/>
            <w:szCs w:val="24"/>
          </w:rPr>
          <w:t>fünf</w:t>
        </w:r>
      </w:ins>
      <w:del w:id="11049" w:author="Lektorat Bauer" w:date="2025-03-06T10:48:00Z" w16du:dateUtc="2025-03-06T09:48:00Z">
        <w:r w:rsidRPr="00944672" w:rsidDel="00704F54">
          <w:rPr>
            <w:rFonts w:ascii="Arial" w:hAnsi="Arial" w:cs="Arial"/>
            <w:sz w:val="24"/>
            <w:szCs w:val="24"/>
          </w:rPr>
          <w:delText>5</w:delText>
        </w:r>
      </w:del>
      <w:r w:rsidRPr="00944672">
        <w:rPr>
          <w:rFonts w:ascii="Arial" w:hAnsi="Arial" w:cs="Arial"/>
          <w:sz w:val="24"/>
          <w:szCs w:val="24"/>
        </w:rPr>
        <w:t xml:space="preserve"> Bezirke, in denen die Grenzen eines jeden des Bezirks durch Felsen, Dachziegel und Holztafeln mit dem Namen der Verwaltungsgebiete bestätigt wurde</w:t>
      </w:r>
      <w:ins w:id="11050" w:author="Lektorat Bauer" w:date="2025-03-06T10:48:00Z" w16du:dateUtc="2025-03-06T09:48:00Z">
        <w:r w:rsidR="00704F54">
          <w:rPr>
            <w:rFonts w:ascii="Arial" w:hAnsi="Arial" w:cs="Arial"/>
            <w:sz w:val="24"/>
            <w:szCs w:val="24"/>
          </w:rPr>
          <w:t>n</w:t>
        </w:r>
      </w:ins>
      <w:r w:rsidRPr="00944672">
        <w:rPr>
          <w:rFonts w:ascii="Arial" w:hAnsi="Arial" w:cs="Arial"/>
          <w:sz w:val="24"/>
          <w:szCs w:val="24"/>
        </w:rPr>
        <w:t xml:space="preserve">. </w:t>
      </w:r>
    </w:p>
    <w:p w14:paraId="543FB8C0" w14:textId="4E852F76"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Im Jahr 641 nach Christus starb König </w:t>
      </w:r>
      <w:r w:rsidRPr="00944672">
        <w:rPr>
          <w:rFonts w:ascii="Arial" w:hAnsi="Arial" w:cs="Arial"/>
          <w:noProof/>
          <w:sz w:val="24"/>
          <w:szCs w:val="24"/>
        </w:rPr>
        <w:t>Mu</w:t>
      </w:r>
      <w:r w:rsidRPr="00944672">
        <w:rPr>
          <w:rFonts w:ascii="Arial" w:hAnsi="Arial" w:cs="Arial"/>
          <w:sz w:val="24"/>
          <w:szCs w:val="24"/>
        </w:rPr>
        <w:t xml:space="preserve"> von Baekje und Uija, sein erster Sohn, folgte auf dem Thron. Uija unternahm verschiedene Angriffe gegen das Königreich Silla und sein Berater Buyeo Seong'chung versuchte immer wieder, </w:t>
      </w:r>
      <w:del w:id="11051" w:author="Lektorat Bauer" w:date="2025-03-06T10:49:00Z" w16du:dateUtc="2025-03-06T09:49:00Z">
        <w:r w:rsidRPr="00944672" w:rsidDel="00704F54">
          <w:rPr>
            <w:rFonts w:ascii="Arial" w:hAnsi="Arial" w:cs="Arial"/>
            <w:sz w:val="24"/>
            <w:szCs w:val="24"/>
          </w:rPr>
          <w:delText>dem König zu raten, sein Verhalten zu ändern</w:delText>
        </w:r>
      </w:del>
      <w:ins w:id="11052" w:author="Lektorat Bauer" w:date="2025-03-06T10:49:00Z" w16du:dateUtc="2025-03-06T09:49:00Z">
        <w:r w:rsidR="00704F54">
          <w:rPr>
            <w:rFonts w:ascii="Arial" w:hAnsi="Arial" w:cs="Arial"/>
            <w:sz w:val="24"/>
            <w:szCs w:val="24"/>
          </w:rPr>
          <w:t>den König zu einer Verhaltensänderung zu bewegen</w:t>
        </w:r>
      </w:ins>
      <w:r w:rsidRPr="00944672">
        <w:rPr>
          <w:rFonts w:ascii="Arial" w:hAnsi="Arial" w:cs="Arial"/>
          <w:sz w:val="24"/>
          <w:szCs w:val="24"/>
        </w:rPr>
        <w:t>. Verärgert über seinen Rat brachte ihn der König ins Gefängnis. Im Jahr 655 begab sich Folgendes:</w:t>
      </w:r>
    </w:p>
    <w:p w14:paraId="2B9F70D9" w14:textId="42EDA12B"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An den Ufern des Seidenflusses, des Geumgang, wurde die Stadt Sabi vor 117 Jahren zur Hauptstadt von Baekje, da sich die alte Hauptstadt schlechter verteidigen ließ und </w:t>
      </w:r>
      <w:del w:id="11053" w:author="Lektorat Bauer" w:date="2025-03-06T10:50:00Z" w16du:dateUtc="2025-03-06T09:50:00Z">
        <w:r w:rsidRPr="00944672" w:rsidDel="00704F54">
          <w:rPr>
            <w:rFonts w:ascii="Arial" w:hAnsi="Arial" w:cs="Arial"/>
            <w:sz w:val="24"/>
            <w:szCs w:val="24"/>
          </w:rPr>
          <w:delText xml:space="preserve">in Sabi </w:delText>
        </w:r>
      </w:del>
      <w:r w:rsidRPr="00944672">
        <w:rPr>
          <w:rFonts w:ascii="Arial" w:hAnsi="Arial" w:cs="Arial"/>
          <w:sz w:val="24"/>
          <w:szCs w:val="24"/>
        </w:rPr>
        <w:t xml:space="preserve">die Festung </w:t>
      </w:r>
      <w:ins w:id="11054" w:author="Lektorat Bauer" w:date="2025-03-06T10:50:00Z" w16du:dateUtc="2025-03-06T09:50:00Z">
        <w:r w:rsidR="00704F54" w:rsidRPr="00944672">
          <w:rPr>
            <w:rFonts w:ascii="Arial" w:hAnsi="Arial" w:cs="Arial"/>
            <w:sz w:val="24"/>
            <w:szCs w:val="24"/>
          </w:rPr>
          <w:t xml:space="preserve">in Sabi </w:t>
        </w:r>
      </w:ins>
      <w:r w:rsidRPr="00944672">
        <w:rPr>
          <w:rFonts w:ascii="Arial" w:hAnsi="Arial" w:cs="Arial"/>
          <w:sz w:val="24"/>
          <w:szCs w:val="24"/>
        </w:rPr>
        <w:t>einen Berg im Rücken hatte. In dieser Zeit hatte sich eine wichtige kulturelle Szene entwickelt</w:t>
      </w:r>
      <w:ins w:id="11055" w:author="Lektorat Bauer" w:date="2025-03-06T10:50:00Z" w16du:dateUtc="2025-03-06T09:50:00Z">
        <w:r w:rsidR="00704F54">
          <w:rPr>
            <w:rFonts w:ascii="Arial" w:hAnsi="Arial" w:cs="Arial"/>
            <w:sz w:val="24"/>
            <w:szCs w:val="24"/>
          </w:rPr>
          <w:t>,</w:t>
        </w:r>
      </w:ins>
      <w:r w:rsidRPr="00944672">
        <w:rPr>
          <w:rFonts w:ascii="Arial" w:hAnsi="Arial" w:cs="Arial"/>
          <w:sz w:val="24"/>
          <w:szCs w:val="24"/>
        </w:rPr>
        <w:t xml:space="preserve"> die </w:t>
      </w:r>
      <w:del w:id="11056" w:author="Lektorat Bauer" w:date="2025-03-06T10:51:00Z" w16du:dateUtc="2025-03-06T09:51:00Z">
        <w:r w:rsidRPr="00944672" w:rsidDel="00704F54">
          <w:rPr>
            <w:rFonts w:ascii="Arial" w:hAnsi="Arial" w:cs="Arial"/>
            <w:sz w:val="24"/>
            <w:szCs w:val="24"/>
          </w:rPr>
          <w:delText>z.B.</w:delText>
        </w:r>
      </w:del>
      <w:ins w:id="11057" w:author="Lektorat Bauer" w:date="2025-03-06T10:51:00Z" w16du:dateUtc="2025-03-06T09:51:00Z">
        <w:r w:rsidR="00704F54">
          <w:rPr>
            <w:rFonts w:ascii="Arial" w:hAnsi="Arial" w:cs="Arial"/>
            <w:sz w:val="24"/>
            <w:szCs w:val="24"/>
          </w:rPr>
          <w:t>zum Beispiel</w:t>
        </w:r>
      </w:ins>
      <w:r w:rsidRPr="00944672">
        <w:rPr>
          <w:rFonts w:ascii="Arial" w:hAnsi="Arial" w:cs="Arial"/>
          <w:sz w:val="24"/>
          <w:szCs w:val="24"/>
        </w:rPr>
        <w:t xml:space="preserve"> mit ihren Tempelbauten auch andere Gebiete, </w:t>
      </w:r>
      <w:ins w:id="11058" w:author="Lektorat Bauer" w:date="2025-03-06T10:51:00Z" w16du:dateUtc="2025-03-06T09:51:00Z">
        <w:r w:rsidR="00704F54">
          <w:rPr>
            <w:rFonts w:ascii="Arial" w:hAnsi="Arial" w:cs="Arial"/>
            <w:sz w:val="24"/>
            <w:szCs w:val="24"/>
          </w:rPr>
          <w:t>zum Beispiel</w:t>
        </w:r>
      </w:ins>
      <w:del w:id="11059" w:author="Lektorat Bauer" w:date="2025-03-06T10:51:00Z" w16du:dateUtc="2025-03-06T09:51:00Z">
        <w:r w:rsidRPr="00944672" w:rsidDel="00704F54">
          <w:rPr>
            <w:rFonts w:ascii="Arial" w:hAnsi="Arial" w:cs="Arial"/>
            <w:sz w:val="24"/>
            <w:szCs w:val="24"/>
          </w:rPr>
          <w:delText>z.B.</w:delText>
        </w:r>
      </w:del>
      <w:r w:rsidRPr="00944672">
        <w:rPr>
          <w:rFonts w:ascii="Arial" w:hAnsi="Arial" w:cs="Arial"/>
          <w:sz w:val="24"/>
          <w:szCs w:val="24"/>
        </w:rPr>
        <w:t xml:space="preserve"> </w:t>
      </w:r>
      <w:del w:id="11060" w:author="Lektorat Bauer" w:date="2025-03-06T10:50:00Z" w16du:dateUtc="2025-03-06T09:50:00Z">
        <w:r w:rsidRPr="00944672" w:rsidDel="00704F54">
          <w:rPr>
            <w:rFonts w:ascii="Arial" w:hAnsi="Arial" w:cs="Arial"/>
            <w:sz w:val="24"/>
            <w:szCs w:val="24"/>
          </w:rPr>
          <w:delText xml:space="preserve">auch </w:delText>
        </w:r>
      </w:del>
      <w:r w:rsidRPr="00944672">
        <w:rPr>
          <w:rFonts w:ascii="Arial" w:hAnsi="Arial" w:cs="Arial"/>
          <w:sz w:val="24"/>
          <w:szCs w:val="24"/>
        </w:rPr>
        <w:t>Japan, beeinflusste. Mit Japan und den chinesischen Provinzen am gelben Meer bestand</w:t>
      </w:r>
      <w:del w:id="11061" w:author="Lektorat Bauer" w:date="2025-03-06T10:50:00Z" w16du:dateUtc="2025-03-06T09:50:00Z">
        <w:r w:rsidRPr="00944672" w:rsidDel="00704F54">
          <w:rPr>
            <w:rFonts w:ascii="Arial" w:hAnsi="Arial" w:cs="Arial"/>
            <w:sz w:val="24"/>
            <w:szCs w:val="24"/>
          </w:rPr>
          <w:delText>en</w:delText>
        </w:r>
      </w:del>
      <w:r w:rsidRPr="00944672">
        <w:rPr>
          <w:rFonts w:ascii="Arial" w:hAnsi="Arial" w:cs="Arial"/>
          <w:sz w:val="24"/>
          <w:szCs w:val="24"/>
        </w:rPr>
        <w:t xml:space="preserve"> enger Handelskontakt, da der </w:t>
      </w:r>
      <w:r w:rsidRPr="00944672">
        <w:rPr>
          <w:rFonts w:ascii="Arial" w:hAnsi="Arial" w:cs="Arial"/>
          <w:sz w:val="24"/>
          <w:szCs w:val="24"/>
        </w:rPr>
        <w:lastRenderedPageBreak/>
        <w:t xml:space="preserve">Seidenfluss bis Sabi schiffbar war. </w:t>
      </w:r>
      <w:del w:id="11062" w:author="Lektorat Bauer" w:date="2025-03-06T10:50:00Z" w16du:dateUtc="2025-03-06T09:50:00Z">
        <w:r w:rsidRPr="00944672" w:rsidDel="00704F54">
          <w:rPr>
            <w:rFonts w:ascii="Arial" w:hAnsi="Arial" w:cs="Arial"/>
            <w:sz w:val="24"/>
            <w:szCs w:val="24"/>
          </w:rPr>
          <w:delText xml:space="preserve">Dieses </w:delText>
        </w:r>
      </w:del>
      <w:ins w:id="11063" w:author="Lektorat Bauer" w:date="2025-03-06T10:50:00Z" w16du:dateUtc="2025-03-06T09:50:00Z">
        <w:r w:rsidR="00704F54">
          <w:rPr>
            <w:rFonts w:ascii="Arial" w:hAnsi="Arial" w:cs="Arial"/>
            <w:sz w:val="24"/>
            <w:szCs w:val="24"/>
          </w:rPr>
          <w:t>Dies</w:t>
        </w:r>
        <w:r w:rsidR="00704F54" w:rsidRPr="00944672">
          <w:rPr>
            <w:rFonts w:ascii="Arial" w:hAnsi="Arial" w:cs="Arial"/>
            <w:sz w:val="24"/>
            <w:szCs w:val="24"/>
          </w:rPr>
          <w:t xml:space="preserve"> </w:t>
        </w:r>
      </w:ins>
      <w:r w:rsidRPr="00944672">
        <w:rPr>
          <w:rFonts w:ascii="Arial" w:hAnsi="Arial" w:cs="Arial"/>
          <w:sz w:val="24"/>
          <w:szCs w:val="24"/>
        </w:rPr>
        <w:t>war einer der Faktoren, der die wirtschaftliche und kulturelle Stärke des Königreiches begründete.</w:t>
      </w:r>
    </w:p>
    <w:p w14:paraId="1EB8F92B" w14:textId="38D7F9AB"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An einem sonnigen Nachmittag im April des Jahres 655 nach Christus erreichte ein Bote des Hauses Hyeop das Gebäude im dritten Bezirk, das von dem ehrenwerten Kaufmann Mok bewohnt und bewirtschaftet wurde. Nachdem er in den Hof vorgelassen wurde, überbrachte er die Einladung zu einem gemeinsamen Essen, das </w:t>
      </w:r>
      <w:ins w:id="11064" w:author="Lektorat Bauer" w:date="2025-03-06T10:51:00Z" w16du:dateUtc="2025-03-06T09:51:00Z">
        <w:r w:rsidR="00704F54">
          <w:rPr>
            <w:rFonts w:ascii="Arial" w:hAnsi="Arial" w:cs="Arial"/>
            <w:sz w:val="24"/>
            <w:szCs w:val="24"/>
          </w:rPr>
          <w:t>vier</w:t>
        </w:r>
      </w:ins>
      <w:del w:id="11065" w:author="Lektorat Bauer" w:date="2025-03-06T10:51:00Z" w16du:dateUtc="2025-03-06T09:51:00Z">
        <w:r w:rsidRPr="00944672" w:rsidDel="00704F54">
          <w:rPr>
            <w:rFonts w:ascii="Arial" w:hAnsi="Arial" w:cs="Arial"/>
            <w:sz w:val="24"/>
            <w:szCs w:val="24"/>
          </w:rPr>
          <w:delText>4</w:delText>
        </w:r>
      </w:del>
      <w:r w:rsidRPr="00944672">
        <w:rPr>
          <w:rFonts w:ascii="Arial" w:hAnsi="Arial" w:cs="Arial"/>
          <w:sz w:val="24"/>
          <w:szCs w:val="24"/>
        </w:rPr>
        <w:t xml:space="preserve"> Tage später im Haus seines Herren stattfinden sollte. Er informierte den Kaufmann Mok darüber, dass auch der Kaufmann Baek zu diesem Essen erscheinen würde, und dass er diesen gleich aufsuchen würde, um die Einladung zu überbringen. Herr Mok </w:t>
      </w:r>
      <w:del w:id="11066" w:author="Lektorat Bauer" w:date="2025-03-06T10:51:00Z" w16du:dateUtc="2025-03-06T09:51:00Z">
        <w:r w:rsidRPr="00944672" w:rsidDel="00704F54">
          <w:rPr>
            <w:rFonts w:ascii="Arial" w:hAnsi="Arial" w:cs="Arial"/>
            <w:sz w:val="24"/>
            <w:szCs w:val="24"/>
          </w:rPr>
          <w:delText xml:space="preserve">möchte </w:delText>
        </w:r>
      </w:del>
      <w:ins w:id="11067" w:author="Lektorat Bauer" w:date="2025-03-06T10:51:00Z" w16du:dateUtc="2025-03-06T09:51:00Z">
        <w:r w:rsidR="00704F54">
          <w:rPr>
            <w:rFonts w:ascii="Arial" w:hAnsi="Arial" w:cs="Arial"/>
            <w:sz w:val="24"/>
            <w:szCs w:val="24"/>
          </w:rPr>
          <w:t>sollte</w:t>
        </w:r>
        <w:r w:rsidR="00704F54" w:rsidRPr="00944672">
          <w:rPr>
            <w:rFonts w:ascii="Arial" w:hAnsi="Arial" w:cs="Arial"/>
            <w:sz w:val="24"/>
            <w:szCs w:val="24"/>
          </w:rPr>
          <w:t xml:space="preserve"> </w:t>
        </w:r>
      </w:ins>
      <w:r w:rsidRPr="00944672">
        <w:rPr>
          <w:rFonts w:ascii="Arial" w:hAnsi="Arial" w:cs="Arial"/>
          <w:sz w:val="24"/>
          <w:szCs w:val="24"/>
        </w:rPr>
        <w:t>bitte bis morgen</w:t>
      </w:r>
      <w:del w:id="11068" w:author="Lektorat Bauer" w:date="2025-03-06T10:51:00Z" w16du:dateUtc="2025-03-06T09:51:00Z">
        <w:r w:rsidRPr="00944672" w:rsidDel="00704F54">
          <w:rPr>
            <w:rFonts w:ascii="Arial" w:hAnsi="Arial" w:cs="Arial"/>
            <w:sz w:val="24"/>
            <w:szCs w:val="24"/>
          </w:rPr>
          <w:delText>,</w:delText>
        </w:r>
      </w:del>
      <w:r w:rsidRPr="00944672">
        <w:rPr>
          <w:rFonts w:ascii="Arial" w:hAnsi="Arial" w:cs="Arial"/>
          <w:sz w:val="24"/>
          <w:szCs w:val="24"/>
        </w:rPr>
        <w:t xml:space="preserve"> seinen Herrn, den Kaufmann Hyeop, darüber informieren, ob er die Einladung annehmen würde. Der Bote verließ den Hof und machte sich auf zum Hause des Kaufmanns Baek, um diesen eine gleichlautende Einladung zu überbringen.</w:t>
      </w:r>
    </w:p>
    <w:p w14:paraId="393BB346" w14:textId="468CB021"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Die Einladung löste Verwirrung aus</w:t>
      </w:r>
      <w:ins w:id="11069" w:author="Lektorat Bauer" w:date="2025-03-06T10:52:00Z" w16du:dateUtc="2025-03-06T09:52:00Z">
        <w:r w:rsidR="00704F54">
          <w:rPr>
            <w:rFonts w:ascii="Arial" w:hAnsi="Arial" w:cs="Arial"/>
            <w:sz w:val="24"/>
            <w:szCs w:val="24"/>
          </w:rPr>
          <w:t>.</w:t>
        </w:r>
      </w:ins>
      <w:del w:id="11070" w:author="Lektorat Bauer" w:date="2025-03-06T10:52:00Z" w16du:dateUtc="2025-03-06T09:52:00Z">
        <w:r w:rsidRPr="00944672" w:rsidDel="00704F54">
          <w:rPr>
            <w:rFonts w:ascii="Arial" w:hAnsi="Arial" w:cs="Arial"/>
            <w:sz w:val="24"/>
            <w:szCs w:val="24"/>
          </w:rPr>
          <w:delText>,</w:delText>
        </w:r>
      </w:del>
      <w:r w:rsidRPr="00944672">
        <w:rPr>
          <w:rFonts w:ascii="Arial" w:hAnsi="Arial" w:cs="Arial"/>
          <w:sz w:val="24"/>
          <w:szCs w:val="24"/>
        </w:rPr>
        <w:t xml:space="preserve"> </w:t>
      </w:r>
      <w:ins w:id="11071" w:author="Lektorat Bauer" w:date="2025-03-06T10:52:00Z" w16du:dateUtc="2025-03-06T09:52:00Z">
        <w:r w:rsidR="00704F54">
          <w:rPr>
            <w:rFonts w:ascii="Arial" w:hAnsi="Arial" w:cs="Arial"/>
            <w:sz w:val="24"/>
            <w:szCs w:val="24"/>
          </w:rPr>
          <w:t>D</w:t>
        </w:r>
      </w:ins>
      <w:del w:id="11072" w:author="Lektorat Bauer" w:date="2025-03-06T10:52:00Z" w16du:dateUtc="2025-03-06T09:52:00Z">
        <w:r w:rsidRPr="00944672" w:rsidDel="00704F54">
          <w:rPr>
            <w:rFonts w:ascii="Arial" w:hAnsi="Arial" w:cs="Arial"/>
            <w:sz w:val="24"/>
            <w:szCs w:val="24"/>
          </w:rPr>
          <w:delText>d</w:delText>
        </w:r>
      </w:del>
      <w:r w:rsidRPr="00944672">
        <w:rPr>
          <w:rFonts w:ascii="Arial" w:hAnsi="Arial" w:cs="Arial"/>
          <w:sz w:val="24"/>
          <w:szCs w:val="24"/>
        </w:rPr>
        <w:t>a die drei Kaufmannshäuser nicht in direkter Konkurrenz standen und auch verschiedene Schwerpunkte im Handelsgeschäft gesetzt wurden, gab es keine direkte Möglichkeit der Zusammenarbeit. Aber eben diese Unabhängigkeit voneinander war es auch, die die Neugier auslöste, was der Kaufmann Hyeop mit dieser Einladung bezweck</w:t>
      </w:r>
      <w:ins w:id="11073" w:author="Lektorat Bauer" w:date="2025-03-06T10:52:00Z" w16du:dateUtc="2025-03-06T09:52:00Z">
        <w:r w:rsidR="00704F54">
          <w:rPr>
            <w:rFonts w:ascii="Arial" w:hAnsi="Arial" w:cs="Arial"/>
            <w:sz w:val="24"/>
            <w:szCs w:val="24"/>
          </w:rPr>
          <w:t>te</w:t>
        </w:r>
      </w:ins>
      <w:del w:id="11074" w:author="Lektorat Bauer" w:date="2025-03-06T10:52:00Z" w16du:dateUtc="2025-03-06T09:52:00Z">
        <w:r w:rsidRPr="00944672" w:rsidDel="00704F54">
          <w:rPr>
            <w:rFonts w:ascii="Arial" w:hAnsi="Arial" w:cs="Arial"/>
            <w:sz w:val="24"/>
            <w:szCs w:val="24"/>
          </w:rPr>
          <w:delText>en würde</w:delText>
        </w:r>
      </w:del>
      <w:r w:rsidRPr="00944672">
        <w:rPr>
          <w:rFonts w:ascii="Arial" w:hAnsi="Arial" w:cs="Arial"/>
          <w:sz w:val="24"/>
          <w:szCs w:val="24"/>
        </w:rPr>
        <w:t>.</w:t>
      </w:r>
    </w:p>
    <w:p w14:paraId="4259574D" w14:textId="2B2BD822"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Beide entsandten also einen Boten, der die</w:t>
      </w:r>
      <w:ins w:id="11075" w:author="Lektorat Bauer" w:date="2025-03-06T10:52:00Z" w16du:dateUtc="2025-03-06T09:52:00Z">
        <w:r w:rsidR="00704F54">
          <w:rPr>
            <w:rFonts w:ascii="Arial" w:hAnsi="Arial" w:cs="Arial"/>
            <w:sz w:val="24"/>
            <w:szCs w:val="24"/>
          </w:rPr>
          <w:t xml:space="preserve"> Annahme der</w:t>
        </w:r>
      </w:ins>
      <w:r w:rsidRPr="00944672">
        <w:rPr>
          <w:rFonts w:ascii="Arial" w:hAnsi="Arial" w:cs="Arial"/>
          <w:sz w:val="24"/>
          <w:szCs w:val="24"/>
        </w:rPr>
        <w:t xml:space="preserve"> Einladung </w:t>
      </w:r>
      <w:del w:id="11076" w:author="Lektorat Bauer" w:date="2025-03-06T10:52:00Z" w16du:dateUtc="2025-03-06T09:52:00Z">
        <w:r w:rsidRPr="00944672" w:rsidDel="00704F54">
          <w:rPr>
            <w:rFonts w:ascii="Arial" w:hAnsi="Arial" w:cs="Arial"/>
            <w:sz w:val="24"/>
            <w:szCs w:val="24"/>
          </w:rPr>
          <w:delText>annahm</w:delText>
        </w:r>
      </w:del>
      <w:ins w:id="11077" w:author="Lektorat Bauer" w:date="2025-03-06T10:52:00Z" w16du:dateUtc="2025-03-06T09:52:00Z">
        <w:r w:rsidR="00704F54">
          <w:rPr>
            <w:rFonts w:ascii="Arial" w:hAnsi="Arial" w:cs="Arial"/>
            <w:sz w:val="24"/>
            <w:szCs w:val="24"/>
          </w:rPr>
          <w:t>verkündete</w:t>
        </w:r>
      </w:ins>
      <w:r w:rsidRPr="00944672">
        <w:rPr>
          <w:rFonts w:ascii="Arial" w:hAnsi="Arial" w:cs="Arial"/>
          <w:sz w:val="24"/>
          <w:szCs w:val="24"/>
        </w:rPr>
        <w:t xml:space="preserve">. Ein sonniger Apriltag neigte sich dem Ende und als die Sonne die Bergspitze des Berges </w:t>
      </w:r>
      <w:r w:rsidRPr="00944672">
        <w:rPr>
          <w:rFonts w:ascii="Arial" w:hAnsi="Arial" w:cs="Arial"/>
          <w:noProof/>
          <w:sz w:val="24"/>
          <w:szCs w:val="24"/>
        </w:rPr>
        <w:t>Busosan</w:t>
      </w:r>
      <w:r w:rsidRPr="00944672">
        <w:rPr>
          <w:rFonts w:ascii="Arial" w:hAnsi="Arial" w:cs="Arial"/>
          <w:sz w:val="24"/>
          <w:szCs w:val="24"/>
        </w:rPr>
        <w:t xml:space="preserve"> in Sabi berührte, erschienen die Kaufleute Mok und </w:t>
      </w:r>
      <w:r w:rsidRPr="00944672">
        <w:rPr>
          <w:rFonts w:ascii="Arial" w:hAnsi="Arial" w:cs="Arial"/>
          <w:noProof/>
          <w:sz w:val="24"/>
          <w:szCs w:val="24"/>
        </w:rPr>
        <w:t>Beak</w:t>
      </w:r>
      <w:r w:rsidRPr="00944672">
        <w:rPr>
          <w:rFonts w:ascii="Arial" w:hAnsi="Arial" w:cs="Arial"/>
          <w:sz w:val="24"/>
          <w:szCs w:val="24"/>
        </w:rPr>
        <w:t xml:space="preserve"> im Hofe des Hauses von Kaufmann Hyeop im ersten Bezirk zum verabredeten Abendessen.</w:t>
      </w:r>
    </w:p>
    <w:p w14:paraId="7876FAC3" w14:textId="7C0779B0"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„Verehrte Kollegen Kaufleute, ich freue mich, dass Sie meine</w:t>
      </w:r>
      <w:ins w:id="11078" w:author="Lektorat Bauer" w:date="2025-03-06T10:52:00Z" w16du:dateUtc="2025-03-06T09:52:00Z">
        <w:r w:rsidR="00704F54">
          <w:rPr>
            <w:rFonts w:ascii="Arial" w:hAnsi="Arial" w:cs="Arial"/>
            <w:sz w:val="24"/>
            <w:szCs w:val="24"/>
          </w:rPr>
          <w:t>r</w:t>
        </w:r>
      </w:ins>
      <w:r w:rsidRPr="00944672">
        <w:rPr>
          <w:rFonts w:ascii="Arial" w:hAnsi="Arial" w:cs="Arial"/>
          <w:sz w:val="24"/>
          <w:szCs w:val="24"/>
        </w:rPr>
        <w:t xml:space="preserve"> Einladung nachgekommen sind</w:t>
      </w:r>
      <w:del w:id="11079" w:author="Lektorat Bauer" w:date="2025-03-06T10:52:00Z" w16du:dateUtc="2025-03-06T09:52:00Z">
        <w:r w:rsidRPr="00944672" w:rsidDel="00704F54">
          <w:rPr>
            <w:rFonts w:ascii="Arial" w:hAnsi="Arial" w:cs="Arial"/>
            <w:sz w:val="24"/>
            <w:szCs w:val="24"/>
          </w:rPr>
          <w:delText>.</w:delText>
        </w:r>
      </w:del>
      <w:r w:rsidRPr="00944672">
        <w:rPr>
          <w:rFonts w:ascii="Arial" w:hAnsi="Arial" w:cs="Arial"/>
          <w:sz w:val="24"/>
          <w:szCs w:val="24"/>
        </w:rPr>
        <w:t>“</w:t>
      </w:r>
      <w:ins w:id="11080" w:author="Lektorat Bauer" w:date="2025-03-06T10:52:00Z" w16du:dateUtc="2025-03-06T09:52:00Z">
        <w:r w:rsidR="00704F54">
          <w:rPr>
            <w:rFonts w:ascii="Arial" w:hAnsi="Arial" w:cs="Arial"/>
            <w:sz w:val="24"/>
            <w:szCs w:val="24"/>
          </w:rPr>
          <w:t>,</w:t>
        </w:r>
      </w:ins>
      <w:r w:rsidRPr="00944672">
        <w:rPr>
          <w:rFonts w:ascii="Arial" w:hAnsi="Arial" w:cs="Arial"/>
          <w:sz w:val="24"/>
          <w:szCs w:val="24"/>
        </w:rPr>
        <w:t xml:space="preserve"> </w:t>
      </w:r>
      <w:ins w:id="11081" w:author="Lektorat Bauer" w:date="2025-03-06T10:52:00Z" w16du:dateUtc="2025-03-06T09:52:00Z">
        <w:r w:rsidR="00704F54">
          <w:rPr>
            <w:rFonts w:ascii="Arial" w:hAnsi="Arial" w:cs="Arial"/>
            <w:sz w:val="24"/>
            <w:szCs w:val="24"/>
          </w:rPr>
          <w:t>b</w:t>
        </w:r>
      </w:ins>
      <w:del w:id="11082" w:author="Lektorat Bauer" w:date="2025-03-06T10:52:00Z" w16du:dateUtc="2025-03-06T09:52:00Z">
        <w:r w:rsidRPr="00944672" w:rsidDel="00704F54">
          <w:rPr>
            <w:rFonts w:ascii="Arial" w:hAnsi="Arial" w:cs="Arial"/>
            <w:sz w:val="24"/>
            <w:szCs w:val="24"/>
          </w:rPr>
          <w:delText>B</w:delText>
        </w:r>
      </w:del>
      <w:r w:rsidRPr="00944672">
        <w:rPr>
          <w:rFonts w:ascii="Arial" w:hAnsi="Arial" w:cs="Arial"/>
          <w:sz w:val="24"/>
          <w:szCs w:val="24"/>
        </w:rPr>
        <w:t xml:space="preserve">egrüßte </w:t>
      </w:r>
      <w:ins w:id="11083" w:author="Lektorat Bauer" w:date="2025-03-06T10:52:00Z" w16du:dateUtc="2025-03-06T09:52:00Z">
        <w:r w:rsidR="00704F54">
          <w:rPr>
            <w:rFonts w:ascii="Arial" w:hAnsi="Arial" w:cs="Arial"/>
            <w:sz w:val="24"/>
            <w:szCs w:val="24"/>
          </w:rPr>
          <w:t>s</w:t>
        </w:r>
      </w:ins>
      <w:del w:id="11084" w:author="Lektorat Bauer" w:date="2025-03-06T10:52:00Z" w16du:dateUtc="2025-03-06T09:52:00Z">
        <w:r w:rsidRPr="00944672" w:rsidDel="00704F54">
          <w:rPr>
            <w:rFonts w:ascii="Arial" w:hAnsi="Arial" w:cs="Arial"/>
            <w:sz w:val="24"/>
            <w:szCs w:val="24"/>
          </w:rPr>
          <w:delText>S</w:delText>
        </w:r>
      </w:del>
      <w:r w:rsidRPr="00944672">
        <w:rPr>
          <w:rFonts w:ascii="Arial" w:hAnsi="Arial" w:cs="Arial"/>
          <w:sz w:val="24"/>
          <w:szCs w:val="24"/>
        </w:rPr>
        <w:t xml:space="preserve">ie der Kaufmann Hyeop. </w:t>
      </w:r>
    </w:p>
    <w:p w14:paraId="077F0A39" w14:textId="0401B73C"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Die Eingangshalle des Hauses war geräumig und mit verschiedenen Schmuckstücken aus Japan dekoriert, und plötzlich wussten die beiden </w:t>
      </w:r>
      <w:del w:id="11085" w:author="Lektorat Bauer" w:date="2025-03-06T10:52:00Z" w16du:dateUtc="2025-03-06T09:52:00Z">
        <w:r w:rsidRPr="00944672" w:rsidDel="00704F54">
          <w:rPr>
            <w:rFonts w:ascii="Arial" w:hAnsi="Arial" w:cs="Arial"/>
            <w:sz w:val="24"/>
            <w:szCs w:val="24"/>
          </w:rPr>
          <w:delText>e</w:delText>
        </w:r>
      </w:del>
      <w:ins w:id="11086" w:author="Lektorat Bauer" w:date="2025-03-06T10:52:00Z" w16du:dateUtc="2025-03-06T09:52:00Z">
        <w:r w:rsidR="00704F54">
          <w:rPr>
            <w:rFonts w:ascii="Arial" w:hAnsi="Arial" w:cs="Arial"/>
            <w:sz w:val="24"/>
            <w:szCs w:val="24"/>
          </w:rPr>
          <w:t>E</w:t>
        </w:r>
      </w:ins>
      <w:r w:rsidRPr="00944672">
        <w:rPr>
          <w:rFonts w:ascii="Arial" w:hAnsi="Arial" w:cs="Arial"/>
          <w:sz w:val="24"/>
          <w:szCs w:val="24"/>
        </w:rPr>
        <w:t xml:space="preserve">ingeladenen, </w:t>
      </w:r>
      <w:del w:id="11087" w:author="Lektorat Bauer" w:date="2025-03-06T10:53:00Z" w16du:dateUtc="2025-03-06T09:53:00Z">
        <w:r w:rsidRPr="00944672" w:rsidDel="00704F54">
          <w:rPr>
            <w:rFonts w:ascii="Arial" w:hAnsi="Arial" w:cs="Arial"/>
            <w:sz w:val="24"/>
            <w:szCs w:val="24"/>
          </w:rPr>
          <w:delText xml:space="preserve">was </w:delText>
        </w:r>
      </w:del>
      <w:ins w:id="11088" w:author="Lektorat Bauer" w:date="2025-03-06T10:53:00Z" w16du:dateUtc="2025-03-06T09:53:00Z">
        <w:r w:rsidR="00704F54">
          <w:rPr>
            <w:rFonts w:ascii="Arial" w:hAnsi="Arial" w:cs="Arial"/>
            <w:sz w:val="24"/>
            <w:szCs w:val="24"/>
          </w:rPr>
          <w:t>welche</w:t>
        </w:r>
      </w:ins>
      <w:del w:id="11089" w:author="Lektorat Bauer" w:date="2025-03-06T10:53:00Z" w16du:dateUtc="2025-03-06T09:53:00Z">
        <w:r w:rsidRPr="00944672" w:rsidDel="00704F54">
          <w:rPr>
            <w:rFonts w:ascii="Arial" w:hAnsi="Arial" w:cs="Arial"/>
            <w:sz w:val="24"/>
            <w:szCs w:val="24"/>
          </w:rPr>
          <w:delText>die</w:delText>
        </w:r>
      </w:del>
      <w:r w:rsidRPr="00944672">
        <w:rPr>
          <w:rFonts w:ascii="Arial" w:hAnsi="Arial" w:cs="Arial"/>
          <w:sz w:val="24"/>
          <w:szCs w:val="24"/>
        </w:rPr>
        <w:t xml:space="preserve"> Gemeinsamkeit </w:t>
      </w:r>
      <w:del w:id="11090" w:author="Lektorat Bauer" w:date="2025-03-06T10:53:00Z" w16du:dateUtc="2025-03-06T09:53:00Z">
        <w:r w:rsidRPr="00944672" w:rsidDel="00704F54">
          <w:rPr>
            <w:rFonts w:ascii="Arial" w:hAnsi="Arial" w:cs="Arial"/>
            <w:sz w:val="24"/>
            <w:szCs w:val="24"/>
          </w:rPr>
          <w:delText>war</w:delText>
        </w:r>
      </w:del>
      <w:ins w:id="11091" w:author="Lektorat Bauer" w:date="2025-03-06T10:53:00Z" w16du:dateUtc="2025-03-06T09:53:00Z">
        <w:r w:rsidR="00704F54">
          <w:rPr>
            <w:rFonts w:ascii="Arial" w:hAnsi="Arial" w:cs="Arial"/>
            <w:sz w:val="24"/>
            <w:szCs w:val="24"/>
          </w:rPr>
          <w:t>sie alle teilten</w:t>
        </w:r>
      </w:ins>
      <w:r w:rsidRPr="00944672">
        <w:rPr>
          <w:rFonts w:ascii="Arial" w:hAnsi="Arial" w:cs="Arial"/>
          <w:sz w:val="24"/>
          <w:szCs w:val="24"/>
        </w:rPr>
        <w:t>: Alle drei hatten ihren Handelsschwerpunkt mit Japan</w:t>
      </w:r>
      <w:del w:id="11092" w:author="Lektorat Bauer" w:date="2025-03-06T10:53:00Z" w16du:dateUtc="2025-03-06T09:53:00Z">
        <w:r w:rsidRPr="00944672" w:rsidDel="00704F54">
          <w:rPr>
            <w:rFonts w:ascii="Arial" w:hAnsi="Arial" w:cs="Arial"/>
            <w:sz w:val="24"/>
            <w:szCs w:val="24"/>
          </w:rPr>
          <w:delText xml:space="preserve">, </w:delText>
        </w:r>
        <w:commentRangeStart w:id="11093"/>
        <w:r w:rsidRPr="00944672" w:rsidDel="00704F54">
          <w:rPr>
            <w:rFonts w:ascii="Arial" w:hAnsi="Arial" w:cs="Arial"/>
            <w:sz w:val="24"/>
            <w:szCs w:val="24"/>
          </w:rPr>
          <w:delText xml:space="preserve">da sie aber in verschiedenen Gebiete und Bereichen agierten, waren sie sich nie wirklich begegnet beziehungsweise in die Quere gekommen. </w:delText>
        </w:r>
      </w:del>
      <w:ins w:id="11094" w:author="Lektorat Bauer" w:date="2025-03-06T10:53:00Z" w16du:dateUtc="2025-03-06T09:53:00Z">
        <w:r w:rsidR="00704F54">
          <w:rPr>
            <w:rFonts w:ascii="Arial" w:hAnsi="Arial" w:cs="Arial"/>
            <w:sz w:val="24"/>
            <w:szCs w:val="24"/>
          </w:rPr>
          <w:t>.</w:t>
        </w:r>
        <w:commentRangeEnd w:id="11093"/>
        <w:r w:rsidR="00704F54">
          <w:rPr>
            <w:rStyle w:val="Kommentarzeichen"/>
          </w:rPr>
          <w:commentReference w:id="11093"/>
        </w:r>
      </w:ins>
    </w:p>
    <w:p w14:paraId="2FB7D818" w14:textId="46486465"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Herr Hyeop sah, dass die Augen der beiden sich kurz weiteten, als sie dies</w:t>
      </w:r>
      <w:del w:id="11095" w:author="Lektorat Bauer" w:date="2025-03-06T10:54:00Z" w16du:dateUtc="2025-03-06T09:54:00Z">
        <w:r w:rsidRPr="00944672" w:rsidDel="00704F54">
          <w:rPr>
            <w:rFonts w:ascii="Arial" w:hAnsi="Arial" w:cs="Arial"/>
            <w:sz w:val="24"/>
            <w:szCs w:val="24"/>
          </w:rPr>
          <w:delText>es</w:delText>
        </w:r>
      </w:del>
      <w:r w:rsidRPr="00944672">
        <w:rPr>
          <w:rFonts w:ascii="Arial" w:hAnsi="Arial" w:cs="Arial"/>
          <w:sz w:val="24"/>
          <w:szCs w:val="24"/>
        </w:rPr>
        <w:t xml:space="preserve"> erkannten</w:t>
      </w:r>
      <w:ins w:id="11096" w:author="Lektorat Bauer" w:date="2025-03-06T10:54:00Z" w16du:dateUtc="2025-03-06T09:54:00Z">
        <w:r w:rsidR="00704F54">
          <w:rPr>
            <w:rFonts w:ascii="Arial" w:hAnsi="Arial" w:cs="Arial"/>
            <w:sz w:val="24"/>
            <w:szCs w:val="24"/>
          </w:rPr>
          <w:t>,</w:t>
        </w:r>
      </w:ins>
      <w:r w:rsidRPr="00944672">
        <w:rPr>
          <w:rFonts w:ascii="Arial" w:hAnsi="Arial" w:cs="Arial"/>
          <w:sz w:val="24"/>
          <w:szCs w:val="24"/>
        </w:rPr>
        <w:t xml:space="preserve"> und lächelte sie an. „Ich sehe, dass Sie verstehen. Wenn ich Sie hereinbitten darf?“</w:t>
      </w:r>
    </w:p>
    <w:p w14:paraId="3AE9CAB7" w14:textId="77777777" w:rsidR="00944672" w:rsidRPr="00944672" w:rsidRDefault="00944672" w:rsidP="00623B68">
      <w:pPr>
        <w:suppressAutoHyphens/>
        <w:autoSpaceDE w:val="0"/>
        <w:autoSpaceDN w:val="0"/>
        <w:adjustRightInd w:val="0"/>
        <w:spacing w:after="0" w:line="360" w:lineRule="auto"/>
        <w:ind w:firstLine="227"/>
        <w:jc w:val="both"/>
        <w:rPr>
          <w:rFonts w:ascii="Arial" w:hAnsi="Arial" w:cs="Arial"/>
          <w:sz w:val="24"/>
          <w:szCs w:val="24"/>
        </w:rPr>
      </w:pPr>
    </w:p>
    <w:p w14:paraId="36129896" w14:textId="77777777" w:rsidR="00944672" w:rsidRPr="00944672" w:rsidRDefault="00944672" w:rsidP="00623B68">
      <w:pPr>
        <w:suppressAutoHyphens/>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commentRangeEnd w:id="11014"/>
      <w:r w:rsidR="00905175">
        <w:rPr>
          <w:rStyle w:val="Kommentarzeichen"/>
        </w:rPr>
        <w:commentReference w:id="11014"/>
      </w:r>
    </w:p>
    <w:p w14:paraId="02747EA0" w14:textId="002C1F85" w:rsidR="00944672" w:rsidRPr="00944672" w:rsidRDefault="00944672" w:rsidP="00623B68">
      <w:pPr>
        <w:keepNext/>
        <w:keepLines/>
        <w:pageBreakBefore/>
        <w:numPr>
          <w:ilvl w:val="0"/>
          <w:numId w:val="1"/>
        </w:numPr>
        <w:suppressAutoHyphens/>
        <w:autoSpaceDE w:val="0"/>
        <w:autoSpaceDN w:val="0"/>
        <w:adjustRightInd w:val="0"/>
        <w:spacing w:before="744" w:after="120" w:line="360" w:lineRule="auto"/>
        <w:jc w:val="center"/>
        <w:outlineLvl w:val="0"/>
        <w:rPr>
          <w:rFonts w:ascii="Arial" w:hAnsi="Arial" w:cs="Arial"/>
          <w:b/>
          <w:bCs/>
          <w:sz w:val="24"/>
          <w:szCs w:val="24"/>
        </w:rPr>
      </w:pPr>
      <w:bookmarkStart w:id="11097" w:name="Veränderungen"/>
      <w:bookmarkEnd w:id="11097"/>
      <w:del w:id="11098" w:author="Lektorat Bauer" w:date="2025-03-06T10:55:00Z" w16du:dateUtc="2025-03-06T09:55:00Z">
        <w:r w:rsidRPr="00944672" w:rsidDel="00704F54">
          <w:rPr>
            <w:rFonts w:ascii="Arial" w:hAnsi="Arial" w:cs="Arial"/>
            <w:b/>
            <w:bCs/>
            <w:sz w:val="24"/>
            <w:szCs w:val="24"/>
          </w:rPr>
          <w:lastRenderedPageBreak/>
          <w:delText>-</w:delText>
        </w:r>
      </w:del>
      <w:r w:rsidRPr="00944672">
        <w:rPr>
          <w:rFonts w:ascii="Arial" w:hAnsi="Arial" w:cs="Arial"/>
          <w:b/>
          <w:bCs/>
          <w:sz w:val="24"/>
          <w:szCs w:val="24"/>
        </w:rPr>
        <w:t xml:space="preserve"> </w:t>
      </w:r>
      <w:del w:id="11099" w:author="Lektorat Bauer" w:date="2025-03-06T17:34:00Z" w16du:dateUtc="2025-03-06T16:34:00Z">
        <w:r w:rsidRPr="00944672" w:rsidDel="00C81914">
          <w:rPr>
            <w:rFonts w:ascii="Arial" w:hAnsi="Arial" w:cs="Arial"/>
            <w:b/>
            <w:bCs/>
            <w:sz w:val="24"/>
            <w:szCs w:val="24"/>
          </w:rPr>
          <w:delText>Malysia</w:delText>
        </w:r>
      </w:del>
      <w:ins w:id="11100" w:author="Lektorat Bauer" w:date="2025-03-06T17:34:00Z" w16du:dateUtc="2025-03-06T16:34:00Z">
        <w:r w:rsidR="00C81914" w:rsidRPr="00944672">
          <w:rPr>
            <w:rFonts w:ascii="Arial" w:hAnsi="Arial" w:cs="Arial"/>
            <w:b/>
            <w:bCs/>
            <w:sz w:val="24"/>
            <w:szCs w:val="24"/>
          </w:rPr>
          <w:t>Malaysia</w:t>
        </w:r>
      </w:ins>
    </w:p>
    <w:p w14:paraId="4A2A6238"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commentRangeStart w:id="11101"/>
      <w:commentRangeEnd w:id="11101"/>
      <w:r w:rsidRPr="00944672">
        <w:rPr>
          <w:rFonts w:ascii="Arial" w:hAnsi="Arial" w:cs="Arial"/>
          <w:sz w:val="24"/>
          <w:szCs w:val="24"/>
        </w:rPr>
        <w:commentReference w:id="11101"/>
      </w:r>
      <w:r w:rsidRPr="00944672">
        <w:rPr>
          <w:rFonts w:ascii="Arial" w:hAnsi="Arial" w:cs="Arial"/>
          <w:sz w:val="24"/>
          <w:szCs w:val="24"/>
        </w:rPr>
        <w:t>&gt;&gt;&gt; Malaysia, Royal Belum National Park, 04. Februar 2015 &lt;&lt;&lt;</w:t>
      </w:r>
    </w:p>
    <w:p w14:paraId="5706CA9F" w14:textId="74B6B5BB"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Seit einer Woche verfolgten Sie eine Schmugglerbande. Diese Bande operierte im Gebiet rund um die Stadt Gerik </w:t>
      </w:r>
      <w:r w:rsidRPr="00944672">
        <w:rPr>
          <w:rFonts w:ascii="Arial" w:hAnsi="Arial" w:cs="Arial"/>
          <w:noProof/>
          <w:sz w:val="24"/>
          <w:szCs w:val="24"/>
        </w:rPr>
        <w:t>und</w:t>
      </w:r>
      <w:r w:rsidRPr="00944672">
        <w:rPr>
          <w:rFonts w:ascii="Arial" w:hAnsi="Arial" w:cs="Arial"/>
          <w:sz w:val="24"/>
          <w:szCs w:val="24"/>
        </w:rPr>
        <w:t xml:space="preserve"> </w:t>
      </w:r>
      <w:r w:rsidRPr="00944672">
        <w:rPr>
          <w:rFonts w:ascii="Arial" w:hAnsi="Arial" w:cs="Arial"/>
          <w:noProof/>
          <w:sz w:val="24"/>
          <w:szCs w:val="24"/>
        </w:rPr>
        <w:t>machte</w:t>
      </w:r>
      <w:del w:id="11102" w:author="Lektorat Bauer" w:date="2025-03-06T10:55:00Z" w16du:dateUtc="2025-03-06T09:55:00Z">
        <w:r w:rsidRPr="00944672" w:rsidDel="00704F54">
          <w:rPr>
            <w:rFonts w:ascii="Arial" w:hAnsi="Arial" w:cs="Arial"/>
            <w:sz w:val="24"/>
            <w:szCs w:val="24"/>
          </w:rPr>
          <w:delText>,</w:delText>
        </w:r>
      </w:del>
      <w:r w:rsidRPr="00944672">
        <w:rPr>
          <w:rFonts w:ascii="Arial" w:hAnsi="Arial" w:cs="Arial"/>
          <w:sz w:val="24"/>
          <w:szCs w:val="24"/>
        </w:rPr>
        <w:t xml:space="preserve"> mit </w:t>
      </w:r>
      <w:r w:rsidRPr="00944672">
        <w:rPr>
          <w:rFonts w:ascii="Arial" w:hAnsi="Arial" w:cs="Arial"/>
          <w:noProof/>
          <w:sz w:val="24"/>
          <w:szCs w:val="24"/>
        </w:rPr>
        <w:t>brutalen</w:t>
      </w:r>
      <w:r w:rsidRPr="00944672">
        <w:rPr>
          <w:rFonts w:ascii="Arial" w:hAnsi="Arial" w:cs="Arial"/>
          <w:sz w:val="24"/>
          <w:szCs w:val="24"/>
        </w:rPr>
        <w:t xml:space="preserve"> Überfällen</w:t>
      </w:r>
      <w:del w:id="11103" w:author="Lektorat Bauer" w:date="2025-03-06T10:55:00Z" w16du:dateUtc="2025-03-06T09:55:00Z">
        <w:r w:rsidRPr="00944672" w:rsidDel="00704F54">
          <w:rPr>
            <w:rFonts w:ascii="Arial" w:hAnsi="Arial" w:cs="Arial"/>
            <w:sz w:val="24"/>
            <w:szCs w:val="24"/>
          </w:rPr>
          <w:delText>,</w:delText>
        </w:r>
      </w:del>
      <w:r w:rsidRPr="00944672">
        <w:rPr>
          <w:rFonts w:ascii="Arial" w:hAnsi="Arial" w:cs="Arial"/>
          <w:sz w:val="24"/>
          <w:szCs w:val="24"/>
        </w:rPr>
        <w:t xml:space="preserve"> von sich reden.</w:t>
      </w:r>
    </w:p>
    <w:p w14:paraId="3A982328" w14:textId="1D3C9DB3"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Wann </w:t>
      </w:r>
      <w:r w:rsidRPr="00944672">
        <w:rPr>
          <w:rFonts w:ascii="Arial" w:hAnsi="Arial" w:cs="Arial"/>
          <w:noProof/>
          <w:sz w:val="24"/>
          <w:szCs w:val="24"/>
        </w:rPr>
        <w:t>immer</w:t>
      </w:r>
      <w:r w:rsidRPr="00944672">
        <w:rPr>
          <w:rFonts w:ascii="Arial" w:hAnsi="Arial" w:cs="Arial"/>
          <w:sz w:val="24"/>
          <w:szCs w:val="24"/>
        </w:rPr>
        <w:t xml:space="preserve"> ein Unternehmer kein Schutzgeld zahlen wollte oder konnte, kam es zu Gewaltexzessen. Ein Kaufmann musste zusehen, wie erst sein Ladengeschäft </w:t>
      </w:r>
      <w:del w:id="11104" w:author="Lektorat Bauer" w:date="2025-03-06T10:55:00Z" w16du:dateUtc="2025-03-06T09:55:00Z">
        <w:r w:rsidRPr="00944672" w:rsidDel="00EE1A61">
          <w:rPr>
            <w:rFonts w:ascii="Arial" w:hAnsi="Arial" w:cs="Arial"/>
            <w:sz w:val="24"/>
            <w:szCs w:val="24"/>
          </w:rPr>
          <w:delText xml:space="preserve">abgebrannt </w:delText>
        </w:r>
      </w:del>
      <w:ins w:id="11105" w:author="Lektorat Bauer" w:date="2025-03-06T10:55:00Z" w16du:dateUtc="2025-03-06T09:55:00Z">
        <w:r w:rsidR="00EE1A61">
          <w:rPr>
            <w:rFonts w:ascii="Arial" w:hAnsi="Arial" w:cs="Arial"/>
            <w:sz w:val="24"/>
            <w:szCs w:val="24"/>
          </w:rPr>
          <w:t>niedergebrannt</w:t>
        </w:r>
        <w:r w:rsidR="00EE1A61" w:rsidRPr="00944672">
          <w:rPr>
            <w:rFonts w:ascii="Arial" w:hAnsi="Arial" w:cs="Arial"/>
            <w:sz w:val="24"/>
            <w:szCs w:val="24"/>
          </w:rPr>
          <w:t xml:space="preserve"> </w:t>
        </w:r>
      </w:ins>
      <w:del w:id="11106" w:author="Lektorat Bauer" w:date="2025-03-06T10:56:00Z" w16du:dateUtc="2025-03-06T09:56:00Z">
        <w:r w:rsidRPr="00944672" w:rsidDel="00EE1A61">
          <w:rPr>
            <w:rFonts w:ascii="Arial" w:hAnsi="Arial" w:cs="Arial"/>
            <w:sz w:val="24"/>
            <w:szCs w:val="24"/>
          </w:rPr>
          <w:delText xml:space="preserve">wurde, </w:delText>
        </w:r>
      </w:del>
      <w:r w:rsidRPr="00944672">
        <w:rPr>
          <w:rFonts w:ascii="Arial" w:hAnsi="Arial" w:cs="Arial"/>
          <w:sz w:val="24"/>
          <w:szCs w:val="24"/>
        </w:rPr>
        <w:t xml:space="preserve">und </w:t>
      </w:r>
      <w:del w:id="11107" w:author="Lektorat Bauer" w:date="2025-03-06T10:55:00Z" w16du:dateUtc="2025-03-06T09:55:00Z">
        <w:r w:rsidRPr="00944672" w:rsidDel="00EE1A61">
          <w:rPr>
            <w:rFonts w:ascii="Arial" w:hAnsi="Arial" w:cs="Arial"/>
            <w:sz w:val="24"/>
            <w:szCs w:val="24"/>
          </w:rPr>
          <w:delText>im Anschluss wurden,</w:delText>
        </w:r>
      </w:del>
      <w:ins w:id="11108" w:author="Lektorat Bauer" w:date="2025-03-06T10:55:00Z" w16du:dateUtc="2025-03-06T09:55:00Z">
        <w:r w:rsidR="00EE1A61">
          <w:rPr>
            <w:rFonts w:ascii="Arial" w:hAnsi="Arial" w:cs="Arial"/>
            <w:sz w:val="24"/>
            <w:szCs w:val="24"/>
          </w:rPr>
          <w:t>anschließend</w:t>
        </w:r>
      </w:ins>
      <w:r w:rsidRPr="00944672">
        <w:rPr>
          <w:rFonts w:ascii="Arial" w:hAnsi="Arial" w:cs="Arial"/>
          <w:sz w:val="24"/>
          <w:szCs w:val="24"/>
        </w:rPr>
        <w:t xml:space="preserve"> </w:t>
      </w:r>
      <w:commentRangeStart w:id="11109"/>
      <w:del w:id="11110" w:author="Lektorat Bauer" w:date="2025-03-06T10:56:00Z" w16du:dateUtc="2025-03-06T09:56:00Z">
        <w:r w:rsidRPr="00944672" w:rsidDel="00EE1A61">
          <w:rPr>
            <w:rFonts w:ascii="Arial" w:hAnsi="Arial" w:cs="Arial"/>
            <w:sz w:val="24"/>
            <w:szCs w:val="24"/>
          </w:rPr>
          <w:delText>vor seinen Augen</w:delText>
        </w:r>
      </w:del>
      <w:commentRangeEnd w:id="11109"/>
      <w:r w:rsidR="00EE1A61">
        <w:rPr>
          <w:rStyle w:val="Kommentarzeichen"/>
        </w:rPr>
        <w:commentReference w:id="11109"/>
      </w:r>
      <w:del w:id="11111" w:author="Lektorat Bauer" w:date="2025-03-06T10:56:00Z" w16du:dateUtc="2025-03-06T09:56:00Z">
        <w:r w:rsidRPr="00944672" w:rsidDel="00EE1A61">
          <w:rPr>
            <w:rFonts w:ascii="Arial" w:hAnsi="Arial" w:cs="Arial"/>
            <w:sz w:val="24"/>
            <w:szCs w:val="24"/>
          </w:rPr>
          <w:delText xml:space="preserve">, </w:delText>
        </w:r>
      </w:del>
      <w:r w:rsidRPr="00944672">
        <w:rPr>
          <w:rFonts w:ascii="Arial" w:hAnsi="Arial" w:cs="Arial"/>
          <w:sz w:val="24"/>
          <w:szCs w:val="24"/>
        </w:rPr>
        <w:t>zwei seiner Angestellten erschossen</w:t>
      </w:r>
      <w:ins w:id="11112" w:author="Lektorat Bauer" w:date="2025-03-06T10:56:00Z" w16du:dateUtc="2025-03-06T09:56:00Z">
        <w:r w:rsidR="00EE1A61">
          <w:rPr>
            <w:rFonts w:ascii="Arial" w:hAnsi="Arial" w:cs="Arial"/>
            <w:sz w:val="24"/>
            <w:szCs w:val="24"/>
          </w:rPr>
          <w:t xml:space="preserve"> wurden</w:t>
        </w:r>
      </w:ins>
      <w:r w:rsidRPr="00944672">
        <w:rPr>
          <w:rFonts w:ascii="Arial" w:hAnsi="Arial" w:cs="Arial"/>
          <w:sz w:val="24"/>
          <w:szCs w:val="24"/>
        </w:rPr>
        <w:t>. Dem Inhaber wurden das rechte Bein und der linke Arm gebrochen.</w:t>
      </w:r>
    </w:p>
    <w:p w14:paraId="798996DC"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Trotz dieser Gewalt hatte sich der Kaufmann an die Special Branch gewandt, die </w:t>
      </w:r>
      <w:r w:rsidRPr="00944672">
        <w:rPr>
          <w:rFonts w:ascii="Arial" w:hAnsi="Arial" w:cs="Arial"/>
          <w:noProof/>
          <w:sz w:val="24"/>
          <w:szCs w:val="24"/>
        </w:rPr>
        <w:t>jetzt</w:t>
      </w:r>
      <w:r w:rsidRPr="00944672">
        <w:rPr>
          <w:rFonts w:ascii="Arial" w:hAnsi="Arial" w:cs="Arial"/>
          <w:sz w:val="24"/>
          <w:szCs w:val="24"/>
        </w:rPr>
        <w:t xml:space="preserve"> die Verfolgung der Banditen aufgenommen hatte.</w:t>
      </w:r>
    </w:p>
    <w:p w14:paraId="2E6D7441"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Gerik liegt nahe der Grenze nach Thailand und die Gangster hatten sich immer wieder vor der Verfolgung nach Thailand abgesetzt. Die Kampfgruppe hatte den Auftrag, die Gangster festzusetzen.</w:t>
      </w:r>
    </w:p>
    <w:p w14:paraId="38119EAE" w14:textId="1669FB8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Der Regenwald machte seine</w:t>
      </w:r>
      <w:del w:id="11113" w:author="Lektorat Bauer" w:date="2025-03-06T10:56:00Z" w16du:dateUtc="2025-03-06T09:56:00Z">
        <w:r w:rsidRPr="00944672" w:rsidDel="00EE1A61">
          <w:rPr>
            <w:rFonts w:ascii="Arial" w:hAnsi="Arial" w:cs="Arial"/>
            <w:sz w:val="24"/>
            <w:szCs w:val="24"/>
          </w:rPr>
          <w:delText>n</w:delText>
        </w:r>
      </w:del>
      <w:ins w:id="11114" w:author="Lektorat Bauer" w:date="2025-03-06T10:56:00Z" w16du:dateUtc="2025-03-06T09:56:00Z">
        <w:r w:rsidR="00EE1A61">
          <w:rPr>
            <w:rFonts w:ascii="Arial" w:hAnsi="Arial" w:cs="Arial"/>
            <w:sz w:val="24"/>
            <w:szCs w:val="24"/>
          </w:rPr>
          <w:t>m</w:t>
        </w:r>
      </w:ins>
      <w:r w:rsidRPr="00944672">
        <w:rPr>
          <w:rFonts w:ascii="Arial" w:hAnsi="Arial" w:cs="Arial"/>
          <w:sz w:val="24"/>
          <w:szCs w:val="24"/>
        </w:rPr>
        <w:t xml:space="preserve"> Namen alle Ehre. Von den Blättern der Bäume rieselte das Wasser. Von </w:t>
      </w:r>
      <w:r w:rsidRPr="00944672">
        <w:rPr>
          <w:rFonts w:ascii="Arial" w:hAnsi="Arial" w:cs="Arial"/>
          <w:noProof/>
          <w:sz w:val="24"/>
          <w:szCs w:val="24"/>
        </w:rPr>
        <w:t>unten</w:t>
      </w:r>
      <w:r w:rsidRPr="00944672">
        <w:rPr>
          <w:rFonts w:ascii="Arial" w:hAnsi="Arial" w:cs="Arial"/>
          <w:sz w:val="24"/>
          <w:szCs w:val="24"/>
        </w:rPr>
        <w:t xml:space="preserve"> erhoben sich Schwaden, die aufstiegen, verdunsteten </w:t>
      </w:r>
      <w:r w:rsidRPr="00944672">
        <w:rPr>
          <w:rFonts w:ascii="Arial" w:hAnsi="Arial" w:cs="Arial"/>
          <w:noProof/>
          <w:sz w:val="24"/>
          <w:szCs w:val="24"/>
        </w:rPr>
        <w:t>und</w:t>
      </w:r>
      <w:r w:rsidRPr="00944672">
        <w:rPr>
          <w:rFonts w:ascii="Arial" w:hAnsi="Arial" w:cs="Arial"/>
          <w:sz w:val="24"/>
          <w:szCs w:val="24"/>
        </w:rPr>
        <w:t xml:space="preserve"> wieder gen Boden tropften.</w:t>
      </w:r>
    </w:p>
    <w:p w14:paraId="1701547A"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Die Special Branch hatte ihr bestes Team, den Zug 1 der P-Squad, nach Gerik entsandt.</w:t>
      </w:r>
    </w:p>
    <w:p w14:paraId="291288F0" w14:textId="310BA8C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Einen Tag nach dem Notruf war der Zug in Kampfstärke im Ort und nahm erste Erkundigungen vor. Wie zu erwarten, hatten die Anwohner Angst, und </w:t>
      </w:r>
      <w:ins w:id="11115" w:author="Lektorat Bauer" w:date="2025-03-06T10:57:00Z" w16du:dateUtc="2025-03-06T09:57:00Z">
        <w:r w:rsidR="00EE1A61">
          <w:rPr>
            <w:rFonts w:ascii="Arial" w:hAnsi="Arial" w:cs="Arial"/>
            <w:sz w:val="24"/>
            <w:szCs w:val="24"/>
          </w:rPr>
          <w:t>s</w:t>
        </w:r>
      </w:ins>
      <w:del w:id="11116" w:author="Lektorat Bauer" w:date="2025-03-06T10:57:00Z" w16du:dateUtc="2025-03-06T09:57:00Z">
        <w:r w:rsidRPr="00944672" w:rsidDel="00EE1A61">
          <w:rPr>
            <w:rFonts w:ascii="Arial" w:hAnsi="Arial" w:cs="Arial"/>
            <w:sz w:val="24"/>
            <w:szCs w:val="24"/>
          </w:rPr>
          <w:delText>S</w:delText>
        </w:r>
      </w:del>
      <w:r w:rsidRPr="00944672">
        <w:rPr>
          <w:rFonts w:ascii="Arial" w:hAnsi="Arial" w:cs="Arial"/>
          <w:sz w:val="24"/>
          <w:szCs w:val="24"/>
        </w:rPr>
        <w:t xml:space="preserve">ie verloren </w:t>
      </w:r>
      <w:r w:rsidRPr="00944672">
        <w:rPr>
          <w:rFonts w:ascii="Arial" w:hAnsi="Arial" w:cs="Arial"/>
          <w:noProof/>
          <w:sz w:val="24"/>
          <w:szCs w:val="24"/>
        </w:rPr>
        <w:t>wertvolle</w:t>
      </w:r>
      <w:r w:rsidRPr="00944672">
        <w:rPr>
          <w:rFonts w:ascii="Arial" w:hAnsi="Arial" w:cs="Arial"/>
          <w:sz w:val="24"/>
          <w:szCs w:val="24"/>
        </w:rPr>
        <w:t xml:space="preserve"> Zeit, bis Sie wussten, wohin die Gangster verschwunden waren.</w:t>
      </w:r>
    </w:p>
    <w:p w14:paraId="471C3701" w14:textId="2F4C1E1F"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Über die Route 4 waren sie in Richtung Jeli aufgebrochen. Da es </w:t>
      </w:r>
      <w:del w:id="11117" w:author="Lektorat Bauer" w:date="2025-03-06T10:57:00Z" w16du:dateUtc="2025-03-06T09:57:00Z">
        <w:r w:rsidRPr="00944672" w:rsidDel="00EE1A61">
          <w:rPr>
            <w:rFonts w:ascii="Arial" w:hAnsi="Arial" w:cs="Arial"/>
            <w:sz w:val="24"/>
            <w:szCs w:val="24"/>
          </w:rPr>
          <w:delText xml:space="preserve">normales </w:delText>
        </w:r>
      </w:del>
      <w:ins w:id="11118" w:author="Lektorat Bauer" w:date="2025-03-06T10:57:00Z" w16du:dateUtc="2025-03-06T09:57:00Z">
        <w:r w:rsidR="00EE1A61">
          <w:rPr>
            <w:rFonts w:ascii="Arial" w:hAnsi="Arial" w:cs="Arial"/>
            <w:sz w:val="24"/>
            <w:szCs w:val="24"/>
          </w:rPr>
          <w:t>das übliche</w:t>
        </w:r>
        <w:r w:rsidR="00EE1A61" w:rsidRPr="00944672">
          <w:rPr>
            <w:rFonts w:ascii="Arial" w:hAnsi="Arial" w:cs="Arial"/>
            <w:sz w:val="24"/>
            <w:szCs w:val="24"/>
          </w:rPr>
          <w:t xml:space="preserve"> </w:t>
        </w:r>
      </w:ins>
      <w:r w:rsidRPr="00944672">
        <w:rPr>
          <w:rFonts w:ascii="Arial" w:hAnsi="Arial" w:cs="Arial"/>
          <w:sz w:val="24"/>
          <w:szCs w:val="24"/>
        </w:rPr>
        <w:t xml:space="preserve">Verhalten </w:t>
      </w:r>
      <w:del w:id="11119" w:author="Lektorat Bauer" w:date="2025-03-06T10:57:00Z" w16du:dateUtc="2025-03-06T09:57:00Z">
        <w:r w:rsidRPr="00944672" w:rsidDel="00EE1A61">
          <w:rPr>
            <w:rFonts w:ascii="Arial" w:hAnsi="Arial" w:cs="Arial"/>
            <w:sz w:val="24"/>
            <w:szCs w:val="24"/>
          </w:rPr>
          <w:delText xml:space="preserve">der </w:delText>
        </w:r>
      </w:del>
      <w:ins w:id="11120" w:author="Lektorat Bauer" w:date="2025-03-06T10:57:00Z" w16du:dateUtc="2025-03-06T09:57:00Z">
        <w:r w:rsidR="00EE1A61">
          <w:rPr>
            <w:rFonts w:ascii="Arial" w:hAnsi="Arial" w:cs="Arial"/>
            <w:sz w:val="24"/>
            <w:szCs w:val="24"/>
          </w:rPr>
          <w:t>von</w:t>
        </w:r>
        <w:r w:rsidR="00EE1A61" w:rsidRPr="00944672">
          <w:rPr>
            <w:rFonts w:ascii="Arial" w:hAnsi="Arial" w:cs="Arial"/>
            <w:sz w:val="24"/>
            <w:szCs w:val="24"/>
          </w:rPr>
          <w:t xml:space="preserve"> </w:t>
        </w:r>
      </w:ins>
      <w:r w:rsidRPr="00944672">
        <w:rPr>
          <w:rFonts w:ascii="Arial" w:hAnsi="Arial" w:cs="Arial"/>
          <w:sz w:val="24"/>
          <w:szCs w:val="24"/>
        </w:rPr>
        <w:t>Gesetzlosen war, sich nach Thailand abzusetzen, wurde davon ausgegangen, dass sie einen Weg durch den Royal Belum Nationl Park nach Thailand nehmen würden.</w:t>
      </w:r>
    </w:p>
    <w:p w14:paraId="2076F6B5" w14:textId="6CE3E486"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Die Bande operierte </w:t>
      </w:r>
      <w:r w:rsidRPr="00944672">
        <w:rPr>
          <w:rFonts w:ascii="Arial" w:hAnsi="Arial" w:cs="Arial"/>
          <w:noProof/>
          <w:sz w:val="24"/>
          <w:szCs w:val="24"/>
        </w:rPr>
        <w:t>hier</w:t>
      </w:r>
      <w:r w:rsidRPr="00944672">
        <w:rPr>
          <w:rFonts w:ascii="Arial" w:hAnsi="Arial" w:cs="Arial"/>
          <w:sz w:val="24"/>
          <w:szCs w:val="24"/>
        </w:rPr>
        <w:t xml:space="preserve"> </w:t>
      </w:r>
      <w:r w:rsidRPr="00944672">
        <w:rPr>
          <w:rFonts w:ascii="Arial" w:hAnsi="Arial" w:cs="Arial"/>
          <w:noProof/>
          <w:sz w:val="24"/>
          <w:szCs w:val="24"/>
        </w:rPr>
        <w:t>schon</w:t>
      </w:r>
      <w:r w:rsidRPr="00944672">
        <w:rPr>
          <w:rFonts w:ascii="Arial" w:hAnsi="Arial" w:cs="Arial"/>
          <w:sz w:val="24"/>
          <w:szCs w:val="24"/>
        </w:rPr>
        <w:t xml:space="preserve"> länger, </w:t>
      </w:r>
      <w:r w:rsidRPr="00944672">
        <w:rPr>
          <w:rFonts w:ascii="Arial" w:hAnsi="Arial" w:cs="Arial"/>
          <w:noProof/>
          <w:sz w:val="24"/>
          <w:szCs w:val="24"/>
        </w:rPr>
        <w:t>so das</w:t>
      </w:r>
      <w:r w:rsidRPr="00944672">
        <w:rPr>
          <w:rFonts w:ascii="Arial" w:hAnsi="Arial" w:cs="Arial"/>
          <w:sz w:val="24"/>
          <w:szCs w:val="24"/>
        </w:rPr>
        <w:t xml:space="preserve"> ebenfalls davon ausgegangen werden konnte, dass sie verschiedene Fluchtrouten </w:t>
      </w:r>
      <w:del w:id="11121" w:author="Lektorat Bauer" w:date="2025-03-06T10:57:00Z" w16du:dateUtc="2025-03-06T09:57:00Z">
        <w:r w:rsidRPr="00944672" w:rsidDel="00EE1A61">
          <w:rPr>
            <w:rFonts w:ascii="Arial" w:hAnsi="Arial" w:cs="Arial"/>
            <w:sz w:val="24"/>
            <w:szCs w:val="24"/>
          </w:rPr>
          <w:delText>haben würden</w:delText>
        </w:r>
      </w:del>
      <w:ins w:id="11122" w:author="Lektorat Bauer" w:date="2025-03-06T10:57:00Z" w16du:dateUtc="2025-03-06T09:57:00Z">
        <w:r w:rsidR="00EE1A61">
          <w:rPr>
            <w:rFonts w:ascii="Arial" w:hAnsi="Arial" w:cs="Arial"/>
            <w:sz w:val="24"/>
            <w:szCs w:val="24"/>
          </w:rPr>
          <w:t>kannten</w:t>
        </w:r>
      </w:ins>
      <w:r w:rsidRPr="00944672">
        <w:rPr>
          <w:rFonts w:ascii="Arial" w:hAnsi="Arial" w:cs="Arial"/>
          <w:sz w:val="24"/>
          <w:szCs w:val="24"/>
        </w:rPr>
        <w:t>.</w:t>
      </w:r>
    </w:p>
    <w:p w14:paraId="0EE35353" w14:textId="4C58720E"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In Kuala Lumpur wurde entschieden, dass </w:t>
      </w:r>
      <w:del w:id="11123" w:author="Lektorat Bauer" w:date="2025-03-06T10:57:00Z" w16du:dateUtc="2025-03-06T09:57:00Z">
        <w:r w:rsidRPr="00944672" w:rsidDel="00EE1A61">
          <w:rPr>
            <w:rFonts w:ascii="Arial" w:hAnsi="Arial" w:cs="Arial"/>
            <w:sz w:val="24"/>
            <w:szCs w:val="24"/>
          </w:rPr>
          <w:delText xml:space="preserve">der </w:delText>
        </w:r>
      </w:del>
      <w:r w:rsidRPr="00944672">
        <w:rPr>
          <w:rFonts w:ascii="Arial" w:hAnsi="Arial" w:cs="Arial"/>
          <w:sz w:val="24"/>
          <w:szCs w:val="24"/>
        </w:rPr>
        <w:t xml:space="preserve">Zug 2 zusätzlich an dem Einsatz teilnehmen würde. Zugführerin war Chand Sahib ‚Bibi‘ Kaur, die sich nach einer harten Prüfung gegen Ahmad ‚Ahab‘ Muhaddir durchgesetzt hatte. </w:t>
      </w:r>
    </w:p>
    <w:p w14:paraId="42005B43" w14:textId="1D812AAC"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Ahab wurde ihr Stellvertreter. Beide wollten die Leistung </w:t>
      </w:r>
      <w:ins w:id="11124" w:author="Lektorat Bauer" w:date="2025-03-06T10:57:00Z" w16du:dateUtc="2025-03-06T09:57:00Z">
        <w:r w:rsidR="00EE1A61">
          <w:rPr>
            <w:rFonts w:ascii="Arial" w:hAnsi="Arial" w:cs="Arial"/>
            <w:sz w:val="24"/>
            <w:szCs w:val="24"/>
          </w:rPr>
          <w:t>i</w:t>
        </w:r>
      </w:ins>
      <w:del w:id="11125" w:author="Lektorat Bauer" w:date="2025-03-06T10:57:00Z" w16du:dateUtc="2025-03-06T09:57:00Z">
        <w:r w:rsidRPr="00944672" w:rsidDel="00EE1A61">
          <w:rPr>
            <w:rFonts w:ascii="Arial" w:hAnsi="Arial" w:cs="Arial"/>
            <w:sz w:val="24"/>
            <w:szCs w:val="24"/>
          </w:rPr>
          <w:delText>I</w:delText>
        </w:r>
      </w:del>
      <w:r w:rsidRPr="00944672">
        <w:rPr>
          <w:rFonts w:ascii="Arial" w:hAnsi="Arial" w:cs="Arial"/>
          <w:sz w:val="24"/>
          <w:szCs w:val="24"/>
        </w:rPr>
        <w:t xml:space="preserve">hres Zuges verbessern, </w:t>
      </w:r>
      <w:del w:id="11126" w:author="Lektorat Bauer" w:date="2025-03-06T10:58:00Z" w16du:dateUtc="2025-03-06T09:58:00Z">
        <w:r w:rsidRPr="00944672" w:rsidDel="00EE1A61">
          <w:rPr>
            <w:rFonts w:ascii="Arial" w:hAnsi="Arial" w:cs="Arial"/>
            <w:noProof/>
            <w:sz w:val="24"/>
            <w:szCs w:val="24"/>
          </w:rPr>
          <w:delText>so das</w:delText>
        </w:r>
        <w:r w:rsidRPr="00944672" w:rsidDel="00EE1A61">
          <w:rPr>
            <w:rFonts w:ascii="Arial" w:hAnsi="Arial" w:cs="Arial"/>
            <w:sz w:val="24"/>
            <w:szCs w:val="24"/>
          </w:rPr>
          <w:delText xml:space="preserve"> </w:delText>
        </w:r>
      </w:del>
      <w:ins w:id="11127" w:author="Lektorat Bauer" w:date="2025-03-06T10:58:00Z" w16du:dateUtc="2025-03-06T09:58:00Z">
        <w:r w:rsidR="00EE1A61">
          <w:rPr>
            <w:rFonts w:ascii="Arial" w:hAnsi="Arial" w:cs="Arial"/>
            <w:noProof/>
            <w:sz w:val="24"/>
            <w:szCs w:val="24"/>
          </w:rPr>
          <w:t xml:space="preserve">um </w:t>
        </w:r>
      </w:ins>
      <w:r w:rsidRPr="00944672">
        <w:rPr>
          <w:rFonts w:ascii="Arial" w:hAnsi="Arial" w:cs="Arial"/>
          <w:sz w:val="24"/>
          <w:szCs w:val="24"/>
        </w:rPr>
        <w:t xml:space="preserve">Zug 1 </w:t>
      </w:r>
      <w:del w:id="11128" w:author="Lektorat Bauer" w:date="2025-03-06T10:58:00Z" w16du:dateUtc="2025-03-06T09:58:00Z">
        <w:r w:rsidRPr="00944672" w:rsidDel="00EE1A61">
          <w:rPr>
            <w:rFonts w:ascii="Arial" w:hAnsi="Arial" w:cs="Arial"/>
            <w:sz w:val="24"/>
            <w:szCs w:val="24"/>
          </w:rPr>
          <w:delText>nicht mehr die unbestrittene Nummer 1 war</w:delText>
        </w:r>
      </w:del>
      <w:ins w:id="11129" w:author="Lektorat Bauer" w:date="2025-03-06T10:58:00Z" w16du:dateUtc="2025-03-06T09:58:00Z">
        <w:r w:rsidR="00EE1A61">
          <w:rPr>
            <w:rFonts w:ascii="Arial" w:hAnsi="Arial" w:cs="Arial"/>
            <w:sz w:val="24"/>
            <w:szCs w:val="24"/>
          </w:rPr>
          <w:t xml:space="preserve">die Position an der Spitze streitig </w:t>
        </w:r>
        <w:r w:rsidR="00EE1A61">
          <w:rPr>
            <w:rFonts w:ascii="Arial" w:hAnsi="Arial" w:cs="Arial"/>
            <w:sz w:val="24"/>
            <w:szCs w:val="24"/>
          </w:rPr>
          <w:lastRenderedPageBreak/>
          <w:t>zu machen</w:t>
        </w:r>
      </w:ins>
      <w:r w:rsidRPr="00944672">
        <w:rPr>
          <w:rFonts w:ascii="Arial" w:hAnsi="Arial" w:cs="Arial"/>
          <w:sz w:val="24"/>
          <w:szCs w:val="24"/>
        </w:rPr>
        <w:t xml:space="preserve">. Im internen Ranking aller Züge war Zug 2 </w:t>
      </w:r>
      <w:del w:id="11130" w:author="Lektorat Bauer" w:date="2025-03-06T10:58:00Z" w16du:dateUtc="2025-03-06T09:58:00Z">
        <w:r w:rsidRPr="00944672" w:rsidDel="00EE1A61">
          <w:rPr>
            <w:rFonts w:ascii="Arial" w:hAnsi="Arial" w:cs="Arial"/>
            <w:sz w:val="24"/>
            <w:szCs w:val="24"/>
          </w:rPr>
          <w:delText>etablierter zweiter</w:delText>
        </w:r>
      </w:del>
      <w:ins w:id="11131" w:author="Lektorat Bauer" w:date="2025-03-06T10:58:00Z" w16du:dateUtc="2025-03-06T09:58:00Z">
        <w:r w:rsidR="00EE1A61">
          <w:rPr>
            <w:rFonts w:ascii="Arial" w:hAnsi="Arial" w:cs="Arial"/>
            <w:sz w:val="24"/>
            <w:szCs w:val="24"/>
          </w:rPr>
          <w:t>auf dem zweiten Rang etabliert</w:t>
        </w:r>
      </w:ins>
      <w:r w:rsidRPr="00944672">
        <w:rPr>
          <w:rFonts w:ascii="Arial" w:hAnsi="Arial" w:cs="Arial"/>
          <w:sz w:val="24"/>
          <w:szCs w:val="24"/>
        </w:rPr>
        <w:t>, aber Bibi und Ahab sahen noch Luft nach oben.</w:t>
      </w:r>
    </w:p>
    <w:p w14:paraId="22B9F774" w14:textId="275E0DDC"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Dass Sie jetzt eine gemeinsame Operation mit Zug 1 machten, war eine der seltenen Gelegenheiten</w:t>
      </w:r>
      <w:ins w:id="11132" w:author="Lektorat Bauer" w:date="2025-03-06T10:58:00Z" w16du:dateUtc="2025-03-06T09:58:00Z">
        <w:r w:rsidR="00EE1A61">
          <w:rPr>
            <w:rFonts w:ascii="Arial" w:hAnsi="Arial" w:cs="Arial"/>
            <w:sz w:val="24"/>
            <w:szCs w:val="24"/>
          </w:rPr>
          <w:t>, um</w:t>
        </w:r>
      </w:ins>
      <w:r w:rsidRPr="00944672">
        <w:rPr>
          <w:rFonts w:ascii="Arial" w:hAnsi="Arial" w:cs="Arial"/>
          <w:sz w:val="24"/>
          <w:szCs w:val="24"/>
        </w:rPr>
        <w:t xml:space="preserve"> von den Taktiken und Verhaltensweisen der ‚Einser‘ zu lernen.</w:t>
      </w:r>
    </w:p>
    <w:p w14:paraId="5356D603"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Die ‚Einser‘ hatten die Bande bis zum Seegebiet des Tasik Temenggor verfolgt. Hier war die Bande auf zwei Boote umgestiegen. Für Drohnen war es zu spät, da man nicht wusste, wo man suchen sollte. </w:t>
      </w:r>
    </w:p>
    <w:p w14:paraId="455D05C2" w14:textId="0654E0FD"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Vor der Brücke über den See </w:t>
      </w:r>
      <w:del w:id="11133" w:author="Lektorat Bauer" w:date="2025-03-06T10:58:00Z" w16du:dateUtc="2025-03-06T09:58:00Z">
        <w:r w:rsidRPr="00944672" w:rsidDel="00EE1A61">
          <w:rPr>
            <w:rFonts w:ascii="Arial" w:hAnsi="Arial" w:cs="Arial"/>
            <w:sz w:val="24"/>
            <w:szCs w:val="24"/>
          </w:rPr>
          <w:delText xml:space="preserve">war </w:delText>
        </w:r>
      </w:del>
      <w:ins w:id="11134" w:author="Lektorat Bauer" w:date="2025-03-06T10:58:00Z" w16du:dateUtc="2025-03-06T09:58:00Z">
        <w:r w:rsidR="00EE1A61">
          <w:rPr>
            <w:rFonts w:ascii="Arial" w:hAnsi="Arial" w:cs="Arial"/>
            <w:sz w:val="24"/>
            <w:szCs w:val="24"/>
          </w:rPr>
          <w:t>stand</w:t>
        </w:r>
        <w:r w:rsidR="00EE1A61" w:rsidRPr="00944672">
          <w:rPr>
            <w:rFonts w:ascii="Arial" w:hAnsi="Arial" w:cs="Arial"/>
            <w:sz w:val="24"/>
            <w:szCs w:val="24"/>
          </w:rPr>
          <w:t xml:space="preserve"> </w:t>
        </w:r>
      </w:ins>
      <w:r w:rsidRPr="00944672">
        <w:rPr>
          <w:rFonts w:ascii="Arial" w:hAnsi="Arial" w:cs="Arial"/>
          <w:sz w:val="24"/>
          <w:szCs w:val="24"/>
        </w:rPr>
        <w:t>eine Kaserne. Die Soldaten waren in Alarm versetzt worden und kontrollierten jedes Fahrzeug. Zug 2 wurde per Helikopter direkt zum Landeplatz auf dem Kasernengelände geflogen.</w:t>
      </w:r>
    </w:p>
    <w:p w14:paraId="1CB2C70F" w14:textId="49F264B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noProof/>
          <w:sz w:val="24"/>
          <w:szCs w:val="24"/>
        </w:rPr>
        <w:t>Ungefähr</w:t>
      </w:r>
      <w:r w:rsidRPr="00944672">
        <w:rPr>
          <w:rFonts w:ascii="Arial" w:hAnsi="Arial" w:cs="Arial"/>
          <w:sz w:val="24"/>
          <w:szCs w:val="24"/>
        </w:rPr>
        <w:t xml:space="preserve"> fünf Straßen</w:t>
      </w:r>
      <w:ins w:id="11135" w:author="Lektorat Bauer" w:date="2025-03-06T10:58:00Z" w16du:dateUtc="2025-03-06T09:58:00Z">
        <w:r w:rsidR="00EE1A61">
          <w:rPr>
            <w:rFonts w:ascii="Arial" w:hAnsi="Arial" w:cs="Arial"/>
            <w:sz w:val="24"/>
            <w:szCs w:val="24"/>
          </w:rPr>
          <w:t>k</w:t>
        </w:r>
      </w:ins>
      <w:del w:id="11136" w:author="Lektorat Bauer" w:date="2025-03-06T10:58:00Z" w16du:dateUtc="2025-03-06T09:58:00Z">
        <w:r w:rsidRPr="00944672" w:rsidDel="00EE1A61">
          <w:rPr>
            <w:rFonts w:ascii="Arial" w:hAnsi="Arial" w:cs="Arial"/>
            <w:sz w:val="24"/>
            <w:szCs w:val="24"/>
          </w:rPr>
          <w:delText>-K</w:delText>
        </w:r>
      </w:del>
      <w:r w:rsidRPr="00944672">
        <w:rPr>
          <w:rFonts w:ascii="Arial" w:hAnsi="Arial" w:cs="Arial"/>
          <w:sz w:val="24"/>
          <w:szCs w:val="24"/>
        </w:rPr>
        <w:t>ilometer vor der Brücke hatte die Bande die Straße verlassen, und überwand</w:t>
      </w:r>
      <w:del w:id="11137" w:author="Lektorat Bauer" w:date="2025-03-06T10:59:00Z" w16du:dateUtc="2025-03-06T09:59:00Z">
        <w:r w:rsidRPr="00944672" w:rsidDel="00EE1A61">
          <w:rPr>
            <w:rFonts w:ascii="Arial" w:hAnsi="Arial" w:cs="Arial"/>
            <w:sz w:val="24"/>
            <w:szCs w:val="24"/>
          </w:rPr>
          <w:delText>en</w:delText>
        </w:r>
      </w:del>
      <w:r w:rsidRPr="00944672">
        <w:rPr>
          <w:rFonts w:ascii="Arial" w:hAnsi="Arial" w:cs="Arial"/>
          <w:sz w:val="24"/>
          <w:szCs w:val="24"/>
        </w:rPr>
        <w:t xml:space="preserve"> eine Strecke von 500 Meter Luftlinie, um an eine Bucht zu gelangen, an der </w:t>
      </w:r>
      <w:del w:id="11138" w:author="Lektorat Bauer" w:date="2025-03-06T10:59:00Z" w16du:dateUtc="2025-03-06T09:59:00Z">
        <w:r w:rsidRPr="00944672" w:rsidDel="00EE1A61">
          <w:rPr>
            <w:rFonts w:ascii="Arial" w:hAnsi="Arial" w:cs="Arial"/>
            <w:sz w:val="24"/>
            <w:szCs w:val="24"/>
          </w:rPr>
          <w:delText>S</w:delText>
        </w:r>
      </w:del>
      <w:ins w:id="11139" w:author="Lektorat Bauer" w:date="2025-03-06T10:59:00Z" w16du:dateUtc="2025-03-06T09:59:00Z">
        <w:r w:rsidR="00EE1A61">
          <w:rPr>
            <w:rFonts w:ascii="Arial" w:hAnsi="Arial" w:cs="Arial"/>
            <w:sz w:val="24"/>
            <w:szCs w:val="24"/>
          </w:rPr>
          <w:t>s</w:t>
        </w:r>
      </w:ins>
      <w:r w:rsidRPr="00944672">
        <w:rPr>
          <w:rFonts w:ascii="Arial" w:hAnsi="Arial" w:cs="Arial"/>
          <w:sz w:val="24"/>
          <w:szCs w:val="24"/>
        </w:rPr>
        <w:t>ie Boote bereitliegen hatten.</w:t>
      </w:r>
    </w:p>
    <w:p w14:paraId="118B4D4A" w14:textId="0A5DE6F1"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Geografisch führte der Weg Sie zwar an der Kaserne vorbei, </w:t>
      </w:r>
      <w:ins w:id="11140" w:author="Lektorat Bauer" w:date="2025-03-06T10:59:00Z" w16du:dateUtc="2025-03-06T09:59:00Z">
        <w:r w:rsidR="00EE1A61">
          <w:rPr>
            <w:rFonts w:ascii="Arial" w:hAnsi="Arial" w:cs="Arial"/>
            <w:sz w:val="24"/>
            <w:szCs w:val="24"/>
          </w:rPr>
          <w:t xml:space="preserve">aber </w:t>
        </w:r>
      </w:ins>
      <w:r w:rsidRPr="00944672">
        <w:rPr>
          <w:rFonts w:ascii="Arial" w:hAnsi="Arial" w:cs="Arial"/>
          <w:sz w:val="24"/>
          <w:szCs w:val="24"/>
        </w:rPr>
        <w:t xml:space="preserve">bei Nacht und in </w:t>
      </w:r>
      <w:r w:rsidRPr="00944672">
        <w:rPr>
          <w:rFonts w:ascii="Arial" w:hAnsi="Arial" w:cs="Arial"/>
          <w:noProof/>
          <w:sz w:val="24"/>
          <w:szCs w:val="24"/>
        </w:rPr>
        <w:t>langsamer</w:t>
      </w:r>
      <w:r w:rsidRPr="00944672">
        <w:rPr>
          <w:rFonts w:ascii="Arial" w:hAnsi="Arial" w:cs="Arial"/>
          <w:sz w:val="24"/>
          <w:szCs w:val="24"/>
        </w:rPr>
        <w:t xml:space="preserve"> Fahrt würde </w:t>
      </w:r>
      <w:del w:id="11141" w:author="Lektorat Bauer" w:date="2025-03-06T10:59:00Z" w16du:dateUtc="2025-03-06T09:59:00Z">
        <w:r w:rsidRPr="00944672" w:rsidDel="00EE1A61">
          <w:rPr>
            <w:rFonts w:ascii="Arial" w:hAnsi="Arial" w:cs="Arial"/>
            <w:sz w:val="24"/>
            <w:szCs w:val="24"/>
          </w:rPr>
          <w:delText>I</w:delText>
        </w:r>
      </w:del>
      <w:ins w:id="11142" w:author="Lektorat Bauer" w:date="2025-03-06T10:59:00Z" w16du:dateUtc="2025-03-06T09:59:00Z">
        <w:r w:rsidR="00EE1A61">
          <w:rPr>
            <w:rFonts w:ascii="Arial" w:hAnsi="Arial" w:cs="Arial"/>
            <w:sz w:val="24"/>
            <w:szCs w:val="24"/>
          </w:rPr>
          <w:t>i</w:t>
        </w:r>
      </w:ins>
      <w:r w:rsidRPr="00944672">
        <w:rPr>
          <w:rFonts w:ascii="Arial" w:hAnsi="Arial" w:cs="Arial"/>
          <w:sz w:val="24"/>
          <w:szCs w:val="24"/>
        </w:rPr>
        <w:t>hnen das gelingen, da der See an dieser Stelle 500 Meter breit war.</w:t>
      </w:r>
    </w:p>
    <w:p w14:paraId="2820C442"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Eine andere Route konnte ausgeschlossen werden, da kein anderer Weg Richtung Thailand führte.</w:t>
      </w:r>
    </w:p>
    <w:p w14:paraId="0C15F08C"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Eine Rundfrage ergab eine verspätete Antwort von Camp Angkatan Tentera, dass dort zwei Bote vorbeigefahren waren. Die Soldaten hatte sie für Touristenboote gehalten, die Touristen hatten ihnen zugewinkt.</w:t>
      </w:r>
    </w:p>
    <w:p w14:paraId="40B9D2CC"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Die Kaserne stellten den Soldaten Boote und Bootsführer zur Verfügung, damit die beiden Züge die Verfolgung aufnehmen konnten.</w:t>
      </w:r>
    </w:p>
    <w:p w14:paraId="33D8AED5" w14:textId="64ECB97F"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Zug zwei hielt kurz am Camp Angkatan Tentera und ließ sich alle verfügbaren Informationen geben. Der Leutnant, der das Camp leitete</w:t>
      </w:r>
      <w:commentRangeStart w:id="11143"/>
      <w:r w:rsidRPr="00944672">
        <w:rPr>
          <w:rFonts w:ascii="Arial" w:hAnsi="Arial" w:cs="Arial"/>
          <w:sz w:val="24"/>
          <w:szCs w:val="24"/>
        </w:rPr>
        <w:t xml:space="preserve">, </w:t>
      </w:r>
      <w:del w:id="11144" w:author="Lektorat Bauer" w:date="2025-03-06T10:59:00Z" w16du:dateUtc="2025-03-06T09:59:00Z">
        <w:r w:rsidRPr="00944672" w:rsidDel="0029395D">
          <w:rPr>
            <w:rFonts w:ascii="Arial" w:hAnsi="Arial" w:cs="Arial"/>
            <w:sz w:val="24"/>
            <w:szCs w:val="24"/>
          </w:rPr>
          <w:delText xml:space="preserve">sah die Soldaten kommen und </w:delText>
        </w:r>
      </w:del>
      <w:r w:rsidRPr="00944672">
        <w:rPr>
          <w:rFonts w:ascii="Arial" w:hAnsi="Arial" w:cs="Arial"/>
          <w:sz w:val="24"/>
          <w:szCs w:val="24"/>
        </w:rPr>
        <w:t xml:space="preserve">wusste, dass es besser war, vollständig zu kooperieren. Seine Soldaten </w:t>
      </w:r>
      <w:del w:id="11145" w:author="Lektorat Bauer" w:date="2025-03-06T10:59:00Z" w16du:dateUtc="2025-03-06T09:59:00Z">
        <w:r w:rsidRPr="00944672" w:rsidDel="0029395D">
          <w:rPr>
            <w:rFonts w:ascii="Arial" w:hAnsi="Arial" w:cs="Arial"/>
            <w:sz w:val="24"/>
            <w:szCs w:val="24"/>
          </w:rPr>
          <w:delText xml:space="preserve">sahen </w:delText>
        </w:r>
      </w:del>
      <w:commentRangeEnd w:id="11143"/>
      <w:r w:rsidR="0029395D">
        <w:rPr>
          <w:rStyle w:val="Kommentarzeichen"/>
        </w:rPr>
        <w:commentReference w:id="11143"/>
      </w:r>
      <w:ins w:id="11146" w:author="Lektorat Bauer" w:date="2025-03-06T10:59:00Z" w16du:dateUtc="2025-03-06T09:59:00Z">
        <w:r w:rsidR="0029395D">
          <w:rPr>
            <w:rFonts w:ascii="Arial" w:hAnsi="Arial" w:cs="Arial"/>
            <w:sz w:val="24"/>
            <w:szCs w:val="24"/>
          </w:rPr>
          <w:t>hi</w:t>
        </w:r>
      </w:ins>
      <w:ins w:id="11147" w:author="Lektorat Bauer" w:date="2025-03-06T11:00:00Z" w16du:dateUtc="2025-03-06T10:00:00Z">
        <w:r w:rsidR="0029395D">
          <w:rPr>
            <w:rFonts w:ascii="Arial" w:hAnsi="Arial" w:cs="Arial"/>
            <w:sz w:val="24"/>
            <w:szCs w:val="24"/>
          </w:rPr>
          <w:t>elten</w:t>
        </w:r>
      </w:ins>
      <w:ins w:id="11148" w:author="Lektorat Bauer" w:date="2025-03-06T10:59:00Z" w16du:dateUtc="2025-03-06T09:59:00Z">
        <w:r w:rsidR="0029395D" w:rsidRPr="00944672">
          <w:rPr>
            <w:rFonts w:ascii="Arial" w:hAnsi="Arial" w:cs="Arial"/>
            <w:sz w:val="24"/>
            <w:szCs w:val="24"/>
          </w:rPr>
          <w:t xml:space="preserve"> </w:t>
        </w:r>
      </w:ins>
      <w:ins w:id="11149" w:author="Lektorat Bauer" w:date="2025-03-06T11:00:00Z" w16du:dateUtc="2025-03-06T10:00:00Z">
        <w:r w:rsidR="0029395D" w:rsidRPr="00944672">
          <w:rPr>
            <w:rFonts w:ascii="Arial" w:hAnsi="Arial" w:cs="Arial"/>
            <w:sz w:val="24"/>
            <w:szCs w:val="24"/>
          </w:rPr>
          <w:t xml:space="preserve">instinktiv Abstand </w:t>
        </w:r>
      </w:ins>
      <w:del w:id="11150" w:author="Lektorat Bauer" w:date="2025-03-06T11:00:00Z" w16du:dateUtc="2025-03-06T10:00:00Z">
        <w:r w:rsidRPr="00944672" w:rsidDel="0029395D">
          <w:rPr>
            <w:rFonts w:ascii="Arial" w:hAnsi="Arial" w:cs="Arial"/>
            <w:sz w:val="24"/>
            <w:szCs w:val="24"/>
          </w:rPr>
          <w:delText xml:space="preserve">die </w:delText>
        </w:r>
      </w:del>
      <w:ins w:id="11151" w:author="Lektorat Bauer" w:date="2025-03-06T11:00:00Z" w16du:dateUtc="2025-03-06T10:00:00Z">
        <w:r w:rsidR="0029395D">
          <w:rPr>
            <w:rFonts w:ascii="Arial" w:hAnsi="Arial" w:cs="Arial"/>
            <w:sz w:val="24"/>
            <w:szCs w:val="24"/>
          </w:rPr>
          <w:t>zu den</w:t>
        </w:r>
        <w:r w:rsidR="0029395D" w:rsidRPr="00944672">
          <w:rPr>
            <w:rFonts w:ascii="Arial" w:hAnsi="Arial" w:cs="Arial"/>
            <w:sz w:val="24"/>
            <w:szCs w:val="24"/>
          </w:rPr>
          <w:t xml:space="preserve"> </w:t>
        </w:r>
      </w:ins>
      <w:r w:rsidRPr="00944672">
        <w:rPr>
          <w:rFonts w:ascii="Arial" w:hAnsi="Arial" w:cs="Arial"/>
          <w:sz w:val="24"/>
          <w:szCs w:val="24"/>
        </w:rPr>
        <w:t xml:space="preserve">Kommandosoldaten </w:t>
      </w:r>
      <w:del w:id="11152" w:author="Lektorat Bauer" w:date="2025-03-06T11:00:00Z" w16du:dateUtc="2025-03-06T10:00:00Z">
        <w:r w:rsidRPr="00944672" w:rsidDel="0029395D">
          <w:rPr>
            <w:rFonts w:ascii="Arial" w:hAnsi="Arial" w:cs="Arial"/>
            <w:sz w:val="24"/>
            <w:szCs w:val="24"/>
          </w:rPr>
          <w:delText>und hielten instinktiv Abstand</w:delText>
        </w:r>
      </w:del>
      <w:r w:rsidRPr="00944672">
        <w:rPr>
          <w:rFonts w:ascii="Arial" w:hAnsi="Arial" w:cs="Arial"/>
          <w:sz w:val="24"/>
          <w:szCs w:val="24"/>
        </w:rPr>
        <w:t>. Hier lag Ärger in der Luft.</w:t>
      </w:r>
    </w:p>
    <w:p w14:paraId="1AB7E93D"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Bei der Befragung stellte sich heraus, dass einer der Soldaten aus der Region kam und sich hier gut auskannte.</w:t>
      </w:r>
    </w:p>
    <w:p w14:paraId="223A6DC7" w14:textId="77777777" w:rsidR="0029395D" w:rsidRDefault="00944672" w:rsidP="00623B68">
      <w:pPr>
        <w:autoSpaceDE w:val="0"/>
        <w:autoSpaceDN w:val="0"/>
        <w:adjustRightInd w:val="0"/>
        <w:spacing w:after="0" w:line="360" w:lineRule="auto"/>
        <w:ind w:firstLine="227"/>
        <w:jc w:val="both"/>
        <w:rPr>
          <w:ins w:id="11153" w:author="Lektorat Bauer" w:date="2025-03-06T11:00:00Z" w16du:dateUtc="2025-03-06T10:00:00Z"/>
          <w:rFonts w:ascii="Arial" w:hAnsi="Arial" w:cs="Arial"/>
          <w:sz w:val="24"/>
          <w:szCs w:val="24"/>
        </w:rPr>
      </w:pPr>
      <w:r w:rsidRPr="00944672">
        <w:rPr>
          <w:rFonts w:ascii="Arial" w:hAnsi="Arial" w:cs="Arial"/>
          <w:sz w:val="24"/>
          <w:szCs w:val="24"/>
        </w:rPr>
        <w:t xml:space="preserve">Die Zugführerin rief ihn zu sich. „Prebet! Sie kennen sich hier aus?“ </w:t>
      </w:r>
    </w:p>
    <w:p w14:paraId="1DF646D2" w14:textId="77777777" w:rsidR="0029395D" w:rsidRDefault="00944672" w:rsidP="00623B68">
      <w:pPr>
        <w:autoSpaceDE w:val="0"/>
        <w:autoSpaceDN w:val="0"/>
        <w:adjustRightInd w:val="0"/>
        <w:spacing w:after="0" w:line="360" w:lineRule="auto"/>
        <w:ind w:firstLine="227"/>
        <w:jc w:val="both"/>
        <w:rPr>
          <w:ins w:id="11154" w:author="Lektorat Bauer" w:date="2025-03-06T11:00:00Z" w16du:dateUtc="2025-03-06T10:00:00Z"/>
          <w:rFonts w:ascii="Arial" w:hAnsi="Arial" w:cs="Arial"/>
          <w:sz w:val="24"/>
          <w:szCs w:val="24"/>
        </w:rPr>
      </w:pPr>
      <w:r w:rsidRPr="00944672">
        <w:rPr>
          <w:rFonts w:ascii="Arial" w:hAnsi="Arial" w:cs="Arial"/>
          <w:sz w:val="24"/>
          <w:szCs w:val="24"/>
        </w:rPr>
        <w:t>„Ja, Staf Sarjan</w:t>
      </w:r>
      <w:del w:id="11155" w:author="Lektorat Bauer" w:date="2025-03-06T11:00:00Z" w16du:dateUtc="2025-03-06T10:00:00Z">
        <w:r w:rsidRPr="00944672" w:rsidDel="0029395D">
          <w:rPr>
            <w:rFonts w:ascii="Arial" w:hAnsi="Arial" w:cs="Arial"/>
            <w:sz w:val="24"/>
            <w:szCs w:val="24"/>
          </w:rPr>
          <w:delText>.</w:delText>
        </w:r>
      </w:del>
      <w:r w:rsidRPr="00944672">
        <w:rPr>
          <w:rFonts w:ascii="Arial" w:hAnsi="Arial" w:cs="Arial"/>
          <w:sz w:val="24"/>
          <w:szCs w:val="24"/>
        </w:rPr>
        <w:t>“</w:t>
      </w:r>
      <w:ins w:id="11156" w:author="Lektorat Bauer" w:date="2025-03-06T11:00:00Z" w16du:dateUtc="2025-03-06T10:00:00Z">
        <w:r w:rsidR="0029395D">
          <w:rPr>
            <w:rFonts w:ascii="Arial" w:hAnsi="Arial" w:cs="Arial"/>
            <w:sz w:val="24"/>
            <w:szCs w:val="24"/>
          </w:rPr>
          <w:t>, lautete</w:t>
        </w:r>
      </w:ins>
      <w:del w:id="11157" w:author="Lektorat Bauer" w:date="2025-03-06T11:00:00Z" w16du:dateUtc="2025-03-06T10:00:00Z">
        <w:r w:rsidRPr="00944672" w:rsidDel="0029395D">
          <w:rPr>
            <w:rFonts w:ascii="Arial" w:hAnsi="Arial" w:cs="Arial"/>
            <w:sz w:val="24"/>
            <w:szCs w:val="24"/>
          </w:rPr>
          <w:delText xml:space="preserve"> Kam</w:delText>
        </w:r>
      </w:del>
      <w:r w:rsidRPr="00944672">
        <w:rPr>
          <w:rFonts w:ascii="Arial" w:hAnsi="Arial" w:cs="Arial"/>
          <w:sz w:val="24"/>
          <w:szCs w:val="24"/>
        </w:rPr>
        <w:t xml:space="preserve"> die ängstliche Antwort. </w:t>
      </w:r>
    </w:p>
    <w:p w14:paraId="12F1CEB4" w14:textId="77777777" w:rsidR="0029395D" w:rsidRDefault="00944672" w:rsidP="00623B68">
      <w:pPr>
        <w:autoSpaceDE w:val="0"/>
        <w:autoSpaceDN w:val="0"/>
        <w:adjustRightInd w:val="0"/>
        <w:spacing w:after="0" w:line="360" w:lineRule="auto"/>
        <w:ind w:firstLine="227"/>
        <w:jc w:val="both"/>
        <w:rPr>
          <w:ins w:id="11158" w:author="Lektorat Bauer" w:date="2025-03-06T11:00:00Z" w16du:dateUtc="2025-03-06T10:00:00Z"/>
          <w:rFonts w:ascii="Arial" w:hAnsi="Arial" w:cs="Arial"/>
          <w:sz w:val="24"/>
          <w:szCs w:val="24"/>
        </w:rPr>
      </w:pPr>
      <w:r w:rsidRPr="00944672">
        <w:rPr>
          <w:rFonts w:ascii="Arial" w:hAnsi="Arial" w:cs="Arial"/>
          <w:sz w:val="24"/>
          <w:szCs w:val="24"/>
        </w:rPr>
        <w:lastRenderedPageBreak/>
        <w:t xml:space="preserve">„Gut. Wenn man von hier nach Thailand flüchten will, welchen Weg würden Sie dann nehmen.“ </w:t>
      </w:r>
    </w:p>
    <w:p w14:paraId="1C7B840E" w14:textId="2E763DB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„Es gibt zwei Möglichkeiten. Oberhalb des Camps führt ein Flussarm nach rechts, besser Nordnordwest. Das ist der kürzeste Weg, aber der ist sehr beschwerlich. Ich würde dem See, Luftlinie 5 Kilometer folgen und den nächsten Arm nach Nordnordwest folgen. Nach rund 10 Seekilometern geht der See in einen Fluss über. Dem folgen Sie noch einmal 2 Kilometer, danach geht es nur noch durch den Wald. Luftlinie sind das noch 6 Kilometer, aber durch die Berge verlängert sich der Weg auf gut 10</w:t>
      </w:r>
      <w:ins w:id="11159" w:author="Lektorat Bauer" w:date="2025-03-06T11:01:00Z" w16du:dateUtc="2025-03-06T10:01:00Z">
        <w:r w:rsidR="0029395D">
          <w:rPr>
            <w:rFonts w:ascii="Arial" w:hAnsi="Arial" w:cs="Arial"/>
            <w:sz w:val="24"/>
            <w:szCs w:val="24"/>
          </w:rPr>
          <w:t xml:space="preserve"> bis </w:t>
        </w:r>
      </w:ins>
      <w:del w:id="11160" w:author="Lektorat Bauer" w:date="2025-03-06T11:01:00Z" w16du:dateUtc="2025-03-06T10:01:00Z">
        <w:r w:rsidRPr="00944672" w:rsidDel="0029395D">
          <w:rPr>
            <w:rFonts w:ascii="Arial" w:hAnsi="Arial" w:cs="Arial"/>
            <w:sz w:val="24"/>
            <w:szCs w:val="24"/>
          </w:rPr>
          <w:delText>-</w:delText>
        </w:r>
      </w:del>
      <w:r w:rsidRPr="00944672">
        <w:rPr>
          <w:rFonts w:ascii="Arial" w:hAnsi="Arial" w:cs="Arial"/>
          <w:sz w:val="24"/>
          <w:szCs w:val="24"/>
        </w:rPr>
        <w:t>12 Kilometer.“</w:t>
      </w:r>
    </w:p>
    <w:p w14:paraId="38AA4C43" w14:textId="77777777" w:rsidR="0029395D" w:rsidRDefault="00944672" w:rsidP="00623B68">
      <w:pPr>
        <w:autoSpaceDE w:val="0"/>
        <w:autoSpaceDN w:val="0"/>
        <w:adjustRightInd w:val="0"/>
        <w:spacing w:after="0" w:line="360" w:lineRule="auto"/>
        <w:ind w:firstLine="227"/>
        <w:jc w:val="both"/>
        <w:rPr>
          <w:ins w:id="11161" w:author="Lektorat Bauer" w:date="2025-03-06T11:01:00Z" w16du:dateUtc="2025-03-06T10:01:00Z"/>
          <w:rFonts w:ascii="Arial" w:hAnsi="Arial" w:cs="Arial"/>
          <w:sz w:val="24"/>
          <w:szCs w:val="24"/>
        </w:rPr>
      </w:pPr>
      <w:r w:rsidRPr="00944672">
        <w:rPr>
          <w:rFonts w:ascii="Arial" w:hAnsi="Arial" w:cs="Arial"/>
          <w:sz w:val="24"/>
          <w:szCs w:val="24"/>
        </w:rPr>
        <w:t xml:space="preserve">„Würden Sie den See eher verlassen?“ </w:t>
      </w:r>
    </w:p>
    <w:p w14:paraId="306AA30E" w14:textId="77777777" w:rsidR="0029395D" w:rsidRDefault="00944672" w:rsidP="00623B68">
      <w:pPr>
        <w:autoSpaceDE w:val="0"/>
        <w:autoSpaceDN w:val="0"/>
        <w:adjustRightInd w:val="0"/>
        <w:spacing w:after="0" w:line="360" w:lineRule="auto"/>
        <w:ind w:firstLine="227"/>
        <w:jc w:val="both"/>
        <w:rPr>
          <w:ins w:id="11162" w:author="Lektorat Bauer" w:date="2025-03-06T11:01:00Z" w16du:dateUtc="2025-03-06T10:01:00Z"/>
          <w:rFonts w:ascii="Arial" w:hAnsi="Arial" w:cs="Arial"/>
          <w:sz w:val="24"/>
          <w:szCs w:val="24"/>
        </w:rPr>
      </w:pPr>
      <w:r w:rsidRPr="00944672">
        <w:rPr>
          <w:rFonts w:ascii="Arial" w:hAnsi="Arial" w:cs="Arial"/>
          <w:sz w:val="24"/>
          <w:szCs w:val="24"/>
        </w:rPr>
        <w:t xml:space="preserve">„Nein, eher würde den Landweg nur komplizierter gestalten.“ </w:t>
      </w:r>
    </w:p>
    <w:p w14:paraId="2E0F9CEA" w14:textId="77777777" w:rsidR="0029395D" w:rsidRDefault="00944672" w:rsidP="00623B68">
      <w:pPr>
        <w:autoSpaceDE w:val="0"/>
        <w:autoSpaceDN w:val="0"/>
        <w:adjustRightInd w:val="0"/>
        <w:spacing w:after="0" w:line="360" w:lineRule="auto"/>
        <w:ind w:firstLine="227"/>
        <w:jc w:val="both"/>
        <w:rPr>
          <w:ins w:id="11163" w:author="Lektorat Bauer" w:date="2025-03-06T11:01:00Z" w16du:dateUtc="2025-03-06T10:01:00Z"/>
          <w:rFonts w:ascii="Arial" w:hAnsi="Arial" w:cs="Arial"/>
          <w:sz w:val="24"/>
          <w:szCs w:val="24"/>
        </w:rPr>
      </w:pPr>
      <w:r w:rsidRPr="00944672">
        <w:rPr>
          <w:rFonts w:ascii="Arial" w:hAnsi="Arial" w:cs="Arial"/>
          <w:sz w:val="24"/>
          <w:szCs w:val="24"/>
        </w:rPr>
        <w:t xml:space="preserve">„Danke, Prebet, Sie können wegtreten.“ </w:t>
      </w:r>
    </w:p>
    <w:p w14:paraId="729323A4" w14:textId="77777777" w:rsidR="0029395D" w:rsidRDefault="00944672" w:rsidP="00623B68">
      <w:pPr>
        <w:autoSpaceDE w:val="0"/>
        <w:autoSpaceDN w:val="0"/>
        <w:adjustRightInd w:val="0"/>
        <w:spacing w:after="0" w:line="360" w:lineRule="auto"/>
        <w:ind w:firstLine="227"/>
        <w:jc w:val="both"/>
        <w:rPr>
          <w:ins w:id="11164" w:author="Lektorat Bauer" w:date="2025-03-06T11:01:00Z" w16du:dateUtc="2025-03-06T10:01:00Z"/>
          <w:rFonts w:ascii="Arial" w:hAnsi="Arial" w:cs="Arial"/>
          <w:sz w:val="24"/>
          <w:szCs w:val="24"/>
        </w:rPr>
      </w:pPr>
      <w:r w:rsidRPr="00944672">
        <w:rPr>
          <w:rFonts w:ascii="Arial" w:hAnsi="Arial" w:cs="Arial"/>
          <w:sz w:val="24"/>
          <w:szCs w:val="24"/>
        </w:rPr>
        <w:t>„Ja, Staf Saran</w:t>
      </w:r>
      <w:del w:id="11165" w:author="Lektorat Bauer" w:date="2025-03-06T11:01:00Z" w16du:dateUtc="2025-03-06T10:01:00Z">
        <w:r w:rsidRPr="00944672" w:rsidDel="0029395D">
          <w:rPr>
            <w:rFonts w:ascii="Arial" w:hAnsi="Arial" w:cs="Arial"/>
            <w:sz w:val="24"/>
            <w:szCs w:val="24"/>
          </w:rPr>
          <w:delText>.</w:delText>
        </w:r>
      </w:del>
      <w:r w:rsidRPr="00944672">
        <w:rPr>
          <w:rFonts w:ascii="Arial" w:hAnsi="Arial" w:cs="Arial"/>
          <w:sz w:val="24"/>
          <w:szCs w:val="24"/>
        </w:rPr>
        <w:t>“</w:t>
      </w:r>
      <w:ins w:id="11166" w:author="Lektorat Bauer" w:date="2025-03-06T11:01:00Z" w16du:dateUtc="2025-03-06T10:01:00Z">
        <w:r w:rsidR="0029395D">
          <w:rPr>
            <w:rFonts w:ascii="Arial" w:hAnsi="Arial" w:cs="Arial"/>
            <w:sz w:val="24"/>
            <w:szCs w:val="24"/>
          </w:rPr>
          <w:t>,</w:t>
        </w:r>
      </w:ins>
      <w:r w:rsidRPr="00944672">
        <w:rPr>
          <w:rFonts w:ascii="Arial" w:hAnsi="Arial" w:cs="Arial"/>
          <w:sz w:val="24"/>
          <w:szCs w:val="24"/>
        </w:rPr>
        <w:t xml:space="preserve"> </w:t>
      </w:r>
      <w:ins w:id="11167" w:author="Lektorat Bauer" w:date="2025-03-06T11:01:00Z" w16du:dateUtc="2025-03-06T10:01:00Z">
        <w:r w:rsidR="0029395D">
          <w:rPr>
            <w:rFonts w:ascii="Arial" w:hAnsi="Arial" w:cs="Arial"/>
            <w:sz w:val="24"/>
            <w:szCs w:val="24"/>
          </w:rPr>
          <w:t>s</w:t>
        </w:r>
      </w:ins>
      <w:del w:id="11168" w:author="Lektorat Bauer" w:date="2025-03-06T11:01:00Z" w16du:dateUtc="2025-03-06T10:01:00Z">
        <w:r w:rsidRPr="00944672" w:rsidDel="0029395D">
          <w:rPr>
            <w:rFonts w:ascii="Arial" w:hAnsi="Arial" w:cs="Arial"/>
            <w:sz w:val="24"/>
            <w:szCs w:val="24"/>
          </w:rPr>
          <w:delText>S</w:delText>
        </w:r>
      </w:del>
      <w:r w:rsidRPr="00944672">
        <w:rPr>
          <w:rFonts w:ascii="Arial" w:hAnsi="Arial" w:cs="Arial"/>
          <w:sz w:val="24"/>
          <w:szCs w:val="24"/>
        </w:rPr>
        <w:t xml:space="preserve">agte der ängstliche Soldat, dann fasste er seinen ganzen Mut zusammen: „Staf Saran?“ </w:t>
      </w:r>
    </w:p>
    <w:p w14:paraId="101B3454" w14:textId="77777777" w:rsidR="0029395D" w:rsidRDefault="00944672" w:rsidP="00623B68">
      <w:pPr>
        <w:autoSpaceDE w:val="0"/>
        <w:autoSpaceDN w:val="0"/>
        <w:adjustRightInd w:val="0"/>
        <w:spacing w:after="0" w:line="360" w:lineRule="auto"/>
        <w:ind w:firstLine="227"/>
        <w:jc w:val="both"/>
        <w:rPr>
          <w:ins w:id="11169" w:author="Lektorat Bauer" w:date="2025-03-06T11:01:00Z" w16du:dateUtc="2025-03-06T10:01:00Z"/>
          <w:rFonts w:ascii="Arial" w:hAnsi="Arial" w:cs="Arial"/>
          <w:sz w:val="24"/>
          <w:szCs w:val="24"/>
        </w:rPr>
      </w:pPr>
      <w:r w:rsidRPr="00944672">
        <w:rPr>
          <w:rFonts w:ascii="Arial" w:hAnsi="Arial" w:cs="Arial"/>
          <w:sz w:val="24"/>
          <w:szCs w:val="24"/>
        </w:rPr>
        <w:t xml:space="preserve">„Ja?!“ </w:t>
      </w:r>
    </w:p>
    <w:p w14:paraId="6A2FC915" w14:textId="77777777" w:rsidR="0029395D" w:rsidRDefault="00944672" w:rsidP="00623B68">
      <w:pPr>
        <w:autoSpaceDE w:val="0"/>
        <w:autoSpaceDN w:val="0"/>
        <w:adjustRightInd w:val="0"/>
        <w:spacing w:after="0" w:line="360" w:lineRule="auto"/>
        <w:ind w:firstLine="227"/>
        <w:jc w:val="both"/>
        <w:rPr>
          <w:ins w:id="11170" w:author="Lektorat Bauer" w:date="2025-03-06T11:01:00Z" w16du:dateUtc="2025-03-06T10:01:00Z"/>
          <w:rFonts w:ascii="Arial" w:hAnsi="Arial" w:cs="Arial"/>
          <w:sz w:val="24"/>
          <w:szCs w:val="24"/>
        </w:rPr>
      </w:pPr>
      <w:r w:rsidRPr="00944672">
        <w:rPr>
          <w:rFonts w:ascii="Arial" w:hAnsi="Arial" w:cs="Arial"/>
          <w:sz w:val="24"/>
          <w:szCs w:val="24"/>
        </w:rPr>
        <w:t>„</w:t>
      </w:r>
      <w:del w:id="11171" w:author="Lektorat Bauer" w:date="2025-03-06T11:01:00Z" w16du:dateUtc="2025-03-06T10:01:00Z">
        <w:r w:rsidRPr="00944672" w:rsidDel="0029395D">
          <w:rPr>
            <w:rFonts w:ascii="Arial" w:hAnsi="Arial" w:cs="Arial"/>
            <w:sz w:val="24"/>
            <w:szCs w:val="24"/>
          </w:rPr>
          <w:delText>Krigen</w:delText>
        </w:r>
      </w:del>
      <w:ins w:id="11172" w:author="Lektorat Bauer" w:date="2025-03-06T11:01:00Z" w16du:dateUtc="2025-03-06T10:01:00Z">
        <w:r w:rsidR="0029395D" w:rsidRPr="00944672">
          <w:rPr>
            <w:rFonts w:ascii="Arial" w:hAnsi="Arial" w:cs="Arial"/>
            <w:sz w:val="24"/>
            <w:szCs w:val="24"/>
          </w:rPr>
          <w:t>Kriegen</w:t>
        </w:r>
      </w:ins>
      <w:r w:rsidRPr="00944672">
        <w:rPr>
          <w:rFonts w:ascii="Arial" w:hAnsi="Arial" w:cs="Arial"/>
          <w:sz w:val="24"/>
          <w:szCs w:val="24"/>
        </w:rPr>
        <w:t xml:space="preserve"> Sie die?“ </w:t>
      </w:r>
    </w:p>
    <w:p w14:paraId="55C855DC" w14:textId="77777777" w:rsidR="0029395D" w:rsidRDefault="00944672" w:rsidP="00623B68">
      <w:pPr>
        <w:autoSpaceDE w:val="0"/>
        <w:autoSpaceDN w:val="0"/>
        <w:adjustRightInd w:val="0"/>
        <w:spacing w:after="0" w:line="360" w:lineRule="auto"/>
        <w:ind w:firstLine="227"/>
        <w:jc w:val="both"/>
        <w:rPr>
          <w:ins w:id="11173" w:author="Lektorat Bauer" w:date="2025-03-06T11:01:00Z" w16du:dateUtc="2025-03-06T10:01:00Z"/>
          <w:rFonts w:ascii="Arial" w:hAnsi="Arial" w:cs="Arial"/>
          <w:sz w:val="24"/>
          <w:szCs w:val="24"/>
        </w:rPr>
      </w:pPr>
      <w:r w:rsidRPr="00944672">
        <w:rPr>
          <w:rFonts w:ascii="Arial" w:hAnsi="Arial" w:cs="Arial"/>
          <w:sz w:val="24"/>
          <w:szCs w:val="24"/>
        </w:rPr>
        <w:t>Jetzt lächelte Bibi, „Ganz bestimmt!“ Dann überlegte Sie kurz</w:t>
      </w:r>
      <w:ins w:id="11174" w:author="Lektorat Bauer" w:date="2025-03-06T11:01:00Z" w16du:dateUtc="2025-03-06T10:01:00Z">
        <w:r w:rsidR="0029395D">
          <w:rPr>
            <w:rFonts w:ascii="Arial" w:hAnsi="Arial" w:cs="Arial"/>
            <w:sz w:val="24"/>
            <w:szCs w:val="24"/>
          </w:rPr>
          <w:t>.</w:t>
        </w:r>
      </w:ins>
      <w:del w:id="11175" w:author="Lektorat Bauer" w:date="2025-03-06T11:01:00Z" w16du:dateUtc="2025-03-06T10:01:00Z">
        <w:r w:rsidRPr="00944672" w:rsidDel="0029395D">
          <w:rPr>
            <w:rFonts w:ascii="Arial" w:hAnsi="Arial" w:cs="Arial"/>
            <w:sz w:val="24"/>
            <w:szCs w:val="24"/>
          </w:rPr>
          <w:delText xml:space="preserve"> und sagte dann,</w:delText>
        </w:r>
      </w:del>
      <w:r w:rsidRPr="00944672">
        <w:rPr>
          <w:rFonts w:ascii="Arial" w:hAnsi="Arial" w:cs="Arial"/>
          <w:sz w:val="24"/>
          <w:szCs w:val="24"/>
        </w:rPr>
        <w:t xml:space="preserve"> „Wenn Ihre Beschreibung zutreffend ist, müssen wir sie im Wald einholen. Haben Sie noch einen Tipp?“ </w:t>
      </w:r>
    </w:p>
    <w:p w14:paraId="756CC538" w14:textId="77777777" w:rsidR="0029395D" w:rsidRDefault="00944672" w:rsidP="00623B68">
      <w:pPr>
        <w:autoSpaceDE w:val="0"/>
        <w:autoSpaceDN w:val="0"/>
        <w:adjustRightInd w:val="0"/>
        <w:spacing w:after="0" w:line="360" w:lineRule="auto"/>
        <w:ind w:firstLine="227"/>
        <w:jc w:val="both"/>
        <w:rPr>
          <w:ins w:id="11176" w:author="Lektorat Bauer" w:date="2025-03-06T11:02:00Z" w16du:dateUtc="2025-03-06T10:02:00Z"/>
          <w:rFonts w:ascii="Arial" w:hAnsi="Arial" w:cs="Arial"/>
          <w:sz w:val="24"/>
          <w:szCs w:val="24"/>
        </w:rPr>
      </w:pPr>
      <w:r w:rsidRPr="00944672">
        <w:rPr>
          <w:rFonts w:ascii="Arial" w:hAnsi="Arial" w:cs="Arial"/>
          <w:sz w:val="24"/>
          <w:szCs w:val="24"/>
        </w:rPr>
        <w:t xml:space="preserve">„Leider nein. Im Wald gibt es zwei Routen, da sich der Weg teilt. Mehr kann ich nicht dazu sagen.“ </w:t>
      </w:r>
    </w:p>
    <w:p w14:paraId="4985DE15" w14:textId="25D848C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„Danke, das war ein guter Hinweis.“</w:t>
      </w:r>
    </w:p>
    <w:p w14:paraId="2FA5B308" w14:textId="0328FC33"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Bibi drehte sich zu </w:t>
      </w:r>
      <w:ins w:id="11177" w:author="Lektorat Bauer" w:date="2025-03-06T11:02:00Z" w16du:dateUtc="2025-03-06T10:02:00Z">
        <w:r w:rsidR="0029395D">
          <w:rPr>
            <w:rFonts w:ascii="Arial" w:hAnsi="Arial" w:cs="Arial"/>
            <w:sz w:val="24"/>
            <w:szCs w:val="24"/>
          </w:rPr>
          <w:t>i</w:t>
        </w:r>
      </w:ins>
      <w:del w:id="11178" w:author="Lektorat Bauer" w:date="2025-03-06T11:02:00Z" w16du:dateUtc="2025-03-06T10:02:00Z">
        <w:r w:rsidRPr="00944672" w:rsidDel="0029395D">
          <w:rPr>
            <w:rFonts w:ascii="Arial" w:hAnsi="Arial" w:cs="Arial"/>
            <w:sz w:val="24"/>
            <w:szCs w:val="24"/>
          </w:rPr>
          <w:delText>I</w:delText>
        </w:r>
      </w:del>
      <w:r w:rsidRPr="00944672">
        <w:rPr>
          <w:rFonts w:ascii="Arial" w:hAnsi="Arial" w:cs="Arial"/>
          <w:sz w:val="24"/>
          <w:szCs w:val="24"/>
        </w:rPr>
        <w:t>hrem Funker: „Sagen Sie Zug 1 Bescheid. Wir fahren den beschriebenen Weg. Wir gehen volles Risiko und vertrauen dem Prebet Jang und seiner Beschreibung.“ Private Jang hörte das und freute sich über diese Reaktion.</w:t>
      </w:r>
    </w:p>
    <w:p w14:paraId="02D206DD" w14:textId="15C4B578"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„Zum Boot! Wir müssen los!“</w:t>
      </w:r>
      <w:ins w:id="11179" w:author="Lektorat Bauer" w:date="2025-03-06T11:02:00Z" w16du:dateUtc="2025-03-06T10:02:00Z">
        <w:r w:rsidR="0029395D">
          <w:rPr>
            <w:rFonts w:ascii="Arial" w:hAnsi="Arial" w:cs="Arial"/>
            <w:sz w:val="24"/>
            <w:szCs w:val="24"/>
          </w:rPr>
          <w:t>,</w:t>
        </w:r>
      </w:ins>
      <w:r w:rsidRPr="00944672">
        <w:rPr>
          <w:rFonts w:ascii="Arial" w:hAnsi="Arial" w:cs="Arial"/>
          <w:sz w:val="24"/>
          <w:szCs w:val="24"/>
        </w:rPr>
        <w:t xml:space="preserve"> </w:t>
      </w:r>
      <w:ins w:id="11180" w:author="Lektorat Bauer" w:date="2025-03-06T11:02:00Z" w16du:dateUtc="2025-03-06T10:02:00Z">
        <w:r w:rsidR="0029395D">
          <w:rPr>
            <w:rFonts w:ascii="Arial" w:hAnsi="Arial" w:cs="Arial"/>
            <w:sz w:val="24"/>
            <w:szCs w:val="24"/>
          </w:rPr>
          <w:t>b</w:t>
        </w:r>
      </w:ins>
      <w:del w:id="11181" w:author="Lektorat Bauer" w:date="2025-03-06T11:02:00Z" w16du:dateUtc="2025-03-06T10:02:00Z">
        <w:r w:rsidRPr="00944672" w:rsidDel="0029395D">
          <w:rPr>
            <w:rFonts w:ascii="Arial" w:hAnsi="Arial" w:cs="Arial"/>
            <w:sz w:val="24"/>
            <w:szCs w:val="24"/>
          </w:rPr>
          <w:delText>B</w:delText>
        </w:r>
      </w:del>
      <w:r w:rsidRPr="00944672">
        <w:rPr>
          <w:rFonts w:ascii="Arial" w:hAnsi="Arial" w:cs="Arial"/>
          <w:sz w:val="24"/>
          <w:szCs w:val="24"/>
        </w:rPr>
        <w:t xml:space="preserve">efahl Bibi und alle </w:t>
      </w:r>
      <w:del w:id="11182" w:author="Lektorat Bauer" w:date="2025-03-06T11:02:00Z" w16du:dateUtc="2025-03-06T10:02:00Z">
        <w:r w:rsidRPr="00944672" w:rsidDel="0029395D">
          <w:rPr>
            <w:rFonts w:ascii="Arial" w:hAnsi="Arial" w:cs="Arial"/>
            <w:sz w:val="24"/>
            <w:szCs w:val="24"/>
          </w:rPr>
          <w:delText>liefen zu dem Boot</w:delText>
        </w:r>
      </w:del>
      <w:ins w:id="11183" w:author="Lektorat Bauer" w:date="2025-03-06T11:02:00Z" w16du:dateUtc="2025-03-06T10:02:00Z">
        <w:r w:rsidR="0029395D">
          <w:rPr>
            <w:rFonts w:ascii="Arial" w:hAnsi="Arial" w:cs="Arial"/>
            <w:sz w:val="24"/>
            <w:szCs w:val="24"/>
          </w:rPr>
          <w:t>taten, wie ihnen geheißen</w:t>
        </w:r>
      </w:ins>
      <w:r w:rsidRPr="00944672">
        <w:rPr>
          <w:rFonts w:ascii="Arial" w:hAnsi="Arial" w:cs="Arial"/>
          <w:sz w:val="24"/>
          <w:szCs w:val="24"/>
        </w:rPr>
        <w:t xml:space="preserve">. Dem Fahrer befahl Bibi: „Wir fahren Vollgas, bis wir Zug 1 eingeholt haben. Die sind vor uns und prüfen die Ufer, </w:t>
      </w:r>
      <w:del w:id="11184" w:author="Lektorat Bauer" w:date="2025-03-06T11:02:00Z" w16du:dateUtc="2025-03-06T10:02:00Z">
        <w:r w:rsidRPr="00944672" w:rsidDel="0029395D">
          <w:rPr>
            <w:rFonts w:ascii="Arial" w:hAnsi="Arial" w:cs="Arial"/>
            <w:sz w:val="24"/>
            <w:szCs w:val="24"/>
          </w:rPr>
          <w:delText>so das</w:delText>
        </w:r>
      </w:del>
      <w:ins w:id="11185" w:author="Lektorat Bauer" w:date="2025-03-06T11:02:00Z" w16du:dateUtc="2025-03-06T10:02:00Z">
        <w:r w:rsidR="0029395D">
          <w:rPr>
            <w:rFonts w:ascii="Arial" w:hAnsi="Arial" w:cs="Arial"/>
            <w:sz w:val="24"/>
            <w:szCs w:val="24"/>
          </w:rPr>
          <w:t>weshalb</w:t>
        </w:r>
      </w:ins>
      <w:r w:rsidRPr="00944672">
        <w:rPr>
          <w:rFonts w:ascii="Arial" w:hAnsi="Arial" w:cs="Arial"/>
          <w:sz w:val="24"/>
          <w:szCs w:val="24"/>
        </w:rPr>
        <w:t xml:space="preserve"> wir gut aufholen können.“ Natürlich würden Sie während der Fahrt auch das Ufer absuchen, aber </w:t>
      </w:r>
      <w:ins w:id="11186" w:author="Lektorat Bauer" w:date="2025-03-06T11:02:00Z" w16du:dateUtc="2025-03-06T10:02:00Z">
        <w:r w:rsidR="0029395D">
          <w:rPr>
            <w:rFonts w:ascii="Arial" w:hAnsi="Arial" w:cs="Arial"/>
            <w:sz w:val="24"/>
            <w:szCs w:val="24"/>
          </w:rPr>
          <w:t>s</w:t>
        </w:r>
      </w:ins>
      <w:del w:id="11187" w:author="Lektorat Bauer" w:date="2025-03-06T11:02:00Z" w16du:dateUtc="2025-03-06T10:02:00Z">
        <w:r w:rsidRPr="00944672" w:rsidDel="0029395D">
          <w:rPr>
            <w:rFonts w:ascii="Arial" w:hAnsi="Arial" w:cs="Arial"/>
            <w:sz w:val="24"/>
            <w:szCs w:val="24"/>
          </w:rPr>
          <w:delText>S</w:delText>
        </w:r>
      </w:del>
      <w:r w:rsidRPr="00944672">
        <w:rPr>
          <w:rFonts w:ascii="Arial" w:hAnsi="Arial" w:cs="Arial"/>
          <w:sz w:val="24"/>
          <w:szCs w:val="24"/>
        </w:rPr>
        <w:t>ie ging davon aus, dass der Private recht hatte.</w:t>
      </w:r>
    </w:p>
    <w:p w14:paraId="4E5DEE4D"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Bei der Abzweigung nach Nordnordwest hatten sie das andere Boot eingeholt. Ab jetzt fuhren die Boote versetzt, um die Ufer besser im Blick halten zu können.</w:t>
      </w:r>
    </w:p>
    <w:p w14:paraId="048BEBA7" w14:textId="3A9327DC"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 xml:space="preserve"> Wie Private Jang es beschrieben hatte, hörte der See auf und ging in einen Zufluss über. Was Jang nicht gesagt hatte, war, dass die Flusswindungen durch offenes Gelände gingen und von allen Seiten gut einsehbar waren. Die Boote fuhren in großem Abstand, </w:t>
      </w:r>
      <w:del w:id="11188" w:author="Lektorat Bauer" w:date="2025-03-06T11:47:00Z" w16du:dateUtc="2025-03-06T10:47:00Z">
        <w:r w:rsidRPr="00944672" w:rsidDel="00F46C2A">
          <w:rPr>
            <w:rFonts w:ascii="Arial" w:hAnsi="Arial" w:cs="Arial"/>
            <w:sz w:val="24"/>
            <w:szCs w:val="24"/>
          </w:rPr>
          <w:delText xml:space="preserve">so das sie </w:delText>
        </w:r>
      </w:del>
      <w:ins w:id="11189" w:author="Lektorat Bauer" w:date="2025-03-06T11:47:00Z" w16du:dateUtc="2025-03-06T10:47:00Z">
        <w:r w:rsidR="00F46C2A">
          <w:rPr>
            <w:rFonts w:ascii="Arial" w:hAnsi="Arial" w:cs="Arial"/>
            <w:sz w:val="24"/>
            <w:szCs w:val="24"/>
          </w:rPr>
          <w:t xml:space="preserve">um </w:t>
        </w:r>
      </w:ins>
      <w:r w:rsidRPr="00944672">
        <w:rPr>
          <w:rFonts w:ascii="Arial" w:hAnsi="Arial" w:cs="Arial"/>
          <w:sz w:val="24"/>
          <w:szCs w:val="24"/>
        </w:rPr>
        <w:t xml:space="preserve">kein leichtes Ziel </w:t>
      </w:r>
      <w:del w:id="11190" w:author="Lektorat Bauer" w:date="2025-03-06T11:47:00Z" w16du:dateUtc="2025-03-06T10:47:00Z">
        <w:r w:rsidRPr="00944672" w:rsidDel="00F46C2A">
          <w:rPr>
            <w:rFonts w:ascii="Arial" w:hAnsi="Arial" w:cs="Arial"/>
            <w:sz w:val="24"/>
            <w:szCs w:val="24"/>
          </w:rPr>
          <w:delText>boten</w:delText>
        </w:r>
      </w:del>
      <w:ins w:id="11191" w:author="Lektorat Bauer" w:date="2025-03-06T11:47:00Z" w16du:dateUtc="2025-03-06T10:47:00Z">
        <w:r w:rsidR="00F46C2A">
          <w:rPr>
            <w:rFonts w:ascii="Arial" w:hAnsi="Arial" w:cs="Arial"/>
            <w:sz w:val="24"/>
            <w:szCs w:val="24"/>
          </w:rPr>
          <w:t>zu bieten</w:t>
        </w:r>
      </w:ins>
      <w:r w:rsidRPr="00944672">
        <w:rPr>
          <w:rFonts w:ascii="Arial" w:hAnsi="Arial" w:cs="Arial"/>
          <w:sz w:val="24"/>
          <w:szCs w:val="24"/>
        </w:rPr>
        <w:t xml:space="preserve">. Dann kamen </w:t>
      </w:r>
      <w:ins w:id="11192" w:author="Lektorat Bauer" w:date="2025-03-06T11:47:00Z" w16du:dateUtc="2025-03-06T10:47:00Z">
        <w:r w:rsidR="00F46C2A">
          <w:rPr>
            <w:rFonts w:ascii="Arial" w:hAnsi="Arial" w:cs="Arial"/>
            <w:sz w:val="24"/>
            <w:szCs w:val="24"/>
          </w:rPr>
          <w:t>s</w:t>
        </w:r>
      </w:ins>
      <w:del w:id="11193" w:author="Lektorat Bauer" w:date="2025-03-06T11:47:00Z" w16du:dateUtc="2025-03-06T10:47:00Z">
        <w:r w:rsidRPr="00944672" w:rsidDel="00F46C2A">
          <w:rPr>
            <w:rFonts w:ascii="Arial" w:hAnsi="Arial" w:cs="Arial"/>
            <w:sz w:val="24"/>
            <w:szCs w:val="24"/>
          </w:rPr>
          <w:delText>S</w:delText>
        </w:r>
      </w:del>
      <w:r w:rsidRPr="00944672">
        <w:rPr>
          <w:rFonts w:ascii="Arial" w:hAnsi="Arial" w:cs="Arial"/>
          <w:sz w:val="24"/>
          <w:szCs w:val="24"/>
        </w:rPr>
        <w:t xml:space="preserve">ie an die Stelle, an der die Verbrecher </w:t>
      </w:r>
      <w:del w:id="11194" w:author="Lektorat Bauer" w:date="2025-03-06T11:48:00Z" w16du:dateUtc="2025-03-06T10:48:00Z">
        <w:r w:rsidRPr="00944672" w:rsidDel="00F46C2A">
          <w:rPr>
            <w:rFonts w:ascii="Arial" w:hAnsi="Arial" w:cs="Arial"/>
            <w:sz w:val="24"/>
            <w:szCs w:val="24"/>
          </w:rPr>
          <w:delText xml:space="preserve">den </w:delText>
        </w:r>
        <w:commentRangeStart w:id="11195"/>
        <w:r w:rsidRPr="00944672" w:rsidDel="00F46C2A">
          <w:rPr>
            <w:rFonts w:ascii="Arial" w:hAnsi="Arial" w:cs="Arial"/>
            <w:sz w:val="24"/>
            <w:szCs w:val="24"/>
          </w:rPr>
          <w:delText>Fluss verlassen hatten. Die Stelle war leicht zu erkennen, denn die</w:delText>
        </w:r>
      </w:del>
      <w:ins w:id="11196" w:author="Lektorat Bauer" w:date="2025-03-06T11:48:00Z" w16du:dateUtc="2025-03-06T10:48:00Z">
        <w:r w:rsidR="00F46C2A">
          <w:rPr>
            <w:rFonts w:ascii="Arial" w:hAnsi="Arial" w:cs="Arial"/>
            <w:sz w:val="24"/>
            <w:szCs w:val="24"/>
          </w:rPr>
          <w:t>ihre</w:t>
        </w:r>
      </w:ins>
      <w:r w:rsidRPr="00944672">
        <w:rPr>
          <w:rFonts w:ascii="Arial" w:hAnsi="Arial" w:cs="Arial"/>
          <w:sz w:val="24"/>
          <w:szCs w:val="24"/>
        </w:rPr>
        <w:t xml:space="preserve"> Boote </w:t>
      </w:r>
      <w:ins w:id="11197" w:author="Lektorat Bauer" w:date="2025-03-06T11:48:00Z" w16du:dateUtc="2025-03-06T10:48:00Z">
        <w:r w:rsidR="00F46C2A">
          <w:rPr>
            <w:rFonts w:ascii="Arial" w:hAnsi="Arial" w:cs="Arial"/>
            <w:sz w:val="24"/>
            <w:szCs w:val="24"/>
          </w:rPr>
          <w:t xml:space="preserve">am Strand </w:t>
        </w:r>
      </w:ins>
      <w:del w:id="11198" w:author="Lektorat Bauer" w:date="2025-03-06T11:48:00Z" w16du:dateUtc="2025-03-06T10:48:00Z">
        <w:r w:rsidRPr="00944672" w:rsidDel="00F46C2A">
          <w:rPr>
            <w:rFonts w:ascii="Arial" w:hAnsi="Arial" w:cs="Arial"/>
            <w:sz w:val="24"/>
            <w:szCs w:val="24"/>
          </w:rPr>
          <w:delText>lagen dort am Str</w:delText>
        </w:r>
      </w:del>
      <w:commentRangeEnd w:id="11195"/>
      <w:r w:rsidR="00F46C2A">
        <w:rPr>
          <w:rStyle w:val="Kommentarzeichen"/>
        </w:rPr>
        <w:commentReference w:id="11195"/>
      </w:r>
      <w:del w:id="11199" w:author="Lektorat Bauer" w:date="2025-03-06T11:48:00Z" w16du:dateUtc="2025-03-06T10:48:00Z">
        <w:r w:rsidRPr="00944672" w:rsidDel="00F46C2A">
          <w:rPr>
            <w:rFonts w:ascii="Arial" w:hAnsi="Arial" w:cs="Arial"/>
            <w:sz w:val="24"/>
            <w:szCs w:val="24"/>
          </w:rPr>
          <w:delText>and</w:delText>
        </w:r>
      </w:del>
      <w:ins w:id="11200" w:author="Lektorat Bauer" w:date="2025-03-06T11:48:00Z" w16du:dateUtc="2025-03-06T10:48:00Z">
        <w:r w:rsidR="00F46C2A">
          <w:rPr>
            <w:rFonts w:ascii="Arial" w:hAnsi="Arial" w:cs="Arial"/>
            <w:sz w:val="24"/>
            <w:szCs w:val="24"/>
          </w:rPr>
          <w:t>zurückgelassen hatten und ihren Weg zu Fuß fortgesetzt haben</w:t>
        </w:r>
      </w:ins>
      <w:ins w:id="11201" w:author="Lektorat Bauer" w:date="2025-03-06T11:49:00Z" w16du:dateUtc="2025-03-06T10:49:00Z">
        <w:r w:rsidR="00F46C2A">
          <w:rPr>
            <w:rFonts w:ascii="Arial" w:hAnsi="Arial" w:cs="Arial"/>
            <w:sz w:val="24"/>
            <w:szCs w:val="24"/>
          </w:rPr>
          <w:t xml:space="preserve"> mussten</w:t>
        </w:r>
      </w:ins>
      <w:r w:rsidRPr="00944672">
        <w:rPr>
          <w:rFonts w:ascii="Arial" w:hAnsi="Arial" w:cs="Arial"/>
          <w:sz w:val="24"/>
          <w:szCs w:val="24"/>
        </w:rPr>
        <w:t>.</w:t>
      </w:r>
    </w:p>
    <w:p w14:paraId="06DC0A76"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Die Soldaten verließen die Boote und die Fluchtboote wurden von den eigenen Booten in Schlepptau genommen. Damit war den Gangstern der Rückweg per Boot nicht mehr möglich.</w:t>
      </w:r>
    </w:p>
    <w:p w14:paraId="428A0B76" w14:textId="28FFE98A"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Zug 1 übernahm die Führung, Zug 2 übernahm die Deckung</w:t>
      </w:r>
      <w:ins w:id="11202" w:author="Lektorat Bauer" w:date="2025-03-06T11:49:00Z" w16du:dateUtc="2025-03-06T10:49:00Z">
        <w:r w:rsidR="00F46C2A">
          <w:rPr>
            <w:rFonts w:ascii="Arial" w:hAnsi="Arial" w:cs="Arial"/>
            <w:sz w:val="24"/>
            <w:szCs w:val="24"/>
          </w:rPr>
          <w:t>.</w:t>
        </w:r>
      </w:ins>
      <w:del w:id="11203" w:author="Lektorat Bauer" w:date="2025-03-06T11:49:00Z" w16du:dateUtc="2025-03-06T10:49:00Z">
        <w:r w:rsidRPr="00944672" w:rsidDel="00F46C2A">
          <w:rPr>
            <w:rFonts w:ascii="Arial" w:hAnsi="Arial" w:cs="Arial"/>
            <w:sz w:val="24"/>
            <w:szCs w:val="24"/>
          </w:rPr>
          <w:delText>,</w:delText>
        </w:r>
      </w:del>
      <w:r w:rsidRPr="00944672">
        <w:rPr>
          <w:rFonts w:ascii="Arial" w:hAnsi="Arial" w:cs="Arial"/>
          <w:sz w:val="24"/>
          <w:szCs w:val="24"/>
        </w:rPr>
        <w:t xml:space="preserve"> </w:t>
      </w:r>
      <w:ins w:id="11204" w:author="Lektorat Bauer" w:date="2025-03-06T11:49:00Z" w16du:dateUtc="2025-03-06T10:49:00Z">
        <w:r w:rsidR="00F46C2A">
          <w:rPr>
            <w:rFonts w:ascii="Arial" w:hAnsi="Arial" w:cs="Arial"/>
            <w:sz w:val="24"/>
            <w:szCs w:val="24"/>
          </w:rPr>
          <w:t>S</w:t>
        </w:r>
      </w:ins>
      <w:del w:id="11205" w:author="Lektorat Bauer" w:date="2025-03-06T11:49:00Z" w16du:dateUtc="2025-03-06T10:49:00Z">
        <w:r w:rsidRPr="00944672" w:rsidDel="00F46C2A">
          <w:rPr>
            <w:rFonts w:ascii="Arial" w:hAnsi="Arial" w:cs="Arial"/>
            <w:sz w:val="24"/>
            <w:szCs w:val="24"/>
          </w:rPr>
          <w:delText>s</w:delText>
        </w:r>
      </w:del>
      <w:r w:rsidRPr="00944672">
        <w:rPr>
          <w:rFonts w:ascii="Arial" w:hAnsi="Arial" w:cs="Arial"/>
          <w:sz w:val="24"/>
          <w:szCs w:val="24"/>
        </w:rPr>
        <w:t xml:space="preserve">o drangen sie in den </w:t>
      </w:r>
      <w:ins w:id="11206" w:author="Lektorat Bauer" w:date="2025-03-06T11:49:00Z" w16du:dateUtc="2025-03-06T10:49:00Z">
        <w:r w:rsidR="00F46C2A">
          <w:rPr>
            <w:rFonts w:ascii="Arial" w:hAnsi="Arial" w:cs="Arial"/>
            <w:sz w:val="24"/>
            <w:szCs w:val="24"/>
          </w:rPr>
          <w:t xml:space="preserve">dichten </w:t>
        </w:r>
      </w:ins>
      <w:r w:rsidRPr="00944672">
        <w:rPr>
          <w:rFonts w:ascii="Arial" w:hAnsi="Arial" w:cs="Arial"/>
          <w:sz w:val="24"/>
          <w:szCs w:val="24"/>
        </w:rPr>
        <w:t>Dschungel ein.</w:t>
      </w:r>
    </w:p>
    <w:p w14:paraId="44E6895B"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Sie erreichten die von</w:t>
      </w:r>
      <w:del w:id="11207" w:author="Lektorat Bauer" w:date="2025-03-06T11:49:00Z" w16du:dateUtc="2025-03-06T10:49:00Z">
        <w:r w:rsidRPr="00944672" w:rsidDel="00F46C2A">
          <w:rPr>
            <w:rFonts w:ascii="Arial" w:hAnsi="Arial" w:cs="Arial"/>
            <w:sz w:val="24"/>
            <w:szCs w:val="24"/>
          </w:rPr>
          <w:delText>,</w:delText>
        </w:r>
      </w:del>
      <w:r w:rsidRPr="00944672">
        <w:rPr>
          <w:rFonts w:ascii="Arial" w:hAnsi="Arial" w:cs="Arial"/>
          <w:sz w:val="24"/>
          <w:szCs w:val="24"/>
        </w:rPr>
        <w:t xml:space="preserve"> Pevat Jang beschriebene Gabelung. </w:t>
      </w:r>
    </w:p>
    <w:p w14:paraId="5B303994" w14:textId="74C24DA3"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Zwei Handzeichen. Alle gingen in Deckung und je ein Scout überprüfte einen Abzweig. Der Scout von Zug 2 kam als </w:t>
      </w:r>
      <w:del w:id="11208" w:author="Lektorat Bauer" w:date="2025-03-06T11:49:00Z" w16du:dateUtc="2025-03-06T10:49:00Z">
        <w:r w:rsidRPr="00944672" w:rsidDel="00F46C2A">
          <w:rPr>
            <w:rFonts w:ascii="Arial" w:hAnsi="Arial" w:cs="Arial"/>
            <w:sz w:val="24"/>
            <w:szCs w:val="24"/>
          </w:rPr>
          <w:delText xml:space="preserve">Erster </w:delText>
        </w:r>
      </w:del>
      <w:ins w:id="11209" w:author="Lektorat Bauer" w:date="2025-03-06T11:49:00Z" w16du:dateUtc="2025-03-06T10:49:00Z">
        <w:r w:rsidR="00F46C2A">
          <w:rPr>
            <w:rFonts w:ascii="Arial" w:hAnsi="Arial" w:cs="Arial"/>
            <w:sz w:val="24"/>
            <w:szCs w:val="24"/>
          </w:rPr>
          <w:t>er</w:t>
        </w:r>
      </w:ins>
      <w:ins w:id="11210" w:author="Lektorat Bauer" w:date="2025-03-06T11:50:00Z" w16du:dateUtc="2025-03-06T10:50:00Z">
        <w:r w:rsidR="00F46C2A">
          <w:rPr>
            <w:rFonts w:ascii="Arial" w:hAnsi="Arial" w:cs="Arial"/>
            <w:sz w:val="24"/>
            <w:szCs w:val="24"/>
          </w:rPr>
          <w:t>stes</w:t>
        </w:r>
      </w:ins>
      <w:ins w:id="11211" w:author="Lektorat Bauer" w:date="2025-03-06T11:49:00Z" w16du:dateUtc="2025-03-06T10:49:00Z">
        <w:r w:rsidR="00F46C2A" w:rsidRPr="00944672">
          <w:rPr>
            <w:rFonts w:ascii="Arial" w:hAnsi="Arial" w:cs="Arial"/>
            <w:sz w:val="24"/>
            <w:szCs w:val="24"/>
          </w:rPr>
          <w:t xml:space="preserve"> </w:t>
        </w:r>
      </w:ins>
      <w:r w:rsidRPr="00944672">
        <w:rPr>
          <w:rFonts w:ascii="Arial" w:hAnsi="Arial" w:cs="Arial"/>
          <w:sz w:val="24"/>
          <w:szCs w:val="24"/>
        </w:rPr>
        <w:t>zurück</w:t>
      </w:r>
      <w:commentRangeStart w:id="11212"/>
      <w:r w:rsidRPr="00944672">
        <w:rPr>
          <w:rFonts w:ascii="Arial" w:hAnsi="Arial" w:cs="Arial"/>
          <w:sz w:val="24"/>
          <w:szCs w:val="24"/>
        </w:rPr>
        <w:t xml:space="preserve">. „Eine falsche Spur!“ Darauf </w:t>
      </w:r>
      <w:del w:id="11213" w:author="Lektorat Bauer" w:date="2025-03-06T11:50:00Z" w16du:dateUtc="2025-03-06T10:50:00Z">
        <w:r w:rsidRPr="00944672" w:rsidDel="00F46C2A">
          <w:rPr>
            <w:rFonts w:ascii="Arial" w:hAnsi="Arial" w:cs="Arial"/>
            <w:sz w:val="24"/>
            <w:szCs w:val="24"/>
          </w:rPr>
          <w:delText xml:space="preserve">kam </w:delText>
        </w:r>
      </w:del>
      <w:ins w:id="11214" w:author="Lektorat Bauer" w:date="2025-03-06T11:50:00Z" w16du:dateUtc="2025-03-06T10:50:00Z">
        <w:r w:rsidR="00F46C2A">
          <w:rPr>
            <w:rFonts w:ascii="Arial" w:hAnsi="Arial" w:cs="Arial"/>
            <w:sz w:val="24"/>
            <w:szCs w:val="24"/>
          </w:rPr>
          <w:t>ertönte</w:t>
        </w:r>
        <w:r w:rsidR="00F46C2A" w:rsidRPr="00944672">
          <w:rPr>
            <w:rFonts w:ascii="Arial" w:hAnsi="Arial" w:cs="Arial"/>
            <w:sz w:val="24"/>
            <w:szCs w:val="24"/>
          </w:rPr>
          <w:t xml:space="preserve"> </w:t>
        </w:r>
      </w:ins>
      <w:r w:rsidRPr="00944672">
        <w:rPr>
          <w:rFonts w:ascii="Arial" w:hAnsi="Arial" w:cs="Arial"/>
          <w:sz w:val="24"/>
          <w:szCs w:val="24"/>
        </w:rPr>
        <w:t>das Kommando: „Abrücken.“ Nachdem sie 20 Minuten gegangen waren, fanden sie den Scout auf einem Felsen sitzend und wartend. „</w:t>
      </w:r>
      <w:commentRangeEnd w:id="11212"/>
      <w:r w:rsidR="00F46C2A">
        <w:rPr>
          <w:rStyle w:val="Kommentarzeichen"/>
        </w:rPr>
        <w:commentReference w:id="11212"/>
      </w:r>
      <w:r w:rsidRPr="00944672">
        <w:rPr>
          <w:rFonts w:ascii="Arial" w:hAnsi="Arial" w:cs="Arial"/>
          <w:sz w:val="24"/>
          <w:szCs w:val="24"/>
        </w:rPr>
        <w:t>Kommt ihr auch schon?“</w:t>
      </w:r>
      <w:ins w:id="11215" w:author="Lektorat Bauer" w:date="2025-03-06T11:50:00Z" w16du:dateUtc="2025-03-06T10:50:00Z">
        <w:r w:rsidR="00F46C2A">
          <w:rPr>
            <w:rFonts w:ascii="Arial" w:hAnsi="Arial" w:cs="Arial"/>
            <w:sz w:val="24"/>
            <w:szCs w:val="24"/>
          </w:rPr>
          <w:t>,</w:t>
        </w:r>
      </w:ins>
      <w:r w:rsidRPr="00944672">
        <w:rPr>
          <w:rFonts w:ascii="Arial" w:hAnsi="Arial" w:cs="Arial"/>
          <w:sz w:val="24"/>
          <w:szCs w:val="24"/>
        </w:rPr>
        <w:t xml:space="preserve"> </w:t>
      </w:r>
      <w:ins w:id="11216" w:author="Lektorat Bauer" w:date="2025-03-06T11:50:00Z" w16du:dateUtc="2025-03-06T10:50:00Z">
        <w:r w:rsidR="00F46C2A">
          <w:rPr>
            <w:rFonts w:ascii="Arial" w:hAnsi="Arial" w:cs="Arial"/>
            <w:sz w:val="24"/>
            <w:szCs w:val="24"/>
          </w:rPr>
          <w:t>g</w:t>
        </w:r>
      </w:ins>
      <w:del w:id="11217" w:author="Lektorat Bauer" w:date="2025-03-06T11:50:00Z" w16du:dateUtc="2025-03-06T10:50:00Z">
        <w:r w:rsidRPr="00944672" w:rsidDel="00F46C2A">
          <w:rPr>
            <w:rFonts w:ascii="Arial" w:hAnsi="Arial" w:cs="Arial"/>
            <w:sz w:val="24"/>
            <w:szCs w:val="24"/>
          </w:rPr>
          <w:delText>G</w:delText>
        </w:r>
      </w:del>
      <w:r w:rsidRPr="00944672">
        <w:rPr>
          <w:rFonts w:ascii="Arial" w:hAnsi="Arial" w:cs="Arial"/>
          <w:sz w:val="24"/>
          <w:szCs w:val="24"/>
        </w:rPr>
        <w:t xml:space="preserve">rinste er, dann sagte er: „Die müssen schwer tragen, die Spuren sind tief eingerückt. Selbst die Büsche haben Beschädigungen. Und </w:t>
      </w:r>
      <w:del w:id="11218" w:author="Lektorat Bauer" w:date="2025-03-06T11:50:00Z" w16du:dateUtc="2025-03-06T10:50:00Z">
        <w:r w:rsidRPr="00944672" w:rsidDel="00F46C2A">
          <w:rPr>
            <w:rFonts w:ascii="Arial" w:hAnsi="Arial" w:cs="Arial"/>
            <w:sz w:val="24"/>
            <w:szCs w:val="24"/>
          </w:rPr>
          <w:delText>... Nein</w:delText>
        </w:r>
      </w:del>
      <w:ins w:id="11219" w:author="Lektorat Bauer" w:date="2025-03-06T11:50:00Z" w16du:dateUtc="2025-03-06T10:50:00Z">
        <w:r w:rsidR="00F46C2A">
          <w:rPr>
            <w:rFonts w:ascii="Arial" w:hAnsi="Arial" w:cs="Arial"/>
            <w:sz w:val="24"/>
            <w:szCs w:val="24"/>
          </w:rPr>
          <w:t>nein</w:t>
        </w:r>
      </w:ins>
      <w:r w:rsidRPr="00944672">
        <w:rPr>
          <w:rFonts w:ascii="Arial" w:hAnsi="Arial" w:cs="Arial"/>
          <w:sz w:val="24"/>
          <w:szCs w:val="24"/>
        </w:rPr>
        <w:t>, das keine absichtliche Spur. Dafür sind die Beschädigungen zu unregelmäßig.“ Der Scout von Zug 2 nutzte die Gelegenheit, die Spuren zu prüfen, und war voller Respekt vor seinem Kollegen.</w:t>
      </w:r>
    </w:p>
    <w:p w14:paraId="641DD494" w14:textId="6F7314AE"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Sie drangen tiefer in den Regenwald ein. Plötzlich sahen alle das Kommando der geballten erhobenen Faust. Das internationale Zeichen für Stopp. Dann gingen drei Finger in die Höhe und die </w:t>
      </w:r>
      <w:commentRangeStart w:id="11220"/>
      <w:r w:rsidRPr="00944672">
        <w:rPr>
          <w:rFonts w:ascii="Arial" w:hAnsi="Arial" w:cs="Arial"/>
          <w:sz w:val="24"/>
          <w:szCs w:val="24"/>
        </w:rPr>
        <w:t xml:space="preserve">Mitglieder </w:t>
      </w:r>
      <w:commentRangeEnd w:id="11220"/>
      <w:r w:rsidR="00F46C2A">
        <w:rPr>
          <w:rStyle w:val="Kommentarzeichen"/>
        </w:rPr>
        <w:commentReference w:id="11220"/>
      </w:r>
      <w:r w:rsidRPr="00944672">
        <w:rPr>
          <w:rFonts w:ascii="Arial" w:hAnsi="Arial" w:cs="Arial"/>
          <w:sz w:val="24"/>
          <w:szCs w:val="24"/>
        </w:rPr>
        <w:t xml:space="preserve">hörten noch: </w:t>
      </w:r>
      <w:ins w:id="11221" w:author="Lektorat Bauer" w:date="2025-03-06T11:51:00Z" w16du:dateUtc="2025-03-06T10:51:00Z">
        <w:r w:rsidR="00F46C2A">
          <w:rPr>
            <w:rFonts w:ascii="Arial" w:hAnsi="Arial" w:cs="Arial"/>
            <w:sz w:val="24"/>
            <w:szCs w:val="24"/>
          </w:rPr>
          <w:t>„</w:t>
        </w:r>
      </w:ins>
      <w:del w:id="11222" w:author="Lektorat Bauer" w:date="2025-03-06T11:51:00Z" w16du:dateUtc="2025-03-06T10:51:00Z">
        <w:r w:rsidRPr="00944672" w:rsidDel="00F46C2A">
          <w:rPr>
            <w:rFonts w:ascii="Arial" w:hAnsi="Arial" w:cs="Arial"/>
            <w:sz w:val="24"/>
            <w:szCs w:val="24"/>
          </w:rPr>
          <w:delText>‚</w:delText>
        </w:r>
      </w:del>
      <w:r w:rsidRPr="00944672">
        <w:rPr>
          <w:rFonts w:ascii="Arial" w:hAnsi="Arial" w:cs="Arial"/>
          <w:sz w:val="24"/>
          <w:szCs w:val="24"/>
        </w:rPr>
        <w:t>Tucan</w:t>
      </w:r>
      <w:ins w:id="11223" w:author="Lektorat Bauer" w:date="2025-03-06T11:51:00Z" w16du:dateUtc="2025-03-06T10:51:00Z">
        <w:r w:rsidR="00F46C2A">
          <w:rPr>
            <w:rFonts w:ascii="Arial" w:hAnsi="Arial" w:cs="Arial"/>
            <w:sz w:val="24"/>
            <w:szCs w:val="24"/>
          </w:rPr>
          <w:t>.“</w:t>
        </w:r>
      </w:ins>
      <w:del w:id="11224" w:author="Lektorat Bauer" w:date="2025-03-06T11:51:00Z" w16du:dateUtc="2025-03-06T10:51:00Z">
        <w:r w:rsidRPr="00944672" w:rsidDel="00F46C2A">
          <w:rPr>
            <w:rFonts w:ascii="Arial" w:hAnsi="Arial" w:cs="Arial"/>
            <w:sz w:val="24"/>
            <w:szCs w:val="24"/>
          </w:rPr>
          <w:delText>‘,</w:delText>
        </w:r>
      </w:del>
      <w:r w:rsidRPr="00944672">
        <w:rPr>
          <w:rFonts w:ascii="Arial" w:hAnsi="Arial" w:cs="Arial"/>
          <w:sz w:val="24"/>
          <w:szCs w:val="24"/>
        </w:rPr>
        <w:t xml:space="preserve"> </w:t>
      </w:r>
      <w:ins w:id="11225" w:author="Lektorat Bauer" w:date="2025-03-06T11:51:00Z" w16du:dateUtc="2025-03-06T10:51:00Z">
        <w:r w:rsidR="00F46C2A">
          <w:rPr>
            <w:rFonts w:ascii="Arial" w:hAnsi="Arial" w:cs="Arial"/>
            <w:sz w:val="24"/>
            <w:szCs w:val="24"/>
          </w:rPr>
          <w:t>D</w:t>
        </w:r>
      </w:ins>
      <w:del w:id="11226" w:author="Lektorat Bauer" w:date="2025-03-06T11:51:00Z" w16du:dateUtc="2025-03-06T10:51:00Z">
        <w:r w:rsidRPr="00944672" w:rsidDel="00F46C2A">
          <w:rPr>
            <w:rFonts w:ascii="Arial" w:hAnsi="Arial" w:cs="Arial"/>
            <w:sz w:val="24"/>
            <w:szCs w:val="24"/>
          </w:rPr>
          <w:delText>d</w:delText>
        </w:r>
      </w:del>
      <w:r w:rsidRPr="00944672">
        <w:rPr>
          <w:rFonts w:ascii="Arial" w:hAnsi="Arial" w:cs="Arial"/>
          <w:sz w:val="24"/>
          <w:szCs w:val="24"/>
        </w:rPr>
        <w:t xml:space="preserve">ann war Zug 1 </w:t>
      </w:r>
      <w:del w:id="11227" w:author="Lektorat Bauer" w:date="2025-03-06T11:51:00Z" w16du:dateUtc="2025-03-06T10:51:00Z">
        <w:r w:rsidRPr="00944672" w:rsidDel="00F46C2A">
          <w:rPr>
            <w:rFonts w:ascii="Arial" w:hAnsi="Arial" w:cs="Arial"/>
            <w:sz w:val="24"/>
            <w:szCs w:val="24"/>
          </w:rPr>
          <w:delText xml:space="preserve">plötzlich </w:delText>
        </w:r>
      </w:del>
      <w:r w:rsidRPr="00944672">
        <w:rPr>
          <w:rFonts w:ascii="Arial" w:hAnsi="Arial" w:cs="Arial"/>
          <w:sz w:val="24"/>
          <w:szCs w:val="24"/>
        </w:rPr>
        <w:t>wie vom Boden verschwunden.</w:t>
      </w:r>
    </w:p>
    <w:p w14:paraId="67712E98" w14:textId="7A627163"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Bibi konnte kaum glauben, was </w:t>
      </w:r>
      <w:ins w:id="11228" w:author="Lektorat Bauer" w:date="2025-03-06T11:51:00Z" w16du:dateUtc="2025-03-06T10:51:00Z">
        <w:r w:rsidR="00F46C2A">
          <w:rPr>
            <w:rFonts w:ascii="Arial" w:hAnsi="Arial" w:cs="Arial"/>
            <w:sz w:val="24"/>
            <w:szCs w:val="24"/>
          </w:rPr>
          <w:t>s</w:t>
        </w:r>
      </w:ins>
      <w:del w:id="11229" w:author="Lektorat Bauer" w:date="2025-03-06T11:51:00Z" w16du:dateUtc="2025-03-06T10:51:00Z">
        <w:r w:rsidRPr="00944672" w:rsidDel="00F46C2A">
          <w:rPr>
            <w:rFonts w:ascii="Arial" w:hAnsi="Arial" w:cs="Arial"/>
            <w:sz w:val="24"/>
            <w:szCs w:val="24"/>
          </w:rPr>
          <w:delText>S</w:delText>
        </w:r>
      </w:del>
      <w:r w:rsidRPr="00944672">
        <w:rPr>
          <w:rFonts w:ascii="Arial" w:hAnsi="Arial" w:cs="Arial"/>
          <w:sz w:val="24"/>
          <w:szCs w:val="24"/>
        </w:rPr>
        <w:t>ie da eben erlebt hatte. ‚Tucan‘ war der Befehl für ‚Macht Euch unsichtbar‘. Es war klar, dass hier jetzt Gefahr drohte</w:t>
      </w:r>
      <w:ins w:id="11230" w:author="Lektorat Bauer" w:date="2025-03-06T11:51:00Z" w16du:dateUtc="2025-03-06T10:51:00Z">
        <w:r w:rsidR="00F46C2A">
          <w:rPr>
            <w:rFonts w:ascii="Arial" w:hAnsi="Arial" w:cs="Arial"/>
            <w:sz w:val="24"/>
            <w:szCs w:val="24"/>
          </w:rPr>
          <w:t>.</w:t>
        </w:r>
      </w:ins>
      <w:del w:id="11231" w:author="Lektorat Bauer" w:date="2025-03-06T11:51:00Z" w16du:dateUtc="2025-03-06T10:51:00Z">
        <w:r w:rsidRPr="00944672" w:rsidDel="00F46C2A">
          <w:rPr>
            <w:rFonts w:ascii="Arial" w:hAnsi="Arial" w:cs="Arial"/>
            <w:sz w:val="24"/>
            <w:szCs w:val="24"/>
          </w:rPr>
          <w:delText>,</w:delText>
        </w:r>
      </w:del>
      <w:r w:rsidRPr="00944672">
        <w:rPr>
          <w:rFonts w:ascii="Arial" w:hAnsi="Arial" w:cs="Arial"/>
          <w:sz w:val="24"/>
          <w:szCs w:val="24"/>
        </w:rPr>
        <w:t xml:space="preserve"> </w:t>
      </w:r>
      <w:ins w:id="11232" w:author="Lektorat Bauer" w:date="2025-03-06T11:51:00Z" w16du:dateUtc="2025-03-06T10:51:00Z">
        <w:r w:rsidR="00F46C2A">
          <w:rPr>
            <w:rFonts w:ascii="Arial" w:hAnsi="Arial" w:cs="Arial"/>
            <w:sz w:val="24"/>
            <w:szCs w:val="24"/>
          </w:rPr>
          <w:t>S</w:t>
        </w:r>
      </w:ins>
      <w:del w:id="11233" w:author="Lektorat Bauer" w:date="2025-03-06T11:51:00Z" w16du:dateUtc="2025-03-06T10:51:00Z">
        <w:r w:rsidRPr="00944672" w:rsidDel="00F46C2A">
          <w:rPr>
            <w:rFonts w:ascii="Arial" w:hAnsi="Arial" w:cs="Arial"/>
            <w:sz w:val="24"/>
            <w:szCs w:val="24"/>
          </w:rPr>
          <w:delText>s</w:delText>
        </w:r>
      </w:del>
      <w:r w:rsidRPr="00944672">
        <w:rPr>
          <w:rFonts w:ascii="Arial" w:hAnsi="Arial" w:cs="Arial"/>
          <w:sz w:val="24"/>
          <w:szCs w:val="24"/>
        </w:rPr>
        <w:t xml:space="preserve">ofort reagierte sie und winkte mit je zwei Fingern gleichzeitig nach rechts und links. Die Hälfte </w:t>
      </w:r>
      <w:del w:id="11234" w:author="Lektorat Bauer" w:date="2025-03-06T11:51:00Z" w16du:dateUtc="2025-03-06T10:51:00Z">
        <w:r w:rsidRPr="00944672" w:rsidDel="00F46C2A">
          <w:rPr>
            <w:rFonts w:ascii="Arial" w:hAnsi="Arial" w:cs="Arial"/>
            <w:sz w:val="24"/>
            <w:szCs w:val="24"/>
          </w:rPr>
          <w:delText>I</w:delText>
        </w:r>
      </w:del>
      <w:ins w:id="11235" w:author="Lektorat Bauer" w:date="2025-03-06T11:51:00Z" w16du:dateUtc="2025-03-06T10:51:00Z">
        <w:r w:rsidR="00F46C2A">
          <w:rPr>
            <w:rFonts w:ascii="Arial" w:hAnsi="Arial" w:cs="Arial"/>
            <w:sz w:val="24"/>
            <w:szCs w:val="24"/>
          </w:rPr>
          <w:t>i</w:t>
        </w:r>
      </w:ins>
      <w:r w:rsidRPr="00944672">
        <w:rPr>
          <w:rFonts w:ascii="Arial" w:hAnsi="Arial" w:cs="Arial"/>
          <w:sz w:val="24"/>
          <w:szCs w:val="24"/>
        </w:rPr>
        <w:t>hrer Leute verschwanden nach rechts und links, um die Umgebung zu sichern. Der Rest fächerte sich auf, um kein leichtes Ziel zu bieten.</w:t>
      </w:r>
    </w:p>
    <w:p w14:paraId="7C156E95" w14:textId="35077C09"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 xml:space="preserve">Der Scout ging nach </w:t>
      </w:r>
      <w:del w:id="11236" w:author="Lektorat Bauer" w:date="2025-03-06T11:52:00Z" w16du:dateUtc="2025-03-06T10:52:00Z">
        <w:r w:rsidRPr="00944672" w:rsidDel="00F46C2A">
          <w:rPr>
            <w:rFonts w:ascii="Arial" w:hAnsi="Arial" w:cs="Arial"/>
            <w:sz w:val="24"/>
            <w:szCs w:val="24"/>
          </w:rPr>
          <w:delText>von</w:delText>
        </w:r>
      </w:del>
      <w:ins w:id="11237" w:author="Lektorat Bauer" w:date="2025-03-06T11:52:00Z" w16du:dateUtc="2025-03-06T10:52:00Z">
        <w:r w:rsidR="00F46C2A" w:rsidRPr="00944672">
          <w:rPr>
            <w:rFonts w:ascii="Arial" w:hAnsi="Arial" w:cs="Arial"/>
            <w:sz w:val="24"/>
            <w:szCs w:val="24"/>
          </w:rPr>
          <w:t>vorn</w:t>
        </w:r>
      </w:ins>
      <w:r w:rsidRPr="00944672">
        <w:rPr>
          <w:rFonts w:ascii="Arial" w:hAnsi="Arial" w:cs="Arial"/>
          <w:sz w:val="24"/>
          <w:szCs w:val="24"/>
        </w:rPr>
        <w:t xml:space="preserve">, um den Weg zu sichern, vorsichtig pirschten </w:t>
      </w:r>
      <w:del w:id="11238" w:author="Lektorat Bauer" w:date="2025-03-06T11:52:00Z" w16du:dateUtc="2025-03-06T10:52:00Z">
        <w:r w:rsidRPr="00944672" w:rsidDel="00F46C2A">
          <w:rPr>
            <w:rFonts w:ascii="Arial" w:hAnsi="Arial" w:cs="Arial"/>
            <w:sz w:val="24"/>
            <w:szCs w:val="24"/>
          </w:rPr>
          <w:delText>S</w:delText>
        </w:r>
      </w:del>
      <w:ins w:id="11239" w:author="Lektorat Bauer" w:date="2025-03-06T11:52:00Z" w16du:dateUtc="2025-03-06T10:52:00Z">
        <w:r w:rsidR="00F46C2A">
          <w:rPr>
            <w:rFonts w:ascii="Arial" w:hAnsi="Arial" w:cs="Arial"/>
            <w:sz w:val="24"/>
            <w:szCs w:val="24"/>
          </w:rPr>
          <w:t>s</w:t>
        </w:r>
      </w:ins>
      <w:r w:rsidRPr="00944672">
        <w:rPr>
          <w:rFonts w:ascii="Arial" w:hAnsi="Arial" w:cs="Arial"/>
          <w:sz w:val="24"/>
          <w:szCs w:val="24"/>
        </w:rPr>
        <w:t xml:space="preserve">ie weiter. Nach rund 800 Metern kamen Sie an eine Lichtung und blieben in Deckung. Dieser Ort war prädestiniert für eine Falle. </w:t>
      </w:r>
    </w:p>
    <w:p w14:paraId="5D404383" w14:textId="48F00356"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Ein Soldat in der Uniform der thailändischen Spezialkräfte trat auf die Lichtung. Er hob den Arm und zeigte mit der ganzen Hand auf Bibi und sagte dann: „Sei</w:t>
      </w:r>
      <w:ins w:id="11240" w:author="Lektorat Bauer" w:date="2025-03-06T11:52:00Z" w16du:dateUtc="2025-03-06T10:52:00Z">
        <w:r w:rsidR="00F46C2A">
          <w:rPr>
            <w:rFonts w:ascii="Arial" w:hAnsi="Arial" w:cs="Arial"/>
            <w:sz w:val="24"/>
            <w:szCs w:val="24"/>
          </w:rPr>
          <w:t>e</w:t>
        </w:r>
      </w:ins>
      <w:r w:rsidRPr="00944672">
        <w:rPr>
          <w:rFonts w:ascii="Arial" w:hAnsi="Arial" w:cs="Arial"/>
          <w:sz w:val="24"/>
          <w:szCs w:val="24"/>
        </w:rPr>
        <w:t>n Sie bitte so freundlich, nehmen Sie die Gewehre runter und kommen Sie heraus.“ Natürlich bewegte sich keiner. Dann raschelte es hinter Bibi. Sie fuhr herum, hatte die Waffe direkt im Anschlag, und sah in das Gewehr eines thailändischen Soldaten. Sie senkte die Waffe und erhob sich. Das Gewehr gab ihr ein Zeichen, dass Sie zur Lichtung gehen sollte.</w:t>
      </w:r>
    </w:p>
    <w:p w14:paraId="056ADC53" w14:textId="788FEF62"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„Mein Name ist Captain Ingkaphirom. Ich habe schon von einer malaiischen Spezialeinheit gehört, die von einer Frau befehligt wird. Angeblich soll </w:t>
      </w:r>
      <w:ins w:id="11241" w:author="Lektorat Bauer" w:date="2025-03-06T11:52:00Z" w16du:dateUtc="2025-03-06T10:52:00Z">
        <w:r w:rsidR="00F46C2A">
          <w:rPr>
            <w:rFonts w:ascii="Arial" w:hAnsi="Arial" w:cs="Arial"/>
            <w:sz w:val="24"/>
            <w:szCs w:val="24"/>
          </w:rPr>
          <w:t>s</w:t>
        </w:r>
      </w:ins>
      <w:del w:id="11242" w:author="Lektorat Bauer" w:date="2025-03-06T11:52:00Z" w16du:dateUtc="2025-03-06T10:52:00Z">
        <w:r w:rsidRPr="00944672" w:rsidDel="00F46C2A">
          <w:rPr>
            <w:rFonts w:ascii="Arial" w:hAnsi="Arial" w:cs="Arial"/>
            <w:sz w:val="24"/>
            <w:szCs w:val="24"/>
          </w:rPr>
          <w:delText>S</w:delText>
        </w:r>
      </w:del>
      <w:r w:rsidRPr="00944672">
        <w:rPr>
          <w:rFonts w:ascii="Arial" w:hAnsi="Arial" w:cs="Arial"/>
          <w:sz w:val="24"/>
          <w:szCs w:val="24"/>
        </w:rPr>
        <w:t>ie sehr gut sein. Dafür aber</w:t>
      </w:r>
      <w:del w:id="11243" w:author="Lektorat Bauer" w:date="2025-03-06T11:53:00Z" w16du:dateUtc="2025-03-06T10:53:00Z">
        <w:r w:rsidRPr="00944672" w:rsidDel="00F46C2A">
          <w:rPr>
            <w:rFonts w:ascii="Arial" w:hAnsi="Arial" w:cs="Arial"/>
            <w:sz w:val="24"/>
            <w:szCs w:val="24"/>
          </w:rPr>
          <w:delText>,</w:delText>
        </w:r>
      </w:del>
      <w:r w:rsidRPr="00944672">
        <w:rPr>
          <w:rFonts w:ascii="Arial" w:hAnsi="Arial" w:cs="Arial"/>
          <w:sz w:val="24"/>
          <w:szCs w:val="24"/>
        </w:rPr>
        <w:t xml:space="preserve"> waren Sie leicht zu überwältigen. Darf ich fragen, was Sie jenseits der Grenze</w:t>
      </w:r>
      <w:del w:id="11244" w:author="Lektorat Bauer" w:date="2025-03-06T11:53:00Z" w16du:dateUtc="2025-03-06T10:53:00Z">
        <w:r w:rsidRPr="00944672" w:rsidDel="00F46C2A">
          <w:rPr>
            <w:rFonts w:ascii="Arial" w:hAnsi="Arial" w:cs="Arial"/>
            <w:sz w:val="24"/>
            <w:szCs w:val="24"/>
          </w:rPr>
          <w:delText>,</w:delText>
        </w:r>
      </w:del>
      <w:r w:rsidRPr="00944672">
        <w:rPr>
          <w:rFonts w:ascii="Arial" w:hAnsi="Arial" w:cs="Arial"/>
          <w:sz w:val="24"/>
          <w:szCs w:val="24"/>
        </w:rPr>
        <w:t xml:space="preserve"> bei uns in Thailand suchen.?“</w:t>
      </w:r>
    </w:p>
    <w:p w14:paraId="6F93068F"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„Captain Ingkaphirom, es mir ein Vergnügen, Sie kennenlernen zu dürfen. Nach meiner Information sind jedoch Sie </w:t>
      </w:r>
      <w:del w:id="11245" w:author="Lektorat Bauer" w:date="2025-03-06T11:53:00Z" w16du:dateUtc="2025-03-06T10:53:00Z">
        <w:r w:rsidRPr="00944672" w:rsidDel="00776943">
          <w:rPr>
            <w:rFonts w:ascii="Arial" w:hAnsi="Arial" w:cs="Arial"/>
            <w:sz w:val="24"/>
            <w:szCs w:val="24"/>
          </w:rPr>
          <w:delText>‚</w:delText>
        </w:r>
      </w:del>
      <w:r w:rsidRPr="00944672">
        <w:rPr>
          <w:rFonts w:ascii="Arial" w:hAnsi="Arial" w:cs="Arial"/>
          <w:sz w:val="24"/>
          <w:szCs w:val="24"/>
        </w:rPr>
        <w:t>jenseits der Grenze</w:t>
      </w:r>
      <w:del w:id="11246" w:author="Lektorat Bauer" w:date="2025-03-06T11:53:00Z" w16du:dateUtc="2025-03-06T10:53:00Z">
        <w:r w:rsidRPr="00944672" w:rsidDel="00776943">
          <w:rPr>
            <w:rFonts w:ascii="Arial" w:hAnsi="Arial" w:cs="Arial"/>
            <w:sz w:val="24"/>
            <w:szCs w:val="24"/>
          </w:rPr>
          <w:delText>‘</w:delText>
        </w:r>
      </w:del>
      <w:r w:rsidRPr="00944672">
        <w:rPr>
          <w:rFonts w:ascii="Arial" w:hAnsi="Arial" w:cs="Arial"/>
          <w:sz w:val="24"/>
          <w:szCs w:val="24"/>
        </w:rPr>
        <w:t>, wie Sie es nennen. Wir verfolgen eine Bande von Verbrechern, die bereits mehrere Menschen ermordet haben. Darf ich fragen, ob Ihnen vor kurzem Menschen hier begegnet sind?“</w:t>
      </w:r>
    </w:p>
    <w:p w14:paraId="766F94CE" w14:textId="664FDC2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„Das mit der Grenze können wir klären. Darf ich vorschlagen, dass Ihr Scout dort</w:t>
      </w:r>
      <w:ins w:id="11247" w:author="Lektorat Bauer" w:date="2025-03-06T11:53:00Z" w16du:dateUtc="2025-03-06T10:53:00Z">
        <w:r w:rsidR="00776943">
          <w:rPr>
            <w:rFonts w:ascii="Arial" w:hAnsi="Arial" w:cs="Arial"/>
            <w:sz w:val="24"/>
            <w:szCs w:val="24"/>
          </w:rPr>
          <w:t>“</w:t>
        </w:r>
      </w:ins>
      <w:del w:id="11248" w:author="Lektorat Bauer" w:date="2025-03-06T11:53:00Z" w16du:dateUtc="2025-03-06T10:53:00Z">
        <w:r w:rsidRPr="00944672" w:rsidDel="00776943">
          <w:rPr>
            <w:rFonts w:ascii="Arial" w:hAnsi="Arial" w:cs="Arial"/>
            <w:sz w:val="24"/>
            <w:szCs w:val="24"/>
          </w:rPr>
          <w:delText>,</w:delText>
        </w:r>
      </w:del>
      <w:ins w:id="11249" w:author="Lektorat Bauer" w:date="2025-03-06T11:53:00Z" w16du:dateUtc="2025-03-06T10:53:00Z">
        <w:r w:rsidR="00776943">
          <w:rPr>
            <w:rFonts w:ascii="Arial" w:hAnsi="Arial" w:cs="Arial"/>
            <w:sz w:val="24"/>
            <w:szCs w:val="24"/>
          </w:rPr>
          <w:t xml:space="preserve"> –</w:t>
        </w:r>
      </w:ins>
      <w:r w:rsidRPr="00944672">
        <w:rPr>
          <w:rFonts w:ascii="Arial" w:hAnsi="Arial" w:cs="Arial"/>
          <w:sz w:val="24"/>
          <w:szCs w:val="24"/>
        </w:rPr>
        <w:t xml:space="preserve"> er zeigte auf einen Teil des Waldes, aus dem jetzt der Scout mit erhobenen Armen kam</w:t>
      </w:r>
      <w:ins w:id="11250" w:author="Lektorat Bauer" w:date="2025-03-06T11:53:00Z" w16du:dateUtc="2025-03-06T10:53:00Z">
        <w:r w:rsidR="00776943">
          <w:rPr>
            <w:rFonts w:ascii="Arial" w:hAnsi="Arial" w:cs="Arial"/>
            <w:sz w:val="24"/>
            <w:szCs w:val="24"/>
          </w:rPr>
          <w:t xml:space="preserve"> –</w:t>
        </w:r>
      </w:ins>
      <w:del w:id="11251" w:author="Lektorat Bauer" w:date="2025-03-06T11:53:00Z" w16du:dateUtc="2025-03-06T10:53:00Z">
        <w:r w:rsidRPr="00944672" w:rsidDel="00776943">
          <w:rPr>
            <w:rFonts w:ascii="Arial" w:hAnsi="Arial" w:cs="Arial"/>
            <w:sz w:val="24"/>
            <w:szCs w:val="24"/>
          </w:rPr>
          <w:delText>,</w:delText>
        </w:r>
      </w:del>
      <w:r w:rsidRPr="00944672">
        <w:rPr>
          <w:rFonts w:ascii="Arial" w:hAnsi="Arial" w:cs="Arial"/>
          <w:sz w:val="24"/>
          <w:szCs w:val="24"/>
        </w:rPr>
        <w:t xml:space="preserve"> </w:t>
      </w:r>
      <w:ins w:id="11252" w:author="Lektorat Bauer" w:date="2025-03-06T11:53:00Z" w16du:dateUtc="2025-03-06T10:53:00Z">
        <w:r w:rsidR="00776943">
          <w:rPr>
            <w:rFonts w:ascii="Arial" w:hAnsi="Arial" w:cs="Arial"/>
            <w:sz w:val="24"/>
            <w:szCs w:val="24"/>
          </w:rPr>
          <w:t>„</w:t>
        </w:r>
      </w:ins>
      <w:r w:rsidRPr="00944672">
        <w:rPr>
          <w:rFonts w:ascii="Arial" w:hAnsi="Arial" w:cs="Arial"/>
          <w:sz w:val="24"/>
          <w:szCs w:val="24"/>
        </w:rPr>
        <w:t>sich mit meinem Scout, hinter ihm, über die aktuelle Position verständig</w:t>
      </w:r>
      <w:ins w:id="11253" w:author="Lektorat Bauer" w:date="2025-03-06T11:53:00Z" w16du:dateUtc="2025-03-06T10:53:00Z">
        <w:r w:rsidR="00776943">
          <w:rPr>
            <w:rFonts w:ascii="Arial" w:hAnsi="Arial" w:cs="Arial"/>
            <w:sz w:val="24"/>
            <w:szCs w:val="24"/>
          </w:rPr>
          <w:t>t</w:t>
        </w:r>
      </w:ins>
      <w:del w:id="11254" w:author="Lektorat Bauer" w:date="2025-03-06T11:53:00Z" w16du:dateUtc="2025-03-06T10:53:00Z">
        <w:r w:rsidRPr="00944672" w:rsidDel="00776943">
          <w:rPr>
            <w:rFonts w:ascii="Arial" w:hAnsi="Arial" w:cs="Arial"/>
            <w:sz w:val="24"/>
            <w:szCs w:val="24"/>
          </w:rPr>
          <w:delText>en</w:delText>
        </w:r>
      </w:del>
      <w:r w:rsidRPr="00944672">
        <w:rPr>
          <w:rFonts w:ascii="Arial" w:hAnsi="Arial" w:cs="Arial"/>
          <w:sz w:val="24"/>
          <w:szCs w:val="24"/>
        </w:rPr>
        <w:t>?</w:t>
      </w:r>
      <w:del w:id="11255" w:author="Lektorat Bauer" w:date="2025-03-06T11:54:00Z" w16du:dateUtc="2025-03-06T10:54:00Z">
        <w:r w:rsidRPr="00944672" w:rsidDel="00776943">
          <w:rPr>
            <w:rFonts w:ascii="Arial" w:hAnsi="Arial" w:cs="Arial"/>
            <w:sz w:val="24"/>
            <w:szCs w:val="24"/>
          </w:rPr>
          <w:delText>“</w:delText>
        </w:r>
      </w:del>
      <w:r w:rsidRPr="00944672">
        <w:rPr>
          <w:rFonts w:ascii="Arial" w:hAnsi="Arial" w:cs="Arial"/>
          <w:sz w:val="24"/>
          <w:szCs w:val="24"/>
        </w:rPr>
        <w:t xml:space="preserve"> </w:t>
      </w:r>
      <w:del w:id="11256" w:author="Lektorat Bauer" w:date="2025-03-06T11:54:00Z" w16du:dateUtc="2025-03-06T10:54:00Z">
        <w:r w:rsidRPr="00944672" w:rsidDel="00776943">
          <w:rPr>
            <w:rFonts w:ascii="Arial" w:hAnsi="Arial" w:cs="Arial"/>
            <w:sz w:val="24"/>
            <w:szCs w:val="24"/>
          </w:rPr>
          <w:delText>S</w:delText>
        </w:r>
      </w:del>
      <w:moveFromRangeStart w:id="11257" w:author="Lektorat Bauer" w:date="2025-03-06T11:54:00Z" w:name="move192154465"/>
      <w:moveFrom w:id="11258" w:author="Lektorat Bauer" w:date="2025-03-06T11:54:00Z" w16du:dateUtc="2025-03-06T10:54:00Z">
        <w:r w:rsidRPr="00944672" w:rsidDel="00776943">
          <w:rPr>
            <w:rFonts w:ascii="Arial" w:hAnsi="Arial" w:cs="Arial"/>
            <w:sz w:val="24"/>
            <w:szCs w:val="24"/>
          </w:rPr>
          <w:t xml:space="preserve">agte der Thai mit der üblichen Freundlichkeit seines Volkes. „... </w:t>
        </w:r>
      </w:moveFrom>
      <w:moveFromRangeEnd w:id="11257"/>
      <w:r w:rsidRPr="00944672">
        <w:rPr>
          <w:rFonts w:ascii="Arial" w:hAnsi="Arial" w:cs="Arial"/>
          <w:sz w:val="24"/>
          <w:szCs w:val="24"/>
        </w:rPr>
        <w:t>Und würden Sie mir Ihren Namen verraten?“</w:t>
      </w:r>
      <w:ins w:id="11259" w:author="Lektorat Bauer" w:date="2025-03-06T11:54:00Z" w16du:dateUtc="2025-03-06T10:54:00Z">
        <w:r w:rsidR="00776943">
          <w:rPr>
            <w:rFonts w:ascii="Arial" w:hAnsi="Arial" w:cs="Arial"/>
            <w:sz w:val="24"/>
            <w:szCs w:val="24"/>
          </w:rPr>
          <w:t>, s</w:t>
        </w:r>
      </w:ins>
      <w:moveToRangeStart w:id="11260" w:author="Lektorat Bauer" w:date="2025-03-06T11:54:00Z" w:name="move192154465"/>
      <w:moveTo w:id="11261" w:author="Lektorat Bauer" w:date="2025-03-06T11:54:00Z" w16du:dateUtc="2025-03-06T10:54:00Z">
        <w:r w:rsidR="00776943" w:rsidRPr="00944672">
          <w:rPr>
            <w:rFonts w:ascii="Arial" w:hAnsi="Arial" w:cs="Arial"/>
            <w:sz w:val="24"/>
            <w:szCs w:val="24"/>
          </w:rPr>
          <w:t>agte der Thai mit der üblichen Freundlichkeit seines Volkes.</w:t>
        </w:r>
        <w:del w:id="11262" w:author="Lektorat Bauer" w:date="2025-03-06T11:54:00Z" w16du:dateUtc="2025-03-06T10:54:00Z">
          <w:r w:rsidR="00776943" w:rsidRPr="00944672" w:rsidDel="00776943">
            <w:rPr>
              <w:rFonts w:ascii="Arial" w:hAnsi="Arial" w:cs="Arial"/>
              <w:sz w:val="24"/>
              <w:szCs w:val="24"/>
            </w:rPr>
            <w:delText xml:space="preserve"> „...</w:delText>
          </w:r>
        </w:del>
      </w:moveTo>
      <w:moveToRangeEnd w:id="11260"/>
    </w:p>
    <w:p w14:paraId="31ACA297" w14:textId="2813C23E"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 „Captain Ingkaphirom, darf ich davon ausgehen, dass Sie drei Soldaten abgestellt haben, die die Umgebung sichern sollen?“</w:t>
      </w:r>
      <w:ins w:id="11263" w:author="Lektorat Bauer" w:date="2025-03-06T11:54:00Z" w16du:dateUtc="2025-03-06T10:54:00Z">
        <w:r w:rsidR="00776943">
          <w:rPr>
            <w:rFonts w:ascii="Arial" w:hAnsi="Arial" w:cs="Arial"/>
            <w:sz w:val="24"/>
            <w:szCs w:val="24"/>
          </w:rPr>
          <w:t>,</w:t>
        </w:r>
      </w:ins>
      <w:r w:rsidRPr="00944672">
        <w:rPr>
          <w:rFonts w:ascii="Arial" w:hAnsi="Arial" w:cs="Arial"/>
          <w:sz w:val="24"/>
          <w:szCs w:val="24"/>
        </w:rPr>
        <w:t xml:space="preserve"> </w:t>
      </w:r>
      <w:ins w:id="11264" w:author="Lektorat Bauer" w:date="2025-03-06T11:54:00Z" w16du:dateUtc="2025-03-06T10:54:00Z">
        <w:r w:rsidR="00776943">
          <w:rPr>
            <w:rFonts w:ascii="Arial" w:hAnsi="Arial" w:cs="Arial"/>
            <w:sz w:val="24"/>
            <w:szCs w:val="24"/>
          </w:rPr>
          <w:t>f</w:t>
        </w:r>
      </w:ins>
      <w:del w:id="11265" w:author="Lektorat Bauer" w:date="2025-03-06T11:54:00Z" w16du:dateUtc="2025-03-06T10:54:00Z">
        <w:r w:rsidRPr="00944672" w:rsidDel="00776943">
          <w:rPr>
            <w:rFonts w:ascii="Arial" w:hAnsi="Arial" w:cs="Arial"/>
            <w:sz w:val="24"/>
            <w:szCs w:val="24"/>
          </w:rPr>
          <w:delText>F</w:delText>
        </w:r>
      </w:del>
      <w:r w:rsidRPr="00944672">
        <w:rPr>
          <w:rFonts w:ascii="Arial" w:hAnsi="Arial" w:cs="Arial"/>
          <w:sz w:val="24"/>
          <w:szCs w:val="24"/>
        </w:rPr>
        <w:t>ragte Bibi unschuldig. „Und davon zwei für die nähere Umgebung sowie einen Scharfschützen etwas entfernt?“</w:t>
      </w:r>
    </w:p>
    <w:p w14:paraId="46E64928" w14:textId="1318F598"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„Was bitte veranlasst Sie zu dieser Frage?“</w:t>
      </w:r>
      <w:ins w:id="11266" w:author="Lektorat Bauer" w:date="2025-03-06T11:54:00Z" w16du:dateUtc="2025-03-06T10:54:00Z">
        <w:r w:rsidR="00776943">
          <w:rPr>
            <w:rFonts w:ascii="Arial" w:hAnsi="Arial" w:cs="Arial"/>
            <w:sz w:val="24"/>
            <w:szCs w:val="24"/>
          </w:rPr>
          <w:t>,</w:t>
        </w:r>
      </w:ins>
      <w:r w:rsidRPr="00944672">
        <w:rPr>
          <w:rFonts w:ascii="Arial" w:hAnsi="Arial" w:cs="Arial"/>
          <w:sz w:val="24"/>
          <w:szCs w:val="24"/>
        </w:rPr>
        <w:t xml:space="preserve"> </w:t>
      </w:r>
      <w:ins w:id="11267" w:author="Lektorat Bauer" w:date="2025-03-06T11:54:00Z" w16du:dateUtc="2025-03-06T10:54:00Z">
        <w:r w:rsidR="00776943">
          <w:rPr>
            <w:rFonts w:ascii="Arial" w:hAnsi="Arial" w:cs="Arial"/>
            <w:sz w:val="24"/>
            <w:szCs w:val="24"/>
          </w:rPr>
          <w:t>f</w:t>
        </w:r>
      </w:ins>
      <w:del w:id="11268" w:author="Lektorat Bauer" w:date="2025-03-06T11:54:00Z" w16du:dateUtc="2025-03-06T10:54:00Z">
        <w:r w:rsidRPr="00944672" w:rsidDel="00776943">
          <w:rPr>
            <w:rFonts w:ascii="Arial" w:hAnsi="Arial" w:cs="Arial"/>
            <w:sz w:val="24"/>
            <w:szCs w:val="24"/>
          </w:rPr>
          <w:delText>F</w:delText>
        </w:r>
      </w:del>
      <w:r w:rsidRPr="00944672">
        <w:rPr>
          <w:rFonts w:ascii="Arial" w:hAnsi="Arial" w:cs="Arial"/>
          <w:sz w:val="24"/>
          <w:szCs w:val="24"/>
        </w:rPr>
        <w:t>ragte Captain Ingkaphirom jetzt etwas irritiert. „Nun ja, die beiden Gefangenen hinter Ihnen, sehen wie thailändische Soldaten aus. Und bei dem Scharfschützen gehe ich davon aus, dass er sich nicht melden wird.“ Jetzt lächelte Bibi den Captain an. „Zudem wäre ich Ihnen sehr verbunden, wenn Sie jetzt bitte die Hände heben würden, Captain Ingkaphirom.“ In diesem Augenblick traten alle Thai</w:t>
      </w:r>
      <w:ins w:id="11269" w:author="Lektorat Bauer" w:date="2025-03-06T11:54:00Z" w16du:dateUtc="2025-03-06T10:54:00Z">
        <w:r w:rsidR="00776943">
          <w:rPr>
            <w:rFonts w:ascii="Arial" w:hAnsi="Arial" w:cs="Arial"/>
            <w:sz w:val="24"/>
            <w:szCs w:val="24"/>
          </w:rPr>
          <w:t>-</w:t>
        </w:r>
      </w:ins>
      <w:del w:id="11270" w:author="Lektorat Bauer" w:date="2025-03-06T11:54:00Z" w16du:dateUtc="2025-03-06T10:54:00Z">
        <w:r w:rsidRPr="00944672" w:rsidDel="00776943">
          <w:rPr>
            <w:rFonts w:ascii="Arial" w:hAnsi="Arial" w:cs="Arial"/>
            <w:sz w:val="24"/>
            <w:szCs w:val="24"/>
          </w:rPr>
          <w:delText xml:space="preserve"> </w:delText>
        </w:r>
      </w:del>
      <w:r w:rsidRPr="00944672">
        <w:rPr>
          <w:rFonts w:ascii="Arial" w:hAnsi="Arial" w:cs="Arial"/>
          <w:sz w:val="24"/>
          <w:szCs w:val="24"/>
        </w:rPr>
        <w:t>Soldaten mit erhobenen Händen auf die Lichtung, jeweils gefolgt von einem malaiischen Soldaten.</w:t>
      </w:r>
    </w:p>
    <w:p w14:paraId="0B915641" w14:textId="0D00446D"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„Ich darf sagen, dass Ihnen die Überraschung gelungen ist. Warum sind Sie sich so sicher mit dem Scharfschützen?“</w:t>
      </w:r>
      <w:ins w:id="11271" w:author="Lektorat Bauer" w:date="2025-03-06T11:55:00Z" w16du:dateUtc="2025-03-06T10:55:00Z">
        <w:r w:rsidR="00776943">
          <w:rPr>
            <w:rFonts w:ascii="Arial" w:hAnsi="Arial" w:cs="Arial"/>
            <w:sz w:val="24"/>
            <w:szCs w:val="24"/>
          </w:rPr>
          <w:t>,</w:t>
        </w:r>
      </w:ins>
      <w:r w:rsidRPr="00944672">
        <w:rPr>
          <w:rFonts w:ascii="Arial" w:hAnsi="Arial" w:cs="Arial"/>
          <w:sz w:val="24"/>
          <w:szCs w:val="24"/>
        </w:rPr>
        <w:t xml:space="preserve"> </w:t>
      </w:r>
      <w:ins w:id="11272" w:author="Lektorat Bauer" w:date="2025-03-06T11:55:00Z" w16du:dateUtc="2025-03-06T10:55:00Z">
        <w:r w:rsidR="00776943">
          <w:rPr>
            <w:rFonts w:ascii="Arial" w:hAnsi="Arial" w:cs="Arial"/>
            <w:sz w:val="24"/>
            <w:szCs w:val="24"/>
          </w:rPr>
          <w:t>f</w:t>
        </w:r>
      </w:ins>
      <w:del w:id="11273" w:author="Lektorat Bauer" w:date="2025-03-06T11:55:00Z" w16du:dateUtc="2025-03-06T10:55:00Z">
        <w:r w:rsidRPr="00944672" w:rsidDel="00776943">
          <w:rPr>
            <w:rFonts w:ascii="Arial" w:hAnsi="Arial" w:cs="Arial"/>
            <w:sz w:val="24"/>
            <w:szCs w:val="24"/>
          </w:rPr>
          <w:delText>F</w:delText>
        </w:r>
      </w:del>
      <w:r w:rsidRPr="00944672">
        <w:rPr>
          <w:rFonts w:ascii="Arial" w:hAnsi="Arial" w:cs="Arial"/>
          <w:sz w:val="24"/>
          <w:szCs w:val="24"/>
        </w:rPr>
        <w:t>ragte Captain Ingkaphirom.</w:t>
      </w:r>
    </w:p>
    <w:p w14:paraId="1FD784D8" w14:textId="77777777" w:rsidR="00776943" w:rsidRDefault="00944672" w:rsidP="00623B68">
      <w:pPr>
        <w:autoSpaceDE w:val="0"/>
        <w:autoSpaceDN w:val="0"/>
        <w:adjustRightInd w:val="0"/>
        <w:spacing w:after="0" w:line="360" w:lineRule="auto"/>
        <w:ind w:firstLine="227"/>
        <w:jc w:val="both"/>
        <w:rPr>
          <w:ins w:id="11274" w:author="Lektorat Bauer" w:date="2025-03-06T11:55:00Z" w16du:dateUtc="2025-03-06T10:55:00Z"/>
          <w:rFonts w:ascii="Arial" w:hAnsi="Arial" w:cs="Arial"/>
          <w:sz w:val="24"/>
          <w:szCs w:val="24"/>
        </w:rPr>
      </w:pPr>
      <w:r w:rsidRPr="00944672">
        <w:rPr>
          <w:rFonts w:ascii="Arial" w:hAnsi="Arial" w:cs="Arial"/>
          <w:sz w:val="24"/>
          <w:szCs w:val="24"/>
        </w:rPr>
        <w:t>„Mein Name ist Staf Saran Chand Sahib Kaur, P-Squad, Zug 2</w:t>
      </w:r>
      <w:del w:id="11275" w:author="Lektorat Bauer" w:date="2025-03-06T11:55:00Z" w16du:dateUtc="2025-03-06T10:55:00Z">
        <w:r w:rsidRPr="00944672" w:rsidDel="00776943">
          <w:rPr>
            <w:rFonts w:ascii="Arial" w:hAnsi="Arial" w:cs="Arial"/>
            <w:sz w:val="24"/>
            <w:szCs w:val="24"/>
          </w:rPr>
          <w:delText>.</w:delText>
        </w:r>
      </w:del>
      <w:r w:rsidRPr="00944672">
        <w:rPr>
          <w:rFonts w:ascii="Arial" w:hAnsi="Arial" w:cs="Arial"/>
          <w:sz w:val="24"/>
          <w:szCs w:val="24"/>
        </w:rPr>
        <w:t>“</w:t>
      </w:r>
      <w:ins w:id="11276" w:author="Lektorat Bauer" w:date="2025-03-06T11:55:00Z" w16du:dateUtc="2025-03-06T10:55:00Z">
        <w:r w:rsidR="00776943">
          <w:rPr>
            <w:rFonts w:ascii="Arial" w:hAnsi="Arial" w:cs="Arial"/>
            <w:sz w:val="24"/>
            <w:szCs w:val="24"/>
          </w:rPr>
          <w:t>,</w:t>
        </w:r>
      </w:ins>
      <w:r w:rsidRPr="00944672">
        <w:rPr>
          <w:rFonts w:ascii="Arial" w:hAnsi="Arial" w:cs="Arial"/>
          <w:sz w:val="24"/>
          <w:szCs w:val="24"/>
        </w:rPr>
        <w:t xml:space="preserve"> antwortete Bibi, „</w:t>
      </w:r>
      <w:ins w:id="11277" w:author="Lektorat Bauer" w:date="2025-03-06T11:55:00Z" w16du:dateUtc="2025-03-06T10:55:00Z">
        <w:r w:rsidR="00776943">
          <w:rPr>
            <w:rFonts w:ascii="Arial" w:hAnsi="Arial" w:cs="Arial"/>
            <w:sz w:val="24"/>
            <w:szCs w:val="24"/>
          </w:rPr>
          <w:t>w</w:t>
        </w:r>
      </w:ins>
      <w:del w:id="11278" w:author="Lektorat Bauer" w:date="2025-03-06T11:55:00Z" w16du:dateUtc="2025-03-06T10:55:00Z">
        <w:r w:rsidRPr="00944672" w:rsidDel="00776943">
          <w:rPr>
            <w:rFonts w:ascii="Arial" w:hAnsi="Arial" w:cs="Arial"/>
            <w:sz w:val="24"/>
            <w:szCs w:val="24"/>
          </w:rPr>
          <w:delText>W</w:delText>
        </w:r>
      </w:del>
      <w:r w:rsidRPr="00944672">
        <w:rPr>
          <w:rFonts w:ascii="Arial" w:hAnsi="Arial" w:cs="Arial"/>
          <w:sz w:val="24"/>
          <w:szCs w:val="24"/>
        </w:rPr>
        <w:t>enn Sie jetzt bitte Ihren Scharfschützen anfunken würden?</w:t>
      </w:r>
      <w:del w:id="11279" w:author="Lektorat Bauer" w:date="2025-03-06T11:55:00Z" w16du:dateUtc="2025-03-06T10:55:00Z">
        <w:r w:rsidRPr="00944672" w:rsidDel="00776943">
          <w:rPr>
            <w:rFonts w:ascii="Arial" w:hAnsi="Arial" w:cs="Arial"/>
            <w:sz w:val="24"/>
            <w:szCs w:val="24"/>
          </w:rPr>
          <w:delText>!</w:delText>
        </w:r>
      </w:del>
      <w:r w:rsidRPr="00944672">
        <w:rPr>
          <w:rFonts w:ascii="Arial" w:hAnsi="Arial" w:cs="Arial"/>
          <w:sz w:val="24"/>
          <w:szCs w:val="24"/>
        </w:rPr>
        <w:t xml:space="preserve">“ Der Captain zeigte auf einen Soldaten. „Darf er?“ Bibi nickte. </w:t>
      </w:r>
    </w:p>
    <w:p w14:paraId="61A6C378" w14:textId="30AD4A6E"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Der Soldat sprach in sein Funkgerät, dann blickte er zu seinem Captain. „Eine Frau Pegawai Waran Chow</w:t>
      </w:r>
      <w:del w:id="11280" w:author="Lektorat Bauer" w:date="2025-03-06T11:55:00Z" w16du:dateUtc="2025-03-06T10:55:00Z">
        <w:r w:rsidRPr="00944672" w:rsidDel="00776943">
          <w:rPr>
            <w:rFonts w:ascii="Arial" w:hAnsi="Arial" w:cs="Arial"/>
            <w:sz w:val="24"/>
            <w:szCs w:val="24"/>
          </w:rPr>
          <w:delText>?</w:delText>
        </w:r>
      </w:del>
      <w:r w:rsidRPr="00944672">
        <w:rPr>
          <w:rFonts w:ascii="Arial" w:hAnsi="Arial" w:cs="Arial"/>
          <w:sz w:val="24"/>
          <w:szCs w:val="24"/>
        </w:rPr>
        <w:t xml:space="preserve">! Sie sagt, </w:t>
      </w:r>
      <w:ins w:id="11281" w:author="Lektorat Bauer" w:date="2025-03-06T11:55:00Z" w16du:dateUtc="2025-03-06T10:55:00Z">
        <w:r w:rsidR="00776943">
          <w:rPr>
            <w:rFonts w:ascii="Arial" w:hAnsi="Arial" w:cs="Arial"/>
            <w:sz w:val="24"/>
            <w:szCs w:val="24"/>
          </w:rPr>
          <w:t>s</w:t>
        </w:r>
      </w:ins>
      <w:del w:id="11282" w:author="Lektorat Bauer" w:date="2025-03-06T11:55:00Z" w16du:dateUtc="2025-03-06T10:55:00Z">
        <w:r w:rsidRPr="00944672" w:rsidDel="00776943">
          <w:rPr>
            <w:rFonts w:ascii="Arial" w:hAnsi="Arial" w:cs="Arial"/>
            <w:sz w:val="24"/>
            <w:szCs w:val="24"/>
          </w:rPr>
          <w:delText>S</w:delText>
        </w:r>
      </w:del>
      <w:r w:rsidRPr="00944672">
        <w:rPr>
          <w:rFonts w:ascii="Arial" w:hAnsi="Arial" w:cs="Arial"/>
          <w:sz w:val="24"/>
          <w:szCs w:val="24"/>
        </w:rPr>
        <w:t xml:space="preserve">ie </w:t>
      </w:r>
      <w:del w:id="11283" w:author="Lektorat Bauer" w:date="2025-03-06T11:55:00Z" w16du:dateUtc="2025-03-06T10:55:00Z">
        <w:r w:rsidRPr="00944672" w:rsidDel="00776943">
          <w:rPr>
            <w:rFonts w:ascii="Arial" w:hAnsi="Arial" w:cs="Arial"/>
            <w:sz w:val="24"/>
            <w:szCs w:val="24"/>
          </w:rPr>
          <w:delText xml:space="preserve">hätte </w:delText>
        </w:r>
      </w:del>
      <w:ins w:id="11284" w:author="Lektorat Bauer" w:date="2025-03-06T11:55:00Z" w16du:dateUtc="2025-03-06T10:55:00Z">
        <w:r w:rsidR="00776943">
          <w:rPr>
            <w:rFonts w:ascii="Arial" w:hAnsi="Arial" w:cs="Arial"/>
            <w:sz w:val="24"/>
            <w:szCs w:val="24"/>
          </w:rPr>
          <w:t>habe</w:t>
        </w:r>
        <w:r w:rsidR="00776943" w:rsidRPr="00944672">
          <w:rPr>
            <w:rFonts w:ascii="Arial" w:hAnsi="Arial" w:cs="Arial"/>
            <w:sz w:val="24"/>
            <w:szCs w:val="24"/>
          </w:rPr>
          <w:t xml:space="preserve"> </w:t>
        </w:r>
      </w:ins>
      <w:r w:rsidRPr="00944672">
        <w:rPr>
          <w:rFonts w:ascii="Arial" w:hAnsi="Arial" w:cs="Arial"/>
          <w:sz w:val="24"/>
          <w:szCs w:val="24"/>
        </w:rPr>
        <w:t>Sie im Visier, und dass Gewehr sei etwas kopflastig. Dem Lance Corporal ginge es gut, er habe sich von dem Schock schnell erholt.“</w:t>
      </w:r>
    </w:p>
    <w:p w14:paraId="538A2047" w14:textId="77777777" w:rsidR="00776943" w:rsidRDefault="00944672" w:rsidP="00623B68">
      <w:pPr>
        <w:autoSpaceDE w:val="0"/>
        <w:autoSpaceDN w:val="0"/>
        <w:adjustRightInd w:val="0"/>
        <w:spacing w:after="0" w:line="360" w:lineRule="auto"/>
        <w:ind w:firstLine="227"/>
        <w:jc w:val="both"/>
        <w:rPr>
          <w:ins w:id="11285" w:author="Lektorat Bauer" w:date="2025-03-06T11:56:00Z" w16du:dateUtc="2025-03-06T10:56:00Z"/>
          <w:rFonts w:ascii="Arial" w:hAnsi="Arial" w:cs="Arial"/>
          <w:sz w:val="24"/>
          <w:szCs w:val="24"/>
        </w:rPr>
      </w:pPr>
      <w:r w:rsidRPr="00944672">
        <w:rPr>
          <w:rFonts w:ascii="Arial" w:hAnsi="Arial" w:cs="Arial"/>
          <w:sz w:val="24"/>
          <w:szCs w:val="24"/>
        </w:rPr>
        <w:t xml:space="preserve">„Dann gehe ich davon aus, dass Pegawai Waran Chow die Frau ist, von der ich gehört habe?“ </w:t>
      </w:r>
      <w:del w:id="11286" w:author="Lektorat Bauer" w:date="2025-03-06T11:56:00Z" w16du:dateUtc="2025-03-06T10:56:00Z">
        <w:r w:rsidRPr="00944672" w:rsidDel="00776943">
          <w:rPr>
            <w:rFonts w:ascii="Arial" w:hAnsi="Arial" w:cs="Arial"/>
            <w:sz w:val="24"/>
            <w:szCs w:val="24"/>
          </w:rPr>
          <w:delText xml:space="preserve">Jetzt nickte Bibi und sagte, </w:delText>
        </w:r>
      </w:del>
    </w:p>
    <w:p w14:paraId="55A5B3DA" w14:textId="369BFC64" w:rsidR="00944672" w:rsidRPr="00944672" w:rsidRDefault="00776943" w:rsidP="00623B68">
      <w:pPr>
        <w:autoSpaceDE w:val="0"/>
        <w:autoSpaceDN w:val="0"/>
        <w:adjustRightInd w:val="0"/>
        <w:spacing w:after="0" w:line="360" w:lineRule="auto"/>
        <w:ind w:firstLine="227"/>
        <w:jc w:val="both"/>
        <w:rPr>
          <w:rFonts w:ascii="Arial" w:hAnsi="Arial" w:cs="Arial"/>
          <w:sz w:val="24"/>
          <w:szCs w:val="24"/>
        </w:rPr>
      </w:pPr>
      <w:ins w:id="11287" w:author="Lektorat Bauer" w:date="2025-03-06T11:56:00Z" w16du:dateUtc="2025-03-06T10:56:00Z">
        <w:r>
          <w:rPr>
            <w:rFonts w:ascii="Arial" w:hAnsi="Arial" w:cs="Arial"/>
            <w:sz w:val="24"/>
            <w:szCs w:val="24"/>
          </w:rPr>
          <w:t xml:space="preserve">Bibi </w:t>
        </w:r>
      </w:ins>
      <w:ins w:id="11288" w:author="Lektorat Bauer" w:date="2025-03-06T12:00:00Z" w16du:dateUtc="2025-03-06T11:00:00Z">
        <w:r w:rsidR="00632E42">
          <w:rPr>
            <w:rFonts w:ascii="Arial" w:hAnsi="Arial" w:cs="Arial"/>
            <w:sz w:val="24"/>
            <w:szCs w:val="24"/>
          </w:rPr>
          <w:t>nickte</w:t>
        </w:r>
      </w:ins>
      <w:ins w:id="11289" w:author="Lektorat Bauer" w:date="2025-03-06T11:56:00Z" w16du:dateUtc="2025-03-06T10:56:00Z">
        <w:r>
          <w:rPr>
            <w:rFonts w:ascii="Arial" w:hAnsi="Arial" w:cs="Arial"/>
            <w:sz w:val="24"/>
            <w:szCs w:val="24"/>
          </w:rPr>
          <w:t>. „B</w:t>
        </w:r>
      </w:ins>
      <w:del w:id="11290" w:author="Lektorat Bauer" w:date="2025-03-06T11:56:00Z" w16du:dateUtc="2025-03-06T10:56:00Z">
        <w:r w:rsidR="00944672" w:rsidRPr="00944672" w:rsidDel="00776943">
          <w:rPr>
            <w:rFonts w:ascii="Arial" w:hAnsi="Arial" w:cs="Arial"/>
            <w:sz w:val="24"/>
            <w:szCs w:val="24"/>
          </w:rPr>
          <w:delText>b</w:delText>
        </w:r>
      </w:del>
      <w:r w:rsidR="00944672" w:rsidRPr="00944672">
        <w:rPr>
          <w:rFonts w:ascii="Arial" w:hAnsi="Arial" w:cs="Arial"/>
          <w:sz w:val="24"/>
          <w:szCs w:val="24"/>
        </w:rPr>
        <w:t xml:space="preserve">itte sagen Sie Ihrem Lance Corporal, dass er doch bitte, ohne Widerstand zu leisten, zu uns auf die Lichtung </w:t>
      </w:r>
      <w:del w:id="11291" w:author="Lektorat Bauer" w:date="2025-03-06T11:56:00Z" w16du:dateUtc="2025-03-06T10:56:00Z">
        <w:r w:rsidR="00944672" w:rsidRPr="00944672" w:rsidDel="00776943">
          <w:rPr>
            <w:rFonts w:ascii="Arial" w:hAnsi="Arial" w:cs="Arial"/>
            <w:sz w:val="24"/>
            <w:szCs w:val="24"/>
          </w:rPr>
          <w:delText>kommt</w:delText>
        </w:r>
      </w:del>
      <w:ins w:id="11292" w:author="Lektorat Bauer" w:date="2025-03-06T11:56:00Z" w16du:dateUtc="2025-03-06T10:56:00Z">
        <w:r>
          <w:rPr>
            <w:rFonts w:ascii="Arial" w:hAnsi="Arial" w:cs="Arial"/>
            <w:sz w:val="24"/>
            <w:szCs w:val="24"/>
          </w:rPr>
          <w:t>kommen soll</w:t>
        </w:r>
      </w:ins>
      <w:r w:rsidR="00944672" w:rsidRPr="00944672">
        <w:rPr>
          <w:rFonts w:ascii="Arial" w:hAnsi="Arial" w:cs="Arial"/>
          <w:sz w:val="24"/>
          <w:szCs w:val="24"/>
        </w:rPr>
        <w:t>.“ Der Captain nickte dem Funker zu, der den Befehl weitergab. Als Antwort klickte das Funkgerät einmal.</w:t>
      </w:r>
    </w:p>
    <w:p w14:paraId="50F18331"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Nach rund 10 Minuten erschien der Lance Corporal gefolgt von Satria Chow. Beide gingen entspannt, jeder wusste, wer der andere war.</w:t>
      </w:r>
    </w:p>
    <w:p w14:paraId="5C42D633"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Tia sah zu Bibi und sagte: „Entschuldige, dass ich Dich habe in die Falle laufen lassen. Wir hatten alles unter Kontrolle.“</w:t>
      </w:r>
    </w:p>
    <w:p w14:paraId="0B2055D8"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„Ich habe heute wieder viel von Dir gelernt, aber mulmig war mir trotzdem.“</w:t>
      </w:r>
    </w:p>
    <w:p w14:paraId="728A07D9" w14:textId="01C331BC"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Tia drehte sich zu dem Captain. „Captain Ingkaphirom, wenn ich das richtig sehe, fehlt Ihnen ein Mann. Wir haben Spuren gesehen, die nach Nordwesten führen.</w:t>
      </w:r>
      <w:del w:id="11293" w:author="Lektorat Bauer" w:date="2025-03-06T11:57:00Z" w16du:dateUtc="2025-03-06T10:57:00Z">
        <w:r w:rsidRPr="00944672" w:rsidDel="00776943">
          <w:rPr>
            <w:rFonts w:ascii="Arial" w:hAnsi="Arial" w:cs="Arial"/>
            <w:sz w:val="24"/>
            <w:szCs w:val="24"/>
          </w:rPr>
          <w:delText>“ Begann Tia, „</w:delText>
        </w:r>
      </w:del>
      <w:ins w:id="11294" w:author="Lektorat Bauer" w:date="2025-03-06T11:57:00Z" w16du:dateUtc="2025-03-06T10:57:00Z">
        <w:r w:rsidR="00776943">
          <w:rPr>
            <w:rFonts w:ascii="Arial" w:hAnsi="Arial" w:cs="Arial"/>
            <w:sz w:val="24"/>
            <w:szCs w:val="24"/>
          </w:rPr>
          <w:t xml:space="preserve"> </w:t>
        </w:r>
      </w:ins>
      <w:r w:rsidRPr="00944672">
        <w:rPr>
          <w:rFonts w:ascii="Arial" w:hAnsi="Arial" w:cs="Arial"/>
          <w:sz w:val="24"/>
          <w:szCs w:val="24"/>
        </w:rPr>
        <w:t>Ist es richtig, dass Sie eine Gruppe von Menschen gesehen haben, die Ihnen gesagt hat, dass wir kommen würden? Und ist es weiterhin richtig, dass Sie diese Gruppe, vorsichtshalber, observieren lassen?“</w:t>
      </w:r>
    </w:p>
    <w:p w14:paraId="345BFB81" w14:textId="55903E12"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Der Captain nickte</w:t>
      </w:r>
      <w:del w:id="11295" w:author="Lektorat Bauer" w:date="2025-03-06T11:57:00Z" w16du:dateUtc="2025-03-06T10:57:00Z">
        <w:r w:rsidRPr="00944672" w:rsidDel="00776943">
          <w:rPr>
            <w:rFonts w:ascii="Arial" w:hAnsi="Arial" w:cs="Arial"/>
            <w:sz w:val="24"/>
            <w:szCs w:val="24"/>
          </w:rPr>
          <w:delText>,</w:delText>
        </w:r>
      </w:del>
      <w:ins w:id="11296" w:author="Lektorat Bauer" w:date="2025-03-06T11:57:00Z" w16du:dateUtc="2025-03-06T10:57:00Z">
        <w:r w:rsidR="00776943">
          <w:rPr>
            <w:rFonts w:ascii="Arial" w:hAnsi="Arial" w:cs="Arial"/>
            <w:sz w:val="24"/>
            <w:szCs w:val="24"/>
          </w:rPr>
          <w:t>.</w:t>
        </w:r>
      </w:ins>
      <w:r w:rsidRPr="00944672">
        <w:rPr>
          <w:rFonts w:ascii="Arial" w:hAnsi="Arial" w:cs="Arial"/>
          <w:sz w:val="24"/>
          <w:szCs w:val="24"/>
        </w:rPr>
        <w:t xml:space="preserve"> „Jetzt bin ich mir sicher, dass Sie die Dame sind, von der ich gehört habe. Und ja, Sie habe</w:t>
      </w:r>
      <w:ins w:id="11297" w:author="Lektorat Bauer" w:date="2025-03-06T11:57:00Z" w16du:dateUtc="2025-03-06T10:57:00Z">
        <w:r w:rsidR="00776943">
          <w:rPr>
            <w:rFonts w:ascii="Arial" w:hAnsi="Arial" w:cs="Arial"/>
            <w:sz w:val="24"/>
            <w:szCs w:val="24"/>
          </w:rPr>
          <w:t>n</w:t>
        </w:r>
      </w:ins>
      <w:r w:rsidRPr="00944672">
        <w:rPr>
          <w:rFonts w:ascii="Arial" w:hAnsi="Arial" w:cs="Arial"/>
          <w:sz w:val="24"/>
          <w:szCs w:val="24"/>
        </w:rPr>
        <w:t xml:space="preserve"> recht.“</w:t>
      </w:r>
    </w:p>
    <w:p w14:paraId="47CC5E74" w14:textId="3ED7EF9C"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„Vielen Dank für die Antwort</w:t>
      </w:r>
      <w:del w:id="11298" w:author="Lektorat Bauer" w:date="2025-03-06T11:58:00Z" w16du:dateUtc="2025-03-06T10:58:00Z">
        <w:r w:rsidRPr="00944672" w:rsidDel="00632E42">
          <w:rPr>
            <w:rFonts w:ascii="Arial" w:hAnsi="Arial" w:cs="Arial"/>
            <w:sz w:val="24"/>
            <w:szCs w:val="24"/>
          </w:rPr>
          <w:delText>.</w:delText>
        </w:r>
      </w:del>
      <w:r w:rsidRPr="00944672">
        <w:rPr>
          <w:rFonts w:ascii="Arial" w:hAnsi="Arial" w:cs="Arial"/>
          <w:sz w:val="24"/>
          <w:szCs w:val="24"/>
        </w:rPr>
        <w:t>“</w:t>
      </w:r>
      <w:ins w:id="11299" w:author="Lektorat Bauer" w:date="2025-03-06T11:58:00Z" w16du:dateUtc="2025-03-06T10:58:00Z">
        <w:r w:rsidR="00632E42">
          <w:rPr>
            <w:rFonts w:ascii="Arial" w:hAnsi="Arial" w:cs="Arial"/>
            <w:sz w:val="24"/>
            <w:szCs w:val="24"/>
          </w:rPr>
          <w:t>,</w:t>
        </w:r>
      </w:ins>
      <w:r w:rsidRPr="00944672">
        <w:rPr>
          <w:rFonts w:ascii="Arial" w:hAnsi="Arial" w:cs="Arial"/>
          <w:sz w:val="24"/>
          <w:szCs w:val="24"/>
        </w:rPr>
        <w:t xml:space="preserve"> </w:t>
      </w:r>
      <w:ins w:id="11300" w:author="Lektorat Bauer" w:date="2025-03-06T11:58:00Z" w16du:dateUtc="2025-03-06T10:58:00Z">
        <w:r w:rsidR="00632E42">
          <w:rPr>
            <w:rFonts w:ascii="Arial" w:hAnsi="Arial" w:cs="Arial"/>
            <w:sz w:val="24"/>
            <w:szCs w:val="24"/>
          </w:rPr>
          <w:t>s</w:t>
        </w:r>
      </w:ins>
      <w:del w:id="11301" w:author="Lektorat Bauer" w:date="2025-03-06T11:58:00Z" w16du:dateUtc="2025-03-06T10:58:00Z">
        <w:r w:rsidRPr="00944672" w:rsidDel="00632E42">
          <w:rPr>
            <w:rFonts w:ascii="Arial" w:hAnsi="Arial" w:cs="Arial"/>
            <w:sz w:val="24"/>
            <w:szCs w:val="24"/>
          </w:rPr>
          <w:delText>S</w:delText>
        </w:r>
      </w:del>
      <w:r w:rsidRPr="00944672">
        <w:rPr>
          <w:rFonts w:ascii="Arial" w:hAnsi="Arial" w:cs="Arial"/>
          <w:sz w:val="24"/>
          <w:szCs w:val="24"/>
        </w:rPr>
        <w:t>agte Tia. Sie schaute sich kurz um, sah die beiden Scouts und winkte beide zu sich heran. Obwohl sie keine Befehlsgewalt über die thailändischen Soldaten hatte, gehorchte der Thai. Dann verglichen die beiden die Position und einigten sich darauf, dass diese Lichtung exakt auf der Grenze lag.</w:t>
      </w:r>
    </w:p>
    <w:p w14:paraId="065052C6"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commentRangeStart w:id="11302"/>
      <w:r w:rsidRPr="00944672">
        <w:rPr>
          <w:rFonts w:ascii="Arial" w:hAnsi="Arial" w:cs="Arial"/>
          <w:sz w:val="24"/>
          <w:szCs w:val="24"/>
        </w:rPr>
        <w:lastRenderedPageBreak/>
        <w:t xml:space="preserve">„Captain, wir müssen leider thailändischen Boden betreten, um der Gangster habhaft zu werden. Würden Sie die Führung übernehmen, damit wir diese Bastarde hochnehmen können?“ Der Tonfall in Tias Stimme sagte alles. </w:t>
      </w:r>
    </w:p>
    <w:p w14:paraId="6DE62DA5" w14:textId="77777777" w:rsidR="00F33699" w:rsidRDefault="00944672" w:rsidP="00623B68">
      <w:pPr>
        <w:autoSpaceDE w:val="0"/>
        <w:autoSpaceDN w:val="0"/>
        <w:adjustRightInd w:val="0"/>
        <w:spacing w:after="0" w:line="360" w:lineRule="auto"/>
        <w:ind w:firstLine="227"/>
        <w:jc w:val="both"/>
        <w:rPr>
          <w:ins w:id="11303" w:author="Lektorat Bauer" w:date="2025-03-06T15:18:00Z" w16du:dateUtc="2025-03-06T14:18:00Z"/>
          <w:rFonts w:ascii="Arial" w:hAnsi="Arial" w:cs="Arial"/>
          <w:sz w:val="24"/>
          <w:szCs w:val="24"/>
        </w:rPr>
      </w:pPr>
      <w:r w:rsidRPr="00944672">
        <w:rPr>
          <w:rFonts w:ascii="Arial" w:hAnsi="Arial" w:cs="Arial"/>
          <w:sz w:val="24"/>
          <w:szCs w:val="24"/>
        </w:rPr>
        <w:t>„Im Sinne der internationalen Verständigung</w:t>
      </w:r>
      <w:del w:id="11304" w:author="Lektorat Bauer" w:date="2025-03-06T15:18:00Z" w16du:dateUtc="2025-03-06T14:18:00Z">
        <w:r w:rsidRPr="00944672" w:rsidDel="00F33699">
          <w:rPr>
            <w:rFonts w:ascii="Arial" w:hAnsi="Arial" w:cs="Arial"/>
            <w:sz w:val="24"/>
            <w:szCs w:val="24"/>
          </w:rPr>
          <w:delText>,</w:delText>
        </w:r>
      </w:del>
      <w:r w:rsidRPr="00944672">
        <w:rPr>
          <w:rFonts w:ascii="Arial" w:hAnsi="Arial" w:cs="Arial"/>
          <w:sz w:val="24"/>
          <w:szCs w:val="24"/>
        </w:rPr>
        <w:t xml:space="preserve"> würde ich vorschlagen, dass wir eine gemeinsame Übung durchführen.“ </w:t>
      </w:r>
    </w:p>
    <w:p w14:paraId="1A3E9834" w14:textId="77777777" w:rsidR="00F33699" w:rsidRDefault="00944672" w:rsidP="00623B68">
      <w:pPr>
        <w:autoSpaceDE w:val="0"/>
        <w:autoSpaceDN w:val="0"/>
        <w:adjustRightInd w:val="0"/>
        <w:spacing w:after="0" w:line="360" w:lineRule="auto"/>
        <w:ind w:firstLine="227"/>
        <w:jc w:val="both"/>
        <w:rPr>
          <w:ins w:id="11305" w:author="Lektorat Bauer" w:date="2025-03-06T15:18:00Z" w16du:dateUtc="2025-03-06T14:18:00Z"/>
          <w:rFonts w:ascii="Arial" w:hAnsi="Arial" w:cs="Arial"/>
          <w:sz w:val="24"/>
          <w:szCs w:val="24"/>
        </w:rPr>
      </w:pPr>
      <w:r w:rsidRPr="00944672">
        <w:rPr>
          <w:rFonts w:ascii="Arial" w:hAnsi="Arial" w:cs="Arial"/>
          <w:sz w:val="24"/>
          <w:szCs w:val="24"/>
        </w:rPr>
        <w:t>„Gut, Vorschlag angenommen. Ich vermute, Sie würden gern als Beobachter die Übung verfolgen?“ Das war die charmante Art, ihm zu sagen, dass er nichts zu sagen hatte.</w:t>
      </w:r>
    </w:p>
    <w:p w14:paraId="7A905AD1" w14:textId="77777777" w:rsidR="00F33699" w:rsidRDefault="00944672" w:rsidP="00623B68">
      <w:pPr>
        <w:autoSpaceDE w:val="0"/>
        <w:autoSpaceDN w:val="0"/>
        <w:adjustRightInd w:val="0"/>
        <w:spacing w:after="0" w:line="360" w:lineRule="auto"/>
        <w:ind w:firstLine="227"/>
        <w:jc w:val="both"/>
        <w:rPr>
          <w:ins w:id="11306" w:author="Lektorat Bauer" w:date="2025-03-06T15:18:00Z" w16du:dateUtc="2025-03-06T14:18:00Z"/>
          <w:rFonts w:ascii="Arial" w:hAnsi="Arial" w:cs="Arial"/>
          <w:sz w:val="24"/>
          <w:szCs w:val="24"/>
        </w:rPr>
      </w:pPr>
      <w:r w:rsidRPr="00944672">
        <w:rPr>
          <w:rFonts w:ascii="Arial" w:hAnsi="Arial" w:cs="Arial"/>
          <w:sz w:val="24"/>
          <w:szCs w:val="24"/>
        </w:rPr>
        <w:t xml:space="preserve"> „Meine Soldaten wollten imm</w:t>
      </w:r>
      <w:ins w:id="11307" w:author="Lektorat Bauer" w:date="2025-03-06T15:18:00Z" w16du:dateUtc="2025-03-06T14:18:00Z">
        <w:r w:rsidR="00F33699">
          <w:rPr>
            <w:rFonts w:ascii="Arial" w:hAnsi="Arial" w:cs="Arial"/>
            <w:sz w:val="24"/>
            <w:szCs w:val="24"/>
          </w:rPr>
          <w:t>er</w:t>
        </w:r>
      </w:ins>
      <w:r w:rsidRPr="00944672">
        <w:rPr>
          <w:rFonts w:ascii="Arial" w:hAnsi="Arial" w:cs="Arial"/>
          <w:sz w:val="24"/>
          <w:szCs w:val="24"/>
        </w:rPr>
        <w:t xml:space="preserve"> schon einmal Einblicke in die </w:t>
      </w:r>
      <w:del w:id="11308" w:author="Lektorat Bauer" w:date="2025-03-06T15:18:00Z" w16du:dateUtc="2025-03-06T14:18:00Z">
        <w:r w:rsidRPr="00944672" w:rsidDel="00F33699">
          <w:rPr>
            <w:rFonts w:ascii="Arial" w:hAnsi="Arial" w:cs="Arial"/>
            <w:sz w:val="24"/>
            <w:szCs w:val="24"/>
          </w:rPr>
          <w:delText>malayischen</w:delText>
        </w:r>
      </w:del>
      <w:ins w:id="11309" w:author="Lektorat Bauer" w:date="2025-03-06T15:18:00Z" w16du:dateUtc="2025-03-06T14:18:00Z">
        <w:r w:rsidR="00F33699" w:rsidRPr="00944672">
          <w:rPr>
            <w:rFonts w:ascii="Arial" w:hAnsi="Arial" w:cs="Arial"/>
            <w:sz w:val="24"/>
            <w:szCs w:val="24"/>
          </w:rPr>
          <w:t>malaiischen</w:t>
        </w:r>
      </w:ins>
      <w:r w:rsidRPr="00944672">
        <w:rPr>
          <w:rFonts w:ascii="Arial" w:hAnsi="Arial" w:cs="Arial"/>
          <w:sz w:val="24"/>
          <w:szCs w:val="24"/>
        </w:rPr>
        <w:t xml:space="preserve"> Taktiken bekommen. Da sie zu dieser Übung zwei Züge mitgebracht habe</w:t>
      </w:r>
      <w:ins w:id="11310" w:author="Lektorat Bauer" w:date="2025-03-06T15:18:00Z" w16du:dateUtc="2025-03-06T14:18:00Z">
        <w:r w:rsidR="00F33699">
          <w:rPr>
            <w:rFonts w:ascii="Arial" w:hAnsi="Arial" w:cs="Arial"/>
            <w:sz w:val="24"/>
            <w:szCs w:val="24"/>
          </w:rPr>
          <w:t>n</w:t>
        </w:r>
      </w:ins>
      <w:r w:rsidRPr="00944672">
        <w:rPr>
          <w:rFonts w:ascii="Arial" w:hAnsi="Arial" w:cs="Arial"/>
          <w:sz w:val="24"/>
          <w:szCs w:val="24"/>
        </w:rPr>
        <w:t>, würde ich vorschlagen, dass ich meinen Zug hälftig teile?</w:t>
      </w:r>
      <w:del w:id="11311" w:author="Lektorat Bauer" w:date="2025-03-06T15:18:00Z" w16du:dateUtc="2025-03-06T14:18:00Z">
        <w:r w:rsidRPr="00944672" w:rsidDel="00F33699">
          <w:rPr>
            <w:rFonts w:ascii="Arial" w:hAnsi="Arial" w:cs="Arial"/>
            <w:sz w:val="24"/>
            <w:szCs w:val="24"/>
          </w:rPr>
          <w:delText>!</w:delText>
        </w:r>
      </w:del>
      <w:r w:rsidRPr="00944672">
        <w:rPr>
          <w:rFonts w:ascii="Arial" w:hAnsi="Arial" w:cs="Arial"/>
          <w:sz w:val="24"/>
          <w:szCs w:val="24"/>
        </w:rPr>
        <w:t xml:space="preserve">“ </w:t>
      </w:r>
    </w:p>
    <w:p w14:paraId="5284261C" w14:textId="2B731F9C"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„Mein lieber Captain Ingkaphirom, das wäre genau mein Vorschlag gewesen. Wollen Sie mich begleiten?!“ </w:t>
      </w:r>
    </w:p>
    <w:p w14:paraId="40C302E2" w14:textId="77777777" w:rsidR="00F33699" w:rsidRDefault="00944672" w:rsidP="00623B68">
      <w:pPr>
        <w:autoSpaceDE w:val="0"/>
        <w:autoSpaceDN w:val="0"/>
        <w:adjustRightInd w:val="0"/>
        <w:spacing w:after="0" w:line="360" w:lineRule="auto"/>
        <w:ind w:firstLine="227"/>
        <w:jc w:val="both"/>
        <w:rPr>
          <w:ins w:id="11312" w:author="Lektorat Bauer" w:date="2025-03-06T15:20:00Z" w16du:dateUtc="2025-03-06T14:20:00Z"/>
          <w:rFonts w:ascii="Arial" w:hAnsi="Arial" w:cs="Arial"/>
          <w:sz w:val="24"/>
          <w:szCs w:val="24"/>
        </w:rPr>
      </w:pPr>
      <w:r w:rsidRPr="00944672">
        <w:rPr>
          <w:rFonts w:ascii="Arial" w:hAnsi="Arial" w:cs="Arial"/>
          <w:sz w:val="24"/>
          <w:szCs w:val="24"/>
        </w:rPr>
        <w:t xml:space="preserve">Die Thai teilten sich auf, dann wurde die Aufgabenverteilung vorgenommen. Tia schaute zu Bibi: „Bibi, Dein Scout </w:t>
      </w:r>
      <w:commentRangeStart w:id="11313"/>
      <w:r w:rsidRPr="00944672">
        <w:rPr>
          <w:rFonts w:ascii="Arial" w:hAnsi="Arial" w:cs="Arial"/>
          <w:sz w:val="24"/>
          <w:szCs w:val="24"/>
        </w:rPr>
        <w:t>geht mit dem Thai</w:t>
      </w:r>
      <w:ins w:id="11314" w:author="Lektorat Bauer" w:date="2025-03-06T15:19:00Z" w16du:dateUtc="2025-03-06T14:19:00Z">
        <w:r w:rsidR="00F33699">
          <w:rPr>
            <w:rFonts w:ascii="Arial" w:hAnsi="Arial" w:cs="Arial"/>
            <w:sz w:val="24"/>
            <w:szCs w:val="24"/>
          </w:rPr>
          <w:t xml:space="preserve"> </w:t>
        </w:r>
        <w:commentRangeEnd w:id="11313"/>
        <w:r w:rsidR="00F33699">
          <w:rPr>
            <w:rStyle w:val="Kommentarzeichen"/>
          </w:rPr>
          <w:commentReference w:id="11313"/>
        </w:r>
      </w:ins>
      <w:del w:id="11315" w:author="Lektorat Bauer" w:date="2025-03-06T15:19:00Z" w16du:dateUtc="2025-03-06T14:19:00Z">
        <w:r w:rsidRPr="00944672" w:rsidDel="00F33699">
          <w:rPr>
            <w:rFonts w:ascii="Arial" w:hAnsi="Arial" w:cs="Arial"/>
            <w:sz w:val="24"/>
            <w:szCs w:val="24"/>
          </w:rPr>
          <w:delText xml:space="preserve">,“ </w:delText>
        </w:r>
        <w:commentRangeStart w:id="11316"/>
        <w:r w:rsidRPr="00944672" w:rsidDel="00F33699">
          <w:rPr>
            <w:rFonts w:ascii="Arial" w:hAnsi="Arial" w:cs="Arial"/>
            <w:sz w:val="24"/>
            <w:szCs w:val="24"/>
          </w:rPr>
          <w:delText xml:space="preserve">Sie schaute in die Runde, eine Hand ging hoch, Sie nickte dem Thai zu. </w:delText>
        </w:r>
      </w:del>
      <w:commentRangeEnd w:id="11316"/>
      <w:r w:rsidR="00F33699">
        <w:rPr>
          <w:rStyle w:val="Kommentarzeichen"/>
        </w:rPr>
        <w:commentReference w:id="11316"/>
      </w:r>
      <w:del w:id="11317" w:author="Lektorat Bauer" w:date="2025-03-06T15:19:00Z" w16du:dateUtc="2025-03-06T14:19:00Z">
        <w:r w:rsidRPr="00944672" w:rsidDel="00F33699">
          <w:rPr>
            <w:rFonts w:ascii="Arial" w:hAnsi="Arial" w:cs="Arial"/>
            <w:sz w:val="24"/>
            <w:szCs w:val="24"/>
          </w:rPr>
          <w:delText>„V</w:delText>
        </w:r>
      </w:del>
      <w:ins w:id="11318" w:author="Lektorat Bauer" w:date="2025-03-06T15:19:00Z" w16du:dateUtc="2025-03-06T14:19:00Z">
        <w:r w:rsidR="00F33699">
          <w:rPr>
            <w:rFonts w:ascii="Arial" w:hAnsi="Arial" w:cs="Arial"/>
            <w:sz w:val="24"/>
            <w:szCs w:val="24"/>
          </w:rPr>
          <w:t>v</w:t>
        </w:r>
      </w:ins>
      <w:r w:rsidRPr="00944672">
        <w:rPr>
          <w:rFonts w:ascii="Arial" w:hAnsi="Arial" w:cs="Arial"/>
          <w:sz w:val="24"/>
          <w:szCs w:val="24"/>
        </w:rPr>
        <w:t xml:space="preserve">oraus und </w:t>
      </w:r>
      <w:del w:id="11319" w:author="Lektorat Bauer" w:date="2025-03-06T15:19:00Z" w16du:dateUtc="2025-03-06T14:19:00Z">
        <w:r w:rsidRPr="00944672" w:rsidDel="00F33699">
          <w:rPr>
            <w:rFonts w:ascii="Arial" w:hAnsi="Arial" w:cs="Arial"/>
            <w:sz w:val="24"/>
            <w:szCs w:val="24"/>
          </w:rPr>
          <w:delText>I</w:delText>
        </w:r>
      </w:del>
      <w:ins w:id="11320" w:author="Lektorat Bauer" w:date="2025-03-06T15:19:00Z" w16du:dateUtc="2025-03-06T14:19:00Z">
        <w:r w:rsidR="00F33699">
          <w:rPr>
            <w:rFonts w:ascii="Arial" w:hAnsi="Arial" w:cs="Arial"/>
            <w:sz w:val="24"/>
            <w:szCs w:val="24"/>
          </w:rPr>
          <w:t>i</w:t>
        </w:r>
      </w:ins>
      <w:r w:rsidRPr="00944672">
        <w:rPr>
          <w:rFonts w:ascii="Arial" w:hAnsi="Arial" w:cs="Arial"/>
          <w:sz w:val="24"/>
          <w:szCs w:val="24"/>
        </w:rPr>
        <w:t xml:space="preserve">hr verfolgt die Bande.“ Jetzt blickte Sie den thailändischen Scharfschützen an: „Wo können die uns einen Hinterhalt legen? Und wo können wir die abfangen?“ </w:t>
      </w:r>
    </w:p>
    <w:p w14:paraId="2B16549E" w14:textId="77777777" w:rsidR="00F33699" w:rsidRDefault="00944672" w:rsidP="00623B68">
      <w:pPr>
        <w:autoSpaceDE w:val="0"/>
        <w:autoSpaceDN w:val="0"/>
        <w:adjustRightInd w:val="0"/>
        <w:spacing w:after="0" w:line="360" w:lineRule="auto"/>
        <w:ind w:firstLine="227"/>
        <w:jc w:val="both"/>
        <w:rPr>
          <w:ins w:id="11321" w:author="Lektorat Bauer" w:date="2025-03-06T15:20:00Z" w16du:dateUtc="2025-03-06T14:20:00Z"/>
          <w:rFonts w:ascii="Arial" w:hAnsi="Arial" w:cs="Arial"/>
          <w:sz w:val="24"/>
          <w:szCs w:val="24"/>
        </w:rPr>
      </w:pPr>
      <w:r w:rsidRPr="00944672">
        <w:rPr>
          <w:rFonts w:ascii="Arial" w:hAnsi="Arial" w:cs="Arial"/>
          <w:sz w:val="24"/>
          <w:szCs w:val="24"/>
        </w:rPr>
        <w:t>Der Scharfschütze schaute kurz zu seinem Captain, der nickte, dann sagte der Scharfschütze, während er eine Karte herausholte: „Pegawai Waran, wenn</w:t>
      </w:r>
      <w:ins w:id="11322" w:author="Lektorat Bauer" w:date="2025-03-06T15:19:00Z" w16du:dateUtc="2025-03-06T14:19:00Z">
        <w:r w:rsidR="00F33699">
          <w:rPr>
            <w:rFonts w:ascii="Arial" w:hAnsi="Arial" w:cs="Arial"/>
            <w:sz w:val="24"/>
            <w:szCs w:val="24"/>
          </w:rPr>
          <w:t xml:space="preserve"> ich</w:t>
        </w:r>
      </w:ins>
      <w:r w:rsidRPr="00944672">
        <w:rPr>
          <w:rFonts w:ascii="Arial" w:hAnsi="Arial" w:cs="Arial"/>
          <w:sz w:val="24"/>
          <w:szCs w:val="24"/>
        </w:rPr>
        <w:t xml:space="preserve"> Ihnen das auf der Karte zeigen darf?“ </w:t>
      </w:r>
    </w:p>
    <w:p w14:paraId="2C7CE03B" w14:textId="77777777" w:rsidR="00F33699" w:rsidRDefault="00944672" w:rsidP="00623B68">
      <w:pPr>
        <w:autoSpaceDE w:val="0"/>
        <w:autoSpaceDN w:val="0"/>
        <w:adjustRightInd w:val="0"/>
        <w:spacing w:after="0" w:line="360" w:lineRule="auto"/>
        <w:ind w:firstLine="227"/>
        <w:jc w:val="both"/>
        <w:rPr>
          <w:ins w:id="11323" w:author="Lektorat Bauer" w:date="2025-03-06T15:20:00Z" w16du:dateUtc="2025-03-06T14:20:00Z"/>
          <w:rFonts w:ascii="Arial" w:hAnsi="Arial" w:cs="Arial"/>
          <w:sz w:val="24"/>
          <w:szCs w:val="24"/>
        </w:rPr>
      </w:pPr>
      <w:r w:rsidRPr="00944672">
        <w:rPr>
          <w:rFonts w:ascii="Arial" w:hAnsi="Arial" w:cs="Arial"/>
          <w:sz w:val="24"/>
          <w:szCs w:val="24"/>
        </w:rPr>
        <w:t xml:space="preserve">„Bitte.“ </w:t>
      </w:r>
    </w:p>
    <w:p w14:paraId="32B6D225" w14:textId="5933779A"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Alle rückten jetzt zusammen, ab jetzt wurde es Ernst. „Wir sind hier.“ Sein Finger markierte die Stelle. „Sie haben mich hier gefunden.“ Der Tonfall </w:t>
      </w:r>
      <w:del w:id="11324" w:author="Lektorat Bauer" w:date="2025-03-06T15:20:00Z" w16du:dateUtc="2025-03-06T14:20:00Z">
        <w:r w:rsidRPr="00944672" w:rsidDel="00F33699">
          <w:rPr>
            <w:rFonts w:ascii="Arial" w:hAnsi="Arial" w:cs="Arial"/>
            <w:sz w:val="24"/>
            <w:szCs w:val="24"/>
          </w:rPr>
          <w:delText xml:space="preserve">war </w:delText>
        </w:r>
      </w:del>
      <w:ins w:id="11325" w:author="Lektorat Bauer" w:date="2025-03-06T15:20:00Z" w16du:dateUtc="2025-03-06T14:20:00Z">
        <w:r w:rsidR="00F33699">
          <w:rPr>
            <w:rFonts w:ascii="Arial" w:hAnsi="Arial" w:cs="Arial"/>
            <w:sz w:val="24"/>
            <w:szCs w:val="24"/>
          </w:rPr>
          <w:t>klang</w:t>
        </w:r>
        <w:r w:rsidR="00F33699" w:rsidRPr="00944672">
          <w:rPr>
            <w:rFonts w:ascii="Arial" w:hAnsi="Arial" w:cs="Arial"/>
            <w:sz w:val="24"/>
            <w:szCs w:val="24"/>
          </w:rPr>
          <w:t xml:space="preserve"> </w:t>
        </w:r>
      </w:ins>
      <w:r w:rsidRPr="00944672">
        <w:rPr>
          <w:rFonts w:ascii="Arial" w:hAnsi="Arial" w:cs="Arial"/>
          <w:sz w:val="24"/>
          <w:szCs w:val="24"/>
        </w:rPr>
        <w:t xml:space="preserve">etwas verbittert. Aus der zweiten Reihe meldete sich Ahab zu Wort: „Mach Dir nichts draus. Sie hat uns alle erwischt. Sie hat einen sechsten Sinn hinter Ihrem </w:t>
      </w:r>
      <w:del w:id="11326" w:author="Lektorat Bauer" w:date="2025-03-06T15:20:00Z" w16du:dateUtc="2025-03-06T14:20:00Z">
        <w:r w:rsidRPr="00944672" w:rsidDel="00F33699">
          <w:rPr>
            <w:rFonts w:ascii="Arial" w:hAnsi="Arial" w:cs="Arial"/>
            <w:sz w:val="24"/>
            <w:szCs w:val="24"/>
          </w:rPr>
          <w:delText>Z</w:delText>
        </w:r>
      </w:del>
      <w:ins w:id="11327" w:author="Lektorat Bauer" w:date="2025-03-06T15:20:00Z" w16du:dateUtc="2025-03-06T14:20:00Z">
        <w:r w:rsidR="00F33699">
          <w:rPr>
            <w:rFonts w:ascii="Arial" w:hAnsi="Arial" w:cs="Arial"/>
            <w:sz w:val="24"/>
            <w:szCs w:val="24"/>
          </w:rPr>
          <w:t>z</w:t>
        </w:r>
      </w:ins>
      <w:r w:rsidRPr="00944672">
        <w:rPr>
          <w:rFonts w:ascii="Arial" w:hAnsi="Arial" w:cs="Arial"/>
          <w:sz w:val="24"/>
          <w:szCs w:val="24"/>
        </w:rPr>
        <w:t xml:space="preserve">weiten Gesicht.“ </w:t>
      </w:r>
    </w:p>
    <w:p w14:paraId="6E98BAAA" w14:textId="77777777" w:rsidR="00F33699" w:rsidRDefault="00944672" w:rsidP="00623B68">
      <w:pPr>
        <w:autoSpaceDE w:val="0"/>
        <w:autoSpaceDN w:val="0"/>
        <w:adjustRightInd w:val="0"/>
        <w:spacing w:after="0" w:line="360" w:lineRule="auto"/>
        <w:ind w:firstLine="227"/>
        <w:jc w:val="both"/>
        <w:rPr>
          <w:ins w:id="11328" w:author="Lektorat Bauer" w:date="2025-03-06T15:20:00Z" w16du:dateUtc="2025-03-06T14:20:00Z"/>
          <w:rFonts w:ascii="Arial" w:hAnsi="Arial" w:cs="Arial"/>
          <w:sz w:val="24"/>
          <w:szCs w:val="24"/>
        </w:rPr>
      </w:pPr>
      <w:r w:rsidRPr="00944672">
        <w:rPr>
          <w:rFonts w:ascii="Arial" w:hAnsi="Arial" w:cs="Arial"/>
          <w:sz w:val="24"/>
          <w:szCs w:val="24"/>
        </w:rPr>
        <w:t>Ein kurzes Auflachen ging durch die Reihen der Malaien. Als der Scharfschütze aufblickte, nickten alle Soldaten zustimmend. „Sie hat den Zug geteilt und Euch aufgelauert, bevor ich überhaupt wusste, dass Ihr in der Nähe seid</w:t>
      </w:r>
      <w:del w:id="11329" w:author="Lektorat Bauer" w:date="2025-03-06T15:20:00Z" w16du:dateUtc="2025-03-06T14:20:00Z">
        <w:r w:rsidRPr="00944672" w:rsidDel="00F33699">
          <w:rPr>
            <w:rFonts w:ascii="Arial" w:hAnsi="Arial" w:cs="Arial"/>
            <w:sz w:val="24"/>
            <w:szCs w:val="24"/>
          </w:rPr>
          <w:delText>.</w:delText>
        </w:r>
      </w:del>
      <w:r w:rsidRPr="00944672">
        <w:rPr>
          <w:rFonts w:ascii="Arial" w:hAnsi="Arial" w:cs="Arial"/>
          <w:sz w:val="24"/>
          <w:szCs w:val="24"/>
        </w:rPr>
        <w:t>“</w:t>
      </w:r>
      <w:ins w:id="11330" w:author="Lektorat Bauer" w:date="2025-03-06T15:20:00Z" w16du:dateUtc="2025-03-06T14:20:00Z">
        <w:r w:rsidR="00F33699">
          <w:rPr>
            <w:rFonts w:ascii="Arial" w:hAnsi="Arial" w:cs="Arial"/>
            <w:sz w:val="24"/>
            <w:szCs w:val="24"/>
          </w:rPr>
          <w:t>,</w:t>
        </w:r>
      </w:ins>
      <w:r w:rsidRPr="00944672">
        <w:rPr>
          <w:rFonts w:ascii="Arial" w:hAnsi="Arial" w:cs="Arial"/>
          <w:sz w:val="24"/>
          <w:szCs w:val="24"/>
        </w:rPr>
        <w:t xml:space="preserve"> </w:t>
      </w:r>
      <w:ins w:id="11331" w:author="Lektorat Bauer" w:date="2025-03-06T15:20:00Z" w16du:dateUtc="2025-03-06T14:20:00Z">
        <w:r w:rsidR="00F33699">
          <w:rPr>
            <w:rFonts w:ascii="Arial" w:hAnsi="Arial" w:cs="Arial"/>
            <w:sz w:val="24"/>
            <w:szCs w:val="24"/>
          </w:rPr>
          <w:t>s</w:t>
        </w:r>
      </w:ins>
      <w:del w:id="11332" w:author="Lektorat Bauer" w:date="2025-03-06T15:20:00Z" w16du:dateUtc="2025-03-06T14:20:00Z">
        <w:r w:rsidRPr="00944672" w:rsidDel="00F33699">
          <w:rPr>
            <w:rFonts w:ascii="Arial" w:hAnsi="Arial" w:cs="Arial"/>
            <w:sz w:val="24"/>
            <w:szCs w:val="24"/>
          </w:rPr>
          <w:delText>S</w:delText>
        </w:r>
      </w:del>
      <w:r w:rsidRPr="00944672">
        <w:rPr>
          <w:rFonts w:ascii="Arial" w:hAnsi="Arial" w:cs="Arial"/>
          <w:sz w:val="24"/>
          <w:szCs w:val="24"/>
        </w:rPr>
        <w:t xml:space="preserve">agte Bibi. Dieses Lob der Zugführerin ließ den thailändischen Captain kurz zusammenzucken, auch er war ihr in die Falle gegangen. </w:t>
      </w:r>
    </w:p>
    <w:p w14:paraId="2AA8A458" w14:textId="14C326FD"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„Jetzt verstehe ich die Gerüchte, die über Sie im Umlauf sind. Ihnen werden wundersame Dinge nachgesagt</w:t>
      </w:r>
      <w:del w:id="11333" w:author="Lektorat Bauer" w:date="2025-03-06T15:20:00Z" w16du:dateUtc="2025-03-06T14:20:00Z">
        <w:r w:rsidRPr="00944672" w:rsidDel="00F33699">
          <w:rPr>
            <w:rFonts w:ascii="Arial" w:hAnsi="Arial" w:cs="Arial"/>
            <w:sz w:val="24"/>
            <w:szCs w:val="24"/>
          </w:rPr>
          <w:delText>.</w:delText>
        </w:r>
      </w:del>
      <w:r w:rsidRPr="00944672">
        <w:rPr>
          <w:rFonts w:ascii="Arial" w:hAnsi="Arial" w:cs="Arial"/>
          <w:sz w:val="24"/>
          <w:szCs w:val="24"/>
        </w:rPr>
        <w:t>“</w:t>
      </w:r>
      <w:ins w:id="11334" w:author="Lektorat Bauer" w:date="2025-03-06T15:20:00Z" w16du:dateUtc="2025-03-06T14:20:00Z">
        <w:r w:rsidR="00F33699">
          <w:rPr>
            <w:rFonts w:ascii="Arial" w:hAnsi="Arial" w:cs="Arial"/>
            <w:sz w:val="24"/>
            <w:szCs w:val="24"/>
          </w:rPr>
          <w:t>,</w:t>
        </w:r>
      </w:ins>
      <w:r w:rsidRPr="00944672">
        <w:rPr>
          <w:rFonts w:ascii="Arial" w:hAnsi="Arial" w:cs="Arial"/>
          <w:sz w:val="24"/>
          <w:szCs w:val="24"/>
        </w:rPr>
        <w:t xml:space="preserve"> </w:t>
      </w:r>
      <w:ins w:id="11335" w:author="Lektorat Bauer" w:date="2025-03-06T15:20:00Z" w16du:dateUtc="2025-03-06T14:20:00Z">
        <w:r w:rsidR="00F33699">
          <w:rPr>
            <w:rFonts w:ascii="Arial" w:hAnsi="Arial" w:cs="Arial"/>
            <w:sz w:val="24"/>
            <w:szCs w:val="24"/>
          </w:rPr>
          <w:t>s</w:t>
        </w:r>
      </w:ins>
      <w:del w:id="11336" w:author="Lektorat Bauer" w:date="2025-03-06T15:20:00Z" w16du:dateUtc="2025-03-06T14:20:00Z">
        <w:r w:rsidRPr="00944672" w:rsidDel="00F33699">
          <w:rPr>
            <w:rFonts w:ascii="Arial" w:hAnsi="Arial" w:cs="Arial"/>
            <w:sz w:val="24"/>
            <w:szCs w:val="24"/>
          </w:rPr>
          <w:delText>S</w:delText>
        </w:r>
      </w:del>
      <w:r w:rsidRPr="00944672">
        <w:rPr>
          <w:rFonts w:ascii="Arial" w:hAnsi="Arial" w:cs="Arial"/>
          <w:sz w:val="24"/>
          <w:szCs w:val="24"/>
        </w:rPr>
        <w:t xml:space="preserve">agte der Captain zu Satria Chow und fuhr dann fort. </w:t>
      </w:r>
      <w:r w:rsidRPr="00944672">
        <w:rPr>
          <w:rFonts w:ascii="Arial" w:hAnsi="Arial" w:cs="Arial"/>
          <w:sz w:val="24"/>
          <w:szCs w:val="24"/>
        </w:rPr>
        <w:lastRenderedPageBreak/>
        <w:t xml:space="preserve">„Ich habe den höheren Rang und wir sind in meinem Land, trotzdem möchte ich Sie bitten, die Führung zu übernehmen.“ Zu seinen Soldaten gewandt sagte er: „Die Pegawai Waran Chow übernimmt das Oberkommando.“ Die thailändischen Soldaten salutierten, diese Frage war geklärt. </w:t>
      </w:r>
    </w:p>
    <w:p w14:paraId="4C514442" w14:textId="77777777" w:rsidR="00F33699" w:rsidRDefault="00944672" w:rsidP="00623B68">
      <w:pPr>
        <w:autoSpaceDE w:val="0"/>
        <w:autoSpaceDN w:val="0"/>
        <w:adjustRightInd w:val="0"/>
        <w:spacing w:after="0" w:line="360" w:lineRule="auto"/>
        <w:ind w:firstLine="227"/>
        <w:jc w:val="both"/>
        <w:rPr>
          <w:ins w:id="11337" w:author="Lektorat Bauer" w:date="2025-03-06T15:21:00Z" w16du:dateUtc="2025-03-06T14:21:00Z"/>
          <w:rFonts w:ascii="Arial" w:hAnsi="Arial" w:cs="Arial"/>
          <w:sz w:val="24"/>
          <w:szCs w:val="24"/>
        </w:rPr>
      </w:pPr>
      <w:r w:rsidRPr="00944672">
        <w:rPr>
          <w:rFonts w:ascii="Arial" w:hAnsi="Arial" w:cs="Arial"/>
          <w:sz w:val="24"/>
          <w:szCs w:val="24"/>
        </w:rPr>
        <w:t xml:space="preserve">Der Captain blickte zu seinem Scharfschützen, „Was wolltest Du noch sagen?“ </w:t>
      </w:r>
    </w:p>
    <w:p w14:paraId="6AAED3B8" w14:textId="77777777" w:rsidR="00F33699" w:rsidRDefault="00944672" w:rsidP="00623B68">
      <w:pPr>
        <w:autoSpaceDE w:val="0"/>
        <w:autoSpaceDN w:val="0"/>
        <w:adjustRightInd w:val="0"/>
        <w:spacing w:after="0" w:line="360" w:lineRule="auto"/>
        <w:ind w:firstLine="227"/>
        <w:jc w:val="both"/>
        <w:rPr>
          <w:ins w:id="11338" w:author="Lektorat Bauer" w:date="2025-03-06T15:21:00Z" w16du:dateUtc="2025-03-06T14:21:00Z"/>
          <w:rFonts w:ascii="Arial" w:hAnsi="Arial" w:cs="Arial"/>
          <w:sz w:val="24"/>
          <w:szCs w:val="24"/>
        </w:rPr>
      </w:pPr>
      <w:r w:rsidRPr="00944672">
        <w:rPr>
          <w:rFonts w:ascii="Arial" w:hAnsi="Arial" w:cs="Arial"/>
          <w:sz w:val="24"/>
          <w:szCs w:val="24"/>
        </w:rPr>
        <w:t xml:space="preserve">„Von meinem Standpunkt hatte ich einen guten Überblick. Einen Hinterhalt würde ich hier legen.“ Sein Finger deutete auf eine Stelle auf der Karte. „Wenn </w:t>
      </w:r>
      <w:ins w:id="11339" w:author="Lektorat Bauer" w:date="2025-03-06T15:21:00Z" w16du:dateUtc="2025-03-06T14:21:00Z">
        <w:r w:rsidR="00F33699">
          <w:rPr>
            <w:rFonts w:ascii="Arial" w:hAnsi="Arial" w:cs="Arial"/>
            <w:sz w:val="24"/>
            <w:szCs w:val="24"/>
          </w:rPr>
          <w:t xml:space="preserve">wir </w:t>
        </w:r>
      </w:ins>
      <w:r w:rsidRPr="00944672">
        <w:rPr>
          <w:rFonts w:ascii="Arial" w:hAnsi="Arial" w:cs="Arial"/>
          <w:sz w:val="24"/>
          <w:szCs w:val="24"/>
        </w:rPr>
        <w:t xml:space="preserve">sie umgehen könnten, würde ich hier einen Abfangpunkt einrichten.“ </w:t>
      </w:r>
    </w:p>
    <w:p w14:paraId="51D430EA" w14:textId="77777777" w:rsidR="00F33699" w:rsidRDefault="00944672" w:rsidP="00623B68">
      <w:pPr>
        <w:autoSpaceDE w:val="0"/>
        <w:autoSpaceDN w:val="0"/>
        <w:adjustRightInd w:val="0"/>
        <w:spacing w:after="0" w:line="360" w:lineRule="auto"/>
        <w:ind w:firstLine="227"/>
        <w:jc w:val="both"/>
        <w:rPr>
          <w:ins w:id="11340" w:author="Lektorat Bauer" w:date="2025-03-06T15:21:00Z" w16du:dateUtc="2025-03-06T14:21:00Z"/>
          <w:rFonts w:ascii="Arial" w:hAnsi="Arial" w:cs="Arial"/>
          <w:sz w:val="24"/>
          <w:szCs w:val="24"/>
        </w:rPr>
      </w:pPr>
      <w:r w:rsidRPr="00944672">
        <w:rPr>
          <w:rFonts w:ascii="Arial" w:hAnsi="Arial" w:cs="Arial"/>
          <w:sz w:val="24"/>
          <w:szCs w:val="24"/>
        </w:rPr>
        <w:t>„Da sind viele Berge im Weg</w:t>
      </w:r>
      <w:del w:id="11341" w:author="Lektorat Bauer" w:date="2025-03-06T15:21:00Z" w16du:dateUtc="2025-03-06T14:21:00Z">
        <w:r w:rsidRPr="00944672" w:rsidDel="00F33699">
          <w:rPr>
            <w:rFonts w:ascii="Arial" w:hAnsi="Arial" w:cs="Arial"/>
            <w:sz w:val="24"/>
            <w:szCs w:val="24"/>
          </w:rPr>
          <w:delText>,</w:delText>
        </w:r>
      </w:del>
      <w:r w:rsidRPr="00944672">
        <w:rPr>
          <w:rFonts w:ascii="Arial" w:hAnsi="Arial" w:cs="Arial"/>
          <w:sz w:val="24"/>
          <w:szCs w:val="24"/>
        </w:rPr>
        <w:t>“</w:t>
      </w:r>
      <w:ins w:id="11342" w:author="Lektorat Bauer" w:date="2025-03-06T15:21:00Z" w16du:dateUtc="2025-03-06T14:21:00Z">
        <w:r w:rsidR="00F33699">
          <w:rPr>
            <w:rFonts w:ascii="Arial" w:hAnsi="Arial" w:cs="Arial"/>
            <w:sz w:val="24"/>
            <w:szCs w:val="24"/>
          </w:rPr>
          <w:t>,</w:t>
        </w:r>
      </w:ins>
      <w:r w:rsidRPr="00944672">
        <w:rPr>
          <w:rFonts w:ascii="Arial" w:hAnsi="Arial" w:cs="Arial"/>
          <w:sz w:val="24"/>
          <w:szCs w:val="24"/>
        </w:rPr>
        <w:t xml:space="preserve"> sagte der thailändische Scout, „als Umgehung müssten wir hier lang, aber das kostet viel Zeit.“ </w:t>
      </w:r>
    </w:p>
    <w:p w14:paraId="7CC00FBB" w14:textId="77777777" w:rsidR="00F33699" w:rsidRDefault="00944672" w:rsidP="00623B68">
      <w:pPr>
        <w:autoSpaceDE w:val="0"/>
        <w:autoSpaceDN w:val="0"/>
        <w:adjustRightInd w:val="0"/>
        <w:spacing w:after="0" w:line="360" w:lineRule="auto"/>
        <w:ind w:firstLine="227"/>
        <w:jc w:val="both"/>
        <w:rPr>
          <w:ins w:id="11343" w:author="Lektorat Bauer" w:date="2025-03-06T15:21:00Z" w16du:dateUtc="2025-03-06T14:21:00Z"/>
          <w:rFonts w:ascii="Arial" w:hAnsi="Arial" w:cs="Arial"/>
          <w:sz w:val="24"/>
          <w:szCs w:val="24"/>
        </w:rPr>
      </w:pPr>
      <w:r w:rsidRPr="00944672">
        <w:rPr>
          <w:rFonts w:ascii="Arial" w:hAnsi="Arial" w:cs="Arial"/>
          <w:sz w:val="24"/>
          <w:szCs w:val="24"/>
        </w:rPr>
        <w:t>„Ich stimme zu</w:t>
      </w:r>
      <w:del w:id="11344" w:author="Lektorat Bauer" w:date="2025-03-06T15:21:00Z" w16du:dateUtc="2025-03-06T14:21:00Z">
        <w:r w:rsidRPr="00944672" w:rsidDel="00F33699">
          <w:rPr>
            <w:rFonts w:ascii="Arial" w:hAnsi="Arial" w:cs="Arial"/>
            <w:sz w:val="24"/>
            <w:szCs w:val="24"/>
          </w:rPr>
          <w:delText>.</w:delText>
        </w:r>
      </w:del>
      <w:r w:rsidRPr="00944672">
        <w:rPr>
          <w:rFonts w:ascii="Arial" w:hAnsi="Arial" w:cs="Arial"/>
          <w:sz w:val="24"/>
          <w:szCs w:val="24"/>
        </w:rPr>
        <w:t>“</w:t>
      </w:r>
      <w:ins w:id="11345" w:author="Lektorat Bauer" w:date="2025-03-06T15:21:00Z" w16du:dateUtc="2025-03-06T14:21:00Z">
        <w:r w:rsidR="00F33699">
          <w:rPr>
            <w:rFonts w:ascii="Arial" w:hAnsi="Arial" w:cs="Arial"/>
            <w:sz w:val="24"/>
            <w:szCs w:val="24"/>
          </w:rPr>
          <w:t>,</w:t>
        </w:r>
      </w:ins>
      <w:r w:rsidRPr="00944672">
        <w:rPr>
          <w:rFonts w:ascii="Arial" w:hAnsi="Arial" w:cs="Arial"/>
          <w:sz w:val="24"/>
          <w:szCs w:val="24"/>
        </w:rPr>
        <w:t xml:space="preserve"> </w:t>
      </w:r>
      <w:ins w:id="11346" w:author="Lektorat Bauer" w:date="2025-03-06T15:21:00Z" w16du:dateUtc="2025-03-06T14:21:00Z">
        <w:r w:rsidR="00F33699">
          <w:rPr>
            <w:rFonts w:ascii="Arial" w:hAnsi="Arial" w:cs="Arial"/>
            <w:sz w:val="24"/>
            <w:szCs w:val="24"/>
          </w:rPr>
          <w:t>s</w:t>
        </w:r>
      </w:ins>
      <w:del w:id="11347" w:author="Lektorat Bauer" w:date="2025-03-06T15:21:00Z" w16du:dateUtc="2025-03-06T14:21:00Z">
        <w:r w:rsidRPr="00944672" w:rsidDel="00F33699">
          <w:rPr>
            <w:rFonts w:ascii="Arial" w:hAnsi="Arial" w:cs="Arial"/>
            <w:sz w:val="24"/>
            <w:szCs w:val="24"/>
          </w:rPr>
          <w:delText>S</w:delText>
        </w:r>
      </w:del>
      <w:r w:rsidRPr="00944672">
        <w:rPr>
          <w:rFonts w:ascii="Arial" w:hAnsi="Arial" w:cs="Arial"/>
          <w:sz w:val="24"/>
          <w:szCs w:val="24"/>
        </w:rPr>
        <w:t xml:space="preserve">agte sein malaiischer Kollege, dann zeigte er auf die Karte und fragte: „Was ist mit dem Bachlauf? Kommen wir da durch?“ </w:t>
      </w:r>
    </w:p>
    <w:p w14:paraId="566AAD1A" w14:textId="77777777" w:rsidR="00F33699" w:rsidRDefault="00944672" w:rsidP="00623B68">
      <w:pPr>
        <w:autoSpaceDE w:val="0"/>
        <w:autoSpaceDN w:val="0"/>
        <w:adjustRightInd w:val="0"/>
        <w:spacing w:after="0" w:line="360" w:lineRule="auto"/>
        <w:ind w:firstLine="227"/>
        <w:jc w:val="both"/>
        <w:rPr>
          <w:ins w:id="11348" w:author="Lektorat Bauer" w:date="2025-03-06T15:23:00Z" w16du:dateUtc="2025-03-06T14:23:00Z"/>
          <w:rFonts w:ascii="Arial" w:hAnsi="Arial" w:cs="Arial"/>
          <w:sz w:val="24"/>
          <w:szCs w:val="24"/>
        </w:rPr>
      </w:pPr>
      <w:r w:rsidRPr="00944672">
        <w:rPr>
          <w:rFonts w:ascii="Arial" w:hAnsi="Arial" w:cs="Arial"/>
          <w:sz w:val="24"/>
          <w:szCs w:val="24"/>
        </w:rPr>
        <w:t>„Gute Idee, aber nicht alle, das würde uns aufhalten</w:t>
      </w:r>
      <w:del w:id="11349" w:author="Lektorat Bauer" w:date="2025-03-06T15:21:00Z" w16du:dateUtc="2025-03-06T14:21:00Z">
        <w:r w:rsidRPr="00944672" w:rsidDel="00F33699">
          <w:rPr>
            <w:rFonts w:ascii="Arial" w:hAnsi="Arial" w:cs="Arial"/>
            <w:sz w:val="24"/>
            <w:szCs w:val="24"/>
          </w:rPr>
          <w:delText>.</w:delText>
        </w:r>
      </w:del>
      <w:r w:rsidRPr="00944672">
        <w:rPr>
          <w:rFonts w:ascii="Arial" w:hAnsi="Arial" w:cs="Arial"/>
          <w:sz w:val="24"/>
          <w:szCs w:val="24"/>
        </w:rPr>
        <w:t>“</w:t>
      </w:r>
      <w:ins w:id="11350" w:author="Lektorat Bauer" w:date="2025-03-06T15:21:00Z" w16du:dateUtc="2025-03-06T14:21:00Z">
        <w:r w:rsidR="00F33699">
          <w:rPr>
            <w:rFonts w:ascii="Arial" w:hAnsi="Arial" w:cs="Arial"/>
            <w:sz w:val="24"/>
            <w:szCs w:val="24"/>
          </w:rPr>
          <w:t>,</w:t>
        </w:r>
      </w:ins>
      <w:r w:rsidRPr="00944672">
        <w:rPr>
          <w:rFonts w:ascii="Arial" w:hAnsi="Arial" w:cs="Arial"/>
          <w:sz w:val="24"/>
          <w:szCs w:val="24"/>
        </w:rPr>
        <w:t xml:space="preserve"> </w:t>
      </w:r>
      <w:ins w:id="11351" w:author="Lektorat Bauer" w:date="2025-03-06T15:21:00Z" w16du:dateUtc="2025-03-06T14:21:00Z">
        <w:r w:rsidR="00F33699">
          <w:rPr>
            <w:rFonts w:ascii="Arial" w:hAnsi="Arial" w:cs="Arial"/>
            <w:sz w:val="24"/>
            <w:szCs w:val="24"/>
          </w:rPr>
          <w:t>antwor</w:t>
        </w:r>
      </w:ins>
      <w:ins w:id="11352" w:author="Lektorat Bauer" w:date="2025-03-06T15:22:00Z" w16du:dateUtc="2025-03-06T14:22:00Z">
        <w:r w:rsidR="00F33699">
          <w:rPr>
            <w:rFonts w:ascii="Arial" w:hAnsi="Arial" w:cs="Arial"/>
            <w:sz w:val="24"/>
            <w:szCs w:val="24"/>
          </w:rPr>
          <w:t>tete</w:t>
        </w:r>
      </w:ins>
      <w:del w:id="11353" w:author="Lektorat Bauer" w:date="2025-03-06T15:21:00Z" w16du:dateUtc="2025-03-06T14:21:00Z">
        <w:r w:rsidRPr="00944672" w:rsidDel="00F33699">
          <w:rPr>
            <w:rFonts w:ascii="Arial" w:hAnsi="Arial" w:cs="Arial"/>
            <w:sz w:val="24"/>
            <w:szCs w:val="24"/>
          </w:rPr>
          <w:delText>Sagte</w:delText>
        </w:r>
      </w:del>
      <w:r w:rsidRPr="00944672">
        <w:rPr>
          <w:rFonts w:ascii="Arial" w:hAnsi="Arial" w:cs="Arial"/>
          <w:sz w:val="24"/>
          <w:szCs w:val="24"/>
        </w:rPr>
        <w:t xml:space="preserve"> der Thai. Satria Chow sagte: „Ok. </w:t>
      </w:r>
      <w:del w:id="11354" w:author="Lektorat Bauer" w:date="2025-03-06T15:22:00Z" w16du:dateUtc="2025-03-06T14:22:00Z">
        <w:r w:rsidRPr="00944672" w:rsidDel="00F33699">
          <w:rPr>
            <w:rFonts w:ascii="Arial" w:hAnsi="Arial" w:cs="Arial"/>
            <w:sz w:val="24"/>
            <w:szCs w:val="24"/>
          </w:rPr>
          <w:delText xml:space="preserve">Dann: </w:delText>
        </w:r>
      </w:del>
      <w:r w:rsidRPr="00944672">
        <w:rPr>
          <w:rFonts w:ascii="Arial" w:hAnsi="Arial" w:cs="Arial"/>
          <w:sz w:val="24"/>
          <w:szCs w:val="24"/>
        </w:rPr>
        <w:t>Zug 2: Ihr geht den Fluss hoch. Scharfschützen, ich brauche Euch hier.“ Ihr Finger kreiste ein kleines Gebiet ein. „Sucht einen guten Standpunkt mit Blick in zwei Richtungen.“ Die beiden Schützen nickten und packte Ihre Sachen</w:t>
      </w:r>
      <w:del w:id="11355" w:author="Lektorat Bauer" w:date="2025-03-06T15:22:00Z" w16du:dateUtc="2025-03-06T14:22:00Z">
        <w:r w:rsidRPr="00944672" w:rsidDel="00F33699">
          <w:rPr>
            <w:rFonts w:ascii="Arial" w:hAnsi="Arial" w:cs="Arial"/>
            <w:sz w:val="24"/>
            <w:szCs w:val="24"/>
          </w:rPr>
          <w:delText xml:space="preserve"> um sich auf </w:delText>
        </w:r>
        <w:commentRangeStart w:id="11356"/>
        <w:r w:rsidRPr="00944672" w:rsidDel="00F33699">
          <w:rPr>
            <w:rFonts w:ascii="Arial" w:hAnsi="Arial" w:cs="Arial"/>
            <w:sz w:val="24"/>
            <w:szCs w:val="24"/>
          </w:rPr>
          <w:delText>den</w:delText>
        </w:r>
      </w:del>
      <w:commentRangeEnd w:id="11356"/>
      <w:r w:rsidR="00F33699">
        <w:rPr>
          <w:rStyle w:val="Kommentarzeichen"/>
        </w:rPr>
        <w:commentReference w:id="11356"/>
      </w:r>
      <w:del w:id="11357" w:author="Lektorat Bauer" w:date="2025-03-06T15:22:00Z" w16du:dateUtc="2025-03-06T14:22:00Z">
        <w:r w:rsidRPr="00944672" w:rsidDel="00F33699">
          <w:rPr>
            <w:rFonts w:ascii="Arial" w:hAnsi="Arial" w:cs="Arial"/>
            <w:sz w:val="24"/>
            <w:szCs w:val="24"/>
          </w:rPr>
          <w:delText xml:space="preserve"> Weg zu machen</w:delText>
        </w:r>
      </w:del>
      <w:r w:rsidRPr="00944672">
        <w:rPr>
          <w:rFonts w:ascii="Arial" w:hAnsi="Arial" w:cs="Arial"/>
          <w:sz w:val="24"/>
          <w:szCs w:val="24"/>
        </w:rPr>
        <w:t>. „Zug 1: Wir gehen ins Risiko. Wir folgen der Bande, also müssen wir mit Beschuss rechnen. Die beiden Scouts</w:t>
      </w:r>
      <w:del w:id="11358" w:author="Lektorat Bauer" w:date="2025-03-06T15:22:00Z" w16du:dateUtc="2025-03-06T14:22:00Z">
        <w:r w:rsidRPr="00944672" w:rsidDel="00F33699">
          <w:rPr>
            <w:rFonts w:ascii="Arial" w:hAnsi="Arial" w:cs="Arial"/>
            <w:sz w:val="24"/>
            <w:szCs w:val="24"/>
          </w:rPr>
          <w:delText>,</w:delText>
        </w:r>
      </w:del>
      <w:r w:rsidRPr="00944672">
        <w:rPr>
          <w:rFonts w:ascii="Arial" w:hAnsi="Arial" w:cs="Arial"/>
          <w:sz w:val="24"/>
          <w:szCs w:val="24"/>
        </w:rPr>
        <w:t xml:space="preserve"> gehen voraus. Nehmt Kontakt mit dem Soldaten auf, welcher der Gruppe folgt. Er soll sagen</w:t>
      </w:r>
      <w:ins w:id="11359" w:author="Lektorat Bauer" w:date="2025-03-06T15:22:00Z" w16du:dateUtc="2025-03-06T14:22:00Z">
        <w:r w:rsidR="00F33699">
          <w:rPr>
            <w:rFonts w:ascii="Arial" w:hAnsi="Arial" w:cs="Arial"/>
            <w:sz w:val="24"/>
            <w:szCs w:val="24"/>
          </w:rPr>
          <w:t>,</w:t>
        </w:r>
      </w:ins>
      <w:r w:rsidRPr="00944672">
        <w:rPr>
          <w:rFonts w:ascii="Arial" w:hAnsi="Arial" w:cs="Arial"/>
          <w:sz w:val="24"/>
          <w:szCs w:val="24"/>
        </w:rPr>
        <w:t xml:space="preserve"> wie weit wir ohne Gefahr aufschließen können. Und </w:t>
      </w:r>
      <w:ins w:id="11360" w:author="Lektorat Bauer" w:date="2025-03-06T15:23:00Z" w16du:dateUtc="2025-03-06T14:23:00Z">
        <w:r w:rsidR="00F33699">
          <w:rPr>
            <w:rFonts w:ascii="Arial" w:hAnsi="Arial" w:cs="Arial"/>
            <w:sz w:val="24"/>
            <w:szCs w:val="24"/>
          </w:rPr>
          <w:t>…</w:t>
        </w:r>
      </w:ins>
      <w:del w:id="11361" w:author="Lektorat Bauer" w:date="2025-03-06T15:23:00Z" w16du:dateUtc="2025-03-06T14:23:00Z">
        <w:r w:rsidRPr="00944672" w:rsidDel="00F33699">
          <w:rPr>
            <w:rFonts w:ascii="Arial" w:hAnsi="Arial" w:cs="Arial"/>
            <w:sz w:val="24"/>
            <w:szCs w:val="24"/>
          </w:rPr>
          <w:delText>...</w:delText>
        </w:r>
      </w:del>
      <w:r w:rsidRPr="00944672">
        <w:rPr>
          <w:rFonts w:ascii="Arial" w:hAnsi="Arial" w:cs="Arial"/>
          <w:sz w:val="24"/>
          <w:szCs w:val="24"/>
        </w:rPr>
        <w:t xml:space="preserve"> er soll bitte nicht auf uns schießen.“ Ein kurzes Lachen ging durch die Gruppe. „Noch Fragen?“ Tia schaute in die Runde. </w:t>
      </w:r>
    </w:p>
    <w:p w14:paraId="22B581B6" w14:textId="5AC5D0FF"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Nur der Captain sagte: „Dafür, dass Sie sich hier nicht auskennen, guter Plan.“</w:t>
      </w:r>
      <w:ins w:id="11362" w:author="Lektorat Bauer" w:date="2025-03-06T15:23:00Z" w16du:dateUtc="2025-03-06T14:23:00Z">
        <w:r w:rsidR="00F33699">
          <w:rPr>
            <w:rFonts w:ascii="Arial" w:hAnsi="Arial" w:cs="Arial"/>
            <w:sz w:val="24"/>
            <w:szCs w:val="24"/>
          </w:rPr>
          <w:t xml:space="preserve"> –</w:t>
        </w:r>
      </w:ins>
      <w:r w:rsidRPr="00944672">
        <w:rPr>
          <w:rFonts w:ascii="Arial" w:hAnsi="Arial" w:cs="Arial"/>
          <w:sz w:val="24"/>
          <w:szCs w:val="24"/>
        </w:rPr>
        <w:t xml:space="preserve"> „Danke. Dann abrücken.“</w:t>
      </w:r>
    </w:p>
    <w:p w14:paraId="283DF05F" w14:textId="0C4FB41E"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Bei </w:t>
      </w:r>
      <w:del w:id="11363" w:author="Lektorat Bauer" w:date="2025-03-06T15:23:00Z" w16du:dateUtc="2025-03-06T14:23:00Z">
        <w:r w:rsidRPr="00944672" w:rsidDel="00F33699">
          <w:rPr>
            <w:rFonts w:ascii="Arial" w:hAnsi="Arial" w:cs="Arial"/>
            <w:sz w:val="24"/>
            <w:szCs w:val="24"/>
          </w:rPr>
          <w:delText>einbrechen</w:delText>
        </w:r>
      </w:del>
      <w:ins w:id="11364" w:author="Lektorat Bauer" w:date="2025-03-06T15:23:00Z" w16du:dateUtc="2025-03-06T14:23:00Z">
        <w:r w:rsidR="00F33699">
          <w:rPr>
            <w:rFonts w:ascii="Arial" w:hAnsi="Arial" w:cs="Arial"/>
            <w:sz w:val="24"/>
            <w:szCs w:val="24"/>
          </w:rPr>
          <w:t xml:space="preserve">Einbruch </w:t>
        </w:r>
      </w:ins>
      <w:r w:rsidRPr="00944672">
        <w:rPr>
          <w:rFonts w:ascii="Arial" w:hAnsi="Arial" w:cs="Arial"/>
          <w:sz w:val="24"/>
          <w:szCs w:val="24"/>
        </w:rPr>
        <w:t xml:space="preserve">der Dunkelheit hatten sie die Bande eingeholt. Die Scouts hatten den thailändischen Soldaten eingeholt und auf den neuesten Stand gebracht. Den beiden Zügen wurde mitgeteilt, dass man von 12 bewaffneten Personen ausgehen müsse. Die Scharfschützen meldeten, dass das Licht noch für </w:t>
      </w:r>
      <w:ins w:id="11365" w:author="Lektorat Bauer" w:date="2025-03-06T15:23:00Z" w16du:dateUtc="2025-03-06T14:23:00Z">
        <w:r w:rsidR="00F33699">
          <w:rPr>
            <w:rFonts w:ascii="Arial" w:hAnsi="Arial" w:cs="Arial"/>
            <w:sz w:val="24"/>
            <w:szCs w:val="24"/>
          </w:rPr>
          <w:t>circa</w:t>
        </w:r>
      </w:ins>
      <w:del w:id="11366" w:author="Lektorat Bauer" w:date="2025-03-06T15:23:00Z" w16du:dateUtc="2025-03-06T14:23:00Z">
        <w:r w:rsidRPr="00944672" w:rsidDel="00F33699">
          <w:rPr>
            <w:rFonts w:ascii="Arial" w:hAnsi="Arial" w:cs="Arial"/>
            <w:sz w:val="24"/>
            <w:szCs w:val="24"/>
          </w:rPr>
          <w:delText>ca.</w:delText>
        </w:r>
      </w:del>
      <w:r w:rsidRPr="00944672">
        <w:rPr>
          <w:rFonts w:ascii="Arial" w:hAnsi="Arial" w:cs="Arial"/>
          <w:sz w:val="24"/>
          <w:szCs w:val="24"/>
        </w:rPr>
        <w:t xml:space="preserve"> 45 Minuten für einen sicheren Schuss und 15 weitere Minuten mit sinkender Genauigkeit ausreichen würde.</w:t>
      </w:r>
    </w:p>
    <w:p w14:paraId="6B3B2A66" w14:textId="2A96663A"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Zug 2 unter dem Kommando von Chand Sahib Kaur hatte die Gruppe umgangen und legte einen Hinterhalt. Zug 1 war aufgerückt und schnitt der Bande den Rückweg ab. Plötzlich gab Satria Chow das Zeichen anzuhalten und aufzurücken. „Hier stimmt etwas </w:t>
      </w:r>
      <w:r w:rsidRPr="00944672">
        <w:rPr>
          <w:rFonts w:ascii="Arial" w:hAnsi="Arial" w:cs="Arial"/>
          <w:sz w:val="24"/>
          <w:szCs w:val="24"/>
        </w:rPr>
        <w:lastRenderedPageBreak/>
        <w:t xml:space="preserve">nicht. Drei Mann gehen rechts in den Wald, mindestens 300 Meter, dann parallel zu uns. Zwei Mann nach links, 100 Meter Abstand.“ Sie zeigte auf </w:t>
      </w:r>
      <w:ins w:id="11367" w:author="Lektorat Bauer" w:date="2025-03-06T15:24:00Z" w16du:dateUtc="2025-03-06T14:24:00Z">
        <w:r w:rsidR="00F33699">
          <w:rPr>
            <w:rFonts w:ascii="Arial" w:hAnsi="Arial" w:cs="Arial"/>
            <w:sz w:val="24"/>
            <w:szCs w:val="24"/>
          </w:rPr>
          <w:t>zwei</w:t>
        </w:r>
      </w:ins>
      <w:del w:id="11368" w:author="Lektorat Bauer" w:date="2025-03-06T15:24:00Z" w16du:dateUtc="2025-03-06T14:24:00Z">
        <w:r w:rsidRPr="00944672" w:rsidDel="00F33699">
          <w:rPr>
            <w:rFonts w:ascii="Arial" w:hAnsi="Arial" w:cs="Arial"/>
            <w:sz w:val="24"/>
            <w:szCs w:val="24"/>
          </w:rPr>
          <w:delText>2</w:delText>
        </w:r>
      </w:del>
      <w:r w:rsidRPr="00944672">
        <w:rPr>
          <w:rFonts w:ascii="Arial" w:hAnsi="Arial" w:cs="Arial"/>
          <w:sz w:val="24"/>
          <w:szCs w:val="24"/>
        </w:rPr>
        <w:t xml:space="preserve"> </w:t>
      </w:r>
      <w:ins w:id="11369" w:author="Lektorat Bauer" w:date="2025-03-06T15:24:00Z" w16du:dateUtc="2025-03-06T14:24:00Z">
        <w:r w:rsidR="00F33699">
          <w:rPr>
            <w:rFonts w:ascii="Arial" w:hAnsi="Arial" w:cs="Arial"/>
            <w:sz w:val="24"/>
            <w:szCs w:val="24"/>
          </w:rPr>
          <w:t>i</w:t>
        </w:r>
      </w:ins>
      <w:del w:id="11370" w:author="Lektorat Bauer" w:date="2025-03-06T15:24:00Z" w16du:dateUtc="2025-03-06T14:24:00Z">
        <w:r w:rsidRPr="00944672" w:rsidDel="00F33699">
          <w:rPr>
            <w:rFonts w:ascii="Arial" w:hAnsi="Arial" w:cs="Arial"/>
            <w:sz w:val="24"/>
            <w:szCs w:val="24"/>
          </w:rPr>
          <w:delText>I</w:delText>
        </w:r>
      </w:del>
      <w:r w:rsidRPr="00944672">
        <w:rPr>
          <w:rFonts w:ascii="Arial" w:hAnsi="Arial" w:cs="Arial"/>
          <w:sz w:val="24"/>
          <w:szCs w:val="24"/>
        </w:rPr>
        <w:t>hrer Männer und auf einen Thai und deutete nach rechts. Ohne weitere Fragen verschwanden die drei im Dickicht. Der Thai würde unterwegs Informationen erhalten. Ein weiterer Thai und ein Malaie wurden nach links geschickt.</w:t>
      </w:r>
    </w:p>
    <w:p w14:paraId="3FF3B47B" w14:textId="77777777" w:rsidR="00F33699" w:rsidRDefault="00944672" w:rsidP="00623B68">
      <w:pPr>
        <w:autoSpaceDE w:val="0"/>
        <w:autoSpaceDN w:val="0"/>
        <w:adjustRightInd w:val="0"/>
        <w:spacing w:after="0" w:line="360" w:lineRule="auto"/>
        <w:ind w:firstLine="227"/>
        <w:jc w:val="both"/>
        <w:rPr>
          <w:ins w:id="11371" w:author="Lektorat Bauer" w:date="2025-03-06T15:24:00Z" w16du:dateUtc="2025-03-06T14:24:00Z"/>
          <w:rFonts w:ascii="Arial" w:hAnsi="Arial" w:cs="Arial"/>
          <w:sz w:val="24"/>
          <w:szCs w:val="24"/>
        </w:rPr>
      </w:pPr>
      <w:r w:rsidRPr="00944672">
        <w:rPr>
          <w:rFonts w:ascii="Arial" w:hAnsi="Arial" w:cs="Arial"/>
          <w:sz w:val="24"/>
          <w:szCs w:val="24"/>
        </w:rPr>
        <w:t>„Was ist los?“</w:t>
      </w:r>
      <w:ins w:id="11372" w:author="Lektorat Bauer" w:date="2025-03-06T15:24:00Z" w16du:dateUtc="2025-03-06T14:24:00Z">
        <w:r w:rsidR="00F33699">
          <w:rPr>
            <w:rFonts w:ascii="Arial" w:hAnsi="Arial" w:cs="Arial"/>
            <w:sz w:val="24"/>
            <w:szCs w:val="24"/>
          </w:rPr>
          <w:t>,</w:t>
        </w:r>
      </w:ins>
      <w:r w:rsidRPr="00944672">
        <w:rPr>
          <w:rFonts w:ascii="Arial" w:hAnsi="Arial" w:cs="Arial"/>
          <w:sz w:val="24"/>
          <w:szCs w:val="24"/>
        </w:rPr>
        <w:t xml:space="preserve"> </w:t>
      </w:r>
      <w:ins w:id="11373" w:author="Lektorat Bauer" w:date="2025-03-06T15:24:00Z" w16du:dateUtc="2025-03-06T14:24:00Z">
        <w:r w:rsidR="00F33699">
          <w:rPr>
            <w:rFonts w:ascii="Arial" w:hAnsi="Arial" w:cs="Arial"/>
            <w:sz w:val="24"/>
            <w:szCs w:val="24"/>
          </w:rPr>
          <w:t>f</w:t>
        </w:r>
      </w:ins>
      <w:del w:id="11374" w:author="Lektorat Bauer" w:date="2025-03-06T15:24:00Z" w16du:dateUtc="2025-03-06T14:24:00Z">
        <w:r w:rsidRPr="00944672" w:rsidDel="00F33699">
          <w:rPr>
            <w:rFonts w:ascii="Arial" w:hAnsi="Arial" w:cs="Arial"/>
            <w:sz w:val="24"/>
            <w:szCs w:val="24"/>
          </w:rPr>
          <w:delText>F</w:delText>
        </w:r>
      </w:del>
      <w:r w:rsidRPr="00944672">
        <w:rPr>
          <w:rFonts w:ascii="Arial" w:hAnsi="Arial" w:cs="Arial"/>
          <w:sz w:val="24"/>
          <w:szCs w:val="24"/>
        </w:rPr>
        <w:t xml:space="preserve">ragte der Captain. </w:t>
      </w:r>
    </w:p>
    <w:p w14:paraId="7DAFE946" w14:textId="77777777" w:rsidR="00F33699" w:rsidRDefault="00944672" w:rsidP="00623B68">
      <w:pPr>
        <w:autoSpaceDE w:val="0"/>
        <w:autoSpaceDN w:val="0"/>
        <w:adjustRightInd w:val="0"/>
        <w:spacing w:after="0" w:line="360" w:lineRule="auto"/>
        <w:ind w:firstLine="227"/>
        <w:jc w:val="both"/>
        <w:rPr>
          <w:ins w:id="11375" w:author="Lektorat Bauer" w:date="2025-03-06T15:24:00Z" w16du:dateUtc="2025-03-06T14:24:00Z"/>
          <w:rFonts w:ascii="Arial" w:hAnsi="Arial" w:cs="Arial"/>
          <w:sz w:val="24"/>
          <w:szCs w:val="24"/>
        </w:rPr>
      </w:pPr>
      <w:r w:rsidRPr="00944672">
        <w:rPr>
          <w:rFonts w:ascii="Arial" w:hAnsi="Arial" w:cs="Arial"/>
          <w:sz w:val="24"/>
          <w:szCs w:val="24"/>
        </w:rPr>
        <w:t>„Hier ist eine Falle aufgebaut. Wir umgehen die erste Linie und bereiten den Kampf vor</w:t>
      </w:r>
      <w:del w:id="11376" w:author="Lektorat Bauer" w:date="2025-03-06T15:24:00Z" w16du:dateUtc="2025-03-06T14:24:00Z">
        <w:r w:rsidRPr="00944672" w:rsidDel="00F33699">
          <w:rPr>
            <w:rFonts w:ascii="Arial" w:hAnsi="Arial" w:cs="Arial"/>
            <w:sz w:val="24"/>
            <w:szCs w:val="24"/>
          </w:rPr>
          <w:delText>.</w:delText>
        </w:r>
      </w:del>
      <w:r w:rsidRPr="00944672">
        <w:rPr>
          <w:rFonts w:ascii="Arial" w:hAnsi="Arial" w:cs="Arial"/>
          <w:sz w:val="24"/>
          <w:szCs w:val="24"/>
        </w:rPr>
        <w:t>“</w:t>
      </w:r>
      <w:ins w:id="11377" w:author="Lektorat Bauer" w:date="2025-03-06T15:24:00Z" w16du:dateUtc="2025-03-06T14:24:00Z">
        <w:r w:rsidR="00F33699">
          <w:rPr>
            <w:rFonts w:ascii="Arial" w:hAnsi="Arial" w:cs="Arial"/>
            <w:sz w:val="24"/>
            <w:szCs w:val="24"/>
          </w:rPr>
          <w:t xml:space="preserve">, </w:t>
        </w:r>
      </w:ins>
      <w:del w:id="11378" w:author="Lektorat Bauer" w:date="2025-03-06T15:24:00Z" w16du:dateUtc="2025-03-06T14:24:00Z">
        <w:r w:rsidRPr="00944672" w:rsidDel="00F33699">
          <w:rPr>
            <w:rFonts w:ascii="Arial" w:hAnsi="Arial" w:cs="Arial"/>
            <w:sz w:val="24"/>
            <w:szCs w:val="24"/>
          </w:rPr>
          <w:delText xml:space="preserve"> A</w:delText>
        </w:r>
      </w:del>
      <w:ins w:id="11379" w:author="Lektorat Bauer" w:date="2025-03-06T15:24:00Z" w16du:dateUtc="2025-03-06T14:24:00Z">
        <w:r w:rsidR="00F33699">
          <w:rPr>
            <w:rFonts w:ascii="Arial" w:hAnsi="Arial" w:cs="Arial"/>
            <w:sz w:val="24"/>
            <w:szCs w:val="24"/>
          </w:rPr>
          <w:t>a</w:t>
        </w:r>
      </w:ins>
      <w:r w:rsidRPr="00944672">
        <w:rPr>
          <w:rFonts w:ascii="Arial" w:hAnsi="Arial" w:cs="Arial"/>
          <w:sz w:val="24"/>
          <w:szCs w:val="24"/>
        </w:rPr>
        <w:t>ntwortete Tia konzentriert. Sie winkte dem Funker</w:t>
      </w:r>
      <w:ins w:id="11380" w:author="Lektorat Bauer" w:date="2025-03-06T15:24:00Z" w16du:dateUtc="2025-03-06T14:24:00Z">
        <w:r w:rsidR="00F33699">
          <w:rPr>
            <w:rFonts w:ascii="Arial" w:hAnsi="Arial" w:cs="Arial"/>
            <w:sz w:val="24"/>
            <w:szCs w:val="24"/>
          </w:rPr>
          <w:t>.</w:t>
        </w:r>
      </w:ins>
      <w:del w:id="11381" w:author="Lektorat Bauer" w:date="2025-03-06T15:24:00Z" w16du:dateUtc="2025-03-06T14:24:00Z">
        <w:r w:rsidRPr="00944672" w:rsidDel="00F33699">
          <w:rPr>
            <w:rFonts w:ascii="Arial" w:hAnsi="Arial" w:cs="Arial"/>
            <w:sz w:val="24"/>
            <w:szCs w:val="24"/>
          </w:rPr>
          <w:delText>,</w:delText>
        </w:r>
      </w:del>
      <w:r w:rsidRPr="00944672">
        <w:rPr>
          <w:rFonts w:ascii="Arial" w:hAnsi="Arial" w:cs="Arial"/>
          <w:sz w:val="24"/>
          <w:szCs w:val="24"/>
        </w:rPr>
        <w:t xml:space="preserve"> „Warnung an Bibi. Kann sein, dass auch da drüben etwas vorbereitet wurde.“ </w:t>
      </w:r>
    </w:p>
    <w:p w14:paraId="322F21F8" w14:textId="77777777" w:rsidR="00F33699" w:rsidRDefault="00944672" w:rsidP="00623B68">
      <w:pPr>
        <w:autoSpaceDE w:val="0"/>
        <w:autoSpaceDN w:val="0"/>
        <w:adjustRightInd w:val="0"/>
        <w:spacing w:after="0" w:line="360" w:lineRule="auto"/>
        <w:ind w:firstLine="227"/>
        <w:jc w:val="both"/>
        <w:rPr>
          <w:ins w:id="11382" w:author="Lektorat Bauer" w:date="2025-03-06T15:25:00Z" w16du:dateUtc="2025-03-06T14:25:00Z"/>
          <w:rFonts w:ascii="Arial" w:hAnsi="Arial" w:cs="Arial"/>
          <w:sz w:val="24"/>
          <w:szCs w:val="24"/>
        </w:rPr>
      </w:pPr>
      <w:r w:rsidRPr="00944672">
        <w:rPr>
          <w:rFonts w:ascii="Arial" w:hAnsi="Arial" w:cs="Arial"/>
          <w:sz w:val="24"/>
          <w:szCs w:val="24"/>
        </w:rPr>
        <w:t xml:space="preserve">Der Funker nickte und nahm Kontakt mit Zug 2 auf. „Die sind schon vor uns und wollten Funkstille halten. Sind vorsichtig und warten auf Info.“ </w:t>
      </w:r>
      <w:del w:id="11383" w:author="Lektorat Bauer" w:date="2025-03-06T15:24:00Z" w16du:dateUtc="2025-03-06T14:24:00Z">
        <w:r w:rsidRPr="00944672" w:rsidDel="00F33699">
          <w:rPr>
            <w:rFonts w:ascii="Arial" w:hAnsi="Arial" w:cs="Arial"/>
            <w:sz w:val="24"/>
            <w:szCs w:val="24"/>
          </w:rPr>
          <w:delText>„Danke.“ Nickte Tia.</w:delText>
        </w:r>
      </w:del>
      <w:ins w:id="11384" w:author="Lektorat Bauer" w:date="2025-03-06T15:24:00Z" w16du:dateUtc="2025-03-06T14:24:00Z">
        <w:r w:rsidR="00F33699">
          <w:rPr>
            <w:rFonts w:ascii="Arial" w:hAnsi="Arial" w:cs="Arial"/>
            <w:sz w:val="24"/>
            <w:szCs w:val="24"/>
          </w:rPr>
          <w:t xml:space="preserve">Tia </w:t>
        </w:r>
      </w:ins>
      <w:ins w:id="11385" w:author="Lektorat Bauer" w:date="2025-03-06T15:25:00Z" w16du:dateUtc="2025-03-06T14:25:00Z">
        <w:r w:rsidR="00F33699">
          <w:rPr>
            <w:rFonts w:ascii="Arial" w:hAnsi="Arial" w:cs="Arial"/>
            <w:sz w:val="24"/>
            <w:szCs w:val="24"/>
          </w:rPr>
          <w:t>reckte den Daumen nach oben.</w:t>
        </w:r>
      </w:ins>
      <w:r w:rsidRPr="00944672">
        <w:rPr>
          <w:rFonts w:ascii="Arial" w:hAnsi="Arial" w:cs="Arial"/>
          <w:sz w:val="24"/>
          <w:szCs w:val="24"/>
        </w:rPr>
        <w:t xml:space="preserve"> </w:t>
      </w:r>
    </w:p>
    <w:p w14:paraId="3DC68D2B" w14:textId="77777777" w:rsidR="00F33699" w:rsidRDefault="00944672" w:rsidP="00623B68">
      <w:pPr>
        <w:autoSpaceDE w:val="0"/>
        <w:autoSpaceDN w:val="0"/>
        <w:adjustRightInd w:val="0"/>
        <w:spacing w:after="0" w:line="360" w:lineRule="auto"/>
        <w:ind w:firstLine="227"/>
        <w:jc w:val="both"/>
        <w:rPr>
          <w:ins w:id="11386" w:author="Lektorat Bauer" w:date="2025-03-06T15:25:00Z" w16du:dateUtc="2025-03-06T14:25:00Z"/>
          <w:rFonts w:ascii="Arial" w:hAnsi="Arial" w:cs="Arial"/>
          <w:sz w:val="24"/>
          <w:szCs w:val="24"/>
        </w:rPr>
      </w:pPr>
      <w:r w:rsidRPr="00944672">
        <w:rPr>
          <w:rFonts w:ascii="Arial" w:hAnsi="Arial" w:cs="Arial"/>
          <w:sz w:val="24"/>
          <w:szCs w:val="24"/>
        </w:rPr>
        <w:t xml:space="preserve">Der Captain wunderte sich: „Sie geben wenig Befehle. Wie funktioniert das?“ </w:t>
      </w:r>
    </w:p>
    <w:p w14:paraId="57D68C9B" w14:textId="42D29718"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„Wir haben im Training abgesprochen, wie wir uns wann verhalten. Das Training zahlt sich in Kampfsituationen aus</w:t>
      </w:r>
      <w:del w:id="11387" w:author="Lektorat Bauer" w:date="2025-03-06T15:25:00Z" w16du:dateUtc="2025-03-06T14:25:00Z">
        <w:r w:rsidRPr="00944672" w:rsidDel="00F33699">
          <w:rPr>
            <w:rFonts w:ascii="Arial" w:hAnsi="Arial" w:cs="Arial"/>
            <w:sz w:val="24"/>
            <w:szCs w:val="24"/>
          </w:rPr>
          <w:delText>.</w:delText>
        </w:r>
      </w:del>
      <w:r w:rsidRPr="00944672">
        <w:rPr>
          <w:rFonts w:ascii="Arial" w:hAnsi="Arial" w:cs="Arial"/>
          <w:sz w:val="24"/>
          <w:szCs w:val="24"/>
        </w:rPr>
        <w:t>“</w:t>
      </w:r>
      <w:ins w:id="11388" w:author="Lektorat Bauer" w:date="2025-03-06T15:25:00Z" w16du:dateUtc="2025-03-06T14:25:00Z">
        <w:r w:rsidR="00F33699">
          <w:rPr>
            <w:rFonts w:ascii="Arial" w:hAnsi="Arial" w:cs="Arial"/>
            <w:sz w:val="24"/>
            <w:szCs w:val="24"/>
          </w:rPr>
          <w:t>,</w:t>
        </w:r>
      </w:ins>
      <w:r w:rsidRPr="00944672">
        <w:rPr>
          <w:rFonts w:ascii="Arial" w:hAnsi="Arial" w:cs="Arial"/>
          <w:sz w:val="24"/>
          <w:szCs w:val="24"/>
        </w:rPr>
        <w:t xml:space="preserve"> </w:t>
      </w:r>
      <w:ins w:id="11389" w:author="Lektorat Bauer" w:date="2025-03-06T15:25:00Z" w16du:dateUtc="2025-03-06T14:25:00Z">
        <w:r w:rsidR="00F33699">
          <w:rPr>
            <w:rFonts w:ascii="Arial" w:hAnsi="Arial" w:cs="Arial"/>
            <w:sz w:val="24"/>
            <w:szCs w:val="24"/>
          </w:rPr>
          <w:t>m</w:t>
        </w:r>
      </w:ins>
      <w:del w:id="11390" w:author="Lektorat Bauer" w:date="2025-03-06T15:25:00Z" w16du:dateUtc="2025-03-06T14:25:00Z">
        <w:r w:rsidRPr="00944672" w:rsidDel="00F33699">
          <w:rPr>
            <w:rFonts w:ascii="Arial" w:hAnsi="Arial" w:cs="Arial"/>
            <w:sz w:val="24"/>
            <w:szCs w:val="24"/>
          </w:rPr>
          <w:delText>M</w:delText>
        </w:r>
      </w:del>
      <w:r w:rsidRPr="00944672">
        <w:rPr>
          <w:rFonts w:ascii="Arial" w:hAnsi="Arial" w:cs="Arial"/>
          <w:sz w:val="24"/>
          <w:szCs w:val="24"/>
        </w:rPr>
        <w:t xml:space="preserve">einte Tia lakonisch. Sie winkte ihren Bombenexperten </w:t>
      </w:r>
      <w:del w:id="11391" w:author="Lektorat Bauer" w:date="2025-03-06T15:25:00Z" w16du:dateUtc="2025-03-06T14:25:00Z">
        <w:r w:rsidRPr="00944672" w:rsidDel="00F33699">
          <w:rPr>
            <w:rFonts w:ascii="Arial" w:hAnsi="Arial" w:cs="Arial"/>
            <w:sz w:val="24"/>
            <w:szCs w:val="24"/>
          </w:rPr>
          <w:delText>vor</w:delText>
        </w:r>
      </w:del>
      <w:ins w:id="11392" w:author="Lektorat Bauer" w:date="2025-03-06T15:25:00Z" w16du:dateUtc="2025-03-06T14:25:00Z">
        <w:r w:rsidR="00F33699">
          <w:rPr>
            <w:rFonts w:ascii="Arial" w:hAnsi="Arial" w:cs="Arial"/>
            <w:sz w:val="24"/>
            <w:szCs w:val="24"/>
          </w:rPr>
          <w:t>heran</w:t>
        </w:r>
      </w:ins>
      <w:r w:rsidRPr="00944672">
        <w:rPr>
          <w:rFonts w:ascii="Arial" w:hAnsi="Arial" w:cs="Arial"/>
          <w:sz w:val="24"/>
          <w:szCs w:val="24"/>
        </w:rPr>
        <w:t>. „Wo würdest Du eine Falle aufbauen?“ Sie schaute den Captain an, dem schon wieder eine Frage auf der Zunge lag. „Ich vertraue auf das Fachwissen meiner Leute. Wem ich nicht vertrauen kann, der oder die kommt nicht in den Zug. Beantwortet das Ihre Frage?“ Stumm nickte der Captain, er hatte sich eben die Finger verbrannt.</w:t>
      </w:r>
    </w:p>
    <w:p w14:paraId="5CDCF265" w14:textId="2F1647A6"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del w:id="11393" w:author="Lektorat Bauer" w:date="2025-03-06T15:25:00Z" w16du:dateUtc="2025-03-06T14:25:00Z">
        <w:r w:rsidRPr="00944672" w:rsidDel="00F33699">
          <w:rPr>
            <w:rFonts w:ascii="Arial" w:hAnsi="Arial" w:cs="Arial"/>
            <w:sz w:val="24"/>
            <w:szCs w:val="24"/>
          </w:rPr>
          <w:delText xml:space="preserve">Den </w:delText>
        </w:r>
      </w:del>
      <w:ins w:id="11394" w:author="Lektorat Bauer" w:date="2025-03-06T15:25:00Z" w16du:dateUtc="2025-03-06T14:25:00Z">
        <w:r w:rsidR="00F33699">
          <w:rPr>
            <w:rFonts w:ascii="Arial" w:hAnsi="Arial" w:cs="Arial"/>
            <w:sz w:val="24"/>
            <w:szCs w:val="24"/>
          </w:rPr>
          <w:t>Die</w:t>
        </w:r>
        <w:r w:rsidR="00F33699" w:rsidRPr="00944672">
          <w:rPr>
            <w:rFonts w:ascii="Arial" w:hAnsi="Arial" w:cs="Arial"/>
            <w:sz w:val="24"/>
            <w:szCs w:val="24"/>
          </w:rPr>
          <w:t xml:space="preserve"> </w:t>
        </w:r>
      </w:ins>
      <w:r w:rsidRPr="00944672">
        <w:rPr>
          <w:rFonts w:ascii="Arial" w:hAnsi="Arial" w:cs="Arial"/>
          <w:sz w:val="24"/>
          <w:szCs w:val="24"/>
        </w:rPr>
        <w:t>Lippen des Sprengstoffexperten umspielte ein Lächeln. Auf einen Blick von Tia wurde er sofort Ernst. „Ich habe mit dem Glas die Gegend erkundet. Bei dem Durchgang dort drüben vermute ich eine Sprengfalle. Wenn wir die rechts umgehen, wird dort eine weitere Falle liegen. Links können wir nicht entlang, da ist zu wenig Platz. Schach.“</w:t>
      </w:r>
    </w:p>
    <w:p w14:paraId="33C51822" w14:textId="77777777" w:rsidR="00F33699" w:rsidRDefault="00944672" w:rsidP="00623B68">
      <w:pPr>
        <w:autoSpaceDE w:val="0"/>
        <w:autoSpaceDN w:val="0"/>
        <w:adjustRightInd w:val="0"/>
        <w:spacing w:after="0" w:line="360" w:lineRule="auto"/>
        <w:ind w:firstLine="227"/>
        <w:jc w:val="both"/>
        <w:rPr>
          <w:ins w:id="11395" w:author="Lektorat Bauer" w:date="2025-03-06T15:26:00Z" w16du:dateUtc="2025-03-06T14:26:00Z"/>
          <w:rFonts w:ascii="Arial" w:hAnsi="Arial" w:cs="Arial"/>
          <w:sz w:val="24"/>
          <w:szCs w:val="24"/>
        </w:rPr>
      </w:pPr>
      <w:r w:rsidRPr="00944672">
        <w:rPr>
          <w:rFonts w:ascii="Arial" w:hAnsi="Arial" w:cs="Arial"/>
          <w:sz w:val="24"/>
          <w:szCs w:val="24"/>
        </w:rPr>
        <w:t>„Woher haben Sie gewusst, dass es hier eine Falle gibt?“</w:t>
      </w:r>
      <w:ins w:id="11396" w:author="Lektorat Bauer" w:date="2025-03-06T15:26:00Z" w16du:dateUtc="2025-03-06T14:26:00Z">
        <w:r w:rsidR="00F33699">
          <w:rPr>
            <w:rFonts w:ascii="Arial" w:hAnsi="Arial" w:cs="Arial"/>
            <w:sz w:val="24"/>
            <w:szCs w:val="24"/>
          </w:rPr>
          <w:t>,</w:t>
        </w:r>
      </w:ins>
      <w:r w:rsidRPr="00944672">
        <w:rPr>
          <w:rFonts w:ascii="Arial" w:hAnsi="Arial" w:cs="Arial"/>
          <w:sz w:val="24"/>
          <w:szCs w:val="24"/>
        </w:rPr>
        <w:t xml:space="preserve"> </w:t>
      </w:r>
      <w:ins w:id="11397" w:author="Lektorat Bauer" w:date="2025-03-06T15:26:00Z" w16du:dateUtc="2025-03-06T14:26:00Z">
        <w:r w:rsidR="00F33699">
          <w:rPr>
            <w:rFonts w:ascii="Arial" w:hAnsi="Arial" w:cs="Arial"/>
            <w:sz w:val="24"/>
            <w:szCs w:val="24"/>
          </w:rPr>
          <w:t>k</w:t>
        </w:r>
      </w:ins>
      <w:del w:id="11398" w:author="Lektorat Bauer" w:date="2025-03-06T15:26:00Z" w16du:dateUtc="2025-03-06T14:26:00Z">
        <w:r w:rsidRPr="00944672" w:rsidDel="00F33699">
          <w:rPr>
            <w:rFonts w:ascii="Arial" w:hAnsi="Arial" w:cs="Arial"/>
            <w:sz w:val="24"/>
            <w:szCs w:val="24"/>
          </w:rPr>
          <w:delText>K</w:delText>
        </w:r>
      </w:del>
      <w:r w:rsidRPr="00944672">
        <w:rPr>
          <w:rFonts w:ascii="Arial" w:hAnsi="Arial" w:cs="Arial"/>
          <w:sz w:val="24"/>
          <w:szCs w:val="24"/>
        </w:rPr>
        <w:t xml:space="preserve">onnte der Captain die Frage nicht unterdrücken. </w:t>
      </w:r>
    </w:p>
    <w:p w14:paraId="234BEF99" w14:textId="092B1C09"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commentRangeStart w:id="11399"/>
      <w:r w:rsidRPr="00944672">
        <w:rPr>
          <w:rFonts w:ascii="Arial" w:hAnsi="Arial" w:cs="Arial"/>
          <w:sz w:val="24"/>
          <w:szCs w:val="24"/>
        </w:rPr>
        <w:t>„Die Landschaft sieht danach aus</w:t>
      </w:r>
      <w:del w:id="11400" w:author="Lektorat Bauer" w:date="2025-03-06T15:26:00Z" w16du:dateUtc="2025-03-06T14:26:00Z">
        <w:r w:rsidRPr="00944672" w:rsidDel="00F33699">
          <w:rPr>
            <w:rFonts w:ascii="Arial" w:hAnsi="Arial" w:cs="Arial"/>
            <w:sz w:val="24"/>
            <w:szCs w:val="24"/>
          </w:rPr>
          <w:delText>.</w:delText>
        </w:r>
      </w:del>
      <w:r w:rsidRPr="00944672">
        <w:rPr>
          <w:rFonts w:ascii="Arial" w:hAnsi="Arial" w:cs="Arial"/>
          <w:sz w:val="24"/>
          <w:szCs w:val="24"/>
        </w:rPr>
        <w:t>“</w:t>
      </w:r>
      <w:ins w:id="11401" w:author="Lektorat Bauer" w:date="2025-03-06T15:26:00Z" w16du:dateUtc="2025-03-06T14:26:00Z">
        <w:r w:rsidR="00F33699">
          <w:rPr>
            <w:rFonts w:ascii="Arial" w:hAnsi="Arial" w:cs="Arial"/>
            <w:sz w:val="24"/>
            <w:szCs w:val="24"/>
          </w:rPr>
          <w:t>,</w:t>
        </w:r>
      </w:ins>
      <w:r w:rsidRPr="00944672">
        <w:rPr>
          <w:rFonts w:ascii="Arial" w:hAnsi="Arial" w:cs="Arial"/>
          <w:sz w:val="24"/>
          <w:szCs w:val="24"/>
        </w:rPr>
        <w:t xml:space="preserve"> </w:t>
      </w:r>
      <w:commentRangeEnd w:id="11399"/>
      <w:r w:rsidR="00F33699">
        <w:rPr>
          <w:rStyle w:val="Kommentarzeichen"/>
        </w:rPr>
        <w:commentReference w:id="11399"/>
      </w:r>
      <w:ins w:id="11402" w:author="Lektorat Bauer" w:date="2025-03-06T15:26:00Z" w16du:dateUtc="2025-03-06T14:26:00Z">
        <w:r w:rsidR="00F33699">
          <w:rPr>
            <w:rFonts w:ascii="Arial" w:hAnsi="Arial" w:cs="Arial"/>
            <w:sz w:val="24"/>
            <w:szCs w:val="24"/>
          </w:rPr>
          <w:t>a</w:t>
        </w:r>
      </w:ins>
      <w:del w:id="11403" w:author="Lektorat Bauer" w:date="2025-03-06T15:26:00Z" w16du:dateUtc="2025-03-06T14:26:00Z">
        <w:r w:rsidRPr="00944672" w:rsidDel="00F33699">
          <w:rPr>
            <w:rFonts w:ascii="Arial" w:hAnsi="Arial" w:cs="Arial"/>
            <w:sz w:val="24"/>
            <w:szCs w:val="24"/>
          </w:rPr>
          <w:delText>A</w:delText>
        </w:r>
      </w:del>
      <w:r w:rsidRPr="00944672">
        <w:rPr>
          <w:rFonts w:ascii="Arial" w:hAnsi="Arial" w:cs="Arial"/>
          <w:sz w:val="24"/>
          <w:szCs w:val="24"/>
        </w:rPr>
        <w:t xml:space="preserve">ntwortete Tia. Zu ihrem Experten gewandt sagte sie: „Wenn ich Dich dahin schicke, bist Du tot. Rechts außen liegen mindesten drei Gewehre in der Deckung. Wie lange brauchst Du, um eine Claymore zu entschärfen?“ Sie hob die Hand, um den Captain an der nächsten Frage zu hindern. „Rechts ist schwierig, weil der Draht besser durch Gebüsch geschützt ist. Im Durchgang maximal </w:t>
      </w:r>
      <w:ins w:id="11404" w:author="Lektorat Bauer" w:date="2025-03-06T15:26:00Z" w16du:dateUtc="2025-03-06T14:26:00Z">
        <w:r w:rsidR="00F33699">
          <w:rPr>
            <w:rFonts w:ascii="Arial" w:hAnsi="Arial" w:cs="Arial"/>
            <w:sz w:val="24"/>
            <w:szCs w:val="24"/>
          </w:rPr>
          <w:t>zwei</w:t>
        </w:r>
      </w:ins>
      <w:del w:id="11405" w:author="Lektorat Bauer" w:date="2025-03-06T15:26:00Z" w16du:dateUtc="2025-03-06T14:26:00Z">
        <w:r w:rsidRPr="00944672" w:rsidDel="00F33699">
          <w:rPr>
            <w:rFonts w:ascii="Arial" w:hAnsi="Arial" w:cs="Arial"/>
            <w:sz w:val="24"/>
            <w:szCs w:val="24"/>
          </w:rPr>
          <w:delText>2</w:delText>
        </w:r>
      </w:del>
      <w:r w:rsidRPr="00944672">
        <w:rPr>
          <w:rFonts w:ascii="Arial" w:hAnsi="Arial" w:cs="Arial"/>
          <w:sz w:val="24"/>
          <w:szCs w:val="24"/>
        </w:rPr>
        <w:t xml:space="preserve"> Minuten.“</w:t>
      </w:r>
    </w:p>
    <w:p w14:paraId="3333916E" w14:textId="352850FF"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Tia griff direkt zum Funkgerät: „Schütze</w:t>
      </w:r>
      <w:ins w:id="11406" w:author="Lektorat Bauer" w:date="2025-03-06T15:28:00Z" w16du:dateUtc="2025-03-06T14:28:00Z">
        <w:r w:rsidR="00ED6ABD">
          <w:rPr>
            <w:rFonts w:ascii="Arial" w:hAnsi="Arial" w:cs="Arial"/>
            <w:sz w:val="24"/>
            <w:szCs w:val="24"/>
          </w:rPr>
          <w:t>,</w:t>
        </w:r>
      </w:ins>
      <w:r w:rsidRPr="00944672">
        <w:rPr>
          <w:rFonts w:ascii="Arial" w:hAnsi="Arial" w:cs="Arial"/>
          <w:sz w:val="24"/>
          <w:szCs w:val="24"/>
        </w:rPr>
        <w:t xml:space="preserve"> bitte kommen.“ </w:t>
      </w:r>
      <w:ins w:id="11407" w:author="Lektorat Bauer" w:date="2025-03-06T15:28:00Z" w16du:dateUtc="2025-03-06T14:28:00Z">
        <w:r w:rsidR="00ED6ABD">
          <w:rPr>
            <w:rFonts w:ascii="Arial" w:hAnsi="Arial" w:cs="Arial"/>
            <w:sz w:val="24"/>
            <w:szCs w:val="24"/>
          </w:rPr>
          <w:t xml:space="preserve">– </w:t>
        </w:r>
      </w:ins>
      <w:r w:rsidRPr="00944672">
        <w:rPr>
          <w:rFonts w:ascii="Arial" w:hAnsi="Arial" w:cs="Arial"/>
          <w:sz w:val="24"/>
          <w:szCs w:val="24"/>
        </w:rPr>
        <w:t>„Ja Boss?“</w:t>
      </w:r>
      <w:ins w:id="11408" w:author="Lektorat Bauer" w:date="2025-03-06T15:28:00Z" w16du:dateUtc="2025-03-06T14:28:00Z">
        <w:r w:rsidR="00ED6ABD">
          <w:rPr>
            <w:rFonts w:ascii="Arial" w:hAnsi="Arial" w:cs="Arial"/>
            <w:sz w:val="24"/>
            <w:szCs w:val="24"/>
          </w:rPr>
          <w:t xml:space="preserve"> –</w:t>
        </w:r>
      </w:ins>
      <w:r w:rsidRPr="00944672">
        <w:rPr>
          <w:rFonts w:ascii="Arial" w:hAnsi="Arial" w:cs="Arial"/>
          <w:sz w:val="24"/>
          <w:szCs w:val="24"/>
        </w:rPr>
        <w:t xml:space="preserve"> „Wir markieren Euch zwei Stellen per Laser.“</w:t>
      </w:r>
      <w:ins w:id="11409" w:author="Lektorat Bauer" w:date="2025-03-06T15:28:00Z" w16du:dateUtc="2025-03-06T14:28:00Z">
        <w:r w:rsidR="00ED6ABD">
          <w:rPr>
            <w:rFonts w:ascii="Arial" w:hAnsi="Arial" w:cs="Arial"/>
            <w:sz w:val="24"/>
            <w:szCs w:val="24"/>
          </w:rPr>
          <w:t xml:space="preserve"> –</w:t>
        </w:r>
      </w:ins>
      <w:r w:rsidRPr="00944672">
        <w:rPr>
          <w:rFonts w:ascii="Arial" w:hAnsi="Arial" w:cs="Arial"/>
          <w:sz w:val="24"/>
          <w:szCs w:val="24"/>
        </w:rPr>
        <w:t xml:space="preserve"> „Beide im Visier.“</w:t>
      </w:r>
      <w:ins w:id="11410" w:author="Lektorat Bauer" w:date="2025-03-06T15:28:00Z" w16du:dateUtc="2025-03-06T14:28:00Z">
        <w:r w:rsidR="00ED6ABD">
          <w:rPr>
            <w:rFonts w:ascii="Arial" w:hAnsi="Arial" w:cs="Arial"/>
            <w:sz w:val="24"/>
            <w:szCs w:val="24"/>
          </w:rPr>
          <w:t xml:space="preserve"> –</w:t>
        </w:r>
      </w:ins>
      <w:r w:rsidRPr="00944672">
        <w:rPr>
          <w:rFonts w:ascii="Arial" w:hAnsi="Arial" w:cs="Arial"/>
          <w:sz w:val="24"/>
          <w:szCs w:val="24"/>
        </w:rPr>
        <w:t xml:space="preserve"> „Da müssten zwei Claymore sein. Vorschläge?“</w:t>
      </w:r>
      <w:ins w:id="11411" w:author="Lektorat Bauer" w:date="2025-03-06T15:28:00Z" w16du:dateUtc="2025-03-06T14:28:00Z">
        <w:r w:rsidR="00ED6ABD">
          <w:rPr>
            <w:rFonts w:ascii="Arial" w:hAnsi="Arial" w:cs="Arial"/>
            <w:sz w:val="24"/>
            <w:szCs w:val="24"/>
          </w:rPr>
          <w:t xml:space="preserve"> –</w:t>
        </w:r>
      </w:ins>
      <w:r w:rsidRPr="00944672">
        <w:rPr>
          <w:rFonts w:ascii="Arial" w:hAnsi="Arial" w:cs="Arial"/>
          <w:sz w:val="24"/>
          <w:szCs w:val="24"/>
        </w:rPr>
        <w:t xml:space="preserve"> „Moment.“ Die Pause dauerte eine gefühlte Ewigkeit. </w:t>
      </w:r>
    </w:p>
    <w:p w14:paraId="5C5F026D" w14:textId="6F0D417F"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„Boss</w:t>
      </w:r>
      <w:ins w:id="11412" w:author="Lektorat Bauer" w:date="2025-03-06T15:29:00Z" w16du:dateUtc="2025-03-06T14:29:00Z">
        <w:r w:rsidR="00ED6ABD">
          <w:rPr>
            <w:rFonts w:ascii="Arial" w:hAnsi="Arial" w:cs="Arial"/>
            <w:sz w:val="24"/>
            <w:szCs w:val="24"/>
          </w:rPr>
          <w:t>!</w:t>
        </w:r>
      </w:ins>
      <w:del w:id="11413" w:author="Lektorat Bauer" w:date="2025-03-06T15:29:00Z" w16du:dateUtc="2025-03-06T14:29:00Z">
        <w:r w:rsidRPr="00944672" w:rsidDel="00ED6ABD">
          <w:rPr>
            <w:rFonts w:ascii="Arial" w:hAnsi="Arial" w:cs="Arial"/>
            <w:sz w:val="24"/>
            <w:szCs w:val="24"/>
          </w:rPr>
          <w:delText>?!“ „Go Ahead.“ „</w:delText>
        </w:r>
      </w:del>
      <w:ins w:id="11414" w:author="Lektorat Bauer" w:date="2025-03-06T15:29:00Z" w16du:dateUtc="2025-03-06T14:29:00Z">
        <w:r w:rsidR="00ED6ABD">
          <w:rPr>
            <w:rFonts w:ascii="Arial" w:hAnsi="Arial" w:cs="Arial"/>
            <w:sz w:val="24"/>
            <w:szCs w:val="24"/>
          </w:rPr>
          <w:t xml:space="preserve"> </w:t>
        </w:r>
      </w:ins>
      <w:r w:rsidRPr="00944672">
        <w:rPr>
          <w:rFonts w:ascii="Arial" w:hAnsi="Arial" w:cs="Arial"/>
          <w:sz w:val="24"/>
          <w:szCs w:val="24"/>
        </w:rPr>
        <w:t xml:space="preserve">Der thailändische Kollege hat eine Sammlung von Long-Range Klein-Granaten. Die haben wir beide geladen. Die Schüsse damit sind nicht so präzise wie gewünscht. Bitte möglichst genau die Stellen markieren.“ </w:t>
      </w:r>
    </w:p>
    <w:p w14:paraId="3B507E4A" w14:textId="77777777" w:rsidR="00ED6ABD" w:rsidRDefault="00944672" w:rsidP="00623B68">
      <w:pPr>
        <w:autoSpaceDE w:val="0"/>
        <w:autoSpaceDN w:val="0"/>
        <w:adjustRightInd w:val="0"/>
        <w:spacing w:after="0" w:line="360" w:lineRule="auto"/>
        <w:ind w:firstLine="227"/>
        <w:jc w:val="both"/>
        <w:rPr>
          <w:ins w:id="11415" w:author="Lektorat Bauer" w:date="2025-03-06T15:29:00Z" w16du:dateUtc="2025-03-06T14:29:00Z"/>
          <w:rFonts w:ascii="Arial" w:hAnsi="Arial" w:cs="Arial"/>
          <w:sz w:val="24"/>
          <w:szCs w:val="24"/>
        </w:rPr>
      </w:pPr>
      <w:r w:rsidRPr="00944672">
        <w:rPr>
          <w:rFonts w:ascii="Arial" w:hAnsi="Arial" w:cs="Arial"/>
          <w:sz w:val="24"/>
          <w:szCs w:val="24"/>
        </w:rPr>
        <w:t xml:space="preserve">Sie schaute zu ihren Leuten: „Vorschläge?“ Ein Thai meldete sich. </w:t>
      </w:r>
      <w:del w:id="11416" w:author="Lektorat Bauer" w:date="2025-03-06T15:29:00Z" w16du:dateUtc="2025-03-06T14:29:00Z">
        <w:r w:rsidRPr="00944672" w:rsidDel="00ED6ABD">
          <w:rPr>
            <w:rFonts w:ascii="Arial" w:hAnsi="Arial" w:cs="Arial"/>
            <w:sz w:val="24"/>
            <w:szCs w:val="24"/>
          </w:rPr>
          <w:delText xml:space="preserve">„Ja?“ </w:delText>
        </w:r>
      </w:del>
      <w:r w:rsidRPr="00944672">
        <w:rPr>
          <w:rFonts w:ascii="Arial" w:hAnsi="Arial" w:cs="Arial"/>
          <w:sz w:val="24"/>
          <w:szCs w:val="24"/>
        </w:rPr>
        <w:t xml:space="preserve">„Wenn Sie mir </w:t>
      </w:r>
      <w:ins w:id="11417" w:author="Lektorat Bauer" w:date="2025-03-06T15:29:00Z" w16du:dateUtc="2025-03-06T14:29:00Z">
        <w:r w:rsidR="00ED6ABD">
          <w:rPr>
            <w:rFonts w:ascii="Arial" w:hAnsi="Arial" w:cs="Arial"/>
            <w:sz w:val="24"/>
            <w:szCs w:val="24"/>
          </w:rPr>
          <w:t>drei</w:t>
        </w:r>
      </w:ins>
      <w:del w:id="11418" w:author="Lektorat Bauer" w:date="2025-03-06T15:29:00Z" w16du:dateUtc="2025-03-06T14:29:00Z">
        <w:r w:rsidRPr="00944672" w:rsidDel="00ED6ABD">
          <w:rPr>
            <w:rFonts w:ascii="Arial" w:hAnsi="Arial" w:cs="Arial"/>
            <w:sz w:val="24"/>
            <w:szCs w:val="24"/>
          </w:rPr>
          <w:delText>3</w:delText>
        </w:r>
      </w:del>
      <w:r w:rsidRPr="00944672">
        <w:rPr>
          <w:rFonts w:ascii="Arial" w:hAnsi="Arial" w:cs="Arial"/>
          <w:sz w:val="24"/>
          <w:szCs w:val="24"/>
        </w:rPr>
        <w:t xml:space="preserve"> Minuten geben, dann klettere ich auf den Baum hinter uns. Von oben liefere ich Kamerabilder, die Sie dann nutzen können.“ </w:t>
      </w:r>
    </w:p>
    <w:p w14:paraId="43ECE4CB" w14:textId="0EE9CD4B"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„Ok. Los! Einer zur Deckung!“ Sofort </w:t>
      </w:r>
      <w:del w:id="11419" w:author="Lektorat Bauer" w:date="2025-03-06T15:29:00Z" w16du:dateUtc="2025-03-06T14:29:00Z">
        <w:r w:rsidRPr="00944672" w:rsidDel="00ED6ABD">
          <w:rPr>
            <w:rFonts w:ascii="Arial" w:hAnsi="Arial" w:cs="Arial"/>
            <w:sz w:val="24"/>
            <w:szCs w:val="24"/>
          </w:rPr>
          <w:delText>verliessen</w:delText>
        </w:r>
      </w:del>
      <w:ins w:id="11420" w:author="Lektorat Bauer" w:date="2025-03-06T15:29:00Z" w16du:dateUtc="2025-03-06T14:29:00Z">
        <w:r w:rsidR="00ED6ABD" w:rsidRPr="00944672">
          <w:rPr>
            <w:rFonts w:ascii="Arial" w:hAnsi="Arial" w:cs="Arial"/>
            <w:sz w:val="24"/>
            <w:szCs w:val="24"/>
          </w:rPr>
          <w:t>verließen</w:t>
        </w:r>
      </w:ins>
      <w:r w:rsidRPr="00944672">
        <w:rPr>
          <w:rFonts w:ascii="Arial" w:hAnsi="Arial" w:cs="Arial"/>
          <w:sz w:val="24"/>
          <w:szCs w:val="24"/>
        </w:rPr>
        <w:t xml:space="preserve"> zwei Mann die Gruppe. „Schütze! Info in </w:t>
      </w:r>
      <w:ins w:id="11421" w:author="Lektorat Bauer" w:date="2025-03-06T15:29:00Z" w16du:dateUtc="2025-03-06T14:29:00Z">
        <w:r w:rsidR="00ED6ABD">
          <w:rPr>
            <w:rFonts w:ascii="Arial" w:hAnsi="Arial" w:cs="Arial"/>
            <w:sz w:val="24"/>
            <w:szCs w:val="24"/>
          </w:rPr>
          <w:t>drei.</w:t>
        </w:r>
      </w:ins>
      <w:del w:id="11422" w:author="Lektorat Bauer" w:date="2025-03-06T15:29:00Z" w16du:dateUtc="2025-03-06T14:29:00Z">
        <w:r w:rsidRPr="00944672" w:rsidDel="00ED6ABD">
          <w:rPr>
            <w:rFonts w:ascii="Arial" w:hAnsi="Arial" w:cs="Arial"/>
            <w:sz w:val="24"/>
            <w:szCs w:val="24"/>
          </w:rPr>
          <w:delText>3.</w:delText>
        </w:r>
      </w:del>
      <w:r w:rsidRPr="00944672">
        <w:rPr>
          <w:rFonts w:ascii="Arial" w:hAnsi="Arial" w:cs="Arial"/>
          <w:sz w:val="24"/>
          <w:szCs w:val="24"/>
        </w:rPr>
        <w:t>“ Klick.</w:t>
      </w:r>
    </w:p>
    <w:p w14:paraId="72120760"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Der Captain sah zu Tia und sagte: „Das werde ich mir merken.“ Tia nickte und sah zum Funker: „Status rechts und links?“ </w:t>
      </w:r>
    </w:p>
    <w:p w14:paraId="559E58BC" w14:textId="77777777" w:rsidR="00ED6ABD" w:rsidRDefault="00944672" w:rsidP="00623B68">
      <w:pPr>
        <w:autoSpaceDE w:val="0"/>
        <w:autoSpaceDN w:val="0"/>
        <w:adjustRightInd w:val="0"/>
        <w:spacing w:after="0" w:line="360" w:lineRule="auto"/>
        <w:ind w:firstLine="227"/>
        <w:jc w:val="both"/>
        <w:rPr>
          <w:ins w:id="11423" w:author="Lektorat Bauer" w:date="2025-03-06T15:29:00Z" w16du:dateUtc="2025-03-06T14:29:00Z"/>
          <w:rFonts w:ascii="Arial" w:hAnsi="Arial" w:cs="Arial"/>
          <w:sz w:val="24"/>
          <w:szCs w:val="24"/>
        </w:rPr>
      </w:pPr>
      <w:r w:rsidRPr="00944672">
        <w:rPr>
          <w:rFonts w:ascii="Arial" w:hAnsi="Arial" w:cs="Arial"/>
          <w:sz w:val="24"/>
          <w:szCs w:val="24"/>
        </w:rPr>
        <w:t xml:space="preserve">Der Funker holte die Informationen ein. „Links ist neben dem Durchgang. Die habe ich gewarnt. Augenblick.“ Er hörte noch auf das Gesagte. „Rechts ist hinter den Angreifern. </w:t>
      </w:r>
      <w:del w:id="11424" w:author="Lektorat Bauer" w:date="2025-03-06T15:29:00Z" w16du:dateUtc="2025-03-06T14:29:00Z">
        <w:r w:rsidRPr="00944672" w:rsidDel="00ED6ABD">
          <w:rPr>
            <w:rFonts w:ascii="Arial" w:hAnsi="Arial" w:cs="Arial"/>
            <w:sz w:val="24"/>
            <w:szCs w:val="24"/>
          </w:rPr>
          <w:delText>3</w:delText>
        </w:r>
      </w:del>
      <w:ins w:id="11425" w:author="Lektorat Bauer" w:date="2025-03-06T15:29:00Z" w16du:dateUtc="2025-03-06T14:29:00Z">
        <w:r w:rsidR="00ED6ABD">
          <w:rPr>
            <w:rFonts w:ascii="Arial" w:hAnsi="Arial" w:cs="Arial"/>
            <w:sz w:val="24"/>
            <w:szCs w:val="24"/>
          </w:rPr>
          <w:t>drei</w:t>
        </w:r>
      </w:ins>
      <w:r w:rsidRPr="00944672">
        <w:rPr>
          <w:rFonts w:ascii="Arial" w:hAnsi="Arial" w:cs="Arial"/>
          <w:sz w:val="24"/>
          <w:szCs w:val="24"/>
        </w:rPr>
        <w:t xml:space="preserve"> Personen: </w:t>
      </w:r>
      <w:ins w:id="11426" w:author="Lektorat Bauer" w:date="2025-03-06T15:29:00Z" w16du:dateUtc="2025-03-06T14:29:00Z">
        <w:r w:rsidR="00ED6ABD">
          <w:rPr>
            <w:rFonts w:ascii="Arial" w:hAnsi="Arial" w:cs="Arial"/>
            <w:sz w:val="24"/>
            <w:szCs w:val="24"/>
          </w:rPr>
          <w:t>eine</w:t>
        </w:r>
      </w:ins>
      <w:del w:id="11427" w:author="Lektorat Bauer" w:date="2025-03-06T15:29:00Z" w16du:dateUtc="2025-03-06T14:29:00Z">
        <w:r w:rsidRPr="00944672" w:rsidDel="00ED6ABD">
          <w:rPr>
            <w:rFonts w:ascii="Arial" w:hAnsi="Arial" w:cs="Arial"/>
            <w:sz w:val="24"/>
            <w:szCs w:val="24"/>
          </w:rPr>
          <w:delText>1</w:delText>
        </w:r>
      </w:del>
      <w:r w:rsidRPr="00944672">
        <w:rPr>
          <w:rFonts w:ascii="Arial" w:hAnsi="Arial" w:cs="Arial"/>
          <w:sz w:val="24"/>
          <w:szCs w:val="24"/>
        </w:rPr>
        <w:t xml:space="preserve"> Frau mit MG, </w:t>
      </w:r>
      <w:ins w:id="11428" w:author="Lektorat Bauer" w:date="2025-03-06T15:29:00Z" w16du:dateUtc="2025-03-06T14:29:00Z">
        <w:r w:rsidR="00ED6ABD">
          <w:rPr>
            <w:rFonts w:ascii="Arial" w:hAnsi="Arial" w:cs="Arial"/>
            <w:sz w:val="24"/>
            <w:szCs w:val="24"/>
          </w:rPr>
          <w:t>zwei</w:t>
        </w:r>
      </w:ins>
      <w:del w:id="11429" w:author="Lektorat Bauer" w:date="2025-03-06T15:29:00Z" w16du:dateUtc="2025-03-06T14:29:00Z">
        <w:r w:rsidRPr="00944672" w:rsidDel="00ED6ABD">
          <w:rPr>
            <w:rFonts w:ascii="Arial" w:hAnsi="Arial" w:cs="Arial"/>
            <w:sz w:val="24"/>
            <w:szCs w:val="24"/>
          </w:rPr>
          <w:delText>2</w:delText>
        </w:r>
      </w:del>
      <w:r w:rsidRPr="00944672">
        <w:rPr>
          <w:rFonts w:ascii="Arial" w:hAnsi="Arial" w:cs="Arial"/>
          <w:sz w:val="24"/>
          <w:szCs w:val="24"/>
        </w:rPr>
        <w:t xml:space="preserve"> Männer mit Gewehren.“ </w:t>
      </w:r>
    </w:p>
    <w:p w14:paraId="38B1E097" w14:textId="0207EF01"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„Danke. Info an rechts. Wenn die Granaten einschlagen</w:t>
      </w:r>
      <w:ins w:id="11430" w:author="Lektorat Bauer" w:date="2025-03-06T15:30:00Z" w16du:dateUtc="2025-03-06T14:30:00Z">
        <w:r w:rsidR="00ED6ABD">
          <w:rPr>
            <w:rFonts w:ascii="Arial" w:hAnsi="Arial" w:cs="Arial"/>
            <w:sz w:val="24"/>
            <w:szCs w:val="24"/>
          </w:rPr>
          <w:t>:</w:t>
        </w:r>
      </w:ins>
      <w:del w:id="11431" w:author="Lektorat Bauer" w:date="2025-03-06T15:30:00Z" w16du:dateUtc="2025-03-06T14:30:00Z">
        <w:r w:rsidRPr="00944672" w:rsidDel="00ED6ABD">
          <w:rPr>
            <w:rFonts w:ascii="Arial" w:hAnsi="Arial" w:cs="Arial"/>
            <w:sz w:val="24"/>
            <w:szCs w:val="24"/>
          </w:rPr>
          <w:delText>.</w:delText>
        </w:r>
      </w:del>
      <w:r w:rsidRPr="00944672">
        <w:rPr>
          <w:rFonts w:ascii="Arial" w:hAnsi="Arial" w:cs="Arial"/>
          <w:sz w:val="24"/>
          <w:szCs w:val="24"/>
        </w:rPr>
        <w:t xml:space="preserve"> Gegner ausschalten.“ </w:t>
      </w:r>
      <w:del w:id="11432" w:author="Lektorat Bauer" w:date="2025-03-06T15:30:00Z" w16du:dateUtc="2025-03-06T14:30:00Z">
        <w:r w:rsidRPr="00944672" w:rsidDel="00ED6ABD">
          <w:rPr>
            <w:rFonts w:ascii="Arial" w:hAnsi="Arial" w:cs="Arial"/>
            <w:sz w:val="24"/>
            <w:szCs w:val="24"/>
          </w:rPr>
          <w:delText>„Ja Boss.“</w:delText>
        </w:r>
      </w:del>
    </w:p>
    <w:p w14:paraId="25EB5267" w14:textId="77777777" w:rsidR="00ED6ABD" w:rsidRDefault="00944672" w:rsidP="00623B68">
      <w:pPr>
        <w:autoSpaceDE w:val="0"/>
        <w:autoSpaceDN w:val="0"/>
        <w:adjustRightInd w:val="0"/>
        <w:spacing w:after="0" w:line="360" w:lineRule="auto"/>
        <w:ind w:firstLine="227"/>
        <w:jc w:val="both"/>
        <w:rPr>
          <w:ins w:id="11433" w:author="Lektorat Bauer" w:date="2025-03-06T15:30:00Z" w16du:dateUtc="2025-03-06T14:30:00Z"/>
          <w:rFonts w:ascii="Arial" w:hAnsi="Arial" w:cs="Arial"/>
          <w:sz w:val="24"/>
          <w:szCs w:val="24"/>
        </w:rPr>
      </w:pPr>
      <w:r w:rsidRPr="00944672">
        <w:rPr>
          <w:rFonts w:ascii="Arial" w:hAnsi="Arial" w:cs="Arial"/>
          <w:sz w:val="24"/>
          <w:szCs w:val="24"/>
        </w:rPr>
        <w:t xml:space="preserve">„Was macht der Baum?“ </w:t>
      </w:r>
    </w:p>
    <w:p w14:paraId="0A7FC899" w14:textId="77777777" w:rsidR="00ED6ABD" w:rsidRDefault="00944672" w:rsidP="00623B68">
      <w:pPr>
        <w:autoSpaceDE w:val="0"/>
        <w:autoSpaceDN w:val="0"/>
        <w:adjustRightInd w:val="0"/>
        <w:spacing w:after="0" w:line="360" w:lineRule="auto"/>
        <w:ind w:firstLine="227"/>
        <w:jc w:val="both"/>
        <w:rPr>
          <w:ins w:id="11434" w:author="Lektorat Bauer" w:date="2025-03-06T15:30:00Z" w16du:dateUtc="2025-03-06T14:30:00Z"/>
          <w:rFonts w:ascii="Arial" w:hAnsi="Arial" w:cs="Arial"/>
          <w:sz w:val="24"/>
          <w:szCs w:val="24"/>
        </w:rPr>
      </w:pPr>
      <w:r w:rsidRPr="00944672">
        <w:rPr>
          <w:rFonts w:ascii="Arial" w:hAnsi="Arial" w:cs="Arial"/>
          <w:sz w:val="24"/>
          <w:szCs w:val="24"/>
        </w:rPr>
        <w:t xml:space="preserve">„Bild kommt. Jetzt auf dem Schirm.“ Tia besah die Situation, dann schaute sie zum Bombenexperten: „Hier und hier?“ </w:t>
      </w:r>
    </w:p>
    <w:p w14:paraId="12BB2EB0" w14:textId="77777777" w:rsidR="00ED6ABD" w:rsidRDefault="00944672" w:rsidP="00623B68">
      <w:pPr>
        <w:autoSpaceDE w:val="0"/>
        <w:autoSpaceDN w:val="0"/>
        <w:adjustRightInd w:val="0"/>
        <w:spacing w:after="0" w:line="360" w:lineRule="auto"/>
        <w:ind w:firstLine="227"/>
        <w:jc w:val="both"/>
        <w:rPr>
          <w:ins w:id="11435" w:author="Lektorat Bauer" w:date="2025-03-06T15:30:00Z" w16du:dateUtc="2025-03-06T14:30:00Z"/>
          <w:rFonts w:ascii="Arial" w:hAnsi="Arial" w:cs="Arial"/>
          <w:sz w:val="24"/>
          <w:szCs w:val="24"/>
        </w:rPr>
      </w:pPr>
      <w:r w:rsidRPr="00944672">
        <w:rPr>
          <w:rFonts w:ascii="Arial" w:hAnsi="Arial" w:cs="Arial"/>
          <w:sz w:val="24"/>
          <w:szCs w:val="24"/>
        </w:rPr>
        <w:t xml:space="preserve">„Ich würde sagen, hier. Der andere, ja.“ </w:t>
      </w:r>
    </w:p>
    <w:p w14:paraId="51E09128" w14:textId="77777777" w:rsidR="00ED6ABD" w:rsidRDefault="00944672" w:rsidP="00623B68">
      <w:pPr>
        <w:autoSpaceDE w:val="0"/>
        <w:autoSpaceDN w:val="0"/>
        <w:adjustRightInd w:val="0"/>
        <w:spacing w:after="0" w:line="360" w:lineRule="auto"/>
        <w:ind w:firstLine="227"/>
        <w:jc w:val="both"/>
        <w:rPr>
          <w:ins w:id="11436" w:author="Lektorat Bauer" w:date="2025-03-06T15:31:00Z" w16du:dateUtc="2025-03-06T14:31:00Z"/>
          <w:rFonts w:ascii="Arial" w:hAnsi="Arial" w:cs="Arial"/>
          <w:sz w:val="24"/>
          <w:szCs w:val="24"/>
        </w:rPr>
      </w:pPr>
      <w:commentRangeStart w:id="11437"/>
      <w:r w:rsidRPr="00944672">
        <w:rPr>
          <w:rFonts w:ascii="Arial" w:hAnsi="Arial" w:cs="Arial"/>
          <w:sz w:val="24"/>
          <w:szCs w:val="24"/>
        </w:rPr>
        <w:t>„Mist.“ Sie sah zum Captain, „Entschuldigung.“</w:t>
      </w:r>
      <w:ins w:id="11438" w:author="Lektorat Bauer" w:date="2025-03-06T15:31:00Z" w16du:dateUtc="2025-03-06T14:31:00Z">
        <w:r w:rsidR="00ED6ABD">
          <w:rPr>
            <w:rFonts w:ascii="Arial" w:hAnsi="Arial" w:cs="Arial"/>
            <w:sz w:val="24"/>
            <w:szCs w:val="24"/>
          </w:rPr>
          <w:t xml:space="preserve"> –</w:t>
        </w:r>
      </w:ins>
      <w:r w:rsidRPr="00944672">
        <w:rPr>
          <w:rFonts w:ascii="Arial" w:hAnsi="Arial" w:cs="Arial"/>
          <w:sz w:val="24"/>
          <w:szCs w:val="24"/>
        </w:rPr>
        <w:t xml:space="preserve"> „Kein Problem.“ </w:t>
      </w:r>
      <w:commentRangeEnd w:id="11437"/>
      <w:r w:rsidR="00ED6ABD">
        <w:rPr>
          <w:rStyle w:val="Kommentarzeichen"/>
        </w:rPr>
        <w:commentReference w:id="11437"/>
      </w:r>
      <w:r w:rsidRPr="00944672">
        <w:rPr>
          <w:rFonts w:ascii="Arial" w:hAnsi="Arial" w:cs="Arial"/>
          <w:sz w:val="24"/>
          <w:szCs w:val="24"/>
        </w:rPr>
        <w:t xml:space="preserve">Er </w:t>
      </w:r>
      <w:del w:id="11439" w:author="Lektorat Bauer" w:date="2025-03-06T15:31:00Z" w16du:dateUtc="2025-03-06T14:31:00Z">
        <w:r w:rsidRPr="00944672" w:rsidDel="00ED6ABD">
          <w:rPr>
            <w:rFonts w:ascii="Arial" w:hAnsi="Arial" w:cs="Arial"/>
            <w:sz w:val="24"/>
            <w:szCs w:val="24"/>
          </w:rPr>
          <w:delText>sah zum</w:delText>
        </w:r>
      </w:del>
      <w:ins w:id="11440" w:author="Lektorat Bauer" w:date="2025-03-06T15:31:00Z" w16du:dateUtc="2025-03-06T14:31:00Z">
        <w:r w:rsidR="00ED6ABD">
          <w:rPr>
            <w:rFonts w:ascii="Arial" w:hAnsi="Arial" w:cs="Arial"/>
            <w:sz w:val="24"/>
            <w:szCs w:val="24"/>
          </w:rPr>
          <w:t>wandte sich an den</w:t>
        </w:r>
      </w:ins>
      <w:r w:rsidRPr="00944672">
        <w:rPr>
          <w:rFonts w:ascii="Arial" w:hAnsi="Arial" w:cs="Arial"/>
          <w:sz w:val="24"/>
          <w:szCs w:val="24"/>
        </w:rPr>
        <w:t xml:space="preserve"> Funker: „Fragen </w:t>
      </w:r>
      <w:del w:id="11441" w:author="Lektorat Bauer" w:date="2025-03-06T15:31:00Z" w16du:dateUtc="2025-03-06T14:31:00Z">
        <w:r w:rsidRPr="00944672" w:rsidDel="00ED6ABD">
          <w:rPr>
            <w:rFonts w:ascii="Arial" w:hAnsi="Arial" w:cs="Arial"/>
            <w:sz w:val="24"/>
            <w:szCs w:val="24"/>
          </w:rPr>
          <w:delText>s</w:delText>
        </w:r>
      </w:del>
      <w:ins w:id="11442" w:author="Lektorat Bauer" w:date="2025-03-06T15:31:00Z" w16du:dateUtc="2025-03-06T14:31:00Z">
        <w:r w:rsidR="00ED6ABD">
          <w:rPr>
            <w:rFonts w:ascii="Arial" w:hAnsi="Arial" w:cs="Arial"/>
            <w:sz w:val="24"/>
            <w:szCs w:val="24"/>
          </w:rPr>
          <w:t>S</w:t>
        </w:r>
      </w:ins>
      <w:r w:rsidRPr="00944672">
        <w:rPr>
          <w:rFonts w:ascii="Arial" w:hAnsi="Arial" w:cs="Arial"/>
          <w:sz w:val="24"/>
          <w:szCs w:val="24"/>
        </w:rPr>
        <w:t>ie bitte</w:t>
      </w:r>
      <w:ins w:id="11443" w:author="Lektorat Bauer" w:date="2025-03-06T15:31:00Z" w16du:dateUtc="2025-03-06T14:31:00Z">
        <w:r w:rsidR="00ED6ABD">
          <w:rPr>
            <w:rFonts w:ascii="Arial" w:hAnsi="Arial" w:cs="Arial"/>
            <w:sz w:val="24"/>
            <w:szCs w:val="24"/>
          </w:rPr>
          <w:t>,</w:t>
        </w:r>
      </w:ins>
      <w:r w:rsidRPr="00944672">
        <w:rPr>
          <w:rFonts w:ascii="Arial" w:hAnsi="Arial" w:cs="Arial"/>
          <w:sz w:val="24"/>
          <w:szCs w:val="24"/>
        </w:rPr>
        <w:t xml:space="preserve"> wie schnell die Schützen nachladen können. Wir benötigen zwei Doppelschüsse.“ </w:t>
      </w:r>
    </w:p>
    <w:p w14:paraId="7B1E496C" w14:textId="77777777" w:rsidR="00ED6ABD" w:rsidRDefault="00944672" w:rsidP="00623B68">
      <w:pPr>
        <w:autoSpaceDE w:val="0"/>
        <w:autoSpaceDN w:val="0"/>
        <w:adjustRightInd w:val="0"/>
        <w:spacing w:after="0" w:line="360" w:lineRule="auto"/>
        <w:ind w:firstLine="227"/>
        <w:jc w:val="both"/>
        <w:rPr>
          <w:ins w:id="11444" w:author="Lektorat Bauer" w:date="2025-03-06T15:32:00Z" w16du:dateUtc="2025-03-06T14:32:00Z"/>
          <w:rFonts w:ascii="Arial" w:hAnsi="Arial" w:cs="Arial"/>
          <w:sz w:val="24"/>
          <w:szCs w:val="24"/>
        </w:rPr>
      </w:pPr>
      <w:del w:id="11445" w:author="Lektorat Bauer" w:date="2025-03-06T15:31:00Z" w16du:dateUtc="2025-03-06T14:31:00Z">
        <w:r w:rsidRPr="00944672" w:rsidDel="00ED6ABD">
          <w:rPr>
            <w:rFonts w:ascii="Arial" w:hAnsi="Arial" w:cs="Arial"/>
            <w:sz w:val="24"/>
            <w:szCs w:val="24"/>
          </w:rPr>
          <w:delText>„Augenblick.“</w:delText>
        </w:r>
      </w:del>
      <w:ins w:id="11446" w:author="Lektorat Bauer" w:date="2025-03-06T15:31:00Z" w16du:dateUtc="2025-03-06T14:31:00Z">
        <w:r w:rsidR="00ED6ABD">
          <w:rPr>
            <w:rFonts w:ascii="Arial" w:hAnsi="Arial" w:cs="Arial"/>
            <w:sz w:val="24"/>
            <w:szCs w:val="24"/>
          </w:rPr>
          <w:t xml:space="preserve">Der Funker </w:t>
        </w:r>
      </w:ins>
      <w:ins w:id="11447" w:author="Lektorat Bauer" w:date="2025-03-06T15:32:00Z" w16du:dateUtc="2025-03-06T14:32:00Z">
        <w:r w:rsidR="00ED6ABD">
          <w:rPr>
            <w:rFonts w:ascii="Arial" w:hAnsi="Arial" w:cs="Arial"/>
            <w:sz w:val="24"/>
            <w:szCs w:val="24"/>
          </w:rPr>
          <w:t>beeilte sich.</w:t>
        </w:r>
      </w:ins>
      <w:r w:rsidRPr="00944672">
        <w:rPr>
          <w:rFonts w:ascii="Arial" w:hAnsi="Arial" w:cs="Arial"/>
          <w:sz w:val="24"/>
          <w:szCs w:val="24"/>
        </w:rPr>
        <w:t xml:space="preserve"> „Einschläge sollten in 15 Sekunden Abstand kommen.“ </w:t>
      </w:r>
    </w:p>
    <w:p w14:paraId="1A8BA189" w14:textId="77777777" w:rsidR="00ED6ABD" w:rsidRDefault="00944672" w:rsidP="00623B68">
      <w:pPr>
        <w:autoSpaceDE w:val="0"/>
        <w:autoSpaceDN w:val="0"/>
        <w:adjustRightInd w:val="0"/>
        <w:spacing w:after="0" w:line="360" w:lineRule="auto"/>
        <w:ind w:firstLine="227"/>
        <w:jc w:val="both"/>
        <w:rPr>
          <w:ins w:id="11448" w:author="Lektorat Bauer" w:date="2025-03-06T15:32:00Z" w16du:dateUtc="2025-03-06T14:32:00Z"/>
          <w:rFonts w:ascii="Arial" w:hAnsi="Arial" w:cs="Arial"/>
          <w:sz w:val="24"/>
          <w:szCs w:val="24"/>
        </w:rPr>
      </w:pPr>
      <w:r w:rsidRPr="00944672">
        <w:rPr>
          <w:rFonts w:ascii="Arial" w:hAnsi="Arial" w:cs="Arial"/>
          <w:sz w:val="24"/>
          <w:szCs w:val="24"/>
        </w:rPr>
        <w:t xml:space="preserve">„Danke. Dann empfehle ich, dass ein Schuss lang, auf Ziel rechts, und einer kurz, auf den Durchgang, geht. Die zweiten Schüsse überkreuz, damit die Granaten andere Winkel abdecken.“ </w:t>
      </w:r>
    </w:p>
    <w:p w14:paraId="1B01DE4B" w14:textId="25E2F3DA"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Tia nickte</w:t>
      </w:r>
      <w:del w:id="11449" w:author="Lektorat Bauer" w:date="2025-03-06T15:32:00Z" w16du:dateUtc="2025-03-06T14:32:00Z">
        <w:r w:rsidRPr="00944672" w:rsidDel="00ED6ABD">
          <w:rPr>
            <w:rFonts w:ascii="Arial" w:hAnsi="Arial" w:cs="Arial"/>
            <w:sz w:val="24"/>
            <w:szCs w:val="24"/>
          </w:rPr>
          <w:delText>:</w:delText>
        </w:r>
      </w:del>
      <w:ins w:id="11450" w:author="Lektorat Bauer" w:date="2025-03-06T15:32:00Z" w16du:dateUtc="2025-03-06T14:32:00Z">
        <w:r w:rsidR="00ED6ABD">
          <w:rPr>
            <w:rFonts w:ascii="Arial" w:hAnsi="Arial" w:cs="Arial"/>
            <w:sz w:val="24"/>
            <w:szCs w:val="24"/>
          </w:rPr>
          <w:t>.</w:t>
        </w:r>
      </w:ins>
      <w:r w:rsidRPr="00944672">
        <w:rPr>
          <w:rFonts w:ascii="Arial" w:hAnsi="Arial" w:cs="Arial"/>
          <w:sz w:val="24"/>
          <w:szCs w:val="24"/>
        </w:rPr>
        <w:t xml:space="preserve"> „Rückfrage an die Schützen. Und jetzt </w:t>
      </w:r>
      <w:del w:id="11451" w:author="Lektorat Bauer" w:date="2025-03-06T15:32:00Z" w16du:dateUtc="2025-03-06T14:32:00Z">
        <w:r w:rsidRPr="00944672" w:rsidDel="00ED6ABD">
          <w:rPr>
            <w:rFonts w:ascii="Arial" w:hAnsi="Arial" w:cs="Arial"/>
            <w:sz w:val="24"/>
            <w:szCs w:val="24"/>
          </w:rPr>
          <w:delText xml:space="preserve">sie </w:delText>
        </w:r>
      </w:del>
      <w:ins w:id="11452" w:author="Lektorat Bauer" w:date="2025-03-06T15:32:00Z" w16du:dateUtc="2025-03-06T14:32:00Z">
        <w:r w:rsidR="00ED6ABD">
          <w:rPr>
            <w:rFonts w:ascii="Arial" w:hAnsi="Arial" w:cs="Arial"/>
            <w:sz w:val="24"/>
            <w:szCs w:val="24"/>
          </w:rPr>
          <w:t>die</w:t>
        </w:r>
        <w:r w:rsidR="00ED6ABD" w:rsidRPr="00944672">
          <w:rPr>
            <w:rFonts w:ascii="Arial" w:hAnsi="Arial" w:cs="Arial"/>
            <w:sz w:val="24"/>
            <w:szCs w:val="24"/>
          </w:rPr>
          <w:t xml:space="preserve"> </w:t>
        </w:r>
      </w:ins>
      <w:r w:rsidRPr="00944672">
        <w:rPr>
          <w:rFonts w:ascii="Arial" w:hAnsi="Arial" w:cs="Arial"/>
          <w:sz w:val="24"/>
          <w:szCs w:val="24"/>
        </w:rPr>
        <w:t xml:space="preserve">ersten Ziele markieren.“ Die Schützen nahmen Maß und </w:t>
      </w:r>
      <w:del w:id="11453" w:author="Lektorat Bauer" w:date="2025-03-06T15:32:00Z" w16du:dateUtc="2025-03-06T14:32:00Z">
        <w:r w:rsidRPr="00944672" w:rsidDel="00ED6ABD">
          <w:rPr>
            <w:rFonts w:ascii="Arial" w:hAnsi="Arial" w:cs="Arial"/>
            <w:sz w:val="24"/>
            <w:szCs w:val="24"/>
          </w:rPr>
          <w:delText xml:space="preserve">das </w:delText>
        </w:r>
      </w:del>
      <w:ins w:id="11454" w:author="Lektorat Bauer" w:date="2025-03-06T15:32:00Z" w16du:dateUtc="2025-03-06T14:32:00Z">
        <w:r w:rsidR="00ED6ABD">
          <w:rPr>
            <w:rFonts w:ascii="Arial" w:hAnsi="Arial" w:cs="Arial"/>
            <w:sz w:val="24"/>
            <w:szCs w:val="24"/>
          </w:rPr>
          <w:t>gaben</w:t>
        </w:r>
        <w:r w:rsidR="00ED6ABD" w:rsidRPr="00944672">
          <w:rPr>
            <w:rFonts w:ascii="Arial" w:hAnsi="Arial" w:cs="Arial"/>
            <w:sz w:val="24"/>
            <w:szCs w:val="24"/>
          </w:rPr>
          <w:t xml:space="preserve"> </w:t>
        </w:r>
      </w:ins>
      <w:r w:rsidRPr="00944672">
        <w:rPr>
          <w:rFonts w:ascii="Arial" w:hAnsi="Arial" w:cs="Arial"/>
          <w:sz w:val="24"/>
          <w:szCs w:val="24"/>
        </w:rPr>
        <w:t>Feedback</w:t>
      </w:r>
      <w:del w:id="11455" w:author="Lektorat Bauer" w:date="2025-03-06T15:32:00Z" w16du:dateUtc="2025-03-06T14:32:00Z">
        <w:r w:rsidRPr="00944672" w:rsidDel="00ED6ABD">
          <w:rPr>
            <w:rFonts w:ascii="Arial" w:hAnsi="Arial" w:cs="Arial"/>
            <w:sz w:val="24"/>
            <w:szCs w:val="24"/>
          </w:rPr>
          <w:delText xml:space="preserve"> kam</w:delText>
        </w:r>
      </w:del>
      <w:ins w:id="11456" w:author="Lektorat Bauer" w:date="2025-03-06T15:32:00Z" w16du:dateUtc="2025-03-06T14:32:00Z">
        <w:r w:rsidR="00ED6ABD">
          <w:rPr>
            <w:rFonts w:ascii="Arial" w:hAnsi="Arial" w:cs="Arial"/>
            <w:sz w:val="24"/>
            <w:szCs w:val="24"/>
          </w:rPr>
          <w:t>:</w:t>
        </w:r>
      </w:ins>
      <w:del w:id="11457" w:author="Lektorat Bauer" w:date="2025-03-06T15:32:00Z" w16du:dateUtc="2025-03-06T14:32:00Z">
        <w:r w:rsidRPr="00944672" w:rsidDel="00ED6ABD">
          <w:rPr>
            <w:rFonts w:ascii="Arial" w:hAnsi="Arial" w:cs="Arial"/>
            <w:sz w:val="24"/>
            <w:szCs w:val="24"/>
          </w:rPr>
          <w:delText>.</w:delText>
        </w:r>
      </w:del>
      <w:r w:rsidRPr="00944672">
        <w:rPr>
          <w:rFonts w:ascii="Arial" w:hAnsi="Arial" w:cs="Arial"/>
          <w:sz w:val="24"/>
          <w:szCs w:val="24"/>
        </w:rPr>
        <w:t xml:space="preserve"> „O</w:t>
      </w:r>
      <w:ins w:id="11458" w:author="Lektorat Bauer" w:date="2025-03-06T15:33:00Z" w16du:dateUtc="2025-03-06T14:33:00Z">
        <w:r w:rsidR="00ED6ABD">
          <w:rPr>
            <w:rFonts w:ascii="Arial" w:hAnsi="Arial" w:cs="Arial"/>
            <w:sz w:val="24"/>
            <w:szCs w:val="24"/>
          </w:rPr>
          <w:t>k</w:t>
        </w:r>
      </w:ins>
      <w:del w:id="11459" w:author="Lektorat Bauer" w:date="2025-03-06T15:33:00Z" w16du:dateUtc="2025-03-06T14:33:00Z">
        <w:r w:rsidRPr="00944672" w:rsidDel="00ED6ABD">
          <w:rPr>
            <w:rFonts w:ascii="Arial" w:hAnsi="Arial" w:cs="Arial"/>
            <w:sz w:val="24"/>
            <w:szCs w:val="24"/>
          </w:rPr>
          <w:delText>K</w:delText>
        </w:r>
      </w:del>
      <w:r w:rsidRPr="00944672">
        <w:rPr>
          <w:rFonts w:ascii="Arial" w:hAnsi="Arial" w:cs="Arial"/>
          <w:sz w:val="24"/>
          <w:szCs w:val="24"/>
        </w:rPr>
        <w:t>, machbar.“</w:t>
      </w:r>
    </w:p>
    <w:p w14:paraId="31B9AA21" w14:textId="580A774A"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 xml:space="preserve">„Sagen Sie links, dass wir schießen.“ </w:t>
      </w:r>
      <w:ins w:id="11460" w:author="Lektorat Bauer" w:date="2025-03-06T15:33:00Z" w16du:dateUtc="2025-03-06T14:33:00Z">
        <w:r w:rsidR="00ED6ABD">
          <w:rPr>
            <w:rFonts w:ascii="Arial" w:hAnsi="Arial" w:cs="Arial"/>
            <w:sz w:val="24"/>
            <w:szCs w:val="24"/>
          </w:rPr>
          <w:t xml:space="preserve">– </w:t>
        </w:r>
      </w:ins>
      <w:r w:rsidRPr="00944672">
        <w:rPr>
          <w:rFonts w:ascii="Arial" w:hAnsi="Arial" w:cs="Arial"/>
          <w:sz w:val="24"/>
          <w:szCs w:val="24"/>
        </w:rPr>
        <w:t>„Die sind in Deckung. Rechts ist bereit.“</w:t>
      </w:r>
      <w:ins w:id="11461" w:author="Lektorat Bauer" w:date="2025-03-06T15:33:00Z" w16du:dateUtc="2025-03-06T14:33:00Z">
        <w:r w:rsidR="00ED6ABD">
          <w:rPr>
            <w:rFonts w:ascii="Arial" w:hAnsi="Arial" w:cs="Arial"/>
            <w:sz w:val="24"/>
            <w:szCs w:val="24"/>
          </w:rPr>
          <w:t xml:space="preserve"> –</w:t>
        </w:r>
      </w:ins>
      <w:del w:id="11462" w:author="Lektorat Bauer" w:date="2025-03-06T15:33:00Z" w16du:dateUtc="2025-03-06T14:33:00Z">
        <w:r w:rsidRPr="00944672" w:rsidDel="00ED6ABD">
          <w:rPr>
            <w:rFonts w:ascii="Arial" w:hAnsi="Arial" w:cs="Arial"/>
            <w:sz w:val="24"/>
            <w:szCs w:val="24"/>
          </w:rPr>
          <w:delText xml:space="preserve"> </w:delText>
        </w:r>
      </w:del>
      <w:r w:rsidRPr="00944672">
        <w:rPr>
          <w:rFonts w:ascii="Arial" w:hAnsi="Arial" w:cs="Arial"/>
          <w:sz w:val="24"/>
          <w:szCs w:val="24"/>
        </w:rPr>
        <w:t>„Schützen. Feuer frei</w:t>
      </w:r>
      <w:ins w:id="11463" w:author="Lektorat Bauer" w:date="2025-03-06T15:33:00Z" w16du:dateUtc="2025-03-06T14:33:00Z">
        <w:r w:rsidR="00ED6ABD">
          <w:rPr>
            <w:rFonts w:ascii="Arial" w:hAnsi="Arial" w:cs="Arial"/>
            <w:sz w:val="24"/>
            <w:szCs w:val="24"/>
          </w:rPr>
          <w:t>,</w:t>
        </w:r>
      </w:ins>
      <w:r w:rsidRPr="00944672">
        <w:rPr>
          <w:rFonts w:ascii="Arial" w:hAnsi="Arial" w:cs="Arial"/>
          <w:sz w:val="24"/>
          <w:szCs w:val="24"/>
        </w:rPr>
        <w:t xml:space="preserve"> wenn bereit.“</w:t>
      </w:r>
      <w:commentRangeEnd w:id="11302"/>
      <w:r w:rsidR="003702CB">
        <w:rPr>
          <w:rStyle w:val="Kommentarzeichen"/>
        </w:rPr>
        <w:commentReference w:id="11302"/>
      </w:r>
    </w:p>
    <w:p w14:paraId="48C49AE3" w14:textId="77777777" w:rsidR="00ED6ABD" w:rsidRDefault="00944672" w:rsidP="00623B68">
      <w:pPr>
        <w:autoSpaceDE w:val="0"/>
        <w:autoSpaceDN w:val="0"/>
        <w:adjustRightInd w:val="0"/>
        <w:spacing w:after="0" w:line="360" w:lineRule="auto"/>
        <w:ind w:firstLine="227"/>
        <w:jc w:val="both"/>
        <w:rPr>
          <w:ins w:id="11464" w:author="Lektorat Bauer" w:date="2025-03-06T15:33:00Z" w16du:dateUtc="2025-03-06T14:33:00Z"/>
          <w:rFonts w:ascii="Arial" w:hAnsi="Arial" w:cs="Arial"/>
          <w:sz w:val="24"/>
          <w:szCs w:val="24"/>
        </w:rPr>
      </w:pPr>
      <w:r w:rsidRPr="00944672">
        <w:rPr>
          <w:rFonts w:ascii="Arial" w:hAnsi="Arial" w:cs="Arial"/>
          <w:sz w:val="24"/>
          <w:szCs w:val="24"/>
        </w:rPr>
        <w:t>Wumm. Wumm. Zwei Granaten waren eingeschlagen. Wumm. Wumm. Die zweiten Granaten hatten die beiden Sprengfallen vernichtet. „Rechts meldet. Drei kampfunfähig.“</w:t>
      </w:r>
    </w:p>
    <w:p w14:paraId="3AC08762" w14:textId="51C9E0DF"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del w:id="11465" w:author="Lektorat Bauer" w:date="2025-03-06T15:33:00Z" w16du:dateUtc="2025-03-06T14:33:00Z">
        <w:r w:rsidRPr="00944672" w:rsidDel="00ED6ABD">
          <w:rPr>
            <w:rFonts w:ascii="Arial" w:hAnsi="Arial" w:cs="Arial"/>
            <w:sz w:val="24"/>
            <w:szCs w:val="24"/>
          </w:rPr>
          <w:delText xml:space="preserve"> </w:delText>
        </w:r>
      </w:del>
      <w:r w:rsidRPr="00944672">
        <w:rPr>
          <w:rFonts w:ascii="Arial" w:hAnsi="Arial" w:cs="Arial"/>
          <w:sz w:val="24"/>
          <w:szCs w:val="24"/>
        </w:rPr>
        <w:t>„Bis kurz vor die Sprengungen vorrücken.“</w:t>
      </w:r>
    </w:p>
    <w:p w14:paraId="07169AD0" w14:textId="440FBA6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Kaum hatten sie die Position erreicht, hörten sie Schüsse aus dem Dickicht. „Zug 2 meldet, </w:t>
      </w:r>
      <w:del w:id="11466" w:author="Lektorat Bauer" w:date="2025-03-06T15:33:00Z" w16du:dateUtc="2025-03-06T14:33:00Z">
        <w:r w:rsidRPr="00944672" w:rsidDel="00ED6ABD">
          <w:rPr>
            <w:rFonts w:ascii="Arial" w:hAnsi="Arial" w:cs="Arial"/>
            <w:sz w:val="24"/>
            <w:szCs w:val="24"/>
          </w:rPr>
          <w:delText>2</w:delText>
        </w:r>
      </w:del>
      <w:ins w:id="11467" w:author="Lektorat Bauer" w:date="2025-03-06T15:33:00Z" w16du:dateUtc="2025-03-06T14:33:00Z">
        <w:r w:rsidR="00ED6ABD">
          <w:rPr>
            <w:rFonts w:ascii="Arial" w:hAnsi="Arial" w:cs="Arial"/>
            <w:sz w:val="24"/>
            <w:szCs w:val="24"/>
          </w:rPr>
          <w:t>zwei</w:t>
        </w:r>
      </w:ins>
      <w:r w:rsidRPr="00944672">
        <w:rPr>
          <w:rFonts w:ascii="Arial" w:hAnsi="Arial" w:cs="Arial"/>
          <w:sz w:val="24"/>
          <w:szCs w:val="24"/>
        </w:rPr>
        <w:t xml:space="preserve"> Angreifer kampfunfähig.“ Der Captain nahm ein Mikrofon und sagte: „Hier spricht die thailändische Armee. Ergeben Sie sich. Hände </w:t>
      </w:r>
      <w:ins w:id="11468" w:author="Lektorat Bauer" w:date="2025-03-06T15:33:00Z" w16du:dateUtc="2025-03-06T14:33:00Z">
        <w:r w:rsidR="00ED6ABD">
          <w:rPr>
            <w:rFonts w:ascii="Arial" w:hAnsi="Arial" w:cs="Arial"/>
            <w:sz w:val="24"/>
            <w:szCs w:val="24"/>
          </w:rPr>
          <w:t>h</w:t>
        </w:r>
      </w:ins>
      <w:del w:id="11469" w:author="Lektorat Bauer" w:date="2025-03-06T15:33:00Z" w16du:dateUtc="2025-03-06T14:33:00Z">
        <w:r w:rsidRPr="00944672" w:rsidDel="00ED6ABD">
          <w:rPr>
            <w:rFonts w:ascii="Arial" w:hAnsi="Arial" w:cs="Arial"/>
            <w:sz w:val="24"/>
            <w:szCs w:val="24"/>
          </w:rPr>
          <w:delText>H</w:delText>
        </w:r>
      </w:del>
      <w:r w:rsidRPr="00944672">
        <w:rPr>
          <w:rFonts w:ascii="Arial" w:hAnsi="Arial" w:cs="Arial"/>
          <w:sz w:val="24"/>
          <w:szCs w:val="24"/>
        </w:rPr>
        <w:t>och und auf die Lichtung treten.“ Als Antwort wurde wild in alle Richtungen geschossen.</w:t>
      </w:r>
    </w:p>
    <w:p w14:paraId="301CCD1C" w14:textId="77777777" w:rsidR="00ED6ABD" w:rsidRDefault="00944672" w:rsidP="00623B68">
      <w:pPr>
        <w:autoSpaceDE w:val="0"/>
        <w:autoSpaceDN w:val="0"/>
        <w:adjustRightInd w:val="0"/>
        <w:spacing w:after="0" w:line="360" w:lineRule="auto"/>
        <w:ind w:firstLine="227"/>
        <w:jc w:val="both"/>
        <w:rPr>
          <w:ins w:id="11470" w:author="Lektorat Bauer" w:date="2025-03-06T15:34:00Z" w16du:dateUtc="2025-03-06T14:34:00Z"/>
          <w:rFonts w:ascii="Arial" w:hAnsi="Arial" w:cs="Arial"/>
          <w:sz w:val="24"/>
          <w:szCs w:val="24"/>
        </w:rPr>
      </w:pPr>
      <w:r w:rsidRPr="00944672">
        <w:rPr>
          <w:rFonts w:ascii="Arial" w:hAnsi="Arial" w:cs="Arial"/>
          <w:sz w:val="24"/>
          <w:szCs w:val="24"/>
        </w:rPr>
        <w:t>„Aufrücken und Gegner ausschalten</w:t>
      </w:r>
      <w:del w:id="11471" w:author="Lektorat Bauer" w:date="2025-03-06T15:33:00Z" w16du:dateUtc="2025-03-06T14:33:00Z">
        <w:r w:rsidRPr="00944672" w:rsidDel="00ED6ABD">
          <w:rPr>
            <w:rFonts w:ascii="Arial" w:hAnsi="Arial" w:cs="Arial"/>
            <w:sz w:val="24"/>
            <w:szCs w:val="24"/>
          </w:rPr>
          <w:delText>.</w:delText>
        </w:r>
      </w:del>
      <w:r w:rsidRPr="00944672">
        <w:rPr>
          <w:rFonts w:ascii="Arial" w:hAnsi="Arial" w:cs="Arial"/>
          <w:sz w:val="24"/>
          <w:szCs w:val="24"/>
        </w:rPr>
        <w:t>“</w:t>
      </w:r>
      <w:ins w:id="11472" w:author="Lektorat Bauer" w:date="2025-03-06T15:33:00Z" w16du:dateUtc="2025-03-06T14:33:00Z">
        <w:r w:rsidR="00ED6ABD">
          <w:rPr>
            <w:rFonts w:ascii="Arial" w:hAnsi="Arial" w:cs="Arial"/>
            <w:sz w:val="24"/>
            <w:szCs w:val="24"/>
          </w:rPr>
          <w:t>,</w:t>
        </w:r>
      </w:ins>
      <w:r w:rsidRPr="00944672">
        <w:rPr>
          <w:rFonts w:ascii="Arial" w:hAnsi="Arial" w:cs="Arial"/>
          <w:sz w:val="24"/>
          <w:szCs w:val="24"/>
        </w:rPr>
        <w:t xml:space="preserve"> </w:t>
      </w:r>
      <w:ins w:id="11473" w:author="Lektorat Bauer" w:date="2025-03-06T15:33:00Z" w16du:dateUtc="2025-03-06T14:33:00Z">
        <w:r w:rsidR="00ED6ABD">
          <w:rPr>
            <w:rFonts w:ascii="Arial" w:hAnsi="Arial" w:cs="Arial"/>
            <w:sz w:val="24"/>
            <w:szCs w:val="24"/>
          </w:rPr>
          <w:t>s</w:t>
        </w:r>
      </w:ins>
      <w:del w:id="11474" w:author="Lektorat Bauer" w:date="2025-03-06T15:33:00Z" w16du:dateUtc="2025-03-06T14:33:00Z">
        <w:r w:rsidRPr="00944672" w:rsidDel="00ED6ABD">
          <w:rPr>
            <w:rFonts w:ascii="Arial" w:hAnsi="Arial" w:cs="Arial"/>
            <w:sz w:val="24"/>
            <w:szCs w:val="24"/>
          </w:rPr>
          <w:delText>S</w:delText>
        </w:r>
      </w:del>
      <w:r w:rsidRPr="00944672">
        <w:rPr>
          <w:rFonts w:ascii="Arial" w:hAnsi="Arial" w:cs="Arial"/>
          <w:sz w:val="24"/>
          <w:szCs w:val="24"/>
        </w:rPr>
        <w:t xml:space="preserve">agte der Captain und Tia nickte. Nach </w:t>
      </w:r>
      <w:ins w:id="11475" w:author="Lektorat Bauer" w:date="2025-03-06T15:33:00Z" w16du:dateUtc="2025-03-06T14:33:00Z">
        <w:r w:rsidR="00ED6ABD">
          <w:rPr>
            <w:rFonts w:ascii="Arial" w:hAnsi="Arial" w:cs="Arial"/>
            <w:sz w:val="24"/>
            <w:szCs w:val="24"/>
          </w:rPr>
          <w:t>fünf</w:t>
        </w:r>
      </w:ins>
      <w:del w:id="11476" w:author="Lektorat Bauer" w:date="2025-03-06T15:33:00Z" w16du:dateUtc="2025-03-06T14:33:00Z">
        <w:r w:rsidRPr="00944672" w:rsidDel="00ED6ABD">
          <w:rPr>
            <w:rFonts w:ascii="Arial" w:hAnsi="Arial" w:cs="Arial"/>
            <w:sz w:val="24"/>
            <w:szCs w:val="24"/>
          </w:rPr>
          <w:delText>5</w:delText>
        </w:r>
      </w:del>
      <w:r w:rsidRPr="00944672">
        <w:rPr>
          <w:rFonts w:ascii="Arial" w:hAnsi="Arial" w:cs="Arial"/>
          <w:sz w:val="24"/>
          <w:szCs w:val="24"/>
        </w:rPr>
        <w:t xml:space="preserve"> Minuten war es still. Von den </w:t>
      </w:r>
      <w:ins w:id="11477" w:author="Lektorat Bauer" w:date="2025-03-06T15:33:00Z" w16du:dateUtc="2025-03-06T14:33:00Z">
        <w:r w:rsidR="00ED6ABD">
          <w:rPr>
            <w:rFonts w:ascii="Arial" w:hAnsi="Arial" w:cs="Arial"/>
            <w:sz w:val="24"/>
            <w:szCs w:val="24"/>
          </w:rPr>
          <w:t>zwölf</w:t>
        </w:r>
      </w:ins>
      <w:del w:id="11478" w:author="Lektorat Bauer" w:date="2025-03-06T15:33:00Z" w16du:dateUtc="2025-03-06T14:33:00Z">
        <w:r w:rsidRPr="00944672" w:rsidDel="00ED6ABD">
          <w:rPr>
            <w:rFonts w:ascii="Arial" w:hAnsi="Arial" w:cs="Arial"/>
            <w:sz w:val="24"/>
            <w:szCs w:val="24"/>
          </w:rPr>
          <w:delText>12</w:delText>
        </w:r>
      </w:del>
      <w:r w:rsidRPr="00944672">
        <w:rPr>
          <w:rFonts w:ascii="Arial" w:hAnsi="Arial" w:cs="Arial"/>
          <w:sz w:val="24"/>
          <w:szCs w:val="24"/>
        </w:rPr>
        <w:t xml:space="preserve"> Banditen hatte</w:t>
      </w:r>
      <w:ins w:id="11479" w:author="Lektorat Bauer" w:date="2025-03-06T15:33:00Z" w16du:dateUtc="2025-03-06T14:33:00Z">
        <w:r w:rsidR="00ED6ABD">
          <w:rPr>
            <w:rFonts w:ascii="Arial" w:hAnsi="Arial" w:cs="Arial"/>
            <w:sz w:val="24"/>
            <w:szCs w:val="24"/>
          </w:rPr>
          <w:t>n</w:t>
        </w:r>
      </w:ins>
      <w:r w:rsidRPr="00944672">
        <w:rPr>
          <w:rFonts w:ascii="Arial" w:hAnsi="Arial" w:cs="Arial"/>
          <w:sz w:val="24"/>
          <w:szCs w:val="24"/>
        </w:rPr>
        <w:t xml:space="preserve"> fünf überlebt. „Sagen Sie allen</w:t>
      </w:r>
      <w:del w:id="11480" w:author="Lektorat Bauer" w:date="2025-03-06T15:33:00Z" w16du:dateUtc="2025-03-06T14:33:00Z">
        <w:r w:rsidRPr="00944672" w:rsidDel="00ED6ABD">
          <w:rPr>
            <w:rFonts w:ascii="Arial" w:hAnsi="Arial" w:cs="Arial"/>
            <w:sz w:val="24"/>
            <w:szCs w:val="24"/>
          </w:rPr>
          <w:delText>.</w:delText>
        </w:r>
      </w:del>
      <w:ins w:id="11481" w:author="Lektorat Bauer" w:date="2025-03-06T15:33:00Z" w16du:dateUtc="2025-03-06T14:33:00Z">
        <w:r w:rsidR="00ED6ABD">
          <w:rPr>
            <w:rFonts w:ascii="Arial" w:hAnsi="Arial" w:cs="Arial"/>
            <w:sz w:val="24"/>
            <w:szCs w:val="24"/>
          </w:rPr>
          <w:t>:</w:t>
        </w:r>
      </w:ins>
      <w:r w:rsidRPr="00944672">
        <w:rPr>
          <w:rFonts w:ascii="Arial" w:hAnsi="Arial" w:cs="Arial"/>
          <w:sz w:val="24"/>
          <w:szCs w:val="24"/>
        </w:rPr>
        <w:t xml:space="preserve"> Gold. Sammeln</w:t>
      </w:r>
      <w:del w:id="11482" w:author="Lektorat Bauer" w:date="2025-03-06T15:34:00Z" w16du:dateUtc="2025-03-06T14:34:00Z">
        <w:r w:rsidRPr="00944672" w:rsidDel="00ED6ABD">
          <w:rPr>
            <w:rFonts w:ascii="Arial" w:hAnsi="Arial" w:cs="Arial"/>
            <w:sz w:val="24"/>
            <w:szCs w:val="24"/>
          </w:rPr>
          <w:delText>.</w:delText>
        </w:r>
      </w:del>
      <w:r w:rsidRPr="00944672">
        <w:rPr>
          <w:rFonts w:ascii="Arial" w:hAnsi="Arial" w:cs="Arial"/>
          <w:sz w:val="24"/>
          <w:szCs w:val="24"/>
        </w:rPr>
        <w:t>“</w:t>
      </w:r>
      <w:ins w:id="11483" w:author="Lektorat Bauer" w:date="2025-03-06T15:34:00Z" w16du:dateUtc="2025-03-06T14:34:00Z">
        <w:r w:rsidR="00ED6ABD">
          <w:rPr>
            <w:rFonts w:ascii="Arial" w:hAnsi="Arial" w:cs="Arial"/>
            <w:sz w:val="24"/>
            <w:szCs w:val="24"/>
          </w:rPr>
          <w:t>,</w:t>
        </w:r>
      </w:ins>
      <w:r w:rsidRPr="00944672">
        <w:rPr>
          <w:rFonts w:ascii="Arial" w:hAnsi="Arial" w:cs="Arial"/>
          <w:sz w:val="24"/>
          <w:szCs w:val="24"/>
        </w:rPr>
        <w:t xml:space="preserve"> </w:t>
      </w:r>
      <w:ins w:id="11484" w:author="Lektorat Bauer" w:date="2025-03-06T15:34:00Z" w16du:dateUtc="2025-03-06T14:34:00Z">
        <w:r w:rsidR="00ED6ABD">
          <w:rPr>
            <w:rFonts w:ascii="Arial" w:hAnsi="Arial" w:cs="Arial"/>
            <w:sz w:val="24"/>
            <w:szCs w:val="24"/>
          </w:rPr>
          <w:t>w</w:t>
        </w:r>
      </w:ins>
      <w:del w:id="11485" w:author="Lektorat Bauer" w:date="2025-03-06T15:34:00Z" w16du:dateUtc="2025-03-06T14:34:00Z">
        <w:r w:rsidRPr="00944672" w:rsidDel="00ED6ABD">
          <w:rPr>
            <w:rFonts w:ascii="Arial" w:hAnsi="Arial" w:cs="Arial"/>
            <w:sz w:val="24"/>
            <w:szCs w:val="24"/>
          </w:rPr>
          <w:delText>W</w:delText>
        </w:r>
      </w:del>
      <w:r w:rsidRPr="00944672">
        <w:rPr>
          <w:rFonts w:ascii="Arial" w:hAnsi="Arial" w:cs="Arial"/>
          <w:sz w:val="24"/>
          <w:szCs w:val="24"/>
        </w:rPr>
        <w:t xml:space="preserve">andte sie sich an den Funker, der das weitergab. </w:t>
      </w:r>
    </w:p>
    <w:p w14:paraId="093DD9BC" w14:textId="058DB2E6"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„Loben Sie Ihre Leute?“</w:t>
      </w:r>
      <w:ins w:id="11486" w:author="Lektorat Bauer" w:date="2025-03-06T15:34:00Z" w16du:dateUtc="2025-03-06T14:34:00Z">
        <w:r w:rsidR="00ED6ABD">
          <w:rPr>
            <w:rFonts w:ascii="Arial" w:hAnsi="Arial" w:cs="Arial"/>
            <w:sz w:val="24"/>
            <w:szCs w:val="24"/>
          </w:rPr>
          <w:t>,</w:t>
        </w:r>
      </w:ins>
      <w:r w:rsidRPr="00944672">
        <w:rPr>
          <w:rFonts w:ascii="Arial" w:hAnsi="Arial" w:cs="Arial"/>
          <w:sz w:val="24"/>
          <w:szCs w:val="24"/>
        </w:rPr>
        <w:t xml:space="preserve"> </w:t>
      </w:r>
      <w:ins w:id="11487" w:author="Lektorat Bauer" w:date="2025-03-06T15:34:00Z" w16du:dateUtc="2025-03-06T14:34:00Z">
        <w:r w:rsidR="00ED6ABD">
          <w:rPr>
            <w:rFonts w:ascii="Arial" w:hAnsi="Arial" w:cs="Arial"/>
            <w:sz w:val="24"/>
            <w:szCs w:val="24"/>
          </w:rPr>
          <w:t>f</w:t>
        </w:r>
      </w:ins>
      <w:del w:id="11488" w:author="Lektorat Bauer" w:date="2025-03-06T15:34:00Z" w16du:dateUtc="2025-03-06T14:34:00Z">
        <w:r w:rsidRPr="00944672" w:rsidDel="00ED6ABD">
          <w:rPr>
            <w:rFonts w:ascii="Arial" w:hAnsi="Arial" w:cs="Arial"/>
            <w:sz w:val="24"/>
            <w:szCs w:val="24"/>
          </w:rPr>
          <w:delText>F</w:delText>
        </w:r>
      </w:del>
      <w:r w:rsidRPr="00944672">
        <w:rPr>
          <w:rFonts w:ascii="Arial" w:hAnsi="Arial" w:cs="Arial"/>
          <w:sz w:val="24"/>
          <w:szCs w:val="24"/>
        </w:rPr>
        <w:t>ragte der Captain, „</w:t>
      </w:r>
      <w:del w:id="11489" w:author="Lektorat Bauer" w:date="2025-03-06T15:34:00Z" w16du:dateUtc="2025-03-06T14:34:00Z">
        <w:r w:rsidRPr="00944672" w:rsidDel="00ED6ABD">
          <w:rPr>
            <w:rFonts w:ascii="Arial" w:hAnsi="Arial" w:cs="Arial"/>
            <w:sz w:val="24"/>
            <w:szCs w:val="24"/>
          </w:rPr>
          <w:delText>Na ja</w:delText>
        </w:r>
      </w:del>
      <w:ins w:id="11490" w:author="Lektorat Bauer" w:date="2025-03-06T15:34:00Z" w16du:dateUtc="2025-03-06T14:34:00Z">
        <w:r w:rsidR="00ED6ABD">
          <w:rPr>
            <w:rFonts w:ascii="Arial" w:hAnsi="Arial" w:cs="Arial"/>
            <w:sz w:val="24"/>
            <w:szCs w:val="24"/>
          </w:rPr>
          <w:t>Nicht ganz</w:t>
        </w:r>
      </w:ins>
      <w:del w:id="11491" w:author="Lektorat Bauer" w:date="2025-03-06T15:34:00Z" w16du:dateUtc="2025-03-06T14:34:00Z">
        <w:r w:rsidRPr="00944672" w:rsidDel="00ED6ABD">
          <w:rPr>
            <w:rFonts w:ascii="Arial" w:hAnsi="Arial" w:cs="Arial"/>
            <w:sz w:val="24"/>
            <w:szCs w:val="24"/>
          </w:rPr>
          <w:delText>.</w:delText>
        </w:r>
      </w:del>
      <w:r w:rsidRPr="00944672">
        <w:rPr>
          <w:rFonts w:ascii="Arial" w:hAnsi="Arial" w:cs="Arial"/>
          <w:sz w:val="24"/>
          <w:szCs w:val="24"/>
        </w:rPr>
        <w:t>“</w:t>
      </w:r>
      <w:ins w:id="11492" w:author="Lektorat Bauer" w:date="2025-03-06T15:34:00Z" w16du:dateUtc="2025-03-06T14:34:00Z">
        <w:r w:rsidR="00ED6ABD">
          <w:rPr>
            <w:rFonts w:ascii="Arial" w:hAnsi="Arial" w:cs="Arial"/>
            <w:sz w:val="24"/>
            <w:szCs w:val="24"/>
          </w:rPr>
          <w:t>,</w:t>
        </w:r>
      </w:ins>
      <w:r w:rsidRPr="00944672">
        <w:rPr>
          <w:rFonts w:ascii="Arial" w:hAnsi="Arial" w:cs="Arial"/>
          <w:sz w:val="24"/>
          <w:szCs w:val="24"/>
        </w:rPr>
        <w:t xml:space="preserve"> </w:t>
      </w:r>
      <w:ins w:id="11493" w:author="Lektorat Bauer" w:date="2025-03-06T15:34:00Z" w16du:dateUtc="2025-03-06T14:34:00Z">
        <w:r w:rsidR="00ED6ABD">
          <w:rPr>
            <w:rFonts w:ascii="Arial" w:hAnsi="Arial" w:cs="Arial"/>
            <w:sz w:val="24"/>
            <w:szCs w:val="24"/>
          </w:rPr>
          <w:t>s</w:t>
        </w:r>
      </w:ins>
      <w:del w:id="11494" w:author="Lektorat Bauer" w:date="2025-03-06T15:34:00Z" w16du:dateUtc="2025-03-06T14:34:00Z">
        <w:r w:rsidRPr="00944672" w:rsidDel="00ED6ABD">
          <w:rPr>
            <w:rFonts w:ascii="Arial" w:hAnsi="Arial" w:cs="Arial"/>
            <w:sz w:val="24"/>
            <w:szCs w:val="24"/>
          </w:rPr>
          <w:delText>S</w:delText>
        </w:r>
      </w:del>
      <w:r w:rsidRPr="00944672">
        <w:rPr>
          <w:rFonts w:ascii="Arial" w:hAnsi="Arial" w:cs="Arial"/>
          <w:sz w:val="24"/>
          <w:szCs w:val="24"/>
        </w:rPr>
        <w:t>agte Tia und richtete Ihre Pistole auf den Captain. „Gold heißt nur, dass Sie alle festgenommen werden.“</w:t>
      </w:r>
    </w:p>
    <w:p w14:paraId="57FD8BD3" w14:textId="77777777" w:rsidR="00ED6ABD" w:rsidRDefault="00944672" w:rsidP="00623B68">
      <w:pPr>
        <w:autoSpaceDE w:val="0"/>
        <w:autoSpaceDN w:val="0"/>
        <w:adjustRightInd w:val="0"/>
        <w:spacing w:after="0" w:line="360" w:lineRule="auto"/>
        <w:ind w:firstLine="227"/>
        <w:jc w:val="both"/>
        <w:rPr>
          <w:ins w:id="11495" w:author="Lektorat Bauer" w:date="2025-03-06T15:34:00Z" w16du:dateUtc="2025-03-06T14:34:00Z"/>
          <w:rFonts w:ascii="Arial" w:hAnsi="Arial" w:cs="Arial"/>
          <w:sz w:val="24"/>
          <w:szCs w:val="24"/>
        </w:rPr>
      </w:pPr>
      <w:r w:rsidRPr="00944672">
        <w:rPr>
          <w:rFonts w:ascii="Arial" w:hAnsi="Arial" w:cs="Arial"/>
          <w:sz w:val="24"/>
          <w:szCs w:val="24"/>
        </w:rPr>
        <w:t>„Was soll das?“</w:t>
      </w:r>
      <w:ins w:id="11496" w:author="Lektorat Bauer" w:date="2025-03-06T15:34:00Z" w16du:dateUtc="2025-03-06T14:34:00Z">
        <w:r w:rsidR="00ED6ABD">
          <w:rPr>
            <w:rFonts w:ascii="Arial" w:hAnsi="Arial" w:cs="Arial"/>
            <w:sz w:val="24"/>
            <w:szCs w:val="24"/>
          </w:rPr>
          <w:t>,</w:t>
        </w:r>
      </w:ins>
      <w:r w:rsidRPr="00944672">
        <w:rPr>
          <w:rFonts w:ascii="Arial" w:hAnsi="Arial" w:cs="Arial"/>
          <w:sz w:val="24"/>
          <w:szCs w:val="24"/>
        </w:rPr>
        <w:t xml:space="preserve"> </w:t>
      </w:r>
      <w:ins w:id="11497" w:author="Lektorat Bauer" w:date="2025-03-06T15:34:00Z" w16du:dateUtc="2025-03-06T14:34:00Z">
        <w:r w:rsidR="00ED6ABD">
          <w:rPr>
            <w:rFonts w:ascii="Arial" w:hAnsi="Arial" w:cs="Arial"/>
            <w:sz w:val="24"/>
            <w:szCs w:val="24"/>
          </w:rPr>
          <w:t>f</w:t>
        </w:r>
      </w:ins>
      <w:del w:id="11498" w:author="Lektorat Bauer" w:date="2025-03-06T15:34:00Z" w16du:dateUtc="2025-03-06T14:34:00Z">
        <w:r w:rsidRPr="00944672" w:rsidDel="00ED6ABD">
          <w:rPr>
            <w:rFonts w:ascii="Arial" w:hAnsi="Arial" w:cs="Arial"/>
            <w:sz w:val="24"/>
            <w:szCs w:val="24"/>
          </w:rPr>
          <w:delText>F</w:delText>
        </w:r>
      </w:del>
      <w:r w:rsidRPr="00944672">
        <w:rPr>
          <w:rFonts w:ascii="Arial" w:hAnsi="Arial" w:cs="Arial"/>
          <w:sz w:val="24"/>
          <w:szCs w:val="24"/>
        </w:rPr>
        <w:t xml:space="preserve">ragte der Captain. </w:t>
      </w:r>
    </w:p>
    <w:p w14:paraId="476F25DF" w14:textId="77777777" w:rsidR="00ED6ABD" w:rsidRDefault="00944672" w:rsidP="00623B68">
      <w:pPr>
        <w:autoSpaceDE w:val="0"/>
        <w:autoSpaceDN w:val="0"/>
        <w:adjustRightInd w:val="0"/>
        <w:spacing w:after="0" w:line="360" w:lineRule="auto"/>
        <w:ind w:firstLine="227"/>
        <w:jc w:val="both"/>
        <w:rPr>
          <w:ins w:id="11499" w:author="Lektorat Bauer" w:date="2025-03-06T15:34:00Z" w16du:dateUtc="2025-03-06T14:34:00Z"/>
          <w:rFonts w:ascii="Arial" w:hAnsi="Arial" w:cs="Arial"/>
          <w:sz w:val="24"/>
          <w:szCs w:val="24"/>
        </w:rPr>
      </w:pPr>
      <w:r w:rsidRPr="00944672">
        <w:rPr>
          <w:rFonts w:ascii="Arial" w:hAnsi="Arial" w:cs="Arial"/>
          <w:sz w:val="24"/>
          <w:szCs w:val="24"/>
        </w:rPr>
        <w:t xml:space="preserve">„Wenn Sie sich das nächste Mal verkleiden, dann sollten Sie auf die </w:t>
      </w:r>
      <w:del w:id="11500" w:author="Lektorat Bauer" w:date="2025-03-06T15:34:00Z" w16du:dateUtc="2025-03-06T14:34:00Z">
        <w:r w:rsidRPr="00944672" w:rsidDel="00ED6ABD">
          <w:rPr>
            <w:rFonts w:ascii="Arial" w:hAnsi="Arial" w:cs="Arial"/>
            <w:sz w:val="24"/>
            <w:szCs w:val="24"/>
          </w:rPr>
          <w:delText xml:space="preserve">auf die </w:delText>
        </w:r>
      </w:del>
      <w:r w:rsidRPr="00944672">
        <w:rPr>
          <w:rFonts w:ascii="Arial" w:hAnsi="Arial" w:cs="Arial"/>
          <w:sz w:val="24"/>
          <w:szCs w:val="24"/>
        </w:rPr>
        <w:t xml:space="preserve">Kleinigkeiten achten.“ </w:t>
      </w:r>
    </w:p>
    <w:p w14:paraId="55F7A8F2" w14:textId="77777777" w:rsidR="00ED6ABD" w:rsidRDefault="00944672" w:rsidP="00623B68">
      <w:pPr>
        <w:autoSpaceDE w:val="0"/>
        <w:autoSpaceDN w:val="0"/>
        <w:adjustRightInd w:val="0"/>
        <w:spacing w:after="0" w:line="360" w:lineRule="auto"/>
        <w:ind w:firstLine="227"/>
        <w:jc w:val="both"/>
        <w:rPr>
          <w:ins w:id="11501" w:author="Lektorat Bauer" w:date="2025-03-06T15:34:00Z" w16du:dateUtc="2025-03-06T14:34:00Z"/>
          <w:rFonts w:ascii="Arial" w:hAnsi="Arial" w:cs="Arial"/>
          <w:sz w:val="24"/>
          <w:szCs w:val="24"/>
        </w:rPr>
      </w:pPr>
      <w:r w:rsidRPr="00944672">
        <w:rPr>
          <w:rFonts w:ascii="Arial" w:hAnsi="Arial" w:cs="Arial"/>
          <w:sz w:val="24"/>
          <w:szCs w:val="24"/>
        </w:rPr>
        <w:t xml:space="preserve">„Also. Ich muss doch bitten.“ </w:t>
      </w:r>
    </w:p>
    <w:p w14:paraId="24D6AF4E" w14:textId="338B4E22"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„Binde ihm die Hände</w:t>
      </w:r>
      <w:del w:id="11502" w:author="Lektorat Bauer" w:date="2025-03-06T15:34:00Z" w16du:dateUtc="2025-03-06T14:34:00Z">
        <w:r w:rsidRPr="00944672" w:rsidDel="00ED6ABD">
          <w:rPr>
            <w:rFonts w:ascii="Arial" w:hAnsi="Arial" w:cs="Arial"/>
            <w:sz w:val="24"/>
            <w:szCs w:val="24"/>
          </w:rPr>
          <w:delText>.</w:delText>
        </w:r>
      </w:del>
      <w:r w:rsidRPr="00944672">
        <w:rPr>
          <w:rFonts w:ascii="Arial" w:hAnsi="Arial" w:cs="Arial"/>
          <w:sz w:val="24"/>
          <w:szCs w:val="24"/>
        </w:rPr>
        <w:t>“</w:t>
      </w:r>
      <w:ins w:id="11503" w:author="Lektorat Bauer" w:date="2025-03-06T15:34:00Z" w16du:dateUtc="2025-03-06T14:34:00Z">
        <w:r w:rsidR="00ED6ABD">
          <w:rPr>
            <w:rFonts w:ascii="Arial" w:hAnsi="Arial" w:cs="Arial"/>
            <w:sz w:val="24"/>
            <w:szCs w:val="24"/>
          </w:rPr>
          <w:t>,</w:t>
        </w:r>
      </w:ins>
      <w:r w:rsidRPr="00944672">
        <w:rPr>
          <w:rFonts w:ascii="Arial" w:hAnsi="Arial" w:cs="Arial"/>
          <w:sz w:val="24"/>
          <w:szCs w:val="24"/>
        </w:rPr>
        <w:t xml:space="preserve"> </w:t>
      </w:r>
      <w:ins w:id="11504" w:author="Lektorat Bauer" w:date="2025-03-06T15:34:00Z" w16du:dateUtc="2025-03-06T14:34:00Z">
        <w:r w:rsidR="00ED6ABD">
          <w:rPr>
            <w:rFonts w:ascii="Arial" w:hAnsi="Arial" w:cs="Arial"/>
            <w:sz w:val="24"/>
            <w:szCs w:val="24"/>
          </w:rPr>
          <w:t>s</w:t>
        </w:r>
      </w:ins>
      <w:del w:id="11505" w:author="Lektorat Bauer" w:date="2025-03-06T15:34:00Z" w16du:dateUtc="2025-03-06T14:34:00Z">
        <w:r w:rsidRPr="00944672" w:rsidDel="00ED6ABD">
          <w:rPr>
            <w:rFonts w:ascii="Arial" w:hAnsi="Arial" w:cs="Arial"/>
            <w:sz w:val="24"/>
            <w:szCs w:val="24"/>
          </w:rPr>
          <w:delText>S</w:delText>
        </w:r>
      </w:del>
      <w:r w:rsidRPr="00944672">
        <w:rPr>
          <w:rFonts w:ascii="Arial" w:hAnsi="Arial" w:cs="Arial"/>
          <w:sz w:val="24"/>
          <w:szCs w:val="24"/>
        </w:rPr>
        <w:t>agte Sie zu Ihrem Funker. „Wir stellen Sie in Malaysia vor Gericht. Sie sind der Kopf hinter der Bande.“</w:t>
      </w:r>
      <w:del w:id="11506" w:author="Lektorat Bauer" w:date="2025-03-06T15:35:00Z" w16du:dateUtc="2025-03-06T14:35:00Z">
        <w:r w:rsidRPr="00944672" w:rsidDel="00ED6ABD">
          <w:rPr>
            <w:rFonts w:ascii="Arial" w:hAnsi="Arial" w:cs="Arial"/>
            <w:sz w:val="24"/>
            <w:szCs w:val="24"/>
          </w:rPr>
          <w:delText xml:space="preserve"> Stellte Tia fest.</w:delText>
        </w:r>
      </w:del>
    </w:p>
    <w:p w14:paraId="787FB54C" w14:textId="77777777" w:rsidR="003702CB" w:rsidRDefault="00944672" w:rsidP="00623B68">
      <w:pPr>
        <w:autoSpaceDE w:val="0"/>
        <w:autoSpaceDN w:val="0"/>
        <w:adjustRightInd w:val="0"/>
        <w:spacing w:after="0" w:line="360" w:lineRule="auto"/>
        <w:ind w:firstLine="227"/>
        <w:jc w:val="both"/>
        <w:rPr>
          <w:ins w:id="11507" w:author="Lektorat Bauer" w:date="2025-03-06T15:35:00Z" w16du:dateUtc="2025-03-06T14:35:00Z"/>
          <w:rFonts w:ascii="Arial" w:hAnsi="Arial" w:cs="Arial"/>
          <w:sz w:val="24"/>
          <w:szCs w:val="24"/>
        </w:rPr>
      </w:pPr>
      <w:r w:rsidRPr="00944672">
        <w:rPr>
          <w:rFonts w:ascii="Arial" w:hAnsi="Arial" w:cs="Arial"/>
          <w:sz w:val="24"/>
          <w:szCs w:val="24"/>
        </w:rPr>
        <w:t>„Wie kommen Sie auf die Idee einen internationalen Zwischenfall auszulösen?“</w:t>
      </w:r>
      <w:ins w:id="11508" w:author="Lektorat Bauer" w:date="2025-03-06T15:35:00Z" w16du:dateUtc="2025-03-06T14:35:00Z">
        <w:r w:rsidR="003702CB">
          <w:rPr>
            <w:rFonts w:ascii="Arial" w:hAnsi="Arial" w:cs="Arial"/>
            <w:sz w:val="24"/>
            <w:szCs w:val="24"/>
          </w:rPr>
          <w:t>,</w:t>
        </w:r>
      </w:ins>
      <w:r w:rsidRPr="00944672">
        <w:rPr>
          <w:rFonts w:ascii="Arial" w:hAnsi="Arial" w:cs="Arial"/>
          <w:sz w:val="24"/>
          <w:szCs w:val="24"/>
        </w:rPr>
        <w:t xml:space="preserve"> </w:t>
      </w:r>
      <w:ins w:id="11509" w:author="Lektorat Bauer" w:date="2025-03-06T15:35:00Z" w16du:dateUtc="2025-03-06T14:35:00Z">
        <w:r w:rsidR="003702CB">
          <w:rPr>
            <w:rFonts w:ascii="Arial" w:hAnsi="Arial" w:cs="Arial"/>
            <w:sz w:val="24"/>
            <w:szCs w:val="24"/>
          </w:rPr>
          <w:t>f</w:t>
        </w:r>
      </w:ins>
      <w:del w:id="11510" w:author="Lektorat Bauer" w:date="2025-03-06T15:35:00Z" w16du:dateUtc="2025-03-06T14:35:00Z">
        <w:r w:rsidRPr="00944672" w:rsidDel="003702CB">
          <w:rPr>
            <w:rFonts w:ascii="Arial" w:hAnsi="Arial" w:cs="Arial"/>
            <w:sz w:val="24"/>
            <w:szCs w:val="24"/>
          </w:rPr>
          <w:delText>F</w:delText>
        </w:r>
      </w:del>
      <w:r w:rsidRPr="00944672">
        <w:rPr>
          <w:rFonts w:ascii="Arial" w:hAnsi="Arial" w:cs="Arial"/>
          <w:sz w:val="24"/>
          <w:szCs w:val="24"/>
        </w:rPr>
        <w:t xml:space="preserve">ragte der Captain. </w:t>
      </w:r>
    </w:p>
    <w:p w14:paraId="29EE3F67" w14:textId="77777777" w:rsidR="003702CB" w:rsidRDefault="00944672" w:rsidP="00623B68">
      <w:pPr>
        <w:autoSpaceDE w:val="0"/>
        <w:autoSpaceDN w:val="0"/>
        <w:adjustRightInd w:val="0"/>
        <w:spacing w:after="0" w:line="360" w:lineRule="auto"/>
        <w:ind w:firstLine="227"/>
        <w:jc w:val="both"/>
        <w:rPr>
          <w:ins w:id="11511" w:author="Lektorat Bauer" w:date="2025-03-06T15:35:00Z" w16du:dateUtc="2025-03-06T14:35:00Z"/>
          <w:rFonts w:ascii="Arial" w:hAnsi="Arial" w:cs="Arial"/>
          <w:sz w:val="24"/>
          <w:szCs w:val="24"/>
        </w:rPr>
      </w:pPr>
      <w:r w:rsidRPr="00944672">
        <w:rPr>
          <w:rFonts w:ascii="Arial" w:hAnsi="Arial" w:cs="Arial"/>
          <w:sz w:val="24"/>
          <w:szCs w:val="24"/>
        </w:rPr>
        <w:t>„Ich löse keinen Zwischenfall aus</w:t>
      </w:r>
      <w:del w:id="11512" w:author="Lektorat Bauer" w:date="2025-03-06T15:35:00Z" w16du:dateUtc="2025-03-06T14:35:00Z">
        <w:r w:rsidRPr="00944672" w:rsidDel="003702CB">
          <w:rPr>
            <w:rFonts w:ascii="Arial" w:hAnsi="Arial" w:cs="Arial"/>
            <w:sz w:val="24"/>
            <w:szCs w:val="24"/>
          </w:rPr>
          <w:delText>,</w:delText>
        </w:r>
      </w:del>
      <w:ins w:id="11513" w:author="Lektorat Bauer" w:date="2025-03-06T15:35:00Z" w16du:dateUtc="2025-03-06T14:35:00Z">
        <w:r w:rsidR="003702CB">
          <w:rPr>
            <w:rFonts w:ascii="Arial" w:hAnsi="Arial" w:cs="Arial"/>
            <w:sz w:val="24"/>
            <w:szCs w:val="24"/>
          </w:rPr>
          <w:t>.</w:t>
        </w:r>
      </w:ins>
      <w:r w:rsidRPr="00944672">
        <w:rPr>
          <w:rFonts w:ascii="Arial" w:hAnsi="Arial" w:cs="Arial"/>
          <w:sz w:val="24"/>
          <w:szCs w:val="24"/>
        </w:rPr>
        <w:t xml:space="preserve"> </w:t>
      </w:r>
      <w:ins w:id="11514" w:author="Lektorat Bauer" w:date="2025-03-06T15:35:00Z" w16du:dateUtc="2025-03-06T14:35:00Z">
        <w:r w:rsidR="003702CB">
          <w:rPr>
            <w:rFonts w:ascii="Arial" w:hAnsi="Arial" w:cs="Arial"/>
            <w:sz w:val="24"/>
            <w:szCs w:val="24"/>
          </w:rPr>
          <w:t>I</w:t>
        </w:r>
      </w:ins>
      <w:del w:id="11515" w:author="Lektorat Bauer" w:date="2025-03-06T15:35:00Z" w16du:dateUtc="2025-03-06T14:35:00Z">
        <w:r w:rsidRPr="00944672" w:rsidDel="003702CB">
          <w:rPr>
            <w:rFonts w:ascii="Arial" w:hAnsi="Arial" w:cs="Arial"/>
            <w:sz w:val="24"/>
            <w:szCs w:val="24"/>
          </w:rPr>
          <w:delText>sondern i</w:delText>
        </w:r>
      </w:del>
      <w:r w:rsidRPr="00944672">
        <w:rPr>
          <w:rFonts w:ascii="Arial" w:hAnsi="Arial" w:cs="Arial"/>
          <w:sz w:val="24"/>
          <w:szCs w:val="24"/>
        </w:rPr>
        <w:t xml:space="preserve">ch löse ein Problem.“ </w:t>
      </w:r>
    </w:p>
    <w:p w14:paraId="5B100B0A" w14:textId="7A84A619"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del w:id="11516" w:author="Lektorat Bauer" w:date="2025-03-06T15:35:00Z" w16du:dateUtc="2025-03-06T14:35:00Z">
        <w:r w:rsidRPr="00944672" w:rsidDel="003702CB">
          <w:rPr>
            <w:rFonts w:ascii="Arial" w:hAnsi="Arial" w:cs="Arial"/>
            <w:sz w:val="24"/>
            <w:szCs w:val="24"/>
          </w:rPr>
          <w:delText xml:space="preserve">„So, so.“ </w:delText>
        </w:r>
      </w:del>
      <w:r w:rsidRPr="00944672">
        <w:rPr>
          <w:rFonts w:ascii="Arial" w:hAnsi="Arial" w:cs="Arial"/>
          <w:sz w:val="24"/>
          <w:szCs w:val="24"/>
        </w:rPr>
        <w:t>Der Captain dachte schnell nach, aber äußerlich behielt der die Ruhe. „Warum sind Sie der Meinung, dass ich nicht Captain Ingkaphirom, sondern ein Bandenchef bin?“</w:t>
      </w:r>
    </w:p>
    <w:p w14:paraId="47A75288" w14:textId="77777777" w:rsidR="003702CB" w:rsidRDefault="00944672" w:rsidP="00623B68">
      <w:pPr>
        <w:autoSpaceDE w:val="0"/>
        <w:autoSpaceDN w:val="0"/>
        <w:adjustRightInd w:val="0"/>
        <w:spacing w:after="0" w:line="360" w:lineRule="auto"/>
        <w:ind w:firstLine="227"/>
        <w:jc w:val="both"/>
        <w:rPr>
          <w:ins w:id="11517" w:author="Lektorat Bauer" w:date="2025-03-06T15:35:00Z" w16du:dateUtc="2025-03-06T14:35:00Z"/>
          <w:rFonts w:ascii="Arial" w:hAnsi="Arial" w:cs="Arial"/>
          <w:sz w:val="24"/>
          <w:szCs w:val="24"/>
        </w:rPr>
      </w:pPr>
      <w:r w:rsidRPr="00944672">
        <w:rPr>
          <w:rFonts w:ascii="Arial" w:hAnsi="Arial" w:cs="Arial"/>
          <w:sz w:val="24"/>
          <w:szCs w:val="24"/>
        </w:rPr>
        <w:t xml:space="preserve"> „Weil Preeya Ingkaphirom ein Buch über thailändische Grammatik geschrieben hat.“</w:t>
      </w:r>
    </w:p>
    <w:p w14:paraId="0DDFEE15" w14:textId="77777777" w:rsidR="003702CB" w:rsidRDefault="00944672" w:rsidP="00623B68">
      <w:pPr>
        <w:autoSpaceDE w:val="0"/>
        <w:autoSpaceDN w:val="0"/>
        <w:adjustRightInd w:val="0"/>
        <w:spacing w:after="0" w:line="360" w:lineRule="auto"/>
        <w:ind w:firstLine="227"/>
        <w:jc w:val="both"/>
        <w:rPr>
          <w:ins w:id="11518" w:author="Lektorat Bauer" w:date="2025-03-06T15:35:00Z" w16du:dateUtc="2025-03-06T14:35:00Z"/>
          <w:rFonts w:ascii="Arial" w:hAnsi="Arial" w:cs="Arial"/>
          <w:sz w:val="24"/>
          <w:szCs w:val="24"/>
        </w:rPr>
      </w:pPr>
      <w:del w:id="11519" w:author="Lektorat Bauer" w:date="2025-03-06T15:35:00Z" w16du:dateUtc="2025-03-06T14:35:00Z">
        <w:r w:rsidRPr="00944672" w:rsidDel="003702CB">
          <w:rPr>
            <w:rFonts w:ascii="Arial" w:hAnsi="Arial" w:cs="Arial"/>
            <w:sz w:val="24"/>
            <w:szCs w:val="24"/>
          </w:rPr>
          <w:delText xml:space="preserve"> </w:delText>
        </w:r>
      </w:del>
      <w:r w:rsidRPr="00944672">
        <w:rPr>
          <w:rFonts w:ascii="Arial" w:hAnsi="Arial" w:cs="Arial"/>
          <w:sz w:val="24"/>
          <w:szCs w:val="24"/>
        </w:rPr>
        <w:t xml:space="preserve">„Das habe ich zusammen mit Shoichi Iwasaki geschrieben. Ihr Argument läuft ins Leere.“ </w:t>
      </w:r>
    </w:p>
    <w:p w14:paraId="1C6D4071" w14:textId="77777777" w:rsidR="003702CB" w:rsidRDefault="00944672" w:rsidP="00623B68">
      <w:pPr>
        <w:autoSpaceDE w:val="0"/>
        <w:autoSpaceDN w:val="0"/>
        <w:adjustRightInd w:val="0"/>
        <w:spacing w:after="0" w:line="360" w:lineRule="auto"/>
        <w:ind w:firstLine="227"/>
        <w:jc w:val="both"/>
        <w:rPr>
          <w:ins w:id="11520" w:author="Lektorat Bauer" w:date="2025-03-06T15:36:00Z" w16du:dateUtc="2025-03-06T14:36:00Z"/>
          <w:rFonts w:ascii="Arial" w:hAnsi="Arial" w:cs="Arial"/>
          <w:sz w:val="24"/>
          <w:szCs w:val="24"/>
        </w:rPr>
      </w:pPr>
      <w:r w:rsidRPr="00944672">
        <w:rPr>
          <w:rFonts w:ascii="Arial" w:hAnsi="Arial" w:cs="Arial"/>
          <w:sz w:val="24"/>
          <w:szCs w:val="24"/>
        </w:rPr>
        <w:t>„Ah, ich sehe, Sie haben sich gut vorbereitet</w:t>
      </w:r>
      <w:del w:id="11521" w:author="Lektorat Bauer" w:date="2025-03-06T15:35:00Z" w16du:dateUtc="2025-03-06T14:35:00Z">
        <w:r w:rsidRPr="00944672" w:rsidDel="003702CB">
          <w:rPr>
            <w:rFonts w:ascii="Arial" w:hAnsi="Arial" w:cs="Arial"/>
            <w:sz w:val="24"/>
            <w:szCs w:val="24"/>
          </w:rPr>
          <w:delText>.</w:delText>
        </w:r>
      </w:del>
      <w:r w:rsidRPr="00944672">
        <w:rPr>
          <w:rFonts w:ascii="Arial" w:hAnsi="Arial" w:cs="Arial"/>
          <w:sz w:val="24"/>
          <w:szCs w:val="24"/>
        </w:rPr>
        <w:t>“</w:t>
      </w:r>
      <w:ins w:id="11522" w:author="Lektorat Bauer" w:date="2025-03-06T15:35:00Z" w16du:dateUtc="2025-03-06T14:35:00Z">
        <w:r w:rsidR="003702CB">
          <w:rPr>
            <w:rFonts w:ascii="Arial" w:hAnsi="Arial" w:cs="Arial"/>
            <w:sz w:val="24"/>
            <w:szCs w:val="24"/>
          </w:rPr>
          <w:t>,</w:t>
        </w:r>
      </w:ins>
      <w:r w:rsidRPr="00944672">
        <w:rPr>
          <w:rFonts w:ascii="Arial" w:hAnsi="Arial" w:cs="Arial"/>
          <w:sz w:val="24"/>
          <w:szCs w:val="24"/>
        </w:rPr>
        <w:t xml:space="preserve"> </w:t>
      </w:r>
      <w:ins w:id="11523" w:author="Lektorat Bauer" w:date="2025-03-06T15:35:00Z" w16du:dateUtc="2025-03-06T14:35:00Z">
        <w:r w:rsidR="003702CB">
          <w:rPr>
            <w:rFonts w:ascii="Arial" w:hAnsi="Arial" w:cs="Arial"/>
            <w:sz w:val="24"/>
            <w:szCs w:val="24"/>
          </w:rPr>
          <w:t>l</w:t>
        </w:r>
      </w:ins>
      <w:del w:id="11524" w:author="Lektorat Bauer" w:date="2025-03-06T15:35:00Z" w16du:dateUtc="2025-03-06T14:35:00Z">
        <w:r w:rsidRPr="00944672" w:rsidDel="003702CB">
          <w:rPr>
            <w:rFonts w:ascii="Arial" w:hAnsi="Arial" w:cs="Arial"/>
            <w:sz w:val="24"/>
            <w:szCs w:val="24"/>
          </w:rPr>
          <w:delText>L</w:delText>
        </w:r>
      </w:del>
      <w:r w:rsidRPr="00944672">
        <w:rPr>
          <w:rFonts w:ascii="Arial" w:hAnsi="Arial" w:cs="Arial"/>
          <w:sz w:val="24"/>
          <w:szCs w:val="24"/>
        </w:rPr>
        <w:t xml:space="preserve">ächelte Satria Chow. „Dann seien Sie bitte so gut und erklären mir diese beiden Abzeichen, die Sie hier auf der Brust tragen. Captain.“ Das letzte Wort sprach sie verächtlich aus. </w:t>
      </w:r>
    </w:p>
    <w:p w14:paraId="19932F62" w14:textId="77777777" w:rsidR="003702CB" w:rsidRDefault="00944672" w:rsidP="00623B68">
      <w:pPr>
        <w:autoSpaceDE w:val="0"/>
        <w:autoSpaceDN w:val="0"/>
        <w:adjustRightInd w:val="0"/>
        <w:spacing w:after="0" w:line="360" w:lineRule="auto"/>
        <w:ind w:firstLine="227"/>
        <w:jc w:val="both"/>
        <w:rPr>
          <w:ins w:id="11525" w:author="Lektorat Bauer" w:date="2025-03-06T15:36:00Z" w16du:dateUtc="2025-03-06T14:36:00Z"/>
          <w:rFonts w:ascii="Arial" w:hAnsi="Arial" w:cs="Arial"/>
          <w:sz w:val="24"/>
          <w:szCs w:val="24"/>
        </w:rPr>
      </w:pPr>
      <w:r w:rsidRPr="00944672">
        <w:rPr>
          <w:rFonts w:ascii="Arial" w:hAnsi="Arial" w:cs="Arial"/>
          <w:sz w:val="24"/>
          <w:szCs w:val="24"/>
        </w:rPr>
        <w:lastRenderedPageBreak/>
        <w:t xml:space="preserve">„Die goldene Nadel habe ich für besondere Tapferkeit bei einem geheimen Einsatz erhalten. Das </w:t>
      </w:r>
      <w:ins w:id="11526" w:author="Lektorat Bauer" w:date="2025-03-06T15:36:00Z" w16du:dateUtc="2025-03-06T14:36:00Z">
        <w:r w:rsidR="003702CB">
          <w:rPr>
            <w:rFonts w:ascii="Arial" w:hAnsi="Arial" w:cs="Arial"/>
            <w:sz w:val="24"/>
            <w:szCs w:val="24"/>
          </w:rPr>
          <w:t>z</w:t>
        </w:r>
      </w:ins>
      <w:del w:id="11527" w:author="Lektorat Bauer" w:date="2025-03-06T15:36:00Z" w16du:dateUtc="2025-03-06T14:36:00Z">
        <w:r w:rsidRPr="00944672" w:rsidDel="003702CB">
          <w:rPr>
            <w:rFonts w:ascii="Arial" w:hAnsi="Arial" w:cs="Arial"/>
            <w:sz w:val="24"/>
            <w:szCs w:val="24"/>
          </w:rPr>
          <w:delText>Z</w:delText>
        </w:r>
      </w:del>
      <w:r w:rsidRPr="00944672">
        <w:rPr>
          <w:rFonts w:ascii="Arial" w:hAnsi="Arial" w:cs="Arial"/>
          <w:sz w:val="24"/>
          <w:szCs w:val="24"/>
        </w:rPr>
        <w:t>weite steht für die Befähigung zum Bergein</w:t>
      </w:r>
      <w:del w:id="11528" w:author="Lektorat Bauer" w:date="2025-03-06T15:36:00Z" w16du:dateUtc="2025-03-06T14:36:00Z">
        <w:r w:rsidRPr="00944672" w:rsidDel="003702CB">
          <w:rPr>
            <w:rFonts w:ascii="Arial" w:hAnsi="Arial" w:cs="Arial"/>
            <w:sz w:val="24"/>
            <w:szCs w:val="24"/>
          </w:rPr>
          <w:delText>s</w:delText>
        </w:r>
      </w:del>
      <w:r w:rsidRPr="00944672">
        <w:rPr>
          <w:rFonts w:ascii="Arial" w:hAnsi="Arial" w:cs="Arial"/>
          <w:sz w:val="24"/>
          <w:szCs w:val="24"/>
        </w:rPr>
        <w:t xml:space="preserve">satz.“ </w:t>
      </w:r>
    </w:p>
    <w:p w14:paraId="1A152C55" w14:textId="77777777" w:rsidR="003702CB" w:rsidRDefault="00944672" w:rsidP="00623B68">
      <w:pPr>
        <w:autoSpaceDE w:val="0"/>
        <w:autoSpaceDN w:val="0"/>
        <w:adjustRightInd w:val="0"/>
        <w:spacing w:after="0" w:line="360" w:lineRule="auto"/>
        <w:ind w:firstLine="227"/>
        <w:jc w:val="both"/>
        <w:rPr>
          <w:ins w:id="11529" w:author="Lektorat Bauer" w:date="2025-03-06T15:36:00Z" w16du:dateUtc="2025-03-06T14:36:00Z"/>
          <w:rFonts w:ascii="Arial" w:hAnsi="Arial" w:cs="Arial"/>
          <w:sz w:val="24"/>
          <w:szCs w:val="24"/>
        </w:rPr>
      </w:pPr>
      <w:r w:rsidRPr="00944672">
        <w:rPr>
          <w:rFonts w:ascii="Arial" w:hAnsi="Arial" w:cs="Arial"/>
          <w:sz w:val="24"/>
          <w:szCs w:val="24"/>
        </w:rPr>
        <w:t xml:space="preserve">„Ach, so ist das!?“ </w:t>
      </w:r>
    </w:p>
    <w:p w14:paraId="11847852" w14:textId="45F66F35"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„Was genau wollen Sie von mir, Pegawai Waran Chow? Sie sind in meinem Land. So können Sie mit einem Offizier der thailändischen Armee nicht umgehen.“ </w:t>
      </w:r>
    </w:p>
    <w:p w14:paraId="23C7858B" w14:textId="77777777" w:rsidR="0076533A" w:rsidRDefault="00944672" w:rsidP="00623B68">
      <w:pPr>
        <w:autoSpaceDE w:val="0"/>
        <w:autoSpaceDN w:val="0"/>
        <w:adjustRightInd w:val="0"/>
        <w:spacing w:after="0" w:line="360" w:lineRule="auto"/>
        <w:ind w:firstLine="227"/>
        <w:jc w:val="both"/>
        <w:rPr>
          <w:ins w:id="11530" w:author="Lektorat Bauer" w:date="2025-03-06T15:40:00Z" w16du:dateUtc="2025-03-06T14:40:00Z"/>
          <w:rFonts w:ascii="Arial" w:hAnsi="Arial" w:cs="Arial"/>
          <w:sz w:val="24"/>
          <w:szCs w:val="24"/>
        </w:rPr>
      </w:pPr>
      <w:r w:rsidRPr="00944672">
        <w:rPr>
          <w:rFonts w:ascii="Arial" w:hAnsi="Arial" w:cs="Arial"/>
          <w:sz w:val="24"/>
          <w:szCs w:val="24"/>
        </w:rPr>
        <w:t>„Das würde ich auch nicht</w:t>
      </w:r>
      <w:del w:id="11531" w:author="Lektorat Bauer" w:date="2025-03-06T15:36:00Z" w16du:dateUtc="2025-03-06T14:36:00Z">
        <w:r w:rsidRPr="00944672" w:rsidDel="003702CB">
          <w:rPr>
            <w:rFonts w:ascii="Arial" w:hAnsi="Arial" w:cs="Arial"/>
            <w:sz w:val="24"/>
            <w:szCs w:val="24"/>
          </w:rPr>
          <w:delText>.</w:delText>
        </w:r>
      </w:del>
      <w:r w:rsidRPr="00944672">
        <w:rPr>
          <w:rFonts w:ascii="Arial" w:hAnsi="Arial" w:cs="Arial"/>
          <w:sz w:val="24"/>
          <w:szCs w:val="24"/>
        </w:rPr>
        <w:t>“</w:t>
      </w:r>
      <w:ins w:id="11532" w:author="Lektorat Bauer" w:date="2025-03-06T15:36:00Z" w16du:dateUtc="2025-03-06T14:36:00Z">
        <w:r w:rsidR="003702CB">
          <w:rPr>
            <w:rFonts w:ascii="Arial" w:hAnsi="Arial" w:cs="Arial"/>
            <w:sz w:val="24"/>
            <w:szCs w:val="24"/>
          </w:rPr>
          <w:t>,</w:t>
        </w:r>
      </w:ins>
      <w:r w:rsidRPr="00944672">
        <w:rPr>
          <w:rFonts w:ascii="Arial" w:hAnsi="Arial" w:cs="Arial"/>
          <w:sz w:val="24"/>
          <w:szCs w:val="24"/>
        </w:rPr>
        <w:t xml:space="preserve"> </w:t>
      </w:r>
      <w:ins w:id="11533" w:author="Lektorat Bauer" w:date="2025-03-06T15:36:00Z" w16du:dateUtc="2025-03-06T14:36:00Z">
        <w:r w:rsidR="003702CB">
          <w:rPr>
            <w:rFonts w:ascii="Arial" w:hAnsi="Arial" w:cs="Arial"/>
            <w:sz w:val="24"/>
            <w:szCs w:val="24"/>
          </w:rPr>
          <w:t>a</w:t>
        </w:r>
      </w:ins>
      <w:del w:id="11534" w:author="Lektorat Bauer" w:date="2025-03-06T15:36:00Z" w16du:dateUtc="2025-03-06T14:36:00Z">
        <w:r w:rsidRPr="00944672" w:rsidDel="003702CB">
          <w:rPr>
            <w:rFonts w:ascii="Arial" w:hAnsi="Arial" w:cs="Arial"/>
            <w:sz w:val="24"/>
            <w:szCs w:val="24"/>
          </w:rPr>
          <w:delText>A</w:delText>
        </w:r>
      </w:del>
      <w:r w:rsidRPr="00944672">
        <w:rPr>
          <w:rFonts w:ascii="Arial" w:hAnsi="Arial" w:cs="Arial"/>
          <w:sz w:val="24"/>
          <w:szCs w:val="24"/>
        </w:rPr>
        <w:t xml:space="preserve">ntwortete Tia ungerührt. Ihre Soldaten hörten dem Gespräch zu, </w:t>
      </w:r>
      <w:ins w:id="11535" w:author="Lektorat Bauer" w:date="2025-03-06T15:40:00Z" w16du:dateUtc="2025-03-06T14:40:00Z">
        <w:r w:rsidR="0076533A">
          <w:rPr>
            <w:rFonts w:ascii="Arial" w:hAnsi="Arial" w:cs="Arial"/>
            <w:sz w:val="24"/>
            <w:szCs w:val="24"/>
          </w:rPr>
          <w:t>s</w:t>
        </w:r>
      </w:ins>
      <w:del w:id="11536" w:author="Lektorat Bauer" w:date="2025-03-06T15:40:00Z" w16du:dateUtc="2025-03-06T14:40:00Z">
        <w:r w:rsidRPr="00944672" w:rsidDel="0076533A">
          <w:rPr>
            <w:rFonts w:ascii="Arial" w:hAnsi="Arial" w:cs="Arial"/>
            <w:sz w:val="24"/>
            <w:szCs w:val="24"/>
          </w:rPr>
          <w:delText>S</w:delText>
        </w:r>
      </w:del>
      <w:r w:rsidRPr="00944672">
        <w:rPr>
          <w:rFonts w:ascii="Arial" w:hAnsi="Arial" w:cs="Arial"/>
          <w:sz w:val="24"/>
          <w:szCs w:val="24"/>
        </w:rPr>
        <w:t xml:space="preserve">ie waren von Ihr schon kurz nach dem gemeinsamen Aufbruch von der Lichtung informiert worden. </w:t>
      </w:r>
    </w:p>
    <w:p w14:paraId="72F88600" w14:textId="77777777" w:rsidR="0076533A" w:rsidRDefault="00944672" w:rsidP="00623B68">
      <w:pPr>
        <w:autoSpaceDE w:val="0"/>
        <w:autoSpaceDN w:val="0"/>
        <w:adjustRightInd w:val="0"/>
        <w:spacing w:after="0" w:line="360" w:lineRule="auto"/>
        <w:ind w:firstLine="227"/>
        <w:jc w:val="both"/>
        <w:rPr>
          <w:ins w:id="11537" w:author="Lektorat Bauer" w:date="2025-03-06T15:40:00Z" w16du:dateUtc="2025-03-06T14:40:00Z"/>
          <w:rFonts w:ascii="Arial" w:hAnsi="Arial" w:cs="Arial"/>
          <w:sz w:val="24"/>
          <w:szCs w:val="24"/>
        </w:rPr>
      </w:pPr>
      <w:r w:rsidRPr="00944672">
        <w:rPr>
          <w:rFonts w:ascii="Arial" w:hAnsi="Arial" w:cs="Arial"/>
          <w:sz w:val="24"/>
          <w:szCs w:val="24"/>
        </w:rPr>
        <w:t>„Wie bitte?“</w:t>
      </w:r>
      <w:ins w:id="11538" w:author="Lektorat Bauer" w:date="2025-03-06T15:40:00Z" w16du:dateUtc="2025-03-06T14:40:00Z">
        <w:r w:rsidR="0076533A">
          <w:rPr>
            <w:rFonts w:ascii="Arial" w:hAnsi="Arial" w:cs="Arial"/>
            <w:sz w:val="24"/>
            <w:szCs w:val="24"/>
          </w:rPr>
          <w:t>,</w:t>
        </w:r>
      </w:ins>
      <w:r w:rsidRPr="00944672">
        <w:rPr>
          <w:rFonts w:ascii="Arial" w:hAnsi="Arial" w:cs="Arial"/>
          <w:sz w:val="24"/>
          <w:szCs w:val="24"/>
        </w:rPr>
        <w:t xml:space="preserve"> </w:t>
      </w:r>
      <w:ins w:id="11539" w:author="Lektorat Bauer" w:date="2025-03-06T15:40:00Z" w16du:dateUtc="2025-03-06T14:40:00Z">
        <w:r w:rsidR="0076533A">
          <w:rPr>
            <w:rFonts w:ascii="Arial" w:hAnsi="Arial" w:cs="Arial"/>
            <w:sz w:val="24"/>
            <w:szCs w:val="24"/>
          </w:rPr>
          <w:t>e</w:t>
        </w:r>
      </w:ins>
      <w:del w:id="11540" w:author="Lektorat Bauer" w:date="2025-03-06T15:40:00Z" w16du:dateUtc="2025-03-06T14:40:00Z">
        <w:r w:rsidRPr="00944672" w:rsidDel="0076533A">
          <w:rPr>
            <w:rFonts w:ascii="Arial" w:hAnsi="Arial" w:cs="Arial"/>
            <w:sz w:val="24"/>
            <w:szCs w:val="24"/>
          </w:rPr>
          <w:delText>E</w:delText>
        </w:r>
      </w:del>
      <w:r w:rsidRPr="00944672">
        <w:rPr>
          <w:rFonts w:ascii="Arial" w:hAnsi="Arial" w:cs="Arial"/>
          <w:sz w:val="24"/>
          <w:szCs w:val="24"/>
        </w:rPr>
        <w:t xml:space="preserve">rboste sich der Captain, der nun versuchte, mit </w:t>
      </w:r>
      <w:del w:id="11541" w:author="Lektorat Bauer" w:date="2025-03-06T15:40:00Z" w16du:dateUtc="2025-03-06T14:40:00Z">
        <w:r w:rsidRPr="00944672" w:rsidDel="0076533A">
          <w:rPr>
            <w:rFonts w:ascii="Arial" w:hAnsi="Arial" w:cs="Arial"/>
            <w:sz w:val="24"/>
            <w:szCs w:val="24"/>
          </w:rPr>
          <w:delText xml:space="preserve">der </w:delText>
        </w:r>
      </w:del>
      <w:ins w:id="11542" w:author="Lektorat Bauer" w:date="2025-03-06T15:40:00Z" w16du:dateUtc="2025-03-06T14:40:00Z">
        <w:r w:rsidR="0076533A">
          <w:rPr>
            <w:rFonts w:ascii="Arial" w:hAnsi="Arial" w:cs="Arial"/>
            <w:sz w:val="24"/>
            <w:szCs w:val="24"/>
          </w:rPr>
          <w:t>seiner</w:t>
        </w:r>
        <w:r w:rsidR="0076533A" w:rsidRPr="00944672">
          <w:rPr>
            <w:rFonts w:ascii="Arial" w:hAnsi="Arial" w:cs="Arial"/>
            <w:sz w:val="24"/>
            <w:szCs w:val="24"/>
          </w:rPr>
          <w:t xml:space="preserve"> </w:t>
        </w:r>
      </w:ins>
      <w:r w:rsidRPr="00944672">
        <w:rPr>
          <w:rFonts w:ascii="Arial" w:hAnsi="Arial" w:cs="Arial"/>
          <w:sz w:val="24"/>
          <w:szCs w:val="24"/>
        </w:rPr>
        <w:t xml:space="preserve">Stimme Dominanz aufzubauen. „Was erlauben Sie sich? Binden Sie mich los, und ich werden Sie und Ihre Leute nicht vor ein Kriegsgericht stellen lassen.“ </w:t>
      </w:r>
    </w:p>
    <w:p w14:paraId="4620EDD8" w14:textId="77777777" w:rsidR="0076533A" w:rsidRDefault="00944672" w:rsidP="00623B68">
      <w:pPr>
        <w:autoSpaceDE w:val="0"/>
        <w:autoSpaceDN w:val="0"/>
        <w:adjustRightInd w:val="0"/>
        <w:spacing w:after="0" w:line="360" w:lineRule="auto"/>
        <w:ind w:firstLine="227"/>
        <w:jc w:val="both"/>
        <w:rPr>
          <w:ins w:id="11543" w:author="Lektorat Bauer" w:date="2025-03-06T15:43:00Z" w16du:dateUtc="2025-03-06T14:43:00Z"/>
          <w:rFonts w:ascii="Arial" w:hAnsi="Arial" w:cs="Arial"/>
          <w:sz w:val="24"/>
          <w:szCs w:val="24"/>
        </w:rPr>
      </w:pPr>
      <w:r w:rsidRPr="00944672">
        <w:rPr>
          <w:rFonts w:ascii="Arial" w:hAnsi="Arial" w:cs="Arial"/>
          <w:sz w:val="24"/>
          <w:szCs w:val="24"/>
        </w:rPr>
        <w:t>„Ach</w:t>
      </w:r>
      <w:ins w:id="11544" w:author="Lektorat Bauer" w:date="2025-03-06T15:40:00Z" w16du:dateUtc="2025-03-06T14:40:00Z">
        <w:r w:rsidR="0076533A">
          <w:rPr>
            <w:rFonts w:ascii="Arial" w:hAnsi="Arial" w:cs="Arial"/>
            <w:sz w:val="24"/>
            <w:szCs w:val="24"/>
          </w:rPr>
          <w:t>,</w:t>
        </w:r>
      </w:ins>
      <w:r w:rsidRPr="00944672">
        <w:rPr>
          <w:rFonts w:ascii="Arial" w:hAnsi="Arial" w:cs="Arial"/>
          <w:sz w:val="24"/>
          <w:szCs w:val="24"/>
        </w:rPr>
        <w:t xml:space="preserve"> sei</w:t>
      </w:r>
      <w:ins w:id="11545" w:author="Lektorat Bauer" w:date="2025-03-06T15:40:00Z" w16du:dateUtc="2025-03-06T14:40:00Z">
        <w:r w:rsidR="0076533A">
          <w:rPr>
            <w:rFonts w:ascii="Arial" w:hAnsi="Arial" w:cs="Arial"/>
            <w:sz w:val="24"/>
            <w:szCs w:val="24"/>
          </w:rPr>
          <w:t>e</w:t>
        </w:r>
      </w:ins>
      <w:r w:rsidRPr="00944672">
        <w:rPr>
          <w:rFonts w:ascii="Arial" w:hAnsi="Arial" w:cs="Arial"/>
          <w:sz w:val="24"/>
          <w:szCs w:val="24"/>
        </w:rPr>
        <w:t>n Sie einfach ruhig und sehen Sie ein, dass Sie verloren haben</w:t>
      </w:r>
      <w:del w:id="11546" w:author="Lektorat Bauer" w:date="2025-03-06T15:40:00Z" w16du:dateUtc="2025-03-06T14:40:00Z">
        <w:r w:rsidRPr="00944672" w:rsidDel="0076533A">
          <w:rPr>
            <w:rFonts w:ascii="Arial" w:hAnsi="Arial" w:cs="Arial"/>
            <w:sz w:val="24"/>
            <w:szCs w:val="24"/>
          </w:rPr>
          <w:delText>.</w:delText>
        </w:r>
      </w:del>
      <w:r w:rsidRPr="00944672">
        <w:rPr>
          <w:rFonts w:ascii="Arial" w:hAnsi="Arial" w:cs="Arial"/>
          <w:sz w:val="24"/>
          <w:szCs w:val="24"/>
        </w:rPr>
        <w:t>“</w:t>
      </w:r>
      <w:ins w:id="11547" w:author="Lektorat Bauer" w:date="2025-03-06T15:40:00Z" w16du:dateUtc="2025-03-06T14:40:00Z">
        <w:r w:rsidR="0076533A">
          <w:rPr>
            <w:rFonts w:ascii="Arial" w:hAnsi="Arial" w:cs="Arial"/>
            <w:sz w:val="24"/>
            <w:szCs w:val="24"/>
          </w:rPr>
          <w:t>,</w:t>
        </w:r>
      </w:ins>
      <w:r w:rsidRPr="00944672">
        <w:rPr>
          <w:rFonts w:ascii="Arial" w:hAnsi="Arial" w:cs="Arial"/>
          <w:sz w:val="24"/>
          <w:szCs w:val="24"/>
        </w:rPr>
        <w:t xml:space="preserve"> </w:t>
      </w:r>
      <w:ins w:id="11548" w:author="Lektorat Bauer" w:date="2025-03-06T15:40:00Z" w16du:dateUtc="2025-03-06T14:40:00Z">
        <w:r w:rsidR="0076533A">
          <w:rPr>
            <w:rFonts w:ascii="Arial" w:hAnsi="Arial" w:cs="Arial"/>
            <w:sz w:val="24"/>
            <w:szCs w:val="24"/>
          </w:rPr>
          <w:t>f</w:t>
        </w:r>
      </w:ins>
      <w:del w:id="11549" w:author="Lektorat Bauer" w:date="2025-03-06T15:40:00Z" w16du:dateUtc="2025-03-06T14:40:00Z">
        <w:r w:rsidRPr="00944672" w:rsidDel="0076533A">
          <w:rPr>
            <w:rFonts w:ascii="Arial" w:hAnsi="Arial" w:cs="Arial"/>
            <w:sz w:val="24"/>
            <w:szCs w:val="24"/>
          </w:rPr>
          <w:delText>F</w:delText>
        </w:r>
      </w:del>
      <w:r w:rsidRPr="00944672">
        <w:rPr>
          <w:rFonts w:ascii="Arial" w:hAnsi="Arial" w:cs="Arial"/>
          <w:sz w:val="24"/>
          <w:szCs w:val="24"/>
        </w:rPr>
        <w:t xml:space="preserve">uhr Tia ihm über den Mund. „Und erklären Sie mir doch noch einmal, woher Sie diese Abzeichen haben? Das, was Sie als ‚goldene Nadel‘ bezeichnet haben, ist eine Qualifikationsspange der Fallschirmspringer der Armee Myanmars. Und auf diesem hübschen, silbernen Orden steht ‚Burma General Hospital‘. Zweitens: Das Wort ‚Oberkommando‘ ist belegt, dass haben Sie falsch </w:t>
      </w:r>
      <w:del w:id="11550" w:author="Lektorat Bauer" w:date="2025-03-06T15:40:00Z" w16du:dateUtc="2025-03-06T14:40:00Z">
        <w:r w:rsidRPr="00944672" w:rsidDel="0076533A">
          <w:rPr>
            <w:rFonts w:ascii="Arial" w:hAnsi="Arial" w:cs="Arial"/>
            <w:sz w:val="24"/>
            <w:szCs w:val="24"/>
          </w:rPr>
          <w:delText>verwandt</w:delText>
        </w:r>
      </w:del>
      <w:ins w:id="11551" w:author="Lektorat Bauer" w:date="2025-03-06T15:40:00Z" w16du:dateUtc="2025-03-06T14:40:00Z">
        <w:r w:rsidR="0076533A">
          <w:rPr>
            <w:rFonts w:ascii="Arial" w:hAnsi="Arial" w:cs="Arial"/>
            <w:sz w:val="24"/>
            <w:szCs w:val="24"/>
          </w:rPr>
          <w:t>verwendet</w:t>
        </w:r>
      </w:ins>
      <w:r w:rsidRPr="00944672">
        <w:rPr>
          <w:rFonts w:ascii="Arial" w:hAnsi="Arial" w:cs="Arial"/>
          <w:sz w:val="24"/>
          <w:szCs w:val="24"/>
        </w:rPr>
        <w:t>. Drittens: Die ‚Long-Range Klein-Granaten‘ gehören nicht zur militärischen Ausrüstung. Kein Soldat würde die bei sich haben. Viertens: Ihre Männer tragen unterschiedliche Uniformen. Ein paar von denen kommen gerade vom Militär, die haben anders auf Befehle reagiert</w:t>
      </w:r>
      <w:del w:id="11552" w:author="Lektorat Bauer" w:date="2025-03-06T15:41:00Z" w16du:dateUtc="2025-03-06T14:41:00Z">
        <w:r w:rsidRPr="00944672" w:rsidDel="0076533A">
          <w:rPr>
            <w:rFonts w:ascii="Arial" w:hAnsi="Arial" w:cs="Arial"/>
            <w:sz w:val="24"/>
            <w:szCs w:val="24"/>
          </w:rPr>
          <w:delText>,</w:delText>
        </w:r>
      </w:del>
      <w:r w:rsidRPr="00944672">
        <w:rPr>
          <w:rFonts w:ascii="Arial" w:hAnsi="Arial" w:cs="Arial"/>
          <w:sz w:val="24"/>
          <w:szCs w:val="24"/>
        </w:rPr>
        <w:t xml:space="preserve"> als der Rest Ihrer Truppe. Fünftens: Die </w:t>
      </w:r>
      <w:commentRangeStart w:id="11553"/>
      <w:r w:rsidRPr="00944672">
        <w:rPr>
          <w:rFonts w:ascii="Arial" w:hAnsi="Arial" w:cs="Arial"/>
          <w:sz w:val="24"/>
          <w:szCs w:val="24"/>
        </w:rPr>
        <w:t>Beschreibung, die Ihr Schütze zum Hinterhalt gegeben hat, war zwar korrekt, zeigte mir aber auch, wo der Hinterhalt gelegt wurde</w:t>
      </w:r>
      <w:commentRangeEnd w:id="11553"/>
      <w:r w:rsidR="0076533A">
        <w:rPr>
          <w:rStyle w:val="Kommentarzeichen"/>
        </w:rPr>
        <w:commentReference w:id="11553"/>
      </w:r>
      <w:r w:rsidRPr="00944672">
        <w:rPr>
          <w:rFonts w:ascii="Arial" w:hAnsi="Arial" w:cs="Arial"/>
          <w:sz w:val="24"/>
          <w:szCs w:val="24"/>
        </w:rPr>
        <w:t>. Sechstens: Kein Offizier würde sich so exponieren, wie Sie es</w:t>
      </w:r>
      <w:del w:id="11554" w:author="Lektorat Bauer" w:date="2025-03-06T15:41:00Z" w16du:dateUtc="2025-03-06T14:41:00Z">
        <w:r w:rsidRPr="00944672" w:rsidDel="0076533A">
          <w:rPr>
            <w:rFonts w:ascii="Arial" w:hAnsi="Arial" w:cs="Arial"/>
            <w:sz w:val="24"/>
            <w:szCs w:val="24"/>
          </w:rPr>
          <w:delText>,</w:delText>
        </w:r>
      </w:del>
      <w:r w:rsidRPr="00944672">
        <w:rPr>
          <w:rFonts w:ascii="Arial" w:hAnsi="Arial" w:cs="Arial"/>
          <w:sz w:val="24"/>
          <w:szCs w:val="24"/>
        </w:rPr>
        <w:t xml:space="preserve"> auf der Lichtung</w:t>
      </w:r>
      <w:del w:id="11555" w:author="Lektorat Bauer" w:date="2025-03-06T15:41:00Z" w16du:dateUtc="2025-03-06T14:41:00Z">
        <w:r w:rsidRPr="00944672" w:rsidDel="0076533A">
          <w:rPr>
            <w:rFonts w:ascii="Arial" w:hAnsi="Arial" w:cs="Arial"/>
            <w:sz w:val="24"/>
            <w:szCs w:val="24"/>
          </w:rPr>
          <w:delText>,</w:delText>
        </w:r>
      </w:del>
      <w:r w:rsidRPr="00944672">
        <w:rPr>
          <w:rFonts w:ascii="Arial" w:hAnsi="Arial" w:cs="Arial"/>
          <w:sz w:val="24"/>
          <w:szCs w:val="24"/>
        </w:rPr>
        <w:t xml:space="preserve"> </w:t>
      </w:r>
      <w:del w:id="11556" w:author="Lektorat Bauer" w:date="2025-03-06T15:41:00Z" w16du:dateUtc="2025-03-06T14:41:00Z">
        <w:r w:rsidRPr="00944672" w:rsidDel="0076533A">
          <w:rPr>
            <w:rFonts w:ascii="Arial" w:hAnsi="Arial" w:cs="Arial"/>
            <w:sz w:val="24"/>
            <w:szCs w:val="24"/>
          </w:rPr>
          <w:delText xml:space="preserve">gemacht </w:delText>
        </w:r>
      </w:del>
      <w:ins w:id="11557" w:author="Lektorat Bauer" w:date="2025-03-06T15:41:00Z" w16du:dateUtc="2025-03-06T14:41:00Z">
        <w:r w:rsidR="0076533A">
          <w:rPr>
            <w:rFonts w:ascii="Arial" w:hAnsi="Arial" w:cs="Arial"/>
            <w:sz w:val="24"/>
            <w:szCs w:val="24"/>
          </w:rPr>
          <w:t>getan</w:t>
        </w:r>
        <w:r w:rsidR="0076533A" w:rsidRPr="00944672">
          <w:rPr>
            <w:rFonts w:ascii="Arial" w:hAnsi="Arial" w:cs="Arial"/>
            <w:sz w:val="24"/>
            <w:szCs w:val="24"/>
          </w:rPr>
          <w:t xml:space="preserve"> </w:t>
        </w:r>
      </w:ins>
      <w:r w:rsidRPr="00944672">
        <w:rPr>
          <w:rFonts w:ascii="Arial" w:hAnsi="Arial" w:cs="Arial"/>
          <w:sz w:val="24"/>
          <w:szCs w:val="24"/>
        </w:rPr>
        <w:t xml:space="preserve">haben. Das machen nur Idioten mit einem übergroßen Ego. </w:t>
      </w:r>
      <w:del w:id="11558" w:author="Lektorat Bauer" w:date="2025-03-06T15:41:00Z" w16du:dateUtc="2025-03-06T14:41:00Z">
        <w:r w:rsidRPr="00944672" w:rsidDel="0076533A">
          <w:rPr>
            <w:rFonts w:ascii="Arial" w:hAnsi="Arial" w:cs="Arial"/>
            <w:sz w:val="24"/>
            <w:szCs w:val="24"/>
          </w:rPr>
          <w:delText xml:space="preserve">Dann </w:delText>
        </w:r>
      </w:del>
      <w:ins w:id="11559" w:author="Lektorat Bauer" w:date="2025-03-06T15:41:00Z" w16du:dateUtc="2025-03-06T14:41:00Z">
        <w:r w:rsidR="0076533A">
          <w:rPr>
            <w:rFonts w:ascii="Arial" w:hAnsi="Arial" w:cs="Arial"/>
            <w:sz w:val="24"/>
            <w:szCs w:val="24"/>
          </w:rPr>
          <w:t>Ferner</w:t>
        </w:r>
        <w:r w:rsidR="0076533A" w:rsidRPr="00944672">
          <w:rPr>
            <w:rFonts w:ascii="Arial" w:hAnsi="Arial" w:cs="Arial"/>
            <w:sz w:val="24"/>
            <w:szCs w:val="24"/>
          </w:rPr>
          <w:t xml:space="preserve"> </w:t>
        </w:r>
      </w:ins>
      <w:r w:rsidRPr="00944672">
        <w:rPr>
          <w:rFonts w:ascii="Arial" w:hAnsi="Arial" w:cs="Arial"/>
          <w:sz w:val="24"/>
          <w:szCs w:val="24"/>
        </w:rPr>
        <w:t>würde ein Offizier nie auf seinen Rang verzichten und zu guter Letzt: Sie sprechen immer von ‚meinem Land‘. Ein Offizier spricht immer vom Land, bezeichnet es aber nicht als ‚seines‘. Alles in allem</w:t>
      </w:r>
      <w:del w:id="11560" w:author="Lektorat Bauer" w:date="2025-03-06T15:41:00Z" w16du:dateUtc="2025-03-06T14:41:00Z">
        <w:r w:rsidRPr="00944672" w:rsidDel="0076533A">
          <w:rPr>
            <w:rFonts w:ascii="Arial" w:hAnsi="Arial" w:cs="Arial"/>
            <w:sz w:val="24"/>
            <w:szCs w:val="24"/>
          </w:rPr>
          <w:delText>,</w:delText>
        </w:r>
      </w:del>
      <w:r w:rsidRPr="00944672">
        <w:rPr>
          <w:rFonts w:ascii="Arial" w:hAnsi="Arial" w:cs="Arial"/>
          <w:sz w:val="24"/>
          <w:szCs w:val="24"/>
        </w:rPr>
        <w:t xml:space="preserve"> haben Sie zwar viel gelernt</w:t>
      </w:r>
      <w:del w:id="11561" w:author="Lektorat Bauer" w:date="2025-03-06T15:41:00Z" w16du:dateUtc="2025-03-06T14:41:00Z">
        <w:r w:rsidRPr="00944672" w:rsidDel="0076533A">
          <w:rPr>
            <w:rFonts w:ascii="Arial" w:hAnsi="Arial" w:cs="Arial"/>
            <w:sz w:val="24"/>
            <w:szCs w:val="24"/>
          </w:rPr>
          <w:delText>,</w:delText>
        </w:r>
      </w:del>
      <w:r w:rsidRPr="00944672">
        <w:rPr>
          <w:rFonts w:ascii="Arial" w:hAnsi="Arial" w:cs="Arial"/>
          <w:sz w:val="24"/>
          <w:szCs w:val="24"/>
        </w:rPr>
        <w:t xml:space="preserve"> aus den vielen Filmen</w:t>
      </w:r>
      <w:ins w:id="11562" w:author="Lektorat Bauer" w:date="2025-03-06T15:41:00Z" w16du:dateUtc="2025-03-06T14:41:00Z">
        <w:r w:rsidR="0076533A">
          <w:rPr>
            <w:rFonts w:ascii="Arial" w:hAnsi="Arial" w:cs="Arial"/>
            <w:sz w:val="24"/>
            <w:szCs w:val="24"/>
          </w:rPr>
          <w:t>,</w:t>
        </w:r>
      </w:ins>
      <w:r w:rsidRPr="00944672">
        <w:rPr>
          <w:rFonts w:ascii="Arial" w:hAnsi="Arial" w:cs="Arial"/>
          <w:sz w:val="24"/>
          <w:szCs w:val="24"/>
        </w:rPr>
        <w:t xml:space="preserve"> die Sie geschaut haben, aber mit echten Soldaten sollten Sie sich nicht anlegen.“ </w:t>
      </w:r>
      <w:del w:id="11563" w:author="Lektorat Bauer" w:date="2025-03-06T15:42:00Z" w16du:dateUtc="2025-03-06T14:42:00Z">
        <w:r w:rsidRPr="00944672" w:rsidDel="0076533A">
          <w:rPr>
            <w:rFonts w:ascii="Arial" w:hAnsi="Arial" w:cs="Arial"/>
            <w:sz w:val="24"/>
            <w:szCs w:val="24"/>
          </w:rPr>
          <w:delText>Der verächtliche Tonfall, den Sie benutze,</w:delText>
        </w:r>
      </w:del>
      <w:commentRangeStart w:id="11564"/>
      <w:ins w:id="11565" w:author="Lektorat Bauer" w:date="2025-03-06T15:42:00Z" w16du:dateUtc="2025-03-06T14:42:00Z">
        <w:r w:rsidR="0076533A">
          <w:rPr>
            <w:rFonts w:ascii="Arial" w:hAnsi="Arial" w:cs="Arial"/>
            <w:sz w:val="24"/>
            <w:szCs w:val="24"/>
          </w:rPr>
          <w:t>Ihre Worte</w:t>
        </w:r>
      </w:ins>
      <w:r w:rsidRPr="00944672">
        <w:rPr>
          <w:rFonts w:ascii="Arial" w:hAnsi="Arial" w:cs="Arial"/>
          <w:sz w:val="24"/>
          <w:szCs w:val="24"/>
        </w:rPr>
        <w:t xml:space="preserve"> wirk</w:t>
      </w:r>
      <w:ins w:id="11566" w:author="Lektorat Bauer" w:date="2025-03-06T15:41:00Z" w16du:dateUtc="2025-03-06T14:41:00Z">
        <w:r w:rsidR="0076533A">
          <w:rPr>
            <w:rFonts w:ascii="Arial" w:hAnsi="Arial" w:cs="Arial"/>
            <w:sz w:val="24"/>
            <w:szCs w:val="24"/>
          </w:rPr>
          <w:t>t</w:t>
        </w:r>
      </w:ins>
      <w:r w:rsidRPr="00944672">
        <w:rPr>
          <w:rFonts w:ascii="Arial" w:hAnsi="Arial" w:cs="Arial"/>
          <w:sz w:val="24"/>
          <w:szCs w:val="24"/>
        </w:rPr>
        <w:t>e</w:t>
      </w:r>
      <w:ins w:id="11567" w:author="Lektorat Bauer" w:date="2025-03-06T15:42:00Z" w16du:dateUtc="2025-03-06T14:42:00Z">
        <w:r w:rsidR="0076533A">
          <w:rPr>
            <w:rFonts w:ascii="Arial" w:hAnsi="Arial" w:cs="Arial"/>
            <w:sz w:val="24"/>
            <w:szCs w:val="24"/>
          </w:rPr>
          <w:t>n</w:t>
        </w:r>
      </w:ins>
      <w:r w:rsidRPr="00944672">
        <w:rPr>
          <w:rFonts w:ascii="Arial" w:hAnsi="Arial" w:cs="Arial"/>
          <w:sz w:val="24"/>
          <w:szCs w:val="24"/>
        </w:rPr>
        <w:t xml:space="preserve"> wie Peitschenhiebe</w:t>
      </w:r>
      <w:commentRangeEnd w:id="11564"/>
      <w:r w:rsidR="0076533A">
        <w:rPr>
          <w:rStyle w:val="Kommentarzeichen"/>
        </w:rPr>
        <w:commentReference w:id="11564"/>
      </w:r>
      <w:r w:rsidRPr="00944672">
        <w:rPr>
          <w:rFonts w:ascii="Arial" w:hAnsi="Arial" w:cs="Arial"/>
          <w:sz w:val="24"/>
          <w:szCs w:val="24"/>
        </w:rPr>
        <w:t xml:space="preserve"> auf den vermeintlichen Captain. Er hob an, um etwas zu sagen, aber Satria Chow </w:t>
      </w:r>
      <w:del w:id="11568" w:author="Lektorat Bauer" w:date="2025-03-06T15:43:00Z" w16du:dateUtc="2025-03-06T14:43:00Z">
        <w:r w:rsidRPr="00944672" w:rsidDel="0076533A">
          <w:rPr>
            <w:rFonts w:ascii="Arial" w:hAnsi="Arial" w:cs="Arial"/>
            <w:sz w:val="24"/>
            <w:szCs w:val="24"/>
          </w:rPr>
          <w:delText>unterbrach ihn einfach</w:delText>
        </w:r>
      </w:del>
      <w:ins w:id="11569" w:author="Lektorat Bauer" w:date="2025-03-06T15:43:00Z" w16du:dateUtc="2025-03-06T14:43:00Z">
        <w:r w:rsidR="0076533A">
          <w:rPr>
            <w:rFonts w:ascii="Arial" w:hAnsi="Arial" w:cs="Arial"/>
            <w:sz w:val="24"/>
            <w:szCs w:val="24"/>
          </w:rPr>
          <w:t>ließ ihn nicht zu Wort kommen</w:t>
        </w:r>
      </w:ins>
      <w:r w:rsidRPr="00944672">
        <w:rPr>
          <w:rFonts w:ascii="Arial" w:hAnsi="Arial" w:cs="Arial"/>
          <w:sz w:val="24"/>
          <w:szCs w:val="24"/>
        </w:rPr>
        <w:t xml:space="preserve">: „Wenn Sie nicht den Mund halten, werden Sie geknebelt.“ Dann wandte Sie sich an den Funker, der sich ein Grinsen nicht verkneifen konnte. „Sind alle gesammelt?“ </w:t>
      </w:r>
    </w:p>
    <w:p w14:paraId="37CC6912" w14:textId="77777777" w:rsidR="0076533A" w:rsidRDefault="00944672" w:rsidP="00623B68">
      <w:pPr>
        <w:autoSpaceDE w:val="0"/>
        <w:autoSpaceDN w:val="0"/>
        <w:adjustRightInd w:val="0"/>
        <w:spacing w:after="0" w:line="360" w:lineRule="auto"/>
        <w:ind w:firstLine="227"/>
        <w:jc w:val="both"/>
        <w:rPr>
          <w:ins w:id="11570" w:author="Lektorat Bauer" w:date="2025-03-06T15:43:00Z" w16du:dateUtc="2025-03-06T14:43:00Z"/>
          <w:rFonts w:ascii="Arial" w:hAnsi="Arial" w:cs="Arial"/>
          <w:sz w:val="24"/>
          <w:szCs w:val="24"/>
        </w:rPr>
      </w:pPr>
      <w:r w:rsidRPr="00944672">
        <w:rPr>
          <w:rFonts w:ascii="Arial" w:hAnsi="Arial" w:cs="Arial"/>
          <w:sz w:val="24"/>
          <w:szCs w:val="24"/>
        </w:rPr>
        <w:lastRenderedPageBreak/>
        <w:t xml:space="preserve">„Ja, Boss. Zug </w:t>
      </w:r>
      <w:del w:id="11571" w:author="Lektorat Bauer" w:date="2025-03-06T15:43:00Z" w16du:dateUtc="2025-03-06T14:43:00Z">
        <w:r w:rsidRPr="00944672" w:rsidDel="0076533A">
          <w:rPr>
            <w:rFonts w:ascii="Arial" w:hAnsi="Arial" w:cs="Arial"/>
            <w:sz w:val="24"/>
            <w:szCs w:val="24"/>
          </w:rPr>
          <w:delText xml:space="preserve">zwei </w:delText>
        </w:r>
      </w:del>
      <w:ins w:id="11572" w:author="Lektorat Bauer" w:date="2025-03-06T15:43:00Z" w16du:dateUtc="2025-03-06T14:43:00Z">
        <w:r w:rsidR="0076533A">
          <w:rPr>
            <w:rFonts w:ascii="Arial" w:hAnsi="Arial" w:cs="Arial"/>
            <w:sz w:val="24"/>
            <w:szCs w:val="24"/>
          </w:rPr>
          <w:t>2</w:t>
        </w:r>
        <w:r w:rsidR="0076533A" w:rsidRPr="00944672">
          <w:rPr>
            <w:rFonts w:ascii="Arial" w:hAnsi="Arial" w:cs="Arial"/>
            <w:sz w:val="24"/>
            <w:szCs w:val="24"/>
          </w:rPr>
          <w:t xml:space="preserve"> </w:t>
        </w:r>
      </w:ins>
      <w:r w:rsidRPr="00944672">
        <w:rPr>
          <w:rFonts w:ascii="Arial" w:hAnsi="Arial" w:cs="Arial"/>
          <w:sz w:val="24"/>
          <w:szCs w:val="24"/>
        </w:rPr>
        <w:t xml:space="preserve">ist schon aufgebrochen. Die haben vier Gefangene dabei.“ </w:t>
      </w:r>
    </w:p>
    <w:p w14:paraId="220894AB" w14:textId="61DA6C12"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„Gut, Chand Sahib Kaur lernt schnell. Haben Sie die Koordinaten, wo wir die Boote verlassen haben?“ Der Funker nickte. „Dann bestellen Sie uns mal </w:t>
      </w:r>
      <w:ins w:id="11573" w:author="Lektorat Bauer" w:date="2025-03-06T15:43:00Z" w16du:dateUtc="2025-03-06T14:43:00Z">
        <w:r w:rsidR="0076533A">
          <w:rPr>
            <w:rFonts w:ascii="Arial" w:hAnsi="Arial" w:cs="Arial"/>
            <w:sz w:val="24"/>
            <w:szCs w:val="24"/>
          </w:rPr>
          <w:t>…</w:t>
        </w:r>
      </w:ins>
      <w:del w:id="11574" w:author="Lektorat Bauer" w:date="2025-03-06T15:43:00Z" w16du:dateUtc="2025-03-06T14:43:00Z">
        <w:r w:rsidRPr="00944672" w:rsidDel="0076533A">
          <w:rPr>
            <w:rFonts w:ascii="Arial" w:hAnsi="Arial" w:cs="Arial"/>
            <w:sz w:val="24"/>
            <w:szCs w:val="24"/>
          </w:rPr>
          <w:delText>...</w:delText>
        </w:r>
      </w:del>
      <w:r w:rsidRPr="00944672">
        <w:rPr>
          <w:rFonts w:ascii="Arial" w:hAnsi="Arial" w:cs="Arial"/>
          <w:sz w:val="24"/>
          <w:szCs w:val="24"/>
        </w:rPr>
        <w:t>“ Sie schaute in die Runde und zählte schnell durch. „</w:t>
      </w:r>
      <w:del w:id="11575" w:author="Lektorat Bauer" w:date="2025-03-06T15:44:00Z" w16du:dateUtc="2025-03-06T14:44:00Z">
        <w:r w:rsidRPr="00944672" w:rsidDel="0076533A">
          <w:rPr>
            <w:rFonts w:ascii="Arial" w:hAnsi="Arial" w:cs="Arial"/>
            <w:sz w:val="24"/>
            <w:szCs w:val="24"/>
          </w:rPr>
          <w:delText>..</w:delText>
        </w:r>
      </w:del>
      <w:ins w:id="11576" w:author="Lektorat Bauer" w:date="2025-03-06T15:44:00Z" w16du:dateUtc="2025-03-06T14:44:00Z">
        <w:r w:rsidR="0076533A">
          <w:rPr>
            <w:rFonts w:ascii="Arial" w:hAnsi="Arial" w:cs="Arial"/>
            <w:sz w:val="24"/>
            <w:szCs w:val="24"/>
          </w:rPr>
          <w:t>...</w:t>
        </w:r>
      </w:ins>
      <w:r w:rsidRPr="00944672">
        <w:rPr>
          <w:rFonts w:ascii="Arial" w:hAnsi="Arial" w:cs="Arial"/>
          <w:sz w:val="24"/>
          <w:szCs w:val="24"/>
        </w:rPr>
        <w:t xml:space="preserve"> drei Helikopter, bei Sonnenaufgang, zur Mündung. Dann brauchen wir nicht </w:t>
      </w:r>
      <w:del w:id="11577" w:author="Lektorat Bauer" w:date="2025-03-06T15:44:00Z" w16du:dateUtc="2025-03-06T14:44:00Z">
        <w:r w:rsidRPr="00944672" w:rsidDel="0076533A">
          <w:rPr>
            <w:rFonts w:ascii="Arial" w:hAnsi="Arial" w:cs="Arial"/>
            <w:sz w:val="24"/>
            <w:szCs w:val="24"/>
          </w:rPr>
          <w:delText>solange</w:delText>
        </w:r>
      </w:del>
      <w:ins w:id="11578" w:author="Lektorat Bauer" w:date="2025-03-06T15:44:00Z" w16du:dateUtc="2025-03-06T14:44:00Z">
        <w:r w:rsidR="0076533A" w:rsidRPr="00944672">
          <w:rPr>
            <w:rFonts w:ascii="Arial" w:hAnsi="Arial" w:cs="Arial"/>
            <w:sz w:val="24"/>
            <w:szCs w:val="24"/>
          </w:rPr>
          <w:t>so lange</w:t>
        </w:r>
      </w:ins>
      <w:r w:rsidRPr="00944672">
        <w:rPr>
          <w:rFonts w:ascii="Arial" w:hAnsi="Arial" w:cs="Arial"/>
          <w:sz w:val="24"/>
          <w:szCs w:val="24"/>
        </w:rPr>
        <w:t xml:space="preserve"> laufen.“ Sie schaute </w:t>
      </w:r>
      <w:ins w:id="11579" w:author="Lektorat Bauer" w:date="2025-03-06T15:44:00Z" w16du:dateUtc="2025-03-06T14:44:00Z">
        <w:r w:rsidR="0076533A">
          <w:rPr>
            <w:rFonts w:ascii="Arial" w:hAnsi="Arial" w:cs="Arial"/>
            <w:sz w:val="24"/>
            <w:szCs w:val="24"/>
          </w:rPr>
          <w:t>i</w:t>
        </w:r>
      </w:ins>
      <w:del w:id="11580" w:author="Lektorat Bauer" w:date="2025-03-06T15:44:00Z" w16du:dateUtc="2025-03-06T14:44:00Z">
        <w:r w:rsidRPr="00944672" w:rsidDel="0076533A">
          <w:rPr>
            <w:rFonts w:ascii="Arial" w:hAnsi="Arial" w:cs="Arial"/>
            <w:sz w:val="24"/>
            <w:szCs w:val="24"/>
          </w:rPr>
          <w:delText>I</w:delText>
        </w:r>
      </w:del>
      <w:r w:rsidRPr="00944672">
        <w:rPr>
          <w:rFonts w:ascii="Arial" w:hAnsi="Arial" w:cs="Arial"/>
          <w:sz w:val="24"/>
          <w:szCs w:val="24"/>
        </w:rPr>
        <w:t>hr Team an. „Gut gemacht, Danke. Jetzt Abmarsch, wir lagern am Fluss.“</w:t>
      </w:r>
    </w:p>
    <w:p w14:paraId="3E3C2469"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244DA424"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519EC44E"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52DDCC43"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commentRangeStart w:id="11581"/>
      <w:commentRangeEnd w:id="11581"/>
      <w:r w:rsidRPr="00944672">
        <w:rPr>
          <w:rFonts w:ascii="Arial" w:hAnsi="Arial" w:cs="Arial"/>
          <w:sz w:val="24"/>
          <w:szCs w:val="24"/>
        </w:rPr>
        <w:commentReference w:id="11581"/>
      </w:r>
      <w:r w:rsidRPr="00944672">
        <w:rPr>
          <w:rFonts w:ascii="Arial" w:hAnsi="Arial" w:cs="Arial"/>
          <w:sz w:val="24"/>
          <w:szCs w:val="24"/>
        </w:rPr>
        <w:t>&gt;&gt; Kuala Lumpur, 09. Februar 2015 &lt;&lt;&lt;</w:t>
      </w:r>
    </w:p>
    <w:p w14:paraId="21F1FDB5" w14:textId="7FCBC721"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Die Gefangennahme der Bande hatte sowohl in Malaysia</w:t>
      </w:r>
      <w:del w:id="11582" w:author="Lektorat Bauer" w:date="2025-03-06T15:47:00Z" w16du:dateUtc="2025-03-06T14:47:00Z">
        <w:r w:rsidRPr="00944672" w:rsidDel="003A56CF">
          <w:rPr>
            <w:rFonts w:ascii="Arial" w:hAnsi="Arial" w:cs="Arial"/>
            <w:sz w:val="24"/>
            <w:szCs w:val="24"/>
          </w:rPr>
          <w:delText>,</w:delText>
        </w:r>
      </w:del>
      <w:r w:rsidRPr="00944672">
        <w:rPr>
          <w:rFonts w:ascii="Arial" w:hAnsi="Arial" w:cs="Arial"/>
          <w:sz w:val="24"/>
          <w:szCs w:val="24"/>
        </w:rPr>
        <w:t xml:space="preserve"> als auch in Thailand</w:t>
      </w:r>
      <w:del w:id="11583" w:author="Lektorat Bauer" w:date="2025-03-06T15:47:00Z" w16du:dateUtc="2025-03-06T14:47:00Z">
        <w:r w:rsidRPr="00944672" w:rsidDel="003A56CF">
          <w:rPr>
            <w:rFonts w:ascii="Arial" w:hAnsi="Arial" w:cs="Arial"/>
            <w:sz w:val="24"/>
            <w:szCs w:val="24"/>
          </w:rPr>
          <w:delText>,</w:delText>
        </w:r>
      </w:del>
      <w:r w:rsidRPr="00944672">
        <w:rPr>
          <w:rFonts w:ascii="Arial" w:hAnsi="Arial" w:cs="Arial"/>
          <w:sz w:val="24"/>
          <w:szCs w:val="24"/>
        </w:rPr>
        <w:t xml:space="preserve"> ein großes Medienecho ausgelöst. Die gesamte Special Branch heimste das Lob ein. Nach einem langen Debriefing bekam Tia zwei Tage Sonderurlaub. Nach der langen Zeit im Dschungel</w:t>
      </w:r>
      <w:del w:id="11584" w:author="Lektorat Bauer" w:date="2025-03-06T15:47:00Z" w16du:dateUtc="2025-03-06T14:47:00Z">
        <w:r w:rsidRPr="00944672" w:rsidDel="003A56CF">
          <w:rPr>
            <w:rFonts w:ascii="Arial" w:hAnsi="Arial" w:cs="Arial"/>
            <w:sz w:val="24"/>
            <w:szCs w:val="24"/>
          </w:rPr>
          <w:delText>,</w:delText>
        </w:r>
      </w:del>
      <w:r w:rsidRPr="00944672">
        <w:rPr>
          <w:rFonts w:ascii="Arial" w:hAnsi="Arial" w:cs="Arial"/>
          <w:sz w:val="24"/>
          <w:szCs w:val="24"/>
        </w:rPr>
        <w:t xml:space="preserve"> entschied Sie sich, </w:t>
      </w:r>
      <w:commentRangeStart w:id="11585"/>
      <w:r w:rsidRPr="00944672">
        <w:rPr>
          <w:rFonts w:ascii="Arial" w:hAnsi="Arial" w:cs="Arial"/>
          <w:sz w:val="24"/>
          <w:szCs w:val="24"/>
        </w:rPr>
        <w:t xml:space="preserve">einfach nur mal Frau zu sein und durch die Einkaufswelten zu bummeln. </w:t>
      </w:r>
      <w:commentRangeEnd w:id="11585"/>
      <w:r w:rsidR="003A56CF">
        <w:rPr>
          <w:rStyle w:val="Kommentarzeichen"/>
        </w:rPr>
        <w:commentReference w:id="11585"/>
      </w:r>
      <w:r w:rsidRPr="00944672">
        <w:rPr>
          <w:rFonts w:ascii="Arial" w:hAnsi="Arial" w:cs="Arial"/>
          <w:sz w:val="24"/>
          <w:szCs w:val="24"/>
        </w:rPr>
        <w:t>Sie hatte zu Hause ein kleines Frühstück zu sich genommen und wollte sich einen</w:t>
      </w:r>
      <w:del w:id="11586" w:author="Lektorat Bauer" w:date="2025-03-06T15:47:00Z" w16du:dateUtc="2025-03-06T14:47:00Z">
        <w:r w:rsidRPr="00944672" w:rsidDel="003A56CF">
          <w:rPr>
            <w:rFonts w:ascii="Arial" w:hAnsi="Arial" w:cs="Arial"/>
            <w:sz w:val="24"/>
            <w:szCs w:val="24"/>
          </w:rPr>
          <w:delText>,</w:delText>
        </w:r>
      </w:del>
      <w:r w:rsidRPr="00944672">
        <w:rPr>
          <w:rFonts w:ascii="Arial" w:hAnsi="Arial" w:cs="Arial"/>
          <w:sz w:val="24"/>
          <w:szCs w:val="24"/>
        </w:rPr>
        <w:t xml:space="preserve"> lang gehegten Wunsch erfüllen. </w:t>
      </w:r>
    </w:p>
    <w:p w14:paraId="5B9EDAA6" w14:textId="53577D31"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Als im Madarin Oriental das Restaurant ‚Lounge on the Park‘ öffnete, fand Sie sich dort ein, um in der entspannten Atmosphäre</w:t>
      </w:r>
      <w:del w:id="11587" w:author="Lektorat Bauer" w:date="2025-03-06T15:48:00Z" w16du:dateUtc="2025-03-06T14:48:00Z">
        <w:r w:rsidRPr="00944672" w:rsidDel="003A56CF">
          <w:rPr>
            <w:rFonts w:ascii="Arial" w:hAnsi="Arial" w:cs="Arial"/>
            <w:sz w:val="24"/>
            <w:szCs w:val="24"/>
          </w:rPr>
          <w:delText>,</w:delText>
        </w:r>
      </w:del>
      <w:r w:rsidRPr="00944672">
        <w:rPr>
          <w:rFonts w:ascii="Arial" w:hAnsi="Arial" w:cs="Arial"/>
          <w:sz w:val="24"/>
          <w:szCs w:val="24"/>
        </w:rPr>
        <w:t xml:space="preserve"> auf der Terrasse einen Tee und etwas Süßes zu genießen. Sie bekam einen Tisch am Geländer, aber als Sie die Terrasse betrat, kribbelte </w:t>
      </w:r>
      <w:ins w:id="11588" w:author="Lektorat Bauer" w:date="2025-03-06T15:48:00Z" w16du:dateUtc="2025-03-06T14:48:00Z">
        <w:r w:rsidR="003A56CF">
          <w:rPr>
            <w:rFonts w:ascii="Arial" w:hAnsi="Arial" w:cs="Arial"/>
            <w:sz w:val="24"/>
            <w:szCs w:val="24"/>
          </w:rPr>
          <w:t>i</w:t>
        </w:r>
      </w:ins>
      <w:del w:id="11589" w:author="Lektorat Bauer" w:date="2025-03-06T15:48:00Z" w16du:dateUtc="2025-03-06T14:48:00Z">
        <w:r w:rsidRPr="00944672" w:rsidDel="003A56CF">
          <w:rPr>
            <w:rFonts w:ascii="Arial" w:hAnsi="Arial" w:cs="Arial"/>
            <w:sz w:val="24"/>
            <w:szCs w:val="24"/>
          </w:rPr>
          <w:delText>I</w:delText>
        </w:r>
      </w:del>
      <w:r w:rsidRPr="00944672">
        <w:rPr>
          <w:rFonts w:ascii="Arial" w:hAnsi="Arial" w:cs="Arial"/>
          <w:sz w:val="24"/>
          <w:szCs w:val="24"/>
        </w:rPr>
        <w:t>hr Nacken. Sie sah sich um, konnte aber nichts Auffälliges erkennen. Sie bat um einen anderen Tisch. Sie wollte lieber mit dem Rücken zur Wand sitzen.</w:t>
      </w:r>
    </w:p>
    <w:p w14:paraId="78370099" w14:textId="15DA701A"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Jeder Mitarbeiter im Service weiß, dass Kunden oft die merkwürdigsten Wünsche haben</w:t>
      </w:r>
      <w:ins w:id="11590" w:author="Lektorat Bauer" w:date="2025-03-06T15:48:00Z" w16du:dateUtc="2025-03-06T14:48:00Z">
        <w:r w:rsidR="0079235A">
          <w:rPr>
            <w:rFonts w:ascii="Arial" w:hAnsi="Arial" w:cs="Arial"/>
            <w:sz w:val="24"/>
            <w:szCs w:val="24"/>
          </w:rPr>
          <w:t>.</w:t>
        </w:r>
      </w:ins>
      <w:del w:id="11591" w:author="Lektorat Bauer" w:date="2025-03-06T15:48:00Z" w16du:dateUtc="2025-03-06T14:48:00Z">
        <w:r w:rsidRPr="00944672" w:rsidDel="0079235A">
          <w:rPr>
            <w:rFonts w:ascii="Arial" w:hAnsi="Arial" w:cs="Arial"/>
            <w:sz w:val="24"/>
            <w:szCs w:val="24"/>
          </w:rPr>
          <w:delText>,</w:delText>
        </w:r>
      </w:del>
      <w:r w:rsidRPr="00944672">
        <w:rPr>
          <w:rFonts w:ascii="Arial" w:hAnsi="Arial" w:cs="Arial"/>
          <w:sz w:val="24"/>
          <w:szCs w:val="24"/>
        </w:rPr>
        <w:t xml:space="preserve"> </w:t>
      </w:r>
      <w:ins w:id="11592" w:author="Lektorat Bauer" w:date="2025-03-06T15:48:00Z" w16du:dateUtc="2025-03-06T14:48:00Z">
        <w:r w:rsidR="0079235A">
          <w:rPr>
            <w:rFonts w:ascii="Arial" w:hAnsi="Arial" w:cs="Arial"/>
            <w:sz w:val="24"/>
            <w:szCs w:val="24"/>
          </w:rPr>
          <w:t>O</w:t>
        </w:r>
      </w:ins>
      <w:del w:id="11593" w:author="Lektorat Bauer" w:date="2025-03-06T15:48:00Z" w16du:dateUtc="2025-03-06T14:48:00Z">
        <w:r w:rsidRPr="00944672" w:rsidDel="0079235A">
          <w:rPr>
            <w:rFonts w:ascii="Arial" w:hAnsi="Arial" w:cs="Arial"/>
            <w:sz w:val="24"/>
            <w:szCs w:val="24"/>
          </w:rPr>
          <w:delText>o</w:delText>
        </w:r>
      </w:del>
      <w:r w:rsidRPr="00944672">
        <w:rPr>
          <w:rFonts w:ascii="Arial" w:hAnsi="Arial" w:cs="Arial"/>
          <w:sz w:val="24"/>
          <w:szCs w:val="24"/>
        </w:rPr>
        <w:t>hne mit der Wimper zu zucken</w:t>
      </w:r>
      <w:ins w:id="11594" w:author="Lektorat Bauer" w:date="2025-03-06T15:48:00Z" w16du:dateUtc="2025-03-06T14:48:00Z">
        <w:r w:rsidR="0079235A">
          <w:rPr>
            <w:rFonts w:ascii="Arial" w:hAnsi="Arial" w:cs="Arial"/>
            <w:sz w:val="24"/>
            <w:szCs w:val="24"/>
          </w:rPr>
          <w:t>,</w:t>
        </w:r>
      </w:ins>
      <w:r w:rsidRPr="00944672">
        <w:rPr>
          <w:rFonts w:ascii="Arial" w:hAnsi="Arial" w:cs="Arial"/>
          <w:sz w:val="24"/>
          <w:szCs w:val="24"/>
        </w:rPr>
        <w:t xml:space="preserve"> wurde </w:t>
      </w:r>
      <w:ins w:id="11595" w:author="Lektorat Bauer" w:date="2025-03-06T15:48:00Z" w16du:dateUtc="2025-03-06T14:48:00Z">
        <w:r w:rsidR="0079235A">
          <w:rPr>
            <w:rFonts w:ascii="Arial" w:hAnsi="Arial" w:cs="Arial"/>
            <w:sz w:val="24"/>
            <w:szCs w:val="24"/>
          </w:rPr>
          <w:t>s</w:t>
        </w:r>
      </w:ins>
      <w:del w:id="11596" w:author="Lektorat Bauer" w:date="2025-03-06T15:48:00Z" w16du:dateUtc="2025-03-06T14:48:00Z">
        <w:r w:rsidRPr="00944672" w:rsidDel="0079235A">
          <w:rPr>
            <w:rFonts w:ascii="Arial" w:hAnsi="Arial" w:cs="Arial"/>
            <w:sz w:val="24"/>
            <w:szCs w:val="24"/>
          </w:rPr>
          <w:delText>S</w:delText>
        </w:r>
      </w:del>
      <w:r w:rsidRPr="00944672">
        <w:rPr>
          <w:rFonts w:ascii="Arial" w:hAnsi="Arial" w:cs="Arial"/>
          <w:sz w:val="24"/>
          <w:szCs w:val="24"/>
        </w:rPr>
        <w:t xml:space="preserve">ie an einen anderen Tisch platziert. Äußerlich entspannt trank sie </w:t>
      </w:r>
      <w:ins w:id="11597" w:author="Lektorat Bauer" w:date="2025-03-06T15:48:00Z" w16du:dateUtc="2025-03-06T14:48:00Z">
        <w:r w:rsidR="0079235A">
          <w:rPr>
            <w:rFonts w:ascii="Arial" w:hAnsi="Arial" w:cs="Arial"/>
            <w:sz w:val="24"/>
            <w:szCs w:val="24"/>
          </w:rPr>
          <w:t>i</w:t>
        </w:r>
      </w:ins>
      <w:del w:id="11598" w:author="Lektorat Bauer" w:date="2025-03-06T15:48:00Z" w16du:dateUtc="2025-03-06T14:48:00Z">
        <w:r w:rsidRPr="00944672" w:rsidDel="0079235A">
          <w:rPr>
            <w:rFonts w:ascii="Arial" w:hAnsi="Arial" w:cs="Arial"/>
            <w:sz w:val="24"/>
            <w:szCs w:val="24"/>
          </w:rPr>
          <w:delText>I</w:delText>
        </w:r>
      </w:del>
      <w:r w:rsidRPr="00944672">
        <w:rPr>
          <w:rFonts w:ascii="Arial" w:hAnsi="Arial" w:cs="Arial"/>
          <w:sz w:val="24"/>
          <w:szCs w:val="24"/>
        </w:rPr>
        <w:t>hren Tee und aß genüsslich eine ‚Triologie von internationalen Backwaren‘.</w:t>
      </w:r>
    </w:p>
    <w:p w14:paraId="711ED5CE" w14:textId="71A809C0"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Sie hatte</w:t>
      </w:r>
      <w:del w:id="11599" w:author="Lektorat Bauer" w:date="2025-03-06T15:49:00Z" w16du:dateUtc="2025-03-06T14:49:00Z">
        <w:r w:rsidRPr="00944672" w:rsidDel="0079235A">
          <w:rPr>
            <w:rFonts w:ascii="Arial" w:hAnsi="Arial" w:cs="Arial"/>
            <w:sz w:val="24"/>
            <w:szCs w:val="24"/>
          </w:rPr>
          <w:delText>n</w:delText>
        </w:r>
      </w:del>
      <w:r w:rsidRPr="00944672">
        <w:rPr>
          <w:rFonts w:ascii="Arial" w:hAnsi="Arial" w:cs="Arial"/>
          <w:sz w:val="24"/>
          <w:szCs w:val="24"/>
        </w:rPr>
        <w:t xml:space="preserve"> einen perfekten Überblick über alle Gäste und die Umgebung, da Sie zusätzlich auch noch einen Eckplatz bekommen hatte. Alles</w:t>
      </w:r>
      <w:ins w:id="11600" w:author="Lektorat Bauer" w:date="2025-03-06T15:49:00Z" w16du:dateUtc="2025-03-06T14:49:00Z">
        <w:r w:rsidR="0079235A">
          <w:rPr>
            <w:rFonts w:ascii="Arial" w:hAnsi="Arial" w:cs="Arial"/>
            <w:sz w:val="24"/>
            <w:szCs w:val="24"/>
          </w:rPr>
          <w:t>,</w:t>
        </w:r>
      </w:ins>
      <w:r w:rsidRPr="00944672">
        <w:rPr>
          <w:rFonts w:ascii="Arial" w:hAnsi="Arial" w:cs="Arial"/>
          <w:sz w:val="24"/>
          <w:szCs w:val="24"/>
        </w:rPr>
        <w:t xml:space="preserve"> was hier passiert</w:t>
      </w:r>
      <w:ins w:id="11601" w:author="Lektorat Bauer" w:date="2025-03-06T15:49:00Z" w16du:dateUtc="2025-03-06T14:49:00Z">
        <w:r w:rsidR="0079235A">
          <w:rPr>
            <w:rFonts w:ascii="Arial" w:hAnsi="Arial" w:cs="Arial"/>
            <w:sz w:val="24"/>
            <w:szCs w:val="24"/>
          </w:rPr>
          <w:t>e,</w:t>
        </w:r>
      </w:ins>
      <w:r w:rsidRPr="00944672">
        <w:rPr>
          <w:rFonts w:ascii="Arial" w:hAnsi="Arial" w:cs="Arial"/>
          <w:sz w:val="24"/>
          <w:szCs w:val="24"/>
        </w:rPr>
        <w:t xml:space="preserve"> war absolut im Rahmen des Normalen. Sie hatte gelernt, auf Ihr Gefühl zu hören, daher spielte Sie die Entspannte, war aber </w:t>
      </w:r>
      <w:del w:id="11602" w:author="Lektorat Bauer" w:date="2025-03-06T15:49:00Z" w16du:dateUtc="2025-03-06T14:49:00Z">
        <w:r w:rsidRPr="00944672" w:rsidDel="0079235A">
          <w:rPr>
            <w:rFonts w:ascii="Arial" w:hAnsi="Arial" w:cs="Arial"/>
            <w:sz w:val="24"/>
            <w:szCs w:val="24"/>
          </w:rPr>
          <w:delText>auf das höchste</w:delText>
        </w:r>
      </w:del>
      <w:ins w:id="11603" w:author="Lektorat Bauer" w:date="2025-03-06T15:50:00Z" w16du:dateUtc="2025-03-06T14:50:00Z">
        <w:r w:rsidR="0079235A">
          <w:rPr>
            <w:rFonts w:ascii="Arial" w:hAnsi="Arial" w:cs="Arial"/>
            <w:sz w:val="24"/>
            <w:szCs w:val="24"/>
          </w:rPr>
          <w:t>hoch</w:t>
        </w:r>
      </w:ins>
      <w:r w:rsidRPr="00944672">
        <w:rPr>
          <w:rFonts w:ascii="Arial" w:hAnsi="Arial" w:cs="Arial"/>
          <w:sz w:val="24"/>
          <w:szCs w:val="24"/>
        </w:rPr>
        <w:t xml:space="preserve"> konzentriert. </w:t>
      </w:r>
      <w:del w:id="11604" w:author="Lektorat Bauer" w:date="2025-03-06T15:50:00Z" w16du:dateUtc="2025-03-06T14:50:00Z">
        <w:r w:rsidRPr="00944672" w:rsidDel="0079235A">
          <w:rPr>
            <w:rFonts w:ascii="Arial" w:hAnsi="Arial" w:cs="Arial"/>
            <w:sz w:val="24"/>
            <w:szCs w:val="24"/>
          </w:rPr>
          <w:delText>Diese Situation konnte sie nicht so entspannt genießen, wie sie eigentlich vorhatte</w:delText>
        </w:r>
      </w:del>
      <w:ins w:id="11605" w:author="Lektorat Bauer" w:date="2025-03-06T15:50:00Z" w16du:dateUtc="2025-03-06T14:50:00Z">
        <w:r w:rsidR="0079235A">
          <w:rPr>
            <w:rFonts w:ascii="Arial" w:hAnsi="Arial" w:cs="Arial"/>
            <w:sz w:val="24"/>
            <w:szCs w:val="24"/>
          </w:rPr>
          <w:t>Von wegen entspanntes Genießen</w:t>
        </w:r>
      </w:ins>
      <w:r w:rsidRPr="00944672">
        <w:rPr>
          <w:rFonts w:ascii="Arial" w:hAnsi="Arial" w:cs="Arial"/>
          <w:sz w:val="24"/>
          <w:szCs w:val="24"/>
        </w:rPr>
        <w:t xml:space="preserve">. Auch ließ ihr ‚Warnsignal‘ nicht nach. Sie hatte schon überlegt, Hilfe anzufordern, aber Sie konnte die Situation nicht erfassen. Plan B </w:t>
      </w:r>
      <w:del w:id="11606" w:author="Lektorat Bauer" w:date="2025-03-06T15:50:00Z" w16du:dateUtc="2025-03-06T14:50:00Z">
        <w:r w:rsidRPr="00944672" w:rsidDel="0079235A">
          <w:rPr>
            <w:rFonts w:ascii="Arial" w:hAnsi="Arial" w:cs="Arial"/>
            <w:sz w:val="24"/>
            <w:szCs w:val="24"/>
          </w:rPr>
          <w:delText>wäre</w:delText>
        </w:r>
      </w:del>
      <w:ins w:id="11607" w:author="Lektorat Bauer" w:date="2025-03-06T15:50:00Z" w16du:dateUtc="2025-03-06T14:50:00Z">
        <w:r w:rsidR="0079235A">
          <w:rPr>
            <w:rFonts w:ascii="Arial" w:hAnsi="Arial" w:cs="Arial"/>
            <w:sz w:val="24"/>
            <w:szCs w:val="24"/>
          </w:rPr>
          <w:t>war</w:t>
        </w:r>
      </w:ins>
      <w:r w:rsidRPr="00944672">
        <w:rPr>
          <w:rFonts w:ascii="Arial" w:hAnsi="Arial" w:cs="Arial"/>
          <w:sz w:val="24"/>
          <w:szCs w:val="24"/>
        </w:rPr>
        <w:t>, mit der Hotel</w:t>
      </w:r>
      <w:ins w:id="11608" w:author="Lektorat Bauer" w:date="2025-03-06T15:50:00Z" w16du:dateUtc="2025-03-06T14:50:00Z">
        <w:r w:rsidR="0079235A">
          <w:rPr>
            <w:rFonts w:ascii="Arial" w:hAnsi="Arial" w:cs="Arial"/>
            <w:sz w:val="24"/>
            <w:szCs w:val="24"/>
          </w:rPr>
          <w:t>-</w:t>
        </w:r>
      </w:ins>
      <w:del w:id="11609" w:author="Lektorat Bauer" w:date="2025-03-06T15:50:00Z" w16du:dateUtc="2025-03-06T14:50:00Z">
        <w:r w:rsidRPr="00944672" w:rsidDel="0079235A">
          <w:rPr>
            <w:rFonts w:ascii="Arial" w:hAnsi="Arial" w:cs="Arial"/>
            <w:sz w:val="24"/>
            <w:szCs w:val="24"/>
          </w:rPr>
          <w:delText xml:space="preserve"> </w:delText>
        </w:r>
      </w:del>
      <w:r w:rsidRPr="00944672">
        <w:rPr>
          <w:rFonts w:ascii="Arial" w:hAnsi="Arial" w:cs="Arial"/>
          <w:sz w:val="24"/>
          <w:szCs w:val="24"/>
        </w:rPr>
        <w:lastRenderedPageBreak/>
        <w:t>Security Kontakt aufzunehmen, aber die waren für solche Situationen, in denen sich Ihr Instinkt meldete, nicht ausgebildet.</w:t>
      </w:r>
    </w:p>
    <w:p w14:paraId="46FD3327" w14:textId="1DDE8A5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Sie entschied sich, zu zahlen und in Ruhe durch das Hotel zu schlendern, damit sie die Situation einschätzen konnte. Im Hotel war keine Gefahr zu erkennen, daher entschied Sie sich</w:t>
      </w:r>
      <w:ins w:id="11610" w:author="Lektorat Bauer" w:date="2025-03-06T15:50:00Z" w16du:dateUtc="2025-03-06T14:50:00Z">
        <w:r w:rsidR="0079235A">
          <w:rPr>
            <w:rFonts w:ascii="Arial" w:hAnsi="Arial" w:cs="Arial"/>
            <w:sz w:val="24"/>
            <w:szCs w:val="24"/>
          </w:rPr>
          <w:t>,</w:t>
        </w:r>
      </w:ins>
      <w:r w:rsidRPr="00944672">
        <w:rPr>
          <w:rFonts w:ascii="Arial" w:hAnsi="Arial" w:cs="Arial"/>
          <w:sz w:val="24"/>
          <w:szCs w:val="24"/>
        </w:rPr>
        <w:t xml:space="preserve"> zurück in den Garten und weiter in den angrenzenden</w:t>
      </w:r>
      <w:del w:id="11611" w:author="Lektorat Bauer" w:date="2025-03-06T15:50:00Z" w16du:dateUtc="2025-03-06T14:50:00Z">
        <w:r w:rsidRPr="00944672" w:rsidDel="0079235A">
          <w:rPr>
            <w:rFonts w:ascii="Arial" w:hAnsi="Arial" w:cs="Arial"/>
            <w:sz w:val="24"/>
            <w:szCs w:val="24"/>
          </w:rPr>
          <w:delText>,</w:delText>
        </w:r>
      </w:del>
      <w:r w:rsidRPr="00944672">
        <w:rPr>
          <w:rFonts w:ascii="Arial" w:hAnsi="Arial" w:cs="Arial"/>
          <w:sz w:val="24"/>
          <w:szCs w:val="24"/>
        </w:rPr>
        <w:t xml:space="preserve"> Park zu gehen. </w:t>
      </w:r>
    </w:p>
    <w:p w14:paraId="7AA0279F" w14:textId="7860F391"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del w:id="11612" w:author="Lektorat Bauer" w:date="2025-03-06T15:51:00Z" w16du:dateUtc="2025-03-06T14:51:00Z">
        <w:r w:rsidRPr="00944672" w:rsidDel="0079235A">
          <w:rPr>
            <w:rFonts w:ascii="Arial" w:hAnsi="Arial" w:cs="Arial"/>
            <w:sz w:val="24"/>
            <w:szCs w:val="24"/>
          </w:rPr>
          <w:delText>Sie schlenderte</w:delText>
        </w:r>
      </w:del>
      <w:ins w:id="11613" w:author="Lektorat Bauer" w:date="2025-03-06T15:51:00Z" w16du:dateUtc="2025-03-06T14:51:00Z">
        <w:r w:rsidR="0079235A">
          <w:rPr>
            <w:rFonts w:ascii="Arial" w:hAnsi="Arial" w:cs="Arial"/>
            <w:sz w:val="24"/>
            <w:szCs w:val="24"/>
          </w:rPr>
          <w:t>Als sie</w:t>
        </w:r>
      </w:ins>
      <w:r w:rsidRPr="00944672">
        <w:rPr>
          <w:rFonts w:ascii="Arial" w:hAnsi="Arial" w:cs="Arial"/>
          <w:sz w:val="24"/>
          <w:szCs w:val="24"/>
        </w:rPr>
        <w:t xml:space="preserve"> durch den Park</w:t>
      </w:r>
      <w:del w:id="11614" w:author="Lektorat Bauer" w:date="2025-03-06T15:51:00Z" w16du:dateUtc="2025-03-06T14:51:00Z">
        <w:r w:rsidRPr="00944672" w:rsidDel="0079235A">
          <w:rPr>
            <w:rFonts w:ascii="Arial" w:hAnsi="Arial" w:cs="Arial"/>
            <w:sz w:val="24"/>
            <w:szCs w:val="24"/>
          </w:rPr>
          <w:delText>,</w:delText>
        </w:r>
      </w:del>
      <w:ins w:id="11615" w:author="Lektorat Bauer" w:date="2025-03-06T15:51:00Z" w16du:dateUtc="2025-03-06T14:51:00Z">
        <w:r w:rsidR="0079235A">
          <w:rPr>
            <w:rFonts w:ascii="Arial" w:hAnsi="Arial" w:cs="Arial"/>
            <w:sz w:val="24"/>
            <w:szCs w:val="24"/>
          </w:rPr>
          <w:t xml:space="preserve"> schlenderte,</w:t>
        </w:r>
      </w:ins>
      <w:r w:rsidRPr="00944672">
        <w:rPr>
          <w:rFonts w:ascii="Arial" w:hAnsi="Arial" w:cs="Arial"/>
          <w:sz w:val="24"/>
          <w:szCs w:val="24"/>
        </w:rPr>
        <w:t xml:space="preserve"> </w:t>
      </w:r>
      <w:del w:id="11616" w:author="Lektorat Bauer" w:date="2025-03-06T15:51:00Z" w16du:dateUtc="2025-03-06T14:51:00Z">
        <w:r w:rsidRPr="00944672" w:rsidDel="0079235A">
          <w:rPr>
            <w:rFonts w:ascii="Arial" w:hAnsi="Arial" w:cs="Arial"/>
            <w:sz w:val="24"/>
            <w:szCs w:val="24"/>
          </w:rPr>
          <w:delText>und hatte</w:delText>
        </w:r>
      </w:del>
      <w:ins w:id="11617" w:author="Lektorat Bauer" w:date="2025-03-06T15:51:00Z" w16du:dateUtc="2025-03-06T14:51:00Z">
        <w:r w:rsidR="0079235A">
          <w:rPr>
            <w:rFonts w:ascii="Arial" w:hAnsi="Arial" w:cs="Arial"/>
            <w:sz w:val="24"/>
            <w:szCs w:val="24"/>
          </w:rPr>
          <w:t>beschlich sie</w:t>
        </w:r>
      </w:ins>
      <w:r w:rsidRPr="00944672">
        <w:rPr>
          <w:rFonts w:ascii="Arial" w:hAnsi="Arial" w:cs="Arial"/>
          <w:sz w:val="24"/>
          <w:szCs w:val="24"/>
        </w:rPr>
        <w:t xml:space="preserve"> das Gefühl, dass Sie beobachtet wurde. Sie blieb an einer Park-Karte stehen, um sich den Wegeplan anzusehen. Alles war ruhig, aber das Gefühl blieb. </w:t>
      </w:r>
    </w:p>
    <w:p w14:paraId="6D1CF166" w14:textId="5C18BB3A"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Sie entschied sich, am Symphonie-Lake vorbei in das Suria-KLCC-Einkaufszentrum zu gehen. Dort waren zwar mehr Menschen, aber </w:t>
      </w:r>
      <w:ins w:id="11618" w:author="Lektorat Bauer" w:date="2025-03-06T15:52:00Z" w16du:dateUtc="2025-03-06T14:52:00Z">
        <w:r w:rsidR="0079235A">
          <w:rPr>
            <w:rFonts w:ascii="Arial" w:hAnsi="Arial" w:cs="Arial"/>
            <w:sz w:val="24"/>
            <w:szCs w:val="24"/>
          </w:rPr>
          <w:t>s</w:t>
        </w:r>
      </w:ins>
      <w:del w:id="11619" w:author="Lektorat Bauer" w:date="2025-03-06T15:52:00Z" w16du:dateUtc="2025-03-06T14:52:00Z">
        <w:r w:rsidRPr="00944672" w:rsidDel="0079235A">
          <w:rPr>
            <w:rFonts w:ascii="Arial" w:hAnsi="Arial" w:cs="Arial"/>
            <w:sz w:val="24"/>
            <w:szCs w:val="24"/>
          </w:rPr>
          <w:delText>S</w:delText>
        </w:r>
      </w:del>
      <w:r w:rsidRPr="00944672">
        <w:rPr>
          <w:rFonts w:ascii="Arial" w:hAnsi="Arial" w:cs="Arial"/>
          <w:sz w:val="24"/>
          <w:szCs w:val="24"/>
        </w:rPr>
        <w:t xml:space="preserve">ie konnte in alle Ruhe die Menschen beobachten, ohne dass es auffallen würde. Sie hielt sich vom Food-Court fern und suchte sich ein kleines Café, wo Sie </w:t>
      </w:r>
      <w:del w:id="11620" w:author="Lektorat Bauer" w:date="2025-03-06T15:51:00Z" w16du:dateUtc="2025-03-06T14:51:00Z">
        <w:r w:rsidRPr="00944672" w:rsidDel="0079235A">
          <w:rPr>
            <w:rFonts w:ascii="Arial" w:hAnsi="Arial" w:cs="Arial"/>
            <w:sz w:val="24"/>
            <w:szCs w:val="24"/>
          </w:rPr>
          <w:delText>zum Einen</w:delText>
        </w:r>
      </w:del>
      <w:ins w:id="11621" w:author="Lektorat Bauer" w:date="2025-03-06T15:51:00Z" w16du:dateUtc="2025-03-06T14:51:00Z">
        <w:r w:rsidR="0079235A" w:rsidRPr="00944672">
          <w:rPr>
            <w:rFonts w:ascii="Arial" w:hAnsi="Arial" w:cs="Arial"/>
            <w:sz w:val="24"/>
            <w:szCs w:val="24"/>
          </w:rPr>
          <w:t>zum einen</w:t>
        </w:r>
      </w:ins>
      <w:r w:rsidRPr="00944672">
        <w:rPr>
          <w:rFonts w:ascii="Arial" w:hAnsi="Arial" w:cs="Arial"/>
          <w:sz w:val="24"/>
          <w:szCs w:val="24"/>
        </w:rPr>
        <w:t xml:space="preserve"> geschützt saß und zum </w:t>
      </w:r>
      <w:ins w:id="11622" w:author="Lektorat Bauer" w:date="2025-03-06T15:51:00Z" w16du:dateUtc="2025-03-06T14:51:00Z">
        <w:r w:rsidR="0079235A">
          <w:rPr>
            <w:rFonts w:ascii="Arial" w:hAnsi="Arial" w:cs="Arial"/>
            <w:sz w:val="24"/>
            <w:szCs w:val="24"/>
          </w:rPr>
          <w:t>a</w:t>
        </w:r>
      </w:ins>
      <w:del w:id="11623" w:author="Lektorat Bauer" w:date="2025-03-06T15:51:00Z" w16du:dateUtc="2025-03-06T14:51:00Z">
        <w:r w:rsidRPr="00944672" w:rsidDel="0079235A">
          <w:rPr>
            <w:rFonts w:ascii="Arial" w:hAnsi="Arial" w:cs="Arial"/>
            <w:sz w:val="24"/>
            <w:szCs w:val="24"/>
          </w:rPr>
          <w:delText>A</w:delText>
        </w:r>
      </w:del>
      <w:r w:rsidRPr="00944672">
        <w:rPr>
          <w:rFonts w:ascii="Arial" w:hAnsi="Arial" w:cs="Arial"/>
          <w:sz w:val="24"/>
          <w:szCs w:val="24"/>
        </w:rPr>
        <w:t>nderen das Publikum beobachten konnte.</w:t>
      </w:r>
    </w:p>
    <w:p w14:paraId="0A65D2F7" w14:textId="4110FF2E"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Sie hatte sich einen Espresso bestellt, und sich so gesetzt, dass </w:t>
      </w:r>
      <w:ins w:id="11624" w:author="Lektorat Bauer" w:date="2025-03-06T15:52:00Z" w16du:dateUtc="2025-03-06T14:52:00Z">
        <w:r w:rsidR="0079235A">
          <w:rPr>
            <w:rFonts w:ascii="Arial" w:hAnsi="Arial" w:cs="Arial"/>
            <w:sz w:val="24"/>
            <w:szCs w:val="24"/>
          </w:rPr>
          <w:t>s</w:t>
        </w:r>
      </w:ins>
      <w:del w:id="11625" w:author="Lektorat Bauer" w:date="2025-03-06T15:52:00Z" w16du:dateUtc="2025-03-06T14:52:00Z">
        <w:r w:rsidRPr="00944672" w:rsidDel="0079235A">
          <w:rPr>
            <w:rFonts w:ascii="Arial" w:hAnsi="Arial" w:cs="Arial"/>
            <w:sz w:val="24"/>
            <w:szCs w:val="24"/>
          </w:rPr>
          <w:delText>S</w:delText>
        </w:r>
      </w:del>
      <w:r w:rsidRPr="00944672">
        <w:rPr>
          <w:rFonts w:ascii="Arial" w:hAnsi="Arial" w:cs="Arial"/>
          <w:sz w:val="24"/>
          <w:szCs w:val="24"/>
        </w:rPr>
        <w:t xml:space="preserve">ie schnell aufspringen </w:t>
      </w:r>
      <w:del w:id="11626" w:author="Lektorat Bauer" w:date="2025-03-06T15:51:00Z" w16du:dateUtc="2025-03-06T14:51:00Z">
        <w:r w:rsidRPr="00944672" w:rsidDel="0079235A">
          <w:rPr>
            <w:rFonts w:ascii="Arial" w:hAnsi="Arial" w:cs="Arial"/>
            <w:sz w:val="24"/>
            <w:szCs w:val="24"/>
          </w:rPr>
          <w:delText>könnte</w:delText>
        </w:r>
      </w:del>
      <w:ins w:id="11627" w:author="Lektorat Bauer" w:date="2025-03-06T15:51:00Z" w16du:dateUtc="2025-03-06T14:51:00Z">
        <w:r w:rsidR="0079235A">
          <w:rPr>
            <w:rFonts w:ascii="Arial" w:hAnsi="Arial" w:cs="Arial"/>
            <w:sz w:val="24"/>
            <w:szCs w:val="24"/>
          </w:rPr>
          <w:t>konnte</w:t>
        </w:r>
      </w:ins>
      <w:r w:rsidRPr="00944672">
        <w:rPr>
          <w:rFonts w:ascii="Arial" w:hAnsi="Arial" w:cs="Arial"/>
          <w:sz w:val="24"/>
          <w:szCs w:val="24"/>
        </w:rPr>
        <w:t xml:space="preserve">. Als Waffe hatte </w:t>
      </w:r>
      <w:ins w:id="11628" w:author="Lektorat Bauer" w:date="2025-03-06T15:52:00Z" w16du:dateUtc="2025-03-06T14:52:00Z">
        <w:r w:rsidR="0079235A">
          <w:rPr>
            <w:rFonts w:ascii="Arial" w:hAnsi="Arial" w:cs="Arial"/>
            <w:sz w:val="24"/>
            <w:szCs w:val="24"/>
          </w:rPr>
          <w:t>s</w:t>
        </w:r>
      </w:ins>
      <w:del w:id="11629" w:author="Lektorat Bauer" w:date="2025-03-06T15:52:00Z" w16du:dateUtc="2025-03-06T14:52:00Z">
        <w:r w:rsidRPr="00944672" w:rsidDel="0079235A">
          <w:rPr>
            <w:rFonts w:ascii="Arial" w:hAnsi="Arial" w:cs="Arial"/>
            <w:sz w:val="24"/>
            <w:szCs w:val="24"/>
          </w:rPr>
          <w:delText>S</w:delText>
        </w:r>
      </w:del>
      <w:r w:rsidRPr="00944672">
        <w:rPr>
          <w:rFonts w:ascii="Arial" w:hAnsi="Arial" w:cs="Arial"/>
          <w:sz w:val="24"/>
          <w:szCs w:val="24"/>
        </w:rPr>
        <w:t xml:space="preserve">ie nur ein Springmesser in </w:t>
      </w:r>
      <w:ins w:id="11630" w:author="Lektorat Bauer" w:date="2025-03-06T15:51:00Z" w16du:dateUtc="2025-03-06T14:51:00Z">
        <w:r w:rsidR="0079235A">
          <w:rPr>
            <w:rFonts w:ascii="Arial" w:hAnsi="Arial" w:cs="Arial"/>
            <w:sz w:val="24"/>
            <w:szCs w:val="24"/>
          </w:rPr>
          <w:t>i</w:t>
        </w:r>
      </w:ins>
      <w:del w:id="11631" w:author="Lektorat Bauer" w:date="2025-03-06T15:51:00Z" w16du:dateUtc="2025-03-06T14:51:00Z">
        <w:r w:rsidRPr="00944672" w:rsidDel="0079235A">
          <w:rPr>
            <w:rFonts w:ascii="Arial" w:hAnsi="Arial" w:cs="Arial"/>
            <w:sz w:val="24"/>
            <w:szCs w:val="24"/>
          </w:rPr>
          <w:delText>I</w:delText>
        </w:r>
      </w:del>
      <w:r w:rsidRPr="00944672">
        <w:rPr>
          <w:rFonts w:ascii="Arial" w:hAnsi="Arial" w:cs="Arial"/>
          <w:sz w:val="24"/>
          <w:szCs w:val="24"/>
        </w:rPr>
        <w:t xml:space="preserve">hrer Handtasche, </w:t>
      </w:r>
      <w:del w:id="11632" w:author="Lektorat Bauer" w:date="2025-03-06T15:51:00Z" w16du:dateUtc="2025-03-06T14:51:00Z">
        <w:r w:rsidRPr="00944672" w:rsidDel="0079235A">
          <w:rPr>
            <w:rFonts w:ascii="Arial" w:hAnsi="Arial" w:cs="Arial"/>
            <w:sz w:val="24"/>
            <w:szCs w:val="24"/>
          </w:rPr>
          <w:delText xml:space="preserve">Sie hatte </w:delText>
        </w:r>
      </w:del>
      <w:r w:rsidRPr="00944672">
        <w:rPr>
          <w:rFonts w:ascii="Arial" w:hAnsi="Arial" w:cs="Arial"/>
          <w:sz w:val="24"/>
          <w:szCs w:val="24"/>
        </w:rPr>
        <w:t>leichtsinnigerweise</w:t>
      </w:r>
      <w:ins w:id="11633" w:author="Lektorat Bauer" w:date="2025-03-06T15:51:00Z" w16du:dateUtc="2025-03-06T14:51:00Z">
        <w:r w:rsidR="0079235A">
          <w:rPr>
            <w:rFonts w:ascii="Arial" w:hAnsi="Arial" w:cs="Arial"/>
            <w:sz w:val="24"/>
            <w:szCs w:val="24"/>
          </w:rPr>
          <w:t xml:space="preserve"> hatte si</w:t>
        </w:r>
      </w:ins>
      <w:ins w:id="11634" w:author="Lektorat Bauer" w:date="2025-03-06T15:52:00Z" w16du:dateUtc="2025-03-06T14:52:00Z">
        <w:r w:rsidR="0079235A">
          <w:rPr>
            <w:rFonts w:ascii="Arial" w:hAnsi="Arial" w:cs="Arial"/>
            <w:sz w:val="24"/>
            <w:szCs w:val="24"/>
          </w:rPr>
          <w:t>e</w:t>
        </w:r>
      </w:ins>
      <w:r w:rsidRPr="00944672">
        <w:rPr>
          <w:rFonts w:ascii="Arial" w:hAnsi="Arial" w:cs="Arial"/>
          <w:sz w:val="24"/>
          <w:szCs w:val="24"/>
        </w:rPr>
        <w:t xml:space="preserve"> ihre Glock zu Hause weggeschlossen.</w:t>
      </w:r>
    </w:p>
    <w:p w14:paraId="7F5AF969" w14:textId="04D9D50C"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„Jeder macht mal Fehler</w:t>
      </w:r>
      <w:del w:id="11635" w:author="Lektorat Bauer" w:date="2025-03-06T15:52:00Z" w16du:dateUtc="2025-03-06T14:52:00Z">
        <w:r w:rsidRPr="00944672" w:rsidDel="0079235A">
          <w:rPr>
            <w:rFonts w:ascii="Arial" w:hAnsi="Arial" w:cs="Arial"/>
            <w:sz w:val="24"/>
            <w:szCs w:val="24"/>
          </w:rPr>
          <w:delText>.</w:delText>
        </w:r>
      </w:del>
      <w:r w:rsidRPr="00944672">
        <w:rPr>
          <w:rFonts w:ascii="Arial" w:hAnsi="Arial" w:cs="Arial"/>
          <w:sz w:val="24"/>
          <w:szCs w:val="24"/>
        </w:rPr>
        <w:t>“</w:t>
      </w:r>
      <w:ins w:id="11636" w:author="Lektorat Bauer" w:date="2025-03-06T15:52:00Z" w16du:dateUtc="2025-03-06T14:52:00Z">
        <w:r w:rsidR="0079235A">
          <w:rPr>
            <w:rFonts w:ascii="Arial" w:hAnsi="Arial" w:cs="Arial"/>
            <w:sz w:val="24"/>
            <w:szCs w:val="24"/>
          </w:rPr>
          <w:t>,</w:t>
        </w:r>
      </w:ins>
      <w:r w:rsidRPr="00944672">
        <w:rPr>
          <w:rFonts w:ascii="Arial" w:hAnsi="Arial" w:cs="Arial"/>
          <w:sz w:val="24"/>
          <w:szCs w:val="24"/>
        </w:rPr>
        <w:t xml:space="preserve"> </w:t>
      </w:r>
      <w:ins w:id="11637" w:author="Lektorat Bauer" w:date="2025-03-06T15:52:00Z" w16du:dateUtc="2025-03-06T14:52:00Z">
        <w:r w:rsidR="0079235A">
          <w:rPr>
            <w:rFonts w:ascii="Arial" w:hAnsi="Arial" w:cs="Arial"/>
            <w:sz w:val="24"/>
            <w:szCs w:val="24"/>
          </w:rPr>
          <w:t>d</w:t>
        </w:r>
      </w:ins>
      <w:del w:id="11638" w:author="Lektorat Bauer" w:date="2025-03-06T15:52:00Z" w16du:dateUtc="2025-03-06T14:52:00Z">
        <w:r w:rsidRPr="00944672" w:rsidDel="0079235A">
          <w:rPr>
            <w:rFonts w:ascii="Arial" w:hAnsi="Arial" w:cs="Arial"/>
            <w:sz w:val="24"/>
            <w:szCs w:val="24"/>
          </w:rPr>
          <w:delText>D</w:delText>
        </w:r>
      </w:del>
      <w:r w:rsidRPr="00944672">
        <w:rPr>
          <w:rFonts w:ascii="Arial" w:hAnsi="Arial" w:cs="Arial"/>
          <w:sz w:val="24"/>
          <w:szCs w:val="24"/>
        </w:rPr>
        <w:t xml:space="preserve">achte Sie bei sich, als sie einen mittelalten Mann mit asiatischem Aussehen den Gang herannahen sah. Der Mann </w:t>
      </w:r>
      <w:del w:id="11639" w:author="Lektorat Bauer" w:date="2025-03-06T15:52:00Z" w16du:dateUtc="2025-03-06T14:52:00Z">
        <w:r w:rsidRPr="00944672" w:rsidDel="0079235A">
          <w:rPr>
            <w:rFonts w:ascii="Arial" w:hAnsi="Arial" w:cs="Arial"/>
            <w:sz w:val="24"/>
            <w:szCs w:val="24"/>
          </w:rPr>
          <w:delText>sah Sie direkt an</w:delText>
        </w:r>
      </w:del>
      <w:ins w:id="11640" w:author="Lektorat Bauer" w:date="2025-03-06T15:52:00Z" w16du:dateUtc="2025-03-06T14:52:00Z">
        <w:r w:rsidR="0079235A">
          <w:rPr>
            <w:rFonts w:ascii="Arial" w:hAnsi="Arial" w:cs="Arial"/>
            <w:sz w:val="24"/>
            <w:szCs w:val="24"/>
          </w:rPr>
          <w:t>sah ihr direkt in die Augen</w:t>
        </w:r>
      </w:ins>
      <w:r w:rsidRPr="00944672">
        <w:rPr>
          <w:rFonts w:ascii="Arial" w:hAnsi="Arial" w:cs="Arial"/>
          <w:sz w:val="24"/>
          <w:szCs w:val="24"/>
        </w:rPr>
        <w:t xml:space="preserve">. </w:t>
      </w:r>
      <w:del w:id="11641" w:author="Lektorat Bauer" w:date="2025-03-06T15:52:00Z" w16du:dateUtc="2025-03-06T14:52:00Z">
        <w:r w:rsidRPr="00944672" w:rsidDel="0079235A">
          <w:rPr>
            <w:rFonts w:ascii="Arial" w:hAnsi="Arial" w:cs="Arial"/>
            <w:sz w:val="24"/>
            <w:szCs w:val="24"/>
          </w:rPr>
          <w:delText>Als Tia Augenkontakt hatte, nickte der Mann</w:delText>
        </w:r>
      </w:del>
      <w:ins w:id="11642" w:author="Lektorat Bauer" w:date="2025-03-06T15:52:00Z" w16du:dateUtc="2025-03-06T14:52:00Z">
        <w:r w:rsidR="0079235A">
          <w:rPr>
            <w:rFonts w:ascii="Arial" w:hAnsi="Arial" w:cs="Arial"/>
            <w:sz w:val="24"/>
            <w:szCs w:val="24"/>
          </w:rPr>
          <w:t>Dann nickte er</w:t>
        </w:r>
      </w:ins>
      <w:r w:rsidRPr="00944672">
        <w:rPr>
          <w:rFonts w:ascii="Arial" w:hAnsi="Arial" w:cs="Arial"/>
          <w:sz w:val="24"/>
          <w:szCs w:val="24"/>
        </w:rPr>
        <w:t xml:space="preserve"> ihr zu, öffnete die Hände und zeigte ihr zwei leere Handflächen. Ein Friedensangebot. Tia neigte den Kopf so, dass es aussah, als böte sie ihm einen Platz am Tisch an. Der Mann nickte leicht und kam auf den Tisch zu. Während der ganzen Zeit ging er so, dass </w:t>
      </w:r>
      <w:del w:id="11643" w:author="Lektorat Bauer" w:date="2025-03-06T15:52:00Z" w16du:dateUtc="2025-03-06T14:52:00Z">
        <w:r w:rsidRPr="00944672" w:rsidDel="0079235A">
          <w:rPr>
            <w:rFonts w:ascii="Arial" w:hAnsi="Arial" w:cs="Arial"/>
            <w:sz w:val="24"/>
            <w:szCs w:val="24"/>
          </w:rPr>
          <w:delText xml:space="preserve">zum einen </w:delText>
        </w:r>
      </w:del>
      <w:r w:rsidRPr="00944672">
        <w:rPr>
          <w:rFonts w:ascii="Arial" w:hAnsi="Arial" w:cs="Arial"/>
          <w:sz w:val="24"/>
          <w:szCs w:val="24"/>
        </w:rPr>
        <w:t xml:space="preserve">Tia </w:t>
      </w:r>
      <w:del w:id="11644" w:author="Lektorat Bauer" w:date="2025-03-06T15:53:00Z" w16du:dateUtc="2025-03-06T14:53:00Z">
        <w:r w:rsidRPr="00944672" w:rsidDel="0079235A">
          <w:rPr>
            <w:rFonts w:ascii="Arial" w:hAnsi="Arial" w:cs="Arial"/>
            <w:sz w:val="24"/>
            <w:szCs w:val="24"/>
          </w:rPr>
          <w:delText xml:space="preserve">immer </w:delText>
        </w:r>
      </w:del>
      <w:r w:rsidRPr="00944672">
        <w:rPr>
          <w:rFonts w:ascii="Arial" w:hAnsi="Arial" w:cs="Arial"/>
          <w:sz w:val="24"/>
          <w:szCs w:val="24"/>
        </w:rPr>
        <w:t xml:space="preserve">seine Hände sehen konnte und </w:t>
      </w:r>
      <w:del w:id="11645" w:author="Lektorat Bauer" w:date="2025-03-06T15:53:00Z" w16du:dateUtc="2025-03-06T14:53:00Z">
        <w:r w:rsidRPr="00944672" w:rsidDel="0079235A">
          <w:rPr>
            <w:rFonts w:ascii="Arial" w:hAnsi="Arial" w:cs="Arial"/>
            <w:sz w:val="24"/>
            <w:szCs w:val="24"/>
          </w:rPr>
          <w:delText xml:space="preserve">zum anderen so, dass </w:delText>
        </w:r>
      </w:del>
      <w:r w:rsidRPr="00944672">
        <w:rPr>
          <w:rFonts w:ascii="Arial" w:hAnsi="Arial" w:cs="Arial"/>
          <w:sz w:val="24"/>
          <w:szCs w:val="24"/>
        </w:rPr>
        <w:t xml:space="preserve">er so wenig Menschen wie möglich verdeckte. Er wollte zu erkennen geben, dass er allein </w:t>
      </w:r>
      <w:del w:id="11646" w:author="Lektorat Bauer" w:date="2025-03-06T15:53:00Z" w16du:dateUtc="2025-03-06T14:53:00Z">
        <w:r w:rsidRPr="00944672" w:rsidDel="0079235A">
          <w:rPr>
            <w:rFonts w:ascii="Arial" w:hAnsi="Arial" w:cs="Arial"/>
            <w:sz w:val="24"/>
            <w:szCs w:val="24"/>
          </w:rPr>
          <w:delText>kommen würde</w:delText>
        </w:r>
      </w:del>
      <w:ins w:id="11647" w:author="Lektorat Bauer" w:date="2025-03-06T15:53:00Z" w16du:dateUtc="2025-03-06T14:53:00Z">
        <w:r w:rsidR="0079235A">
          <w:rPr>
            <w:rFonts w:ascii="Arial" w:hAnsi="Arial" w:cs="Arial"/>
            <w:sz w:val="24"/>
            <w:szCs w:val="24"/>
          </w:rPr>
          <w:t>kam</w:t>
        </w:r>
      </w:ins>
      <w:r w:rsidRPr="00944672">
        <w:rPr>
          <w:rFonts w:ascii="Arial" w:hAnsi="Arial" w:cs="Arial"/>
          <w:sz w:val="24"/>
          <w:szCs w:val="24"/>
        </w:rPr>
        <w:t>.</w:t>
      </w:r>
    </w:p>
    <w:p w14:paraId="38839D73" w14:textId="77777777" w:rsidR="0079235A" w:rsidRDefault="00944672" w:rsidP="00623B68">
      <w:pPr>
        <w:autoSpaceDE w:val="0"/>
        <w:autoSpaceDN w:val="0"/>
        <w:adjustRightInd w:val="0"/>
        <w:spacing w:after="0" w:line="360" w:lineRule="auto"/>
        <w:ind w:firstLine="227"/>
        <w:jc w:val="both"/>
        <w:rPr>
          <w:ins w:id="11648" w:author="Lektorat Bauer" w:date="2025-03-06T15:53:00Z" w16du:dateUtc="2025-03-06T14:53:00Z"/>
          <w:rFonts w:ascii="Arial" w:hAnsi="Arial" w:cs="Arial"/>
          <w:sz w:val="24"/>
          <w:szCs w:val="24"/>
        </w:rPr>
      </w:pPr>
      <w:r w:rsidRPr="00944672">
        <w:rPr>
          <w:rFonts w:ascii="Arial" w:hAnsi="Arial" w:cs="Arial"/>
          <w:sz w:val="24"/>
          <w:szCs w:val="24"/>
        </w:rPr>
        <w:t xml:space="preserve">Der </w:t>
      </w:r>
      <w:ins w:id="11649" w:author="Lektorat Bauer" w:date="2025-03-06T15:53:00Z" w16du:dateUtc="2025-03-06T14:53:00Z">
        <w:r w:rsidR="0079235A">
          <w:rPr>
            <w:rFonts w:ascii="Arial" w:hAnsi="Arial" w:cs="Arial"/>
            <w:sz w:val="24"/>
            <w:szCs w:val="24"/>
          </w:rPr>
          <w:t xml:space="preserve">Mann </w:t>
        </w:r>
      </w:ins>
      <w:r w:rsidRPr="00944672">
        <w:rPr>
          <w:rFonts w:ascii="Arial" w:hAnsi="Arial" w:cs="Arial"/>
          <w:sz w:val="24"/>
          <w:szCs w:val="24"/>
        </w:rPr>
        <w:t xml:space="preserve">nahm Platz und eröffnete das Gespräch. „Frau Chow, vielen Dank, dass ich mich zu ihnen setzen durfte. Gute Arbeit, die Sie an der thailändischen Grenzen geleistet haben.“ </w:t>
      </w:r>
    </w:p>
    <w:p w14:paraId="601F2D60" w14:textId="271A56E0"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„Wer sind Sie? Was wollen Sie? Und woher kennen Sie meinen Namen? Das war nicht in der Presse.“</w:t>
      </w:r>
    </w:p>
    <w:p w14:paraId="62B415D6" w14:textId="77777777" w:rsidR="0079235A" w:rsidRDefault="00944672" w:rsidP="00623B68">
      <w:pPr>
        <w:autoSpaceDE w:val="0"/>
        <w:autoSpaceDN w:val="0"/>
        <w:adjustRightInd w:val="0"/>
        <w:spacing w:after="0" w:line="360" w:lineRule="auto"/>
        <w:ind w:firstLine="227"/>
        <w:jc w:val="both"/>
        <w:rPr>
          <w:ins w:id="11650" w:author="Lektorat Bauer" w:date="2025-03-06T15:53:00Z" w16du:dateUtc="2025-03-06T14:53:00Z"/>
          <w:rFonts w:ascii="Arial" w:hAnsi="Arial" w:cs="Arial"/>
          <w:sz w:val="24"/>
          <w:szCs w:val="24"/>
        </w:rPr>
      </w:pPr>
      <w:r w:rsidRPr="00944672">
        <w:rPr>
          <w:rFonts w:ascii="Arial" w:hAnsi="Arial" w:cs="Arial"/>
          <w:sz w:val="24"/>
          <w:szCs w:val="24"/>
        </w:rPr>
        <w:t xml:space="preserve">„Mein Name ist Geon Park. Aber das ist unbedeutend. Ich arbeite für die Dobneun-Son und möchte Ihnen ein Angebot unterbreiten.“ </w:t>
      </w:r>
    </w:p>
    <w:p w14:paraId="271C9C03" w14:textId="685361D2"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„Dob</w:t>
      </w:r>
      <w:ins w:id="11651" w:author="Lektorat Bauer" w:date="2025-03-06T15:53:00Z" w16du:dateUtc="2025-03-06T14:53:00Z">
        <w:r w:rsidR="0079235A">
          <w:rPr>
            <w:rFonts w:ascii="Arial" w:hAnsi="Arial" w:cs="Arial"/>
            <w:sz w:val="24"/>
            <w:szCs w:val="24"/>
          </w:rPr>
          <w:t>…</w:t>
        </w:r>
      </w:ins>
      <w:del w:id="11652" w:author="Lektorat Bauer" w:date="2025-03-06T15:53:00Z" w16du:dateUtc="2025-03-06T14:53:00Z">
        <w:r w:rsidRPr="00944672" w:rsidDel="0079235A">
          <w:rPr>
            <w:rFonts w:ascii="Arial" w:hAnsi="Arial" w:cs="Arial"/>
            <w:sz w:val="24"/>
            <w:szCs w:val="24"/>
          </w:rPr>
          <w:delText>..</w:delText>
        </w:r>
      </w:del>
      <w:r w:rsidRPr="00944672">
        <w:rPr>
          <w:rFonts w:ascii="Arial" w:hAnsi="Arial" w:cs="Arial"/>
          <w:sz w:val="24"/>
          <w:szCs w:val="24"/>
        </w:rPr>
        <w:t xml:space="preserve"> was? Das </w:t>
      </w:r>
      <w:del w:id="11653" w:author="Lektorat Bauer" w:date="2025-03-06T15:53:00Z" w16du:dateUtc="2025-03-06T14:53:00Z">
        <w:r w:rsidRPr="00944672" w:rsidDel="0079235A">
          <w:rPr>
            <w:rFonts w:ascii="Arial" w:hAnsi="Arial" w:cs="Arial"/>
            <w:sz w:val="24"/>
            <w:szCs w:val="24"/>
          </w:rPr>
          <w:delText xml:space="preserve">klang </w:delText>
        </w:r>
      </w:del>
      <w:ins w:id="11654" w:author="Lektorat Bauer" w:date="2025-03-06T15:53:00Z" w16du:dateUtc="2025-03-06T14:53:00Z">
        <w:r w:rsidR="0079235A">
          <w:rPr>
            <w:rFonts w:ascii="Arial" w:hAnsi="Arial" w:cs="Arial"/>
            <w:sz w:val="24"/>
            <w:szCs w:val="24"/>
          </w:rPr>
          <w:t>klingt</w:t>
        </w:r>
        <w:r w:rsidR="0079235A" w:rsidRPr="00944672">
          <w:rPr>
            <w:rFonts w:ascii="Arial" w:hAnsi="Arial" w:cs="Arial"/>
            <w:sz w:val="24"/>
            <w:szCs w:val="24"/>
          </w:rPr>
          <w:t xml:space="preserve"> </w:t>
        </w:r>
      </w:ins>
      <w:del w:id="11655" w:author="Lektorat Bauer" w:date="2025-03-06T15:53:00Z" w16du:dateUtc="2025-03-06T14:53:00Z">
        <w:r w:rsidRPr="00944672" w:rsidDel="0079235A">
          <w:rPr>
            <w:rFonts w:ascii="Arial" w:hAnsi="Arial" w:cs="Arial"/>
            <w:sz w:val="24"/>
            <w:szCs w:val="24"/>
          </w:rPr>
          <w:delText xml:space="preserve">eher </w:delText>
        </w:r>
      </w:del>
      <w:r w:rsidRPr="00944672">
        <w:rPr>
          <w:rFonts w:ascii="Arial" w:hAnsi="Arial" w:cs="Arial"/>
          <w:sz w:val="24"/>
          <w:szCs w:val="24"/>
        </w:rPr>
        <w:t>koreanisch</w:t>
      </w:r>
      <w:ins w:id="11656" w:author="Lektorat Bauer" w:date="2025-03-06T15:53:00Z" w16du:dateUtc="2025-03-06T14:53:00Z">
        <w:r w:rsidR="0079235A">
          <w:rPr>
            <w:rFonts w:ascii="Arial" w:hAnsi="Arial" w:cs="Arial"/>
            <w:sz w:val="24"/>
            <w:szCs w:val="24"/>
          </w:rPr>
          <w:t xml:space="preserve">? </w:t>
        </w:r>
      </w:ins>
      <w:del w:id="11657" w:author="Lektorat Bauer" w:date="2025-03-06T15:53:00Z" w16du:dateUtc="2025-03-06T14:53:00Z">
        <w:r w:rsidRPr="00944672" w:rsidDel="0079235A">
          <w:rPr>
            <w:rFonts w:ascii="Arial" w:hAnsi="Arial" w:cs="Arial"/>
            <w:sz w:val="24"/>
            <w:szCs w:val="24"/>
          </w:rPr>
          <w:delText xml:space="preserve"> für mich!? </w:delText>
        </w:r>
      </w:del>
      <w:r w:rsidRPr="00944672">
        <w:rPr>
          <w:rFonts w:ascii="Arial" w:hAnsi="Arial" w:cs="Arial"/>
          <w:sz w:val="24"/>
          <w:szCs w:val="24"/>
        </w:rPr>
        <w:t>Ich frage noch einmal, was möchten Sie von mir?“</w:t>
      </w:r>
    </w:p>
    <w:p w14:paraId="0F99D44B" w14:textId="58307E1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„Sie habe ein gutes Gehör. Ja, das ist ein koreanischer Name. Wir möchten Sie anstellen. Wir möchten, dass Sie die Abteilung Special</w:t>
      </w:r>
      <w:ins w:id="11658" w:author="Lektorat Bauer" w:date="2025-03-06T15:54:00Z" w16du:dateUtc="2025-03-06T14:54:00Z">
        <w:r w:rsidR="0079235A">
          <w:rPr>
            <w:rFonts w:ascii="Arial" w:hAnsi="Arial" w:cs="Arial"/>
            <w:sz w:val="24"/>
            <w:szCs w:val="24"/>
          </w:rPr>
          <w:t xml:space="preserve"> </w:t>
        </w:r>
      </w:ins>
      <w:del w:id="11659" w:author="Lektorat Bauer" w:date="2025-03-06T15:54:00Z" w16du:dateUtc="2025-03-06T14:54:00Z">
        <w:r w:rsidRPr="00944672" w:rsidDel="0079235A">
          <w:rPr>
            <w:rFonts w:ascii="Arial" w:hAnsi="Arial" w:cs="Arial"/>
            <w:sz w:val="24"/>
            <w:szCs w:val="24"/>
          </w:rPr>
          <w:delText>-</w:delText>
        </w:r>
      </w:del>
      <w:r w:rsidRPr="00944672">
        <w:rPr>
          <w:rFonts w:ascii="Arial" w:hAnsi="Arial" w:cs="Arial"/>
          <w:sz w:val="24"/>
          <w:szCs w:val="24"/>
        </w:rPr>
        <w:t>Security aufbauen. Sie werden bei uns die Position im Äquivalent zum Rang eines Mejar Jeneral bekleiden. Natürlich mit den entsprechenden Befugnissen. Sie dürfen</w:t>
      </w:r>
      <w:del w:id="11660" w:author="Lektorat Bauer" w:date="2025-03-06T15:54:00Z" w16du:dateUtc="2025-03-06T14:54:00Z">
        <w:r w:rsidRPr="00944672" w:rsidDel="0079235A">
          <w:rPr>
            <w:rFonts w:ascii="Arial" w:hAnsi="Arial" w:cs="Arial"/>
            <w:sz w:val="24"/>
            <w:szCs w:val="24"/>
          </w:rPr>
          <w:delText>, bzw.</w:delText>
        </w:r>
      </w:del>
      <w:r w:rsidRPr="00944672">
        <w:rPr>
          <w:rFonts w:ascii="Arial" w:hAnsi="Arial" w:cs="Arial"/>
          <w:sz w:val="24"/>
          <w:szCs w:val="24"/>
        </w:rPr>
        <w:t xml:space="preserve"> </w:t>
      </w:r>
      <w:ins w:id="11661" w:author="Lektorat Bauer" w:date="2025-03-06T15:54:00Z" w16du:dateUtc="2025-03-06T14:54:00Z">
        <w:r w:rsidR="0079235A">
          <w:rPr>
            <w:rFonts w:ascii="Arial" w:hAnsi="Arial" w:cs="Arial"/>
            <w:sz w:val="24"/>
            <w:szCs w:val="24"/>
          </w:rPr>
          <w:t xml:space="preserve">– nein, </w:t>
        </w:r>
      </w:ins>
      <w:r w:rsidRPr="00944672">
        <w:rPr>
          <w:rFonts w:ascii="Arial" w:hAnsi="Arial" w:cs="Arial"/>
          <w:sz w:val="24"/>
          <w:szCs w:val="24"/>
        </w:rPr>
        <w:t>wir bitten sogar darum</w:t>
      </w:r>
      <w:del w:id="11662" w:author="Lektorat Bauer" w:date="2025-03-06T15:54:00Z" w16du:dateUtc="2025-03-06T14:54:00Z">
        <w:r w:rsidRPr="00944672" w:rsidDel="0079235A">
          <w:rPr>
            <w:rFonts w:ascii="Arial" w:hAnsi="Arial" w:cs="Arial"/>
            <w:sz w:val="24"/>
            <w:szCs w:val="24"/>
          </w:rPr>
          <w:delText>, dass</w:delText>
        </w:r>
      </w:del>
      <w:ins w:id="11663" w:author="Lektorat Bauer" w:date="2025-03-06T15:54:00Z" w16du:dateUtc="2025-03-06T14:54:00Z">
        <w:r w:rsidR="0079235A">
          <w:rPr>
            <w:rFonts w:ascii="Arial" w:hAnsi="Arial" w:cs="Arial"/>
            <w:sz w:val="24"/>
            <w:szCs w:val="24"/>
          </w:rPr>
          <w:t xml:space="preserve"> –</w:t>
        </w:r>
      </w:ins>
      <w:del w:id="11664" w:author="Lektorat Bauer" w:date="2025-03-06T15:54:00Z" w16du:dateUtc="2025-03-06T14:54:00Z">
        <w:r w:rsidRPr="00944672" w:rsidDel="0079235A">
          <w:rPr>
            <w:rFonts w:ascii="Arial" w:hAnsi="Arial" w:cs="Arial"/>
            <w:sz w:val="24"/>
            <w:szCs w:val="24"/>
          </w:rPr>
          <w:delText xml:space="preserve"> Sie </w:delText>
        </w:r>
      </w:del>
      <w:r w:rsidRPr="00944672">
        <w:rPr>
          <w:rFonts w:ascii="Arial" w:hAnsi="Arial" w:cs="Arial"/>
          <w:sz w:val="24"/>
          <w:szCs w:val="24"/>
        </w:rPr>
        <w:t xml:space="preserve">einige Ihrer aktuellen Kollegen in der Special Branch mitbringen.“ </w:t>
      </w:r>
    </w:p>
    <w:p w14:paraId="1B71F360" w14:textId="468D305F"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Er hob die Hand, um eine Unterbrechung zu verhindern. „Wir wissen weit mehr</w:t>
      </w:r>
      <w:del w:id="11665" w:author="Lektorat Bauer" w:date="2025-03-06T15:54:00Z" w16du:dateUtc="2025-03-06T14:54:00Z">
        <w:r w:rsidRPr="00944672" w:rsidDel="0079235A">
          <w:rPr>
            <w:rFonts w:ascii="Arial" w:hAnsi="Arial" w:cs="Arial"/>
            <w:sz w:val="24"/>
            <w:szCs w:val="24"/>
          </w:rPr>
          <w:delText>,</w:delText>
        </w:r>
      </w:del>
      <w:r w:rsidRPr="00944672">
        <w:rPr>
          <w:rFonts w:ascii="Arial" w:hAnsi="Arial" w:cs="Arial"/>
          <w:sz w:val="24"/>
          <w:szCs w:val="24"/>
        </w:rPr>
        <w:t xml:space="preserve"> als das, was ich Ihnen gerade angedeutet habe. Ich gebe Ihnen eine Karte, damit Sie mich erreichen können.“ </w:t>
      </w:r>
      <w:del w:id="11666" w:author="Lektorat Bauer" w:date="2025-03-06T15:55:00Z" w16du:dateUtc="2025-03-06T14:55:00Z">
        <w:r w:rsidRPr="00944672" w:rsidDel="0079235A">
          <w:rPr>
            <w:rFonts w:ascii="Arial" w:hAnsi="Arial" w:cs="Arial"/>
            <w:sz w:val="24"/>
            <w:szCs w:val="24"/>
          </w:rPr>
          <w:delText xml:space="preserve">Damit </w:delText>
        </w:r>
        <w:commentRangeStart w:id="11667"/>
        <w:r w:rsidRPr="00944672" w:rsidDel="0079235A">
          <w:rPr>
            <w:rFonts w:ascii="Arial" w:hAnsi="Arial" w:cs="Arial"/>
            <w:sz w:val="24"/>
            <w:szCs w:val="24"/>
          </w:rPr>
          <w:delText>reichte er Ihr</w:delText>
        </w:r>
      </w:del>
      <w:ins w:id="11668" w:author="Lektorat Bauer" w:date="2025-03-06T15:55:00Z" w16du:dateUtc="2025-03-06T14:55:00Z">
        <w:r w:rsidR="0079235A">
          <w:rPr>
            <w:rFonts w:ascii="Arial" w:hAnsi="Arial" w:cs="Arial"/>
            <w:sz w:val="24"/>
            <w:szCs w:val="24"/>
          </w:rPr>
          <w:t>Er reichte ihr</w:t>
        </w:r>
      </w:ins>
      <w:r w:rsidRPr="00944672">
        <w:rPr>
          <w:rFonts w:ascii="Arial" w:hAnsi="Arial" w:cs="Arial"/>
          <w:sz w:val="24"/>
          <w:szCs w:val="24"/>
        </w:rPr>
        <w:t xml:space="preserve"> eine Business-Karte. </w:t>
      </w:r>
      <w:commentRangeEnd w:id="11667"/>
      <w:r w:rsidR="0079235A">
        <w:rPr>
          <w:rStyle w:val="Kommentarzeichen"/>
        </w:rPr>
        <w:commentReference w:id="11667"/>
      </w:r>
    </w:p>
    <w:p w14:paraId="7D927134"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Dann fuhr er fort: „Ich werde vorsichtig in meine Tasche greifen, um einen Brief herauszuholen.“ Langsam griff er in seine Innentasche und holte einen Briefumschlag hervor. „Damit sie sicher sein können, dass kein Gift enthalten ist, öffne ich den Brief jetzt.“ </w:t>
      </w:r>
    </w:p>
    <w:p w14:paraId="0EC93A40" w14:textId="77777777" w:rsidR="0079235A" w:rsidRDefault="00944672" w:rsidP="00623B68">
      <w:pPr>
        <w:autoSpaceDE w:val="0"/>
        <w:autoSpaceDN w:val="0"/>
        <w:adjustRightInd w:val="0"/>
        <w:spacing w:after="0" w:line="360" w:lineRule="auto"/>
        <w:ind w:firstLine="227"/>
        <w:jc w:val="both"/>
        <w:rPr>
          <w:ins w:id="11669" w:author="Lektorat Bauer" w:date="2025-03-06T15:55:00Z" w16du:dateUtc="2025-03-06T14:55:00Z"/>
          <w:rFonts w:ascii="Arial" w:hAnsi="Arial" w:cs="Arial"/>
          <w:sz w:val="24"/>
          <w:szCs w:val="24"/>
        </w:rPr>
      </w:pPr>
      <w:r w:rsidRPr="00944672">
        <w:rPr>
          <w:rFonts w:ascii="Arial" w:hAnsi="Arial" w:cs="Arial"/>
          <w:sz w:val="24"/>
          <w:szCs w:val="24"/>
        </w:rPr>
        <w:t>„Sie könnten ein Selbstmord-Attentäter sein</w:t>
      </w:r>
      <w:del w:id="11670" w:author="Lektorat Bauer" w:date="2025-03-06T15:55:00Z" w16du:dateUtc="2025-03-06T14:55:00Z">
        <w:r w:rsidRPr="00944672" w:rsidDel="0079235A">
          <w:rPr>
            <w:rFonts w:ascii="Arial" w:hAnsi="Arial" w:cs="Arial"/>
            <w:sz w:val="24"/>
            <w:szCs w:val="24"/>
          </w:rPr>
          <w:delText>.</w:delText>
        </w:r>
      </w:del>
      <w:r w:rsidRPr="00944672">
        <w:rPr>
          <w:rFonts w:ascii="Arial" w:hAnsi="Arial" w:cs="Arial"/>
          <w:sz w:val="24"/>
          <w:szCs w:val="24"/>
        </w:rPr>
        <w:t>“</w:t>
      </w:r>
      <w:ins w:id="11671" w:author="Lektorat Bauer" w:date="2025-03-06T15:55:00Z" w16du:dateUtc="2025-03-06T14:55:00Z">
        <w:r w:rsidR="0079235A">
          <w:rPr>
            <w:rFonts w:ascii="Arial" w:hAnsi="Arial" w:cs="Arial"/>
            <w:sz w:val="24"/>
            <w:szCs w:val="24"/>
          </w:rPr>
          <w:t>,</w:t>
        </w:r>
      </w:ins>
      <w:r w:rsidRPr="00944672">
        <w:rPr>
          <w:rFonts w:ascii="Arial" w:hAnsi="Arial" w:cs="Arial"/>
          <w:sz w:val="24"/>
          <w:szCs w:val="24"/>
        </w:rPr>
        <w:t xml:space="preserve"> </w:t>
      </w:r>
      <w:ins w:id="11672" w:author="Lektorat Bauer" w:date="2025-03-06T15:55:00Z" w16du:dateUtc="2025-03-06T14:55:00Z">
        <w:r w:rsidR="0079235A">
          <w:rPr>
            <w:rFonts w:ascii="Arial" w:hAnsi="Arial" w:cs="Arial"/>
            <w:sz w:val="24"/>
            <w:szCs w:val="24"/>
          </w:rPr>
          <w:t>g</w:t>
        </w:r>
      </w:ins>
      <w:del w:id="11673" w:author="Lektorat Bauer" w:date="2025-03-06T15:55:00Z" w16du:dateUtc="2025-03-06T14:55:00Z">
        <w:r w:rsidRPr="00944672" w:rsidDel="0079235A">
          <w:rPr>
            <w:rFonts w:ascii="Arial" w:hAnsi="Arial" w:cs="Arial"/>
            <w:sz w:val="24"/>
            <w:szCs w:val="24"/>
          </w:rPr>
          <w:delText>G</w:delText>
        </w:r>
      </w:del>
      <w:r w:rsidRPr="00944672">
        <w:rPr>
          <w:rFonts w:ascii="Arial" w:hAnsi="Arial" w:cs="Arial"/>
          <w:sz w:val="24"/>
          <w:szCs w:val="24"/>
        </w:rPr>
        <w:t xml:space="preserve">ab Tia zu bedenken. </w:t>
      </w:r>
    </w:p>
    <w:p w14:paraId="760DD518" w14:textId="18DE28A9"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„Stimmt. Aber ich kann Ihnen versichern, dass ich ein entspanntes Leben im Ruhestand anstrebe</w:t>
      </w:r>
      <w:del w:id="11674" w:author="Lektorat Bauer" w:date="2025-03-06T15:55:00Z" w16du:dateUtc="2025-03-06T14:55:00Z">
        <w:r w:rsidRPr="00944672" w:rsidDel="0079235A">
          <w:rPr>
            <w:rFonts w:ascii="Arial" w:hAnsi="Arial" w:cs="Arial"/>
            <w:sz w:val="24"/>
            <w:szCs w:val="24"/>
          </w:rPr>
          <w:delText>.</w:delText>
        </w:r>
      </w:del>
      <w:r w:rsidRPr="00944672">
        <w:rPr>
          <w:rFonts w:ascii="Arial" w:hAnsi="Arial" w:cs="Arial"/>
          <w:sz w:val="24"/>
          <w:szCs w:val="24"/>
        </w:rPr>
        <w:t>“</w:t>
      </w:r>
      <w:ins w:id="11675" w:author="Lektorat Bauer" w:date="2025-03-06T15:55:00Z" w16du:dateUtc="2025-03-06T14:55:00Z">
        <w:r w:rsidR="0079235A">
          <w:rPr>
            <w:rFonts w:ascii="Arial" w:hAnsi="Arial" w:cs="Arial"/>
            <w:sz w:val="24"/>
            <w:szCs w:val="24"/>
          </w:rPr>
          <w:t>,</w:t>
        </w:r>
      </w:ins>
      <w:r w:rsidRPr="00944672">
        <w:rPr>
          <w:rFonts w:ascii="Arial" w:hAnsi="Arial" w:cs="Arial"/>
          <w:sz w:val="24"/>
          <w:szCs w:val="24"/>
        </w:rPr>
        <w:t xml:space="preserve"> </w:t>
      </w:r>
      <w:ins w:id="11676" w:author="Lektorat Bauer" w:date="2025-03-06T15:55:00Z" w16du:dateUtc="2025-03-06T14:55:00Z">
        <w:r w:rsidR="0079235A">
          <w:rPr>
            <w:rFonts w:ascii="Arial" w:hAnsi="Arial" w:cs="Arial"/>
            <w:sz w:val="24"/>
            <w:szCs w:val="24"/>
          </w:rPr>
          <w:t>l</w:t>
        </w:r>
      </w:ins>
      <w:del w:id="11677" w:author="Lektorat Bauer" w:date="2025-03-06T15:55:00Z" w16du:dateUtc="2025-03-06T14:55:00Z">
        <w:r w:rsidRPr="00944672" w:rsidDel="0079235A">
          <w:rPr>
            <w:rFonts w:ascii="Arial" w:hAnsi="Arial" w:cs="Arial"/>
            <w:sz w:val="24"/>
            <w:szCs w:val="24"/>
          </w:rPr>
          <w:delText>L</w:delText>
        </w:r>
      </w:del>
      <w:r w:rsidRPr="00944672">
        <w:rPr>
          <w:rFonts w:ascii="Arial" w:hAnsi="Arial" w:cs="Arial"/>
          <w:sz w:val="24"/>
          <w:szCs w:val="24"/>
        </w:rPr>
        <w:t>ächelte der Mann zurück. Er öffnete den Umschlag, holte drei gefaltete Blatt Papier hervor und klopfte mit der Schmalseite der Faltung auf den Tisch. Es fiel nichts heraus.</w:t>
      </w:r>
    </w:p>
    <w:p w14:paraId="0BB4E7A4" w14:textId="5D51B7C0"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„Was Sie hier vorfinden werden, sind Teile des Informationspaketes, das Joost van der Dijkstraat Ihnen am 18. März 2014 übergeben wollte.“ Tias Augen verengten sich kurz. Diese Regung entging dem Mann nicht. „Wir hatten dem </w:t>
      </w:r>
      <w:del w:id="11678" w:author="Lektorat Bauer" w:date="2025-03-06T15:56:00Z" w16du:dateUtc="2025-03-06T14:56:00Z">
        <w:r w:rsidRPr="00944672" w:rsidDel="0079235A">
          <w:rPr>
            <w:rFonts w:ascii="Arial" w:hAnsi="Arial" w:cs="Arial"/>
            <w:sz w:val="24"/>
            <w:szCs w:val="24"/>
          </w:rPr>
          <w:delText xml:space="preserve">AVNL </w:delText>
        </w:r>
      </w:del>
      <w:ins w:id="11679" w:author="Lektorat Bauer" w:date="2025-03-06T15:56:00Z" w16du:dateUtc="2025-03-06T14:56:00Z">
        <w:r w:rsidR="0079235A">
          <w:rPr>
            <w:rFonts w:ascii="Arial" w:hAnsi="Arial" w:cs="Arial"/>
            <w:sz w:val="24"/>
            <w:szCs w:val="24"/>
          </w:rPr>
          <w:t>AIVD</w:t>
        </w:r>
        <w:r w:rsidR="0079235A" w:rsidRPr="00944672">
          <w:rPr>
            <w:rFonts w:ascii="Arial" w:hAnsi="Arial" w:cs="Arial"/>
            <w:sz w:val="24"/>
            <w:szCs w:val="24"/>
          </w:rPr>
          <w:t xml:space="preserve"> </w:t>
        </w:r>
      </w:ins>
      <w:r w:rsidRPr="00944672">
        <w:rPr>
          <w:rFonts w:ascii="Arial" w:hAnsi="Arial" w:cs="Arial"/>
          <w:sz w:val="24"/>
          <w:szCs w:val="24"/>
        </w:rPr>
        <w:t xml:space="preserve">Informationen zukommen lassen. Auf Seiten der Niederländer betreute die Cyberforensikerin Anique Smits das Projekt. Das Telefonat, das zum Treffen mit Frau Brigadier Jeneral Nor Mawar Abdul Haqq führen sollte, führte Herr Flim Dijkwijk.“ Jetzt musste Tia doch einmal tief Luftholen. „Ich sehe, Sie sind mit dem Vorgang vertraut. Bitte lesen Sie diese Informationen, um im </w:t>
      </w:r>
      <w:del w:id="11680" w:author="Lektorat Bauer" w:date="2025-03-06T15:57:00Z" w16du:dateUtc="2025-03-06T14:57:00Z">
        <w:r w:rsidRPr="00944672" w:rsidDel="0079235A">
          <w:rPr>
            <w:rFonts w:ascii="Arial" w:hAnsi="Arial" w:cs="Arial"/>
            <w:sz w:val="24"/>
            <w:szCs w:val="24"/>
          </w:rPr>
          <w:delText>Anschluß</w:delText>
        </w:r>
      </w:del>
      <w:ins w:id="11681" w:author="Lektorat Bauer" w:date="2025-03-06T15:57:00Z" w16du:dateUtc="2025-03-06T14:57:00Z">
        <w:r w:rsidR="0079235A" w:rsidRPr="00944672">
          <w:rPr>
            <w:rFonts w:ascii="Arial" w:hAnsi="Arial" w:cs="Arial"/>
            <w:sz w:val="24"/>
            <w:szCs w:val="24"/>
          </w:rPr>
          <w:t>Anschluss</w:t>
        </w:r>
      </w:ins>
      <w:r w:rsidRPr="00944672">
        <w:rPr>
          <w:rFonts w:ascii="Arial" w:hAnsi="Arial" w:cs="Arial"/>
          <w:sz w:val="24"/>
          <w:szCs w:val="24"/>
        </w:rPr>
        <w:t xml:space="preserve"> Ihre Entscheidung zu fällen. Wenn Sie mich jetzt entschuldigen möchten.“ Ohne eine Reaktion abzuwarten, stand der Mann, der sich Geon Park nannte, auf und ging.</w:t>
      </w:r>
    </w:p>
    <w:p w14:paraId="3627440A" w14:textId="3E6F2BE1"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Tias Sonderurlaub hatte soeben eine unerwartete Wendung genommen. Sie war sich sicher, dass Herr Park gewusst hatte, dass Sie heute frei hatte. Das bedeutet</w:t>
      </w:r>
      <w:ins w:id="11682" w:author="Lektorat Bauer" w:date="2025-03-06T15:57:00Z" w16du:dateUtc="2025-03-06T14:57:00Z">
        <w:r w:rsidR="0079235A">
          <w:rPr>
            <w:rFonts w:ascii="Arial" w:hAnsi="Arial" w:cs="Arial"/>
            <w:sz w:val="24"/>
            <w:szCs w:val="24"/>
          </w:rPr>
          <w:t>e</w:t>
        </w:r>
      </w:ins>
      <w:r w:rsidRPr="00944672">
        <w:rPr>
          <w:rFonts w:ascii="Arial" w:hAnsi="Arial" w:cs="Arial"/>
          <w:sz w:val="24"/>
          <w:szCs w:val="24"/>
        </w:rPr>
        <w:t>, dass Ihr Gefühl sie nicht getrogen hatte. Sie war beschattet worden. Wer immer das war, die waren gut, sogar verdammt gut, wie Tia einräumen musste.</w:t>
      </w:r>
    </w:p>
    <w:p w14:paraId="1B69F5B9"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Sie würde direkt nach Hause gehen und erst einmal den Brief lesen, bevor Sie weitere Maßnahmen unternahm.</w:t>
      </w:r>
    </w:p>
    <w:p w14:paraId="4B0475A0"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0521568B"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6B01B6AF"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3BCA4D83"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p>
    <w:p w14:paraId="5B0C70D5" w14:textId="080DB29E" w:rsidR="00944672" w:rsidRPr="00944672" w:rsidRDefault="00944672" w:rsidP="00623B68">
      <w:pPr>
        <w:autoSpaceDE w:val="0"/>
        <w:autoSpaceDN w:val="0"/>
        <w:adjustRightInd w:val="0"/>
        <w:spacing w:after="0" w:line="360" w:lineRule="auto"/>
        <w:jc w:val="both"/>
        <w:rPr>
          <w:rFonts w:ascii="Arial" w:hAnsi="Arial" w:cs="Arial"/>
          <w:sz w:val="24"/>
          <w:szCs w:val="24"/>
        </w:rPr>
      </w:pPr>
      <w:commentRangeStart w:id="11683"/>
      <w:commentRangeEnd w:id="11683"/>
      <w:r w:rsidRPr="00944672">
        <w:rPr>
          <w:rFonts w:ascii="Arial" w:hAnsi="Arial" w:cs="Arial"/>
          <w:sz w:val="24"/>
          <w:szCs w:val="24"/>
        </w:rPr>
        <w:commentReference w:id="11683"/>
      </w:r>
      <w:commentRangeStart w:id="11684"/>
      <w:commentRangeStart w:id="11685"/>
      <w:r w:rsidRPr="00944672">
        <w:rPr>
          <w:rFonts w:ascii="Arial" w:hAnsi="Arial" w:cs="Arial"/>
          <w:sz w:val="24"/>
          <w:szCs w:val="24"/>
        </w:rPr>
        <w:t>&gt;&gt;&gt; De</w:t>
      </w:r>
      <w:del w:id="11686" w:author="Lektorat Bauer" w:date="2025-03-06T17:25:00Z" w16du:dateUtc="2025-03-06T16:25:00Z">
        <w:r w:rsidRPr="00944672" w:rsidDel="00457750">
          <w:rPr>
            <w:rFonts w:ascii="Arial" w:hAnsi="Arial" w:cs="Arial"/>
            <w:sz w:val="24"/>
            <w:szCs w:val="24"/>
          </w:rPr>
          <w:delText>e</w:delText>
        </w:r>
      </w:del>
      <w:r w:rsidRPr="00944672">
        <w:rPr>
          <w:rFonts w:ascii="Arial" w:hAnsi="Arial" w:cs="Arial"/>
          <w:sz w:val="24"/>
          <w:szCs w:val="24"/>
        </w:rPr>
        <w:t>n Haag, 09. Feb. 2015 &lt;&lt;&lt;</w:t>
      </w:r>
      <w:commentRangeEnd w:id="11684"/>
      <w:r w:rsidR="00C81914">
        <w:rPr>
          <w:rStyle w:val="Kommentarzeichen"/>
        </w:rPr>
        <w:commentReference w:id="11684"/>
      </w:r>
      <w:commentRangeEnd w:id="11685"/>
      <w:r w:rsidR="002B164E">
        <w:rPr>
          <w:rStyle w:val="Kommentarzeichen"/>
        </w:rPr>
        <w:commentReference w:id="11685"/>
      </w:r>
    </w:p>
    <w:p w14:paraId="345D39BE" w14:textId="77777777" w:rsidR="00457750" w:rsidRDefault="00944672" w:rsidP="00623B68">
      <w:pPr>
        <w:autoSpaceDE w:val="0"/>
        <w:autoSpaceDN w:val="0"/>
        <w:adjustRightInd w:val="0"/>
        <w:spacing w:after="0" w:line="360" w:lineRule="auto"/>
        <w:ind w:firstLine="227"/>
        <w:jc w:val="both"/>
        <w:rPr>
          <w:ins w:id="11687" w:author="Lektorat Bauer" w:date="2025-03-06T17:25:00Z" w16du:dateUtc="2025-03-06T16:25:00Z"/>
          <w:rFonts w:ascii="Arial" w:hAnsi="Arial" w:cs="Arial"/>
          <w:sz w:val="24"/>
          <w:szCs w:val="24"/>
        </w:rPr>
      </w:pPr>
      <w:r w:rsidRPr="00944672">
        <w:rPr>
          <w:rFonts w:ascii="Arial" w:hAnsi="Arial" w:cs="Arial"/>
          <w:sz w:val="24"/>
          <w:szCs w:val="24"/>
        </w:rPr>
        <w:t xml:space="preserve">Das Chatfenster ging auf: „Hallo Anique, wie geht es Dir? Wenn ich Dich so ansehe </w:t>
      </w:r>
      <w:del w:id="11688" w:author="Lektorat Bauer" w:date="2025-03-06T17:25:00Z" w16du:dateUtc="2025-03-06T16:25:00Z">
        <w:r w:rsidRPr="00944672" w:rsidDel="00457750">
          <w:rPr>
            <w:rFonts w:ascii="Arial" w:hAnsi="Arial" w:cs="Arial"/>
            <w:sz w:val="24"/>
            <w:szCs w:val="24"/>
          </w:rPr>
          <w:delText>...</w:delText>
        </w:r>
      </w:del>
      <w:ins w:id="11689" w:author="Lektorat Bauer" w:date="2025-03-06T17:25:00Z" w16du:dateUtc="2025-03-06T16:25:00Z">
        <w:r w:rsidR="00457750">
          <w:rPr>
            <w:rFonts w:ascii="Arial" w:hAnsi="Arial" w:cs="Arial"/>
            <w:sz w:val="24"/>
            <w:szCs w:val="24"/>
          </w:rPr>
          <w:t>...</w:t>
        </w:r>
      </w:ins>
      <w:r w:rsidRPr="00944672">
        <w:rPr>
          <w:rFonts w:ascii="Arial" w:hAnsi="Arial" w:cs="Arial"/>
          <w:sz w:val="24"/>
          <w:szCs w:val="24"/>
        </w:rPr>
        <w:t xml:space="preserve"> </w:t>
      </w:r>
      <w:del w:id="11690" w:author="Lektorat Bauer" w:date="2025-03-06T17:25:00Z" w16du:dateUtc="2025-03-06T16:25:00Z">
        <w:r w:rsidRPr="00944672" w:rsidDel="00457750">
          <w:rPr>
            <w:rFonts w:ascii="Arial" w:hAnsi="Arial" w:cs="Arial"/>
            <w:sz w:val="24"/>
            <w:szCs w:val="24"/>
          </w:rPr>
          <w:delText>N</w:delText>
        </w:r>
      </w:del>
      <w:ins w:id="11691" w:author="Lektorat Bauer" w:date="2025-03-06T17:25:00Z" w16du:dateUtc="2025-03-06T16:25:00Z">
        <w:r w:rsidR="00457750">
          <w:rPr>
            <w:rFonts w:ascii="Arial" w:hAnsi="Arial" w:cs="Arial"/>
            <w:sz w:val="24"/>
            <w:szCs w:val="24"/>
          </w:rPr>
          <w:t>n</w:t>
        </w:r>
      </w:ins>
      <w:r w:rsidRPr="00944672">
        <w:rPr>
          <w:rFonts w:ascii="Arial" w:hAnsi="Arial" w:cs="Arial"/>
          <w:sz w:val="24"/>
          <w:szCs w:val="24"/>
        </w:rPr>
        <w:t xml:space="preserve">icht so gut.“ </w:t>
      </w:r>
      <w:del w:id="11692" w:author="Lektorat Bauer" w:date="2025-03-06T17:25:00Z" w16du:dateUtc="2025-03-06T16:25:00Z">
        <w:r w:rsidRPr="00944672" w:rsidDel="00457750">
          <w:rPr>
            <w:rFonts w:ascii="Arial" w:hAnsi="Arial" w:cs="Arial"/>
            <w:sz w:val="24"/>
            <w:szCs w:val="24"/>
          </w:rPr>
          <w:delText xml:space="preserve">Lächelte </w:delText>
        </w:r>
      </w:del>
      <w:r w:rsidRPr="00944672">
        <w:rPr>
          <w:rFonts w:ascii="Arial" w:hAnsi="Arial" w:cs="Arial"/>
          <w:sz w:val="24"/>
          <w:szCs w:val="24"/>
        </w:rPr>
        <w:t>Johann Dahlleiter</w:t>
      </w:r>
      <w:ins w:id="11693" w:author="Lektorat Bauer" w:date="2025-03-06T17:25:00Z" w16du:dateUtc="2025-03-06T16:25:00Z">
        <w:r w:rsidR="00457750">
          <w:rPr>
            <w:rFonts w:ascii="Arial" w:hAnsi="Arial" w:cs="Arial"/>
            <w:sz w:val="24"/>
            <w:szCs w:val="24"/>
          </w:rPr>
          <w:t xml:space="preserve"> lächelte</w:t>
        </w:r>
      </w:ins>
      <w:r w:rsidRPr="00944672">
        <w:rPr>
          <w:rFonts w:ascii="Arial" w:hAnsi="Arial" w:cs="Arial"/>
          <w:sz w:val="24"/>
          <w:szCs w:val="24"/>
        </w:rPr>
        <w:t xml:space="preserve"> </w:t>
      </w:r>
      <w:ins w:id="11694" w:author="Lektorat Bauer" w:date="2025-03-06T17:25:00Z" w16du:dateUtc="2025-03-06T16:25:00Z">
        <w:r w:rsidR="00457750">
          <w:rPr>
            <w:rFonts w:ascii="Arial" w:hAnsi="Arial" w:cs="Arial"/>
            <w:sz w:val="24"/>
            <w:szCs w:val="24"/>
          </w:rPr>
          <w:t>s</w:t>
        </w:r>
      </w:ins>
      <w:del w:id="11695" w:author="Lektorat Bauer" w:date="2025-03-06T17:25:00Z" w16du:dateUtc="2025-03-06T16:25:00Z">
        <w:r w:rsidRPr="00944672" w:rsidDel="00457750">
          <w:rPr>
            <w:rFonts w:ascii="Arial" w:hAnsi="Arial" w:cs="Arial"/>
            <w:sz w:val="24"/>
            <w:szCs w:val="24"/>
          </w:rPr>
          <w:delText>S</w:delText>
        </w:r>
      </w:del>
      <w:r w:rsidRPr="00944672">
        <w:rPr>
          <w:rFonts w:ascii="Arial" w:hAnsi="Arial" w:cs="Arial"/>
          <w:sz w:val="24"/>
          <w:szCs w:val="24"/>
        </w:rPr>
        <w:t xml:space="preserve">ie aus dem Fenster an. </w:t>
      </w:r>
    </w:p>
    <w:p w14:paraId="075177D8" w14:textId="0928ED3B"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„Duke, wenn Du</w:t>
      </w:r>
      <w:ins w:id="11696" w:author="Lektorat Bauer" w:date="2025-03-06T17:26:00Z" w16du:dateUtc="2025-03-06T16:26:00Z">
        <w:r w:rsidR="00457750">
          <w:rPr>
            <w:rFonts w:ascii="Arial" w:hAnsi="Arial" w:cs="Arial"/>
            <w:sz w:val="24"/>
            <w:szCs w:val="24"/>
          </w:rPr>
          <w:t xml:space="preserve"> so</w:t>
        </w:r>
      </w:ins>
      <w:r w:rsidRPr="00944672">
        <w:rPr>
          <w:rFonts w:ascii="Arial" w:hAnsi="Arial" w:cs="Arial"/>
          <w:sz w:val="24"/>
          <w:szCs w:val="24"/>
        </w:rPr>
        <w:t xml:space="preserve"> weitermachst, darfst Du mich nur noch </w:t>
      </w:r>
      <w:del w:id="11697" w:author="Lektorat Bauer" w:date="2025-03-06T17:26:00Z" w16du:dateUtc="2025-03-06T16:26:00Z">
        <w:r w:rsidRPr="00944672" w:rsidDel="00457750">
          <w:rPr>
            <w:rFonts w:ascii="Arial" w:hAnsi="Arial" w:cs="Arial"/>
            <w:sz w:val="24"/>
            <w:szCs w:val="24"/>
          </w:rPr>
          <w:delText>‘</w:delText>
        </w:r>
      </w:del>
      <w:ins w:id="11698" w:author="Lektorat Bauer" w:date="2025-03-06T17:26:00Z" w16du:dateUtc="2025-03-06T16:26:00Z">
        <w:r w:rsidR="00457750">
          <w:rPr>
            <w:rFonts w:ascii="Arial" w:hAnsi="Arial" w:cs="Arial"/>
            <w:sz w:val="24"/>
            <w:szCs w:val="24"/>
          </w:rPr>
          <w:t>s</w:t>
        </w:r>
      </w:ins>
      <w:del w:id="11699" w:author="Lektorat Bauer" w:date="2025-03-06T17:26:00Z" w16du:dateUtc="2025-03-06T16:26:00Z">
        <w:r w:rsidRPr="00944672" w:rsidDel="00457750">
          <w:rPr>
            <w:rFonts w:ascii="Arial" w:hAnsi="Arial" w:cs="Arial"/>
            <w:sz w:val="24"/>
            <w:szCs w:val="24"/>
          </w:rPr>
          <w:delText>S</w:delText>
        </w:r>
      </w:del>
      <w:r w:rsidRPr="00944672">
        <w:rPr>
          <w:rFonts w:ascii="Arial" w:hAnsi="Arial" w:cs="Arial"/>
          <w:sz w:val="24"/>
          <w:szCs w:val="24"/>
        </w:rPr>
        <w:t>iezen</w:t>
      </w:r>
      <w:del w:id="11700" w:author="Lektorat Bauer" w:date="2025-03-06T17:26:00Z" w16du:dateUtc="2025-03-06T16:26:00Z">
        <w:r w:rsidRPr="00944672" w:rsidDel="00457750">
          <w:rPr>
            <w:rFonts w:ascii="Arial" w:hAnsi="Arial" w:cs="Arial"/>
            <w:sz w:val="24"/>
            <w:szCs w:val="24"/>
          </w:rPr>
          <w:delText>’</w:delText>
        </w:r>
      </w:del>
      <w:r w:rsidRPr="00944672">
        <w:rPr>
          <w:rFonts w:ascii="Arial" w:hAnsi="Arial" w:cs="Arial"/>
          <w:sz w:val="24"/>
          <w:szCs w:val="24"/>
        </w:rPr>
        <w:t xml:space="preserve">. Es ist aber trotzdem schön, mit </w:t>
      </w:r>
      <w:ins w:id="11701" w:author="Lektorat Bauer" w:date="2025-03-06T17:26:00Z" w16du:dateUtc="2025-03-06T16:26:00Z">
        <w:r w:rsidR="00457750">
          <w:rPr>
            <w:rFonts w:ascii="Arial" w:hAnsi="Arial" w:cs="Arial"/>
            <w:sz w:val="24"/>
            <w:szCs w:val="24"/>
          </w:rPr>
          <w:t xml:space="preserve">dir </w:t>
        </w:r>
      </w:ins>
      <w:r w:rsidRPr="00944672">
        <w:rPr>
          <w:rFonts w:ascii="Arial" w:hAnsi="Arial" w:cs="Arial"/>
          <w:sz w:val="24"/>
          <w:szCs w:val="24"/>
        </w:rPr>
        <w:t xml:space="preserve">zu sprechen.“ </w:t>
      </w:r>
    </w:p>
    <w:p w14:paraId="5B6F527D" w14:textId="2DD9A0F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Seit Anique Zugriff auf die Daten hatte, die Thomas der Welt hinterlassen hatte, hatte</w:t>
      </w:r>
      <w:del w:id="11702" w:author="Lektorat Bauer" w:date="2025-03-06T17:26:00Z" w16du:dateUtc="2025-03-06T16:26:00Z">
        <w:r w:rsidRPr="00944672" w:rsidDel="00457750">
          <w:rPr>
            <w:rFonts w:ascii="Arial" w:hAnsi="Arial" w:cs="Arial"/>
            <w:sz w:val="24"/>
            <w:szCs w:val="24"/>
          </w:rPr>
          <w:delText>n</w:delText>
        </w:r>
      </w:del>
      <w:r w:rsidRPr="00944672">
        <w:rPr>
          <w:rFonts w:ascii="Arial" w:hAnsi="Arial" w:cs="Arial"/>
          <w:sz w:val="24"/>
          <w:szCs w:val="24"/>
        </w:rPr>
        <w:t xml:space="preserve"> Sie sich mit dem Duke Cloud angefreundet. Es liefen keine Gespräche über die Leitungen des AIVD, es sei denn</w:t>
      </w:r>
      <w:ins w:id="11703" w:author="Lektorat Bauer" w:date="2025-03-06T17:26:00Z" w16du:dateUtc="2025-03-06T16:26:00Z">
        <w:r w:rsidR="00457750">
          <w:rPr>
            <w:rFonts w:ascii="Arial" w:hAnsi="Arial" w:cs="Arial"/>
            <w:sz w:val="24"/>
            <w:szCs w:val="24"/>
          </w:rPr>
          <w:t>,</w:t>
        </w:r>
      </w:ins>
      <w:r w:rsidRPr="00944672">
        <w:rPr>
          <w:rFonts w:ascii="Arial" w:hAnsi="Arial" w:cs="Arial"/>
          <w:sz w:val="24"/>
          <w:szCs w:val="24"/>
        </w:rPr>
        <w:t xml:space="preserve"> es lagen offizielle Themen an. </w:t>
      </w:r>
    </w:p>
    <w:p w14:paraId="58BC6804" w14:textId="5292B8D8"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„Duke, ich weiß nicht, wie es sagen soll </w:t>
      </w:r>
      <w:ins w:id="11704" w:author="Lektorat Bauer" w:date="2025-03-06T17:26:00Z" w16du:dateUtc="2025-03-06T16:26:00Z">
        <w:r w:rsidR="00457750">
          <w:rPr>
            <w:rFonts w:ascii="Arial" w:hAnsi="Arial" w:cs="Arial"/>
            <w:sz w:val="24"/>
            <w:szCs w:val="24"/>
          </w:rPr>
          <w:t>…</w:t>
        </w:r>
      </w:ins>
      <w:del w:id="11705" w:author="Lektorat Bauer" w:date="2025-03-06T17:26:00Z" w16du:dateUtc="2025-03-06T16:26:00Z">
        <w:r w:rsidRPr="00944672" w:rsidDel="00457750">
          <w:rPr>
            <w:rFonts w:ascii="Arial" w:hAnsi="Arial" w:cs="Arial"/>
            <w:sz w:val="24"/>
            <w:szCs w:val="24"/>
          </w:rPr>
          <w:delText>...</w:delText>
        </w:r>
      </w:del>
      <w:r w:rsidRPr="00944672">
        <w:rPr>
          <w:rFonts w:ascii="Arial" w:hAnsi="Arial" w:cs="Arial"/>
          <w:sz w:val="24"/>
          <w:szCs w:val="24"/>
        </w:rPr>
        <w:t xml:space="preserve">“ </w:t>
      </w:r>
      <w:del w:id="11706" w:author="Lektorat Bauer" w:date="2025-03-06T17:26:00Z" w16du:dateUtc="2025-03-06T16:26:00Z">
        <w:r w:rsidRPr="00944672" w:rsidDel="00457750">
          <w:rPr>
            <w:rFonts w:ascii="Arial" w:hAnsi="Arial" w:cs="Arial"/>
            <w:sz w:val="24"/>
            <w:szCs w:val="24"/>
          </w:rPr>
          <w:delText>S</w:delText>
        </w:r>
      </w:del>
      <w:ins w:id="11707" w:author="Lektorat Bauer" w:date="2025-03-06T17:26:00Z" w16du:dateUtc="2025-03-06T16:26:00Z">
        <w:r w:rsidR="00457750">
          <w:rPr>
            <w:rFonts w:ascii="Arial" w:hAnsi="Arial" w:cs="Arial"/>
            <w:sz w:val="24"/>
            <w:szCs w:val="24"/>
          </w:rPr>
          <w:t>s</w:t>
        </w:r>
      </w:ins>
      <w:r w:rsidRPr="00944672">
        <w:rPr>
          <w:rFonts w:ascii="Arial" w:hAnsi="Arial" w:cs="Arial"/>
          <w:sz w:val="24"/>
          <w:szCs w:val="24"/>
        </w:rPr>
        <w:t xml:space="preserve">etzte Anique an, </w:t>
      </w:r>
      <w:del w:id="11708" w:author="Lektorat Bauer" w:date="2025-03-06T17:26:00Z" w16du:dateUtc="2025-03-06T16:26:00Z">
        <w:r w:rsidRPr="00944672" w:rsidDel="00457750">
          <w:rPr>
            <w:rFonts w:ascii="Arial" w:hAnsi="Arial" w:cs="Arial"/>
            <w:sz w:val="24"/>
            <w:szCs w:val="24"/>
          </w:rPr>
          <w:delText>hörte wieder auf</w:delText>
        </w:r>
      </w:del>
      <w:ins w:id="11709" w:author="Lektorat Bauer" w:date="2025-03-06T17:26:00Z" w16du:dateUtc="2025-03-06T16:26:00Z">
        <w:r w:rsidR="00457750">
          <w:rPr>
            <w:rFonts w:ascii="Arial" w:hAnsi="Arial" w:cs="Arial"/>
            <w:sz w:val="24"/>
            <w:szCs w:val="24"/>
          </w:rPr>
          <w:t>unterbrach sich selbst</w:t>
        </w:r>
      </w:ins>
      <w:r w:rsidRPr="00944672">
        <w:rPr>
          <w:rFonts w:ascii="Arial" w:hAnsi="Arial" w:cs="Arial"/>
          <w:sz w:val="24"/>
          <w:szCs w:val="24"/>
        </w:rPr>
        <w:t xml:space="preserve"> und sah verzweifelt in die Kamera. Johann blieb still und wartete ab, was Anique sagen wollte. „Im Augenblick ist es zum verrückt werden. Die ganze Arbeit macht keinen Spaß. Die Aufträge sind </w:t>
      </w:r>
      <w:ins w:id="11710" w:author="Lektorat Bauer" w:date="2025-03-06T17:26:00Z" w16du:dateUtc="2025-03-06T16:26:00Z">
        <w:r w:rsidR="00457750">
          <w:rPr>
            <w:rFonts w:ascii="Arial" w:hAnsi="Arial" w:cs="Arial"/>
            <w:sz w:val="24"/>
            <w:szCs w:val="24"/>
          </w:rPr>
          <w:t>…</w:t>
        </w:r>
      </w:ins>
      <w:del w:id="11711" w:author="Lektorat Bauer" w:date="2025-03-06T17:26:00Z" w16du:dateUtc="2025-03-06T16:26:00Z">
        <w:r w:rsidRPr="00944672" w:rsidDel="00457750">
          <w:rPr>
            <w:rFonts w:ascii="Arial" w:hAnsi="Arial" w:cs="Arial"/>
            <w:sz w:val="24"/>
            <w:szCs w:val="24"/>
          </w:rPr>
          <w:delText>...</w:delText>
        </w:r>
      </w:del>
      <w:r w:rsidRPr="00944672">
        <w:rPr>
          <w:rFonts w:ascii="Arial" w:hAnsi="Arial" w:cs="Arial"/>
          <w:sz w:val="24"/>
          <w:szCs w:val="24"/>
        </w:rPr>
        <w:t xml:space="preserve"> nah sagen wir mal: langweilig. Ich habe einfach das Gefühl, dass ich nicht mehr zum Wohle der Menschheit arbeite, sondern nur mit Mist beworfen werde.“</w:t>
      </w:r>
    </w:p>
    <w:p w14:paraId="33CE6BBC" w14:textId="77777777" w:rsidR="00457750" w:rsidRDefault="00944672" w:rsidP="00623B68">
      <w:pPr>
        <w:autoSpaceDE w:val="0"/>
        <w:autoSpaceDN w:val="0"/>
        <w:adjustRightInd w:val="0"/>
        <w:spacing w:after="0" w:line="360" w:lineRule="auto"/>
        <w:ind w:firstLine="227"/>
        <w:jc w:val="both"/>
        <w:rPr>
          <w:ins w:id="11712" w:author="Lektorat Bauer" w:date="2025-03-06T17:27:00Z" w16du:dateUtc="2025-03-06T16:27:00Z"/>
          <w:rFonts w:ascii="Arial" w:hAnsi="Arial" w:cs="Arial"/>
          <w:sz w:val="24"/>
          <w:szCs w:val="24"/>
        </w:rPr>
      </w:pPr>
      <w:r w:rsidRPr="00944672">
        <w:rPr>
          <w:rFonts w:ascii="Arial" w:hAnsi="Arial" w:cs="Arial"/>
          <w:sz w:val="24"/>
          <w:szCs w:val="24"/>
        </w:rPr>
        <w:t xml:space="preserve">„Ok </w:t>
      </w:r>
      <w:ins w:id="11713" w:author="Lektorat Bauer" w:date="2025-03-06T17:27:00Z" w16du:dateUtc="2025-03-06T16:27:00Z">
        <w:r w:rsidR="00457750">
          <w:rPr>
            <w:rFonts w:ascii="Arial" w:hAnsi="Arial" w:cs="Arial"/>
            <w:sz w:val="24"/>
            <w:szCs w:val="24"/>
          </w:rPr>
          <w:t>…</w:t>
        </w:r>
      </w:ins>
      <w:del w:id="11714" w:author="Lektorat Bauer" w:date="2025-03-06T17:27:00Z" w16du:dateUtc="2025-03-06T16:27:00Z">
        <w:r w:rsidRPr="00944672" w:rsidDel="00457750">
          <w:rPr>
            <w:rFonts w:ascii="Arial" w:hAnsi="Arial" w:cs="Arial"/>
            <w:sz w:val="24"/>
            <w:szCs w:val="24"/>
          </w:rPr>
          <w:delText>...</w:delText>
        </w:r>
      </w:del>
      <w:ins w:id="11715" w:author="Lektorat Bauer" w:date="2025-03-06T17:27:00Z" w16du:dateUtc="2025-03-06T16:27:00Z">
        <w:r w:rsidR="00457750">
          <w:rPr>
            <w:rFonts w:ascii="Arial" w:hAnsi="Arial" w:cs="Arial"/>
            <w:sz w:val="24"/>
            <w:szCs w:val="24"/>
          </w:rPr>
          <w:t xml:space="preserve"> </w:t>
        </w:r>
      </w:ins>
      <w:del w:id="11716" w:author="Lektorat Bauer" w:date="2025-03-06T17:27:00Z" w16du:dateUtc="2025-03-06T16:27:00Z">
        <w:r w:rsidRPr="00944672" w:rsidDel="00457750">
          <w:rPr>
            <w:rFonts w:ascii="Arial" w:hAnsi="Arial" w:cs="Arial"/>
            <w:sz w:val="24"/>
            <w:szCs w:val="24"/>
          </w:rPr>
          <w:delText>“ Setzte Duke an. „W</w:delText>
        </w:r>
      </w:del>
      <w:ins w:id="11717" w:author="Lektorat Bauer" w:date="2025-03-06T17:27:00Z" w16du:dateUtc="2025-03-06T16:27:00Z">
        <w:r w:rsidR="00457750">
          <w:rPr>
            <w:rFonts w:ascii="Arial" w:hAnsi="Arial" w:cs="Arial"/>
            <w:sz w:val="24"/>
            <w:szCs w:val="24"/>
          </w:rPr>
          <w:t>w</w:t>
        </w:r>
      </w:ins>
      <w:r w:rsidRPr="00944672">
        <w:rPr>
          <w:rFonts w:ascii="Arial" w:hAnsi="Arial" w:cs="Arial"/>
          <w:sz w:val="24"/>
          <w:szCs w:val="24"/>
        </w:rPr>
        <w:t xml:space="preserve">as genau willst Du mir sagen?“ </w:t>
      </w:r>
    </w:p>
    <w:p w14:paraId="35562BD6" w14:textId="77777777" w:rsidR="00457750" w:rsidRDefault="00944672" w:rsidP="00623B68">
      <w:pPr>
        <w:autoSpaceDE w:val="0"/>
        <w:autoSpaceDN w:val="0"/>
        <w:adjustRightInd w:val="0"/>
        <w:spacing w:after="0" w:line="360" w:lineRule="auto"/>
        <w:ind w:firstLine="227"/>
        <w:jc w:val="both"/>
        <w:rPr>
          <w:ins w:id="11718" w:author="Lektorat Bauer" w:date="2025-03-06T17:27:00Z" w16du:dateUtc="2025-03-06T16:27:00Z"/>
          <w:rFonts w:ascii="Arial" w:hAnsi="Arial" w:cs="Arial"/>
          <w:sz w:val="24"/>
          <w:szCs w:val="24"/>
        </w:rPr>
      </w:pPr>
      <w:r w:rsidRPr="00944672">
        <w:rPr>
          <w:rFonts w:ascii="Arial" w:hAnsi="Arial" w:cs="Arial"/>
          <w:sz w:val="24"/>
          <w:szCs w:val="24"/>
        </w:rPr>
        <w:t xml:space="preserve">„Ich weiß auch nicht.“ </w:t>
      </w:r>
    </w:p>
    <w:p w14:paraId="09AF2A4C" w14:textId="77777777" w:rsidR="00457750" w:rsidRDefault="00944672" w:rsidP="00623B68">
      <w:pPr>
        <w:autoSpaceDE w:val="0"/>
        <w:autoSpaceDN w:val="0"/>
        <w:adjustRightInd w:val="0"/>
        <w:spacing w:after="0" w:line="360" w:lineRule="auto"/>
        <w:ind w:firstLine="227"/>
        <w:jc w:val="both"/>
        <w:rPr>
          <w:ins w:id="11719" w:author="Lektorat Bauer" w:date="2025-03-06T17:28:00Z" w16du:dateUtc="2025-03-06T16:28:00Z"/>
          <w:rFonts w:ascii="Arial" w:hAnsi="Arial" w:cs="Arial"/>
          <w:sz w:val="24"/>
          <w:szCs w:val="24"/>
        </w:rPr>
      </w:pPr>
      <w:r w:rsidRPr="00944672">
        <w:rPr>
          <w:rFonts w:ascii="Arial" w:hAnsi="Arial" w:cs="Arial"/>
          <w:sz w:val="24"/>
          <w:szCs w:val="24"/>
        </w:rPr>
        <w:t xml:space="preserve">„Es klingt, als würdest Du Dich bei mir bewerben, aber ich bin kein Unternehmen </w:t>
      </w:r>
      <w:ins w:id="11720" w:author="Lektorat Bauer" w:date="2025-03-06T17:27:00Z" w16du:dateUtc="2025-03-06T16:27:00Z">
        <w:r w:rsidR="00457750">
          <w:rPr>
            <w:rFonts w:ascii="Arial" w:hAnsi="Arial" w:cs="Arial"/>
            <w:sz w:val="24"/>
            <w:szCs w:val="24"/>
          </w:rPr>
          <w:t>…</w:t>
        </w:r>
      </w:ins>
      <w:del w:id="11721" w:author="Lektorat Bauer" w:date="2025-03-06T17:27:00Z" w16du:dateUtc="2025-03-06T16:27:00Z">
        <w:r w:rsidRPr="00944672" w:rsidDel="00457750">
          <w:rPr>
            <w:rFonts w:ascii="Arial" w:hAnsi="Arial" w:cs="Arial"/>
            <w:sz w:val="24"/>
            <w:szCs w:val="24"/>
          </w:rPr>
          <w:delText>...</w:delText>
        </w:r>
      </w:del>
      <w:r w:rsidRPr="00944672">
        <w:rPr>
          <w:rFonts w:ascii="Arial" w:hAnsi="Arial" w:cs="Arial"/>
          <w:sz w:val="24"/>
          <w:szCs w:val="24"/>
        </w:rPr>
        <w:t xml:space="preserve">“ „Ich weiß, Duke, nur </w:t>
      </w:r>
      <w:del w:id="11722" w:author="Lektorat Bauer" w:date="2025-03-06T17:27:00Z" w16du:dateUtc="2025-03-06T16:27:00Z">
        <w:r w:rsidRPr="00944672" w:rsidDel="00457750">
          <w:rPr>
            <w:rFonts w:ascii="Arial" w:hAnsi="Arial" w:cs="Arial"/>
            <w:sz w:val="24"/>
            <w:szCs w:val="24"/>
          </w:rPr>
          <w:delText xml:space="preserve">ist es </w:delText>
        </w:r>
      </w:del>
      <w:r w:rsidRPr="00944672">
        <w:rPr>
          <w:rFonts w:ascii="Arial" w:hAnsi="Arial" w:cs="Arial"/>
          <w:sz w:val="24"/>
          <w:szCs w:val="24"/>
        </w:rPr>
        <w:t xml:space="preserve">im Büro </w:t>
      </w:r>
      <w:del w:id="11723" w:author="Lektorat Bauer" w:date="2025-03-06T17:27:00Z" w16du:dateUtc="2025-03-06T16:27:00Z">
        <w:r w:rsidRPr="00944672" w:rsidDel="00457750">
          <w:rPr>
            <w:rFonts w:ascii="Arial" w:hAnsi="Arial" w:cs="Arial"/>
            <w:sz w:val="24"/>
            <w:szCs w:val="24"/>
          </w:rPr>
          <w:delText>einfach, dass ic das Gefühl habe</w:delText>
        </w:r>
      </w:del>
      <w:ins w:id="11724" w:author="Lektorat Bauer" w:date="2025-03-06T17:27:00Z" w16du:dateUtc="2025-03-06T16:27:00Z">
        <w:r w:rsidR="00457750">
          <w:rPr>
            <w:rFonts w:ascii="Arial" w:hAnsi="Arial" w:cs="Arial"/>
            <w:sz w:val="24"/>
            <w:szCs w:val="24"/>
          </w:rPr>
          <w:t>habe ich einfach das Gefühl</w:t>
        </w:r>
      </w:ins>
      <w:r w:rsidRPr="00944672">
        <w:rPr>
          <w:rFonts w:ascii="Arial" w:hAnsi="Arial" w:cs="Arial"/>
          <w:sz w:val="24"/>
          <w:szCs w:val="24"/>
        </w:rPr>
        <w:t xml:space="preserve">, die wollen mich loswerden. Weißt Du nicht jemanden, der mich gebrauchen könnte?“ </w:t>
      </w:r>
    </w:p>
    <w:p w14:paraId="4EEF3CCA" w14:textId="46175F48"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„So schlimm? Was sagt denn Flim? Kannst Du Dich nicht zu ihm versetzen lassen?“ </w:t>
      </w:r>
    </w:p>
    <w:p w14:paraId="4AFBFB55" w14:textId="25C63348"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„Die haben keine eigene</w:t>
      </w:r>
      <w:del w:id="11725" w:author="Lektorat Bauer" w:date="2025-03-06T17:28:00Z" w16du:dateUtc="2025-03-06T16:28:00Z">
        <w:r w:rsidRPr="00944672" w:rsidDel="00457750">
          <w:rPr>
            <w:rFonts w:ascii="Arial" w:hAnsi="Arial" w:cs="Arial"/>
            <w:sz w:val="24"/>
            <w:szCs w:val="24"/>
          </w:rPr>
          <w:delText>n</w:delText>
        </w:r>
      </w:del>
      <w:r w:rsidRPr="00944672">
        <w:rPr>
          <w:rFonts w:ascii="Arial" w:hAnsi="Arial" w:cs="Arial"/>
          <w:sz w:val="24"/>
          <w:szCs w:val="24"/>
        </w:rPr>
        <w:t xml:space="preserve"> IT. Die greifen fast immer auf uns zurück, weil ich denen mit unseren Ressourcen schnelle Informationen liefern kann. Die werden nicht für mich einen neue IT-Abteilung aus dem Boden stampfen.“ Anique klang frustriert. Duke wusste, dass Anique </w:t>
      </w:r>
      <w:del w:id="11726" w:author="Lektorat Bauer" w:date="2025-03-06T17:28:00Z" w16du:dateUtc="2025-03-06T16:28:00Z">
        <w:r w:rsidRPr="00944672" w:rsidDel="00457750">
          <w:rPr>
            <w:rFonts w:ascii="Arial" w:hAnsi="Arial" w:cs="Arial"/>
            <w:sz w:val="24"/>
            <w:szCs w:val="24"/>
          </w:rPr>
          <w:delText>schon einige Stunden recherchiert hatte, bevor sie ihn darauf ansprach</w:delText>
        </w:r>
      </w:del>
      <w:ins w:id="11727" w:author="Lektorat Bauer" w:date="2025-03-06T17:28:00Z" w16du:dateUtc="2025-03-06T16:28:00Z">
        <w:r w:rsidR="00457750">
          <w:rPr>
            <w:rFonts w:ascii="Arial" w:hAnsi="Arial" w:cs="Arial"/>
            <w:sz w:val="24"/>
            <w:szCs w:val="24"/>
          </w:rPr>
          <w:t>heute schon einige Recherchearbeit hinter sich hatte</w:t>
        </w:r>
      </w:ins>
      <w:r w:rsidRPr="00944672">
        <w:rPr>
          <w:rFonts w:ascii="Arial" w:hAnsi="Arial" w:cs="Arial"/>
          <w:sz w:val="24"/>
          <w:szCs w:val="24"/>
        </w:rPr>
        <w:t xml:space="preserve">. </w:t>
      </w:r>
    </w:p>
    <w:p w14:paraId="4F80EFE3" w14:textId="77777777" w:rsidR="00457750" w:rsidRDefault="00944672" w:rsidP="00623B68">
      <w:pPr>
        <w:autoSpaceDE w:val="0"/>
        <w:autoSpaceDN w:val="0"/>
        <w:adjustRightInd w:val="0"/>
        <w:spacing w:after="0" w:line="360" w:lineRule="auto"/>
        <w:ind w:firstLine="227"/>
        <w:jc w:val="both"/>
        <w:rPr>
          <w:ins w:id="11728" w:author="Lektorat Bauer" w:date="2025-03-06T17:28:00Z" w16du:dateUtc="2025-03-06T16:28:00Z"/>
          <w:rFonts w:ascii="Arial" w:hAnsi="Arial" w:cs="Arial"/>
          <w:sz w:val="24"/>
          <w:szCs w:val="24"/>
        </w:rPr>
      </w:pPr>
      <w:r w:rsidRPr="00944672">
        <w:rPr>
          <w:rFonts w:ascii="Arial" w:hAnsi="Arial" w:cs="Arial"/>
          <w:sz w:val="24"/>
          <w:szCs w:val="24"/>
        </w:rPr>
        <w:lastRenderedPageBreak/>
        <w:t xml:space="preserve">„Ad-hoc weiß ich nichts, aber es gibt einige Kontakte, bei denen ich nachfragen kann. Gaming auf Malta und Partnerportale fallen für Dich weg, wir müssten schon einen guten Industrie-Background finden. </w:t>
      </w:r>
      <w:commentRangeStart w:id="11729"/>
      <w:r w:rsidRPr="00944672">
        <w:rPr>
          <w:rFonts w:ascii="Arial" w:hAnsi="Arial" w:cs="Arial"/>
          <w:sz w:val="24"/>
          <w:szCs w:val="24"/>
        </w:rPr>
        <w:t>Sonst lassen die Dich nicht gehen</w:t>
      </w:r>
      <w:commentRangeEnd w:id="11729"/>
      <w:r w:rsidR="00C81914">
        <w:rPr>
          <w:rStyle w:val="Kommentarzeichen"/>
        </w:rPr>
        <w:commentReference w:id="11729"/>
      </w:r>
      <w:r w:rsidRPr="00944672">
        <w:rPr>
          <w:rFonts w:ascii="Arial" w:hAnsi="Arial" w:cs="Arial"/>
          <w:sz w:val="24"/>
          <w:szCs w:val="24"/>
        </w:rPr>
        <w:t xml:space="preserve">. Damit entfallen auch die Israelis. Die suchen immer und zahlen gut.“ </w:t>
      </w:r>
    </w:p>
    <w:p w14:paraId="04DDF17E" w14:textId="77777777" w:rsidR="00457750" w:rsidRDefault="00944672" w:rsidP="00623B68">
      <w:pPr>
        <w:autoSpaceDE w:val="0"/>
        <w:autoSpaceDN w:val="0"/>
        <w:adjustRightInd w:val="0"/>
        <w:spacing w:after="0" w:line="360" w:lineRule="auto"/>
        <w:ind w:firstLine="227"/>
        <w:jc w:val="both"/>
        <w:rPr>
          <w:ins w:id="11730" w:author="Lektorat Bauer" w:date="2025-03-06T17:29:00Z" w16du:dateUtc="2025-03-06T16:29:00Z"/>
          <w:rFonts w:ascii="Arial" w:hAnsi="Arial" w:cs="Arial"/>
          <w:sz w:val="24"/>
          <w:szCs w:val="24"/>
        </w:rPr>
      </w:pPr>
      <w:r w:rsidRPr="00944672">
        <w:rPr>
          <w:rFonts w:ascii="Arial" w:hAnsi="Arial" w:cs="Arial"/>
          <w:sz w:val="24"/>
          <w:szCs w:val="24"/>
        </w:rPr>
        <w:t xml:space="preserve">Anique begleitete diese Feststellungen mit einem Kopfschütteln und sagte dann: „Das sind so ziemlich die gleichen Gedankengänge, die ich hatte. </w:t>
      </w:r>
      <w:ins w:id="11731" w:author="Lektorat Bauer" w:date="2025-03-06T17:29:00Z" w16du:dateUtc="2025-03-06T16:29:00Z">
        <w:r w:rsidR="00457750">
          <w:rPr>
            <w:rFonts w:ascii="Arial" w:hAnsi="Arial" w:cs="Arial"/>
            <w:sz w:val="24"/>
            <w:szCs w:val="24"/>
          </w:rPr>
          <w:t>…</w:t>
        </w:r>
      </w:ins>
      <w:del w:id="11732" w:author="Lektorat Bauer" w:date="2025-03-06T17:29:00Z" w16du:dateUtc="2025-03-06T16:29:00Z">
        <w:r w:rsidRPr="00944672" w:rsidDel="00457750">
          <w:rPr>
            <w:rFonts w:ascii="Arial" w:hAnsi="Arial" w:cs="Arial"/>
            <w:sz w:val="24"/>
            <w:szCs w:val="24"/>
          </w:rPr>
          <w:delText>...</w:delText>
        </w:r>
      </w:del>
      <w:r w:rsidRPr="00944672">
        <w:rPr>
          <w:rFonts w:ascii="Arial" w:hAnsi="Arial" w:cs="Arial"/>
          <w:sz w:val="24"/>
          <w:szCs w:val="24"/>
        </w:rPr>
        <w:t xml:space="preserve"> und Israel, da sind einige coole Unternehmen und spannendere und hochgradig interessante Projekte, aber ja, da kann ich nicht hin.“ </w:t>
      </w:r>
    </w:p>
    <w:p w14:paraId="3FE5BF93" w14:textId="6C46CB56" w:rsidR="00944672" w:rsidRPr="00944672" w:rsidDel="00457750" w:rsidRDefault="00944672" w:rsidP="00623B68">
      <w:pPr>
        <w:autoSpaceDE w:val="0"/>
        <w:autoSpaceDN w:val="0"/>
        <w:adjustRightInd w:val="0"/>
        <w:spacing w:after="0" w:line="360" w:lineRule="auto"/>
        <w:ind w:firstLine="227"/>
        <w:jc w:val="both"/>
        <w:rPr>
          <w:del w:id="11733" w:author="Lektorat Bauer" w:date="2025-03-06T17:29:00Z" w16du:dateUtc="2025-03-06T16:29:00Z"/>
          <w:rFonts w:ascii="Arial" w:hAnsi="Arial" w:cs="Arial"/>
          <w:sz w:val="24"/>
          <w:szCs w:val="24"/>
        </w:rPr>
      </w:pPr>
      <w:commentRangeStart w:id="11734"/>
      <w:del w:id="11735" w:author="Lektorat Bauer" w:date="2025-03-06T17:29:00Z" w16du:dateUtc="2025-03-06T16:29:00Z">
        <w:r w:rsidRPr="00944672" w:rsidDel="00457750">
          <w:rPr>
            <w:rFonts w:ascii="Arial" w:hAnsi="Arial" w:cs="Arial"/>
            <w:sz w:val="24"/>
            <w:szCs w:val="24"/>
          </w:rPr>
          <w:delText>„Entschuldige, ich habe nur laut gedacht.“ Meinte Johann. „Nein, ich muss mich entschuldigen, dass war kein Angriff, ich bin froh, dass Du mir behilflich bist.“ Aniques Stimme klang frustriert.</w:delText>
        </w:r>
      </w:del>
      <w:commentRangeEnd w:id="11734"/>
      <w:r w:rsidR="00457750">
        <w:rPr>
          <w:rStyle w:val="Kommentarzeichen"/>
        </w:rPr>
        <w:commentReference w:id="11734"/>
      </w:r>
    </w:p>
    <w:p w14:paraId="07A2C75B" w14:textId="77777777" w:rsidR="00C81914" w:rsidRDefault="00944672" w:rsidP="00623B68">
      <w:pPr>
        <w:autoSpaceDE w:val="0"/>
        <w:autoSpaceDN w:val="0"/>
        <w:adjustRightInd w:val="0"/>
        <w:spacing w:after="0" w:line="360" w:lineRule="auto"/>
        <w:ind w:firstLine="227"/>
        <w:jc w:val="both"/>
        <w:rPr>
          <w:ins w:id="11736" w:author="Lektorat Bauer" w:date="2025-03-06T17:31:00Z" w16du:dateUtc="2025-03-06T16:31:00Z"/>
          <w:rFonts w:ascii="Arial" w:hAnsi="Arial" w:cs="Arial"/>
          <w:sz w:val="24"/>
          <w:szCs w:val="24"/>
        </w:rPr>
      </w:pPr>
      <w:r w:rsidRPr="00944672">
        <w:rPr>
          <w:rFonts w:ascii="Arial" w:hAnsi="Arial" w:cs="Arial"/>
          <w:sz w:val="24"/>
          <w:szCs w:val="24"/>
        </w:rPr>
        <w:t>„Lass uns das Thema wechseln</w:t>
      </w:r>
      <w:del w:id="11737" w:author="Lektorat Bauer" w:date="2025-03-06T17:31:00Z" w16du:dateUtc="2025-03-06T16:31:00Z">
        <w:r w:rsidRPr="00944672" w:rsidDel="00C81914">
          <w:rPr>
            <w:rFonts w:ascii="Arial" w:hAnsi="Arial" w:cs="Arial"/>
            <w:sz w:val="24"/>
            <w:szCs w:val="24"/>
          </w:rPr>
          <w:delText>.</w:delText>
        </w:r>
      </w:del>
      <w:r w:rsidRPr="00944672">
        <w:rPr>
          <w:rFonts w:ascii="Arial" w:hAnsi="Arial" w:cs="Arial"/>
          <w:sz w:val="24"/>
          <w:szCs w:val="24"/>
        </w:rPr>
        <w:t>“</w:t>
      </w:r>
      <w:ins w:id="11738" w:author="Lektorat Bauer" w:date="2025-03-06T17:31:00Z" w16du:dateUtc="2025-03-06T16:31:00Z">
        <w:r w:rsidR="00C81914">
          <w:rPr>
            <w:rFonts w:ascii="Arial" w:hAnsi="Arial" w:cs="Arial"/>
            <w:sz w:val="24"/>
            <w:szCs w:val="24"/>
          </w:rPr>
          <w:t>,</w:t>
        </w:r>
      </w:ins>
      <w:r w:rsidRPr="00944672">
        <w:rPr>
          <w:rFonts w:ascii="Arial" w:hAnsi="Arial" w:cs="Arial"/>
          <w:sz w:val="24"/>
          <w:szCs w:val="24"/>
        </w:rPr>
        <w:t xml:space="preserve"> </w:t>
      </w:r>
      <w:ins w:id="11739" w:author="Lektorat Bauer" w:date="2025-03-06T17:31:00Z" w16du:dateUtc="2025-03-06T16:31:00Z">
        <w:r w:rsidR="00C81914">
          <w:rPr>
            <w:rFonts w:ascii="Arial" w:hAnsi="Arial" w:cs="Arial"/>
            <w:sz w:val="24"/>
            <w:szCs w:val="24"/>
          </w:rPr>
          <w:t>s</w:t>
        </w:r>
      </w:ins>
      <w:del w:id="11740" w:author="Lektorat Bauer" w:date="2025-03-06T17:31:00Z" w16du:dateUtc="2025-03-06T16:31:00Z">
        <w:r w:rsidRPr="00944672" w:rsidDel="00C81914">
          <w:rPr>
            <w:rFonts w:ascii="Arial" w:hAnsi="Arial" w:cs="Arial"/>
            <w:sz w:val="24"/>
            <w:szCs w:val="24"/>
          </w:rPr>
          <w:delText>S</w:delText>
        </w:r>
      </w:del>
      <w:r w:rsidRPr="00944672">
        <w:rPr>
          <w:rFonts w:ascii="Arial" w:hAnsi="Arial" w:cs="Arial"/>
          <w:sz w:val="24"/>
          <w:szCs w:val="24"/>
        </w:rPr>
        <w:t xml:space="preserve">etzte Anique an. „Was machen </w:t>
      </w:r>
      <w:del w:id="11741" w:author="Lektorat Bauer" w:date="2025-03-06T17:31:00Z" w16du:dateUtc="2025-03-06T16:31:00Z">
        <w:r w:rsidRPr="00944672" w:rsidDel="00C81914">
          <w:rPr>
            <w:rFonts w:ascii="Arial" w:hAnsi="Arial" w:cs="Arial"/>
            <w:sz w:val="24"/>
            <w:szCs w:val="24"/>
          </w:rPr>
          <w:delText xml:space="preserve">wie </w:delText>
        </w:r>
      </w:del>
      <w:ins w:id="11742" w:author="Lektorat Bauer" w:date="2025-03-06T17:31:00Z" w16du:dateUtc="2025-03-06T16:31:00Z">
        <w:r w:rsidR="00C81914">
          <w:rPr>
            <w:rFonts w:ascii="Arial" w:hAnsi="Arial" w:cs="Arial"/>
            <w:sz w:val="24"/>
            <w:szCs w:val="24"/>
          </w:rPr>
          <w:t>wir</w:t>
        </w:r>
        <w:r w:rsidR="00C81914" w:rsidRPr="00944672">
          <w:rPr>
            <w:rFonts w:ascii="Arial" w:hAnsi="Arial" w:cs="Arial"/>
            <w:sz w:val="24"/>
            <w:szCs w:val="24"/>
          </w:rPr>
          <w:t xml:space="preserve"> </w:t>
        </w:r>
      </w:ins>
      <w:r w:rsidRPr="00944672">
        <w:rPr>
          <w:rFonts w:ascii="Arial" w:hAnsi="Arial" w:cs="Arial"/>
          <w:sz w:val="24"/>
          <w:szCs w:val="24"/>
        </w:rPr>
        <w:t xml:space="preserve">mit den Informationen, die wir über die MH 17 haben?“ </w:t>
      </w:r>
    </w:p>
    <w:p w14:paraId="143A10B9" w14:textId="77777777" w:rsidR="000D39F1" w:rsidRDefault="00944672" w:rsidP="00623B68">
      <w:pPr>
        <w:autoSpaceDE w:val="0"/>
        <w:autoSpaceDN w:val="0"/>
        <w:adjustRightInd w:val="0"/>
        <w:spacing w:after="0" w:line="360" w:lineRule="auto"/>
        <w:ind w:firstLine="227"/>
        <w:jc w:val="both"/>
        <w:rPr>
          <w:ins w:id="11743" w:author="Lektorat Bauer" w:date="2025-03-06T17:41:00Z" w16du:dateUtc="2025-03-06T16:41:00Z"/>
          <w:rFonts w:ascii="Arial" w:hAnsi="Arial" w:cs="Arial"/>
          <w:sz w:val="24"/>
          <w:szCs w:val="24"/>
        </w:rPr>
      </w:pPr>
      <w:r w:rsidRPr="00944672">
        <w:rPr>
          <w:rFonts w:ascii="Arial" w:hAnsi="Arial" w:cs="Arial"/>
          <w:sz w:val="24"/>
          <w:szCs w:val="24"/>
        </w:rPr>
        <w:t xml:space="preserve">„Ich habe mir gedacht, dass wir die Informationen </w:t>
      </w:r>
      <w:del w:id="11744" w:author="Lektorat Bauer" w:date="2025-03-06T17:41:00Z" w16du:dateUtc="2025-03-06T16:41:00Z">
        <w:r w:rsidRPr="00944672" w:rsidDel="000D39F1">
          <w:rPr>
            <w:rFonts w:ascii="Arial" w:hAnsi="Arial" w:cs="Arial"/>
            <w:sz w:val="24"/>
            <w:szCs w:val="24"/>
          </w:rPr>
          <w:delText xml:space="preserve">ich </w:delText>
        </w:r>
      </w:del>
      <w:ins w:id="11745" w:author="Lektorat Bauer" w:date="2025-03-06T17:41:00Z" w16du:dateUtc="2025-03-06T16:41:00Z">
        <w:r w:rsidR="000D39F1">
          <w:rPr>
            <w:rFonts w:ascii="Arial" w:hAnsi="Arial" w:cs="Arial"/>
            <w:sz w:val="24"/>
            <w:szCs w:val="24"/>
          </w:rPr>
          <w:t>in</w:t>
        </w:r>
        <w:r w:rsidR="000D39F1" w:rsidRPr="00944672">
          <w:rPr>
            <w:rFonts w:ascii="Arial" w:hAnsi="Arial" w:cs="Arial"/>
            <w:sz w:val="24"/>
            <w:szCs w:val="24"/>
          </w:rPr>
          <w:t xml:space="preserve"> </w:t>
        </w:r>
      </w:ins>
      <w:r w:rsidRPr="00944672">
        <w:rPr>
          <w:rFonts w:ascii="Arial" w:hAnsi="Arial" w:cs="Arial"/>
          <w:sz w:val="24"/>
          <w:szCs w:val="24"/>
        </w:rPr>
        <w:t>Paketen an Bellingcat geben.“</w:t>
      </w:r>
      <w:del w:id="11746" w:author="Lektorat Bauer" w:date="2025-03-06T17:41:00Z" w16du:dateUtc="2025-03-06T16:41:00Z">
        <w:r w:rsidRPr="00944672" w:rsidDel="000D39F1">
          <w:rPr>
            <w:rFonts w:ascii="Arial" w:hAnsi="Arial" w:cs="Arial"/>
            <w:sz w:val="24"/>
            <w:szCs w:val="24"/>
          </w:rPr>
          <w:delText xml:space="preserve"> Antwortete Johann. </w:delText>
        </w:r>
      </w:del>
    </w:p>
    <w:p w14:paraId="4FF2D321" w14:textId="77777777" w:rsidR="000D39F1" w:rsidRDefault="00944672" w:rsidP="00623B68">
      <w:pPr>
        <w:autoSpaceDE w:val="0"/>
        <w:autoSpaceDN w:val="0"/>
        <w:adjustRightInd w:val="0"/>
        <w:spacing w:after="0" w:line="360" w:lineRule="auto"/>
        <w:ind w:firstLine="227"/>
        <w:jc w:val="both"/>
        <w:rPr>
          <w:ins w:id="11747" w:author="Lektorat Bauer" w:date="2025-03-06T17:41:00Z" w16du:dateUtc="2025-03-06T16:41:00Z"/>
          <w:rFonts w:ascii="Arial" w:hAnsi="Arial" w:cs="Arial"/>
          <w:sz w:val="24"/>
          <w:szCs w:val="24"/>
        </w:rPr>
      </w:pPr>
      <w:r w:rsidRPr="00944672">
        <w:rPr>
          <w:rFonts w:ascii="Arial" w:hAnsi="Arial" w:cs="Arial"/>
          <w:sz w:val="24"/>
          <w:szCs w:val="24"/>
        </w:rPr>
        <w:t xml:space="preserve">„Wer ist Bellingcat?“ </w:t>
      </w:r>
    </w:p>
    <w:p w14:paraId="0D3FC69A" w14:textId="77777777" w:rsidR="000D39F1" w:rsidRDefault="00944672" w:rsidP="00623B68">
      <w:pPr>
        <w:autoSpaceDE w:val="0"/>
        <w:autoSpaceDN w:val="0"/>
        <w:adjustRightInd w:val="0"/>
        <w:spacing w:after="0" w:line="360" w:lineRule="auto"/>
        <w:ind w:firstLine="227"/>
        <w:jc w:val="both"/>
        <w:rPr>
          <w:ins w:id="11748" w:author="Lektorat Bauer" w:date="2025-03-06T17:41:00Z" w16du:dateUtc="2025-03-06T16:41:00Z"/>
          <w:rFonts w:ascii="Arial" w:hAnsi="Arial" w:cs="Arial"/>
          <w:sz w:val="24"/>
          <w:szCs w:val="24"/>
        </w:rPr>
      </w:pPr>
      <w:r w:rsidRPr="00944672">
        <w:rPr>
          <w:rFonts w:ascii="Arial" w:hAnsi="Arial" w:cs="Arial"/>
          <w:sz w:val="24"/>
          <w:szCs w:val="24"/>
        </w:rPr>
        <w:t xml:space="preserve">„Das eine Gruppe von investigativen Journalisten und freiwilligen Rechercheuren, die gerade anfängt, und die ich beobachte. Die scheinen gut zu sein. Die arbeiten daran, alles </w:t>
      </w:r>
      <w:ins w:id="11749" w:author="Lektorat Bauer" w:date="2025-03-06T17:41:00Z" w16du:dateUtc="2025-03-06T16:41:00Z">
        <w:r w:rsidR="000D39F1">
          <w:rPr>
            <w:rFonts w:ascii="Arial" w:hAnsi="Arial" w:cs="Arial"/>
            <w:sz w:val="24"/>
            <w:szCs w:val="24"/>
          </w:rPr>
          <w:t>S</w:t>
        </w:r>
      </w:ins>
      <w:del w:id="11750" w:author="Lektorat Bauer" w:date="2025-03-06T17:41:00Z" w16du:dateUtc="2025-03-06T16:41:00Z">
        <w:r w:rsidRPr="00944672" w:rsidDel="000D39F1">
          <w:rPr>
            <w:rFonts w:ascii="Arial" w:hAnsi="Arial" w:cs="Arial"/>
            <w:sz w:val="24"/>
            <w:szCs w:val="24"/>
          </w:rPr>
          <w:delText>s</w:delText>
        </w:r>
      </w:del>
      <w:r w:rsidRPr="00944672">
        <w:rPr>
          <w:rFonts w:ascii="Arial" w:hAnsi="Arial" w:cs="Arial"/>
          <w:sz w:val="24"/>
          <w:szCs w:val="24"/>
        </w:rPr>
        <w:t xml:space="preserve">chlechte aufzudecken.“ </w:t>
      </w:r>
    </w:p>
    <w:p w14:paraId="46DB9434" w14:textId="77777777" w:rsidR="000D39F1" w:rsidRDefault="00944672" w:rsidP="00623B68">
      <w:pPr>
        <w:autoSpaceDE w:val="0"/>
        <w:autoSpaceDN w:val="0"/>
        <w:adjustRightInd w:val="0"/>
        <w:spacing w:after="0" w:line="360" w:lineRule="auto"/>
        <w:ind w:firstLine="227"/>
        <w:jc w:val="both"/>
        <w:rPr>
          <w:ins w:id="11751" w:author="Lektorat Bauer" w:date="2025-03-06T17:41:00Z" w16du:dateUtc="2025-03-06T16:41:00Z"/>
          <w:rFonts w:ascii="Arial" w:hAnsi="Arial" w:cs="Arial"/>
          <w:sz w:val="24"/>
          <w:szCs w:val="24"/>
        </w:rPr>
      </w:pPr>
      <w:r w:rsidRPr="00944672">
        <w:rPr>
          <w:rFonts w:ascii="Arial" w:hAnsi="Arial" w:cs="Arial"/>
          <w:sz w:val="24"/>
          <w:szCs w:val="24"/>
        </w:rPr>
        <w:t>„Das klingt doch gut. Schicke denen die Informationen, die wir zu der Raketeneinheit haben. Wenn die etwas daraus machen, sehen wir weiter</w:t>
      </w:r>
      <w:del w:id="11752" w:author="Lektorat Bauer" w:date="2025-03-06T17:41:00Z" w16du:dateUtc="2025-03-06T16:41:00Z">
        <w:r w:rsidRPr="00944672" w:rsidDel="000D39F1">
          <w:rPr>
            <w:rFonts w:ascii="Arial" w:hAnsi="Arial" w:cs="Arial"/>
            <w:sz w:val="24"/>
            <w:szCs w:val="24"/>
          </w:rPr>
          <w:delText>..</w:delText>
        </w:r>
      </w:del>
      <w:r w:rsidRPr="00944672">
        <w:rPr>
          <w:rFonts w:ascii="Arial" w:hAnsi="Arial" w:cs="Arial"/>
          <w:sz w:val="24"/>
          <w:szCs w:val="24"/>
        </w:rPr>
        <w:t xml:space="preserve">!“ </w:t>
      </w:r>
    </w:p>
    <w:p w14:paraId="4BEE7759" w14:textId="77777777" w:rsidR="000D39F1" w:rsidRDefault="00944672" w:rsidP="00623B68">
      <w:pPr>
        <w:autoSpaceDE w:val="0"/>
        <w:autoSpaceDN w:val="0"/>
        <w:adjustRightInd w:val="0"/>
        <w:spacing w:after="0" w:line="360" w:lineRule="auto"/>
        <w:ind w:firstLine="227"/>
        <w:jc w:val="both"/>
        <w:rPr>
          <w:ins w:id="11753" w:author="Lektorat Bauer" w:date="2025-03-06T17:42:00Z" w16du:dateUtc="2025-03-06T16:42:00Z"/>
          <w:rFonts w:ascii="Arial" w:hAnsi="Arial" w:cs="Arial"/>
          <w:sz w:val="24"/>
          <w:szCs w:val="24"/>
        </w:rPr>
      </w:pPr>
      <w:r w:rsidRPr="00944672">
        <w:rPr>
          <w:rFonts w:ascii="Arial" w:hAnsi="Arial" w:cs="Arial"/>
          <w:sz w:val="24"/>
          <w:szCs w:val="24"/>
        </w:rPr>
        <w:t xml:space="preserve">„Ja Chef!“ </w:t>
      </w:r>
      <w:del w:id="11754" w:author="Lektorat Bauer" w:date="2025-03-06T17:42:00Z" w16du:dateUtc="2025-03-06T16:42:00Z">
        <w:r w:rsidRPr="00944672" w:rsidDel="000D39F1">
          <w:rPr>
            <w:rFonts w:ascii="Arial" w:hAnsi="Arial" w:cs="Arial"/>
            <w:sz w:val="24"/>
            <w:szCs w:val="24"/>
          </w:rPr>
          <w:delText xml:space="preserve">Lachte </w:delText>
        </w:r>
      </w:del>
      <w:r w:rsidRPr="00944672">
        <w:rPr>
          <w:rFonts w:ascii="Arial" w:hAnsi="Arial" w:cs="Arial"/>
          <w:sz w:val="24"/>
          <w:szCs w:val="24"/>
        </w:rPr>
        <w:t>Johann</w:t>
      </w:r>
      <w:ins w:id="11755" w:author="Lektorat Bauer" w:date="2025-03-06T17:42:00Z" w16du:dateUtc="2025-03-06T16:42:00Z">
        <w:r w:rsidR="000D39F1">
          <w:rPr>
            <w:rFonts w:ascii="Arial" w:hAnsi="Arial" w:cs="Arial"/>
            <w:sz w:val="24"/>
            <w:szCs w:val="24"/>
          </w:rPr>
          <w:t xml:space="preserve"> lachte</w:t>
        </w:r>
      </w:ins>
      <w:r w:rsidRPr="00944672">
        <w:rPr>
          <w:rFonts w:ascii="Arial" w:hAnsi="Arial" w:cs="Arial"/>
          <w:sz w:val="24"/>
          <w:szCs w:val="24"/>
        </w:rPr>
        <w:t xml:space="preserve">. </w:t>
      </w:r>
    </w:p>
    <w:p w14:paraId="6D144175" w14:textId="77777777" w:rsidR="000D39F1" w:rsidRDefault="00944672" w:rsidP="00623B68">
      <w:pPr>
        <w:autoSpaceDE w:val="0"/>
        <w:autoSpaceDN w:val="0"/>
        <w:adjustRightInd w:val="0"/>
        <w:spacing w:after="0" w:line="360" w:lineRule="auto"/>
        <w:ind w:firstLine="227"/>
        <w:jc w:val="both"/>
        <w:rPr>
          <w:ins w:id="11756" w:author="Lektorat Bauer" w:date="2025-03-06T17:42:00Z" w16du:dateUtc="2025-03-06T16:42:00Z"/>
          <w:rFonts w:ascii="Arial" w:hAnsi="Arial" w:cs="Arial"/>
          <w:sz w:val="24"/>
          <w:szCs w:val="24"/>
        </w:rPr>
      </w:pPr>
      <w:r w:rsidRPr="00944672">
        <w:rPr>
          <w:rFonts w:ascii="Arial" w:hAnsi="Arial" w:cs="Arial"/>
          <w:sz w:val="24"/>
          <w:szCs w:val="24"/>
        </w:rPr>
        <w:t xml:space="preserve">„Oh, hatte ich schon wieder den Kommandoton? Tut mir echt leid.“ </w:t>
      </w:r>
    </w:p>
    <w:p w14:paraId="6BF3401E" w14:textId="7BBDF2F8"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„Das ist schon ok. Ich finde es gut, wie schnell Du Input in Entscheidungen umsetzt. Ich war noch am überlegen, was ich denen anbieten soll. Ich schicke denen das über den InBev104-Account und frage, ob die damit etwas anfangen können</w:t>
      </w:r>
      <w:del w:id="11757" w:author="Lektorat Bauer" w:date="2025-03-06T17:42:00Z" w16du:dateUtc="2025-03-06T16:42:00Z">
        <w:r w:rsidRPr="00944672" w:rsidDel="000D39F1">
          <w:rPr>
            <w:rFonts w:ascii="Arial" w:hAnsi="Arial" w:cs="Arial"/>
            <w:sz w:val="24"/>
            <w:szCs w:val="24"/>
          </w:rPr>
          <w:delText>.“ Sagte Johann, „</w:delText>
        </w:r>
      </w:del>
      <w:ins w:id="11758" w:author="Lektorat Bauer" w:date="2025-03-06T17:42:00Z" w16du:dateUtc="2025-03-06T16:42:00Z">
        <w:r w:rsidR="000D39F1">
          <w:rPr>
            <w:rFonts w:ascii="Arial" w:hAnsi="Arial" w:cs="Arial"/>
            <w:sz w:val="24"/>
            <w:szCs w:val="24"/>
          </w:rPr>
          <w:t xml:space="preserve">. </w:t>
        </w:r>
      </w:ins>
      <w:r w:rsidRPr="00944672">
        <w:rPr>
          <w:rFonts w:ascii="Arial" w:hAnsi="Arial" w:cs="Arial"/>
          <w:sz w:val="24"/>
          <w:szCs w:val="24"/>
        </w:rPr>
        <w:t>Dann können wir auch verfolgen wie die arbeiten.“</w:t>
      </w:r>
    </w:p>
    <w:p w14:paraId="18D46B06" w14:textId="77777777" w:rsidR="000D39F1" w:rsidRDefault="00944672" w:rsidP="00623B68">
      <w:pPr>
        <w:autoSpaceDE w:val="0"/>
        <w:autoSpaceDN w:val="0"/>
        <w:adjustRightInd w:val="0"/>
        <w:spacing w:after="0" w:line="360" w:lineRule="auto"/>
        <w:ind w:firstLine="227"/>
        <w:jc w:val="both"/>
        <w:rPr>
          <w:ins w:id="11759" w:author="Lektorat Bauer" w:date="2025-03-06T17:42:00Z" w16du:dateUtc="2025-03-06T16:42:00Z"/>
          <w:rFonts w:ascii="Arial" w:hAnsi="Arial" w:cs="Arial"/>
          <w:sz w:val="24"/>
          <w:szCs w:val="24"/>
        </w:rPr>
      </w:pPr>
      <w:r w:rsidRPr="00944672">
        <w:rPr>
          <w:rFonts w:ascii="Arial" w:hAnsi="Arial" w:cs="Arial"/>
          <w:sz w:val="24"/>
          <w:szCs w:val="24"/>
        </w:rPr>
        <w:t>„Gut, so machen wir das</w:t>
      </w:r>
      <w:del w:id="11760" w:author="Lektorat Bauer" w:date="2025-03-06T17:42:00Z" w16du:dateUtc="2025-03-06T16:42:00Z">
        <w:r w:rsidRPr="00944672" w:rsidDel="000D39F1">
          <w:rPr>
            <w:rFonts w:ascii="Arial" w:hAnsi="Arial" w:cs="Arial"/>
            <w:sz w:val="24"/>
            <w:szCs w:val="24"/>
          </w:rPr>
          <w:delText>.</w:delText>
        </w:r>
      </w:del>
      <w:r w:rsidRPr="00944672">
        <w:rPr>
          <w:rFonts w:ascii="Arial" w:hAnsi="Arial" w:cs="Arial"/>
          <w:sz w:val="24"/>
          <w:szCs w:val="24"/>
        </w:rPr>
        <w:t>“</w:t>
      </w:r>
      <w:ins w:id="11761" w:author="Lektorat Bauer" w:date="2025-03-06T17:42:00Z" w16du:dateUtc="2025-03-06T16:42:00Z">
        <w:r w:rsidR="000D39F1">
          <w:rPr>
            <w:rFonts w:ascii="Arial" w:hAnsi="Arial" w:cs="Arial"/>
            <w:sz w:val="24"/>
            <w:szCs w:val="24"/>
          </w:rPr>
          <w:t>,</w:t>
        </w:r>
      </w:ins>
      <w:r w:rsidRPr="00944672">
        <w:rPr>
          <w:rFonts w:ascii="Arial" w:hAnsi="Arial" w:cs="Arial"/>
          <w:sz w:val="24"/>
          <w:szCs w:val="24"/>
        </w:rPr>
        <w:t xml:space="preserve"> </w:t>
      </w:r>
      <w:ins w:id="11762" w:author="Lektorat Bauer" w:date="2025-03-06T17:42:00Z" w16du:dateUtc="2025-03-06T16:42:00Z">
        <w:r w:rsidR="000D39F1">
          <w:rPr>
            <w:rFonts w:ascii="Arial" w:hAnsi="Arial" w:cs="Arial"/>
            <w:sz w:val="24"/>
            <w:szCs w:val="24"/>
          </w:rPr>
          <w:t>s</w:t>
        </w:r>
      </w:ins>
      <w:del w:id="11763" w:author="Lektorat Bauer" w:date="2025-03-06T17:42:00Z" w16du:dateUtc="2025-03-06T16:42:00Z">
        <w:r w:rsidRPr="00944672" w:rsidDel="000D39F1">
          <w:rPr>
            <w:rFonts w:ascii="Arial" w:hAnsi="Arial" w:cs="Arial"/>
            <w:sz w:val="24"/>
            <w:szCs w:val="24"/>
          </w:rPr>
          <w:delText>S</w:delText>
        </w:r>
      </w:del>
      <w:r w:rsidRPr="00944672">
        <w:rPr>
          <w:rFonts w:ascii="Arial" w:hAnsi="Arial" w:cs="Arial"/>
          <w:sz w:val="24"/>
          <w:szCs w:val="24"/>
        </w:rPr>
        <w:t>agte Anique, „und Duke?</w:t>
      </w:r>
      <w:del w:id="11764" w:author="Lektorat Bauer" w:date="2025-03-06T17:42:00Z" w16du:dateUtc="2025-03-06T16:42:00Z">
        <w:r w:rsidRPr="00944672" w:rsidDel="000D39F1">
          <w:rPr>
            <w:rFonts w:ascii="Arial" w:hAnsi="Arial" w:cs="Arial"/>
            <w:sz w:val="24"/>
            <w:szCs w:val="24"/>
          </w:rPr>
          <w:delText>!</w:delText>
        </w:r>
      </w:del>
      <w:r w:rsidRPr="00944672">
        <w:rPr>
          <w:rFonts w:ascii="Arial" w:hAnsi="Arial" w:cs="Arial"/>
          <w:sz w:val="24"/>
          <w:szCs w:val="24"/>
        </w:rPr>
        <w:t xml:space="preserve"> Danke!“ </w:t>
      </w:r>
    </w:p>
    <w:p w14:paraId="50FE86A1" w14:textId="77777777" w:rsidR="000D39F1" w:rsidRDefault="00944672" w:rsidP="00623B68">
      <w:pPr>
        <w:autoSpaceDE w:val="0"/>
        <w:autoSpaceDN w:val="0"/>
        <w:adjustRightInd w:val="0"/>
        <w:spacing w:after="0" w:line="360" w:lineRule="auto"/>
        <w:ind w:firstLine="227"/>
        <w:jc w:val="both"/>
        <w:rPr>
          <w:ins w:id="11765" w:author="Lektorat Bauer" w:date="2025-03-06T17:42:00Z" w16du:dateUtc="2025-03-06T16:42:00Z"/>
          <w:rFonts w:ascii="Arial" w:hAnsi="Arial" w:cs="Arial"/>
          <w:sz w:val="24"/>
          <w:szCs w:val="24"/>
        </w:rPr>
      </w:pPr>
      <w:r w:rsidRPr="00944672">
        <w:rPr>
          <w:rFonts w:ascii="Arial" w:hAnsi="Arial" w:cs="Arial"/>
          <w:sz w:val="24"/>
          <w:szCs w:val="24"/>
        </w:rPr>
        <w:t xml:space="preserve">„Für Dich immer gern. Es macht Spaß mit Dir zu arbeiten. Jetzt ist gleich 23:30 Uhr. Sieh zu, dass Du noch Schlaf bekommst, Du hast heute wieder etwas Gutes getan!“ </w:t>
      </w:r>
    </w:p>
    <w:p w14:paraId="6DEFB74E" w14:textId="0A87CA7A"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„Dank</w:t>
      </w:r>
      <w:ins w:id="11766" w:author="Lektorat Bauer" w:date="2025-03-06T17:42:00Z" w16du:dateUtc="2025-03-06T16:42:00Z">
        <w:r w:rsidR="000D39F1">
          <w:rPr>
            <w:rFonts w:ascii="Arial" w:hAnsi="Arial" w:cs="Arial"/>
            <w:sz w:val="24"/>
            <w:szCs w:val="24"/>
          </w:rPr>
          <w:t>e</w:t>
        </w:r>
      </w:ins>
      <w:r w:rsidRPr="00944672">
        <w:rPr>
          <w:rFonts w:ascii="Arial" w:hAnsi="Arial" w:cs="Arial"/>
          <w:sz w:val="24"/>
          <w:szCs w:val="24"/>
        </w:rPr>
        <w:t xml:space="preserve"> Duke. Schlaf gut!“ Damit schaltete Anique den Kanal ab und klappte den </w:t>
      </w:r>
      <w:del w:id="11767" w:author="Lektorat Bauer" w:date="2025-03-06T17:42:00Z" w16du:dateUtc="2025-03-06T16:42:00Z">
        <w:r w:rsidRPr="00944672" w:rsidDel="000D39F1">
          <w:rPr>
            <w:rFonts w:ascii="Arial" w:hAnsi="Arial" w:cs="Arial"/>
            <w:sz w:val="24"/>
            <w:szCs w:val="24"/>
          </w:rPr>
          <w:delText xml:space="preserve">das </w:delText>
        </w:r>
      </w:del>
      <w:r w:rsidRPr="00944672">
        <w:rPr>
          <w:rFonts w:ascii="Arial" w:hAnsi="Arial" w:cs="Arial"/>
          <w:sz w:val="24"/>
          <w:szCs w:val="24"/>
        </w:rPr>
        <w:t>Laptop zu.</w:t>
      </w:r>
    </w:p>
    <w:p w14:paraId="205827A5"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70F5A59A"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1ADEFBC9"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776E04CA"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In den Tiefen des Internets.</w:t>
      </w:r>
    </w:p>
    <w:p w14:paraId="52BAB11E"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Stimme 1: „Wo ist der Recruiter?“  </w:t>
      </w:r>
    </w:p>
    <w:p w14:paraId="5F29AFED"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Stimme 2: „Hat die Akquise in Kuala Lumpur initiiert.“</w:t>
      </w:r>
    </w:p>
    <w:p w14:paraId="5D4F03BE" w14:textId="51D2CF1E"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Stimme 1: „Gut. Er soll nach Amsterdam fliegen. Sie ist </w:t>
      </w:r>
      <w:del w:id="11768" w:author="Lektorat Bauer" w:date="2025-03-06T17:42:00Z" w16du:dateUtc="2025-03-06T16:42:00Z">
        <w:r w:rsidRPr="00944672" w:rsidDel="000D39F1">
          <w:rPr>
            <w:rFonts w:ascii="Arial" w:hAnsi="Arial" w:cs="Arial"/>
            <w:sz w:val="24"/>
            <w:szCs w:val="24"/>
          </w:rPr>
          <w:delText>soweit</w:delText>
        </w:r>
      </w:del>
      <w:ins w:id="11769" w:author="Lektorat Bauer" w:date="2025-03-06T17:42:00Z" w16du:dateUtc="2025-03-06T16:42:00Z">
        <w:r w:rsidR="000D39F1" w:rsidRPr="00944672">
          <w:rPr>
            <w:rFonts w:ascii="Arial" w:hAnsi="Arial" w:cs="Arial"/>
            <w:sz w:val="24"/>
            <w:szCs w:val="24"/>
          </w:rPr>
          <w:t>so weit</w:t>
        </w:r>
      </w:ins>
      <w:r w:rsidRPr="00944672">
        <w:rPr>
          <w:rFonts w:ascii="Arial" w:hAnsi="Arial" w:cs="Arial"/>
          <w:sz w:val="24"/>
          <w:szCs w:val="24"/>
        </w:rPr>
        <w:t>.“</w:t>
      </w:r>
    </w:p>
    <w:p w14:paraId="3B4F7866"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Stimme 2: „Ok, ich lasse die Reise vorbereiten. Das Flugzeug kann nicht durchfliegen, die A319 ist in einem </w:t>
      </w:r>
      <w:del w:id="11770" w:author="Lektorat Bauer" w:date="2025-03-06T17:43:00Z" w16du:dateUtc="2025-03-06T16:43:00Z">
        <w:r w:rsidRPr="00944672" w:rsidDel="000D39F1">
          <w:rPr>
            <w:rFonts w:ascii="Arial" w:hAnsi="Arial" w:cs="Arial"/>
            <w:sz w:val="24"/>
            <w:szCs w:val="24"/>
          </w:rPr>
          <w:delText>‘</w:delText>
        </w:r>
      </w:del>
      <w:r w:rsidRPr="00944672">
        <w:rPr>
          <w:rFonts w:ascii="Arial" w:hAnsi="Arial" w:cs="Arial"/>
          <w:sz w:val="24"/>
          <w:szCs w:val="24"/>
        </w:rPr>
        <w:t>Mog</w:t>
      </w:r>
      <w:del w:id="11771" w:author="Lektorat Bauer" w:date="2025-03-06T17:43:00Z" w16du:dateUtc="2025-03-06T16:43:00Z">
        <w:r w:rsidRPr="00944672" w:rsidDel="000D39F1">
          <w:rPr>
            <w:rFonts w:ascii="Arial" w:hAnsi="Arial" w:cs="Arial"/>
            <w:sz w:val="24"/>
            <w:szCs w:val="24"/>
          </w:rPr>
          <w:delText>’</w:delText>
        </w:r>
      </w:del>
      <w:r w:rsidRPr="00944672">
        <w:rPr>
          <w:rFonts w:ascii="Arial" w:hAnsi="Arial" w:cs="Arial"/>
          <w:sz w:val="24"/>
          <w:szCs w:val="24"/>
        </w:rPr>
        <w:t>-Einsatz. Sollen wir in Dubai landen, oder haben Sie andere Pläne?“</w:t>
      </w:r>
    </w:p>
    <w:p w14:paraId="72CABBDD"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Stimme 1: „Ah! Guter Hinweis! Planen Sie mit Riyadh, unser Kontakt dort benötigt Dokumente, die wir mitschicken.“</w:t>
      </w:r>
    </w:p>
    <w:p w14:paraId="6696132E" w14:textId="50A0B945"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 Stimme 2: „Das Flugzeug wird in </w:t>
      </w:r>
      <w:ins w:id="11772" w:author="Lektorat Bauer" w:date="2025-03-06T17:43:00Z" w16du:dateUtc="2025-03-06T16:43:00Z">
        <w:r w:rsidR="000D39F1">
          <w:rPr>
            <w:rFonts w:ascii="Arial" w:hAnsi="Arial" w:cs="Arial"/>
            <w:sz w:val="24"/>
            <w:szCs w:val="24"/>
          </w:rPr>
          <w:t>circa</w:t>
        </w:r>
      </w:ins>
      <w:del w:id="11773" w:author="Lektorat Bauer" w:date="2025-03-06T17:43:00Z" w16du:dateUtc="2025-03-06T16:43:00Z">
        <w:r w:rsidRPr="00944672" w:rsidDel="000D39F1">
          <w:rPr>
            <w:rFonts w:ascii="Arial" w:hAnsi="Arial" w:cs="Arial"/>
            <w:sz w:val="24"/>
            <w:szCs w:val="24"/>
          </w:rPr>
          <w:delText>ca.</w:delText>
        </w:r>
      </w:del>
      <w:r w:rsidRPr="00944672">
        <w:rPr>
          <w:rFonts w:ascii="Arial" w:hAnsi="Arial" w:cs="Arial"/>
          <w:sz w:val="24"/>
          <w:szCs w:val="24"/>
        </w:rPr>
        <w:t xml:space="preserve"> 3 Stunden fertig sein.“</w:t>
      </w:r>
    </w:p>
    <w:p w14:paraId="266ABC54"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67C7BC94" w14:textId="77777777" w:rsidR="00944672" w:rsidRPr="00944672" w:rsidRDefault="00944672" w:rsidP="00623B68">
      <w:pPr>
        <w:autoSpaceDE w:val="0"/>
        <w:autoSpaceDN w:val="0"/>
        <w:adjustRightInd w:val="0"/>
        <w:spacing w:after="0" w:line="360" w:lineRule="auto"/>
        <w:jc w:val="both"/>
        <w:rPr>
          <w:rFonts w:ascii="Arial" w:hAnsi="Arial" w:cs="Arial"/>
          <w:vanish/>
          <w:sz w:val="24"/>
          <w:szCs w:val="24"/>
        </w:rPr>
      </w:pPr>
      <w:r w:rsidRPr="00944672">
        <w:rPr>
          <w:rFonts w:ascii="Arial" w:hAnsi="Arial" w:cs="Arial"/>
          <w:sz w:val="24"/>
          <w:szCs w:val="24"/>
        </w:rPr>
        <w:t>***</w:t>
      </w:r>
    </w:p>
    <w:p w14:paraId="749A6057"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 </w:t>
      </w:r>
    </w:p>
    <w:p w14:paraId="616EDCFE"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commentRangeStart w:id="11774"/>
      <w:commentRangeEnd w:id="11774"/>
      <w:r w:rsidRPr="00944672">
        <w:rPr>
          <w:rFonts w:ascii="Arial" w:hAnsi="Arial" w:cs="Arial"/>
          <w:sz w:val="24"/>
          <w:szCs w:val="24"/>
        </w:rPr>
        <w:commentReference w:id="11774"/>
      </w:r>
      <w:r w:rsidRPr="00944672">
        <w:rPr>
          <w:rFonts w:ascii="Arial" w:hAnsi="Arial" w:cs="Arial"/>
          <w:sz w:val="24"/>
          <w:szCs w:val="24"/>
        </w:rPr>
        <w:t>&gt;&gt;&gt; Kuala Lumpur – Riyadh – Amsterdam, 09. Feb. 2015 &lt;&lt;&lt;</w:t>
      </w:r>
    </w:p>
    <w:p w14:paraId="7520F1FC" w14:textId="22D93E2F"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Die Embraer Legacy 650 hatte </w:t>
      </w:r>
      <w:r w:rsidRPr="00944672">
        <w:rPr>
          <w:rFonts w:ascii="Arial" w:hAnsi="Arial" w:cs="Arial"/>
          <w:noProof/>
          <w:sz w:val="24"/>
          <w:szCs w:val="24"/>
        </w:rPr>
        <w:t>ruhig</w:t>
      </w:r>
      <w:r w:rsidRPr="00944672">
        <w:rPr>
          <w:rFonts w:ascii="Arial" w:hAnsi="Arial" w:cs="Arial"/>
          <w:sz w:val="24"/>
          <w:szCs w:val="24"/>
        </w:rPr>
        <w:t xml:space="preserve"> ihre Bahn von Kuala Lumpur, an der Südspitze von Indien vorbei, zur arabischen Halbinsel gezogen. Die Flugzeit betrug 8 Stunden 20 Minuten und Geon Park, der Recruiter, hatte die Zeit genutzt, um Daten aufzuarbeiten, und </w:t>
      </w:r>
      <w:ins w:id="11775" w:author="Lektorat Bauer" w:date="2025-03-06T17:43:00Z" w16du:dateUtc="2025-03-06T16:43:00Z">
        <w:r w:rsidR="000D39F1">
          <w:rPr>
            <w:rFonts w:ascii="Arial" w:hAnsi="Arial" w:cs="Arial"/>
            <w:sz w:val="24"/>
            <w:szCs w:val="24"/>
          </w:rPr>
          <w:t xml:space="preserve">sich </w:t>
        </w:r>
      </w:ins>
      <w:r w:rsidRPr="00944672">
        <w:rPr>
          <w:rFonts w:ascii="Arial" w:hAnsi="Arial" w:cs="Arial"/>
          <w:sz w:val="24"/>
          <w:szCs w:val="24"/>
        </w:rPr>
        <w:t>per Video</w:t>
      </w:r>
      <w:ins w:id="11776" w:author="Lektorat Bauer" w:date="2025-03-06T17:43:00Z" w16du:dateUtc="2025-03-06T16:43:00Z">
        <w:r w:rsidR="000D39F1">
          <w:rPr>
            <w:rFonts w:ascii="Arial" w:hAnsi="Arial" w:cs="Arial"/>
            <w:sz w:val="24"/>
            <w:szCs w:val="24"/>
          </w:rPr>
          <w:t>k</w:t>
        </w:r>
      </w:ins>
      <w:del w:id="11777" w:author="Lektorat Bauer" w:date="2025-03-06T17:43:00Z" w16du:dateUtc="2025-03-06T16:43:00Z">
        <w:r w:rsidRPr="00944672" w:rsidDel="000D39F1">
          <w:rPr>
            <w:rFonts w:ascii="Arial" w:hAnsi="Arial" w:cs="Arial"/>
            <w:sz w:val="24"/>
            <w:szCs w:val="24"/>
          </w:rPr>
          <w:delText>-K</w:delText>
        </w:r>
      </w:del>
      <w:r w:rsidRPr="00944672">
        <w:rPr>
          <w:rFonts w:ascii="Arial" w:hAnsi="Arial" w:cs="Arial"/>
          <w:sz w:val="24"/>
          <w:szCs w:val="24"/>
        </w:rPr>
        <w:t xml:space="preserve">onferenz </w:t>
      </w:r>
      <w:del w:id="11778" w:author="Lektorat Bauer" w:date="2025-03-06T17:43:00Z" w16du:dateUtc="2025-03-06T16:43:00Z">
        <w:r w:rsidRPr="00944672" w:rsidDel="000D39F1">
          <w:rPr>
            <w:rFonts w:ascii="Arial" w:hAnsi="Arial" w:cs="Arial"/>
            <w:sz w:val="24"/>
            <w:szCs w:val="24"/>
          </w:rPr>
          <w:delText xml:space="preserve">sich </w:delText>
        </w:r>
      </w:del>
      <w:r w:rsidRPr="00944672">
        <w:rPr>
          <w:rFonts w:ascii="Arial" w:hAnsi="Arial" w:cs="Arial"/>
          <w:sz w:val="24"/>
          <w:szCs w:val="24"/>
        </w:rPr>
        <w:t>über die neuesten Entwicklungen informiert. Die Crew hatte ihn arbeiten lassen und er hatte nach dem Start eine Kanne Darjeeling und ein paar Sandwiches serviert bekommen. Seine Priorität auf dem ersten Teilstück</w:t>
      </w:r>
      <w:del w:id="11779" w:author="Lektorat Bauer" w:date="2025-03-06T17:43:00Z" w16du:dateUtc="2025-03-06T16:43:00Z">
        <w:r w:rsidRPr="00944672" w:rsidDel="000D39F1">
          <w:rPr>
            <w:rFonts w:ascii="Arial" w:hAnsi="Arial" w:cs="Arial"/>
            <w:sz w:val="24"/>
            <w:szCs w:val="24"/>
          </w:rPr>
          <w:delText>,</w:delText>
        </w:r>
      </w:del>
      <w:r w:rsidRPr="00944672">
        <w:rPr>
          <w:rFonts w:ascii="Arial" w:hAnsi="Arial" w:cs="Arial"/>
          <w:sz w:val="24"/>
          <w:szCs w:val="24"/>
        </w:rPr>
        <w:t xml:space="preserve"> war das Aufarbeiten und die Vorbereitung für das Gespräch in Riyadh. Zusätzlich hatte er Zeit gefunden, Informationen zu seinem Gespräch in den Niederlanden zusammenzustellen.</w:t>
      </w:r>
    </w:p>
    <w:p w14:paraId="0BF0381A" w14:textId="33A70312"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Der Recruiter war die einzige Person</w:t>
      </w:r>
      <w:ins w:id="11780" w:author="Lektorat Bauer" w:date="2025-03-06T17:43:00Z" w16du:dateUtc="2025-03-06T16:43:00Z">
        <w:r w:rsidR="000D39F1">
          <w:rPr>
            <w:rFonts w:ascii="Arial" w:hAnsi="Arial" w:cs="Arial"/>
            <w:sz w:val="24"/>
            <w:szCs w:val="24"/>
          </w:rPr>
          <w:t>,</w:t>
        </w:r>
      </w:ins>
      <w:r w:rsidRPr="00944672">
        <w:rPr>
          <w:rFonts w:ascii="Arial" w:hAnsi="Arial" w:cs="Arial"/>
          <w:sz w:val="24"/>
          <w:szCs w:val="24"/>
        </w:rPr>
        <w:t xml:space="preserve"> die die Dobneun-Son in der Öffentlichkeit zeigten. Das Rekrutieren von neuen Mitarbeitern setzte einen persönlichen Kontakt voraus. Interessanterweise wurde er oft für ein Mitglied aus der Führungsriege gehalten, aber das war der Führung nur recht, denn so konnten sie in Ruhe ihrer Arbeit nachgehen und hatten den Recruiter als Filter zwischengeschaltet.</w:t>
      </w:r>
    </w:p>
    <w:p w14:paraId="19A4F21F" w14:textId="5B25A21D"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Um 19:00 Uhr Ortszeit war das Flugzeug in Kuala Lumpur gestartet, um 08:20 Uhr Ortszeit schwebte die Legacy 650 in Riyadh ein. Das Flugzeug hatte eine zweite Crew an Bord, </w:t>
      </w:r>
      <w:del w:id="11781" w:author="Lektorat Bauer" w:date="2025-03-06T17:44:00Z" w16du:dateUtc="2025-03-06T16:44:00Z">
        <w:r w:rsidRPr="00944672" w:rsidDel="000D39F1">
          <w:rPr>
            <w:rFonts w:ascii="Arial" w:hAnsi="Arial" w:cs="Arial"/>
            <w:sz w:val="24"/>
            <w:szCs w:val="24"/>
          </w:rPr>
          <w:delText xml:space="preserve">aber </w:delText>
        </w:r>
      </w:del>
      <w:r w:rsidRPr="00944672">
        <w:rPr>
          <w:rFonts w:ascii="Arial" w:hAnsi="Arial" w:cs="Arial"/>
          <w:sz w:val="24"/>
          <w:szCs w:val="24"/>
        </w:rPr>
        <w:t xml:space="preserve">trotzdem würde der Aufenthalt rund drei Stunden dauern. </w:t>
      </w:r>
    </w:p>
    <w:p w14:paraId="67E95D56"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Im Four Seasons Hotel Riyadh At Kingdom Center war die Presidential Suite für die Besprechung angemietet worden. Ein Frühstück war vorbereitet für die Zeit, nachdem Geon Park dort geduscht und sich frisch gemacht hatte.</w:t>
      </w:r>
    </w:p>
    <w:p w14:paraId="7EAE906B" w14:textId="6A5EBBF3"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Sein Besuch würde um 10:00 Uhr erscheinen und beim Frühstück würden sie die aktuelle Situation auf der arabischen Halbinsel diskutieren. Zwischen 11 Uhr und 11:30 Uhr war die Rückfahrt zum Flughafen geplant. Die Legacy 650 würde um 12:00 Uhr zu ihrem Flug nach Amsterdam aufbrechen. Der Flug war mit 6 Stunden 20 Minuten geplant, so </w:t>
      </w:r>
      <w:del w:id="11782" w:author="Lektorat Bauer" w:date="2025-03-06T17:44:00Z" w16du:dateUtc="2025-03-06T16:44:00Z">
        <w:r w:rsidRPr="00944672" w:rsidDel="00A81ED2">
          <w:rPr>
            <w:rFonts w:ascii="Arial" w:hAnsi="Arial" w:cs="Arial"/>
            <w:sz w:val="24"/>
            <w:szCs w:val="24"/>
          </w:rPr>
          <w:delText>das</w:delText>
        </w:r>
      </w:del>
      <w:ins w:id="11783" w:author="Lektorat Bauer" w:date="2025-03-06T17:44:00Z" w16du:dateUtc="2025-03-06T16:44:00Z">
        <w:r w:rsidR="00A81ED2" w:rsidRPr="00944672">
          <w:rPr>
            <w:rFonts w:ascii="Arial" w:hAnsi="Arial" w:cs="Arial"/>
            <w:sz w:val="24"/>
            <w:szCs w:val="24"/>
          </w:rPr>
          <w:t>dass</w:t>
        </w:r>
      </w:ins>
      <w:r w:rsidRPr="00944672">
        <w:rPr>
          <w:rFonts w:ascii="Arial" w:hAnsi="Arial" w:cs="Arial"/>
          <w:sz w:val="24"/>
          <w:szCs w:val="24"/>
        </w:rPr>
        <w:t xml:space="preserve"> sie um 20:20 Uhr Ortszeit in Amsterdam landen würden. Zwar bestand auf dem zweiten Teilstück die Möglichkeit zu entspannen, aber Geon Park freute sich schon auf sein Bett im Waldorf Astoria Amsterdam.</w:t>
      </w:r>
    </w:p>
    <w:p w14:paraId="09E75375" w14:textId="5E1B9064" w:rsidR="00944672" w:rsidRPr="00944672" w:rsidRDefault="00944672" w:rsidP="00623B68">
      <w:pPr>
        <w:autoSpaceDE w:val="0"/>
        <w:autoSpaceDN w:val="0"/>
        <w:adjustRightInd w:val="0"/>
        <w:spacing w:after="0" w:line="360" w:lineRule="auto"/>
        <w:ind w:firstLine="227"/>
        <w:jc w:val="both"/>
        <w:rPr>
          <w:rFonts w:ascii="Arial" w:hAnsi="Arial" w:cs="Arial"/>
          <w:vanish/>
          <w:sz w:val="24"/>
          <w:szCs w:val="24"/>
        </w:rPr>
      </w:pPr>
      <w:r w:rsidRPr="00944672">
        <w:rPr>
          <w:rFonts w:ascii="Arial" w:hAnsi="Arial" w:cs="Arial"/>
          <w:sz w:val="24"/>
          <w:szCs w:val="24"/>
        </w:rPr>
        <w:t xml:space="preserve">Sein Job war es durch die Welt zu reisen und mit Menschen zu sprechen und </w:t>
      </w:r>
      <w:ins w:id="11784" w:author="Lektorat Bauer" w:date="2025-03-06T17:45:00Z" w16du:dateUtc="2025-03-06T16:45:00Z">
        <w:r w:rsidR="00A81ED2">
          <w:rPr>
            <w:rFonts w:ascii="Arial" w:hAnsi="Arial" w:cs="Arial"/>
            <w:sz w:val="24"/>
            <w:szCs w:val="24"/>
          </w:rPr>
          <w:t>diese gegebenenfalls</w:t>
        </w:r>
      </w:ins>
      <w:del w:id="11785" w:author="Lektorat Bauer" w:date="2025-03-06T17:44:00Z" w16du:dateUtc="2025-03-06T16:44:00Z">
        <w:r w:rsidRPr="00944672" w:rsidDel="00A81ED2">
          <w:rPr>
            <w:rFonts w:ascii="Arial" w:hAnsi="Arial" w:cs="Arial"/>
            <w:sz w:val="24"/>
            <w:szCs w:val="24"/>
          </w:rPr>
          <w:delText>ggf.</w:delText>
        </w:r>
      </w:del>
      <w:r w:rsidRPr="00944672">
        <w:rPr>
          <w:rFonts w:ascii="Arial" w:hAnsi="Arial" w:cs="Arial"/>
          <w:sz w:val="24"/>
          <w:szCs w:val="24"/>
        </w:rPr>
        <w:t xml:space="preserve"> einzustellen. Es klang immer beeindruckend, wenn er erzählte, dass er viel mit privaten Flugzeugen reiste und in den besten Hotels nächtigte, aber er benötigte die Hotels, um zur Ruhe zu kommen. Das Letzte, was er wollte, war</w:t>
      </w:r>
      <w:del w:id="11786" w:author="Lektorat Bauer" w:date="2025-03-06T17:45:00Z" w16du:dateUtc="2025-03-06T16:45:00Z">
        <w:r w:rsidRPr="00944672" w:rsidDel="00A81ED2">
          <w:rPr>
            <w:rFonts w:ascii="Arial" w:hAnsi="Arial" w:cs="Arial"/>
            <w:sz w:val="24"/>
            <w:szCs w:val="24"/>
          </w:rPr>
          <w:delText>, dass das Hotel laut war und er keinen Schlaf bekam</w:delText>
        </w:r>
      </w:del>
      <w:ins w:id="11787" w:author="Lektorat Bauer" w:date="2025-03-06T17:45:00Z" w16du:dateUtc="2025-03-06T16:45:00Z">
        <w:r w:rsidR="00A81ED2">
          <w:rPr>
            <w:rFonts w:ascii="Arial" w:hAnsi="Arial" w:cs="Arial"/>
            <w:sz w:val="24"/>
            <w:szCs w:val="24"/>
          </w:rPr>
          <w:t>en ein lautes Hotel und schlaflose Nächte</w:t>
        </w:r>
      </w:ins>
      <w:r w:rsidRPr="00944672">
        <w:rPr>
          <w:rFonts w:ascii="Arial" w:hAnsi="Arial" w:cs="Arial"/>
          <w:sz w:val="24"/>
          <w:szCs w:val="24"/>
        </w:rPr>
        <w:t xml:space="preserve">. Manche Strecken flog er mit Linienflügen in First Class, sofern die Zeiten </w:t>
      </w:r>
      <w:del w:id="11788" w:author="Lektorat Bauer" w:date="2025-03-06T17:45:00Z" w16du:dateUtc="2025-03-06T16:45:00Z">
        <w:r w:rsidRPr="00944672" w:rsidDel="00A81ED2">
          <w:rPr>
            <w:rFonts w:ascii="Arial" w:hAnsi="Arial" w:cs="Arial"/>
            <w:sz w:val="24"/>
            <w:szCs w:val="24"/>
          </w:rPr>
          <w:delText xml:space="preserve">an </w:delText>
        </w:r>
      </w:del>
      <w:ins w:id="11789" w:author="Lektorat Bauer" w:date="2025-03-06T17:45:00Z" w16du:dateUtc="2025-03-06T16:45:00Z">
        <w:r w:rsidR="00A81ED2">
          <w:rPr>
            <w:rFonts w:ascii="Arial" w:hAnsi="Arial" w:cs="Arial"/>
            <w:sz w:val="24"/>
            <w:szCs w:val="24"/>
          </w:rPr>
          <w:t>zu</w:t>
        </w:r>
        <w:r w:rsidR="00A81ED2" w:rsidRPr="00944672">
          <w:rPr>
            <w:rFonts w:ascii="Arial" w:hAnsi="Arial" w:cs="Arial"/>
            <w:sz w:val="24"/>
            <w:szCs w:val="24"/>
          </w:rPr>
          <w:t xml:space="preserve"> </w:t>
        </w:r>
      </w:ins>
      <w:r w:rsidRPr="00944672">
        <w:rPr>
          <w:rFonts w:ascii="Arial" w:hAnsi="Arial" w:cs="Arial"/>
          <w:sz w:val="24"/>
          <w:szCs w:val="24"/>
        </w:rPr>
        <w:t>seine</w:t>
      </w:r>
      <w:ins w:id="11790" w:author="Lektorat Bauer" w:date="2025-03-06T17:45:00Z" w16du:dateUtc="2025-03-06T16:45:00Z">
        <w:r w:rsidR="00A81ED2">
          <w:rPr>
            <w:rFonts w:ascii="Arial" w:hAnsi="Arial" w:cs="Arial"/>
            <w:sz w:val="24"/>
            <w:szCs w:val="24"/>
          </w:rPr>
          <w:t>n</w:t>
        </w:r>
      </w:ins>
      <w:r w:rsidRPr="00944672">
        <w:rPr>
          <w:rFonts w:ascii="Arial" w:hAnsi="Arial" w:cs="Arial"/>
          <w:sz w:val="24"/>
          <w:szCs w:val="24"/>
        </w:rPr>
        <w:t xml:space="preserve"> Pläne</w:t>
      </w:r>
      <w:ins w:id="11791" w:author="Lektorat Bauer" w:date="2025-03-06T17:45:00Z" w16du:dateUtc="2025-03-06T16:45:00Z">
        <w:r w:rsidR="00A81ED2">
          <w:rPr>
            <w:rFonts w:ascii="Arial" w:hAnsi="Arial" w:cs="Arial"/>
            <w:sz w:val="24"/>
            <w:szCs w:val="24"/>
          </w:rPr>
          <w:t>n</w:t>
        </w:r>
      </w:ins>
      <w:r w:rsidRPr="00944672">
        <w:rPr>
          <w:rFonts w:ascii="Arial" w:hAnsi="Arial" w:cs="Arial"/>
          <w:sz w:val="24"/>
          <w:szCs w:val="24"/>
        </w:rPr>
        <w:t xml:space="preserve"> passten. Bei diesen Flügen nutzte er die Möglichkeit als </w:t>
      </w:r>
      <w:ins w:id="11792" w:author="Lektorat Bauer" w:date="2025-03-06T17:45:00Z" w16du:dateUtc="2025-03-06T16:45:00Z">
        <w:r w:rsidR="00A81ED2">
          <w:rPr>
            <w:rFonts w:ascii="Arial" w:hAnsi="Arial" w:cs="Arial"/>
            <w:sz w:val="24"/>
            <w:szCs w:val="24"/>
          </w:rPr>
          <w:t>L</w:t>
        </w:r>
      </w:ins>
      <w:del w:id="11793" w:author="Lektorat Bauer" w:date="2025-03-06T17:45:00Z" w16du:dateUtc="2025-03-06T16:45:00Z">
        <w:r w:rsidRPr="00944672" w:rsidDel="00A81ED2">
          <w:rPr>
            <w:rFonts w:ascii="Arial" w:hAnsi="Arial" w:cs="Arial"/>
            <w:sz w:val="24"/>
            <w:szCs w:val="24"/>
          </w:rPr>
          <w:delText>l</w:delText>
        </w:r>
      </w:del>
      <w:r w:rsidRPr="00944672">
        <w:rPr>
          <w:rFonts w:ascii="Arial" w:hAnsi="Arial" w:cs="Arial"/>
          <w:sz w:val="24"/>
          <w:szCs w:val="24"/>
        </w:rPr>
        <w:t>etzter an Bord gehen zu können, so</w:t>
      </w:r>
      <w:del w:id="11794" w:author="Lektorat Bauer" w:date="2025-03-06T17:45:00Z" w16du:dateUtc="2025-03-06T16:45:00Z">
        <w:r w:rsidRPr="00944672" w:rsidDel="00A81ED2">
          <w:rPr>
            <w:rFonts w:ascii="Arial" w:hAnsi="Arial" w:cs="Arial"/>
            <w:sz w:val="24"/>
            <w:szCs w:val="24"/>
          </w:rPr>
          <w:delText xml:space="preserve"> das</w:delText>
        </w:r>
      </w:del>
      <w:ins w:id="11795" w:author="Lektorat Bauer" w:date="2025-03-06T17:45:00Z" w16du:dateUtc="2025-03-06T16:45:00Z">
        <w:r w:rsidR="00A81ED2" w:rsidRPr="00944672">
          <w:rPr>
            <w:rFonts w:ascii="Arial" w:hAnsi="Arial" w:cs="Arial"/>
            <w:sz w:val="24"/>
            <w:szCs w:val="24"/>
          </w:rPr>
          <w:t>dass</w:t>
        </w:r>
      </w:ins>
      <w:r w:rsidRPr="00944672">
        <w:rPr>
          <w:rFonts w:ascii="Arial" w:hAnsi="Arial" w:cs="Arial"/>
          <w:sz w:val="24"/>
          <w:szCs w:val="24"/>
        </w:rPr>
        <w:t xml:space="preserve"> er nicht so viel Zeit am Flughafen vertrödeln musste. Die Fluggesellschaften sahen es zwar nicht gern, </w:t>
      </w:r>
      <w:del w:id="11796" w:author="Lektorat Bauer" w:date="2025-03-06T17:45:00Z" w16du:dateUtc="2025-03-06T16:45:00Z">
        <w:r w:rsidRPr="00944672" w:rsidDel="00A81ED2">
          <w:rPr>
            <w:rFonts w:ascii="Arial" w:hAnsi="Arial" w:cs="Arial"/>
            <w:sz w:val="24"/>
            <w:szCs w:val="24"/>
          </w:rPr>
          <w:delText xml:space="preserve">dass </w:delText>
        </w:r>
      </w:del>
      <w:ins w:id="11797" w:author="Lektorat Bauer" w:date="2025-03-06T17:45:00Z" w16du:dateUtc="2025-03-06T16:45:00Z">
        <w:r w:rsidR="00A81ED2">
          <w:rPr>
            <w:rFonts w:ascii="Arial" w:hAnsi="Arial" w:cs="Arial"/>
            <w:sz w:val="24"/>
            <w:szCs w:val="24"/>
          </w:rPr>
          <w:t>wenn</w:t>
        </w:r>
        <w:r w:rsidR="00A81ED2" w:rsidRPr="00944672">
          <w:rPr>
            <w:rFonts w:ascii="Arial" w:hAnsi="Arial" w:cs="Arial"/>
            <w:sz w:val="24"/>
            <w:szCs w:val="24"/>
          </w:rPr>
          <w:t xml:space="preserve"> </w:t>
        </w:r>
      </w:ins>
      <w:r w:rsidRPr="00944672">
        <w:rPr>
          <w:rFonts w:ascii="Arial" w:hAnsi="Arial" w:cs="Arial"/>
          <w:sz w:val="24"/>
          <w:szCs w:val="24"/>
        </w:rPr>
        <w:t xml:space="preserve">Gäste spät zum Flughafen </w:t>
      </w:r>
      <w:del w:id="11798" w:author="Lektorat Bauer" w:date="2025-03-06T17:45:00Z" w16du:dateUtc="2025-03-06T16:45:00Z">
        <w:r w:rsidRPr="00944672" w:rsidDel="00A81ED2">
          <w:rPr>
            <w:rFonts w:ascii="Arial" w:hAnsi="Arial" w:cs="Arial"/>
            <w:sz w:val="24"/>
            <w:szCs w:val="24"/>
          </w:rPr>
          <w:delText>kommen</w:delText>
        </w:r>
      </w:del>
      <w:ins w:id="11799" w:author="Lektorat Bauer" w:date="2025-03-06T17:45:00Z" w16du:dateUtc="2025-03-06T16:45:00Z">
        <w:r w:rsidR="00A81ED2">
          <w:rPr>
            <w:rFonts w:ascii="Arial" w:hAnsi="Arial" w:cs="Arial"/>
            <w:sz w:val="24"/>
            <w:szCs w:val="24"/>
          </w:rPr>
          <w:t>kamen</w:t>
        </w:r>
      </w:ins>
      <w:r w:rsidRPr="00944672">
        <w:rPr>
          <w:rFonts w:ascii="Arial" w:hAnsi="Arial" w:cs="Arial"/>
          <w:sz w:val="24"/>
          <w:szCs w:val="24"/>
        </w:rPr>
        <w:t>, aber bei den vollzahlenden Gästen der Ersten Klasse drückte man ein Auge zu.</w:t>
      </w:r>
    </w:p>
    <w:p w14:paraId="0A796947" w14:textId="77777777" w:rsidR="00944672" w:rsidRPr="00944672" w:rsidRDefault="00944672" w:rsidP="00623B68">
      <w:pPr>
        <w:autoSpaceDE w:val="0"/>
        <w:autoSpaceDN w:val="0"/>
        <w:adjustRightInd w:val="0"/>
        <w:spacing w:after="0" w:line="360" w:lineRule="auto"/>
        <w:ind w:firstLine="227"/>
        <w:jc w:val="both"/>
        <w:rPr>
          <w:rFonts w:ascii="Arial" w:hAnsi="Arial" w:cs="Arial"/>
          <w:vanish/>
          <w:sz w:val="24"/>
          <w:szCs w:val="24"/>
        </w:rPr>
      </w:pPr>
    </w:p>
    <w:p w14:paraId="6EC87DFD" w14:textId="77777777" w:rsidR="00944672" w:rsidRPr="00944672" w:rsidRDefault="00944672" w:rsidP="00623B68">
      <w:pPr>
        <w:autoSpaceDE w:val="0"/>
        <w:autoSpaceDN w:val="0"/>
        <w:adjustRightInd w:val="0"/>
        <w:spacing w:after="0" w:line="360" w:lineRule="auto"/>
        <w:jc w:val="both"/>
        <w:rPr>
          <w:rFonts w:ascii="Arial" w:hAnsi="Arial" w:cs="Arial"/>
          <w:vanish/>
          <w:sz w:val="24"/>
          <w:szCs w:val="24"/>
        </w:rPr>
      </w:pPr>
      <w:r w:rsidRPr="00944672">
        <w:rPr>
          <w:rFonts w:ascii="Arial" w:hAnsi="Arial" w:cs="Arial"/>
          <w:vanish/>
          <w:sz w:val="24"/>
          <w:szCs w:val="24"/>
        </w:rPr>
        <w:t>***</w:t>
      </w:r>
    </w:p>
    <w:p w14:paraId="1C9651C4"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4DCB939C" w14:textId="0B5D971F" w:rsidR="00944672" w:rsidRPr="00944672" w:rsidRDefault="00944672" w:rsidP="00623B68">
      <w:pPr>
        <w:autoSpaceDE w:val="0"/>
        <w:autoSpaceDN w:val="0"/>
        <w:adjustRightInd w:val="0"/>
        <w:spacing w:after="0" w:line="360" w:lineRule="auto"/>
        <w:jc w:val="both"/>
        <w:rPr>
          <w:rFonts w:ascii="Arial" w:hAnsi="Arial" w:cs="Arial"/>
          <w:sz w:val="24"/>
          <w:szCs w:val="24"/>
        </w:rPr>
      </w:pPr>
      <w:commentRangeStart w:id="11800"/>
      <w:commentRangeEnd w:id="11800"/>
      <w:r w:rsidRPr="00944672">
        <w:rPr>
          <w:rFonts w:ascii="Arial" w:hAnsi="Arial" w:cs="Arial"/>
          <w:sz w:val="24"/>
          <w:szCs w:val="24"/>
        </w:rPr>
        <w:commentReference w:id="11800"/>
      </w:r>
      <w:r w:rsidRPr="00944672">
        <w:rPr>
          <w:rFonts w:ascii="Arial" w:hAnsi="Arial" w:cs="Arial"/>
          <w:sz w:val="24"/>
          <w:szCs w:val="24"/>
        </w:rPr>
        <w:t xml:space="preserve">&gt;&gt;&gt;Den Haag, Amsterdam 10. </w:t>
      </w:r>
      <w:ins w:id="11801" w:author="Lektorat Bauer" w:date="2025-03-06T17:46:00Z" w16du:dateUtc="2025-03-06T16:46:00Z">
        <w:r w:rsidR="00A81ED2">
          <w:rPr>
            <w:rFonts w:ascii="Arial" w:hAnsi="Arial" w:cs="Arial"/>
            <w:sz w:val="24"/>
            <w:szCs w:val="24"/>
          </w:rPr>
          <w:t>und</w:t>
        </w:r>
      </w:ins>
      <w:del w:id="11802" w:author="Lektorat Bauer" w:date="2025-03-06T17:46:00Z" w16du:dateUtc="2025-03-06T16:46:00Z">
        <w:r w:rsidRPr="00944672" w:rsidDel="00A81ED2">
          <w:rPr>
            <w:rFonts w:ascii="Arial" w:hAnsi="Arial" w:cs="Arial"/>
            <w:sz w:val="24"/>
            <w:szCs w:val="24"/>
          </w:rPr>
          <w:delText>&amp;</w:delText>
        </w:r>
      </w:del>
      <w:r w:rsidRPr="00944672">
        <w:rPr>
          <w:rFonts w:ascii="Arial" w:hAnsi="Arial" w:cs="Arial"/>
          <w:sz w:val="24"/>
          <w:szCs w:val="24"/>
        </w:rPr>
        <w:t xml:space="preserve"> 12. Feb. 2015 &lt;&lt;&lt;</w:t>
      </w:r>
    </w:p>
    <w:p w14:paraId="15EAA57C" w14:textId="1F7CAC7C"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Anique hatte sich den Tag über m</w:t>
      </w:r>
      <w:ins w:id="11803" w:author="Lektorat Bauer" w:date="2025-03-06T17:46:00Z" w16du:dateUtc="2025-03-06T16:46:00Z">
        <w:r w:rsidR="00A81ED2">
          <w:rPr>
            <w:rFonts w:ascii="Arial" w:hAnsi="Arial" w:cs="Arial"/>
            <w:sz w:val="24"/>
            <w:szCs w:val="24"/>
          </w:rPr>
          <w:t>i</w:t>
        </w:r>
      </w:ins>
      <w:r w:rsidRPr="00944672">
        <w:rPr>
          <w:rFonts w:ascii="Arial" w:hAnsi="Arial" w:cs="Arial"/>
          <w:sz w:val="24"/>
          <w:szCs w:val="24"/>
        </w:rPr>
        <w:t xml:space="preserve">t Recherchen über das Einsickern der mexikanischen Drogenkartelle in die Niederlande beschäftigt. Es wurden jetzt vermehrt Crack-Küchen in den Niederlanden entdeckt, und das gab den Behörden zu denken. Aktuell ging man davon aus, dass das Sinaloa-Kartell, testweise, Crack-Köche entsandte, um den Markt zu testen. Zu Beginn der 2010er Jahre gewann das Verbrechersyndikat aus Sinaloa zunehmend an Einfluss und </w:t>
      </w:r>
      <w:del w:id="11804" w:author="Lektorat Bauer" w:date="2025-03-06T17:46:00Z" w16du:dateUtc="2025-03-06T16:46:00Z">
        <w:r w:rsidRPr="00944672" w:rsidDel="00A81ED2">
          <w:rPr>
            <w:rFonts w:ascii="Arial" w:hAnsi="Arial" w:cs="Arial"/>
            <w:sz w:val="24"/>
            <w:szCs w:val="24"/>
          </w:rPr>
          <w:delText xml:space="preserve">wird </w:delText>
        </w:r>
      </w:del>
      <w:ins w:id="11805" w:author="Lektorat Bauer" w:date="2025-03-06T17:46:00Z" w16du:dateUtc="2025-03-06T16:46:00Z">
        <w:r w:rsidR="00A81ED2">
          <w:rPr>
            <w:rFonts w:ascii="Arial" w:hAnsi="Arial" w:cs="Arial"/>
            <w:sz w:val="24"/>
            <w:szCs w:val="24"/>
          </w:rPr>
          <w:t>wurde</w:t>
        </w:r>
        <w:r w:rsidR="00A81ED2" w:rsidRPr="00944672">
          <w:rPr>
            <w:rFonts w:ascii="Arial" w:hAnsi="Arial" w:cs="Arial"/>
            <w:sz w:val="24"/>
            <w:szCs w:val="24"/>
          </w:rPr>
          <w:t xml:space="preserve"> </w:t>
        </w:r>
      </w:ins>
      <w:r w:rsidRPr="00944672">
        <w:rPr>
          <w:rFonts w:ascii="Arial" w:hAnsi="Arial" w:cs="Arial"/>
          <w:sz w:val="24"/>
          <w:szCs w:val="24"/>
        </w:rPr>
        <w:t>mittlerweile wieder als das mächtigste Kartell Mexikos gehandelt. Hiervon ausgehend, war es nicht unwahrscheinlich, dass man in Mexiko international dachte.</w:t>
      </w:r>
    </w:p>
    <w:p w14:paraId="65DB4968" w14:textId="3C3761E5"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Die Recherche </w:t>
      </w:r>
      <w:del w:id="11806" w:author="Lektorat Bauer" w:date="2025-03-06T17:46:00Z" w16du:dateUtc="2025-03-06T16:46:00Z">
        <w:r w:rsidRPr="00944672" w:rsidDel="00A81ED2">
          <w:rPr>
            <w:rFonts w:ascii="Arial" w:hAnsi="Arial" w:cs="Arial"/>
            <w:sz w:val="24"/>
            <w:szCs w:val="24"/>
          </w:rPr>
          <w:delText xml:space="preserve">war </w:delText>
        </w:r>
      </w:del>
      <w:r w:rsidRPr="00944672">
        <w:rPr>
          <w:rFonts w:ascii="Arial" w:hAnsi="Arial" w:cs="Arial"/>
          <w:sz w:val="24"/>
          <w:szCs w:val="24"/>
        </w:rPr>
        <w:t xml:space="preserve">erbrachte frustrierende Ergebnisse und </w:t>
      </w:r>
      <w:del w:id="11807" w:author="Lektorat Bauer" w:date="2025-03-06T17:46:00Z" w16du:dateUtc="2025-03-06T16:46:00Z">
        <w:r w:rsidRPr="00944672" w:rsidDel="00A81ED2">
          <w:rPr>
            <w:rFonts w:ascii="Arial" w:hAnsi="Arial" w:cs="Arial"/>
            <w:sz w:val="24"/>
            <w:szCs w:val="24"/>
          </w:rPr>
          <w:delText xml:space="preserve">so war </w:delText>
        </w:r>
      </w:del>
      <w:r w:rsidRPr="00944672">
        <w:rPr>
          <w:rFonts w:ascii="Arial" w:hAnsi="Arial" w:cs="Arial"/>
          <w:sz w:val="24"/>
          <w:szCs w:val="24"/>
        </w:rPr>
        <w:t xml:space="preserve">Anique </w:t>
      </w:r>
      <w:ins w:id="11808" w:author="Lektorat Bauer" w:date="2025-03-06T17:46:00Z" w16du:dateUtc="2025-03-06T16:46:00Z">
        <w:r w:rsidR="00A81ED2">
          <w:rPr>
            <w:rFonts w:ascii="Arial" w:hAnsi="Arial" w:cs="Arial"/>
            <w:sz w:val="24"/>
            <w:szCs w:val="24"/>
          </w:rPr>
          <w:t xml:space="preserve">war </w:t>
        </w:r>
      </w:ins>
      <w:r w:rsidRPr="00944672">
        <w:rPr>
          <w:rFonts w:ascii="Arial" w:hAnsi="Arial" w:cs="Arial"/>
          <w:sz w:val="24"/>
          <w:szCs w:val="24"/>
        </w:rPr>
        <w:t xml:space="preserve">froh, </w:t>
      </w:r>
      <w:del w:id="11809" w:author="Lektorat Bauer" w:date="2025-03-06T17:46:00Z" w16du:dateUtc="2025-03-06T16:46:00Z">
        <w:r w:rsidRPr="00944672" w:rsidDel="00A81ED2">
          <w:rPr>
            <w:rFonts w:ascii="Arial" w:hAnsi="Arial" w:cs="Arial"/>
            <w:sz w:val="24"/>
            <w:szCs w:val="24"/>
          </w:rPr>
          <w:delText xml:space="preserve">dass </w:delText>
        </w:r>
      </w:del>
      <w:ins w:id="11810" w:author="Lektorat Bauer" w:date="2025-03-06T17:46:00Z" w16du:dateUtc="2025-03-06T16:46:00Z">
        <w:r w:rsidR="00A81ED2">
          <w:rPr>
            <w:rFonts w:ascii="Arial" w:hAnsi="Arial" w:cs="Arial"/>
            <w:sz w:val="24"/>
            <w:szCs w:val="24"/>
          </w:rPr>
          <w:t>als</w:t>
        </w:r>
        <w:r w:rsidR="00A81ED2" w:rsidRPr="00944672">
          <w:rPr>
            <w:rFonts w:ascii="Arial" w:hAnsi="Arial" w:cs="Arial"/>
            <w:sz w:val="24"/>
            <w:szCs w:val="24"/>
          </w:rPr>
          <w:t xml:space="preserve"> </w:t>
        </w:r>
      </w:ins>
      <w:r w:rsidRPr="00944672">
        <w:rPr>
          <w:rFonts w:ascii="Arial" w:hAnsi="Arial" w:cs="Arial"/>
          <w:sz w:val="24"/>
          <w:szCs w:val="24"/>
        </w:rPr>
        <w:t>der Arbeitstag vorbei war.</w:t>
      </w:r>
    </w:p>
    <w:p w14:paraId="289BFFF0" w14:textId="40575F65"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 xml:space="preserve">Für morgen hatte </w:t>
      </w:r>
      <w:ins w:id="11811" w:author="Lektorat Bauer" w:date="2025-03-06T17:48:00Z" w16du:dateUtc="2025-03-06T16:48:00Z">
        <w:r w:rsidR="00A81ED2">
          <w:rPr>
            <w:rFonts w:ascii="Arial" w:hAnsi="Arial" w:cs="Arial"/>
            <w:sz w:val="24"/>
            <w:szCs w:val="24"/>
          </w:rPr>
          <w:t>s</w:t>
        </w:r>
      </w:ins>
      <w:del w:id="11812" w:author="Lektorat Bauer" w:date="2025-03-06T17:48:00Z" w16du:dateUtc="2025-03-06T16:48:00Z">
        <w:r w:rsidRPr="00944672" w:rsidDel="00A81ED2">
          <w:rPr>
            <w:rFonts w:ascii="Arial" w:hAnsi="Arial" w:cs="Arial"/>
            <w:sz w:val="24"/>
            <w:szCs w:val="24"/>
          </w:rPr>
          <w:delText>S</w:delText>
        </w:r>
      </w:del>
      <w:r w:rsidRPr="00944672">
        <w:rPr>
          <w:rFonts w:ascii="Arial" w:hAnsi="Arial" w:cs="Arial"/>
          <w:sz w:val="24"/>
          <w:szCs w:val="24"/>
        </w:rPr>
        <w:t>ie ein Treffen mit Flim Dijkwijk vereinbart. Sie wollten sich um 11:30 Uhr in der Bar Tarawa treffen und erst Informationen austauschen</w:t>
      </w:r>
      <w:ins w:id="11813" w:author="Lektorat Bauer" w:date="2025-03-06T17:46:00Z" w16du:dateUtc="2025-03-06T16:46:00Z">
        <w:r w:rsidR="00A81ED2">
          <w:rPr>
            <w:rFonts w:ascii="Arial" w:hAnsi="Arial" w:cs="Arial"/>
            <w:sz w:val="24"/>
            <w:szCs w:val="24"/>
          </w:rPr>
          <w:t>,</w:t>
        </w:r>
      </w:ins>
      <w:r w:rsidRPr="00944672">
        <w:rPr>
          <w:rFonts w:ascii="Arial" w:hAnsi="Arial" w:cs="Arial"/>
          <w:sz w:val="24"/>
          <w:szCs w:val="24"/>
        </w:rPr>
        <w:t xml:space="preserve"> um </w:t>
      </w:r>
      <w:ins w:id="11814" w:author="Lektorat Bauer" w:date="2025-03-06T17:47:00Z" w16du:dateUtc="2025-03-06T16:47:00Z">
        <w:r w:rsidR="00A81ED2">
          <w:rPr>
            <w:rFonts w:ascii="Arial" w:hAnsi="Arial" w:cs="Arial"/>
            <w:sz w:val="24"/>
            <w:szCs w:val="24"/>
          </w:rPr>
          <w:t xml:space="preserve">sich </w:t>
        </w:r>
      </w:ins>
      <w:r w:rsidRPr="00944672">
        <w:rPr>
          <w:rFonts w:ascii="Arial" w:hAnsi="Arial" w:cs="Arial"/>
          <w:sz w:val="24"/>
          <w:szCs w:val="24"/>
        </w:rPr>
        <w:t xml:space="preserve">dann anschließend </w:t>
      </w:r>
      <w:del w:id="11815" w:author="Lektorat Bauer" w:date="2025-03-06T17:47:00Z" w16du:dateUtc="2025-03-06T16:47:00Z">
        <w:r w:rsidRPr="00944672" w:rsidDel="00A81ED2">
          <w:rPr>
            <w:rFonts w:ascii="Arial" w:hAnsi="Arial" w:cs="Arial"/>
            <w:sz w:val="24"/>
            <w:szCs w:val="24"/>
          </w:rPr>
          <w:delText xml:space="preserve">sich </w:delText>
        </w:r>
      </w:del>
      <w:r w:rsidRPr="00944672">
        <w:rPr>
          <w:rFonts w:ascii="Arial" w:hAnsi="Arial" w:cs="Arial"/>
          <w:sz w:val="24"/>
          <w:szCs w:val="24"/>
        </w:rPr>
        <w:t xml:space="preserve">von Picard ein Mittagessen empfehlen lassen, oder anders herum, je nach Gusto. </w:t>
      </w:r>
    </w:p>
    <w:p w14:paraId="03B655E9" w14:textId="27ECD799"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Die Straßenbahn von Zoetermer Centrum-West brauchte rund 20 Minuten zum Hauptbahnhof in Den Haag. Die Fahrzeit mit der Bahn von Den Haag nach Amsterdam </w:t>
      </w:r>
      <w:del w:id="11816" w:author="Lektorat Bauer" w:date="2025-03-06T17:48:00Z" w16du:dateUtc="2025-03-06T16:48:00Z">
        <w:r w:rsidRPr="00944672" w:rsidDel="00A81ED2">
          <w:rPr>
            <w:rFonts w:ascii="Arial" w:hAnsi="Arial" w:cs="Arial"/>
            <w:sz w:val="24"/>
            <w:szCs w:val="24"/>
          </w:rPr>
          <w:delText xml:space="preserve">dauert </w:delText>
        </w:r>
      </w:del>
      <w:ins w:id="11817" w:author="Lektorat Bauer" w:date="2025-03-06T17:48:00Z" w16du:dateUtc="2025-03-06T16:48:00Z">
        <w:r w:rsidR="00A81ED2">
          <w:rPr>
            <w:rFonts w:ascii="Arial" w:hAnsi="Arial" w:cs="Arial"/>
            <w:sz w:val="24"/>
            <w:szCs w:val="24"/>
          </w:rPr>
          <w:t>betrug</w:t>
        </w:r>
        <w:r w:rsidR="00A81ED2" w:rsidRPr="00944672">
          <w:rPr>
            <w:rFonts w:ascii="Arial" w:hAnsi="Arial" w:cs="Arial"/>
            <w:sz w:val="24"/>
            <w:szCs w:val="24"/>
          </w:rPr>
          <w:t xml:space="preserve"> </w:t>
        </w:r>
      </w:ins>
      <w:r w:rsidRPr="00944672">
        <w:rPr>
          <w:rFonts w:ascii="Arial" w:hAnsi="Arial" w:cs="Arial"/>
          <w:sz w:val="24"/>
          <w:szCs w:val="24"/>
        </w:rPr>
        <w:t xml:space="preserve">rund eine Stunde und in Amsterdam würde sie noch einmal 20 Minuten bis zur Bar benötigen. Sie hätte also bereits um 09:30 Uhr wieder das Büro verlassen müssen und daher hatte Sie entschieden, dass es besser </w:t>
      </w:r>
      <w:del w:id="11818" w:author="Lektorat Bauer" w:date="2025-03-06T17:48:00Z" w16du:dateUtc="2025-03-06T16:48:00Z">
        <w:r w:rsidRPr="00944672" w:rsidDel="00A81ED2">
          <w:rPr>
            <w:rFonts w:ascii="Arial" w:hAnsi="Arial" w:cs="Arial"/>
            <w:sz w:val="24"/>
            <w:szCs w:val="24"/>
          </w:rPr>
          <w:delText>ist</w:delText>
        </w:r>
      </w:del>
      <w:ins w:id="11819" w:author="Lektorat Bauer" w:date="2025-03-06T17:48:00Z" w16du:dateUtc="2025-03-06T16:48:00Z">
        <w:r w:rsidR="00A81ED2">
          <w:rPr>
            <w:rFonts w:ascii="Arial" w:hAnsi="Arial" w:cs="Arial"/>
            <w:sz w:val="24"/>
            <w:szCs w:val="24"/>
          </w:rPr>
          <w:t>war</w:t>
        </w:r>
      </w:ins>
      <w:r w:rsidRPr="00944672">
        <w:rPr>
          <w:rFonts w:ascii="Arial" w:hAnsi="Arial" w:cs="Arial"/>
          <w:sz w:val="24"/>
          <w:szCs w:val="24"/>
        </w:rPr>
        <w:t xml:space="preserve">, wenn sie nicht ins Büro </w:t>
      </w:r>
      <w:del w:id="11820" w:author="Lektorat Bauer" w:date="2025-03-06T17:48:00Z" w16du:dateUtc="2025-03-06T16:48:00Z">
        <w:r w:rsidRPr="00944672" w:rsidDel="00A81ED2">
          <w:rPr>
            <w:rFonts w:ascii="Arial" w:hAnsi="Arial" w:cs="Arial"/>
            <w:sz w:val="24"/>
            <w:szCs w:val="24"/>
          </w:rPr>
          <w:delText>gehen</w:delText>
        </w:r>
      </w:del>
      <w:ins w:id="11821" w:author="Lektorat Bauer" w:date="2025-03-06T17:48:00Z" w16du:dateUtc="2025-03-06T16:48:00Z">
        <w:r w:rsidR="00A81ED2">
          <w:rPr>
            <w:rFonts w:ascii="Arial" w:hAnsi="Arial" w:cs="Arial"/>
            <w:sz w:val="24"/>
            <w:szCs w:val="24"/>
          </w:rPr>
          <w:t>ging</w:t>
        </w:r>
      </w:ins>
      <w:r w:rsidRPr="00944672">
        <w:rPr>
          <w:rFonts w:ascii="Arial" w:hAnsi="Arial" w:cs="Arial"/>
          <w:sz w:val="24"/>
          <w:szCs w:val="24"/>
        </w:rPr>
        <w:t xml:space="preserve">, sondern </w:t>
      </w:r>
      <w:del w:id="11822" w:author="Lektorat Bauer" w:date="2025-03-06T17:48:00Z" w16du:dateUtc="2025-03-06T16:48:00Z">
        <w:r w:rsidRPr="00944672" w:rsidDel="00A81ED2">
          <w:rPr>
            <w:rFonts w:ascii="Arial" w:hAnsi="Arial" w:cs="Arial"/>
            <w:sz w:val="24"/>
            <w:szCs w:val="24"/>
          </w:rPr>
          <w:delText>ausschlafen würde</w:delText>
        </w:r>
      </w:del>
      <w:ins w:id="11823" w:author="Lektorat Bauer" w:date="2025-03-06T17:48:00Z" w16du:dateUtc="2025-03-06T16:48:00Z">
        <w:r w:rsidR="00A81ED2">
          <w:rPr>
            <w:rFonts w:ascii="Arial" w:hAnsi="Arial" w:cs="Arial"/>
            <w:sz w:val="24"/>
            <w:szCs w:val="24"/>
          </w:rPr>
          <w:t>ausschlief</w:t>
        </w:r>
      </w:ins>
      <w:r w:rsidRPr="00944672">
        <w:rPr>
          <w:rFonts w:ascii="Arial" w:hAnsi="Arial" w:cs="Arial"/>
          <w:sz w:val="24"/>
          <w:szCs w:val="24"/>
        </w:rPr>
        <w:t xml:space="preserve">. </w:t>
      </w:r>
    </w:p>
    <w:p w14:paraId="050A7635"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Auch mit dem Duke würde Sie heute nicht chatten, sondern einfach auf der Couch einen Wein trinken und durch das TV-Programm zappen.</w:t>
      </w:r>
    </w:p>
    <w:p w14:paraId="7D658952"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3B52063A"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54C5A73A"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3DAD32D6" w14:textId="5A6E9FE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Am nächsten Morgen fühlte Anique sich</w:t>
      </w:r>
      <w:del w:id="11824" w:author="Lektorat Bauer" w:date="2025-03-06T17:48:00Z" w16du:dateUtc="2025-03-06T16:48:00Z">
        <w:r w:rsidRPr="00944672" w:rsidDel="00A81ED2">
          <w:rPr>
            <w:rFonts w:ascii="Arial" w:hAnsi="Arial" w:cs="Arial"/>
            <w:sz w:val="24"/>
            <w:szCs w:val="24"/>
          </w:rPr>
          <w:delText>,</w:delText>
        </w:r>
      </w:del>
      <w:r w:rsidRPr="00944672">
        <w:rPr>
          <w:rFonts w:ascii="Arial" w:hAnsi="Arial" w:cs="Arial"/>
          <w:sz w:val="24"/>
          <w:szCs w:val="24"/>
        </w:rPr>
        <w:t xml:space="preserve"> leidlich erholt</w:t>
      </w:r>
      <w:ins w:id="11825" w:author="Lektorat Bauer" w:date="2025-03-06T17:48:00Z" w16du:dateUtc="2025-03-06T16:48:00Z">
        <w:r w:rsidR="00A81ED2">
          <w:rPr>
            <w:rFonts w:ascii="Arial" w:hAnsi="Arial" w:cs="Arial"/>
            <w:sz w:val="24"/>
            <w:szCs w:val="24"/>
          </w:rPr>
          <w:t>,</w:t>
        </w:r>
      </w:ins>
      <w:r w:rsidRPr="00944672">
        <w:rPr>
          <w:rFonts w:ascii="Arial" w:hAnsi="Arial" w:cs="Arial"/>
          <w:sz w:val="24"/>
          <w:szCs w:val="24"/>
        </w:rPr>
        <w:t xml:space="preserve"> hatte aber nicht so gut geschlafen, wie sie gehofft hatte. Nach </w:t>
      </w:r>
      <w:del w:id="11826" w:author="Lektorat Bauer" w:date="2025-03-06T17:48:00Z" w16du:dateUtc="2025-03-06T16:48:00Z">
        <w:r w:rsidRPr="00944672" w:rsidDel="00A81ED2">
          <w:rPr>
            <w:rFonts w:ascii="Arial" w:hAnsi="Arial" w:cs="Arial"/>
            <w:sz w:val="24"/>
            <w:szCs w:val="24"/>
          </w:rPr>
          <w:delText xml:space="preserve">dem </w:delText>
        </w:r>
      </w:del>
      <w:ins w:id="11827" w:author="Lektorat Bauer" w:date="2025-03-06T17:48:00Z" w16du:dateUtc="2025-03-06T16:48:00Z">
        <w:r w:rsidR="00A81ED2">
          <w:rPr>
            <w:rFonts w:ascii="Arial" w:hAnsi="Arial" w:cs="Arial"/>
            <w:sz w:val="24"/>
            <w:szCs w:val="24"/>
          </w:rPr>
          <w:t>einer</w:t>
        </w:r>
        <w:r w:rsidR="00A81ED2" w:rsidRPr="00944672">
          <w:rPr>
            <w:rFonts w:ascii="Arial" w:hAnsi="Arial" w:cs="Arial"/>
            <w:sz w:val="24"/>
            <w:szCs w:val="24"/>
          </w:rPr>
          <w:t xml:space="preserve"> </w:t>
        </w:r>
      </w:ins>
      <w:r w:rsidRPr="00944672">
        <w:rPr>
          <w:rFonts w:ascii="Arial" w:hAnsi="Arial" w:cs="Arial"/>
          <w:sz w:val="24"/>
          <w:szCs w:val="24"/>
        </w:rPr>
        <w:t>ausgiebigen Dusche</w:t>
      </w:r>
      <w:del w:id="11828" w:author="Lektorat Bauer" w:date="2025-03-06T17:48:00Z" w16du:dateUtc="2025-03-06T16:48:00Z">
        <w:r w:rsidRPr="00944672" w:rsidDel="00A81ED2">
          <w:rPr>
            <w:rFonts w:ascii="Arial" w:hAnsi="Arial" w:cs="Arial"/>
            <w:sz w:val="24"/>
            <w:szCs w:val="24"/>
          </w:rPr>
          <w:delText>n</w:delText>
        </w:r>
      </w:del>
      <w:r w:rsidRPr="00944672">
        <w:rPr>
          <w:rFonts w:ascii="Arial" w:hAnsi="Arial" w:cs="Arial"/>
          <w:sz w:val="24"/>
          <w:szCs w:val="24"/>
        </w:rPr>
        <w:t xml:space="preserve"> überlegte </w:t>
      </w:r>
      <w:ins w:id="11829" w:author="Lektorat Bauer" w:date="2025-03-06T17:48:00Z" w16du:dateUtc="2025-03-06T16:48:00Z">
        <w:r w:rsidR="00A81ED2">
          <w:rPr>
            <w:rFonts w:ascii="Arial" w:hAnsi="Arial" w:cs="Arial"/>
            <w:sz w:val="24"/>
            <w:szCs w:val="24"/>
          </w:rPr>
          <w:t>s</w:t>
        </w:r>
      </w:ins>
      <w:del w:id="11830" w:author="Lektorat Bauer" w:date="2025-03-06T17:48:00Z" w16du:dateUtc="2025-03-06T16:48:00Z">
        <w:r w:rsidRPr="00944672" w:rsidDel="00A81ED2">
          <w:rPr>
            <w:rFonts w:ascii="Arial" w:hAnsi="Arial" w:cs="Arial"/>
            <w:sz w:val="24"/>
            <w:szCs w:val="24"/>
          </w:rPr>
          <w:delText>S</w:delText>
        </w:r>
      </w:del>
      <w:r w:rsidRPr="00944672">
        <w:rPr>
          <w:rFonts w:ascii="Arial" w:hAnsi="Arial" w:cs="Arial"/>
          <w:sz w:val="24"/>
          <w:szCs w:val="24"/>
        </w:rPr>
        <w:t>ie kurz, was sie frühstücken sollte</w:t>
      </w:r>
      <w:ins w:id="11831" w:author="Lektorat Bauer" w:date="2025-03-06T17:48:00Z" w16du:dateUtc="2025-03-06T16:48:00Z">
        <w:r w:rsidR="00A81ED2">
          <w:rPr>
            <w:rFonts w:ascii="Arial" w:hAnsi="Arial" w:cs="Arial"/>
            <w:sz w:val="24"/>
            <w:szCs w:val="24"/>
          </w:rPr>
          <w:t>,</w:t>
        </w:r>
      </w:ins>
      <w:r w:rsidRPr="00944672">
        <w:rPr>
          <w:rFonts w:ascii="Arial" w:hAnsi="Arial" w:cs="Arial"/>
          <w:sz w:val="24"/>
          <w:szCs w:val="24"/>
        </w:rPr>
        <w:t xml:space="preserve"> und entschied sich dann für ein Frühstück im Zug.</w:t>
      </w:r>
    </w:p>
    <w:p w14:paraId="3884229F" w14:textId="72CF4B9D"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Sie machte sich auf den Weg nach Den Haag Centraal und besorgte sich an verschiedenen Stellen ihr Patchwork-Frühstück und begab sich </w:t>
      </w:r>
      <w:ins w:id="11832" w:author="Lektorat Bauer" w:date="2025-03-06T17:49:00Z" w16du:dateUtc="2025-03-06T16:49:00Z">
        <w:r w:rsidR="00A81ED2">
          <w:rPr>
            <w:rFonts w:ascii="Arial" w:hAnsi="Arial" w:cs="Arial"/>
            <w:sz w:val="24"/>
            <w:szCs w:val="24"/>
          </w:rPr>
          <w:t>zum Bahnsteig.</w:t>
        </w:r>
      </w:ins>
      <w:del w:id="11833" w:author="Lektorat Bauer" w:date="2025-03-06T17:49:00Z" w16du:dateUtc="2025-03-06T16:49:00Z">
        <w:r w:rsidRPr="00944672" w:rsidDel="00A81ED2">
          <w:rPr>
            <w:rFonts w:ascii="Arial" w:hAnsi="Arial" w:cs="Arial"/>
            <w:sz w:val="24"/>
            <w:szCs w:val="24"/>
          </w:rPr>
          <w:delText xml:space="preserve">zu dem Bahnsteig, </w:delText>
        </w:r>
        <w:commentRangeStart w:id="11834"/>
        <w:r w:rsidRPr="00944672" w:rsidDel="00A81ED2">
          <w:rPr>
            <w:rFonts w:ascii="Arial" w:hAnsi="Arial" w:cs="Arial"/>
            <w:sz w:val="24"/>
            <w:szCs w:val="24"/>
          </w:rPr>
          <w:delText>von dem der Zug sie nach Amsterdam bringen würde</w:delText>
        </w:r>
      </w:del>
      <w:commentRangeEnd w:id="11834"/>
      <w:r w:rsidR="00A81ED2">
        <w:rPr>
          <w:rStyle w:val="Kommentarzeichen"/>
        </w:rPr>
        <w:commentReference w:id="11834"/>
      </w:r>
      <w:del w:id="11835" w:author="Lektorat Bauer" w:date="2025-03-06T17:49:00Z" w16du:dateUtc="2025-03-06T16:49:00Z">
        <w:r w:rsidRPr="00944672" w:rsidDel="00A81ED2">
          <w:rPr>
            <w:rFonts w:ascii="Arial" w:hAnsi="Arial" w:cs="Arial"/>
            <w:sz w:val="24"/>
            <w:szCs w:val="24"/>
          </w:rPr>
          <w:delText>.</w:delText>
        </w:r>
      </w:del>
    </w:p>
    <w:p w14:paraId="4030F04C"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Sie hatte sich einen Platz reserviert und richtete sich dort für die Fahrt ein. Laptop und Ähnliches blieb in ihrer Tasche, arbeiten wollte sie nicht. Sie hatte einiges zu überdenken.</w:t>
      </w:r>
    </w:p>
    <w:p w14:paraId="307F78D7"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Das Gespräch mit Duke war ihr in Erinnerung geblieben und sie überlegte, ob sie Flim fragen sollte, ob sie zu ihm in die Abteilung wechseln könnte. </w:t>
      </w:r>
    </w:p>
    <w:p w14:paraId="254B92CB"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Der Zug war schon 20 Minuten unterwegs, als ihr auffiel, dass sie noch nicht gefrühstückt hatte. Das holte sie jetzt nach und begann mit einem Schluck frischgepresstem Orangensaft.</w:t>
      </w:r>
    </w:p>
    <w:p w14:paraId="5F4B428C"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Pi mal Daumen hatte sie erst dreimal abgebissen, als sie realisierte, dass der Zug gleich Amsterdam Centraal erreichen würde.</w:t>
      </w:r>
    </w:p>
    <w:p w14:paraId="6544D5AA" w14:textId="37FD34FF"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Irritiert schüttelte sie den Kopf</w:t>
      </w:r>
      <w:ins w:id="11836" w:author="Lektorat Bauer" w:date="2025-03-06T17:49:00Z" w16du:dateUtc="2025-03-06T16:49:00Z">
        <w:r w:rsidR="00A81ED2">
          <w:rPr>
            <w:rFonts w:ascii="Arial" w:hAnsi="Arial" w:cs="Arial"/>
            <w:sz w:val="24"/>
            <w:szCs w:val="24"/>
          </w:rPr>
          <w:t>.</w:t>
        </w:r>
      </w:ins>
      <w:del w:id="11837" w:author="Lektorat Bauer" w:date="2025-03-06T17:49:00Z" w16du:dateUtc="2025-03-06T16:49:00Z">
        <w:r w:rsidRPr="00944672" w:rsidDel="00A81ED2">
          <w:rPr>
            <w:rFonts w:ascii="Arial" w:hAnsi="Arial" w:cs="Arial"/>
            <w:sz w:val="24"/>
            <w:szCs w:val="24"/>
          </w:rPr>
          <w:delText>,</w:delText>
        </w:r>
      </w:del>
      <w:r w:rsidRPr="00944672">
        <w:rPr>
          <w:rFonts w:ascii="Arial" w:hAnsi="Arial" w:cs="Arial"/>
          <w:sz w:val="24"/>
          <w:szCs w:val="24"/>
        </w:rPr>
        <w:t xml:space="preserve"> </w:t>
      </w:r>
      <w:ins w:id="11838" w:author="Lektorat Bauer" w:date="2025-03-06T17:49:00Z" w16du:dateUtc="2025-03-06T16:49:00Z">
        <w:r w:rsidR="00A81ED2">
          <w:rPr>
            <w:rFonts w:ascii="Arial" w:hAnsi="Arial" w:cs="Arial"/>
            <w:sz w:val="24"/>
            <w:szCs w:val="24"/>
          </w:rPr>
          <w:t>S</w:t>
        </w:r>
      </w:ins>
      <w:del w:id="11839" w:author="Lektorat Bauer" w:date="2025-03-06T17:49:00Z" w16du:dateUtc="2025-03-06T16:49:00Z">
        <w:r w:rsidRPr="00944672" w:rsidDel="00A81ED2">
          <w:rPr>
            <w:rFonts w:ascii="Arial" w:hAnsi="Arial" w:cs="Arial"/>
            <w:sz w:val="24"/>
            <w:szCs w:val="24"/>
          </w:rPr>
          <w:delText>s</w:delText>
        </w:r>
      </w:del>
      <w:r w:rsidRPr="00944672">
        <w:rPr>
          <w:rFonts w:ascii="Arial" w:hAnsi="Arial" w:cs="Arial"/>
          <w:sz w:val="24"/>
          <w:szCs w:val="24"/>
        </w:rPr>
        <w:t>ie war so in Gedanken gewesen, dass</w:t>
      </w:r>
      <w:ins w:id="11840" w:author="Lektorat Bauer" w:date="2025-03-06T17:49:00Z" w16du:dateUtc="2025-03-06T16:49:00Z">
        <w:r w:rsidR="00A81ED2">
          <w:rPr>
            <w:rFonts w:ascii="Arial" w:hAnsi="Arial" w:cs="Arial"/>
            <w:sz w:val="24"/>
            <w:szCs w:val="24"/>
          </w:rPr>
          <w:t xml:space="preserve"> die</w:t>
        </w:r>
      </w:ins>
      <w:r w:rsidRPr="00944672">
        <w:rPr>
          <w:rFonts w:ascii="Arial" w:hAnsi="Arial" w:cs="Arial"/>
          <w:sz w:val="24"/>
          <w:szCs w:val="24"/>
        </w:rPr>
        <w:t xml:space="preserve"> Fahrt wie im Flug </w:t>
      </w:r>
      <w:del w:id="11841" w:author="Lektorat Bauer" w:date="2025-03-06T17:50:00Z" w16du:dateUtc="2025-03-06T16:50:00Z">
        <w:r w:rsidRPr="00944672" w:rsidDel="00A81ED2">
          <w:rPr>
            <w:rFonts w:ascii="Arial" w:hAnsi="Arial" w:cs="Arial"/>
            <w:sz w:val="24"/>
            <w:szCs w:val="24"/>
          </w:rPr>
          <w:delText xml:space="preserve">vorbeigegangen </w:delText>
        </w:r>
      </w:del>
      <w:ins w:id="11842" w:author="Lektorat Bauer" w:date="2025-03-06T17:50:00Z" w16du:dateUtc="2025-03-06T16:50:00Z">
        <w:r w:rsidR="00A81ED2">
          <w:rPr>
            <w:rFonts w:ascii="Arial" w:hAnsi="Arial" w:cs="Arial"/>
            <w:sz w:val="24"/>
            <w:szCs w:val="24"/>
          </w:rPr>
          <w:t>vergangen</w:t>
        </w:r>
        <w:r w:rsidR="00A81ED2" w:rsidRPr="00944672">
          <w:rPr>
            <w:rFonts w:ascii="Arial" w:hAnsi="Arial" w:cs="Arial"/>
            <w:sz w:val="24"/>
            <w:szCs w:val="24"/>
          </w:rPr>
          <w:t xml:space="preserve"> </w:t>
        </w:r>
      </w:ins>
      <w:r w:rsidRPr="00944672">
        <w:rPr>
          <w:rFonts w:ascii="Arial" w:hAnsi="Arial" w:cs="Arial"/>
          <w:sz w:val="24"/>
          <w:szCs w:val="24"/>
        </w:rPr>
        <w:t>war. Zu dumm</w:t>
      </w:r>
      <w:del w:id="11843" w:author="Lektorat Bauer" w:date="2025-03-06T17:50:00Z" w16du:dateUtc="2025-03-06T16:50:00Z">
        <w:r w:rsidRPr="00944672" w:rsidDel="00A81ED2">
          <w:rPr>
            <w:rFonts w:ascii="Arial" w:hAnsi="Arial" w:cs="Arial"/>
            <w:sz w:val="24"/>
            <w:szCs w:val="24"/>
          </w:rPr>
          <w:delText xml:space="preserve"> war nur</w:delText>
        </w:r>
      </w:del>
      <w:r w:rsidRPr="00944672">
        <w:rPr>
          <w:rFonts w:ascii="Arial" w:hAnsi="Arial" w:cs="Arial"/>
          <w:sz w:val="24"/>
          <w:szCs w:val="24"/>
        </w:rPr>
        <w:t>, dass sie nicht wusste, worüber sie nachgedacht hatte.</w:t>
      </w:r>
    </w:p>
    <w:p w14:paraId="1CC5CEAD" w14:textId="3869E663"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Nach dem Aussteigen </w:t>
      </w:r>
      <w:del w:id="11844" w:author="Lektorat Bauer" w:date="2025-03-06T17:50:00Z" w16du:dateUtc="2025-03-06T16:50:00Z">
        <w:r w:rsidRPr="00944672" w:rsidDel="00A81ED2">
          <w:rPr>
            <w:rFonts w:ascii="Arial" w:hAnsi="Arial" w:cs="Arial"/>
            <w:sz w:val="24"/>
            <w:szCs w:val="24"/>
          </w:rPr>
          <w:delText>receyclete</w:delText>
        </w:r>
      </w:del>
      <w:ins w:id="11845" w:author="Lektorat Bauer" w:date="2025-03-06T17:50:00Z" w16du:dateUtc="2025-03-06T16:50:00Z">
        <w:r w:rsidR="00A81ED2" w:rsidRPr="00944672">
          <w:rPr>
            <w:rFonts w:ascii="Arial" w:hAnsi="Arial" w:cs="Arial"/>
            <w:sz w:val="24"/>
            <w:szCs w:val="24"/>
          </w:rPr>
          <w:t>recycelte</w:t>
        </w:r>
      </w:ins>
      <w:r w:rsidRPr="00944672">
        <w:rPr>
          <w:rFonts w:ascii="Arial" w:hAnsi="Arial" w:cs="Arial"/>
          <w:sz w:val="24"/>
          <w:szCs w:val="24"/>
        </w:rPr>
        <w:t xml:space="preserve"> sie den Rest ihres Frühstücks und schlenderte zur Bar Tarawa.</w:t>
      </w:r>
    </w:p>
    <w:p w14:paraId="6B96763F" w14:textId="2610C2DD"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Um 11:20 Uhr erreichte Sie die Bar</w:t>
      </w:r>
      <w:ins w:id="11846" w:author="Lektorat Bauer" w:date="2025-03-06T17:50:00Z" w16du:dateUtc="2025-03-06T16:50:00Z">
        <w:r w:rsidR="00A81ED2">
          <w:rPr>
            <w:rFonts w:ascii="Arial" w:hAnsi="Arial" w:cs="Arial"/>
            <w:sz w:val="24"/>
            <w:szCs w:val="24"/>
          </w:rPr>
          <w:t>,</w:t>
        </w:r>
      </w:ins>
      <w:r w:rsidRPr="00944672">
        <w:rPr>
          <w:rFonts w:ascii="Arial" w:hAnsi="Arial" w:cs="Arial"/>
          <w:sz w:val="24"/>
          <w:szCs w:val="24"/>
        </w:rPr>
        <w:t xml:space="preserve"> die noch geschlossen hatte. Sie schaute durch die Fenster in die Bar und Picard wurde auf sie aufmerksam. Er kam zur Tür, um sie hereinzulassen.</w:t>
      </w:r>
    </w:p>
    <w:p w14:paraId="06433FF5"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Als Anique durch die Tür die Bar betrat</w:t>
      </w:r>
      <w:commentRangeStart w:id="11847"/>
      <w:r w:rsidRPr="00944672">
        <w:rPr>
          <w:rFonts w:ascii="Arial" w:hAnsi="Arial" w:cs="Arial"/>
          <w:sz w:val="24"/>
          <w:szCs w:val="24"/>
        </w:rPr>
        <w:t xml:space="preserve">, sah Picard kurz einen Mann mit asiatischem Aussehen. </w:t>
      </w:r>
      <w:commentRangeEnd w:id="11847"/>
      <w:r w:rsidR="00A81ED2">
        <w:rPr>
          <w:rStyle w:val="Kommentarzeichen"/>
        </w:rPr>
        <w:commentReference w:id="11847"/>
      </w:r>
      <w:r w:rsidRPr="00944672">
        <w:rPr>
          <w:rFonts w:ascii="Arial" w:hAnsi="Arial" w:cs="Arial"/>
          <w:sz w:val="24"/>
          <w:szCs w:val="24"/>
        </w:rPr>
        <w:t xml:space="preserve">Dieser Anblick ließ ihn kurz innehalten, nach den damaligen Geschehnissen mit den Nordkoreanern war er noch aufmerksamer als sonst. </w:t>
      </w:r>
    </w:p>
    <w:p w14:paraId="3C9121E2" w14:textId="77777777" w:rsidR="00A81ED2" w:rsidRDefault="00944672" w:rsidP="00623B68">
      <w:pPr>
        <w:autoSpaceDE w:val="0"/>
        <w:autoSpaceDN w:val="0"/>
        <w:adjustRightInd w:val="0"/>
        <w:spacing w:after="0" w:line="360" w:lineRule="auto"/>
        <w:ind w:firstLine="227"/>
        <w:jc w:val="both"/>
        <w:rPr>
          <w:ins w:id="11848" w:author="Lektorat Bauer" w:date="2025-03-06T17:50:00Z" w16du:dateUtc="2025-03-06T16:50:00Z"/>
          <w:rFonts w:ascii="Arial" w:hAnsi="Arial" w:cs="Arial"/>
          <w:sz w:val="24"/>
          <w:szCs w:val="24"/>
        </w:rPr>
      </w:pPr>
      <w:r w:rsidRPr="00944672">
        <w:rPr>
          <w:rFonts w:ascii="Arial" w:hAnsi="Arial" w:cs="Arial"/>
          <w:sz w:val="24"/>
          <w:szCs w:val="24"/>
        </w:rPr>
        <w:t xml:space="preserve">Picard schloss die Tür und drehte sich zu Anique: „Hallo Anique, viel zu lange her, dass Du hier warst.“ </w:t>
      </w:r>
    </w:p>
    <w:p w14:paraId="5F072359" w14:textId="77777777" w:rsidR="00A81ED2" w:rsidRDefault="00944672" w:rsidP="00623B68">
      <w:pPr>
        <w:autoSpaceDE w:val="0"/>
        <w:autoSpaceDN w:val="0"/>
        <w:adjustRightInd w:val="0"/>
        <w:spacing w:after="0" w:line="360" w:lineRule="auto"/>
        <w:ind w:firstLine="227"/>
        <w:jc w:val="both"/>
        <w:rPr>
          <w:ins w:id="11849" w:author="Lektorat Bauer" w:date="2025-03-06T17:50:00Z" w16du:dateUtc="2025-03-06T16:50:00Z"/>
          <w:rFonts w:ascii="Arial" w:hAnsi="Arial" w:cs="Arial"/>
          <w:sz w:val="24"/>
          <w:szCs w:val="24"/>
        </w:rPr>
      </w:pPr>
      <w:r w:rsidRPr="00944672">
        <w:rPr>
          <w:rFonts w:ascii="Arial" w:hAnsi="Arial" w:cs="Arial"/>
          <w:sz w:val="24"/>
          <w:szCs w:val="24"/>
        </w:rPr>
        <w:t>„Das stimmt allerdings, mein lieber Picard</w:t>
      </w:r>
      <w:del w:id="11850" w:author="Lektorat Bauer" w:date="2025-03-06T17:50:00Z" w16du:dateUtc="2025-03-06T16:50:00Z">
        <w:r w:rsidRPr="00944672" w:rsidDel="00A81ED2">
          <w:rPr>
            <w:rFonts w:ascii="Arial" w:hAnsi="Arial" w:cs="Arial"/>
            <w:sz w:val="24"/>
            <w:szCs w:val="24"/>
          </w:rPr>
          <w:delText>.</w:delText>
        </w:r>
      </w:del>
      <w:r w:rsidRPr="00944672">
        <w:rPr>
          <w:rFonts w:ascii="Arial" w:hAnsi="Arial" w:cs="Arial"/>
          <w:sz w:val="24"/>
          <w:szCs w:val="24"/>
        </w:rPr>
        <w:t>“</w:t>
      </w:r>
      <w:ins w:id="11851" w:author="Lektorat Bauer" w:date="2025-03-06T17:50:00Z" w16du:dateUtc="2025-03-06T16:50:00Z">
        <w:r w:rsidR="00A81ED2">
          <w:rPr>
            <w:rFonts w:ascii="Arial" w:hAnsi="Arial" w:cs="Arial"/>
            <w:sz w:val="24"/>
            <w:szCs w:val="24"/>
          </w:rPr>
          <w:t>,</w:t>
        </w:r>
      </w:ins>
      <w:r w:rsidRPr="00944672">
        <w:rPr>
          <w:rFonts w:ascii="Arial" w:hAnsi="Arial" w:cs="Arial"/>
          <w:sz w:val="24"/>
          <w:szCs w:val="24"/>
        </w:rPr>
        <w:t xml:space="preserve"> </w:t>
      </w:r>
      <w:ins w:id="11852" w:author="Lektorat Bauer" w:date="2025-03-06T17:50:00Z" w16du:dateUtc="2025-03-06T16:50:00Z">
        <w:r w:rsidR="00A81ED2">
          <w:rPr>
            <w:rFonts w:ascii="Arial" w:hAnsi="Arial" w:cs="Arial"/>
            <w:sz w:val="24"/>
            <w:szCs w:val="24"/>
          </w:rPr>
          <w:t>l</w:t>
        </w:r>
      </w:ins>
      <w:del w:id="11853" w:author="Lektorat Bauer" w:date="2025-03-06T17:50:00Z" w16du:dateUtc="2025-03-06T16:50:00Z">
        <w:r w:rsidRPr="00944672" w:rsidDel="00A81ED2">
          <w:rPr>
            <w:rFonts w:ascii="Arial" w:hAnsi="Arial" w:cs="Arial"/>
            <w:sz w:val="24"/>
            <w:szCs w:val="24"/>
          </w:rPr>
          <w:delText>L</w:delText>
        </w:r>
      </w:del>
      <w:r w:rsidRPr="00944672">
        <w:rPr>
          <w:rFonts w:ascii="Arial" w:hAnsi="Arial" w:cs="Arial"/>
          <w:sz w:val="24"/>
          <w:szCs w:val="24"/>
        </w:rPr>
        <w:t xml:space="preserve">ächelte Anique den Barbesitzer an. </w:t>
      </w:r>
    </w:p>
    <w:p w14:paraId="1049075C" w14:textId="77777777" w:rsidR="00A81ED2" w:rsidRDefault="00944672" w:rsidP="00623B68">
      <w:pPr>
        <w:autoSpaceDE w:val="0"/>
        <w:autoSpaceDN w:val="0"/>
        <w:adjustRightInd w:val="0"/>
        <w:spacing w:after="0" w:line="360" w:lineRule="auto"/>
        <w:ind w:firstLine="227"/>
        <w:jc w:val="both"/>
        <w:rPr>
          <w:ins w:id="11854" w:author="Lektorat Bauer" w:date="2025-03-06T17:50:00Z" w16du:dateUtc="2025-03-06T16:50:00Z"/>
          <w:rFonts w:ascii="Arial" w:hAnsi="Arial" w:cs="Arial"/>
          <w:sz w:val="24"/>
          <w:szCs w:val="24"/>
        </w:rPr>
      </w:pPr>
      <w:r w:rsidRPr="00944672">
        <w:rPr>
          <w:rFonts w:ascii="Arial" w:hAnsi="Arial" w:cs="Arial"/>
          <w:sz w:val="24"/>
          <w:szCs w:val="24"/>
        </w:rPr>
        <w:t xml:space="preserve">„Willst Du einen doppelten Espresso, bevor Flim kommt?“ </w:t>
      </w:r>
    </w:p>
    <w:p w14:paraId="7BAA28D6" w14:textId="77777777" w:rsidR="00A81ED2" w:rsidRDefault="00944672" w:rsidP="00623B68">
      <w:pPr>
        <w:autoSpaceDE w:val="0"/>
        <w:autoSpaceDN w:val="0"/>
        <w:adjustRightInd w:val="0"/>
        <w:spacing w:after="0" w:line="360" w:lineRule="auto"/>
        <w:ind w:firstLine="227"/>
        <w:jc w:val="both"/>
        <w:rPr>
          <w:ins w:id="11855" w:author="Lektorat Bauer" w:date="2025-03-06T17:50:00Z" w16du:dateUtc="2025-03-06T16:50:00Z"/>
          <w:rFonts w:ascii="Arial" w:hAnsi="Arial" w:cs="Arial"/>
          <w:sz w:val="24"/>
          <w:szCs w:val="24"/>
        </w:rPr>
      </w:pPr>
      <w:r w:rsidRPr="00944672">
        <w:rPr>
          <w:rFonts w:ascii="Arial" w:hAnsi="Arial" w:cs="Arial"/>
          <w:sz w:val="24"/>
          <w:szCs w:val="24"/>
        </w:rPr>
        <w:t xml:space="preserve">„Picard?!“ Anique zog den Namen so, dass es eher wie ein Vorwurf klang. </w:t>
      </w:r>
    </w:p>
    <w:p w14:paraId="0D04A39A" w14:textId="77777777" w:rsidR="00A81ED2" w:rsidRDefault="00944672" w:rsidP="00623B68">
      <w:pPr>
        <w:autoSpaceDE w:val="0"/>
        <w:autoSpaceDN w:val="0"/>
        <w:adjustRightInd w:val="0"/>
        <w:spacing w:after="0" w:line="360" w:lineRule="auto"/>
        <w:ind w:firstLine="227"/>
        <w:jc w:val="both"/>
        <w:rPr>
          <w:ins w:id="11856" w:author="Lektorat Bauer" w:date="2025-03-06T17:51:00Z" w16du:dateUtc="2025-03-06T16:51:00Z"/>
          <w:rFonts w:ascii="Arial" w:hAnsi="Arial" w:cs="Arial"/>
          <w:sz w:val="24"/>
          <w:szCs w:val="24"/>
        </w:rPr>
      </w:pPr>
      <w:r w:rsidRPr="00944672">
        <w:rPr>
          <w:rFonts w:ascii="Arial" w:hAnsi="Arial" w:cs="Arial"/>
          <w:sz w:val="24"/>
          <w:szCs w:val="24"/>
        </w:rPr>
        <w:t xml:space="preserve">„Jupp, Du siehst aus, als könntest Du einen gebrauchen.“ </w:t>
      </w:r>
      <w:del w:id="11857" w:author="Lektorat Bauer" w:date="2025-03-06T17:51:00Z" w16du:dateUtc="2025-03-06T16:51:00Z">
        <w:r w:rsidRPr="00944672" w:rsidDel="00A81ED2">
          <w:rPr>
            <w:rFonts w:ascii="Arial" w:hAnsi="Arial" w:cs="Arial"/>
            <w:sz w:val="24"/>
            <w:szCs w:val="24"/>
          </w:rPr>
          <w:delText xml:space="preserve">Grinste Picard zurück. </w:delText>
        </w:r>
      </w:del>
    </w:p>
    <w:p w14:paraId="13C9F51F" w14:textId="77777777" w:rsidR="00A81ED2" w:rsidRDefault="00944672" w:rsidP="00623B68">
      <w:pPr>
        <w:autoSpaceDE w:val="0"/>
        <w:autoSpaceDN w:val="0"/>
        <w:adjustRightInd w:val="0"/>
        <w:spacing w:after="0" w:line="360" w:lineRule="auto"/>
        <w:ind w:firstLine="227"/>
        <w:jc w:val="both"/>
        <w:rPr>
          <w:ins w:id="11858" w:author="Lektorat Bauer" w:date="2025-03-06T17:51:00Z" w16du:dateUtc="2025-03-06T16:51:00Z"/>
          <w:rFonts w:ascii="Arial" w:hAnsi="Arial" w:cs="Arial"/>
          <w:sz w:val="24"/>
          <w:szCs w:val="24"/>
        </w:rPr>
      </w:pPr>
      <w:r w:rsidRPr="00944672">
        <w:rPr>
          <w:rFonts w:ascii="Arial" w:hAnsi="Arial" w:cs="Arial"/>
          <w:sz w:val="24"/>
          <w:szCs w:val="24"/>
        </w:rPr>
        <w:t xml:space="preserve">„Wenn ich nicht wüsste, von wem das kommt, wäre ich jetzt – </w:t>
      </w:r>
      <w:r w:rsidRPr="00944672">
        <w:rPr>
          <w:rFonts w:ascii="Arial" w:hAnsi="Arial" w:cs="Arial"/>
          <w:noProof/>
          <w:sz w:val="24"/>
          <w:szCs w:val="24"/>
        </w:rPr>
        <w:t>sehr</w:t>
      </w:r>
      <w:r w:rsidRPr="00944672">
        <w:rPr>
          <w:rFonts w:ascii="Arial" w:hAnsi="Arial" w:cs="Arial"/>
          <w:sz w:val="24"/>
          <w:szCs w:val="24"/>
        </w:rPr>
        <w:t xml:space="preserve"> – gekränkt!“</w:t>
      </w:r>
      <w:del w:id="11859" w:author="Lektorat Bauer" w:date="2025-03-06T17:51:00Z" w16du:dateUtc="2025-03-06T16:51:00Z">
        <w:r w:rsidRPr="00944672" w:rsidDel="00A81ED2">
          <w:rPr>
            <w:rFonts w:ascii="Arial" w:hAnsi="Arial" w:cs="Arial"/>
            <w:sz w:val="24"/>
            <w:szCs w:val="24"/>
          </w:rPr>
          <w:delText xml:space="preserve"> Lächelte Anique zurück und fuhr fort:</w:delText>
        </w:r>
      </w:del>
      <w:ins w:id="11860" w:author="Lektorat Bauer" w:date="2025-03-06T17:51:00Z" w16du:dateUtc="2025-03-06T16:51:00Z">
        <w:r w:rsidR="00A81ED2">
          <w:rPr>
            <w:rFonts w:ascii="Arial" w:hAnsi="Arial" w:cs="Arial"/>
            <w:sz w:val="24"/>
            <w:szCs w:val="24"/>
          </w:rPr>
          <w:t xml:space="preserve"> Anique lachte.</w:t>
        </w:r>
      </w:ins>
      <w:r w:rsidRPr="00944672">
        <w:rPr>
          <w:rFonts w:ascii="Arial" w:hAnsi="Arial" w:cs="Arial"/>
          <w:sz w:val="24"/>
          <w:szCs w:val="24"/>
        </w:rPr>
        <w:t xml:space="preserve"> „</w:t>
      </w:r>
      <w:del w:id="11861" w:author="Lektorat Bauer" w:date="2025-03-06T17:51:00Z" w16du:dateUtc="2025-03-06T16:51:00Z">
        <w:r w:rsidRPr="00944672" w:rsidDel="00A81ED2">
          <w:rPr>
            <w:rFonts w:ascii="Arial" w:hAnsi="Arial" w:cs="Arial"/>
            <w:sz w:val="24"/>
            <w:szCs w:val="24"/>
          </w:rPr>
          <w:delText xml:space="preserve">Du </w:delText>
        </w:r>
      </w:del>
      <w:ins w:id="11862" w:author="Lektorat Bauer" w:date="2025-03-06T17:51:00Z" w16du:dateUtc="2025-03-06T16:51:00Z">
        <w:r w:rsidR="00A81ED2">
          <w:rPr>
            <w:rFonts w:ascii="Arial" w:hAnsi="Arial" w:cs="Arial"/>
            <w:sz w:val="24"/>
            <w:szCs w:val="24"/>
          </w:rPr>
          <w:t>Aber Du</w:t>
        </w:r>
        <w:r w:rsidR="00A81ED2" w:rsidRPr="00944672">
          <w:rPr>
            <w:rFonts w:ascii="Arial" w:hAnsi="Arial" w:cs="Arial"/>
            <w:sz w:val="24"/>
            <w:szCs w:val="24"/>
          </w:rPr>
          <w:t xml:space="preserve"> </w:t>
        </w:r>
      </w:ins>
      <w:r w:rsidRPr="00944672">
        <w:rPr>
          <w:rFonts w:ascii="Arial" w:hAnsi="Arial" w:cs="Arial"/>
          <w:sz w:val="24"/>
          <w:szCs w:val="24"/>
        </w:rPr>
        <w:t xml:space="preserve">hast Recht, mir geht es </w:t>
      </w:r>
      <w:del w:id="11863" w:author="Lektorat Bauer" w:date="2025-03-06T17:51:00Z" w16du:dateUtc="2025-03-06T16:51:00Z">
        <w:r w:rsidRPr="00944672" w:rsidDel="00A81ED2">
          <w:rPr>
            <w:rFonts w:ascii="Arial" w:hAnsi="Arial" w:cs="Arial"/>
            <w:sz w:val="24"/>
            <w:szCs w:val="24"/>
          </w:rPr>
          <w:delText>zur Zeit</w:delText>
        </w:r>
      </w:del>
      <w:ins w:id="11864" w:author="Lektorat Bauer" w:date="2025-03-06T17:51:00Z" w16du:dateUtc="2025-03-06T16:51:00Z">
        <w:r w:rsidR="00A81ED2">
          <w:rPr>
            <w:rFonts w:ascii="Arial" w:hAnsi="Arial" w:cs="Arial"/>
            <w:sz w:val="24"/>
            <w:szCs w:val="24"/>
          </w:rPr>
          <w:t>zurzeit</w:t>
        </w:r>
      </w:ins>
      <w:r w:rsidRPr="00944672">
        <w:rPr>
          <w:rFonts w:ascii="Arial" w:hAnsi="Arial" w:cs="Arial"/>
          <w:sz w:val="24"/>
          <w:szCs w:val="24"/>
        </w:rPr>
        <w:t xml:space="preserve"> nicht </w:t>
      </w:r>
      <w:del w:id="11865" w:author="Lektorat Bauer" w:date="2025-03-06T17:51:00Z" w16du:dateUtc="2025-03-06T16:51:00Z">
        <w:r w:rsidRPr="00944672" w:rsidDel="00A81ED2">
          <w:rPr>
            <w:rFonts w:ascii="Arial" w:hAnsi="Arial" w:cs="Arial"/>
            <w:sz w:val="24"/>
            <w:szCs w:val="24"/>
          </w:rPr>
          <w:delText>so gut</w:delText>
        </w:r>
      </w:del>
      <w:ins w:id="11866" w:author="Lektorat Bauer" w:date="2025-03-06T17:51:00Z" w16du:dateUtc="2025-03-06T16:51:00Z">
        <w:r w:rsidR="00A81ED2">
          <w:rPr>
            <w:rFonts w:ascii="Arial" w:hAnsi="Arial" w:cs="Arial"/>
            <w:sz w:val="24"/>
            <w:szCs w:val="24"/>
          </w:rPr>
          <w:t>besonders</w:t>
        </w:r>
      </w:ins>
      <w:r w:rsidRPr="00944672">
        <w:rPr>
          <w:rFonts w:ascii="Arial" w:hAnsi="Arial" w:cs="Arial"/>
          <w:sz w:val="24"/>
          <w:szCs w:val="24"/>
        </w:rPr>
        <w:t xml:space="preserve">. Sieht man mir das so doll an?“ </w:t>
      </w:r>
    </w:p>
    <w:p w14:paraId="5CF9513A" w14:textId="42D87148"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„Nur wenn man Dich so gut kennt, wie ich Dich kenne.“</w:t>
      </w:r>
      <w:del w:id="11867" w:author="Lektorat Bauer" w:date="2025-03-06T17:51:00Z" w16du:dateUtc="2025-03-06T16:51:00Z">
        <w:r w:rsidRPr="00944672" w:rsidDel="00A81ED2">
          <w:rPr>
            <w:rFonts w:ascii="Arial" w:hAnsi="Arial" w:cs="Arial"/>
            <w:sz w:val="24"/>
            <w:szCs w:val="24"/>
          </w:rPr>
          <w:delText xml:space="preserve"> Klärte Pi</w:delText>
        </w:r>
        <w:commentRangeStart w:id="11868"/>
        <w:r w:rsidRPr="00944672" w:rsidDel="00A81ED2">
          <w:rPr>
            <w:rFonts w:ascii="Arial" w:hAnsi="Arial" w:cs="Arial"/>
            <w:sz w:val="24"/>
            <w:szCs w:val="24"/>
          </w:rPr>
          <w:delText>card glaubwürdig die Situation.</w:delText>
        </w:r>
      </w:del>
      <w:commentRangeEnd w:id="11868"/>
      <w:r w:rsidR="00A81ED2">
        <w:rPr>
          <w:rStyle w:val="Kommentarzeichen"/>
        </w:rPr>
        <w:commentReference w:id="11868"/>
      </w:r>
    </w:p>
    <w:p w14:paraId="67A37C38" w14:textId="77777777" w:rsidR="00A81ED2" w:rsidRDefault="00944672" w:rsidP="00623B68">
      <w:pPr>
        <w:autoSpaceDE w:val="0"/>
        <w:autoSpaceDN w:val="0"/>
        <w:adjustRightInd w:val="0"/>
        <w:spacing w:after="0" w:line="360" w:lineRule="auto"/>
        <w:ind w:firstLine="227"/>
        <w:jc w:val="both"/>
        <w:rPr>
          <w:ins w:id="11869" w:author="Lektorat Bauer" w:date="2025-03-06T17:52:00Z" w16du:dateUtc="2025-03-06T16:52:00Z"/>
          <w:rFonts w:ascii="Arial" w:hAnsi="Arial" w:cs="Arial"/>
          <w:sz w:val="24"/>
          <w:szCs w:val="24"/>
        </w:rPr>
      </w:pPr>
      <w:commentRangeStart w:id="11870"/>
      <w:r w:rsidRPr="00944672">
        <w:rPr>
          <w:rFonts w:ascii="Arial" w:hAnsi="Arial" w:cs="Arial"/>
          <w:sz w:val="24"/>
          <w:szCs w:val="24"/>
        </w:rPr>
        <w:t xml:space="preserve">Picard schaute Anique an. </w:t>
      </w:r>
      <w:commentRangeEnd w:id="11870"/>
      <w:r w:rsidR="00A81ED2">
        <w:rPr>
          <w:rStyle w:val="Kommentarzeichen"/>
        </w:rPr>
        <w:commentReference w:id="11870"/>
      </w:r>
      <w:r w:rsidRPr="00944672">
        <w:rPr>
          <w:rFonts w:ascii="Arial" w:hAnsi="Arial" w:cs="Arial"/>
          <w:sz w:val="24"/>
          <w:szCs w:val="24"/>
        </w:rPr>
        <w:t xml:space="preserve">„Wenn Du Hilfe brauchst, </w:t>
      </w:r>
      <w:del w:id="11871" w:author="Lektorat Bauer" w:date="2025-03-06T17:52:00Z" w16du:dateUtc="2025-03-06T16:52:00Z">
        <w:r w:rsidRPr="00944672" w:rsidDel="00A81ED2">
          <w:rPr>
            <w:rFonts w:ascii="Arial" w:hAnsi="Arial" w:cs="Arial"/>
            <w:sz w:val="24"/>
            <w:szCs w:val="24"/>
          </w:rPr>
          <w:delText>mußt</w:delText>
        </w:r>
      </w:del>
      <w:ins w:id="11872" w:author="Lektorat Bauer" w:date="2025-03-06T17:52:00Z" w16du:dateUtc="2025-03-06T16:52:00Z">
        <w:r w:rsidR="00A81ED2" w:rsidRPr="00944672">
          <w:rPr>
            <w:rFonts w:ascii="Arial" w:hAnsi="Arial" w:cs="Arial"/>
            <w:sz w:val="24"/>
            <w:szCs w:val="24"/>
          </w:rPr>
          <w:t>musst</w:t>
        </w:r>
      </w:ins>
      <w:r w:rsidRPr="00944672">
        <w:rPr>
          <w:rFonts w:ascii="Arial" w:hAnsi="Arial" w:cs="Arial"/>
          <w:sz w:val="24"/>
          <w:szCs w:val="24"/>
        </w:rPr>
        <w:t xml:space="preserve"> Du nur Bescheid geben. Ich helfe gern.“ </w:t>
      </w:r>
    </w:p>
    <w:p w14:paraId="51167EA3" w14:textId="77777777" w:rsidR="00A81ED2" w:rsidRDefault="00944672" w:rsidP="00623B68">
      <w:pPr>
        <w:autoSpaceDE w:val="0"/>
        <w:autoSpaceDN w:val="0"/>
        <w:adjustRightInd w:val="0"/>
        <w:spacing w:after="0" w:line="360" w:lineRule="auto"/>
        <w:ind w:firstLine="227"/>
        <w:jc w:val="both"/>
        <w:rPr>
          <w:ins w:id="11873" w:author="Lektorat Bauer" w:date="2025-03-06T17:52:00Z" w16du:dateUtc="2025-03-06T16:52:00Z"/>
          <w:rFonts w:ascii="Arial" w:hAnsi="Arial" w:cs="Arial"/>
          <w:sz w:val="24"/>
          <w:szCs w:val="24"/>
        </w:rPr>
      </w:pPr>
      <w:r w:rsidRPr="00944672">
        <w:rPr>
          <w:rFonts w:ascii="Arial" w:hAnsi="Arial" w:cs="Arial"/>
          <w:sz w:val="24"/>
          <w:szCs w:val="24"/>
        </w:rPr>
        <w:t xml:space="preserve">„Du bist lieb. Danke Picard.“ </w:t>
      </w:r>
    </w:p>
    <w:p w14:paraId="2A00E64A" w14:textId="77777777" w:rsidR="00A81ED2" w:rsidRDefault="00944672" w:rsidP="00623B68">
      <w:pPr>
        <w:autoSpaceDE w:val="0"/>
        <w:autoSpaceDN w:val="0"/>
        <w:adjustRightInd w:val="0"/>
        <w:spacing w:after="0" w:line="360" w:lineRule="auto"/>
        <w:ind w:firstLine="227"/>
        <w:jc w:val="both"/>
        <w:rPr>
          <w:ins w:id="11874" w:author="Lektorat Bauer" w:date="2025-03-06T17:52:00Z" w16du:dateUtc="2025-03-06T16:52:00Z"/>
          <w:rFonts w:ascii="Arial" w:hAnsi="Arial" w:cs="Arial"/>
          <w:sz w:val="24"/>
          <w:szCs w:val="24"/>
        </w:rPr>
      </w:pPr>
      <w:r w:rsidRPr="00944672">
        <w:rPr>
          <w:rFonts w:ascii="Arial" w:hAnsi="Arial" w:cs="Arial"/>
          <w:sz w:val="24"/>
          <w:szCs w:val="24"/>
        </w:rPr>
        <w:t xml:space="preserve">„Ich habe für Euch den Tisch in der Ecke vorgesehen, da kannst Du Dich schon mal hinsetzen. </w:t>
      </w:r>
      <w:del w:id="11875" w:author="Lektorat Bauer" w:date="2025-03-06T17:52:00Z" w16du:dateUtc="2025-03-06T16:52:00Z">
        <w:r w:rsidRPr="00944672" w:rsidDel="00A81ED2">
          <w:rPr>
            <w:rFonts w:ascii="Arial" w:hAnsi="Arial" w:cs="Arial"/>
            <w:sz w:val="24"/>
            <w:szCs w:val="24"/>
          </w:rPr>
          <w:delText xml:space="preserve">Und ... </w:delText>
        </w:r>
      </w:del>
      <w:r w:rsidRPr="00944672">
        <w:rPr>
          <w:rFonts w:ascii="Arial" w:hAnsi="Arial" w:cs="Arial"/>
          <w:sz w:val="24"/>
          <w:szCs w:val="24"/>
        </w:rPr>
        <w:t xml:space="preserve">Du bekommst heute das </w:t>
      </w:r>
      <w:ins w:id="11876" w:author="Lektorat Bauer" w:date="2025-03-06T17:52:00Z" w16du:dateUtc="2025-03-06T16:52:00Z">
        <w:r w:rsidR="00A81ED2">
          <w:rPr>
            <w:rFonts w:ascii="Arial" w:hAnsi="Arial" w:cs="Arial"/>
            <w:sz w:val="24"/>
            <w:szCs w:val="24"/>
          </w:rPr>
          <w:t>‚</w:t>
        </w:r>
      </w:ins>
      <w:del w:id="11877" w:author="Lektorat Bauer" w:date="2025-03-06T17:52:00Z" w16du:dateUtc="2025-03-06T16:52:00Z">
        <w:r w:rsidRPr="00944672" w:rsidDel="00A81ED2">
          <w:rPr>
            <w:rFonts w:ascii="Arial" w:hAnsi="Arial" w:cs="Arial"/>
            <w:sz w:val="24"/>
            <w:szCs w:val="24"/>
          </w:rPr>
          <w:delText>‘</w:delText>
        </w:r>
      </w:del>
      <w:r w:rsidRPr="00944672">
        <w:rPr>
          <w:rFonts w:ascii="Arial" w:hAnsi="Arial" w:cs="Arial"/>
          <w:sz w:val="24"/>
          <w:szCs w:val="24"/>
        </w:rPr>
        <w:t>Healthy Special</w:t>
      </w:r>
      <w:ins w:id="11878" w:author="Lektorat Bauer" w:date="2025-03-06T17:52:00Z" w16du:dateUtc="2025-03-06T16:52:00Z">
        <w:r w:rsidR="00A81ED2">
          <w:rPr>
            <w:rFonts w:ascii="Arial" w:hAnsi="Arial" w:cs="Arial"/>
            <w:sz w:val="24"/>
            <w:szCs w:val="24"/>
          </w:rPr>
          <w:t>‘</w:t>
        </w:r>
      </w:ins>
      <w:del w:id="11879" w:author="Lektorat Bauer" w:date="2025-03-06T17:52:00Z" w16du:dateUtc="2025-03-06T16:52:00Z">
        <w:r w:rsidRPr="00944672" w:rsidDel="00A81ED2">
          <w:rPr>
            <w:rFonts w:ascii="Arial" w:hAnsi="Arial" w:cs="Arial"/>
            <w:sz w:val="24"/>
            <w:szCs w:val="24"/>
          </w:rPr>
          <w:delText>’</w:delText>
        </w:r>
      </w:del>
      <w:r w:rsidRPr="00944672">
        <w:rPr>
          <w:rFonts w:ascii="Arial" w:hAnsi="Arial" w:cs="Arial"/>
          <w:sz w:val="24"/>
          <w:szCs w:val="24"/>
        </w:rPr>
        <w:t xml:space="preserve"> Frühstück. Keine Widerrede!“ </w:t>
      </w:r>
    </w:p>
    <w:p w14:paraId="63ADF2E3" w14:textId="11FE8BDD" w:rsidR="00944672" w:rsidRPr="00944672" w:rsidRDefault="00944672" w:rsidP="00A81ED2">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„Ja Chef</w:t>
      </w:r>
      <w:del w:id="11880" w:author="Lektorat Bauer" w:date="2025-03-06T17:52:00Z" w16du:dateUtc="2025-03-06T16:52:00Z">
        <w:r w:rsidRPr="00944672" w:rsidDel="00A81ED2">
          <w:rPr>
            <w:rFonts w:ascii="Arial" w:hAnsi="Arial" w:cs="Arial"/>
            <w:sz w:val="24"/>
            <w:szCs w:val="24"/>
          </w:rPr>
          <w:delText>.</w:delText>
        </w:r>
      </w:del>
      <w:r w:rsidRPr="00944672">
        <w:rPr>
          <w:rFonts w:ascii="Arial" w:hAnsi="Arial" w:cs="Arial"/>
          <w:sz w:val="24"/>
          <w:szCs w:val="24"/>
        </w:rPr>
        <w:t>“</w:t>
      </w:r>
      <w:ins w:id="11881" w:author="Lektorat Bauer" w:date="2025-03-06T17:52:00Z" w16du:dateUtc="2025-03-06T16:52:00Z">
        <w:r w:rsidR="00A81ED2">
          <w:rPr>
            <w:rFonts w:ascii="Arial" w:hAnsi="Arial" w:cs="Arial"/>
            <w:sz w:val="24"/>
            <w:szCs w:val="24"/>
          </w:rPr>
          <w:t>,</w:t>
        </w:r>
      </w:ins>
      <w:r w:rsidRPr="00944672">
        <w:rPr>
          <w:rFonts w:ascii="Arial" w:hAnsi="Arial" w:cs="Arial"/>
          <w:sz w:val="24"/>
          <w:szCs w:val="24"/>
        </w:rPr>
        <w:t xml:space="preserve"> </w:t>
      </w:r>
      <w:ins w:id="11882" w:author="Lektorat Bauer" w:date="2025-03-06T17:52:00Z" w16du:dateUtc="2025-03-06T16:52:00Z">
        <w:r w:rsidR="00A81ED2">
          <w:rPr>
            <w:rFonts w:ascii="Arial" w:hAnsi="Arial" w:cs="Arial"/>
            <w:sz w:val="24"/>
            <w:szCs w:val="24"/>
          </w:rPr>
          <w:t>a</w:t>
        </w:r>
      </w:ins>
      <w:del w:id="11883" w:author="Lektorat Bauer" w:date="2025-03-06T17:52:00Z" w16du:dateUtc="2025-03-06T16:52:00Z">
        <w:r w:rsidRPr="00944672" w:rsidDel="00A81ED2">
          <w:rPr>
            <w:rFonts w:ascii="Arial" w:hAnsi="Arial" w:cs="Arial"/>
            <w:sz w:val="24"/>
            <w:szCs w:val="24"/>
          </w:rPr>
          <w:delText>A</w:delText>
        </w:r>
      </w:del>
      <w:r w:rsidRPr="00944672">
        <w:rPr>
          <w:rFonts w:ascii="Arial" w:hAnsi="Arial" w:cs="Arial"/>
          <w:sz w:val="24"/>
          <w:szCs w:val="24"/>
        </w:rPr>
        <w:t xml:space="preserve">ntwortete Anique und begab sich zu </w:t>
      </w:r>
      <w:ins w:id="11884" w:author="Lektorat Bauer" w:date="2025-03-06T17:52:00Z" w16du:dateUtc="2025-03-06T16:52:00Z">
        <w:r w:rsidR="00A81ED2">
          <w:rPr>
            <w:rFonts w:ascii="Arial" w:hAnsi="Arial" w:cs="Arial"/>
            <w:sz w:val="24"/>
            <w:szCs w:val="24"/>
          </w:rPr>
          <w:t>i</w:t>
        </w:r>
      </w:ins>
      <w:del w:id="11885" w:author="Lektorat Bauer" w:date="2025-03-06T17:52:00Z" w16du:dateUtc="2025-03-06T16:52:00Z">
        <w:r w:rsidRPr="00944672" w:rsidDel="00A81ED2">
          <w:rPr>
            <w:rFonts w:ascii="Arial" w:hAnsi="Arial" w:cs="Arial"/>
            <w:sz w:val="24"/>
            <w:szCs w:val="24"/>
          </w:rPr>
          <w:delText>I</w:delText>
        </w:r>
      </w:del>
      <w:r w:rsidRPr="00944672">
        <w:rPr>
          <w:rFonts w:ascii="Arial" w:hAnsi="Arial" w:cs="Arial"/>
          <w:sz w:val="24"/>
          <w:szCs w:val="24"/>
        </w:rPr>
        <w:t>hrem Tisch.</w:t>
      </w:r>
    </w:p>
    <w:p w14:paraId="234BDFFC" w14:textId="0E9DE060"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Die beiden Mitarbeiter lächelten, während sie dem Gespräch lauschten und so taten, als würden sie arbeiten. Picard hatte das natürlich mitbekommen</w:t>
      </w:r>
      <w:ins w:id="11886" w:author="Lektorat Bauer" w:date="2025-03-06T17:52:00Z" w16du:dateUtc="2025-03-06T16:52:00Z">
        <w:r w:rsidR="00D924EE">
          <w:rPr>
            <w:rFonts w:ascii="Arial" w:hAnsi="Arial" w:cs="Arial"/>
            <w:sz w:val="24"/>
            <w:szCs w:val="24"/>
          </w:rPr>
          <w:t>.</w:t>
        </w:r>
      </w:ins>
      <w:del w:id="11887" w:author="Lektorat Bauer" w:date="2025-03-06T17:52:00Z" w16du:dateUtc="2025-03-06T16:52:00Z">
        <w:r w:rsidRPr="00944672" w:rsidDel="00D924EE">
          <w:rPr>
            <w:rFonts w:ascii="Arial" w:hAnsi="Arial" w:cs="Arial"/>
            <w:sz w:val="24"/>
            <w:szCs w:val="24"/>
          </w:rPr>
          <w:delText>:</w:delText>
        </w:r>
      </w:del>
      <w:r w:rsidRPr="00944672">
        <w:rPr>
          <w:rFonts w:ascii="Arial" w:hAnsi="Arial" w:cs="Arial"/>
          <w:sz w:val="24"/>
          <w:szCs w:val="24"/>
        </w:rPr>
        <w:t xml:space="preserve"> „Hey, ich bezahle Euch nicht dafür, dass Ihr mir nachspioniert</w:t>
      </w:r>
      <w:del w:id="11888" w:author="Lektorat Bauer" w:date="2025-03-06T17:52:00Z" w16du:dateUtc="2025-03-06T16:52:00Z">
        <w:r w:rsidRPr="00944672" w:rsidDel="00D924EE">
          <w:rPr>
            <w:rFonts w:ascii="Arial" w:hAnsi="Arial" w:cs="Arial"/>
            <w:sz w:val="24"/>
            <w:szCs w:val="24"/>
          </w:rPr>
          <w:delText>.</w:delText>
        </w:r>
      </w:del>
      <w:r w:rsidRPr="00944672">
        <w:rPr>
          <w:rFonts w:ascii="Arial" w:hAnsi="Arial" w:cs="Arial"/>
          <w:sz w:val="24"/>
          <w:szCs w:val="24"/>
        </w:rPr>
        <w:t>“</w:t>
      </w:r>
      <w:ins w:id="11889" w:author="Lektorat Bauer" w:date="2025-03-06T17:52:00Z" w16du:dateUtc="2025-03-06T16:52:00Z">
        <w:r w:rsidR="00D924EE">
          <w:rPr>
            <w:rFonts w:ascii="Arial" w:hAnsi="Arial" w:cs="Arial"/>
            <w:sz w:val="24"/>
            <w:szCs w:val="24"/>
          </w:rPr>
          <w:t>,</w:t>
        </w:r>
      </w:ins>
      <w:r w:rsidRPr="00944672">
        <w:rPr>
          <w:rFonts w:ascii="Arial" w:hAnsi="Arial" w:cs="Arial"/>
          <w:sz w:val="24"/>
          <w:szCs w:val="24"/>
        </w:rPr>
        <w:t xml:space="preserve"> </w:t>
      </w:r>
      <w:ins w:id="11890" w:author="Lektorat Bauer" w:date="2025-03-06T17:52:00Z" w16du:dateUtc="2025-03-06T16:52:00Z">
        <w:r w:rsidR="00D924EE">
          <w:rPr>
            <w:rFonts w:ascii="Arial" w:hAnsi="Arial" w:cs="Arial"/>
            <w:sz w:val="24"/>
            <w:szCs w:val="24"/>
          </w:rPr>
          <w:t>r</w:t>
        </w:r>
      </w:ins>
      <w:del w:id="11891" w:author="Lektorat Bauer" w:date="2025-03-06T17:52:00Z" w16du:dateUtc="2025-03-06T16:52:00Z">
        <w:r w:rsidRPr="00944672" w:rsidDel="00D924EE">
          <w:rPr>
            <w:rFonts w:ascii="Arial" w:hAnsi="Arial" w:cs="Arial"/>
            <w:sz w:val="24"/>
            <w:szCs w:val="24"/>
          </w:rPr>
          <w:delText>R</w:delText>
        </w:r>
      </w:del>
      <w:r w:rsidRPr="00944672">
        <w:rPr>
          <w:rFonts w:ascii="Arial" w:hAnsi="Arial" w:cs="Arial"/>
          <w:sz w:val="24"/>
          <w:szCs w:val="24"/>
        </w:rPr>
        <w:t xml:space="preserve">ief </w:t>
      </w:r>
      <w:del w:id="11892" w:author="Lektorat Bauer" w:date="2025-03-06T17:52:00Z" w16du:dateUtc="2025-03-06T16:52:00Z">
        <w:r w:rsidRPr="00944672" w:rsidDel="00D924EE">
          <w:rPr>
            <w:rFonts w:ascii="Arial" w:hAnsi="Arial" w:cs="Arial"/>
            <w:sz w:val="24"/>
            <w:szCs w:val="24"/>
          </w:rPr>
          <w:delText>d</w:delText>
        </w:r>
      </w:del>
      <w:r w:rsidRPr="00944672">
        <w:rPr>
          <w:rFonts w:ascii="Arial" w:hAnsi="Arial" w:cs="Arial"/>
          <w:sz w:val="24"/>
          <w:szCs w:val="24"/>
        </w:rPr>
        <w:t xml:space="preserve">er den beiden mit einem Lächeln zu. „Seht </w:t>
      </w:r>
      <w:r w:rsidRPr="00944672">
        <w:rPr>
          <w:rFonts w:ascii="Arial" w:hAnsi="Arial" w:cs="Arial"/>
          <w:sz w:val="24"/>
          <w:szCs w:val="24"/>
        </w:rPr>
        <w:lastRenderedPageBreak/>
        <w:t>zu, dass die Bar geöffnet wird und wir Gäste zu</w:t>
      </w:r>
      <w:ins w:id="11893" w:author="Lektorat Bauer" w:date="2025-03-06T17:52:00Z" w16du:dateUtc="2025-03-06T16:52:00Z">
        <w:r w:rsidR="00D924EE">
          <w:rPr>
            <w:rFonts w:ascii="Arial" w:hAnsi="Arial" w:cs="Arial"/>
            <w:sz w:val="24"/>
            <w:szCs w:val="24"/>
          </w:rPr>
          <w:t>m</w:t>
        </w:r>
      </w:ins>
      <w:r w:rsidRPr="00944672">
        <w:rPr>
          <w:rFonts w:ascii="Arial" w:hAnsi="Arial" w:cs="Arial"/>
          <w:sz w:val="24"/>
          <w:szCs w:val="24"/>
        </w:rPr>
        <w:t xml:space="preserve"> Frühstück bekommen.“ Die Zwei lachten laut auf – die Stimmung in der Bar war wie immer kollegial und entspannt. </w:t>
      </w:r>
    </w:p>
    <w:p w14:paraId="30DC8124"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Die Tür wurde geöffnet und Tafeln mit dem Tagesangebot auf dem Vorplatz aufgestellt.</w:t>
      </w:r>
    </w:p>
    <w:p w14:paraId="16531D92" w14:textId="398671D8"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Um 10:35 Uhr betrat Flim Dijkwijk</w:t>
      </w:r>
      <w:del w:id="11894" w:author="Lektorat Bauer" w:date="2025-03-06T17:53:00Z" w16du:dateUtc="2025-03-06T16:53:00Z">
        <w:r w:rsidRPr="00944672" w:rsidDel="00D924EE">
          <w:rPr>
            <w:rFonts w:ascii="Arial" w:hAnsi="Arial" w:cs="Arial"/>
            <w:sz w:val="24"/>
            <w:szCs w:val="24"/>
          </w:rPr>
          <w:delText xml:space="preserve"> das Bistro </w:delText>
        </w:r>
      </w:del>
      <w:ins w:id="11895" w:author="Lektorat Bauer" w:date="2025-03-06T17:53:00Z" w16du:dateUtc="2025-03-06T16:53:00Z">
        <w:r w:rsidR="00D924EE">
          <w:rPr>
            <w:rFonts w:ascii="Arial" w:hAnsi="Arial" w:cs="Arial"/>
            <w:sz w:val="24"/>
            <w:szCs w:val="24"/>
          </w:rPr>
          <w:t xml:space="preserve"> die Bar </w:t>
        </w:r>
      </w:ins>
      <w:r w:rsidRPr="00944672">
        <w:rPr>
          <w:rFonts w:ascii="Arial" w:hAnsi="Arial" w:cs="Arial"/>
          <w:sz w:val="24"/>
          <w:szCs w:val="24"/>
        </w:rPr>
        <w:t>und schaute sich um</w:t>
      </w:r>
      <w:ins w:id="11896" w:author="Lektorat Bauer" w:date="2025-03-06T17:53:00Z" w16du:dateUtc="2025-03-06T16:53:00Z">
        <w:r w:rsidR="00D924EE">
          <w:rPr>
            <w:rFonts w:ascii="Arial" w:hAnsi="Arial" w:cs="Arial"/>
            <w:sz w:val="24"/>
            <w:szCs w:val="24"/>
          </w:rPr>
          <w:t>.</w:t>
        </w:r>
      </w:ins>
      <w:del w:id="11897" w:author="Lektorat Bauer" w:date="2025-03-06T17:53:00Z" w16du:dateUtc="2025-03-06T16:53:00Z">
        <w:r w:rsidRPr="00944672" w:rsidDel="00D924EE">
          <w:rPr>
            <w:rFonts w:ascii="Arial" w:hAnsi="Arial" w:cs="Arial"/>
            <w:sz w:val="24"/>
            <w:szCs w:val="24"/>
          </w:rPr>
          <w:delText>,</w:delText>
        </w:r>
      </w:del>
      <w:r w:rsidRPr="00944672">
        <w:rPr>
          <w:rFonts w:ascii="Arial" w:hAnsi="Arial" w:cs="Arial"/>
          <w:sz w:val="24"/>
          <w:szCs w:val="24"/>
        </w:rPr>
        <w:t xml:space="preserve"> </w:t>
      </w:r>
      <w:ins w:id="11898" w:author="Lektorat Bauer" w:date="2025-03-06T17:53:00Z" w16du:dateUtc="2025-03-06T16:53:00Z">
        <w:r w:rsidR="00D924EE">
          <w:rPr>
            <w:rFonts w:ascii="Arial" w:hAnsi="Arial" w:cs="Arial"/>
            <w:sz w:val="24"/>
            <w:szCs w:val="24"/>
          </w:rPr>
          <w:t>A</w:t>
        </w:r>
      </w:ins>
      <w:del w:id="11899" w:author="Lektorat Bauer" w:date="2025-03-06T17:53:00Z" w16du:dateUtc="2025-03-06T16:53:00Z">
        <w:r w:rsidRPr="00944672" w:rsidDel="00D924EE">
          <w:rPr>
            <w:rFonts w:ascii="Arial" w:hAnsi="Arial" w:cs="Arial"/>
            <w:sz w:val="24"/>
            <w:szCs w:val="24"/>
          </w:rPr>
          <w:delText>a</w:delText>
        </w:r>
      </w:del>
      <w:r w:rsidRPr="00944672">
        <w:rPr>
          <w:rFonts w:ascii="Arial" w:hAnsi="Arial" w:cs="Arial"/>
          <w:sz w:val="24"/>
          <w:szCs w:val="24"/>
        </w:rPr>
        <w:t xml:space="preserve">ls sein Blick auf Anique und </w:t>
      </w:r>
      <w:ins w:id="11900" w:author="Lektorat Bauer" w:date="2025-03-06T17:53:00Z" w16du:dateUtc="2025-03-06T16:53:00Z">
        <w:r w:rsidR="00D924EE">
          <w:rPr>
            <w:rFonts w:ascii="Arial" w:hAnsi="Arial" w:cs="Arial"/>
            <w:sz w:val="24"/>
            <w:szCs w:val="24"/>
          </w:rPr>
          <w:t>i</w:t>
        </w:r>
      </w:ins>
      <w:del w:id="11901" w:author="Lektorat Bauer" w:date="2025-03-06T17:53:00Z" w16du:dateUtc="2025-03-06T16:53:00Z">
        <w:r w:rsidRPr="00944672" w:rsidDel="00D924EE">
          <w:rPr>
            <w:rFonts w:ascii="Arial" w:hAnsi="Arial" w:cs="Arial"/>
            <w:sz w:val="24"/>
            <w:szCs w:val="24"/>
          </w:rPr>
          <w:delText>I</w:delText>
        </w:r>
      </w:del>
      <w:r w:rsidRPr="00944672">
        <w:rPr>
          <w:rFonts w:ascii="Arial" w:hAnsi="Arial" w:cs="Arial"/>
          <w:sz w:val="24"/>
          <w:szCs w:val="24"/>
        </w:rPr>
        <w:t>hren Kaffee fiel, sagte er: „Ach</w:t>
      </w:r>
      <w:ins w:id="11902" w:author="Lektorat Bauer" w:date="2025-03-06T17:53:00Z" w16du:dateUtc="2025-03-06T16:53:00Z">
        <w:r w:rsidR="00D924EE">
          <w:rPr>
            <w:rFonts w:ascii="Arial" w:hAnsi="Arial" w:cs="Arial"/>
            <w:sz w:val="24"/>
            <w:szCs w:val="24"/>
          </w:rPr>
          <w:t>,</w:t>
        </w:r>
      </w:ins>
      <w:r w:rsidRPr="00944672">
        <w:rPr>
          <w:rFonts w:ascii="Arial" w:hAnsi="Arial" w:cs="Arial"/>
          <w:sz w:val="24"/>
          <w:szCs w:val="24"/>
        </w:rPr>
        <w:t xml:space="preserve"> hier steckst Du. Ich stehe draußen in der Kälte und Du sitzt im Warmen und trinkst Kaffee. Toll!“ </w:t>
      </w:r>
    </w:p>
    <w:p w14:paraId="461D71D0" w14:textId="77777777" w:rsidR="00D924EE" w:rsidRDefault="00944672" w:rsidP="00623B68">
      <w:pPr>
        <w:autoSpaceDE w:val="0"/>
        <w:autoSpaceDN w:val="0"/>
        <w:adjustRightInd w:val="0"/>
        <w:spacing w:after="0" w:line="360" w:lineRule="auto"/>
        <w:ind w:firstLine="227"/>
        <w:jc w:val="both"/>
        <w:rPr>
          <w:ins w:id="11903" w:author="Lektorat Bauer" w:date="2025-03-06T17:53:00Z" w16du:dateUtc="2025-03-06T16:53:00Z"/>
          <w:rFonts w:ascii="Arial" w:hAnsi="Arial" w:cs="Arial"/>
          <w:sz w:val="24"/>
          <w:szCs w:val="24"/>
        </w:rPr>
      </w:pPr>
      <w:r w:rsidRPr="00944672">
        <w:rPr>
          <w:rFonts w:ascii="Arial" w:hAnsi="Arial" w:cs="Arial"/>
          <w:sz w:val="24"/>
          <w:szCs w:val="24"/>
        </w:rPr>
        <w:t xml:space="preserve">Von der Seite näherte sich Picard und sagte mit einem Lachen: „Wer Kunden in meinem Bistro behelligt wird hier nicht bedient.“ </w:t>
      </w:r>
    </w:p>
    <w:p w14:paraId="0DA21533" w14:textId="03935480"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commentRangeStart w:id="11904"/>
      <w:r w:rsidRPr="00944672">
        <w:rPr>
          <w:rFonts w:ascii="Arial" w:hAnsi="Arial" w:cs="Arial"/>
          <w:sz w:val="24"/>
          <w:szCs w:val="24"/>
        </w:rPr>
        <w:t>Flim drehte sich mit einem breiten Lächeln um und bedeutete ihm</w:t>
      </w:r>
      <w:commentRangeEnd w:id="11904"/>
      <w:r w:rsidR="00D924EE">
        <w:rPr>
          <w:rStyle w:val="Kommentarzeichen"/>
        </w:rPr>
        <w:commentReference w:id="11904"/>
      </w:r>
      <w:r w:rsidRPr="00944672">
        <w:rPr>
          <w:rFonts w:ascii="Arial" w:hAnsi="Arial" w:cs="Arial"/>
          <w:sz w:val="24"/>
          <w:szCs w:val="24"/>
        </w:rPr>
        <w:t>: „Super, dann entferne doch gleich mal diese Dame da, die mich behelligt.“ Lachend umarmten sich die beiden, die sich seit den Geschehnissen im vergangenen Jahr</w:t>
      </w:r>
      <w:del w:id="11905" w:author="Lektorat Bauer" w:date="2025-03-06T17:54:00Z" w16du:dateUtc="2025-03-06T16:54:00Z">
        <w:r w:rsidRPr="00944672" w:rsidDel="00D924EE">
          <w:rPr>
            <w:rFonts w:ascii="Arial" w:hAnsi="Arial" w:cs="Arial"/>
            <w:sz w:val="24"/>
            <w:szCs w:val="24"/>
          </w:rPr>
          <w:delText>,</w:delText>
        </w:r>
      </w:del>
      <w:r w:rsidRPr="00944672">
        <w:rPr>
          <w:rFonts w:ascii="Arial" w:hAnsi="Arial" w:cs="Arial"/>
          <w:sz w:val="24"/>
          <w:szCs w:val="24"/>
        </w:rPr>
        <w:t xml:space="preserve"> angefreundet hatten.</w:t>
      </w:r>
    </w:p>
    <w:p w14:paraId="1E1410FC" w14:textId="2169128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„Ich glaube, dass Anique vorhin von einem Asiaten verfolgt worden ist</w:t>
      </w:r>
      <w:del w:id="11906" w:author="Lektorat Bauer" w:date="2025-03-06T17:54:00Z" w16du:dateUtc="2025-03-06T16:54:00Z">
        <w:r w:rsidRPr="00944672" w:rsidDel="00D924EE">
          <w:rPr>
            <w:rFonts w:ascii="Arial" w:hAnsi="Arial" w:cs="Arial"/>
            <w:sz w:val="24"/>
            <w:szCs w:val="24"/>
          </w:rPr>
          <w:delText>.</w:delText>
        </w:r>
      </w:del>
      <w:r w:rsidRPr="00944672">
        <w:rPr>
          <w:rFonts w:ascii="Arial" w:hAnsi="Arial" w:cs="Arial"/>
          <w:sz w:val="24"/>
          <w:szCs w:val="24"/>
        </w:rPr>
        <w:t>“</w:t>
      </w:r>
      <w:ins w:id="11907" w:author="Lektorat Bauer" w:date="2025-03-06T17:54:00Z" w16du:dateUtc="2025-03-06T16:54:00Z">
        <w:r w:rsidR="00D924EE">
          <w:rPr>
            <w:rFonts w:ascii="Arial" w:hAnsi="Arial" w:cs="Arial"/>
            <w:sz w:val="24"/>
            <w:szCs w:val="24"/>
          </w:rPr>
          <w:t>,</w:t>
        </w:r>
      </w:ins>
      <w:r w:rsidRPr="00944672">
        <w:rPr>
          <w:rFonts w:ascii="Arial" w:hAnsi="Arial" w:cs="Arial"/>
          <w:sz w:val="24"/>
          <w:szCs w:val="24"/>
        </w:rPr>
        <w:t xml:space="preserve"> </w:t>
      </w:r>
      <w:ins w:id="11908" w:author="Lektorat Bauer" w:date="2025-03-06T17:54:00Z" w16du:dateUtc="2025-03-06T16:54:00Z">
        <w:r w:rsidR="00D924EE">
          <w:rPr>
            <w:rFonts w:ascii="Arial" w:hAnsi="Arial" w:cs="Arial"/>
            <w:sz w:val="24"/>
            <w:szCs w:val="24"/>
          </w:rPr>
          <w:t>f</w:t>
        </w:r>
      </w:ins>
      <w:del w:id="11909" w:author="Lektorat Bauer" w:date="2025-03-06T17:54:00Z" w16du:dateUtc="2025-03-06T16:54:00Z">
        <w:r w:rsidRPr="00944672" w:rsidDel="00D924EE">
          <w:rPr>
            <w:rFonts w:ascii="Arial" w:hAnsi="Arial" w:cs="Arial"/>
            <w:sz w:val="24"/>
            <w:szCs w:val="24"/>
          </w:rPr>
          <w:delText>F</w:delText>
        </w:r>
      </w:del>
      <w:r w:rsidRPr="00944672">
        <w:rPr>
          <w:rFonts w:ascii="Arial" w:hAnsi="Arial" w:cs="Arial"/>
          <w:sz w:val="24"/>
          <w:szCs w:val="24"/>
        </w:rPr>
        <w:t>lüsterte Picard Flim ins Ohr</w:t>
      </w:r>
      <w:ins w:id="11910" w:author="Lektorat Bauer" w:date="2025-03-06T17:54:00Z" w16du:dateUtc="2025-03-06T16:54:00Z">
        <w:r w:rsidR="00D924EE">
          <w:rPr>
            <w:rFonts w:ascii="Arial" w:hAnsi="Arial" w:cs="Arial"/>
            <w:sz w:val="24"/>
            <w:szCs w:val="24"/>
          </w:rPr>
          <w:t>,</w:t>
        </w:r>
      </w:ins>
      <w:r w:rsidRPr="00944672">
        <w:rPr>
          <w:rFonts w:ascii="Arial" w:hAnsi="Arial" w:cs="Arial"/>
          <w:sz w:val="24"/>
          <w:szCs w:val="24"/>
        </w:rPr>
        <w:t xml:space="preserve"> </w:t>
      </w:r>
      <w:del w:id="11911" w:author="Lektorat Bauer" w:date="2025-03-06T17:54:00Z" w16du:dateUtc="2025-03-06T16:54:00Z">
        <w:r w:rsidRPr="00944672" w:rsidDel="00D924EE">
          <w:rPr>
            <w:rFonts w:ascii="Arial" w:hAnsi="Arial" w:cs="Arial"/>
            <w:sz w:val="24"/>
            <w:szCs w:val="24"/>
          </w:rPr>
          <w:delText xml:space="preserve">und fuhr fort, </w:delText>
        </w:r>
      </w:del>
      <w:r w:rsidRPr="00944672">
        <w:rPr>
          <w:rFonts w:ascii="Arial" w:hAnsi="Arial" w:cs="Arial"/>
          <w:sz w:val="24"/>
          <w:szCs w:val="24"/>
        </w:rPr>
        <w:t>„</w:t>
      </w:r>
      <w:ins w:id="11912" w:author="Lektorat Bauer" w:date="2025-03-06T17:54:00Z" w16du:dateUtc="2025-03-06T16:54:00Z">
        <w:r w:rsidR="00D924EE">
          <w:rPr>
            <w:rFonts w:ascii="Arial" w:hAnsi="Arial" w:cs="Arial"/>
            <w:sz w:val="24"/>
            <w:szCs w:val="24"/>
          </w:rPr>
          <w:t>d</w:t>
        </w:r>
      </w:ins>
      <w:del w:id="11913" w:author="Lektorat Bauer" w:date="2025-03-06T17:54:00Z" w16du:dateUtc="2025-03-06T16:54:00Z">
        <w:r w:rsidRPr="00944672" w:rsidDel="00D924EE">
          <w:rPr>
            <w:rFonts w:ascii="Arial" w:hAnsi="Arial" w:cs="Arial"/>
            <w:sz w:val="24"/>
            <w:szCs w:val="24"/>
          </w:rPr>
          <w:delText>D</w:delText>
        </w:r>
      </w:del>
      <w:r w:rsidRPr="00944672">
        <w:rPr>
          <w:rFonts w:ascii="Arial" w:hAnsi="Arial" w:cs="Arial"/>
          <w:sz w:val="24"/>
          <w:szCs w:val="24"/>
        </w:rPr>
        <w:t>aher der Tisch an der Wand</w:t>
      </w:r>
      <w:del w:id="11914" w:author="Lektorat Bauer" w:date="2025-03-06T17:54:00Z" w16du:dateUtc="2025-03-06T16:54:00Z">
        <w:r w:rsidRPr="00944672" w:rsidDel="00D924EE">
          <w:rPr>
            <w:rFonts w:ascii="Arial" w:hAnsi="Arial" w:cs="Arial"/>
            <w:sz w:val="24"/>
            <w:szCs w:val="24"/>
          </w:rPr>
          <w:delText xml:space="preserve">, mit </w:delText>
        </w:r>
        <w:commentRangeStart w:id="11915"/>
        <w:r w:rsidRPr="00944672" w:rsidDel="00D924EE">
          <w:rPr>
            <w:rFonts w:ascii="Arial" w:hAnsi="Arial" w:cs="Arial"/>
            <w:sz w:val="24"/>
            <w:szCs w:val="24"/>
          </w:rPr>
          <w:delText>Blick</w:delText>
        </w:r>
      </w:del>
      <w:commentRangeEnd w:id="11915"/>
      <w:r w:rsidR="00D924EE">
        <w:rPr>
          <w:rStyle w:val="Kommentarzeichen"/>
        </w:rPr>
        <w:commentReference w:id="11915"/>
      </w:r>
      <w:del w:id="11916" w:author="Lektorat Bauer" w:date="2025-03-06T17:54:00Z" w16du:dateUtc="2025-03-06T16:54:00Z">
        <w:r w:rsidRPr="00944672" w:rsidDel="00D924EE">
          <w:rPr>
            <w:rFonts w:ascii="Arial" w:hAnsi="Arial" w:cs="Arial"/>
            <w:sz w:val="24"/>
            <w:szCs w:val="24"/>
          </w:rPr>
          <w:delText xml:space="preserve"> ins Bistro</w:delText>
        </w:r>
      </w:del>
      <w:r w:rsidRPr="00944672">
        <w:rPr>
          <w:rFonts w:ascii="Arial" w:hAnsi="Arial" w:cs="Arial"/>
          <w:sz w:val="24"/>
          <w:szCs w:val="24"/>
        </w:rPr>
        <w:t>.“ Ohne sich eine Reaktion anmerken zu lassen, grinst</w:t>
      </w:r>
      <w:ins w:id="11917" w:author="Lektorat Bauer" w:date="2025-03-06T17:54:00Z" w16du:dateUtc="2025-03-06T16:54:00Z">
        <w:r w:rsidR="00D924EE">
          <w:rPr>
            <w:rFonts w:ascii="Arial" w:hAnsi="Arial" w:cs="Arial"/>
            <w:sz w:val="24"/>
            <w:szCs w:val="24"/>
          </w:rPr>
          <w:t>e</w:t>
        </w:r>
      </w:ins>
      <w:r w:rsidRPr="00944672">
        <w:rPr>
          <w:rFonts w:ascii="Arial" w:hAnsi="Arial" w:cs="Arial"/>
          <w:sz w:val="24"/>
          <w:szCs w:val="24"/>
        </w:rPr>
        <w:t xml:space="preserve"> Flim ihn an: „Danke für den Tisch, dann sitzen wir heute gemütlich in der Ecke.“ </w:t>
      </w:r>
    </w:p>
    <w:p w14:paraId="4AC24A20" w14:textId="77777777" w:rsidR="00D924EE" w:rsidRDefault="00944672" w:rsidP="00623B68">
      <w:pPr>
        <w:autoSpaceDE w:val="0"/>
        <w:autoSpaceDN w:val="0"/>
        <w:adjustRightInd w:val="0"/>
        <w:spacing w:after="0" w:line="360" w:lineRule="auto"/>
        <w:ind w:firstLine="227"/>
        <w:jc w:val="both"/>
        <w:rPr>
          <w:ins w:id="11918" w:author="Lektorat Bauer" w:date="2025-03-06T17:54:00Z" w16du:dateUtc="2025-03-06T16:54:00Z"/>
          <w:rFonts w:ascii="Arial" w:hAnsi="Arial" w:cs="Arial"/>
          <w:sz w:val="24"/>
          <w:szCs w:val="24"/>
        </w:rPr>
      </w:pPr>
      <w:r w:rsidRPr="00944672">
        <w:rPr>
          <w:rFonts w:ascii="Arial" w:hAnsi="Arial" w:cs="Arial"/>
          <w:sz w:val="24"/>
          <w:szCs w:val="24"/>
        </w:rPr>
        <w:t xml:space="preserve">„Ach ja, bevor Du Dich setzt. Was möchtest Du frühstücken?“ </w:t>
      </w:r>
    </w:p>
    <w:p w14:paraId="62F74E50" w14:textId="77777777" w:rsidR="00D924EE" w:rsidRDefault="00944672" w:rsidP="00623B68">
      <w:pPr>
        <w:autoSpaceDE w:val="0"/>
        <w:autoSpaceDN w:val="0"/>
        <w:adjustRightInd w:val="0"/>
        <w:spacing w:after="0" w:line="360" w:lineRule="auto"/>
        <w:ind w:firstLine="227"/>
        <w:jc w:val="both"/>
        <w:rPr>
          <w:ins w:id="11919" w:author="Lektorat Bauer" w:date="2025-03-06T17:54:00Z" w16du:dateUtc="2025-03-06T16:54:00Z"/>
          <w:rFonts w:ascii="Arial" w:hAnsi="Arial" w:cs="Arial"/>
          <w:sz w:val="24"/>
          <w:szCs w:val="24"/>
        </w:rPr>
      </w:pPr>
      <w:r w:rsidRPr="00944672">
        <w:rPr>
          <w:rFonts w:ascii="Arial" w:hAnsi="Arial" w:cs="Arial"/>
          <w:sz w:val="24"/>
          <w:szCs w:val="24"/>
        </w:rPr>
        <w:t xml:space="preserve">„Hat Anique schon bestellt?“ </w:t>
      </w:r>
    </w:p>
    <w:p w14:paraId="02DC43A8" w14:textId="1D6400FF"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„Nein, ich habe Ihr gesagt, dass Sie heute das </w:t>
      </w:r>
      <w:ins w:id="11920" w:author="Lektorat Bauer" w:date="2025-03-06T17:55:00Z" w16du:dateUtc="2025-03-06T16:55:00Z">
        <w:r w:rsidR="00D924EE">
          <w:rPr>
            <w:rFonts w:ascii="Arial" w:hAnsi="Arial" w:cs="Arial"/>
            <w:sz w:val="24"/>
            <w:szCs w:val="24"/>
          </w:rPr>
          <w:t>‚</w:t>
        </w:r>
      </w:ins>
      <w:del w:id="11921" w:author="Lektorat Bauer" w:date="2025-03-06T17:54:00Z" w16du:dateUtc="2025-03-06T16:54:00Z">
        <w:r w:rsidRPr="00944672" w:rsidDel="00D924EE">
          <w:rPr>
            <w:rFonts w:ascii="Arial" w:hAnsi="Arial" w:cs="Arial"/>
            <w:sz w:val="24"/>
            <w:szCs w:val="24"/>
          </w:rPr>
          <w:delText>‘</w:delText>
        </w:r>
      </w:del>
      <w:r w:rsidRPr="00944672">
        <w:rPr>
          <w:rFonts w:ascii="Arial" w:hAnsi="Arial" w:cs="Arial"/>
          <w:sz w:val="24"/>
          <w:szCs w:val="24"/>
        </w:rPr>
        <w:t>Healthy Special</w:t>
      </w:r>
      <w:ins w:id="11922" w:author="Lektorat Bauer" w:date="2025-03-06T17:55:00Z" w16du:dateUtc="2025-03-06T16:55:00Z">
        <w:r w:rsidR="00D924EE">
          <w:rPr>
            <w:rFonts w:ascii="Arial" w:hAnsi="Arial" w:cs="Arial"/>
            <w:sz w:val="24"/>
            <w:szCs w:val="24"/>
          </w:rPr>
          <w:t>‘</w:t>
        </w:r>
      </w:ins>
      <w:del w:id="11923" w:author="Lektorat Bauer" w:date="2025-03-06T17:55:00Z" w16du:dateUtc="2025-03-06T16:55:00Z">
        <w:r w:rsidRPr="00944672" w:rsidDel="00D924EE">
          <w:rPr>
            <w:rFonts w:ascii="Arial" w:hAnsi="Arial" w:cs="Arial"/>
            <w:sz w:val="24"/>
            <w:szCs w:val="24"/>
          </w:rPr>
          <w:delText>’</w:delText>
        </w:r>
      </w:del>
      <w:r w:rsidRPr="00944672">
        <w:rPr>
          <w:rFonts w:ascii="Arial" w:hAnsi="Arial" w:cs="Arial"/>
          <w:sz w:val="24"/>
          <w:szCs w:val="24"/>
        </w:rPr>
        <w:t xml:space="preserve"> Frühstück bekommt.“ </w:t>
      </w:r>
    </w:p>
    <w:p w14:paraId="5179ECF9" w14:textId="77777777" w:rsidR="00D924EE" w:rsidRDefault="00944672" w:rsidP="00623B68">
      <w:pPr>
        <w:autoSpaceDE w:val="0"/>
        <w:autoSpaceDN w:val="0"/>
        <w:adjustRightInd w:val="0"/>
        <w:spacing w:after="0" w:line="360" w:lineRule="auto"/>
        <w:ind w:firstLine="227"/>
        <w:jc w:val="both"/>
        <w:rPr>
          <w:ins w:id="11924" w:author="Lektorat Bauer" w:date="2025-03-06T17:55:00Z" w16du:dateUtc="2025-03-06T16:55:00Z"/>
          <w:rFonts w:ascii="Arial" w:hAnsi="Arial" w:cs="Arial"/>
          <w:sz w:val="24"/>
          <w:szCs w:val="24"/>
        </w:rPr>
      </w:pPr>
      <w:r w:rsidRPr="00944672">
        <w:rPr>
          <w:rFonts w:ascii="Arial" w:hAnsi="Arial" w:cs="Arial"/>
          <w:sz w:val="24"/>
          <w:szCs w:val="24"/>
        </w:rPr>
        <w:t xml:space="preserve">„Ich denke, das nehme ich dann auch, und einen Becher Kaffee bitte.“ </w:t>
      </w:r>
    </w:p>
    <w:p w14:paraId="571C28AC" w14:textId="7D444F98"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„Kommt!“</w:t>
      </w:r>
      <w:ins w:id="11925" w:author="Lektorat Bauer" w:date="2025-03-06T17:55:00Z" w16du:dateUtc="2025-03-06T16:55:00Z">
        <w:r w:rsidR="00D924EE">
          <w:rPr>
            <w:rFonts w:ascii="Arial" w:hAnsi="Arial" w:cs="Arial"/>
            <w:sz w:val="24"/>
            <w:szCs w:val="24"/>
          </w:rPr>
          <w:t>,</w:t>
        </w:r>
      </w:ins>
      <w:r w:rsidRPr="00944672">
        <w:rPr>
          <w:rFonts w:ascii="Arial" w:hAnsi="Arial" w:cs="Arial"/>
          <w:sz w:val="24"/>
          <w:szCs w:val="24"/>
        </w:rPr>
        <w:t xml:space="preserve"> </w:t>
      </w:r>
      <w:ins w:id="11926" w:author="Lektorat Bauer" w:date="2025-03-06T17:55:00Z" w16du:dateUtc="2025-03-06T16:55:00Z">
        <w:r w:rsidR="00D924EE">
          <w:rPr>
            <w:rFonts w:ascii="Arial" w:hAnsi="Arial" w:cs="Arial"/>
            <w:sz w:val="24"/>
            <w:szCs w:val="24"/>
          </w:rPr>
          <w:t>a</w:t>
        </w:r>
      </w:ins>
      <w:del w:id="11927" w:author="Lektorat Bauer" w:date="2025-03-06T17:55:00Z" w16du:dateUtc="2025-03-06T16:55:00Z">
        <w:r w:rsidRPr="00944672" w:rsidDel="00D924EE">
          <w:rPr>
            <w:rFonts w:ascii="Arial" w:hAnsi="Arial" w:cs="Arial"/>
            <w:sz w:val="24"/>
            <w:szCs w:val="24"/>
          </w:rPr>
          <w:delText>A</w:delText>
        </w:r>
      </w:del>
      <w:r w:rsidRPr="00944672">
        <w:rPr>
          <w:rFonts w:ascii="Arial" w:hAnsi="Arial" w:cs="Arial"/>
          <w:sz w:val="24"/>
          <w:szCs w:val="24"/>
        </w:rPr>
        <w:t>ntworte Picard und Flim setzte sich zu Anique.</w:t>
      </w:r>
    </w:p>
    <w:p w14:paraId="16D98582" w14:textId="77777777" w:rsidR="00D924EE" w:rsidRDefault="00944672" w:rsidP="00D924EE">
      <w:pPr>
        <w:autoSpaceDE w:val="0"/>
        <w:autoSpaceDN w:val="0"/>
        <w:adjustRightInd w:val="0"/>
        <w:spacing w:after="0" w:line="360" w:lineRule="auto"/>
        <w:ind w:firstLine="227"/>
        <w:jc w:val="both"/>
        <w:rPr>
          <w:ins w:id="11928" w:author="Lektorat Bauer" w:date="2025-03-06T17:55:00Z" w16du:dateUtc="2025-03-06T16:55:00Z"/>
          <w:rFonts w:ascii="Arial" w:hAnsi="Arial" w:cs="Arial"/>
          <w:sz w:val="24"/>
          <w:szCs w:val="24"/>
        </w:rPr>
      </w:pPr>
      <w:r w:rsidRPr="00944672">
        <w:rPr>
          <w:rFonts w:ascii="Arial" w:hAnsi="Arial" w:cs="Arial"/>
          <w:sz w:val="24"/>
          <w:szCs w:val="24"/>
        </w:rPr>
        <w:t>„O</w:t>
      </w:r>
      <w:del w:id="11929" w:author="Lektorat Bauer" w:date="2025-03-06T17:55:00Z" w16du:dateUtc="2025-03-06T16:55:00Z">
        <w:r w:rsidRPr="00944672" w:rsidDel="00D924EE">
          <w:rPr>
            <w:rFonts w:ascii="Arial" w:hAnsi="Arial" w:cs="Arial"/>
            <w:sz w:val="24"/>
            <w:szCs w:val="24"/>
          </w:rPr>
          <w:delText>K</w:delText>
        </w:r>
      </w:del>
      <w:ins w:id="11930" w:author="Lektorat Bauer" w:date="2025-03-06T17:55:00Z" w16du:dateUtc="2025-03-06T16:55:00Z">
        <w:r w:rsidR="00D924EE">
          <w:rPr>
            <w:rFonts w:ascii="Arial" w:hAnsi="Arial" w:cs="Arial"/>
            <w:sz w:val="24"/>
            <w:szCs w:val="24"/>
          </w:rPr>
          <w:t>k</w:t>
        </w:r>
      </w:ins>
      <w:r w:rsidRPr="00944672">
        <w:rPr>
          <w:rFonts w:ascii="Arial" w:hAnsi="Arial" w:cs="Arial"/>
          <w:sz w:val="24"/>
          <w:szCs w:val="24"/>
        </w:rPr>
        <w:t xml:space="preserve"> Flim. Was hat Picard Dir in Ohr geflüstert? Ich konnte </w:t>
      </w:r>
      <w:ins w:id="11931" w:author="Lektorat Bauer" w:date="2025-03-06T17:55:00Z" w16du:dateUtc="2025-03-06T16:55:00Z">
        <w:r w:rsidR="00D924EE">
          <w:rPr>
            <w:rFonts w:ascii="Arial" w:hAnsi="Arial" w:cs="Arial"/>
            <w:sz w:val="24"/>
            <w:szCs w:val="24"/>
          </w:rPr>
          <w:t>‚</w:t>
        </w:r>
      </w:ins>
      <w:del w:id="11932" w:author="Lektorat Bauer" w:date="2025-03-06T17:55:00Z" w16du:dateUtc="2025-03-06T16:55:00Z">
        <w:r w:rsidRPr="00944672" w:rsidDel="00D924EE">
          <w:rPr>
            <w:rFonts w:ascii="Arial" w:hAnsi="Arial" w:cs="Arial"/>
            <w:sz w:val="24"/>
            <w:szCs w:val="24"/>
          </w:rPr>
          <w:delText>‘</w:delText>
        </w:r>
      </w:del>
      <w:r w:rsidRPr="00944672">
        <w:rPr>
          <w:rFonts w:ascii="Arial" w:hAnsi="Arial" w:cs="Arial"/>
          <w:sz w:val="24"/>
          <w:szCs w:val="24"/>
        </w:rPr>
        <w:t>Anique</w:t>
      </w:r>
      <w:ins w:id="11933" w:author="Lektorat Bauer" w:date="2025-03-06T17:55:00Z" w16du:dateUtc="2025-03-06T16:55:00Z">
        <w:r w:rsidR="00D924EE">
          <w:rPr>
            <w:rFonts w:ascii="Arial" w:hAnsi="Arial" w:cs="Arial"/>
            <w:sz w:val="24"/>
            <w:szCs w:val="24"/>
          </w:rPr>
          <w:t>‘</w:t>
        </w:r>
      </w:ins>
      <w:del w:id="11934" w:author="Lektorat Bauer" w:date="2025-03-06T17:55:00Z" w16du:dateUtc="2025-03-06T16:55:00Z">
        <w:r w:rsidRPr="00944672" w:rsidDel="00D924EE">
          <w:rPr>
            <w:rFonts w:ascii="Arial" w:hAnsi="Arial" w:cs="Arial"/>
            <w:sz w:val="24"/>
            <w:szCs w:val="24"/>
          </w:rPr>
          <w:delText>’</w:delText>
        </w:r>
      </w:del>
      <w:r w:rsidRPr="00944672">
        <w:rPr>
          <w:rFonts w:ascii="Arial" w:hAnsi="Arial" w:cs="Arial"/>
          <w:sz w:val="24"/>
          <w:szCs w:val="24"/>
        </w:rPr>
        <w:t xml:space="preserve"> von </w:t>
      </w:r>
      <w:commentRangeStart w:id="11935"/>
      <w:del w:id="11936" w:author="Lektorat Bauer" w:date="2025-03-06T17:55:00Z" w16du:dateUtc="2025-03-06T16:55:00Z">
        <w:r w:rsidRPr="00944672" w:rsidDel="00D924EE">
          <w:rPr>
            <w:rFonts w:ascii="Arial" w:hAnsi="Arial" w:cs="Arial"/>
            <w:sz w:val="24"/>
            <w:szCs w:val="24"/>
          </w:rPr>
          <w:delText xml:space="preserve">den </w:delText>
        </w:r>
      </w:del>
      <w:ins w:id="11937" w:author="Lektorat Bauer" w:date="2025-03-06T17:55:00Z" w16du:dateUtc="2025-03-06T16:55:00Z">
        <w:r w:rsidR="00D924EE">
          <w:rPr>
            <w:rFonts w:ascii="Arial" w:hAnsi="Arial" w:cs="Arial"/>
            <w:sz w:val="24"/>
            <w:szCs w:val="24"/>
          </w:rPr>
          <w:t>seinen</w:t>
        </w:r>
        <w:r w:rsidR="00D924EE" w:rsidRPr="00944672">
          <w:rPr>
            <w:rFonts w:ascii="Arial" w:hAnsi="Arial" w:cs="Arial"/>
            <w:sz w:val="24"/>
            <w:szCs w:val="24"/>
          </w:rPr>
          <w:t xml:space="preserve"> </w:t>
        </w:r>
      </w:ins>
      <w:r w:rsidRPr="00944672">
        <w:rPr>
          <w:rFonts w:ascii="Arial" w:hAnsi="Arial" w:cs="Arial"/>
          <w:sz w:val="24"/>
          <w:szCs w:val="24"/>
        </w:rPr>
        <w:t xml:space="preserve">Lippen lesen.“ </w:t>
      </w:r>
      <w:del w:id="11938" w:author="Lektorat Bauer" w:date="2025-03-06T17:55:00Z" w16du:dateUtc="2025-03-06T16:55:00Z">
        <w:r w:rsidRPr="00944672" w:rsidDel="00D924EE">
          <w:rPr>
            <w:rFonts w:ascii="Arial" w:hAnsi="Arial" w:cs="Arial"/>
            <w:sz w:val="24"/>
            <w:szCs w:val="24"/>
          </w:rPr>
          <w:delText xml:space="preserve">„Du bist wirklich gut, Dir entgeht kaum etwas.“ Sagte Flim, ohne ausweichen zu wollen fuhr er fort: </w:delText>
        </w:r>
      </w:del>
    </w:p>
    <w:p w14:paraId="6E512181" w14:textId="339D0D2A" w:rsidR="00944672" w:rsidRPr="00944672" w:rsidRDefault="00D924EE" w:rsidP="00D924EE">
      <w:pPr>
        <w:autoSpaceDE w:val="0"/>
        <w:autoSpaceDN w:val="0"/>
        <w:adjustRightInd w:val="0"/>
        <w:spacing w:after="0" w:line="360" w:lineRule="auto"/>
        <w:ind w:firstLine="227"/>
        <w:jc w:val="both"/>
        <w:rPr>
          <w:rFonts w:ascii="Arial" w:hAnsi="Arial" w:cs="Arial"/>
          <w:sz w:val="24"/>
          <w:szCs w:val="24"/>
        </w:rPr>
      </w:pPr>
      <w:ins w:id="11939" w:author="Lektorat Bauer" w:date="2025-03-06T17:56:00Z" w16du:dateUtc="2025-03-06T16:56:00Z">
        <w:r>
          <w:rPr>
            <w:rFonts w:ascii="Arial" w:hAnsi="Arial" w:cs="Arial"/>
            <w:sz w:val="24"/>
            <w:szCs w:val="24"/>
          </w:rPr>
          <w:t>Flim war längst nicht mehr überrascht, Anique entging einfach nichts</w:t>
        </w:r>
        <w:commentRangeEnd w:id="11935"/>
        <w:r>
          <w:rPr>
            <w:rStyle w:val="Kommentarzeichen"/>
          </w:rPr>
          <w:commentReference w:id="11935"/>
        </w:r>
        <w:r>
          <w:rPr>
            <w:rFonts w:ascii="Arial" w:hAnsi="Arial" w:cs="Arial"/>
            <w:sz w:val="24"/>
            <w:szCs w:val="24"/>
          </w:rPr>
          <w:t xml:space="preserve">. </w:t>
        </w:r>
      </w:ins>
      <w:r w:rsidR="00944672" w:rsidRPr="00944672">
        <w:rPr>
          <w:rFonts w:ascii="Arial" w:hAnsi="Arial" w:cs="Arial"/>
          <w:sz w:val="24"/>
          <w:szCs w:val="24"/>
        </w:rPr>
        <w:t xml:space="preserve">„Picard war der Meinung, dass Du von einem Asiaten verfolgt worden bist. Daher hat </w:t>
      </w:r>
      <w:ins w:id="11940" w:author="Lektorat Bauer" w:date="2025-03-06T17:57:00Z" w16du:dateUtc="2025-03-06T16:57:00Z">
        <w:r>
          <w:rPr>
            <w:rFonts w:ascii="Arial" w:hAnsi="Arial" w:cs="Arial"/>
            <w:sz w:val="24"/>
            <w:szCs w:val="24"/>
          </w:rPr>
          <w:t xml:space="preserve">er </w:t>
        </w:r>
      </w:ins>
      <w:r w:rsidR="00944672" w:rsidRPr="00944672">
        <w:rPr>
          <w:rFonts w:ascii="Arial" w:hAnsi="Arial" w:cs="Arial"/>
          <w:sz w:val="24"/>
          <w:szCs w:val="24"/>
        </w:rPr>
        <w:t>uns an diesen Tisch gesetzt. Von hier können wir die Bar und den Eingang überblicken. Und jetzt möchte ich Dich bitte</w:t>
      </w:r>
      <w:ins w:id="11941" w:author="Lektorat Bauer" w:date="2025-03-06T17:57:00Z" w16du:dateUtc="2025-03-06T16:57:00Z">
        <w:r>
          <w:rPr>
            <w:rFonts w:ascii="Arial" w:hAnsi="Arial" w:cs="Arial"/>
            <w:sz w:val="24"/>
            <w:szCs w:val="24"/>
          </w:rPr>
          <w:t>n</w:t>
        </w:r>
      </w:ins>
      <w:r w:rsidR="00944672" w:rsidRPr="00944672">
        <w:rPr>
          <w:rFonts w:ascii="Arial" w:hAnsi="Arial" w:cs="Arial"/>
          <w:sz w:val="24"/>
          <w:szCs w:val="24"/>
        </w:rPr>
        <w:t xml:space="preserve"> etwas zur Seite zu rutschen, damit ich den Rücken frei habe und die Bar einsehen kann.“ </w:t>
      </w:r>
    </w:p>
    <w:p w14:paraId="397F4C99" w14:textId="501B5AF5"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 In </w:t>
      </w:r>
      <w:del w:id="11942" w:author="Lektorat Bauer" w:date="2025-03-06T17:57:00Z" w16du:dateUtc="2025-03-06T16:57:00Z">
        <w:r w:rsidRPr="00944672" w:rsidDel="00D924EE">
          <w:rPr>
            <w:rFonts w:ascii="Arial" w:hAnsi="Arial" w:cs="Arial"/>
            <w:sz w:val="24"/>
            <w:szCs w:val="24"/>
          </w:rPr>
          <w:delText>machen</w:delText>
        </w:r>
      </w:del>
      <w:ins w:id="11943" w:author="Lektorat Bauer" w:date="2025-03-06T17:57:00Z" w16du:dateUtc="2025-03-06T16:57:00Z">
        <w:r w:rsidR="00D924EE" w:rsidRPr="00944672">
          <w:rPr>
            <w:rFonts w:ascii="Arial" w:hAnsi="Arial" w:cs="Arial"/>
            <w:sz w:val="24"/>
            <w:szCs w:val="24"/>
          </w:rPr>
          <w:t>manchen</w:t>
        </w:r>
      </w:ins>
      <w:r w:rsidRPr="00944672">
        <w:rPr>
          <w:rFonts w:ascii="Arial" w:hAnsi="Arial" w:cs="Arial"/>
          <w:sz w:val="24"/>
          <w:szCs w:val="24"/>
        </w:rPr>
        <w:t xml:space="preserve"> Momenten hat man keine andere Wahl und man lässt den Profis den benötigten Platz,</w:t>
      </w:r>
      <w:del w:id="11944" w:author="Lektorat Bauer" w:date="2025-03-06T17:57:00Z" w16du:dateUtc="2025-03-06T16:57:00Z">
        <w:r w:rsidRPr="00944672" w:rsidDel="00D924EE">
          <w:rPr>
            <w:rFonts w:ascii="Arial" w:hAnsi="Arial" w:cs="Arial"/>
            <w:sz w:val="24"/>
            <w:szCs w:val="24"/>
          </w:rPr>
          <w:delText xml:space="preserve"> </w:delText>
        </w:r>
      </w:del>
      <w:r w:rsidRPr="00944672">
        <w:rPr>
          <w:rFonts w:ascii="Arial" w:hAnsi="Arial" w:cs="Arial"/>
          <w:sz w:val="24"/>
          <w:szCs w:val="24"/>
        </w:rPr>
        <w:t xml:space="preserve"> und so gab Anique den Platz ohne zu zögern frei. Flim sah die Frage in ihren Augen und lächelte sie an. „Nein, Du brauchst Dir keine Gedanken machen. </w:t>
      </w:r>
      <w:r w:rsidRPr="00944672">
        <w:rPr>
          <w:rFonts w:ascii="Arial" w:hAnsi="Arial" w:cs="Arial"/>
          <w:sz w:val="24"/>
          <w:szCs w:val="24"/>
        </w:rPr>
        <w:lastRenderedPageBreak/>
        <w:t>Picard ist es gewohnt</w:t>
      </w:r>
      <w:ins w:id="11945" w:author="Lektorat Bauer" w:date="2025-03-06T17:57:00Z" w16du:dateUtc="2025-03-06T16:57:00Z">
        <w:r w:rsidR="00D924EE">
          <w:rPr>
            <w:rFonts w:ascii="Arial" w:hAnsi="Arial" w:cs="Arial"/>
            <w:sz w:val="24"/>
            <w:szCs w:val="24"/>
          </w:rPr>
          <w:t>,</w:t>
        </w:r>
      </w:ins>
      <w:r w:rsidRPr="00944672">
        <w:rPr>
          <w:rFonts w:ascii="Arial" w:hAnsi="Arial" w:cs="Arial"/>
          <w:sz w:val="24"/>
          <w:szCs w:val="24"/>
        </w:rPr>
        <w:t xml:space="preserve"> auf solche Dinge zu achten, daher hat er Bescheid gesagt. Wir wiederum werden alles tun, um kein unnötiges Risiko einzugehen.“</w:t>
      </w:r>
    </w:p>
    <w:p w14:paraId="63AA5170"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Sie unterhielten sich über aktuelle Themen, bis das Frühstück gebracht wurde.</w:t>
      </w:r>
    </w:p>
    <w:p w14:paraId="180316F2" w14:textId="7DDE50EF"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Das </w:t>
      </w:r>
      <w:ins w:id="11946" w:author="Lektorat Bauer" w:date="2025-03-06T17:57:00Z" w16du:dateUtc="2025-03-06T16:57:00Z">
        <w:r w:rsidR="00D924EE">
          <w:rPr>
            <w:rFonts w:ascii="Arial" w:hAnsi="Arial" w:cs="Arial"/>
            <w:sz w:val="24"/>
            <w:szCs w:val="24"/>
          </w:rPr>
          <w:t>‚</w:t>
        </w:r>
      </w:ins>
      <w:del w:id="11947" w:author="Lektorat Bauer" w:date="2025-03-06T17:57:00Z" w16du:dateUtc="2025-03-06T16:57:00Z">
        <w:r w:rsidRPr="00944672" w:rsidDel="00D924EE">
          <w:rPr>
            <w:rFonts w:ascii="Arial" w:hAnsi="Arial" w:cs="Arial"/>
            <w:sz w:val="24"/>
            <w:szCs w:val="24"/>
          </w:rPr>
          <w:delText>‘</w:delText>
        </w:r>
      </w:del>
      <w:r w:rsidRPr="00944672">
        <w:rPr>
          <w:rFonts w:ascii="Arial" w:hAnsi="Arial" w:cs="Arial"/>
          <w:sz w:val="24"/>
          <w:szCs w:val="24"/>
        </w:rPr>
        <w:t>Healthy Special</w:t>
      </w:r>
      <w:ins w:id="11948" w:author="Lektorat Bauer" w:date="2025-03-06T17:57:00Z" w16du:dateUtc="2025-03-06T16:57:00Z">
        <w:r w:rsidR="00D924EE">
          <w:rPr>
            <w:rFonts w:ascii="Arial" w:hAnsi="Arial" w:cs="Arial"/>
            <w:sz w:val="24"/>
            <w:szCs w:val="24"/>
          </w:rPr>
          <w:t>‘</w:t>
        </w:r>
      </w:ins>
      <w:del w:id="11949" w:author="Lektorat Bauer" w:date="2025-03-06T17:57:00Z" w16du:dateUtc="2025-03-06T16:57:00Z">
        <w:r w:rsidRPr="00944672" w:rsidDel="00D924EE">
          <w:rPr>
            <w:rFonts w:ascii="Arial" w:hAnsi="Arial" w:cs="Arial"/>
            <w:sz w:val="24"/>
            <w:szCs w:val="24"/>
          </w:rPr>
          <w:delText>’</w:delText>
        </w:r>
      </w:del>
      <w:r w:rsidRPr="00944672">
        <w:rPr>
          <w:rFonts w:ascii="Arial" w:hAnsi="Arial" w:cs="Arial"/>
          <w:sz w:val="24"/>
          <w:szCs w:val="24"/>
        </w:rPr>
        <w:t xml:space="preserve"> entpuppte sich als Vollkornbrot</w:t>
      </w:r>
      <w:ins w:id="11950" w:author="Lektorat Bauer" w:date="2025-03-06T17:57:00Z" w16du:dateUtc="2025-03-06T16:57:00Z">
        <w:r w:rsidR="00D924EE">
          <w:rPr>
            <w:rFonts w:ascii="Arial" w:hAnsi="Arial" w:cs="Arial"/>
            <w:sz w:val="24"/>
            <w:szCs w:val="24"/>
          </w:rPr>
          <w:t>,</w:t>
        </w:r>
      </w:ins>
      <w:r w:rsidRPr="00944672">
        <w:rPr>
          <w:rFonts w:ascii="Arial" w:hAnsi="Arial" w:cs="Arial"/>
          <w:sz w:val="24"/>
          <w:szCs w:val="24"/>
        </w:rPr>
        <w:t xml:space="preserve"> belegt mit 2 Scheiben Speck</w:t>
      </w:r>
      <w:ins w:id="11951" w:author="Lektorat Bauer" w:date="2025-03-06T17:57:00Z" w16du:dateUtc="2025-03-06T16:57:00Z">
        <w:r w:rsidR="00D924EE">
          <w:rPr>
            <w:rFonts w:ascii="Arial" w:hAnsi="Arial" w:cs="Arial"/>
            <w:sz w:val="24"/>
            <w:szCs w:val="24"/>
          </w:rPr>
          <w:t>,</w:t>
        </w:r>
      </w:ins>
      <w:r w:rsidRPr="00944672">
        <w:rPr>
          <w:rFonts w:ascii="Arial" w:hAnsi="Arial" w:cs="Arial"/>
          <w:sz w:val="24"/>
          <w:szCs w:val="24"/>
        </w:rPr>
        <w:t xml:space="preserve"> auf dem </w:t>
      </w:r>
      <w:ins w:id="11952" w:author="Lektorat Bauer" w:date="2025-03-06T17:57:00Z" w16du:dateUtc="2025-03-06T16:57:00Z">
        <w:r w:rsidR="00D924EE">
          <w:rPr>
            <w:rFonts w:ascii="Arial" w:hAnsi="Arial" w:cs="Arial"/>
            <w:sz w:val="24"/>
            <w:szCs w:val="24"/>
          </w:rPr>
          <w:t xml:space="preserve">wiederum </w:t>
        </w:r>
      </w:ins>
      <w:r w:rsidRPr="00944672">
        <w:rPr>
          <w:rFonts w:ascii="Arial" w:hAnsi="Arial" w:cs="Arial"/>
          <w:sz w:val="24"/>
          <w:szCs w:val="24"/>
        </w:rPr>
        <w:t>Avocado- und Tomatenscheiben lagen. Zu</w:t>
      </w:r>
      <w:del w:id="11953" w:author="Lektorat Bauer" w:date="2025-03-06T17:57:00Z" w16du:dateUtc="2025-03-06T16:57:00Z">
        <w:r w:rsidRPr="00944672" w:rsidDel="00D924EE">
          <w:rPr>
            <w:rFonts w:ascii="Arial" w:hAnsi="Arial" w:cs="Arial"/>
            <w:sz w:val="24"/>
            <w:szCs w:val="24"/>
          </w:rPr>
          <w:delText xml:space="preserve"> </w:delText>
        </w:r>
      </w:del>
      <w:r w:rsidRPr="00944672">
        <w:rPr>
          <w:rFonts w:ascii="Arial" w:hAnsi="Arial" w:cs="Arial"/>
          <w:sz w:val="24"/>
          <w:szCs w:val="24"/>
        </w:rPr>
        <w:t>oberst waren zwei Spiegeleier</w:t>
      </w:r>
      <w:ins w:id="11954" w:author="Lektorat Bauer" w:date="2025-03-06T17:58:00Z" w16du:dateUtc="2025-03-06T16:58:00Z">
        <w:r w:rsidR="00D924EE">
          <w:rPr>
            <w:rFonts w:ascii="Arial" w:hAnsi="Arial" w:cs="Arial"/>
            <w:sz w:val="24"/>
            <w:szCs w:val="24"/>
          </w:rPr>
          <w:t>, die mit</w:t>
        </w:r>
      </w:ins>
      <w:r w:rsidRPr="00944672">
        <w:rPr>
          <w:rFonts w:ascii="Arial" w:hAnsi="Arial" w:cs="Arial"/>
          <w:sz w:val="24"/>
          <w:szCs w:val="24"/>
        </w:rPr>
        <w:t xml:space="preserve"> </w:t>
      </w:r>
      <w:del w:id="11955" w:author="Lektorat Bauer" w:date="2025-03-06T17:58:00Z" w16du:dateUtc="2025-03-06T16:58:00Z">
        <w:r w:rsidRPr="00944672" w:rsidDel="00D924EE">
          <w:rPr>
            <w:rFonts w:ascii="Arial" w:hAnsi="Arial" w:cs="Arial"/>
            <w:sz w:val="24"/>
            <w:szCs w:val="24"/>
          </w:rPr>
          <w:delText xml:space="preserve">und </w:delText>
        </w:r>
      </w:del>
      <w:r w:rsidRPr="00944672">
        <w:rPr>
          <w:rFonts w:ascii="Arial" w:hAnsi="Arial" w:cs="Arial"/>
          <w:sz w:val="24"/>
          <w:szCs w:val="24"/>
        </w:rPr>
        <w:t>Petersilie</w:t>
      </w:r>
      <w:ins w:id="11956" w:author="Lektorat Bauer" w:date="2025-03-06T17:58:00Z" w16du:dateUtc="2025-03-06T16:58:00Z">
        <w:r w:rsidR="00D924EE">
          <w:rPr>
            <w:rFonts w:ascii="Arial" w:hAnsi="Arial" w:cs="Arial"/>
            <w:sz w:val="24"/>
            <w:szCs w:val="24"/>
          </w:rPr>
          <w:t xml:space="preserve"> </w:t>
        </w:r>
        <w:commentRangeStart w:id="11957"/>
        <w:r w:rsidR="00D924EE">
          <w:rPr>
            <w:rFonts w:ascii="Arial" w:hAnsi="Arial" w:cs="Arial"/>
            <w:sz w:val="24"/>
            <w:szCs w:val="24"/>
          </w:rPr>
          <w:t>bestreut waren</w:t>
        </w:r>
        <w:commentRangeEnd w:id="11957"/>
        <w:r w:rsidR="00D924EE">
          <w:rPr>
            <w:rStyle w:val="Kommentarzeichen"/>
          </w:rPr>
          <w:commentReference w:id="11957"/>
        </w:r>
      </w:ins>
      <w:r w:rsidRPr="00944672">
        <w:rPr>
          <w:rFonts w:ascii="Arial" w:hAnsi="Arial" w:cs="Arial"/>
          <w:sz w:val="24"/>
          <w:szCs w:val="24"/>
        </w:rPr>
        <w:t xml:space="preserve">. Dazu wurde ein Smoothie gereicht. Begeistert genossen sie das Frühstück. Erst nachdem sie aufgegessen hatten, nahmen sie ihr Gespräch wieder auf. </w:t>
      </w:r>
    </w:p>
    <w:p w14:paraId="499412E9" w14:textId="37D409B6"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Um kurz nach 11 Uhr betrat ein Asiate die Bar, und Flim setzte sich so hin, dass er den Fremden im Blick hatte. Picard hatte erst Flims Reaktion und dann den neuen Gast gesehen, er griff direkt zum Telefon. „Herr de Semois, Sie müssen keine Hilfe anfordern. Es droht hier keine Gefahr.“ Picard war überrascht, dass er mit seinem bürgerlichen Namen angesprochen wurde </w:t>
      </w:r>
      <w:commentRangeStart w:id="11958"/>
      <w:r w:rsidRPr="00944672">
        <w:rPr>
          <w:rFonts w:ascii="Arial" w:hAnsi="Arial" w:cs="Arial"/>
          <w:sz w:val="24"/>
          <w:szCs w:val="24"/>
        </w:rPr>
        <w:t>und schaute den fremden Mann an</w:t>
      </w:r>
      <w:commentRangeEnd w:id="11958"/>
      <w:r w:rsidR="000E621A">
        <w:rPr>
          <w:rStyle w:val="Kommentarzeichen"/>
        </w:rPr>
        <w:commentReference w:id="11958"/>
      </w:r>
      <w:r w:rsidRPr="00944672">
        <w:rPr>
          <w:rFonts w:ascii="Arial" w:hAnsi="Arial" w:cs="Arial"/>
          <w:sz w:val="24"/>
          <w:szCs w:val="24"/>
        </w:rPr>
        <w:t xml:space="preserve">. „Was kann ich für Sie tun?“ </w:t>
      </w:r>
      <w:ins w:id="11959" w:author="Lektorat Bauer" w:date="2025-03-06T18:11:00Z" w16du:dateUtc="2025-03-06T17:11:00Z">
        <w:r w:rsidR="000E621A">
          <w:rPr>
            <w:rFonts w:ascii="Arial" w:hAnsi="Arial" w:cs="Arial"/>
            <w:sz w:val="24"/>
            <w:szCs w:val="24"/>
          </w:rPr>
          <w:t xml:space="preserve"> – </w:t>
        </w:r>
      </w:ins>
      <w:r w:rsidRPr="00944672">
        <w:rPr>
          <w:rFonts w:ascii="Arial" w:hAnsi="Arial" w:cs="Arial"/>
          <w:sz w:val="24"/>
          <w:szCs w:val="24"/>
        </w:rPr>
        <w:t>„Ich möchte mit Herrn Dijkwijk und mit Frau Smits sprechen. Wäre es möglich, dass Sie die beiden um Erlaubnis bitten, dass ich mich nähere?“</w:t>
      </w:r>
    </w:p>
    <w:p w14:paraId="616CEF9C" w14:textId="77777777" w:rsidR="000E621A" w:rsidRDefault="00944672" w:rsidP="00623B68">
      <w:pPr>
        <w:autoSpaceDE w:val="0"/>
        <w:autoSpaceDN w:val="0"/>
        <w:adjustRightInd w:val="0"/>
        <w:spacing w:after="0" w:line="360" w:lineRule="auto"/>
        <w:ind w:firstLine="227"/>
        <w:jc w:val="both"/>
        <w:rPr>
          <w:ins w:id="11960" w:author="Lektorat Bauer" w:date="2025-03-06T18:11:00Z" w16du:dateUtc="2025-03-06T17:11:00Z"/>
          <w:rFonts w:ascii="Arial" w:hAnsi="Arial" w:cs="Arial"/>
          <w:sz w:val="24"/>
          <w:szCs w:val="24"/>
        </w:rPr>
      </w:pPr>
      <w:r w:rsidRPr="00944672">
        <w:rPr>
          <w:rFonts w:ascii="Arial" w:hAnsi="Arial" w:cs="Arial"/>
          <w:sz w:val="24"/>
          <w:szCs w:val="24"/>
        </w:rPr>
        <w:t xml:space="preserve"> Picard sah zu Flim und Anique, dann zu seinem Mitarbeiter. „Josua! Gehe bitte zum Tisch und frage nach.“ Dabei zeigte er auf den Weg an der Wand entlang, so war der Blick auf den Fremden nicht verstellt</w:t>
      </w:r>
      <w:del w:id="11961" w:author="Lektorat Bauer" w:date="2025-03-06T18:11:00Z" w16du:dateUtc="2025-03-06T17:11:00Z">
        <w:r w:rsidRPr="00944672" w:rsidDel="000E621A">
          <w:rPr>
            <w:rFonts w:ascii="Arial" w:hAnsi="Arial" w:cs="Arial"/>
            <w:sz w:val="24"/>
            <w:szCs w:val="24"/>
          </w:rPr>
          <w:delText>en</w:delText>
        </w:r>
      </w:del>
      <w:r w:rsidRPr="00944672">
        <w:rPr>
          <w:rFonts w:ascii="Arial" w:hAnsi="Arial" w:cs="Arial"/>
          <w:sz w:val="24"/>
          <w:szCs w:val="24"/>
        </w:rPr>
        <w:t xml:space="preserve">, wenn </w:t>
      </w:r>
      <w:del w:id="11962" w:author="Lektorat Bauer" w:date="2025-03-06T18:11:00Z" w16du:dateUtc="2025-03-06T17:11:00Z">
        <w:r w:rsidRPr="00944672" w:rsidDel="000E621A">
          <w:rPr>
            <w:rFonts w:ascii="Arial" w:hAnsi="Arial" w:cs="Arial"/>
            <w:sz w:val="24"/>
            <w:szCs w:val="24"/>
          </w:rPr>
          <w:delText xml:space="preserve">er </w:delText>
        </w:r>
      </w:del>
      <w:ins w:id="11963" w:author="Lektorat Bauer" w:date="2025-03-06T18:11:00Z" w16du:dateUtc="2025-03-06T17:11:00Z">
        <w:r w:rsidR="000E621A">
          <w:rPr>
            <w:rFonts w:ascii="Arial" w:hAnsi="Arial" w:cs="Arial"/>
            <w:sz w:val="24"/>
            <w:szCs w:val="24"/>
          </w:rPr>
          <w:t>Josua</w:t>
        </w:r>
        <w:r w:rsidR="000E621A" w:rsidRPr="00944672">
          <w:rPr>
            <w:rFonts w:ascii="Arial" w:hAnsi="Arial" w:cs="Arial"/>
            <w:sz w:val="24"/>
            <w:szCs w:val="24"/>
          </w:rPr>
          <w:t xml:space="preserve"> </w:t>
        </w:r>
      </w:ins>
      <w:r w:rsidRPr="00944672">
        <w:rPr>
          <w:rFonts w:ascii="Arial" w:hAnsi="Arial" w:cs="Arial"/>
          <w:sz w:val="24"/>
          <w:szCs w:val="24"/>
        </w:rPr>
        <w:t>sich näher</w:t>
      </w:r>
      <w:ins w:id="11964" w:author="Lektorat Bauer" w:date="2025-03-06T18:11:00Z" w16du:dateUtc="2025-03-06T17:11:00Z">
        <w:r w:rsidR="000E621A">
          <w:rPr>
            <w:rFonts w:ascii="Arial" w:hAnsi="Arial" w:cs="Arial"/>
            <w:sz w:val="24"/>
            <w:szCs w:val="24"/>
          </w:rPr>
          <w:t>te</w:t>
        </w:r>
      </w:ins>
      <w:del w:id="11965" w:author="Lektorat Bauer" w:date="2025-03-06T18:11:00Z" w16du:dateUtc="2025-03-06T17:11:00Z">
        <w:r w:rsidRPr="00944672" w:rsidDel="000E621A">
          <w:rPr>
            <w:rFonts w:ascii="Arial" w:hAnsi="Arial" w:cs="Arial"/>
            <w:sz w:val="24"/>
            <w:szCs w:val="24"/>
          </w:rPr>
          <w:delText>n würde</w:delText>
        </w:r>
      </w:del>
      <w:r w:rsidRPr="00944672">
        <w:rPr>
          <w:rFonts w:ascii="Arial" w:hAnsi="Arial" w:cs="Arial"/>
          <w:sz w:val="24"/>
          <w:szCs w:val="24"/>
        </w:rPr>
        <w:t>. „Herr de Semois, ich vermute, dass die Waffe geladen ist, die gerade auf mich gerichtet ist?“</w:t>
      </w:r>
    </w:p>
    <w:p w14:paraId="4E608C63" w14:textId="77777777" w:rsidR="000E621A" w:rsidRDefault="00944672" w:rsidP="00623B68">
      <w:pPr>
        <w:autoSpaceDE w:val="0"/>
        <w:autoSpaceDN w:val="0"/>
        <w:adjustRightInd w:val="0"/>
        <w:spacing w:after="0" w:line="360" w:lineRule="auto"/>
        <w:ind w:firstLine="227"/>
        <w:jc w:val="both"/>
        <w:rPr>
          <w:ins w:id="11966" w:author="Lektorat Bauer" w:date="2025-03-06T18:11:00Z" w16du:dateUtc="2025-03-06T17:11:00Z"/>
          <w:rFonts w:ascii="Arial" w:hAnsi="Arial" w:cs="Arial"/>
          <w:sz w:val="24"/>
          <w:szCs w:val="24"/>
        </w:rPr>
      </w:pPr>
      <w:r w:rsidRPr="00944672">
        <w:rPr>
          <w:rFonts w:ascii="Arial" w:hAnsi="Arial" w:cs="Arial"/>
          <w:sz w:val="24"/>
          <w:szCs w:val="24"/>
        </w:rPr>
        <w:t xml:space="preserve"> „Selbstverständlich.“ </w:t>
      </w:r>
    </w:p>
    <w:p w14:paraId="50A65C0B" w14:textId="260AE0E5"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„Das dachte ich mir. Insbesondere als Sie Josua zum Tisch geschickt haben.“ Der Fremde behielt einen angenehmen Tonfall bei und hielt seine Hände immer so, dass die Handflächen zu sehen waren</w:t>
      </w:r>
      <w:del w:id="11967" w:author="Lektorat Bauer" w:date="2025-03-06T18:12:00Z" w16du:dateUtc="2025-03-06T17:12:00Z">
        <w:r w:rsidRPr="00944672" w:rsidDel="000E621A">
          <w:rPr>
            <w:rFonts w:ascii="Arial" w:hAnsi="Arial" w:cs="Arial"/>
            <w:sz w:val="24"/>
            <w:szCs w:val="24"/>
          </w:rPr>
          <w:delText xml:space="preserve">, er  wollte vermeiden als Gefahr </w:delText>
        </w:r>
        <w:commentRangeStart w:id="11968"/>
        <w:r w:rsidRPr="00944672" w:rsidDel="000E621A">
          <w:rPr>
            <w:rFonts w:ascii="Arial" w:hAnsi="Arial" w:cs="Arial"/>
            <w:sz w:val="24"/>
            <w:szCs w:val="24"/>
          </w:rPr>
          <w:delText>angesehen</w:delText>
        </w:r>
      </w:del>
      <w:commentRangeEnd w:id="11968"/>
      <w:r w:rsidR="000E621A">
        <w:rPr>
          <w:rStyle w:val="Kommentarzeichen"/>
        </w:rPr>
        <w:commentReference w:id="11968"/>
      </w:r>
      <w:del w:id="11969" w:author="Lektorat Bauer" w:date="2025-03-06T18:12:00Z" w16du:dateUtc="2025-03-06T17:12:00Z">
        <w:r w:rsidRPr="00944672" w:rsidDel="000E621A">
          <w:rPr>
            <w:rFonts w:ascii="Arial" w:hAnsi="Arial" w:cs="Arial"/>
            <w:sz w:val="24"/>
            <w:szCs w:val="24"/>
          </w:rPr>
          <w:delText xml:space="preserve"> zu werden</w:delText>
        </w:r>
      </w:del>
      <w:r w:rsidRPr="00944672">
        <w:rPr>
          <w:rFonts w:ascii="Arial" w:hAnsi="Arial" w:cs="Arial"/>
          <w:sz w:val="24"/>
          <w:szCs w:val="24"/>
        </w:rPr>
        <w:t>.</w:t>
      </w:r>
    </w:p>
    <w:p w14:paraId="19260550" w14:textId="736F39EA"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Josua hatte Flim Bescheid gegeben und sich zurückgezogen. Flim nickte dem Fremden zu. Bevor er langsam zum Tisch ging</w:t>
      </w:r>
      <w:ins w:id="11970" w:author="Lektorat Bauer" w:date="2025-03-06T18:12:00Z" w16du:dateUtc="2025-03-06T17:12:00Z">
        <w:r w:rsidR="000E621A">
          <w:rPr>
            <w:rFonts w:ascii="Arial" w:hAnsi="Arial" w:cs="Arial"/>
            <w:sz w:val="24"/>
            <w:szCs w:val="24"/>
          </w:rPr>
          <w:t>,</w:t>
        </w:r>
      </w:ins>
      <w:r w:rsidRPr="00944672">
        <w:rPr>
          <w:rFonts w:ascii="Arial" w:hAnsi="Arial" w:cs="Arial"/>
          <w:sz w:val="24"/>
          <w:szCs w:val="24"/>
        </w:rPr>
        <w:t xml:space="preserve"> sagte er noch: „Könnte ich bitte einen Espresso</w:t>
      </w:r>
      <w:del w:id="11971" w:author="Lektorat Bauer" w:date="2025-03-06T18:12:00Z" w16du:dateUtc="2025-03-06T17:12:00Z">
        <w:r w:rsidRPr="00944672" w:rsidDel="000E621A">
          <w:rPr>
            <w:rFonts w:ascii="Arial" w:hAnsi="Arial" w:cs="Arial"/>
            <w:sz w:val="24"/>
            <w:szCs w:val="24"/>
          </w:rPr>
          <w:delText>,</w:delText>
        </w:r>
      </w:del>
      <w:r w:rsidRPr="00944672">
        <w:rPr>
          <w:rFonts w:ascii="Arial" w:hAnsi="Arial" w:cs="Arial"/>
          <w:sz w:val="24"/>
          <w:szCs w:val="24"/>
        </w:rPr>
        <w:t xml:space="preserve"> und einen Orangensaft bekommen?</w:t>
      </w:r>
      <w:del w:id="11972" w:author="Lektorat Bauer" w:date="2025-03-06T18:12:00Z" w16du:dateUtc="2025-03-06T17:12:00Z">
        <w:r w:rsidRPr="00944672" w:rsidDel="000E621A">
          <w:rPr>
            <w:rFonts w:ascii="Arial" w:hAnsi="Arial" w:cs="Arial"/>
            <w:sz w:val="24"/>
            <w:szCs w:val="24"/>
          </w:rPr>
          <w:delText>!</w:delText>
        </w:r>
      </w:del>
      <w:r w:rsidRPr="00944672">
        <w:rPr>
          <w:rFonts w:ascii="Arial" w:hAnsi="Arial" w:cs="Arial"/>
          <w:sz w:val="24"/>
          <w:szCs w:val="24"/>
        </w:rPr>
        <w:t>“</w:t>
      </w:r>
    </w:p>
    <w:p w14:paraId="5E821974" w14:textId="77777777" w:rsidR="000E621A" w:rsidRDefault="00944672" w:rsidP="00623B68">
      <w:pPr>
        <w:autoSpaceDE w:val="0"/>
        <w:autoSpaceDN w:val="0"/>
        <w:adjustRightInd w:val="0"/>
        <w:spacing w:after="0" w:line="360" w:lineRule="auto"/>
        <w:ind w:firstLine="227"/>
        <w:jc w:val="both"/>
        <w:rPr>
          <w:ins w:id="11973" w:author="Lektorat Bauer" w:date="2025-03-06T18:12:00Z" w16du:dateUtc="2025-03-06T17:12:00Z"/>
          <w:rFonts w:ascii="Arial" w:hAnsi="Arial" w:cs="Arial"/>
          <w:sz w:val="24"/>
          <w:szCs w:val="24"/>
        </w:rPr>
      </w:pPr>
      <w:commentRangeStart w:id="11974"/>
      <w:r w:rsidRPr="00944672">
        <w:rPr>
          <w:rFonts w:ascii="Arial" w:hAnsi="Arial" w:cs="Arial"/>
          <w:sz w:val="24"/>
          <w:szCs w:val="24"/>
        </w:rPr>
        <w:t xml:space="preserve">Am Tisch angekommen sagte er: </w:t>
      </w:r>
      <w:commentRangeEnd w:id="11974"/>
      <w:r w:rsidR="000E621A">
        <w:rPr>
          <w:rStyle w:val="Kommentarzeichen"/>
        </w:rPr>
        <w:commentReference w:id="11974"/>
      </w:r>
      <w:r w:rsidRPr="00944672">
        <w:rPr>
          <w:rFonts w:ascii="Arial" w:hAnsi="Arial" w:cs="Arial"/>
          <w:sz w:val="24"/>
          <w:szCs w:val="24"/>
        </w:rPr>
        <w:t>„Frau Smits, Herr Dijkwijk</w:t>
      </w:r>
      <w:ins w:id="11975" w:author="Lektorat Bauer" w:date="2025-03-06T18:12:00Z" w16du:dateUtc="2025-03-06T17:12:00Z">
        <w:r w:rsidR="000E621A">
          <w:rPr>
            <w:rFonts w:ascii="Arial" w:hAnsi="Arial" w:cs="Arial"/>
            <w:sz w:val="24"/>
            <w:szCs w:val="24"/>
          </w:rPr>
          <w:t>,</w:t>
        </w:r>
      </w:ins>
      <w:r w:rsidRPr="00944672">
        <w:rPr>
          <w:rFonts w:ascii="Arial" w:hAnsi="Arial" w:cs="Arial"/>
          <w:sz w:val="24"/>
          <w:szCs w:val="24"/>
        </w:rPr>
        <w:t xml:space="preserve"> bitte entschuldigen Sie, dass ich so hereinplatze. Ich denke, sie beide hatte</w:t>
      </w:r>
      <w:ins w:id="11976" w:author="Lektorat Bauer" w:date="2025-03-06T18:12:00Z" w16du:dateUtc="2025-03-06T17:12:00Z">
        <w:r w:rsidR="000E621A">
          <w:rPr>
            <w:rFonts w:ascii="Arial" w:hAnsi="Arial" w:cs="Arial"/>
            <w:sz w:val="24"/>
            <w:szCs w:val="24"/>
          </w:rPr>
          <w:t>n</w:t>
        </w:r>
      </w:ins>
      <w:r w:rsidRPr="00944672">
        <w:rPr>
          <w:rFonts w:ascii="Arial" w:hAnsi="Arial" w:cs="Arial"/>
          <w:sz w:val="24"/>
          <w:szCs w:val="24"/>
        </w:rPr>
        <w:t xml:space="preserve"> bereits Kontakt mit einem meiner Kollegen.“ Flim sah den Fremden aufmerksam an. Der Fremde verhielt sich so, dass er möglichst keinen Anlass zur Sorge gab. „Ich wüsste nicht, von wem Sie sprechen.“ </w:t>
      </w:r>
    </w:p>
    <w:p w14:paraId="4B837E30" w14:textId="77777777" w:rsidR="000E621A" w:rsidRDefault="00944672" w:rsidP="00623B68">
      <w:pPr>
        <w:autoSpaceDE w:val="0"/>
        <w:autoSpaceDN w:val="0"/>
        <w:adjustRightInd w:val="0"/>
        <w:spacing w:after="0" w:line="360" w:lineRule="auto"/>
        <w:ind w:firstLine="227"/>
        <w:jc w:val="both"/>
        <w:rPr>
          <w:ins w:id="11977" w:author="Lektorat Bauer" w:date="2025-03-06T18:13:00Z" w16du:dateUtc="2025-03-06T17:13:00Z"/>
          <w:rFonts w:ascii="Arial" w:hAnsi="Arial" w:cs="Arial"/>
          <w:sz w:val="24"/>
          <w:szCs w:val="24"/>
        </w:rPr>
      </w:pPr>
      <w:r w:rsidRPr="00944672">
        <w:rPr>
          <w:rFonts w:ascii="Arial" w:hAnsi="Arial" w:cs="Arial"/>
          <w:sz w:val="24"/>
          <w:szCs w:val="24"/>
        </w:rPr>
        <w:t xml:space="preserve">„Herr Dijkwijk, es würde mich auch überraschen, wenn Sie anders reagiert hätten. Darf ich davon ausgehen, dass Ihre Glock auf mich gerichtet ist?“ </w:t>
      </w:r>
    </w:p>
    <w:p w14:paraId="52B7FA5C" w14:textId="77777777" w:rsidR="000E621A" w:rsidRDefault="00944672" w:rsidP="00623B68">
      <w:pPr>
        <w:autoSpaceDE w:val="0"/>
        <w:autoSpaceDN w:val="0"/>
        <w:adjustRightInd w:val="0"/>
        <w:spacing w:after="0" w:line="360" w:lineRule="auto"/>
        <w:ind w:firstLine="227"/>
        <w:jc w:val="both"/>
        <w:rPr>
          <w:ins w:id="11978" w:author="Lektorat Bauer" w:date="2025-03-06T18:13:00Z" w16du:dateUtc="2025-03-06T17:13:00Z"/>
          <w:rFonts w:ascii="Arial" w:hAnsi="Arial" w:cs="Arial"/>
          <w:sz w:val="24"/>
          <w:szCs w:val="24"/>
        </w:rPr>
      </w:pPr>
      <w:r w:rsidRPr="00944672">
        <w:rPr>
          <w:rFonts w:ascii="Arial" w:hAnsi="Arial" w:cs="Arial"/>
          <w:sz w:val="24"/>
          <w:szCs w:val="24"/>
        </w:rPr>
        <w:lastRenderedPageBreak/>
        <w:t xml:space="preserve">„Sie dürfen.“ </w:t>
      </w:r>
    </w:p>
    <w:p w14:paraId="62A69671" w14:textId="51AC1BEB"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w:t>
      </w:r>
      <w:commentRangeStart w:id="11979"/>
      <w:r w:rsidRPr="00944672">
        <w:rPr>
          <w:rFonts w:ascii="Arial" w:hAnsi="Arial" w:cs="Arial"/>
          <w:sz w:val="24"/>
          <w:szCs w:val="24"/>
        </w:rPr>
        <w:t>Sie hatten ein Videogespräch mit Johann Dahlleiter, als mein Kollege mit Ihnen Kontakt aufgenommen hat.“</w:t>
      </w:r>
    </w:p>
    <w:p w14:paraId="39FF7F0C" w14:textId="77777777" w:rsidR="000E621A" w:rsidRDefault="00944672" w:rsidP="00623B68">
      <w:pPr>
        <w:autoSpaceDE w:val="0"/>
        <w:autoSpaceDN w:val="0"/>
        <w:adjustRightInd w:val="0"/>
        <w:spacing w:after="0" w:line="360" w:lineRule="auto"/>
        <w:ind w:firstLine="227"/>
        <w:jc w:val="both"/>
        <w:rPr>
          <w:ins w:id="11980" w:author="Lektorat Bauer" w:date="2025-03-06T18:13:00Z" w16du:dateUtc="2025-03-06T17:13:00Z"/>
          <w:rFonts w:ascii="Arial" w:hAnsi="Arial" w:cs="Arial"/>
          <w:sz w:val="24"/>
          <w:szCs w:val="24"/>
        </w:rPr>
      </w:pPr>
      <w:r w:rsidRPr="00944672">
        <w:rPr>
          <w:rFonts w:ascii="Arial" w:hAnsi="Arial" w:cs="Arial"/>
          <w:sz w:val="24"/>
          <w:szCs w:val="24"/>
        </w:rPr>
        <w:t>„</w:t>
      </w:r>
      <w:del w:id="11981" w:author="Lektorat Bauer" w:date="2025-03-06T18:13:00Z" w16du:dateUtc="2025-03-06T17:13:00Z">
        <w:r w:rsidRPr="00944672" w:rsidDel="000E621A">
          <w:rPr>
            <w:rFonts w:ascii="Arial" w:hAnsi="Arial" w:cs="Arial"/>
            <w:sz w:val="24"/>
            <w:szCs w:val="24"/>
          </w:rPr>
          <w:delText>Seihen</w:delText>
        </w:r>
      </w:del>
      <w:ins w:id="11982" w:author="Lektorat Bauer" w:date="2025-03-06T18:13:00Z" w16du:dateUtc="2025-03-06T17:13:00Z">
        <w:r w:rsidR="000E621A" w:rsidRPr="00944672">
          <w:rPr>
            <w:rFonts w:ascii="Arial" w:hAnsi="Arial" w:cs="Arial"/>
            <w:sz w:val="24"/>
            <w:szCs w:val="24"/>
          </w:rPr>
          <w:t>Seien</w:t>
        </w:r>
      </w:ins>
      <w:r w:rsidRPr="00944672">
        <w:rPr>
          <w:rFonts w:ascii="Arial" w:hAnsi="Arial" w:cs="Arial"/>
          <w:sz w:val="24"/>
          <w:szCs w:val="24"/>
        </w:rPr>
        <w:t xml:space="preserve"> Sie vorsichtig, wann Sie welche Informationen preisgeben. Manche Überraschungen könnten negative Folgen haben.“ </w:t>
      </w:r>
      <w:commentRangeEnd w:id="11979"/>
      <w:r w:rsidR="00446A9E">
        <w:rPr>
          <w:rStyle w:val="Kommentarzeichen"/>
        </w:rPr>
        <w:commentReference w:id="11979"/>
      </w:r>
    </w:p>
    <w:p w14:paraId="2BE658B9" w14:textId="4F06267E"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commentRangeStart w:id="11983"/>
      <w:r w:rsidRPr="00944672">
        <w:rPr>
          <w:rFonts w:ascii="Arial" w:hAnsi="Arial" w:cs="Arial"/>
          <w:sz w:val="24"/>
          <w:szCs w:val="24"/>
        </w:rPr>
        <w:t>„Ich bin davon ausgegangen, dass Sie den Finger am Abzug unter Kontrolle haben, sonst wäre das Wagnis zu hoch für mich.“ Eine so coole Antwort hatte Flim nicht erwartet</w:t>
      </w:r>
      <w:commentRangeEnd w:id="11983"/>
      <w:r w:rsidR="00446A9E">
        <w:rPr>
          <w:rStyle w:val="Kommentarzeichen"/>
        </w:rPr>
        <w:commentReference w:id="11983"/>
      </w:r>
      <w:r w:rsidRPr="00944672">
        <w:rPr>
          <w:rFonts w:ascii="Arial" w:hAnsi="Arial" w:cs="Arial"/>
          <w:sz w:val="24"/>
          <w:szCs w:val="24"/>
        </w:rPr>
        <w:t xml:space="preserve">. </w:t>
      </w:r>
    </w:p>
    <w:p w14:paraId="6D9E76E9" w14:textId="77777777" w:rsidR="00446A9E" w:rsidRDefault="00944672" w:rsidP="00623B68">
      <w:pPr>
        <w:autoSpaceDE w:val="0"/>
        <w:autoSpaceDN w:val="0"/>
        <w:adjustRightInd w:val="0"/>
        <w:spacing w:after="0" w:line="360" w:lineRule="auto"/>
        <w:ind w:firstLine="227"/>
        <w:jc w:val="both"/>
        <w:rPr>
          <w:ins w:id="11984" w:author="Lektorat Bauer" w:date="2025-03-06T18:15:00Z" w16du:dateUtc="2025-03-06T17:15:00Z"/>
          <w:rFonts w:ascii="Arial" w:hAnsi="Arial" w:cs="Arial"/>
          <w:sz w:val="24"/>
          <w:szCs w:val="24"/>
        </w:rPr>
      </w:pPr>
      <w:r w:rsidRPr="00944672">
        <w:rPr>
          <w:rFonts w:ascii="Arial" w:hAnsi="Arial" w:cs="Arial"/>
          <w:sz w:val="24"/>
          <w:szCs w:val="24"/>
        </w:rPr>
        <w:t>„Respekt, Ruhe können Sie bewahren.</w:t>
      </w:r>
      <w:ins w:id="11985" w:author="Lektorat Bauer" w:date="2025-03-06T18:14:00Z" w16du:dateUtc="2025-03-06T17:14:00Z">
        <w:r w:rsidR="00446A9E">
          <w:rPr>
            <w:rFonts w:ascii="Arial" w:hAnsi="Arial" w:cs="Arial"/>
            <w:sz w:val="24"/>
            <w:szCs w:val="24"/>
          </w:rPr>
          <w:t xml:space="preserve"> </w:t>
        </w:r>
      </w:ins>
      <w:del w:id="11986" w:author="Lektorat Bauer" w:date="2025-03-06T18:14:00Z" w16du:dateUtc="2025-03-06T17:14:00Z">
        <w:r w:rsidRPr="00944672" w:rsidDel="00446A9E">
          <w:rPr>
            <w:rFonts w:ascii="Arial" w:hAnsi="Arial" w:cs="Arial"/>
            <w:sz w:val="24"/>
            <w:szCs w:val="24"/>
          </w:rPr>
          <w:delText>“ „</w:delText>
        </w:r>
      </w:del>
      <w:r w:rsidRPr="00944672">
        <w:rPr>
          <w:rFonts w:ascii="Arial" w:hAnsi="Arial" w:cs="Arial"/>
          <w:sz w:val="24"/>
          <w:szCs w:val="24"/>
        </w:rPr>
        <w:t xml:space="preserve">Jetzt kann ich mir auch denken, woher Sie unsere Namen kennen.“ </w:t>
      </w:r>
    </w:p>
    <w:p w14:paraId="0479081D" w14:textId="77777777" w:rsidR="002F738D" w:rsidRDefault="00944672" w:rsidP="00623B68">
      <w:pPr>
        <w:autoSpaceDE w:val="0"/>
        <w:autoSpaceDN w:val="0"/>
        <w:adjustRightInd w:val="0"/>
        <w:spacing w:after="0" w:line="360" w:lineRule="auto"/>
        <w:ind w:firstLine="227"/>
        <w:jc w:val="both"/>
        <w:rPr>
          <w:ins w:id="11987" w:author="Lektorat Bauer" w:date="2025-03-06T18:17:00Z" w16du:dateUtc="2025-03-06T17:17:00Z"/>
          <w:rFonts w:ascii="Arial" w:hAnsi="Arial" w:cs="Arial"/>
          <w:sz w:val="24"/>
          <w:szCs w:val="24"/>
        </w:rPr>
      </w:pPr>
      <w:r w:rsidRPr="00944672">
        <w:rPr>
          <w:rFonts w:ascii="Arial" w:hAnsi="Arial" w:cs="Arial"/>
          <w:sz w:val="24"/>
          <w:szCs w:val="24"/>
        </w:rPr>
        <w:t xml:space="preserve">Anique ergriff das Wort: „Nehmen Sie Platz. Und </w:t>
      </w:r>
      <w:ins w:id="11988" w:author="Lektorat Bauer" w:date="2025-03-06T18:15:00Z" w16du:dateUtc="2025-03-06T17:15:00Z">
        <w:r w:rsidR="00446A9E">
          <w:rPr>
            <w:rFonts w:ascii="Arial" w:hAnsi="Arial" w:cs="Arial"/>
            <w:sz w:val="24"/>
            <w:szCs w:val="24"/>
          </w:rPr>
          <w:t>b</w:t>
        </w:r>
      </w:ins>
      <w:del w:id="11989" w:author="Lektorat Bauer" w:date="2025-03-06T18:15:00Z" w16du:dateUtc="2025-03-06T17:15:00Z">
        <w:r w:rsidRPr="00944672" w:rsidDel="00446A9E">
          <w:rPr>
            <w:rFonts w:ascii="Arial" w:hAnsi="Arial" w:cs="Arial"/>
            <w:sz w:val="24"/>
            <w:szCs w:val="24"/>
          </w:rPr>
          <w:delText>... B</w:delText>
        </w:r>
      </w:del>
      <w:r w:rsidRPr="00944672">
        <w:rPr>
          <w:rFonts w:ascii="Arial" w:hAnsi="Arial" w:cs="Arial"/>
          <w:sz w:val="24"/>
          <w:szCs w:val="24"/>
        </w:rPr>
        <w:t>itte sei</w:t>
      </w:r>
      <w:ins w:id="11990" w:author="Lektorat Bauer" w:date="2025-03-06T18:15:00Z" w16du:dateUtc="2025-03-06T17:15:00Z">
        <w:r w:rsidR="00446A9E">
          <w:rPr>
            <w:rFonts w:ascii="Arial" w:hAnsi="Arial" w:cs="Arial"/>
            <w:sz w:val="24"/>
            <w:szCs w:val="24"/>
          </w:rPr>
          <w:t>e</w:t>
        </w:r>
      </w:ins>
      <w:r w:rsidRPr="00944672">
        <w:rPr>
          <w:rFonts w:ascii="Arial" w:hAnsi="Arial" w:cs="Arial"/>
          <w:sz w:val="24"/>
          <w:szCs w:val="24"/>
        </w:rPr>
        <w:t>n Sie so freundlich</w:t>
      </w:r>
      <w:ins w:id="11991" w:author="Lektorat Bauer" w:date="2025-03-06T18:15:00Z" w16du:dateUtc="2025-03-06T17:15:00Z">
        <w:r w:rsidR="00446A9E">
          <w:rPr>
            <w:rFonts w:ascii="Arial" w:hAnsi="Arial" w:cs="Arial"/>
            <w:sz w:val="24"/>
            <w:szCs w:val="24"/>
          </w:rPr>
          <w:t>,</w:t>
        </w:r>
      </w:ins>
      <w:r w:rsidRPr="00944672">
        <w:rPr>
          <w:rFonts w:ascii="Arial" w:hAnsi="Arial" w:cs="Arial"/>
          <w:sz w:val="24"/>
          <w:szCs w:val="24"/>
        </w:rPr>
        <w:t xml:space="preserve"> die Hände auf dem Tisch zu lassen.“ Der Fremde nickte und setzte sich. </w:t>
      </w:r>
    </w:p>
    <w:p w14:paraId="3EE68BB9" w14:textId="073C61A2"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„Ich bin Geon Park. Ich bin Südkoreaner, nur um das klarzustellen. Ich bin der </w:t>
      </w:r>
      <w:del w:id="11992" w:author="Lektorat Bauer" w:date="2025-03-06T18:17:00Z" w16du:dateUtc="2025-03-06T17:17:00Z">
        <w:r w:rsidRPr="00944672" w:rsidDel="002F738D">
          <w:rPr>
            <w:rFonts w:ascii="Arial" w:hAnsi="Arial" w:cs="Arial"/>
            <w:sz w:val="24"/>
            <w:szCs w:val="24"/>
          </w:rPr>
          <w:delText>‘</w:delText>
        </w:r>
      </w:del>
      <w:ins w:id="11993" w:author="Lektorat Bauer" w:date="2025-03-06T18:17:00Z" w16du:dateUtc="2025-03-06T17:17:00Z">
        <w:r w:rsidR="002F738D">
          <w:rPr>
            <w:rFonts w:ascii="Arial" w:hAnsi="Arial" w:cs="Arial"/>
            <w:sz w:val="24"/>
            <w:szCs w:val="24"/>
          </w:rPr>
          <w:t>‚</w:t>
        </w:r>
      </w:ins>
      <w:r w:rsidRPr="00944672">
        <w:rPr>
          <w:rFonts w:ascii="Arial" w:hAnsi="Arial" w:cs="Arial"/>
          <w:sz w:val="24"/>
          <w:szCs w:val="24"/>
        </w:rPr>
        <w:t>Recruiter</w:t>
      </w:r>
      <w:ins w:id="11994" w:author="Lektorat Bauer" w:date="2025-03-06T18:17:00Z" w16du:dateUtc="2025-03-06T17:17:00Z">
        <w:r w:rsidR="002F738D">
          <w:rPr>
            <w:rFonts w:ascii="Arial" w:hAnsi="Arial" w:cs="Arial"/>
            <w:sz w:val="24"/>
            <w:szCs w:val="24"/>
          </w:rPr>
          <w:t>‘</w:t>
        </w:r>
      </w:ins>
      <w:del w:id="11995" w:author="Lektorat Bauer" w:date="2025-03-06T18:17:00Z" w16du:dateUtc="2025-03-06T17:17:00Z">
        <w:r w:rsidRPr="00944672" w:rsidDel="002F738D">
          <w:rPr>
            <w:rFonts w:ascii="Arial" w:hAnsi="Arial" w:cs="Arial"/>
            <w:sz w:val="24"/>
            <w:szCs w:val="24"/>
          </w:rPr>
          <w:delText>’</w:delText>
        </w:r>
      </w:del>
      <w:r w:rsidRPr="00944672">
        <w:rPr>
          <w:rFonts w:ascii="Arial" w:hAnsi="Arial" w:cs="Arial"/>
          <w:sz w:val="24"/>
          <w:szCs w:val="24"/>
        </w:rPr>
        <w:t xml:space="preserve"> und ich würde gern mit Frau Smits sprechen. Es ist gut, dass Sie, Herr Dijkwijk, dabei sind, denn hier soll es keine Geheimnisse geben.“ </w:t>
      </w:r>
    </w:p>
    <w:p w14:paraId="62EF14CB" w14:textId="77777777" w:rsidR="002F738D" w:rsidRDefault="00944672" w:rsidP="00623B68">
      <w:pPr>
        <w:autoSpaceDE w:val="0"/>
        <w:autoSpaceDN w:val="0"/>
        <w:adjustRightInd w:val="0"/>
        <w:spacing w:after="0" w:line="360" w:lineRule="auto"/>
        <w:ind w:firstLine="227"/>
        <w:jc w:val="both"/>
        <w:rPr>
          <w:ins w:id="11996" w:author="Lektorat Bauer" w:date="2025-03-06T18:18:00Z" w16du:dateUtc="2025-03-06T17:18:00Z"/>
          <w:rFonts w:ascii="Arial" w:hAnsi="Arial" w:cs="Arial"/>
          <w:sz w:val="24"/>
          <w:szCs w:val="24"/>
        </w:rPr>
      </w:pPr>
      <w:r w:rsidRPr="00944672">
        <w:rPr>
          <w:rFonts w:ascii="Arial" w:hAnsi="Arial" w:cs="Arial"/>
          <w:sz w:val="24"/>
          <w:szCs w:val="24"/>
        </w:rPr>
        <w:t xml:space="preserve">Annique sah ihn an und entschied: „Herr Park, Ihr </w:t>
      </w:r>
      <w:ins w:id="11997" w:author="Lektorat Bauer" w:date="2025-03-06T18:18:00Z" w16du:dateUtc="2025-03-06T17:18:00Z">
        <w:r w:rsidR="002F738D">
          <w:rPr>
            <w:rFonts w:ascii="Arial" w:hAnsi="Arial" w:cs="Arial"/>
            <w:sz w:val="24"/>
            <w:szCs w:val="24"/>
          </w:rPr>
          <w:t>A</w:t>
        </w:r>
      </w:ins>
      <w:del w:id="11998" w:author="Lektorat Bauer" w:date="2025-03-06T18:18:00Z" w16du:dateUtc="2025-03-06T17:18:00Z">
        <w:r w:rsidRPr="00944672" w:rsidDel="002F738D">
          <w:rPr>
            <w:rFonts w:ascii="Arial" w:hAnsi="Arial" w:cs="Arial"/>
            <w:sz w:val="24"/>
            <w:szCs w:val="24"/>
          </w:rPr>
          <w:delText>a</w:delText>
        </w:r>
      </w:del>
      <w:r w:rsidRPr="00944672">
        <w:rPr>
          <w:rFonts w:ascii="Arial" w:hAnsi="Arial" w:cs="Arial"/>
          <w:sz w:val="24"/>
          <w:szCs w:val="24"/>
        </w:rPr>
        <w:t xml:space="preserve">uftreten hier überrascht, aber bitte, fahren Sie fort.“ Sie nickte in Richtung Picard, der sich entspannte und Josua bat, den Kaffee und den Orangensaft zu servieren. Nachdem Josua die Getränke gebracht hatte, fuhr Park fort. „Sie erinnern sich an den Namen Satria Chow?“ </w:t>
      </w:r>
    </w:p>
    <w:p w14:paraId="50001547" w14:textId="77777777" w:rsidR="00147D47" w:rsidRDefault="00944672" w:rsidP="00623B68">
      <w:pPr>
        <w:autoSpaceDE w:val="0"/>
        <w:autoSpaceDN w:val="0"/>
        <w:adjustRightInd w:val="0"/>
        <w:spacing w:after="0" w:line="360" w:lineRule="auto"/>
        <w:ind w:firstLine="227"/>
        <w:jc w:val="both"/>
        <w:rPr>
          <w:ins w:id="11999" w:author="Lektorat Bauer" w:date="2025-03-06T18:20:00Z" w16du:dateUtc="2025-03-06T17:20:00Z"/>
          <w:rFonts w:ascii="Arial" w:hAnsi="Arial" w:cs="Arial"/>
          <w:sz w:val="24"/>
          <w:szCs w:val="24"/>
        </w:rPr>
      </w:pPr>
      <w:r w:rsidRPr="00944672">
        <w:rPr>
          <w:rFonts w:ascii="Arial" w:hAnsi="Arial" w:cs="Arial"/>
          <w:sz w:val="24"/>
          <w:szCs w:val="24"/>
        </w:rPr>
        <w:t>„Sie hatte gerade einen großen Erfolg an der malayisch-thailändischen Grenze, der mit viel Presse verbunden war</w:t>
      </w:r>
      <w:del w:id="12000" w:author="Lektorat Bauer" w:date="2025-03-06T18:18:00Z" w16du:dateUtc="2025-03-06T17:18:00Z">
        <w:r w:rsidRPr="00944672" w:rsidDel="002F738D">
          <w:rPr>
            <w:rFonts w:ascii="Arial" w:hAnsi="Arial" w:cs="Arial"/>
            <w:sz w:val="24"/>
            <w:szCs w:val="24"/>
          </w:rPr>
          <w:delText>.</w:delText>
        </w:r>
      </w:del>
      <w:r w:rsidRPr="00944672">
        <w:rPr>
          <w:rFonts w:ascii="Arial" w:hAnsi="Arial" w:cs="Arial"/>
          <w:sz w:val="24"/>
          <w:szCs w:val="24"/>
        </w:rPr>
        <w:t>“</w:t>
      </w:r>
      <w:ins w:id="12001" w:author="Lektorat Bauer" w:date="2025-03-06T18:18:00Z" w16du:dateUtc="2025-03-06T17:18:00Z">
        <w:r w:rsidR="002F738D">
          <w:rPr>
            <w:rFonts w:ascii="Arial" w:hAnsi="Arial" w:cs="Arial"/>
            <w:sz w:val="24"/>
            <w:szCs w:val="24"/>
          </w:rPr>
          <w:t>,</w:t>
        </w:r>
      </w:ins>
      <w:r w:rsidRPr="00944672">
        <w:rPr>
          <w:rFonts w:ascii="Arial" w:hAnsi="Arial" w:cs="Arial"/>
          <w:sz w:val="24"/>
          <w:szCs w:val="24"/>
        </w:rPr>
        <w:t xml:space="preserve"> </w:t>
      </w:r>
      <w:ins w:id="12002" w:author="Lektorat Bauer" w:date="2025-03-06T18:18:00Z" w16du:dateUtc="2025-03-06T17:18:00Z">
        <w:r w:rsidR="002F738D">
          <w:rPr>
            <w:rFonts w:ascii="Arial" w:hAnsi="Arial" w:cs="Arial"/>
            <w:sz w:val="24"/>
            <w:szCs w:val="24"/>
          </w:rPr>
          <w:t>s</w:t>
        </w:r>
      </w:ins>
      <w:del w:id="12003" w:author="Lektorat Bauer" w:date="2025-03-06T18:18:00Z" w16du:dateUtc="2025-03-06T17:18:00Z">
        <w:r w:rsidRPr="00944672" w:rsidDel="002F738D">
          <w:rPr>
            <w:rFonts w:ascii="Arial" w:hAnsi="Arial" w:cs="Arial"/>
            <w:sz w:val="24"/>
            <w:szCs w:val="24"/>
          </w:rPr>
          <w:delText>S</w:delText>
        </w:r>
      </w:del>
      <w:r w:rsidRPr="00944672">
        <w:rPr>
          <w:rFonts w:ascii="Arial" w:hAnsi="Arial" w:cs="Arial"/>
          <w:sz w:val="24"/>
          <w:szCs w:val="24"/>
        </w:rPr>
        <w:t>agte An</w:t>
      </w:r>
      <w:del w:id="12004" w:author="Lektorat Bauer" w:date="2025-03-06T18:18:00Z" w16du:dateUtc="2025-03-06T17:18:00Z">
        <w:r w:rsidRPr="00944672" w:rsidDel="002F738D">
          <w:rPr>
            <w:rFonts w:ascii="Arial" w:hAnsi="Arial" w:cs="Arial"/>
            <w:sz w:val="24"/>
            <w:szCs w:val="24"/>
          </w:rPr>
          <w:delText>n</w:delText>
        </w:r>
      </w:del>
      <w:r w:rsidRPr="00944672">
        <w:rPr>
          <w:rFonts w:ascii="Arial" w:hAnsi="Arial" w:cs="Arial"/>
          <w:sz w:val="24"/>
          <w:szCs w:val="24"/>
        </w:rPr>
        <w:t>ique, und somit nur das</w:t>
      </w:r>
      <w:del w:id="12005" w:author="Lektorat Bauer" w:date="2025-03-06T18:20:00Z" w16du:dateUtc="2025-03-06T17:20:00Z">
        <w:r w:rsidRPr="00944672" w:rsidDel="00147D47">
          <w:rPr>
            <w:rFonts w:ascii="Arial" w:hAnsi="Arial" w:cs="Arial"/>
            <w:sz w:val="24"/>
            <w:szCs w:val="24"/>
          </w:rPr>
          <w:delText>s</w:delText>
        </w:r>
      </w:del>
      <w:r w:rsidRPr="00944672">
        <w:rPr>
          <w:rFonts w:ascii="Arial" w:hAnsi="Arial" w:cs="Arial"/>
          <w:sz w:val="24"/>
          <w:szCs w:val="24"/>
        </w:rPr>
        <w:t xml:space="preserve">, was in den Informationsmedien zu lesen war. </w:t>
      </w:r>
    </w:p>
    <w:p w14:paraId="2D8AFBDE" w14:textId="7CDBB3EA"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„Es gefällt mir, dass Sie so vorsichtig sind</w:t>
      </w:r>
      <w:del w:id="12006" w:author="Lektorat Bauer" w:date="2025-03-06T18:20:00Z" w16du:dateUtc="2025-03-06T17:20:00Z">
        <w:r w:rsidRPr="00944672" w:rsidDel="00147D47">
          <w:rPr>
            <w:rFonts w:ascii="Arial" w:hAnsi="Arial" w:cs="Arial"/>
            <w:sz w:val="24"/>
            <w:szCs w:val="24"/>
          </w:rPr>
          <w:delText>.</w:delText>
        </w:r>
      </w:del>
      <w:r w:rsidRPr="00944672">
        <w:rPr>
          <w:rFonts w:ascii="Arial" w:hAnsi="Arial" w:cs="Arial"/>
          <w:sz w:val="24"/>
          <w:szCs w:val="24"/>
        </w:rPr>
        <w:t>“</w:t>
      </w:r>
      <w:ins w:id="12007" w:author="Lektorat Bauer" w:date="2025-03-06T18:20:00Z" w16du:dateUtc="2025-03-06T17:20:00Z">
        <w:r w:rsidR="00147D47">
          <w:rPr>
            <w:rFonts w:ascii="Arial" w:hAnsi="Arial" w:cs="Arial"/>
            <w:sz w:val="24"/>
            <w:szCs w:val="24"/>
          </w:rPr>
          <w:t>,</w:t>
        </w:r>
      </w:ins>
      <w:r w:rsidRPr="00944672">
        <w:rPr>
          <w:rFonts w:ascii="Arial" w:hAnsi="Arial" w:cs="Arial"/>
          <w:sz w:val="24"/>
          <w:szCs w:val="24"/>
        </w:rPr>
        <w:t xml:space="preserve"> </w:t>
      </w:r>
      <w:del w:id="12008" w:author="Lektorat Bauer" w:date="2025-03-06T18:20:00Z" w16du:dateUtc="2025-03-06T17:20:00Z">
        <w:r w:rsidRPr="00944672" w:rsidDel="00147D47">
          <w:rPr>
            <w:rFonts w:ascii="Arial" w:hAnsi="Arial" w:cs="Arial"/>
            <w:sz w:val="24"/>
            <w:szCs w:val="24"/>
          </w:rPr>
          <w:delText xml:space="preserve">Sagte </w:delText>
        </w:r>
      </w:del>
      <w:ins w:id="12009" w:author="Lektorat Bauer" w:date="2025-03-06T18:20:00Z" w16du:dateUtc="2025-03-06T17:20:00Z">
        <w:r w:rsidR="00147D47">
          <w:rPr>
            <w:rFonts w:ascii="Arial" w:hAnsi="Arial" w:cs="Arial"/>
            <w:sz w:val="24"/>
            <w:szCs w:val="24"/>
          </w:rPr>
          <w:t>erwiderte</w:t>
        </w:r>
        <w:r w:rsidR="00147D47" w:rsidRPr="00944672">
          <w:rPr>
            <w:rFonts w:ascii="Arial" w:hAnsi="Arial" w:cs="Arial"/>
            <w:sz w:val="24"/>
            <w:szCs w:val="24"/>
          </w:rPr>
          <w:t xml:space="preserve"> </w:t>
        </w:r>
      </w:ins>
      <w:r w:rsidRPr="00944672">
        <w:rPr>
          <w:rFonts w:ascii="Arial" w:hAnsi="Arial" w:cs="Arial"/>
          <w:sz w:val="24"/>
          <w:szCs w:val="24"/>
        </w:rPr>
        <w:t>Geon Park und nickte zustimmend in Richtung A</w:t>
      </w:r>
      <w:del w:id="12010" w:author="Lektorat Bauer" w:date="2025-03-06T18:18:00Z" w16du:dateUtc="2025-03-06T17:18:00Z">
        <w:r w:rsidRPr="00944672" w:rsidDel="002F738D">
          <w:rPr>
            <w:rFonts w:ascii="Arial" w:hAnsi="Arial" w:cs="Arial"/>
            <w:sz w:val="24"/>
            <w:szCs w:val="24"/>
          </w:rPr>
          <w:delText>n</w:delText>
        </w:r>
      </w:del>
      <w:r w:rsidRPr="00944672">
        <w:rPr>
          <w:rFonts w:ascii="Arial" w:hAnsi="Arial" w:cs="Arial"/>
          <w:sz w:val="24"/>
          <w:szCs w:val="24"/>
        </w:rPr>
        <w:t xml:space="preserve">nique. „Ich möchte Ihnen beiden ein Angebot machen.“ Mit diesen Worten zog er vorsichtig ein Visitenkartenetui hervor und schob je eine Karte in Richtung Anique und Flim. „Ich möchte, dass Sie beide für uns arbeiten. Frau Smits, Sie werden die Abteilung </w:t>
      </w:r>
      <w:del w:id="12011" w:author="Lektorat Bauer" w:date="2025-03-06T18:20:00Z" w16du:dateUtc="2025-03-06T17:20:00Z">
        <w:r w:rsidRPr="00944672" w:rsidDel="00147D47">
          <w:rPr>
            <w:rFonts w:ascii="Arial" w:hAnsi="Arial" w:cs="Arial"/>
            <w:sz w:val="24"/>
            <w:szCs w:val="24"/>
          </w:rPr>
          <w:delText>‘</w:delText>
        </w:r>
      </w:del>
      <w:r w:rsidRPr="00944672">
        <w:rPr>
          <w:rFonts w:ascii="Arial" w:hAnsi="Arial" w:cs="Arial"/>
          <w:sz w:val="24"/>
          <w:szCs w:val="24"/>
        </w:rPr>
        <w:t>Informationsbeschaffung</w:t>
      </w:r>
      <w:del w:id="12012" w:author="Lektorat Bauer" w:date="2025-03-06T18:20:00Z" w16du:dateUtc="2025-03-06T17:20:00Z">
        <w:r w:rsidRPr="00944672" w:rsidDel="00147D47">
          <w:rPr>
            <w:rFonts w:ascii="Arial" w:hAnsi="Arial" w:cs="Arial"/>
            <w:sz w:val="24"/>
            <w:szCs w:val="24"/>
          </w:rPr>
          <w:delText>’</w:delText>
        </w:r>
      </w:del>
      <w:ins w:id="12013" w:author="Lektorat Bauer" w:date="2025-03-06T18:20:00Z" w16du:dateUtc="2025-03-06T17:20:00Z">
        <w:r w:rsidR="00147D47">
          <w:rPr>
            <w:rFonts w:ascii="Arial" w:hAnsi="Arial" w:cs="Arial"/>
            <w:sz w:val="24"/>
            <w:szCs w:val="24"/>
          </w:rPr>
          <w:t xml:space="preserve"> übernehmen</w:t>
        </w:r>
      </w:ins>
      <w:r w:rsidRPr="00944672">
        <w:rPr>
          <w:rFonts w:ascii="Arial" w:hAnsi="Arial" w:cs="Arial"/>
          <w:sz w:val="24"/>
          <w:szCs w:val="24"/>
        </w:rPr>
        <w:t xml:space="preserve"> und Sie</w:t>
      </w:r>
      <w:ins w:id="12014" w:author="Lektorat Bauer" w:date="2025-03-06T18:20:00Z" w16du:dateUtc="2025-03-06T17:20:00Z">
        <w:r w:rsidR="00147D47">
          <w:rPr>
            <w:rFonts w:ascii="Arial" w:hAnsi="Arial" w:cs="Arial"/>
            <w:sz w:val="24"/>
            <w:szCs w:val="24"/>
          </w:rPr>
          <w:t>,</w:t>
        </w:r>
      </w:ins>
      <w:r w:rsidRPr="00944672">
        <w:rPr>
          <w:rFonts w:ascii="Arial" w:hAnsi="Arial" w:cs="Arial"/>
          <w:sz w:val="24"/>
          <w:szCs w:val="24"/>
        </w:rPr>
        <w:t xml:space="preserve"> Herr Dijkwijk</w:t>
      </w:r>
      <w:ins w:id="12015" w:author="Lektorat Bauer" w:date="2025-03-06T18:20:00Z" w16du:dateUtc="2025-03-06T17:20:00Z">
        <w:r w:rsidR="00147D47">
          <w:rPr>
            <w:rFonts w:ascii="Arial" w:hAnsi="Arial" w:cs="Arial"/>
            <w:sz w:val="24"/>
            <w:szCs w:val="24"/>
          </w:rPr>
          <w:t>,</w:t>
        </w:r>
      </w:ins>
      <w:r w:rsidRPr="00944672">
        <w:rPr>
          <w:rFonts w:ascii="Arial" w:hAnsi="Arial" w:cs="Arial"/>
          <w:sz w:val="24"/>
          <w:szCs w:val="24"/>
        </w:rPr>
        <w:t xml:space="preserve"> </w:t>
      </w:r>
      <w:del w:id="12016" w:author="Lektorat Bauer" w:date="2025-03-06T18:20:00Z" w16du:dateUtc="2025-03-06T17:20:00Z">
        <w:r w:rsidRPr="00944672" w:rsidDel="00147D47">
          <w:rPr>
            <w:rFonts w:ascii="Arial" w:hAnsi="Arial" w:cs="Arial"/>
            <w:sz w:val="24"/>
            <w:szCs w:val="24"/>
          </w:rPr>
          <w:delText xml:space="preserve">sollen </w:delText>
        </w:r>
      </w:del>
      <w:r w:rsidRPr="00944672">
        <w:rPr>
          <w:rFonts w:ascii="Arial" w:hAnsi="Arial" w:cs="Arial"/>
          <w:sz w:val="24"/>
          <w:szCs w:val="24"/>
        </w:rPr>
        <w:t xml:space="preserve">die Abteilung </w:t>
      </w:r>
      <w:del w:id="12017" w:author="Lektorat Bauer" w:date="2025-03-06T18:20:00Z" w16du:dateUtc="2025-03-06T17:20:00Z">
        <w:r w:rsidRPr="00944672" w:rsidDel="00147D47">
          <w:rPr>
            <w:rFonts w:ascii="Arial" w:hAnsi="Arial" w:cs="Arial"/>
            <w:sz w:val="24"/>
            <w:szCs w:val="24"/>
          </w:rPr>
          <w:delText>‘</w:delText>
        </w:r>
      </w:del>
      <w:r w:rsidRPr="00944672">
        <w:rPr>
          <w:rFonts w:ascii="Arial" w:hAnsi="Arial" w:cs="Arial"/>
          <w:sz w:val="24"/>
          <w:szCs w:val="24"/>
        </w:rPr>
        <w:t>Innere Sicherheit</w:t>
      </w:r>
      <w:del w:id="12018" w:author="Lektorat Bauer" w:date="2025-03-06T18:20:00Z" w16du:dateUtc="2025-03-06T17:20:00Z">
        <w:r w:rsidRPr="00944672" w:rsidDel="00147D47">
          <w:rPr>
            <w:rFonts w:ascii="Arial" w:hAnsi="Arial" w:cs="Arial"/>
            <w:sz w:val="24"/>
            <w:szCs w:val="24"/>
          </w:rPr>
          <w:delText>’ übernehmen</w:delText>
        </w:r>
      </w:del>
      <w:r w:rsidRPr="00944672">
        <w:rPr>
          <w:rFonts w:ascii="Arial" w:hAnsi="Arial" w:cs="Arial"/>
          <w:sz w:val="24"/>
          <w:szCs w:val="24"/>
        </w:rPr>
        <w:t xml:space="preserve">. Wenn Sie dieses Angebot annehmen möchten, </w:t>
      </w:r>
      <w:del w:id="12019" w:author="Lektorat Bauer" w:date="2025-03-06T18:20:00Z" w16du:dateUtc="2025-03-06T17:20:00Z">
        <w:r w:rsidRPr="00944672" w:rsidDel="00147D47">
          <w:rPr>
            <w:rFonts w:ascii="Arial" w:hAnsi="Arial" w:cs="Arial"/>
            <w:sz w:val="24"/>
            <w:szCs w:val="24"/>
          </w:rPr>
          <w:delText xml:space="preserve">so </w:delText>
        </w:r>
      </w:del>
      <w:r w:rsidRPr="00944672">
        <w:rPr>
          <w:rFonts w:ascii="Arial" w:hAnsi="Arial" w:cs="Arial"/>
          <w:sz w:val="24"/>
          <w:szCs w:val="24"/>
        </w:rPr>
        <w:t xml:space="preserve">melden Sie </w:t>
      </w:r>
      <w:ins w:id="12020" w:author="Lektorat Bauer" w:date="2025-03-06T18:20:00Z" w16du:dateUtc="2025-03-06T17:20:00Z">
        <w:r w:rsidR="00147D47">
          <w:rPr>
            <w:rFonts w:ascii="Arial" w:hAnsi="Arial" w:cs="Arial"/>
            <w:sz w:val="24"/>
            <w:szCs w:val="24"/>
          </w:rPr>
          <w:t xml:space="preserve">sich </w:t>
        </w:r>
      </w:ins>
      <w:r w:rsidRPr="00944672">
        <w:rPr>
          <w:rFonts w:ascii="Arial" w:hAnsi="Arial" w:cs="Arial"/>
          <w:sz w:val="24"/>
          <w:szCs w:val="24"/>
        </w:rPr>
        <w:t>bitte binnen einer Woche unter der Email-Adresse, die auf der Karte angegeben ist. Vielen Dank für Ihre Zeit.“ Damit wollte er sich erheben, aber Anique hielt ihn zurück. „Herr Park, oder wie immer Sie sonst heißen mögen. Wir haben erlebt, was Ihre IT-Abteilung kann</w:t>
      </w:r>
      <w:del w:id="12021" w:author="Lektorat Bauer" w:date="2025-03-06T18:21:00Z" w16du:dateUtc="2025-03-06T17:21:00Z">
        <w:r w:rsidRPr="00944672" w:rsidDel="00147D47">
          <w:rPr>
            <w:rFonts w:ascii="Arial" w:hAnsi="Arial" w:cs="Arial"/>
            <w:sz w:val="24"/>
            <w:szCs w:val="24"/>
          </w:rPr>
          <w:delText>,</w:delText>
        </w:r>
      </w:del>
      <w:ins w:id="12022" w:author="Lektorat Bauer" w:date="2025-03-06T18:21:00Z" w16du:dateUtc="2025-03-06T17:21:00Z">
        <w:r w:rsidR="00147D47">
          <w:rPr>
            <w:rFonts w:ascii="Arial" w:hAnsi="Arial" w:cs="Arial"/>
            <w:sz w:val="24"/>
            <w:szCs w:val="24"/>
          </w:rPr>
          <w:t>.</w:t>
        </w:r>
      </w:ins>
      <w:r w:rsidRPr="00944672">
        <w:rPr>
          <w:rFonts w:ascii="Arial" w:hAnsi="Arial" w:cs="Arial"/>
          <w:sz w:val="24"/>
          <w:szCs w:val="24"/>
        </w:rPr>
        <w:t xml:space="preserve"> </w:t>
      </w:r>
      <w:r w:rsidRPr="00944672">
        <w:rPr>
          <w:rFonts w:ascii="Arial" w:hAnsi="Arial" w:cs="Arial"/>
          <w:noProof/>
          <w:sz w:val="24"/>
          <w:szCs w:val="24"/>
        </w:rPr>
        <w:t>Also</w:t>
      </w:r>
      <w:r w:rsidRPr="00944672">
        <w:rPr>
          <w:rFonts w:ascii="Arial" w:hAnsi="Arial" w:cs="Arial"/>
          <w:sz w:val="24"/>
          <w:szCs w:val="24"/>
        </w:rPr>
        <w:t xml:space="preserve">, wofür benötigen Sie mich?“ </w:t>
      </w:r>
    </w:p>
    <w:p w14:paraId="47ED4E50" w14:textId="262061A9"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„Die Kollegen</w:t>
      </w:r>
      <w:ins w:id="12023" w:author="Lektorat Bauer" w:date="2025-03-06T18:21:00Z" w16du:dateUtc="2025-03-06T17:21:00Z">
        <w:r w:rsidR="00147D47">
          <w:rPr>
            <w:rFonts w:ascii="Arial" w:hAnsi="Arial" w:cs="Arial"/>
            <w:sz w:val="24"/>
            <w:szCs w:val="24"/>
          </w:rPr>
          <w:t>,</w:t>
        </w:r>
      </w:ins>
      <w:r w:rsidRPr="00944672">
        <w:rPr>
          <w:rFonts w:ascii="Arial" w:hAnsi="Arial" w:cs="Arial"/>
          <w:sz w:val="24"/>
          <w:szCs w:val="24"/>
        </w:rPr>
        <w:t xml:space="preserve"> mit denen Sie zu tun hatten, </w:t>
      </w:r>
      <w:commentRangeStart w:id="12024"/>
      <w:r w:rsidRPr="00944672">
        <w:rPr>
          <w:rFonts w:ascii="Arial" w:hAnsi="Arial" w:cs="Arial"/>
          <w:sz w:val="24"/>
          <w:szCs w:val="24"/>
        </w:rPr>
        <w:t xml:space="preserve">sind von </w:t>
      </w:r>
      <w:ins w:id="12025" w:author="Lektorat Bauer" w:date="2025-03-06T18:21:00Z" w16du:dateUtc="2025-03-06T17:21:00Z">
        <w:r w:rsidR="00147D47">
          <w:rPr>
            <w:rFonts w:ascii="Arial" w:hAnsi="Arial" w:cs="Arial"/>
            <w:sz w:val="24"/>
            <w:szCs w:val="24"/>
          </w:rPr>
          <w:t>‚</w:t>
        </w:r>
      </w:ins>
      <w:del w:id="12026" w:author="Lektorat Bauer" w:date="2025-03-06T18:21:00Z" w16du:dateUtc="2025-03-06T17:21:00Z">
        <w:r w:rsidRPr="00944672" w:rsidDel="00147D47">
          <w:rPr>
            <w:rFonts w:ascii="Arial" w:hAnsi="Arial" w:cs="Arial"/>
            <w:sz w:val="24"/>
            <w:szCs w:val="24"/>
          </w:rPr>
          <w:delText>‘</w:delText>
        </w:r>
      </w:del>
      <w:r w:rsidRPr="00944672">
        <w:rPr>
          <w:rFonts w:ascii="Arial" w:hAnsi="Arial" w:cs="Arial"/>
          <w:sz w:val="24"/>
          <w:szCs w:val="24"/>
        </w:rPr>
        <w:t>Counter-Intelligence</w:t>
      </w:r>
      <w:commentRangeEnd w:id="12024"/>
      <w:r w:rsidR="00147D47">
        <w:rPr>
          <w:rStyle w:val="Kommentarzeichen"/>
        </w:rPr>
        <w:commentReference w:id="12024"/>
      </w:r>
      <w:ins w:id="12027" w:author="Lektorat Bauer" w:date="2025-03-06T18:21:00Z" w16du:dateUtc="2025-03-06T17:21:00Z">
        <w:r w:rsidR="00147D47">
          <w:rPr>
            <w:rFonts w:ascii="Arial" w:hAnsi="Arial" w:cs="Arial"/>
            <w:sz w:val="24"/>
            <w:szCs w:val="24"/>
          </w:rPr>
          <w:t>‘</w:t>
        </w:r>
      </w:ins>
      <w:del w:id="12028" w:author="Lektorat Bauer" w:date="2025-03-06T18:21:00Z" w16du:dateUtc="2025-03-06T17:21:00Z">
        <w:r w:rsidRPr="00944672" w:rsidDel="00147D47">
          <w:rPr>
            <w:rFonts w:ascii="Arial" w:hAnsi="Arial" w:cs="Arial"/>
            <w:sz w:val="24"/>
            <w:szCs w:val="24"/>
          </w:rPr>
          <w:delText>’</w:delText>
        </w:r>
      </w:del>
      <w:ins w:id="12029" w:author="Lektorat Bauer" w:date="2025-03-06T18:21:00Z" w16du:dateUtc="2025-03-06T17:21:00Z">
        <w:r w:rsidR="00147D47">
          <w:rPr>
            <w:rFonts w:ascii="Arial" w:hAnsi="Arial" w:cs="Arial"/>
            <w:sz w:val="24"/>
            <w:szCs w:val="24"/>
          </w:rPr>
          <w:t>.</w:t>
        </w:r>
      </w:ins>
      <w:del w:id="12030" w:author="Lektorat Bauer" w:date="2025-03-06T18:21:00Z" w16du:dateUtc="2025-03-06T17:21:00Z">
        <w:r w:rsidRPr="00944672" w:rsidDel="00147D47">
          <w:rPr>
            <w:rFonts w:ascii="Arial" w:hAnsi="Arial" w:cs="Arial"/>
            <w:sz w:val="24"/>
            <w:szCs w:val="24"/>
          </w:rPr>
          <w:delText>,</w:delText>
        </w:r>
      </w:del>
      <w:r w:rsidRPr="00944672">
        <w:rPr>
          <w:rFonts w:ascii="Arial" w:hAnsi="Arial" w:cs="Arial"/>
          <w:sz w:val="24"/>
          <w:szCs w:val="24"/>
        </w:rPr>
        <w:t xml:space="preserve"> </w:t>
      </w:r>
      <w:ins w:id="12031" w:author="Lektorat Bauer" w:date="2025-03-06T18:21:00Z" w16du:dateUtc="2025-03-06T17:21:00Z">
        <w:r w:rsidR="00147D47">
          <w:rPr>
            <w:rFonts w:ascii="Arial" w:hAnsi="Arial" w:cs="Arial"/>
            <w:sz w:val="24"/>
            <w:szCs w:val="24"/>
          </w:rPr>
          <w:t>W</w:t>
        </w:r>
      </w:ins>
      <w:del w:id="12032" w:author="Lektorat Bauer" w:date="2025-03-06T18:21:00Z" w16du:dateUtc="2025-03-06T17:21:00Z">
        <w:r w:rsidRPr="00944672" w:rsidDel="00147D47">
          <w:rPr>
            <w:rFonts w:ascii="Arial" w:hAnsi="Arial" w:cs="Arial"/>
            <w:sz w:val="24"/>
            <w:szCs w:val="24"/>
          </w:rPr>
          <w:delText>w</w:delText>
        </w:r>
      </w:del>
      <w:r w:rsidRPr="00944672">
        <w:rPr>
          <w:rFonts w:ascii="Arial" w:hAnsi="Arial" w:cs="Arial"/>
          <w:sz w:val="24"/>
          <w:szCs w:val="24"/>
        </w:rPr>
        <w:t>ir haben einen mächtigen Gegenspieler, dem wir uns erwehren müssen.“ Jetzt wandte er sich an Flim Dijkwijk</w:t>
      </w:r>
      <w:ins w:id="12033" w:author="Lektorat Bauer" w:date="2025-03-06T18:22:00Z" w16du:dateUtc="2025-03-06T17:22:00Z">
        <w:r w:rsidR="00147D47">
          <w:rPr>
            <w:rFonts w:ascii="Arial" w:hAnsi="Arial" w:cs="Arial"/>
            <w:sz w:val="24"/>
            <w:szCs w:val="24"/>
          </w:rPr>
          <w:t>:</w:t>
        </w:r>
      </w:ins>
      <w:del w:id="12034" w:author="Lektorat Bauer" w:date="2025-03-06T18:22:00Z" w16du:dateUtc="2025-03-06T17:22:00Z">
        <w:r w:rsidRPr="00944672" w:rsidDel="00147D47">
          <w:rPr>
            <w:rFonts w:ascii="Arial" w:hAnsi="Arial" w:cs="Arial"/>
            <w:sz w:val="24"/>
            <w:szCs w:val="24"/>
          </w:rPr>
          <w:delText>,</w:delText>
        </w:r>
      </w:del>
      <w:r w:rsidRPr="00944672">
        <w:rPr>
          <w:rFonts w:ascii="Arial" w:hAnsi="Arial" w:cs="Arial"/>
          <w:sz w:val="24"/>
          <w:szCs w:val="24"/>
        </w:rPr>
        <w:t xml:space="preserve"> „Wir werden demnächst ein neues Projekt starten. Hierfür wird eine </w:t>
      </w:r>
      <w:commentRangeStart w:id="12035"/>
      <w:r w:rsidRPr="00944672">
        <w:rPr>
          <w:rFonts w:ascii="Arial" w:hAnsi="Arial" w:cs="Arial"/>
          <w:sz w:val="24"/>
          <w:szCs w:val="24"/>
        </w:rPr>
        <w:t xml:space="preserve">neue Abteilung </w:t>
      </w:r>
      <w:commentRangeEnd w:id="12035"/>
      <w:r w:rsidR="00147D47">
        <w:rPr>
          <w:rStyle w:val="Kommentarzeichen"/>
        </w:rPr>
        <w:commentReference w:id="12035"/>
      </w:r>
      <w:r w:rsidRPr="00944672">
        <w:rPr>
          <w:rFonts w:ascii="Arial" w:hAnsi="Arial" w:cs="Arial"/>
          <w:sz w:val="24"/>
          <w:szCs w:val="24"/>
        </w:rPr>
        <w:t xml:space="preserve">ins Leben gerufen. Die Abteilung </w:t>
      </w:r>
      <w:del w:id="12036" w:author="Lektorat Bauer" w:date="2025-03-06T18:22:00Z" w16du:dateUtc="2025-03-06T17:22:00Z">
        <w:r w:rsidRPr="00944672" w:rsidDel="00147D47">
          <w:rPr>
            <w:rFonts w:ascii="Arial" w:hAnsi="Arial" w:cs="Arial"/>
            <w:sz w:val="24"/>
            <w:szCs w:val="24"/>
          </w:rPr>
          <w:delText>‘</w:delText>
        </w:r>
      </w:del>
      <w:r w:rsidRPr="00944672">
        <w:rPr>
          <w:rFonts w:ascii="Arial" w:hAnsi="Arial" w:cs="Arial"/>
          <w:sz w:val="24"/>
          <w:szCs w:val="24"/>
        </w:rPr>
        <w:t>Äußere Sicherheit</w:t>
      </w:r>
      <w:del w:id="12037" w:author="Lektorat Bauer" w:date="2025-03-06T18:22:00Z" w16du:dateUtc="2025-03-06T17:22:00Z">
        <w:r w:rsidRPr="00944672" w:rsidDel="00147D47">
          <w:rPr>
            <w:rFonts w:ascii="Arial" w:hAnsi="Arial" w:cs="Arial"/>
            <w:sz w:val="24"/>
            <w:szCs w:val="24"/>
          </w:rPr>
          <w:delText>’</w:delText>
        </w:r>
      </w:del>
      <w:r w:rsidRPr="00944672">
        <w:rPr>
          <w:rFonts w:ascii="Arial" w:hAnsi="Arial" w:cs="Arial"/>
          <w:sz w:val="24"/>
          <w:szCs w:val="24"/>
        </w:rPr>
        <w:t xml:space="preserve"> leitet Satria Chow. Beide Abteilungen arbeiten Hand in Hand</w:t>
      </w:r>
      <w:ins w:id="12038" w:author="Lektorat Bauer" w:date="2025-03-06T18:22:00Z" w16du:dateUtc="2025-03-06T17:22:00Z">
        <w:r w:rsidR="00147D47">
          <w:rPr>
            <w:rFonts w:ascii="Arial" w:hAnsi="Arial" w:cs="Arial"/>
            <w:sz w:val="24"/>
            <w:szCs w:val="24"/>
          </w:rPr>
          <w:t>,</w:t>
        </w:r>
      </w:ins>
      <w:r w:rsidRPr="00944672">
        <w:rPr>
          <w:rFonts w:ascii="Arial" w:hAnsi="Arial" w:cs="Arial"/>
          <w:sz w:val="24"/>
          <w:szCs w:val="24"/>
        </w:rPr>
        <w:t xml:space="preserve"> nur mit unterschiedlichen Schwerpunkten. General Chow wird Attentate und andere Angriffe auf und </w:t>
      </w:r>
      <w:commentRangeStart w:id="12039"/>
      <w:r w:rsidRPr="00944672">
        <w:rPr>
          <w:rFonts w:ascii="Arial" w:hAnsi="Arial" w:cs="Arial"/>
          <w:sz w:val="24"/>
          <w:szCs w:val="24"/>
        </w:rPr>
        <w:t xml:space="preserve">um das neue Gelände </w:t>
      </w:r>
      <w:commentRangeEnd w:id="12039"/>
      <w:r w:rsidR="00147D47">
        <w:rPr>
          <w:rStyle w:val="Kommentarzeichen"/>
        </w:rPr>
        <w:commentReference w:id="12039"/>
      </w:r>
      <w:r w:rsidRPr="00944672">
        <w:rPr>
          <w:rFonts w:ascii="Arial" w:hAnsi="Arial" w:cs="Arial"/>
          <w:sz w:val="24"/>
          <w:szCs w:val="24"/>
        </w:rPr>
        <w:t xml:space="preserve">verhindern. Sie Herr Dijkwijk, werden die Bodyguards und den allgemeinen Personenschutz koordinieren. Frau Chow hat die Gesamtverantwortung für beide Sicherheitsabteilungen. </w:t>
      </w:r>
    </w:p>
    <w:p w14:paraId="7AFC84C7" w14:textId="77777777" w:rsidR="00147D47" w:rsidRDefault="00944672" w:rsidP="00623B68">
      <w:pPr>
        <w:autoSpaceDE w:val="0"/>
        <w:autoSpaceDN w:val="0"/>
        <w:adjustRightInd w:val="0"/>
        <w:spacing w:after="0" w:line="360" w:lineRule="auto"/>
        <w:ind w:firstLine="227"/>
        <w:jc w:val="both"/>
        <w:rPr>
          <w:ins w:id="12040" w:author="Lektorat Bauer" w:date="2025-03-06T18:24:00Z" w16du:dateUtc="2025-03-06T17:24:00Z"/>
          <w:rFonts w:ascii="Arial" w:hAnsi="Arial" w:cs="Arial"/>
          <w:sz w:val="24"/>
          <w:szCs w:val="24"/>
        </w:rPr>
      </w:pPr>
      <w:r w:rsidRPr="00944672">
        <w:rPr>
          <w:rFonts w:ascii="Arial" w:hAnsi="Arial" w:cs="Arial"/>
          <w:sz w:val="24"/>
          <w:szCs w:val="24"/>
        </w:rPr>
        <w:t xml:space="preserve">Die zentrale Datenbeschaffung wird Frau Smits verantworten. Wenn es uns gelingt, würden wir gern noch Herrn Dahlleiter gewinnen, als Stellvertretung für Frau Smits. Sind damit Ihre Fragen beantwortet?“ </w:t>
      </w:r>
    </w:p>
    <w:p w14:paraId="41602594" w14:textId="77777777" w:rsidR="00147D47" w:rsidRDefault="00944672" w:rsidP="00623B68">
      <w:pPr>
        <w:autoSpaceDE w:val="0"/>
        <w:autoSpaceDN w:val="0"/>
        <w:adjustRightInd w:val="0"/>
        <w:spacing w:after="0" w:line="360" w:lineRule="auto"/>
        <w:ind w:firstLine="227"/>
        <w:jc w:val="both"/>
        <w:rPr>
          <w:ins w:id="12041" w:author="Lektorat Bauer" w:date="2025-03-06T18:24:00Z" w16du:dateUtc="2025-03-06T17:24:00Z"/>
          <w:rFonts w:ascii="Arial" w:hAnsi="Arial" w:cs="Arial"/>
          <w:sz w:val="24"/>
          <w:szCs w:val="24"/>
        </w:rPr>
      </w:pPr>
      <w:r w:rsidRPr="00944672">
        <w:rPr>
          <w:rFonts w:ascii="Arial" w:hAnsi="Arial" w:cs="Arial"/>
          <w:sz w:val="24"/>
          <w:szCs w:val="24"/>
        </w:rPr>
        <w:t>Jetzt war es</w:t>
      </w:r>
      <w:ins w:id="12042" w:author="Lektorat Bauer" w:date="2025-03-06T18:24:00Z" w16du:dateUtc="2025-03-06T17:24:00Z">
        <w:r w:rsidR="00147D47">
          <w:rPr>
            <w:rFonts w:ascii="Arial" w:hAnsi="Arial" w:cs="Arial"/>
            <w:sz w:val="24"/>
            <w:szCs w:val="24"/>
          </w:rPr>
          <w:t xml:space="preserve"> an</w:t>
        </w:r>
      </w:ins>
      <w:r w:rsidRPr="00944672">
        <w:rPr>
          <w:rFonts w:ascii="Arial" w:hAnsi="Arial" w:cs="Arial"/>
          <w:sz w:val="24"/>
          <w:szCs w:val="24"/>
        </w:rPr>
        <w:t xml:space="preserve"> Flim zu intervenieren: „Nicht so ganz. Was genau ist das </w:t>
      </w:r>
      <w:del w:id="12043" w:author="Lektorat Bauer" w:date="2025-03-06T18:24:00Z" w16du:dateUtc="2025-03-06T17:24:00Z">
        <w:r w:rsidRPr="00944672" w:rsidDel="00147D47">
          <w:rPr>
            <w:rFonts w:ascii="Arial" w:hAnsi="Arial" w:cs="Arial"/>
            <w:sz w:val="24"/>
            <w:szCs w:val="24"/>
          </w:rPr>
          <w:delText>‘</w:delText>
        </w:r>
      </w:del>
      <w:r w:rsidRPr="00944672">
        <w:rPr>
          <w:rFonts w:ascii="Arial" w:hAnsi="Arial" w:cs="Arial"/>
          <w:sz w:val="24"/>
          <w:szCs w:val="24"/>
        </w:rPr>
        <w:t>neue Projekt</w:t>
      </w:r>
      <w:ins w:id="12044" w:author="Lektorat Bauer" w:date="2025-03-06T18:24:00Z" w16du:dateUtc="2025-03-06T17:24:00Z">
        <w:r w:rsidR="00147D47">
          <w:rPr>
            <w:rFonts w:ascii="Arial" w:hAnsi="Arial" w:cs="Arial"/>
            <w:sz w:val="24"/>
            <w:szCs w:val="24"/>
          </w:rPr>
          <w:t>,</w:t>
        </w:r>
      </w:ins>
      <w:del w:id="12045" w:author="Lektorat Bauer" w:date="2025-03-06T18:24:00Z" w16du:dateUtc="2025-03-06T17:24:00Z">
        <w:r w:rsidRPr="00944672" w:rsidDel="00147D47">
          <w:rPr>
            <w:rFonts w:ascii="Arial" w:hAnsi="Arial" w:cs="Arial"/>
            <w:sz w:val="24"/>
            <w:szCs w:val="24"/>
          </w:rPr>
          <w:delText>’</w:delText>
        </w:r>
      </w:del>
      <w:r w:rsidRPr="00944672">
        <w:rPr>
          <w:rFonts w:ascii="Arial" w:hAnsi="Arial" w:cs="Arial"/>
          <w:sz w:val="24"/>
          <w:szCs w:val="24"/>
        </w:rPr>
        <w:t xml:space="preserve"> von dem Sie sprachen?“ </w:t>
      </w:r>
    </w:p>
    <w:p w14:paraId="75E224A8" w14:textId="0CDACFBC"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„Das, Herr Dijkwijk, kann ich Ihnen erst sagen, wenn Sie an Bord sind, da wir hier noch in der Planung und Vorbereitung sind. Es ist mir nur gestattet Ihnen zu sagen, dass Sie dann in einer Liga mit den Vereinten Nationen spielen.“ Damit stand er auf und verließ die Bar.</w:t>
      </w:r>
    </w:p>
    <w:p w14:paraId="7FA539D0" w14:textId="6D823BF6"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Anique Smits und Flim Dijkwijk blieben sprachlos zurück. Sie vereinbarten, dass sie am nächsten Tag noch einmal miteinander sprechen würden, zahlten und gingen </w:t>
      </w:r>
      <w:ins w:id="12046" w:author="Lektorat Bauer" w:date="2025-03-06T18:25:00Z" w16du:dateUtc="2025-03-06T17:25:00Z">
        <w:r w:rsidR="00147D47">
          <w:rPr>
            <w:rFonts w:ascii="Arial" w:hAnsi="Arial" w:cs="Arial"/>
            <w:sz w:val="24"/>
            <w:szCs w:val="24"/>
          </w:rPr>
          <w:t>i</w:t>
        </w:r>
      </w:ins>
      <w:del w:id="12047" w:author="Lektorat Bauer" w:date="2025-03-06T18:25:00Z" w16du:dateUtc="2025-03-06T17:25:00Z">
        <w:r w:rsidRPr="00944672" w:rsidDel="00147D47">
          <w:rPr>
            <w:rFonts w:ascii="Arial" w:hAnsi="Arial" w:cs="Arial"/>
            <w:sz w:val="24"/>
            <w:szCs w:val="24"/>
          </w:rPr>
          <w:delText>I</w:delText>
        </w:r>
      </w:del>
      <w:r w:rsidRPr="00944672">
        <w:rPr>
          <w:rFonts w:ascii="Arial" w:hAnsi="Arial" w:cs="Arial"/>
          <w:sz w:val="24"/>
          <w:szCs w:val="24"/>
        </w:rPr>
        <w:t>hrer Wege. Sie mussten das Gespräch erst einmal verarbeiten.</w:t>
      </w:r>
    </w:p>
    <w:p w14:paraId="00A7D947"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42471DE2" w14:textId="77777777" w:rsidR="00944672" w:rsidRPr="00944672" w:rsidRDefault="00944672" w:rsidP="00623B68">
      <w:pPr>
        <w:autoSpaceDE w:val="0"/>
        <w:autoSpaceDN w:val="0"/>
        <w:adjustRightInd w:val="0"/>
        <w:spacing w:after="0" w:line="360" w:lineRule="auto"/>
        <w:jc w:val="center"/>
        <w:rPr>
          <w:rFonts w:ascii="Arial" w:hAnsi="Arial" w:cs="Arial"/>
          <w:sz w:val="24"/>
          <w:szCs w:val="24"/>
        </w:rPr>
      </w:pPr>
      <w:r w:rsidRPr="00944672">
        <w:rPr>
          <w:rFonts w:ascii="Arial" w:hAnsi="Arial" w:cs="Arial"/>
          <w:sz w:val="24"/>
          <w:szCs w:val="24"/>
        </w:rPr>
        <w:t>***</w:t>
      </w:r>
    </w:p>
    <w:p w14:paraId="3D523D92" w14:textId="0B22F4DF" w:rsidR="00944672" w:rsidRPr="00944672" w:rsidRDefault="00944672" w:rsidP="00623B68">
      <w:pPr>
        <w:keepNext/>
        <w:keepLines/>
        <w:pageBreakBefore/>
        <w:numPr>
          <w:ilvl w:val="0"/>
          <w:numId w:val="1"/>
        </w:numPr>
        <w:suppressAutoHyphens/>
        <w:autoSpaceDE w:val="0"/>
        <w:autoSpaceDN w:val="0"/>
        <w:adjustRightInd w:val="0"/>
        <w:spacing w:before="744" w:after="120" w:line="360" w:lineRule="auto"/>
        <w:jc w:val="center"/>
        <w:outlineLvl w:val="0"/>
        <w:rPr>
          <w:rFonts w:ascii="Arial" w:hAnsi="Arial" w:cs="Arial"/>
          <w:b/>
          <w:bCs/>
          <w:sz w:val="24"/>
          <w:szCs w:val="24"/>
        </w:rPr>
      </w:pPr>
      <w:bookmarkStart w:id="12048" w:name="My_First_Chapter"/>
      <w:bookmarkEnd w:id="12048"/>
      <w:r w:rsidRPr="00944672">
        <w:rPr>
          <w:rFonts w:ascii="Arial" w:hAnsi="Arial" w:cs="Arial"/>
          <w:b/>
          <w:bCs/>
          <w:sz w:val="24"/>
          <w:szCs w:val="24"/>
        </w:rPr>
        <w:lastRenderedPageBreak/>
        <w:t xml:space="preserve"> – Afrika</w:t>
      </w:r>
      <w:r w:rsidRPr="00944672">
        <w:rPr>
          <w:rFonts w:ascii="Arial" w:hAnsi="Arial" w:cs="Arial"/>
          <w:b/>
          <w:bCs/>
          <w:sz w:val="24"/>
          <w:szCs w:val="24"/>
        </w:rPr>
        <w:br/>
        <w:t>„Indem er seine Vorkehrungen anpasst und seine Pläne verändert, lässt der kluge General den Feind unwissend bleiben.</w:t>
      </w:r>
      <w:ins w:id="12049" w:author="Lektorat Bauer" w:date="2025-03-06T18:22:00Z" w16du:dateUtc="2025-03-06T17:22:00Z">
        <w:r w:rsidR="00147D47">
          <w:rPr>
            <w:rFonts w:ascii="Arial" w:hAnsi="Arial" w:cs="Arial"/>
            <w:b/>
            <w:bCs/>
            <w:sz w:val="24"/>
            <w:szCs w:val="24"/>
          </w:rPr>
          <w:t xml:space="preserve"> </w:t>
        </w:r>
      </w:ins>
      <w:r w:rsidRPr="00944672">
        <w:rPr>
          <w:rFonts w:ascii="Arial" w:hAnsi="Arial" w:cs="Arial"/>
          <w:b/>
          <w:bCs/>
          <w:sz w:val="24"/>
          <w:szCs w:val="24"/>
        </w:rPr>
        <w:t xml:space="preserve">Indem er sein Lager verlegt und Umwege nimmt, hindert er den Feind am Erkennen seiner Absichten.“ </w:t>
      </w:r>
      <w:r w:rsidRPr="00944672">
        <w:rPr>
          <w:rFonts w:ascii="Arial" w:hAnsi="Arial" w:cs="Arial"/>
          <w:b/>
          <w:bCs/>
          <w:sz w:val="24"/>
          <w:szCs w:val="24"/>
        </w:rPr>
        <w:br/>
        <w:t>(Sun Tsu)</w:t>
      </w:r>
    </w:p>
    <w:p w14:paraId="1710E082"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commentRangeStart w:id="12050"/>
      <w:commentRangeEnd w:id="12050"/>
      <w:r w:rsidRPr="00944672">
        <w:rPr>
          <w:rFonts w:ascii="Arial" w:hAnsi="Arial" w:cs="Arial"/>
          <w:sz w:val="24"/>
          <w:szCs w:val="24"/>
        </w:rPr>
        <w:commentReference w:id="12050"/>
      </w:r>
      <w:r w:rsidRPr="00944672">
        <w:rPr>
          <w:rFonts w:ascii="Arial" w:hAnsi="Arial" w:cs="Arial"/>
          <w:sz w:val="24"/>
          <w:szCs w:val="24"/>
        </w:rPr>
        <w:t>&gt;&gt;&gt; London 2015 &lt;&lt;&lt;</w:t>
      </w:r>
    </w:p>
    <w:p w14:paraId="7D81A63A" w14:textId="39D9558F"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Benjamin Dingaka wurde in Botsuana geboren und wuchs in der Umgebung von Maun auf. In der Schule fiel er durch seinen Wissensdurst auf. In allen Klassen, die er besuchte, war er immer der Klassenprimus. Er hatte Glück und wurde von verschiedenen Menschen gefördert und nachdem er in Botsuana graduiert hatte, bewarb er sich für den </w:t>
      </w:r>
      <w:del w:id="12051" w:author="Lektorat Bauer" w:date="2025-03-06T18:26:00Z" w16du:dateUtc="2025-03-06T17:26:00Z">
        <w:r w:rsidRPr="00944672" w:rsidDel="008734EC">
          <w:rPr>
            <w:rFonts w:ascii="Arial" w:hAnsi="Arial" w:cs="Arial"/>
            <w:sz w:val="24"/>
            <w:szCs w:val="24"/>
          </w:rPr>
          <w:delText>Master Studiengang</w:delText>
        </w:r>
      </w:del>
      <w:ins w:id="12052" w:author="Lektorat Bauer" w:date="2025-03-06T18:26:00Z" w16du:dateUtc="2025-03-06T17:26:00Z">
        <w:r w:rsidR="008734EC" w:rsidRPr="00944672">
          <w:rPr>
            <w:rFonts w:ascii="Arial" w:hAnsi="Arial" w:cs="Arial"/>
            <w:sz w:val="24"/>
            <w:szCs w:val="24"/>
          </w:rPr>
          <w:t>Masterstudiengang</w:t>
        </w:r>
      </w:ins>
      <w:r w:rsidRPr="00944672">
        <w:rPr>
          <w:rFonts w:ascii="Arial" w:hAnsi="Arial" w:cs="Arial"/>
          <w:sz w:val="24"/>
          <w:szCs w:val="24"/>
        </w:rPr>
        <w:t xml:space="preserve"> an der Universität von Johannesburg. Da er aus Botsuana kam, hatte er die Möglichkeit, sich über das Programm für internationale Studenten bewerben. Trotz seines sehr guten Abschlusses musste er einen Aufnahmetest bestehen, um angenommen zu werden. </w:t>
      </w:r>
    </w:p>
    <w:p w14:paraId="71D2F874" w14:textId="493B75C8"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In dem Bereich Landvermessung hatte er sich auf das Finden und das Erschließen von neuen Minen spezialisiert und den Lehrgang mit einem Master cum Laude abgeschlossen. Sein Professor traute ihm mehr zu und empfahl ihm</w:t>
      </w:r>
      <w:ins w:id="12053" w:author="Lektorat Bauer" w:date="2025-03-06T18:27:00Z" w16du:dateUtc="2025-03-06T17:27:00Z">
        <w:r w:rsidR="00CC04D7">
          <w:rPr>
            <w:rFonts w:ascii="Arial" w:hAnsi="Arial" w:cs="Arial"/>
            <w:sz w:val="24"/>
            <w:szCs w:val="24"/>
          </w:rPr>
          <w:t>,</w:t>
        </w:r>
      </w:ins>
      <w:r w:rsidRPr="00944672">
        <w:rPr>
          <w:rFonts w:ascii="Arial" w:hAnsi="Arial" w:cs="Arial"/>
          <w:sz w:val="24"/>
          <w:szCs w:val="24"/>
        </w:rPr>
        <w:t xml:space="preserve"> sich bei der Universität Exeter, an der </w:t>
      </w:r>
      <w:del w:id="12054" w:author="Lektorat Bauer" w:date="2025-03-06T18:27:00Z" w16du:dateUtc="2025-03-06T17:27:00Z">
        <w:r w:rsidRPr="00944672" w:rsidDel="00CC04D7">
          <w:rPr>
            <w:rFonts w:ascii="Arial" w:hAnsi="Arial" w:cs="Arial"/>
            <w:sz w:val="24"/>
            <w:szCs w:val="24"/>
          </w:rPr>
          <w:delText>‘</w:delText>
        </w:r>
      </w:del>
      <w:r w:rsidRPr="00944672">
        <w:rPr>
          <w:rFonts w:ascii="Arial" w:hAnsi="Arial" w:cs="Arial"/>
          <w:sz w:val="24"/>
          <w:szCs w:val="24"/>
        </w:rPr>
        <w:t>Camborne School of Mining</w:t>
      </w:r>
      <w:del w:id="12055" w:author="Lektorat Bauer" w:date="2025-03-06T18:27:00Z" w16du:dateUtc="2025-03-06T17:27:00Z">
        <w:r w:rsidRPr="00944672" w:rsidDel="00CC04D7">
          <w:rPr>
            <w:rFonts w:ascii="Arial" w:hAnsi="Arial" w:cs="Arial"/>
            <w:sz w:val="24"/>
            <w:szCs w:val="24"/>
          </w:rPr>
          <w:delText>’</w:delText>
        </w:r>
      </w:del>
      <w:r w:rsidRPr="00944672">
        <w:rPr>
          <w:rFonts w:ascii="Arial" w:hAnsi="Arial" w:cs="Arial"/>
          <w:sz w:val="24"/>
          <w:szCs w:val="24"/>
        </w:rPr>
        <w:t xml:space="preserve"> zu bewerben. Gleichzeitig kontaktierte der Professor die Universität, um zumindest ein Erstgespräch zu ermöglichen.</w:t>
      </w:r>
    </w:p>
    <w:p w14:paraId="45925DDF" w14:textId="5E0A3718"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Durch die Zugehörigkeit von Botsuana zum Commonwealth und durch die Empfehlung der Uni in Südafrika, konnte Benjamin Dingaka im englischen Cornwall studieren. In Penryn teilte er sich eine Wohnung mit einem Kommilitonen, musste aber zur Kenntnis nehmen, dass Menschen mit dunklerer Hautfarbe </w:t>
      </w:r>
      <w:ins w:id="12056" w:author="Lektorat Bauer" w:date="2025-03-06T18:28:00Z" w16du:dateUtc="2025-03-06T17:28:00Z">
        <w:r w:rsidR="00CC04D7">
          <w:rPr>
            <w:rFonts w:ascii="Arial" w:hAnsi="Arial" w:cs="Arial"/>
            <w:sz w:val="24"/>
            <w:szCs w:val="24"/>
          </w:rPr>
          <w:t>in E</w:t>
        </w:r>
      </w:ins>
      <w:ins w:id="12057" w:author="Lektorat Bauer" w:date="2025-03-06T18:29:00Z" w16du:dateUtc="2025-03-06T17:29:00Z">
        <w:r w:rsidR="00CC04D7">
          <w:rPr>
            <w:rFonts w:ascii="Arial" w:hAnsi="Arial" w:cs="Arial"/>
            <w:sz w:val="24"/>
            <w:szCs w:val="24"/>
          </w:rPr>
          <w:t xml:space="preserve">ngland </w:t>
        </w:r>
      </w:ins>
      <w:r w:rsidRPr="00944672">
        <w:rPr>
          <w:rFonts w:ascii="Arial" w:hAnsi="Arial" w:cs="Arial"/>
          <w:sz w:val="24"/>
          <w:szCs w:val="24"/>
        </w:rPr>
        <w:t xml:space="preserve">anders </w:t>
      </w:r>
      <w:del w:id="12058" w:author="Lektorat Bauer" w:date="2025-03-06T18:28:00Z" w16du:dateUtc="2025-03-06T17:28:00Z">
        <w:r w:rsidRPr="00944672" w:rsidDel="00CC04D7">
          <w:rPr>
            <w:rFonts w:ascii="Arial" w:hAnsi="Arial" w:cs="Arial"/>
            <w:sz w:val="24"/>
            <w:szCs w:val="24"/>
          </w:rPr>
          <w:delText xml:space="preserve">betrachtet </w:delText>
        </w:r>
      </w:del>
      <w:ins w:id="12059" w:author="Lektorat Bauer" w:date="2025-03-06T18:28:00Z" w16du:dateUtc="2025-03-06T17:28:00Z">
        <w:r w:rsidR="00CC04D7">
          <w:rPr>
            <w:rFonts w:ascii="Arial" w:hAnsi="Arial" w:cs="Arial"/>
            <w:sz w:val="24"/>
            <w:szCs w:val="24"/>
          </w:rPr>
          <w:t>behandelt</w:t>
        </w:r>
        <w:r w:rsidR="00CC04D7" w:rsidRPr="00944672">
          <w:rPr>
            <w:rFonts w:ascii="Arial" w:hAnsi="Arial" w:cs="Arial"/>
            <w:sz w:val="24"/>
            <w:szCs w:val="24"/>
          </w:rPr>
          <w:t xml:space="preserve"> </w:t>
        </w:r>
      </w:ins>
      <w:r w:rsidRPr="00944672">
        <w:rPr>
          <w:rFonts w:ascii="Arial" w:hAnsi="Arial" w:cs="Arial"/>
          <w:sz w:val="24"/>
          <w:szCs w:val="24"/>
        </w:rPr>
        <w:t>w</w:t>
      </w:r>
      <w:ins w:id="12060" w:author="Lektorat Bauer" w:date="2025-03-06T18:28:00Z" w16du:dateUtc="2025-03-06T17:28:00Z">
        <w:r w:rsidR="00CC04D7">
          <w:rPr>
            <w:rFonts w:ascii="Arial" w:hAnsi="Arial" w:cs="Arial"/>
            <w:sz w:val="24"/>
            <w:szCs w:val="24"/>
          </w:rPr>
          <w:t>u</w:t>
        </w:r>
      </w:ins>
      <w:del w:id="12061" w:author="Lektorat Bauer" w:date="2025-03-06T18:28:00Z" w16du:dateUtc="2025-03-06T17:28:00Z">
        <w:r w:rsidRPr="00944672" w:rsidDel="00CC04D7">
          <w:rPr>
            <w:rFonts w:ascii="Arial" w:hAnsi="Arial" w:cs="Arial"/>
            <w:sz w:val="24"/>
            <w:szCs w:val="24"/>
          </w:rPr>
          <w:delText>e</w:delText>
        </w:r>
      </w:del>
      <w:r w:rsidRPr="00944672">
        <w:rPr>
          <w:rFonts w:ascii="Arial" w:hAnsi="Arial" w:cs="Arial"/>
          <w:sz w:val="24"/>
          <w:szCs w:val="24"/>
        </w:rPr>
        <w:t>rden. Selbst</w:t>
      </w:r>
      <w:ins w:id="12062" w:author="Lektorat Bauer" w:date="2025-03-06T18:29:00Z" w16du:dateUtc="2025-03-06T17:29:00Z">
        <w:r w:rsidR="00CC04D7">
          <w:rPr>
            <w:rFonts w:ascii="Arial" w:hAnsi="Arial" w:cs="Arial"/>
            <w:sz w:val="24"/>
            <w:szCs w:val="24"/>
          </w:rPr>
          <w:t>,</w:t>
        </w:r>
      </w:ins>
      <w:r w:rsidRPr="00944672">
        <w:rPr>
          <w:rFonts w:ascii="Arial" w:hAnsi="Arial" w:cs="Arial"/>
          <w:sz w:val="24"/>
          <w:szCs w:val="24"/>
        </w:rPr>
        <w:t xml:space="preserve"> als er bei einem Ausflug in eine Zinnmine bei einem Unfall drei Menschen rettete, wurde er sowohl beklatscht als auch angefeindet. </w:t>
      </w:r>
    </w:p>
    <w:p w14:paraId="1B2804DD" w14:textId="20DAFA78"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Er hatte gelernt, das auszublenden, und konzentrierte</w:t>
      </w:r>
      <w:ins w:id="12063" w:author="Lektorat Bauer" w:date="2025-03-06T18:29:00Z" w16du:dateUtc="2025-03-06T17:29:00Z">
        <w:r w:rsidR="00CC04D7">
          <w:rPr>
            <w:rFonts w:ascii="Arial" w:hAnsi="Arial" w:cs="Arial"/>
            <w:sz w:val="24"/>
            <w:szCs w:val="24"/>
          </w:rPr>
          <w:t xml:space="preserve"> sich</w:t>
        </w:r>
      </w:ins>
      <w:r w:rsidRPr="00944672">
        <w:rPr>
          <w:rFonts w:ascii="Arial" w:hAnsi="Arial" w:cs="Arial"/>
          <w:sz w:val="24"/>
          <w:szCs w:val="24"/>
        </w:rPr>
        <w:t xml:space="preserve"> voll auf seine Dissertation. Er </w:t>
      </w:r>
      <w:del w:id="12064" w:author="Lektorat Bauer" w:date="2025-03-06T18:29:00Z" w16du:dateUtc="2025-03-06T17:29:00Z">
        <w:r w:rsidRPr="00944672" w:rsidDel="00CC04D7">
          <w:rPr>
            <w:rFonts w:ascii="Arial" w:hAnsi="Arial" w:cs="Arial"/>
            <w:sz w:val="24"/>
            <w:szCs w:val="24"/>
          </w:rPr>
          <w:delText xml:space="preserve">ging </w:delText>
        </w:r>
      </w:del>
      <w:ins w:id="12065" w:author="Lektorat Bauer" w:date="2025-03-06T18:29:00Z" w16du:dateUtc="2025-03-06T17:29:00Z">
        <w:r w:rsidR="00CC04D7">
          <w:rPr>
            <w:rFonts w:ascii="Arial" w:hAnsi="Arial" w:cs="Arial"/>
            <w:sz w:val="24"/>
            <w:szCs w:val="24"/>
          </w:rPr>
          <w:t>kletterte</w:t>
        </w:r>
        <w:r w:rsidR="00CC04D7" w:rsidRPr="00944672">
          <w:rPr>
            <w:rFonts w:ascii="Arial" w:hAnsi="Arial" w:cs="Arial"/>
            <w:sz w:val="24"/>
            <w:szCs w:val="24"/>
          </w:rPr>
          <w:t xml:space="preserve"> </w:t>
        </w:r>
      </w:ins>
      <w:commentRangeStart w:id="12066"/>
      <w:del w:id="12067" w:author="Lektorat Bauer" w:date="2025-03-06T18:29:00Z" w16du:dateUtc="2025-03-06T17:29:00Z">
        <w:r w:rsidRPr="00944672" w:rsidDel="00CC04D7">
          <w:rPr>
            <w:rFonts w:ascii="Arial" w:hAnsi="Arial" w:cs="Arial"/>
            <w:sz w:val="24"/>
            <w:szCs w:val="24"/>
          </w:rPr>
          <w:delText>zurück in die Mine</w:delText>
        </w:r>
      </w:del>
      <w:commentRangeEnd w:id="12066"/>
      <w:r w:rsidR="00CC04D7">
        <w:rPr>
          <w:rStyle w:val="Kommentarzeichen"/>
        </w:rPr>
        <w:commentReference w:id="12066"/>
      </w:r>
      <w:del w:id="12068" w:author="Lektorat Bauer" w:date="2025-03-06T18:29:00Z" w16du:dateUtc="2025-03-06T17:29:00Z">
        <w:r w:rsidRPr="00944672" w:rsidDel="00CC04D7">
          <w:rPr>
            <w:rFonts w:ascii="Arial" w:hAnsi="Arial" w:cs="Arial"/>
            <w:sz w:val="24"/>
            <w:szCs w:val="24"/>
          </w:rPr>
          <w:delText>, in der der Unfall war</w:delText>
        </w:r>
      </w:del>
      <w:ins w:id="12069" w:author="Lektorat Bauer" w:date="2025-03-06T18:29:00Z" w16du:dateUtc="2025-03-06T17:29:00Z">
        <w:r w:rsidR="00CC04D7">
          <w:rPr>
            <w:rFonts w:ascii="Arial" w:hAnsi="Arial" w:cs="Arial"/>
            <w:sz w:val="24"/>
            <w:szCs w:val="24"/>
          </w:rPr>
          <w:t>erneut</w:t>
        </w:r>
      </w:ins>
      <w:del w:id="12070" w:author="Lektorat Bauer" w:date="2025-03-06T18:29:00Z" w16du:dateUtc="2025-03-06T17:29:00Z">
        <w:r w:rsidRPr="00944672" w:rsidDel="00CC04D7">
          <w:rPr>
            <w:rFonts w:ascii="Arial" w:hAnsi="Arial" w:cs="Arial"/>
            <w:sz w:val="24"/>
            <w:szCs w:val="24"/>
          </w:rPr>
          <w:delText>. Bejamin Dingaka kletterte</w:delText>
        </w:r>
      </w:del>
      <w:r w:rsidRPr="00944672">
        <w:rPr>
          <w:rFonts w:ascii="Arial" w:hAnsi="Arial" w:cs="Arial"/>
          <w:sz w:val="24"/>
          <w:szCs w:val="24"/>
        </w:rPr>
        <w:t xml:space="preserve"> in die eingestürzte Mine und konnte </w:t>
      </w:r>
      <w:del w:id="12071" w:author="Lektorat Bauer" w:date="2025-03-06T18:29:00Z" w16du:dateUtc="2025-03-06T17:29:00Z">
        <w:r w:rsidRPr="00944672" w:rsidDel="00CC04D7">
          <w:rPr>
            <w:rFonts w:ascii="Arial" w:hAnsi="Arial" w:cs="Arial"/>
            <w:sz w:val="24"/>
            <w:szCs w:val="24"/>
          </w:rPr>
          <w:delText>entdecken</w:delText>
        </w:r>
      </w:del>
      <w:ins w:id="12072" w:author="Lektorat Bauer" w:date="2025-03-06T18:29:00Z" w16du:dateUtc="2025-03-06T17:29:00Z">
        <w:r w:rsidR="00CC04D7">
          <w:rPr>
            <w:rFonts w:ascii="Arial" w:hAnsi="Arial" w:cs="Arial"/>
            <w:sz w:val="24"/>
            <w:szCs w:val="24"/>
          </w:rPr>
          <w:t>ermitteln</w:t>
        </w:r>
      </w:ins>
      <w:r w:rsidRPr="00944672">
        <w:rPr>
          <w:rFonts w:ascii="Arial" w:hAnsi="Arial" w:cs="Arial"/>
          <w:sz w:val="24"/>
          <w:szCs w:val="24"/>
        </w:rPr>
        <w:t>, warum und wie es zu dem Unfall kam.</w:t>
      </w:r>
    </w:p>
    <w:p w14:paraId="694F4562" w14:textId="13C44B23"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Diese Recherche und das Ergebnis der Untersuchung flossen in seine Dissertation ein. Sein Professor war begeistert von der Arbeit und dem innovativen Ansatz, mit dem </w:t>
      </w:r>
      <w:r w:rsidRPr="00944672">
        <w:rPr>
          <w:rFonts w:ascii="Arial" w:hAnsi="Arial" w:cs="Arial"/>
          <w:sz w:val="24"/>
          <w:szCs w:val="24"/>
        </w:rPr>
        <w:lastRenderedPageBreak/>
        <w:t>Benjamin das Problem gelöst hatte, und das Resultat war ein</w:t>
      </w:r>
      <w:ins w:id="12073" w:author="Lektorat Bauer" w:date="2025-03-06T18:30:00Z" w16du:dateUtc="2025-03-06T17:30:00Z">
        <w:r w:rsidR="00CC04D7">
          <w:rPr>
            <w:rFonts w:ascii="Arial" w:hAnsi="Arial" w:cs="Arial"/>
            <w:sz w:val="24"/>
            <w:szCs w:val="24"/>
          </w:rPr>
          <w:t xml:space="preserve"> </w:t>
        </w:r>
        <w:r w:rsidR="00CC04D7" w:rsidRPr="00944672">
          <w:rPr>
            <w:rFonts w:ascii="Arial" w:hAnsi="Arial" w:cs="Arial"/>
            <w:sz w:val="24"/>
            <w:szCs w:val="24"/>
          </w:rPr>
          <w:t>Abschluss</w:t>
        </w:r>
        <w:r w:rsidR="00CC04D7">
          <w:rPr>
            <w:rFonts w:ascii="Arial" w:hAnsi="Arial" w:cs="Arial"/>
            <w:sz w:val="24"/>
            <w:szCs w:val="24"/>
          </w:rPr>
          <w:t xml:space="preserve"> mit</w:t>
        </w:r>
      </w:ins>
      <w:r w:rsidRPr="00944672">
        <w:rPr>
          <w:rFonts w:ascii="Arial" w:hAnsi="Arial" w:cs="Arial"/>
          <w:sz w:val="24"/>
          <w:szCs w:val="24"/>
        </w:rPr>
        <w:t xml:space="preserve"> Su</w:t>
      </w:r>
      <w:ins w:id="12074" w:author="Lektorat Bauer" w:date="2025-03-06T18:30:00Z" w16du:dateUtc="2025-03-06T17:30:00Z">
        <w:r w:rsidR="00CC04D7">
          <w:rPr>
            <w:rFonts w:ascii="Arial" w:hAnsi="Arial" w:cs="Arial"/>
            <w:sz w:val="24"/>
            <w:szCs w:val="24"/>
          </w:rPr>
          <w:t>m</w:t>
        </w:r>
      </w:ins>
      <w:r w:rsidRPr="00944672">
        <w:rPr>
          <w:rFonts w:ascii="Arial" w:hAnsi="Arial" w:cs="Arial"/>
          <w:sz w:val="24"/>
          <w:szCs w:val="24"/>
        </w:rPr>
        <w:t xml:space="preserve">ma </w:t>
      </w:r>
      <w:ins w:id="12075" w:author="Lektorat Bauer" w:date="2025-03-06T18:30:00Z" w16du:dateUtc="2025-03-06T17:30:00Z">
        <w:r w:rsidR="00CC04D7">
          <w:rPr>
            <w:rFonts w:ascii="Arial" w:hAnsi="Arial" w:cs="Arial"/>
            <w:sz w:val="24"/>
            <w:szCs w:val="24"/>
          </w:rPr>
          <w:t>c</w:t>
        </w:r>
      </w:ins>
      <w:del w:id="12076" w:author="Lektorat Bauer" w:date="2025-03-06T18:30:00Z" w16du:dateUtc="2025-03-06T17:30:00Z">
        <w:r w:rsidRPr="00944672" w:rsidDel="00CC04D7">
          <w:rPr>
            <w:rFonts w:ascii="Arial" w:hAnsi="Arial" w:cs="Arial"/>
            <w:sz w:val="24"/>
            <w:szCs w:val="24"/>
          </w:rPr>
          <w:delText>C</w:delText>
        </w:r>
      </w:del>
      <w:r w:rsidRPr="00944672">
        <w:rPr>
          <w:rFonts w:ascii="Arial" w:hAnsi="Arial" w:cs="Arial"/>
          <w:sz w:val="24"/>
          <w:szCs w:val="24"/>
        </w:rPr>
        <w:t xml:space="preserve">um </w:t>
      </w:r>
      <w:ins w:id="12077" w:author="Lektorat Bauer" w:date="2025-03-06T18:30:00Z" w16du:dateUtc="2025-03-06T17:30:00Z">
        <w:r w:rsidR="00CC04D7">
          <w:rPr>
            <w:rFonts w:ascii="Arial" w:hAnsi="Arial" w:cs="Arial"/>
            <w:sz w:val="24"/>
            <w:szCs w:val="24"/>
          </w:rPr>
          <w:t>l</w:t>
        </w:r>
      </w:ins>
      <w:del w:id="12078" w:author="Lektorat Bauer" w:date="2025-03-06T18:30:00Z" w16du:dateUtc="2025-03-06T17:30:00Z">
        <w:r w:rsidRPr="00944672" w:rsidDel="00CC04D7">
          <w:rPr>
            <w:rFonts w:ascii="Arial" w:hAnsi="Arial" w:cs="Arial"/>
            <w:sz w:val="24"/>
            <w:szCs w:val="24"/>
          </w:rPr>
          <w:delText>L</w:delText>
        </w:r>
      </w:del>
      <w:r w:rsidRPr="00944672">
        <w:rPr>
          <w:rFonts w:ascii="Arial" w:hAnsi="Arial" w:cs="Arial"/>
          <w:sz w:val="24"/>
          <w:szCs w:val="24"/>
        </w:rPr>
        <w:t>aude</w:t>
      </w:r>
      <w:del w:id="12079" w:author="Lektorat Bauer" w:date="2025-03-06T18:30:00Z" w16du:dateUtc="2025-03-06T17:30:00Z">
        <w:r w:rsidRPr="00944672" w:rsidDel="00CC04D7">
          <w:rPr>
            <w:rFonts w:ascii="Arial" w:hAnsi="Arial" w:cs="Arial"/>
            <w:sz w:val="24"/>
            <w:szCs w:val="24"/>
          </w:rPr>
          <w:delText xml:space="preserve"> Abschluss</w:delText>
        </w:r>
      </w:del>
      <w:r w:rsidRPr="00944672">
        <w:rPr>
          <w:rFonts w:ascii="Arial" w:hAnsi="Arial" w:cs="Arial"/>
          <w:sz w:val="24"/>
          <w:szCs w:val="24"/>
        </w:rPr>
        <w:t>.</w:t>
      </w:r>
    </w:p>
    <w:p w14:paraId="2125BC29" w14:textId="7185CD98"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Nach dem Abschluss hatte er zwar einen Doktortitel und war landesweit bekannt, aber </w:t>
      </w:r>
      <w:del w:id="12080" w:author="Lektorat Bauer" w:date="2025-03-06T18:31:00Z" w16du:dateUtc="2025-03-06T17:31:00Z">
        <w:r w:rsidRPr="00944672" w:rsidDel="00A41A05">
          <w:rPr>
            <w:rFonts w:ascii="Arial" w:hAnsi="Arial" w:cs="Arial"/>
            <w:sz w:val="24"/>
            <w:szCs w:val="24"/>
          </w:rPr>
          <w:delText>er bekam</w:delText>
        </w:r>
      </w:del>
      <w:ins w:id="12081" w:author="Lektorat Bauer" w:date="2025-03-06T18:31:00Z" w16du:dateUtc="2025-03-06T17:31:00Z">
        <w:r w:rsidR="00A41A05">
          <w:rPr>
            <w:rFonts w:ascii="Arial" w:hAnsi="Arial" w:cs="Arial"/>
            <w:sz w:val="24"/>
            <w:szCs w:val="24"/>
          </w:rPr>
          <w:t>fand</w:t>
        </w:r>
      </w:ins>
      <w:r w:rsidRPr="00944672">
        <w:rPr>
          <w:rFonts w:ascii="Arial" w:hAnsi="Arial" w:cs="Arial"/>
          <w:sz w:val="24"/>
          <w:szCs w:val="24"/>
        </w:rPr>
        <w:t xml:space="preserve"> keinen Job. Das schaute er sich kurz an, dann entschied er, dass er sich mit einem Consulting-Büro für Bergbau selbständig machen würde.</w:t>
      </w:r>
    </w:p>
    <w:p w14:paraId="3FB03887" w14:textId="0BC879B3"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Er gründete die Geongang Ltd. und begann mit der Akquisition von Kunden. Die Unternehmen, die ihn nicht hatten einstellen wollen, hatten Beratungsbedarf und er wusste, welche Knöpfe er drücken musste. Nach ein paar kleineren Anfragen erhielt er einen Auftrag, der ihn fast ein Jahr lang beschäftigt</w:t>
      </w:r>
      <w:ins w:id="12082" w:author="Lektorat Bauer" w:date="2025-03-06T18:31:00Z" w16du:dateUtc="2025-03-06T17:31:00Z">
        <w:r w:rsidR="00A41A05">
          <w:rPr>
            <w:rFonts w:ascii="Arial" w:hAnsi="Arial" w:cs="Arial"/>
            <w:sz w:val="24"/>
            <w:szCs w:val="24"/>
          </w:rPr>
          <w:t>e</w:t>
        </w:r>
      </w:ins>
      <w:del w:id="12083" w:author="Lektorat Bauer" w:date="2025-03-06T18:31:00Z" w16du:dateUtc="2025-03-06T17:31:00Z">
        <w:r w:rsidRPr="00944672" w:rsidDel="00A41A05">
          <w:rPr>
            <w:rFonts w:ascii="Arial" w:hAnsi="Arial" w:cs="Arial"/>
            <w:sz w:val="24"/>
            <w:szCs w:val="24"/>
          </w:rPr>
          <w:delText xml:space="preserve"> hielt</w:delText>
        </w:r>
      </w:del>
      <w:r w:rsidRPr="00944672">
        <w:rPr>
          <w:rFonts w:ascii="Arial" w:hAnsi="Arial" w:cs="Arial"/>
          <w:sz w:val="24"/>
          <w:szCs w:val="24"/>
        </w:rPr>
        <w:t>. Das Ergebnis dieser Arbeit sprach sich in Fachkreisen herum und</w:t>
      </w:r>
      <w:ins w:id="12084" w:author="Lektorat Bauer" w:date="2025-03-06T18:31:00Z" w16du:dateUtc="2025-03-06T17:31:00Z">
        <w:r w:rsidR="00A41A05">
          <w:rPr>
            <w:rFonts w:ascii="Arial" w:hAnsi="Arial" w:cs="Arial"/>
            <w:sz w:val="24"/>
            <w:szCs w:val="24"/>
          </w:rPr>
          <w:t xml:space="preserve"> er</w:t>
        </w:r>
      </w:ins>
      <w:r w:rsidRPr="00944672">
        <w:rPr>
          <w:rFonts w:ascii="Arial" w:hAnsi="Arial" w:cs="Arial"/>
          <w:sz w:val="24"/>
          <w:szCs w:val="24"/>
        </w:rPr>
        <w:t xml:space="preserve"> konnte aus seinem </w:t>
      </w:r>
      <w:ins w:id="12085" w:author="Lektorat Bauer" w:date="2025-03-06T18:31:00Z" w16du:dateUtc="2025-03-06T17:31:00Z">
        <w:r w:rsidR="00A41A05">
          <w:rPr>
            <w:rFonts w:ascii="Arial" w:hAnsi="Arial" w:cs="Arial"/>
            <w:sz w:val="24"/>
            <w:szCs w:val="24"/>
          </w:rPr>
          <w:t>S</w:t>
        </w:r>
      </w:ins>
      <w:del w:id="12086" w:author="Lektorat Bauer" w:date="2025-03-06T18:31:00Z" w16du:dateUtc="2025-03-06T17:31:00Z">
        <w:r w:rsidRPr="00944672" w:rsidDel="00A41A05">
          <w:rPr>
            <w:rFonts w:ascii="Arial" w:hAnsi="Arial" w:cs="Arial"/>
            <w:sz w:val="24"/>
            <w:szCs w:val="24"/>
          </w:rPr>
          <w:delText>s</w:delText>
        </w:r>
      </w:del>
      <w:r w:rsidRPr="00944672">
        <w:rPr>
          <w:rFonts w:ascii="Arial" w:hAnsi="Arial" w:cs="Arial"/>
          <w:sz w:val="24"/>
          <w:szCs w:val="24"/>
        </w:rPr>
        <w:t>hared Office ausziehen und zwei Mitarbeiter einstellen.</w:t>
      </w:r>
    </w:p>
    <w:p w14:paraId="66755F65" w14:textId="1F3CB626"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Es ging bergauf. Dann passierte es: Einer seiner Mitarbeiter hatte ein Verhältnis mit einer Angestellten bei einem Kunden</w:t>
      </w:r>
      <w:ins w:id="12087" w:author="Lektorat Bauer" w:date="2025-03-06T18:31:00Z" w16du:dateUtc="2025-03-06T17:31:00Z">
        <w:r w:rsidR="00A41A05">
          <w:rPr>
            <w:rFonts w:ascii="Arial" w:hAnsi="Arial" w:cs="Arial"/>
            <w:sz w:val="24"/>
            <w:szCs w:val="24"/>
          </w:rPr>
          <w:t>.</w:t>
        </w:r>
      </w:ins>
      <w:del w:id="12088" w:author="Lektorat Bauer" w:date="2025-03-06T18:31:00Z" w16du:dateUtc="2025-03-06T17:31:00Z">
        <w:r w:rsidRPr="00944672" w:rsidDel="00A41A05">
          <w:rPr>
            <w:rFonts w:ascii="Arial" w:hAnsi="Arial" w:cs="Arial"/>
            <w:sz w:val="24"/>
            <w:szCs w:val="24"/>
          </w:rPr>
          <w:delText>,</w:delText>
        </w:r>
      </w:del>
      <w:r w:rsidRPr="00944672">
        <w:rPr>
          <w:rFonts w:ascii="Arial" w:hAnsi="Arial" w:cs="Arial"/>
          <w:sz w:val="24"/>
          <w:szCs w:val="24"/>
        </w:rPr>
        <w:t xml:space="preserve"> </w:t>
      </w:r>
      <w:ins w:id="12089" w:author="Lektorat Bauer" w:date="2025-03-06T18:31:00Z" w16du:dateUtc="2025-03-06T17:31:00Z">
        <w:r w:rsidR="00A41A05">
          <w:rPr>
            <w:rFonts w:ascii="Arial" w:hAnsi="Arial" w:cs="Arial"/>
            <w:sz w:val="24"/>
            <w:szCs w:val="24"/>
          </w:rPr>
          <w:t>E</w:t>
        </w:r>
      </w:ins>
      <w:del w:id="12090" w:author="Lektorat Bauer" w:date="2025-03-06T18:31:00Z" w16du:dateUtc="2025-03-06T17:31:00Z">
        <w:r w:rsidRPr="00944672" w:rsidDel="00A41A05">
          <w:rPr>
            <w:rFonts w:ascii="Arial" w:hAnsi="Arial" w:cs="Arial"/>
            <w:sz w:val="24"/>
            <w:szCs w:val="24"/>
          </w:rPr>
          <w:delText>e</w:delText>
        </w:r>
      </w:del>
      <w:r w:rsidRPr="00944672">
        <w:rPr>
          <w:rFonts w:ascii="Arial" w:hAnsi="Arial" w:cs="Arial"/>
          <w:sz w:val="24"/>
          <w:szCs w:val="24"/>
        </w:rPr>
        <w:t>r verlor den Kunden und es ging das Gerücht, er würde unlautere Mittel anwenden, um an Aufträge zu kommen.</w:t>
      </w:r>
    </w:p>
    <w:p w14:paraId="3FD9830D" w14:textId="34CF1F06"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Das</w:t>
      </w:r>
      <w:ins w:id="12091" w:author="Lektorat Bauer" w:date="2025-03-06T18:32:00Z" w16du:dateUtc="2025-03-06T17:32:00Z">
        <w:r w:rsidR="00064ED3">
          <w:rPr>
            <w:rFonts w:ascii="Arial" w:hAnsi="Arial" w:cs="Arial"/>
            <w:sz w:val="24"/>
            <w:szCs w:val="24"/>
          </w:rPr>
          <w:t>s</w:t>
        </w:r>
      </w:ins>
      <w:r w:rsidRPr="00944672">
        <w:rPr>
          <w:rFonts w:ascii="Arial" w:hAnsi="Arial" w:cs="Arial"/>
          <w:sz w:val="24"/>
          <w:szCs w:val="24"/>
        </w:rPr>
        <w:t xml:space="preserve"> sein Mitarbeiter die Dame kurz darauf heiratete, half leider nicht. Die Frau verlor ihren Job und Bejamin stellte sie ein. Interessanterweise wurde ihm jetzt die gute Tat negativ ausgelegt und er fühlte sich wie gebrandmarkt. Als das Geld langsam zur Neige ging, musste er überlegen, wie er weiter vorgehen sollte. Auch das Büro zu schließen war jetzt eine Option, die er offen mit seinen Mitarbeitern kommunizierte.</w:t>
      </w:r>
    </w:p>
    <w:p w14:paraId="16857001" w14:textId="205ACE41"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In dieser Situation erhielt er einen Anruf, der alles veränderte. Er wurde gefragt, ob er eine umfangreiche Flächenuntersuchung vornehmen könne. Die Aufgabe würde sein: Vergleich von drei möglich</w:t>
      </w:r>
      <w:ins w:id="12092" w:author="Lektorat Bauer" w:date="2025-03-06T18:32:00Z" w16du:dateUtc="2025-03-06T17:32:00Z">
        <w:r w:rsidR="00064ED3">
          <w:rPr>
            <w:rFonts w:ascii="Arial" w:hAnsi="Arial" w:cs="Arial"/>
            <w:sz w:val="24"/>
            <w:szCs w:val="24"/>
          </w:rPr>
          <w:t>en</w:t>
        </w:r>
      </w:ins>
      <w:r w:rsidRPr="00944672">
        <w:rPr>
          <w:rFonts w:ascii="Arial" w:hAnsi="Arial" w:cs="Arial"/>
          <w:sz w:val="24"/>
          <w:szCs w:val="24"/>
        </w:rPr>
        <w:t xml:space="preserve"> Flächen auf Wasserspeichermöglichkeiten und Festigkeit für Bebauung. Der Kunde war ein Asiate und beschrieb den Baugrund mit </w:t>
      </w:r>
      <w:ins w:id="12093" w:author="Lektorat Bauer" w:date="2025-03-06T18:32:00Z" w16du:dateUtc="2025-03-06T17:32:00Z">
        <w:r w:rsidR="00064ED3">
          <w:rPr>
            <w:rFonts w:ascii="Arial" w:hAnsi="Arial" w:cs="Arial"/>
            <w:sz w:val="24"/>
            <w:szCs w:val="24"/>
          </w:rPr>
          <w:t>‚</w:t>
        </w:r>
      </w:ins>
      <w:del w:id="12094" w:author="Lektorat Bauer" w:date="2025-03-06T18:32:00Z" w16du:dateUtc="2025-03-06T17:32:00Z">
        <w:r w:rsidRPr="00944672" w:rsidDel="00064ED3">
          <w:rPr>
            <w:rFonts w:ascii="Arial" w:hAnsi="Arial" w:cs="Arial"/>
            <w:sz w:val="24"/>
            <w:szCs w:val="24"/>
          </w:rPr>
          <w:delText>‘</w:delText>
        </w:r>
      </w:del>
      <w:r w:rsidRPr="00944672">
        <w:rPr>
          <w:rFonts w:ascii="Arial" w:hAnsi="Arial" w:cs="Arial"/>
          <w:sz w:val="24"/>
          <w:szCs w:val="24"/>
        </w:rPr>
        <w:t>am besten so stabil wie der Granit unter Manhatten</w:t>
      </w:r>
      <w:ins w:id="12095" w:author="Lektorat Bauer" w:date="2025-03-06T18:32:00Z" w16du:dateUtc="2025-03-06T17:32:00Z">
        <w:r w:rsidR="00064ED3">
          <w:rPr>
            <w:rFonts w:ascii="Arial" w:hAnsi="Arial" w:cs="Arial"/>
            <w:sz w:val="24"/>
            <w:szCs w:val="24"/>
          </w:rPr>
          <w:t>‘</w:t>
        </w:r>
      </w:ins>
      <w:ins w:id="12096" w:author="Lektorat Bauer" w:date="2025-03-06T18:33:00Z" w16du:dateUtc="2025-03-06T17:33:00Z">
        <w:r w:rsidR="00064ED3">
          <w:rPr>
            <w:rFonts w:ascii="Arial" w:hAnsi="Arial" w:cs="Arial"/>
            <w:sz w:val="24"/>
            <w:szCs w:val="24"/>
          </w:rPr>
          <w:t>.</w:t>
        </w:r>
      </w:ins>
      <w:del w:id="12097" w:author="Lektorat Bauer" w:date="2025-03-06T18:32:00Z" w16du:dateUtc="2025-03-06T17:32:00Z">
        <w:r w:rsidRPr="00944672" w:rsidDel="00064ED3">
          <w:rPr>
            <w:rFonts w:ascii="Arial" w:hAnsi="Arial" w:cs="Arial"/>
            <w:sz w:val="24"/>
            <w:szCs w:val="24"/>
          </w:rPr>
          <w:delText>’,</w:delText>
        </w:r>
      </w:del>
      <w:r w:rsidRPr="00944672">
        <w:rPr>
          <w:rFonts w:ascii="Arial" w:hAnsi="Arial" w:cs="Arial"/>
          <w:sz w:val="24"/>
          <w:szCs w:val="24"/>
        </w:rPr>
        <w:t xml:space="preserve"> </w:t>
      </w:r>
      <w:ins w:id="12098" w:author="Lektorat Bauer" w:date="2025-03-06T18:33:00Z" w16du:dateUtc="2025-03-06T17:33:00Z">
        <w:r w:rsidR="00064ED3">
          <w:rPr>
            <w:rFonts w:ascii="Arial" w:hAnsi="Arial" w:cs="Arial"/>
            <w:sz w:val="24"/>
            <w:szCs w:val="24"/>
          </w:rPr>
          <w:t>G</w:t>
        </w:r>
      </w:ins>
      <w:del w:id="12099" w:author="Lektorat Bauer" w:date="2025-03-06T18:33:00Z" w16du:dateUtc="2025-03-06T17:33:00Z">
        <w:r w:rsidRPr="00944672" w:rsidDel="00064ED3">
          <w:rPr>
            <w:rFonts w:ascii="Arial" w:hAnsi="Arial" w:cs="Arial"/>
            <w:sz w:val="24"/>
            <w:szCs w:val="24"/>
          </w:rPr>
          <w:delText>g</w:delText>
        </w:r>
      </w:del>
      <w:r w:rsidRPr="00944672">
        <w:rPr>
          <w:rFonts w:ascii="Arial" w:hAnsi="Arial" w:cs="Arial"/>
          <w:sz w:val="24"/>
          <w:szCs w:val="24"/>
        </w:rPr>
        <w:t>leichzeitig sollte die Möglichkeit bestehen, Wasserkavernen anzulegen.</w:t>
      </w:r>
      <w:del w:id="12100" w:author="Lektorat Bauer" w:date="2025-03-06T18:33:00Z" w16du:dateUtc="2025-03-06T17:33:00Z">
        <w:r w:rsidRPr="00944672" w:rsidDel="00064ED3">
          <w:rPr>
            <w:rFonts w:ascii="Arial" w:hAnsi="Arial" w:cs="Arial"/>
            <w:sz w:val="24"/>
            <w:szCs w:val="24"/>
          </w:rPr>
          <w:delText xml:space="preserve"> Die Grundstücke </w:delText>
        </w:r>
        <w:commentRangeStart w:id="12101"/>
        <w:r w:rsidRPr="00944672" w:rsidDel="00064ED3">
          <w:rPr>
            <w:rFonts w:ascii="Arial" w:hAnsi="Arial" w:cs="Arial"/>
            <w:sz w:val="24"/>
            <w:szCs w:val="24"/>
          </w:rPr>
          <w:delText>waren</w:delText>
        </w:r>
      </w:del>
      <w:commentRangeEnd w:id="12101"/>
      <w:r w:rsidR="00064ED3">
        <w:rPr>
          <w:rStyle w:val="Kommentarzeichen"/>
        </w:rPr>
        <w:commentReference w:id="12101"/>
      </w:r>
      <w:del w:id="12102" w:author="Lektorat Bauer" w:date="2025-03-06T18:33:00Z" w16du:dateUtc="2025-03-06T17:33:00Z">
        <w:r w:rsidRPr="00944672" w:rsidDel="00064ED3">
          <w:rPr>
            <w:rFonts w:ascii="Arial" w:hAnsi="Arial" w:cs="Arial"/>
            <w:sz w:val="24"/>
            <w:szCs w:val="24"/>
          </w:rPr>
          <w:delText xml:space="preserve"> definiert und er würde diese Information erhalten, wenn er zusagen würde.</w:delText>
        </w:r>
      </w:del>
    </w:p>
    <w:p w14:paraId="18268785" w14:textId="4B3D8C85"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Er hielt </w:t>
      </w:r>
      <w:del w:id="12103" w:author="Lektorat Bauer" w:date="2025-03-06T18:33:00Z" w16du:dateUtc="2025-03-06T17:33:00Z">
        <w:r w:rsidRPr="00944672" w:rsidDel="00064ED3">
          <w:rPr>
            <w:rFonts w:ascii="Arial" w:hAnsi="Arial" w:cs="Arial"/>
            <w:sz w:val="24"/>
            <w:szCs w:val="24"/>
          </w:rPr>
          <w:delText xml:space="preserve">das </w:delText>
        </w:r>
      </w:del>
      <w:ins w:id="12104" w:author="Lektorat Bauer" w:date="2025-03-06T18:33:00Z" w16du:dateUtc="2025-03-06T17:33:00Z">
        <w:r w:rsidR="00064ED3">
          <w:rPr>
            <w:rFonts w:ascii="Arial" w:hAnsi="Arial" w:cs="Arial"/>
            <w:sz w:val="24"/>
            <w:szCs w:val="24"/>
          </w:rPr>
          <w:t>es</w:t>
        </w:r>
        <w:r w:rsidR="00064ED3" w:rsidRPr="00944672">
          <w:rPr>
            <w:rFonts w:ascii="Arial" w:hAnsi="Arial" w:cs="Arial"/>
            <w:sz w:val="24"/>
            <w:szCs w:val="24"/>
          </w:rPr>
          <w:t xml:space="preserve"> </w:t>
        </w:r>
      </w:ins>
      <w:r w:rsidRPr="00944672">
        <w:rPr>
          <w:rFonts w:ascii="Arial" w:hAnsi="Arial" w:cs="Arial"/>
          <w:sz w:val="24"/>
          <w:szCs w:val="24"/>
        </w:rPr>
        <w:t xml:space="preserve">für eine Fake-Anfrage, aber nach Rücksprache mit den Mitarbeitern entschied er, dass er ein Angebot abgeben würde. Da er davon ausging, </w:t>
      </w:r>
      <w:del w:id="12105" w:author="Lektorat Bauer" w:date="2025-03-06T18:33:00Z" w16du:dateUtc="2025-03-06T17:33:00Z">
        <w:r w:rsidRPr="00944672" w:rsidDel="00064ED3">
          <w:rPr>
            <w:rFonts w:ascii="Arial" w:hAnsi="Arial" w:cs="Arial"/>
            <w:sz w:val="24"/>
            <w:szCs w:val="24"/>
          </w:rPr>
          <w:delText xml:space="preserve">dass er </w:delText>
        </w:r>
      </w:del>
      <w:r w:rsidRPr="00944672">
        <w:rPr>
          <w:rFonts w:ascii="Arial" w:hAnsi="Arial" w:cs="Arial"/>
          <w:sz w:val="24"/>
          <w:szCs w:val="24"/>
        </w:rPr>
        <w:t xml:space="preserve">keine Antwort </w:t>
      </w:r>
      <w:del w:id="12106" w:author="Lektorat Bauer" w:date="2025-03-06T18:33:00Z" w16du:dateUtc="2025-03-06T17:33:00Z">
        <w:r w:rsidRPr="00944672" w:rsidDel="00064ED3">
          <w:rPr>
            <w:rFonts w:ascii="Arial" w:hAnsi="Arial" w:cs="Arial"/>
            <w:sz w:val="24"/>
            <w:szCs w:val="24"/>
          </w:rPr>
          <w:delText>erhalten würde</w:delText>
        </w:r>
      </w:del>
      <w:ins w:id="12107" w:author="Lektorat Bauer" w:date="2025-03-06T18:33:00Z" w16du:dateUtc="2025-03-06T17:33:00Z">
        <w:r w:rsidR="00064ED3">
          <w:rPr>
            <w:rFonts w:ascii="Arial" w:hAnsi="Arial" w:cs="Arial"/>
            <w:sz w:val="24"/>
            <w:szCs w:val="24"/>
          </w:rPr>
          <w:t>zu er</w:t>
        </w:r>
      </w:ins>
      <w:ins w:id="12108" w:author="Lektorat Bauer" w:date="2025-03-06T18:34:00Z" w16du:dateUtc="2025-03-06T17:34:00Z">
        <w:r w:rsidR="00064ED3">
          <w:rPr>
            <w:rFonts w:ascii="Arial" w:hAnsi="Arial" w:cs="Arial"/>
            <w:sz w:val="24"/>
            <w:szCs w:val="24"/>
          </w:rPr>
          <w:t>halten</w:t>
        </w:r>
      </w:ins>
      <w:r w:rsidRPr="00944672">
        <w:rPr>
          <w:rFonts w:ascii="Arial" w:hAnsi="Arial" w:cs="Arial"/>
          <w:sz w:val="24"/>
          <w:szCs w:val="24"/>
        </w:rPr>
        <w:t>, gab er ein Angebot ab, das</w:t>
      </w:r>
      <w:del w:id="12109" w:author="Lektorat Bauer" w:date="2025-03-06T18:34:00Z" w16du:dateUtc="2025-03-06T17:34:00Z">
        <w:r w:rsidRPr="00944672" w:rsidDel="00064ED3">
          <w:rPr>
            <w:rFonts w:ascii="Arial" w:hAnsi="Arial" w:cs="Arial"/>
            <w:sz w:val="24"/>
            <w:szCs w:val="24"/>
          </w:rPr>
          <w:delText>s</w:delText>
        </w:r>
      </w:del>
      <w:r w:rsidRPr="00944672">
        <w:rPr>
          <w:rFonts w:ascii="Arial" w:hAnsi="Arial" w:cs="Arial"/>
          <w:sz w:val="24"/>
          <w:szCs w:val="24"/>
        </w:rPr>
        <w:t xml:space="preserve"> 20</w:t>
      </w:r>
      <w:ins w:id="12110" w:author="Lektorat Bauer" w:date="2025-03-06T18:34:00Z" w16du:dateUtc="2025-03-06T17:34:00Z">
        <w:r w:rsidR="00064ED3">
          <w:rPr>
            <w:rFonts w:ascii="Arial" w:hAnsi="Arial" w:cs="Arial"/>
            <w:sz w:val="24"/>
            <w:szCs w:val="24"/>
          </w:rPr>
          <w:t> Prozent</w:t>
        </w:r>
      </w:ins>
      <w:del w:id="12111" w:author="Lektorat Bauer" w:date="2025-03-06T18:34:00Z" w16du:dateUtc="2025-03-06T17:34:00Z">
        <w:r w:rsidRPr="00944672" w:rsidDel="00064ED3">
          <w:rPr>
            <w:rFonts w:ascii="Arial" w:hAnsi="Arial" w:cs="Arial"/>
            <w:sz w:val="24"/>
            <w:szCs w:val="24"/>
          </w:rPr>
          <w:delText>%</w:delText>
        </w:r>
      </w:del>
      <w:r w:rsidRPr="00944672">
        <w:rPr>
          <w:rFonts w:ascii="Arial" w:hAnsi="Arial" w:cs="Arial"/>
          <w:sz w:val="24"/>
          <w:szCs w:val="24"/>
        </w:rPr>
        <w:t xml:space="preserve"> über dem normalen Satz </w:t>
      </w:r>
      <w:del w:id="12112" w:author="Lektorat Bauer" w:date="2025-03-06T18:34:00Z" w16du:dateUtc="2025-03-06T17:34:00Z">
        <w:r w:rsidRPr="00944672" w:rsidDel="00064ED3">
          <w:rPr>
            <w:rFonts w:ascii="Arial" w:hAnsi="Arial" w:cs="Arial"/>
            <w:sz w:val="24"/>
            <w:szCs w:val="24"/>
          </w:rPr>
          <w:delText>war</w:delText>
        </w:r>
      </w:del>
      <w:ins w:id="12113" w:author="Lektorat Bauer" w:date="2025-03-06T18:34:00Z" w16du:dateUtc="2025-03-06T17:34:00Z">
        <w:r w:rsidR="00064ED3">
          <w:rPr>
            <w:rFonts w:ascii="Arial" w:hAnsi="Arial" w:cs="Arial"/>
            <w:sz w:val="24"/>
            <w:szCs w:val="24"/>
          </w:rPr>
          <w:t>lag</w:t>
        </w:r>
      </w:ins>
      <w:r w:rsidRPr="00944672">
        <w:rPr>
          <w:rFonts w:ascii="Arial" w:hAnsi="Arial" w:cs="Arial"/>
          <w:sz w:val="24"/>
          <w:szCs w:val="24"/>
        </w:rPr>
        <w:t>.</w:t>
      </w:r>
    </w:p>
    <w:p w14:paraId="1929B2CA"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Der Kunde meldete sich, dass er das Angebot erhalten habe, und gern mit ihm in seinem Büro sprechen woll</w:t>
      </w:r>
      <w:del w:id="12114" w:author="Lektorat Bauer" w:date="2025-03-06T18:34:00Z" w16du:dateUtc="2025-03-06T17:34:00Z">
        <w:r w:rsidRPr="00944672" w:rsidDel="00064ED3">
          <w:rPr>
            <w:rFonts w:ascii="Arial" w:hAnsi="Arial" w:cs="Arial"/>
            <w:sz w:val="24"/>
            <w:szCs w:val="24"/>
          </w:rPr>
          <w:delText>t</w:delText>
        </w:r>
      </w:del>
      <w:r w:rsidRPr="00944672">
        <w:rPr>
          <w:rFonts w:ascii="Arial" w:hAnsi="Arial" w:cs="Arial"/>
          <w:sz w:val="24"/>
          <w:szCs w:val="24"/>
        </w:rPr>
        <w:t xml:space="preserve">e. </w:t>
      </w:r>
    </w:p>
    <w:p w14:paraId="6FBCAF12" w14:textId="2006EB8F"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del w:id="12115" w:author="Lektorat Bauer" w:date="2025-03-06T18:34:00Z" w16du:dateUtc="2025-03-06T17:34:00Z">
        <w:r w:rsidRPr="00944672" w:rsidDel="00064ED3">
          <w:rPr>
            <w:rFonts w:ascii="Arial" w:hAnsi="Arial" w:cs="Arial"/>
            <w:sz w:val="24"/>
            <w:szCs w:val="24"/>
          </w:rPr>
          <w:lastRenderedPageBreak/>
          <w:delText xml:space="preserve">Bei </w:delText>
        </w:r>
      </w:del>
      <w:ins w:id="12116" w:author="Lektorat Bauer" w:date="2025-03-06T18:34:00Z" w16du:dateUtc="2025-03-06T17:34:00Z">
        <w:r w:rsidR="00064ED3">
          <w:rPr>
            <w:rFonts w:ascii="Arial" w:hAnsi="Arial" w:cs="Arial"/>
            <w:sz w:val="24"/>
            <w:szCs w:val="24"/>
          </w:rPr>
          <w:t>An</w:t>
        </w:r>
        <w:r w:rsidR="00064ED3" w:rsidRPr="00944672">
          <w:rPr>
            <w:rFonts w:ascii="Arial" w:hAnsi="Arial" w:cs="Arial"/>
            <w:sz w:val="24"/>
            <w:szCs w:val="24"/>
          </w:rPr>
          <w:t xml:space="preserve"> </w:t>
        </w:r>
      </w:ins>
      <w:r w:rsidRPr="00944672">
        <w:rPr>
          <w:rFonts w:ascii="Arial" w:hAnsi="Arial" w:cs="Arial"/>
          <w:sz w:val="24"/>
          <w:szCs w:val="24"/>
        </w:rPr>
        <w:t xml:space="preserve">dem Termin nahmen alle Mitarbeiter teil, da diese voll eingebunden werden </w:t>
      </w:r>
      <w:del w:id="12117" w:author="Lektorat Bauer" w:date="2025-03-06T18:34:00Z" w16du:dateUtc="2025-03-06T17:34:00Z">
        <w:r w:rsidRPr="00944672" w:rsidDel="00064ED3">
          <w:rPr>
            <w:rFonts w:ascii="Arial" w:hAnsi="Arial" w:cs="Arial"/>
            <w:sz w:val="24"/>
            <w:szCs w:val="24"/>
          </w:rPr>
          <w:delText>würden</w:delText>
        </w:r>
      </w:del>
      <w:ins w:id="12118" w:author="Lektorat Bauer" w:date="2025-03-06T18:34:00Z" w16du:dateUtc="2025-03-06T17:34:00Z">
        <w:r w:rsidR="00064ED3">
          <w:rPr>
            <w:rFonts w:ascii="Arial" w:hAnsi="Arial" w:cs="Arial"/>
            <w:sz w:val="24"/>
            <w:szCs w:val="24"/>
          </w:rPr>
          <w:t>sollten</w:t>
        </w:r>
      </w:ins>
      <w:r w:rsidRPr="00944672">
        <w:rPr>
          <w:rFonts w:ascii="Arial" w:hAnsi="Arial" w:cs="Arial"/>
          <w:sz w:val="24"/>
          <w:szCs w:val="24"/>
        </w:rPr>
        <w:t xml:space="preserve">. Dann eröffnete ihm der Kunde, dass er das Angebot so nicht annehmen </w:t>
      </w:r>
      <w:del w:id="12119" w:author="Lektorat Bauer" w:date="2025-03-06T18:34:00Z" w16du:dateUtc="2025-03-06T17:34:00Z">
        <w:r w:rsidRPr="00944672" w:rsidDel="00064ED3">
          <w:rPr>
            <w:rFonts w:ascii="Arial" w:hAnsi="Arial" w:cs="Arial"/>
            <w:sz w:val="24"/>
            <w:szCs w:val="24"/>
          </w:rPr>
          <w:delText>würde</w:delText>
        </w:r>
      </w:del>
      <w:ins w:id="12120" w:author="Lektorat Bauer" w:date="2025-03-06T18:34:00Z" w16du:dateUtc="2025-03-06T17:34:00Z">
        <w:r w:rsidR="00064ED3">
          <w:rPr>
            <w:rFonts w:ascii="Arial" w:hAnsi="Arial" w:cs="Arial"/>
            <w:sz w:val="24"/>
            <w:szCs w:val="24"/>
          </w:rPr>
          <w:t>konnte</w:t>
        </w:r>
      </w:ins>
      <w:r w:rsidRPr="00944672">
        <w:rPr>
          <w:rFonts w:ascii="Arial" w:hAnsi="Arial" w:cs="Arial"/>
          <w:sz w:val="24"/>
          <w:szCs w:val="24"/>
        </w:rPr>
        <w:t>. Er habe ein alternatives Angebot und war sich sicher, dass Benjamin Dangaka versehentlich rund 20</w:t>
      </w:r>
      <w:ins w:id="12121" w:author="Lektorat Bauer" w:date="2025-03-06T18:34:00Z" w16du:dateUtc="2025-03-06T17:34:00Z">
        <w:r w:rsidR="00064ED3">
          <w:rPr>
            <w:rFonts w:ascii="Arial" w:hAnsi="Arial" w:cs="Arial"/>
            <w:sz w:val="24"/>
            <w:szCs w:val="24"/>
          </w:rPr>
          <w:t> Prozent</w:t>
        </w:r>
      </w:ins>
      <w:del w:id="12122" w:author="Lektorat Bauer" w:date="2025-03-06T18:34:00Z" w16du:dateUtc="2025-03-06T17:34:00Z">
        <w:r w:rsidRPr="00944672" w:rsidDel="00064ED3">
          <w:rPr>
            <w:rFonts w:ascii="Arial" w:hAnsi="Arial" w:cs="Arial"/>
            <w:sz w:val="24"/>
            <w:szCs w:val="24"/>
          </w:rPr>
          <w:delText>%</w:delText>
        </w:r>
      </w:del>
      <w:r w:rsidRPr="00944672">
        <w:rPr>
          <w:rFonts w:ascii="Arial" w:hAnsi="Arial" w:cs="Arial"/>
          <w:sz w:val="24"/>
          <w:szCs w:val="24"/>
        </w:rPr>
        <w:t xml:space="preserve"> zu hoch kalkuliert hätte. Wenn Dr. Dangaka sein Angebot zu 75</w:t>
      </w:r>
      <w:ins w:id="12123" w:author="Lektorat Bauer" w:date="2025-03-06T18:34:00Z" w16du:dateUtc="2025-03-06T17:34:00Z">
        <w:r w:rsidR="00064ED3">
          <w:rPr>
            <w:rFonts w:ascii="Arial" w:hAnsi="Arial" w:cs="Arial"/>
            <w:sz w:val="24"/>
            <w:szCs w:val="24"/>
          </w:rPr>
          <w:t xml:space="preserve"> Prozent</w:t>
        </w:r>
      </w:ins>
      <w:del w:id="12124" w:author="Lektorat Bauer" w:date="2025-03-06T18:34:00Z" w16du:dateUtc="2025-03-06T17:34:00Z">
        <w:r w:rsidRPr="00944672" w:rsidDel="00064ED3">
          <w:rPr>
            <w:rFonts w:ascii="Arial" w:hAnsi="Arial" w:cs="Arial"/>
            <w:sz w:val="24"/>
            <w:szCs w:val="24"/>
          </w:rPr>
          <w:delText>%</w:delText>
        </w:r>
      </w:del>
      <w:r w:rsidRPr="00944672">
        <w:rPr>
          <w:rFonts w:ascii="Arial" w:hAnsi="Arial" w:cs="Arial"/>
          <w:sz w:val="24"/>
          <w:szCs w:val="24"/>
        </w:rPr>
        <w:t xml:space="preserve"> des abgegebenen Preises aufrecht</w:t>
      </w:r>
      <w:ins w:id="12125" w:author="Lektorat Bauer" w:date="2025-03-06T18:34:00Z" w16du:dateUtc="2025-03-06T17:34:00Z">
        <w:r w:rsidR="00064ED3">
          <w:rPr>
            <w:rFonts w:ascii="Arial" w:hAnsi="Arial" w:cs="Arial"/>
            <w:sz w:val="24"/>
            <w:szCs w:val="24"/>
          </w:rPr>
          <w:t>er</w:t>
        </w:r>
      </w:ins>
      <w:r w:rsidRPr="00944672">
        <w:rPr>
          <w:rFonts w:ascii="Arial" w:hAnsi="Arial" w:cs="Arial"/>
          <w:sz w:val="24"/>
          <w:szCs w:val="24"/>
        </w:rPr>
        <w:t>halten würde, würde der Vertrag zustande kommen. Benjamin Dangaka musste nicht lange überlegen, aber der Form halber feilschte er noch ein wenig. Am Ende hieß es aber: 75</w:t>
      </w:r>
      <w:del w:id="12126" w:author="Lektorat Bauer" w:date="2025-03-06T18:35:00Z" w16du:dateUtc="2025-03-06T17:35:00Z">
        <w:r w:rsidRPr="00944672" w:rsidDel="00064ED3">
          <w:rPr>
            <w:rFonts w:ascii="Arial" w:hAnsi="Arial" w:cs="Arial"/>
            <w:sz w:val="24"/>
            <w:szCs w:val="24"/>
          </w:rPr>
          <w:delText>%</w:delText>
        </w:r>
      </w:del>
      <w:ins w:id="12127" w:author="Lektorat Bauer" w:date="2025-03-06T18:35:00Z" w16du:dateUtc="2025-03-06T17:35:00Z">
        <w:r w:rsidR="00064ED3">
          <w:rPr>
            <w:rFonts w:ascii="Arial" w:hAnsi="Arial" w:cs="Arial"/>
            <w:sz w:val="24"/>
            <w:szCs w:val="24"/>
          </w:rPr>
          <w:t xml:space="preserve"> Prozent</w:t>
        </w:r>
      </w:ins>
      <w:r w:rsidRPr="00944672">
        <w:rPr>
          <w:rFonts w:ascii="Arial" w:hAnsi="Arial" w:cs="Arial"/>
          <w:sz w:val="24"/>
          <w:szCs w:val="24"/>
        </w:rPr>
        <w:t xml:space="preserve"> oder nichts.</w:t>
      </w:r>
    </w:p>
    <w:p w14:paraId="34952E84" w14:textId="6F45D87F"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del w:id="12128" w:author="Lektorat Bauer" w:date="2025-03-06T18:35:00Z" w16du:dateUtc="2025-03-06T17:35:00Z">
        <w:r w:rsidRPr="00944672" w:rsidDel="00064ED3">
          <w:rPr>
            <w:rFonts w:ascii="Arial" w:hAnsi="Arial" w:cs="Arial"/>
            <w:sz w:val="24"/>
            <w:szCs w:val="24"/>
          </w:rPr>
          <w:delText xml:space="preserve">Ein Blick in die Runde, alle </w:delText>
        </w:r>
        <w:commentRangeStart w:id="12129"/>
        <w:r w:rsidRPr="00944672" w:rsidDel="00064ED3">
          <w:rPr>
            <w:rFonts w:ascii="Arial" w:hAnsi="Arial" w:cs="Arial"/>
            <w:sz w:val="24"/>
            <w:szCs w:val="24"/>
          </w:rPr>
          <w:delText>nickten</w:delText>
        </w:r>
      </w:del>
      <w:commentRangeEnd w:id="12129"/>
      <w:r w:rsidR="00064ED3">
        <w:rPr>
          <w:rStyle w:val="Kommentarzeichen"/>
        </w:rPr>
        <w:commentReference w:id="12129"/>
      </w:r>
      <w:del w:id="12130" w:author="Lektorat Bauer" w:date="2025-03-06T18:35:00Z" w16du:dateUtc="2025-03-06T17:35:00Z">
        <w:r w:rsidRPr="00944672" w:rsidDel="00064ED3">
          <w:rPr>
            <w:rFonts w:ascii="Arial" w:hAnsi="Arial" w:cs="Arial"/>
            <w:sz w:val="24"/>
            <w:szCs w:val="24"/>
          </w:rPr>
          <w:delText>, er sagte zu.</w:delText>
        </w:r>
      </w:del>
      <w:ins w:id="12131" w:author="Lektorat Bauer" w:date="2025-03-06T18:37:00Z" w16du:dateUtc="2025-03-06T17:37:00Z">
        <w:r w:rsidR="00BF4EBA">
          <w:rPr>
            <w:rFonts w:ascii="Arial" w:hAnsi="Arial" w:cs="Arial"/>
            <w:sz w:val="24"/>
            <w:szCs w:val="24"/>
          </w:rPr>
          <w:t>Benjamin Dingaka</w:t>
        </w:r>
      </w:ins>
      <w:ins w:id="12132" w:author="Lektorat Bauer" w:date="2025-03-06T18:35:00Z" w16du:dateUtc="2025-03-06T17:35:00Z">
        <w:r w:rsidR="00064ED3">
          <w:rPr>
            <w:rFonts w:ascii="Arial" w:hAnsi="Arial" w:cs="Arial"/>
            <w:sz w:val="24"/>
            <w:szCs w:val="24"/>
          </w:rPr>
          <w:t xml:space="preserve"> sagte zu.</w:t>
        </w:r>
      </w:ins>
    </w:p>
    <w:p w14:paraId="5A2643DC" w14:textId="1994C4C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Dann wurde der Auftrag präzisiert: Er sollte drei Grundstücke in Afrika auf Ihre Tauglichkeit untersuchen. Das Problem war nur, dass die zu untersuchenden Flächen </w:t>
      </w:r>
      <w:commentRangeStart w:id="12133"/>
      <w:r w:rsidRPr="00944672">
        <w:rPr>
          <w:rFonts w:ascii="Arial" w:hAnsi="Arial" w:cs="Arial"/>
          <w:sz w:val="24"/>
          <w:szCs w:val="24"/>
        </w:rPr>
        <w:t xml:space="preserve">20 </w:t>
      </w:r>
      <w:ins w:id="12134" w:author="Lektorat Bauer" w:date="2025-03-06T18:35:00Z" w16du:dateUtc="2025-03-06T17:35:00Z">
        <w:r w:rsidR="00064ED3">
          <w:rPr>
            <w:rFonts w:ascii="Arial" w:hAnsi="Arial" w:cs="Arial"/>
            <w:sz w:val="24"/>
            <w:szCs w:val="24"/>
          </w:rPr>
          <w:t>mal</w:t>
        </w:r>
      </w:ins>
      <w:del w:id="12135" w:author="Lektorat Bauer" w:date="2025-03-06T18:35:00Z" w16du:dateUtc="2025-03-06T17:35:00Z">
        <w:r w:rsidRPr="00944672" w:rsidDel="00064ED3">
          <w:rPr>
            <w:rFonts w:ascii="Arial" w:hAnsi="Arial" w:cs="Arial"/>
            <w:sz w:val="24"/>
            <w:szCs w:val="24"/>
          </w:rPr>
          <w:delText>x</w:delText>
        </w:r>
      </w:del>
      <w:r w:rsidRPr="00944672">
        <w:rPr>
          <w:rFonts w:ascii="Arial" w:hAnsi="Arial" w:cs="Arial"/>
          <w:sz w:val="24"/>
          <w:szCs w:val="24"/>
        </w:rPr>
        <w:t xml:space="preserve"> 50 Kilometer groß waren.</w:t>
      </w:r>
      <w:commentRangeEnd w:id="12133"/>
      <w:r w:rsidR="00064ED3">
        <w:rPr>
          <w:rStyle w:val="Kommentarzeichen"/>
        </w:rPr>
        <w:commentReference w:id="12133"/>
      </w:r>
    </w:p>
    <w:p w14:paraId="09063AD3" w14:textId="5C8B3C52"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Er erhielt </w:t>
      </w:r>
      <w:del w:id="12136" w:author="Lektorat Bauer" w:date="2025-03-06T18:36:00Z" w16du:dateUtc="2025-03-06T17:36:00Z">
        <w:r w:rsidRPr="00944672" w:rsidDel="00064ED3">
          <w:rPr>
            <w:rFonts w:ascii="Arial" w:hAnsi="Arial" w:cs="Arial"/>
            <w:sz w:val="24"/>
            <w:szCs w:val="24"/>
          </w:rPr>
          <w:delText>3 x</w:delText>
        </w:r>
      </w:del>
      <w:ins w:id="12137" w:author="Lektorat Bauer" w:date="2025-03-06T18:36:00Z" w16du:dateUtc="2025-03-06T17:36:00Z">
        <w:r w:rsidR="00064ED3">
          <w:rPr>
            <w:rFonts w:ascii="Arial" w:hAnsi="Arial" w:cs="Arial"/>
            <w:sz w:val="24"/>
            <w:szCs w:val="24"/>
          </w:rPr>
          <w:t>dreimal</w:t>
        </w:r>
      </w:ins>
      <w:r w:rsidRPr="00944672">
        <w:rPr>
          <w:rFonts w:ascii="Arial" w:hAnsi="Arial" w:cs="Arial"/>
          <w:sz w:val="24"/>
          <w:szCs w:val="24"/>
        </w:rPr>
        <w:t xml:space="preserve"> drei Monate plus jeweils einen Monat, um von einer zur anderen Fläche zu kommen. Sein Personal hier im Büro sollte die Daten auswerten und einen Bericht verfassen. Sollte der Bericht binnen eines </w:t>
      </w:r>
      <w:del w:id="12138" w:author="Lektorat Bauer" w:date="2025-03-06T18:36:00Z" w16du:dateUtc="2025-03-06T17:36:00Z">
        <w:r w:rsidRPr="00944672" w:rsidDel="00064ED3">
          <w:rPr>
            <w:rFonts w:ascii="Arial" w:hAnsi="Arial" w:cs="Arial"/>
            <w:sz w:val="24"/>
            <w:szCs w:val="24"/>
          </w:rPr>
          <w:delText>`</w:delText>
        </w:r>
      </w:del>
      <w:r w:rsidRPr="00944672">
        <w:rPr>
          <w:rFonts w:ascii="Arial" w:hAnsi="Arial" w:cs="Arial"/>
          <w:sz w:val="24"/>
          <w:szCs w:val="24"/>
        </w:rPr>
        <w:t xml:space="preserve">Jahres fertig werden, würde </w:t>
      </w:r>
      <w:del w:id="12139" w:author="Lektorat Bauer" w:date="2025-03-06T18:36:00Z" w16du:dateUtc="2025-03-06T17:36:00Z">
        <w:r w:rsidRPr="00944672" w:rsidDel="00064ED3">
          <w:rPr>
            <w:rFonts w:ascii="Arial" w:hAnsi="Arial" w:cs="Arial"/>
            <w:sz w:val="24"/>
            <w:szCs w:val="24"/>
          </w:rPr>
          <w:delText xml:space="preserve">der </w:delText>
        </w:r>
      </w:del>
      <w:ins w:id="12140" w:author="Lektorat Bauer" w:date="2025-03-06T18:36:00Z" w16du:dateUtc="2025-03-06T17:36:00Z">
        <w:r w:rsidR="00064ED3">
          <w:rPr>
            <w:rFonts w:ascii="Arial" w:hAnsi="Arial" w:cs="Arial"/>
            <w:sz w:val="24"/>
            <w:szCs w:val="24"/>
          </w:rPr>
          <w:t>er</w:t>
        </w:r>
        <w:r w:rsidR="00064ED3" w:rsidRPr="00944672">
          <w:rPr>
            <w:rFonts w:ascii="Arial" w:hAnsi="Arial" w:cs="Arial"/>
            <w:sz w:val="24"/>
            <w:szCs w:val="24"/>
          </w:rPr>
          <w:t xml:space="preserve"> </w:t>
        </w:r>
      </w:ins>
      <w:r w:rsidRPr="00944672">
        <w:rPr>
          <w:rFonts w:ascii="Arial" w:hAnsi="Arial" w:cs="Arial"/>
          <w:sz w:val="24"/>
          <w:szCs w:val="24"/>
        </w:rPr>
        <w:t>die 25</w:t>
      </w:r>
      <w:del w:id="12141" w:author="Lektorat Bauer" w:date="2025-03-06T18:36:00Z" w16du:dateUtc="2025-03-06T17:36:00Z">
        <w:r w:rsidRPr="00944672" w:rsidDel="00064ED3">
          <w:rPr>
            <w:rFonts w:ascii="Arial" w:hAnsi="Arial" w:cs="Arial"/>
            <w:sz w:val="24"/>
            <w:szCs w:val="24"/>
          </w:rPr>
          <w:delText>%</w:delText>
        </w:r>
      </w:del>
      <w:ins w:id="12142" w:author="Lektorat Bauer" w:date="2025-03-06T18:36:00Z" w16du:dateUtc="2025-03-06T17:36:00Z">
        <w:r w:rsidR="00064ED3">
          <w:rPr>
            <w:rFonts w:ascii="Arial" w:hAnsi="Arial" w:cs="Arial"/>
            <w:sz w:val="24"/>
            <w:szCs w:val="24"/>
          </w:rPr>
          <w:t xml:space="preserve"> Prozent</w:t>
        </w:r>
      </w:ins>
      <w:r w:rsidRPr="00944672">
        <w:rPr>
          <w:rFonts w:ascii="Arial" w:hAnsi="Arial" w:cs="Arial"/>
          <w:sz w:val="24"/>
          <w:szCs w:val="24"/>
        </w:rPr>
        <w:t xml:space="preserve"> als Bonus zurückbekommen. Bräuchte er länger, würde der Bonus entfallen. Bei Schwierigkeiten </w:t>
      </w:r>
      <w:del w:id="12143" w:author="Lektorat Bauer" w:date="2025-03-06T18:36:00Z" w16du:dateUtc="2025-03-06T17:36:00Z">
        <w:r w:rsidRPr="00944672" w:rsidDel="00BF4EBA">
          <w:rPr>
            <w:rFonts w:ascii="Arial" w:hAnsi="Arial" w:cs="Arial"/>
            <w:sz w:val="24"/>
            <w:szCs w:val="24"/>
          </w:rPr>
          <w:delText xml:space="preserve">stünde </w:delText>
        </w:r>
      </w:del>
      <w:ins w:id="12144" w:author="Lektorat Bauer" w:date="2025-03-06T18:36:00Z" w16du:dateUtc="2025-03-06T17:36:00Z">
        <w:r w:rsidR="00BF4EBA">
          <w:rPr>
            <w:rFonts w:ascii="Arial" w:hAnsi="Arial" w:cs="Arial"/>
            <w:sz w:val="24"/>
            <w:szCs w:val="24"/>
          </w:rPr>
          <w:t>stand</w:t>
        </w:r>
        <w:r w:rsidR="00BF4EBA" w:rsidRPr="00944672">
          <w:rPr>
            <w:rFonts w:ascii="Arial" w:hAnsi="Arial" w:cs="Arial"/>
            <w:sz w:val="24"/>
            <w:szCs w:val="24"/>
          </w:rPr>
          <w:t xml:space="preserve"> </w:t>
        </w:r>
      </w:ins>
      <w:r w:rsidRPr="00944672">
        <w:rPr>
          <w:rFonts w:ascii="Arial" w:hAnsi="Arial" w:cs="Arial"/>
          <w:sz w:val="24"/>
          <w:szCs w:val="24"/>
        </w:rPr>
        <w:t>ihm eine Telefonnummer zur Verfügung, die rund um die Uhr besetzt war</w:t>
      </w:r>
      <w:del w:id="12145" w:author="Lektorat Bauer" w:date="2025-03-06T18:36:00Z" w16du:dateUtc="2025-03-06T17:36:00Z">
        <w:r w:rsidRPr="00944672" w:rsidDel="00BF4EBA">
          <w:rPr>
            <w:rFonts w:ascii="Arial" w:hAnsi="Arial" w:cs="Arial"/>
            <w:sz w:val="24"/>
            <w:szCs w:val="24"/>
          </w:rPr>
          <w:delText>,</w:delText>
        </w:r>
      </w:del>
      <w:ins w:id="12146" w:author="Lektorat Bauer" w:date="2025-03-06T18:36:00Z" w16du:dateUtc="2025-03-06T17:36:00Z">
        <w:r w:rsidR="00BF4EBA">
          <w:rPr>
            <w:rFonts w:ascii="Arial" w:hAnsi="Arial" w:cs="Arial"/>
            <w:sz w:val="24"/>
            <w:szCs w:val="24"/>
          </w:rPr>
          <w:t>.</w:t>
        </w:r>
      </w:ins>
      <w:r w:rsidRPr="00944672">
        <w:rPr>
          <w:rFonts w:ascii="Arial" w:hAnsi="Arial" w:cs="Arial"/>
          <w:sz w:val="24"/>
          <w:szCs w:val="24"/>
        </w:rPr>
        <w:t xml:space="preserve"> </w:t>
      </w:r>
      <w:del w:id="12147" w:author="Lektorat Bauer" w:date="2025-03-06T18:36:00Z" w16du:dateUtc="2025-03-06T17:36:00Z">
        <w:r w:rsidRPr="00944672" w:rsidDel="00BF4EBA">
          <w:rPr>
            <w:rFonts w:ascii="Arial" w:hAnsi="Arial" w:cs="Arial"/>
            <w:sz w:val="24"/>
            <w:szCs w:val="24"/>
          </w:rPr>
          <w:delText xml:space="preserve">er </w:delText>
        </w:r>
      </w:del>
      <w:ins w:id="12148" w:author="Lektorat Bauer" w:date="2025-03-06T18:36:00Z" w16du:dateUtc="2025-03-06T17:36:00Z">
        <w:r w:rsidR="00BF4EBA">
          <w:rPr>
            <w:rFonts w:ascii="Arial" w:hAnsi="Arial" w:cs="Arial"/>
            <w:sz w:val="24"/>
            <w:szCs w:val="24"/>
          </w:rPr>
          <w:t>Er</w:t>
        </w:r>
        <w:r w:rsidR="00BF4EBA" w:rsidRPr="00944672">
          <w:rPr>
            <w:rFonts w:ascii="Arial" w:hAnsi="Arial" w:cs="Arial"/>
            <w:sz w:val="24"/>
            <w:szCs w:val="24"/>
          </w:rPr>
          <w:t xml:space="preserve"> </w:t>
        </w:r>
      </w:ins>
      <w:del w:id="12149" w:author="Lektorat Bauer" w:date="2025-03-06T18:37:00Z" w16du:dateUtc="2025-03-06T17:37:00Z">
        <w:r w:rsidRPr="00944672" w:rsidDel="00BF4EBA">
          <w:rPr>
            <w:rFonts w:ascii="Arial" w:hAnsi="Arial" w:cs="Arial"/>
            <w:sz w:val="24"/>
            <w:szCs w:val="24"/>
          </w:rPr>
          <w:delText xml:space="preserve">könnte </w:delText>
        </w:r>
      </w:del>
      <w:ins w:id="12150" w:author="Lektorat Bauer" w:date="2025-03-06T18:37:00Z" w16du:dateUtc="2025-03-06T17:37:00Z">
        <w:r w:rsidR="00BF4EBA">
          <w:rPr>
            <w:rFonts w:ascii="Arial" w:hAnsi="Arial" w:cs="Arial"/>
            <w:sz w:val="24"/>
            <w:szCs w:val="24"/>
          </w:rPr>
          <w:t>sollte</w:t>
        </w:r>
        <w:r w:rsidR="00BF4EBA" w:rsidRPr="00944672">
          <w:rPr>
            <w:rFonts w:ascii="Arial" w:hAnsi="Arial" w:cs="Arial"/>
            <w:sz w:val="24"/>
            <w:szCs w:val="24"/>
          </w:rPr>
          <w:t xml:space="preserve"> </w:t>
        </w:r>
      </w:ins>
      <w:r w:rsidRPr="00944672">
        <w:rPr>
          <w:rFonts w:ascii="Arial" w:hAnsi="Arial" w:cs="Arial"/>
          <w:sz w:val="24"/>
          <w:szCs w:val="24"/>
        </w:rPr>
        <w:t xml:space="preserve">dann </w:t>
      </w:r>
      <w:ins w:id="12151" w:author="Lektorat Bauer" w:date="2025-03-06T18:37:00Z" w16du:dateUtc="2025-03-06T17:37:00Z">
        <w:r w:rsidR="00BF4EBA">
          <w:rPr>
            <w:rFonts w:ascii="Arial" w:hAnsi="Arial" w:cs="Arial"/>
            <w:sz w:val="24"/>
            <w:szCs w:val="24"/>
          </w:rPr>
          <w:t xml:space="preserve">einfach </w:t>
        </w:r>
      </w:ins>
      <w:r w:rsidRPr="00944672">
        <w:rPr>
          <w:rFonts w:ascii="Arial" w:hAnsi="Arial" w:cs="Arial"/>
          <w:sz w:val="24"/>
          <w:szCs w:val="24"/>
        </w:rPr>
        <w:t>sagen, was er benötigte.</w:t>
      </w:r>
      <w:del w:id="12152" w:author="Lektorat Bauer" w:date="2025-03-06T18:37:00Z" w16du:dateUtc="2025-03-06T17:37:00Z">
        <w:r w:rsidRPr="00944672" w:rsidDel="00BF4EBA">
          <w:rPr>
            <w:rFonts w:ascii="Arial" w:hAnsi="Arial" w:cs="Arial"/>
            <w:sz w:val="24"/>
            <w:szCs w:val="24"/>
          </w:rPr>
          <w:delText xml:space="preserve"> </w:delText>
        </w:r>
        <w:commentRangeStart w:id="12153"/>
        <w:r w:rsidRPr="00944672" w:rsidDel="00BF4EBA">
          <w:rPr>
            <w:rFonts w:ascii="Arial" w:hAnsi="Arial" w:cs="Arial"/>
            <w:sz w:val="24"/>
            <w:szCs w:val="24"/>
          </w:rPr>
          <w:delText>Benjamin Dingaka sagte zu.</w:delText>
        </w:r>
      </w:del>
      <w:commentRangeEnd w:id="12153"/>
      <w:r w:rsidR="00BF4EBA">
        <w:rPr>
          <w:rStyle w:val="Kommentarzeichen"/>
        </w:rPr>
        <w:commentReference w:id="12153"/>
      </w:r>
    </w:p>
    <w:p w14:paraId="4F0B5358"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008934A2" w14:textId="77777777" w:rsidR="00944672" w:rsidRPr="00944672" w:rsidRDefault="00944672" w:rsidP="00623B68">
      <w:pPr>
        <w:autoSpaceDE w:val="0"/>
        <w:autoSpaceDN w:val="0"/>
        <w:adjustRightInd w:val="0"/>
        <w:spacing w:after="0" w:line="360" w:lineRule="auto"/>
        <w:jc w:val="center"/>
        <w:rPr>
          <w:rFonts w:ascii="Arial" w:hAnsi="Arial" w:cs="Arial"/>
          <w:sz w:val="24"/>
          <w:szCs w:val="24"/>
        </w:rPr>
      </w:pPr>
      <w:r w:rsidRPr="00944672">
        <w:rPr>
          <w:rFonts w:ascii="Arial" w:hAnsi="Arial" w:cs="Arial"/>
          <w:sz w:val="24"/>
          <w:szCs w:val="24"/>
        </w:rPr>
        <w:t>***</w:t>
      </w:r>
    </w:p>
    <w:p w14:paraId="2AB4E047"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780CCAD3"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commentRangeStart w:id="12154"/>
      <w:commentRangeEnd w:id="12154"/>
      <w:r w:rsidRPr="00944672">
        <w:rPr>
          <w:rFonts w:ascii="Arial" w:hAnsi="Arial" w:cs="Arial"/>
          <w:sz w:val="24"/>
          <w:szCs w:val="24"/>
        </w:rPr>
        <w:commentReference w:id="12154"/>
      </w:r>
      <w:r w:rsidRPr="00944672">
        <w:rPr>
          <w:rFonts w:ascii="Arial" w:hAnsi="Arial" w:cs="Arial"/>
          <w:sz w:val="24"/>
          <w:szCs w:val="24"/>
        </w:rPr>
        <w:t>&gt;&gt;&gt; Libyen, März 2015&lt;&lt;&lt;</w:t>
      </w:r>
    </w:p>
    <w:p w14:paraId="1DCDED7D" w14:textId="01F2402E"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Am Freitag, den 06. März</w:t>
      </w:r>
      <w:ins w:id="12155" w:author="Lektorat Bauer" w:date="2025-03-06T18:37:00Z" w16du:dateUtc="2025-03-06T17:37:00Z">
        <w:r w:rsidR="00BF4EBA">
          <w:rPr>
            <w:rFonts w:ascii="Arial" w:hAnsi="Arial" w:cs="Arial"/>
            <w:sz w:val="24"/>
            <w:szCs w:val="24"/>
          </w:rPr>
          <w:t>,</w:t>
        </w:r>
      </w:ins>
      <w:r w:rsidRPr="00944672">
        <w:rPr>
          <w:rFonts w:ascii="Arial" w:hAnsi="Arial" w:cs="Arial"/>
          <w:sz w:val="24"/>
          <w:szCs w:val="24"/>
        </w:rPr>
        <w:t xml:space="preserve"> schwebte der Airbus A320 der </w:t>
      </w:r>
      <w:r w:rsidRPr="00944672">
        <w:rPr>
          <w:rFonts w:ascii="Arial" w:hAnsi="Arial" w:cs="Arial"/>
          <w:noProof/>
          <w:sz w:val="24"/>
          <w:szCs w:val="24"/>
        </w:rPr>
        <w:t>Briti</w:t>
      </w:r>
      <w:del w:id="12156" w:author="Lektorat Bauer" w:date="2025-03-06T18:37:00Z" w16du:dateUtc="2025-03-06T17:37:00Z">
        <w:r w:rsidRPr="00944672" w:rsidDel="00BF4EBA">
          <w:rPr>
            <w:rFonts w:ascii="Arial" w:hAnsi="Arial" w:cs="Arial"/>
            <w:noProof/>
            <w:sz w:val="24"/>
            <w:szCs w:val="24"/>
          </w:rPr>
          <w:delText>s</w:delText>
        </w:r>
      </w:del>
      <w:r w:rsidRPr="00944672">
        <w:rPr>
          <w:rFonts w:ascii="Arial" w:hAnsi="Arial" w:cs="Arial"/>
          <w:noProof/>
          <w:sz w:val="24"/>
          <w:szCs w:val="24"/>
        </w:rPr>
        <w:t>ch</w:t>
      </w:r>
      <w:r w:rsidRPr="00944672">
        <w:rPr>
          <w:rFonts w:ascii="Arial" w:hAnsi="Arial" w:cs="Arial"/>
          <w:sz w:val="24"/>
          <w:szCs w:val="24"/>
        </w:rPr>
        <w:t xml:space="preserve"> Airways auf dem Flughafen von Tripolis ein. Benjamin Dingaka hatte den Flug in </w:t>
      </w:r>
      <w:ins w:id="12157" w:author="Lektorat Bauer" w:date="2025-03-06T18:40:00Z" w16du:dateUtc="2025-03-06T17:40:00Z">
        <w:r w:rsidR="00496B5C">
          <w:rPr>
            <w:rFonts w:ascii="Arial" w:hAnsi="Arial" w:cs="Arial"/>
            <w:sz w:val="24"/>
            <w:szCs w:val="24"/>
          </w:rPr>
          <w:t xml:space="preserve">der </w:t>
        </w:r>
      </w:ins>
      <w:r w:rsidRPr="00944672">
        <w:rPr>
          <w:rFonts w:ascii="Arial" w:hAnsi="Arial" w:cs="Arial"/>
          <w:sz w:val="24"/>
          <w:szCs w:val="24"/>
        </w:rPr>
        <w:t xml:space="preserve">Business Class </w:t>
      </w:r>
      <w:del w:id="12158" w:author="Lektorat Bauer" w:date="2025-03-06T18:40:00Z" w16du:dateUtc="2025-03-06T17:40:00Z">
        <w:r w:rsidRPr="00944672" w:rsidDel="00496B5C">
          <w:rPr>
            <w:rFonts w:ascii="Arial" w:hAnsi="Arial" w:cs="Arial"/>
            <w:sz w:val="24"/>
            <w:szCs w:val="24"/>
          </w:rPr>
          <w:delText xml:space="preserve">(die </w:delText>
        </w:r>
        <w:r w:rsidRPr="00944672" w:rsidDel="00496B5C">
          <w:rPr>
            <w:rFonts w:ascii="Arial" w:hAnsi="Arial" w:cs="Arial"/>
            <w:noProof/>
            <w:sz w:val="24"/>
            <w:szCs w:val="24"/>
          </w:rPr>
          <w:delText>Britisch</w:delText>
        </w:r>
        <w:r w:rsidRPr="00944672" w:rsidDel="00496B5C">
          <w:rPr>
            <w:rFonts w:ascii="Arial" w:hAnsi="Arial" w:cs="Arial"/>
            <w:sz w:val="24"/>
            <w:szCs w:val="24"/>
          </w:rPr>
          <w:delText xml:space="preserve"> Airways nannte ihr Kontinentalprodukt Club Europe) </w:delText>
        </w:r>
      </w:del>
      <w:r w:rsidRPr="00944672">
        <w:rPr>
          <w:rFonts w:ascii="Arial" w:hAnsi="Arial" w:cs="Arial"/>
          <w:sz w:val="24"/>
          <w:szCs w:val="24"/>
        </w:rPr>
        <w:t>gebucht. Der Abflug war aus Gatwick erfolgt</w:t>
      </w:r>
      <w:ins w:id="12159" w:author="Lektorat Bauer" w:date="2025-03-06T18:40:00Z" w16du:dateUtc="2025-03-06T17:40:00Z">
        <w:r w:rsidR="00496B5C">
          <w:rPr>
            <w:rFonts w:ascii="Arial" w:hAnsi="Arial" w:cs="Arial"/>
            <w:sz w:val="24"/>
            <w:szCs w:val="24"/>
          </w:rPr>
          <w:t>.</w:t>
        </w:r>
      </w:ins>
      <w:r w:rsidRPr="00944672">
        <w:rPr>
          <w:rFonts w:ascii="Arial" w:hAnsi="Arial" w:cs="Arial"/>
          <w:sz w:val="24"/>
          <w:szCs w:val="24"/>
        </w:rPr>
        <w:t xml:space="preserve"> </w:t>
      </w:r>
      <w:del w:id="12160" w:author="Lektorat Bauer" w:date="2025-03-06T18:40:00Z" w16du:dateUtc="2025-03-06T17:40:00Z">
        <w:r w:rsidRPr="00944672" w:rsidDel="00496B5C">
          <w:rPr>
            <w:rFonts w:ascii="Arial" w:hAnsi="Arial" w:cs="Arial"/>
            <w:sz w:val="24"/>
            <w:szCs w:val="24"/>
          </w:rPr>
          <w:delText>und die</w:delText>
        </w:r>
      </w:del>
      <w:ins w:id="12161" w:author="Lektorat Bauer" w:date="2025-03-06T18:40:00Z" w16du:dateUtc="2025-03-06T17:40:00Z">
        <w:r w:rsidR="00496B5C">
          <w:rPr>
            <w:rFonts w:ascii="Arial" w:hAnsi="Arial" w:cs="Arial"/>
            <w:sz w:val="24"/>
            <w:szCs w:val="24"/>
          </w:rPr>
          <w:t>Die</w:t>
        </w:r>
      </w:ins>
      <w:r w:rsidRPr="00944672">
        <w:rPr>
          <w:rFonts w:ascii="Arial" w:hAnsi="Arial" w:cs="Arial"/>
          <w:sz w:val="24"/>
          <w:szCs w:val="24"/>
        </w:rPr>
        <w:t xml:space="preserve"> Abfertigung in Gatwick war nicht so bequem, wie </w:t>
      </w:r>
      <w:del w:id="12162" w:author="Lektorat Bauer" w:date="2025-03-06T18:41:00Z" w16du:dateUtc="2025-03-06T17:41:00Z">
        <w:r w:rsidRPr="00944672" w:rsidDel="00496B5C">
          <w:rPr>
            <w:rFonts w:ascii="Arial" w:hAnsi="Arial" w:cs="Arial"/>
            <w:sz w:val="24"/>
            <w:szCs w:val="24"/>
          </w:rPr>
          <w:delText xml:space="preserve">sie </w:delText>
        </w:r>
      </w:del>
      <w:r w:rsidRPr="00944672">
        <w:rPr>
          <w:rFonts w:ascii="Arial" w:hAnsi="Arial" w:cs="Arial"/>
          <w:sz w:val="24"/>
          <w:szCs w:val="24"/>
        </w:rPr>
        <w:t>in Heathrow</w:t>
      </w:r>
      <w:del w:id="12163" w:author="Lektorat Bauer" w:date="2025-03-06T18:41:00Z" w16du:dateUtc="2025-03-06T17:41:00Z">
        <w:r w:rsidRPr="00944672" w:rsidDel="00496B5C">
          <w:rPr>
            <w:rFonts w:ascii="Arial" w:hAnsi="Arial" w:cs="Arial"/>
            <w:sz w:val="24"/>
            <w:szCs w:val="24"/>
          </w:rPr>
          <w:delText xml:space="preserve"> war</w:delText>
        </w:r>
      </w:del>
      <w:r w:rsidRPr="00944672">
        <w:rPr>
          <w:rFonts w:ascii="Arial" w:hAnsi="Arial" w:cs="Arial"/>
          <w:sz w:val="24"/>
          <w:szCs w:val="24"/>
        </w:rPr>
        <w:t xml:space="preserve">. </w:t>
      </w:r>
    </w:p>
    <w:p w14:paraId="001C94C7" w14:textId="506A98B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Durch die Business Class hatte er den Vorteil</w:t>
      </w:r>
      <w:ins w:id="12164" w:author="Lektorat Bauer" w:date="2025-03-06T18:41:00Z" w16du:dateUtc="2025-03-06T17:41:00Z">
        <w:r w:rsidR="00496B5C">
          <w:rPr>
            <w:rFonts w:ascii="Arial" w:hAnsi="Arial" w:cs="Arial"/>
            <w:sz w:val="24"/>
            <w:szCs w:val="24"/>
          </w:rPr>
          <w:t>,</w:t>
        </w:r>
      </w:ins>
      <w:r w:rsidRPr="00944672">
        <w:rPr>
          <w:rFonts w:ascii="Arial" w:hAnsi="Arial" w:cs="Arial"/>
          <w:sz w:val="24"/>
          <w:szCs w:val="24"/>
        </w:rPr>
        <w:t xml:space="preserve"> die </w:t>
      </w:r>
      <w:ins w:id="12165" w:author="Lektorat Bauer" w:date="2025-03-06T18:41:00Z" w16du:dateUtc="2025-03-06T17:41:00Z">
        <w:r w:rsidR="00496B5C">
          <w:rPr>
            <w:rFonts w:ascii="Arial" w:hAnsi="Arial" w:cs="Arial"/>
            <w:sz w:val="24"/>
            <w:szCs w:val="24"/>
          </w:rPr>
          <w:t>F</w:t>
        </w:r>
      </w:ins>
      <w:del w:id="12166" w:author="Lektorat Bauer" w:date="2025-03-06T18:41:00Z" w16du:dateUtc="2025-03-06T17:41:00Z">
        <w:r w:rsidRPr="00944672" w:rsidDel="00496B5C">
          <w:rPr>
            <w:rFonts w:ascii="Arial" w:hAnsi="Arial" w:cs="Arial"/>
            <w:sz w:val="24"/>
            <w:szCs w:val="24"/>
          </w:rPr>
          <w:delText>f</w:delText>
        </w:r>
      </w:del>
      <w:r w:rsidRPr="00944672">
        <w:rPr>
          <w:rFonts w:ascii="Arial" w:hAnsi="Arial" w:cs="Arial"/>
          <w:sz w:val="24"/>
          <w:szCs w:val="24"/>
        </w:rPr>
        <w:t>ast Lane benutzen zu können</w:t>
      </w:r>
      <w:ins w:id="12167" w:author="Lektorat Bauer" w:date="2025-03-06T18:41:00Z" w16du:dateUtc="2025-03-06T17:41:00Z">
        <w:r w:rsidR="00496B5C">
          <w:rPr>
            <w:rFonts w:ascii="Arial" w:hAnsi="Arial" w:cs="Arial"/>
            <w:sz w:val="24"/>
            <w:szCs w:val="24"/>
          </w:rPr>
          <w:t>.</w:t>
        </w:r>
      </w:ins>
      <w:del w:id="12168" w:author="Lektorat Bauer" w:date="2025-03-06T18:41:00Z" w16du:dateUtc="2025-03-06T17:41:00Z">
        <w:r w:rsidRPr="00944672" w:rsidDel="00496B5C">
          <w:rPr>
            <w:rFonts w:ascii="Arial" w:hAnsi="Arial" w:cs="Arial"/>
            <w:sz w:val="24"/>
            <w:szCs w:val="24"/>
          </w:rPr>
          <w:delText xml:space="preserve"> und </w:delText>
        </w:r>
      </w:del>
      <w:ins w:id="12169" w:author="Lektorat Bauer" w:date="2025-03-06T18:48:00Z" w16du:dateUtc="2025-03-06T17:48:00Z">
        <w:r w:rsidR="00496B5C">
          <w:rPr>
            <w:rFonts w:ascii="Arial" w:hAnsi="Arial" w:cs="Arial"/>
            <w:sz w:val="24"/>
            <w:szCs w:val="24"/>
          </w:rPr>
          <w:t xml:space="preserve"> </w:t>
        </w:r>
      </w:ins>
      <w:ins w:id="12170" w:author="Lektorat Bauer" w:date="2025-03-06T18:41:00Z" w16du:dateUtc="2025-03-06T17:41:00Z">
        <w:r w:rsidR="00496B5C">
          <w:rPr>
            <w:rFonts w:ascii="Arial" w:hAnsi="Arial" w:cs="Arial"/>
            <w:sz w:val="24"/>
            <w:szCs w:val="24"/>
          </w:rPr>
          <w:t>D</w:t>
        </w:r>
      </w:ins>
      <w:del w:id="12171" w:author="Lektorat Bauer" w:date="2025-03-06T18:41:00Z" w16du:dateUtc="2025-03-06T17:41:00Z">
        <w:r w:rsidRPr="00944672" w:rsidDel="00496B5C">
          <w:rPr>
            <w:rFonts w:ascii="Arial" w:hAnsi="Arial" w:cs="Arial"/>
            <w:sz w:val="24"/>
            <w:szCs w:val="24"/>
          </w:rPr>
          <w:delText>d</w:delText>
        </w:r>
      </w:del>
      <w:r w:rsidRPr="00944672">
        <w:rPr>
          <w:rFonts w:ascii="Arial" w:hAnsi="Arial" w:cs="Arial"/>
          <w:sz w:val="24"/>
          <w:szCs w:val="24"/>
        </w:rPr>
        <w:t>amit war der Weg durch die Sicherheitskontrolle deutlich schneller und er konnte die Lounge nutzen</w:t>
      </w:r>
      <w:ins w:id="12172" w:author="Lektorat Bauer" w:date="2025-03-06T18:41:00Z" w16du:dateUtc="2025-03-06T17:41:00Z">
        <w:r w:rsidR="00496B5C">
          <w:rPr>
            <w:rFonts w:ascii="Arial" w:hAnsi="Arial" w:cs="Arial"/>
            <w:sz w:val="24"/>
            <w:szCs w:val="24"/>
          </w:rPr>
          <w:t>,</w:t>
        </w:r>
      </w:ins>
      <w:r w:rsidRPr="00944672">
        <w:rPr>
          <w:rFonts w:ascii="Arial" w:hAnsi="Arial" w:cs="Arial"/>
          <w:sz w:val="24"/>
          <w:szCs w:val="24"/>
        </w:rPr>
        <w:t xml:space="preserve"> um sich vorzubereiten.</w:t>
      </w:r>
    </w:p>
    <w:p w14:paraId="63844AE4"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Nach der Ankunft in Tripolis war er einer der Ersten, die durch die Einreisekontrolle gingen, und sogar sein Gepäck war schon auf dem Band, als er zur Gepäckausgabe kam.</w:t>
      </w:r>
    </w:p>
    <w:p w14:paraId="6539FA4C" w14:textId="2256096E"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Auch der bestellte Transferservice wartete hinter der Zollkontrolle. Er hatte das Gefühl, im falschen Film zu sein</w:t>
      </w:r>
      <w:del w:id="12173" w:author="Lektorat Bauer" w:date="2025-03-06T18:48:00Z" w16du:dateUtc="2025-03-06T17:48:00Z">
        <w:r w:rsidRPr="00944672" w:rsidDel="00496B5C">
          <w:rPr>
            <w:rFonts w:ascii="Arial" w:hAnsi="Arial" w:cs="Arial"/>
            <w:sz w:val="24"/>
            <w:szCs w:val="24"/>
          </w:rPr>
          <w:delText>,</w:delText>
        </w:r>
      </w:del>
      <w:ins w:id="12174" w:author="Lektorat Bauer" w:date="2025-03-06T18:48:00Z" w16du:dateUtc="2025-03-06T17:48:00Z">
        <w:r w:rsidR="00496B5C">
          <w:rPr>
            <w:rFonts w:ascii="Arial" w:hAnsi="Arial" w:cs="Arial"/>
            <w:sz w:val="24"/>
            <w:szCs w:val="24"/>
          </w:rPr>
          <w:t xml:space="preserve"> –</w:t>
        </w:r>
      </w:ins>
      <w:r w:rsidRPr="00944672">
        <w:rPr>
          <w:rFonts w:ascii="Arial" w:hAnsi="Arial" w:cs="Arial"/>
          <w:sz w:val="24"/>
          <w:szCs w:val="24"/>
        </w:rPr>
        <w:t xml:space="preserve"> dass bei der Einreise alles so schnell gehen würde, davon war er in der libyschen Hauptstadt nicht ausgegangen. Der Shuttle brachte ihn zu seinem Hotel und nach einer Dusche legte er sich schlafen.</w:t>
      </w:r>
    </w:p>
    <w:p w14:paraId="7C442C4B" w14:textId="6CACF923"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Am Samstagmorgen um 08:30 Uhr war der gebuchte Fahrer im Hotel und es begann die lange Fahrt nach Abu Kammash. Für die 157 Kilometer waren zweieinhalb Stunden geplant. Hamid al Rebyana war sein Fahrer, den ihm sein Reisebüro organisiert hatte. Hamid fuhr einen alten Land Rover Defender II</w:t>
      </w:r>
      <w:ins w:id="12175" w:author="Lektorat Bauer" w:date="2025-03-06T18:48:00Z" w16du:dateUtc="2025-03-06T17:48:00Z">
        <w:r w:rsidR="00496B5C">
          <w:rPr>
            <w:rFonts w:ascii="Arial" w:hAnsi="Arial" w:cs="Arial"/>
            <w:sz w:val="24"/>
            <w:szCs w:val="24"/>
          </w:rPr>
          <w:t>-</w:t>
        </w:r>
      </w:ins>
      <w:del w:id="12176" w:author="Lektorat Bauer" w:date="2025-03-06T18:48:00Z" w16du:dateUtc="2025-03-06T17:48:00Z">
        <w:r w:rsidRPr="00944672" w:rsidDel="00496B5C">
          <w:rPr>
            <w:rFonts w:ascii="Arial" w:hAnsi="Arial" w:cs="Arial"/>
            <w:sz w:val="24"/>
            <w:szCs w:val="24"/>
          </w:rPr>
          <w:delText>,</w:delText>
        </w:r>
      </w:del>
      <w:r w:rsidRPr="00944672">
        <w:rPr>
          <w:rFonts w:ascii="Arial" w:hAnsi="Arial" w:cs="Arial"/>
          <w:sz w:val="24"/>
          <w:szCs w:val="24"/>
        </w:rPr>
        <w:t xml:space="preserve"> </w:t>
      </w:r>
      <w:ins w:id="12177" w:author="Lektorat Bauer" w:date="2025-03-06T18:49:00Z" w16du:dateUtc="2025-03-06T17:49:00Z">
        <w:r w:rsidR="00496B5C">
          <w:rPr>
            <w:rFonts w:ascii="Arial" w:hAnsi="Arial" w:cs="Arial"/>
            <w:sz w:val="24"/>
            <w:szCs w:val="24"/>
          </w:rPr>
          <w:t>D</w:t>
        </w:r>
      </w:ins>
      <w:del w:id="12178" w:author="Lektorat Bauer" w:date="2025-03-06T18:49:00Z" w16du:dateUtc="2025-03-06T17:49:00Z">
        <w:r w:rsidRPr="00944672" w:rsidDel="00496B5C">
          <w:rPr>
            <w:rFonts w:ascii="Arial" w:hAnsi="Arial" w:cs="Arial"/>
            <w:sz w:val="24"/>
            <w:szCs w:val="24"/>
          </w:rPr>
          <w:delText>d</w:delText>
        </w:r>
      </w:del>
      <w:r w:rsidRPr="00944672">
        <w:rPr>
          <w:rFonts w:ascii="Arial" w:hAnsi="Arial" w:cs="Arial"/>
          <w:sz w:val="24"/>
          <w:szCs w:val="24"/>
        </w:rPr>
        <w:t>er brachte sie zwar überall hin, aber Geschwindigkeit musste hier in Libyen neu gedacht werden.</w:t>
      </w:r>
    </w:p>
    <w:p w14:paraId="5E642EA8" w14:textId="670F8E2D"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 Nach vier Stunden Fahrt machten Sie in Zuwara Mittagspause und Hamid fand ein kleines Restaurant am Meer, wo sie ein kleines Ma</w:t>
      </w:r>
      <w:ins w:id="12179" w:author="Lektorat Bauer" w:date="2025-03-06T18:49:00Z" w16du:dateUtc="2025-03-06T17:49:00Z">
        <w:r w:rsidR="00496B5C">
          <w:rPr>
            <w:rFonts w:ascii="Arial" w:hAnsi="Arial" w:cs="Arial"/>
            <w:sz w:val="24"/>
            <w:szCs w:val="24"/>
          </w:rPr>
          <w:t>h</w:t>
        </w:r>
      </w:ins>
      <w:r w:rsidRPr="00944672">
        <w:rPr>
          <w:rFonts w:ascii="Arial" w:hAnsi="Arial" w:cs="Arial"/>
          <w:sz w:val="24"/>
          <w:szCs w:val="24"/>
        </w:rPr>
        <w:t xml:space="preserve">l zu sich nahmen. Benjamin </w:t>
      </w:r>
      <w:del w:id="12180" w:author="Lektorat Bauer" w:date="2025-03-06T18:50:00Z" w16du:dateUtc="2025-03-06T17:50:00Z">
        <w:r w:rsidRPr="00944672" w:rsidDel="00496B5C">
          <w:rPr>
            <w:rFonts w:ascii="Arial" w:hAnsi="Arial" w:cs="Arial"/>
            <w:sz w:val="24"/>
            <w:szCs w:val="24"/>
          </w:rPr>
          <w:delText xml:space="preserve">hatte </w:delText>
        </w:r>
      </w:del>
      <w:ins w:id="12181" w:author="Lektorat Bauer" w:date="2025-03-06T18:50:00Z" w16du:dateUtc="2025-03-06T17:50:00Z">
        <w:r w:rsidR="00496B5C">
          <w:rPr>
            <w:rFonts w:ascii="Arial" w:hAnsi="Arial" w:cs="Arial"/>
            <w:sz w:val="24"/>
            <w:szCs w:val="24"/>
          </w:rPr>
          <w:t>bat</w:t>
        </w:r>
        <w:r w:rsidR="00496B5C" w:rsidRPr="00944672">
          <w:rPr>
            <w:rFonts w:ascii="Arial" w:hAnsi="Arial" w:cs="Arial"/>
            <w:sz w:val="24"/>
            <w:szCs w:val="24"/>
          </w:rPr>
          <w:t xml:space="preserve"> </w:t>
        </w:r>
      </w:ins>
      <w:del w:id="12182" w:author="Lektorat Bauer" w:date="2025-03-06T18:49:00Z" w16du:dateUtc="2025-03-06T17:49:00Z">
        <w:r w:rsidRPr="00944672" w:rsidDel="00496B5C">
          <w:rPr>
            <w:rFonts w:ascii="Arial" w:hAnsi="Arial" w:cs="Arial"/>
            <w:sz w:val="24"/>
            <w:szCs w:val="24"/>
          </w:rPr>
          <w:delText>Hamid gesagt, dass er Wert darauf legen würden, wenn</w:delText>
        </w:r>
      </w:del>
      <w:del w:id="12183" w:author="Lektorat Bauer" w:date="2025-03-06T18:50:00Z" w16du:dateUtc="2025-03-06T17:50:00Z">
        <w:r w:rsidRPr="00944672" w:rsidDel="00496B5C">
          <w:rPr>
            <w:rFonts w:ascii="Arial" w:hAnsi="Arial" w:cs="Arial"/>
            <w:sz w:val="24"/>
            <w:szCs w:val="24"/>
          </w:rPr>
          <w:delText xml:space="preserve"> </w:delText>
        </w:r>
      </w:del>
      <w:r w:rsidRPr="00944672">
        <w:rPr>
          <w:rFonts w:ascii="Arial" w:hAnsi="Arial" w:cs="Arial"/>
          <w:sz w:val="24"/>
          <w:szCs w:val="24"/>
        </w:rPr>
        <w:t>Hamid</w:t>
      </w:r>
      <w:ins w:id="12184" w:author="Lektorat Bauer" w:date="2025-03-06T18:50:00Z" w16du:dateUtc="2025-03-06T17:50:00Z">
        <w:r w:rsidR="00496B5C">
          <w:rPr>
            <w:rFonts w:ascii="Arial" w:hAnsi="Arial" w:cs="Arial"/>
            <w:sz w:val="24"/>
            <w:szCs w:val="24"/>
          </w:rPr>
          <w:t>,</w:t>
        </w:r>
      </w:ins>
      <w:r w:rsidRPr="00944672">
        <w:rPr>
          <w:rFonts w:ascii="Arial" w:hAnsi="Arial" w:cs="Arial"/>
          <w:sz w:val="24"/>
          <w:szCs w:val="24"/>
        </w:rPr>
        <w:t xml:space="preserve"> mit ihm zusammen </w:t>
      </w:r>
      <w:del w:id="12185" w:author="Lektorat Bauer" w:date="2025-03-06T18:50:00Z" w16du:dateUtc="2025-03-06T17:50:00Z">
        <w:r w:rsidRPr="00944672" w:rsidDel="00496B5C">
          <w:rPr>
            <w:rFonts w:ascii="Arial" w:hAnsi="Arial" w:cs="Arial"/>
            <w:sz w:val="24"/>
            <w:szCs w:val="24"/>
          </w:rPr>
          <w:delText>aß</w:delText>
        </w:r>
      </w:del>
      <w:ins w:id="12186" w:author="Lektorat Bauer" w:date="2025-03-06T18:50:00Z" w16du:dateUtc="2025-03-06T17:50:00Z">
        <w:r w:rsidR="00496B5C">
          <w:rPr>
            <w:rFonts w:ascii="Arial" w:hAnsi="Arial" w:cs="Arial"/>
            <w:sz w:val="24"/>
            <w:szCs w:val="24"/>
          </w:rPr>
          <w:t>zu essen</w:t>
        </w:r>
      </w:ins>
      <w:r w:rsidRPr="00944672">
        <w:rPr>
          <w:rFonts w:ascii="Arial" w:hAnsi="Arial" w:cs="Arial"/>
          <w:sz w:val="24"/>
          <w:szCs w:val="24"/>
        </w:rPr>
        <w:t xml:space="preserve">. </w:t>
      </w:r>
    </w:p>
    <w:p w14:paraId="445ED526" w14:textId="74BC5BDF"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Das Reisebüro hatte für die ersten zwei Nächte eine Unterkunft organisiert. </w:t>
      </w:r>
      <w:ins w:id="12187" w:author="Lektorat Bauer" w:date="2025-03-06T18:50:00Z" w16du:dateUtc="2025-03-06T17:50:00Z">
        <w:r w:rsidR="00496B5C">
          <w:rPr>
            <w:rFonts w:ascii="Arial" w:hAnsi="Arial" w:cs="Arial"/>
            <w:sz w:val="24"/>
            <w:szCs w:val="24"/>
          </w:rPr>
          <w:t>Anschließend brauchten sie</w:t>
        </w:r>
      </w:ins>
      <w:del w:id="12188" w:author="Lektorat Bauer" w:date="2025-03-06T18:50:00Z" w16du:dateUtc="2025-03-06T17:50:00Z">
        <w:r w:rsidRPr="00944672" w:rsidDel="00496B5C">
          <w:rPr>
            <w:rFonts w:ascii="Arial" w:hAnsi="Arial" w:cs="Arial"/>
            <w:sz w:val="24"/>
            <w:szCs w:val="24"/>
          </w:rPr>
          <w:delText>Benjamin hatte Hamid gesagt, dass er für sie beide</w:delText>
        </w:r>
      </w:del>
      <w:r w:rsidRPr="00944672">
        <w:rPr>
          <w:rFonts w:ascii="Arial" w:hAnsi="Arial" w:cs="Arial"/>
          <w:sz w:val="24"/>
          <w:szCs w:val="24"/>
        </w:rPr>
        <w:t xml:space="preserve"> eine Unterkunft für 3 Wochen</w:t>
      </w:r>
      <w:del w:id="12189" w:author="Lektorat Bauer" w:date="2025-03-06T18:50:00Z" w16du:dateUtc="2025-03-06T17:50:00Z">
        <w:r w:rsidRPr="00944672" w:rsidDel="00496B5C">
          <w:rPr>
            <w:rFonts w:ascii="Arial" w:hAnsi="Arial" w:cs="Arial"/>
            <w:sz w:val="24"/>
            <w:szCs w:val="24"/>
          </w:rPr>
          <w:delText xml:space="preserve"> organisieren müsste</w:delText>
        </w:r>
      </w:del>
      <w:ins w:id="12190" w:author="Lektorat Bauer" w:date="2025-03-06T18:50:00Z" w16du:dateUtc="2025-03-06T17:50:00Z">
        <w:r w:rsidR="00496B5C">
          <w:rPr>
            <w:rFonts w:ascii="Arial" w:hAnsi="Arial" w:cs="Arial"/>
            <w:sz w:val="24"/>
            <w:szCs w:val="24"/>
          </w:rPr>
          <w:t>, was Hamid organisieren sollte</w:t>
        </w:r>
      </w:ins>
      <w:r w:rsidRPr="00944672">
        <w:rPr>
          <w:rFonts w:ascii="Arial" w:hAnsi="Arial" w:cs="Arial"/>
          <w:sz w:val="24"/>
          <w:szCs w:val="24"/>
        </w:rPr>
        <w:t xml:space="preserve">. </w:t>
      </w:r>
      <w:del w:id="12191" w:author="Lektorat Bauer" w:date="2025-03-06T18:51:00Z" w16du:dateUtc="2025-03-06T17:51:00Z">
        <w:r w:rsidRPr="00944672" w:rsidDel="00496B5C">
          <w:rPr>
            <w:rFonts w:ascii="Arial" w:hAnsi="Arial" w:cs="Arial"/>
            <w:sz w:val="24"/>
            <w:szCs w:val="24"/>
          </w:rPr>
          <w:delText xml:space="preserve">Er </w:delText>
        </w:r>
      </w:del>
      <w:ins w:id="12192" w:author="Lektorat Bauer" w:date="2025-03-06T18:51:00Z" w16du:dateUtc="2025-03-06T17:51:00Z">
        <w:r w:rsidR="00496B5C">
          <w:rPr>
            <w:rFonts w:ascii="Arial" w:hAnsi="Arial" w:cs="Arial"/>
            <w:sz w:val="24"/>
            <w:szCs w:val="24"/>
          </w:rPr>
          <w:t>Benjamin</w:t>
        </w:r>
        <w:r w:rsidR="00496B5C" w:rsidRPr="00944672">
          <w:rPr>
            <w:rFonts w:ascii="Arial" w:hAnsi="Arial" w:cs="Arial"/>
            <w:sz w:val="24"/>
            <w:szCs w:val="24"/>
          </w:rPr>
          <w:t xml:space="preserve"> </w:t>
        </w:r>
      </w:ins>
      <w:r w:rsidRPr="00944672">
        <w:rPr>
          <w:rFonts w:ascii="Arial" w:hAnsi="Arial" w:cs="Arial"/>
          <w:sz w:val="24"/>
          <w:szCs w:val="24"/>
        </w:rPr>
        <w:t xml:space="preserve">wollte die </w:t>
      </w:r>
      <w:del w:id="12193" w:author="Lektorat Bauer" w:date="2025-03-06T18:51:00Z" w16du:dateUtc="2025-03-06T17:51:00Z">
        <w:r w:rsidRPr="00944672" w:rsidDel="00496B5C">
          <w:rPr>
            <w:rFonts w:ascii="Arial" w:hAnsi="Arial" w:cs="Arial"/>
            <w:sz w:val="24"/>
            <w:szCs w:val="24"/>
          </w:rPr>
          <w:delText xml:space="preserve">Stadt </w:delText>
        </w:r>
      </w:del>
      <w:commentRangeStart w:id="12194"/>
      <w:ins w:id="12195" w:author="Lektorat Bauer" w:date="2025-03-06T18:51:00Z" w16du:dateUtc="2025-03-06T17:51:00Z">
        <w:r w:rsidR="00496B5C">
          <w:rPr>
            <w:rFonts w:ascii="Arial" w:hAnsi="Arial" w:cs="Arial"/>
            <w:sz w:val="24"/>
            <w:szCs w:val="24"/>
          </w:rPr>
          <w:t>Zuwara</w:t>
        </w:r>
        <w:commentRangeEnd w:id="12194"/>
        <w:r w:rsidR="00496B5C">
          <w:rPr>
            <w:rStyle w:val="Kommentarzeichen"/>
          </w:rPr>
          <w:commentReference w:id="12194"/>
        </w:r>
        <w:r w:rsidR="00496B5C" w:rsidRPr="00944672">
          <w:rPr>
            <w:rFonts w:ascii="Arial" w:hAnsi="Arial" w:cs="Arial"/>
            <w:sz w:val="24"/>
            <w:szCs w:val="24"/>
          </w:rPr>
          <w:t xml:space="preserve"> </w:t>
        </w:r>
      </w:ins>
      <w:r w:rsidRPr="00944672">
        <w:rPr>
          <w:rFonts w:ascii="Arial" w:hAnsi="Arial" w:cs="Arial"/>
          <w:sz w:val="24"/>
          <w:szCs w:val="24"/>
        </w:rPr>
        <w:t xml:space="preserve">als Basislager für seinen Aufenthalt </w:t>
      </w:r>
      <w:del w:id="12196" w:author="Lektorat Bauer" w:date="2025-03-06T18:50:00Z" w16du:dateUtc="2025-03-06T17:50:00Z">
        <w:r w:rsidRPr="00944672" w:rsidDel="00496B5C">
          <w:rPr>
            <w:rFonts w:ascii="Arial" w:hAnsi="Arial" w:cs="Arial"/>
            <w:sz w:val="24"/>
            <w:szCs w:val="24"/>
          </w:rPr>
          <w:delText>nehmen</w:delText>
        </w:r>
      </w:del>
      <w:ins w:id="12197" w:author="Lektorat Bauer" w:date="2025-03-06T18:50:00Z" w16du:dateUtc="2025-03-06T17:50:00Z">
        <w:r w:rsidR="00496B5C">
          <w:rPr>
            <w:rFonts w:ascii="Arial" w:hAnsi="Arial" w:cs="Arial"/>
            <w:sz w:val="24"/>
            <w:szCs w:val="24"/>
          </w:rPr>
          <w:t>nutzen</w:t>
        </w:r>
      </w:ins>
      <w:r w:rsidRPr="00944672">
        <w:rPr>
          <w:rFonts w:ascii="Arial" w:hAnsi="Arial" w:cs="Arial"/>
          <w:sz w:val="24"/>
          <w:szCs w:val="24"/>
        </w:rPr>
        <w:t>.</w:t>
      </w:r>
    </w:p>
    <w:p w14:paraId="0523DEC9" w14:textId="0C166B6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In der ersten Woche fuhren </w:t>
      </w:r>
      <w:ins w:id="12198" w:author="Lektorat Bauer" w:date="2025-03-06T18:51:00Z" w16du:dateUtc="2025-03-06T17:51:00Z">
        <w:r w:rsidR="00496B5C">
          <w:rPr>
            <w:rFonts w:ascii="Arial" w:hAnsi="Arial" w:cs="Arial"/>
            <w:sz w:val="24"/>
            <w:szCs w:val="24"/>
          </w:rPr>
          <w:t>s</w:t>
        </w:r>
      </w:ins>
      <w:del w:id="12199" w:author="Lektorat Bauer" w:date="2025-03-06T18:51:00Z" w16du:dateUtc="2025-03-06T17:51:00Z">
        <w:r w:rsidRPr="00944672" w:rsidDel="00496B5C">
          <w:rPr>
            <w:rFonts w:ascii="Arial" w:hAnsi="Arial" w:cs="Arial"/>
            <w:sz w:val="24"/>
            <w:szCs w:val="24"/>
          </w:rPr>
          <w:delText>S</w:delText>
        </w:r>
      </w:del>
      <w:r w:rsidRPr="00944672">
        <w:rPr>
          <w:rFonts w:ascii="Arial" w:hAnsi="Arial" w:cs="Arial"/>
          <w:sz w:val="24"/>
          <w:szCs w:val="24"/>
        </w:rPr>
        <w:t xml:space="preserve">ie westlich nach Tunesien und Benjamin nahm einige Untersuchungen vor. In der zweiten Woche begannen </w:t>
      </w:r>
      <w:ins w:id="12200" w:author="Lektorat Bauer" w:date="2025-03-06T18:51:00Z" w16du:dateUtc="2025-03-06T17:51:00Z">
        <w:r w:rsidR="00496B5C">
          <w:rPr>
            <w:rFonts w:ascii="Arial" w:hAnsi="Arial" w:cs="Arial"/>
            <w:sz w:val="24"/>
            <w:szCs w:val="24"/>
          </w:rPr>
          <w:t>s</w:t>
        </w:r>
      </w:ins>
      <w:del w:id="12201" w:author="Lektorat Bauer" w:date="2025-03-06T18:51:00Z" w16du:dateUtc="2025-03-06T17:51:00Z">
        <w:r w:rsidRPr="00944672" w:rsidDel="00496B5C">
          <w:rPr>
            <w:rFonts w:ascii="Arial" w:hAnsi="Arial" w:cs="Arial"/>
            <w:sz w:val="24"/>
            <w:szCs w:val="24"/>
          </w:rPr>
          <w:delText>S</w:delText>
        </w:r>
      </w:del>
      <w:r w:rsidRPr="00944672">
        <w:rPr>
          <w:rFonts w:ascii="Arial" w:hAnsi="Arial" w:cs="Arial"/>
          <w:sz w:val="24"/>
          <w:szCs w:val="24"/>
        </w:rPr>
        <w:t>ie</w:t>
      </w:r>
      <w:ins w:id="12202" w:author="Lektorat Bauer" w:date="2025-03-06T18:51:00Z" w16du:dateUtc="2025-03-06T17:51:00Z">
        <w:r w:rsidR="00496B5C">
          <w:rPr>
            <w:rFonts w:ascii="Arial" w:hAnsi="Arial" w:cs="Arial"/>
            <w:sz w:val="24"/>
            <w:szCs w:val="24"/>
          </w:rPr>
          <w:t>,</w:t>
        </w:r>
      </w:ins>
      <w:r w:rsidRPr="00944672">
        <w:rPr>
          <w:rFonts w:ascii="Arial" w:hAnsi="Arial" w:cs="Arial"/>
          <w:sz w:val="24"/>
          <w:szCs w:val="24"/>
        </w:rPr>
        <w:t xml:space="preserve"> das libysche Hinterland zu erkunden. </w:t>
      </w:r>
    </w:p>
    <w:p w14:paraId="4C267F8A" w14:textId="2D5E80B8"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Am Mittwoch, den 18</w:t>
      </w:r>
      <w:ins w:id="12203" w:author="Lektorat Bauer" w:date="2025-03-06T18:51:00Z" w16du:dateUtc="2025-03-06T17:51:00Z">
        <w:r w:rsidR="00496B5C">
          <w:rPr>
            <w:rFonts w:ascii="Arial" w:hAnsi="Arial" w:cs="Arial"/>
            <w:sz w:val="24"/>
            <w:szCs w:val="24"/>
          </w:rPr>
          <w:t>.</w:t>
        </w:r>
      </w:ins>
      <w:r w:rsidRPr="00944672">
        <w:rPr>
          <w:rFonts w:ascii="Arial" w:hAnsi="Arial" w:cs="Arial"/>
          <w:sz w:val="24"/>
          <w:szCs w:val="24"/>
        </w:rPr>
        <w:t xml:space="preserve"> März</w:t>
      </w:r>
      <w:ins w:id="12204" w:author="Lektorat Bauer" w:date="2025-03-06T18:51:00Z" w16du:dateUtc="2025-03-06T17:51:00Z">
        <w:r w:rsidR="00496B5C">
          <w:rPr>
            <w:rFonts w:ascii="Arial" w:hAnsi="Arial" w:cs="Arial"/>
            <w:sz w:val="24"/>
            <w:szCs w:val="24"/>
          </w:rPr>
          <w:t>,</w:t>
        </w:r>
      </w:ins>
      <w:r w:rsidRPr="00944672">
        <w:rPr>
          <w:rFonts w:ascii="Arial" w:hAnsi="Arial" w:cs="Arial"/>
          <w:sz w:val="24"/>
          <w:szCs w:val="24"/>
        </w:rPr>
        <w:t xml:space="preserve"> gab es einen Zwischenfall, der den Arbeitsablauf zu stören begann. Während Benjamin den Wagen verlassen hatte, um einen Salzsee zu untersuchen, wurde</w:t>
      </w:r>
      <w:ins w:id="12205" w:author="Lektorat Bauer" w:date="2025-03-06T18:51:00Z" w16du:dateUtc="2025-03-06T17:51:00Z">
        <w:r w:rsidR="00496B5C">
          <w:rPr>
            <w:rFonts w:ascii="Arial" w:hAnsi="Arial" w:cs="Arial"/>
            <w:sz w:val="24"/>
            <w:szCs w:val="24"/>
          </w:rPr>
          <w:t>n</w:t>
        </w:r>
      </w:ins>
      <w:r w:rsidRPr="00944672">
        <w:rPr>
          <w:rFonts w:ascii="Arial" w:hAnsi="Arial" w:cs="Arial"/>
          <w:sz w:val="24"/>
          <w:szCs w:val="24"/>
        </w:rPr>
        <w:t xml:space="preserve"> Hamid und sein Land Rover von einer Gruppe Milizionäre umstellt. Benjamin konnte sehen, dass eine heftige Diskussion in Gange war, war aber clever genug, um nicht zum Fahrzeug zurückzukehren, solange die Milizionäre </w:t>
      </w:r>
      <w:del w:id="12206" w:author="Lektorat Bauer" w:date="2025-03-06T18:52:00Z" w16du:dateUtc="2025-03-06T17:52:00Z">
        <w:r w:rsidRPr="00944672" w:rsidDel="00583605">
          <w:rPr>
            <w:rFonts w:ascii="Arial" w:hAnsi="Arial" w:cs="Arial"/>
            <w:sz w:val="24"/>
            <w:szCs w:val="24"/>
          </w:rPr>
          <w:delText xml:space="preserve">nach </w:delText>
        </w:r>
      </w:del>
      <w:ins w:id="12207" w:author="Lektorat Bauer" w:date="2025-03-06T18:52:00Z" w16du:dateUtc="2025-03-06T17:52:00Z">
        <w:r w:rsidR="00583605">
          <w:rPr>
            <w:rFonts w:ascii="Arial" w:hAnsi="Arial" w:cs="Arial"/>
            <w:sz w:val="24"/>
            <w:szCs w:val="24"/>
          </w:rPr>
          <w:t>noch</w:t>
        </w:r>
        <w:r w:rsidR="00583605" w:rsidRPr="00944672">
          <w:rPr>
            <w:rFonts w:ascii="Arial" w:hAnsi="Arial" w:cs="Arial"/>
            <w:sz w:val="24"/>
            <w:szCs w:val="24"/>
          </w:rPr>
          <w:t xml:space="preserve"> </w:t>
        </w:r>
      </w:ins>
      <w:r w:rsidRPr="00944672">
        <w:rPr>
          <w:rFonts w:ascii="Arial" w:hAnsi="Arial" w:cs="Arial"/>
          <w:sz w:val="24"/>
          <w:szCs w:val="24"/>
        </w:rPr>
        <w:t>da waren. Die Freischärler fuhren weg und Hamid gab per Hupe Zeichen, dass Benjamin zurückkommen sollte.</w:t>
      </w:r>
    </w:p>
    <w:p w14:paraId="7BF7A5A6"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669ACD4F"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 xml:space="preserve"> ***</w:t>
      </w:r>
    </w:p>
    <w:p w14:paraId="7C384E7A" w14:textId="77777777" w:rsidR="00583605" w:rsidRDefault="00944672" w:rsidP="00623B68">
      <w:pPr>
        <w:autoSpaceDE w:val="0"/>
        <w:autoSpaceDN w:val="0"/>
        <w:adjustRightInd w:val="0"/>
        <w:spacing w:after="0" w:line="360" w:lineRule="auto"/>
        <w:ind w:firstLine="227"/>
        <w:jc w:val="both"/>
        <w:rPr>
          <w:ins w:id="12208" w:author="Lektorat Bauer" w:date="2025-03-06T18:52:00Z" w16du:dateUtc="2025-03-06T17:52:00Z"/>
          <w:rFonts w:ascii="Arial" w:hAnsi="Arial" w:cs="Arial"/>
          <w:sz w:val="24"/>
          <w:szCs w:val="24"/>
        </w:rPr>
      </w:pPr>
      <w:r w:rsidRPr="00944672">
        <w:rPr>
          <w:rFonts w:ascii="Arial" w:hAnsi="Arial" w:cs="Arial"/>
          <w:sz w:val="24"/>
          <w:szCs w:val="24"/>
        </w:rPr>
        <w:t>„Sidi, es gibt ein Problem</w:t>
      </w:r>
      <w:del w:id="12209" w:author="Lektorat Bauer" w:date="2025-03-06T18:52:00Z" w16du:dateUtc="2025-03-06T17:52:00Z">
        <w:r w:rsidRPr="00944672" w:rsidDel="00583605">
          <w:rPr>
            <w:rFonts w:ascii="Arial" w:hAnsi="Arial" w:cs="Arial"/>
            <w:sz w:val="24"/>
            <w:szCs w:val="24"/>
          </w:rPr>
          <w:delText>.</w:delText>
        </w:r>
      </w:del>
      <w:r w:rsidRPr="00944672">
        <w:rPr>
          <w:rFonts w:ascii="Arial" w:hAnsi="Arial" w:cs="Arial"/>
          <w:sz w:val="24"/>
          <w:szCs w:val="24"/>
        </w:rPr>
        <w:t>“</w:t>
      </w:r>
      <w:ins w:id="12210" w:author="Lektorat Bauer" w:date="2025-03-06T18:52:00Z" w16du:dateUtc="2025-03-06T17:52:00Z">
        <w:r w:rsidR="00583605">
          <w:rPr>
            <w:rFonts w:ascii="Arial" w:hAnsi="Arial" w:cs="Arial"/>
            <w:sz w:val="24"/>
            <w:szCs w:val="24"/>
          </w:rPr>
          <w:t>,</w:t>
        </w:r>
      </w:ins>
      <w:r w:rsidRPr="00944672">
        <w:rPr>
          <w:rFonts w:ascii="Arial" w:hAnsi="Arial" w:cs="Arial"/>
          <w:sz w:val="24"/>
          <w:szCs w:val="24"/>
        </w:rPr>
        <w:t xml:space="preserve"> </w:t>
      </w:r>
      <w:ins w:id="12211" w:author="Lektorat Bauer" w:date="2025-03-06T18:52:00Z" w16du:dateUtc="2025-03-06T17:52:00Z">
        <w:r w:rsidR="00583605">
          <w:rPr>
            <w:rFonts w:ascii="Arial" w:hAnsi="Arial" w:cs="Arial"/>
            <w:sz w:val="24"/>
            <w:szCs w:val="24"/>
          </w:rPr>
          <w:t>b</w:t>
        </w:r>
      </w:ins>
      <w:del w:id="12212" w:author="Lektorat Bauer" w:date="2025-03-06T18:52:00Z" w16du:dateUtc="2025-03-06T17:52:00Z">
        <w:r w:rsidRPr="00944672" w:rsidDel="00583605">
          <w:rPr>
            <w:rFonts w:ascii="Arial" w:hAnsi="Arial" w:cs="Arial"/>
            <w:sz w:val="24"/>
            <w:szCs w:val="24"/>
          </w:rPr>
          <w:delText>B</w:delText>
        </w:r>
      </w:del>
      <w:r w:rsidRPr="00944672">
        <w:rPr>
          <w:rFonts w:ascii="Arial" w:hAnsi="Arial" w:cs="Arial"/>
          <w:sz w:val="24"/>
          <w:szCs w:val="24"/>
        </w:rPr>
        <w:t>egann Hamid</w:t>
      </w:r>
      <w:del w:id="12213" w:author="Lektorat Bauer" w:date="2025-03-06T18:52:00Z" w16du:dateUtc="2025-03-06T17:52:00Z">
        <w:r w:rsidRPr="00944672" w:rsidDel="00583605">
          <w:rPr>
            <w:rFonts w:ascii="Arial" w:hAnsi="Arial" w:cs="Arial"/>
            <w:sz w:val="24"/>
            <w:szCs w:val="24"/>
          </w:rPr>
          <w:delText>,</w:delText>
        </w:r>
      </w:del>
      <w:ins w:id="12214" w:author="Lektorat Bauer" w:date="2025-03-06T18:52:00Z" w16du:dateUtc="2025-03-06T17:52:00Z">
        <w:r w:rsidR="00583605">
          <w:rPr>
            <w:rFonts w:ascii="Arial" w:hAnsi="Arial" w:cs="Arial"/>
            <w:sz w:val="24"/>
            <w:szCs w:val="24"/>
          </w:rPr>
          <w:t>.</w:t>
        </w:r>
      </w:ins>
      <w:r w:rsidRPr="00944672">
        <w:rPr>
          <w:rFonts w:ascii="Arial" w:hAnsi="Arial" w:cs="Arial"/>
          <w:sz w:val="24"/>
          <w:szCs w:val="24"/>
        </w:rPr>
        <w:t xml:space="preserve"> </w:t>
      </w:r>
    </w:p>
    <w:p w14:paraId="5BC34137" w14:textId="754BBD7B"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 xml:space="preserve">„Sadiqi, was ist los?“ Hamid sprach ihn immer mit </w:t>
      </w:r>
      <w:ins w:id="12215" w:author="Lektorat Bauer" w:date="2025-03-06T18:52:00Z" w16du:dateUtc="2025-03-06T17:52:00Z">
        <w:r w:rsidR="00583605">
          <w:rPr>
            <w:rFonts w:ascii="Arial" w:hAnsi="Arial" w:cs="Arial"/>
            <w:sz w:val="24"/>
            <w:szCs w:val="24"/>
          </w:rPr>
          <w:t>‚</w:t>
        </w:r>
      </w:ins>
      <w:del w:id="12216" w:author="Lektorat Bauer" w:date="2025-03-06T18:52:00Z" w16du:dateUtc="2025-03-06T17:52:00Z">
        <w:r w:rsidRPr="00944672" w:rsidDel="00583605">
          <w:rPr>
            <w:rFonts w:ascii="Arial" w:hAnsi="Arial" w:cs="Arial"/>
            <w:sz w:val="24"/>
            <w:szCs w:val="24"/>
          </w:rPr>
          <w:delText>‘</w:delText>
        </w:r>
      </w:del>
      <w:r w:rsidRPr="00944672">
        <w:rPr>
          <w:rFonts w:ascii="Arial" w:hAnsi="Arial" w:cs="Arial"/>
          <w:sz w:val="24"/>
          <w:szCs w:val="24"/>
        </w:rPr>
        <w:t>Sidi</w:t>
      </w:r>
      <w:ins w:id="12217" w:author="Lektorat Bauer" w:date="2025-03-06T18:52:00Z" w16du:dateUtc="2025-03-06T17:52:00Z">
        <w:r w:rsidR="00583605">
          <w:rPr>
            <w:rFonts w:ascii="Arial" w:hAnsi="Arial" w:cs="Arial"/>
            <w:sz w:val="24"/>
            <w:szCs w:val="24"/>
          </w:rPr>
          <w:t>‘</w:t>
        </w:r>
      </w:ins>
      <w:del w:id="12218" w:author="Lektorat Bauer" w:date="2025-03-06T18:52:00Z" w16du:dateUtc="2025-03-06T17:52:00Z">
        <w:r w:rsidRPr="00944672" w:rsidDel="00583605">
          <w:rPr>
            <w:rFonts w:ascii="Arial" w:hAnsi="Arial" w:cs="Arial"/>
            <w:sz w:val="24"/>
            <w:szCs w:val="24"/>
          </w:rPr>
          <w:delText>’</w:delText>
        </w:r>
      </w:del>
      <w:ins w:id="12219" w:author="Lektorat Bauer" w:date="2025-03-06T18:53:00Z" w16du:dateUtc="2025-03-06T17:53:00Z">
        <w:r w:rsidR="00583605">
          <w:rPr>
            <w:rFonts w:ascii="Arial" w:hAnsi="Arial" w:cs="Arial"/>
            <w:sz w:val="24"/>
            <w:szCs w:val="24"/>
          </w:rPr>
          <w:t>,</w:t>
        </w:r>
      </w:ins>
      <w:r w:rsidRPr="00944672">
        <w:rPr>
          <w:rFonts w:ascii="Arial" w:hAnsi="Arial" w:cs="Arial"/>
          <w:sz w:val="24"/>
          <w:szCs w:val="24"/>
        </w:rPr>
        <w:t xml:space="preserve"> also mit </w:t>
      </w:r>
      <w:ins w:id="12220" w:author="Lektorat Bauer" w:date="2025-03-06T18:53:00Z" w16du:dateUtc="2025-03-06T17:53:00Z">
        <w:r w:rsidR="00583605">
          <w:rPr>
            <w:rFonts w:ascii="Arial" w:hAnsi="Arial" w:cs="Arial"/>
            <w:sz w:val="24"/>
            <w:szCs w:val="24"/>
          </w:rPr>
          <w:t>‚</w:t>
        </w:r>
      </w:ins>
      <w:del w:id="12221" w:author="Lektorat Bauer" w:date="2025-03-06T18:53:00Z" w16du:dateUtc="2025-03-06T17:53:00Z">
        <w:r w:rsidRPr="00944672" w:rsidDel="00583605">
          <w:rPr>
            <w:rFonts w:ascii="Arial" w:hAnsi="Arial" w:cs="Arial"/>
            <w:sz w:val="24"/>
            <w:szCs w:val="24"/>
          </w:rPr>
          <w:delText>‘</w:delText>
        </w:r>
      </w:del>
      <w:r w:rsidRPr="00944672">
        <w:rPr>
          <w:rFonts w:ascii="Arial" w:hAnsi="Arial" w:cs="Arial"/>
          <w:sz w:val="24"/>
          <w:szCs w:val="24"/>
        </w:rPr>
        <w:t>Herr</w:t>
      </w:r>
      <w:ins w:id="12222" w:author="Lektorat Bauer" w:date="2025-03-06T18:53:00Z" w16du:dateUtc="2025-03-06T17:53:00Z">
        <w:r w:rsidR="00583605">
          <w:rPr>
            <w:rFonts w:ascii="Arial" w:hAnsi="Arial" w:cs="Arial"/>
            <w:sz w:val="24"/>
            <w:szCs w:val="24"/>
          </w:rPr>
          <w:t>‘</w:t>
        </w:r>
      </w:ins>
      <w:del w:id="12223" w:author="Lektorat Bauer" w:date="2025-03-06T18:53:00Z" w16du:dateUtc="2025-03-06T17:53:00Z">
        <w:r w:rsidRPr="00944672" w:rsidDel="00583605">
          <w:rPr>
            <w:rFonts w:ascii="Arial" w:hAnsi="Arial" w:cs="Arial"/>
            <w:sz w:val="24"/>
            <w:szCs w:val="24"/>
          </w:rPr>
          <w:delText>’</w:delText>
        </w:r>
      </w:del>
      <w:r w:rsidRPr="00944672">
        <w:rPr>
          <w:rFonts w:ascii="Arial" w:hAnsi="Arial" w:cs="Arial"/>
          <w:sz w:val="24"/>
          <w:szCs w:val="24"/>
        </w:rPr>
        <w:t xml:space="preserve"> an, was im arabischen Sprachgebrauch</w:t>
      </w:r>
      <w:del w:id="12224" w:author="Lektorat Bauer" w:date="2025-03-06T18:53:00Z" w16du:dateUtc="2025-03-06T17:53:00Z">
        <w:r w:rsidRPr="00944672" w:rsidDel="00583605">
          <w:rPr>
            <w:rFonts w:ascii="Arial" w:hAnsi="Arial" w:cs="Arial"/>
            <w:sz w:val="24"/>
            <w:szCs w:val="24"/>
          </w:rPr>
          <w:delText>,</w:delText>
        </w:r>
      </w:del>
      <w:r w:rsidRPr="00944672">
        <w:rPr>
          <w:rFonts w:ascii="Arial" w:hAnsi="Arial" w:cs="Arial"/>
          <w:sz w:val="24"/>
          <w:szCs w:val="24"/>
        </w:rPr>
        <w:t xml:space="preserve"> verschiedene Abstufungen haben kann. Benjamin hatte beschlossen</w:t>
      </w:r>
      <w:ins w:id="12225" w:author="Lektorat Bauer" w:date="2025-03-06T18:53:00Z" w16du:dateUtc="2025-03-06T17:53:00Z">
        <w:r w:rsidR="00583605">
          <w:rPr>
            <w:rFonts w:ascii="Arial" w:hAnsi="Arial" w:cs="Arial"/>
            <w:sz w:val="24"/>
            <w:szCs w:val="24"/>
          </w:rPr>
          <w:t>,</w:t>
        </w:r>
      </w:ins>
      <w:r w:rsidRPr="00944672">
        <w:rPr>
          <w:rFonts w:ascii="Arial" w:hAnsi="Arial" w:cs="Arial"/>
          <w:sz w:val="24"/>
          <w:szCs w:val="24"/>
        </w:rPr>
        <w:t xml:space="preserve"> Hamid daher immer mit </w:t>
      </w:r>
      <w:ins w:id="12226" w:author="Lektorat Bauer" w:date="2025-03-06T18:53:00Z" w16du:dateUtc="2025-03-06T17:53:00Z">
        <w:r w:rsidR="00583605">
          <w:rPr>
            <w:rFonts w:ascii="Arial" w:hAnsi="Arial" w:cs="Arial"/>
            <w:sz w:val="24"/>
            <w:szCs w:val="24"/>
          </w:rPr>
          <w:t>‚</w:t>
        </w:r>
      </w:ins>
      <w:del w:id="12227" w:author="Lektorat Bauer" w:date="2025-03-06T18:53:00Z" w16du:dateUtc="2025-03-06T17:53:00Z">
        <w:r w:rsidRPr="00944672" w:rsidDel="00583605">
          <w:rPr>
            <w:rFonts w:ascii="Arial" w:hAnsi="Arial" w:cs="Arial"/>
            <w:sz w:val="24"/>
            <w:szCs w:val="24"/>
          </w:rPr>
          <w:delText>‘</w:delText>
        </w:r>
      </w:del>
      <w:r w:rsidRPr="00944672">
        <w:rPr>
          <w:rFonts w:ascii="Arial" w:hAnsi="Arial" w:cs="Arial"/>
          <w:sz w:val="24"/>
          <w:szCs w:val="24"/>
        </w:rPr>
        <w:t>Sadiqi</w:t>
      </w:r>
      <w:ins w:id="12228" w:author="Lektorat Bauer" w:date="2025-03-06T18:53:00Z" w16du:dateUtc="2025-03-06T17:53:00Z">
        <w:r w:rsidR="00583605">
          <w:rPr>
            <w:rFonts w:ascii="Arial" w:hAnsi="Arial" w:cs="Arial"/>
            <w:sz w:val="24"/>
            <w:szCs w:val="24"/>
          </w:rPr>
          <w:t>‘</w:t>
        </w:r>
      </w:ins>
      <w:del w:id="12229" w:author="Lektorat Bauer" w:date="2025-03-06T18:53:00Z" w16du:dateUtc="2025-03-06T17:53:00Z">
        <w:r w:rsidRPr="00944672" w:rsidDel="00583605">
          <w:rPr>
            <w:rFonts w:ascii="Arial" w:hAnsi="Arial" w:cs="Arial"/>
            <w:sz w:val="24"/>
            <w:szCs w:val="24"/>
          </w:rPr>
          <w:delText>’</w:delText>
        </w:r>
      </w:del>
      <w:ins w:id="12230" w:author="Lektorat Bauer" w:date="2025-03-06T18:53:00Z" w16du:dateUtc="2025-03-06T17:53:00Z">
        <w:r w:rsidR="00583605">
          <w:rPr>
            <w:rFonts w:ascii="Arial" w:hAnsi="Arial" w:cs="Arial"/>
            <w:sz w:val="24"/>
            <w:szCs w:val="24"/>
          </w:rPr>
          <w:t xml:space="preserve"> anzureden</w:t>
        </w:r>
      </w:ins>
      <w:r w:rsidRPr="00944672">
        <w:rPr>
          <w:rFonts w:ascii="Arial" w:hAnsi="Arial" w:cs="Arial"/>
          <w:sz w:val="24"/>
          <w:szCs w:val="24"/>
        </w:rPr>
        <w:t xml:space="preserve">, was so viel wie </w:t>
      </w:r>
      <w:ins w:id="12231" w:author="Lektorat Bauer" w:date="2025-03-06T18:53:00Z" w16du:dateUtc="2025-03-06T17:53:00Z">
        <w:r w:rsidR="00583605">
          <w:rPr>
            <w:rFonts w:ascii="Arial" w:hAnsi="Arial" w:cs="Arial"/>
            <w:sz w:val="24"/>
            <w:szCs w:val="24"/>
          </w:rPr>
          <w:t>‚</w:t>
        </w:r>
      </w:ins>
      <w:del w:id="12232" w:author="Lektorat Bauer" w:date="2025-03-06T18:53:00Z" w16du:dateUtc="2025-03-06T17:53:00Z">
        <w:r w:rsidRPr="00944672" w:rsidDel="00583605">
          <w:rPr>
            <w:rFonts w:ascii="Arial" w:hAnsi="Arial" w:cs="Arial"/>
            <w:sz w:val="24"/>
            <w:szCs w:val="24"/>
          </w:rPr>
          <w:delText>‘</w:delText>
        </w:r>
      </w:del>
      <w:r w:rsidRPr="00944672">
        <w:rPr>
          <w:rFonts w:ascii="Arial" w:hAnsi="Arial" w:cs="Arial"/>
          <w:sz w:val="24"/>
          <w:szCs w:val="24"/>
        </w:rPr>
        <w:t>mein Freund</w:t>
      </w:r>
      <w:ins w:id="12233" w:author="Lektorat Bauer" w:date="2025-03-06T18:53:00Z" w16du:dateUtc="2025-03-06T17:53:00Z">
        <w:r w:rsidR="00583605">
          <w:rPr>
            <w:rFonts w:ascii="Arial" w:hAnsi="Arial" w:cs="Arial"/>
            <w:sz w:val="24"/>
            <w:szCs w:val="24"/>
          </w:rPr>
          <w:t>‘</w:t>
        </w:r>
      </w:ins>
      <w:del w:id="12234" w:author="Lektorat Bauer" w:date="2025-03-06T18:53:00Z" w16du:dateUtc="2025-03-06T17:53:00Z">
        <w:r w:rsidRPr="00944672" w:rsidDel="00583605">
          <w:rPr>
            <w:rFonts w:ascii="Arial" w:hAnsi="Arial" w:cs="Arial"/>
            <w:sz w:val="24"/>
            <w:szCs w:val="24"/>
          </w:rPr>
          <w:delText>’</w:delText>
        </w:r>
      </w:del>
      <w:r w:rsidRPr="00944672">
        <w:rPr>
          <w:rFonts w:ascii="Arial" w:hAnsi="Arial" w:cs="Arial"/>
          <w:sz w:val="24"/>
          <w:szCs w:val="24"/>
        </w:rPr>
        <w:t xml:space="preserve"> bedeutet</w:t>
      </w:r>
      <w:ins w:id="12235" w:author="Lektorat Bauer" w:date="2025-03-06T18:53:00Z" w16du:dateUtc="2025-03-06T17:53:00Z">
        <w:r w:rsidR="00583605">
          <w:rPr>
            <w:rFonts w:ascii="Arial" w:hAnsi="Arial" w:cs="Arial"/>
            <w:sz w:val="24"/>
            <w:szCs w:val="24"/>
          </w:rPr>
          <w:t xml:space="preserve"> – </w:t>
        </w:r>
      </w:ins>
      <w:del w:id="12236" w:author="Lektorat Bauer" w:date="2025-03-06T18:53:00Z" w16du:dateUtc="2025-03-06T17:53:00Z">
        <w:r w:rsidRPr="00944672" w:rsidDel="00583605">
          <w:rPr>
            <w:rFonts w:ascii="Arial" w:hAnsi="Arial" w:cs="Arial"/>
            <w:sz w:val="24"/>
            <w:szCs w:val="24"/>
          </w:rPr>
          <w:delText xml:space="preserve">, und </w:delText>
        </w:r>
      </w:del>
      <w:r w:rsidRPr="00944672">
        <w:rPr>
          <w:rFonts w:ascii="Arial" w:hAnsi="Arial" w:cs="Arial"/>
          <w:sz w:val="24"/>
          <w:szCs w:val="24"/>
        </w:rPr>
        <w:t xml:space="preserve">auch hier bietet die arabische Sprache viele Möglichkeiten der Differenzierung. </w:t>
      </w:r>
    </w:p>
    <w:p w14:paraId="223D82A0" w14:textId="77777777" w:rsidR="00583605" w:rsidRDefault="00944672" w:rsidP="00623B68">
      <w:pPr>
        <w:autoSpaceDE w:val="0"/>
        <w:autoSpaceDN w:val="0"/>
        <w:adjustRightInd w:val="0"/>
        <w:spacing w:after="0" w:line="360" w:lineRule="auto"/>
        <w:ind w:firstLine="227"/>
        <w:jc w:val="both"/>
        <w:rPr>
          <w:ins w:id="12237" w:author="Lektorat Bauer" w:date="2025-03-06T18:53:00Z" w16du:dateUtc="2025-03-06T17:53:00Z"/>
          <w:rFonts w:ascii="Arial" w:hAnsi="Arial" w:cs="Arial"/>
          <w:sz w:val="24"/>
          <w:szCs w:val="24"/>
        </w:rPr>
      </w:pPr>
      <w:r w:rsidRPr="00944672">
        <w:rPr>
          <w:rFonts w:ascii="Arial" w:hAnsi="Arial" w:cs="Arial"/>
          <w:sz w:val="24"/>
          <w:szCs w:val="24"/>
        </w:rPr>
        <w:t xml:space="preserve">„Die Soldaten gehören zu den Truppen von General Abu Alsyf. Sie sagen, wenn wir hier herumfahren, dann müssen wir dafür bezahlen oder wir werden erst gefoltert und dann getötet.“ </w:t>
      </w:r>
      <w:del w:id="12238" w:author="Lektorat Bauer" w:date="2025-03-06T18:53:00Z" w16du:dateUtc="2025-03-06T17:53:00Z">
        <w:r w:rsidRPr="00944672" w:rsidDel="00583605">
          <w:rPr>
            <w:rFonts w:ascii="Arial" w:hAnsi="Arial" w:cs="Arial"/>
            <w:sz w:val="24"/>
            <w:szCs w:val="24"/>
          </w:rPr>
          <w:delText xml:space="preserve">Sagte ein bedrückter Hamid. </w:delText>
        </w:r>
      </w:del>
    </w:p>
    <w:p w14:paraId="17E84FC6" w14:textId="77777777" w:rsidR="00583605" w:rsidRDefault="00944672" w:rsidP="00583605">
      <w:pPr>
        <w:autoSpaceDE w:val="0"/>
        <w:autoSpaceDN w:val="0"/>
        <w:adjustRightInd w:val="0"/>
        <w:spacing w:after="0" w:line="360" w:lineRule="auto"/>
        <w:ind w:firstLine="227"/>
        <w:jc w:val="both"/>
        <w:rPr>
          <w:ins w:id="12239" w:author="Lektorat Bauer" w:date="2025-03-06T18:54:00Z" w16du:dateUtc="2025-03-06T17:54:00Z"/>
          <w:rFonts w:ascii="Arial" w:hAnsi="Arial" w:cs="Arial"/>
          <w:sz w:val="24"/>
          <w:szCs w:val="24"/>
        </w:rPr>
      </w:pPr>
      <w:r w:rsidRPr="00944672">
        <w:rPr>
          <w:rFonts w:ascii="Arial" w:hAnsi="Arial" w:cs="Arial"/>
          <w:sz w:val="24"/>
          <w:szCs w:val="24"/>
        </w:rPr>
        <w:t>„Ich vermute, dass der General kein General ist?!“</w:t>
      </w:r>
      <w:ins w:id="12240" w:author="Lektorat Bauer" w:date="2025-03-06T18:53:00Z" w16du:dateUtc="2025-03-06T17:53:00Z">
        <w:r w:rsidR="00583605">
          <w:rPr>
            <w:rFonts w:ascii="Arial" w:hAnsi="Arial" w:cs="Arial"/>
            <w:sz w:val="24"/>
            <w:szCs w:val="24"/>
          </w:rPr>
          <w:t>,</w:t>
        </w:r>
      </w:ins>
      <w:r w:rsidRPr="00944672">
        <w:rPr>
          <w:rFonts w:ascii="Arial" w:hAnsi="Arial" w:cs="Arial"/>
          <w:sz w:val="24"/>
          <w:szCs w:val="24"/>
        </w:rPr>
        <w:t xml:space="preserve"> </w:t>
      </w:r>
      <w:ins w:id="12241" w:author="Lektorat Bauer" w:date="2025-03-06T18:54:00Z" w16du:dateUtc="2025-03-06T17:54:00Z">
        <w:r w:rsidR="00583605">
          <w:rPr>
            <w:rFonts w:ascii="Arial" w:hAnsi="Arial" w:cs="Arial"/>
            <w:sz w:val="24"/>
            <w:szCs w:val="24"/>
          </w:rPr>
          <w:t>f</w:t>
        </w:r>
      </w:ins>
      <w:del w:id="12242" w:author="Lektorat Bauer" w:date="2025-03-06T18:54:00Z" w16du:dateUtc="2025-03-06T17:54:00Z">
        <w:r w:rsidRPr="00944672" w:rsidDel="00583605">
          <w:rPr>
            <w:rFonts w:ascii="Arial" w:hAnsi="Arial" w:cs="Arial"/>
            <w:sz w:val="24"/>
            <w:szCs w:val="24"/>
          </w:rPr>
          <w:delText>F</w:delText>
        </w:r>
      </w:del>
      <w:r w:rsidRPr="00944672">
        <w:rPr>
          <w:rFonts w:ascii="Arial" w:hAnsi="Arial" w:cs="Arial"/>
          <w:sz w:val="24"/>
          <w:szCs w:val="24"/>
        </w:rPr>
        <w:t>ragte Benjamin.</w:t>
      </w:r>
    </w:p>
    <w:p w14:paraId="6CA9BBEF" w14:textId="1FDADC60" w:rsidR="00944672" w:rsidRPr="00944672" w:rsidRDefault="00944672" w:rsidP="00583605">
      <w:pPr>
        <w:autoSpaceDE w:val="0"/>
        <w:autoSpaceDN w:val="0"/>
        <w:adjustRightInd w:val="0"/>
        <w:spacing w:after="0" w:line="360" w:lineRule="auto"/>
        <w:ind w:firstLine="227"/>
        <w:jc w:val="both"/>
        <w:rPr>
          <w:rFonts w:ascii="Arial" w:hAnsi="Arial" w:cs="Arial"/>
          <w:sz w:val="24"/>
          <w:szCs w:val="24"/>
        </w:rPr>
      </w:pPr>
      <w:del w:id="12243" w:author="Lektorat Bauer" w:date="2025-03-06T18:54:00Z" w16du:dateUtc="2025-03-06T17:54:00Z">
        <w:r w:rsidRPr="00944672" w:rsidDel="00583605">
          <w:rPr>
            <w:rFonts w:ascii="Arial" w:hAnsi="Arial" w:cs="Arial"/>
            <w:sz w:val="24"/>
            <w:szCs w:val="24"/>
          </w:rPr>
          <w:delText xml:space="preserve"> Hamid meinte nur: </w:delText>
        </w:r>
      </w:del>
      <w:r w:rsidRPr="00944672">
        <w:rPr>
          <w:rFonts w:ascii="Arial" w:hAnsi="Arial" w:cs="Arial"/>
          <w:sz w:val="24"/>
          <w:szCs w:val="24"/>
        </w:rPr>
        <w:t xml:space="preserve">„Das ist egal. Seine Leute nennen ihn </w:t>
      </w:r>
      <w:ins w:id="12244" w:author="Lektorat Bauer" w:date="2025-03-06T18:54:00Z" w16du:dateUtc="2025-03-06T17:54:00Z">
        <w:r w:rsidR="00583605">
          <w:rPr>
            <w:rFonts w:ascii="Arial" w:hAnsi="Arial" w:cs="Arial"/>
            <w:sz w:val="24"/>
            <w:szCs w:val="24"/>
          </w:rPr>
          <w:t>‚</w:t>
        </w:r>
      </w:ins>
      <w:del w:id="12245" w:author="Lektorat Bauer" w:date="2025-03-06T18:54:00Z" w16du:dateUtc="2025-03-06T17:54:00Z">
        <w:r w:rsidRPr="00944672" w:rsidDel="00583605">
          <w:rPr>
            <w:rFonts w:ascii="Arial" w:hAnsi="Arial" w:cs="Arial"/>
            <w:sz w:val="24"/>
            <w:szCs w:val="24"/>
          </w:rPr>
          <w:delText>‘</w:delText>
        </w:r>
      </w:del>
      <w:r w:rsidRPr="00944672">
        <w:rPr>
          <w:rFonts w:ascii="Arial" w:hAnsi="Arial" w:cs="Arial"/>
          <w:sz w:val="24"/>
          <w:szCs w:val="24"/>
        </w:rPr>
        <w:t>Vater des Schwertes</w:t>
      </w:r>
      <w:ins w:id="12246" w:author="Lektorat Bauer" w:date="2025-03-06T18:54:00Z" w16du:dateUtc="2025-03-06T17:54:00Z">
        <w:r w:rsidR="00583605">
          <w:rPr>
            <w:rFonts w:ascii="Arial" w:hAnsi="Arial" w:cs="Arial"/>
            <w:sz w:val="24"/>
            <w:szCs w:val="24"/>
          </w:rPr>
          <w:t>‘</w:t>
        </w:r>
      </w:ins>
      <w:del w:id="12247" w:author="Lektorat Bauer" w:date="2025-03-06T18:54:00Z" w16du:dateUtc="2025-03-06T17:54:00Z">
        <w:r w:rsidRPr="00944672" w:rsidDel="00583605">
          <w:rPr>
            <w:rFonts w:ascii="Arial" w:hAnsi="Arial" w:cs="Arial"/>
            <w:sz w:val="24"/>
            <w:szCs w:val="24"/>
          </w:rPr>
          <w:delText>’</w:delText>
        </w:r>
      </w:del>
      <w:r w:rsidRPr="00944672">
        <w:rPr>
          <w:rFonts w:ascii="Arial" w:hAnsi="Arial" w:cs="Arial"/>
          <w:sz w:val="24"/>
          <w:szCs w:val="24"/>
        </w:rPr>
        <w:t>, das bedeutet, dass er ein gefährlicher Mann ist. Wir sollten hier verschwinden.“</w:t>
      </w:r>
    </w:p>
    <w:p w14:paraId="469BC1AD"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„Ja, lass</w:t>
      </w:r>
      <w:del w:id="12248" w:author="Lektorat Bauer" w:date="2025-03-06T18:54:00Z" w16du:dateUtc="2025-03-06T17:54:00Z">
        <w:r w:rsidRPr="00944672" w:rsidDel="00583605">
          <w:rPr>
            <w:rFonts w:ascii="Arial" w:hAnsi="Arial" w:cs="Arial"/>
            <w:sz w:val="24"/>
            <w:szCs w:val="24"/>
          </w:rPr>
          <w:delText>e</w:delText>
        </w:r>
      </w:del>
      <w:r w:rsidRPr="00944672">
        <w:rPr>
          <w:rFonts w:ascii="Arial" w:hAnsi="Arial" w:cs="Arial"/>
          <w:sz w:val="24"/>
          <w:szCs w:val="24"/>
        </w:rPr>
        <w:t xml:space="preserve"> uns zurückfahren. Ich muss mal telefonieren.“ Damit stiegen sie in den Land Rover und fuhren zurück.</w:t>
      </w:r>
    </w:p>
    <w:p w14:paraId="6061DB71"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Nachdem Sie in Abu Kammash angekommen waren, ging Benjamin in sein Zimmer, um in Ruhe mit seinem Satellitentelefon ein Gespräch zu führen.</w:t>
      </w:r>
    </w:p>
    <w:p w14:paraId="252C76D6" w14:textId="77AA742A"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Benjamin wählte die Notfallnummer, die man ihm gegeben hatte und überlegte, was er sagen und wie er sein Problem schildern sollte</w:t>
      </w:r>
      <w:del w:id="12249" w:author="Lektorat Bauer" w:date="2025-03-06T18:54:00Z" w16du:dateUtc="2025-03-06T17:54:00Z">
        <w:r w:rsidRPr="00944672" w:rsidDel="00583605">
          <w:rPr>
            <w:rFonts w:ascii="Arial" w:hAnsi="Arial" w:cs="Arial"/>
            <w:sz w:val="24"/>
            <w:szCs w:val="24"/>
          </w:rPr>
          <w:delText xml:space="preserve">, wurde aber </w:delText>
        </w:r>
        <w:commentRangeStart w:id="12250"/>
        <w:r w:rsidRPr="00944672" w:rsidDel="00583605">
          <w:rPr>
            <w:rFonts w:ascii="Arial" w:hAnsi="Arial" w:cs="Arial"/>
            <w:sz w:val="24"/>
            <w:szCs w:val="24"/>
          </w:rPr>
          <w:delText>direkt</w:delText>
        </w:r>
      </w:del>
      <w:commentRangeEnd w:id="12250"/>
      <w:r w:rsidR="00583605">
        <w:rPr>
          <w:rStyle w:val="Kommentarzeichen"/>
        </w:rPr>
        <w:commentReference w:id="12250"/>
      </w:r>
      <w:del w:id="12251" w:author="Lektorat Bauer" w:date="2025-03-06T18:54:00Z" w16du:dateUtc="2025-03-06T17:54:00Z">
        <w:r w:rsidRPr="00944672" w:rsidDel="00583605">
          <w:rPr>
            <w:rFonts w:ascii="Arial" w:hAnsi="Arial" w:cs="Arial"/>
            <w:sz w:val="24"/>
            <w:szCs w:val="24"/>
          </w:rPr>
          <w:delText xml:space="preserve"> überrascht</w:delText>
        </w:r>
      </w:del>
      <w:r w:rsidRPr="00944672">
        <w:rPr>
          <w:rFonts w:ascii="Arial" w:hAnsi="Arial" w:cs="Arial"/>
          <w:sz w:val="24"/>
          <w:szCs w:val="24"/>
        </w:rPr>
        <w:t xml:space="preserve">. Nach dem dritten Klingeln meldete sich eine Stimme in englischer Sprache und sagte: „Guten Tag Herr Dr. Dingaka, wie geht es Ihnen? Welche Art von Problem ist bei Ihnen in Abu Kammash aufgetreten?“ </w:t>
      </w:r>
    </w:p>
    <w:p w14:paraId="54679691" w14:textId="77777777" w:rsidR="00583605" w:rsidRDefault="00944672" w:rsidP="00623B68">
      <w:pPr>
        <w:autoSpaceDE w:val="0"/>
        <w:autoSpaceDN w:val="0"/>
        <w:adjustRightInd w:val="0"/>
        <w:spacing w:after="0" w:line="360" w:lineRule="auto"/>
        <w:ind w:firstLine="227"/>
        <w:jc w:val="both"/>
        <w:rPr>
          <w:ins w:id="12252" w:author="Lektorat Bauer" w:date="2025-03-06T18:56:00Z" w16du:dateUtc="2025-03-06T17:56:00Z"/>
          <w:rFonts w:ascii="Arial" w:hAnsi="Arial" w:cs="Arial"/>
          <w:sz w:val="24"/>
          <w:szCs w:val="24"/>
        </w:rPr>
      </w:pPr>
      <w:del w:id="12253" w:author="Lektorat Bauer" w:date="2025-03-06T18:55:00Z" w16du:dateUtc="2025-03-06T17:55:00Z">
        <w:r w:rsidRPr="00944672" w:rsidDel="00583605">
          <w:rPr>
            <w:rFonts w:ascii="Arial" w:hAnsi="Arial" w:cs="Arial"/>
            <w:sz w:val="24"/>
            <w:szCs w:val="24"/>
          </w:rPr>
          <w:delText>„</w:delText>
        </w:r>
        <w:commentRangeStart w:id="12254"/>
        <w:r w:rsidRPr="00944672" w:rsidDel="00583605">
          <w:rPr>
            <w:rFonts w:ascii="Arial" w:hAnsi="Arial" w:cs="Arial"/>
            <w:sz w:val="24"/>
            <w:szCs w:val="24"/>
          </w:rPr>
          <w:delText xml:space="preserve">Woher? ... Ach, ... vergessen Sie´s.“ stotterte Benjamin </w:delText>
        </w:r>
      </w:del>
      <w:commentRangeEnd w:id="12254"/>
      <w:r w:rsidR="00583605">
        <w:rPr>
          <w:rStyle w:val="Kommentarzeichen"/>
        </w:rPr>
        <w:commentReference w:id="12254"/>
      </w:r>
      <w:del w:id="12255" w:author="Lektorat Bauer" w:date="2025-03-06T18:55:00Z" w16du:dateUtc="2025-03-06T17:55:00Z">
        <w:r w:rsidRPr="00944672" w:rsidDel="00583605">
          <w:rPr>
            <w:rFonts w:ascii="Arial" w:hAnsi="Arial" w:cs="Arial"/>
            <w:sz w:val="24"/>
            <w:szCs w:val="24"/>
          </w:rPr>
          <w:delText>Dingaka</w:delText>
        </w:r>
      </w:del>
      <w:ins w:id="12256" w:author="Lektorat Bauer" w:date="2025-03-06T18:55:00Z" w16du:dateUtc="2025-03-06T17:55:00Z">
        <w:r w:rsidR="00583605">
          <w:rPr>
            <w:rFonts w:ascii="Arial" w:hAnsi="Arial" w:cs="Arial"/>
            <w:sz w:val="24"/>
            <w:szCs w:val="24"/>
          </w:rPr>
          <w:t>Benjamin Dingaka stutze kurz, empfand es aber als angenehm, direkt zur Sache kommen zu können</w:t>
        </w:r>
      </w:ins>
      <w:r w:rsidRPr="00944672">
        <w:rPr>
          <w:rFonts w:ascii="Arial" w:hAnsi="Arial" w:cs="Arial"/>
          <w:sz w:val="24"/>
          <w:szCs w:val="24"/>
        </w:rPr>
        <w:t xml:space="preserve">. „Ich werde von einer Miliz bedroht. Ich kann meiner Aufgabe hier nicht weiter nachgehen.“ </w:t>
      </w:r>
      <w:del w:id="12257" w:author="Lektorat Bauer" w:date="2025-03-06T18:56:00Z" w16du:dateUtc="2025-03-06T17:56:00Z">
        <w:r w:rsidRPr="00944672" w:rsidDel="00583605">
          <w:rPr>
            <w:rFonts w:ascii="Arial" w:hAnsi="Arial" w:cs="Arial"/>
            <w:sz w:val="24"/>
            <w:szCs w:val="24"/>
          </w:rPr>
          <w:delText xml:space="preserve">Sagte er, nachdem er sich von der Überraschung erholt hatte. </w:delText>
        </w:r>
      </w:del>
    </w:p>
    <w:p w14:paraId="7DF41BFB" w14:textId="77777777" w:rsidR="00583605" w:rsidRDefault="00944672" w:rsidP="00623B68">
      <w:pPr>
        <w:autoSpaceDE w:val="0"/>
        <w:autoSpaceDN w:val="0"/>
        <w:adjustRightInd w:val="0"/>
        <w:spacing w:after="0" w:line="360" w:lineRule="auto"/>
        <w:ind w:firstLine="227"/>
        <w:jc w:val="both"/>
        <w:rPr>
          <w:ins w:id="12258" w:author="Lektorat Bauer" w:date="2025-03-06T18:56:00Z" w16du:dateUtc="2025-03-06T17:56:00Z"/>
          <w:rFonts w:ascii="Arial" w:hAnsi="Arial" w:cs="Arial"/>
          <w:sz w:val="24"/>
          <w:szCs w:val="24"/>
        </w:rPr>
      </w:pPr>
      <w:r w:rsidRPr="00944672">
        <w:rPr>
          <w:rFonts w:ascii="Arial" w:hAnsi="Arial" w:cs="Arial"/>
          <w:sz w:val="24"/>
          <w:szCs w:val="24"/>
        </w:rPr>
        <w:t>„Ich verstehe</w:t>
      </w:r>
      <w:del w:id="12259" w:author="Lektorat Bauer" w:date="2025-03-06T18:56:00Z" w16du:dateUtc="2025-03-06T17:56:00Z">
        <w:r w:rsidRPr="00944672" w:rsidDel="00583605">
          <w:rPr>
            <w:rFonts w:ascii="Arial" w:hAnsi="Arial" w:cs="Arial"/>
            <w:sz w:val="24"/>
            <w:szCs w:val="24"/>
          </w:rPr>
          <w:delText>.</w:delText>
        </w:r>
      </w:del>
      <w:r w:rsidRPr="00944672">
        <w:rPr>
          <w:rFonts w:ascii="Arial" w:hAnsi="Arial" w:cs="Arial"/>
          <w:sz w:val="24"/>
          <w:szCs w:val="24"/>
        </w:rPr>
        <w:t>“</w:t>
      </w:r>
      <w:ins w:id="12260" w:author="Lektorat Bauer" w:date="2025-03-06T18:56:00Z" w16du:dateUtc="2025-03-06T17:56:00Z">
        <w:r w:rsidR="00583605">
          <w:rPr>
            <w:rFonts w:ascii="Arial" w:hAnsi="Arial" w:cs="Arial"/>
            <w:sz w:val="24"/>
            <w:szCs w:val="24"/>
          </w:rPr>
          <w:t>,</w:t>
        </w:r>
      </w:ins>
      <w:r w:rsidRPr="00944672">
        <w:rPr>
          <w:rFonts w:ascii="Arial" w:hAnsi="Arial" w:cs="Arial"/>
          <w:sz w:val="24"/>
          <w:szCs w:val="24"/>
        </w:rPr>
        <w:t xml:space="preserve"> </w:t>
      </w:r>
      <w:ins w:id="12261" w:author="Lektorat Bauer" w:date="2025-03-06T18:56:00Z" w16du:dateUtc="2025-03-06T17:56:00Z">
        <w:r w:rsidR="00583605">
          <w:rPr>
            <w:rFonts w:ascii="Arial" w:hAnsi="Arial" w:cs="Arial"/>
            <w:sz w:val="24"/>
            <w:szCs w:val="24"/>
          </w:rPr>
          <w:t>a</w:t>
        </w:r>
      </w:ins>
      <w:del w:id="12262" w:author="Lektorat Bauer" w:date="2025-03-06T18:56:00Z" w16du:dateUtc="2025-03-06T17:56:00Z">
        <w:r w:rsidRPr="00944672" w:rsidDel="00583605">
          <w:rPr>
            <w:rFonts w:ascii="Arial" w:hAnsi="Arial" w:cs="Arial"/>
            <w:sz w:val="24"/>
            <w:szCs w:val="24"/>
          </w:rPr>
          <w:delText>A</w:delText>
        </w:r>
      </w:del>
      <w:r w:rsidRPr="00944672">
        <w:rPr>
          <w:rFonts w:ascii="Arial" w:hAnsi="Arial" w:cs="Arial"/>
          <w:sz w:val="24"/>
          <w:szCs w:val="24"/>
        </w:rPr>
        <w:t xml:space="preserve">ntwortete die Stimme. „Bitte haben Sie ein paar Minuten Geduld. Bleiben Sie bitte kurz in der Leitung, ich hole mir eben ein paar Informationen ein. Bitte nicht wundern, ich spiele kurz Pausenmusik ein.“ </w:t>
      </w:r>
    </w:p>
    <w:p w14:paraId="35D7C217" w14:textId="4EA0EA86"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Das verwirrte Benjamin total</w:t>
      </w:r>
      <w:del w:id="12263" w:author="Lektorat Bauer" w:date="2025-03-06T18:56:00Z" w16du:dateUtc="2025-03-06T17:56:00Z">
        <w:r w:rsidRPr="00944672" w:rsidDel="00583605">
          <w:rPr>
            <w:rFonts w:ascii="Arial" w:hAnsi="Arial" w:cs="Arial"/>
            <w:sz w:val="24"/>
            <w:szCs w:val="24"/>
          </w:rPr>
          <w:delText>, aber völlig verdattert antwortete er nur:</w:delText>
        </w:r>
      </w:del>
      <w:ins w:id="12264" w:author="Lektorat Bauer" w:date="2025-03-06T18:56:00Z" w16du:dateUtc="2025-03-06T17:56:00Z">
        <w:r w:rsidR="00583605">
          <w:rPr>
            <w:rFonts w:ascii="Arial" w:hAnsi="Arial" w:cs="Arial"/>
            <w:sz w:val="24"/>
            <w:szCs w:val="24"/>
          </w:rPr>
          <w:t>.</w:t>
        </w:r>
      </w:ins>
      <w:r w:rsidRPr="00944672">
        <w:rPr>
          <w:rFonts w:ascii="Arial" w:hAnsi="Arial" w:cs="Arial"/>
          <w:sz w:val="24"/>
          <w:szCs w:val="24"/>
        </w:rPr>
        <w:t xml:space="preserve"> „Ja, </w:t>
      </w:r>
      <w:ins w:id="12265" w:author="Lektorat Bauer" w:date="2025-03-06T18:56:00Z" w16du:dateUtc="2025-03-06T17:56:00Z">
        <w:r w:rsidR="00583605">
          <w:rPr>
            <w:rFonts w:ascii="Arial" w:hAnsi="Arial" w:cs="Arial"/>
            <w:sz w:val="24"/>
            <w:szCs w:val="24"/>
          </w:rPr>
          <w:t>d</w:t>
        </w:r>
      </w:ins>
      <w:del w:id="12266" w:author="Lektorat Bauer" w:date="2025-03-06T18:56:00Z" w16du:dateUtc="2025-03-06T17:56:00Z">
        <w:r w:rsidRPr="00944672" w:rsidDel="00583605">
          <w:rPr>
            <w:rFonts w:ascii="Arial" w:hAnsi="Arial" w:cs="Arial"/>
            <w:sz w:val="24"/>
            <w:szCs w:val="24"/>
          </w:rPr>
          <w:delText>D</w:delText>
        </w:r>
      </w:del>
      <w:r w:rsidRPr="00944672">
        <w:rPr>
          <w:rFonts w:ascii="Arial" w:hAnsi="Arial" w:cs="Arial"/>
          <w:sz w:val="24"/>
          <w:szCs w:val="24"/>
        </w:rPr>
        <w:t>anke. Ich warte.“</w:t>
      </w:r>
    </w:p>
    <w:p w14:paraId="2C6B7287" w14:textId="77777777" w:rsidR="00583605" w:rsidRDefault="00944672" w:rsidP="00623B68">
      <w:pPr>
        <w:autoSpaceDE w:val="0"/>
        <w:autoSpaceDN w:val="0"/>
        <w:adjustRightInd w:val="0"/>
        <w:spacing w:after="0" w:line="360" w:lineRule="auto"/>
        <w:ind w:firstLine="227"/>
        <w:jc w:val="both"/>
        <w:rPr>
          <w:ins w:id="12267" w:author="Lektorat Bauer" w:date="2025-03-06T18:56:00Z" w16du:dateUtc="2025-03-06T17:56:00Z"/>
          <w:rFonts w:ascii="Arial" w:hAnsi="Arial" w:cs="Arial"/>
          <w:sz w:val="24"/>
          <w:szCs w:val="24"/>
        </w:rPr>
      </w:pPr>
      <w:r w:rsidRPr="00944672">
        <w:rPr>
          <w:rFonts w:ascii="Arial" w:hAnsi="Arial" w:cs="Arial"/>
          <w:sz w:val="24"/>
          <w:szCs w:val="24"/>
        </w:rPr>
        <w:t xml:space="preserve">Kurz darauf hörte die Musik auf und </w:t>
      </w:r>
      <w:del w:id="12268" w:author="Lektorat Bauer" w:date="2025-03-06T18:56:00Z" w16du:dateUtc="2025-03-06T17:56:00Z">
        <w:r w:rsidRPr="00944672" w:rsidDel="00583605">
          <w:rPr>
            <w:rFonts w:ascii="Arial" w:hAnsi="Arial" w:cs="Arial"/>
            <w:sz w:val="24"/>
            <w:szCs w:val="24"/>
          </w:rPr>
          <w:delText xml:space="preserve">dann meldete sich </w:delText>
        </w:r>
      </w:del>
      <w:r w:rsidRPr="00944672">
        <w:rPr>
          <w:rFonts w:ascii="Arial" w:hAnsi="Arial" w:cs="Arial"/>
          <w:sz w:val="24"/>
          <w:szCs w:val="24"/>
        </w:rPr>
        <w:t xml:space="preserve">die Stimme </w:t>
      </w:r>
      <w:ins w:id="12269" w:author="Lektorat Bauer" w:date="2025-03-06T18:56:00Z" w16du:dateUtc="2025-03-06T17:56:00Z">
        <w:r w:rsidR="00583605">
          <w:rPr>
            <w:rFonts w:ascii="Arial" w:hAnsi="Arial" w:cs="Arial"/>
            <w:sz w:val="24"/>
            <w:szCs w:val="24"/>
          </w:rPr>
          <w:t xml:space="preserve">meldete sich </w:t>
        </w:r>
      </w:ins>
      <w:r w:rsidRPr="00944672">
        <w:rPr>
          <w:rFonts w:ascii="Arial" w:hAnsi="Arial" w:cs="Arial"/>
          <w:sz w:val="24"/>
          <w:szCs w:val="24"/>
        </w:rPr>
        <w:t xml:space="preserve">wieder: „Vielen Dank für Ihre Geduld. Ist es richtig, dass Ihr Fahrer Hamid einen Land Rover II fährt? Und ist in dem Fahrzeug die hintere Sitzbank vorhanden?“ </w:t>
      </w:r>
    </w:p>
    <w:p w14:paraId="2FE0186C" w14:textId="77777777" w:rsidR="00583605" w:rsidRDefault="00944672" w:rsidP="00623B68">
      <w:pPr>
        <w:autoSpaceDE w:val="0"/>
        <w:autoSpaceDN w:val="0"/>
        <w:adjustRightInd w:val="0"/>
        <w:spacing w:after="0" w:line="360" w:lineRule="auto"/>
        <w:ind w:firstLine="227"/>
        <w:jc w:val="both"/>
        <w:rPr>
          <w:ins w:id="12270" w:author="Lektorat Bauer" w:date="2025-03-06T18:57:00Z" w16du:dateUtc="2025-03-06T17:57:00Z"/>
          <w:rFonts w:ascii="Arial" w:hAnsi="Arial" w:cs="Arial"/>
          <w:sz w:val="24"/>
          <w:szCs w:val="24"/>
        </w:rPr>
      </w:pPr>
      <w:r w:rsidRPr="00944672">
        <w:rPr>
          <w:rFonts w:ascii="Arial" w:hAnsi="Arial" w:cs="Arial"/>
          <w:sz w:val="24"/>
          <w:szCs w:val="24"/>
        </w:rPr>
        <w:lastRenderedPageBreak/>
        <w:t>„</w:t>
      </w:r>
      <w:del w:id="12271" w:author="Lektorat Bauer" w:date="2025-03-06T18:56:00Z" w16du:dateUtc="2025-03-06T17:56:00Z">
        <w:r w:rsidRPr="00944672" w:rsidDel="00583605">
          <w:rPr>
            <w:rFonts w:ascii="Arial" w:hAnsi="Arial" w:cs="Arial"/>
            <w:sz w:val="24"/>
            <w:szCs w:val="24"/>
          </w:rPr>
          <w:delText xml:space="preserve">Verdammt!“ Entfuhr es Benjamin, </w:delText>
        </w:r>
      </w:del>
      <w:r w:rsidRPr="00944672">
        <w:rPr>
          <w:rFonts w:ascii="Arial" w:hAnsi="Arial" w:cs="Arial"/>
          <w:sz w:val="24"/>
          <w:szCs w:val="24"/>
        </w:rPr>
        <w:t xml:space="preserve">„Entschuldigen Sie bitte, aber woher </w:t>
      </w:r>
      <w:del w:id="12272" w:author="Lektorat Bauer" w:date="2025-03-06T18:57:00Z" w16du:dateUtc="2025-03-06T17:57:00Z">
        <w:r w:rsidRPr="00944672" w:rsidDel="00583605">
          <w:rPr>
            <w:rFonts w:ascii="Arial" w:hAnsi="Arial" w:cs="Arial"/>
            <w:sz w:val="24"/>
            <w:szCs w:val="24"/>
          </w:rPr>
          <w:delText>Wissen</w:delText>
        </w:r>
      </w:del>
      <w:ins w:id="12273" w:author="Lektorat Bauer" w:date="2025-03-06T18:57:00Z" w16du:dateUtc="2025-03-06T17:57:00Z">
        <w:r w:rsidR="00583605" w:rsidRPr="00944672">
          <w:rPr>
            <w:rFonts w:ascii="Arial" w:hAnsi="Arial" w:cs="Arial"/>
            <w:sz w:val="24"/>
            <w:szCs w:val="24"/>
          </w:rPr>
          <w:t>wissen</w:t>
        </w:r>
      </w:ins>
      <w:r w:rsidRPr="00944672">
        <w:rPr>
          <w:rFonts w:ascii="Arial" w:hAnsi="Arial" w:cs="Arial"/>
          <w:sz w:val="24"/>
          <w:szCs w:val="24"/>
        </w:rPr>
        <w:t xml:space="preserve"> Sie das? Und ja, die zweite Sitzbank ist noch vorhanden.“ </w:t>
      </w:r>
    </w:p>
    <w:p w14:paraId="313DB7BC" w14:textId="0258F70D"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„Die erste Frage darf ich leider nicht beantworten. Zu Ihrem Problem: Bitte fordern Sie Hamid auf, dass er </w:t>
      </w:r>
      <w:ins w:id="12274" w:author="Lektorat Bauer" w:date="2025-03-06T18:57:00Z" w16du:dateUtc="2025-03-06T17:57:00Z">
        <w:r w:rsidR="00583605">
          <w:rPr>
            <w:rFonts w:ascii="Arial" w:hAnsi="Arial" w:cs="Arial"/>
            <w:sz w:val="24"/>
            <w:szCs w:val="24"/>
          </w:rPr>
          <w:t xml:space="preserve">sich </w:t>
        </w:r>
      </w:ins>
      <w:r w:rsidRPr="00944672">
        <w:rPr>
          <w:rFonts w:ascii="Arial" w:hAnsi="Arial" w:cs="Arial"/>
          <w:sz w:val="24"/>
          <w:szCs w:val="24"/>
        </w:rPr>
        <w:t xml:space="preserve">morgen um 15:00 Uhr am Flugplatz von Zuwara </w:t>
      </w:r>
      <w:del w:id="12275" w:author="Lektorat Bauer" w:date="2025-03-06T18:57:00Z" w16du:dateUtc="2025-03-06T17:57:00Z">
        <w:r w:rsidRPr="00944672" w:rsidDel="00583605">
          <w:rPr>
            <w:rFonts w:ascii="Arial" w:hAnsi="Arial" w:cs="Arial"/>
            <w:sz w:val="24"/>
            <w:szCs w:val="24"/>
          </w:rPr>
          <w:delText>sein möchte</w:delText>
        </w:r>
      </w:del>
      <w:ins w:id="12276" w:author="Lektorat Bauer" w:date="2025-03-06T18:57:00Z" w16du:dateUtc="2025-03-06T17:57:00Z">
        <w:r w:rsidR="00583605">
          <w:rPr>
            <w:rFonts w:ascii="Arial" w:hAnsi="Arial" w:cs="Arial"/>
            <w:sz w:val="24"/>
            <w:szCs w:val="24"/>
          </w:rPr>
          <w:t>einfindet</w:t>
        </w:r>
      </w:ins>
      <w:r w:rsidRPr="00944672">
        <w:rPr>
          <w:rFonts w:ascii="Arial" w:hAnsi="Arial" w:cs="Arial"/>
          <w:sz w:val="24"/>
          <w:szCs w:val="24"/>
        </w:rPr>
        <w:t xml:space="preserve">. Sie erhalten Unterstützung. Es werden zwei Personen mit einer Dornier 228 landen. Das Flugzeug wir nur ungefähr </w:t>
      </w:r>
      <w:del w:id="12277" w:author="Lektorat Bauer" w:date="2025-03-06T18:57:00Z" w16du:dateUtc="2025-03-06T17:57:00Z">
        <w:r w:rsidRPr="00944672" w:rsidDel="00583605">
          <w:rPr>
            <w:rFonts w:ascii="Arial" w:hAnsi="Arial" w:cs="Arial"/>
            <w:sz w:val="24"/>
            <w:szCs w:val="24"/>
          </w:rPr>
          <w:delText>5</w:delText>
        </w:r>
      </w:del>
      <w:ins w:id="12278" w:author="Lektorat Bauer" w:date="2025-03-06T18:57:00Z" w16du:dateUtc="2025-03-06T17:57:00Z">
        <w:r w:rsidR="00583605">
          <w:rPr>
            <w:rFonts w:ascii="Arial" w:hAnsi="Arial" w:cs="Arial"/>
            <w:sz w:val="24"/>
            <w:szCs w:val="24"/>
          </w:rPr>
          <w:t>fünf</w:t>
        </w:r>
      </w:ins>
      <w:r w:rsidRPr="00944672">
        <w:rPr>
          <w:rFonts w:ascii="Arial" w:hAnsi="Arial" w:cs="Arial"/>
          <w:sz w:val="24"/>
          <w:szCs w:val="24"/>
        </w:rPr>
        <w:t xml:space="preserve"> Minuten bleiben, ist Hamid nicht da, müssen wir den Kontrakt leider als beendet werten. Vielen Dank.“ Dann war die Leitung unterbrochen.</w:t>
      </w:r>
    </w:p>
    <w:p w14:paraId="27BE76CC"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50E03F3C"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45E6B371"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3E7EDD4D" w14:textId="106D427F"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 xml:space="preserve">Der Flugplatz von Zuwara hatte nie die Aufgabe gehabt, ein Drehkreuz zu werden, aber er konnte die Küstenregion in der Grenznähe zu Tunesien versorgen. Hamid hatte das Gefühl, dass hier niemand versorgt werden wollte. Das Gebäude </w:t>
      </w:r>
      <w:del w:id="12279" w:author="Lektorat Bauer" w:date="2025-03-06T18:57:00Z" w16du:dateUtc="2025-03-06T17:57:00Z">
        <w:r w:rsidRPr="00944672" w:rsidDel="00583605">
          <w:rPr>
            <w:rFonts w:ascii="Arial" w:hAnsi="Arial" w:cs="Arial"/>
            <w:sz w:val="24"/>
            <w:szCs w:val="24"/>
          </w:rPr>
          <w:delText xml:space="preserve">wird </w:delText>
        </w:r>
      </w:del>
      <w:ins w:id="12280" w:author="Lektorat Bauer" w:date="2025-03-06T18:57:00Z" w16du:dateUtc="2025-03-06T17:57:00Z">
        <w:r w:rsidR="00583605">
          <w:rPr>
            <w:rFonts w:ascii="Arial" w:hAnsi="Arial" w:cs="Arial"/>
            <w:sz w:val="24"/>
            <w:szCs w:val="24"/>
          </w:rPr>
          <w:t>wurde</w:t>
        </w:r>
        <w:r w:rsidR="00583605" w:rsidRPr="00944672">
          <w:rPr>
            <w:rFonts w:ascii="Arial" w:hAnsi="Arial" w:cs="Arial"/>
            <w:sz w:val="24"/>
            <w:szCs w:val="24"/>
          </w:rPr>
          <w:t xml:space="preserve"> </w:t>
        </w:r>
      </w:ins>
      <w:r w:rsidRPr="00944672">
        <w:rPr>
          <w:rFonts w:ascii="Arial" w:hAnsi="Arial" w:cs="Arial"/>
          <w:sz w:val="24"/>
          <w:szCs w:val="24"/>
        </w:rPr>
        <w:t>von zwei Sicherheitsleuten bewacht, die sich aber erschreckten, als Hamid mit dem Land Rover vorfuhr. Verwirrt waren die beiden dann zusätzlich, als das Propellergeräusch einer anfliegenden Maschine zu hören war. Vom Meer kommend flog die Do228 auf die Landebahn 24 zu und der Pilot schaffte es, die Maschine vor dem Abzweig zum Vorfeld so</w:t>
      </w:r>
      <w:ins w:id="12281" w:author="Lektorat Bauer" w:date="2025-03-06T18:58:00Z" w16du:dateUtc="2025-03-06T17:58:00Z">
        <w:r w:rsidR="00583605">
          <w:rPr>
            <w:rFonts w:ascii="Arial" w:hAnsi="Arial" w:cs="Arial"/>
            <w:sz w:val="24"/>
            <w:szCs w:val="24"/>
          </w:rPr>
          <w:t xml:space="preserve"> </w:t>
        </w:r>
      </w:ins>
      <w:r w:rsidRPr="00944672">
        <w:rPr>
          <w:rFonts w:ascii="Arial" w:hAnsi="Arial" w:cs="Arial"/>
          <w:sz w:val="24"/>
          <w:szCs w:val="24"/>
        </w:rPr>
        <w:t xml:space="preserve">weit abzubremsen, </w:t>
      </w:r>
      <w:del w:id="12282" w:author="Lektorat Bauer" w:date="2025-03-06T18:58:00Z" w16du:dateUtc="2025-03-06T17:58:00Z">
        <w:r w:rsidRPr="00944672" w:rsidDel="00583605">
          <w:rPr>
            <w:rFonts w:ascii="Arial" w:hAnsi="Arial" w:cs="Arial"/>
            <w:sz w:val="24"/>
            <w:szCs w:val="24"/>
          </w:rPr>
          <w:delText xml:space="preserve">so </w:delText>
        </w:r>
      </w:del>
      <w:r w:rsidRPr="00944672">
        <w:rPr>
          <w:rFonts w:ascii="Arial" w:hAnsi="Arial" w:cs="Arial"/>
          <w:sz w:val="24"/>
          <w:szCs w:val="24"/>
        </w:rPr>
        <w:t>das</w:t>
      </w:r>
      <w:ins w:id="12283" w:author="Lektorat Bauer" w:date="2025-03-06T18:58:00Z" w16du:dateUtc="2025-03-06T17:58:00Z">
        <w:r w:rsidR="00583605">
          <w:rPr>
            <w:rFonts w:ascii="Arial" w:hAnsi="Arial" w:cs="Arial"/>
            <w:sz w:val="24"/>
            <w:szCs w:val="24"/>
          </w:rPr>
          <w:t>s</w:t>
        </w:r>
      </w:ins>
      <w:r w:rsidRPr="00944672">
        <w:rPr>
          <w:rFonts w:ascii="Arial" w:hAnsi="Arial" w:cs="Arial"/>
          <w:sz w:val="24"/>
          <w:szCs w:val="24"/>
        </w:rPr>
        <w:t xml:space="preserve"> er direkt einbiegen konnte. Keine vier Minuten nach dem Aufsetzen kam die Maschine vor dem Terminal zum Stehen. Das linke Triebwerk wurde bereits nach dem Abbiegen in Richtung Vorfeld abgestellt, und so ging fast </w:t>
      </w:r>
      <w:del w:id="12284" w:author="Lektorat Bauer" w:date="2025-03-06T18:58:00Z" w16du:dateUtc="2025-03-06T17:58:00Z">
        <w:r w:rsidRPr="00944672" w:rsidDel="00583605">
          <w:rPr>
            <w:rFonts w:ascii="Arial" w:hAnsi="Arial" w:cs="Arial"/>
            <w:sz w:val="24"/>
            <w:szCs w:val="24"/>
          </w:rPr>
          <w:delText xml:space="preserve">direkt </w:delText>
        </w:r>
      </w:del>
      <w:ins w:id="12285" w:author="Lektorat Bauer" w:date="2025-03-06T18:58:00Z" w16du:dateUtc="2025-03-06T17:58:00Z">
        <w:r w:rsidR="00583605">
          <w:rPr>
            <w:rFonts w:ascii="Arial" w:hAnsi="Arial" w:cs="Arial"/>
            <w:sz w:val="24"/>
            <w:szCs w:val="24"/>
          </w:rPr>
          <w:t>zeitgleich</w:t>
        </w:r>
        <w:r w:rsidR="00583605" w:rsidRPr="00944672">
          <w:rPr>
            <w:rFonts w:ascii="Arial" w:hAnsi="Arial" w:cs="Arial"/>
            <w:sz w:val="24"/>
            <w:szCs w:val="24"/>
          </w:rPr>
          <w:t xml:space="preserve"> </w:t>
        </w:r>
      </w:ins>
      <w:r w:rsidRPr="00944672">
        <w:rPr>
          <w:rFonts w:ascii="Arial" w:hAnsi="Arial" w:cs="Arial"/>
          <w:sz w:val="24"/>
          <w:szCs w:val="24"/>
        </w:rPr>
        <w:t xml:space="preserve">mit dem </w:t>
      </w:r>
      <w:del w:id="12286" w:author="Lektorat Bauer" w:date="2025-03-06T18:58:00Z" w16du:dateUtc="2025-03-06T17:58:00Z">
        <w:r w:rsidRPr="00944672" w:rsidDel="00583605">
          <w:rPr>
            <w:rFonts w:ascii="Arial" w:hAnsi="Arial" w:cs="Arial"/>
            <w:sz w:val="24"/>
            <w:szCs w:val="24"/>
          </w:rPr>
          <w:delText>Stoppen,</w:delText>
        </w:r>
      </w:del>
      <w:ins w:id="12287" w:author="Lektorat Bauer" w:date="2025-03-06T18:58:00Z" w16du:dateUtc="2025-03-06T17:58:00Z">
        <w:r w:rsidR="00583605">
          <w:rPr>
            <w:rFonts w:ascii="Arial" w:hAnsi="Arial" w:cs="Arial"/>
            <w:sz w:val="24"/>
            <w:szCs w:val="24"/>
          </w:rPr>
          <w:t>Stillstand des Flugzeugs</w:t>
        </w:r>
      </w:ins>
      <w:r w:rsidRPr="00944672">
        <w:rPr>
          <w:rFonts w:ascii="Arial" w:hAnsi="Arial" w:cs="Arial"/>
          <w:sz w:val="24"/>
          <w:szCs w:val="24"/>
        </w:rPr>
        <w:t xml:space="preserve"> die Tür hinter der Tragfläche auf. </w:t>
      </w:r>
    </w:p>
    <w:p w14:paraId="23FCB85A" w14:textId="4A8AEA15"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Es </w:t>
      </w:r>
      <w:ins w:id="12288" w:author="Lektorat Bauer" w:date="2025-03-06T18:58:00Z" w16du:dateUtc="2025-03-06T17:58:00Z">
        <w:r w:rsidR="00583605">
          <w:rPr>
            <w:rFonts w:ascii="Arial" w:hAnsi="Arial" w:cs="Arial"/>
            <w:sz w:val="24"/>
            <w:szCs w:val="24"/>
          </w:rPr>
          <w:t xml:space="preserve">war </w:t>
        </w:r>
      </w:ins>
      <w:r w:rsidRPr="00944672">
        <w:rPr>
          <w:rFonts w:ascii="Arial" w:hAnsi="Arial" w:cs="Arial"/>
          <w:sz w:val="24"/>
          <w:szCs w:val="24"/>
        </w:rPr>
        <w:t xml:space="preserve">nicht erkennbar, ob der Flughafen Personal hatte, dass sich um das Flugzeug kümmern würde, aber die Crew hatte entschieden, nicht lange am Boden bleiben zu wollen. Ein Mitglied der Bordcrew </w:t>
      </w:r>
      <w:del w:id="12289" w:author="Lektorat Bauer" w:date="2025-03-06T18:58:00Z" w16du:dateUtc="2025-03-06T17:58:00Z">
        <w:r w:rsidRPr="00944672" w:rsidDel="00583605">
          <w:rPr>
            <w:rFonts w:ascii="Arial" w:hAnsi="Arial" w:cs="Arial"/>
            <w:sz w:val="24"/>
            <w:szCs w:val="24"/>
          </w:rPr>
          <w:delText xml:space="preserve">öffnete die </w:delText>
        </w:r>
        <w:commentRangeStart w:id="12290"/>
        <w:r w:rsidRPr="00944672" w:rsidDel="00583605">
          <w:rPr>
            <w:rFonts w:ascii="Arial" w:hAnsi="Arial" w:cs="Arial"/>
            <w:sz w:val="24"/>
            <w:szCs w:val="24"/>
          </w:rPr>
          <w:delText>Tür</w:delText>
        </w:r>
      </w:del>
      <w:commentRangeEnd w:id="12290"/>
      <w:r w:rsidR="00583605">
        <w:rPr>
          <w:rStyle w:val="Kommentarzeichen"/>
        </w:rPr>
        <w:commentReference w:id="12290"/>
      </w:r>
      <w:del w:id="12291" w:author="Lektorat Bauer" w:date="2025-03-06T18:58:00Z" w16du:dateUtc="2025-03-06T17:58:00Z">
        <w:r w:rsidRPr="00944672" w:rsidDel="00583605">
          <w:rPr>
            <w:rFonts w:ascii="Arial" w:hAnsi="Arial" w:cs="Arial"/>
            <w:sz w:val="24"/>
            <w:szCs w:val="24"/>
          </w:rPr>
          <w:delText xml:space="preserve"> und </w:delText>
        </w:r>
      </w:del>
      <w:r w:rsidRPr="00944672">
        <w:rPr>
          <w:rFonts w:ascii="Arial" w:hAnsi="Arial" w:cs="Arial"/>
          <w:sz w:val="24"/>
          <w:szCs w:val="24"/>
        </w:rPr>
        <w:t xml:space="preserve">klappte die Treppe aus. Er stieg aus und öffnete die Frachtraumtür, um das Gepäck auszuladen. Er stellte drei Gepäckstücke auf den Boden und drehte sich um. Die beiden Fluggäste waren aus der Maschine ausgestiegen und nahmen das Gepäck entgegen. </w:t>
      </w:r>
    </w:p>
    <w:p w14:paraId="31392552"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Der Pilot hatte die Dornier gegen den Uhrzeigersinn auf dem Vorfeld geparkt, daher war der Weg zum Gebäude nicht weit. Die beiden Fluggäste schulterten je einen Rucksack und trugen die weitere Tasche gemeinsam zum Terminal. </w:t>
      </w:r>
    </w:p>
    <w:p w14:paraId="78597F58" w14:textId="5EDEC6E8"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 xml:space="preserve">Der Sicherheitsleute hatte schnell reagiert und die Tür zum Vorfeld aufgeschlossen, so </w:t>
      </w:r>
      <w:del w:id="12292" w:author="Lektorat Bauer" w:date="2025-03-06T18:59:00Z" w16du:dateUtc="2025-03-06T17:59:00Z">
        <w:r w:rsidRPr="00944672" w:rsidDel="00583605">
          <w:rPr>
            <w:rFonts w:ascii="Arial" w:hAnsi="Arial" w:cs="Arial"/>
            <w:sz w:val="24"/>
            <w:szCs w:val="24"/>
          </w:rPr>
          <w:delText>das</w:delText>
        </w:r>
      </w:del>
      <w:ins w:id="12293" w:author="Lektorat Bauer" w:date="2025-03-06T18:59:00Z" w16du:dateUtc="2025-03-06T17:59:00Z">
        <w:r w:rsidR="00583605" w:rsidRPr="00944672">
          <w:rPr>
            <w:rFonts w:ascii="Arial" w:hAnsi="Arial" w:cs="Arial"/>
            <w:sz w:val="24"/>
            <w:szCs w:val="24"/>
          </w:rPr>
          <w:t>dass</w:t>
        </w:r>
      </w:ins>
      <w:r w:rsidRPr="00944672">
        <w:rPr>
          <w:rFonts w:ascii="Arial" w:hAnsi="Arial" w:cs="Arial"/>
          <w:sz w:val="24"/>
          <w:szCs w:val="24"/>
        </w:rPr>
        <w:t xml:space="preserve"> die Passagiere das Gebäude betreten konnten. Einer der beiden wollte eine </w:t>
      </w:r>
      <w:del w:id="12294" w:author="Lektorat Bauer" w:date="2025-03-06T18:59:00Z" w16du:dateUtc="2025-03-06T17:59:00Z">
        <w:r w:rsidRPr="00944672" w:rsidDel="00583605">
          <w:rPr>
            <w:rFonts w:ascii="Arial" w:hAnsi="Arial" w:cs="Arial"/>
            <w:sz w:val="24"/>
            <w:szCs w:val="24"/>
          </w:rPr>
          <w:delText>‘</w:delText>
        </w:r>
      </w:del>
      <w:ins w:id="12295" w:author="Lektorat Bauer" w:date="2025-03-06T18:59:00Z" w16du:dateUtc="2025-03-06T17:59:00Z">
        <w:r w:rsidR="00583605">
          <w:rPr>
            <w:rFonts w:ascii="Arial" w:hAnsi="Arial" w:cs="Arial"/>
            <w:sz w:val="24"/>
            <w:szCs w:val="24"/>
          </w:rPr>
          <w:t>‚</w:t>
        </w:r>
      </w:ins>
      <w:r w:rsidRPr="00944672">
        <w:rPr>
          <w:rFonts w:ascii="Arial" w:hAnsi="Arial" w:cs="Arial"/>
          <w:sz w:val="24"/>
          <w:szCs w:val="24"/>
        </w:rPr>
        <w:t>Abfertigungsgebühr</w:t>
      </w:r>
      <w:ins w:id="12296" w:author="Lektorat Bauer" w:date="2025-03-06T18:59:00Z" w16du:dateUtc="2025-03-06T17:59:00Z">
        <w:r w:rsidR="00583605">
          <w:rPr>
            <w:rFonts w:ascii="Arial" w:hAnsi="Arial" w:cs="Arial"/>
            <w:sz w:val="24"/>
            <w:szCs w:val="24"/>
          </w:rPr>
          <w:t>‘</w:t>
        </w:r>
      </w:ins>
      <w:del w:id="12297" w:author="Lektorat Bauer" w:date="2025-03-06T18:59:00Z" w16du:dateUtc="2025-03-06T17:59:00Z">
        <w:r w:rsidRPr="00944672" w:rsidDel="00583605">
          <w:rPr>
            <w:rFonts w:ascii="Arial" w:hAnsi="Arial" w:cs="Arial"/>
            <w:sz w:val="24"/>
            <w:szCs w:val="24"/>
          </w:rPr>
          <w:delText>’</w:delText>
        </w:r>
      </w:del>
      <w:r w:rsidRPr="00944672">
        <w:rPr>
          <w:rFonts w:ascii="Arial" w:hAnsi="Arial" w:cs="Arial"/>
          <w:sz w:val="24"/>
          <w:szCs w:val="24"/>
        </w:rPr>
        <w:t xml:space="preserve"> kassieren, ließ sich aber nach einer </w:t>
      </w:r>
      <w:r w:rsidRPr="00944672">
        <w:rPr>
          <w:rFonts w:ascii="Arial" w:hAnsi="Arial" w:cs="Arial"/>
          <w:noProof/>
          <w:sz w:val="24"/>
          <w:szCs w:val="24"/>
        </w:rPr>
        <w:t>sehr</w:t>
      </w:r>
      <w:r w:rsidRPr="00944672">
        <w:rPr>
          <w:rFonts w:ascii="Arial" w:hAnsi="Arial" w:cs="Arial"/>
          <w:sz w:val="24"/>
          <w:szCs w:val="24"/>
        </w:rPr>
        <w:t xml:space="preserve"> kurzen Diskussion davon überzeugen, dass keine Gebühr fällig war. Zudem bot er sich an, das Gepäck vor das Gebäude zu tragen. Dies wurde freundlich abgelehnt. Als die Passagiere das Terminal zur Landseite verließen, war dem Sicherheitspersonal anzumerken, dass Sie froh waren, dass die Gäste aus dem Haus waren.</w:t>
      </w:r>
    </w:p>
    <w:p w14:paraId="1C775AE4"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In dem Augenblick, in dem die Fluggäste vor das Terminal traten, hob die Dornier 228 in Richtung Meer wieder ab. Die Piloten nutzten die Kurzstarteigenschaften der Maschine und waren so schnellstmöglich wieder in der Luft.</w:t>
      </w:r>
    </w:p>
    <w:p w14:paraId="29E6A37D" w14:textId="5B1B0270"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Hamid sah das Flugzeug starten und schaute nach den Gästen, die er befördern sollte. Zwei Frauen kamen auf ihn zu. „Sind Sie Hamid?“</w:t>
      </w:r>
      <w:ins w:id="12298" w:author="Lektorat Bauer" w:date="2025-03-06T19:00:00Z" w16du:dateUtc="2025-03-06T18:00:00Z">
        <w:r w:rsidR="00583605">
          <w:rPr>
            <w:rFonts w:ascii="Arial" w:hAnsi="Arial" w:cs="Arial"/>
            <w:sz w:val="24"/>
            <w:szCs w:val="24"/>
          </w:rPr>
          <w:t>,</w:t>
        </w:r>
      </w:ins>
      <w:r w:rsidRPr="00944672">
        <w:rPr>
          <w:rFonts w:ascii="Arial" w:hAnsi="Arial" w:cs="Arial"/>
          <w:sz w:val="24"/>
          <w:szCs w:val="24"/>
        </w:rPr>
        <w:t xml:space="preserve"> </w:t>
      </w:r>
      <w:ins w:id="12299" w:author="Lektorat Bauer" w:date="2025-03-06T19:00:00Z" w16du:dateUtc="2025-03-06T18:00:00Z">
        <w:r w:rsidR="00583605">
          <w:rPr>
            <w:rFonts w:ascii="Arial" w:hAnsi="Arial" w:cs="Arial"/>
            <w:sz w:val="24"/>
            <w:szCs w:val="24"/>
          </w:rPr>
          <w:t>f</w:t>
        </w:r>
      </w:ins>
      <w:del w:id="12300" w:author="Lektorat Bauer" w:date="2025-03-06T19:00:00Z" w16du:dateUtc="2025-03-06T18:00:00Z">
        <w:r w:rsidRPr="00944672" w:rsidDel="00583605">
          <w:rPr>
            <w:rFonts w:ascii="Arial" w:hAnsi="Arial" w:cs="Arial"/>
            <w:sz w:val="24"/>
            <w:szCs w:val="24"/>
          </w:rPr>
          <w:delText>F</w:delText>
        </w:r>
      </w:del>
      <w:r w:rsidRPr="00944672">
        <w:rPr>
          <w:rFonts w:ascii="Arial" w:hAnsi="Arial" w:cs="Arial"/>
          <w:sz w:val="24"/>
          <w:szCs w:val="24"/>
        </w:rPr>
        <w:t>ragte die eine und Hamid nickte irritiert. Er hatte gesehen, dass die beiden Sicherheitsleute sich unterwürfig verhielten und mit Typen</w:t>
      </w:r>
      <w:del w:id="12301" w:author="Lektorat Bauer" w:date="2025-03-06T19:00:00Z" w16du:dateUtc="2025-03-06T18:00:00Z">
        <w:r w:rsidRPr="00944672" w:rsidDel="00583605">
          <w:rPr>
            <w:rFonts w:ascii="Arial" w:hAnsi="Arial" w:cs="Arial"/>
            <w:sz w:val="24"/>
            <w:szCs w:val="24"/>
          </w:rPr>
          <w:delText>,</w:delText>
        </w:r>
      </w:del>
      <w:r w:rsidRPr="00944672">
        <w:rPr>
          <w:rFonts w:ascii="Arial" w:hAnsi="Arial" w:cs="Arial"/>
          <w:sz w:val="24"/>
          <w:szCs w:val="24"/>
        </w:rPr>
        <w:t xml:space="preserve"> </w:t>
      </w:r>
      <w:del w:id="12302" w:author="Lektorat Bauer" w:date="2025-03-06T19:00:00Z" w16du:dateUtc="2025-03-06T18:00:00Z">
        <w:r w:rsidRPr="00944672" w:rsidDel="00583605">
          <w:rPr>
            <w:rFonts w:ascii="Arial" w:hAnsi="Arial" w:cs="Arial"/>
            <w:sz w:val="24"/>
            <w:szCs w:val="24"/>
          </w:rPr>
          <w:delText>groß und breite Schultern,</w:delText>
        </w:r>
      </w:del>
      <w:r w:rsidRPr="00944672">
        <w:rPr>
          <w:rFonts w:ascii="Arial" w:hAnsi="Arial" w:cs="Arial"/>
          <w:sz w:val="24"/>
          <w:szCs w:val="24"/>
        </w:rPr>
        <w:t xml:space="preserve"> der Marke „Navy Seal“ oder „SAS“ gerechnet, jetzt standen aber zwei Frauen vor ihm. </w:t>
      </w:r>
    </w:p>
    <w:p w14:paraId="101AB0E7" w14:textId="5DA2BCAE"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Die </w:t>
      </w:r>
      <w:ins w:id="12303" w:author="Lektorat Bauer" w:date="2025-03-06T19:00:00Z" w16du:dateUtc="2025-03-06T18:00:00Z">
        <w:r w:rsidR="00583605">
          <w:rPr>
            <w:rFonts w:ascii="Arial" w:hAnsi="Arial" w:cs="Arial"/>
            <w:sz w:val="24"/>
            <w:szCs w:val="24"/>
          </w:rPr>
          <w:t>z</w:t>
        </w:r>
      </w:ins>
      <w:del w:id="12304" w:author="Lektorat Bauer" w:date="2025-03-06T19:00:00Z" w16du:dateUtc="2025-03-06T18:00:00Z">
        <w:r w:rsidRPr="00944672" w:rsidDel="00583605">
          <w:rPr>
            <w:rFonts w:ascii="Arial" w:hAnsi="Arial" w:cs="Arial"/>
            <w:sz w:val="24"/>
            <w:szCs w:val="24"/>
          </w:rPr>
          <w:delText>Z</w:delText>
        </w:r>
      </w:del>
      <w:r w:rsidRPr="00944672">
        <w:rPr>
          <w:rFonts w:ascii="Arial" w:hAnsi="Arial" w:cs="Arial"/>
          <w:sz w:val="24"/>
          <w:szCs w:val="24"/>
        </w:rPr>
        <w:t>weite schaute ihn an: „Was ist los? Können Sie nicht sprechen?“ Der Tonfall ließ ihn zusammenzucken, langsam verstand er, warum die Sicherheitsleute so unterwürfig waren. Den Tonfall kannte er aus der Armee und der verhieß nichts Gutes. „Ja, ich bin Hamid. Willkommen in Libyen. Kann ich Ihnen mit dem Gepäck helfen?“ Schnell hatte er die arabische Höflichkeit wiedergefunden und während der Frage bereits die Ladeklappe geöffnet.</w:t>
      </w:r>
    </w:p>
    <w:p w14:paraId="6B015420" w14:textId="3EF951BE"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„Vielen Dank</w:t>
      </w:r>
      <w:del w:id="12305" w:author="Lektorat Bauer" w:date="2025-03-06T19:00:00Z" w16du:dateUtc="2025-03-06T18:00:00Z">
        <w:r w:rsidRPr="00944672" w:rsidDel="00583605">
          <w:rPr>
            <w:rFonts w:ascii="Arial" w:hAnsi="Arial" w:cs="Arial"/>
            <w:sz w:val="24"/>
            <w:szCs w:val="24"/>
          </w:rPr>
          <w:delText>.</w:delText>
        </w:r>
      </w:del>
      <w:r w:rsidRPr="00944672">
        <w:rPr>
          <w:rFonts w:ascii="Arial" w:hAnsi="Arial" w:cs="Arial"/>
          <w:sz w:val="24"/>
          <w:szCs w:val="24"/>
        </w:rPr>
        <w:t>“</w:t>
      </w:r>
      <w:ins w:id="12306" w:author="Lektorat Bauer" w:date="2025-03-06T19:00:00Z" w16du:dateUtc="2025-03-06T18:00:00Z">
        <w:r w:rsidR="00583605">
          <w:rPr>
            <w:rFonts w:ascii="Arial" w:hAnsi="Arial" w:cs="Arial"/>
            <w:sz w:val="24"/>
            <w:szCs w:val="24"/>
          </w:rPr>
          <w:t>,</w:t>
        </w:r>
      </w:ins>
      <w:r w:rsidRPr="00944672">
        <w:rPr>
          <w:rFonts w:ascii="Arial" w:hAnsi="Arial" w:cs="Arial"/>
          <w:sz w:val="24"/>
          <w:szCs w:val="24"/>
        </w:rPr>
        <w:t xml:space="preserve"> </w:t>
      </w:r>
      <w:ins w:id="12307" w:author="Lektorat Bauer" w:date="2025-03-06T19:00:00Z" w16du:dateUtc="2025-03-06T18:00:00Z">
        <w:r w:rsidR="00583605">
          <w:rPr>
            <w:rFonts w:ascii="Arial" w:hAnsi="Arial" w:cs="Arial"/>
            <w:sz w:val="24"/>
            <w:szCs w:val="24"/>
          </w:rPr>
          <w:t>s</w:t>
        </w:r>
      </w:ins>
      <w:del w:id="12308" w:author="Lektorat Bauer" w:date="2025-03-06T19:00:00Z" w16du:dateUtc="2025-03-06T18:00:00Z">
        <w:r w:rsidRPr="00944672" w:rsidDel="00583605">
          <w:rPr>
            <w:rFonts w:ascii="Arial" w:hAnsi="Arial" w:cs="Arial"/>
            <w:sz w:val="24"/>
            <w:szCs w:val="24"/>
          </w:rPr>
          <w:delText>S</w:delText>
        </w:r>
      </w:del>
      <w:r w:rsidRPr="00944672">
        <w:rPr>
          <w:rFonts w:ascii="Arial" w:hAnsi="Arial" w:cs="Arial"/>
          <w:sz w:val="24"/>
          <w:szCs w:val="24"/>
        </w:rPr>
        <w:t xml:space="preserve">agte die </w:t>
      </w:r>
      <w:ins w:id="12309" w:author="Lektorat Bauer" w:date="2025-03-06T19:00:00Z" w16du:dateUtc="2025-03-06T18:00:00Z">
        <w:r w:rsidR="00583605">
          <w:rPr>
            <w:rFonts w:ascii="Arial" w:hAnsi="Arial" w:cs="Arial"/>
            <w:sz w:val="24"/>
            <w:szCs w:val="24"/>
          </w:rPr>
          <w:t>e</w:t>
        </w:r>
      </w:ins>
      <w:del w:id="12310" w:author="Lektorat Bauer" w:date="2025-03-06T19:00:00Z" w16du:dateUtc="2025-03-06T18:00:00Z">
        <w:r w:rsidRPr="00944672" w:rsidDel="00583605">
          <w:rPr>
            <w:rFonts w:ascii="Arial" w:hAnsi="Arial" w:cs="Arial"/>
            <w:sz w:val="24"/>
            <w:szCs w:val="24"/>
          </w:rPr>
          <w:delText>E</w:delText>
        </w:r>
      </w:del>
      <w:r w:rsidRPr="00944672">
        <w:rPr>
          <w:rFonts w:ascii="Arial" w:hAnsi="Arial" w:cs="Arial"/>
          <w:sz w:val="24"/>
          <w:szCs w:val="24"/>
        </w:rPr>
        <w:t>rste, als sie ihr Gepäck ins Auto warf. „Wie lange brauchen wir bis Abu Kammash?“</w:t>
      </w:r>
      <w:ins w:id="12311" w:author="Lektorat Bauer" w:date="2025-03-06T19:00:00Z" w16du:dateUtc="2025-03-06T18:00:00Z">
        <w:r w:rsidR="00583605">
          <w:rPr>
            <w:rFonts w:ascii="Arial" w:hAnsi="Arial" w:cs="Arial"/>
            <w:sz w:val="24"/>
            <w:szCs w:val="24"/>
          </w:rPr>
          <w:t>,</w:t>
        </w:r>
      </w:ins>
      <w:r w:rsidRPr="00944672">
        <w:rPr>
          <w:rFonts w:ascii="Arial" w:hAnsi="Arial" w:cs="Arial"/>
          <w:sz w:val="24"/>
          <w:szCs w:val="24"/>
        </w:rPr>
        <w:t xml:space="preserve"> </w:t>
      </w:r>
      <w:ins w:id="12312" w:author="Lektorat Bauer" w:date="2025-03-06T19:00:00Z" w16du:dateUtc="2025-03-06T18:00:00Z">
        <w:r w:rsidR="00583605">
          <w:rPr>
            <w:rFonts w:ascii="Arial" w:hAnsi="Arial" w:cs="Arial"/>
            <w:sz w:val="24"/>
            <w:szCs w:val="24"/>
          </w:rPr>
          <w:t>f</w:t>
        </w:r>
      </w:ins>
      <w:del w:id="12313" w:author="Lektorat Bauer" w:date="2025-03-06T19:00:00Z" w16du:dateUtc="2025-03-06T18:00:00Z">
        <w:r w:rsidRPr="00944672" w:rsidDel="00583605">
          <w:rPr>
            <w:rFonts w:ascii="Arial" w:hAnsi="Arial" w:cs="Arial"/>
            <w:sz w:val="24"/>
            <w:szCs w:val="24"/>
          </w:rPr>
          <w:delText>F</w:delText>
        </w:r>
      </w:del>
      <w:r w:rsidRPr="00944672">
        <w:rPr>
          <w:rFonts w:ascii="Arial" w:hAnsi="Arial" w:cs="Arial"/>
          <w:sz w:val="24"/>
          <w:szCs w:val="24"/>
        </w:rPr>
        <w:t xml:space="preserve">ragte die </w:t>
      </w:r>
      <w:ins w:id="12314" w:author="Lektorat Bauer" w:date="2025-03-06T19:01:00Z" w16du:dateUtc="2025-03-06T18:01:00Z">
        <w:r w:rsidR="00583605">
          <w:rPr>
            <w:rFonts w:ascii="Arial" w:hAnsi="Arial" w:cs="Arial"/>
            <w:sz w:val="24"/>
            <w:szCs w:val="24"/>
          </w:rPr>
          <w:t>z</w:t>
        </w:r>
      </w:ins>
      <w:del w:id="12315" w:author="Lektorat Bauer" w:date="2025-03-06T19:01:00Z" w16du:dateUtc="2025-03-06T18:01:00Z">
        <w:r w:rsidRPr="00944672" w:rsidDel="00583605">
          <w:rPr>
            <w:rFonts w:ascii="Arial" w:hAnsi="Arial" w:cs="Arial"/>
            <w:sz w:val="24"/>
            <w:szCs w:val="24"/>
          </w:rPr>
          <w:delText>Z</w:delText>
        </w:r>
      </w:del>
      <w:r w:rsidRPr="00944672">
        <w:rPr>
          <w:rFonts w:ascii="Arial" w:hAnsi="Arial" w:cs="Arial"/>
          <w:sz w:val="24"/>
          <w:szCs w:val="24"/>
        </w:rPr>
        <w:t>weite und Gepäckstück zwei landete im Auto. „Ungefähr 45 Minuten</w:t>
      </w:r>
      <w:del w:id="12316" w:author="Lektorat Bauer" w:date="2025-03-06T19:01:00Z" w16du:dateUtc="2025-03-06T18:01:00Z">
        <w:r w:rsidRPr="00944672" w:rsidDel="00583605">
          <w:rPr>
            <w:rFonts w:ascii="Arial" w:hAnsi="Arial" w:cs="Arial"/>
            <w:sz w:val="24"/>
            <w:szCs w:val="24"/>
          </w:rPr>
          <w:delText>.</w:delText>
        </w:r>
      </w:del>
      <w:r w:rsidRPr="00944672">
        <w:rPr>
          <w:rFonts w:ascii="Arial" w:hAnsi="Arial" w:cs="Arial"/>
          <w:sz w:val="24"/>
          <w:szCs w:val="24"/>
        </w:rPr>
        <w:t>“</w:t>
      </w:r>
      <w:ins w:id="12317" w:author="Lektorat Bauer" w:date="2025-03-06T19:01:00Z" w16du:dateUtc="2025-03-06T18:01:00Z">
        <w:r w:rsidR="00583605">
          <w:rPr>
            <w:rFonts w:ascii="Arial" w:hAnsi="Arial" w:cs="Arial"/>
            <w:sz w:val="24"/>
            <w:szCs w:val="24"/>
          </w:rPr>
          <w:t>,</w:t>
        </w:r>
      </w:ins>
      <w:r w:rsidRPr="00944672">
        <w:rPr>
          <w:rFonts w:ascii="Arial" w:hAnsi="Arial" w:cs="Arial"/>
          <w:sz w:val="24"/>
          <w:szCs w:val="24"/>
        </w:rPr>
        <w:t xml:space="preserve"> </w:t>
      </w:r>
      <w:ins w:id="12318" w:author="Lektorat Bauer" w:date="2025-03-06T19:01:00Z" w16du:dateUtc="2025-03-06T18:01:00Z">
        <w:r w:rsidR="00583605">
          <w:rPr>
            <w:rFonts w:ascii="Arial" w:hAnsi="Arial" w:cs="Arial"/>
            <w:sz w:val="24"/>
            <w:szCs w:val="24"/>
          </w:rPr>
          <w:t>a</w:t>
        </w:r>
      </w:ins>
      <w:del w:id="12319" w:author="Lektorat Bauer" w:date="2025-03-06T19:01:00Z" w16du:dateUtc="2025-03-06T18:01:00Z">
        <w:r w:rsidRPr="00944672" w:rsidDel="00583605">
          <w:rPr>
            <w:rFonts w:ascii="Arial" w:hAnsi="Arial" w:cs="Arial"/>
            <w:sz w:val="24"/>
            <w:szCs w:val="24"/>
          </w:rPr>
          <w:delText>A</w:delText>
        </w:r>
      </w:del>
      <w:r w:rsidRPr="00944672">
        <w:rPr>
          <w:rFonts w:ascii="Arial" w:hAnsi="Arial" w:cs="Arial"/>
          <w:sz w:val="24"/>
          <w:szCs w:val="24"/>
        </w:rPr>
        <w:t>ntwortete Hamid entschuldigend, „</w:t>
      </w:r>
      <w:ins w:id="12320" w:author="Lektorat Bauer" w:date="2025-03-06T19:01:00Z" w16du:dateUtc="2025-03-06T18:01:00Z">
        <w:r w:rsidR="00583605">
          <w:rPr>
            <w:rFonts w:ascii="Arial" w:hAnsi="Arial" w:cs="Arial"/>
            <w:sz w:val="24"/>
            <w:szCs w:val="24"/>
          </w:rPr>
          <w:t>d</w:t>
        </w:r>
      </w:ins>
      <w:del w:id="12321" w:author="Lektorat Bauer" w:date="2025-03-06T19:01:00Z" w16du:dateUtc="2025-03-06T18:01:00Z">
        <w:r w:rsidRPr="00944672" w:rsidDel="00583605">
          <w:rPr>
            <w:rFonts w:ascii="Arial" w:hAnsi="Arial" w:cs="Arial"/>
            <w:sz w:val="24"/>
            <w:szCs w:val="24"/>
          </w:rPr>
          <w:delText>D</w:delText>
        </w:r>
      </w:del>
      <w:r w:rsidRPr="00944672">
        <w:rPr>
          <w:rFonts w:ascii="Arial" w:hAnsi="Arial" w:cs="Arial"/>
          <w:sz w:val="24"/>
          <w:szCs w:val="24"/>
        </w:rPr>
        <w:t>ie Straßen sind nicht so gut.“ Er wollte nach dem letzten Gepäckstück greifen, als es auch schon von den Frauen ins Auto befördert worden war.</w:t>
      </w:r>
    </w:p>
    <w:p w14:paraId="00499E88" w14:textId="77777777" w:rsidR="00583605" w:rsidRDefault="00944672" w:rsidP="00623B68">
      <w:pPr>
        <w:autoSpaceDE w:val="0"/>
        <w:autoSpaceDN w:val="0"/>
        <w:adjustRightInd w:val="0"/>
        <w:spacing w:after="0" w:line="360" w:lineRule="auto"/>
        <w:ind w:firstLine="227"/>
        <w:jc w:val="both"/>
        <w:rPr>
          <w:ins w:id="12322" w:author="Lektorat Bauer" w:date="2025-03-06T19:01:00Z" w16du:dateUtc="2025-03-06T18:01:00Z"/>
          <w:rFonts w:ascii="Arial" w:hAnsi="Arial" w:cs="Arial"/>
          <w:sz w:val="24"/>
          <w:szCs w:val="24"/>
        </w:rPr>
      </w:pPr>
      <w:r w:rsidRPr="00944672">
        <w:rPr>
          <w:rFonts w:ascii="Arial" w:hAnsi="Arial" w:cs="Arial"/>
          <w:sz w:val="24"/>
          <w:szCs w:val="24"/>
        </w:rPr>
        <w:t xml:space="preserve">Die </w:t>
      </w:r>
      <w:ins w:id="12323" w:author="Lektorat Bauer" w:date="2025-03-06T19:01:00Z" w16du:dateUtc="2025-03-06T18:01:00Z">
        <w:r w:rsidR="00583605">
          <w:rPr>
            <w:rFonts w:ascii="Arial" w:hAnsi="Arial" w:cs="Arial"/>
            <w:sz w:val="24"/>
            <w:szCs w:val="24"/>
          </w:rPr>
          <w:t>z</w:t>
        </w:r>
      </w:ins>
      <w:del w:id="12324" w:author="Lektorat Bauer" w:date="2025-03-06T19:01:00Z" w16du:dateUtc="2025-03-06T18:01:00Z">
        <w:r w:rsidRPr="00944672" w:rsidDel="00583605">
          <w:rPr>
            <w:rFonts w:ascii="Arial" w:hAnsi="Arial" w:cs="Arial"/>
            <w:sz w:val="24"/>
            <w:szCs w:val="24"/>
          </w:rPr>
          <w:delText>Z</w:delText>
        </w:r>
      </w:del>
      <w:r w:rsidRPr="00944672">
        <w:rPr>
          <w:rFonts w:ascii="Arial" w:hAnsi="Arial" w:cs="Arial"/>
          <w:sz w:val="24"/>
          <w:szCs w:val="24"/>
        </w:rPr>
        <w:t xml:space="preserve">weite sagte: „Bibi, Du gehst nach vorn. Ich sitze hinten.“ </w:t>
      </w:r>
    </w:p>
    <w:p w14:paraId="42635AFD" w14:textId="77777777" w:rsidR="00583605" w:rsidRDefault="00944672" w:rsidP="00623B68">
      <w:pPr>
        <w:autoSpaceDE w:val="0"/>
        <w:autoSpaceDN w:val="0"/>
        <w:adjustRightInd w:val="0"/>
        <w:spacing w:after="0" w:line="360" w:lineRule="auto"/>
        <w:ind w:firstLine="227"/>
        <w:jc w:val="both"/>
        <w:rPr>
          <w:ins w:id="12325" w:author="Lektorat Bauer" w:date="2025-03-06T19:02:00Z" w16du:dateUtc="2025-03-06T18:02:00Z"/>
          <w:rFonts w:ascii="Arial" w:hAnsi="Arial" w:cs="Arial"/>
          <w:sz w:val="24"/>
          <w:szCs w:val="24"/>
        </w:rPr>
      </w:pPr>
      <w:r w:rsidRPr="00944672">
        <w:rPr>
          <w:rFonts w:ascii="Arial" w:hAnsi="Arial" w:cs="Arial"/>
          <w:sz w:val="24"/>
          <w:szCs w:val="24"/>
        </w:rPr>
        <w:t>„Ja</w:t>
      </w:r>
      <w:del w:id="12326" w:author="Lektorat Bauer" w:date="2025-03-06T19:01:00Z" w16du:dateUtc="2025-03-06T18:01:00Z">
        <w:r w:rsidRPr="00944672" w:rsidDel="00583605">
          <w:rPr>
            <w:rFonts w:ascii="Arial" w:hAnsi="Arial" w:cs="Arial"/>
            <w:sz w:val="24"/>
            <w:szCs w:val="24"/>
          </w:rPr>
          <w:delText>.</w:delText>
        </w:r>
      </w:del>
      <w:r w:rsidRPr="00944672">
        <w:rPr>
          <w:rFonts w:ascii="Arial" w:hAnsi="Arial" w:cs="Arial"/>
          <w:sz w:val="24"/>
          <w:szCs w:val="24"/>
        </w:rPr>
        <w:t>“</w:t>
      </w:r>
      <w:ins w:id="12327" w:author="Lektorat Bauer" w:date="2025-03-06T19:01:00Z" w16du:dateUtc="2025-03-06T18:01:00Z">
        <w:r w:rsidR="00583605">
          <w:rPr>
            <w:rFonts w:ascii="Arial" w:hAnsi="Arial" w:cs="Arial"/>
            <w:sz w:val="24"/>
            <w:szCs w:val="24"/>
          </w:rPr>
          <w:t>,</w:t>
        </w:r>
      </w:ins>
      <w:r w:rsidRPr="00944672">
        <w:rPr>
          <w:rFonts w:ascii="Arial" w:hAnsi="Arial" w:cs="Arial"/>
          <w:sz w:val="24"/>
          <w:szCs w:val="24"/>
        </w:rPr>
        <w:t xml:space="preserve"> </w:t>
      </w:r>
      <w:ins w:id="12328" w:author="Lektorat Bauer" w:date="2025-03-06T19:01:00Z" w16du:dateUtc="2025-03-06T18:01:00Z">
        <w:r w:rsidR="00583605">
          <w:rPr>
            <w:rFonts w:ascii="Arial" w:hAnsi="Arial" w:cs="Arial"/>
            <w:sz w:val="24"/>
            <w:szCs w:val="24"/>
          </w:rPr>
          <w:t>a</w:t>
        </w:r>
      </w:ins>
      <w:del w:id="12329" w:author="Lektorat Bauer" w:date="2025-03-06T19:01:00Z" w16du:dateUtc="2025-03-06T18:01:00Z">
        <w:r w:rsidRPr="00944672" w:rsidDel="00583605">
          <w:rPr>
            <w:rFonts w:ascii="Arial" w:hAnsi="Arial" w:cs="Arial"/>
            <w:sz w:val="24"/>
            <w:szCs w:val="24"/>
          </w:rPr>
          <w:delText>A</w:delText>
        </w:r>
      </w:del>
      <w:r w:rsidRPr="00944672">
        <w:rPr>
          <w:rFonts w:ascii="Arial" w:hAnsi="Arial" w:cs="Arial"/>
          <w:sz w:val="24"/>
          <w:szCs w:val="24"/>
        </w:rPr>
        <w:t xml:space="preserve">ntwortete Bibi. Hamid stieg ein und Bibi saß bereits auf dem Beifahrersitz und schaute ihn </w:t>
      </w:r>
      <w:ins w:id="12330" w:author="Lektorat Bauer" w:date="2025-03-06T19:01:00Z" w16du:dateUtc="2025-03-06T18:01:00Z">
        <w:r w:rsidR="00583605">
          <w:rPr>
            <w:rFonts w:ascii="Arial" w:hAnsi="Arial" w:cs="Arial"/>
            <w:sz w:val="24"/>
            <w:szCs w:val="24"/>
          </w:rPr>
          <w:t xml:space="preserve">durchdringend </w:t>
        </w:r>
      </w:ins>
      <w:r w:rsidRPr="00944672">
        <w:rPr>
          <w:rFonts w:ascii="Arial" w:hAnsi="Arial" w:cs="Arial"/>
          <w:sz w:val="24"/>
          <w:szCs w:val="24"/>
        </w:rPr>
        <w:t>an. „Viel zu sehen gibt es während der Fahrt leider nicht</w:t>
      </w:r>
      <w:del w:id="12331" w:author="Lektorat Bauer" w:date="2025-03-06T19:01:00Z" w16du:dateUtc="2025-03-06T18:01:00Z">
        <w:r w:rsidRPr="00944672" w:rsidDel="00583605">
          <w:rPr>
            <w:rFonts w:ascii="Arial" w:hAnsi="Arial" w:cs="Arial"/>
            <w:sz w:val="24"/>
            <w:szCs w:val="24"/>
          </w:rPr>
          <w:delText>.</w:delText>
        </w:r>
      </w:del>
      <w:r w:rsidRPr="00944672">
        <w:rPr>
          <w:rFonts w:ascii="Arial" w:hAnsi="Arial" w:cs="Arial"/>
          <w:sz w:val="24"/>
          <w:szCs w:val="24"/>
        </w:rPr>
        <w:t>“</w:t>
      </w:r>
      <w:ins w:id="12332" w:author="Lektorat Bauer" w:date="2025-03-06T19:01:00Z" w16du:dateUtc="2025-03-06T18:01:00Z">
        <w:r w:rsidR="00583605">
          <w:rPr>
            <w:rFonts w:ascii="Arial" w:hAnsi="Arial" w:cs="Arial"/>
            <w:sz w:val="24"/>
            <w:szCs w:val="24"/>
          </w:rPr>
          <w:t>, sagte Hamid</w:t>
        </w:r>
      </w:ins>
      <w:del w:id="12333" w:author="Lektorat Bauer" w:date="2025-03-06T19:01:00Z" w16du:dateUtc="2025-03-06T18:01:00Z">
        <w:r w:rsidRPr="00944672" w:rsidDel="00583605">
          <w:rPr>
            <w:rFonts w:ascii="Arial" w:hAnsi="Arial" w:cs="Arial"/>
            <w:sz w:val="24"/>
            <w:szCs w:val="24"/>
          </w:rPr>
          <w:delText xml:space="preserve"> Begann Hamid und wurde von Bibi unterbrochen</w:delText>
        </w:r>
      </w:del>
      <w:commentRangeStart w:id="12334"/>
      <w:r w:rsidRPr="00944672">
        <w:rPr>
          <w:rFonts w:ascii="Arial" w:hAnsi="Arial" w:cs="Arial"/>
          <w:sz w:val="24"/>
          <w:szCs w:val="24"/>
        </w:rPr>
        <w:t>,</w:t>
      </w:r>
      <w:ins w:id="12335" w:author="Lektorat Bauer" w:date="2025-03-06T19:01:00Z" w16du:dateUtc="2025-03-06T18:01:00Z">
        <w:r w:rsidR="00583605">
          <w:rPr>
            <w:rFonts w:ascii="Arial" w:hAnsi="Arial" w:cs="Arial"/>
            <w:sz w:val="24"/>
            <w:szCs w:val="24"/>
          </w:rPr>
          <w:t xml:space="preserve"> in der Bemühung, ein wenig höflichen Small</w:t>
        </w:r>
      </w:ins>
      <w:ins w:id="12336" w:author="Lektorat Bauer" w:date="2025-03-06T19:02:00Z" w16du:dateUtc="2025-03-06T18:02:00Z">
        <w:r w:rsidR="00583605">
          <w:rPr>
            <w:rFonts w:ascii="Arial" w:hAnsi="Arial" w:cs="Arial"/>
            <w:sz w:val="24"/>
            <w:szCs w:val="24"/>
          </w:rPr>
          <w:t xml:space="preserve"> Talk zu machen.</w:t>
        </w:r>
      </w:ins>
      <w:r w:rsidRPr="00944672">
        <w:rPr>
          <w:rFonts w:ascii="Arial" w:hAnsi="Arial" w:cs="Arial"/>
          <w:sz w:val="24"/>
          <w:szCs w:val="24"/>
        </w:rPr>
        <w:t xml:space="preserve"> </w:t>
      </w:r>
      <w:commentRangeEnd w:id="12334"/>
      <w:r w:rsidR="00583605">
        <w:rPr>
          <w:rStyle w:val="Kommentarzeichen"/>
        </w:rPr>
        <w:commentReference w:id="12334"/>
      </w:r>
    </w:p>
    <w:p w14:paraId="2D053109" w14:textId="61280CBE"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w:t>
      </w:r>
      <w:del w:id="12337" w:author="Lektorat Bauer" w:date="2025-03-06T19:02:00Z" w16du:dateUtc="2025-03-06T18:02:00Z">
        <w:r w:rsidRPr="00944672" w:rsidDel="00583605">
          <w:rPr>
            <w:rFonts w:ascii="Arial" w:hAnsi="Arial" w:cs="Arial"/>
            <w:sz w:val="24"/>
            <w:szCs w:val="24"/>
          </w:rPr>
          <w:delText>Dann ist es gut,</w:delText>
        </w:r>
      </w:del>
      <w:ins w:id="12338" w:author="Lektorat Bauer" w:date="2025-03-06T19:02:00Z" w16du:dateUtc="2025-03-06T18:02:00Z">
        <w:r w:rsidR="00583605">
          <w:rPr>
            <w:rFonts w:ascii="Arial" w:hAnsi="Arial" w:cs="Arial"/>
            <w:sz w:val="24"/>
            <w:szCs w:val="24"/>
          </w:rPr>
          <w:t>Gut,</w:t>
        </w:r>
      </w:ins>
      <w:r w:rsidRPr="00944672">
        <w:rPr>
          <w:rFonts w:ascii="Arial" w:hAnsi="Arial" w:cs="Arial"/>
          <w:sz w:val="24"/>
          <w:szCs w:val="24"/>
        </w:rPr>
        <w:t xml:space="preserve"> </w:t>
      </w:r>
      <w:del w:id="12339" w:author="Lektorat Bauer" w:date="2025-03-06T19:02:00Z" w16du:dateUtc="2025-03-06T18:02:00Z">
        <w:r w:rsidRPr="00944672" w:rsidDel="00583605">
          <w:rPr>
            <w:rFonts w:ascii="Arial" w:hAnsi="Arial" w:cs="Arial"/>
            <w:sz w:val="24"/>
            <w:szCs w:val="24"/>
          </w:rPr>
          <w:delText xml:space="preserve">dass </w:delText>
        </w:r>
      </w:del>
      <w:ins w:id="12340" w:author="Lektorat Bauer" w:date="2025-03-06T19:02:00Z" w16du:dateUtc="2025-03-06T18:02:00Z">
        <w:r w:rsidR="00583605">
          <w:rPr>
            <w:rFonts w:ascii="Arial" w:hAnsi="Arial" w:cs="Arial"/>
            <w:sz w:val="24"/>
            <w:szCs w:val="24"/>
          </w:rPr>
          <w:t>dann können</w:t>
        </w:r>
        <w:r w:rsidR="00583605" w:rsidRPr="00944672">
          <w:rPr>
            <w:rFonts w:ascii="Arial" w:hAnsi="Arial" w:cs="Arial"/>
            <w:sz w:val="24"/>
            <w:szCs w:val="24"/>
          </w:rPr>
          <w:t xml:space="preserve"> </w:t>
        </w:r>
      </w:ins>
      <w:r w:rsidRPr="00944672">
        <w:rPr>
          <w:rFonts w:ascii="Arial" w:hAnsi="Arial" w:cs="Arial"/>
          <w:sz w:val="24"/>
          <w:szCs w:val="24"/>
        </w:rPr>
        <w:t>Sie sich auf die Straße konzentrieren</w:t>
      </w:r>
      <w:del w:id="12341" w:author="Lektorat Bauer" w:date="2025-03-06T19:02:00Z" w16du:dateUtc="2025-03-06T18:02:00Z">
        <w:r w:rsidRPr="00944672" w:rsidDel="00583605">
          <w:rPr>
            <w:rFonts w:ascii="Arial" w:hAnsi="Arial" w:cs="Arial"/>
            <w:sz w:val="24"/>
            <w:szCs w:val="24"/>
          </w:rPr>
          <w:delText xml:space="preserve"> können</w:delText>
        </w:r>
      </w:del>
      <w:r w:rsidRPr="00944672">
        <w:rPr>
          <w:rFonts w:ascii="Arial" w:hAnsi="Arial" w:cs="Arial"/>
          <w:sz w:val="24"/>
          <w:szCs w:val="24"/>
        </w:rPr>
        <w:t>.“ Damit war die Unterhaltung beendet.</w:t>
      </w:r>
    </w:p>
    <w:p w14:paraId="3B36DED7"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430FBD44"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4DDCA767"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250F021F"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Während der Fahrt hatten die Frauen immer mal wieder auf Gesteinsformationen gezeigt und sich in einer Sprache verständigt, die Hamid nicht kannte. Auf Grund des militärischen Tonfalls und dem Interesse an Steinen und Felsen ging Hamid davon aus, dass die beiden Frauen bei den Pionieren gewesen waren und Sahib Benjamin bei der Arbeit unterstützen sollten.</w:t>
      </w:r>
    </w:p>
    <w:p w14:paraId="4BD121B9" w14:textId="52AB4E89"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Er dachte, dass das keine Arbeit für Frauen war, aber die beiden waren vermutlich </w:t>
      </w:r>
      <w:ins w:id="12342" w:author="Lektorat Bauer" w:date="2025-03-06T19:02:00Z" w16du:dateUtc="2025-03-06T18:02:00Z">
        <w:r w:rsidR="00A628C9">
          <w:rPr>
            <w:rFonts w:ascii="Arial" w:hAnsi="Arial" w:cs="Arial"/>
            <w:sz w:val="24"/>
            <w:szCs w:val="24"/>
          </w:rPr>
          <w:t>U</w:t>
        </w:r>
      </w:ins>
      <w:del w:id="12343" w:author="Lektorat Bauer" w:date="2025-03-06T19:02:00Z" w16du:dateUtc="2025-03-06T18:02:00Z">
        <w:r w:rsidRPr="00944672" w:rsidDel="00A628C9">
          <w:rPr>
            <w:rFonts w:ascii="Arial" w:hAnsi="Arial" w:cs="Arial"/>
            <w:sz w:val="24"/>
            <w:szCs w:val="24"/>
          </w:rPr>
          <w:delText>u</w:delText>
        </w:r>
      </w:del>
      <w:r w:rsidRPr="00944672">
        <w:rPr>
          <w:rFonts w:ascii="Arial" w:hAnsi="Arial" w:cs="Arial"/>
          <w:sz w:val="24"/>
          <w:szCs w:val="24"/>
        </w:rPr>
        <w:t xml:space="preserve">ngläubige, und die waren eben anders. Er fand es komisch, dass jemand nicht den Worten Allahs folgen wollte. </w:t>
      </w:r>
    </w:p>
    <w:p w14:paraId="31079478" w14:textId="607D6A36"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Nachdem sie das Haus erreicht hatten, luden die Frauen ihr Gepäck ab, und Dr. Benjamin Dingaka führte sie zu dem Zimmer, das sie sich teilen sollten. Um 16:15 Uhr waren die Frauen auf das Zimmer gegangen, um sich frisch zu machen und sich umzuziehen. Um 16:45 Uhr </w:t>
      </w:r>
      <w:del w:id="12344" w:author="Lektorat Bauer" w:date="2025-03-06T19:03:00Z" w16du:dateUtc="2025-03-06T18:03:00Z">
        <w:r w:rsidRPr="00944672" w:rsidDel="007B12B6">
          <w:rPr>
            <w:rFonts w:ascii="Arial" w:hAnsi="Arial" w:cs="Arial"/>
            <w:sz w:val="24"/>
            <w:szCs w:val="24"/>
          </w:rPr>
          <w:delText xml:space="preserve">waren </w:delText>
        </w:r>
      </w:del>
      <w:ins w:id="12345" w:author="Lektorat Bauer" w:date="2025-03-06T19:03:00Z" w16du:dateUtc="2025-03-06T18:03:00Z">
        <w:r w:rsidR="007B12B6">
          <w:rPr>
            <w:rFonts w:ascii="Arial" w:hAnsi="Arial" w:cs="Arial"/>
            <w:sz w:val="24"/>
            <w:szCs w:val="24"/>
          </w:rPr>
          <w:t>kehrten</w:t>
        </w:r>
        <w:r w:rsidR="007B12B6" w:rsidRPr="00944672">
          <w:rPr>
            <w:rFonts w:ascii="Arial" w:hAnsi="Arial" w:cs="Arial"/>
            <w:sz w:val="24"/>
            <w:szCs w:val="24"/>
          </w:rPr>
          <w:t xml:space="preserve"> </w:t>
        </w:r>
      </w:ins>
      <w:r w:rsidRPr="00944672">
        <w:rPr>
          <w:rFonts w:ascii="Arial" w:hAnsi="Arial" w:cs="Arial"/>
          <w:sz w:val="24"/>
          <w:szCs w:val="24"/>
        </w:rPr>
        <w:t xml:space="preserve">Sie wieder </w:t>
      </w:r>
      <w:del w:id="12346" w:author="Lektorat Bauer" w:date="2025-03-06T19:03:00Z" w16du:dateUtc="2025-03-06T18:03:00Z">
        <w:r w:rsidRPr="00944672" w:rsidDel="007B12B6">
          <w:rPr>
            <w:rFonts w:ascii="Arial" w:hAnsi="Arial" w:cs="Arial"/>
            <w:sz w:val="24"/>
            <w:szCs w:val="24"/>
          </w:rPr>
          <w:delText xml:space="preserve">im </w:delText>
        </w:r>
      </w:del>
      <w:ins w:id="12347" w:author="Lektorat Bauer" w:date="2025-03-06T19:03:00Z" w16du:dateUtc="2025-03-06T18:03:00Z">
        <w:r w:rsidR="007B12B6">
          <w:rPr>
            <w:rFonts w:ascii="Arial" w:hAnsi="Arial" w:cs="Arial"/>
            <w:sz w:val="24"/>
            <w:szCs w:val="24"/>
          </w:rPr>
          <w:t>in den</w:t>
        </w:r>
        <w:r w:rsidR="007B12B6" w:rsidRPr="00944672">
          <w:rPr>
            <w:rFonts w:ascii="Arial" w:hAnsi="Arial" w:cs="Arial"/>
            <w:sz w:val="24"/>
            <w:szCs w:val="24"/>
          </w:rPr>
          <w:t xml:space="preserve"> </w:t>
        </w:r>
      </w:ins>
      <w:r w:rsidRPr="00944672">
        <w:rPr>
          <w:rFonts w:ascii="Arial" w:hAnsi="Arial" w:cs="Arial"/>
          <w:sz w:val="24"/>
          <w:szCs w:val="24"/>
        </w:rPr>
        <w:t xml:space="preserve">Wohnraum </w:t>
      </w:r>
      <w:ins w:id="12348" w:author="Lektorat Bauer" w:date="2025-03-06T19:03:00Z" w16du:dateUtc="2025-03-06T18:03:00Z">
        <w:r w:rsidR="007B12B6">
          <w:rPr>
            <w:rFonts w:ascii="Arial" w:hAnsi="Arial" w:cs="Arial"/>
            <w:sz w:val="24"/>
            <w:szCs w:val="24"/>
          </w:rPr>
          <w:t xml:space="preserve">zurück </w:t>
        </w:r>
      </w:ins>
      <w:r w:rsidRPr="00944672">
        <w:rPr>
          <w:rFonts w:ascii="Arial" w:hAnsi="Arial" w:cs="Arial"/>
          <w:sz w:val="24"/>
          <w:szCs w:val="24"/>
        </w:rPr>
        <w:t>und baten Dr. Benjamin darum, zu erklären, wie die Erkundung weiter fortgeführt werden sollte.</w:t>
      </w:r>
    </w:p>
    <w:p w14:paraId="559017A4" w14:textId="77777777" w:rsidR="007B12B6" w:rsidRDefault="00944672" w:rsidP="00623B68">
      <w:pPr>
        <w:autoSpaceDE w:val="0"/>
        <w:autoSpaceDN w:val="0"/>
        <w:adjustRightInd w:val="0"/>
        <w:spacing w:after="0" w:line="360" w:lineRule="auto"/>
        <w:ind w:firstLine="227"/>
        <w:jc w:val="both"/>
        <w:rPr>
          <w:ins w:id="12349" w:author="Lektorat Bauer" w:date="2025-03-06T19:03:00Z" w16du:dateUtc="2025-03-06T18:03:00Z"/>
          <w:rFonts w:ascii="Arial" w:hAnsi="Arial" w:cs="Arial"/>
          <w:sz w:val="24"/>
          <w:szCs w:val="24"/>
        </w:rPr>
      </w:pPr>
      <w:r w:rsidRPr="00944672">
        <w:rPr>
          <w:rFonts w:ascii="Arial" w:hAnsi="Arial" w:cs="Arial"/>
          <w:sz w:val="24"/>
          <w:szCs w:val="24"/>
        </w:rPr>
        <w:t>„Ich verstehe nicht, warum man Sie beide</w:t>
      </w:r>
      <w:del w:id="12350" w:author="Lektorat Bauer" w:date="2025-03-06T19:03:00Z" w16du:dateUtc="2025-03-06T18:03:00Z">
        <w:r w:rsidRPr="00944672" w:rsidDel="007B12B6">
          <w:rPr>
            <w:rFonts w:ascii="Arial" w:hAnsi="Arial" w:cs="Arial"/>
            <w:sz w:val="24"/>
            <w:szCs w:val="24"/>
          </w:rPr>
          <w:delText>n</w:delText>
        </w:r>
      </w:del>
      <w:r w:rsidRPr="00944672">
        <w:rPr>
          <w:rFonts w:ascii="Arial" w:hAnsi="Arial" w:cs="Arial"/>
          <w:sz w:val="24"/>
          <w:szCs w:val="24"/>
        </w:rPr>
        <w:t xml:space="preserve"> hierher geschickt hat.“ </w:t>
      </w:r>
    </w:p>
    <w:p w14:paraId="16AACEA3" w14:textId="77777777" w:rsidR="007B12B6" w:rsidRDefault="00944672" w:rsidP="00623B68">
      <w:pPr>
        <w:autoSpaceDE w:val="0"/>
        <w:autoSpaceDN w:val="0"/>
        <w:adjustRightInd w:val="0"/>
        <w:spacing w:after="0" w:line="360" w:lineRule="auto"/>
        <w:ind w:firstLine="227"/>
        <w:jc w:val="both"/>
        <w:rPr>
          <w:ins w:id="12351" w:author="Lektorat Bauer" w:date="2025-03-06T19:03:00Z" w16du:dateUtc="2025-03-06T18:03:00Z"/>
          <w:rFonts w:ascii="Arial" w:hAnsi="Arial" w:cs="Arial"/>
          <w:sz w:val="24"/>
          <w:szCs w:val="24"/>
        </w:rPr>
      </w:pPr>
      <w:r w:rsidRPr="00944672">
        <w:rPr>
          <w:rFonts w:ascii="Arial" w:hAnsi="Arial" w:cs="Arial"/>
          <w:sz w:val="24"/>
          <w:szCs w:val="24"/>
        </w:rPr>
        <w:t xml:space="preserve">„Da Sie bedroht worden sind, sollen wir Sie unterstützen, damit Sie Ihre Arbeit schnell beenden können.“ </w:t>
      </w:r>
    </w:p>
    <w:p w14:paraId="283816E8" w14:textId="77777777" w:rsidR="007B12B6" w:rsidRDefault="00944672" w:rsidP="00623B68">
      <w:pPr>
        <w:autoSpaceDE w:val="0"/>
        <w:autoSpaceDN w:val="0"/>
        <w:adjustRightInd w:val="0"/>
        <w:spacing w:after="0" w:line="360" w:lineRule="auto"/>
        <w:ind w:firstLine="227"/>
        <w:jc w:val="both"/>
        <w:rPr>
          <w:ins w:id="12352" w:author="Lektorat Bauer" w:date="2025-03-06T19:03:00Z" w16du:dateUtc="2025-03-06T18:03:00Z"/>
          <w:rFonts w:ascii="Arial" w:hAnsi="Arial" w:cs="Arial"/>
          <w:sz w:val="24"/>
          <w:szCs w:val="24"/>
        </w:rPr>
      </w:pPr>
      <w:r w:rsidRPr="00944672">
        <w:rPr>
          <w:rFonts w:ascii="Arial" w:hAnsi="Arial" w:cs="Arial"/>
          <w:sz w:val="24"/>
          <w:szCs w:val="24"/>
        </w:rPr>
        <w:t>„Hamid hat mir gesagt, dass er vermutet, dass Sie von den Pionieren sind. Er sagt, Sie hätte</w:t>
      </w:r>
      <w:ins w:id="12353" w:author="Lektorat Bauer" w:date="2025-03-06T19:03:00Z" w16du:dateUtc="2025-03-06T18:03:00Z">
        <w:r w:rsidR="007B12B6">
          <w:rPr>
            <w:rFonts w:ascii="Arial" w:hAnsi="Arial" w:cs="Arial"/>
            <w:sz w:val="24"/>
            <w:szCs w:val="24"/>
          </w:rPr>
          <w:t>n</w:t>
        </w:r>
      </w:ins>
      <w:r w:rsidRPr="00944672">
        <w:rPr>
          <w:rFonts w:ascii="Arial" w:hAnsi="Arial" w:cs="Arial"/>
          <w:sz w:val="24"/>
          <w:szCs w:val="24"/>
        </w:rPr>
        <w:t xml:space="preserve"> sich während der Fahrt für Felsen und Formationen interessiert.“ </w:t>
      </w:r>
    </w:p>
    <w:p w14:paraId="0AD78668" w14:textId="0654810D"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„Ja, so ähnlich</w:t>
      </w:r>
      <w:del w:id="12354" w:author="Lektorat Bauer" w:date="2025-03-06T19:03:00Z" w16du:dateUtc="2025-03-06T18:03:00Z">
        <w:r w:rsidRPr="00944672" w:rsidDel="007B12B6">
          <w:rPr>
            <w:rFonts w:ascii="Arial" w:hAnsi="Arial" w:cs="Arial"/>
            <w:sz w:val="24"/>
            <w:szCs w:val="24"/>
          </w:rPr>
          <w:delText>.</w:delText>
        </w:r>
      </w:del>
      <w:r w:rsidRPr="00944672">
        <w:rPr>
          <w:rFonts w:ascii="Arial" w:hAnsi="Arial" w:cs="Arial"/>
          <w:sz w:val="24"/>
          <w:szCs w:val="24"/>
        </w:rPr>
        <w:t>“</w:t>
      </w:r>
      <w:ins w:id="12355" w:author="Lektorat Bauer" w:date="2025-03-06T19:03:00Z" w16du:dateUtc="2025-03-06T18:03:00Z">
        <w:r w:rsidR="007B12B6">
          <w:rPr>
            <w:rFonts w:ascii="Arial" w:hAnsi="Arial" w:cs="Arial"/>
            <w:sz w:val="24"/>
            <w:szCs w:val="24"/>
          </w:rPr>
          <w:t>,</w:t>
        </w:r>
      </w:ins>
      <w:r w:rsidRPr="00944672">
        <w:rPr>
          <w:rFonts w:ascii="Arial" w:hAnsi="Arial" w:cs="Arial"/>
          <w:sz w:val="24"/>
          <w:szCs w:val="24"/>
        </w:rPr>
        <w:t xml:space="preserve"> </w:t>
      </w:r>
      <w:ins w:id="12356" w:author="Lektorat Bauer" w:date="2025-03-06T19:03:00Z" w16du:dateUtc="2025-03-06T18:03:00Z">
        <w:r w:rsidR="007B12B6">
          <w:rPr>
            <w:rFonts w:ascii="Arial" w:hAnsi="Arial" w:cs="Arial"/>
            <w:sz w:val="24"/>
            <w:szCs w:val="24"/>
          </w:rPr>
          <w:t>s</w:t>
        </w:r>
      </w:ins>
      <w:del w:id="12357" w:author="Lektorat Bauer" w:date="2025-03-06T19:03:00Z" w16du:dateUtc="2025-03-06T18:03:00Z">
        <w:r w:rsidRPr="00944672" w:rsidDel="007B12B6">
          <w:rPr>
            <w:rFonts w:ascii="Arial" w:hAnsi="Arial" w:cs="Arial"/>
            <w:sz w:val="24"/>
            <w:szCs w:val="24"/>
          </w:rPr>
          <w:delText>S</w:delText>
        </w:r>
      </w:del>
      <w:r w:rsidRPr="00944672">
        <w:rPr>
          <w:rFonts w:ascii="Arial" w:hAnsi="Arial" w:cs="Arial"/>
          <w:sz w:val="24"/>
          <w:szCs w:val="24"/>
        </w:rPr>
        <w:t>agte Satria Chow und lächelte freundlich. Sie hatte Hamid auf eine falsche Fährte gelockt und ließ</w:t>
      </w:r>
      <w:del w:id="12358" w:author="Lektorat Bauer" w:date="2025-03-06T19:03:00Z" w16du:dateUtc="2025-03-06T18:03:00Z">
        <w:r w:rsidRPr="00944672" w:rsidDel="007B12B6">
          <w:rPr>
            <w:rFonts w:ascii="Arial" w:hAnsi="Arial" w:cs="Arial"/>
            <w:sz w:val="24"/>
            <w:szCs w:val="24"/>
          </w:rPr>
          <w:delText>en</w:delText>
        </w:r>
      </w:del>
      <w:r w:rsidRPr="00944672">
        <w:rPr>
          <w:rFonts w:ascii="Arial" w:hAnsi="Arial" w:cs="Arial"/>
          <w:sz w:val="24"/>
          <w:szCs w:val="24"/>
        </w:rPr>
        <w:t xml:space="preserve"> ihn jetzt in dem Glauben. Tia und Bibi mussten im Augenblick davon ausgehen, dass Hamid mit den General zusammenarbeitete und wenn der General falsch-wahre Informationen erhielt, war es besser für sie.</w:t>
      </w:r>
      <w:del w:id="12359" w:author="Lektorat Bauer" w:date="2025-03-06T19:03:00Z" w16du:dateUtc="2025-03-06T18:03:00Z">
        <w:r w:rsidRPr="00944672" w:rsidDel="007B12B6">
          <w:rPr>
            <w:rFonts w:ascii="Arial" w:hAnsi="Arial" w:cs="Arial"/>
            <w:sz w:val="24"/>
            <w:szCs w:val="24"/>
          </w:rPr>
          <w:delText xml:space="preserve"> </w:delText>
        </w:r>
        <w:commentRangeStart w:id="12360"/>
        <w:r w:rsidRPr="00944672" w:rsidDel="007B12B6">
          <w:rPr>
            <w:rFonts w:ascii="Arial" w:hAnsi="Arial" w:cs="Arial"/>
            <w:sz w:val="24"/>
            <w:szCs w:val="24"/>
          </w:rPr>
          <w:delText>Daher</w:delText>
        </w:r>
      </w:del>
      <w:commentRangeEnd w:id="12360"/>
      <w:r w:rsidR="007B12B6">
        <w:rPr>
          <w:rStyle w:val="Kommentarzeichen"/>
        </w:rPr>
        <w:commentReference w:id="12360"/>
      </w:r>
      <w:del w:id="12361" w:author="Lektorat Bauer" w:date="2025-03-06T19:03:00Z" w16du:dateUtc="2025-03-06T18:03:00Z">
        <w:r w:rsidRPr="00944672" w:rsidDel="007B12B6">
          <w:rPr>
            <w:rFonts w:ascii="Arial" w:hAnsi="Arial" w:cs="Arial"/>
            <w:sz w:val="24"/>
            <w:szCs w:val="24"/>
          </w:rPr>
          <w:delText xml:space="preserve"> beantworteten Sie die Fragen so, dass der Eindruck erhalten blieb.</w:delText>
        </w:r>
      </w:del>
    </w:p>
    <w:p w14:paraId="094BE9D9"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Um 19:00 Uhr waren Sie mit der Vorbesprechung fertig und Basima, die Köchin, die Benjamin engagiert hatte, servierte das Abendessen.</w:t>
      </w:r>
    </w:p>
    <w:p w14:paraId="4056E7CC"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61075F44"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lastRenderedPageBreak/>
        <w:t>***</w:t>
      </w:r>
    </w:p>
    <w:p w14:paraId="72DE8B97"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5E9E2287"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commentRangeStart w:id="12362"/>
      <w:commentRangeEnd w:id="12362"/>
      <w:r w:rsidRPr="00944672">
        <w:rPr>
          <w:rFonts w:ascii="Arial" w:hAnsi="Arial" w:cs="Arial"/>
          <w:sz w:val="24"/>
          <w:szCs w:val="24"/>
        </w:rPr>
        <w:commentReference w:id="12362"/>
      </w:r>
      <w:r w:rsidRPr="00944672">
        <w:rPr>
          <w:rFonts w:ascii="Arial" w:hAnsi="Arial" w:cs="Arial"/>
          <w:sz w:val="24"/>
          <w:szCs w:val="24"/>
        </w:rPr>
        <w:t xml:space="preserve">&gt;&gt;&gt; </w:t>
      </w:r>
      <w:r w:rsidRPr="00944672">
        <w:rPr>
          <w:rFonts w:ascii="Arial" w:hAnsi="Arial" w:cs="Arial"/>
          <w:noProof/>
          <w:sz w:val="24"/>
          <w:szCs w:val="24"/>
        </w:rPr>
        <w:t>Libysche</w:t>
      </w:r>
      <w:r w:rsidRPr="00944672">
        <w:rPr>
          <w:rFonts w:ascii="Arial" w:hAnsi="Arial" w:cs="Arial"/>
          <w:sz w:val="24"/>
          <w:szCs w:val="24"/>
        </w:rPr>
        <w:t xml:space="preserve"> Wüste nahe der tunesischen Grenze &lt;&lt;&lt;</w:t>
      </w:r>
    </w:p>
    <w:p w14:paraId="739F8CDA" w14:textId="6184BA8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Am nächsten Morgen</w:t>
      </w:r>
      <w:del w:id="12363" w:author="Lektorat Bauer" w:date="2025-03-06T19:05:00Z" w16du:dateUtc="2025-03-06T18:05:00Z">
        <w:r w:rsidRPr="00944672" w:rsidDel="004A6D91">
          <w:rPr>
            <w:rFonts w:ascii="Arial" w:hAnsi="Arial" w:cs="Arial"/>
            <w:sz w:val="24"/>
            <w:szCs w:val="24"/>
          </w:rPr>
          <w:delText>,</w:delText>
        </w:r>
      </w:del>
      <w:r w:rsidRPr="00944672">
        <w:rPr>
          <w:rFonts w:ascii="Arial" w:hAnsi="Arial" w:cs="Arial"/>
          <w:sz w:val="24"/>
          <w:szCs w:val="24"/>
        </w:rPr>
        <w:t xml:space="preserve"> </w:t>
      </w:r>
      <w:del w:id="12364" w:author="Lektorat Bauer" w:date="2025-03-06T19:05:00Z" w16du:dateUtc="2025-03-06T18:05:00Z">
        <w:r w:rsidRPr="00944672" w:rsidDel="004A6D91">
          <w:rPr>
            <w:rFonts w:ascii="Arial" w:hAnsi="Arial" w:cs="Arial"/>
            <w:sz w:val="24"/>
            <w:szCs w:val="24"/>
          </w:rPr>
          <w:delText xml:space="preserve">nach einem kleinen Frühstück, </w:delText>
        </w:r>
      </w:del>
      <w:r w:rsidRPr="00944672">
        <w:rPr>
          <w:rFonts w:ascii="Arial" w:hAnsi="Arial" w:cs="Arial"/>
          <w:sz w:val="24"/>
          <w:szCs w:val="24"/>
        </w:rPr>
        <w:t xml:space="preserve">brachen Sie </w:t>
      </w:r>
      <w:ins w:id="12365" w:author="Lektorat Bauer" w:date="2025-03-06T19:05:00Z" w16du:dateUtc="2025-03-06T18:05:00Z">
        <w:r w:rsidR="004A6D91" w:rsidRPr="00944672">
          <w:rPr>
            <w:rFonts w:ascii="Arial" w:hAnsi="Arial" w:cs="Arial"/>
            <w:sz w:val="24"/>
            <w:szCs w:val="24"/>
          </w:rPr>
          <w:t xml:space="preserve">nach einem kleinen Frühstück </w:t>
        </w:r>
      </w:ins>
      <w:r w:rsidRPr="00944672">
        <w:rPr>
          <w:rFonts w:ascii="Arial" w:hAnsi="Arial" w:cs="Arial"/>
          <w:sz w:val="24"/>
          <w:szCs w:val="24"/>
        </w:rPr>
        <w:t>auf, um an der Stelle weiterzumachen, wo Hamid von den Milizionären angesprochen worden war.</w:t>
      </w:r>
    </w:p>
    <w:p w14:paraId="4AEB720B" w14:textId="7F2F506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Als </w:t>
      </w:r>
      <w:ins w:id="12366" w:author="Lektorat Bauer" w:date="2025-03-06T19:05:00Z" w16du:dateUtc="2025-03-06T18:05:00Z">
        <w:r w:rsidR="004A6D91">
          <w:rPr>
            <w:rFonts w:ascii="Arial" w:hAnsi="Arial" w:cs="Arial"/>
            <w:sz w:val="24"/>
            <w:szCs w:val="24"/>
          </w:rPr>
          <w:t xml:space="preserve">sie </w:t>
        </w:r>
      </w:ins>
      <w:r w:rsidRPr="00944672">
        <w:rPr>
          <w:rFonts w:ascii="Arial" w:hAnsi="Arial" w:cs="Arial"/>
          <w:sz w:val="24"/>
          <w:szCs w:val="24"/>
        </w:rPr>
        <w:t>die Stelle erreichten, sagte Tia, nachdem sie sich umgesehen hatte: „Hamid, Du gehst mit Dr. Benjamin dort entlang. Bibi, Du nimmst die Messeinrichtung und geh</w:t>
      </w:r>
      <w:ins w:id="12367" w:author="Lektorat Bauer" w:date="2025-03-06T19:06:00Z" w16du:dateUtc="2025-03-06T18:06:00Z">
        <w:r w:rsidR="004A6D91">
          <w:rPr>
            <w:rFonts w:ascii="Arial" w:hAnsi="Arial" w:cs="Arial"/>
            <w:sz w:val="24"/>
            <w:szCs w:val="24"/>
          </w:rPr>
          <w:t>s</w:t>
        </w:r>
      </w:ins>
      <w:r w:rsidRPr="00944672">
        <w:rPr>
          <w:rFonts w:ascii="Arial" w:hAnsi="Arial" w:cs="Arial"/>
          <w:sz w:val="24"/>
          <w:szCs w:val="24"/>
        </w:rPr>
        <w:t xml:space="preserve">t dort hinauf. Schaue nach, ob es Sinn macht, in diese Richtung weiterzuarbeiten.“ </w:t>
      </w:r>
    </w:p>
    <w:p w14:paraId="4582EABC" w14:textId="28934CF6"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„Sie sind aber gut vorbereitet. Ich dachte, ich muss ihnen erklären, wie wir weiter</w:t>
      </w:r>
      <w:del w:id="12368" w:author="Lektorat Bauer" w:date="2025-03-06T19:06:00Z" w16du:dateUtc="2025-03-06T18:06:00Z">
        <w:r w:rsidRPr="00944672" w:rsidDel="004A6D91">
          <w:rPr>
            <w:rFonts w:ascii="Arial" w:hAnsi="Arial" w:cs="Arial"/>
            <w:sz w:val="24"/>
            <w:szCs w:val="24"/>
          </w:rPr>
          <w:delText xml:space="preserve"> </w:delText>
        </w:r>
      </w:del>
      <w:r w:rsidRPr="00944672">
        <w:rPr>
          <w:rFonts w:ascii="Arial" w:hAnsi="Arial" w:cs="Arial"/>
          <w:sz w:val="24"/>
          <w:szCs w:val="24"/>
        </w:rPr>
        <w:t>machen. Ich stimme Ihren Vorgaben zu</w:t>
      </w:r>
      <w:del w:id="12369" w:author="Lektorat Bauer" w:date="2025-03-06T19:06:00Z" w16du:dateUtc="2025-03-06T18:06:00Z">
        <w:r w:rsidRPr="00944672" w:rsidDel="004A6D91">
          <w:rPr>
            <w:rFonts w:ascii="Arial" w:hAnsi="Arial" w:cs="Arial"/>
            <w:sz w:val="24"/>
            <w:szCs w:val="24"/>
          </w:rPr>
          <w:delText>.</w:delText>
        </w:r>
      </w:del>
      <w:r w:rsidRPr="00944672">
        <w:rPr>
          <w:rFonts w:ascii="Arial" w:hAnsi="Arial" w:cs="Arial"/>
          <w:sz w:val="24"/>
          <w:szCs w:val="24"/>
        </w:rPr>
        <w:t>“</w:t>
      </w:r>
      <w:ins w:id="12370" w:author="Lektorat Bauer" w:date="2025-03-06T19:06:00Z" w16du:dateUtc="2025-03-06T18:06:00Z">
        <w:r w:rsidR="004A6D91">
          <w:rPr>
            <w:rFonts w:ascii="Arial" w:hAnsi="Arial" w:cs="Arial"/>
            <w:sz w:val="24"/>
            <w:szCs w:val="24"/>
          </w:rPr>
          <w:t>,</w:t>
        </w:r>
      </w:ins>
      <w:r w:rsidRPr="00944672">
        <w:rPr>
          <w:rFonts w:ascii="Arial" w:hAnsi="Arial" w:cs="Arial"/>
          <w:sz w:val="24"/>
          <w:szCs w:val="24"/>
        </w:rPr>
        <w:t xml:space="preserve"> </w:t>
      </w:r>
      <w:ins w:id="12371" w:author="Lektorat Bauer" w:date="2025-03-06T19:06:00Z" w16du:dateUtc="2025-03-06T18:06:00Z">
        <w:r w:rsidR="004A6D91">
          <w:rPr>
            <w:rFonts w:ascii="Arial" w:hAnsi="Arial" w:cs="Arial"/>
            <w:sz w:val="24"/>
            <w:szCs w:val="24"/>
          </w:rPr>
          <w:t>s</w:t>
        </w:r>
      </w:ins>
      <w:del w:id="12372" w:author="Lektorat Bauer" w:date="2025-03-06T19:06:00Z" w16du:dateUtc="2025-03-06T18:06:00Z">
        <w:r w:rsidRPr="00944672" w:rsidDel="004A6D91">
          <w:rPr>
            <w:rFonts w:ascii="Arial" w:hAnsi="Arial" w:cs="Arial"/>
            <w:sz w:val="24"/>
            <w:szCs w:val="24"/>
          </w:rPr>
          <w:delText>S</w:delText>
        </w:r>
      </w:del>
      <w:r w:rsidRPr="00944672">
        <w:rPr>
          <w:rFonts w:ascii="Arial" w:hAnsi="Arial" w:cs="Arial"/>
          <w:sz w:val="24"/>
          <w:szCs w:val="24"/>
        </w:rPr>
        <w:t xml:space="preserve">agte Benjamin Dingaka, der das Gefühl hatte, dass Tia nicht die ganze Wahrheit gesagt hatte. „Danke. Ich bleibe hier am Auto, damit Bibi einen stabilen Messpunkt hat.“ Dingaka nickte und winkte Hamid, ihm zu folgen. Als die beiden außer Hörweite waren, sagte Bibi zu Tia: „Hamid hat gesehen, wo ich hingehen soll. Was soll ich wirklich machen?“ </w:t>
      </w:r>
    </w:p>
    <w:p w14:paraId="04D7E266" w14:textId="77777777" w:rsidR="004A6D91" w:rsidRDefault="00944672" w:rsidP="00623B68">
      <w:pPr>
        <w:autoSpaceDE w:val="0"/>
        <w:autoSpaceDN w:val="0"/>
        <w:adjustRightInd w:val="0"/>
        <w:spacing w:after="0" w:line="360" w:lineRule="auto"/>
        <w:ind w:firstLine="227"/>
        <w:jc w:val="both"/>
        <w:rPr>
          <w:ins w:id="12373" w:author="Lektorat Bauer" w:date="2025-03-06T19:06:00Z" w16du:dateUtc="2025-03-06T18:06:00Z"/>
          <w:rFonts w:ascii="Arial" w:hAnsi="Arial" w:cs="Arial"/>
          <w:sz w:val="24"/>
          <w:szCs w:val="24"/>
        </w:rPr>
      </w:pPr>
      <w:r w:rsidRPr="00944672">
        <w:rPr>
          <w:rFonts w:ascii="Arial" w:hAnsi="Arial" w:cs="Arial"/>
          <w:sz w:val="24"/>
          <w:szCs w:val="24"/>
        </w:rPr>
        <w:t>Tia grinste: „Da musst Du hoch, aber dann verdeckt weiter, dass Du von hier auf 10 Uhr bist, das sind rund 500</w:t>
      </w:r>
      <w:del w:id="12374" w:author="Lektorat Bauer" w:date="2025-03-06T19:06:00Z" w16du:dateUtc="2025-03-06T18:06:00Z">
        <w:r w:rsidRPr="00944672" w:rsidDel="004A6D91">
          <w:rPr>
            <w:rFonts w:ascii="Arial" w:hAnsi="Arial" w:cs="Arial"/>
            <w:sz w:val="24"/>
            <w:szCs w:val="24"/>
          </w:rPr>
          <w:delText>m</w:delText>
        </w:r>
      </w:del>
      <w:ins w:id="12375" w:author="Lektorat Bauer" w:date="2025-03-06T19:06:00Z" w16du:dateUtc="2025-03-06T18:06:00Z">
        <w:r w:rsidR="004A6D91">
          <w:rPr>
            <w:rFonts w:ascii="Arial" w:hAnsi="Arial" w:cs="Arial"/>
            <w:sz w:val="24"/>
            <w:szCs w:val="24"/>
          </w:rPr>
          <w:t xml:space="preserve"> Meter</w:t>
        </w:r>
      </w:ins>
      <w:r w:rsidRPr="00944672">
        <w:rPr>
          <w:rFonts w:ascii="Arial" w:hAnsi="Arial" w:cs="Arial"/>
          <w:sz w:val="24"/>
          <w:szCs w:val="24"/>
        </w:rPr>
        <w:t>. Von dort solltest Du gutes Schussfeld haben. Du schießt als Erstes auf den</w:t>
      </w:r>
      <w:del w:id="12376" w:author="Lektorat Bauer" w:date="2025-03-06T19:06:00Z" w16du:dateUtc="2025-03-06T18:06:00Z">
        <w:r w:rsidRPr="00944672" w:rsidDel="004A6D91">
          <w:rPr>
            <w:rFonts w:ascii="Arial" w:hAnsi="Arial" w:cs="Arial"/>
            <w:sz w:val="24"/>
            <w:szCs w:val="24"/>
          </w:rPr>
          <w:delText>,</w:delText>
        </w:r>
      </w:del>
      <w:r w:rsidRPr="00944672">
        <w:rPr>
          <w:rFonts w:ascii="Arial" w:hAnsi="Arial" w:cs="Arial"/>
          <w:sz w:val="24"/>
          <w:szCs w:val="24"/>
        </w:rPr>
        <w:t xml:space="preserve"> mit der größten Waffe. Ich vermute ein MG auf einem Geländewagen. Als Zeichen mache ich eine Raute vor dem Bauch. Plan B: Wenn ich schieße, dann bitte auch Du.“ </w:t>
      </w:r>
    </w:p>
    <w:p w14:paraId="4A7406DD" w14:textId="642FAD75"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„Ja, ich vermute, das wäre hilfreich.“ </w:t>
      </w:r>
      <w:del w:id="12377" w:author="Lektorat Bauer" w:date="2025-03-06T19:06:00Z" w16du:dateUtc="2025-03-06T18:06:00Z">
        <w:r w:rsidRPr="00944672" w:rsidDel="004A6D91">
          <w:rPr>
            <w:rFonts w:ascii="Arial" w:hAnsi="Arial" w:cs="Arial"/>
            <w:sz w:val="24"/>
            <w:szCs w:val="24"/>
          </w:rPr>
          <w:delText xml:space="preserve">Lachte </w:delText>
        </w:r>
      </w:del>
      <w:r w:rsidRPr="00944672">
        <w:rPr>
          <w:rFonts w:ascii="Arial" w:hAnsi="Arial" w:cs="Arial"/>
          <w:sz w:val="24"/>
          <w:szCs w:val="24"/>
        </w:rPr>
        <w:t>Bibi</w:t>
      </w:r>
      <w:ins w:id="12378" w:author="Lektorat Bauer" w:date="2025-03-06T19:06:00Z" w16du:dateUtc="2025-03-06T18:06:00Z">
        <w:r w:rsidR="004A6D91">
          <w:rPr>
            <w:rFonts w:ascii="Arial" w:hAnsi="Arial" w:cs="Arial"/>
            <w:sz w:val="24"/>
            <w:szCs w:val="24"/>
          </w:rPr>
          <w:t xml:space="preserve"> lachte</w:t>
        </w:r>
      </w:ins>
      <w:r w:rsidRPr="00944672">
        <w:rPr>
          <w:rFonts w:ascii="Arial" w:hAnsi="Arial" w:cs="Arial"/>
          <w:sz w:val="24"/>
          <w:szCs w:val="24"/>
        </w:rPr>
        <w:t xml:space="preserve">. Dann </w:t>
      </w:r>
      <w:ins w:id="12379" w:author="Lektorat Bauer" w:date="2025-03-06T19:06:00Z" w16du:dateUtc="2025-03-06T18:06:00Z">
        <w:r w:rsidR="004A6D91">
          <w:rPr>
            <w:rFonts w:ascii="Arial" w:hAnsi="Arial" w:cs="Arial"/>
            <w:sz w:val="24"/>
            <w:szCs w:val="24"/>
          </w:rPr>
          <w:t>g</w:t>
        </w:r>
      </w:ins>
      <w:del w:id="12380" w:author="Lektorat Bauer" w:date="2025-03-06T19:06:00Z" w16du:dateUtc="2025-03-06T18:06:00Z">
        <w:r w:rsidRPr="00944672" w:rsidDel="004A6D91">
          <w:rPr>
            <w:rFonts w:ascii="Arial" w:hAnsi="Arial" w:cs="Arial"/>
            <w:sz w:val="24"/>
            <w:szCs w:val="24"/>
          </w:rPr>
          <w:delText>G</w:delText>
        </w:r>
      </w:del>
      <w:r w:rsidRPr="00944672">
        <w:rPr>
          <w:rFonts w:ascii="Arial" w:hAnsi="Arial" w:cs="Arial"/>
          <w:sz w:val="24"/>
          <w:szCs w:val="24"/>
        </w:rPr>
        <w:t xml:space="preserve">riff Sie nach Ihrer </w:t>
      </w:r>
      <w:del w:id="12381" w:author="Lektorat Bauer" w:date="2025-03-06T19:07:00Z" w16du:dateUtc="2025-03-06T18:07:00Z">
        <w:r w:rsidRPr="00944672" w:rsidDel="004A6D91">
          <w:rPr>
            <w:rFonts w:ascii="Arial" w:hAnsi="Arial" w:cs="Arial"/>
            <w:sz w:val="24"/>
            <w:szCs w:val="24"/>
          </w:rPr>
          <w:delText>‘</w:delText>
        </w:r>
      </w:del>
      <w:ins w:id="12382" w:author="Lektorat Bauer" w:date="2025-03-06T19:07:00Z" w16du:dateUtc="2025-03-06T18:07:00Z">
        <w:r w:rsidR="004A6D91">
          <w:rPr>
            <w:rFonts w:ascii="Arial" w:hAnsi="Arial" w:cs="Arial"/>
            <w:sz w:val="24"/>
            <w:szCs w:val="24"/>
          </w:rPr>
          <w:t>‚</w:t>
        </w:r>
      </w:ins>
      <w:r w:rsidRPr="00944672">
        <w:rPr>
          <w:rFonts w:ascii="Arial" w:hAnsi="Arial" w:cs="Arial"/>
          <w:sz w:val="24"/>
          <w:szCs w:val="24"/>
        </w:rPr>
        <w:t>Vermessungstasche</w:t>
      </w:r>
      <w:ins w:id="12383" w:author="Lektorat Bauer" w:date="2025-03-06T19:07:00Z" w16du:dateUtc="2025-03-06T18:07:00Z">
        <w:r w:rsidR="004A6D91">
          <w:rPr>
            <w:rFonts w:ascii="Arial" w:hAnsi="Arial" w:cs="Arial"/>
            <w:sz w:val="24"/>
            <w:szCs w:val="24"/>
          </w:rPr>
          <w:t>‘</w:t>
        </w:r>
      </w:ins>
      <w:del w:id="12384" w:author="Lektorat Bauer" w:date="2025-03-06T19:07:00Z" w16du:dateUtc="2025-03-06T18:07:00Z">
        <w:r w:rsidRPr="00944672" w:rsidDel="004A6D91">
          <w:rPr>
            <w:rFonts w:ascii="Arial" w:hAnsi="Arial" w:cs="Arial"/>
            <w:sz w:val="24"/>
            <w:szCs w:val="24"/>
          </w:rPr>
          <w:delText>’</w:delText>
        </w:r>
      </w:del>
      <w:r w:rsidRPr="00944672">
        <w:rPr>
          <w:rFonts w:ascii="Arial" w:hAnsi="Arial" w:cs="Arial"/>
          <w:sz w:val="24"/>
          <w:szCs w:val="24"/>
        </w:rPr>
        <w:t xml:space="preserve"> und ging los. Tia hatte gesehen, dass Hamid sie beobachtet hatte, daher hatte sie so getan</w:t>
      </w:r>
      <w:ins w:id="12385" w:author="Lektorat Bauer" w:date="2025-03-06T19:07:00Z" w16du:dateUtc="2025-03-06T18:07:00Z">
        <w:r w:rsidR="004A6D91">
          <w:rPr>
            <w:rFonts w:ascii="Arial" w:hAnsi="Arial" w:cs="Arial"/>
            <w:sz w:val="24"/>
            <w:szCs w:val="24"/>
          </w:rPr>
          <w:t>,</w:t>
        </w:r>
      </w:ins>
      <w:r w:rsidRPr="00944672">
        <w:rPr>
          <w:rFonts w:ascii="Arial" w:hAnsi="Arial" w:cs="Arial"/>
          <w:sz w:val="24"/>
          <w:szCs w:val="24"/>
        </w:rPr>
        <w:t xml:space="preserve"> als </w:t>
      </w:r>
      <w:r w:rsidRPr="00944672">
        <w:rPr>
          <w:rFonts w:ascii="Arial" w:hAnsi="Arial" w:cs="Arial"/>
          <w:noProof/>
          <w:sz w:val="24"/>
          <w:szCs w:val="24"/>
        </w:rPr>
        <w:t>würden</w:t>
      </w:r>
      <w:r w:rsidRPr="00944672">
        <w:rPr>
          <w:rFonts w:ascii="Arial" w:hAnsi="Arial" w:cs="Arial"/>
          <w:sz w:val="24"/>
          <w:szCs w:val="24"/>
        </w:rPr>
        <w:t xml:space="preserve"> die Frauen sich über irgendetwas Witziges unterhalten.</w:t>
      </w:r>
    </w:p>
    <w:p w14:paraId="60381A95"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Sie holte das Equipment vom Wagen und begann irgendetwas aufzubauen. </w:t>
      </w:r>
    </w:p>
    <w:p w14:paraId="6360BF36" w14:textId="09B010D8"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Hamid sah, dass die Frauen mit der Arbeit begannen, und wandte sich an Benjamin Dingaka: „Sahib! Wir haben nicht gesagt, wann wir zurückkommen. Soll ich Basima Bescheid</w:t>
      </w:r>
      <w:ins w:id="12386" w:author="Lektorat Bauer" w:date="2025-03-06T19:07:00Z" w16du:dateUtc="2025-03-06T18:07:00Z">
        <w:r w:rsidR="004A6D91">
          <w:rPr>
            <w:rFonts w:ascii="Arial" w:hAnsi="Arial" w:cs="Arial"/>
            <w:sz w:val="24"/>
            <w:szCs w:val="24"/>
          </w:rPr>
          <w:t xml:space="preserve"> geben</w:t>
        </w:r>
      </w:ins>
      <w:r w:rsidRPr="00944672">
        <w:rPr>
          <w:rFonts w:ascii="Arial" w:hAnsi="Arial" w:cs="Arial"/>
          <w:sz w:val="24"/>
          <w:szCs w:val="24"/>
        </w:rPr>
        <w:t xml:space="preserve">, dass wir vor der Dämmerung zurück sind?“ </w:t>
      </w:r>
      <w:ins w:id="12387" w:author="Lektorat Bauer" w:date="2025-03-06T19:07:00Z" w16du:dateUtc="2025-03-06T18:07:00Z">
        <w:r w:rsidR="004A6D91">
          <w:rPr>
            <w:rFonts w:ascii="Arial" w:hAnsi="Arial" w:cs="Arial"/>
            <w:sz w:val="24"/>
            <w:szCs w:val="24"/>
          </w:rPr>
          <w:t xml:space="preserve">– </w:t>
        </w:r>
      </w:ins>
      <w:r w:rsidRPr="00944672">
        <w:rPr>
          <w:rFonts w:ascii="Arial" w:hAnsi="Arial" w:cs="Arial"/>
          <w:sz w:val="24"/>
          <w:szCs w:val="24"/>
        </w:rPr>
        <w:t>„Sadiqi, gut, dass Du daran denkst. Sei so gut und mache das.“</w:t>
      </w:r>
    </w:p>
    <w:p w14:paraId="445CC46E" w14:textId="77777777" w:rsidR="004A6D91" w:rsidRDefault="00944672" w:rsidP="00623B68">
      <w:pPr>
        <w:autoSpaceDE w:val="0"/>
        <w:autoSpaceDN w:val="0"/>
        <w:adjustRightInd w:val="0"/>
        <w:spacing w:after="0" w:line="360" w:lineRule="auto"/>
        <w:ind w:firstLine="227"/>
        <w:jc w:val="both"/>
        <w:rPr>
          <w:ins w:id="12388" w:author="Lektorat Bauer" w:date="2025-03-06T19:08:00Z" w16du:dateUtc="2025-03-06T18:08:00Z"/>
          <w:rFonts w:ascii="Arial" w:hAnsi="Arial" w:cs="Arial"/>
          <w:sz w:val="24"/>
          <w:szCs w:val="24"/>
        </w:rPr>
      </w:pPr>
      <w:r w:rsidRPr="00944672">
        <w:rPr>
          <w:rFonts w:ascii="Arial" w:hAnsi="Arial" w:cs="Arial"/>
          <w:sz w:val="24"/>
          <w:szCs w:val="24"/>
        </w:rPr>
        <w:t xml:space="preserve">Hamid hasste es, von einem Ungläubigen als </w:t>
      </w:r>
      <w:del w:id="12389" w:author="Lektorat Bauer" w:date="2025-03-06T19:07:00Z" w16du:dateUtc="2025-03-06T18:07:00Z">
        <w:r w:rsidRPr="00944672" w:rsidDel="004A6D91">
          <w:rPr>
            <w:rFonts w:ascii="Arial" w:hAnsi="Arial" w:cs="Arial"/>
            <w:sz w:val="24"/>
            <w:szCs w:val="24"/>
          </w:rPr>
          <w:delText>‘</w:delText>
        </w:r>
      </w:del>
      <w:ins w:id="12390" w:author="Lektorat Bauer" w:date="2025-03-06T19:07:00Z" w16du:dateUtc="2025-03-06T18:07:00Z">
        <w:r w:rsidR="004A6D91">
          <w:rPr>
            <w:rFonts w:ascii="Arial" w:hAnsi="Arial" w:cs="Arial"/>
            <w:sz w:val="24"/>
            <w:szCs w:val="24"/>
          </w:rPr>
          <w:t>‚</w:t>
        </w:r>
      </w:ins>
      <w:r w:rsidRPr="00944672">
        <w:rPr>
          <w:rFonts w:ascii="Arial" w:hAnsi="Arial" w:cs="Arial"/>
          <w:sz w:val="24"/>
          <w:szCs w:val="24"/>
        </w:rPr>
        <w:t>Freund</w:t>
      </w:r>
      <w:ins w:id="12391" w:author="Lektorat Bauer" w:date="2025-03-06T19:07:00Z" w16du:dateUtc="2025-03-06T18:07:00Z">
        <w:r w:rsidR="004A6D91">
          <w:rPr>
            <w:rFonts w:ascii="Arial" w:hAnsi="Arial" w:cs="Arial"/>
            <w:sz w:val="24"/>
            <w:szCs w:val="24"/>
          </w:rPr>
          <w:t>‘</w:t>
        </w:r>
      </w:ins>
      <w:del w:id="12392" w:author="Lektorat Bauer" w:date="2025-03-06T19:07:00Z" w16du:dateUtc="2025-03-06T18:07:00Z">
        <w:r w:rsidRPr="00944672" w:rsidDel="004A6D91">
          <w:rPr>
            <w:rFonts w:ascii="Arial" w:hAnsi="Arial" w:cs="Arial"/>
            <w:sz w:val="24"/>
            <w:szCs w:val="24"/>
          </w:rPr>
          <w:delText>’</w:delText>
        </w:r>
      </w:del>
      <w:r w:rsidRPr="00944672">
        <w:rPr>
          <w:rFonts w:ascii="Arial" w:hAnsi="Arial" w:cs="Arial"/>
          <w:sz w:val="24"/>
          <w:szCs w:val="24"/>
        </w:rPr>
        <w:t xml:space="preserve"> betitelt zu werden, aber der Ungläubige zahlte gut und zusätzlich würde er Bakschisch vom General erhalten. Vielleicht konnten sie die Frauen noch verkaufen. Hamdullah, das Leben meinte es gut </w:t>
      </w:r>
      <w:r w:rsidRPr="00944672">
        <w:rPr>
          <w:rFonts w:ascii="Arial" w:hAnsi="Arial" w:cs="Arial"/>
          <w:sz w:val="24"/>
          <w:szCs w:val="24"/>
        </w:rPr>
        <w:lastRenderedPageBreak/>
        <w:t>mit ihm. Er nahm das Telefon</w:t>
      </w:r>
      <w:ins w:id="12393" w:author="Lektorat Bauer" w:date="2025-03-06T19:07:00Z" w16du:dateUtc="2025-03-06T18:07:00Z">
        <w:r w:rsidR="004A6D91">
          <w:rPr>
            <w:rFonts w:ascii="Arial" w:hAnsi="Arial" w:cs="Arial"/>
            <w:sz w:val="24"/>
            <w:szCs w:val="24"/>
          </w:rPr>
          <w:t xml:space="preserve">. </w:t>
        </w:r>
      </w:ins>
      <w:del w:id="12394" w:author="Lektorat Bauer" w:date="2025-03-06T19:07:00Z" w16du:dateUtc="2025-03-06T18:07:00Z">
        <w:r w:rsidRPr="00944672" w:rsidDel="004A6D91">
          <w:rPr>
            <w:rFonts w:ascii="Arial" w:hAnsi="Arial" w:cs="Arial"/>
            <w:sz w:val="24"/>
            <w:szCs w:val="24"/>
          </w:rPr>
          <w:delText xml:space="preserve"> und nach dem Klingelton sagte er: </w:delText>
        </w:r>
      </w:del>
      <w:r w:rsidRPr="00944672">
        <w:rPr>
          <w:rFonts w:ascii="Arial" w:hAnsi="Arial" w:cs="Arial"/>
          <w:sz w:val="24"/>
          <w:szCs w:val="24"/>
        </w:rPr>
        <w:t>„Es sind noch zwei Frauen als Aushilfskräfte gekommen. Sieht aus, als hätte</w:t>
      </w:r>
      <w:ins w:id="12395" w:author="Lektorat Bauer" w:date="2025-03-06T19:08:00Z" w16du:dateUtc="2025-03-06T18:08:00Z">
        <w:r w:rsidR="004A6D91">
          <w:rPr>
            <w:rFonts w:ascii="Arial" w:hAnsi="Arial" w:cs="Arial"/>
            <w:sz w:val="24"/>
            <w:szCs w:val="24"/>
          </w:rPr>
          <w:t>n</w:t>
        </w:r>
      </w:ins>
      <w:r w:rsidRPr="00944672">
        <w:rPr>
          <w:rFonts w:ascii="Arial" w:hAnsi="Arial" w:cs="Arial"/>
          <w:sz w:val="24"/>
          <w:szCs w:val="24"/>
        </w:rPr>
        <w:t xml:space="preserve"> die bei den Pionieren gearbeitet.“</w:t>
      </w:r>
      <w:ins w:id="12396" w:author="Lektorat Bauer" w:date="2025-03-06T19:08:00Z" w16du:dateUtc="2025-03-06T18:08:00Z">
        <w:r w:rsidR="004A6D91">
          <w:rPr>
            <w:rFonts w:ascii="Arial" w:hAnsi="Arial" w:cs="Arial"/>
            <w:sz w:val="24"/>
            <w:szCs w:val="24"/>
          </w:rPr>
          <w:t xml:space="preserve"> – </w:t>
        </w:r>
      </w:ins>
      <w:r w:rsidRPr="00944672">
        <w:rPr>
          <w:rFonts w:ascii="Arial" w:hAnsi="Arial" w:cs="Arial"/>
          <w:sz w:val="24"/>
          <w:szCs w:val="24"/>
        </w:rPr>
        <w:t xml:space="preserve">„Danke. Wir kommen.“ Hamid </w:t>
      </w:r>
      <w:del w:id="12397" w:author="Lektorat Bauer" w:date="2025-03-06T19:08:00Z" w16du:dateUtc="2025-03-06T18:08:00Z">
        <w:r w:rsidRPr="00944672" w:rsidDel="004A6D91">
          <w:rPr>
            <w:rFonts w:ascii="Arial" w:hAnsi="Arial" w:cs="Arial"/>
            <w:sz w:val="24"/>
            <w:szCs w:val="24"/>
          </w:rPr>
          <w:delText>legte auf und sagte:</w:delText>
        </w:r>
      </w:del>
      <w:ins w:id="12398" w:author="Lektorat Bauer" w:date="2025-03-06T19:08:00Z" w16du:dateUtc="2025-03-06T18:08:00Z">
        <w:r w:rsidR="004A6D91">
          <w:rPr>
            <w:rFonts w:ascii="Arial" w:hAnsi="Arial" w:cs="Arial"/>
            <w:sz w:val="24"/>
            <w:szCs w:val="24"/>
          </w:rPr>
          <w:t>wandte sich wieder an Benjamin:</w:t>
        </w:r>
      </w:ins>
      <w:r w:rsidRPr="00944672">
        <w:rPr>
          <w:rFonts w:ascii="Arial" w:hAnsi="Arial" w:cs="Arial"/>
          <w:sz w:val="24"/>
          <w:szCs w:val="24"/>
        </w:rPr>
        <w:t xml:space="preserve"> „Sahid. Alles geregelt. Basima wird heute Lamm zubereiten.“ </w:t>
      </w:r>
    </w:p>
    <w:p w14:paraId="119468D7" w14:textId="485D74F5"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„Vielen Dank für Deine Unterstützung, Hamid. Jetzt lass</w:t>
      </w:r>
      <w:del w:id="12399" w:author="Lektorat Bauer" w:date="2025-03-06T19:08:00Z" w16du:dateUtc="2025-03-06T18:08:00Z">
        <w:r w:rsidRPr="00944672" w:rsidDel="004A6D91">
          <w:rPr>
            <w:rFonts w:ascii="Arial" w:hAnsi="Arial" w:cs="Arial"/>
            <w:sz w:val="24"/>
            <w:szCs w:val="24"/>
          </w:rPr>
          <w:delText>e</w:delText>
        </w:r>
      </w:del>
      <w:r w:rsidRPr="00944672">
        <w:rPr>
          <w:rFonts w:ascii="Arial" w:hAnsi="Arial" w:cs="Arial"/>
          <w:sz w:val="24"/>
          <w:szCs w:val="24"/>
        </w:rPr>
        <w:t xml:space="preserve"> uns hier fertig werden und dann wieder zum Auto gehen.“</w:t>
      </w:r>
    </w:p>
    <w:p w14:paraId="0586BB01"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1CC0C000"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2992810A"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746D2995"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Ein Mobiltelefon ist ein Mikrofon. Damit Sprachassistenten richtig arbeiten können, muss das Mikrofon immer an sein. Das bedeutet auch, dass man immer hören kann, was gesagt wird. Mit etwas technischem Sachverstand lassen sich die Telefone durchgehend abhören.</w:t>
      </w:r>
    </w:p>
    <w:p w14:paraId="1AE127E0"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„Er hat die Miliz informiert. Sie sind jetzt auf dem Weg zu Euch. Wir haben keinen Satelliten, aber eine bewaffnete Drohne dient als Back-Up und als Auge für Euch.“</w:t>
      </w:r>
    </w:p>
    <w:p w14:paraId="4AC381D5" w14:textId="38A1A23F"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„Danke für Eure Hilfe, Anique. Wenn wir mal wieder in Amsterdam sind, müssen wir wieder zusammen ausgehen</w:t>
      </w:r>
      <w:del w:id="12400" w:author="Lektorat Bauer" w:date="2025-03-06T19:08:00Z" w16du:dateUtc="2025-03-06T18:08:00Z">
        <w:r w:rsidRPr="00944672" w:rsidDel="004A6D91">
          <w:rPr>
            <w:rFonts w:ascii="Arial" w:hAnsi="Arial" w:cs="Arial"/>
            <w:sz w:val="24"/>
            <w:szCs w:val="24"/>
          </w:rPr>
          <w:delText>.</w:delText>
        </w:r>
      </w:del>
      <w:r w:rsidRPr="00944672">
        <w:rPr>
          <w:rFonts w:ascii="Arial" w:hAnsi="Arial" w:cs="Arial"/>
          <w:sz w:val="24"/>
          <w:szCs w:val="24"/>
        </w:rPr>
        <w:t>“</w:t>
      </w:r>
      <w:ins w:id="12401" w:author="Lektorat Bauer" w:date="2025-03-06T19:08:00Z" w16du:dateUtc="2025-03-06T18:08:00Z">
        <w:r w:rsidR="004A6D91">
          <w:rPr>
            <w:rFonts w:ascii="Arial" w:hAnsi="Arial" w:cs="Arial"/>
            <w:sz w:val="24"/>
            <w:szCs w:val="24"/>
          </w:rPr>
          <w:t>,</w:t>
        </w:r>
      </w:ins>
      <w:r w:rsidRPr="00944672">
        <w:rPr>
          <w:rFonts w:ascii="Arial" w:hAnsi="Arial" w:cs="Arial"/>
          <w:sz w:val="24"/>
          <w:szCs w:val="24"/>
        </w:rPr>
        <w:t xml:space="preserve"> </w:t>
      </w:r>
      <w:ins w:id="12402" w:author="Lektorat Bauer" w:date="2025-03-06T19:08:00Z" w16du:dateUtc="2025-03-06T18:08:00Z">
        <w:r w:rsidR="004A6D91">
          <w:rPr>
            <w:rFonts w:ascii="Arial" w:hAnsi="Arial" w:cs="Arial"/>
            <w:sz w:val="24"/>
            <w:szCs w:val="24"/>
          </w:rPr>
          <w:t>s</w:t>
        </w:r>
      </w:ins>
      <w:del w:id="12403" w:author="Lektorat Bauer" w:date="2025-03-06T19:08:00Z" w16du:dateUtc="2025-03-06T18:08:00Z">
        <w:r w:rsidRPr="00944672" w:rsidDel="004A6D91">
          <w:rPr>
            <w:rFonts w:ascii="Arial" w:hAnsi="Arial" w:cs="Arial"/>
            <w:sz w:val="24"/>
            <w:szCs w:val="24"/>
          </w:rPr>
          <w:delText>S</w:delText>
        </w:r>
      </w:del>
      <w:r w:rsidRPr="00944672">
        <w:rPr>
          <w:rFonts w:ascii="Arial" w:hAnsi="Arial" w:cs="Arial"/>
          <w:sz w:val="24"/>
          <w:szCs w:val="24"/>
        </w:rPr>
        <w:t>agte Tia. „Jederzeit, und gerne!“</w:t>
      </w:r>
      <w:ins w:id="12404" w:author="Lektorat Bauer" w:date="2025-03-06T19:08:00Z" w16du:dateUtc="2025-03-06T18:08:00Z">
        <w:r w:rsidR="004A6D91">
          <w:rPr>
            <w:rFonts w:ascii="Arial" w:hAnsi="Arial" w:cs="Arial"/>
            <w:sz w:val="24"/>
            <w:szCs w:val="24"/>
          </w:rPr>
          <w:t>,</w:t>
        </w:r>
      </w:ins>
      <w:r w:rsidRPr="00944672">
        <w:rPr>
          <w:rFonts w:ascii="Arial" w:hAnsi="Arial" w:cs="Arial"/>
          <w:sz w:val="24"/>
          <w:szCs w:val="24"/>
        </w:rPr>
        <w:t xml:space="preserve"> </w:t>
      </w:r>
      <w:ins w:id="12405" w:author="Lektorat Bauer" w:date="2025-03-06T19:09:00Z" w16du:dateUtc="2025-03-06T18:09:00Z">
        <w:r w:rsidR="004A6D91">
          <w:rPr>
            <w:rFonts w:ascii="Arial" w:hAnsi="Arial" w:cs="Arial"/>
            <w:sz w:val="24"/>
            <w:szCs w:val="24"/>
          </w:rPr>
          <w:t>antwortete</w:t>
        </w:r>
      </w:ins>
      <w:del w:id="12406" w:author="Lektorat Bauer" w:date="2025-03-06T19:09:00Z" w16du:dateUtc="2025-03-06T18:09:00Z">
        <w:r w:rsidRPr="00944672" w:rsidDel="004A6D91">
          <w:rPr>
            <w:rFonts w:ascii="Arial" w:hAnsi="Arial" w:cs="Arial"/>
            <w:sz w:val="24"/>
            <w:szCs w:val="24"/>
          </w:rPr>
          <w:delText>Sagte</w:delText>
        </w:r>
      </w:del>
      <w:r w:rsidRPr="00944672">
        <w:rPr>
          <w:rFonts w:ascii="Arial" w:hAnsi="Arial" w:cs="Arial"/>
          <w:sz w:val="24"/>
          <w:szCs w:val="24"/>
        </w:rPr>
        <w:t xml:space="preserve"> An</w:t>
      </w:r>
      <w:del w:id="12407" w:author="Lektorat Bauer" w:date="2025-03-06T19:09:00Z" w16du:dateUtc="2025-03-06T18:09:00Z">
        <w:r w:rsidRPr="00944672" w:rsidDel="004A6D91">
          <w:rPr>
            <w:rFonts w:ascii="Arial" w:hAnsi="Arial" w:cs="Arial"/>
            <w:sz w:val="24"/>
            <w:szCs w:val="24"/>
          </w:rPr>
          <w:delText>n</w:delText>
        </w:r>
      </w:del>
      <w:r w:rsidRPr="00944672">
        <w:rPr>
          <w:rFonts w:ascii="Arial" w:hAnsi="Arial" w:cs="Arial"/>
          <w:sz w:val="24"/>
          <w:szCs w:val="24"/>
        </w:rPr>
        <w:t xml:space="preserve">ique, die am Computer saß und die Operation überwachte. </w:t>
      </w:r>
    </w:p>
    <w:p w14:paraId="14FD3730" w14:textId="77777777" w:rsidR="004A6D91" w:rsidRDefault="00944672" w:rsidP="00623B68">
      <w:pPr>
        <w:autoSpaceDE w:val="0"/>
        <w:autoSpaceDN w:val="0"/>
        <w:adjustRightInd w:val="0"/>
        <w:spacing w:after="0" w:line="360" w:lineRule="auto"/>
        <w:ind w:firstLine="227"/>
        <w:jc w:val="both"/>
        <w:rPr>
          <w:ins w:id="12408" w:author="Lektorat Bauer" w:date="2025-03-06T19:09:00Z" w16du:dateUtc="2025-03-06T18:09:00Z"/>
          <w:rFonts w:ascii="Arial" w:hAnsi="Arial" w:cs="Arial"/>
          <w:sz w:val="24"/>
          <w:szCs w:val="24"/>
        </w:rPr>
      </w:pPr>
      <w:r w:rsidRPr="00944672">
        <w:rPr>
          <w:rFonts w:ascii="Arial" w:hAnsi="Arial" w:cs="Arial"/>
          <w:sz w:val="24"/>
          <w:szCs w:val="24"/>
        </w:rPr>
        <w:t>„Ich störe Euch ungern beim Small-Talk. Zwei Land</w:t>
      </w:r>
      <w:ins w:id="12409" w:author="Lektorat Bauer" w:date="2025-03-06T19:09:00Z" w16du:dateUtc="2025-03-06T18:09:00Z">
        <w:r w:rsidR="004A6D91">
          <w:rPr>
            <w:rFonts w:ascii="Arial" w:hAnsi="Arial" w:cs="Arial"/>
            <w:sz w:val="24"/>
            <w:szCs w:val="24"/>
          </w:rPr>
          <w:t xml:space="preserve"> </w:t>
        </w:r>
      </w:ins>
      <w:del w:id="12410" w:author="Lektorat Bauer" w:date="2025-03-06T19:09:00Z" w16du:dateUtc="2025-03-06T18:09:00Z">
        <w:r w:rsidRPr="00944672" w:rsidDel="004A6D91">
          <w:rPr>
            <w:rFonts w:ascii="Arial" w:hAnsi="Arial" w:cs="Arial"/>
            <w:sz w:val="24"/>
            <w:szCs w:val="24"/>
          </w:rPr>
          <w:delText>-</w:delText>
        </w:r>
      </w:del>
      <w:r w:rsidRPr="00944672">
        <w:rPr>
          <w:rFonts w:ascii="Arial" w:hAnsi="Arial" w:cs="Arial"/>
          <w:sz w:val="24"/>
          <w:szCs w:val="24"/>
        </w:rPr>
        <w:t xml:space="preserve">Rover: je </w:t>
      </w:r>
      <w:ins w:id="12411" w:author="Lektorat Bauer" w:date="2025-03-06T19:09:00Z" w16du:dateUtc="2025-03-06T18:09:00Z">
        <w:r w:rsidR="004A6D91">
          <w:rPr>
            <w:rFonts w:ascii="Arial" w:hAnsi="Arial" w:cs="Arial"/>
            <w:sz w:val="24"/>
            <w:szCs w:val="24"/>
          </w:rPr>
          <w:t>vier</w:t>
        </w:r>
      </w:ins>
      <w:del w:id="12412" w:author="Lektorat Bauer" w:date="2025-03-06T19:09:00Z" w16du:dateUtc="2025-03-06T18:09:00Z">
        <w:r w:rsidRPr="00944672" w:rsidDel="004A6D91">
          <w:rPr>
            <w:rFonts w:ascii="Arial" w:hAnsi="Arial" w:cs="Arial"/>
            <w:sz w:val="24"/>
            <w:szCs w:val="24"/>
          </w:rPr>
          <w:delText>4</w:delText>
        </w:r>
      </w:del>
      <w:r w:rsidRPr="00944672">
        <w:rPr>
          <w:rFonts w:ascii="Arial" w:hAnsi="Arial" w:cs="Arial"/>
          <w:sz w:val="24"/>
          <w:szCs w:val="24"/>
        </w:rPr>
        <w:t xml:space="preserve"> Mann. Ein Wagen umfährt Euch. Der ist jetzt bei Bibi in 6 Uhr, Fahrtrichtung 3 Uhr. Der andere hat das MG, das Du erwartet hast.“ </w:t>
      </w:r>
    </w:p>
    <w:p w14:paraId="4958B0D4" w14:textId="74325AD2"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Tia antwortete: „Nur</w:t>
      </w:r>
      <w:ins w:id="12413" w:author="Lektorat Bauer" w:date="2025-03-06T19:09:00Z" w16du:dateUtc="2025-03-06T18:09:00Z">
        <w:r w:rsidR="004A6D91">
          <w:rPr>
            <w:rFonts w:ascii="Arial" w:hAnsi="Arial" w:cs="Arial"/>
            <w:sz w:val="24"/>
            <w:szCs w:val="24"/>
          </w:rPr>
          <w:t>,</w:t>
        </w:r>
      </w:ins>
      <w:r w:rsidRPr="00944672">
        <w:rPr>
          <w:rFonts w:ascii="Arial" w:hAnsi="Arial" w:cs="Arial"/>
          <w:sz w:val="24"/>
          <w:szCs w:val="24"/>
        </w:rPr>
        <w:t xml:space="preserve"> weil wir Dich beim letzten Mal unter den Tisch getrunken haben, musst Du nicht gleich zickig sein</w:t>
      </w:r>
      <w:del w:id="12414" w:author="Lektorat Bauer" w:date="2025-03-06T19:09:00Z" w16du:dateUtc="2025-03-06T18:09:00Z">
        <w:r w:rsidRPr="00944672" w:rsidDel="004A6D91">
          <w:rPr>
            <w:rFonts w:ascii="Arial" w:hAnsi="Arial" w:cs="Arial"/>
            <w:sz w:val="24"/>
            <w:szCs w:val="24"/>
          </w:rPr>
          <w:delText>.</w:delText>
        </w:r>
      </w:del>
      <w:ins w:id="12415" w:author="Lektorat Bauer" w:date="2025-03-06T19:09:00Z" w16du:dateUtc="2025-03-06T18:09:00Z">
        <w:r w:rsidR="004A6D91">
          <w:rPr>
            <w:rFonts w:ascii="Arial" w:hAnsi="Arial" w:cs="Arial"/>
            <w:sz w:val="24"/>
            <w:szCs w:val="24"/>
          </w:rPr>
          <w:t>,</w:t>
        </w:r>
      </w:ins>
      <w:r w:rsidRPr="00944672">
        <w:rPr>
          <w:rFonts w:ascii="Arial" w:hAnsi="Arial" w:cs="Arial"/>
          <w:sz w:val="24"/>
          <w:szCs w:val="24"/>
        </w:rPr>
        <w:t xml:space="preserve"> Flim.“ </w:t>
      </w:r>
    </w:p>
    <w:p w14:paraId="35B926D9" w14:textId="77777777" w:rsidR="004A6D91" w:rsidRDefault="00944672" w:rsidP="00623B68">
      <w:pPr>
        <w:autoSpaceDE w:val="0"/>
        <w:autoSpaceDN w:val="0"/>
        <w:adjustRightInd w:val="0"/>
        <w:spacing w:after="0" w:line="360" w:lineRule="auto"/>
        <w:ind w:firstLine="227"/>
        <w:jc w:val="both"/>
        <w:rPr>
          <w:ins w:id="12416" w:author="Lektorat Bauer" w:date="2025-03-06T19:09:00Z" w16du:dateUtc="2025-03-06T18:09:00Z"/>
          <w:rFonts w:ascii="Arial" w:hAnsi="Arial" w:cs="Arial"/>
          <w:sz w:val="24"/>
          <w:szCs w:val="24"/>
        </w:rPr>
      </w:pPr>
      <w:r w:rsidRPr="00944672">
        <w:rPr>
          <w:rFonts w:ascii="Arial" w:hAnsi="Arial" w:cs="Arial"/>
          <w:sz w:val="24"/>
          <w:szCs w:val="24"/>
        </w:rPr>
        <w:t xml:space="preserve">„Ich nehme Ausrede 1: Ich war krank, deswegen habt Ihr gewonnen.“ Drei Frauenstimmen lachten gleichzeitig. </w:t>
      </w:r>
    </w:p>
    <w:p w14:paraId="6A8496CB" w14:textId="204A3598"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„Das hat ihn in seiner Eitelkeit verletzt</w:t>
      </w:r>
      <w:del w:id="12417" w:author="Lektorat Bauer" w:date="2025-03-06T19:10:00Z" w16du:dateUtc="2025-03-06T18:10:00Z">
        <w:r w:rsidRPr="00944672" w:rsidDel="004A6D91">
          <w:rPr>
            <w:rFonts w:ascii="Arial" w:hAnsi="Arial" w:cs="Arial"/>
            <w:sz w:val="24"/>
            <w:szCs w:val="24"/>
          </w:rPr>
          <w:delText>.</w:delText>
        </w:r>
      </w:del>
      <w:r w:rsidRPr="00944672">
        <w:rPr>
          <w:rFonts w:ascii="Arial" w:hAnsi="Arial" w:cs="Arial"/>
          <w:sz w:val="24"/>
          <w:szCs w:val="24"/>
        </w:rPr>
        <w:t>“</w:t>
      </w:r>
      <w:ins w:id="12418" w:author="Lektorat Bauer" w:date="2025-03-06T19:10:00Z" w16du:dateUtc="2025-03-06T18:10:00Z">
        <w:r w:rsidR="004A6D91">
          <w:rPr>
            <w:rFonts w:ascii="Arial" w:hAnsi="Arial" w:cs="Arial"/>
            <w:sz w:val="24"/>
            <w:szCs w:val="24"/>
          </w:rPr>
          <w:t>,</w:t>
        </w:r>
      </w:ins>
      <w:r w:rsidRPr="00944672">
        <w:rPr>
          <w:rFonts w:ascii="Arial" w:hAnsi="Arial" w:cs="Arial"/>
          <w:sz w:val="24"/>
          <w:szCs w:val="24"/>
        </w:rPr>
        <w:t xml:space="preserve"> </w:t>
      </w:r>
      <w:ins w:id="12419" w:author="Lektorat Bauer" w:date="2025-03-06T19:10:00Z" w16du:dateUtc="2025-03-06T18:10:00Z">
        <w:r w:rsidR="004A6D91">
          <w:rPr>
            <w:rFonts w:ascii="Arial" w:hAnsi="Arial" w:cs="Arial"/>
            <w:sz w:val="24"/>
            <w:szCs w:val="24"/>
          </w:rPr>
          <w:t>v</w:t>
        </w:r>
      </w:ins>
      <w:del w:id="12420" w:author="Lektorat Bauer" w:date="2025-03-06T19:10:00Z" w16du:dateUtc="2025-03-06T18:10:00Z">
        <w:r w:rsidRPr="00944672" w:rsidDel="004A6D91">
          <w:rPr>
            <w:rFonts w:ascii="Arial" w:hAnsi="Arial" w:cs="Arial"/>
            <w:sz w:val="24"/>
            <w:szCs w:val="24"/>
          </w:rPr>
          <w:delText>V</w:delText>
        </w:r>
      </w:del>
      <w:r w:rsidRPr="00944672">
        <w:rPr>
          <w:rFonts w:ascii="Arial" w:hAnsi="Arial" w:cs="Arial"/>
          <w:sz w:val="24"/>
          <w:szCs w:val="24"/>
        </w:rPr>
        <w:t xml:space="preserve">ermutete Bibi und </w:t>
      </w:r>
      <w:del w:id="12421" w:author="Lektorat Bauer" w:date="2025-03-06T19:10:00Z" w16du:dateUtc="2025-03-06T18:10:00Z">
        <w:r w:rsidRPr="00944672" w:rsidDel="004A6D91">
          <w:rPr>
            <w:rFonts w:ascii="Arial" w:hAnsi="Arial" w:cs="Arial"/>
            <w:sz w:val="24"/>
            <w:szCs w:val="24"/>
          </w:rPr>
          <w:delText>die anderen</w:delText>
        </w:r>
      </w:del>
      <w:ins w:id="12422" w:author="Lektorat Bauer" w:date="2025-03-06T19:10:00Z" w16du:dateUtc="2025-03-06T18:10:00Z">
        <w:r w:rsidR="004A6D91">
          <w:rPr>
            <w:rFonts w:ascii="Arial" w:hAnsi="Arial" w:cs="Arial"/>
            <w:sz w:val="24"/>
            <w:szCs w:val="24"/>
          </w:rPr>
          <w:t>alle</w:t>
        </w:r>
      </w:ins>
      <w:r w:rsidRPr="00944672">
        <w:rPr>
          <w:rFonts w:ascii="Arial" w:hAnsi="Arial" w:cs="Arial"/>
          <w:sz w:val="24"/>
          <w:szCs w:val="24"/>
        </w:rPr>
        <w:t xml:space="preserve"> lachten, </w:t>
      </w:r>
      <w:del w:id="12423" w:author="Lektorat Bauer" w:date="2025-03-06T19:10:00Z" w16du:dateUtc="2025-03-06T18:10:00Z">
        <w:r w:rsidRPr="00944672" w:rsidDel="004A6D91">
          <w:rPr>
            <w:rFonts w:ascii="Arial" w:hAnsi="Arial" w:cs="Arial"/>
            <w:sz w:val="24"/>
            <w:szCs w:val="24"/>
          </w:rPr>
          <w:delText xml:space="preserve">sogar </w:delText>
        </w:r>
      </w:del>
      <w:ins w:id="12424" w:author="Lektorat Bauer" w:date="2025-03-06T19:10:00Z" w16du:dateUtc="2025-03-06T18:10:00Z">
        <w:r w:rsidR="004A6D91">
          <w:rPr>
            <w:rFonts w:ascii="Arial" w:hAnsi="Arial" w:cs="Arial"/>
            <w:sz w:val="24"/>
            <w:szCs w:val="24"/>
          </w:rPr>
          <w:t>auch</w:t>
        </w:r>
        <w:r w:rsidR="004A6D91" w:rsidRPr="00944672">
          <w:rPr>
            <w:rFonts w:ascii="Arial" w:hAnsi="Arial" w:cs="Arial"/>
            <w:sz w:val="24"/>
            <w:szCs w:val="24"/>
          </w:rPr>
          <w:t xml:space="preserve"> </w:t>
        </w:r>
      </w:ins>
      <w:r w:rsidRPr="00944672">
        <w:rPr>
          <w:rFonts w:ascii="Arial" w:hAnsi="Arial" w:cs="Arial"/>
          <w:sz w:val="24"/>
          <w:szCs w:val="24"/>
        </w:rPr>
        <w:t xml:space="preserve">Flim. </w:t>
      </w:r>
    </w:p>
    <w:p w14:paraId="3B99EB6F" w14:textId="77777777" w:rsidR="004A6D91" w:rsidRDefault="00944672" w:rsidP="00623B68">
      <w:pPr>
        <w:autoSpaceDE w:val="0"/>
        <w:autoSpaceDN w:val="0"/>
        <w:adjustRightInd w:val="0"/>
        <w:spacing w:after="0" w:line="360" w:lineRule="auto"/>
        <w:ind w:firstLine="227"/>
        <w:jc w:val="both"/>
        <w:rPr>
          <w:ins w:id="12425" w:author="Lektorat Bauer" w:date="2025-03-06T19:10:00Z" w16du:dateUtc="2025-03-06T18:10:00Z"/>
          <w:rFonts w:ascii="Arial" w:hAnsi="Arial" w:cs="Arial"/>
          <w:sz w:val="24"/>
          <w:szCs w:val="24"/>
        </w:rPr>
      </w:pPr>
      <w:r w:rsidRPr="00944672">
        <w:rPr>
          <w:rFonts w:ascii="Arial" w:hAnsi="Arial" w:cs="Arial"/>
          <w:sz w:val="24"/>
          <w:szCs w:val="24"/>
        </w:rPr>
        <w:t xml:space="preserve">Plötzlich wurde Flim wieder Ernst: „Bibi, auf 3 Uhr, die dunkle Düne. Ein Mann. Check das.“ </w:t>
      </w:r>
    </w:p>
    <w:p w14:paraId="7B99EB85" w14:textId="7F9F182E"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„Aye.“ Bibi wusste, dass </w:t>
      </w:r>
      <w:del w:id="12426" w:author="Lektorat Bauer" w:date="2025-03-06T19:10:00Z" w16du:dateUtc="2025-03-06T18:10:00Z">
        <w:r w:rsidRPr="00944672" w:rsidDel="004A6D91">
          <w:rPr>
            <w:rFonts w:ascii="Arial" w:hAnsi="Arial" w:cs="Arial"/>
            <w:sz w:val="24"/>
            <w:szCs w:val="24"/>
          </w:rPr>
          <w:delText xml:space="preserve">wenn das </w:delText>
        </w:r>
      </w:del>
      <w:r w:rsidRPr="00944672">
        <w:rPr>
          <w:rFonts w:ascii="Arial" w:hAnsi="Arial" w:cs="Arial"/>
          <w:sz w:val="24"/>
          <w:szCs w:val="24"/>
        </w:rPr>
        <w:t>ein Scharfschütze war</w:t>
      </w:r>
      <w:del w:id="12427" w:author="Lektorat Bauer" w:date="2025-03-06T19:10:00Z" w16du:dateUtc="2025-03-06T18:10:00Z">
        <w:r w:rsidRPr="00944672" w:rsidDel="004A6D91">
          <w:rPr>
            <w:rFonts w:ascii="Arial" w:hAnsi="Arial" w:cs="Arial"/>
            <w:sz w:val="24"/>
            <w:szCs w:val="24"/>
          </w:rPr>
          <w:delText>, er</w:delText>
        </w:r>
      </w:del>
      <w:r w:rsidRPr="00944672">
        <w:rPr>
          <w:rFonts w:ascii="Arial" w:hAnsi="Arial" w:cs="Arial"/>
          <w:sz w:val="24"/>
          <w:szCs w:val="24"/>
        </w:rPr>
        <w:t xml:space="preserve"> Sie genau hier suchen würde. Daher glitt sie rückwärts die Düne halb hinunter und legte sich dann quer in den Sand, so </w:t>
      </w:r>
      <w:del w:id="12428" w:author="Lektorat Bauer" w:date="2025-03-06T19:10:00Z" w16du:dateUtc="2025-03-06T18:10:00Z">
        <w:r w:rsidRPr="00944672" w:rsidDel="004A6D91">
          <w:rPr>
            <w:rFonts w:ascii="Arial" w:hAnsi="Arial" w:cs="Arial"/>
            <w:sz w:val="24"/>
            <w:szCs w:val="24"/>
          </w:rPr>
          <w:delText>das</w:delText>
        </w:r>
      </w:del>
      <w:ins w:id="12429" w:author="Lektorat Bauer" w:date="2025-03-06T19:10:00Z" w16du:dateUtc="2025-03-06T18:10:00Z">
        <w:r w:rsidR="004A6D91" w:rsidRPr="00944672">
          <w:rPr>
            <w:rFonts w:ascii="Arial" w:hAnsi="Arial" w:cs="Arial"/>
            <w:sz w:val="24"/>
            <w:szCs w:val="24"/>
          </w:rPr>
          <w:t>dass</w:t>
        </w:r>
      </w:ins>
      <w:r w:rsidRPr="00944672">
        <w:rPr>
          <w:rFonts w:ascii="Arial" w:hAnsi="Arial" w:cs="Arial"/>
          <w:sz w:val="24"/>
          <w:szCs w:val="24"/>
        </w:rPr>
        <w:t xml:space="preserve"> Sie die andere Düne sehen konnte.</w:t>
      </w:r>
    </w:p>
    <w:p w14:paraId="48B6AE91" w14:textId="77777777" w:rsidR="004A6D91" w:rsidRDefault="00944672" w:rsidP="00623B68">
      <w:pPr>
        <w:autoSpaceDE w:val="0"/>
        <w:autoSpaceDN w:val="0"/>
        <w:adjustRightInd w:val="0"/>
        <w:spacing w:after="0" w:line="360" w:lineRule="auto"/>
        <w:ind w:firstLine="227"/>
        <w:jc w:val="both"/>
        <w:rPr>
          <w:ins w:id="12430" w:author="Lektorat Bauer" w:date="2025-03-06T19:10:00Z" w16du:dateUtc="2025-03-06T18:10:00Z"/>
          <w:rFonts w:ascii="Arial" w:hAnsi="Arial" w:cs="Arial"/>
          <w:sz w:val="24"/>
          <w:szCs w:val="24"/>
        </w:rPr>
      </w:pPr>
      <w:r w:rsidRPr="00944672">
        <w:rPr>
          <w:rFonts w:ascii="Arial" w:hAnsi="Arial" w:cs="Arial"/>
          <w:sz w:val="24"/>
          <w:szCs w:val="24"/>
        </w:rPr>
        <w:lastRenderedPageBreak/>
        <w:t>„</w:t>
      </w:r>
      <w:commentRangeStart w:id="12431"/>
      <w:r w:rsidRPr="00944672">
        <w:rPr>
          <w:rFonts w:ascii="Arial" w:hAnsi="Arial" w:cs="Arial"/>
          <w:sz w:val="24"/>
          <w:szCs w:val="24"/>
        </w:rPr>
        <w:t>Flim hat recht. Scharfschütze. Tia, der hat Vorrang. MG ohne Deckung</w:t>
      </w:r>
      <w:del w:id="12432" w:author="Lektorat Bauer" w:date="2025-03-06T19:10:00Z" w16du:dateUtc="2025-03-06T18:10:00Z">
        <w:r w:rsidRPr="00944672" w:rsidDel="004A6D91">
          <w:rPr>
            <w:rFonts w:ascii="Arial" w:hAnsi="Arial" w:cs="Arial"/>
            <w:sz w:val="24"/>
            <w:szCs w:val="24"/>
          </w:rPr>
          <w:delText>.</w:delText>
        </w:r>
      </w:del>
      <w:r w:rsidRPr="00944672">
        <w:rPr>
          <w:rFonts w:ascii="Arial" w:hAnsi="Arial" w:cs="Arial"/>
          <w:sz w:val="24"/>
          <w:szCs w:val="24"/>
        </w:rPr>
        <w:t>“</w:t>
      </w:r>
      <w:ins w:id="12433" w:author="Lektorat Bauer" w:date="2025-03-06T19:10:00Z" w16du:dateUtc="2025-03-06T18:10:00Z">
        <w:r w:rsidR="004A6D91">
          <w:rPr>
            <w:rFonts w:ascii="Arial" w:hAnsi="Arial" w:cs="Arial"/>
            <w:sz w:val="24"/>
            <w:szCs w:val="24"/>
          </w:rPr>
          <w:t>,</w:t>
        </w:r>
      </w:ins>
      <w:r w:rsidRPr="00944672">
        <w:rPr>
          <w:rFonts w:ascii="Arial" w:hAnsi="Arial" w:cs="Arial"/>
          <w:sz w:val="24"/>
          <w:szCs w:val="24"/>
        </w:rPr>
        <w:t xml:space="preserve"> </w:t>
      </w:r>
      <w:ins w:id="12434" w:author="Lektorat Bauer" w:date="2025-03-06T19:10:00Z" w16du:dateUtc="2025-03-06T18:10:00Z">
        <w:r w:rsidR="004A6D91">
          <w:rPr>
            <w:rFonts w:ascii="Arial" w:hAnsi="Arial" w:cs="Arial"/>
            <w:sz w:val="24"/>
            <w:szCs w:val="24"/>
          </w:rPr>
          <w:t>s</w:t>
        </w:r>
      </w:ins>
      <w:del w:id="12435" w:author="Lektorat Bauer" w:date="2025-03-06T19:10:00Z" w16du:dateUtc="2025-03-06T18:10:00Z">
        <w:r w:rsidRPr="00944672" w:rsidDel="004A6D91">
          <w:rPr>
            <w:rFonts w:ascii="Arial" w:hAnsi="Arial" w:cs="Arial"/>
            <w:sz w:val="24"/>
            <w:szCs w:val="24"/>
          </w:rPr>
          <w:delText>S</w:delText>
        </w:r>
      </w:del>
      <w:r w:rsidRPr="00944672">
        <w:rPr>
          <w:rFonts w:ascii="Arial" w:hAnsi="Arial" w:cs="Arial"/>
          <w:sz w:val="24"/>
          <w:szCs w:val="24"/>
        </w:rPr>
        <w:t>agte Bibi.</w:t>
      </w:r>
    </w:p>
    <w:p w14:paraId="5AED3E3B" w14:textId="657925D2"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del w:id="12436" w:author="Lektorat Bauer" w:date="2025-03-06T19:10:00Z" w16du:dateUtc="2025-03-06T18:10:00Z">
        <w:r w:rsidRPr="00944672" w:rsidDel="004A6D91">
          <w:rPr>
            <w:rFonts w:ascii="Arial" w:hAnsi="Arial" w:cs="Arial"/>
            <w:sz w:val="24"/>
            <w:szCs w:val="24"/>
          </w:rPr>
          <w:delText xml:space="preserve"> </w:delText>
        </w:r>
      </w:del>
      <w:r w:rsidRPr="00944672">
        <w:rPr>
          <w:rFonts w:ascii="Arial" w:hAnsi="Arial" w:cs="Arial"/>
          <w:sz w:val="24"/>
          <w:szCs w:val="24"/>
        </w:rPr>
        <w:t xml:space="preserve">„Aye.“ </w:t>
      </w:r>
      <w:del w:id="12437" w:author="Lektorat Bauer" w:date="2025-03-06T19:10:00Z" w16du:dateUtc="2025-03-06T18:10:00Z">
        <w:r w:rsidRPr="00944672" w:rsidDel="004A6D91">
          <w:rPr>
            <w:rFonts w:ascii="Arial" w:hAnsi="Arial" w:cs="Arial"/>
            <w:sz w:val="24"/>
            <w:szCs w:val="24"/>
          </w:rPr>
          <w:delText>Kam von Tia. Sie</w:delText>
        </w:r>
      </w:del>
      <w:ins w:id="12438" w:author="Lektorat Bauer" w:date="2025-03-06T19:10:00Z" w16du:dateUtc="2025-03-06T18:10:00Z">
        <w:r w:rsidR="004A6D91">
          <w:rPr>
            <w:rFonts w:ascii="Arial" w:hAnsi="Arial" w:cs="Arial"/>
            <w:sz w:val="24"/>
            <w:szCs w:val="24"/>
          </w:rPr>
          <w:t>Tia</w:t>
        </w:r>
      </w:ins>
      <w:r w:rsidRPr="00944672">
        <w:rPr>
          <w:rFonts w:ascii="Arial" w:hAnsi="Arial" w:cs="Arial"/>
          <w:sz w:val="24"/>
          <w:szCs w:val="24"/>
        </w:rPr>
        <w:t xml:space="preserve"> stellte das Material so, dass es für den ankommenden Land Rover </w:t>
      </w:r>
      <w:commentRangeStart w:id="12439"/>
      <w:r w:rsidRPr="00944672">
        <w:rPr>
          <w:rFonts w:ascii="Arial" w:hAnsi="Arial" w:cs="Arial"/>
          <w:sz w:val="24"/>
          <w:szCs w:val="24"/>
        </w:rPr>
        <w:t xml:space="preserve">nur eine sinnvolle Stelle gab, an der er halten konnte. </w:t>
      </w:r>
      <w:commentRangeEnd w:id="12439"/>
      <w:r w:rsidR="004A6D91">
        <w:rPr>
          <w:rStyle w:val="Kommentarzeichen"/>
        </w:rPr>
        <w:commentReference w:id="12439"/>
      </w:r>
      <w:r w:rsidRPr="00944672">
        <w:rPr>
          <w:rFonts w:ascii="Arial" w:hAnsi="Arial" w:cs="Arial"/>
          <w:sz w:val="24"/>
          <w:szCs w:val="24"/>
        </w:rPr>
        <w:t xml:space="preserve">Auf der Ladefläche ihres Land Rover richtete Sie einen länglichen Kasten so aus, dass er genau auf den leeren Platz zeigte. Dann steckte sie ihre Glock hinter dem Rücken in den Hosenbund. Neben sich </w:t>
      </w:r>
      <w:del w:id="12440" w:author="Lektorat Bauer" w:date="2025-03-06T19:11:00Z" w16du:dateUtc="2025-03-06T18:11:00Z">
        <w:r w:rsidRPr="00944672" w:rsidDel="004A6D91">
          <w:rPr>
            <w:rFonts w:ascii="Arial" w:hAnsi="Arial" w:cs="Arial"/>
            <w:sz w:val="24"/>
            <w:szCs w:val="24"/>
          </w:rPr>
          <w:delText xml:space="preserve">auch </w:delText>
        </w:r>
      </w:del>
      <w:ins w:id="12441" w:author="Lektorat Bauer" w:date="2025-03-06T19:11:00Z" w16du:dateUtc="2025-03-06T18:11:00Z">
        <w:r w:rsidR="004A6D91">
          <w:rPr>
            <w:rFonts w:ascii="Arial" w:hAnsi="Arial" w:cs="Arial"/>
            <w:sz w:val="24"/>
            <w:szCs w:val="24"/>
          </w:rPr>
          <w:t>auf</w:t>
        </w:r>
        <w:r w:rsidR="004A6D91" w:rsidRPr="00944672">
          <w:rPr>
            <w:rFonts w:ascii="Arial" w:hAnsi="Arial" w:cs="Arial"/>
            <w:sz w:val="24"/>
            <w:szCs w:val="24"/>
          </w:rPr>
          <w:t xml:space="preserve"> </w:t>
        </w:r>
      </w:ins>
      <w:r w:rsidRPr="00944672">
        <w:rPr>
          <w:rFonts w:ascii="Arial" w:hAnsi="Arial" w:cs="Arial"/>
          <w:sz w:val="24"/>
          <w:szCs w:val="24"/>
        </w:rPr>
        <w:t xml:space="preserve">dem Tisch lag eine </w:t>
      </w:r>
      <w:commentRangeStart w:id="12442"/>
      <w:r w:rsidRPr="00944672">
        <w:rPr>
          <w:rFonts w:ascii="Arial" w:hAnsi="Arial" w:cs="Arial"/>
          <w:sz w:val="24"/>
          <w:szCs w:val="24"/>
        </w:rPr>
        <w:t xml:space="preserve">UZI </w:t>
      </w:r>
      <w:commentRangeEnd w:id="12442"/>
      <w:r w:rsidR="004A6D91">
        <w:rPr>
          <w:rStyle w:val="Kommentarzeichen"/>
        </w:rPr>
        <w:commentReference w:id="12442"/>
      </w:r>
      <w:r w:rsidRPr="00944672">
        <w:rPr>
          <w:rFonts w:ascii="Arial" w:hAnsi="Arial" w:cs="Arial"/>
          <w:sz w:val="24"/>
          <w:szCs w:val="24"/>
        </w:rPr>
        <w:t>griffbereit.</w:t>
      </w:r>
    </w:p>
    <w:p w14:paraId="770CCAE6" w14:textId="77777777" w:rsidR="004A6D91" w:rsidRDefault="00944672" w:rsidP="00623B68">
      <w:pPr>
        <w:autoSpaceDE w:val="0"/>
        <w:autoSpaceDN w:val="0"/>
        <w:adjustRightInd w:val="0"/>
        <w:spacing w:after="0" w:line="360" w:lineRule="auto"/>
        <w:ind w:firstLine="227"/>
        <w:jc w:val="both"/>
        <w:rPr>
          <w:ins w:id="12443" w:author="Lektorat Bauer" w:date="2025-03-06T19:11:00Z" w16du:dateUtc="2025-03-06T18:11:00Z"/>
          <w:rFonts w:ascii="Arial" w:hAnsi="Arial" w:cs="Arial"/>
          <w:sz w:val="24"/>
          <w:szCs w:val="24"/>
        </w:rPr>
      </w:pPr>
      <w:r w:rsidRPr="00944672">
        <w:rPr>
          <w:rFonts w:ascii="Arial" w:hAnsi="Arial" w:cs="Arial"/>
          <w:sz w:val="24"/>
          <w:szCs w:val="24"/>
        </w:rPr>
        <w:t>„Flim?“</w:t>
      </w:r>
      <w:del w:id="12444" w:author="Lektorat Bauer" w:date="2025-03-06T19:11:00Z" w16du:dateUtc="2025-03-06T18:11:00Z">
        <w:r w:rsidRPr="00944672" w:rsidDel="004A6D91">
          <w:rPr>
            <w:rFonts w:ascii="Arial" w:hAnsi="Arial" w:cs="Arial"/>
            <w:sz w:val="24"/>
            <w:szCs w:val="24"/>
          </w:rPr>
          <w:delText xml:space="preserve"> </w:delText>
        </w:r>
      </w:del>
    </w:p>
    <w:p w14:paraId="6CA03203" w14:textId="0D57A976" w:rsidR="004A6D91" w:rsidRDefault="00944672" w:rsidP="00623B68">
      <w:pPr>
        <w:autoSpaceDE w:val="0"/>
        <w:autoSpaceDN w:val="0"/>
        <w:adjustRightInd w:val="0"/>
        <w:spacing w:after="0" w:line="360" w:lineRule="auto"/>
        <w:ind w:firstLine="227"/>
        <w:jc w:val="both"/>
        <w:rPr>
          <w:ins w:id="12445" w:author="Lektorat Bauer" w:date="2025-03-06T19:11:00Z" w16du:dateUtc="2025-03-06T18:11:00Z"/>
          <w:rFonts w:ascii="Arial" w:hAnsi="Arial" w:cs="Arial"/>
          <w:sz w:val="24"/>
          <w:szCs w:val="24"/>
        </w:rPr>
      </w:pPr>
      <w:r w:rsidRPr="00944672">
        <w:rPr>
          <w:rFonts w:ascii="Arial" w:hAnsi="Arial" w:cs="Arial"/>
          <w:sz w:val="24"/>
          <w:szCs w:val="24"/>
        </w:rPr>
        <w:t xml:space="preserve">„Ja, Tia?“ </w:t>
      </w:r>
    </w:p>
    <w:p w14:paraId="335B8767" w14:textId="77777777" w:rsidR="004A6D91" w:rsidRDefault="004A6D91" w:rsidP="00623B68">
      <w:pPr>
        <w:autoSpaceDE w:val="0"/>
        <w:autoSpaceDN w:val="0"/>
        <w:adjustRightInd w:val="0"/>
        <w:spacing w:after="0" w:line="360" w:lineRule="auto"/>
        <w:ind w:firstLine="227"/>
        <w:jc w:val="both"/>
        <w:rPr>
          <w:ins w:id="12446" w:author="Lektorat Bauer" w:date="2025-03-06T19:11:00Z" w16du:dateUtc="2025-03-06T18:11:00Z"/>
          <w:rFonts w:ascii="Arial" w:hAnsi="Arial" w:cs="Arial"/>
          <w:sz w:val="24"/>
          <w:szCs w:val="24"/>
        </w:rPr>
      </w:pPr>
      <w:ins w:id="12447" w:author="Lektorat Bauer" w:date="2025-03-06T19:11:00Z" w16du:dateUtc="2025-03-06T18:11:00Z">
        <w:r>
          <w:rPr>
            <w:rFonts w:ascii="Arial" w:hAnsi="Arial" w:cs="Arial"/>
            <w:sz w:val="24"/>
            <w:szCs w:val="24"/>
          </w:rPr>
          <w:t>„</w:t>
        </w:r>
      </w:ins>
      <w:r w:rsidR="00944672" w:rsidRPr="00944672">
        <w:rPr>
          <w:rFonts w:ascii="Arial" w:hAnsi="Arial" w:cs="Arial"/>
          <w:sz w:val="24"/>
          <w:szCs w:val="24"/>
        </w:rPr>
        <w:t xml:space="preserve">Kann der große Bruder auf den zweiten Land Rover schauen?“ </w:t>
      </w:r>
    </w:p>
    <w:p w14:paraId="116E6EFA" w14:textId="77777777" w:rsidR="004A6D91" w:rsidRDefault="00944672" w:rsidP="00623B68">
      <w:pPr>
        <w:autoSpaceDE w:val="0"/>
        <w:autoSpaceDN w:val="0"/>
        <w:adjustRightInd w:val="0"/>
        <w:spacing w:after="0" w:line="360" w:lineRule="auto"/>
        <w:ind w:firstLine="227"/>
        <w:jc w:val="both"/>
        <w:rPr>
          <w:ins w:id="12448" w:author="Lektorat Bauer" w:date="2025-03-06T19:12:00Z" w16du:dateUtc="2025-03-06T18:12:00Z"/>
          <w:rFonts w:ascii="Arial" w:hAnsi="Arial" w:cs="Arial"/>
          <w:sz w:val="24"/>
          <w:szCs w:val="24"/>
        </w:rPr>
      </w:pPr>
      <w:r w:rsidRPr="00944672">
        <w:rPr>
          <w:rFonts w:ascii="Arial" w:hAnsi="Arial" w:cs="Arial"/>
          <w:sz w:val="24"/>
          <w:szCs w:val="24"/>
        </w:rPr>
        <w:t xml:space="preserve">„Die automatische Zielverfolgung läuft, seit die sich getrennt haben.“ </w:t>
      </w:r>
    </w:p>
    <w:p w14:paraId="29693AAA" w14:textId="77777777" w:rsidR="004A6D91" w:rsidRDefault="00944672" w:rsidP="00623B68">
      <w:pPr>
        <w:autoSpaceDE w:val="0"/>
        <w:autoSpaceDN w:val="0"/>
        <w:adjustRightInd w:val="0"/>
        <w:spacing w:after="0" w:line="360" w:lineRule="auto"/>
        <w:ind w:firstLine="227"/>
        <w:jc w:val="both"/>
        <w:rPr>
          <w:ins w:id="12449" w:author="Lektorat Bauer" w:date="2025-03-06T19:12:00Z" w16du:dateUtc="2025-03-06T18:12:00Z"/>
          <w:rFonts w:ascii="Arial" w:hAnsi="Arial" w:cs="Arial"/>
          <w:sz w:val="24"/>
          <w:szCs w:val="24"/>
        </w:rPr>
      </w:pPr>
      <w:r w:rsidRPr="00944672">
        <w:rPr>
          <w:rFonts w:ascii="Arial" w:hAnsi="Arial" w:cs="Arial"/>
          <w:sz w:val="24"/>
          <w:szCs w:val="24"/>
        </w:rPr>
        <w:t xml:space="preserve">„Danke Flim, entschuldige die Nachfrage.“ </w:t>
      </w:r>
    </w:p>
    <w:p w14:paraId="5A795372" w14:textId="57DBE190"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„Du spielst mit Deinem Leben, du darfst alles Fragen, was hilft.“ </w:t>
      </w:r>
    </w:p>
    <w:p w14:paraId="02C336E8" w14:textId="77777777" w:rsidR="004A6D91" w:rsidRDefault="00944672" w:rsidP="00623B68">
      <w:pPr>
        <w:autoSpaceDE w:val="0"/>
        <w:autoSpaceDN w:val="0"/>
        <w:adjustRightInd w:val="0"/>
        <w:spacing w:after="0" w:line="360" w:lineRule="auto"/>
        <w:ind w:firstLine="227"/>
        <w:jc w:val="both"/>
        <w:rPr>
          <w:ins w:id="12450" w:author="Lektorat Bauer" w:date="2025-03-06T19:12:00Z" w16du:dateUtc="2025-03-06T18:12:00Z"/>
          <w:rFonts w:ascii="Arial" w:hAnsi="Arial" w:cs="Arial"/>
          <w:sz w:val="24"/>
          <w:szCs w:val="24"/>
        </w:rPr>
      </w:pPr>
      <w:r w:rsidRPr="00944672">
        <w:rPr>
          <w:rFonts w:ascii="Arial" w:hAnsi="Arial" w:cs="Arial"/>
          <w:sz w:val="24"/>
          <w:szCs w:val="24"/>
        </w:rPr>
        <w:t xml:space="preserve">„Es ist verdammt lange her, dass ich mich auf so </w:t>
      </w:r>
      <w:ins w:id="12451" w:author="Lektorat Bauer" w:date="2025-03-06T19:12:00Z" w16du:dateUtc="2025-03-06T18:12:00Z">
        <w:r w:rsidR="004A6D91">
          <w:rPr>
            <w:rFonts w:ascii="Arial" w:hAnsi="Arial" w:cs="Arial"/>
            <w:sz w:val="24"/>
            <w:szCs w:val="24"/>
          </w:rPr>
          <w:t>g</w:t>
        </w:r>
      </w:ins>
      <w:del w:id="12452" w:author="Lektorat Bauer" w:date="2025-03-06T19:12:00Z" w16du:dateUtc="2025-03-06T18:12:00Z">
        <w:r w:rsidRPr="00944672" w:rsidDel="004A6D91">
          <w:rPr>
            <w:rFonts w:ascii="Arial" w:hAnsi="Arial" w:cs="Arial"/>
            <w:sz w:val="24"/>
            <w:szCs w:val="24"/>
          </w:rPr>
          <w:delText>G</w:delText>
        </w:r>
      </w:del>
      <w:r w:rsidRPr="00944672">
        <w:rPr>
          <w:rFonts w:ascii="Arial" w:hAnsi="Arial" w:cs="Arial"/>
          <w:sz w:val="24"/>
          <w:szCs w:val="24"/>
        </w:rPr>
        <w:t>utes Back-Up verlassen konnte.“</w:t>
      </w:r>
    </w:p>
    <w:p w14:paraId="3A359BA7" w14:textId="77777777" w:rsidR="004A6D91" w:rsidRDefault="00944672" w:rsidP="00623B68">
      <w:pPr>
        <w:autoSpaceDE w:val="0"/>
        <w:autoSpaceDN w:val="0"/>
        <w:adjustRightInd w:val="0"/>
        <w:spacing w:after="0" w:line="360" w:lineRule="auto"/>
        <w:ind w:firstLine="227"/>
        <w:jc w:val="both"/>
        <w:rPr>
          <w:ins w:id="12453" w:author="Lektorat Bauer" w:date="2025-03-06T19:12:00Z" w16du:dateUtc="2025-03-06T18:12:00Z"/>
          <w:rFonts w:ascii="Arial" w:hAnsi="Arial" w:cs="Arial"/>
          <w:sz w:val="24"/>
          <w:szCs w:val="24"/>
        </w:rPr>
      </w:pPr>
      <w:del w:id="12454" w:author="Lektorat Bauer" w:date="2025-03-06T19:12:00Z" w16du:dateUtc="2025-03-06T18:12:00Z">
        <w:r w:rsidRPr="00944672" w:rsidDel="004A6D91">
          <w:rPr>
            <w:rFonts w:ascii="Arial" w:hAnsi="Arial" w:cs="Arial"/>
            <w:sz w:val="24"/>
            <w:szCs w:val="24"/>
          </w:rPr>
          <w:delText xml:space="preserve"> </w:delText>
        </w:r>
      </w:del>
      <w:r w:rsidRPr="00944672">
        <w:rPr>
          <w:rFonts w:ascii="Arial" w:hAnsi="Arial" w:cs="Arial"/>
          <w:sz w:val="24"/>
          <w:szCs w:val="24"/>
        </w:rPr>
        <w:t>„Tia, hör auf, sonst glaubt Flim, Du willst ihn anbaggern</w:t>
      </w:r>
      <w:del w:id="12455" w:author="Lektorat Bauer" w:date="2025-03-06T19:12:00Z" w16du:dateUtc="2025-03-06T18:12:00Z">
        <w:r w:rsidRPr="00944672" w:rsidDel="004A6D91">
          <w:rPr>
            <w:rFonts w:ascii="Arial" w:hAnsi="Arial" w:cs="Arial"/>
            <w:sz w:val="24"/>
            <w:szCs w:val="24"/>
          </w:rPr>
          <w:delText>.</w:delText>
        </w:r>
      </w:del>
      <w:r w:rsidRPr="00944672">
        <w:rPr>
          <w:rFonts w:ascii="Arial" w:hAnsi="Arial" w:cs="Arial"/>
          <w:sz w:val="24"/>
          <w:szCs w:val="24"/>
        </w:rPr>
        <w:t>“</w:t>
      </w:r>
      <w:ins w:id="12456" w:author="Lektorat Bauer" w:date="2025-03-06T19:12:00Z" w16du:dateUtc="2025-03-06T18:12:00Z">
        <w:r w:rsidR="004A6D91">
          <w:rPr>
            <w:rFonts w:ascii="Arial" w:hAnsi="Arial" w:cs="Arial"/>
            <w:sz w:val="24"/>
            <w:szCs w:val="24"/>
          </w:rPr>
          <w:t>,</w:t>
        </w:r>
      </w:ins>
      <w:r w:rsidRPr="00944672">
        <w:rPr>
          <w:rFonts w:ascii="Arial" w:hAnsi="Arial" w:cs="Arial"/>
          <w:sz w:val="24"/>
          <w:szCs w:val="24"/>
        </w:rPr>
        <w:t xml:space="preserve"> </w:t>
      </w:r>
      <w:del w:id="12457" w:author="Lektorat Bauer" w:date="2025-03-06T19:12:00Z" w16du:dateUtc="2025-03-06T18:12:00Z">
        <w:r w:rsidRPr="00944672" w:rsidDel="004A6D91">
          <w:rPr>
            <w:rFonts w:ascii="Arial" w:hAnsi="Arial" w:cs="Arial"/>
            <w:sz w:val="24"/>
            <w:szCs w:val="24"/>
          </w:rPr>
          <w:delText xml:space="preserve">Hörte </w:delText>
        </w:r>
      </w:del>
      <w:ins w:id="12458" w:author="Lektorat Bauer" w:date="2025-03-06T19:12:00Z" w16du:dateUtc="2025-03-06T18:12:00Z">
        <w:r w:rsidR="004A6D91">
          <w:rPr>
            <w:rFonts w:ascii="Arial" w:hAnsi="Arial" w:cs="Arial"/>
            <w:sz w:val="24"/>
            <w:szCs w:val="24"/>
          </w:rPr>
          <w:t>h</w:t>
        </w:r>
        <w:r w:rsidR="004A6D91" w:rsidRPr="00944672">
          <w:rPr>
            <w:rFonts w:ascii="Arial" w:hAnsi="Arial" w:cs="Arial"/>
            <w:sz w:val="24"/>
            <w:szCs w:val="24"/>
          </w:rPr>
          <w:t xml:space="preserve">örte </w:t>
        </w:r>
      </w:ins>
      <w:r w:rsidRPr="00944672">
        <w:rPr>
          <w:rFonts w:ascii="Arial" w:hAnsi="Arial" w:cs="Arial"/>
          <w:sz w:val="24"/>
          <w:szCs w:val="24"/>
        </w:rPr>
        <w:t xml:space="preserve">Sie Aniques Stimme. </w:t>
      </w:r>
    </w:p>
    <w:p w14:paraId="3872F09B" w14:textId="77777777" w:rsidR="004A6D91" w:rsidRDefault="00944672" w:rsidP="00623B68">
      <w:pPr>
        <w:autoSpaceDE w:val="0"/>
        <w:autoSpaceDN w:val="0"/>
        <w:adjustRightInd w:val="0"/>
        <w:spacing w:after="0" w:line="360" w:lineRule="auto"/>
        <w:ind w:firstLine="227"/>
        <w:jc w:val="both"/>
        <w:rPr>
          <w:ins w:id="12459" w:author="Lektorat Bauer" w:date="2025-03-06T19:12:00Z" w16du:dateUtc="2025-03-06T18:12:00Z"/>
          <w:rFonts w:ascii="Arial" w:hAnsi="Arial" w:cs="Arial"/>
          <w:sz w:val="24"/>
          <w:szCs w:val="24"/>
        </w:rPr>
      </w:pPr>
      <w:r w:rsidRPr="00944672">
        <w:rPr>
          <w:rFonts w:ascii="Arial" w:hAnsi="Arial" w:cs="Arial"/>
          <w:sz w:val="24"/>
          <w:szCs w:val="24"/>
        </w:rPr>
        <w:t xml:space="preserve">Bibi antwortete: „Quatsch, der ist nur nett, weil er kein Alkohol abkann.“ Das löste wieder ein Lachen bei allen aus. </w:t>
      </w:r>
    </w:p>
    <w:p w14:paraId="2F0C70D7" w14:textId="77777777" w:rsidR="004A6D91" w:rsidRDefault="00944672" w:rsidP="00623B68">
      <w:pPr>
        <w:autoSpaceDE w:val="0"/>
        <w:autoSpaceDN w:val="0"/>
        <w:adjustRightInd w:val="0"/>
        <w:spacing w:after="0" w:line="360" w:lineRule="auto"/>
        <w:ind w:firstLine="227"/>
        <w:jc w:val="both"/>
        <w:rPr>
          <w:ins w:id="12460" w:author="Lektorat Bauer" w:date="2025-03-06T19:12:00Z" w16du:dateUtc="2025-03-06T18:12:00Z"/>
          <w:rFonts w:ascii="Arial" w:hAnsi="Arial" w:cs="Arial"/>
          <w:sz w:val="24"/>
          <w:szCs w:val="24"/>
        </w:rPr>
      </w:pPr>
      <w:r w:rsidRPr="00944672">
        <w:rPr>
          <w:rFonts w:ascii="Arial" w:hAnsi="Arial" w:cs="Arial"/>
          <w:sz w:val="24"/>
          <w:szCs w:val="24"/>
        </w:rPr>
        <w:t>„Ich werfe Euch den Fehdehandschuh hin. Ich verlange Genugtuung</w:t>
      </w:r>
      <w:del w:id="12461" w:author="Lektorat Bauer" w:date="2025-03-06T19:12:00Z" w16du:dateUtc="2025-03-06T18:12:00Z">
        <w:r w:rsidRPr="00944672" w:rsidDel="004A6D91">
          <w:rPr>
            <w:rFonts w:ascii="Arial" w:hAnsi="Arial" w:cs="Arial"/>
            <w:sz w:val="24"/>
            <w:szCs w:val="24"/>
          </w:rPr>
          <w:delText>.</w:delText>
        </w:r>
      </w:del>
      <w:r w:rsidRPr="00944672">
        <w:rPr>
          <w:rFonts w:ascii="Arial" w:hAnsi="Arial" w:cs="Arial"/>
          <w:sz w:val="24"/>
          <w:szCs w:val="24"/>
        </w:rPr>
        <w:t>“</w:t>
      </w:r>
      <w:ins w:id="12462" w:author="Lektorat Bauer" w:date="2025-03-06T19:12:00Z" w16du:dateUtc="2025-03-06T18:12:00Z">
        <w:r w:rsidR="004A6D91">
          <w:rPr>
            <w:rFonts w:ascii="Arial" w:hAnsi="Arial" w:cs="Arial"/>
            <w:sz w:val="24"/>
            <w:szCs w:val="24"/>
          </w:rPr>
          <w:t>,</w:t>
        </w:r>
      </w:ins>
      <w:r w:rsidRPr="00944672">
        <w:rPr>
          <w:rFonts w:ascii="Arial" w:hAnsi="Arial" w:cs="Arial"/>
          <w:sz w:val="24"/>
          <w:szCs w:val="24"/>
        </w:rPr>
        <w:t xml:space="preserve"> </w:t>
      </w:r>
      <w:ins w:id="12463" w:author="Lektorat Bauer" w:date="2025-03-06T19:12:00Z" w16du:dateUtc="2025-03-06T18:12:00Z">
        <w:r w:rsidR="004A6D91">
          <w:rPr>
            <w:rFonts w:ascii="Arial" w:hAnsi="Arial" w:cs="Arial"/>
            <w:sz w:val="24"/>
            <w:szCs w:val="24"/>
          </w:rPr>
          <w:t>h</w:t>
        </w:r>
      </w:ins>
      <w:del w:id="12464" w:author="Lektorat Bauer" w:date="2025-03-06T19:12:00Z" w16du:dateUtc="2025-03-06T18:12:00Z">
        <w:r w:rsidRPr="00944672" w:rsidDel="004A6D91">
          <w:rPr>
            <w:rFonts w:ascii="Arial" w:hAnsi="Arial" w:cs="Arial"/>
            <w:sz w:val="24"/>
            <w:szCs w:val="24"/>
          </w:rPr>
          <w:delText>H</w:delText>
        </w:r>
      </w:del>
      <w:r w:rsidRPr="00944672">
        <w:rPr>
          <w:rFonts w:ascii="Arial" w:hAnsi="Arial" w:cs="Arial"/>
          <w:sz w:val="24"/>
          <w:szCs w:val="24"/>
        </w:rPr>
        <w:t>örten sie Flims</w:t>
      </w:r>
      <w:ins w:id="12465" w:author="Lektorat Bauer" w:date="2025-03-06T19:12:00Z" w16du:dateUtc="2025-03-06T18:12:00Z">
        <w:r w:rsidR="004A6D91">
          <w:rPr>
            <w:rFonts w:ascii="Arial" w:hAnsi="Arial" w:cs="Arial"/>
            <w:sz w:val="24"/>
            <w:szCs w:val="24"/>
          </w:rPr>
          <w:t xml:space="preserve"> </w:t>
        </w:r>
      </w:ins>
      <w:del w:id="12466" w:author="Lektorat Bauer" w:date="2025-03-06T19:12:00Z" w16du:dateUtc="2025-03-06T18:12:00Z">
        <w:r w:rsidRPr="00944672" w:rsidDel="004A6D91">
          <w:rPr>
            <w:rFonts w:ascii="Arial" w:hAnsi="Arial" w:cs="Arial"/>
            <w:sz w:val="24"/>
            <w:szCs w:val="24"/>
          </w:rPr>
          <w:delText>-</w:delText>
        </w:r>
      </w:del>
      <w:r w:rsidRPr="00944672">
        <w:rPr>
          <w:rFonts w:ascii="Arial" w:hAnsi="Arial" w:cs="Arial"/>
          <w:sz w:val="24"/>
          <w:szCs w:val="24"/>
        </w:rPr>
        <w:t xml:space="preserve">Stimme. </w:t>
      </w:r>
    </w:p>
    <w:p w14:paraId="30EFB525" w14:textId="77777777" w:rsidR="002732DB" w:rsidRDefault="00944672" w:rsidP="00623B68">
      <w:pPr>
        <w:autoSpaceDE w:val="0"/>
        <w:autoSpaceDN w:val="0"/>
        <w:adjustRightInd w:val="0"/>
        <w:spacing w:after="0" w:line="360" w:lineRule="auto"/>
        <w:ind w:firstLine="227"/>
        <w:jc w:val="both"/>
        <w:rPr>
          <w:ins w:id="12467" w:author="Lektorat Bauer" w:date="2025-03-06T19:13:00Z" w16du:dateUtc="2025-03-06T18:13:00Z"/>
          <w:rFonts w:ascii="Arial" w:hAnsi="Arial" w:cs="Arial"/>
          <w:sz w:val="24"/>
          <w:szCs w:val="24"/>
        </w:rPr>
      </w:pPr>
      <w:r w:rsidRPr="00944672">
        <w:rPr>
          <w:rFonts w:ascii="Arial" w:hAnsi="Arial" w:cs="Arial"/>
          <w:sz w:val="24"/>
          <w:szCs w:val="24"/>
        </w:rPr>
        <w:t>Dann sagte Bibi: „Schütze bereitet sich vor. Ich nehme den Schalldämpfer. Das bringt uns 30 Sekunden Vorsprung.“ Dreimal klicken</w:t>
      </w:r>
      <w:ins w:id="12468" w:author="Lektorat Bauer" w:date="2025-03-06T19:12:00Z" w16du:dateUtc="2025-03-06T18:12:00Z">
        <w:r w:rsidR="004A6D91">
          <w:rPr>
            <w:rFonts w:ascii="Arial" w:hAnsi="Arial" w:cs="Arial"/>
            <w:sz w:val="24"/>
            <w:szCs w:val="24"/>
          </w:rPr>
          <w:t xml:space="preserve">. </w:t>
        </w:r>
      </w:ins>
      <w:del w:id="12469" w:author="Lektorat Bauer" w:date="2025-03-06T19:12:00Z" w16du:dateUtc="2025-03-06T18:12:00Z">
        <w:r w:rsidRPr="00944672" w:rsidDel="004A6D91">
          <w:rPr>
            <w:rFonts w:ascii="Arial" w:hAnsi="Arial" w:cs="Arial"/>
            <w:sz w:val="24"/>
            <w:szCs w:val="24"/>
          </w:rPr>
          <w:delText xml:space="preserve"> antwortete ihr. </w:delText>
        </w:r>
      </w:del>
    </w:p>
    <w:p w14:paraId="7B831979" w14:textId="7C101AEF"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„Tia, Land Rover 1</w:t>
      </w:r>
      <w:del w:id="12470" w:author="Lektorat Bauer" w:date="2025-03-06T19:13:00Z" w16du:dateUtc="2025-03-06T18:13:00Z">
        <w:r w:rsidRPr="00944672" w:rsidDel="004A6D91">
          <w:rPr>
            <w:rFonts w:ascii="Arial" w:hAnsi="Arial" w:cs="Arial"/>
            <w:sz w:val="24"/>
            <w:szCs w:val="24"/>
          </w:rPr>
          <w:delText>,</w:delText>
        </w:r>
      </w:del>
      <w:r w:rsidRPr="00944672">
        <w:rPr>
          <w:rFonts w:ascii="Arial" w:hAnsi="Arial" w:cs="Arial"/>
          <w:sz w:val="24"/>
          <w:szCs w:val="24"/>
        </w:rPr>
        <w:t xml:space="preserve"> kommt auf 11 Uhr zu Dir. Nummer 2 auf Deiner 7 Uhr. Rakete bereit</w:t>
      </w:r>
      <w:del w:id="12471" w:author="Lektorat Bauer" w:date="2025-03-06T19:13:00Z" w16du:dateUtc="2025-03-06T18:13:00Z">
        <w:r w:rsidRPr="00944672" w:rsidDel="002732DB">
          <w:rPr>
            <w:rFonts w:ascii="Arial" w:hAnsi="Arial" w:cs="Arial"/>
            <w:sz w:val="24"/>
            <w:szCs w:val="24"/>
          </w:rPr>
          <w:delText>.</w:delText>
        </w:r>
      </w:del>
      <w:r w:rsidRPr="00944672">
        <w:rPr>
          <w:rFonts w:ascii="Arial" w:hAnsi="Arial" w:cs="Arial"/>
          <w:sz w:val="24"/>
          <w:szCs w:val="24"/>
        </w:rPr>
        <w:t>“</w:t>
      </w:r>
      <w:ins w:id="12472" w:author="Lektorat Bauer" w:date="2025-03-06T19:13:00Z" w16du:dateUtc="2025-03-06T18:13:00Z">
        <w:r w:rsidR="002732DB">
          <w:rPr>
            <w:rFonts w:ascii="Arial" w:hAnsi="Arial" w:cs="Arial"/>
            <w:sz w:val="24"/>
            <w:szCs w:val="24"/>
          </w:rPr>
          <w:t>,</w:t>
        </w:r>
      </w:ins>
      <w:r w:rsidRPr="00944672">
        <w:rPr>
          <w:rFonts w:ascii="Arial" w:hAnsi="Arial" w:cs="Arial"/>
          <w:sz w:val="24"/>
          <w:szCs w:val="24"/>
        </w:rPr>
        <w:t xml:space="preserve"> </w:t>
      </w:r>
      <w:del w:id="12473" w:author="Lektorat Bauer" w:date="2025-03-06T19:13:00Z" w16du:dateUtc="2025-03-06T18:13:00Z">
        <w:r w:rsidRPr="00944672" w:rsidDel="002732DB">
          <w:rPr>
            <w:rFonts w:ascii="Arial" w:hAnsi="Arial" w:cs="Arial"/>
            <w:sz w:val="24"/>
            <w:szCs w:val="24"/>
          </w:rPr>
          <w:delText xml:space="preserve">Kam </w:delText>
        </w:r>
      </w:del>
      <w:ins w:id="12474" w:author="Lektorat Bauer" w:date="2025-03-06T19:13:00Z" w16du:dateUtc="2025-03-06T18:13:00Z">
        <w:r w:rsidR="002732DB">
          <w:rPr>
            <w:rFonts w:ascii="Arial" w:hAnsi="Arial" w:cs="Arial"/>
            <w:sz w:val="24"/>
            <w:szCs w:val="24"/>
          </w:rPr>
          <w:t>tönte</w:t>
        </w:r>
        <w:r w:rsidR="002732DB" w:rsidRPr="00944672">
          <w:rPr>
            <w:rFonts w:ascii="Arial" w:hAnsi="Arial" w:cs="Arial"/>
            <w:sz w:val="24"/>
            <w:szCs w:val="24"/>
          </w:rPr>
          <w:t xml:space="preserve"> </w:t>
        </w:r>
      </w:ins>
      <w:r w:rsidRPr="00944672">
        <w:rPr>
          <w:rFonts w:ascii="Arial" w:hAnsi="Arial" w:cs="Arial"/>
          <w:sz w:val="24"/>
          <w:szCs w:val="24"/>
        </w:rPr>
        <w:t>Flims Stimme über die Kopfhörer.</w:t>
      </w:r>
    </w:p>
    <w:p w14:paraId="4B803F15" w14:textId="77777777" w:rsidR="002732DB" w:rsidRDefault="00944672" w:rsidP="00623B68">
      <w:pPr>
        <w:autoSpaceDE w:val="0"/>
        <w:autoSpaceDN w:val="0"/>
        <w:adjustRightInd w:val="0"/>
        <w:spacing w:after="0" w:line="360" w:lineRule="auto"/>
        <w:ind w:firstLine="227"/>
        <w:jc w:val="both"/>
        <w:rPr>
          <w:ins w:id="12475" w:author="Lektorat Bauer" w:date="2025-03-06T19:13:00Z" w16du:dateUtc="2025-03-06T18:13:00Z"/>
          <w:rFonts w:ascii="Arial" w:hAnsi="Arial" w:cs="Arial"/>
          <w:sz w:val="24"/>
          <w:szCs w:val="24"/>
        </w:rPr>
      </w:pPr>
      <w:r w:rsidRPr="00944672">
        <w:rPr>
          <w:rFonts w:ascii="Arial" w:hAnsi="Arial" w:cs="Arial"/>
          <w:sz w:val="24"/>
          <w:szCs w:val="24"/>
        </w:rPr>
        <w:t xml:space="preserve">Tia </w:t>
      </w:r>
      <w:del w:id="12476" w:author="Lektorat Bauer" w:date="2025-03-06T19:13:00Z" w16du:dateUtc="2025-03-06T18:13:00Z">
        <w:r w:rsidRPr="00944672" w:rsidDel="002732DB">
          <w:rPr>
            <w:rFonts w:ascii="Arial" w:hAnsi="Arial" w:cs="Arial"/>
            <w:sz w:val="24"/>
            <w:szCs w:val="24"/>
          </w:rPr>
          <w:delText>sagte kurz:</w:delText>
        </w:r>
      </w:del>
      <w:ins w:id="12477" w:author="Lektorat Bauer" w:date="2025-03-06T19:13:00Z" w16du:dateUtc="2025-03-06T18:13:00Z">
        <w:r w:rsidR="002732DB">
          <w:rPr>
            <w:rFonts w:ascii="Arial" w:hAnsi="Arial" w:cs="Arial"/>
            <w:sz w:val="24"/>
            <w:szCs w:val="24"/>
          </w:rPr>
          <w:t>bellte:</w:t>
        </w:r>
      </w:ins>
      <w:r w:rsidRPr="00944672">
        <w:rPr>
          <w:rFonts w:ascii="Arial" w:hAnsi="Arial" w:cs="Arial"/>
          <w:sz w:val="24"/>
          <w:szCs w:val="24"/>
        </w:rPr>
        <w:t xml:space="preserve"> „Bibi, Planänderung</w:t>
      </w:r>
      <w:ins w:id="12478" w:author="Lektorat Bauer" w:date="2025-03-06T19:13:00Z" w16du:dateUtc="2025-03-06T18:13:00Z">
        <w:r w:rsidR="002732DB">
          <w:rPr>
            <w:rFonts w:ascii="Arial" w:hAnsi="Arial" w:cs="Arial"/>
            <w:sz w:val="24"/>
            <w:szCs w:val="24"/>
          </w:rPr>
          <w:t>!</w:t>
        </w:r>
      </w:ins>
      <w:del w:id="12479" w:author="Lektorat Bauer" w:date="2025-03-06T19:13:00Z" w16du:dateUtc="2025-03-06T18:13:00Z">
        <w:r w:rsidRPr="00944672" w:rsidDel="002732DB">
          <w:rPr>
            <w:rFonts w:ascii="Arial" w:hAnsi="Arial" w:cs="Arial"/>
            <w:sz w:val="24"/>
            <w:szCs w:val="24"/>
          </w:rPr>
          <w:delText>:</w:delText>
        </w:r>
      </w:del>
      <w:r w:rsidRPr="00944672">
        <w:rPr>
          <w:rFonts w:ascii="Arial" w:hAnsi="Arial" w:cs="Arial"/>
          <w:sz w:val="24"/>
          <w:szCs w:val="24"/>
        </w:rPr>
        <w:t xml:space="preserve"> </w:t>
      </w:r>
      <w:ins w:id="12480" w:author="Lektorat Bauer" w:date="2025-03-06T19:13:00Z" w16du:dateUtc="2025-03-06T18:13:00Z">
        <w:r w:rsidR="002732DB">
          <w:rPr>
            <w:rFonts w:ascii="Arial" w:hAnsi="Arial" w:cs="Arial"/>
            <w:sz w:val="24"/>
            <w:szCs w:val="24"/>
          </w:rPr>
          <w:t>E</w:t>
        </w:r>
      </w:ins>
      <w:del w:id="12481" w:author="Lektorat Bauer" w:date="2025-03-06T19:13:00Z" w16du:dateUtc="2025-03-06T18:13:00Z">
        <w:r w:rsidRPr="00944672" w:rsidDel="002732DB">
          <w:rPr>
            <w:rFonts w:ascii="Arial" w:hAnsi="Arial" w:cs="Arial"/>
            <w:sz w:val="24"/>
            <w:szCs w:val="24"/>
          </w:rPr>
          <w:delText>e</w:delText>
        </w:r>
      </w:del>
      <w:r w:rsidRPr="00944672">
        <w:rPr>
          <w:rFonts w:ascii="Arial" w:hAnsi="Arial" w:cs="Arial"/>
          <w:sz w:val="24"/>
          <w:szCs w:val="24"/>
        </w:rPr>
        <w:t xml:space="preserve">ins: Scharfschütze. Zwei: Hamid.“ </w:t>
      </w:r>
    </w:p>
    <w:p w14:paraId="184F57CC" w14:textId="77777777" w:rsidR="002732DB" w:rsidRDefault="00944672" w:rsidP="00623B68">
      <w:pPr>
        <w:autoSpaceDE w:val="0"/>
        <w:autoSpaceDN w:val="0"/>
        <w:adjustRightInd w:val="0"/>
        <w:spacing w:after="0" w:line="360" w:lineRule="auto"/>
        <w:ind w:firstLine="227"/>
        <w:jc w:val="both"/>
        <w:rPr>
          <w:ins w:id="12482" w:author="Lektorat Bauer" w:date="2025-03-06T19:13:00Z" w16du:dateUtc="2025-03-06T18:13:00Z"/>
          <w:rFonts w:ascii="Arial" w:hAnsi="Arial" w:cs="Arial"/>
          <w:sz w:val="24"/>
          <w:szCs w:val="24"/>
        </w:rPr>
      </w:pPr>
      <w:r w:rsidRPr="00944672">
        <w:rPr>
          <w:rFonts w:ascii="Arial" w:hAnsi="Arial" w:cs="Arial"/>
          <w:sz w:val="24"/>
          <w:szCs w:val="24"/>
        </w:rPr>
        <w:t xml:space="preserve">„Aye. Wann?“ </w:t>
      </w:r>
    </w:p>
    <w:p w14:paraId="6F7527B9" w14:textId="4F37E18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„Sobald der Land Rover zum </w:t>
      </w:r>
      <w:del w:id="12483" w:author="Lektorat Bauer" w:date="2025-03-06T19:26:00Z" w16du:dateUtc="2025-03-06T18:26:00Z">
        <w:r w:rsidRPr="00944672" w:rsidDel="006E4FFE">
          <w:rPr>
            <w:rFonts w:ascii="Arial" w:hAnsi="Arial" w:cs="Arial"/>
            <w:sz w:val="24"/>
            <w:szCs w:val="24"/>
          </w:rPr>
          <w:delText>stehen</w:delText>
        </w:r>
      </w:del>
      <w:ins w:id="12484" w:author="Lektorat Bauer" w:date="2025-03-06T19:26:00Z" w16du:dateUtc="2025-03-06T18:26:00Z">
        <w:r w:rsidR="006E4FFE" w:rsidRPr="00944672">
          <w:rPr>
            <w:rFonts w:ascii="Arial" w:hAnsi="Arial" w:cs="Arial"/>
            <w:sz w:val="24"/>
            <w:szCs w:val="24"/>
          </w:rPr>
          <w:t>Stehen</w:t>
        </w:r>
      </w:ins>
      <w:r w:rsidRPr="00944672">
        <w:rPr>
          <w:rFonts w:ascii="Arial" w:hAnsi="Arial" w:cs="Arial"/>
          <w:sz w:val="24"/>
          <w:szCs w:val="24"/>
        </w:rPr>
        <w:t xml:space="preserve"> kommt und die </w:t>
      </w:r>
      <w:del w:id="12485" w:author="Lektorat Bauer" w:date="2025-03-06T19:14:00Z" w16du:dateUtc="2025-03-06T18:14:00Z">
        <w:r w:rsidRPr="00944672" w:rsidDel="002732DB">
          <w:rPr>
            <w:rFonts w:ascii="Arial" w:hAnsi="Arial" w:cs="Arial"/>
            <w:sz w:val="24"/>
            <w:szCs w:val="24"/>
          </w:rPr>
          <w:delText>A</w:delText>
        </w:r>
      </w:del>
      <w:ins w:id="12486" w:author="Lektorat Bauer" w:date="2025-03-06T19:14:00Z" w16du:dateUtc="2025-03-06T18:14:00Z">
        <w:r w:rsidR="002732DB">
          <w:rPr>
            <w:rFonts w:ascii="Arial" w:hAnsi="Arial" w:cs="Arial"/>
            <w:sz w:val="24"/>
            <w:szCs w:val="24"/>
          </w:rPr>
          <w:t>a</w:t>
        </w:r>
      </w:ins>
      <w:r w:rsidRPr="00944672">
        <w:rPr>
          <w:rFonts w:ascii="Arial" w:hAnsi="Arial" w:cs="Arial"/>
          <w:sz w:val="24"/>
          <w:szCs w:val="24"/>
        </w:rPr>
        <w:t>ussteigen. Zeichen gibt Flim. Dann nach oben, Ziel auf Hamid. Wenn er den Dr. bedroht: Schießen.“ Zweimal klicken als Antwort.</w:t>
      </w:r>
    </w:p>
    <w:p w14:paraId="7C81CC47"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 Der Land Rover umfuhr die Düne und erschien im Einschnitt zwischen zwei Dünen. Der Fahrer hielt auf das Lager zu und, da viel Material auf dem Boden verteilt war, brachte den Geländewagen an der Stelle zum Stehen, die Tia ausgesucht hatte. Zwei Männer </w:t>
      </w:r>
      <w:r w:rsidRPr="00944672">
        <w:rPr>
          <w:rFonts w:ascii="Arial" w:hAnsi="Arial" w:cs="Arial"/>
          <w:sz w:val="24"/>
          <w:szCs w:val="24"/>
        </w:rPr>
        <w:lastRenderedPageBreak/>
        <w:t xml:space="preserve">sprangen seitwärts von der hinteren Bank in den Sand, während der Beifahrer lässig ausstieg. </w:t>
      </w:r>
    </w:p>
    <w:p w14:paraId="1A86CB89"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Er taxierte Tia und sah eine kleine und schlanke Frau, er rechnete nicht mit Problemen.</w:t>
      </w:r>
    </w:p>
    <w:p w14:paraId="3D2C2F64" w14:textId="33C818D8" w:rsidR="002732DB" w:rsidRDefault="00944672" w:rsidP="00623B68">
      <w:pPr>
        <w:autoSpaceDE w:val="0"/>
        <w:autoSpaceDN w:val="0"/>
        <w:adjustRightInd w:val="0"/>
        <w:spacing w:after="0" w:line="360" w:lineRule="auto"/>
        <w:ind w:firstLine="227"/>
        <w:jc w:val="both"/>
        <w:rPr>
          <w:ins w:id="12487" w:author="Lektorat Bauer" w:date="2025-03-06T19:14:00Z" w16du:dateUtc="2025-03-06T18:14:00Z"/>
          <w:rFonts w:ascii="Arial" w:hAnsi="Arial" w:cs="Arial"/>
          <w:sz w:val="24"/>
          <w:szCs w:val="24"/>
        </w:rPr>
      </w:pPr>
      <w:r w:rsidRPr="00944672">
        <w:rPr>
          <w:rFonts w:ascii="Arial" w:hAnsi="Arial" w:cs="Arial"/>
          <w:sz w:val="24"/>
          <w:szCs w:val="24"/>
        </w:rPr>
        <w:t>„Wo ist Dein Boss?“</w:t>
      </w:r>
      <w:ins w:id="12488" w:author="Lektorat Bauer" w:date="2025-03-06T19:14:00Z" w16du:dateUtc="2025-03-06T18:14:00Z">
        <w:r w:rsidR="002732DB">
          <w:rPr>
            <w:rFonts w:ascii="Arial" w:hAnsi="Arial" w:cs="Arial"/>
            <w:sz w:val="24"/>
            <w:szCs w:val="24"/>
          </w:rPr>
          <w:t>,</w:t>
        </w:r>
      </w:ins>
      <w:r w:rsidRPr="00944672">
        <w:rPr>
          <w:rFonts w:ascii="Arial" w:hAnsi="Arial" w:cs="Arial"/>
          <w:sz w:val="24"/>
          <w:szCs w:val="24"/>
        </w:rPr>
        <w:t xml:space="preserve"> </w:t>
      </w:r>
      <w:ins w:id="12489" w:author="Lektorat Bauer" w:date="2025-03-06T19:14:00Z" w16du:dateUtc="2025-03-06T18:14:00Z">
        <w:r w:rsidR="002732DB">
          <w:rPr>
            <w:rFonts w:ascii="Arial" w:hAnsi="Arial" w:cs="Arial"/>
            <w:sz w:val="24"/>
            <w:szCs w:val="24"/>
          </w:rPr>
          <w:t>f</w:t>
        </w:r>
      </w:ins>
      <w:del w:id="12490" w:author="Lektorat Bauer" w:date="2025-03-06T19:14:00Z" w16du:dateUtc="2025-03-06T18:14:00Z">
        <w:r w:rsidRPr="00944672" w:rsidDel="002732DB">
          <w:rPr>
            <w:rFonts w:ascii="Arial" w:hAnsi="Arial" w:cs="Arial"/>
            <w:sz w:val="24"/>
            <w:szCs w:val="24"/>
          </w:rPr>
          <w:delText>F</w:delText>
        </w:r>
      </w:del>
      <w:r w:rsidRPr="00944672">
        <w:rPr>
          <w:rFonts w:ascii="Arial" w:hAnsi="Arial" w:cs="Arial"/>
          <w:sz w:val="24"/>
          <w:szCs w:val="24"/>
        </w:rPr>
        <w:t>ragte</w:t>
      </w:r>
      <w:del w:id="12491" w:author="Lektorat Bauer" w:date="2025-03-07T18:45:00Z" w16du:dateUtc="2025-03-07T17:45:00Z">
        <w:r w:rsidRPr="00944672" w:rsidDel="003C7CCB">
          <w:rPr>
            <w:rFonts w:ascii="Arial" w:hAnsi="Arial" w:cs="Arial"/>
            <w:sz w:val="24"/>
            <w:szCs w:val="24"/>
          </w:rPr>
          <w:delText xml:space="preserve"> </w:delText>
        </w:r>
      </w:del>
      <w:r w:rsidRPr="00944672">
        <w:rPr>
          <w:rFonts w:ascii="Arial" w:hAnsi="Arial" w:cs="Arial"/>
          <w:sz w:val="24"/>
          <w:szCs w:val="24"/>
        </w:rPr>
        <w:t xml:space="preserve"> Hassan Sidiyq Alsyf. </w:t>
      </w:r>
    </w:p>
    <w:p w14:paraId="7379DD6C" w14:textId="61B76189" w:rsidR="002732DB" w:rsidRDefault="00944672" w:rsidP="00623B68">
      <w:pPr>
        <w:autoSpaceDE w:val="0"/>
        <w:autoSpaceDN w:val="0"/>
        <w:adjustRightInd w:val="0"/>
        <w:spacing w:after="0" w:line="360" w:lineRule="auto"/>
        <w:ind w:firstLine="227"/>
        <w:jc w:val="both"/>
        <w:rPr>
          <w:ins w:id="12492" w:author="Lektorat Bauer" w:date="2025-03-06T19:14:00Z" w16du:dateUtc="2025-03-06T18:14:00Z"/>
          <w:rFonts w:ascii="Arial" w:hAnsi="Arial" w:cs="Arial"/>
          <w:sz w:val="24"/>
          <w:szCs w:val="24"/>
        </w:rPr>
      </w:pPr>
      <w:r w:rsidRPr="00944672">
        <w:rPr>
          <w:rFonts w:ascii="Arial" w:hAnsi="Arial" w:cs="Arial"/>
          <w:sz w:val="24"/>
          <w:szCs w:val="24"/>
        </w:rPr>
        <w:t>Ohne mit der Arbeit aufzuhören</w:t>
      </w:r>
      <w:ins w:id="12493" w:author="Lektorat Bauer" w:date="2025-03-06T19:14:00Z" w16du:dateUtc="2025-03-06T18:14:00Z">
        <w:r w:rsidR="002732DB">
          <w:rPr>
            <w:rFonts w:ascii="Arial" w:hAnsi="Arial" w:cs="Arial"/>
            <w:sz w:val="24"/>
            <w:szCs w:val="24"/>
          </w:rPr>
          <w:t>,</w:t>
        </w:r>
      </w:ins>
      <w:r w:rsidRPr="00944672">
        <w:rPr>
          <w:rFonts w:ascii="Arial" w:hAnsi="Arial" w:cs="Arial"/>
          <w:sz w:val="24"/>
          <w:szCs w:val="24"/>
        </w:rPr>
        <w:t xml:space="preserve"> </w:t>
      </w:r>
      <w:del w:id="12494" w:author="Lektorat Bauer" w:date="2025-03-06T19:14:00Z" w16du:dateUtc="2025-03-06T18:14:00Z">
        <w:r w:rsidRPr="00944672" w:rsidDel="002732DB">
          <w:rPr>
            <w:rFonts w:ascii="Arial" w:hAnsi="Arial" w:cs="Arial"/>
            <w:sz w:val="24"/>
            <w:szCs w:val="24"/>
          </w:rPr>
          <w:delText xml:space="preserve">fragte </w:delText>
        </w:r>
      </w:del>
      <w:ins w:id="12495" w:author="Lektorat Bauer" w:date="2025-03-06T19:14:00Z" w16du:dateUtc="2025-03-06T18:14:00Z">
        <w:r w:rsidR="002732DB">
          <w:rPr>
            <w:rFonts w:ascii="Arial" w:hAnsi="Arial" w:cs="Arial"/>
            <w:sz w:val="24"/>
            <w:szCs w:val="24"/>
          </w:rPr>
          <w:t>entgegnete</w:t>
        </w:r>
        <w:r w:rsidR="002732DB" w:rsidRPr="00944672">
          <w:rPr>
            <w:rFonts w:ascii="Arial" w:hAnsi="Arial" w:cs="Arial"/>
            <w:sz w:val="24"/>
            <w:szCs w:val="24"/>
          </w:rPr>
          <w:t xml:space="preserve"> </w:t>
        </w:r>
      </w:ins>
      <w:r w:rsidRPr="00944672">
        <w:rPr>
          <w:rFonts w:ascii="Arial" w:hAnsi="Arial" w:cs="Arial"/>
          <w:sz w:val="24"/>
          <w:szCs w:val="24"/>
        </w:rPr>
        <w:t>Tia: „Wer will das</w:t>
      </w:r>
      <w:del w:id="12496" w:author="Lektorat Bauer" w:date="2025-03-07T18:45:00Z" w16du:dateUtc="2025-03-07T17:45:00Z">
        <w:r w:rsidRPr="00944672" w:rsidDel="003C7CCB">
          <w:rPr>
            <w:rFonts w:ascii="Arial" w:hAnsi="Arial" w:cs="Arial"/>
            <w:sz w:val="24"/>
            <w:szCs w:val="24"/>
          </w:rPr>
          <w:delText>s</w:delText>
        </w:r>
      </w:del>
      <w:r w:rsidRPr="00944672">
        <w:rPr>
          <w:rFonts w:ascii="Arial" w:hAnsi="Arial" w:cs="Arial"/>
          <w:sz w:val="24"/>
          <w:szCs w:val="24"/>
        </w:rPr>
        <w:t xml:space="preserve"> wissen?“ </w:t>
      </w:r>
    </w:p>
    <w:p w14:paraId="71466393" w14:textId="77777777" w:rsidR="002732DB" w:rsidRDefault="00944672" w:rsidP="00623B68">
      <w:pPr>
        <w:autoSpaceDE w:val="0"/>
        <w:autoSpaceDN w:val="0"/>
        <w:adjustRightInd w:val="0"/>
        <w:spacing w:after="0" w:line="360" w:lineRule="auto"/>
        <w:ind w:firstLine="227"/>
        <w:jc w:val="both"/>
        <w:rPr>
          <w:ins w:id="12497" w:author="Lektorat Bauer" w:date="2025-03-06T19:14:00Z" w16du:dateUtc="2025-03-06T18:14:00Z"/>
          <w:rFonts w:ascii="Arial" w:hAnsi="Arial" w:cs="Arial"/>
          <w:sz w:val="24"/>
          <w:szCs w:val="24"/>
        </w:rPr>
      </w:pPr>
      <w:r w:rsidRPr="00944672">
        <w:rPr>
          <w:rFonts w:ascii="Arial" w:hAnsi="Arial" w:cs="Arial"/>
          <w:sz w:val="24"/>
          <w:szCs w:val="24"/>
        </w:rPr>
        <w:t>„Weib! Hüte Dich.</w:t>
      </w:r>
      <w:ins w:id="12498" w:author="Lektorat Bauer" w:date="2025-03-06T19:14:00Z" w16du:dateUtc="2025-03-06T18:14:00Z">
        <w:r w:rsidR="002732DB">
          <w:rPr>
            <w:rFonts w:ascii="Arial" w:hAnsi="Arial" w:cs="Arial"/>
            <w:sz w:val="24"/>
            <w:szCs w:val="24"/>
          </w:rPr>
          <w:t xml:space="preserve"> </w:t>
        </w:r>
      </w:ins>
      <w:del w:id="12499" w:author="Lektorat Bauer" w:date="2025-03-06T19:14:00Z" w16du:dateUtc="2025-03-06T18:14:00Z">
        <w:r w:rsidRPr="00944672" w:rsidDel="002732DB">
          <w:rPr>
            <w:rFonts w:ascii="Arial" w:hAnsi="Arial" w:cs="Arial"/>
            <w:sz w:val="24"/>
            <w:szCs w:val="24"/>
          </w:rPr>
          <w:delText>“ Fuhr Hassan auf, „</w:delText>
        </w:r>
      </w:del>
      <w:r w:rsidRPr="00944672">
        <w:rPr>
          <w:rFonts w:ascii="Arial" w:hAnsi="Arial" w:cs="Arial"/>
          <w:sz w:val="24"/>
          <w:szCs w:val="24"/>
        </w:rPr>
        <w:t xml:space="preserve">Ich werde Dich zu meinem Vergnügen töten, wenn Du mir nicht den notwendigen Respekt entgegenbringst.“ </w:t>
      </w:r>
    </w:p>
    <w:p w14:paraId="35029DC5" w14:textId="77777777" w:rsidR="002732DB" w:rsidRDefault="00944672" w:rsidP="00623B68">
      <w:pPr>
        <w:autoSpaceDE w:val="0"/>
        <w:autoSpaceDN w:val="0"/>
        <w:adjustRightInd w:val="0"/>
        <w:spacing w:after="0" w:line="360" w:lineRule="auto"/>
        <w:ind w:firstLine="227"/>
        <w:jc w:val="both"/>
        <w:rPr>
          <w:ins w:id="12500" w:author="Lektorat Bauer" w:date="2025-03-06T19:14:00Z" w16du:dateUtc="2025-03-06T18:14:00Z"/>
          <w:rFonts w:ascii="Arial" w:hAnsi="Arial" w:cs="Arial"/>
          <w:sz w:val="24"/>
          <w:szCs w:val="24"/>
        </w:rPr>
      </w:pPr>
      <w:r w:rsidRPr="00944672">
        <w:rPr>
          <w:rFonts w:ascii="Arial" w:hAnsi="Arial" w:cs="Arial"/>
          <w:sz w:val="24"/>
          <w:szCs w:val="24"/>
        </w:rPr>
        <w:t xml:space="preserve">„Es ist respektlos, jemanden einfach so anzuschreien.“ </w:t>
      </w:r>
      <w:del w:id="12501" w:author="Lektorat Bauer" w:date="2025-03-06T19:14:00Z" w16du:dateUtc="2025-03-06T18:14:00Z">
        <w:r w:rsidRPr="00944672" w:rsidDel="002732DB">
          <w:rPr>
            <w:rFonts w:ascii="Arial" w:hAnsi="Arial" w:cs="Arial"/>
            <w:sz w:val="24"/>
            <w:szCs w:val="24"/>
          </w:rPr>
          <w:delText xml:space="preserve">Entgegnete Tia. </w:delText>
        </w:r>
      </w:del>
    </w:p>
    <w:p w14:paraId="403B1778" w14:textId="0A77FED0"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In Ihrem Ohr hörte </w:t>
      </w:r>
      <w:del w:id="12502" w:author="Lektorat Bauer" w:date="2025-03-06T19:14:00Z" w16du:dateUtc="2025-03-06T18:14:00Z">
        <w:r w:rsidRPr="00944672" w:rsidDel="002732DB">
          <w:rPr>
            <w:rFonts w:ascii="Arial" w:hAnsi="Arial" w:cs="Arial"/>
            <w:sz w:val="24"/>
            <w:szCs w:val="24"/>
          </w:rPr>
          <w:delText xml:space="preserve">sie </w:delText>
        </w:r>
      </w:del>
      <w:ins w:id="12503" w:author="Lektorat Bauer" w:date="2025-03-06T19:15:00Z" w16du:dateUtc="2025-03-06T18:15:00Z">
        <w:r w:rsidR="002732DB">
          <w:rPr>
            <w:rFonts w:ascii="Arial" w:hAnsi="Arial" w:cs="Arial"/>
            <w:sz w:val="24"/>
            <w:szCs w:val="24"/>
          </w:rPr>
          <w:t>Tia</w:t>
        </w:r>
      </w:ins>
      <w:ins w:id="12504" w:author="Lektorat Bauer" w:date="2025-03-06T19:14:00Z" w16du:dateUtc="2025-03-06T18:14:00Z">
        <w:r w:rsidR="002732DB" w:rsidRPr="00944672">
          <w:rPr>
            <w:rFonts w:ascii="Arial" w:hAnsi="Arial" w:cs="Arial"/>
            <w:sz w:val="24"/>
            <w:szCs w:val="24"/>
          </w:rPr>
          <w:t xml:space="preserve"> </w:t>
        </w:r>
      </w:ins>
      <w:r w:rsidRPr="00944672">
        <w:rPr>
          <w:rFonts w:ascii="Arial" w:hAnsi="Arial" w:cs="Arial"/>
          <w:sz w:val="24"/>
          <w:szCs w:val="24"/>
        </w:rPr>
        <w:t>Flims</w:t>
      </w:r>
      <w:ins w:id="12505" w:author="Lektorat Bauer" w:date="2025-03-06T19:15:00Z" w16du:dateUtc="2025-03-06T18:15:00Z">
        <w:r w:rsidR="002732DB">
          <w:rPr>
            <w:rFonts w:ascii="Arial" w:hAnsi="Arial" w:cs="Arial"/>
            <w:sz w:val="24"/>
            <w:szCs w:val="24"/>
          </w:rPr>
          <w:t xml:space="preserve"> </w:t>
        </w:r>
      </w:ins>
      <w:del w:id="12506" w:author="Lektorat Bauer" w:date="2025-03-06T19:15:00Z" w16du:dateUtc="2025-03-06T18:15:00Z">
        <w:r w:rsidRPr="00944672" w:rsidDel="002732DB">
          <w:rPr>
            <w:rFonts w:ascii="Arial" w:hAnsi="Arial" w:cs="Arial"/>
            <w:sz w:val="24"/>
            <w:szCs w:val="24"/>
          </w:rPr>
          <w:delText>-</w:delText>
        </w:r>
      </w:del>
      <w:r w:rsidRPr="00944672">
        <w:rPr>
          <w:rFonts w:ascii="Arial" w:hAnsi="Arial" w:cs="Arial"/>
          <w:sz w:val="24"/>
          <w:szCs w:val="24"/>
        </w:rPr>
        <w:t xml:space="preserve">Stimme: „Bibi, Go.“ Kurz darauf: „Bin oben, Hamid im Visier.“ </w:t>
      </w:r>
    </w:p>
    <w:p w14:paraId="1D792667" w14:textId="77777777" w:rsidR="002732DB" w:rsidRDefault="00944672" w:rsidP="00623B68">
      <w:pPr>
        <w:autoSpaceDE w:val="0"/>
        <w:autoSpaceDN w:val="0"/>
        <w:adjustRightInd w:val="0"/>
        <w:spacing w:after="0" w:line="360" w:lineRule="auto"/>
        <w:ind w:firstLine="227"/>
        <w:jc w:val="both"/>
        <w:rPr>
          <w:ins w:id="12507" w:author="Lektorat Bauer" w:date="2025-03-06T19:15:00Z" w16du:dateUtc="2025-03-06T18:15:00Z"/>
          <w:rFonts w:ascii="Arial" w:hAnsi="Arial" w:cs="Arial"/>
          <w:sz w:val="24"/>
          <w:szCs w:val="24"/>
        </w:rPr>
      </w:pPr>
      <w:r w:rsidRPr="00944672">
        <w:rPr>
          <w:rFonts w:ascii="Arial" w:hAnsi="Arial" w:cs="Arial"/>
          <w:sz w:val="24"/>
          <w:szCs w:val="24"/>
        </w:rPr>
        <w:t>Hassan machte eine Handbewegung, aber nichts geschah. Hassan schaute irritiert zu den Dünen. „Habe</w:t>
      </w:r>
      <w:ins w:id="12508" w:author="Lektorat Bauer" w:date="2025-03-06T19:15:00Z" w16du:dateUtc="2025-03-06T18:15:00Z">
        <w:r w:rsidR="002732DB">
          <w:rPr>
            <w:rFonts w:ascii="Arial" w:hAnsi="Arial" w:cs="Arial"/>
            <w:sz w:val="24"/>
            <w:szCs w:val="24"/>
          </w:rPr>
          <w:t>n</w:t>
        </w:r>
      </w:ins>
      <w:r w:rsidRPr="00944672">
        <w:rPr>
          <w:rFonts w:ascii="Arial" w:hAnsi="Arial" w:cs="Arial"/>
          <w:sz w:val="24"/>
          <w:szCs w:val="24"/>
        </w:rPr>
        <w:t xml:space="preserve"> Sie Sand in die Augen bekommen?“</w:t>
      </w:r>
      <w:ins w:id="12509" w:author="Lektorat Bauer" w:date="2025-03-06T19:15:00Z" w16du:dateUtc="2025-03-06T18:15:00Z">
        <w:r w:rsidR="002732DB">
          <w:rPr>
            <w:rFonts w:ascii="Arial" w:hAnsi="Arial" w:cs="Arial"/>
            <w:sz w:val="24"/>
            <w:szCs w:val="24"/>
          </w:rPr>
          <w:t>,</w:t>
        </w:r>
      </w:ins>
      <w:r w:rsidRPr="00944672">
        <w:rPr>
          <w:rFonts w:ascii="Arial" w:hAnsi="Arial" w:cs="Arial"/>
          <w:sz w:val="24"/>
          <w:szCs w:val="24"/>
        </w:rPr>
        <w:t xml:space="preserve"> </w:t>
      </w:r>
      <w:ins w:id="12510" w:author="Lektorat Bauer" w:date="2025-03-06T19:15:00Z" w16du:dateUtc="2025-03-06T18:15:00Z">
        <w:r w:rsidR="002732DB">
          <w:rPr>
            <w:rFonts w:ascii="Arial" w:hAnsi="Arial" w:cs="Arial"/>
            <w:sz w:val="24"/>
            <w:szCs w:val="24"/>
          </w:rPr>
          <w:t>f</w:t>
        </w:r>
      </w:ins>
      <w:del w:id="12511" w:author="Lektorat Bauer" w:date="2025-03-06T19:15:00Z" w16du:dateUtc="2025-03-06T18:15:00Z">
        <w:r w:rsidRPr="00944672" w:rsidDel="002732DB">
          <w:rPr>
            <w:rFonts w:ascii="Arial" w:hAnsi="Arial" w:cs="Arial"/>
            <w:sz w:val="24"/>
            <w:szCs w:val="24"/>
          </w:rPr>
          <w:delText>F</w:delText>
        </w:r>
      </w:del>
      <w:r w:rsidRPr="00944672">
        <w:rPr>
          <w:rFonts w:ascii="Arial" w:hAnsi="Arial" w:cs="Arial"/>
          <w:sz w:val="24"/>
          <w:szCs w:val="24"/>
        </w:rPr>
        <w:t>ragte Tia unschuldig</w:t>
      </w:r>
      <w:ins w:id="12512" w:author="Lektorat Bauer" w:date="2025-03-06T19:15:00Z" w16du:dateUtc="2025-03-06T18:15:00Z">
        <w:r w:rsidR="002732DB">
          <w:rPr>
            <w:rFonts w:ascii="Arial" w:hAnsi="Arial" w:cs="Arial"/>
            <w:sz w:val="24"/>
            <w:szCs w:val="24"/>
          </w:rPr>
          <w:t>.</w:t>
        </w:r>
      </w:ins>
      <w:del w:id="12513" w:author="Lektorat Bauer" w:date="2025-03-06T19:15:00Z" w16du:dateUtc="2025-03-06T18:15:00Z">
        <w:r w:rsidRPr="00944672" w:rsidDel="002732DB">
          <w:rPr>
            <w:rFonts w:ascii="Arial" w:hAnsi="Arial" w:cs="Arial"/>
            <w:sz w:val="24"/>
            <w:szCs w:val="24"/>
          </w:rPr>
          <w:delText>, worauf Hassan sagte:</w:delText>
        </w:r>
      </w:del>
      <w:r w:rsidRPr="00944672">
        <w:rPr>
          <w:rFonts w:ascii="Arial" w:hAnsi="Arial" w:cs="Arial"/>
          <w:sz w:val="24"/>
          <w:szCs w:val="24"/>
        </w:rPr>
        <w:t xml:space="preserve"> </w:t>
      </w:r>
    </w:p>
    <w:p w14:paraId="3600221F" w14:textId="7A4E009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„Weib! Stirb.“ In dem Augenblick, als er die Waffe zog, gab es eine große Explosion hinter Tia. Flim hatte den zweiten Wagen ausgeschaltet. Als Hassan sich von der Überraschung erholt hatte und sich wieder Tia zuwandte, sah er in den Lauf der UZI. Tia schaute ihn ganz entspannt an: „Tue mir den Gefallen und versuche zu schießen.“</w:t>
      </w:r>
      <w:commentRangeEnd w:id="12431"/>
      <w:r w:rsidR="006E4FFE">
        <w:rPr>
          <w:rStyle w:val="Kommentarzeichen"/>
        </w:rPr>
        <w:commentReference w:id="12431"/>
      </w:r>
    </w:p>
    <w:p w14:paraId="0B293DA5" w14:textId="77777777" w:rsidR="002732DB" w:rsidRDefault="00944672" w:rsidP="00623B68">
      <w:pPr>
        <w:autoSpaceDE w:val="0"/>
        <w:autoSpaceDN w:val="0"/>
        <w:adjustRightInd w:val="0"/>
        <w:spacing w:after="0" w:line="360" w:lineRule="auto"/>
        <w:ind w:firstLine="227"/>
        <w:jc w:val="both"/>
        <w:rPr>
          <w:ins w:id="12514" w:author="Lektorat Bauer" w:date="2025-03-06T19:16:00Z" w16du:dateUtc="2025-03-06T18:16:00Z"/>
          <w:rFonts w:ascii="Arial" w:hAnsi="Arial" w:cs="Arial"/>
          <w:sz w:val="24"/>
          <w:szCs w:val="24"/>
        </w:rPr>
      </w:pPr>
      <w:r w:rsidRPr="00944672">
        <w:rPr>
          <w:rFonts w:ascii="Arial" w:hAnsi="Arial" w:cs="Arial"/>
          <w:sz w:val="24"/>
          <w:szCs w:val="24"/>
        </w:rPr>
        <w:t>Plötzlich hörten sie ein</w:t>
      </w:r>
      <w:ins w:id="12515" w:author="Lektorat Bauer" w:date="2025-03-06T19:15:00Z" w16du:dateUtc="2025-03-06T18:15:00Z">
        <w:r w:rsidR="002732DB">
          <w:rPr>
            <w:rFonts w:ascii="Arial" w:hAnsi="Arial" w:cs="Arial"/>
            <w:sz w:val="24"/>
            <w:szCs w:val="24"/>
          </w:rPr>
          <w:t xml:space="preserve"> dumpfes</w:t>
        </w:r>
      </w:ins>
      <w:r w:rsidRPr="00944672">
        <w:rPr>
          <w:rFonts w:ascii="Arial" w:hAnsi="Arial" w:cs="Arial"/>
          <w:sz w:val="24"/>
          <w:szCs w:val="24"/>
        </w:rPr>
        <w:t xml:space="preserve"> Geräusch</w:t>
      </w:r>
      <w:del w:id="12516" w:author="Lektorat Bauer" w:date="2025-03-06T19:15:00Z" w16du:dateUtc="2025-03-06T18:15:00Z">
        <w:r w:rsidRPr="00944672" w:rsidDel="002732DB">
          <w:rPr>
            <w:rFonts w:ascii="Arial" w:hAnsi="Arial" w:cs="Arial"/>
            <w:sz w:val="24"/>
            <w:szCs w:val="24"/>
          </w:rPr>
          <w:delText>, das wie „Pfump“ klang</w:delText>
        </w:r>
      </w:del>
      <w:r w:rsidRPr="00944672">
        <w:rPr>
          <w:rFonts w:ascii="Arial" w:hAnsi="Arial" w:cs="Arial"/>
          <w:sz w:val="24"/>
          <w:szCs w:val="24"/>
        </w:rPr>
        <w:t>. Irritiert schaute Hassan sich um</w:t>
      </w:r>
      <w:commentRangeStart w:id="12517"/>
      <w:r w:rsidRPr="00944672">
        <w:rPr>
          <w:rFonts w:ascii="Arial" w:hAnsi="Arial" w:cs="Arial"/>
          <w:sz w:val="24"/>
          <w:szCs w:val="24"/>
        </w:rPr>
        <w:t>. Dann nahm er wahr, dass der vordere rechte Reifen des Land Rover platt war. Er wirbelte herum, hob die Pistole und wurde zur Seite geschleudert</w:t>
      </w:r>
      <w:commentRangeEnd w:id="12517"/>
      <w:r w:rsidR="002732DB">
        <w:rPr>
          <w:rStyle w:val="Kommentarzeichen"/>
        </w:rPr>
        <w:commentReference w:id="12517"/>
      </w:r>
      <w:r w:rsidRPr="00944672">
        <w:rPr>
          <w:rFonts w:ascii="Arial" w:hAnsi="Arial" w:cs="Arial"/>
          <w:sz w:val="24"/>
          <w:szCs w:val="24"/>
        </w:rPr>
        <w:t>. „Sorry, aber, Hamid ist angeschossen, Dr. Benjamin verwirrt und der Typ hat mich genervt.“</w:t>
      </w:r>
    </w:p>
    <w:p w14:paraId="3E29DCB3" w14:textId="3B9CD541"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del w:id="12518" w:author="Lektorat Bauer" w:date="2025-03-06T19:16:00Z" w16du:dateUtc="2025-03-06T18:16:00Z">
        <w:r w:rsidRPr="00944672" w:rsidDel="002732DB">
          <w:rPr>
            <w:rFonts w:ascii="Arial" w:hAnsi="Arial" w:cs="Arial"/>
            <w:sz w:val="24"/>
            <w:szCs w:val="24"/>
          </w:rPr>
          <w:delText xml:space="preserve"> </w:delText>
        </w:r>
      </w:del>
      <w:r w:rsidRPr="00944672">
        <w:rPr>
          <w:rFonts w:ascii="Arial" w:hAnsi="Arial" w:cs="Arial"/>
          <w:sz w:val="24"/>
          <w:szCs w:val="24"/>
        </w:rPr>
        <w:t>„Erinnere mich daran, dass ich Dich nicht nerve, wenn Du mit dem Gewehr in der Gegend rumliegst</w:t>
      </w:r>
      <w:del w:id="12519" w:author="Lektorat Bauer" w:date="2025-03-06T19:17:00Z" w16du:dateUtc="2025-03-06T18:17:00Z">
        <w:r w:rsidRPr="00944672" w:rsidDel="002732DB">
          <w:rPr>
            <w:rFonts w:ascii="Arial" w:hAnsi="Arial" w:cs="Arial"/>
            <w:sz w:val="24"/>
            <w:szCs w:val="24"/>
          </w:rPr>
          <w:delText>.</w:delText>
        </w:r>
      </w:del>
      <w:r w:rsidRPr="00944672">
        <w:rPr>
          <w:rFonts w:ascii="Arial" w:hAnsi="Arial" w:cs="Arial"/>
          <w:sz w:val="24"/>
          <w:szCs w:val="24"/>
        </w:rPr>
        <w:t>“</w:t>
      </w:r>
      <w:ins w:id="12520" w:author="Lektorat Bauer" w:date="2025-03-06T19:17:00Z" w16du:dateUtc="2025-03-06T18:17:00Z">
        <w:r w:rsidR="002732DB">
          <w:rPr>
            <w:rFonts w:ascii="Arial" w:hAnsi="Arial" w:cs="Arial"/>
            <w:sz w:val="24"/>
            <w:szCs w:val="24"/>
          </w:rPr>
          <w:t>, sagte Flim</w:t>
        </w:r>
      </w:ins>
      <w:del w:id="12521" w:author="Lektorat Bauer" w:date="2025-03-06T19:17:00Z" w16du:dateUtc="2025-03-06T18:17:00Z">
        <w:r w:rsidRPr="00944672" w:rsidDel="002732DB">
          <w:rPr>
            <w:rFonts w:ascii="Arial" w:hAnsi="Arial" w:cs="Arial"/>
            <w:sz w:val="24"/>
            <w:szCs w:val="24"/>
          </w:rPr>
          <w:delText xml:space="preserve"> Konnten sie Flim hören</w:delText>
        </w:r>
      </w:del>
      <w:r w:rsidRPr="00944672">
        <w:rPr>
          <w:rFonts w:ascii="Arial" w:hAnsi="Arial" w:cs="Arial"/>
          <w:sz w:val="24"/>
          <w:szCs w:val="24"/>
        </w:rPr>
        <w:t>. Tia hob die UZI in Richtung Land Rover. „Legt die Waffen nieder. Alle Waffen. Wir durchsuchen Euch, wer eine Waffe hat, wird erschossen.“</w:t>
      </w:r>
    </w:p>
    <w:p w14:paraId="50F654AC" w14:textId="77777777" w:rsidR="002732DB" w:rsidRDefault="00944672" w:rsidP="00623B68">
      <w:pPr>
        <w:autoSpaceDE w:val="0"/>
        <w:autoSpaceDN w:val="0"/>
        <w:adjustRightInd w:val="0"/>
        <w:spacing w:after="0" w:line="360" w:lineRule="auto"/>
        <w:ind w:firstLine="227"/>
        <w:jc w:val="both"/>
        <w:rPr>
          <w:ins w:id="12522" w:author="Lektorat Bauer" w:date="2025-03-06T19:17:00Z" w16du:dateUtc="2025-03-06T18:17:00Z"/>
          <w:rFonts w:ascii="Arial" w:hAnsi="Arial" w:cs="Arial"/>
          <w:sz w:val="24"/>
          <w:szCs w:val="24"/>
        </w:rPr>
      </w:pPr>
      <w:r w:rsidRPr="00944672">
        <w:rPr>
          <w:rFonts w:ascii="Arial" w:hAnsi="Arial" w:cs="Arial"/>
          <w:sz w:val="24"/>
          <w:szCs w:val="24"/>
        </w:rPr>
        <w:t xml:space="preserve">Die verbliebenen drei sahen sich kurz an, dann riss der rechts </w:t>
      </w:r>
      <w:ins w:id="12523" w:author="Lektorat Bauer" w:date="2025-03-06T19:17:00Z" w16du:dateUtc="2025-03-06T18:17:00Z">
        <w:r w:rsidR="002732DB">
          <w:rPr>
            <w:rFonts w:ascii="Arial" w:hAnsi="Arial" w:cs="Arial"/>
            <w:sz w:val="24"/>
            <w:szCs w:val="24"/>
          </w:rPr>
          <w:t>S</w:t>
        </w:r>
      </w:ins>
      <w:del w:id="12524" w:author="Lektorat Bauer" w:date="2025-03-06T19:17:00Z" w16du:dateUtc="2025-03-06T18:17:00Z">
        <w:r w:rsidRPr="00944672" w:rsidDel="002732DB">
          <w:rPr>
            <w:rFonts w:ascii="Arial" w:hAnsi="Arial" w:cs="Arial"/>
            <w:sz w:val="24"/>
            <w:szCs w:val="24"/>
          </w:rPr>
          <w:delText>s</w:delText>
        </w:r>
      </w:del>
      <w:r w:rsidRPr="00944672">
        <w:rPr>
          <w:rFonts w:ascii="Arial" w:hAnsi="Arial" w:cs="Arial"/>
          <w:sz w:val="24"/>
          <w:szCs w:val="24"/>
        </w:rPr>
        <w:t xml:space="preserve">tehende, die Waffe hoch, um auf Tia anzulegen. In diesem Augenblick zerplatze sein Kopf. Der Linke hatte ebenfalls ausreichend Bewegungsspielraum und hatte auch die Waffe hochgerissen, als Tia ihn mit einer Salve aus der UZI niederstreckte. Der Fahrer des Geländewagens hob langsam die Hände und ergab sich. Als Tia sich näherte, sagte er: „Da sind zwei verbleibende Waffen, die ich nicht beseitigen konnte.“ </w:t>
      </w:r>
    </w:p>
    <w:p w14:paraId="670485E8" w14:textId="2DA6B2F6"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 xml:space="preserve">„Guter Mann. Wo sind die?“ Der Fahrer antwortete in einem leisen Ton: „Eine hinter meinem Rücken, eine vor mir im Fach. Keine Messer.“ </w:t>
      </w:r>
      <w:del w:id="12525" w:author="Lektorat Bauer" w:date="2025-03-06T19:18:00Z" w16du:dateUtc="2025-03-06T18:18:00Z">
        <w:r w:rsidRPr="00944672" w:rsidDel="002732DB">
          <w:rPr>
            <w:rFonts w:ascii="Arial" w:hAnsi="Arial" w:cs="Arial"/>
            <w:sz w:val="24"/>
            <w:szCs w:val="24"/>
          </w:rPr>
          <w:delText>Fügte er rasch hinzu, hatte dabei</w:delText>
        </w:r>
      </w:del>
      <w:ins w:id="12526" w:author="Lektorat Bauer" w:date="2025-03-06T19:18:00Z" w16du:dateUtc="2025-03-06T18:18:00Z">
        <w:r w:rsidR="002732DB">
          <w:rPr>
            <w:rFonts w:ascii="Arial" w:hAnsi="Arial" w:cs="Arial"/>
            <w:sz w:val="24"/>
            <w:szCs w:val="24"/>
          </w:rPr>
          <w:t>Dabei hatte er</w:t>
        </w:r>
      </w:ins>
      <w:r w:rsidRPr="00944672">
        <w:rPr>
          <w:rFonts w:ascii="Arial" w:hAnsi="Arial" w:cs="Arial"/>
          <w:sz w:val="24"/>
          <w:szCs w:val="24"/>
        </w:rPr>
        <w:t xml:space="preserve"> </w:t>
      </w:r>
      <w:del w:id="12527" w:author="Lektorat Bauer" w:date="2025-03-06T19:18:00Z" w16du:dateUtc="2025-03-06T18:18:00Z">
        <w:r w:rsidRPr="00944672" w:rsidDel="002732DB">
          <w:rPr>
            <w:rFonts w:ascii="Arial" w:hAnsi="Arial" w:cs="Arial"/>
            <w:sz w:val="24"/>
            <w:szCs w:val="24"/>
          </w:rPr>
          <w:delText xml:space="preserve">aber </w:delText>
        </w:r>
      </w:del>
      <w:r w:rsidRPr="00944672">
        <w:rPr>
          <w:rFonts w:ascii="Arial" w:hAnsi="Arial" w:cs="Arial"/>
          <w:sz w:val="24"/>
          <w:szCs w:val="24"/>
        </w:rPr>
        <w:t>ein leichtes Lächeln auf den Lippen.</w:t>
      </w:r>
    </w:p>
    <w:p w14:paraId="33920F0A" w14:textId="4282607F"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In diesem Augenblick hörten alle Flim sagen: „Da kommt ein L</w:t>
      </w:r>
      <w:ins w:id="12528" w:author="Lektorat Bauer" w:date="2025-03-06T19:19:00Z" w16du:dateUtc="2025-03-06T18:19:00Z">
        <w:r w:rsidR="002732DB">
          <w:rPr>
            <w:rFonts w:ascii="Arial" w:hAnsi="Arial" w:cs="Arial"/>
            <w:sz w:val="24"/>
            <w:szCs w:val="24"/>
          </w:rPr>
          <w:t>kw</w:t>
        </w:r>
      </w:ins>
      <w:del w:id="12529" w:author="Lektorat Bauer" w:date="2025-03-06T19:19:00Z" w16du:dateUtc="2025-03-06T18:19:00Z">
        <w:r w:rsidRPr="00944672" w:rsidDel="002732DB">
          <w:rPr>
            <w:rFonts w:ascii="Arial" w:hAnsi="Arial" w:cs="Arial"/>
            <w:sz w:val="24"/>
            <w:szCs w:val="24"/>
          </w:rPr>
          <w:delText>KW</w:delText>
        </w:r>
      </w:del>
      <w:r w:rsidRPr="00944672">
        <w:rPr>
          <w:rFonts w:ascii="Arial" w:hAnsi="Arial" w:cs="Arial"/>
          <w:sz w:val="24"/>
          <w:szCs w:val="24"/>
        </w:rPr>
        <w:t xml:space="preserve"> mit Milizsoldaten</w:t>
      </w:r>
      <w:ins w:id="12530" w:author="Lektorat Bauer" w:date="2025-03-06T19:17:00Z" w16du:dateUtc="2025-03-06T18:17:00Z">
        <w:r w:rsidR="002732DB">
          <w:rPr>
            <w:rFonts w:ascii="Arial" w:hAnsi="Arial" w:cs="Arial"/>
            <w:sz w:val="24"/>
            <w:szCs w:val="24"/>
          </w:rPr>
          <w:t>,</w:t>
        </w:r>
      </w:ins>
      <w:r w:rsidRPr="00944672">
        <w:rPr>
          <w:rFonts w:ascii="Arial" w:hAnsi="Arial" w:cs="Arial"/>
          <w:sz w:val="24"/>
          <w:szCs w:val="24"/>
        </w:rPr>
        <w:t xml:space="preserve"> gefolgt von einem Jeep mit MG.“</w:t>
      </w:r>
    </w:p>
    <w:p w14:paraId="09C9E661" w14:textId="77777777" w:rsidR="002732DB" w:rsidRDefault="00944672" w:rsidP="00623B68">
      <w:pPr>
        <w:autoSpaceDE w:val="0"/>
        <w:autoSpaceDN w:val="0"/>
        <w:adjustRightInd w:val="0"/>
        <w:spacing w:after="0" w:line="360" w:lineRule="auto"/>
        <w:ind w:firstLine="227"/>
        <w:jc w:val="both"/>
        <w:rPr>
          <w:ins w:id="12531" w:author="Lektorat Bauer" w:date="2025-03-06T19:18:00Z" w16du:dateUtc="2025-03-06T18:18:00Z"/>
          <w:rFonts w:ascii="Arial" w:hAnsi="Arial" w:cs="Arial"/>
          <w:sz w:val="24"/>
          <w:szCs w:val="24"/>
        </w:rPr>
      </w:pPr>
      <w:r w:rsidRPr="00944672">
        <w:rPr>
          <w:rFonts w:ascii="Arial" w:hAnsi="Arial" w:cs="Arial"/>
          <w:sz w:val="24"/>
          <w:szCs w:val="24"/>
        </w:rPr>
        <w:t xml:space="preserve">Tia schaute den Fahrer an und sagte: „Mein lieber Herr General Abu Alsyf, Sie haben einen Fehler gemacht.“ </w:t>
      </w:r>
    </w:p>
    <w:p w14:paraId="5FE7E97D" w14:textId="77777777" w:rsidR="002732DB" w:rsidRDefault="00944672" w:rsidP="00623B68">
      <w:pPr>
        <w:autoSpaceDE w:val="0"/>
        <w:autoSpaceDN w:val="0"/>
        <w:adjustRightInd w:val="0"/>
        <w:spacing w:after="0" w:line="360" w:lineRule="auto"/>
        <w:ind w:firstLine="227"/>
        <w:jc w:val="both"/>
        <w:rPr>
          <w:ins w:id="12532" w:author="Lektorat Bauer" w:date="2025-03-06T19:18:00Z" w16du:dateUtc="2025-03-06T18:18:00Z"/>
          <w:rFonts w:ascii="Arial" w:hAnsi="Arial" w:cs="Arial"/>
          <w:sz w:val="24"/>
          <w:szCs w:val="24"/>
        </w:rPr>
      </w:pPr>
      <w:r w:rsidRPr="00944672">
        <w:rPr>
          <w:rFonts w:ascii="Arial" w:hAnsi="Arial" w:cs="Arial"/>
          <w:sz w:val="24"/>
          <w:szCs w:val="24"/>
        </w:rPr>
        <w:t>„Was? Ich verstehe Sie nicht. General Abu Alsyf? Fehler? Wovon reden Sie?“</w:t>
      </w:r>
      <w:ins w:id="12533" w:author="Lektorat Bauer" w:date="2025-03-06T19:18:00Z" w16du:dateUtc="2025-03-06T18:18:00Z">
        <w:r w:rsidR="002732DB">
          <w:rPr>
            <w:rFonts w:ascii="Arial" w:hAnsi="Arial" w:cs="Arial"/>
            <w:sz w:val="24"/>
            <w:szCs w:val="24"/>
          </w:rPr>
          <w:t>,</w:t>
        </w:r>
      </w:ins>
      <w:r w:rsidRPr="00944672">
        <w:rPr>
          <w:rFonts w:ascii="Arial" w:hAnsi="Arial" w:cs="Arial"/>
          <w:sz w:val="24"/>
          <w:szCs w:val="24"/>
        </w:rPr>
        <w:t xml:space="preserve"> </w:t>
      </w:r>
      <w:ins w:id="12534" w:author="Lektorat Bauer" w:date="2025-03-06T19:18:00Z" w16du:dateUtc="2025-03-06T18:18:00Z">
        <w:r w:rsidR="002732DB">
          <w:rPr>
            <w:rFonts w:ascii="Arial" w:hAnsi="Arial" w:cs="Arial"/>
            <w:sz w:val="24"/>
            <w:szCs w:val="24"/>
          </w:rPr>
          <w:t>f</w:t>
        </w:r>
      </w:ins>
      <w:del w:id="12535" w:author="Lektorat Bauer" w:date="2025-03-06T19:18:00Z" w16du:dateUtc="2025-03-06T18:18:00Z">
        <w:r w:rsidRPr="00944672" w:rsidDel="002732DB">
          <w:rPr>
            <w:rFonts w:ascii="Arial" w:hAnsi="Arial" w:cs="Arial"/>
            <w:sz w:val="24"/>
            <w:szCs w:val="24"/>
          </w:rPr>
          <w:delText>F</w:delText>
        </w:r>
      </w:del>
      <w:r w:rsidRPr="00944672">
        <w:rPr>
          <w:rFonts w:ascii="Arial" w:hAnsi="Arial" w:cs="Arial"/>
          <w:sz w:val="24"/>
          <w:szCs w:val="24"/>
        </w:rPr>
        <w:t xml:space="preserve">ragte der Fahrer, der immer noch das leicht überhebliche Lächeln trug. </w:t>
      </w:r>
    </w:p>
    <w:p w14:paraId="0557D2D8" w14:textId="65527863"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„Hätten Sie Ihre Männer nicht um Hilfe gerufen, hätten wir Sie für den Fahrer gehalten. Aber kein Fahrer erhält Unterstützung von einem Truck voller Soldaten und einem MG-bestückten Jeep</w:t>
      </w:r>
      <w:del w:id="12536" w:author="Lektorat Bauer" w:date="2025-03-06T19:18:00Z" w16du:dateUtc="2025-03-06T18:18:00Z">
        <w:r w:rsidRPr="00944672" w:rsidDel="002732DB">
          <w:rPr>
            <w:rFonts w:ascii="Arial" w:hAnsi="Arial" w:cs="Arial"/>
            <w:sz w:val="24"/>
            <w:szCs w:val="24"/>
          </w:rPr>
          <w:delText>.</w:delText>
        </w:r>
      </w:del>
      <w:r w:rsidRPr="00944672">
        <w:rPr>
          <w:rFonts w:ascii="Arial" w:hAnsi="Arial" w:cs="Arial"/>
          <w:sz w:val="24"/>
          <w:szCs w:val="24"/>
        </w:rPr>
        <w:t>“</w:t>
      </w:r>
      <w:ins w:id="12537" w:author="Lektorat Bauer" w:date="2025-03-06T19:18:00Z" w16du:dateUtc="2025-03-06T18:18:00Z">
        <w:r w:rsidR="002732DB">
          <w:rPr>
            <w:rFonts w:ascii="Arial" w:hAnsi="Arial" w:cs="Arial"/>
            <w:sz w:val="24"/>
            <w:szCs w:val="24"/>
          </w:rPr>
          <w:t>,</w:t>
        </w:r>
      </w:ins>
      <w:r w:rsidRPr="00944672">
        <w:rPr>
          <w:rFonts w:ascii="Arial" w:hAnsi="Arial" w:cs="Arial"/>
          <w:sz w:val="24"/>
          <w:szCs w:val="24"/>
        </w:rPr>
        <w:t xml:space="preserve"> </w:t>
      </w:r>
      <w:del w:id="12538" w:author="Lektorat Bauer" w:date="2025-03-06T19:18:00Z" w16du:dateUtc="2025-03-06T18:18:00Z">
        <w:r w:rsidRPr="00944672" w:rsidDel="002732DB">
          <w:rPr>
            <w:rFonts w:ascii="Arial" w:hAnsi="Arial" w:cs="Arial"/>
            <w:sz w:val="24"/>
            <w:szCs w:val="24"/>
          </w:rPr>
          <w:delText>erwiederte</w:delText>
        </w:r>
      </w:del>
      <w:ins w:id="12539" w:author="Lektorat Bauer" w:date="2025-03-06T19:18:00Z" w16du:dateUtc="2025-03-06T18:18:00Z">
        <w:r w:rsidR="002732DB" w:rsidRPr="00944672">
          <w:rPr>
            <w:rFonts w:ascii="Arial" w:hAnsi="Arial" w:cs="Arial"/>
            <w:sz w:val="24"/>
            <w:szCs w:val="24"/>
          </w:rPr>
          <w:t>erwiderte</w:t>
        </w:r>
      </w:ins>
      <w:r w:rsidRPr="00944672">
        <w:rPr>
          <w:rFonts w:ascii="Arial" w:hAnsi="Arial" w:cs="Arial"/>
          <w:sz w:val="24"/>
          <w:szCs w:val="24"/>
        </w:rPr>
        <w:t xml:space="preserve"> Tia in einem so ruhigen Tonfall, dass </w:t>
      </w:r>
      <w:del w:id="12540" w:author="Lektorat Bauer" w:date="2025-03-06T19:18:00Z" w16du:dateUtc="2025-03-06T18:18:00Z">
        <w:r w:rsidRPr="00944672" w:rsidDel="002732DB">
          <w:rPr>
            <w:rFonts w:ascii="Arial" w:hAnsi="Arial" w:cs="Arial"/>
            <w:sz w:val="24"/>
            <w:szCs w:val="24"/>
          </w:rPr>
          <w:delText xml:space="preserve">der </w:delText>
        </w:r>
      </w:del>
      <w:ins w:id="12541" w:author="Lektorat Bauer" w:date="2025-03-06T19:18:00Z" w16du:dateUtc="2025-03-06T18:18:00Z">
        <w:r w:rsidR="002732DB">
          <w:rPr>
            <w:rFonts w:ascii="Arial" w:hAnsi="Arial" w:cs="Arial"/>
            <w:sz w:val="24"/>
            <w:szCs w:val="24"/>
          </w:rPr>
          <w:t>den</w:t>
        </w:r>
        <w:r w:rsidR="002732DB" w:rsidRPr="00944672">
          <w:rPr>
            <w:rFonts w:ascii="Arial" w:hAnsi="Arial" w:cs="Arial"/>
            <w:sz w:val="24"/>
            <w:szCs w:val="24"/>
          </w:rPr>
          <w:t xml:space="preserve"> </w:t>
        </w:r>
      </w:ins>
      <w:r w:rsidRPr="00944672">
        <w:rPr>
          <w:rFonts w:ascii="Arial" w:hAnsi="Arial" w:cs="Arial"/>
          <w:sz w:val="24"/>
          <w:szCs w:val="24"/>
        </w:rPr>
        <w:t>General langsam das Gefühl beschlich,</w:t>
      </w:r>
      <w:ins w:id="12542" w:author="Lektorat Bauer" w:date="2025-03-06T19:18:00Z" w16du:dateUtc="2025-03-06T18:18:00Z">
        <w:r w:rsidR="002732DB">
          <w:rPr>
            <w:rFonts w:ascii="Arial" w:hAnsi="Arial" w:cs="Arial"/>
            <w:sz w:val="24"/>
            <w:szCs w:val="24"/>
          </w:rPr>
          <w:t xml:space="preserve"> tatsächlich</w:t>
        </w:r>
      </w:ins>
      <w:r w:rsidRPr="00944672">
        <w:rPr>
          <w:rFonts w:ascii="Arial" w:hAnsi="Arial" w:cs="Arial"/>
          <w:sz w:val="24"/>
          <w:szCs w:val="24"/>
        </w:rPr>
        <w:t xml:space="preserve"> einen Fehler gemacht zu haben. </w:t>
      </w:r>
    </w:p>
    <w:p w14:paraId="154064A4" w14:textId="39E2C011"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Satria Chow band dem General die Hände an das Lenkrad des Land Rovers und holte ein Tablet, das sie vor dem General befestigte, damit er sehen konnte, was jetzt passieren würde. „Bibi. Das MG, bitte.“ Auf dem Bildschirm wurde der heranrauschende Jeep vergrößert. Einen Augenblick später sackte der MG-Schütze getroffen in den Jeep. Der Jeep fuhr weiter. „Flim. Der L</w:t>
      </w:r>
      <w:ins w:id="12543" w:author="Lektorat Bauer" w:date="2025-03-06T19:19:00Z" w16du:dateUtc="2025-03-06T18:19:00Z">
        <w:r w:rsidR="002732DB">
          <w:rPr>
            <w:rFonts w:ascii="Arial" w:hAnsi="Arial" w:cs="Arial"/>
            <w:sz w:val="24"/>
            <w:szCs w:val="24"/>
          </w:rPr>
          <w:t>kw</w:t>
        </w:r>
      </w:ins>
      <w:del w:id="12544" w:author="Lektorat Bauer" w:date="2025-03-06T19:19:00Z" w16du:dateUtc="2025-03-06T18:19:00Z">
        <w:r w:rsidRPr="00944672" w:rsidDel="002732DB">
          <w:rPr>
            <w:rFonts w:ascii="Arial" w:hAnsi="Arial" w:cs="Arial"/>
            <w:sz w:val="24"/>
            <w:szCs w:val="24"/>
          </w:rPr>
          <w:delText>KW</w:delText>
        </w:r>
      </w:del>
      <w:r w:rsidRPr="00944672">
        <w:rPr>
          <w:rFonts w:ascii="Arial" w:hAnsi="Arial" w:cs="Arial"/>
          <w:sz w:val="24"/>
          <w:szCs w:val="24"/>
        </w:rPr>
        <w:t xml:space="preserve">.“ </w:t>
      </w:r>
      <w:del w:id="12545" w:author="Lektorat Bauer" w:date="2025-03-06T19:19:00Z" w16du:dateUtc="2025-03-06T18:19:00Z">
        <w:r w:rsidRPr="00944672" w:rsidDel="002732DB">
          <w:rPr>
            <w:rFonts w:ascii="Arial" w:hAnsi="Arial" w:cs="Arial"/>
            <w:sz w:val="24"/>
            <w:szCs w:val="24"/>
          </w:rPr>
          <w:delText>Das Bild wechselte, und</w:delText>
        </w:r>
      </w:del>
      <w:ins w:id="12546" w:author="Lektorat Bauer" w:date="2025-03-06T19:19:00Z" w16du:dateUtc="2025-03-06T18:19:00Z">
        <w:r w:rsidR="002732DB">
          <w:rPr>
            <w:rFonts w:ascii="Arial" w:hAnsi="Arial" w:cs="Arial"/>
            <w:sz w:val="24"/>
            <w:szCs w:val="24"/>
          </w:rPr>
          <w:t>Jetzt war</w:t>
        </w:r>
      </w:ins>
      <w:r w:rsidRPr="00944672">
        <w:rPr>
          <w:rFonts w:ascii="Arial" w:hAnsi="Arial" w:cs="Arial"/>
          <w:sz w:val="24"/>
          <w:szCs w:val="24"/>
        </w:rPr>
        <w:t xml:space="preserve"> der Truck </w:t>
      </w:r>
      <w:del w:id="12547" w:author="Lektorat Bauer" w:date="2025-03-06T19:19:00Z" w16du:dateUtc="2025-03-06T18:19:00Z">
        <w:r w:rsidRPr="00944672" w:rsidDel="002732DB">
          <w:rPr>
            <w:rFonts w:ascii="Arial" w:hAnsi="Arial" w:cs="Arial"/>
            <w:sz w:val="24"/>
            <w:szCs w:val="24"/>
          </w:rPr>
          <w:delText xml:space="preserve">war jetzt </w:delText>
        </w:r>
      </w:del>
      <w:r w:rsidRPr="00944672">
        <w:rPr>
          <w:rFonts w:ascii="Arial" w:hAnsi="Arial" w:cs="Arial"/>
          <w:sz w:val="24"/>
          <w:szCs w:val="24"/>
        </w:rPr>
        <w:t xml:space="preserve">groß im Bild. Dann erschien ein Fadenkreuz auf dem Bildschirm und der General konnte verfolgen, wie über das Fadenkreuz der Truck anvisiert wurde. Nachdem das Fadenkreuz den </w:t>
      </w:r>
      <w:ins w:id="12548" w:author="Lektorat Bauer" w:date="2025-03-06T19:19:00Z" w16du:dateUtc="2025-03-06T18:19:00Z">
        <w:r w:rsidR="002732DB">
          <w:rPr>
            <w:rFonts w:ascii="Arial" w:hAnsi="Arial" w:cs="Arial"/>
            <w:sz w:val="24"/>
            <w:szCs w:val="24"/>
          </w:rPr>
          <w:t>Lkw</w:t>
        </w:r>
      </w:ins>
      <w:del w:id="12549" w:author="Lektorat Bauer" w:date="2025-03-06T19:19:00Z" w16du:dateUtc="2025-03-06T18:19:00Z">
        <w:r w:rsidRPr="00944672" w:rsidDel="002732DB">
          <w:rPr>
            <w:rFonts w:ascii="Arial" w:hAnsi="Arial" w:cs="Arial"/>
            <w:sz w:val="24"/>
            <w:szCs w:val="24"/>
          </w:rPr>
          <w:delText>LKW</w:delText>
        </w:r>
      </w:del>
      <w:r w:rsidRPr="00944672">
        <w:rPr>
          <w:rFonts w:ascii="Arial" w:hAnsi="Arial" w:cs="Arial"/>
          <w:sz w:val="24"/>
          <w:szCs w:val="24"/>
        </w:rPr>
        <w:t xml:space="preserve"> erreicht hatte, blieb der Truck im Fadenkreuz. „Automatische Zielverfolgung</w:t>
      </w:r>
      <w:del w:id="12550" w:author="Lektorat Bauer" w:date="2025-03-06T19:19:00Z" w16du:dateUtc="2025-03-06T18:19:00Z">
        <w:r w:rsidRPr="00944672" w:rsidDel="002732DB">
          <w:rPr>
            <w:rFonts w:ascii="Arial" w:hAnsi="Arial" w:cs="Arial"/>
            <w:sz w:val="24"/>
            <w:szCs w:val="24"/>
          </w:rPr>
          <w:delText>.</w:delText>
        </w:r>
      </w:del>
      <w:r w:rsidRPr="00944672">
        <w:rPr>
          <w:rFonts w:ascii="Arial" w:hAnsi="Arial" w:cs="Arial"/>
          <w:sz w:val="24"/>
          <w:szCs w:val="24"/>
        </w:rPr>
        <w:t>“</w:t>
      </w:r>
      <w:ins w:id="12551" w:author="Lektorat Bauer" w:date="2025-03-06T19:19:00Z" w16du:dateUtc="2025-03-06T18:19:00Z">
        <w:r w:rsidR="002732DB">
          <w:rPr>
            <w:rFonts w:ascii="Arial" w:hAnsi="Arial" w:cs="Arial"/>
            <w:sz w:val="24"/>
            <w:szCs w:val="24"/>
          </w:rPr>
          <w:t>,</w:t>
        </w:r>
      </w:ins>
      <w:r w:rsidRPr="00944672">
        <w:rPr>
          <w:rFonts w:ascii="Arial" w:hAnsi="Arial" w:cs="Arial"/>
          <w:sz w:val="24"/>
          <w:szCs w:val="24"/>
        </w:rPr>
        <w:t xml:space="preserve"> </w:t>
      </w:r>
      <w:ins w:id="12552" w:author="Lektorat Bauer" w:date="2025-03-06T19:19:00Z" w16du:dateUtc="2025-03-06T18:19:00Z">
        <w:r w:rsidR="002732DB">
          <w:rPr>
            <w:rFonts w:ascii="Arial" w:hAnsi="Arial" w:cs="Arial"/>
            <w:sz w:val="24"/>
            <w:szCs w:val="24"/>
          </w:rPr>
          <w:t>s</w:t>
        </w:r>
      </w:ins>
      <w:del w:id="12553" w:author="Lektorat Bauer" w:date="2025-03-06T19:19:00Z" w16du:dateUtc="2025-03-06T18:19:00Z">
        <w:r w:rsidRPr="00944672" w:rsidDel="002732DB">
          <w:rPr>
            <w:rFonts w:ascii="Arial" w:hAnsi="Arial" w:cs="Arial"/>
            <w:sz w:val="24"/>
            <w:szCs w:val="24"/>
          </w:rPr>
          <w:delText>S</w:delText>
        </w:r>
      </w:del>
      <w:r w:rsidRPr="00944672">
        <w:rPr>
          <w:rFonts w:ascii="Arial" w:hAnsi="Arial" w:cs="Arial"/>
          <w:sz w:val="24"/>
          <w:szCs w:val="24"/>
        </w:rPr>
        <w:t>agte Tia</w:t>
      </w:r>
      <w:del w:id="12554" w:author="Lektorat Bauer" w:date="2025-03-06T19:19:00Z" w16du:dateUtc="2025-03-06T18:19:00Z">
        <w:r w:rsidRPr="00944672" w:rsidDel="002732DB">
          <w:rPr>
            <w:rFonts w:ascii="Arial" w:hAnsi="Arial" w:cs="Arial"/>
            <w:sz w:val="24"/>
            <w:szCs w:val="24"/>
          </w:rPr>
          <w:delText xml:space="preserve"> zur Erklärung</w:delText>
        </w:r>
      </w:del>
      <w:r w:rsidRPr="00944672">
        <w:rPr>
          <w:rFonts w:ascii="Arial" w:hAnsi="Arial" w:cs="Arial"/>
          <w:sz w:val="24"/>
          <w:szCs w:val="24"/>
        </w:rPr>
        <w:t>. Plötzlich wurde der Truck mit zunehmender Geschwindigkeit größer</w:t>
      </w:r>
      <w:ins w:id="12555" w:author="Lektorat Bauer" w:date="2025-03-06T19:20:00Z" w16du:dateUtc="2025-03-06T18:20:00Z">
        <w:r w:rsidR="002732DB">
          <w:rPr>
            <w:rFonts w:ascii="Arial" w:hAnsi="Arial" w:cs="Arial"/>
            <w:sz w:val="24"/>
            <w:szCs w:val="24"/>
          </w:rPr>
          <w:t>,</w:t>
        </w:r>
      </w:ins>
      <w:r w:rsidRPr="00944672">
        <w:rPr>
          <w:rFonts w:ascii="Arial" w:hAnsi="Arial" w:cs="Arial"/>
          <w:sz w:val="24"/>
          <w:szCs w:val="24"/>
        </w:rPr>
        <w:t xml:space="preserve"> </w:t>
      </w:r>
      <w:del w:id="12556" w:author="Lektorat Bauer" w:date="2025-03-06T19:20:00Z" w16du:dateUtc="2025-03-06T18:20:00Z">
        <w:r w:rsidRPr="00944672" w:rsidDel="002732DB">
          <w:rPr>
            <w:rFonts w:ascii="Arial" w:hAnsi="Arial" w:cs="Arial"/>
            <w:sz w:val="24"/>
            <w:szCs w:val="24"/>
          </w:rPr>
          <w:delText xml:space="preserve">und </w:delText>
        </w:r>
      </w:del>
      <w:r w:rsidRPr="00944672">
        <w:rPr>
          <w:rFonts w:ascii="Arial" w:hAnsi="Arial" w:cs="Arial"/>
          <w:sz w:val="24"/>
          <w:szCs w:val="24"/>
        </w:rPr>
        <w:t>dann verdunkelte sich das Bild. Die Perspektive änderte sich. Der LKW bestand nur noch aus Trümmern in einem Loch in der Wüste. Der Jeep raste weiter. Augenscheinlich wollten die Soldaten den General retten und gleichzeitig durch die Geschwindigkeit kein leichtes Ziel bilden.</w:t>
      </w:r>
    </w:p>
    <w:p w14:paraId="62619595" w14:textId="34740EBB"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Dem General bebten die Lippen. „Was </w:t>
      </w:r>
      <w:del w:id="12557" w:author="Lektorat Bauer" w:date="2025-03-06T19:20:00Z" w16du:dateUtc="2025-03-06T18:20:00Z">
        <w:r w:rsidRPr="00944672" w:rsidDel="002732DB">
          <w:rPr>
            <w:rFonts w:ascii="Arial" w:hAnsi="Arial" w:cs="Arial"/>
            <w:sz w:val="24"/>
            <w:szCs w:val="24"/>
          </w:rPr>
          <w:delText>...</w:delText>
        </w:r>
      </w:del>
      <w:ins w:id="12558" w:author="Lektorat Bauer" w:date="2025-03-06T19:20:00Z" w16du:dateUtc="2025-03-06T18:20:00Z">
        <w:r w:rsidR="002732DB">
          <w:rPr>
            <w:rFonts w:ascii="Arial" w:hAnsi="Arial" w:cs="Arial"/>
            <w:sz w:val="24"/>
            <w:szCs w:val="24"/>
          </w:rPr>
          <w:t>...</w:t>
        </w:r>
      </w:ins>
      <w:r w:rsidRPr="00944672">
        <w:rPr>
          <w:rFonts w:ascii="Arial" w:hAnsi="Arial" w:cs="Arial"/>
          <w:sz w:val="24"/>
          <w:szCs w:val="24"/>
        </w:rPr>
        <w:t xml:space="preserve">?“ </w:t>
      </w:r>
      <w:ins w:id="12559" w:author="Lektorat Bauer" w:date="2025-03-06T19:20:00Z" w16du:dateUtc="2025-03-06T18:20:00Z">
        <w:r w:rsidR="002732DB">
          <w:rPr>
            <w:rFonts w:ascii="Arial" w:hAnsi="Arial" w:cs="Arial"/>
            <w:sz w:val="24"/>
            <w:szCs w:val="24"/>
          </w:rPr>
          <w:t xml:space="preserve">– </w:t>
        </w:r>
      </w:ins>
      <w:del w:id="12560" w:author="Lektorat Bauer" w:date="2025-03-06T19:20:00Z" w16du:dateUtc="2025-03-06T18:20:00Z">
        <w:r w:rsidRPr="00944672" w:rsidDel="002732DB">
          <w:rPr>
            <w:rFonts w:ascii="Arial" w:hAnsi="Arial" w:cs="Arial"/>
            <w:sz w:val="24"/>
            <w:szCs w:val="24"/>
          </w:rPr>
          <w:delText xml:space="preserve">Hub er an zu fragen. </w:delText>
        </w:r>
      </w:del>
      <w:r w:rsidRPr="00944672">
        <w:rPr>
          <w:rFonts w:ascii="Arial" w:hAnsi="Arial" w:cs="Arial"/>
          <w:sz w:val="24"/>
          <w:szCs w:val="24"/>
        </w:rPr>
        <w:t>„Halt Dein Maul, Bastard</w:t>
      </w:r>
      <w:del w:id="12561" w:author="Lektorat Bauer" w:date="2025-03-06T19:20:00Z" w16du:dateUtc="2025-03-06T18:20:00Z">
        <w:r w:rsidRPr="00944672" w:rsidDel="002732DB">
          <w:rPr>
            <w:rFonts w:ascii="Arial" w:hAnsi="Arial" w:cs="Arial"/>
            <w:sz w:val="24"/>
            <w:szCs w:val="24"/>
          </w:rPr>
          <w:delText>.</w:delText>
        </w:r>
      </w:del>
      <w:r w:rsidRPr="00944672">
        <w:rPr>
          <w:rFonts w:ascii="Arial" w:hAnsi="Arial" w:cs="Arial"/>
          <w:sz w:val="24"/>
          <w:szCs w:val="24"/>
        </w:rPr>
        <w:t>“</w:t>
      </w:r>
      <w:ins w:id="12562" w:author="Lektorat Bauer" w:date="2025-03-06T19:20:00Z" w16du:dateUtc="2025-03-06T18:20:00Z">
        <w:r w:rsidR="002732DB">
          <w:rPr>
            <w:rFonts w:ascii="Arial" w:hAnsi="Arial" w:cs="Arial"/>
            <w:sz w:val="24"/>
            <w:szCs w:val="24"/>
          </w:rPr>
          <w:t>,</w:t>
        </w:r>
      </w:ins>
      <w:r w:rsidRPr="00944672">
        <w:rPr>
          <w:rFonts w:ascii="Arial" w:hAnsi="Arial" w:cs="Arial"/>
          <w:sz w:val="24"/>
          <w:szCs w:val="24"/>
        </w:rPr>
        <w:t xml:space="preserve"> </w:t>
      </w:r>
      <w:ins w:id="12563" w:author="Lektorat Bauer" w:date="2025-03-06T19:20:00Z" w16du:dateUtc="2025-03-06T18:20:00Z">
        <w:r w:rsidR="002732DB">
          <w:rPr>
            <w:rFonts w:ascii="Arial" w:hAnsi="Arial" w:cs="Arial"/>
            <w:sz w:val="24"/>
            <w:szCs w:val="24"/>
          </w:rPr>
          <w:t>f</w:t>
        </w:r>
      </w:ins>
      <w:del w:id="12564" w:author="Lektorat Bauer" w:date="2025-03-06T19:20:00Z" w16du:dateUtc="2025-03-06T18:20:00Z">
        <w:r w:rsidRPr="00944672" w:rsidDel="002732DB">
          <w:rPr>
            <w:rFonts w:ascii="Arial" w:hAnsi="Arial" w:cs="Arial"/>
            <w:sz w:val="24"/>
            <w:szCs w:val="24"/>
          </w:rPr>
          <w:delText>F</w:delText>
        </w:r>
      </w:del>
      <w:r w:rsidRPr="00944672">
        <w:rPr>
          <w:rFonts w:ascii="Arial" w:hAnsi="Arial" w:cs="Arial"/>
          <w:sz w:val="24"/>
          <w:szCs w:val="24"/>
        </w:rPr>
        <w:t xml:space="preserve">uhr Tia ihn an. Von einer Frau öffentlich so behandelt zu werden, traf ihn bis ins Mark. Frauen gehörten an den Herd und hatten zu tun, was der Mann sagte. </w:t>
      </w:r>
    </w:p>
    <w:p w14:paraId="54B46333" w14:textId="26AED42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„Bibi. Der Jeep, bitte.“ Auf dem Bildschirm erschien wieder der Jeep</w:t>
      </w:r>
      <w:del w:id="12565" w:author="Lektorat Bauer" w:date="2025-03-06T19:20:00Z" w16du:dateUtc="2025-03-06T18:20:00Z">
        <w:r w:rsidRPr="00944672" w:rsidDel="002732DB">
          <w:rPr>
            <w:rFonts w:ascii="Arial" w:hAnsi="Arial" w:cs="Arial"/>
            <w:sz w:val="24"/>
            <w:szCs w:val="24"/>
          </w:rPr>
          <w:delText>, auf seiner Fahrt</w:delText>
        </w:r>
      </w:del>
      <w:r w:rsidRPr="00944672">
        <w:rPr>
          <w:rFonts w:ascii="Arial" w:hAnsi="Arial" w:cs="Arial"/>
          <w:sz w:val="24"/>
          <w:szCs w:val="24"/>
        </w:rPr>
        <w:t xml:space="preserve">. </w:t>
      </w:r>
      <w:del w:id="12566" w:author="Lektorat Bauer" w:date="2025-03-06T19:20:00Z" w16du:dateUtc="2025-03-06T18:20:00Z">
        <w:r w:rsidRPr="00944672" w:rsidDel="002732DB">
          <w:rPr>
            <w:rFonts w:ascii="Arial" w:hAnsi="Arial" w:cs="Arial"/>
            <w:sz w:val="24"/>
            <w:szCs w:val="24"/>
          </w:rPr>
          <w:delText xml:space="preserve">Er würde gleich die Dünendurchfahrt erreichen. </w:delText>
        </w:r>
      </w:del>
      <w:r w:rsidRPr="00944672">
        <w:rPr>
          <w:rFonts w:ascii="Arial" w:hAnsi="Arial" w:cs="Arial"/>
          <w:sz w:val="24"/>
          <w:szCs w:val="24"/>
        </w:rPr>
        <w:t xml:space="preserve">Als der Jeep die </w:t>
      </w:r>
      <w:del w:id="12567" w:author="Lektorat Bauer" w:date="2025-03-06T19:20:00Z" w16du:dateUtc="2025-03-06T18:20:00Z">
        <w:r w:rsidRPr="00944672" w:rsidDel="002732DB">
          <w:rPr>
            <w:rFonts w:ascii="Arial" w:hAnsi="Arial" w:cs="Arial"/>
            <w:sz w:val="24"/>
            <w:szCs w:val="24"/>
          </w:rPr>
          <w:delText xml:space="preserve">Durchfahrt </w:delText>
        </w:r>
      </w:del>
      <w:ins w:id="12568" w:author="Lektorat Bauer" w:date="2025-03-06T19:20:00Z" w16du:dateUtc="2025-03-06T18:20:00Z">
        <w:r w:rsidR="002732DB">
          <w:rPr>
            <w:rFonts w:ascii="Arial" w:hAnsi="Arial" w:cs="Arial"/>
            <w:sz w:val="24"/>
            <w:szCs w:val="24"/>
          </w:rPr>
          <w:t>Dünendurchfahrt</w:t>
        </w:r>
        <w:r w:rsidR="002732DB" w:rsidRPr="00944672">
          <w:rPr>
            <w:rFonts w:ascii="Arial" w:hAnsi="Arial" w:cs="Arial"/>
            <w:sz w:val="24"/>
            <w:szCs w:val="24"/>
          </w:rPr>
          <w:t xml:space="preserve"> </w:t>
        </w:r>
      </w:ins>
      <w:r w:rsidRPr="00944672">
        <w:rPr>
          <w:rFonts w:ascii="Arial" w:hAnsi="Arial" w:cs="Arial"/>
          <w:sz w:val="24"/>
          <w:szCs w:val="24"/>
        </w:rPr>
        <w:t xml:space="preserve">erreichte, drehte sich der General um. Er hoffte auf Hilfe. Eine Granate </w:t>
      </w:r>
      <w:r w:rsidRPr="00944672">
        <w:rPr>
          <w:rFonts w:ascii="Arial" w:hAnsi="Arial" w:cs="Arial"/>
          <w:sz w:val="24"/>
          <w:szCs w:val="24"/>
        </w:rPr>
        <w:lastRenderedPageBreak/>
        <w:t xml:space="preserve">traf den Jeep am Kühlergrill und die Explosion </w:t>
      </w:r>
      <w:del w:id="12569" w:author="Lektorat Bauer" w:date="2025-03-06T19:21:00Z" w16du:dateUtc="2025-03-06T18:21:00Z">
        <w:r w:rsidRPr="00944672" w:rsidDel="002732DB">
          <w:rPr>
            <w:rFonts w:ascii="Arial" w:hAnsi="Arial" w:cs="Arial"/>
            <w:sz w:val="24"/>
            <w:szCs w:val="24"/>
          </w:rPr>
          <w:delText>führte dazu, dass der Wagen sich überschlug</w:delText>
        </w:r>
      </w:del>
      <w:ins w:id="12570" w:author="Lektorat Bauer" w:date="2025-03-06T19:21:00Z" w16du:dateUtc="2025-03-06T18:21:00Z">
        <w:r w:rsidR="002732DB">
          <w:rPr>
            <w:rFonts w:ascii="Arial" w:hAnsi="Arial" w:cs="Arial"/>
            <w:sz w:val="24"/>
            <w:szCs w:val="24"/>
          </w:rPr>
          <w:t>ließ den Wagen überschlagen</w:t>
        </w:r>
      </w:ins>
      <w:r w:rsidRPr="00944672">
        <w:rPr>
          <w:rFonts w:ascii="Arial" w:hAnsi="Arial" w:cs="Arial"/>
          <w:sz w:val="24"/>
          <w:szCs w:val="24"/>
        </w:rPr>
        <w:t xml:space="preserve">. Nach der Explosion wandte der General seinen Blick wieder dem Tablet zu. Die Unfallstelle wurde eingeblendet. Es waren zwei Soldaten zu sehen, die im Sand lagen. Dann erschien eine Frau, die ein Scharfschützengewehr auf dem Rücken trug und ein Sturmgewehr schussbereit vor sich </w:t>
      </w:r>
      <w:del w:id="12571" w:author="Lektorat Bauer" w:date="2025-03-06T19:21:00Z" w16du:dateUtc="2025-03-06T18:21:00Z">
        <w:r w:rsidRPr="00944672" w:rsidDel="002732DB">
          <w:rPr>
            <w:rFonts w:ascii="Arial" w:hAnsi="Arial" w:cs="Arial"/>
            <w:sz w:val="24"/>
            <w:szCs w:val="24"/>
          </w:rPr>
          <w:delText>hatte</w:delText>
        </w:r>
      </w:del>
      <w:ins w:id="12572" w:author="Lektorat Bauer" w:date="2025-03-06T19:21:00Z" w16du:dateUtc="2025-03-06T18:21:00Z">
        <w:r w:rsidR="002732DB">
          <w:rPr>
            <w:rFonts w:ascii="Arial" w:hAnsi="Arial" w:cs="Arial"/>
            <w:sz w:val="24"/>
            <w:szCs w:val="24"/>
          </w:rPr>
          <w:t>hielt</w:t>
        </w:r>
      </w:ins>
      <w:r w:rsidRPr="00944672">
        <w:rPr>
          <w:rFonts w:ascii="Arial" w:hAnsi="Arial" w:cs="Arial"/>
          <w:sz w:val="24"/>
          <w:szCs w:val="24"/>
        </w:rPr>
        <w:t xml:space="preserve">. </w:t>
      </w:r>
    </w:p>
    <w:p w14:paraId="4DEF1F5F" w14:textId="77777777" w:rsidR="002732DB" w:rsidRDefault="00944672" w:rsidP="00623B68">
      <w:pPr>
        <w:autoSpaceDE w:val="0"/>
        <w:autoSpaceDN w:val="0"/>
        <w:adjustRightInd w:val="0"/>
        <w:spacing w:after="0" w:line="360" w:lineRule="auto"/>
        <w:ind w:firstLine="227"/>
        <w:jc w:val="both"/>
        <w:rPr>
          <w:ins w:id="12573" w:author="Lektorat Bauer" w:date="2025-03-06T19:21:00Z" w16du:dateUtc="2025-03-06T18:21:00Z"/>
          <w:rFonts w:ascii="Arial" w:hAnsi="Arial" w:cs="Arial"/>
          <w:sz w:val="24"/>
          <w:szCs w:val="24"/>
        </w:rPr>
      </w:pPr>
      <w:r w:rsidRPr="00944672">
        <w:rPr>
          <w:rFonts w:ascii="Arial" w:hAnsi="Arial" w:cs="Arial"/>
          <w:sz w:val="24"/>
          <w:szCs w:val="24"/>
        </w:rPr>
        <w:t xml:space="preserve">„Herr </w:t>
      </w:r>
      <w:del w:id="12574" w:author="Lektorat Bauer" w:date="2025-03-06T19:21:00Z" w16du:dateUtc="2025-03-06T18:21:00Z">
        <w:r w:rsidRPr="00944672" w:rsidDel="002732DB">
          <w:rPr>
            <w:rFonts w:ascii="Arial" w:hAnsi="Arial" w:cs="Arial"/>
            <w:sz w:val="24"/>
            <w:szCs w:val="24"/>
          </w:rPr>
          <w:delText>Genaral</w:delText>
        </w:r>
      </w:del>
      <w:ins w:id="12575" w:author="Lektorat Bauer" w:date="2025-03-06T19:21:00Z" w16du:dateUtc="2025-03-06T18:21:00Z">
        <w:r w:rsidR="002732DB" w:rsidRPr="00944672">
          <w:rPr>
            <w:rFonts w:ascii="Arial" w:hAnsi="Arial" w:cs="Arial"/>
            <w:sz w:val="24"/>
            <w:szCs w:val="24"/>
          </w:rPr>
          <w:t>General</w:t>
        </w:r>
      </w:ins>
      <w:r w:rsidRPr="00944672">
        <w:rPr>
          <w:rFonts w:ascii="Arial" w:hAnsi="Arial" w:cs="Arial"/>
          <w:sz w:val="24"/>
          <w:szCs w:val="24"/>
        </w:rPr>
        <w:t>, darf ich Ihnen Chand Sahib Kaur vorstellen?</w:t>
      </w:r>
      <w:del w:id="12576" w:author="Lektorat Bauer" w:date="2025-03-06T19:21:00Z" w16du:dateUtc="2025-03-06T18:21:00Z">
        <w:r w:rsidRPr="00944672" w:rsidDel="002732DB">
          <w:rPr>
            <w:rFonts w:ascii="Arial" w:hAnsi="Arial" w:cs="Arial"/>
            <w:sz w:val="24"/>
            <w:szCs w:val="24"/>
          </w:rPr>
          <w:delText>!</w:delText>
        </w:r>
      </w:del>
      <w:r w:rsidRPr="00944672">
        <w:rPr>
          <w:rFonts w:ascii="Arial" w:hAnsi="Arial" w:cs="Arial"/>
          <w:sz w:val="24"/>
          <w:szCs w:val="24"/>
        </w:rPr>
        <w:t xml:space="preserve"> Diese Dame ist die Scharfschützin, die Sie im Einsatz gesehen haben. Ich bin Satria Chow, und ich habe das Kommando.“ </w:t>
      </w:r>
    </w:p>
    <w:p w14:paraId="358F1816" w14:textId="77777777" w:rsidR="002732DB" w:rsidRDefault="00944672" w:rsidP="00623B68">
      <w:pPr>
        <w:autoSpaceDE w:val="0"/>
        <w:autoSpaceDN w:val="0"/>
        <w:adjustRightInd w:val="0"/>
        <w:spacing w:after="0" w:line="360" w:lineRule="auto"/>
        <w:ind w:firstLine="227"/>
        <w:jc w:val="both"/>
        <w:rPr>
          <w:ins w:id="12577" w:author="Lektorat Bauer" w:date="2025-03-06T19:21:00Z" w16du:dateUtc="2025-03-06T18:21:00Z"/>
          <w:rFonts w:ascii="Arial" w:hAnsi="Arial" w:cs="Arial"/>
          <w:sz w:val="24"/>
          <w:szCs w:val="24"/>
        </w:rPr>
      </w:pPr>
      <w:r w:rsidRPr="00944672">
        <w:rPr>
          <w:rFonts w:ascii="Arial" w:hAnsi="Arial" w:cs="Arial"/>
          <w:sz w:val="24"/>
          <w:szCs w:val="24"/>
        </w:rPr>
        <w:t>„Was soll das? Was machen sie hier? Und, was wollen Sie?“</w:t>
      </w:r>
      <w:ins w:id="12578" w:author="Lektorat Bauer" w:date="2025-03-06T19:21:00Z" w16du:dateUtc="2025-03-06T18:21:00Z">
        <w:r w:rsidR="002732DB">
          <w:rPr>
            <w:rFonts w:ascii="Arial" w:hAnsi="Arial" w:cs="Arial"/>
            <w:sz w:val="24"/>
            <w:szCs w:val="24"/>
          </w:rPr>
          <w:t>,</w:t>
        </w:r>
      </w:ins>
      <w:r w:rsidRPr="00944672">
        <w:rPr>
          <w:rFonts w:ascii="Arial" w:hAnsi="Arial" w:cs="Arial"/>
          <w:sz w:val="24"/>
          <w:szCs w:val="24"/>
        </w:rPr>
        <w:t xml:space="preserve"> </w:t>
      </w:r>
      <w:ins w:id="12579" w:author="Lektorat Bauer" w:date="2025-03-06T19:21:00Z" w16du:dateUtc="2025-03-06T18:21:00Z">
        <w:r w:rsidR="002732DB">
          <w:rPr>
            <w:rFonts w:ascii="Arial" w:hAnsi="Arial" w:cs="Arial"/>
            <w:sz w:val="24"/>
            <w:szCs w:val="24"/>
          </w:rPr>
          <w:t>f</w:t>
        </w:r>
      </w:ins>
      <w:del w:id="12580" w:author="Lektorat Bauer" w:date="2025-03-06T19:21:00Z" w16du:dateUtc="2025-03-06T18:21:00Z">
        <w:r w:rsidRPr="00944672" w:rsidDel="002732DB">
          <w:rPr>
            <w:rFonts w:ascii="Arial" w:hAnsi="Arial" w:cs="Arial"/>
            <w:sz w:val="24"/>
            <w:szCs w:val="24"/>
          </w:rPr>
          <w:delText>F</w:delText>
        </w:r>
      </w:del>
      <w:r w:rsidRPr="00944672">
        <w:rPr>
          <w:rFonts w:ascii="Arial" w:hAnsi="Arial" w:cs="Arial"/>
          <w:sz w:val="24"/>
          <w:szCs w:val="24"/>
        </w:rPr>
        <w:t xml:space="preserve">ragte der General, der gerade miterleben musste, wie seine Miliz von zwei Frauen vernichtet wurde. </w:t>
      </w:r>
    </w:p>
    <w:p w14:paraId="274E6ED9" w14:textId="493FF461"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„Sie haben den Bogen überspannt. Unsere Mission hier zu stören, war der Fehler. Auf Sie ist ein Kopfgeld ausgesetzt. Wir werden Sie ausliefern.“ Chand Sahib kam in diesem Moment mit einem Verletzten zu der Gruppe. „Der andere hat sich das Genick gebrochen, dieser hier nur den Arm.“ </w:t>
      </w:r>
    </w:p>
    <w:p w14:paraId="06FF5413" w14:textId="5FB9F51B"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„Kann mir bitte mal jemand erklären, was hier los ist?“</w:t>
      </w:r>
      <w:ins w:id="12581" w:author="Lektorat Bauer" w:date="2025-03-06T19:21:00Z" w16du:dateUtc="2025-03-06T18:21:00Z">
        <w:r w:rsidR="002732DB">
          <w:rPr>
            <w:rFonts w:ascii="Arial" w:hAnsi="Arial" w:cs="Arial"/>
            <w:sz w:val="24"/>
            <w:szCs w:val="24"/>
          </w:rPr>
          <w:t>,</w:t>
        </w:r>
      </w:ins>
      <w:r w:rsidRPr="00944672">
        <w:rPr>
          <w:rFonts w:ascii="Arial" w:hAnsi="Arial" w:cs="Arial"/>
          <w:sz w:val="24"/>
          <w:szCs w:val="24"/>
        </w:rPr>
        <w:t xml:space="preserve"> </w:t>
      </w:r>
      <w:del w:id="12582" w:author="Lektorat Bauer" w:date="2025-03-06T19:21:00Z" w16du:dateUtc="2025-03-06T18:21:00Z">
        <w:r w:rsidRPr="00944672" w:rsidDel="002732DB">
          <w:rPr>
            <w:rFonts w:ascii="Arial" w:hAnsi="Arial" w:cs="Arial"/>
            <w:sz w:val="24"/>
            <w:szCs w:val="24"/>
          </w:rPr>
          <w:delText>F</w:delText>
        </w:r>
      </w:del>
      <w:ins w:id="12583" w:author="Lektorat Bauer" w:date="2025-03-06T19:21:00Z" w16du:dateUtc="2025-03-06T18:21:00Z">
        <w:r w:rsidR="002732DB">
          <w:rPr>
            <w:rFonts w:ascii="Arial" w:hAnsi="Arial" w:cs="Arial"/>
            <w:sz w:val="24"/>
            <w:szCs w:val="24"/>
          </w:rPr>
          <w:t>f</w:t>
        </w:r>
      </w:ins>
      <w:r w:rsidRPr="00944672">
        <w:rPr>
          <w:rFonts w:ascii="Arial" w:hAnsi="Arial" w:cs="Arial"/>
          <w:sz w:val="24"/>
          <w:szCs w:val="24"/>
        </w:rPr>
        <w:t>ragte ein erschöpfter Benjamin Dingaka, der Hamid stützte. „Hamid hat eine Kugel in die Schulter bekommen. Er braucht einen Arzt.“</w:t>
      </w:r>
    </w:p>
    <w:p w14:paraId="28280852" w14:textId="77777777" w:rsidR="002732DB" w:rsidRDefault="00944672" w:rsidP="00623B68">
      <w:pPr>
        <w:autoSpaceDE w:val="0"/>
        <w:autoSpaceDN w:val="0"/>
        <w:adjustRightInd w:val="0"/>
        <w:spacing w:after="0" w:line="360" w:lineRule="auto"/>
        <w:ind w:firstLine="227"/>
        <w:jc w:val="both"/>
        <w:rPr>
          <w:ins w:id="12584" w:author="Lektorat Bauer" w:date="2025-03-06T19:22:00Z" w16du:dateUtc="2025-03-06T18:22:00Z"/>
          <w:rFonts w:ascii="Arial" w:hAnsi="Arial" w:cs="Arial"/>
          <w:sz w:val="24"/>
          <w:szCs w:val="24"/>
        </w:rPr>
      </w:pPr>
      <w:r w:rsidRPr="00944672">
        <w:rPr>
          <w:rFonts w:ascii="Arial" w:hAnsi="Arial" w:cs="Arial"/>
          <w:sz w:val="24"/>
          <w:szCs w:val="24"/>
        </w:rPr>
        <w:t xml:space="preserve">„Hamids Behandlung kann warten. Er arbeitet als Scout für diesen Mann hier, der sich General Abu Alsyf nennt. Tatsächlich ist er nur ein ganz normaler Gauner, der Geld von Menschen erpresst. Hamid sagt ihm Bescheid, wenn sich lukrative Objekte in der Gegend befinden. Sie sahen aus, als wären Sie ein lohnendes Ziel. Daher die Aktion vor ein paar Tagen.“ Auch der vermeintliche General lauschte den Ausführungen. </w:t>
      </w:r>
    </w:p>
    <w:p w14:paraId="50020D53" w14:textId="77777777" w:rsidR="002732DB" w:rsidRDefault="00944672" w:rsidP="00623B68">
      <w:pPr>
        <w:autoSpaceDE w:val="0"/>
        <w:autoSpaceDN w:val="0"/>
        <w:adjustRightInd w:val="0"/>
        <w:spacing w:after="0" w:line="360" w:lineRule="auto"/>
        <w:ind w:firstLine="227"/>
        <w:jc w:val="both"/>
        <w:rPr>
          <w:ins w:id="12585" w:author="Lektorat Bauer" w:date="2025-03-06T19:22:00Z" w16du:dateUtc="2025-03-06T18:22:00Z"/>
          <w:rFonts w:ascii="Arial" w:hAnsi="Arial" w:cs="Arial"/>
          <w:sz w:val="24"/>
          <w:szCs w:val="24"/>
        </w:rPr>
      </w:pPr>
      <w:r w:rsidRPr="00944672">
        <w:rPr>
          <w:rFonts w:ascii="Arial" w:hAnsi="Arial" w:cs="Arial"/>
          <w:sz w:val="24"/>
          <w:szCs w:val="24"/>
        </w:rPr>
        <w:t xml:space="preserve">„Und </w:t>
      </w:r>
      <w:ins w:id="12586" w:author="Lektorat Bauer" w:date="2025-03-06T19:22:00Z" w16du:dateUtc="2025-03-06T18:22:00Z">
        <w:r w:rsidR="002732DB">
          <w:rPr>
            <w:rFonts w:ascii="Arial" w:hAnsi="Arial" w:cs="Arial"/>
            <w:sz w:val="24"/>
            <w:szCs w:val="24"/>
          </w:rPr>
          <w:t>…</w:t>
        </w:r>
      </w:ins>
      <w:del w:id="12587" w:author="Lektorat Bauer" w:date="2025-03-06T19:22:00Z" w16du:dateUtc="2025-03-06T18:22:00Z">
        <w:r w:rsidRPr="00944672" w:rsidDel="002732DB">
          <w:rPr>
            <w:rFonts w:ascii="Arial" w:hAnsi="Arial" w:cs="Arial"/>
            <w:sz w:val="24"/>
            <w:szCs w:val="24"/>
          </w:rPr>
          <w:delText>...</w:delText>
        </w:r>
      </w:del>
      <w:r w:rsidRPr="00944672">
        <w:rPr>
          <w:rFonts w:ascii="Arial" w:hAnsi="Arial" w:cs="Arial"/>
          <w:sz w:val="24"/>
          <w:szCs w:val="24"/>
        </w:rPr>
        <w:t xml:space="preserve"> wer sind Sie?“</w:t>
      </w:r>
      <w:ins w:id="12588" w:author="Lektorat Bauer" w:date="2025-03-06T19:22:00Z" w16du:dateUtc="2025-03-06T18:22:00Z">
        <w:r w:rsidR="002732DB">
          <w:rPr>
            <w:rFonts w:ascii="Arial" w:hAnsi="Arial" w:cs="Arial"/>
            <w:sz w:val="24"/>
            <w:szCs w:val="24"/>
          </w:rPr>
          <w:t>,</w:t>
        </w:r>
      </w:ins>
      <w:r w:rsidRPr="00944672">
        <w:rPr>
          <w:rFonts w:ascii="Arial" w:hAnsi="Arial" w:cs="Arial"/>
          <w:sz w:val="24"/>
          <w:szCs w:val="24"/>
        </w:rPr>
        <w:t xml:space="preserve"> </w:t>
      </w:r>
      <w:ins w:id="12589" w:author="Lektorat Bauer" w:date="2025-03-06T19:22:00Z" w16du:dateUtc="2025-03-06T18:22:00Z">
        <w:r w:rsidR="002732DB">
          <w:rPr>
            <w:rFonts w:ascii="Arial" w:hAnsi="Arial" w:cs="Arial"/>
            <w:sz w:val="24"/>
            <w:szCs w:val="24"/>
          </w:rPr>
          <w:t>f</w:t>
        </w:r>
      </w:ins>
      <w:del w:id="12590" w:author="Lektorat Bauer" w:date="2025-03-06T19:22:00Z" w16du:dateUtc="2025-03-06T18:22:00Z">
        <w:r w:rsidRPr="00944672" w:rsidDel="002732DB">
          <w:rPr>
            <w:rFonts w:ascii="Arial" w:hAnsi="Arial" w:cs="Arial"/>
            <w:sz w:val="24"/>
            <w:szCs w:val="24"/>
          </w:rPr>
          <w:delText>F</w:delText>
        </w:r>
      </w:del>
      <w:r w:rsidRPr="00944672">
        <w:rPr>
          <w:rFonts w:ascii="Arial" w:hAnsi="Arial" w:cs="Arial"/>
          <w:sz w:val="24"/>
          <w:szCs w:val="24"/>
        </w:rPr>
        <w:t xml:space="preserve">ragte Dingaka und blickte dabei abwechselnd zu Chand Sahib Kaur und Satria Chow. </w:t>
      </w:r>
    </w:p>
    <w:p w14:paraId="1CF88C7F" w14:textId="77777777" w:rsidR="002732DB" w:rsidRDefault="00944672" w:rsidP="00623B68">
      <w:pPr>
        <w:autoSpaceDE w:val="0"/>
        <w:autoSpaceDN w:val="0"/>
        <w:adjustRightInd w:val="0"/>
        <w:spacing w:after="0" w:line="360" w:lineRule="auto"/>
        <w:ind w:firstLine="227"/>
        <w:jc w:val="both"/>
        <w:rPr>
          <w:ins w:id="12591" w:author="Lektorat Bauer" w:date="2025-03-06T19:22:00Z" w16du:dateUtc="2025-03-06T18:22:00Z"/>
          <w:rFonts w:ascii="Arial" w:hAnsi="Arial" w:cs="Arial"/>
          <w:sz w:val="24"/>
          <w:szCs w:val="24"/>
        </w:rPr>
      </w:pPr>
      <w:r w:rsidRPr="00944672">
        <w:rPr>
          <w:rFonts w:ascii="Arial" w:hAnsi="Arial" w:cs="Arial"/>
          <w:sz w:val="24"/>
          <w:szCs w:val="24"/>
        </w:rPr>
        <w:t xml:space="preserve">„Unser Auftraggeber ist auch Ihr Auftraggeber. Unsere Aufgabe ist es, Ihre Arbeit sicherzustellen.“ </w:t>
      </w:r>
    </w:p>
    <w:p w14:paraId="227125B7" w14:textId="77777777" w:rsidR="002732DB" w:rsidRDefault="00944672" w:rsidP="00623B68">
      <w:pPr>
        <w:autoSpaceDE w:val="0"/>
        <w:autoSpaceDN w:val="0"/>
        <w:adjustRightInd w:val="0"/>
        <w:spacing w:after="0" w:line="360" w:lineRule="auto"/>
        <w:ind w:firstLine="227"/>
        <w:jc w:val="both"/>
        <w:rPr>
          <w:ins w:id="12592" w:author="Lektorat Bauer" w:date="2025-03-06T19:22:00Z" w16du:dateUtc="2025-03-06T18:22:00Z"/>
          <w:rFonts w:ascii="Arial" w:hAnsi="Arial" w:cs="Arial"/>
          <w:sz w:val="24"/>
          <w:szCs w:val="24"/>
        </w:rPr>
      </w:pPr>
      <w:r w:rsidRPr="00944672">
        <w:rPr>
          <w:rFonts w:ascii="Arial" w:hAnsi="Arial" w:cs="Arial"/>
          <w:sz w:val="24"/>
          <w:szCs w:val="24"/>
        </w:rPr>
        <w:t>„Was machen Sie hier?“</w:t>
      </w:r>
      <w:ins w:id="12593" w:author="Lektorat Bauer" w:date="2025-03-06T19:22:00Z" w16du:dateUtc="2025-03-06T18:22:00Z">
        <w:r w:rsidR="002732DB">
          <w:rPr>
            <w:rFonts w:ascii="Arial" w:hAnsi="Arial" w:cs="Arial"/>
            <w:sz w:val="24"/>
            <w:szCs w:val="24"/>
          </w:rPr>
          <w:t>,</w:t>
        </w:r>
      </w:ins>
      <w:r w:rsidRPr="00944672">
        <w:rPr>
          <w:rFonts w:ascii="Arial" w:hAnsi="Arial" w:cs="Arial"/>
          <w:sz w:val="24"/>
          <w:szCs w:val="24"/>
        </w:rPr>
        <w:t xml:space="preserve"> </w:t>
      </w:r>
      <w:ins w:id="12594" w:author="Lektorat Bauer" w:date="2025-03-06T19:22:00Z" w16du:dateUtc="2025-03-06T18:22:00Z">
        <w:r w:rsidR="002732DB">
          <w:rPr>
            <w:rFonts w:ascii="Arial" w:hAnsi="Arial" w:cs="Arial"/>
            <w:sz w:val="24"/>
            <w:szCs w:val="24"/>
          </w:rPr>
          <w:t>f</w:t>
        </w:r>
      </w:ins>
      <w:del w:id="12595" w:author="Lektorat Bauer" w:date="2025-03-06T19:22:00Z" w16du:dateUtc="2025-03-06T18:22:00Z">
        <w:r w:rsidRPr="00944672" w:rsidDel="002732DB">
          <w:rPr>
            <w:rFonts w:ascii="Arial" w:hAnsi="Arial" w:cs="Arial"/>
            <w:sz w:val="24"/>
            <w:szCs w:val="24"/>
          </w:rPr>
          <w:delText>F</w:delText>
        </w:r>
      </w:del>
      <w:r w:rsidRPr="00944672">
        <w:rPr>
          <w:rFonts w:ascii="Arial" w:hAnsi="Arial" w:cs="Arial"/>
          <w:sz w:val="24"/>
          <w:szCs w:val="24"/>
        </w:rPr>
        <w:t>ragte der ‚General‘ jetzt. „Hier gibt es weder Ö</w:t>
      </w:r>
      <w:ins w:id="12596" w:author="Lektorat Bauer" w:date="2025-03-06T19:22:00Z" w16du:dateUtc="2025-03-06T18:22:00Z">
        <w:r w:rsidR="002732DB">
          <w:rPr>
            <w:rFonts w:ascii="Arial" w:hAnsi="Arial" w:cs="Arial"/>
            <w:sz w:val="24"/>
            <w:szCs w:val="24"/>
          </w:rPr>
          <w:t>l</w:t>
        </w:r>
      </w:ins>
      <w:del w:id="12597" w:author="Lektorat Bauer" w:date="2025-03-06T19:22:00Z" w16du:dateUtc="2025-03-06T18:22:00Z">
        <w:r w:rsidRPr="00944672" w:rsidDel="002732DB">
          <w:rPr>
            <w:rFonts w:ascii="Arial" w:hAnsi="Arial" w:cs="Arial"/>
            <w:sz w:val="24"/>
            <w:szCs w:val="24"/>
          </w:rPr>
          <w:delText>L</w:delText>
        </w:r>
      </w:del>
      <w:r w:rsidRPr="00944672">
        <w:rPr>
          <w:rFonts w:ascii="Arial" w:hAnsi="Arial" w:cs="Arial"/>
          <w:sz w:val="24"/>
          <w:szCs w:val="24"/>
        </w:rPr>
        <w:t xml:space="preserve"> noch Gold. Was suchen Sie?“ </w:t>
      </w:r>
    </w:p>
    <w:p w14:paraId="2EFE36DE" w14:textId="77777777" w:rsidR="002732DB" w:rsidRDefault="00944672" w:rsidP="00623B68">
      <w:pPr>
        <w:autoSpaceDE w:val="0"/>
        <w:autoSpaceDN w:val="0"/>
        <w:adjustRightInd w:val="0"/>
        <w:spacing w:after="0" w:line="360" w:lineRule="auto"/>
        <w:ind w:firstLine="227"/>
        <w:jc w:val="both"/>
        <w:rPr>
          <w:ins w:id="12598" w:author="Lektorat Bauer" w:date="2025-03-06T19:23:00Z" w16du:dateUtc="2025-03-06T18:23:00Z"/>
          <w:rFonts w:ascii="Arial" w:hAnsi="Arial" w:cs="Arial"/>
          <w:sz w:val="24"/>
          <w:szCs w:val="24"/>
        </w:rPr>
      </w:pPr>
      <w:r w:rsidRPr="00944672">
        <w:rPr>
          <w:rFonts w:ascii="Arial" w:hAnsi="Arial" w:cs="Arial"/>
          <w:sz w:val="24"/>
          <w:szCs w:val="24"/>
        </w:rPr>
        <w:t>„Das geht Sie nichts an</w:t>
      </w:r>
      <w:del w:id="12599" w:author="Lektorat Bauer" w:date="2025-03-06T19:22:00Z" w16du:dateUtc="2025-03-06T18:22:00Z">
        <w:r w:rsidRPr="00944672" w:rsidDel="002732DB">
          <w:rPr>
            <w:rFonts w:ascii="Arial" w:hAnsi="Arial" w:cs="Arial"/>
            <w:sz w:val="24"/>
            <w:szCs w:val="24"/>
          </w:rPr>
          <w:delText>.</w:delText>
        </w:r>
      </w:del>
      <w:r w:rsidRPr="00944672">
        <w:rPr>
          <w:rFonts w:ascii="Arial" w:hAnsi="Arial" w:cs="Arial"/>
          <w:sz w:val="24"/>
          <w:szCs w:val="24"/>
        </w:rPr>
        <w:t>“</w:t>
      </w:r>
      <w:ins w:id="12600" w:author="Lektorat Bauer" w:date="2025-03-06T19:22:00Z" w16du:dateUtc="2025-03-06T18:22:00Z">
        <w:r w:rsidR="002732DB">
          <w:rPr>
            <w:rFonts w:ascii="Arial" w:hAnsi="Arial" w:cs="Arial"/>
            <w:sz w:val="24"/>
            <w:szCs w:val="24"/>
          </w:rPr>
          <w:t>,</w:t>
        </w:r>
      </w:ins>
      <w:r w:rsidRPr="00944672">
        <w:rPr>
          <w:rFonts w:ascii="Arial" w:hAnsi="Arial" w:cs="Arial"/>
          <w:sz w:val="24"/>
          <w:szCs w:val="24"/>
        </w:rPr>
        <w:t xml:space="preserve"> </w:t>
      </w:r>
      <w:del w:id="12601" w:author="Lektorat Bauer" w:date="2025-03-06T19:22:00Z" w16du:dateUtc="2025-03-06T18:22:00Z">
        <w:r w:rsidRPr="00944672" w:rsidDel="002732DB">
          <w:rPr>
            <w:rFonts w:ascii="Arial" w:hAnsi="Arial" w:cs="Arial"/>
            <w:sz w:val="24"/>
            <w:szCs w:val="24"/>
          </w:rPr>
          <w:delText>B</w:delText>
        </w:r>
      </w:del>
      <w:ins w:id="12602" w:author="Lektorat Bauer" w:date="2025-03-06T19:22:00Z" w16du:dateUtc="2025-03-06T18:22:00Z">
        <w:r w:rsidR="002732DB">
          <w:rPr>
            <w:rFonts w:ascii="Arial" w:hAnsi="Arial" w:cs="Arial"/>
            <w:sz w:val="24"/>
            <w:szCs w:val="24"/>
          </w:rPr>
          <w:t>b</w:t>
        </w:r>
      </w:ins>
      <w:r w:rsidRPr="00944672">
        <w:rPr>
          <w:rFonts w:ascii="Arial" w:hAnsi="Arial" w:cs="Arial"/>
          <w:sz w:val="24"/>
          <w:szCs w:val="24"/>
        </w:rPr>
        <w:t xml:space="preserve">laffte Bibi </w:t>
      </w:r>
      <w:del w:id="12603" w:author="Lektorat Bauer" w:date="2025-03-06T19:22:00Z" w16du:dateUtc="2025-03-06T18:22:00Z">
        <w:r w:rsidRPr="00944672" w:rsidDel="002732DB">
          <w:rPr>
            <w:rFonts w:ascii="Arial" w:hAnsi="Arial" w:cs="Arial"/>
            <w:sz w:val="24"/>
            <w:szCs w:val="24"/>
          </w:rPr>
          <w:delText>ihn an</w:delText>
        </w:r>
      </w:del>
      <w:ins w:id="12604" w:author="Lektorat Bauer" w:date="2025-03-06T19:22:00Z" w16du:dateUtc="2025-03-06T18:22:00Z">
        <w:r w:rsidR="002732DB">
          <w:rPr>
            <w:rFonts w:ascii="Arial" w:hAnsi="Arial" w:cs="Arial"/>
            <w:sz w:val="24"/>
            <w:szCs w:val="24"/>
          </w:rPr>
          <w:t>zurück.</w:t>
        </w:r>
      </w:ins>
      <w:r w:rsidRPr="00944672">
        <w:rPr>
          <w:rFonts w:ascii="Arial" w:hAnsi="Arial" w:cs="Arial"/>
          <w:sz w:val="24"/>
          <w:szCs w:val="24"/>
        </w:rPr>
        <w:t xml:space="preserve"> </w:t>
      </w:r>
      <w:del w:id="12605" w:author="Lektorat Bauer" w:date="2025-03-06T19:23:00Z" w16du:dateUtc="2025-03-06T18:23:00Z">
        <w:r w:rsidRPr="00944672" w:rsidDel="002732DB">
          <w:rPr>
            <w:rFonts w:ascii="Arial" w:hAnsi="Arial" w:cs="Arial"/>
            <w:sz w:val="24"/>
            <w:szCs w:val="24"/>
          </w:rPr>
          <w:delText>und a</w:delText>
        </w:r>
      </w:del>
      <w:ins w:id="12606" w:author="Lektorat Bauer" w:date="2025-03-06T19:23:00Z" w16du:dateUtc="2025-03-06T18:23:00Z">
        <w:r w:rsidR="002732DB">
          <w:rPr>
            <w:rFonts w:ascii="Arial" w:hAnsi="Arial" w:cs="Arial"/>
            <w:sz w:val="24"/>
            <w:szCs w:val="24"/>
          </w:rPr>
          <w:t>A</w:t>
        </w:r>
      </w:ins>
      <w:r w:rsidRPr="00944672">
        <w:rPr>
          <w:rFonts w:ascii="Arial" w:hAnsi="Arial" w:cs="Arial"/>
          <w:sz w:val="24"/>
          <w:szCs w:val="24"/>
        </w:rPr>
        <w:t>n Dr. Dingaka gewandt</w:t>
      </w:r>
      <w:del w:id="12607" w:author="Lektorat Bauer" w:date="2025-03-06T19:23:00Z" w16du:dateUtc="2025-03-06T18:23:00Z">
        <w:r w:rsidRPr="00944672" w:rsidDel="002732DB">
          <w:rPr>
            <w:rFonts w:ascii="Arial" w:hAnsi="Arial" w:cs="Arial"/>
            <w:sz w:val="24"/>
            <w:szCs w:val="24"/>
          </w:rPr>
          <w:delText>,</w:delText>
        </w:r>
      </w:del>
      <w:r w:rsidRPr="00944672">
        <w:rPr>
          <w:rFonts w:ascii="Arial" w:hAnsi="Arial" w:cs="Arial"/>
          <w:sz w:val="24"/>
          <w:szCs w:val="24"/>
        </w:rPr>
        <w:t xml:space="preserve"> fragte sie: „Wie lange brauchen Sie hier noch Herr Dr. Dingaka?“ </w:t>
      </w:r>
    </w:p>
    <w:p w14:paraId="0C491D32" w14:textId="5DE4D64D"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„Tatsächlich bin ich jetzt hier fertig. Ich würde jetzt anrufen und zu der zweiten Location gehen.“ </w:t>
      </w:r>
    </w:p>
    <w:p w14:paraId="166FA892" w14:textId="77777777" w:rsidR="002732DB" w:rsidRDefault="00944672" w:rsidP="00623B68">
      <w:pPr>
        <w:autoSpaceDE w:val="0"/>
        <w:autoSpaceDN w:val="0"/>
        <w:adjustRightInd w:val="0"/>
        <w:spacing w:after="0" w:line="360" w:lineRule="auto"/>
        <w:ind w:firstLine="227"/>
        <w:jc w:val="both"/>
        <w:rPr>
          <w:ins w:id="12608" w:author="Lektorat Bauer" w:date="2025-03-06T19:23:00Z" w16du:dateUtc="2025-03-06T18:23:00Z"/>
          <w:rFonts w:ascii="Arial" w:hAnsi="Arial" w:cs="Arial"/>
          <w:sz w:val="24"/>
          <w:szCs w:val="24"/>
        </w:rPr>
      </w:pPr>
      <w:r w:rsidRPr="00944672">
        <w:rPr>
          <w:rFonts w:ascii="Arial" w:hAnsi="Arial" w:cs="Arial"/>
          <w:sz w:val="24"/>
          <w:szCs w:val="24"/>
        </w:rPr>
        <w:lastRenderedPageBreak/>
        <w:t>Tia nahm das Tablet und sah in die Kamera. „Anique, Flim, habt Ihr das mitbekommen?“</w:t>
      </w:r>
    </w:p>
    <w:p w14:paraId="6BF1B4CB" w14:textId="13729119"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del w:id="12609" w:author="Lektorat Bauer" w:date="2025-03-06T19:23:00Z" w16du:dateUtc="2025-03-06T18:23:00Z">
        <w:r w:rsidRPr="00944672" w:rsidDel="002732DB">
          <w:rPr>
            <w:rFonts w:ascii="Arial" w:hAnsi="Arial" w:cs="Arial"/>
            <w:sz w:val="24"/>
            <w:szCs w:val="24"/>
          </w:rPr>
          <w:delText xml:space="preserve"> </w:delText>
        </w:r>
      </w:del>
      <w:r w:rsidRPr="00944672">
        <w:rPr>
          <w:rFonts w:ascii="Arial" w:hAnsi="Arial" w:cs="Arial"/>
          <w:sz w:val="24"/>
          <w:szCs w:val="24"/>
        </w:rPr>
        <w:t>„Ja, haben wir</w:t>
      </w:r>
      <w:del w:id="12610" w:author="Lektorat Bauer" w:date="2025-03-06T19:23:00Z" w16du:dateUtc="2025-03-06T18:23:00Z">
        <w:r w:rsidRPr="00944672" w:rsidDel="002732DB">
          <w:rPr>
            <w:rFonts w:ascii="Arial" w:hAnsi="Arial" w:cs="Arial"/>
            <w:sz w:val="24"/>
            <w:szCs w:val="24"/>
          </w:rPr>
          <w:delText>.</w:delText>
        </w:r>
      </w:del>
      <w:r w:rsidRPr="00944672">
        <w:rPr>
          <w:rFonts w:ascii="Arial" w:hAnsi="Arial" w:cs="Arial"/>
          <w:sz w:val="24"/>
          <w:szCs w:val="24"/>
        </w:rPr>
        <w:t>“</w:t>
      </w:r>
      <w:ins w:id="12611" w:author="Lektorat Bauer" w:date="2025-03-06T19:23:00Z" w16du:dateUtc="2025-03-06T18:23:00Z">
        <w:r w:rsidR="002732DB">
          <w:rPr>
            <w:rFonts w:ascii="Arial" w:hAnsi="Arial" w:cs="Arial"/>
            <w:sz w:val="24"/>
            <w:szCs w:val="24"/>
          </w:rPr>
          <w:t>,</w:t>
        </w:r>
      </w:ins>
      <w:r w:rsidRPr="00944672">
        <w:rPr>
          <w:rFonts w:ascii="Arial" w:hAnsi="Arial" w:cs="Arial"/>
          <w:sz w:val="24"/>
          <w:szCs w:val="24"/>
        </w:rPr>
        <w:t xml:space="preserve"> </w:t>
      </w:r>
      <w:ins w:id="12612" w:author="Lektorat Bauer" w:date="2025-03-06T19:23:00Z" w16du:dateUtc="2025-03-06T18:23:00Z">
        <w:r w:rsidR="002732DB">
          <w:rPr>
            <w:rFonts w:ascii="Arial" w:hAnsi="Arial" w:cs="Arial"/>
            <w:sz w:val="24"/>
            <w:szCs w:val="24"/>
          </w:rPr>
          <w:t>a</w:t>
        </w:r>
      </w:ins>
      <w:del w:id="12613" w:author="Lektorat Bauer" w:date="2025-03-06T19:23:00Z" w16du:dateUtc="2025-03-06T18:23:00Z">
        <w:r w:rsidRPr="00944672" w:rsidDel="002732DB">
          <w:rPr>
            <w:rFonts w:ascii="Arial" w:hAnsi="Arial" w:cs="Arial"/>
            <w:sz w:val="24"/>
            <w:szCs w:val="24"/>
          </w:rPr>
          <w:delText>A</w:delText>
        </w:r>
      </w:del>
      <w:r w:rsidRPr="00944672">
        <w:rPr>
          <w:rFonts w:ascii="Arial" w:hAnsi="Arial" w:cs="Arial"/>
          <w:sz w:val="24"/>
          <w:szCs w:val="24"/>
        </w:rPr>
        <w:t xml:space="preserve">ntwortete Anique. „Flim bringt die Drohne zurück, damit sie wieder kampfbereit gemacht wird. Für Euch organisieren wir den Weiterflug. Info dazu nachher. Die drei Gefangenen nehmt Ihr mit, wir schicken ein Empfangskomitee zu Euch nach Abu Kammash. Code wie üblich.“ </w:t>
      </w:r>
    </w:p>
    <w:p w14:paraId="32B1C157" w14:textId="6AF1BEA2"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„Ihr seid Amerikaner, nicht wahr. Ihr </w:t>
      </w:r>
      <w:ins w:id="12614" w:author="Lektorat Bauer" w:date="2025-03-06T19:23:00Z" w16du:dateUtc="2025-03-06T18:23:00Z">
        <w:r w:rsidR="008A63B9">
          <w:rPr>
            <w:rFonts w:ascii="Arial" w:hAnsi="Arial" w:cs="Arial"/>
            <w:sz w:val="24"/>
            <w:szCs w:val="24"/>
          </w:rPr>
          <w:t>s</w:t>
        </w:r>
      </w:ins>
      <w:del w:id="12615" w:author="Lektorat Bauer" w:date="2025-03-06T19:23:00Z" w16du:dateUtc="2025-03-06T18:23:00Z">
        <w:r w:rsidRPr="00944672" w:rsidDel="008A63B9">
          <w:rPr>
            <w:rFonts w:ascii="Arial" w:hAnsi="Arial" w:cs="Arial"/>
            <w:sz w:val="24"/>
            <w:szCs w:val="24"/>
          </w:rPr>
          <w:delText>S</w:delText>
        </w:r>
      </w:del>
      <w:r w:rsidRPr="00944672">
        <w:rPr>
          <w:rFonts w:ascii="Arial" w:hAnsi="Arial" w:cs="Arial"/>
          <w:sz w:val="24"/>
          <w:szCs w:val="24"/>
        </w:rPr>
        <w:t>cheiß Imperialisten!“</w:t>
      </w:r>
      <w:ins w:id="12616" w:author="Lektorat Bauer" w:date="2025-03-06T19:23:00Z" w16du:dateUtc="2025-03-06T18:23:00Z">
        <w:r w:rsidR="008A63B9">
          <w:rPr>
            <w:rFonts w:ascii="Arial" w:hAnsi="Arial" w:cs="Arial"/>
            <w:sz w:val="24"/>
            <w:szCs w:val="24"/>
          </w:rPr>
          <w:t>,</w:t>
        </w:r>
      </w:ins>
      <w:r w:rsidRPr="00944672">
        <w:rPr>
          <w:rFonts w:ascii="Arial" w:hAnsi="Arial" w:cs="Arial"/>
          <w:sz w:val="24"/>
          <w:szCs w:val="24"/>
        </w:rPr>
        <w:t xml:space="preserve"> </w:t>
      </w:r>
      <w:ins w:id="12617" w:author="Lektorat Bauer" w:date="2025-03-06T19:23:00Z" w16du:dateUtc="2025-03-06T18:23:00Z">
        <w:r w:rsidR="008A63B9">
          <w:rPr>
            <w:rFonts w:ascii="Arial" w:hAnsi="Arial" w:cs="Arial"/>
            <w:sz w:val="24"/>
            <w:szCs w:val="24"/>
          </w:rPr>
          <w:t>s</w:t>
        </w:r>
      </w:ins>
      <w:del w:id="12618" w:author="Lektorat Bauer" w:date="2025-03-06T19:23:00Z" w16du:dateUtc="2025-03-06T18:23:00Z">
        <w:r w:rsidRPr="00944672" w:rsidDel="008A63B9">
          <w:rPr>
            <w:rFonts w:ascii="Arial" w:hAnsi="Arial" w:cs="Arial"/>
            <w:sz w:val="24"/>
            <w:szCs w:val="24"/>
          </w:rPr>
          <w:delText>S</w:delText>
        </w:r>
      </w:del>
      <w:r w:rsidRPr="00944672">
        <w:rPr>
          <w:rFonts w:ascii="Arial" w:hAnsi="Arial" w:cs="Arial"/>
          <w:sz w:val="24"/>
          <w:szCs w:val="24"/>
        </w:rPr>
        <w:t>chrie der ‚General‘, dessen Gesicht durch den rechten Haken, den Tia ihm verpasste, zur Seite geworfen wurde.</w:t>
      </w:r>
    </w:p>
    <w:p w14:paraId="6FC5220E" w14:textId="77777777" w:rsidR="008A63B9" w:rsidRDefault="00944672" w:rsidP="00623B68">
      <w:pPr>
        <w:autoSpaceDE w:val="0"/>
        <w:autoSpaceDN w:val="0"/>
        <w:adjustRightInd w:val="0"/>
        <w:spacing w:after="0" w:line="360" w:lineRule="auto"/>
        <w:ind w:firstLine="227"/>
        <w:jc w:val="both"/>
        <w:rPr>
          <w:ins w:id="12619" w:author="Lektorat Bauer" w:date="2025-03-06T19:23:00Z" w16du:dateUtc="2025-03-06T18:23:00Z"/>
          <w:rFonts w:ascii="Arial" w:hAnsi="Arial" w:cs="Arial"/>
          <w:sz w:val="24"/>
          <w:szCs w:val="24"/>
        </w:rPr>
      </w:pPr>
      <w:r w:rsidRPr="00944672">
        <w:rPr>
          <w:rFonts w:ascii="Arial" w:hAnsi="Arial" w:cs="Arial"/>
          <w:sz w:val="24"/>
          <w:szCs w:val="24"/>
        </w:rPr>
        <w:t xml:space="preserve">„Bibi und </w:t>
      </w:r>
      <w:del w:id="12620" w:author="Lektorat Bauer" w:date="2025-03-06T19:23:00Z" w16du:dateUtc="2025-03-06T18:23:00Z">
        <w:r w:rsidRPr="00944672" w:rsidDel="008A63B9">
          <w:rPr>
            <w:rFonts w:ascii="Arial" w:hAnsi="Arial" w:cs="Arial"/>
            <w:sz w:val="24"/>
            <w:szCs w:val="24"/>
          </w:rPr>
          <w:delText xml:space="preserve">und </w:delText>
        </w:r>
      </w:del>
      <w:ins w:id="12621" w:author="Lektorat Bauer" w:date="2025-03-06T19:23:00Z" w16du:dateUtc="2025-03-06T18:23:00Z">
        <w:r w:rsidR="008A63B9">
          <w:rPr>
            <w:rFonts w:ascii="Arial" w:hAnsi="Arial" w:cs="Arial"/>
            <w:sz w:val="24"/>
            <w:szCs w:val="24"/>
          </w:rPr>
          <w:t>ich</w:t>
        </w:r>
        <w:r w:rsidR="008A63B9" w:rsidRPr="00944672">
          <w:rPr>
            <w:rFonts w:ascii="Arial" w:hAnsi="Arial" w:cs="Arial"/>
            <w:sz w:val="24"/>
            <w:szCs w:val="24"/>
          </w:rPr>
          <w:t xml:space="preserve"> </w:t>
        </w:r>
      </w:ins>
      <w:r w:rsidRPr="00944672">
        <w:rPr>
          <w:rFonts w:ascii="Arial" w:hAnsi="Arial" w:cs="Arial"/>
          <w:sz w:val="24"/>
          <w:szCs w:val="24"/>
        </w:rPr>
        <w:t xml:space="preserve">kommen aus Malaysia. Der Doktor hier aus Botsuana. Und die Amerikaner </w:t>
      </w:r>
      <w:ins w:id="12622" w:author="Lektorat Bauer" w:date="2025-03-06T19:23:00Z" w16du:dateUtc="2025-03-06T18:23:00Z">
        <w:r w:rsidR="008A63B9">
          <w:rPr>
            <w:rFonts w:ascii="Arial" w:hAnsi="Arial" w:cs="Arial"/>
            <w:sz w:val="24"/>
            <w:szCs w:val="24"/>
          </w:rPr>
          <w:t>…</w:t>
        </w:r>
      </w:ins>
      <w:del w:id="12623" w:author="Lektorat Bauer" w:date="2025-03-06T19:23:00Z" w16du:dateUtc="2025-03-06T18:23:00Z">
        <w:r w:rsidRPr="00944672" w:rsidDel="008A63B9">
          <w:rPr>
            <w:rFonts w:ascii="Arial" w:hAnsi="Arial" w:cs="Arial"/>
            <w:sz w:val="24"/>
            <w:szCs w:val="24"/>
          </w:rPr>
          <w:delText>...</w:delText>
        </w:r>
      </w:del>
      <w:r w:rsidRPr="00944672">
        <w:rPr>
          <w:rFonts w:ascii="Arial" w:hAnsi="Arial" w:cs="Arial"/>
          <w:sz w:val="24"/>
          <w:szCs w:val="24"/>
        </w:rPr>
        <w:t xml:space="preserve"> Die wären froh, wenn wir für sie arbeiten würden. Wir arbeiten für eine private Organisation.“ </w:t>
      </w:r>
    </w:p>
    <w:p w14:paraId="31603640" w14:textId="77777777" w:rsidR="00C84592" w:rsidRDefault="00944672" w:rsidP="00623B68">
      <w:pPr>
        <w:autoSpaceDE w:val="0"/>
        <w:autoSpaceDN w:val="0"/>
        <w:adjustRightInd w:val="0"/>
        <w:spacing w:after="0" w:line="360" w:lineRule="auto"/>
        <w:ind w:firstLine="227"/>
        <w:jc w:val="both"/>
        <w:rPr>
          <w:ins w:id="12624" w:author="Lektorat Bauer" w:date="2025-03-06T19:24:00Z" w16du:dateUtc="2025-03-06T18:24:00Z"/>
          <w:rFonts w:ascii="Arial" w:hAnsi="Arial" w:cs="Arial"/>
          <w:sz w:val="24"/>
          <w:szCs w:val="24"/>
        </w:rPr>
      </w:pPr>
      <w:r w:rsidRPr="00944672">
        <w:rPr>
          <w:rFonts w:ascii="Arial" w:hAnsi="Arial" w:cs="Arial"/>
          <w:sz w:val="24"/>
          <w:szCs w:val="24"/>
        </w:rPr>
        <w:t xml:space="preserve">Der General wollte etwas antworten, als Bibi ihm das Wort abschnitt. „General, es ist Ihrer Gesundheit zuträglicher, wenn sie ab jetzt nichts mehr sagen. Männer, die sich überschätzen, kann ich nicht respektieren. Sie schlagen auf wehrlose Frauen ein, ich werde mich gern in deren Namen revanchieren.“ </w:t>
      </w:r>
    </w:p>
    <w:p w14:paraId="6852E82A" w14:textId="5308805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„Pah</w:t>
      </w:r>
      <w:del w:id="12625" w:author="Lektorat Bauer" w:date="2025-03-06T19:24:00Z" w16du:dateUtc="2025-03-06T18:24:00Z">
        <w:r w:rsidRPr="00944672" w:rsidDel="00C84592">
          <w:rPr>
            <w:rFonts w:ascii="Arial" w:hAnsi="Arial" w:cs="Arial"/>
            <w:sz w:val="24"/>
            <w:szCs w:val="24"/>
          </w:rPr>
          <w:delText>.</w:delText>
        </w:r>
      </w:del>
      <w:r w:rsidRPr="00944672">
        <w:rPr>
          <w:rFonts w:ascii="Arial" w:hAnsi="Arial" w:cs="Arial"/>
          <w:sz w:val="24"/>
          <w:szCs w:val="24"/>
        </w:rPr>
        <w:t>“</w:t>
      </w:r>
      <w:ins w:id="12626" w:author="Lektorat Bauer" w:date="2025-03-06T19:24:00Z" w16du:dateUtc="2025-03-06T18:24:00Z">
        <w:r w:rsidR="00C84592">
          <w:rPr>
            <w:rFonts w:ascii="Arial" w:hAnsi="Arial" w:cs="Arial"/>
            <w:sz w:val="24"/>
            <w:szCs w:val="24"/>
          </w:rPr>
          <w:t>,</w:t>
        </w:r>
      </w:ins>
      <w:r w:rsidRPr="00944672">
        <w:rPr>
          <w:rFonts w:ascii="Arial" w:hAnsi="Arial" w:cs="Arial"/>
          <w:sz w:val="24"/>
          <w:szCs w:val="24"/>
        </w:rPr>
        <w:t xml:space="preserve"> </w:t>
      </w:r>
      <w:ins w:id="12627" w:author="Lektorat Bauer" w:date="2025-03-06T19:24:00Z" w16du:dateUtc="2025-03-06T18:24:00Z">
        <w:r w:rsidR="00C84592">
          <w:rPr>
            <w:rFonts w:ascii="Arial" w:hAnsi="Arial" w:cs="Arial"/>
            <w:sz w:val="24"/>
            <w:szCs w:val="24"/>
          </w:rPr>
          <w:t>k</w:t>
        </w:r>
      </w:ins>
      <w:del w:id="12628" w:author="Lektorat Bauer" w:date="2025-03-06T19:24:00Z" w16du:dateUtc="2025-03-06T18:24:00Z">
        <w:r w:rsidRPr="00944672" w:rsidDel="00C84592">
          <w:rPr>
            <w:rFonts w:ascii="Arial" w:hAnsi="Arial" w:cs="Arial"/>
            <w:sz w:val="24"/>
            <w:szCs w:val="24"/>
          </w:rPr>
          <w:delText>K</w:delText>
        </w:r>
      </w:del>
      <w:r w:rsidRPr="00944672">
        <w:rPr>
          <w:rFonts w:ascii="Arial" w:hAnsi="Arial" w:cs="Arial"/>
          <w:sz w:val="24"/>
          <w:szCs w:val="24"/>
        </w:rPr>
        <w:t xml:space="preserve">onnte der General noch sagen, bevor ihn der Gewehrkolben in die Niere traf. </w:t>
      </w:r>
      <w:del w:id="12629" w:author="Lektorat Bauer" w:date="2025-03-06T19:24:00Z" w16du:dateUtc="2025-03-06T18:24:00Z">
        <w:r w:rsidRPr="00944672" w:rsidDel="00C84592">
          <w:rPr>
            <w:rFonts w:ascii="Arial" w:hAnsi="Arial" w:cs="Arial"/>
            <w:sz w:val="24"/>
            <w:szCs w:val="24"/>
          </w:rPr>
          <w:delText xml:space="preserve">„Was denkst Du wer ...“ </w:delText>
        </w:r>
      </w:del>
      <w:r w:rsidRPr="00944672">
        <w:rPr>
          <w:rFonts w:ascii="Arial" w:hAnsi="Arial" w:cs="Arial"/>
          <w:sz w:val="24"/>
          <w:szCs w:val="24"/>
        </w:rPr>
        <w:t xml:space="preserve">Sie hatte nicht mit voller Kraft zugeschlagen, aber der Gewehrkolben lies die untere Lippe aufplatzen und die Nase fing an zu bluten. Freundlich lächelnd, aber mit kaltem Blick sagte Bibi </w:t>
      </w:r>
      <w:del w:id="12630" w:author="Lektorat Bauer" w:date="2025-03-06T19:24:00Z" w16du:dateUtc="2025-03-06T18:24:00Z">
        <w:r w:rsidRPr="00944672" w:rsidDel="00C84592">
          <w:rPr>
            <w:rFonts w:ascii="Arial" w:hAnsi="Arial" w:cs="Arial"/>
            <w:sz w:val="24"/>
            <w:szCs w:val="24"/>
          </w:rPr>
          <w:delText xml:space="preserve">in </w:delText>
        </w:r>
      </w:del>
      <w:ins w:id="12631" w:author="Lektorat Bauer" w:date="2025-03-06T19:24:00Z" w16du:dateUtc="2025-03-06T18:24:00Z">
        <w:r w:rsidR="00C84592">
          <w:rPr>
            <w:rFonts w:ascii="Arial" w:hAnsi="Arial" w:cs="Arial"/>
            <w:sz w:val="24"/>
            <w:szCs w:val="24"/>
          </w:rPr>
          <w:t>auf</w:t>
        </w:r>
        <w:r w:rsidR="00C84592" w:rsidRPr="00944672">
          <w:rPr>
            <w:rFonts w:ascii="Arial" w:hAnsi="Arial" w:cs="Arial"/>
            <w:sz w:val="24"/>
            <w:szCs w:val="24"/>
          </w:rPr>
          <w:t xml:space="preserve"> </w:t>
        </w:r>
      </w:ins>
      <w:r w:rsidRPr="00944672">
        <w:rPr>
          <w:rFonts w:ascii="Arial" w:hAnsi="Arial" w:cs="Arial"/>
          <w:sz w:val="24"/>
          <w:szCs w:val="24"/>
        </w:rPr>
        <w:t>Arabisch: „Herr General, sie dürfen gern weiterschimpfen. Jede Ihrer Bluttaten werden wir Ihnen gern in Erinnerung rufen.“ Der General verzichtete auf weitere Einwendungen.</w:t>
      </w:r>
    </w:p>
    <w:p w14:paraId="4FA190FD"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04440BD0"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4185CC21"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44F4F637" w14:textId="5EE93180"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 xml:space="preserve">Nach der Rückkehr </w:t>
      </w:r>
      <w:del w:id="12632" w:author="Lektorat Bauer" w:date="2025-03-06T19:24:00Z" w16du:dateUtc="2025-03-06T18:24:00Z">
        <w:r w:rsidRPr="00944672" w:rsidDel="00C84592">
          <w:rPr>
            <w:rFonts w:ascii="Arial" w:hAnsi="Arial" w:cs="Arial"/>
            <w:sz w:val="24"/>
            <w:szCs w:val="24"/>
          </w:rPr>
          <w:delText xml:space="preserve">in </w:delText>
        </w:r>
      </w:del>
      <w:ins w:id="12633" w:author="Lektorat Bauer" w:date="2025-03-06T19:24:00Z" w16du:dateUtc="2025-03-06T18:24:00Z">
        <w:r w:rsidR="00C84592">
          <w:rPr>
            <w:rFonts w:ascii="Arial" w:hAnsi="Arial" w:cs="Arial"/>
            <w:sz w:val="24"/>
            <w:szCs w:val="24"/>
          </w:rPr>
          <w:t>nach</w:t>
        </w:r>
        <w:r w:rsidR="00C84592" w:rsidRPr="00944672">
          <w:rPr>
            <w:rFonts w:ascii="Arial" w:hAnsi="Arial" w:cs="Arial"/>
            <w:sz w:val="24"/>
            <w:szCs w:val="24"/>
          </w:rPr>
          <w:t xml:space="preserve"> </w:t>
        </w:r>
      </w:ins>
      <w:r w:rsidRPr="00944672">
        <w:rPr>
          <w:rFonts w:ascii="Arial" w:hAnsi="Arial" w:cs="Arial"/>
          <w:sz w:val="24"/>
          <w:szCs w:val="24"/>
        </w:rPr>
        <w:t xml:space="preserve">Abu Kammash brachten Sie die drei Gefangenen in das Wohnzimmer und alle Wunden wurden notdürftig versorgt. Sie hörten ein Auto vorfahren. Bibi schaute aus dem Fenster und sagte: „Zwei Polizisten steigen aus. Unterschiedliche Bewaffnung.“ </w:t>
      </w:r>
      <w:ins w:id="12634" w:author="Lektorat Bauer" w:date="2025-03-06T19:24:00Z" w16du:dateUtc="2025-03-06T18:24:00Z">
        <w:r w:rsidR="00C84592">
          <w:rPr>
            <w:rFonts w:ascii="Arial" w:hAnsi="Arial" w:cs="Arial"/>
            <w:sz w:val="24"/>
            <w:szCs w:val="24"/>
          </w:rPr>
          <w:t xml:space="preserve">– </w:t>
        </w:r>
      </w:ins>
      <w:r w:rsidRPr="00944672">
        <w:rPr>
          <w:rFonts w:ascii="Arial" w:hAnsi="Arial" w:cs="Arial"/>
          <w:sz w:val="24"/>
          <w:szCs w:val="24"/>
        </w:rPr>
        <w:t>„Danke</w:t>
      </w:r>
      <w:del w:id="12635" w:author="Lektorat Bauer" w:date="2025-03-06T19:24:00Z" w16du:dateUtc="2025-03-06T18:24:00Z">
        <w:r w:rsidRPr="00944672" w:rsidDel="00C84592">
          <w:rPr>
            <w:rFonts w:ascii="Arial" w:hAnsi="Arial" w:cs="Arial"/>
            <w:sz w:val="24"/>
            <w:szCs w:val="24"/>
          </w:rPr>
          <w:delText>.</w:delText>
        </w:r>
      </w:del>
      <w:r w:rsidRPr="00944672">
        <w:rPr>
          <w:rFonts w:ascii="Arial" w:hAnsi="Arial" w:cs="Arial"/>
          <w:sz w:val="24"/>
          <w:szCs w:val="24"/>
        </w:rPr>
        <w:t>“</w:t>
      </w:r>
      <w:ins w:id="12636" w:author="Lektorat Bauer" w:date="2025-03-06T19:24:00Z" w16du:dateUtc="2025-03-06T18:24:00Z">
        <w:r w:rsidR="00C84592">
          <w:rPr>
            <w:rFonts w:ascii="Arial" w:hAnsi="Arial" w:cs="Arial"/>
            <w:sz w:val="24"/>
            <w:szCs w:val="24"/>
          </w:rPr>
          <w:t>,</w:t>
        </w:r>
      </w:ins>
      <w:r w:rsidRPr="00944672">
        <w:rPr>
          <w:rFonts w:ascii="Arial" w:hAnsi="Arial" w:cs="Arial"/>
          <w:sz w:val="24"/>
          <w:szCs w:val="24"/>
        </w:rPr>
        <w:t xml:space="preserve"> </w:t>
      </w:r>
      <w:ins w:id="12637" w:author="Lektorat Bauer" w:date="2025-03-06T19:24:00Z" w16du:dateUtc="2025-03-06T18:24:00Z">
        <w:r w:rsidR="00C84592">
          <w:rPr>
            <w:rFonts w:ascii="Arial" w:hAnsi="Arial" w:cs="Arial"/>
            <w:sz w:val="24"/>
            <w:szCs w:val="24"/>
          </w:rPr>
          <w:t>s</w:t>
        </w:r>
      </w:ins>
      <w:del w:id="12638" w:author="Lektorat Bauer" w:date="2025-03-06T19:24:00Z" w16du:dateUtc="2025-03-06T18:24:00Z">
        <w:r w:rsidRPr="00944672" w:rsidDel="00C84592">
          <w:rPr>
            <w:rFonts w:ascii="Arial" w:hAnsi="Arial" w:cs="Arial"/>
            <w:sz w:val="24"/>
            <w:szCs w:val="24"/>
          </w:rPr>
          <w:delText>S</w:delText>
        </w:r>
      </w:del>
      <w:r w:rsidRPr="00944672">
        <w:rPr>
          <w:rFonts w:ascii="Arial" w:hAnsi="Arial" w:cs="Arial"/>
          <w:sz w:val="24"/>
          <w:szCs w:val="24"/>
        </w:rPr>
        <w:t>agte Tia und wandte sich an den General. „Es sieht aus, als seien Sie sehr unbeliebt. So schnell hatten wir mit der Polizei nicht gerechnet.“ Ein verächtliches Schnauben war die einzige Antwort, die sie bekam. Sie gab Bibi ein Zeichen, worauf Bibi hinter einer Kommode in Stellung ging. Vor hier konnte Sie den Raum gut einsehen.</w:t>
      </w:r>
    </w:p>
    <w:p w14:paraId="049668DC"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Mit dem Klopfen ertönte eine Stimme, die in schlechtem Englisch sagte: „Libysche Polizei. Wir sollen hier einen Gefangenen abholen.“ Bibi und Tia sahen sich an, beide schüttelten unmerklich den Kopf. Tia rief. „Oh, einen kleinen Augenblick bitte. Ich komme.“ Tia ging zur Tür und öffnete diese, sie wirkte völlig unbefangen.</w:t>
      </w:r>
    </w:p>
    <w:p w14:paraId="19418156" w14:textId="0D092572"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„Schön, dass Sie es schnell geschafft haben. Kommen Sie herein, dann können Sie den Gefangenen direkt mitnehmen.“ Die Polizisten betraten das Gebäude und sahen sich um. Empfangen hatte sie eine junge Ausländerin, im Raum stand eine Kommode, dahinter stand eine weitere ausländisch aussehende Frau, die mit dem Falten von Handtüchern beschäftigt war. „Darf ich Sie bitte</w:t>
      </w:r>
      <w:ins w:id="12639" w:author="Lektorat Bauer" w:date="2025-03-07T00:56:00Z" w16du:dateUtc="2025-03-06T23:56:00Z">
        <w:r w:rsidR="00B40977">
          <w:rPr>
            <w:rFonts w:ascii="Arial" w:hAnsi="Arial" w:cs="Arial"/>
            <w:sz w:val="24"/>
            <w:szCs w:val="24"/>
          </w:rPr>
          <w:t>n</w:t>
        </w:r>
      </w:ins>
      <w:r w:rsidRPr="00944672">
        <w:rPr>
          <w:rFonts w:ascii="Arial" w:hAnsi="Arial" w:cs="Arial"/>
          <w:sz w:val="24"/>
          <w:szCs w:val="24"/>
        </w:rPr>
        <w:t>, mir Ihre Ausweise zu zeigen?“</w:t>
      </w:r>
      <w:ins w:id="12640" w:author="Lektorat Bauer" w:date="2025-03-07T00:56:00Z" w16du:dateUtc="2025-03-06T23:56:00Z">
        <w:r w:rsidR="00B40977">
          <w:rPr>
            <w:rFonts w:ascii="Arial" w:hAnsi="Arial" w:cs="Arial"/>
            <w:sz w:val="24"/>
            <w:szCs w:val="24"/>
          </w:rPr>
          <w:t>,</w:t>
        </w:r>
      </w:ins>
      <w:r w:rsidRPr="00944672">
        <w:rPr>
          <w:rFonts w:ascii="Arial" w:hAnsi="Arial" w:cs="Arial"/>
          <w:sz w:val="24"/>
          <w:szCs w:val="24"/>
        </w:rPr>
        <w:t xml:space="preserve"> </w:t>
      </w:r>
      <w:ins w:id="12641" w:author="Lektorat Bauer" w:date="2025-03-07T00:56:00Z" w16du:dateUtc="2025-03-06T23:56:00Z">
        <w:r w:rsidR="00B40977">
          <w:rPr>
            <w:rFonts w:ascii="Arial" w:hAnsi="Arial" w:cs="Arial"/>
            <w:sz w:val="24"/>
            <w:szCs w:val="24"/>
          </w:rPr>
          <w:t>f</w:t>
        </w:r>
      </w:ins>
      <w:del w:id="12642" w:author="Lektorat Bauer" w:date="2025-03-07T00:56:00Z" w16du:dateUtc="2025-03-06T23:56:00Z">
        <w:r w:rsidRPr="00944672" w:rsidDel="00B40977">
          <w:rPr>
            <w:rFonts w:ascii="Arial" w:hAnsi="Arial" w:cs="Arial"/>
            <w:sz w:val="24"/>
            <w:szCs w:val="24"/>
          </w:rPr>
          <w:delText>F</w:delText>
        </w:r>
      </w:del>
      <w:r w:rsidRPr="00944672">
        <w:rPr>
          <w:rFonts w:ascii="Arial" w:hAnsi="Arial" w:cs="Arial"/>
          <w:sz w:val="24"/>
          <w:szCs w:val="24"/>
        </w:rPr>
        <w:t xml:space="preserve">ragte die Frau, die die Tür geöffnet hatte. </w:t>
      </w:r>
    </w:p>
    <w:p w14:paraId="010B89AD" w14:textId="11FC9491"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Der erste Polizist war halb im Raum und verdeckte dadurch den Zweiten, der plötzlich seine Pistole in der Hand hatte und damit Tia bedrohte. Tia machte pflichtschuldig</w:t>
      </w:r>
      <w:del w:id="12643" w:author="Lektorat Bauer" w:date="2025-03-07T00:57:00Z" w16du:dateUtc="2025-03-06T23:57:00Z">
        <w:r w:rsidRPr="00944672" w:rsidDel="00B40977">
          <w:rPr>
            <w:rFonts w:ascii="Arial" w:hAnsi="Arial" w:cs="Arial"/>
            <w:sz w:val="24"/>
            <w:szCs w:val="24"/>
          </w:rPr>
          <w:delText>st</w:delText>
        </w:r>
      </w:del>
      <w:r w:rsidRPr="00944672">
        <w:rPr>
          <w:rFonts w:ascii="Arial" w:hAnsi="Arial" w:cs="Arial"/>
          <w:sz w:val="24"/>
          <w:szCs w:val="24"/>
        </w:rPr>
        <w:t xml:space="preserve"> einen ängstlichen Eindruck, als der General auf Arabisch eine Warnung rief. Bevor die Polizisten reagieren konnten, schoß Bibi dem zweiten Polizisten in die Schulter. Der vordere Polizist wollte auf den Schuß reagieren und sah sich urplötzlich der Mündung einer Glock gegenüber. „Schön</w:t>
      </w:r>
      <w:ins w:id="12644" w:author="Lektorat Bauer" w:date="2025-03-07T00:57:00Z" w16du:dateUtc="2025-03-06T23:57:00Z">
        <w:r w:rsidR="00B40977">
          <w:rPr>
            <w:rFonts w:ascii="Arial" w:hAnsi="Arial" w:cs="Arial"/>
            <w:sz w:val="24"/>
            <w:szCs w:val="24"/>
          </w:rPr>
          <w:t>,</w:t>
        </w:r>
      </w:ins>
      <w:r w:rsidRPr="00944672">
        <w:rPr>
          <w:rFonts w:ascii="Arial" w:hAnsi="Arial" w:cs="Arial"/>
          <w:sz w:val="24"/>
          <w:szCs w:val="24"/>
        </w:rPr>
        <w:t xml:space="preserve"> dass Sie hier sind</w:t>
      </w:r>
      <w:del w:id="12645" w:author="Lektorat Bauer" w:date="2025-03-07T00:57:00Z" w16du:dateUtc="2025-03-06T23:57:00Z">
        <w:r w:rsidRPr="00944672" w:rsidDel="00B40977">
          <w:rPr>
            <w:rFonts w:ascii="Arial" w:hAnsi="Arial" w:cs="Arial"/>
            <w:sz w:val="24"/>
            <w:szCs w:val="24"/>
          </w:rPr>
          <w:delText>.</w:delText>
        </w:r>
      </w:del>
      <w:r w:rsidRPr="00944672">
        <w:rPr>
          <w:rFonts w:ascii="Arial" w:hAnsi="Arial" w:cs="Arial"/>
          <w:sz w:val="24"/>
          <w:szCs w:val="24"/>
        </w:rPr>
        <w:t>“</w:t>
      </w:r>
      <w:ins w:id="12646" w:author="Lektorat Bauer" w:date="2025-03-07T00:57:00Z" w16du:dateUtc="2025-03-06T23:57:00Z">
        <w:r w:rsidR="00B40977">
          <w:rPr>
            <w:rFonts w:ascii="Arial" w:hAnsi="Arial" w:cs="Arial"/>
            <w:sz w:val="24"/>
            <w:szCs w:val="24"/>
          </w:rPr>
          <w:t>,</w:t>
        </w:r>
      </w:ins>
      <w:r w:rsidRPr="00944672">
        <w:rPr>
          <w:rFonts w:ascii="Arial" w:hAnsi="Arial" w:cs="Arial"/>
          <w:sz w:val="24"/>
          <w:szCs w:val="24"/>
        </w:rPr>
        <w:t xml:space="preserve"> </w:t>
      </w:r>
      <w:ins w:id="12647" w:author="Lektorat Bauer" w:date="2025-03-07T00:57:00Z" w16du:dateUtc="2025-03-06T23:57:00Z">
        <w:r w:rsidR="00B40977">
          <w:rPr>
            <w:rFonts w:ascii="Arial" w:hAnsi="Arial" w:cs="Arial"/>
            <w:sz w:val="24"/>
            <w:szCs w:val="24"/>
          </w:rPr>
          <w:t>s</w:t>
        </w:r>
      </w:ins>
      <w:del w:id="12648" w:author="Lektorat Bauer" w:date="2025-03-07T00:57:00Z" w16du:dateUtc="2025-03-06T23:57:00Z">
        <w:r w:rsidRPr="00944672" w:rsidDel="00B40977">
          <w:rPr>
            <w:rFonts w:ascii="Arial" w:hAnsi="Arial" w:cs="Arial"/>
            <w:sz w:val="24"/>
            <w:szCs w:val="24"/>
          </w:rPr>
          <w:delText>S</w:delText>
        </w:r>
      </w:del>
      <w:r w:rsidRPr="00944672">
        <w:rPr>
          <w:rFonts w:ascii="Arial" w:hAnsi="Arial" w:cs="Arial"/>
          <w:sz w:val="24"/>
          <w:szCs w:val="24"/>
        </w:rPr>
        <w:t>agte Tia</w:t>
      </w:r>
      <w:ins w:id="12649" w:author="Lektorat Bauer" w:date="2025-03-07T00:57:00Z" w16du:dateUtc="2025-03-06T23:57:00Z">
        <w:r w:rsidR="00B40977">
          <w:rPr>
            <w:rFonts w:ascii="Arial" w:hAnsi="Arial" w:cs="Arial"/>
            <w:sz w:val="24"/>
            <w:szCs w:val="24"/>
          </w:rPr>
          <w:t>.</w:t>
        </w:r>
      </w:ins>
      <w:del w:id="12650" w:author="Lektorat Bauer" w:date="2025-03-07T00:57:00Z" w16du:dateUtc="2025-03-06T23:57:00Z">
        <w:r w:rsidRPr="00944672" w:rsidDel="00B40977">
          <w:rPr>
            <w:rFonts w:ascii="Arial" w:hAnsi="Arial" w:cs="Arial"/>
            <w:sz w:val="24"/>
            <w:szCs w:val="24"/>
          </w:rPr>
          <w:delText>,</w:delText>
        </w:r>
      </w:del>
      <w:r w:rsidRPr="00944672">
        <w:rPr>
          <w:rFonts w:ascii="Arial" w:hAnsi="Arial" w:cs="Arial"/>
          <w:sz w:val="24"/>
          <w:szCs w:val="24"/>
        </w:rPr>
        <w:t xml:space="preserve"> </w:t>
      </w:r>
      <w:ins w:id="12651" w:author="Lektorat Bauer" w:date="2025-03-07T00:57:00Z" w16du:dateUtc="2025-03-06T23:57:00Z">
        <w:r w:rsidR="00B40977">
          <w:rPr>
            <w:rFonts w:ascii="Arial" w:hAnsi="Arial" w:cs="Arial"/>
            <w:sz w:val="24"/>
            <w:szCs w:val="24"/>
          </w:rPr>
          <w:t>D</w:t>
        </w:r>
      </w:ins>
      <w:del w:id="12652" w:author="Lektorat Bauer" w:date="2025-03-07T00:57:00Z" w16du:dateUtc="2025-03-06T23:57:00Z">
        <w:r w:rsidRPr="00944672" w:rsidDel="00B40977">
          <w:rPr>
            <w:rFonts w:ascii="Arial" w:hAnsi="Arial" w:cs="Arial"/>
            <w:sz w:val="24"/>
            <w:szCs w:val="24"/>
          </w:rPr>
          <w:delText>d</w:delText>
        </w:r>
      </w:del>
      <w:r w:rsidRPr="00944672">
        <w:rPr>
          <w:rFonts w:ascii="Arial" w:hAnsi="Arial" w:cs="Arial"/>
          <w:sz w:val="24"/>
          <w:szCs w:val="24"/>
        </w:rPr>
        <w:t xml:space="preserve">er sarkastische Tonfall war nicht zu überhören und international verständlich. </w:t>
      </w:r>
    </w:p>
    <w:p w14:paraId="32AD65A0" w14:textId="3AEC2A01"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Ganz langsam hob der Polizist die Arme und prüfte, ob er eine Chance gegen die Frau haben würde, als von hinten Bibi sagte: „Ein Zucken und Du bist tot.“ Auch hier sagte der Tonfall alles. Die Hände des Polizisten blieben auf </w:t>
      </w:r>
      <w:del w:id="12653" w:author="Lektorat Bauer" w:date="2025-03-07T00:57:00Z" w16du:dateUtc="2025-03-06T23:57:00Z">
        <w:r w:rsidRPr="00944672" w:rsidDel="00B40977">
          <w:rPr>
            <w:rFonts w:ascii="Arial" w:hAnsi="Arial" w:cs="Arial"/>
            <w:sz w:val="24"/>
            <w:szCs w:val="24"/>
          </w:rPr>
          <w:delText xml:space="preserve">halben </w:delText>
        </w:r>
      </w:del>
      <w:ins w:id="12654" w:author="Lektorat Bauer" w:date="2025-03-07T00:57:00Z" w16du:dateUtc="2025-03-06T23:57:00Z">
        <w:r w:rsidR="00B40977" w:rsidRPr="00944672">
          <w:rPr>
            <w:rFonts w:ascii="Arial" w:hAnsi="Arial" w:cs="Arial"/>
            <w:sz w:val="24"/>
            <w:szCs w:val="24"/>
          </w:rPr>
          <w:t>halbe</w:t>
        </w:r>
        <w:r w:rsidR="00B40977">
          <w:rPr>
            <w:rFonts w:ascii="Arial" w:hAnsi="Arial" w:cs="Arial"/>
            <w:sz w:val="24"/>
            <w:szCs w:val="24"/>
          </w:rPr>
          <w:t>m</w:t>
        </w:r>
        <w:r w:rsidR="00B40977" w:rsidRPr="00944672">
          <w:rPr>
            <w:rFonts w:ascii="Arial" w:hAnsi="Arial" w:cs="Arial"/>
            <w:sz w:val="24"/>
            <w:szCs w:val="24"/>
          </w:rPr>
          <w:t xml:space="preserve"> </w:t>
        </w:r>
      </w:ins>
      <w:r w:rsidRPr="00944672">
        <w:rPr>
          <w:rFonts w:ascii="Arial" w:hAnsi="Arial" w:cs="Arial"/>
          <w:sz w:val="24"/>
          <w:szCs w:val="24"/>
        </w:rPr>
        <w:t>Weg stehen und bewegten sich nicht mehr. Bibi kam von hinten und legte dem Polizisten Handschellen an. Sobald dass getan war, band sie die Handgelenke mit Kabelbinder fest und nahm die Handschellen ab. Aus Handschellen konnte man sich leichter befreien</w:t>
      </w:r>
      <w:del w:id="12655" w:author="Lektorat Bauer" w:date="2025-03-07T00:58:00Z" w16du:dateUtc="2025-03-06T23:58:00Z">
        <w:r w:rsidRPr="00944672" w:rsidDel="00B40977">
          <w:rPr>
            <w:rFonts w:ascii="Arial" w:hAnsi="Arial" w:cs="Arial"/>
            <w:sz w:val="24"/>
            <w:szCs w:val="24"/>
          </w:rPr>
          <w:delText xml:space="preserve"> als von den Kabelbindern</w:delText>
        </w:r>
      </w:del>
      <w:r w:rsidRPr="00944672">
        <w:rPr>
          <w:rFonts w:ascii="Arial" w:hAnsi="Arial" w:cs="Arial"/>
          <w:sz w:val="24"/>
          <w:szCs w:val="24"/>
        </w:rPr>
        <w:t>.</w:t>
      </w:r>
    </w:p>
    <w:p w14:paraId="4120724F" w14:textId="15A355F0"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Tia drückte dem vorderen Polizisten die Waffe in </w:t>
      </w:r>
      <w:ins w:id="12656" w:author="Lektorat Bauer" w:date="2025-03-07T00:58:00Z" w16du:dateUtc="2025-03-06T23:58:00Z">
        <w:r w:rsidR="00B40977">
          <w:rPr>
            <w:rFonts w:ascii="Arial" w:hAnsi="Arial" w:cs="Arial"/>
            <w:sz w:val="24"/>
            <w:szCs w:val="24"/>
          </w:rPr>
          <w:t>die</w:t>
        </w:r>
      </w:ins>
      <w:r w:rsidRPr="00944672">
        <w:rPr>
          <w:rFonts w:ascii="Arial" w:hAnsi="Arial" w:cs="Arial"/>
          <w:sz w:val="24"/>
          <w:szCs w:val="24"/>
        </w:rPr>
        <w:t>Niere, fasste ihn bei den Armen und lotste ihn zu einem Stuhl. Er musste sich setzen und Tia nahm einen weiteren Kabelbinder, um ihn an der Stuhllehne zu fixieren.</w:t>
      </w:r>
    </w:p>
    <w:p w14:paraId="14CE151C"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Bibi schaute in der Zwischenzeit nach dem angeschossenen Polizisten. Der war verwundet, konnte sich jedoch bewegen. Er musste sich auf einen Sessel setzen und der gesunde Arm wurde an der Lehne fixiert. Als er gesichert im Sessel saß, begann Bibi die Wunde zu untersuchen und zu verbinden.</w:t>
      </w:r>
    </w:p>
    <w:p w14:paraId="410C8B38"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Der General gab Sätze in arabischer Sprache von sich, welche die beiden Frauen nicht verstanden, es klang aber nach irgendetwas mit unfähig, mutlos, treulos und feige.</w:t>
      </w:r>
    </w:p>
    <w:p w14:paraId="1945B817" w14:textId="4CABF34D"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In der Zwischenzeit hatte Basima, die in die Küche geschickt worden war, damit ihr nichts passiert</w:t>
      </w:r>
      <w:ins w:id="12657" w:author="Lektorat Bauer" w:date="2025-03-07T00:59:00Z" w16du:dateUtc="2025-03-06T23:59:00Z">
        <w:r w:rsidR="00B40977">
          <w:rPr>
            <w:rFonts w:ascii="Arial" w:hAnsi="Arial" w:cs="Arial"/>
            <w:sz w:val="24"/>
            <w:szCs w:val="24"/>
          </w:rPr>
          <w:t>e</w:t>
        </w:r>
      </w:ins>
      <w:r w:rsidRPr="00944672">
        <w:rPr>
          <w:rFonts w:ascii="Arial" w:hAnsi="Arial" w:cs="Arial"/>
          <w:sz w:val="24"/>
          <w:szCs w:val="24"/>
        </w:rPr>
        <w:t xml:space="preserve">, Kaffee und Tee gekocht. Mit den heißen Getränken und etwas süßem Naschwerk kam sie in das Wohnzimmer und hätte fast das Tablett fallen gelassen, als sie </w:t>
      </w:r>
      <w:del w:id="12658" w:author="Lektorat Bauer" w:date="2025-03-07T00:59:00Z" w16du:dateUtc="2025-03-06T23:59:00Z">
        <w:r w:rsidRPr="00944672" w:rsidDel="00B40977">
          <w:rPr>
            <w:rFonts w:ascii="Arial" w:hAnsi="Arial" w:cs="Arial"/>
            <w:sz w:val="24"/>
            <w:szCs w:val="24"/>
          </w:rPr>
          <w:delText>sehr</w:delText>
        </w:r>
      </w:del>
      <w:ins w:id="12659" w:author="Lektorat Bauer" w:date="2025-03-07T00:59:00Z" w16du:dateUtc="2025-03-06T23:59:00Z">
        <w:r w:rsidR="00B40977">
          <w:rPr>
            <w:rFonts w:ascii="Arial" w:hAnsi="Arial" w:cs="Arial"/>
            <w:sz w:val="24"/>
            <w:szCs w:val="24"/>
          </w:rPr>
          <w:t>sah</w:t>
        </w:r>
      </w:ins>
      <w:r w:rsidRPr="00944672">
        <w:rPr>
          <w:rFonts w:ascii="Arial" w:hAnsi="Arial" w:cs="Arial"/>
          <w:sz w:val="24"/>
          <w:szCs w:val="24"/>
        </w:rPr>
        <w:t xml:space="preserve">, was den Lärm verursacht hatte. </w:t>
      </w:r>
    </w:p>
    <w:p w14:paraId="22B40E8B" w14:textId="3BD33FC3"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Sie bot jedem Gefangenen etwas Süßes an, aber keiner wollte sich von ihr füttern lassen. Dann verschwand sie wieder in der Küche und Bibi folgte ihr. Bibi betrat die Küche, als Basima </w:t>
      </w:r>
      <w:ins w:id="12660" w:author="Lektorat Bauer" w:date="2025-03-07T00:59:00Z" w16du:dateUtc="2025-03-06T23:59:00Z">
        <w:r w:rsidR="00B40977">
          <w:rPr>
            <w:rFonts w:ascii="Arial" w:hAnsi="Arial" w:cs="Arial"/>
            <w:sz w:val="24"/>
            <w:szCs w:val="24"/>
          </w:rPr>
          <w:t xml:space="preserve">gerade </w:t>
        </w:r>
      </w:ins>
      <w:r w:rsidRPr="00944672">
        <w:rPr>
          <w:rFonts w:ascii="Arial" w:hAnsi="Arial" w:cs="Arial"/>
          <w:sz w:val="24"/>
          <w:szCs w:val="24"/>
        </w:rPr>
        <w:t xml:space="preserve">das Haus verlassen wollte. Als Basima die Pistole in Bibis Hand sah, verließ sie der Mut. Auch Basima wurde in das Wohnzimmer geführt und an einen Sessel gebunden, allerdings nicht so fest wie die Männer. </w:t>
      </w:r>
    </w:p>
    <w:p w14:paraId="0E141DF1" w14:textId="77777777" w:rsidR="00B40977" w:rsidRDefault="00944672" w:rsidP="00623B68">
      <w:pPr>
        <w:autoSpaceDE w:val="0"/>
        <w:autoSpaceDN w:val="0"/>
        <w:adjustRightInd w:val="0"/>
        <w:spacing w:after="0" w:line="360" w:lineRule="auto"/>
        <w:ind w:firstLine="227"/>
        <w:jc w:val="both"/>
        <w:rPr>
          <w:ins w:id="12661" w:author="Lektorat Bauer" w:date="2025-03-07T01:00:00Z" w16du:dateUtc="2025-03-07T00:00:00Z"/>
          <w:rFonts w:ascii="Arial" w:hAnsi="Arial" w:cs="Arial"/>
          <w:sz w:val="24"/>
          <w:szCs w:val="24"/>
        </w:rPr>
      </w:pPr>
      <w:r w:rsidRPr="00944672">
        <w:rPr>
          <w:rFonts w:ascii="Arial" w:hAnsi="Arial" w:cs="Arial"/>
          <w:sz w:val="24"/>
          <w:szCs w:val="24"/>
        </w:rPr>
        <w:t>„Basima, was solltest Du tun?“ Basima wusste aus langer Erfahrung, dass es besser war, mit dem</w:t>
      </w:r>
      <w:ins w:id="12662" w:author="Lektorat Bauer" w:date="2025-03-07T00:59:00Z" w16du:dateUtc="2025-03-06T23:59:00Z">
        <w:r w:rsidR="00B40977">
          <w:rPr>
            <w:rFonts w:ascii="Arial" w:hAnsi="Arial" w:cs="Arial"/>
            <w:sz w:val="24"/>
            <w:szCs w:val="24"/>
          </w:rPr>
          <w:t>,</w:t>
        </w:r>
      </w:ins>
      <w:r w:rsidRPr="00944672">
        <w:rPr>
          <w:rFonts w:ascii="Arial" w:hAnsi="Arial" w:cs="Arial"/>
          <w:sz w:val="24"/>
          <w:szCs w:val="24"/>
        </w:rPr>
        <w:t xml:space="preserve"> der </w:t>
      </w:r>
      <w:del w:id="12663" w:author="Lektorat Bauer" w:date="2025-03-07T01:00:00Z" w16du:dateUtc="2025-03-07T00:00:00Z">
        <w:r w:rsidRPr="00944672" w:rsidDel="00B40977">
          <w:rPr>
            <w:rFonts w:ascii="Arial" w:hAnsi="Arial" w:cs="Arial"/>
            <w:sz w:val="24"/>
            <w:szCs w:val="24"/>
          </w:rPr>
          <w:delText xml:space="preserve">die </w:delText>
        </w:r>
      </w:del>
      <w:del w:id="12664" w:author="Lektorat Bauer" w:date="2025-03-07T00:59:00Z" w16du:dateUtc="2025-03-06T23:59:00Z">
        <w:r w:rsidRPr="00944672" w:rsidDel="00B40977">
          <w:rPr>
            <w:rFonts w:ascii="Arial" w:hAnsi="Arial" w:cs="Arial"/>
            <w:sz w:val="24"/>
            <w:szCs w:val="24"/>
          </w:rPr>
          <w:delText xml:space="preserve">Macht </w:delText>
        </w:r>
      </w:del>
      <w:ins w:id="12665" w:author="Lektorat Bauer" w:date="2025-03-07T00:59:00Z" w16du:dateUtc="2025-03-06T23:59:00Z">
        <w:r w:rsidR="00B40977">
          <w:rPr>
            <w:rFonts w:ascii="Arial" w:hAnsi="Arial" w:cs="Arial"/>
            <w:sz w:val="24"/>
            <w:szCs w:val="24"/>
          </w:rPr>
          <w:t>in der machtvolleren Position</w:t>
        </w:r>
        <w:r w:rsidR="00B40977" w:rsidRPr="00944672">
          <w:rPr>
            <w:rFonts w:ascii="Arial" w:hAnsi="Arial" w:cs="Arial"/>
            <w:sz w:val="24"/>
            <w:szCs w:val="24"/>
          </w:rPr>
          <w:t xml:space="preserve"> </w:t>
        </w:r>
      </w:ins>
      <w:ins w:id="12666" w:author="Lektorat Bauer" w:date="2025-03-07T01:00:00Z" w16du:dateUtc="2025-03-07T00:00:00Z">
        <w:r w:rsidR="00B40977">
          <w:rPr>
            <w:rFonts w:ascii="Arial" w:hAnsi="Arial" w:cs="Arial"/>
            <w:sz w:val="24"/>
            <w:szCs w:val="24"/>
          </w:rPr>
          <w:t>war</w:t>
        </w:r>
      </w:ins>
      <w:del w:id="12667" w:author="Lektorat Bauer" w:date="2025-03-07T00:59:00Z" w16du:dateUtc="2025-03-06T23:59:00Z">
        <w:r w:rsidRPr="00944672" w:rsidDel="00B40977">
          <w:rPr>
            <w:rFonts w:ascii="Arial" w:hAnsi="Arial" w:cs="Arial"/>
            <w:sz w:val="24"/>
            <w:szCs w:val="24"/>
          </w:rPr>
          <w:delText>hatte</w:delText>
        </w:r>
      </w:del>
      <w:r w:rsidRPr="00944672">
        <w:rPr>
          <w:rFonts w:ascii="Arial" w:hAnsi="Arial" w:cs="Arial"/>
          <w:sz w:val="24"/>
          <w:szCs w:val="24"/>
        </w:rPr>
        <w:t xml:space="preserve">, zu kooperieren. „Ich sollte Hilfe holen. Sonst hätten sie meiner Familie etwas angetan.“ </w:t>
      </w:r>
    </w:p>
    <w:p w14:paraId="709EA935" w14:textId="62CA8318"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„Danke für die ehrlichen Worte.“ Bibi hatte das Gespräch auf Arabisch geführt. „Wir können Dir jetzt nicht mehr trauen, daher bleibst Du gefesselt, bis alles vorbei ist.“ Basima nickte ergeben.</w:t>
      </w:r>
    </w:p>
    <w:p w14:paraId="6DB51A41" w14:textId="77777777" w:rsidR="00B40977" w:rsidRDefault="00944672" w:rsidP="00623B68">
      <w:pPr>
        <w:autoSpaceDE w:val="0"/>
        <w:autoSpaceDN w:val="0"/>
        <w:adjustRightInd w:val="0"/>
        <w:spacing w:after="0" w:line="360" w:lineRule="auto"/>
        <w:ind w:firstLine="227"/>
        <w:jc w:val="both"/>
        <w:rPr>
          <w:ins w:id="12668" w:author="Lektorat Bauer" w:date="2025-03-07T01:00:00Z" w16du:dateUtc="2025-03-07T00:00:00Z"/>
          <w:rFonts w:ascii="Arial" w:hAnsi="Arial" w:cs="Arial"/>
          <w:sz w:val="24"/>
          <w:szCs w:val="24"/>
        </w:rPr>
      </w:pPr>
      <w:r w:rsidRPr="00944672">
        <w:rPr>
          <w:rFonts w:ascii="Arial" w:hAnsi="Arial" w:cs="Arial"/>
          <w:sz w:val="24"/>
          <w:szCs w:val="24"/>
        </w:rPr>
        <w:t xml:space="preserve">Zu Tia gewandt sagte Bibi: „Sie sagt, ihr sei gedroht worden und wollte Hilfe holen. Sie bleibt gefesselt, bis alles vorbei ist.“ Tia nickte, dann sagte sie ins Leere: „Anique, weißt Du was über Basima?“ </w:t>
      </w:r>
    </w:p>
    <w:p w14:paraId="167076A5" w14:textId="77777777" w:rsidR="00B40977" w:rsidRDefault="00944672" w:rsidP="00623B68">
      <w:pPr>
        <w:autoSpaceDE w:val="0"/>
        <w:autoSpaceDN w:val="0"/>
        <w:adjustRightInd w:val="0"/>
        <w:spacing w:after="0" w:line="360" w:lineRule="auto"/>
        <w:ind w:firstLine="227"/>
        <w:jc w:val="both"/>
        <w:rPr>
          <w:ins w:id="12669" w:author="Lektorat Bauer" w:date="2025-03-07T01:00:00Z" w16du:dateUtc="2025-03-07T00:00:00Z"/>
          <w:rFonts w:ascii="Arial" w:hAnsi="Arial" w:cs="Arial"/>
          <w:sz w:val="24"/>
          <w:szCs w:val="24"/>
        </w:rPr>
      </w:pPr>
      <w:r w:rsidRPr="00944672">
        <w:rPr>
          <w:rFonts w:ascii="Arial" w:hAnsi="Arial" w:cs="Arial"/>
          <w:sz w:val="24"/>
          <w:szCs w:val="24"/>
        </w:rPr>
        <w:t xml:space="preserve">„Sie scheint </w:t>
      </w:r>
      <w:ins w:id="12670" w:author="Lektorat Bauer" w:date="2025-03-07T01:00:00Z" w16du:dateUtc="2025-03-07T00:00:00Z">
        <w:r w:rsidR="00B40977">
          <w:rPr>
            <w:rFonts w:ascii="Arial" w:hAnsi="Arial" w:cs="Arial"/>
            <w:sz w:val="24"/>
            <w:szCs w:val="24"/>
          </w:rPr>
          <w:t>ok</w:t>
        </w:r>
      </w:ins>
      <w:del w:id="12671" w:author="Lektorat Bauer" w:date="2025-03-07T01:00:00Z" w16du:dateUtc="2025-03-07T00:00:00Z">
        <w:r w:rsidRPr="00944672" w:rsidDel="00B40977">
          <w:rPr>
            <w:rFonts w:ascii="Arial" w:hAnsi="Arial" w:cs="Arial"/>
            <w:sz w:val="24"/>
            <w:szCs w:val="24"/>
          </w:rPr>
          <w:delText>OK</w:delText>
        </w:r>
      </w:del>
      <w:r w:rsidRPr="00944672">
        <w:rPr>
          <w:rFonts w:ascii="Arial" w:hAnsi="Arial" w:cs="Arial"/>
          <w:sz w:val="24"/>
          <w:szCs w:val="24"/>
        </w:rPr>
        <w:t xml:space="preserve"> zu sein, oder hat sich bis jetzt nicht erwischen lassen</w:t>
      </w:r>
      <w:del w:id="12672" w:author="Lektorat Bauer" w:date="2025-03-07T01:00:00Z" w16du:dateUtc="2025-03-07T00:00:00Z">
        <w:r w:rsidRPr="00944672" w:rsidDel="00B40977">
          <w:rPr>
            <w:rFonts w:ascii="Arial" w:hAnsi="Arial" w:cs="Arial"/>
            <w:sz w:val="24"/>
            <w:szCs w:val="24"/>
          </w:rPr>
          <w:delText>.</w:delText>
        </w:r>
      </w:del>
      <w:r w:rsidRPr="00944672">
        <w:rPr>
          <w:rFonts w:ascii="Arial" w:hAnsi="Arial" w:cs="Arial"/>
          <w:sz w:val="24"/>
          <w:szCs w:val="24"/>
        </w:rPr>
        <w:t>“</w:t>
      </w:r>
      <w:ins w:id="12673" w:author="Lektorat Bauer" w:date="2025-03-07T01:00:00Z" w16du:dateUtc="2025-03-07T00:00:00Z">
        <w:r w:rsidR="00B40977">
          <w:rPr>
            <w:rFonts w:ascii="Arial" w:hAnsi="Arial" w:cs="Arial"/>
            <w:sz w:val="24"/>
            <w:szCs w:val="24"/>
          </w:rPr>
          <w:t>,</w:t>
        </w:r>
      </w:ins>
      <w:r w:rsidRPr="00944672">
        <w:rPr>
          <w:rFonts w:ascii="Arial" w:hAnsi="Arial" w:cs="Arial"/>
          <w:sz w:val="24"/>
          <w:szCs w:val="24"/>
        </w:rPr>
        <w:t xml:space="preserve"> </w:t>
      </w:r>
      <w:ins w:id="12674" w:author="Lektorat Bauer" w:date="2025-03-07T01:00:00Z" w16du:dateUtc="2025-03-07T00:00:00Z">
        <w:r w:rsidR="00B40977">
          <w:rPr>
            <w:rFonts w:ascii="Arial" w:hAnsi="Arial" w:cs="Arial"/>
            <w:sz w:val="24"/>
            <w:szCs w:val="24"/>
          </w:rPr>
          <w:t>k</w:t>
        </w:r>
      </w:ins>
      <w:del w:id="12675" w:author="Lektorat Bauer" w:date="2025-03-07T01:00:00Z" w16du:dateUtc="2025-03-07T00:00:00Z">
        <w:r w:rsidRPr="00944672" w:rsidDel="00B40977">
          <w:rPr>
            <w:rFonts w:ascii="Arial" w:hAnsi="Arial" w:cs="Arial"/>
            <w:sz w:val="24"/>
            <w:szCs w:val="24"/>
          </w:rPr>
          <w:delText>K</w:delText>
        </w:r>
      </w:del>
      <w:r w:rsidRPr="00944672">
        <w:rPr>
          <w:rFonts w:ascii="Arial" w:hAnsi="Arial" w:cs="Arial"/>
          <w:sz w:val="24"/>
          <w:szCs w:val="24"/>
        </w:rPr>
        <w:t xml:space="preserve">am eine </w:t>
      </w:r>
      <w:commentRangeStart w:id="12676"/>
      <w:r w:rsidRPr="00944672">
        <w:rPr>
          <w:rFonts w:ascii="Arial" w:hAnsi="Arial" w:cs="Arial"/>
          <w:sz w:val="24"/>
          <w:szCs w:val="24"/>
        </w:rPr>
        <w:t xml:space="preserve">fremde Frauenstimme </w:t>
      </w:r>
      <w:commentRangeEnd w:id="12676"/>
      <w:r w:rsidR="00B40977">
        <w:rPr>
          <w:rStyle w:val="Kommentarzeichen"/>
        </w:rPr>
        <w:commentReference w:id="12676"/>
      </w:r>
      <w:r w:rsidRPr="00944672">
        <w:rPr>
          <w:rFonts w:ascii="Arial" w:hAnsi="Arial" w:cs="Arial"/>
          <w:sz w:val="24"/>
          <w:szCs w:val="24"/>
        </w:rPr>
        <w:t xml:space="preserve">aus dem Tablet. „Der echte Transport sollte in 15 Minuten bei Euch sein.“ </w:t>
      </w:r>
    </w:p>
    <w:p w14:paraId="11CE57BC" w14:textId="21800FFD"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„Danke</w:t>
      </w:r>
      <w:del w:id="12677" w:author="Lektorat Bauer" w:date="2025-03-07T01:00:00Z" w16du:dateUtc="2025-03-07T00:00:00Z">
        <w:r w:rsidRPr="00944672" w:rsidDel="00B40977">
          <w:rPr>
            <w:rFonts w:ascii="Arial" w:hAnsi="Arial" w:cs="Arial"/>
            <w:sz w:val="24"/>
            <w:szCs w:val="24"/>
          </w:rPr>
          <w:delText>.</w:delText>
        </w:r>
      </w:del>
      <w:r w:rsidRPr="00944672">
        <w:rPr>
          <w:rFonts w:ascii="Arial" w:hAnsi="Arial" w:cs="Arial"/>
          <w:sz w:val="24"/>
          <w:szCs w:val="24"/>
        </w:rPr>
        <w:t>“</w:t>
      </w:r>
      <w:ins w:id="12678" w:author="Lektorat Bauer" w:date="2025-03-07T01:00:00Z" w16du:dateUtc="2025-03-07T00:00:00Z">
        <w:r w:rsidR="00B40977">
          <w:rPr>
            <w:rFonts w:ascii="Arial" w:hAnsi="Arial" w:cs="Arial"/>
            <w:sz w:val="24"/>
            <w:szCs w:val="24"/>
          </w:rPr>
          <w:t>,</w:t>
        </w:r>
      </w:ins>
      <w:r w:rsidRPr="00944672">
        <w:rPr>
          <w:rFonts w:ascii="Arial" w:hAnsi="Arial" w:cs="Arial"/>
          <w:sz w:val="24"/>
          <w:szCs w:val="24"/>
        </w:rPr>
        <w:t xml:space="preserve"> </w:t>
      </w:r>
      <w:ins w:id="12679" w:author="Lektorat Bauer" w:date="2025-03-07T01:01:00Z" w16du:dateUtc="2025-03-07T00:01:00Z">
        <w:r w:rsidR="00B40977">
          <w:rPr>
            <w:rFonts w:ascii="Arial" w:hAnsi="Arial" w:cs="Arial"/>
            <w:sz w:val="24"/>
            <w:szCs w:val="24"/>
          </w:rPr>
          <w:t>s</w:t>
        </w:r>
      </w:ins>
      <w:del w:id="12680" w:author="Lektorat Bauer" w:date="2025-03-07T01:01:00Z" w16du:dateUtc="2025-03-07T00:01:00Z">
        <w:r w:rsidRPr="00944672" w:rsidDel="00B40977">
          <w:rPr>
            <w:rFonts w:ascii="Arial" w:hAnsi="Arial" w:cs="Arial"/>
            <w:sz w:val="24"/>
            <w:szCs w:val="24"/>
          </w:rPr>
          <w:delText>S</w:delText>
        </w:r>
      </w:del>
      <w:r w:rsidRPr="00944672">
        <w:rPr>
          <w:rFonts w:ascii="Arial" w:hAnsi="Arial" w:cs="Arial"/>
          <w:sz w:val="24"/>
          <w:szCs w:val="24"/>
        </w:rPr>
        <w:t>agten Bibi und Tia</w:t>
      </w:r>
      <w:del w:id="12681" w:author="Lektorat Bauer" w:date="2025-03-07T01:01:00Z" w16du:dateUtc="2025-03-07T00:01:00Z">
        <w:r w:rsidRPr="00944672" w:rsidDel="00B40977">
          <w:rPr>
            <w:rFonts w:ascii="Arial" w:hAnsi="Arial" w:cs="Arial"/>
            <w:sz w:val="24"/>
            <w:szCs w:val="24"/>
          </w:rPr>
          <w:delText>,</w:delText>
        </w:r>
      </w:del>
      <w:r w:rsidRPr="00944672">
        <w:rPr>
          <w:rFonts w:ascii="Arial" w:hAnsi="Arial" w:cs="Arial"/>
          <w:sz w:val="24"/>
          <w:szCs w:val="24"/>
        </w:rPr>
        <w:t xml:space="preserve"> wie aus einem Mund.</w:t>
      </w:r>
    </w:p>
    <w:p w14:paraId="62E5DE35" w14:textId="77777777" w:rsidR="00B40977" w:rsidRDefault="00944672" w:rsidP="00623B68">
      <w:pPr>
        <w:autoSpaceDE w:val="0"/>
        <w:autoSpaceDN w:val="0"/>
        <w:adjustRightInd w:val="0"/>
        <w:spacing w:after="0" w:line="360" w:lineRule="auto"/>
        <w:ind w:firstLine="227"/>
        <w:jc w:val="both"/>
        <w:rPr>
          <w:ins w:id="12682" w:author="Lektorat Bauer" w:date="2025-03-07T01:01:00Z" w16du:dateUtc="2025-03-07T00:01:00Z"/>
          <w:rFonts w:ascii="Arial" w:hAnsi="Arial" w:cs="Arial"/>
          <w:sz w:val="24"/>
          <w:szCs w:val="24"/>
        </w:rPr>
      </w:pPr>
      <w:r w:rsidRPr="00944672">
        <w:rPr>
          <w:rFonts w:ascii="Arial" w:hAnsi="Arial" w:cs="Arial"/>
          <w:sz w:val="24"/>
          <w:szCs w:val="24"/>
        </w:rPr>
        <w:t xml:space="preserve">Eine Viertelstunde später hielt ein Kleintransporter vor dem Haus. Bibi brachte sich in Schussposition. Der Beifahrer stieg aus dem Van, ging auf das Haus zu und fragte laut: „Hallo? Ist das das Haus, indem die Löwenfamilie wohnt?“ </w:t>
      </w:r>
    </w:p>
    <w:p w14:paraId="258C37E3" w14:textId="77777777" w:rsidR="00B40977" w:rsidRDefault="00944672" w:rsidP="00623B68">
      <w:pPr>
        <w:autoSpaceDE w:val="0"/>
        <w:autoSpaceDN w:val="0"/>
        <w:adjustRightInd w:val="0"/>
        <w:spacing w:after="0" w:line="360" w:lineRule="auto"/>
        <w:ind w:firstLine="227"/>
        <w:jc w:val="both"/>
        <w:rPr>
          <w:ins w:id="12683" w:author="Lektorat Bauer" w:date="2025-03-07T01:01:00Z" w16du:dateUtc="2025-03-07T00:01:00Z"/>
          <w:rFonts w:ascii="Arial" w:hAnsi="Arial" w:cs="Arial"/>
          <w:sz w:val="24"/>
          <w:szCs w:val="24"/>
        </w:rPr>
      </w:pPr>
      <w:r w:rsidRPr="00944672">
        <w:rPr>
          <w:rFonts w:ascii="Arial" w:hAnsi="Arial" w:cs="Arial"/>
          <w:sz w:val="24"/>
          <w:szCs w:val="24"/>
        </w:rPr>
        <w:t>„Wollen Kaufen oder verkaufen?“</w:t>
      </w:r>
      <w:ins w:id="12684" w:author="Lektorat Bauer" w:date="2025-03-07T01:01:00Z" w16du:dateUtc="2025-03-07T00:01:00Z">
        <w:r w:rsidR="00B40977">
          <w:rPr>
            <w:rFonts w:ascii="Arial" w:hAnsi="Arial" w:cs="Arial"/>
            <w:sz w:val="24"/>
            <w:szCs w:val="24"/>
          </w:rPr>
          <w:t>,</w:t>
        </w:r>
      </w:ins>
      <w:r w:rsidRPr="00944672">
        <w:rPr>
          <w:rFonts w:ascii="Arial" w:hAnsi="Arial" w:cs="Arial"/>
          <w:sz w:val="24"/>
          <w:szCs w:val="24"/>
        </w:rPr>
        <w:t xml:space="preserve"> </w:t>
      </w:r>
      <w:ins w:id="12685" w:author="Lektorat Bauer" w:date="2025-03-07T01:01:00Z" w16du:dateUtc="2025-03-07T00:01:00Z">
        <w:r w:rsidR="00B40977">
          <w:rPr>
            <w:rFonts w:ascii="Arial" w:hAnsi="Arial" w:cs="Arial"/>
            <w:sz w:val="24"/>
            <w:szCs w:val="24"/>
          </w:rPr>
          <w:t>f</w:t>
        </w:r>
      </w:ins>
      <w:del w:id="12686" w:author="Lektorat Bauer" w:date="2025-03-07T01:01:00Z" w16du:dateUtc="2025-03-07T00:01:00Z">
        <w:r w:rsidRPr="00944672" w:rsidDel="00B40977">
          <w:rPr>
            <w:rFonts w:ascii="Arial" w:hAnsi="Arial" w:cs="Arial"/>
            <w:sz w:val="24"/>
            <w:szCs w:val="24"/>
          </w:rPr>
          <w:delText>F</w:delText>
        </w:r>
      </w:del>
      <w:r w:rsidRPr="00944672">
        <w:rPr>
          <w:rFonts w:ascii="Arial" w:hAnsi="Arial" w:cs="Arial"/>
          <w:sz w:val="24"/>
          <w:szCs w:val="24"/>
        </w:rPr>
        <w:t xml:space="preserve">ragte Tia durch die geschlossene Tür. </w:t>
      </w:r>
    </w:p>
    <w:p w14:paraId="340875FA" w14:textId="5BCC53C2"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„Kaufen.“ </w:t>
      </w:r>
      <w:del w:id="12687" w:author="Lektorat Bauer" w:date="2025-03-07T01:01:00Z" w16du:dateUtc="2025-03-07T00:01:00Z">
        <w:r w:rsidRPr="00944672" w:rsidDel="00B40977">
          <w:rPr>
            <w:rFonts w:ascii="Arial" w:hAnsi="Arial" w:cs="Arial"/>
            <w:sz w:val="24"/>
            <w:szCs w:val="24"/>
          </w:rPr>
          <w:delText xml:space="preserve">Kam als Antwort zurück. </w:delText>
        </w:r>
      </w:del>
      <w:r w:rsidRPr="00944672">
        <w:rPr>
          <w:rFonts w:ascii="Arial" w:hAnsi="Arial" w:cs="Arial"/>
          <w:sz w:val="24"/>
          <w:szCs w:val="24"/>
        </w:rPr>
        <w:t xml:space="preserve">Bibi konnte von ihrem Standpunkt aus sehen, dass der Polizist zwei Meter vor der Tür stehen geblieben war und </w:t>
      </w:r>
      <w:del w:id="12688" w:author="Lektorat Bauer" w:date="2025-03-07T01:02:00Z" w16du:dateUtc="2025-03-07T00:02:00Z">
        <w:r w:rsidRPr="00944672" w:rsidDel="00B40977">
          <w:rPr>
            <w:rFonts w:ascii="Arial" w:hAnsi="Arial" w:cs="Arial"/>
            <w:sz w:val="24"/>
            <w:szCs w:val="24"/>
          </w:rPr>
          <w:delText xml:space="preserve">dass er </w:delText>
        </w:r>
      </w:del>
      <w:r w:rsidRPr="00944672">
        <w:rPr>
          <w:rFonts w:ascii="Arial" w:hAnsi="Arial" w:cs="Arial"/>
          <w:sz w:val="24"/>
          <w:szCs w:val="24"/>
        </w:rPr>
        <w:t>keine Waffe gezogen hatte.</w:t>
      </w:r>
    </w:p>
    <w:p w14:paraId="43A2D7E1" w14:textId="67E13630"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Sie nickte Tia zu. „Ok, ich öffne jetzt die Tür. Kommen Sie bitte langsam herein.“ Die Tür öffnete sich einen Spalt weit, ohne ganz aufzugehen. „Treten Sie bitte ein.“ Der Polizist gab seinen Leuten ein Zeichen nicht zu folgen, das von Bibi registriert wurde. Dann ging er langsam auf die Tür zu und öffnete die Tür, um das Haus zu betreten. Als seine Augen sich an das Dämmerlicht in Haus gewöhnt hatten, schaute er sich um und sagte: „Ich verstehe Ihr</w:t>
      </w:r>
      <w:ins w:id="12689" w:author="Lektorat Bauer" w:date="2025-03-07T01:02:00Z" w16du:dateUtc="2025-03-07T00:02:00Z">
        <w:r w:rsidR="00B40977">
          <w:rPr>
            <w:rFonts w:ascii="Arial" w:hAnsi="Arial" w:cs="Arial"/>
            <w:sz w:val="24"/>
            <w:szCs w:val="24"/>
          </w:rPr>
          <w:t>e</w:t>
        </w:r>
      </w:ins>
      <w:r w:rsidRPr="00944672">
        <w:rPr>
          <w:rFonts w:ascii="Arial" w:hAnsi="Arial" w:cs="Arial"/>
          <w:sz w:val="24"/>
          <w:szCs w:val="24"/>
        </w:rPr>
        <w:t xml:space="preserve"> Vorsicht.“</w:t>
      </w:r>
    </w:p>
    <w:p w14:paraId="5940A755"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Es dauerte ein wenig, bis sicher wa</w:t>
      </w:r>
      <w:del w:id="12690" w:author="Lektorat Bauer" w:date="2025-03-07T01:02:00Z" w16du:dateUtc="2025-03-07T00:02:00Z">
        <w:r w:rsidRPr="00944672" w:rsidDel="00B40977">
          <w:rPr>
            <w:rFonts w:ascii="Arial" w:hAnsi="Arial" w:cs="Arial"/>
            <w:sz w:val="24"/>
            <w:szCs w:val="24"/>
          </w:rPr>
          <w:delText>h</w:delText>
        </w:r>
      </w:del>
      <w:r w:rsidRPr="00944672">
        <w:rPr>
          <w:rFonts w:ascii="Arial" w:hAnsi="Arial" w:cs="Arial"/>
          <w:sz w:val="24"/>
          <w:szCs w:val="24"/>
        </w:rPr>
        <w:t>r, dass er der erwartete Polizist war. Erst hiernach erlaubten Bibi und Tia den anderen Polizisten, ebenfalls das Haus zu betreten.</w:t>
      </w:r>
    </w:p>
    <w:p w14:paraId="2D25FD6D" w14:textId="77777777" w:rsidR="00B40977" w:rsidRDefault="00944672" w:rsidP="00623B68">
      <w:pPr>
        <w:autoSpaceDE w:val="0"/>
        <w:autoSpaceDN w:val="0"/>
        <w:adjustRightInd w:val="0"/>
        <w:spacing w:after="0" w:line="360" w:lineRule="auto"/>
        <w:ind w:firstLine="227"/>
        <w:jc w:val="both"/>
        <w:rPr>
          <w:ins w:id="12691" w:author="Lektorat Bauer" w:date="2025-03-07T01:03:00Z" w16du:dateUtc="2025-03-07T00:03:00Z"/>
          <w:rFonts w:ascii="Arial" w:hAnsi="Arial" w:cs="Arial"/>
          <w:sz w:val="24"/>
          <w:szCs w:val="24"/>
        </w:rPr>
      </w:pPr>
      <w:r w:rsidRPr="00944672">
        <w:rPr>
          <w:rFonts w:ascii="Arial" w:hAnsi="Arial" w:cs="Arial"/>
          <w:sz w:val="24"/>
          <w:szCs w:val="24"/>
        </w:rPr>
        <w:t xml:space="preserve">Als der letzte Polizist den Raum betrat und sich umsah, </w:t>
      </w:r>
      <w:del w:id="12692" w:author="Lektorat Bauer" w:date="2025-03-07T01:02:00Z" w16du:dateUtc="2025-03-07T00:02:00Z">
        <w:r w:rsidRPr="00944672" w:rsidDel="00B40977">
          <w:rPr>
            <w:rFonts w:ascii="Arial" w:hAnsi="Arial" w:cs="Arial"/>
            <w:sz w:val="24"/>
            <w:szCs w:val="24"/>
          </w:rPr>
          <w:delText>v</w:delText>
        </w:r>
      </w:del>
      <w:ins w:id="12693" w:author="Lektorat Bauer" w:date="2025-03-07T01:02:00Z" w16du:dateUtc="2025-03-07T00:02:00Z">
        <w:r w:rsidR="00B40977">
          <w:rPr>
            <w:rFonts w:ascii="Arial" w:hAnsi="Arial" w:cs="Arial"/>
            <w:sz w:val="24"/>
            <w:szCs w:val="24"/>
          </w:rPr>
          <w:t>f</w:t>
        </w:r>
      </w:ins>
      <w:r w:rsidRPr="00944672">
        <w:rPr>
          <w:rFonts w:ascii="Arial" w:hAnsi="Arial" w:cs="Arial"/>
          <w:sz w:val="24"/>
          <w:szCs w:val="24"/>
        </w:rPr>
        <w:t xml:space="preserve">iel sein Blick auf </w:t>
      </w:r>
      <w:del w:id="12694" w:author="Lektorat Bauer" w:date="2025-03-07T01:03:00Z" w16du:dateUtc="2025-03-07T00:03:00Z">
        <w:r w:rsidRPr="00944672" w:rsidDel="00B40977">
          <w:rPr>
            <w:rFonts w:ascii="Arial" w:hAnsi="Arial" w:cs="Arial"/>
            <w:sz w:val="24"/>
            <w:szCs w:val="24"/>
          </w:rPr>
          <w:delText>Bamisa</w:delText>
        </w:r>
      </w:del>
      <w:ins w:id="12695" w:author="Lektorat Bauer" w:date="2025-03-07T01:03:00Z" w16du:dateUtc="2025-03-07T00:03:00Z">
        <w:r w:rsidR="00B40977">
          <w:rPr>
            <w:rFonts w:ascii="Arial" w:hAnsi="Arial" w:cs="Arial"/>
            <w:sz w:val="24"/>
            <w:szCs w:val="24"/>
          </w:rPr>
          <w:t>Basima</w:t>
        </w:r>
      </w:ins>
      <w:r w:rsidRPr="00944672">
        <w:rPr>
          <w:rFonts w:ascii="Arial" w:hAnsi="Arial" w:cs="Arial"/>
          <w:sz w:val="24"/>
          <w:szCs w:val="24"/>
        </w:rPr>
        <w:t xml:space="preserve">. „Woher wussten Sie, dass Sie diese Frau auch festsetzen mussten?“ </w:t>
      </w:r>
    </w:p>
    <w:p w14:paraId="30397831" w14:textId="77777777" w:rsidR="00B40977" w:rsidRDefault="00944672" w:rsidP="00623B68">
      <w:pPr>
        <w:autoSpaceDE w:val="0"/>
        <w:autoSpaceDN w:val="0"/>
        <w:adjustRightInd w:val="0"/>
        <w:spacing w:after="0" w:line="360" w:lineRule="auto"/>
        <w:ind w:firstLine="227"/>
        <w:jc w:val="both"/>
        <w:rPr>
          <w:ins w:id="12696" w:author="Lektorat Bauer" w:date="2025-03-07T01:03:00Z" w16du:dateUtc="2025-03-07T00:03:00Z"/>
          <w:rFonts w:ascii="Arial" w:hAnsi="Arial" w:cs="Arial"/>
          <w:sz w:val="24"/>
          <w:szCs w:val="24"/>
        </w:rPr>
      </w:pPr>
      <w:r w:rsidRPr="00944672">
        <w:rPr>
          <w:rFonts w:ascii="Arial" w:hAnsi="Arial" w:cs="Arial"/>
          <w:sz w:val="24"/>
          <w:szCs w:val="24"/>
        </w:rPr>
        <w:t>Bibi und Tia antworteten</w:t>
      </w:r>
      <w:del w:id="12697" w:author="Lektorat Bauer" w:date="2025-03-07T01:03:00Z" w16du:dateUtc="2025-03-07T00:03:00Z">
        <w:r w:rsidRPr="00944672" w:rsidDel="00B40977">
          <w:rPr>
            <w:rFonts w:ascii="Arial" w:hAnsi="Arial" w:cs="Arial"/>
            <w:sz w:val="24"/>
            <w:szCs w:val="24"/>
          </w:rPr>
          <w:delText>,</w:delText>
        </w:r>
      </w:del>
      <w:r w:rsidRPr="00944672">
        <w:rPr>
          <w:rFonts w:ascii="Arial" w:hAnsi="Arial" w:cs="Arial"/>
          <w:sz w:val="24"/>
          <w:szCs w:val="24"/>
        </w:rPr>
        <w:t xml:space="preserve"> wie aus einem Mund: „Auch?</w:t>
      </w:r>
      <w:del w:id="12698" w:author="Lektorat Bauer" w:date="2025-03-07T01:03:00Z" w16du:dateUtc="2025-03-07T00:03:00Z">
        <w:r w:rsidRPr="00944672" w:rsidDel="00B40977">
          <w:rPr>
            <w:rFonts w:ascii="Arial" w:hAnsi="Arial" w:cs="Arial"/>
            <w:sz w:val="24"/>
            <w:szCs w:val="24"/>
          </w:rPr>
          <w:delText>!?</w:delText>
        </w:r>
      </w:del>
      <w:r w:rsidRPr="00944672">
        <w:rPr>
          <w:rFonts w:ascii="Arial" w:hAnsi="Arial" w:cs="Arial"/>
          <w:sz w:val="24"/>
          <w:szCs w:val="24"/>
        </w:rPr>
        <w:t xml:space="preserve">“ </w:t>
      </w:r>
    </w:p>
    <w:p w14:paraId="68DE1CFA" w14:textId="77777777" w:rsidR="00B40977" w:rsidRDefault="00944672" w:rsidP="00623B68">
      <w:pPr>
        <w:autoSpaceDE w:val="0"/>
        <w:autoSpaceDN w:val="0"/>
        <w:adjustRightInd w:val="0"/>
        <w:spacing w:after="0" w:line="360" w:lineRule="auto"/>
        <w:ind w:firstLine="227"/>
        <w:jc w:val="both"/>
        <w:rPr>
          <w:ins w:id="12699" w:author="Lektorat Bauer" w:date="2025-03-07T01:03:00Z" w16du:dateUtc="2025-03-07T00:03:00Z"/>
          <w:rFonts w:ascii="Arial" w:hAnsi="Arial" w:cs="Arial"/>
          <w:sz w:val="24"/>
          <w:szCs w:val="24"/>
        </w:rPr>
      </w:pPr>
      <w:r w:rsidRPr="00944672">
        <w:rPr>
          <w:rFonts w:ascii="Arial" w:hAnsi="Arial" w:cs="Arial"/>
          <w:sz w:val="24"/>
          <w:szCs w:val="24"/>
        </w:rPr>
        <w:t xml:space="preserve">„Das ist </w:t>
      </w:r>
      <w:del w:id="12700" w:author="Lektorat Bauer" w:date="2025-03-07T01:03:00Z" w16du:dateUtc="2025-03-07T00:03:00Z">
        <w:r w:rsidRPr="00944672" w:rsidDel="00B40977">
          <w:rPr>
            <w:rFonts w:ascii="Arial" w:hAnsi="Arial" w:cs="Arial"/>
            <w:sz w:val="24"/>
            <w:szCs w:val="24"/>
          </w:rPr>
          <w:delText xml:space="preserve">Bamisa </w:delText>
        </w:r>
      </w:del>
      <w:ins w:id="12701" w:author="Lektorat Bauer" w:date="2025-03-07T01:03:00Z" w16du:dateUtc="2025-03-07T00:03:00Z">
        <w:r w:rsidR="00B40977">
          <w:rPr>
            <w:rFonts w:ascii="Arial" w:hAnsi="Arial" w:cs="Arial"/>
            <w:sz w:val="24"/>
            <w:szCs w:val="24"/>
          </w:rPr>
          <w:t>Basima</w:t>
        </w:r>
        <w:r w:rsidR="00B40977" w:rsidRPr="00944672">
          <w:rPr>
            <w:rFonts w:ascii="Arial" w:hAnsi="Arial" w:cs="Arial"/>
            <w:sz w:val="24"/>
            <w:szCs w:val="24"/>
          </w:rPr>
          <w:t xml:space="preserve"> </w:t>
        </w:r>
      </w:ins>
      <w:r w:rsidRPr="00944672">
        <w:rPr>
          <w:rFonts w:ascii="Arial" w:hAnsi="Arial" w:cs="Arial"/>
          <w:sz w:val="24"/>
          <w:szCs w:val="24"/>
        </w:rPr>
        <w:t xml:space="preserve">Aibnat Albahhar. Seit zwei Jahren suchen wir sie, dass sie hier sein könnte, hatten wir nicht vermutet.“ </w:t>
      </w:r>
    </w:p>
    <w:p w14:paraId="2060447E" w14:textId="22572CE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„Und weswegen wird </w:t>
      </w:r>
      <w:del w:id="12702" w:author="Lektorat Bauer" w:date="2025-03-07T01:03:00Z" w16du:dateUtc="2025-03-07T00:03:00Z">
        <w:r w:rsidRPr="00944672" w:rsidDel="00B40977">
          <w:rPr>
            <w:rFonts w:ascii="Arial" w:hAnsi="Arial" w:cs="Arial"/>
            <w:sz w:val="24"/>
            <w:szCs w:val="24"/>
          </w:rPr>
          <w:delText xml:space="preserve">Bamisa </w:delText>
        </w:r>
      </w:del>
      <w:ins w:id="12703" w:author="Lektorat Bauer" w:date="2025-03-07T01:03:00Z" w16du:dateUtc="2025-03-07T00:03:00Z">
        <w:r w:rsidR="00B40977">
          <w:rPr>
            <w:rFonts w:ascii="Arial" w:hAnsi="Arial" w:cs="Arial"/>
            <w:sz w:val="24"/>
            <w:szCs w:val="24"/>
          </w:rPr>
          <w:t>Basima</w:t>
        </w:r>
        <w:r w:rsidR="00B40977" w:rsidRPr="00944672">
          <w:rPr>
            <w:rFonts w:ascii="Arial" w:hAnsi="Arial" w:cs="Arial"/>
            <w:sz w:val="24"/>
            <w:szCs w:val="24"/>
          </w:rPr>
          <w:t xml:space="preserve"> </w:t>
        </w:r>
      </w:ins>
      <w:r w:rsidRPr="00944672">
        <w:rPr>
          <w:rFonts w:ascii="Arial" w:hAnsi="Arial" w:cs="Arial"/>
          <w:sz w:val="24"/>
          <w:szCs w:val="24"/>
        </w:rPr>
        <w:t>gesucht?“</w:t>
      </w:r>
      <w:ins w:id="12704" w:author="Lektorat Bauer" w:date="2025-03-07T01:03:00Z" w16du:dateUtc="2025-03-07T00:03:00Z">
        <w:r w:rsidR="00B40977">
          <w:rPr>
            <w:rFonts w:ascii="Arial" w:hAnsi="Arial" w:cs="Arial"/>
            <w:sz w:val="24"/>
            <w:szCs w:val="24"/>
          </w:rPr>
          <w:t>,</w:t>
        </w:r>
      </w:ins>
      <w:r w:rsidRPr="00944672">
        <w:rPr>
          <w:rFonts w:ascii="Arial" w:hAnsi="Arial" w:cs="Arial"/>
          <w:sz w:val="24"/>
          <w:szCs w:val="24"/>
        </w:rPr>
        <w:t xml:space="preserve"> </w:t>
      </w:r>
      <w:ins w:id="12705" w:author="Lektorat Bauer" w:date="2025-03-07T01:03:00Z" w16du:dateUtc="2025-03-07T00:03:00Z">
        <w:r w:rsidR="00B40977">
          <w:rPr>
            <w:rFonts w:ascii="Arial" w:hAnsi="Arial" w:cs="Arial"/>
            <w:sz w:val="24"/>
            <w:szCs w:val="24"/>
          </w:rPr>
          <w:t>f</w:t>
        </w:r>
      </w:ins>
      <w:del w:id="12706" w:author="Lektorat Bauer" w:date="2025-03-07T01:03:00Z" w16du:dateUtc="2025-03-07T00:03:00Z">
        <w:r w:rsidRPr="00944672" w:rsidDel="00B40977">
          <w:rPr>
            <w:rFonts w:ascii="Arial" w:hAnsi="Arial" w:cs="Arial"/>
            <w:sz w:val="24"/>
            <w:szCs w:val="24"/>
          </w:rPr>
          <w:delText>F</w:delText>
        </w:r>
      </w:del>
      <w:r w:rsidRPr="00944672">
        <w:rPr>
          <w:rFonts w:ascii="Arial" w:hAnsi="Arial" w:cs="Arial"/>
          <w:sz w:val="24"/>
          <w:szCs w:val="24"/>
        </w:rPr>
        <w:t>ragte Tia, als ein Piepgeräusch aus dem Tablet ertönte. Anique meldete sich. „</w:t>
      </w:r>
      <w:del w:id="12707" w:author="Lektorat Bauer" w:date="2025-03-07T01:03:00Z" w16du:dateUtc="2025-03-07T00:03:00Z">
        <w:r w:rsidRPr="00944672" w:rsidDel="00B40977">
          <w:rPr>
            <w:rFonts w:ascii="Arial" w:hAnsi="Arial" w:cs="Arial"/>
            <w:sz w:val="24"/>
            <w:szCs w:val="24"/>
          </w:rPr>
          <w:delText xml:space="preserve">Bamisa </w:delText>
        </w:r>
      </w:del>
      <w:ins w:id="12708" w:author="Lektorat Bauer" w:date="2025-03-07T01:03:00Z" w16du:dateUtc="2025-03-07T00:03:00Z">
        <w:r w:rsidR="00B40977">
          <w:rPr>
            <w:rFonts w:ascii="Arial" w:hAnsi="Arial" w:cs="Arial"/>
            <w:sz w:val="24"/>
            <w:szCs w:val="24"/>
          </w:rPr>
          <w:t>Basima</w:t>
        </w:r>
        <w:r w:rsidR="00B40977" w:rsidRPr="00944672">
          <w:rPr>
            <w:rFonts w:ascii="Arial" w:hAnsi="Arial" w:cs="Arial"/>
            <w:sz w:val="24"/>
            <w:szCs w:val="24"/>
          </w:rPr>
          <w:t xml:space="preserve"> </w:t>
        </w:r>
      </w:ins>
      <w:r w:rsidRPr="00944672">
        <w:rPr>
          <w:rFonts w:ascii="Arial" w:hAnsi="Arial" w:cs="Arial"/>
          <w:sz w:val="24"/>
          <w:szCs w:val="24"/>
        </w:rPr>
        <w:t>Aibnat Albahhar?</w:t>
      </w:r>
      <w:del w:id="12709" w:author="Lektorat Bauer" w:date="2025-03-07T01:04:00Z" w16du:dateUtc="2025-03-07T00:04:00Z">
        <w:r w:rsidRPr="00944672" w:rsidDel="00B40977">
          <w:rPr>
            <w:rFonts w:ascii="Arial" w:hAnsi="Arial" w:cs="Arial"/>
            <w:sz w:val="24"/>
            <w:szCs w:val="24"/>
          </w:rPr>
          <w:delText>!</w:delText>
        </w:r>
      </w:del>
      <w:r w:rsidRPr="00944672">
        <w:rPr>
          <w:rFonts w:ascii="Arial" w:hAnsi="Arial" w:cs="Arial"/>
          <w:sz w:val="24"/>
          <w:szCs w:val="24"/>
        </w:rPr>
        <w:t xml:space="preserve"> Wow. Die Frau wird wegen Waffen- und Menschenschmuggel gesucht. Jetzt kommt wohl auch noch räuberische Erpressung dazu.“ Die Polizisten stutzten kurz, als Aniques Stimme aus dem Tablet erklang, fas</w:t>
      </w:r>
      <w:ins w:id="12710" w:author="Lektorat Bauer" w:date="2025-03-07T01:04:00Z" w16du:dateUtc="2025-03-07T00:04:00Z">
        <w:r w:rsidR="00B40977">
          <w:rPr>
            <w:rFonts w:ascii="Arial" w:hAnsi="Arial" w:cs="Arial"/>
            <w:sz w:val="24"/>
            <w:szCs w:val="24"/>
          </w:rPr>
          <w:t>s</w:t>
        </w:r>
      </w:ins>
      <w:r w:rsidRPr="00944672">
        <w:rPr>
          <w:rFonts w:ascii="Arial" w:hAnsi="Arial" w:cs="Arial"/>
          <w:sz w:val="24"/>
          <w:szCs w:val="24"/>
        </w:rPr>
        <w:t>ten sich aber schnell wieder.</w:t>
      </w:r>
    </w:p>
    <w:p w14:paraId="15F62749" w14:textId="77777777" w:rsidR="00B40977" w:rsidRDefault="00944672" w:rsidP="00623B68">
      <w:pPr>
        <w:autoSpaceDE w:val="0"/>
        <w:autoSpaceDN w:val="0"/>
        <w:adjustRightInd w:val="0"/>
        <w:spacing w:after="0" w:line="360" w:lineRule="auto"/>
        <w:ind w:firstLine="227"/>
        <w:jc w:val="both"/>
        <w:rPr>
          <w:ins w:id="12711" w:author="Lektorat Bauer" w:date="2025-03-07T01:04:00Z" w16du:dateUtc="2025-03-07T00:04:00Z"/>
          <w:rFonts w:ascii="Arial" w:hAnsi="Arial" w:cs="Arial"/>
          <w:sz w:val="24"/>
          <w:szCs w:val="24"/>
        </w:rPr>
      </w:pPr>
      <w:r w:rsidRPr="00944672">
        <w:rPr>
          <w:rFonts w:ascii="Arial" w:hAnsi="Arial" w:cs="Arial"/>
          <w:sz w:val="24"/>
          <w:szCs w:val="24"/>
        </w:rPr>
        <w:t xml:space="preserve">Die Gefangenen wurden alle in den Van verfrachtet und plötzlich war Ruhe in dem Haus. Dann sagte Benjamin Dingaka. „Das war ein tolles Abenteuer. Zu dumm nur, dass sie </w:t>
      </w:r>
      <w:del w:id="12712" w:author="Lektorat Bauer" w:date="2025-03-07T01:03:00Z" w16du:dateUtc="2025-03-07T00:03:00Z">
        <w:r w:rsidRPr="00944672" w:rsidDel="00B40977">
          <w:rPr>
            <w:rFonts w:ascii="Arial" w:hAnsi="Arial" w:cs="Arial"/>
            <w:sz w:val="24"/>
            <w:szCs w:val="24"/>
          </w:rPr>
          <w:delText xml:space="preserve">Bamisa </w:delText>
        </w:r>
      </w:del>
      <w:ins w:id="12713" w:author="Lektorat Bauer" w:date="2025-03-07T01:03:00Z" w16du:dateUtc="2025-03-07T00:03:00Z">
        <w:r w:rsidR="00B40977">
          <w:rPr>
            <w:rFonts w:ascii="Arial" w:hAnsi="Arial" w:cs="Arial"/>
            <w:sz w:val="24"/>
            <w:szCs w:val="24"/>
          </w:rPr>
          <w:t>Basima</w:t>
        </w:r>
        <w:r w:rsidR="00B40977" w:rsidRPr="00944672">
          <w:rPr>
            <w:rFonts w:ascii="Arial" w:hAnsi="Arial" w:cs="Arial"/>
            <w:sz w:val="24"/>
            <w:szCs w:val="24"/>
          </w:rPr>
          <w:t xml:space="preserve"> </w:t>
        </w:r>
      </w:ins>
      <w:r w:rsidRPr="00944672">
        <w:rPr>
          <w:rFonts w:ascii="Arial" w:hAnsi="Arial" w:cs="Arial"/>
          <w:sz w:val="24"/>
          <w:szCs w:val="24"/>
        </w:rPr>
        <w:t>auch verhaftet haben. Jetzt haben wir keine Köchin mehr.“ Bibi und Tia fingen schallend an zu lachen</w:t>
      </w:r>
      <w:del w:id="12714" w:author="Lektorat Bauer" w:date="2025-03-07T01:04:00Z" w16du:dateUtc="2025-03-07T00:04:00Z">
        <w:r w:rsidRPr="00944672" w:rsidDel="00B40977">
          <w:rPr>
            <w:rFonts w:ascii="Arial" w:hAnsi="Arial" w:cs="Arial"/>
            <w:sz w:val="24"/>
            <w:szCs w:val="24"/>
          </w:rPr>
          <w:delText>,</w:delText>
        </w:r>
      </w:del>
      <w:ins w:id="12715" w:author="Lektorat Bauer" w:date="2025-03-07T01:04:00Z" w16du:dateUtc="2025-03-07T00:04:00Z">
        <w:r w:rsidR="00B40977">
          <w:rPr>
            <w:rFonts w:ascii="Arial" w:hAnsi="Arial" w:cs="Arial"/>
            <w:sz w:val="24"/>
            <w:szCs w:val="24"/>
          </w:rPr>
          <w:t xml:space="preserve"> –</w:t>
        </w:r>
      </w:ins>
      <w:r w:rsidRPr="00944672">
        <w:rPr>
          <w:rFonts w:ascii="Arial" w:hAnsi="Arial" w:cs="Arial"/>
          <w:sz w:val="24"/>
          <w:szCs w:val="24"/>
        </w:rPr>
        <w:t xml:space="preserve"> trockener britischer Humor hat manchmal befreiende Wirkung. Anique meldete sich noch einmal: „Nehmt Hamids Land Rover und seid morgen um 10:00 Uhr am Flughafen. Ich lasse Euch ausfliegen. Und </w:t>
      </w:r>
      <w:ins w:id="12716" w:author="Lektorat Bauer" w:date="2025-03-07T01:04:00Z" w16du:dateUtc="2025-03-07T00:04:00Z">
        <w:r w:rsidR="00B40977">
          <w:rPr>
            <w:rFonts w:ascii="Arial" w:hAnsi="Arial" w:cs="Arial"/>
            <w:sz w:val="24"/>
            <w:szCs w:val="24"/>
          </w:rPr>
          <w:t>…</w:t>
        </w:r>
      </w:ins>
      <w:del w:id="12717" w:author="Lektorat Bauer" w:date="2025-03-07T01:04:00Z" w16du:dateUtc="2025-03-07T00:04:00Z">
        <w:r w:rsidRPr="00944672" w:rsidDel="00B40977">
          <w:rPr>
            <w:rFonts w:ascii="Arial" w:hAnsi="Arial" w:cs="Arial"/>
            <w:sz w:val="24"/>
            <w:szCs w:val="24"/>
          </w:rPr>
          <w:delText>...</w:delText>
        </w:r>
      </w:del>
      <w:r w:rsidRPr="00944672">
        <w:rPr>
          <w:rFonts w:ascii="Arial" w:hAnsi="Arial" w:cs="Arial"/>
          <w:sz w:val="24"/>
          <w:szCs w:val="24"/>
        </w:rPr>
        <w:t xml:space="preserve"> Dr. Dingaka?</w:t>
      </w:r>
      <w:del w:id="12718" w:author="Lektorat Bauer" w:date="2025-03-07T01:04:00Z" w16du:dateUtc="2025-03-07T00:04:00Z">
        <w:r w:rsidRPr="00944672" w:rsidDel="00B40977">
          <w:rPr>
            <w:rFonts w:ascii="Arial" w:hAnsi="Arial" w:cs="Arial"/>
            <w:sz w:val="24"/>
            <w:szCs w:val="24"/>
          </w:rPr>
          <w:delText>!</w:delText>
        </w:r>
      </w:del>
      <w:r w:rsidRPr="00944672">
        <w:rPr>
          <w:rFonts w:ascii="Arial" w:hAnsi="Arial" w:cs="Arial"/>
          <w:sz w:val="24"/>
          <w:szCs w:val="24"/>
        </w:rPr>
        <w:t xml:space="preserve">“ </w:t>
      </w:r>
    </w:p>
    <w:p w14:paraId="668747F4" w14:textId="77777777" w:rsidR="00B40977" w:rsidRDefault="00944672" w:rsidP="00623B68">
      <w:pPr>
        <w:autoSpaceDE w:val="0"/>
        <w:autoSpaceDN w:val="0"/>
        <w:adjustRightInd w:val="0"/>
        <w:spacing w:after="0" w:line="360" w:lineRule="auto"/>
        <w:ind w:firstLine="227"/>
        <w:jc w:val="both"/>
        <w:rPr>
          <w:ins w:id="12719" w:author="Lektorat Bauer" w:date="2025-03-07T01:04:00Z" w16du:dateUtc="2025-03-07T00:04:00Z"/>
          <w:rFonts w:ascii="Arial" w:hAnsi="Arial" w:cs="Arial"/>
          <w:sz w:val="24"/>
          <w:szCs w:val="24"/>
        </w:rPr>
      </w:pPr>
      <w:r w:rsidRPr="00944672">
        <w:rPr>
          <w:rFonts w:ascii="Arial" w:hAnsi="Arial" w:cs="Arial"/>
          <w:sz w:val="24"/>
          <w:szCs w:val="24"/>
        </w:rPr>
        <w:t>„Ja bitte</w:t>
      </w:r>
      <w:ins w:id="12720" w:author="Lektorat Bauer" w:date="2025-03-07T01:04:00Z" w16du:dateUtc="2025-03-07T00:04:00Z">
        <w:r w:rsidR="00B40977">
          <w:rPr>
            <w:rFonts w:ascii="Arial" w:hAnsi="Arial" w:cs="Arial"/>
            <w:sz w:val="24"/>
            <w:szCs w:val="24"/>
          </w:rPr>
          <w:t>,</w:t>
        </w:r>
      </w:ins>
      <w:r w:rsidRPr="00944672">
        <w:rPr>
          <w:rFonts w:ascii="Arial" w:hAnsi="Arial" w:cs="Arial"/>
          <w:sz w:val="24"/>
          <w:szCs w:val="24"/>
        </w:rPr>
        <w:t xml:space="preserve"> Frau Tablet?</w:t>
      </w:r>
      <w:del w:id="12721" w:author="Lektorat Bauer" w:date="2025-03-07T01:04:00Z" w16du:dateUtc="2025-03-07T00:04:00Z">
        <w:r w:rsidRPr="00944672" w:rsidDel="00B40977">
          <w:rPr>
            <w:rFonts w:ascii="Arial" w:hAnsi="Arial" w:cs="Arial"/>
            <w:sz w:val="24"/>
            <w:szCs w:val="24"/>
          </w:rPr>
          <w:delText>!</w:delText>
        </w:r>
      </w:del>
      <w:r w:rsidRPr="00944672">
        <w:rPr>
          <w:rFonts w:ascii="Arial" w:hAnsi="Arial" w:cs="Arial"/>
          <w:sz w:val="24"/>
          <w:szCs w:val="24"/>
        </w:rPr>
        <w:t xml:space="preserve">“ </w:t>
      </w:r>
    </w:p>
    <w:p w14:paraId="28305CBB" w14:textId="08344FFB"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„Versuchen Sie es mal mit Selberkochen.“ Jetzt mussten alle drei lachen</w:t>
      </w:r>
      <w:ins w:id="12722" w:author="Lektorat Bauer" w:date="2025-03-07T01:05:00Z" w16du:dateUtc="2025-03-07T00:05:00Z">
        <w:r w:rsidR="00B40977">
          <w:rPr>
            <w:rFonts w:ascii="Arial" w:hAnsi="Arial" w:cs="Arial"/>
            <w:sz w:val="24"/>
            <w:szCs w:val="24"/>
          </w:rPr>
          <w:t>.</w:t>
        </w:r>
      </w:ins>
      <w:del w:id="12723" w:author="Lektorat Bauer" w:date="2025-03-07T01:05:00Z" w16du:dateUtc="2025-03-07T00:05:00Z">
        <w:r w:rsidRPr="00944672" w:rsidDel="00B40977">
          <w:rPr>
            <w:rFonts w:ascii="Arial" w:hAnsi="Arial" w:cs="Arial"/>
            <w:sz w:val="24"/>
            <w:szCs w:val="24"/>
          </w:rPr>
          <w:delText>, da die Anspannung wegging.</w:delText>
        </w:r>
      </w:del>
    </w:p>
    <w:p w14:paraId="62624C4C"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7015DBB2"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119A1E93"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609397E3"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p>
    <w:p w14:paraId="1936B8EF"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commentRangeStart w:id="12724"/>
      <w:commentRangeEnd w:id="12724"/>
      <w:r w:rsidRPr="00944672">
        <w:rPr>
          <w:rFonts w:ascii="Arial" w:hAnsi="Arial" w:cs="Arial"/>
          <w:sz w:val="24"/>
          <w:szCs w:val="24"/>
        </w:rPr>
        <w:commentReference w:id="12724"/>
      </w:r>
      <w:r w:rsidRPr="00944672">
        <w:rPr>
          <w:rFonts w:ascii="Arial" w:hAnsi="Arial" w:cs="Arial"/>
          <w:sz w:val="24"/>
          <w:szCs w:val="24"/>
        </w:rPr>
        <w:t>&gt;&gt;&gt; Le Touquet-Paris Plage, Samstag, 21. März 2015 &lt;&lt;&lt;</w:t>
      </w:r>
    </w:p>
    <w:p w14:paraId="636157A7"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 xml:space="preserve">Johann Dahlleiter hatte im ibis Le Touquet Thalassa am Strand übernachtet und nach dem Aufstehen und der Morgentoilette entschieden, auf ein Frühstück im Hotel zu verzichten. Es war bereits 10:30 Uhr, als er sich auf die 15 Minuten Fußmarsch zum Markt aufmachte. </w:t>
      </w:r>
    </w:p>
    <w:p w14:paraId="286C8FAA" w14:textId="199F3BA9"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Der Markt hatte um 08:00 Uhr seine Pforten geöffnet, aber die Touristen begannen erst jetzt den Markt zu erobern. Johann fand eine kleine Bar am Rande des Geschehens und bestellte sich einen Café au Lait und ein Croissant. Er nahm sein Net</w:t>
      </w:r>
      <w:ins w:id="12725" w:author="Lektorat Bauer" w:date="2025-03-07T01:05:00Z" w16du:dateUtc="2025-03-07T00:05:00Z">
        <w:r w:rsidR="00900D65">
          <w:rPr>
            <w:rFonts w:ascii="Arial" w:hAnsi="Arial" w:cs="Arial"/>
            <w:sz w:val="24"/>
            <w:szCs w:val="24"/>
          </w:rPr>
          <w:t>b</w:t>
        </w:r>
      </w:ins>
      <w:del w:id="12726" w:author="Lektorat Bauer" w:date="2025-03-07T01:05:00Z" w16du:dateUtc="2025-03-07T00:05:00Z">
        <w:r w:rsidRPr="00944672" w:rsidDel="00900D65">
          <w:rPr>
            <w:rFonts w:ascii="Arial" w:hAnsi="Arial" w:cs="Arial"/>
            <w:sz w:val="24"/>
            <w:szCs w:val="24"/>
          </w:rPr>
          <w:delText>-B</w:delText>
        </w:r>
      </w:del>
      <w:r w:rsidRPr="00944672">
        <w:rPr>
          <w:rFonts w:ascii="Arial" w:hAnsi="Arial" w:cs="Arial"/>
          <w:sz w:val="24"/>
          <w:szCs w:val="24"/>
        </w:rPr>
        <w:t>ook und wählte sich über das WLAN der Bar in sein Netzwerk ein.</w:t>
      </w:r>
    </w:p>
    <w:p w14:paraId="19E7F0EF" w14:textId="77777777" w:rsidR="001932B5" w:rsidRDefault="00944672" w:rsidP="00623B68">
      <w:pPr>
        <w:autoSpaceDE w:val="0"/>
        <w:autoSpaceDN w:val="0"/>
        <w:adjustRightInd w:val="0"/>
        <w:spacing w:after="0" w:line="360" w:lineRule="auto"/>
        <w:ind w:firstLine="227"/>
        <w:jc w:val="both"/>
        <w:rPr>
          <w:ins w:id="12727" w:author="Lektorat Bauer" w:date="2025-03-07T01:06:00Z" w16du:dateUtc="2025-03-07T00:06:00Z"/>
          <w:rFonts w:ascii="Arial" w:hAnsi="Arial" w:cs="Arial"/>
          <w:sz w:val="24"/>
          <w:szCs w:val="24"/>
        </w:rPr>
      </w:pPr>
      <w:r w:rsidRPr="00944672">
        <w:rPr>
          <w:rFonts w:ascii="Arial" w:hAnsi="Arial" w:cs="Arial"/>
          <w:sz w:val="24"/>
          <w:szCs w:val="24"/>
        </w:rPr>
        <w:t xml:space="preserve">Die Fahrt gestern hatte er spontan nach dem Mittagessen angetreten. Er hatte </w:t>
      </w:r>
      <w:del w:id="12728" w:author="Lektorat Bauer" w:date="2025-03-07T01:05:00Z" w16du:dateUtc="2025-03-07T00:05:00Z">
        <w:r w:rsidRPr="00944672" w:rsidDel="00900D65">
          <w:rPr>
            <w:rFonts w:ascii="Arial" w:hAnsi="Arial" w:cs="Arial"/>
            <w:sz w:val="24"/>
            <w:szCs w:val="24"/>
          </w:rPr>
          <w:delText xml:space="preserve">sich </w:delText>
        </w:r>
      </w:del>
      <w:r w:rsidRPr="00944672">
        <w:rPr>
          <w:rFonts w:ascii="Arial" w:hAnsi="Arial" w:cs="Arial"/>
          <w:sz w:val="24"/>
          <w:szCs w:val="24"/>
        </w:rPr>
        <w:t xml:space="preserve">eine Unterkunft gesucht und das Hotel Ibis war das einzige Haus, dass Verfügbarkeiten zu, für ihn, akzeptablen Preisen hatte. Direkt im Anschluss hatte er sich in seinen Opel Corsa gesetzt und die 275 </w:t>
      </w:r>
      <w:ins w:id="12729" w:author="Lektorat Bauer" w:date="2025-03-07T01:06:00Z" w16du:dateUtc="2025-03-07T00:06:00Z">
        <w:r w:rsidR="00900D65">
          <w:rPr>
            <w:rFonts w:ascii="Arial" w:hAnsi="Arial" w:cs="Arial"/>
            <w:sz w:val="24"/>
            <w:szCs w:val="24"/>
          </w:rPr>
          <w:t>Kilometer</w:t>
        </w:r>
      </w:ins>
      <w:del w:id="12730" w:author="Lektorat Bauer" w:date="2025-03-07T01:06:00Z" w16du:dateUtc="2025-03-07T00:06:00Z">
        <w:r w:rsidRPr="00944672" w:rsidDel="00900D65">
          <w:rPr>
            <w:rFonts w:ascii="Arial" w:hAnsi="Arial" w:cs="Arial"/>
            <w:sz w:val="24"/>
            <w:szCs w:val="24"/>
          </w:rPr>
          <w:delText>km</w:delText>
        </w:r>
      </w:del>
      <w:r w:rsidRPr="00944672">
        <w:rPr>
          <w:rFonts w:ascii="Arial" w:hAnsi="Arial" w:cs="Arial"/>
          <w:sz w:val="24"/>
          <w:szCs w:val="24"/>
        </w:rPr>
        <w:t xml:space="preserve"> nach Le Touquet-Paris Plage an Angriff genommen. Bei Gent hatte er im Stau gestanden</w:t>
      </w:r>
      <w:ins w:id="12731" w:author="Lektorat Bauer" w:date="2025-03-07T01:06:00Z" w16du:dateUtc="2025-03-07T00:06:00Z">
        <w:r w:rsidR="00900D65">
          <w:rPr>
            <w:rFonts w:ascii="Arial" w:hAnsi="Arial" w:cs="Arial"/>
            <w:sz w:val="24"/>
            <w:szCs w:val="24"/>
          </w:rPr>
          <w:t>.</w:t>
        </w:r>
      </w:ins>
      <w:r w:rsidRPr="00944672">
        <w:rPr>
          <w:rFonts w:ascii="Arial" w:hAnsi="Arial" w:cs="Arial"/>
          <w:sz w:val="24"/>
          <w:szCs w:val="24"/>
        </w:rPr>
        <w:t xml:space="preserve"> </w:t>
      </w:r>
      <w:del w:id="12732" w:author="Lektorat Bauer" w:date="2025-03-07T01:06:00Z" w16du:dateUtc="2025-03-07T00:06:00Z">
        <w:r w:rsidRPr="00944672" w:rsidDel="00900D65">
          <w:rPr>
            <w:rFonts w:ascii="Arial" w:hAnsi="Arial" w:cs="Arial"/>
            <w:sz w:val="24"/>
            <w:szCs w:val="24"/>
          </w:rPr>
          <w:delText>und die</w:delText>
        </w:r>
      </w:del>
      <w:ins w:id="12733" w:author="Lektorat Bauer" w:date="2025-03-07T01:06:00Z" w16du:dateUtc="2025-03-07T00:06:00Z">
        <w:r w:rsidR="00900D65">
          <w:rPr>
            <w:rFonts w:ascii="Arial" w:hAnsi="Arial" w:cs="Arial"/>
            <w:sz w:val="24"/>
            <w:szCs w:val="24"/>
          </w:rPr>
          <w:t>Die</w:t>
        </w:r>
      </w:ins>
      <w:r w:rsidRPr="00944672">
        <w:rPr>
          <w:rFonts w:ascii="Arial" w:hAnsi="Arial" w:cs="Arial"/>
          <w:sz w:val="24"/>
          <w:szCs w:val="24"/>
        </w:rPr>
        <w:t xml:space="preserve"> Reise hatte somit 3 Stunden und 15 Minuten gedauert. Um 16:30 Uhr hatte er sein Zimmer bezogen und sich darüber gefreut, dass sein Zimmer Meerblick hatte. </w:t>
      </w:r>
    </w:p>
    <w:p w14:paraId="67D0391C" w14:textId="378727B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commentRangeStart w:id="12734"/>
      <w:r w:rsidRPr="00944672">
        <w:rPr>
          <w:rFonts w:ascii="Arial" w:hAnsi="Arial" w:cs="Arial"/>
          <w:sz w:val="24"/>
          <w:szCs w:val="24"/>
        </w:rPr>
        <w:t>Er ging am Stand spazieren und in der Bar La Plage Des Pirates fand er einen freien Platz und genoss ein Bier am Strand. Es kamen noch weitere Gäste und schließlich setzten sich noch zwei asiatische Touristen mit an seinen Tisch. Er klappte sein Net</w:t>
      </w:r>
      <w:ins w:id="12735" w:author="Lektorat Bauer" w:date="2025-03-07T01:08:00Z" w16du:dateUtc="2025-03-07T00:08:00Z">
        <w:r w:rsidR="001932B5">
          <w:rPr>
            <w:rFonts w:ascii="Arial" w:hAnsi="Arial" w:cs="Arial"/>
            <w:sz w:val="24"/>
            <w:szCs w:val="24"/>
          </w:rPr>
          <w:t>b</w:t>
        </w:r>
      </w:ins>
      <w:del w:id="12736" w:author="Lektorat Bauer" w:date="2025-03-07T01:08:00Z" w16du:dateUtc="2025-03-07T00:08:00Z">
        <w:r w:rsidRPr="00944672" w:rsidDel="001932B5">
          <w:rPr>
            <w:rFonts w:ascii="Arial" w:hAnsi="Arial" w:cs="Arial"/>
            <w:sz w:val="24"/>
            <w:szCs w:val="24"/>
          </w:rPr>
          <w:delText>-B</w:delText>
        </w:r>
      </w:del>
      <w:r w:rsidRPr="00944672">
        <w:rPr>
          <w:rFonts w:ascii="Arial" w:hAnsi="Arial" w:cs="Arial"/>
          <w:sz w:val="24"/>
          <w:szCs w:val="24"/>
        </w:rPr>
        <w:t xml:space="preserve">ook zu und zu dritt tranken sie, bis die Sonne untergegangen war. Da es jetzt am Strand zu kalt wurde, suchten sie sich eine andere Bar und fanden ein kleines Café, in dem sie zu Abend aßen. Bis 22:00 Uhr waren sie im Gespräch vertieft, während sie </w:t>
      </w:r>
      <w:del w:id="12737" w:author="Lektorat Bauer" w:date="2025-03-07T01:06:00Z" w16du:dateUtc="2025-03-07T00:06:00Z">
        <w:r w:rsidRPr="00944672" w:rsidDel="001932B5">
          <w:rPr>
            <w:rFonts w:ascii="Arial" w:hAnsi="Arial" w:cs="Arial"/>
            <w:sz w:val="24"/>
            <w:szCs w:val="24"/>
          </w:rPr>
          <w:delText xml:space="preserve">dabei </w:delText>
        </w:r>
      </w:del>
      <w:r w:rsidRPr="00944672">
        <w:rPr>
          <w:rFonts w:ascii="Arial" w:hAnsi="Arial" w:cs="Arial"/>
          <w:sz w:val="24"/>
          <w:szCs w:val="24"/>
        </w:rPr>
        <w:t>verhinderten, dass der Wein sein Mindesthaltbarkeitsdatum überschritt.</w:t>
      </w:r>
      <w:commentRangeEnd w:id="12734"/>
      <w:r w:rsidR="001932B5">
        <w:rPr>
          <w:rStyle w:val="Kommentarzeichen"/>
        </w:rPr>
        <w:commentReference w:id="12734"/>
      </w:r>
    </w:p>
    <w:p w14:paraId="3A2BC489"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Während der Fahrt nach Frankreich hatte Johann über einige Details nachgesonnen, die ihm beim Surfen aufgefallen waren. Er prüfte die Daten noch einmal nach, schüttelte verwundert den Kopf und verfasste eine E-Mail: „Hallo Anique, ich weiß, dass Du nicht mehr bei Deinem alten Arbeitgeber bist. Im Anhang erhältst Du eine verschlüsselte RAR-Datei. Kennwort kennst Du :-). Wenn Du das gelesen hast, rufe mich bitte an. Duke“</w:t>
      </w:r>
    </w:p>
    <w:p w14:paraId="3C1F7BAF" w14:textId="3D084499"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Er klappte das Net</w:t>
      </w:r>
      <w:ins w:id="12738" w:author="Lektorat Bauer" w:date="2025-03-07T01:09:00Z" w16du:dateUtc="2025-03-07T00:09:00Z">
        <w:r w:rsidR="001932B5">
          <w:rPr>
            <w:rFonts w:ascii="Arial" w:hAnsi="Arial" w:cs="Arial"/>
            <w:sz w:val="24"/>
            <w:szCs w:val="24"/>
          </w:rPr>
          <w:t>b</w:t>
        </w:r>
      </w:ins>
      <w:del w:id="12739" w:author="Lektorat Bauer" w:date="2025-03-07T01:09:00Z" w16du:dateUtc="2025-03-07T00:09:00Z">
        <w:r w:rsidRPr="00944672" w:rsidDel="001932B5">
          <w:rPr>
            <w:rFonts w:ascii="Arial" w:hAnsi="Arial" w:cs="Arial"/>
            <w:sz w:val="24"/>
            <w:szCs w:val="24"/>
          </w:rPr>
          <w:delText>-B</w:delText>
        </w:r>
      </w:del>
      <w:r w:rsidRPr="00944672">
        <w:rPr>
          <w:rFonts w:ascii="Arial" w:hAnsi="Arial" w:cs="Arial"/>
          <w:sz w:val="24"/>
          <w:szCs w:val="24"/>
        </w:rPr>
        <w:t>ook zu und widmete sich wieder dem Café au Lait und genoss den Blick auf das Treiben auf dem Marktplatz. Der Kellner hatte gesehen, dass Johann seinen Café au Lait ausgetrunken hatte, und erschien wie aus heiterem Himmel, um zu fragen</w:t>
      </w:r>
      <w:ins w:id="12740" w:author="Lektorat Bauer" w:date="2025-03-07T01:09:00Z" w16du:dateUtc="2025-03-07T00:09:00Z">
        <w:r w:rsidR="001932B5">
          <w:rPr>
            <w:rFonts w:ascii="Arial" w:hAnsi="Arial" w:cs="Arial"/>
            <w:sz w:val="24"/>
            <w:szCs w:val="24"/>
          </w:rPr>
          <w:t>,</w:t>
        </w:r>
      </w:ins>
      <w:r w:rsidRPr="00944672">
        <w:rPr>
          <w:rFonts w:ascii="Arial" w:hAnsi="Arial" w:cs="Arial"/>
          <w:sz w:val="24"/>
          <w:szCs w:val="24"/>
        </w:rPr>
        <w:t xml:space="preserve"> ob Johann etwas benötig</w:t>
      </w:r>
      <w:ins w:id="12741" w:author="Lektorat Bauer" w:date="2025-03-07T01:09:00Z" w16du:dateUtc="2025-03-07T00:09:00Z">
        <w:r w:rsidR="001932B5">
          <w:rPr>
            <w:rFonts w:ascii="Arial" w:hAnsi="Arial" w:cs="Arial"/>
            <w:sz w:val="24"/>
            <w:szCs w:val="24"/>
          </w:rPr>
          <w:t>te.</w:t>
        </w:r>
      </w:ins>
      <w:del w:id="12742" w:author="Lektorat Bauer" w:date="2025-03-07T01:09:00Z" w16du:dateUtc="2025-03-07T00:09:00Z">
        <w:r w:rsidRPr="00944672" w:rsidDel="001932B5">
          <w:rPr>
            <w:rFonts w:ascii="Arial" w:hAnsi="Arial" w:cs="Arial"/>
            <w:sz w:val="24"/>
            <w:szCs w:val="24"/>
          </w:rPr>
          <w:delText>en</w:delText>
        </w:r>
      </w:del>
      <w:r w:rsidRPr="00944672">
        <w:rPr>
          <w:rFonts w:ascii="Arial" w:hAnsi="Arial" w:cs="Arial"/>
          <w:sz w:val="24"/>
          <w:szCs w:val="24"/>
        </w:rPr>
        <w:t xml:space="preserve"> </w:t>
      </w:r>
      <w:del w:id="12743" w:author="Lektorat Bauer" w:date="2025-03-07T01:09:00Z" w16du:dateUtc="2025-03-07T00:09:00Z">
        <w:r w:rsidRPr="00944672" w:rsidDel="001932B5">
          <w:rPr>
            <w:rFonts w:ascii="Arial" w:hAnsi="Arial" w:cs="Arial"/>
            <w:sz w:val="24"/>
            <w:szCs w:val="24"/>
          </w:rPr>
          <w:delText>würde und e</w:delText>
        </w:r>
      </w:del>
      <w:ins w:id="12744" w:author="Lektorat Bauer" w:date="2025-03-07T01:09:00Z" w16du:dateUtc="2025-03-07T00:09:00Z">
        <w:r w:rsidR="001932B5">
          <w:rPr>
            <w:rFonts w:ascii="Arial" w:hAnsi="Arial" w:cs="Arial"/>
            <w:sz w:val="24"/>
            <w:szCs w:val="24"/>
          </w:rPr>
          <w:t>E</w:t>
        </w:r>
      </w:ins>
      <w:r w:rsidRPr="00944672">
        <w:rPr>
          <w:rFonts w:ascii="Arial" w:hAnsi="Arial" w:cs="Arial"/>
          <w:sz w:val="24"/>
          <w:szCs w:val="24"/>
        </w:rPr>
        <w:t>r entschied sich</w:t>
      </w:r>
      <w:ins w:id="12745" w:author="Lektorat Bauer" w:date="2025-03-07T01:09:00Z" w16du:dateUtc="2025-03-07T00:09:00Z">
        <w:r w:rsidR="001932B5">
          <w:rPr>
            <w:rFonts w:ascii="Arial" w:hAnsi="Arial" w:cs="Arial"/>
            <w:sz w:val="24"/>
            <w:szCs w:val="24"/>
          </w:rPr>
          <w:t>,</w:t>
        </w:r>
      </w:ins>
      <w:r w:rsidRPr="00944672">
        <w:rPr>
          <w:rFonts w:ascii="Arial" w:hAnsi="Arial" w:cs="Arial"/>
          <w:sz w:val="24"/>
          <w:szCs w:val="24"/>
        </w:rPr>
        <w:t xml:space="preserve"> einen zweiten Milchkaffee zu bestellen.</w:t>
      </w:r>
    </w:p>
    <w:p w14:paraId="7630091C" w14:textId="77777777" w:rsidR="001932B5" w:rsidRDefault="00944672" w:rsidP="00623B68">
      <w:pPr>
        <w:autoSpaceDE w:val="0"/>
        <w:autoSpaceDN w:val="0"/>
        <w:adjustRightInd w:val="0"/>
        <w:spacing w:after="0" w:line="360" w:lineRule="auto"/>
        <w:ind w:firstLine="227"/>
        <w:jc w:val="both"/>
        <w:rPr>
          <w:ins w:id="12746" w:author="Lektorat Bauer" w:date="2025-03-07T01:10:00Z" w16du:dateUtc="2025-03-07T00:10:00Z"/>
          <w:rFonts w:ascii="Arial" w:hAnsi="Arial" w:cs="Arial"/>
          <w:sz w:val="24"/>
          <w:szCs w:val="24"/>
        </w:rPr>
      </w:pPr>
      <w:r w:rsidRPr="00944672">
        <w:rPr>
          <w:rFonts w:ascii="Arial" w:hAnsi="Arial" w:cs="Arial"/>
          <w:sz w:val="24"/>
          <w:szCs w:val="24"/>
        </w:rPr>
        <w:lastRenderedPageBreak/>
        <w:t xml:space="preserve">Der Kellner hatte sich mit der Bestellung verabschiedet, da klingelte Johanns Telefon. „Ja </w:t>
      </w:r>
      <w:ins w:id="12747" w:author="Lektorat Bauer" w:date="2025-03-07T01:10:00Z" w16du:dateUtc="2025-03-07T00:10:00Z">
        <w:r w:rsidR="001932B5">
          <w:rPr>
            <w:rFonts w:ascii="Arial" w:hAnsi="Arial" w:cs="Arial"/>
            <w:sz w:val="24"/>
            <w:szCs w:val="24"/>
          </w:rPr>
          <w:t>b</w:t>
        </w:r>
      </w:ins>
      <w:del w:id="12748" w:author="Lektorat Bauer" w:date="2025-03-07T01:10:00Z" w16du:dateUtc="2025-03-07T00:10:00Z">
        <w:r w:rsidRPr="00944672" w:rsidDel="001932B5">
          <w:rPr>
            <w:rFonts w:ascii="Arial" w:hAnsi="Arial" w:cs="Arial"/>
            <w:sz w:val="24"/>
            <w:szCs w:val="24"/>
          </w:rPr>
          <w:delText>B</w:delText>
        </w:r>
      </w:del>
      <w:r w:rsidRPr="00944672">
        <w:rPr>
          <w:rFonts w:ascii="Arial" w:hAnsi="Arial" w:cs="Arial"/>
          <w:sz w:val="24"/>
          <w:szCs w:val="24"/>
        </w:rPr>
        <w:t>itte?</w:t>
      </w:r>
      <w:del w:id="12749" w:author="Lektorat Bauer" w:date="2025-03-07T01:10:00Z" w16du:dateUtc="2025-03-07T00:10:00Z">
        <w:r w:rsidRPr="00944672" w:rsidDel="001932B5">
          <w:rPr>
            <w:rFonts w:ascii="Arial" w:hAnsi="Arial" w:cs="Arial"/>
            <w:sz w:val="24"/>
            <w:szCs w:val="24"/>
          </w:rPr>
          <w:delText>!</w:delText>
        </w:r>
      </w:del>
      <w:r w:rsidRPr="00944672">
        <w:rPr>
          <w:rFonts w:ascii="Arial" w:hAnsi="Arial" w:cs="Arial"/>
          <w:sz w:val="24"/>
          <w:szCs w:val="24"/>
        </w:rPr>
        <w:t xml:space="preserve">“ </w:t>
      </w:r>
    </w:p>
    <w:p w14:paraId="409842D5" w14:textId="77777777" w:rsidR="001932B5" w:rsidRDefault="00944672" w:rsidP="00623B68">
      <w:pPr>
        <w:autoSpaceDE w:val="0"/>
        <w:autoSpaceDN w:val="0"/>
        <w:adjustRightInd w:val="0"/>
        <w:spacing w:after="0" w:line="360" w:lineRule="auto"/>
        <w:ind w:firstLine="227"/>
        <w:jc w:val="both"/>
        <w:rPr>
          <w:ins w:id="12750" w:author="Lektorat Bauer" w:date="2025-03-07T01:10:00Z" w16du:dateUtc="2025-03-07T00:10:00Z"/>
          <w:rFonts w:ascii="Arial" w:hAnsi="Arial" w:cs="Arial"/>
          <w:sz w:val="24"/>
          <w:szCs w:val="24"/>
        </w:rPr>
      </w:pPr>
      <w:r w:rsidRPr="00944672">
        <w:rPr>
          <w:rFonts w:ascii="Arial" w:hAnsi="Arial" w:cs="Arial"/>
          <w:sz w:val="24"/>
          <w:szCs w:val="24"/>
        </w:rPr>
        <w:t xml:space="preserve">„Hey Duke. Wie geht es Dir? Was sind das für Geräusche? Und </w:t>
      </w:r>
      <w:del w:id="12751" w:author="Lektorat Bauer" w:date="2025-03-07T01:10:00Z" w16du:dateUtc="2025-03-07T00:10:00Z">
        <w:r w:rsidRPr="00944672" w:rsidDel="001932B5">
          <w:rPr>
            <w:rFonts w:ascii="Arial" w:hAnsi="Arial" w:cs="Arial"/>
            <w:sz w:val="24"/>
            <w:szCs w:val="24"/>
          </w:rPr>
          <w:delText>...</w:delText>
        </w:r>
      </w:del>
      <w:ins w:id="12752" w:author="Lektorat Bauer" w:date="2025-03-07T01:10:00Z" w16du:dateUtc="2025-03-07T00:10:00Z">
        <w:r w:rsidR="001932B5">
          <w:rPr>
            <w:rFonts w:ascii="Arial" w:hAnsi="Arial" w:cs="Arial"/>
            <w:sz w:val="24"/>
            <w:szCs w:val="24"/>
          </w:rPr>
          <w:t>...</w:t>
        </w:r>
      </w:ins>
      <w:r w:rsidRPr="00944672">
        <w:rPr>
          <w:rFonts w:ascii="Arial" w:hAnsi="Arial" w:cs="Arial"/>
          <w:sz w:val="24"/>
          <w:szCs w:val="24"/>
        </w:rPr>
        <w:t xml:space="preserve"> </w:t>
      </w:r>
      <w:ins w:id="12753" w:author="Lektorat Bauer" w:date="2025-03-07T01:10:00Z" w16du:dateUtc="2025-03-07T00:10:00Z">
        <w:r w:rsidR="001932B5">
          <w:rPr>
            <w:rFonts w:ascii="Arial" w:hAnsi="Arial" w:cs="Arial"/>
            <w:sz w:val="24"/>
            <w:szCs w:val="24"/>
          </w:rPr>
          <w:t>w</w:t>
        </w:r>
      </w:ins>
      <w:del w:id="12754" w:author="Lektorat Bauer" w:date="2025-03-07T01:10:00Z" w16du:dateUtc="2025-03-07T00:10:00Z">
        <w:r w:rsidRPr="00944672" w:rsidDel="001932B5">
          <w:rPr>
            <w:rFonts w:ascii="Arial" w:hAnsi="Arial" w:cs="Arial"/>
            <w:sz w:val="24"/>
            <w:szCs w:val="24"/>
          </w:rPr>
          <w:delText>W</w:delText>
        </w:r>
      </w:del>
      <w:r w:rsidRPr="00944672">
        <w:rPr>
          <w:rFonts w:ascii="Arial" w:hAnsi="Arial" w:cs="Arial"/>
          <w:sz w:val="24"/>
          <w:szCs w:val="24"/>
        </w:rPr>
        <w:t>o bist Du?“</w:t>
      </w:r>
    </w:p>
    <w:p w14:paraId="77F4AAC2" w14:textId="77777777" w:rsidR="001932B5" w:rsidRDefault="00944672" w:rsidP="00623B68">
      <w:pPr>
        <w:autoSpaceDE w:val="0"/>
        <w:autoSpaceDN w:val="0"/>
        <w:adjustRightInd w:val="0"/>
        <w:spacing w:after="0" w:line="360" w:lineRule="auto"/>
        <w:ind w:firstLine="227"/>
        <w:jc w:val="both"/>
        <w:rPr>
          <w:ins w:id="12755" w:author="Lektorat Bauer" w:date="2025-03-07T01:10:00Z" w16du:dateUtc="2025-03-07T00:10:00Z"/>
          <w:rFonts w:ascii="Arial" w:hAnsi="Arial" w:cs="Arial"/>
          <w:sz w:val="24"/>
          <w:szCs w:val="24"/>
        </w:rPr>
      </w:pPr>
      <w:del w:id="12756" w:author="Lektorat Bauer" w:date="2025-03-07T01:10:00Z" w16du:dateUtc="2025-03-07T00:10:00Z">
        <w:r w:rsidRPr="00944672" w:rsidDel="001932B5">
          <w:rPr>
            <w:rFonts w:ascii="Arial" w:hAnsi="Arial" w:cs="Arial"/>
            <w:sz w:val="24"/>
            <w:szCs w:val="24"/>
          </w:rPr>
          <w:delText xml:space="preserve"> </w:delText>
        </w:r>
      </w:del>
      <w:r w:rsidRPr="00944672">
        <w:rPr>
          <w:rFonts w:ascii="Arial" w:hAnsi="Arial" w:cs="Arial"/>
          <w:sz w:val="24"/>
          <w:szCs w:val="24"/>
        </w:rPr>
        <w:t xml:space="preserve">„Bonjour Anique. Ich sitze am Markt von Le Touquet-Paris Plage und habe eben meinen zweiten Milchkaffee bestellt. Das ging aber schnell.“ </w:t>
      </w:r>
    </w:p>
    <w:p w14:paraId="3BB188A8" w14:textId="77777777" w:rsidR="001932B5" w:rsidRDefault="00944672" w:rsidP="00623B68">
      <w:pPr>
        <w:autoSpaceDE w:val="0"/>
        <w:autoSpaceDN w:val="0"/>
        <w:adjustRightInd w:val="0"/>
        <w:spacing w:after="0" w:line="360" w:lineRule="auto"/>
        <w:ind w:firstLine="227"/>
        <w:jc w:val="both"/>
        <w:rPr>
          <w:ins w:id="12757" w:author="Lektorat Bauer" w:date="2025-03-07T01:10:00Z" w16du:dateUtc="2025-03-07T00:10:00Z"/>
          <w:rFonts w:ascii="Arial" w:hAnsi="Arial" w:cs="Arial"/>
          <w:sz w:val="24"/>
          <w:szCs w:val="24"/>
        </w:rPr>
      </w:pPr>
      <w:r w:rsidRPr="00944672">
        <w:rPr>
          <w:rFonts w:ascii="Arial" w:hAnsi="Arial" w:cs="Arial"/>
          <w:sz w:val="24"/>
          <w:szCs w:val="24"/>
        </w:rPr>
        <w:t>„Wieso schnell? Habe ich etwas übersehen?“</w:t>
      </w:r>
      <w:ins w:id="12758" w:author="Lektorat Bauer" w:date="2025-03-07T01:10:00Z" w16du:dateUtc="2025-03-07T00:10:00Z">
        <w:r w:rsidR="001932B5">
          <w:rPr>
            <w:rFonts w:ascii="Arial" w:hAnsi="Arial" w:cs="Arial"/>
            <w:sz w:val="24"/>
            <w:szCs w:val="24"/>
          </w:rPr>
          <w:t>,</w:t>
        </w:r>
      </w:ins>
      <w:r w:rsidRPr="00944672">
        <w:rPr>
          <w:rFonts w:ascii="Arial" w:hAnsi="Arial" w:cs="Arial"/>
          <w:sz w:val="24"/>
          <w:szCs w:val="24"/>
        </w:rPr>
        <w:t xml:space="preserve"> fragte Anique verwirrt. </w:t>
      </w:r>
    </w:p>
    <w:p w14:paraId="2D39334E" w14:textId="77777777" w:rsidR="001932B5" w:rsidRDefault="00944672" w:rsidP="00623B68">
      <w:pPr>
        <w:autoSpaceDE w:val="0"/>
        <w:autoSpaceDN w:val="0"/>
        <w:adjustRightInd w:val="0"/>
        <w:spacing w:after="0" w:line="360" w:lineRule="auto"/>
        <w:ind w:firstLine="227"/>
        <w:jc w:val="both"/>
        <w:rPr>
          <w:ins w:id="12759" w:author="Lektorat Bauer" w:date="2025-03-07T01:11:00Z" w16du:dateUtc="2025-03-07T00:11:00Z"/>
          <w:rFonts w:ascii="Arial" w:hAnsi="Arial" w:cs="Arial"/>
          <w:sz w:val="24"/>
          <w:szCs w:val="24"/>
        </w:rPr>
      </w:pPr>
      <w:r w:rsidRPr="00944672">
        <w:rPr>
          <w:rFonts w:ascii="Arial" w:hAnsi="Arial" w:cs="Arial"/>
          <w:sz w:val="24"/>
          <w:szCs w:val="24"/>
        </w:rPr>
        <w:t xml:space="preserve">„Ich hatte Dir eben eine E-Mail geschickt und um Rückruf gebeten. Warum rufst Du an?“ </w:t>
      </w:r>
      <w:ins w:id="12760" w:author="Lektorat Bauer" w:date="2025-03-07T01:10:00Z" w16du:dateUtc="2025-03-07T00:10:00Z">
        <w:r w:rsidR="001932B5">
          <w:rPr>
            <w:rFonts w:ascii="Arial" w:hAnsi="Arial" w:cs="Arial"/>
            <w:sz w:val="24"/>
            <w:szCs w:val="24"/>
          </w:rPr>
          <w:t>J</w:t>
        </w:r>
      </w:ins>
      <w:del w:id="12761" w:author="Lektorat Bauer" w:date="2025-03-07T01:10:00Z" w16du:dateUtc="2025-03-07T00:10:00Z">
        <w:r w:rsidRPr="00944672" w:rsidDel="001932B5">
          <w:rPr>
            <w:rFonts w:ascii="Arial" w:hAnsi="Arial" w:cs="Arial"/>
            <w:sz w:val="24"/>
            <w:szCs w:val="24"/>
          </w:rPr>
          <w:delText>j</w:delText>
        </w:r>
      </w:del>
      <w:r w:rsidRPr="00944672">
        <w:rPr>
          <w:rFonts w:ascii="Arial" w:hAnsi="Arial" w:cs="Arial"/>
          <w:sz w:val="24"/>
          <w:szCs w:val="24"/>
        </w:rPr>
        <w:t xml:space="preserve">etzt </w:t>
      </w:r>
      <w:del w:id="12762" w:author="Lektorat Bauer" w:date="2025-03-07T01:11:00Z" w16du:dateUtc="2025-03-07T00:11:00Z">
        <w:r w:rsidRPr="00944672" w:rsidDel="001932B5">
          <w:rPr>
            <w:rFonts w:ascii="Arial" w:hAnsi="Arial" w:cs="Arial"/>
            <w:sz w:val="24"/>
            <w:szCs w:val="24"/>
          </w:rPr>
          <w:delText>war die Verwirrung in Dukes Stimme zu hören</w:delText>
        </w:r>
      </w:del>
      <w:ins w:id="12763" w:author="Lektorat Bauer" w:date="2025-03-07T01:11:00Z" w16du:dateUtc="2025-03-07T00:11:00Z">
        <w:r w:rsidR="001932B5">
          <w:rPr>
            <w:rFonts w:ascii="Arial" w:hAnsi="Arial" w:cs="Arial"/>
            <w:sz w:val="24"/>
            <w:szCs w:val="24"/>
          </w:rPr>
          <w:t>klang Duke verwirrt</w:t>
        </w:r>
      </w:ins>
      <w:r w:rsidRPr="00944672">
        <w:rPr>
          <w:rFonts w:ascii="Arial" w:hAnsi="Arial" w:cs="Arial"/>
          <w:sz w:val="24"/>
          <w:szCs w:val="24"/>
        </w:rPr>
        <w:t>. Im Hintergrund war ein Tippen zu hören, dann sagte Anique</w:t>
      </w:r>
      <w:ins w:id="12764" w:author="Lektorat Bauer" w:date="2025-03-07T01:11:00Z" w16du:dateUtc="2025-03-07T00:11:00Z">
        <w:r w:rsidR="001932B5">
          <w:rPr>
            <w:rFonts w:ascii="Arial" w:hAnsi="Arial" w:cs="Arial"/>
            <w:sz w:val="24"/>
            <w:szCs w:val="24"/>
          </w:rPr>
          <w:t>:</w:t>
        </w:r>
      </w:ins>
      <w:del w:id="12765" w:author="Lektorat Bauer" w:date="2025-03-07T01:11:00Z" w16du:dateUtc="2025-03-07T00:11:00Z">
        <w:r w:rsidRPr="00944672" w:rsidDel="001932B5">
          <w:rPr>
            <w:rFonts w:ascii="Arial" w:hAnsi="Arial" w:cs="Arial"/>
            <w:sz w:val="24"/>
            <w:szCs w:val="24"/>
          </w:rPr>
          <w:delText>,</w:delText>
        </w:r>
      </w:del>
      <w:r w:rsidRPr="00944672">
        <w:rPr>
          <w:rFonts w:ascii="Arial" w:hAnsi="Arial" w:cs="Arial"/>
          <w:sz w:val="24"/>
          <w:szCs w:val="24"/>
        </w:rPr>
        <w:t xml:space="preserve"> „E-Mail ist da. Kennwort </w:t>
      </w:r>
      <w:ins w:id="12766" w:author="Lektorat Bauer" w:date="2025-03-07T01:11:00Z" w16du:dateUtc="2025-03-07T00:11:00Z">
        <w:r w:rsidR="001932B5">
          <w:rPr>
            <w:rFonts w:ascii="Arial" w:hAnsi="Arial" w:cs="Arial"/>
            <w:sz w:val="24"/>
            <w:szCs w:val="24"/>
          </w:rPr>
          <w:t>…</w:t>
        </w:r>
      </w:ins>
      <w:del w:id="12767" w:author="Lektorat Bauer" w:date="2025-03-07T01:11:00Z" w16du:dateUtc="2025-03-07T00:11:00Z">
        <w:r w:rsidRPr="00944672" w:rsidDel="001932B5">
          <w:rPr>
            <w:rFonts w:ascii="Arial" w:hAnsi="Arial" w:cs="Arial"/>
            <w:sz w:val="24"/>
            <w:szCs w:val="24"/>
          </w:rPr>
          <w:delText>...</w:delText>
        </w:r>
      </w:del>
      <w:r w:rsidRPr="00944672">
        <w:rPr>
          <w:rFonts w:ascii="Arial" w:hAnsi="Arial" w:cs="Arial"/>
          <w:sz w:val="24"/>
          <w:szCs w:val="24"/>
        </w:rPr>
        <w:t xml:space="preserve"> lass mich raten? 15 Stellen?“ </w:t>
      </w:r>
    </w:p>
    <w:p w14:paraId="758F62DF" w14:textId="77777777" w:rsidR="001932B5" w:rsidRDefault="00944672" w:rsidP="00623B68">
      <w:pPr>
        <w:autoSpaceDE w:val="0"/>
        <w:autoSpaceDN w:val="0"/>
        <w:adjustRightInd w:val="0"/>
        <w:spacing w:after="0" w:line="360" w:lineRule="auto"/>
        <w:ind w:firstLine="227"/>
        <w:jc w:val="both"/>
        <w:rPr>
          <w:ins w:id="12768" w:author="Lektorat Bauer" w:date="2025-03-07T01:11:00Z" w16du:dateUtc="2025-03-07T00:11:00Z"/>
          <w:rFonts w:ascii="Arial" w:hAnsi="Arial" w:cs="Arial"/>
          <w:sz w:val="24"/>
          <w:szCs w:val="24"/>
        </w:rPr>
      </w:pPr>
      <w:r w:rsidRPr="00944672">
        <w:rPr>
          <w:rFonts w:ascii="Arial" w:hAnsi="Arial" w:cs="Arial"/>
          <w:sz w:val="24"/>
          <w:szCs w:val="24"/>
        </w:rPr>
        <w:t xml:space="preserve">„Jup.“ </w:t>
      </w:r>
    </w:p>
    <w:p w14:paraId="1ED8C018" w14:textId="6D91A600"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„Danke. RAR wird entpackt. Schaue ich mir gleich an. Sag mal, was hattest Du für Aufträge in den letzten zwei Wochen? Nein </w:t>
      </w:r>
      <w:ins w:id="12769" w:author="Lektorat Bauer" w:date="2025-03-07T01:11:00Z" w16du:dateUtc="2025-03-07T00:11:00Z">
        <w:r w:rsidR="001932B5">
          <w:rPr>
            <w:rFonts w:ascii="Arial" w:hAnsi="Arial" w:cs="Arial"/>
            <w:sz w:val="24"/>
            <w:szCs w:val="24"/>
          </w:rPr>
          <w:t>…</w:t>
        </w:r>
      </w:ins>
      <w:del w:id="12770" w:author="Lektorat Bauer" w:date="2025-03-07T01:11:00Z" w16du:dateUtc="2025-03-07T00:11:00Z">
        <w:r w:rsidRPr="00944672" w:rsidDel="001932B5">
          <w:rPr>
            <w:rFonts w:ascii="Arial" w:hAnsi="Arial" w:cs="Arial"/>
            <w:sz w:val="24"/>
            <w:szCs w:val="24"/>
          </w:rPr>
          <w:delText>...</w:delText>
        </w:r>
      </w:del>
      <w:r w:rsidRPr="00944672">
        <w:rPr>
          <w:rFonts w:ascii="Arial" w:hAnsi="Arial" w:cs="Arial"/>
          <w:sz w:val="24"/>
          <w:szCs w:val="24"/>
        </w:rPr>
        <w:t xml:space="preserve"> will ich nicht </w:t>
      </w:r>
      <w:ins w:id="12771" w:author="Lektorat Bauer" w:date="2025-03-07T01:11:00Z" w16du:dateUtc="2025-03-07T00:11:00Z">
        <w:r w:rsidR="001932B5">
          <w:rPr>
            <w:rFonts w:ascii="Arial" w:hAnsi="Arial" w:cs="Arial"/>
            <w:sz w:val="24"/>
            <w:szCs w:val="24"/>
          </w:rPr>
          <w:t>w</w:t>
        </w:r>
      </w:ins>
      <w:del w:id="12772" w:author="Lektorat Bauer" w:date="2025-03-07T01:11:00Z" w16du:dateUtc="2025-03-07T00:11:00Z">
        <w:r w:rsidRPr="00944672" w:rsidDel="001932B5">
          <w:rPr>
            <w:rFonts w:ascii="Arial" w:hAnsi="Arial" w:cs="Arial"/>
            <w:sz w:val="24"/>
            <w:szCs w:val="24"/>
          </w:rPr>
          <w:delText>W</w:delText>
        </w:r>
      </w:del>
      <w:r w:rsidRPr="00944672">
        <w:rPr>
          <w:rFonts w:ascii="Arial" w:hAnsi="Arial" w:cs="Arial"/>
          <w:sz w:val="24"/>
          <w:szCs w:val="24"/>
        </w:rPr>
        <w:t xml:space="preserve">issen </w:t>
      </w:r>
      <w:ins w:id="12773" w:author="Lektorat Bauer" w:date="2025-03-07T01:11:00Z" w16du:dateUtc="2025-03-07T00:11:00Z">
        <w:r w:rsidR="001932B5">
          <w:rPr>
            <w:rFonts w:ascii="Arial" w:hAnsi="Arial" w:cs="Arial"/>
            <w:sz w:val="24"/>
            <w:szCs w:val="24"/>
          </w:rPr>
          <w:t>…</w:t>
        </w:r>
      </w:ins>
      <w:del w:id="12774" w:author="Lektorat Bauer" w:date="2025-03-07T01:11:00Z" w16du:dateUtc="2025-03-07T00:11:00Z">
        <w:r w:rsidRPr="00944672" w:rsidDel="001932B5">
          <w:rPr>
            <w:rFonts w:ascii="Arial" w:hAnsi="Arial" w:cs="Arial"/>
            <w:sz w:val="24"/>
            <w:szCs w:val="24"/>
          </w:rPr>
          <w:delText>...</w:delText>
        </w:r>
      </w:del>
      <w:r w:rsidRPr="00944672">
        <w:rPr>
          <w:rFonts w:ascii="Arial" w:hAnsi="Arial" w:cs="Arial"/>
          <w:sz w:val="24"/>
          <w:szCs w:val="24"/>
        </w:rPr>
        <w:t xml:space="preserve"> Ich meine, waren da dubiose Aufträge dabei?“</w:t>
      </w:r>
    </w:p>
    <w:p w14:paraId="271E2C46" w14:textId="77777777" w:rsidR="001932B5" w:rsidRDefault="00944672" w:rsidP="00623B68">
      <w:pPr>
        <w:autoSpaceDE w:val="0"/>
        <w:autoSpaceDN w:val="0"/>
        <w:adjustRightInd w:val="0"/>
        <w:spacing w:after="0" w:line="360" w:lineRule="auto"/>
        <w:ind w:firstLine="227"/>
        <w:jc w:val="both"/>
        <w:rPr>
          <w:ins w:id="12775" w:author="Lektorat Bauer" w:date="2025-03-07T01:12:00Z" w16du:dateUtc="2025-03-07T00:12:00Z"/>
          <w:rFonts w:ascii="Arial" w:hAnsi="Arial" w:cs="Arial"/>
          <w:sz w:val="24"/>
          <w:szCs w:val="24"/>
        </w:rPr>
      </w:pPr>
      <w:r w:rsidRPr="00944672">
        <w:rPr>
          <w:rFonts w:ascii="Arial" w:hAnsi="Arial" w:cs="Arial"/>
          <w:sz w:val="24"/>
          <w:szCs w:val="24"/>
        </w:rPr>
        <w:t>„Gewöhnlich sind alle meine Aufträge dubios</w:t>
      </w:r>
      <w:del w:id="12776" w:author="Lektorat Bauer" w:date="2025-03-07T01:11:00Z" w16du:dateUtc="2025-03-07T00:11:00Z">
        <w:r w:rsidRPr="00944672" w:rsidDel="001932B5">
          <w:rPr>
            <w:rFonts w:ascii="Arial" w:hAnsi="Arial" w:cs="Arial"/>
            <w:sz w:val="24"/>
            <w:szCs w:val="24"/>
          </w:rPr>
          <w:delText>.</w:delText>
        </w:r>
      </w:del>
      <w:r w:rsidRPr="00944672">
        <w:rPr>
          <w:rFonts w:ascii="Arial" w:hAnsi="Arial" w:cs="Arial"/>
          <w:sz w:val="24"/>
          <w:szCs w:val="24"/>
        </w:rPr>
        <w:t>“</w:t>
      </w:r>
      <w:ins w:id="12777" w:author="Lektorat Bauer" w:date="2025-03-07T01:11:00Z" w16du:dateUtc="2025-03-07T00:11:00Z">
        <w:r w:rsidR="001932B5">
          <w:rPr>
            <w:rFonts w:ascii="Arial" w:hAnsi="Arial" w:cs="Arial"/>
            <w:sz w:val="24"/>
            <w:szCs w:val="24"/>
          </w:rPr>
          <w:t>,</w:t>
        </w:r>
      </w:ins>
      <w:r w:rsidRPr="00944672">
        <w:rPr>
          <w:rFonts w:ascii="Arial" w:hAnsi="Arial" w:cs="Arial"/>
          <w:sz w:val="24"/>
          <w:szCs w:val="24"/>
        </w:rPr>
        <w:t xml:space="preserve"> </w:t>
      </w:r>
      <w:ins w:id="12778" w:author="Lektorat Bauer" w:date="2025-03-07T01:12:00Z" w16du:dateUtc="2025-03-07T00:12:00Z">
        <w:r w:rsidR="001932B5">
          <w:rPr>
            <w:rFonts w:ascii="Arial" w:hAnsi="Arial" w:cs="Arial"/>
            <w:sz w:val="24"/>
            <w:szCs w:val="24"/>
          </w:rPr>
          <w:t>l</w:t>
        </w:r>
      </w:ins>
      <w:del w:id="12779" w:author="Lektorat Bauer" w:date="2025-03-07T01:11:00Z" w16du:dateUtc="2025-03-07T00:11:00Z">
        <w:r w:rsidRPr="00944672" w:rsidDel="001932B5">
          <w:rPr>
            <w:rFonts w:ascii="Arial" w:hAnsi="Arial" w:cs="Arial"/>
            <w:sz w:val="24"/>
            <w:szCs w:val="24"/>
          </w:rPr>
          <w:delText>L</w:delText>
        </w:r>
      </w:del>
      <w:r w:rsidRPr="00944672">
        <w:rPr>
          <w:rFonts w:ascii="Arial" w:hAnsi="Arial" w:cs="Arial"/>
          <w:sz w:val="24"/>
          <w:szCs w:val="24"/>
        </w:rPr>
        <w:t xml:space="preserve">achte Duke, „Warum fragst Du?“ Plötzlich wechselte Anique von </w:t>
      </w:r>
      <w:ins w:id="12780" w:author="Lektorat Bauer" w:date="2025-03-07T01:12:00Z" w16du:dateUtc="2025-03-07T00:12:00Z">
        <w:r w:rsidR="001932B5">
          <w:rPr>
            <w:rFonts w:ascii="Arial" w:hAnsi="Arial" w:cs="Arial"/>
            <w:sz w:val="24"/>
            <w:szCs w:val="24"/>
          </w:rPr>
          <w:t>F</w:t>
        </w:r>
      </w:ins>
      <w:del w:id="12781" w:author="Lektorat Bauer" w:date="2025-03-07T01:12:00Z" w16du:dateUtc="2025-03-07T00:12:00Z">
        <w:r w:rsidRPr="00944672" w:rsidDel="001932B5">
          <w:rPr>
            <w:rFonts w:ascii="Arial" w:hAnsi="Arial" w:cs="Arial"/>
            <w:sz w:val="24"/>
            <w:szCs w:val="24"/>
          </w:rPr>
          <w:delText>f</w:delText>
        </w:r>
      </w:del>
      <w:r w:rsidRPr="00944672">
        <w:rPr>
          <w:rFonts w:ascii="Arial" w:hAnsi="Arial" w:cs="Arial"/>
          <w:sz w:val="24"/>
          <w:szCs w:val="24"/>
        </w:rPr>
        <w:t xml:space="preserve">lämisch, dass sie sonst immer sprach, zu Deutsch. „Es sieht so aus, als wärest Du jemanden auf die Füße getreten.“ </w:t>
      </w:r>
    </w:p>
    <w:p w14:paraId="6FE8F4C3" w14:textId="77777777" w:rsidR="001932B5" w:rsidRDefault="00944672" w:rsidP="00623B68">
      <w:pPr>
        <w:autoSpaceDE w:val="0"/>
        <w:autoSpaceDN w:val="0"/>
        <w:adjustRightInd w:val="0"/>
        <w:spacing w:after="0" w:line="360" w:lineRule="auto"/>
        <w:ind w:firstLine="227"/>
        <w:jc w:val="both"/>
        <w:rPr>
          <w:ins w:id="12782" w:author="Lektorat Bauer" w:date="2025-03-07T01:12:00Z" w16du:dateUtc="2025-03-07T00:12:00Z"/>
          <w:rFonts w:ascii="Arial" w:hAnsi="Arial" w:cs="Arial"/>
          <w:sz w:val="24"/>
          <w:szCs w:val="24"/>
        </w:rPr>
      </w:pPr>
      <w:r w:rsidRPr="00944672">
        <w:rPr>
          <w:rFonts w:ascii="Arial" w:hAnsi="Arial" w:cs="Arial"/>
          <w:sz w:val="24"/>
          <w:szCs w:val="24"/>
        </w:rPr>
        <w:t>Auch Johan wechselte jetzt in seine Muttersprache. „Eigentlich waren das</w:t>
      </w:r>
      <w:del w:id="12783" w:author="Lektorat Bauer" w:date="2025-03-07T01:12:00Z" w16du:dateUtc="2025-03-07T00:12:00Z">
        <w:r w:rsidRPr="00944672" w:rsidDel="001932B5">
          <w:rPr>
            <w:rFonts w:ascii="Arial" w:hAnsi="Arial" w:cs="Arial"/>
            <w:sz w:val="24"/>
            <w:szCs w:val="24"/>
          </w:rPr>
          <w:delText>s</w:delText>
        </w:r>
      </w:del>
      <w:r w:rsidRPr="00944672">
        <w:rPr>
          <w:rFonts w:ascii="Arial" w:hAnsi="Arial" w:cs="Arial"/>
          <w:sz w:val="24"/>
          <w:szCs w:val="24"/>
        </w:rPr>
        <w:t xml:space="preserve"> ganz normale Aufträge. Wie sonst auch. Aber die Daten</w:t>
      </w:r>
      <w:ins w:id="12784" w:author="Lektorat Bauer" w:date="2025-03-07T01:12:00Z" w16du:dateUtc="2025-03-07T00:12:00Z">
        <w:r w:rsidR="001932B5">
          <w:rPr>
            <w:rFonts w:ascii="Arial" w:hAnsi="Arial" w:cs="Arial"/>
            <w:sz w:val="24"/>
            <w:szCs w:val="24"/>
          </w:rPr>
          <w:t>,</w:t>
        </w:r>
      </w:ins>
      <w:r w:rsidRPr="00944672">
        <w:rPr>
          <w:rFonts w:ascii="Arial" w:hAnsi="Arial" w:cs="Arial"/>
          <w:sz w:val="24"/>
          <w:szCs w:val="24"/>
        </w:rPr>
        <w:t xml:space="preserve"> die ich Dir geschickt habe</w:t>
      </w:r>
      <w:ins w:id="12785" w:author="Lektorat Bauer" w:date="2025-03-07T01:12:00Z" w16du:dateUtc="2025-03-07T00:12:00Z">
        <w:r w:rsidR="001932B5">
          <w:rPr>
            <w:rFonts w:ascii="Arial" w:hAnsi="Arial" w:cs="Arial"/>
            <w:sz w:val="24"/>
            <w:szCs w:val="24"/>
          </w:rPr>
          <w:t xml:space="preserve"> …</w:t>
        </w:r>
      </w:ins>
      <w:del w:id="12786" w:author="Lektorat Bauer" w:date="2025-03-07T01:12:00Z" w16du:dateUtc="2025-03-07T00:12:00Z">
        <w:r w:rsidRPr="00944672" w:rsidDel="001932B5">
          <w:rPr>
            <w:rFonts w:ascii="Arial" w:hAnsi="Arial" w:cs="Arial"/>
            <w:sz w:val="24"/>
            <w:szCs w:val="24"/>
          </w:rPr>
          <w:delText>.</w:delText>
        </w:r>
      </w:del>
      <w:r w:rsidRPr="00944672">
        <w:rPr>
          <w:rFonts w:ascii="Arial" w:hAnsi="Arial" w:cs="Arial"/>
          <w:sz w:val="24"/>
          <w:szCs w:val="24"/>
        </w:rPr>
        <w:t xml:space="preserve"> Ich hatte mir wie immer Kopien angelegt, aber beim zweiten Suchen</w:t>
      </w:r>
      <w:del w:id="12787" w:author="Lektorat Bauer" w:date="2025-03-07T01:12:00Z" w16du:dateUtc="2025-03-07T00:12:00Z">
        <w:r w:rsidRPr="00944672" w:rsidDel="001932B5">
          <w:rPr>
            <w:rFonts w:ascii="Arial" w:hAnsi="Arial" w:cs="Arial"/>
            <w:sz w:val="24"/>
            <w:szCs w:val="24"/>
          </w:rPr>
          <w:delText>,</w:delText>
        </w:r>
      </w:del>
      <w:r w:rsidRPr="00944672">
        <w:rPr>
          <w:rFonts w:ascii="Arial" w:hAnsi="Arial" w:cs="Arial"/>
          <w:sz w:val="24"/>
          <w:szCs w:val="24"/>
        </w:rPr>
        <w:t xml:space="preserve"> waren die Datensätze weg oder manipuliert worden.“ </w:t>
      </w:r>
    </w:p>
    <w:p w14:paraId="7C4E122F" w14:textId="0BEA98C5"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„Bleib</w:t>
      </w:r>
      <w:del w:id="12788" w:author="Lektorat Bauer" w:date="2025-03-07T01:12:00Z" w16du:dateUtc="2025-03-07T00:12:00Z">
        <w:r w:rsidRPr="00944672" w:rsidDel="001932B5">
          <w:rPr>
            <w:rFonts w:ascii="Arial" w:hAnsi="Arial" w:cs="Arial"/>
            <w:sz w:val="24"/>
            <w:szCs w:val="24"/>
          </w:rPr>
          <w:delText>e</w:delText>
        </w:r>
      </w:del>
      <w:r w:rsidRPr="00944672">
        <w:rPr>
          <w:rFonts w:ascii="Arial" w:hAnsi="Arial" w:cs="Arial"/>
          <w:sz w:val="24"/>
          <w:szCs w:val="24"/>
        </w:rPr>
        <w:t xml:space="preserve"> mal eben in der Leitung. Ich lese das mal schnell quer</w:t>
      </w:r>
      <w:del w:id="12789" w:author="Lektorat Bauer" w:date="2025-03-07T01:12:00Z" w16du:dateUtc="2025-03-07T00:12:00Z">
        <w:r w:rsidRPr="00944672" w:rsidDel="001932B5">
          <w:rPr>
            <w:rFonts w:ascii="Arial" w:hAnsi="Arial" w:cs="Arial"/>
            <w:sz w:val="24"/>
            <w:szCs w:val="24"/>
          </w:rPr>
          <w:delText>.</w:delText>
        </w:r>
      </w:del>
      <w:r w:rsidRPr="00944672">
        <w:rPr>
          <w:rFonts w:ascii="Arial" w:hAnsi="Arial" w:cs="Arial"/>
          <w:sz w:val="24"/>
          <w:szCs w:val="24"/>
        </w:rPr>
        <w:t>“</w:t>
      </w:r>
      <w:ins w:id="12790" w:author="Lektorat Bauer" w:date="2025-03-07T01:12:00Z" w16du:dateUtc="2025-03-07T00:12:00Z">
        <w:r w:rsidR="001932B5">
          <w:rPr>
            <w:rFonts w:ascii="Arial" w:hAnsi="Arial" w:cs="Arial"/>
            <w:sz w:val="24"/>
            <w:szCs w:val="24"/>
          </w:rPr>
          <w:t>,</w:t>
        </w:r>
      </w:ins>
      <w:r w:rsidRPr="00944672">
        <w:rPr>
          <w:rFonts w:ascii="Arial" w:hAnsi="Arial" w:cs="Arial"/>
          <w:sz w:val="24"/>
          <w:szCs w:val="24"/>
        </w:rPr>
        <w:t xml:space="preserve"> sagte Anique und einen Augenblick war Pause in der Leitung, da</w:t>
      </w:r>
      <w:ins w:id="12791" w:author="Lektorat Bauer" w:date="2025-03-07T01:12:00Z" w16du:dateUtc="2025-03-07T00:12:00Z">
        <w:r w:rsidR="001932B5">
          <w:rPr>
            <w:rFonts w:ascii="Arial" w:hAnsi="Arial" w:cs="Arial"/>
            <w:sz w:val="24"/>
            <w:szCs w:val="24"/>
          </w:rPr>
          <w:t>nn</w:t>
        </w:r>
      </w:ins>
      <w:r w:rsidRPr="00944672">
        <w:rPr>
          <w:rFonts w:ascii="Arial" w:hAnsi="Arial" w:cs="Arial"/>
          <w:sz w:val="24"/>
          <w:szCs w:val="24"/>
        </w:rPr>
        <w:t xml:space="preserve"> hörte Johann wieder Tasta</w:t>
      </w:r>
      <w:ins w:id="12792" w:author="Lektorat Bauer" w:date="2025-03-07T01:12:00Z" w16du:dateUtc="2025-03-07T00:12:00Z">
        <w:r w:rsidR="001932B5">
          <w:rPr>
            <w:rFonts w:ascii="Arial" w:hAnsi="Arial" w:cs="Arial"/>
            <w:sz w:val="24"/>
            <w:szCs w:val="24"/>
          </w:rPr>
          <w:t>t</w:t>
        </w:r>
      </w:ins>
      <w:r w:rsidRPr="00944672">
        <w:rPr>
          <w:rFonts w:ascii="Arial" w:hAnsi="Arial" w:cs="Arial"/>
          <w:sz w:val="24"/>
          <w:szCs w:val="24"/>
        </w:rPr>
        <w:t>urgeräusche. Anique meldete sich: „Duke, verschwinde vom Marktplatz. Nimm Dir ein Taxi zum Flughafen. Ich buche Dir ein Auto bei Hertz. Dann kommst Du zu mir. Alle Deine Sachen bleiben</w:t>
      </w:r>
      <w:ins w:id="12793" w:author="Lektorat Bauer" w:date="2025-03-07T01:12:00Z" w16du:dateUtc="2025-03-07T00:12:00Z">
        <w:r w:rsidR="001932B5">
          <w:rPr>
            <w:rFonts w:ascii="Arial" w:hAnsi="Arial" w:cs="Arial"/>
            <w:sz w:val="24"/>
            <w:szCs w:val="24"/>
          </w:rPr>
          <w:t>,</w:t>
        </w:r>
      </w:ins>
      <w:r w:rsidRPr="00944672">
        <w:rPr>
          <w:rFonts w:ascii="Arial" w:hAnsi="Arial" w:cs="Arial"/>
          <w:sz w:val="24"/>
          <w:szCs w:val="24"/>
        </w:rPr>
        <w:t xml:space="preserve"> wo Sie sind. Los jetzt!“ Der Kellner kam mit dem zweiten Milchkaffee, Johann gab ihm 20 Euro und verließ die Bar. </w:t>
      </w:r>
    </w:p>
    <w:p w14:paraId="5A1CA17D" w14:textId="2D1C1BB0"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„Anique, was ist los?“</w:t>
      </w:r>
      <w:ins w:id="12794" w:author="Lektorat Bauer" w:date="2025-03-07T01:13:00Z" w16du:dateUtc="2025-03-07T00:13:00Z">
        <w:r w:rsidR="001932B5">
          <w:rPr>
            <w:rFonts w:ascii="Arial" w:hAnsi="Arial" w:cs="Arial"/>
            <w:sz w:val="24"/>
            <w:szCs w:val="24"/>
          </w:rPr>
          <w:t>,</w:t>
        </w:r>
      </w:ins>
      <w:r w:rsidRPr="00944672">
        <w:rPr>
          <w:rFonts w:ascii="Arial" w:hAnsi="Arial" w:cs="Arial"/>
          <w:sz w:val="24"/>
          <w:szCs w:val="24"/>
        </w:rPr>
        <w:t xml:space="preserve"> fragte er im </w:t>
      </w:r>
      <w:del w:id="12795" w:author="Lektorat Bauer" w:date="2025-03-07T01:13:00Z" w16du:dateUtc="2025-03-07T00:13:00Z">
        <w:r w:rsidRPr="00944672" w:rsidDel="001932B5">
          <w:rPr>
            <w:rFonts w:ascii="Arial" w:hAnsi="Arial" w:cs="Arial"/>
            <w:sz w:val="24"/>
            <w:szCs w:val="24"/>
          </w:rPr>
          <w:delText>gehen</w:delText>
        </w:r>
      </w:del>
      <w:ins w:id="12796" w:author="Lektorat Bauer" w:date="2025-03-07T01:13:00Z" w16du:dateUtc="2025-03-07T00:13:00Z">
        <w:r w:rsidR="001932B5" w:rsidRPr="00944672">
          <w:rPr>
            <w:rFonts w:ascii="Arial" w:hAnsi="Arial" w:cs="Arial"/>
            <w:sz w:val="24"/>
            <w:szCs w:val="24"/>
          </w:rPr>
          <w:t>Gehen</w:t>
        </w:r>
      </w:ins>
      <w:r w:rsidRPr="00944672">
        <w:rPr>
          <w:rFonts w:ascii="Arial" w:hAnsi="Arial" w:cs="Arial"/>
          <w:sz w:val="24"/>
          <w:szCs w:val="24"/>
        </w:rPr>
        <w:t>. „Ich weiß es nicht, aber ich will Dich hier haben. Dann klären wir alles.“ Anique hörte</w:t>
      </w:r>
      <w:ins w:id="12797" w:author="Lektorat Bauer" w:date="2025-03-07T01:13:00Z" w16du:dateUtc="2025-03-07T00:13:00Z">
        <w:r w:rsidR="001932B5">
          <w:rPr>
            <w:rFonts w:ascii="Arial" w:hAnsi="Arial" w:cs="Arial"/>
            <w:sz w:val="24"/>
            <w:szCs w:val="24"/>
          </w:rPr>
          <w:t>,</w:t>
        </w:r>
      </w:ins>
      <w:r w:rsidRPr="00944672">
        <w:rPr>
          <w:rFonts w:ascii="Arial" w:hAnsi="Arial" w:cs="Arial"/>
          <w:sz w:val="24"/>
          <w:szCs w:val="24"/>
        </w:rPr>
        <w:t xml:space="preserve"> wie Johann in ein Taxi stieg und </w:t>
      </w:r>
      <w:del w:id="12798" w:author="Lektorat Bauer" w:date="2025-03-07T01:13:00Z" w16du:dateUtc="2025-03-07T00:13:00Z">
        <w:r w:rsidRPr="00944672" w:rsidDel="001932B5">
          <w:rPr>
            <w:rFonts w:ascii="Arial" w:hAnsi="Arial" w:cs="Arial"/>
            <w:sz w:val="24"/>
            <w:szCs w:val="24"/>
          </w:rPr>
          <w:delText xml:space="preserve">dem </w:delText>
        </w:r>
      </w:del>
      <w:ins w:id="12799" w:author="Lektorat Bauer" w:date="2025-03-07T01:13:00Z" w16du:dateUtc="2025-03-07T00:13:00Z">
        <w:r w:rsidR="001932B5">
          <w:rPr>
            <w:rFonts w:ascii="Arial" w:hAnsi="Arial" w:cs="Arial"/>
            <w:sz w:val="24"/>
            <w:szCs w:val="24"/>
          </w:rPr>
          <w:t>den</w:t>
        </w:r>
        <w:r w:rsidR="001932B5" w:rsidRPr="00944672">
          <w:rPr>
            <w:rFonts w:ascii="Arial" w:hAnsi="Arial" w:cs="Arial"/>
            <w:sz w:val="24"/>
            <w:szCs w:val="24"/>
          </w:rPr>
          <w:t xml:space="preserve"> </w:t>
        </w:r>
      </w:ins>
      <w:r w:rsidRPr="00944672">
        <w:rPr>
          <w:rFonts w:ascii="Arial" w:hAnsi="Arial" w:cs="Arial"/>
          <w:sz w:val="24"/>
          <w:szCs w:val="24"/>
        </w:rPr>
        <w:t>Fahrer bat, ihn zum Flughafen zu fahren. Das Taxi fuhr an, als de</w:t>
      </w:r>
      <w:ins w:id="12800" w:author="Lektorat Bauer" w:date="2025-03-07T01:13:00Z" w16du:dateUtc="2025-03-07T00:13:00Z">
        <w:r w:rsidR="001932B5">
          <w:rPr>
            <w:rFonts w:ascii="Arial" w:hAnsi="Arial" w:cs="Arial"/>
            <w:sz w:val="24"/>
            <w:szCs w:val="24"/>
          </w:rPr>
          <w:t>r</w:t>
        </w:r>
      </w:ins>
      <w:r w:rsidRPr="00944672">
        <w:rPr>
          <w:rFonts w:ascii="Arial" w:hAnsi="Arial" w:cs="Arial"/>
          <w:sz w:val="24"/>
          <w:szCs w:val="24"/>
        </w:rPr>
        <w:t xml:space="preserve"> Fahrer anfing zu fluchen</w:t>
      </w:r>
      <w:ins w:id="12801" w:author="Lektorat Bauer" w:date="2025-03-07T01:13:00Z" w16du:dateUtc="2025-03-07T00:13:00Z">
        <w:r w:rsidR="001932B5">
          <w:rPr>
            <w:rFonts w:ascii="Arial" w:hAnsi="Arial" w:cs="Arial"/>
            <w:sz w:val="24"/>
            <w:szCs w:val="24"/>
          </w:rPr>
          <w:t>.</w:t>
        </w:r>
      </w:ins>
      <w:del w:id="12802" w:author="Lektorat Bauer" w:date="2025-03-07T01:13:00Z" w16du:dateUtc="2025-03-07T00:13:00Z">
        <w:r w:rsidRPr="00944672" w:rsidDel="001932B5">
          <w:rPr>
            <w:rFonts w:ascii="Arial" w:hAnsi="Arial" w:cs="Arial"/>
            <w:sz w:val="24"/>
            <w:szCs w:val="24"/>
          </w:rPr>
          <w:delText>,</w:delText>
        </w:r>
      </w:del>
      <w:r w:rsidRPr="00944672">
        <w:rPr>
          <w:rFonts w:ascii="Arial" w:hAnsi="Arial" w:cs="Arial"/>
          <w:sz w:val="24"/>
          <w:szCs w:val="24"/>
        </w:rPr>
        <w:t xml:space="preserve"> </w:t>
      </w:r>
      <w:ins w:id="12803" w:author="Lektorat Bauer" w:date="2025-03-07T01:13:00Z" w16du:dateUtc="2025-03-07T00:13:00Z">
        <w:r w:rsidR="001932B5">
          <w:rPr>
            <w:rFonts w:ascii="Arial" w:hAnsi="Arial" w:cs="Arial"/>
            <w:sz w:val="24"/>
            <w:szCs w:val="24"/>
          </w:rPr>
          <w:t>N</w:t>
        </w:r>
      </w:ins>
      <w:del w:id="12804" w:author="Lektorat Bauer" w:date="2025-03-07T01:13:00Z" w16du:dateUtc="2025-03-07T00:13:00Z">
        <w:r w:rsidRPr="00944672" w:rsidDel="001932B5">
          <w:rPr>
            <w:rFonts w:ascii="Arial" w:hAnsi="Arial" w:cs="Arial"/>
            <w:sz w:val="24"/>
            <w:szCs w:val="24"/>
          </w:rPr>
          <w:delText>n</w:delText>
        </w:r>
      </w:del>
      <w:r w:rsidRPr="00944672">
        <w:rPr>
          <w:rFonts w:ascii="Arial" w:hAnsi="Arial" w:cs="Arial"/>
          <w:sz w:val="24"/>
          <w:szCs w:val="24"/>
        </w:rPr>
        <w:t xml:space="preserve">ur Sekunden später hörte Anique einen lauten Knall, zwei Stimmen schrien auf und die </w:t>
      </w:r>
      <w:del w:id="12805" w:author="Lektorat Bauer" w:date="2025-03-07T01:13:00Z" w16du:dateUtc="2025-03-07T00:13:00Z">
        <w:r w:rsidRPr="00944672" w:rsidDel="001932B5">
          <w:rPr>
            <w:rFonts w:ascii="Arial" w:hAnsi="Arial" w:cs="Arial"/>
            <w:sz w:val="24"/>
            <w:szCs w:val="24"/>
          </w:rPr>
          <w:delText>Leiting</w:delText>
        </w:r>
      </w:del>
      <w:ins w:id="12806" w:author="Lektorat Bauer" w:date="2025-03-07T01:13:00Z" w16du:dateUtc="2025-03-07T00:13:00Z">
        <w:r w:rsidR="001932B5" w:rsidRPr="00944672">
          <w:rPr>
            <w:rFonts w:ascii="Arial" w:hAnsi="Arial" w:cs="Arial"/>
            <w:sz w:val="24"/>
            <w:szCs w:val="24"/>
          </w:rPr>
          <w:t>Leitung</w:t>
        </w:r>
      </w:ins>
      <w:r w:rsidRPr="00944672">
        <w:rPr>
          <w:rFonts w:ascii="Arial" w:hAnsi="Arial" w:cs="Arial"/>
          <w:sz w:val="24"/>
          <w:szCs w:val="24"/>
        </w:rPr>
        <w:t xml:space="preserve"> wurde unterbrochen.</w:t>
      </w:r>
    </w:p>
    <w:p w14:paraId="78FA2A5C" w14:textId="77777777" w:rsidR="001932B5" w:rsidRDefault="00944672" w:rsidP="00623B68">
      <w:pPr>
        <w:autoSpaceDE w:val="0"/>
        <w:autoSpaceDN w:val="0"/>
        <w:adjustRightInd w:val="0"/>
        <w:spacing w:after="0" w:line="360" w:lineRule="auto"/>
        <w:ind w:firstLine="227"/>
        <w:jc w:val="both"/>
        <w:rPr>
          <w:ins w:id="12807" w:author="Lektorat Bauer" w:date="2025-03-07T01:13:00Z" w16du:dateUtc="2025-03-07T00:13:00Z"/>
          <w:rFonts w:ascii="Arial" w:hAnsi="Arial" w:cs="Arial"/>
          <w:sz w:val="24"/>
          <w:szCs w:val="24"/>
        </w:rPr>
      </w:pPr>
      <w:r w:rsidRPr="00944672">
        <w:rPr>
          <w:rFonts w:ascii="Arial" w:hAnsi="Arial" w:cs="Arial"/>
          <w:sz w:val="24"/>
          <w:szCs w:val="24"/>
        </w:rPr>
        <w:lastRenderedPageBreak/>
        <w:t>Anique blickte auf ihr Telefon und fluchte. Dann wählte sie eine Kurzwahl. „Hallo Anique, was gibt</w:t>
      </w:r>
      <w:ins w:id="12808" w:author="Lektorat Bauer" w:date="2025-03-07T01:13:00Z" w16du:dateUtc="2025-03-07T00:13:00Z">
        <w:r w:rsidR="001932B5">
          <w:rPr>
            <w:rFonts w:ascii="Arial" w:hAnsi="Arial" w:cs="Arial"/>
            <w:sz w:val="24"/>
            <w:szCs w:val="24"/>
          </w:rPr>
          <w:t>’</w:t>
        </w:r>
      </w:ins>
      <w:del w:id="12809" w:author="Lektorat Bauer" w:date="2025-03-07T01:13:00Z" w16du:dateUtc="2025-03-07T00:13:00Z">
        <w:r w:rsidRPr="00944672" w:rsidDel="001932B5">
          <w:rPr>
            <w:rFonts w:ascii="Arial" w:hAnsi="Arial" w:cs="Arial"/>
            <w:sz w:val="24"/>
            <w:szCs w:val="24"/>
          </w:rPr>
          <w:delText>´</w:delText>
        </w:r>
      </w:del>
      <w:r w:rsidRPr="00944672">
        <w:rPr>
          <w:rFonts w:ascii="Arial" w:hAnsi="Arial" w:cs="Arial"/>
          <w:sz w:val="24"/>
          <w:szCs w:val="24"/>
        </w:rPr>
        <w:t xml:space="preserve">s?“ </w:t>
      </w:r>
    </w:p>
    <w:p w14:paraId="41E44473" w14:textId="77777777" w:rsidR="001932B5" w:rsidRDefault="00944672" w:rsidP="00623B68">
      <w:pPr>
        <w:autoSpaceDE w:val="0"/>
        <w:autoSpaceDN w:val="0"/>
        <w:adjustRightInd w:val="0"/>
        <w:spacing w:after="0" w:line="360" w:lineRule="auto"/>
        <w:ind w:firstLine="227"/>
        <w:jc w:val="both"/>
        <w:rPr>
          <w:ins w:id="12810" w:author="Lektorat Bauer" w:date="2025-03-07T01:13:00Z" w16du:dateUtc="2025-03-07T00:13:00Z"/>
          <w:rFonts w:ascii="Arial" w:hAnsi="Arial" w:cs="Arial"/>
          <w:sz w:val="24"/>
          <w:szCs w:val="24"/>
        </w:rPr>
      </w:pPr>
      <w:r w:rsidRPr="00944672">
        <w:rPr>
          <w:rFonts w:ascii="Arial" w:hAnsi="Arial" w:cs="Arial"/>
          <w:sz w:val="24"/>
          <w:szCs w:val="24"/>
        </w:rPr>
        <w:t xml:space="preserve">„Flim, ich glaube es gab eben ein Attentat auf Johann Dahlleiter.“ </w:t>
      </w:r>
    </w:p>
    <w:p w14:paraId="55FE2075" w14:textId="77777777" w:rsidR="001932B5" w:rsidRDefault="00944672" w:rsidP="00623B68">
      <w:pPr>
        <w:autoSpaceDE w:val="0"/>
        <w:autoSpaceDN w:val="0"/>
        <w:adjustRightInd w:val="0"/>
        <w:spacing w:after="0" w:line="360" w:lineRule="auto"/>
        <w:ind w:firstLine="227"/>
        <w:jc w:val="both"/>
        <w:rPr>
          <w:ins w:id="12811" w:author="Lektorat Bauer" w:date="2025-03-07T01:13:00Z" w16du:dateUtc="2025-03-07T00:13:00Z"/>
          <w:rFonts w:ascii="Arial" w:hAnsi="Arial" w:cs="Arial"/>
          <w:sz w:val="24"/>
          <w:szCs w:val="24"/>
        </w:rPr>
      </w:pPr>
      <w:r w:rsidRPr="00944672">
        <w:rPr>
          <w:rFonts w:ascii="Arial" w:hAnsi="Arial" w:cs="Arial"/>
          <w:sz w:val="24"/>
          <w:szCs w:val="24"/>
        </w:rPr>
        <w:t>„Wo</w:t>
      </w:r>
      <w:ins w:id="12812" w:author="Lektorat Bauer" w:date="2025-03-07T01:13:00Z" w16du:dateUtc="2025-03-07T00:13:00Z">
        <w:r w:rsidR="001932B5">
          <w:rPr>
            <w:rFonts w:ascii="Arial" w:hAnsi="Arial" w:cs="Arial"/>
            <w:sz w:val="24"/>
            <w:szCs w:val="24"/>
          </w:rPr>
          <w:t>?</w:t>
        </w:r>
      </w:ins>
      <w:r w:rsidRPr="00944672">
        <w:rPr>
          <w:rFonts w:ascii="Arial" w:hAnsi="Arial" w:cs="Arial"/>
          <w:sz w:val="24"/>
          <w:szCs w:val="24"/>
        </w:rPr>
        <w:t xml:space="preserve">“ </w:t>
      </w:r>
    </w:p>
    <w:p w14:paraId="4973158B" w14:textId="77777777" w:rsidR="001932B5" w:rsidRDefault="00944672" w:rsidP="00623B68">
      <w:pPr>
        <w:autoSpaceDE w:val="0"/>
        <w:autoSpaceDN w:val="0"/>
        <w:adjustRightInd w:val="0"/>
        <w:spacing w:after="0" w:line="360" w:lineRule="auto"/>
        <w:ind w:firstLine="227"/>
        <w:jc w:val="both"/>
        <w:rPr>
          <w:ins w:id="12813" w:author="Lektorat Bauer" w:date="2025-03-07T01:14:00Z" w16du:dateUtc="2025-03-07T00:14:00Z"/>
          <w:rFonts w:ascii="Arial" w:hAnsi="Arial" w:cs="Arial"/>
          <w:sz w:val="24"/>
          <w:szCs w:val="24"/>
        </w:rPr>
      </w:pPr>
      <w:r w:rsidRPr="00944672">
        <w:rPr>
          <w:rFonts w:ascii="Arial" w:hAnsi="Arial" w:cs="Arial"/>
          <w:sz w:val="24"/>
          <w:szCs w:val="24"/>
        </w:rPr>
        <w:t>„Wir waren am Telefonieren. Le Touquet-Paris Plage, am Marktplatz. Er hatte ein Taxi bestiegen</w:t>
      </w:r>
      <w:ins w:id="12814" w:author="Lektorat Bauer" w:date="2025-03-07T01:13:00Z" w16du:dateUtc="2025-03-07T00:13:00Z">
        <w:r w:rsidR="001932B5">
          <w:rPr>
            <w:rFonts w:ascii="Arial" w:hAnsi="Arial" w:cs="Arial"/>
            <w:sz w:val="24"/>
            <w:szCs w:val="24"/>
          </w:rPr>
          <w:t>,</w:t>
        </w:r>
      </w:ins>
      <w:r w:rsidRPr="00944672">
        <w:rPr>
          <w:rFonts w:ascii="Arial" w:hAnsi="Arial" w:cs="Arial"/>
          <w:sz w:val="24"/>
          <w:szCs w:val="24"/>
        </w:rPr>
        <w:t xml:space="preserve"> um zum Flughafen zu fahren. Dann Fluchen, ein Knall und die Leitung war tot.“</w:t>
      </w:r>
    </w:p>
    <w:p w14:paraId="176C218A" w14:textId="3CC8A56C"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del w:id="12815" w:author="Lektorat Bauer" w:date="2025-03-07T01:14:00Z" w16du:dateUtc="2025-03-07T00:14:00Z">
        <w:r w:rsidRPr="00944672" w:rsidDel="001932B5">
          <w:rPr>
            <w:rFonts w:ascii="Arial" w:hAnsi="Arial" w:cs="Arial"/>
            <w:sz w:val="24"/>
            <w:szCs w:val="24"/>
          </w:rPr>
          <w:delText xml:space="preserve"> </w:delText>
        </w:r>
      </w:del>
      <w:r w:rsidRPr="00944672">
        <w:rPr>
          <w:rFonts w:ascii="Arial" w:hAnsi="Arial" w:cs="Arial"/>
          <w:sz w:val="24"/>
          <w:szCs w:val="24"/>
        </w:rPr>
        <w:t xml:space="preserve">„Bleib dran!“ Sie konnte hören, wie Flim auf der anderen Leitung telefonierte. Er sprach </w:t>
      </w:r>
      <w:ins w:id="12816" w:author="Lektorat Bauer" w:date="2025-03-07T01:14:00Z" w16du:dateUtc="2025-03-07T00:14:00Z">
        <w:r w:rsidR="001932B5">
          <w:rPr>
            <w:rFonts w:ascii="Arial" w:hAnsi="Arial" w:cs="Arial"/>
            <w:sz w:val="24"/>
            <w:szCs w:val="24"/>
          </w:rPr>
          <w:t>F</w:t>
        </w:r>
      </w:ins>
      <w:del w:id="12817" w:author="Lektorat Bauer" w:date="2025-03-07T01:14:00Z" w16du:dateUtc="2025-03-07T00:14:00Z">
        <w:r w:rsidRPr="00944672" w:rsidDel="001932B5">
          <w:rPr>
            <w:rFonts w:ascii="Arial" w:hAnsi="Arial" w:cs="Arial"/>
            <w:sz w:val="24"/>
            <w:szCs w:val="24"/>
          </w:rPr>
          <w:delText>f</w:delText>
        </w:r>
      </w:del>
      <w:r w:rsidRPr="00944672">
        <w:rPr>
          <w:rFonts w:ascii="Arial" w:hAnsi="Arial" w:cs="Arial"/>
          <w:sz w:val="24"/>
          <w:szCs w:val="24"/>
        </w:rPr>
        <w:t>ranzösisch. „Anique, Du hast recht, es gab einen Unfall in Le Touquet-Paris Plage. Krankenwagen sind unterwegs. Unfallgegner geflohen. Ich muss jetzt auflegen, ich halte Dich auf dem Laufenden.“</w:t>
      </w:r>
      <w:del w:id="12818" w:author="Lektorat Bauer" w:date="2025-03-07T01:14:00Z" w16du:dateUtc="2025-03-07T00:14:00Z">
        <w:r w:rsidRPr="00944672" w:rsidDel="001932B5">
          <w:rPr>
            <w:rFonts w:ascii="Arial" w:hAnsi="Arial" w:cs="Arial"/>
            <w:sz w:val="24"/>
            <w:szCs w:val="24"/>
          </w:rPr>
          <w:delText xml:space="preserve"> Die Leitung war Tot. </w:delText>
        </w:r>
      </w:del>
    </w:p>
    <w:p w14:paraId="2A4F588A" w14:textId="45911B2C"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Anique traten Tränen in</w:t>
      </w:r>
      <w:ins w:id="12819" w:author="Lektorat Bauer" w:date="2025-03-07T01:14:00Z" w16du:dateUtc="2025-03-07T00:14:00Z">
        <w:r w:rsidR="001932B5">
          <w:rPr>
            <w:rFonts w:ascii="Arial" w:hAnsi="Arial" w:cs="Arial"/>
            <w:sz w:val="24"/>
            <w:szCs w:val="24"/>
          </w:rPr>
          <w:t xml:space="preserve"> die</w:t>
        </w:r>
      </w:ins>
      <w:r w:rsidRPr="00944672">
        <w:rPr>
          <w:rFonts w:ascii="Arial" w:hAnsi="Arial" w:cs="Arial"/>
          <w:sz w:val="24"/>
          <w:szCs w:val="24"/>
        </w:rPr>
        <w:t xml:space="preserve"> Augen – schon wieder ein Autounfall. Sie zwang sich, sich zu </w:t>
      </w:r>
      <w:del w:id="12820" w:author="Lektorat Bauer" w:date="2025-03-07T01:14:00Z" w16du:dateUtc="2025-03-07T00:14:00Z">
        <w:r w:rsidRPr="00944672" w:rsidDel="001932B5">
          <w:rPr>
            <w:rFonts w:ascii="Arial" w:hAnsi="Arial" w:cs="Arial"/>
            <w:sz w:val="24"/>
            <w:szCs w:val="24"/>
          </w:rPr>
          <w:delText>bruhigen</w:delText>
        </w:r>
      </w:del>
      <w:ins w:id="12821" w:author="Lektorat Bauer" w:date="2025-03-07T01:14:00Z" w16du:dateUtc="2025-03-07T00:14:00Z">
        <w:r w:rsidR="001932B5" w:rsidRPr="00944672">
          <w:rPr>
            <w:rFonts w:ascii="Arial" w:hAnsi="Arial" w:cs="Arial"/>
            <w:sz w:val="24"/>
            <w:szCs w:val="24"/>
          </w:rPr>
          <w:t>beruhigen</w:t>
        </w:r>
      </w:ins>
      <w:r w:rsidRPr="00944672">
        <w:rPr>
          <w:rFonts w:ascii="Arial" w:hAnsi="Arial" w:cs="Arial"/>
          <w:sz w:val="24"/>
          <w:szCs w:val="24"/>
        </w:rPr>
        <w:t xml:space="preserve"> und na</w:t>
      </w:r>
      <w:ins w:id="12822" w:author="Lektorat Bauer" w:date="2025-03-07T01:14:00Z" w16du:dateUtc="2025-03-07T00:14:00Z">
        <w:r w:rsidR="001932B5">
          <w:rPr>
            <w:rFonts w:ascii="Arial" w:hAnsi="Arial" w:cs="Arial"/>
            <w:sz w:val="24"/>
            <w:szCs w:val="24"/>
          </w:rPr>
          <w:t>h</w:t>
        </w:r>
      </w:ins>
      <w:r w:rsidRPr="00944672">
        <w:rPr>
          <w:rFonts w:ascii="Arial" w:hAnsi="Arial" w:cs="Arial"/>
          <w:sz w:val="24"/>
          <w:szCs w:val="24"/>
        </w:rPr>
        <w:t>m sich Dukes Daten einmal in Ruhe vor. Die Daten waren nicht vollständig, aber es zeichnete sich ein Bild ab. Gern hätte sie mit Johann die Daten diskutiert, als ihr plötzlich klar wurde, dass zwischen den Daten und dem Unfall ein Zusammenhang bestehen musste.</w:t>
      </w:r>
    </w:p>
    <w:p w14:paraId="410482D2"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Sie drehte sich grimmig dreinblickend zu ihrem Computer und murmelte: „Ich finde Euch.“</w:t>
      </w:r>
    </w:p>
    <w:p w14:paraId="651B8036"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6B129438"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42CD2B2B"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53FDF027" w14:textId="61B4479B" w:rsidR="00944672" w:rsidRPr="00944672" w:rsidRDefault="00944672" w:rsidP="00623B68">
      <w:pPr>
        <w:autoSpaceDE w:val="0"/>
        <w:autoSpaceDN w:val="0"/>
        <w:adjustRightInd w:val="0"/>
        <w:spacing w:after="0" w:line="360" w:lineRule="auto"/>
        <w:jc w:val="both"/>
        <w:rPr>
          <w:rFonts w:ascii="Arial" w:hAnsi="Arial" w:cs="Arial"/>
          <w:sz w:val="24"/>
          <w:szCs w:val="24"/>
        </w:rPr>
      </w:pPr>
      <w:commentRangeStart w:id="12823"/>
      <w:commentRangeEnd w:id="12823"/>
      <w:r w:rsidRPr="00944672">
        <w:rPr>
          <w:rFonts w:ascii="Arial" w:hAnsi="Arial" w:cs="Arial"/>
          <w:sz w:val="24"/>
          <w:szCs w:val="24"/>
        </w:rPr>
        <w:commentReference w:id="12823"/>
      </w:r>
      <w:r w:rsidRPr="00944672">
        <w:rPr>
          <w:rFonts w:ascii="Arial" w:hAnsi="Arial" w:cs="Arial"/>
          <w:sz w:val="24"/>
          <w:szCs w:val="24"/>
        </w:rPr>
        <w:t xml:space="preserve">&gt;&gt;&gt; Le Touquet, Seoul, Montag, </w:t>
      </w:r>
      <w:del w:id="12824" w:author="Lektorat Bauer" w:date="2025-03-07T01:14:00Z" w16du:dateUtc="2025-03-07T00:14:00Z">
        <w:r w:rsidRPr="00944672" w:rsidDel="001932B5">
          <w:rPr>
            <w:rFonts w:ascii="Arial" w:hAnsi="Arial" w:cs="Arial"/>
            <w:sz w:val="24"/>
            <w:szCs w:val="24"/>
          </w:rPr>
          <w:delText xml:space="preserve"> </w:delText>
        </w:r>
      </w:del>
      <w:r w:rsidRPr="00944672">
        <w:rPr>
          <w:rFonts w:ascii="Arial" w:hAnsi="Arial" w:cs="Arial"/>
          <w:sz w:val="24"/>
          <w:szCs w:val="24"/>
        </w:rPr>
        <w:t>23. März</w:t>
      </w:r>
      <w:ins w:id="12825" w:author="Lektorat Bauer" w:date="2025-03-07T01:14:00Z" w16du:dateUtc="2025-03-07T00:14:00Z">
        <w:r w:rsidR="001932B5">
          <w:rPr>
            <w:rFonts w:ascii="Arial" w:hAnsi="Arial" w:cs="Arial"/>
            <w:sz w:val="24"/>
            <w:szCs w:val="24"/>
          </w:rPr>
          <w:t xml:space="preserve"> </w:t>
        </w:r>
      </w:ins>
      <w:r w:rsidRPr="00944672">
        <w:rPr>
          <w:rFonts w:ascii="Arial" w:hAnsi="Arial" w:cs="Arial"/>
          <w:sz w:val="24"/>
          <w:szCs w:val="24"/>
        </w:rPr>
        <w:t>2015 &lt;&lt;&lt;</w:t>
      </w:r>
    </w:p>
    <w:p w14:paraId="4FF2F8B6" w14:textId="56731D50"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Am Montagmor</w:t>
      </w:r>
      <w:commentRangeStart w:id="12826"/>
      <w:r w:rsidRPr="00944672">
        <w:rPr>
          <w:rFonts w:ascii="Arial" w:hAnsi="Arial" w:cs="Arial"/>
          <w:sz w:val="24"/>
          <w:szCs w:val="24"/>
        </w:rPr>
        <w:t xml:space="preserve">gen um </w:t>
      </w:r>
      <w:commentRangeEnd w:id="12826"/>
      <w:r w:rsidR="001932B5">
        <w:rPr>
          <w:rStyle w:val="Kommentarzeichen"/>
        </w:rPr>
        <w:commentReference w:id="12826"/>
      </w:r>
      <w:r w:rsidRPr="00944672">
        <w:rPr>
          <w:rFonts w:ascii="Arial" w:hAnsi="Arial" w:cs="Arial"/>
          <w:sz w:val="24"/>
          <w:szCs w:val="24"/>
        </w:rPr>
        <w:t xml:space="preserve">schwebte ein ACJ319 am Flughafen von Le Touquet ein. Der ACJ319 kann eine maximale Reisetrecke von 11.000 </w:t>
      </w:r>
      <w:ins w:id="12827" w:author="Lektorat Bauer" w:date="2025-03-07T01:15:00Z" w16du:dateUtc="2025-03-07T00:15:00Z">
        <w:r w:rsidR="001932B5">
          <w:rPr>
            <w:rFonts w:ascii="Arial" w:hAnsi="Arial" w:cs="Arial"/>
            <w:sz w:val="24"/>
            <w:szCs w:val="24"/>
          </w:rPr>
          <w:t>Kilometern</w:t>
        </w:r>
      </w:ins>
      <w:del w:id="12828" w:author="Lektorat Bauer" w:date="2025-03-07T01:15:00Z" w16du:dateUtc="2025-03-07T00:15:00Z">
        <w:r w:rsidRPr="00944672" w:rsidDel="001932B5">
          <w:rPr>
            <w:rFonts w:ascii="Arial" w:hAnsi="Arial" w:cs="Arial"/>
            <w:sz w:val="24"/>
            <w:szCs w:val="24"/>
          </w:rPr>
          <w:delText>km</w:delText>
        </w:r>
      </w:del>
      <w:r w:rsidRPr="00944672">
        <w:rPr>
          <w:rFonts w:ascii="Arial" w:hAnsi="Arial" w:cs="Arial"/>
          <w:sz w:val="24"/>
          <w:szCs w:val="24"/>
        </w:rPr>
        <w:t xml:space="preserve"> zurücklegen und sollte hier in Le Touquet einen einzelnen Reisegast abholen. Das Krankenhaus in Le Touquet hatte ein Angebot bekommen, dem es schlecht widerstehen konnte. Ein Arzt und zwei Krankenpfleger sollten den Patienten Johann Dahlleiter auf dem Flug und zu seinem neuen Krankenhaus begleiten. </w:t>
      </w:r>
    </w:p>
    <w:p w14:paraId="373C3137" w14:textId="1A21EBCE"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Die drei Personen würden ungefähr eine Woche abwesend sein. Man möge bitte einen Preis nennen. Ohne Verhandlung war der gewünschte Betrag eine Stunde später auf dem Konto des Krankenhauses eingegangen. Jetzt hatte der Krankenhauschef das Problem, entsprechendes Personal zu finden. Er hatte nicht damit gerechnet, dass die Anfrage </w:t>
      </w:r>
      <w:ins w:id="12829" w:author="Lektorat Bauer" w:date="2025-03-07T01:15:00Z" w16du:dateUtc="2025-03-07T00:15:00Z">
        <w:r w:rsidR="001932B5">
          <w:rPr>
            <w:rFonts w:ascii="Arial" w:hAnsi="Arial" w:cs="Arial"/>
            <w:sz w:val="24"/>
            <w:szCs w:val="24"/>
          </w:rPr>
          <w:t>‚</w:t>
        </w:r>
      </w:ins>
      <w:del w:id="12830" w:author="Lektorat Bauer" w:date="2025-03-07T01:15:00Z" w16du:dateUtc="2025-03-07T00:15:00Z">
        <w:r w:rsidRPr="00944672" w:rsidDel="001932B5">
          <w:rPr>
            <w:rFonts w:ascii="Arial" w:hAnsi="Arial" w:cs="Arial"/>
            <w:sz w:val="24"/>
            <w:szCs w:val="24"/>
          </w:rPr>
          <w:delText>‘</w:delText>
        </w:r>
      </w:del>
      <w:r w:rsidRPr="00944672">
        <w:rPr>
          <w:rFonts w:ascii="Arial" w:hAnsi="Arial" w:cs="Arial"/>
          <w:sz w:val="24"/>
          <w:szCs w:val="24"/>
        </w:rPr>
        <w:t>echt</w:t>
      </w:r>
      <w:del w:id="12831" w:author="Lektorat Bauer" w:date="2025-03-07T01:15:00Z" w16du:dateUtc="2025-03-07T00:15:00Z">
        <w:r w:rsidRPr="00944672" w:rsidDel="001932B5">
          <w:rPr>
            <w:rFonts w:ascii="Arial" w:hAnsi="Arial" w:cs="Arial"/>
            <w:sz w:val="24"/>
            <w:szCs w:val="24"/>
          </w:rPr>
          <w:delText>’</w:delText>
        </w:r>
      </w:del>
      <w:ins w:id="12832" w:author="Lektorat Bauer" w:date="2025-03-07T01:15:00Z" w16du:dateUtc="2025-03-07T00:15:00Z">
        <w:r w:rsidR="001932B5">
          <w:rPr>
            <w:rFonts w:ascii="Arial" w:hAnsi="Arial" w:cs="Arial"/>
            <w:sz w:val="24"/>
            <w:szCs w:val="24"/>
          </w:rPr>
          <w:t>‘</w:t>
        </w:r>
      </w:ins>
      <w:r w:rsidRPr="00944672">
        <w:rPr>
          <w:rFonts w:ascii="Arial" w:hAnsi="Arial" w:cs="Arial"/>
          <w:sz w:val="24"/>
          <w:szCs w:val="24"/>
        </w:rPr>
        <w:t xml:space="preserve"> war.</w:t>
      </w:r>
    </w:p>
    <w:p w14:paraId="1B38CF51" w14:textId="0E721258"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Dr. Jaques Arnaud war erst seit Kurzem bei dem Klinikum angestellt und hätte drei Tage frei haben sollen</w:t>
      </w:r>
      <w:del w:id="12833" w:author="Lektorat Bauer" w:date="2025-03-07T08:54:00Z" w16du:dateUtc="2025-03-07T07:54:00Z">
        <w:r w:rsidRPr="00944672" w:rsidDel="00F042A4">
          <w:rPr>
            <w:rFonts w:ascii="Arial" w:hAnsi="Arial" w:cs="Arial"/>
            <w:sz w:val="24"/>
            <w:szCs w:val="24"/>
          </w:rPr>
          <w:delText>, als er die Anfrage bekam, ob er den Patienten begleiten würde</w:delText>
        </w:r>
      </w:del>
      <w:r w:rsidRPr="00944672">
        <w:rPr>
          <w:rFonts w:ascii="Arial" w:hAnsi="Arial" w:cs="Arial"/>
          <w:sz w:val="24"/>
          <w:szCs w:val="24"/>
        </w:rPr>
        <w:t>.</w:t>
      </w:r>
      <w:ins w:id="12834" w:author="Lektorat Bauer" w:date="2025-03-07T08:54:00Z" w16du:dateUtc="2025-03-07T07:54:00Z">
        <w:r w:rsidR="00F042A4">
          <w:rPr>
            <w:rFonts w:ascii="Arial" w:hAnsi="Arial" w:cs="Arial"/>
            <w:sz w:val="24"/>
            <w:szCs w:val="24"/>
          </w:rPr>
          <w:t xml:space="preserve"> Dann kam die Anfrage.</w:t>
        </w:r>
      </w:ins>
      <w:r w:rsidRPr="00944672">
        <w:rPr>
          <w:rFonts w:ascii="Arial" w:hAnsi="Arial" w:cs="Arial"/>
          <w:sz w:val="24"/>
          <w:szCs w:val="24"/>
        </w:rPr>
        <w:t xml:space="preserve"> Dr. Arnaud fragte dreimal nach, </w:t>
      </w:r>
      <w:del w:id="12835" w:author="Lektorat Bauer" w:date="2025-03-07T08:54:00Z" w16du:dateUtc="2025-03-07T07:54:00Z">
        <w:r w:rsidRPr="00944672" w:rsidDel="00F042A4">
          <w:rPr>
            <w:rFonts w:ascii="Arial" w:hAnsi="Arial" w:cs="Arial"/>
            <w:sz w:val="24"/>
            <w:szCs w:val="24"/>
          </w:rPr>
          <w:delText>ob das richtig war, was er eben zu hören bekam</w:delText>
        </w:r>
      </w:del>
      <w:ins w:id="12836" w:author="Lektorat Bauer" w:date="2025-03-07T08:54:00Z" w16du:dateUtc="2025-03-07T07:54:00Z">
        <w:r w:rsidR="00F042A4">
          <w:rPr>
            <w:rFonts w:ascii="Arial" w:hAnsi="Arial" w:cs="Arial"/>
            <w:sz w:val="24"/>
            <w:szCs w:val="24"/>
          </w:rPr>
          <w:t>er es richtig verstanden hatt</w:t>
        </w:r>
      </w:ins>
      <w:ins w:id="12837" w:author="Lektorat Bauer" w:date="2025-03-07T08:55:00Z" w16du:dateUtc="2025-03-07T07:55:00Z">
        <w:r w:rsidR="00F042A4">
          <w:rPr>
            <w:rFonts w:ascii="Arial" w:hAnsi="Arial" w:cs="Arial"/>
            <w:sz w:val="24"/>
            <w:szCs w:val="24"/>
          </w:rPr>
          <w:t>e</w:t>
        </w:r>
      </w:ins>
      <w:r w:rsidRPr="00944672">
        <w:rPr>
          <w:rFonts w:ascii="Arial" w:hAnsi="Arial" w:cs="Arial"/>
          <w:sz w:val="24"/>
          <w:szCs w:val="24"/>
        </w:rPr>
        <w:t xml:space="preserve">. </w:t>
      </w:r>
      <w:del w:id="12838" w:author="Lektorat Bauer" w:date="2025-03-07T08:55:00Z" w16du:dateUtc="2025-03-07T07:55:00Z">
        <w:r w:rsidRPr="00944672" w:rsidDel="00F042A4">
          <w:rPr>
            <w:rFonts w:ascii="Arial" w:hAnsi="Arial" w:cs="Arial"/>
            <w:sz w:val="24"/>
            <w:szCs w:val="24"/>
          </w:rPr>
          <w:delText>Aber es</w:delText>
        </w:r>
      </w:del>
      <w:ins w:id="12839" w:author="Lektorat Bauer" w:date="2025-03-07T08:55:00Z" w16du:dateUtc="2025-03-07T07:55:00Z">
        <w:r w:rsidR="00F042A4">
          <w:rPr>
            <w:rFonts w:ascii="Arial" w:hAnsi="Arial" w:cs="Arial"/>
            <w:sz w:val="24"/>
            <w:szCs w:val="24"/>
          </w:rPr>
          <w:t>Sie</w:t>
        </w:r>
      </w:ins>
      <w:r w:rsidRPr="00944672">
        <w:rPr>
          <w:rFonts w:ascii="Arial" w:hAnsi="Arial" w:cs="Arial"/>
          <w:sz w:val="24"/>
          <w:szCs w:val="24"/>
        </w:rPr>
        <w:t xml:space="preserve"> konnte</w:t>
      </w:r>
      <w:ins w:id="12840" w:author="Lektorat Bauer" w:date="2025-03-07T08:55:00Z" w16du:dateUtc="2025-03-07T07:55:00Z">
        <w:r w:rsidR="00F042A4">
          <w:rPr>
            <w:rFonts w:ascii="Arial" w:hAnsi="Arial" w:cs="Arial"/>
            <w:sz w:val="24"/>
            <w:szCs w:val="24"/>
          </w:rPr>
          <w:t>n</w:t>
        </w:r>
      </w:ins>
      <w:r w:rsidRPr="00944672">
        <w:rPr>
          <w:rFonts w:ascii="Arial" w:hAnsi="Arial" w:cs="Arial"/>
          <w:sz w:val="24"/>
          <w:szCs w:val="24"/>
        </w:rPr>
        <w:t xml:space="preserve"> ihm nicht </w:t>
      </w:r>
      <w:del w:id="12841" w:author="Lektorat Bauer" w:date="2025-03-07T08:55:00Z" w16du:dateUtc="2025-03-07T07:55:00Z">
        <w:r w:rsidRPr="00944672" w:rsidDel="00F042A4">
          <w:rPr>
            <w:rFonts w:ascii="Arial" w:hAnsi="Arial" w:cs="Arial"/>
            <w:sz w:val="24"/>
            <w:szCs w:val="24"/>
          </w:rPr>
          <w:delText>gesagt werden</w:delText>
        </w:r>
      </w:del>
      <w:ins w:id="12842" w:author="Lektorat Bauer" w:date="2025-03-07T08:55:00Z" w16du:dateUtc="2025-03-07T07:55:00Z">
        <w:r w:rsidR="00F042A4">
          <w:rPr>
            <w:rFonts w:ascii="Arial" w:hAnsi="Arial" w:cs="Arial"/>
            <w:sz w:val="24"/>
            <w:szCs w:val="24"/>
          </w:rPr>
          <w:t>sagen</w:t>
        </w:r>
      </w:ins>
      <w:r w:rsidRPr="00944672">
        <w:rPr>
          <w:rFonts w:ascii="Arial" w:hAnsi="Arial" w:cs="Arial"/>
          <w:sz w:val="24"/>
          <w:szCs w:val="24"/>
        </w:rPr>
        <w:t xml:space="preserve">, wohin er den Patienten begleiten sollte. Einzig, dass man den Patienten für die Dauer der Reise in ein künstliches Koma versetzen würde und daher entsprechende Ausstattung auf dem Flug sein sollte. Die beiden Krankenschwestern Beatrice Mueller und Catherine Deveaux erhielten </w:t>
      </w:r>
      <w:del w:id="12843" w:author="Lektorat Bauer" w:date="2025-03-07T08:55:00Z" w16du:dateUtc="2025-03-07T07:55:00Z">
        <w:r w:rsidRPr="00944672" w:rsidDel="00F042A4">
          <w:rPr>
            <w:rFonts w:ascii="Arial" w:hAnsi="Arial" w:cs="Arial"/>
            <w:sz w:val="24"/>
            <w:szCs w:val="24"/>
          </w:rPr>
          <w:delText xml:space="preserve">auch </w:delText>
        </w:r>
      </w:del>
      <w:ins w:id="12844" w:author="Lektorat Bauer" w:date="2025-03-07T08:55:00Z" w16du:dateUtc="2025-03-07T07:55:00Z">
        <w:r w:rsidR="00F042A4">
          <w:rPr>
            <w:rFonts w:ascii="Arial" w:hAnsi="Arial" w:cs="Arial"/>
            <w:sz w:val="24"/>
            <w:szCs w:val="24"/>
          </w:rPr>
          <w:t>ebenfalls</w:t>
        </w:r>
        <w:r w:rsidR="00F042A4" w:rsidRPr="00944672">
          <w:rPr>
            <w:rFonts w:ascii="Arial" w:hAnsi="Arial" w:cs="Arial"/>
            <w:sz w:val="24"/>
            <w:szCs w:val="24"/>
          </w:rPr>
          <w:t xml:space="preserve"> </w:t>
        </w:r>
      </w:ins>
      <w:r w:rsidRPr="00944672">
        <w:rPr>
          <w:rFonts w:ascii="Arial" w:hAnsi="Arial" w:cs="Arial"/>
          <w:sz w:val="24"/>
          <w:szCs w:val="24"/>
        </w:rPr>
        <w:t>Anfragen. Alle drei stimmten zu.</w:t>
      </w:r>
    </w:p>
    <w:p w14:paraId="6D762313" w14:textId="0F334FFF"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Da </w:t>
      </w:r>
      <w:del w:id="12845" w:author="Lektorat Bauer" w:date="2025-03-07T08:56:00Z" w16du:dateUtc="2025-03-07T07:56:00Z">
        <w:r w:rsidRPr="00944672" w:rsidDel="00F042A4">
          <w:rPr>
            <w:rFonts w:ascii="Arial" w:hAnsi="Arial" w:cs="Arial"/>
            <w:sz w:val="24"/>
            <w:szCs w:val="24"/>
          </w:rPr>
          <w:delText xml:space="preserve">keinem gesagt wurde wohin der Flug </w:delText>
        </w:r>
      </w:del>
      <w:del w:id="12846" w:author="Lektorat Bauer" w:date="2025-03-07T08:55:00Z" w16du:dateUtc="2025-03-07T07:55:00Z">
        <w:r w:rsidRPr="00944672" w:rsidDel="00F042A4">
          <w:rPr>
            <w:rFonts w:ascii="Arial" w:hAnsi="Arial" w:cs="Arial"/>
            <w:sz w:val="24"/>
            <w:szCs w:val="24"/>
          </w:rPr>
          <w:delText xml:space="preserve">gehen würde </w:delText>
        </w:r>
      </w:del>
      <w:del w:id="12847" w:author="Lektorat Bauer" w:date="2025-03-07T08:56:00Z" w16du:dateUtc="2025-03-07T07:56:00Z">
        <w:r w:rsidRPr="00944672" w:rsidDel="00F042A4">
          <w:rPr>
            <w:rFonts w:ascii="Arial" w:hAnsi="Arial" w:cs="Arial"/>
            <w:sz w:val="24"/>
            <w:szCs w:val="24"/>
          </w:rPr>
          <w:delText xml:space="preserve">und </w:delText>
        </w:r>
      </w:del>
      <w:del w:id="12848" w:author="Lektorat Bauer" w:date="2025-03-07T08:55:00Z" w16du:dateUtc="2025-03-07T07:55:00Z">
        <w:r w:rsidRPr="00944672" w:rsidDel="00F042A4">
          <w:rPr>
            <w:rFonts w:ascii="Arial" w:hAnsi="Arial" w:cs="Arial"/>
            <w:sz w:val="24"/>
            <w:szCs w:val="24"/>
          </w:rPr>
          <w:delText>da man sagte es werde ein rund 10-stündiger Flug</w:delText>
        </w:r>
      </w:del>
      <w:ins w:id="12849" w:author="Lektorat Bauer" w:date="2025-03-07T08:55:00Z" w16du:dateUtc="2025-03-07T07:55:00Z">
        <w:r w:rsidR="00F042A4">
          <w:rPr>
            <w:rFonts w:ascii="Arial" w:hAnsi="Arial" w:cs="Arial"/>
            <w:sz w:val="24"/>
            <w:szCs w:val="24"/>
          </w:rPr>
          <w:t>sie nur wussten, dass die Flu</w:t>
        </w:r>
      </w:ins>
      <w:ins w:id="12850" w:author="Lektorat Bauer" w:date="2025-03-07T08:56:00Z" w16du:dateUtc="2025-03-07T07:56:00Z">
        <w:r w:rsidR="00F042A4">
          <w:rPr>
            <w:rFonts w:ascii="Arial" w:hAnsi="Arial" w:cs="Arial"/>
            <w:sz w:val="24"/>
            <w:szCs w:val="24"/>
          </w:rPr>
          <w:t>gdauer 10 Stunden betragen würde</w:t>
        </w:r>
      </w:ins>
      <w:r w:rsidRPr="00944672">
        <w:rPr>
          <w:rFonts w:ascii="Arial" w:hAnsi="Arial" w:cs="Arial"/>
          <w:sz w:val="24"/>
          <w:szCs w:val="24"/>
        </w:rPr>
        <w:t xml:space="preserve">, gingen alle Beteiligten davon aus, dass der Flug Richtung Amerika </w:t>
      </w:r>
      <w:del w:id="12851" w:author="Lektorat Bauer" w:date="2025-03-07T08:56:00Z" w16du:dateUtc="2025-03-07T07:56:00Z">
        <w:r w:rsidRPr="00944672" w:rsidDel="00F042A4">
          <w:rPr>
            <w:rFonts w:ascii="Arial" w:hAnsi="Arial" w:cs="Arial"/>
            <w:sz w:val="24"/>
            <w:szCs w:val="24"/>
          </w:rPr>
          <w:delText>gehen würde</w:delText>
        </w:r>
      </w:del>
      <w:ins w:id="12852" w:author="Lektorat Bauer" w:date="2025-03-07T08:56:00Z" w16du:dateUtc="2025-03-07T07:56:00Z">
        <w:r w:rsidR="00F042A4">
          <w:rPr>
            <w:rFonts w:ascii="Arial" w:hAnsi="Arial" w:cs="Arial"/>
            <w:sz w:val="24"/>
            <w:szCs w:val="24"/>
          </w:rPr>
          <w:t>ging</w:t>
        </w:r>
      </w:ins>
      <w:r w:rsidRPr="00944672">
        <w:rPr>
          <w:rFonts w:ascii="Arial" w:hAnsi="Arial" w:cs="Arial"/>
          <w:sz w:val="24"/>
          <w:szCs w:val="24"/>
        </w:rPr>
        <w:t xml:space="preserve">. </w:t>
      </w:r>
      <w:del w:id="12853" w:author="Lektorat Bauer" w:date="2025-03-07T08:55:00Z" w16du:dateUtc="2025-03-07T07:55:00Z">
        <w:r w:rsidRPr="00944672" w:rsidDel="00F042A4">
          <w:rPr>
            <w:rFonts w:ascii="Arial" w:hAnsi="Arial" w:cs="Arial"/>
            <w:sz w:val="24"/>
            <w:szCs w:val="24"/>
          </w:rPr>
          <w:delText>Heissester</w:delText>
        </w:r>
      </w:del>
      <w:ins w:id="12854" w:author="Lektorat Bauer" w:date="2025-03-07T08:55:00Z" w16du:dateUtc="2025-03-07T07:55:00Z">
        <w:r w:rsidR="00F042A4" w:rsidRPr="00944672">
          <w:rPr>
            <w:rFonts w:ascii="Arial" w:hAnsi="Arial" w:cs="Arial"/>
            <w:sz w:val="24"/>
            <w:szCs w:val="24"/>
          </w:rPr>
          <w:t>Heißester</w:t>
        </w:r>
      </w:ins>
      <w:r w:rsidRPr="00944672">
        <w:rPr>
          <w:rFonts w:ascii="Arial" w:hAnsi="Arial" w:cs="Arial"/>
          <w:sz w:val="24"/>
          <w:szCs w:val="24"/>
        </w:rPr>
        <w:t xml:space="preserve"> Tipp war das John Hopkins Hospital bei Baltimore.</w:t>
      </w:r>
    </w:p>
    <w:p w14:paraId="682C8922"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Die drei wurden zum Flugzeug gebracht und waren über die vorhandene Ausstattung überrascht. Das Flugzeug war nicht nur ein Geschäftsreiseflugzeug, sondern zusätzlich wie ein fliegendes Hospital ausgestattet.</w:t>
      </w:r>
    </w:p>
    <w:p w14:paraId="0F95D9A9" w14:textId="3D670011"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Hinter dem vorderen Eingang gab es eine doppelte Treppenkonstruktion. Zum einen führte eine Treppe aufwärts </w:t>
      </w:r>
      <w:del w:id="12855" w:author="Lektorat Bauer" w:date="2025-03-07T08:56:00Z" w16du:dateUtc="2025-03-07T07:56:00Z">
        <w:r w:rsidRPr="00944672" w:rsidDel="00F042A4">
          <w:rPr>
            <w:rFonts w:ascii="Arial" w:hAnsi="Arial" w:cs="Arial"/>
            <w:sz w:val="24"/>
            <w:szCs w:val="24"/>
          </w:rPr>
          <w:delText>zu dem</w:delText>
        </w:r>
      </w:del>
      <w:ins w:id="12856" w:author="Lektorat Bauer" w:date="2025-03-07T08:56:00Z" w16du:dateUtc="2025-03-07T07:56:00Z">
        <w:r w:rsidR="00F042A4">
          <w:rPr>
            <w:rFonts w:ascii="Arial" w:hAnsi="Arial" w:cs="Arial"/>
            <w:sz w:val="24"/>
            <w:szCs w:val="24"/>
          </w:rPr>
          <w:t>zum</w:t>
        </w:r>
      </w:ins>
      <w:r w:rsidRPr="00944672">
        <w:rPr>
          <w:rFonts w:ascii="Arial" w:hAnsi="Arial" w:cs="Arial"/>
          <w:sz w:val="24"/>
          <w:szCs w:val="24"/>
        </w:rPr>
        <w:t xml:space="preserve"> Ruheraum für die Crew. Die Ausstattung dort entsprach einem guten Geschäftsreiseflugzeug. Es gab drei bequeme Sessel</w:t>
      </w:r>
      <w:ins w:id="12857" w:author="Lektorat Bauer" w:date="2025-03-07T08:56:00Z" w16du:dateUtc="2025-03-07T07:56:00Z">
        <w:r w:rsidR="00F042A4">
          <w:rPr>
            <w:rFonts w:ascii="Arial" w:hAnsi="Arial" w:cs="Arial"/>
            <w:sz w:val="24"/>
            <w:szCs w:val="24"/>
          </w:rPr>
          <w:t>,</w:t>
        </w:r>
      </w:ins>
      <w:r w:rsidRPr="00944672">
        <w:rPr>
          <w:rFonts w:ascii="Arial" w:hAnsi="Arial" w:cs="Arial"/>
          <w:sz w:val="24"/>
          <w:szCs w:val="24"/>
        </w:rPr>
        <w:t xml:space="preserve"> einen Esstisch und zwei Betten in Kabinen, so da</w:t>
      </w:r>
      <w:ins w:id="12858" w:author="Lektorat Bauer" w:date="2025-03-07T08:56:00Z" w16du:dateUtc="2025-03-07T07:56:00Z">
        <w:r w:rsidR="00F042A4">
          <w:rPr>
            <w:rFonts w:ascii="Arial" w:hAnsi="Arial" w:cs="Arial"/>
            <w:sz w:val="24"/>
            <w:szCs w:val="24"/>
          </w:rPr>
          <w:t>s</w:t>
        </w:r>
      </w:ins>
      <w:r w:rsidRPr="00944672">
        <w:rPr>
          <w:rFonts w:ascii="Arial" w:hAnsi="Arial" w:cs="Arial"/>
          <w:sz w:val="24"/>
          <w:szCs w:val="24"/>
        </w:rPr>
        <w:t>s dort in Ruhe geschlafen werden konnte. Da die normale Decke nicht eingezogen war, konnte mehr Platz nach oben gewonnen werden. Einziger Nachteil war, dass dieser Bereich keine volle Stehhöhe hatte.</w:t>
      </w:r>
    </w:p>
    <w:p w14:paraId="02CBE8FD" w14:textId="7EE17719"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Eine andere Treppe führte hinab in den ursprünglichen Laderaum. Durch die höher gelegte Crew</w:t>
      </w:r>
      <w:ins w:id="12859" w:author="Lektorat Bauer" w:date="2025-03-07T08:57:00Z" w16du:dateUtc="2025-03-07T07:57:00Z">
        <w:r w:rsidR="00F042A4">
          <w:rPr>
            <w:rFonts w:ascii="Arial" w:hAnsi="Arial" w:cs="Arial"/>
            <w:sz w:val="24"/>
            <w:szCs w:val="24"/>
          </w:rPr>
          <w:t>-</w:t>
        </w:r>
      </w:ins>
      <w:del w:id="12860" w:author="Lektorat Bauer" w:date="2025-03-07T08:56:00Z" w16du:dateUtc="2025-03-07T07:56:00Z">
        <w:r w:rsidRPr="00944672" w:rsidDel="00F042A4">
          <w:rPr>
            <w:rFonts w:ascii="Arial" w:hAnsi="Arial" w:cs="Arial"/>
            <w:sz w:val="24"/>
            <w:szCs w:val="24"/>
          </w:rPr>
          <w:delText xml:space="preserve"> </w:delText>
        </w:r>
      </w:del>
      <w:r w:rsidRPr="00944672">
        <w:rPr>
          <w:rFonts w:ascii="Arial" w:hAnsi="Arial" w:cs="Arial"/>
          <w:sz w:val="24"/>
          <w:szCs w:val="24"/>
        </w:rPr>
        <w:t>Fläche hatte man hier volle Stehhöhe und hinter der vorderen Frachttür befand sich ein Behandlungsraum</w:t>
      </w:r>
      <w:ins w:id="12861" w:author="Lektorat Bauer" w:date="2025-03-07T08:57:00Z" w16du:dateUtc="2025-03-07T07:57:00Z">
        <w:r w:rsidR="00F042A4">
          <w:rPr>
            <w:rFonts w:ascii="Arial" w:hAnsi="Arial" w:cs="Arial"/>
            <w:sz w:val="24"/>
            <w:szCs w:val="24"/>
          </w:rPr>
          <w:t>,</w:t>
        </w:r>
      </w:ins>
      <w:r w:rsidRPr="00944672">
        <w:rPr>
          <w:rFonts w:ascii="Arial" w:hAnsi="Arial" w:cs="Arial"/>
          <w:sz w:val="24"/>
          <w:szCs w:val="24"/>
        </w:rPr>
        <w:t xml:space="preserve"> der als Not-OP benutzt werden konnte. Die Patienten konnten liegend über die Frachttür in den Behandlungsraum gebracht werden. Diese Kombination nahm zwei Drittel der Flugzeugbreite ein und war fast </w:t>
      </w:r>
      <w:ins w:id="12862" w:author="Lektorat Bauer" w:date="2025-03-07T08:57:00Z" w16du:dateUtc="2025-03-07T07:57:00Z">
        <w:r w:rsidR="00F042A4">
          <w:rPr>
            <w:rFonts w:ascii="Arial" w:hAnsi="Arial" w:cs="Arial"/>
            <w:sz w:val="24"/>
            <w:szCs w:val="24"/>
          </w:rPr>
          <w:t>vier</w:t>
        </w:r>
      </w:ins>
      <w:del w:id="12863" w:author="Lektorat Bauer" w:date="2025-03-07T08:57:00Z" w16du:dateUtc="2025-03-07T07:57:00Z">
        <w:r w:rsidRPr="00944672" w:rsidDel="00F042A4">
          <w:rPr>
            <w:rFonts w:ascii="Arial" w:hAnsi="Arial" w:cs="Arial"/>
            <w:sz w:val="24"/>
            <w:szCs w:val="24"/>
          </w:rPr>
          <w:delText>4</w:delText>
        </w:r>
      </w:del>
      <w:r w:rsidRPr="00944672">
        <w:rPr>
          <w:rFonts w:ascii="Arial" w:hAnsi="Arial" w:cs="Arial"/>
          <w:sz w:val="24"/>
          <w:szCs w:val="24"/>
        </w:rPr>
        <w:t xml:space="preserve"> Meter lang, aber dieser Umstand fiel keinem der Gäste auf.</w:t>
      </w:r>
    </w:p>
    <w:p w14:paraId="63B5D50D" w14:textId="184B2675"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Die Crew wies das ärztliche Begleitpersonal in den Umgang mit dem Behandlungssaal ein und fragte, ob noch weiteres Material bereitgestellt werden müsse. Die Krankenschwestern und der Arzt waren sich einig, dass </w:t>
      </w:r>
      <w:ins w:id="12864" w:author="Lektorat Bauer" w:date="2025-03-07T08:57:00Z" w16du:dateUtc="2025-03-07T07:57:00Z">
        <w:r w:rsidR="00F042A4">
          <w:rPr>
            <w:rFonts w:ascii="Arial" w:hAnsi="Arial" w:cs="Arial"/>
            <w:sz w:val="24"/>
            <w:szCs w:val="24"/>
          </w:rPr>
          <w:t>s</w:t>
        </w:r>
      </w:ins>
      <w:del w:id="12865" w:author="Lektorat Bauer" w:date="2025-03-07T08:57:00Z" w16du:dateUtc="2025-03-07T07:57:00Z">
        <w:r w:rsidRPr="00944672" w:rsidDel="00F042A4">
          <w:rPr>
            <w:rFonts w:ascii="Arial" w:hAnsi="Arial" w:cs="Arial"/>
            <w:sz w:val="24"/>
            <w:szCs w:val="24"/>
          </w:rPr>
          <w:delText>S</w:delText>
        </w:r>
      </w:del>
      <w:r w:rsidRPr="00944672">
        <w:rPr>
          <w:rFonts w:ascii="Arial" w:hAnsi="Arial" w:cs="Arial"/>
          <w:sz w:val="24"/>
          <w:szCs w:val="24"/>
        </w:rPr>
        <w:t>ie selten einen so gut ausgestatteten Behandlungsraum gesehen hatten und bestätigten, dass die Ausrüstung, insbesondere die vorhandene Herz-Lungen-Maschine, für den Flug ausreichend sei.</w:t>
      </w:r>
    </w:p>
    <w:p w14:paraId="210887B5" w14:textId="77777777" w:rsidR="00F042A4" w:rsidRDefault="00944672" w:rsidP="00623B68">
      <w:pPr>
        <w:autoSpaceDE w:val="0"/>
        <w:autoSpaceDN w:val="0"/>
        <w:adjustRightInd w:val="0"/>
        <w:spacing w:after="0" w:line="360" w:lineRule="auto"/>
        <w:ind w:firstLine="227"/>
        <w:jc w:val="both"/>
        <w:rPr>
          <w:ins w:id="12866" w:author="Lektorat Bauer" w:date="2025-03-07T08:57:00Z" w16du:dateUtc="2025-03-07T07:57:00Z"/>
          <w:rFonts w:ascii="Arial" w:hAnsi="Arial" w:cs="Arial"/>
          <w:sz w:val="24"/>
          <w:szCs w:val="24"/>
        </w:rPr>
      </w:pPr>
      <w:r w:rsidRPr="00944672">
        <w:rPr>
          <w:rFonts w:ascii="Arial" w:hAnsi="Arial" w:cs="Arial"/>
          <w:sz w:val="24"/>
          <w:szCs w:val="24"/>
        </w:rPr>
        <w:lastRenderedPageBreak/>
        <w:t>Zwischen Crew und ärztlichem Personal wurde abgesprochen, dass immer einer der drei für zwei Stunden beim Patienten sein würde, während die anderen den Ruheraum nutz</w:t>
      </w:r>
      <w:ins w:id="12867" w:author="Lektorat Bauer" w:date="2025-03-07T08:57:00Z" w16du:dateUtc="2025-03-07T07:57:00Z">
        <w:r w:rsidR="00F042A4">
          <w:rPr>
            <w:rFonts w:ascii="Arial" w:hAnsi="Arial" w:cs="Arial"/>
            <w:sz w:val="24"/>
            <w:szCs w:val="24"/>
          </w:rPr>
          <w:t>t</w:t>
        </w:r>
      </w:ins>
      <w:r w:rsidRPr="00944672">
        <w:rPr>
          <w:rFonts w:ascii="Arial" w:hAnsi="Arial" w:cs="Arial"/>
          <w:sz w:val="24"/>
          <w:szCs w:val="24"/>
        </w:rPr>
        <w:t>en</w:t>
      </w:r>
      <w:del w:id="12868" w:author="Lektorat Bauer" w:date="2025-03-07T08:57:00Z" w16du:dateUtc="2025-03-07T07:57:00Z">
        <w:r w:rsidRPr="00944672" w:rsidDel="00F042A4">
          <w:rPr>
            <w:rFonts w:ascii="Arial" w:hAnsi="Arial" w:cs="Arial"/>
            <w:sz w:val="24"/>
            <w:szCs w:val="24"/>
          </w:rPr>
          <w:delText xml:space="preserve"> würden</w:delText>
        </w:r>
      </w:del>
      <w:r w:rsidRPr="00944672">
        <w:rPr>
          <w:rFonts w:ascii="Arial" w:hAnsi="Arial" w:cs="Arial"/>
          <w:sz w:val="24"/>
          <w:szCs w:val="24"/>
        </w:rPr>
        <w:t xml:space="preserve">. An dieser Stelle fragte der Pilot: „Welchen Ruheraum meinen Sie?“ </w:t>
      </w:r>
    </w:p>
    <w:p w14:paraId="4A7C71B1" w14:textId="77777777" w:rsidR="00F042A4" w:rsidRDefault="00944672" w:rsidP="00623B68">
      <w:pPr>
        <w:autoSpaceDE w:val="0"/>
        <w:autoSpaceDN w:val="0"/>
        <w:adjustRightInd w:val="0"/>
        <w:spacing w:after="0" w:line="360" w:lineRule="auto"/>
        <w:ind w:firstLine="227"/>
        <w:jc w:val="both"/>
        <w:rPr>
          <w:ins w:id="12869" w:author="Lektorat Bauer" w:date="2025-03-07T08:57:00Z" w16du:dateUtc="2025-03-07T07:57:00Z"/>
          <w:rFonts w:ascii="Arial" w:hAnsi="Arial" w:cs="Arial"/>
          <w:sz w:val="24"/>
          <w:szCs w:val="24"/>
        </w:rPr>
      </w:pPr>
      <w:r w:rsidRPr="00944672">
        <w:rPr>
          <w:rFonts w:ascii="Arial" w:hAnsi="Arial" w:cs="Arial"/>
          <w:sz w:val="24"/>
          <w:szCs w:val="24"/>
        </w:rPr>
        <w:t xml:space="preserve">Dr. Arnaud schaute den Piloten fragend an, „Wir sprechen von dem Raum hier über dem Behandlungsraum.“ </w:t>
      </w:r>
    </w:p>
    <w:p w14:paraId="487F0599" w14:textId="77777777" w:rsidR="00F042A4" w:rsidRDefault="00944672" w:rsidP="00623B68">
      <w:pPr>
        <w:autoSpaceDE w:val="0"/>
        <w:autoSpaceDN w:val="0"/>
        <w:adjustRightInd w:val="0"/>
        <w:spacing w:after="0" w:line="360" w:lineRule="auto"/>
        <w:ind w:firstLine="227"/>
        <w:jc w:val="both"/>
        <w:rPr>
          <w:ins w:id="12870" w:author="Lektorat Bauer" w:date="2025-03-07T08:57:00Z" w16du:dateUtc="2025-03-07T07:57:00Z"/>
          <w:rFonts w:ascii="Arial" w:hAnsi="Arial" w:cs="Arial"/>
          <w:sz w:val="24"/>
          <w:szCs w:val="24"/>
        </w:rPr>
      </w:pPr>
      <w:r w:rsidRPr="00944672">
        <w:rPr>
          <w:rFonts w:ascii="Arial" w:hAnsi="Arial" w:cs="Arial"/>
          <w:sz w:val="24"/>
          <w:szCs w:val="24"/>
        </w:rPr>
        <w:t xml:space="preserve">Der Pilot schüttelte den Kopf und sagte: „Das ist ein Missverständnis. Der Ruheraum ist ausschließlich für das fliegende Personal gedacht. Sie nehmen bitte hinten in der Kabine Platz. Die beiden Flugbegleiter werden sich um Ihr Wohl kümmern.“  </w:t>
      </w:r>
    </w:p>
    <w:p w14:paraId="51BB34D5" w14:textId="2776F38B"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„Könnten Sie das bitte noch einmal sagen?“</w:t>
      </w:r>
      <w:ins w:id="12871" w:author="Lektorat Bauer" w:date="2025-03-07T08:58:00Z" w16du:dateUtc="2025-03-07T07:58:00Z">
        <w:r w:rsidR="00F042A4">
          <w:rPr>
            <w:rFonts w:ascii="Arial" w:hAnsi="Arial" w:cs="Arial"/>
            <w:sz w:val="24"/>
            <w:szCs w:val="24"/>
          </w:rPr>
          <w:t>,</w:t>
        </w:r>
      </w:ins>
      <w:r w:rsidRPr="00944672">
        <w:rPr>
          <w:rFonts w:ascii="Arial" w:hAnsi="Arial" w:cs="Arial"/>
          <w:sz w:val="24"/>
          <w:szCs w:val="24"/>
        </w:rPr>
        <w:t xml:space="preserve"> fragte Catherine Deveaux irritiert nach. </w:t>
      </w:r>
    </w:p>
    <w:p w14:paraId="15E6A972"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Jetzt mischte sich die Chef-Flugbegleiterin ein. „Frau Deveaux, Frau Mueller, Herr Dr. Arnaud, Sie sind auf diesem Flug unsere Gäste. Sie werden im Passagierbereich fliegen. Die Mahlzeiten servieren wir Ihnen nach Wunsch, insbesondere, da immer einer von Ihnen beim Patienten sein wird. Solange Sie keinen Dienst beim Patienten haben, stehen Ihnen die Einrichtungen des Flugzeuges zu ihrer freien Verfügung. Allerdings mit der Einschränkung, dass wir keinen Alkohol ausschenken, da Sie für die Dauer des Fluges im Dienst sind.“ </w:t>
      </w:r>
    </w:p>
    <w:p w14:paraId="4CFF3AA1" w14:textId="45312C6B"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Der zweite Flugbegleiter überbrückte das Schweigen. „Wenn Sie drei mir folgen wollen. Ich zeige</w:t>
      </w:r>
      <w:del w:id="12872" w:author="Lektorat Bauer" w:date="2025-03-07T08:58:00Z" w16du:dateUtc="2025-03-07T07:58:00Z">
        <w:r w:rsidRPr="00944672" w:rsidDel="00F042A4">
          <w:rPr>
            <w:rFonts w:ascii="Arial" w:hAnsi="Arial" w:cs="Arial"/>
            <w:sz w:val="24"/>
            <w:szCs w:val="24"/>
          </w:rPr>
          <w:delText>n</w:delText>
        </w:r>
      </w:del>
      <w:r w:rsidRPr="00944672">
        <w:rPr>
          <w:rFonts w:ascii="Arial" w:hAnsi="Arial" w:cs="Arial"/>
          <w:sz w:val="24"/>
          <w:szCs w:val="24"/>
        </w:rPr>
        <w:t xml:space="preserve"> Ihnen die Kabine.“ Sprachlos folgten die drei dem Flugbegleiter in die </w:t>
      </w:r>
      <w:del w:id="12873" w:author="Lektorat Bauer" w:date="2025-03-07T08:58:00Z" w16du:dateUtc="2025-03-07T07:58:00Z">
        <w:r w:rsidRPr="00944672" w:rsidDel="00F042A4">
          <w:rPr>
            <w:rFonts w:ascii="Arial" w:hAnsi="Arial" w:cs="Arial"/>
            <w:sz w:val="24"/>
            <w:szCs w:val="24"/>
          </w:rPr>
          <w:delText>luxoriöse</w:delText>
        </w:r>
      </w:del>
      <w:ins w:id="12874" w:author="Lektorat Bauer" w:date="2025-03-07T08:58:00Z" w16du:dateUtc="2025-03-07T07:58:00Z">
        <w:r w:rsidR="00F042A4" w:rsidRPr="00944672">
          <w:rPr>
            <w:rFonts w:ascii="Arial" w:hAnsi="Arial" w:cs="Arial"/>
            <w:sz w:val="24"/>
            <w:szCs w:val="24"/>
          </w:rPr>
          <w:t>luxuriöse</w:t>
        </w:r>
      </w:ins>
      <w:r w:rsidRPr="00944672">
        <w:rPr>
          <w:rFonts w:ascii="Arial" w:hAnsi="Arial" w:cs="Arial"/>
          <w:sz w:val="24"/>
          <w:szCs w:val="24"/>
        </w:rPr>
        <w:t xml:space="preserve"> Kabine. Der Flugbegleiter schaute die </w:t>
      </w:r>
      <w:ins w:id="12875" w:author="Lektorat Bauer" w:date="2025-03-07T08:58:00Z" w16du:dateUtc="2025-03-07T07:58:00Z">
        <w:r w:rsidR="00F042A4">
          <w:rPr>
            <w:rFonts w:ascii="Arial" w:hAnsi="Arial" w:cs="Arial"/>
            <w:sz w:val="24"/>
            <w:szCs w:val="24"/>
          </w:rPr>
          <w:t>d</w:t>
        </w:r>
      </w:ins>
      <w:del w:id="12876" w:author="Lektorat Bauer" w:date="2025-03-07T08:58:00Z" w16du:dateUtc="2025-03-07T07:58:00Z">
        <w:r w:rsidRPr="00944672" w:rsidDel="00F042A4">
          <w:rPr>
            <w:rFonts w:ascii="Arial" w:hAnsi="Arial" w:cs="Arial"/>
            <w:sz w:val="24"/>
            <w:szCs w:val="24"/>
          </w:rPr>
          <w:delText>D</w:delText>
        </w:r>
      </w:del>
      <w:r w:rsidRPr="00944672">
        <w:rPr>
          <w:rFonts w:ascii="Arial" w:hAnsi="Arial" w:cs="Arial"/>
          <w:sz w:val="24"/>
          <w:szCs w:val="24"/>
        </w:rPr>
        <w:t>rei an und sagte</w:t>
      </w:r>
      <w:ins w:id="12877" w:author="Lektorat Bauer" w:date="2025-03-07T08:58:00Z" w16du:dateUtc="2025-03-07T07:58:00Z">
        <w:r w:rsidR="00F042A4">
          <w:rPr>
            <w:rFonts w:ascii="Arial" w:hAnsi="Arial" w:cs="Arial"/>
            <w:sz w:val="24"/>
            <w:szCs w:val="24"/>
          </w:rPr>
          <w:t>:</w:t>
        </w:r>
      </w:ins>
      <w:del w:id="12878" w:author="Lektorat Bauer" w:date="2025-03-07T08:58:00Z" w16du:dateUtc="2025-03-07T07:58:00Z">
        <w:r w:rsidRPr="00944672" w:rsidDel="00F042A4">
          <w:rPr>
            <w:rFonts w:ascii="Arial" w:hAnsi="Arial" w:cs="Arial"/>
            <w:sz w:val="24"/>
            <w:szCs w:val="24"/>
          </w:rPr>
          <w:delText>,</w:delText>
        </w:r>
      </w:del>
      <w:r w:rsidRPr="00944672">
        <w:rPr>
          <w:rFonts w:ascii="Arial" w:hAnsi="Arial" w:cs="Arial"/>
          <w:sz w:val="24"/>
          <w:szCs w:val="24"/>
        </w:rPr>
        <w:t xml:space="preserve"> „Ja, Sie dürfen Fotos machen.“ Sofort wurden Telefone gezückt und das Flugzeug fotografiert. „Bitte keine Fotos vom Behandlungsraum und vom Crew-Raum.“ </w:t>
      </w:r>
    </w:p>
    <w:p w14:paraId="6E72F545" w14:textId="77777777" w:rsidR="00F042A4" w:rsidRDefault="00944672" w:rsidP="00623B68">
      <w:pPr>
        <w:autoSpaceDE w:val="0"/>
        <w:autoSpaceDN w:val="0"/>
        <w:adjustRightInd w:val="0"/>
        <w:spacing w:after="0" w:line="360" w:lineRule="auto"/>
        <w:ind w:firstLine="227"/>
        <w:jc w:val="both"/>
        <w:rPr>
          <w:ins w:id="12879" w:author="Lektorat Bauer" w:date="2025-03-07T08:58:00Z" w16du:dateUtc="2025-03-07T07:58:00Z"/>
          <w:rFonts w:ascii="Arial" w:hAnsi="Arial" w:cs="Arial"/>
          <w:sz w:val="24"/>
          <w:szCs w:val="24"/>
        </w:rPr>
      </w:pPr>
      <w:r w:rsidRPr="00944672">
        <w:rPr>
          <w:rFonts w:ascii="Arial" w:hAnsi="Arial" w:cs="Arial"/>
          <w:sz w:val="24"/>
          <w:szCs w:val="24"/>
        </w:rPr>
        <w:t xml:space="preserve">Nachdem sich die erste Aufregung gelegt hatte, sagte Dr. Arnaud: „Catherine, Beatrice, seid Ihr einverstanden, dass ich mit der Wache beginne? Ich bleibe von jetzt an und bis nach dem Start bei dem Patienten, </w:t>
      </w:r>
      <w:ins w:id="12880" w:author="Lektorat Bauer" w:date="2025-03-07T08:58:00Z" w16du:dateUtc="2025-03-07T07:58:00Z">
        <w:r w:rsidR="00F042A4">
          <w:rPr>
            <w:rFonts w:ascii="Arial" w:hAnsi="Arial" w:cs="Arial"/>
            <w:sz w:val="24"/>
            <w:szCs w:val="24"/>
          </w:rPr>
          <w:t>i</w:t>
        </w:r>
      </w:ins>
      <w:del w:id="12881" w:author="Lektorat Bauer" w:date="2025-03-07T08:58:00Z" w16du:dateUtc="2025-03-07T07:58:00Z">
        <w:r w:rsidRPr="00944672" w:rsidDel="00F042A4">
          <w:rPr>
            <w:rFonts w:ascii="Arial" w:hAnsi="Arial" w:cs="Arial"/>
            <w:sz w:val="24"/>
            <w:szCs w:val="24"/>
          </w:rPr>
          <w:delText>I</w:delText>
        </w:r>
      </w:del>
      <w:r w:rsidRPr="00944672">
        <w:rPr>
          <w:rFonts w:ascii="Arial" w:hAnsi="Arial" w:cs="Arial"/>
          <w:sz w:val="24"/>
          <w:szCs w:val="24"/>
        </w:rPr>
        <w:t xml:space="preserve">hr übernehmt dann die nächsten beiden Schichten. Von da an immer rotierend. Ist das </w:t>
      </w:r>
      <w:ins w:id="12882" w:author="Lektorat Bauer" w:date="2025-03-07T08:58:00Z" w16du:dateUtc="2025-03-07T07:58:00Z">
        <w:r w:rsidR="00F042A4">
          <w:rPr>
            <w:rFonts w:ascii="Arial" w:hAnsi="Arial" w:cs="Arial"/>
            <w:sz w:val="24"/>
            <w:szCs w:val="24"/>
          </w:rPr>
          <w:t>ok</w:t>
        </w:r>
      </w:ins>
      <w:del w:id="12883" w:author="Lektorat Bauer" w:date="2025-03-07T08:58:00Z" w16du:dateUtc="2025-03-07T07:58:00Z">
        <w:r w:rsidRPr="00944672" w:rsidDel="00F042A4">
          <w:rPr>
            <w:rFonts w:ascii="Arial" w:hAnsi="Arial" w:cs="Arial"/>
            <w:sz w:val="24"/>
            <w:szCs w:val="24"/>
          </w:rPr>
          <w:delText>OK</w:delText>
        </w:r>
      </w:del>
      <w:r w:rsidRPr="00944672">
        <w:rPr>
          <w:rFonts w:ascii="Arial" w:hAnsi="Arial" w:cs="Arial"/>
          <w:sz w:val="24"/>
          <w:szCs w:val="24"/>
        </w:rPr>
        <w:t xml:space="preserve"> für Euch?“ </w:t>
      </w:r>
    </w:p>
    <w:p w14:paraId="6B0A962A" w14:textId="77777777" w:rsidR="00F042A4" w:rsidRDefault="00944672" w:rsidP="00623B68">
      <w:pPr>
        <w:autoSpaceDE w:val="0"/>
        <w:autoSpaceDN w:val="0"/>
        <w:adjustRightInd w:val="0"/>
        <w:spacing w:after="0" w:line="360" w:lineRule="auto"/>
        <w:ind w:firstLine="227"/>
        <w:jc w:val="both"/>
        <w:rPr>
          <w:ins w:id="12884" w:author="Lektorat Bauer" w:date="2025-03-07T08:59:00Z" w16du:dateUtc="2025-03-07T07:59:00Z"/>
          <w:rFonts w:ascii="Arial" w:hAnsi="Arial" w:cs="Arial"/>
          <w:sz w:val="24"/>
          <w:szCs w:val="24"/>
        </w:rPr>
      </w:pPr>
      <w:r w:rsidRPr="00944672">
        <w:rPr>
          <w:rFonts w:ascii="Arial" w:hAnsi="Arial" w:cs="Arial"/>
          <w:sz w:val="24"/>
          <w:szCs w:val="24"/>
        </w:rPr>
        <w:t>Beatrice nickte und sagte</w:t>
      </w:r>
      <w:del w:id="12885" w:author="Lektorat Bauer" w:date="2025-03-07T08:58:00Z" w16du:dateUtc="2025-03-07T07:58:00Z">
        <w:r w:rsidRPr="00944672" w:rsidDel="00F042A4">
          <w:rPr>
            <w:rFonts w:ascii="Arial" w:hAnsi="Arial" w:cs="Arial"/>
            <w:sz w:val="24"/>
            <w:szCs w:val="24"/>
          </w:rPr>
          <w:delText>,</w:delText>
        </w:r>
      </w:del>
      <w:ins w:id="12886" w:author="Lektorat Bauer" w:date="2025-03-07T08:58:00Z" w16du:dateUtc="2025-03-07T07:58:00Z">
        <w:r w:rsidR="00F042A4">
          <w:rPr>
            <w:rFonts w:ascii="Arial" w:hAnsi="Arial" w:cs="Arial"/>
            <w:sz w:val="24"/>
            <w:szCs w:val="24"/>
          </w:rPr>
          <w:t>:</w:t>
        </w:r>
      </w:ins>
      <w:r w:rsidRPr="00944672">
        <w:rPr>
          <w:rFonts w:ascii="Arial" w:hAnsi="Arial" w:cs="Arial"/>
          <w:sz w:val="24"/>
          <w:szCs w:val="24"/>
        </w:rPr>
        <w:t xml:space="preserve"> „Gut, </w:t>
      </w:r>
      <w:ins w:id="12887" w:author="Lektorat Bauer" w:date="2025-03-07T08:58:00Z" w16du:dateUtc="2025-03-07T07:58:00Z">
        <w:r w:rsidR="00F042A4">
          <w:rPr>
            <w:rFonts w:ascii="Arial" w:hAnsi="Arial" w:cs="Arial"/>
            <w:sz w:val="24"/>
            <w:szCs w:val="24"/>
          </w:rPr>
          <w:t>e</w:t>
        </w:r>
      </w:ins>
      <w:del w:id="12888" w:author="Lektorat Bauer" w:date="2025-03-07T08:58:00Z" w16du:dateUtc="2025-03-07T07:58:00Z">
        <w:r w:rsidRPr="00944672" w:rsidDel="00F042A4">
          <w:rPr>
            <w:rFonts w:ascii="Arial" w:hAnsi="Arial" w:cs="Arial"/>
            <w:sz w:val="24"/>
            <w:szCs w:val="24"/>
          </w:rPr>
          <w:delText>E</w:delText>
        </w:r>
      </w:del>
      <w:r w:rsidRPr="00944672">
        <w:rPr>
          <w:rFonts w:ascii="Arial" w:hAnsi="Arial" w:cs="Arial"/>
          <w:sz w:val="24"/>
          <w:szCs w:val="24"/>
        </w:rPr>
        <w:t xml:space="preserve">inverstanden. Ich übernehme Wache zwei. Dann kann Catherine vier Stunden ausruhen. Sie hatte genug Stress in den </w:t>
      </w:r>
      <w:del w:id="12889" w:author="Lektorat Bauer" w:date="2025-03-07T08:59:00Z" w16du:dateUtc="2025-03-07T07:59:00Z">
        <w:r w:rsidRPr="00944672" w:rsidDel="00F042A4">
          <w:rPr>
            <w:rFonts w:ascii="Arial" w:hAnsi="Arial" w:cs="Arial"/>
            <w:sz w:val="24"/>
            <w:szCs w:val="24"/>
          </w:rPr>
          <w:delText>letzen</w:delText>
        </w:r>
      </w:del>
      <w:ins w:id="12890" w:author="Lektorat Bauer" w:date="2025-03-07T08:59:00Z" w16du:dateUtc="2025-03-07T07:59:00Z">
        <w:r w:rsidR="00F042A4" w:rsidRPr="00944672">
          <w:rPr>
            <w:rFonts w:ascii="Arial" w:hAnsi="Arial" w:cs="Arial"/>
            <w:sz w:val="24"/>
            <w:szCs w:val="24"/>
          </w:rPr>
          <w:t>letzten</w:t>
        </w:r>
      </w:ins>
      <w:r w:rsidRPr="00944672">
        <w:rPr>
          <w:rFonts w:ascii="Arial" w:hAnsi="Arial" w:cs="Arial"/>
          <w:sz w:val="24"/>
          <w:szCs w:val="24"/>
        </w:rPr>
        <w:t xml:space="preserve"> Tagen.“ </w:t>
      </w:r>
    </w:p>
    <w:p w14:paraId="7678FF83" w14:textId="67C0EF19"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„Das ist sehr lieb von Dir</w:t>
      </w:r>
      <w:del w:id="12891" w:author="Lektorat Bauer" w:date="2025-03-07T08:59:00Z" w16du:dateUtc="2025-03-07T07:59:00Z">
        <w:r w:rsidRPr="00944672" w:rsidDel="00F042A4">
          <w:rPr>
            <w:rFonts w:ascii="Arial" w:hAnsi="Arial" w:cs="Arial"/>
            <w:sz w:val="24"/>
            <w:szCs w:val="24"/>
          </w:rPr>
          <w:delText>.</w:delText>
        </w:r>
      </w:del>
      <w:r w:rsidRPr="00944672">
        <w:rPr>
          <w:rFonts w:ascii="Arial" w:hAnsi="Arial" w:cs="Arial"/>
          <w:sz w:val="24"/>
          <w:szCs w:val="24"/>
        </w:rPr>
        <w:t>“</w:t>
      </w:r>
      <w:ins w:id="12892" w:author="Lektorat Bauer" w:date="2025-03-07T08:59:00Z" w16du:dateUtc="2025-03-07T07:59:00Z">
        <w:r w:rsidR="00F042A4">
          <w:rPr>
            <w:rFonts w:ascii="Arial" w:hAnsi="Arial" w:cs="Arial"/>
            <w:sz w:val="24"/>
            <w:szCs w:val="24"/>
          </w:rPr>
          <w:t>,</w:t>
        </w:r>
      </w:ins>
      <w:r w:rsidRPr="00944672">
        <w:rPr>
          <w:rFonts w:ascii="Arial" w:hAnsi="Arial" w:cs="Arial"/>
          <w:sz w:val="24"/>
          <w:szCs w:val="24"/>
        </w:rPr>
        <w:t xml:space="preserve"> antwortete Catherine und stimmte der Reihenfolge zu. </w:t>
      </w:r>
    </w:p>
    <w:p w14:paraId="0155668E" w14:textId="77777777" w:rsidR="00F042A4" w:rsidRDefault="00944672" w:rsidP="00623B68">
      <w:pPr>
        <w:autoSpaceDE w:val="0"/>
        <w:autoSpaceDN w:val="0"/>
        <w:adjustRightInd w:val="0"/>
        <w:spacing w:after="0" w:line="360" w:lineRule="auto"/>
        <w:ind w:firstLine="227"/>
        <w:jc w:val="both"/>
        <w:rPr>
          <w:ins w:id="12893" w:author="Lektorat Bauer" w:date="2025-03-07T08:59:00Z" w16du:dateUtc="2025-03-07T07:59:00Z"/>
          <w:rFonts w:ascii="Arial" w:hAnsi="Arial" w:cs="Arial"/>
          <w:sz w:val="24"/>
          <w:szCs w:val="24"/>
        </w:rPr>
      </w:pPr>
      <w:r w:rsidRPr="00944672">
        <w:rPr>
          <w:rFonts w:ascii="Arial" w:hAnsi="Arial" w:cs="Arial"/>
          <w:sz w:val="24"/>
          <w:szCs w:val="24"/>
        </w:rPr>
        <w:t>Der Pilot stand plötzlich in der Kabine und sagte</w:t>
      </w:r>
      <w:del w:id="12894" w:author="Lektorat Bauer" w:date="2025-03-07T08:59:00Z" w16du:dateUtc="2025-03-07T07:59:00Z">
        <w:r w:rsidRPr="00944672" w:rsidDel="00F042A4">
          <w:rPr>
            <w:rFonts w:ascii="Arial" w:hAnsi="Arial" w:cs="Arial"/>
            <w:sz w:val="24"/>
            <w:szCs w:val="24"/>
          </w:rPr>
          <w:delText>.</w:delText>
        </w:r>
      </w:del>
      <w:ins w:id="12895" w:author="Lektorat Bauer" w:date="2025-03-07T08:59:00Z" w16du:dateUtc="2025-03-07T07:59:00Z">
        <w:r w:rsidR="00F042A4">
          <w:rPr>
            <w:rFonts w:ascii="Arial" w:hAnsi="Arial" w:cs="Arial"/>
            <w:sz w:val="24"/>
            <w:szCs w:val="24"/>
          </w:rPr>
          <w:t>:</w:t>
        </w:r>
      </w:ins>
      <w:r w:rsidRPr="00944672">
        <w:rPr>
          <w:rFonts w:ascii="Arial" w:hAnsi="Arial" w:cs="Arial"/>
          <w:sz w:val="24"/>
          <w:szCs w:val="24"/>
        </w:rPr>
        <w:t xml:space="preserve"> „Herr Dr. Arnaud. Ich habe die folgende Anweisung erhalten: Sobald Sie, als Arzt, sagen</w:t>
      </w:r>
      <w:ins w:id="12896" w:author="Lektorat Bauer" w:date="2025-03-07T08:59:00Z" w16du:dateUtc="2025-03-07T07:59:00Z">
        <w:r w:rsidR="00F042A4">
          <w:rPr>
            <w:rFonts w:ascii="Arial" w:hAnsi="Arial" w:cs="Arial"/>
            <w:sz w:val="24"/>
            <w:szCs w:val="24"/>
          </w:rPr>
          <w:t>,</w:t>
        </w:r>
      </w:ins>
      <w:r w:rsidRPr="00944672">
        <w:rPr>
          <w:rFonts w:ascii="Arial" w:hAnsi="Arial" w:cs="Arial"/>
          <w:sz w:val="24"/>
          <w:szCs w:val="24"/>
        </w:rPr>
        <w:t xml:space="preserve"> dass der Patient in ein Krankenhaus muss, werde ich den nächsten sinnvollen Flughafen ansteuern. Sinnvoll </w:t>
      </w:r>
      <w:r w:rsidRPr="00944672">
        <w:rPr>
          <w:rFonts w:ascii="Arial" w:hAnsi="Arial" w:cs="Arial"/>
          <w:sz w:val="24"/>
          <w:szCs w:val="24"/>
        </w:rPr>
        <w:lastRenderedPageBreak/>
        <w:t xml:space="preserve">bedeutet, dass dort wo wir landen, ein gutes Krankenhaus in der Nähe sein muss. Das wiederum bedeutet, dass Sie mir </w:t>
      </w:r>
      <w:del w:id="12897" w:author="Lektorat Bauer" w:date="2025-03-07T08:59:00Z" w16du:dateUtc="2025-03-07T07:59:00Z">
        <w:r w:rsidRPr="00944672" w:rsidDel="00F042A4">
          <w:rPr>
            <w:rFonts w:ascii="Arial" w:hAnsi="Arial" w:cs="Arial"/>
            <w:sz w:val="24"/>
            <w:szCs w:val="24"/>
          </w:rPr>
          <w:delText>Bitte</w:delText>
        </w:r>
      </w:del>
      <w:ins w:id="12898" w:author="Lektorat Bauer" w:date="2025-03-07T08:59:00Z" w16du:dateUtc="2025-03-07T07:59:00Z">
        <w:r w:rsidR="00F042A4" w:rsidRPr="00944672">
          <w:rPr>
            <w:rFonts w:ascii="Arial" w:hAnsi="Arial" w:cs="Arial"/>
            <w:sz w:val="24"/>
            <w:szCs w:val="24"/>
          </w:rPr>
          <w:t>bitte</w:t>
        </w:r>
      </w:ins>
      <w:r w:rsidRPr="00944672">
        <w:rPr>
          <w:rFonts w:ascii="Arial" w:hAnsi="Arial" w:cs="Arial"/>
          <w:sz w:val="24"/>
          <w:szCs w:val="24"/>
        </w:rPr>
        <w:t xml:space="preserve"> so rechtzeitig wie irgendmöglich Bescheid geben müssen. Unsere Flugleitstelle schaut bereits jetzt, welche Route wir fliegen müssen, damit wir </w:t>
      </w:r>
      <w:del w:id="12899" w:author="Lektorat Bauer" w:date="2025-03-07T08:59:00Z" w16du:dateUtc="2025-03-07T07:59:00Z">
        <w:r w:rsidRPr="00944672" w:rsidDel="00F042A4">
          <w:rPr>
            <w:rFonts w:ascii="Arial" w:hAnsi="Arial" w:cs="Arial"/>
            <w:sz w:val="24"/>
            <w:szCs w:val="24"/>
          </w:rPr>
          <w:delText>Kranlenhäuser</w:delText>
        </w:r>
      </w:del>
      <w:ins w:id="12900" w:author="Lektorat Bauer" w:date="2025-03-07T08:59:00Z" w16du:dateUtc="2025-03-07T07:59:00Z">
        <w:r w:rsidR="00F042A4" w:rsidRPr="00944672">
          <w:rPr>
            <w:rFonts w:ascii="Arial" w:hAnsi="Arial" w:cs="Arial"/>
            <w:sz w:val="24"/>
            <w:szCs w:val="24"/>
          </w:rPr>
          <w:t>Krankenhäuser</w:t>
        </w:r>
      </w:ins>
      <w:r w:rsidRPr="00944672">
        <w:rPr>
          <w:rFonts w:ascii="Arial" w:hAnsi="Arial" w:cs="Arial"/>
          <w:sz w:val="24"/>
          <w:szCs w:val="24"/>
        </w:rPr>
        <w:t xml:space="preserve"> in der </w:t>
      </w:r>
      <w:del w:id="12901" w:author="Lektorat Bauer" w:date="2025-03-07T08:59:00Z" w16du:dateUtc="2025-03-07T07:59:00Z">
        <w:r w:rsidRPr="00944672" w:rsidDel="00F042A4">
          <w:rPr>
            <w:rFonts w:ascii="Arial" w:hAnsi="Arial" w:cs="Arial"/>
            <w:sz w:val="24"/>
            <w:szCs w:val="24"/>
          </w:rPr>
          <w:delText>n</w:delText>
        </w:r>
      </w:del>
      <w:ins w:id="12902" w:author="Lektorat Bauer" w:date="2025-03-07T08:59:00Z" w16du:dateUtc="2025-03-07T07:59:00Z">
        <w:r w:rsidR="00F042A4">
          <w:rPr>
            <w:rFonts w:ascii="Arial" w:hAnsi="Arial" w:cs="Arial"/>
            <w:sz w:val="24"/>
            <w:szCs w:val="24"/>
          </w:rPr>
          <w:t>N</w:t>
        </w:r>
      </w:ins>
      <w:r w:rsidRPr="00944672">
        <w:rPr>
          <w:rFonts w:ascii="Arial" w:hAnsi="Arial" w:cs="Arial"/>
          <w:sz w:val="24"/>
          <w:szCs w:val="24"/>
        </w:rPr>
        <w:t xml:space="preserve">ähe haben. Wir werden also nicht den kürzesten Weg, sondern den sinnvollsten Weg fliegen.“ </w:t>
      </w:r>
    </w:p>
    <w:p w14:paraId="26FC2B51" w14:textId="77777777" w:rsidR="00F042A4" w:rsidRDefault="00944672" w:rsidP="00623B68">
      <w:pPr>
        <w:autoSpaceDE w:val="0"/>
        <w:autoSpaceDN w:val="0"/>
        <w:adjustRightInd w:val="0"/>
        <w:spacing w:after="0" w:line="360" w:lineRule="auto"/>
        <w:ind w:firstLine="227"/>
        <w:jc w:val="both"/>
        <w:rPr>
          <w:ins w:id="12903" w:author="Lektorat Bauer" w:date="2025-03-07T08:59:00Z" w16du:dateUtc="2025-03-07T07:59:00Z"/>
          <w:rFonts w:ascii="Arial" w:hAnsi="Arial" w:cs="Arial"/>
          <w:sz w:val="24"/>
          <w:szCs w:val="24"/>
        </w:rPr>
      </w:pPr>
      <w:r w:rsidRPr="00944672">
        <w:rPr>
          <w:rFonts w:ascii="Arial" w:hAnsi="Arial" w:cs="Arial"/>
          <w:sz w:val="24"/>
          <w:szCs w:val="24"/>
        </w:rPr>
        <w:t>Dr. Arnaud nickte</w:t>
      </w:r>
      <w:del w:id="12904" w:author="Lektorat Bauer" w:date="2025-03-07T08:59:00Z" w16du:dateUtc="2025-03-07T07:59:00Z">
        <w:r w:rsidRPr="00944672" w:rsidDel="00F042A4">
          <w:rPr>
            <w:rFonts w:ascii="Arial" w:hAnsi="Arial" w:cs="Arial"/>
            <w:sz w:val="24"/>
            <w:szCs w:val="24"/>
          </w:rPr>
          <w:delText xml:space="preserve"> und sagte</w:delText>
        </w:r>
      </w:del>
      <w:r w:rsidRPr="00944672">
        <w:rPr>
          <w:rFonts w:ascii="Arial" w:hAnsi="Arial" w:cs="Arial"/>
          <w:sz w:val="24"/>
          <w:szCs w:val="24"/>
        </w:rPr>
        <w:t xml:space="preserve">. „Dank für die Information. Ich gehe davon aus, dass, wenn wir den Atlantik überqueren, hinter Island erst wieder Kanada in Frage kommt.“ </w:t>
      </w:r>
    </w:p>
    <w:p w14:paraId="1AEF3A4E" w14:textId="215670C2"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del w:id="12905" w:author="Lektorat Bauer" w:date="2025-03-07T08:59:00Z" w16du:dateUtc="2025-03-07T07:59:00Z">
        <w:r w:rsidRPr="00944672" w:rsidDel="00F042A4">
          <w:rPr>
            <w:rFonts w:ascii="Arial" w:hAnsi="Arial" w:cs="Arial"/>
            <w:sz w:val="24"/>
            <w:szCs w:val="24"/>
          </w:rPr>
          <w:delText xml:space="preserve">Der Pilot </w:delText>
        </w:r>
        <w:commentRangeStart w:id="12906"/>
        <w:r w:rsidRPr="00944672" w:rsidDel="00F042A4">
          <w:rPr>
            <w:rFonts w:ascii="Arial" w:hAnsi="Arial" w:cs="Arial"/>
            <w:sz w:val="24"/>
            <w:szCs w:val="24"/>
          </w:rPr>
          <w:delText>nickte</w:delText>
        </w:r>
      </w:del>
      <w:commentRangeEnd w:id="12906"/>
      <w:r w:rsidR="00F042A4">
        <w:rPr>
          <w:rStyle w:val="Kommentarzeichen"/>
        </w:rPr>
        <w:commentReference w:id="12906"/>
      </w:r>
      <w:del w:id="12907" w:author="Lektorat Bauer" w:date="2025-03-07T08:59:00Z" w16du:dateUtc="2025-03-07T07:59:00Z">
        <w:r w:rsidRPr="00944672" w:rsidDel="00F042A4">
          <w:rPr>
            <w:rFonts w:ascii="Arial" w:hAnsi="Arial" w:cs="Arial"/>
            <w:sz w:val="24"/>
            <w:szCs w:val="24"/>
          </w:rPr>
          <w:delText xml:space="preserve"> leicht und sagte:</w:delText>
        </w:r>
      </w:del>
      <w:r w:rsidRPr="00944672">
        <w:rPr>
          <w:rFonts w:ascii="Arial" w:hAnsi="Arial" w:cs="Arial"/>
          <w:sz w:val="24"/>
          <w:szCs w:val="24"/>
        </w:rPr>
        <w:t xml:space="preserve"> „</w:t>
      </w:r>
      <w:ins w:id="12908" w:author="Lektorat Bauer" w:date="2025-03-07T09:00:00Z" w16du:dateUtc="2025-03-07T08:00:00Z">
        <w:r w:rsidR="00F042A4">
          <w:rPr>
            <w:rFonts w:ascii="Arial" w:hAnsi="Arial" w:cs="Arial"/>
            <w:sz w:val="24"/>
            <w:szCs w:val="24"/>
          </w:rPr>
          <w:t xml:space="preserve">Korrekt. </w:t>
        </w:r>
      </w:ins>
      <w:r w:rsidRPr="00944672">
        <w:rPr>
          <w:rFonts w:ascii="Arial" w:hAnsi="Arial" w:cs="Arial"/>
          <w:sz w:val="24"/>
          <w:szCs w:val="24"/>
        </w:rPr>
        <w:t xml:space="preserve">Vielen Dank für Ihr Verständnis.“ </w:t>
      </w:r>
    </w:p>
    <w:p w14:paraId="37647CD4" w14:textId="77777777" w:rsidR="00F042A4" w:rsidRDefault="00944672" w:rsidP="00623B68">
      <w:pPr>
        <w:autoSpaceDE w:val="0"/>
        <w:autoSpaceDN w:val="0"/>
        <w:adjustRightInd w:val="0"/>
        <w:spacing w:after="0" w:line="360" w:lineRule="auto"/>
        <w:ind w:firstLine="227"/>
        <w:jc w:val="both"/>
        <w:rPr>
          <w:ins w:id="12909" w:author="Lektorat Bauer" w:date="2025-03-07T09:00:00Z" w16du:dateUtc="2025-03-07T08:00:00Z"/>
          <w:rFonts w:ascii="Arial" w:hAnsi="Arial" w:cs="Arial"/>
          <w:sz w:val="24"/>
          <w:szCs w:val="24"/>
        </w:rPr>
      </w:pPr>
      <w:r w:rsidRPr="00944672">
        <w:rPr>
          <w:rFonts w:ascii="Arial" w:hAnsi="Arial" w:cs="Arial"/>
          <w:sz w:val="24"/>
          <w:szCs w:val="24"/>
        </w:rPr>
        <w:t>„Eine Frage habe ich allerdings noch. Was können Sie mir zu unserem Patienten sagen? Gehört ihm das Flugzeug? Ist er</w:t>
      </w:r>
      <w:ins w:id="12910" w:author="Lektorat Bauer" w:date="2025-03-07T09:00:00Z" w16du:dateUtc="2025-03-07T08:00:00Z">
        <w:r w:rsidR="00F042A4">
          <w:rPr>
            <w:rFonts w:ascii="Arial" w:hAnsi="Arial" w:cs="Arial"/>
            <w:sz w:val="24"/>
            <w:szCs w:val="24"/>
          </w:rPr>
          <w:t xml:space="preserve"> ein</w:t>
        </w:r>
      </w:ins>
      <w:r w:rsidRPr="00944672">
        <w:rPr>
          <w:rFonts w:ascii="Arial" w:hAnsi="Arial" w:cs="Arial"/>
          <w:sz w:val="24"/>
          <w:szCs w:val="24"/>
        </w:rPr>
        <w:t xml:space="preserve"> VIP, den wir nicht kennen?“ </w:t>
      </w:r>
    </w:p>
    <w:p w14:paraId="669C8399" w14:textId="5B74839F"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„Ich kann Ihnen nur sagen, dass wir von einer Organisation beauftragt wurden</w:t>
      </w:r>
      <w:ins w:id="12911" w:author="Lektorat Bauer" w:date="2025-03-07T09:00:00Z" w16du:dateUtc="2025-03-07T08:00:00Z">
        <w:r w:rsidR="00F042A4">
          <w:rPr>
            <w:rFonts w:ascii="Arial" w:hAnsi="Arial" w:cs="Arial"/>
            <w:sz w:val="24"/>
            <w:szCs w:val="24"/>
          </w:rPr>
          <w:t>,</w:t>
        </w:r>
      </w:ins>
      <w:r w:rsidRPr="00944672">
        <w:rPr>
          <w:rFonts w:ascii="Arial" w:hAnsi="Arial" w:cs="Arial"/>
          <w:sz w:val="24"/>
          <w:szCs w:val="24"/>
        </w:rPr>
        <w:t xml:space="preserve"> diesen Flug durchzuführen. Uns wurde mitgeteilt, dass </w:t>
      </w:r>
      <w:ins w:id="12912" w:author="Lektorat Bauer" w:date="2025-03-07T09:00:00Z" w16du:dateUtc="2025-03-07T08:00:00Z">
        <w:r w:rsidR="00F042A4">
          <w:rPr>
            <w:rFonts w:ascii="Arial" w:hAnsi="Arial" w:cs="Arial"/>
            <w:sz w:val="24"/>
            <w:szCs w:val="24"/>
          </w:rPr>
          <w:t>drei</w:t>
        </w:r>
      </w:ins>
      <w:del w:id="12913" w:author="Lektorat Bauer" w:date="2025-03-07T09:00:00Z" w16du:dateUtc="2025-03-07T08:00:00Z">
        <w:r w:rsidRPr="00944672" w:rsidDel="00F042A4">
          <w:rPr>
            <w:rFonts w:ascii="Arial" w:hAnsi="Arial" w:cs="Arial"/>
            <w:sz w:val="24"/>
            <w:szCs w:val="24"/>
          </w:rPr>
          <w:delText>3</w:delText>
        </w:r>
      </w:del>
      <w:r w:rsidRPr="00944672">
        <w:rPr>
          <w:rFonts w:ascii="Arial" w:hAnsi="Arial" w:cs="Arial"/>
          <w:sz w:val="24"/>
          <w:szCs w:val="24"/>
        </w:rPr>
        <w:t xml:space="preserve"> Gäste, </w:t>
      </w:r>
      <w:del w:id="12914" w:author="Lektorat Bauer" w:date="2025-03-07T09:00:00Z" w16du:dateUtc="2025-03-07T08:00:00Z">
        <w:r w:rsidRPr="00944672" w:rsidDel="00F042A4">
          <w:rPr>
            <w:rFonts w:ascii="Arial" w:hAnsi="Arial" w:cs="Arial"/>
            <w:sz w:val="24"/>
            <w:szCs w:val="24"/>
          </w:rPr>
          <w:delText xml:space="preserve">vom </w:delText>
        </w:r>
      </w:del>
      <w:r w:rsidRPr="00944672">
        <w:rPr>
          <w:rFonts w:ascii="Arial" w:hAnsi="Arial" w:cs="Arial"/>
          <w:sz w:val="24"/>
          <w:szCs w:val="24"/>
        </w:rPr>
        <w:t>ärztliche</w:t>
      </w:r>
      <w:del w:id="12915" w:author="Lektorat Bauer" w:date="2025-03-07T09:00:00Z" w16du:dateUtc="2025-03-07T08:00:00Z">
        <w:r w:rsidRPr="00944672" w:rsidDel="00F042A4">
          <w:rPr>
            <w:rFonts w:ascii="Arial" w:hAnsi="Arial" w:cs="Arial"/>
            <w:sz w:val="24"/>
            <w:szCs w:val="24"/>
          </w:rPr>
          <w:delText>n</w:delText>
        </w:r>
      </w:del>
      <w:ins w:id="12916" w:author="Lektorat Bauer" w:date="2025-03-07T09:00:00Z" w16du:dateUtc="2025-03-07T08:00:00Z">
        <w:r w:rsidR="00F042A4">
          <w:rPr>
            <w:rFonts w:ascii="Arial" w:hAnsi="Arial" w:cs="Arial"/>
            <w:sz w:val="24"/>
            <w:szCs w:val="24"/>
          </w:rPr>
          <w:t>s</w:t>
        </w:r>
      </w:ins>
      <w:r w:rsidRPr="00944672">
        <w:rPr>
          <w:rFonts w:ascii="Arial" w:hAnsi="Arial" w:cs="Arial"/>
          <w:sz w:val="24"/>
          <w:szCs w:val="24"/>
        </w:rPr>
        <w:t xml:space="preserve"> Personal, sowie ein Patient befördert werden sollen. Die Gäste sind als VIPs zu behandeln. Diese Gäste sind Sie.“</w:t>
      </w:r>
    </w:p>
    <w:p w14:paraId="1D716671" w14:textId="1D98A1A6"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Der Flugbegleiter meldete sich zu Wort. „Sobald Sie sich eingerichtet haben, werden wir dem Hospital </w:t>
      </w:r>
      <w:del w:id="12917" w:author="Lektorat Bauer" w:date="2025-03-07T09:00:00Z" w16du:dateUtc="2025-03-07T08:00:00Z">
        <w:r w:rsidRPr="00944672" w:rsidDel="008F76CF">
          <w:rPr>
            <w:rFonts w:ascii="Arial" w:hAnsi="Arial" w:cs="Arial"/>
            <w:sz w:val="24"/>
            <w:szCs w:val="24"/>
          </w:rPr>
          <w:delText>bescheid</w:delText>
        </w:r>
      </w:del>
      <w:ins w:id="12918" w:author="Lektorat Bauer" w:date="2025-03-07T09:00:00Z" w16du:dateUtc="2025-03-07T08:00:00Z">
        <w:r w:rsidR="008F76CF" w:rsidRPr="00944672">
          <w:rPr>
            <w:rFonts w:ascii="Arial" w:hAnsi="Arial" w:cs="Arial"/>
            <w:sz w:val="24"/>
            <w:szCs w:val="24"/>
          </w:rPr>
          <w:t>Bescheid</w:t>
        </w:r>
      </w:ins>
      <w:r w:rsidRPr="00944672">
        <w:rPr>
          <w:rFonts w:ascii="Arial" w:hAnsi="Arial" w:cs="Arial"/>
          <w:sz w:val="24"/>
          <w:szCs w:val="24"/>
        </w:rPr>
        <w:t xml:space="preserve"> geben, dass der Patient zum Flugzeug gebracht werden kann.“ </w:t>
      </w:r>
      <w:commentRangeStart w:id="12919"/>
      <w:r w:rsidRPr="00944672">
        <w:rPr>
          <w:rFonts w:ascii="Arial" w:hAnsi="Arial" w:cs="Arial"/>
          <w:sz w:val="24"/>
          <w:szCs w:val="24"/>
        </w:rPr>
        <w:t xml:space="preserve">Diese Aussage weckte die </w:t>
      </w:r>
      <w:ins w:id="12920" w:author="Lektorat Bauer" w:date="2025-03-07T09:00:00Z" w16du:dateUtc="2025-03-07T08:00:00Z">
        <w:r w:rsidR="008F76CF">
          <w:rPr>
            <w:rFonts w:ascii="Arial" w:hAnsi="Arial" w:cs="Arial"/>
            <w:sz w:val="24"/>
            <w:szCs w:val="24"/>
          </w:rPr>
          <w:t>d</w:t>
        </w:r>
      </w:ins>
      <w:del w:id="12921" w:author="Lektorat Bauer" w:date="2025-03-07T09:00:00Z" w16du:dateUtc="2025-03-07T08:00:00Z">
        <w:r w:rsidRPr="00944672" w:rsidDel="008F76CF">
          <w:rPr>
            <w:rFonts w:ascii="Arial" w:hAnsi="Arial" w:cs="Arial"/>
            <w:sz w:val="24"/>
            <w:szCs w:val="24"/>
          </w:rPr>
          <w:delText>D</w:delText>
        </w:r>
      </w:del>
      <w:r w:rsidRPr="00944672">
        <w:rPr>
          <w:rFonts w:ascii="Arial" w:hAnsi="Arial" w:cs="Arial"/>
          <w:sz w:val="24"/>
          <w:szCs w:val="24"/>
        </w:rPr>
        <w:t>rei aus ihren Träume</w:t>
      </w:r>
      <w:commentRangeEnd w:id="12919"/>
      <w:r w:rsidR="008F76CF">
        <w:rPr>
          <w:rStyle w:val="Kommentarzeichen"/>
        </w:rPr>
        <w:commentReference w:id="12919"/>
      </w:r>
      <w:r w:rsidRPr="00944672">
        <w:rPr>
          <w:rFonts w:ascii="Arial" w:hAnsi="Arial" w:cs="Arial"/>
          <w:sz w:val="24"/>
          <w:szCs w:val="24"/>
        </w:rPr>
        <w:t>n. Catherine Deveaux schaute Beatrice Mueller an. „Dann los, lass und den Raum vorbereiten.“</w:t>
      </w:r>
    </w:p>
    <w:p w14:paraId="2273B912" w14:textId="6F3173C5"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Nach 30 Minuten gab Beatrice Bescheid, dass der Patient gebracht werden könn</w:t>
      </w:r>
      <w:del w:id="12922" w:author="Lektorat Bauer" w:date="2025-03-07T09:00:00Z" w16du:dateUtc="2025-03-07T08:00:00Z">
        <w:r w:rsidRPr="00944672" w:rsidDel="008F76CF">
          <w:rPr>
            <w:rFonts w:ascii="Arial" w:hAnsi="Arial" w:cs="Arial"/>
            <w:sz w:val="24"/>
            <w:szCs w:val="24"/>
          </w:rPr>
          <w:delText>t</w:delText>
        </w:r>
      </w:del>
      <w:r w:rsidRPr="00944672">
        <w:rPr>
          <w:rFonts w:ascii="Arial" w:hAnsi="Arial" w:cs="Arial"/>
          <w:sz w:val="24"/>
          <w:szCs w:val="24"/>
        </w:rPr>
        <w:t xml:space="preserve">e. Ein Anruf beim Hospital ließ die Überführungsmaschinerie dort anlaufen und nach </w:t>
      </w:r>
      <w:ins w:id="12923" w:author="Lektorat Bauer" w:date="2025-03-07T09:01:00Z" w16du:dateUtc="2025-03-07T08:01:00Z">
        <w:r w:rsidR="008F76CF">
          <w:rPr>
            <w:rFonts w:ascii="Arial" w:hAnsi="Arial" w:cs="Arial"/>
            <w:sz w:val="24"/>
            <w:szCs w:val="24"/>
          </w:rPr>
          <w:t>einer</w:t>
        </w:r>
      </w:ins>
      <w:del w:id="12924" w:author="Lektorat Bauer" w:date="2025-03-07T09:01:00Z" w16du:dateUtc="2025-03-07T08:01:00Z">
        <w:r w:rsidRPr="00944672" w:rsidDel="008F76CF">
          <w:rPr>
            <w:rFonts w:ascii="Arial" w:hAnsi="Arial" w:cs="Arial"/>
            <w:sz w:val="24"/>
            <w:szCs w:val="24"/>
          </w:rPr>
          <w:delText>1</w:delText>
        </w:r>
      </w:del>
      <w:r w:rsidRPr="00944672">
        <w:rPr>
          <w:rFonts w:ascii="Arial" w:hAnsi="Arial" w:cs="Arial"/>
          <w:sz w:val="24"/>
          <w:szCs w:val="24"/>
        </w:rPr>
        <w:t xml:space="preserve"> Stunde fuhr der Krankenwagen über das Vorfeld zum Flugzeug. Der Flughafen hatte eine Ladebühne bereitgestellt und vorsichtig wurde Johann Dahlleiter in das Flugzeug gebracht und auf das Transportbett im Flugzeug gelegt. Die Sanitäter, die Johann gebracht hatten, verließen das Flugzeug und die Bodencrew des Flughafens verschloss die Ladeluke.</w:t>
      </w:r>
    </w:p>
    <w:p w14:paraId="4C8FADF9" w14:textId="296764D5"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Da das Flugzeug bereits direkt nach der Landung betankt worden war, warteten die Piloten nur darauf, dass alle Türen verschlossen waren. Dann bekamen Sie auch direkt die Freigabe</w:t>
      </w:r>
      <w:ins w:id="12925" w:author="Lektorat Bauer" w:date="2025-03-07T09:01:00Z" w16du:dateUtc="2025-03-07T08:01:00Z">
        <w:r w:rsidR="00546E6B">
          <w:rPr>
            <w:rFonts w:ascii="Arial" w:hAnsi="Arial" w:cs="Arial"/>
            <w:sz w:val="24"/>
            <w:szCs w:val="24"/>
          </w:rPr>
          <w:t>,</w:t>
        </w:r>
      </w:ins>
      <w:r w:rsidRPr="00944672">
        <w:rPr>
          <w:rFonts w:ascii="Arial" w:hAnsi="Arial" w:cs="Arial"/>
          <w:sz w:val="24"/>
          <w:szCs w:val="24"/>
        </w:rPr>
        <w:t xml:space="preserve"> die Triebwerke zu starten. Der eingereichte Flugplan gab als Ziel Washington an, doch der Pilot bat um eine Änderung. Aus technischen Gründen müssten sie zuerst nach Hamburg fliegen, um dort bei der Lufthansa</w:t>
      </w:r>
      <w:del w:id="12926" w:author="Lektorat Bauer" w:date="2025-03-07T09:01:00Z" w16du:dateUtc="2025-03-07T08:01:00Z">
        <w:r w:rsidRPr="00944672" w:rsidDel="00546E6B">
          <w:rPr>
            <w:rFonts w:ascii="Arial" w:hAnsi="Arial" w:cs="Arial"/>
            <w:sz w:val="24"/>
            <w:szCs w:val="24"/>
          </w:rPr>
          <w:delText xml:space="preserve"> </w:delText>
        </w:r>
      </w:del>
      <w:ins w:id="12927" w:author="Lektorat Bauer" w:date="2025-03-07T09:01:00Z" w16du:dateUtc="2025-03-07T08:01:00Z">
        <w:r w:rsidR="00546E6B">
          <w:rPr>
            <w:rFonts w:ascii="Arial" w:hAnsi="Arial" w:cs="Arial"/>
            <w:sz w:val="24"/>
            <w:szCs w:val="24"/>
          </w:rPr>
          <w:t>-</w:t>
        </w:r>
      </w:ins>
      <w:r w:rsidRPr="00944672">
        <w:rPr>
          <w:rFonts w:ascii="Arial" w:hAnsi="Arial" w:cs="Arial"/>
          <w:sz w:val="24"/>
          <w:szCs w:val="24"/>
        </w:rPr>
        <w:t xml:space="preserve">Technik etwas überprüfen zu lassen. Der Änderung des Flugplanes wurde stattgegeben und eine Route nach Hamburg festgelegt. </w:t>
      </w:r>
    </w:p>
    <w:p w14:paraId="3F11F968" w14:textId="15860669"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 xml:space="preserve">Die ACJ319 bekam Startfreigabe und rollte zur Startbahn. Auf dem Inflight-Display in der Kabine wurde die Flugroute nach Hamburg angezeigt und verwirrte damit </w:t>
      </w:r>
      <w:del w:id="12928" w:author="Lektorat Bauer" w:date="2025-03-07T09:02:00Z" w16du:dateUtc="2025-03-07T08:02:00Z">
        <w:r w:rsidRPr="00944672" w:rsidDel="00546E6B">
          <w:rPr>
            <w:rFonts w:ascii="Arial" w:hAnsi="Arial" w:cs="Arial"/>
            <w:sz w:val="24"/>
            <w:szCs w:val="24"/>
          </w:rPr>
          <w:delText xml:space="preserve">die </w:delText>
        </w:r>
      </w:del>
      <w:r w:rsidRPr="00944672">
        <w:rPr>
          <w:rFonts w:ascii="Arial" w:hAnsi="Arial" w:cs="Arial"/>
          <w:sz w:val="24"/>
          <w:szCs w:val="24"/>
        </w:rPr>
        <w:t>Beatrice und Catherine. Schnell wurde ihnen gesagt, dass es nur eine kleine Unterbrechung in Hamburg geben würde und die beiden waren beruhigt</w:t>
      </w:r>
      <w:commentRangeStart w:id="12929"/>
      <w:r w:rsidRPr="00944672">
        <w:rPr>
          <w:rFonts w:ascii="Arial" w:hAnsi="Arial" w:cs="Arial"/>
          <w:sz w:val="24"/>
          <w:szCs w:val="24"/>
        </w:rPr>
        <w:t>. „Wahrscheinlich hat das Flugzeug nicht genug Reichweite</w:t>
      </w:r>
      <w:ins w:id="12930" w:author="Lektorat Bauer" w:date="2025-03-07T09:02:00Z" w16du:dateUtc="2025-03-07T08:02:00Z">
        <w:r w:rsidR="00546E6B">
          <w:rPr>
            <w:rFonts w:ascii="Arial" w:hAnsi="Arial" w:cs="Arial"/>
            <w:sz w:val="24"/>
            <w:szCs w:val="24"/>
          </w:rPr>
          <w:t>,</w:t>
        </w:r>
      </w:ins>
      <w:r w:rsidRPr="00944672">
        <w:rPr>
          <w:rFonts w:ascii="Arial" w:hAnsi="Arial" w:cs="Arial"/>
          <w:sz w:val="24"/>
          <w:szCs w:val="24"/>
        </w:rPr>
        <w:t xml:space="preserve"> um von hier aus über den Atlantik zu fliegen</w:t>
      </w:r>
      <w:del w:id="12931" w:author="Lektorat Bauer" w:date="2025-03-07T09:02:00Z" w16du:dateUtc="2025-03-07T08:02:00Z">
        <w:r w:rsidRPr="00944672" w:rsidDel="00546E6B">
          <w:rPr>
            <w:rFonts w:ascii="Arial" w:hAnsi="Arial" w:cs="Arial"/>
            <w:sz w:val="24"/>
            <w:szCs w:val="24"/>
          </w:rPr>
          <w:delText>.</w:delText>
        </w:r>
      </w:del>
      <w:r w:rsidRPr="00944672">
        <w:rPr>
          <w:rFonts w:ascii="Arial" w:hAnsi="Arial" w:cs="Arial"/>
          <w:sz w:val="24"/>
          <w:szCs w:val="24"/>
        </w:rPr>
        <w:t>“</w:t>
      </w:r>
      <w:ins w:id="12932" w:author="Lektorat Bauer" w:date="2025-03-07T09:02:00Z" w16du:dateUtc="2025-03-07T08:02:00Z">
        <w:r w:rsidR="00546E6B">
          <w:rPr>
            <w:rFonts w:ascii="Arial" w:hAnsi="Arial" w:cs="Arial"/>
            <w:sz w:val="24"/>
            <w:szCs w:val="24"/>
          </w:rPr>
          <w:t>,</w:t>
        </w:r>
      </w:ins>
      <w:r w:rsidRPr="00944672">
        <w:rPr>
          <w:rFonts w:ascii="Arial" w:hAnsi="Arial" w:cs="Arial"/>
          <w:sz w:val="24"/>
          <w:szCs w:val="24"/>
        </w:rPr>
        <w:t xml:space="preserve"> </w:t>
      </w:r>
      <w:commentRangeEnd w:id="12929"/>
      <w:r w:rsidR="00546E6B">
        <w:rPr>
          <w:rStyle w:val="Kommentarzeichen"/>
        </w:rPr>
        <w:commentReference w:id="12929"/>
      </w:r>
      <w:r w:rsidRPr="00944672">
        <w:rPr>
          <w:rFonts w:ascii="Arial" w:hAnsi="Arial" w:cs="Arial"/>
          <w:sz w:val="24"/>
          <w:szCs w:val="24"/>
        </w:rPr>
        <w:t xml:space="preserve">vermutete Beatrice und </w:t>
      </w:r>
      <w:del w:id="12933" w:author="Lektorat Bauer" w:date="2025-03-07T09:02:00Z" w16du:dateUtc="2025-03-07T08:02:00Z">
        <w:r w:rsidRPr="00944672" w:rsidDel="00546E6B">
          <w:rPr>
            <w:rFonts w:ascii="Arial" w:hAnsi="Arial" w:cs="Arial"/>
            <w:sz w:val="24"/>
            <w:szCs w:val="24"/>
          </w:rPr>
          <w:delText>Catherie</w:delText>
        </w:r>
      </w:del>
      <w:ins w:id="12934" w:author="Lektorat Bauer" w:date="2025-03-07T09:02:00Z" w16du:dateUtc="2025-03-07T08:02:00Z">
        <w:r w:rsidR="00546E6B" w:rsidRPr="00944672">
          <w:rPr>
            <w:rFonts w:ascii="Arial" w:hAnsi="Arial" w:cs="Arial"/>
            <w:sz w:val="24"/>
            <w:szCs w:val="24"/>
          </w:rPr>
          <w:t>Catherine</w:t>
        </w:r>
      </w:ins>
      <w:r w:rsidRPr="00944672">
        <w:rPr>
          <w:rFonts w:ascii="Arial" w:hAnsi="Arial" w:cs="Arial"/>
          <w:sz w:val="24"/>
          <w:szCs w:val="24"/>
        </w:rPr>
        <w:t xml:space="preserve"> nickte. </w:t>
      </w:r>
      <w:del w:id="12935" w:author="Lektorat Bauer" w:date="2025-03-07T09:02:00Z" w16du:dateUtc="2025-03-07T08:02:00Z">
        <w:r w:rsidRPr="00944672" w:rsidDel="00546E6B">
          <w:rPr>
            <w:rFonts w:ascii="Arial" w:hAnsi="Arial" w:cs="Arial"/>
            <w:sz w:val="24"/>
            <w:szCs w:val="24"/>
          </w:rPr>
          <w:delText>Biede</w:delText>
        </w:r>
      </w:del>
      <w:ins w:id="12936" w:author="Lektorat Bauer" w:date="2025-03-07T09:02:00Z" w16du:dateUtc="2025-03-07T08:02:00Z">
        <w:r w:rsidR="00546E6B" w:rsidRPr="00944672">
          <w:rPr>
            <w:rFonts w:ascii="Arial" w:hAnsi="Arial" w:cs="Arial"/>
            <w:sz w:val="24"/>
            <w:szCs w:val="24"/>
          </w:rPr>
          <w:t>Beide</w:t>
        </w:r>
      </w:ins>
      <w:r w:rsidRPr="00944672">
        <w:rPr>
          <w:rFonts w:ascii="Arial" w:hAnsi="Arial" w:cs="Arial"/>
          <w:sz w:val="24"/>
          <w:szCs w:val="24"/>
        </w:rPr>
        <w:t xml:space="preserve"> hatten volles Vertrauen in die Crew. Zwischenzeitlich hatte</w:t>
      </w:r>
      <w:ins w:id="12937" w:author="Lektorat Bauer" w:date="2025-03-07T09:02:00Z" w16du:dateUtc="2025-03-07T08:02:00Z">
        <w:r w:rsidR="00546E6B">
          <w:rPr>
            <w:rFonts w:ascii="Arial" w:hAnsi="Arial" w:cs="Arial"/>
            <w:sz w:val="24"/>
            <w:szCs w:val="24"/>
          </w:rPr>
          <w:t>n</w:t>
        </w:r>
      </w:ins>
      <w:r w:rsidRPr="00944672">
        <w:rPr>
          <w:rFonts w:ascii="Arial" w:hAnsi="Arial" w:cs="Arial"/>
          <w:sz w:val="24"/>
          <w:szCs w:val="24"/>
        </w:rPr>
        <w:t xml:space="preserve"> sie auch den dritten Piloten und die dritte </w:t>
      </w:r>
      <w:del w:id="12938" w:author="Lektorat Bauer" w:date="2025-03-07T09:02:00Z" w16du:dateUtc="2025-03-07T08:02:00Z">
        <w:r w:rsidRPr="00944672" w:rsidDel="00546E6B">
          <w:rPr>
            <w:rFonts w:ascii="Arial" w:hAnsi="Arial" w:cs="Arial"/>
            <w:sz w:val="24"/>
            <w:szCs w:val="24"/>
          </w:rPr>
          <w:delText>Flugbeleiterin</w:delText>
        </w:r>
      </w:del>
      <w:ins w:id="12939" w:author="Lektorat Bauer" w:date="2025-03-07T09:02:00Z" w16du:dateUtc="2025-03-07T08:02:00Z">
        <w:r w:rsidR="00546E6B" w:rsidRPr="00944672">
          <w:rPr>
            <w:rFonts w:ascii="Arial" w:hAnsi="Arial" w:cs="Arial"/>
            <w:sz w:val="24"/>
            <w:szCs w:val="24"/>
          </w:rPr>
          <w:t>Flugbegleiterin</w:t>
        </w:r>
      </w:ins>
      <w:r w:rsidRPr="00944672">
        <w:rPr>
          <w:rFonts w:ascii="Arial" w:hAnsi="Arial" w:cs="Arial"/>
          <w:sz w:val="24"/>
          <w:szCs w:val="24"/>
        </w:rPr>
        <w:t xml:space="preserve"> kennengelernt. Da der Flug zu lang war, mussten sich die Crewmitglieder abwechseln.</w:t>
      </w:r>
    </w:p>
    <w:p w14:paraId="56ECB1BD" w14:textId="77777777" w:rsidR="00546E6B" w:rsidRDefault="00944672" w:rsidP="00623B68">
      <w:pPr>
        <w:autoSpaceDE w:val="0"/>
        <w:autoSpaceDN w:val="0"/>
        <w:adjustRightInd w:val="0"/>
        <w:spacing w:after="0" w:line="360" w:lineRule="auto"/>
        <w:ind w:firstLine="227"/>
        <w:jc w:val="both"/>
        <w:rPr>
          <w:ins w:id="12940" w:author="Lektorat Bauer" w:date="2025-03-07T09:05:00Z" w16du:dateUtc="2025-03-07T08:05:00Z"/>
          <w:rFonts w:ascii="Arial" w:hAnsi="Arial" w:cs="Arial"/>
          <w:sz w:val="24"/>
          <w:szCs w:val="24"/>
        </w:rPr>
      </w:pPr>
      <w:r w:rsidRPr="00944672">
        <w:rPr>
          <w:rFonts w:ascii="Arial" w:hAnsi="Arial" w:cs="Arial"/>
          <w:sz w:val="24"/>
          <w:szCs w:val="24"/>
        </w:rPr>
        <w:t xml:space="preserve"> Nach dem Start dreht die Maschine nach Norden und flog über Dünkirchen über den Nordesee entlang der niederländischen Küste. Querab von Amsterdam meldete sich der Pilot über den Company-Funk. „Zentrale, hier Baegdulumi.“ </w:t>
      </w:r>
    </w:p>
    <w:p w14:paraId="532F145F" w14:textId="77777777" w:rsidR="00546E6B" w:rsidRDefault="00944672" w:rsidP="00623B68">
      <w:pPr>
        <w:autoSpaceDE w:val="0"/>
        <w:autoSpaceDN w:val="0"/>
        <w:adjustRightInd w:val="0"/>
        <w:spacing w:after="0" w:line="360" w:lineRule="auto"/>
        <w:ind w:firstLine="227"/>
        <w:jc w:val="both"/>
        <w:rPr>
          <w:ins w:id="12941" w:author="Lektorat Bauer" w:date="2025-03-07T09:05:00Z" w16du:dateUtc="2025-03-07T08:05:00Z"/>
          <w:rFonts w:ascii="Arial" w:hAnsi="Arial" w:cs="Arial"/>
          <w:sz w:val="24"/>
          <w:szCs w:val="24"/>
        </w:rPr>
      </w:pPr>
      <w:r w:rsidRPr="00944672">
        <w:rPr>
          <w:rFonts w:ascii="Arial" w:hAnsi="Arial" w:cs="Arial"/>
          <w:sz w:val="24"/>
          <w:szCs w:val="24"/>
        </w:rPr>
        <w:t>„Baegdulumi. Schön von Euch zu hören. Steven, hat alles geklappt wie geplant?“</w:t>
      </w:r>
    </w:p>
    <w:p w14:paraId="4C6B1B30" w14:textId="77777777" w:rsidR="00546E6B" w:rsidRDefault="00944672" w:rsidP="00623B68">
      <w:pPr>
        <w:autoSpaceDE w:val="0"/>
        <w:autoSpaceDN w:val="0"/>
        <w:adjustRightInd w:val="0"/>
        <w:spacing w:after="0" w:line="360" w:lineRule="auto"/>
        <w:ind w:firstLine="227"/>
        <w:jc w:val="both"/>
        <w:rPr>
          <w:ins w:id="12942" w:author="Lektorat Bauer" w:date="2025-03-07T09:05:00Z" w16du:dateUtc="2025-03-07T08:05:00Z"/>
          <w:rFonts w:ascii="Arial" w:hAnsi="Arial" w:cs="Arial"/>
          <w:sz w:val="24"/>
          <w:szCs w:val="24"/>
        </w:rPr>
      </w:pPr>
      <w:del w:id="12943" w:author="Lektorat Bauer" w:date="2025-03-07T09:05:00Z" w16du:dateUtc="2025-03-07T08:05:00Z">
        <w:r w:rsidRPr="00944672" w:rsidDel="00546E6B">
          <w:rPr>
            <w:rFonts w:ascii="Arial" w:hAnsi="Arial" w:cs="Arial"/>
            <w:sz w:val="24"/>
            <w:szCs w:val="24"/>
          </w:rPr>
          <w:delText xml:space="preserve"> </w:delText>
        </w:r>
      </w:del>
      <w:r w:rsidRPr="00944672">
        <w:rPr>
          <w:rFonts w:ascii="Arial" w:hAnsi="Arial" w:cs="Arial"/>
          <w:sz w:val="24"/>
          <w:szCs w:val="24"/>
        </w:rPr>
        <w:t xml:space="preserve">„Danke Anique. Du hast gut organisiert. Er ist an Bord. Die drei Franzosen glauben, dass wir erst nach Hamburg und dann weiter nach Washington fliegen. Der Tower hat auch ohne Probleme den Flug nach Hamburg akzeptiert.“ </w:t>
      </w:r>
    </w:p>
    <w:p w14:paraId="34C42CD8" w14:textId="77777777" w:rsidR="00546E6B" w:rsidRDefault="00944672" w:rsidP="00623B68">
      <w:pPr>
        <w:autoSpaceDE w:val="0"/>
        <w:autoSpaceDN w:val="0"/>
        <w:adjustRightInd w:val="0"/>
        <w:spacing w:after="0" w:line="360" w:lineRule="auto"/>
        <w:ind w:firstLine="227"/>
        <w:jc w:val="both"/>
        <w:rPr>
          <w:ins w:id="12944" w:author="Lektorat Bauer" w:date="2025-03-07T09:07:00Z" w16du:dateUtc="2025-03-07T08:07:00Z"/>
          <w:rFonts w:ascii="Arial" w:hAnsi="Arial" w:cs="Arial"/>
          <w:sz w:val="24"/>
          <w:szCs w:val="24"/>
        </w:rPr>
      </w:pPr>
      <w:r w:rsidRPr="00944672">
        <w:rPr>
          <w:rFonts w:ascii="Arial" w:hAnsi="Arial" w:cs="Arial"/>
          <w:sz w:val="24"/>
          <w:szCs w:val="24"/>
        </w:rPr>
        <w:t>„</w:t>
      </w:r>
      <w:del w:id="12945" w:author="Lektorat Bauer" w:date="2025-03-07T09:06:00Z" w16du:dateUtc="2025-03-07T08:06:00Z">
        <w:r w:rsidRPr="00944672" w:rsidDel="00546E6B">
          <w:rPr>
            <w:rFonts w:ascii="Arial" w:hAnsi="Arial" w:cs="Arial"/>
            <w:sz w:val="24"/>
            <w:szCs w:val="24"/>
          </w:rPr>
          <w:delText xml:space="preserve">OK, </w:delText>
        </w:r>
      </w:del>
      <w:r w:rsidRPr="00944672">
        <w:rPr>
          <w:rFonts w:ascii="Arial" w:hAnsi="Arial" w:cs="Arial"/>
          <w:sz w:val="24"/>
          <w:szCs w:val="24"/>
        </w:rPr>
        <w:t>Gut. Dann werde ich jetzt einen geänderten Flugplan verschicken. Bei Bremen müsste Eurocontrol die Daten vorliegen haben. Dann geht es über Kopenhagen und Helsinki nach Nordrussland und weiter nach Gimpo. Die genauen Daten spiele ich in den Computer</w:t>
      </w:r>
      <w:commentRangeStart w:id="12946"/>
      <w:r w:rsidRPr="00944672">
        <w:rPr>
          <w:rFonts w:ascii="Arial" w:hAnsi="Arial" w:cs="Arial"/>
          <w:sz w:val="24"/>
          <w:szCs w:val="24"/>
        </w:rPr>
        <w:t xml:space="preserve">. </w:t>
      </w:r>
      <w:del w:id="12947" w:author="Lektorat Bauer" w:date="2025-03-07T09:06:00Z" w16du:dateUtc="2025-03-07T08:06:00Z">
        <w:r w:rsidRPr="00944672" w:rsidDel="00546E6B">
          <w:rPr>
            <w:rFonts w:ascii="Arial" w:hAnsi="Arial" w:cs="Arial"/>
            <w:sz w:val="24"/>
            <w:szCs w:val="24"/>
          </w:rPr>
          <w:delText>Moment, ah, ok. Sorry, die Daten sind jetzt im Compute</w:delText>
        </w:r>
      </w:del>
      <w:commentRangeEnd w:id="12946"/>
      <w:r w:rsidR="00546E6B">
        <w:rPr>
          <w:rStyle w:val="Kommentarzeichen"/>
        </w:rPr>
        <w:commentReference w:id="12946"/>
      </w:r>
      <w:del w:id="12948" w:author="Lektorat Bauer" w:date="2025-03-07T09:06:00Z" w16du:dateUtc="2025-03-07T08:06:00Z">
        <w:r w:rsidRPr="00944672" w:rsidDel="00546E6B">
          <w:rPr>
            <w:rFonts w:ascii="Arial" w:hAnsi="Arial" w:cs="Arial"/>
            <w:sz w:val="24"/>
            <w:szCs w:val="24"/>
          </w:rPr>
          <w:delText>r, n</w:delText>
        </w:r>
      </w:del>
      <w:ins w:id="12949" w:author="Lektorat Bauer" w:date="2025-03-07T09:06:00Z" w16du:dateUtc="2025-03-07T08:06:00Z">
        <w:r w:rsidR="00546E6B">
          <w:rPr>
            <w:rFonts w:ascii="Arial" w:hAnsi="Arial" w:cs="Arial"/>
            <w:sz w:val="24"/>
            <w:szCs w:val="24"/>
          </w:rPr>
          <w:t>N</w:t>
        </w:r>
      </w:ins>
      <w:r w:rsidRPr="00944672">
        <w:rPr>
          <w:rFonts w:ascii="Arial" w:hAnsi="Arial" w:cs="Arial"/>
          <w:sz w:val="24"/>
          <w:szCs w:val="24"/>
        </w:rPr>
        <w:t xml:space="preserve">ach der Freigabe musst Du nur #flyRKSS aufrufen. George kann die Daten schon auf seinem Display sehen.“ </w:t>
      </w:r>
    </w:p>
    <w:p w14:paraId="7E38BF25" w14:textId="77777777" w:rsidR="00546E6B" w:rsidRDefault="00944672" w:rsidP="00623B68">
      <w:pPr>
        <w:autoSpaceDE w:val="0"/>
        <w:autoSpaceDN w:val="0"/>
        <w:adjustRightInd w:val="0"/>
        <w:spacing w:after="0" w:line="360" w:lineRule="auto"/>
        <w:ind w:firstLine="227"/>
        <w:jc w:val="both"/>
        <w:rPr>
          <w:ins w:id="12950" w:author="Lektorat Bauer" w:date="2025-03-07T09:07:00Z" w16du:dateUtc="2025-03-07T08:07:00Z"/>
          <w:rFonts w:ascii="Arial" w:hAnsi="Arial" w:cs="Arial"/>
          <w:sz w:val="24"/>
          <w:szCs w:val="24"/>
        </w:rPr>
      </w:pPr>
      <w:r w:rsidRPr="00944672">
        <w:rPr>
          <w:rFonts w:ascii="Arial" w:hAnsi="Arial" w:cs="Arial"/>
          <w:sz w:val="24"/>
          <w:szCs w:val="24"/>
        </w:rPr>
        <w:t xml:space="preserve">„Anique. Wenn Du so weitermachst, fliegen wir bald ohne Personal. Danke für die Vorbereitung. George hat die Daten bereits auf dem Schirm.“ </w:t>
      </w:r>
    </w:p>
    <w:p w14:paraId="2F99DD5B" w14:textId="69EA919F"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„Dann guten Flug</w:t>
      </w:r>
      <w:ins w:id="12951" w:author="Lektorat Bauer" w:date="2025-03-07T09:07:00Z" w16du:dateUtc="2025-03-07T08:07:00Z">
        <w:r w:rsidR="00546E6B">
          <w:rPr>
            <w:rFonts w:ascii="Arial" w:hAnsi="Arial" w:cs="Arial"/>
            <w:sz w:val="24"/>
            <w:szCs w:val="24"/>
          </w:rPr>
          <w:t>,</w:t>
        </w:r>
      </w:ins>
      <w:r w:rsidRPr="00944672">
        <w:rPr>
          <w:rFonts w:ascii="Arial" w:hAnsi="Arial" w:cs="Arial"/>
          <w:sz w:val="24"/>
          <w:szCs w:val="24"/>
        </w:rPr>
        <w:t xml:space="preserve"> Jungs.“</w:t>
      </w:r>
    </w:p>
    <w:p w14:paraId="3CCDA5FB" w14:textId="61933306"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Kurz nach dem Gespräch, meldete sich Eurocontrol bei </w:t>
      </w:r>
      <w:ins w:id="12952" w:author="Lektorat Bauer" w:date="2025-03-07T09:08:00Z" w16du:dateUtc="2025-03-07T08:08:00Z">
        <w:r w:rsidR="00650D8F">
          <w:rPr>
            <w:rFonts w:ascii="Arial" w:hAnsi="Arial" w:cs="Arial"/>
            <w:sz w:val="24"/>
            <w:szCs w:val="24"/>
          </w:rPr>
          <w:t>i</w:t>
        </w:r>
      </w:ins>
      <w:del w:id="12953" w:author="Lektorat Bauer" w:date="2025-03-07T09:08:00Z" w16du:dateUtc="2025-03-07T08:08:00Z">
        <w:r w:rsidRPr="00944672" w:rsidDel="00650D8F">
          <w:rPr>
            <w:rFonts w:ascii="Arial" w:hAnsi="Arial" w:cs="Arial"/>
            <w:sz w:val="24"/>
            <w:szCs w:val="24"/>
          </w:rPr>
          <w:delText>I</w:delText>
        </w:r>
      </w:del>
      <w:r w:rsidRPr="00944672">
        <w:rPr>
          <w:rFonts w:ascii="Arial" w:hAnsi="Arial" w:cs="Arial"/>
          <w:sz w:val="24"/>
          <w:szCs w:val="24"/>
        </w:rPr>
        <w:t>hnen und teilte mit, dass ein geänderter Flugplan vorliege</w:t>
      </w:r>
      <w:del w:id="12954" w:author="Lektorat Bauer" w:date="2025-03-07T09:08:00Z" w16du:dateUtc="2025-03-07T08:08:00Z">
        <w:r w:rsidRPr="00944672" w:rsidDel="00650D8F">
          <w:rPr>
            <w:rFonts w:ascii="Arial" w:hAnsi="Arial" w:cs="Arial"/>
            <w:sz w:val="24"/>
            <w:szCs w:val="24"/>
          </w:rPr>
          <w:delText>n würde</w:delText>
        </w:r>
      </w:del>
      <w:r w:rsidRPr="00944672">
        <w:rPr>
          <w:rFonts w:ascii="Arial" w:hAnsi="Arial" w:cs="Arial"/>
          <w:sz w:val="24"/>
          <w:szCs w:val="24"/>
        </w:rPr>
        <w:t xml:space="preserve">, und bat um Bestätigung, dass der Flug nach Südkorea geroutet wird. Steven entschuldigte sich bei Eurocontrol für die Änderung im Flug, aber sein Gast hätte kurzfristig umdisponieren müssen. </w:t>
      </w:r>
    </w:p>
    <w:p w14:paraId="114F929B" w14:textId="77777777" w:rsidR="00650D8F" w:rsidRDefault="00944672" w:rsidP="00623B68">
      <w:pPr>
        <w:autoSpaceDE w:val="0"/>
        <w:autoSpaceDN w:val="0"/>
        <w:adjustRightInd w:val="0"/>
        <w:spacing w:after="0" w:line="360" w:lineRule="auto"/>
        <w:ind w:firstLine="227"/>
        <w:jc w:val="both"/>
        <w:rPr>
          <w:ins w:id="12955" w:author="Lektorat Bauer" w:date="2025-03-07T09:08:00Z" w16du:dateUtc="2025-03-07T08:08:00Z"/>
          <w:rFonts w:ascii="Arial" w:hAnsi="Arial" w:cs="Arial"/>
          <w:sz w:val="24"/>
          <w:szCs w:val="24"/>
        </w:rPr>
      </w:pPr>
      <w:r w:rsidRPr="00944672">
        <w:rPr>
          <w:rFonts w:ascii="Arial" w:hAnsi="Arial" w:cs="Arial"/>
          <w:sz w:val="24"/>
          <w:szCs w:val="24"/>
        </w:rPr>
        <w:t>Eurocontrol akzeptierte die Änderung, dann sagte der Kontroller: „Baegdulumi, ich hoffe, dass der Sprit auch für den Flug nach</w:t>
      </w:r>
      <w:del w:id="12956" w:author="Lektorat Bauer" w:date="2025-03-07T09:08:00Z" w16du:dateUtc="2025-03-07T08:08:00Z">
        <w:r w:rsidRPr="00944672" w:rsidDel="00650D8F">
          <w:rPr>
            <w:rFonts w:ascii="Arial" w:hAnsi="Arial" w:cs="Arial"/>
            <w:sz w:val="24"/>
            <w:szCs w:val="24"/>
          </w:rPr>
          <w:delText xml:space="preserve"> </w:delText>
        </w:r>
      </w:del>
      <w:r w:rsidRPr="00944672">
        <w:rPr>
          <w:rFonts w:ascii="Arial" w:hAnsi="Arial" w:cs="Arial"/>
          <w:sz w:val="24"/>
          <w:szCs w:val="24"/>
        </w:rPr>
        <w:t xml:space="preserve"> Korea reicht, wenn ihr nur Hamburg geplant hattet.“ </w:t>
      </w:r>
    </w:p>
    <w:p w14:paraId="38655152" w14:textId="7623B30B"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„Kein Problem, wir haben die neuen Pratt&amp;Whittney Zero-Fuel Engines</w:t>
      </w:r>
      <w:del w:id="12957" w:author="Lektorat Bauer" w:date="2025-03-07T09:08:00Z" w16du:dateUtc="2025-03-07T08:08:00Z">
        <w:r w:rsidRPr="00944672" w:rsidDel="00650D8F">
          <w:rPr>
            <w:rFonts w:ascii="Arial" w:hAnsi="Arial" w:cs="Arial"/>
            <w:sz w:val="24"/>
            <w:szCs w:val="24"/>
          </w:rPr>
          <w:delText>.</w:delText>
        </w:r>
      </w:del>
      <w:r w:rsidRPr="00944672">
        <w:rPr>
          <w:rFonts w:ascii="Arial" w:hAnsi="Arial" w:cs="Arial"/>
          <w:sz w:val="24"/>
          <w:szCs w:val="24"/>
        </w:rPr>
        <w:t>“</w:t>
      </w:r>
      <w:ins w:id="12958" w:author="Lektorat Bauer" w:date="2025-03-07T09:08:00Z" w16du:dateUtc="2025-03-07T08:08:00Z">
        <w:r w:rsidR="00650D8F">
          <w:rPr>
            <w:rFonts w:ascii="Arial" w:hAnsi="Arial" w:cs="Arial"/>
            <w:sz w:val="24"/>
            <w:szCs w:val="24"/>
          </w:rPr>
          <w:t>,</w:t>
        </w:r>
      </w:ins>
      <w:r w:rsidRPr="00944672">
        <w:rPr>
          <w:rFonts w:ascii="Arial" w:hAnsi="Arial" w:cs="Arial"/>
          <w:sz w:val="24"/>
          <w:szCs w:val="24"/>
        </w:rPr>
        <w:t xml:space="preserve"> </w:t>
      </w:r>
      <w:ins w:id="12959" w:author="Lektorat Bauer" w:date="2025-03-07T09:08:00Z" w16du:dateUtc="2025-03-07T08:08:00Z">
        <w:r w:rsidR="00650D8F">
          <w:rPr>
            <w:rFonts w:ascii="Arial" w:hAnsi="Arial" w:cs="Arial"/>
            <w:sz w:val="24"/>
            <w:szCs w:val="24"/>
          </w:rPr>
          <w:t>l</w:t>
        </w:r>
      </w:ins>
      <w:del w:id="12960" w:author="Lektorat Bauer" w:date="2025-03-07T09:08:00Z" w16du:dateUtc="2025-03-07T08:08:00Z">
        <w:r w:rsidRPr="00944672" w:rsidDel="00650D8F">
          <w:rPr>
            <w:rFonts w:ascii="Arial" w:hAnsi="Arial" w:cs="Arial"/>
            <w:sz w:val="24"/>
            <w:szCs w:val="24"/>
          </w:rPr>
          <w:delText>L</w:delText>
        </w:r>
      </w:del>
      <w:r w:rsidRPr="00944672">
        <w:rPr>
          <w:rFonts w:ascii="Arial" w:hAnsi="Arial" w:cs="Arial"/>
          <w:sz w:val="24"/>
          <w:szCs w:val="24"/>
        </w:rPr>
        <w:t xml:space="preserve">achte der Pilot und </w:t>
      </w:r>
      <w:ins w:id="12961" w:author="Lektorat Bauer" w:date="2025-03-07T09:08:00Z" w16du:dateUtc="2025-03-07T08:08:00Z">
        <w:r w:rsidR="00650D8F">
          <w:rPr>
            <w:rFonts w:ascii="Arial" w:hAnsi="Arial" w:cs="Arial"/>
            <w:sz w:val="24"/>
            <w:szCs w:val="24"/>
          </w:rPr>
          <w:t>der Fluglotse stimmte mit ein</w:t>
        </w:r>
      </w:ins>
      <w:ins w:id="12962" w:author="Lektorat Bauer" w:date="2025-03-07T09:09:00Z" w16du:dateUtc="2025-03-07T08:09:00Z">
        <w:r w:rsidR="00650D8F">
          <w:rPr>
            <w:rFonts w:ascii="Arial" w:hAnsi="Arial" w:cs="Arial"/>
            <w:sz w:val="24"/>
            <w:szCs w:val="24"/>
          </w:rPr>
          <w:t>.</w:t>
        </w:r>
      </w:ins>
      <w:del w:id="12963" w:author="Lektorat Bauer" w:date="2025-03-07T09:08:00Z" w16du:dateUtc="2025-03-07T08:08:00Z">
        <w:r w:rsidRPr="00944672" w:rsidDel="00650D8F">
          <w:rPr>
            <w:rFonts w:ascii="Arial" w:hAnsi="Arial" w:cs="Arial"/>
            <w:sz w:val="24"/>
            <w:szCs w:val="24"/>
          </w:rPr>
          <w:delText>auch der Fluglotse lachte:</w:delText>
        </w:r>
      </w:del>
      <w:del w:id="12964" w:author="Lektorat Bauer" w:date="2025-03-07T09:09:00Z" w16du:dateUtc="2025-03-07T08:09:00Z">
        <w:r w:rsidRPr="00944672" w:rsidDel="00650D8F">
          <w:rPr>
            <w:rFonts w:ascii="Arial" w:hAnsi="Arial" w:cs="Arial"/>
            <w:sz w:val="24"/>
            <w:szCs w:val="24"/>
          </w:rPr>
          <w:delText xml:space="preserve"> „</w:delText>
        </w:r>
        <w:commentRangeStart w:id="12965"/>
        <w:r w:rsidRPr="00944672" w:rsidDel="00650D8F">
          <w:rPr>
            <w:rFonts w:ascii="Arial" w:hAnsi="Arial" w:cs="Arial"/>
            <w:sz w:val="24"/>
            <w:szCs w:val="24"/>
          </w:rPr>
          <w:delText xml:space="preserve">Gute Antwort. Gute Reise.“ </w:delText>
        </w:r>
      </w:del>
      <w:commentRangeEnd w:id="12965"/>
      <w:r w:rsidR="00650D8F">
        <w:rPr>
          <w:rStyle w:val="Kommentarzeichen"/>
        </w:rPr>
        <w:commentReference w:id="12965"/>
      </w:r>
    </w:p>
    <w:p w14:paraId="21ED870A" w14:textId="6E3F8930"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Die Chef-Flugbegleiterin ging zu </w:t>
      </w:r>
      <w:ins w:id="12966" w:author="Lektorat Bauer" w:date="2025-03-07T09:09:00Z" w16du:dateUtc="2025-03-07T08:09:00Z">
        <w:r w:rsidR="00650D8F">
          <w:rPr>
            <w:rFonts w:ascii="Arial" w:hAnsi="Arial" w:cs="Arial"/>
            <w:sz w:val="24"/>
            <w:szCs w:val="24"/>
          </w:rPr>
          <w:t>i</w:t>
        </w:r>
      </w:ins>
      <w:del w:id="12967" w:author="Lektorat Bauer" w:date="2025-03-07T09:09:00Z" w16du:dateUtc="2025-03-07T08:09:00Z">
        <w:r w:rsidRPr="00944672" w:rsidDel="00650D8F">
          <w:rPr>
            <w:rFonts w:ascii="Arial" w:hAnsi="Arial" w:cs="Arial"/>
            <w:sz w:val="24"/>
            <w:szCs w:val="24"/>
          </w:rPr>
          <w:delText>I</w:delText>
        </w:r>
      </w:del>
      <w:r w:rsidRPr="00944672">
        <w:rPr>
          <w:rFonts w:ascii="Arial" w:hAnsi="Arial" w:cs="Arial"/>
          <w:sz w:val="24"/>
          <w:szCs w:val="24"/>
        </w:rPr>
        <w:t>hren Gästen</w:t>
      </w:r>
      <w:ins w:id="12968" w:author="Lektorat Bauer" w:date="2025-03-07T09:09:00Z" w16du:dateUtc="2025-03-07T08:09:00Z">
        <w:r w:rsidR="00650D8F">
          <w:rPr>
            <w:rFonts w:ascii="Arial" w:hAnsi="Arial" w:cs="Arial"/>
            <w:sz w:val="24"/>
            <w:szCs w:val="24"/>
          </w:rPr>
          <w:t xml:space="preserve">. </w:t>
        </w:r>
      </w:ins>
      <w:del w:id="12969" w:author="Lektorat Bauer" w:date="2025-03-07T09:09:00Z" w16du:dateUtc="2025-03-07T08:09:00Z">
        <w:r w:rsidRPr="00944672" w:rsidDel="00650D8F">
          <w:rPr>
            <w:rFonts w:ascii="Arial" w:hAnsi="Arial" w:cs="Arial"/>
            <w:sz w:val="24"/>
            <w:szCs w:val="24"/>
          </w:rPr>
          <w:delText xml:space="preserve"> und sagte: </w:delText>
        </w:r>
      </w:del>
      <w:r w:rsidRPr="00944672">
        <w:rPr>
          <w:rFonts w:ascii="Arial" w:hAnsi="Arial" w:cs="Arial"/>
          <w:sz w:val="24"/>
          <w:szCs w:val="24"/>
        </w:rPr>
        <w:t>„Wir bitten um Entschuldigung. Jetzt dürfen wir Ihnen sagen</w:t>
      </w:r>
      <w:ins w:id="12970" w:author="Lektorat Bauer" w:date="2025-03-07T09:09:00Z" w16du:dateUtc="2025-03-07T08:09:00Z">
        <w:r w:rsidR="00650D8F">
          <w:rPr>
            <w:rFonts w:ascii="Arial" w:hAnsi="Arial" w:cs="Arial"/>
            <w:sz w:val="24"/>
            <w:szCs w:val="24"/>
          </w:rPr>
          <w:t>,</w:t>
        </w:r>
      </w:ins>
      <w:r w:rsidRPr="00944672">
        <w:rPr>
          <w:rFonts w:ascii="Arial" w:hAnsi="Arial" w:cs="Arial"/>
          <w:sz w:val="24"/>
          <w:szCs w:val="24"/>
        </w:rPr>
        <w:t xml:space="preserve"> wohin wir fliegen. Wir fliegen nach Seoul in Südkorea. Der Patient ist für eine Behandlung in einer Spezialklinik in Seoul vorgesehen. Notfalllandungen sind in Helsinki, Moskau und Irkutsk möglich. Mein Kollege informiert </w:t>
      </w:r>
      <w:del w:id="12971" w:author="Lektorat Bauer" w:date="2025-03-07T09:09:00Z" w16du:dateUtc="2025-03-07T08:09:00Z">
        <w:r w:rsidRPr="00944672" w:rsidDel="00650D8F">
          <w:rPr>
            <w:rFonts w:ascii="Arial" w:hAnsi="Arial" w:cs="Arial"/>
            <w:sz w:val="24"/>
            <w:szCs w:val="24"/>
          </w:rPr>
          <w:delText>zur Zeit</w:delText>
        </w:r>
      </w:del>
      <w:ins w:id="12972" w:author="Lektorat Bauer" w:date="2025-03-07T09:09:00Z" w16du:dateUtc="2025-03-07T08:09:00Z">
        <w:r w:rsidR="00650D8F" w:rsidRPr="00944672">
          <w:rPr>
            <w:rFonts w:ascii="Arial" w:hAnsi="Arial" w:cs="Arial"/>
            <w:sz w:val="24"/>
            <w:szCs w:val="24"/>
          </w:rPr>
          <w:t>zurzeit</w:t>
        </w:r>
      </w:ins>
      <w:r w:rsidRPr="00944672">
        <w:rPr>
          <w:rFonts w:ascii="Arial" w:hAnsi="Arial" w:cs="Arial"/>
          <w:sz w:val="24"/>
          <w:szCs w:val="24"/>
        </w:rPr>
        <w:t xml:space="preserve"> Dr. Arnaud.“ </w:t>
      </w:r>
    </w:p>
    <w:p w14:paraId="5F5FB19F" w14:textId="77777777" w:rsidR="00650D8F" w:rsidRDefault="00944672" w:rsidP="00623B68">
      <w:pPr>
        <w:autoSpaceDE w:val="0"/>
        <w:autoSpaceDN w:val="0"/>
        <w:adjustRightInd w:val="0"/>
        <w:spacing w:after="0" w:line="360" w:lineRule="auto"/>
        <w:ind w:firstLine="227"/>
        <w:jc w:val="both"/>
        <w:rPr>
          <w:ins w:id="12973" w:author="Lektorat Bauer" w:date="2025-03-07T09:09:00Z" w16du:dateUtc="2025-03-07T08:09:00Z"/>
          <w:rFonts w:ascii="Arial" w:hAnsi="Arial" w:cs="Arial"/>
          <w:sz w:val="24"/>
          <w:szCs w:val="24"/>
        </w:rPr>
      </w:pPr>
      <w:r w:rsidRPr="00944672">
        <w:rPr>
          <w:rFonts w:ascii="Arial" w:hAnsi="Arial" w:cs="Arial"/>
          <w:sz w:val="24"/>
          <w:szCs w:val="24"/>
        </w:rPr>
        <w:t>„Warum diese Geheimhaltung?“</w:t>
      </w:r>
      <w:ins w:id="12974" w:author="Lektorat Bauer" w:date="2025-03-07T09:09:00Z" w16du:dateUtc="2025-03-07T08:09:00Z">
        <w:r w:rsidR="00650D8F">
          <w:rPr>
            <w:rFonts w:ascii="Arial" w:hAnsi="Arial" w:cs="Arial"/>
            <w:sz w:val="24"/>
            <w:szCs w:val="24"/>
          </w:rPr>
          <w:t>,</w:t>
        </w:r>
      </w:ins>
      <w:r w:rsidRPr="00944672">
        <w:rPr>
          <w:rFonts w:ascii="Arial" w:hAnsi="Arial" w:cs="Arial"/>
          <w:sz w:val="24"/>
          <w:szCs w:val="24"/>
        </w:rPr>
        <w:t xml:space="preserve"> fragte Beatrice und Catherine sagte</w:t>
      </w:r>
      <w:del w:id="12975" w:author="Lektorat Bauer" w:date="2025-03-07T09:09:00Z" w16du:dateUtc="2025-03-07T08:09:00Z">
        <w:r w:rsidRPr="00944672" w:rsidDel="00650D8F">
          <w:rPr>
            <w:rFonts w:ascii="Arial" w:hAnsi="Arial" w:cs="Arial"/>
            <w:sz w:val="24"/>
            <w:szCs w:val="24"/>
          </w:rPr>
          <w:delText>.</w:delText>
        </w:r>
      </w:del>
      <w:ins w:id="12976" w:author="Lektorat Bauer" w:date="2025-03-07T09:09:00Z" w16du:dateUtc="2025-03-07T08:09:00Z">
        <w:r w:rsidR="00650D8F">
          <w:rPr>
            <w:rFonts w:ascii="Arial" w:hAnsi="Arial" w:cs="Arial"/>
            <w:sz w:val="24"/>
            <w:szCs w:val="24"/>
          </w:rPr>
          <w:t>:</w:t>
        </w:r>
      </w:ins>
      <w:r w:rsidRPr="00944672">
        <w:rPr>
          <w:rFonts w:ascii="Arial" w:hAnsi="Arial" w:cs="Arial"/>
          <w:sz w:val="24"/>
          <w:szCs w:val="24"/>
        </w:rPr>
        <w:t xml:space="preserve"> „Sie hätten es uns doch schon in Le Touquet sagen können.“ </w:t>
      </w:r>
    </w:p>
    <w:p w14:paraId="0BAA57AF" w14:textId="77777777" w:rsidR="00650D8F" w:rsidRDefault="00944672" w:rsidP="00623B68">
      <w:pPr>
        <w:autoSpaceDE w:val="0"/>
        <w:autoSpaceDN w:val="0"/>
        <w:adjustRightInd w:val="0"/>
        <w:spacing w:after="0" w:line="360" w:lineRule="auto"/>
        <w:ind w:firstLine="227"/>
        <w:jc w:val="both"/>
        <w:rPr>
          <w:ins w:id="12977" w:author="Lektorat Bauer" w:date="2025-03-07T09:09:00Z" w16du:dateUtc="2025-03-07T08:09:00Z"/>
          <w:rFonts w:ascii="Arial" w:hAnsi="Arial" w:cs="Arial"/>
          <w:sz w:val="24"/>
          <w:szCs w:val="24"/>
        </w:rPr>
      </w:pPr>
      <w:r w:rsidRPr="00944672">
        <w:rPr>
          <w:rFonts w:ascii="Arial" w:hAnsi="Arial" w:cs="Arial"/>
          <w:sz w:val="24"/>
          <w:szCs w:val="24"/>
        </w:rPr>
        <w:t xml:space="preserve">„In Frankreich ging das nicht, da wir verhindern mussten, dass jemand mitbekommt, wohin wir fliegen.“ </w:t>
      </w:r>
    </w:p>
    <w:p w14:paraId="59B14D31" w14:textId="77777777" w:rsidR="00650D8F" w:rsidRDefault="00944672" w:rsidP="00623B68">
      <w:pPr>
        <w:autoSpaceDE w:val="0"/>
        <w:autoSpaceDN w:val="0"/>
        <w:adjustRightInd w:val="0"/>
        <w:spacing w:after="0" w:line="360" w:lineRule="auto"/>
        <w:ind w:firstLine="227"/>
        <w:jc w:val="both"/>
        <w:rPr>
          <w:ins w:id="12978" w:author="Lektorat Bauer" w:date="2025-03-07T09:09:00Z" w16du:dateUtc="2025-03-07T08:09:00Z"/>
          <w:rFonts w:ascii="Arial" w:hAnsi="Arial" w:cs="Arial"/>
          <w:sz w:val="24"/>
          <w:szCs w:val="24"/>
        </w:rPr>
      </w:pPr>
      <w:r w:rsidRPr="00944672">
        <w:rPr>
          <w:rFonts w:ascii="Arial" w:hAnsi="Arial" w:cs="Arial"/>
          <w:sz w:val="24"/>
          <w:szCs w:val="24"/>
        </w:rPr>
        <w:t>„Wieso das?“</w:t>
      </w:r>
      <w:ins w:id="12979" w:author="Lektorat Bauer" w:date="2025-03-07T09:09:00Z" w16du:dateUtc="2025-03-07T08:09:00Z">
        <w:r w:rsidR="00650D8F">
          <w:rPr>
            <w:rFonts w:ascii="Arial" w:hAnsi="Arial" w:cs="Arial"/>
            <w:sz w:val="24"/>
            <w:szCs w:val="24"/>
          </w:rPr>
          <w:t>,</w:t>
        </w:r>
      </w:ins>
      <w:r w:rsidRPr="00944672">
        <w:rPr>
          <w:rFonts w:ascii="Arial" w:hAnsi="Arial" w:cs="Arial"/>
          <w:sz w:val="24"/>
          <w:szCs w:val="24"/>
        </w:rPr>
        <w:t xml:space="preserve"> fragte Catherine nach. </w:t>
      </w:r>
    </w:p>
    <w:p w14:paraId="306252B7" w14:textId="30376F30"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„Wir müssen davon ausgehen, dass Herr Dahlleit</w:t>
      </w:r>
      <w:del w:id="12980" w:author="Lektorat Bauer" w:date="2025-03-07T09:10:00Z" w16du:dateUtc="2025-03-07T08:10:00Z">
        <w:r w:rsidRPr="00944672" w:rsidDel="00650D8F">
          <w:rPr>
            <w:rFonts w:ascii="Arial" w:hAnsi="Arial" w:cs="Arial"/>
            <w:sz w:val="24"/>
            <w:szCs w:val="24"/>
          </w:rPr>
          <w:delText>n</w:delText>
        </w:r>
      </w:del>
      <w:r w:rsidRPr="00944672">
        <w:rPr>
          <w:rFonts w:ascii="Arial" w:hAnsi="Arial" w:cs="Arial"/>
          <w:sz w:val="24"/>
          <w:szCs w:val="24"/>
        </w:rPr>
        <w:t xml:space="preserve">er absichtlich angefahren wurde. Um ihn zu schützen, haben wir Geheimhaltung beschlossen. </w:t>
      </w:r>
    </w:p>
    <w:p w14:paraId="470C0647" w14:textId="74EE5355"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Von jetzt an</w:t>
      </w:r>
      <w:del w:id="12981" w:author="Lektorat Bauer" w:date="2025-03-07T09:10:00Z" w16du:dateUtc="2025-03-07T08:10:00Z">
        <w:r w:rsidRPr="00944672" w:rsidDel="00650D8F">
          <w:rPr>
            <w:rFonts w:ascii="Arial" w:hAnsi="Arial" w:cs="Arial"/>
            <w:sz w:val="24"/>
            <w:szCs w:val="24"/>
          </w:rPr>
          <w:delText>,</w:delText>
        </w:r>
      </w:del>
      <w:r w:rsidRPr="00944672">
        <w:rPr>
          <w:rFonts w:ascii="Arial" w:hAnsi="Arial" w:cs="Arial"/>
          <w:sz w:val="24"/>
          <w:szCs w:val="24"/>
        </w:rPr>
        <w:t xml:space="preserve"> können Sie den Flug genießen. Rund zwei Stunden vor Seoul werden wir eine Konferenzschaltung mit den Krankenhaus in Seoul schalten. Dann können Sie alle die notwendigen Daten an das Hospital weitergeben. Der leitende Arzt wird so lange in der </w:t>
      </w:r>
      <w:del w:id="12982" w:author="Lektorat Bauer" w:date="2025-03-07T09:10:00Z" w16du:dateUtc="2025-03-07T08:10:00Z">
        <w:r w:rsidRPr="00944672" w:rsidDel="00650D8F">
          <w:rPr>
            <w:rFonts w:ascii="Arial" w:hAnsi="Arial" w:cs="Arial"/>
            <w:sz w:val="24"/>
            <w:szCs w:val="24"/>
          </w:rPr>
          <w:delText>Koferenz</w:delText>
        </w:r>
      </w:del>
      <w:ins w:id="12983" w:author="Lektorat Bauer" w:date="2025-03-07T09:10:00Z" w16du:dateUtc="2025-03-07T08:10:00Z">
        <w:r w:rsidR="00650D8F" w:rsidRPr="00944672">
          <w:rPr>
            <w:rFonts w:ascii="Arial" w:hAnsi="Arial" w:cs="Arial"/>
            <w:sz w:val="24"/>
            <w:szCs w:val="24"/>
          </w:rPr>
          <w:t>Konferenz</w:t>
        </w:r>
      </w:ins>
      <w:r w:rsidRPr="00944672">
        <w:rPr>
          <w:rFonts w:ascii="Arial" w:hAnsi="Arial" w:cs="Arial"/>
          <w:sz w:val="24"/>
          <w:szCs w:val="24"/>
        </w:rPr>
        <w:t xml:space="preserve"> bleiben, wie Sie oder er es für notwendig erachten. Das Videokonferenzsystem wird sowohl hier in der Kabine als auch im Behandlungsraum übertragen. Die Daten der Instrumente werden nach Seoul gespiegelt und sind somit live für alle verfügbar.“ </w:t>
      </w:r>
    </w:p>
    <w:p w14:paraId="5A15395D" w14:textId="77777777" w:rsidR="00650D8F" w:rsidRDefault="00944672" w:rsidP="00623B68">
      <w:pPr>
        <w:autoSpaceDE w:val="0"/>
        <w:autoSpaceDN w:val="0"/>
        <w:adjustRightInd w:val="0"/>
        <w:spacing w:after="0" w:line="360" w:lineRule="auto"/>
        <w:ind w:firstLine="227"/>
        <w:jc w:val="both"/>
        <w:rPr>
          <w:ins w:id="12984" w:author="Lektorat Bauer" w:date="2025-03-07T09:10:00Z" w16du:dateUtc="2025-03-07T08:10:00Z"/>
          <w:rFonts w:ascii="Arial" w:hAnsi="Arial" w:cs="Arial"/>
          <w:sz w:val="24"/>
          <w:szCs w:val="24"/>
        </w:rPr>
      </w:pPr>
      <w:r w:rsidRPr="00944672">
        <w:rPr>
          <w:rFonts w:ascii="Arial" w:hAnsi="Arial" w:cs="Arial"/>
          <w:sz w:val="24"/>
          <w:szCs w:val="24"/>
        </w:rPr>
        <w:t xml:space="preserve">In diesem Augenblick erschien das Gesicht von Dr. Arnaud auf dem Bildschirm in der Kabine. „Hallo Catherine, </w:t>
      </w:r>
      <w:ins w:id="12985" w:author="Lektorat Bauer" w:date="2025-03-07T09:10:00Z" w16du:dateUtc="2025-03-07T08:10:00Z">
        <w:r w:rsidR="00650D8F">
          <w:rPr>
            <w:rFonts w:ascii="Arial" w:hAnsi="Arial" w:cs="Arial"/>
            <w:sz w:val="24"/>
            <w:szCs w:val="24"/>
          </w:rPr>
          <w:t>h</w:t>
        </w:r>
      </w:ins>
      <w:del w:id="12986" w:author="Lektorat Bauer" w:date="2025-03-07T09:10:00Z" w16du:dateUtc="2025-03-07T08:10:00Z">
        <w:r w:rsidRPr="00944672" w:rsidDel="00650D8F">
          <w:rPr>
            <w:rFonts w:ascii="Arial" w:hAnsi="Arial" w:cs="Arial"/>
            <w:sz w:val="24"/>
            <w:szCs w:val="24"/>
          </w:rPr>
          <w:delText>H</w:delText>
        </w:r>
      </w:del>
      <w:r w:rsidRPr="00944672">
        <w:rPr>
          <w:rFonts w:ascii="Arial" w:hAnsi="Arial" w:cs="Arial"/>
          <w:sz w:val="24"/>
          <w:szCs w:val="24"/>
        </w:rPr>
        <w:t xml:space="preserve">allo Beatrice, ich habe eben Informationen zum Flug und zu einer Videokonferenz erhalten. Ihr auch?“ </w:t>
      </w:r>
    </w:p>
    <w:p w14:paraId="3359BCCB" w14:textId="4BEFCAD0"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„Ja, wir stehen</w:t>
      </w:r>
      <w:ins w:id="12987" w:author="Lektorat Bauer" w:date="2025-03-07T09:11:00Z" w16du:dateUtc="2025-03-07T08:11:00Z">
        <w:r w:rsidR="001E43A8">
          <w:rPr>
            <w:rFonts w:ascii="Arial" w:hAnsi="Arial" w:cs="Arial"/>
            <w:sz w:val="24"/>
            <w:szCs w:val="24"/>
          </w:rPr>
          <w:t xml:space="preserve"> hier</w:t>
        </w:r>
      </w:ins>
      <w:r w:rsidRPr="00944672">
        <w:rPr>
          <w:rFonts w:ascii="Arial" w:hAnsi="Arial" w:cs="Arial"/>
          <w:sz w:val="24"/>
          <w:szCs w:val="24"/>
        </w:rPr>
        <w:t xml:space="preserve"> gerade </w:t>
      </w:r>
      <w:del w:id="12988" w:author="Lektorat Bauer" w:date="2025-03-07T09:11:00Z" w16du:dateUtc="2025-03-07T08:11:00Z">
        <w:r w:rsidRPr="00944672" w:rsidDel="001E43A8">
          <w:rPr>
            <w:rFonts w:ascii="Arial" w:hAnsi="Arial" w:cs="Arial"/>
            <w:sz w:val="24"/>
            <w:szCs w:val="24"/>
          </w:rPr>
          <w:delText xml:space="preserve">hier </w:delText>
        </w:r>
      </w:del>
      <w:r w:rsidRPr="00944672">
        <w:rPr>
          <w:rFonts w:ascii="Arial" w:hAnsi="Arial" w:cs="Arial"/>
          <w:sz w:val="24"/>
          <w:szCs w:val="24"/>
        </w:rPr>
        <w:t>in einem Flugzeug, in Reiseflughöhe und hier werden Sachen lapidar erklärt, von denen ich wünschte, sie würden bei uns im Hospital fehlerfrei funktionieren</w:t>
      </w:r>
      <w:del w:id="12989" w:author="Lektorat Bauer" w:date="2025-03-07T09:11:00Z" w16du:dateUtc="2025-03-07T08:11:00Z">
        <w:r w:rsidRPr="00944672" w:rsidDel="001E43A8">
          <w:rPr>
            <w:rFonts w:ascii="Arial" w:hAnsi="Arial" w:cs="Arial"/>
            <w:sz w:val="24"/>
            <w:szCs w:val="24"/>
          </w:rPr>
          <w:delText>.</w:delText>
        </w:r>
      </w:del>
      <w:r w:rsidRPr="00944672">
        <w:rPr>
          <w:rFonts w:ascii="Arial" w:hAnsi="Arial" w:cs="Arial"/>
          <w:sz w:val="24"/>
          <w:szCs w:val="24"/>
        </w:rPr>
        <w:t>“</w:t>
      </w:r>
      <w:ins w:id="12990" w:author="Lektorat Bauer" w:date="2025-03-07T09:11:00Z" w16du:dateUtc="2025-03-07T08:11:00Z">
        <w:r w:rsidR="001E43A8">
          <w:rPr>
            <w:rFonts w:ascii="Arial" w:hAnsi="Arial" w:cs="Arial"/>
            <w:sz w:val="24"/>
            <w:szCs w:val="24"/>
          </w:rPr>
          <w:t>,</w:t>
        </w:r>
      </w:ins>
      <w:r w:rsidRPr="00944672">
        <w:rPr>
          <w:rFonts w:ascii="Arial" w:hAnsi="Arial" w:cs="Arial"/>
          <w:sz w:val="24"/>
          <w:szCs w:val="24"/>
        </w:rPr>
        <w:t xml:space="preserve"> antwortete Beatrice staunend. „</w:t>
      </w:r>
      <w:del w:id="12991" w:author="Lektorat Bauer" w:date="2025-03-07T09:11:00Z" w16du:dateUtc="2025-03-07T08:11:00Z">
        <w:r w:rsidRPr="00944672" w:rsidDel="001E43A8">
          <w:rPr>
            <w:rFonts w:ascii="Arial" w:hAnsi="Arial" w:cs="Arial"/>
            <w:sz w:val="24"/>
            <w:szCs w:val="24"/>
          </w:rPr>
          <w:delText>Vor allem, mit</w:delText>
        </w:r>
      </w:del>
      <w:ins w:id="12992" w:author="Lektorat Bauer" w:date="2025-03-07T09:11:00Z" w16du:dateUtc="2025-03-07T08:11:00Z">
        <w:r w:rsidR="001E43A8">
          <w:rPr>
            <w:rFonts w:ascii="Arial" w:hAnsi="Arial" w:cs="Arial"/>
            <w:sz w:val="24"/>
            <w:szCs w:val="24"/>
          </w:rPr>
          <w:t>Mit</w:t>
        </w:r>
      </w:ins>
      <w:r w:rsidRPr="00944672">
        <w:rPr>
          <w:rFonts w:ascii="Arial" w:hAnsi="Arial" w:cs="Arial"/>
          <w:sz w:val="24"/>
          <w:szCs w:val="24"/>
        </w:rPr>
        <w:t xml:space="preserve"> dir da unten zu sprechen, verstehe ich ja noch, aber aus dem Flugzeug eine</w:t>
      </w:r>
      <w:del w:id="12993" w:author="Lektorat Bauer" w:date="2025-03-07T09:11:00Z" w16du:dateUtc="2025-03-07T08:11:00Z">
        <w:r w:rsidRPr="00944672" w:rsidDel="001E43A8">
          <w:rPr>
            <w:rFonts w:ascii="Arial" w:hAnsi="Arial" w:cs="Arial"/>
            <w:sz w:val="24"/>
            <w:szCs w:val="24"/>
          </w:rPr>
          <w:delText>n</w:delText>
        </w:r>
      </w:del>
      <w:r w:rsidRPr="00944672">
        <w:rPr>
          <w:rFonts w:ascii="Arial" w:hAnsi="Arial" w:cs="Arial"/>
          <w:sz w:val="24"/>
          <w:szCs w:val="24"/>
        </w:rPr>
        <w:t xml:space="preserve"> stabile Leitung nach Seoul aufzubauen um Krankendaten zu übertragen?</w:t>
      </w:r>
      <w:del w:id="12994" w:author="Lektorat Bauer" w:date="2025-03-07T09:11:00Z" w16du:dateUtc="2025-03-07T08:11:00Z">
        <w:r w:rsidRPr="00944672" w:rsidDel="001E43A8">
          <w:rPr>
            <w:rFonts w:ascii="Arial" w:hAnsi="Arial" w:cs="Arial"/>
            <w:sz w:val="24"/>
            <w:szCs w:val="24"/>
          </w:rPr>
          <w:delText>!</w:delText>
        </w:r>
      </w:del>
      <w:r w:rsidRPr="00944672">
        <w:rPr>
          <w:rFonts w:ascii="Arial" w:hAnsi="Arial" w:cs="Arial"/>
          <w:sz w:val="24"/>
          <w:szCs w:val="24"/>
        </w:rPr>
        <w:t xml:space="preserve"> Wie soll das gehen?.“</w:t>
      </w:r>
      <w:ins w:id="12995" w:author="Lektorat Bauer" w:date="2025-03-07T09:11:00Z" w16du:dateUtc="2025-03-07T08:11:00Z">
        <w:r w:rsidR="001E43A8">
          <w:rPr>
            <w:rFonts w:ascii="Arial" w:hAnsi="Arial" w:cs="Arial"/>
            <w:sz w:val="24"/>
            <w:szCs w:val="24"/>
          </w:rPr>
          <w:t>,</w:t>
        </w:r>
      </w:ins>
      <w:r w:rsidRPr="00944672">
        <w:rPr>
          <w:rFonts w:ascii="Arial" w:hAnsi="Arial" w:cs="Arial"/>
          <w:sz w:val="24"/>
          <w:szCs w:val="24"/>
        </w:rPr>
        <w:t xml:space="preserve"> </w:t>
      </w:r>
      <w:ins w:id="12996" w:author="Lektorat Bauer" w:date="2025-03-07T09:11:00Z" w16du:dateUtc="2025-03-07T08:11:00Z">
        <w:r w:rsidR="001E43A8">
          <w:rPr>
            <w:rFonts w:ascii="Arial" w:hAnsi="Arial" w:cs="Arial"/>
            <w:sz w:val="24"/>
            <w:szCs w:val="24"/>
          </w:rPr>
          <w:t>erwiderte</w:t>
        </w:r>
      </w:ins>
      <w:del w:id="12997" w:author="Lektorat Bauer" w:date="2025-03-07T09:11:00Z" w16du:dateUtc="2025-03-07T08:11:00Z">
        <w:r w:rsidRPr="00944672" w:rsidDel="001E43A8">
          <w:rPr>
            <w:rFonts w:ascii="Arial" w:hAnsi="Arial" w:cs="Arial"/>
            <w:sz w:val="24"/>
            <w:szCs w:val="24"/>
          </w:rPr>
          <w:delText>Fragte</w:delText>
        </w:r>
      </w:del>
      <w:r w:rsidRPr="00944672">
        <w:rPr>
          <w:rFonts w:ascii="Arial" w:hAnsi="Arial" w:cs="Arial"/>
          <w:sz w:val="24"/>
          <w:szCs w:val="24"/>
        </w:rPr>
        <w:t xml:space="preserve"> Catherine. </w:t>
      </w:r>
    </w:p>
    <w:p w14:paraId="582D9D02" w14:textId="77777777" w:rsidR="001E43A8" w:rsidRDefault="00944672" w:rsidP="00623B68">
      <w:pPr>
        <w:autoSpaceDE w:val="0"/>
        <w:autoSpaceDN w:val="0"/>
        <w:adjustRightInd w:val="0"/>
        <w:spacing w:after="0" w:line="360" w:lineRule="auto"/>
        <w:ind w:firstLine="227"/>
        <w:jc w:val="both"/>
        <w:rPr>
          <w:ins w:id="12998" w:author="Lektorat Bauer" w:date="2025-03-07T09:12:00Z" w16du:dateUtc="2025-03-07T08:12:00Z"/>
          <w:rFonts w:ascii="Arial" w:hAnsi="Arial" w:cs="Arial"/>
          <w:sz w:val="24"/>
          <w:szCs w:val="24"/>
        </w:rPr>
      </w:pPr>
      <w:r w:rsidRPr="00944672">
        <w:rPr>
          <w:rFonts w:ascii="Arial" w:hAnsi="Arial" w:cs="Arial"/>
          <w:sz w:val="24"/>
          <w:szCs w:val="24"/>
        </w:rPr>
        <w:lastRenderedPageBreak/>
        <w:t>„Ja, auf meinem Flug nach Martinique hatte ich eine schlechte Verbindung</w:t>
      </w:r>
      <w:del w:id="12999" w:author="Lektorat Bauer" w:date="2025-03-07T09:11:00Z" w16du:dateUtc="2025-03-07T08:11:00Z">
        <w:r w:rsidRPr="00944672" w:rsidDel="001E43A8">
          <w:rPr>
            <w:rFonts w:ascii="Arial" w:hAnsi="Arial" w:cs="Arial"/>
            <w:sz w:val="24"/>
            <w:szCs w:val="24"/>
          </w:rPr>
          <w:delText>,</w:delText>
        </w:r>
      </w:del>
      <w:r w:rsidRPr="00944672">
        <w:rPr>
          <w:rFonts w:ascii="Arial" w:hAnsi="Arial" w:cs="Arial"/>
          <w:sz w:val="24"/>
          <w:szCs w:val="24"/>
        </w:rPr>
        <w:t xml:space="preserve"> und das </w:t>
      </w:r>
      <w:del w:id="13000" w:author="Lektorat Bauer" w:date="2025-03-07T09:11:00Z" w16du:dateUtc="2025-03-07T08:11:00Z">
        <w:r w:rsidRPr="00944672" w:rsidDel="001E43A8">
          <w:rPr>
            <w:rFonts w:ascii="Arial" w:hAnsi="Arial" w:cs="Arial"/>
            <w:sz w:val="24"/>
            <w:szCs w:val="24"/>
          </w:rPr>
          <w:delText>surfer</w:delText>
        </w:r>
      </w:del>
      <w:ins w:id="13001" w:author="Lektorat Bauer" w:date="2025-03-07T09:11:00Z" w16du:dateUtc="2025-03-07T08:11:00Z">
        <w:r w:rsidR="001E43A8" w:rsidRPr="00944672">
          <w:rPr>
            <w:rFonts w:ascii="Arial" w:hAnsi="Arial" w:cs="Arial"/>
            <w:sz w:val="24"/>
            <w:szCs w:val="24"/>
          </w:rPr>
          <w:t>Surfe</w:t>
        </w:r>
        <w:r w:rsidR="001E43A8">
          <w:rPr>
            <w:rFonts w:ascii="Arial" w:hAnsi="Arial" w:cs="Arial"/>
            <w:sz w:val="24"/>
            <w:szCs w:val="24"/>
          </w:rPr>
          <w:t>n</w:t>
        </w:r>
      </w:ins>
      <w:r w:rsidRPr="00944672">
        <w:rPr>
          <w:rFonts w:ascii="Arial" w:hAnsi="Arial" w:cs="Arial"/>
          <w:sz w:val="24"/>
          <w:szCs w:val="24"/>
        </w:rPr>
        <w:t xml:space="preserve"> war sehr teuer</w:t>
      </w:r>
      <w:del w:id="13002" w:author="Lektorat Bauer" w:date="2025-03-07T09:11:00Z" w16du:dateUtc="2025-03-07T08:11:00Z">
        <w:r w:rsidRPr="00944672" w:rsidDel="001E43A8">
          <w:rPr>
            <w:rFonts w:ascii="Arial" w:hAnsi="Arial" w:cs="Arial"/>
            <w:sz w:val="24"/>
            <w:szCs w:val="24"/>
          </w:rPr>
          <w:delText>.</w:delText>
        </w:r>
      </w:del>
      <w:r w:rsidRPr="00944672">
        <w:rPr>
          <w:rFonts w:ascii="Arial" w:hAnsi="Arial" w:cs="Arial"/>
          <w:sz w:val="24"/>
          <w:szCs w:val="24"/>
        </w:rPr>
        <w:t>“</w:t>
      </w:r>
      <w:ins w:id="13003" w:author="Lektorat Bauer" w:date="2025-03-07T09:11:00Z" w16du:dateUtc="2025-03-07T08:11:00Z">
        <w:r w:rsidR="001E43A8">
          <w:rPr>
            <w:rFonts w:ascii="Arial" w:hAnsi="Arial" w:cs="Arial"/>
            <w:sz w:val="24"/>
            <w:szCs w:val="24"/>
          </w:rPr>
          <w:t>,</w:t>
        </w:r>
      </w:ins>
      <w:r w:rsidRPr="00944672">
        <w:rPr>
          <w:rFonts w:ascii="Arial" w:hAnsi="Arial" w:cs="Arial"/>
          <w:sz w:val="24"/>
          <w:szCs w:val="24"/>
        </w:rPr>
        <w:t xml:space="preserve"> warf Dr. Arnaud ein. </w:t>
      </w:r>
    </w:p>
    <w:p w14:paraId="14AC79E9" w14:textId="1F2001D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Die Flugbegleiterin lächelte und sagte</w:t>
      </w:r>
      <w:ins w:id="13004" w:author="Lektorat Bauer" w:date="2025-03-07T09:12:00Z" w16du:dateUtc="2025-03-07T08:12:00Z">
        <w:r w:rsidR="001E43A8">
          <w:rPr>
            <w:rFonts w:ascii="Arial" w:hAnsi="Arial" w:cs="Arial"/>
            <w:sz w:val="24"/>
            <w:szCs w:val="24"/>
          </w:rPr>
          <w:t>:</w:t>
        </w:r>
      </w:ins>
      <w:del w:id="13005" w:author="Lektorat Bauer" w:date="2025-03-07T09:12:00Z" w16du:dateUtc="2025-03-07T08:12:00Z">
        <w:r w:rsidRPr="00944672" w:rsidDel="001E43A8">
          <w:rPr>
            <w:rFonts w:ascii="Arial" w:hAnsi="Arial" w:cs="Arial"/>
            <w:sz w:val="24"/>
            <w:szCs w:val="24"/>
          </w:rPr>
          <w:delText>,</w:delText>
        </w:r>
      </w:del>
      <w:r w:rsidRPr="00944672">
        <w:rPr>
          <w:rFonts w:ascii="Arial" w:hAnsi="Arial" w:cs="Arial"/>
          <w:sz w:val="24"/>
          <w:szCs w:val="24"/>
        </w:rPr>
        <w:t xml:space="preserve"> „Wir nutzen unsere eigenen </w:t>
      </w:r>
      <w:del w:id="13006" w:author="Lektorat Bauer" w:date="2025-03-07T09:12:00Z" w16du:dateUtc="2025-03-07T08:12:00Z">
        <w:r w:rsidRPr="00944672" w:rsidDel="001E43A8">
          <w:rPr>
            <w:rFonts w:ascii="Arial" w:hAnsi="Arial" w:cs="Arial"/>
            <w:sz w:val="24"/>
            <w:szCs w:val="24"/>
          </w:rPr>
          <w:delText>G</w:delText>
        </w:r>
      </w:del>
      <w:ins w:id="13007" w:author="Lektorat Bauer" w:date="2025-03-07T09:12:00Z" w16du:dateUtc="2025-03-07T08:12:00Z">
        <w:r w:rsidR="001E43A8">
          <w:rPr>
            <w:rFonts w:ascii="Arial" w:hAnsi="Arial" w:cs="Arial"/>
            <w:sz w:val="24"/>
            <w:szCs w:val="24"/>
          </w:rPr>
          <w:t>g</w:t>
        </w:r>
      </w:ins>
      <w:r w:rsidRPr="00944672">
        <w:rPr>
          <w:rFonts w:ascii="Arial" w:hAnsi="Arial" w:cs="Arial"/>
          <w:sz w:val="24"/>
          <w:szCs w:val="24"/>
        </w:rPr>
        <w:t>eo-</w:t>
      </w:r>
      <w:del w:id="13008" w:author="Lektorat Bauer" w:date="2025-03-07T09:12:00Z" w16du:dateUtc="2025-03-07T08:12:00Z">
        <w:r w:rsidRPr="00944672" w:rsidDel="001E43A8">
          <w:rPr>
            <w:rFonts w:ascii="Arial" w:hAnsi="Arial" w:cs="Arial"/>
            <w:sz w:val="24"/>
            <w:szCs w:val="24"/>
          </w:rPr>
          <w:delText>Staionären</w:delText>
        </w:r>
      </w:del>
      <w:ins w:id="13009" w:author="Lektorat Bauer" w:date="2025-03-07T09:12:00Z" w16du:dateUtc="2025-03-07T08:12:00Z">
        <w:r w:rsidR="001E43A8">
          <w:rPr>
            <w:rFonts w:ascii="Arial" w:hAnsi="Arial" w:cs="Arial"/>
            <w:sz w:val="24"/>
            <w:szCs w:val="24"/>
          </w:rPr>
          <w:t>s</w:t>
        </w:r>
        <w:r w:rsidR="001E43A8" w:rsidRPr="00944672">
          <w:rPr>
            <w:rFonts w:ascii="Arial" w:hAnsi="Arial" w:cs="Arial"/>
            <w:sz w:val="24"/>
            <w:szCs w:val="24"/>
          </w:rPr>
          <w:t>tationären</w:t>
        </w:r>
      </w:ins>
      <w:r w:rsidRPr="00944672">
        <w:rPr>
          <w:rFonts w:ascii="Arial" w:hAnsi="Arial" w:cs="Arial"/>
          <w:sz w:val="24"/>
          <w:szCs w:val="24"/>
        </w:rPr>
        <w:t xml:space="preserve"> Satelliten, daher haben wir eine stabile Bandbreite. Haben Sie sich schon überlegt, wann Sie speisen möchten?“ </w:t>
      </w:r>
    </w:p>
    <w:p w14:paraId="44EFEE63" w14:textId="77777777" w:rsidR="001E43A8" w:rsidRDefault="00944672" w:rsidP="00623B68">
      <w:pPr>
        <w:autoSpaceDE w:val="0"/>
        <w:autoSpaceDN w:val="0"/>
        <w:adjustRightInd w:val="0"/>
        <w:spacing w:after="0" w:line="360" w:lineRule="auto"/>
        <w:ind w:firstLine="227"/>
        <w:jc w:val="both"/>
        <w:rPr>
          <w:ins w:id="13010" w:author="Lektorat Bauer" w:date="2025-03-07T09:12:00Z" w16du:dateUtc="2025-03-07T08:12:00Z"/>
          <w:rFonts w:ascii="Arial" w:hAnsi="Arial" w:cs="Arial"/>
          <w:sz w:val="24"/>
          <w:szCs w:val="24"/>
        </w:rPr>
      </w:pPr>
      <w:r w:rsidRPr="00944672">
        <w:rPr>
          <w:rFonts w:ascii="Arial" w:hAnsi="Arial" w:cs="Arial"/>
          <w:sz w:val="24"/>
          <w:szCs w:val="24"/>
        </w:rPr>
        <w:t>Der abrupte Themawechsel irritierte das Team, aber dann sagte Beatrice</w:t>
      </w:r>
      <w:ins w:id="13011" w:author="Lektorat Bauer" w:date="2025-03-07T09:12:00Z" w16du:dateUtc="2025-03-07T08:12:00Z">
        <w:r w:rsidR="001E43A8">
          <w:rPr>
            <w:rFonts w:ascii="Arial" w:hAnsi="Arial" w:cs="Arial"/>
            <w:sz w:val="24"/>
            <w:szCs w:val="24"/>
          </w:rPr>
          <w:t>:</w:t>
        </w:r>
      </w:ins>
      <w:del w:id="13012" w:author="Lektorat Bauer" w:date="2025-03-07T09:12:00Z" w16du:dateUtc="2025-03-07T08:12:00Z">
        <w:r w:rsidRPr="00944672" w:rsidDel="001E43A8">
          <w:rPr>
            <w:rFonts w:ascii="Arial" w:hAnsi="Arial" w:cs="Arial"/>
            <w:sz w:val="24"/>
            <w:szCs w:val="24"/>
          </w:rPr>
          <w:delText>.</w:delText>
        </w:r>
      </w:del>
      <w:r w:rsidRPr="00944672">
        <w:rPr>
          <w:rFonts w:ascii="Arial" w:hAnsi="Arial" w:cs="Arial"/>
          <w:sz w:val="24"/>
          <w:szCs w:val="24"/>
        </w:rPr>
        <w:t xml:space="preserve"> „Ich nehme nur eine Kleinigkeit, da ich gleich Dienst habe. Ich werde erst nach meinem Dienst etwas essen.“ </w:t>
      </w:r>
    </w:p>
    <w:p w14:paraId="69E70BDA" w14:textId="77777777" w:rsidR="001E43A8" w:rsidRDefault="00944672" w:rsidP="00623B68">
      <w:pPr>
        <w:autoSpaceDE w:val="0"/>
        <w:autoSpaceDN w:val="0"/>
        <w:adjustRightInd w:val="0"/>
        <w:spacing w:after="0" w:line="360" w:lineRule="auto"/>
        <w:ind w:firstLine="227"/>
        <w:jc w:val="both"/>
        <w:rPr>
          <w:ins w:id="13013" w:author="Lektorat Bauer" w:date="2025-03-07T09:12:00Z" w16du:dateUtc="2025-03-07T08:12:00Z"/>
          <w:rFonts w:ascii="Arial" w:hAnsi="Arial" w:cs="Arial"/>
          <w:sz w:val="24"/>
          <w:szCs w:val="24"/>
        </w:rPr>
      </w:pPr>
      <w:r w:rsidRPr="00944672">
        <w:rPr>
          <w:rFonts w:ascii="Arial" w:hAnsi="Arial" w:cs="Arial"/>
          <w:sz w:val="24"/>
          <w:szCs w:val="24"/>
        </w:rPr>
        <w:t>Die Flugbegleiterin nickte und sagte: „Wir melden uns bei Ihnen rechtzeitig und bereiten Ihnen dann Ihr Essen.</w:t>
      </w:r>
      <w:del w:id="13014" w:author="Lektorat Bauer" w:date="2025-03-07T09:12:00Z" w16du:dateUtc="2025-03-07T08:12:00Z">
        <w:r w:rsidRPr="00944672" w:rsidDel="001E43A8">
          <w:rPr>
            <w:rFonts w:ascii="Arial" w:hAnsi="Arial" w:cs="Arial"/>
            <w:sz w:val="24"/>
            <w:szCs w:val="24"/>
          </w:rPr>
          <w:delText>“</w:delText>
        </w:r>
      </w:del>
      <w:r w:rsidRPr="00944672">
        <w:rPr>
          <w:rFonts w:ascii="Arial" w:hAnsi="Arial" w:cs="Arial"/>
          <w:sz w:val="24"/>
          <w:szCs w:val="24"/>
        </w:rPr>
        <w:t xml:space="preserve"> Herr Dr. Arnaud, Frau Deveaux dann speisen Sie gemeinsam?“</w:t>
      </w:r>
    </w:p>
    <w:p w14:paraId="37CDA208" w14:textId="7B270F1F"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del w:id="13015" w:author="Lektorat Bauer" w:date="2025-03-07T09:12:00Z" w16du:dateUtc="2025-03-07T08:12:00Z">
        <w:r w:rsidRPr="00944672" w:rsidDel="001E43A8">
          <w:rPr>
            <w:rFonts w:ascii="Arial" w:hAnsi="Arial" w:cs="Arial"/>
            <w:sz w:val="24"/>
            <w:szCs w:val="24"/>
          </w:rPr>
          <w:delText xml:space="preserve"> </w:delText>
        </w:r>
      </w:del>
      <w:r w:rsidRPr="00944672">
        <w:rPr>
          <w:rFonts w:ascii="Arial" w:hAnsi="Arial" w:cs="Arial"/>
          <w:sz w:val="24"/>
          <w:szCs w:val="24"/>
        </w:rPr>
        <w:t>„Ja, das klingt wie ein gute Idee. Was haben wir eigentlich zu Auswahl?“</w:t>
      </w:r>
      <w:ins w:id="13016" w:author="Lektorat Bauer" w:date="2025-03-07T09:12:00Z" w16du:dateUtc="2025-03-07T08:12:00Z">
        <w:r w:rsidR="001E43A8">
          <w:rPr>
            <w:rFonts w:ascii="Arial" w:hAnsi="Arial" w:cs="Arial"/>
            <w:sz w:val="24"/>
            <w:szCs w:val="24"/>
          </w:rPr>
          <w:t>,</w:t>
        </w:r>
      </w:ins>
      <w:r w:rsidRPr="00944672">
        <w:rPr>
          <w:rFonts w:ascii="Arial" w:hAnsi="Arial" w:cs="Arial"/>
          <w:sz w:val="24"/>
          <w:szCs w:val="24"/>
        </w:rPr>
        <w:t xml:space="preserve"> fragte Dr. Arnaud über das Kommunikationssystem. Auch die beiden Frauen schauten interessiert. </w:t>
      </w:r>
    </w:p>
    <w:p w14:paraId="66CDE432" w14:textId="38DE93D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„Das normale Verpflegungsprogramm können Sie über das Display abrufen. Wir haben den Aufenthalt in Le Touquet genutzt und etwas </w:t>
      </w:r>
      <w:del w:id="13017" w:author="Lektorat Bauer" w:date="2025-03-07T09:12:00Z" w16du:dateUtc="2025-03-07T08:12:00Z">
        <w:r w:rsidRPr="00944672" w:rsidDel="001E43A8">
          <w:rPr>
            <w:rFonts w:ascii="Arial" w:hAnsi="Arial" w:cs="Arial"/>
            <w:sz w:val="24"/>
            <w:szCs w:val="24"/>
          </w:rPr>
          <w:delText>besonderes</w:delText>
        </w:r>
      </w:del>
      <w:ins w:id="13018" w:author="Lektorat Bauer" w:date="2025-03-07T09:12:00Z" w16du:dateUtc="2025-03-07T08:12:00Z">
        <w:r w:rsidR="001E43A8" w:rsidRPr="00944672">
          <w:rPr>
            <w:rFonts w:ascii="Arial" w:hAnsi="Arial" w:cs="Arial"/>
            <w:sz w:val="24"/>
            <w:szCs w:val="24"/>
          </w:rPr>
          <w:t>Besonderes</w:t>
        </w:r>
      </w:ins>
      <w:r w:rsidRPr="00944672">
        <w:rPr>
          <w:rFonts w:ascii="Arial" w:hAnsi="Arial" w:cs="Arial"/>
          <w:sz w:val="24"/>
          <w:szCs w:val="24"/>
        </w:rPr>
        <w:t xml:space="preserve"> eingekauft. Wir </w:t>
      </w:r>
      <w:del w:id="13019" w:author="Lektorat Bauer" w:date="2025-03-07T09:12:00Z" w16du:dateUtc="2025-03-07T08:12:00Z">
        <w:r w:rsidRPr="00944672" w:rsidDel="001E43A8">
          <w:rPr>
            <w:rFonts w:ascii="Arial" w:hAnsi="Arial" w:cs="Arial"/>
            <w:sz w:val="24"/>
            <w:szCs w:val="24"/>
          </w:rPr>
          <w:delText>könenn</w:delText>
        </w:r>
      </w:del>
      <w:ins w:id="13020" w:author="Lektorat Bauer" w:date="2025-03-07T09:12:00Z" w16du:dateUtc="2025-03-07T08:12:00Z">
        <w:r w:rsidR="001E43A8" w:rsidRPr="00944672">
          <w:rPr>
            <w:rFonts w:ascii="Arial" w:hAnsi="Arial" w:cs="Arial"/>
            <w:sz w:val="24"/>
            <w:szCs w:val="24"/>
          </w:rPr>
          <w:t>können</w:t>
        </w:r>
      </w:ins>
      <w:r w:rsidRPr="00944672">
        <w:rPr>
          <w:rFonts w:ascii="Arial" w:hAnsi="Arial" w:cs="Arial"/>
          <w:sz w:val="24"/>
          <w:szCs w:val="24"/>
        </w:rPr>
        <w:t xml:space="preserve"> Ihnen einen Hummersalat mit Avocado und Mango als Vorspeise anbieten. Als Hauptgang Bresse-Huhn auf einer Weißwein-Kelp-Sauce mit Artischocken-Kroketten und Honig-Thymian-</w:t>
      </w:r>
      <w:del w:id="13021" w:author="Lektorat Bauer" w:date="2025-03-07T09:13:00Z" w16du:dateUtc="2025-03-07T08:13:00Z">
        <w:r w:rsidRPr="00944672" w:rsidDel="001E43A8">
          <w:rPr>
            <w:rFonts w:ascii="Arial" w:hAnsi="Arial" w:cs="Arial"/>
            <w:sz w:val="24"/>
            <w:szCs w:val="24"/>
          </w:rPr>
          <w:delText>Karrotten</w:delText>
        </w:r>
      </w:del>
      <w:ins w:id="13022" w:author="Lektorat Bauer" w:date="2025-03-07T09:13:00Z" w16du:dateUtc="2025-03-07T08:13:00Z">
        <w:r w:rsidR="001E43A8" w:rsidRPr="00944672">
          <w:rPr>
            <w:rFonts w:ascii="Arial" w:hAnsi="Arial" w:cs="Arial"/>
            <w:sz w:val="24"/>
            <w:szCs w:val="24"/>
          </w:rPr>
          <w:t>Karotten</w:t>
        </w:r>
      </w:ins>
      <w:r w:rsidRPr="00944672">
        <w:rPr>
          <w:rFonts w:ascii="Arial" w:hAnsi="Arial" w:cs="Arial"/>
          <w:sz w:val="24"/>
          <w:szCs w:val="24"/>
        </w:rPr>
        <w:t>. Als Nachtisch eine Cr</w:t>
      </w:r>
      <w:ins w:id="13023" w:author="Lektorat Bauer" w:date="2025-03-07T09:13:00Z" w16du:dateUtc="2025-03-07T08:13:00Z">
        <w:r w:rsidR="001E43A8">
          <w:rPr>
            <w:rFonts w:ascii="Arial" w:hAnsi="Arial" w:cs="Arial"/>
            <w:sz w:val="24"/>
            <w:szCs w:val="24"/>
          </w:rPr>
          <w:t>è</w:t>
        </w:r>
      </w:ins>
      <w:del w:id="13024" w:author="Lektorat Bauer" w:date="2025-03-07T09:13:00Z" w16du:dateUtc="2025-03-07T08:13:00Z">
        <w:r w:rsidRPr="00944672" w:rsidDel="001E43A8">
          <w:rPr>
            <w:rFonts w:ascii="Arial" w:hAnsi="Arial" w:cs="Arial"/>
            <w:sz w:val="24"/>
            <w:szCs w:val="24"/>
          </w:rPr>
          <w:delText>e</w:delText>
        </w:r>
      </w:del>
      <w:r w:rsidRPr="00944672">
        <w:rPr>
          <w:rFonts w:ascii="Arial" w:hAnsi="Arial" w:cs="Arial"/>
          <w:sz w:val="24"/>
          <w:szCs w:val="24"/>
        </w:rPr>
        <w:t>me Br</w:t>
      </w:r>
      <w:del w:id="13025" w:author="Lektorat Bauer" w:date="2025-03-07T09:13:00Z" w16du:dateUtc="2025-03-07T08:13:00Z">
        <w:r w:rsidRPr="00944672" w:rsidDel="001E43A8">
          <w:rPr>
            <w:rFonts w:ascii="Arial" w:hAnsi="Arial" w:cs="Arial"/>
            <w:sz w:val="24"/>
            <w:szCs w:val="24"/>
          </w:rPr>
          <w:delText>u</w:delText>
        </w:r>
      </w:del>
      <w:ins w:id="13026" w:author="Lektorat Bauer" w:date="2025-03-07T09:13:00Z" w16du:dateUtc="2025-03-07T08:13:00Z">
        <w:r w:rsidR="001E43A8">
          <w:rPr>
            <w:rFonts w:ascii="Arial" w:hAnsi="Arial" w:cs="Arial"/>
            <w:sz w:val="24"/>
            <w:szCs w:val="24"/>
          </w:rPr>
          <w:t>û</w:t>
        </w:r>
      </w:ins>
      <w:r w:rsidRPr="00944672">
        <w:rPr>
          <w:rFonts w:ascii="Arial" w:hAnsi="Arial" w:cs="Arial"/>
          <w:sz w:val="24"/>
          <w:szCs w:val="24"/>
        </w:rPr>
        <w:t>lé</w:t>
      </w:r>
      <w:ins w:id="13027" w:author="Lektorat Bauer" w:date="2025-03-07T09:13:00Z" w16du:dateUtc="2025-03-07T08:13:00Z">
        <w:r w:rsidR="001E43A8">
          <w:rPr>
            <w:rFonts w:ascii="Arial" w:hAnsi="Arial" w:cs="Arial"/>
            <w:sz w:val="24"/>
            <w:szCs w:val="24"/>
          </w:rPr>
          <w:t>e</w:t>
        </w:r>
      </w:ins>
      <w:r w:rsidRPr="00944672">
        <w:rPr>
          <w:rFonts w:ascii="Arial" w:hAnsi="Arial" w:cs="Arial"/>
          <w:sz w:val="24"/>
          <w:szCs w:val="24"/>
        </w:rPr>
        <w:t xml:space="preserve"> von der Tonka-Bohne. Sonderwünsche werden wir im Rahmen unsere Möglichkeiten berücksichtigen.“ </w:t>
      </w:r>
    </w:p>
    <w:p w14:paraId="45CFD345" w14:textId="77777777" w:rsidR="001E43A8" w:rsidRDefault="00944672" w:rsidP="00623B68">
      <w:pPr>
        <w:autoSpaceDE w:val="0"/>
        <w:autoSpaceDN w:val="0"/>
        <w:adjustRightInd w:val="0"/>
        <w:spacing w:after="0" w:line="360" w:lineRule="auto"/>
        <w:ind w:firstLine="227"/>
        <w:jc w:val="both"/>
        <w:rPr>
          <w:ins w:id="13028" w:author="Lektorat Bauer" w:date="2025-03-07T09:13:00Z" w16du:dateUtc="2025-03-07T08:13:00Z"/>
          <w:rFonts w:ascii="Arial" w:hAnsi="Arial" w:cs="Arial"/>
          <w:sz w:val="24"/>
          <w:szCs w:val="24"/>
        </w:rPr>
      </w:pPr>
      <w:r w:rsidRPr="00944672">
        <w:rPr>
          <w:rFonts w:ascii="Arial" w:hAnsi="Arial" w:cs="Arial"/>
          <w:sz w:val="24"/>
          <w:szCs w:val="24"/>
        </w:rPr>
        <w:t>Diese Ansage kam so lässig und selbstsicher, dass die drei nur staunend schauen konnten. Dr. Arnaud fasst</w:t>
      </w:r>
      <w:ins w:id="13029" w:author="Lektorat Bauer" w:date="2025-03-07T09:13:00Z" w16du:dateUtc="2025-03-07T08:13:00Z">
        <w:r w:rsidR="001E43A8">
          <w:rPr>
            <w:rFonts w:ascii="Arial" w:hAnsi="Arial" w:cs="Arial"/>
            <w:sz w:val="24"/>
            <w:szCs w:val="24"/>
          </w:rPr>
          <w:t>e</w:t>
        </w:r>
      </w:ins>
      <w:r w:rsidRPr="00944672">
        <w:rPr>
          <w:rFonts w:ascii="Arial" w:hAnsi="Arial" w:cs="Arial"/>
          <w:sz w:val="24"/>
          <w:szCs w:val="24"/>
        </w:rPr>
        <w:t xml:space="preserve"> sich als Erster. „Das war kein Scherz? </w:t>
      </w:r>
      <w:ins w:id="13030" w:author="Lektorat Bauer" w:date="2025-03-07T09:13:00Z" w16du:dateUtc="2025-03-07T08:13:00Z">
        <w:r w:rsidR="001E43A8">
          <w:rPr>
            <w:rFonts w:ascii="Arial" w:hAnsi="Arial" w:cs="Arial"/>
            <w:sz w:val="24"/>
            <w:szCs w:val="24"/>
          </w:rPr>
          <w:t>O</w:t>
        </w:r>
      </w:ins>
      <w:del w:id="13031" w:author="Lektorat Bauer" w:date="2025-03-07T09:13:00Z" w16du:dateUtc="2025-03-07T08:13:00Z">
        <w:r w:rsidRPr="00944672" w:rsidDel="001E43A8">
          <w:rPr>
            <w:rFonts w:ascii="Arial" w:hAnsi="Arial" w:cs="Arial"/>
            <w:sz w:val="24"/>
            <w:szCs w:val="24"/>
          </w:rPr>
          <w:delText>o</w:delText>
        </w:r>
      </w:del>
      <w:r w:rsidRPr="00944672">
        <w:rPr>
          <w:rFonts w:ascii="Arial" w:hAnsi="Arial" w:cs="Arial"/>
          <w:sz w:val="24"/>
          <w:szCs w:val="24"/>
        </w:rPr>
        <w:t>der?“</w:t>
      </w:r>
    </w:p>
    <w:p w14:paraId="03B84376" w14:textId="4A5F51BE"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del w:id="13032" w:author="Lektorat Bauer" w:date="2025-03-07T09:13:00Z" w16du:dateUtc="2025-03-07T08:13:00Z">
        <w:r w:rsidRPr="00944672" w:rsidDel="001E43A8">
          <w:rPr>
            <w:rFonts w:ascii="Arial" w:hAnsi="Arial" w:cs="Arial"/>
            <w:sz w:val="24"/>
            <w:szCs w:val="24"/>
          </w:rPr>
          <w:delText xml:space="preserve"> Die Flugbegleiterin sagte: </w:delText>
        </w:r>
      </w:del>
      <w:r w:rsidRPr="00944672">
        <w:rPr>
          <w:rFonts w:ascii="Arial" w:hAnsi="Arial" w:cs="Arial"/>
          <w:sz w:val="24"/>
          <w:szCs w:val="24"/>
        </w:rPr>
        <w:t xml:space="preserve">„Natürlich nicht.“ </w:t>
      </w:r>
    </w:p>
    <w:p w14:paraId="60632A91" w14:textId="77777777" w:rsidR="001E43A8" w:rsidRDefault="00944672" w:rsidP="00623B68">
      <w:pPr>
        <w:autoSpaceDE w:val="0"/>
        <w:autoSpaceDN w:val="0"/>
        <w:adjustRightInd w:val="0"/>
        <w:spacing w:after="0" w:line="360" w:lineRule="auto"/>
        <w:ind w:firstLine="227"/>
        <w:jc w:val="both"/>
        <w:rPr>
          <w:ins w:id="13033" w:author="Lektorat Bauer" w:date="2025-03-07T09:14:00Z" w16du:dateUtc="2025-03-07T08:14:00Z"/>
          <w:rFonts w:ascii="Arial" w:hAnsi="Arial" w:cs="Arial"/>
          <w:sz w:val="24"/>
          <w:szCs w:val="24"/>
        </w:rPr>
      </w:pPr>
      <w:r w:rsidRPr="00944672">
        <w:rPr>
          <w:rFonts w:ascii="Arial" w:hAnsi="Arial" w:cs="Arial"/>
          <w:sz w:val="24"/>
          <w:szCs w:val="24"/>
        </w:rPr>
        <w:t>Jetzt hatte sich Catherine gefangen. „Was bitte bekommt die Crew zu essen?“</w:t>
      </w:r>
    </w:p>
    <w:p w14:paraId="63F7F45C" w14:textId="6DCD77A9" w:rsidR="001E43A8" w:rsidRDefault="00944672" w:rsidP="00623B68">
      <w:pPr>
        <w:autoSpaceDE w:val="0"/>
        <w:autoSpaceDN w:val="0"/>
        <w:adjustRightInd w:val="0"/>
        <w:spacing w:after="0" w:line="360" w:lineRule="auto"/>
        <w:ind w:firstLine="227"/>
        <w:jc w:val="both"/>
        <w:rPr>
          <w:ins w:id="13034" w:author="Lektorat Bauer" w:date="2025-03-07T09:14:00Z" w16du:dateUtc="2025-03-07T08:14:00Z"/>
          <w:rFonts w:ascii="Arial" w:hAnsi="Arial" w:cs="Arial"/>
          <w:sz w:val="24"/>
          <w:szCs w:val="24"/>
        </w:rPr>
      </w:pPr>
      <w:r w:rsidRPr="00944672">
        <w:rPr>
          <w:rFonts w:ascii="Arial" w:hAnsi="Arial" w:cs="Arial"/>
          <w:sz w:val="24"/>
          <w:szCs w:val="24"/>
        </w:rPr>
        <w:t xml:space="preserve"> „Für uns haben wir </w:t>
      </w:r>
      <w:del w:id="13035" w:author="Lektorat Bauer" w:date="2025-03-07T09:14:00Z" w16du:dateUtc="2025-03-07T08:14:00Z">
        <w:r w:rsidRPr="00944672" w:rsidDel="001E43A8">
          <w:rPr>
            <w:rFonts w:ascii="Arial" w:hAnsi="Arial" w:cs="Arial"/>
            <w:sz w:val="24"/>
            <w:szCs w:val="24"/>
          </w:rPr>
          <w:delText>auch das</w:delText>
        </w:r>
      </w:del>
      <w:ins w:id="13036" w:author="Lektorat Bauer" w:date="2025-03-07T09:14:00Z" w16du:dateUtc="2025-03-07T08:14:00Z">
        <w:r w:rsidR="001E43A8">
          <w:rPr>
            <w:rFonts w:ascii="Arial" w:hAnsi="Arial" w:cs="Arial"/>
            <w:sz w:val="24"/>
            <w:szCs w:val="24"/>
          </w:rPr>
          <w:t>dasselbe</w:t>
        </w:r>
      </w:ins>
      <w:r w:rsidRPr="00944672">
        <w:rPr>
          <w:rFonts w:ascii="Arial" w:hAnsi="Arial" w:cs="Arial"/>
          <w:sz w:val="24"/>
          <w:szCs w:val="24"/>
        </w:rPr>
        <w:t xml:space="preserve"> Essen bestellt.“ </w:t>
      </w:r>
    </w:p>
    <w:p w14:paraId="77CC3E09" w14:textId="77777777" w:rsidR="001E43A8" w:rsidRDefault="00944672" w:rsidP="00623B68">
      <w:pPr>
        <w:autoSpaceDE w:val="0"/>
        <w:autoSpaceDN w:val="0"/>
        <w:adjustRightInd w:val="0"/>
        <w:spacing w:after="0" w:line="360" w:lineRule="auto"/>
        <w:ind w:firstLine="227"/>
        <w:jc w:val="both"/>
        <w:rPr>
          <w:ins w:id="13037" w:author="Lektorat Bauer" w:date="2025-03-07T09:14:00Z" w16du:dateUtc="2025-03-07T08:14:00Z"/>
          <w:rFonts w:ascii="Arial" w:hAnsi="Arial" w:cs="Arial"/>
          <w:sz w:val="24"/>
          <w:szCs w:val="24"/>
        </w:rPr>
      </w:pPr>
      <w:r w:rsidRPr="00944672">
        <w:rPr>
          <w:rFonts w:ascii="Arial" w:hAnsi="Arial" w:cs="Arial"/>
          <w:sz w:val="24"/>
          <w:szCs w:val="24"/>
        </w:rPr>
        <w:t>„Sie scherzen?</w:t>
      </w:r>
      <w:del w:id="13038" w:author="Lektorat Bauer" w:date="2025-03-07T09:14:00Z" w16du:dateUtc="2025-03-07T08:14:00Z">
        <w:r w:rsidRPr="00944672" w:rsidDel="001E43A8">
          <w:rPr>
            <w:rFonts w:ascii="Arial" w:hAnsi="Arial" w:cs="Arial"/>
            <w:sz w:val="24"/>
            <w:szCs w:val="24"/>
          </w:rPr>
          <w:delText>!</w:delText>
        </w:r>
      </w:del>
      <w:r w:rsidRPr="00944672">
        <w:rPr>
          <w:rFonts w:ascii="Arial" w:hAnsi="Arial" w:cs="Arial"/>
          <w:sz w:val="24"/>
          <w:szCs w:val="24"/>
        </w:rPr>
        <w:t>“</w:t>
      </w:r>
      <w:ins w:id="13039" w:author="Lektorat Bauer" w:date="2025-03-07T09:14:00Z" w16du:dateUtc="2025-03-07T08:14:00Z">
        <w:r w:rsidR="001E43A8">
          <w:rPr>
            <w:rFonts w:ascii="Arial" w:hAnsi="Arial" w:cs="Arial"/>
            <w:sz w:val="24"/>
            <w:szCs w:val="24"/>
          </w:rPr>
          <w:t>,</w:t>
        </w:r>
      </w:ins>
      <w:r w:rsidRPr="00944672">
        <w:rPr>
          <w:rFonts w:ascii="Arial" w:hAnsi="Arial" w:cs="Arial"/>
          <w:sz w:val="24"/>
          <w:szCs w:val="24"/>
        </w:rPr>
        <w:t xml:space="preserve"> fragte Beatrice verwirrt. </w:t>
      </w:r>
    </w:p>
    <w:p w14:paraId="4F00AB8E" w14:textId="726C0626" w:rsidR="00944672" w:rsidRPr="00944672" w:rsidRDefault="00944672" w:rsidP="001E43A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„Oh nein. Auf diesen Spezialflügen dürfen wir bestellen</w:t>
      </w:r>
      <w:ins w:id="13040" w:author="Lektorat Bauer" w:date="2025-03-07T09:14:00Z" w16du:dateUtc="2025-03-07T08:14:00Z">
        <w:r w:rsidR="001E43A8">
          <w:rPr>
            <w:rFonts w:ascii="Arial" w:hAnsi="Arial" w:cs="Arial"/>
            <w:sz w:val="24"/>
            <w:szCs w:val="24"/>
          </w:rPr>
          <w:t>,</w:t>
        </w:r>
      </w:ins>
      <w:r w:rsidRPr="00944672">
        <w:rPr>
          <w:rFonts w:ascii="Arial" w:hAnsi="Arial" w:cs="Arial"/>
          <w:sz w:val="24"/>
          <w:szCs w:val="24"/>
        </w:rPr>
        <w:t xml:space="preserve"> was wir möchten. Heute war der dritte Pilot, Thomas Jacobsen</w:t>
      </w:r>
      <w:ins w:id="13041" w:author="Lektorat Bauer" w:date="2025-03-07T09:14:00Z" w16du:dateUtc="2025-03-07T08:14:00Z">
        <w:r w:rsidR="001E43A8">
          <w:rPr>
            <w:rFonts w:ascii="Arial" w:hAnsi="Arial" w:cs="Arial"/>
            <w:sz w:val="24"/>
            <w:szCs w:val="24"/>
          </w:rPr>
          <w:t>,</w:t>
        </w:r>
      </w:ins>
      <w:r w:rsidRPr="00944672">
        <w:rPr>
          <w:rFonts w:ascii="Arial" w:hAnsi="Arial" w:cs="Arial"/>
          <w:sz w:val="24"/>
          <w:szCs w:val="24"/>
        </w:rPr>
        <w:t xml:space="preserve"> für das Crew-Essen zuständig und hat das so </w:t>
      </w:r>
      <w:del w:id="13042" w:author="Lektorat Bauer" w:date="2025-03-07T09:14:00Z" w16du:dateUtc="2025-03-07T08:14:00Z">
        <w:r w:rsidRPr="00944672" w:rsidDel="001E43A8">
          <w:rPr>
            <w:rFonts w:ascii="Arial" w:hAnsi="Arial" w:cs="Arial"/>
            <w:sz w:val="24"/>
            <w:szCs w:val="24"/>
          </w:rPr>
          <w:delText>zusmmengestellt</w:delText>
        </w:r>
      </w:del>
      <w:ins w:id="13043" w:author="Lektorat Bauer" w:date="2025-03-07T09:14:00Z" w16du:dateUtc="2025-03-07T08:14:00Z">
        <w:r w:rsidR="001E43A8" w:rsidRPr="00944672">
          <w:rPr>
            <w:rFonts w:ascii="Arial" w:hAnsi="Arial" w:cs="Arial"/>
            <w:sz w:val="24"/>
            <w:szCs w:val="24"/>
          </w:rPr>
          <w:t>zusammengestellt</w:t>
        </w:r>
      </w:ins>
      <w:r w:rsidRPr="00944672">
        <w:rPr>
          <w:rFonts w:ascii="Arial" w:hAnsi="Arial" w:cs="Arial"/>
          <w:sz w:val="24"/>
          <w:szCs w:val="24"/>
        </w:rPr>
        <w:t>. Sie brauchen sich also keine Gedanken machen. Wenn es Sie beruhigt, können Sie sich sagen, Sie hätten das Crew-Essen bekommen.“</w:t>
      </w:r>
      <w:ins w:id="13044" w:author="Lektorat Bauer" w:date="2025-03-07T09:17:00Z" w16du:dateUtc="2025-03-07T08:17:00Z">
        <w:r w:rsidR="001E43A8">
          <w:rPr>
            <w:rFonts w:ascii="Arial" w:hAnsi="Arial" w:cs="Arial"/>
            <w:sz w:val="24"/>
            <w:szCs w:val="24"/>
          </w:rPr>
          <w:t xml:space="preserve"> </w:t>
        </w:r>
      </w:ins>
      <w:del w:id="13045" w:author="Lektorat Bauer" w:date="2025-03-07T09:14:00Z" w16du:dateUtc="2025-03-07T08:14:00Z">
        <w:r w:rsidRPr="00944672" w:rsidDel="001E43A8">
          <w:rPr>
            <w:rFonts w:ascii="Arial" w:hAnsi="Arial" w:cs="Arial"/>
            <w:sz w:val="24"/>
            <w:szCs w:val="24"/>
          </w:rPr>
          <w:delText xml:space="preserve"> </w:delText>
        </w:r>
      </w:del>
      <w:r w:rsidRPr="00944672">
        <w:rPr>
          <w:rFonts w:ascii="Arial" w:hAnsi="Arial" w:cs="Arial"/>
          <w:sz w:val="24"/>
          <w:szCs w:val="24"/>
        </w:rPr>
        <w:t xml:space="preserve">Nach dieser Antwort mussten die drei </w:t>
      </w:r>
      <w:ins w:id="13046" w:author="Lektorat Bauer" w:date="2025-03-07T09:14:00Z" w16du:dateUtc="2025-03-07T08:14:00Z">
        <w:r w:rsidR="001E43A8">
          <w:rPr>
            <w:rFonts w:ascii="Arial" w:hAnsi="Arial" w:cs="Arial"/>
            <w:sz w:val="24"/>
            <w:szCs w:val="24"/>
          </w:rPr>
          <w:t>l</w:t>
        </w:r>
      </w:ins>
      <w:del w:id="13047" w:author="Lektorat Bauer" w:date="2025-03-07T09:14:00Z" w16du:dateUtc="2025-03-07T08:14:00Z">
        <w:r w:rsidRPr="00944672" w:rsidDel="001E43A8">
          <w:rPr>
            <w:rFonts w:ascii="Arial" w:hAnsi="Arial" w:cs="Arial"/>
            <w:sz w:val="24"/>
            <w:szCs w:val="24"/>
          </w:rPr>
          <w:delText>L</w:delText>
        </w:r>
      </w:del>
      <w:r w:rsidRPr="00944672">
        <w:rPr>
          <w:rFonts w:ascii="Arial" w:hAnsi="Arial" w:cs="Arial"/>
          <w:sz w:val="24"/>
          <w:szCs w:val="24"/>
        </w:rPr>
        <w:t>achen</w:t>
      </w:r>
      <w:ins w:id="13048" w:author="Lektorat Bauer" w:date="2025-03-07T09:15:00Z" w16du:dateUtc="2025-03-07T08:15:00Z">
        <w:r w:rsidR="001E43A8">
          <w:rPr>
            <w:rFonts w:ascii="Arial" w:hAnsi="Arial" w:cs="Arial"/>
            <w:sz w:val="24"/>
            <w:szCs w:val="24"/>
          </w:rPr>
          <w:t>.</w:t>
        </w:r>
      </w:ins>
      <w:del w:id="13049" w:author="Lektorat Bauer" w:date="2025-03-07T09:15:00Z" w16du:dateUtc="2025-03-07T08:15:00Z">
        <w:r w:rsidRPr="00944672" w:rsidDel="001E43A8">
          <w:rPr>
            <w:rFonts w:ascii="Arial" w:hAnsi="Arial" w:cs="Arial"/>
            <w:sz w:val="24"/>
            <w:szCs w:val="24"/>
          </w:rPr>
          <w:delText xml:space="preserve">, dann sagte Catherine. </w:delText>
        </w:r>
        <w:commentRangeStart w:id="13050"/>
        <w:r w:rsidRPr="00944672" w:rsidDel="001E43A8">
          <w:rPr>
            <w:rFonts w:ascii="Arial" w:hAnsi="Arial" w:cs="Arial"/>
            <w:sz w:val="24"/>
            <w:szCs w:val="24"/>
          </w:rPr>
          <w:delText xml:space="preserve">„Das ist doch kein normales Catering?! Wie geht das?“ „Es ist nett, dass Sie fragen. Thomas ist nach der Landung in die Stadt gefahren und war einkaufen. Wir sind immer froh, wenn er mitfliegt, </w:delText>
        </w:r>
        <w:r w:rsidRPr="00944672" w:rsidDel="001E43A8">
          <w:rPr>
            <w:rFonts w:ascii="Arial" w:hAnsi="Arial" w:cs="Arial"/>
            <w:sz w:val="24"/>
            <w:szCs w:val="24"/>
          </w:rPr>
          <w:lastRenderedPageBreak/>
          <w:delText>seine Entscheidungen sind, fast immer sehr lecker. Er ist Hobbykoch und sehr krativ. Manchmal gibt es nur etwas streit mit Sho.“ „Das ist Ihr Buchhalter?“ Fragte Arnaud über das Display. Jetzt lachte die Flugbegleiterin, „Nein, dass ist unser Koch. Die Küche ist hinter dem Behandlungszimmer eingerichtet. Sho kocht immer frisch, für alle; aber er hasst es, wenn ihm zu viele Vorgaben gemacht werden. Heute jedoch, waren Sho und Thomas gemeinsam auf dem Markt und haben sich geeinigt. Ich empfehle Ihnen daher, das ‘Crew-Essen’.“</w:delText>
        </w:r>
      </w:del>
      <w:commentRangeEnd w:id="13050"/>
      <w:r w:rsidR="001E43A8">
        <w:rPr>
          <w:rStyle w:val="Kommentarzeichen"/>
        </w:rPr>
        <w:commentReference w:id="13050"/>
      </w:r>
    </w:p>
    <w:p w14:paraId="73D142E6" w14:textId="77777777" w:rsidR="001E43A8" w:rsidRDefault="00944672" w:rsidP="00623B68">
      <w:pPr>
        <w:autoSpaceDE w:val="0"/>
        <w:autoSpaceDN w:val="0"/>
        <w:adjustRightInd w:val="0"/>
        <w:spacing w:after="0" w:line="360" w:lineRule="auto"/>
        <w:ind w:firstLine="227"/>
        <w:jc w:val="both"/>
        <w:rPr>
          <w:ins w:id="13051" w:author="Lektorat Bauer" w:date="2025-03-07T09:17:00Z" w16du:dateUtc="2025-03-07T08:17:00Z"/>
          <w:rFonts w:ascii="Arial" w:hAnsi="Arial" w:cs="Arial"/>
          <w:sz w:val="24"/>
          <w:szCs w:val="24"/>
        </w:rPr>
      </w:pPr>
      <w:r w:rsidRPr="00944672">
        <w:rPr>
          <w:rFonts w:ascii="Arial" w:hAnsi="Arial" w:cs="Arial"/>
          <w:sz w:val="24"/>
          <w:szCs w:val="24"/>
        </w:rPr>
        <w:t>„</w:t>
      </w:r>
      <w:del w:id="13052" w:author="Lektorat Bauer" w:date="2025-03-07T09:17:00Z" w16du:dateUtc="2025-03-07T08:17:00Z">
        <w:r w:rsidRPr="00944672" w:rsidDel="001E43A8">
          <w:rPr>
            <w:rFonts w:ascii="Arial" w:hAnsi="Arial" w:cs="Arial"/>
            <w:sz w:val="24"/>
            <w:szCs w:val="24"/>
          </w:rPr>
          <w:delText xml:space="preserve">Einverstanden! </w:delText>
        </w:r>
      </w:del>
      <w:r w:rsidRPr="00944672">
        <w:rPr>
          <w:rFonts w:ascii="Arial" w:hAnsi="Arial" w:cs="Arial"/>
          <w:sz w:val="24"/>
          <w:szCs w:val="24"/>
        </w:rPr>
        <w:t>Ich habe noch 45 Minuten. Ginge es, dass wir in einer Stunde essen?“</w:t>
      </w:r>
      <w:ins w:id="13053" w:author="Lektorat Bauer" w:date="2025-03-07T09:17:00Z" w16du:dateUtc="2025-03-07T08:17:00Z">
        <w:r w:rsidR="001E43A8">
          <w:rPr>
            <w:rFonts w:ascii="Arial" w:hAnsi="Arial" w:cs="Arial"/>
            <w:sz w:val="24"/>
            <w:szCs w:val="24"/>
          </w:rPr>
          <w:t>,</w:t>
        </w:r>
      </w:ins>
      <w:r w:rsidRPr="00944672">
        <w:rPr>
          <w:rFonts w:ascii="Arial" w:hAnsi="Arial" w:cs="Arial"/>
          <w:sz w:val="24"/>
          <w:szCs w:val="24"/>
        </w:rPr>
        <w:t xml:space="preserve"> </w:t>
      </w:r>
      <w:ins w:id="13054" w:author="Lektorat Bauer" w:date="2025-03-07T09:17:00Z" w16du:dateUtc="2025-03-07T08:17:00Z">
        <w:r w:rsidR="001E43A8">
          <w:rPr>
            <w:rFonts w:ascii="Arial" w:hAnsi="Arial" w:cs="Arial"/>
            <w:sz w:val="24"/>
            <w:szCs w:val="24"/>
          </w:rPr>
          <w:t>f</w:t>
        </w:r>
      </w:ins>
      <w:del w:id="13055" w:author="Lektorat Bauer" w:date="2025-03-07T09:17:00Z" w16du:dateUtc="2025-03-07T08:17:00Z">
        <w:r w:rsidRPr="00944672" w:rsidDel="001E43A8">
          <w:rPr>
            <w:rFonts w:ascii="Arial" w:hAnsi="Arial" w:cs="Arial"/>
            <w:sz w:val="24"/>
            <w:szCs w:val="24"/>
          </w:rPr>
          <w:delText>F</w:delText>
        </w:r>
      </w:del>
      <w:r w:rsidRPr="00944672">
        <w:rPr>
          <w:rFonts w:ascii="Arial" w:hAnsi="Arial" w:cs="Arial"/>
          <w:sz w:val="24"/>
          <w:szCs w:val="24"/>
        </w:rPr>
        <w:t>ragte Dr. Arnaud. Catherine nickte und sagte</w:t>
      </w:r>
      <w:del w:id="13056" w:author="Lektorat Bauer" w:date="2025-03-07T09:17:00Z" w16du:dateUtc="2025-03-07T08:17:00Z">
        <w:r w:rsidRPr="00944672" w:rsidDel="001E43A8">
          <w:rPr>
            <w:rFonts w:ascii="Arial" w:hAnsi="Arial" w:cs="Arial"/>
            <w:sz w:val="24"/>
            <w:szCs w:val="24"/>
          </w:rPr>
          <w:delText>,</w:delText>
        </w:r>
      </w:del>
      <w:ins w:id="13057" w:author="Lektorat Bauer" w:date="2025-03-07T09:17:00Z" w16du:dateUtc="2025-03-07T08:17:00Z">
        <w:r w:rsidR="001E43A8">
          <w:rPr>
            <w:rFonts w:ascii="Arial" w:hAnsi="Arial" w:cs="Arial"/>
            <w:sz w:val="24"/>
            <w:szCs w:val="24"/>
          </w:rPr>
          <w:t>:</w:t>
        </w:r>
      </w:ins>
      <w:r w:rsidRPr="00944672">
        <w:rPr>
          <w:rFonts w:ascii="Arial" w:hAnsi="Arial" w:cs="Arial"/>
          <w:sz w:val="24"/>
          <w:szCs w:val="24"/>
        </w:rPr>
        <w:t xml:space="preserve"> „Das wäre mir auch recht.“ </w:t>
      </w:r>
    </w:p>
    <w:p w14:paraId="771037F7" w14:textId="77777777" w:rsidR="001E43A8" w:rsidRDefault="00944672" w:rsidP="00623B68">
      <w:pPr>
        <w:autoSpaceDE w:val="0"/>
        <w:autoSpaceDN w:val="0"/>
        <w:adjustRightInd w:val="0"/>
        <w:spacing w:after="0" w:line="360" w:lineRule="auto"/>
        <w:ind w:firstLine="227"/>
        <w:jc w:val="both"/>
        <w:rPr>
          <w:ins w:id="13058" w:author="Lektorat Bauer" w:date="2025-03-07T09:17:00Z" w16du:dateUtc="2025-03-07T08:17:00Z"/>
          <w:rFonts w:ascii="Arial" w:hAnsi="Arial" w:cs="Arial"/>
          <w:sz w:val="24"/>
          <w:szCs w:val="24"/>
        </w:rPr>
      </w:pPr>
      <w:r w:rsidRPr="00944672">
        <w:rPr>
          <w:rFonts w:ascii="Arial" w:hAnsi="Arial" w:cs="Arial"/>
          <w:sz w:val="24"/>
          <w:szCs w:val="24"/>
        </w:rPr>
        <w:t>„Frau Mueller, ist es Ihnen recht, dass ich Ihnen einen leichten Cocktail von der Königskrabbe mit frische</w:t>
      </w:r>
      <w:ins w:id="13059" w:author="Lektorat Bauer" w:date="2025-03-07T09:17:00Z" w16du:dateUtc="2025-03-07T08:17:00Z">
        <w:r w:rsidR="001E43A8">
          <w:rPr>
            <w:rFonts w:ascii="Arial" w:hAnsi="Arial" w:cs="Arial"/>
            <w:sz w:val="24"/>
            <w:szCs w:val="24"/>
          </w:rPr>
          <w:t>m</w:t>
        </w:r>
      </w:ins>
      <w:del w:id="13060" w:author="Lektorat Bauer" w:date="2025-03-07T09:17:00Z" w16du:dateUtc="2025-03-07T08:17:00Z">
        <w:r w:rsidRPr="00944672" w:rsidDel="001E43A8">
          <w:rPr>
            <w:rFonts w:ascii="Arial" w:hAnsi="Arial" w:cs="Arial"/>
            <w:sz w:val="24"/>
            <w:szCs w:val="24"/>
          </w:rPr>
          <w:delText>n</w:delText>
        </w:r>
      </w:del>
      <w:r w:rsidRPr="00944672">
        <w:rPr>
          <w:rFonts w:ascii="Arial" w:hAnsi="Arial" w:cs="Arial"/>
          <w:sz w:val="24"/>
          <w:szCs w:val="24"/>
        </w:rPr>
        <w:t xml:space="preserve"> Baguette als Zwischenmahlzeit serviere?“ </w:t>
      </w:r>
    </w:p>
    <w:p w14:paraId="67C24E6F" w14:textId="7EDEC8B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„Kann ich öfter mit Ihnen fliegen?</w:t>
      </w:r>
      <w:del w:id="13061" w:author="Lektorat Bauer" w:date="2025-03-07T09:17:00Z" w16du:dateUtc="2025-03-07T08:17:00Z">
        <w:r w:rsidRPr="00944672" w:rsidDel="001E43A8">
          <w:rPr>
            <w:rFonts w:ascii="Arial" w:hAnsi="Arial" w:cs="Arial"/>
            <w:sz w:val="24"/>
            <w:szCs w:val="24"/>
          </w:rPr>
          <w:delText xml:space="preserve"> ... </w:delText>
        </w:r>
        <w:commentRangeStart w:id="13062"/>
        <w:r w:rsidRPr="00944672" w:rsidDel="001E43A8">
          <w:rPr>
            <w:rFonts w:ascii="Arial" w:hAnsi="Arial" w:cs="Arial"/>
            <w:sz w:val="24"/>
            <w:szCs w:val="24"/>
          </w:rPr>
          <w:delText>und. Ja gerne. Danke</w:delText>
        </w:r>
      </w:del>
      <w:commentRangeEnd w:id="13062"/>
      <w:r w:rsidR="001E43A8">
        <w:rPr>
          <w:rStyle w:val="Kommentarzeichen"/>
        </w:rPr>
        <w:commentReference w:id="13062"/>
      </w:r>
      <w:r w:rsidRPr="00944672">
        <w:rPr>
          <w:rFonts w:ascii="Arial" w:hAnsi="Arial" w:cs="Arial"/>
          <w:sz w:val="24"/>
          <w:szCs w:val="24"/>
        </w:rPr>
        <w:t>“</w:t>
      </w:r>
      <w:ins w:id="13063" w:author="Lektorat Bauer" w:date="2025-03-07T09:17:00Z" w16du:dateUtc="2025-03-07T08:17:00Z">
        <w:r w:rsidR="001E43A8">
          <w:rPr>
            <w:rFonts w:ascii="Arial" w:hAnsi="Arial" w:cs="Arial"/>
            <w:sz w:val="24"/>
            <w:szCs w:val="24"/>
          </w:rPr>
          <w:t>,</w:t>
        </w:r>
      </w:ins>
      <w:r w:rsidRPr="00944672">
        <w:rPr>
          <w:rFonts w:ascii="Arial" w:hAnsi="Arial" w:cs="Arial"/>
          <w:sz w:val="24"/>
          <w:szCs w:val="24"/>
        </w:rPr>
        <w:t xml:space="preserve"> antwortete Beatrice lachend.</w:t>
      </w:r>
    </w:p>
    <w:p w14:paraId="2447EF16"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76ABF502"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3DE33BA6"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517414C3" w14:textId="06609735"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Die Flugzeit nach Seoul sollte rund 11 Stunden betragen. Die Zwei-Stunden-Schichten hatten sich als sinnvoll erwiesen und jeder</w:t>
      </w:r>
      <w:ins w:id="13064" w:author="Lektorat Bauer" w:date="2025-03-07T09:18:00Z" w16du:dateUtc="2025-03-07T08:18:00Z">
        <w:r w:rsidR="006169DE">
          <w:rPr>
            <w:rFonts w:ascii="Arial" w:hAnsi="Arial" w:cs="Arial"/>
            <w:sz w:val="24"/>
            <w:szCs w:val="24"/>
          </w:rPr>
          <w:t>,</w:t>
        </w:r>
      </w:ins>
      <w:r w:rsidRPr="00944672">
        <w:rPr>
          <w:rFonts w:ascii="Arial" w:hAnsi="Arial" w:cs="Arial"/>
          <w:sz w:val="24"/>
          <w:szCs w:val="24"/>
        </w:rPr>
        <w:t xml:space="preserve"> der frei hatte, nutzte die Chance auf ein wenig Schlaf. Da</w:t>
      </w:r>
      <w:ins w:id="13065" w:author="Lektorat Bauer" w:date="2025-03-07T09:18:00Z" w16du:dateUtc="2025-03-07T08:18:00Z">
        <w:r w:rsidR="006169DE">
          <w:rPr>
            <w:rFonts w:ascii="Arial" w:hAnsi="Arial" w:cs="Arial"/>
            <w:sz w:val="24"/>
            <w:szCs w:val="24"/>
          </w:rPr>
          <w:t>s</w:t>
        </w:r>
      </w:ins>
      <w:r w:rsidRPr="00944672">
        <w:rPr>
          <w:rFonts w:ascii="Arial" w:hAnsi="Arial" w:cs="Arial"/>
          <w:sz w:val="24"/>
          <w:szCs w:val="24"/>
        </w:rPr>
        <w:t xml:space="preserve"> </w:t>
      </w:r>
      <w:del w:id="13066" w:author="Lektorat Bauer" w:date="2025-03-07T09:18:00Z" w16du:dateUtc="2025-03-07T08:18:00Z">
        <w:r w:rsidRPr="00944672" w:rsidDel="006169DE">
          <w:rPr>
            <w:rFonts w:ascii="Arial" w:hAnsi="Arial" w:cs="Arial"/>
            <w:sz w:val="24"/>
            <w:szCs w:val="24"/>
          </w:rPr>
          <w:delText>e</w:delText>
        </w:r>
      </w:del>
      <w:ins w:id="13067" w:author="Lektorat Bauer" w:date="2025-03-07T09:18:00Z" w16du:dateUtc="2025-03-07T08:18:00Z">
        <w:r w:rsidR="006169DE">
          <w:rPr>
            <w:rFonts w:ascii="Arial" w:hAnsi="Arial" w:cs="Arial"/>
            <w:sz w:val="24"/>
            <w:szCs w:val="24"/>
          </w:rPr>
          <w:t>E</w:t>
        </w:r>
      </w:ins>
      <w:r w:rsidRPr="00944672">
        <w:rPr>
          <w:rFonts w:ascii="Arial" w:hAnsi="Arial" w:cs="Arial"/>
          <w:sz w:val="24"/>
          <w:szCs w:val="24"/>
        </w:rPr>
        <w:t>rste, was man im Krankenhaus lernt ist</w:t>
      </w:r>
      <w:ins w:id="13068" w:author="Lektorat Bauer" w:date="2025-03-07T09:18:00Z" w16du:dateUtc="2025-03-07T08:18:00Z">
        <w:r w:rsidR="006169DE">
          <w:rPr>
            <w:rFonts w:ascii="Arial" w:hAnsi="Arial" w:cs="Arial"/>
            <w:sz w:val="24"/>
            <w:szCs w:val="24"/>
          </w:rPr>
          <w:t>:</w:t>
        </w:r>
      </w:ins>
      <w:del w:id="13069" w:author="Lektorat Bauer" w:date="2025-03-07T09:18:00Z" w16du:dateUtc="2025-03-07T08:18:00Z">
        <w:r w:rsidRPr="00944672" w:rsidDel="006169DE">
          <w:rPr>
            <w:rFonts w:ascii="Arial" w:hAnsi="Arial" w:cs="Arial"/>
            <w:sz w:val="24"/>
            <w:szCs w:val="24"/>
          </w:rPr>
          <w:delText>,</w:delText>
        </w:r>
      </w:del>
      <w:r w:rsidRPr="00944672">
        <w:rPr>
          <w:rFonts w:ascii="Arial" w:hAnsi="Arial" w:cs="Arial"/>
          <w:sz w:val="24"/>
          <w:szCs w:val="24"/>
        </w:rPr>
        <w:t xml:space="preserve"> Schlafe! Wann immer Du kannst.</w:t>
      </w:r>
    </w:p>
    <w:p w14:paraId="6D4D654A" w14:textId="7A91B18C"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Nach neun Stunden Flugzeit</w:t>
      </w:r>
      <w:del w:id="13070" w:author="Lektorat Bauer" w:date="2025-03-07T09:18:00Z" w16du:dateUtc="2025-03-07T08:18:00Z">
        <w:r w:rsidRPr="00944672" w:rsidDel="006169DE">
          <w:rPr>
            <w:rFonts w:ascii="Arial" w:hAnsi="Arial" w:cs="Arial"/>
            <w:sz w:val="24"/>
            <w:szCs w:val="24"/>
          </w:rPr>
          <w:delText>,</w:delText>
        </w:r>
      </w:del>
      <w:r w:rsidRPr="00944672">
        <w:rPr>
          <w:rFonts w:ascii="Arial" w:hAnsi="Arial" w:cs="Arial"/>
          <w:sz w:val="24"/>
          <w:szCs w:val="24"/>
        </w:rPr>
        <w:t xml:space="preserve"> hatte Beatrice die Hälfte ihrer zweiten Schicht erreicht und Dr. Arnaud und Catherine Deveaux saßen entspannt in den Reisesesseln, als eine Nachricht auf dem Display erschien. „Zwei Minuten bis zur Video</w:t>
      </w:r>
      <w:ins w:id="13071" w:author="Lektorat Bauer" w:date="2025-03-07T09:18:00Z" w16du:dateUtc="2025-03-07T08:18:00Z">
        <w:r w:rsidR="006169DE">
          <w:rPr>
            <w:rFonts w:ascii="Arial" w:hAnsi="Arial" w:cs="Arial"/>
            <w:sz w:val="24"/>
            <w:szCs w:val="24"/>
          </w:rPr>
          <w:t>k</w:t>
        </w:r>
      </w:ins>
      <w:del w:id="13072" w:author="Lektorat Bauer" w:date="2025-03-07T09:18:00Z" w16du:dateUtc="2025-03-07T08:18:00Z">
        <w:r w:rsidRPr="00944672" w:rsidDel="006169DE">
          <w:rPr>
            <w:rFonts w:ascii="Arial" w:hAnsi="Arial" w:cs="Arial"/>
            <w:sz w:val="24"/>
            <w:szCs w:val="24"/>
          </w:rPr>
          <w:delText>-K</w:delText>
        </w:r>
      </w:del>
      <w:r w:rsidRPr="00944672">
        <w:rPr>
          <w:rFonts w:ascii="Arial" w:hAnsi="Arial" w:cs="Arial"/>
          <w:sz w:val="24"/>
          <w:szCs w:val="24"/>
        </w:rPr>
        <w:t xml:space="preserve">onferenz.“ </w:t>
      </w:r>
    </w:p>
    <w:p w14:paraId="7889B11F" w14:textId="77777777" w:rsidR="006169DE" w:rsidRDefault="00944672" w:rsidP="00623B68">
      <w:pPr>
        <w:autoSpaceDE w:val="0"/>
        <w:autoSpaceDN w:val="0"/>
        <w:adjustRightInd w:val="0"/>
        <w:spacing w:after="0" w:line="360" w:lineRule="auto"/>
        <w:ind w:firstLine="227"/>
        <w:jc w:val="both"/>
        <w:rPr>
          <w:ins w:id="13073" w:author="Lektorat Bauer" w:date="2025-03-07T09:18:00Z" w16du:dateUtc="2025-03-07T08:18:00Z"/>
          <w:rFonts w:ascii="Arial" w:hAnsi="Arial" w:cs="Arial"/>
          <w:sz w:val="24"/>
          <w:szCs w:val="24"/>
        </w:rPr>
      </w:pPr>
      <w:r w:rsidRPr="00944672">
        <w:rPr>
          <w:rFonts w:ascii="Arial" w:hAnsi="Arial" w:cs="Arial"/>
          <w:sz w:val="24"/>
          <w:szCs w:val="24"/>
        </w:rPr>
        <w:t xml:space="preserve">Dr. Arnaud ging in den Behandlungsraum, um alle Informationen direkt im Blick zu haben. Auf dem Bildschirm erschien der Arzt aus Seoul. „Guten Tag, mein Name ist Dr. Oon Ki Baek.“ </w:t>
      </w:r>
    </w:p>
    <w:p w14:paraId="4D33A9AA" w14:textId="5E21971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„Guten Tag, Dr. Baek. Mein Name ist Dr. Jaques Arnaud, neben mir ist Beatrice Mueller und zugeschaltet, auf dem anderen Bildschirm</w:t>
      </w:r>
      <w:ins w:id="13074" w:author="Lektorat Bauer" w:date="2025-03-07T09:18:00Z" w16du:dateUtc="2025-03-07T08:18:00Z">
        <w:r w:rsidR="006169DE">
          <w:rPr>
            <w:rFonts w:ascii="Arial" w:hAnsi="Arial" w:cs="Arial"/>
            <w:sz w:val="24"/>
            <w:szCs w:val="24"/>
          </w:rPr>
          <w:t>,</w:t>
        </w:r>
      </w:ins>
      <w:r w:rsidRPr="00944672">
        <w:rPr>
          <w:rFonts w:ascii="Arial" w:hAnsi="Arial" w:cs="Arial"/>
          <w:sz w:val="24"/>
          <w:szCs w:val="24"/>
        </w:rPr>
        <w:t xml:space="preserve"> ist Catherine Deveaux. Wie können wir helfen?“</w:t>
      </w:r>
    </w:p>
    <w:p w14:paraId="5200BA3F"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Fast 20 Minuten lang wurden Fragen und Antworten ausgetauscht. Dr. Baek hatte bereits Daten aus Frankreich erhalten und diese mit den aktuellen Daten verglichen. Die Daten wurden ausgewertet und man kam überein, dass Johann Dahlleiter gleich nach der </w:t>
      </w:r>
      <w:r w:rsidRPr="00944672">
        <w:rPr>
          <w:rFonts w:ascii="Arial" w:hAnsi="Arial" w:cs="Arial"/>
          <w:sz w:val="24"/>
          <w:szCs w:val="24"/>
        </w:rPr>
        <w:lastRenderedPageBreak/>
        <w:t>Ankunft operiert werden sollte. Nach dem Ende des Gespräches begann die ACJ319 mit dem Landeanflug auf Seouls Gimpo Flughafen.</w:t>
      </w:r>
    </w:p>
    <w:p w14:paraId="00F5D46A"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71E28B98"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1B12430E"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26A32044" w14:textId="476B08F2"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 xml:space="preserve">Nach der Landung wurde Johann Dahlleiter direkt in das Klinikum in Seoul gebracht und das Team um Dr. Baek übernahm die Behandlung. Für die drei Franzosen war ein Ausflugsprogramm organisiert worden. Sie würden drei Tage in Seoul bleiben. Sie wohnten im Four Seasons und bewohnten jeder eine Executive Suite. Der Rückflug </w:t>
      </w:r>
      <w:del w:id="13075" w:author="Lektorat Bauer" w:date="2025-03-07T09:19:00Z" w16du:dateUtc="2025-03-07T08:19:00Z">
        <w:r w:rsidRPr="00944672" w:rsidDel="006169DE">
          <w:rPr>
            <w:rFonts w:ascii="Arial" w:hAnsi="Arial" w:cs="Arial"/>
            <w:sz w:val="24"/>
            <w:szCs w:val="24"/>
          </w:rPr>
          <w:delText xml:space="preserve">würde </w:delText>
        </w:r>
      </w:del>
      <w:ins w:id="13076" w:author="Lektorat Bauer" w:date="2025-03-07T09:19:00Z" w16du:dateUtc="2025-03-07T08:19:00Z">
        <w:r w:rsidR="006169DE">
          <w:rPr>
            <w:rFonts w:ascii="Arial" w:hAnsi="Arial" w:cs="Arial"/>
            <w:sz w:val="24"/>
            <w:szCs w:val="24"/>
          </w:rPr>
          <w:t>sollte</w:t>
        </w:r>
        <w:r w:rsidR="006169DE" w:rsidRPr="00944672">
          <w:rPr>
            <w:rFonts w:ascii="Arial" w:hAnsi="Arial" w:cs="Arial"/>
            <w:sz w:val="24"/>
            <w:szCs w:val="24"/>
          </w:rPr>
          <w:t xml:space="preserve"> </w:t>
        </w:r>
      </w:ins>
      <w:r w:rsidRPr="00944672">
        <w:rPr>
          <w:rFonts w:ascii="Arial" w:hAnsi="Arial" w:cs="Arial"/>
          <w:sz w:val="24"/>
          <w:szCs w:val="24"/>
        </w:rPr>
        <w:t xml:space="preserve">in der First Class von Asiana Airlines erfolgen, da die Air France auf diesem Flug nur Business Class anbot. Von Paris würden Sie noch einmal rund 30 Minuten in einem Privatjet nach Le Touquet fliegen. </w:t>
      </w:r>
    </w:p>
    <w:p w14:paraId="5B19A2AC"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Diese Reise bot Stoff für viele Geschichten nach der Rückkehr.</w:t>
      </w:r>
    </w:p>
    <w:p w14:paraId="018295C0"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09B7A47F"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652E4306"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3ACE2CF0"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commentRangeStart w:id="13077"/>
      <w:commentRangeEnd w:id="13077"/>
      <w:r w:rsidRPr="00944672">
        <w:rPr>
          <w:rFonts w:ascii="Arial" w:hAnsi="Arial" w:cs="Arial"/>
          <w:sz w:val="24"/>
          <w:szCs w:val="24"/>
        </w:rPr>
        <w:commentReference w:id="13077"/>
      </w:r>
      <w:r w:rsidRPr="00944672">
        <w:rPr>
          <w:rFonts w:ascii="Arial" w:hAnsi="Arial" w:cs="Arial"/>
          <w:sz w:val="24"/>
          <w:szCs w:val="24"/>
        </w:rPr>
        <w:t>&gt;&gt;&gt; Westsahara, Mai 2015&lt;&lt;&lt;</w:t>
      </w:r>
    </w:p>
    <w:p w14:paraId="129EB6A0" w14:textId="49C644B0"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Die Westsahara ist ein Landstrich an der Westküste Afrikas, der mit einer lebhaften Geschichte aufwarten kann. Bis 1975 war die Westsahara von Spanien als Kolonie besetzt. Nach dem Abzug der ehemaligen Kolonialmacht Spanien beansprucht</w:t>
      </w:r>
      <w:ins w:id="13078" w:author="Lektorat Bauer" w:date="2025-03-07T09:20:00Z" w16du:dateUtc="2025-03-07T08:20:00Z">
        <w:r w:rsidR="000F6E08">
          <w:rPr>
            <w:rFonts w:ascii="Arial" w:hAnsi="Arial" w:cs="Arial"/>
            <w:sz w:val="24"/>
            <w:szCs w:val="24"/>
          </w:rPr>
          <w:t>e</w:t>
        </w:r>
      </w:ins>
      <w:r w:rsidRPr="00944672">
        <w:rPr>
          <w:rFonts w:ascii="Arial" w:hAnsi="Arial" w:cs="Arial"/>
          <w:sz w:val="24"/>
          <w:szCs w:val="24"/>
        </w:rPr>
        <w:t xml:space="preserve"> Marokko das Gebiet und </w:t>
      </w:r>
      <w:del w:id="13079" w:author="Lektorat Bauer" w:date="2025-03-07T09:20:00Z" w16du:dateUtc="2025-03-07T08:20:00Z">
        <w:r w:rsidRPr="00944672" w:rsidDel="000F6E08">
          <w:rPr>
            <w:rFonts w:ascii="Arial" w:hAnsi="Arial" w:cs="Arial"/>
            <w:sz w:val="24"/>
            <w:szCs w:val="24"/>
          </w:rPr>
          <w:delText xml:space="preserve">hat </w:delText>
        </w:r>
      </w:del>
      <w:ins w:id="13080" w:author="Lektorat Bauer" w:date="2025-03-07T09:20:00Z" w16du:dateUtc="2025-03-07T08:20:00Z">
        <w:r w:rsidR="000F6E08">
          <w:rPr>
            <w:rFonts w:ascii="Arial" w:hAnsi="Arial" w:cs="Arial"/>
            <w:sz w:val="24"/>
            <w:szCs w:val="24"/>
          </w:rPr>
          <w:t>annektierte</w:t>
        </w:r>
        <w:r w:rsidR="000F6E08" w:rsidRPr="00944672">
          <w:rPr>
            <w:rFonts w:ascii="Arial" w:hAnsi="Arial" w:cs="Arial"/>
            <w:sz w:val="24"/>
            <w:szCs w:val="24"/>
          </w:rPr>
          <w:t xml:space="preserve"> </w:t>
        </w:r>
      </w:ins>
      <w:r w:rsidRPr="00944672">
        <w:rPr>
          <w:rFonts w:ascii="Arial" w:hAnsi="Arial" w:cs="Arial"/>
          <w:sz w:val="24"/>
          <w:szCs w:val="24"/>
        </w:rPr>
        <w:t>es nahezu vollständig</w:t>
      </w:r>
      <w:del w:id="13081" w:author="Lektorat Bauer" w:date="2025-03-07T09:20:00Z" w16du:dateUtc="2025-03-07T08:20:00Z">
        <w:r w:rsidRPr="00944672" w:rsidDel="000F6E08">
          <w:rPr>
            <w:rFonts w:ascii="Arial" w:hAnsi="Arial" w:cs="Arial"/>
            <w:sz w:val="24"/>
            <w:szCs w:val="24"/>
          </w:rPr>
          <w:delText xml:space="preserve"> annektiert</w:delText>
        </w:r>
      </w:del>
      <w:r w:rsidRPr="00944672">
        <w:rPr>
          <w:rFonts w:ascii="Arial" w:hAnsi="Arial" w:cs="Arial"/>
          <w:sz w:val="24"/>
          <w:szCs w:val="24"/>
        </w:rPr>
        <w:t>. Marokko betrachtet das in vorkolonialer Zeit in einem losen Abhängigkeitsverhältnis zu ihm stehende Gebiet als Teil seines Territoriums. Es hat nach einer Schätzung von 2019 etwa 597.000 Einwohner.</w:t>
      </w:r>
    </w:p>
    <w:p w14:paraId="6DD0DDE1"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Noch zur Zeit der spanischen Besetzung gründete sich 1973 die Polisario. Ziel der Polisario ist die staatliche Unabhängigkeit der Region Westsahara. Das provisorische Hauptquartier der Polisario-Regierung der demokratischen arabischen Republik Sahara liegt in Tindūf.</w:t>
      </w:r>
    </w:p>
    <w:p w14:paraId="00DD0511"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Da Marokko die Bodenschätze der Westsahara ausbeutet und wenig Geld aus diesen Gewinnen in das Gebiet zurückfließen, ist eine Entspannung der Situation nicht zu erwarten.</w:t>
      </w:r>
    </w:p>
    <w:p w14:paraId="3A180843" w14:textId="034A6255"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In dieser politischen </w:t>
      </w:r>
      <w:del w:id="13082" w:author="Lektorat Bauer" w:date="2025-03-07T09:20:00Z" w16du:dateUtc="2025-03-07T08:20:00Z">
        <w:r w:rsidRPr="00944672" w:rsidDel="000F6E08">
          <w:rPr>
            <w:rFonts w:ascii="Arial" w:hAnsi="Arial" w:cs="Arial"/>
            <w:sz w:val="24"/>
            <w:szCs w:val="24"/>
          </w:rPr>
          <w:delText xml:space="preserve">Grundlage </w:delText>
        </w:r>
      </w:del>
      <w:ins w:id="13083" w:author="Lektorat Bauer" w:date="2025-03-07T09:20:00Z" w16du:dateUtc="2025-03-07T08:20:00Z">
        <w:r w:rsidR="000F6E08">
          <w:rPr>
            <w:rFonts w:ascii="Arial" w:hAnsi="Arial" w:cs="Arial"/>
            <w:sz w:val="24"/>
            <w:szCs w:val="24"/>
          </w:rPr>
          <w:t>Lage</w:t>
        </w:r>
        <w:r w:rsidR="000F6E08" w:rsidRPr="00944672">
          <w:rPr>
            <w:rFonts w:ascii="Arial" w:hAnsi="Arial" w:cs="Arial"/>
            <w:sz w:val="24"/>
            <w:szCs w:val="24"/>
          </w:rPr>
          <w:t xml:space="preserve"> </w:t>
        </w:r>
      </w:ins>
      <w:r w:rsidRPr="00944672">
        <w:rPr>
          <w:rFonts w:ascii="Arial" w:hAnsi="Arial" w:cs="Arial"/>
          <w:sz w:val="24"/>
          <w:szCs w:val="24"/>
        </w:rPr>
        <w:t xml:space="preserve">traf das Erkundungsteam um Dr. Benjamin Dingaka an der Grenzstation von Mauretanien und der Westsahara ein. Ursprünglich war </w:t>
      </w:r>
      <w:r w:rsidRPr="00944672">
        <w:rPr>
          <w:rFonts w:ascii="Arial" w:hAnsi="Arial" w:cs="Arial"/>
          <w:sz w:val="24"/>
          <w:szCs w:val="24"/>
        </w:rPr>
        <w:lastRenderedPageBreak/>
        <w:t>geplant, dass Sie nach Nouakchott, der Hauptstadt</w:t>
      </w:r>
      <w:del w:id="13084" w:author="Lektorat Bauer" w:date="2025-03-07T09:20:00Z" w16du:dateUtc="2025-03-07T08:20:00Z">
        <w:r w:rsidRPr="00944672" w:rsidDel="000F6E08">
          <w:rPr>
            <w:rFonts w:ascii="Arial" w:hAnsi="Arial" w:cs="Arial"/>
            <w:sz w:val="24"/>
            <w:szCs w:val="24"/>
          </w:rPr>
          <w:delText>,</w:delText>
        </w:r>
      </w:del>
      <w:r w:rsidRPr="00944672">
        <w:rPr>
          <w:rFonts w:ascii="Arial" w:hAnsi="Arial" w:cs="Arial"/>
          <w:sz w:val="24"/>
          <w:szCs w:val="24"/>
        </w:rPr>
        <w:t xml:space="preserve"> Mauretaniens fliegen würden, um dann mit einem Geländewagen nach Norden Richtung Westsahara zu fahren.</w:t>
      </w:r>
    </w:p>
    <w:p w14:paraId="4701B6D3"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Aus praktischen Erwägungen flogen sie die 2.600 Kilometer von Algier direkt zum Nouadhibou International Airport. In Nouadhibou bezogen sie ein Gästehaus und suchten sich ein Restaurant für den Abend. Nouadhibou, ehemals Port-Étienne, ist die zweitgrößte Stadt, der größte Hafen und das wirtschaftliche Zentrum Mauretaniens. Nouadhibou liegt nahe der Grenze Mauretaniens zur Westsahara auf der geschützten Ostseite in der Mitte der wenige Kilometer breiten Landzunge Ras Nouadhibou.</w:t>
      </w:r>
    </w:p>
    <w:p w14:paraId="2C3CE578" w14:textId="77777777" w:rsidR="005335E5" w:rsidRDefault="00944672" w:rsidP="00623B68">
      <w:pPr>
        <w:autoSpaceDE w:val="0"/>
        <w:autoSpaceDN w:val="0"/>
        <w:adjustRightInd w:val="0"/>
        <w:spacing w:after="0" w:line="360" w:lineRule="auto"/>
        <w:ind w:firstLine="227"/>
        <w:jc w:val="both"/>
        <w:rPr>
          <w:ins w:id="13085" w:author="Lektorat Bauer" w:date="2025-03-07T09:21:00Z" w16du:dateUtc="2025-03-07T08:21:00Z"/>
          <w:rFonts w:ascii="Arial" w:hAnsi="Arial" w:cs="Arial"/>
          <w:sz w:val="24"/>
          <w:szCs w:val="24"/>
        </w:rPr>
      </w:pPr>
      <w:r w:rsidRPr="00944672">
        <w:rPr>
          <w:rFonts w:ascii="Arial" w:hAnsi="Arial" w:cs="Arial"/>
          <w:sz w:val="24"/>
          <w:szCs w:val="24"/>
        </w:rPr>
        <w:t>„Sagen Sie, Dr. Dingaka, was genau machen wir hier eigentlich?“</w:t>
      </w:r>
      <w:ins w:id="13086" w:author="Lektorat Bauer" w:date="2025-03-07T09:21:00Z" w16du:dateUtc="2025-03-07T08:21:00Z">
        <w:r w:rsidR="005335E5">
          <w:rPr>
            <w:rFonts w:ascii="Arial" w:hAnsi="Arial" w:cs="Arial"/>
            <w:sz w:val="24"/>
            <w:szCs w:val="24"/>
          </w:rPr>
          <w:t>,</w:t>
        </w:r>
      </w:ins>
      <w:r w:rsidRPr="00944672">
        <w:rPr>
          <w:rFonts w:ascii="Arial" w:hAnsi="Arial" w:cs="Arial"/>
          <w:sz w:val="24"/>
          <w:szCs w:val="24"/>
        </w:rPr>
        <w:t xml:space="preserve"> </w:t>
      </w:r>
      <w:ins w:id="13087" w:author="Lektorat Bauer" w:date="2025-03-07T09:21:00Z" w16du:dateUtc="2025-03-07T08:21:00Z">
        <w:r w:rsidR="005335E5">
          <w:rPr>
            <w:rFonts w:ascii="Arial" w:hAnsi="Arial" w:cs="Arial"/>
            <w:sz w:val="24"/>
            <w:szCs w:val="24"/>
          </w:rPr>
          <w:t>f</w:t>
        </w:r>
      </w:ins>
      <w:del w:id="13088" w:author="Lektorat Bauer" w:date="2025-03-07T09:21:00Z" w16du:dateUtc="2025-03-07T08:21:00Z">
        <w:r w:rsidRPr="00944672" w:rsidDel="005335E5">
          <w:rPr>
            <w:rFonts w:ascii="Arial" w:hAnsi="Arial" w:cs="Arial"/>
            <w:sz w:val="24"/>
            <w:szCs w:val="24"/>
          </w:rPr>
          <w:delText>F</w:delText>
        </w:r>
      </w:del>
      <w:r w:rsidRPr="00944672">
        <w:rPr>
          <w:rFonts w:ascii="Arial" w:hAnsi="Arial" w:cs="Arial"/>
          <w:sz w:val="24"/>
          <w:szCs w:val="24"/>
        </w:rPr>
        <w:t xml:space="preserve">ragte Chand Sahib Kaur, nachdem sie Tee und Wasser bekommen hatten. </w:t>
      </w:r>
    </w:p>
    <w:p w14:paraId="27CFA2B5" w14:textId="300981C0"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„Wie genau meinen Sie das?“</w:t>
      </w:r>
      <w:ins w:id="13089" w:author="Lektorat Bauer" w:date="2025-03-07T09:21:00Z" w16du:dateUtc="2025-03-07T08:21:00Z">
        <w:r w:rsidR="005335E5">
          <w:rPr>
            <w:rFonts w:ascii="Arial" w:hAnsi="Arial" w:cs="Arial"/>
            <w:sz w:val="24"/>
            <w:szCs w:val="24"/>
          </w:rPr>
          <w:t>,</w:t>
        </w:r>
      </w:ins>
      <w:r w:rsidRPr="00944672">
        <w:rPr>
          <w:rFonts w:ascii="Arial" w:hAnsi="Arial" w:cs="Arial"/>
          <w:sz w:val="24"/>
          <w:szCs w:val="24"/>
        </w:rPr>
        <w:t xml:space="preserve"> </w:t>
      </w:r>
      <w:ins w:id="13090" w:author="Lektorat Bauer" w:date="2025-03-07T09:21:00Z" w16du:dateUtc="2025-03-07T08:21:00Z">
        <w:r w:rsidR="005335E5">
          <w:rPr>
            <w:rFonts w:ascii="Arial" w:hAnsi="Arial" w:cs="Arial"/>
            <w:sz w:val="24"/>
            <w:szCs w:val="24"/>
          </w:rPr>
          <w:t>f</w:t>
        </w:r>
      </w:ins>
      <w:del w:id="13091" w:author="Lektorat Bauer" w:date="2025-03-07T09:21:00Z" w16du:dateUtc="2025-03-07T08:21:00Z">
        <w:r w:rsidRPr="00944672" w:rsidDel="005335E5">
          <w:rPr>
            <w:rFonts w:ascii="Arial" w:hAnsi="Arial" w:cs="Arial"/>
            <w:sz w:val="24"/>
            <w:szCs w:val="24"/>
          </w:rPr>
          <w:delText>F</w:delText>
        </w:r>
      </w:del>
      <w:r w:rsidRPr="00944672">
        <w:rPr>
          <w:rFonts w:ascii="Arial" w:hAnsi="Arial" w:cs="Arial"/>
          <w:sz w:val="24"/>
          <w:szCs w:val="24"/>
        </w:rPr>
        <w:t>ragte Benjamin Dingaka zurück. „Also meinen Sie, was wir hier in Mauretanien machen oder was wir demnächst in der Westsahara machen?“ Als</w:t>
      </w:r>
      <w:ins w:id="13092" w:author="Lektorat Bauer" w:date="2025-03-07T09:21:00Z" w16du:dateUtc="2025-03-07T08:21:00Z">
        <w:r w:rsidR="005335E5">
          <w:rPr>
            <w:rFonts w:ascii="Arial" w:hAnsi="Arial" w:cs="Arial"/>
            <w:sz w:val="24"/>
            <w:szCs w:val="24"/>
          </w:rPr>
          <w:t xml:space="preserve"> er</w:t>
        </w:r>
      </w:ins>
      <w:r w:rsidRPr="00944672">
        <w:rPr>
          <w:rFonts w:ascii="Arial" w:hAnsi="Arial" w:cs="Arial"/>
          <w:sz w:val="24"/>
          <w:szCs w:val="24"/>
        </w:rPr>
        <w:t xml:space="preserve"> das gesagt hatte, zuckte er kurz mit den Schultern und fuhr fort. „Entschuldigung, die Macht der Gewohnheit. Unpräzise Fragen bringen unpräzise Antworten. Ich hatte schon viele Gespräche mit Kunden, bei denen ich feststellen musste, dass wir die gleichen Wörter nutz</w:t>
      </w:r>
      <w:ins w:id="13093" w:author="Lektorat Bauer" w:date="2025-03-07T09:21:00Z" w16du:dateUtc="2025-03-07T08:21:00Z">
        <w:r w:rsidR="005335E5">
          <w:rPr>
            <w:rFonts w:ascii="Arial" w:hAnsi="Arial" w:cs="Arial"/>
            <w:sz w:val="24"/>
            <w:szCs w:val="24"/>
          </w:rPr>
          <w:t>t</w:t>
        </w:r>
      </w:ins>
      <w:r w:rsidRPr="00944672">
        <w:rPr>
          <w:rFonts w:ascii="Arial" w:hAnsi="Arial" w:cs="Arial"/>
          <w:sz w:val="24"/>
          <w:szCs w:val="24"/>
        </w:rPr>
        <w:t>en</w:t>
      </w:r>
      <w:ins w:id="13094" w:author="Lektorat Bauer" w:date="2025-03-07T09:21:00Z" w16du:dateUtc="2025-03-07T08:21:00Z">
        <w:r w:rsidR="005335E5">
          <w:rPr>
            <w:rFonts w:ascii="Arial" w:hAnsi="Arial" w:cs="Arial"/>
            <w:sz w:val="24"/>
            <w:szCs w:val="24"/>
          </w:rPr>
          <w:t>,</w:t>
        </w:r>
      </w:ins>
      <w:r w:rsidRPr="00944672">
        <w:rPr>
          <w:rFonts w:ascii="Arial" w:hAnsi="Arial" w:cs="Arial"/>
          <w:sz w:val="24"/>
          <w:szCs w:val="24"/>
        </w:rPr>
        <w:t xml:space="preserve"> aber unterschiedliche Dinge mein</w:t>
      </w:r>
      <w:ins w:id="13095" w:author="Lektorat Bauer" w:date="2025-03-07T09:21:00Z" w16du:dateUtc="2025-03-07T08:21:00Z">
        <w:r w:rsidR="005335E5">
          <w:rPr>
            <w:rFonts w:ascii="Arial" w:hAnsi="Arial" w:cs="Arial"/>
            <w:sz w:val="24"/>
            <w:szCs w:val="24"/>
          </w:rPr>
          <w:t>t</w:t>
        </w:r>
      </w:ins>
      <w:r w:rsidRPr="00944672">
        <w:rPr>
          <w:rFonts w:ascii="Arial" w:hAnsi="Arial" w:cs="Arial"/>
          <w:sz w:val="24"/>
          <w:szCs w:val="24"/>
        </w:rPr>
        <w:t>en.“</w:t>
      </w:r>
    </w:p>
    <w:p w14:paraId="63A1BC5D" w14:textId="5EAF053E"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„Das kann ich gut verstehen</w:t>
      </w:r>
      <w:del w:id="13096" w:author="Lektorat Bauer" w:date="2025-03-07T09:21:00Z" w16du:dateUtc="2025-03-07T08:21:00Z">
        <w:r w:rsidRPr="00944672" w:rsidDel="005335E5">
          <w:rPr>
            <w:rFonts w:ascii="Arial" w:hAnsi="Arial" w:cs="Arial"/>
            <w:sz w:val="24"/>
            <w:szCs w:val="24"/>
          </w:rPr>
          <w:delText>en.</w:delText>
        </w:r>
      </w:del>
      <w:r w:rsidRPr="00944672">
        <w:rPr>
          <w:rFonts w:ascii="Arial" w:hAnsi="Arial" w:cs="Arial"/>
          <w:sz w:val="24"/>
          <w:szCs w:val="24"/>
        </w:rPr>
        <w:t>“</w:t>
      </w:r>
      <w:ins w:id="13097" w:author="Lektorat Bauer" w:date="2025-03-07T09:21:00Z" w16du:dateUtc="2025-03-07T08:21:00Z">
        <w:r w:rsidR="005335E5">
          <w:rPr>
            <w:rFonts w:ascii="Arial" w:hAnsi="Arial" w:cs="Arial"/>
            <w:sz w:val="24"/>
            <w:szCs w:val="24"/>
          </w:rPr>
          <w:t>,</w:t>
        </w:r>
      </w:ins>
      <w:r w:rsidRPr="00944672">
        <w:rPr>
          <w:rFonts w:ascii="Arial" w:hAnsi="Arial" w:cs="Arial"/>
          <w:sz w:val="24"/>
          <w:szCs w:val="24"/>
        </w:rPr>
        <w:t xml:space="preserve"> </w:t>
      </w:r>
      <w:ins w:id="13098" w:author="Lektorat Bauer" w:date="2025-03-07T09:21:00Z" w16du:dateUtc="2025-03-07T08:21:00Z">
        <w:r w:rsidR="005335E5">
          <w:rPr>
            <w:rFonts w:ascii="Arial" w:hAnsi="Arial" w:cs="Arial"/>
            <w:sz w:val="24"/>
            <w:szCs w:val="24"/>
          </w:rPr>
          <w:t>s</w:t>
        </w:r>
      </w:ins>
      <w:del w:id="13099" w:author="Lektorat Bauer" w:date="2025-03-07T09:21:00Z" w16du:dateUtc="2025-03-07T08:21:00Z">
        <w:r w:rsidRPr="00944672" w:rsidDel="005335E5">
          <w:rPr>
            <w:rFonts w:ascii="Arial" w:hAnsi="Arial" w:cs="Arial"/>
            <w:sz w:val="24"/>
            <w:szCs w:val="24"/>
          </w:rPr>
          <w:delText>S</w:delText>
        </w:r>
      </w:del>
      <w:r w:rsidRPr="00944672">
        <w:rPr>
          <w:rFonts w:ascii="Arial" w:hAnsi="Arial" w:cs="Arial"/>
          <w:sz w:val="24"/>
          <w:szCs w:val="24"/>
        </w:rPr>
        <w:t xml:space="preserve">agte jetzt Satria Chow und Chand Sahib Kaur </w:t>
      </w:r>
      <w:del w:id="13100" w:author="Lektorat Bauer" w:date="2025-03-07T10:33:00Z" w16du:dateUtc="2025-03-07T09:33:00Z">
        <w:r w:rsidRPr="00944672" w:rsidDel="00D8382D">
          <w:rPr>
            <w:rFonts w:ascii="Arial" w:hAnsi="Arial" w:cs="Arial"/>
            <w:sz w:val="24"/>
            <w:szCs w:val="24"/>
          </w:rPr>
          <w:delText xml:space="preserve">nickte und sagte. „Sie haben recht. Daher formuliere ich neu.“ </w:delText>
        </w:r>
      </w:del>
      <w:ins w:id="13101" w:author="Lektorat Bauer" w:date="2025-03-07T10:33:00Z" w16du:dateUtc="2025-03-07T09:33:00Z">
        <w:r w:rsidR="00D8382D">
          <w:rPr>
            <w:rFonts w:ascii="Arial" w:hAnsi="Arial" w:cs="Arial"/>
            <w:sz w:val="24"/>
            <w:szCs w:val="24"/>
          </w:rPr>
          <w:t>stimmt</w:t>
        </w:r>
      </w:ins>
      <w:ins w:id="13102" w:author="Lektorat Bauer" w:date="2025-03-07T10:34:00Z" w16du:dateUtc="2025-03-07T09:34:00Z">
        <w:r w:rsidR="00D8382D">
          <w:rPr>
            <w:rFonts w:ascii="Arial" w:hAnsi="Arial" w:cs="Arial"/>
            <w:sz w:val="24"/>
            <w:szCs w:val="24"/>
          </w:rPr>
          <w:t>e</w:t>
        </w:r>
      </w:ins>
      <w:ins w:id="13103" w:author="Lektorat Bauer" w:date="2025-03-07T10:33:00Z" w16du:dateUtc="2025-03-07T09:33:00Z">
        <w:r w:rsidR="00D8382D">
          <w:rPr>
            <w:rFonts w:ascii="Arial" w:hAnsi="Arial" w:cs="Arial"/>
            <w:sz w:val="24"/>
            <w:szCs w:val="24"/>
          </w:rPr>
          <w:t xml:space="preserve"> ebenfalls zu. </w:t>
        </w:r>
      </w:ins>
      <w:del w:id="13104" w:author="Lektorat Bauer" w:date="2025-03-07T10:33:00Z" w16du:dateUtc="2025-03-07T09:33:00Z">
        <w:r w:rsidRPr="00944672" w:rsidDel="00D8382D">
          <w:rPr>
            <w:rFonts w:ascii="Arial" w:hAnsi="Arial" w:cs="Arial"/>
            <w:sz w:val="24"/>
            <w:szCs w:val="24"/>
          </w:rPr>
          <w:delText xml:space="preserve">Diese Aussage ließ </w:delText>
        </w:r>
      </w:del>
      <w:r w:rsidRPr="00944672">
        <w:rPr>
          <w:rFonts w:ascii="Arial" w:hAnsi="Arial" w:cs="Arial"/>
          <w:sz w:val="24"/>
          <w:szCs w:val="24"/>
        </w:rPr>
        <w:t>Dr. Dingaka lächel</w:t>
      </w:r>
      <w:ins w:id="13105" w:author="Lektorat Bauer" w:date="2025-03-07T10:33:00Z" w16du:dateUtc="2025-03-07T09:33:00Z">
        <w:r w:rsidR="00D8382D">
          <w:rPr>
            <w:rFonts w:ascii="Arial" w:hAnsi="Arial" w:cs="Arial"/>
            <w:sz w:val="24"/>
            <w:szCs w:val="24"/>
          </w:rPr>
          <w:t>te</w:t>
        </w:r>
      </w:ins>
      <w:del w:id="13106" w:author="Lektorat Bauer" w:date="2025-03-07T10:33:00Z" w16du:dateUtc="2025-03-07T09:33:00Z">
        <w:r w:rsidRPr="00944672" w:rsidDel="00D8382D">
          <w:rPr>
            <w:rFonts w:ascii="Arial" w:hAnsi="Arial" w:cs="Arial"/>
            <w:sz w:val="24"/>
            <w:szCs w:val="24"/>
          </w:rPr>
          <w:delText>n.</w:delText>
        </w:r>
      </w:del>
      <w:ins w:id="13107" w:author="Lektorat Bauer" w:date="2025-03-07T10:33:00Z" w16du:dateUtc="2025-03-07T09:33:00Z">
        <w:r w:rsidR="00D8382D">
          <w:rPr>
            <w:rFonts w:ascii="Arial" w:hAnsi="Arial" w:cs="Arial"/>
            <w:sz w:val="24"/>
            <w:szCs w:val="24"/>
          </w:rPr>
          <w:t xml:space="preserve">, als </w:t>
        </w:r>
      </w:ins>
      <w:ins w:id="13108" w:author="Lektorat Bauer" w:date="2025-03-07T10:34:00Z" w16du:dateUtc="2025-03-07T09:34:00Z">
        <w:r w:rsidR="00D8382D">
          <w:rPr>
            <w:rFonts w:ascii="Arial" w:hAnsi="Arial" w:cs="Arial"/>
            <w:sz w:val="24"/>
            <w:szCs w:val="24"/>
          </w:rPr>
          <w:t>Chand Sahib Kaur neu ansetzte:</w:t>
        </w:r>
      </w:ins>
      <w:r w:rsidRPr="00944672">
        <w:rPr>
          <w:rFonts w:ascii="Arial" w:hAnsi="Arial" w:cs="Arial"/>
          <w:sz w:val="24"/>
          <w:szCs w:val="24"/>
        </w:rPr>
        <w:t xml:space="preserve"> „Wir waren in Libyen und haben Ihnen in einer Gefahrenlage geholfen. In Algerien sind wir vier Wochen durch den Sand gelaufen, ohne etwas zu finden. Jetzt sind wir an der Westküste Afrikas und wollen morgen in ein unwirtliches Gebiet fahren. Also sollte meine Frage sein: Was erwarten Sie in der Westsahara zu finden? </w:t>
      </w:r>
      <w:ins w:id="13109" w:author="Lektorat Bauer" w:date="2025-03-07T10:34:00Z" w16du:dateUtc="2025-03-07T09:34:00Z">
        <w:r w:rsidR="00D8382D">
          <w:rPr>
            <w:rFonts w:ascii="Arial" w:hAnsi="Arial" w:cs="Arial"/>
            <w:sz w:val="24"/>
            <w:szCs w:val="24"/>
          </w:rPr>
          <w:t>A</w:t>
        </w:r>
      </w:ins>
      <w:del w:id="13110" w:author="Lektorat Bauer" w:date="2025-03-07T10:34:00Z" w16du:dateUtc="2025-03-07T09:34:00Z">
        <w:r w:rsidRPr="00944672" w:rsidDel="00D8382D">
          <w:rPr>
            <w:rFonts w:ascii="Arial" w:hAnsi="Arial" w:cs="Arial"/>
            <w:sz w:val="24"/>
            <w:szCs w:val="24"/>
          </w:rPr>
          <w:delText>... a</w:delText>
        </w:r>
      </w:del>
      <w:r w:rsidRPr="00944672">
        <w:rPr>
          <w:rFonts w:ascii="Arial" w:hAnsi="Arial" w:cs="Arial"/>
          <w:sz w:val="24"/>
          <w:szCs w:val="24"/>
        </w:rPr>
        <w:t>ußer Sand?“</w:t>
      </w:r>
    </w:p>
    <w:p w14:paraId="4EC427FB" w14:textId="0E32748D"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„Die saloppe Antwort wäre jetzt: Felsen und festen Boden.“ </w:t>
      </w:r>
      <w:del w:id="13111" w:author="Lektorat Bauer" w:date="2025-03-07T10:35:00Z" w16du:dateUtc="2025-03-07T09:35:00Z">
        <w:r w:rsidRPr="00944672" w:rsidDel="00D8382D">
          <w:rPr>
            <w:rFonts w:ascii="Arial" w:hAnsi="Arial" w:cs="Arial"/>
            <w:sz w:val="24"/>
            <w:szCs w:val="24"/>
          </w:rPr>
          <w:delText xml:space="preserve">Lachte </w:delText>
        </w:r>
      </w:del>
      <w:r w:rsidRPr="00944672">
        <w:rPr>
          <w:rFonts w:ascii="Arial" w:hAnsi="Arial" w:cs="Arial"/>
          <w:sz w:val="24"/>
          <w:szCs w:val="24"/>
        </w:rPr>
        <w:t>Benjamin Dingaka</w:t>
      </w:r>
      <w:ins w:id="13112" w:author="Lektorat Bauer" w:date="2025-03-07T10:35:00Z" w16du:dateUtc="2025-03-07T09:35:00Z">
        <w:r w:rsidR="00D8382D">
          <w:rPr>
            <w:rFonts w:ascii="Arial" w:hAnsi="Arial" w:cs="Arial"/>
            <w:sz w:val="24"/>
            <w:szCs w:val="24"/>
          </w:rPr>
          <w:t xml:space="preserve"> lachte</w:t>
        </w:r>
      </w:ins>
      <w:del w:id="13113" w:author="Lektorat Bauer" w:date="2025-03-07T10:35:00Z" w16du:dateUtc="2025-03-07T09:35:00Z">
        <w:r w:rsidRPr="00944672" w:rsidDel="00D8382D">
          <w:rPr>
            <w:rFonts w:ascii="Arial" w:hAnsi="Arial" w:cs="Arial"/>
            <w:sz w:val="24"/>
            <w:szCs w:val="24"/>
          </w:rPr>
          <w:delText>, dann fuhr er fort,</w:delText>
        </w:r>
      </w:del>
      <w:ins w:id="13114" w:author="Lektorat Bauer" w:date="2025-03-07T10:35:00Z" w16du:dateUtc="2025-03-07T09:35:00Z">
        <w:r w:rsidR="00D8382D">
          <w:rPr>
            <w:rFonts w:ascii="Arial" w:hAnsi="Arial" w:cs="Arial"/>
            <w:sz w:val="24"/>
            <w:szCs w:val="24"/>
          </w:rPr>
          <w:t>.</w:t>
        </w:r>
      </w:ins>
      <w:r w:rsidRPr="00944672">
        <w:rPr>
          <w:rFonts w:ascii="Arial" w:hAnsi="Arial" w:cs="Arial"/>
          <w:sz w:val="24"/>
          <w:szCs w:val="24"/>
        </w:rPr>
        <w:t xml:space="preserve"> „Es ist wirklich so einfach. Aber wir werden morgen Besuch von zwei Personen erhalten. Sowohl die Polisario als auch die marokkanische Regierung möchten, dass einer ihrer Vertreter teilnimmt. Beide Seiten wollen wissen, ob wir Diamanten, Erdöl oder andere werthaltige Substanzen suchen </w:t>
      </w:r>
      <w:ins w:id="13115" w:author="Lektorat Bauer" w:date="2025-03-07T10:35:00Z" w16du:dateUtc="2025-03-07T09:35:00Z">
        <w:r w:rsidR="00D8382D">
          <w:rPr>
            <w:rFonts w:ascii="Arial" w:hAnsi="Arial" w:cs="Arial"/>
            <w:sz w:val="24"/>
            <w:szCs w:val="24"/>
          </w:rPr>
          <w:t>beziehungsweise</w:t>
        </w:r>
      </w:ins>
      <w:del w:id="13116" w:author="Lektorat Bauer" w:date="2025-03-07T10:35:00Z" w16du:dateUtc="2025-03-07T09:35:00Z">
        <w:r w:rsidRPr="00944672" w:rsidDel="00D8382D">
          <w:rPr>
            <w:rFonts w:ascii="Arial" w:hAnsi="Arial" w:cs="Arial"/>
            <w:sz w:val="24"/>
            <w:szCs w:val="24"/>
          </w:rPr>
          <w:delText>bzw.</w:delText>
        </w:r>
      </w:del>
      <w:r w:rsidRPr="00944672">
        <w:rPr>
          <w:rFonts w:ascii="Arial" w:hAnsi="Arial" w:cs="Arial"/>
          <w:sz w:val="24"/>
          <w:szCs w:val="24"/>
        </w:rPr>
        <w:t xml:space="preserve"> finden. Beide Männer haben eine geologische Grundausbildung, so das</w:t>
      </w:r>
      <w:ins w:id="13117" w:author="Lektorat Bauer" w:date="2025-03-07T10:35:00Z" w16du:dateUtc="2025-03-07T09:35:00Z">
        <w:r w:rsidR="00D8382D">
          <w:rPr>
            <w:rFonts w:ascii="Arial" w:hAnsi="Arial" w:cs="Arial"/>
            <w:sz w:val="24"/>
            <w:szCs w:val="24"/>
          </w:rPr>
          <w:t>s</w:t>
        </w:r>
      </w:ins>
      <w:r w:rsidRPr="00944672">
        <w:rPr>
          <w:rFonts w:ascii="Arial" w:hAnsi="Arial" w:cs="Arial"/>
          <w:sz w:val="24"/>
          <w:szCs w:val="24"/>
        </w:rPr>
        <w:t xml:space="preserve"> sie verstehen, was ich untersuche. Zusätzlich sichert uns die Anwesenheit der beiden auch noch Ruhe, da beide Parteien involviert sind.“ </w:t>
      </w:r>
    </w:p>
    <w:p w14:paraId="7026EC77" w14:textId="77777777" w:rsidR="00D8382D" w:rsidRDefault="00944672" w:rsidP="00623B68">
      <w:pPr>
        <w:autoSpaceDE w:val="0"/>
        <w:autoSpaceDN w:val="0"/>
        <w:adjustRightInd w:val="0"/>
        <w:spacing w:after="0" w:line="360" w:lineRule="auto"/>
        <w:ind w:firstLine="227"/>
        <w:jc w:val="both"/>
        <w:rPr>
          <w:ins w:id="13118" w:author="Lektorat Bauer" w:date="2025-03-07T10:36:00Z" w16du:dateUtc="2025-03-07T09:36:00Z"/>
          <w:rFonts w:ascii="Arial" w:hAnsi="Arial" w:cs="Arial"/>
          <w:sz w:val="24"/>
          <w:szCs w:val="24"/>
        </w:rPr>
      </w:pPr>
      <w:r w:rsidRPr="00944672">
        <w:rPr>
          <w:rFonts w:ascii="Arial" w:hAnsi="Arial" w:cs="Arial"/>
          <w:sz w:val="24"/>
          <w:szCs w:val="24"/>
        </w:rPr>
        <w:t>„Wann wollten Sie uns das mitteilen?“</w:t>
      </w:r>
      <w:ins w:id="13119" w:author="Lektorat Bauer" w:date="2025-03-07T10:36:00Z" w16du:dateUtc="2025-03-07T09:36:00Z">
        <w:r w:rsidR="00D8382D">
          <w:rPr>
            <w:rFonts w:ascii="Arial" w:hAnsi="Arial" w:cs="Arial"/>
            <w:sz w:val="24"/>
            <w:szCs w:val="24"/>
          </w:rPr>
          <w:t>,</w:t>
        </w:r>
      </w:ins>
      <w:r w:rsidRPr="00944672">
        <w:rPr>
          <w:rFonts w:ascii="Arial" w:hAnsi="Arial" w:cs="Arial"/>
          <w:sz w:val="24"/>
          <w:szCs w:val="24"/>
        </w:rPr>
        <w:t xml:space="preserve"> </w:t>
      </w:r>
      <w:ins w:id="13120" w:author="Lektorat Bauer" w:date="2025-03-07T10:36:00Z" w16du:dateUtc="2025-03-07T09:36:00Z">
        <w:r w:rsidR="00D8382D">
          <w:rPr>
            <w:rFonts w:ascii="Arial" w:hAnsi="Arial" w:cs="Arial"/>
            <w:sz w:val="24"/>
            <w:szCs w:val="24"/>
          </w:rPr>
          <w:t>e</w:t>
        </w:r>
      </w:ins>
      <w:del w:id="13121" w:author="Lektorat Bauer" w:date="2025-03-07T10:36:00Z" w16du:dateUtc="2025-03-07T09:36:00Z">
        <w:r w:rsidRPr="00944672" w:rsidDel="00D8382D">
          <w:rPr>
            <w:rFonts w:ascii="Arial" w:hAnsi="Arial" w:cs="Arial"/>
            <w:sz w:val="24"/>
            <w:szCs w:val="24"/>
          </w:rPr>
          <w:delText>E</w:delText>
        </w:r>
      </w:del>
      <w:r w:rsidRPr="00944672">
        <w:rPr>
          <w:rFonts w:ascii="Arial" w:hAnsi="Arial" w:cs="Arial"/>
          <w:sz w:val="24"/>
          <w:szCs w:val="24"/>
        </w:rPr>
        <w:t xml:space="preserve">ntfuhr es Tia in ruppigen Tonfall. </w:t>
      </w:r>
    </w:p>
    <w:p w14:paraId="563EAD1C" w14:textId="6BB093E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„Frau Chow, das habe ich eben per Message auf mein Telefon bekommen, also konnte ich Sie nicht eher informieren.“ Tia wollte antworten als sowohl ihr</w:t>
      </w:r>
      <w:del w:id="13122" w:author="Lektorat Bauer" w:date="2025-03-07T10:36:00Z" w16du:dateUtc="2025-03-07T09:36:00Z">
        <w:r w:rsidRPr="00944672" w:rsidDel="00D8382D">
          <w:rPr>
            <w:rFonts w:ascii="Arial" w:hAnsi="Arial" w:cs="Arial"/>
            <w:sz w:val="24"/>
            <w:szCs w:val="24"/>
          </w:rPr>
          <w:delText>,</w:delText>
        </w:r>
      </w:del>
      <w:r w:rsidRPr="00944672">
        <w:rPr>
          <w:rFonts w:ascii="Arial" w:hAnsi="Arial" w:cs="Arial"/>
          <w:sz w:val="24"/>
          <w:szCs w:val="24"/>
        </w:rPr>
        <w:t xml:space="preserve"> als auch Bibis Telefon meldeten, dass Nachrichten eingegangen waren.</w:t>
      </w:r>
    </w:p>
    <w:p w14:paraId="3D83FEB6" w14:textId="0721C735"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„Gutes Timing</w:t>
      </w:r>
      <w:del w:id="13123" w:author="Lektorat Bauer" w:date="2025-03-07T10:36:00Z" w16du:dateUtc="2025-03-07T09:36:00Z">
        <w:r w:rsidRPr="00944672" w:rsidDel="00D8382D">
          <w:rPr>
            <w:rFonts w:ascii="Arial" w:hAnsi="Arial" w:cs="Arial"/>
            <w:sz w:val="24"/>
            <w:szCs w:val="24"/>
          </w:rPr>
          <w:delText>.</w:delText>
        </w:r>
      </w:del>
      <w:r w:rsidRPr="00944672">
        <w:rPr>
          <w:rFonts w:ascii="Arial" w:hAnsi="Arial" w:cs="Arial"/>
          <w:sz w:val="24"/>
          <w:szCs w:val="24"/>
        </w:rPr>
        <w:t>“</w:t>
      </w:r>
      <w:ins w:id="13124" w:author="Lektorat Bauer" w:date="2025-03-07T10:36:00Z" w16du:dateUtc="2025-03-07T09:36:00Z">
        <w:r w:rsidR="00D8382D">
          <w:rPr>
            <w:rFonts w:ascii="Arial" w:hAnsi="Arial" w:cs="Arial"/>
            <w:sz w:val="24"/>
            <w:szCs w:val="24"/>
          </w:rPr>
          <w:t>,</w:t>
        </w:r>
      </w:ins>
      <w:r w:rsidRPr="00944672">
        <w:rPr>
          <w:rFonts w:ascii="Arial" w:hAnsi="Arial" w:cs="Arial"/>
          <w:sz w:val="24"/>
          <w:szCs w:val="24"/>
        </w:rPr>
        <w:t xml:space="preserve"> </w:t>
      </w:r>
      <w:ins w:id="13125" w:author="Lektorat Bauer" w:date="2025-03-07T10:36:00Z" w16du:dateUtc="2025-03-07T09:36:00Z">
        <w:r w:rsidR="00D8382D">
          <w:rPr>
            <w:rFonts w:ascii="Arial" w:hAnsi="Arial" w:cs="Arial"/>
            <w:sz w:val="24"/>
            <w:szCs w:val="24"/>
          </w:rPr>
          <w:t>s</w:t>
        </w:r>
      </w:ins>
      <w:del w:id="13126" w:author="Lektorat Bauer" w:date="2025-03-07T10:36:00Z" w16du:dateUtc="2025-03-07T09:36:00Z">
        <w:r w:rsidRPr="00944672" w:rsidDel="00D8382D">
          <w:rPr>
            <w:rFonts w:ascii="Arial" w:hAnsi="Arial" w:cs="Arial"/>
            <w:sz w:val="24"/>
            <w:szCs w:val="24"/>
          </w:rPr>
          <w:delText>S</w:delText>
        </w:r>
      </w:del>
      <w:r w:rsidRPr="00944672">
        <w:rPr>
          <w:rFonts w:ascii="Arial" w:hAnsi="Arial" w:cs="Arial"/>
          <w:sz w:val="24"/>
          <w:szCs w:val="24"/>
        </w:rPr>
        <w:t xml:space="preserve">agte Dr. Dingaka und Bibi entfuhr ein Lachen, als </w:t>
      </w:r>
      <w:del w:id="13127" w:author="Lektorat Bauer" w:date="2025-03-07T10:37:00Z" w16du:dateUtc="2025-03-07T09:37:00Z">
        <w:r w:rsidRPr="00944672" w:rsidDel="00D8382D">
          <w:rPr>
            <w:rFonts w:ascii="Arial" w:hAnsi="Arial" w:cs="Arial"/>
            <w:sz w:val="24"/>
            <w:szCs w:val="24"/>
          </w:rPr>
          <w:delText xml:space="preserve">genau </w:delText>
        </w:r>
      </w:del>
      <w:ins w:id="13128" w:author="Lektorat Bauer" w:date="2025-03-07T10:37:00Z" w16du:dateUtc="2025-03-07T09:37:00Z">
        <w:r w:rsidR="00D8382D">
          <w:rPr>
            <w:rFonts w:ascii="Arial" w:hAnsi="Arial" w:cs="Arial"/>
            <w:sz w:val="24"/>
            <w:szCs w:val="24"/>
          </w:rPr>
          <w:t>zeitgleich</w:t>
        </w:r>
        <w:r w:rsidR="00D8382D" w:rsidRPr="00944672">
          <w:rPr>
            <w:rFonts w:ascii="Arial" w:hAnsi="Arial" w:cs="Arial"/>
            <w:sz w:val="24"/>
            <w:szCs w:val="24"/>
          </w:rPr>
          <w:t xml:space="preserve"> </w:t>
        </w:r>
      </w:ins>
      <w:r w:rsidRPr="00944672">
        <w:rPr>
          <w:rFonts w:ascii="Arial" w:hAnsi="Arial" w:cs="Arial"/>
          <w:sz w:val="24"/>
          <w:szCs w:val="24"/>
        </w:rPr>
        <w:t>mit diese</w:t>
      </w:r>
      <w:ins w:id="13129" w:author="Lektorat Bauer" w:date="2025-03-07T10:37:00Z" w16du:dateUtc="2025-03-07T09:37:00Z">
        <w:r w:rsidR="00D8382D">
          <w:rPr>
            <w:rFonts w:ascii="Arial" w:hAnsi="Arial" w:cs="Arial"/>
            <w:sz w:val="24"/>
            <w:szCs w:val="24"/>
          </w:rPr>
          <w:t xml:space="preserve">m Satz </w:t>
        </w:r>
      </w:ins>
      <w:del w:id="13130" w:author="Lektorat Bauer" w:date="2025-03-07T10:37:00Z" w16du:dateUtc="2025-03-07T09:37:00Z">
        <w:r w:rsidRPr="00944672" w:rsidDel="00D8382D">
          <w:rPr>
            <w:rFonts w:ascii="Arial" w:hAnsi="Arial" w:cs="Arial"/>
            <w:sz w:val="24"/>
            <w:szCs w:val="24"/>
          </w:rPr>
          <w:delText xml:space="preserve">r Aussage </w:delText>
        </w:r>
      </w:del>
      <w:r w:rsidRPr="00944672">
        <w:rPr>
          <w:rFonts w:ascii="Arial" w:hAnsi="Arial" w:cs="Arial"/>
          <w:sz w:val="24"/>
          <w:szCs w:val="24"/>
        </w:rPr>
        <w:t>der Kellner kam und verschiedene Platten mit Essen brachte.</w:t>
      </w:r>
    </w:p>
    <w:p w14:paraId="7F031C57" w14:textId="77777777" w:rsidR="00D8382D" w:rsidRDefault="00944672" w:rsidP="00623B68">
      <w:pPr>
        <w:autoSpaceDE w:val="0"/>
        <w:autoSpaceDN w:val="0"/>
        <w:adjustRightInd w:val="0"/>
        <w:spacing w:after="0" w:line="360" w:lineRule="auto"/>
        <w:ind w:firstLine="227"/>
        <w:jc w:val="both"/>
        <w:rPr>
          <w:ins w:id="13131" w:author="Lektorat Bauer" w:date="2025-03-07T10:37:00Z" w16du:dateUtc="2025-03-07T09:37:00Z"/>
          <w:rFonts w:ascii="Arial" w:hAnsi="Arial" w:cs="Arial"/>
          <w:sz w:val="24"/>
          <w:szCs w:val="24"/>
        </w:rPr>
      </w:pPr>
      <w:r w:rsidRPr="00944672">
        <w:rPr>
          <w:rFonts w:ascii="Arial" w:hAnsi="Arial" w:cs="Arial"/>
          <w:sz w:val="24"/>
          <w:szCs w:val="24"/>
        </w:rPr>
        <w:t xml:space="preserve"> Tias Telefon pingte noch ein zweites Mal. Sie sah auf das Telefon</w:t>
      </w:r>
      <w:ins w:id="13132" w:author="Lektorat Bauer" w:date="2025-03-07T10:37:00Z" w16du:dateUtc="2025-03-07T09:37:00Z">
        <w:r w:rsidR="00D8382D">
          <w:rPr>
            <w:rFonts w:ascii="Arial" w:hAnsi="Arial" w:cs="Arial"/>
            <w:sz w:val="24"/>
            <w:szCs w:val="24"/>
          </w:rPr>
          <w:t>.</w:t>
        </w:r>
      </w:ins>
      <w:r w:rsidRPr="00944672">
        <w:rPr>
          <w:rFonts w:ascii="Arial" w:hAnsi="Arial" w:cs="Arial"/>
          <w:sz w:val="24"/>
          <w:szCs w:val="24"/>
        </w:rPr>
        <w:t xml:space="preserve"> </w:t>
      </w:r>
      <w:del w:id="13133" w:author="Lektorat Bauer" w:date="2025-03-07T10:37:00Z" w16du:dateUtc="2025-03-07T09:37:00Z">
        <w:r w:rsidRPr="00944672" w:rsidDel="00D8382D">
          <w:rPr>
            <w:rFonts w:ascii="Arial" w:hAnsi="Arial" w:cs="Arial"/>
            <w:sz w:val="24"/>
            <w:szCs w:val="24"/>
          </w:rPr>
          <w:delText xml:space="preserve">und sagte, </w:delText>
        </w:r>
      </w:del>
      <w:r w:rsidRPr="00944672">
        <w:rPr>
          <w:rFonts w:ascii="Arial" w:hAnsi="Arial" w:cs="Arial"/>
          <w:sz w:val="24"/>
          <w:szCs w:val="24"/>
        </w:rPr>
        <w:t xml:space="preserve">„Das Telefonnetz ist nicht stabil. Ich habe die Nachricht zweimal erhalten.“ Sie zögerte etwas und fuhr </w:t>
      </w:r>
      <w:del w:id="13134" w:author="Lektorat Bauer" w:date="2025-03-07T10:37:00Z" w16du:dateUtc="2025-03-07T09:37:00Z">
        <w:r w:rsidRPr="00944672" w:rsidDel="00D8382D">
          <w:rPr>
            <w:rFonts w:ascii="Arial" w:hAnsi="Arial" w:cs="Arial"/>
            <w:sz w:val="24"/>
            <w:szCs w:val="24"/>
          </w:rPr>
          <w:delText xml:space="preserve">Dan </w:delText>
        </w:r>
      </w:del>
      <w:ins w:id="13135" w:author="Lektorat Bauer" w:date="2025-03-07T10:37:00Z" w16du:dateUtc="2025-03-07T09:37:00Z">
        <w:r w:rsidR="00D8382D">
          <w:rPr>
            <w:rFonts w:ascii="Arial" w:hAnsi="Arial" w:cs="Arial"/>
            <w:sz w:val="24"/>
            <w:szCs w:val="24"/>
          </w:rPr>
          <w:t>dann</w:t>
        </w:r>
        <w:r w:rsidR="00D8382D" w:rsidRPr="00944672">
          <w:rPr>
            <w:rFonts w:ascii="Arial" w:hAnsi="Arial" w:cs="Arial"/>
            <w:sz w:val="24"/>
            <w:szCs w:val="24"/>
          </w:rPr>
          <w:t xml:space="preserve"> </w:t>
        </w:r>
      </w:ins>
      <w:r w:rsidRPr="00944672">
        <w:rPr>
          <w:rFonts w:ascii="Arial" w:hAnsi="Arial" w:cs="Arial"/>
          <w:sz w:val="24"/>
          <w:szCs w:val="24"/>
        </w:rPr>
        <w:t xml:space="preserve">fort: „Mal sehen wie oft die noch kommt.“ Ein ‚Ping‘ war die Antwort, und alle </w:t>
      </w:r>
      <w:del w:id="13136" w:author="Lektorat Bauer" w:date="2025-03-07T10:37:00Z" w16du:dateUtc="2025-03-07T09:37:00Z">
        <w:r w:rsidRPr="00944672" w:rsidDel="00D8382D">
          <w:rPr>
            <w:rFonts w:ascii="Arial" w:hAnsi="Arial" w:cs="Arial"/>
            <w:sz w:val="24"/>
            <w:szCs w:val="24"/>
          </w:rPr>
          <w:delText>L</w:delText>
        </w:r>
      </w:del>
      <w:ins w:id="13137" w:author="Lektorat Bauer" w:date="2025-03-07T10:37:00Z" w16du:dateUtc="2025-03-07T09:37:00Z">
        <w:r w:rsidR="00D8382D">
          <w:rPr>
            <w:rFonts w:ascii="Arial" w:hAnsi="Arial" w:cs="Arial"/>
            <w:sz w:val="24"/>
            <w:szCs w:val="24"/>
          </w:rPr>
          <w:t>l</w:t>
        </w:r>
      </w:ins>
      <w:r w:rsidRPr="00944672">
        <w:rPr>
          <w:rFonts w:ascii="Arial" w:hAnsi="Arial" w:cs="Arial"/>
          <w:sz w:val="24"/>
          <w:szCs w:val="24"/>
        </w:rPr>
        <w:t xml:space="preserve">achten. Dann sah sie zu Bibi und sagte: „Ich denke wir können mit der Antwort bis morgen warten und genießen erst einmal das Essen.“ </w:t>
      </w:r>
    </w:p>
    <w:p w14:paraId="0BCF6968" w14:textId="7C6F287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del w:id="13138" w:author="Lektorat Bauer" w:date="2025-03-07T10:38:00Z" w16du:dateUtc="2025-03-07T09:38:00Z">
        <w:r w:rsidRPr="00944672" w:rsidDel="00D8382D">
          <w:rPr>
            <w:rFonts w:ascii="Arial" w:hAnsi="Arial" w:cs="Arial"/>
            <w:sz w:val="24"/>
            <w:szCs w:val="24"/>
          </w:rPr>
          <w:delText>Bibi nickte und sagte:</w:delText>
        </w:r>
      </w:del>
      <w:r w:rsidRPr="00944672">
        <w:rPr>
          <w:rFonts w:ascii="Arial" w:hAnsi="Arial" w:cs="Arial"/>
          <w:sz w:val="24"/>
          <w:szCs w:val="24"/>
        </w:rPr>
        <w:t xml:space="preserve"> „So machen wir das. Passt auch gut. Ich habe Hunger</w:t>
      </w:r>
      <w:del w:id="13139" w:author="Lektorat Bauer" w:date="2025-03-07T10:38:00Z" w16du:dateUtc="2025-03-07T09:38:00Z">
        <w:r w:rsidRPr="00944672" w:rsidDel="00D8382D">
          <w:rPr>
            <w:rFonts w:ascii="Arial" w:hAnsi="Arial" w:cs="Arial"/>
            <w:sz w:val="24"/>
            <w:szCs w:val="24"/>
          </w:rPr>
          <w:delText>.</w:delText>
        </w:r>
      </w:del>
      <w:r w:rsidRPr="00944672">
        <w:rPr>
          <w:rFonts w:ascii="Arial" w:hAnsi="Arial" w:cs="Arial"/>
          <w:sz w:val="24"/>
          <w:szCs w:val="24"/>
        </w:rPr>
        <w:t>“</w:t>
      </w:r>
      <w:ins w:id="13140" w:author="Lektorat Bauer" w:date="2025-03-07T10:38:00Z" w16du:dateUtc="2025-03-07T09:38:00Z">
        <w:r w:rsidR="00D8382D">
          <w:rPr>
            <w:rFonts w:ascii="Arial" w:hAnsi="Arial" w:cs="Arial"/>
            <w:sz w:val="24"/>
            <w:szCs w:val="24"/>
          </w:rPr>
          <w:t>, antwortete Bibi.</w:t>
        </w:r>
      </w:ins>
      <w:r w:rsidRPr="00944672">
        <w:rPr>
          <w:rFonts w:ascii="Arial" w:hAnsi="Arial" w:cs="Arial"/>
          <w:sz w:val="24"/>
          <w:szCs w:val="24"/>
        </w:rPr>
        <w:t xml:space="preserve"> Wieder lachten sie, </w:t>
      </w:r>
      <w:ins w:id="13141" w:author="Lektorat Bauer" w:date="2025-03-07T10:38:00Z" w16du:dateUtc="2025-03-07T09:38:00Z">
        <w:r w:rsidR="00D8382D">
          <w:rPr>
            <w:rFonts w:ascii="Arial" w:hAnsi="Arial" w:cs="Arial"/>
            <w:sz w:val="24"/>
            <w:szCs w:val="24"/>
          </w:rPr>
          <w:t xml:space="preserve">und </w:t>
        </w:r>
      </w:ins>
      <w:r w:rsidRPr="00944672">
        <w:rPr>
          <w:rFonts w:ascii="Arial" w:hAnsi="Arial" w:cs="Arial"/>
          <w:sz w:val="24"/>
          <w:szCs w:val="24"/>
        </w:rPr>
        <w:t xml:space="preserve">keiner der beiden bemerkte, dass Tia nachdenklich </w:t>
      </w:r>
      <w:commentRangeStart w:id="13142"/>
      <w:del w:id="13143" w:author="Lektorat Bauer" w:date="2025-03-07T10:38:00Z" w16du:dateUtc="2025-03-07T09:38:00Z">
        <w:r w:rsidRPr="00944672" w:rsidDel="00D8382D">
          <w:rPr>
            <w:rFonts w:ascii="Arial" w:hAnsi="Arial" w:cs="Arial"/>
            <w:sz w:val="24"/>
            <w:szCs w:val="24"/>
          </w:rPr>
          <w:delText>blickte</w:delText>
        </w:r>
      </w:del>
      <w:ins w:id="13144" w:author="Lektorat Bauer" w:date="2025-03-07T10:38:00Z" w16du:dateUtc="2025-03-07T09:38:00Z">
        <w:r w:rsidR="00D8382D">
          <w:rPr>
            <w:rFonts w:ascii="Arial" w:hAnsi="Arial" w:cs="Arial"/>
            <w:sz w:val="24"/>
            <w:szCs w:val="24"/>
          </w:rPr>
          <w:t>auf ihren Teller starrte</w:t>
        </w:r>
      </w:ins>
      <w:r w:rsidRPr="00944672">
        <w:rPr>
          <w:rFonts w:ascii="Arial" w:hAnsi="Arial" w:cs="Arial"/>
          <w:sz w:val="24"/>
          <w:szCs w:val="24"/>
        </w:rPr>
        <w:t>.</w:t>
      </w:r>
      <w:commentRangeEnd w:id="13142"/>
      <w:r w:rsidR="009F431C">
        <w:rPr>
          <w:rStyle w:val="Kommentarzeichen"/>
        </w:rPr>
        <w:commentReference w:id="13142"/>
      </w:r>
    </w:p>
    <w:p w14:paraId="2F0B73BA"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65638235"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35870AB7"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7DAEA35D" w14:textId="77777777" w:rsidR="00D8382D" w:rsidRDefault="00944672" w:rsidP="00623B68">
      <w:pPr>
        <w:autoSpaceDE w:val="0"/>
        <w:autoSpaceDN w:val="0"/>
        <w:adjustRightInd w:val="0"/>
        <w:spacing w:after="0" w:line="360" w:lineRule="auto"/>
        <w:jc w:val="both"/>
        <w:rPr>
          <w:ins w:id="13145" w:author="Lektorat Bauer" w:date="2025-03-07T10:38:00Z" w16du:dateUtc="2025-03-07T09:38:00Z"/>
          <w:rFonts w:ascii="Arial" w:hAnsi="Arial" w:cs="Arial"/>
          <w:sz w:val="24"/>
          <w:szCs w:val="24"/>
        </w:rPr>
      </w:pPr>
      <w:r w:rsidRPr="00944672">
        <w:rPr>
          <w:rFonts w:ascii="Arial" w:hAnsi="Arial" w:cs="Arial"/>
          <w:sz w:val="24"/>
          <w:szCs w:val="24"/>
        </w:rPr>
        <w:t>Am nächsten Morgen trafen sie sich mit Ajwad Boussafa, dem Geologen, den Marokko zu Expedition entsandt hatte, und mit Allam Bassir, der für die Polisario entsandt worden war. Gleich nach der Vorstellung stellte Allam Bassir fest</w:t>
      </w:r>
      <w:ins w:id="13146" w:author="Lektorat Bauer" w:date="2025-03-07T10:38:00Z" w16du:dateUtc="2025-03-07T09:38:00Z">
        <w:r w:rsidR="00D8382D">
          <w:rPr>
            <w:rFonts w:ascii="Arial" w:hAnsi="Arial" w:cs="Arial"/>
            <w:sz w:val="24"/>
            <w:szCs w:val="24"/>
          </w:rPr>
          <w:t>:</w:t>
        </w:r>
      </w:ins>
      <w:del w:id="13147" w:author="Lektorat Bauer" w:date="2025-03-07T10:38:00Z" w16du:dateUtc="2025-03-07T09:38:00Z">
        <w:r w:rsidRPr="00944672" w:rsidDel="00D8382D">
          <w:rPr>
            <w:rFonts w:ascii="Arial" w:hAnsi="Arial" w:cs="Arial"/>
            <w:sz w:val="24"/>
            <w:szCs w:val="24"/>
          </w:rPr>
          <w:delText>,</w:delText>
        </w:r>
      </w:del>
      <w:r w:rsidRPr="00944672">
        <w:rPr>
          <w:rFonts w:ascii="Arial" w:hAnsi="Arial" w:cs="Arial"/>
          <w:sz w:val="24"/>
          <w:szCs w:val="24"/>
        </w:rPr>
        <w:t xml:space="preserve"> „Ich gehöre nicht der Polisario an. Ich betreibe ein Geologie-Beratungsunternehmen und wurde beauftragt, diese Expedition zu begleiten.“ </w:t>
      </w:r>
    </w:p>
    <w:p w14:paraId="7A9D18AA" w14:textId="77777777" w:rsidR="00D8382D" w:rsidRDefault="00944672" w:rsidP="00623B68">
      <w:pPr>
        <w:autoSpaceDE w:val="0"/>
        <w:autoSpaceDN w:val="0"/>
        <w:adjustRightInd w:val="0"/>
        <w:spacing w:after="0" w:line="360" w:lineRule="auto"/>
        <w:jc w:val="both"/>
        <w:rPr>
          <w:ins w:id="13148" w:author="Lektorat Bauer" w:date="2025-03-07T10:38:00Z" w16du:dateUtc="2025-03-07T09:38:00Z"/>
          <w:rFonts w:ascii="Arial" w:hAnsi="Arial" w:cs="Arial"/>
          <w:sz w:val="24"/>
          <w:szCs w:val="24"/>
        </w:rPr>
      </w:pPr>
      <w:r w:rsidRPr="00944672">
        <w:rPr>
          <w:rFonts w:ascii="Arial" w:hAnsi="Arial" w:cs="Arial"/>
          <w:sz w:val="24"/>
          <w:szCs w:val="24"/>
        </w:rPr>
        <w:t>„Ich kenne Ihr Unternehmen</w:t>
      </w:r>
      <w:del w:id="13149" w:author="Lektorat Bauer" w:date="2025-03-07T10:38:00Z" w16du:dateUtc="2025-03-07T09:38:00Z">
        <w:r w:rsidRPr="00944672" w:rsidDel="00D8382D">
          <w:rPr>
            <w:rFonts w:ascii="Arial" w:hAnsi="Arial" w:cs="Arial"/>
            <w:sz w:val="24"/>
            <w:szCs w:val="24"/>
          </w:rPr>
          <w:delText>.</w:delText>
        </w:r>
      </w:del>
      <w:r w:rsidRPr="00944672">
        <w:rPr>
          <w:rFonts w:ascii="Arial" w:hAnsi="Arial" w:cs="Arial"/>
          <w:sz w:val="24"/>
          <w:szCs w:val="24"/>
        </w:rPr>
        <w:t>“</w:t>
      </w:r>
      <w:ins w:id="13150" w:author="Lektorat Bauer" w:date="2025-03-07T10:38:00Z" w16du:dateUtc="2025-03-07T09:38:00Z">
        <w:r w:rsidR="00D8382D">
          <w:rPr>
            <w:rFonts w:ascii="Arial" w:hAnsi="Arial" w:cs="Arial"/>
            <w:sz w:val="24"/>
            <w:szCs w:val="24"/>
          </w:rPr>
          <w:t>,</w:t>
        </w:r>
      </w:ins>
      <w:r w:rsidRPr="00944672">
        <w:rPr>
          <w:rFonts w:ascii="Arial" w:hAnsi="Arial" w:cs="Arial"/>
          <w:sz w:val="24"/>
          <w:szCs w:val="24"/>
        </w:rPr>
        <w:t xml:space="preserve"> </w:t>
      </w:r>
      <w:ins w:id="13151" w:author="Lektorat Bauer" w:date="2025-03-07T10:38:00Z" w16du:dateUtc="2025-03-07T09:38:00Z">
        <w:r w:rsidR="00D8382D">
          <w:rPr>
            <w:rFonts w:ascii="Arial" w:hAnsi="Arial" w:cs="Arial"/>
            <w:sz w:val="24"/>
            <w:szCs w:val="24"/>
          </w:rPr>
          <w:t>s</w:t>
        </w:r>
      </w:ins>
      <w:del w:id="13152" w:author="Lektorat Bauer" w:date="2025-03-07T10:38:00Z" w16du:dateUtc="2025-03-07T09:38:00Z">
        <w:r w:rsidRPr="00944672" w:rsidDel="00D8382D">
          <w:rPr>
            <w:rFonts w:ascii="Arial" w:hAnsi="Arial" w:cs="Arial"/>
            <w:sz w:val="24"/>
            <w:szCs w:val="24"/>
          </w:rPr>
          <w:delText>S</w:delText>
        </w:r>
      </w:del>
      <w:r w:rsidRPr="00944672">
        <w:rPr>
          <w:rFonts w:ascii="Arial" w:hAnsi="Arial" w:cs="Arial"/>
          <w:sz w:val="24"/>
          <w:szCs w:val="24"/>
        </w:rPr>
        <w:t xml:space="preserve">agte Ajwad Boussafa, </w:t>
      </w:r>
      <w:ins w:id="13153" w:author="Lektorat Bauer" w:date="2025-03-07T10:38:00Z" w16du:dateUtc="2025-03-07T09:38:00Z">
        <w:r w:rsidR="00D8382D">
          <w:rPr>
            <w:rFonts w:ascii="Arial" w:hAnsi="Arial" w:cs="Arial"/>
            <w:sz w:val="24"/>
            <w:szCs w:val="24"/>
          </w:rPr>
          <w:t>„</w:t>
        </w:r>
      </w:ins>
      <w:r w:rsidRPr="00944672">
        <w:rPr>
          <w:rFonts w:ascii="Arial" w:hAnsi="Arial" w:cs="Arial"/>
          <w:sz w:val="24"/>
          <w:szCs w:val="24"/>
        </w:rPr>
        <w:t xml:space="preserve">wir haben schon um verschiedene Aufträge im Wettbewerb gestanden.“ </w:t>
      </w:r>
    </w:p>
    <w:p w14:paraId="18B2D1B2" w14:textId="6E90AD7E"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„Ach?</w:t>
      </w:r>
      <w:del w:id="13154" w:author="Lektorat Bauer" w:date="2025-03-07T10:38:00Z" w16du:dateUtc="2025-03-07T09:38:00Z">
        <w:r w:rsidRPr="00944672" w:rsidDel="00D8382D">
          <w:rPr>
            <w:rFonts w:ascii="Arial" w:hAnsi="Arial" w:cs="Arial"/>
            <w:sz w:val="24"/>
            <w:szCs w:val="24"/>
          </w:rPr>
          <w:delText>!</w:delText>
        </w:r>
      </w:del>
      <w:r w:rsidRPr="00944672">
        <w:rPr>
          <w:rFonts w:ascii="Arial" w:hAnsi="Arial" w:cs="Arial"/>
          <w:sz w:val="24"/>
          <w:szCs w:val="24"/>
        </w:rPr>
        <w:t xml:space="preserve"> Sie sind das? Das freut mich, dass ich Sie persönlich kennenlerne.“ </w:t>
      </w:r>
    </w:p>
    <w:p w14:paraId="32CBDFD8" w14:textId="77777777" w:rsidR="00D8382D" w:rsidRDefault="00944672" w:rsidP="00623B68">
      <w:pPr>
        <w:autoSpaceDE w:val="0"/>
        <w:autoSpaceDN w:val="0"/>
        <w:adjustRightInd w:val="0"/>
        <w:spacing w:after="0" w:line="360" w:lineRule="auto"/>
        <w:ind w:firstLine="227"/>
        <w:jc w:val="both"/>
        <w:rPr>
          <w:ins w:id="13155" w:author="Lektorat Bauer" w:date="2025-03-07T10:38:00Z" w16du:dateUtc="2025-03-07T09:38:00Z"/>
          <w:rFonts w:ascii="Arial" w:hAnsi="Arial" w:cs="Arial"/>
          <w:sz w:val="24"/>
          <w:szCs w:val="24"/>
        </w:rPr>
      </w:pPr>
      <w:r w:rsidRPr="00944672">
        <w:rPr>
          <w:rFonts w:ascii="Arial" w:hAnsi="Arial" w:cs="Arial"/>
          <w:sz w:val="24"/>
          <w:szCs w:val="24"/>
        </w:rPr>
        <w:t>An Dr. Dingaka gewandt sagte er</w:t>
      </w:r>
      <w:ins w:id="13156" w:author="Lektorat Bauer" w:date="2025-03-07T10:38:00Z" w16du:dateUtc="2025-03-07T09:38:00Z">
        <w:r w:rsidR="00D8382D">
          <w:rPr>
            <w:rFonts w:ascii="Arial" w:hAnsi="Arial" w:cs="Arial"/>
            <w:sz w:val="24"/>
            <w:szCs w:val="24"/>
          </w:rPr>
          <w:t>:</w:t>
        </w:r>
      </w:ins>
      <w:del w:id="13157" w:author="Lektorat Bauer" w:date="2025-03-07T10:38:00Z" w16du:dateUtc="2025-03-07T09:38:00Z">
        <w:r w:rsidRPr="00944672" w:rsidDel="00D8382D">
          <w:rPr>
            <w:rFonts w:ascii="Arial" w:hAnsi="Arial" w:cs="Arial"/>
            <w:sz w:val="24"/>
            <w:szCs w:val="24"/>
          </w:rPr>
          <w:delText>,</w:delText>
        </w:r>
      </w:del>
      <w:r w:rsidRPr="00944672">
        <w:rPr>
          <w:rFonts w:ascii="Arial" w:hAnsi="Arial" w:cs="Arial"/>
          <w:sz w:val="24"/>
          <w:szCs w:val="24"/>
        </w:rPr>
        <w:t xml:space="preserve"> „Wie ist Ihr Plan? Und was haben Sie vor?“ </w:t>
      </w:r>
    </w:p>
    <w:p w14:paraId="1F234A85" w14:textId="5637C1AF"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„Erst einmal willkommen im Team, an Sie beide. Ich freue mich, Kollegen zu treffen. Ich habe eine Geologie-Consulting Ltd. in London</w:t>
      </w:r>
      <w:del w:id="13158" w:author="Lektorat Bauer" w:date="2025-03-07T10:39:00Z" w16du:dateUtc="2025-03-07T09:39:00Z">
        <w:r w:rsidRPr="00944672" w:rsidDel="00D8382D">
          <w:rPr>
            <w:rFonts w:ascii="Arial" w:hAnsi="Arial" w:cs="Arial"/>
            <w:sz w:val="24"/>
            <w:szCs w:val="24"/>
          </w:rPr>
          <w:delText>,</w:delText>
        </w:r>
      </w:del>
      <w:r w:rsidRPr="00944672">
        <w:rPr>
          <w:rFonts w:ascii="Arial" w:hAnsi="Arial" w:cs="Arial"/>
          <w:sz w:val="24"/>
          <w:szCs w:val="24"/>
        </w:rPr>
        <w:t xml:space="preserve"> und wurde</w:t>
      </w:r>
      <w:del w:id="13159" w:author="Lektorat Bauer" w:date="2025-03-07T10:39:00Z" w16du:dateUtc="2025-03-07T09:39:00Z">
        <w:r w:rsidRPr="00944672" w:rsidDel="00D8382D">
          <w:rPr>
            <w:rFonts w:ascii="Arial" w:hAnsi="Arial" w:cs="Arial"/>
            <w:sz w:val="24"/>
            <w:szCs w:val="24"/>
          </w:rPr>
          <w:delText>n</w:delText>
        </w:r>
      </w:del>
      <w:r w:rsidRPr="00944672">
        <w:rPr>
          <w:rFonts w:ascii="Arial" w:hAnsi="Arial" w:cs="Arial"/>
          <w:sz w:val="24"/>
          <w:szCs w:val="24"/>
        </w:rPr>
        <w:t xml:space="preserve"> ebenfalls als </w:t>
      </w:r>
      <w:ins w:id="13160" w:author="Lektorat Bauer" w:date="2025-03-07T10:39:00Z" w16du:dateUtc="2025-03-07T09:39:00Z">
        <w:r w:rsidR="00D8382D">
          <w:rPr>
            <w:rFonts w:ascii="Arial" w:hAnsi="Arial" w:cs="Arial"/>
            <w:sz w:val="24"/>
            <w:szCs w:val="24"/>
          </w:rPr>
          <w:t>E</w:t>
        </w:r>
      </w:ins>
      <w:del w:id="13161" w:author="Lektorat Bauer" w:date="2025-03-07T10:39:00Z" w16du:dateUtc="2025-03-07T09:39:00Z">
        <w:r w:rsidRPr="00944672" w:rsidDel="00D8382D">
          <w:rPr>
            <w:rFonts w:ascii="Arial" w:hAnsi="Arial" w:cs="Arial"/>
            <w:sz w:val="24"/>
            <w:szCs w:val="24"/>
          </w:rPr>
          <w:delText>e</w:delText>
        </w:r>
      </w:del>
      <w:r w:rsidRPr="00944672">
        <w:rPr>
          <w:rFonts w:ascii="Arial" w:hAnsi="Arial" w:cs="Arial"/>
          <w:sz w:val="24"/>
          <w:szCs w:val="24"/>
        </w:rPr>
        <w:t xml:space="preserve">xterner beauftragt. Diese beiden Damen werden uns zu unserem Schutz begleiten.“ </w:t>
      </w:r>
    </w:p>
    <w:p w14:paraId="27EE9447" w14:textId="5793A535" w:rsidR="00944672" w:rsidRPr="00944672" w:rsidRDefault="00944672" w:rsidP="00623B68">
      <w:pPr>
        <w:autoSpaceDE w:val="0"/>
        <w:autoSpaceDN w:val="0"/>
        <w:adjustRightInd w:val="0"/>
        <w:spacing w:after="0" w:line="360" w:lineRule="auto"/>
        <w:ind w:firstLine="227"/>
        <w:jc w:val="both"/>
        <w:rPr>
          <w:rFonts w:ascii="Arial" w:hAnsi="Arial" w:cs="Arial"/>
          <w:noProof/>
          <w:sz w:val="24"/>
          <w:szCs w:val="24"/>
        </w:rPr>
      </w:pPr>
      <w:r w:rsidRPr="00944672">
        <w:rPr>
          <w:rFonts w:ascii="Arial" w:hAnsi="Arial" w:cs="Arial"/>
          <w:sz w:val="24"/>
          <w:szCs w:val="24"/>
        </w:rPr>
        <w:t>„Mit Problemen brauchen wir nicht rechnen, da alle Parteien Wissen, das</w:t>
      </w:r>
      <w:ins w:id="13162" w:author="Lektorat Bauer" w:date="2025-03-07T10:39:00Z" w16du:dateUtc="2025-03-07T09:39:00Z">
        <w:r w:rsidR="00D8382D">
          <w:rPr>
            <w:rFonts w:ascii="Arial" w:hAnsi="Arial" w:cs="Arial"/>
            <w:sz w:val="24"/>
            <w:szCs w:val="24"/>
          </w:rPr>
          <w:t>s</w:t>
        </w:r>
      </w:ins>
      <w:r w:rsidRPr="00944672">
        <w:rPr>
          <w:rFonts w:ascii="Arial" w:hAnsi="Arial" w:cs="Arial"/>
          <w:sz w:val="24"/>
          <w:szCs w:val="24"/>
        </w:rPr>
        <w:t xml:space="preserve"> wir unterwegs sind und wir auch Zwischenberichte geben werden. Sorry, aber das ist Teil meines Auftrages</w:t>
      </w:r>
      <w:del w:id="13163" w:author="Lektorat Bauer" w:date="2025-03-07T10:39:00Z" w16du:dateUtc="2025-03-07T09:39:00Z">
        <w:r w:rsidRPr="00944672" w:rsidDel="00D8382D">
          <w:rPr>
            <w:rFonts w:ascii="Arial" w:hAnsi="Arial" w:cs="Arial"/>
            <w:sz w:val="24"/>
            <w:szCs w:val="24"/>
          </w:rPr>
          <w:delText>.</w:delText>
        </w:r>
      </w:del>
      <w:r w:rsidRPr="00944672">
        <w:rPr>
          <w:rFonts w:ascii="Arial" w:hAnsi="Arial" w:cs="Arial"/>
          <w:sz w:val="24"/>
          <w:szCs w:val="24"/>
        </w:rPr>
        <w:t>“</w:t>
      </w:r>
      <w:ins w:id="13164" w:author="Lektorat Bauer" w:date="2025-03-07T10:39:00Z" w16du:dateUtc="2025-03-07T09:39:00Z">
        <w:r w:rsidR="00D8382D">
          <w:rPr>
            <w:rFonts w:ascii="Arial" w:hAnsi="Arial" w:cs="Arial"/>
            <w:sz w:val="24"/>
            <w:szCs w:val="24"/>
          </w:rPr>
          <w:t>,</w:t>
        </w:r>
      </w:ins>
      <w:r w:rsidRPr="00944672">
        <w:rPr>
          <w:rFonts w:ascii="Arial" w:hAnsi="Arial" w:cs="Arial"/>
          <w:sz w:val="24"/>
          <w:szCs w:val="24"/>
        </w:rPr>
        <w:t xml:space="preserve"> sagte Ajwad Boussafa. „Bei mir ist das ebenso</w:t>
      </w:r>
      <w:del w:id="13165" w:author="Lektorat Bauer" w:date="2025-03-07T10:39:00Z" w16du:dateUtc="2025-03-07T09:39:00Z">
        <w:r w:rsidRPr="00944672" w:rsidDel="00D8382D">
          <w:rPr>
            <w:rFonts w:ascii="Arial" w:hAnsi="Arial" w:cs="Arial"/>
            <w:sz w:val="24"/>
            <w:szCs w:val="24"/>
          </w:rPr>
          <w:delText>.</w:delText>
        </w:r>
      </w:del>
      <w:r w:rsidRPr="00944672">
        <w:rPr>
          <w:rFonts w:ascii="Arial" w:hAnsi="Arial" w:cs="Arial"/>
          <w:sz w:val="24"/>
          <w:szCs w:val="24"/>
        </w:rPr>
        <w:t>“</w:t>
      </w:r>
      <w:ins w:id="13166" w:author="Lektorat Bauer" w:date="2025-03-07T10:39:00Z" w16du:dateUtc="2025-03-07T09:39:00Z">
        <w:r w:rsidR="00D8382D">
          <w:rPr>
            <w:rFonts w:ascii="Arial" w:hAnsi="Arial" w:cs="Arial"/>
            <w:sz w:val="24"/>
            <w:szCs w:val="24"/>
          </w:rPr>
          <w:t>,</w:t>
        </w:r>
      </w:ins>
      <w:r w:rsidRPr="00944672">
        <w:rPr>
          <w:rFonts w:ascii="Arial" w:hAnsi="Arial" w:cs="Arial"/>
          <w:sz w:val="24"/>
          <w:szCs w:val="24"/>
        </w:rPr>
        <w:t xml:space="preserve"> </w:t>
      </w:r>
      <w:ins w:id="13167" w:author="Lektorat Bauer" w:date="2025-03-07T10:39:00Z" w16du:dateUtc="2025-03-07T09:39:00Z">
        <w:r w:rsidR="00D8382D">
          <w:rPr>
            <w:rFonts w:ascii="Arial" w:hAnsi="Arial" w:cs="Arial"/>
            <w:noProof/>
            <w:sz w:val="24"/>
            <w:szCs w:val="24"/>
          </w:rPr>
          <w:t>b</w:t>
        </w:r>
      </w:ins>
      <w:del w:id="13168" w:author="Lektorat Bauer" w:date="2025-03-07T10:39:00Z" w16du:dateUtc="2025-03-07T09:39:00Z">
        <w:r w:rsidRPr="00944672" w:rsidDel="00D8382D">
          <w:rPr>
            <w:rFonts w:ascii="Arial" w:hAnsi="Arial" w:cs="Arial"/>
            <w:noProof/>
            <w:sz w:val="24"/>
            <w:szCs w:val="24"/>
          </w:rPr>
          <w:delText>B</w:delText>
        </w:r>
      </w:del>
      <w:r w:rsidRPr="00944672">
        <w:rPr>
          <w:rFonts w:ascii="Arial" w:hAnsi="Arial" w:cs="Arial"/>
          <w:noProof/>
          <w:sz w:val="24"/>
          <w:szCs w:val="24"/>
        </w:rPr>
        <w:t>estätigte Allam Bassir.</w:t>
      </w:r>
    </w:p>
    <w:p w14:paraId="06BB37F8" w14:textId="05E6FFE8"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 xml:space="preserve">„Bitte machen Sie sich keine Sorgen, wir werden immer </w:t>
      </w:r>
      <w:del w:id="13169" w:author="Lektorat Bauer" w:date="2025-03-07T10:39:00Z" w16du:dateUtc="2025-03-07T09:39:00Z">
        <w:r w:rsidRPr="00944672" w:rsidDel="00D8382D">
          <w:rPr>
            <w:rFonts w:ascii="Arial" w:hAnsi="Arial" w:cs="Arial"/>
            <w:sz w:val="24"/>
            <w:szCs w:val="24"/>
          </w:rPr>
          <w:delText>wider</w:delText>
        </w:r>
      </w:del>
      <w:ins w:id="13170" w:author="Lektorat Bauer" w:date="2025-03-07T10:39:00Z" w16du:dateUtc="2025-03-07T09:39:00Z">
        <w:r w:rsidR="00D8382D" w:rsidRPr="00944672">
          <w:rPr>
            <w:rFonts w:ascii="Arial" w:hAnsi="Arial" w:cs="Arial"/>
            <w:sz w:val="24"/>
            <w:szCs w:val="24"/>
          </w:rPr>
          <w:t>wieder</w:t>
        </w:r>
      </w:ins>
      <w:r w:rsidRPr="00944672">
        <w:rPr>
          <w:rFonts w:ascii="Arial" w:hAnsi="Arial" w:cs="Arial"/>
          <w:sz w:val="24"/>
          <w:szCs w:val="24"/>
        </w:rPr>
        <w:t xml:space="preserve"> Zeit haben, dass Sie Ihre Berichte übermitteln können</w:t>
      </w:r>
      <w:del w:id="13171" w:author="Lektorat Bauer" w:date="2025-03-07T10:40:00Z" w16du:dateUtc="2025-03-07T09:40:00Z">
        <w:r w:rsidRPr="00944672" w:rsidDel="009F431C">
          <w:rPr>
            <w:rFonts w:ascii="Arial" w:hAnsi="Arial" w:cs="Arial"/>
            <w:sz w:val="24"/>
            <w:szCs w:val="24"/>
          </w:rPr>
          <w:delText>.</w:delText>
        </w:r>
      </w:del>
      <w:r w:rsidRPr="00944672">
        <w:rPr>
          <w:rFonts w:ascii="Arial" w:hAnsi="Arial" w:cs="Arial"/>
          <w:sz w:val="24"/>
          <w:szCs w:val="24"/>
        </w:rPr>
        <w:t>“</w:t>
      </w:r>
      <w:ins w:id="13172" w:author="Lektorat Bauer" w:date="2025-03-07T10:40:00Z" w16du:dateUtc="2025-03-07T09:40:00Z">
        <w:r w:rsidR="009F431C">
          <w:rPr>
            <w:rFonts w:ascii="Arial" w:hAnsi="Arial" w:cs="Arial"/>
            <w:sz w:val="24"/>
            <w:szCs w:val="24"/>
          </w:rPr>
          <w:t>,</w:t>
        </w:r>
      </w:ins>
      <w:r w:rsidRPr="00944672">
        <w:rPr>
          <w:rFonts w:ascii="Arial" w:hAnsi="Arial" w:cs="Arial"/>
          <w:sz w:val="24"/>
          <w:szCs w:val="24"/>
        </w:rPr>
        <w:t xml:space="preserve"> </w:t>
      </w:r>
      <w:ins w:id="13173" w:author="Lektorat Bauer" w:date="2025-03-07T10:40:00Z" w16du:dateUtc="2025-03-07T09:40:00Z">
        <w:r w:rsidR="009F431C">
          <w:rPr>
            <w:rFonts w:ascii="Arial" w:hAnsi="Arial" w:cs="Arial"/>
            <w:sz w:val="24"/>
            <w:szCs w:val="24"/>
          </w:rPr>
          <w:t>a</w:t>
        </w:r>
      </w:ins>
      <w:del w:id="13174" w:author="Lektorat Bauer" w:date="2025-03-07T10:40:00Z" w16du:dateUtc="2025-03-07T09:40:00Z">
        <w:r w:rsidRPr="00944672" w:rsidDel="009F431C">
          <w:rPr>
            <w:rFonts w:ascii="Arial" w:hAnsi="Arial" w:cs="Arial"/>
            <w:sz w:val="24"/>
            <w:szCs w:val="24"/>
          </w:rPr>
          <w:delText>A</w:delText>
        </w:r>
      </w:del>
      <w:r w:rsidRPr="00944672">
        <w:rPr>
          <w:rFonts w:ascii="Arial" w:hAnsi="Arial" w:cs="Arial"/>
          <w:sz w:val="24"/>
          <w:szCs w:val="24"/>
        </w:rPr>
        <w:t>ntworte Benjamin Dingaka</w:t>
      </w:r>
      <w:del w:id="13175" w:author="Lektorat Bauer" w:date="2025-03-07T10:40:00Z" w16du:dateUtc="2025-03-07T09:40:00Z">
        <w:r w:rsidRPr="00944672" w:rsidDel="009F431C">
          <w:rPr>
            <w:rFonts w:ascii="Arial" w:hAnsi="Arial" w:cs="Arial"/>
            <w:sz w:val="24"/>
            <w:szCs w:val="24"/>
          </w:rPr>
          <w:delText xml:space="preserve"> auf die fragenden Blicke seiner Kollegen und fuhr dann fort</w:delText>
        </w:r>
      </w:del>
      <w:r w:rsidRPr="00944672">
        <w:rPr>
          <w:rFonts w:ascii="Arial" w:hAnsi="Arial" w:cs="Arial"/>
          <w:sz w:val="24"/>
          <w:szCs w:val="24"/>
        </w:rPr>
        <w:t>, „</w:t>
      </w:r>
      <w:ins w:id="13176" w:author="Lektorat Bauer" w:date="2025-03-07T10:40:00Z" w16du:dateUtc="2025-03-07T09:40:00Z">
        <w:r w:rsidR="009F431C">
          <w:rPr>
            <w:rFonts w:ascii="Arial" w:hAnsi="Arial" w:cs="Arial"/>
            <w:sz w:val="24"/>
            <w:szCs w:val="24"/>
          </w:rPr>
          <w:t>e</w:t>
        </w:r>
      </w:ins>
      <w:del w:id="13177" w:author="Lektorat Bauer" w:date="2025-03-07T10:40:00Z" w16du:dateUtc="2025-03-07T09:40:00Z">
        <w:r w:rsidRPr="00944672" w:rsidDel="009F431C">
          <w:rPr>
            <w:rFonts w:ascii="Arial" w:hAnsi="Arial" w:cs="Arial"/>
            <w:sz w:val="24"/>
            <w:szCs w:val="24"/>
          </w:rPr>
          <w:delText>E</w:delText>
        </w:r>
      </w:del>
      <w:r w:rsidRPr="00944672">
        <w:rPr>
          <w:rFonts w:ascii="Arial" w:hAnsi="Arial" w:cs="Arial"/>
          <w:sz w:val="24"/>
          <w:szCs w:val="24"/>
        </w:rPr>
        <w:t>s gibt Gebiete, in denen Sie Öl vermuten und einige Gebiete</w:t>
      </w:r>
      <w:ins w:id="13178" w:author="Lektorat Bauer" w:date="2025-03-07T10:40:00Z" w16du:dateUtc="2025-03-07T09:40:00Z">
        <w:r w:rsidR="009F431C">
          <w:rPr>
            <w:rFonts w:ascii="Arial" w:hAnsi="Arial" w:cs="Arial"/>
            <w:sz w:val="24"/>
            <w:szCs w:val="24"/>
          </w:rPr>
          <w:t>,</w:t>
        </w:r>
      </w:ins>
      <w:r w:rsidRPr="00944672">
        <w:rPr>
          <w:rFonts w:ascii="Arial" w:hAnsi="Arial" w:cs="Arial"/>
          <w:sz w:val="24"/>
          <w:szCs w:val="24"/>
        </w:rPr>
        <w:t xml:space="preserve"> in den noch Phosphat abgebaut wird oder abgebaut werden soll. Könnten Sie mir diese </w:t>
      </w:r>
      <w:del w:id="13179" w:author="Lektorat Bauer" w:date="2025-03-07T10:40:00Z" w16du:dateUtc="2025-03-07T09:40:00Z">
        <w:r w:rsidRPr="00944672" w:rsidDel="009F431C">
          <w:rPr>
            <w:rFonts w:ascii="Arial" w:hAnsi="Arial" w:cs="Arial"/>
            <w:sz w:val="24"/>
            <w:szCs w:val="24"/>
          </w:rPr>
          <w:delText>Gebite</w:delText>
        </w:r>
      </w:del>
      <w:ins w:id="13180" w:author="Lektorat Bauer" w:date="2025-03-07T10:40:00Z" w16du:dateUtc="2025-03-07T09:40:00Z">
        <w:r w:rsidR="009F431C" w:rsidRPr="00944672">
          <w:rPr>
            <w:rFonts w:ascii="Arial" w:hAnsi="Arial" w:cs="Arial"/>
            <w:sz w:val="24"/>
            <w:szCs w:val="24"/>
          </w:rPr>
          <w:t>Gebiete</w:t>
        </w:r>
      </w:ins>
      <w:r w:rsidRPr="00944672">
        <w:rPr>
          <w:rFonts w:ascii="Arial" w:hAnsi="Arial" w:cs="Arial"/>
          <w:sz w:val="24"/>
          <w:szCs w:val="24"/>
        </w:rPr>
        <w:t xml:space="preserve"> auf der Karte einzeichnen? Diese Gebiete würde ich gern vermeiden.“</w:t>
      </w:r>
    </w:p>
    <w:p w14:paraId="575EE635" w14:textId="56A6242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Die beiden Geologen schauten sich kurz an, nickten, dann zeichneten Sie die fraglichen Gebiete ein</w:t>
      </w:r>
      <w:del w:id="13181" w:author="Lektorat Bauer" w:date="2025-03-07T10:40:00Z" w16du:dateUtc="2025-03-07T09:40:00Z">
        <w:r w:rsidRPr="00944672" w:rsidDel="009F431C">
          <w:rPr>
            <w:rFonts w:ascii="Arial" w:hAnsi="Arial" w:cs="Arial"/>
            <w:sz w:val="24"/>
            <w:szCs w:val="24"/>
          </w:rPr>
          <w:delText xml:space="preserve"> und sahen dann fragend zu Benjamin Dingaka</w:delText>
        </w:r>
      </w:del>
      <w:r w:rsidRPr="00944672">
        <w:rPr>
          <w:rFonts w:ascii="Arial" w:hAnsi="Arial" w:cs="Arial"/>
          <w:sz w:val="24"/>
          <w:szCs w:val="24"/>
        </w:rPr>
        <w:t xml:space="preserve">. „Mein Auftraggeber möchte </w:t>
      </w:r>
      <w:del w:id="13182" w:author="Lektorat Bauer" w:date="2025-03-07T10:41:00Z" w16du:dateUtc="2025-03-07T09:41:00Z">
        <w:r w:rsidRPr="00944672" w:rsidDel="009F431C">
          <w:rPr>
            <w:rFonts w:ascii="Arial" w:hAnsi="Arial" w:cs="Arial"/>
            <w:sz w:val="24"/>
            <w:szCs w:val="24"/>
          </w:rPr>
          <w:delText>Wissen</w:delText>
        </w:r>
      </w:del>
      <w:ins w:id="13183" w:author="Lektorat Bauer" w:date="2025-03-07T10:41:00Z" w16du:dateUtc="2025-03-07T09:41:00Z">
        <w:r w:rsidR="009F431C" w:rsidRPr="00944672">
          <w:rPr>
            <w:rFonts w:ascii="Arial" w:hAnsi="Arial" w:cs="Arial"/>
            <w:sz w:val="24"/>
            <w:szCs w:val="24"/>
          </w:rPr>
          <w:t>wissen</w:t>
        </w:r>
      </w:ins>
      <w:r w:rsidRPr="00944672">
        <w:rPr>
          <w:rFonts w:ascii="Arial" w:hAnsi="Arial" w:cs="Arial"/>
          <w:sz w:val="24"/>
          <w:szCs w:val="24"/>
        </w:rPr>
        <w:t>, ob es ein Wüstengebiet gibt, dass vorwiegend ungenutzt ist, dort sollen landwirtschaftliche Versuche vorgenommen werden. Und bevor Sie nachfragen: Es geht nicht um genveränderte Pflanzen. Ich bin nur über den Zweck meiner Reise informiert worden. Wir haben bereits Gebiete in Libyen und Algerien untersucht. Wenn wir hier fertig sind, wird sich mein Auftraggeber entscheiden und die entsprechenden Maßnahmen einleiten</w:t>
      </w:r>
      <w:del w:id="13184" w:author="Lektorat Bauer" w:date="2025-03-07T10:41:00Z" w16du:dateUtc="2025-03-07T09:41:00Z">
        <w:r w:rsidRPr="00944672" w:rsidDel="009F431C">
          <w:rPr>
            <w:rFonts w:ascii="Arial" w:hAnsi="Arial" w:cs="Arial"/>
            <w:sz w:val="24"/>
            <w:szCs w:val="24"/>
          </w:rPr>
          <w:delText>.</w:delText>
        </w:r>
      </w:del>
      <w:r w:rsidRPr="00944672">
        <w:rPr>
          <w:rFonts w:ascii="Arial" w:hAnsi="Arial" w:cs="Arial"/>
          <w:sz w:val="24"/>
          <w:szCs w:val="24"/>
        </w:rPr>
        <w:t>“</w:t>
      </w:r>
      <w:ins w:id="13185" w:author="Lektorat Bauer" w:date="2025-03-07T10:41:00Z" w16du:dateUtc="2025-03-07T09:41:00Z">
        <w:r w:rsidR="009F431C">
          <w:rPr>
            <w:rFonts w:ascii="Arial" w:hAnsi="Arial" w:cs="Arial"/>
            <w:sz w:val="24"/>
            <w:szCs w:val="24"/>
          </w:rPr>
          <w:t>, erläuterte Benjamin Dingaka.</w:t>
        </w:r>
      </w:ins>
      <w:r w:rsidRPr="00944672">
        <w:rPr>
          <w:rFonts w:ascii="Arial" w:hAnsi="Arial" w:cs="Arial"/>
          <w:sz w:val="24"/>
          <w:szCs w:val="24"/>
        </w:rPr>
        <w:t xml:space="preserve"> </w:t>
      </w:r>
    </w:p>
    <w:p w14:paraId="600495E7" w14:textId="77777777" w:rsidR="009F431C" w:rsidRDefault="00944672" w:rsidP="00623B68">
      <w:pPr>
        <w:autoSpaceDE w:val="0"/>
        <w:autoSpaceDN w:val="0"/>
        <w:adjustRightInd w:val="0"/>
        <w:spacing w:after="0" w:line="360" w:lineRule="auto"/>
        <w:ind w:firstLine="227"/>
        <w:jc w:val="both"/>
        <w:rPr>
          <w:ins w:id="13186" w:author="Lektorat Bauer" w:date="2025-03-07T10:41:00Z" w16du:dateUtc="2025-03-07T09:41:00Z"/>
          <w:rFonts w:ascii="Arial" w:hAnsi="Arial" w:cs="Arial"/>
          <w:sz w:val="24"/>
          <w:szCs w:val="24"/>
        </w:rPr>
      </w:pPr>
      <w:r w:rsidRPr="00944672">
        <w:rPr>
          <w:rFonts w:ascii="Arial" w:hAnsi="Arial" w:cs="Arial"/>
          <w:sz w:val="24"/>
          <w:szCs w:val="24"/>
        </w:rPr>
        <w:t xml:space="preserve">Aufmerksam beugte sich Ajwad Boussafa vor: „Was genau suchen Sie?“ </w:t>
      </w:r>
      <w:del w:id="13187" w:author="Lektorat Bauer" w:date="2025-03-07T10:41:00Z" w16du:dateUtc="2025-03-07T09:41:00Z">
        <w:r w:rsidRPr="00944672" w:rsidDel="009F431C">
          <w:rPr>
            <w:rFonts w:ascii="Arial" w:hAnsi="Arial" w:cs="Arial"/>
            <w:sz w:val="24"/>
            <w:szCs w:val="24"/>
          </w:rPr>
          <w:delText xml:space="preserve">Und </w:delText>
        </w:r>
      </w:del>
      <w:r w:rsidRPr="00944672">
        <w:rPr>
          <w:rFonts w:ascii="Arial" w:hAnsi="Arial" w:cs="Arial"/>
          <w:sz w:val="24"/>
          <w:szCs w:val="24"/>
        </w:rPr>
        <w:t>Allam Bassir ergänzte</w:t>
      </w:r>
      <w:ins w:id="13188" w:author="Lektorat Bauer" w:date="2025-03-07T10:41:00Z" w16du:dateUtc="2025-03-07T09:41:00Z">
        <w:r w:rsidR="009F431C">
          <w:rPr>
            <w:rFonts w:ascii="Arial" w:hAnsi="Arial" w:cs="Arial"/>
            <w:sz w:val="24"/>
            <w:szCs w:val="24"/>
          </w:rPr>
          <w:t>:</w:t>
        </w:r>
      </w:ins>
      <w:del w:id="13189" w:author="Lektorat Bauer" w:date="2025-03-07T10:41:00Z" w16du:dateUtc="2025-03-07T09:41:00Z">
        <w:r w:rsidRPr="00944672" w:rsidDel="009F431C">
          <w:rPr>
            <w:rFonts w:ascii="Arial" w:hAnsi="Arial" w:cs="Arial"/>
            <w:sz w:val="24"/>
            <w:szCs w:val="24"/>
          </w:rPr>
          <w:delText>,</w:delText>
        </w:r>
      </w:del>
      <w:r w:rsidRPr="00944672">
        <w:rPr>
          <w:rFonts w:ascii="Arial" w:hAnsi="Arial" w:cs="Arial"/>
          <w:sz w:val="24"/>
          <w:szCs w:val="24"/>
        </w:rPr>
        <w:t xml:space="preserve"> „Wasser werden wir hier nicht finden. Zumindest nicht in größeren Mengen.“ </w:t>
      </w:r>
    </w:p>
    <w:p w14:paraId="6EB2532C" w14:textId="58CA8E8D"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„Wir wollen auch vermeiden, </w:t>
      </w:r>
      <w:del w:id="13190" w:author="Lektorat Bauer" w:date="2025-03-07T10:41:00Z" w16du:dateUtc="2025-03-07T09:41:00Z">
        <w:r w:rsidRPr="00944672" w:rsidDel="009F431C">
          <w:rPr>
            <w:rFonts w:ascii="Arial" w:hAnsi="Arial" w:cs="Arial"/>
            <w:sz w:val="24"/>
            <w:szCs w:val="24"/>
          </w:rPr>
          <w:delText xml:space="preserve">dass wir </w:delText>
        </w:r>
      </w:del>
      <w:r w:rsidRPr="00944672">
        <w:rPr>
          <w:rFonts w:ascii="Arial" w:hAnsi="Arial" w:cs="Arial"/>
          <w:sz w:val="24"/>
          <w:szCs w:val="24"/>
        </w:rPr>
        <w:t>eventuell vorhandenes fossiles Grundwasser zu schädigen, daher wäre es nett, wenn Sie mir noch sagen könnten, wo solche Wasserreservoirs vorhanden sind</w:t>
      </w:r>
      <w:del w:id="13191" w:author="Lektorat Bauer" w:date="2025-03-07T10:42:00Z" w16du:dateUtc="2025-03-07T09:42:00Z">
        <w:r w:rsidRPr="00944672" w:rsidDel="009F431C">
          <w:rPr>
            <w:rFonts w:ascii="Arial" w:hAnsi="Arial" w:cs="Arial"/>
            <w:sz w:val="24"/>
            <w:szCs w:val="24"/>
          </w:rPr>
          <w:delText>, bzw.</w:delText>
        </w:r>
      </w:del>
      <w:ins w:id="13192" w:author="Lektorat Bauer" w:date="2025-03-07T10:42:00Z" w16du:dateUtc="2025-03-07T09:42:00Z">
        <w:r w:rsidR="009F431C">
          <w:rPr>
            <w:rFonts w:ascii="Arial" w:hAnsi="Arial" w:cs="Arial"/>
            <w:sz w:val="24"/>
            <w:szCs w:val="24"/>
          </w:rPr>
          <w:t xml:space="preserve"> beziehungsweise</w:t>
        </w:r>
      </w:ins>
      <w:r w:rsidRPr="00944672">
        <w:rPr>
          <w:rFonts w:ascii="Arial" w:hAnsi="Arial" w:cs="Arial"/>
          <w:sz w:val="24"/>
          <w:szCs w:val="24"/>
        </w:rPr>
        <w:t xml:space="preserve"> sein könnten. Wenn wir diese Gebiete im Vorhinein ausschließen können, wäre es leichter und schneller für uns alle.“ Wieder zeichneten die beiden Geologen Gebiete auf der Karte ein. </w:t>
      </w:r>
      <w:del w:id="13193" w:author="Lektorat Bauer" w:date="2025-03-07T10:42:00Z" w16du:dateUtc="2025-03-07T09:42:00Z">
        <w:r w:rsidRPr="00944672" w:rsidDel="009F431C">
          <w:rPr>
            <w:rFonts w:ascii="Arial" w:hAnsi="Arial" w:cs="Arial"/>
            <w:sz w:val="24"/>
            <w:szCs w:val="24"/>
          </w:rPr>
          <w:delText>Es war festzustellen, dass beide sich mit den geografischen Gegebenheiten auskannten, denn es gab keine Divergenzen beim Einzeichnen der fraglichen Gebiete.</w:delText>
        </w:r>
      </w:del>
      <w:commentRangeStart w:id="13194"/>
      <w:ins w:id="13195" w:author="Lektorat Bauer" w:date="2025-03-07T10:42:00Z" w16du:dateUtc="2025-03-07T09:42:00Z">
        <w:r w:rsidR="009F431C">
          <w:rPr>
            <w:rFonts w:ascii="Arial" w:hAnsi="Arial" w:cs="Arial"/>
            <w:sz w:val="24"/>
            <w:szCs w:val="24"/>
          </w:rPr>
          <w:t>Die beiden kannten sich aus und stimmten mit ihren Angaben überein.</w:t>
        </w:r>
      </w:ins>
      <w:commentRangeEnd w:id="13194"/>
      <w:ins w:id="13196" w:author="Lektorat Bauer" w:date="2025-03-07T10:45:00Z" w16du:dateUtc="2025-03-07T09:45:00Z">
        <w:r w:rsidR="009F431C">
          <w:rPr>
            <w:rStyle w:val="Kommentarzeichen"/>
          </w:rPr>
          <w:commentReference w:id="13194"/>
        </w:r>
      </w:ins>
    </w:p>
    <w:p w14:paraId="31DE455E" w14:textId="46AD230E" w:rsidR="009F431C" w:rsidRDefault="00944672" w:rsidP="00623B68">
      <w:pPr>
        <w:autoSpaceDE w:val="0"/>
        <w:autoSpaceDN w:val="0"/>
        <w:adjustRightInd w:val="0"/>
        <w:spacing w:after="0" w:line="360" w:lineRule="auto"/>
        <w:ind w:firstLine="227"/>
        <w:jc w:val="both"/>
        <w:rPr>
          <w:ins w:id="13197" w:author="Lektorat Bauer" w:date="2025-03-07T10:42:00Z" w16du:dateUtc="2025-03-07T09:42:00Z"/>
          <w:rFonts w:ascii="Arial" w:hAnsi="Arial" w:cs="Arial"/>
          <w:sz w:val="24"/>
          <w:szCs w:val="24"/>
        </w:rPr>
      </w:pPr>
      <w:r w:rsidRPr="00944672">
        <w:rPr>
          <w:rFonts w:ascii="Arial" w:hAnsi="Arial" w:cs="Arial"/>
          <w:sz w:val="24"/>
          <w:szCs w:val="24"/>
        </w:rPr>
        <w:t>„Frau Chow, Frau Kaur“</w:t>
      </w:r>
      <w:ins w:id="13198" w:author="Lektorat Bauer" w:date="2025-03-07T10:42:00Z" w16du:dateUtc="2025-03-07T09:42:00Z">
        <w:r w:rsidR="009F431C">
          <w:rPr>
            <w:rFonts w:ascii="Arial" w:hAnsi="Arial" w:cs="Arial"/>
            <w:sz w:val="24"/>
            <w:szCs w:val="24"/>
          </w:rPr>
          <w:t>,</w:t>
        </w:r>
      </w:ins>
      <w:r w:rsidRPr="00944672">
        <w:rPr>
          <w:rFonts w:ascii="Arial" w:hAnsi="Arial" w:cs="Arial"/>
          <w:sz w:val="24"/>
          <w:szCs w:val="24"/>
        </w:rPr>
        <w:t xml:space="preserve"> wandte sich Benjamin Dingaka an die beide</w:t>
      </w:r>
      <w:ins w:id="13199" w:author="Lektorat Bauer" w:date="2025-03-07T10:42:00Z" w16du:dateUtc="2025-03-07T09:42:00Z">
        <w:r w:rsidR="009F431C">
          <w:rPr>
            <w:rFonts w:ascii="Arial" w:hAnsi="Arial" w:cs="Arial"/>
            <w:sz w:val="24"/>
            <w:szCs w:val="24"/>
          </w:rPr>
          <w:t>n</w:t>
        </w:r>
      </w:ins>
      <w:r w:rsidRPr="00944672">
        <w:rPr>
          <w:rFonts w:ascii="Arial" w:hAnsi="Arial" w:cs="Arial"/>
          <w:sz w:val="24"/>
          <w:szCs w:val="24"/>
        </w:rPr>
        <w:t xml:space="preserve"> Soldatinnen, „Bei fünf Personen und der Ausrüstung kommen wir mit einem Fahrzeug nicht aus, oder? Was ma</w:t>
      </w:r>
      <w:ins w:id="13200" w:author="Lektorat Bauer" w:date="2025-03-07T10:43:00Z" w16du:dateUtc="2025-03-07T09:43:00Z">
        <w:r w:rsidR="009F431C">
          <w:rPr>
            <w:rFonts w:ascii="Arial" w:hAnsi="Arial" w:cs="Arial"/>
            <w:sz w:val="24"/>
            <w:szCs w:val="24"/>
          </w:rPr>
          <w:t>c</w:t>
        </w:r>
      </w:ins>
      <w:r w:rsidRPr="00944672">
        <w:rPr>
          <w:rFonts w:ascii="Arial" w:hAnsi="Arial" w:cs="Arial"/>
          <w:sz w:val="24"/>
          <w:szCs w:val="24"/>
        </w:rPr>
        <w:t xml:space="preserve">hen wir?“ </w:t>
      </w:r>
    </w:p>
    <w:p w14:paraId="30A32656" w14:textId="77777777" w:rsidR="009F431C" w:rsidRDefault="00944672" w:rsidP="00623B68">
      <w:pPr>
        <w:autoSpaceDE w:val="0"/>
        <w:autoSpaceDN w:val="0"/>
        <w:adjustRightInd w:val="0"/>
        <w:spacing w:after="0" w:line="360" w:lineRule="auto"/>
        <w:ind w:firstLine="227"/>
        <w:jc w:val="both"/>
        <w:rPr>
          <w:ins w:id="13201" w:author="Lektorat Bauer" w:date="2025-03-07T10:43:00Z" w16du:dateUtc="2025-03-07T09:43:00Z"/>
          <w:rFonts w:ascii="Arial" w:hAnsi="Arial" w:cs="Arial"/>
          <w:sz w:val="24"/>
          <w:szCs w:val="24"/>
        </w:rPr>
      </w:pPr>
      <w:r w:rsidRPr="00944672">
        <w:rPr>
          <w:rFonts w:ascii="Arial" w:hAnsi="Arial" w:cs="Arial"/>
          <w:sz w:val="24"/>
          <w:szCs w:val="24"/>
        </w:rPr>
        <w:t>Tia sah zu Bibi</w:t>
      </w:r>
      <w:ins w:id="13202" w:author="Lektorat Bauer" w:date="2025-03-07T10:42:00Z" w16du:dateUtc="2025-03-07T09:42:00Z">
        <w:r w:rsidR="009F431C">
          <w:rPr>
            <w:rFonts w:ascii="Arial" w:hAnsi="Arial" w:cs="Arial"/>
            <w:sz w:val="24"/>
            <w:szCs w:val="24"/>
          </w:rPr>
          <w:t>.</w:t>
        </w:r>
      </w:ins>
      <w:del w:id="13203" w:author="Lektorat Bauer" w:date="2025-03-07T10:42:00Z" w16du:dateUtc="2025-03-07T09:42:00Z">
        <w:r w:rsidRPr="00944672" w:rsidDel="009F431C">
          <w:rPr>
            <w:rFonts w:ascii="Arial" w:hAnsi="Arial" w:cs="Arial"/>
            <w:sz w:val="24"/>
            <w:szCs w:val="24"/>
          </w:rPr>
          <w:delText>,</w:delText>
        </w:r>
      </w:del>
      <w:r w:rsidRPr="00944672">
        <w:rPr>
          <w:rFonts w:ascii="Arial" w:hAnsi="Arial" w:cs="Arial"/>
          <w:sz w:val="24"/>
          <w:szCs w:val="24"/>
        </w:rPr>
        <w:t xml:space="preserve"> „Kannst Du bitte Anique anrufen? Wir brauchen zwei Defender oder Land Cruiser mit Fahrern, </w:t>
      </w:r>
      <w:ins w:id="13204" w:author="Lektorat Bauer" w:date="2025-03-07T10:43:00Z" w16du:dateUtc="2025-03-07T09:43:00Z">
        <w:r w:rsidR="009F431C">
          <w:rPr>
            <w:rFonts w:ascii="Arial" w:hAnsi="Arial" w:cs="Arial"/>
            <w:sz w:val="24"/>
            <w:szCs w:val="24"/>
          </w:rPr>
          <w:t>s</w:t>
        </w:r>
      </w:ins>
      <w:del w:id="13205" w:author="Lektorat Bauer" w:date="2025-03-07T10:43:00Z" w16du:dateUtc="2025-03-07T09:43:00Z">
        <w:r w:rsidRPr="00944672" w:rsidDel="009F431C">
          <w:rPr>
            <w:rFonts w:ascii="Arial" w:hAnsi="Arial" w:cs="Arial"/>
            <w:sz w:val="24"/>
            <w:szCs w:val="24"/>
          </w:rPr>
          <w:delText>S</w:delText>
        </w:r>
      </w:del>
      <w:r w:rsidRPr="00944672">
        <w:rPr>
          <w:rFonts w:ascii="Arial" w:hAnsi="Arial" w:cs="Arial"/>
          <w:sz w:val="24"/>
          <w:szCs w:val="24"/>
        </w:rPr>
        <w:t xml:space="preserve">ie soll sich mal umschauen.“ </w:t>
      </w:r>
    </w:p>
    <w:p w14:paraId="4A2DA99B" w14:textId="08FEC3CB"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„Haben Sie noch mehr Personal hier?“</w:t>
      </w:r>
      <w:ins w:id="13206" w:author="Lektorat Bauer" w:date="2025-03-07T10:43:00Z" w16du:dateUtc="2025-03-07T09:43:00Z">
        <w:r w:rsidR="009F431C">
          <w:rPr>
            <w:rFonts w:ascii="Arial" w:hAnsi="Arial" w:cs="Arial"/>
            <w:sz w:val="24"/>
            <w:szCs w:val="24"/>
          </w:rPr>
          <w:t>,</w:t>
        </w:r>
      </w:ins>
      <w:r w:rsidRPr="00944672">
        <w:rPr>
          <w:rFonts w:ascii="Arial" w:hAnsi="Arial" w:cs="Arial"/>
          <w:sz w:val="24"/>
          <w:szCs w:val="24"/>
        </w:rPr>
        <w:t xml:space="preserve"> </w:t>
      </w:r>
      <w:ins w:id="13207" w:author="Lektorat Bauer" w:date="2025-03-07T10:43:00Z" w16du:dateUtc="2025-03-07T09:43:00Z">
        <w:r w:rsidR="009F431C">
          <w:rPr>
            <w:rFonts w:ascii="Arial" w:hAnsi="Arial" w:cs="Arial"/>
            <w:sz w:val="24"/>
            <w:szCs w:val="24"/>
          </w:rPr>
          <w:t>e</w:t>
        </w:r>
      </w:ins>
      <w:del w:id="13208" w:author="Lektorat Bauer" w:date="2025-03-07T10:43:00Z" w16du:dateUtc="2025-03-07T09:43:00Z">
        <w:r w:rsidRPr="00944672" w:rsidDel="009F431C">
          <w:rPr>
            <w:rFonts w:ascii="Arial" w:hAnsi="Arial" w:cs="Arial"/>
            <w:sz w:val="24"/>
            <w:szCs w:val="24"/>
          </w:rPr>
          <w:delText>E</w:delText>
        </w:r>
      </w:del>
      <w:r w:rsidRPr="00944672">
        <w:rPr>
          <w:rFonts w:ascii="Arial" w:hAnsi="Arial" w:cs="Arial"/>
          <w:sz w:val="24"/>
          <w:szCs w:val="24"/>
        </w:rPr>
        <w:t xml:space="preserve">rkundigte sich Allam Bassir. </w:t>
      </w:r>
    </w:p>
    <w:p w14:paraId="373B9A00" w14:textId="795EC64C" w:rsidR="009F431C" w:rsidRDefault="00944672" w:rsidP="00623B68">
      <w:pPr>
        <w:autoSpaceDE w:val="0"/>
        <w:autoSpaceDN w:val="0"/>
        <w:adjustRightInd w:val="0"/>
        <w:spacing w:after="0" w:line="360" w:lineRule="auto"/>
        <w:ind w:firstLine="227"/>
        <w:jc w:val="both"/>
        <w:rPr>
          <w:ins w:id="13209" w:author="Lektorat Bauer" w:date="2025-03-07T10:43:00Z" w16du:dateUtc="2025-03-07T09:43:00Z"/>
          <w:rFonts w:ascii="Arial" w:hAnsi="Arial" w:cs="Arial"/>
          <w:sz w:val="24"/>
          <w:szCs w:val="24"/>
        </w:rPr>
      </w:pPr>
      <w:r w:rsidRPr="00944672">
        <w:rPr>
          <w:rFonts w:ascii="Arial" w:hAnsi="Arial" w:cs="Arial"/>
          <w:sz w:val="24"/>
          <w:szCs w:val="24"/>
        </w:rPr>
        <w:lastRenderedPageBreak/>
        <w:t>Tia sah ihn kalt an und sagte: „Wir kommen zu</w:t>
      </w:r>
      <w:del w:id="13210" w:author="Lektorat Bauer" w:date="2025-03-07T10:43:00Z" w16du:dateUtc="2025-03-07T09:43:00Z">
        <w:r w:rsidRPr="00944672" w:rsidDel="009F431C">
          <w:rPr>
            <w:rFonts w:ascii="Arial" w:hAnsi="Arial" w:cs="Arial"/>
            <w:sz w:val="24"/>
            <w:szCs w:val="24"/>
          </w:rPr>
          <w:delText xml:space="preserve"> </w:delText>
        </w:r>
      </w:del>
      <w:r w:rsidRPr="00944672">
        <w:rPr>
          <w:rFonts w:ascii="Arial" w:hAnsi="Arial" w:cs="Arial"/>
          <w:sz w:val="24"/>
          <w:szCs w:val="24"/>
        </w:rPr>
        <w:t>recht, Danke.“</w:t>
      </w:r>
      <w:del w:id="13211" w:author="Lektorat Bauer" w:date="2025-03-07T10:43:00Z" w16du:dateUtc="2025-03-07T09:43:00Z">
        <w:r w:rsidRPr="00944672" w:rsidDel="009F431C">
          <w:rPr>
            <w:rFonts w:ascii="Arial" w:hAnsi="Arial" w:cs="Arial"/>
            <w:sz w:val="24"/>
            <w:szCs w:val="24"/>
          </w:rPr>
          <w:delText xml:space="preserve"> Benjamin Dingaka sah zu Bassir und sagte. </w:delText>
        </w:r>
      </w:del>
    </w:p>
    <w:p w14:paraId="070AD610" w14:textId="0BD1936D" w:rsidR="009F431C" w:rsidRDefault="00944672" w:rsidP="00623B68">
      <w:pPr>
        <w:autoSpaceDE w:val="0"/>
        <w:autoSpaceDN w:val="0"/>
        <w:adjustRightInd w:val="0"/>
        <w:spacing w:after="0" w:line="360" w:lineRule="auto"/>
        <w:ind w:firstLine="227"/>
        <w:jc w:val="both"/>
        <w:rPr>
          <w:ins w:id="13212" w:author="Lektorat Bauer" w:date="2025-03-07T10:43:00Z" w16du:dateUtc="2025-03-07T09:43:00Z"/>
          <w:rFonts w:ascii="Arial" w:hAnsi="Arial" w:cs="Arial"/>
          <w:sz w:val="24"/>
          <w:szCs w:val="24"/>
        </w:rPr>
      </w:pPr>
      <w:r w:rsidRPr="00944672">
        <w:rPr>
          <w:rFonts w:ascii="Arial" w:hAnsi="Arial" w:cs="Arial"/>
          <w:sz w:val="24"/>
          <w:szCs w:val="24"/>
        </w:rPr>
        <w:t xml:space="preserve">„Vergessen Sie, was Sie über Frauen </w:t>
      </w:r>
      <w:del w:id="13213" w:author="Lektorat Bauer" w:date="2025-03-07T10:43:00Z" w16du:dateUtc="2025-03-07T09:43:00Z">
        <w:r w:rsidRPr="00944672" w:rsidDel="009F431C">
          <w:rPr>
            <w:rFonts w:ascii="Arial" w:hAnsi="Arial" w:cs="Arial"/>
            <w:sz w:val="24"/>
            <w:szCs w:val="24"/>
          </w:rPr>
          <w:delText>W</w:delText>
        </w:r>
      </w:del>
      <w:ins w:id="13214" w:author="Lektorat Bauer" w:date="2025-03-07T10:43:00Z" w16du:dateUtc="2025-03-07T09:43:00Z">
        <w:r w:rsidR="009F431C">
          <w:rPr>
            <w:rFonts w:ascii="Arial" w:hAnsi="Arial" w:cs="Arial"/>
            <w:sz w:val="24"/>
            <w:szCs w:val="24"/>
          </w:rPr>
          <w:t>w</w:t>
        </w:r>
      </w:ins>
      <w:r w:rsidRPr="00944672">
        <w:rPr>
          <w:rFonts w:ascii="Arial" w:hAnsi="Arial" w:cs="Arial"/>
          <w:sz w:val="24"/>
          <w:szCs w:val="24"/>
        </w:rPr>
        <w:t xml:space="preserve">issen und </w:t>
      </w:r>
      <w:del w:id="13215" w:author="Lektorat Bauer" w:date="2025-03-07T10:43:00Z" w16du:dateUtc="2025-03-07T09:43:00Z">
        <w:r w:rsidRPr="00944672" w:rsidDel="009F431C">
          <w:rPr>
            <w:rFonts w:ascii="Arial" w:hAnsi="Arial" w:cs="Arial"/>
            <w:sz w:val="24"/>
            <w:szCs w:val="24"/>
          </w:rPr>
          <w:delText xml:space="preserve">wir </w:delText>
        </w:r>
      </w:del>
      <w:ins w:id="13216" w:author="Lektorat Bauer" w:date="2025-03-07T10:43:00Z" w16du:dateUtc="2025-03-07T09:43:00Z">
        <w:r w:rsidR="009F431C">
          <w:rPr>
            <w:rFonts w:ascii="Arial" w:hAnsi="Arial" w:cs="Arial"/>
            <w:sz w:val="24"/>
            <w:szCs w:val="24"/>
          </w:rPr>
          <w:t>wie</w:t>
        </w:r>
        <w:r w:rsidR="009F431C" w:rsidRPr="00944672">
          <w:rPr>
            <w:rFonts w:ascii="Arial" w:hAnsi="Arial" w:cs="Arial"/>
            <w:sz w:val="24"/>
            <w:szCs w:val="24"/>
          </w:rPr>
          <w:t xml:space="preserve"> </w:t>
        </w:r>
      </w:ins>
      <w:r w:rsidRPr="00944672">
        <w:rPr>
          <w:rFonts w:ascii="Arial" w:hAnsi="Arial" w:cs="Arial"/>
          <w:sz w:val="24"/>
          <w:szCs w:val="24"/>
        </w:rPr>
        <w:t>Ihre Gebräuche hier sein mögen. Legen Sie sich nicht mit den beiden an.</w:t>
      </w:r>
      <w:del w:id="13217" w:author="Lektorat Bauer" w:date="2025-03-07T10:43:00Z" w16du:dateUtc="2025-03-07T09:43:00Z">
        <w:r w:rsidRPr="00944672" w:rsidDel="009F431C">
          <w:rPr>
            <w:rFonts w:ascii="Arial" w:hAnsi="Arial" w:cs="Arial"/>
            <w:sz w:val="24"/>
            <w:szCs w:val="24"/>
          </w:rPr>
          <w:delText>“</w:delText>
        </w:r>
      </w:del>
      <w:r w:rsidRPr="00944672">
        <w:rPr>
          <w:rFonts w:ascii="Arial" w:hAnsi="Arial" w:cs="Arial"/>
          <w:sz w:val="24"/>
          <w:szCs w:val="24"/>
        </w:rPr>
        <w:t xml:space="preserve"> Frau Chow hat das Kommando, soweit es sich um Sicherheitsfragen und -belange handelt</w:t>
      </w:r>
      <w:del w:id="13218" w:author="Lektorat Bauer" w:date="2025-03-07T10:43:00Z" w16du:dateUtc="2025-03-07T09:43:00Z">
        <w:r w:rsidRPr="00944672" w:rsidDel="009F431C">
          <w:rPr>
            <w:rFonts w:ascii="Arial" w:hAnsi="Arial" w:cs="Arial"/>
            <w:sz w:val="24"/>
            <w:szCs w:val="24"/>
          </w:rPr>
          <w:delText>.</w:delText>
        </w:r>
      </w:del>
      <w:r w:rsidRPr="00944672">
        <w:rPr>
          <w:rFonts w:ascii="Arial" w:hAnsi="Arial" w:cs="Arial"/>
          <w:sz w:val="24"/>
          <w:szCs w:val="24"/>
        </w:rPr>
        <w:t>“</w:t>
      </w:r>
      <w:ins w:id="13219" w:author="Lektorat Bauer" w:date="2025-03-07T10:43:00Z" w16du:dateUtc="2025-03-07T09:43:00Z">
        <w:r w:rsidR="009F431C">
          <w:rPr>
            <w:rFonts w:ascii="Arial" w:hAnsi="Arial" w:cs="Arial"/>
            <w:sz w:val="24"/>
            <w:szCs w:val="24"/>
          </w:rPr>
          <w:t>, sagte Benjamin Dingaka.</w:t>
        </w:r>
      </w:ins>
      <w:r w:rsidRPr="00944672">
        <w:rPr>
          <w:rFonts w:ascii="Arial" w:hAnsi="Arial" w:cs="Arial"/>
          <w:sz w:val="24"/>
          <w:szCs w:val="24"/>
        </w:rPr>
        <w:t xml:space="preserve"> </w:t>
      </w:r>
    </w:p>
    <w:p w14:paraId="65408552" w14:textId="77777777" w:rsidR="009F431C" w:rsidRDefault="00944672" w:rsidP="00623B68">
      <w:pPr>
        <w:autoSpaceDE w:val="0"/>
        <w:autoSpaceDN w:val="0"/>
        <w:adjustRightInd w:val="0"/>
        <w:spacing w:after="0" w:line="360" w:lineRule="auto"/>
        <w:ind w:firstLine="227"/>
        <w:jc w:val="both"/>
        <w:rPr>
          <w:ins w:id="13220" w:author="Lektorat Bauer" w:date="2025-03-07T10:44:00Z" w16du:dateUtc="2025-03-07T09:44:00Z"/>
          <w:rFonts w:ascii="Arial" w:hAnsi="Arial" w:cs="Arial"/>
          <w:sz w:val="24"/>
          <w:szCs w:val="24"/>
        </w:rPr>
      </w:pPr>
      <w:r w:rsidRPr="00944672">
        <w:rPr>
          <w:rFonts w:ascii="Arial" w:hAnsi="Arial" w:cs="Arial"/>
          <w:sz w:val="24"/>
          <w:szCs w:val="24"/>
        </w:rPr>
        <w:t>„Ach?!“</w:t>
      </w:r>
      <w:ins w:id="13221" w:author="Lektorat Bauer" w:date="2025-03-07T10:43:00Z" w16du:dateUtc="2025-03-07T09:43:00Z">
        <w:r w:rsidR="009F431C">
          <w:rPr>
            <w:rFonts w:ascii="Arial" w:hAnsi="Arial" w:cs="Arial"/>
            <w:sz w:val="24"/>
            <w:szCs w:val="24"/>
          </w:rPr>
          <w:t>,</w:t>
        </w:r>
      </w:ins>
      <w:r w:rsidRPr="00944672">
        <w:rPr>
          <w:rFonts w:ascii="Arial" w:hAnsi="Arial" w:cs="Arial"/>
          <w:sz w:val="24"/>
          <w:szCs w:val="24"/>
        </w:rPr>
        <w:t xml:space="preserve"> </w:t>
      </w:r>
      <w:ins w:id="13222" w:author="Lektorat Bauer" w:date="2025-03-07T10:44:00Z" w16du:dateUtc="2025-03-07T09:44:00Z">
        <w:r w:rsidR="009F431C">
          <w:rPr>
            <w:rFonts w:ascii="Arial" w:hAnsi="Arial" w:cs="Arial"/>
            <w:sz w:val="24"/>
            <w:szCs w:val="24"/>
          </w:rPr>
          <w:t>k</w:t>
        </w:r>
      </w:ins>
      <w:del w:id="13223" w:author="Lektorat Bauer" w:date="2025-03-07T10:44:00Z" w16du:dateUtc="2025-03-07T09:44:00Z">
        <w:r w:rsidRPr="00944672" w:rsidDel="009F431C">
          <w:rPr>
            <w:rFonts w:ascii="Arial" w:hAnsi="Arial" w:cs="Arial"/>
            <w:sz w:val="24"/>
            <w:szCs w:val="24"/>
          </w:rPr>
          <w:delText>K</w:delText>
        </w:r>
      </w:del>
      <w:r w:rsidRPr="00944672">
        <w:rPr>
          <w:rFonts w:ascii="Arial" w:hAnsi="Arial" w:cs="Arial"/>
          <w:sz w:val="24"/>
          <w:szCs w:val="24"/>
        </w:rPr>
        <w:t xml:space="preserve">am es von den beiden Männern wie aus einem Munde. </w:t>
      </w:r>
    </w:p>
    <w:p w14:paraId="54D08B6E" w14:textId="7C5F0B46"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„Die beiden Damen sind nicht für Verpflegung und ähnliches zuständig. Jeder Mann baut sein Zelt </w:t>
      </w:r>
      <w:del w:id="13224" w:author="Lektorat Bauer" w:date="2025-03-07T10:44:00Z" w16du:dateUtc="2025-03-07T09:44:00Z">
        <w:r w:rsidRPr="00944672" w:rsidDel="009F431C">
          <w:rPr>
            <w:rFonts w:ascii="Arial" w:hAnsi="Arial" w:cs="Arial"/>
            <w:sz w:val="24"/>
            <w:szCs w:val="24"/>
          </w:rPr>
          <w:delText>selber</w:delText>
        </w:r>
      </w:del>
      <w:ins w:id="13225" w:author="Lektorat Bauer" w:date="2025-03-07T10:44:00Z" w16du:dateUtc="2025-03-07T09:44:00Z">
        <w:r w:rsidR="009F431C" w:rsidRPr="00944672">
          <w:rPr>
            <w:rFonts w:ascii="Arial" w:hAnsi="Arial" w:cs="Arial"/>
            <w:sz w:val="24"/>
            <w:szCs w:val="24"/>
          </w:rPr>
          <w:t>selbst</w:t>
        </w:r>
      </w:ins>
      <w:r w:rsidRPr="00944672">
        <w:rPr>
          <w:rFonts w:ascii="Arial" w:hAnsi="Arial" w:cs="Arial"/>
          <w:sz w:val="24"/>
          <w:szCs w:val="24"/>
        </w:rPr>
        <w:t>. Beim Kochen werden wir uns abwechseln.“</w:t>
      </w:r>
    </w:p>
    <w:p w14:paraId="05FAFB14" w14:textId="77777777" w:rsidR="009F431C" w:rsidRDefault="00944672" w:rsidP="00623B68">
      <w:pPr>
        <w:autoSpaceDE w:val="0"/>
        <w:autoSpaceDN w:val="0"/>
        <w:adjustRightInd w:val="0"/>
        <w:spacing w:after="0" w:line="360" w:lineRule="auto"/>
        <w:ind w:firstLine="227"/>
        <w:jc w:val="both"/>
        <w:rPr>
          <w:ins w:id="13226" w:author="Lektorat Bauer" w:date="2025-03-07T10:44:00Z" w16du:dateUtc="2025-03-07T09:44:00Z"/>
          <w:rFonts w:ascii="Arial" w:hAnsi="Arial" w:cs="Arial"/>
          <w:sz w:val="24"/>
          <w:szCs w:val="24"/>
        </w:rPr>
      </w:pPr>
      <w:r w:rsidRPr="00944672">
        <w:rPr>
          <w:rFonts w:ascii="Arial" w:hAnsi="Arial" w:cs="Arial"/>
          <w:sz w:val="24"/>
          <w:szCs w:val="24"/>
        </w:rPr>
        <w:t xml:space="preserve">Eine solche Ansage waren die Männer nicht gewohnt, kamen sie </w:t>
      </w:r>
      <w:del w:id="13227" w:author="Lektorat Bauer" w:date="2025-03-07T10:44:00Z" w16du:dateUtc="2025-03-07T09:44:00Z">
        <w:r w:rsidRPr="00944672" w:rsidDel="009F431C">
          <w:rPr>
            <w:rFonts w:ascii="Arial" w:hAnsi="Arial" w:cs="Arial"/>
            <w:sz w:val="24"/>
            <w:szCs w:val="24"/>
          </w:rPr>
          <w:delText xml:space="preserve">bei </w:delText>
        </w:r>
      </w:del>
      <w:r w:rsidRPr="00944672">
        <w:rPr>
          <w:rFonts w:ascii="Arial" w:hAnsi="Arial" w:cs="Arial"/>
          <w:sz w:val="24"/>
          <w:szCs w:val="24"/>
        </w:rPr>
        <w:t>doch aus eher konservativen Familien. „Haben Sie keine Männer gefunden, die das übernehmen können?“</w:t>
      </w:r>
      <w:ins w:id="13228" w:author="Lektorat Bauer" w:date="2025-03-07T10:44:00Z" w16du:dateUtc="2025-03-07T09:44:00Z">
        <w:r w:rsidR="009F431C">
          <w:rPr>
            <w:rFonts w:ascii="Arial" w:hAnsi="Arial" w:cs="Arial"/>
            <w:sz w:val="24"/>
            <w:szCs w:val="24"/>
          </w:rPr>
          <w:t>,</w:t>
        </w:r>
      </w:ins>
      <w:r w:rsidRPr="00944672">
        <w:rPr>
          <w:rFonts w:ascii="Arial" w:hAnsi="Arial" w:cs="Arial"/>
          <w:sz w:val="24"/>
          <w:szCs w:val="24"/>
        </w:rPr>
        <w:t xml:space="preserve"> </w:t>
      </w:r>
      <w:ins w:id="13229" w:author="Lektorat Bauer" w:date="2025-03-07T10:44:00Z" w16du:dateUtc="2025-03-07T09:44:00Z">
        <w:r w:rsidR="009F431C">
          <w:rPr>
            <w:rFonts w:ascii="Arial" w:hAnsi="Arial" w:cs="Arial"/>
            <w:sz w:val="24"/>
            <w:szCs w:val="24"/>
          </w:rPr>
          <w:t>e</w:t>
        </w:r>
      </w:ins>
      <w:del w:id="13230" w:author="Lektorat Bauer" w:date="2025-03-07T10:44:00Z" w16du:dateUtc="2025-03-07T09:44:00Z">
        <w:r w:rsidRPr="00944672" w:rsidDel="009F431C">
          <w:rPr>
            <w:rFonts w:ascii="Arial" w:hAnsi="Arial" w:cs="Arial"/>
            <w:sz w:val="24"/>
            <w:szCs w:val="24"/>
          </w:rPr>
          <w:delText>E</w:delText>
        </w:r>
      </w:del>
      <w:r w:rsidRPr="00944672">
        <w:rPr>
          <w:rFonts w:ascii="Arial" w:hAnsi="Arial" w:cs="Arial"/>
          <w:sz w:val="24"/>
          <w:szCs w:val="24"/>
        </w:rPr>
        <w:t xml:space="preserve">rkundigte sich Ajwad Boussafa. </w:t>
      </w:r>
    </w:p>
    <w:p w14:paraId="782404FA" w14:textId="77777777" w:rsidR="009F431C" w:rsidRDefault="00944672" w:rsidP="00623B68">
      <w:pPr>
        <w:autoSpaceDE w:val="0"/>
        <w:autoSpaceDN w:val="0"/>
        <w:adjustRightInd w:val="0"/>
        <w:spacing w:after="0" w:line="360" w:lineRule="auto"/>
        <w:ind w:firstLine="227"/>
        <w:jc w:val="both"/>
        <w:rPr>
          <w:ins w:id="13231" w:author="Lektorat Bauer" w:date="2025-03-07T10:44:00Z" w16du:dateUtc="2025-03-07T09:44:00Z"/>
          <w:rFonts w:ascii="Arial" w:hAnsi="Arial" w:cs="Arial"/>
          <w:sz w:val="24"/>
          <w:szCs w:val="24"/>
        </w:rPr>
      </w:pPr>
      <w:r w:rsidRPr="00944672">
        <w:rPr>
          <w:rFonts w:ascii="Arial" w:hAnsi="Arial" w:cs="Arial"/>
          <w:sz w:val="24"/>
          <w:szCs w:val="24"/>
        </w:rPr>
        <w:t xml:space="preserve">„Lassen Sie sich nicht von Ihren Traditionen blenden. Behandeln Sie die Damen mit Respekt, dann wird Ihnen nichts passieren.“ </w:t>
      </w:r>
    </w:p>
    <w:p w14:paraId="5F81D8EB" w14:textId="15BA80A6"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„Werden Sie sonst einschreiten?“</w:t>
      </w:r>
      <w:ins w:id="13232" w:author="Lektorat Bauer" w:date="2025-03-07T10:44:00Z" w16du:dateUtc="2025-03-07T09:44:00Z">
        <w:r w:rsidR="009F431C">
          <w:rPr>
            <w:rFonts w:ascii="Arial" w:hAnsi="Arial" w:cs="Arial"/>
            <w:sz w:val="24"/>
            <w:szCs w:val="24"/>
          </w:rPr>
          <w:t>,</w:t>
        </w:r>
      </w:ins>
      <w:r w:rsidRPr="00944672">
        <w:rPr>
          <w:rFonts w:ascii="Arial" w:hAnsi="Arial" w:cs="Arial"/>
          <w:sz w:val="24"/>
          <w:szCs w:val="24"/>
        </w:rPr>
        <w:t xml:space="preserve"> </w:t>
      </w:r>
      <w:del w:id="13233" w:author="Lektorat Bauer" w:date="2025-03-07T10:44:00Z" w16du:dateUtc="2025-03-07T09:44:00Z">
        <w:r w:rsidRPr="00944672" w:rsidDel="009F431C">
          <w:rPr>
            <w:rFonts w:ascii="Arial" w:hAnsi="Arial" w:cs="Arial"/>
            <w:sz w:val="24"/>
            <w:szCs w:val="24"/>
          </w:rPr>
          <w:delText>F</w:delText>
        </w:r>
      </w:del>
      <w:ins w:id="13234" w:author="Lektorat Bauer" w:date="2025-03-07T10:44:00Z" w16du:dateUtc="2025-03-07T09:44:00Z">
        <w:r w:rsidR="009F431C">
          <w:rPr>
            <w:rFonts w:ascii="Arial" w:hAnsi="Arial" w:cs="Arial"/>
            <w:sz w:val="24"/>
            <w:szCs w:val="24"/>
          </w:rPr>
          <w:t>f</w:t>
        </w:r>
      </w:ins>
      <w:r w:rsidRPr="00944672">
        <w:rPr>
          <w:rFonts w:ascii="Arial" w:hAnsi="Arial" w:cs="Arial"/>
          <w:sz w:val="24"/>
          <w:szCs w:val="24"/>
        </w:rPr>
        <w:t xml:space="preserve">ragte Allam Bassir nach. </w:t>
      </w:r>
    </w:p>
    <w:p w14:paraId="136BA709" w14:textId="3421C7C2"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Benjamin Dingaka sah beide ernst an. „Wenn Sie sich nicht an das halten, was ich Ihnen eben gesagt habe, gehe ich davon aus, dass ich gar nicht schnell genug reagieren könnte, um Ihnen zu </w:t>
      </w:r>
      <w:del w:id="13235" w:author="Lektorat Bauer" w:date="2025-03-07T10:44:00Z" w16du:dateUtc="2025-03-07T09:44:00Z">
        <w:r w:rsidRPr="00944672" w:rsidDel="009F431C">
          <w:rPr>
            <w:rFonts w:ascii="Arial" w:hAnsi="Arial" w:cs="Arial"/>
            <w:sz w:val="24"/>
            <w:szCs w:val="24"/>
          </w:rPr>
          <w:delText>H</w:delText>
        </w:r>
      </w:del>
      <w:ins w:id="13236" w:author="Lektorat Bauer" w:date="2025-03-07T10:44:00Z" w16du:dateUtc="2025-03-07T09:44:00Z">
        <w:r w:rsidR="009F431C">
          <w:rPr>
            <w:rFonts w:ascii="Arial" w:hAnsi="Arial" w:cs="Arial"/>
            <w:sz w:val="24"/>
            <w:szCs w:val="24"/>
          </w:rPr>
          <w:t>h</w:t>
        </w:r>
      </w:ins>
      <w:r w:rsidRPr="00944672">
        <w:rPr>
          <w:rFonts w:ascii="Arial" w:hAnsi="Arial" w:cs="Arial"/>
          <w:sz w:val="24"/>
          <w:szCs w:val="24"/>
        </w:rPr>
        <w:t>elfen.“ Diese Aussage hinterließ fragende Blicke bei den beiden Marokkanern. Benjamin Dingaka schaute beide an: „Ich gehe davon aus, dass ich sagen kann</w:t>
      </w:r>
      <w:ins w:id="13237" w:author="Lektorat Bauer" w:date="2025-03-07T10:44:00Z" w16du:dateUtc="2025-03-07T09:44:00Z">
        <w:r w:rsidR="009F431C">
          <w:rPr>
            <w:rFonts w:ascii="Arial" w:hAnsi="Arial" w:cs="Arial"/>
            <w:sz w:val="24"/>
            <w:szCs w:val="24"/>
          </w:rPr>
          <w:t>,</w:t>
        </w:r>
      </w:ins>
      <w:r w:rsidRPr="00944672">
        <w:rPr>
          <w:rFonts w:ascii="Arial" w:hAnsi="Arial" w:cs="Arial"/>
          <w:sz w:val="24"/>
          <w:szCs w:val="24"/>
        </w:rPr>
        <w:t xml:space="preserve"> was ich will. Sie werden es nicht verstehen. Lassen Sie mich nur sagen</w:t>
      </w:r>
      <w:del w:id="13238" w:author="Lektorat Bauer" w:date="2025-03-07T10:44:00Z" w16du:dateUtc="2025-03-07T09:44:00Z">
        <w:r w:rsidRPr="00944672" w:rsidDel="009F431C">
          <w:rPr>
            <w:rFonts w:ascii="Arial" w:hAnsi="Arial" w:cs="Arial"/>
            <w:sz w:val="24"/>
            <w:szCs w:val="24"/>
          </w:rPr>
          <w:delText>,</w:delText>
        </w:r>
      </w:del>
      <w:ins w:id="13239" w:author="Lektorat Bauer" w:date="2025-03-07T10:44:00Z" w16du:dateUtc="2025-03-07T09:44:00Z">
        <w:r w:rsidR="009F431C">
          <w:rPr>
            <w:rFonts w:ascii="Arial" w:hAnsi="Arial" w:cs="Arial"/>
            <w:sz w:val="24"/>
            <w:szCs w:val="24"/>
          </w:rPr>
          <w:t>:</w:t>
        </w:r>
      </w:ins>
      <w:r w:rsidRPr="00944672">
        <w:rPr>
          <w:rFonts w:ascii="Arial" w:hAnsi="Arial" w:cs="Arial"/>
          <w:sz w:val="24"/>
          <w:szCs w:val="24"/>
        </w:rPr>
        <w:t xml:space="preserve"> </w:t>
      </w:r>
      <w:ins w:id="13240" w:author="Lektorat Bauer" w:date="2025-03-07T10:44:00Z" w16du:dateUtc="2025-03-07T09:44:00Z">
        <w:r w:rsidR="009F431C">
          <w:rPr>
            <w:rFonts w:ascii="Arial" w:hAnsi="Arial" w:cs="Arial"/>
            <w:sz w:val="24"/>
            <w:szCs w:val="24"/>
          </w:rPr>
          <w:t>W</w:t>
        </w:r>
      </w:ins>
      <w:del w:id="13241" w:author="Lektorat Bauer" w:date="2025-03-07T10:44:00Z" w16du:dateUtc="2025-03-07T09:44:00Z">
        <w:r w:rsidRPr="00944672" w:rsidDel="009F431C">
          <w:rPr>
            <w:rFonts w:ascii="Arial" w:hAnsi="Arial" w:cs="Arial"/>
            <w:sz w:val="24"/>
            <w:szCs w:val="24"/>
          </w:rPr>
          <w:delText>w</w:delText>
        </w:r>
      </w:del>
      <w:r w:rsidRPr="00944672">
        <w:rPr>
          <w:rFonts w:ascii="Arial" w:hAnsi="Arial" w:cs="Arial"/>
          <w:sz w:val="24"/>
          <w:szCs w:val="24"/>
        </w:rPr>
        <w:t>enn Ihr König Mohammed IV</w:t>
      </w:r>
      <w:ins w:id="13242" w:author="Lektorat Bauer" w:date="2025-03-07T10:44:00Z" w16du:dateUtc="2025-03-07T09:44:00Z">
        <w:r w:rsidR="009F431C">
          <w:rPr>
            <w:rFonts w:ascii="Arial" w:hAnsi="Arial" w:cs="Arial"/>
            <w:sz w:val="24"/>
            <w:szCs w:val="24"/>
          </w:rPr>
          <w:t>.</w:t>
        </w:r>
      </w:ins>
      <w:del w:id="13243" w:author="Lektorat Bauer" w:date="2025-03-07T10:44:00Z" w16du:dateUtc="2025-03-07T09:44:00Z">
        <w:r w:rsidRPr="00944672" w:rsidDel="009F431C">
          <w:rPr>
            <w:rFonts w:ascii="Arial" w:hAnsi="Arial" w:cs="Arial"/>
            <w:sz w:val="24"/>
            <w:szCs w:val="24"/>
          </w:rPr>
          <w:delText>,</w:delText>
        </w:r>
      </w:del>
      <w:r w:rsidRPr="00944672">
        <w:rPr>
          <w:rFonts w:ascii="Arial" w:hAnsi="Arial" w:cs="Arial"/>
          <w:sz w:val="24"/>
          <w:szCs w:val="24"/>
        </w:rPr>
        <w:t xml:space="preserve"> diese beiden in seiner Leibwache hätte, würde er sich bedeutend wohler fühlen.“ </w:t>
      </w:r>
    </w:p>
    <w:p w14:paraId="23F3BAD2" w14:textId="6BD37541"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„Ach was, Sie wollen uns nur von den Frauen weghalten</w:t>
      </w:r>
      <w:del w:id="13244" w:author="Lektorat Bauer" w:date="2025-03-07T10:45:00Z" w16du:dateUtc="2025-03-07T09:45:00Z">
        <w:r w:rsidRPr="00944672" w:rsidDel="009F431C">
          <w:rPr>
            <w:rFonts w:ascii="Arial" w:hAnsi="Arial" w:cs="Arial"/>
            <w:sz w:val="24"/>
            <w:szCs w:val="24"/>
          </w:rPr>
          <w:delText>.</w:delText>
        </w:r>
      </w:del>
      <w:r w:rsidRPr="00944672">
        <w:rPr>
          <w:rFonts w:ascii="Arial" w:hAnsi="Arial" w:cs="Arial"/>
          <w:sz w:val="24"/>
          <w:szCs w:val="24"/>
        </w:rPr>
        <w:t>“</w:t>
      </w:r>
      <w:ins w:id="13245" w:author="Lektorat Bauer" w:date="2025-03-07T10:45:00Z" w16du:dateUtc="2025-03-07T09:45:00Z">
        <w:r w:rsidR="009F431C">
          <w:rPr>
            <w:rFonts w:ascii="Arial" w:hAnsi="Arial" w:cs="Arial"/>
            <w:sz w:val="24"/>
            <w:szCs w:val="24"/>
          </w:rPr>
          <w:t>,</w:t>
        </w:r>
      </w:ins>
      <w:r w:rsidRPr="00944672">
        <w:rPr>
          <w:rFonts w:ascii="Arial" w:hAnsi="Arial" w:cs="Arial"/>
          <w:sz w:val="24"/>
          <w:szCs w:val="24"/>
        </w:rPr>
        <w:t xml:space="preserve"> </w:t>
      </w:r>
      <w:ins w:id="13246" w:author="Lektorat Bauer" w:date="2025-03-07T10:45:00Z" w16du:dateUtc="2025-03-07T09:45:00Z">
        <w:r w:rsidR="009F431C">
          <w:rPr>
            <w:rFonts w:ascii="Arial" w:hAnsi="Arial" w:cs="Arial"/>
            <w:sz w:val="24"/>
            <w:szCs w:val="24"/>
          </w:rPr>
          <w:t>s</w:t>
        </w:r>
      </w:ins>
      <w:del w:id="13247" w:author="Lektorat Bauer" w:date="2025-03-07T10:45:00Z" w16du:dateUtc="2025-03-07T09:45:00Z">
        <w:r w:rsidRPr="00944672" w:rsidDel="009F431C">
          <w:rPr>
            <w:rFonts w:ascii="Arial" w:hAnsi="Arial" w:cs="Arial"/>
            <w:sz w:val="24"/>
            <w:szCs w:val="24"/>
          </w:rPr>
          <w:delText>S</w:delText>
        </w:r>
      </w:del>
      <w:r w:rsidRPr="00944672">
        <w:rPr>
          <w:rFonts w:ascii="Arial" w:hAnsi="Arial" w:cs="Arial"/>
          <w:sz w:val="24"/>
          <w:szCs w:val="24"/>
        </w:rPr>
        <w:t>chnaubte Ajwad und Allam nickte zustimmend</w:t>
      </w:r>
      <w:del w:id="13248" w:author="Lektorat Bauer" w:date="2025-03-07T10:45:00Z" w16du:dateUtc="2025-03-07T09:45:00Z">
        <w:r w:rsidRPr="00944672" w:rsidDel="009F431C">
          <w:rPr>
            <w:rFonts w:ascii="Arial" w:hAnsi="Arial" w:cs="Arial"/>
            <w:sz w:val="24"/>
            <w:szCs w:val="24"/>
          </w:rPr>
          <w:delText>,</w:delText>
        </w:r>
      </w:del>
      <w:ins w:id="13249" w:author="Lektorat Bauer" w:date="2025-03-07T10:45:00Z" w16du:dateUtc="2025-03-07T09:45:00Z">
        <w:r w:rsidR="009F431C">
          <w:rPr>
            <w:rFonts w:ascii="Arial" w:hAnsi="Arial" w:cs="Arial"/>
            <w:sz w:val="24"/>
            <w:szCs w:val="24"/>
          </w:rPr>
          <w:t>.</w:t>
        </w:r>
      </w:ins>
      <w:r w:rsidRPr="00944672">
        <w:rPr>
          <w:rFonts w:ascii="Arial" w:hAnsi="Arial" w:cs="Arial"/>
          <w:sz w:val="24"/>
          <w:szCs w:val="24"/>
        </w:rPr>
        <w:t xml:space="preserve"> „Sehe ich auch so.</w:t>
      </w:r>
      <w:del w:id="13250" w:author="Lektorat Bauer" w:date="2025-03-07T10:45:00Z" w16du:dateUtc="2025-03-07T09:45:00Z">
        <w:r w:rsidRPr="00944672" w:rsidDel="009F431C">
          <w:rPr>
            <w:rFonts w:ascii="Arial" w:hAnsi="Arial" w:cs="Arial"/>
            <w:sz w:val="24"/>
            <w:szCs w:val="24"/>
          </w:rPr>
          <w:delText>,</w:delText>
        </w:r>
      </w:del>
      <w:r w:rsidRPr="00944672">
        <w:rPr>
          <w:rFonts w:ascii="Arial" w:hAnsi="Arial" w:cs="Arial"/>
          <w:sz w:val="24"/>
          <w:szCs w:val="24"/>
        </w:rPr>
        <w:t xml:space="preserve"> Die sind nicht einmal sittlich gekleidet.“</w:t>
      </w:r>
      <w:del w:id="13251" w:author="Lektorat Bauer" w:date="2025-03-07T18:45:00Z" w16du:dateUtc="2025-03-07T17:45:00Z">
        <w:r w:rsidRPr="00944672" w:rsidDel="003C7CCB">
          <w:rPr>
            <w:rFonts w:ascii="Arial" w:hAnsi="Arial" w:cs="Arial"/>
            <w:sz w:val="24"/>
            <w:szCs w:val="24"/>
          </w:rPr>
          <w:delText xml:space="preserve"> </w:delText>
        </w:r>
      </w:del>
      <w:r w:rsidRPr="00944672">
        <w:rPr>
          <w:rFonts w:ascii="Arial" w:hAnsi="Arial" w:cs="Arial"/>
          <w:sz w:val="24"/>
          <w:szCs w:val="24"/>
        </w:rPr>
        <w:t xml:space="preserve"> Benjamin Dingaka </w:t>
      </w:r>
      <w:del w:id="13252" w:author="Lektorat Bauer" w:date="2025-03-07T10:45:00Z" w16du:dateUtc="2025-03-07T09:45:00Z">
        <w:r w:rsidRPr="00944672" w:rsidDel="009F431C">
          <w:rPr>
            <w:rFonts w:ascii="Arial" w:hAnsi="Arial" w:cs="Arial"/>
            <w:sz w:val="24"/>
            <w:szCs w:val="24"/>
          </w:rPr>
          <w:delText>nickte und sagte: „Ich habe es Ihnen gesagt.“</w:delText>
        </w:r>
      </w:del>
      <w:ins w:id="13253" w:author="Lektorat Bauer" w:date="2025-03-07T10:45:00Z" w16du:dateUtc="2025-03-07T09:45:00Z">
        <w:r w:rsidR="009F431C">
          <w:rPr>
            <w:rFonts w:ascii="Arial" w:hAnsi="Arial" w:cs="Arial"/>
            <w:sz w:val="24"/>
            <w:szCs w:val="24"/>
          </w:rPr>
          <w:t xml:space="preserve">verkniff sich jedes weitere </w:t>
        </w:r>
        <w:commentRangeStart w:id="13254"/>
        <w:r w:rsidR="009F431C">
          <w:rPr>
            <w:rFonts w:ascii="Arial" w:hAnsi="Arial" w:cs="Arial"/>
            <w:sz w:val="24"/>
            <w:szCs w:val="24"/>
          </w:rPr>
          <w:t>Wort</w:t>
        </w:r>
        <w:commentRangeEnd w:id="13254"/>
        <w:r w:rsidR="009F431C">
          <w:rPr>
            <w:rStyle w:val="Kommentarzeichen"/>
          </w:rPr>
          <w:commentReference w:id="13254"/>
        </w:r>
        <w:r w:rsidR="009F431C">
          <w:rPr>
            <w:rFonts w:ascii="Arial" w:hAnsi="Arial" w:cs="Arial"/>
            <w:sz w:val="24"/>
            <w:szCs w:val="24"/>
          </w:rPr>
          <w:t>.</w:t>
        </w:r>
      </w:ins>
    </w:p>
    <w:p w14:paraId="5B85FF7C" w14:textId="77777777" w:rsidR="009F431C" w:rsidRDefault="00944672" w:rsidP="00623B68">
      <w:pPr>
        <w:autoSpaceDE w:val="0"/>
        <w:autoSpaceDN w:val="0"/>
        <w:adjustRightInd w:val="0"/>
        <w:spacing w:after="0" w:line="360" w:lineRule="auto"/>
        <w:ind w:firstLine="227"/>
        <w:jc w:val="both"/>
        <w:rPr>
          <w:ins w:id="13255" w:author="Lektorat Bauer" w:date="2025-03-07T10:46:00Z" w16du:dateUtc="2025-03-07T09:46:00Z"/>
          <w:rFonts w:ascii="Arial" w:hAnsi="Arial" w:cs="Arial"/>
          <w:sz w:val="24"/>
          <w:szCs w:val="24"/>
        </w:rPr>
      </w:pPr>
      <w:r w:rsidRPr="00944672">
        <w:rPr>
          <w:rFonts w:ascii="Arial" w:hAnsi="Arial" w:cs="Arial"/>
          <w:sz w:val="24"/>
          <w:szCs w:val="24"/>
        </w:rPr>
        <w:t>Bibi kam zurück und sprach mit Tia, dann kamen die beiden Frauen an den Tisch. „Wir haben zwei Wagen gefunden. Wir werden uns beide ansehen. Das kann dauern, daher schlage ich vor, dass wir morgen nach dem Frühstück aufbrechen</w:t>
      </w:r>
      <w:del w:id="13256" w:author="Lektorat Bauer" w:date="2025-03-07T10:46:00Z" w16du:dateUtc="2025-03-07T09:46:00Z">
        <w:r w:rsidRPr="00944672" w:rsidDel="009F431C">
          <w:rPr>
            <w:rFonts w:ascii="Arial" w:hAnsi="Arial" w:cs="Arial"/>
            <w:sz w:val="24"/>
            <w:szCs w:val="24"/>
          </w:rPr>
          <w:delText>.</w:delText>
        </w:r>
      </w:del>
      <w:r w:rsidRPr="00944672">
        <w:rPr>
          <w:rFonts w:ascii="Arial" w:hAnsi="Arial" w:cs="Arial"/>
          <w:sz w:val="24"/>
          <w:szCs w:val="24"/>
        </w:rPr>
        <w:t>“</w:t>
      </w:r>
      <w:ins w:id="13257" w:author="Lektorat Bauer" w:date="2025-03-07T10:46:00Z" w16du:dateUtc="2025-03-07T09:46:00Z">
        <w:r w:rsidR="009F431C">
          <w:rPr>
            <w:rFonts w:ascii="Arial" w:hAnsi="Arial" w:cs="Arial"/>
            <w:sz w:val="24"/>
            <w:szCs w:val="24"/>
          </w:rPr>
          <w:t>,</w:t>
        </w:r>
      </w:ins>
      <w:r w:rsidRPr="00944672">
        <w:rPr>
          <w:rFonts w:ascii="Arial" w:hAnsi="Arial" w:cs="Arial"/>
          <w:sz w:val="24"/>
          <w:szCs w:val="24"/>
        </w:rPr>
        <w:t xml:space="preserve"> </w:t>
      </w:r>
      <w:ins w:id="13258" w:author="Lektorat Bauer" w:date="2025-03-07T10:46:00Z" w16du:dateUtc="2025-03-07T09:46:00Z">
        <w:r w:rsidR="009F431C">
          <w:rPr>
            <w:rFonts w:ascii="Arial" w:hAnsi="Arial" w:cs="Arial"/>
            <w:sz w:val="24"/>
            <w:szCs w:val="24"/>
          </w:rPr>
          <w:t>s</w:t>
        </w:r>
      </w:ins>
      <w:del w:id="13259" w:author="Lektorat Bauer" w:date="2025-03-07T10:46:00Z" w16du:dateUtc="2025-03-07T09:46:00Z">
        <w:r w:rsidRPr="00944672" w:rsidDel="009F431C">
          <w:rPr>
            <w:rFonts w:ascii="Arial" w:hAnsi="Arial" w:cs="Arial"/>
            <w:sz w:val="24"/>
            <w:szCs w:val="24"/>
          </w:rPr>
          <w:delText>S</w:delText>
        </w:r>
      </w:del>
      <w:r w:rsidRPr="00944672">
        <w:rPr>
          <w:rFonts w:ascii="Arial" w:hAnsi="Arial" w:cs="Arial"/>
          <w:sz w:val="24"/>
          <w:szCs w:val="24"/>
        </w:rPr>
        <w:t xml:space="preserve">agte Tia. </w:t>
      </w:r>
    </w:p>
    <w:p w14:paraId="1C1EFF6A" w14:textId="77777777" w:rsidR="009F431C" w:rsidRDefault="00944672" w:rsidP="00623B68">
      <w:pPr>
        <w:autoSpaceDE w:val="0"/>
        <w:autoSpaceDN w:val="0"/>
        <w:adjustRightInd w:val="0"/>
        <w:spacing w:after="0" w:line="360" w:lineRule="auto"/>
        <w:ind w:firstLine="227"/>
        <w:jc w:val="both"/>
        <w:rPr>
          <w:ins w:id="13260" w:author="Lektorat Bauer" w:date="2025-03-07T10:46:00Z" w16du:dateUtc="2025-03-07T09:46:00Z"/>
          <w:rFonts w:ascii="Arial" w:hAnsi="Arial" w:cs="Arial"/>
          <w:sz w:val="24"/>
          <w:szCs w:val="24"/>
        </w:rPr>
      </w:pPr>
      <w:r w:rsidRPr="00944672">
        <w:rPr>
          <w:rFonts w:ascii="Arial" w:hAnsi="Arial" w:cs="Arial"/>
          <w:sz w:val="24"/>
          <w:szCs w:val="24"/>
        </w:rPr>
        <w:t>„Ach was, das geht doch schneller, soll ich mal mit den Besitzern reden?“</w:t>
      </w:r>
      <w:ins w:id="13261" w:author="Lektorat Bauer" w:date="2025-03-07T10:46:00Z" w16du:dateUtc="2025-03-07T09:46:00Z">
        <w:r w:rsidR="009F431C">
          <w:rPr>
            <w:rFonts w:ascii="Arial" w:hAnsi="Arial" w:cs="Arial"/>
            <w:sz w:val="24"/>
            <w:szCs w:val="24"/>
          </w:rPr>
          <w:t>,</w:t>
        </w:r>
      </w:ins>
      <w:r w:rsidRPr="00944672">
        <w:rPr>
          <w:rFonts w:ascii="Arial" w:hAnsi="Arial" w:cs="Arial"/>
          <w:sz w:val="24"/>
          <w:szCs w:val="24"/>
        </w:rPr>
        <w:t xml:space="preserve"> </w:t>
      </w:r>
      <w:ins w:id="13262" w:author="Lektorat Bauer" w:date="2025-03-07T10:46:00Z" w16du:dateUtc="2025-03-07T09:46:00Z">
        <w:r w:rsidR="009F431C">
          <w:rPr>
            <w:rFonts w:ascii="Arial" w:hAnsi="Arial" w:cs="Arial"/>
            <w:sz w:val="24"/>
            <w:szCs w:val="24"/>
          </w:rPr>
          <w:t>s</w:t>
        </w:r>
      </w:ins>
      <w:del w:id="13263" w:author="Lektorat Bauer" w:date="2025-03-07T10:46:00Z" w16du:dateUtc="2025-03-07T09:46:00Z">
        <w:r w:rsidRPr="00944672" w:rsidDel="009F431C">
          <w:rPr>
            <w:rFonts w:ascii="Arial" w:hAnsi="Arial" w:cs="Arial"/>
            <w:sz w:val="24"/>
            <w:szCs w:val="24"/>
          </w:rPr>
          <w:delText>S</w:delText>
        </w:r>
      </w:del>
      <w:r w:rsidRPr="00944672">
        <w:rPr>
          <w:rFonts w:ascii="Arial" w:hAnsi="Arial" w:cs="Arial"/>
          <w:sz w:val="24"/>
          <w:szCs w:val="24"/>
        </w:rPr>
        <w:t>agte Ajwad Boufassar.</w:t>
      </w:r>
      <w:del w:id="13264" w:author="Lektorat Bauer" w:date="2025-03-07T10:46:00Z" w16du:dateUtc="2025-03-07T09:46:00Z">
        <w:r w:rsidRPr="00944672" w:rsidDel="009F431C">
          <w:rPr>
            <w:rFonts w:ascii="Arial" w:hAnsi="Arial" w:cs="Arial"/>
            <w:sz w:val="24"/>
            <w:szCs w:val="24"/>
          </w:rPr>
          <w:delText>,</w:delText>
        </w:r>
      </w:del>
      <w:r w:rsidRPr="00944672">
        <w:rPr>
          <w:rFonts w:ascii="Arial" w:hAnsi="Arial" w:cs="Arial"/>
          <w:sz w:val="24"/>
          <w:szCs w:val="24"/>
        </w:rPr>
        <w:t xml:space="preserve"> </w:t>
      </w:r>
    </w:p>
    <w:p w14:paraId="5852C6C1" w14:textId="19289CDA"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Bibi schaute ihn an und sagte in einem eiskalten Tonfall. „Sie sind Gast. Sie halten sich zurück.“ Ajwad fühlte sich gekrän</w:t>
      </w:r>
      <w:del w:id="13265" w:author="Lektorat Bauer" w:date="2025-03-07T10:46:00Z" w16du:dateUtc="2025-03-07T09:46:00Z">
        <w:r w:rsidRPr="00944672" w:rsidDel="009F431C">
          <w:rPr>
            <w:rFonts w:ascii="Arial" w:hAnsi="Arial" w:cs="Arial"/>
            <w:sz w:val="24"/>
            <w:szCs w:val="24"/>
          </w:rPr>
          <w:delText>g</w:delText>
        </w:r>
      </w:del>
      <w:ins w:id="13266" w:author="Lektorat Bauer" w:date="2025-03-07T10:46:00Z" w16du:dateUtc="2025-03-07T09:46:00Z">
        <w:r w:rsidR="009F431C">
          <w:rPr>
            <w:rFonts w:ascii="Arial" w:hAnsi="Arial" w:cs="Arial"/>
            <w:sz w:val="24"/>
            <w:szCs w:val="24"/>
          </w:rPr>
          <w:t>k</w:t>
        </w:r>
      </w:ins>
      <w:r w:rsidRPr="00944672">
        <w:rPr>
          <w:rFonts w:ascii="Arial" w:hAnsi="Arial" w:cs="Arial"/>
          <w:sz w:val="24"/>
          <w:szCs w:val="24"/>
        </w:rPr>
        <w:t xml:space="preserve">t und stand auf. </w:t>
      </w:r>
    </w:p>
    <w:p w14:paraId="7A9FCA5A" w14:textId="78769F6B"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 xml:space="preserve">Er ging einen Schritt auf Bibi zu und fragte: „Was wollen Sie mir sagen?“ </w:t>
      </w:r>
      <w:del w:id="13267" w:author="Lektorat Bauer" w:date="2025-03-07T10:46:00Z" w16du:dateUtc="2025-03-07T09:46:00Z">
        <w:r w:rsidRPr="00944672" w:rsidDel="009F431C">
          <w:rPr>
            <w:rFonts w:ascii="Arial" w:hAnsi="Arial" w:cs="Arial"/>
            <w:sz w:val="24"/>
            <w:szCs w:val="24"/>
          </w:rPr>
          <w:delText>Gefühlte z</w:delText>
        </w:r>
      </w:del>
      <w:ins w:id="13268" w:author="Lektorat Bauer" w:date="2025-03-07T10:46:00Z" w16du:dateUtc="2025-03-07T09:46:00Z">
        <w:r w:rsidR="009F431C">
          <w:rPr>
            <w:rFonts w:ascii="Arial" w:hAnsi="Arial" w:cs="Arial"/>
            <w:sz w:val="24"/>
            <w:szCs w:val="24"/>
          </w:rPr>
          <w:t>Z</w:t>
        </w:r>
      </w:ins>
      <w:r w:rsidRPr="00944672">
        <w:rPr>
          <w:rFonts w:ascii="Arial" w:hAnsi="Arial" w:cs="Arial"/>
          <w:sz w:val="24"/>
          <w:szCs w:val="24"/>
        </w:rPr>
        <w:t>wei Sekunden später</w:t>
      </w:r>
      <w:del w:id="13269" w:author="Lektorat Bauer" w:date="2025-03-07T10:46:00Z" w16du:dateUtc="2025-03-07T09:46:00Z">
        <w:r w:rsidRPr="00944672" w:rsidDel="009F431C">
          <w:rPr>
            <w:rFonts w:ascii="Arial" w:hAnsi="Arial" w:cs="Arial"/>
            <w:sz w:val="24"/>
            <w:szCs w:val="24"/>
          </w:rPr>
          <w:delText>,</w:delText>
        </w:r>
      </w:del>
      <w:r w:rsidRPr="00944672">
        <w:rPr>
          <w:rFonts w:ascii="Arial" w:hAnsi="Arial" w:cs="Arial"/>
          <w:sz w:val="24"/>
          <w:szCs w:val="24"/>
        </w:rPr>
        <w:t xml:space="preserve"> lag Ajwad Boufassar am Boden </w:t>
      </w:r>
      <w:del w:id="13270" w:author="Lektorat Bauer" w:date="2025-03-07T10:46:00Z" w16du:dateUtc="2025-03-07T09:46:00Z">
        <w:r w:rsidRPr="00944672" w:rsidDel="009F431C">
          <w:rPr>
            <w:rFonts w:ascii="Arial" w:hAnsi="Arial" w:cs="Arial"/>
            <w:sz w:val="24"/>
            <w:szCs w:val="24"/>
          </w:rPr>
          <w:delText>Bibi kniete neben ihm und er hatte ein Messer am Hals</w:delText>
        </w:r>
      </w:del>
      <w:ins w:id="13271" w:author="Lektorat Bauer" w:date="2025-03-07T10:46:00Z" w16du:dateUtc="2025-03-07T09:46:00Z">
        <w:r w:rsidR="009F431C">
          <w:rPr>
            <w:rFonts w:ascii="Arial" w:hAnsi="Arial" w:cs="Arial"/>
            <w:sz w:val="24"/>
            <w:szCs w:val="24"/>
          </w:rPr>
          <w:t>und hatte ein Me</w:t>
        </w:r>
      </w:ins>
      <w:ins w:id="13272" w:author="Lektorat Bauer" w:date="2025-03-07T10:47:00Z" w16du:dateUtc="2025-03-07T09:47:00Z">
        <w:r w:rsidR="009F431C">
          <w:rPr>
            <w:rFonts w:ascii="Arial" w:hAnsi="Arial" w:cs="Arial"/>
            <w:sz w:val="24"/>
            <w:szCs w:val="24"/>
          </w:rPr>
          <w:t>sser am Hals</w:t>
        </w:r>
      </w:ins>
      <w:r w:rsidRPr="00944672">
        <w:rPr>
          <w:rFonts w:ascii="Arial" w:hAnsi="Arial" w:cs="Arial"/>
          <w:sz w:val="24"/>
          <w:szCs w:val="24"/>
        </w:rPr>
        <w:t>. Ajwad zitterte, als er in Bibis Augen sah, die i</w:t>
      </w:r>
      <w:ins w:id="13273" w:author="Lektorat Bauer" w:date="2025-03-07T10:47:00Z" w16du:dateUtc="2025-03-07T09:47:00Z">
        <w:r w:rsidR="009F431C">
          <w:rPr>
            <w:rFonts w:ascii="Arial" w:hAnsi="Arial" w:cs="Arial"/>
            <w:sz w:val="24"/>
            <w:szCs w:val="24"/>
          </w:rPr>
          <w:t>h</w:t>
        </w:r>
      </w:ins>
      <w:r w:rsidRPr="00944672">
        <w:rPr>
          <w:rFonts w:ascii="Arial" w:hAnsi="Arial" w:cs="Arial"/>
          <w:sz w:val="24"/>
          <w:szCs w:val="24"/>
        </w:rPr>
        <w:t>n anblickten</w:t>
      </w:r>
      <w:ins w:id="13274" w:author="Lektorat Bauer" w:date="2025-03-07T10:47:00Z" w16du:dateUtc="2025-03-07T09:47:00Z">
        <w:r w:rsidR="009F431C">
          <w:rPr>
            <w:rFonts w:ascii="Arial" w:hAnsi="Arial" w:cs="Arial"/>
            <w:sz w:val="24"/>
            <w:szCs w:val="24"/>
          </w:rPr>
          <w:t>,</w:t>
        </w:r>
      </w:ins>
      <w:r w:rsidRPr="00944672">
        <w:rPr>
          <w:rFonts w:ascii="Arial" w:hAnsi="Arial" w:cs="Arial"/>
          <w:sz w:val="24"/>
          <w:szCs w:val="24"/>
        </w:rPr>
        <w:t xml:space="preserve"> als sei er ein Tier, das erlegt worden war. Ganz langsam nahm Bibi das Messer von seinem Hals. „Herr Boussafa, was ist passiert, sind Sie ausgerutscht?“</w:t>
      </w:r>
      <w:ins w:id="13275" w:author="Lektorat Bauer" w:date="2025-03-07T10:47:00Z" w16du:dateUtc="2025-03-07T09:47:00Z">
        <w:r w:rsidR="009F431C">
          <w:rPr>
            <w:rFonts w:ascii="Arial" w:hAnsi="Arial" w:cs="Arial"/>
            <w:sz w:val="24"/>
            <w:szCs w:val="24"/>
          </w:rPr>
          <w:t>,</w:t>
        </w:r>
      </w:ins>
      <w:r w:rsidRPr="00944672">
        <w:rPr>
          <w:rFonts w:ascii="Arial" w:hAnsi="Arial" w:cs="Arial"/>
          <w:sz w:val="24"/>
          <w:szCs w:val="24"/>
        </w:rPr>
        <w:t xml:space="preserve"> </w:t>
      </w:r>
      <w:del w:id="13276" w:author="Lektorat Bauer" w:date="2025-03-07T10:47:00Z" w16du:dateUtc="2025-03-07T09:47:00Z">
        <w:r w:rsidRPr="00944672" w:rsidDel="009F431C">
          <w:rPr>
            <w:rFonts w:ascii="Arial" w:hAnsi="Arial" w:cs="Arial"/>
            <w:sz w:val="24"/>
            <w:szCs w:val="24"/>
          </w:rPr>
          <w:delText>F</w:delText>
        </w:r>
      </w:del>
      <w:ins w:id="13277" w:author="Lektorat Bauer" w:date="2025-03-07T10:47:00Z" w16du:dateUtc="2025-03-07T09:47:00Z">
        <w:r w:rsidR="009F431C">
          <w:rPr>
            <w:rFonts w:ascii="Arial" w:hAnsi="Arial" w:cs="Arial"/>
            <w:sz w:val="24"/>
            <w:szCs w:val="24"/>
          </w:rPr>
          <w:t>f</w:t>
        </w:r>
      </w:ins>
      <w:r w:rsidRPr="00944672">
        <w:rPr>
          <w:rFonts w:ascii="Arial" w:hAnsi="Arial" w:cs="Arial"/>
          <w:sz w:val="24"/>
          <w:szCs w:val="24"/>
        </w:rPr>
        <w:t>ragte Bibi freundlich</w:t>
      </w:r>
      <w:ins w:id="13278" w:author="Lektorat Bauer" w:date="2025-03-07T10:47:00Z" w16du:dateUtc="2025-03-07T09:47:00Z">
        <w:r w:rsidR="009F431C">
          <w:rPr>
            <w:rFonts w:ascii="Arial" w:hAnsi="Arial" w:cs="Arial"/>
            <w:sz w:val="24"/>
            <w:szCs w:val="24"/>
          </w:rPr>
          <w:t>,</w:t>
        </w:r>
      </w:ins>
      <w:r w:rsidRPr="00944672">
        <w:rPr>
          <w:rFonts w:ascii="Arial" w:hAnsi="Arial" w:cs="Arial"/>
          <w:sz w:val="24"/>
          <w:szCs w:val="24"/>
        </w:rPr>
        <w:t xml:space="preserve"> aber </w:t>
      </w:r>
      <w:ins w:id="13279" w:author="Lektorat Bauer" w:date="2025-03-07T10:47:00Z" w16du:dateUtc="2025-03-07T09:47:00Z">
        <w:r w:rsidR="009F431C">
          <w:rPr>
            <w:rFonts w:ascii="Arial" w:hAnsi="Arial" w:cs="Arial"/>
            <w:sz w:val="24"/>
            <w:szCs w:val="24"/>
          </w:rPr>
          <w:t>i</w:t>
        </w:r>
      </w:ins>
      <w:del w:id="13280" w:author="Lektorat Bauer" w:date="2025-03-07T10:47:00Z" w16du:dateUtc="2025-03-07T09:47:00Z">
        <w:r w:rsidRPr="00944672" w:rsidDel="009F431C">
          <w:rPr>
            <w:rFonts w:ascii="Arial" w:hAnsi="Arial" w:cs="Arial"/>
            <w:sz w:val="24"/>
            <w:szCs w:val="24"/>
          </w:rPr>
          <w:delText>I</w:delText>
        </w:r>
      </w:del>
      <w:r w:rsidRPr="00944672">
        <w:rPr>
          <w:rFonts w:ascii="Arial" w:hAnsi="Arial" w:cs="Arial"/>
          <w:sz w:val="24"/>
          <w:szCs w:val="24"/>
        </w:rPr>
        <w:t>hre Augen</w:t>
      </w:r>
      <w:del w:id="13281" w:author="Lektorat Bauer" w:date="2025-03-07T10:47:00Z" w16du:dateUtc="2025-03-07T09:47:00Z">
        <w:r w:rsidRPr="00944672" w:rsidDel="009F431C">
          <w:rPr>
            <w:rFonts w:ascii="Arial" w:hAnsi="Arial" w:cs="Arial"/>
            <w:sz w:val="24"/>
            <w:szCs w:val="24"/>
          </w:rPr>
          <w:delText>,</w:delText>
        </w:r>
      </w:del>
      <w:r w:rsidRPr="00944672">
        <w:rPr>
          <w:rFonts w:ascii="Arial" w:hAnsi="Arial" w:cs="Arial"/>
          <w:sz w:val="24"/>
          <w:szCs w:val="24"/>
        </w:rPr>
        <w:t xml:space="preserve"> straften </w:t>
      </w:r>
      <w:del w:id="13282" w:author="Lektorat Bauer" w:date="2025-03-07T10:47:00Z" w16du:dateUtc="2025-03-07T09:47:00Z">
        <w:r w:rsidRPr="00944672" w:rsidDel="009F431C">
          <w:rPr>
            <w:rFonts w:ascii="Arial" w:hAnsi="Arial" w:cs="Arial"/>
            <w:sz w:val="24"/>
            <w:szCs w:val="24"/>
          </w:rPr>
          <w:delText xml:space="preserve">den </w:delText>
        </w:r>
      </w:del>
      <w:ins w:id="13283" w:author="Lektorat Bauer" w:date="2025-03-07T10:47:00Z" w16du:dateUtc="2025-03-07T09:47:00Z">
        <w:r w:rsidR="009F431C">
          <w:rPr>
            <w:rFonts w:ascii="Arial" w:hAnsi="Arial" w:cs="Arial"/>
            <w:sz w:val="24"/>
            <w:szCs w:val="24"/>
          </w:rPr>
          <w:t>die</w:t>
        </w:r>
        <w:r w:rsidR="009F431C" w:rsidRPr="00944672">
          <w:rPr>
            <w:rFonts w:ascii="Arial" w:hAnsi="Arial" w:cs="Arial"/>
            <w:sz w:val="24"/>
            <w:szCs w:val="24"/>
          </w:rPr>
          <w:t xml:space="preserve"> </w:t>
        </w:r>
      </w:ins>
      <w:r w:rsidRPr="00944672">
        <w:rPr>
          <w:rFonts w:ascii="Arial" w:hAnsi="Arial" w:cs="Arial"/>
          <w:sz w:val="24"/>
          <w:szCs w:val="24"/>
        </w:rPr>
        <w:t>sanfte</w:t>
      </w:r>
      <w:del w:id="13284" w:author="Lektorat Bauer" w:date="2025-03-07T10:47:00Z" w16du:dateUtc="2025-03-07T09:47:00Z">
        <w:r w:rsidRPr="00944672" w:rsidDel="009F431C">
          <w:rPr>
            <w:rFonts w:ascii="Arial" w:hAnsi="Arial" w:cs="Arial"/>
            <w:sz w:val="24"/>
            <w:szCs w:val="24"/>
          </w:rPr>
          <w:delText>n</w:delText>
        </w:r>
      </w:del>
      <w:r w:rsidRPr="00944672">
        <w:rPr>
          <w:rFonts w:ascii="Arial" w:hAnsi="Arial" w:cs="Arial"/>
          <w:sz w:val="24"/>
          <w:szCs w:val="24"/>
        </w:rPr>
        <w:t xml:space="preserve"> Worten lügen. „Ja, </w:t>
      </w:r>
      <w:ins w:id="13285" w:author="Lektorat Bauer" w:date="2025-03-07T10:47:00Z" w16du:dateUtc="2025-03-07T09:47:00Z">
        <w:r w:rsidR="009F431C">
          <w:rPr>
            <w:rFonts w:ascii="Arial" w:hAnsi="Arial" w:cs="Arial"/>
            <w:sz w:val="24"/>
            <w:szCs w:val="24"/>
          </w:rPr>
          <w:t>d</w:t>
        </w:r>
      </w:ins>
      <w:del w:id="13286" w:author="Lektorat Bauer" w:date="2025-03-07T10:47:00Z" w16du:dateUtc="2025-03-07T09:47:00Z">
        <w:r w:rsidRPr="00944672" w:rsidDel="009F431C">
          <w:rPr>
            <w:rFonts w:ascii="Arial" w:hAnsi="Arial" w:cs="Arial"/>
            <w:sz w:val="24"/>
            <w:szCs w:val="24"/>
          </w:rPr>
          <w:delText>D</w:delText>
        </w:r>
      </w:del>
      <w:r w:rsidRPr="00944672">
        <w:rPr>
          <w:rFonts w:ascii="Arial" w:hAnsi="Arial" w:cs="Arial"/>
          <w:sz w:val="24"/>
          <w:szCs w:val="24"/>
        </w:rPr>
        <w:t>anke Frau Kaur, ich habe irgendwie den Halt verloren. Vielen Dank für die freundliche Nachfrage.“</w:t>
      </w:r>
    </w:p>
    <w:p w14:paraId="5F22E2A4" w14:textId="3FA5B6E1"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del w:id="13287" w:author="Lektorat Bauer" w:date="2025-03-07T10:47:00Z" w16du:dateUtc="2025-03-07T09:47:00Z">
        <w:r w:rsidRPr="00944672" w:rsidDel="009F431C">
          <w:rPr>
            <w:rFonts w:ascii="Arial" w:hAnsi="Arial" w:cs="Arial"/>
            <w:sz w:val="24"/>
            <w:szCs w:val="24"/>
          </w:rPr>
          <w:delText xml:space="preserve">Die ganze Aktion hatte vielleicht </w:delText>
        </w:r>
        <w:commentRangeStart w:id="13288"/>
        <w:r w:rsidRPr="00944672" w:rsidDel="009F431C">
          <w:rPr>
            <w:rFonts w:ascii="Arial" w:hAnsi="Arial" w:cs="Arial"/>
            <w:sz w:val="24"/>
            <w:szCs w:val="24"/>
          </w:rPr>
          <w:delText>2</w:delText>
        </w:r>
      </w:del>
      <w:commentRangeEnd w:id="13288"/>
      <w:r w:rsidR="009F431C">
        <w:rPr>
          <w:rStyle w:val="Kommentarzeichen"/>
        </w:rPr>
        <w:commentReference w:id="13288"/>
      </w:r>
      <w:del w:id="13289" w:author="Lektorat Bauer" w:date="2025-03-07T10:47:00Z" w16du:dateUtc="2025-03-07T09:47:00Z">
        <w:r w:rsidRPr="00944672" w:rsidDel="009F431C">
          <w:rPr>
            <w:rFonts w:ascii="Arial" w:hAnsi="Arial" w:cs="Arial"/>
            <w:sz w:val="24"/>
            <w:szCs w:val="24"/>
          </w:rPr>
          <w:delText xml:space="preserve"> Minuten gedauert. </w:delText>
        </w:r>
      </w:del>
      <w:del w:id="13290" w:author="Lektorat Bauer" w:date="2025-03-07T10:48:00Z" w16du:dateUtc="2025-03-07T09:48:00Z">
        <w:r w:rsidRPr="00944672" w:rsidDel="009F431C">
          <w:rPr>
            <w:rFonts w:ascii="Arial" w:hAnsi="Arial" w:cs="Arial"/>
            <w:sz w:val="24"/>
            <w:szCs w:val="24"/>
          </w:rPr>
          <w:delText xml:space="preserve">Benjamin Dingaka hatte sich nicht bewegt. Allam Bassir hatte reagieren wollen, als sein Blick auf Tia fiel. Er sah in ihre Augen und setzte sich ganz langsam wieder hin, das Risiko war viel zu hoch. </w:delText>
        </w:r>
      </w:del>
      <w:r w:rsidRPr="00944672">
        <w:rPr>
          <w:rFonts w:ascii="Arial" w:hAnsi="Arial" w:cs="Arial"/>
          <w:sz w:val="24"/>
          <w:szCs w:val="24"/>
        </w:rPr>
        <w:t>Die Fronten waren geklärt.</w:t>
      </w:r>
    </w:p>
    <w:p w14:paraId="336F7377" w14:textId="77777777" w:rsidR="009F431C" w:rsidRDefault="00944672" w:rsidP="00623B68">
      <w:pPr>
        <w:autoSpaceDE w:val="0"/>
        <w:autoSpaceDN w:val="0"/>
        <w:adjustRightInd w:val="0"/>
        <w:spacing w:after="0" w:line="360" w:lineRule="auto"/>
        <w:ind w:firstLine="227"/>
        <w:jc w:val="both"/>
        <w:rPr>
          <w:ins w:id="13291" w:author="Lektorat Bauer" w:date="2025-03-07T10:49:00Z" w16du:dateUtc="2025-03-07T09:49:00Z"/>
          <w:rFonts w:ascii="Arial" w:hAnsi="Arial" w:cs="Arial"/>
          <w:sz w:val="24"/>
          <w:szCs w:val="24"/>
        </w:rPr>
      </w:pPr>
      <w:del w:id="13292" w:author="Lektorat Bauer" w:date="2025-03-07T10:48:00Z" w16du:dateUtc="2025-03-07T09:48:00Z">
        <w:r w:rsidRPr="00944672" w:rsidDel="009F431C">
          <w:rPr>
            <w:rFonts w:ascii="Arial" w:hAnsi="Arial" w:cs="Arial"/>
            <w:sz w:val="24"/>
            <w:szCs w:val="24"/>
          </w:rPr>
          <w:delText>Benjamin Dingaka schaute zu Tia und sagte:</w:delText>
        </w:r>
      </w:del>
      <w:r w:rsidRPr="00944672">
        <w:rPr>
          <w:rFonts w:ascii="Arial" w:hAnsi="Arial" w:cs="Arial"/>
          <w:sz w:val="24"/>
          <w:szCs w:val="24"/>
        </w:rPr>
        <w:t xml:space="preserve"> „Frau Chow, meinen Sie wir könnten heute noch losfahren? Es ist doch erst Mittag</w:t>
      </w:r>
      <w:del w:id="13293" w:author="Lektorat Bauer" w:date="2025-03-07T10:48:00Z" w16du:dateUtc="2025-03-07T09:48:00Z">
        <w:r w:rsidRPr="00944672" w:rsidDel="009F431C">
          <w:rPr>
            <w:rFonts w:ascii="Arial" w:hAnsi="Arial" w:cs="Arial"/>
            <w:sz w:val="24"/>
            <w:szCs w:val="24"/>
          </w:rPr>
          <w:delText>.</w:delText>
        </w:r>
      </w:del>
      <w:r w:rsidRPr="00944672">
        <w:rPr>
          <w:rFonts w:ascii="Arial" w:hAnsi="Arial" w:cs="Arial"/>
          <w:sz w:val="24"/>
          <w:szCs w:val="24"/>
        </w:rPr>
        <w:t>“</w:t>
      </w:r>
      <w:ins w:id="13294" w:author="Lektorat Bauer" w:date="2025-03-07T10:48:00Z" w16du:dateUtc="2025-03-07T09:48:00Z">
        <w:r w:rsidR="009F431C">
          <w:rPr>
            <w:rFonts w:ascii="Arial" w:hAnsi="Arial" w:cs="Arial"/>
            <w:sz w:val="24"/>
            <w:szCs w:val="24"/>
          </w:rPr>
          <w:t>, fragte Benjamin, auch um die Stimmung wieder etwas aufzulockern.</w:t>
        </w:r>
      </w:ins>
      <w:r w:rsidRPr="00944672">
        <w:rPr>
          <w:rFonts w:ascii="Arial" w:hAnsi="Arial" w:cs="Arial"/>
          <w:sz w:val="24"/>
          <w:szCs w:val="24"/>
        </w:rPr>
        <w:t xml:space="preserve"> Mit freundlicher Stimme, aber ohne Alam Bassir aus den Augen zu lassen</w:t>
      </w:r>
      <w:ins w:id="13295" w:author="Lektorat Bauer" w:date="2025-03-07T10:49:00Z" w16du:dateUtc="2025-03-07T09:49:00Z">
        <w:r w:rsidR="009F431C">
          <w:rPr>
            <w:rFonts w:ascii="Arial" w:hAnsi="Arial" w:cs="Arial"/>
            <w:sz w:val="24"/>
            <w:szCs w:val="24"/>
          </w:rPr>
          <w:t>,</w:t>
        </w:r>
      </w:ins>
      <w:r w:rsidRPr="00944672">
        <w:rPr>
          <w:rFonts w:ascii="Arial" w:hAnsi="Arial" w:cs="Arial"/>
          <w:sz w:val="24"/>
          <w:szCs w:val="24"/>
        </w:rPr>
        <w:t xml:space="preserve"> antwortete Tia. „Hatten wir überlegt, aber es ist besser, wenn wir die Fahrzeuge untersuchen und sicherstellen, dass wir in den nächste</w:t>
      </w:r>
      <w:ins w:id="13296" w:author="Lektorat Bauer" w:date="2025-03-07T10:49:00Z" w16du:dateUtc="2025-03-07T09:49:00Z">
        <w:r w:rsidR="009F431C">
          <w:rPr>
            <w:rFonts w:ascii="Arial" w:hAnsi="Arial" w:cs="Arial"/>
            <w:sz w:val="24"/>
            <w:szCs w:val="24"/>
          </w:rPr>
          <w:t>n</w:t>
        </w:r>
      </w:ins>
      <w:r w:rsidRPr="00944672">
        <w:rPr>
          <w:rFonts w:ascii="Arial" w:hAnsi="Arial" w:cs="Arial"/>
          <w:sz w:val="24"/>
          <w:szCs w:val="24"/>
        </w:rPr>
        <w:t xml:space="preserve"> Wochen keine Probleme bekommen.“ </w:t>
      </w:r>
    </w:p>
    <w:p w14:paraId="585DA8D6" w14:textId="436A7581"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Der letzte Satz war doppeldeutig</w:t>
      </w:r>
      <w:ins w:id="13297" w:author="Lektorat Bauer" w:date="2025-03-07T10:49:00Z" w16du:dateUtc="2025-03-07T09:49:00Z">
        <w:r w:rsidR="009F431C">
          <w:rPr>
            <w:rFonts w:ascii="Arial" w:hAnsi="Arial" w:cs="Arial"/>
            <w:sz w:val="24"/>
            <w:szCs w:val="24"/>
          </w:rPr>
          <w:t>,</w:t>
        </w:r>
      </w:ins>
      <w:r w:rsidRPr="00944672">
        <w:rPr>
          <w:rFonts w:ascii="Arial" w:hAnsi="Arial" w:cs="Arial"/>
          <w:sz w:val="24"/>
          <w:szCs w:val="24"/>
        </w:rPr>
        <w:t xml:space="preserve"> </w:t>
      </w:r>
      <w:del w:id="13298" w:author="Lektorat Bauer" w:date="2025-03-07T10:49:00Z" w16du:dateUtc="2025-03-07T09:49:00Z">
        <w:r w:rsidRPr="00944672" w:rsidDel="009F431C">
          <w:rPr>
            <w:rFonts w:ascii="Arial" w:hAnsi="Arial" w:cs="Arial"/>
            <w:sz w:val="24"/>
            <w:szCs w:val="24"/>
          </w:rPr>
          <w:delText xml:space="preserve">und </w:delText>
        </w:r>
      </w:del>
      <w:r w:rsidRPr="00944672">
        <w:rPr>
          <w:rFonts w:ascii="Arial" w:hAnsi="Arial" w:cs="Arial"/>
          <w:sz w:val="24"/>
          <w:szCs w:val="24"/>
        </w:rPr>
        <w:t xml:space="preserve">das hatte auch Allam Bassir </w:t>
      </w:r>
      <w:del w:id="13299" w:author="Lektorat Bauer" w:date="2025-03-07T10:49:00Z" w16du:dateUtc="2025-03-07T09:49:00Z">
        <w:r w:rsidRPr="00944672" w:rsidDel="009F431C">
          <w:rPr>
            <w:rFonts w:ascii="Arial" w:hAnsi="Arial" w:cs="Arial"/>
            <w:sz w:val="24"/>
            <w:szCs w:val="24"/>
          </w:rPr>
          <w:delText xml:space="preserve">so </w:delText>
        </w:r>
      </w:del>
      <w:r w:rsidRPr="00944672">
        <w:rPr>
          <w:rFonts w:ascii="Arial" w:hAnsi="Arial" w:cs="Arial"/>
          <w:sz w:val="24"/>
          <w:szCs w:val="24"/>
        </w:rPr>
        <w:t>verstanden</w:t>
      </w:r>
      <w:ins w:id="13300" w:author="Lektorat Bauer" w:date="2025-03-07T10:49:00Z" w16du:dateUtc="2025-03-07T09:49:00Z">
        <w:r w:rsidR="009F431C">
          <w:rPr>
            <w:rFonts w:ascii="Arial" w:hAnsi="Arial" w:cs="Arial"/>
            <w:sz w:val="24"/>
            <w:szCs w:val="24"/>
          </w:rPr>
          <w:t xml:space="preserve">. </w:t>
        </w:r>
      </w:ins>
      <w:del w:id="13301" w:author="Lektorat Bauer" w:date="2025-03-07T10:49:00Z" w16du:dateUtc="2025-03-07T09:49:00Z">
        <w:r w:rsidRPr="00944672" w:rsidDel="009F431C">
          <w:rPr>
            <w:rFonts w:ascii="Arial" w:hAnsi="Arial" w:cs="Arial"/>
            <w:sz w:val="24"/>
            <w:szCs w:val="24"/>
          </w:rPr>
          <w:delText xml:space="preserve"> und sagte:</w:delText>
        </w:r>
      </w:del>
      <w:r w:rsidRPr="00944672">
        <w:rPr>
          <w:rFonts w:ascii="Arial" w:hAnsi="Arial" w:cs="Arial"/>
          <w:sz w:val="24"/>
          <w:szCs w:val="24"/>
        </w:rPr>
        <w:t xml:space="preserve"> „Herr Dingaka, hatten Sie die Möglichkeit den Souk von Nouadhibou zu besuchen? Sonst wäre es mir eine Freude Sie ein wenig herumzuführen</w:t>
      </w:r>
      <w:del w:id="13302" w:author="Lektorat Bauer" w:date="2025-03-07T10:49:00Z" w16du:dateUtc="2025-03-07T09:49:00Z">
        <w:r w:rsidRPr="00944672" w:rsidDel="009F431C">
          <w:rPr>
            <w:rFonts w:ascii="Arial" w:hAnsi="Arial" w:cs="Arial"/>
            <w:sz w:val="24"/>
            <w:szCs w:val="24"/>
          </w:rPr>
          <w:delText>.</w:delText>
        </w:r>
      </w:del>
      <w:r w:rsidRPr="00944672">
        <w:rPr>
          <w:rFonts w:ascii="Arial" w:hAnsi="Arial" w:cs="Arial"/>
          <w:sz w:val="24"/>
          <w:szCs w:val="24"/>
        </w:rPr>
        <w:t>“</w:t>
      </w:r>
      <w:ins w:id="13303" w:author="Lektorat Bauer" w:date="2025-03-07T10:49:00Z" w16du:dateUtc="2025-03-07T09:49:00Z">
        <w:r w:rsidR="009F431C">
          <w:rPr>
            <w:rFonts w:ascii="Arial" w:hAnsi="Arial" w:cs="Arial"/>
            <w:sz w:val="24"/>
            <w:szCs w:val="24"/>
          </w:rPr>
          <w:t>, sagte er.</w:t>
        </w:r>
      </w:ins>
      <w:r w:rsidRPr="00944672">
        <w:rPr>
          <w:rFonts w:ascii="Arial" w:hAnsi="Arial" w:cs="Arial"/>
          <w:sz w:val="24"/>
          <w:szCs w:val="24"/>
        </w:rPr>
        <w:t xml:space="preserve"> Benjamin sah zu Tia und sie nickte ihm leicht zu. Es war an der Zeit den Frieden wieder</w:t>
      </w:r>
      <w:del w:id="13304" w:author="Lektorat Bauer" w:date="2025-03-07T10:49:00Z" w16du:dateUtc="2025-03-07T09:49:00Z">
        <w:r w:rsidRPr="00944672" w:rsidDel="009F431C">
          <w:rPr>
            <w:rFonts w:ascii="Arial" w:hAnsi="Arial" w:cs="Arial"/>
            <w:sz w:val="24"/>
            <w:szCs w:val="24"/>
          </w:rPr>
          <w:delText xml:space="preserve"> </w:delText>
        </w:r>
      </w:del>
      <w:r w:rsidRPr="00944672">
        <w:rPr>
          <w:rFonts w:ascii="Arial" w:hAnsi="Arial" w:cs="Arial"/>
          <w:sz w:val="24"/>
          <w:szCs w:val="24"/>
        </w:rPr>
        <w:t xml:space="preserve">herzustellen. Dr. Dingaka </w:t>
      </w:r>
      <w:del w:id="13305" w:author="Lektorat Bauer" w:date="2025-03-07T10:49:00Z" w16du:dateUtc="2025-03-07T09:49:00Z">
        <w:r w:rsidRPr="00944672" w:rsidDel="009F431C">
          <w:rPr>
            <w:rFonts w:ascii="Arial" w:hAnsi="Arial" w:cs="Arial"/>
            <w:sz w:val="24"/>
            <w:szCs w:val="24"/>
          </w:rPr>
          <w:delText xml:space="preserve">drehte sich zu </w:delText>
        </w:r>
        <w:commentRangeStart w:id="13306"/>
        <w:r w:rsidRPr="00944672" w:rsidDel="009F431C">
          <w:rPr>
            <w:rFonts w:ascii="Arial" w:hAnsi="Arial" w:cs="Arial"/>
            <w:sz w:val="24"/>
            <w:szCs w:val="24"/>
          </w:rPr>
          <w:delText>Allam Bassir um und sagte, „Das wäre wundervoll, Sie beiden kennen die Stadt? Dann nehme ich Ihr Angebot gern an.“</w:delText>
        </w:r>
      </w:del>
      <w:ins w:id="13307" w:author="Lektorat Bauer" w:date="2025-03-07T10:49:00Z" w16du:dateUtc="2025-03-07T09:49:00Z">
        <w:r w:rsidR="009F431C">
          <w:rPr>
            <w:rFonts w:ascii="Arial" w:hAnsi="Arial" w:cs="Arial"/>
            <w:sz w:val="24"/>
            <w:szCs w:val="24"/>
          </w:rPr>
          <w:t>nahm das Angebot an.</w:t>
        </w:r>
      </w:ins>
    </w:p>
    <w:commentRangeEnd w:id="13306"/>
    <w:p w14:paraId="1C22EBDE" w14:textId="77777777" w:rsidR="00944672" w:rsidRPr="00944672" w:rsidRDefault="009F431C" w:rsidP="00623B68">
      <w:pPr>
        <w:autoSpaceDE w:val="0"/>
        <w:autoSpaceDN w:val="0"/>
        <w:adjustRightInd w:val="0"/>
        <w:spacing w:after="0" w:line="360" w:lineRule="auto"/>
        <w:ind w:firstLine="227"/>
        <w:jc w:val="both"/>
        <w:rPr>
          <w:rFonts w:ascii="Arial" w:hAnsi="Arial" w:cs="Arial"/>
          <w:sz w:val="24"/>
          <w:szCs w:val="24"/>
        </w:rPr>
      </w:pPr>
      <w:r>
        <w:rPr>
          <w:rStyle w:val="Kommentarzeichen"/>
        </w:rPr>
        <w:commentReference w:id="13306"/>
      </w:r>
    </w:p>
    <w:p w14:paraId="02BF5A20"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01F13321"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1D4320A1" w14:textId="54E6B44B"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Um von Nouadhibou nach Tichla zu gelangen, würde man der Küstenstraße bis nach Ad-Dikla folgen. Dort gibt es einen Abzweig und die Straße führt durch die Wüste bis nach Tichla. Diese Strecke beträgt 728</w:t>
      </w:r>
      <w:ins w:id="13308" w:author="Lektorat Bauer" w:date="2025-03-07T10:53:00Z" w16du:dateUtc="2025-03-07T09:53:00Z">
        <w:r w:rsidR="00180E01">
          <w:rPr>
            <w:rFonts w:ascii="Arial" w:hAnsi="Arial" w:cs="Arial"/>
            <w:sz w:val="24"/>
            <w:szCs w:val="24"/>
          </w:rPr>
          <w:t xml:space="preserve"> Kilometer</w:t>
        </w:r>
      </w:ins>
      <w:del w:id="13309" w:author="Lektorat Bauer" w:date="2025-03-07T10:53:00Z" w16du:dateUtc="2025-03-07T09:53:00Z">
        <w:r w:rsidRPr="00944672" w:rsidDel="00180E01">
          <w:rPr>
            <w:rFonts w:ascii="Arial" w:hAnsi="Arial" w:cs="Arial"/>
            <w:sz w:val="24"/>
            <w:szCs w:val="24"/>
          </w:rPr>
          <w:delText xml:space="preserve"> Km</w:delText>
        </w:r>
      </w:del>
      <w:r w:rsidRPr="00944672">
        <w:rPr>
          <w:rFonts w:ascii="Arial" w:hAnsi="Arial" w:cs="Arial"/>
          <w:sz w:val="24"/>
          <w:szCs w:val="24"/>
        </w:rPr>
        <w:t xml:space="preserve">. Von Interesse war jedoch das Gebiet zwischen dem Meer und Tichla, und hierhin führte keine Straße. Luftlinie </w:t>
      </w:r>
      <w:del w:id="13310" w:author="Lektorat Bauer" w:date="2025-03-07T10:53:00Z" w16du:dateUtc="2025-03-07T09:53:00Z">
        <w:r w:rsidRPr="00944672" w:rsidDel="00180E01">
          <w:rPr>
            <w:rFonts w:ascii="Arial" w:hAnsi="Arial" w:cs="Arial"/>
            <w:sz w:val="24"/>
            <w:szCs w:val="24"/>
          </w:rPr>
          <w:delText xml:space="preserve">war </w:delText>
        </w:r>
      </w:del>
      <w:ins w:id="13311" w:author="Lektorat Bauer" w:date="2025-03-07T10:53:00Z" w16du:dateUtc="2025-03-07T09:53:00Z">
        <w:r w:rsidR="00180E01">
          <w:rPr>
            <w:rFonts w:ascii="Arial" w:hAnsi="Arial" w:cs="Arial"/>
            <w:sz w:val="24"/>
            <w:szCs w:val="24"/>
          </w:rPr>
          <w:t>betrug</w:t>
        </w:r>
        <w:r w:rsidR="00180E01" w:rsidRPr="00944672">
          <w:rPr>
            <w:rFonts w:ascii="Arial" w:hAnsi="Arial" w:cs="Arial"/>
            <w:sz w:val="24"/>
            <w:szCs w:val="24"/>
          </w:rPr>
          <w:t xml:space="preserve"> </w:t>
        </w:r>
      </w:ins>
      <w:r w:rsidRPr="00944672">
        <w:rPr>
          <w:rFonts w:ascii="Arial" w:hAnsi="Arial" w:cs="Arial"/>
          <w:sz w:val="24"/>
          <w:szCs w:val="24"/>
        </w:rPr>
        <w:t xml:space="preserve">die Distanz von der Grenze nach Tichla nur 200 Kilometer, aber die Strecke führte zum Teil </w:t>
      </w:r>
      <w:r w:rsidRPr="00944672">
        <w:rPr>
          <w:rFonts w:ascii="Arial" w:hAnsi="Arial" w:cs="Arial"/>
          <w:sz w:val="24"/>
          <w:szCs w:val="24"/>
        </w:rPr>
        <w:lastRenderedPageBreak/>
        <w:t xml:space="preserve">durch unwirtliches Gelände. Die beiden Fahrzeuge konnte zum Teil einem alten Flussbett folgen, teilweise mussten aber auch Berge umfahren werden. Da </w:t>
      </w:r>
      <w:ins w:id="13312" w:author="Lektorat Bauer" w:date="2025-03-07T10:54:00Z" w16du:dateUtc="2025-03-07T09:54:00Z">
        <w:r w:rsidR="00180E01">
          <w:rPr>
            <w:rFonts w:ascii="Arial" w:hAnsi="Arial" w:cs="Arial"/>
            <w:sz w:val="24"/>
            <w:szCs w:val="24"/>
          </w:rPr>
          <w:t>z</w:t>
        </w:r>
      </w:ins>
      <w:del w:id="13313" w:author="Lektorat Bauer" w:date="2025-03-07T10:54:00Z" w16du:dateUtc="2025-03-07T09:54:00Z">
        <w:r w:rsidRPr="00944672" w:rsidDel="00180E01">
          <w:rPr>
            <w:rFonts w:ascii="Arial" w:hAnsi="Arial" w:cs="Arial"/>
            <w:sz w:val="24"/>
            <w:szCs w:val="24"/>
          </w:rPr>
          <w:delText>Z</w:delText>
        </w:r>
      </w:del>
      <w:r w:rsidRPr="00944672">
        <w:rPr>
          <w:rFonts w:ascii="Arial" w:hAnsi="Arial" w:cs="Arial"/>
          <w:sz w:val="24"/>
          <w:szCs w:val="24"/>
        </w:rPr>
        <w:t xml:space="preserve">wischendurch </w:t>
      </w:r>
      <w:del w:id="13314" w:author="Lektorat Bauer" w:date="2025-03-07T10:54:00Z" w16du:dateUtc="2025-03-07T09:54:00Z">
        <w:r w:rsidRPr="00944672" w:rsidDel="00180E01">
          <w:rPr>
            <w:rFonts w:ascii="Arial" w:hAnsi="Arial" w:cs="Arial"/>
            <w:sz w:val="24"/>
            <w:szCs w:val="24"/>
          </w:rPr>
          <w:delText xml:space="preserve">auf </w:delText>
        </w:r>
      </w:del>
      <w:r w:rsidRPr="00944672">
        <w:rPr>
          <w:rFonts w:ascii="Arial" w:hAnsi="Arial" w:cs="Arial"/>
          <w:sz w:val="24"/>
          <w:szCs w:val="24"/>
        </w:rPr>
        <w:t xml:space="preserve">Untersuchungen vorgenommen wurden, </w:t>
      </w:r>
      <w:ins w:id="13315" w:author="Lektorat Bauer" w:date="2025-03-07T10:54:00Z" w16du:dateUtc="2025-03-07T09:54:00Z">
        <w:r w:rsidR="00180E01">
          <w:rPr>
            <w:rFonts w:ascii="Arial" w:hAnsi="Arial" w:cs="Arial"/>
            <w:sz w:val="24"/>
            <w:szCs w:val="24"/>
          </w:rPr>
          <w:t>zum Beispiel</w:t>
        </w:r>
      </w:ins>
      <w:del w:id="13316" w:author="Lektorat Bauer" w:date="2025-03-07T10:54:00Z" w16du:dateUtc="2025-03-07T09:54:00Z">
        <w:r w:rsidRPr="00944672" w:rsidDel="00180E01">
          <w:rPr>
            <w:rFonts w:ascii="Arial" w:hAnsi="Arial" w:cs="Arial"/>
            <w:sz w:val="24"/>
            <w:szCs w:val="24"/>
          </w:rPr>
          <w:delText>z.B.</w:delText>
        </w:r>
      </w:del>
      <w:r w:rsidRPr="00944672">
        <w:rPr>
          <w:rFonts w:ascii="Arial" w:hAnsi="Arial" w:cs="Arial"/>
          <w:sz w:val="24"/>
          <w:szCs w:val="24"/>
        </w:rPr>
        <w:t xml:space="preserve"> Messungen mit Echolot und zusätzliche Side-Scan</w:t>
      </w:r>
      <w:ins w:id="13317" w:author="Lektorat Bauer" w:date="2025-03-07T10:54:00Z" w16du:dateUtc="2025-03-07T09:54:00Z">
        <w:r w:rsidR="00180E01">
          <w:rPr>
            <w:rFonts w:ascii="Arial" w:hAnsi="Arial" w:cs="Arial"/>
            <w:sz w:val="24"/>
            <w:szCs w:val="24"/>
          </w:rPr>
          <w:t>-</w:t>
        </w:r>
      </w:ins>
      <w:del w:id="13318" w:author="Lektorat Bauer" w:date="2025-03-07T10:54:00Z" w16du:dateUtc="2025-03-07T09:54:00Z">
        <w:r w:rsidRPr="00944672" w:rsidDel="00180E01">
          <w:rPr>
            <w:rFonts w:ascii="Arial" w:hAnsi="Arial" w:cs="Arial"/>
            <w:sz w:val="24"/>
            <w:szCs w:val="24"/>
          </w:rPr>
          <w:delText xml:space="preserve"> </w:delText>
        </w:r>
      </w:del>
      <w:r w:rsidRPr="00944672">
        <w:rPr>
          <w:rFonts w:ascii="Arial" w:hAnsi="Arial" w:cs="Arial"/>
          <w:sz w:val="24"/>
          <w:szCs w:val="24"/>
        </w:rPr>
        <w:t xml:space="preserve">Messungen, brauchten sie </w:t>
      </w:r>
      <w:ins w:id="13319" w:author="Lektorat Bauer" w:date="2025-03-07T10:54:00Z" w16du:dateUtc="2025-03-07T09:54:00Z">
        <w:r w:rsidR="00180E01">
          <w:rPr>
            <w:rFonts w:ascii="Arial" w:hAnsi="Arial" w:cs="Arial"/>
            <w:sz w:val="24"/>
            <w:szCs w:val="24"/>
          </w:rPr>
          <w:t>fünf</w:t>
        </w:r>
      </w:ins>
      <w:del w:id="13320" w:author="Lektorat Bauer" w:date="2025-03-07T10:54:00Z" w16du:dateUtc="2025-03-07T09:54:00Z">
        <w:r w:rsidRPr="00944672" w:rsidDel="00180E01">
          <w:rPr>
            <w:rFonts w:ascii="Arial" w:hAnsi="Arial" w:cs="Arial"/>
            <w:sz w:val="24"/>
            <w:szCs w:val="24"/>
          </w:rPr>
          <w:delText>5</w:delText>
        </w:r>
      </w:del>
      <w:r w:rsidRPr="00944672">
        <w:rPr>
          <w:rFonts w:ascii="Arial" w:hAnsi="Arial" w:cs="Arial"/>
          <w:sz w:val="24"/>
          <w:szCs w:val="24"/>
        </w:rPr>
        <w:t xml:space="preserve"> Tage, um die Straße bei Tichla zu erreichen.</w:t>
      </w:r>
    </w:p>
    <w:p w14:paraId="33478E56"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Die Stimmung zwischen Ajwad Boufassar und Chans Sahib Kaur war noch immer etwas angespannt. Um die Situation etwas zu entspannen, fuhr Bibi mit Benjamin Dingaka in einem Fahrzeug und Tia fuhr mit den beiden anderen im zweiten Fahrzeug.</w:t>
      </w:r>
    </w:p>
    <w:p w14:paraId="5B2C40DF" w14:textId="4E3508DD"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Das zweite Erkundungsgebiet lag südlich der Hauptstadt El Aaiún. Sie waren übereingekommen, dass Sie in El Aaiún Quartier beziehen würden, um dort einen ersten Zwischenbericht zu erstellen. Das hatte den zusätzlichen Vorteil, dass in der Hauptstadt beide Parteien Vertreter vor Ort hatten, so das</w:t>
      </w:r>
      <w:ins w:id="13321" w:author="Lektorat Bauer" w:date="2025-03-07T10:57:00Z" w16du:dateUtc="2025-03-07T09:57:00Z">
        <w:r w:rsidR="00773828">
          <w:rPr>
            <w:rFonts w:ascii="Arial" w:hAnsi="Arial" w:cs="Arial"/>
            <w:sz w:val="24"/>
            <w:szCs w:val="24"/>
          </w:rPr>
          <w:t>s</w:t>
        </w:r>
      </w:ins>
      <w:r w:rsidRPr="00944672">
        <w:rPr>
          <w:rFonts w:ascii="Arial" w:hAnsi="Arial" w:cs="Arial"/>
          <w:sz w:val="24"/>
          <w:szCs w:val="24"/>
        </w:rPr>
        <w:t xml:space="preserve"> qualifizierte Informationen weitergegeben werden konnten. Von Tichla nach El Aaiún waren es, entlang der Straße, 854 Kilometer, daher </w:t>
      </w:r>
      <w:del w:id="13322" w:author="Lektorat Bauer" w:date="2025-03-07T10:57:00Z" w16du:dateUtc="2025-03-07T09:57:00Z">
        <w:r w:rsidRPr="00944672" w:rsidDel="00773828">
          <w:rPr>
            <w:rFonts w:ascii="Arial" w:hAnsi="Arial" w:cs="Arial"/>
            <w:sz w:val="24"/>
            <w:szCs w:val="24"/>
          </w:rPr>
          <w:delText xml:space="preserve">sollte </w:delText>
        </w:r>
      </w:del>
      <w:ins w:id="13323" w:author="Lektorat Bauer" w:date="2025-03-07T10:57:00Z" w16du:dateUtc="2025-03-07T09:57:00Z">
        <w:r w:rsidR="00773828">
          <w:rPr>
            <w:rFonts w:ascii="Arial" w:hAnsi="Arial" w:cs="Arial"/>
            <w:sz w:val="24"/>
            <w:szCs w:val="24"/>
          </w:rPr>
          <w:t>war</w:t>
        </w:r>
        <w:r w:rsidR="00773828" w:rsidRPr="00944672">
          <w:rPr>
            <w:rFonts w:ascii="Arial" w:hAnsi="Arial" w:cs="Arial"/>
            <w:sz w:val="24"/>
            <w:szCs w:val="24"/>
          </w:rPr>
          <w:t xml:space="preserve"> </w:t>
        </w:r>
      </w:ins>
      <w:r w:rsidRPr="00944672">
        <w:rPr>
          <w:rFonts w:ascii="Arial" w:hAnsi="Arial" w:cs="Arial"/>
          <w:sz w:val="24"/>
          <w:szCs w:val="24"/>
        </w:rPr>
        <w:t xml:space="preserve">in Ad Dakla eine Zwischenübernachtung </w:t>
      </w:r>
      <w:del w:id="13324" w:author="Lektorat Bauer" w:date="2025-03-07T10:57:00Z" w16du:dateUtc="2025-03-07T09:57:00Z">
        <w:r w:rsidRPr="00944672" w:rsidDel="00773828">
          <w:rPr>
            <w:rFonts w:ascii="Arial" w:hAnsi="Arial" w:cs="Arial"/>
            <w:sz w:val="24"/>
            <w:szCs w:val="24"/>
          </w:rPr>
          <w:delText>gemacht werden</w:delText>
        </w:r>
      </w:del>
      <w:ins w:id="13325" w:author="Lektorat Bauer" w:date="2025-03-07T10:57:00Z" w16du:dateUtc="2025-03-07T09:57:00Z">
        <w:r w:rsidR="00773828">
          <w:rPr>
            <w:rFonts w:ascii="Arial" w:hAnsi="Arial" w:cs="Arial"/>
            <w:sz w:val="24"/>
            <w:szCs w:val="24"/>
          </w:rPr>
          <w:t>geplant</w:t>
        </w:r>
      </w:ins>
      <w:r w:rsidRPr="00944672">
        <w:rPr>
          <w:rFonts w:ascii="Arial" w:hAnsi="Arial" w:cs="Arial"/>
          <w:sz w:val="24"/>
          <w:szCs w:val="24"/>
        </w:rPr>
        <w:t>.</w:t>
      </w:r>
    </w:p>
    <w:p w14:paraId="4BC19DBA" w14:textId="7D60A416"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Am </w:t>
      </w:r>
      <w:del w:id="13326" w:author="Lektorat Bauer" w:date="2025-03-07T10:58:00Z" w16du:dateUtc="2025-03-07T09:58:00Z">
        <w:r w:rsidRPr="00944672" w:rsidDel="00773828">
          <w:rPr>
            <w:rFonts w:ascii="Arial" w:hAnsi="Arial" w:cs="Arial"/>
            <w:sz w:val="24"/>
            <w:szCs w:val="24"/>
          </w:rPr>
          <w:delText>Abned</w:delText>
        </w:r>
      </w:del>
      <w:ins w:id="13327" w:author="Lektorat Bauer" w:date="2025-03-07T10:58:00Z" w16du:dateUtc="2025-03-07T09:58:00Z">
        <w:r w:rsidR="00773828" w:rsidRPr="00944672">
          <w:rPr>
            <w:rFonts w:ascii="Arial" w:hAnsi="Arial" w:cs="Arial"/>
            <w:sz w:val="24"/>
            <w:szCs w:val="24"/>
          </w:rPr>
          <w:t>Abend</w:t>
        </w:r>
        <w:r w:rsidR="00773828">
          <w:rPr>
            <w:rFonts w:ascii="Arial" w:hAnsi="Arial" w:cs="Arial"/>
            <w:sz w:val="24"/>
            <w:szCs w:val="24"/>
          </w:rPr>
          <w:t>,</w:t>
        </w:r>
      </w:ins>
      <w:r w:rsidRPr="00944672">
        <w:rPr>
          <w:rFonts w:ascii="Arial" w:hAnsi="Arial" w:cs="Arial"/>
          <w:sz w:val="24"/>
          <w:szCs w:val="24"/>
        </w:rPr>
        <w:t xml:space="preserve"> als sie in Ad Dakla übernachteten, kamen Sie mit einigen Nomaden ins Gespräch, die ihnen von der Oase Bir Anzerane erzählten. Dr. Dingaka schaute auf der Karte nach und stellte fest, dass das Gebiet nördlich von Bir Anzerane auch untersucht werden könnte. Aus unerfindlichen Gründen wollte Ajwad Boufassar verhindern, dass sie dorthin fuhren. Bibi und Tia machte</w:t>
      </w:r>
      <w:ins w:id="13328" w:author="Lektorat Bauer" w:date="2025-03-07T10:58:00Z" w16du:dateUtc="2025-03-07T09:58:00Z">
        <w:r w:rsidR="00773828">
          <w:rPr>
            <w:rFonts w:ascii="Arial" w:hAnsi="Arial" w:cs="Arial"/>
            <w:sz w:val="24"/>
            <w:szCs w:val="24"/>
          </w:rPr>
          <w:t>n</w:t>
        </w:r>
      </w:ins>
      <w:r w:rsidRPr="00944672">
        <w:rPr>
          <w:rFonts w:ascii="Arial" w:hAnsi="Arial" w:cs="Arial"/>
          <w:sz w:val="24"/>
          <w:szCs w:val="24"/>
        </w:rPr>
        <w:t xml:space="preserve"> ihm deutlich, dass er als Beobachter auf der Expedition war. Es wurde ihm freigestellt, nicht weiter mitzufahren.</w:t>
      </w:r>
    </w:p>
    <w:p w14:paraId="5DCCC5EE"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Rund 250 Kilometer Luftlinie nordöstlich bei Guelta Zemmur war Militär stationiert, aber das vermochte nicht zu erklären, warum Boufassar ihnen abriet. Dr. Benjamin Dingaka entschied, dass er erst nach Bir Anzerane fahren würde. Sein Plan war, von dort nördlich durch die Berge zu fahren und dann die Rückseite der Berge zu erkunden.</w:t>
      </w:r>
    </w:p>
    <w:p w14:paraId="57482EA8" w14:textId="77777777" w:rsidR="00773828" w:rsidRDefault="00944672" w:rsidP="00623B68">
      <w:pPr>
        <w:autoSpaceDE w:val="0"/>
        <w:autoSpaceDN w:val="0"/>
        <w:adjustRightInd w:val="0"/>
        <w:spacing w:after="0" w:line="360" w:lineRule="auto"/>
        <w:ind w:firstLine="227"/>
        <w:jc w:val="both"/>
        <w:rPr>
          <w:ins w:id="13329" w:author="Lektorat Bauer" w:date="2025-03-07T10:58:00Z" w16du:dateUtc="2025-03-07T09:58:00Z"/>
          <w:rFonts w:ascii="Arial" w:hAnsi="Arial" w:cs="Arial"/>
          <w:sz w:val="24"/>
          <w:szCs w:val="24"/>
        </w:rPr>
      </w:pPr>
      <w:r w:rsidRPr="00944672">
        <w:rPr>
          <w:rFonts w:ascii="Arial" w:hAnsi="Arial" w:cs="Arial"/>
          <w:sz w:val="24"/>
          <w:szCs w:val="24"/>
        </w:rPr>
        <w:t xml:space="preserve">Beim Abendessen eskalierte die Stimmung. „Warum können wir nicht </w:t>
      </w:r>
      <w:del w:id="13330" w:author="Lektorat Bauer" w:date="2025-03-07T10:58:00Z" w16du:dateUtc="2025-03-07T09:58:00Z">
        <w:r w:rsidRPr="00944672" w:rsidDel="00773828">
          <w:rPr>
            <w:rFonts w:ascii="Arial" w:hAnsi="Arial" w:cs="Arial"/>
            <w:sz w:val="24"/>
            <w:szCs w:val="24"/>
          </w:rPr>
          <w:delText>dirkt</w:delText>
        </w:r>
      </w:del>
      <w:ins w:id="13331" w:author="Lektorat Bauer" w:date="2025-03-07T10:58:00Z" w16du:dateUtc="2025-03-07T09:58:00Z">
        <w:r w:rsidR="00773828" w:rsidRPr="00944672">
          <w:rPr>
            <w:rFonts w:ascii="Arial" w:hAnsi="Arial" w:cs="Arial"/>
            <w:sz w:val="24"/>
            <w:szCs w:val="24"/>
          </w:rPr>
          <w:t>direkt</w:t>
        </w:r>
      </w:ins>
      <w:r w:rsidRPr="00944672">
        <w:rPr>
          <w:rFonts w:ascii="Arial" w:hAnsi="Arial" w:cs="Arial"/>
          <w:sz w:val="24"/>
          <w:szCs w:val="24"/>
        </w:rPr>
        <w:t xml:space="preserve"> nach El Aaiún fahren</w:t>
      </w:r>
      <w:del w:id="13332" w:author="Lektorat Bauer" w:date="2025-03-07T10:58:00Z" w16du:dateUtc="2025-03-07T09:58:00Z">
        <w:r w:rsidRPr="00944672" w:rsidDel="00773828">
          <w:rPr>
            <w:rFonts w:ascii="Arial" w:hAnsi="Arial" w:cs="Arial"/>
            <w:sz w:val="24"/>
            <w:szCs w:val="24"/>
          </w:rPr>
          <w:delText>.</w:delText>
        </w:r>
      </w:del>
      <w:r w:rsidRPr="00944672">
        <w:rPr>
          <w:rFonts w:ascii="Arial" w:hAnsi="Arial" w:cs="Arial"/>
          <w:sz w:val="24"/>
          <w:szCs w:val="24"/>
        </w:rPr>
        <w:t>“</w:t>
      </w:r>
      <w:ins w:id="13333" w:author="Lektorat Bauer" w:date="2025-03-07T10:58:00Z" w16du:dateUtc="2025-03-07T09:58:00Z">
        <w:r w:rsidR="00773828">
          <w:rPr>
            <w:rFonts w:ascii="Arial" w:hAnsi="Arial" w:cs="Arial"/>
            <w:sz w:val="24"/>
            <w:szCs w:val="24"/>
          </w:rPr>
          <w:t>,</w:t>
        </w:r>
      </w:ins>
      <w:r w:rsidRPr="00944672">
        <w:rPr>
          <w:rFonts w:ascii="Arial" w:hAnsi="Arial" w:cs="Arial"/>
          <w:sz w:val="24"/>
          <w:szCs w:val="24"/>
        </w:rPr>
        <w:t xml:space="preserve"> </w:t>
      </w:r>
      <w:ins w:id="13334" w:author="Lektorat Bauer" w:date="2025-03-07T10:58:00Z" w16du:dateUtc="2025-03-07T09:58:00Z">
        <w:r w:rsidR="00773828">
          <w:rPr>
            <w:rFonts w:ascii="Arial" w:hAnsi="Arial" w:cs="Arial"/>
            <w:sz w:val="24"/>
            <w:szCs w:val="24"/>
          </w:rPr>
          <w:t>s</w:t>
        </w:r>
      </w:ins>
      <w:del w:id="13335" w:author="Lektorat Bauer" w:date="2025-03-07T10:58:00Z" w16du:dateUtc="2025-03-07T09:58:00Z">
        <w:r w:rsidRPr="00944672" w:rsidDel="00773828">
          <w:rPr>
            <w:rFonts w:ascii="Arial" w:hAnsi="Arial" w:cs="Arial"/>
            <w:sz w:val="24"/>
            <w:szCs w:val="24"/>
          </w:rPr>
          <w:delText>S</w:delText>
        </w:r>
      </w:del>
      <w:r w:rsidRPr="00944672">
        <w:rPr>
          <w:rFonts w:ascii="Arial" w:hAnsi="Arial" w:cs="Arial"/>
          <w:sz w:val="24"/>
          <w:szCs w:val="24"/>
        </w:rPr>
        <w:t xml:space="preserve">chnaubte Ajwad Boufassar.  </w:t>
      </w:r>
    </w:p>
    <w:p w14:paraId="7D093481" w14:textId="77777777" w:rsidR="00E81BB4" w:rsidRDefault="00944672" w:rsidP="00773828">
      <w:pPr>
        <w:autoSpaceDE w:val="0"/>
        <w:autoSpaceDN w:val="0"/>
        <w:adjustRightInd w:val="0"/>
        <w:spacing w:after="0" w:line="360" w:lineRule="auto"/>
        <w:ind w:firstLine="227"/>
        <w:jc w:val="both"/>
        <w:rPr>
          <w:ins w:id="13336" w:author="Lektorat Bauer" w:date="2025-03-07T11:10:00Z" w16du:dateUtc="2025-03-07T10:10:00Z"/>
          <w:rFonts w:ascii="Arial" w:hAnsi="Arial" w:cs="Arial"/>
          <w:sz w:val="24"/>
          <w:szCs w:val="24"/>
        </w:rPr>
      </w:pPr>
      <w:r w:rsidRPr="00944672">
        <w:rPr>
          <w:rFonts w:ascii="Arial" w:hAnsi="Arial" w:cs="Arial"/>
          <w:sz w:val="24"/>
          <w:szCs w:val="24"/>
        </w:rPr>
        <w:t>„Mein lieber Herr Boufassar. Meine Aufgabe ist es, das Wüstengebiet in der Westsahara zu erkunden. Dem werde ich nachkommen</w:t>
      </w:r>
      <w:del w:id="13337" w:author="Lektorat Bauer" w:date="2025-03-07T10:58:00Z" w16du:dateUtc="2025-03-07T09:58:00Z">
        <w:r w:rsidRPr="00944672" w:rsidDel="00773828">
          <w:rPr>
            <w:rFonts w:ascii="Arial" w:hAnsi="Arial" w:cs="Arial"/>
            <w:sz w:val="24"/>
            <w:szCs w:val="24"/>
          </w:rPr>
          <w:delText>.</w:delText>
        </w:r>
      </w:del>
      <w:r w:rsidRPr="00944672">
        <w:rPr>
          <w:rFonts w:ascii="Arial" w:hAnsi="Arial" w:cs="Arial"/>
          <w:sz w:val="24"/>
          <w:szCs w:val="24"/>
        </w:rPr>
        <w:t>“</w:t>
      </w:r>
      <w:ins w:id="13338" w:author="Lektorat Bauer" w:date="2025-03-07T10:59:00Z" w16du:dateUtc="2025-03-07T09:59:00Z">
        <w:r w:rsidR="00773828">
          <w:rPr>
            <w:rFonts w:ascii="Arial" w:hAnsi="Arial" w:cs="Arial"/>
            <w:sz w:val="24"/>
            <w:szCs w:val="24"/>
          </w:rPr>
          <w:t>,</w:t>
        </w:r>
      </w:ins>
      <w:r w:rsidRPr="00944672">
        <w:rPr>
          <w:rFonts w:ascii="Arial" w:hAnsi="Arial" w:cs="Arial"/>
          <w:sz w:val="24"/>
          <w:szCs w:val="24"/>
        </w:rPr>
        <w:t xml:space="preserve"> </w:t>
      </w:r>
      <w:ins w:id="13339" w:author="Lektorat Bauer" w:date="2025-03-07T10:59:00Z" w16du:dateUtc="2025-03-07T09:59:00Z">
        <w:r w:rsidR="00773828">
          <w:rPr>
            <w:rFonts w:ascii="Arial" w:hAnsi="Arial" w:cs="Arial"/>
            <w:sz w:val="24"/>
            <w:szCs w:val="24"/>
          </w:rPr>
          <w:t>e</w:t>
        </w:r>
      </w:ins>
      <w:del w:id="13340" w:author="Lektorat Bauer" w:date="2025-03-07T10:59:00Z" w16du:dateUtc="2025-03-07T09:59:00Z">
        <w:r w:rsidRPr="00944672" w:rsidDel="00773828">
          <w:rPr>
            <w:rFonts w:ascii="Arial" w:hAnsi="Arial" w:cs="Arial"/>
            <w:sz w:val="24"/>
            <w:szCs w:val="24"/>
          </w:rPr>
          <w:delText>E</w:delText>
        </w:r>
      </w:del>
      <w:r w:rsidRPr="00944672">
        <w:rPr>
          <w:rFonts w:ascii="Arial" w:hAnsi="Arial" w:cs="Arial"/>
          <w:sz w:val="24"/>
          <w:szCs w:val="24"/>
        </w:rPr>
        <w:t xml:space="preserve">ntgegnete Benjamin Dingaka genervt, er hatte es ihm schon viermal gesagt. </w:t>
      </w:r>
    </w:p>
    <w:p w14:paraId="6801E04E" w14:textId="77777777" w:rsidR="00E81BB4" w:rsidRDefault="00944672" w:rsidP="00773828">
      <w:pPr>
        <w:autoSpaceDE w:val="0"/>
        <w:autoSpaceDN w:val="0"/>
        <w:adjustRightInd w:val="0"/>
        <w:spacing w:after="0" w:line="360" w:lineRule="auto"/>
        <w:ind w:firstLine="227"/>
        <w:jc w:val="both"/>
        <w:rPr>
          <w:ins w:id="13341" w:author="Lektorat Bauer" w:date="2025-03-07T11:10:00Z" w16du:dateUtc="2025-03-07T10:10:00Z"/>
          <w:rFonts w:ascii="Arial" w:hAnsi="Arial" w:cs="Arial"/>
          <w:sz w:val="24"/>
          <w:szCs w:val="24"/>
        </w:rPr>
      </w:pPr>
      <w:r w:rsidRPr="00944672">
        <w:rPr>
          <w:rFonts w:ascii="Arial" w:hAnsi="Arial" w:cs="Arial"/>
          <w:sz w:val="24"/>
          <w:szCs w:val="24"/>
        </w:rPr>
        <w:t>„In El Aaiún, können wir Kontakt mit unseren Auftraggebern treten und ihnen bei einer Konferenz einen Zwischenstand geben</w:t>
      </w:r>
      <w:del w:id="13342" w:author="Lektorat Bauer" w:date="2025-03-07T11:10:00Z" w16du:dateUtc="2025-03-07T10:10:00Z">
        <w:r w:rsidRPr="00944672" w:rsidDel="00E81BB4">
          <w:rPr>
            <w:rFonts w:ascii="Arial" w:hAnsi="Arial" w:cs="Arial"/>
            <w:sz w:val="24"/>
            <w:szCs w:val="24"/>
          </w:rPr>
          <w:delText>.</w:delText>
        </w:r>
      </w:del>
      <w:r w:rsidRPr="00944672">
        <w:rPr>
          <w:rFonts w:ascii="Arial" w:hAnsi="Arial" w:cs="Arial"/>
          <w:sz w:val="24"/>
          <w:szCs w:val="24"/>
        </w:rPr>
        <w:t>“</w:t>
      </w:r>
      <w:ins w:id="13343" w:author="Lektorat Bauer" w:date="2025-03-07T11:10:00Z" w16du:dateUtc="2025-03-07T10:10:00Z">
        <w:r w:rsidR="00E81BB4">
          <w:rPr>
            <w:rFonts w:ascii="Arial" w:hAnsi="Arial" w:cs="Arial"/>
            <w:sz w:val="24"/>
            <w:szCs w:val="24"/>
          </w:rPr>
          <w:t>,</w:t>
        </w:r>
      </w:ins>
      <w:r w:rsidRPr="00944672">
        <w:rPr>
          <w:rFonts w:ascii="Arial" w:hAnsi="Arial" w:cs="Arial"/>
          <w:sz w:val="24"/>
          <w:szCs w:val="24"/>
        </w:rPr>
        <w:t xml:space="preserve"> </w:t>
      </w:r>
      <w:ins w:id="13344" w:author="Lektorat Bauer" w:date="2025-03-07T11:10:00Z" w16du:dateUtc="2025-03-07T10:10:00Z">
        <w:r w:rsidR="00E81BB4">
          <w:rPr>
            <w:rFonts w:ascii="Arial" w:hAnsi="Arial" w:cs="Arial"/>
            <w:sz w:val="24"/>
            <w:szCs w:val="24"/>
          </w:rPr>
          <w:t>e</w:t>
        </w:r>
      </w:ins>
      <w:del w:id="13345" w:author="Lektorat Bauer" w:date="2025-03-07T11:10:00Z" w16du:dateUtc="2025-03-07T10:10:00Z">
        <w:r w:rsidRPr="00944672" w:rsidDel="00E81BB4">
          <w:rPr>
            <w:rFonts w:ascii="Arial" w:hAnsi="Arial" w:cs="Arial"/>
            <w:sz w:val="24"/>
            <w:szCs w:val="24"/>
          </w:rPr>
          <w:delText>E</w:delText>
        </w:r>
      </w:del>
      <w:r w:rsidRPr="00944672">
        <w:rPr>
          <w:rFonts w:ascii="Arial" w:hAnsi="Arial" w:cs="Arial"/>
          <w:sz w:val="24"/>
          <w:szCs w:val="24"/>
        </w:rPr>
        <w:t>rwi</w:t>
      </w:r>
      <w:del w:id="13346" w:author="Lektorat Bauer" w:date="2025-03-07T11:10:00Z" w16du:dateUtc="2025-03-07T10:10:00Z">
        <w:r w:rsidRPr="00944672" w:rsidDel="00E81BB4">
          <w:rPr>
            <w:rFonts w:ascii="Arial" w:hAnsi="Arial" w:cs="Arial"/>
            <w:sz w:val="24"/>
            <w:szCs w:val="24"/>
          </w:rPr>
          <w:delText>e</w:delText>
        </w:r>
      </w:del>
      <w:r w:rsidRPr="00944672">
        <w:rPr>
          <w:rFonts w:ascii="Arial" w:hAnsi="Arial" w:cs="Arial"/>
          <w:sz w:val="24"/>
          <w:szCs w:val="24"/>
        </w:rPr>
        <w:t xml:space="preserve">derte Boufassar. </w:t>
      </w:r>
    </w:p>
    <w:p w14:paraId="6563B81A" w14:textId="77777777" w:rsidR="00E81BB4" w:rsidRDefault="00944672" w:rsidP="00773828">
      <w:pPr>
        <w:autoSpaceDE w:val="0"/>
        <w:autoSpaceDN w:val="0"/>
        <w:adjustRightInd w:val="0"/>
        <w:spacing w:after="0" w:line="360" w:lineRule="auto"/>
        <w:ind w:firstLine="227"/>
        <w:jc w:val="both"/>
        <w:rPr>
          <w:ins w:id="13347" w:author="Lektorat Bauer" w:date="2025-03-07T11:10:00Z" w16du:dateUtc="2025-03-07T10:10:00Z"/>
          <w:rFonts w:ascii="Arial" w:hAnsi="Arial" w:cs="Arial"/>
          <w:sz w:val="24"/>
          <w:szCs w:val="24"/>
        </w:rPr>
      </w:pPr>
      <w:r w:rsidRPr="00944672">
        <w:rPr>
          <w:rFonts w:ascii="Arial" w:hAnsi="Arial" w:cs="Arial"/>
          <w:sz w:val="24"/>
          <w:szCs w:val="24"/>
        </w:rPr>
        <w:lastRenderedPageBreak/>
        <w:t>„</w:t>
      </w:r>
      <w:del w:id="13348" w:author="Lektorat Bauer" w:date="2025-03-07T11:10:00Z" w16du:dateUtc="2025-03-07T10:10:00Z">
        <w:r w:rsidRPr="00944672" w:rsidDel="00E81BB4">
          <w:rPr>
            <w:rFonts w:ascii="Arial" w:hAnsi="Arial" w:cs="Arial"/>
            <w:sz w:val="24"/>
            <w:szCs w:val="24"/>
          </w:rPr>
          <w:delText>Die Prämisse</w:delText>
        </w:r>
      </w:del>
      <w:ins w:id="13349" w:author="Lektorat Bauer" w:date="2025-03-07T11:10:00Z" w16du:dateUtc="2025-03-07T10:10:00Z">
        <w:r w:rsidR="00E81BB4">
          <w:rPr>
            <w:rFonts w:ascii="Arial" w:hAnsi="Arial" w:cs="Arial"/>
            <w:sz w:val="24"/>
            <w:szCs w:val="24"/>
          </w:rPr>
          <w:t>Der Fokus</w:t>
        </w:r>
      </w:ins>
      <w:r w:rsidRPr="00944672">
        <w:rPr>
          <w:rFonts w:ascii="Arial" w:hAnsi="Arial" w:cs="Arial"/>
          <w:sz w:val="24"/>
          <w:szCs w:val="24"/>
        </w:rPr>
        <w:t xml:space="preserve"> liegt aber auf unserem Auftrag, nicht auf </w:t>
      </w:r>
      <w:del w:id="13350" w:author="Lektorat Bauer" w:date="2025-03-07T11:10:00Z" w16du:dateUtc="2025-03-07T10:10:00Z">
        <w:r w:rsidRPr="00944672" w:rsidDel="00E81BB4">
          <w:rPr>
            <w:rFonts w:ascii="Arial" w:hAnsi="Arial" w:cs="Arial"/>
            <w:sz w:val="24"/>
            <w:szCs w:val="24"/>
          </w:rPr>
          <w:delText>etwatigen</w:delText>
        </w:r>
      </w:del>
      <w:ins w:id="13351" w:author="Lektorat Bauer" w:date="2025-03-07T11:10:00Z" w16du:dateUtc="2025-03-07T10:10:00Z">
        <w:r w:rsidR="00E81BB4" w:rsidRPr="00944672">
          <w:rPr>
            <w:rFonts w:ascii="Arial" w:hAnsi="Arial" w:cs="Arial"/>
            <w:sz w:val="24"/>
            <w:szCs w:val="24"/>
          </w:rPr>
          <w:t>etwaigen</w:t>
        </w:r>
      </w:ins>
      <w:r w:rsidRPr="00944672">
        <w:rPr>
          <w:rFonts w:ascii="Arial" w:hAnsi="Arial" w:cs="Arial"/>
          <w:sz w:val="24"/>
          <w:szCs w:val="24"/>
        </w:rPr>
        <w:t xml:space="preserve"> Konferenzen mit Ihren Auftraggebern</w:t>
      </w:r>
      <w:del w:id="13352" w:author="Lektorat Bauer" w:date="2025-03-07T11:10:00Z" w16du:dateUtc="2025-03-07T10:10:00Z">
        <w:r w:rsidRPr="00944672" w:rsidDel="00E81BB4">
          <w:rPr>
            <w:rFonts w:ascii="Arial" w:hAnsi="Arial" w:cs="Arial"/>
            <w:sz w:val="24"/>
            <w:szCs w:val="24"/>
          </w:rPr>
          <w:delText>.</w:delText>
        </w:r>
      </w:del>
      <w:r w:rsidRPr="00944672">
        <w:rPr>
          <w:rFonts w:ascii="Arial" w:hAnsi="Arial" w:cs="Arial"/>
          <w:sz w:val="24"/>
          <w:szCs w:val="24"/>
        </w:rPr>
        <w:t>“</w:t>
      </w:r>
      <w:ins w:id="13353" w:author="Lektorat Bauer" w:date="2025-03-07T11:10:00Z" w16du:dateUtc="2025-03-07T10:10:00Z">
        <w:r w:rsidR="00E81BB4">
          <w:rPr>
            <w:rFonts w:ascii="Arial" w:hAnsi="Arial" w:cs="Arial"/>
            <w:sz w:val="24"/>
            <w:szCs w:val="24"/>
          </w:rPr>
          <w:t>,</w:t>
        </w:r>
      </w:ins>
      <w:r w:rsidRPr="00944672">
        <w:rPr>
          <w:rFonts w:ascii="Arial" w:hAnsi="Arial" w:cs="Arial"/>
          <w:sz w:val="24"/>
          <w:szCs w:val="24"/>
        </w:rPr>
        <w:t xml:space="preserve"> </w:t>
      </w:r>
      <w:ins w:id="13354" w:author="Lektorat Bauer" w:date="2025-03-07T11:10:00Z" w16du:dateUtc="2025-03-07T10:10:00Z">
        <w:r w:rsidR="00E81BB4">
          <w:rPr>
            <w:rFonts w:ascii="Arial" w:hAnsi="Arial" w:cs="Arial"/>
            <w:sz w:val="24"/>
            <w:szCs w:val="24"/>
          </w:rPr>
          <w:t>s</w:t>
        </w:r>
      </w:ins>
      <w:del w:id="13355" w:author="Lektorat Bauer" w:date="2025-03-07T11:10:00Z" w16du:dateUtc="2025-03-07T10:10:00Z">
        <w:r w:rsidRPr="00944672" w:rsidDel="00E81BB4">
          <w:rPr>
            <w:rFonts w:ascii="Arial" w:hAnsi="Arial" w:cs="Arial"/>
            <w:sz w:val="24"/>
            <w:szCs w:val="24"/>
          </w:rPr>
          <w:delText>S</w:delText>
        </w:r>
      </w:del>
      <w:r w:rsidRPr="00944672">
        <w:rPr>
          <w:rFonts w:ascii="Arial" w:hAnsi="Arial" w:cs="Arial"/>
          <w:sz w:val="24"/>
          <w:szCs w:val="24"/>
        </w:rPr>
        <w:t xml:space="preserve">chaltete sich Chand Sahib Kaur ein. </w:t>
      </w:r>
    </w:p>
    <w:p w14:paraId="19E3BF39" w14:textId="77777777" w:rsidR="00E81BB4" w:rsidRDefault="00944672" w:rsidP="00773828">
      <w:pPr>
        <w:autoSpaceDE w:val="0"/>
        <w:autoSpaceDN w:val="0"/>
        <w:adjustRightInd w:val="0"/>
        <w:spacing w:after="0" w:line="360" w:lineRule="auto"/>
        <w:ind w:firstLine="227"/>
        <w:jc w:val="both"/>
        <w:rPr>
          <w:ins w:id="13356" w:author="Lektorat Bauer" w:date="2025-03-07T11:10:00Z" w16du:dateUtc="2025-03-07T10:10:00Z"/>
          <w:rFonts w:ascii="Arial" w:hAnsi="Arial" w:cs="Arial"/>
          <w:sz w:val="24"/>
          <w:szCs w:val="24"/>
        </w:rPr>
      </w:pPr>
      <w:r w:rsidRPr="00944672">
        <w:rPr>
          <w:rFonts w:ascii="Arial" w:hAnsi="Arial" w:cs="Arial"/>
          <w:sz w:val="24"/>
          <w:szCs w:val="24"/>
        </w:rPr>
        <w:t>„Ach sei</w:t>
      </w:r>
      <w:ins w:id="13357" w:author="Lektorat Bauer" w:date="2025-03-07T11:10:00Z" w16du:dateUtc="2025-03-07T10:10:00Z">
        <w:r w:rsidR="00E81BB4">
          <w:rPr>
            <w:rFonts w:ascii="Arial" w:hAnsi="Arial" w:cs="Arial"/>
            <w:sz w:val="24"/>
            <w:szCs w:val="24"/>
          </w:rPr>
          <w:t>e</w:t>
        </w:r>
      </w:ins>
      <w:r w:rsidRPr="00944672">
        <w:rPr>
          <w:rFonts w:ascii="Arial" w:hAnsi="Arial" w:cs="Arial"/>
          <w:sz w:val="24"/>
          <w:szCs w:val="24"/>
        </w:rPr>
        <w:t>n Sie doch ruhig. Hier unterhalten sich Männer</w:t>
      </w:r>
      <w:del w:id="13358" w:author="Lektorat Bauer" w:date="2025-03-07T11:10:00Z" w16du:dateUtc="2025-03-07T10:10:00Z">
        <w:r w:rsidRPr="00944672" w:rsidDel="00E81BB4">
          <w:rPr>
            <w:rFonts w:ascii="Arial" w:hAnsi="Arial" w:cs="Arial"/>
            <w:sz w:val="24"/>
            <w:szCs w:val="24"/>
          </w:rPr>
          <w:delText>.</w:delText>
        </w:r>
      </w:del>
      <w:r w:rsidRPr="00944672">
        <w:rPr>
          <w:rFonts w:ascii="Arial" w:hAnsi="Arial" w:cs="Arial"/>
          <w:sz w:val="24"/>
          <w:szCs w:val="24"/>
        </w:rPr>
        <w:t>“</w:t>
      </w:r>
      <w:ins w:id="13359" w:author="Lektorat Bauer" w:date="2025-03-07T11:10:00Z" w16du:dateUtc="2025-03-07T10:10:00Z">
        <w:r w:rsidR="00E81BB4">
          <w:rPr>
            <w:rFonts w:ascii="Arial" w:hAnsi="Arial" w:cs="Arial"/>
            <w:sz w:val="24"/>
            <w:szCs w:val="24"/>
          </w:rPr>
          <w:t>,</w:t>
        </w:r>
      </w:ins>
      <w:r w:rsidRPr="00944672">
        <w:rPr>
          <w:rFonts w:ascii="Arial" w:hAnsi="Arial" w:cs="Arial"/>
          <w:sz w:val="24"/>
          <w:szCs w:val="24"/>
        </w:rPr>
        <w:t xml:space="preserve"> </w:t>
      </w:r>
      <w:ins w:id="13360" w:author="Lektorat Bauer" w:date="2025-03-07T11:10:00Z" w16du:dateUtc="2025-03-07T10:10:00Z">
        <w:r w:rsidR="00E81BB4">
          <w:rPr>
            <w:rFonts w:ascii="Arial" w:hAnsi="Arial" w:cs="Arial"/>
            <w:sz w:val="24"/>
            <w:szCs w:val="24"/>
          </w:rPr>
          <w:t>s</w:t>
        </w:r>
      </w:ins>
      <w:del w:id="13361" w:author="Lektorat Bauer" w:date="2025-03-07T11:10:00Z" w16du:dateUtc="2025-03-07T10:10:00Z">
        <w:r w:rsidRPr="00944672" w:rsidDel="00E81BB4">
          <w:rPr>
            <w:rFonts w:ascii="Arial" w:hAnsi="Arial" w:cs="Arial"/>
            <w:sz w:val="24"/>
            <w:szCs w:val="24"/>
          </w:rPr>
          <w:delText>S</w:delText>
        </w:r>
      </w:del>
      <w:r w:rsidRPr="00944672">
        <w:rPr>
          <w:rFonts w:ascii="Arial" w:hAnsi="Arial" w:cs="Arial"/>
          <w:sz w:val="24"/>
          <w:szCs w:val="24"/>
        </w:rPr>
        <w:t>choß Boufassar zurück.</w:t>
      </w:r>
    </w:p>
    <w:p w14:paraId="13D221BE" w14:textId="00915AEC" w:rsidR="00944672" w:rsidRPr="00944672" w:rsidRDefault="00944672" w:rsidP="00773828">
      <w:pPr>
        <w:autoSpaceDE w:val="0"/>
        <w:autoSpaceDN w:val="0"/>
        <w:adjustRightInd w:val="0"/>
        <w:spacing w:after="0" w:line="360" w:lineRule="auto"/>
        <w:ind w:firstLine="227"/>
        <w:jc w:val="both"/>
        <w:rPr>
          <w:rFonts w:ascii="Arial" w:hAnsi="Arial" w:cs="Arial"/>
          <w:sz w:val="24"/>
          <w:szCs w:val="24"/>
        </w:rPr>
      </w:pPr>
      <w:del w:id="13362" w:author="Lektorat Bauer" w:date="2025-03-07T11:10:00Z" w16du:dateUtc="2025-03-07T10:10:00Z">
        <w:r w:rsidRPr="00944672" w:rsidDel="00E81BB4">
          <w:rPr>
            <w:rFonts w:ascii="Arial" w:hAnsi="Arial" w:cs="Arial"/>
            <w:sz w:val="24"/>
            <w:szCs w:val="24"/>
          </w:rPr>
          <w:delText xml:space="preserve"> </w:delText>
        </w:r>
      </w:del>
      <w:r w:rsidRPr="00944672">
        <w:rPr>
          <w:rFonts w:ascii="Arial" w:hAnsi="Arial" w:cs="Arial"/>
          <w:sz w:val="24"/>
          <w:szCs w:val="24"/>
        </w:rPr>
        <w:t>„Ihre Traditionen in allen Ehren. Wenn Sie mich weiter beleidigen, werde ich auf pädagogische Maßnahmen zurückgreifen</w:t>
      </w:r>
      <w:del w:id="13363" w:author="Lektorat Bauer" w:date="2025-03-07T11:10:00Z" w16du:dateUtc="2025-03-07T10:10:00Z">
        <w:r w:rsidRPr="00944672" w:rsidDel="00E81BB4">
          <w:rPr>
            <w:rFonts w:ascii="Arial" w:hAnsi="Arial" w:cs="Arial"/>
            <w:sz w:val="24"/>
            <w:szCs w:val="24"/>
          </w:rPr>
          <w:delText>.</w:delText>
        </w:r>
      </w:del>
      <w:r w:rsidRPr="00944672">
        <w:rPr>
          <w:rFonts w:ascii="Arial" w:hAnsi="Arial" w:cs="Arial"/>
          <w:sz w:val="24"/>
          <w:szCs w:val="24"/>
        </w:rPr>
        <w:t>“</w:t>
      </w:r>
      <w:ins w:id="13364" w:author="Lektorat Bauer" w:date="2025-03-07T11:10:00Z" w16du:dateUtc="2025-03-07T10:10:00Z">
        <w:r w:rsidR="00E81BB4">
          <w:rPr>
            <w:rFonts w:ascii="Arial" w:hAnsi="Arial" w:cs="Arial"/>
            <w:sz w:val="24"/>
            <w:szCs w:val="24"/>
          </w:rPr>
          <w:t>,</w:t>
        </w:r>
      </w:ins>
      <w:r w:rsidRPr="00944672">
        <w:rPr>
          <w:rFonts w:ascii="Arial" w:hAnsi="Arial" w:cs="Arial"/>
          <w:sz w:val="24"/>
          <w:szCs w:val="24"/>
        </w:rPr>
        <w:t xml:space="preserve"> </w:t>
      </w:r>
      <w:ins w:id="13365" w:author="Lektorat Bauer" w:date="2025-03-07T11:10:00Z" w16du:dateUtc="2025-03-07T10:10:00Z">
        <w:r w:rsidR="00E81BB4">
          <w:rPr>
            <w:rFonts w:ascii="Arial" w:hAnsi="Arial" w:cs="Arial"/>
            <w:sz w:val="24"/>
            <w:szCs w:val="24"/>
          </w:rPr>
          <w:t>z</w:t>
        </w:r>
      </w:ins>
      <w:del w:id="13366" w:author="Lektorat Bauer" w:date="2025-03-07T11:10:00Z" w16du:dateUtc="2025-03-07T10:10:00Z">
        <w:r w:rsidRPr="00944672" w:rsidDel="00E81BB4">
          <w:rPr>
            <w:rFonts w:ascii="Arial" w:hAnsi="Arial" w:cs="Arial"/>
            <w:sz w:val="24"/>
            <w:szCs w:val="24"/>
          </w:rPr>
          <w:delText>Z</w:delText>
        </w:r>
      </w:del>
      <w:r w:rsidRPr="00944672">
        <w:rPr>
          <w:rFonts w:ascii="Arial" w:hAnsi="Arial" w:cs="Arial"/>
          <w:sz w:val="24"/>
          <w:szCs w:val="24"/>
        </w:rPr>
        <w:t xml:space="preserve">ischte Bibi, </w:t>
      </w:r>
      <w:del w:id="13367" w:author="Lektorat Bauer" w:date="2025-03-07T11:11:00Z" w16du:dateUtc="2025-03-07T10:11:00Z">
        <w:r w:rsidRPr="00944672" w:rsidDel="00E81BB4">
          <w:rPr>
            <w:rFonts w:ascii="Arial" w:hAnsi="Arial" w:cs="Arial"/>
            <w:sz w:val="24"/>
            <w:szCs w:val="24"/>
          </w:rPr>
          <w:delText xml:space="preserve">worauf </w:delText>
        </w:r>
      </w:del>
      <w:ins w:id="13368" w:author="Lektorat Bauer" w:date="2025-03-07T11:11:00Z" w16du:dateUtc="2025-03-07T10:11:00Z">
        <w:r w:rsidR="00E81BB4">
          <w:rPr>
            <w:rFonts w:ascii="Arial" w:hAnsi="Arial" w:cs="Arial"/>
            <w:sz w:val="24"/>
            <w:szCs w:val="24"/>
          </w:rPr>
          <w:t>und</w:t>
        </w:r>
        <w:r w:rsidR="00E81BB4" w:rsidRPr="00944672">
          <w:rPr>
            <w:rFonts w:ascii="Arial" w:hAnsi="Arial" w:cs="Arial"/>
            <w:sz w:val="24"/>
            <w:szCs w:val="24"/>
          </w:rPr>
          <w:t xml:space="preserve"> </w:t>
        </w:r>
      </w:ins>
      <w:r w:rsidRPr="00944672">
        <w:rPr>
          <w:rFonts w:ascii="Arial" w:hAnsi="Arial" w:cs="Arial"/>
          <w:sz w:val="24"/>
          <w:szCs w:val="24"/>
        </w:rPr>
        <w:t>Ajwad Boufassar zuckte</w:t>
      </w:r>
      <w:ins w:id="13369" w:author="Lektorat Bauer" w:date="2025-03-07T11:10:00Z" w16du:dateUtc="2025-03-07T10:10:00Z">
        <w:r w:rsidR="00E81BB4">
          <w:rPr>
            <w:rFonts w:ascii="Arial" w:hAnsi="Arial" w:cs="Arial"/>
            <w:sz w:val="24"/>
            <w:szCs w:val="24"/>
          </w:rPr>
          <w:t>.</w:t>
        </w:r>
      </w:ins>
      <w:del w:id="13370" w:author="Lektorat Bauer" w:date="2025-03-07T11:10:00Z" w16du:dateUtc="2025-03-07T10:10:00Z">
        <w:r w:rsidRPr="00944672" w:rsidDel="00E81BB4">
          <w:rPr>
            <w:rFonts w:ascii="Arial" w:hAnsi="Arial" w:cs="Arial"/>
            <w:sz w:val="24"/>
            <w:szCs w:val="24"/>
          </w:rPr>
          <w:delText>,</w:delText>
        </w:r>
      </w:del>
      <w:r w:rsidRPr="00944672">
        <w:rPr>
          <w:rFonts w:ascii="Arial" w:hAnsi="Arial" w:cs="Arial"/>
          <w:sz w:val="24"/>
          <w:szCs w:val="24"/>
        </w:rPr>
        <w:t xml:space="preserve"> </w:t>
      </w:r>
      <w:ins w:id="13371" w:author="Lektorat Bauer" w:date="2025-03-07T11:10:00Z" w16du:dateUtc="2025-03-07T10:10:00Z">
        <w:r w:rsidR="00E81BB4">
          <w:rPr>
            <w:rFonts w:ascii="Arial" w:hAnsi="Arial" w:cs="Arial"/>
            <w:sz w:val="24"/>
            <w:szCs w:val="24"/>
          </w:rPr>
          <w:t>E</w:t>
        </w:r>
      </w:ins>
      <w:del w:id="13372" w:author="Lektorat Bauer" w:date="2025-03-07T11:10:00Z" w16du:dateUtc="2025-03-07T10:10:00Z">
        <w:r w:rsidRPr="00944672" w:rsidDel="00E81BB4">
          <w:rPr>
            <w:rFonts w:ascii="Arial" w:hAnsi="Arial" w:cs="Arial"/>
            <w:sz w:val="24"/>
            <w:szCs w:val="24"/>
          </w:rPr>
          <w:delText>e</w:delText>
        </w:r>
      </w:del>
      <w:r w:rsidRPr="00944672">
        <w:rPr>
          <w:rFonts w:ascii="Arial" w:hAnsi="Arial" w:cs="Arial"/>
          <w:sz w:val="24"/>
          <w:szCs w:val="24"/>
        </w:rPr>
        <w:t xml:space="preserve">s hatte ihn schwer getroffen von einer Frau, ohne viel Federlesens, niedergeworfen </w:t>
      </w:r>
      <w:del w:id="13373" w:author="Lektorat Bauer" w:date="2025-03-07T11:11:00Z" w16du:dateUtc="2025-03-07T10:11:00Z">
        <w:r w:rsidRPr="00944672" w:rsidDel="00E81BB4">
          <w:rPr>
            <w:rFonts w:ascii="Arial" w:hAnsi="Arial" w:cs="Arial"/>
            <w:sz w:val="24"/>
            <w:szCs w:val="24"/>
          </w:rPr>
          <w:delText>worden zu sein</w:delText>
        </w:r>
      </w:del>
      <w:ins w:id="13374" w:author="Lektorat Bauer" w:date="2025-03-07T11:11:00Z" w16du:dateUtc="2025-03-07T10:11:00Z">
        <w:r w:rsidR="00E81BB4">
          <w:rPr>
            <w:rFonts w:ascii="Arial" w:hAnsi="Arial" w:cs="Arial"/>
            <w:sz w:val="24"/>
            <w:szCs w:val="24"/>
          </w:rPr>
          <w:t>zu werden</w:t>
        </w:r>
      </w:ins>
      <w:r w:rsidRPr="00944672">
        <w:rPr>
          <w:rFonts w:ascii="Arial" w:hAnsi="Arial" w:cs="Arial"/>
          <w:sz w:val="24"/>
          <w:szCs w:val="24"/>
        </w:rPr>
        <w:t xml:space="preserve">. Er hatte die zarte Bibi völlig unterschätzt. In der Wüste war ihm aufgefallen, dass die beiden Frauen keine Ermüdungserscheinungen zeigten, im Unterschied zu Allam Bassir und ihm, die teilweise hundsmäßig erschöpft waren. Das ärgerte ihn </w:t>
      </w:r>
      <w:del w:id="13375" w:author="Lektorat Bauer" w:date="2025-03-07T11:11:00Z" w16du:dateUtc="2025-03-07T10:11:00Z">
        <w:r w:rsidRPr="00944672" w:rsidDel="00E81BB4">
          <w:rPr>
            <w:rFonts w:ascii="Arial" w:hAnsi="Arial" w:cs="Arial"/>
            <w:sz w:val="24"/>
            <w:szCs w:val="24"/>
          </w:rPr>
          <w:delText>um so</w:delText>
        </w:r>
      </w:del>
      <w:ins w:id="13376" w:author="Lektorat Bauer" w:date="2025-03-07T11:11:00Z" w16du:dateUtc="2025-03-07T10:11:00Z">
        <w:r w:rsidR="00E81BB4" w:rsidRPr="00944672">
          <w:rPr>
            <w:rFonts w:ascii="Arial" w:hAnsi="Arial" w:cs="Arial"/>
            <w:sz w:val="24"/>
            <w:szCs w:val="24"/>
          </w:rPr>
          <w:t>umso</w:t>
        </w:r>
      </w:ins>
      <w:r w:rsidRPr="00944672">
        <w:rPr>
          <w:rFonts w:ascii="Arial" w:hAnsi="Arial" w:cs="Arial"/>
          <w:sz w:val="24"/>
          <w:szCs w:val="24"/>
        </w:rPr>
        <w:t xml:space="preserve"> mehr, und so steigerte sich sein Frust von Tag zu Tag. </w:t>
      </w:r>
    </w:p>
    <w:p w14:paraId="3F0EA2E8" w14:textId="77777777" w:rsidR="00E81BB4" w:rsidRDefault="00944672" w:rsidP="00623B68">
      <w:pPr>
        <w:autoSpaceDE w:val="0"/>
        <w:autoSpaceDN w:val="0"/>
        <w:adjustRightInd w:val="0"/>
        <w:spacing w:after="0" w:line="360" w:lineRule="auto"/>
        <w:ind w:firstLine="227"/>
        <w:jc w:val="both"/>
        <w:rPr>
          <w:ins w:id="13377" w:author="Lektorat Bauer" w:date="2025-03-07T11:11:00Z" w16du:dateUtc="2025-03-07T10:11:00Z"/>
          <w:rFonts w:ascii="Arial" w:hAnsi="Arial" w:cs="Arial"/>
          <w:sz w:val="24"/>
          <w:szCs w:val="24"/>
        </w:rPr>
      </w:pPr>
      <w:r w:rsidRPr="00944672">
        <w:rPr>
          <w:rFonts w:ascii="Arial" w:hAnsi="Arial" w:cs="Arial"/>
          <w:sz w:val="24"/>
          <w:szCs w:val="24"/>
        </w:rPr>
        <w:t xml:space="preserve">Benjamin Dingaka verließ die Gruppe und Tia folgte ihm. „Dr. Dingaka, was bedrückt Sie?“ </w:t>
      </w:r>
    </w:p>
    <w:p w14:paraId="7D7520C3" w14:textId="77777777" w:rsidR="00E81BB4" w:rsidRDefault="00944672" w:rsidP="00623B68">
      <w:pPr>
        <w:autoSpaceDE w:val="0"/>
        <w:autoSpaceDN w:val="0"/>
        <w:adjustRightInd w:val="0"/>
        <w:spacing w:after="0" w:line="360" w:lineRule="auto"/>
        <w:ind w:firstLine="227"/>
        <w:jc w:val="both"/>
        <w:rPr>
          <w:ins w:id="13378" w:author="Lektorat Bauer" w:date="2025-03-07T11:12:00Z" w16du:dateUtc="2025-03-07T10:12:00Z"/>
          <w:rFonts w:ascii="Arial" w:hAnsi="Arial" w:cs="Arial"/>
          <w:sz w:val="24"/>
          <w:szCs w:val="24"/>
        </w:rPr>
      </w:pPr>
      <w:r w:rsidRPr="00944672">
        <w:rPr>
          <w:rFonts w:ascii="Arial" w:hAnsi="Arial" w:cs="Arial"/>
          <w:sz w:val="24"/>
          <w:szCs w:val="24"/>
        </w:rPr>
        <w:t>„Das Machogehabe dieses Arabers geht mir auf die Nerven. Der benimmt sich, als wolle er unsere Expedition sabotieren</w:t>
      </w:r>
      <w:del w:id="13379" w:author="Lektorat Bauer" w:date="2025-03-07T11:11:00Z" w16du:dateUtc="2025-03-07T10:11:00Z">
        <w:r w:rsidRPr="00944672" w:rsidDel="00E81BB4">
          <w:rPr>
            <w:rFonts w:ascii="Arial" w:hAnsi="Arial" w:cs="Arial"/>
            <w:sz w:val="24"/>
            <w:szCs w:val="24"/>
          </w:rPr>
          <w:delText>.</w:delText>
        </w:r>
      </w:del>
      <w:r w:rsidRPr="00944672">
        <w:rPr>
          <w:rFonts w:ascii="Arial" w:hAnsi="Arial" w:cs="Arial"/>
          <w:sz w:val="24"/>
          <w:szCs w:val="24"/>
        </w:rPr>
        <w:t>“</w:t>
      </w:r>
      <w:ins w:id="13380" w:author="Lektorat Bauer" w:date="2025-03-07T11:11:00Z" w16du:dateUtc="2025-03-07T10:11:00Z">
        <w:r w:rsidR="00E81BB4">
          <w:rPr>
            <w:rFonts w:ascii="Arial" w:hAnsi="Arial" w:cs="Arial"/>
            <w:sz w:val="24"/>
            <w:szCs w:val="24"/>
          </w:rPr>
          <w:t>,</w:t>
        </w:r>
      </w:ins>
      <w:r w:rsidRPr="00944672">
        <w:rPr>
          <w:rFonts w:ascii="Arial" w:hAnsi="Arial" w:cs="Arial"/>
          <w:sz w:val="24"/>
          <w:szCs w:val="24"/>
        </w:rPr>
        <w:t xml:space="preserve"> </w:t>
      </w:r>
      <w:ins w:id="13381" w:author="Lektorat Bauer" w:date="2025-03-07T11:11:00Z" w16du:dateUtc="2025-03-07T10:11:00Z">
        <w:r w:rsidR="00E81BB4">
          <w:rPr>
            <w:rFonts w:ascii="Arial" w:hAnsi="Arial" w:cs="Arial"/>
            <w:sz w:val="24"/>
            <w:szCs w:val="24"/>
          </w:rPr>
          <w:t>s</w:t>
        </w:r>
      </w:ins>
      <w:del w:id="13382" w:author="Lektorat Bauer" w:date="2025-03-07T11:11:00Z" w16du:dateUtc="2025-03-07T10:11:00Z">
        <w:r w:rsidRPr="00944672" w:rsidDel="00E81BB4">
          <w:rPr>
            <w:rFonts w:ascii="Arial" w:hAnsi="Arial" w:cs="Arial"/>
            <w:sz w:val="24"/>
            <w:szCs w:val="24"/>
          </w:rPr>
          <w:delText>S</w:delText>
        </w:r>
      </w:del>
      <w:r w:rsidRPr="00944672">
        <w:rPr>
          <w:rFonts w:ascii="Arial" w:hAnsi="Arial" w:cs="Arial"/>
          <w:sz w:val="24"/>
          <w:szCs w:val="24"/>
        </w:rPr>
        <w:t xml:space="preserve">töhnte Dingaka. </w:t>
      </w:r>
    </w:p>
    <w:p w14:paraId="3AA34DFC" w14:textId="77777777" w:rsidR="00E81BB4" w:rsidRDefault="00944672" w:rsidP="00623B68">
      <w:pPr>
        <w:autoSpaceDE w:val="0"/>
        <w:autoSpaceDN w:val="0"/>
        <w:adjustRightInd w:val="0"/>
        <w:spacing w:after="0" w:line="360" w:lineRule="auto"/>
        <w:ind w:firstLine="227"/>
        <w:jc w:val="both"/>
        <w:rPr>
          <w:ins w:id="13383" w:author="Lektorat Bauer" w:date="2025-03-07T11:12:00Z" w16du:dateUtc="2025-03-07T10:12:00Z"/>
          <w:rFonts w:ascii="Arial" w:hAnsi="Arial" w:cs="Arial"/>
          <w:sz w:val="24"/>
          <w:szCs w:val="24"/>
        </w:rPr>
      </w:pPr>
      <w:r w:rsidRPr="00944672">
        <w:rPr>
          <w:rFonts w:ascii="Arial" w:hAnsi="Arial" w:cs="Arial"/>
          <w:sz w:val="24"/>
          <w:szCs w:val="24"/>
        </w:rPr>
        <w:t xml:space="preserve">„Was sollen wir </w:t>
      </w:r>
      <w:del w:id="13384" w:author="Lektorat Bauer" w:date="2025-03-07T11:11:00Z" w16du:dateUtc="2025-03-07T10:11:00Z">
        <w:r w:rsidRPr="00944672" w:rsidDel="00E81BB4">
          <w:rPr>
            <w:rFonts w:ascii="Arial" w:hAnsi="Arial" w:cs="Arial"/>
            <w:sz w:val="24"/>
            <w:szCs w:val="24"/>
          </w:rPr>
          <w:delText>den</w:delText>
        </w:r>
      </w:del>
      <w:ins w:id="13385" w:author="Lektorat Bauer" w:date="2025-03-07T11:11:00Z" w16du:dateUtc="2025-03-07T10:11:00Z">
        <w:r w:rsidR="00E81BB4" w:rsidRPr="00944672">
          <w:rPr>
            <w:rFonts w:ascii="Arial" w:hAnsi="Arial" w:cs="Arial"/>
            <w:sz w:val="24"/>
            <w:szCs w:val="24"/>
          </w:rPr>
          <w:t>denn</w:t>
        </w:r>
      </w:ins>
      <w:r w:rsidRPr="00944672">
        <w:rPr>
          <w:rFonts w:ascii="Arial" w:hAnsi="Arial" w:cs="Arial"/>
          <w:sz w:val="24"/>
          <w:szCs w:val="24"/>
        </w:rPr>
        <w:t xml:space="preserve"> sagen? Frauen scheinen in seinem Wertebild keine Bedeutung zu haben, und seit dem Streit mit Bibi ist er </w:t>
      </w:r>
      <w:del w:id="13386" w:author="Lektorat Bauer" w:date="2025-03-07T11:12:00Z" w16du:dateUtc="2025-03-07T10:12:00Z">
        <w:r w:rsidRPr="00944672" w:rsidDel="00E81BB4">
          <w:rPr>
            <w:rFonts w:ascii="Arial" w:hAnsi="Arial" w:cs="Arial"/>
            <w:sz w:val="24"/>
            <w:szCs w:val="24"/>
          </w:rPr>
          <w:delText xml:space="preserve">Erstrecht </w:delText>
        </w:r>
      </w:del>
      <w:ins w:id="13387" w:author="Lektorat Bauer" w:date="2025-03-07T11:12:00Z" w16du:dateUtc="2025-03-07T10:12:00Z">
        <w:r w:rsidR="00E81BB4">
          <w:rPr>
            <w:rFonts w:ascii="Arial" w:hAnsi="Arial" w:cs="Arial"/>
            <w:sz w:val="24"/>
            <w:szCs w:val="24"/>
          </w:rPr>
          <w:t>erst recht</w:t>
        </w:r>
        <w:r w:rsidR="00E81BB4" w:rsidRPr="00944672">
          <w:rPr>
            <w:rFonts w:ascii="Arial" w:hAnsi="Arial" w:cs="Arial"/>
            <w:sz w:val="24"/>
            <w:szCs w:val="24"/>
          </w:rPr>
          <w:t xml:space="preserve"> </w:t>
        </w:r>
      </w:ins>
      <w:r w:rsidRPr="00944672">
        <w:rPr>
          <w:rFonts w:ascii="Arial" w:hAnsi="Arial" w:cs="Arial"/>
          <w:sz w:val="24"/>
          <w:szCs w:val="24"/>
        </w:rPr>
        <w:t xml:space="preserve">auf Krawall gebürstet.“ </w:t>
      </w:r>
    </w:p>
    <w:p w14:paraId="7F65272C" w14:textId="73429711"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commentRangeStart w:id="13388"/>
      <w:r w:rsidRPr="00944672">
        <w:rPr>
          <w:rFonts w:ascii="Arial" w:hAnsi="Arial" w:cs="Arial"/>
          <w:sz w:val="24"/>
          <w:szCs w:val="24"/>
        </w:rPr>
        <w:t xml:space="preserve">„Da haben Sie recht. Ich hatte immer gedacht, dass er mich nicht </w:t>
      </w:r>
      <w:del w:id="13389" w:author="Lektorat Bauer" w:date="2025-03-07T11:12:00Z" w16du:dateUtc="2025-03-07T10:12:00Z">
        <w:r w:rsidRPr="00944672" w:rsidDel="00E81BB4">
          <w:rPr>
            <w:rFonts w:ascii="Arial" w:hAnsi="Arial" w:cs="Arial"/>
            <w:sz w:val="24"/>
            <w:szCs w:val="24"/>
          </w:rPr>
          <w:delText>Ernst</w:delText>
        </w:r>
      </w:del>
      <w:ins w:id="13390" w:author="Lektorat Bauer" w:date="2025-03-07T11:12:00Z" w16du:dateUtc="2025-03-07T10:12:00Z">
        <w:r w:rsidR="00E81BB4" w:rsidRPr="00944672">
          <w:rPr>
            <w:rFonts w:ascii="Arial" w:hAnsi="Arial" w:cs="Arial"/>
            <w:sz w:val="24"/>
            <w:szCs w:val="24"/>
          </w:rPr>
          <w:t>ernst</w:t>
        </w:r>
      </w:ins>
      <w:r w:rsidRPr="00944672">
        <w:rPr>
          <w:rFonts w:ascii="Arial" w:hAnsi="Arial" w:cs="Arial"/>
          <w:sz w:val="24"/>
          <w:szCs w:val="24"/>
        </w:rPr>
        <w:t xml:space="preserve"> nimmt, weil er Menschen mit dunkler Hautfarbe nicht als vollwertig betrachtet. Aber </w:t>
      </w:r>
      <w:del w:id="13391" w:author="Lektorat Bauer" w:date="2025-03-07T11:12:00Z" w16du:dateUtc="2025-03-07T10:12:00Z">
        <w:r w:rsidRPr="00944672" w:rsidDel="00E81BB4">
          <w:rPr>
            <w:rFonts w:ascii="Arial" w:hAnsi="Arial" w:cs="Arial"/>
            <w:sz w:val="24"/>
            <w:szCs w:val="24"/>
          </w:rPr>
          <w:delText>das</w:delText>
        </w:r>
      </w:del>
      <w:ins w:id="13392" w:author="Lektorat Bauer" w:date="2025-03-07T11:12:00Z" w16du:dateUtc="2025-03-07T10:12:00Z">
        <w:r w:rsidR="00E81BB4" w:rsidRPr="00944672">
          <w:rPr>
            <w:rFonts w:ascii="Arial" w:hAnsi="Arial" w:cs="Arial"/>
            <w:sz w:val="24"/>
            <w:szCs w:val="24"/>
          </w:rPr>
          <w:t>dass</w:t>
        </w:r>
      </w:ins>
      <w:r w:rsidRPr="00944672">
        <w:rPr>
          <w:rFonts w:ascii="Arial" w:hAnsi="Arial" w:cs="Arial"/>
          <w:sz w:val="24"/>
          <w:szCs w:val="24"/>
        </w:rPr>
        <w:t xml:space="preserve"> sie beide auch darunter leiden, hatte ich übersehen. Entschuldigung dafür.“ </w:t>
      </w:r>
      <w:commentRangeEnd w:id="13388"/>
      <w:r w:rsidR="00E81BB4">
        <w:rPr>
          <w:rStyle w:val="Kommentarzeichen"/>
        </w:rPr>
        <w:commentReference w:id="13388"/>
      </w:r>
    </w:p>
    <w:p w14:paraId="7450C5CE" w14:textId="77777777" w:rsidR="00E81BB4" w:rsidRDefault="00944672" w:rsidP="00623B68">
      <w:pPr>
        <w:autoSpaceDE w:val="0"/>
        <w:autoSpaceDN w:val="0"/>
        <w:adjustRightInd w:val="0"/>
        <w:spacing w:after="0" w:line="360" w:lineRule="auto"/>
        <w:ind w:firstLine="227"/>
        <w:jc w:val="both"/>
        <w:rPr>
          <w:ins w:id="13393" w:author="Lektorat Bauer" w:date="2025-03-07T11:13:00Z" w16du:dateUtc="2025-03-07T10:13:00Z"/>
          <w:rFonts w:ascii="Arial" w:hAnsi="Arial" w:cs="Arial"/>
          <w:sz w:val="24"/>
          <w:szCs w:val="24"/>
        </w:rPr>
      </w:pPr>
      <w:r w:rsidRPr="00944672">
        <w:rPr>
          <w:rFonts w:ascii="Arial" w:hAnsi="Arial" w:cs="Arial"/>
          <w:sz w:val="24"/>
          <w:szCs w:val="24"/>
        </w:rPr>
        <w:t xml:space="preserve">„Machen Sie </w:t>
      </w:r>
      <w:ins w:id="13394" w:author="Lektorat Bauer" w:date="2025-03-07T11:13:00Z" w16du:dateUtc="2025-03-07T10:13:00Z">
        <w:r w:rsidR="00E81BB4">
          <w:rPr>
            <w:rFonts w:ascii="Arial" w:hAnsi="Arial" w:cs="Arial"/>
            <w:sz w:val="24"/>
            <w:szCs w:val="24"/>
          </w:rPr>
          <w:t xml:space="preserve">sich </w:t>
        </w:r>
      </w:ins>
      <w:r w:rsidRPr="00944672">
        <w:rPr>
          <w:rFonts w:ascii="Arial" w:hAnsi="Arial" w:cs="Arial"/>
          <w:sz w:val="24"/>
          <w:szCs w:val="24"/>
        </w:rPr>
        <w:t>nicht</w:t>
      </w:r>
      <w:ins w:id="13395" w:author="Lektorat Bauer" w:date="2025-03-07T11:13:00Z" w16du:dateUtc="2025-03-07T10:13:00Z">
        <w:r w:rsidR="00E81BB4">
          <w:rPr>
            <w:rFonts w:ascii="Arial" w:hAnsi="Arial" w:cs="Arial"/>
            <w:sz w:val="24"/>
            <w:szCs w:val="24"/>
          </w:rPr>
          <w:t>s</w:t>
        </w:r>
      </w:ins>
      <w:r w:rsidRPr="00944672">
        <w:rPr>
          <w:rFonts w:ascii="Arial" w:hAnsi="Arial" w:cs="Arial"/>
          <w:sz w:val="24"/>
          <w:szCs w:val="24"/>
        </w:rPr>
        <w:t xml:space="preserve"> daraus. Es liegt nicht daran, dass er ein Araber ist, es liegt daran, dass er nicht mit der Zeit gehen kann.“ </w:t>
      </w:r>
    </w:p>
    <w:p w14:paraId="5F8F5F26" w14:textId="77777777" w:rsidR="00E81BB4" w:rsidRDefault="00944672" w:rsidP="00623B68">
      <w:pPr>
        <w:autoSpaceDE w:val="0"/>
        <w:autoSpaceDN w:val="0"/>
        <w:adjustRightInd w:val="0"/>
        <w:spacing w:after="0" w:line="360" w:lineRule="auto"/>
        <w:ind w:firstLine="227"/>
        <w:jc w:val="both"/>
        <w:rPr>
          <w:ins w:id="13396" w:author="Lektorat Bauer" w:date="2025-03-07T11:18:00Z" w16du:dateUtc="2025-03-07T10:18:00Z"/>
          <w:rFonts w:ascii="Arial" w:hAnsi="Arial" w:cs="Arial"/>
          <w:sz w:val="24"/>
          <w:szCs w:val="24"/>
        </w:rPr>
      </w:pPr>
      <w:r w:rsidRPr="00944672">
        <w:rPr>
          <w:rFonts w:ascii="Arial" w:hAnsi="Arial" w:cs="Arial"/>
          <w:sz w:val="24"/>
          <w:szCs w:val="24"/>
        </w:rPr>
        <w:t xml:space="preserve">„Aus dieser Perspektive hatte ich es nicht betrachtet. </w:t>
      </w:r>
      <w:del w:id="13397" w:author="Lektorat Bauer" w:date="2025-03-07T11:13:00Z" w16du:dateUtc="2025-03-07T10:13:00Z">
        <w:r w:rsidRPr="00944672" w:rsidDel="00E81BB4">
          <w:rPr>
            <w:rFonts w:ascii="Arial" w:hAnsi="Arial" w:cs="Arial"/>
            <w:sz w:val="24"/>
            <w:szCs w:val="24"/>
          </w:rPr>
          <w:delText xml:space="preserve">Sie </w:delText>
        </w:r>
      </w:del>
      <w:ins w:id="13398" w:author="Lektorat Bauer" w:date="2025-03-07T11:13:00Z" w16du:dateUtc="2025-03-07T10:13:00Z">
        <w:r w:rsidR="00E81BB4">
          <w:rPr>
            <w:rFonts w:ascii="Arial" w:hAnsi="Arial" w:cs="Arial"/>
            <w:sz w:val="24"/>
            <w:szCs w:val="24"/>
          </w:rPr>
          <w:t>Aber Sie</w:t>
        </w:r>
        <w:r w:rsidR="00E81BB4" w:rsidRPr="00944672">
          <w:rPr>
            <w:rFonts w:ascii="Arial" w:hAnsi="Arial" w:cs="Arial"/>
            <w:sz w:val="24"/>
            <w:szCs w:val="24"/>
          </w:rPr>
          <w:t xml:space="preserve"> </w:t>
        </w:r>
      </w:ins>
      <w:r w:rsidRPr="00944672">
        <w:rPr>
          <w:rFonts w:ascii="Arial" w:hAnsi="Arial" w:cs="Arial"/>
          <w:sz w:val="24"/>
          <w:szCs w:val="24"/>
        </w:rPr>
        <w:t>haben recht, manche Menschen sind einfach schon jung sehr, sehr alt. Wenn die Zeiten eine Anpassung verlang</w:t>
      </w:r>
      <w:ins w:id="13399" w:author="Lektorat Bauer" w:date="2025-03-07T11:18:00Z" w16du:dateUtc="2025-03-07T10:18:00Z">
        <w:r w:rsidR="00E81BB4">
          <w:rPr>
            <w:rFonts w:ascii="Arial" w:hAnsi="Arial" w:cs="Arial"/>
            <w:sz w:val="24"/>
            <w:szCs w:val="24"/>
          </w:rPr>
          <w:t>en</w:t>
        </w:r>
      </w:ins>
      <w:del w:id="13400" w:author="Lektorat Bauer" w:date="2025-03-07T11:18:00Z" w16du:dateUtc="2025-03-07T10:18:00Z">
        <w:r w:rsidRPr="00944672" w:rsidDel="00E81BB4">
          <w:rPr>
            <w:rFonts w:ascii="Arial" w:hAnsi="Arial" w:cs="Arial"/>
            <w:sz w:val="24"/>
            <w:szCs w:val="24"/>
          </w:rPr>
          <w:delText>t</w:delText>
        </w:r>
      </w:del>
      <w:r w:rsidRPr="00944672">
        <w:rPr>
          <w:rFonts w:ascii="Arial" w:hAnsi="Arial" w:cs="Arial"/>
          <w:sz w:val="24"/>
          <w:szCs w:val="24"/>
        </w:rPr>
        <w:t xml:space="preserve"> und man das in seinem Kopf nicht klar bekommt, dann wird man aggressiv.“</w:t>
      </w:r>
    </w:p>
    <w:p w14:paraId="54241909" w14:textId="77777777" w:rsidR="00E81BB4" w:rsidRDefault="00944672" w:rsidP="00623B68">
      <w:pPr>
        <w:autoSpaceDE w:val="0"/>
        <w:autoSpaceDN w:val="0"/>
        <w:adjustRightInd w:val="0"/>
        <w:spacing w:after="0" w:line="360" w:lineRule="auto"/>
        <w:ind w:firstLine="227"/>
        <w:jc w:val="both"/>
        <w:rPr>
          <w:ins w:id="13401" w:author="Lektorat Bauer" w:date="2025-03-07T11:18:00Z" w16du:dateUtc="2025-03-07T10:18:00Z"/>
          <w:rFonts w:ascii="Arial" w:hAnsi="Arial" w:cs="Arial"/>
          <w:sz w:val="24"/>
          <w:szCs w:val="24"/>
        </w:rPr>
      </w:pPr>
      <w:del w:id="13402" w:author="Lektorat Bauer" w:date="2025-03-07T11:18:00Z" w16du:dateUtc="2025-03-07T10:18:00Z">
        <w:r w:rsidRPr="00944672" w:rsidDel="00E81BB4">
          <w:rPr>
            <w:rFonts w:ascii="Arial" w:hAnsi="Arial" w:cs="Arial"/>
            <w:sz w:val="24"/>
            <w:szCs w:val="24"/>
          </w:rPr>
          <w:delText xml:space="preserve"> </w:delText>
        </w:r>
      </w:del>
      <w:r w:rsidRPr="00944672">
        <w:rPr>
          <w:rFonts w:ascii="Arial" w:hAnsi="Arial" w:cs="Arial"/>
          <w:sz w:val="24"/>
          <w:szCs w:val="24"/>
        </w:rPr>
        <w:t xml:space="preserve">„Und manche Menschen lassen diese Engstirnigkeit dann an anderen aus, in dem sie Gewalt ausüben.“ </w:t>
      </w:r>
    </w:p>
    <w:p w14:paraId="669CC92E" w14:textId="10E4F03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„Physische oder psychische Gewalt. Beides ist nicht produktiv, da es andere Menschen unterdrückt. Ich habe eine Idee.“ Dr. Dingaka griff nach dem </w:t>
      </w:r>
      <w:del w:id="13403" w:author="Lektorat Bauer" w:date="2025-03-07T11:18:00Z" w16du:dateUtc="2025-03-07T10:18:00Z">
        <w:r w:rsidRPr="00944672" w:rsidDel="00E81BB4">
          <w:rPr>
            <w:rFonts w:ascii="Arial" w:hAnsi="Arial" w:cs="Arial"/>
            <w:sz w:val="24"/>
            <w:szCs w:val="24"/>
          </w:rPr>
          <w:delText xml:space="preserve">Teflon </w:delText>
        </w:r>
      </w:del>
      <w:ins w:id="13404" w:author="Lektorat Bauer" w:date="2025-03-07T11:18:00Z" w16du:dateUtc="2025-03-07T10:18:00Z">
        <w:r w:rsidR="00E81BB4">
          <w:rPr>
            <w:rFonts w:ascii="Arial" w:hAnsi="Arial" w:cs="Arial"/>
            <w:sz w:val="24"/>
            <w:szCs w:val="24"/>
          </w:rPr>
          <w:t>Telefon</w:t>
        </w:r>
        <w:r w:rsidR="00E81BB4" w:rsidRPr="00944672">
          <w:rPr>
            <w:rFonts w:ascii="Arial" w:hAnsi="Arial" w:cs="Arial"/>
            <w:sz w:val="24"/>
            <w:szCs w:val="24"/>
          </w:rPr>
          <w:t xml:space="preserve"> </w:t>
        </w:r>
      </w:ins>
      <w:r w:rsidRPr="00944672">
        <w:rPr>
          <w:rFonts w:ascii="Arial" w:hAnsi="Arial" w:cs="Arial"/>
          <w:sz w:val="24"/>
          <w:szCs w:val="24"/>
        </w:rPr>
        <w:t>und wählte die Nummer für besondere Fälle.</w:t>
      </w:r>
    </w:p>
    <w:p w14:paraId="49CF71B6" w14:textId="77777777" w:rsidR="00E81BB4" w:rsidRDefault="00944672" w:rsidP="00623B68">
      <w:pPr>
        <w:autoSpaceDE w:val="0"/>
        <w:autoSpaceDN w:val="0"/>
        <w:adjustRightInd w:val="0"/>
        <w:spacing w:after="0" w:line="360" w:lineRule="auto"/>
        <w:ind w:firstLine="227"/>
        <w:jc w:val="both"/>
        <w:rPr>
          <w:ins w:id="13405" w:author="Lektorat Bauer" w:date="2025-03-07T11:18:00Z" w16du:dateUtc="2025-03-07T10:18:00Z"/>
          <w:rFonts w:ascii="Arial" w:hAnsi="Arial" w:cs="Arial"/>
          <w:sz w:val="24"/>
          <w:szCs w:val="24"/>
        </w:rPr>
      </w:pPr>
      <w:r w:rsidRPr="00944672">
        <w:rPr>
          <w:rFonts w:ascii="Arial" w:hAnsi="Arial" w:cs="Arial"/>
          <w:sz w:val="24"/>
          <w:szCs w:val="24"/>
        </w:rPr>
        <w:lastRenderedPageBreak/>
        <w:t>„Herr Dr. Dingaka, ich grüße Sie. Schön von Ihnen zu hören, was kann ich für Sie tun?“</w:t>
      </w:r>
      <w:ins w:id="13406" w:author="Lektorat Bauer" w:date="2025-03-07T11:18:00Z" w16du:dateUtc="2025-03-07T10:18:00Z">
        <w:r w:rsidR="00E81BB4">
          <w:rPr>
            <w:rFonts w:ascii="Arial" w:hAnsi="Arial" w:cs="Arial"/>
            <w:sz w:val="24"/>
            <w:szCs w:val="24"/>
          </w:rPr>
          <w:t>,</w:t>
        </w:r>
      </w:ins>
      <w:r w:rsidRPr="00944672">
        <w:rPr>
          <w:rFonts w:ascii="Arial" w:hAnsi="Arial" w:cs="Arial"/>
          <w:sz w:val="24"/>
          <w:szCs w:val="24"/>
        </w:rPr>
        <w:t xml:space="preserve"> </w:t>
      </w:r>
      <w:ins w:id="13407" w:author="Lektorat Bauer" w:date="2025-03-07T11:18:00Z" w16du:dateUtc="2025-03-07T10:18:00Z">
        <w:r w:rsidR="00E81BB4">
          <w:rPr>
            <w:rFonts w:ascii="Arial" w:hAnsi="Arial" w:cs="Arial"/>
            <w:sz w:val="24"/>
            <w:szCs w:val="24"/>
          </w:rPr>
          <w:t>s</w:t>
        </w:r>
      </w:ins>
      <w:del w:id="13408" w:author="Lektorat Bauer" w:date="2025-03-07T11:18:00Z" w16du:dateUtc="2025-03-07T10:18:00Z">
        <w:r w:rsidRPr="00944672" w:rsidDel="00E81BB4">
          <w:rPr>
            <w:rFonts w:ascii="Arial" w:hAnsi="Arial" w:cs="Arial"/>
            <w:sz w:val="24"/>
            <w:szCs w:val="24"/>
          </w:rPr>
          <w:delText>S</w:delText>
        </w:r>
      </w:del>
      <w:r w:rsidRPr="00944672">
        <w:rPr>
          <w:rFonts w:ascii="Arial" w:hAnsi="Arial" w:cs="Arial"/>
          <w:sz w:val="24"/>
          <w:szCs w:val="24"/>
        </w:rPr>
        <w:t xml:space="preserve">agte eine freundliche Stimme auf der anderen Seite der Leitung. </w:t>
      </w:r>
    </w:p>
    <w:p w14:paraId="2E6A4515" w14:textId="77777777" w:rsidR="00E81BB4" w:rsidRDefault="00944672" w:rsidP="00623B68">
      <w:pPr>
        <w:autoSpaceDE w:val="0"/>
        <w:autoSpaceDN w:val="0"/>
        <w:adjustRightInd w:val="0"/>
        <w:spacing w:after="0" w:line="360" w:lineRule="auto"/>
        <w:ind w:firstLine="227"/>
        <w:jc w:val="both"/>
        <w:rPr>
          <w:ins w:id="13409" w:author="Lektorat Bauer" w:date="2025-03-07T11:19:00Z" w16du:dateUtc="2025-03-07T10:19:00Z"/>
          <w:rFonts w:ascii="Arial" w:hAnsi="Arial" w:cs="Arial"/>
          <w:sz w:val="24"/>
          <w:szCs w:val="24"/>
        </w:rPr>
      </w:pPr>
      <w:r w:rsidRPr="00944672">
        <w:rPr>
          <w:rFonts w:ascii="Arial" w:hAnsi="Arial" w:cs="Arial"/>
          <w:sz w:val="24"/>
          <w:szCs w:val="24"/>
        </w:rPr>
        <w:t xml:space="preserve">„Ich bin hier zusammen mit Frau Chow, ich würde Sie gern auf Lautsprecher stellen, wenn das </w:t>
      </w:r>
      <w:ins w:id="13410" w:author="Lektorat Bauer" w:date="2025-03-07T11:19:00Z" w16du:dateUtc="2025-03-07T10:19:00Z">
        <w:r w:rsidR="00E81BB4">
          <w:rPr>
            <w:rFonts w:ascii="Arial" w:hAnsi="Arial" w:cs="Arial"/>
            <w:sz w:val="24"/>
            <w:szCs w:val="24"/>
          </w:rPr>
          <w:t>ok</w:t>
        </w:r>
      </w:ins>
      <w:del w:id="13411" w:author="Lektorat Bauer" w:date="2025-03-07T11:18:00Z" w16du:dateUtc="2025-03-07T10:18:00Z">
        <w:r w:rsidRPr="00944672" w:rsidDel="00E81BB4">
          <w:rPr>
            <w:rFonts w:ascii="Arial" w:hAnsi="Arial" w:cs="Arial"/>
            <w:sz w:val="24"/>
            <w:szCs w:val="24"/>
          </w:rPr>
          <w:delText>OK</w:delText>
        </w:r>
      </w:del>
      <w:r w:rsidRPr="00944672">
        <w:rPr>
          <w:rFonts w:ascii="Arial" w:hAnsi="Arial" w:cs="Arial"/>
          <w:sz w:val="24"/>
          <w:szCs w:val="24"/>
        </w:rPr>
        <w:t xml:space="preserve"> ist.“ </w:t>
      </w:r>
    </w:p>
    <w:p w14:paraId="2655D8F9" w14:textId="77777777" w:rsidR="00E81BB4" w:rsidRDefault="00944672" w:rsidP="00623B68">
      <w:pPr>
        <w:autoSpaceDE w:val="0"/>
        <w:autoSpaceDN w:val="0"/>
        <w:adjustRightInd w:val="0"/>
        <w:spacing w:after="0" w:line="360" w:lineRule="auto"/>
        <w:ind w:firstLine="227"/>
        <w:jc w:val="both"/>
        <w:rPr>
          <w:ins w:id="13412" w:author="Lektorat Bauer" w:date="2025-03-07T11:19:00Z" w16du:dateUtc="2025-03-07T10:19:00Z"/>
          <w:rFonts w:ascii="Arial" w:hAnsi="Arial" w:cs="Arial"/>
          <w:sz w:val="24"/>
          <w:szCs w:val="24"/>
        </w:rPr>
      </w:pPr>
      <w:r w:rsidRPr="00944672">
        <w:rPr>
          <w:rFonts w:ascii="Arial" w:hAnsi="Arial" w:cs="Arial"/>
          <w:sz w:val="24"/>
          <w:szCs w:val="24"/>
        </w:rPr>
        <w:t xml:space="preserve">„Bitte gern.“ </w:t>
      </w:r>
      <w:commentRangeStart w:id="13413"/>
      <w:del w:id="13414" w:author="Lektorat Bauer" w:date="2025-03-07T11:19:00Z" w16du:dateUtc="2025-03-07T10:19:00Z">
        <w:r w:rsidRPr="00944672" w:rsidDel="00E81BB4">
          <w:rPr>
            <w:rFonts w:ascii="Arial" w:hAnsi="Arial" w:cs="Arial"/>
            <w:sz w:val="24"/>
            <w:szCs w:val="24"/>
          </w:rPr>
          <w:delText xml:space="preserve">Der Lautsprecher wurde aktiviert und Tia ging etwas näher zum Telefon und sagte. „Danke, dass ich mithören darf.“ „Frau Chow, für uns ist es wichtig, dass Sie im Bilde sind. Zudem, wenn Dr. Dingaka Sie dabei hat, scheint es um etwas komplizierteres zu gehen.“ Dingaka sah zu Tia und zog eine Augenbraue hoch, Tia antwortete mit einem Schulterzucken. „Manchmal habe ich das Gefühl, dass Sie Gedanken lesen können.“ Antwortete Benjamin Dingaka und Tia huschte ein Lächeln über die Lippen. „Nein das nicht,“ Erwiderte die Stimme, „ aber </w:delText>
        </w:r>
      </w:del>
      <w:commentRangeEnd w:id="13413"/>
      <w:r w:rsidR="00E81BB4">
        <w:rPr>
          <w:rStyle w:val="Kommentarzeichen"/>
        </w:rPr>
        <w:commentReference w:id="13413"/>
      </w:r>
    </w:p>
    <w:p w14:paraId="152C4F0B" w14:textId="77777777" w:rsidR="00E81BB4" w:rsidRDefault="00E81BB4" w:rsidP="00623B68">
      <w:pPr>
        <w:autoSpaceDE w:val="0"/>
        <w:autoSpaceDN w:val="0"/>
        <w:adjustRightInd w:val="0"/>
        <w:spacing w:after="0" w:line="360" w:lineRule="auto"/>
        <w:ind w:firstLine="227"/>
        <w:jc w:val="both"/>
        <w:rPr>
          <w:ins w:id="13415" w:author="Lektorat Bauer" w:date="2025-03-07T11:20:00Z" w16du:dateUtc="2025-03-07T10:20:00Z"/>
          <w:rFonts w:ascii="Arial" w:hAnsi="Arial" w:cs="Arial"/>
          <w:sz w:val="24"/>
          <w:szCs w:val="24"/>
        </w:rPr>
      </w:pPr>
      <w:ins w:id="13416" w:author="Lektorat Bauer" w:date="2025-03-07T11:19:00Z" w16du:dateUtc="2025-03-07T10:19:00Z">
        <w:r>
          <w:rPr>
            <w:rFonts w:ascii="Arial" w:hAnsi="Arial" w:cs="Arial"/>
            <w:sz w:val="24"/>
            <w:szCs w:val="24"/>
          </w:rPr>
          <w:t xml:space="preserve">Tia grüßte kurz, dann sagte die Stimme: </w:t>
        </w:r>
      </w:ins>
      <w:ins w:id="13417" w:author="Lektorat Bauer" w:date="2025-03-07T11:20:00Z" w16du:dateUtc="2025-03-07T10:20:00Z">
        <w:r>
          <w:rPr>
            <w:rFonts w:ascii="Arial" w:hAnsi="Arial" w:cs="Arial"/>
            <w:sz w:val="24"/>
            <w:szCs w:val="24"/>
          </w:rPr>
          <w:t xml:space="preserve">„Herr Dr. Dingaka, </w:t>
        </w:r>
      </w:ins>
      <w:r w:rsidR="00944672" w:rsidRPr="00944672">
        <w:rPr>
          <w:rFonts w:ascii="Arial" w:hAnsi="Arial" w:cs="Arial"/>
          <w:sz w:val="24"/>
          <w:szCs w:val="24"/>
        </w:rPr>
        <w:t xml:space="preserve">wir haben Sie als jemanden kennengelernt, der diese Nummer nur selten in Anspruch nimmt. Das wiederum bedeutet, dass Sie sich einem größeren Problem gegenüber sehen.“ </w:t>
      </w:r>
    </w:p>
    <w:p w14:paraId="45D86FD8" w14:textId="77777777" w:rsidR="00E81BB4" w:rsidRDefault="00944672" w:rsidP="00623B68">
      <w:pPr>
        <w:autoSpaceDE w:val="0"/>
        <w:autoSpaceDN w:val="0"/>
        <w:adjustRightInd w:val="0"/>
        <w:spacing w:after="0" w:line="360" w:lineRule="auto"/>
        <w:ind w:firstLine="227"/>
        <w:jc w:val="both"/>
        <w:rPr>
          <w:ins w:id="13418" w:author="Lektorat Bauer" w:date="2025-03-07T11:20:00Z" w16du:dateUtc="2025-03-07T10:20:00Z"/>
          <w:rFonts w:ascii="Arial" w:hAnsi="Arial" w:cs="Arial"/>
          <w:sz w:val="24"/>
          <w:szCs w:val="24"/>
        </w:rPr>
      </w:pPr>
      <w:r w:rsidRPr="00944672">
        <w:rPr>
          <w:rFonts w:ascii="Arial" w:hAnsi="Arial" w:cs="Arial"/>
          <w:sz w:val="24"/>
          <w:szCs w:val="24"/>
        </w:rPr>
        <w:t xml:space="preserve">„Das nehme ich als Kompliment. Und ja, ich habe ein Problem, allerdings eher im zwischenmenschlichen Bereich.“ </w:t>
      </w:r>
    </w:p>
    <w:p w14:paraId="3448B279" w14:textId="77777777" w:rsidR="00E81BB4" w:rsidRDefault="00944672" w:rsidP="00623B68">
      <w:pPr>
        <w:autoSpaceDE w:val="0"/>
        <w:autoSpaceDN w:val="0"/>
        <w:adjustRightInd w:val="0"/>
        <w:spacing w:after="0" w:line="360" w:lineRule="auto"/>
        <w:ind w:firstLine="227"/>
        <w:jc w:val="both"/>
        <w:rPr>
          <w:ins w:id="13419" w:author="Lektorat Bauer" w:date="2025-03-07T11:21:00Z" w16du:dateUtc="2025-03-07T10:21:00Z"/>
          <w:rFonts w:ascii="Arial" w:hAnsi="Arial" w:cs="Arial"/>
          <w:sz w:val="24"/>
          <w:szCs w:val="24"/>
        </w:rPr>
      </w:pPr>
      <w:r w:rsidRPr="00944672">
        <w:rPr>
          <w:rFonts w:ascii="Arial" w:hAnsi="Arial" w:cs="Arial"/>
          <w:sz w:val="24"/>
          <w:szCs w:val="24"/>
        </w:rPr>
        <w:t>„Mit Herrn Bassir oder eher mit Herrn Boufassar?“</w:t>
      </w:r>
      <w:ins w:id="13420" w:author="Lektorat Bauer" w:date="2025-03-07T11:20:00Z" w16du:dateUtc="2025-03-07T10:20:00Z">
        <w:r w:rsidR="00E81BB4">
          <w:rPr>
            <w:rFonts w:ascii="Arial" w:hAnsi="Arial" w:cs="Arial"/>
            <w:sz w:val="24"/>
            <w:szCs w:val="24"/>
          </w:rPr>
          <w:t>,</w:t>
        </w:r>
      </w:ins>
      <w:r w:rsidRPr="00944672">
        <w:rPr>
          <w:rFonts w:ascii="Arial" w:hAnsi="Arial" w:cs="Arial"/>
          <w:sz w:val="24"/>
          <w:szCs w:val="24"/>
        </w:rPr>
        <w:t xml:space="preserve"> </w:t>
      </w:r>
      <w:ins w:id="13421" w:author="Lektorat Bauer" w:date="2025-03-07T11:20:00Z" w16du:dateUtc="2025-03-07T10:20:00Z">
        <w:r w:rsidR="00E81BB4">
          <w:rPr>
            <w:rFonts w:ascii="Arial" w:hAnsi="Arial" w:cs="Arial"/>
            <w:sz w:val="24"/>
            <w:szCs w:val="24"/>
          </w:rPr>
          <w:t>f</w:t>
        </w:r>
      </w:ins>
      <w:del w:id="13422" w:author="Lektorat Bauer" w:date="2025-03-07T11:20:00Z" w16du:dateUtc="2025-03-07T10:20:00Z">
        <w:r w:rsidRPr="00944672" w:rsidDel="00E81BB4">
          <w:rPr>
            <w:rFonts w:ascii="Arial" w:hAnsi="Arial" w:cs="Arial"/>
            <w:sz w:val="24"/>
            <w:szCs w:val="24"/>
          </w:rPr>
          <w:delText>F</w:delText>
        </w:r>
      </w:del>
      <w:r w:rsidRPr="00944672">
        <w:rPr>
          <w:rFonts w:ascii="Arial" w:hAnsi="Arial" w:cs="Arial"/>
          <w:sz w:val="24"/>
          <w:szCs w:val="24"/>
        </w:rPr>
        <w:t>ragte die Stimme</w:t>
      </w:r>
      <w:del w:id="13423" w:author="Lektorat Bauer" w:date="2025-03-07T11:20:00Z" w16du:dateUtc="2025-03-07T10:20:00Z">
        <w:r w:rsidRPr="00944672" w:rsidDel="00E81BB4">
          <w:rPr>
            <w:rFonts w:ascii="Arial" w:hAnsi="Arial" w:cs="Arial"/>
            <w:sz w:val="24"/>
            <w:szCs w:val="24"/>
          </w:rPr>
          <w:delText xml:space="preserve"> mit freundlichem </w:delText>
        </w:r>
        <w:commentRangeStart w:id="13424"/>
        <w:r w:rsidRPr="00944672" w:rsidDel="00E81BB4">
          <w:rPr>
            <w:rFonts w:ascii="Arial" w:hAnsi="Arial" w:cs="Arial"/>
            <w:sz w:val="24"/>
            <w:szCs w:val="24"/>
          </w:rPr>
          <w:delText>Lächeln</w:delText>
        </w:r>
      </w:del>
      <w:commentRangeEnd w:id="13424"/>
      <w:r w:rsidR="00E81BB4">
        <w:rPr>
          <w:rStyle w:val="Kommentarzeichen"/>
        </w:rPr>
        <w:commentReference w:id="13424"/>
      </w:r>
      <w:r w:rsidRPr="00944672">
        <w:rPr>
          <w:rFonts w:ascii="Arial" w:hAnsi="Arial" w:cs="Arial"/>
          <w:sz w:val="24"/>
          <w:szCs w:val="24"/>
        </w:rPr>
        <w:t xml:space="preserve">. </w:t>
      </w:r>
    </w:p>
    <w:p w14:paraId="0FB89158" w14:textId="77777777" w:rsidR="00E81BB4" w:rsidRDefault="00944672" w:rsidP="00623B68">
      <w:pPr>
        <w:autoSpaceDE w:val="0"/>
        <w:autoSpaceDN w:val="0"/>
        <w:adjustRightInd w:val="0"/>
        <w:spacing w:after="0" w:line="360" w:lineRule="auto"/>
        <w:ind w:firstLine="227"/>
        <w:jc w:val="both"/>
        <w:rPr>
          <w:ins w:id="13425" w:author="Lektorat Bauer" w:date="2025-03-07T11:21:00Z" w16du:dateUtc="2025-03-07T10:21:00Z"/>
          <w:rFonts w:ascii="Arial" w:hAnsi="Arial" w:cs="Arial"/>
          <w:sz w:val="24"/>
          <w:szCs w:val="24"/>
        </w:rPr>
      </w:pPr>
      <w:r w:rsidRPr="00944672">
        <w:rPr>
          <w:rFonts w:ascii="Arial" w:hAnsi="Arial" w:cs="Arial"/>
          <w:sz w:val="24"/>
          <w:szCs w:val="24"/>
        </w:rPr>
        <w:t xml:space="preserve">„Boufassar, macht Probleme.“ </w:t>
      </w:r>
    </w:p>
    <w:p w14:paraId="53C0C475" w14:textId="77777777" w:rsidR="00E81BB4" w:rsidRDefault="00944672" w:rsidP="00623B68">
      <w:pPr>
        <w:autoSpaceDE w:val="0"/>
        <w:autoSpaceDN w:val="0"/>
        <w:adjustRightInd w:val="0"/>
        <w:spacing w:after="0" w:line="360" w:lineRule="auto"/>
        <w:ind w:firstLine="227"/>
        <w:jc w:val="both"/>
        <w:rPr>
          <w:ins w:id="13426" w:author="Lektorat Bauer" w:date="2025-03-07T11:21:00Z" w16du:dateUtc="2025-03-07T10:21:00Z"/>
          <w:rFonts w:ascii="Arial" w:hAnsi="Arial" w:cs="Arial"/>
          <w:sz w:val="24"/>
          <w:szCs w:val="24"/>
        </w:rPr>
      </w:pPr>
      <w:r w:rsidRPr="00944672">
        <w:rPr>
          <w:rFonts w:ascii="Arial" w:hAnsi="Arial" w:cs="Arial"/>
          <w:sz w:val="24"/>
          <w:szCs w:val="24"/>
        </w:rPr>
        <w:t xml:space="preserve">„Aha, der Vertreter Marokkos. Das war zu erwarten.“ </w:t>
      </w:r>
    </w:p>
    <w:p w14:paraId="27DECFD7" w14:textId="0CEFF166"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„Wieso war das zu erwarten?“</w:t>
      </w:r>
      <w:del w:id="13427" w:author="Lektorat Bauer" w:date="2025-03-07T11:21:00Z" w16du:dateUtc="2025-03-07T10:21:00Z">
        <w:r w:rsidRPr="00944672" w:rsidDel="00E81BB4">
          <w:rPr>
            <w:rFonts w:ascii="Arial" w:hAnsi="Arial" w:cs="Arial"/>
            <w:sz w:val="24"/>
            <w:szCs w:val="24"/>
          </w:rPr>
          <w:delText xml:space="preserve"> </w:delText>
        </w:r>
        <w:commentRangeStart w:id="13428"/>
        <w:r w:rsidRPr="00944672" w:rsidDel="00E81BB4">
          <w:rPr>
            <w:rFonts w:ascii="Arial" w:hAnsi="Arial" w:cs="Arial"/>
            <w:sz w:val="24"/>
            <w:szCs w:val="24"/>
          </w:rPr>
          <w:delText>Die Frage kam von Tia und Benjamin sagte, „Wollte ich auch fragen.“</w:delText>
        </w:r>
      </w:del>
      <w:commentRangeEnd w:id="13428"/>
      <w:r w:rsidR="00E81BB4">
        <w:rPr>
          <w:rStyle w:val="Kommentarzeichen"/>
        </w:rPr>
        <w:commentReference w:id="13428"/>
      </w:r>
    </w:p>
    <w:p w14:paraId="187D6089" w14:textId="77777777" w:rsidR="00E81BB4" w:rsidRDefault="00944672" w:rsidP="00623B68">
      <w:pPr>
        <w:autoSpaceDE w:val="0"/>
        <w:autoSpaceDN w:val="0"/>
        <w:adjustRightInd w:val="0"/>
        <w:spacing w:after="0" w:line="360" w:lineRule="auto"/>
        <w:ind w:firstLine="227"/>
        <w:jc w:val="both"/>
        <w:rPr>
          <w:ins w:id="13429" w:author="Lektorat Bauer" w:date="2025-03-07T11:21:00Z" w16du:dateUtc="2025-03-07T10:21:00Z"/>
          <w:rFonts w:ascii="Arial" w:hAnsi="Arial" w:cs="Arial"/>
          <w:sz w:val="24"/>
          <w:szCs w:val="24"/>
        </w:rPr>
      </w:pPr>
      <w:r w:rsidRPr="00944672">
        <w:rPr>
          <w:rFonts w:ascii="Arial" w:hAnsi="Arial" w:cs="Arial"/>
          <w:sz w:val="24"/>
          <w:szCs w:val="24"/>
        </w:rPr>
        <w:t xml:space="preserve">„Sehen Sie, Marokko hat die Westsahara besetzt und versucht mit aller Macht, seinen Anspruch auf das Land zu festigen. Jede Anerkennung durch Dritte hilft. Ich vermute, dass Herr Bassir sich völlig normal benimmt und Ihnen behilflich ist?“ </w:t>
      </w:r>
    </w:p>
    <w:p w14:paraId="1C5F53BA" w14:textId="77777777" w:rsidR="00E81BB4" w:rsidRDefault="00944672" w:rsidP="00623B68">
      <w:pPr>
        <w:autoSpaceDE w:val="0"/>
        <w:autoSpaceDN w:val="0"/>
        <w:adjustRightInd w:val="0"/>
        <w:spacing w:after="0" w:line="360" w:lineRule="auto"/>
        <w:ind w:firstLine="227"/>
        <w:jc w:val="both"/>
        <w:rPr>
          <w:ins w:id="13430" w:author="Lektorat Bauer" w:date="2025-03-07T11:21:00Z" w16du:dateUtc="2025-03-07T10:21:00Z"/>
          <w:rFonts w:ascii="Arial" w:hAnsi="Arial" w:cs="Arial"/>
          <w:sz w:val="24"/>
          <w:szCs w:val="24"/>
        </w:rPr>
      </w:pPr>
      <w:r w:rsidRPr="00944672">
        <w:rPr>
          <w:rFonts w:ascii="Arial" w:hAnsi="Arial" w:cs="Arial"/>
          <w:sz w:val="24"/>
          <w:szCs w:val="24"/>
        </w:rPr>
        <w:t xml:space="preserve">„Das ist korrekt.“ </w:t>
      </w:r>
    </w:p>
    <w:p w14:paraId="4FB9F9F1" w14:textId="77777777" w:rsidR="00E81BB4" w:rsidRDefault="00944672" w:rsidP="00623B68">
      <w:pPr>
        <w:autoSpaceDE w:val="0"/>
        <w:autoSpaceDN w:val="0"/>
        <w:adjustRightInd w:val="0"/>
        <w:spacing w:after="0" w:line="360" w:lineRule="auto"/>
        <w:ind w:firstLine="227"/>
        <w:jc w:val="both"/>
        <w:rPr>
          <w:ins w:id="13431" w:author="Lektorat Bauer" w:date="2025-03-07T11:22:00Z" w16du:dateUtc="2025-03-07T10:22:00Z"/>
          <w:rFonts w:ascii="Arial" w:hAnsi="Arial" w:cs="Arial"/>
          <w:sz w:val="24"/>
          <w:szCs w:val="24"/>
        </w:rPr>
      </w:pPr>
      <w:r w:rsidRPr="00944672">
        <w:rPr>
          <w:rFonts w:ascii="Arial" w:hAnsi="Arial" w:cs="Arial"/>
          <w:sz w:val="24"/>
          <w:szCs w:val="24"/>
        </w:rPr>
        <w:t>„Das liegt daran, dass die Polisario sich von den Informationen ein weiteres Druckmittel gegen Marokko verspricht. Aber jetzt zurück zu Ihrer Frage. Was genau benötigen Sie von uns?“</w:t>
      </w:r>
      <w:del w:id="13432" w:author="Lektorat Bauer" w:date="2025-03-07T11:22:00Z" w16du:dateUtc="2025-03-07T10:22:00Z">
        <w:r w:rsidRPr="00944672" w:rsidDel="00E81BB4">
          <w:rPr>
            <w:rFonts w:ascii="Arial" w:hAnsi="Arial" w:cs="Arial"/>
            <w:sz w:val="24"/>
            <w:szCs w:val="24"/>
          </w:rPr>
          <w:delText xml:space="preserve"> </w:delText>
        </w:r>
        <w:commentRangeStart w:id="13433"/>
        <w:r w:rsidRPr="00944672" w:rsidDel="00E81BB4">
          <w:rPr>
            <w:rFonts w:ascii="Arial" w:hAnsi="Arial" w:cs="Arial"/>
            <w:sz w:val="24"/>
            <w:szCs w:val="24"/>
          </w:rPr>
          <w:delText xml:space="preserve">Tia warf ein: „Danke für die politische Einordnung.“ „Von mir ebenfalls. </w:delText>
        </w:r>
      </w:del>
      <w:ins w:id="13434" w:author="Lektorat Bauer" w:date="2025-03-07T11:22:00Z" w16du:dateUtc="2025-03-07T10:22:00Z">
        <w:r w:rsidR="00E81BB4">
          <w:rPr>
            <w:rFonts w:ascii="Arial" w:hAnsi="Arial" w:cs="Arial"/>
            <w:sz w:val="24"/>
            <w:szCs w:val="24"/>
          </w:rPr>
          <w:t>„</w:t>
        </w:r>
        <w:commentRangeEnd w:id="13433"/>
        <w:r w:rsidR="00E81BB4">
          <w:rPr>
            <w:rStyle w:val="Kommentarzeichen"/>
          </w:rPr>
          <w:commentReference w:id="13433"/>
        </w:r>
      </w:ins>
    </w:p>
    <w:p w14:paraId="26A982D8" w14:textId="77777777" w:rsidR="00E81BB4" w:rsidRDefault="00E81BB4" w:rsidP="00623B68">
      <w:pPr>
        <w:autoSpaceDE w:val="0"/>
        <w:autoSpaceDN w:val="0"/>
        <w:adjustRightInd w:val="0"/>
        <w:spacing w:after="0" w:line="360" w:lineRule="auto"/>
        <w:ind w:firstLine="227"/>
        <w:jc w:val="both"/>
        <w:rPr>
          <w:ins w:id="13435" w:author="Lektorat Bauer" w:date="2025-03-07T11:22:00Z" w16du:dateUtc="2025-03-07T10:22:00Z"/>
          <w:rFonts w:ascii="Arial" w:hAnsi="Arial" w:cs="Arial"/>
          <w:sz w:val="24"/>
          <w:szCs w:val="24"/>
        </w:rPr>
      </w:pPr>
      <w:ins w:id="13436" w:author="Lektorat Bauer" w:date="2025-03-07T11:22:00Z" w16du:dateUtc="2025-03-07T10:22:00Z">
        <w:r>
          <w:rPr>
            <w:rFonts w:ascii="Arial" w:hAnsi="Arial" w:cs="Arial"/>
            <w:sz w:val="24"/>
            <w:szCs w:val="24"/>
          </w:rPr>
          <w:t>„</w:t>
        </w:r>
      </w:ins>
      <w:r w:rsidR="00944672" w:rsidRPr="00944672">
        <w:rPr>
          <w:rFonts w:ascii="Arial" w:hAnsi="Arial" w:cs="Arial"/>
          <w:sz w:val="24"/>
          <w:szCs w:val="24"/>
        </w:rPr>
        <w:t>Die Frage ist, können wir Herrn Boufassar hier absetz</w:t>
      </w:r>
      <w:del w:id="13437" w:author="Lektorat Bauer" w:date="2025-03-07T11:22:00Z" w16du:dateUtc="2025-03-07T10:22:00Z">
        <w:r w:rsidR="00944672" w:rsidRPr="00944672" w:rsidDel="00E81BB4">
          <w:rPr>
            <w:rFonts w:ascii="Arial" w:hAnsi="Arial" w:cs="Arial"/>
            <w:sz w:val="24"/>
            <w:szCs w:val="24"/>
          </w:rPr>
          <w:delText>t</w:delText>
        </w:r>
      </w:del>
      <w:r w:rsidR="00944672" w:rsidRPr="00944672">
        <w:rPr>
          <w:rFonts w:ascii="Arial" w:hAnsi="Arial" w:cs="Arial"/>
          <w:sz w:val="24"/>
          <w:szCs w:val="24"/>
        </w:rPr>
        <w:t>en und ohne ihn weitermachen?“</w:t>
      </w:r>
    </w:p>
    <w:p w14:paraId="50017DC9" w14:textId="77777777" w:rsidR="00E81BB4" w:rsidRDefault="00944672" w:rsidP="00623B68">
      <w:pPr>
        <w:autoSpaceDE w:val="0"/>
        <w:autoSpaceDN w:val="0"/>
        <w:adjustRightInd w:val="0"/>
        <w:spacing w:after="0" w:line="360" w:lineRule="auto"/>
        <w:ind w:firstLine="227"/>
        <w:jc w:val="both"/>
        <w:rPr>
          <w:ins w:id="13438" w:author="Lektorat Bauer" w:date="2025-03-07T11:22:00Z" w16du:dateUtc="2025-03-07T10:22:00Z"/>
          <w:rFonts w:ascii="Arial" w:hAnsi="Arial" w:cs="Arial"/>
          <w:sz w:val="24"/>
          <w:szCs w:val="24"/>
        </w:rPr>
      </w:pPr>
      <w:del w:id="13439" w:author="Lektorat Bauer" w:date="2025-03-07T11:22:00Z" w16du:dateUtc="2025-03-07T10:22:00Z">
        <w:r w:rsidRPr="00944672" w:rsidDel="00E81BB4">
          <w:rPr>
            <w:rFonts w:ascii="Arial" w:hAnsi="Arial" w:cs="Arial"/>
            <w:sz w:val="24"/>
            <w:szCs w:val="24"/>
          </w:rPr>
          <w:delText xml:space="preserve"> </w:delText>
        </w:r>
      </w:del>
      <w:r w:rsidRPr="00944672">
        <w:rPr>
          <w:rFonts w:ascii="Arial" w:hAnsi="Arial" w:cs="Arial"/>
          <w:sz w:val="24"/>
          <w:szCs w:val="24"/>
        </w:rPr>
        <w:t xml:space="preserve">„Der Formulierung entnehme ich, dass Sie nicht mehr in der Wüste sind?“ Tia antwortete: „Korrekt, Al Dakla.“ </w:t>
      </w:r>
    </w:p>
    <w:p w14:paraId="4D6EFF12" w14:textId="77777777" w:rsidR="00E81BB4" w:rsidRDefault="00944672" w:rsidP="00623B68">
      <w:pPr>
        <w:autoSpaceDE w:val="0"/>
        <w:autoSpaceDN w:val="0"/>
        <w:adjustRightInd w:val="0"/>
        <w:spacing w:after="0" w:line="360" w:lineRule="auto"/>
        <w:ind w:firstLine="227"/>
        <w:jc w:val="both"/>
        <w:rPr>
          <w:ins w:id="13440" w:author="Lektorat Bauer" w:date="2025-03-07T11:22:00Z" w16du:dateUtc="2025-03-07T10:22:00Z"/>
          <w:rFonts w:ascii="Arial" w:hAnsi="Arial" w:cs="Arial"/>
          <w:sz w:val="24"/>
          <w:szCs w:val="24"/>
        </w:rPr>
      </w:pPr>
      <w:r w:rsidRPr="00944672">
        <w:rPr>
          <w:rFonts w:ascii="Arial" w:hAnsi="Arial" w:cs="Arial"/>
          <w:sz w:val="24"/>
          <w:szCs w:val="24"/>
        </w:rPr>
        <w:lastRenderedPageBreak/>
        <w:t>„Was sind Ihre Pläne? Sie werden nicht nach El Aaiún</w:t>
      </w:r>
      <w:del w:id="13441" w:author="Lektorat Bauer" w:date="2025-03-07T11:22:00Z" w16du:dateUtc="2025-03-07T10:22:00Z">
        <w:r w:rsidRPr="00944672" w:rsidDel="00E81BB4">
          <w:rPr>
            <w:rFonts w:ascii="Arial" w:hAnsi="Arial" w:cs="Arial"/>
            <w:sz w:val="24"/>
            <w:szCs w:val="24"/>
          </w:rPr>
          <w:delText xml:space="preserve"> </w:delText>
        </w:r>
      </w:del>
      <w:r w:rsidRPr="00944672">
        <w:rPr>
          <w:rFonts w:ascii="Arial" w:hAnsi="Arial" w:cs="Arial"/>
          <w:sz w:val="24"/>
          <w:szCs w:val="24"/>
        </w:rPr>
        <w:t xml:space="preserve"> wollen, sonst hätten Sie nicht angerufen. Sondern hätten die Zähne zusammengebissen, wenn ich das so salopp formulieren darf.“ </w:t>
      </w:r>
    </w:p>
    <w:p w14:paraId="3AB25A45" w14:textId="77777777" w:rsidR="00E81BB4" w:rsidRDefault="00944672" w:rsidP="00623B68">
      <w:pPr>
        <w:autoSpaceDE w:val="0"/>
        <w:autoSpaceDN w:val="0"/>
        <w:adjustRightInd w:val="0"/>
        <w:spacing w:after="0" w:line="360" w:lineRule="auto"/>
        <w:ind w:firstLine="227"/>
        <w:jc w:val="both"/>
        <w:rPr>
          <w:ins w:id="13442" w:author="Lektorat Bauer" w:date="2025-03-07T11:22:00Z" w16du:dateUtc="2025-03-07T10:22:00Z"/>
          <w:rFonts w:ascii="Arial" w:hAnsi="Arial" w:cs="Arial"/>
          <w:sz w:val="24"/>
          <w:szCs w:val="24"/>
        </w:rPr>
      </w:pPr>
      <w:r w:rsidRPr="00944672">
        <w:rPr>
          <w:rFonts w:ascii="Arial" w:hAnsi="Arial" w:cs="Arial"/>
          <w:sz w:val="24"/>
          <w:szCs w:val="24"/>
        </w:rPr>
        <w:t xml:space="preserve">„Das ist passend vermutet. Wir wollen Richtung Bir Anzerane und dann weiter durch die Berge Richtung Norden.“ </w:t>
      </w:r>
    </w:p>
    <w:p w14:paraId="0D77A516" w14:textId="77777777" w:rsidR="00E81BB4" w:rsidRDefault="00944672" w:rsidP="00623B68">
      <w:pPr>
        <w:autoSpaceDE w:val="0"/>
        <w:autoSpaceDN w:val="0"/>
        <w:adjustRightInd w:val="0"/>
        <w:spacing w:after="0" w:line="360" w:lineRule="auto"/>
        <w:ind w:firstLine="227"/>
        <w:jc w:val="both"/>
        <w:rPr>
          <w:ins w:id="13443" w:author="Lektorat Bauer" w:date="2025-03-07T11:23:00Z" w16du:dateUtc="2025-03-07T10:23:00Z"/>
          <w:rFonts w:ascii="Arial" w:hAnsi="Arial" w:cs="Arial"/>
          <w:sz w:val="24"/>
          <w:szCs w:val="24"/>
        </w:rPr>
      </w:pPr>
      <w:r w:rsidRPr="00944672">
        <w:rPr>
          <w:rFonts w:ascii="Arial" w:hAnsi="Arial" w:cs="Arial"/>
          <w:sz w:val="24"/>
          <w:szCs w:val="24"/>
        </w:rPr>
        <w:t>„Ich schaue mir parallel die Karte an. Danke für die Information</w:t>
      </w:r>
      <w:del w:id="13444" w:author="Lektorat Bauer" w:date="2025-03-07T11:23:00Z" w16du:dateUtc="2025-03-07T10:23:00Z">
        <w:r w:rsidRPr="00944672" w:rsidDel="00E81BB4">
          <w:rPr>
            <w:rFonts w:ascii="Arial" w:hAnsi="Arial" w:cs="Arial"/>
            <w:sz w:val="24"/>
            <w:szCs w:val="24"/>
          </w:rPr>
          <w:delText>.</w:delText>
        </w:r>
      </w:del>
      <w:r w:rsidRPr="00944672">
        <w:rPr>
          <w:rFonts w:ascii="Arial" w:hAnsi="Arial" w:cs="Arial"/>
          <w:sz w:val="24"/>
          <w:szCs w:val="24"/>
        </w:rPr>
        <w:t>“</w:t>
      </w:r>
      <w:ins w:id="13445" w:author="Lektorat Bauer" w:date="2025-03-07T11:23:00Z" w16du:dateUtc="2025-03-07T10:23:00Z">
        <w:r w:rsidR="00E81BB4">
          <w:rPr>
            <w:rFonts w:ascii="Arial" w:hAnsi="Arial" w:cs="Arial"/>
            <w:sz w:val="24"/>
            <w:szCs w:val="24"/>
          </w:rPr>
          <w:t>,</w:t>
        </w:r>
      </w:ins>
      <w:r w:rsidRPr="00944672">
        <w:rPr>
          <w:rFonts w:ascii="Arial" w:hAnsi="Arial" w:cs="Arial"/>
          <w:sz w:val="24"/>
          <w:szCs w:val="24"/>
        </w:rPr>
        <w:t xml:space="preserve"> </w:t>
      </w:r>
      <w:ins w:id="13446" w:author="Lektorat Bauer" w:date="2025-03-07T11:23:00Z" w16du:dateUtc="2025-03-07T10:23:00Z">
        <w:r w:rsidR="00E81BB4">
          <w:rPr>
            <w:rFonts w:ascii="Arial" w:hAnsi="Arial" w:cs="Arial"/>
            <w:sz w:val="24"/>
            <w:szCs w:val="24"/>
          </w:rPr>
          <w:t>s</w:t>
        </w:r>
      </w:ins>
      <w:del w:id="13447" w:author="Lektorat Bauer" w:date="2025-03-07T11:23:00Z" w16du:dateUtc="2025-03-07T10:23:00Z">
        <w:r w:rsidRPr="00944672" w:rsidDel="00E81BB4">
          <w:rPr>
            <w:rFonts w:ascii="Arial" w:hAnsi="Arial" w:cs="Arial"/>
            <w:sz w:val="24"/>
            <w:szCs w:val="24"/>
          </w:rPr>
          <w:delText>S</w:delText>
        </w:r>
      </w:del>
      <w:r w:rsidRPr="00944672">
        <w:rPr>
          <w:rFonts w:ascii="Arial" w:hAnsi="Arial" w:cs="Arial"/>
          <w:sz w:val="24"/>
          <w:szCs w:val="24"/>
        </w:rPr>
        <w:t xml:space="preserve">agte die Stimme. „Ich schlage </w:t>
      </w:r>
      <w:del w:id="13448" w:author="Lektorat Bauer" w:date="2025-03-07T11:23:00Z" w16du:dateUtc="2025-03-07T10:23:00Z">
        <w:r w:rsidRPr="00944672" w:rsidDel="00E81BB4">
          <w:rPr>
            <w:rFonts w:ascii="Arial" w:hAnsi="Arial" w:cs="Arial"/>
            <w:sz w:val="24"/>
            <w:szCs w:val="24"/>
          </w:rPr>
          <w:delText>wie folgt</w:delText>
        </w:r>
      </w:del>
      <w:ins w:id="13449" w:author="Lektorat Bauer" w:date="2025-03-07T11:23:00Z" w16du:dateUtc="2025-03-07T10:23:00Z">
        <w:r w:rsidR="00E81BB4">
          <w:rPr>
            <w:rFonts w:ascii="Arial" w:hAnsi="Arial" w:cs="Arial"/>
            <w:sz w:val="24"/>
            <w:szCs w:val="24"/>
          </w:rPr>
          <w:t>Folgendes</w:t>
        </w:r>
      </w:ins>
      <w:r w:rsidRPr="00944672">
        <w:rPr>
          <w:rFonts w:ascii="Arial" w:hAnsi="Arial" w:cs="Arial"/>
          <w:sz w:val="24"/>
          <w:szCs w:val="24"/>
        </w:rPr>
        <w:t xml:space="preserve"> vor: Wenn sich die Lage bis </w:t>
      </w:r>
      <w:del w:id="13450" w:author="Lektorat Bauer" w:date="2025-03-07T11:23:00Z" w16du:dateUtc="2025-03-07T10:23:00Z">
        <w:r w:rsidRPr="00944672" w:rsidDel="00E81BB4">
          <w:rPr>
            <w:rFonts w:ascii="Arial" w:hAnsi="Arial" w:cs="Arial"/>
            <w:sz w:val="24"/>
            <w:szCs w:val="24"/>
          </w:rPr>
          <w:delText>M</w:delText>
        </w:r>
      </w:del>
      <w:ins w:id="13451" w:author="Lektorat Bauer" w:date="2025-03-07T11:23:00Z" w16du:dateUtc="2025-03-07T10:23:00Z">
        <w:r w:rsidR="00E81BB4">
          <w:rPr>
            <w:rFonts w:ascii="Arial" w:hAnsi="Arial" w:cs="Arial"/>
            <w:sz w:val="24"/>
            <w:szCs w:val="24"/>
          </w:rPr>
          <w:t>m</w:t>
        </w:r>
      </w:ins>
      <w:r w:rsidRPr="00944672">
        <w:rPr>
          <w:rFonts w:ascii="Arial" w:hAnsi="Arial" w:cs="Arial"/>
          <w:sz w:val="24"/>
          <w:szCs w:val="24"/>
        </w:rPr>
        <w:t>orgen</w:t>
      </w:r>
      <w:ins w:id="13452" w:author="Lektorat Bauer" w:date="2025-03-07T11:23:00Z" w16du:dateUtc="2025-03-07T10:23:00Z">
        <w:r w:rsidR="00E81BB4">
          <w:rPr>
            <w:rFonts w:ascii="Arial" w:hAnsi="Arial" w:cs="Arial"/>
            <w:sz w:val="24"/>
            <w:szCs w:val="24"/>
          </w:rPr>
          <w:t xml:space="preserve"> </w:t>
        </w:r>
      </w:ins>
      <w:r w:rsidRPr="00944672">
        <w:rPr>
          <w:rFonts w:ascii="Arial" w:hAnsi="Arial" w:cs="Arial"/>
          <w:sz w:val="24"/>
          <w:szCs w:val="24"/>
        </w:rPr>
        <w:t xml:space="preserve">früh nicht beruhigt hat, dann lassen Sie ihn in Al Dakla. Frage an Frau Chow: Wie ist die allgemeine Situation vor Ort zu bewerten?“ </w:t>
      </w:r>
    </w:p>
    <w:p w14:paraId="48696DE4" w14:textId="77777777" w:rsidR="00E81BB4" w:rsidRDefault="00944672" w:rsidP="00623B68">
      <w:pPr>
        <w:autoSpaceDE w:val="0"/>
        <w:autoSpaceDN w:val="0"/>
        <w:adjustRightInd w:val="0"/>
        <w:spacing w:after="0" w:line="360" w:lineRule="auto"/>
        <w:ind w:firstLine="227"/>
        <w:jc w:val="both"/>
        <w:rPr>
          <w:ins w:id="13453" w:author="Lektorat Bauer" w:date="2025-03-07T11:23:00Z" w16du:dateUtc="2025-03-07T10:23:00Z"/>
          <w:rFonts w:ascii="Arial" w:hAnsi="Arial" w:cs="Arial"/>
          <w:sz w:val="24"/>
          <w:szCs w:val="24"/>
        </w:rPr>
      </w:pPr>
      <w:r w:rsidRPr="00944672">
        <w:rPr>
          <w:rFonts w:ascii="Arial" w:hAnsi="Arial" w:cs="Arial"/>
          <w:sz w:val="24"/>
          <w:szCs w:val="24"/>
        </w:rPr>
        <w:t xml:space="preserve">„Herr Boufassar ist unser größtes Problem.“ </w:t>
      </w:r>
    </w:p>
    <w:p w14:paraId="76894E7C" w14:textId="77777777" w:rsidR="00E81BB4" w:rsidRDefault="00944672" w:rsidP="00623B68">
      <w:pPr>
        <w:autoSpaceDE w:val="0"/>
        <w:autoSpaceDN w:val="0"/>
        <w:adjustRightInd w:val="0"/>
        <w:spacing w:after="0" w:line="360" w:lineRule="auto"/>
        <w:ind w:firstLine="227"/>
        <w:jc w:val="both"/>
        <w:rPr>
          <w:ins w:id="13454" w:author="Lektorat Bauer" w:date="2025-03-07T11:24:00Z" w16du:dateUtc="2025-03-07T10:24:00Z"/>
          <w:rFonts w:ascii="Arial" w:hAnsi="Arial" w:cs="Arial"/>
          <w:sz w:val="24"/>
          <w:szCs w:val="24"/>
        </w:rPr>
      </w:pPr>
      <w:r w:rsidRPr="00944672">
        <w:rPr>
          <w:rFonts w:ascii="Arial" w:hAnsi="Arial" w:cs="Arial"/>
          <w:sz w:val="24"/>
          <w:szCs w:val="24"/>
        </w:rPr>
        <w:t>„Danke, Frau Chow. Herr Dr. Dingaka</w:t>
      </w:r>
      <w:ins w:id="13455" w:author="Lektorat Bauer" w:date="2025-03-07T11:23:00Z" w16du:dateUtc="2025-03-07T10:23:00Z">
        <w:r w:rsidR="00E81BB4">
          <w:rPr>
            <w:rFonts w:ascii="Arial" w:hAnsi="Arial" w:cs="Arial"/>
            <w:sz w:val="24"/>
            <w:szCs w:val="24"/>
          </w:rPr>
          <w:t>,</w:t>
        </w:r>
      </w:ins>
      <w:del w:id="13456" w:author="Lektorat Bauer" w:date="2025-03-07T11:23:00Z" w16du:dateUtc="2025-03-07T10:23:00Z">
        <w:r w:rsidRPr="00944672" w:rsidDel="00E81BB4">
          <w:rPr>
            <w:rFonts w:ascii="Arial" w:hAnsi="Arial" w:cs="Arial"/>
            <w:sz w:val="24"/>
            <w:szCs w:val="24"/>
          </w:rPr>
          <w:delText>.</w:delText>
        </w:r>
      </w:del>
      <w:r w:rsidRPr="00944672">
        <w:rPr>
          <w:rFonts w:ascii="Arial" w:hAnsi="Arial" w:cs="Arial"/>
          <w:sz w:val="24"/>
          <w:szCs w:val="24"/>
        </w:rPr>
        <w:t xml:space="preserve"> Sie haben die Freigabe</w:t>
      </w:r>
      <w:ins w:id="13457" w:author="Lektorat Bauer" w:date="2025-03-07T11:23:00Z" w16du:dateUtc="2025-03-07T10:23:00Z">
        <w:r w:rsidR="00E81BB4">
          <w:rPr>
            <w:rFonts w:ascii="Arial" w:hAnsi="Arial" w:cs="Arial"/>
            <w:sz w:val="24"/>
            <w:szCs w:val="24"/>
          </w:rPr>
          <w:t>,</w:t>
        </w:r>
      </w:ins>
      <w:r w:rsidRPr="00944672">
        <w:rPr>
          <w:rFonts w:ascii="Arial" w:hAnsi="Arial" w:cs="Arial"/>
          <w:sz w:val="24"/>
          <w:szCs w:val="24"/>
        </w:rPr>
        <w:t xml:space="preserve"> nach Ihrem </w:t>
      </w:r>
      <w:del w:id="13458" w:author="Lektorat Bauer" w:date="2025-03-07T11:23:00Z" w16du:dateUtc="2025-03-07T10:23:00Z">
        <w:r w:rsidRPr="00944672" w:rsidDel="00E81BB4">
          <w:rPr>
            <w:rFonts w:ascii="Arial" w:hAnsi="Arial" w:cs="Arial"/>
            <w:sz w:val="24"/>
            <w:szCs w:val="24"/>
          </w:rPr>
          <w:delText>e</w:delText>
        </w:r>
      </w:del>
      <w:ins w:id="13459" w:author="Lektorat Bauer" w:date="2025-03-07T11:23:00Z" w16du:dateUtc="2025-03-07T10:23:00Z">
        <w:r w:rsidR="00E81BB4">
          <w:rPr>
            <w:rFonts w:ascii="Arial" w:hAnsi="Arial" w:cs="Arial"/>
            <w:sz w:val="24"/>
            <w:szCs w:val="24"/>
          </w:rPr>
          <w:t>E</w:t>
        </w:r>
      </w:ins>
      <w:r w:rsidRPr="00944672">
        <w:rPr>
          <w:rFonts w:ascii="Arial" w:hAnsi="Arial" w:cs="Arial"/>
          <w:sz w:val="24"/>
          <w:szCs w:val="24"/>
        </w:rPr>
        <w:t>rmessen zu handeln</w:t>
      </w:r>
      <w:ins w:id="13460" w:author="Lektorat Bauer" w:date="2025-03-07T11:23:00Z" w16du:dateUtc="2025-03-07T10:23:00Z">
        <w:r w:rsidR="00E81BB4">
          <w:rPr>
            <w:rFonts w:ascii="Arial" w:hAnsi="Arial" w:cs="Arial"/>
            <w:sz w:val="24"/>
            <w:szCs w:val="24"/>
          </w:rPr>
          <w:t>.</w:t>
        </w:r>
      </w:ins>
      <w:del w:id="13461" w:author="Lektorat Bauer" w:date="2025-03-07T11:23:00Z" w16du:dateUtc="2025-03-07T10:23:00Z">
        <w:r w:rsidRPr="00944672" w:rsidDel="00E81BB4">
          <w:rPr>
            <w:rFonts w:ascii="Arial" w:hAnsi="Arial" w:cs="Arial"/>
            <w:sz w:val="24"/>
            <w:szCs w:val="24"/>
          </w:rPr>
          <w:delText>,</w:delText>
        </w:r>
      </w:del>
      <w:r w:rsidRPr="00944672">
        <w:rPr>
          <w:rFonts w:ascii="Arial" w:hAnsi="Arial" w:cs="Arial"/>
          <w:sz w:val="24"/>
          <w:szCs w:val="24"/>
        </w:rPr>
        <w:t xml:space="preserve"> </w:t>
      </w:r>
      <w:ins w:id="13462" w:author="Lektorat Bauer" w:date="2025-03-07T11:23:00Z" w16du:dateUtc="2025-03-07T10:23:00Z">
        <w:r w:rsidR="00E81BB4">
          <w:rPr>
            <w:rFonts w:ascii="Arial" w:hAnsi="Arial" w:cs="Arial"/>
            <w:sz w:val="24"/>
            <w:szCs w:val="24"/>
          </w:rPr>
          <w:t>I</w:t>
        </w:r>
      </w:ins>
      <w:del w:id="13463" w:author="Lektorat Bauer" w:date="2025-03-07T11:23:00Z" w16du:dateUtc="2025-03-07T10:23:00Z">
        <w:r w:rsidRPr="00944672" w:rsidDel="00E81BB4">
          <w:rPr>
            <w:rFonts w:ascii="Arial" w:hAnsi="Arial" w:cs="Arial"/>
            <w:sz w:val="24"/>
            <w:szCs w:val="24"/>
          </w:rPr>
          <w:delText>i</w:delText>
        </w:r>
      </w:del>
      <w:r w:rsidRPr="00944672">
        <w:rPr>
          <w:rFonts w:ascii="Arial" w:hAnsi="Arial" w:cs="Arial"/>
          <w:sz w:val="24"/>
          <w:szCs w:val="24"/>
        </w:rPr>
        <w:t xml:space="preserve">ch würde jedoch empfehlen, dass Sie die Situation mit Frau Chow besprechen, bevor Sie handeln.“ </w:t>
      </w:r>
    </w:p>
    <w:p w14:paraId="29D834B0" w14:textId="48801A0F"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„Was immer das bedeutet. Ich werde das so tun</w:t>
      </w:r>
      <w:del w:id="13464" w:author="Lektorat Bauer" w:date="2025-03-07T11:24:00Z" w16du:dateUtc="2025-03-07T10:24:00Z">
        <w:r w:rsidRPr="00944672" w:rsidDel="00E81BB4">
          <w:rPr>
            <w:rFonts w:ascii="Arial" w:hAnsi="Arial" w:cs="Arial"/>
            <w:sz w:val="24"/>
            <w:szCs w:val="24"/>
          </w:rPr>
          <w:delText>.</w:delText>
        </w:r>
      </w:del>
      <w:r w:rsidRPr="00944672">
        <w:rPr>
          <w:rFonts w:ascii="Arial" w:hAnsi="Arial" w:cs="Arial"/>
          <w:sz w:val="24"/>
          <w:szCs w:val="24"/>
        </w:rPr>
        <w:t>“</w:t>
      </w:r>
      <w:ins w:id="13465" w:author="Lektorat Bauer" w:date="2025-03-07T11:24:00Z" w16du:dateUtc="2025-03-07T10:24:00Z">
        <w:r w:rsidR="00E81BB4">
          <w:rPr>
            <w:rFonts w:ascii="Arial" w:hAnsi="Arial" w:cs="Arial"/>
            <w:sz w:val="24"/>
            <w:szCs w:val="24"/>
          </w:rPr>
          <w:t>,</w:t>
        </w:r>
      </w:ins>
      <w:r w:rsidRPr="00944672">
        <w:rPr>
          <w:rFonts w:ascii="Arial" w:hAnsi="Arial" w:cs="Arial"/>
          <w:sz w:val="24"/>
          <w:szCs w:val="24"/>
        </w:rPr>
        <w:t xml:space="preserve"> </w:t>
      </w:r>
      <w:ins w:id="13466" w:author="Lektorat Bauer" w:date="2025-03-07T11:24:00Z" w16du:dateUtc="2025-03-07T10:24:00Z">
        <w:r w:rsidR="00E81BB4">
          <w:rPr>
            <w:rFonts w:ascii="Arial" w:hAnsi="Arial" w:cs="Arial"/>
            <w:sz w:val="24"/>
            <w:szCs w:val="24"/>
          </w:rPr>
          <w:t>a</w:t>
        </w:r>
      </w:ins>
      <w:del w:id="13467" w:author="Lektorat Bauer" w:date="2025-03-07T11:24:00Z" w16du:dateUtc="2025-03-07T10:24:00Z">
        <w:r w:rsidRPr="00944672" w:rsidDel="00E81BB4">
          <w:rPr>
            <w:rFonts w:ascii="Arial" w:hAnsi="Arial" w:cs="Arial"/>
            <w:sz w:val="24"/>
            <w:szCs w:val="24"/>
          </w:rPr>
          <w:delText>A</w:delText>
        </w:r>
      </w:del>
      <w:r w:rsidRPr="00944672">
        <w:rPr>
          <w:rFonts w:ascii="Arial" w:hAnsi="Arial" w:cs="Arial"/>
          <w:sz w:val="24"/>
          <w:szCs w:val="24"/>
        </w:rPr>
        <w:t>ntwortete Benjamin und die Leitung wurde getrennt.</w:t>
      </w:r>
    </w:p>
    <w:p w14:paraId="20E6EA3A" w14:textId="196A28AA" w:rsidR="004A136B" w:rsidRDefault="00944672" w:rsidP="00623B68">
      <w:pPr>
        <w:autoSpaceDE w:val="0"/>
        <w:autoSpaceDN w:val="0"/>
        <w:adjustRightInd w:val="0"/>
        <w:spacing w:after="0" w:line="360" w:lineRule="auto"/>
        <w:ind w:firstLine="227"/>
        <w:jc w:val="both"/>
        <w:rPr>
          <w:ins w:id="13468" w:author="Lektorat Bauer" w:date="2025-03-07T11:24:00Z" w16du:dateUtc="2025-03-07T10:24:00Z"/>
          <w:rFonts w:ascii="Arial" w:hAnsi="Arial" w:cs="Arial"/>
          <w:sz w:val="24"/>
          <w:szCs w:val="24"/>
        </w:rPr>
      </w:pPr>
      <w:r w:rsidRPr="00944672">
        <w:rPr>
          <w:rFonts w:ascii="Arial" w:hAnsi="Arial" w:cs="Arial"/>
          <w:sz w:val="24"/>
          <w:szCs w:val="24"/>
        </w:rPr>
        <w:t>„Was war denn das? Die sind ja super informiert?</w:t>
      </w:r>
      <w:del w:id="13469" w:author="Lektorat Bauer" w:date="2025-03-07T11:24:00Z" w16du:dateUtc="2025-03-07T10:24:00Z">
        <w:r w:rsidRPr="00944672" w:rsidDel="004A136B">
          <w:rPr>
            <w:rFonts w:ascii="Arial" w:hAnsi="Arial" w:cs="Arial"/>
            <w:sz w:val="24"/>
            <w:szCs w:val="24"/>
          </w:rPr>
          <w:delText>!!</w:delText>
        </w:r>
      </w:del>
      <w:r w:rsidRPr="00944672">
        <w:rPr>
          <w:rFonts w:ascii="Arial" w:hAnsi="Arial" w:cs="Arial"/>
          <w:sz w:val="24"/>
          <w:szCs w:val="24"/>
        </w:rPr>
        <w:t>“</w:t>
      </w:r>
      <w:ins w:id="13470" w:author="Lektorat Bauer" w:date="2025-03-07T11:24:00Z" w16du:dateUtc="2025-03-07T10:24:00Z">
        <w:r w:rsidR="004A136B">
          <w:rPr>
            <w:rFonts w:ascii="Arial" w:hAnsi="Arial" w:cs="Arial"/>
            <w:sz w:val="24"/>
            <w:szCs w:val="24"/>
          </w:rPr>
          <w:t>, wunderte sich Benjamin.</w:t>
        </w:r>
      </w:ins>
      <w:r w:rsidRPr="00944672">
        <w:rPr>
          <w:rFonts w:ascii="Arial" w:hAnsi="Arial" w:cs="Arial"/>
          <w:sz w:val="24"/>
          <w:szCs w:val="24"/>
        </w:rPr>
        <w:t xml:space="preserve"> </w:t>
      </w:r>
    </w:p>
    <w:p w14:paraId="1D42EC00" w14:textId="77777777" w:rsidR="004A136B" w:rsidRDefault="00944672" w:rsidP="00623B68">
      <w:pPr>
        <w:autoSpaceDE w:val="0"/>
        <w:autoSpaceDN w:val="0"/>
        <w:adjustRightInd w:val="0"/>
        <w:spacing w:after="0" w:line="360" w:lineRule="auto"/>
        <w:ind w:firstLine="227"/>
        <w:jc w:val="both"/>
        <w:rPr>
          <w:ins w:id="13471" w:author="Lektorat Bauer" w:date="2025-03-07T11:25:00Z" w16du:dateUtc="2025-03-07T10:25:00Z"/>
          <w:rFonts w:ascii="Arial" w:hAnsi="Arial" w:cs="Arial"/>
          <w:sz w:val="24"/>
          <w:szCs w:val="24"/>
        </w:rPr>
      </w:pPr>
      <w:r w:rsidRPr="00944672">
        <w:rPr>
          <w:rFonts w:ascii="Arial" w:hAnsi="Arial" w:cs="Arial"/>
          <w:sz w:val="24"/>
          <w:szCs w:val="24"/>
        </w:rPr>
        <w:t>„Sie haben ein Problemtelefon erhalten. Das bedeutet, dass zum einen das Telefon angepeilt wird und zum anderen besteht Interesse an dem</w:t>
      </w:r>
      <w:ins w:id="13472" w:author="Lektorat Bauer" w:date="2025-03-07T11:24:00Z" w16du:dateUtc="2025-03-07T10:24:00Z">
        <w:r w:rsidR="004A136B">
          <w:rPr>
            <w:rFonts w:ascii="Arial" w:hAnsi="Arial" w:cs="Arial"/>
            <w:sz w:val="24"/>
            <w:szCs w:val="24"/>
          </w:rPr>
          <w:t>,</w:t>
        </w:r>
      </w:ins>
      <w:r w:rsidRPr="00944672">
        <w:rPr>
          <w:rFonts w:ascii="Arial" w:hAnsi="Arial" w:cs="Arial"/>
          <w:sz w:val="24"/>
          <w:szCs w:val="24"/>
        </w:rPr>
        <w:t xml:space="preserve"> was Sie tun. Sie haben erlebt, wie schnell wir Ihnen zur Hilfe gekommen sind. Ich verrate kein </w:t>
      </w:r>
      <w:del w:id="13473" w:author="Lektorat Bauer" w:date="2025-03-07T11:24:00Z" w16du:dateUtc="2025-03-07T10:24:00Z">
        <w:r w:rsidRPr="00944672" w:rsidDel="004A136B">
          <w:rPr>
            <w:rFonts w:ascii="Arial" w:hAnsi="Arial" w:cs="Arial"/>
            <w:sz w:val="24"/>
            <w:szCs w:val="24"/>
          </w:rPr>
          <w:delText>Geheinmis</w:delText>
        </w:r>
      </w:del>
      <w:ins w:id="13474" w:author="Lektorat Bauer" w:date="2025-03-07T11:24:00Z" w16du:dateUtc="2025-03-07T10:24:00Z">
        <w:r w:rsidR="004A136B" w:rsidRPr="00944672">
          <w:rPr>
            <w:rFonts w:ascii="Arial" w:hAnsi="Arial" w:cs="Arial"/>
            <w:sz w:val="24"/>
            <w:szCs w:val="24"/>
          </w:rPr>
          <w:t>Geheimnis</w:t>
        </w:r>
      </w:ins>
      <w:r w:rsidRPr="00944672">
        <w:rPr>
          <w:rFonts w:ascii="Arial" w:hAnsi="Arial" w:cs="Arial"/>
          <w:sz w:val="24"/>
          <w:szCs w:val="24"/>
        </w:rPr>
        <w:t xml:space="preserve">, </w:t>
      </w:r>
      <w:del w:id="13475" w:author="Lektorat Bauer" w:date="2025-03-07T11:24:00Z" w16du:dateUtc="2025-03-07T10:24:00Z">
        <w:r w:rsidRPr="00944672" w:rsidDel="004A136B">
          <w:rPr>
            <w:rFonts w:ascii="Arial" w:hAnsi="Arial" w:cs="Arial"/>
            <w:sz w:val="24"/>
            <w:szCs w:val="24"/>
          </w:rPr>
          <w:delText xml:space="preserve">dass </w:delText>
        </w:r>
      </w:del>
      <w:ins w:id="13476" w:author="Lektorat Bauer" w:date="2025-03-07T11:24:00Z" w16du:dateUtc="2025-03-07T10:24:00Z">
        <w:r w:rsidR="004A136B">
          <w:rPr>
            <w:rFonts w:ascii="Arial" w:hAnsi="Arial" w:cs="Arial"/>
            <w:sz w:val="24"/>
            <w:szCs w:val="24"/>
          </w:rPr>
          <w:t>wenn ich sage, dass</w:t>
        </w:r>
        <w:r w:rsidR="004A136B" w:rsidRPr="00944672">
          <w:rPr>
            <w:rFonts w:ascii="Arial" w:hAnsi="Arial" w:cs="Arial"/>
            <w:sz w:val="24"/>
            <w:szCs w:val="24"/>
          </w:rPr>
          <w:t xml:space="preserve"> </w:t>
        </w:r>
      </w:ins>
      <w:r w:rsidRPr="00944672">
        <w:rPr>
          <w:rFonts w:ascii="Arial" w:hAnsi="Arial" w:cs="Arial"/>
          <w:sz w:val="24"/>
          <w:szCs w:val="24"/>
        </w:rPr>
        <w:t>wir auf Stand-By waren</w:t>
      </w:r>
      <w:del w:id="13477" w:author="Lektorat Bauer" w:date="2025-03-07T11:24:00Z" w16du:dateUtc="2025-03-07T10:24:00Z">
        <w:r w:rsidRPr="00944672" w:rsidDel="004A136B">
          <w:rPr>
            <w:rFonts w:ascii="Arial" w:hAnsi="Arial" w:cs="Arial"/>
            <w:sz w:val="24"/>
            <w:szCs w:val="24"/>
          </w:rPr>
          <w:delText xml:space="preserve">, weswegen wir auch </w:delText>
        </w:r>
        <w:commentRangeStart w:id="13478"/>
        <w:r w:rsidRPr="00944672" w:rsidDel="004A136B">
          <w:rPr>
            <w:rFonts w:ascii="Arial" w:hAnsi="Arial" w:cs="Arial"/>
            <w:sz w:val="24"/>
            <w:szCs w:val="24"/>
          </w:rPr>
          <w:delText>so</w:delText>
        </w:r>
      </w:del>
      <w:commentRangeEnd w:id="13478"/>
      <w:r w:rsidR="004A136B">
        <w:rPr>
          <w:rStyle w:val="Kommentarzeichen"/>
        </w:rPr>
        <w:commentReference w:id="13478"/>
      </w:r>
      <w:del w:id="13479" w:author="Lektorat Bauer" w:date="2025-03-07T11:24:00Z" w16du:dateUtc="2025-03-07T10:24:00Z">
        <w:r w:rsidRPr="00944672" w:rsidDel="004A136B">
          <w:rPr>
            <w:rFonts w:ascii="Arial" w:hAnsi="Arial" w:cs="Arial"/>
            <w:sz w:val="24"/>
            <w:szCs w:val="24"/>
          </w:rPr>
          <w:delText xml:space="preserve"> schnell in Libyen waren</w:delText>
        </w:r>
      </w:del>
      <w:r w:rsidRPr="00944672">
        <w:rPr>
          <w:rFonts w:ascii="Arial" w:hAnsi="Arial" w:cs="Arial"/>
          <w:sz w:val="24"/>
          <w:szCs w:val="24"/>
        </w:rPr>
        <w:t xml:space="preserve">.“ </w:t>
      </w:r>
    </w:p>
    <w:p w14:paraId="4CAFFD8A" w14:textId="77777777" w:rsidR="004A136B" w:rsidRDefault="00944672" w:rsidP="00623B68">
      <w:pPr>
        <w:autoSpaceDE w:val="0"/>
        <w:autoSpaceDN w:val="0"/>
        <w:adjustRightInd w:val="0"/>
        <w:spacing w:after="0" w:line="360" w:lineRule="auto"/>
        <w:ind w:firstLine="227"/>
        <w:jc w:val="both"/>
        <w:rPr>
          <w:ins w:id="13480" w:author="Lektorat Bauer" w:date="2025-03-07T11:25:00Z" w16du:dateUtc="2025-03-07T10:25:00Z"/>
          <w:rFonts w:ascii="Arial" w:hAnsi="Arial" w:cs="Arial"/>
          <w:sz w:val="24"/>
          <w:szCs w:val="24"/>
        </w:rPr>
      </w:pPr>
      <w:r w:rsidRPr="00944672">
        <w:rPr>
          <w:rFonts w:ascii="Arial" w:hAnsi="Arial" w:cs="Arial"/>
          <w:sz w:val="24"/>
          <w:szCs w:val="24"/>
        </w:rPr>
        <w:t xml:space="preserve">„Ja, das hatte ich mir genauso so zurechtgelegt. Ich habe durchaus das Gefühl, dass ich nicht alle Information habe. Es ist ein wenig so, als würde ich durch einen dunklen Wald laufen.“ </w:t>
      </w:r>
    </w:p>
    <w:p w14:paraId="771ABCB9" w14:textId="77777777" w:rsidR="004A136B" w:rsidRDefault="00944672" w:rsidP="00623B68">
      <w:pPr>
        <w:autoSpaceDE w:val="0"/>
        <w:autoSpaceDN w:val="0"/>
        <w:adjustRightInd w:val="0"/>
        <w:spacing w:after="0" w:line="360" w:lineRule="auto"/>
        <w:ind w:firstLine="227"/>
        <w:jc w:val="both"/>
        <w:rPr>
          <w:ins w:id="13481" w:author="Lektorat Bauer" w:date="2025-03-07T11:25:00Z" w16du:dateUtc="2025-03-07T10:25:00Z"/>
          <w:rFonts w:ascii="Arial" w:hAnsi="Arial" w:cs="Arial"/>
          <w:sz w:val="24"/>
          <w:szCs w:val="24"/>
        </w:rPr>
      </w:pPr>
      <w:r w:rsidRPr="00944672">
        <w:rPr>
          <w:rFonts w:ascii="Arial" w:hAnsi="Arial" w:cs="Arial"/>
          <w:sz w:val="24"/>
          <w:szCs w:val="24"/>
        </w:rPr>
        <w:t>„Zum Ergebnis: Wir sichern Sie ab, und Sie machen Ihren Job. Zum Thema Boufassar: Ich denke</w:t>
      </w:r>
      <w:ins w:id="13482" w:author="Lektorat Bauer" w:date="2025-03-07T11:25:00Z" w16du:dateUtc="2025-03-07T10:25:00Z">
        <w:r w:rsidR="004A136B">
          <w:rPr>
            <w:rFonts w:ascii="Arial" w:hAnsi="Arial" w:cs="Arial"/>
            <w:sz w:val="24"/>
            <w:szCs w:val="24"/>
          </w:rPr>
          <w:t>,</w:t>
        </w:r>
      </w:ins>
      <w:r w:rsidRPr="00944672">
        <w:rPr>
          <w:rFonts w:ascii="Arial" w:hAnsi="Arial" w:cs="Arial"/>
          <w:sz w:val="24"/>
          <w:szCs w:val="24"/>
        </w:rPr>
        <w:t xml:space="preserve"> wir warten ab, was noch passiert, sonst lassen wir ihn hier.“ </w:t>
      </w:r>
    </w:p>
    <w:p w14:paraId="666A05A6" w14:textId="51E1AC6B"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„Jetzt verstehe ich, was die Stimme meinte</w:t>
      </w:r>
      <w:ins w:id="13483" w:author="Lektorat Bauer" w:date="2025-03-07T11:25:00Z" w16du:dateUtc="2025-03-07T10:25:00Z">
        <w:r w:rsidR="004A136B">
          <w:rPr>
            <w:rFonts w:ascii="Arial" w:hAnsi="Arial" w:cs="Arial"/>
            <w:sz w:val="24"/>
            <w:szCs w:val="24"/>
          </w:rPr>
          <w:t>.</w:t>
        </w:r>
      </w:ins>
      <w:del w:id="13484" w:author="Lektorat Bauer" w:date="2025-03-07T11:25:00Z" w16du:dateUtc="2025-03-07T10:25:00Z">
        <w:r w:rsidRPr="00944672" w:rsidDel="004A136B">
          <w:rPr>
            <w:rFonts w:ascii="Arial" w:hAnsi="Arial" w:cs="Arial"/>
            <w:sz w:val="24"/>
            <w:szCs w:val="24"/>
          </w:rPr>
          <w:delText>...</w:delText>
        </w:r>
      </w:del>
      <w:r w:rsidRPr="00944672">
        <w:rPr>
          <w:rFonts w:ascii="Arial" w:hAnsi="Arial" w:cs="Arial"/>
          <w:sz w:val="24"/>
          <w:szCs w:val="24"/>
        </w:rPr>
        <w:t xml:space="preserve"> Sie sind sehr stringent. Bitte verstehen Sie das als Kompliment.“</w:t>
      </w:r>
    </w:p>
    <w:p w14:paraId="0C67969C" w14:textId="3316E84E"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 „Das tue ich.“ </w:t>
      </w:r>
      <w:del w:id="13485" w:author="Lektorat Bauer" w:date="2025-03-07T11:25:00Z" w16du:dateUtc="2025-03-07T10:25:00Z">
        <w:r w:rsidRPr="00944672" w:rsidDel="004A136B">
          <w:rPr>
            <w:rFonts w:ascii="Arial" w:hAnsi="Arial" w:cs="Arial"/>
            <w:sz w:val="24"/>
            <w:szCs w:val="24"/>
          </w:rPr>
          <w:delText>Grinste Tia und fuhr dann fort,</w:delText>
        </w:r>
      </w:del>
      <w:ins w:id="13486" w:author="Lektorat Bauer" w:date="2025-03-07T11:25:00Z" w16du:dateUtc="2025-03-07T10:25:00Z">
        <w:r w:rsidR="004A136B">
          <w:rPr>
            <w:rFonts w:ascii="Arial" w:hAnsi="Arial" w:cs="Arial"/>
            <w:sz w:val="24"/>
            <w:szCs w:val="24"/>
          </w:rPr>
          <w:t>Tia grinste</w:t>
        </w:r>
      </w:ins>
      <w:r w:rsidRPr="00944672">
        <w:rPr>
          <w:rFonts w:ascii="Arial" w:hAnsi="Arial" w:cs="Arial"/>
          <w:sz w:val="24"/>
          <w:szCs w:val="24"/>
        </w:rPr>
        <w:t xml:space="preserve"> „Warten wir mal ab, was passiert. Ich habe ein komisches Gefühl, kann das aber noch nicht eingrenzen. Bleiben wir wachsam.“ Damit gingen die beiden zurück zu der Gruppe.</w:t>
      </w:r>
    </w:p>
    <w:p w14:paraId="598372C3" w14:textId="77777777" w:rsidR="00C848FA" w:rsidRDefault="00944672" w:rsidP="00623B68">
      <w:pPr>
        <w:autoSpaceDE w:val="0"/>
        <w:autoSpaceDN w:val="0"/>
        <w:adjustRightInd w:val="0"/>
        <w:spacing w:after="0" w:line="360" w:lineRule="auto"/>
        <w:ind w:firstLine="227"/>
        <w:jc w:val="both"/>
        <w:rPr>
          <w:ins w:id="13487" w:author="Lektorat Bauer" w:date="2025-03-07T11:27:00Z" w16du:dateUtc="2025-03-07T10:27:00Z"/>
          <w:rFonts w:ascii="Arial" w:hAnsi="Arial" w:cs="Arial"/>
          <w:sz w:val="24"/>
          <w:szCs w:val="24"/>
        </w:rPr>
      </w:pPr>
      <w:r w:rsidRPr="00944672">
        <w:rPr>
          <w:rFonts w:ascii="Arial" w:hAnsi="Arial" w:cs="Arial"/>
          <w:sz w:val="24"/>
          <w:szCs w:val="24"/>
        </w:rPr>
        <w:lastRenderedPageBreak/>
        <w:t>„Wo bleibt Ihr denn?!“</w:t>
      </w:r>
      <w:ins w:id="13488" w:author="Lektorat Bauer" w:date="2025-03-07T11:27:00Z" w16du:dateUtc="2025-03-07T10:27:00Z">
        <w:r w:rsidR="00C848FA">
          <w:rPr>
            <w:rFonts w:ascii="Arial" w:hAnsi="Arial" w:cs="Arial"/>
            <w:sz w:val="24"/>
            <w:szCs w:val="24"/>
          </w:rPr>
          <w:t>,</w:t>
        </w:r>
      </w:ins>
      <w:r w:rsidRPr="00944672">
        <w:rPr>
          <w:rFonts w:ascii="Arial" w:hAnsi="Arial" w:cs="Arial"/>
          <w:sz w:val="24"/>
          <w:szCs w:val="24"/>
        </w:rPr>
        <w:t xml:space="preserve"> </w:t>
      </w:r>
      <w:ins w:id="13489" w:author="Lektorat Bauer" w:date="2025-03-07T11:27:00Z" w16du:dateUtc="2025-03-07T10:27:00Z">
        <w:r w:rsidR="00C848FA">
          <w:rPr>
            <w:rFonts w:ascii="Arial" w:hAnsi="Arial" w:cs="Arial"/>
            <w:sz w:val="24"/>
            <w:szCs w:val="24"/>
          </w:rPr>
          <w:t>f</w:t>
        </w:r>
      </w:ins>
      <w:del w:id="13490" w:author="Lektorat Bauer" w:date="2025-03-07T11:27:00Z" w16du:dateUtc="2025-03-07T10:27:00Z">
        <w:r w:rsidRPr="00944672" w:rsidDel="00C848FA">
          <w:rPr>
            <w:rFonts w:ascii="Arial" w:hAnsi="Arial" w:cs="Arial"/>
            <w:sz w:val="24"/>
            <w:szCs w:val="24"/>
          </w:rPr>
          <w:delText>F</w:delText>
        </w:r>
      </w:del>
      <w:r w:rsidRPr="00944672">
        <w:rPr>
          <w:rFonts w:ascii="Arial" w:hAnsi="Arial" w:cs="Arial"/>
          <w:sz w:val="24"/>
          <w:szCs w:val="24"/>
        </w:rPr>
        <w:t xml:space="preserve">ragte Bibi, als die beiden zurück zum Tisch kamen. „Ich hatte bereits überlegt, ob ich Euch </w:t>
      </w:r>
      <w:del w:id="13491" w:author="Lektorat Bauer" w:date="2025-03-07T11:27:00Z" w16du:dateUtc="2025-03-07T10:27:00Z">
        <w:r w:rsidRPr="00944672" w:rsidDel="00C848FA">
          <w:rPr>
            <w:rFonts w:ascii="Arial" w:hAnsi="Arial" w:cs="Arial"/>
            <w:sz w:val="24"/>
            <w:szCs w:val="24"/>
          </w:rPr>
          <w:delText>Suchen</w:delText>
        </w:r>
      </w:del>
      <w:ins w:id="13492" w:author="Lektorat Bauer" w:date="2025-03-07T11:27:00Z" w16du:dateUtc="2025-03-07T10:27:00Z">
        <w:r w:rsidR="00C848FA" w:rsidRPr="00944672">
          <w:rPr>
            <w:rFonts w:ascii="Arial" w:hAnsi="Arial" w:cs="Arial"/>
            <w:sz w:val="24"/>
            <w:szCs w:val="24"/>
          </w:rPr>
          <w:t>suchen</w:t>
        </w:r>
      </w:ins>
      <w:r w:rsidRPr="00944672">
        <w:rPr>
          <w:rFonts w:ascii="Arial" w:hAnsi="Arial" w:cs="Arial"/>
          <w:sz w:val="24"/>
          <w:szCs w:val="24"/>
        </w:rPr>
        <w:t xml:space="preserve"> muss.“ </w:t>
      </w:r>
    </w:p>
    <w:p w14:paraId="7D09A853" w14:textId="77036D42"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„Dr. Benjamin und ich haben ein paar Informationen ausgetauscht. Damit ich mit Dir die nächsten Schritte und Etappen planen kann.“</w:t>
      </w:r>
    </w:p>
    <w:p w14:paraId="768B6731" w14:textId="7701729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„Ach so nennt man das</w:t>
      </w:r>
      <w:del w:id="13493" w:author="Lektorat Bauer" w:date="2025-03-07T11:27:00Z" w16du:dateUtc="2025-03-07T10:27:00Z">
        <w:r w:rsidRPr="00944672" w:rsidDel="00C848FA">
          <w:rPr>
            <w:rFonts w:ascii="Arial" w:hAnsi="Arial" w:cs="Arial"/>
            <w:sz w:val="24"/>
            <w:szCs w:val="24"/>
          </w:rPr>
          <w:delText>.</w:delText>
        </w:r>
      </w:del>
      <w:r w:rsidRPr="00944672">
        <w:rPr>
          <w:rFonts w:ascii="Arial" w:hAnsi="Arial" w:cs="Arial"/>
          <w:sz w:val="24"/>
          <w:szCs w:val="24"/>
        </w:rPr>
        <w:t>“</w:t>
      </w:r>
      <w:ins w:id="13494" w:author="Lektorat Bauer" w:date="2025-03-07T11:27:00Z" w16du:dateUtc="2025-03-07T10:27:00Z">
        <w:r w:rsidR="00C848FA">
          <w:rPr>
            <w:rFonts w:ascii="Arial" w:hAnsi="Arial" w:cs="Arial"/>
            <w:sz w:val="24"/>
            <w:szCs w:val="24"/>
          </w:rPr>
          <w:t>,</w:t>
        </w:r>
      </w:ins>
      <w:r w:rsidRPr="00944672">
        <w:rPr>
          <w:rFonts w:ascii="Arial" w:hAnsi="Arial" w:cs="Arial"/>
          <w:sz w:val="24"/>
          <w:szCs w:val="24"/>
        </w:rPr>
        <w:t xml:space="preserve"> </w:t>
      </w:r>
      <w:ins w:id="13495" w:author="Lektorat Bauer" w:date="2025-03-07T11:27:00Z" w16du:dateUtc="2025-03-07T10:27:00Z">
        <w:r w:rsidR="00C848FA">
          <w:rPr>
            <w:rFonts w:ascii="Arial" w:hAnsi="Arial" w:cs="Arial"/>
            <w:sz w:val="24"/>
            <w:szCs w:val="24"/>
          </w:rPr>
          <w:t>k</w:t>
        </w:r>
      </w:ins>
      <w:del w:id="13496" w:author="Lektorat Bauer" w:date="2025-03-07T11:27:00Z" w16du:dateUtc="2025-03-07T10:27:00Z">
        <w:r w:rsidRPr="00944672" w:rsidDel="00C848FA">
          <w:rPr>
            <w:rFonts w:ascii="Arial" w:hAnsi="Arial" w:cs="Arial"/>
            <w:sz w:val="24"/>
            <w:szCs w:val="24"/>
          </w:rPr>
          <w:delText>K</w:delText>
        </w:r>
      </w:del>
      <w:r w:rsidRPr="00944672">
        <w:rPr>
          <w:rFonts w:ascii="Arial" w:hAnsi="Arial" w:cs="Arial"/>
          <w:sz w:val="24"/>
          <w:szCs w:val="24"/>
        </w:rPr>
        <w:t>am es verächtlich von Ajwad Boufassar. Ein schnelle</w:t>
      </w:r>
      <w:ins w:id="13497" w:author="Lektorat Bauer" w:date="2025-03-07T11:27:00Z" w16du:dateUtc="2025-03-07T10:27:00Z">
        <w:r w:rsidR="00C848FA">
          <w:rPr>
            <w:rFonts w:ascii="Arial" w:hAnsi="Arial" w:cs="Arial"/>
            <w:sz w:val="24"/>
            <w:szCs w:val="24"/>
          </w:rPr>
          <w:t>r</w:t>
        </w:r>
      </w:ins>
      <w:r w:rsidRPr="00944672">
        <w:rPr>
          <w:rFonts w:ascii="Arial" w:hAnsi="Arial" w:cs="Arial"/>
          <w:sz w:val="24"/>
          <w:szCs w:val="24"/>
        </w:rPr>
        <w:t xml:space="preserve"> Schritt brachte Tia neben Ajwad Boufassar</w:t>
      </w:r>
      <w:ins w:id="13498" w:author="Lektorat Bauer" w:date="2025-03-07T11:27:00Z" w16du:dateUtc="2025-03-07T10:27:00Z">
        <w:r w:rsidR="00C848FA">
          <w:rPr>
            <w:rFonts w:ascii="Arial" w:hAnsi="Arial" w:cs="Arial"/>
            <w:sz w:val="24"/>
            <w:szCs w:val="24"/>
          </w:rPr>
          <w:t>,</w:t>
        </w:r>
      </w:ins>
      <w:r w:rsidRPr="00944672">
        <w:rPr>
          <w:rFonts w:ascii="Arial" w:hAnsi="Arial" w:cs="Arial"/>
          <w:sz w:val="24"/>
          <w:szCs w:val="24"/>
        </w:rPr>
        <w:t xml:space="preserve"> </w:t>
      </w:r>
      <w:del w:id="13499" w:author="Lektorat Bauer" w:date="2025-03-07T11:27:00Z" w16du:dateUtc="2025-03-07T10:27:00Z">
        <w:r w:rsidRPr="00944672" w:rsidDel="00C848FA">
          <w:rPr>
            <w:rFonts w:ascii="Arial" w:hAnsi="Arial" w:cs="Arial"/>
            <w:sz w:val="24"/>
            <w:szCs w:val="24"/>
          </w:rPr>
          <w:delText xml:space="preserve">und </w:delText>
        </w:r>
      </w:del>
      <w:r w:rsidRPr="00944672">
        <w:rPr>
          <w:rFonts w:ascii="Arial" w:hAnsi="Arial" w:cs="Arial"/>
          <w:sz w:val="24"/>
          <w:szCs w:val="24"/>
        </w:rPr>
        <w:t xml:space="preserve">gleichzeitig traf ihn ihre Faust. </w:t>
      </w:r>
      <w:del w:id="13500" w:author="Lektorat Bauer" w:date="2025-03-07T11:28:00Z" w16du:dateUtc="2025-03-07T10:28:00Z">
        <w:r w:rsidRPr="00944672" w:rsidDel="00C848FA">
          <w:rPr>
            <w:rFonts w:ascii="Arial" w:hAnsi="Arial" w:cs="Arial"/>
            <w:sz w:val="24"/>
            <w:szCs w:val="24"/>
          </w:rPr>
          <w:delText xml:space="preserve">Die </w:delText>
        </w:r>
      </w:del>
      <w:ins w:id="13501" w:author="Lektorat Bauer" w:date="2025-03-07T11:28:00Z" w16du:dateUtc="2025-03-07T10:28:00Z">
        <w:r w:rsidR="00C848FA">
          <w:rPr>
            <w:rFonts w:ascii="Arial" w:hAnsi="Arial" w:cs="Arial"/>
            <w:sz w:val="24"/>
            <w:szCs w:val="24"/>
          </w:rPr>
          <w:t>Der</w:t>
        </w:r>
        <w:r w:rsidR="00C848FA" w:rsidRPr="00944672">
          <w:rPr>
            <w:rFonts w:ascii="Arial" w:hAnsi="Arial" w:cs="Arial"/>
            <w:sz w:val="24"/>
            <w:szCs w:val="24"/>
          </w:rPr>
          <w:t xml:space="preserve"> </w:t>
        </w:r>
      </w:ins>
      <w:r w:rsidRPr="00944672">
        <w:rPr>
          <w:rFonts w:ascii="Arial" w:hAnsi="Arial" w:cs="Arial"/>
          <w:sz w:val="24"/>
          <w:szCs w:val="24"/>
        </w:rPr>
        <w:t>Treffer schleuderte Boufassar zu Boden, er war jedoch sofort wieder auf den Beinen und griff Tia an. „Weib. Was willst Du?!“</w:t>
      </w:r>
      <w:ins w:id="13502" w:author="Lektorat Bauer" w:date="2025-03-07T11:28:00Z" w16du:dateUtc="2025-03-07T10:28:00Z">
        <w:r w:rsidR="00C848FA">
          <w:rPr>
            <w:rFonts w:ascii="Arial" w:hAnsi="Arial" w:cs="Arial"/>
            <w:sz w:val="24"/>
            <w:szCs w:val="24"/>
          </w:rPr>
          <w:t>,</w:t>
        </w:r>
      </w:ins>
      <w:r w:rsidRPr="00944672">
        <w:rPr>
          <w:rFonts w:ascii="Arial" w:hAnsi="Arial" w:cs="Arial"/>
          <w:sz w:val="24"/>
          <w:szCs w:val="24"/>
        </w:rPr>
        <w:t xml:space="preserve"> </w:t>
      </w:r>
      <w:ins w:id="13503" w:author="Lektorat Bauer" w:date="2025-03-07T11:28:00Z" w16du:dateUtc="2025-03-07T10:28:00Z">
        <w:r w:rsidR="00C848FA">
          <w:rPr>
            <w:rFonts w:ascii="Arial" w:hAnsi="Arial" w:cs="Arial"/>
            <w:sz w:val="24"/>
            <w:szCs w:val="24"/>
          </w:rPr>
          <w:t>s</w:t>
        </w:r>
      </w:ins>
      <w:del w:id="13504" w:author="Lektorat Bauer" w:date="2025-03-07T11:28:00Z" w16du:dateUtc="2025-03-07T10:28:00Z">
        <w:r w:rsidRPr="00944672" w:rsidDel="00C848FA">
          <w:rPr>
            <w:rFonts w:ascii="Arial" w:hAnsi="Arial" w:cs="Arial"/>
            <w:sz w:val="24"/>
            <w:szCs w:val="24"/>
          </w:rPr>
          <w:delText>S</w:delText>
        </w:r>
      </w:del>
      <w:r w:rsidRPr="00944672">
        <w:rPr>
          <w:rFonts w:ascii="Arial" w:hAnsi="Arial" w:cs="Arial"/>
          <w:sz w:val="24"/>
          <w:szCs w:val="24"/>
        </w:rPr>
        <w:t>chrie er und wollte Tia mit einem Faustschlag niederstrecken</w:t>
      </w:r>
      <w:del w:id="13505" w:author="Lektorat Bauer" w:date="2025-03-07T11:28:00Z" w16du:dateUtc="2025-03-07T10:28:00Z">
        <w:r w:rsidRPr="00944672" w:rsidDel="00C848FA">
          <w:rPr>
            <w:rFonts w:ascii="Arial" w:hAnsi="Arial" w:cs="Arial"/>
            <w:sz w:val="24"/>
            <w:szCs w:val="24"/>
          </w:rPr>
          <w:delText xml:space="preserve">. </w:delText>
        </w:r>
        <w:commentRangeStart w:id="13506"/>
        <w:r w:rsidRPr="00944672" w:rsidDel="00C848FA">
          <w:rPr>
            <w:rFonts w:ascii="Arial" w:hAnsi="Arial" w:cs="Arial"/>
            <w:sz w:val="24"/>
            <w:szCs w:val="24"/>
          </w:rPr>
          <w:delText>Das Tia den Angriff hatte kommen sehen, war sie</w:delText>
        </w:r>
      </w:del>
      <w:ins w:id="13507" w:author="Lektorat Bauer" w:date="2025-03-07T11:28:00Z" w16du:dateUtc="2025-03-07T10:28:00Z">
        <w:r w:rsidR="00C848FA">
          <w:rPr>
            <w:rFonts w:ascii="Arial" w:hAnsi="Arial" w:cs="Arial"/>
            <w:sz w:val="24"/>
            <w:szCs w:val="24"/>
          </w:rPr>
          <w:t xml:space="preserve"> </w:t>
        </w:r>
        <w:commentRangeEnd w:id="13506"/>
        <w:r w:rsidR="00C848FA">
          <w:rPr>
            <w:rStyle w:val="Kommentarzeichen"/>
          </w:rPr>
          <w:commentReference w:id="13506"/>
        </w:r>
        <w:r w:rsidR="00C848FA">
          <w:rPr>
            <w:rFonts w:ascii="Arial" w:hAnsi="Arial" w:cs="Arial"/>
            <w:sz w:val="24"/>
            <w:szCs w:val="24"/>
          </w:rPr>
          <w:t>Aber Tia war</w:t>
        </w:r>
      </w:ins>
      <w:r w:rsidRPr="00944672">
        <w:rPr>
          <w:rFonts w:ascii="Arial" w:hAnsi="Arial" w:cs="Arial"/>
          <w:sz w:val="24"/>
          <w:szCs w:val="24"/>
        </w:rPr>
        <w:t xml:space="preserve"> vorbereitet. Sie blocke den Schlag locker ab, </w:t>
      </w:r>
      <w:del w:id="13508" w:author="Lektorat Bauer" w:date="2025-03-07T11:28:00Z" w16du:dateUtc="2025-03-07T10:28:00Z">
        <w:r w:rsidRPr="00944672" w:rsidDel="00C848FA">
          <w:rPr>
            <w:rFonts w:ascii="Arial" w:hAnsi="Arial" w:cs="Arial"/>
            <w:sz w:val="24"/>
            <w:szCs w:val="24"/>
          </w:rPr>
          <w:delText xml:space="preserve">uns </w:delText>
        </w:r>
      </w:del>
      <w:r w:rsidRPr="00944672">
        <w:rPr>
          <w:rFonts w:ascii="Arial" w:hAnsi="Arial" w:cs="Arial"/>
          <w:sz w:val="24"/>
          <w:szCs w:val="24"/>
        </w:rPr>
        <w:t>dadurch verlor Boufassar das Gleichgewicht. Er taumelte an ihr vorbei, dreht sich um und schlug mit voller Kraft auf Tia ein. Wieder blockt</w:t>
      </w:r>
      <w:ins w:id="13509" w:author="Lektorat Bauer" w:date="2025-03-07T11:28:00Z" w16du:dateUtc="2025-03-07T10:28:00Z">
        <w:r w:rsidR="00C848FA">
          <w:rPr>
            <w:rFonts w:ascii="Arial" w:hAnsi="Arial" w:cs="Arial"/>
            <w:sz w:val="24"/>
            <w:szCs w:val="24"/>
          </w:rPr>
          <w:t>e</w:t>
        </w:r>
      </w:ins>
      <w:r w:rsidRPr="00944672">
        <w:rPr>
          <w:rFonts w:ascii="Arial" w:hAnsi="Arial" w:cs="Arial"/>
          <w:sz w:val="24"/>
          <w:szCs w:val="24"/>
        </w:rPr>
        <w:t xml:space="preserve"> sie den Schlag. „So Ajwad, jetzt reicht es</w:t>
      </w:r>
      <w:del w:id="13510" w:author="Lektorat Bauer" w:date="2025-03-07T11:28:00Z" w16du:dateUtc="2025-03-07T10:28:00Z">
        <w:r w:rsidRPr="00944672" w:rsidDel="00C848FA">
          <w:rPr>
            <w:rFonts w:ascii="Arial" w:hAnsi="Arial" w:cs="Arial"/>
            <w:sz w:val="24"/>
            <w:szCs w:val="24"/>
          </w:rPr>
          <w:delText>.</w:delText>
        </w:r>
      </w:del>
      <w:r w:rsidRPr="00944672">
        <w:rPr>
          <w:rFonts w:ascii="Arial" w:hAnsi="Arial" w:cs="Arial"/>
          <w:sz w:val="24"/>
          <w:szCs w:val="24"/>
        </w:rPr>
        <w:t>“</w:t>
      </w:r>
      <w:ins w:id="13511" w:author="Lektorat Bauer" w:date="2025-03-07T11:28:00Z" w16du:dateUtc="2025-03-07T10:28:00Z">
        <w:r w:rsidR="00C848FA">
          <w:rPr>
            <w:rFonts w:ascii="Arial" w:hAnsi="Arial" w:cs="Arial"/>
            <w:sz w:val="24"/>
            <w:szCs w:val="24"/>
          </w:rPr>
          <w:t>,</w:t>
        </w:r>
      </w:ins>
      <w:r w:rsidRPr="00944672">
        <w:rPr>
          <w:rFonts w:ascii="Arial" w:hAnsi="Arial" w:cs="Arial"/>
          <w:sz w:val="24"/>
          <w:szCs w:val="24"/>
        </w:rPr>
        <w:t xml:space="preserve"> </w:t>
      </w:r>
      <w:ins w:id="13512" w:author="Lektorat Bauer" w:date="2025-03-07T11:28:00Z" w16du:dateUtc="2025-03-07T10:28:00Z">
        <w:r w:rsidR="00C848FA">
          <w:rPr>
            <w:rFonts w:ascii="Arial" w:hAnsi="Arial" w:cs="Arial"/>
            <w:sz w:val="24"/>
            <w:szCs w:val="24"/>
          </w:rPr>
          <w:t>s</w:t>
        </w:r>
      </w:ins>
      <w:del w:id="13513" w:author="Lektorat Bauer" w:date="2025-03-07T11:28:00Z" w16du:dateUtc="2025-03-07T10:28:00Z">
        <w:r w:rsidRPr="00944672" w:rsidDel="00C848FA">
          <w:rPr>
            <w:rFonts w:ascii="Arial" w:hAnsi="Arial" w:cs="Arial"/>
            <w:sz w:val="24"/>
            <w:szCs w:val="24"/>
          </w:rPr>
          <w:delText>S</w:delText>
        </w:r>
      </w:del>
      <w:r w:rsidRPr="00944672">
        <w:rPr>
          <w:rFonts w:ascii="Arial" w:hAnsi="Arial" w:cs="Arial"/>
          <w:sz w:val="24"/>
          <w:szCs w:val="24"/>
        </w:rPr>
        <w:t xml:space="preserve">agte Sie lässig, dann trafen Ajwad Boufassar zwei Treffer </w:t>
      </w:r>
      <w:commentRangeStart w:id="13514"/>
      <w:r w:rsidRPr="00944672">
        <w:rPr>
          <w:rFonts w:ascii="Arial" w:hAnsi="Arial" w:cs="Arial"/>
          <w:sz w:val="24"/>
          <w:szCs w:val="24"/>
        </w:rPr>
        <w:t>in Bauch und Nieren</w:t>
      </w:r>
      <w:commentRangeEnd w:id="13514"/>
      <w:r w:rsidR="00C848FA">
        <w:rPr>
          <w:rStyle w:val="Kommentarzeichen"/>
        </w:rPr>
        <w:commentReference w:id="13514"/>
      </w:r>
      <w:r w:rsidRPr="00944672">
        <w:rPr>
          <w:rFonts w:ascii="Arial" w:hAnsi="Arial" w:cs="Arial"/>
          <w:sz w:val="24"/>
          <w:szCs w:val="24"/>
        </w:rPr>
        <w:t xml:space="preserve">, stöhnend brach er zusammen. </w:t>
      </w:r>
    </w:p>
    <w:p w14:paraId="5D02CA7F" w14:textId="7F2B7375"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Tia kniete sich auf seinen Brustkasten und drückte ihm die Luft aus der Lunge. „Mei</w:t>
      </w:r>
      <w:ins w:id="13515" w:author="Lektorat Bauer" w:date="2025-03-07T11:29:00Z" w16du:dateUtc="2025-03-07T10:29:00Z">
        <w:r w:rsidR="00C848FA">
          <w:rPr>
            <w:rFonts w:ascii="Arial" w:hAnsi="Arial" w:cs="Arial"/>
            <w:sz w:val="24"/>
            <w:szCs w:val="24"/>
          </w:rPr>
          <w:t>n</w:t>
        </w:r>
      </w:ins>
      <w:r w:rsidRPr="00944672">
        <w:rPr>
          <w:rFonts w:ascii="Arial" w:hAnsi="Arial" w:cs="Arial"/>
          <w:sz w:val="24"/>
          <w:szCs w:val="24"/>
        </w:rPr>
        <w:t xml:space="preserve"> lieber Herr Boufassar, wenn Sie noch eine abfällige Bemerkung über mich, Frau Kaur oder Frauen im Allgemeinen machen, werde ich nicht mehr so zurückhaltend sein. Haben wir uns verstanden?“ Gequält nickte Ajwad Boufassar. </w:t>
      </w:r>
    </w:p>
    <w:p w14:paraId="4AC597B0" w14:textId="77777777" w:rsidR="00C848FA" w:rsidRDefault="00944672" w:rsidP="00623B68">
      <w:pPr>
        <w:autoSpaceDE w:val="0"/>
        <w:autoSpaceDN w:val="0"/>
        <w:adjustRightInd w:val="0"/>
        <w:spacing w:after="0" w:line="360" w:lineRule="auto"/>
        <w:ind w:firstLine="227"/>
        <w:jc w:val="both"/>
        <w:rPr>
          <w:ins w:id="13516" w:author="Lektorat Bauer" w:date="2025-03-07T11:30:00Z" w16du:dateUtc="2025-03-07T10:30:00Z"/>
          <w:rFonts w:ascii="Arial" w:hAnsi="Arial" w:cs="Arial"/>
          <w:sz w:val="24"/>
          <w:szCs w:val="24"/>
        </w:rPr>
      </w:pPr>
      <w:r w:rsidRPr="00944672">
        <w:rPr>
          <w:rFonts w:ascii="Arial" w:hAnsi="Arial" w:cs="Arial"/>
          <w:sz w:val="24"/>
          <w:szCs w:val="24"/>
        </w:rPr>
        <w:t xml:space="preserve">Tia stand auf und Ajwad bekam wieder Luft. Er stellte fest, dass er sich in den Frauen verschätzt hatte. </w:t>
      </w:r>
      <w:commentRangeStart w:id="13517"/>
      <w:r w:rsidRPr="00944672">
        <w:rPr>
          <w:rFonts w:ascii="Arial" w:hAnsi="Arial" w:cs="Arial"/>
          <w:sz w:val="24"/>
          <w:szCs w:val="24"/>
        </w:rPr>
        <w:t xml:space="preserve">Dass sie nicht auf sein Drangsalieren reagiert hatten, hatte er als Schwäche gedeutet. </w:t>
      </w:r>
      <w:commentRangeEnd w:id="13517"/>
      <w:r w:rsidR="00C848FA">
        <w:rPr>
          <w:rStyle w:val="Kommentarzeichen"/>
        </w:rPr>
        <w:commentReference w:id="13517"/>
      </w:r>
      <w:r w:rsidRPr="00944672">
        <w:rPr>
          <w:rFonts w:ascii="Arial" w:hAnsi="Arial" w:cs="Arial"/>
          <w:sz w:val="24"/>
          <w:szCs w:val="24"/>
        </w:rPr>
        <w:t xml:space="preserve">Jetzt wusste er, dass er den Bogen weit überspannt hatte. Trotzdem war er durch seine Erziehung und sein Aufwachsen in einem patriarchalischem Umfeld daran gewöhnt, immer Recht zu haben, daher machte er den Fehler zu sagen: „Frauen haben nichts zu sagen.“ Kaum hatte er das ausgesprochen, flog er, von einem Tritt gegen den Brustkasten getroffen, rückwärts gegen die Wand. </w:t>
      </w:r>
    </w:p>
    <w:p w14:paraId="4F1F422D" w14:textId="5E58DBFC"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„Sie werden uns nicht weiter begleiten. Wir werden Sie hier lassen. Wie Sie nach Hause kommen</w:t>
      </w:r>
      <w:ins w:id="13518" w:author="Lektorat Bauer" w:date="2025-03-07T11:30:00Z" w16du:dateUtc="2025-03-07T10:30:00Z">
        <w:r w:rsidR="00C848FA">
          <w:rPr>
            <w:rFonts w:ascii="Arial" w:hAnsi="Arial" w:cs="Arial"/>
            <w:sz w:val="24"/>
            <w:szCs w:val="24"/>
          </w:rPr>
          <w:t>,</w:t>
        </w:r>
      </w:ins>
      <w:r w:rsidRPr="00944672">
        <w:rPr>
          <w:rFonts w:ascii="Arial" w:hAnsi="Arial" w:cs="Arial"/>
          <w:sz w:val="24"/>
          <w:szCs w:val="24"/>
        </w:rPr>
        <w:t xml:space="preserve"> ist Ihr Problem.“ Der Tonfall mit dem Tia sprach, ließ </w:t>
      </w:r>
      <w:del w:id="13519" w:author="Lektorat Bauer" w:date="2025-03-07T11:30:00Z" w16du:dateUtc="2025-03-07T10:30:00Z">
        <w:r w:rsidRPr="00944672" w:rsidDel="00C848FA">
          <w:rPr>
            <w:rFonts w:ascii="Arial" w:hAnsi="Arial" w:cs="Arial"/>
            <w:sz w:val="24"/>
            <w:szCs w:val="24"/>
          </w:rPr>
          <w:delText xml:space="preserve">an Deutlichkeit </w:delText>
        </w:r>
      </w:del>
      <w:r w:rsidRPr="00944672">
        <w:rPr>
          <w:rFonts w:ascii="Arial" w:hAnsi="Arial" w:cs="Arial"/>
          <w:sz w:val="24"/>
          <w:szCs w:val="24"/>
        </w:rPr>
        <w:t>keine Zweifel. „Sie müssen mich mitnehmen. Das verlangt die Regierung</w:t>
      </w:r>
      <w:del w:id="13520" w:author="Lektorat Bauer" w:date="2025-03-07T11:30:00Z" w16du:dateUtc="2025-03-07T10:30:00Z">
        <w:r w:rsidRPr="00944672" w:rsidDel="00C848FA">
          <w:rPr>
            <w:rFonts w:ascii="Arial" w:hAnsi="Arial" w:cs="Arial"/>
            <w:sz w:val="24"/>
            <w:szCs w:val="24"/>
          </w:rPr>
          <w:delText>.</w:delText>
        </w:r>
      </w:del>
      <w:r w:rsidRPr="00944672">
        <w:rPr>
          <w:rFonts w:ascii="Arial" w:hAnsi="Arial" w:cs="Arial"/>
          <w:sz w:val="24"/>
          <w:szCs w:val="24"/>
        </w:rPr>
        <w:t>“</w:t>
      </w:r>
      <w:ins w:id="13521" w:author="Lektorat Bauer" w:date="2025-03-07T11:30:00Z" w16du:dateUtc="2025-03-07T10:30:00Z">
        <w:r w:rsidR="00C848FA">
          <w:rPr>
            <w:rFonts w:ascii="Arial" w:hAnsi="Arial" w:cs="Arial"/>
            <w:sz w:val="24"/>
            <w:szCs w:val="24"/>
          </w:rPr>
          <w:t>,</w:t>
        </w:r>
      </w:ins>
      <w:r w:rsidRPr="00944672">
        <w:rPr>
          <w:rFonts w:ascii="Arial" w:hAnsi="Arial" w:cs="Arial"/>
          <w:sz w:val="24"/>
          <w:szCs w:val="24"/>
        </w:rPr>
        <w:t xml:space="preserve"> </w:t>
      </w:r>
      <w:ins w:id="13522" w:author="Lektorat Bauer" w:date="2025-03-07T11:30:00Z" w16du:dateUtc="2025-03-07T10:30:00Z">
        <w:r w:rsidR="00C848FA">
          <w:rPr>
            <w:rFonts w:ascii="Arial" w:hAnsi="Arial" w:cs="Arial"/>
            <w:sz w:val="24"/>
            <w:szCs w:val="24"/>
          </w:rPr>
          <w:t>s</w:t>
        </w:r>
      </w:ins>
      <w:del w:id="13523" w:author="Lektorat Bauer" w:date="2025-03-07T11:30:00Z" w16du:dateUtc="2025-03-07T10:30:00Z">
        <w:r w:rsidRPr="00944672" w:rsidDel="00C848FA">
          <w:rPr>
            <w:rFonts w:ascii="Arial" w:hAnsi="Arial" w:cs="Arial"/>
            <w:sz w:val="24"/>
            <w:szCs w:val="24"/>
          </w:rPr>
          <w:delText>S</w:delText>
        </w:r>
      </w:del>
      <w:r w:rsidRPr="00944672">
        <w:rPr>
          <w:rFonts w:ascii="Arial" w:hAnsi="Arial" w:cs="Arial"/>
          <w:sz w:val="24"/>
          <w:szCs w:val="24"/>
        </w:rPr>
        <w:t>töhnte Ajwad Boufassar.</w:t>
      </w:r>
    </w:p>
    <w:p w14:paraId="7D3AA298" w14:textId="5209E066"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„Wir müssen gar nichts. Wir werden die marokkanische Regierung darüber informier</w:t>
      </w:r>
      <w:del w:id="13524" w:author="Lektorat Bauer" w:date="2025-03-07T11:30:00Z" w16du:dateUtc="2025-03-07T10:30:00Z">
        <w:r w:rsidRPr="00944672" w:rsidDel="00C848FA">
          <w:rPr>
            <w:rFonts w:ascii="Arial" w:hAnsi="Arial" w:cs="Arial"/>
            <w:sz w:val="24"/>
            <w:szCs w:val="24"/>
          </w:rPr>
          <w:delText>t</w:delText>
        </w:r>
      </w:del>
      <w:r w:rsidRPr="00944672">
        <w:rPr>
          <w:rFonts w:ascii="Arial" w:hAnsi="Arial" w:cs="Arial"/>
          <w:sz w:val="24"/>
          <w:szCs w:val="24"/>
        </w:rPr>
        <w:t xml:space="preserve">en, wie wir entschieden haben.“ Damit drehte sich Tia zu Benjamin Dingaka und sagte. „Bitte geben Sie mir Ihr Telefon.“ Ohne zu </w:t>
      </w:r>
      <w:del w:id="13525" w:author="Lektorat Bauer" w:date="2025-03-07T11:30:00Z" w16du:dateUtc="2025-03-07T10:30:00Z">
        <w:r w:rsidRPr="00944672" w:rsidDel="00C848FA">
          <w:rPr>
            <w:rFonts w:ascii="Arial" w:hAnsi="Arial" w:cs="Arial"/>
            <w:sz w:val="24"/>
            <w:szCs w:val="24"/>
          </w:rPr>
          <w:delText>Zögern</w:delText>
        </w:r>
      </w:del>
      <w:ins w:id="13526" w:author="Lektorat Bauer" w:date="2025-03-07T11:30:00Z" w16du:dateUtc="2025-03-07T10:30:00Z">
        <w:r w:rsidR="00C848FA" w:rsidRPr="00944672">
          <w:rPr>
            <w:rFonts w:ascii="Arial" w:hAnsi="Arial" w:cs="Arial"/>
            <w:sz w:val="24"/>
            <w:szCs w:val="24"/>
          </w:rPr>
          <w:t>zögern</w:t>
        </w:r>
        <w:r w:rsidR="00C848FA">
          <w:rPr>
            <w:rFonts w:ascii="Arial" w:hAnsi="Arial" w:cs="Arial"/>
            <w:sz w:val="24"/>
            <w:szCs w:val="24"/>
          </w:rPr>
          <w:t>,</w:t>
        </w:r>
      </w:ins>
      <w:r w:rsidRPr="00944672">
        <w:rPr>
          <w:rFonts w:ascii="Arial" w:hAnsi="Arial" w:cs="Arial"/>
          <w:sz w:val="24"/>
          <w:szCs w:val="24"/>
        </w:rPr>
        <w:t xml:space="preserve"> erhielt sie das Telefon und gab eine </w:t>
      </w:r>
      <w:r w:rsidRPr="00944672">
        <w:rPr>
          <w:rFonts w:ascii="Arial" w:hAnsi="Arial" w:cs="Arial"/>
          <w:sz w:val="24"/>
          <w:szCs w:val="24"/>
        </w:rPr>
        <w:lastRenderedPageBreak/>
        <w:t>Kurzwahl ein. „Herr Boufassar wird uns nicht weiter begleiten. Bitte leiten Sie die Information weiter</w:t>
      </w:r>
      <w:del w:id="13527" w:author="Lektorat Bauer" w:date="2025-03-07T11:30:00Z" w16du:dateUtc="2025-03-07T10:30:00Z">
        <w:r w:rsidRPr="00944672" w:rsidDel="00C848FA">
          <w:rPr>
            <w:rFonts w:ascii="Arial" w:hAnsi="Arial" w:cs="Arial"/>
            <w:sz w:val="24"/>
            <w:szCs w:val="24"/>
          </w:rPr>
          <w:delText>.</w:delText>
        </w:r>
      </w:del>
      <w:r w:rsidRPr="00944672">
        <w:rPr>
          <w:rFonts w:ascii="Arial" w:hAnsi="Arial" w:cs="Arial"/>
          <w:sz w:val="24"/>
          <w:szCs w:val="24"/>
        </w:rPr>
        <w:t>“</w:t>
      </w:r>
      <w:ins w:id="13528" w:author="Lektorat Bauer" w:date="2025-03-07T11:30:00Z" w16du:dateUtc="2025-03-07T10:30:00Z">
        <w:r w:rsidR="00C848FA">
          <w:rPr>
            <w:rFonts w:ascii="Arial" w:hAnsi="Arial" w:cs="Arial"/>
            <w:sz w:val="24"/>
            <w:szCs w:val="24"/>
          </w:rPr>
          <w:t>,</w:t>
        </w:r>
      </w:ins>
      <w:r w:rsidRPr="00944672">
        <w:rPr>
          <w:rFonts w:ascii="Arial" w:hAnsi="Arial" w:cs="Arial"/>
          <w:sz w:val="24"/>
          <w:szCs w:val="24"/>
        </w:rPr>
        <w:t xml:space="preserve"> </w:t>
      </w:r>
      <w:ins w:id="13529" w:author="Lektorat Bauer" w:date="2025-03-07T11:30:00Z" w16du:dateUtc="2025-03-07T10:30:00Z">
        <w:r w:rsidR="00C848FA">
          <w:rPr>
            <w:rFonts w:ascii="Arial" w:hAnsi="Arial" w:cs="Arial"/>
            <w:sz w:val="24"/>
            <w:szCs w:val="24"/>
          </w:rPr>
          <w:t>s</w:t>
        </w:r>
      </w:ins>
      <w:del w:id="13530" w:author="Lektorat Bauer" w:date="2025-03-07T11:30:00Z" w16du:dateUtc="2025-03-07T10:30:00Z">
        <w:r w:rsidRPr="00944672" w:rsidDel="00C848FA">
          <w:rPr>
            <w:rFonts w:ascii="Arial" w:hAnsi="Arial" w:cs="Arial"/>
            <w:sz w:val="24"/>
            <w:szCs w:val="24"/>
          </w:rPr>
          <w:delText>S</w:delText>
        </w:r>
      </w:del>
      <w:r w:rsidRPr="00944672">
        <w:rPr>
          <w:rFonts w:ascii="Arial" w:hAnsi="Arial" w:cs="Arial"/>
          <w:sz w:val="24"/>
          <w:szCs w:val="24"/>
        </w:rPr>
        <w:t xml:space="preserve">agte Sie und legte </w:t>
      </w:r>
      <w:del w:id="13531" w:author="Lektorat Bauer" w:date="2025-03-07T11:30:00Z" w16du:dateUtc="2025-03-07T10:30:00Z">
        <w:r w:rsidRPr="00944672" w:rsidDel="00C848FA">
          <w:rPr>
            <w:rFonts w:ascii="Arial" w:hAnsi="Arial" w:cs="Arial"/>
            <w:sz w:val="24"/>
            <w:szCs w:val="24"/>
          </w:rPr>
          <w:delText xml:space="preserve">wieder </w:delText>
        </w:r>
      </w:del>
      <w:r w:rsidRPr="00944672">
        <w:rPr>
          <w:rFonts w:ascii="Arial" w:hAnsi="Arial" w:cs="Arial"/>
          <w:sz w:val="24"/>
          <w:szCs w:val="24"/>
        </w:rPr>
        <w:t>auf.</w:t>
      </w:r>
    </w:p>
    <w:p w14:paraId="4D7C90C9"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3ECB5AB1"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1A6312D1"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65D59F96"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E-Mail:</w:t>
      </w:r>
    </w:p>
    <w:p w14:paraId="4F581828"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Your Excellenciy Minister Mohamed El Yazghi</w:t>
      </w:r>
    </w:p>
    <w:p w14:paraId="01A38822"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Ministry of Territory Planning, Water and Environment</w:t>
      </w:r>
    </w:p>
    <w:p w14:paraId="79AA2C68"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10768A7F" w14:textId="43862178"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Wie vereinbart</w:t>
      </w:r>
      <w:ins w:id="13532" w:author="Lektorat Bauer" w:date="2025-03-07T11:30:00Z" w16du:dateUtc="2025-03-07T10:30:00Z">
        <w:r w:rsidR="00C848FA">
          <w:rPr>
            <w:rFonts w:ascii="Arial" w:hAnsi="Arial" w:cs="Arial"/>
            <w:sz w:val="24"/>
            <w:szCs w:val="24"/>
          </w:rPr>
          <w:t>,</w:t>
        </w:r>
      </w:ins>
      <w:r w:rsidRPr="00944672">
        <w:rPr>
          <w:rFonts w:ascii="Arial" w:hAnsi="Arial" w:cs="Arial"/>
          <w:sz w:val="24"/>
          <w:szCs w:val="24"/>
        </w:rPr>
        <w:t xml:space="preserve"> halten wir Sie über alle wichtigen Ereignisse auf dem Laufenden. </w:t>
      </w:r>
    </w:p>
    <w:p w14:paraId="2EABDAC4" w14:textId="167711A0"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Wir bedauern, Ihnen mitteilen zu müssen, dass der </w:t>
      </w:r>
      <w:del w:id="13533" w:author="Lektorat Bauer" w:date="2025-03-07T11:31:00Z" w16du:dateUtc="2025-03-07T10:31:00Z">
        <w:r w:rsidRPr="00944672" w:rsidDel="00C848FA">
          <w:rPr>
            <w:rFonts w:ascii="Arial" w:hAnsi="Arial" w:cs="Arial"/>
            <w:sz w:val="24"/>
            <w:szCs w:val="24"/>
          </w:rPr>
          <w:delText xml:space="preserve">von Ihnen </w:delText>
        </w:r>
      </w:del>
      <w:r w:rsidRPr="00944672">
        <w:rPr>
          <w:rFonts w:ascii="Arial" w:hAnsi="Arial" w:cs="Arial"/>
          <w:sz w:val="24"/>
          <w:szCs w:val="24"/>
        </w:rPr>
        <w:t>uns</w:t>
      </w:r>
      <w:ins w:id="13534" w:author="Lektorat Bauer" w:date="2025-03-07T11:31:00Z" w16du:dateUtc="2025-03-07T10:31:00Z">
        <w:r w:rsidR="00C848FA" w:rsidRPr="00C848FA">
          <w:rPr>
            <w:rFonts w:ascii="Arial" w:hAnsi="Arial" w:cs="Arial"/>
            <w:sz w:val="24"/>
            <w:szCs w:val="24"/>
          </w:rPr>
          <w:t xml:space="preserve"> </w:t>
        </w:r>
        <w:r w:rsidR="00C848FA" w:rsidRPr="00944672">
          <w:rPr>
            <w:rFonts w:ascii="Arial" w:hAnsi="Arial" w:cs="Arial"/>
            <w:sz w:val="24"/>
            <w:szCs w:val="24"/>
          </w:rPr>
          <w:t>von Ihnen</w:t>
        </w:r>
      </w:ins>
      <w:r w:rsidRPr="00944672">
        <w:rPr>
          <w:rFonts w:ascii="Arial" w:hAnsi="Arial" w:cs="Arial"/>
          <w:sz w:val="24"/>
          <w:szCs w:val="24"/>
        </w:rPr>
        <w:t xml:space="preserve"> beigestellte Geologe, Herr Ajwad Boufassar, unsere Expedition nicht weiter begleiten wird.</w:t>
      </w:r>
    </w:p>
    <w:p w14:paraId="11F466A0" w14:textId="28ED891D"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Das Verhalten von Herrn Boufassar war solcherart, dass er alles versuchte</w:t>
      </w:r>
      <w:ins w:id="13535" w:author="Lektorat Bauer" w:date="2025-03-07T11:31:00Z" w16du:dateUtc="2025-03-07T10:31:00Z">
        <w:r w:rsidR="00C848FA">
          <w:rPr>
            <w:rFonts w:ascii="Arial" w:hAnsi="Arial" w:cs="Arial"/>
            <w:sz w:val="24"/>
            <w:szCs w:val="24"/>
          </w:rPr>
          <w:t>, um</w:t>
        </w:r>
      </w:ins>
      <w:r w:rsidRPr="00944672">
        <w:rPr>
          <w:rFonts w:ascii="Arial" w:hAnsi="Arial" w:cs="Arial"/>
          <w:sz w:val="24"/>
          <w:szCs w:val="24"/>
        </w:rPr>
        <w:t xml:space="preserve"> die Expedition zu behindern. Wenig überraschend gehen wir nicht davon aus, dass diese Aktionen in Ihrem Auftrag erfolgten. </w:t>
      </w:r>
    </w:p>
    <w:p w14:paraId="6811BE4C" w14:textId="7711C6ED"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Da Herr Boufassar das Leben der anderen Expeditionsteilnehmer gefährdet, komme ich zu dem Ergebnis, dass wir aus Sicherheitsgründen von dem Ausschluss </w:t>
      </w:r>
      <w:del w:id="13536" w:author="Lektorat Bauer" w:date="2025-03-07T11:31:00Z" w16du:dateUtc="2025-03-07T10:31:00Z">
        <w:r w:rsidRPr="00944672" w:rsidDel="00C848FA">
          <w:rPr>
            <w:rFonts w:ascii="Arial" w:hAnsi="Arial" w:cs="Arial"/>
            <w:sz w:val="24"/>
            <w:szCs w:val="24"/>
          </w:rPr>
          <w:delText>gebrauch</w:delText>
        </w:r>
      </w:del>
      <w:ins w:id="13537" w:author="Lektorat Bauer" w:date="2025-03-07T11:31:00Z" w16du:dateUtc="2025-03-07T10:31:00Z">
        <w:r w:rsidR="00C848FA" w:rsidRPr="00944672">
          <w:rPr>
            <w:rFonts w:ascii="Arial" w:hAnsi="Arial" w:cs="Arial"/>
            <w:sz w:val="24"/>
            <w:szCs w:val="24"/>
          </w:rPr>
          <w:t>Gebrauch</w:t>
        </w:r>
      </w:ins>
      <w:r w:rsidRPr="00944672">
        <w:rPr>
          <w:rFonts w:ascii="Arial" w:hAnsi="Arial" w:cs="Arial"/>
          <w:sz w:val="24"/>
          <w:szCs w:val="24"/>
        </w:rPr>
        <w:t xml:space="preserve"> machen.</w:t>
      </w:r>
    </w:p>
    <w:p w14:paraId="0BBE4FF7"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Wir werden Sie fernerhin weiter über die Fortschritte der Expedition Informieren.</w:t>
      </w:r>
    </w:p>
    <w:p w14:paraId="1F0E6EDB"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Mit freundlichen Grüßen.</w:t>
      </w:r>
    </w:p>
    <w:p w14:paraId="07BF7CE9" w14:textId="10C67EE6"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i.</w:t>
      </w:r>
      <w:ins w:id="13538" w:author="Lektorat Bauer" w:date="2025-03-07T11:31:00Z" w16du:dateUtc="2025-03-07T10:31:00Z">
        <w:r w:rsidR="00C848FA">
          <w:rPr>
            <w:rFonts w:ascii="Arial" w:hAnsi="Arial" w:cs="Arial"/>
            <w:sz w:val="24"/>
            <w:szCs w:val="24"/>
          </w:rPr>
          <w:t> </w:t>
        </w:r>
      </w:ins>
      <w:r w:rsidRPr="00944672">
        <w:rPr>
          <w:rFonts w:ascii="Arial" w:hAnsi="Arial" w:cs="Arial"/>
          <w:sz w:val="24"/>
          <w:szCs w:val="24"/>
        </w:rPr>
        <w:t>A. von Dr. Benjamin Dingaka</w:t>
      </w:r>
    </w:p>
    <w:p w14:paraId="5827B6B5"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Expeditionsleiter</w:t>
      </w:r>
    </w:p>
    <w:p w14:paraId="06992336" w14:textId="77777777" w:rsidR="00944672" w:rsidRPr="00944672" w:rsidRDefault="00944672" w:rsidP="00623B68">
      <w:pPr>
        <w:autoSpaceDE w:val="0"/>
        <w:autoSpaceDN w:val="0"/>
        <w:adjustRightInd w:val="0"/>
        <w:spacing w:after="0" w:line="360" w:lineRule="auto"/>
        <w:ind w:firstLine="227"/>
        <w:jc w:val="both"/>
        <w:rPr>
          <w:rFonts w:ascii="Arial" w:hAnsi="Arial" w:cs="Arial"/>
          <w:b/>
          <w:bCs/>
          <w:sz w:val="24"/>
          <w:szCs w:val="24"/>
        </w:rPr>
      </w:pPr>
    </w:p>
    <w:p w14:paraId="3BE87FD8" w14:textId="77777777" w:rsidR="00944672" w:rsidRPr="00944672" w:rsidRDefault="00944672" w:rsidP="00623B68">
      <w:pPr>
        <w:autoSpaceDE w:val="0"/>
        <w:autoSpaceDN w:val="0"/>
        <w:adjustRightInd w:val="0"/>
        <w:spacing w:after="0" w:line="360" w:lineRule="auto"/>
        <w:jc w:val="both"/>
        <w:rPr>
          <w:rFonts w:ascii="Arial" w:hAnsi="Arial" w:cs="Arial"/>
          <w:b/>
          <w:bCs/>
          <w:sz w:val="24"/>
          <w:szCs w:val="24"/>
        </w:rPr>
      </w:pPr>
      <w:r w:rsidRPr="00944672">
        <w:rPr>
          <w:rFonts w:ascii="Arial" w:hAnsi="Arial" w:cs="Arial"/>
          <w:b/>
          <w:bCs/>
          <w:sz w:val="24"/>
          <w:szCs w:val="24"/>
        </w:rPr>
        <w:t>***</w:t>
      </w:r>
    </w:p>
    <w:p w14:paraId="617D6845" w14:textId="77777777" w:rsidR="00944672" w:rsidRPr="00944672" w:rsidRDefault="00944672" w:rsidP="00623B68">
      <w:pPr>
        <w:autoSpaceDE w:val="0"/>
        <w:autoSpaceDN w:val="0"/>
        <w:adjustRightInd w:val="0"/>
        <w:spacing w:after="0" w:line="360" w:lineRule="auto"/>
        <w:ind w:firstLine="227"/>
        <w:jc w:val="both"/>
        <w:rPr>
          <w:rFonts w:ascii="Arial" w:hAnsi="Arial" w:cs="Arial"/>
          <w:b/>
          <w:bCs/>
          <w:sz w:val="24"/>
          <w:szCs w:val="24"/>
        </w:rPr>
      </w:pPr>
    </w:p>
    <w:p w14:paraId="23160100" w14:textId="258D5885"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E-Mails, die eine</w:t>
      </w:r>
      <w:ins w:id="13539" w:author="Lektorat Bauer" w:date="2025-03-07T11:31:00Z" w16du:dateUtc="2025-03-07T10:31:00Z">
        <w:r w:rsidR="00C848FA">
          <w:rPr>
            <w:rFonts w:ascii="Arial" w:hAnsi="Arial" w:cs="Arial"/>
            <w:sz w:val="24"/>
            <w:szCs w:val="24"/>
          </w:rPr>
          <w:t>m</w:t>
        </w:r>
      </w:ins>
      <w:del w:id="13540" w:author="Lektorat Bauer" w:date="2025-03-07T11:31:00Z" w16du:dateUtc="2025-03-07T10:31:00Z">
        <w:r w:rsidRPr="00944672" w:rsidDel="00C848FA">
          <w:rPr>
            <w:rFonts w:ascii="Arial" w:hAnsi="Arial" w:cs="Arial"/>
            <w:sz w:val="24"/>
            <w:szCs w:val="24"/>
          </w:rPr>
          <w:delText>n</w:delText>
        </w:r>
      </w:del>
      <w:r w:rsidRPr="00944672">
        <w:rPr>
          <w:rFonts w:ascii="Arial" w:hAnsi="Arial" w:cs="Arial"/>
          <w:sz w:val="24"/>
          <w:szCs w:val="24"/>
        </w:rPr>
        <w:t xml:space="preserve"> Minister geschickt werden, gehen aus verschiedenen Gründen nicht direkt an diesen. Vielmehr kümmert sich eine Stabs- oder Pressestelle um die eingehenden E-Mails. Im Ministerium kümmert sich die Pressestelle um das allgemeine Public Relation Management. Für verschiedene Zwecke werden spezielle E-Mail-Adressen angelegt, die dann in Stabsstellen abgearbeitet werden.</w:t>
      </w:r>
    </w:p>
    <w:p w14:paraId="1E311FFD" w14:textId="2FA5E55A"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 xml:space="preserve">Die Mail, die im Namen von Dr. Dingaka verschickt wurde, war eine </w:t>
      </w:r>
      <w:commentRangeStart w:id="13541"/>
      <w:r w:rsidRPr="00944672">
        <w:rPr>
          <w:rFonts w:ascii="Arial" w:hAnsi="Arial" w:cs="Arial"/>
          <w:sz w:val="24"/>
          <w:szCs w:val="24"/>
        </w:rPr>
        <w:t>solche One-Off</w:t>
      </w:r>
      <w:commentRangeEnd w:id="13541"/>
      <w:r w:rsidR="005343D8">
        <w:rPr>
          <w:rStyle w:val="Kommentarzeichen"/>
        </w:rPr>
        <w:commentReference w:id="13541"/>
      </w:r>
      <w:r w:rsidRPr="00944672">
        <w:rPr>
          <w:rFonts w:ascii="Arial" w:hAnsi="Arial" w:cs="Arial"/>
          <w:sz w:val="24"/>
          <w:szCs w:val="24"/>
        </w:rPr>
        <w:t xml:space="preserve">-Adresse, die </w:t>
      </w:r>
      <w:del w:id="13542" w:author="Lektorat Bauer" w:date="2025-03-07T11:35:00Z" w16du:dateUtc="2025-03-07T10:35:00Z">
        <w:r w:rsidRPr="00944672" w:rsidDel="005343D8">
          <w:rPr>
            <w:rFonts w:ascii="Arial" w:hAnsi="Arial" w:cs="Arial"/>
            <w:sz w:val="24"/>
            <w:szCs w:val="24"/>
          </w:rPr>
          <w:delText>I</w:delText>
        </w:r>
      </w:del>
      <w:ins w:id="13543" w:author="Lektorat Bauer" w:date="2025-03-07T11:35:00Z" w16du:dateUtc="2025-03-07T10:35:00Z">
        <w:r w:rsidR="005343D8">
          <w:rPr>
            <w:rFonts w:ascii="Arial" w:hAnsi="Arial" w:cs="Arial"/>
            <w:sz w:val="24"/>
            <w:szCs w:val="24"/>
          </w:rPr>
          <w:t>i</w:t>
        </w:r>
      </w:ins>
      <w:r w:rsidRPr="00944672">
        <w:rPr>
          <w:rFonts w:ascii="Arial" w:hAnsi="Arial" w:cs="Arial"/>
          <w:sz w:val="24"/>
          <w:szCs w:val="24"/>
        </w:rPr>
        <w:t>hren Zielordner im Büro von Dr. Achmed Al Oujda im Geschäftsbereich Umweltplanung und Landschaftsentwicklung</w:t>
      </w:r>
      <w:ins w:id="13544" w:author="Lektorat Bauer" w:date="2025-03-07T11:35:00Z" w16du:dateUtc="2025-03-07T10:35:00Z">
        <w:r w:rsidR="005343D8">
          <w:rPr>
            <w:rFonts w:ascii="Arial" w:hAnsi="Arial" w:cs="Arial"/>
            <w:sz w:val="24"/>
            <w:szCs w:val="24"/>
          </w:rPr>
          <w:t xml:space="preserve"> </w:t>
        </w:r>
        <w:commentRangeStart w:id="13545"/>
        <w:r w:rsidR="005343D8">
          <w:rPr>
            <w:rFonts w:ascii="Arial" w:hAnsi="Arial" w:cs="Arial"/>
            <w:sz w:val="24"/>
            <w:szCs w:val="24"/>
          </w:rPr>
          <w:t>hatte</w:t>
        </w:r>
        <w:commentRangeEnd w:id="13545"/>
        <w:r w:rsidR="005343D8">
          <w:rPr>
            <w:rStyle w:val="Kommentarzeichen"/>
          </w:rPr>
          <w:commentReference w:id="13545"/>
        </w:r>
      </w:ins>
      <w:r w:rsidRPr="00944672">
        <w:rPr>
          <w:rFonts w:ascii="Arial" w:hAnsi="Arial" w:cs="Arial"/>
          <w:sz w:val="24"/>
          <w:szCs w:val="24"/>
        </w:rPr>
        <w:t>.</w:t>
      </w:r>
    </w:p>
    <w:p w14:paraId="5DA4EF38"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commentRangeStart w:id="13546"/>
      <w:r w:rsidRPr="00944672">
        <w:rPr>
          <w:rFonts w:ascii="Arial" w:hAnsi="Arial" w:cs="Arial"/>
          <w:sz w:val="24"/>
          <w:szCs w:val="24"/>
        </w:rPr>
        <w:t xml:space="preserve">Bei der Einholung der Genehmigung zu der Expedition war es im Ministerium zu dem Phänomen gekommen, dass keiner wusste, wer für diese Expedition zuständig war. </w:t>
      </w:r>
      <w:commentRangeEnd w:id="13546"/>
      <w:r w:rsidR="00BA0D47">
        <w:rPr>
          <w:rStyle w:val="Kommentarzeichen"/>
        </w:rPr>
        <w:commentReference w:id="13546"/>
      </w:r>
      <w:r w:rsidRPr="00944672">
        <w:rPr>
          <w:rFonts w:ascii="Arial" w:hAnsi="Arial" w:cs="Arial"/>
          <w:sz w:val="24"/>
          <w:szCs w:val="24"/>
        </w:rPr>
        <w:t xml:space="preserve">Dr. Al Oujda hatte sein Studium in Marokko und Spanien absolviert. Der Mastergrad aus Spanien brachte ihn als Doktorand an die Universität in Caracas, an der er zur Exploration von Rohstoffen in unwirtlichen Landschaften forschte und promovierte. </w:t>
      </w:r>
    </w:p>
    <w:p w14:paraId="1B7A2E08" w14:textId="0B90227C"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Diese Grundausbildung ermöglichte ihm den schnellen Aufstieg im Ministerium in Rabat. Er hatte </w:t>
      </w:r>
      <w:ins w:id="13547" w:author="Lektorat Bauer" w:date="2025-03-07T11:39:00Z" w16du:dateUtc="2025-03-07T10:39:00Z">
        <w:r w:rsidR="00BA0D47">
          <w:rPr>
            <w:rFonts w:ascii="Arial" w:hAnsi="Arial" w:cs="Arial"/>
            <w:sz w:val="24"/>
            <w:szCs w:val="24"/>
          </w:rPr>
          <w:t xml:space="preserve">außerdem </w:t>
        </w:r>
      </w:ins>
      <w:r w:rsidRPr="00944672">
        <w:rPr>
          <w:rFonts w:ascii="Arial" w:hAnsi="Arial" w:cs="Arial"/>
          <w:sz w:val="24"/>
          <w:szCs w:val="24"/>
        </w:rPr>
        <w:t xml:space="preserve">eine Frau gefunden, die er liebte und der er ein angenehmes Leben bieten wollte. Wie so oft, war der Anspruch an Lebensqualität nicht deckungsgleich mit den verfügbaren finanziellen Mitteln, insbesondere, da weiterhin Studiengebühren, über Kredite finanziert, zurückzuzahlen waren. </w:t>
      </w:r>
    </w:p>
    <w:p w14:paraId="3944B7F5" w14:textId="531167A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Zu Beginn seiner Karriere beim Ministerium war Al Oujda in der neu entstandenen Abteilung für erneuerbare Energien. Sein Abteilungsleiter hatte keine Lust auf eine Dienstreise und so musste Dr. Achmed Al Oujda für ihn zu einer Windenergiemesse nach Deutschland. Die Messe sollte in einem Vorort von Hamburg </w:t>
      </w:r>
      <w:del w:id="13548" w:author="Lektorat Bauer" w:date="2025-03-07T11:39:00Z" w16du:dateUtc="2025-03-07T10:39:00Z">
        <w:r w:rsidRPr="00944672" w:rsidDel="00BA0D47">
          <w:rPr>
            <w:rFonts w:ascii="Arial" w:hAnsi="Arial" w:cs="Arial"/>
            <w:sz w:val="24"/>
            <w:szCs w:val="24"/>
          </w:rPr>
          <w:delText>sein</w:delText>
        </w:r>
      </w:del>
      <w:ins w:id="13549" w:author="Lektorat Bauer" w:date="2025-03-07T11:39:00Z" w16du:dateUtc="2025-03-07T10:39:00Z">
        <w:r w:rsidR="00BA0D47">
          <w:rPr>
            <w:rFonts w:ascii="Arial" w:hAnsi="Arial" w:cs="Arial"/>
            <w:sz w:val="24"/>
            <w:szCs w:val="24"/>
          </w:rPr>
          <w:t>stattfinden</w:t>
        </w:r>
      </w:ins>
      <w:r w:rsidRPr="00944672">
        <w:rPr>
          <w:rFonts w:ascii="Arial" w:hAnsi="Arial" w:cs="Arial"/>
          <w:sz w:val="24"/>
          <w:szCs w:val="24"/>
        </w:rPr>
        <w:t>, sagte man ihm.</w:t>
      </w:r>
    </w:p>
    <w:p w14:paraId="1C51FDAF" w14:textId="04F67053"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Unter dem Namen Husum Wind wurde die Messe 1995 das erste Mal durchgeführt, und war damals mit 80 Ausstellern und 12.0000 Besuchern ein echter Überraschungserfolg, aber Husum kann man nicht als Vorort von Hamburg bezeichnen. Die Stadt liegt </w:t>
      </w:r>
      <w:ins w:id="13550" w:author="Lektorat Bauer" w:date="2025-03-07T11:39:00Z" w16du:dateUtc="2025-03-07T10:39:00Z">
        <w:r w:rsidR="00BA0D47">
          <w:rPr>
            <w:rFonts w:ascii="Arial" w:hAnsi="Arial" w:cs="Arial"/>
            <w:sz w:val="24"/>
            <w:szCs w:val="24"/>
          </w:rPr>
          <w:t>circa</w:t>
        </w:r>
      </w:ins>
      <w:del w:id="13551" w:author="Lektorat Bauer" w:date="2025-03-07T11:39:00Z" w16du:dateUtc="2025-03-07T10:39:00Z">
        <w:r w:rsidRPr="00944672" w:rsidDel="00BA0D47">
          <w:rPr>
            <w:rFonts w:ascii="Arial" w:hAnsi="Arial" w:cs="Arial"/>
            <w:sz w:val="24"/>
            <w:szCs w:val="24"/>
          </w:rPr>
          <w:delText>ca.</w:delText>
        </w:r>
      </w:del>
      <w:r w:rsidRPr="00944672">
        <w:rPr>
          <w:rFonts w:ascii="Arial" w:hAnsi="Arial" w:cs="Arial"/>
          <w:sz w:val="24"/>
          <w:szCs w:val="24"/>
        </w:rPr>
        <w:t xml:space="preserve"> 140 Kilometer nördlich von Hamburg an der Nordsee und ist seit mindestens dem Jahr 1372 bewohnt. Heute zählt sie </w:t>
      </w:r>
      <w:ins w:id="13552" w:author="Lektorat Bauer" w:date="2025-03-07T11:40:00Z" w16du:dateUtc="2025-03-07T10:40:00Z">
        <w:r w:rsidR="00BA0D47">
          <w:rPr>
            <w:rFonts w:ascii="Arial" w:hAnsi="Arial" w:cs="Arial"/>
            <w:sz w:val="24"/>
            <w:szCs w:val="24"/>
          </w:rPr>
          <w:t>circa</w:t>
        </w:r>
      </w:ins>
      <w:del w:id="13553" w:author="Lektorat Bauer" w:date="2025-03-07T11:40:00Z" w16du:dateUtc="2025-03-07T10:40:00Z">
        <w:r w:rsidRPr="00944672" w:rsidDel="00BA0D47">
          <w:rPr>
            <w:rFonts w:ascii="Arial" w:hAnsi="Arial" w:cs="Arial"/>
            <w:sz w:val="24"/>
            <w:szCs w:val="24"/>
          </w:rPr>
          <w:delText>ca.</w:delText>
        </w:r>
      </w:del>
      <w:r w:rsidRPr="00944672">
        <w:rPr>
          <w:rFonts w:ascii="Arial" w:hAnsi="Arial" w:cs="Arial"/>
          <w:sz w:val="24"/>
          <w:szCs w:val="24"/>
        </w:rPr>
        <w:t xml:space="preserve"> 22.500 Einwohner. Die Fahrt mit dem Auto vom Hamburger Flughafen nach Husum dauert rund anderthalb Stunden. </w:t>
      </w:r>
    </w:p>
    <w:p w14:paraId="107DE796" w14:textId="413D9F5B"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Achmed Al Oujda hatte sich gewundert, warum die Reisestelle ihm einen Mietwagen gebucht hatte, er war davon ausgegangen, dass er mit dem Taxi zur Messe fahren würde. Die Messe fand nur alle zwei Jahre statt und so fand er sich im deutschen Spätsommer, September 2001, </w:t>
      </w:r>
      <w:del w:id="13554" w:author="Lektorat Bauer" w:date="2025-03-07T11:40:00Z" w16du:dateUtc="2025-03-07T10:40:00Z">
        <w:r w:rsidRPr="00944672" w:rsidDel="00BA0D47">
          <w:rPr>
            <w:rFonts w:ascii="Arial" w:hAnsi="Arial" w:cs="Arial"/>
            <w:sz w:val="24"/>
            <w:szCs w:val="24"/>
          </w:rPr>
          <w:delText xml:space="preserve">sich </w:delText>
        </w:r>
      </w:del>
      <w:r w:rsidRPr="00944672">
        <w:rPr>
          <w:rFonts w:ascii="Arial" w:hAnsi="Arial" w:cs="Arial"/>
          <w:sz w:val="24"/>
          <w:szCs w:val="24"/>
        </w:rPr>
        <w:t>an der deutschen Nordseeküste wieder.</w:t>
      </w:r>
    </w:p>
    <w:p w14:paraId="492A2422" w14:textId="0AD1E4CE"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Als Marokkaner kannte er den Atlantik, aber was die Nordsee zu bieten hatte, darauf war er nicht vorbereitet gewesen. Die deutschen Touristen standen bei 10 Grad und Sonne-Wolken-Mix in Hemd und Hose am Deich und ließen sich vom Wind erfrischen. Ahmed kam aus Marokko, in den Bergen konnte es kalt werden, aber rund um Rabat, wo </w:t>
      </w:r>
      <w:r w:rsidRPr="00944672">
        <w:rPr>
          <w:rFonts w:ascii="Arial" w:hAnsi="Arial" w:cs="Arial"/>
          <w:sz w:val="24"/>
          <w:szCs w:val="24"/>
        </w:rPr>
        <w:lastRenderedPageBreak/>
        <w:t>er jetzt wohnte, wurde es selten so kalt</w:t>
      </w:r>
      <w:del w:id="13555" w:author="Lektorat Bauer" w:date="2025-03-07T11:40:00Z" w16du:dateUtc="2025-03-07T10:40:00Z">
        <w:r w:rsidRPr="00944672" w:rsidDel="00BA0D47">
          <w:rPr>
            <w:rFonts w:ascii="Arial" w:hAnsi="Arial" w:cs="Arial"/>
            <w:sz w:val="24"/>
            <w:szCs w:val="24"/>
          </w:rPr>
          <w:delText>,</w:delText>
        </w:r>
      </w:del>
      <w:ins w:id="13556" w:author="Lektorat Bauer" w:date="2025-03-07T11:40:00Z" w16du:dateUtc="2025-03-07T10:40:00Z">
        <w:r w:rsidR="00BA0D47">
          <w:rPr>
            <w:rFonts w:ascii="Arial" w:hAnsi="Arial" w:cs="Arial"/>
            <w:sz w:val="24"/>
            <w:szCs w:val="24"/>
          </w:rPr>
          <w:t>.</w:t>
        </w:r>
      </w:ins>
      <w:r w:rsidRPr="00944672">
        <w:rPr>
          <w:rFonts w:ascii="Arial" w:hAnsi="Arial" w:cs="Arial"/>
          <w:sz w:val="24"/>
          <w:szCs w:val="24"/>
        </w:rPr>
        <w:t xml:space="preserve"> </w:t>
      </w:r>
      <w:ins w:id="13557" w:author="Lektorat Bauer" w:date="2025-03-07T11:40:00Z" w16du:dateUtc="2025-03-07T10:40:00Z">
        <w:r w:rsidR="00BA0D47">
          <w:rPr>
            <w:rFonts w:ascii="Arial" w:hAnsi="Arial" w:cs="Arial"/>
            <w:sz w:val="24"/>
            <w:szCs w:val="24"/>
          </w:rPr>
          <w:t>Al</w:t>
        </w:r>
      </w:ins>
      <w:r w:rsidRPr="00944672">
        <w:rPr>
          <w:rFonts w:ascii="Arial" w:hAnsi="Arial" w:cs="Arial"/>
          <w:sz w:val="24"/>
          <w:szCs w:val="24"/>
        </w:rPr>
        <w:t>so stand er in dicker Jacke am Deich und wurde von den sonnenhungrigen Touristen angelächelt.</w:t>
      </w:r>
    </w:p>
    <w:p w14:paraId="70B9007E" w14:textId="771F726E"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Die Messe startete am 08. September</w:t>
      </w:r>
      <w:ins w:id="13558" w:author="Lektorat Bauer" w:date="2025-03-07T11:40:00Z" w16du:dateUtc="2025-03-07T10:40:00Z">
        <w:r w:rsidR="00BA0D47">
          <w:rPr>
            <w:rFonts w:ascii="Arial" w:hAnsi="Arial" w:cs="Arial"/>
            <w:sz w:val="24"/>
            <w:szCs w:val="24"/>
          </w:rPr>
          <w:t>,</w:t>
        </w:r>
      </w:ins>
      <w:r w:rsidRPr="00944672">
        <w:rPr>
          <w:rFonts w:ascii="Arial" w:hAnsi="Arial" w:cs="Arial"/>
          <w:sz w:val="24"/>
          <w:szCs w:val="24"/>
        </w:rPr>
        <w:t xml:space="preserve"> </w:t>
      </w:r>
      <w:del w:id="13559" w:author="Lektorat Bauer" w:date="2025-03-07T11:40:00Z" w16du:dateUtc="2025-03-07T10:40:00Z">
        <w:r w:rsidRPr="00944672" w:rsidDel="00BA0D47">
          <w:rPr>
            <w:rFonts w:ascii="Arial" w:hAnsi="Arial" w:cs="Arial"/>
            <w:sz w:val="24"/>
            <w:szCs w:val="24"/>
          </w:rPr>
          <w:delText xml:space="preserve">und </w:delText>
        </w:r>
      </w:del>
      <w:r w:rsidRPr="00944672">
        <w:rPr>
          <w:rFonts w:ascii="Arial" w:hAnsi="Arial" w:cs="Arial"/>
          <w:sz w:val="24"/>
          <w:szCs w:val="24"/>
        </w:rPr>
        <w:t xml:space="preserve">daher flog er am 07. September von Rabat über Frankfurt nach Hamburg, übernahm den Mietwagen und fuhr dann über die Küstenstraße nach Husum. Da durch die Messe Hotels schlecht zu bekommen waren, hatte man ihm eine kleine Pension gebucht. Die Vermieter sprachen </w:t>
      </w:r>
      <w:ins w:id="13560" w:author="Lektorat Bauer" w:date="2025-03-07T11:40:00Z" w16du:dateUtc="2025-03-07T10:40:00Z">
        <w:r w:rsidR="00BA0D47">
          <w:rPr>
            <w:rFonts w:ascii="Arial" w:hAnsi="Arial" w:cs="Arial"/>
            <w:sz w:val="24"/>
            <w:szCs w:val="24"/>
          </w:rPr>
          <w:t>E</w:t>
        </w:r>
      </w:ins>
      <w:del w:id="13561" w:author="Lektorat Bauer" w:date="2025-03-07T11:40:00Z" w16du:dateUtc="2025-03-07T10:40:00Z">
        <w:r w:rsidRPr="00944672" w:rsidDel="00BA0D47">
          <w:rPr>
            <w:rFonts w:ascii="Arial" w:hAnsi="Arial" w:cs="Arial"/>
            <w:sz w:val="24"/>
            <w:szCs w:val="24"/>
          </w:rPr>
          <w:delText>e</w:delText>
        </w:r>
      </w:del>
      <w:r w:rsidRPr="00944672">
        <w:rPr>
          <w:rFonts w:ascii="Arial" w:hAnsi="Arial" w:cs="Arial"/>
          <w:sz w:val="24"/>
          <w:szCs w:val="24"/>
        </w:rPr>
        <w:t xml:space="preserve">nglisch und der Sohn des Vermieters hatte </w:t>
      </w:r>
      <w:del w:id="13562" w:author="Lektorat Bauer" w:date="2025-03-07T11:40:00Z" w16du:dateUtc="2025-03-07T10:40:00Z">
        <w:r w:rsidRPr="00944672" w:rsidDel="00BA0D47">
          <w:rPr>
            <w:rFonts w:ascii="Arial" w:hAnsi="Arial" w:cs="Arial"/>
            <w:sz w:val="24"/>
            <w:szCs w:val="24"/>
          </w:rPr>
          <w:delText>f</w:delText>
        </w:r>
      </w:del>
      <w:ins w:id="13563" w:author="Lektorat Bauer" w:date="2025-03-07T11:40:00Z" w16du:dateUtc="2025-03-07T10:40:00Z">
        <w:r w:rsidR="00BA0D47">
          <w:rPr>
            <w:rFonts w:ascii="Arial" w:hAnsi="Arial" w:cs="Arial"/>
            <w:sz w:val="24"/>
            <w:szCs w:val="24"/>
          </w:rPr>
          <w:t>F</w:t>
        </w:r>
      </w:ins>
      <w:r w:rsidRPr="00944672">
        <w:rPr>
          <w:rFonts w:ascii="Arial" w:hAnsi="Arial" w:cs="Arial"/>
          <w:sz w:val="24"/>
          <w:szCs w:val="24"/>
        </w:rPr>
        <w:t>ranzösisch in der Schule gelernt, und so wurde zwischen den Sprachen gewechselt und Achmed Al Oujda fühlte sich von den deutschen Gastgebern gut aufgenommen. Ihm wurden verschiedene</w:t>
      </w:r>
      <w:del w:id="13564" w:author="Lektorat Bauer" w:date="2025-03-07T11:41:00Z" w16du:dateUtc="2025-03-07T10:41:00Z">
        <w:r w:rsidRPr="00944672" w:rsidDel="000B21D8">
          <w:rPr>
            <w:rFonts w:ascii="Arial" w:hAnsi="Arial" w:cs="Arial"/>
            <w:sz w:val="24"/>
            <w:szCs w:val="24"/>
          </w:rPr>
          <w:delText>n</w:delText>
        </w:r>
      </w:del>
      <w:r w:rsidRPr="00944672">
        <w:rPr>
          <w:rFonts w:ascii="Arial" w:hAnsi="Arial" w:cs="Arial"/>
          <w:sz w:val="24"/>
          <w:szCs w:val="24"/>
        </w:rPr>
        <w:t xml:space="preserve"> Restaurants empfohlen, seine Gastgeber versicherten ihm, dass überall </w:t>
      </w:r>
      <w:ins w:id="13565" w:author="Lektorat Bauer" w:date="2025-03-07T11:41:00Z" w16du:dateUtc="2025-03-07T10:41:00Z">
        <w:r w:rsidR="007D1738">
          <w:rPr>
            <w:rFonts w:ascii="Arial" w:hAnsi="Arial" w:cs="Arial"/>
            <w:sz w:val="24"/>
            <w:szCs w:val="24"/>
          </w:rPr>
          <w:t>E</w:t>
        </w:r>
      </w:ins>
      <w:del w:id="13566" w:author="Lektorat Bauer" w:date="2025-03-07T11:41:00Z" w16du:dateUtc="2025-03-07T10:41:00Z">
        <w:r w:rsidRPr="00944672" w:rsidDel="007D1738">
          <w:rPr>
            <w:rFonts w:ascii="Arial" w:hAnsi="Arial" w:cs="Arial"/>
            <w:sz w:val="24"/>
            <w:szCs w:val="24"/>
          </w:rPr>
          <w:delText>e</w:delText>
        </w:r>
      </w:del>
      <w:r w:rsidRPr="00944672">
        <w:rPr>
          <w:rFonts w:ascii="Arial" w:hAnsi="Arial" w:cs="Arial"/>
          <w:sz w:val="24"/>
          <w:szCs w:val="24"/>
        </w:rPr>
        <w:t xml:space="preserve">nglisch gesprochen </w:t>
      </w:r>
      <w:del w:id="13567" w:author="Lektorat Bauer" w:date="2025-03-07T11:41:00Z" w16du:dateUtc="2025-03-07T10:41:00Z">
        <w:r w:rsidRPr="00944672" w:rsidDel="007D1738">
          <w:rPr>
            <w:rFonts w:ascii="Arial" w:hAnsi="Arial" w:cs="Arial"/>
            <w:sz w:val="24"/>
            <w:szCs w:val="24"/>
          </w:rPr>
          <w:delText>wurde</w:delText>
        </w:r>
      </w:del>
      <w:ins w:id="13568" w:author="Lektorat Bauer" w:date="2025-03-07T11:41:00Z" w16du:dateUtc="2025-03-07T10:41:00Z">
        <w:r w:rsidR="007D1738">
          <w:rPr>
            <w:rFonts w:ascii="Arial" w:hAnsi="Arial" w:cs="Arial"/>
            <w:sz w:val="24"/>
            <w:szCs w:val="24"/>
          </w:rPr>
          <w:t>werde</w:t>
        </w:r>
      </w:ins>
      <w:r w:rsidRPr="00944672">
        <w:rPr>
          <w:rFonts w:ascii="Arial" w:hAnsi="Arial" w:cs="Arial"/>
          <w:sz w:val="24"/>
          <w:szCs w:val="24"/>
        </w:rPr>
        <w:t xml:space="preserve">. Bei Französisch würde es schwer werden. Trotzdem wunderte Achmed Al Oujda sich, dass hier in der Provinz alle Deutschen zusätzlich zu ihrer Sprache ebenfalls </w:t>
      </w:r>
      <w:del w:id="13569" w:author="Lektorat Bauer" w:date="2025-03-07T11:41:00Z" w16du:dateUtc="2025-03-07T10:41:00Z">
        <w:r w:rsidRPr="00944672" w:rsidDel="007D1738">
          <w:rPr>
            <w:rFonts w:ascii="Arial" w:hAnsi="Arial" w:cs="Arial"/>
            <w:sz w:val="24"/>
            <w:szCs w:val="24"/>
          </w:rPr>
          <w:delText>e</w:delText>
        </w:r>
      </w:del>
      <w:ins w:id="13570" w:author="Lektorat Bauer" w:date="2025-03-07T11:41:00Z" w16du:dateUtc="2025-03-07T10:41:00Z">
        <w:r w:rsidR="007D1738">
          <w:rPr>
            <w:rFonts w:ascii="Arial" w:hAnsi="Arial" w:cs="Arial"/>
            <w:sz w:val="24"/>
            <w:szCs w:val="24"/>
          </w:rPr>
          <w:t>E</w:t>
        </w:r>
      </w:ins>
      <w:r w:rsidRPr="00944672">
        <w:rPr>
          <w:rFonts w:ascii="Arial" w:hAnsi="Arial" w:cs="Arial"/>
          <w:sz w:val="24"/>
          <w:szCs w:val="24"/>
        </w:rPr>
        <w:t>nglisch sprechen zu schienen.</w:t>
      </w:r>
    </w:p>
    <w:p w14:paraId="0454E14E" w14:textId="24DA5291"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Die Messe lief gut an und Achmed Al Oujda hatte mit einigen Ausstellern Termine für später vereinbart. Am 11. September änderte sich alles. Am Morgen war auf der Messe noch viel Lachen zu hören, aber am frühen Nachmittag änderte sich die Stimmung. Langsam sprach es sich herum, dass</w:t>
      </w:r>
      <w:ins w:id="13571" w:author="Lektorat Bauer" w:date="2025-03-07T11:41:00Z" w16du:dateUtc="2025-03-07T10:41:00Z">
        <w:r w:rsidR="007D1738">
          <w:rPr>
            <w:rFonts w:ascii="Arial" w:hAnsi="Arial" w:cs="Arial"/>
            <w:sz w:val="24"/>
            <w:szCs w:val="24"/>
          </w:rPr>
          <w:t xml:space="preserve"> es</w:t>
        </w:r>
      </w:ins>
      <w:r w:rsidRPr="00944672">
        <w:rPr>
          <w:rFonts w:ascii="Arial" w:hAnsi="Arial" w:cs="Arial"/>
          <w:sz w:val="24"/>
          <w:szCs w:val="24"/>
        </w:rPr>
        <w:t xml:space="preserve"> in New York ein</w:t>
      </w:r>
      <w:ins w:id="13572" w:author="Lektorat Bauer" w:date="2025-03-07T11:41:00Z" w16du:dateUtc="2025-03-07T10:41:00Z">
        <w:r w:rsidR="007D1738">
          <w:rPr>
            <w:rFonts w:ascii="Arial" w:hAnsi="Arial" w:cs="Arial"/>
            <w:sz w:val="24"/>
            <w:szCs w:val="24"/>
          </w:rPr>
          <w:t>en</w:t>
        </w:r>
      </w:ins>
      <w:r w:rsidRPr="00944672">
        <w:rPr>
          <w:rFonts w:ascii="Arial" w:hAnsi="Arial" w:cs="Arial"/>
          <w:sz w:val="24"/>
          <w:szCs w:val="24"/>
        </w:rPr>
        <w:t xml:space="preserve"> Flugzeugunfall gegeben hatte. Die Termine wurden eingestellt, da sich alle informieren wollten. Als klar wurde, dass es sich um einen Terroranschlag handelte, wurde entschieden, die Messe zu unterbrechen. Auch am nächsten Tag war die Stimmung nicht dazu angezeigt, sich um geschäftliche Themen zu kümmern. Alle mussten sich erst mit dem Geschehen vom Vortag auseinandersetzen.</w:t>
      </w:r>
    </w:p>
    <w:p w14:paraId="128BF849" w14:textId="77777777" w:rsidR="007D1738" w:rsidRDefault="00944672" w:rsidP="00623B68">
      <w:pPr>
        <w:autoSpaceDE w:val="0"/>
        <w:autoSpaceDN w:val="0"/>
        <w:adjustRightInd w:val="0"/>
        <w:spacing w:after="0" w:line="360" w:lineRule="auto"/>
        <w:ind w:firstLine="227"/>
        <w:jc w:val="both"/>
        <w:rPr>
          <w:ins w:id="13573" w:author="Lektorat Bauer" w:date="2025-03-07T11:42:00Z" w16du:dateUtc="2025-03-07T10:42:00Z"/>
          <w:rFonts w:ascii="Arial" w:hAnsi="Arial" w:cs="Arial"/>
          <w:sz w:val="24"/>
          <w:szCs w:val="24"/>
        </w:rPr>
      </w:pPr>
      <w:r w:rsidRPr="00944672">
        <w:rPr>
          <w:rFonts w:ascii="Arial" w:hAnsi="Arial" w:cs="Arial"/>
          <w:sz w:val="24"/>
          <w:szCs w:val="24"/>
        </w:rPr>
        <w:t>Es ergab sich, dass er neben zwei Asiaten stand, als er entschied, das Gelände zu verlassen. Er drehte sich zu den Asiaten und sagte: „Herr Kim, Herr Park, bitte entschuldigen Sie, dass ich unser Gespräch unterbreche. Um ehrlich zu sein, bin ich mit meine</w:t>
      </w:r>
      <w:ins w:id="13574" w:author="Lektorat Bauer" w:date="2025-03-07T11:42:00Z" w16du:dateUtc="2025-03-07T10:42:00Z">
        <w:r w:rsidR="007D1738">
          <w:rPr>
            <w:rFonts w:ascii="Arial" w:hAnsi="Arial" w:cs="Arial"/>
            <w:sz w:val="24"/>
            <w:szCs w:val="24"/>
          </w:rPr>
          <w:t>n</w:t>
        </w:r>
      </w:ins>
      <w:r w:rsidRPr="00944672">
        <w:rPr>
          <w:rFonts w:ascii="Arial" w:hAnsi="Arial" w:cs="Arial"/>
          <w:sz w:val="24"/>
          <w:szCs w:val="24"/>
        </w:rPr>
        <w:t xml:space="preserve"> Gedanken noch beim gestrigen Geschehen. Ich denke, ich werde das Gelände verlassen.“ </w:t>
      </w:r>
    </w:p>
    <w:p w14:paraId="475426CE" w14:textId="20A5C53A"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„Herr Al Oujda, das können wir gut verstehen, es geht uns auch nicht viel besser. Wenn wir Sie nicht belästigen, würde ich vorschlagen, dass wir Sie begleiten. Wir könnten am Meer einen Tee trinken, und den Nachmittag genießen.“ </w:t>
      </w:r>
    </w:p>
    <w:p w14:paraId="026192E4" w14:textId="184CCBB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del w:id="13575" w:author="Lektorat Bauer" w:date="2025-03-07T11:42:00Z" w16du:dateUtc="2025-03-07T10:42:00Z">
        <w:r w:rsidRPr="00944672" w:rsidDel="007D1738">
          <w:rPr>
            <w:rFonts w:ascii="Arial" w:hAnsi="Arial" w:cs="Arial"/>
            <w:sz w:val="24"/>
            <w:szCs w:val="24"/>
          </w:rPr>
          <w:delText xml:space="preserve">Nach dem aufbrechen von der Messe gingen sie </w:delText>
        </w:r>
      </w:del>
      <w:ins w:id="13576" w:author="Lektorat Bauer" w:date="2025-03-07T11:42:00Z" w16du:dateUtc="2025-03-07T10:42:00Z">
        <w:r w:rsidR="007D1738">
          <w:rPr>
            <w:rFonts w:ascii="Arial" w:hAnsi="Arial" w:cs="Arial"/>
            <w:sz w:val="24"/>
            <w:szCs w:val="24"/>
          </w:rPr>
          <w:t xml:space="preserve">Sie gingen </w:t>
        </w:r>
      </w:ins>
      <w:r w:rsidRPr="00944672">
        <w:rPr>
          <w:rFonts w:ascii="Arial" w:hAnsi="Arial" w:cs="Arial"/>
          <w:sz w:val="24"/>
          <w:szCs w:val="24"/>
        </w:rPr>
        <w:t>zum Taxistand</w:t>
      </w:r>
      <w:ins w:id="13577" w:author="Lektorat Bauer" w:date="2025-03-07T11:42:00Z" w16du:dateUtc="2025-03-07T10:42:00Z">
        <w:r w:rsidR="007D1738">
          <w:rPr>
            <w:rFonts w:ascii="Arial" w:hAnsi="Arial" w:cs="Arial"/>
            <w:sz w:val="24"/>
            <w:szCs w:val="24"/>
          </w:rPr>
          <w:t>,</w:t>
        </w:r>
      </w:ins>
      <w:r w:rsidRPr="00944672">
        <w:rPr>
          <w:rFonts w:ascii="Arial" w:hAnsi="Arial" w:cs="Arial"/>
          <w:sz w:val="24"/>
          <w:szCs w:val="24"/>
        </w:rPr>
        <w:t xml:space="preserve"> </w:t>
      </w:r>
      <w:del w:id="13578" w:author="Lektorat Bauer" w:date="2025-03-07T11:42:00Z" w16du:dateUtc="2025-03-07T10:42:00Z">
        <w:r w:rsidRPr="00944672" w:rsidDel="007D1738">
          <w:rPr>
            <w:rFonts w:ascii="Arial" w:hAnsi="Arial" w:cs="Arial"/>
            <w:sz w:val="24"/>
            <w:szCs w:val="24"/>
          </w:rPr>
          <w:delText>und gaben als Wunsch an</w:delText>
        </w:r>
      </w:del>
      <w:ins w:id="13579" w:author="Lektorat Bauer" w:date="2025-03-07T11:42:00Z" w16du:dateUtc="2025-03-07T10:42:00Z">
        <w:r w:rsidR="007D1738">
          <w:rPr>
            <w:rFonts w:ascii="Arial" w:hAnsi="Arial" w:cs="Arial"/>
            <w:sz w:val="24"/>
            <w:szCs w:val="24"/>
          </w:rPr>
          <w:t>teilten dem Fahrer mit</w:t>
        </w:r>
      </w:ins>
      <w:r w:rsidRPr="00944672">
        <w:rPr>
          <w:rFonts w:ascii="Arial" w:hAnsi="Arial" w:cs="Arial"/>
          <w:sz w:val="24"/>
          <w:szCs w:val="24"/>
        </w:rPr>
        <w:t xml:space="preserve">, dass Sie am Meer einen Tee trinken wollten und </w:t>
      </w:r>
      <w:r w:rsidRPr="00944672">
        <w:rPr>
          <w:rFonts w:ascii="Arial" w:hAnsi="Arial" w:cs="Arial"/>
          <w:sz w:val="24"/>
          <w:szCs w:val="24"/>
        </w:rPr>
        <w:lastRenderedPageBreak/>
        <w:t>baten um einen Vorschlag. Der Taxifahrer schlug vor, zum Hafen zu fahren und sie dort abzusetzen. Zum einen gab es eine große Auswahl von Bars und zum anderen war es kurz vor Mittag und so könnten die Herren ein Husumer Mittagessen zu sich nehmen. Der Vorschlag wurde angenommen</w:t>
      </w:r>
      <w:del w:id="13580" w:author="Lektorat Bauer" w:date="2025-03-07T11:42:00Z" w16du:dateUtc="2025-03-07T10:42:00Z">
        <w:r w:rsidRPr="00944672" w:rsidDel="007D1738">
          <w:rPr>
            <w:rFonts w:ascii="Arial" w:hAnsi="Arial" w:cs="Arial"/>
            <w:sz w:val="24"/>
            <w:szCs w:val="24"/>
          </w:rPr>
          <w:delText xml:space="preserve"> und sie fuhren zum Hafen</w:delText>
        </w:r>
      </w:del>
      <w:r w:rsidRPr="00944672">
        <w:rPr>
          <w:rFonts w:ascii="Arial" w:hAnsi="Arial" w:cs="Arial"/>
          <w:sz w:val="24"/>
          <w:szCs w:val="24"/>
        </w:rPr>
        <w:t>.</w:t>
      </w:r>
    </w:p>
    <w:p w14:paraId="744CF770" w14:textId="038A745C"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Am Hafen angekommen, gingen Sie die Mole entlang und entdeckten ein Bistro, das Außengastronomie anbot. Sie setzten sich und bestellten Mittagessen. Achmed Al Oujda bestellte ein ‚Kutterfrühstück‘, das sich als Nordseekrabben mit Rührei auf Schwarzbrot </w:t>
      </w:r>
      <w:del w:id="13581" w:author="Lektorat Bauer" w:date="2025-03-07T11:42:00Z" w16du:dateUtc="2025-03-07T10:42:00Z">
        <w:r w:rsidRPr="00944672" w:rsidDel="007D1738">
          <w:rPr>
            <w:rFonts w:ascii="Arial" w:hAnsi="Arial" w:cs="Arial"/>
            <w:sz w:val="24"/>
            <w:szCs w:val="24"/>
          </w:rPr>
          <w:delText>herausstellte</w:delText>
        </w:r>
      </w:del>
      <w:ins w:id="13582" w:author="Lektorat Bauer" w:date="2025-03-07T11:42:00Z" w16du:dateUtc="2025-03-07T10:42:00Z">
        <w:r w:rsidR="007D1738">
          <w:rPr>
            <w:rFonts w:ascii="Arial" w:hAnsi="Arial" w:cs="Arial"/>
            <w:sz w:val="24"/>
            <w:szCs w:val="24"/>
          </w:rPr>
          <w:t>entpuppt</w:t>
        </w:r>
      </w:ins>
      <w:ins w:id="13583" w:author="Lektorat Bauer" w:date="2025-03-07T11:43:00Z" w16du:dateUtc="2025-03-07T10:43:00Z">
        <w:r w:rsidR="007D1738">
          <w:rPr>
            <w:rFonts w:ascii="Arial" w:hAnsi="Arial" w:cs="Arial"/>
            <w:sz w:val="24"/>
            <w:szCs w:val="24"/>
          </w:rPr>
          <w:t>e</w:t>
        </w:r>
      </w:ins>
      <w:r w:rsidRPr="00944672">
        <w:rPr>
          <w:rFonts w:ascii="Arial" w:hAnsi="Arial" w:cs="Arial"/>
          <w:sz w:val="24"/>
          <w:szCs w:val="24"/>
        </w:rPr>
        <w:t xml:space="preserve">. </w:t>
      </w:r>
      <w:commentRangeStart w:id="13584"/>
      <w:del w:id="13585" w:author="Lektorat Bauer" w:date="2025-03-07T11:43:00Z" w16du:dateUtc="2025-03-07T10:43:00Z">
        <w:r w:rsidRPr="00944672" w:rsidDel="005F044B">
          <w:rPr>
            <w:rFonts w:ascii="Arial" w:hAnsi="Arial" w:cs="Arial"/>
            <w:sz w:val="24"/>
            <w:szCs w:val="24"/>
          </w:rPr>
          <w:delText>Husum hat einen Fischereihafen</w:delText>
        </w:r>
      </w:del>
      <w:commentRangeEnd w:id="13584"/>
      <w:r w:rsidR="005F044B">
        <w:rPr>
          <w:rStyle w:val="Kommentarzeichen"/>
        </w:rPr>
        <w:commentReference w:id="13584"/>
      </w:r>
      <w:del w:id="13586" w:author="Lektorat Bauer" w:date="2025-03-07T11:43:00Z" w16du:dateUtc="2025-03-07T10:43:00Z">
        <w:r w:rsidRPr="00944672" w:rsidDel="005F044B">
          <w:rPr>
            <w:rFonts w:ascii="Arial" w:hAnsi="Arial" w:cs="Arial"/>
            <w:sz w:val="24"/>
            <w:szCs w:val="24"/>
          </w:rPr>
          <w:delText xml:space="preserve"> und die</w:delText>
        </w:r>
      </w:del>
      <w:ins w:id="13587" w:author="Lektorat Bauer" w:date="2025-03-07T11:43:00Z" w16du:dateUtc="2025-03-07T10:43:00Z">
        <w:r w:rsidR="005F044B">
          <w:rPr>
            <w:rFonts w:ascii="Arial" w:hAnsi="Arial" w:cs="Arial"/>
            <w:sz w:val="24"/>
            <w:szCs w:val="24"/>
          </w:rPr>
          <w:t>Die</w:t>
        </w:r>
      </w:ins>
      <w:r w:rsidRPr="00944672">
        <w:rPr>
          <w:rFonts w:ascii="Arial" w:hAnsi="Arial" w:cs="Arial"/>
          <w:sz w:val="24"/>
          <w:szCs w:val="24"/>
        </w:rPr>
        <w:t xml:space="preserve"> Bedienung </w:t>
      </w:r>
      <w:del w:id="13588" w:author="Lektorat Bauer" w:date="2025-03-07T11:43:00Z" w16du:dateUtc="2025-03-07T10:43:00Z">
        <w:r w:rsidRPr="00944672" w:rsidDel="005F044B">
          <w:rPr>
            <w:rFonts w:ascii="Arial" w:hAnsi="Arial" w:cs="Arial"/>
            <w:sz w:val="24"/>
            <w:szCs w:val="24"/>
          </w:rPr>
          <w:delText>hatte gesagt</w:delText>
        </w:r>
      </w:del>
      <w:ins w:id="13589" w:author="Lektorat Bauer" w:date="2025-03-07T11:43:00Z" w16du:dateUtc="2025-03-07T10:43:00Z">
        <w:r w:rsidR="005F044B">
          <w:rPr>
            <w:rFonts w:ascii="Arial" w:hAnsi="Arial" w:cs="Arial"/>
            <w:sz w:val="24"/>
            <w:szCs w:val="24"/>
          </w:rPr>
          <w:t>erzählte ihnen</w:t>
        </w:r>
      </w:ins>
      <w:r w:rsidRPr="00944672">
        <w:rPr>
          <w:rFonts w:ascii="Arial" w:hAnsi="Arial" w:cs="Arial"/>
          <w:sz w:val="24"/>
          <w:szCs w:val="24"/>
        </w:rPr>
        <w:t xml:space="preserve">, dass in Husum die </w:t>
      </w:r>
      <w:commentRangeStart w:id="13590"/>
      <w:ins w:id="13591" w:author="Lektorat Bauer" w:date="2025-03-07T11:44:00Z" w16du:dateUtc="2025-03-07T10:44:00Z">
        <w:r w:rsidR="005F044B">
          <w:rPr>
            <w:rFonts w:ascii="Arial" w:hAnsi="Arial" w:cs="Arial"/>
            <w:sz w:val="24"/>
            <w:szCs w:val="24"/>
          </w:rPr>
          <w:t>deutschlandweit</w:t>
        </w:r>
        <w:commentRangeEnd w:id="13590"/>
        <w:r w:rsidR="005F044B">
          <w:rPr>
            <w:rStyle w:val="Kommentarzeichen"/>
          </w:rPr>
          <w:commentReference w:id="13590"/>
        </w:r>
        <w:r w:rsidR="005F044B">
          <w:rPr>
            <w:rFonts w:ascii="Arial" w:hAnsi="Arial" w:cs="Arial"/>
            <w:sz w:val="24"/>
            <w:szCs w:val="24"/>
          </w:rPr>
          <w:t xml:space="preserve"> </w:t>
        </w:r>
      </w:ins>
      <w:r w:rsidRPr="00944672">
        <w:rPr>
          <w:rFonts w:ascii="Arial" w:hAnsi="Arial" w:cs="Arial"/>
          <w:sz w:val="24"/>
          <w:szCs w:val="24"/>
        </w:rPr>
        <w:t xml:space="preserve">meisten Nordseekrabben angelandet </w:t>
      </w:r>
      <w:del w:id="13592" w:author="Lektorat Bauer" w:date="2025-03-07T11:44:00Z" w16du:dateUtc="2025-03-07T10:44:00Z">
        <w:r w:rsidRPr="00944672" w:rsidDel="005F044B">
          <w:rPr>
            <w:rFonts w:ascii="Arial" w:hAnsi="Arial" w:cs="Arial"/>
            <w:sz w:val="24"/>
            <w:szCs w:val="24"/>
          </w:rPr>
          <w:delText>werden</w:delText>
        </w:r>
      </w:del>
      <w:ins w:id="13593" w:author="Lektorat Bauer" w:date="2025-03-07T11:44:00Z" w16du:dateUtc="2025-03-07T10:44:00Z">
        <w:r w:rsidR="005F044B">
          <w:rPr>
            <w:rFonts w:ascii="Arial" w:hAnsi="Arial" w:cs="Arial"/>
            <w:sz w:val="24"/>
            <w:szCs w:val="24"/>
          </w:rPr>
          <w:t>wurden</w:t>
        </w:r>
      </w:ins>
      <w:r w:rsidRPr="00944672">
        <w:rPr>
          <w:rFonts w:ascii="Arial" w:hAnsi="Arial" w:cs="Arial"/>
          <w:sz w:val="24"/>
          <w:szCs w:val="24"/>
        </w:rPr>
        <w:t>. Herr Park hatte sich ‚Panfisch‘ und Herr Kim eine gemischte Fischplatte bestellt. Beide zeigten sich zufrieden mit der regionalen Küche hier im Norden von Deutschland.</w:t>
      </w:r>
    </w:p>
    <w:p w14:paraId="47BD6FE3" w14:textId="3FB85E8B"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Beim Essen tauschten sich die drei darüber aus, </w:t>
      </w:r>
      <w:del w:id="13594" w:author="Lektorat Bauer" w:date="2025-03-07T11:44:00Z" w16du:dateUtc="2025-03-07T10:44:00Z">
        <w:r w:rsidRPr="00944672" w:rsidDel="005F044B">
          <w:rPr>
            <w:rFonts w:ascii="Arial" w:hAnsi="Arial" w:cs="Arial"/>
            <w:sz w:val="24"/>
            <w:szCs w:val="24"/>
          </w:rPr>
          <w:delText>dass es schon</w:delText>
        </w:r>
      </w:del>
      <w:ins w:id="13595" w:author="Lektorat Bauer" w:date="2025-03-07T11:44:00Z" w16du:dateUtc="2025-03-07T10:44:00Z">
        <w:r w:rsidR="005F044B">
          <w:rPr>
            <w:rFonts w:ascii="Arial" w:hAnsi="Arial" w:cs="Arial"/>
            <w:sz w:val="24"/>
            <w:szCs w:val="24"/>
          </w:rPr>
          <w:t>wie</w:t>
        </w:r>
      </w:ins>
      <w:r w:rsidRPr="00944672">
        <w:rPr>
          <w:rFonts w:ascii="Arial" w:hAnsi="Arial" w:cs="Arial"/>
          <w:sz w:val="24"/>
          <w:szCs w:val="24"/>
        </w:rPr>
        <w:t xml:space="preserve"> erstaunlich</w:t>
      </w:r>
      <w:ins w:id="13596" w:author="Lektorat Bauer" w:date="2025-03-07T11:44:00Z" w16du:dateUtc="2025-03-07T10:44:00Z">
        <w:r w:rsidR="005F044B">
          <w:rPr>
            <w:rFonts w:ascii="Arial" w:hAnsi="Arial" w:cs="Arial"/>
            <w:sz w:val="24"/>
            <w:szCs w:val="24"/>
          </w:rPr>
          <w:t xml:space="preserve"> es</w:t>
        </w:r>
      </w:ins>
      <w:r w:rsidRPr="00944672">
        <w:rPr>
          <w:rFonts w:ascii="Arial" w:hAnsi="Arial" w:cs="Arial"/>
          <w:sz w:val="24"/>
          <w:szCs w:val="24"/>
        </w:rPr>
        <w:t xml:space="preserve"> war, dass Menschen aus verschiedenen Winkeln der Welt hier in diesem kleinen Städtchen zusammenkamen und </w:t>
      </w:r>
      <w:del w:id="13597" w:author="Lektorat Bauer" w:date="2025-03-07T11:44:00Z" w16du:dateUtc="2025-03-07T10:44:00Z">
        <w:r w:rsidRPr="00944672" w:rsidDel="005F044B">
          <w:rPr>
            <w:rFonts w:ascii="Arial" w:hAnsi="Arial" w:cs="Arial"/>
            <w:sz w:val="24"/>
            <w:szCs w:val="24"/>
          </w:rPr>
          <w:delText xml:space="preserve">dass </w:delText>
        </w:r>
      </w:del>
      <w:r w:rsidRPr="00944672">
        <w:rPr>
          <w:rFonts w:ascii="Arial" w:hAnsi="Arial" w:cs="Arial"/>
          <w:sz w:val="24"/>
          <w:szCs w:val="24"/>
        </w:rPr>
        <w:t xml:space="preserve">sich alle </w:t>
      </w:r>
      <w:ins w:id="13598" w:author="Lektorat Bauer" w:date="2025-03-07T11:44:00Z" w16du:dateUtc="2025-03-07T10:44:00Z">
        <w:r w:rsidR="005F044B">
          <w:rPr>
            <w:rFonts w:ascii="Arial" w:hAnsi="Arial" w:cs="Arial"/>
            <w:sz w:val="24"/>
            <w:szCs w:val="24"/>
          </w:rPr>
          <w:t>auf</w:t>
        </w:r>
      </w:ins>
      <w:del w:id="13599" w:author="Lektorat Bauer" w:date="2025-03-07T11:44:00Z" w16du:dateUtc="2025-03-07T10:44:00Z">
        <w:r w:rsidRPr="00944672" w:rsidDel="005F044B">
          <w:rPr>
            <w:rFonts w:ascii="Arial" w:hAnsi="Arial" w:cs="Arial"/>
            <w:sz w:val="24"/>
            <w:szCs w:val="24"/>
          </w:rPr>
          <w:delText>in</w:delText>
        </w:r>
      </w:del>
      <w:r w:rsidRPr="00944672">
        <w:rPr>
          <w:rFonts w:ascii="Arial" w:hAnsi="Arial" w:cs="Arial"/>
          <w:sz w:val="24"/>
          <w:szCs w:val="24"/>
        </w:rPr>
        <w:t xml:space="preserve"> </w:t>
      </w:r>
      <w:del w:id="13600" w:author="Lektorat Bauer" w:date="2025-03-07T11:44:00Z" w16du:dateUtc="2025-03-07T10:44:00Z">
        <w:r w:rsidRPr="00944672" w:rsidDel="005F044B">
          <w:rPr>
            <w:rFonts w:ascii="Arial" w:hAnsi="Arial" w:cs="Arial"/>
            <w:sz w:val="24"/>
            <w:szCs w:val="24"/>
          </w:rPr>
          <w:delText>e</w:delText>
        </w:r>
      </w:del>
      <w:ins w:id="13601" w:author="Lektorat Bauer" w:date="2025-03-07T11:44:00Z" w16du:dateUtc="2025-03-07T10:44:00Z">
        <w:r w:rsidR="005F044B">
          <w:rPr>
            <w:rFonts w:ascii="Arial" w:hAnsi="Arial" w:cs="Arial"/>
            <w:sz w:val="24"/>
            <w:szCs w:val="24"/>
          </w:rPr>
          <w:t>E</w:t>
        </w:r>
      </w:ins>
      <w:r w:rsidRPr="00944672">
        <w:rPr>
          <w:rFonts w:ascii="Arial" w:hAnsi="Arial" w:cs="Arial"/>
          <w:sz w:val="24"/>
          <w:szCs w:val="24"/>
        </w:rPr>
        <w:t>nglisch verständigen konnten. Sie hatte</w:t>
      </w:r>
      <w:ins w:id="13602" w:author="Lektorat Bauer" w:date="2025-03-07T11:44:00Z" w16du:dateUtc="2025-03-07T10:44:00Z">
        <w:r w:rsidR="005F044B">
          <w:rPr>
            <w:rFonts w:ascii="Arial" w:hAnsi="Arial" w:cs="Arial"/>
            <w:sz w:val="24"/>
            <w:szCs w:val="24"/>
          </w:rPr>
          <w:t>n</w:t>
        </w:r>
      </w:ins>
      <w:r w:rsidRPr="00944672">
        <w:rPr>
          <w:rFonts w:ascii="Arial" w:hAnsi="Arial" w:cs="Arial"/>
          <w:sz w:val="24"/>
          <w:szCs w:val="24"/>
        </w:rPr>
        <w:t xml:space="preserve"> zwar damit gerechnet, dass in den Großstädten </w:t>
      </w:r>
      <w:del w:id="13603" w:author="Lektorat Bauer" w:date="2025-03-07T11:44:00Z" w16du:dateUtc="2025-03-07T10:44:00Z">
        <w:r w:rsidRPr="00944672" w:rsidDel="005F044B">
          <w:rPr>
            <w:rFonts w:ascii="Arial" w:hAnsi="Arial" w:cs="Arial"/>
            <w:sz w:val="24"/>
            <w:szCs w:val="24"/>
          </w:rPr>
          <w:delText>e</w:delText>
        </w:r>
      </w:del>
      <w:ins w:id="13604" w:author="Lektorat Bauer" w:date="2025-03-07T11:44:00Z" w16du:dateUtc="2025-03-07T10:44:00Z">
        <w:r w:rsidR="005F044B">
          <w:rPr>
            <w:rFonts w:ascii="Arial" w:hAnsi="Arial" w:cs="Arial"/>
            <w:sz w:val="24"/>
            <w:szCs w:val="24"/>
          </w:rPr>
          <w:t>E</w:t>
        </w:r>
      </w:ins>
      <w:r w:rsidRPr="00944672">
        <w:rPr>
          <w:rFonts w:ascii="Arial" w:hAnsi="Arial" w:cs="Arial"/>
          <w:sz w:val="24"/>
          <w:szCs w:val="24"/>
        </w:rPr>
        <w:t>nglisch kein Problem sein würde, aber in diesem kleinen Städtchen an der Nordsee, in der nur alle zwei Jahre eine Messe auf Weltniveau stattfand, fanden sie es erstaunlich.</w:t>
      </w:r>
    </w:p>
    <w:p w14:paraId="403DB5D9" w14:textId="77777777" w:rsidR="00573D47" w:rsidRDefault="00944672" w:rsidP="00623B68">
      <w:pPr>
        <w:autoSpaceDE w:val="0"/>
        <w:autoSpaceDN w:val="0"/>
        <w:adjustRightInd w:val="0"/>
        <w:spacing w:after="0" w:line="360" w:lineRule="auto"/>
        <w:ind w:firstLine="227"/>
        <w:jc w:val="both"/>
        <w:rPr>
          <w:ins w:id="13605" w:author="Lektorat Bauer" w:date="2025-03-07T11:46:00Z" w16du:dateUtc="2025-03-07T10:46:00Z"/>
          <w:rFonts w:ascii="Arial" w:hAnsi="Arial" w:cs="Arial"/>
          <w:sz w:val="24"/>
          <w:szCs w:val="24"/>
        </w:rPr>
      </w:pPr>
      <w:r w:rsidRPr="00944672">
        <w:rPr>
          <w:rFonts w:ascii="Arial" w:hAnsi="Arial" w:cs="Arial"/>
          <w:sz w:val="24"/>
          <w:szCs w:val="24"/>
        </w:rPr>
        <w:t xml:space="preserve">Achmed Al Oujda sagte: „In Marokko ist es anders, wir sprechen </w:t>
      </w:r>
      <w:ins w:id="13606" w:author="Lektorat Bauer" w:date="2025-03-07T11:45:00Z" w16du:dateUtc="2025-03-07T10:45:00Z">
        <w:r w:rsidR="005F044B">
          <w:rPr>
            <w:rFonts w:ascii="Arial" w:hAnsi="Arial" w:cs="Arial"/>
            <w:sz w:val="24"/>
            <w:szCs w:val="24"/>
          </w:rPr>
          <w:t>A</w:t>
        </w:r>
      </w:ins>
      <w:del w:id="13607" w:author="Lektorat Bauer" w:date="2025-03-07T11:45:00Z" w16du:dateUtc="2025-03-07T10:45:00Z">
        <w:r w:rsidRPr="00944672" w:rsidDel="005F044B">
          <w:rPr>
            <w:rFonts w:ascii="Arial" w:hAnsi="Arial" w:cs="Arial"/>
            <w:sz w:val="24"/>
            <w:szCs w:val="24"/>
          </w:rPr>
          <w:delText>a</w:delText>
        </w:r>
      </w:del>
      <w:r w:rsidRPr="00944672">
        <w:rPr>
          <w:rFonts w:ascii="Arial" w:hAnsi="Arial" w:cs="Arial"/>
          <w:sz w:val="24"/>
          <w:szCs w:val="24"/>
        </w:rPr>
        <w:t xml:space="preserve">rabisch und </w:t>
      </w:r>
      <w:del w:id="13608" w:author="Lektorat Bauer" w:date="2025-03-07T11:45:00Z" w16du:dateUtc="2025-03-07T10:45:00Z">
        <w:r w:rsidRPr="00944672" w:rsidDel="005F044B">
          <w:rPr>
            <w:rFonts w:ascii="Arial" w:hAnsi="Arial" w:cs="Arial"/>
            <w:sz w:val="24"/>
            <w:szCs w:val="24"/>
          </w:rPr>
          <w:delText>französich</w:delText>
        </w:r>
      </w:del>
      <w:ins w:id="13609" w:author="Lektorat Bauer" w:date="2025-03-07T11:45:00Z" w16du:dateUtc="2025-03-07T10:45:00Z">
        <w:r w:rsidR="005F044B" w:rsidRPr="00944672">
          <w:rPr>
            <w:rFonts w:ascii="Arial" w:hAnsi="Arial" w:cs="Arial"/>
            <w:sz w:val="24"/>
            <w:szCs w:val="24"/>
          </w:rPr>
          <w:t>Französisch</w:t>
        </w:r>
      </w:ins>
      <w:r w:rsidRPr="00944672">
        <w:rPr>
          <w:rFonts w:ascii="Arial" w:hAnsi="Arial" w:cs="Arial"/>
          <w:sz w:val="24"/>
          <w:szCs w:val="24"/>
        </w:rPr>
        <w:t xml:space="preserve">, mit </w:t>
      </w:r>
      <w:del w:id="13610" w:author="Lektorat Bauer" w:date="2025-03-07T11:45:00Z" w16du:dateUtc="2025-03-07T10:45:00Z">
        <w:r w:rsidRPr="00944672" w:rsidDel="005F044B">
          <w:rPr>
            <w:rFonts w:ascii="Arial" w:hAnsi="Arial" w:cs="Arial"/>
            <w:sz w:val="24"/>
            <w:szCs w:val="24"/>
          </w:rPr>
          <w:delText>e</w:delText>
        </w:r>
      </w:del>
      <w:ins w:id="13611" w:author="Lektorat Bauer" w:date="2025-03-07T11:45:00Z" w16du:dateUtc="2025-03-07T10:45:00Z">
        <w:r w:rsidR="005F044B">
          <w:rPr>
            <w:rFonts w:ascii="Arial" w:hAnsi="Arial" w:cs="Arial"/>
            <w:sz w:val="24"/>
            <w:szCs w:val="24"/>
          </w:rPr>
          <w:t>E</w:t>
        </w:r>
      </w:ins>
      <w:r w:rsidRPr="00944672">
        <w:rPr>
          <w:rFonts w:ascii="Arial" w:hAnsi="Arial" w:cs="Arial"/>
          <w:sz w:val="24"/>
          <w:szCs w:val="24"/>
        </w:rPr>
        <w:t>nglisch ist es schwer</w:t>
      </w:r>
      <w:ins w:id="13612" w:author="Lektorat Bauer" w:date="2025-03-07T11:45:00Z" w16du:dateUtc="2025-03-07T10:45:00Z">
        <w:r w:rsidR="005F044B">
          <w:rPr>
            <w:rFonts w:ascii="Arial" w:hAnsi="Arial" w:cs="Arial"/>
            <w:sz w:val="24"/>
            <w:szCs w:val="24"/>
          </w:rPr>
          <w:t>,</w:t>
        </w:r>
      </w:ins>
      <w:r w:rsidRPr="00944672">
        <w:rPr>
          <w:rFonts w:ascii="Arial" w:hAnsi="Arial" w:cs="Arial"/>
          <w:sz w:val="24"/>
          <w:szCs w:val="24"/>
        </w:rPr>
        <w:t xml:space="preserve"> durch das Land zu kommen. Aber bei Ihnen? Sie kommen doch aus Nordkorea, haben Sie ausländische Besucher? Bitte entschuldigen Sie, wenn das despektierlich klingt.“ </w:t>
      </w:r>
    </w:p>
    <w:p w14:paraId="497A2D1C" w14:textId="30B3D84B"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Herr Park antwortete. „Das ist schon </w:t>
      </w:r>
      <w:ins w:id="13613" w:author="Lektorat Bauer" w:date="2025-03-07T11:46:00Z" w16du:dateUtc="2025-03-07T10:46:00Z">
        <w:r w:rsidR="00573D47">
          <w:rPr>
            <w:rFonts w:ascii="Arial" w:hAnsi="Arial" w:cs="Arial"/>
            <w:sz w:val="24"/>
            <w:szCs w:val="24"/>
          </w:rPr>
          <w:t>ok</w:t>
        </w:r>
      </w:ins>
      <w:del w:id="13614" w:author="Lektorat Bauer" w:date="2025-03-07T11:46:00Z" w16du:dateUtc="2025-03-07T10:46:00Z">
        <w:r w:rsidRPr="00944672" w:rsidDel="00573D47">
          <w:rPr>
            <w:rFonts w:ascii="Arial" w:hAnsi="Arial" w:cs="Arial"/>
            <w:sz w:val="24"/>
            <w:szCs w:val="24"/>
          </w:rPr>
          <w:delText>Ok</w:delText>
        </w:r>
      </w:del>
      <w:r w:rsidRPr="00944672">
        <w:rPr>
          <w:rFonts w:ascii="Arial" w:hAnsi="Arial" w:cs="Arial"/>
          <w:sz w:val="24"/>
          <w:szCs w:val="24"/>
        </w:rPr>
        <w:t xml:space="preserve">. Tatsächlich haben wir nur wenige ausländische Besucher, die dann auch in Gruppen reisen. Wir stellen immer einen Dolmetscher, da im Land außer </w:t>
      </w:r>
      <w:del w:id="13615" w:author="Lektorat Bauer" w:date="2025-03-07T11:46:00Z" w16du:dateUtc="2025-03-07T10:46:00Z">
        <w:r w:rsidRPr="00944672" w:rsidDel="00573D47">
          <w:rPr>
            <w:rFonts w:ascii="Arial" w:hAnsi="Arial" w:cs="Arial"/>
            <w:sz w:val="24"/>
            <w:szCs w:val="24"/>
          </w:rPr>
          <w:delText>k</w:delText>
        </w:r>
      </w:del>
      <w:ins w:id="13616" w:author="Lektorat Bauer" w:date="2025-03-07T11:46:00Z" w16du:dateUtc="2025-03-07T10:46:00Z">
        <w:r w:rsidR="00573D47">
          <w:rPr>
            <w:rFonts w:ascii="Arial" w:hAnsi="Arial" w:cs="Arial"/>
            <w:sz w:val="24"/>
            <w:szCs w:val="24"/>
          </w:rPr>
          <w:t>K</w:t>
        </w:r>
      </w:ins>
      <w:r w:rsidRPr="00944672">
        <w:rPr>
          <w:rFonts w:ascii="Arial" w:hAnsi="Arial" w:cs="Arial"/>
          <w:sz w:val="24"/>
          <w:szCs w:val="24"/>
        </w:rPr>
        <w:t xml:space="preserve">oreanisch nur etwas </w:t>
      </w:r>
      <w:ins w:id="13617" w:author="Lektorat Bauer" w:date="2025-03-07T11:46:00Z" w16du:dateUtc="2025-03-07T10:46:00Z">
        <w:r w:rsidR="00573D47">
          <w:rPr>
            <w:rFonts w:ascii="Arial" w:hAnsi="Arial" w:cs="Arial"/>
            <w:sz w:val="24"/>
            <w:szCs w:val="24"/>
          </w:rPr>
          <w:t>C</w:t>
        </w:r>
      </w:ins>
      <w:del w:id="13618" w:author="Lektorat Bauer" w:date="2025-03-07T11:46:00Z" w16du:dateUtc="2025-03-07T10:46:00Z">
        <w:r w:rsidRPr="00944672" w:rsidDel="00573D47">
          <w:rPr>
            <w:rFonts w:ascii="Arial" w:hAnsi="Arial" w:cs="Arial"/>
            <w:sz w:val="24"/>
            <w:szCs w:val="24"/>
          </w:rPr>
          <w:delText>c</w:delText>
        </w:r>
      </w:del>
      <w:r w:rsidRPr="00944672">
        <w:rPr>
          <w:rFonts w:ascii="Arial" w:hAnsi="Arial" w:cs="Arial"/>
          <w:sz w:val="24"/>
          <w:szCs w:val="24"/>
        </w:rPr>
        <w:t xml:space="preserve">hinesisch und </w:t>
      </w:r>
      <w:ins w:id="13619" w:author="Lektorat Bauer" w:date="2025-03-07T11:46:00Z" w16du:dateUtc="2025-03-07T10:46:00Z">
        <w:r w:rsidR="00573D47">
          <w:rPr>
            <w:rFonts w:ascii="Arial" w:hAnsi="Arial" w:cs="Arial"/>
            <w:sz w:val="24"/>
            <w:szCs w:val="24"/>
          </w:rPr>
          <w:t>R</w:t>
        </w:r>
      </w:ins>
      <w:del w:id="13620" w:author="Lektorat Bauer" w:date="2025-03-07T11:46:00Z" w16du:dateUtc="2025-03-07T10:46:00Z">
        <w:r w:rsidRPr="00944672" w:rsidDel="00573D47">
          <w:rPr>
            <w:rFonts w:ascii="Arial" w:hAnsi="Arial" w:cs="Arial"/>
            <w:sz w:val="24"/>
            <w:szCs w:val="24"/>
          </w:rPr>
          <w:delText>r</w:delText>
        </w:r>
      </w:del>
      <w:r w:rsidRPr="00944672">
        <w:rPr>
          <w:rFonts w:ascii="Arial" w:hAnsi="Arial" w:cs="Arial"/>
          <w:sz w:val="24"/>
          <w:szCs w:val="24"/>
        </w:rPr>
        <w:t xml:space="preserve">ussisch gesprochen wird. </w:t>
      </w:r>
      <w:del w:id="13621" w:author="Lektorat Bauer" w:date="2025-03-07T11:46:00Z" w16du:dateUtc="2025-03-07T10:46:00Z">
        <w:r w:rsidRPr="00944672" w:rsidDel="00573D47">
          <w:rPr>
            <w:rFonts w:ascii="Arial" w:hAnsi="Arial" w:cs="Arial"/>
            <w:sz w:val="24"/>
            <w:szCs w:val="24"/>
          </w:rPr>
          <w:delText>Diese beiden Sprachen</w:delText>
        </w:r>
      </w:del>
      <w:ins w:id="13622" w:author="Lektorat Bauer" w:date="2025-03-07T11:46:00Z" w16du:dateUtc="2025-03-07T10:46:00Z">
        <w:r w:rsidR="00573D47">
          <w:rPr>
            <w:rFonts w:ascii="Arial" w:hAnsi="Arial" w:cs="Arial"/>
            <w:sz w:val="24"/>
            <w:szCs w:val="24"/>
          </w:rPr>
          <w:t>Und das</w:t>
        </w:r>
      </w:ins>
      <w:r w:rsidRPr="00944672">
        <w:rPr>
          <w:rFonts w:ascii="Arial" w:hAnsi="Arial" w:cs="Arial"/>
          <w:sz w:val="24"/>
          <w:szCs w:val="24"/>
        </w:rPr>
        <w:t xml:space="preserve"> auch nur an den Landesgrenzen, wo sich der internationale Handel abspielt. Aber ich würde gern das Thema wechseln. Wo und worüber haben Sie promoviert? Und warum sind Sie hier in Deutschland?“</w:t>
      </w:r>
    </w:p>
    <w:p w14:paraId="6F21563F" w14:textId="723C0495"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Achmed Al Oujda musste lächeln. „Das habe ich mich auch schon gefragt. Ich </w:t>
      </w:r>
      <w:del w:id="13623" w:author="Lektorat Bauer" w:date="2025-03-07T11:46:00Z" w16du:dateUtc="2025-03-07T10:46:00Z">
        <w:r w:rsidRPr="00944672" w:rsidDel="00573D47">
          <w:rPr>
            <w:rFonts w:ascii="Arial" w:hAnsi="Arial" w:cs="Arial"/>
            <w:sz w:val="24"/>
            <w:szCs w:val="24"/>
          </w:rPr>
          <w:delText xml:space="preserve">bin </w:delText>
        </w:r>
      </w:del>
      <w:ins w:id="13624" w:author="Lektorat Bauer" w:date="2025-03-07T11:46:00Z" w16du:dateUtc="2025-03-07T10:46:00Z">
        <w:r w:rsidR="00573D47">
          <w:rPr>
            <w:rFonts w:ascii="Arial" w:hAnsi="Arial" w:cs="Arial"/>
            <w:sz w:val="24"/>
            <w:szCs w:val="24"/>
          </w:rPr>
          <w:t>arbeite</w:t>
        </w:r>
        <w:r w:rsidR="00573D47" w:rsidRPr="00944672">
          <w:rPr>
            <w:rFonts w:ascii="Arial" w:hAnsi="Arial" w:cs="Arial"/>
            <w:sz w:val="24"/>
            <w:szCs w:val="24"/>
          </w:rPr>
          <w:t xml:space="preserve"> </w:t>
        </w:r>
      </w:ins>
      <w:r w:rsidRPr="00944672">
        <w:rPr>
          <w:rFonts w:ascii="Arial" w:hAnsi="Arial" w:cs="Arial"/>
          <w:sz w:val="24"/>
          <w:szCs w:val="24"/>
        </w:rPr>
        <w:t xml:space="preserve">im </w:t>
      </w:r>
      <w:ins w:id="13625" w:author="Lektorat Bauer" w:date="2025-03-07T11:46:00Z" w16du:dateUtc="2025-03-07T10:46:00Z">
        <w:r w:rsidR="00573D47">
          <w:rPr>
            <w:rFonts w:ascii="Arial" w:hAnsi="Arial" w:cs="Arial"/>
            <w:sz w:val="24"/>
            <w:szCs w:val="24"/>
          </w:rPr>
          <w:t xml:space="preserve">marokkanischen </w:t>
        </w:r>
      </w:ins>
      <w:r w:rsidRPr="00944672">
        <w:rPr>
          <w:rFonts w:ascii="Arial" w:hAnsi="Arial" w:cs="Arial"/>
          <w:sz w:val="24"/>
          <w:szCs w:val="24"/>
        </w:rPr>
        <w:t xml:space="preserve">Ministerium in der Abteilung für erneuerbare Energien und </w:t>
      </w:r>
      <w:del w:id="13626" w:author="Lektorat Bauer" w:date="2025-03-07T11:47:00Z" w16du:dateUtc="2025-03-07T10:47:00Z">
        <w:r w:rsidRPr="00944672" w:rsidDel="00573D47">
          <w:rPr>
            <w:rFonts w:ascii="Arial" w:hAnsi="Arial" w:cs="Arial"/>
            <w:sz w:val="24"/>
            <w:szCs w:val="24"/>
          </w:rPr>
          <w:delText xml:space="preserve">deswegen </w:delText>
        </w:r>
      </w:del>
      <w:ins w:id="13627" w:author="Lektorat Bauer" w:date="2025-03-07T11:47:00Z" w16du:dateUtc="2025-03-07T10:47:00Z">
        <w:r w:rsidR="00573D47">
          <w:rPr>
            <w:rFonts w:ascii="Arial" w:hAnsi="Arial" w:cs="Arial"/>
            <w:sz w:val="24"/>
            <w:szCs w:val="24"/>
          </w:rPr>
          <w:t>bin</w:t>
        </w:r>
        <w:r w:rsidR="00573D47" w:rsidRPr="00944672">
          <w:rPr>
            <w:rFonts w:ascii="Arial" w:hAnsi="Arial" w:cs="Arial"/>
            <w:sz w:val="24"/>
            <w:szCs w:val="24"/>
          </w:rPr>
          <w:t xml:space="preserve"> </w:t>
        </w:r>
      </w:ins>
      <w:r w:rsidRPr="00944672">
        <w:rPr>
          <w:rFonts w:ascii="Arial" w:hAnsi="Arial" w:cs="Arial"/>
          <w:sz w:val="24"/>
          <w:szCs w:val="24"/>
        </w:rPr>
        <w:t xml:space="preserve">nach Husum </w:t>
      </w:r>
      <w:del w:id="13628" w:author="Lektorat Bauer" w:date="2025-03-07T11:46:00Z" w16du:dateUtc="2025-03-07T10:46:00Z">
        <w:r w:rsidRPr="00944672" w:rsidDel="00573D47">
          <w:rPr>
            <w:rFonts w:ascii="Arial" w:hAnsi="Arial" w:cs="Arial"/>
            <w:sz w:val="24"/>
            <w:szCs w:val="24"/>
          </w:rPr>
          <w:delText>entsand</w:delText>
        </w:r>
      </w:del>
      <w:ins w:id="13629" w:author="Lektorat Bauer" w:date="2025-03-07T11:46:00Z" w16du:dateUtc="2025-03-07T10:46:00Z">
        <w:r w:rsidR="00573D47" w:rsidRPr="00944672">
          <w:rPr>
            <w:rFonts w:ascii="Arial" w:hAnsi="Arial" w:cs="Arial"/>
            <w:sz w:val="24"/>
            <w:szCs w:val="24"/>
          </w:rPr>
          <w:t>entsandt</w:t>
        </w:r>
      </w:ins>
      <w:r w:rsidRPr="00944672">
        <w:rPr>
          <w:rFonts w:ascii="Arial" w:hAnsi="Arial" w:cs="Arial"/>
          <w:sz w:val="24"/>
          <w:szCs w:val="24"/>
        </w:rPr>
        <w:t xml:space="preserve"> worden, um mich über aktuelle Entwicklungen zu informieren. Aber was treibt sie beide von Nordkorea hier nach </w:t>
      </w:r>
      <w:r w:rsidRPr="00944672">
        <w:rPr>
          <w:rFonts w:ascii="Arial" w:hAnsi="Arial" w:cs="Arial"/>
          <w:sz w:val="24"/>
          <w:szCs w:val="24"/>
        </w:rPr>
        <w:lastRenderedPageBreak/>
        <w:t>Deutschland? Dem Vernehmen nach</w:t>
      </w:r>
      <w:del w:id="13630" w:author="Lektorat Bauer" w:date="2025-03-07T11:47:00Z" w16du:dateUtc="2025-03-07T10:47:00Z">
        <w:r w:rsidRPr="00944672" w:rsidDel="00573D47">
          <w:rPr>
            <w:rFonts w:ascii="Arial" w:hAnsi="Arial" w:cs="Arial"/>
            <w:sz w:val="24"/>
            <w:szCs w:val="24"/>
          </w:rPr>
          <w:delText>,</w:delText>
        </w:r>
      </w:del>
      <w:r w:rsidRPr="00944672">
        <w:rPr>
          <w:rFonts w:ascii="Arial" w:hAnsi="Arial" w:cs="Arial"/>
          <w:sz w:val="24"/>
          <w:szCs w:val="24"/>
        </w:rPr>
        <w:t xml:space="preserve"> ist die internationale Wirtschaftsgemeinschaft nicht wirklich an Geschäften mit Nordkorea </w:t>
      </w:r>
      <w:del w:id="13631" w:author="Lektorat Bauer" w:date="2025-03-07T11:47:00Z" w16du:dateUtc="2025-03-07T10:47:00Z">
        <w:r w:rsidRPr="00944672" w:rsidDel="00573D47">
          <w:rPr>
            <w:rFonts w:ascii="Arial" w:hAnsi="Arial" w:cs="Arial"/>
            <w:sz w:val="24"/>
            <w:szCs w:val="24"/>
          </w:rPr>
          <w:delText>involviert</w:delText>
        </w:r>
      </w:del>
      <w:ins w:id="13632" w:author="Lektorat Bauer" w:date="2025-03-07T11:47:00Z" w16du:dateUtc="2025-03-07T10:47:00Z">
        <w:r w:rsidR="00573D47">
          <w:rPr>
            <w:rFonts w:ascii="Arial" w:hAnsi="Arial" w:cs="Arial"/>
            <w:sz w:val="24"/>
            <w:szCs w:val="24"/>
          </w:rPr>
          <w:t>interessiert</w:t>
        </w:r>
      </w:ins>
      <w:r w:rsidRPr="00944672">
        <w:rPr>
          <w:rFonts w:ascii="Arial" w:hAnsi="Arial" w:cs="Arial"/>
          <w:sz w:val="24"/>
          <w:szCs w:val="24"/>
        </w:rPr>
        <w:t xml:space="preserve">.“ </w:t>
      </w:r>
    </w:p>
    <w:p w14:paraId="21B74982" w14:textId="77777777" w:rsidR="00573D47" w:rsidRDefault="00944672" w:rsidP="00623B68">
      <w:pPr>
        <w:autoSpaceDE w:val="0"/>
        <w:autoSpaceDN w:val="0"/>
        <w:adjustRightInd w:val="0"/>
        <w:spacing w:after="0" w:line="360" w:lineRule="auto"/>
        <w:ind w:firstLine="227"/>
        <w:jc w:val="both"/>
        <w:rPr>
          <w:ins w:id="13633" w:author="Lektorat Bauer" w:date="2025-03-07T11:47:00Z" w16du:dateUtc="2025-03-07T10:47:00Z"/>
          <w:rFonts w:ascii="Arial" w:hAnsi="Arial" w:cs="Arial"/>
          <w:sz w:val="24"/>
          <w:szCs w:val="24"/>
        </w:rPr>
      </w:pPr>
      <w:r w:rsidRPr="00944672">
        <w:rPr>
          <w:rFonts w:ascii="Arial" w:hAnsi="Arial" w:cs="Arial"/>
          <w:sz w:val="24"/>
          <w:szCs w:val="24"/>
        </w:rPr>
        <w:t>„Sie habe das sehr charmant ausgedrückt</w:t>
      </w:r>
      <w:del w:id="13634" w:author="Lektorat Bauer" w:date="2025-03-07T11:47:00Z" w16du:dateUtc="2025-03-07T10:47:00Z">
        <w:r w:rsidRPr="00944672" w:rsidDel="00573D47">
          <w:rPr>
            <w:rFonts w:ascii="Arial" w:hAnsi="Arial" w:cs="Arial"/>
            <w:sz w:val="24"/>
            <w:szCs w:val="24"/>
          </w:rPr>
          <w:delText>.</w:delText>
        </w:r>
      </w:del>
      <w:r w:rsidRPr="00944672">
        <w:rPr>
          <w:rFonts w:ascii="Arial" w:hAnsi="Arial" w:cs="Arial"/>
          <w:sz w:val="24"/>
          <w:szCs w:val="24"/>
        </w:rPr>
        <w:t>“</w:t>
      </w:r>
      <w:ins w:id="13635" w:author="Lektorat Bauer" w:date="2025-03-07T11:47:00Z" w16du:dateUtc="2025-03-07T10:47:00Z">
        <w:r w:rsidR="00573D47">
          <w:rPr>
            <w:rFonts w:ascii="Arial" w:hAnsi="Arial" w:cs="Arial"/>
            <w:sz w:val="24"/>
            <w:szCs w:val="24"/>
          </w:rPr>
          <w:t>,</w:t>
        </w:r>
      </w:ins>
      <w:r w:rsidRPr="00944672">
        <w:rPr>
          <w:rFonts w:ascii="Arial" w:hAnsi="Arial" w:cs="Arial"/>
          <w:sz w:val="24"/>
          <w:szCs w:val="24"/>
        </w:rPr>
        <w:t xml:space="preserve"> </w:t>
      </w:r>
      <w:ins w:id="13636" w:author="Lektorat Bauer" w:date="2025-03-07T11:47:00Z" w16du:dateUtc="2025-03-07T10:47:00Z">
        <w:r w:rsidR="00573D47">
          <w:rPr>
            <w:rFonts w:ascii="Arial" w:hAnsi="Arial" w:cs="Arial"/>
            <w:sz w:val="24"/>
            <w:szCs w:val="24"/>
          </w:rPr>
          <w:t>a</w:t>
        </w:r>
      </w:ins>
      <w:del w:id="13637" w:author="Lektorat Bauer" w:date="2025-03-07T11:47:00Z" w16du:dateUtc="2025-03-07T10:47:00Z">
        <w:r w:rsidRPr="00944672" w:rsidDel="00573D47">
          <w:rPr>
            <w:rFonts w:ascii="Arial" w:hAnsi="Arial" w:cs="Arial"/>
            <w:sz w:val="24"/>
            <w:szCs w:val="24"/>
          </w:rPr>
          <w:delText>A</w:delText>
        </w:r>
      </w:del>
      <w:r w:rsidRPr="00944672">
        <w:rPr>
          <w:rFonts w:ascii="Arial" w:hAnsi="Arial" w:cs="Arial"/>
          <w:sz w:val="24"/>
          <w:szCs w:val="24"/>
        </w:rPr>
        <w:t>ntwortete Herr Kim, „</w:t>
      </w:r>
      <w:ins w:id="13638" w:author="Lektorat Bauer" w:date="2025-03-07T11:47:00Z" w16du:dateUtc="2025-03-07T10:47:00Z">
        <w:r w:rsidR="00573D47">
          <w:rPr>
            <w:rFonts w:ascii="Arial" w:hAnsi="Arial" w:cs="Arial"/>
            <w:sz w:val="24"/>
            <w:szCs w:val="24"/>
          </w:rPr>
          <w:t>w</w:t>
        </w:r>
      </w:ins>
      <w:del w:id="13639" w:author="Lektorat Bauer" w:date="2025-03-07T11:47:00Z" w16du:dateUtc="2025-03-07T10:47:00Z">
        <w:r w:rsidRPr="00944672" w:rsidDel="00573D47">
          <w:rPr>
            <w:rFonts w:ascii="Arial" w:hAnsi="Arial" w:cs="Arial"/>
            <w:sz w:val="24"/>
            <w:szCs w:val="24"/>
          </w:rPr>
          <w:delText>W</w:delText>
        </w:r>
      </w:del>
      <w:r w:rsidRPr="00944672">
        <w:rPr>
          <w:rFonts w:ascii="Arial" w:hAnsi="Arial" w:cs="Arial"/>
          <w:sz w:val="24"/>
          <w:szCs w:val="24"/>
        </w:rPr>
        <w:t>as</w:t>
      </w:r>
      <w:del w:id="13640" w:author="Lektorat Bauer" w:date="2025-03-07T18:45:00Z" w16du:dateUtc="2025-03-07T17:45:00Z">
        <w:r w:rsidRPr="00944672" w:rsidDel="003C7CCB">
          <w:rPr>
            <w:rFonts w:ascii="Arial" w:hAnsi="Arial" w:cs="Arial"/>
            <w:sz w:val="24"/>
            <w:szCs w:val="24"/>
          </w:rPr>
          <w:delText xml:space="preserve"> </w:delText>
        </w:r>
      </w:del>
      <w:r w:rsidRPr="00944672">
        <w:rPr>
          <w:rFonts w:ascii="Arial" w:hAnsi="Arial" w:cs="Arial"/>
          <w:sz w:val="24"/>
          <w:szCs w:val="24"/>
        </w:rPr>
        <w:t xml:space="preserve"> wenig bekannt ist, ist, dass wir auch als Investoren auftreten.“ </w:t>
      </w:r>
    </w:p>
    <w:p w14:paraId="45B3B1BE" w14:textId="77777777" w:rsidR="00573D47" w:rsidRDefault="00944672" w:rsidP="00623B68">
      <w:pPr>
        <w:autoSpaceDE w:val="0"/>
        <w:autoSpaceDN w:val="0"/>
        <w:adjustRightInd w:val="0"/>
        <w:spacing w:after="0" w:line="360" w:lineRule="auto"/>
        <w:ind w:firstLine="227"/>
        <w:jc w:val="both"/>
        <w:rPr>
          <w:ins w:id="13641" w:author="Lektorat Bauer" w:date="2025-03-07T11:47:00Z" w16du:dateUtc="2025-03-07T10:47:00Z"/>
          <w:rFonts w:ascii="Arial" w:hAnsi="Arial" w:cs="Arial"/>
          <w:sz w:val="24"/>
          <w:szCs w:val="24"/>
        </w:rPr>
      </w:pPr>
      <w:r w:rsidRPr="00944672">
        <w:rPr>
          <w:rFonts w:ascii="Arial" w:hAnsi="Arial" w:cs="Arial"/>
          <w:sz w:val="24"/>
          <w:szCs w:val="24"/>
        </w:rPr>
        <w:t>„Weil damit Devisen ins Land kommen?“</w:t>
      </w:r>
      <w:ins w:id="13642" w:author="Lektorat Bauer" w:date="2025-03-07T11:47:00Z" w16du:dateUtc="2025-03-07T10:47:00Z">
        <w:r w:rsidR="00573D47">
          <w:rPr>
            <w:rFonts w:ascii="Arial" w:hAnsi="Arial" w:cs="Arial"/>
            <w:sz w:val="24"/>
            <w:szCs w:val="24"/>
          </w:rPr>
          <w:t>,</w:t>
        </w:r>
      </w:ins>
      <w:r w:rsidRPr="00944672">
        <w:rPr>
          <w:rFonts w:ascii="Arial" w:hAnsi="Arial" w:cs="Arial"/>
          <w:sz w:val="24"/>
          <w:szCs w:val="24"/>
        </w:rPr>
        <w:t xml:space="preserve"> </w:t>
      </w:r>
      <w:ins w:id="13643" w:author="Lektorat Bauer" w:date="2025-03-07T11:47:00Z" w16du:dateUtc="2025-03-07T10:47:00Z">
        <w:r w:rsidR="00573D47">
          <w:rPr>
            <w:rFonts w:ascii="Arial" w:hAnsi="Arial" w:cs="Arial"/>
            <w:sz w:val="24"/>
            <w:szCs w:val="24"/>
          </w:rPr>
          <w:t>h</w:t>
        </w:r>
      </w:ins>
      <w:del w:id="13644" w:author="Lektorat Bauer" w:date="2025-03-07T11:47:00Z" w16du:dateUtc="2025-03-07T10:47:00Z">
        <w:r w:rsidRPr="00944672" w:rsidDel="00573D47">
          <w:rPr>
            <w:rFonts w:ascii="Arial" w:hAnsi="Arial" w:cs="Arial"/>
            <w:sz w:val="24"/>
            <w:szCs w:val="24"/>
          </w:rPr>
          <w:delText>H</w:delText>
        </w:r>
      </w:del>
      <w:r w:rsidRPr="00944672">
        <w:rPr>
          <w:rFonts w:ascii="Arial" w:hAnsi="Arial" w:cs="Arial"/>
          <w:sz w:val="24"/>
          <w:szCs w:val="24"/>
        </w:rPr>
        <w:t xml:space="preserve">interfragte Al Oujda und fügte </w:t>
      </w:r>
      <w:del w:id="13645" w:author="Lektorat Bauer" w:date="2025-03-07T11:47:00Z" w16du:dateUtc="2025-03-07T10:47:00Z">
        <w:r w:rsidRPr="00944672" w:rsidDel="00573D47">
          <w:rPr>
            <w:rFonts w:ascii="Arial" w:hAnsi="Arial" w:cs="Arial"/>
            <w:sz w:val="24"/>
            <w:szCs w:val="24"/>
          </w:rPr>
          <w:delText>hinterher</w:delText>
        </w:r>
      </w:del>
      <w:ins w:id="13646" w:author="Lektorat Bauer" w:date="2025-03-07T11:47:00Z" w16du:dateUtc="2025-03-07T10:47:00Z">
        <w:r w:rsidR="00573D47">
          <w:rPr>
            <w:rFonts w:ascii="Arial" w:hAnsi="Arial" w:cs="Arial"/>
            <w:sz w:val="24"/>
            <w:szCs w:val="24"/>
          </w:rPr>
          <w:t>hinzu</w:t>
        </w:r>
      </w:ins>
      <w:r w:rsidRPr="00944672">
        <w:rPr>
          <w:rFonts w:ascii="Arial" w:hAnsi="Arial" w:cs="Arial"/>
          <w:sz w:val="24"/>
          <w:szCs w:val="24"/>
        </w:rPr>
        <w:t xml:space="preserve">: „Entschuldigen Sie bitte, ich wollte Sie nicht beleidigen.“ </w:t>
      </w:r>
    </w:p>
    <w:p w14:paraId="6CF6AF3D" w14:textId="3761B8FF"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del w:id="13647" w:author="Lektorat Bauer" w:date="2025-03-07T11:47:00Z" w16du:dateUtc="2025-03-07T10:47:00Z">
        <w:r w:rsidRPr="00944672" w:rsidDel="00573D47">
          <w:rPr>
            <w:rFonts w:ascii="Arial" w:hAnsi="Arial" w:cs="Arial"/>
            <w:sz w:val="24"/>
            <w:szCs w:val="24"/>
          </w:rPr>
          <w:delText>Herr Park antwortete.</w:delText>
        </w:r>
      </w:del>
      <w:r w:rsidRPr="00944672">
        <w:rPr>
          <w:rFonts w:ascii="Arial" w:hAnsi="Arial" w:cs="Arial"/>
          <w:sz w:val="24"/>
          <w:szCs w:val="24"/>
        </w:rPr>
        <w:t xml:space="preserve"> „Das ist kein Problem. Wir sind es gewohnt, dass wir </w:t>
      </w:r>
      <w:del w:id="13648" w:author="Lektorat Bauer" w:date="2025-03-07T11:47:00Z" w16du:dateUtc="2025-03-07T10:47:00Z">
        <w:r w:rsidRPr="00944672" w:rsidDel="00573D47">
          <w:rPr>
            <w:rFonts w:ascii="Arial" w:hAnsi="Arial" w:cs="Arial"/>
            <w:sz w:val="24"/>
            <w:szCs w:val="24"/>
          </w:rPr>
          <w:delText xml:space="preserve">wir </w:delText>
        </w:r>
      </w:del>
      <w:ins w:id="13649" w:author="Lektorat Bauer" w:date="2025-03-07T11:47:00Z" w16du:dateUtc="2025-03-07T10:47:00Z">
        <w:r w:rsidR="00573D47">
          <w:rPr>
            <w:rFonts w:ascii="Arial" w:hAnsi="Arial" w:cs="Arial"/>
            <w:sz w:val="24"/>
            <w:szCs w:val="24"/>
          </w:rPr>
          <w:t>wie</w:t>
        </w:r>
        <w:r w:rsidR="00573D47" w:rsidRPr="00944672">
          <w:rPr>
            <w:rFonts w:ascii="Arial" w:hAnsi="Arial" w:cs="Arial"/>
            <w:sz w:val="24"/>
            <w:szCs w:val="24"/>
          </w:rPr>
          <w:t xml:space="preserve"> </w:t>
        </w:r>
      </w:ins>
      <w:r w:rsidRPr="00944672">
        <w:rPr>
          <w:rFonts w:ascii="Arial" w:hAnsi="Arial" w:cs="Arial"/>
          <w:sz w:val="24"/>
          <w:szCs w:val="24"/>
        </w:rPr>
        <w:t xml:space="preserve">Parias behandelt werden. Die </w:t>
      </w:r>
      <w:del w:id="13650" w:author="Lektorat Bauer" w:date="2025-03-07T11:47:00Z" w16du:dateUtc="2025-03-07T10:47:00Z">
        <w:r w:rsidRPr="00944672" w:rsidDel="00573D47">
          <w:rPr>
            <w:rFonts w:ascii="Arial" w:hAnsi="Arial" w:cs="Arial"/>
            <w:sz w:val="24"/>
            <w:szCs w:val="24"/>
          </w:rPr>
          <w:delText>Tasache</w:delText>
        </w:r>
      </w:del>
      <w:ins w:id="13651" w:author="Lektorat Bauer" w:date="2025-03-07T11:47:00Z" w16du:dateUtc="2025-03-07T10:47:00Z">
        <w:r w:rsidR="00573D47" w:rsidRPr="00944672">
          <w:rPr>
            <w:rFonts w:ascii="Arial" w:hAnsi="Arial" w:cs="Arial"/>
            <w:sz w:val="24"/>
            <w:szCs w:val="24"/>
          </w:rPr>
          <w:t>Tatsache</w:t>
        </w:r>
      </w:ins>
      <w:r w:rsidRPr="00944672">
        <w:rPr>
          <w:rFonts w:ascii="Arial" w:hAnsi="Arial" w:cs="Arial"/>
          <w:sz w:val="24"/>
          <w:szCs w:val="24"/>
        </w:rPr>
        <w:t>, dass Sie diese Fragen stellen, bedeutet für uns, dass Sie zumindest offen für Auskünfte sind</w:t>
      </w:r>
      <w:del w:id="13652" w:author="Lektorat Bauer" w:date="2025-03-07T11:47:00Z" w16du:dateUtc="2025-03-07T10:47:00Z">
        <w:r w:rsidRPr="00944672" w:rsidDel="00573D47">
          <w:rPr>
            <w:rFonts w:ascii="Arial" w:hAnsi="Arial" w:cs="Arial"/>
            <w:sz w:val="24"/>
            <w:szCs w:val="24"/>
          </w:rPr>
          <w:delText>.</w:delText>
        </w:r>
      </w:del>
      <w:r w:rsidRPr="00944672">
        <w:rPr>
          <w:rFonts w:ascii="Arial" w:hAnsi="Arial" w:cs="Arial"/>
          <w:sz w:val="24"/>
          <w:szCs w:val="24"/>
        </w:rPr>
        <w:t>“</w:t>
      </w:r>
      <w:ins w:id="13653" w:author="Lektorat Bauer" w:date="2025-03-07T11:47:00Z" w16du:dateUtc="2025-03-07T10:47:00Z">
        <w:r w:rsidR="00573D47">
          <w:rPr>
            <w:rFonts w:ascii="Arial" w:hAnsi="Arial" w:cs="Arial"/>
            <w:sz w:val="24"/>
            <w:szCs w:val="24"/>
          </w:rPr>
          <w:t xml:space="preserve">, antwortete </w:t>
        </w:r>
      </w:ins>
      <w:ins w:id="13654" w:author="Lektorat Bauer" w:date="2025-03-07T11:48:00Z" w16du:dateUtc="2025-03-07T10:48:00Z">
        <w:r w:rsidR="00573D47">
          <w:rPr>
            <w:rFonts w:ascii="Arial" w:hAnsi="Arial" w:cs="Arial"/>
            <w:sz w:val="24"/>
            <w:szCs w:val="24"/>
          </w:rPr>
          <w:t>Herr Park.</w:t>
        </w:r>
      </w:ins>
    </w:p>
    <w:p w14:paraId="1F41D6C0" w14:textId="77777777" w:rsidR="00573D47" w:rsidRDefault="00944672" w:rsidP="00623B68">
      <w:pPr>
        <w:autoSpaceDE w:val="0"/>
        <w:autoSpaceDN w:val="0"/>
        <w:adjustRightInd w:val="0"/>
        <w:spacing w:after="0" w:line="360" w:lineRule="auto"/>
        <w:ind w:firstLine="227"/>
        <w:jc w:val="both"/>
        <w:rPr>
          <w:ins w:id="13655" w:author="Lektorat Bauer" w:date="2025-03-07T11:48:00Z" w16du:dateUtc="2025-03-07T10:48:00Z"/>
          <w:rFonts w:ascii="Arial" w:hAnsi="Arial" w:cs="Arial"/>
          <w:sz w:val="24"/>
          <w:szCs w:val="24"/>
        </w:rPr>
      </w:pPr>
      <w:r w:rsidRPr="00944672">
        <w:rPr>
          <w:rFonts w:ascii="Arial" w:hAnsi="Arial" w:cs="Arial"/>
          <w:sz w:val="24"/>
          <w:szCs w:val="24"/>
        </w:rPr>
        <w:t>„Autsch</w:t>
      </w:r>
      <w:del w:id="13656" w:author="Lektorat Bauer" w:date="2025-03-07T11:48:00Z" w16du:dateUtc="2025-03-07T10:48:00Z">
        <w:r w:rsidRPr="00944672" w:rsidDel="00573D47">
          <w:rPr>
            <w:rFonts w:ascii="Arial" w:hAnsi="Arial" w:cs="Arial"/>
            <w:sz w:val="24"/>
            <w:szCs w:val="24"/>
          </w:rPr>
          <w:delText>.</w:delText>
        </w:r>
      </w:del>
      <w:r w:rsidRPr="00944672">
        <w:rPr>
          <w:rFonts w:ascii="Arial" w:hAnsi="Arial" w:cs="Arial"/>
          <w:sz w:val="24"/>
          <w:szCs w:val="24"/>
        </w:rPr>
        <w:t>“</w:t>
      </w:r>
      <w:ins w:id="13657" w:author="Lektorat Bauer" w:date="2025-03-07T11:48:00Z" w16du:dateUtc="2025-03-07T10:48:00Z">
        <w:r w:rsidR="00573D47">
          <w:rPr>
            <w:rFonts w:ascii="Arial" w:hAnsi="Arial" w:cs="Arial"/>
            <w:sz w:val="24"/>
            <w:szCs w:val="24"/>
          </w:rPr>
          <w:t>,</w:t>
        </w:r>
      </w:ins>
      <w:r w:rsidRPr="00944672">
        <w:rPr>
          <w:rFonts w:ascii="Arial" w:hAnsi="Arial" w:cs="Arial"/>
          <w:sz w:val="24"/>
          <w:szCs w:val="24"/>
        </w:rPr>
        <w:t xml:space="preserve"> </w:t>
      </w:r>
      <w:ins w:id="13658" w:author="Lektorat Bauer" w:date="2025-03-07T11:48:00Z" w16du:dateUtc="2025-03-07T10:48:00Z">
        <w:r w:rsidR="00573D47">
          <w:rPr>
            <w:rFonts w:ascii="Arial" w:hAnsi="Arial" w:cs="Arial"/>
            <w:sz w:val="24"/>
            <w:szCs w:val="24"/>
          </w:rPr>
          <w:t>a</w:t>
        </w:r>
      </w:ins>
      <w:del w:id="13659" w:author="Lektorat Bauer" w:date="2025-03-07T11:48:00Z" w16du:dateUtc="2025-03-07T10:48:00Z">
        <w:r w:rsidRPr="00944672" w:rsidDel="00573D47">
          <w:rPr>
            <w:rFonts w:ascii="Arial" w:hAnsi="Arial" w:cs="Arial"/>
            <w:sz w:val="24"/>
            <w:szCs w:val="24"/>
          </w:rPr>
          <w:delText>A</w:delText>
        </w:r>
      </w:del>
      <w:r w:rsidRPr="00944672">
        <w:rPr>
          <w:rFonts w:ascii="Arial" w:hAnsi="Arial" w:cs="Arial"/>
          <w:sz w:val="24"/>
          <w:szCs w:val="24"/>
        </w:rPr>
        <w:t>ntwortete Al Oujda, „</w:t>
      </w:r>
      <w:ins w:id="13660" w:author="Lektorat Bauer" w:date="2025-03-07T11:48:00Z" w16du:dateUtc="2025-03-07T10:48:00Z">
        <w:r w:rsidR="00573D47">
          <w:rPr>
            <w:rFonts w:ascii="Arial" w:hAnsi="Arial" w:cs="Arial"/>
            <w:sz w:val="24"/>
            <w:szCs w:val="24"/>
          </w:rPr>
          <w:t>d</w:t>
        </w:r>
      </w:ins>
      <w:del w:id="13661" w:author="Lektorat Bauer" w:date="2025-03-07T11:48:00Z" w16du:dateUtc="2025-03-07T10:48:00Z">
        <w:r w:rsidRPr="00944672" w:rsidDel="00573D47">
          <w:rPr>
            <w:rFonts w:ascii="Arial" w:hAnsi="Arial" w:cs="Arial"/>
            <w:sz w:val="24"/>
            <w:szCs w:val="24"/>
          </w:rPr>
          <w:delText>D</w:delText>
        </w:r>
      </w:del>
      <w:r w:rsidRPr="00944672">
        <w:rPr>
          <w:rFonts w:ascii="Arial" w:hAnsi="Arial" w:cs="Arial"/>
          <w:sz w:val="24"/>
          <w:szCs w:val="24"/>
        </w:rPr>
        <w:t xml:space="preserve">ann muss ich an meiner Diplomatie wohl noch arbeiten.“ </w:t>
      </w:r>
    </w:p>
    <w:p w14:paraId="4EAD96D8" w14:textId="62242239"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Jetzt lachte Herr Kim. „Danke, dass Sie das mit Humor nehmen. Auch wir wollten Sie nicht beleidigen. Aber bitte sagen Sie, warum das Königreich Marokko Interesse an erneuerbaren Energien hat?“ </w:t>
      </w:r>
    </w:p>
    <w:p w14:paraId="229575D0" w14:textId="77777777" w:rsidR="00573D47" w:rsidRDefault="00944672" w:rsidP="00623B68">
      <w:pPr>
        <w:autoSpaceDE w:val="0"/>
        <w:autoSpaceDN w:val="0"/>
        <w:adjustRightInd w:val="0"/>
        <w:spacing w:after="0" w:line="360" w:lineRule="auto"/>
        <w:ind w:firstLine="227"/>
        <w:jc w:val="both"/>
        <w:rPr>
          <w:ins w:id="13662" w:author="Lektorat Bauer" w:date="2025-03-07T11:48:00Z" w16du:dateUtc="2025-03-07T10:48:00Z"/>
          <w:rFonts w:ascii="Arial" w:hAnsi="Arial" w:cs="Arial"/>
          <w:sz w:val="24"/>
          <w:szCs w:val="24"/>
        </w:rPr>
      </w:pPr>
      <w:r w:rsidRPr="00944672">
        <w:rPr>
          <w:rFonts w:ascii="Arial" w:hAnsi="Arial" w:cs="Arial"/>
          <w:sz w:val="24"/>
          <w:szCs w:val="24"/>
        </w:rPr>
        <w:t>„Sehen Sie, unser Land kann nicht auf größere natürliche Ressourcen zurückgreifen und zusätzlich verfügen wir über viel Sonne und, in unseren südlichen Provinzen, auch über viel Wind. Es macht also Sinn, sich mit diesem Thema auseinander</w:t>
      </w:r>
      <w:del w:id="13663" w:author="Lektorat Bauer" w:date="2025-03-07T11:48:00Z" w16du:dateUtc="2025-03-07T10:48:00Z">
        <w:r w:rsidRPr="00944672" w:rsidDel="00573D47">
          <w:rPr>
            <w:rFonts w:ascii="Arial" w:hAnsi="Arial" w:cs="Arial"/>
            <w:sz w:val="24"/>
            <w:szCs w:val="24"/>
          </w:rPr>
          <w:delText xml:space="preserve"> </w:delText>
        </w:r>
      </w:del>
      <w:r w:rsidRPr="00944672">
        <w:rPr>
          <w:rFonts w:ascii="Arial" w:hAnsi="Arial" w:cs="Arial"/>
          <w:sz w:val="24"/>
          <w:szCs w:val="24"/>
        </w:rPr>
        <w:t>zu</w:t>
      </w:r>
      <w:del w:id="13664" w:author="Lektorat Bauer" w:date="2025-03-07T11:48:00Z" w16du:dateUtc="2025-03-07T10:48:00Z">
        <w:r w:rsidRPr="00944672" w:rsidDel="00573D47">
          <w:rPr>
            <w:rFonts w:ascii="Arial" w:hAnsi="Arial" w:cs="Arial"/>
            <w:sz w:val="24"/>
            <w:szCs w:val="24"/>
          </w:rPr>
          <w:delText xml:space="preserve"> </w:delText>
        </w:r>
      </w:del>
      <w:r w:rsidRPr="00944672">
        <w:rPr>
          <w:rFonts w:ascii="Arial" w:hAnsi="Arial" w:cs="Arial"/>
          <w:sz w:val="24"/>
          <w:szCs w:val="24"/>
        </w:rPr>
        <w:t xml:space="preserve">setzen.“ </w:t>
      </w:r>
    </w:p>
    <w:p w14:paraId="2AAA8A9E" w14:textId="77777777" w:rsidR="00573D47" w:rsidRDefault="00944672" w:rsidP="00623B68">
      <w:pPr>
        <w:autoSpaceDE w:val="0"/>
        <w:autoSpaceDN w:val="0"/>
        <w:adjustRightInd w:val="0"/>
        <w:spacing w:after="0" w:line="360" w:lineRule="auto"/>
        <w:ind w:firstLine="227"/>
        <w:jc w:val="both"/>
        <w:rPr>
          <w:ins w:id="13665" w:author="Lektorat Bauer" w:date="2025-03-07T11:48:00Z" w16du:dateUtc="2025-03-07T10:48:00Z"/>
          <w:rFonts w:ascii="Arial" w:hAnsi="Arial" w:cs="Arial"/>
          <w:sz w:val="24"/>
          <w:szCs w:val="24"/>
        </w:rPr>
      </w:pPr>
      <w:r w:rsidRPr="00944672">
        <w:rPr>
          <w:rFonts w:ascii="Arial" w:hAnsi="Arial" w:cs="Arial"/>
          <w:sz w:val="24"/>
          <w:szCs w:val="24"/>
        </w:rPr>
        <w:t>„Das schon, aber welchen Zwecken soll das dienen? Also</w:t>
      </w:r>
      <w:ins w:id="13666" w:author="Lektorat Bauer" w:date="2025-03-07T11:48:00Z" w16du:dateUtc="2025-03-07T10:48:00Z">
        <w:r w:rsidR="00573D47">
          <w:rPr>
            <w:rFonts w:ascii="Arial" w:hAnsi="Arial" w:cs="Arial"/>
            <w:sz w:val="24"/>
            <w:szCs w:val="24"/>
          </w:rPr>
          <w:t>,</w:t>
        </w:r>
      </w:ins>
      <w:r w:rsidRPr="00944672">
        <w:rPr>
          <w:rFonts w:ascii="Arial" w:hAnsi="Arial" w:cs="Arial"/>
          <w:sz w:val="24"/>
          <w:szCs w:val="24"/>
        </w:rPr>
        <w:t xml:space="preserve"> die Frage ist, soll die gewonnene Energie lokal genutzt oder exportiert werden?“</w:t>
      </w:r>
      <w:ins w:id="13667" w:author="Lektorat Bauer" w:date="2025-03-07T11:48:00Z" w16du:dateUtc="2025-03-07T10:48:00Z">
        <w:r w:rsidR="00573D47">
          <w:rPr>
            <w:rFonts w:ascii="Arial" w:hAnsi="Arial" w:cs="Arial"/>
            <w:sz w:val="24"/>
            <w:szCs w:val="24"/>
          </w:rPr>
          <w:t>,</w:t>
        </w:r>
      </w:ins>
      <w:r w:rsidRPr="00944672">
        <w:rPr>
          <w:rFonts w:ascii="Arial" w:hAnsi="Arial" w:cs="Arial"/>
          <w:sz w:val="24"/>
          <w:szCs w:val="24"/>
        </w:rPr>
        <w:t xml:space="preserve"> </w:t>
      </w:r>
      <w:ins w:id="13668" w:author="Lektorat Bauer" w:date="2025-03-07T11:48:00Z" w16du:dateUtc="2025-03-07T10:48:00Z">
        <w:r w:rsidR="00573D47">
          <w:rPr>
            <w:rFonts w:ascii="Arial" w:hAnsi="Arial" w:cs="Arial"/>
            <w:sz w:val="24"/>
            <w:szCs w:val="24"/>
          </w:rPr>
          <w:t>f</w:t>
        </w:r>
      </w:ins>
      <w:del w:id="13669" w:author="Lektorat Bauer" w:date="2025-03-07T11:48:00Z" w16du:dateUtc="2025-03-07T10:48:00Z">
        <w:r w:rsidRPr="00944672" w:rsidDel="00573D47">
          <w:rPr>
            <w:rFonts w:ascii="Arial" w:hAnsi="Arial" w:cs="Arial"/>
            <w:sz w:val="24"/>
            <w:szCs w:val="24"/>
          </w:rPr>
          <w:delText>F</w:delText>
        </w:r>
      </w:del>
      <w:r w:rsidRPr="00944672">
        <w:rPr>
          <w:rFonts w:ascii="Arial" w:hAnsi="Arial" w:cs="Arial"/>
          <w:sz w:val="24"/>
          <w:szCs w:val="24"/>
        </w:rPr>
        <w:t xml:space="preserve">ragte Kim nach. </w:t>
      </w:r>
    </w:p>
    <w:p w14:paraId="7253231D" w14:textId="77777777" w:rsidR="00573D47" w:rsidRDefault="00944672" w:rsidP="00623B68">
      <w:pPr>
        <w:autoSpaceDE w:val="0"/>
        <w:autoSpaceDN w:val="0"/>
        <w:adjustRightInd w:val="0"/>
        <w:spacing w:after="0" w:line="360" w:lineRule="auto"/>
        <w:ind w:firstLine="227"/>
        <w:jc w:val="both"/>
        <w:rPr>
          <w:ins w:id="13670" w:author="Lektorat Bauer" w:date="2025-03-07T11:48:00Z" w16du:dateUtc="2025-03-07T10:48:00Z"/>
          <w:rFonts w:ascii="Arial" w:hAnsi="Arial" w:cs="Arial"/>
          <w:sz w:val="24"/>
          <w:szCs w:val="24"/>
        </w:rPr>
      </w:pPr>
      <w:r w:rsidRPr="00944672">
        <w:rPr>
          <w:rFonts w:ascii="Arial" w:hAnsi="Arial" w:cs="Arial"/>
          <w:sz w:val="24"/>
          <w:szCs w:val="24"/>
        </w:rPr>
        <w:t xml:space="preserve">„Darf ich fragen, warum Sie das interessiert?“ </w:t>
      </w:r>
    </w:p>
    <w:p w14:paraId="7480B4A8" w14:textId="02AAC545"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Park sprang in die Bresche</w:t>
      </w:r>
      <w:del w:id="13671" w:author="Lektorat Bauer" w:date="2025-03-07T11:48:00Z" w16du:dateUtc="2025-03-07T10:48:00Z">
        <w:r w:rsidRPr="00944672" w:rsidDel="00573D47">
          <w:rPr>
            <w:rFonts w:ascii="Arial" w:hAnsi="Arial" w:cs="Arial"/>
            <w:sz w:val="24"/>
            <w:szCs w:val="24"/>
          </w:rPr>
          <w:delText xml:space="preserve"> und sagte</w:delText>
        </w:r>
      </w:del>
      <w:r w:rsidRPr="00944672">
        <w:rPr>
          <w:rFonts w:ascii="Arial" w:hAnsi="Arial" w:cs="Arial"/>
          <w:sz w:val="24"/>
          <w:szCs w:val="24"/>
        </w:rPr>
        <w:t xml:space="preserve">: „Wie Sie sicherlich </w:t>
      </w:r>
      <w:ins w:id="13672" w:author="Lektorat Bauer" w:date="2025-03-07T11:48:00Z" w16du:dateUtc="2025-03-07T10:48:00Z">
        <w:r w:rsidR="00573D47">
          <w:rPr>
            <w:rFonts w:ascii="Arial" w:hAnsi="Arial" w:cs="Arial"/>
            <w:sz w:val="24"/>
            <w:szCs w:val="24"/>
          </w:rPr>
          <w:t>w</w:t>
        </w:r>
      </w:ins>
      <w:del w:id="13673" w:author="Lektorat Bauer" w:date="2025-03-07T11:48:00Z" w16du:dateUtc="2025-03-07T10:48:00Z">
        <w:r w:rsidRPr="00944672" w:rsidDel="00573D47">
          <w:rPr>
            <w:rFonts w:ascii="Arial" w:hAnsi="Arial" w:cs="Arial"/>
            <w:sz w:val="24"/>
            <w:szCs w:val="24"/>
          </w:rPr>
          <w:delText>W</w:delText>
        </w:r>
      </w:del>
      <w:r w:rsidRPr="00944672">
        <w:rPr>
          <w:rFonts w:ascii="Arial" w:hAnsi="Arial" w:cs="Arial"/>
          <w:sz w:val="24"/>
          <w:szCs w:val="24"/>
        </w:rPr>
        <w:t>issen, hat unser Nachbar im Norden das Konzept der neuen Seidenstraße ausgerufen. Damit investiert die Volksrepublik sehr stark in Infrastrukturprojekte.“ Al Oujda nickte und fragte sich, wohin das Gespräch führen würde</w:t>
      </w:r>
      <w:del w:id="13674" w:author="Lektorat Bauer" w:date="2025-03-07T11:49:00Z" w16du:dateUtc="2025-03-07T10:49:00Z">
        <w:r w:rsidRPr="00944672" w:rsidDel="00573D47">
          <w:rPr>
            <w:rFonts w:ascii="Arial" w:hAnsi="Arial" w:cs="Arial"/>
            <w:sz w:val="24"/>
            <w:szCs w:val="24"/>
          </w:rPr>
          <w:delText>, als Kim fortfuhr</w:delText>
        </w:r>
      </w:del>
      <w:r w:rsidRPr="00944672">
        <w:rPr>
          <w:rFonts w:ascii="Arial" w:hAnsi="Arial" w:cs="Arial"/>
          <w:sz w:val="24"/>
          <w:szCs w:val="24"/>
        </w:rPr>
        <w:t xml:space="preserve">. „Auch wir sind daran interessiert in Infrastrukturprojekte zu investieren, allerdings nicht in so großem Maßstab wie die Chinesen es tun.“ </w:t>
      </w:r>
    </w:p>
    <w:p w14:paraId="14FC4CC3" w14:textId="6E6E3F7B" w:rsidR="00573D47" w:rsidRDefault="00944672" w:rsidP="00623B68">
      <w:pPr>
        <w:autoSpaceDE w:val="0"/>
        <w:autoSpaceDN w:val="0"/>
        <w:adjustRightInd w:val="0"/>
        <w:spacing w:after="0" w:line="360" w:lineRule="auto"/>
        <w:ind w:firstLine="227"/>
        <w:jc w:val="both"/>
        <w:rPr>
          <w:ins w:id="13675" w:author="Lektorat Bauer" w:date="2025-03-07T11:49:00Z" w16du:dateUtc="2025-03-07T10:49:00Z"/>
          <w:rFonts w:ascii="Arial" w:hAnsi="Arial" w:cs="Arial"/>
          <w:sz w:val="24"/>
          <w:szCs w:val="24"/>
        </w:rPr>
      </w:pPr>
      <w:r w:rsidRPr="00944672">
        <w:rPr>
          <w:rFonts w:ascii="Arial" w:hAnsi="Arial" w:cs="Arial"/>
          <w:sz w:val="24"/>
          <w:szCs w:val="24"/>
        </w:rPr>
        <w:t>„Dann verstehe ich das richtig, dass Sie mir erklären, Sie wären an Investitionen in Marokko interessiert?“</w:t>
      </w:r>
      <w:ins w:id="13676" w:author="Lektorat Bauer" w:date="2025-03-07T11:49:00Z" w16du:dateUtc="2025-03-07T10:49:00Z">
        <w:r w:rsidR="00573D47">
          <w:rPr>
            <w:rFonts w:ascii="Arial" w:hAnsi="Arial" w:cs="Arial"/>
            <w:sz w:val="24"/>
            <w:szCs w:val="24"/>
          </w:rPr>
          <w:t>,</w:t>
        </w:r>
      </w:ins>
      <w:r w:rsidRPr="00944672">
        <w:rPr>
          <w:rFonts w:ascii="Arial" w:hAnsi="Arial" w:cs="Arial"/>
          <w:sz w:val="24"/>
          <w:szCs w:val="24"/>
        </w:rPr>
        <w:t xml:space="preserve"> </w:t>
      </w:r>
      <w:ins w:id="13677" w:author="Lektorat Bauer" w:date="2025-03-07T11:49:00Z" w16du:dateUtc="2025-03-07T10:49:00Z">
        <w:r w:rsidR="00573D47">
          <w:rPr>
            <w:rFonts w:ascii="Arial" w:hAnsi="Arial" w:cs="Arial"/>
            <w:sz w:val="24"/>
            <w:szCs w:val="24"/>
          </w:rPr>
          <w:t>fragte Al Oujda.</w:t>
        </w:r>
      </w:ins>
    </w:p>
    <w:p w14:paraId="6430A14C" w14:textId="77777777" w:rsidR="00573D47" w:rsidRDefault="00944672" w:rsidP="00623B68">
      <w:pPr>
        <w:autoSpaceDE w:val="0"/>
        <w:autoSpaceDN w:val="0"/>
        <w:adjustRightInd w:val="0"/>
        <w:spacing w:after="0" w:line="360" w:lineRule="auto"/>
        <w:ind w:firstLine="227"/>
        <w:jc w:val="both"/>
        <w:rPr>
          <w:ins w:id="13678" w:author="Lektorat Bauer" w:date="2025-03-07T11:50:00Z" w16du:dateUtc="2025-03-07T10:50:00Z"/>
          <w:rFonts w:ascii="Arial" w:hAnsi="Arial" w:cs="Arial"/>
          <w:sz w:val="24"/>
          <w:szCs w:val="24"/>
        </w:rPr>
      </w:pPr>
      <w:del w:id="13679" w:author="Lektorat Bauer" w:date="2025-03-07T11:49:00Z" w16du:dateUtc="2025-03-07T10:49:00Z">
        <w:r w:rsidRPr="00944672" w:rsidDel="00573D47">
          <w:rPr>
            <w:rFonts w:ascii="Arial" w:hAnsi="Arial" w:cs="Arial"/>
            <w:sz w:val="24"/>
            <w:szCs w:val="24"/>
          </w:rPr>
          <w:delText>Park nickte und sagte:</w:delText>
        </w:r>
      </w:del>
      <w:r w:rsidRPr="00944672">
        <w:rPr>
          <w:rFonts w:ascii="Arial" w:hAnsi="Arial" w:cs="Arial"/>
          <w:sz w:val="24"/>
          <w:szCs w:val="24"/>
        </w:rPr>
        <w:t xml:space="preserve"> „Das, Herr Al Oujda, ist korrekt. Kleine bis mittelgroße Projekte sind für uns interessant</w:t>
      </w:r>
      <w:del w:id="13680" w:author="Lektorat Bauer" w:date="2025-03-07T11:49:00Z" w16du:dateUtc="2025-03-07T10:49:00Z">
        <w:r w:rsidRPr="00944672" w:rsidDel="00573D47">
          <w:rPr>
            <w:rFonts w:ascii="Arial" w:hAnsi="Arial" w:cs="Arial"/>
            <w:sz w:val="24"/>
            <w:szCs w:val="24"/>
          </w:rPr>
          <w:delText>.</w:delText>
        </w:r>
      </w:del>
      <w:r w:rsidRPr="00944672">
        <w:rPr>
          <w:rFonts w:ascii="Arial" w:hAnsi="Arial" w:cs="Arial"/>
          <w:sz w:val="24"/>
          <w:szCs w:val="24"/>
        </w:rPr>
        <w:t>“</w:t>
      </w:r>
      <w:ins w:id="13681" w:author="Lektorat Bauer" w:date="2025-03-07T11:49:00Z" w16du:dateUtc="2025-03-07T10:49:00Z">
        <w:r w:rsidR="00573D47">
          <w:rPr>
            <w:rFonts w:ascii="Arial" w:hAnsi="Arial" w:cs="Arial"/>
            <w:sz w:val="24"/>
            <w:szCs w:val="24"/>
          </w:rPr>
          <w:t>, sagte Herr Park.</w:t>
        </w:r>
      </w:ins>
      <w:r w:rsidRPr="00944672">
        <w:rPr>
          <w:rFonts w:ascii="Arial" w:hAnsi="Arial" w:cs="Arial"/>
          <w:sz w:val="24"/>
          <w:szCs w:val="24"/>
        </w:rPr>
        <w:t xml:space="preserve"> </w:t>
      </w:r>
    </w:p>
    <w:p w14:paraId="1ADADD0B" w14:textId="77777777" w:rsidR="00573D47" w:rsidRDefault="00944672" w:rsidP="00623B68">
      <w:pPr>
        <w:autoSpaceDE w:val="0"/>
        <w:autoSpaceDN w:val="0"/>
        <w:adjustRightInd w:val="0"/>
        <w:spacing w:after="0" w:line="360" w:lineRule="auto"/>
        <w:ind w:firstLine="227"/>
        <w:jc w:val="both"/>
        <w:rPr>
          <w:ins w:id="13682" w:author="Lektorat Bauer" w:date="2025-03-07T11:50:00Z" w16du:dateUtc="2025-03-07T10:50:00Z"/>
          <w:rFonts w:ascii="Arial" w:hAnsi="Arial" w:cs="Arial"/>
          <w:sz w:val="24"/>
          <w:szCs w:val="24"/>
        </w:rPr>
      </w:pPr>
      <w:del w:id="13683" w:author="Lektorat Bauer" w:date="2025-03-07T11:50:00Z" w16du:dateUtc="2025-03-07T10:50:00Z">
        <w:r w:rsidRPr="00944672" w:rsidDel="00573D47">
          <w:rPr>
            <w:rFonts w:ascii="Arial" w:hAnsi="Arial" w:cs="Arial"/>
            <w:sz w:val="24"/>
            <w:szCs w:val="24"/>
          </w:rPr>
          <w:delText xml:space="preserve">Und </w:delText>
        </w:r>
      </w:del>
      <w:r w:rsidRPr="00944672">
        <w:rPr>
          <w:rFonts w:ascii="Arial" w:hAnsi="Arial" w:cs="Arial"/>
          <w:sz w:val="24"/>
          <w:szCs w:val="24"/>
        </w:rPr>
        <w:t>Kim warf ein: „Wir möchte Sie bitten</w:t>
      </w:r>
      <w:ins w:id="13684" w:author="Lektorat Bauer" w:date="2025-03-07T11:50:00Z" w16du:dateUtc="2025-03-07T10:50:00Z">
        <w:r w:rsidR="00573D47">
          <w:rPr>
            <w:rFonts w:ascii="Arial" w:hAnsi="Arial" w:cs="Arial"/>
            <w:sz w:val="24"/>
            <w:szCs w:val="24"/>
          </w:rPr>
          <w:t>,</w:t>
        </w:r>
      </w:ins>
      <w:r w:rsidRPr="00944672">
        <w:rPr>
          <w:rFonts w:ascii="Arial" w:hAnsi="Arial" w:cs="Arial"/>
          <w:sz w:val="24"/>
          <w:szCs w:val="24"/>
        </w:rPr>
        <w:t xml:space="preserve"> bei kleineren Projekten an uns zu denken. In dem Sinne, dass Sie uns Bescheid sagen, wenn interessante Projekte ausgeschrieben </w:t>
      </w:r>
      <w:r w:rsidRPr="00944672">
        <w:rPr>
          <w:rFonts w:ascii="Arial" w:hAnsi="Arial" w:cs="Arial"/>
          <w:sz w:val="24"/>
          <w:szCs w:val="24"/>
        </w:rPr>
        <w:lastRenderedPageBreak/>
        <w:t xml:space="preserve">oder untersucht werden. Wir werden uns erkenntlich zeigen, ohne dass Sie </w:t>
      </w:r>
      <w:del w:id="13685" w:author="Lektorat Bauer" w:date="2025-03-07T11:50:00Z" w16du:dateUtc="2025-03-07T10:50:00Z">
        <w:r w:rsidRPr="00944672" w:rsidDel="00573D47">
          <w:rPr>
            <w:rFonts w:ascii="Arial" w:hAnsi="Arial" w:cs="Arial"/>
            <w:sz w:val="24"/>
            <w:szCs w:val="24"/>
          </w:rPr>
          <w:delText xml:space="preserve">gefahrlaufen </w:delText>
        </w:r>
      </w:del>
      <w:ins w:id="13686" w:author="Lektorat Bauer" w:date="2025-03-07T11:50:00Z" w16du:dateUtc="2025-03-07T10:50:00Z">
        <w:r w:rsidR="00573D47">
          <w:rPr>
            <w:rFonts w:ascii="Arial" w:hAnsi="Arial" w:cs="Arial"/>
            <w:sz w:val="24"/>
            <w:szCs w:val="24"/>
          </w:rPr>
          <w:t>Gefahr laufen,</w:t>
        </w:r>
        <w:r w:rsidR="00573D47" w:rsidRPr="00944672">
          <w:rPr>
            <w:rFonts w:ascii="Arial" w:hAnsi="Arial" w:cs="Arial"/>
            <w:sz w:val="24"/>
            <w:szCs w:val="24"/>
          </w:rPr>
          <w:t xml:space="preserve"> </w:t>
        </w:r>
      </w:ins>
      <w:r w:rsidRPr="00944672">
        <w:rPr>
          <w:rFonts w:ascii="Arial" w:hAnsi="Arial" w:cs="Arial"/>
          <w:sz w:val="24"/>
          <w:szCs w:val="24"/>
        </w:rPr>
        <w:t xml:space="preserve">der Bestechung beschuldigt zu werden.“ </w:t>
      </w:r>
    </w:p>
    <w:p w14:paraId="089F8938" w14:textId="4E93E591"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„Meine Herren, dass Eis erscheint mir doch sehr dünn. Bestechlichkeit ist in unserem Land bei Strafe untersagt und zusätzlich nicht mit meinem Glauben vereinbar.“</w:t>
      </w:r>
    </w:p>
    <w:p w14:paraId="7B90D864" w14:textId="77777777" w:rsidR="00573D47" w:rsidRDefault="00944672" w:rsidP="00623B68">
      <w:pPr>
        <w:autoSpaceDE w:val="0"/>
        <w:autoSpaceDN w:val="0"/>
        <w:adjustRightInd w:val="0"/>
        <w:spacing w:after="0" w:line="360" w:lineRule="auto"/>
        <w:ind w:firstLine="227"/>
        <w:jc w:val="both"/>
        <w:rPr>
          <w:ins w:id="13687" w:author="Lektorat Bauer" w:date="2025-03-07T11:50:00Z" w16du:dateUtc="2025-03-07T10:50:00Z"/>
          <w:rFonts w:ascii="Arial" w:hAnsi="Arial" w:cs="Arial"/>
          <w:sz w:val="24"/>
          <w:szCs w:val="24"/>
        </w:rPr>
      </w:pPr>
      <w:r w:rsidRPr="00944672">
        <w:rPr>
          <w:rFonts w:ascii="Arial" w:hAnsi="Arial" w:cs="Arial"/>
          <w:sz w:val="24"/>
          <w:szCs w:val="24"/>
        </w:rPr>
        <w:t>„Sehen Sie, Herr Al Oujda, genau deshalb legen wir Wert darauf, dass Sie von uns keine finanziellen Mittel erhalten</w:t>
      </w:r>
      <w:del w:id="13688" w:author="Lektorat Bauer" w:date="2025-03-07T11:50:00Z" w16du:dateUtc="2025-03-07T10:50:00Z">
        <w:r w:rsidRPr="00944672" w:rsidDel="00573D47">
          <w:rPr>
            <w:rFonts w:ascii="Arial" w:hAnsi="Arial" w:cs="Arial"/>
            <w:sz w:val="24"/>
            <w:szCs w:val="24"/>
          </w:rPr>
          <w:delText>,</w:delText>
        </w:r>
      </w:del>
      <w:ins w:id="13689" w:author="Lektorat Bauer" w:date="2025-03-07T11:50:00Z" w16du:dateUtc="2025-03-07T10:50:00Z">
        <w:r w:rsidR="00573D47">
          <w:rPr>
            <w:rFonts w:ascii="Arial" w:hAnsi="Arial" w:cs="Arial"/>
            <w:sz w:val="24"/>
            <w:szCs w:val="24"/>
          </w:rPr>
          <w:t>.</w:t>
        </w:r>
      </w:ins>
      <w:r w:rsidRPr="00944672">
        <w:rPr>
          <w:rFonts w:ascii="Arial" w:hAnsi="Arial" w:cs="Arial"/>
          <w:sz w:val="24"/>
          <w:szCs w:val="24"/>
        </w:rPr>
        <w:t xml:space="preserve"> </w:t>
      </w:r>
      <w:ins w:id="13690" w:author="Lektorat Bauer" w:date="2025-03-07T11:50:00Z" w16du:dateUtc="2025-03-07T10:50:00Z">
        <w:r w:rsidR="00573D47">
          <w:rPr>
            <w:rFonts w:ascii="Arial" w:hAnsi="Arial" w:cs="Arial"/>
            <w:sz w:val="24"/>
            <w:szCs w:val="24"/>
          </w:rPr>
          <w:t>A</w:t>
        </w:r>
      </w:ins>
      <w:del w:id="13691" w:author="Lektorat Bauer" w:date="2025-03-07T11:50:00Z" w16du:dateUtc="2025-03-07T10:50:00Z">
        <w:r w:rsidRPr="00944672" w:rsidDel="00573D47">
          <w:rPr>
            <w:rFonts w:ascii="Arial" w:hAnsi="Arial" w:cs="Arial"/>
            <w:sz w:val="24"/>
            <w:szCs w:val="24"/>
          </w:rPr>
          <w:delText>a</w:delText>
        </w:r>
      </w:del>
      <w:r w:rsidRPr="00944672">
        <w:rPr>
          <w:rFonts w:ascii="Arial" w:hAnsi="Arial" w:cs="Arial"/>
          <w:sz w:val="24"/>
          <w:szCs w:val="24"/>
        </w:rPr>
        <w:t>ber vielleicht ist der eine oder andere Tipp für Sie von nutzen?</w:t>
      </w:r>
      <w:del w:id="13692" w:author="Lektorat Bauer" w:date="2025-03-07T11:50:00Z" w16du:dateUtc="2025-03-07T10:50:00Z">
        <w:r w:rsidRPr="00944672" w:rsidDel="00573D47">
          <w:rPr>
            <w:rFonts w:ascii="Arial" w:hAnsi="Arial" w:cs="Arial"/>
            <w:sz w:val="24"/>
            <w:szCs w:val="24"/>
          </w:rPr>
          <w:delText>!</w:delText>
        </w:r>
      </w:del>
      <w:r w:rsidRPr="00944672">
        <w:rPr>
          <w:rFonts w:ascii="Arial" w:hAnsi="Arial" w:cs="Arial"/>
          <w:sz w:val="24"/>
          <w:szCs w:val="24"/>
        </w:rPr>
        <w:t xml:space="preserve">“ </w:t>
      </w:r>
    </w:p>
    <w:p w14:paraId="7EF154AB" w14:textId="77777777" w:rsidR="00573D47" w:rsidRDefault="00944672" w:rsidP="00623B68">
      <w:pPr>
        <w:autoSpaceDE w:val="0"/>
        <w:autoSpaceDN w:val="0"/>
        <w:adjustRightInd w:val="0"/>
        <w:spacing w:after="0" w:line="360" w:lineRule="auto"/>
        <w:ind w:firstLine="227"/>
        <w:jc w:val="both"/>
        <w:rPr>
          <w:ins w:id="13693" w:author="Lektorat Bauer" w:date="2025-03-07T11:50:00Z" w16du:dateUtc="2025-03-07T10:50:00Z"/>
          <w:rFonts w:ascii="Arial" w:hAnsi="Arial" w:cs="Arial"/>
          <w:sz w:val="24"/>
          <w:szCs w:val="24"/>
        </w:rPr>
      </w:pPr>
      <w:r w:rsidRPr="00944672">
        <w:rPr>
          <w:rFonts w:ascii="Arial" w:hAnsi="Arial" w:cs="Arial"/>
          <w:sz w:val="24"/>
          <w:szCs w:val="24"/>
        </w:rPr>
        <w:t xml:space="preserve">„Wie bitte darf ich das verstehen?“ </w:t>
      </w:r>
    </w:p>
    <w:p w14:paraId="6B5FEA4E" w14:textId="63581A16"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„Ich möchte Ihnen ein Beispiel geben</w:t>
      </w:r>
      <w:del w:id="13694" w:author="Lektorat Bauer" w:date="2025-03-07T11:50:00Z" w16du:dateUtc="2025-03-07T10:50:00Z">
        <w:r w:rsidRPr="00944672" w:rsidDel="00573D47">
          <w:rPr>
            <w:rFonts w:ascii="Arial" w:hAnsi="Arial" w:cs="Arial"/>
            <w:sz w:val="24"/>
            <w:szCs w:val="24"/>
          </w:rPr>
          <w:delText>.</w:delText>
        </w:r>
      </w:del>
      <w:r w:rsidRPr="00944672">
        <w:rPr>
          <w:rFonts w:ascii="Arial" w:hAnsi="Arial" w:cs="Arial"/>
          <w:sz w:val="24"/>
          <w:szCs w:val="24"/>
        </w:rPr>
        <w:t>“</w:t>
      </w:r>
      <w:ins w:id="13695" w:author="Lektorat Bauer" w:date="2025-03-07T11:50:00Z" w16du:dateUtc="2025-03-07T10:50:00Z">
        <w:r w:rsidR="00573D47">
          <w:rPr>
            <w:rFonts w:ascii="Arial" w:hAnsi="Arial" w:cs="Arial"/>
            <w:sz w:val="24"/>
            <w:szCs w:val="24"/>
          </w:rPr>
          <w:t>,</w:t>
        </w:r>
      </w:ins>
      <w:r w:rsidRPr="00944672">
        <w:rPr>
          <w:rFonts w:ascii="Arial" w:hAnsi="Arial" w:cs="Arial"/>
          <w:sz w:val="24"/>
          <w:szCs w:val="24"/>
        </w:rPr>
        <w:t xml:space="preserve"> </w:t>
      </w:r>
      <w:ins w:id="13696" w:author="Lektorat Bauer" w:date="2025-03-07T11:50:00Z" w16du:dateUtc="2025-03-07T10:50:00Z">
        <w:r w:rsidR="00573D47">
          <w:rPr>
            <w:rFonts w:ascii="Arial" w:hAnsi="Arial" w:cs="Arial"/>
            <w:sz w:val="24"/>
            <w:szCs w:val="24"/>
          </w:rPr>
          <w:t>s</w:t>
        </w:r>
      </w:ins>
      <w:del w:id="13697" w:author="Lektorat Bauer" w:date="2025-03-07T11:50:00Z" w16du:dateUtc="2025-03-07T10:50:00Z">
        <w:r w:rsidRPr="00944672" w:rsidDel="00573D47">
          <w:rPr>
            <w:rFonts w:ascii="Arial" w:hAnsi="Arial" w:cs="Arial"/>
            <w:sz w:val="24"/>
            <w:szCs w:val="24"/>
          </w:rPr>
          <w:delText>S</w:delText>
        </w:r>
      </w:del>
      <w:r w:rsidRPr="00944672">
        <w:rPr>
          <w:rFonts w:ascii="Arial" w:hAnsi="Arial" w:cs="Arial"/>
          <w:sz w:val="24"/>
          <w:szCs w:val="24"/>
        </w:rPr>
        <w:t>etzte Kim an, „</w:t>
      </w:r>
      <w:ins w:id="13698" w:author="Lektorat Bauer" w:date="2025-03-07T11:50:00Z" w16du:dateUtc="2025-03-07T10:50:00Z">
        <w:r w:rsidR="00573D47">
          <w:rPr>
            <w:rFonts w:ascii="Arial" w:hAnsi="Arial" w:cs="Arial"/>
            <w:sz w:val="24"/>
            <w:szCs w:val="24"/>
          </w:rPr>
          <w:t>m</w:t>
        </w:r>
      </w:ins>
      <w:del w:id="13699" w:author="Lektorat Bauer" w:date="2025-03-07T11:50:00Z" w16du:dateUtc="2025-03-07T10:50:00Z">
        <w:r w:rsidRPr="00944672" w:rsidDel="00573D47">
          <w:rPr>
            <w:rFonts w:ascii="Arial" w:hAnsi="Arial" w:cs="Arial"/>
            <w:sz w:val="24"/>
            <w:szCs w:val="24"/>
          </w:rPr>
          <w:delText>N</w:delText>
        </w:r>
      </w:del>
      <w:r w:rsidRPr="00944672">
        <w:rPr>
          <w:rFonts w:ascii="Arial" w:hAnsi="Arial" w:cs="Arial"/>
          <w:sz w:val="24"/>
          <w:szCs w:val="24"/>
        </w:rPr>
        <w:t xml:space="preserve">ehmen wir an, rein hypothetisch, Sie haben Ihr Studium über einen Studienkredit finanziert. Der Kredit </w:t>
      </w:r>
      <w:del w:id="13700" w:author="Lektorat Bauer" w:date="2025-03-07T11:50:00Z" w16du:dateUtc="2025-03-07T10:50:00Z">
        <w:r w:rsidRPr="00944672" w:rsidDel="00573D47">
          <w:rPr>
            <w:rFonts w:ascii="Arial" w:hAnsi="Arial" w:cs="Arial"/>
            <w:sz w:val="24"/>
            <w:szCs w:val="24"/>
          </w:rPr>
          <w:delText xml:space="preserve">ist </w:delText>
        </w:r>
      </w:del>
      <w:ins w:id="13701" w:author="Lektorat Bauer" w:date="2025-03-07T11:50:00Z" w16du:dateUtc="2025-03-07T10:50:00Z">
        <w:r w:rsidR="00573D47">
          <w:rPr>
            <w:rFonts w:ascii="Arial" w:hAnsi="Arial" w:cs="Arial"/>
            <w:sz w:val="24"/>
            <w:szCs w:val="24"/>
          </w:rPr>
          <w:t>liegt</w:t>
        </w:r>
        <w:r w:rsidR="00573D47" w:rsidRPr="00944672">
          <w:rPr>
            <w:rFonts w:ascii="Arial" w:hAnsi="Arial" w:cs="Arial"/>
            <w:sz w:val="24"/>
            <w:szCs w:val="24"/>
          </w:rPr>
          <w:t xml:space="preserve"> </w:t>
        </w:r>
      </w:ins>
      <w:r w:rsidRPr="00944672">
        <w:rPr>
          <w:rFonts w:ascii="Arial" w:hAnsi="Arial" w:cs="Arial"/>
          <w:sz w:val="24"/>
          <w:szCs w:val="24"/>
        </w:rPr>
        <w:t xml:space="preserve">bei einer Bank Ihres Vertrauens, aber zu einem Zinssatz von x. Ein Tipp wäre es dann, Ihnen zu sagen, dass Sie bei der Bank YXZ den Kredit für x minus </w:t>
      </w:r>
      <w:ins w:id="13702" w:author="Lektorat Bauer" w:date="2025-03-07T11:51:00Z" w16du:dateUtc="2025-03-07T10:51:00Z">
        <w:r w:rsidR="00573D47">
          <w:rPr>
            <w:rFonts w:ascii="Arial" w:hAnsi="Arial" w:cs="Arial"/>
            <w:sz w:val="24"/>
            <w:szCs w:val="24"/>
          </w:rPr>
          <w:t>y</w:t>
        </w:r>
      </w:ins>
      <w:del w:id="13703" w:author="Lektorat Bauer" w:date="2025-03-07T11:51:00Z" w16du:dateUtc="2025-03-07T10:51:00Z">
        <w:r w:rsidRPr="00944672" w:rsidDel="00573D47">
          <w:rPr>
            <w:rFonts w:ascii="Arial" w:hAnsi="Arial" w:cs="Arial"/>
            <w:sz w:val="24"/>
            <w:szCs w:val="24"/>
          </w:rPr>
          <w:delText>...</w:delText>
        </w:r>
      </w:del>
      <w:r w:rsidRPr="00944672">
        <w:rPr>
          <w:rFonts w:ascii="Arial" w:hAnsi="Arial" w:cs="Arial"/>
          <w:sz w:val="24"/>
          <w:szCs w:val="24"/>
        </w:rPr>
        <w:t xml:space="preserve"> erhalten könnten, wenn Sie eine Umschuldung vornehmen. Da das Geschäft </w:t>
      </w:r>
      <w:del w:id="13704" w:author="Lektorat Bauer" w:date="2025-03-07T11:51:00Z" w16du:dateUtc="2025-03-07T10:51:00Z">
        <w:r w:rsidRPr="00944672" w:rsidDel="00573D47">
          <w:rPr>
            <w:rFonts w:ascii="Arial" w:hAnsi="Arial" w:cs="Arial"/>
            <w:sz w:val="24"/>
            <w:szCs w:val="24"/>
          </w:rPr>
          <w:delText xml:space="preserve">rein </w:delText>
        </w:r>
      </w:del>
      <w:ins w:id="13705" w:author="Lektorat Bauer" w:date="2025-03-07T11:51:00Z" w16du:dateUtc="2025-03-07T10:51:00Z">
        <w:r w:rsidR="00573D47">
          <w:rPr>
            <w:rFonts w:ascii="Arial" w:hAnsi="Arial" w:cs="Arial"/>
            <w:sz w:val="24"/>
            <w:szCs w:val="24"/>
          </w:rPr>
          <w:t>allein</w:t>
        </w:r>
        <w:r w:rsidR="00573D47" w:rsidRPr="00944672">
          <w:rPr>
            <w:rFonts w:ascii="Arial" w:hAnsi="Arial" w:cs="Arial"/>
            <w:sz w:val="24"/>
            <w:szCs w:val="24"/>
          </w:rPr>
          <w:t xml:space="preserve"> </w:t>
        </w:r>
      </w:ins>
      <w:r w:rsidRPr="00944672">
        <w:rPr>
          <w:rFonts w:ascii="Arial" w:hAnsi="Arial" w:cs="Arial"/>
          <w:sz w:val="24"/>
          <w:szCs w:val="24"/>
        </w:rPr>
        <w:t xml:space="preserve">zwischen Ihnen und der Bank </w:t>
      </w:r>
      <w:del w:id="13706" w:author="Lektorat Bauer" w:date="2025-03-07T11:51:00Z" w16du:dateUtc="2025-03-07T10:51:00Z">
        <w:r w:rsidRPr="00944672" w:rsidDel="00573D47">
          <w:rPr>
            <w:rFonts w:ascii="Arial" w:hAnsi="Arial" w:cs="Arial"/>
            <w:sz w:val="24"/>
            <w:szCs w:val="24"/>
          </w:rPr>
          <w:delText>ist</w:delText>
        </w:r>
      </w:del>
      <w:ins w:id="13707" w:author="Lektorat Bauer" w:date="2025-03-07T11:51:00Z" w16du:dateUtc="2025-03-07T10:51:00Z">
        <w:r w:rsidR="00573D47">
          <w:rPr>
            <w:rFonts w:ascii="Arial" w:hAnsi="Arial" w:cs="Arial"/>
            <w:sz w:val="24"/>
            <w:szCs w:val="24"/>
          </w:rPr>
          <w:t>erfolgt</w:t>
        </w:r>
      </w:ins>
      <w:r w:rsidRPr="00944672">
        <w:rPr>
          <w:rFonts w:ascii="Arial" w:hAnsi="Arial" w:cs="Arial"/>
          <w:sz w:val="24"/>
          <w:szCs w:val="24"/>
        </w:rPr>
        <w:t>, ist das keine Bestechung. Viele Anleger weltweit tauschen Zinsinformationen aus und schichte</w:t>
      </w:r>
      <w:ins w:id="13708" w:author="Lektorat Bauer" w:date="2025-03-07T11:51:00Z" w16du:dateUtc="2025-03-07T10:51:00Z">
        <w:r w:rsidR="00573D47">
          <w:rPr>
            <w:rFonts w:ascii="Arial" w:hAnsi="Arial" w:cs="Arial"/>
            <w:sz w:val="24"/>
            <w:szCs w:val="24"/>
          </w:rPr>
          <w:t>n</w:t>
        </w:r>
      </w:ins>
      <w:r w:rsidRPr="00944672">
        <w:rPr>
          <w:rFonts w:ascii="Arial" w:hAnsi="Arial" w:cs="Arial"/>
          <w:sz w:val="24"/>
          <w:szCs w:val="24"/>
        </w:rPr>
        <w:t xml:space="preserve"> </w:t>
      </w:r>
      <w:del w:id="13709" w:author="Lektorat Bauer" w:date="2025-03-07T11:51:00Z" w16du:dateUtc="2025-03-07T10:51:00Z">
        <w:r w:rsidRPr="00944672" w:rsidDel="00573D47">
          <w:rPr>
            <w:rFonts w:ascii="Arial" w:hAnsi="Arial" w:cs="Arial"/>
            <w:sz w:val="24"/>
            <w:szCs w:val="24"/>
          </w:rPr>
          <w:delText>Faínanzen</w:delText>
        </w:r>
      </w:del>
      <w:ins w:id="13710" w:author="Lektorat Bauer" w:date="2025-03-07T11:51:00Z" w16du:dateUtc="2025-03-07T10:51:00Z">
        <w:r w:rsidR="00573D47" w:rsidRPr="00944672">
          <w:rPr>
            <w:rFonts w:ascii="Arial" w:hAnsi="Arial" w:cs="Arial"/>
            <w:sz w:val="24"/>
            <w:szCs w:val="24"/>
          </w:rPr>
          <w:t>Finanzen</w:t>
        </w:r>
      </w:ins>
      <w:r w:rsidRPr="00944672">
        <w:rPr>
          <w:rFonts w:ascii="Arial" w:hAnsi="Arial" w:cs="Arial"/>
          <w:sz w:val="24"/>
          <w:szCs w:val="24"/>
        </w:rPr>
        <w:t xml:space="preserve"> so um, dass es vorteilhafter ist. Daran ist </w:t>
      </w:r>
      <w:del w:id="13711" w:author="Lektorat Bauer" w:date="2025-03-07T11:51:00Z" w16du:dateUtc="2025-03-07T10:51:00Z">
        <w:r w:rsidRPr="00944672" w:rsidDel="00573D47">
          <w:rPr>
            <w:rFonts w:ascii="Arial" w:hAnsi="Arial" w:cs="Arial"/>
            <w:sz w:val="24"/>
            <w:szCs w:val="24"/>
          </w:rPr>
          <w:delText>nicht</w:delText>
        </w:r>
      </w:del>
      <w:ins w:id="13712" w:author="Lektorat Bauer" w:date="2025-03-07T11:51:00Z" w16du:dateUtc="2025-03-07T10:51:00Z">
        <w:r w:rsidR="00573D47" w:rsidRPr="00944672">
          <w:rPr>
            <w:rFonts w:ascii="Arial" w:hAnsi="Arial" w:cs="Arial"/>
            <w:sz w:val="24"/>
            <w:szCs w:val="24"/>
          </w:rPr>
          <w:t>nichts</w:t>
        </w:r>
      </w:ins>
      <w:r w:rsidRPr="00944672">
        <w:rPr>
          <w:rFonts w:ascii="Arial" w:hAnsi="Arial" w:cs="Arial"/>
          <w:sz w:val="24"/>
          <w:szCs w:val="24"/>
        </w:rPr>
        <w:t xml:space="preserve"> </w:t>
      </w:r>
      <w:ins w:id="13713" w:author="Lektorat Bauer" w:date="2025-03-07T11:51:00Z" w16du:dateUtc="2025-03-07T10:51:00Z">
        <w:r w:rsidR="00573D47">
          <w:rPr>
            <w:rFonts w:ascii="Arial" w:hAnsi="Arial" w:cs="Arial"/>
            <w:sz w:val="24"/>
            <w:szCs w:val="24"/>
          </w:rPr>
          <w:t>A</w:t>
        </w:r>
      </w:ins>
      <w:del w:id="13714" w:author="Lektorat Bauer" w:date="2025-03-07T11:51:00Z" w16du:dateUtc="2025-03-07T10:51:00Z">
        <w:r w:rsidRPr="00944672" w:rsidDel="00573D47">
          <w:rPr>
            <w:rFonts w:ascii="Arial" w:hAnsi="Arial" w:cs="Arial"/>
            <w:sz w:val="24"/>
            <w:szCs w:val="24"/>
          </w:rPr>
          <w:delText>a</w:delText>
        </w:r>
      </w:del>
      <w:r w:rsidRPr="00944672">
        <w:rPr>
          <w:rFonts w:ascii="Arial" w:hAnsi="Arial" w:cs="Arial"/>
          <w:sz w:val="24"/>
          <w:szCs w:val="24"/>
        </w:rPr>
        <w:t xml:space="preserve">nrüchiges.“ </w:t>
      </w:r>
    </w:p>
    <w:p w14:paraId="59AC9EAE" w14:textId="2CEE5B08"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Damit hatten Sie Dr. Ahmet Al Oujda am Haken, denn natürlich hatte er sein Studium finanziert und zahlte aktuell 16,5</w:t>
      </w:r>
      <w:del w:id="13715" w:author="Lektorat Bauer" w:date="2025-03-07T11:51:00Z" w16du:dateUtc="2025-03-07T10:51:00Z">
        <w:r w:rsidRPr="00944672" w:rsidDel="00573D47">
          <w:rPr>
            <w:rFonts w:ascii="Arial" w:hAnsi="Arial" w:cs="Arial"/>
            <w:sz w:val="24"/>
            <w:szCs w:val="24"/>
          </w:rPr>
          <w:delText>%</w:delText>
        </w:r>
      </w:del>
      <w:ins w:id="13716" w:author="Lektorat Bauer" w:date="2025-03-07T11:51:00Z" w16du:dateUtc="2025-03-07T10:51:00Z">
        <w:r w:rsidR="00573D47">
          <w:rPr>
            <w:rFonts w:ascii="Arial" w:hAnsi="Arial" w:cs="Arial"/>
            <w:sz w:val="24"/>
            <w:szCs w:val="24"/>
          </w:rPr>
          <w:t xml:space="preserve"> Prozent</w:t>
        </w:r>
      </w:ins>
      <w:r w:rsidRPr="00944672">
        <w:rPr>
          <w:rFonts w:ascii="Arial" w:hAnsi="Arial" w:cs="Arial"/>
          <w:sz w:val="24"/>
          <w:szCs w:val="24"/>
        </w:rPr>
        <w:t xml:space="preserve"> Zinsen</w:t>
      </w:r>
      <w:ins w:id="13717" w:author="Lektorat Bauer" w:date="2025-03-07T11:51:00Z" w16du:dateUtc="2025-03-07T10:51:00Z">
        <w:r w:rsidR="00573D47">
          <w:rPr>
            <w:rFonts w:ascii="Arial" w:hAnsi="Arial" w:cs="Arial"/>
            <w:sz w:val="24"/>
            <w:szCs w:val="24"/>
          </w:rPr>
          <w:t>.</w:t>
        </w:r>
      </w:ins>
      <w:del w:id="13718" w:author="Lektorat Bauer" w:date="2025-03-07T11:51:00Z" w16du:dateUtc="2025-03-07T10:51:00Z">
        <w:r w:rsidRPr="00944672" w:rsidDel="00573D47">
          <w:rPr>
            <w:rFonts w:ascii="Arial" w:hAnsi="Arial" w:cs="Arial"/>
            <w:sz w:val="24"/>
            <w:szCs w:val="24"/>
          </w:rPr>
          <w:delText>,</w:delText>
        </w:r>
      </w:del>
      <w:r w:rsidRPr="00944672">
        <w:rPr>
          <w:rFonts w:ascii="Arial" w:hAnsi="Arial" w:cs="Arial"/>
          <w:sz w:val="24"/>
          <w:szCs w:val="24"/>
        </w:rPr>
        <w:t xml:space="preserve"> </w:t>
      </w:r>
      <w:ins w:id="13719" w:author="Lektorat Bauer" w:date="2025-03-07T11:51:00Z" w16du:dateUtc="2025-03-07T10:51:00Z">
        <w:r w:rsidR="00573D47">
          <w:rPr>
            <w:rFonts w:ascii="Arial" w:hAnsi="Arial" w:cs="Arial"/>
            <w:sz w:val="24"/>
            <w:szCs w:val="24"/>
          </w:rPr>
          <w:t>J</w:t>
        </w:r>
      </w:ins>
      <w:del w:id="13720" w:author="Lektorat Bauer" w:date="2025-03-07T11:51:00Z" w16du:dateUtc="2025-03-07T10:51:00Z">
        <w:r w:rsidRPr="00944672" w:rsidDel="00573D47">
          <w:rPr>
            <w:rFonts w:ascii="Arial" w:hAnsi="Arial" w:cs="Arial"/>
            <w:sz w:val="24"/>
            <w:szCs w:val="24"/>
          </w:rPr>
          <w:delText>j</w:delText>
        </w:r>
      </w:del>
      <w:r w:rsidRPr="00944672">
        <w:rPr>
          <w:rFonts w:ascii="Arial" w:hAnsi="Arial" w:cs="Arial"/>
          <w:sz w:val="24"/>
          <w:szCs w:val="24"/>
        </w:rPr>
        <w:t>edes Prozent weniger würde ihm Luft verschaffen.</w:t>
      </w:r>
    </w:p>
    <w:p w14:paraId="4E506C3A" w14:textId="6A18FCAF"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Seit dem Treffen auf der Messe</w:t>
      </w:r>
      <w:del w:id="13721" w:author="Lektorat Bauer" w:date="2025-03-07T11:51:00Z" w16du:dateUtc="2025-03-07T10:51:00Z">
        <w:r w:rsidRPr="00944672" w:rsidDel="00573D47">
          <w:rPr>
            <w:rFonts w:ascii="Arial" w:hAnsi="Arial" w:cs="Arial"/>
            <w:sz w:val="24"/>
            <w:szCs w:val="24"/>
          </w:rPr>
          <w:delText>,</w:delText>
        </w:r>
      </w:del>
      <w:r w:rsidRPr="00944672">
        <w:rPr>
          <w:rFonts w:ascii="Arial" w:hAnsi="Arial" w:cs="Arial"/>
          <w:sz w:val="24"/>
          <w:szCs w:val="24"/>
        </w:rPr>
        <w:t xml:space="preserve"> hatte sich ein reger Austausch entwickelt und Ahmet Al Oujda konnte sich</w:t>
      </w:r>
      <w:del w:id="13722" w:author="Lektorat Bauer" w:date="2025-03-07T11:51:00Z" w16du:dateUtc="2025-03-07T10:51:00Z">
        <w:r w:rsidRPr="00944672" w:rsidDel="00573D47">
          <w:rPr>
            <w:rFonts w:ascii="Arial" w:hAnsi="Arial" w:cs="Arial"/>
            <w:sz w:val="24"/>
            <w:szCs w:val="24"/>
          </w:rPr>
          <w:delText>,</w:delText>
        </w:r>
      </w:del>
      <w:r w:rsidRPr="00944672">
        <w:rPr>
          <w:rFonts w:ascii="Arial" w:hAnsi="Arial" w:cs="Arial"/>
          <w:sz w:val="24"/>
          <w:szCs w:val="24"/>
        </w:rPr>
        <w:t xml:space="preserve"> </w:t>
      </w:r>
      <w:ins w:id="13723" w:author="Lektorat Bauer" w:date="2025-03-07T11:51:00Z" w16du:dateUtc="2025-03-07T10:51:00Z">
        <w:r w:rsidR="00573D47">
          <w:rPr>
            <w:rFonts w:ascii="Arial" w:hAnsi="Arial" w:cs="Arial"/>
            <w:sz w:val="24"/>
            <w:szCs w:val="24"/>
          </w:rPr>
          <w:t>mit der Hilfe der No</w:t>
        </w:r>
      </w:ins>
      <w:ins w:id="13724" w:author="Lektorat Bauer" w:date="2025-03-07T11:52:00Z" w16du:dateUtc="2025-03-07T10:52:00Z">
        <w:r w:rsidR="00573D47">
          <w:rPr>
            <w:rFonts w:ascii="Arial" w:hAnsi="Arial" w:cs="Arial"/>
            <w:sz w:val="24"/>
            <w:szCs w:val="24"/>
          </w:rPr>
          <w:t>rdkoreaner unter anderem</w:t>
        </w:r>
      </w:ins>
      <w:del w:id="13725" w:author="Lektorat Bauer" w:date="2025-03-07T11:51:00Z" w16du:dateUtc="2025-03-07T10:51:00Z">
        <w:r w:rsidRPr="00944672" w:rsidDel="00573D47">
          <w:rPr>
            <w:rFonts w:ascii="Arial" w:hAnsi="Arial" w:cs="Arial"/>
            <w:sz w:val="24"/>
            <w:szCs w:val="24"/>
          </w:rPr>
          <w:delText>u.a.</w:delText>
        </w:r>
      </w:del>
      <w:r w:rsidRPr="00944672">
        <w:rPr>
          <w:rFonts w:ascii="Arial" w:hAnsi="Arial" w:cs="Arial"/>
          <w:sz w:val="24"/>
          <w:szCs w:val="24"/>
        </w:rPr>
        <w:t xml:space="preserve"> eine günstige Finanzierung für seinen neuen Mercedes sichern. Ein Kollege fragte ihn, wie er sich das Auto </w:t>
      </w:r>
      <w:del w:id="13726" w:author="Lektorat Bauer" w:date="2025-03-07T11:52:00Z" w16du:dateUtc="2025-03-07T10:52:00Z">
        <w:r w:rsidRPr="00944672" w:rsidDel="00573D47">
          <w:rPr>
            <w:rFonts w:ascii="Arial" w:hAnsi="Arial" w:cs="Arial"/>
            <w:sz w:val="24"/>
            <w:szCs w:val="24"/>
          </w:rPr>
          <w:delText>leiten</w:delText>
        </w:r>
      </w:del>
      <w:ins w:id="13727" w:author="Lektorat Bauer" w:date="2025-03-07T11:52:00Z" w16du:dateUtc="2025-03-07T10:52:00Z">
        <w:r w:rsidR="00573D47" w:rsidRPr="00944672">
          <w:rPr>
            <w:rFonts w:ascii="Arial" w:hAnsi="Arial" w:cs="Arial"/>
            <w:sz w:val="24"/>
            <w:szCs w:val="24"/>
          </w:rPr>
          <w:t>leisten</w:t>
        </w:r>
      </w:ins>
      <w:r w:rsidRPr="00944672">
        <w:rPr>
          <w:rFonts w:ascii="Arial" w:hAnsi="Arial" w:cs="Arial"/>
          <w:sz w:val="24"/>
          <w:szCs w:val="24"/>
        </w:rPr>
        <w:t xml:space="preserve"> könne</w:t>
      </w:r>
      <w:del w:id="13728" w:author="Lektorat Bauer" w:date="2025-03-07T11:52:00Z" w16du:dateUtc="2025-03-07T10:52:00Z">
        <w:r w:rsidRPr="00944672" w:rsidDel="00573D47">
          <w:rPr>
            <w:rFonts w:ascii="Arial" w:hAnsi="Arial" w:cs="Arial"/>
            <w:sz w:val="24"/>
            <w:szCs w:val="24"/>
          </w:rPr>
          <w:delText>, da die Finanzierungsraten in Marokko so hoch sein</w:delText>
        </w:r>
      </w:del>
      <w:r w:rsidRPr="00944672">
        <w:rPr>
          <w:rFonts w:ascii="Arial" w:hAnsi="Arial" w:cs="Arial"/>
          <w:sz w:val="24"/>
          <w:szCs w:val="24"/>
        </w:rPr>
        <w:t xml:space="preserve">. Ahmet Al Oujda </w:t>
      </w:r>
      <w:del w:id="13729" w:author="Lektorat Bauer" w:date="2025-03-07T11:37:00Z" w16du:dateUtc="2025-03-07T10:37:00Z">
        <w:r w:rsidRPr="00944672" w:rsidDel="005343D8">
          <w:rPr>
            <w:rFonts w:ascii="Arial" w:hAnsi="Arial" w:cs="Arial"/>
            <w:sz w:val="24"/>
            <w:szCs w:val="24"/>
          </w:rPr>
          <w:delText>sgate</w:delText>
        </w:r>
      </w:del>
      <w:ins w:id="13730" w:author="Lektorat Bauer" w:date="2025-03-07T11:37:00Z" w16du:dateUtc="2025-03-07T10:37:00Z">
        <w:r w:rsidR="005343D8" w:rsidRPr="00944672">
          <w:rPr>
            <w:rFonts w:ascii="Arial" w:hAnsi="Arial" w:cs="Arial"/>
            <w:sz w:val="24"/>
            <w:szCs w:val="24"/>
          </w:rPr>
          <w:t>sagte</w:t>
        </w:r>
      </w:ins>
      <w:r w:rsidRPr="00944672">
        <w:rPr>
          <w:rFonts w:ascii="Arial" w:hAnsi="Arial" w:cs="Arial"/>
          <w:sz w:val="24"/>
          <w:szCs w:val="24"/>
        </w:rPr>
        <w:t>, dass er durch Recherche einen guten Verkäufer gefunden hatte, und gab die Daten an den Bekannten weiter. Auch dieser erhielt ein Auto zu vertretbaren Konditionen. Damit waren die Zweifel einer unlauteren Quelle verschwunden und Ahmet Al Oujda konnte sich um seinen Aufstieg im Ministerium kümmern.</w:t>
      </w:r>
    </w:p>
    <w:p w14:paraId="7E54BFF0" w14:textId="6CD1FF6A"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Als er die E-Mail sah, dass Boufassar vom Team zurückgelassen werden würde, entwich ihm ein Fluch. Boufassar sollte die Expedition behindern, damit das Ministerium Zeit genug haben würde, auf Entdeckungen zu reagieren. Er wusste, dass Boufassar aufbrausend war, das war einer der Gründe, warum er ihn eingeschleust hatte. Wenn Boufassar ausfiel, hatte er keine</w:t>
      </w:r>
      <w:ins w:id="13731" w:author="Lektorat Bauer" w:date="2025-03-07T11:52:00Z" w16du:dateUtc="2025-03-07T10:52:00Z">
        <w:r w:rsidR="00573D47">
          <w:rPr>
            <w:rFonts w:ascii="Arial" w:hAnsi="Arial" w:cs="Arial"/>
            <w:sz w:val="24"/>
            <w:szCs w:val="24"/>
          </w:rPr>
          <w:t>n</w:t>
        </w:r>
      </w:ins>
      <w:r w:rsidRPr="00944672">
        <w:rPr>
          <w:rFonts w:ascii="Arial" w:hAnsi="Arial" w:cs="Arial"/>
          <w:sz w:val="24"/>
          <w:szCs w:val="24"/>
        </w:rPr>
        <w:t xml:space="preserve"> </w:t>
      </w:r>
      <w:del w:id="13732" w:author="Lektorat Bauer" w:date="2025-03-07T11:52:00Z" w16du:dateUtc="2025-03-07T10:52:00Z">
        <w:r w:rsidRPr="00944672" w:rsidDel="00573D47">
          <w:rPr>
            <w:rFonts w:ascii="Arial" w:hAnsi="Arial" w:cs="Arial"/>
            <w:sz w:val="24"/>
            <w:szCs w:val="24"/>
          </w:rPr>
          <w:delText>bzw.</w:delText>
        </w:r>
      </w:del>
      <w:ins w:id="13733" w:author="Lektorat Bauer" w:date="2025-03-07T11:52:00Z" w16du:dateUtc="2025-03-07T10:52:00Z">
        <w:r w:rsidR="00573D47">
          <w:rPr>
            <w:rFonts w:ascii="Arial" w:hAnsi="Arial" w:cs="Arial"/>
            <w:sz w:val="24"/>
            <w:szCs w:val="24"/>
          </w:rPr>
          <w:t>oder</w:t>
        </w:r>
      </w:ins>
      <w:r w:rsidRPr="00944672">
        <w:rPr>
          <w:rFonts w:ascii="Arial" w:hAnsi="Arial" w:cs="Arial"/>
          <w:sz w:val="24"/>
          <w:szCs w:val="24"/>
        </w:rPr>
        <w:t xml:space="preserve"> </w:t>
      </w:r>
      <w:del w:id="13734" w:author="Lektorat Bauer" w:date="2025-03-07T11:52:00Z" w16du:dateUtc="2025-03-07T10:52:00Z">
        <w:r w:rsidRPr="00944672" w:rsidDel="00573D47">
          <w:rPr>
            <w:rFonts w:ascii="Arial" w:hAnsi="Arial" w:cs="Arial"/>
            <w:sz w:val="24"/>
            <w:szCs w:val="24"/>
          </w:rPr>
          <w:delText xml:space="preserve">nur </w:delText>
        </w:r>
      </w:del>
      <w:ins w:id="13735" w:author="Lektorat Bauer" w:date="2025-03-07T11:52:00Z" w16du:dateUtc="2025-03-07T10:52:00Z">
        <w:r w:rsidR="00573D47">
          <w:rPr>
            <w:rFonts w:ascii="Arial" w:hAnsi="Arial" w:cs="Arial"/>
            <w:sz w:val="24"/>
            <w:szCs w:val="24"/>
          </w:rPr>
          <w:t>höchstens</w:t>
        </w:r>
        <w:r w:rsidR="00573D47" w:rsidRPr="00944672">
          <w:rPr>
            <w:rFonts w:ascii="Arial" w:hAnsi="Arial" w:cs="Arial"/>
            <w:sz w:val="24"/>
            <w:szCs w:val="24"/>
          </w:rPr>
          <w:t xml:space="preserve"> </w:t>
        </w:r>
      </w:ins>
      <w:r w:rsidRPr="00944672">
        <w:rPr>
          <w:rFonts w:ascii="Arial" w:hAnsi="Arial" w:cs="Arial"/>
          <w:sz w:val="24"/>
          <w:szCs w:val="24"/>
        </w:rPr>
        <w:t xml:space="preserve">verzögerten Zugriff auf die </w:t>
      </w:r>
      <w:r w:rsidRPr="00944672">
        <w:rPr>
          <w:rFonts w:ascii="Arial" w:hAnsi="Arial" w:cs="Arial"/>
          <w:sz w:val="24"/>
          <w:szCs w:val="24"/>
        </w:rPr>
        <w:lastRenderedPageBreak/>
        <w:t>einkommenden Daten. Dadurch würden die Rebellen von der Polisario mehr wissen als er</w:t>
      </w:r>
      <w:ins w:id="13736" w:author="Lektorat Bauer" w:date="2025-03-07T11:53:00Z" w16du:dateUtc="2025-03-07T10:53:00Z">
        <w:r w:rsidR="00573D47">
          <w:rPr>
            <w:rFonts w:ascii="Arial" w:hAnsi="Arial" w:cs="Arial"/>
            <w:sz w:val="24"/>
            <w:szCs w:val="24"/>
          </w:rPr>
          <w:t>.</w:t>
        </w:r>
      </w:ins>
      <w:del w:id="13737" w:author="Lektorat Bauer" w:date="2025-03-07T11:53:00Z" w16du:dateUtc="2025-03-07T10:53:00Z">
        <w:r w:rsidRPr="00944672" w:rsidDel="00573D47">
          <w:rPr>
            <w:rFonts w:ascii="Arial" w:hAnsi="Arial" w:cs="Arial"/>
            <w:sz w:val="24"/>
            <w:szCs w:val="24"/>
          </w:rPr>
          <w:delText>,</w:delText>
        </w:r>
      </w:del>
      <w:r w:rsidRPr="00944672">
        <w:rPr>
          <w:rFonts w:ascii="Arial" w:hAnsi="Arial" w:cs="Arial"/>
          <w:sz w:val="24"/>
          <w:szCs w:val="24"/>
        </w:rPr>
        <w:t xml:space="preserve"> </w:t>
      </w:r>
      <w:del w:id="13738" w:author="Lektorat Bauer" w:date="2025-03-07T11:53:00Z" w16du:dateUtc="2025-03-07T10:53:00Z">
        <w:r w:rsidRPr="00944672" w:rsidDel="00573D47">
          <w:rPr>
            <w:rFonts w:ascii="Arial" w:hAnsi="Arial" w:cs="Arial"/>
            <w:sz w:val="24"/>
            <w:szCs w:val="24"/>
          </w:rPr>
          <w:delText>daher stand er unter Druck,</w:delText>
        </w:r>
      </w:del>
      <w:ins w:id="13739" w:author="Lektorat Bauer" w:date="2025-03-07T11:53:00Z" w16du:dateUtc="2025-03-07T10:53:00Z">
        <w:r w:rsidR="00573D47">
          <w:rPr>
            <w:rFonts w:ascii="Arial" w:hAnsi="Arial" w:cs="Arial"/>
            <w:sz w:val="24"/>
            <w:szCs w:val="24"/>
          </w:rPr>
          <w:t>Er musste</w:t>
        </w:r>
      </w:ins>
      <w:r w:rsidRPr="00944672">
        <w:rPr>
          <w:rFonts w:ascii="Arial" w:hAnsi="Arial" w:cs="Arial"/>
          <w:sz w:val="24"/>
          <w:szCs w:val="24"/>
        </w:rPr>
        <w:t xml:space="preserve"> sich etwas einfallen </w:t>
      </w:r>
      <w:del w:id="13740" w:author="Lektorat Bauer" w:date="2025-03-07T11:53:00Z" w16du:dateUtc="2025-03-07T10:53:00Z">
        <w:r w:rsidRPr="00944672" w:rsidDel="00573D47">
          <w:rPr>
            <w:rFonts w:ascii="Arial" w:hAnsi="Arial" w:cs="Arial"/>
            <w:sz w:val="24"/>
            <w:szCs w:val="24"/>
          </w:rPr>
          <w:delText xml:space="preserve">zu </w:delText>
        </w:r>
      </w:del>
      <w:r w:rsidRPr="00944672">
        <w:rPr>
          <w:rFonts w:ascii="Arial" w:hAnsi="Arial" w:cs="Arial"/>
          <w:sz w:val="24"/>
          <w:szCs w:val="24"/>
        </w:rPr>
        <w:t>lassen. Er entschied sich, seine Kontakte abzufragen, und wählte die Telefonnummer, die ihm die Nordkoreaner gegeben hatten.</w:t>
      </w:r>
    </w:p>
    <w:p w14:paraId="2595C616" w14:textId="77777777" w:rsidR="00573D47" w:rsidRDefault="00944672" w:rsidP="00623B68">
      <w:pPr>
        <w:autoSpaceDE w:val="0"/>
        <w:autoSpaceDN w:val="0"/>
        <w:adjustRightInd w:val="0"/>
        <w:spacing w:after="0" w:line="360" w:lineRule="auto"/>
        <w:ind w:firstLine="227"/>
        <w:jc w:val="both"/>
        <w:rPr>
          <w:ins w:id="13741" w:author="Lektorat Bauer" w:date="2025-03-07T11:53:00Z" w16du:dateUtc="2025-03-07T10:53:00Z"/>
          <w:rFonts w:ascii="Arial" w:hAnsi="Arial" w:cs="Arial"/>
          <w:sz w:val="24"/>
          <w:szCs w:val="24"/>
        </w:rPr>
      </w:pPr>
      <w:r w:rsidRPr="00944672">
        <w:rPr>
          <w:rFonts w:ascii="Arial" w:hAnsi="Arial" w:cs="Arial"/>
          <w:sz w:val="24"/>
          <w:szCs w:val="24"/>
        </w:rPr>
        <w:t>„Ja bitte? Was kann ich für Sie tun?“</w:t>
      </w:r>
      <w:ins w:id="13742" w:author="Lektorat Bauer" w:date="2025-03-07T11:53:00Z" w16du:dateUtc="2025-03-07T10:53:00Z">
        <w:r w:rsidR="00573D47">
          <w:rPr>
            <w:rFonts w:ascii="Arial" w:hAnsi="Arial" w:cs="Arial"/>
            <w:sz w:val="24"/>
            <w:szCs w:val="24"/>
          </w:rPr>
          <w:t>,</w:t>
        </w:r>
      </w:ins>
      <w:r w:rsidRPr="00944672">
        <w:rPr>
          <w:rFonts w:ascii="Arial" w:hAnsi="Arial" w:cs="Arial"/>
          <w:sz w:val="24"/>
          <w:szCs w:val="24"/>
        </w:rPr>
        <w:t xml:space="preserve"> </w:t>
      </w:r>
      <w:ins w:id="13743" w:author="Lektorat Bauer" w:date="2025-03-07T11:53:00Z" w16du:dateUtc="2025-03-07T10:53:00Z">
        <w:r w:rsidR="00573D47">
          <w:rPr>
            <w:rFonts w:ascii="Arial" w:hAnsi="Arial" w:cs="Arial"/>
            <w:sz w:val="24"/>
            <w:szCs w:val="24"/>
          </w:rPr>
          <w:t>m</w:t>
        </w:r>
      </w:ins>
      <w:del w:id="13744" w:author="Lektorat Bauer" w:date="2025-03-07T11:53:00Z" w16du:dateUtc="2025-03-07T10:53:00Z">
        <w:r w:rsidRPr="00944672" w:rsidDel="00573D47">
          <w:rPr>
            <w:rFonts w:ascii="Arial" w:hAnsi="Arial" w:cs="Arial"/>
            <w:sz w:val="24"/>
            <w:szCs w:val="24"/>
          </w:rPr>
          <w:delText>M</w:delText>
        </w:r>
      </w:del>
      <w:r w:rsidRPr="00944672">
        <w:rPr>
          <w:rFonts w:ascii="Arial" w:hAnsi="Arial" w:cs="Arial"/>
          <w:sz w:val="24"/>
          <w:szCs w:val="24"/>
        </w:rPr>
        <w:t>eldete sich eine Stimme</w:t>
      </w:r>
      <w:ins w:id="13745" w:author="Lektorat Bauer" w:date="2025-03-07T11:53:00Z" w16du:dateUtc="2025-03-07T10:53:00Z">
        <w:r w:rsidR="00573D47">
          <w:rPr>
            <w:rFonts w:ascii="Arial" w:hAnsi="Arial" w:cs="Arial"/>
            <w:sz w:val="24"/>
            <w:szCs w:val="24"/>
          </w:rPr>
          <w:t>,</w:t>
        </w:r>
      </w:ins>
      <w:r w:rsidRPr="00944672">
        <w:rPr>
          <w:rFonts w:ascii="Arial" w:hAnsi="Arial" w:cs="Arial"/>
          <w:sz w:val="24"/>
          <w:szCs w:val="24"/>
        </w:rPr>
        <w:t xml:space="preserve"> die Französisch mit arabischem Dialekt sprach. Er hörte den Akzent und wechselte reflexartig ins </w:t>
      </w:r>
      <w:del w:id="13746" w:author="Lektorat Bauer" w:date="2025-03-07T11:53:00Z" w16du:dateUtc="2025-03-07T10:53:00Z">
        <w:r w:rsidRPr="00944672" w:rsidDel="00573D47">
          <w:rPr>
            <w:rFonts w:ascii="Arial" w:hAnsi="Arial" w:cs="Arial"/>
            <w:sz w:val="24"/>
            <w:szCs w:val="24"/>
          </w:rPr>
          <w:delText>a</w:delText>
        </w:r>
      </w:del>
      <w:ins w:id="13747" w:author="Lektorat Bauer" w:date="2025-03-07T11:53:00Z" w16du:dateUtc="2025-03-07T10:53:00Z">
        <w:r w:rsidR="00573D47">
          <w:rPr>
            <w:rFonts w:ascii="Arial" w:hAnsi="Arial" w:cs="Arial"/>
            <w:sz w:val="24"/>
            <w:szCs w:val="24"/>
          </w:rPr>
          <w:t>A</w:t>
        </w:r>
      </w:ins>
      <w:r w:rsidRPr="00944672">
        <w:rPr>
          <w:rFonts w:ascii="Arial" w:hAnsi="Arial" w:cs="Arial"/>
          <w:sz w:val="24"/>
          <w:szCs w:val="24"/>
        </w:rPr>
        <w:t xml:space="preserve">rabische. „Mir wurde diese </w:t>
      </w:r>
      <w:del w:id="13748" w:author="Lektorat Bauer" w:date="2025-03-07T11:53:00Z" w16du:dateUtc="2025-03-07T10:53:00Z">
        <w:r w:rsidRPr="00944672" w:rsidDel="00573D47">
          <w:rPr>
            <w:rFonts w:ascii="Arial" w:hAnsi="Arial" w:cs="Arial"/>
            <w:sz w:val="24"/>
            <w:szCs w:val="24"/>
          </w:rPr>
          <w:delText>Telefonmummer</w:delText>
        </w:r>
      </w:del>
      <w:ins w:id="13749" w:author="Lektorat Bauer" w:date="2025-03-07T11:53:00Z" w16du:dateUtc="2025-03-07T10:53:00Z">
        <w:r w:rsidR="00573D47" w:rsidRPr="00944672">
          <w:rPr>
            <w:rFonts w:ascii="Arial" w:hAnsi="Arial" w:cs="Arial"/>
            <w:sz w:val="24"/>
            <w:szCs w:val="24"/>
          </w:rPr>
          <w:t>Telefonnummer</w:t>
        </w:r>
      </w:ins>
      <w:r w:rsidRPr="00944672">
        <w:rPr>
          <w:rFonts w:ascii="Arial" w:hAnsi="Arial" w:cs="Arial"/>
          <w:sz w:val="24"/>
          <w:szCs w:val="24"/>
        </w:rPr>
        <w:t xml:space="preserve"> gegeben, </w:t>
      </w:r>
      <w:del w:id="13750" w:author="Lektorat Bauer" w:date="2025-03-07T11:53:00Z" w16du:dateUtc="2025-03-07T10:53:00Z">
        <w:r w:rsidRPr="00944672" w:rsidDel="00573D47">
          <w:rPr>
            <w:rFonts w:ascii="Arial" w:hAnsi="Arial" w:cs="Arial"/>
            <w:sz w:val="24"/>
            <w:szCs w:val="24"/>
          </w:rPr>
          <w:delText>wenn es</w:delText>
        </w:r>
      </w:del>
      <w:ins w:id="13751" w:author="Lektorat Bauer" w:date="2025-03-07T11:53:00Z" w16du:dateUtc="2025-03-07T10:53:00Z">
        <w:r w:rsidR="00573D47">
          <w:rPr>
            <w:rFonts w:ascii="Arial" w:hAnsi="Arial" w:cs="Arial"/>
            <w:sz w:val="24"/>
            <w:szCs w:val="24"/>
          </w:rPr>
          <w:t>für</w:t>
        </w:r>
      </w:ins>
      <w:r w:rsidRPr="00944672">
        <w:rPr>
          <w:rFonts w:ascii="Arial" w:hAnsi="Arial" w:cs="Arial"/>
          <w:sz w:val="24"/>
          <w:szCs w:val="24"/>
        </w:rPr>
        <w:t xml:space="preserve"> besondere Notwendigkeiten</w:t>
      </w:r>
      <w:del w:id="13752" w:author="Lektorat Bauer" w:date="2025-03-07T11:53:00Z" w16du:dateUtc="2025-03-07T10:53:00Z">
        <w:r w:rsidRPr="00944672" w:rsidDel="00573D47">
          <w:rPr>
            <w:rFonts w:ascii="Arial" w:hAnsi="Arial" w:cs="Arial"/>
            <w:sz w:val="24"/>
            <w:szCs w:val="24"/>
          </w:rPr>
          <w:delText xml:space="preserve"> geben würde</w:delText>
        </w:r>
      </w:del>
      <w:r w:rsidRPr="00944672">
        <w:rPr>
          <w:rFonts w:ascii="Arial" w:hAnsi="Arial" w:cs="Arial"/>
          <w:sz w:val="24"/>
          <w:szCs w:val="24"/>
        </w:rPr>
        <w:t xml:space="preserve">.“ </w:t>
      </w:r>
    </w:p>
    <w:p w14:paraId="23F3C890" w14:textId="77777777" w:rsidR="00573D47" w:rsidRDefault="00944672" w:rsidP="00623B68">
      <w:pPr>
        <w:autoSpaceDE w:val="0"/>
        <w:autoSpaceDN w:val="0"/>
        <w:adjustRightInd w:val="0"/>
        <w:spacing w:after="0" w:line="360" w:lineRule="auto"/>
        <w:ind w:firstLine="227"/>
        <w:jc w:val="both"/>
        <w:rPr>
          <w:ins w:id="13753" w:author="Lektorat Bauer" w:date="2025-03-07T11:53:00Z" w16du:dateUtc="2025-03-07T10:53:00Z"/>
          <w:rFonts w:ascii="Arial" w:hAnsi="Arial" w:cs="Arial"/>
          <w:sz w:val="24"/>
          <w:szCs w:val="24"/>
        </w:rPr>
      </w:pPr>
      <w:r w:rsidRPr="00944672">
        <w:rPr>
          <w:rFonts w:ascii="Arial" w:hAnsi="Arial" w:cs="Arial"/>
          <w:sz w:val="24"/>
          <w:szCs w:val="24"/>
        </w:rPr>
        <w:t>„Ich weiß</w:t>
      </w:r>
      <w:ins w:id="13754" w:author="Lektorat Bauer" w:date="2025-03-07T11:53:00Z" w16du:dateUtc="2025-03-07T10:53:00Z">
        <w:r w:rsidR="00573D47">
          <w:rPr>
            <w:rFonts w:ascii="Arial" w:hAnsi="Arial" w:cs="Arial"/>
            <w:sz w:val="24"/>
            <w:szCs w:val="24"/>
          </w:rPr>
          <w:t>,</w:t>
        </w:r>
      </w:ins>
      <w:r w:rsidRPr="00944672">
        <w:rPr>
          <w:rFonts w:ascii="Arial" w:hAnsi="Arial" w:cs="Arial"/>
          <w:sz w:val="24"/>
          <w:szCs w:val="24"/>
        </w:rPr>
        <w:t xml:space="preserve"> wer Sie sind. Nennen wir am Telefon keine Namen. Was ist Ihr Problem?“</w:t>
      </w:r>
    </w:p>
    <w:p w14:paraId="22762C4A" w14:textId="77777777" w:rsidR="00314C48" w:rsidRDefault="00944672" w:rsidP="00623B68">
      <w:pPr>
        <w:autoSpaceDE w:val="0"/>
        <w:autoSpaceDN w:val="0"/>
        <w:adjustRightInd w:val="0"/>
        <w:spacing w:after="0" w:line="360" w:lineRule="auto"/>
        <w:ind w:firstLine="227"/>
        <w:jc w:val="both"/>
        <w:rPr>
          <w:ins w:id="13755" w:author="Lektorat Bauer" w:date="2025-03-07T11:54:00Z" w16du:dateUtc="2025-03-07T10:54:00Z"/>
          <w:rFonts w:ascii="Arial" w:hAnsi="Arial" w:cs="Arial"/>
          <w:sz w:val="24"/>
          <w:szCs w:val="24"/>
        </w:rPr>
      </w:pPr>
      <w:del w:id="13756" w:author="Lektorat Bauer" w:date="2025-03-07T11:53:00Z" w16du:dateUtc="2025-03-07T10:53:00Z">
        <w:r w:rsidRPr="00944672" w:rsidDel="00573D47">
          <w:rPr>
            <w:rFonts w:ascii="Arial" w:hAnsi="Arial" w:cs="Arial"/>
            <w:sz w:val="24"/>
            <w:szCs w:val="24"/>
          </w:rPr>
          <w:delText xml:space="preserve"> </w:delText>
        </w:r>
      </w:del>
      <w:r w:rsidRPr="00944672">
        <w:rPr>
          <w:rFonts w:ascii="Arial" w:hAnsi="Arial" w:cs="Arial"/>
          <w:sz w:val="24"/>
          <w:szCs w:val="24"/>
        </w:rPr>
        <w:t xml:space="preserve">„Haben Sie einen vertrauenswürdigen Geologen, der kurzfristig in der Westsahara eine Expedition begleiten könnte?“ </w:t>
      </w:r>
    </w:p>
    <w:p w14:paraId="3794069C" w14:textId="77777777" w:rsidR="00314C48" w:rsidRDefault="00944672" w:rsidP="00623B68">
      <w:pPr>
        <w:autoSpaceDE w:val="0"/>
        <w:autoSpaceDN w:val="0"/>
        <w:adjustRightInd w:val="0"/>
        <w:spacing w:after="0" w:line="360" w:lineRule="auto"/>
        <w:ind w:firstLine="227"/>
        <w:jc w:val="both"/>
        <w:rPr>
          <w:ins w:id="13757" w:author="Lektorat Bauer" w:date="2025-03-07T11:54:00Z" w16du:dateUtc="2025-03-07T10:54:00Z"/>
          <w:rFonts w:ascii="Arial" w:hAnsi="Arial" w:cs="Arial"/>
          <w:sz w:val="24"/>
          <w:szCs w:val="24"/>
        </w:rPr>
      </w:pPr>
      <w:r w:rsidRPr="00944672">
        <w:rPr>
          <w:rFonts w:ascii="Arial" w:hAnsi="Arial" w:cs="Arial"/>
          <w:sz w:val="24"/>
          <w:szCs w:val="24"/>
        </w:rPr>
        <w:t>„</w:t>
      </w:r>
      <w:del w:id="13758" w:author="Lektorat Bauer" w:date="2025-03-07T11:54:00Z" w16du:dateUtc="2025-03-07T10:54:00Z">
        <w:r w:rsidRPr="00944672" w:rsidDel="00314C48">
          <w:rPr>
            <w:rFonts w:ascii="Arial" w:hAnsi="Arial" w:cs="Arial"/>
            <w:sz w:val="24"/>
            <w:szCs w:val="24"/>
          </w:rPr>
          <w:delText>Was sollen die Aufgaben sein</w:delText>
        </w:r>
      </w:del>
      <w:ins w:id="13759" w:author="Lektorat Bauer" w:date="2025-03-07T11:54:00Z" w16du:dateUtc="2025-03-07T10:54:00Z">
        <w:r w:rsidR="00314C48">
          <w:rPr>
            <w:rFonts w:ascii="Arial" w:hAnsi="Arial" w:cs="Arial"/>
            <w:sz w:val="24"/>
            <w:szCs w:val="24"/>
          </w:rPr>
          <w:t>Welche Aufgaben fallen an</w:t>
        </w:r>
      </w:ins>
      <w:r w:rsidRPr="00944672">
        <w:rPr>
          <w:rFonts w:ascii="Arial" w:hAnsi="Arial" w:cs="Arial"/>
          <w:sz w:val="24"/>
          <w:szCs w:val="24"/>
        </w:rPr>
        <w:t>?“</w:t>
      </w:r>
      <w:ins w:id="13760" w:author="Lektorat Bauer" w:date="2025-03-07T11:54:00Z" w16du:dateUtc="2025-03-07T10:54:00Z">
        <w:r w:rsidR="00314C48">
          <w:rPr>
            <w:rFonts w:ascii="Arial" w:hAnsi="Arial" w:cs="Arial"/>
            <w:sz w:val="24"/>
            <w:szCs w:val="24"/>
          </w:rPr>
          <w:t>,</w:t>
        </w:r>
      </w:ins>
      <w:r w:rsidRPr="00944672">
        <w:rPr>
          <w:rFonts w:ascii="Arial" w:hAnsi="Arial" w:cs="Arial"/>
          <w:sz w:val="24"/>
          <w:szCs w:val="24"/>
        </w:rPr>
        <w:t xml:space="preserve"> </w:t>
      </w:r>
      <w:ins w:id="13761" w:author="Lektorat Bauer" w:date="2025-03-07T11:54:00Z" w16du:dateUtc="2025-03-07T10:54:00Z">
        <w:r w:rsidR="00314C48">
          <w:rPr>
            <w:rFonts w:ascii="Arial" w:hAnsi="Arial" w:cs="Arial"/>
            <w:sz w:val="24"/>
            <w:szCs w:val="24"/>
          </w:rPr>
          <w:t>f</w:t>
        </w:r>
      </w:ins>
      <w:del w:id="13762" w:author="Lektorat Bauer" w:date="2025-03-07T11:54:00Z" w16du:dateUtc="2025-03-07T10:54:00Z">
        <w:r w:rsidRPr="00944672" w:rsidDel="00314C48">
          <w:rPr>
            <w:rFonts w:ascii="Arial" w:hAnsi="Arial" w:cs="Arial"/>
            <w:sz w:val="24"/>
            <w:szCs w:val="24"/>
          </w:rPr>
          <w:delText>F</w:delText>
        </w:r>
      </w:del>
      <w:r w:rsidRPr="00944672">
        <w:rPr>
          <w:rFonts w:ascii="Arial" w:hAnsi="Arial" w:cs="Arial"/>
          <w:sz w:val="24"/>
          <w:szCs w:val="24"/>
        </w:rPr>
        <w:t xml:space="preserve">ragte die Stimme. </w:t>
      </w:r>
    </w:p>
    <w:p w14:paraId="51022E3E" w14:textId="77777777" w:rsidR="00314C48" w:rsidRDefault="00944672" w:rsidP="00314C48">
      <w:pPr>
        <w:autoSpaceDE w:val="0"/>
        <w:autoSpaceDN w:val="0"/>
        <w:adjustRightInd w:val="0"/>
        <w:spacing w:after="0" w:line="360" w:lineRule="auto"/>
        <w:ind w:firstLine="227"/>
        <w:jc w:val="both"/>
        <w:rPr>
          <w:ins w:id="13763" w:author="Lektorat Bauer" w:date="2025-03-07T11:54:00Z" w16du:dateUtc="2025-03-07T10:54:00Z"/>
          <w:rFonts w:ascii="Arial" w:hAnsi="Arial" w:cs="Arial"/>
          <w:sz w:val="24"/>
          <w:szCs w:val="24"/>
        </w:rPr>
      </w:pPr>
      <w:r w:rsidRPr="00944672">
        <w:rPr>
          <w:rFonts w:ascii="Arial" w:hAnsi="Arial" w:cs="Arial"/>
          <w:sz w:val="24"/>
          <w:szCs w:val="24"/>
        </w:rPr>
        <w:t>„In der Westsahara ist eine Expedition eines privaten Konsortiums unterwegs, die Untersuch</w:t>
      </w:r>
      <w:ins w:id="13764" w:author="Lektorat Bauer" w:date="2025-03-07T11:54:00Z" w16du:dateUtc="2025-03-07T10:54:00Z">
        <w:r w:rsidR="00314C48">
          <w:rPr>
            <w:rFonts w:ascii="Arial" w:hAnsi="Arial" w:cs="Arial"/>
            <w:sz w:val="24"/>
            <w:szCs w:val="24"/>
          </w:rPr>
          <w:t>ungen</w:t>
        </w:r>
      </w:ins>
      <w:del w:id="13765" w:author="Lektorat Bauer" w:date="2025-03-07T11:54:00Z" w16du:dateUtc="2025-03-07T10:54:00Z">
        <w:r w:rsidRPr="00944672" w:rsidDel="00314C48">
          <w:rPr>
            <w:rFonts w:ascii="Arial" w:hAnsi="Arial" w:cs="Arial"/>
            <w:sz w:val="24"/>
            <w:szCs w:val="24"/>
          </w:rPr>
          <w:delText>en</w:delText>
        </w:r>
      </w:del>
      <w:r w:rsidRPr="00944672">
        <w:rPr>
          <w:rFonts w:ascii="Arial" w:hAnsi="Arial" w:cs="Arial"/>
          <w:sz w:val="24"/>
          <w:szCs w:val="24"/>
        </w:rPr>
        <w:t xml:space="preserve"> der Bodenstruktur vornehmen. Alle Gebiete, die bekannte Ressourcenlagerstätten enthalten, wurden von dieser Expedition ausgeklammert. Wir benötigen jemanden, der Informationen sammelt. Um zu verstehen, was der eigentliche Zweck dieser Expedition ist.“ </w:t>
      </w:r>
    </w:p>
    <w:p w14:paraId="1FBB4801" w14:textId="77777777" w:rsidR="00314C48" w:rsidRDefault="00944672" w:rsidP="00314C48">
      <w:pPr>
        <w:autoSpaceDE w:val="0"/>
        <w:autoSpaceDN w:val="0"/>
        <w:adjustRightInd w:val="0"/>
        <w:spacing w:after="0" w:line="360" w:lineRule="auto"/>
        <w:ind w:firstLine="227"/>
        <w:jc w:val="both"/>
        <w:rPr>
          <w:ins w:id="13766" w:author="Lektorat Bauer" w:date="2025-03-07T11:54:00Z" w16du:dateUtc="2025-03-07T10:54:00Z"/>
          <w:rFonts w:ascii="Arial" w:hAnsi="Arial" w:cs="Arial"/>
          <w:sz w:val="24"/>
          <w:szCs w:val="24"/>
        </w:rPr>
      </w:pPr>
      <w:r w:rsidRPr="00944672">
        <w:rPr>
          <w:rFonts w:ascii="Arial" w:hAnsi="Arial" w:cs="Arial"/>
          <w:sz w:val="24"/>
          <w:szCs w:val="24"/>
        </w:rPr>
        <w:t xml:space="preserve">„Ich vermute, dass es pressiert?“ </w:t>
      </w:r>
    </w:p>
    <w:p w14:paraId="14545659" w14:textId="5B89BF84" w:rsidR="00944672" w:rsidRPr="00944672" w:rsidRDefault="00944672" w:rsidP="00314C4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„Ja leider. Der Geologe, den wir beigestellt hatte</w:t>
      </w:r>
      <w:ins w:id="13767" w:author="Lektorat Bauer" w:date="2025-03-07T11:55:00Z" w16du:dateUtc="2025-03-07T10:55:00Z">
        <w:r w:rsidR="00314C48">
          <w:rPr>
            <w:rFonts w:ascii="Arial" w:hAnsi="Arial" w:cs="Arial"/>
            <w:sz w:val="24"/>
            <w:szCs w:val="24"/>
          </w:rPr>
          <w:t>n</w:t>
        </w:r>
      </w:ins>
      <w:r w:rsidRPr="00944672">
        <w:rPr>
          <w:rFonts w:ascii="Arial" w:hAnsi="Arial" w:cs="Arial"/>
          <w:sz w:val="24"/>
          <w:szCs w:val="24"/>
        </w:rPr>
        <w:t xml:space="preserve">, wurde von der Expedition ausgeschlossen.“ </w:t>
      </w:r>
    </w:p>
    <w:p w14:paraId="5D57020F" w14:textId="77777777" w:rsidR="00314C48" w:rsidRDefault="00944672" w:rsidP="00623B68">
      <w:pPr>
        <w:autoSpaceDE w:val="0"/>
        <w:autoSpaceDN w:val="0"/>
        <w:adjustRightInd w:val="0"/>
        <w:spacing w:after="0" w:line="360" w:lineRule="auto"/>
        <w:ind w:firstLine="227"/>
        <w:jc w:val="both"/>
        <w:rPr>
          <w:ins w:id="13768" w:author="Lektorat Bauer" w:date="2025-03-07T11:55:00Z" w16du:dateUtc="2025-03-07T10:55:00Z"/>
          <w:rFonts w:ascii="Arial" w:hAnsi="Arial" w:cs="Arial"/>
          <w:sz w:val="24"/>
          <w:szCs w:val="24"/>
        </w:rPr>
      </w:pPr>
      <w:r w:rsidRPr="00944672">
        <w:rPr>
          <w:rFonts w:ascii="Arial" w:hAnsi="Arial" w:cs="Arial"/>
          <w:sz w:val="24"/>
          <w:szCs w:val="24"/>
        </w:rPr>
        <w:t xml:space="preserve">„Was </w:t>
      </w:r>
      <w:ins w:id="13769" w:author="Lektorat Bauer" w:date="2025-03-07T11:55:00Z" w16du:dateUtc="2025-03-07T10:55:00Z">
        <w:r w:rsidR="00314C48">
          <w:rPr>
            <w:rFonts w:ascii="Arial" w:hAnsi="Arial" w:cs="Arial"/>
            <w:sz w:val="24"/>
            <w:szCs w:val="24"/>
          </w:rPr>
          <w:t>w</w:t>
        </w:r>
      </w:ins>
      <w:del w:id="13770" w:author="Lektorat Bauer" w:date="2025-03-07T11:55:00Z" w16du:dateUtc="2025-03-07T10:55:00Z">
        <w:r w:rsidRPr="00944672" w:rsidDel="00314C48">
          <w:rPr>
            <w:rFonts w:ascii="Arial" w:hAnsi="Arial" w:cs="Arial"/>
            <w:sz w:val="24"/>
            <w:szCs w:val="24"/>
          </w:rPr>
          <w:delText>W</w:delText>
        </w:r>
      </w:del>
      <w:r w:rsidRPr="00944672">
        <w:rPr>
          <w:rFonts w:ascii="Arial" w:hAnsi="Arial" w:cs="Arial"/>
          <w:sz w:val="24"/>
          <w:szCs w:val="24"/>
        </w:rPr>
        <w:t xml:space="preserve">issen Sie </w:t>
      </w:r>
      <w:del w:id="13771" w:author="Lektorat Bauer" w:date="2025-03-07T11:55:00Z" w16du:dateUtc="2025-03-07T10:55:00Z">
        <w:r w:rsidRPr="00944672" w:rsidDel="00314C48">
          <w:rPr>
            <w:rFonts w:ascii="Arial" w:hAnsi="Arial" w:cs="Arial"/>
            <w:sz w:val="24"/>
            <w:szCs w:val="24"/>
          </w:rPr>
          <w:delText>von dem</w:delText>
        </w:r>
      </w:del>
      <w:ins w:id="13772" w:author="Lektorat Bauer" w:date="2025-03-07T11:55:00Z" w16du:dateUtc="2025-03-07T10:55:00Z">
        <w:r w:rsidR="00314C48">
          <w:rPr>
            <w:rFonts w:ascii="Arial" w:hAnsi="Arial" w:cs="Arial"/>
            <w:sz w:val="24"/>
            <w:szCs w:val="24"/>
          </w:rPr>
          <w:t>über das</w:t>
        </w:r>
      </w:ins>
      <w:r w:rsidRPr="00944672">
        <w:rPr>
          <w:rFonts w:ascii="Arial" w:hAnsi="Arial" w:cs="Arial"/>
          <w:sz w:val="24"/>
          <w:szCs w:val="24"/>
        </w:rPr>
        <w:t xml:space="preserve"> Konsortium und </w:t>
      </w:r>
      <w:del w:id="13773" w:author="Lektorat Bauer" w:date="2025-03-07T11:55:00Z" w16du:dateUtc="2025-03-07T10:55:00Z">
        <w:r w:rsidRPr="00944672" w:rsidDel="00314C48">
          <w:rPr>
            <w:rFonts w:ascii="Arial" w:hAnsi="Arial" w:cs="Arial"/>
            <w:sz w:val="24"/>
            <w:szCs w:val="24"/>
          </w:rPr>
          <w:delText xml:space="preserve">den </w:delText>
        </w:r>
      </w:del>
      <w:ins w:id="13774" w:author="Lektorat Bauer" w:date="2025-03-07T11:55:00Z" w16du:dateUtc="2025-03-07T10:55:00Z">
        <w:r w:rsidR="00314C48">
          <w:rPr>
            <w:rFonts w:ascii="Arial" w:hAnsi="Arial" w:cs="Arial"/>
            <w:sz w:val="24"/>
            <w:szCs w:val="24"/>
          </w:rPr>
          <w:t>die</w:t>
        </w:r>
        <w:r w:rsidR="00314C48" w:rsidRPr="00944672">
          <w:rPr>
            <w:rFonts w:ascii="Arial" w:hAnsi="Arial" w:cs="Arial"/>
            <w:sz w:val="24"/>
            <w:szCs w:val="24"/>
          </w:rPr>
          <w:t xml:space="preserve"> </w:t>
        </w:r>
      </w:ins>
      <w:r w:rsidRPr="00944672">
        <w:rPr>
          <w:rFonts w:ascii="Arial" w:hAnsi="Arial" w:cs="Arial"/>
          <w:sz w:val="24"/>
          <w:szCs w:val="24"/>
        </w:rPr>
        <w:t>Teilnehmer</w:t>
      </w:r>
      <w:del w:id="13775" w:author="Lektorat Bauer" w:date="2025-03-07T11:55:00Z" w16du:dateUtc="2025-03-07T10:55:00Z">
        <w:r w:rsidRPr="00944672" w:rsidDel="00314C48">
          <w:rPr>
            <w:rFonts w:ascii="Arial" w:hAnsi="Arial" w:cs="Arial"/>
            <w:sz w:val="24"/>
            <w:szCs w:val="24"/>
          </w:rPr>
          <w:delText>n</w:delText>
        </w:r>
      </w:del>
      <w:r w:rsidRPr="00944672">
        <w:rPr>
          <w:rFonts w:ascii="Arial" w:hAnsi="Arial" w:cs="Arial"/>
          <w:sz w:val="24"/>
          <w:szCs w:val="24"/>
        </w:rPr>
        <w:t xml:space="preserve"> der Expedition?“ </w:t>
      </w:r>
    </w:p>
    <w:p w14:paraId="02814710" w14:textId="5192584F"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„Expeditionsleiter ist ein Botsuaner mit Büro in London. Als Sicherheitskräfte begleiten ihn zwei Frauen mit asiatischem Aussehen. Angefragt wurde die Expedition bei uns im Ministerium</w:t>
      </w:r>
      <w:ins w:id="13776" w:author="Lektorat Bauer" w:date="2025-03-07T11:55:00Z" w16du:dateUtc="2025-03-07T10:55:00Z">
        <w:r w:rsidR="00314C48">
          <w:rPr>
            <w:rFonts w:ascii="Arial" w:hAnsi="Arial" w:cs="Arial"/>
            <w:sz w:val="24"/>
            <w:szCs w:val="24"/>
          </w:rPr>
          <w:t>.</w:t>
        </w:r>
      </w:ins>
      <w:r w:rsidRPr="00944672">
        <w:rPr>
          <w:rFonts w:ascii="Arial" w:hAnsi="Arial" w:cs="Arial"/>
          <w:sz w:val="24"/>
          <w:szCs w:val="24"/>
        </w:rPr>
        <w:t xml:space="preserve"> </w:t>
      </w:r>
      <w:del w:id="13777" w:author="Lektorat Bauer" w:date="2025-03-07T11:55:00Z" w16du:dateUtc="2025-03-07T10:55:00Z">
        <w:r w:rsidRPr="00944672" w:rsidDel="00314C48">
          <w:rPr>
            <w:rFonts w:ascii="Arial" w:hAnsi="Arial" w:cs="Arial"/>
            <w:sz w:val="24"/>
            <w:szCs w:val="24"/>
          </w:rPr>
          <w:delText>und z</w:delText>
        </w:r>
      </w:del>
      <w:ins w:id="13778" w:author="Lektorat Bauer" w:date="2025-03-07T11:55:00Z" w16du:dateUtc="2025-03-07T10:55:00Z">
        <w:r w:rsidR="00314C48">
          <w:rPr>
            <w:rFonts w:ascii="Arial" w:hAnsi="Arial" w:cs="Arial"/>
            <w:sz w:val="24"/>
            <w:szCs w:val="24"/>
          </w:rPr>
          <w:t>Z</w:t>
        </w:r>
      </w:ins>
      <w:r w:rsidRPr="00944672">
        <w:rPr>
          <w:rFonts w:ascii="Arial" w:hAnsi="Arial" w:cs="Arial"/>
          <w:sz w:val="24"/>
          <w:szCs w:val="24"/>
        </w:rPr>
        <w:t>eitgleich wurde</w:t>
      </w:r>
      <w:ins w:id="13779" w:author="Lektorat Bauer" w:date="2025-03-07T11:55:00Z" w16du:dateUtc="2025-03-07T10:55:00Z">
        <w:r w:rsidR="00314C48">
          <w:rPr>
            <w:rFonts w:ascii="Arial" w:hAnsi="Arial" w:cs="Arial"/>
            <w:sz w:val="24"/>
            <w:szCs w:val="24"/>
          </w:rPr>
          <w:t>n</w:t>
        </w:r>
      </w:ins>
      <w:r w:rsidRPr="00944672">
        <w:rPr>
          <w:rFonts w:ascii="Arial" w:hAnsi="Arial" w:cs="Arial"/>
          <w:sz w:val="24"/>
          <w:szCs w:val="24"/>
        </w:rPr>
        <w:t xml:space="preserve"> die Polisario informiert und durfte</w:t>
      </w:r>
      <w:ins w:id="13780" w:author="Lektorat Bauer" w:date="2025-03-07T11:55:00Z" w16du:dateUtc="2025-03-07T10:55:00Z">
        <w:r w:rsidR="00314C48">
          <w:rPr>
            <w:rFonts w:ascii="Arial" w:hAnsi="Arial" w:cs="Arial"/>
            <w:sz w:val="24"/>
            <w:szCs w:val="24"/>
          </w:rPr>
          <w:t>n</w:t>
        </w:r>
      </w:ins>
      <w:r w:rsidRPr="00944672">
        <w:rPr>
          <w:rFonts w:ascii="Arial" w:hAnsi="Arial" w:cs="Arial"/>
          <w:sz w:val="24"/>
          <w:szCs w:val="24"/>
        </w:rPr>
        <w:t xml:space="preserve"> einen eigenen Geologen </w:t>
      </w:r>
      <w:del w:id="13781" w:author="Lektorat Bauer" w:date="2025-03-07T11:55:00Z" w16du:dateUtc="2025-03-07T10:55:00Z">
        <w:r w:rsidRPr="00944672" w:rsidDel="00314C48">
          <w:rPr>
            <w:rFonts w:ascii="Arial" w:hAnsi="Arial" w:cs="Arial"/>
            <w:sz w:val="24"/>
            <w:szCs w:val="24"/>
          </w:rPr>
          <w:delText>wählen</w:delText>
        </w:r>
      </w:del>
      <w:ins w:id="13782" w:author="Lektorat Bauer" w:date="2025-03-07T11:55:00Z" w16du:dateUtc="2025-03-07T10:55:00Z">
        <w:r w:rsidR="00314C48">
          <w:rPr>
            <w:rFonts w:ascii="Arial" w:hAnsi="Arial" w:cs="Arial"/>
            <w:sz w:val="24"/>
            <w:szCs w:val="24"/>
          </w:rPr>
          <w:t>bestimmen</w:t>
        </w:r>
      </w:ins>
      <w:r w:rsidRPr="00944672">
        <w:rPr>
          <w:rFonts w:ascii="Arial" w:hAnsi="Arial" w:cs="Arial"/>
          <w:sz w:val="24"/>
          <w:szCs w:val="24"/>
        </w:rPr>
        <w:t>, der für sie die Expedition begleiten soll.“</w:t>
      </w:r>
    </w:p>
    <w:p w14:paraId="10AD1DDB" w14:textId="77777777" w:rsidR="00314C48" w:rsidRDefault="00944672" w:rsidP="00623B68">
      <w:pPr>
        <w:autoSpaceDE w:val="0"/>
        <w:autoSpaceDN w:val="0"/>
        <w:adjustRightInd w:val="0"/>
        <w:spacing w:after="0" w:line="360" w:lineRule="auto"/>
        <w:ind w:firstLine="227"/>
        <w:jc w:val="both"/>
        <w:rPr>
          <w:ins w:id="13783" w:author="Lektorat Bauer" w:date="2025-03-07T11:55:00Z" w16du:dateUtc="2025-03-07T10:55:00Z"/>
          <w:rFonts w:ascii="Arial" w:hAnsi="Arial" w:cs="Arial"/>
          <w:sz w:val="24"/>
          <w:szCs w:val="24"/>
        </w:rPr>
      </w:pPr>
      <w:r w:rsidRPr="00944672">
        <w:rPr>
          <w:rFonts w:ascii="Arial" w:hAnsi="Arial" w:cs="Arial"/>
          <w:sz w:val="24"/>
          <w:szCs w:val="24"/>
        </w:rPr>
        <w:t>„</w:t>
      </w:r>
      <w:del w:id="13784" w:author="Lektorat Bauer" w:date="2025-03-07T11:55:00Z" w16du:dateUtc="2025-03-07T10:55:00Z">
        <w:r w:rsidRPr="00944672" w:rsidDel="00314C48">
          <w:rPr>
            <w:rFonts w:ascii="Arial" w:hAnsi="Arial" w:cs="Arial"/>
            <w:sz w:val="24"/>
            <w:szCs w:val="24"/>
          </w:rPr>
          <w:delText>Oh, das</w:delText>
        </w:r>
      </w:del>
      <w:ins w:id="13785" w:author="Lektorat Bauer" w:date="2025-03-07T11:55:00Z" w16du:dateUtc="2025-03-07T10:55:00Z">
        <w:r w:rsidR="00314C48">
          <w:rPr>
            <w:rFonts w:ascii="Arial" w:hAnsi="Arial" w:cs="Arial"/>
            <w:sz w:val="24"/>
            <w:szCs w:val="24"/>
          </w:rPr>
          <w:t>Das</w:t>
        </w:r>
      </w:ins>
      <w:r w:rsidRPr="00944672">
        <w:rPr>
          <w:rFonts w:ascii="Arial" w:hAnsi="Arial" w:cs="Arial"/>
          <w:sz w:val="24"/>
          <w:szCs w:val="24"/>
        </w:rPr>
        <w:t xml:space="preserve"> sind Informationen, die ich gern eher gehabt hätte, aber das ist jetzt nicht zu ändern. Können Sie ein Flugzeug bereitstellen und die notwendigen Überfluggenehmigungen beschaffen?“ </w:t>
      </w:r>
    </w:p>
    <w:p w14:paraId="41E9456C" w14:textId="77777777" w:rsidR="00314C48" w:rsidRDefault="00944672" w:rsidP="00623B68">
      <w:pPr>
        <w:autoSpaceDE w:val="0"/>
        <w:autoSpaceDN w:val="0"/>
        <w:adjustRightInd w:val="0"/>
        <w:spacing w:after="0" w:line="360" w:lineRule="auto"/>
        <w:ind w:firstLine="227"/>
        <w:jc w:val="both"/>
        <w:rPr>
          <w:ins w:id="13786" w:author="Lektorat Bauer" w:date="2025-03-07T11:55:00Z" w16du:dateUtc="2025-03-07T10:55:00Z"/>
          <w:rFonts w:ascii="Arial" w:hAnsi="Arial" w:cs="Arial"/>
          <w:sz w:val="24"/>
          <w:szCs w:val="24"/>
        </w:rPr>
      </w:pPr>
      <w:r w:rsidRPr="00944672">
        <w:rPr>
          <w:rFonts w:ascii="Arial" w:hAnsi="Arial" w:cs="Arial"/>
          <w:sz w:val="24"/>
          <w:szCs w:val="24"/>
        </w:rPr>
        <w:t xml:space="preserve">„Ja, das kann ich.“ </w:t>
      </w:r>
    </w:p>
    <w:p w14:paraId="406C335D" w14:textId="77777777" w:rsidR="00314C48" w:rsidRDefault="00944672" w:rsidP="00623B68">
      <w:pPr>
        <w:autoSpaceDE w:val="0"/>
        <w:autoSpaceDN w:val="0"/>
        <w:adjustRightInd w:val="0"/>
        <w:spacing w:after="0" w:line="360" w:lineRule="auto"/>
        <w:ind w:firstLine="227"/>
        <w:jc w:val="both"/>
        <w:rPr>
          <w:ins w:id="13787" w:author="Lektorat Bauer" w:date="2025-03-07T11:56:00Z" w16du:dateUtc="2025-03-07T10:56:00Z"/>
          <w:rFonts w:ascii="Arial" w:hAnsi="Arial" w:cs="Arial"/>
          <w:sz w:val="24"/>
          <w:szCs w:val="24"/>
        </w:rPr>
      </w:pPr>
      <w:r w:rsidRPr="00944672">
        <w:rPr>
          <w:rFonts w:ascii="Arial" w:hAnsi="Arial" w:cs="Arial"/>
          <w:sz w:val="24"/>
          <w:szCs w:val="24"/>
        </w:rPr>
        <w:lastRenderedPageBreak/>
        <w:t>„</w:t>
      </w:r>
      <w:ins w:id="13788" w:author="Lektorat Bauer" w:date="2025-03-07T11:56:00Z" w16du:dateUtc="2025-03-07T10:56:00Z">
        <w:r w:rsidR="00314C48">
          <w:rPr>
            <w:rFonts w:ascii="Arial" w:hAnsi="Arial" w:cs="Arial"/>
            <w:sz w:val="24"/>
            <w:szCs w:val="24"/>
          </w:rPr>
          <w:t>Gut</w:t>
        </w:r>
      </w:ins>
      <w:del w:id="13789" w:author="Lektorat Bauer" w:date="2025-03-07T11:56:00Z" w16du:dateUtc="2025-03-07T10:56:00Z">
        <w:r w:rsidRPr="00944672" w:rsidDel="00314C48">
          <w:rPr>
            <w:rFonts w:ascii="Arial" w:hAnsi="Arial" w:cs="Arial"/>
            <w:sz w:val="24"/>
            <w:szCs w:val="24"/>
          </w:rPr>
          <w:delText>OK</w:delText>
        </w:r>
      </w:del>
      <w:r w:rsidRPr="00944672">
        <w:rPr>
          <w:rFonts w:ascii="Arial" w:hAnsi="Arial" w:cs="Arial"/>
          <w:sz w:val="24"/>
          <w:szCs w:val="24"/>
        </w:rPr>
        <w:t xml:space="preserve">, ich habe jemanden bei Marrakesch. Sagen Sie mir, wann das Flugzeug dort sein wird. Ich organisiere alles. Bitte rufen Sie in einer Stunde wieder an, dann erhalten Sie alle weiteren Informationen.“ </w:t>
      </w:r>
    </w:p>
    <w:p w14:paraId="348FE32A" w14:textId="6DA079C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„Danke für die Hilfe.“</w:t>
      </w:r>
    </w:p>
    <w:p w14:paraId="0F0A9E80" w14:textId="6E43EE33"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Ahmet A</w:t>
      </w:r>
      <w:ins w:id="13790" w:author="Lektorat Bauer" w:date="2025-03-07T11:56:00Z" w16du:dateUtc="2025-03-07T10:56:00Z">
        <w:r w:rsidR="00314C48">
          <w:rPr>
            <w:rFonts w:ascii="Arial" w:hAnsi="Arial" w:cs="Arial"/>
            <w:sz w:val="24"/>
            <w:szCs w:val="24"/>
          </w:rPr>
          <w:t>l</w:t>
        </w:r>
      </w:ins>
      <w:del w:id="13791" w:author="Lektorat Bauer" w:date="2025-03-07T11:56:00Z" w16du:dateUtc="2025-03-07T10:56:00Z">
        <w:r w:rsidRPr="00944672" w:rsidDel="00314C48">
          <w:rPr>
            <w:rFonts w:ascii="Arial" w:hAnsi="Arial" w:cs="Arial"/>
            <w:sz w:val="24"/>
            <w:szCs w:val="24"/>
          </w:rPr>
          <w:delText>L</w:delText>
        </w:r>
      </w:del>
      <w:r w:rsidRPr="00944672">
        <w:rPr>
          <w:rFonts w:ascii="Arial" w:hAnsi="Arial" w:cs="Arial"/>
          <w:sz w:val="24"/>
          <w:szCs w:val="24"/>
        </w:rPr>
        <w:t xml:space="preserve"> Oujda wandte sich wieder dem Computer zu und antworte auf die E-Mail:</w:t>
      </w:r>
    </w:p>
    <w:p w14:paraId="256F4F9F"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Sehr geehrter Herr Dr. Benjamin Digaka,</w:t>
      </w:r>
    </w:p>
    <w:p w14:paraId="3A4E464D" w14:textId="4D0AE608"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mit </w:t>
      </w:r>
      <w:ins w:id="13792" w:author="Lektorat Bauer" w:date="2025-03-07T11:56:00Z" w16du:dateUtc="2025-03-07T10:56:00Z">
        <w:r w:rsidR="00314C48">
          <w:rPr>
            <w:rFonts w:ascii="Arial" w:hAnsi="Arial" w:cs="Arial"/>
            <w:sz w:val="24"/>
            <w:szCs w:val="24"/>
          </w:rPr>
          <w:t>B</w:t>
        </w:r>
      </w:ins>
      <w:del w:id="13793" w:author="Lektorat Bauer" w:date="2025-03-07T11:56:00Z" w16du:dateUtc="2025-03-07T10:56:00Z">
        <w:r w:rsidRPr="00944672" w:rsidDel="00314C48">
          <w:rPr>
            <w:rFonts w:ascii="Arial" w:hAnsi="Arial" w:cs="Arial"/>
            <w:sz w:val="24"/>
            <w:szCs w:val="24"/>
          </w:rPr>
          <w:delText>b</w:delText>
        </w:r>
      </w:del>
      <w:r w:rsidRPr="00944672">
        <w:rPr>
          <w:rFonts w:ascii="Arial" w:hAnsi="Arial" w:cs="Arial"/>
          <w:sz w:val="24"/>
          <w:szCs w:val="24"/>
        </w:rPr>
        <w:t xml:space="preserve">edauern nehmen wir zur Kenntnis, dass Herr Boufassar </w:t>
      </w:r>
      <w:del w:id="13794" w:author="Lektorat Bauer" w:date="2025-03-07T11:56:00Z" w16du:dateUtc="2025-03-07T10:56:00Z">
        <w:r w:rsidRPr="00944672" w:rsidDel="00314C48">
          <w:rPr>
            <w:rFonts w:ascii="Arial" w:hAnsi="Arial" w:cs="Arial"/>
            <w:sz w:val="24"/>
            <w:szCs w:val="24"/>
          </w:rPr>
          <w:delText>i</w:delText>
        </w:r>
      </w:del>
      <w:ins w:id="13795" w:author="Lektorat Bauer" w:date="2025-03-07T11:56:00Z" w16du:dateUtc="2025-03-07T10:56:00Z">
        <w:r w:rsidR="00314C48">
          <w:rPr>
            <w:rFonts w:ascii="Arial" w:hAnsi="Arial" w:cs="Arial"/>
            <w:sz w:val="24"/>
            <w:szCs w:val="24"/>
          </w:rPr>
          <w:t>I</w:t>
        </w:r>
      </w:ins>
      <w:r w:rsidRPr="00944672">
        <w:rPr>
          <w:rFonts w:ascii="Arial" w:hAnsi="Arial" w:cs="Arial"/>
          <w:sz w:val="24"/>
          <w:szCs w:val="24"/>
        </w:rPr>
        <w:t>hre Expedition nicht länger begleiten wird.</w:t>
      </w:r>
    </w:p>
    <w:p w14:paraId="67EBD302"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Bitte akzeptieren Sie, dass wir Ihnen einen Ersatz beistellen werden.</w:t>
      </w:r>
    </w:p>
    <w:p w14:paraId="5D0AE82A"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Wir unternehmen im Augenblick die geeigneten Schritte und melden uns zeitnah wieder bei Ihnen.</w:t>
      </w:r>
    </w:p>
    <w:p w14:paraId="06797771" w14:textId="2AD38DA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In der Zwischenzeit möchte ich Sie bitten</w:t>
      </w:r>
      <w:ins w:id="13796" w:author="Lektorat Bauer" w:date="2025-03-07T11:56:00Z" w16du:dateUtc="2025-03-07T10:56:00Z">
        <w:r w:rsidR="00314C48">
          <w:rPr>
            <w:rFonts w:ascii="Arial" w:hAnsi="Arial" w:cs="Arial"/>
            <w:sz w:val="24"/>
            <w:szCs w:val="24"/>
          </w:rPr>
          <w:t>,</w:t>
        </w:r>
      </w:ins>
      <w:r w:rsidRPr="00944672">
        <w:rPr>
          <w:rFonts w:ascii="Arial" w:hAnsi="Arial" w:cs="Arial"/>
          <w:sz w:val="24"/>
          <w:szCs w:val="24"/>
        </w:rPr>
        <w:t xml:space="preserve"> die Expedition nicht weiter fortzusetzen.</w:t>
      </w:r>
    </w:p>
    <w:p w14:paraId="7CE7D7E7"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6552BF6A"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Mit freundlichen Grüßen</w:t>
      </w:r>
    </w:p>
    <w:p w14:paraId="32862125"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Dr. Ahmet Al Oujda</w:t>
      </w:r>
    </w:p>
    <w:p w14:paraId="5EB267E6"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Abteilung erneuerbare Energien und Sonderprojekte.</w:t>
      </w:r>
    </w:p>
    <w:p w14:paraId="7D48CC20"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6CCBE534"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6524E636"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3B3BA12F" w14:textId="77777777" w:rsidR="00314C48" w:rsidRDefault="00944672" w:rsidP="00623B68">
      <w:pPr>
        <w:autoSpaceDE w:val="0"/>
        <w:autoSpaceDN w:val="0"/>
        <w:adjustRightInd w:val="0"/>
        <w:spacing w:after="0" w:line="360" w:lineRule="auto"/>
        <w:jc w:val="both"/>
        <w:rPr>
          <w:ins w:id="13797" w:author="Lektorat Bauer" w:date="2025-03-07T11:57:00Z" w16du:dateUtc="2025-03-07T10:57:00Z"/>
          <w:rFonts w:ascii="Arial" w:hAnsi="Arial" w:cs="Arial"/>
          <w:sz w:val="24"/>
          <w:szCs w:val="24"/>
        </w:rPr>
      </w:pPr>
      <w:r w:rsidRPr="00944672">
        <w:rPr>
          <w:rFonts w:ascii="Arial" w:hAnsi="Arial" w:cs="Arial"/>
          <w:sz w:val="24"/>
          <w:szCs w:val="24"/>
        </w:rPr>
        <w:t xml:space="preserve">Dr. Benjamin Dingaka las die E-Mail auf seinem Mobiltelefon und wunderte sich. Tia sah, dass sich </w:t>
      </w:r>
      <w:del w:id="13798" w:author="Lektorat Bauer" w:date="2025-03-07T11:56:00Z" w16du:dateUtc="2025-03-07T10:56:00Z">
        <w:r w:rsidRPr="00944672" w:rsidDel="00314C48">
          <w:rPr>
            <w:rFonts w:ascii="Arial" w:hAnsi="Arial" w:cs="Arial"/>
            <w:sz w:val="24"/>
            <w:szCs w:val="24"/>
          </w:rPr>
          <w:delText xml:space="preserve">der </w:delText>
        </w:r>
      </w:del>
      <w:ins w:id="13799" w:author="Lektorat Bauer" w:date="2025-03-07T11:56:00Z" w16du:dateUtc="2025-03-07T10:56:00Z">
        <w:r w:rsidR="00314C48">
          <w:rPr>
            <w:rFonts w:ascii="Arial" w:hAnsi="Arial" w:cs="Arial"/>
            <w:sz w:val="24"/>
            <w:szCs w:val="24"/>
          </w:rPr>
          <w:t>sein</w:t>
        </w:r>
        <w:r w:rsidR="00314C48" w:rsidRPr="00944672">
          <w:rPr>
            <w:rFonts w:ascii="Arial" w:hAnsi="Arial" w:cs="Arial"/>
            <w:sz w:val="24"/>
            <w:szCs w:val="24"/>
          </w:rPr>
          <w:t xml:space="preserve"> </w:t>
        </w:r>
      </w:ins>
      <w:r w:rsidRPr="00944672">
        <w:rPr>
          <w:rFonts w:ascii="Arial" w:hAnsi="Arial" w:cs="Arial"/>
          <w:sz w:val="24"/>
          <w:szCs w:val="24"/>
        </w:rPr>
        <w:t>Gesichtsausdruck veränderte</w:t>
      </w:r>
      <w:del w:id="13800" w:author="Lektorat Bauer" w:date="2025-03-07T11:56:00Z" w16du:dateUtc="2025-03-07T10:56:00Z">
        <w:r w:rsidRPr="00944672" w:rsidDel="00314C48">
          <w:rPr>
            <w:rFonts w:ascii="Arial" w:hAnsi="Arial" w:cs="Arial"/>
            <w:sz w:val="24"/>
            <w:szCs w:val="24"/>
          </w:rPr>
          <w:delText xml:space="preserve"> und fragte:</w:delText>
        </w:r>
      </w:del>
      <w:ins w:id="13801" w:author="Lektorat Bauer" w:date="2025-03-07T11:56:00Z" w16du:dateUtc="2025-03-07T10:56:00Z">
        <w:r w:rsidR="00314C48">
          <w:rPr>
            <w:rFonts w:ascii="Arial" w:hAnsi="Arial" w:cs="Arial"/>
            <w:sz w:val="24"/>
            <w:szCs w:val="24"/>
          </w:rPr>
          <w:t>.</w:t>
        </w:r>
      </w:ins>
      <w:r w:rsidRPr="00944672">
        <w:rPr>
          <w:rFonts w:ascii="Arial" w:hAnsi="Arial" w:cs="Arial"/>
          <w:sz w:val="24"/>
          <w:szCs w:val="24"/>
        </w:rPr>
        <w:t xml:space="preserve"> „Was ist</w:t>
      </w:r>
      <w:del w:id="13802" w:author="Lektorat Bauer" w:date="2025-03-07T11:56:00Z" w16du:dateUtc="2025-03-07T10:56:00Z">
        <w:r w:rsidRPr="00944672" w:rsidDel="00314C48">
          <w:rPr>
            <w:rFonts w:ascii="Arial" w:hAnsi="Arial" w:cs="Arial"/>
            <w:sz w:val="24"/>
            <w:szCs w:val="24"/>
          </w:rPr>
          <w:delText xml:space="preserve"> geschehen</w:delText>
        </w:r>
      </w:del>
      <w:r w:rsidRPr="00944672">
        <w:rPr>
          <w:rFonts w:ascii="Arial" w:hAnsi="Arial" w:cs="Arial"/>
          <w:sz w:val="24"/>
          <w:szCs w:val="24"/>
        </w:rPr>
        <w:t>?“ Dingaka schaute vor sich hin, bis er realisiert hatte, dass Tia ihn angesprochen hatte.</w:t>
      </w:r>
    </w:p>
    <w:p w14:paraId="71B262CD" w14:textId="77777777" w:rsidR="00314C48" w:rsidRDefault="00944672" w:rsidP="00623B68">
      <w:pPr>
        <w:autoSpaceDE w:val="0"/>
        <w:autoSpaceDN w:val="0"/>
        <w:adjustRightInd w:val="0"/>
        <w:spacing w:after="0" w:line="360" w:lineRule="auto"/>
        <w:jc w:val="both"/>
        <w:rPr>
          <w:ins w:id="13803" w:author="Lektorat Bauer" w:date="2025-03-07T11:57:00Z" w16du:dateUtc="2025-03-07T10:57:00Z"/>
          <w:rFonts w:ascii="Arial" w:hAnsi="Arial" w:cs="Arial"/>
          <w:sz w:val="24"/>
          <w:szCs w:val="24"/>
        </w:rPr>
      </w:pPr>
      <w:del w:id="13804" w:author="Lektorat Bauer" w:date="2025-03-07T11:57:00Z" w16du:dateUtc="2025-03-07T10:57:00Z">
        <w:r w:rsidRPr="00944672" w:rsidDel="00314C48">
          <w:rPr>
            <w:rFonts w:ascii="Arial" w:hAnsi="Arial" w:cs="Arial"/>
            <w:sz w:val="24"/>
            <w:szCs w:val="24"/>
          </w:rPr>
          <w:delText xml:space="preserve"> </w:delText>
        </w:r>
      </w:del>
      <w:r w:rsidRPr="00944672">
        <w:rPr>
          <w:rFonts w:ascii="Arial" w:hAnsi="Arial" w:cs="Arial"/>
          <w:sz w:val="24"/>
          <w:szCs w:val="24"/>
        </w:rPr>
        <w:t xml:space="preserve">„Ich dachte, dass die Marokkaner unsere Untersuchungen </w:t>
      </w:r>
      <w:del w:id="13805" w:author="Lektorat Bauer" w:date="2025-03-07T11:57:00Z" w16du:dateUtc="2025-03-07T10:57:00Z">
        <w:r w:rsidRPr="00944672" w:rsidDel="00314C48">
          <w:rPr>
            <w:rFonts w:ascii="Arial" w:hAnsi="Arial" w:cs="Arial"/>
            <w:sz w:val="24"/>
            <w:szCs w:val="24"/>
          </w:rPr>
          <w:delText>beindern</w:delText>
        </w:r>
      </w:del>
      <w:ins w:id="13806" w:author="Lektorat Bauer" w:date="2025-03-07T11:57:00Z" w16du:dateUtc="2025-03-07T10:57:00Z">
        <w:r w:rsidR="00314C48" w:rsidRPr="00944672">
          <w:rPr>
            <w:rFonts w:ascii="Arial" w:hAnsi="Arial" w:cs="Arial"/>
            <w:sz w:val="24"/>
            <w:szCs w:val="24"/>
          </w:rPr>
          <w:t>behindern</w:t>
        </w:r>
      </w:ins>
      <w:r w:rsidRPr="00944672">
        <w:rPr>
          <w:rFonts w:ascii="Arial" w:hAnsi="Arial" w:cs="Arial"/>
          <w:sz w:val="24"/>
          <w:szCs w:val="24"/>
        </w:rPr>
        <w:t xml:space="preserve"> woll</w:t>
      </w:r>
      <w:del w:id="13807" w:author="Lektorat Bauer" w:date="2025-03-07T11:57:00Z" w16du:dateUtc="2025-03-07T10:57:00Z">
        <w:r w:rsidRPr="00944672" w:rsidDel="00314C48">
          <w:rPr>
            <w:rFonts w:ascii="Arial" w:hAnsi="Arial" w:cs="Arial"/>
            <w:sz w:val="24"/>
            <w:szCs w:val="24"/>
          </w:rPr>
          <w:delText>t</w:delText>
        </w:r>
      </w:del>
      <w:r w:rsidRPr="00944672">
        <w:rPr>
          <w:rFonts w:ascii="Arial" w:hAnsi="Arial" w:cs="Arial"/>
          <w:sz w:val="24"/>
          <w:szCs w:val="24"/>
        </w:rPr>
        <w:t xml:space="preserve">en, aber jetzt schicken Sie uns einen Ersatzmann für Boufassar.“ </w:t>
      </w:r>
    </w:p>
    <w:p w14:paraId="53A09C3A" w14:textId="7EA46A5D"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„Wer soll denn der Ersatz sein?“</w:t>
      </w:r>
      <w:ins w:id="13808" w:author="Lektorat Bauer" w:date="2025-03-07T11:57:00Z" w16du:dateUtc="2025-03-07T10:57:00Z">
        <w:r w:rsidR="00314C48">
          <w:rPr>
            <w:rFonts w:ascii="Arial" w:hAnsi="Arial" w:cs="Arial"/>
            <w:sz w:val="24"/>
            <w:szCs w:val="24"/>
          </w:rPr>
          <w:t>,</w:t>
        </w:r>
      </w:ins>
      <w:r w:rsidRPr="00944672">
        <w:rPr>
          <w:rFonts w:ascii="Arial" w:hAnsi="Arial" w:cs="Arial"/>
          <w:sz w:val="24"/>
          <w:szCs w:val="24"/>
        </w:rPr>
        <w:t xml:space="preserve"> </w:t>
      </w:r>
      <w:ins w:id="13809" w:author="Lektorat Bauer" w:date="2025-03-07T11:57:00Z" w16du:dateUtc="2025-03-07T10:57:00Z">
        <w:r w:rsidR="00314C48">
          <w:rPr>
            <w:rFonts w:ascii="Arial" w:hAnsi="Arial" w:cs="Arial"/>
            <w:sz w:val="24"/>
            <w:szCs w:val="24"/>
          </w:rPr>
          <w:t>h</w:t>
        </w:r>
      </w:ins>
      <w:del w:id="13810" w:author="Lektorat Bauer" w:date="2025-03-07T11:57:00Z" w16du:dateUtc="2025-03-07T10:57:00Z">
        <w:r w:rsidRPr="00944672" w:rsidDel="00314C48">
          <w:rPr>
            <w:rFonts w:ascii="Arial" w:hAnsi="Arial" w:cs="Arial"/>
            <w:sz w:val="24"/>
            <w:szCs w:val="24"/>
          </w:rPr>
          <w:delText>H</w:delText>
        </w:r>
      </w:del>
      <w:r w:rsidRPr="00944672">
        <w:rPr>
          <w:rFonts w:ascii="Arial" w:hAnsi="Arial" w:cs="Arial"/>
          <w:sz w:val="24"/>
          <w:szCs w:val="24"/>
        </w:rPr>
        <w:t xml:space="preserve">akte Bibi nach, die dem Gespräch gelauscht hatte. „Das weiß ich noch nicht, ich warte auf weitere Informationen.“ </w:t>
      </w:r>
      <w:del w:id="13811" w:author="Lektorat Bauer" w:date="2025-03-07T11:57:00Z" w16du:dateUtc="2025-03-07T10:57:00Z">
        <w:r w:rsidRPr="00944672" w:rsidDel="00314C48">
          <w:rPr>
            <w:rFonts w:ascii="Arial" w:hAnsi="Arial" w:cs="Arial"/>
            <w:sz w:val="24"/>
            <w:szCs w:val="24"/>
          </w:rPr>
          <w:delText xml:space="preserve">schüttelte </w:delText>
        </w:r>
      </w:del>
      <w:r w:rsidRPr="00944672">
        <w:rPr>
          <w:rFonts w:ascii="Arial" w:hAnsi="Arial" w:cs="Arial"/>
          <w:sz w:val="24"/>
          <w:szCs w:val="24"/>
        </w:rPr>
        <w:t xml:space="preserve">Benjamin Dingaka </w:t>
      </w:r>
      <w:ins w:id="13812" w:author="Lektorat Bauer" w:date="2025-03-07T11:57:00Z" w16du:dateUtc="2025-03-07T10:57:00Z">
        <w:r w:rsidR="00314C48">
          <w:rPr>
            <w:rFonts w:ascii="Arial" w:hAnsi="Arial" w:cs="Arial"/>
            <w:sz w:val="24"/>
            <w:szCs w:val="24"/>
          </w:rPr>
          <w:t xml:space="preserve">schüttelte </w:t>
        </w:r>
      </w:ins>
      <w:r w:rsidRPr="00944672">
        <w:rPr>
          <w:rFonts w:ascii="Arial" w:hAnsi="Arial" w:cs="Arial"/>
          <w:sz w:val="24"/>
          <w:szCs w:val="24"/>
        </w:rPr>
        <w:t>den Kopf</w:t>
      </w:r>
      <w:ins w:id="13813" w:author="Lektorat Bauer" w:date="2025-03-07T11:58:00Z" w16du:dateUtc="2025-03-07T10:58:00Z">
        <w:r w:rsidR="00314C48">
          <w:rPr>
            <w:rFonts w:ascii="Arial" w:hAnsi="Arial" w:cs="Arial"/>
            <w:sz w:val="24"/>
            <w:szCs w:val="24"/>
          </w:rPr>
          <w:t>.</w:t>
        </w:r>
      </w:ins>
      <w:del w:id="13814" w:author="Lektorat Bauer" w:date="2025-03-07T11:57:00Z" w16du:dateUtc="2025-03-07T10:57:00Z">
        <w:r w:rsidRPr="00944672" w:rsidDel="00314C48">
          <w:rPr>
            <w:rFonts w:ascii="Arial" w:hAnsi="Arial" w:cs="Arial"/>
            <w:sz w:val="24"/>
            <w:szCs w:val="24"/>
          </w:rPr>
          <w:delText xml:space="preserve"> und fuhr dann fort,</w:delText>
        </w:r>
      </w:del>
      <w:r w:rsidRPr="00944672">
        <w:rPr>
          <w:rFonts w:ascii="Arial" w:hAnsi="Arial" w:cs="Arial"/>
          <w:sz w:val="24"/>
          <w:szCs w:val="24"/>
        </w:rPr>
        <w:t xml:space="preserve"> „Da wir heute nichts mehr erfahren werden, sollten wir zum Essen gehen und den Abend </w:t>
      </w:r>
      <w:del w:id="13815" w:author="Lektorat Bauer" w:date="2025-03-07T11:57:00Z" w16du:dateUtc="2025-03-07T10:57:00Z">
        <w:r w:rsidRPr="00944672" w:rsidDel="00314C48">
          <w:rPr>
            <w:rFonts w:ascii="Arial" w:hAnsi="Arial" w:cs="Arial"/>
            <w:sz w:val="24"/>
            <w:szCs w:val="24"/>
          </w:rPr>
          <w:delText>geniessen</w:delText>
        </w:r>
      </w:del>
      <w:ins w:id="13816" w:author="Lektorat Bauer" w:date="2025-03-07T11:57:00Z" w16du:dateUtc="2025-03-07T10:57:00Z">
        <w:r w:rsidR="00314C48" w:rsidRPr="00944672">
          <w:rPr>
            <w:rFonts w:ascii="Arial" w:hAnsi="Arial" w:cs="Arial"/>
            <w:sz w:val="24"/>
            <w:szCs w:val="24"/>
          </w:rPr>
          <w:t>genießen</w:t>
        </w:r>
      </w:ins>
      <w:r w:rsidRPr="00944672">
        <w:rPr>
          <w:rFonts w:ascii="Arial" w:hAnsi="Arial" w:cs="Arial"/>
          <w:sz w:val="24"/>
          <w:szCs w:val="24"/>
        </w:rPr>
        <w:t>. Hat jemand einen Vorschlag?“</w:t>
      </w:r>
    </w:p>
    <w:p w14:paraId="53964B84" w14:textId="67383A76"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Sie hatte</w:t>
      </w:r>
      <w:ins w:id="13817" w:author="Lektorat Bauer" w:date="2025-03-07T11:58:00Z" w16du:dateUtc="2025-03-07T10:58:00Z">
        <w:r w:rsidR="00314C48">
          <w:rPr>
            <w:rFonts w:ascii="Arial" w:hAnsi="Arial" w:cs="Arial"/>
            <w:sz w:val="24"/>
            <w:szCs w:val="24"/>
          </w:rPr>
          <w:t>n</w:t>
        </w:r>
      </w:ins>
      <w:r w:rsidRPr="00944672">
        <w:rPr>
          <w:rFonts w:ascii="Arial" w:hAnsi="Arial" w:cs="Arial"/>
          <w:sz w:val="24"/>
          <w:szCs w:val="24"/>
        </w:rPr>
        <w:t xml:space="preserve"> ein Restaurant empfohlen bekommen und hatten dort gut gegessen, als das Mobiltelefon von </w:t>
      </w:r>
      <w:del w:id="13818" w:author="Lektorat Bauer" w:date="2025-03-07T11:58:00Z" w16du:dateUtc="2025-03-07T10:58:00Z">
        <w:r w:rsidRPr="00944672" w:rsidDel="00314C48">
          <w:rPr>
            <w:rFonts w:ascii="Arial" w:hAnsi="Arial" w:cs="Arial"/>
            <w:sz w:val="24"/>
            <w:szCs w:val="24"/>
          </w:rPr>
          <w:delText>Benjmin</w:delText>
        </w:r>
      </w:del>
      <w:ins w:id="13819" w:author="Lektorat Bauer" w:date="2025-03-07T11:58:00Z" w16du:dateUtc="2025-03-07T10:58:00Z">
        <w:r w:rsidR="00314C48" w:rsidRPr="00944672">
          <w:rPr>
            <w:rFonts w:ascii="Arial" w:hAnsi="Arial" w:cs="Arial"/>
            <w:sz w:val="24"/>
            <w:szCs w:val="24"/>
          </w:rPr>
          <w:t>Benjamin</w:t>
        </w:r>
      </w:ins>
      <w:r w:rsidRPr="00944672">
        <w:rPr>
          <w:rFonts w:ascii="Arial" w:hAnsi="Arial" w:cs="Arial"/>
          <w:sz w:val="24"/>
          <w:szCs w:val="24"/>
        </w:rPr>
        <w:t xml:space="preserve"> Dingaka per Klingelzeichen meldete, dass eine E-Mail eingegangen war.</w:t>
      </w:r>
    </w:p>
    <w:p w14:paraId="47DBD6C0"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57CA6EBF" w14:textId="277F037F"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Sehr geehrter Herr Dr. Benjamin Di</w:t>
      </w:r>
      <w:ins w:id="13820" w:author="Lektorat Bauer" w:date="2025-03-07T11:58:00Z" w16du:dateUtc="2025-03-07T10:58:00Z">
        <w:r w:rsidR="00314C48">
          <w:rPr>
            <w:rFonts w:ascii="Arial" w:hAnsi="Arial" w:cs="Arial"/>
            <w:sz w:val="24"/>
            <w:szCs w:val="24"/>
          </w:rPr>
          <w:t>n</w:t>
        </w:r>
      </w:ins>
      <w:r w:rsidRPr="00944672">
        <w:rPr>
          <w:rFonts w:ascii="Arial" w:hAnsi="Arial" w:cs="Arial"/>
          <w:sz w:val="24"/>
          <w:szCs w:val="24"/>
        </w:rPr>
        <w:t>gaka,</w:t>
      </w:r>
    </w:p>
    <w:p w14:paraId="0C077DEA" w14:textId="48E232F6"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Morgen</w:t>
      </w:r>
      <w:ins w:id="13821" w:author="Lektorat Bauer" w:date="2025-03-07T11:58:00Z" w16du:dateUtc="2025-03-07T10:58:00Z">
        <w:r w:rsidR="00314C48">
          <w:rPr>
            <w:rFonts w:ascii="Arial" w:hAnsi="Arial" w:cs="Arial"/>
            <w:sz w:val="24"/>
            <w:szCs w:val="24"/>
          </w:rPr>
          <w:t xml:space="preserve"> </w:t>
        </w:r>
      </w:ins>
      <w:del w:id="13822" w:author="Lektorat Bauer" w:date="2025-03-07T11:58:00Z" w16du:dateUtc="2025-03-07T10:58:00Z">
        <w:r w:rsidRPr="00944672" w:rsidDel="00314C48">
          <w:rPr>
            <w:rFonts w:ascii="Arial" w:hAnsi="Arial" w:cs="Arial"/>
            <w:sz w:val="24"/>
            <w:szCs w:val="24"/>
          </w:rPr>
          <w:delText>mittg</w:delText>
        </w:r>
      </w:del>
      <w:ins w:id="13823" w:author="Lektorat Bauer" w:date="2025-03-07T11:58:00Z" w16du:dateUtc="2025-03-07T10:58:00Z">
        <w:r w:rsidR="00314C48" w:rsidRPr="00944672">
          <w:rPr>
            <w:rFonts w:ascii="Arial" w:hAnsi="Arial" w:cs="Arial"/>
            <w:sz w:val="24"/>
            <w:szCs w:val="24"/>
          </w:rPr>
          <w:t>Mittag</w:t>
        </w:r>
      </w:ins>
      <w:r w:rsidRPr="00944672">
        <w:rPr>
          <w:rFonts w:ascii="Arial" w:hAnsi="Arial" w:cs="Arial"/>
          <w:sz w:val="24"/>
          <w:szCs w:val="24"/>
        </w:rPr>
        <w:t xml:space="preserve"> wir</w:t>
      </w:r>
      <w:ins w:id="13824" w:author="Lektorat Bauer" w:date="2025-03-07T11:58:00Z" w16du:dateUtc="2025-03-07T10:58:00Z">
        <w:r w:rsidR="00314C48">
          <w:rPr>
            <w:rFonts w:ascii="Arial" w:hAnsi="Arial" w:cs="Arial"/>
            <w:sz w:val="24"/>
            <w:szCs w:val="24"/>
          </w:rPr>
          <w:t>d</w:t>
        </w:r>
      </w:ins>
      <w:r w:rsidRPr="00944672">
        <w:rPr>
          <w:rFonts w:ascii="Arial" w:hAnsi="Arial" w:cs="Arial"/>
          <w:sz w:val="24"/>
          <w:szCs w:val="24"/>
        </w:rPr>
        <w:t xml:space="preserve"> ein Flugzeug aus Marokko landen. Wir konnten Frau Dr. Sun Park dafür gewinnen, sie für den Rest der Expedition zu begleiten.</w:t>
      </w:r>
    </w:p>
    <w:p w14:paraId="16763C66"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Wir wären Ihnen sehr verbunden, wenn Sie Frau Park um 11:00 Uhr am Flughafen in Empfang nehmen könnten.</w:t>
      </w:r>
    </w:p>
    <w:p w14:paraId="50F7C5FB"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4C731F7A"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Mit freundlichen Grüßen</w:t>
      </w:r>
    </w:p>
    <w:p w14:paraId="778B575F"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Dr. Ahmet Al Oujda</w:t>
      </w:r>
    </w:p>
    <w:p w14:paraId="37A3BF5D"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Abteilung erneuerbare Energien und Sonderprojekte.</w:t>
      </w:r>
    </w:p>
    <w:p w14:paraId="1FF12356"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w:t>
      </w:r>
    </w:p>
    <w:p w14:paraId="00E557D6" w14:textId="69DE5D75"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Jetzt war es an Bibi einen E-Mail zu schreiben</w:t>
      </w:r>
      <w:ins w:id="13825" w:author="Lektorat Bauer" w:date="2025-03-07T11:58:00Z" w16du:dateUtc="2025-03-07T10:58:00Z">
        <w:r w:rsidR="00314C48">
          <w:rPr>
            <w:rFonts w:ascii="Arial" w:hAnsi="Arial" w:cs="Arial"/>
            <w:sz w:val="24"/>
            <w:szCs w:val="24"/>
          </w:rPr>
          <w:t>:</w:t>
        </w:r>
      </w:ins>
      <w:del w:id="13826" w:author="Lektorat Bauer" w:date="2025-03-07T11:58:00Z" w16du:dateUtc="2025-03-07T10:58:00Z">
        <w:r w:rsidRPr="00944672" w:rsidDel="00314C48">
          <w:rPr>
            <w:rFonts w:ascii="Arial" w:hAnsi="Arial" w:cs="Arial"/>
            <w:sz w:val="24"/>
            <w:szCs w:val="24"/>
          </w:rPr>
          <w:delText>.</w:delText>
        </w:r>
      </w:del>
    </w:p>
    <w:p w14:paraId="79676C0E"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Expedition an Zentrale</w:t>
      </w:r>
    </w:p>
    <w:p w14:paraId="0FA94196"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Neues Mitglied soll Frau Dr. Sun Park sein.</w:t>
      </w:r>
    </w:p>
    <w:p w14:paraId="6B45D71B"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Bitte um Informationen.</w:t>
      </w:r>
    </w:p>
    <w:p w14:paraId="715A08D0"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261103E2"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Chand Sahib Kaur</w:t>
      </w:r>
    </w:p>
    <w:p w14:paraId="75CEB35D"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w:t>
      </w:r>
    </w:p>
    <w:p w14:paraId="15C3F4D1"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Nur knapp eine Minute später bekam Bibi Antwort.</w:t>
      </w:r>
    </w:p>
    <w:p w14:paraId="1993BD7C"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w:t>
      </w:r>
    </w:p>
    <w:p w14:paraId="53D9036E"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Dr. Sun Park. Angeblich südkoreanische Doktorandin in Perth, Australien.</w:t>
      </w:r>
    </w:p>
    <w:p w14:paraId="47657471"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Zurückverfolgbar bis zum Office 121, Pyoengyang, Nordkorea.</w:t>
      </w:r>
    </w:p>
    <w:p w14:paraId="1A30F8F5"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Einsatz in Marokko/Westsahara unbekannt.</w:t>
      </w:r>
    </w:p>
    <w:p w14:paraId="63CB83AD"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Expedition auf maximal drei Tage ausdehnen.</w:t>
      </w:r>
    </w:p>
    <w:p w14:paraId="1187784A"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Vorsicht.</w:t>
      </w:r>
    </w:p>
    <w:p w14:paraId="151E6CB4"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ANMERKUNG: In ihrer Gegenwart</w:t>
      </w:r>
      <w:del w:id="13827" w:author="Lektorat Bauer" w:date="2025-03-07T11:59:00Z" w16du:dateUtc="2025-03-07T10:59:00Z">
        <w:r w:rsidRPr="00944672" w:rsidDel="00314C48">
          <w:rPr>
            <w:rFonts w:ascii="Arial" w:hAnsi="Arial" w:cs="Arial"/>
            <w:sz w:val="24"/>
            <w:szCs w:val="24"/>
          </w:rPr>
          <w:delText>,</w:delText>
        </w:r>
      </w:del>
      <w:r w:rsidRPr="00944672">
        <w:rPr>
          <w:rFonts w:ascii="Arial" w:hAnsi="Arial" w:cs="Arial"/>
          <w:sz w:val="24"/>
          <w:szCs w:val="24"/>
        </w:rPr>
        <w:t xml:space="preserve"> bitte über eine weitere Expedition in Somalia, direkt südlich des Horns sprechen.</w:t>
      </w:r>
    </w:p>
    <w:p w14:paraId="4B3CE33F"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79E6C804"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Zentrale</w:t>
      </w:r>
    </w:p>
    <w:p w14:paraId="25944361"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w:t>
      </w:r>
    </w:p>
    <w:p w14:paraId="43E9B8E1" w14:textId="17DD6216"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Am nächsten Morgen </w:t>
      </w:r>
      <w:commentRangeStart w:id="13828"/>
      <w:del w:id="13829" w:author="Lektorat Bauer" w:date="2025-03-07T12:01:00Z" w16du:dateUtc="2025-03-07T11:01:00Z">
        <w:r w:rsidRPr="00944672" w:rsidDel="005160EC">
          <w:rPr>
            <w:rFonts w:ascii="Arial" w:hAnsi="Arial" w:cs="Arial"/>
            <w:sz w:val="24"/>
            <w:szCs w:val="24"/>
          </w:rPr>
          <w:delText>schwebte</w:delText>
        </w:r>
      </w:del>
      <w:commentRangeEnd w:id="13828"/>
      <w:r w:rsidR="005160EC">
        <w:rPr>
          <w:rStyle w:val="Kommentarzeichen"/>
        </w:rPr>
        <w:commentReference w:id="13828"/>
      </w:r>
      <w:del w:id="13830" w:author="Lektorat Bauer" w:date="2025-03-07T12:01:00Z" w16du:dateUtc="2025-03-07T11:01:00Z">
        <w:r w:rsidRPr="00944672" w:rsidDel="005160EC">
          <w:rPr>
            <w:rFonts w:ascii="Arial" w:hAnsi="Arial" w:cs="Arial"/>
            <w:sz w:val="24"/>
            <w:szCs w:val="24"/>
          </w:rPr>
          <w:delText xml:space="preserve"> </w:delText>
        </w:r>
      </w:del>
      <w:ins w:id="13831" w:author="Lektorat Bauer" w:date="2025-03-07T12:01:00Z" w16du:dateUtc="2025-03-07T11:01:00Z">
        <w:r w:rsidR="005160EC">
          <w:rPr>
            <w:rFonts w:ascii="Arial" w:hAnsi="Arial" w:cs="Arial"/>
            <w:sz w:val="24"/>
            <w:szCs w:val="24"/>
          </w:rPr>
          <w:t>landete</w:t>
        </w:r>
        <w:r w:rsidR="005160EC" w:rsidRPr="00944672">
          <w:rPr>
            <w:rFonts w:ascii="Arial" w:hAnsi="Arial" w:cs="Arial"/>
            <w:sz w:val="24"/>
            <w:szCs w:val="24"/>
          </w:rPr>
          <w:t xml:space="preserve"> </w:t>
        </w:r>
      </w:ins>
      <w:r w:rsidRPr="00944672">
        <w:rPr>
          <w:rFonts w:ascii="Arial" w:hAnsi="Arial" w:cs="Arial"/>
          <w:sz w:val="24"/>
          <w:szCs w:val="24"/>
        </w:rPr>
        <w:t xml:space="preserve">eine Embraer Phenom 300 aus Marrakesch </w:t>
      </w:r>
      <w:del w:id="13832" w:author="Lektorat Bauer" w:date="2025-03-07T12:01:00Z" w16du:dateUtc="2025-03-07T11:01:00Z">
        <w:r w:rsidRPr="00944672" w:rsidDel="005160EC">
          <w:rPr>
            <w:rFonts w:ascii="Arial" w:hAnsi="Arial" w:cs="Arial"/>
            <w:sz w:val="24"/>
            <w:szCs w:val="24"/>
          </w:rPr>
          <w:delText xml:space="preserve">am </w:delText>
        </w:r>
      </w:del>
      <w:ins w:id="13833" w:author="Lektorat Bauer" w:date="2025-03-07T12:01:00Z" w16du:dateUtc="2025-03-07T11:01:00Z">
        <w:r w:rsidR="005160EC">
          <w:rPr>
            <w:rFonts w:ascii="Arial" w:hAnsi="Arial" w:cs="Arial"/>
            <w:sz w:val="24"/>
            <w:szCs w:val="24"/>
          </w:rPr>
          <w:t>auf dem</w:t>
        </w:r>
        <w:r w:rsidR="005160EC" w:rsidRPr="00944672">
          <w:rPr>
            <w:rFonts w:ascii="Arial" w:hAnsi="Arial" w:cs="Arial"/>
            <w:sz w:val="24"/>
            <w:szCs w:val="24"/>
          </w:rPr>
          <w:t xml:space="preserve"> </w:t>
        </w:r>
      </w:ins>
      <w:r w:rsidRPr="00944672">
        <w:rPr>
          <w:rFonts w:ascii="Arial" w:hAnsi="Arial" w:cs="Arial"/>
          <w:sz w:val="24"/>
          <w:szCs w:val="24"/>
        </w:rPr>
        <w:t>Flughafen von Ad-Dakhla</w:t>
      </w:r>
      <w:del w:id="13834" w:author="Lektorat Bauer" w:date="2025-03-07T12:01:00Z" w16du:dateUtc="2025-03-07T11:01:00Z">
        <w:r w:rsidRPr="00944672" w:rsidDel="005160EC">
          <w:rPr>
            <w:rFonts w:ascii="Arial" w:hAnsi="Arial" w:cs="Arial"/>
            <w:sz w:val="24"/>
            <w:szCs w:val="24"/>
          </w:rPr>
          <w:delText xml:space="preserve"> ein</w:delText>
        </w:r>
      </w:del>
      <w:r w:rsidRPr="00944672">
        <w:rPr>
          <w:rFonts w:ascii="Arial" w:hAnsi="Arial" w:cs="Arial"/>
          <w:sz w:val="24"/>
          <w:szCs w:val="24"/>
        </w:rPr>
        <w:t xml:space="preserve">. Das Team um Dr. Benjamin Dingaka hatte die </w:t>
      </w:r>
      <w:r w:rsidRPr="00944672">
        <w:rPr>
          <w:rFonts w:ascii="Arial" w:hAnsi="Arial" w:cs="Arial"/>
          <w:sz w:val="24"/>
          <w:szCs w:val="24"/>
        </w:rPr>
        <w:lastRenderedPageBreak/>
        <w:t>Land Rover für einen sofortigen Aufbruch vorbereitet. Keiner war gewillt</w:t>
      </w:r>
      <w:ins w:id="13835" w:author="Lektorat Bauer" w:date="2025-03-07T12:01:00Z" w16du:dateUtc="2025-03-07T11:01:00Z">
        <w:r w:rsidR="005160EC">
          <w:rPr>
            <w:rFonts w:ascii="Arial" w:hAnsi="Arial" w:cs="Arial"/>
            <w:sz w:val="24"/>
            <w:szCs w:val="24"/>
          </w:rPr>
          <w:t>,</w:t>
        </w:r>
      </w:ins>
      <w:r w:rsidRPr="00944672">
        <w:rPr>
          <w:rFonts w:ascii="Arial" w:hAnsi="Arial" w:cs="Arial"/>
          <w:sz w:val="24"/>
          <w:szCs w:val="24"/>
        </w:rPr>
        <w:t xml:space="preserve"> noch mehr Zeit zu verlieren.</w:t>
      </w:r>
    </w:p>
    <w:p w14:paraId="78666501"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Kurz nach der Landung hatte Dr. Sun Park ihr Gepäck, einen Seesack und die obligatorische Laptoptasche</w:t>
      </w:r>
      <w:del w:id="13836" w:author="Lektorat Bauer" w:date="2025-03-07T12:01:00Z" w16du:dateUtc="2025-03-07T11:01:00Z">
        <w:r w:rsidRPr="00944672" w:rsidDel="005160EC">
          <w:rPr>
            <w:rFonts w:ascii="Arial" w:hAnsi="Arial" w:cs="Arial"/>
            <w:sz w:val="24"/>
            <w:szCs w:val="24"/>
          </w:rPr>
          <w:delText>,</w:delText>
        </w:r>
      </w:del>
      <w:r w:rsidRPr="00944672">
        <w:rPr>
          <w:rFonts w:ascii="Arial" w:hAnsi="Arial" w:cs="Arial"/>
          <w:sz w:val="24"/>
          <w:szCs w:val="24"/>
        </w:rPr>
        <w:t xml:space="preserve"> im Wagen verstaut und auf der Rückbank neben Bibi Platz genommen.</w:t>
      </w:r>
    </w:p>
    <w:p w14:paraId="0B3DCC54" w14:textId="55DCD022"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„Ich wurde gestern von meinem Forschungsauftrag in Marrakesch abberufen</w:t>
      </w:r>
      <w:ins w:id="13837" w:author="Lektorat Bauer" w:date="2025-03-07T13:58:00Z" w16du:dateUtc="2025-03-07T12:58:00Z">
        <w:r w:rsidR="00B60DA5">
          <w:rPr>
            <w:rFonts w:ascii="Arial" w:hAnsi="Arial" w:cs="Arial"/>
            <w:sz w:val="24"/>
            <w:szCs w:val="24"/>
          </w:rPr>
          <w:t>,</w:t>
        </w:r>
      </w:ins>
      <w:r w:rsidRPr="00944672">
        <w:rPr>
          <w:rFonts w:ascii="Arial" w:hAnsi="Arial" w:cs="Arial"/>
          <w:sz w:val="24"/>
          <w:szCs w:val="24"/>
        </w:rPr>
        <w:t xml:space="preserve"> um mich hier bei Ihnen einzufinden. Können Sie mir erklären, was ich hier soll, und was Sie hier machen?“</w:t>
      </w:r>
      <w:ins w:id="13838" w:author="Lektorat Bauer" w:date="2025-03-07T13:58:00Z" w16du:dateUtc="2025-03-07T12:58:00Z">
        <w:r w:rsidR="00B60DA5">
          <w:rPr>
            <w:rFonts w:ascii="Arial" w:hAnsi="Arial" w:cs="Arial"/>
            <w:sz w:val="24"/>
            <w:szCs w:val="24"/>
          </w:rPr>
          <w:t>,</w:t>
        </w:r>
      </w:ins>
      <w:r w:rsidRPr="00944672">
        <w:rPr>
          <w:rFonts w:ascii="Arial" w:hAnsi="Arial" w:cs="Arial"/>
          <w:sz w:val="24"/>
          <w:szCs w:val="24"/>
        </w:rPr>
        <w:t xml:space="preserve"> </w:t>
      </w:r>
      <w:ins w:id="13839" w:author="Lektorat Bauer" w:date="2025-03-07T13:58:00Z" w16du:dateUtc="2025-03-07T12:58:00Z">
        <w:r w:rsidR="00B60DA5">
          <w:rPr>
            <w:rFonts w:ascii="Arial" w:hAnsi="Arial" w:cs="Arial"/>
            <w:sz w:val="24"/>
            <w:szCs w:val="24"/>
          </w:rPr>
          <w:t>f</w:t>
        </w:r>
      </w:ins>
      <w:del w:id="13840" w:author="Lektorat Bauer" w:date="2025-03-07T13:58:00Z" w16du:dateUtc="2025-03-07T12:58:00Z">
        <w:r w:rsidRPr="00944672" w:rsidDel="00B60DA5">
          <w:rPr>
            <w:rFonts w:ascii="Arial" w:hAnsi="Arial" w:cs="Arial"/>
            <w:sz w:val="24"/>
            <w:szCs w:val="24"/>
          </w:rPr>
          <w:delText>F</w:delText>
        </w:r>
      </w:del>
      <w:r w:rsidRPr="00944672">
        <w:rPr>
          <w:rFonts w:ascii="Arial" w:hAnsi="Arial" w:cs="Arial"/>
          <w:sz w:val="24"/>
          <w:szCs w:val="24"/>
        </w:rPr>
        <w:t>ragte Sun Park in Richtung Vordersitze. Tia lenkte den Geländewagen vom Flughafengelände und fuhr entlang der Halbinsel, auf der Ad-Dhaka lag, Küstenstraße.  Kurz darauf bog sie auf die Wüstenstraße nach Awsarad ein.</w:t>
      </w:r>
    </w:p>
    <w:p w14:paraId="5CD47AD2" w14:textId="323FF5E2"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„Wir untersuchen die geografischen Gegebenheiten unterhalb des Sandes. Da die Westsahara von Marokko beansprucht wird und die Polisario ebenfalls Anspruch auf das Gebiet erhebet, werden von beiden Parteien Begleiter gestellt. Ihr Vorgänger hat sich durch Fehlverhalten ausgezeichnet, </w:t>
      </w:r>
      <w:del w:id="13841" w:author="Lektorat Bauer" w:date="2025-03-07T13:59:00Z" w16du:dateUtc="2025-03-07T12:59:00Z">
        <w:r w:rsidRPr="00944672" w:rsidDel="00B60DA5">
          <w:rPr>
            <w:rFonts w:ascii="Arial" w:hAnsi="Arial" w:cs="Arial"/>
            <w:sz w:val="24"/>
            <w:szCs w:val="24"/>
          </w:rPr>
          <w:delText xml:space="preserve">so das </w:delText>
        </w:r>
      </w:del>
      <w:ins w:id="13842" w:author="Lektorat Bauer" w:date="2025-03-07T13:59:00Z" w16du:dateUtc="2025-03-07T12:59:00Z">
        <w:r w:rsidR="00B60DA5">
          <w:rPr>
            <w:rFonts w:ascii="Arial" w:hAnsi="Arial" w:cs="Arial"/>
            <w:sz w:val="24"/>
            <w:szCs w:val="24"/>
          </w:rPr>
          <w:t xml:space="preserve">weshalb </w:t>
        </w:r>
      </w:ins>
      <w:r w:rsidRPr="00944672">
        <w:rPr>
          <w:rFonts w:ascii="Arial" w:hAnsi="Arial" w:cs="Arial"/>
          <w:sz w:val="24"/>
          <w:szCs w:val="24"/>
        </w:rPr>
        <w:t>wir ihm die Zusammenarbeit verweigert haben. Das marokkanische Ministerium haben wir entsprechend informiert und man beschloss</w:t>
      </w:r>
      <w:del w:id="13843" w:author="Lektorat Bauer" w:date="2025-03-07T13:59:00Z" w16du:dateUtc="2025-03-07T12:59:00Z">
        <w:r w:rsidRPr="00944672" w:rsidDel="00B60DA5">
          <w:rPr>
            <w:rFonts w:ascii="Arial" w:hAnsi="Arial" w:cs="Arial"/>
            <w:sz w:val="24"/>
            <w:szCs w:val="24"/>
          </w:rPr>
          <w:delText>en</w:delText>
        </w:r>
      </w:del>
      <w:ins w:id="13844" w:author="Lektorat Bauer" w:date="2025-03-07T13:59:00Z" w16du:dateUtc="2025-03-07T12:59:00Z">
        <w:r w:rsidR="00B60DA5">
          <w:rPr>
            <w:rFonts w:ascii="Arial" w:hAnsi="Arial" w:cs="Arial"/>
            <w:sz w:val="24"/>
            <w:szCs w:val="24"/>
          </w:rPr>
          <w:t>,</w:t>
        </w:r>
      </w:ins>
      <w:r w:rsidRPr="00944672">
        <w:rPr>
          <w:rFonts w:ascii="Arial" w:hAnsi="Arial" w:cs="Arial"/>
          <w:sz w:val="24"/>
          <w:szCs w:val="24"/>
        </w:rPr>
        <w:t xml:space="preserve"> Sie zu uns zu senden. Wir haben noch ungefähr drei Tage, dann sind wir mit der Arbeit fertig. Wir fahren jetzt in Richtung </w:t>
      </w:r>
      <w:del w:id="13845" w:author="Lektorat Bauer" w:date="2025-03-07T13:59:00Z" w16du:dateUtc="2025-03-07T12:59:00Z">
        <w:r w:rsidRPr="00944672" w:rsidDel="00B60DA5">
          <w:rPr>
            <w:rFonts w:ascii="Arial" w:hAnsi="Arial" w:cs="Arial"/>
            <w:sz w:val="24"/>
            <w:szCs w:val="24"/>
          </w:rPr>
          <w:delText xml:space="preserve">der </w:delText>
        </w:r>
      </w:del>
      <w:r w:rsidRPr="00944672">
        <w:rPr>
          <w:rFonts w:ascii="Arial" w:hAnsi="Arial" w:cs="Arial"/>
          <w:sz w:val="24"/>
          <w:szCs w:val="24"/>
        </w:rPr>
        <w:t>Awsarad. Werden aber weiter ins Landesinnere fahren, um uns dort umzusehen</w:t>
      </w:r>
      <w:del w:id="13846" w:author="Lektorat Bauer" w:date="2025-03-07T13:59:00Z" w16du:dateUtc="2025-03-07T12:59:00Z">
        <w:r w:rsidRPr="00944672" w:rsidDel="00B60DA5">
          <w:rPr>
            <w:rFonts w:ascii="Arial" w:hAnsi="Arial" w:cs="Arial"/>
            <w:sz w:val="24"/>
            <w:szCs w:val="24"/>
          </w:rPr>
          <w:delText>.</w:delText>
        </w:r>
      </w:del>
      <w:r w:rsidRPr="00944672">
        <w:rPr>
          <w:rFonts w:ascii="Arial" w:hAnsi="Arial" w:cs="Arial"/>
          <w:sz w:val="24"/>
          <w:szCs w:val="24"/>
        </w:rPr>
        <w:t>“</w:t>
      </w:r>
      <w:ins w:id="13847" w:author="Lektorat Bauer" w:date="2025-03-07T13:59:00Z" w16du:dateUtc="2025-03-07T12:59:00Z">
        <w:r w:rsidR="00B60DA5">
          <w:rPr>
            <w:rFonts w:ascii="Arial" w:hAnsi="Arial" w:cs="Arial"/>
            <w:sz w:val="24"/>
            <w:szCs w:val="24"/>
          </w:rPr>
          <w:t>,</w:t>
        </w:r>
      </w:ins>
      <w:r w:rsidRPr="00944672">
        <w:rPr>
          <w:rFonts w:ascii="Arial" w:hAnsi="Arial" w:cs="Arial"/>
          <w:sz w:val="24"/>
          <w:szCs w:val="24"/>
        </w:rPr>
        <w:t xml:space="preserve"> </w:t>
      </w:r>
      <w:del w:id="13848" w:author="Lektorat Bauer" w:date="2025-03-07T13:59:00Z" w16du:dateUtc="2025-03-07T12:59:00Z">
        <w:r w:rsidRPr="00944672" w:rsidDel="00B60DA5">
          <w:rPr>
            <w:rFonts w:ascii="Arial" w:hAnsi="Arial" w:cs="Arial"/>
            <w:sz w:val="24"/>
            <w:szCs w:val="24"/>
          </w:rPr>
          <w:delText xml:space="preserve">Fasste </w:delText>
        </w:r>
      </w:del>
      <w:ins w:id="13849" w:author="Lektorat Bauer" w:date="2025-03-07T13:59:00Z" w16du:dateUtc="2025-03-07T12:59:00Z">
        <w:r w:rsidR="00B60DA5">
          <w:rPr>
            <w:rFonts w:ascii="Arial" w:hAnsi="Arial" w:cs="Arial"/>
            <w:sz w:val="24"/>
            <w:szCs w:val="24"/>
          </w:rPr>
          <w:t>antwortete</w:t>
        </w:r>
        <w:r w:rsidR="00B60DA5" w:rsidRPr="00944672">
          <w:rPr>
            <w:rFonts w:ascii="Arial" w:hAnsi="Arial" w:cs="Arial"/>
            <w:sz w:val="24"/>
            <w:szCs w:val="24"/>
          </w:rPr>
          <w:t xml:space="preserve"> </w:t>
        </w:r>
      </w:ins>
      <w:r w:rsidRPr="00944672">
        <w:rPr>
          <w:rFonts w:ascii="Arial" w:hAnsi="Arial" w:cs="Arial"/>
          <w:sz w:val="24"/>
          <w:szCs w:val="24"/>
        </w:rPr>
        <w:t>Dr. Benjamin Dingaka</w:t>
      </w:r>
      <w:del w:id="13850" w:author="Lektorat Bauer" w:date="2025-03-07T13:59:00Z" w16du:dateUtc="2025-03-07T12:59:00Z">
        <w:r w:rsidRPr="00944672" w:rsidDel="00B60DA5">
          <w:rPr>
            <w:rFonts w:ascii="Arial" w:hAnsi="Arial" w:cs="Arial"/>
            <w:sz w:val="24"/>
            <w:szCs w:val="24"/>
          </w:rPr>
          <w:delText xml:space="preserve"> </w:delText>
        </w:r>
        <w:commentRangeStart w:id="13851"/>
        <w:r w:rsidRPr="00944672" w:rsidDel="00B60DA5">
          <w:rPr>
            <w:rFonts w:ascii="Arial" w:hAnsi="Arial" w:cs="Arial"/>
            <w:sz w:val="24"/>
            <w:szCs w:val="24"/>
          </w:rPr>
          <w:delText>den geplanten Ablauf zusammen</w:delText>
        </w:r>
      </w:del>
      <w:commentRangeEnd w:id="13851"/>
      <w:r w:rsidR="00B60DA5">
        <w:rPr>
          <w:rStyle w:val="Kommentarzeichen"/>
        </w:rPr>
        <w:commentReference w:id="13851"/>
      </w:r>
      <w:r w:rsidRPr="00944672">
        <w:rPr>
          <w:rFonts w:ascii="Arial" w:hAnsi="Arial" w:cs="Arial"/>
          <w:sz w:val="24"/>
          <w:szCs w:val="24"/>
        </w:rPr>
        <w:t xml:space="preserve">. </w:t>
      </w:r>
    </w:p>
    <w:p w14:paraId="1CF1DB43" w14:textId="77777777" w:rsidR="00B60DA5" w:rsidRDefault="00944672" w:rsidP="00623B68">
      <w:pPr>
        <w:autoSpaceDE w:val="0"/>
        <w:autoSpaceDN w:val="0"/>
        <w:adjustRightInd w:val="0"/>
        <w:spacing w:after="0" w:line="360" w:lineRule="auto"/>
        <w:ind w:firstLine="227"/>
        <w:jc w:val="both"/>
        <w:rPr>
          <w:ins w:id="13852" w:author="Lektorat Bauer" w:date="2025-03-07T14:00:00Z" w16du:dateUtc="2025-03-07T13:00:00Z"/>
          <w:rFonts w:ascii="Arial" w:hAnsi="Arial" w:cs="Arial"/>
          <w:sz w:val="24"/>
          <w:szCs w:val="24"/>
        </w:rPr>
      </w:pPr>
      <w:r w:rsidRPr="00944672">
        <w:rPr>
          <w:rFonts w:ascii="Arial" w:hAnsi="Arial" w:cs="Arial"/>
          <w:sz w:val="24"/>
          <w:szCs w:val="24"/>
        </w:rPr>
        <w:t>„Sie sind nicht begeistert, dass ich sie jetzt begleite, oder?“</w:t>
      </w:r>
      <w:del w:id="13853" w:author="Lektorat Bauer" w:date="2025-03-07T14:00:00Z" w16du:dateUtc="2025-03-07T13:00:00Z">
        <w:r w:rsidRPr="00944672" w:rsidDel="00B60DA5">
          <w:rPr>
            <w:rFonts w:ascii="Arial" w:hAnsi="Arial" w:cs="Arial"/>
            <w:sz w:val="24"/>
            <w:szCs w:val="24"/>
          </w:rPr>
          <w:delText xml:space="preserve"> Fragte Sun Park nach.</w:delText>
        </w:r>
      </w:del>
    </w:p>
    <w:p w14:paraId="5E78AEFE" w14:textId="3EBFB1C5"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del w:id="13854" w:author="Lektorat Bauer" w:date="2025-03-07T14:00:00Z" w16du:dateUtc="2025-03-07T13:00:00Z">
        <w:r w:rsidRPr="00944672" w:rsidDel="00B60DA5">
          <w:rPr>
            <w:rFonts w:ascii="Arial" w:hAnsi="Arial" w:cs="Arial"/>
            <w:sz w:val="24"/>
            <w:szCs w:val="24"/>
          </w:rPr>
          <w:delText xml:space="preserve"> </w:delText>
        </w:r>
      </w:del>
      <w:r w:rsidRPr="00944672">
        <w:rPr>
          <w:rFonts w:ascii="Arial" w:hAnsi="Arial" w:cs="Arial"/>
          <w:sz w:val="24"/>
          <w:szCs w:val="24"/>
        </w:rPr>
        <w:t>„Nicht wirklich</w:t>
      </w:r>
      <w:commentRangeStart w:id="13855"/>
      <w:r w:rsidRPr="00944672">
        <w:rPr>
          <w:rFonts w:ascii="Arial" w:hAnsi="Arial" w:cs="Arial"/>
          <w:sz w:val="24"/>
          <w:szCs w:val="24"/>
        </w:rPr>
        <w:t>. Hätten wir nicht auf Sie warten müssen, wären wir</w:t>
      </w:r>
      <w:ins w:id="13856" w:author="Lektorat Bauer" w:date="2025-03-07T14:00:00Z" w16du:dateUtc="2025-03-07T13:00:00Z">
        <w:r w:rsidR="00E65FCA">
          <w:rPr>
            <w:rFonts w:ascii="Arial" w:hAnsi="Arial" w:cs="Arial"/>
            <w:sz w:val="24"/>
            <w:szCs w:val="24"/>
          </w:rPr>
          <w:t xml:space="preserve"> längst</w:t>
        </w:r>
      </w:ins>
      <w:r w:rsidRPr="00944672">
        <w:rPr>
          <w:rFonts w:ascii="Arial" w:hAnsi="Arial" w:cs="Arial"/>
          <w:sz w:val="24"/>
          <w:szCs w:val="24"/>
        </w:rPr>
        <w:t xml:space="preserve"> fertig und hätten uns um das nächste Projekt gekümmert</w:t>
      </w:r>
      <w:commentRangeEnd w:id="13855"/>
      <w:r w:rsidR="00E65FCA">
        <w:rPr>
          <w:rStyle w:val="Kommentarzeichen"/>
        </w:rPr>
        <w:commentReference w:id="13855"/>
      </w:r>
      <w:del w:id="13857" w:author="Lektorat Bauer" w:date="2025-03-07T14:00:00Z" w16du:dateUtc="2025-03-07T13:00:00Z">
        <w:r w:rsidRPr="00944672" w:rsidDel="00E65FCA">
          <w:rPr>
            <w:rFonts w:ascii="Arial" w:hAnsi="Arial" w:cs="Arial"/>
            <w:sz w:val="24"/>
            <w:szCs w:val="24"/>
          </w:rPr>
          <w:delText>.</w:delText>
        </w:r>
      </w:del>
      <w:r w:rsidRPr="00944672">
        <w:rPr>
          <w:rFonts w:ascii="Arial" w:hAnsi="Arial" w:cs="Arial"/>
          <w:sz w:val="24"/>
          <w:szCs w:val="24"/>
        </w:rPr>
        <w:t>“</w:t>
      </w:r>
      <w:ins w:id="13858" w:author="Lektorat Bauer" w:date="2025-03-07T14:00:00Z" w16du:dateUtc="2025-03-07T13:00:00Z">
        <w:r w:rsidR="00E65FCA">
          <w:rPr>
            <w:rFonts w:ascii="Arial" w:hAnsi="Arial" w:cs="Arial"/>
            <w:sz w:val="24"/>
            <w:szCs w:val="24"/>
          </w:rPr>
          <w:t>,</w:t>
        </w:r>
      </w:ins>
      <w:r w:rsidRPr="00944672">
        <w:rPr>
          <w:rFonts w:ascii="Arial" w:hAnsi="Arial" w:cs="Arial"/>
          <w:sz w:val="24"/>
          <w:szCs w:val="24"/>
        </w:rPr>
        <w:t xml:space="preserve"> </w:t>
      </w:r>
      <w:ins w:id="13859" w:author="Lektorat Bauer" w:date="2025-03-07T14:00:00Z" w16du:dateUtc="2025-03-07T13:00:00Z">
        <w:r w:rsidR="00E65FCA">
          <w:rPr>
            <w:rFonts w:ascii="Arial" w:hAnsi="Arial" w:cs="Arial"/>
            <w:sz w:val="24"/>
            <w:szCs w:val="24"/>
          </w:rPr>
          <w:t>a</w:t>
        </w:r>
      </w:ins>
      <w:del w:id="13860" w:author="Lektorat Bauer" w:date="2025-03-07T14:00:00Z" w16du:dateUtc="2025-03-07T13:00:00Z">
        <w:r w:rsidRPr="00944672" w:rsidDel="00E65FCA">
          <w:rPr>
            <w:rFonts w:ascii="Arial" w:hAnsi="Arial" w:cs="Arial"/>
            <w:sz w:val="24"/>
            <w:szCs w:val="24"/>
          </w:rPr>
          <w:delText>A</w:delText>
        </w:r>
      </w:del>
      <w:r w:rsidRPr="00944672">
        <w:rPr>
          <w:rFonts w:ascii="Arial" w:hAnsi="Arial" w:cs="Arial"/>
          <w:sz w:val="24"/>
          <w:szCs w:val="24"/>
        </w:rPr>
        <w:t>ntwortete Dingaka kurz angebunden.</w:t>
      </w:r>
    </w:p>
    <w:p w14:paraId="5A55475F" w14:textId="77777777" w:rsidR="00E65FCA" w:rsidRDefault="00944672" w:rsidP="00623B68">
      <w:pPr>
        <w:autoSpaceDE w:val="0"/>
        <w:autoSpaceDN w:val="0"/>
        <w:adjustRightInd w:val="0"/>
        <w:spacing w:after="0" w:line="360" w:lineRule="auto"/>
        <w:ind w:firstLine="227"/>
        <w:jc w:val="both"/>
        <w:rPr>
          <w:ins w:id="13861" w:author="Lektorat Bauer" w:date="2025-03-07T14:01:00Z" w16du:dateUtc="2025-03-07T13:01:00Z"/>
          <w:rFonts w:ascii="Arial" w:hAnsi="Arial" w:cs="Arial"/>
          <w:sz w:val="24"/>
          <w:szCs w:val="24"/>
        </w:rPr>
      </w:pPr>
      <w:r w:rsidRPr="00944672">
        <w:rPr>
          <w:rFonts w:ascii="Arial" w:hAnsi="Arial" w:cs="Arial"/>
          <w:sz w:val="24"/>
          <w:szCs w:val="24"/>
        </w:rPr>
        <w:t xml:space="preserve">Sun Park drehte sich zu Bibi und fragte: „Ist er immer so?“ </w:t>
      </w:r>
    </w:p>
    <w:p w14:paraId="1D32D0D1" w14:textId="77777777" w:rsidR="00E65FCA" w:rsidRDefault="00944672" w:rsidP="00623B68">
      <w:pPr>
        <w:autoSpaceDE w:val="0"/>
        <w:autoSpaceDN w:val="0"/>
        <w:adjustRightInd w:val="0"/>
        <w:spacing w:after="0" w:line="360" w:lineRule="auto"/>
        <w:ind w:firstLine="227"/>
        <w:jc w:val="both"/>
        <w:rPr>
          <w:ins w:id="13862" w:author="Lektorat Bauer" w:date="2025-03-07T14:01:00Z" w16du:dateUtc="2025-03-07T13:01:00Z"/>
          <w:rFonts w:ascii="Arial" w:hAnsi="Arial" w:cs="Arial"/>
          <w:sz w:val="24"/>
          <w:szCs w:val="24"/>
        </w:rPr>
      </w:pPr>
      <w:r w:rsidRPr="00944672">
        <w:rPr>
          <w:rFonts w:ascii="Arial" w:hAnsi="Arial" w:cs="Arial"/>
          <w:sz w:val="24"/>
          <w:szCs w:val="24"/>
        </w:rPr>
        <w:t xml:space="preserve">„Nein, er ist ein ganz umgänglicher Typ. Nur ist er genervt, weil sich die Arbeit verzögert.“ </w:t>
      </w:r>
    </w:p>
    <w:p w14:paraId="474E2FA7" w14:textId="77777777" w:rsidR="00E65FCA" w:rsidRDefault="00944672" w:rsidP="00623B68">
      <w:pPr>
        <w:autoSpaceDE w:val="0"/>
        <w:autoSpaceDN w:val="0"/>
        <w:adjustRightInd w:val="0"/>
        <w:spacing w:after="0" w:line="360" w:lineRule="auto"/>
        <w:ind w:firstLine="227"/>
        <w:jc w:val="both"/>
        <w:rPr>
          <w:ins w:id="13863" w:author="Lektorat Bauer" w:date="2025-03-07T14:01:00Z" w16du:dateUtc="2025-03-07T13:01:00Z"/>
          <w:rFonts w:ascii="Arial" w:hAnsi="Arial" w:cs="Arial"/>
          <w:sz w:val="24"/>
          <w:szCs w:val="24"/>
        </w:rPr>
      </w:pPr>
      <w:r w:rsidRPr="00944672">
        <w:rPr>
          <w:rFonts w:ascii="Arial" w:hAnsi="Arial" w:cs="Arial"/>
          <w:sz w:val="24"/>
          <w:szCs w:val="24"/>
        </w:rPr>
        <w:t xml:space="preserve">„Das kann ich verstehen. Sie haben schon mehrere Projekte zusammen gemacht? Wo waren Sie?“ </w:t>
      </w:r>
    </w:p>
    <w:p w14:paraId="707FE652" w14:textId="77777777" w:rsidR="00E65FCA" w:rsidRDefault="00944672" w:rsidP="00623B68">
      <w:pPr>
        <w:autoSpaceDE w:val="0"/>
        <w:autoSpaceDN w:val="0"/>
        <w:adjustRightInd w:val="0"/>
        <w:spacing w:after="0" w:line="360" w:lineRule="auto"/>
        <w:ind w:firstLine="227"/>
        <w:jc w:val="both"/>
        <w:rPr>
          <w:ins w:id="13864" w:author="Lektorat Bauer" w:date="2025-03-07T14:01:00Z" w16du:dateUtc="2025-03-07T13:01:00Z"/>
          <w:rFonts w:ascii="Arial" w:hAnsi="Arial" w:cs="Arial"/>
          <w:sz w:val="24"/>
          <w:szCs w:val="24"/>
        </w:rPr>
      </w:pPr>
      <w:r w:rsidRPr="00944672">
        <w:rPr>
          <w:rFonts w:ascii="Arial" w:hAnsi="Arial" w:cs="Arial"/>
          <w:sz w:val="24"/>
          <w:szCs w:val="24"/>
        </w:rPr>
        <w:t xml:space="preserve">„Also, das erste gemeinsame Projekt hatten wir in Libyen. Von dort ging es nach Algerien und jetzt sind wir hier.“ </w:t>
      </w:r>
    </w:p>
    <w:p w14:paraId="316719E6" w14:textId="77777777" w:rsidR="00E65FCA" w:rsidRDefault="00944672" w:rsidP="00623B68">
      <w:pPr>
        <w:autoSpaceDE w:val="0"/>
        <w:autoSpaceDN w:val="0"/>
        <w:adjustRightInd w:val="0"/>
        <w:spacing w:after="0" w:line="360" w:lineRule="auto"/>
        <w:ind w:firstLine="227"/>
        <w:jc w:val="both"/>
        <w:rPr>
          <w:ins w:id="13865" w:author="Lektorat Bauer" w:date="2025-03-07T14:01:00Z" w16du:dateUtc="2025-03-07T13:01:00Z"/>
          <w:rFonts w:ascii="Arial" w:hAnsi="Arial" w:cs="Arial"/>
          <w:sz w:val="24"/>
          <w:szCs w:val="24"/>
        </w:rPr>
      </w:pPr>
      <w:r w:rsidRPr="00944672">
        <w:rPr>
          <w:rFonts w:ascii="Arial" w:hAnsi="Arial" w:cs="Arial"/>
          <w:sz w:val="24"/>
          <w:szCs w:val="24"/>
        </w:rPr>
        <w:t>„Und? Sieht der Sand hier anders aus?“</w:t>
      </w:r>
      <w:ins w:id="13866" w:author="Lektorat Bauer" w:date="2025-03-07T14:01:00Z" w16du:dateUtc="2025-03-07T13:01:00Z">
        <w:r w:rsidR="00E65FCA">
          <w:rPr>
            <w:rFonts w:ascii="Arial" w:hAnsi="Arial" w:cs="Arial"/>
            <w:sz w:val="24"/>
            <w:szCs w:val="24"/>
          </w:rPr>
          <w:t>,</w:t>
        </w:r>
      </w:ins>
      <w:r w:rsidRPr="00944672">
        <w:rPr>
          <w:rFonts w:ascii="Arial" w:hAnsi="Arial" w:cs="Arial"/>
          <w:sz w:val="24"/>
          <w:szCs w:val="24"/>
        </w:rPr>
        <w:t xml:space="preserve"> </w:t>
      </w:r>
      <w:ins w:id="13867" w:author="Lektorat Bauer" w:date="2025-03-07T14:01:00Z" w16du:dateUtc="2025-03-07T13:01:00Z">
        <w:r w:rsidR="00E65FCA">
          <w:rPr>
            <w:rFonts w:ascii="Arial" w:hAnsi="Arial" w:cs="Arial"/>
            <w:sz w:val="24"/>
            <w:szCs w:val="24"/>
          </w:rPr>
          <w:t>f</w:t>
        </w:r>
      </w:ins>
      <w:del w:id="13868" w:author="Lektorat Bauer" w:date="2025-03-07T14:01:00Z" w16du:dateUtc="2025-03-07T13:01:00Z">
        <w:r w:rsidRPr="00944672" w:rsidDel="00E65FCA">
          <w:rPr>
            <w:rFonts w:ascii="Arial" w:hAnsi="Arial" w:cs="Arial"/>
            <w:sz w:val="24"/>
            <w:szCs w:val="24"/>
          </w:rPr>
          <w:delText>F</w:delText>
        </w:r>
      </w:del>
      <w:r w:rsidRPr="00944672">
        <w:rPr>
          <w:rFonts w:ascii="Arial" w:hAnsi="Arial" w:cs="Arial"/>
          <w:sz w:val="24"/>
          <w:szCs w:val="24"/>
        </w:rPr>
        <w:t xml:space="preserve">ragte Sun Park mit einem Grinsen. </w:t>
      </w:r>
    </w:p>
    <w:p w14:paraId="2999DE89" w14:textId="77777777" w:rsidR="00E65FCA" w:rsidRDefault="00944672" w:rsidP="00623B68">
      <w:pPr>
        <w:autoSpaceDE w:val="0"/>
        <w:autoSpaceDN w:val="0"/>
        <w:adjustRightInd w:val="0"/>
        <w:spacing w:after="0" w:line="360" w:lineRule="auto"/>
        <w:ind w:firstLine="227"/>
        <w:jc w:val="both"/>
        <w:rPr>
          <w:ins w:id="13869" w:author="Lektorat Bauer" w:date="2025-03-07T14:01:00Z" w16du:dateUtc="2025-03-07T13:01:00Z"/>
          <w:rFonts w:ascii="Arial" w:hAnsi="Arial" w:cs="Arial"/>
          <w:sz w:val="24"/>
          <w:szCs w:val="24"/>
        </w:rPr>
      </w:pPr>
      <w:r w:rsidRPr="00944672">
        <w:rPr>
          <w:rFonts w:ascii="Arial" w:hAnsi="Arial" w:cs="Arial"/>
          <w:sz w:val="24"/>
          <w:szCs w:val="24"/>
        </w:rPr>
        <w:lastRenderedPageBreak/>
        <w:t>„Da Sie Geologin sind, war das eine</w:t>
      </w:r>
      <w:del w:id="13870" w:author="Lektorat Bauer" w:date="2025-03-07T14:01:00Z" w16du:dateUtc="2025-03-07T13:01:00Z">
        <w:r w:rsidRPr="00944672" w:rsidDel="00E65FCA">
          <w:rPr>
            <w:rFonts w:ascii="Arial" w:hAnsi="Arial" w:cs="Arial"/>
            <w:sz w:val="24"/>
            <w:szCs w:val="24"/>
          </w:rPr>
          <w:delText>n</w:delText>
        </w:r>
      </w:del>
      <w:r w:rsidRPr="00944672">
        <w:rPr>
          <w:rFonts w:ascii="Arial" w:hAnsi="Arial" w:cs="Arial"/>
          <w:sz w:val="24"/>
          <w:szCs w:val="24"/>
        </w:rPr>
        <w:t xml:space="preserve"> Fangfrage</w:t>
      </w:r>
      <w:del w:id="13871" w:author="Lektorat Bauer" w:date="2025-03-07T14:01:00Z" w16du:dateUtc="2025-03-07T13:01:00Z">
        <w:r w:rsidRPr="00944672" w:rsidDel="00E65FCA">
          <w:rPr>
            <w:rFonts w:ascii="Arial" w:hAnsi="Arial" w:cs="Arial"/>
            <w:sz w:val="24"/>
            <w:szCs w:val="24"/>
          </w:rPr>
          <w:delText>.</w:delText>
        </w:r>
      </w:del>
      <w:r w:rsidRPr="00944672">
        <w:rPr>
          <w:rFonts w:ascii="Arial" w:hAnsi="Arial" w:cs="Arial"/>
          <w:sz w:val="24"/>
          <w:szCs w:val="24"/>
        </w:rPr>
        <w:t>“</w:t>
      </w:r>
      <w:ins w:id="13872" w:author="Lektorat Bauer" w:date="2025-03-07T14:01:00Z" w16du:dateUtc="2025-03-07T13:01:00Z">
        <w:r w:rsidR="00E65FCA">
          <w:rPr>
            <w:rFonts w:ascii="Arial" w:hAnsi="Arial" w:cs="Arial"/>
            <w:sz w:val="24"/>
            <w:szCs w:val="24"/>
          </w:rPr>
          <w:t>,</w:t>
        </w:r>
      </w:ins>
      <w:r w:rsidRPr="00944672">
        <w:rPr>
          <w:rFonts w:ascii="Arial" w:hAnsi="Arial" w:cs="Arial"/>
          <w:sz w:val="24"/>
          <w:szCs w:val="24"/>
        </w:rPr>
        <w:t xml:space="preserve"> </w:t>
      </w:r>
      <w:ins w:id="13873" w:author="Lektorat Bauer" w:date="2025-03-07T14:01:00Z" w16du:dateUtc="2025-03-07T13:01:00Z">
        <w:r w:rsidR="00E65FCA">
          <w:rPr>
            <w:rFonts w:ascii="Arial" w:hAnsi="Arial" w:cs="Arial"/>
            <w:sz w:val="24"/>
            <w:szCs w:val="24"/>
          </w:rPr>
          <w:t>s</w:t>
        </w:r>
      </w:ins>
      <w:del w:id="13874" w:author="Lektorat Bauer" w:date="2025-03-07T14:01:00Z" w16du:dateUtc="2025-03-07T13:01:00Z">
        <w:r w:rsidRPr="00944672" w:rsidDel="00E65FCA">
          <w:rPr>
            <w:rFonts w:ascii="Arial" w:hAnsi="Arial" w:cs="Arial"/>
            <w:sz w:val="24"/>
            <w:szCs w:val="24"/>
          </w:rPr>
          <w:delText>S</w:delText>
        </w:r>
      </w:del>
      <w:r w:rsidRPr="00944672">
        <w:rPr>
          <w:rFonts w:ascii="Arial" w:hAnsi="Arial" w:cs="Arial"/>
          <w:sz w:val="24"/>
          <w:szCs w:val="24"/>
        </w:rPr>
        <w:t xml:space="preserve">tellte Bibi fest. „Aber ich kann Ihnen sagen, der Sand hier knirscht nicht so zwischen </w:t>
      </w:r>
      <w:ins w:id="13875" w:author="Lektorat Bauer" w:date="2025-03-07T14:01:00Z" w16du:dateUtc="2025-03-07T13:01:00Z">
        <w:r w:rsidR="00E65FCA">
          <w:rPr>
            <w:rFonts w:ascii="Arial" w:hAnsi="Arial" w:cs="Arial"/>
            <w:sz w:val="24"/>
            <w:szCs w:val="24"/>
          </w:rPr>
          <w:t xml:space="preserve">den </w:t>
        </w:r>
      </w:ins>
      <w:r w:rsidRPr="00944672">
        <w:rPr>
          <w:rFonts w:ascii="Arial" w:hAnsi="Arial" w:cs="Arial"/>
          <w:sz w:val="24"/>
          <w:szCs w:val="24"/>
        </w:rPr>
        <w:t>Zehen, das</w:t>
      </w:r>
      <w:del w:id="13876" w:author="Lektorat Bauer" w:date="2025-03-07T14:01:00Z" w16du:dateUtc="2025-03-07T13:01:00Z">
        <w:r w:rsidRPr="00944672" w:rsidDel="00E65FCA">
          <w:rPr>
            <w:rFonts w:ascii="Arial" w:hAnsi="Arial" w:cs="Arial"/>
            <w:sz w:val="24"/>
            <w:szCs w:val="24"/>
          </w:rPr>
          <w:delText>s</w:delText>
        </w:r>
      </w:del>
      <w:r w:rsidRPr="00944672">
        <w:rPr>
          <w:rFonts w:ascii="Arial" w:hAnsi="Arial" w:cs="Arial"/>
          <w:sz w:val="24"/>
          <w:szCs w:val="24"/>
        </w:rPr>
        <w:t xml:space="preserve"> war in Algerien echt schlimm.“ </w:t>
      </w:r>
    </w:p>
    <w:p w14:paraId="72F2EAFA" w14:textId="77777777" w:rsidR="00E65FCA" w:rsidRDefault="00944672" w:rsidP="00623B68">
      <w:pPr>
        <w:autoSpaceDE w:val="0"/>
        <w:autoSpaceDN w:val="0"/>
        <w:adjustRightInd w:val="0"/>
        <w:spacing w:after="0" w:line="360" w:lineRule="auto"/>
        <w:ind w:firstLine="227"/>
        <w:jc w:val="both"/>
        <w:rPr>
          <w:ins w:id="13877" w:author="Lektorat Bauer" w:date="2025-03-07T14:02:00Z" w16du:dateUtc="2025-03-07T13:02:00Z"/>
          <w:rFonts w:ascii="Arial" w:hAnsi="Arial" w:cs="Arial"/>
          <w:sz w:val="24"/>
          <w:szCs w:val="24"/>
        </w:rPr>
      </w:pPr>
      <w:r w:rsidRPr="00944672">
        <w:rPr>
          <w:rFonts w:ascii="Arial" w:hAnsi="Arial" w:cs="Arial"/>
          <w:sz w:val="24"/>
          <w:szCs w:val="24"/>
        </w:rPr>
        <w:t>„Touché</w:t>
      </w:r>
      <w:del w:id="13878" w:author="Lektorat Bauer" w:date="2025-03-07T14:01:00Z" w16du:dateUtc="2025-03-07T13:01:00Z">
        <w:r w:rsidRPr="00944672" w:rsidDel="00E65FCA">
          <w:rPr>
            <w:rFonts w:ascii="Arial" w:hAnsi="Arial" w:cs="Arial"/>
            <w:sz w:val="24"/>
            <w:szCs w:val="24"/>
          </w:rPr>
          <w:delText>.</w:delText>
        </w:r>
      </w:del>
      <w:r w:rsidRPr="00944672">
        <w:rPr>
          <w:rFonts w:ascii="Arial" w:hAnsi="Arial" w:cs="Arial"/>
          <w:sz w:val="24"/>
          <w:szCs w:val="24"/>
        </w:rPr>
        <w:t>“</w:t>
      </w:r>
      <w:ins w:id="13879" w:author="Lektorat Bauer" w:date="2025-03-07T14:02:00Z" w16du:dateUtc="2025-03-07T13:02:00Z">
        <w:r w:rsidR="00E65FCA">
          <w:rPr>
            <w:rFonts w:ascii="Arial" w:hAnsi="Arial" w:cs="Arial"/>
            <w:sz w:val="24"/>
            <w:szCs w:val="24"/>
          </w:rPr>
          <w:t>,</w:t>
        </w:r>
      </w:ins>
      <w:r w:rsidRPr="00944672">
        <w:rPr>
          <w:rFonts w:ascii="Arial" w:hAnsi="Arial" w:cs="Arial"/>
          <w:sz w:val="24"/>
          <w:szCs w:val="24"/>
        </w:rPr>
        <w:t xml:space="preserve"> </w:t>
      </w:r>
      <w:ins w:id="13880" w:author="Lektorat Bauer" w:date="2025-03-07T14:02:00Z" w16du:dateUtc="2025-03-07T13:02:00Z">
        <w:r w:rsidR="00E65FCA">
          <w:rPr>
            <w:rFonts w:ascii="Arial" w:hAnsi="Arial" w:cs="Arial"/>
            <w:sz w:val="24"/>
            <w:szCs w:val="24"/>
          </w:rPr>
          <w:t>a</w:t>
        </w:r>
      </w:ins>
      <w:del w:id="13881" w:author="Lektorat Bauer" w:date="2025-03-07T14:02:00Z" w16du:dateUtc="2025-03-07T13:02:00Z">
        <w:r w:rsidRPr="00944672" w:rsidDel="00E65FCA">
          <w:rPr>
            <w:rFonts w:ascii="Arial" w:hAnsi="Arial" w:cs="Arial"/>
            <w:sz w:val="24"/>
            <w:szCs w:val="24"/>
          </w:rPr>
          <w:delText>A</w:delText>
        </w:r>
      </w:del>
      <w:r w:rsidRPr="00944672">
        <w:rPr>
          <w:rFonts w:ascii="Arial" w:hAnsi="Arial" w:cs="Arial"/>
          <w:sz w:val="24"/>
          <w:szCs w:val="24"/>
        </w:rPr>
        <w:t xml:space="preserve">ntwortete Sun Park. „Dann frage ich direkt. Was dürfen oder wollen Sie mir sagen?“ </w:t>
      </w:r>
    </w:p>
    <w:p w14:paraId="06B98B8F" w14:textId="77777777" w:rsidR="00E65FCA" w:rsidRDefault="00944672" w:rsidP="00623B68">
      <w:pPr>
        <w:autoSpaceDE w:val="0"/>
        <w:autoSpaceDN w:val="0"/>
        <w:adjustRightInd w:val="0"/>
        <w:spacing w:after="0" w:line="360" w:lineRule="auto"/>
        <w:ind w:firstLine="227"/>
        <w:jc w:val="both"/>
        <w:rPr>
          <w:ins w:id="13882" w:author="Lektorat Bauer" w:date="2025-03-07T14:02:00Z" w16du:dateUtc="2025-03-07T13:02:00Z"/>
          <w:rFonts w:ascii="Arial" w:hAnsi="Arial" w:cs="Arial"/>
          <w:sz w:val="24"/>
          <w:szCs w:val="24"/>
        </w:rPr>
      </w:pPr>
      <w:r w:rsidRPr="00944672">
        <w:rPr>
          <w:rFonts w:ascii="Arial" w:hAnsi="Arial" w:cs="Arial"/>
          <w:sz w:val="24"/>
          <w:szCs w:val="24"/>
        </w:rPr>
        <w:t>Benjamin Dingaka dreht sich um</w:t>
      </w:r>
      <w:ins w:id="13883" w:author="Lektorat Bauer" w:date="2025-03-07T14:02:00Z" w16du:dateUtc="2025-03-07T13:02:00Z">
        <w:r w:rsidR="00E65FCA">
          <w:rPr>
            <w:rFonts w:ascii="Arial" w:hAnsi="Arial" w:cs="Arial"/>
            <w:sz w:val="24"/>
            <w:szCs w:val="24"/>
          </w:rPr>
          <w:t>.</w:t>
        </w:r>
      </w:ins>
      <w:r w:rsidRPr="00944672">
        <w:rPr>
          <w:rFonts w:ascii="Arial" w:hAnsi="Arial" w:cs="Arial"/>
          <w:sz w:val="24"/>
          <w:szCs w:val="24"/>
        </w:rPr>
        <w:t xml:space="preserve"> </w:t>
      </w:r>
      <w:del w:id="13884" w:author="Lektorat Bauer" w:date="2025-03-07T14:02:00Z" w16du:dateUtc="2025-03-07T13:02:00Z">
        <w:r w:rsidRPr="00944672" w:rsidDel="00E65FCA">
          <w:rPr>
            <w:rFonts w:ascii="Arial" w:hAnsi="Arial" w:cs="Arial"/>
            <w:sz w:val="24"/>
            <w:szCs w:val="24"/>
          </w:rPr>
          <w:delText xml:space="preserve">und sagte: </w:delText>
        </w:r>
      </w:del>
      <w:r w:rsidRPr="00944672">
        <w:rPr>
          <w:rFonts w:ascii="Arial" w:hAnsi="Arial" w:cs="Arial"/>
          <w:sz w:val="24"/>
          <w:szCs w:val="24"/>
        </w:rPr>
        <w:t xml:space="preserve">„Da liegt das eigentliche Problem. Wir haben einen ziemlich unpräzisen Auftrag erhalten. Wir sollen den geologischen Unterbau unter bestimmten Wüstenflächen untersuchen. Wenn das erledigt ist, dann geht es </w:t>
      </w:r>
      <w:ins w:id="13885" w:author="Lektorat Bauer" w:date="2025-03-07T14:02:00Z" w16du:dateUtc="2025-03-07T13:02:00Z">
        <w:r w:rsidR="00E65FCA">
          <w:rPr>
            <w:rFonts w:ascii="Arial" w:hAnsi="Arial" w:cs="Arial"/>
            <w:sz w:val="24"/>
            <w:szCs w:val="24"/>
          </w:rPr>
          <w:t xml:space="preserve">nach </w:t>
        </w:r>
      </w:ins>
      <w:r w:rsidRPr="00944672">
        <w:rPr>
          <w:rFonts w:ascii="Arial" w:hAnsi="Arial" w:cs="Arial"/>
          <w:sz w:val="24"/>
          <w:szCs w:val="24"/>
        </w:rPr>
        <w:t xml:space="preserve">Somalia an das Horn von Afrika und dann untersuchen wir die Geologie dort.“ </w:t>
      </w:r>
    </w:p>
    <w:p w14:paraId="7B1ABD6D" w14:textId="77777777" w:rsidR="00E65FCA" w:rsidRDefault="00944672" w:rsidP="00623B68">
      <w:pPr>
        <w:autoSpaceDE w:val="0"/>
        <w:autoSpaceDN w:val="0"/>
        <w:adjustRightInd w:val="0"/>
        <w:spacing w:after="0" w:line="360" w:lineRule="auto"/>
        <w:ind w:firstLine="227"/>
        <w:jc w:val="both"/>
        <w:rPr>
          <w:ins w:id="13886" w:author="Lektorat Bauer" w:date="2025-03-07T14:02:00Z" w16du:dateUtc="2025-03-07T13:02:00Z"/>
          <w:rFonts w:ascii="Arial" w:hAnsi="Arial" w:cs="Arial"/>
          <w:sz w:val="24"/>
          <w:szCs w:val="24"/>
        </w:rPr>
      </w:pPr>
      <w:r w:rsidRPr="00944672">
        <w:rPr>
          <w:rFonts w:ascii="Arial" w:hAnsi="Arial" w:cs="Arial"/>
          <w:sz w:val="24"/>
          <w:szCs w:val="24"/>
        </w:rPr>
        <w:t xml:space="preserve">„Oh. Da kommen Sie weit rum. Nur gut, dass Sie nie in irgendwelchen Gefahrengebieten arbeiten müssen.“ </w:t>
      </w:r>
    </w:p>
    <w:p w14:paraId="56DE24E8" w14:textId="5A4EB926"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„Eine Geologin mit Sinn für Humor. Die nächsten Tage können noch interessant werden.“ </w:t>
      </w:r>
      <w:del w:id="13887" w:author="Lektorat Bauer" w:date="2025-03-07T14:02:00Z" w16du:dateUtc="2025-03-07T13:02:00Z">
        <w:r w:rsidRPr="00944672" w:rsidDel="00E65FCA">
          <w:rPr>
            <w:rFonts w:ascii="Arial" w:hAnsi="Arial" w:cs="Arial"/>
            <w:sz w:val="24"/>
            <w:szCs w:val="24"/>
          </w:rPr>
          <w:delText xml:space="preserve">Lächelte </w:delText>
        </w:r>
      </w:del>
      <w:ins w:id="13888" w:author="Lektorat Bauer" w:date="2025-03-07T14:02:00Z" w16du:dateUtc="2025-03-07T13:02:00Z">
        <w:r w:rsidR="00E65FCA">
          <w:rPr>
            <w:rFonts w:ascii="Arial" w:hAnsi="Arial" w:cs="Arial"/>
            <w:sz w:val="24"/>
            <w:szCs w:val="24"/>
          </w:rPr>
          <w:t>Über</w:t>
        </w:r>
        <w:r w:rsidR="00E65FCA" w:rsidRPr="00944672">
          <w:rPr>
            <w:rFonts w:ascii="Arial" w:hAnsi="Arial" w:cs="Arial"/>
            <w:sz w:val="24"/>
            <w:szCs w:val="24"/>
          </w:rPr>
          <w:t xml:space="preserve"> </w:t>
        </w:r>
      </w:ins>
      <w:r w:rsidRPr="00944672">
        <w:rPr>
          <w:rFonts w:ascii="Arial" w:hAnsi="Arial" w:cs="Arial"/>
          <w:sz w:val="24"/>
          <w:szCs w:val="24"/>
        </w:rPr>
        <w:t xml:space="preserve">Dingaka </w:t>
      </w:r>
      <w:del w:id="13889" w:author="Lektorat Bauer" w:date="2025-03-07T14:02:00Z" w16du:dateUtc="2025-03-07T13:02:00Z">
        <w:r w:rsidRPr="00944672" w:rsidDel="00E65FCA">
          <w:rPr>
            <w:rFonts w:ascii="Arial" w:hAnsi="Arial" w:cs="Arial"/>
            <w:sz w:val="24"/>
            <w:szCs w:val="24"/>
          </w:rPr>
          <w:delText>zurück</w:delText>
        </w:r>
      </w:del>
      <w:ins w:id="13890" w:author="Lektorat Bauer" w:date="2025-03-07T14:02:00Z" w16du:dateUtc="2025-03-07T13:02:00Z">
        <w:r w:rsidR="00E65FCA">
          <w:rPr>
            <w:rFonts w:ascii="Arial" w:hAnsi="Arial" w:cs="Arial"/>
            <w:sz w:val="24"/>
            <w:szCs w:val="24"/>
          </w:rPr>
          <w:t xml:space="preserve">Gesicht huschte ein </w:t>
        </w:r>
        <w:commentRangeStart w:id="13891"/>
        <w:r w:rsidR="00E65FCA">
          <w:rPr>
            <w:rFonts w:ascii="Arial" w:hAnsi="Arial" w:cs="Arial"/>
            <w:sz w:val="24"/>
            <w:szCs w:val="24"/>
          </w:rPr>
          <w:t>Lächeln</w:t>
        </w:r>
        <w:commentRangeEnd w:id="13891"/>
        <w:r w:rsidR="00E65FCA">
          <w:rPr>
            <w:rStyle w:val="Kommentarzeichen"/>
          </w:rPr>
          <w:commentReference w:id="13891"/>
        </w:r>
      </w:ins>
      <w:r w:rsidRPr="00944672">
        <w:rPr>
          <w:rFonts w:ascii="Arial" w:hAnsi="Arial" w:cs="Arial"/>
          <w:sz w:val="24"/>
          <w:szCs w:val="24"/>
        </w:rPr>
        <w:t>.</w:t>
      </w:r>
    </w:p>
    <w:p w14:paraId="233AC1EF" w14:textId="2EE22709"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Nach drei Tagen in dem Gebiet rund um Awsar</w:t>
      </w:r>
      <w:ins w:id="13892" w:author="Lektorat Bauer" w:date="2025-03-07T14:03:00Z" w16du:dateUtc="2025-03-07T13:03:00Z">
        <w:r w:rsidR="00E65FCA">
          <w:rPr>
            <w:rFonts w:ascii="Arial" w:hAnsi="Arial" w:cs="Arial"/>
            <w:sz w:val="24"/>
            <w:szCs w:val="24"/>
          </w:rPr>
          <w:t>a</w:t>
        </w:r>
      </w:ins>
      <w:r w:rsidRPr="00944672">
        <w:rPr>
          <w:rFonts w:ascii="Arial" w:hAnsi="Arial" w:cs="Arial"/>
          <w:sz w:val="24"/>
          <w:szCs w:val="24"/>
        </w:rPr>
        <w:t xml:space="preserve">d machten Sie sich auf den Rückweg. „Wenn wir durch die Wüste fahren, können wir die Strecke abkürzen, aber mit zwei Jeeps einfach die </w:t>
      </w:r>
      <w:del w:id="13893" w:author="Lektorat Bauer" w:date="2025-03-07T14:03:00Z" w16du:dateUtc="2025-03-07T13:03:00Z">
        <w:r w:rsidRPr="00944672" w:rsidDel="00E65FCA">
          <w:rPr>
            <w:rFonts w:ascii="Arial" w:hAnsi="Arial" w:cs="Arial"/>
            <w:sz w:val="24"/>
            <w:szCs w:val="24"/>
          </w:rPr>
          <w:delText>Granze</w:delText>
        </w:r>
      </w:del>
      <w:ins w:id="13894" w:author="Lektorat Bauer" w:date="2025-03-07T14:03:00Z" w16du:dateUtc="2025-03-07T13:03:00Z">
        <w:r w:rsidR="00E65FCA" w:rsidRPr="00944672">
          <w:rPr>
            <w:rFonts w:ascii="Arial" w:hAnsi="Arial" w:cs="Arial"/>
            <w:sz w:val="24"/>
            <w:szCs w:val="24"/>
          </w:rPr>
          <w:t>Grenze</w:t>
        </w:r>
      </w:ins>
      <w:r w:rsidRPr="00944672">
        <w:rPr>
          <w:rFonts w:ascii="Arial" w:hAnsi="Arial" w:cs="Arial"/>
          <w:sz w:val="24"/>
          <w:szCs w:val="24"/>
        </w:rPr>
        <w:t xml:space="preserve"> nach Mauretanien </w:t>
      </w:r>
      <w:ins w:id="13895" w:author="Lektorat Bauer" w:date="2025-03-07T14:03:00Z" w16du:dateUtc="2025-03-07T13:03:00Z">
        <w:r w:rsidR="00E65FCA">
          <w:rPr>
            <w:rFonts w:ascii="Arial" w:hAnsi="Arial" w:cs="Arial"/>
            <w:sz w:val="24"/>
            <w:szCs w:val="24"/>
          </w:rPr>
          <w:t xml:space="preserve">zu </w:t>
        </w:r>
      </w:ins>
      <w:r w:rsidRPr="00944672">
        <w:rPr>
          <w:rFonts w:ascii="Arial" w:hAnsi="Arial" w:cs="Arial"/>
          <w:sz w:val="24"/>
          <w:szCs w:val="24"/>
        </w:rPr>
        <w:t>überschreiten</w:t>
      </w:r>
      <w:ins w:id="13896" w:author="Lektorat Bauer" w:date="2025-03-07T14:03:00Z" w16du:dateUtc="2025-03-07T13:03:00Z">
        <w:r w:rsidR="00E65FCA">
          <w:rPr>
            <w:rFonts w:ascii="Arial" w:hAnsi="Arial" w:cs="Arial"/>
            <w:sz w:val="24"/>
            <w:szCs w:val="24"/>
          </w:rPr>
          <w:t>,</w:t>
        </w:r>
      </w:ins>
      <w:r w:rsidRPr="00944672">
        <w:rPr>
          <w:rFonts w:ascii="Arial" w:hAnsi="Arial" w:cs="Arial"/>
          <w:sz w:val="24"/>
          <w:szCs w:val="24"/>
        </w:rPr>
        <w:t xml:space="preserve"> halte ich für keine gute Idee</w:t>
      </w:r>
      <w:del w:id="13897" w:author="Lektorat Bauer" w:date="2025-03-07T14:03:00Z" w16du:dateUtc="2025-03-07T13:03:00Z">
        <w:r w:rsidRPr="00944672" w:rsidDel="00E65FCA">
          <w:rPr>
            <w:rFonts w:ascii="Arial" w:hAnsi="Arial" w:cs="Arial"/>
            <w:sz w:val="24"/>
            <w:szCs w:val="24"/>
          </w:rPr>
          <w:delText>.</w:delText>
        </w:r>
      </w:del>
      <w:r w:rsidRPr="00944672">
        <w:rPr>
          <w:rFonts w:ascii="Arial" w:hAnsi="Arial" w:cs="Arial"/>
          <w:sz w:val="24"/>
          <w:szCs w:val="24"/>
        </w:rPr>
        <w:t>“</w:t>
      </w:r>
      <w:ins w:id="13898" w:author="Lektorat Bauer" w:date="2025-03-07T14:03:00Z" w16du:dateUtc="2025-03-07T13:03:00Z">
        <w:r w:rsidR="00E65FCA">
          <w:rPr>
            <w:rFonts w:ascii="Arial" w:hAnsi="Arial" w:cs="Arial"/>
            <w:sz w:val="24"/>
            <w:szCs w:val="24"/>
          </w:rPr>
          <w:t>,</w:t>
        </w:r>
      </w:ins>
      <w:r w:rsidRPr="00944672">
        <w:rPr>
          <w:rFonts w:ascii="Arial" w:hAnsi="Arial" w:cs="Arial"/>
          <w:sz w:val="24"/>
          <w:szCs w:val="24"/>
        </w:rPr>
        <w:t xml:space="preserve"> </w:t>
      </w:r>
      <w:ins w:id="13899" w:author="Lektorat Bauer" w:date="2025-03-07T14:03:00Z" w16du:dateUtc="2025-03-07T13:03:00Z">
        <w:r w:rsidR="00E65FCA">
          <w:rPr>
            <w:rFonts w:ascii="Arial" w:hAnsi="Arial" w:cs="Arial"/>
            <w:sz w:val="24"/>
            <w:szCs w:val="24"/>
          </w:rPr>
          <w:t>s</w:t>
        </w:r>
      </w:ins>
      <w:del w:id="13900" w:author="Lektorat Bauer" w:date="2025-03-07T14:03:00Z" w16du:dateUtc="2025-03-07T13:03:00Z">
        <w:r w:rsidRPr="00944672" w:rsidDel="00E65FCA">
          <w:rPr>
            <w:rFonts w:ascii="Arial" w:hAnsi="Arial" w:cs="Arial"/>
            <w:sz w:val="24"/>
            <w:szCs w:val="24"/>
          </w:rPr>
          <w:delText>S</w:delText>
        </w:r>
      </w:del>
      <w:r w:rsidRPr="00944672">
        <w:rPr>
          <w:rFonts w:ascii="Arial" w:hAnsi="Arial" w:cs="Arial"/>
          <w:sz w:val="24"/>
          <w:szCs w:val="24"/>
        </w:rPr>
        <w:t>agte Benjamin Dingaka, „Ich habe mich auch noch einmal mit den Fahrern unterhalten. Sie halten es für besser, wenn wir nur die Straßen nutzen. Also haben wir jetzt gute 1000 Kilometer Fahrstrecke vor uns. Wir fahren bis kurz hinter die mauretanische Grenze und werden dort übernachten. Danach fahren wir nach Nouakchott. Einwände?</w:t>
      </w:r>
      <w:del w:id="13901" w:author="Lektorat Bauer" w:date="2025-03-07T14:11:00Z" w16du:dateUtc="2025-03-07T13:11:00Z">
        <w:r w:rsidRPr="00944672" w:rsidDel="00D44A2D">
          <w:rPr>
            <w:rFonts w:ascii="Arial" w:hAnsi="Arial" w:cs="Arial"/>
            <w:sz w:val="24"/>
            <w:szCs w:val="24"/>
          </w:rPr>
          <w:delText>!</w:delText>
        </w:r>
      </w:del>
      <w:r w:rsidRPr="00944672">
        <w:rPr>
          <w:rFonts w:ascii="Arial" w:hAnsi="Arial" w:cs="Arial"/>
          <w:sz w:val="24"/>
          <w:szCs w:val="24"/>
        </w:rPr>
        <w:t xml:space="preserve">“ </w:t>
      </w:r>
      <w:del w:id="13902" w:author="Lektorat Bauer" w:date="2025-03-07T14:11:00Z" w16du:dateUtc="2025-03-07T13:11:00Z">
        <w:r w:rsidRPr="00944672" w:rsidDel="00D44A2D">
          <w:rPr>
            <w:rFonts w:ascii="Arial" w:hAnsi="Arial" w:cs="Arial"/>
            <w:sz w:val="24"/>
            <w:szCs w:val="24"/>
          </w:rPr>
          <w:delText>Es erhob sich kein Widerspruch</w:delText>
        </w:r>
      </w:del>
      <w:ins w:id="13903" w:author="Lektorat Bauer" w:date="2025-03-07T14:11:00Z" w16du:dateUtc="2025-03-07T13:11:00Z">
        <w:r w:rsidR="00D44A2D">
          <w:rPr>
            <w:rFonts w:ascii="Arial" w:hAnsi="Arial" w:cs="Arial"/>
            <w:sz w:val="24"/>
            <w:szCs w:val="24"/>
          </w:rPr>
          <w:t>Niemand widersprach.</w:t>
        </w:r>
      </w:ins>
      <w:del w:id="13904" w:author="Lektorat Bauer" w:date="2025-03-07T14:11:00Z" w16du:dateUtc="2025-03-07T13:11:00Z">
        <w:r w:rsidRPr="00944672" w:rsidDel="00D44A2D">
          <w:rPr>
            <w:rFonts w:ascii="Arial" w:hAnsi="Arial" w:cs="Arial"/>
            <w:sz w:val="24"/>
            <w:szCs w:val="24"/>
          </w:rPr>
          <w:delText xml:space="preserve"> und so machte sich der Tross auf den Weg zurück.</w:delText>
        </w:r>
      </w:del>
    </w:p>
    <w:p w14:paraId="202EA5A6" w14:textId="633A94B1"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Zwei Tage später erreichten Sie Noukachott und waren </w:t>
      </w:r>
      <w:del w:id="13905" w:author="Lektorat Bauer" w:date="2025-03-07T14:11:00Z" w16du:dateUtc="2025-03-07T13:11:00Z">
        <w:r w:rsidRPr="00944672" w:rsidDel="00D44A2D">
          <w:rPr>
            <w:rFonts w:ascii="Arial" w:hAnsi="Arial" w:cs="Arial"/>
            <w:sz w:val="24"/>
            <w:szCs w:val="24"/>
          </w:rPr>
          <w:delText xml:space="preserve">alle </w:delText>
        </w:r>
      </w:del>
      <w:r w:rsidRPr="00944672">
        <w:rPr>
          <w:rFonts w:ascii="Arial" w:hAnsi="Arial" w:cs="Arial"/>
          <w:sz w:val="24"/>
          <w:szCs w:val="24"/>
        </w:rPr>
        <w:t xml:space="preserve">froh, </w:t>
      </w:r>
      <w:del w:id="13906" w:author="Lektorat Bauer" w:date="2025-03-07T14:11:00Z" w16du:dateUtc="2025-03-07T13:11:00Z">
        <w:r w:rsidRPr="00944672" w:rsidDel="00D44A2D">
          <w:rPr>
            <w:rFonts w:ascii="Arial" w:hAnsi="Arial" w:cs="Arial"/>
            <w:sz w:val="24"/>
            <w:szCs w:val="24"/>
          </w:rPr>
          <w:delText>dass sie wieder</w:delText>
        </w:r>
      </w:del>
      <w:r w:rsidRPr="00944672">
        <w:rPr>
          <w:rFonts w:ascii="Arial" w:hAnsi="Arial" w:cs="Arial"/>
          <w:sz w:val="24"/>
          <w:szCs w:val="24"/>
        </w:rPr>
        <w:t xml:space="preserve"> ausgiebig duschen </w:t>
      </w:r>
      <w:del w:id="13907" w:author="Lektorat Bauer" w:date="2025-03-07T14:11:00Z" w16du:dateUtc="2025-03-07T13:11:00Z">
        <w:r w:rsidRPr="00944672" w:rsidDel="00D44A2D">
          <w:rPr>
            <w:rFonts w:ascii="Arial" w:hAnsi="Arial" w:cs="Arial"/>
            <w:sz w:val="24"/>
            <w:szCs w:val="24"/>
          </w:rPr>
          <w:delText>konnten</w:delText>
        </w:r>
      </w:del>
      <w:ins w:id="13908" w:author="Lektorat Bauer" w:date="2025-03-07T14:11:00Z" w16du:dateUtc="2025-03-07T13:11:00Z">
        <w:r w:rsidR="00D44A2D">
          <w:rPr>
            <w:rFonts w:ascii="Arial" w:hAnsi="Arial" w:cs="Arial"/>
            <w:sz w:val="24"/>
            <w:szCs w:val="24"/>
          </w:rPr>
          <w:t>zu können</w:t>
        </w:r>
      </w:ins>
      <w:r w:rsidRPr="00944672">
        <w:rPr>
          <w:rFonts w:ascii="Arial" w:hAnsi="Arial" w:cs="Arial"/>
          <w:sz w:val="24"/>
          <w:szCs w:val="24"/>
        </w:rPr>
        <w:t xml:space="preserve">. Frisch geduscht und entspannt trafen sie sich </w:t>
      </w:r>
      <w:ins w:id="13909" w:author="Lektorat Bauer" w:date="2025-03-07T14:12:00Z" w16du:dateUtc="2025-03-07T13:12:00Z">
        <w:r w:rsidR="00D44A2D">
          <w:rPr>
            <w:rFonts w:ascii="Arial" w:hAnsi="Arial" w:cs="Arial"/>
            <w:sz w:val="24"/>
            <w:szCs w:val="24"/>
          </w:rPr>
          <w:t>z</w:t>
        </w:r>
      </w:ins>
      <w:r w:rsidRPr="00944672">
        <w:rPr>
          <w:rFonts w:ascii="Arial" w:hAnsi="Arial" w:cs="Arial"/>
          <w:sz w:val="24"/>
          <w:szCs w:val="24"/>
        </w:rPr>
        <w:t>um Abendessen und genossen den Abend.</w:t>
      </w:r>
    </w:p>
    <w:p w14:paraId="38959125"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Am nächsten Tag reiste Dr. Sun Park nach Marrakesch zurück und die Gruppe bestieg einen Linienflug nach Paris. Geplant war, dass Sie von dort weiter über Addis Abba nach Gode fliegen würden. Dort würden Sie dann wieder mit Geländewagen weiterreisen.</w:t>
      </w:r>
    </w:p>
    <w:p w14:paraId="5CEE08FD"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Als sie in Paris eintrafen, wurde Ihnen mitgeteilt, dass Sie nach London umgebucht wurden. In London sollte eine Zwischenbesprechung stattfinden.</w:t>
      </w:r>
    </w:p>
    <w:p w14:paraId="32DBB5DE"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31DCC4F7"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7D7CFDDC"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3F23E1B9" w14:textId="7408E218"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Nach ihrer Rückkehr nach Marrakesch</w:t>
      </w:r>
      <w:del w:id="13910" w:author="Lektorat Bauer" w:date="2025-03-07T14:12:00Z" w16du:dateUtc="2025-03-07T13:12:00Z">
        <w:r w:rsidRPr="00944672" w:rsidDel="00D44A2D">
          <w:rPr>
            <w:rFonts w:ascii="Arial" w:hAnsi="Arial" w:cs="Arial"/>
            <w:sz w:val="24"/>
            <w:szCs w:val="24"/>
          </w:rPr>
          <w:delText>,</w:delText>
        </w:r>
      </w:del>
      <w:r w:rsidRPr="00944672">
        <w:rPr>
          <w:rFonts w:ascii="Arial" w:hAnsi="Arial" w:cs="Arial"/>
          <w:sz w:val="24"/>
          <w:szCs w:val="24"/>
        </w:rPr>
        <w:t xml:space="preserve"> sortierte Dr. Sun Park ihre Notizen und sah sich</w:t>
      </w:r>
      <w:del w:id="13911" w:author="Lektorat Bauer" w:date="2025-03-07T14:12:00Z" w16du:dateUtc="2025-03-07T13:12:00Z">
        <w:r w:rsidRPr="00944672" w:rsidDel="00D44A2D">
          <w:rPr>
            <w:rFonts w:ascii="Arial" w:hAnsi="Arial" w:cs="Arial"/>
            <w:sz w:val="24"/>
            <w:szCs w:val="24"/>
          </w:rPr>
          <w:delText>,</w:delText>
        </w:r>
      </w:del>
      <w:r w:rsidRPr="00944672">
        <w:rPr>
          <w:rFonts w:ascii="Arial" w:hAnsi="Arial" w:cs="Arial"/>
          <w:sz w:val="24"/>
          <w:szCs w:val="24"/>
        </w:rPr>
        <w:t xml:space="preserve"> genötigt festzustellen, dass sie nicht wusste, was das Team in der Westsahara gesucht </w:t>
      </w:r>
      <w:ins w:id="13912" w:author="Lektorat Bauer" w:date="2025-03-07T14:12:00Z" w16du:dateUtc="2025-03-07T13:12:00Z">
        <w:r w:rsidR="00D44A2D">
          <w:rPr>
            <w:rFonts w:ascii="Arial" w:hAnsi="Arial" w:cs="Arial"/>
            <w:sz w:val="24"/>
            <w:szCs w:val="24"/>
          </w:rPr>
          <w:t>beziehungsweise</w:t>
        </w:r>
      </w:ins>
      <w:del w:id="13913" w:author="Lektorat Bauer" w:date="2025-03-07T14:12:00Z" w16du:dateUtc="2025-03-07T13:12:00Z">
        <w:r w:rsidRPr="00944672" w:rsidDel="00D44A2D">
          <w:rPr>
            <w:rFonts w:ascii="Arial" w:hAnsi="Arial" w:cs="Arial"/>
            <w:sz w:val="24"/>
            <w:szCs w:val="24"/>
          </w:rPr>
          <w:delText>bzw.</w:delText>
        </w:r>
      </w:del>
      <w:r w:rsidRPr="00944672">
        <w:rPr>
          <w:rFonts w:ascii="Arial" w:hAnsi="Arial" w:cs="Arial"/>
          <w:sz w:val="24"/>
          <w:szCs w:val="24"/>
        </w:rPr>
        <w:t xml:space="preserve"> gefunden hatte. Sie setzte sich an </w:t>
      </w:r>
      <w:ins w:id="13914" w:author="Lektorat Bauer" w:date="2025-03-07T14:12:00Z" w16du:dateUtc="2025-03-07T13:12:00Z">
        <w:r w:rsidR="00D44A2D">
          <w:rPr>
            <w:rFonts w:ascii="Arial" w:hAnsi="Arial" w:cs="Arial"/>
            <w:sz w:val="24"/>
            <w:szCs w:val="24"/>
          </w:rPr>
          <w:t>i</w:t>
        </w:r>
      </w:ins>
      <w:del w:id="13915" w:author="Lektorat Bauer" w:date="2025-03-07T14:12:00Z" w16du:dateUtc="2025-03-07T13:12:00Z">
        <w:r w:rsidRPr="00944672" w:rsidDel="00D44A2D">
          <w:rPr>
            <w:rFonts w:ascii="Arial" w:hAnsi="Arial" w:cs="Arial"/>
            <w:sz w:val="24"/>
            <w:szCs w:val="24"/>
          </w:rPr>
          <w:delText>I</w:delText>
        </w:r>
      </w:del>
      <w:r w:rsidRPr="00944672">
        <w:rPr>
          <w:rFonts w:ascii="Arial" w:hAnsi="Arial" w:cs="Arial"/>
          <w:sz w:val="24"/>
          <w:szCs w:val="24"/>
        </w:rPr>
        <w:t xml:space="preserve">hren Computer und verfasste einen Bericht. Der Bericht sagte auf sechs Seiten, dass Sie nicht wusste, was der Inhalt der Expedition </w:t>
      </w:r>
      <w:ins w:id="13916" w:author="Lektorat Bauer" w:date="2025-03-07T14:13:00Z" w16du:dateUtc="2025-03-07T13:13:00Z">
        <w:r w:rsidR="00D44A2D">
          <w:rPr>
            <w:rFonts w:ascii="Arial" w:hAnsi="Arial" w:cs="Arial"/>
            <w:sz w:val="24"/>
            <w:szCs w:val="24"/>
          </w:rPr>
          <w:t xml:space="preserve">gewesen </w:t>
        </w:r>
      </w:ins>
      <w:r w:rsidRPr="00944672">
        <w:rPr>
          <w:rFonts w:ascii="Arial" w:hAnsi="Arial" w:cs="Arial"/>
          <w:sz w:val="24"/>
          <w:szCs w:val="24"/>
        </w:rPr>
        <w:t>war. Sie erwähnte alle geologischen Punkte, an denen Untersuchungen des Untergrundes vorgenommen worden waren</w:t>
      </w:r>
      <w:ins w:id="13917" w:author="Lektorat Bauer" w:date="2025-03-07T14:13:00Z" w16du:dateUtc="2025-03-07T13:13:00Z">
        <w:r w:rsidR="00D44A2D">
          <w:rPr>
            <w:rFonts w:ascii="Arial" w:hAnsi="Arial" w:cs="Arial"/>
            <w:sz w:val="24"/>
            <w:szCs w:val="24"/>
          </w:rPr>
          <w:t>,</w:t>
        </w:r>
      </w:ins>
      <w:r w:rsidRPr="00944672">
        <w:rPr>
          <w:rFonts w:ascii="Arial" w:hAnsi="Arial" w:cs="Arial"/>
          <w:sz w:val="24"/>
          <w:szCs w:val="24"/>
        </w:rPr>
        <w:t xml:space="preserve"> und beschrieb die entnommenen Proben.</w:t>
      </w:r>
    </w:p>
    <w:p w14:paraId="5E975956"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 Dann verfasste Sie eine E-Mail an das Ministerium.</w:t>
      </w:r>
    </w:p>
    <w:p w14:paraId="6F4B1DFE"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2FCA8CBD"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w:t>
      </w:r>
    </w:p>
    <w:p w14:paraId="0886050E"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187CAE20"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E-Mail:</w:t>
      </w:r>
    </w:p>
    <w:p w14:paraId="0230B268"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Your Excellenc</w:t>
      </w:r>
      <w:del w:id="13918" w:author="Lektorat Bauer" w:date="2025-03-07T14:13:00Z" w16du:dateUtc="2025-03-07T13:13:00Z">
        <w:r w:rsidRPr="00944672" w:rsidDel="00D44A2D">
          <w:rPr>
            <w:rFonts w:ascii="Arial" w:hAnsi="Arial" w:cs="Arial"/>
            <w:sz w:val="24"/>
            <w:szCs w:val="24"/>
          </w:rPr>
          <w:delText>i</w:delText>
        </w:r>
      </w:del>
      <w:r w:rsidRPr="00944672">
        <w:rPr>
          <w:rFonts w:ascii="Arial" w:hAnsi="Arial" w:cs="Arial"/>
          <w:sz w:val="24"/>
          <w:szCs w:val="24"/>
        </w:rPr>
        <w:t>y Minister Mohamed El Yazghi</w:t>
      </w:r>
    </w:p>
    <w:p w14:paraId="2138FCC6"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Ministry of Territory Planning, Water and Environment</w:t>
      </w:r>
    </w:p>
    <w:p w14:paraId="22460C3A"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744FE4CF"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Eure Exzellenz, hiermit reiche ich meinen Bericht über die Teilnahme an der Expedition in der Westsahara ein.</w:t>
      </w:r>
    </w:p>
    <w:p w14:paraId="3809CDF0"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Mein Aufenthalt als Teilnehmerin der Expedition umfasste 3 Tage zzgl. der notwendigen Reisezeiten.</w:t>
      </w:r>
    </w:p>
    <w:p w14:paraId="6B2E4A06"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Den umfassenden Bericht finden Sie im Anhang dieser E-Mail.</w:t>
      </w:r>
    </w:p>
    <w:p w14:paraId="69DAC036"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080CD786" w14:textId="0E993E12" w:rsidR="00944672" w:rsidRPr="00944672" w:rsidRDefault="00944672" w:rsidP="00623B68">
      <w:pPr>
        <w:autoSpaceDE w:val="0"/>
        <w:autoSpaceDN w:val="0"/>
        <w:adjustRightInd w:val="0"/>
        <w:spacing w:after="0" w:line="360" w:lineRule="auto"/>
        <w:jc w:val="both"/>
        <w:rPr>
          <w:rFonts w:ascii="Arial" w:hAnsi="Arial" w:cs="Arial"/>
          <w:sz w:val="24"/>
          <w:szCs w:val="24"/>
        </w:rPr>
      </w:pPr>
      <w:del w:id="13919" w:author="Lektorat Bauer" w:date="2025-03-07T14:13:00Z" w16du:dateUtc="2025-03-07T13:13:00Z">
        <w:r w:rsidRPr="00944672" w:rsidDel="00D44A2D">
          <w:rPr>
            <w:rFonts w:ascii="Arial" w:hAnsi="Arial" w:cs="Arial"/>
            <w:sz w:val="24"/>
            <w:szCs w:val="24"/>
          </w:rPr>
          <w:delText xml:space="preserve">Aus </w:delText>
        </w:r>
      </w:del>
      <w:ins w:id="13920" w:author="Lektorat Bauer" w:date="2025-03-07T14:13:00Z" w16du:dateUtc="2025-03-07T13:13:00Z">
        <w:r w:rsidR="00D44A2D">
          <w:rPr>
            <w:rFonts w:ascii="Arial" w:hAnsi="Arial" w:cs="Arial"/>
            <w:sz w:val="24"/>
            <w:szCs w:val="24"/>
          </w:rPr>
          <w:t>Anhand</w:t>
        </w:r>
        <w:r w:rsidR="00D44A2D" w:rsidRPr="00944672">
          <w:rPr>
            <w:rFonts w:ascii="Arial" w:hAnsi="Arial" w:cs="Arial"/>
            <w:sz w:val="24"/>
            <w:szCs w:val="24"/>
          </w:rPr>
          <w:t xml:space="preserve"> </w:t>
        </w:r>
      </w:ins>
      <w:r w:rsidRPr="00944672">
        <w:rPr>
          <w:rFonts w:ascii="Arial" w:hAnsi="Arial" w:cs="Arial"/>
          <w:sz w:val="24"/>
          <w:szCs w:val="24"/>
        </w:rPr>
        <w:t xml:space="preserve">der Zeit vor Ort und </w:t>
      </w:r>
      <w:del w:id="13921" w:author="Lektorat Bauer" w:date="2025-03-07T14:13:00Z" w16du:dateUtc="2025-03-07T13:13:00Z">
        <w:r w:rsidRPr="00944672" w:rsidDel="00D44A2D">
          <w:rPr>
            <w:rFonts w:ascii="Arial" w:hAnsi="Arial" w:cs="Arial"/>
            <w:sz w:val="24"/>
            <w:szCs w:val="24"/>
          </w:rPr>
          <w:delText xml:space="preserve">den </w:delText>
        </w:r>
      </w:del>
      <w:ins w:id="13922" w:author="Lektorat Bauer" w:date="2025-03-07T14:13:00Z" w16du:dateUtc="2025-03-07T13:13:00Z">
        <w:r w:rsidR="00D44A2D">
          <w:rPr>
            <w:rFonts w:ascii="Arial" w:hAnsi="Arial" w:cs="Arial"/>
            <w:sz w:val="24"/>
            <w:szCs w:val="24"/>
          </w:rPr>
          <w:t>der</w:t>
        </w:r>
        <w:r w:rsidR="00D44A2D" w:rsidRPr="00944672">
          <w:rPr>
            <w:rFonts w:ascii="Arial" w:hAnsi="Arial" w:cs="Arial"/>
            <w:sz w:val="24"/>
            <w:szCs w:val="24"/>
          </w:rPr>
          <w:t xml:space="preserve"> </w:t>
        </w:r>
      </w:ins>
      <w:r w:rsidRPr="00944672">
        <w:rPr>
          <w:rFonts w:ascii="Arial" w:hAnsi="Arial" w:cs="Arial"/>
          <w:sz w:val="24"/>
          <w:szCs w:val="24"/>
        </w:rPr>
        <w:t xml:space="preserve">entnommenen Proben, die ich begleiten </w:t>
      </w:r>
      <w:del w:id="13923" w:author="Lektorat Bauer" w:date="2025-03-07T14:13:00Z" w16du:dateUtc="2025-03-07T13:13:00Z">
        <w:r w:rsidRPr="00944672" w:rsidDel="00D44A2D">
          <w:rPr>
            <w:rFonts w:ascii="Arial" w:hAnsi="Arial" w:cs="Arial"/>
            <w:sz w:val="24"/>
            <w:szCs w:val="24"/>
          </w:rPr>
          <w:delText xml:space="preserve">Konten </w:delText>
        </w:r>
      </w:del>
      <w:ins w:id="13924" w:author="Lektorat Bauer" w:date="2025-03-07T14:13:00Z" w16du:dateUtc="2025-03-07T13:13:00Z">
        <w:r w:rsidR="00D44A2D">
          <w:rPr>
            <w:rFonts w:ascii="Arial" w:hAnsi="Arial" w:cs="Arial"/>
            <w:sz w:val="24"/>
            <w:szCs w:val="24"/>
          </w:rPr>
          <w:t>konnte,</w:t>
        </w:r>
        <w:r w:rsidR="00D44A2D" w:rsidRPr="00944672">
          <w:rPr>
            <w:rFonts w:ascii="Arial" w:hAnsi="Arial" w:cs="Arial"/>
            <w:sz w:val="24"/>
            <w:szCs w:val="24"/>
          </w:rPr>
          <w:t xml:space="preserve"> </w:t>
        </w:r>
      </w:ins>
      <w:r w:rsidRPr="00944672">
        <w:rPr>
          <w:rFonts w:ascii="Arial" w:hAnsi="Arial" w:cs="Arial"/>
          <w:sz w:val="24"/>
          <w:szCs w:val="24"/>
        </w:rPr>
        <w:t>lässt sich nicht nachvollziehen, was der explizite Untersuchungsansatz der Expedition war.</w:t>
      </w:r>
    </w:p>
    <w:p w14:paraId="6FB4E57A" w14:textId="287C1298"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Anhand der entnommenen Proben lässt sich sagen, dass weder nach Edelmetallen noch fossilen Brennstoffen gesucht wurde, da die Bodentiefe der Probenentnahme</w:t>
      </w:r>
      <w:ins w:id="13925" w:author="Lektorat Bauer" w:date="2025-03-07T14:14:00Z" w16du:dateUtc="2025-03-07T13:14:00Z">
        <w:r w:rsidR="00D44A2D">
          <w:rPr>
            <w:rFonts w:ascii="Arial" w:hAnsi="Arial" w:cs="Arial"/>
            <w:sz w:val="24"/>
            <w:szCs w:val="24"/>
          </w:rPr>
          <w:t>n</w:t>
        </w:r>
      </w:ins>
      <w:r w:rsidRPr="00944672">
        <w:rPr>
          <w:rFonts w:ascii="Arial" w:hAnsi="Arial" w:cs="Arial"/>
          <w:sz w:val="24"/>
          <w:szCs w:val="24"/>
        </w:rPr>
        <w:t xml:space="preserve"> nicht für eine solche Begutachtung ausreicht</w:t>
      </w:r>
      <w:ins w:id="13926" w:author="Lektorat Bauer" w:date="2025-03-07T14:14:00Z" w16du:dateUtc="2025-03-07T13:14:00Z">
        <w:r w:rsidR="00D44A2D">
          <w:rPr>
            <w:rFonts w:ascii="Arial" w:hAnsi="Arial" w:cs="Arial"/>
            <w:sz w:val="24"/>
            <w:szCs w:val="24"/>
          </w:rPr>
          <w:t>e</w:t>
        </w:r>
      </w:ins>
      <w:r w:rsidRPr="00944672">
        <w:rPr>
          <w:rFonts w:ascii="Arial" w:hAnsi="Arial" w:cs="Arial"/>
          <w:sz w:val="24"/>
          <w:szCs w:val="24"/>
        </w:rPr>
        <w:t>.</w:t>
      </w:r>
    </w:p>
    <w:p w14:paraId="09D46333"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Die genaue Zusammensetzung der Proben wird vom Leiter der Expedition, Herrn Dr. Benjamin Dingaka, später nachgereicht. Die Untersuchung der Proben wird in seinem Labor in London, England durchgeführt.</w:t>
      </w:r>
    </w:p>
    <w:p w14:paraId="33EE41F7"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Ich empfehle die Nachbearbeitung der eingereichten Berichte, da nicht auszuschließen ist, dass auch Operationen der Polisario vorbereitet werden könnten.</w:t>
      </w:r>
    </w:p>
    <w:p w14:paraId="56658189"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0F2758B0"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Mit freundlichen Grüßen</w:t>
      </w:r>
      <w:del w:id="13927" w:author="Lektorat Bauer" w:date="2025-03-07T14:14:00Z" w16du:dateUtc="2025-03-07T13:14:00Z">
        <w:r w:rsidRPr="00944672" w:rsidDel="00D44A2D">
          <w:rPr>
            <w:rFonts w:ascii="Arial" w:hAnsi="Arial" w:cs="Arial"/>
            <w:sz w:val="24"/>
            <w:szCs w:val="24"/>
          </w:rPr>
          <w:delText>.</w:delText>
        </w:r>
      </w:del>
    </w:p>
    <w:p w14:paraId="73820B56"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Dr. Sun Park</w:t>
      </w:r>
    </w:p>
    <w:p w14:paraId="5EF9D34F"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w:t>
      </w:r>
    </w:p>
    <w:p w14:paraId="312C5B49"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0DB6D457" w14:textId="3FFBC584"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 xml:space="preserve">Dr. Sun Park hatte </w:t>
      </w:r>
      <w:del w:id="13928" w:author="Lektorat Bauer" w:date="2025-03-07T14:14:00Z" w16du:dateUtc="2025-03-07T13:14:00Z">
        <w:r w:rsidRPr="00944672" w:rsidDel="00D44A2D">
          <w:rPr>
            <w:rFonts w:ascii="Arial" w:hAnsi="Arial" w:cs="Arial"/>
            <w:sz w:val="24"/>
            <w:szCs w:val="24"/>
          </w:rPr>
          <w:delText xml:space="preserve">die eine Kopie </w:delText>
        </w:r>
      </w:del>
      <w:r w:rsidRPr="00944672">
        <w:rPr>
          <w:rFonts w:ascii="Arial" w:hAnsi="Arial" w:cs="Arial"/>
          <w:sz w:val="24"/>
          <w:szCs w:val="24"/>
        </w:rPr>
        <w:t xml:space="preserve">selbstverständlich </w:t>
      </w:r>
      <w:ins w:id="13929" w:author="Lektorat Bauer" w:date="2025-03-07T14:14:00Z" w16du:dateUtc="2025-03-07T13:14:00Z">
        <w:r w:rsidR="00D44A2D">
          <w:rPr>
            <w:rFonts w:ascii="Arial" w:hAnsi="Arial" w:cs="Arial"/>
            <w:sz w:val="24"/>
            <w:szCs w:val="24"/>
          </w:rPr>
          <w:t xml:space="preserve">eine Kopie </w:t>
        </w:r>
      </w:ins>
      <w:r w:rsidRPr="00944672">
        <w:rPr>
          <w:rFonts w:ascii="Arial" w:hAnsi="Arial" w:cs="Arial"/>
          <w:sz w:val="24"/>
          <w:szCs w:val="24"/>
        </w:rPr>
        <w:t xml:space="preserve">nach Nordkorea weitergeleitet. Zusätzlich hatte Sie mit dem Verweis auf die Polisario </w:t>
      </w:r>
      <w:del w:id="13930" w:author="Lektorat Bauer" w:date="2025-03-07T14:14:00Z" w16du:dateUtc="2025-03-07T13:14:00Z">
        <w:r w:rsidRPr="00944672" w:rsidDel="00D44A2D">
          <w:rPr>
            <w:rFonts w:ascii="Arial" w:hAnsi="Arial" w:cs="Arial"/>
            <w:sz w:val="24"/>
            <w:szCs w:val="24"/>
          </w:rPr>
          <w:delText xml:space="preserve">wieder </w:delText>
        </w:r>
      </w:del>
      <w:r w:rsidRPr="00944672">
        <w:rPr>
          <w:rFonts w:ascii="Arial" w:hAnsi="Arial" w:cs="Arial"/>
          <w:sz w:val="24"/>
          <w:szCs w:val="24"/>
        </w:rPr>
        <w:t>Zwietracht zwischen den Parteien gesät. Sie hatte zwar im Konjunktiv geschrieben, war sich aber sicher, dass die Marokkaner glauben würden, dass sie etwas gesehen hätte, was nicht genau zu beschreiben war.</w:t>
      </w:r>
    </w:p>
    <w:p w14:paraId="39FCD8C2" w14:textId="15CED6FB" w:rsidR="00944672" w:rsidRPr="00944672" w:rsidDel="00D44A2D" w:rsidRDefault="00944672" w:rsidP="00623B68">
      <w:pPr>
        <w:autoSpaceDE w:val="0"/>
        <w:autoSpaceDN w:val="0"/>
        <w:adjustRightInd w:val="0"/>
        <w:spacing w:after="0" w:line="360" w:lineRule="auto"/>
        <w:ind w:firstLine="227"/>
        <w:jc w:val="both"/>
        <w:rPr>
          <w:del w:id="13931" w:author="Lektorat Bauer" w:date="2025-03-07T14:15:00Z" w16du:dateUtc="2025-03-07T13:15:00Z"/>
          <w:rFonts w:ascii="Arial" w:hAnsi="Arial" w:cs="Arial"/>
          <w:sz w:val="24"/>
          <w:szCs w:val="24"/>
        </w:rPr>
      </w:pPr>
      <w:del w:id="13932" w:author="Lektorat Bauer" w:date="2025-03-07T14:15:00Z" w16du:dateUtc="2025-03-07T13:15:00Z">
        <w:r w:rsidRPr="00944672" w:rsidDel="00D44A2D">
          <w:rPr>
            <w:rFonts w:ascii="Arial" w:hAnsi="Arial" w:cs="Arial"/>
            <w:sz w:val="24"/>
            <w:szCs w:val="24"/>
          </w:rPr>
          <w:delText xml:space="preserve">Die Marokkaner würden nur das </w:delText>
        </w:r>
        <w:commentRangeStart w:id="13933"/>
        <w:r w:rsidRPr="00944672" w:rsidDel="00D44A2D">
          <w:rPr>
            <w:rFonts w:ascii="Arial" w:hAnsi="Arial" w:cs="Arial"/>
            <w:sz w:val="24"/>
            <w:szCs w:val="24"/>
          </w:rPr>
          <w:delText>glauben</w:delText>
        </w:r>
      </w:del>
      <w:commentRangeEnd w:id="13933"/>
      <w:r w:rsidR="00D44A2D">
        <w:rPr>
          <w:rStyle w:val="Kommentarzeichen"/>
        </w:rPr>
        <w:commentReference w:id="13933"/>
      </w:r>
      <w:del w:id="13934" w:author="Lektorat Bauer" w:date="2025-03-07T14:15:00Z" w16du:dateUtc="2025-03-07T13:15:00Z">
        <w:r w:rsidRPr="00944672" w:rsidDel="00D44A2D">
          <w:rPr>
            <w:rFonts w:ascii="Arial" w:hAnsi="Arial" w:cs="Arial"/>
            <w:sz w:val="24"/>
            <w:szCs w:val="24"/>
          </w:rPr>
          <w:delText>, was in ihr Weltbild passte, daher würden sie mehr in die E-Mail interpretieren, als dort tatsächlich geschrieben stand.</w:delText>
        </w:r>
      </w:del>
    </w:p>
    <w:p w14:paraId="34146B6F"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Zusätzlich stellte die Formulierung ‚empfehle die Nachbearbeitung‘ einen Code an ihren Vorgesetzten dar, dass in London die Daten der Auswertung beschafft werden sollten.</w:t>
      </w:r>
    </w:p>
    <w:p w14:paraId="0E6A5CD1"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21776916"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7D073C71"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19A6B7E2" w14:textId="77777777" w:rsidR="00944672" w:rsidRPr="00944672" w:rsidRDefault="00944672" w:rsidP="00623B68">
      <w:pPr>
        <w:autoSpaceDE w:val="0"/>
        <w:autoSpaceDN w:val="0"/>
        <w:adjustRightInd w:val="0"/>
        <w:spacing w:after="0" w:line="360" w:lineRule="auto"/>
        <w:jc w:val="both"/>
        <w:rPr>
          <w:rFonts w:ascii="Arial" w:hAnsi="Arial" w:cs="Arial"/>
          <w:b/>
          <w:bCs/>
          <w:sz w:val="24"/>
          <w:szCs w:val="24"/>
        </w:rPr>
      </w:pPr>
    </w:p>
    <w:p w14:paraId="2BE92442" w14:textId="2D8E0748" w:rsidR="00944672" w:rsidRPr="00944672" w:rsidRDefault="00944672" w:rsidP="00623B68">
      <w:pPr>
        <w:autoSpaceDE w:val="0"/>
        <w:autoSpaceDN w:val="0"/>
        <w:adjustRightInd w:val="0"/>
        <w:spacing w:after="0" w:line="360" w:lineRule="auto"/>
        <w:jc w:val="both"/>
        <w:rPr>
          <w:rFonts w:ascii="Arial" w:hAnsi="Arial" w:cs="Arial"/>
          <w:sz w:val="24"/>
          <w:szCs w:val="24"/>
        </w:rPr>
      </w:pPr>
      <w:commentRangeStart w:id="13935"/>
      <w:commentRangeEnd w:id="13935"/>
      <w:r w:rsidRPr="00944672">
        <w:rPr>
          <w:rFonts w:ascii="Arial" w:hAnsi="Arial" w:cs="Arial"/>
          <w:sz w:val="24"/>
          <w:szCs w:val="24"/>
        </w:rPr>
        <w:commentReference w:id="13935"/>
      </w:r>
      <w:r w:rsidRPr="00944672">
        <w:rPr>
          <w:rFonts w:ascii="Arial" w:hAnsi="Arial" w:cs="Arial"/>
          <w:sz w:val="24"/>
          <w:szCs w:val="24"/>
        </w:rPr>
        <w:t>&gt;&gt;&gt; London&lt;&lt;&lt;</w:t>
      </w:r>
    </w:p>
    <w:p w14:paraId="2A20B292" w14:textId="3DBBCD1A"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In der Zeit</w:t>
      </w:r>
      <w:ins w:id="13936" w:author="Lektorat Bauer" w:date="2025-03-07T14:15:00Z" w16du:dateUtc="2025-03-07T13:15:00Z">
        <w:r w:rsidR="00D44A2D">
          <w:rPr>
            <w:rFonts w:ascii="Arial" w:hAnsi="Arial" w:cs="Arial"/>
            <w:sz w:val="24"/>
            <w:szCs w:val="24"/>
          </w:rPr>
          <w:t>,</w:t>
        </w:r>
      </w:ins>
      <w:r w:rsidRPr="00944672">
        <w:rPr>
          <w:rFonts w:ascii="Arial" w:hAnsi="Arial" w:cs="Arial"/>
          <w:sz w:val="24"/>
          <w:szCs w:val="24"/>
        </w:rPr>
        <w:t xml:space="preserve"> als Benjamin Dingaka sein Consulting</w:t>
      </w:r>
      <w:del w:id="13937" w:author="Lektorat Bauer" w:date="2025-03-07T14:15:00Z" w16du:dateUtc="2025-03-07T13:15:00Z">
        <w:r w:rsidRPr="00944672" w:rsidDel="00D44A2D">
          <w:rPr>
            <w:rFonts w:ascii="Arial" w:hAnsi="Arial" w:cs="Arial"/>
            <w:sz w:val="24"/>
            <w:szCs w:val="24"/>
          </w:rPr>
          <w:delText xml:space="preserve"> </w:delText>
        </w:r>
      </w:del>
      <w:ins w:id="13938" w:author="Lektorat Bauer" w:date="2025-03-07T14:15:00Z" w16du:dateUtc="2025-03-07T13:15:00Z">
        <w:r w:rsidR="00D44A2D">
          <w:rPr>
            <w:rFonts w:ascii="Arial" w:hAnsi="Arial" w:cs="Arial"/>
            <w:sz w:val="24"/>
            <w:szCs w:val="24"/>
          </w:rPr>
          <w:t>-</w:t>
        </w:r>
      </w:ins>
      <w:r w:rsidRPr="00944672">
        <w:rPr>
          <w:rFonts w:ascii="Arial" w:hAnsi="Arial" w:cs="Arial"/>
          <w:sz w:val="24"/>
          <w:szCs w:val="24"/>
        </w:rPr>
        <w:t>Büro gründete und in einen Shared Office residierte, wohnte er als Untermieter bei einer älteren Dame in einem Hinterhof in Paddington. Rund um den Bahnhof Paddington gibt es alte Stadthäuser die</w:t>
      </w:r>
      <w:del w:id="13939" w:author="Lektorat Bauer" w:date="2025-03-07T14:15:00Z" w16du:dateUtc="2025-03-07T13:15:00Z">
        <w:r w:rsidRPr="00944672" w:rsidDel="00D44A2D">
          <w:rPr>
            <w:rFonts w:ascii="Arial" w:hAnsi="Arial" w:cs="Arial"/>
            <w:sz w:val="24"/>
            <w:szCs w:val="24"/>
          </w:rPr>
          <w:delText>,</w:delText>
        </w:r>
      </w:del>
      <w:ins w:id="13940" w:author="Lektorat Bauer" w:date="2025-03-07T14:15:00Z" w16du:dateUtc="2025-03-07T13:15:00Z">
        <w:r w:rsidR="00D44A2D">
          <w:rPr>
            <w:rFonts w:ascii="Arial" w:hAnsi="Arial" w:cs="Arial"/>
            <w:sz w:val="24"/>
            <w:szCs w:val="24"/>
          </w:rPr>
          <w:t xml:space="preserve"> –</w:t>
        </w:r>
      </w:ins>
      <w:r w:rsidRPr="00944672">
        <w:rPr>
          <w:rFonts w:ascii="Arial" w:hAnsi="Arial" w:cs="Arial"/>
          <w:sz w:val="24"/>
          <w:szCs w:val="24"/>
        </w:rPr>
        <w:t xml:space="preserve"> aus Zeiten vor der Motorisierung</w:t>
      </w:r>
      <w:del w:id="13941" w:author="Lektorat Bauer" w:date="2025-03-07T14:15:00Z" w16du:dateUtc="2025-03-07T13:15:00Z">
        <w:r w:rsidRPr="00944672" w:rsidDel="00D44A2D">
          <w:rPr>
            <w:rFonts w:ascii="Arial" w:hAnsi="Arial" w:cs="Arial"/>
            <w:sz w:val="24"/>
            <w:szCs w:val="24"/>
          </w:rPr>
          <w:delText>,</w:delText>
        </w:r>
      </w:del>
      <w:ins w:id="13942" w:author="Lektorat Bauer" w:date="2025-03-07T14:15:00Z" w16du:dateUtc="2025-03-07T13:15:00Z">
        <w:r w:rsidR="00D44A2D">
          <w:rPr>
            <w:rFonts w:ascii="Arial" w:hAnsi="Arial" w:cs="Arial"/>
            <w:sz w:val="24"/>
            <w:szCs w:val="24"/>
          </w:rPr>
          <w:t xml:space="preserve"> –</w:t>
        </w:r>
      </w:ins>
      <w:r w:rsidRPr="00944672">
        <w:rPr>
          <w:rFonts w:ascii="Arial" w:hAnsi="Arial" w:cs="Arial"/>
          <w:sz w:val="24"/>
          <w:szCs w:val="24"/>
        </w:rPr>
        <w:t xml:space="preserve"> Stallungen für Pferde in den Hinterhöfen hatten. Diese Mews werden heute als exquisite Wohnlage geschätzt. In einer dieser Mews hatte Benjamin Dingaka ein Zimmer mieten können, dass er sich leisten konnte. </w:t>
      </w:r>
    </w:p>
    <w:p w14:paraId="436F6687" w14:textId="65C4D718"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Seine Vermieterin, Elizabeth Quinn, hatte ihn ausgiebig befragt, bevor sie den Mietvertrag unterschreiben ließ. Als er erklärte, dass er Geologe sei und in Cornwall seine Dissertation geschrieben hatte, unterbrach ihn die zierliche alte Dame und fragte noch einmal nach seinem Namen. Nach der Antwort stand sie auf und zeigte ihm ein Bild. „Sie </w:t>
      </w:r>
      <w:commentRangeStart w:id="13943"/>
      <w:r w:rsidRPr="00944672">
        <w:rPr>
          <w:rFonts w:ascii="Arial" w:hAnsi="Arial" w:cs="Arial"/>
          <w:sz w:val="24"/>
          <w:szCs w:val="24"/>
        </w:rPr>
        <w:t xml:space="preserve">haben meinen Neffen aus der Mine in Cornwall </w:t>
      </w:r>
      <w:commentRangeEnd w:id="13943"/>
      <w:r w:rsidR="00D44A2D">
        <w:rPr>
          <w:rStyle w:val="Kommentarzeichen"/>
        </w:rPr>
        <w:commentReference w:id="13943"/>
      </w:r>
      <w:r w:rsidRPr="00944672">
        <w:rPr>
          <w:rFonts w:ascii="Arial" w:hAnsi="Arial" w:cs="Arial"/>
          <w:sz w:val="24"/>
          <w:szCs w:val="24"/>
        </w:rPr>
        <w:t xml:space="preserve">gerettet. Sie bekommen das Zimmer. Ich </w:t>
      </w:r>
      <w:r w:rsidRPr="00944672">
        <w:rPr>
          <w:rFonts w:ascii="Arial" w:hAnsi="Arial" w:cs="Arial"/>
          <w:sz w:val="24"/>
          <w:szCs w:val="24"/>
        </w:rPr>
        <w:lastRenderedPageBreak/>
        <w:t>darf Sie nicht kostenlos wohnen lassen, aber ich biete Ihnen an, dass Sie</w:t>
      </w:r>
      <w:ins w:id="13944" w:author="Lektorat Bauer" w:date="2025-03-07T14:16:00Z" w16du:dateUtc="2025-03-07T13:16:00Z">
        <w:r w:rsidR="00D44A2D">
          <w:rPr>
            <w:rFonts w:ascii="Arial" w:hAnsi="Arial" w:cs="Arial"/>
            <w:sz w:val="24"/>
            <w:szCs w:val="24"/>
          </w:rPr>
          <w:t xml:space="preserve"> nur</w:t>
        </w:r>
      </w:ins>
      <w:r w:rsidRPr="00944672">
        <w:rPr>
          <w:rFonts w:ascii="Arial" w:hAnsi="Arial" w:cs="Arial"/>
          <w:sz w:val="24"/>
          <w:szCs w:val="24"/>
        </w:rPr>
        <w:t xml:space="preserve"> </w:t>
      </w:r>
      <w:del w:id="13945" w:author="Lektorat Bauer" w:date="2025-03-07T14:16:00Z" w16du:dateUtc="2025-03-07T13:16:00Z">
        <w:r w:rsidRPr="00944672" w:rsidDel="00D44A2D">
          <w:rPr>
            <w:rFonts w:ascii="Arial" w:hAnsi="Arial" w:cs="Arial"/>
            <w:sz w:val="24"/>
            <w:szCs w:val="24"/>
          </w:rPr>
          <w:delText>50%</w:delText>
        </w:r>
      </w:del>
      <w:ins w:id="13946" w:author="Lektorat Bauer" w:date="2025-03-07T14:16:00Z" w16du:dateUtc="2025-03-07T13:16:00Z">
        <w:r w:rsidR="00D44A2D">
          <w:rPr>
            <w:rFonts w:ascii="Arial" w:hAnsi="Arial" w:cs="Arial"/>
            <w:sz w:val="24"/>
            <w:szCs w:val="24"/>
          </w:rPr>
          <w:t>die Hälfte</w:t>
        </w:r>
      </w:ins>
      <w:r w:rsidRPr="00944672">
        <w:rPr>
          <w:rFonts w:ascii="Arial" w:hAnsi="Arial" w:cs="Arial"/>
          <w:sz w:val="24"/>
          <w:szCs w:val="24"/>
        </w:rPr>
        <w:t xml:space="preserve"> bezahlen. Aber dafür müssen Sie mir ab und zu zur Hand gehen. Das wird auch so im Vertrag stehen.“ </w:t>
      </w:r>
    </w:p>
    <w:p w14:paraId="257332CA" w14:textId="77777777" w:rsidR="00A72DD0" w:rsidRDefault="00944672" w:rsidP="00623B68">
      <w:pPr>
        <w:autoSpaceDE w:val="0"/>
        <w:autoSpaceDN w:val="0"/>
        <w:adjustRightInd w:val="0"/>
        <w:spacing w:after="0" w:line="360" w:lineRule="auto"/>
        <w:ind w:firstLine="227"/>
        <w:jc w:val="both"/>
        <w:rPr>
          <w:ins w:id="13947" w:author="Lektorat Bauer" w:date="2025-03-07T14:21:00Z" w16du:dateUtc="2025-03-07T13:21:00Z"/>
          <w:rFonts w:ascii="Arial" w:hAnsi="Arial" w:cs="Arial"/>
          <w:sz w:val="24"/>
          <w:szCs w:val="24"/>
        </w:rPr>
      </w:pPr>
      <w:r w:rsidRPr="00944672">
        <w:rPr>
          <w:rFonts w:ascii="Arial" w:hAnsi="Arial" w:cs="Arial"/>
          <w:sz w:val="24"/>
          <w:szCs w:val="24"/>
        </w:rPr>
        <w:t xml:space="preserve">„Das nehme ich gern an, zumal ich mir die Miete eigentlich </w:t>
      </w:r>
      <w:del w:id="13948" w:author="Lektorat Bauer" w:date="2025-03-07T14:16:00Z" w16du:dateUtc="2025-03-07T13:16:00Z">
        <w:r w:rsidRPr="00944672" w:rsidDel="00D44A2D">
          <w:rPr>
            <w:rFonts w:ascii="Arial" w:hAnsi="Arial" w:cs="Arial"/>
            <w:sz w:val="24"/>
            <w:szCs w:val="24"/>
          </w:rPr>
          <w:delText>garnicht</w:delText>
        </w:r>
      </w:del>
      <w:ins w:id="13949" w:author="Lektorat Bauer" w:date="2025-03-07T14:16:00Z" w16du:dateUtc="2025-03-07T13:16:00Z">
        <w:r w:rsidR="00D44A2D" w:rsidRPr="00944672">
          <w:rPr>
            <w:rFonts w:ascii="Arial" w:hAnsi="Arial" w:cs="Arial"/>
            <w:sz w:val="24"/>
            <w:szCs w:val="24"/>
          </w:rPr>
          <w:t>gar nicht</w:t>
        </w:r>
      </w:ins>
      <w:r w:rsidRPr="00944672">
        <w:rPr>
          <w:rFonts w:ascii="Arial" w:hAnsi="Arial" w:cs="Arial"/>
          <w:sz w:val="24"/>
          <w:szCs w:val="24"/>
        </w:rPr>
        <w:t xml:space="preserve"> hätte leisten können.“ </w:t>
      </w:r>
    </w:p>
    <w:p w14:paraId="7CE47943" w14:textId="77777777" w:rsidR="00A72DD0" w:rsidRDefault="00944672" w:rsidP="00623B68">
      <w:pPr>
        <w:autoSpaceDE w:val="0"/>
        <w:autoSpaceDN w:val="0"/>
        <w:adjustRightInd w:val="0"/>
        <w:spacing w:after="0" w:line="360" w:lineRule="auto"/>
        <w:ind w:firstLine="227"/>
        <w:jc w:val="both"/>
        <w:rPr>
          <w:ins w:id="13950" w:author="Lektorat Bauer" w:date="2025-03-07T14:21:00Z" w16du:dateUtc="2025-03-07T13:21:00Z"/>
          <w:rFonts w:ascii="Arial" w:hAnsi="Arial" w:cs="Arial"/>
          <w:sz w:val="24"/>
          <w:szCs w:val="24"/>
        </w:rPr>
      </w:pPr>
      <w:r w:rsidRPr="00944672">
        <w:rPr>
          <w:rFonts w:ascii="Arial" w:hAnsi="Arial" w:cs="Arial"/>
          <w:sz w:val="24"/>
          <w:szCs w:val="24"/>
        </w:rPr>
        <w:t xml:space="preserve">„Sehen Sie junger Mann, wenn das nicht im Vertrag steht, dann muss </w:t>
      </w:r>
      <w:ins w:id="13951" w:author="Lektorat Bauer" w:date="2025-03-07T14:21:00Z" w16du:dateUtc="2025-03-07T13:21:00Z">
        <w:r w:rsidR="00A72DD0">
          <w:rPr>
            <w:rFonts w:ascii="Arial" w:hAnsi="Arial" w:cs="Arial"/>
            <w:sz w:val="24"/>
            <w:szCs w:val="24"/>
          </w:rPr>
          <w:t xml:space="preserve">ich </w:t>
        </w:r>
      </w:ins>
      <w:r w:rsidRPr="00944672">
        <w:rPr>
          <w:rFonts w:ascii="Arial" w:hAnsi="Arial" w:cs="Arial"/>
          <w:sz w:val="24"/>
          <w:szCs w:val="24"/>
        </w:rPr>
        <w:t>die Differenz versteuern. Wenn Sie aber</w:t>
      </w:r>
      <w:ins w:id="13952" w:author="Lektorat Bauer" w:date="2025-03-07T14:21:00Z" w16du:dateUtc="2025-03-07T13:21:00Z">
        <w:r w:rsidR="00A72DD0">
          <w:rPr>
            <w:rFonts w:ascii="Arial" w:hAnsi="Arial" w:cs="Arial"/>
            <w:sz w:val="24"/>
            <w:szCs w:val="24"/>
          </w:rPr>
          <w:t xml:space="preserve"> als</w:t>
        </w:r>
      </w:ins>
      <w:r w:rsidRPr="00944672">
        <w:rPr>
          <w:rFonts w:ascii="Arial" w:hAnsi="Arial" w:cs="Arial"/>
          <w:sz w:val="24"/>
          <w:szCs w:val="24"/>
        </w:rPr>
        <w:t xml:space="preserve"> im Haus wohnende Hilfe bezeichnet werden, dann geht das.“ </w:t>
      </w:r>
      <w:del w:id="13953" w:author="Lektorat Bauer" w:date="2025-03-07T14:21:00Z" w16du:dateUtc="2025-03-07T13:21:00Z">
        <w:r w:rsidRPr="00944672" w:rsidDel="00A72DD0">
          <w:rPr>
            <w:rFonts w:ascii="Arial" w:hAnsi="Arial" w:cs="Arial"/>
            <w:sz w:val="24"/>
            <w:szCs w:val="24"/>
          </w:rPr>
          <w:delText>Zwinkerte ihm Mrs Quinn zu.</w:delText>
        </w:r>
      </w:del>
      <w:ins w:id="13954" w:author="Lektorat Bauer" w:date="2025-03-07T14:21:00Z" w16du:dateUtc="2025-03-07T13:21:00Z">
        <w:r w:rsidR="00A72DD0">
          <w:rPr>
            <w:rFonts w:ascii="Arial" w:hAnsi="Arial" w:cs="Arial"/>
            <w:sz w:val="24"/>
            <w:szCs w:val="24"/>
          </w:rPr>
          <w:t>Mrs. Quinn zwinkerte ihm zu.</w:t>
        </w:r>
      </w:ins>
      <w:r w:rsidRPr="00944672">
        <w:rPr>
          <w:rFonts w:ascii="Arial" w:hAnsi="Arial" w:cs="Arial"/>
          <w:sz w:val="24"/>
          <w:szCs w:val="24"/>
        </w:rPr>
        <w:t xml:space="preserve"> </w:t>
      </w:r>
      <w:del w:id="13955" w:author="Lektorat Bauer" w:date="2025-03-07T14:21:00Z" w16du:dateUtc="2025-03-07T13:21:00Z">
        <w:r w:rsidRPr="00944672" w:rsidDel="00A72DD0">
          <w:rPr>
            <w:rFonts w:ascii="Arial" w:hAnsi="Arial" w:cs="Arial"/>
            <w:sz w:val="24"/>
            <w:szCs w:val="24"/>
          </w:rPr>
          <w:delText xml:space="preserve">Jetzt musste </w:delText>
        </w:r>
      </w:del>
      <w:r w:rsidRPr="00944672">
        <w:rPr>
          <w:rFonts w:ascii="Arial" w:hAnsi="Arial" w:cs="Arial"/>
          <w:sz w:val="24"/>
          <w:szCs w:val="24"/>
        </w:rPr>
        <w:t xml:space="preserve">Benjamin Dingaka </w:t>
      </w:r>
      <w:ins w:id="13956" w:author="Lektorat Bauer" w:date="2025-03-07T14:21:00Z" w16du:dateUtc="2025-03-07T13:21:00Z">
        <w:r w:rsidR="00A72DD0">
          <w:rPr>
            <w:rFonts w:ascii="Arial" w:hAnsi="Arial" w:cs="Arial"/>
            <w:sz w:val="24"/>
            <w:szCs w:val="24"/>
          </w:rPr>
          <w:t xml:space="preserve">musste </w:t>
        </w:r>
      </w:ins>
      <w:r w:rsidRPr="00944672">
        <w:rPr>
          <w:rFonts w:ascii="Arial" w:hAnsi="Arial" w:cs="Arial"/>
          <w:sz w:val="24"/>
          <w:szCs w:val="24"/>
        </w:rPr>
        <w:t>lachen</w:t>
      </w:r>
      <w:ins w:id="13957" w:author="Lektorat Bauer" w:date="2025-03-07T14:21:00Z" w16du:dateUtc="2025-03-07T13:21:00Z">
        <w:r w:rsidR="00A72DD0">
          <w:rPr>
            <w:rFonts w:ascii="Arial" w:hAnsi="Arial" w:cs="Arial"/>
            <w:sz w:val="24"/>
            <w:szCs w:val="24"/>
          </w:rPr>
          <w:t>.</w:t>
        </w:r>
      </w:ins>
      <w:r w:rsidRPr="00944672">
        <w:rPr>
          <w:rFonts w:ascii="Arial" w:hAnsi="Arial" w:cs="Arial"/>
          <w:sz w:val="24"/>
          <w:szCs w:val="24"/>
        </w:rPr>
        <w:t xml:space="preserve"> „Sie habe</w:t>
      </w:r>
      <w:ins w:id="13958" w:author="Lektorat Bauer" w:date="2025-03-07T14:21:00Z" w16du:dateUtc="2025-03-07T13:21:00Z">
        <w:r w:rsidR="00A72DD0">
          <w:rPr>
            <w:rFonts w:ascii="Arial" w:hAnsi="Arial" w:cs="Arial"/>
            <w:sz w:val="24"/>
            <w:szCs w:val="24"/>
          </w:rPr>
          <w:t>n</w:t>
        </w:r>
      </w:ins>
      <w:r w:rsidRPr="00944672">
        <w:rPr>
          <w:rFonts w:ascii="Arial" w:hAnsi="Arial" w:cs="Arial"/>
          <w:sz w:val="24"/>
          <w:szCs w:val="24"/>
        </w:rPr>
        <w:t xml:space="preserve"> aber viel Vertrauen in mich.“ </w:t>
      </w:r>
    </w:p>
    <w:p w14:paraId="23BD1A91" w14:textId="2F395818"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„Nein, tatsächlich freue ich mich, dass ich Ihnen helfen kann. Und nun </w:t>
      </w:r>
      <w:del w:id="13959" w:author="Lektorat Bauer" w:date="2025-03-07T14:21:00Z" w16du:dateUtc="2025-03-07T13:21:00Z">
        <w:r w:rsidRPr="00944672" w:rsidDel="00A72DD0">
          <w:rPr>
            <w:rFonts w:ascii="Arial" w:hAnsi="Arial" w:cs="Arial"/>
            <w:sz w:val="24"/>
            <w:szCs w:val="24"/>
          </w:rPr>
          <w:delText xml:space="preserve">seinen </w:delText>
        </w:r>
      </w:del>
      <w:ins w:id="13960" w:author="Lektorat Bauer" w:date="2025-03-07T14:21:00Z" w16du:dateUtc="2025-03-07T13:21:00Z">
        <w:r w:rsidR="00A72DD0">
          <w:rPr>
            <w:rFonts w:ascii="Arial" w:hAnsi="Arial" w:cs="Arial"/>
            <w:sz w:val="24"/>
            <w:szCs w:val="24"/>
          </w:rPr>
          <w:t>seien</w:t>
        </w:r>
        <w:r w:rsidR="00A72DD0" w:rsidRPr="00944672">
          <w:rPr>
            <w:rFonts w:ascii="Arial" w:hAnsi="Arial" w:cs="Arial"/>
            <w:sz w:val="24"/>
            <w:szCs w:val="24"/>
          </w:rPr>
          <w:t xml:space="preserve"> </w:t>
        </w:r>
      </w:ins>
      <w:r w:rsidRPr="00944672">
        <w:rPr>
          <w:rFonts w:ascii="Arial" w:hAnsi="Arial" w:cs="Arial"/>
          <w:sz w:val="24"/>
          <w:szCs w:val="24"/>
        </w:rPr>
        <w:t>Sie</w:t>
      </w:r>
      <w:ins w:id="13961" w:author="Lektorat Bauer" w:date="2025-03-07T14:22:00Z" w16du:dateUtc="2025-03-07T13:22:00Z">
        <w:r w:rsidR="00A72DD0">
          <w:rPr>
            <w:rFonts w:ascii="Arial" w:hAnsi="Arial" w:cs="Arial"/>
            <w:sz w:val="24"/>
            <w:szCs w:val="24"/>
          </w:rPr>
          <w:t xml:space="preserve"> lieber</w:t>
        </w:r>
      </w:ins>
      <w:r w:rsidRPr="00944672">
        <w:rPr>
          <w:rFonts w:ascii="Arial" w:hAnsi="Arial" w:cs="Arial"/>
          <w:sz w:val="24"/>
          <w:szCs w:val="24"/>
        </w:rPr>
        <w:t xml:space="preserve"> still, bevor ich mir das noch anders überlege.“</w:t>
      </w:r>
      <w:del w:id="13962" w:author="Lektorat Bauer" w:date="2025-03-07T14:22:00Z" w16du:dateUtc="2025-03-07T13:22:00Z">
        <w:r w:rsidRPr="00944672" w:rsidDel="00A72DD0">
          <w:rPr>
            <w:rFonts w:ascii="Arial" w:hAnsi="Arial" w:cs="Arial"/>
            <w:sz w:val="24"/>
            <w:szCs w:val="24"/>
          </w:rPr>
          <w:delText xml:space="preserve"> Das war mit einem Lächeln begleitet, um der Aussage die Schärfe zu nehmen</w:delText>
        </w:r>
        <w:commentRangeStart w:id="13963"/>
        <w:r w:rsidRPr="00944672" w:rsidDel="00A72DD0">
          <w:rPr>
            <w:rFonts w:ascii="Arial" w:hAnsi="Arial" w:cs="Arial"/>
            <w:sz w:val="24"/>
            <w:szCs w:val="24"/>
          </w:rPr>
          <w:delText>.</w:delText>
        </w:r>
      </w:del>
      <w:ins w:id="13964" w:author="Lektorat Bauer" w:date="2025-03-07T14:22:00Z" w16du:dateUtc="2025-03-07T13:22:00Z">
        <w:r w:rsidR="00A72DD0">
          <w:rPr>
            <w:rFonts w:ascii="Arial" w:hAnsi="Arial" w:cs="Arial"/>
            <w:sz w:val="24"/>
            <w:szCs w:val="24"/>
          </w:rPr>
          <w:t xml:space="preserve"> Sie verpasste ihm einen Schlag auf die Schulter, und der Doktor staunte nicht schlecht, über die Kraft der a</w:t>
        </w:r>
      </w:ins>
      <w:ins w:id="13965" w:author="Lektorat Bauer" w:date="2025-03-07T14:23:00Z" w16du:dateUtc="2025-03-07T13:23:00Z">
        <w:r w:rsidR="00A72DD0">
          <w:rPr>
            <w:rFonts w:ascii="Arial" w:hAnsi="Arial" w:cs="Arial"/>
            <w:sz w:val="24"/>
            <w:szCs w:val="24"/>
          </w:rPr>
          <w:t>lten Dame.</w:t>
        </w:r>
        <w:commentRangeEnd w:id="13963"/>
        <w:r w:rsidR="00A72DD0">
          <w:rPr>
            <w:rStyle w:val="Kommentarzeichen"/>
          </w:rPr>
          <w:commentReference w:id="13963"/>
        </w:r>
      </w:ins>
    </w:p>
    <w:p w14:paraId="28B0F821" w14:textId="21EFA14F"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Auch als sich langsam Erfolg bei Benjamins Unternehmen einstellte, blieb er bei Mrs. Qinn wohnen. Die beiden hatten </w:t>
      </w:r>
      <w:ins w:id="13966" w:author="Lektorat Bauer" w:date="2025-03-07T14:23:00Z" w16du:dateUtc="2025-03-07T13:23:00Z">
        <w:r w:rsidR="00A72DD0">
          <w:rPr>
            <w:rFonts w:ascii="Arial" w:hAnsi="Arial" w:cs="Arial"/>
            <w:sz w:val="24"/>
            <w:szCs w:val="24"/>
          </w:rPr>
          <w:t xml:space="preserve">eine </w:t>
        </w:r>
      </w:ins>
      <w:r w:rsidRPr="00944672">
        <w:rPr>
          <w:rFonts w:ascii="Arial" w:hAnsi="Arial" w:cs="Arial"/>
          <w:sz w:val="24"/>
          <w:szCs w:val="24"/>
        </w:rPr>
        <w:t>tiefe Freundschaft entwickelt.</w:t>
      </w:r>
    </w:p>
    <w:p w14:paraId="282BE075" w14:textId="63A27310"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An einem Donnerstag im September kam Benjamin erschöpft von der Arbeit nach Paddington und fand Mrs. Quinn </w:t>
      </w:r>
      <w:del w:id="13967" w:author="Lektorat Bauer" w:date="2025-03-07T14:23:00Z" w16du:dateUtc="2025-03-07T13:23:00Z">
        <w:r w:rsidRPr="00944672" w:rsidDel="00A72DD0">
          <w:rPr>
            <w:rFonts w:ascii="Arial" w:hAnsi="Arial" w:cs="Arial"/>
            <w:sz w:val="24"/>
            <w:szCs w:val="24"/>
          </w:rPr>
          <w:delText>in der Küche auf dem Boden liegend vor</w:delText>
        </w:r>
      </w:del>
      <w:ins w:id="13968" w:author="Lektorat Bauer" w:date="2025-03-07T14:23:00Z" w16du:dateUtc="2025-03-07T13:23:00Z">
        <w:r w:rsidR="00A72DD0">
          <w:rPr>
            <w:rFonts w:ascii="Arial" w:hAnsi="Arial" w:cs="Arial"/>
            <w:sz w:val="24"/>
            <w:szCs w:val="24"/>
          </w:rPr>
          <w:t>auf dem Küchenboden</w:t>
        </w:r>
      </w:ins>
      <w:r w:rsidRPr="00944672">
        <w:rPr>
          <w:rFonts w:ascii="Arial" w:hAnsi="Arial" w:cs="Arial"/>
          <w:sz w:val="24"/>
          <w:szCs w:val="24"/>
        </w:rPr>
        <w:t xml:space="preserve">. Sofort rief er Sanitäter und sorgte dafür, dass </w:t>
      </w:r>
      <w:ins w:id="13969" w:author="Lektorat Bauer" w:date="2025-03-07T14:24:00Z" w16du:dateUtc="2025-03-07T13:24:00Z">
        <w:r w:rsidR="00A72DD0">
          <w:rPr>
            <w:rFonts w:ascii="Arial" w:hAnsi="Arial" w:cs="Arial"/>
            <w:sz w:val="24"/>
            <w:szCs w:val="24"/>
          </w:rPr>
          <w:t>s</w:t>
        </w:r>
      </w:ins>
      <w:del w:id="13970" w:author="Lektorat Bauer" w:date="2025-03-07T14:24:00Z" w16du:dateUtc="2025-03-07T13:24:00Z">
        <w:r w:rsidRPr="00944672" w:rsidDel="00A72DD0">
          <w:rPr>
            <w:rFonts w:ascii="Arial" w:hAnsi="Arial" w:cs="Arial"/>
            <w:sz w:val="24"/>
            <w:szCs w:val="24"/>
          </w:rPr>
          <w:delText>S</w:delText>
        </w:r>
      </w:del>
      <w:r w:rsidRPr="00944672">
        <w:rPr>
          <w:rFonts w:ascii="Arial" w:hAnsi="Arial" w:cs="Arial"/>
          <w:sz w:val="24"/>
          <w:szCs w:val="24"/>
        </w:rPr>
        <w:t>ie in ein ordentliches Krankenhaus gebracht wurde.</w:t>
      </w:r>
      <w:del w:id="13971" w:author="Lektorat Bauer" w:date="2025-03-07T14:24:00Z" w16du:dateUtc="2025-03-07T13:24:00Z">
        <w:r w:rsidRPr="00944672" w:rsidDel="00A72DD0">
          <w:rPr>
            <w:rFonts w:ascii="Arial" w:hAnsi="Arial" w:cs="Arial"/>
            <w:sz w:val="24"/>
            <w:szCs w:val="24"/>
          </w:rPr>
          <w:delText xml:space="preserve"> </w:delText>
        </w:r>
      </w:del>
      <w:commentRangeStart w:id="13972"/>
      <w:del w:id="13973" w:author="Lektorat Bauer" w:date="2025-03-07T14:23:00Z" w16du:dateUtc="2025-03-07T13:23:00Z">
        <w:r w:rsidRPr="00944672" w:rsidDel="00A72DD0">
          <w:rPr>
            <w:rFonts w:ascii="Arial" w:hAnsi="Arial" w:cs="Arial"/>
            <w:sz w:val="24"/>
            <w:szCs w:val="24"/>
          </w:rPr>
          <w:delText xml:space="preserve">Er hatte Elizabeth Quinn als Frau kennengelernt, die jenen Penny mehrmals umdrehte. Er ging davon aus, dass Sie seine Miete zum Lebensunterhalt benötigte und hatte die Miete eigenmächtig erhöht, um ihr mehr Geld zukommen zu lassen. </w:delText>
        </w:r>
      </w:del>
      <w:commentRangeEnd w:id="13972"/>
      <w:r w:rsidR="00A72DD0">
        <w:rPr>
          <w:rStyle w:val="Kommentarzeichen"/>
        </w:rPr>
        <w:commentReference w:id="13972"/>
      </w:r>
    </w:p>
    <w:p w14:paraId="1A9F65A6" w14:textId="77777777" w:rsidR="002C49AF" w:rsidRDefault="00944672" w:rsidP="00623B68">
      <w:pPr>
        <w:autoSpaceDE w:val="0"/>
        <w:autoSpaceDN w:val="0"/>
        <w:adjustRightInd w:val="0"/>
        <w:spacing w:after="0" w:line="360" w:lineRule="auto"/>
        <w:ind w:firstLine="227"/>
        <w:jc w:val="both"/>
        <w:rPr>
          <w:ins w:id="13974" w:author="Lektorat Bauer" w:date="2025-03-07T14:28:00Z" w16du:dateUtc="2025-03-07T13:28:00Z"/>
          <w:rFonts w:ascii="Arial" w:hAnsi="Arial" w:cs="Arial"/>
          <w:sz w:val="24"/>
          <w:szCs w:val="24"/>
        </w:rPr>
      </w:pPr>
      <w:del w:id="13975" w:author="Lektorat Bauer" w:date="2025-03-07T14:28:00Z" w16du:dateUtc="2025-03-07T13:28:00Z">
        <w:r w:rsidRPr="00944672" w:rsidDel="002C49AF">
          <w:rPr>
            <w:rFonts w:ascii="Arial" w:hAnsi="Arial" w:cs="Arial"/>
            <w:sz w:val="24"/>
            <w:szCs w:val="24"/>
          </w:rPr>
          <w:delText xml:space="preserve">Am </w:delText>
        </w:r>
      </w:del>
      <w:ins w:id="13976" w:author="Lektorat Bauer" w:date="2025-03-07T14:28:00Z" w16du:dateUtc="2025-03-07T13:28:00Z">
        <w:r w:rsidR="002C49AF">
          <w:rPr>
            <w:rFonts w:ascii="Arial" w:hAnsi="Arial" w:cs="Arial"/>
            <w:sz w:val="24"/>
            <w:szCs w:val="24"/>
          </w:rPr>
          <w:t>Als er am</w:t>
        </w:r>
        <w:r w:rsidR="002C49AF" w:rsidRPr="00944672">
          <w:rPr>
            <w:rFonts w:ascii="Arial" w:hAnsi="Arial" w:cs="Arial"/>
            <w:sz w:val="24"/>
            <w:szCs w:val="24"/>
          </w:rPr>
          <w:t xml:space="preserve"> </w:t>
        </w:r>
      </w:ins>
      <w:r w:rsidRPr="00944672">
        <w:rPr>
          <w:rFonts w:ascii="Arial" w:hAnsi="Arial" w:cs="Arial"/>
          <w:sz w:val="24"/>
          <w:szCs w:val="24"/>
        </w:rPr>
        <w:t>nächsten Morgen</w:t>
      </w:r>
      <w:del w:id="13977" w:author="Lektorat Bauer" w:date="2025-03-07T14:28:00Z" w16du:dateUtc="2025-03-07T13:28:00Z">
        <w:r w:rsidRPr="00944672" w:rsidDel="002C49AF">
          <w:rPr>
            <w:rFonts w:ascii="Arial" w:hAnsi="Arial" w:cs="Arial"/>
            <w:sz w:val="24"/>
            <w:szCs w:val="24"/>
          </w:rPr>
          <w:delText>, als er</w:delText>
        </w:r>
      </w:del>
      <w:r w:rsidRPr="00944672">
        <w:rPr>
          <w:rFonts w:ascii="Arial" w:hAnsi="Arial" w:cs="Arial"/>
          <w:sz w:val="24"/>
          <w:szCs w:val="24"/>
        </w:rPr>
        <w:t xml:space="preserve"> im Krankenhaus ankam, er hatte noch Toilettenartikel und etwas frische Kleidung zusammengesucht, fragte er nach ihrem Zimmer. Die alte Wetterhexe von Schwester schaute ihn an: „Ach, einen Angestellten hat die Dame auch?“</w:t>
      </w:r>
      <w:ins w:id="13978" w:author="Lektorat Bauer" w:date="2025-03-07T14:28:00Z" w16du:dateUtc="2025-03-07T13:28:00Z">
        <w:r w:rsidR="002C49AF">
          <w:rPr>
            <w:rFonts w:ascii="Arial" w:hAnsi="Arial" w:cs="Arial"/>
            <w:sz w:val="24"/>
            <w:szCs w:val="24"/>
          </w:rPr>
          <w:t>,</w:t>
        </w:r>
      </w:ins>
      <w:r w:rsidRPr="00944672">
        <w:rPr>
          <w:rFonts w:ascii="Arial" w:hAnsi="Arial" w:cs="Arial"/>
          <w:sz w:val="24"/>
          <w:szCs w:val="24"/>
        </w:rPr>
        <w:t xml:space="preserve"> </w:t>
      </w:r>
      <w:ins w:id="13979" w:author="Lektorat Bauer" w:date="2025-03-07T14:28:00Z" w16du:dateUtc="2025-03-07T13:28:00Z">
        <w:r w:rsidR="002C49AF">
          <w:rPr>
            <w:rFonts w:ascii="Arial" w:hAnsi="Arial" w:cs="Arial"/>
            <w:sz w:val="24"/>
            <w:szCs w:val="24"/>
          </w:rPr>
          <w:t>u</w:t>
        </w:r>
      </w:ins>
      <w:del w:id="13980" w:author="Lektorat Bauer" w:date="2025-03-07T14:28:00Z" w16du:dateUtc="2025-03-07T13:28:00Z">
        <w:r w:rsidRPr="00944672" w:rsidDel="002C49AF">
          <w:rPr>
            <w:rFonts w:ascii="Arial" w:hAnsi="Arial" w:cs="Arial"/>
            <w:sz w:val="24"/>
            <w:szCs w:val="24"/>
          </w:rPr>
          <w:delText>U</w:delText>
        </w:r>
      </w:del>
      <w:r w:rsidRPr="00944672">
        <w:rPr>
          <w:rFonts w:ascii="Arial" w:hAnsi="Arial" w:cs="Arial"/>
          <w:sz w:val="24"/>
          <w:szCs w:val="24"/>
        </w:rPr>
        <w:t>nd nannte ihm die Zimmernummer. Dann hakte sie nach</w:t>
      </w:r>
      <w:del w:id="13981" w:author="Lektorat Bauer" w:date="2025-03-07T14:28:00Z" w16du:dateUtc="2025-03-07T13:28:00Z">
        <w:r w:rsidRPr="00944672" w:rsidDel="002C49AF">
          <w:rPr>
            <w:rFonts w:ascii="Arial" w:hAnsi="Arial" w:cs="Arial"/>
            <w:sz w:val="24"/>
            <w:szCs w:val="24"/>
          </w:rPr>
          <w:delText>,</w:delText>
        </w:r>
      </w:del>
      <w:ins w:id="13982" w:author="Lektorat Bauer" w:date="2025-03-07T14:28:00Z" w16du:dateUtc="2025-03-07T13:28:00Z">
        <w:r w:rsidR="002C49AF">
          <w:rPr>
            <w:rFonts w:ascii="Arial" w:hAnsi="Arial" w:cs="Arial"/>
            <w:sz w:val="24"/>
            <w:szCs w:val="24"/>
          </w:rPr>
          <w:t>:</w:t>
        </w:r>
      </w:ins>
      <w:r w:rsidRPr="00944672">
        <w:rPr>
          <w:rFonts w:ascii="Arial" w:hAnsi="Arial" w:cs="Arial"/>
          <w:sz w:val="24"/>
          <w:szCs w:val="24"/>
        </w:rPr>
        <w:t xml:space="preserve"> „Wie wird die Rechnung begleichen?“ </w:t>
      </w:r>
    </w:p>
    <w:p w14:paraId="364EB382" w14:textId="29A95EAE"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„Das mache ich, jetzt hier</w:t>
      </w:r>
      <w:del w:id="13983" w:author="Lektorat Bauer" w:date="2025-03-07T14:28:00Z" w16du:dateUtc="2025-03-07T13:28:00Z">
        <w:r w:rsidRPr="00944672" w:rsidDel="002C49AF">
          <w:rPr>
            <w:rFonts w:ascii="Arial" w:hAnsi="Arial" w:cs="Arial"/>
            <w:sz w:val="24"/>
            <w:szCs w:val="24"/>
          </w:rPr>
          <w:delText>.</w:delText>
        </w:r>
      </w:del>
      <w:r w:rsidRPr="00944672">
        <w:rPr>
          <w:rFonts w:ascii="Arial" w:hAnsi="Arial" w:cs="Arial"/>
          <w:sz w:val="24"/>
          <w:szCs w:val="24"/>
        </w:rPr>
        <w:t>“</w:t>
      </w:r>
      <w:ins w:id="13984" w:author="Lektorat Bauer" w:date="2025-03-07T14:28:00Z" w16du:dateUtc="2025-03-07T13:28:00Z">
        <w:r w:rsidR="002C49AF">
          <w:rPr>
            <w:rFonts w:ascii="Arial" w:hAnsi="Arial" w:cs="Arial"/>
            <w:sz w:val="24"/>
            <w:szCs w:val="24"/>
          </w:rPr>
          <w:t>,</w:t>
        </w:r>
      </w:ins>
      <w:r w:rsidRPr="00944672">
        <w:rPr>
          <w:rFonts w:ascii="Arial" w:hAnsi="Arial" w:cs="Arial"/>
          <w:sz w:val="24"/>
          <w:szCs w:val="24"/>
        </w:rPr>
        <w:t xml:space="preserve"> </w:t>
      </w:r>
      <w:ins w:id="13985" w:author="Lektorat Bauer" w:date="2025-03-07T14:28:00Z" w16du:dateUtc="2025-03-07T13:28:00Z">
        <w:r w:rsidR="002C49AF">
          <w:rPr>
            <w:rFonts w:ascii="Arial" w:hAnsi="Arial" w:cs="Arial"/>
            <w:sz w:val="24"/>
            <w:szCs w:val="24"/>
          </w:rPr>
          <w:t>a</w:t>
        </w:r>
      </w:ins>
      <w:del w:id="13986" w:author="Lektorat Bauer" w:date="2025-03-07T14:28:00Z" w16du:dateUtc="2025-03-07T13:28:00Z">
        <w:r w:rsidRPr="00944672" w:rsidDel="002C49AF">
          <w:rPr>
            <w:rFonts w:ascii="Arial" w:hAnsi="Arial" w:cs="Arial"/>
            <w:sz w:val="24"/>
            <w:szCs w:val="24"/>
          </w:rPr>
          <w:delText>A</w:delText>
        </w:r>
      </w:del>
      <w:r w:rsidRPr="00944672">
        <w:rPr>
          <w:rFonts w:ascii="Arial" w:hAnsi="Arial" w:cs="Arial"/>
          <w:sz w:val="24"/>
          <w:szCs w:val="24"/>
        </w:rPr>
        <w:t>ntwortete Benjamin, ohne weiter auf die Beleidigungen einzugehen. Er zückte seine Kreditkarte und beglich die Rechnung. In Gedanken überlegte er, wie lange er brauchen würde</w:t>
      </w:r>
      <w:ins w:id="13987" w:author="Lektorat Bauer" w:date="2025-03-07T14:28:00Z" w16du:dateUtc="2025-03-07T13:28:00Z">
        <w:r w:rsidR="002C49AF">
          <w:rPr>
            <w:rFonts w:ascii="Arial" w:hAnsi="Arial" w:cs="Arial"/>
            <w:sz w:val="24"/>
            <w:szCs w:val="24"/>
          </w:rPr>
          <w:t>,</w:t>
        </w:r>
      </w:ins>
      <w:r w:rsidRPr="00944672">
        <w:rPr>
          <w:rFonts w:ascii="Arial" w:hAnsi="Arial" w:cs="Arial"/>
          <w:sz w:val="24"/>
          <w:szCs w:val="24"/>
        </w:rPr>
        <w:t xml:space="preserve"> um das Geld wieder </w:t>
      </w:r>
      <w:del w:id="13988" w:author="Lektorat Bauer" w:date="2025-03-07T14:29:00Z" w16du:dateUtc="2025-03-07T13:29:00Z">
        <w:r w:rsidRPr="00944672" w:rsidDel="002C49AF">
          <w:rPr>
            <w:rFonts w:ascii="Arial" w:hAnsi="Arial" w:cs="Arial"/>
            <w:sz w:val="24"/>
            <w:szCs w:val="24"/>
          </w:rPr>
          <w:delText>rein</w:delText>
        </w:r>
      </w:del>
      <w:r w:rsidRPr="00944672">
        <w:rPr>
          <w:rFonts w:ascii="Arial" w:hAnsi="Arial" w:cs="Arial"/>
          <w:sz w:val="24"/>
          <w:szCs w:val="24"/>
        </w:rPr>
        <w:t>zu</w:t>
      </w:r>
      <w:ins w:id="13989" w:author="Lektorat Bauer" w:date="2025-03-07T14:29:00Z" w16du:dateUtc="2025-03-07T13:29:00Z">
        <w:r w:rsidR="002C49AF">
          <w:rPr>
            <w:rFonts w:ascii="Arial" w:hAnsi="Arial" w:cs="Arial"/>
            <w:sz w:val="24"/>
            <w:szCs w:val="24"/>
          </w:rPr>
          <w:t xml:space="preserve"> </w:t>
        </w:r>
      </w:ins>
      <w:r w:rsidRPr="00944672">
        <w:rPr>
          <w:rFonts w:ascii="Arial" w:hAnsi="Arial" w:cs="Arial"/>
          <w:sz w:val="24"/>
          <w:szCs w:val="24"/>
        </w:rPr>
        <w:t>verdienen.</w:t>
      </w:r>
    </w:p>
    <w:p w14:paraId="04495540"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Er klopfte an die Tür und trat kurz darauf ein. Mrs. Quinn hatte ein Zweibettzimmer und lag in dem Bett am Fenster. Er ging an dem ersten Bett vorbei, grüßte im Vorbeigehen und stand dann am Bett von Elizabeth Quinn.</w:t>
      </w:r>
    </w:p>
    <w:p w14:paraId="619CAB70" w14:textId="77777777" w:rsidR="00D0056B" w:rsidRDefault="00944672" w:rsidP="00623B68">
      <w:pPr>
        <w:autoSpaceDE w:val="0"/>
        <w:autoSpaceDN w:val="0"/>
        <w:adjustRightInd w:val="0"/>
        <w:spacing w:after="0" w:line="360" w:lineRule="auto"/>
        <w:ind w:firstLine="227"/>
        <w:jc w:val="both"/>
        <w:rPr>
          <w:ins w:id="13990" w:author="Lektorat Bauer" w:date="2025-03-07T14:30:00Z" w16du:dateUtc="2025-03-07T13:30:00Z"/>
          <w:rFonts w:ascii="Arial" w:hAnsi="Arial" w:cs="Arial"/>
          <w:sz w:val="24"/>
          <w:szCs w:val="24"/>
        </w:rPr>
      </w:pPr>
      <w:r w:rsidRPr="00944672">
        <w:rPr>
          <w:rFonts w:ascii="Arial" w:hAnsi="Arial" w:cs="Arial"/>
          <w:sz w:val="24"/>
          <w:szCs w:val="24"/>
        </w:rPr>
        <w:t>„Elizabeth, Sie mach</w:t>
      </w:r>
      <w:ins w:id="13991" w:author="Lektorat Bauer" w:date="2025-03-07T14:30:00Z" w16du:dateUtc="2025-03-07T13:30:00Z">
        <w:r w:rsidR="00D0056B">
          <w:rPr>
            <w:rFonts w:ascii="Arial" w:hAnsi="Arial" w:cs="Arial"/>
            <w:sz w:val="24"/>
            <w:szCs w:val="24"/>
          </w:rPr>
          <w:t>en</w:t>
        </w:r>
      </w:ins>
      <w:r w:rsidRPr="00944672">
        <w:rPr>
          <w:rFonts w:ascii="Arial" w:hAnsi="Arial" w:cs="Arial"/>
          <w:sz w:val="24"/>
          <w:szCs w:val="24"/>
        </w:rPr>
        <w:t xml:space="preserve"> Sachen. Wieso wollten Sie denn unbedingt auf dem Küchenboden schlafen?“ </w:t>
      </w:r>
      <w:del w:id="13992" w:author="Lektorat Bauer" w:date="2025-03-07T14:30:00Z" w16du:dateUtc="2025-03-07T13:30:00Z">
        <w:r w:rsidRPr="00944672" w:rsidDel="00D0056B">
          <w:rPr>
            <w:rFonts w:ascii="Arial" w:hAnsi="Arial" w:cs="Arial"/>
            <w:sz w:val="24"/>
            <w:szCs w:val="24"/>
          </w:rPr>
          <w:delText>Lachte er ihr zu.</w:delText>
        </w:r>
      </w:del>
      <w:ins w:id="13993" w:author="Lektorat Bauer" w:date="2025-03-07T14:30:00Z" w16du:dateUtc="2025-03-07T13:30:00Z">
        <w:r w:rsidR="00D0056B">
          <w:rPr>
            <w:rFonts w:ascii="Arial" w:hAnsi="Arial" w:cs="Arial"/>
            <w:sz w:val="24"/>
            <w:szCs w:val="24"/>
          </w:rPr>
          <w:t>Er versuchte, ein fröhliches Gesicht zu machen.</w:t>
        </w:r>
      </w:ins>
    </w:p>
    <w:p w14:paraId="33091555" w14:textId="77777777" w:rsidR="00D0056B" w:rsidRDefault="00944672" w:rsidP="00623B68">
      <w:pPr>
        <w:autoSpaceDE w:val="0"/>
        <w:autoSpaceDN w:val="0"/>
        <w:adjustRightInd w:val="0"/>
        <w:spacing w:after="0" w:line="360" w:lineRule="auto"/>
        <w:ind w:firstLine="227"/>
        <w:jc w:val="both"/>
        <w:rPr>
          <w:ins w:id="13994" w:author="Lektorat Bauer" w:date="2025-03-07T14:30:00Z" w16du:dateUtc="2025-03-07T13:30:00Z"/>
          <w:rFonts w:ascii="Arial" w:hAnsi="Arial" w:cs="Arial"/>
          <w:sz w:val="24"/>
          <w:szCs w:val="24"/>
        </w:rPr>
      </w:pPr>
      <w:del w:id="13995" w:author="Lektorat Bauer" w:date="2025-03-07T14:30:00Z" w16du:dateUtc="2025-03-07T13:30:00Z">
        <w:r w:rsidRPr="00944672" w:rsidDel="00D0056B">
          <w:rPr>
            <w:rFonts w:ascii="Arial" w:hAnsi="Arial" w:cs="Arial"/>
            <w:sz w:val="24"/>
            <w:szCs w:val="24"/>
          </w:rPr>
          <w:delText xml:space="preserve"> </w:delText>
        </w:r>
      </w:del>
      <w:r w:rsidRPr="00944672">
        <w:rPr>
          <w:rFonts w:ascii="Arial" w:hAnsi="Arial" w:cs="Arial"/>
          <w:sz w:val="24"/>
          <w:szCs w:val="24"/>
        </w:rPr>
        <w:t>„Benjamin, danke dass Sie mir geholfen haben</w:t>
      </w:r>
      <w:del w:id="13996" w:author="Lektorat Bauer" w:date="2025-03-07T14:30:00Z" w16du:dateUtc="2025-03-07T13:30:00Z">
        <w:r w:rsidRPr="00944672" w:rsidDel="00D0056B">
          <w:rPr>
            <w:rFonts w:ascii="Arial" w:hAnsi="Arial" w:cs="Arial"/>
            <w:sz w:val="24"/>
            <w:szCs w:val="24"/>
          </w:rPr>
          <w:delText>.</w:delText>
        </w:r>
      </w:del>
      <w:r w:rsidRPr="00944672">
        <w:rPr>
          <w:rFonts w:ascii="Arial" w:hAnsi="Arial" w:cs="Arial"/>
          <w:sz w:val="24"/>
          <w:szCs w:val="24"/>
        </w:rPr>
        <w:t>“</w:t>
      </w:r>
      <w:ins w:id="13997" w:author="Lektorat Bauer" w:date="2025-03-07T14:30:00Z" w16du:dateUtc="2025-03-07T13:30:00Z">
        <w:r w:rsidR="00D0056B">
          <w:rPr>
            <w:rFonts w:ascii="Arial" w:hAnsi="Arial" w:cs="Arial"/>
            <w:sz w:val="24"/>
            <w:szCs w:val="24"/>
          </w:rPr>
          <w:t>,</w:t>
        </w:r>
      </w:ins>
      <w:r w:rsidRPr="00944672">
        <w:rPr>
          <w:rFonts w:ascii="Arial" w:hAnsi="Arial" w:cs="Arial"/>
          <w:sz w:val="24"/>
          <w:szCs w:val="24"/>
        </w:rPr>
        <w:t xml:space="preserve"> </w:t>
      </w:r>
      <w:ins w:id="13998" w:author="Lektorat Bauer" w:date="2025-03-07T14:30:00Z" w16du:dateUtc="2025-03-07T13:30:00Z">
        <w:r w:rsidR="00D0056B">
          <w:rPr>
            <w:rFonts w:ascii="Arial" w:hAnsi="Arial" w:cs="Arial"/>
            <w:sz w:val="24"/>
            <w:szCs w:val="24"/>
          </w:rPr>
          <w:t>a</w:t>
        </w:r>
      </w:ins>
      <w:del w:id="13999" w:author="Lektorat Bauer" w:date="2025-03-07T14:30:00Z" w16du:dateUtc="2025-03-07T13:30:00Z">
        <w:r w:rsidRPr="00944672" w:rsidDel="00D0056B">
          <w:rPr>
            <w:rFonts w:ascii="Arial" w:hAnsi="Arial" w:cs="Arial"/>
            <w:sz w:val="24"/>
            <w:szCs w:val="24"/>
          </w:rPr>
          <w:delText>A</w:delText>
        </w:r>
      </w:del>
      <w:r w:rsidRPr="00944672">
        <w:rPr>
          <w:rFonts w:ascii="Arial" w:hAnsi="Arial" w:cs="Arial"/>
          <w:sz w:val="24"/>
          <w:szCs w:val="24"/>
        </w:rPr>
        <w:t xml:space="preserve">ntwortete sie leise, </w:t>
      </w:r>
      <w:commentRangeStart w:id="14000"/>
      <w:r w:rsidRPr="00944672">
        <w:rPr>
          <w:rFonts w:ascii="Arial" w:hAnsi="Arial" w:cs="Arial"/>
          <w:sz w:val="24"/>
          <w:szCs w:val="24"/>
        </w:rPr>
        <w:t>„</w:t>
      </w:r>
      <w:ins w:id="14001" w:author="Lektorat Bauer" w:date="2025-03-07T14:30:00Z" w16du:dateUtc="2025-03-07T13:30:00Z">
        <w:r w:rsidR="00D0056B">
          <w:rPr>
            <w:rFonts w:ascii="Arial" w:hAnsi="Arial" w:cs="Arial"/>
            <w:sz w:val="24"/>
            <w:szCs w:val="24"/>
          </w:rPr>
          <w:t>d</w:t>
        </w:r>
      </w:ins>
      <w:del w:id="14002" w:author="Lektorat Bauer" w:date="2025-03-07T14:30:00Z" w16du:dateUtc="2025-03-07T13:30:00Z">
        <w:r w:rsidRPr="00944672" w:rsidDel="00D0056B">
          <w:rPr>
            <w:rFonts w:ascii="Arial" w:hAnsi="Arial" w:cs="Arial"/>
            <w:sz w:val="24"/>
            <w:szCs w:val="24"/>
          </w:rPr>
          <w:delText>D</w:delText>
        </w:r>
      </w:del>
      <w:r w:rsidRPr="00944672">
        <w:rPr>
          <w:rFonts w:ascii="Arial" w:hAnsi="Arial" w:cs="Arial"/>
          <w:sz w:val="24"/>
          <w:szCs w:val="24"/>
        </w:rPr>
        <w:t>as</w:t>
      </w:r>
      <w:commentRangeEnd w:id="14000"/>
      <w:r w:rsidR="00D0056B">
        <w:rPr>
          <w:rStyle w:val="Kommentarzeichen"/>
        </w:rPr>
        <w:commentReference w:id="14000"/>
      </w:r>
      <w:r w:rsidRPr="00944672">
        <w:rPr>
          <w:rFonts w:ascii="Arial" w:hAnsi="Arial" w:cs="Arial"/>
          <w:sz w:val="24"/>
          <w:szCs w:val="24"/>
        </w:rPr>
        <w:t xml:space="preserve"> hat noch nie jemand für mich getan.“ </w:t>
      </w:r>
    </w:p>
    <w:p w14:paraId="0C58359F" w14:textId="450D873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„Machen Sie sich keine Sorgen. Werden Sie gesund, dann sehen wir weiter.“</w:t>
      </w:r>
    </w:p>
    <w:p w14:paraId="481F5B23" w14:textId="77777777" w:rsidR="005A5788" w:rsidRDefault="00944672" w:rsidP="00623B68">
      <w:pPr>
        <w:autoSpaceDE w:val="0"/>
        <w:autoSpaceDN w:val="0"/>
        <w:adjustRightInd w:val="0"/>
        <w:spacing w:after="0" w:line="360" w:lineRule="auto"/>
        <w:ind w:firstLine="227"/>
        <w:jc w:val="both"/>
        <w:rPr>
          <w:ins w:id="14003" w:author="Lektorat Bauer" w:date="2025-03-07T14:31:00Z" w16du:dateUtc="2025-03-07T13:31:00Z"/>
          <w:rFonts w:ascii="Arial" w:hAnsi="Arial" w:cs="Arial"/>
          <w:sz w:val="24"/>
          <w:szCs w:val="24"/>
        </w:rPr>
      </w:pPr>
      <w:r w:rsidRPr="00944672">
        <w:rPr>
          <w:rFonts w:ascii="Arial" w:hAnsi="Arial" w:cs="Arial"/>
          <w:sz w:val="24"/>
          <w:szCs w:val="24"/>
        </w:rPr>
        <w:t>Kurz darauf erschien der Arzt zur Visite. „Hallo Mrs. Quinn. Ich sehe</w:t>
      </w:r>
      <w:ins w:id="14004" w:author="Lektorat Bauer" w:date="2025-03-07T14:31:00Z" w16du:dateUtc="2025-03-07T13:31:00Z">
        <w:r w:rsidR="00D0056B">
          <w:rPr>
            <w:rFonts w:ascii="Arial" w:hAnsi="Arial" w:cs="Arial"/>
            <w:sz w:val="24"/>
            <w:szCs w:val="24"/>
          </w:rPr>
          <w:t>,</w:t>
        </w:r>
      </w:ins>
      <w:r w:rsidRPr="00944672">
        <w:rPr>
          <w:rFonts w:ascii="Arial" w:hAnsi="Arial" w:cs="Arial"/>
          <w:sz w:val="24"/>
          <w:szCs w:val="24"/>
        </w:rPr>
        <w:t xml:space="preserve"> Sie haben schon Besuch.“ Dabei nickte er Benjamin zu. „Ist das der junge Mann, von dem Sie erzählt haben?“ „</w:t>
      </w:r>
    </w:p>
    <w:p w14:paraId="2F0DBF2C" w14:textId="3830EDCB"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Ja. Dr</w:t>
      </w:r>
      <w:commentRangeStart w:id="14005"/>
      <w:r w:rsidRPr="00944672">
        <w:rPr>
          <w:rFonts w:ascii="Arial" w:hAnsi="Arial" w:cs="Arial"/>
          <w:sz w:val="24"/>
          <w:szCs w:val="24"/>
        </w:rPr>
        <w:t>. Phillipzs</w:t>
      </w:r>
      <w:commentRangeEnd w:id="14005"/>
      <w:r w:rsidR="005A5788">
        <w:rPr>
          <w:rStyle w:val="Kommentarzeichen"/>
        </w:rPr>
        <w:commentReference w:id="14005"/>
      </w:r>
      <w:r w:rsidRPr="00944672">
        <w:rPr>
          <w:rFonts w:ascii="Arial" w:hAnsi="Arial" w:cs="Arial"/>
          <w:sz w:val="24"/>
          <w:szCs w:val="24"/>
        </w:rPr>
        <w:t>, das ist Dr. Benjamin Dingaka. Er wohnt bei mir zur Untermiete, obwohl er sich längst etwas Eigenes leisten könnte.“</w:t>
      </w:r>
    </w:p>
    <w:p w14:paraId="3D6BCD7B" w14:textId="34F1532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„Dr. Dingaka, wundern Sie sich nicht. Elizabeth Quinn und ich kennen uns seit rund 20 Jahren. Unsere Familien haben in Cornwall gelebt. Als Sie nach London gezogen ist, haben wir uns aus den Augen verloren. Als ich den Namen auf der Einweisungsliste sah, habe ich sofort nachgeschaut</w:t>
      </w:r>
      <w:ins w:id="14006" w:author="Lektorat Bauer" w:date="2025-03-07T14:31:00Z" w16du:dateUtc="2025-03-07T13:31:00Z">
        <w:r w:rsidR="005A5788">
          <w:rPr>
            <w:rFonts w:ascii="Arial" w:hAnsi="Arial" w:cs="Arial"/>
            <w:sz w:val="24"/>
            <w:szCs w:val="24"/>
          </w:rPr>
          <w:t>,</w:t>
        </w:r>
      </w:ins>
      <w:r w:rsidRPr="00944672">
        <w:rPr>
          <w:rFonts w:ascii="Arial" w:hAnsi="Arial" w:cs="Arial"/>
          <w:sz w:val="24"/>
          <w:szCs w:val="24"/>
        </w:rPr>
        <w:t xml:space="preserve"> ob Sie es wirklich ist. Ihr Mann war mein bester Freund.“ Dann wandte er sich an Elizabeth Quinn. </w:t>
      </w:r>
    </w:p>
    <w:p w14:paraId="0E49238D" w14:textId="77777777" w:rsidR="005A5788" w:rsidRDefault="00944672" w:rsidP="00623B68">
      <w:pPr>
        <w:autoSpaceDE w:val="0"/>
        <w:autoSpaceDN w:val="0"/>
        <w:adjustRightInd w:val="0"/>
        <w:spacing w:after="0" w:line="360" w:lineRule="auto"/>
        <w:ind w:firstLine="227"/>
        <w:jc w:val="both"/>
        <w:rPr>
          <w:ins w:id="14007" w:author="Lektorat Bauer" w:date="2025-03-07T14:31:00Z" w16du:dateUtc="2025-03-07T13:31:00Z"/>
          <w:rFonts w:ascii="Arial" w:hAnsi="Arial" w:cs="Arial"/>
          <w:sz w:val="24"/>
          <w:szCs w:val="24"/>
        </w:rPr>
      </w:pPr>
      <w:r w:rsidRPr="00944672">
        <w:rPr>
          <w:rFonts w:ascii="Arial" w:hAnsi="Arial" w:cs="Arial"/>
          <w:sz w:val="24"/>
          <w:szCs w:val="24"/>
        </w:rPr>
        <w:t>„Wer hat Dich denn hier einweisen lassen?“ Jetzt war es an Benjamin zu antworten.</w:t>
      </w:r>
    </w:p>
    <w:p w14:paraId="30674241" w14:textId="77777777" w:rsidR="005A5788" w:rsidRDefault="00944672" w:rsidP="00623B68">
      <w:pPr>
        <w:autoSpaceDE w:val="0"/>
        <w:autoSpaceDN w:val="0"/>
        <w:adjustRightInd w:val="0"/>
        <w:spacing w:after="0" w:line="360" w:lineRule="auto"/>
        <w:ind w:firstLine="227"/>
        <w:jc w:val="both"/>
        <w:rPr>
          <w:ins w:id="14008" w:author="Lektorat Bauer" w:date="2025-03-07T14:31:00Z" w16du:dateUtc="2025-03-07T13:31:00Z"/>
          <w:rFonts w:ascii="Arial" w:hAnsi="Arial" w:cs="Arial"/>
          <w:sz w:val="24"/>
          <w:szCs w:val="24"/>
        </w:rPr>
      </w:pPr>
      <w:del w:id="14009" w:author="Lektorat Bauer" w:date="2025-03-07T14:31:00Z" w16du:dateUtc="2025-03-07T13:31:00Z">
        <w:r w:rsidRPr="00944672" w:rsidDel="005A5788">
          <w:rPr>
            <w:rFonts w:ascii="Arial" w:hAnsi="Arial" w:cs="Arial"/>
            <w:sz w:val="24"/>
            <w:szCs w:val="24"/>
          </w:rPr>
          <w:delText xml:space="preserve"> </w:delText>
        </w:r>
      </w:del>
      <w:r w:rsidRPr="00944672">
        <w:rPr>
          <w:rFonts w:ascii="Arial" w:hAnsi="Arial" w:cs="Arial"/>
          <w:sz w:val="24"/>
          <w:szCs w:val="24"/>
        </w:rPr>
        <w:t>„Ich habe Sie in der Küche auf dem Boden liegend gefunden und musste ein</w:t>
      </w:r>
      <w:ins w:id="14010" w:author="Lektorat Bauer" w:date="2025-03-07T14:31:00Z" w16du:dateUtc="2025-03-07T13:31:00Z">
        <w:r w:rsidR="005A5788">
          <w:rPr>
            <w:rFonts w:ascii="Arial" w:hAnsi="Arial" w:cs="Arial"/>
            <w:sz w:val="24"/>
            <w:szCs w:val="24"/>
          </w:rPr>
          <w:t>e</w:t>
        </w:r>
      </w:ins>
      <w:r w:rsidRPr="00944672">
        <w:rPr>
          <w:rFonts w:ascii="Arial" w:hAnsi="Arial" w:cs="Arial"/>
          <w:sz w:val="24"/>
          <w:szCs w:val="24"/>
        </w:rPr>
        <w:t xml:space="preserve"> Entscheidung fällen. Das beste Hospital</w:t>
      </w:r>
      <w:ins w:id="14011" w:author="Lektorat Bauer" w:date="2025-03-07T14:31:00Z" w16du:dateUtc="2025-03-07T13:31:00Z">
        <w:r w:rsidR="005A5788">
          <w:rPr>
            <w:rFonts w:ascii="Arial" w:hAnsi="Arial" w:cs="Arial"/>
            <w:sz w:val="24"/>
            <w:szCs w:val="24"/>
          </w:rPr>
          <w:t>,</w:t>
        </w:r>
      </w:ins>
      <w:r w:rsidRPr="00944672">
        <w:rPr>
          <w:rFonts w:ascii="Arial" w:hAnsi="Arial" w:cs="Arial"/>
          <w:sz w:val="24"/>
          <w:szCs w:val="24"/>
        </w:rPr>
        <w:t xml:space="preserve"> welches mir eingefallen ist, war dieses Haus.“</w:t>
      </w:r>
    </w:p>
    <w:p w14:paraId="752CF563" w14:textId="77777777" w:rsidR="005A5788" w:rsidRDefault="00944672" w:rsidP="00623B68">
      <w:pPr>
        <w:autoSpaceDE w:val="0"/>
        <w:autoSpaceDN w:val="0"/>
        <w:adjustRightInd w:val="0"/>
        <w:spacing w:after="0" w:line="360" w:lineRule="auto"/>
        <w:ind w:firstLine="227"/>
        <w:jc w:val="both"/>
        <w:rPr>
          <w:ins w:id="14012" w:author="Lektorat Bauer" w:date="2025-03-07T14:32:00Z" w16du:dateUtc="2025-03-07T13:32:00Z"/>
          <w:rFonts w:ascii="Arial" w:hAnsi="Arial" w:cs="Arial"/>
          <w:sz w:val="24"/>
          <w:szCs w:val="24"/>
        </w:rPr>
      </w:pPr>
      <w:del w:id="14013" w:author="Lektorat Bauer" w:date="2025-03-07T14:31:00Z" w16du:dateUtc="2025-03-07T13:31:00Z">
        <w:r w:rsidRPr="00944672" w:rsidDel="005A5788">
          <w:rPr>
            <w:rFonts w:ascii="Arial" w:hAnsi="Arial" w:cs="Arial"/>
            <w:sz w:val="24"/>
            <w:szCs w:val="24"/>
          </w:rPr>
          <w:delText xml:space="preserve"> </w:delText>
        </w:r>
      </w:del>
      <w:r w:rsidRPr="00944672">
        <w:rPr>
          <w:rFonts w:ascii="Arial" w:hAnsi="Arial" w:cs="Arial"/>
          <w:sz w:val="24"/>
          <w:szCs w:val="24"/>
        </w:rPr>
        <w:t>„Oh, Danke für das Kompliment und danke, dass Sie Elizabeth zu mir gebracht haben. Auch wenn das nur Zufall war. Darf ich dann auch vermuten, dass Sie die Rechnung für Elizabeth begl</w:t>
      </w:r>
      <w:del w:id="14014" w:author="Lektorat Bauer" w:date="2025-03-07T14:32:00Z" w16du:dateUtc="2025-03-07T13:32:00Z">
        <w:r w:rsidRPr="00944672" w:rsidDel="005A5788">
          <w:rPr>
            <w:rFonts w:ascii="Arial" w:hAnsi="Arial" w:cs="Arial"/>
            <w:sz w:val="24"/>
            <w:szCs w:val="24"/>
          </w:rPr>
          <w:delText>e</w:delText>
        </w:r>
      </w:del>
      <w:r w:rsidRPr="00944672">
        <w:rPr>
          <w:rFonts w:ascii="Arial" w:hAnsi="Arial" w:cs="Arial"/>
          <w:sz w:val="24"/>
          <w:szCs w:val="24"/>
        </w:rPr>
        <w:t xml:space="preserve">ichen haben?“ </w:t>
      </w:r>
    </w:p>
    <w:p w14:paraId="6BB6C0FF" w14:textId="2BE427A1"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Als Benjamin nickte, lachte Elizabeth</w:t>
      </w:r>
      <w:ins w:id="14015" w:author="Lektorat Bauer" w:date="2025-03-07T14:32:00Z" w16du:dateUtc="2025-03-07T13:32:00Z">
        <w:r w:rsidR="005A5788">
          <w:rPr>
            <w:rFonts w:ascii="Arial" w:hAnsi="Arial" w:cs="Arial"/>
            <w:sz w:val="24"/>
            <w:szCs w:val="24"/>
          </w:rPr>
          <w:t>.</w:t>
        </w:r>
      </w:ins>
      <w:del w:id="14016" w:author="Lektorat Bauer" w:date="2025-03-07T14:32:00Z" w16du:dateUtc="2025-03-07T13:32:00Z">
        <w:r w:rsidRPr="00944672" w:rsidDel="005A5788">
          <w:rPr>
            <w:rFonts w:ascii="Arial" w:hAnsi="Arial" w:cs="Arial"/>
            <w:sz w:val="24"/>
            <w:szCs w:val="24"/>
          </w:rPr>
          <w:delText>:</w:delText>
        </w:r>
      </w:del>
      <w:r w:rsidRPr="00944672">
        <w:rPr>
          <w:rFonts w:ascii="Arial" w:hAnsi="Arial" w:cs="Arial"/>
          <w:sz w:val="24"/>
          <w:szCs w:val="24"/>
        </w:rPr>
        <w:t xml:space="preserve"> „Benjamin, warum nur? Ich kann das</w:t>
      </w:r>
      <w:del w:id="14017" w:author="Lektorat Bauer" w:date="2025-03-07T14:32:00Z" w16du:dateUtc="2025-03-07T13:32:00Z">
        <w:r w:rsidRPr="00944672" w:rsidDel="005A5788">
          <w:rPr>
            <w:rFonts w:ascii="Arial" w:hAnsi="Arial" w:cs="Arial"/>
            <w:sz w:val="24"/>
            <w:szCs w:val="24"/>
          </w:rPr>
          <w:delText>s</w:delText>
        </w:r>
      </w:del>
      <w:r w:rsidRPr="00944672">
        <w:rPr>
          <w:rFonts w:ascii="Arial" w:hAnsi="Arial" w:cs="Arial"/>
          <w:sz w:val="24"/>
          <w:szCs w:val="24"/>
        </w:rPr>
        <w:t xml:space="preserve"> auch allein bezahlen.“ </w:t>
      </w:r>
    </w:p>
    <w:p w14:paraId="5D6B5908" w14:textId="430FD91A" w:rsidR="005A5788" w:rsidRDefault="00944672" w:rsidP="00623B68">
      <w:pPr>
        <w:autoSpaceDE w:val="0"/>
        <w:autoSpaceDN w:val="0"/>
        <w:adjustRightInd w:val="0"/>
        <w:spacing w:after="0" w:line="360" w:lineRule="auto"/>
        <w:ind w:firstLine="227"/>
        <w:jc w:val="both"/>
        <w:rPr>
          <w:ins w:id="14018" w:author="Lektorat Bauer" w:date="2025-03-07T14:32:00Z" w16du:dateUtc="2025-03-07T13:32:00Z"/>
          <w:rFonts w:ascii="Arial" w:hAnsi="Arial" w:cs="Arial"/>
          <w:sz w:val="24"/>
          <w:szCs w:val="24"/>
        </w:rPr>
      </w:pPr>
      <w:r w:rsidRPr="00944672">
        <w:rPr>
          <w:rFonts w:ascii="Arial" w:hAnsi="Arial" w:cs="Arial"/>
          <w:sz w:val="24"/>
          <w:szCs w:val="24"/>
        </w:rPr>
        <w:t>„Ach Elizabeth, Sie brauchen jeden Penny und Sie haben so</w:t>
      </w:r>
      <w:ins w:id="14019" w:author="Lektorat Bauer" w:date="2025-03-07T14:32:00Z" w16du:dateUtc="2025-03-07T13:32:00Z">
        <w:r w:rsidR="005A5788">
          <w:rPr>
            <w:rFonts w:ascii="Arial" w:hAnsi="Arial" w:cs="Arial"/>
            <w:sz w:val="24"/>
            <w:szCs w:val="24"/>
          </w:rPr>
          <w:t xml:space="preserve"> </w:t>
        </w:r>
      </w:ins>
      <w:r w:rsidRPr="00944672">
        <w:rPr>
          <w:rFonts w:ascii="Arial" w:hAnsi="Arial" w:cs="Arial"/>
          <w:sz w:val="24"/>
          <w:szCs w:val="24"/>
        </w:rPr>
        <w:t>viel für mich getan</w:t>
      </w:r>
      <w:del w:id="14020" w:author="Lektorat Bauer" w:date="2025-03-07T14:32:00Z" w16du:dateUtc="2025-03-07T13:32:00Z">
        <w:r w:rsidRPr="00944672" w:rsidDel="005A5788">
          <w:rPr>
            <w:rFonts w:ascii="Arial" w:hAnsi="Arial" w:cs="Arial"/>
            <w:sz w:val="24"/>
            <w:szCs w:val="24"/>
          </w:rPr>
          <w:delText>, dass ich das so arrangiert habe</w:delText>
        </w:r>
      </w:del>
      <w:ins w:id="14021" w:author="Lektorat Bauer" w:date="2025-03-07T14:32:00Z" w16du:dateUtc="2025-03-07T13:32:00Z">
        <w:r w:rsidR="005A5788">
          <w:rPr>
            <w:rFonts w:ascii="Arial" w:hAnsi="Arial" w:cs="Arial"/>
            <w:sz w:val="24"/>
            <w:szCs w:val="24"/>
          </w:rPr>
          <w:t>.</w:t>
        </w:r>
      </w:ins>
      <w:r w:rsidRPr="00944672">
        <w:rPr>
          <w:rFonts w:ascii="Arial" w:hAnsi="Arial" w:cs="Arial"/>
          <w:sz w:val="24"/>
          <w:szCs w:val="24"/>
        </w:rPr>
        <w:t xml:space="preserve">.“ </w:t>
      </w:r>
      <w:del w:id="14022" w:author="Lektorat Bauer" w:date="2025-03-07T14:32:00Z" w16du:dateUtc="2025-03-07T13:32:00Z">
        <w:r w:rsidRPr="00944672" w:rsidDel="005A5788">
          <w:rPr>
            <w:rFonts w:ascii="Arial" w:hAnsi="Arial" w:cs="Arial"/>
            <w:sz w:val="24"/>
            <w:szCs w:val="24"/>
          </w:rPr>
          <w:delText xml:space="preserve">Bekannte Benjamin Dingaka. </w:delText>
        </w:r>
      </w:del>
      <w:ins w:id="14023" w:author="Lektorat Bauer" w:date="2025-03-07T14:32:00Z" w16du:dateUtc="2025-03-07T13:32:00Z">
        <w:r w:rsidR="005A5788">
          <w:rPr>
            <w:rFonts w:ascii="Arial" w:hAnsi="Arial" w:cs="Arial"/>
            <w:sz w:val="24"/>
            <w:szCs w:val="24"/>
          </w:rPr>
          <w:t>Benjamin winkte ab.</w:t>
        </w:r>
      </w:ins>
    </w:p>
    <w:p w14:paraId="5D16E441" w14:textId="71A4366D"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„Du hast ihm nichts erzählt, oder?“</w:t>
      </w:r>
      <w:ins w:id="14024" w:author="Lektorat Bauer" w:date="2025-03-07T14:32:00Z" w16du:dateUtc="2025-03-07T13:32:00Z">
        <w:r w:rsidR="005A5788">
          <w:rPr>
            <w:rFonts w:ascii="Arial" w:hAnsi="Arial" w:cs="Arial"/>
            <w:sz w:val="24"/>
            <w:szCs w:val="24"/>
          </w:rPr>
          <w:t>,</w:t>
        </w:r>
      </w:ins>
      <w:r w:rsidRPr="00944672">
        <w:rPr>
          <w:rFonts w:ascii="Arial" w:hAnsi="Arial" w:cs="Arial"/>
          <w:sz w:val="24"/>
          <w:szCs w:val="24"/>
        </w:rPr>
        <w:t xml:space="preserve"> </w:t>
      </w:r>
      <w:del w:id="14025" w:author="Lektorat Bauer" w:date="2025-03-07T14:32:00Z" w16du:dateUtc="2025-03-07T13:32:00Z">
        <w:r w:rsidRPr="00944672" w:rsidDel="005A5788">
          <w:rPr>
            <w:rFonts w:ascii="Arial" w:hAnsi="Arial" w:cs="Arial"/>
            <w:sz w:val="24"/>
            <w:szCs w:val="24"/>
          </w:rPr>
          <w:delText>Kam es aus dem Munde von</w:delText>
        </w:r>
      </w:del>
      <w:ins w:id="14026" w:author="Lektorat Bauer" w:date="2025-03-07T14:32:00Z" w16du:dateUtc="2025-03-07T13:32:00Z">
        <w:r w:rsidR="005A5788">
          <w:rPr>
            <w:rFonts w:ascii="Arial" w:hAnsi="Arial" w:cs="Arial"/>
            <w:sz w:val="24"/>
            <w:szCs w:val="24"/>
          </w:rPr>
          <w:t>sagte</w:t>
        </w:r>
      </w:ins>
      <w:r w:rsidRPr="00944672">
        <w:rPr>
          <w:rFonts w:ascii="Arial" w:hAnsi="Arial" w:cs="Arial"/>
          <w:sz w:val="24"/>
          <w:szCs w:val="24"/>
        </w:rPr>
        <w:t xml:space="preserve"> Dr. Philippzs. </w:t>
      </w:r>
      <w:del w:id="14027" w:author="Lektorat Bauer" w:date="2025-03-07T14:32:00Z" w16du:dateUtc="2025-03-07T13:32:00Z">
        <w:r w:rsidRPr="00944672" w:rsidDel="005A5788">
          <w:rPr>
            <w:rFonts w:ascii="Arial" w:hAnsi="Arial" w:cs="Arial"/>
            <w:sz w:val="24"/>
            <w:szCs w:val="24"/>
          </w:rPr>
          <w:delText xml:space="preserve">Jetzt lächelte </w:delText>
        </w:r>
      </w:del>
      <w:r w:rsidRPr="00944672">
        <w:rPr>
          <w:rFonts w:ascii="Arial" w:hAnsi="Arial" w:cs="Arial"/>
          <w:sz w:val="24"/>
          <w:szCs w:val="24"/>
        </w:rPr>
        <w:t>Elizabeth Quinn</w:t>
      </w:r>
      <w:ins w:id="14028" w:author="Lektorat Bauer" w:date="2025-03-07T14:32:00Z" w16du:dateUtc="2025-03-07T13:32:00Z">
        <w:r w:rsidR="005A5788">
          <w:rPr>
            <w:rFonts w:ascii="Arial" w:hAnsi="Arial" w:cs="Arial"/>
            <w:sz w:val="24"/>
            <w:szCs w:val="24"/>
          </w:rPr>
          <w:t xml:space="preserve"> hob die Hände.</w:t>
        </w:r>
      </w:ins>
      <w:r w:rsidRPr="00944672">
        <w:rPr>
          <w:rFonts w:ascii="Arial" w:hAnsi="Arial" w:cs="Arial"/>
          <w:sz w:val="24"/>
          <w:szCs w:val="24"/>
        </w:rPr>
        <w:t xml:space="preserve"> „Nein, habe ich nicht. Und Du</w:t>
      </w:r>
      <w:ins w:id="14029" w:author="Lektorat Bauer" w:date="2025-03-07T14:33:00Z" w16du:dateUtc="2025-03-07T13:33:00Z">
        <w:r w:rsidR="005A5788">
          <w:rPr>
            <w:rFonts w:ascii="Arial" w:hAnsi="Arial" w:cs="Arial"/>
            <w:sz w:val="24"/>
            <w:szCs w:val="24"/>
          </w:rPr>
          <w:t>,</w:t>
        </w:r>
      </w:ins>
      <w:r w:rsidRPr="00944672">
        <w:rPr>
          <w:rFonts w:ascii="Arial" w:hAnsi="Arial" w:cs="Arial"/>
          <w:sz w:val="24"/>
          <w:szCs w:val="24"/>
        </w:rPr>
        <w:t xml:space="preserve"> mein </w:t>
      </w:r>
      <w:ins w:id="14030" w:author="Lektorat Bauer" w:date="2025-03-07T14:33:00Z" w16du:dateUtc="2025-03-07T13:33:00Z">
        <w:r w:rsidR="005A5788">
          <w:rPr>
            <w:rFonts w:ascii="Arial" w:hAnsi="Arial" w:cs="Arial"/>
            <w:sz w:val="24"/>
            <w:szCs w:val="24"/>
          </w:rPr>
          <w:t>L</w:t>
        </w:r>
      </w:ins>
      <w:del w:id="14031" w:author="Lektorat Bauer" w:date="2025-03-07T14:33:00Z" w16du:dateUtc="2025-03-07T13:33:00Z">
        <w:r w:rsidRPr="00944672" w:rsidDel="005A5788">
          <w:rPr>
            <w:rFonts w:ascii="Arial" w:hAnsi="Arial" w:cs="Arial"/>
            <w:sz w:val="24"/>
            <w:szCs w:val="24"/>
          </w:rPr>
          <w:delText>l</w:delText>
        </w:r>
      </w:del>
      <w:r w:rsidRPr="00944672">
        <w:rPr>
          <w:rFonts w:ascii="Arial" w:hAnsi="Arial" w:cs="Arial"/>
          <w:sz w:val="24"/>
          <w:szCs w:val="24"/>
        </w:rPr>
        <w:t>ieber</w:t>
      </w:r>
      <w:ins w:id="14032" w:author="Lektorat Bauer" w:date="2025-03-07T14:33:00Z" w16du:dateUtc="2025-03-07T13:33:00Z">
        <w:r w:rsidR="005A5788">
          <w:rPr>
            <w:rFonts w:ascii="Arial" w:hAnsi="Arial" w:cs="Arial"/>
            <w:sz w:val="24"/>
            <w:szCs w:val="24"/>
          </w:rPr>
          <w:t>,</w:t>
        </w:r>
      </w:ins>
      <w:r w:rsidRPr="00944672">
        <w:rPr>
          <w:rFonts w:ascii="Arial" w:hAnsi="Arial" w:cs="Arial"/>
          <w:sz w:val="24"/>
          <w:szCs w:val="24"/>
        </w:rPr>
        <w:t xml:space="preserve"> wirst es auch nicht.“ </w:t>
      </w:r>
    </w:p>
    <w:p w14:paraId="5E31092A" w14:textId="77777777" w:rsidR="005A5788" w:rsidRDefault="00944672" w:rsidP="00623B68">
      <w:pPr>
        <w:autoSpaceDE w:val="0"/>
        <w:autoSpaceDN w:val="0"/>
        <w:adjustRightInd w:val="0"/>
        <w:spacing w:after="0" w:line="360" w:lineRule="auto"/>
        <w:ind w:firstLine="227"/>
        <w:jc w:val="both"/>
        <w:rPr>
          <w:ins w:id="14033" w:author="Lektorat Bauer" w:date="2025-03-07T14:33:00Z" w16du:dateUtc="2025-03-07T13:33:00Z"/>
          <w:rFonts w:ascii="Arial" w:hAnsi="Arial" w:cs="Arial"/>
          <w:sz w:val="24"/>
          <w:szCs w:val="24"/>
        </w:rPr>
      </w:pPr>
      <w:r w:rsidRPr="00944672">
        <w:rPr>
          <w:rFonts w:ascii="Arial" w:hAnsi="Arial" w:cs="Arial"/>
          <w:sz w:val="24"/>
          <w:szCs w:val="24"/>
        </w:rPr>
        <w:lastRenderedPageBreak/>
        <w:t xml:space="preserve">Verdutzt schaute Benjamin Dingaka von einem zum anderen „Was gesagt? Was erzählt? Wovon sprechen Sie beide?“ </w:t>
      </w:r>
    </w:p>
    <w:p w14:paraId="6FD5BEAC" w14:textId="77777777" w:rsidR="005A5788" w:rsidRDefault="00944672" w:rsidP="00623B68">
      <w:pPr>
        <w:autoSpaceDE w:val="0"/>
        <w:autoSpaceDN w:val="0"/>
        <w:adjustRightInd w:val="0"/>
        <w:spacing w:after="0" w:line="360" w:lineRule="auto"/>
        <w:ind w:firstLine="227"/>
        <w:jc w:val="both"/>
        <w:rPr>
          <w:ins w:id="14034" w:author="Lektorat Bauer" w:date="2025-03-07T14:33:00Z" w16du:dateUtc="2025-03-07T13:33:00Z"/>
          <w:rFonts w:ascii="Arial" w:hAnsi="Arial" w:cs="Arial"/>
          <w:sz w:val="24"/>
          <w:szCs w:val="24"/>
        </w:rPr>
      </w:pPr>
      <w:r w:rsidRPr="00944672">
        <w:rPr>
          <w:rFonts w:ascii="Arial" w:hAnsi="Arial" w:cs="Arial"/>
          <w:sz w:val="24"/>
          <w:szCs w:val="24"/>
        </w:rPr>
        <w:t>„Das</w:t>
      </w:r>
      <w:ins w:id="14035" w:author="Lektorat Bauer" w:date="2025-03-07T14:33:00Z" w16du:dateUtc="2025-03-07T13:33:00Z">
        <w:r w:rsidR="005A5788">
          <w:rPr>
            <w:rFonts w:ascii="Arial" w:hAnsi="Arial" w:cs="Arial"/>
            <w:sz w:val="24"/>
            <w:szCs w:val="24"/>
          </w:rPr>
          <w:t>,</w:t>
        </w:r>
      </w:ins>
      <w:r w:rsidRPr="00944672">
        <w:rPr>
          <w:rFonts w:ascii="Arial" w:hAnsi="Arial" w:cs="Arial"/>
          <w:sz w:val="24"/>
          <w:szCs w:val="24"/>
        </w:rPr>
        <w:t xml:space="preserve"> mein lieber </w:t>
      </w:r>
      <w:del w:id="14036" w:author="Lektorat Bauer" w:date="2025-03-07T14:33:00Z" w16du:dateUtc="2025-03-07T13:33:00Z">
        <w:r w:rsidRPr="00944672" w:rsidDel="005A5788">
          <w:rPr>
            <w:rFonts w:ascii="Arial" w:hAnsi="Arial" w:cs="Arial"/>
            <w:sz w:val="24"/>
            <w:szCs w:val="24"/>
          </w:rPr>
          <w:delText>Benjain</w:delText>
        </w:r>
      </w:del>
      <w:ins w:id="14037" w:author="Lektorat Bauer" w:date="2025-03-07T14:33:00Z" w16du:dateUtc="2025-03-07T13:33:00Z">
        <w:r w:rsidR="005A5788" w:rsidRPr="00944672">
          <w:rPr>
            <w:rFonts w:ascii="Arial" w:hAnsi="Arial" w:cs="Arial"/>
            <w:sz w:val="24"/>
            <w:szCs w:val="24"/>
          </w:rPr>
          <w:t>Benjamin</w:t>
        </w:r>
      </w:ins>
      <w:r w:rsidRPr="00944672">
        <w:rPr>
          <w:rFonts w:ascii="Arial" w:hAnsi="Arial" w:cs="Arial"/>
          <w:sz w:val="24"/>
          <w:szCs w:val="24"/>
        </w:rPr>
        <w:t xml:space="preserve">, erzähle ich Ihnen, wenn ich wieder zu Hause bin.“ Dann wandte sich Elizabeth Quinn an Dr. Phillippzs. </w:t>
      </w:r>
    </w:p>
    <w:p w14:paraId="1B5EDA13" w14:textId="77777777" w:rsidR="005A5788" w:rsidRDefault="00944672" w:rsidP="00623B68">
      <w:pPr>
        <w:autoSpaceDE w:val="0"/>
        <w:autoSpaceDN w:val="0"/>
        <w:adjustRightInd w:val="0"/>
        <w:spacing w:after="0" w:line="360" w:lineRule="auto"/>
        <w:ind w:firstLine="227"/>
        <w:jc w:val="both"/>
        <w:rPr>
          <w:ins w:id="14038" w:author="Lektorat Bauer" w:date="2025-03-07T14:33:00Z" w16du:dateUtc="2025-03-07T13:33:00Z"/>
          <w:rFonts w:ascii="Arial" w:hAnsi="Arial" w:cs="Arial"/>
          <w:sz w:val="24"/>
          <w:szCs w:val="24"/>
        </w:rPr>
      </w:pPr>
      <w:r w:rsidRPr="00944672">
        <w:rPr>
          <w:rFonts w:ascii="Arial" w:hAnsi="Arial" w:cs="Arial"/>
          <w:sz w:val="24"/>
          <w:szCs w:val="24"/>
        </w:rPr>
        <w:t xml:space="preserve">„Jacob, hat Karl sein Haus noch? Und steht sein Angebot noch?“ </w:t>
      </w:r>
    </w:p>
    <w:p w14:paraId="523F87ED" w14:textId="1CD2357A"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„Ich werde Karl kontaktieren und Dir Bescheid geben</w:t>
      </w:r>
      <w:del w:id="14039" w:author="Lektorat Bauer" w:date="2025-03-07T14:33:00Z" w16du:dateUtc="2025-03-07T13:33:00Z">
        <w:r w:rsidRPr="00944672" w:rsidDel="005A5788">
          <w:rPr>
            <w:rFonts w:ascii="Arial" w:hAnsi="Arial" w:cs="Arial"/>
            <w:sz w:val="24"/>
            <w:szCs w:val="24"/>
          </w:rPr>
          <w:delText>.</w:delText>
        </w:r>
      </w:del>
      <w:r w:rsidRPr="00944672">
        <w:rPr>
          <w:rFonts w:ascii="Arial" w:hAnsi="Arial" w:cs="Arial"/>
          <w:sz w:val="24"/>
          <w:szCs w:val="24"/>
        </w:rPr>
        <w:t>“</w:t>
      </w:r>
      <w:ins w:id="14040" w:author="Lektorat Bauer" w:date="2025-03-07T14:33:00Z" w16du:dateUtc="2025-03-07T13:33:00Z">
        <w:r w:rsidR="005A5788">
          <w:rPr>
            <w:rFonts w:ascii="Arial" w:hAnsi="Arial" w:cs="Arial"/>
            <w:sz w:val="24"/>
            <w:szCs w:val="24"/>
          </w:rPr>
          <w:t>,</w:t>
        </w:r>
      </w:ins>
      <w:r w:rsidRPr="00944672">
        <w:rPr>
          <w:rFonts w:ascii="Arial" w:hAnsi="Arial" w:cs="Arial"/>
          <w:sz w:val="24"/>
          <w:szCs w:val="24"/>
        </w:rPr>
        <w:t xml:space="preserve"> </w:t>
      </w:r>
      <w:ins w:id="14041" w:author="Lektorat Bauer" w:date="2025-03-07T14:33:00Z" w16du:dateUtc="2025-03-07T13:33:00Z">
        <w:r w:rsidR="005A5788">
          <w:rPr>
            <w:rFonts w:ascii="Arial" w:hAnsi="Arial" w:cs="Arial"/>
            <w:sz w:val="24"/>
            <w:szCs w:val="24"/>
          </w:rPr>
          <w:t>a</w:t>
        </w:r>
      </w:ins>
      <w:del w:id="14042" w:author="Lektorat Bauer" w:date="2025-03-07T14:33:00Z" w16du:dateUtc="2025-03-07T13:33:00Z">
        <w:r w:rsidRPr="00944672" w:rsidDel="005A5788">
          <w:rPr>
            <w:rFonts w:ascii="Arial" w:hAnsi="Arial" w:cs="Arial"/>
            <w:sz w:val="24"/>
            <w:szCs w:val="24"/>
          </w:rPr>
          <w:delText>A</w:delText>
        </w:r>
      </w:del>
      <w:r w:rsidRPr="00944672">
        <w:rPr>
          <w:rFonts w:ascii="Arial" w:hAnsi="Arial" w:cs="Arial"/>
          <w:sz w:val="24"/>
          <w:szCs w:val="24"/>
        </w:rPr>
        <w:t xml:space="preserve">ntwortete Dr. Philppzs, nickte Benjamin lächelnd zu und verließ das Zimmer. </w:t>
      </w:r>
    </w:p>
    <w:p w14:paraId="6A4E61AB" w14:textId="44B47D1E"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„Wer ist dieser Karl? Hat er ein Pflegeheim? Wollen Sie ausziehen?“</w:t>
      </w:r>
      <w:ins w:id="14043" w:author="Lektorat Bauer" w:date="2025-03-07T14:33:00Z" w16du:dateUtc="2025-03-07T13:33:00Z">
        <w:r w:rsidR="005A5788">
          <w:rPr>
            <w:rFonts w:ascii="Arial" w:hAnsi="Arial" w:cs="Arial"/>
            <w:sz w:val="24"/>
            <w:szCs w:val="24"/>
          </w:rPr>
          <w:t>,</w:t>
        </w:r>
      </w:ins>
      <w:r w:rsidRPr="00944672">
        <w:rPr>
          <w:rFonts w:ascii="Arial" w:hAnsi="Arial" w:cs="Arial"/>
          <w:sz w:val="24"/>
          <w:szCs w:val="24"/>
        </w:rPr>
        <w:t xml:space="preserve"> </w:t>
      </w:r>
      <w:ins w:id="14044" w:author="Lektorat Bauer" w:date="2025-03-07T14:33:00Z" w16du:dateUtc="2025-03-07T13:33:00Z">
        <w:r w:rsidR="005A5788">
          <w:rPr>
            <w:rFonts w:ascii="Arial" w:hAnsi="Arial" w:cs="Arial"/>
            <w:sz w:val="24"/>
            <w:szCs w:val="24"/>
          </w:rPr>
          <w:t>f</w:t>
        </w:r>
      </w:ins>
      <w:del w:id="14045" w:author="Lektorat Bauer" w:date="2025-03-07T14:33:00Z" w16du:dateUtc="2025-03-07T13:33:00Z">
        <w:r w:rsidRPr="00944672" w:rsidDel="005A5788">
          <w:rPr>
            <w:rFonts w:ascii="Arial" w:hAnsi="Arial" w:cs="Arial"/>
            <w:sz w:val="24"/>
            <w:szCs w:val="24"/>
          </w:rPr>
          <w:delText>F</w:delText>
        </w:r>
      </w:del>
      <w:r w:rsidRPr="00944672">
        <w:rPr>
          <w:rFonts w:ascii="Arial" w:hAnsi="Arial" w:cs="Arial"/>
          <w:sz w:val="24"/>
          <w:szCs w:val="24"/>
        </w:rPr>
        <w:t>ragte Benjamin. „Nein, ich werde vorerst nicht ausziehen. Und jetzt wechseln wir das Thema.“ Sie plauschten noch gute eine Stunde, dann verließ Benjamin das Krankenhaus</w:t>
      </w:r>
      <w:ins w:id="14046" w:author="Lektorat Bauer" w:date="2025-03-07T14:33:00Z" w16du:dateUtc="2025-03-07T13:33:00Z">
        <w:r w:rsidR="005A5788">
          <w:rPr>
            <w:rFonts w:ascii="Arial" w:hAnsi="Arial" w:cs="Arial"/>
            <w:sz w:val="24"/>
            <w:szCs w:val="24"/>
          </w:rPr>
          <w:t>,</w:t>
        </w:r>
      </w:ins>
      <w:r w:rsidRPr="00944672">
        <w:rPr>
          <w:rFonts w:ascii="Arial" w:hAnsi="Arial" w:cs="Arial"/>
          <w:sz w:val="24"/>
          <w:szCs w:val="24"/>
        </w:rPr>
        <w:t xml:space="preserve"> um wieder zur Arbeit zu gehen. Er freute sich, dass es Elizabeth Quinn gut ging, konnte sich </w:t>
      </w:r>
      <w:del w:id="14047" w:author="Lektorat Bauer" w:date="2025-03-07T14:33:00Z" w16du:dateUtc="2025-03-07T13:33:00Z">
        <w:r w:rsidRPr="00944672" w:rsidDel="005A5788">
          <w:rPr>
            <w:rFonts w:ascii="Arial" w:hAnsi="Arial" w:cs="Arial"/>
            <w:sz w:val="24"/>
            <w:szCs w:val="24"/>
          </w:rPr>
          <w:delText xml:space="preserve">aus </w:delText>
        </w:r>
      </w:del>
      <w:ins w:id="14048" w:author="Lektorat Bauer" w:date="2025-03-07T14:33:00Z" w16du:dateUtc="2025-03-07T13:33:00Z">
        <w:r w:rsidR="005A5788">
          <w:rPr>
            <w:rFonts w:ascii="Arial" w:hAnsi="Arial" w:cs="Arial"/>
            <w:sz w:val="24"/>
            <w:szCs w:val="24"/>
          </w:rPr>
          <w:t>auf</w:t>
        </w:r>
        <w:r w:rsidR="005A5788" w:rsidRPr="00944672">
          <w:rPr>
            <w:rFonts w:ascii="Arial" w:hAnsi="Arial" w:cs="Arial"/>
            <w:sz w:val="24"/>
            <w:szCs w:val="24"/>
          </w:rPr>
          <w:t xml:space="preserve"> </w:t>
        </w:r>
      </w:ins>
      <w:del w:id="14049" w:author="Lektorat Bauer" w:date="2025-03-07T14:33:00Z" w16du:dateUtc="2025-03-07T13:33:00Z">
        <w:r w:rsidRPr="00944672" w:rsidDel="005A5788">
          <w:rPr>
            <w:rFonts w:ascii="Arial" w:hAnsi="Arial" w:cs="Arial"/>
            <w:sz w:val="24"/>
            <w:szCs w:val="24"/>
          </w:rPr>
          <w:delText xml:space="preserve">dem </w:delText>
        </w:r>
      </w:del>
      <w:ins w:id="14050" w:author="Lektorat Bauer" w:date="2025-03-07T14:33:00Z" w16du:dateUtc="2025-03-07T13:33:00Z">
        <w:r w:rsidR="005A5788">
          <w:rPr>
            <w:rFonts w:ascii="Arial" w:hAnsi="Arial" w:cs="Arial"/>
            <w:sz w:val="24"/>
            <w:szCs w:val="24"/>
          </w:rPr>
          <w:t>das</w:t>
        </w:r>
        <w:r w:rsidR="005A5788" w:rsidRPr="00944672">
          <w:rPr>
            <w:rFonts w:ascii="Arial" w:hAnsi="Arial" w:cs="Arial"/>
            <w:sz w:val="24"/>
            <w:szCs w:val="24"/>
          </w:rPr>
          <w:t xml:space="preserve"> </w:t>
        </w:r>
      </w:ins>
      <w:r w:rsidRPr="00944672">
        <w:rPr>
          <w:rFonts w:ascii="Arial" w:hAnsi="Arial" w:cs="Arial"/>
          <w:sz w:val="24"/>
          <w:szCs w:val="24"/>
        </w:rPr>
        <w:t>Gespräch mit Dr. Philippzs aber keinen Reim machen.</w:t>
      </w:r>
    </w:p>
    <w:p w14:paraId="5C05BD67" w14:textId="5C101EA5"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Jeden Tag besuchte er Elizabe</w:t>
      </w:r>
      <w:ins w:id="14051" w:author="Lektorat Bauer" w:date="2025-03-07T14:34:00Z" w16du:dateUtc="2025-03-07T13:34:00Z">
        <w:r w:rsidR="005A5788">
          <w:rPr>
            <w:rFonts w:ascii="Arial" w:hAnsi="Arial" w:cs="Arial"/>
            <w:sz w:val="24"/>
            <w:szCs w:val="24"/>
          </w:rPr>
          <w:t>t</w:t>
        </w:r>
      </w:ins>
      <w:r w:rsidRPr="00944672">
        <w:rPr>
          <w:rFonts w:ascii="Arial" w:hAnsi="Arial" w:cs="Arial"/>
          <w:sz w:val="24"/>
          <w:szCs w:val="24"/>
        </w:rPr>
        <w:t>h, die sich immer freute, wenn er kam. Nach einer Woche wurde Elizabeth aus dem Krankenhaus entlassen und Benjamin brachte Sie zurück in Ihr kleines Heim.</w:t>
      </w:r>
    </w:p>
    <w:p w14:paraId="634001EA" w14:textId="100D2FDD"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Elizabeth Quinn wich allen Fragen zu dem </w:t>
      </w:r>
      <w:del w:id="14052" w:author="Lektorat Bauer" w:date="2025-03-07T14:34:00Z" w16du:dateUtc="2025-03-07T13:34:00Z">
        <w:r w:rsidRPr="00944672" w:rsidDel="005A5788">
          <w:rPr>
            <w:rFonts w:ascii="Arial" w:hAnsi="Arial" w:cs="Arial"/>
            <w:sz w:val="24"/>
            <w:szCs w:val="24"/>
          </w:rPr>
          <w:delText xml:space="preserve">Tag </w:delText>
        </w:r>
      </w:del>
      <w:ins w:id="14053" w:author="Lektorat Bauer" w:date="2025-03-07T14:34:00Z" w16du:dateUtc="2025-03-07T13:34:00Z">
        <w:r w:rsidR="005A5788">
          <w:rPr>
            <w:rFonts w:ascii="Arial" w:hAnsi="Arial" w:cs="Arial"/>
            <w:sz w:val="24"/>
            <w:szCs w:val="24"/>
          </w:rPr>
          <w:t>Gespräch</w:t>
        </w:r>
        <w:r w:rsidR="005A5788" w:rsidRPr="00944672">
          <w:rPr>
            <w:rFonts w:ascii="Arial" w:hAnsi="Arial" w:cs="Arial"/>
            <w:sz w:val="24"/>
            <w:szCs w:val="24"/>
          </w:rPr>
          <w:t xml:space="preserve"> </w:t>
        </w:r>
      </w:ins>
      <w:r w:rsidRPr="00944672">
        <w:rPr>
          <w:rFonts w:ascii="Arial" w:hAnsi="Arial" w:cs="Arial"/>
          <w:sz w:val="24"/>
          <w:szCs w:val="24"/>
        </w:rPr>
        <w:t>im Krankenhaus aus</w:t>
      </w:r>
      <w:ins w:id="14054" w:author="Lektorat Bauer" w:date="2025-03-07T14:34:00Z" w16du:dateUtc="2025-03-07T13:34:00Z">
        <w:r w:rsidR="005A5788">
          <w:rPr>
            <w:rFonts w:ascii="Arial" w:hAnsi="Arial" w:cs="Arial"/>
            <w:sz w:val="24"/>
            <w:szCs w:val="24"/>
          </w:rPr>
          <w:t>.</w:t>
        </w:r>
      </w:ins>
      <w:r w:rsidRPr="00944672">
        <w:rPr>
          <w:rFonts w:ascii="Arial" w:hAnsi="Arial" w:cs="Arial"/>
          <w:sz w:val="24"/>
          <w:szCs w:val="24"/>
        </w:rPr>
        <w:t xml:space="preserve"> </w:t>
      </w:r>
      <w:del w:id="14055" w:author="Lektorat Bauer" w:date="2025-03-07T14:34:00Z" w16du:dateUtc="2025-03-07T13:34:00Z">
        <w:r w:rsidRPr="00944672" w:rsidDel="005A5788">
          <w:rPr>
            <w:rFonts w:ascii="Arial" w:hAnsi="Arial" w:cs="Arial"/>
            <w:sz w:val="24"/>
            <w:szCs w:val="24"/>
          </w:rPr>
          <w:delText xml:space="preserve">und </w:delText>
        </w:r>
      </w:del>
      <w:r w:rsidRPr="00944672">
        <w:rPr>
          <w:rFonts w:ascii="Arial" w:hAnsi="Arial" w:cs="Arial"/>
          <w:sz w:val="24"/>
          <w:szCs w:val="24"/>
        </w:rPr>
        <w:t xml:space="preserve">Benjamin </w:t>
      </w:r>
      <w:del w:id="14056" w:author="Lektorat Bauer" w:date="2025-03-07T14:34:00Z" w16du:dateUtc="2025-03-07T13:34:00Z">
        <w:r w:rsidRPr="00944672" w:rsidDel="005A5788">
          <w:rPr>
            <w:rFonts w:ascii="Arial" w:hAnsi="Arial" w:cs="Arial"/>
            <w:sz w:val="24"/>
            <w:szCs w:val="24"/>
          </w:rPr>
          <w:delText>dachte</w:delText>
        </w:r>
      </w:del>
      <w:ins w:id="14057" w:author="Lektorat Bauer" w:date="2025-03-07T14:34:00Z" w16du:dateUtc="2025-03-07T13:34:00Z">
        <w:r w:rsidR="005A5788">
          <w:rPr>
            <w:rFonts w:ascii="Arial" w:hAnsi="Arial" w:cs="Arial"/>
            <w:sz w:val="24"/>
            <w:szCs w:val="24"/>
          </w:rPr>
          <w:t>nahm an</w:t>
        </w:r>
      </w:ins>
      <w:r w:rsidRPr="00944672">
        <w:rPr>
          <w:rFonts w:ascii="Arial" w:hAnsi="Arial" w:cs="Arial"/>
          <w:sz w:val="24"/>
          <w:szCs w:val="24"/>
        </w:rPr>
        <w:t xml:space="preserve">, dass es Ihr unangenehm </w:t>
      </w:r>
      <w:del w:id="14058" w:author="Lektorat Bauer" w:date="2025-03-07T14:34:00Z" w16du:dateUtc="2025-03-07T13:34:00Z">
        <w:r w:rsidRPr="00944672" w:rsidDel="005A5788">
          <w:rPr>
            <w:rFonts w:ascii="Arial" w:hAnsi="Arial" w:cs="Arial"/>
            <w:sz w:val="24"/>
            <w:szCs w:val="24"/>
          </w:rPr>
          <w:delText>sei</w:delText>
        </w:r>
      </w:del>
      <w:ins w:id="14059" w:author="Lektorat Bauer" w:date="2025-03-07T14:34:00Z" w16du:dateUtc="2025-03-07T13:34:00Z">
        <w:r w:rsidR="005A5788">
          <w:rPr>
            <w:rFonts w:ascii="Arial" w:hAnsi="Arial" w:cs="Arial"/>
            <w:sz w:val="24"/>
            <w:szCs w:val="24"/>
          </w:rPr>
          <w:t>war</w:t>
        </w:r>
      </w:ins>
      <w:r w:rsidRPr="00944672">
        <w:rPr>
          <w:rFonts w:ascii="Arial" w:hAnsi="Arial" w:cs="Arial"/>
          <w:sz w:val="24"/>
          <w:szCs w:val="24"/>
        </w:rPr>
        <w:t>, in seiner Schuld zu stehen, daher vermied er das Thema.</w:t>
      </w:r>
    </w:p>
    <w:p w14:paraId="2996649F" w14:textId="28D96922"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Nach fünf weiteren Tagen</w:t>
      </w:r>
      <w:del w:id="14060" w:author="Lektorat Bauer" w:date="2025-03-07T14:34:00Z" w16du:dateUtc="2025-03-07T13:34:00Z">
        <w:r w:rsidRPr="00944672" w:rsidDel="005A5788">
          <w:rPr>
            <w:rFonts w:ascii="Arial" w:hAnsi="Arial" w:cs="Arial"/>
            <w:sz w:val="24"/>
            <w:szCs w:val="24"/>
          </w:rPr>
          <w:delText xml:space="preserve">, Sie hatte sich wieder eingelebt und das Thema Krankenhaus wurde nicht mehr angesprochen, </w:delText>
        </w:r>
      </w:del>
      <w:ins w:id="14061" w:author="Lektorat Bauer" w:date="2025-03-07T14:34:00Z" w16du:dateUtc="2025-03-07T13:34:00Z">
        <w:r w:rsidR="005A5788">
          <w:rPr>
            <w:rFonts w:ascii="Arial" w:hAnsi="Arial" w:cs="Arial"/>
            <w:sz w:val="24"/>
            <w:szCs w:val="24"/>
          </w:rPr>
          <w:t xml:space="preserve"> </w:t>
        </w:r>
      </w:ins>
      <w:del w:id="14062" w:author="Lektorat Bauer" w:date="2025-03-07T14:34:00Z" w16du:dateUtc="2025-03-07T13:34:00Z">
        <w:r w:rsidRPr="00944672" w:rsidDel="005A5788">
          <w:rPr>
            <w:rFonts w:ascii="Arial" w:hAnsi="Arial" w:cs="Arial"/>
            <w:sz w:val="24"/>
            <w:szCs w:val="24"/>
          </w:rPr>
          <w:delText xml:space="preserve">kam </w:delText>
        </w:r>
      </w:del>
      <w:ins w:id="14063" w:author="Lektorat Bauer" w:date="2025-03-07T14:34:00Z" w16du:dateUtc="2025-03-07T13:34:00Z">
        <w:r w:rsidR="005A5788">
          <w:rPr>
            <w:rFonts w:ascii="Arial" w:hAnsi="Arial" w:cs="Arial"/>
            <w:sz w:val="24"/>
            <w:szCs w:val="24"/>
          </w:rPr>
          <w:t>erreichte Elizabeth</w:t>
        </w:r>
        <w:r w:rsidR="005A5788" w:rsidRPr="00944672">
          <w:rPr>
            <w:rFonts w:ascii="Arial" w:hAnsi="Arial" w:cs="Arial"/>
            <w:sz w:val="24"/>
            <w:szCs w:val="24"/>
          </w:rPr>
          <w:t xml:space="preserve"> </w:t>
        </w:r>
      </w:ins>
      <w:r w:rsidRPr="00944672">
        <w:rPr>
          <w:rFonts w:ascii="Arial" w:hAnsi="Arial" w:cs="Arial"/>
          <w:sz w:val="24"/>
          <w:szCs w:val="24"/>
        </w:rPr>
        <w:t>ein anwaltliches Schreiben</w:t>
      </w:r>
      <w:del w:id="14064" w:author="Lektorat Bauer" w:date="2025-03-07T14:34:00Z" w16du:dateUtc="2025-03-07T13:34:00Z">
        <w:r w:rsidRPr="00944672" w:rsidDel="005A5788">
          <w:rPr>
            <w:rFonts w:ascii="Arial" w:hAnsi="Arial" w:cs="Arial"/>
            <w:sz w:val="24"/>
            <w:szCs w:val="24"/>
          </w:rPr>
          <w:delText xml:space="preserve"> an Elizabeth</w:delText>
        </w:r>
      </w:del>
      <w:r w:rsidRPr="00944672">
        <w:rPr>
          <w:rFonts w:ascii="Arial" w:hAnsi="Arial" w:cs="Arial"/>
          <w:sz w:val="24"/>
          <w:szCs w:val="24"/>
        </w:rPr>
        <w:t xml:space="preserve">. Sie öffnete den Brief, las ihn und nickte beim Lesen. Als </w:t>
      </w:r>
      <w:ins w:id="14065" w:author="Lektorat Bauer" w:date="2025-03-07T14:35:00Z" w16du:dateUtc="2025-03-07T13:35:00Z">
        <w:r w:rsidR="005A5788">
          <w:rPr>
            <w:rFonts w:ascii="Arial" w:hAnsi="Arial" w:cs="Arial"/>
            <w:sz w:val="24"/>
            <w:szCs w:val="24"/>
          </w:rPr>
          <w:t>s</w:t>
        </w:r>
      </w:ins>
      <w:del w:id="14066" w:author="Lektorat Bauer" w:date="2025-03-07T14:35:00Z" w16du:dateUtc="2025-03-07T13:35:00Z">
        <w:r w:rsidRPr="00944672" w:rsidDel="005A5788">
          <w:rPr>
            <w:rFonts w:ascii="Arial" w:hAnsi="Arial" w:cs="Arial"/>
            <w:sz w:val="24"/>
            <w:szCs w:val="24"/>
          </w:rPr>
          <w:delText>S</w:delText>
        </w:r>
      </w:del>
      <w:r w:rsidRPr="00944672">
        <w:rPr>
          <w:rFonts w:ascii="Arial" w:hAnsi="Arial" w:cs="Arial"/>
          <w:sz w:val="24"/>
          <w:szCs w:val="24"/>
        </w:rPr>
        <w:t xml:space="preserve">ie fertig war, steckte </w:t>
      </w:r>
      <w:ins w:id="14067" w:author="Lektorat Bauer" w:date="2025-03-07T14:34:00Z" w16du:dateUtc="2025-03-07T13:34:00Z">
        <w:r w:rsidR="005A5788">
          <w:rPr>
            <w:rFonts w:ascii="Arial" w:hAnsi="Arial" w:cs="Arial"/>
            <w:sz w:val="24"/>
            <w:szCs w:val="24"/>
          </w:rPr>
          <w:t>s</w:t>
        </w:r>
      </w:ins>
      <w:del w:id="14068" w:author="Lektorat Bauer" w:date="2025-03-07T14:34:00Z" w16du:dateUtc="2025-03-07T13:34:00Z">
        <w:r w:rsidRPr="00944672" w:rsidDel="005A5788">
          <w:rPr>
            <w:rFonts w:ascii="Arial" w:hAnsi="Arial" w:cs="Arial"/>
            <w:sz w:val="24"/>
            <w:szCs w:val="24"/>
          </w:rPr>
          <w:delText>S</w:delText>
        </w:r>
      </w:del>
      <w:r w:rsidRPr="00944672">
        <w:rPr>
          <w:rFonts w:ascii="Arial" w:hAnsi="Arial" w:cs="Arial"/>
          <w:sz w:val="24"/>
          <w:szCs w:val="24"/>
        </w:rPr>
        <w:t>ie den Brief ein und wartete, dass Benjamin von der Arbeit kommen würde.</w:t>
      </w:r>
    </w:p>
    <w:p w14:paraId="175AFB9F" w14:textId="77777777" w:rsidR="005A5788" w:rsidRDefault="00944672" w:rsidP="00623B68">
      <w:pPr>
        <w:autoSpaceDE w:val="0"/>
        <w:autoSpaceDN w:val="0"/>
        <w:adjustRightInd w:val="0"/>
        <w:spacing w:after="0" w:line="360" w:lineRule="auto"/>
        <w:ind w:firstLine="227"/>
        <w:jc w:val="both"/>
        <w:rPr>
          <w:ins w:id="14069" w:author="Lektorat Bauer" w:date="2025-03-07T14:35:00Z" w16du:dateUtc="2025-03-07T13:35:00Z"/>
          <w:rFonts w:ascii="Arial" w:hAnsi="Arial" w:cs="Arial"/>
          <w:sz w:val="24"/>
          <w:szCs w:val="24"/>
        </w:rPr>
      </w:pPr>
      <w:r w:rsidRPr="00944672">
        <w:rPr>
          <w:rFonts w:ascii="Arial" w:hAnsi="Arial" w:cs="Arial"/>
          <w:sz w:val="24"/>
          <w:szCs w:val="24"/>
        </w:rPr>
        <w:t>Benjamin kam gegen 18:00 Uhr nach Hause und sah, dass Elizabeth auf ihn gewartet hatte</w:t>
      </w:r>
      <w:ins w:id="14070" w:author="Lektorat Bauer" w:date="2025-03-07T14:35:00Z" w16du:dateUtc="2025-03-07T13:35:00Z">
        <w:r w:rsidR="005A5788">
          <w:rPr>
            <w:rFonts w:ascii="Arial" w:hAnsi="Arial" w:cs="Arial"/>
            <w:sz w:val="24"/>
            <w:szCs w:val="24"/>
          </w:rPr>
          <w:t>.</w:t>
        </w:r>
      </w:ins>
      <w:r w:rsidRPr="00944672">
        <w:rPr>
          <w:rFonts w:ascii="Arial" w:hAnsi="Arial" w:cs="Arial"/>
          <w:sz w:val="24"/>
          <w:szCs w:val="24"/>
        </w:rPr>
        <w:t xml:space="preserve"> „Guten Abend Elizabeth, ist etwas passiert? Kann ich etwas für Sie tun?“ </w:t>
      </w:r>
    </w:p>
    <w:p w14:paraId="73970EB2" w14:textId="77777777" w:rsidR="005A5788" w:rsidRDefault="00944672" w:rsidP="00623B68">
      <w:pPr>
        <w:autoSpaceDE w:val="0"/>
        <w:autoSpaceDN w:val="0"/>
        <w:adjustRightInd w:val="0"/>
        <w:spacing w:after="0" w:line="360" w:lineRule="auto"/>
        <w:ind w:firstLine="227"/>
        <w:jc w:val="both"/>
        <w:rPr>
          <w:ins w:id="14071" w:author="Lektorat Bauer" w:date="2025-03-07T14:35:00Z" w16du:dateUtc="2025-03-07T13:35:00Z"/>
          <w:rFonts w:ascii="Arial" w:hAnsi="Arial" w:cs="Arial"/>
          <w:sz w:val="24"/>
          <w:szCs w:val="24"/>
        </w:rPr>
      </w:pPr>
      <w:r w:rsidRPr="00944672">
        <w:rPr>
          <w:rFonts w:ascii="Arial" w:hAnsi="Arial" w:cs="Arial"/>
          <w:sz w:val="24"/>
          <w:szCs w:val="24"/>
        </w:rPr>
        <w:t>Elizabeth nickte</w:t>
      </w:r>
      <w:del w:id="14072" w:author="Lektorat Bauer" w:date="2025-03-07T14:35:00Z" w16du:dateUtc="2025-03-07T13:35:00Z">
        <w:r w:rsidRPr="00944672" w:rsidDel="005A5788">
          <w:rPr>
            <w:rFonts w:ascii="Arial" w:hAnsi="Arial" w:cs="Arial"/>
            <w:sz w:val="24"/>
            <w:szCs w:val="24"/>
          </w:rPr>
          <w:delText xml:space="preserve"> und bestätigte</w:delText>
        </w:r>
      </w:del>
      <w:ins w:id="14073" w:author="Lektorat Bauer" w:date="2025-03-07T14:35:00Z" w16du:dateUtc="2025-03-07T13:35:00Z">
        <w:r w:rsidR="005A5788">
          <w:rPr>
            <w:rFonts w:ascii="Arial" w:hAnsi="Arial" w:cs="Arial"/>
            <w:sz w:val="24"/>
            <w:szCs w:val="24"/>
          </w:rPr>
          <w:t>.</w:t>
        </w:r>
      </w:ins>
      <w:del w:id="14074" w:author="Lektorat Bauer" w:date="2025-03-07T14:35:00Z" w16du:dateUtc="2025-03-07T13:35:00Z">
        <w:r w:rsidRPr="00944672" w:rsidDel="005A5788">
          <w:rPr>
            <w:rFonts w:ascii="Arial" w:hAnsi="Arial" w:cs="Arial"/>
            <w:sz w:val="24"/>
            <w:szCs w:val="24"/>
          </w:rPr>
          <w:delText>:</w:delText>
        </w:r>
      </w:del>
      <w:r w:rsidRPr="00944672">
        <w:rPr>
          <w:rFonts w:ascii="Arial" w:hAnsi="Arial" w:cs="Arial"/>
          <w:sz w:val="24"/>
          <w:szCs w:val="24"/>
        </w:rPr>
        <w:t xml:space="preserve"> „Ja, es ist etwas passiert und ja, Du kannst etwas für mich</w:t>
      </w:r>
      <w:del w:id="14075" w:author="Lektorat Bauer" w:date="2025-03-07T14:35:00Z" w16du:dateUtc="2025-03-07T13:35:00Z">
        <w:r w:rsidRPr="00944672" w:rsidDel="005A5788">
          <w:rPr>
            <w:rFonts w:ascii="Arial" w:hAnsi="Arial" w:cs="Arial"/>
            <w:sz w:val="24"/>
            <w:szCs w:val="24"/>
          </w:rPr>
          <w:delText>t</w:delText>
        </w:r>
      </w:del>
      <w:r w:rsidRPr="00944672">
        <w:rPr>
          <w:rFonts w:ascii="Arial" w:hAnsi="Arial" w:cs="Arial"/>
          <w:sz w:val="24"/>
          <w:szCs w:val="24"/>
        </w:rPr>
        <w:t xml:space="preserve"> tun.“ </w:t>
      </w:r>
    </w:p>
    <w:p w14:paraId="099EEFD9" w14:textId="64CEFB99"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Benjamin dachte sofort an das Krankenhaus und fragte: „Geht es Ihnen gut?“ </w:t>
      </w:r>
    </w:p>
    <w:p w14:paraId="1D1EECF0" w14:textId="77777777" w:rsidR="005A5788" w:rsidRDefault="00944672" w:rsidP="00623B68">
      <w:pPr>
        <w:autoSpaceDE w:val="0"/>
        <w:autoSpaceDN w:val="0"/>
        <w:adjustRightInd w:val="0"/>
        <w:spacing w:after="0" w:line="360" w:lineRule="auto"/>
        <w:ind w:firstLine="227"/>
        <w:jc w:val="both"/>
        <w:rPr>
          <w:ins w:id="14076" w:author="Lektorat Bauer" w:date="2025-03-07T14:35:00Z" w16du:dateUtc="2025-03-07T13:35:00Z"/>
          <w:rFonts w:ascii="Arial" w:hAnsi="Arial" w:cs="Arial"/>
          <w:sz w:val="24"/>
          <w:szCs w:val="24"/>
        </w:rPr>
      </w:pPr>
      <w:r w:rsidRPr="00944672">
        <w:rPr>
          <w:rFonts w:ascii="Arial" w:hAnsi="Arial" w:cs="Arial"/>
          <w:sz w:val="24"/>
          <w:szCs w:val="24"/>
        </w:rPr>
        <w:t xml:space="preserve">„Benjamin, Du hattest doch </w:t>
      </w:r>
      <w:ins w:id="14077" w:author="Lektorat Bauer" w:date="2025-03-07T14:35:00Z" w16du:dateUtc="2025-03-07T13:35:00Z">
        <w:r w:rsidR="005A5788">
          <w:rPr>
            <w:rFonts w:ascii="Arial" w:hAnsi="Arial" w:cs="Arial"/>
            <w:sz w:val="24"/>
            <w:szCs w:val="24"/>
          </w:rPr>
          <w:t>l</w:t>
        </w:r>
      </w:ins>
      <w:del w:id="14078" w:author="Lektorat Bauer" w:date="2025-03-07T14:35:00Z" w16du:dateUtc="2025-03-07T13:35:00Z">
        <w:r w:rsidRPr="00944672" w:rsidDel="005A5788">
          <w:rPr>
            <w:rFonts w:ascii="Arial" w:hAnsi="Arial" w:cs="Arial"/>
            <w:sz w:val="24"/>
            <w:szCs w:val="24"/>
          </w:rPr>
          <w:delText>L</w:delText>
        </w:r>
      </w:del>
      <w:r w:rsidRPr="00944672">
        <w:rPr>
          <w:rFonts w:ascii="Arial" w:hAnsi="Arial" w:cs="Arial"/>
          <w:sz w:val="24"/>
          <w:szCs w:val="24"/>
        </w:rPr>
        <w:t xml:space="preserve">etzens diesen netten Pinot Noir aus Neuseeland.“ </w:t>
      </w:r>
    </w:p>
    <w:p w14:paraId="61C96D78" w14:textId="77777777" w:rsidR="005A5788" w:rsidRDefault="00944672" w:rsidP="00623B68">
      <w:pPr>
        <w:autoSpaceDE w:val="0"/>
        <w:autoSpaceDN w:val="0"/>
        <w:adjustRightInd w:val="0"/>
        <w:spacing w:after="0" w:line="360" w:lineRule="auto"/>
        <w:ind w:firstLine="227"/>
        <w:jc w:val="both"/>
        <w:rPr>
          <w:ins w:id="14079" w:author="Lektorat Bauer" w:date="2025-03-07T14:35:00Z" w16du:dateUtc="2025-03-07T13:35:00Z"/>
          <w:rFonts w:ascii="Arial" w:hAnsi="Arial" w:cs="Arial"/>
          <w:sz w:val="24"/>
          <w:szCs w:val="24"/>
        </w:rPr>
      </w:pPr>
      <w:r w:rsidRPr="00944672">
        <w:rPr>
          <w:rFonts w:ascii="Arial" w:hAnsi="Arial" w:cs="Arial"/>
          <w:sz w:val="24"/>
          <w:szCs w:val="24"/>
        </w:rPr>
        <w:t xml:space="preserve">„Den Waipara Hills?“ </w:t>
      </w:r>
    </w:p>
    <w:p w14:paraId="31640145" w14:textId="582424E1"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„Ja, genau den meinte ich. Könntest Du uns bitte eine Flasche besorgen und würdest Du Essen von Sanjay holen?“ Sanja</w:t>
      </w:r>
      <w:ins w:id="14080" w:author="Lektorat Bauer" w:date="2025-03-07T14:35:00Z" w16du:dateUtc="2025-03-07T13:35:00Z">
        <w:r w:rsidR="005A5788">
          <w:rPr>
            <w:rFonts w:ascii="Arial" w:hAnsi="Arial" w:cs="Arial"/>
            <w:sz w:val="24"/>
            <w:szCs w:val="24"/>
          </w:rPr>
          <w:t>y</w:t>
        </w:r>
      </w:ins>
      <w:r w:rsidRPr="00944672">
        <w:rPr>
          <w:rFonts w:ascii="Arial" w:hAnsi="Arial" w:cs="Arial"/>
          <w:sz w:val="24"/>
          <w:szCs w:val="24"/>
        </w:rPr>
        <w:t xml:space="preserve"> führte das</w:t>
      </w:r>
      <w:del w:id="14081" w:author="Lektorat Bauer" w:date="2025-03-07T14:35:00Z" w16du:dateUtc="2025-03-07T13:35:00Z">
        <w:r w:rsidRPr="00944672" w:rsidDel="005A5788">
          <w:rPr>
            <w:rFonts w:ascii="Arial" w:hAnsi="Arial" w:cs="Arial"/>
            <w:sz w:val="24"/>
            <w:szCs w:val="24"/>
          </w:rPr>
          <w:delText>,</w:delText>
        </w:r>
      </w:del>
      <w:r w:rsidRPr="00944672">
        <w:rPr>
          <w:rFonts w:ascii="Arial" w:hAnsi="Arial" w:cs="Arial"/>
          <w:sz w:val="24"/>
          <w:szCs w:val="24"/>
        </w:rPr>
        <w:t xml:space="preserve"> von ihnen beiden</w:t>
      </w:r>
      <w:del w:id="14082" w:author="Lektorat Bauer" w:date="2025-03-07T14:35:00Z" w16du:dateUtc="2025-03-07T13:35:00Z">
        <w:r w:rsidRPr="00944672" w:rsidDel="005A5788">
          <w:rPr>
            <w:rFonts w:ascii="Arial" w:hAnsi="Arial" w:cs="Arial"/>
            <w:sz w:val="24"/>
            <w:szCs w:val="24"/>
          </w:rPr>
          <w:delText>,</w:delText>
        </w:r>
      </w:del>
      <w:r w:rsidRPr="00944672">
        <w:rPr>
          <w:rFonts w:ascii="Arial" w:hAnsi="Arial" w:cs="Arial"/>
          <w:sz w:val="24"/>
          <w:szCs w:val="24"/>
        </w:rPr>
        <w:t xml:space="preserve"> bevorzugte Restaurant, </w:t>
      </w:r>
      <w:del w:id="14083" w:author="Lektorat Bauer" w:date="2025-03-07T14:35:00Z" w16du:dateUtc="2025-03-07T13:35:00Z">
        <w:r w:rsidRPr="00944672" w:rsidDel="005A5788">
          <w:rPr>
            <w:rFonts w:ascii="Arial" w:hAnsi="Arial" w:cs="Arial"/>
            <w:sz w:val="24"/>
            <w:szCs w:val="24"/>
          </w:rPr>
          <w:delText xml:space="preserve">soweit </w:delText>
        </w:r>
      </w:del>
      <w:ins w:id="14084" w:author="Lektorat Bauer" w:date="2025-03-07T14:35:00Z" w16du:dateUtc="2025-03-07T13:35:00Z">
        <w:r w:rsidR="005A5788">
          <w:rPr>
            <w:rFonts w:ascii="Arial" w:hAnsi="Arial" w:cs="Arial"/>
            <w:sz w:val="24"/>
            <w:szCs w:val="24"/>
          </w:rPr>
          <w:t>wenn</w:t>
        </w:r>
        <w:r w:rsidR="005A5788" w:rsidRPr="00944672">
          <w:rPr>
            <w:rFonts w:ascii="Arial" w:hAnsi="Arial" w:cs="Arial"/>
            <w:sz w:val="24"/>
            <w:szCs w:val="24"/>
          </w:rPr>
          <w:t xml:space="preserve"> </w:t>
        </w:r>
      </w:ins>
      <w:r w:rsidRPr="00944672">
        <w:rPr>
          <w:rFonts w:ascii="Arial" w:hAnsi="Arial" w:cs="Arial"/>
          <w:sz w:val="24"/>
          <w:szCs w:val="24"/>
        </w:rPr>
        <w:t xml:space="preserve">es um indische Küche ging. Das ‚Ganges Springs‘ war zwei </w:t>
      </w:r>
      <w:r w:rsidRPr="00944672">
        <w:rPr>
          <w:rFonts w:ascii="Arial" w:hAnsi="Arial" w:cs="Arial"/>
          <w:sz w:val="24"/>
          <w:szCs w:val="24"/>
        </w:rPr>
        <w:lastRenderedPageBreak/>
        <w:t>Straßen weiter und lag etwas versteckt, ebenfalls in einem Hinterhof.</w:t>
      </w:r>
      <w:del w:id="14085" w:author="Lektorat Bauer" w:date="2025-03-07T14:36:00Z" w16du:dateUtc="2025-03-07T13:36:00Z">
        <w:r w:rsidRPr="00944672" w:rsidDel="005A5788">
          <w:rPr>
            <w:rFonts w:ascii="Arial" w:hAnsi="Arial" w:cs="Arial"/>
            <w:sz w:val="24"/>
            <w:szCs w:val="24"/>
          </w:rPr>
          <w:delText xml:space="preserve"> Elizabeth </w:delText>
        </w:r>
        <w:commentRangeStart w:id="14086"/>
        <w:r w:rsidRPr="00944672" w:rsidDel="005A5788">
          <w:rPr>
            <w:rFonts w:ascii="Arial" w:hAnsi="Arial" w:cs="Arial"/>
            <w:sz w:val="24"/>
            <w:szCs w:val="24"/>
          </w:rPr>
          <w:delText>hatte</w:delText>
        </w:r>
      </w:del>
      <w:commentRangeEnd w:id="14086"/>
      <w:r w:rsidR="005A5788">
        <w:rPr>
          <w:rStyle w:val="Kommentarzeichen"/>
        </w:rPr>
        <w:commentReference w:id="14086"/>
      </w:r>
      <w:del w:id="14087" w:author="Lektorat Bauer" w:date="2025-03-07T14:36:00Z" w16du:dateUtc="2025-03-07T13:36:00Z">
        <w:r w:rsidRPr="00944672" w:rsidDel="005A5788">
          <w:rPr>
            <w:rFonts w:ascii="Arial" w:hAnsi="Arial" w:cs="Arial"/>
            <w:sz w:val="24"/>
            <w:szCs w:val="24"/>
          </w:rPr>
          <w:delText xml:space="preserve"> beim Gespräch mit Nachbarn von diesem vermeintlichen Geheimtipp erfahren. Sie hatte Benjamin davon berichtet und er hatte Essen bestellt, abgeholt und als Stamm-Inder festgelegt.</w:delText>
        </w:r>
      </w:del>
    </w:p>
    <w:p w14:paraId="649178B3" w14:textId="69339579"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Benjamin hatte noch nichts gegessen</w:t>
      </w:r>
      <w:del w:id="14088" w:author="Lektorat Bauer" w:date="2025-03-07T14:36:00Z" w16du:dateUtc="2025-03-07T13:36:00Z">
        <w:r w:rsidRPr="00944672" w:rsidDel="005A5788">
          <w:rPr>
            <w:rFonts w:ascii="Arial" w:hAnsi="Arial" w:cs="Arial"/>
            <w:sz w:val="24"/>
            <w:szCs w:val="24"/>
          </w:rPr>
          <w:delText>, so das er sofort bei Sanjay anrief und bat, ihnen etwas zusammenstellen</w:delText>
        </w:r>
      </w:del>
      <w:ins w:id="14089" w:author="Lektorat Bauer" w:date="2025-03-07T14:36:00Z" w16du:dateUtc="2025-03-07T13:36:00Z">
        <w:r w:rsidR="005A5788">
          <w:rPr>
            <w:rFonts w:ascii="Arial" w:hAnsi="Arial" w:cs="Arial"/>
            <w:sz w:val="24"/>
            <w:szCs w:val="24"/>
          </w:rPr>
          <w:t xml:space="preserve"> und zögerte nicht</w:t>
        </w:r>
      </w:ins>
      <w:r w:rsidRPr="00944672">
        <w:rPr>
          <w:rFonts w:ascii="Arial" w:hAnsi="Arial" w:cs="Arial"/>
          <w:sz w:val="24"/>
          <w:szCs w:val="24"/>
        </w:rPr>
        <w:t xml:space="preserve">. Nach dem </w:t>
      </w:r>
      <w:del w:id="14090" w:author="Lektorat Bauer" w:date="2025-03-07T14:36:00Z" w16du:dateUtc="2025-03-07T13:36:00Z">
        <w:r w:rsidRPr="00944672" w:rsidDel="005A5788">
          <w:rPr>
            <w:rFonts w:ascii="Arial" w:hAnsi="Arial" w:cs="Arial"/>
            <w:sz w:val="24"/>
            <w:szCs w:val="24"/>
          </w:rPr>
          <w:delText xml:space="preserve">Telefonat </w:delText>
        </w:r>
      </w:del>
      <w:ins w:id="14091" w:author="Lektorat Bauer" w:date="2025-03-07T14:36:00Z" w16du:dateUtc="2025-03-07T13:36:00Z">
        <w:r w:rsidR="005A5788">
          <w:rPr>
            <w:rFonts w:ascii="Arial" w:hAnsi="Arial" w:cs="Arial"/>
            <w:sz w:val="24"/>
            <w:szCs w:val="24"/>
          </w:rPr>
          <w:t>er bei Sanjay angerufen hatte,</w:t>
        </w:r>
        <w:r w:rsidR="005A5788" w:rsidRPr="00944672">
          <w:rPr>
            <w:rFonts w:ascii="Arial" w:hAnsi="Arial" w:cs="Arial"/>
            <w:sz w:val="24"/>
            <w:szCs w:val="24"/>
          </w:rPr>
          <w:t xml:space="preserve"> </w:t>
        </w:r>
      </w:ins>
      <w:r w:rsidRPr="00944672">
        <w:rPr>
          <w:rFonts w:ascii="Arial" w:hAnsi="Arial" w:cs="Arial"/>
          <w:sz w:val="24"/>
          <w:szCs w:val="24"/>
        </w:rPr>
        <w:t>ging Benjamin zu Trevor Thomas, der einen exquisiten Weinhandel mit Weinen aus der Neuen Welt führte. Trevor hatte keinen Waipara Hills mehr und empfahl einen Herons Flight von Waiheke Island, den Benjamin auch akzeptierte</w:t>
      </w:r>
      <w:del w:id="14092" w:author="Lektorat Bauer" w:date="2025-03-07T14:36:00Z" w16du:dateUtc="2025-03-07T13:36:00Z">
        <w:r w:rsidRPr="00944672" w:rsidDel="005A5788">
          <w:rPr>
            <w:rFonts w:ascii="Arial" w:hAnsi="Arial" w:cs="Arial"/>
            <w:sz w:val="24"/>
            <w:szCs w:val="24"/>
          </w:rPr>
          <w:delText>, um ihn zu probieren</w:delText>
        </w:r>
      </w:del>
      <w:r w:rsidRPr="00944672">
        <w:rPr>
          <w:rFonts w:ascii="Arial" w:hAnsi="Arial" w:cs="Arial"/>
          <w:sz w:val="24"/>
          <w:szCs w:val="24"/>
        </w:rPr>
        <w:t>. Auf dem Rückweg holte er das bestellte Essen bei Sanjay ab und machte sich auf den Weg nach Hause.</w:t>
      </w:r>
    </w:p>
    <w:p w14:paraId="3BD0538E" w14:textId="0C72F511"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Elizabeth Quinn hatte den Tisch gedeckt. Der Weindekanter stand bereit, da beide gelernt hatten, dass die meisten neuseeländischen Weine durch </w:t>
      </w:r>
      <w:del w:id="14093" w:author="Lektorat Bauer" w:date="2025-03-07T14:36:00Z" w16du:dateUtc="2025-03-07T13:36:00Z">
        <w:r w:rsidRPr="00944672" w:rsidDel="005A5788">
          <w:rPr>
            <w:rFonts w:ascii="Arial" w:hAnsi="Arial" w:cs="Arial"/>
            <w:sz w:val="24"/>
            <w:szCs w:val="24"/>
          </w:rPr>
          <w:delText>das dekantieren</w:delText>
        </w:r>
      </w:del>
      <w:ins w:id="14094" w:author="Lektorat Bauer" w:date="2025-03-07T14:36:00Z" w16du:dateUtc="2025-03-07T13:36:00Z">
        <w:r w:rsidR="005A5788" w:rsidRPr="00944672">
          <w:rPr>
            <w:rFonts w:ascii="Arial" w:hAnsi="Arial" w:cs="Arial"/>
            <w:sz w:val="24"/>
            <w:szCs w:val="24"/>
          </w:rPr>
          <w:t>das Dekantieren</w:t>
        </w:r>
      </w:ins>
      <w:del w:id="14095" w:author="Lektorat Bauer" w:date="2025-03-07T14:37:00Z" w16du:dateUtc="2025-03-07T13:37:00Z">
        <w:r w:rsidRPr="00944672" w:rsidDel="005A5788">
          <w:rPr>
            <w:rFonts w:ascii="Arial" w:hAnsi="Arial" w:cs="Arial"/>
            <w:sz w:val="24"/>
            <w:szCs w:val="24"/>
          </w:rPr>
          <w:delText>,</w:delText>
        </w:r>
      </w:del>
      <w:r w:rsidRPr="00944672">
        <w:rPr>
          <w:rFonts w:ascii="Arial" w:hAnsi="Arial" w:cs="Arial"/>
          <w:sz w:val="24"/>
          <w:szCs w:val="24"/>
        </w:rPr>
        <w:t xml:space="preserve"> noch besser mundeten als sowieso schon.</w:t>
      </w:r>
    </w:p>
    <w:p w14:paraId="422230F9"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Benjamin entkorkte und dekantierte den Wein. Dann füllte er das indische Essen aus den Transportschalen in Schüsseln und platzierte diese auf dem Tisch in der Mitte. Es waren zwar nur 5 Minuten vergangen, aber die Gläser wurden trotzdem schon mit dem Rotwein befüllt.</w:t>
      </w:r>
    </w:p>
    <w:p w14:paraId="66CA11BB" w14:textId="32A50ED9" w:rsidR="005A5788" w:rsidRDefault="00944672" w:rsidP="00623B68">
      <w:pPr>
        <w:autoSpaceDE w:val="0"/>
        <w:autoSpaceDN w:val="0"/>
        <w:adjustRightInd w:val="0"/>
        <w:spacing w:after="0" w:line="360" w:lineRule="auto"/>
        <w:ind w:firstLine="227"/>
        <w:jc w:val="both"/>
        <w:rPr>
          <w:ins w:id="14096" w:author="Lektorat Bauer" w:date="2025-03-07T14:37:00Z" w16du:dateUtc="2025-03-07T13:37:00Z"/>
          <w:rFonts w:ascii="Arial" w:hAnsi="Arial" w:cs="Arial"/>
          <w:sz w:val="24"/>
          <w:szCs w:val="24"/>
        </w:rPr>
      </w:pPr>
      <w:r w:rsidRPr="00944672">
        <w:rPr>
          <w:rFonts w:ascii="Arial" w:hAnsi="Arial" w:cs="Arial"/>
          <w:sz w:val="24"/>
          <w:szCs w:val="24"/>
        </w:rPr>
        <w:t>„Elisabeth, wir haben heute einen Rotwein von Waiheke Island mit Namen Herons Flight, den mir Trevor ans Herz gelegt hat, da er keinen Waipara Hills mehr hatte“</w:t>
      </w:r>
      <w:ins w:id="14097" w:author="Lektorat Bauer" w:date="2025-03-07T14:37:00Z" w16du:dateUtc="2025-03-07T13:37:00Z">
        <w:r w:rsidR="005A5788">
          <w:rPr>
            <w:rFonts w:ascii="Arial" w:hAnsi="Arial" w:cs="Arial"/>
            <w:sz w:val="24"/>
            <w:szCs w:val="24"/>
          </w:rPr>
          <w:t>,</w:t>
        </w:r>
      </w:ins>
      <w:r w:rsidRPr="00944672">
        <w:rPr>
          <w:rFonts w:ascii="Arial" w:hAnsi="Arial" w:cs="Arial"/>
          <w:sz w:val="24"/>
          <w:szCs w:val="24"/>
        </w:rPr>
        <w:t xml:space="preserve"> erklärte Benjamin</w:t>
      </w:r>
      <w:del w:id="14098" w:author="Lektorat Bauer" w:date="2025-03-07T14:37:00Z" w16du:dateUtc="2025-03-07T13:37:00Z">
        <w:r w:rsidRPr="00944672" w:rsidDel="005A5788">
          <w:rPr>
            <w:rFonts w:ascii="Arial" w:hAnsi="Arial" w:cs="Arial"/>
            <w:sz w:val="24"/>
            <w:szCs w:val="24"/>
          </w:rPr>
          <w:delText xml:space="preserve"> den Wein, um dann fortzufahren:</w:delText>
        </w:r>
      </w:del>
      <w:ins w:id="14099" w:author="Lektorat Bauer" w:date="2025-03-07T14:37:00Z" w16du:dateUtc="2025-03-07T13:37:00Z">
        <w:r w:rsidR="005A5788">
          <w:rPr>
            <w:rFonts w:ascii="Arial" w:hAnsi="Arial" w:cs="Arial"/>
            <w:sz w:val="24"/>
            <w:szCs w:val="24"/>
          </w:rPr>
          <w:t>.</w:t>
        </w:r>
      </w:ins>
      <w:r w:rsidRPr="00944672">
        <w:rPr>
          <w:rFonts w:ascii="Arial" w:hAnsi="Arial" w:cs="Arial"/>
          <w:sz w:val="24"/>
          <w:szCs w:val="24"/>
        </w:rPr>
        <w:t xml:space="preserve"> „Auf Dein Wohl.“ </w:t>
      </w:r>
      <w:del w:id="14100" w:author="Lektorat Bauer" w:date="2025-03-07T18:45:00Z" w16du:dateUtc="2025-03-07T17:45:00Z">
        <w:r w:rsidRPr="00944672" w:rsidDel="003C7CCB">
          <w:rPr>
            <w:rFonts w:ascii="Arial" w:hAnsi="Arial" w:cs="Arial"/>
            <w:sz w:val="24"/>
            <w:szCs w:val="24"/>
          </w:rPr>
          <w:delText xml:space="preserve"> </w:delText>
        </w:r>
      </w:del>
      <w:r w:rsidRPr="00944672">
        <w:rPr>
          <w:rFonts w:ascii="Arial" w:hAnsi="Arial" w:cs="Arial"/>
          <w:sz w:val="24"/>
          <w:szCs w:val="24"/>
        </w:rPr>
        <w:t>In der Zwischenzeit hatte Elizabeth begonnen, aus den verschiedenen Schalen Essen auf die Teller zu verteilen. Sie griff nach dem Weinglas</w:t>
      </w:r>
      <w:ins w:id="14101" w:author="Lektorat Bauer" w:date="2025-03-07T14:37:00Z" w16du:dateUtc="2025-03-07T13:37:00Z">
        <w:r w:rsidR="005A5788">
          <w:rPr>
            <w:rFonts w:ascii="Arial" w:hAnsi="Arial" w:cs="Arial"/>
            <w:sz w:val="24"/>
            <w:szCs w:val="24"/>
          </w:rPr>
          <w:t>.</w:t>
        </w:r>
      </w:ins>
      <w:del w:id="14102" w:author="Lektorat Bauer" w:date="2025-03-07T14:37:00Z" w16du:dateUtc="2025-03-07T13:37:00Z">
        <w:r w:rsidRPr="00944672" w:rsidDel="005A5788">
          <w:rPr>
            <w:rFonts w:ascii="Arial" w:hAnsi="Arial" w:cs="Arial"/>
            <w:sz w:val="24"/>
            <w:szCs w:val="24"/>
          </w:rPr>
          <w:delText>,</w:delText>
        </w:r>
      </w:del>
      <w:r w:rsidRPr="00944672">
        <w:rPr>
          <w:rFonts w:ascii="Arial" w:hAnsi="Arial" w:cs="Arial"/>
          <w:sz w:val="24"/>
          <w:szCs w:val="24"/>
        </w:rPr>
        <w:t xml:space="preserve"> „Benjamin, Du bist </w:t>
      </w:r>
      <w:ins w:id="14103" w:author="Lektorat Bauer" w:date="2025-03-07T14:37:00Z" w16du:dateUtc="2025-03-07T13:37:00Z">
        <w:r w:rsidR="005A5788">
          <w:rPr>
            <w:rFonts w:ascii="Arial" w:hAnsi="Arial" w:cs="Arial"/>
            <w:sz w:val="24"/>
            <w:szCs w:val="24"/>
          </w:rPr>
          <w:t>i</w:t>
        </w:r>
      </w:ins>
      <w:r w:rsidRPr="00944672">
        <w:rPr>
          <w:rFonts w:ascii="Arial" w:hAnsi="Arial" w:cs="Arial"/>
          <w:sz w:val="24"/>
          <w:szCs w:val="24"/>
        </w:rPr>
        <w:t>mmer ein sehr netter und zuvorkommender Mitbewohner gewesen.“ Bei dieser Eröffnung blieb Benjamins Gabel auf halben Weg vom Teller zum Mund in der Luft schweben. „Elizabeth</w:t>
      </w:r>
      <w:del w:id="14104" w:author="Lektorat Bauer" w:date="2025-03-07T14:37:00Z" w16du:dateUtc="2025-03-07T13:37:00Z">
        <w:r w:rsidRPr="00944672" w:rsidDel="005A5788">
          <w:rPr>
            <w:rFonts w:ascii="Arial" w:hAnsi="Arial" w:cs="Arial"/>
            <w:sz w:val="24"/>
            <w:szCs w:val="24"/>
          </w:rPr>
          <w:delText>, ..</w:delText>
        </w:r>
      </w:del>
      <w:ins w:id="14105" w:author="Lektorat Bauer" w:date="2025-03-07T14:37:00Z" w16du:dateUtc="2025-03-07T13:37:00Z">
        <w:r w:rsidR="005A5788">
          <w:rPr>
            <w:rFonts w:ascii="Arial" w:hAnsi="Arial" w:cs="Arial"/>
            <w:sz w:val="24"/>
            <w:szCs w:val="24"/>
          </w:rPr>
          <w:t xml:space="preserve"> …</w:t>
        </w:r>
      </w:ins>
      <w:r w:rsidRPr="00944672">
        <w:rPr>
          <w:rFonts w:ascii="Arial" w:hAnsi="Arial" w:cs="Arial"/>
          <w:sz w:val="24"/>
          <w:szCs w:val="24"/>
        </w:rPr>
        <w:t>?“</w:t>
      </w:r>
    </w:p>
    <w:p w14:paraId="52E431EA" w14:textId="77777777" w:rsidR="005A5788" w:rsidRDefault="00944672" w:rsidP="00623B68">
      <w:pPr>
        <w:autoSpaceDE w:val="0"/>
        <w:autoSpaceDN w:val="0"/>
        <w:adjustRightInd w:val="0"/>
        <w:spacing w:after="0" w:line="360" w:lineRule="auto"/>
        <w:ind w:firstLine="227"/>
        <w:jc w:val="both"/>
        <w:rPr>
          <w:ins w:id="14106" w:author="Lektorat Bauer" w:date="2025-03-07T14:37:00Z" w16du:dateUtc="2025-03-07T13:37:00Z"/>
          <w:rFonts w:ascii="Arial" w:hAnsi="Arial" w:cs="Arial"/>
          <w:sz w:val="24"/>
          <w:szCs w:val="24"/>
        </w:rPr>
      </w:pPr>
      <w:r w:rsidRPr="00944672">
        <w:rPr>
          <w:rFonts w:ascii="Arial" w:hAnsi="Arial" w:cs="Arial"/>
          <w:sz w:val="24"/>
          <w:szCs w:val="24"/>
        </w:rPr>
        <w:t xml:space="preserve">„Sei so gut, und unterbrich mich nicht. </w:t>
      </w:r>
      <w:del w:id="14107" w:author="Lektorat Bauer" w:date="2025-03-07T14:37:00Z" w16du:dateUtc="2025-03-07T13:37:00Z">
        <w:r w:rsidRPr="00944672" w:rsidDel="005A5788">
          <w:rPr>
            <w:rFonts w:ascii="Arial" w:hAnsi="Arial" w:cs="Arial"/>
            <w:sz w:val="24"/>
            <w:szCs w:val="24"/>
          </w:rPr>
          <w:delText xml:space="preserve"> </w:delText>
        </w:r>
      </w:del>
      <w:r w:rsidRPr="00944672">
        <w:rPr>
          <w:rFonts w:ascii="Arial" w:hAnsi="Arial" w:cs="Arial"/>
          <w:sz w:val="24"/>
          <w:szCs w:val="24"/>
        </w:rPr>
        <w:t>Ich habe Dich immer auch als netten Gesellschafter erlebt, aber ich bin der Meinung, dass Du den nächsten</w:t>
      </w:r>
      <w:ins w:id="14108" w:author="Lektorat Bauer" w:date="2025-03-07T14:37:00Z" w16du:dateUtc="2025-03-07T13:37:00Z">
        <w:r w:rsidR="005A5788">
          <w:rPr>
            <w:rFonts w:ascii="Arial" w:hAnsi="Arial" w:cs="Arial"/>
            <w:sz w:val="24"/>
            <w:szCs w:val="24"/>
          </w:rPr>
          <w:t xml:space="preserve"> </w:t>
        </w:r>
      </w:ins>
      <w:r w:rsidRPr="00944672">
        <w:rPr>
          <w:rFonts w:ascii="Arial" w:hAnsi="Arial" w:cs="Arial"/>
          <w:sz w:val="24"/>
          <w:szCs w:val="24"/>
        </w:rPr>
        <w:t xml:space="preserve">Schritt gehen musst.“ </w:t>
      </w:r>
    </w:p>
    <w:p w14:paraId="4B96D991" w14:textId="77777777" w:rsidR="005A5788" w:rsidRDefault="00944672" w:rsidP="00623B68">
      <w:pPr>
        <w:autoSpaceDE w:val="0"/>
        <w:autoSpaceDN w:val="0"/>
        <w:adjustRightInd w:val="0"/>
        <w:spacing w:after="0" w:line="360" w:lineRule="auto"/>
        <w:ind w:firstLine="227"/>
        <w:jc w:val="both"/>
        <w:rPr>
          <w:ins w:id="14109" w:author="Lektorat Bauer" w:date="2025-03-07T14:38:00Z" w16du:dateUtc="2025-03-07T13:38:00Z"/>
          <w:rFonts w:ascii="Arial" w:hAnsi="Arial" w:cs="Arial"/>
          <w:sz w:val="24"/>
          <w:szCs w:val="24"/>
        </w:rPr>
      </w:pPr>
      <w:r w:rsidRPr="00944672">
        <w:rPr>
          <w:rFonts w:ascii="Arial" w:hAnsi="Arial" w:cs="Arial"/>
          <w:sz w:val="24"/>
          <w:szCs w:val="24"/>
        </w:rPr>
        <w:t>„Elizabeth, machst Du mir einen Heiratsantrag?“</w:t>
      </w:r>
      <w:ins w:id="14110" w:author="Lektorat Bauer" w:date="2025-03-07T14:38:00Z" w16du:dateUtc="2025-03-07T13:38:00Z">
        <w:r w:rsidR="005A5788">
          <w:rPr>
            <w:rFonts w:ascii="Arial" w:hAnsi="Arial" w:cs="Arial"/>
            <w:sz w:val="24"/>
            <w:szCs w:val="24"/>
          </w:rPr>
          <w:t>,</w:t>
        </w:r>
      </w:ins>
      <w:r w:rsidRPr="00944672">
        <w:rPr>
          <w:rFonts w:ascii="Arial" w:hAnsi="Arial" w:cs="Arial"/>
          <w:sz w:val="24"/>
          <w:szCs w:val="24"/>
        </w:rPr>
        <w:t xml:space="preserve"> </w:t>
      </w:r>
      <w:del w:id="14111" w:author="Lektorat Bauer" w:date="2025-03-07T14:38:00Z" w16du:dateUtc="2025-03-07T13:38:00Z">
        <w:r w:rsidRPr="00944672" w:rsidDel="005A5788">
          <w:rPr>
            <w:rFonts w:ascii="Arial" w:hAnsi="Arial" w:cs="Arial"/>
            <w:sz w:val="24"/>
            <w:szCs w:val="24"/>
          </w:rPr>
          <w:delText xml:space="preserve">Lachte </w:delText>
        </w:r>
      </w:del>
      <w:ins w:id="14112" w:author="Lektorat Bauer" w:date="2025-03-07T14:38:00Z" w16du:dateUtc="2025-03-07T13:38:00Z">
        <w:r w:rsidR="005A5788">
          <w:rPr>
            <w:rFonts w:ascii="Arial" w:hAnsi="Arial" w:cs="Arial"/>
            <w:sz w:val="24"/>
            <w:szCs w:val="24"/>
          </w:rPr>
          <w:t>sagte</w:t>
        </w:r>
        <w:r w:rsidR="005A5788" w:rsidRPr="00944672">
          <w:rPr>
            <w:rFonts w:ascii="Arial" w:hAnsi="Arial" w:cs="Arial"/>
            <w:sz w:val="24"/>
            <w:szCs w:val="24"/>
          </w:rPr>
          <w:t xml:space="preserve"> </w:t>
        </w:r>
      </w:ins>
      <w:r w:rsidRPr="00944672">
        <w:rPr>
          <w:rFonts w:ascii="Arial" w:hAnsi="Arial" w:cs="Arial"/>
          <w:sz w:val="24"/>
          <w:szCs w:val="24"/>
        </w:rPr>
        <w:t>Benjamin</w:t>
      </w:r>
      <w:ins w:id="14113" w:author="Lektorat Bauer" w:date="2025-03-07T14:38:00Z" w16du:dateUtc="2025-03-07T13:38:00Z">
        <w:r w:rsidR="005A5788">
          <w:rPr>
            <w:rFonts w:ascii="Arial" w:hAnsi="Arial" w:cs="Arial"/>
            <w:sz w:val="24"/>
            <w:szCs w:val="24"/>
          </w:rPr>
          <w:t xml:space="preserve"> lachend</w:t>
        </w:r>
      </w:ins>
      <w:r w:rsidRPr="00944672">
        <w:rPr>
          <w:rFonts w:ascii="Arial" w:hAnsi="Arial" w:cs="Arial"/>
          <w:sz w:val="24"/>
          <w:szCs w:val="24"/>
        </w:rPr>
        <w:t>.</w:t>
      </w:r>
    </w:p>
    <w:p w14:paraId="1BBEB4ED" w14:textId="77777777" w:rsidR="005A5788" w:rsidRDefault="00944672" w:rsidP="00623B68">
      <w:pPr>
        <w:autoSpaceDE w:val="0"/>
        <w:autoSpaceDN w:val="0"/>
        <w:adjustRightInd w:val="0"/>
        <w:spacing w:after="0" w:line="360" w:lineRule="auto"/>
        <w:ind w:firstLine="227"/>
        <w:jc w:val="both"/>
        <w:rPr>
          <w:ins w:id="14114" w:author="Lektorat Bauer" w:date="2025-03-07T14:38:00Z" w16du:dateUtc="2025-03-07T13:38:00Z"/>
          <w:rFonts w:ascii="Arial" w:hAnsi="Arial" w:cs="Arial"/>
          <w:sz w:val="24"/>
          <w:szCs w:val="24"/>
        </w:rPr>
      </w:pPr>
      <w:del w:id="14115" w:author="Lektorat Bauer" w:date="2025-03-07T14:38:00Z" w16du:dateUtc="2025-03-07T13:38:00Z">
        <w:r w:rsidRPr="00944672" w:rsidDel="005A5788">
          <w:rPr>
            <w:rFonts w:ascii="Arial" w:hAnsi="Arial" w:cs="Arial"/>
            <w:sz w:val="24"/>
            <w:szCs w:val="24"/>
          </w:rPr>
          <w:delText xml:space="preserve"> </w:delText>
        </w:r>
      </w:del>
      <w:r w:rsidRPr="00944672">
        <w:rPr>
          <w:rFonts w:ascii="Arial" w:hAnsi="Arial" w:cs="Arial"/>
          <w:sz w:val="24"/>
          <w:szCs w:val="24"/>
        </w:rPr>
        <w:t xml:space="preserve">„Wenn ich </w:t>
      </w:r>
      <w:del w:id="14116" w:author="Lektorat Bauer" w:date="2025-03-07T14:38:00Z" w16du:dateUtc="2025-03-07T13:38:00Z">
        <w:r w:rsidRPr="00944672" w:rsidDel="005A5788">
          <w:rPr>
            <w:rFonts w:ascii="Arial" w:hAnsi="Arial" w:cs="Arial"/>
            <w:sz w:val="24"/>
            <w:szCs w:val="24"/>
          </w:rPr>
          <w:delText xml:space="preserve">so </w:delText>
        </w:r>
      </w:del>
      <w:r w:rsidRPr="00944672">
        <w:rPr>
          <w:rFonts w:ascii="Arial" w:hAnsi="Arial" w:cs="Arial"/>
          <w:sz w:val="24"/>
          <w:szCs w:val="24"/>
        </w:rPr>
        <w:t xml:space="preserve">50 Jahre jünger wäre, </w:t>
      </w:r>
      <w:del w:id="14117" w:author="Lektorat Bauer" w:date="2025-03-07T14:38:00Z" w16du:dateUtc="2025-03-07T13:38:00Z">
        <w:r w:rsidRPr="00944672" w:rsidDel="005A5788">
          <w:rPr>
            <w:rFonts w:ascii="Arial" w:hAnsi="Arial" w:cs="Arial"/>
            <w:sz w:val="24"/>
            <w:szCs w:val="24"/>
          </w:rPr>
          <w:delText xml:space="preserve">täte </w:delText>
        </w:r>
      </w:del>
      <w:ins w:id="14118" w:author="Lektorat Bauer" w:date="2025-03-07T14:38:00Z" w16du:dateUtc="2025-03-07T13:38:00Z">
        <w:r w:rsidR="005A5788">
          <w:rPr>
            <w:rFonts w:ascii="Arial" w:hAnsi="Arial" w:cs="Arial"/>
            <w:sz w:val="24"/>
            <w:szCs w:val="24"/>
          </w:rPr>
          <w:t>würde</w:t>
        </w:r>
        <w:r w:rsidR="005A5788" w:rsidRPr="00944672">
          <w:rPr>
            <w:rFonts w:ascii="Arial" w:hAnsi="Arial" w:cs="Arial"/>
            <w:sz w:val="24"/>
            <w:szCs w:val="24"/>
          </w:rPr>
          <w:t xml:space="preserve"> </w:t>
        </w:r>
      </w:ins>
      <w:r w:rsidRPr="00944672">
        <w:rPr>
          <w:rFonts w:ascii="Arial" w:hAnsi="Arial" w:cs="Arial"/>
          <w:sz w:val="24"/>
          <w:szCs w:val="24"/>
        </w:rPr>
        <w:t>ich das</w:t>
      </w:r>
      <w:ins w:id="14119" w:author="Lektorat Bauer" w:date="2025-03-07T14:38:00Z" w16du:dateUtc="2025-03-07T13:38:00Z">
        <w:r w:rsidR="005A5788">
          <w:rPr>
            <w:rFonts w:ascii="Arial" w:hAnsi="Arial" w:cs="Arial"/>
            <w:sz w:val="24"/>
            <w:szCs w:val="24"/>
          </w:rPr>
          <w:t xml:space="preserve"> tun</w:t>
        </w:r>
      </w:ins>
      <w:r w:rsidRPr="00944672">
        <w:rPr>
          <w:rFonts w:ascii="Arial" w:hAnsi="Arial" w:cs="Arial"/>
          <w:sz w:val="24"/>
          <w:szCs w:val="24"/>
        </w:rPr>
        <w:t xml:space="preserve">. Aber </w:t>
      </w:r>
      <w:ins w:id="14120" w:author="Lektorat Bauer" w:date="2025-03-07T14:38:00Z" w16du:dateUtc="2025-03-07T13:38:00Z">
        <w:r w:rsidR="005A5788">
          <w:rPr>
            <w:rFonts w:ascii="Arial" w:hAnsi="Arial" w:cs="Arial"/>
            <w:sz w:val="24"/>
            <w:szCs w:val="24"/>
          </w:rPr>
          <w:t>n</w:t>
        </w:r>
      </w:ins>
      <w:del w:id="14121" w:author="Lektorat Bauer" w:date="2025-03-07T14:38:00Z" w16du:dateUtc="2025-03-07T13:38:00Z">
        <w:r w:rsidRPr="00944672" w:rsidDel="005A5788">
          <w:rPr>
            <w:rFonts w:ascii="Arial" w:hAnsi="Arial" w:cs="Arial"/>
            <w:sz w:val="24"/>
            <w:szCs w:val="24"/>
          </w:rPr>
          <w:delText>N</w:delText>
        </w:r>
      </w:del>
      <w:r w:rsidRPr="00944672">
        <w:rPr>
          <w:rFonts w:ascii="Arial" w:hAnsi="Arial" w:cs="Arial"/>
          <w:sz w:val="24"/>
          <w:szCs w:val="24"/>
        </w:rPr>
        <w:t xml:space="preserve">ein, ich möchte Dir ein Haus verkaufen.“ </w:t>
      </w:r>
    </w:p>
    <w:p w14:paraId="34BD97C0" w14:textId="1065CFEE"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„Wie darf ich das verstehen? Was für ein Haus? Bist </w:t>
      </w:r>
      <w:ins w:id="14122" w:author="Lektorat Bauer" w:date="2025-03-07T14:38:00Z" w16du:dateUtc="2025-03-07T13:38:00Z">
        <w:r w:rsidR="005A5788">
          <w:rPr>
            <w:rFonts w:ascii="Arial" w:hAnsi="Arial" w:cs="Arial"/>
            <w:sz w:val="24"/>
            <w:szCs w:val="24"/>
          </w:rPr>
          <w:t xml:space="preserve">du </w:t>
        </w:r>
      </w:ins>
      <w:r w:rsidRPr="00944672">
        <w:rPr>
          <w:rFonts w:ascii="Arial" w:hAnsi="Arial" w:cs="Arial"/>
          <w:sz w:val="24"/>
          <w:szCs w:val="24"/>
        </w:rPr>
        <w:t xml:space="preserve">unter die Makler gegangen?“ </w:t>
      </w:r>
    </w:p>
    <w:p w14:paraId="130B4246" w14:textId="77777777" w:rsidR="005A5788" w:rsidRDefault="00944672" w:rsidP="00623B68">
      <w:pPr>
        <w:autoSpaceDE w:val="0"/>
        <w:autoSpaceDN w:val="0"/>
        <w:adjustRightInd w:val="0"/>
        <w:spacing w:after="0" w:line="360" w:lineRule="auto"/>
        <w:ind w:firstLine="227"/>
        <w:jc w:val="both"/>
        <w:rPr>
          <w:ins w:id="14123" w:author="Lektorat Bauer" w:date="2025-03-07T14:38:00Z" w16du:dateUtc="2025-03-07T13:38:00Z"/>
          <w:rFonts w:ascii="Arial" w:hAnsi="Arial" w:cs="Arial"/>
          <w:sz w:val="24"/>
          <w:szCs w:val="24"/>
        </w:rPr>
      </w:pPr>
      <w:r w:rsidRPr="00944672">
        <w:rPr>
          <w:rFonts w:ascii="Arial" w:hAnsi="Arial" w:cs="Arial"/>
          <w:sz w:val="24"/>
          <w:szCs w:val="24"/>
        </w:rPr>
        <w:lastRenderedPageBreak/>
        <w:t>„Erinnerst Du Dich an Dr. Phillip</w:t>
      </w:r>
      <w:del w:id="14124" w:author="Lektorat Bauer" w:date="2025-03-07T14:38:00Z" w16du:dateUtc="2025-03-07T13:38:00Z">
        <w:r w:rsidRPr="00944672" w:rsidDel="005A5788">
          <w:rPr>
            <w:rFonts w:ascii="Arial" w:hAnsi="Arial" w:cs="Arial"/>
            <w:sz w:val="24"/>
            <w:szCs w:val="24"/>
          </w:rPr>
          <w:delText>p</w:delText>
        </w:r>
      </w:del>
      <w:r w:rsidRPr="00944672">
        <w:rPr>
          <w:rFonts w:ascii="Arial" w:hAnsi="Arial" w:cs="Arial"/>
          <w:sz w:val="24"/>
          <w:szCs w:val="24"/>
        </w:rPr>
        <w:t xml:space="preserve">zs, den Arzt aus dem Krankenhaus?“ </w:t>
      </w:r>
    </w:p>
    <w:p w14:paraId="148D13F1" w14:textId="77777777" w:rsidR="005A5788" w:rsidRDefault="00944672" w:rsidP="00623B68">
      <w:pPr>
        <w:autoSpaceDE w:val="0"/>
        <w:autoSpaceDN w:val="0"/>
        <w:adjustRightInd w:val="0"/>
        <w:spacing w:after="0" w:line="360" w:lineRule="auto"/>
        <w:ind w:firstLine="227"/>
        <w:jc w:val="both"/>
        <w:rPr>
          <w:ins w:id="14125" w:author="Lektorat Bauer" w:date="2025-03-07T14:38:00Z" w16du:dateUtc="2025-03-07T13:38:00Z"/>
          <w:rFonts w:ascii="Arial" w:hAnsi="Arial" w:cs="Arial"/>
          <w:sz w:val="24"/>
          <w:szCs w:val="24"/>
        </w:rPr>
      </w:pPr>
      <w:r w:rsidRPr="00944672">
        <w:rPr>
          <w:rFonts w:ascii="Arial" w:hAnsi="Arial" w:cs="Arial"/>
          <w:sz w:val="24"/>
          <w:szCs w:val="24"/>
        </w:rPr>
        <w:t xml:space="preserve">„Ja, das tue ich. Ich hatte mich gewundert, dass er Dich kennt und wie er Dich mit Respekt behandelt hat. Was ist mit Ihm?“ </w:t>
      </w:r>
    </w:p>
    <w:p w14:paraId="0D7164CC" w14:textId="77777777" w:rsidR="005A5788" w:rsidRDefault="00944672" w:rsidP="00623B68">
      <w:pPr>
        <w:autoSpaceDE w:val="0"/>
        <w:autoSpaceDN w:val="0"/>
        <w:adjustRightInd w:val="0"/>
        <w:spacing w:after="0" w:line="360" w:lineRule="auto"/>
        <w:ind w:firstLine="227"/>
        <w:jc w:val="both"/>
        <w:rPr>
          <w:ins w:id="14126" w:author="Lektorat Bauer" w:date="2025-03-07T14:39:00Z" w16du:dateUtc="2025-03-07T13:39:00Z"/>
          <w:rFonts w:ascii="Arial" w:hAnsi="Arial" w:cs="Arial"/>
          <w:sz w:val="24"/>
          <w:szCs w:val="24"/>
        </w:rPr>
      </w:pPr>
      <w:r w:rsidRPr="00944672">
        <w:rPr>
          <w:rFonts w:ascii="Arial" w:hAnsi="Arial" w:cs="Arial"/>
          <w:sz w:val="24"/>
          <w:szCs w:val="24"/>
        </w:rPr>
        <w:t xml:space="preserve">„Dr. </w:t>
      </w:r>
      <w:commentRangeStart w:id="14127"/>
      <w:r w:rsidRPr="00944672">
        <w:rPr>
          <w:rFonts w:ascii="Arial" w:hAnsi="Arial" w:cs="Arial"/>
          <w:sz w:val="24"/>
          <w:szCs w:val="24"/>
        </w:rPr>
        <w:t>Phillips</w:t>
      </w:r>
      <w:commentRangeEnd w:id="14127"/>
      <w:r w:rsidR="005A5788">
        <w:rPr>
          <w:rStyle w:val="Kommentarzeichen"/>
        </w:rPr>
        <w:commentReference w:id="14127"/>
      </w:r>
      <w:r w:rsidRPr="00944672">
        <w:rPr>
          <w:rFonts w:ascii="Arial" w:hAnsi="Arial" w:cs="Arial"/>
          <w:sz w:val="24"/>
          <w:szCs w:val="24"/>
        </w:rPr>
        <w:t xml:space="preserve"> kenne ich schon lange. Wir haben uns auf so mancher Cocktail-Party getroffen. Er hat sich über Deine Reaktion gefreut.“ </w:t>
      </w:r>
    </w:p>
    <w:p w14:paraId="6813EFAA" w14:textId="77777777" w:rsidR="005A5788" w:rsidRDefault="00944672" w:rsidP="00623B68">
      <w:pPr>
        <w:autoSpaceDE w:val="0"/>
        <w:autoSpaceDN w:val="0"/>
        <w:adjustRightInd w:val="0"/>
        <w:spacing w:after="0" w:line="360" w:lineRule="auto"/>
        <w:ind w:firstLine="227"/>
        <w:jc w:val="both"/>
        <w:rPr>
          <w:ins w:id="14128" w:author="Lektorat Bauer" w:date="2025-03-07T14:39:00Z" w16du:dateUtc="2025-03-07T13:39:00Z"/>
          <w:rFonts w:ascii="Arial" w:hAnsi="Arial" w:cs="Arial"/>
          <w:sz w:val="24"/>
          <w:szCs w:val="24"/>
        </w:rPr>
      </w:pPr>
      <w:r w:rsidRPr="00944672">
        <w:rPr>
          <w:rFonts w:ascii="Arial" w:hAnsi="Arial" w:cs="Arial"/>
          <w:sz w:val="24"/>
          <w:szCs w:val="24"/>
        </w:rPr>
        <w:t xml:space="preserve">„Was meinst Du damit?“ </w:t>
      </w:r>
    </w:p>
    <w:p w14:paraId="2D1D3608" w14:textId="77777777" w:rsidR="005A5788" w:rsidRDefault="00944672" w:rsidP="00623B68">
      <w:pPr>
        <w:autoSpaceDE w:val="0"/>
        <w:autoSpaceDN w:val="0"/>
        <w:adjustRightInd w:val="0"/>
        <w:spacing w:after="0" w:line="360" w:lineRule="auto"/>
        <w:ind w:firstLine="227"/>
        <w:jc w:val="both"/>
        <w:rPr>
          <w:ins w:id="14129" w:author="Lektorat Bauer" w:date="2025-03-07T14:39:00Z" w16du:dateUtc="2025-03-07T13:39:00Z"/>
          <w:rFonts w:ascii="Arial" w:hAnsi="Arial" w:cs="Arial"/>
          <w:sz w:val="24"/>
          <w:szCs w:val="24"/>
        </w:rPr>
      </w:pPr>
      <w:r w:rsidRPr="00944672">
        <w:rPr>
          <w:rFonts w:ascii="Arial" w:hAnsi="Arial" w:cs="Arial"/>
          <w:sz w:val="24"/>
          <w:szCs w:val="24"/>
        </w:rPr>
        <w:t xml:space="preserve">„Du hast zum einen instinktiv das richtige Krankenhaus ausgesucht und dann erst einmal die Gebühren bezahlt und Dich dann erkundigt, wie es mir geht.“ </w:t>
      </w:r>
    </w:p>
    <w:p w14:paraId="5E8C0AE0" w14:textId="77777777" w:rsidR="005A5788" w:rsidRDefault="00944672" w:rsidP="00623B68">
      <w:pPr>
        <w:autoSpaceDE w:val="0"/>
        <w:autoSpaceDN w:val="0"/>
        <w:adjustRightInd w:val="0"/>
        <w:spacing w:after="0" w:line="360" w:lineRule="auto"/>
        <w:ind w:firstLine="227"/>
        <w:jc w:val="both"/>
        <w:rPr>
          <w:ins w:id="14130" w:author="Lektorat Bauer" w:date="2025-03-07T14:39:00Z" w16du:dateUtc="2025-03-07T13:39:00Z"/>
          <w:rFonts w:ascii="Arial" w:hAnsi="Arial" w:cs="Arial"/>
          <w:sz w:val="24"/>
          <w:szCs w:val="24"/>
        </w:rPr>
      </w:pPr>
      <w:r w:rsidRPr="00944672">
        <w:rPr>
          <w:rFonts w:ascii="Arial" w:hAnsi="Arial" w:cs="Arial"/>
          <w:sz w:val="24"/>
          <w:szCs w:val="24"/>
        </w:rPr>
        <w:t xml:space="preserve">„Ja, da war so eine alte Hexe von Schwester am Empfang, die mich total rassistisch angemacht hat.“ </w:t>
      </w:r>
    </w:p>
    <w:p w14:paraId="58CBF009" w14:textId="77777777" w:rsidR="005A5788" w:rsidRDefault="00944672" w:rsidP="00623B68">
      <w:pPr>
        <w:autoSpaceDE w:val="0"/>
        <w:autoSpaceDN w:val="0"/>
        <w:adjustRightInd w:val="0"/>
        <w:spacing w:after="0" w:line="360" w:lineRule="auto"/>
        <w:ind w:firstLine="227"/>
        <w:jc w:val="both"/>
        <w:rPr>
          <w:ins w:id="14131" w:author="Lektorat Bauer" w:date="2025-03-07T14:39:00Z" w16du:dateUtc="2025-03-07T13:39:00Z"/>
          <w:rFonts w:ascii="Arial" w:hAnsi="Arial" w:cs="Arial"/>
          <w:sz w:val="24"/>
          <w:szCs w:val="24"/>
        </w:rPr>
      </w:pPr>
      <w:r w:rsidRPr="00944672">
        <w:rPr>
          <w:rFonts w:ascii="Arial" w:hAnsi="Arial" w:cs="Arial"/>
          <w:sz w:val="24"/>
          <w:szCs w:val="24"/>
        </w:rPr>
        <w:t xml:space="preserve">„Julia Newport-Smith. Sie ist dafür bekannt, dass Sie rassistische Gedanken hat und verbreitet. Nach dem Kommentar Dir gegenüber wurde Ihr gekündigt und jetzt klagt Sie auf Wiedereinstellung.“ </w:t>
      </w:r>
    </w:p>
    <w:p w14:paraId="13DE17EB" w14:textId="77D0CC84" w:rsidR="005A5788" w:rsidRDefault="00944672" w:rsidP="00623B68">
      <w:pPr>
        <w:autoSpaceDE w:val="0"/>
        <w:autoSpaceDN w:val="0"/>
        <w:adjustRightInd w:val="0"/>
        <w:spacing w:after="0" w:line="360" w:lineRule="auto"/>
        <w:ind w:firstLine="227"/>
        <w:jc w:val="both"/>
        <w:rPr>
          <w:ins w:id="14132" w:author="Lektorat Bauer" w:date="2025-03-07T14:39:00Z" w16du:dateUtc="2025-03-07T13:39:00Z"/>
          <w:rFonts w:ascii="Arial" w:hAnsi="Arial" w:cs="Arial"/>
          <w:sz w:val="24"/>
          <w:szCs w:val="24"/>
        </w:rPr>
      </w:pPr>
      <w:r w:rsidRPr="00944672">
        <w:rPr>
          <w:rFonts w:ascii="Arial" w:hAnsi="Arial" w:cs="Arial"/>
          <w:sz w:val="24"/>
          <w:szCs w:val="24"/>
        </w:rPr>
        <w:t xml:space="preserve">„Warum erzählst Du mir das alles?“ </w:t>
      </w:r>
      <w:commentRangeStart w:id="14133"/>
      <w:ins w:id="14134" w:author="Lektorat Bauer" w:date="2025-03-07T14:39:00Z" w16du:dateUtc="2025-03-07T13:39:00Z">
        <w:r w:rsidR="005A5788">
          <w:rPr>
            <w:rFonts w:ascii="Arial" w:hAnsi="Arial" w:cs="Arial"/>
            <w:sz w:val="24"/>
            <w:szCs w:val="24"/>
          </w:rPr>
          <w:t>Benjamin</w:t>
        </w:r>
        <w:commentRangeEnd w:id="14133"/>
        <w:r w:rsidR="005A5788">
          <w:rPr>
            <w:rStyle w:val="Kommentarzeichen"/>
          </w:rPr>
          <w:commentReference w:id="14133"/>
        </w:r>
        <w:r w:rsidR="005A5788">
          <w:rPr>
            <w:rFonts w:ascii="Arial" w:hAnsi="Arial" w:cs="Arial"/>
            <w:sz w:val="24"/>
            <w:szCs w:val="24"/>
          </w:rPr>
          <w:t xml:space="preserve"> hielt noch immer die volle Gabel in der Hand.</w:t>
        </w:r>
      </w:ins>
    </w:p>
    <w:p w14:paraId="741C9579" w14:textId="77777777" w:rsidR="005A5788" w:rsidRDefault="00944672" w:rsidP="00623B68">
      <w:pPr>
        <w:autoSpaceDE w:val="0"/>
        <w:autoSpaceDN w:val="0"/>
        <w:adjustRightInd w:val="0"/>
        <w:spacing w:after="0" w:line="360" w:lineRule="auto"/>
        <w:ind w:firstLine="227"/>
        <w:jc w:val="both"/>
        <w:rPr>
          <w:ins w:id="14135" w:author="Lektorat Bauer" w:date="2025-03-07T14:40:00Z" w16du:dateUtc="2025-03-07T13:40:00Z"/>
          <w:rFonts w:ascii="Arial" w:hAnsi="Arial" w:cs="Arial"/>
          <w:sz w:val="24"/>
          <w:szCs w:val="24"/>
        </w:rPr>
      </w:pPr>
      <w:r w:rsidRPr="00944672">
        <w:rPr>
          <w:rFonts w:ascii="Arial" w:hAnsi="Arial" w:cs="Arial"/>
          <w:sz w:val="24"/>
          <w:szCs w:val="24"/>
        </w:rPr>
        <w:t xml:space="preserve">„Karl wollte mir immer schon sein Haus verkaufen. Er schuldet mir einen Gefallen und wir wollten den Deal nur machen, wenn wir den richtigen Bewohner finden würden. Ich möchte, dass Du hier aus- und </w:t>
      </w:r>
      <w:ins w:id="14136" w:author="Lektorat Bauer" w:date="2025-03-07T14:40:00Z" w16du:dateUtc="2025-03-07T13:40:00Z">
        <w:r w:rsidR="005A5788">
          <w:rPr>
            <w:rFonts w:ascii="Arial" w:hAnsi="Arial" w:cs="Arial"/>
            <w:sz w:val="24"/>
            <w:szCs w:val="24"/>
          </w:rPr>
          <w:t xml:space="preserve">in </w:t>
        </w:r>
      </w:ins>
      <w:r w:rsidRPr="00944672">
        <w:rPr>
          <w:rFonts w:ascii="Arial" w:hAnsi="Arial" w:cs="Arial"/>
          <w:sz w:val="24"/>
          <w:szCs w:val="24"/>
        </w:rPr>
        <w:t xml:space="preserve">das Haus am Gloucester Square einziehst.“ </w:t>
      </w:r>
    </w:p>
    <w:p w14:paraId="68736BAD" w14:textId="6BE0687C"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„Aber Elizabeth</w:t>
      </w:r>
      <w:del w:id="14137" w:author="Lektorat Bauer" w:date="2025-03-07T14:40:00Z" w16du:dateUtc="2025-03-07T13:40:00Z">
        <w:r w:rsidRPr="00944672" w:rsidDel="005A5788">
          <w:rPr>
            <w:rFonts w:ascii="Arial" w:hAnsi="Arial" w:cs="Arial"/>
            <w:sz w:val="24"/>
            <w:szCs w:val="24"/>
          </w:rPr>
          <w:delText>,</w:delText>
        </w:r>
      </w:del>
      <w:ins w:id="14138" w:author="Lektorat Bauer" w:date="2025-03-07T14:40:00Z" w16du:dateUtc="2025-03-07T13:40:00Z">
        <w:r w:rsidR="005A5788">
          <w:rPr>
            <w:rFonts w:ascii="Arial" w:hAnsi="Arial" w:cs="Arial"/>
            <w:sz w:val="24"/>
            <w:szCs w:val="24"/>
          </w:rPr>
          <w:t>.</w:t>
        </w:r>
      </w:ins>
      <w:r w:rsidRPr="00944672">
        <w:rPr>
          <w:rFonts w:ascii="Arial" w:hAnsi="Arial" w:cs="Arial"/>
          <w:sz w:val="24"/>
          <w:szCs w:val="24"/>
        </w:rPr>
        <w:t xml:space="preserve"> </w:t>
      </w:r>
      <w:ins w:id="14139" w:author="Lektorat Bauer" w:date="2025-03-07T14:40:00Z" w16du:dateUtc="2025-03-07T13:40:00Z">
        <w:r w:rsidR="005A5788">
          <w:rPr>
            <w:rFonts w:ascii="Arial" w:hAnsi="Arial" w:cs="Arial"/>
            <w:sz w:val="24"/>
            <w:szCs w:val="24"/>
          </w:rPr>
          <w:t>D</w:t>
        </w:r>
      </w:ins>
      <w:del w:id="14140" w:author="Lektorat Bauer" w:date="2025-03-07T14:40:00Z" w16du:dateUtc="2025-03-07T13:40:00Z">
        <w:r w:rsidRPr="00944672" w:rsidDel="005A5788">
          <w:rPr>
            <w:rFonts w:ascii="Arial" w:hAnsi="Arial" w:cs="Arial"/>
            <w:sz w:val="24"/>
            <w:szCs w:val="24"/>
          </w:rPr>
          <w:delText>d</w:delText>
        </w:r>
      </w:del>
      <w:r w:rsidRPr="00944672">
        <w:rPr>
          <w:rFonts w:ascii="Arial" w:hAnsi="Arial" w:cs="Arial"/>
          <w:sz w:val="24"/>
          <w:szCs w:val="24"/>
        </w:rPr>
        <w:t>ie Preise dort, die kann ich mir nicht leisten.!“</w:t>
      </w:r>
    </w:p>
    <w:p w14:paraId="064690DA" w14:textId="77777777" w:rsidR="005A5788" w:rsidRDefault="00944672" w:rsidP="00623B68">
      <w:pPr>
        <w:autoSpaceDE w:val="0"/>
        <w:autoSpaceDN w:val="0"/>
        <w:adjustRightInd w:val="0"/>
        <w:spacing w:after="0" w:line="360" w:lineRule="auto"/>
        <w:ind w:firstLine="227"/>
        <w:jc w:val="both"/>
        <w:rPr>
          <w:ins w:id="14141" w:author="Lektorat Bauer" w:date="2025-03-07T14:40:00Z" w16du:dateUtc="2025-03-07T13:40:00Z"/>
          <w:rFonts w:ascii="Arial" w:hAnsi="Arial" w:cs="Arial"/>
          <w:sz w:val="24"/>
          <w:szCs w:val="24"/>
        </w:rPr>
      </w:pPr>
      <w:r w:rsidRPr="00944672">
        <w:rPr>
          <w:rFonts w:ascii="Arial" w:hAnsi="Arial" w:cs="Arial"/>
          <w:sz w:val="24"/>
          <w:szCs w:val="24"/>
        </w:rPr>
        <w:t xml:space="preserve">„Da es mein Haus ist, kann ich es zu dem Preis verkaufen, </w:t>
      </w:r>
      <w:del w:id="14142" w:author="Lektorat Bauer" w:date="2025-03-07T14:40:00Z" w16du:dateUtc="2025-03-07T13:40:00Z">
        <w:r w:rsidRPr="00944672" w:rsidDel="005A5788">
          <w:rPr>
            <w:rFonts w:ascii="Arial" w:hAnsi="Arial" w:cs="Arial"/>
            <w:sz w:val="24"/>
            <w:szCs w:val="24"/>
          </w:rPr>
          <w:delText>den ich möchte</w:delText>
        </w:r>
      </w:del>
      <w:ins w:id="14143" w:author="Lektorat Bauer" w:date="2025-03-07T14:40:00Z" w16du:dateUtc="2025-03-07T13:40:00Z">
        <w:r w:rsidR="005A5788">
          <w:rPr>
            <w:rFonts w:ascii="Arial" w:hAnsi="Arial" w:cs="Arial"/>
            <w:sz w:val="24"/>
            <w:szCs w:val="24"/>
          </w:rPr>
          <w:t>der mir gefällt</w:t>
        </w:r>
      </w:ins>
      <w:del w:id="14144" w:author="Lektorat Bauer" w:date="2025-03-07T14:40:00Z" w16du:dateUtc="2025-03-07T13:40:00Z">
        <w:r w:rsidRPr="00944672" w:rsidDel="005A5788">
          <w:rPr>
            <w:rFonts w:ascii="Arial" w:hAnsi="Arial" w:cs="Arial"/>
            <w:sz w:val="24"/>
            <w:szCs w:val="24"/>
          </w:rPr>
          <w:delText>.</w:delText>
        </w:r>
      </w:del>
      <w:r w:rsidRPr="00944672">
        <w:rPr>
          <w:rFonts w:ascii="Arial" w:hAnsi="Arial" w:cs="Arial"/>
          <w:sz w:val="24"/>
          <w:szCs w:val="24"/>
        </w:rPr>
        <w:t>“</w:t>
      </w:r>
      <w:ins w:id="14145" w:author="Lektorat Bauer" w:date="2025-03-07T14:40:00Z" w16du:dateUtc="2025-03-07T13:40:00Z">
        <w:r w:rsidR="005A5788">
          <w:rPr>
            <w:rFonts w:ascii="Arial" w:hAnsi="Arial" w:cs="Arial"/>
            <w:sz w:val="24"/>
            <w:szCs w:val="24"/>
          </w:rPr>
          <w:t>,</w:t>
        </w:r>
      </w:ins>
      <w:r w:rsidRPr="00944672">
        <w:rPr>
          <w:rFonts w:ascii="Arial" w:hAnsi="Arial" w:cs="Arial"/>
          <w:sz w:val="24"/>
          <w:szCs w:val="24"/>
        </w:rPr>
        <w:t xml:space="preserve"> </w:t>
      </w:r>
      <w:del w:id="14146" w:author="Lektorat Bauer" w:date="2025-03-07T14:40:00Z" w16du:dateUtc="2025-03-07T13:40:00Z">
        <w:r w:rsidRPr="00944672" w:rsidDel="005A5788">
          <w:rPr>
            <w:rFonts w:ascii="Arial" w:hAnsi="Arial" w:cs="Arial"/>
            <w:sz w:val="24"/>
            <w:szCs w:val="24"/>
          </w:rPr>
          <w:delText xml:space="preserve">War </w:delText>
        </w:r>
      </w:del>
      <w:ins w:id="14147" w:author="Lektorat Bauer" w:date="2025-03-07T14:40:00Z" w16du:dateUtc="2025-03-07T13:40:00Z">
        <w:r w:rsidR="005A5788">
          <w:rPr>
            <w:rFonts w:ascii="Arial" w:hAnsi="Arial" w:cs="Arial"/>
            <w:sz w:val="24"/>
            <w:szCs w:val="24"/>
          </w:rPr>
          <w:t>lautete</w:t>
        </w:r>
        <w:r w:rsidR="005A5788" w:rsidRPr="00944672">
          <w:rPr>
            <w:rFonts w:ascii="Arial" w:hAnsi="Arial" w:cs="Arial"/>
            <w:sz w:val="24"/>
            <w:szCs w:val="24"/>
          </w:rPr>
          <w:t xml:space="preserve"> </w:t>
        </w:r>
      </w:ins>
      <w:r w:rsidRPr="00944672">
        <w:rPr>
          <w:rFonts w:ascii="Arial" w:hAnsi="Arial" w:cs="Arial"/>
          <w:sz w:val="24"/>
          <w:szCs w:val="24"/>
        </w:rPr>
        <w:t xml:space="preserve">Elizabeths resolute </w:t>
      </w:r>
      <w:del w:id="14148" w:author="Lektorat Bauer" w:date="2025-03-07T14:40:00Z" w16du:dateUtc="2025-03-07T13:40:00Z">
        <w:r w:rsidRPr="00944672" w:rsidDel="005A5788">
          <w:rPr>
            <w:rFonts w:ascii="Arial" w:hAnsi="Arial" w:cs="Arial"/>
            <w:sz w:val="24"/>
            <w:szCs w:val="24"/>
          </w:rPr>
          <w:delText>antwort</w:delText>
        </w:r>
      </w:del>
      <w:ins w:id="14149" w:author="Lektorat Bauer" w:date="2025-03-07T14:40:00Z" w16du:dateUtc="2025-03-07T13:40:00Z">
        <w:r w:rsidR="005A5788" w:rsidRPr="00944672">
          <w:rPr>
            <w:rFonts w:ascii="Arial" w:hAnsi="Arial" w:cs="Arial"/>
            <w:sz w:val="24"/>
            <w:szCs w:val="24"/>
          </w:rPr>
          <w:t>Antwort</w:t>
        </w:r>
      </w:ins>
      <w:r w:rsidRPr="00944672">
        <w:rPr>
          <w:rFonts w:ascii="Arial" w:hAnsi="Arial" w:cs="Arial"/>
          <w:sz w:val="24"/>
          <w:szCs w:val="24"/>
        </w:rPr>
        <w:t>. „Aber, Du bekommst das Haus nur dann, wenn Du</w:t>
      </w:r>
      <w:del w:id="14150" w:author="Lektorat Bauer" w:date="2025-03-07T14:40:00Z" w16du:dateUtc="2025-03-07T13:40:00Z">
        <w:r w:rsidRPr="00944672" w:rsidDel="005A5788">
          <w:rPr>
            <w:rFonts w:ascii="Arial" w:hAnsi="Arial" w:cs="Arial"/>
            <w:sz w:val="24"/>
            <w:szCs w:val="24"/>
          </w:rPr>
          <w:delText xml:space="preserve"> </w:delText>
        </w:r>
      </w:del>
      <w:r w:rsidRPr="00944672">
        <w:rPr>
          <w:rFonts w:ascii="Arial" w:hAnsi="Arial" w:cs="Arial"/>
          <w:sz w:val="24"/>
          <w:szCs w:val="24"/>
        </w:rPr>
        <w:t xml:space="preserve"> mir sein Geheimnis erklären kannst.“ </w:t>
      </w:r>
    </w:p>
    <w:p w14:paraId="3956C060" w14:textId="77777777" w:rsidR="005A5788" w:rsidRDefault="00944672" w:rsidP="00623B68">
      <w:pPr>
        <w:autoSpaceDE w:val="0"/>
        <w:autoSpaceDN w:val="0"/>
        <w:adjustRightInd w:val="0"/>
        <w:spacing w:after="0" w:line="360" w:lineRule="auto"/>
        <w:ind w:firstLine="227"/>
        <w:jc w:val="both"/>
        <w:rPr>
          <w:ins w:id="14151" w:author="Lektorat Bauer" w:date="2025-03-07T14:41:00Z" w16du:dateUtc="2025-03-07T13:41:00Z"/>
          <w:rFonts w:ascii="Arial" w:hAnsi="Arial" w:cs="Arial"/>
          <w:sz w:val="24"/>
          <w:szCs w:val="24"/>
        </w:rPr>
      </w:pPr>
      <w:r w:rsidRPr="00944672">
        <w:rPr>
          <w:rFonts w:ascii="Arial" w:hAnsi="Arial" w:cs="Arial"/>
          <w:sz w:val="24"/>
          <w:szCs w:val="24"/>
        </w:rPr>
        <w:t xml:space="preserve">„Wenn Du so anfängst, dann gehe ich davon aus, dass es nicht ein normales Haus ist und auch kein Eisberghaus, denn das wäre zu einfach.“ </w:t>
      </w:r>
    </w:p>
    <w:p w14:paraId="2EF6BE44" w14:textId="75683218"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Elizabeth nickte</w:t>
      </w:r>
      <w:ins w:id="14152" w:author="Lektorat Bauer" w:date="2025-03-07T14:41:00Z" w16du:dateUtc="2025-03-07T13:41:00Z">
        <w:r w:rsidR="005A5788">
          <w:rPr>
            <w:rFonts w:ascii="Arial" w:hAnsi="Arial" w:cs="Arial"/>
            <w:sz w:val="24"/>
            <w:szCs w:val="24"/>
          </w:rPr>
          <w:t>,</w:t>
        </w:r>
      </w:ins>
      <w:r w:rsidRPr="00944672">
        <w:rPr>
          <w:rFonts w:ascii="Arial" w:hAnsi="Arial" w:cs="Arial"/>
          <w:sz w:val="24"/>
          <w:szCs w:val="24"/>
        </w:rPr>
        <w:t xml:space="preserve"> während </w:t>
      </w:r>
      <w:ins w:id="14153" w:author="Lektorat Bauer" w:date="2025-03-07T14:41:00Z" w16du:dateUtc="2025-03-07T13:41:00Z">
        <w:r w:rsidR="005A5788">
          <w:rPr>
            <w:rFonts w:ascii="Arial" w:hAnsi="Arial" w:cs="Arial"/>
            <w:sz w:val="24"/>
            <w:szCs w:val="24"/>
          </w:rPr>
          <w:t>s</w:t>
        </w:r>
      </w:ins>
      <w:del w:id="14154" w:author="Lektorat Bauer" w:date="2025-03-07T14:41:00Z" w16du:dateUtc="2025-03-07T13:41:00Z">
        <w:r w:rsidRPr="00944672" w:rsidDel="005A5788">
          <w:rPr>
            <w:rFonts w:ascii="Arial" w:hAnsi="Arial" w:cs="Arial"/>
            <w:sz w:val="24"/>
            <w:szCs w:val="24"/>
          </w:rPr>
          <w:delText>S</w:delText>
        </w:r>
      </w:del>
      <w:r w:rsidRPr="00944672">
        <w:rPr>
          <w:rFonts w:ascii="Arial" w:hAnsi="Arial" w:cs="Arial"/>
          <w:sz w:val="24"/>
          <w:szCs w:val="24"/>
        </w:rPr>
        <w:t xml:space="preserve">ie </w:t>
      </w:r>
      <w:del w:id="14155" w:author="Lektorat Bauer" w:date="2025-03-07T14:41:00Z" w16du:dateUtc="2025-03-07T13:41:00Z">
        <w:r w:rsidRPr="00944672" w:rsidDel="005A5788">
          <w:rPr>
            <w:rFonts w:ascii="Arial" w:hAnsi="Arial" w:cs="Arial"/>
            <w:sz w:val="24"/>
            <w:szCs w:val="24"/>
          </w:rPr>
          <w:delText xml:space="preserve">weiter </w:delText>
        </w:r>
        <w:commentRangeStart w:id="14156"/>
        <w:r w:rsidRPr="00944672" w:rsidDel="005A5788">
          <w:rPr>
            <w:rFonts w:ascii="Arial" w:hAnsi="Arial" w:cs="Arial"/>
            <w:sz w:val="24"/>
            <w:szCs w:val="24"/>
          </w:rPr>
          <w:delText>aß</w:delText>
        </w:r>
      </w:del>
      <w:ins w:id="14157" w:author="Lektorat Bauer" w:date="2025-03-07T14:41:00Z" w16du:dateUtc="2025-03-07T13:41:00Z">
        <w:r w:rsidR="005A5788">
          <w:rPr>
            <w:rFonts w:ascii="Arial" w:hAnsi="Arial" w:cs="Arial"/>
            <w:sz w:val="24"/>
            <w:szCs w:val="24"/>
          </w:rPr>
          <w:t>einen besonders großen Löffel Kichererbsen-Daal kaute</w:t>
        </w:r>
        <w:commentRangeEnd w:id="14156"/>
        <w:r w:rsidR="005A5788">
          <w:rPr>
            <w:rStyle w:val="Kommentarzeichen"/>
          </w:rPr>
          <w:commentReference w:id="14156"/>
        </w:r>
      </w:ins>
      <w:r w:rsidRPr="00944672">
        <w:rPr>
          <w:rFonts w:ascii="Arial" w:hAnsi="Arial" w:cs="Arial"/>
          <w:sz w:val="24"/>
          <w:szCs w:val="24"/>
        </w:rPr>
        <w:t>. „Ich gebe Dir nach dem Essen den Schlüssel und die Anschrift, dann kannst Du morgen versuchen, das Geheimnis zu lüften.“</w:t>
      </w:r>
    </w:p>
    <w:p w14:paraId="4AEDF831"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In den bekannten und entsprechend teuren Wohnvierteln Londons greifen immer mehr Menschen auf die sogenannten Eisberghäuser zurück. Ein Eisberghaus wird dabei durch eine Unterkellerung definiert, die oftmals deutlich mehr Fläche einnimmt, als es das eigentliche oberirdische Gebäude tun würde. </w:t>
      </w:r>
    </w:p>
    <w:p w14:paraId="26574033" w14:textId="4C9CD1B6"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 xml:space="preserve">Besonders wohlhabende Bewohner Londons greifen auf diese Bauweise zurück. Die baulichen Vorschriften erlauben in den meisten Fällen keine Veränderung der Häuser über der Erde, so </w:t>
      </w:r>
      <w:del w:id="14158" w:author="Lektorat Bauer" w:date="2025-03-07T14:42:00Z" w16du:dateUtc="2025-03-07T13:42:00Z">
        <w:r w:rsidRPr="00944672" w:rsidDel="005A5788">
          <w:rPr>
            <w:rFonts w:ascii="Arial" w:hAnsi="Arial" w:cs="Arial"/>
            <w:sz w:val="24"/>
            <w:szCs w:val="24"/>
          </w:rPr>
          <w:delText>das</w:delText>
        </w:r>
      </w:del>
      <w:ins w:id="14159" w:author="Lektorat Bauer" w:date="2025-03-07T14:42:00Z" w16du:dateUtc="2025-03-07T13:42:00Z">
        <w:r w:rsidR="005A5788" w:rsidRPr="00944672">
          <w:rPr>
            <w:rFonts w:ascii="Arial" w:hAnsi="Arial" w:cs="Arial"/>
            <w:sz w:val="24"/>
            <w:szCs w:val="24"/>
          </w:rPr>
          <w:t>dass</w:t>
        </w:r>
      </w:ins>
      <w:r w:rsidRPr="00944672">
        <w:rPr>
          <w:rFonts w:ascii="Arial" w:hAnsi="Arial" w:cs="Arial"/>
          <w:sz w:val="24"/>
          <w:szCs w:val="24"/>
        </w:rPr>
        <w:t xml:space="preserve"> alle Luxusbereiche in den Untergrund verlegt werden müssen.</w:t>
      </w:r>
    </w:p>
    <w:p w14:paraId="7C46BA8B" w14:textId="7B127C6D"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Englands Gesetzgebung erlaubt bis zu 85</w:t>
      </w:r>
      <w:del w:id="14160" w:author="Lektorat Bauer" w:date="2025-03-07T14:42:00Z" w16du:dateUtc="2025-03-07T13:42:00Z">
        <w:r w:rsidRPr="00944672" w:rsidDel="005A5788">
          <w:rPr>
            <w:rFonts w:ascii="Arial" w:hAnsi="Arial" w:cs="Arial"/>
            <w:sz w:val="24"/>
            <w:szCs w:val="24"/>
          </w:rPr>
          <w:delText>%</w:delText>
        </w:r>
      </w:del>
      <w:ins w:id="14161" w:author="Lektorat Bauer" w:date="2025-03-07T14:42:00Z" w16du:dateUtc="2025-03-07T13:42:00Z">
        <w:r w:rsidR="005A5788">
          <w:rPr>
            <w:rFonts w:ascii="Arial" w:hAnsi="Arial" w:cs="Arial"/>
            <w:sz w:val="24"/>
            <w:szCs w:val="24"/>
          </w:rPr>
          <w:t xml:space="preserve"> Prozent</w:t>
        </w:r>
      </w:ins>
      <w:r w:rsidRPr="00944672">
        <w:rPr>
          <w:rFonts w:ascii="Arial" w:hAnsi="Arial" w:cs="Arial"/>
          <w:sz w:val="24"/>
          <w:szCs w:val="24"/>
        </w:rPr>
        <w:t xml:space="preserve"> der Gartenfläche mit zu unterkellern und somit den Raum nochmals deutlich zu erweitern. Angefangen </w:t>
      </w:r>
      <w:del w:id="14162" w:author="Lektorat Bauer" w:date="2025-03-07T14:42:00Z" w16du:dateUtc="2025-03-07T13:42:00Z">
        <w:r w:rsidRPr="00944672" w:rsidDel="005A5788">
          <w:rPr>
            <w:rFonts w:ascii="Arial" w:hAnsi="Arial" w:cs="Arial"/>
            <w:sz w:val="24"/>
            <w:szCs w:val="24"/>
          </w:rPr>
          <w:delText xml:space="preserve">vom </w:delText>
        </w:r>
      </w:del>
      <w:ins w:id="14163" w:author="Lektorat Bauer" w:date="2025-03-07T14:42:00Z" w16du:dateUtc="2025-03-07T13:42:00Z">
        <w:r w:rsidR="005A5788">
          <w:rPr>
            <w:rFonts w:ascii="Arial" w:hAnsi="Arial" w:cs="Arial"/>
            <w:sz w:val="24"/>
            <w:szCs w:val="24"/>
          </w:rPr>
          <w:t>beim</w:t>
        </w:r>
        <w:r w:rsidR="005A5788" w:rsidRPr="00944672">
          <w:rPr>
            <w:rFonts w:ascii="Arial" w:hAnsi="Arial" w:cs="Arial"/>
            <w:sz w:val="24"/>
            <w:szCs w:val="24"/>
          </w:rPr>
          <w:t xml:space="preserve"> </w:t>
        </w:r>
      </w:ins>
      <w:r w:rsidRPr="00944672">
        <w:rPr>
          <w:rFonts w:ascii="Arial" w:hAnsi="Arial" w:cs="Arial"/>
          <w:sz w:val="24"/>
          <w:szCs w:val="24"/>
        </w:rPr>
        <w:t xml:space="preserve">Weinkeller, bis hin zum kompletten Spa- und Saunabereich lassen sich Englands Superreiche jeglichen Luxus in die Untergeschosse ihrer Häuser einbauen. </w:t>
      </w:r>
    </w:p>
    <w:p w14:paraId="406F546B"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0A065255"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w:t>
      </w:r>
    </w:p>
    <w:p w14:paraId="2F9148F8"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73A90D82" w14:textId="63C8A933"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 xml:space="preserve">Am nächsten Morgen stand Dr. Benjamin Dingaka in Craven Hills Gardens vor einer verschlossenen Gartentür und fragte sich, ob es einen </w:t>
      </w:r>
      <w:commentRangeStart w:id="14164"/>
      <w:r w:rsidRPr="00944672">
        <w:rPr>
          <w:rFonts w:ascii="Arial" w:hAnsi="Arial" w:cs="Arial"/>
          <w:sz w:val="24"/>
          <w:szCs w:val="24"/>
        </w:rPr>
        <w:t xml:space="preserve">Schreibfehler </w:t>
      </w:r>
      <w:commentRangeEnd w:id="14164"/>
      <w:r w:rsidR="004F5D31">
        <w:rPr>
          <w:rStyle w:val="Kommentarzeichen"/>
        </w:rPr>
        <w:commentReference w:id="14164"/>
      </w:r>
      <w:r w:rsidRPr="00944672">
        <w:rPr>
          <w:rFonts w:ascii="Arial" w:hAnsi="Arial" w:cs="Arial"/>
          <w:sz w:val="24"/>
          <w:szCs w:val="24"/>
        </w:rPr>
        <w:t>gegeben hatte. Aber an dem Namensschild neben der Klingel stand ganz eindeutig: „Dr. Bejamin Dingaka, Geological Consulting and Research“</w:t>
      </w:r>
      <w:ins w:id="14165" w:author="Lektorat Bauer" w:date="2025-03-07T15:58:00Z" w16du:dateUtc="2025-03-07T14:58:00Z">
        <w:r w:rsidR="004F5D31">
          <w:rPr>
            <w:rFonts w:ascii="Arial" w:hAnsi="Arial" w:cs="Arial"/>
            <w:sz w:val="24"/>
            <w:szCs w:val="24"/>
          </w:rPr>
          <w:t>.</w:t>
        </w:r>
      </w:ins>
    </w:p>
    <w:p w14:paraId="4B0715C3" w14:textId="77777777" w:rsidR="004F5D31" w:rsidRDefault="00944672" w:rsidP="00623B68">
      <w:pPr>
        <w:autoSpaceDE w:val="0"/>
        <w:autoSpaceDN w:val="0"/>
        <w:adjustRightInd w:val="0"/>
        <w:spacing w:after="0" w:line="360" w:lineRule="auto"/>
        <w:ind w:firstLine="227"/>
        <w:jc w:val="both"/>
        <w:rPr>
          <w:ins w:id="14166" w:author="Lektorat Bauer" w:date="2025-03-07T16:00:00Z" w16du:dateUtc="2025-03-07T15:00:00Z"/>
          <w:rFonts w:ascii="Arial" w:hAnsi="Arial" w:cs="Arial"/>
          <w:sz w:val="24"/>
          <w:szCs w:val="24"/>
        </w:rPr>
      </w:pPr>
      <w:r w:rsidRPr="00944672">
        <w:rPr>
          <w:rFonts w:ascii="Arial" w:hAnsi="Arial" w:cs="Arial"/>
          <w:sz w:val="24"/>
          <w:szCs w:val="24"/>
        </w:rPr>
        <w:t>Als</w:t>
      </w:r>
      <w:ins w:id="14167" w:author="Lektorat Bauer" w:date="2025-03-07T15:58:00Z" w16du:dateUtc="2025-03-07T14:58:00Z">
        <w:r w:rsidR="004F5D31">
          <w:rPr>
            <w:rFonts w:ascii="Arial" w:hAnsi="Arial" w:cs="Arial"/>
            <w:sz w:val="24"/>
            <w:szCs w:val="24"/>
          </w:rPr>
          <w:t xml:space="preserve"> er</w:t>
        </w:r>
      </w:ins>
      <w:r w:rsidRPr="00944672">
        <w:rPr>
          <w:rFonts w:ascii="Arial" w:hAnsi="Arial" w:cs="Arial"/>
          <w:sz w:val="24"/>
          <w:szCs w:val="24"/>
        </w:rPr>
        <w:t xml:space="preserve"> noch auf das Schild starrte, öffnete sich nebenan die Haustür und es erschien eine Dame in undefinierbaren Alter. Benjamin tippte auf 29</w:t>
      </w:r>
      <w:del w:id="14168" w:author="Lektorat Bauer" w:date="2025-03-07T15:58:00Z" w16du:dateUtc="2025-03-07T14:58:00Z">
        <w:r w:rsidRPr="00944672" w:rsidDel="004F5D31">
          <w:rPr>
            <w:rFonts w:ascii="Arial" w:hAnsi="Arial" w:cs="Arial"/>
            <w:sz w:val="24"/>
            <w:szCs w:val="24"/>
          </w:rPr>
          <w:delText>S</w:delText>
        </w:r>
      </w:del>
      <w:r w:rsidRPr="00944672">
        <w:rPr>
          <w:rFonts w:ascii="Arial" w:hAnsi="Arial" w:cs="Arial"/>
          <w:sz w:val="24"/>
          <w:szCs w:val="24"/>
        </w:rPr>
        <w:t xml:space="preserve"> – da Frauen nie älter als 29 Jahre werden, wie man so sagt</w:t>
      </w:r>
      <w:ins w:id="14169" w:author="Lektorat Bauer" w:date="2025-03-07T15:59:00Z" w16du:dateUtc="2025-03-07T14:59:00Z">
        <w:r w:rsidR="004F5D31">
          <w:rPr>
            <w:rFonts w:ascii="Arial" w:hAnsi="Arial" w:cs="Arial"/>
            <w:sz w:val="24"/>
            <w:szCs w:val="24"/>
          </w:rPr>
          <w:t xml:space="preserve"> –</w:t>
        </w:r>
      </w:ins>
      <w:r w:rsidRPr="00944672">
        <w:rPr>
          <w:rFonts w:ascii="Arial" w:hAnsi="Arial" w:cs="Arial"/>
          <w:sz w:val="24"/>
          <w:szCs w:val="24"/>
        </w:rPr>
        <w:t xml:space="preserve">, die mit Ihrem Hund spazieren gehen wollte. „Guten Morgen! Ist das nicht ein schöner Tag zu Spazierengehen? Das Haus wurde erst vor kurzem verkauft.“ </w:t>
      </w:r>
    </w:p>
    <w:p w14:paraId="4997A73C" w14:textId="77777777" w:rsidR="004F5D31" w:rsidRDefault="00944672" w:rsidP="00623B68">
      <w:pPr>
        <w:autoSpaceDE w:val="0"/>
        <w:autoSpaceDN w:val="0"/>
        <w:adjustRightInd w:val="0"/>
        <w:spacing w:after="0" w:line="360" w:lineRule="auto"/>
        <w:ind w:firstLine="227"/>
        <w:jc w:val="both"/>
        <w:rPr>
          <w:ins w:id="14170" w:author="Lektorat Bauer" w:date="2025-03-07T16:00:00Z" w16du:dateUtc="2025-03-07T15:00:00Z"/>
          <w:rFonts w:ascii="Arial" w:hAnsi="Arial" w:cs="Arial"/>
          <w:sz w:val="24"/>
          <w:szCs w:val="24"/>
        </w:rPr>
      </w:pPr>
      <w:r w:rsidRPr="00944672">
        <w:rPr>
          <w:rFonts w:ascii="Arial" w:hAnsi="Arial" w:cs="Arial"/>
          <w:sz w:val="24"/>
          <w:szCs w:val="24"/>
        </w:rPr>
        <w:t xml:space="preserve">„Ah, </w:t>
      </w:r>
      <w:ins w:id="14171" w:author="Lektorat Bauer" w:date="2025-03-07T16:00:00Z" w16du:dateUtc="2025-03-07T15:00:00Z">
        <w:r w:rsidR="004F5D31">
          <w:rPr>
            <w:rFonts w:ascii="Arial" w:hAnsi="Arial" w:cs="Arial"/>
            <w:sz w:val="24"/>
            <w:szCs w:val="24"/>
          </w:rPr>
          <w:t>d</w:t>
        </w:r>
      </w:ins>
      <w:del w:id="14172" w:author="Lektorat Bauer" w:date="2025-03-07T16:00:00Z" w16du:dateUtc="2025-03-07T15:00:00Z">
        <w:r w:rsidRPr="00944672" w:rsidDel="004F5D31">
          <w:rPr>
            <w:rFonts w:ascii="Arial" w:hAnsi="Arial" w:cs="Arial"/>
            <w:sz w:val="24"/>
            <w:szCs w:val="24"/>
          </w:rPr>
          <w:delText>D</w:delText>
        </w:r>
      </w:del>
      <w:r w:rsidRPr="00944672">
        <w:rPr>
          <w:rFonts w:ascii="Arial" w:hAnsi="Arial" w:cs="Arial"/>
          <w:sz w:val="24"/>
          <w:szCs w:val="24"/>
        </w:rPr>
        <w:t>anke</w:t>
      </w:r>
      <w:del w:id="14173" w:author="Lektorat Bauer" w:date="2025-03-07T16:00:00Z" w16du:dateUtc="2025-03-07T15:00:00Z">
        <w:r w:rsidRPr="00944672" w:rsidDel="004F5D31">
          <w:rPr>
            <w:rFonts w:ascii="Arial" w:hAnsi="Arial" w:cs="Arial"/>
            <w:sz w:val="24"/>
            <w:szCs w:val="24"/>
          </w:rPr>
          <w:delText>“,</w:delText>
        </w:r>
      </w:del>
      <w:ins w:id="14174" w:author="Lektorat Bauer" w:date="2025-03-07T16:00:00Z" w16du:dateUtc="2025-03-07T15:00:00Z">
        <w:r w:rsidR="004F5D31">
          <w:rPr>
            <w:rFonts w:ascii="Arial" w:hAnsi="Arial" w:cs="Arial"/>
            <w:sz w:val="24"/>
            <w:szCs w:val="24"/>
          </w:rPr>
          <w:t xml:space="preserve"> –</w:t>
        </w:r>
      </w:ins>
      <w:r w:rsidRPr="00944672">
        <w:rPr>
          <w:rFonts w:ascii="Arial" w:hAnsi="Arial" w:cs="Arial"/>
          <w:sz w:val="24"/>
          <w:szCs w:val="24"/>
        </w:rPr>
        <w:t xml:space="preserve"> ja wunderschön. Wissen Sie, wem das Haus gehört?“ </w:t>
      </w:r>
    </w:p>
    <w:p w14:paraId="13541D63" w14:textId="77777777" w:rsidR="004F5D31" w:rsidRDefault="00944672" w:rsidP="00623B68">
      <w:pPr>
        <w:autoSpaceDE w:val="0"/>
        <w:autoSpaceDN w:val="0"/>
        <w:adjustRightInd w:val="0"/>
        <w:spacing w:after="0" w:line="360" w:lineRule="auto"/>
        <w:ind w:firstLine="227"/>
        <w:jc w:val="both"/>
        <w:rPr>
          <w:ins w:id="14175" w:author="Lektorat Bauer" w:date="2025-03-07T16:00:00Z" w16du:dateUtc="2025-03-07T15:00:00Z"/>
          <w:rFonts w:ascii="Arial" w:hAnsi="Arial" w:cs="Arial"/>
          <w:sz w:val="24"/>
          <w:szCs w:val="24"/>
        </w:rPr>
      </w:pPr>
      <w:r w:rsidRPr="00944672">
        <w:rPr>
          <w:rFonts w:ascii="Arial" w:hAnsi="Arial" w:cs="Arial"/>
          <w:sz w:val="24"/>
          <w:szCs w:val="24"/>
        </w:rPr>
        <w:t>„So ein reicher Geologe</w:t>
      </w:r>
      <w:ins w:id="14176" w:author="Lektorat Bauer" w:date="2025-03-07T16:00:00Z" w16du:dateUtc="2025-03-07T15:00:00Z">
        <w:r w:rsidR="004F5D31">
          <w:rPr>
            <w:rFonts w:ascii="Arial" w:hAnsi="Arial" w:cs="Arial"/>
            <w:sz w:val="24"/>
            <w:szCs w:val="24"/>
          </w:rPr>
          <w:t>,</w:t>
        </w:r>
      </w:ins>
      <w:r w:rsidRPr="00944672">
        <w:rPr>
          <w:rFonts w:ascii="Arial" w:hAnsi="Arial" w:cs="Arial"/>
          <w:sz w:val="24"/>
          <w:szCs w:val="24"/>
        </w:rPr>
        <w:t xml:space="preserve"> der mit Gold ein Vermögen gemacht hat, sagt man.“ </w:t>
      </w:r>
    </w:p>
    <w:p w14:paraId="7CBC7A48" w14:textId="77777777" w:rsidR="004F5D31" w:rsidRDefault="00944672" w:rsidP="00623B68">
      <w:pPr>
        <w:autoSpaceDE w:val="0"/>
        <w:autoSpaceDN w:val="0"/>
        <w:adjustRightInd w:val="0"/>
        <w:spacing w:after="0" w:line="360" w:lineRule="auto"/>
        <w:ind w:firstLine="227"/>
        <w:jc w:val="both"/>
        <w:rPr>
          <w:ins w:id="14177" w:author="Lektorat Bauer" w:date="2025-03-07T16:00:00Z" w16du:dateUtc="2025-03-07T15:00:00Z"/>
          <w:rFonts w:ascii="Arial" w:hAnsi="Arial" w:cs="Arial"/>
          <w:sz w:val="24"/>
          <w:szCs w:val="24"/>
        </w:rPr>
      </w:pPr>
      <w:r w:rsidRPr="00944672">
        <w:rPr>
          <w:rFonts w:ascii="Arial" w:hAnsi="Arial" w:cs="Arial"/>
          <w:sz w:val="24"/>
          <w:szCs w:val="24"/>
        </w:rPr>
        <w:t xml:space="preserve">„Ist das so? Das klingt ja spannend.“ </w:t>
      </w:r>
    </w:p>
    <w:p w14:paraId="3816A43F" w14:textId="77777777" w:rsidR="004F5D31" w:rsidRDefault="00944672" w:rsidP="00623B68">
      <w:pPr>
        <w:autoSpaceDE w:val="0"/>
        <w:autoSpaceDN w:val="0"/>
        <w:adjustRightInd w:val="0"/>
        <w:spacing w:after="0" w:line="360" w:lineRule="auto"/>
        <w:ind w:firstLine="227"/>
        <w:jc w:val="both"/>
        <w:rPr>
          <w:ins w:id="14178" w:author="Lektorat Bauer" w:date="2025-03-07T16:00:00Z" w16du:dateUtc="2025-03-07T15:00:00Z"/>
          <w:rFonts w:ascii="Arial" w:hAnsi="Arial" w:cs="Arial"/>
          <w:sz w:val="24"/>
          <w:szCs w:val="24"/>
        </w:rPr>
      </w:pPr>
      <w:r w:rsidRPr="00944672">
        <w:rPr>
          <w:rFonts w:ascii="Arial" w:hAnsi="Arial" w:cs="Arial"/>
          <w:sz w:val="24"/>
          <w:szCs w:val="24"/>
        </w:rPr>
        <w:t xml:space="preserve">„Was wollen Sie denn da? Sind Sie als Handwerker hier?“ </w:t>
      </w:r>
    </w:p>
    <w:p w14:paraId="6087EFB2" w14:textId="77777777" w:rsidR="004F5D31" w:rsidRDefault="00944672" w:rsidP="00623B68">
      <w:pPr>
        <w:autoSpaceDE w:val="0"/>
        <w:autoSpaceDN w:val="0"/>
        <w:adjustRightInd w:val="0"/>
        <w:spacing w:after="0" w:line="360" w:lineRule="auto"/>
        <w:ind w:firstLine="227"/>
        <w:jc w:val="both"/>
        <w:rPr>
          <w:ins w:id="14179" w:author="Lektorat Bauer" w:date="2025-03-07T16:03:00Z" w16du:dateUtc="2025-03-07T15:03:00Z"/>
          <w:rFonts w:ascii="Arial" w:hAnsi="Arial" w:cs="Arial"/>
          <w:sz w:val="24"/>
          <w:szCs w:val="24"/>
        </w:rPr>
      </w:pPr>
      <w:r w:rsidRPr="00944672">
        <w:rPr>
          <w:rFonts w:ascii="Arial" w:hAnsi="Arial" w:cs="Arial"/>
          <w:sz w:val="24"/>
          <w:szCs w:val="24"/>
        </w:rPr>
        <w:t>Wie er es hasste, das</w:t>
      </w:r>
      <w:ins w:id="14180" w:author="Lektorat Bauer" w:date="2025-03-07T16:00:00Z" w16du:dateUtc="2025-03-07T15:00:00Z">
        <w:r w:rsidR="004F5D31">
          <w:rPr>
            <w:rFonts w:ascii="Arial" w:hAnsi="Arial" w:cs="Arial"/>
            <w:sz w:val="24"/>
            <w:szCs w:val="24"/>
          </w:rPr>
          <w:t>s</w:t>
        </w:r>
      </w:ins>
      <w:r w:rsidRPr="00944672">
        <w:rPr>
          <w:rFonts w:ascii="Arial" w:hAnsi="Arial" w:cs="Arial"/>
          <w:sz w:val="24"/>
          <w:szCs w:val="24"/>
        </w:rPr>
        <w:t xml:space="preserve"> man ihn, ob der Hautfarbe, nicht ernst nahm. „Nein, ich soll nur einmal durch das Haus gehen, und schauen, ob es Besonderheiten gibt.“ </w:t>
      </w:r>
    </w:p>
    <w:p w14:paraId="37783601" w14:textId="72772E11"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„Na, an Tieren und Schimmel werden Sie nichts finden. Der alte Herr, der das Haus zuvor bewohnte, war ein Sauberkeitsfanatiker.</w:t>
      </w:r>
      <w:del w:id="14181" w:author="Lektorat Bauer" w:date="2025-03-07T16:03:00Z" w16du:dateUtc="2025-03-07T15:03:00Z">
        <w:r w:rsidRPr="00944672" w:rsidDel="004F5D31">
          <w:rPr>
            <w:rFonts w:ascii="Arial" w:hAnsi="Arial" w:cs="Arial"/>
            <w:sz w:val="24"/>
            <w:szCs w:val="24"/>
          </w:rPr>
          <w:delText xml:space="preserve"> </w:delText>
        </w:r>
      </w:del>
      <w:r w:rsidRPr="00944672">
        <w:rPr>
          <w:rFonts w:ascii="Arial" w:hAnsi="Arial" w:cs="Arial"/>
          <w:sz w:val="24"/>
          <w:szCs w:val="24"/>
        </w:rPr>
        <w:t xml:space="preserve"> Wenn, dann müssten Sie sich im Garten umsehen, der </w:t>
      </w:r>
      <w:commentRangeStart w:id="14182"/>
      <w:r w:rsidRPr="00944672">
        <w:rPr>
          <w:rFonts w:ascii="Arial" w:hAnsi="Arial" w:cs="Arial"/>
          <w:sz w:val="24"/>
          <w:szCs w:val="24"/>
        </w:rPr>
        <w:t xml:space="preserve">ist </w:t>
      </w:r>
      <w:del w:id="14183" w:author="Lektorat Bauer" w:date="2025-03-07T16:03:00Z" w16du:dateUtc="2025-03-07T15:03:00Z">
        <w:r w:rsidRPr="00944672" w:rsidDel="004F5D31">
          <w:rPr>
            <w:rFonts w:ascii="Arial" w:hAnsi="Arial" w:cs="Arial"/>
            <w:sz w:val="24"/>
            <w:szCs w:val="24"/>
          </w:rPr>
          <w:delText>irgendwie komisch</w:delText>
        </w:r>
      </w:del>
      <w:commentRangeEnd w:id="14182"/>
      <w:r w:rsidR="004F5D31">
        <w:rPr>
          <w:rStyle w:val="Kommentarzeichen"/>
        </w:rPr>
        <w:commentReference w:id="14182"/>
      </w:r>
      <w:ins w:id="14184" w:author="Lektorat Bauer" w:date="2025-03-07T16:03:00Z" w16du:dateUtc="2025-03-07T15:03:00Z">
        <w:r w:rsidR="004F5D31">
          <w:rPr>
            <w:rFonts w:ascii="Arial" w:hAnsi="Arial" w:cs="Arial"/>
            <w:sz w:val="24"/>
            <w:szCs w:val="24"/>
          </w:rPr>
          <w:t>… naja, sehen Sie selbst</w:t>
        </w:r>
      </w:ins>
      <w:r w:rsidRPr="00944672">
        <w:rPr>
          <w:rFonts w:ascii="Arial" w:hAnsi="Arial" w:cs="Arial"/>
          <w:sz w:val="24"/>
          <w:szCs w:val="24"/>
        </w:rPr>
        <w:t xml:space="preserve">.“ </w:t>
      </w:r>
    </w:p>
    <w:p w14:paraId="7CFF6BDE" w14:textId="77777777" w:rsidR="004F5D31" w:rsidRDefault="00944672" w:rsidP="00623B68">
      <w:pPr>
        <w:autoSpaceDE w:val="0"/>
        <w:autoSpaceDN w:val="0"/>
        <w:adjustRightInd w:val="0"/>
        <w:spacing w:after="0" w:line="360" w:lineRule="auto"/>
        <w:ind w:firstLine="227"/>
        <w:jc w:val="both"/>
        <w:rPr>
          <w:ins w:id="14185" w:author="Lektorat Bauer" w:date="2025-03-07T16:04:00Z" w16du:dateUtc="2025-03-07T15:04:00Z"/>
          <w:rFonts w:ascii="Arial" w:hAnsi="Arial" w:cs="Arial"/>
          <w:sz w:val="24"/>
          <w:szCs w:val="24"/>
        </w:rPr>
      </w:pPr>
      <w:r w:rsidRPr="00944672">
        <w:rPr>
          <w:rFonts w:ascii="Arial" w:hAnsi="Arial" w:cs="Arial"/>
          <w:sz w:val="24"/>
          <w:szCs w:val="24"/>
        </w:rPr>
        <w:t>„</w:t>
      </w:r>
      <w:del w:id="14186" w:author="Lektorat Bauer" w:date="2025-03-07T16:03:00Z" w16du:dateUtc="2025-03-07T15:03:00Z">
        <w:r w:rsidRPr="00944672" w:rsidDel="004F5D31">
          <w:rPr>
            <w:rFonts w:ascii="Arial" w:hAnsi="Arial" w:cs="Arial"/>
            <w:sz w:val="24"/>
            <w:szCs w:val="24"/>
          </w:rPr>
          <w:delText>Oh. Wieso das denn</w:delText>
        </w:r>
      </w:del>
      <w:ins w:id="14187" w:author="Lektorat Bauer" w:date="2025-03-07T16:03:00Z" w16du:dateUtc="2025-03-07T15:03:00Z">
        <w:r w:rsidR="004F5D31">
          <w:rPr>
            <w:rFonts w:ascii="Arial" w:hAnsi="Arial" w:cs="Arial"/>
            <w:sz w:val="24"/>
            <w:szCs w:val="24"/>
          </w:rPr>
          <w:t>Tatsächlich</w:t>
        </w:r>
      </w:ins>
      <w:del w:id="14188" w:author="Lektorat Bauer" w:date="2025-03-07T16:03:00Z" w16du:dateUtc="2025-03-07T15:03:00Z">
        <w:r w:rsidRPr="00944672" w:rsidDel="004F5D31">
          <w:rPr>
            <w:rFonts w:ascii="Arial" w:hAnsi="Arial" w:cs="Arial"/>
            <w:sz w:val="24"/>
            <w:szCs w:val="24"/>
          </w:rPr>
          <w:delText>,</w:delText>
        </w:r>
      </w:del>
      <w:ins w:id="14189" w:author="Lektorat Bauer" w:date="2025-03-07T16:03:00Z" w16du:dateUtc="2025-03-07T15:03:00Z">
        <w:r w:rsidR="004F5D31">
          <w:rPr>
            <w:rFonts w:ascii="Arial" w:hAnsi="Arial" w:cs="Arial"/>
            <w:sz w:val="24"/>
            <w:szCs w:val="24"/>
          </w:rPr>
          <w:t>?</w:t>
        </w:r>
      </w:ins>
      <w:r w:rsidRPr="00944672">
        <w:rPr>
          <w:rFonts w:ascii="Arial" w:hAnsi="Arial" w:cs="Arial"/>
          <w:sz w:val="24"/>
          <w:szCs w:val="24"/>
        </w:rPr>
        <w:t xml:space="preserve"> </w:t>
      </w:r>
      <w:ins w:id="14190" w:author="Lektorat Bauer" w:date="2025-03-07T16:03:00Z" w16du:dateUtc="2025-03-07T15:03:00Z">
        <w:r w:rsidR="004F5D31">
          <w:rPr>
            <w:rFonts w:ascii="Arial" w:hAnsi="Arial" w:cs="Arial"/>
            <w:sz w:val="24"/>
            <w:szCs w:val="24"/>
          </w:rPr>
          <w:t>M</w:t>
        </w:r>
      </w:ins>
      <w:del w:id="14191" w:author="Lektorat Bauer" w:date="2025-03-07T16:03:00Z" w16du:dateUtc="2025-03-07T15:03:00Z">
        <w:r w:rsidRPr="00944672" w:rsidDel="004F5D31">
          <w:rPr>
            <w:rFonts w:ascii="Arial" w:hAnsi="Arial" w:cs="Arial"/>
            <w:sz w:val="24"/>
            <w:szCs w:val="24"/>
          </w:rPr>
          <w:delText>m</w:delText>
        </w:r>
      </w:del>
      <w:r w:rsidRPr="00944672">
        <w:rPr>
          <w:rFonts w:ascii="Arial" w:hAnsi="Arial" w:cs="Arial"/>
          <w:sz w:val="24"/>
          <w:szCs w:val="24"/>
        </w:rPr>
        <w:t>ir wurde gesagt, dass der Garten das Prachtstück sei</w:t>
      </w:r>
      <w:del w:id="14192" w:author="Lektorat Bauer" w:date="2025-03-07T16:04:00Z" w16du:dateUtc="2025-03-07T15:04:00Z">
        <w:r w:rsidRPr="00944672" w:rsidDel="004F5D31">
          <w:rPr>
            <w:rFonts w:ascii="Arial" w:hAnsi="Arial" w:cs="Arial"/>
            <w:sz w:val="24"/>
            <w:szCs w:val="24"/>
          </w:rPr>
          <w:delText>.</w:delText>
        </w:r>
      </w:del>
      <w:r w:rsidRPr="00944672">
        <w:rPr>
          <w:rFonts w:ascii="Arial" w:hAnsi="Arial" w:cs="Arial"/>
          <w:sz w:val="24"/>
          <w:szCs w:val="24"/>
        </w:rPr>
        <w:t>“</w:t>
      </w:r>
      <w:ins w:id="14193" w:author="Lektorat Bauer" w:date="2025-03-07T16:04:00Z" w16du:dateUtc="2025-03-07T15:04:00Z">
        <w:r w:rsidR="004F5D31">
          <w:rPr>
            <w:rFonts w:ascii="Arial" w:hAnsi="Arial" w:cs="Arial"/>
            <w:sz w:val="24"/>
            <w:szCs w:val="24"/>
          </w:rPr>
          <w:t>,</w:t>
        </w:r>
      </w:ins>
      <w:r w:rsidRPr="00944672">
        <w:rPr>
          <w:rFonts w:ascii="Arial" w:hAnsi="Arial" w:cs="Arial"/>
          <w:sz w:val="24"/>
          <w:szCs w:val="24"/>
        </w:rPr>
        <w:t xml:space="preserve"> </w:t>
      </w:r>
      <w:ins w:id="14194" w:author="Lektorat Bauer" w:date="2025-03-07T16:04:00Z" w16du:dateUtc="2025-03-07T15:04:00Z">
        <w:r w:rsidR="004F5D31">
          <w:rPr>
            <w:rFonts w:ascii="Arial" w:hAnsi="Arial" w:cs="Arial"/>
            <w:sz w:val="24"/>
            <w:szCs w:val="24"/>
          </w:rPr>
          <w:t>f</w:t>
        </w:r>
      </w:ins>
      <w:del w:id="14195" w:author="Lektorat Bauer" w:date="2025-03-07T16:04:00Z" w16du:dateUtc="2025-03-07T15:04:00Z">
        <w:r w:rsidRPr="00944672" w:rsidDel="004F5D31">
          <w:rPr>
            <w:rFonts w:ascii="Arial" w:hAnsi="Arial" w:cs="Arial"/>
            <w:sz w:val="24"/>
            <w:szCs w:val="24"/>
          </w:rPr>
          <w:delText>F</w:delText>
        </w:r>
      </w:del>
      <w:r w:rsidRPr="00944672">
        <w:rPr>
          <w:rFonts w:ascii="Arial" w:hAnsi="Arial" w:cs="Arial"/>
          <w:sz w:val="24"/>
          <w:szCs w:val="24"/>
        </w:rPr>
        <w:t xml:space="preserve">lunkerte er, ohne </w:t>
      </w:r>
      <w:del w:id="14196" w:author="Lektorat Bauer" w:date="2025-03-07T16:04:00Z" w16du:dateUtc="2025-03-07T15:04:00Z">
        <w:r w:rsidRPr="00944672" w:rsidDel="004F5D31">
          <w:rPr>
            <w:rFonts w:ascii="Arial" w:hAnsi="Arial" w:cs="Arial"/>
            <w:sz w:val="24"/>
            <w:szCs w:val="24"/>
          </w:rPr>
          <w:delText>Rot</w:delText>
        </w:r>
      </w:del>
      <w:ins w:id="14197" w:author="Lektorat Bauer" w:date="2025-03-07T16:04:00Z" w16du:dateUtc="2025-03-07T15:04:00Z">
        <w:r w:rsidR="004F5D31" w:rsidRPr="00944672">
          <w:rPr>
            <w:rFonts w:ascii="Arial" w:hAnsi="Arial" w:cs="Arial"/>
            <w:sz w:val="24"/>
            <w:szCs w:val="24"/>
          </w:rPr>
          <w:t>rot</w:t>
        </w:r>
      </w:ins>
      <w:r w:rsidRPr="00944672">
        <w:rPr>
          <w:rFonts w:ascii="Arial" w:hAnsi="Arial" w:cs="Arial"/>
          <w:sz w:val="24"/>
          <w:szCs w:val="24"/>
        </w:rPr>
        <w:t xml:space="preserve"> zu werden. </w:t>
      </w:r>
    </w:p>
    <w:p w14:paraId="49ED0628" w14:textId="77777777" w:rsidR="004F5D31" w:rsidRDefault="00944672" w:rsidP="00623B68">
      <w:pPr>
        <w:autoSpaceDE w:val="0"/>
        <w:autoSpaceDN w:val="0"/>
        <w:adjustRightInd w:val="0"/>
        <w:spacing w:after="0" w:line="360" w:lineRule="auto"/>
        <w:ind w:firstLine="227"/>
        <w:jc w:val="both"/>
        <w:rPr>
          <w:ins w:id="14198" w:author="Lektorat Bauer" w:date="2025-03-07T16:04:00Z" w16du:dateUtc="2025-03-07T15:04:00Z"/>
          <w:rFonts w:ascii="Arial" w:hAnsi="Arial" w:cs="Arial"/>
          <w:sz w:val="24"/>
          <w:szCs w:val="24"/>
        </w:rPr>
      </w:pPr>
      <w:r w:rsidRPr="00944672">
        <w:rPr>
          <w:rFonts w:ascii="Arial" w:hAnsi="Arial" w:cs="Arial"/>
          <w:sz w:val="24"/>
          <w:szCs w:val="24"/>
        </w:rPr>
        <w:t>„Pah, Prachtstück</w:t>
      </w:r>
      <w:del w:id="14199" w:author="Lektorat Bauer" w:date="2025-03-07T16:04:00Z" w16du:dateUtc="2025-03-07T15:04:00Z">
        <w:r w:rsidRPr="00944672" w:rsidDel="004F5D31">
          <w:rPr>
            <w:rFonts w:ascii="Arial" w:hAnsi="Arial" w:cs="Arial"/>
            <w:sz w:val="24"/>
            <w:szCs w:val="24"/>
          </w:rPr>
          <w:delText>..</w:delText>
        </w:r>
      </w:del>
      <w:ins w:id="14200" w:author="Lektorat Bauer" w:date="2025-03-07T16:04:00Z" w16du:dateUtc="2025-03-07T15:04:00Z">
        <w:r w:rsidR="004F5D31">
          <w:rPr>
            <w:rFonts w:ascii="Arial" w:hAnsi="Arial" w:cs="Arial"/>
            <w:sz w:val="24"/>
            <w:szCs w:val="24"/>
          </w:rPr>
          <w:t>!</w:t>
        </w:r>
      </w:ins>
      <w:del w:id="14201" w:author="Lektorat Bauer" w:date="2025-03-07T16:04:00Z" w16du:dateUtc="2025-03-07T15:04:00Z">
        <w:r w:rsidRPr="00944672" w:rsidDel="004F5D31">
          <w:rPr>
            <w:rFonts w:ascii="Arial" w:hAnsi="Arial" w:cs="Arial"/>
            <w:sz w:val="24"/>
            <w:szCs w:val="24"/>
          </w:rPr>
          <w:delText>.</w:delText>
        </w:r>
      </w:del>
      <w:r w:rsidRPr="00944672">
        <w:rPr>
          <w:rFonts w:ascii="Arial" w:hAnsi="Arial" w:cs="Arial"/>
          <w:sz w:val="24"/>
          <w:szCs w:val="24"/>
        </w:rPr>
        <w:t xml:space="preserve"> Das Grundstück ist schief und krumm </w:t>
      </w:r>
      <w:del w:id="14202" w:author="Lektorat Bauer" w:date="2025-03-07T16:04:00Z" w16du:dateUtc="2025-03-07T15:04:00Z">
        <w:r w:rsidRPr="00944672" w:rsidDel="004F5D31">
          <w:rPr>
            <w:rFonts w:ascii="Arial" w:hAnsi="Arial" w:cs="Arial"/>
            <w:sz w:val="24"/>
            <w:szCs w:val="24"/>
          </w:rPr>
          <w:delText xml:space="preserve">du </w:delText>
        </w:r>
      </w:del>
      <w:ins w:id="14203" w:author="Lektorat Bauer" w:date="2025-03-07T16:04:00Z" w16du:dateUtc="2025-03-07T15:04:00Z">
        <w:r w:rsidR="004F5D31">
          <w:rPr>
            <w:rFonts w:ascii="Arial" w:hAnsi="Arial" w:cs="Arial"/>
            <w:sz w:val="24"/>
            <w:szCs w:val="24"/>
          </w:rPr>
          <w:t>und</w:t>
        </w:r>
        <w:r w:rsidR="004F5D31" w:rsidRPr="00944672">
          <w:rPr>
            <w:rFonts w:ascii="Arial" w:hAnsi="Arial" w:cs="Arial"/>
            <w:sz w:val="24"/>
            <w:szCs w:val="24"/>
          </w:rPr>
          <w:t xml:space="preserve"> </w:t>
        </w:r>
      </w:ins>
      <w:r w:rsidRPr="00944672">
        <w:rPr>
          <w:rFonts w:ascii="Arial" w:hAnsi="Arial" w:cs="Arial"/>
          <w:sz w:val="24"/>
          <w:szCs w:val="24"/>
        </w:rPr>
        <w:t xml:space="preserve">der Regeneinlass macht es eher schlimmer als </w:t>
      </w:r>
      <w:del w:id="14204" w:author="Lektorat Bauer" w:date="2025-03-07T16:04:00Z" w16du:dateUtc="2025-03-07T15:04:00Z">
        <w:r w:rsidRPr="00944672" w:rsidDel="004F5D31">
          <w:rPr>
            <w:rFonts w:ascii="Arial" w:hAnsi="Arial" w:cs="Arial"/>
            <w:sz w:val="24"/>
            <w:szCs w:val="24"/>
          </w:rPr>
          <w:delText>beser</w:delText>
        </w:r>
      </w:del>
      <w:ins w:id="14205" w:author="Lektorat Bauer" w:date="2025-03-07T16:04:00Z" w16du:dateUtc="2025-03-07T15:04:00Z">
        <w:r w:rsidR="004F5D31" w:rsidRPr="00944672">
          <w:rPr>
            <w:rFonts w:ascii="Arial" w:hAnsi="Arial" w:cs="Arial"/>
            <w:sz w:val="24"/>
            <w:szCs w:val="24"/>
          </w:rPr>
          <w:t>besser</w:t>
        </w:r>
      </w:ins>
      <w:r w:rsidRPr="00944672">
        <w:rPr>
          <w:rFonts w:ascii="Arial" w:hAnsi="Arial" w:cs="Arial"/>
          <w:sz w:val="24"/>
          <w:szCs w:val="24"/>
        </w:rPr>
        <w:t xml:space="preserve">. Aber ich habe da nichts zu melden.“ </w:t>
      </w:r>
    </w:p>
    <w:p w14:paraId="19BC8EEB" w14:textId="4B88DC2C"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 xml:space="preserve">„Vielen Dank für die Informationen und viel Spaß beim Rundgang mit dem Hund.“ Er wandte sich dem Schloss zu und öffnete die Gartentür. Die Nachbarin stellt sich so, dass </w:t>
      </w:r>
      <w:ins w:id="14206" w:author="Lektorat Bauer" w:date="2025-03-07T16:04:00Z" w16du:dateUtc="2025-03-07T15:04:00Z">
        <w:r w:rsidR="004F5D31">
          <w:rPr>
            <w:rFonts w:ascii="Arial" w:hAnsi="Arial" w:cs="Arial"/>
            <w:sz w:val="24"/>
            <w:szCs w:val="24"/>
          </w:rPr>
          <w:t>s</w:t>
        </w:r>
      </w:ins>
      <w:del w:id="14207" w:author="Lektorat Bauer" w:date="2025-03-07T16:04:00Z" w16du:dateUtc="2025-03-07T15:04:00Z">
        <w:r w:rsidRPr="00944672" w:rsidDel="004F5D31">
          <w:rPr>
            <w:rFonts w:ascii="Arial" w:hAnsi="Arial" w:cs="Arial"/>
            <w:sz w:val="24"/>
            <w:szCs w:val="24"/>
          </w:rPr>
          <w:delText>S</w:delText>
        </w:r>
      </w:del>
      <w:r w:rsidRPr="00944672">
        <w:rPr>
          <w:rFonts w:ascii="Arial" w:hAnsi="Arial" w:cs="Arial"/>
          <w:sz w:val="24"/>
          <w:szCs w:val="24"/>
        </w:rPr>
        <w:t>ie einen Blick auf das Gelände werfen konnte. Das er hier vor der Tür stand, war der Grund für den Spaziergang</w:t>
      </w:r>
      <w:del w:id="14208" w:author="Lektorat Bauer" w:date="2025-03-07T16:04:00Z" w16du:dateUtc="2025-03-07T15:04:00Z">
        <w:r w:rsidRPr="00944672" w:rsidDel="004F5D31">
          <w:rPr>
            <w:rFonts w:ascii="Arial" w:hAnsi="Arial" w:cs="Arial"/>
            <w:sz w:val="24"/>
            <w:szCs w:val="24"/>
          </w:rPr>
          <w:delText>,</w:delText>
        </w:r>
      </w:del>
      <w:ins w:id="14209" w:author="Lektorat Bauer" w:date="2025-03-07T16:04:00Z" w16du:dateUtc="2025-03-07T15:04:00Z">
        <w:r w:rsidR="004F5D31">
          <w:rPr>
            <w:rFonts w:ascii="Arial" w:hAnsi="Arial" w:cs="Arial"/>
            <w:sz w:val="24"/>
            <w:szCs w:val="24"/>
          </w:rPr>
          <w:t xml:space="preserve"> –</w:t>
        </w:r>
      </w:ins>
      <w:r w:rsidRPr="00944672">
        <w:rPr>
          <w:rFonts w:ascii="Arial" w:hAnsi="Arial" w:cs="Arial"/>
          <w:sz w:val="24"/>
          <w:szCs w:val="24"/>
        </w:rPr>
        <w:t xml:space="preserve"> menschliche Neugier ist berechenbar. Benjamin lächelte </w:t>
      </w:r>
      <w:ins w:id="14210" w:author="Lektorat Bauer" w:date="2025-03-07T16:04:00Z" w16du:dateUtc="2025-03-07T15:04:00Z">
        <w:r w:rsidR="004F5D31">
          <w:rPr>
            <w:rFonts w:ascii="Arial" w:hAnsi="Arial" w:cs="Arial"/>
            <w:sz w:val="24"/>
            <w:szCs w:val="24"/>
          </w:rPr>
          <w:t>i</w:t>
        </w:r>
      </w:ins>
      <w:del w:id="14211" w:author="Lektorat Bauer" w:date="2025-03-07T16:04:00Z" w16du:dateUtc="2025-03-07T15:04:00Z">
        <w:r w:rsidRPr="00944672" w:rsidDel="004F5D31">
          <w:rPr>
            <w:rFonts w:ascii="Arial" w:hAnsi="Arial" w:cs="Arial"/>
            <w:sz w:val="24"/>
            <w:szCs w:val="24"/>
          </w:rPr>
          <w:delText>I</w:delText>
        </w:r>
      </w:del>
      <w:r w:rsidRPr="00944672">
        <w:rPr>
          <w:rFonts w:ascii="Arial" w:hAnsi="Arial" w:cs="Arial"/>
          <w:sz w:val="24"/>
          <w:szCs w:val="24"/>
        </w:rPr>
        <w:t>hr zu und schloss das Tor. Dann ging er langsam durch den Vorgarten zum Haus und schaute sich aufmerksam um.</w:t>
      </w:r>
    </w:p>
    <w:p w14:paraId="71C39CF1" w14:textId="2D1F927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Das Haus, vor dem er sich wiederfand, war rein optisch ein Zweckbau aus den 1970er Jahren. Zwar war dieser Stil fast schon wieder modern, aber in erster Linie sah das Haus renovierungsbedürftig aus. Da Elizabeth gesagt hatte, er könne den Preis reduzieren, wenn er ‚hinter das Geheimnis‘ käme, ging er</w:t>
      </w:r>
      <w:ins w:id="14212" w:author="Lektorat Bauer" w:date="2025-03-07T16:05:00Z" w16du:dateUtc="2025-03-07T15:05:00Z">
        <w:r w:rsidR="004F5D31">
          <w:rPr>
            <w:rFonts w:ascii="Arial" w:hAnsi="Arial" w:cs="Arial"/>
            <w:sz w:val="24"/>
            <w:szCs w:val="24"/>
          </w:rPr>
          <w:t xml:space="preserve"> jedoch</w:t>
        </w:r>
      </w:ins>
      <w:r w:rsidRPr="00944672">
        <w:rPr>
          <w:rFonts w:ascii="Arial" w:hAnsi="Arial" w:cs="Arial"/>
          <w:sz w:val="24"/>
          <w:szCs w:val="24"/>
        </w:rPr>
        <w:t xml:space="preserve"> davon aus, dass es nicht das äußerliche</w:t>
      </w:r>
      <w:del w:id="14213" w:author="Lektorat Bauer" w:date="2025-03-07T16:05:00Z" w16du:dateUtc="2025-03-07T15:05:00Z">
        <w:r w:rsidRPr="00944672" w:rsidDel="004F5D31">
          <w:rPr>
            <w:rFonts w:ascii="Arial" w:hAnsi="Arial" w:cs="Arial"/>
            <w:sz w:val="24"/>
            <w:szCs w:val="24"/>
          </w:rPr>
          <w:delText>r</w:delText>
        </w:r>
      </w:del>
      <w:r w:rsidRPr="00944672">
        <w:rPr>
          <w:rFonts w:ascii="Arial" w:hAnsi="Arial" w:cs="Arial"/>
          <w:sz w:val="24"/>
          <w:szCs w:val="24"/>
        </w:rPr>
        <w:t xml:space="preserve"> Erscheinungsbild des Hauses war, um das es hier ging.</w:t>
      </w:r>
    </w:p>
    <w:p w14:paraId="7868C601"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Das Haus machte im Erdgeschoß nicht viel her, die klassische Aufteilung: Flur und davon abgehend Küche, Badezimmer, Wohn-/Esszimmer, Treppe in den ersten Stock. Oben zwei Schlafzimmer und ein Badezimmer. Es gab eine weitere Tür, die in den Keller führte. </w:t>
      </w:r>
    </w:p>
    <w:p w14:paraId="66810953" w14:textId="4117F7F6"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Eine steile Treppe führte in einen Keller, der sich nur über die halbe Grundfläche erstreckte. Ein Abstellraum und ein mittelgroßer Kellerraum war Nutzfläche, ein kleiner weiterer Raum beherbergte die Heizung – die ersetzt werden müsste. Diese Gegend von London hatte einen felsigen Untergrund, daher vermutete Benjamin Dingaka, dass der Bauherr kein Geld gehabt </w:t>
      </w:r>
      <w:del w:id="14214" w:author="Lektorat Bauer" w:date="2025-03-07T16:05:00Z" w16du:dateUtc="2025-03-07T15:05:00Z">
        <w:r w:rsidRPr="00944672" w:rsidDel="004F5D31">
          <w:rPr>
            <w:rFonts w:ascii="Arial" w:hAnsi="Arial" w:cs="Arial"/>
            <w:sz w:val="24"/>
            <w:szCs w:val="24"/>
          </w:rPr>
          <w:delText>nhatte</w:delText>
        </w:r>
      </w:del>
      <w:ins w:id="14215" w:author="Lektorat Bauer" w:date="2025-03-07T16:05:00Z" w16du:dateUtc="2025-03-07T15:05:00Z">
        <w:r w:rsidR="004F5D31" w:rsidRPr="00944672">
          <w:rPr>
            <w:rFonts w:ascii="Arial" w:hAnsi="Arial" w:cs="Arial"/>
            <w:sz w:val="24"/>
            <w:szCs w:val="24"/>
          </w:rPr>
          <w:t>hatte</w:t>
        </w:r>
      </w:ins>
      <w:r w:rsidRPr="00944672">
        <w:rPr>
          <w:rFonts w:ascii="Arial" w:hAnsi="Arial" w:cs="Arial"/>
          <w:sz w:val="24"/>
          <w:szCs w:val="24"/>
        </w:rPr>
        <w:t>, um das ganze Haus zu unterkellern. Er schaute sich noch einmal um, dann ging er nach oben und verließ das Haus, um sich den Garten anzusehen.</w:t>
      </w:r>
    </w:p>
    <w:p w14:paraId="7F4FA3D1" w14:textId="5138065A"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Der Garten war für Londoner Verhältnisse groß, </w:t>
      </w:r>
      <w:del w:id="14216" w:author="Lektorat Bauer" w:date="2025-03-07T16:05:00Z" w16du:dateUtc="2025-03-07T15:05:00Z">
        <w:r w:rsidRPr="00944672" w:rsidDel="004F5D31">
          <w:rPr>
            <w:rFonts w:ascii="Arial" w:hAnsi="Arial" w:cs="Arial"/>
            <w:sz w:val="24"/>
            <w:szCs w:val="24"/>
          </w:rPr>
          <w:delText xml:space="preserve">war </w:delText>
        </w:r>
      </w:del>
      <w:r w:rsidRPr="00944672">
        <w:rPr>
          <w:rFonts w:ascii="Arial" w:hAnsi="Arial" w:cs="Arial"/>
          <w:sz w:val="24"/>
          <w:szCs w:val="24"/>
        </w:rPr>
        <w:t>aber unförmig geschnitten. Die Terrassentür führte zu einem zwei Meter breiten Weg, der hinter das Haus und in den Garten führte. Warum man die Terrassen</w:t>
      </w:r>
      <w:ins w:id="14217" w:author="Lektorat Bauer" w:date="2025-03-07T16:06:00Z" w16du:dateUtc="2025-03-07T15:06:00Z">
        <w:r w:rsidR="004F5D31">
          <w:rPr>
            <w:rFonts w:ascii="Arial" w:hAnsi="Arial" w:cs="Arial"/>
            <w:sz w:val="24"/>
            <w:szCs w:val="24"/>
          </w:rPr>
          <w:t>t</w:t>
        </w:r>
      </w:ins>
      <w:del w:id="14218" w:author="Lektorat Bauer" w:date="2025-03-07T16:06:00Z" w16du:dateUtc="2025-03-07T15:06:00Z">
        <w:r w:rsidRPr="00944672" w:rsidDel="004F5D31">
          <w:rPr>
            <w:rFonts w:ascii="Arial" w:hAnsi="Arial" w:cs="Arial"/>
            <w:sz w:val="24"/>
            <w:szCs w:val="24"/>
          </w:rPr>
          <w:delText xml:space="preserve"> T</w:delText>
        </w:r>
      </w:del>
      <w:r w:rsidRPr="00944672">
        <w:rPr>
          <w:rFonts w:ascii="Arial" w:hAnsi="Arial" w:cs="Arial"/>
          <w:sz w:val="24"/>
          <w:szCs w:val="24"/>
        </w:rPr>
        <w:t>ür nicht praktischer angebracht hatte, war nicht zu erkennen und Benjamin stellt fest, dass einige bauliche Änderungen notwendig waren, damit er das Haus bewohnen k</w:t>
      </w:r>
      <w:ins w:id="14219" w:author="Lektorat Bauer" w:date="2025-03-07T16:06:00Z" w16du:dateUtc="2025-03-07T15:06:00Z">
        <w:r w:rsidR="004F5D31">
          <w:rPr>
            <w:rFonts w:ascii="Arial" w:hAnsi="Arial" w:cs="Arial"/>
            <w:sz w:val="24"/>
            <w:szCs w:val="24"/>
          </w:rPr>
          <w:t>o</w:t>
        </w:r>
      </w:ins>
      <w:del w:id="14220" w:author="Lektorat Bauer" w:date="2025-03-07T16:06:00Z" w16du:dateUtc="2025-03-07T15:06:00Z">
        <w:r w:rsidRPr="00944672" w:rsidDel="004F5D31">
          <w:rPr>
            <w:rFonts w:ascii="Arial" w:hAnsi="Arial" w:cs="Arial"/>
            <w:sz w:val="24"/>
            <w:szCs w:val="24"/>
          </w:rPr>
          <w:delText>ö</w:delText>
        </w:r>
      </w:del>
      <w:r w:rsidRPr="00944672">
        <w:rPr>
          <w:rFonts w:ascii="Arial" w:hAnsi="Arial" w:cs="Arial"/>
          <w:sz w:val="24"/>
          <w:szCs w:val="24"/>
        </w:rPr>
        <w:t>nnte.</w:t>
      </w:r>
    </w:p>
    <w:p w14:paraId="2D4C93FF" w14:textId="2670D29C"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Nachdem er dem Weg gefolgt war, stellte er fest, dass die Terrasse an der Hausrückwand, der Wand im Wohnzimmer, an welcher der Fernseher stand, </w:t>
      </w:r>
      <w:ins w:id="14221" w:author="Lektorat Bauer" w:date="2025-03-07T16:06:00Z" w16du:dateUtc="2025-03-07T15:06:00Z">
        <w:r w:rsidR="004F5D31">
          <w:rPr>
            <w:rFonts w:ascii="Arial" w:hAnsi="Arial" w:cs="Arial"/>
            <w:sz w:val="24"/>
            <w:szCs w:val="24"/>
          </w:rPr>
          <w:t xml:space="preserve">angelegt </w:t>
        </w:r>
      </w:ins>
      <w:r w:rsidRPr="00944672">
        <w:rPr>
          <w:rFonts w:ascii="Arial" w:hAnsi="Arial" w:cs="Arial"/>
          <w:sz w:val="24"/>
          <w:szCs w:val="24"/>
        </w:rPr>
        <w:t xml:space="preserve">war, und </w:t>
      </w:r>
      <w:del w:id="14222" w:author="Lektorat Bauer" w:date="2025-03-07T16:06:00Z" w16du:dateUtc="2025-03-07T15:06:00Z">
        <w:r w:rsidRPr="00944672" w:rsidDel="004F5D31">
          <w:rPr>
            <w:rFonts w:ascii="Arial" w:hAnsi="Arial" w:cs="Arial"/>
            <w:sz w:val="24"/>
            <w:szCs w:val="24"/>
          </w:rPr>
          <w:delText xml:space="preserve">dass </w:delText>
        </w:r>
      </w:del>
      <w:r w:rsidRPr="00944672">
        <w:rPr>
          <w:rFonts w:ascii="Arial" w:hAnsi="Arial" w:cs="Arial"/>
          <w:sz w:val="24"/>
          <w:szCs w:val="24"/>
        </w:rPr>
        <w:t xml:space="preserve">der einzig andere Zugang durch die Garage </w:t>
      </w:r>
      <w:del w:id="14223" w:author="Lektorat Bauer" w:date="2025-03-07T16:06:00Z" w16du:dateUtc="2025-03-07T15:06:00Z">
        <w:r w:rsidRPr="00944672" w:rsidDel="004F5D31">
          <w:rPr>
            <w:rFonts w:ascii="Arial" w:hAnsi="Arial" w:cs="Arial"/>
            <w:sz w:val="24"/>
            <w:szCs w:val="24"/>
          </w:rPr>
          <w:delText>vorgesehen war</w:delText>
        </w:r>
      </w:del>
      <w:ins w:id="14224" w:author="Lektorat Bauer" w:date="2025-03-07T16:06:00Z" w16du:dateUtc="2025-03-07T15:06:00Z">
        <w:r w:rsidR="004F5D31">
          <w:rPr>
            <w:rFonts w:ascii="Arial" w:hAnsi="Arial" w:cs="Arial"/>
            <w:sz w:val="24"/>
            <w:szCs w:val="24"/>
          </w:rPr>
          <w:t>erfolgte</w:t>
        </w:r>
      </w:ins>
      <w:r w:rsidRPr="00944672">
        <w:rPr>
          <w:rFonts w:ascii="Arial" w:hAnsi="Arial" w:cs="Arial"/>
          <w:sz w:val="24"/>
          <w:szCs w:val="24"/>
        </w:rPr>
        <w:t>. Sollte er Elizabeth sagen, dass Abreißen und Neubauen die beste Variante war? Er griff zu seinem Notizbuch</w:t>
      </w:r>
      <w:del w:id="14225" w:author="Lektorat Bauer" w:date="2025-03-07T16:07:00Z" w16du:dateUtc="2025-03-07T15:07:00Z">
        <w:r w:rsidRPr="00944672" w:rsidDel="004F5D31">
          <w:rPr>
            <w:rFonts w:ascii="Arial" w:hAnsi="Arial" w:cs="Arial"/>
            <w:sz w:val="24"/>
            <w:szCs w:val="24"/>
          </w:rPr>
          <w:delText xml:space="preserve"> und begann, sich </w:delText>
        </w:r>
        <w:commentRangeStart w:id="14226"/>
        <w:r w:rsidRPr="00944672" w:rsidDel="004F5D31">
          <w:rPr>
            <w:rFonts w:ascii="Arial" w:hAnsi="Arial" w:cs="Arial"/>
            <w:sz w:val="24"/>
            <w:szCs w:val="24"/>
          </w:rPr>
          <w:delText>Notizen</w:delText>
        </w:r>
      </w:del>
      <w:commentRangeEnd w:id="14226"/>
      <w:r w:rsidR="004F5D31">
        <w:rPr>
          <w:rStyle w:val="Kommentarzeichen"/>
        </w:rPr>
        <w:commentReference w:id="14226"/>
      </w:r>
      <w:del w:id="14227" w:author="Lektorat Bauer" w:date="2025-03-07T16:07:00Z" w16du:dateUtc="2025-03-07T15:07:00Z">
        <w:r w:rsidRPr="00944672" w:rsidDel="004F5D31">
          <w:rPr>
            <w:rFonts w:ascii="Arial" w:hAnsi="Arial" w:cs="Arial"/>
            <w:sz w:val="24"/>
            <w:szCs w:val="24"/>
          </w:rPr>
          <w:delText xml:space="preserve"> zu machen</w:delText>
        </w:r>
      </w:del>
      <w:r w:rsidRPr="00944672">
        <w:rPr>
          <w:rFonts w:ascii="Arial" w:hAnsi="Arial" w:cs="Arial"/>
          <w:sz w:val="24"/>
          <w:szCs w:val="24"/>
        </w:rPr>
        <w:t>. Als er wieder aufsah</w:t>
      </w:r>
      <w:del w:id="14228" w:author="Lektorat Bauer" w:date="2025-03-07T16:07:00Z" w16du:dateUtc="2025-03-07T15:07:00Z">
        <w:r w:rsidRPr="00944672" w:rsidDel="004F5D31">
          <w:rPr>
            <w:rFonts w:ascii="Arial" w:hAnsi="Arial" w:cs="Arial"/>
            <w:sz w:val="24"/>
            <w:szCs w:val="24"/>
          </w:rPr>
          <w:delText>,</w:delText>
        </w:r>
      </w:del>
      <w:r w:rsidRPr="00944672">
        <w:rPr>
          <w:rFonts w:ascii="Arial" w:hAnsi="Arial" w:cs="Arial"/>
          <w:sz w:val="24"/>
          <w:szCs w:val="24"/>
        </w:rPr>
        <w:t xml:space="preserve"> und den </w:t>
      </w:r>
      <w:r w:rsidRPr="00944672">
        <w:rPr>
          <w:rFonts w:ascii="Arial" w:hAnsi="Arial" w:cs="Arial"/>
          <w:sz w:val="24"/>
          <w:szCs w:val="24"/>
        </w:rPr>
        <w:lastRenderedPageBreak/>
        <w:t>Garten überblickte, stutzte er</w:t>
      </w:r>
      <w:ins w:id="14229" w:author="Lektorat Bauer" w:date="2025-03-07T16:07:00Z" w16du:dateUtc="2025-03-07T15:07:00Z">
        <w:r w:rsidR="004F5D31">
          <w:rPr>
            <w:rFonts w:ascii="Arial" w:hAnsi="Arial" w:cs="Arial"/>
            <w:sz w:val="24"/>
            <w:szCs w:val="24"/>
          </w:rPr>
          <w:t>.</w:t>
        </w:r>
      </w:ins>
      <w:del w:id="14230" w:author="Lektorat Bauer" w:date="2025-03-07T16:07:00Z" w16du:dateUtc="2025-03-07T15:07:00Z">
        <w:r w:rsidRPr="00944672" w:rsidDel="004F5D31">
          <w:rPr>
            <w:rFonts w:ascii="Arial" w:hAnsi="Arial" w:cs="Arial"/>
            <w:sz w:val="24"/>
            <w:szCs w:val="24"/>
          </w:rPr>
          <w:delText>,</w:delText>
        </w:r>
      </w:del>
      <w:r w:rsidRPr="00944672">
        <w:rPr>
          <w:rFonts w:ascii="Arial" w:hAnsi="Arial" w:cs="Arial"/>
          <w:sz w:val="24"/>
          <w:szCs w:val="24"/>
        </w:rPr>
        <w:t xml:space="preserve"> </w:t>
      </w:r>
      <w:ins w:id="14231" w:author="Lektorat Bauer" w:date="2025-03-07T16:07:00Z" w16du:dateUtc="2025-03-07T15:07:00Z">
        <w:r w:rsidR="004F5D31">
          <w:rPr>
            <w:rFonts w:ascii="Arial" w:hAnsi="Arial" w:cs="Arial"/>
            <w:sz w:val="24"/>
            <w:szCs w:val="24"/>
          </w:rPr>
          <w:t>D</w:t>
        </w:r>
      </w:ins>
      <w:del w:id="14232" w:author="Lektorat Bauer" w:date="2025-03-07T16:07:00Z" w16du:dateUtc="2025-03-07T15:07:00Z">
        <w:r w:rsidRPr="00944672" w:rsidDel="004F5D31">
          <w:rPr>
            <w:rFonts w:ascii="Arial" w:hAnsi="Arial" w:cs="Arial"/>
            <w:sz w:val="24"/>
            <w:szCs w:val="24"/>
          </w:rPr>
          <w:delText>d</w:delText>
        </w:r>
      </w:del>
      <w:r w:rsidRPr="00944672">
        <w:rPr>
          <w:rFonts w:ascii="Arial" w:hAnsi="Arial" w:cs="Arial"/>
          <w:sz w:val="24"/>
          <w:szCs w:val="24"/>
        </w:rPr>
        <w:t>er Garten war trapezförmig und verbreite</w:t>
      </w:r>
      <w:ins w:id="14233" w:author="Lektorat Bauer" w:date="2025-03-07T16:07:00Z" w16du:dateUtc="2025-03-07T15:07:00Z">
        <w:r w:rsidR="004F5D31">
          <w:rPr>
            <w:rFonts w:ascii="Arial" w:hAnsi="Arial" w:cs="Arial"/>
            <w:sz w:val="24"/>
            <w:szCs w:val="24"/>
          </w:rPr>
          <w:t>r</w:t>
        </w:r>
      </w:ins>
      <w:r w:rsidRPr="00944672">
        <w:rPr>
          <w:rFonts w:ascii="Arial" w:hAnsi="Arial" w:cs="Arial"/>
          <w:sz w:val="24"/>
          <w:szCs w:val="24"/>
        </w:rPr>
        <w:t xml:space="preserve">te sich nach hinten. Gleichzeitig stieg das Grundstück an und im Hintergrund </w:t>
      </w:r>
      <w:del w:id="14234" w:author="Lektorat Bauer" w:date="2025-03-07T16:07:00Z" w16du:dateUtc="2025-03-07T15:07:00Z">
        <w:r w:rsidRPr="00944672" w:rsidDel="004F5D31">
          <w:rPr>
            <w:rFonts w:ascii="Arial" w:hAnsi="Arial" w:cs="Arial"/>
            <w:sz w:val="24"/>
            <w:szCs w:val="24"/>
          </w:rPr>
          <w:delText xml:space="preserve">war </w:delText>
        </w:r>
      </w:del>
      <w:ins w:id="14235" w:author="Lektorat Bauer" w:date="2025-03-07T16:07:00Z" w16du:dateUtc="2025-03-07T15:07:00Z">
        <w:r w:rsidR="004F5D31">
          <w:rPr>
            <w:rFonts w:ascii="Arial" w:hAnsi="Arial" w:cs="Arial"/>
            <w:sz w:val="24"/>
            <w:szCs w:val="24"/>
          </w:rPr>
          <w:t>stand</w:t>
        </w:r>
        <w:r w:rsidR="004F5D31" w:rsidRPr="00944672">
          <w:rPr>
            <w:rFonts w:ascii="Arial" w:hAnsi="Arial" w:cs="Arial"/>
            <w:sz w:val="24"/>
            <w:szCs w:val="24"/>
          </w:rPr>
          <w:t xml:space="preserve"> </w:t>
        </w:r>
      </w:ins>
      <w:r w:rsidRPr="00944672">
        <w:rPr>
          <w:rFonts w:ascii="Arial" w:hAnsi="Arial" w:cs="Arial"/>
          <w:sz w:val="24"/>
          <w:szCs w:val="24"/>
        </w:rPr>
        <w:t>eine alte Betonzisterne</w:t>
      </w:r>
      <w:ins w:id="14236" w:author="Lektorat Bauer" w:date="2025-03-07T16:07:00Z" w16du:dateUtc="2025-03-07T15:07:00Z">
        <w:r w:rsidR="004F5D31">
          <w:rPr>
            <w:rFonts w:ascii="Arial" w:hAnsi="Arial" w:cs="Arial"/>
            <w:sz w:val="24"/>
            <w:szCs w:val="24"/>
          </w:rPr>
          <w:t>,</w:t>
        </w:r>
      </w:ins>
      <w:r w:rsidRPr="00944672">
        <w:rPr>
          <w:rFonts w:ascii="Arial" w:hAnsi="Arial" w:cs="Arial"/>
          <w:sz w:val="24"/>
          <w:szCs w:val="24"/>
        </w:rPr>
        <w:t xml:space="preserve"> um das Regenwasser aufzufangen. Langsam schritt er den Garten ab und seine geschulten Augen erkannten, dass hier etwas nicht so war, wie es schien.</w:t>
      </w:r>
    </w:p>
    <w:p w14:paraId="6DD655E8"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Als Geologe mit dem Fachbereich Exploration war Benjamin Dingaka auf die Erkundung von Lagerstätten aller Art spezialisiert. Bei jedem Projekt, welches er annahm, las er sich in die Besonderheiten ein, so konnte er immer gezielt nach den Merkmalen schauen, die für seinen aktuellen Auftrag wichtig waren.</w:t>
      </w:r>
    </w:p>
    <w:p w14:paraId="52AA8EEE" w14:textId="14B14015"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Hier in London war er damit vertraut, welche geologischen Verhältnissen er zu erwarten hatte, aber die Bodenbeschaffenheit in diesem Garten wirkte nur auf den ersten Blick organisch. Die englischen Landschaftsgärtner waren bekannt für das Kreieren von neuen Gartenwelten</w:t>
      </w:r>
      <w:ins w:id="14237" w:author="Lektorat Bauer" w:date="2025-03-07T16:08:00Z" w16du:dateUtc="2025-03-07T15:08:00Z">
        <w:r w:rsidR="003D189C">
          <w:rPr>
            <w:rFonts w:ascii="Arial" w:hAnsi="Arial" w:cs="Arial"/>
            <w:sz w:val="24"/>
            <w:szCs w:val="24"/>
          </w:rPr>
          <w:t>.</w:t>
        </w:r>
      </w:ins>
      <w:del w:id="14238" w:author="Lektorat Bauer" w:date="2025-03-07T16:08:00Z" w16du:dateUtc="2025-03-07T15:08:00Z">
        <w:r w:rsidRPr="00944672" w:rsidDel="003D189C">
          <w:rPr>
            <w:rFonts w:ascii="Arial" w:hAnsi="Arial" w:cs="Arial"/>
            <w:sz w:val="24"/>
            <w:szCs w:val="24"/>
          </w:rPr>
          <w:delText>,</w:delText>
        </w:r>
      </w:del>
      <w:r w:rsidRPr="00944672">
        <w:rPr>
          <w:rFonts w:ascii="Arial" w:hAnsi="Arial" w:cs="Arial"/>
          <w:sz w:val="24"/>
          <w:szCs w:val="24"/>
        </w:rPr>
        <w:t xml:space="preserve"> </w:t>
      </w:r>
      <w:ins w:id="14239" w:author="Lektorat Bauer" w:date="2025-03-07T16:08:00Z" w16du:dateUtc="2025-03-07T15:08:00Z">
        <w:r w:rsidR="003D189C">
          <w:rPr>
            <w:rFonts w:ascii="Arial" w:hAnsi="Arial" w:cs="Arial"/>
            <w:sz w:val="24"/>
            <w:szCs w:val="24"/>
          </w:rPr>
          <w:t>D</w:t>
        </w:r>
      </w:ins>
      <w:del w:id="14240" w:author="Lektorat Bauer" w:date="2025-03-07T16:08:00Z" w16du:dateUtc="2025-03-07T15:08:00Z">
        <w:r w:rsidRPr="00944672" w:rsidDel="003D189C">
          <w:rPr>
            <w:rFonts w:ascii="Arial" w:hAnsi="Arial" w:cs="Arial"/>
            <w:sz w:val="24"/>
            <w:szCs w:val="24"/>
          </w:rPr>
          <w:delText>d</w:delText>
        </w:r>
      </w:del>
      <w:r w:rsidRPr="00944672">
        <w:rPr>
          <w:rFonts w:ascii="Arial" w:hAnsi="Arial" w:cs="Arial"/>
          <w:sz w:val="24"/>
          <w:szCs w:val="24"/>
        </w:rPr>
        <w:t>ieser Garten war</w:t>
      </w:r>
      <w:ins w:id="14241" w:author="Lektorat Bauer" w:date="2025-03-07T16:08:00Z" w16du:dateUtc="2025-03-07T15:08:00Z">
        <w:r w:rsidR="003D189C">
          <w:rPr>
            <w:rFonts w:ascii="Arial" w:hAnsi="Arial" w:cs="Arial"/>
            <w:sz w:val="24"/>
            <w:szCs w:val="24"/>
          </w:rPr>
          <w:t xml:space="preserve"> allerdings</w:t>
        </w:r>
      </w:ins>
      <w:r w:rsidRPr="00944672">
        <w:rPr>
          <w:rFonts w:ascii="Arial" w:hAnsi="Arial" w:cs="Arial"/>
          <w:sz w:val="24"/>
          <w:szCs w:val="24"/>
        </w:rPr>
        <w:t xml:space="preserve"> nicht groß genug, um eine neue Welt zu erschaffen, und zusätzlich war, so schien es, nur eine Rasenlandschaft angelegt worden. Alles wirkte, als wolle man etwas vor allen Augen verstecken. Diese Unstimmigkeit weckte Benjamins Interesse</w:t>
      </w:r>
      <w:del w:id="14242" w:author="Lektorat Bauer" w:date="2025-03-07T16:08:00Z" w16du:dateUtc="2025-03-07T15:08:00Z">
        <w:r w:rsidRPr="00944672" w:rsidDel="00AC3BC4">
          <w:rPr>
            <w:rFonts w:ascii="Arial" w:hAnsi="Arial" w:cs="Arial"/>
            <w:sz w:val="24"/>
            <w:szCs w:val="24"/>
          </w:rPr>
          <w:delText>,</w:delText>
        </w:r>
      </w:del>
      <w:ins w:id="14243" w:author="Lektorat Bauer" w:date="2025-03-07T16:08:00Z" w16du:dateUtc="2025-03-07T15:08:00Z">
        <w:r w:rsidR="00AC3BC4">
          <w:rPr>
            <w:rFonts w:ascii="Arial" w:hAnsi="Arial" w:cs="Arial"/>
            <w:sz w:val="24"/>
            <w:szCs w:val="24"/>
          </w:rPr>
          <w:t xml:space="preserve"> –</w:t>
        </w:r>
      </w:ins>
      <w:r w:rsidRPr="00944672">
        <w:rPr>
          <w:rFonts w:ascii="Arial" w:hAnsi="Arial" w:cs="Arial"/>
          <w:sz w:val="24"/>
          <w:szCs w:val="24"/>
        </w:rPr>
        <w:t xml:space="preserve"> jetzt, so war er sich sicher, war er dem Geheimnis auf der Spur.</w:t>
      </w:r>
    </w:p>
    <w:p w14:paraId="743A1ECB" w14:textId="48437AF2"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Benjamin Dingaka ging zurück zum Haus und stellte sich mit dem Rücken an die Hauswand. Hier, wo er eben über die Ausstattung des Hauses geschimpft hatte, betrachtete er alles mit anderen Augen. Er nahm seinen Notizblock zur Hand und erstellte eine Skizze des Grundstücks. Er markierte den Punkt, an dem er stand</w:t>
      </w:r>
      <w:ins w:id="14244" w:author="Lektorat Bauer" w:date="2025-03-07T16:08:00Z" w16du:dateUtc="2025-03-07T15:08:00Z">
        <w:r w:rsidR="00AC3BC4">
          <w:rPr>
            <w:rFonts w:ascii="Arial" w:hAnsi="Arial" w:cs="Arial"/>
            <w:sz w:val="24"/>
            <w:szCs w:val="24"/>
          </w:rPr>
          <w:t>,</w:t>
        </w:r>
      </w:ins>
      <w:r w:rsidRPr="00944672">
        <w:rPr>
          <w:rFonts w:ascii="Arial" w:hAnsi="Arial" w:cs="Arial"/>
          <w:sz w:val="24"/>
          <w:szCs w:val="24"/>
        </w:rPr>
        <w:t xml:space="preserve"> und schritt dann im Uhrzeigersinn die Grundstückskanten ab. </w:t>
      </w:r>
    </w:p>
    <w:p w14:paraId="74BC45E2" w14:textId="4176D393"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Die Maße</w:t>
      </w:r>
      <w:ins w:id="14245" w:author="Lektorat Bauer" w:date="2025-03-07T16:09:00Z" w16du:dateUtc="2025-03-07T15:09:00Z">
        <w:r w:rsidR="00AC3BC4">
          <w:rPr>
            <w:rFonts w:ascii="Arial" w:hAnsi="Arial" w:cs="Arial"/>
            <w:sz w:val="24"/>
            <w:szCs w:val="24"/>
          </w:rPr>
          <w:t xml:space="preserve"> –</w:t>
        </w:r>
      </w:ins>
      <w:del w:id="14246" w:author="Lektorat Bauer" w:date="2025-03-07T16:09:00Z" w16du:dateUtc="2025-03-07T15:09:00Z">
        <w:r w:rsidRPr="00944672" w:rsidDel="00AC3BC4">
          <w:rPr>
            <w:rFonts w:ascii="Arial" w:hAnsi="Arial" w:cs="Arial"/>
            <w:sz w:val="24"/>
            <w:szCs w:val="24"/>
          </w:rPr>
          <w:delText>,</w:delText>
        </w:r>
      </w:del>
      <w:r w:rsidRPr="00944672">
        <w:rPr>
          <w:rFonts w:ascii="Arial" w:hAnsi="Arial" w:cs="Arial"/>
          <w:sz w:val="24"/>
          <w:szCs w:val="24"/>
        </w:rPr>
        <w:t xml:space="preserve"> die Anzahl der Schritte</w:t>
      </w:r>
      <w:del w:id="14247" w:author="Lektorat Bauer" w:date="2025-03-07T16:09:00Z" w16du:dateUtc="2025-03-07T15:09:00Z">
        <w:r w:rsidRPr="00944672" w:rsidDel="00AC3BC4">
          <w:rPr>
            <w:rFonts w:ascii="Arial" w:hAnsi="Arial" w:cs="Arial"/>
            <w:sz w:val="24"/>
            <w:szCs w:val="24"/>
          </w:rPr>
          <w:delText>,</w:delText>
        </w:r>
      </w:del>
      <w:ins w:id="14248" w:author="Lektorat Bauer" w:date="2025-03-07T16:09:00Z" w16du:dateUtc="2025-03-07T15:09:00Z">
        <w:r w:rsidR="00AC3BC4">
          <w:rPr>
            <w:rFonts w:ascii="Arial" w:hAnsi="Arial" w:cs="Arial"/>
            <w:sz w:val="24"/>
            <w:szCs w:val="24"/>
          </w:rPr>
          <w:t xml:space="preserve"> –</w:t>
        </w:r>
      </w:ins>
      <w:r w:rsidRPr="00944672">
        <w:rPr>
          <w:rFonts w:ascii="Arial" w:hAnsi="Arial" w:cs="Arial"/>
          <w:sz w:val="24"/>
          <w:szCs w:val="24"/>
        </w:rPr>
        <w:t xml:space="preserve"> trug er in die Skizze ein. Jetzt schritt er auf die Zisterne zu, fügte die Schritte in die Karte ein</w:t>
      </w:r>
      <w:del w:id="14249" w:author="Lektorat Bauer" w:date="2025-03-07T16:09:00Z" w16du:dateUtc="2025-03-07T15:09:00Z">
        <w:r w:rsidRPr="00944672" w:rsidDel="00AC3BC4">
          <w:rPr>
            <w:rFonts w:ascii="Arial" w:hAnsi="Arial" w:cs="Arial"/>
            <w:sz w:val="24"/>
            <w:szCs w:val="24"/>
          </w:rPr>
          <w:delText>,</w:delText>
        </w:r>
      </w:del>
      <w:r w:rsidRPr="00944672">
        <w:rPr>
          <w:rFonts w:ascii="Arial" w:hAnsi="Arial" w:cs="Arial"/>
          <w:sz w:val="24"/>
          <w:szCs w:val="24"/>
        </w:rPr>
        <w:t xml:space="preserve"> und stutzte. Sorgfältig ging er zurück, um die Schrittzahl zu </w:t>
      </w:r>
      <w:commentRangeStart w:id="14250"/>
      <w:r w:rsidRPr="00944672">
        <w:rPr>
          <w:rFonts w:ascii="Arial" w:hAnsi="Arial" w:cs="Arial"/>
          <w:sz w:val="24"/>
          <w:szCs w:val="24"/>
        </w:rPr>
        <w:t xml:space="preserve">prüfen. Rasch ging </w:t>
      </w:r>
      <w:commentRangeEnd w:id="14250"/>
      <w:r w:rsidR="00AC3BC4">
        <w:rPr>
          <w:rStyle w:val="Kommentarzeichen"/>
        </w:rPr>
        <w:commentReference w:id="14250"/>
      </w:r>
      <w:ins w:id="14251" w:author="Lektorat Bauer" w:date="2025-03-07T16:09:00Z" w16du:dateUtc="2025-03-07T15:09:00Z">
        <w:r w:rsidR="00AC3BC4">
          <w:rPr>
            <w:rFonts w:ascii="Arial" w:hAnsi="Arial" w:cs="Arial"/>
            <w:sz w:val="24"/>
            <w:szCs w:val="24"/>
          </w:rPr>
          <w:t xml:space="preserve">er </w:t>
        </w:r>
      </w:ins>
      <w:r w:rsidRPr="00944672">
        <w:rPr>
          <w:rFonts w:ascii="Arial" w:hAnsi="Arial" w:cs="Arial"/>
          <w:sz w:val="24"/>
          <w:szCs w:val="24"/>
        </w:rPr>
        <w:t xml:space="preserve">zur Zisterne zurück, um diese genauer zu untersuchen, denn eine Zisterne an der Spitze einer Erhöhung </w:t>
      </w:r>
      <w:del w:id="14252" w:author="Lektorat Bauer" w:date="2025-03-07T16:10:00Z" w16du:dateUtc="2025-03-07T15:10:00Z">
        <w:r w:rsidRPr="00944672" w:rsidDel="00AC3BC4">
          <w:rPr>
            <w:rFonts w:ascii="Arial" w:hAnsi="Arial" w:cs="Arial"/>
            <w:sz w:val="24"/>
            <w:szCs w:val="24"/>
          </w:rPr>
          <w:delText xml:space="preserve">machte </w:delText>
        </w:r>
      </w:del>
      <w:ins w:id="14253" w:author="Lektorat Bauer" w:date="2025-03-07T16:10:00Z" w16du:dateUtc="2025-03-07T15:10:00Z">
        <w:r w:rsidR="00AC3BC4">
          <w:rPr>
            <w:rFonts w:ascii="Arial" w:hAnsi="Arial" w:cs="Arial"/>
            <w:sz w:val="24"/>
            <w:szCs w:val="24"/>
          </w:rPr>
          <w:t>ergab</w:t>
        </w:r>
        <w:r w:rsidR="00AC3BC4" w:rsidRPr="00944672">
          <w:rPr>
            <w:rFonts w:ascii="Arial" w:hAnsi="Arial" w:cs="Arial"/>
            <w:sz w:val="24"/>
            <w:szCs w:val="24"/>
          </w:rPr>
          <w:t xml:space="preserve"> </w:t>
        </w:r>
      </w:ins>
      <w:r w:rsidRPr="00944672">
        <w:rPr>
          <w:rFonts w:ascii="Arial" w:hAnsi="Arial" w:cs="Arial"/>
          <w:sz w:val="24"/>
          <w:szCs w:val="24"/>
        </w:rPr>
        <w:t xml:space="preserve">keinen Sinn, da das Wasser bergab </w:t>
      </w:r>
      <w:del w:id="14254" w:author="Lektorat Bauer" w:date="2025-03-07T16:10:00Z" w16du:dateUtc="2025-03-07T15:10:00Z">
        <w:r w:rsidRPr="00944672" w:rsidDel="00AC3BC4">
          <w:rPr>
            <w:rFonts w:ascii="Arial" w:hAnsi="Arial" w:cs="Arial"/>
            <w:sz w:val="24"/>
            <w:szCs w:val="24"/>
          </w:rPr>
          <w:delText xml:space="preserve">fließt </w:delText>
        </w:r>
      </w:del>
      <w:ins w:id="14255" w:author="Lektorat Bauer" w:date="2025-03-07T16:10:00Z" w16du:dateUtc="2025-03-07T15:10:00Z">
        <w:r w:rsidR="00AC3BC4">
          <w:rPr>
            <w:rFonts w:ascii="Arial" w:hAnsi="Arial" w:cs="Arial"/>
            <w:sz w:val="24"/>
            <w:szCs w:val="24"/>
          </w:rPr>
          <w:t>floss</w:t>
        </w:r>
        <w:r w:rsidR="00AC3BC4" w:rsidRPr="00944672">
          <w:rPr>
            <w:rFonts w:ascii="Arial" w:hAnsi="Arial" w:cs="Arial"/>
            <w:sz w:val="24"/>
            <w:szCs w:val="24"/>
          </w:rPr>
          <w:t xml:space="preserve"> </w:t>
        </w:r>
      </w:ins>
      <w:r w:rsidRPr="00944672">
        <w:rPr>
          <w:rFonts w:ascii="Arial" w:hAnsi="Arial" w:cs="Arial"/>
          <w:sz w:val="24"/>
          <w:szCs w:val="24"/>
        </w:rPr>
        <w:t xml:space="preserve">und </w:t>
      </w:r>
      <w:del w:id="14256" w:author="Lektorat Bauer" w:date="2025-03-07T16:10:00Z" w16du:dateUtc="2025-03-07T15:10:00Z">
        <w:r w:rsidRPr="00944672" w:rsidDel="00AC3BC4">
          <w:rPr>
            <w:rFonts w:ascii="Arial" w:hAnsi="Arial" w:cs="Arial"/>
            <w:sz w:val="24"/>
            <w:szCs w:val="24"/>
          </w:rPr>
          <w:delText xml:space="preserve">somit </w:delText>
        </w:r>
      </w:del>
      <w:r w:rsidRPr="00944672">
        <w:rPr>
          <w:rFonts w:ascii="Arial" w:hAnsi="Arial" w:cs="Arial"/>
          <w:sz w:val="24"/>
          <w:szCs w:val="24"/>
        </w:rPr>
        <w:t xml:space="preserve">sich </w:t>
      </w:r>
      <w:ins w:id="14257" w:author="Lektorat Bauer" w:date="2025-03-07T16:10:00Z" w16du:dateUtc="2025-03-07T15:10:00Z">
        <w:r w:rsidR="00AC3BC4">
          <w:rPr>
            <w:rFonts w:ascii="Arial" w:hAnsi="Arial" w:cs="Arial"/>
            <w:sz w:val="24"/>
            <w:szCs w:val="24"/>
          </w:rPr>
          <w:t xml:space="preserve">somit </w:t>
        </w:r>
      </w:ins>
      <w:r w:rsidRPr="00944672">
        <w:rPr>
          <w:rFonts w:ascii="Arial" w:hAnsi="Arial" w:cs="Arial"/>
          <w:sz w:val="24"/>
          <w:szCs w:val="24"/>
        </w:rPr>
        <w:t xml:space="preserve">nicht in der Zisterne sammeln konnte. Diese Zisterne war </w:t>
      </w:r>
      <w:del w:id="14258" w:author="Lektorat Bauer" w:date="2025-03-07T16:11:00Z" w16du:dateUtc="2025-03-07T15:11:00Z">
        <w:r w:rsidRPr="00944672" w:rsidDel="00AC3BC4">
          <w:rPr>
            <w:rFonts w:ascii="Arial" w:hAnsi="Arial" w:cs="Arial"/>
            <w:sz w:val="24"/>
            <w:szCs w:val="24"/>
          </w:rPr>
          <w:delText>nicht dafür gedacht, dass dort Wasser gesammelt wurde</w:delText>
        </w:r>
      </w:del>
      <w:ins w:id="14259" w:author="Lektorat Bauer" w:date="2025-03-07T16:11:00Z" w16du:dateUtc="2025-03-07T15:11:00Z">
        <w:r w:rsidR="00AC3BC4">
          <w:rPr>
            <w:rFonts w:ascii="Arial" w:hAnsi="Arial" w:cs="Arial"/>
            <w:sz w:val="24"/>
            <w:szCs w:val="24"/>
          </w:rPr>
          <w:t xml:space="preserve">zum </w:t>
        </w:r>
      </w:ins>
      <w:ins w:id="14260" w:author="Lektorat Bauer" w:date="2025-03-07T16:12:00Z" w16du:dateUtc="2025-03-07T15:12:00Z">
        <w:r w:rsidR="00AC3BC4">
          <w:rPr>
            <w:rFonts w:ascii="Arial" w:hAnsi="Arial" w:cs="Arial"/>
            <w:sz w:val="24"/>
            <w:szCs w:val="24"/>
          </w:rPr>
          <w:t>Sammeln von Wasser</w:t>
        </w:r>
      </w:ins>
      <w:ins w:id="14261" w:author="Lektorat Bauer" w:date="2025-03-07T16:11:00Z" w16du:dateUtc="2025-03-07T15:11:00Z">
        <w:r w:rsidR="00AC3BC4">
          <w:rPr>
            <w:rFonts w:ascii="Arial" w:hAnsi="Arial" w:cs="Arial"/>
            <w:sz w:val="24"/>
            <w:szCs w:val="24"/>
          </w:rPr>
          <w:t xml:space="preserve"> gedacht</w:t>
        </w:r>
      </w:ins>
      <w:r w:rsidRPr="00944672">
        <w:rPr>
          <w:rFonts w:ascii="Arial" w:hAnsi="Arial" w:cs="Arial"/>
          <w:sz w:val="24"/>
          <w:szCs w:val="24"/>
        </w:rPr>
        <w:t>, vielmehr wurde versucht</w:t>
      </w:r>
      <w:ins w:id="14262" w:author="Lektorat Bauer" w:date="2025-03-07T16:11:00Z" w16du:dateUtc="2025-03-07T15:11:00Z">
        <w:r w:rsidR="00AC3BC4">
          <w:rPr>
            <w:rFonts w:ascii="Arial" w:hAnsi="Arial" w:cs="Arial"/>
            <w:sz w:val="24"/>
            <w:szCs w:val="24"/>
          </w:rPr>
          <w:t>,</w:t>
        </w:r>
      </w:ins>
      <w:r w:rsidRPr="00944672">
        <w:rPr>
          <w:rFonts w:ascii="Arial" w:hAnsi="Arial" w:cs="Arial"/>
          <w:sz w:val="24"/>
          <w:szCs w:val="24"/>
        </w:rPr>
        <w:t xml:space="preserve"> das Wasser von der Zisterne fern</w:t>
      </w:r>
      <w:del w:id="14263" w:author="Lektorat Bauer" w:date="2025-03-07T16:11:00Z" w16du:dateUtc="2025-03-07T15:11:00Z">
        <w:r w:rsidRPr="00944672" w:rsidDel="00AC3BC4">
          <w:rPr>
            <w:rFonts w:ascii="Arial" w:hAnsi="Arial" w:cs="Arial"/>
            <w:sz w:val="24"/>
            <w:szCs w:val="24"/>
          </w:rPr>
          <w:delText xml:space="preserve"> </w:delText>
        </w:r>
      </w:del>
      <w:r w:rsidRPr="00944672">
        <w:rPr>
          <w:rFonts w:ascii="Arial" w:hAnsi="Arial" w:cs="Arial"/>
          <w:sz w:val="24"/>
          <w:szCs w:val="24"/>
        </w:rPr>
        <w:t>zu</w:t>
      </w:r>
      <w:del w:id="14264" w:author="Lektorat Bauer" w:date="2025-03-07T16:11:00Z" w16du:dateUtc="2025-03-07T15:11:00Z">
        <w:r w:rsidRPr="00944672" w:rsidDel="00AC3BC4">
          <w:rPr>
            <w:rFonts w:ascii="Arial" w:hAnsi="Arial" w:cs="Arial"/>
            <w:sz w:val="24"/>
            <w:szCs w:val="24"/>
          </w:rPr>
          <w:delText xml:space="preserve"> </w:delText>
        </w:r>
      </w:del>
      <w:r w:rsidRPr="00944672">
        <w:rPr>
          <w:rFonts w:ascii="Arial" w:hAnsi="Arial" w:cs="Arial"/>
          <w:sz w:val="24"/>
          <w:szCs w:val="24"/>
        </w:rPr>
        <w:t>halten.</w:t>
      </w:r>
    </w:p>
    <w:p w14:paraId="75D1DDEB" w14:textId="273616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Er kniete sich hinter die Zisterne und blickte </w:t>
      </w:r>
      <w:commentRangeStart w:id="14265"/>
      <w:r w:rsidRPr="00944672">
        <w:rPr>
          <w:rFonts w:ascii="Arial" w:hAnsi="Arial" w:cs="Arial"/>
          <w:sz w:val="24"/>
          <w:szCs w:val="24"/>
        </w:rPr>
        <w:t xml:space="preserve">über die Oberfläche </w:t>
      </w:r>
      <w:commentRangeEnd w:id="14265"/>
      <w:r w:rsidR="00AC3BC4">
        <w:rPr>
          <w:rStyle w:val="Kommentarzeichen"/>
        </w:rPr>
        <w:commentReference w:id="14265"/>
      </w:r>
      <w:r w:rsidRPr="00944672">
        <w:rPr>
          <w:rFonts w:ascii="Arial" w:hAnsi="Arial" w:cs="Arial"/>
          <w:sz w:val="24"/>
          <w:szCs w:val="24"/>
        </w:rPr>
        <w:t xml:space="preserve">sowohl zum Haus </w:t>
      </w:r>
      <w:del w:id="14266" w:author="Lektorat Bauer" w:date="2025-03-07T16:12:00Z" w16du:dateUtc="2025-03-07T15:12:00Z">
        <w:r w:rsidRPr="00944672" w:rsidDel="00613487">
          <w:rPr>
            <w:rFonts w:ascii="Arial" w:hAnsi="Arial" w:cs="Arial"/>
            <w:sz w:val="24"/>
            <w:szCs w:val="24"/>
          </w:rPr>
          <w:delText>und genauso</w:delText>
        </w:r>
      </w:del>
      <w:ins w:id="14267" w:author="Lektorat Bauer" w:date="2025-03-07T16:12:00Z" w16du:dateUtc="2025-03-07T15:12:00Z">
        <w:r w:rsidR="00613487">
          <w:rPr>
            <w:rFonts w:ascii="Arial" w:hAnsi="Arial" w:cs="Arial"/>
            <w:sz w:val="24"/>
            <w:szCs w:val="24"/>
          </w:rPr>
          <w:t>als auch</w:t>
        </w:r>
      </w:ins>
      <w:r w:rsidRPr="00944672">
        <w:rPr>
          <w:rFonts w:ascii="Arial" w:hAnsi="Arial" w:cs="Arial"/>
          <w:sz w:val="24"/>
          <w:szCs w:val="24"/>
        </w:rPr>
        <w:t xml:space="preserve"> zu den beiden Grundstücksgrenzen. Alle drei Blickachsen führten nach unten, somit war das vermeintliche Wasserreservoir der höchste Punkt im Garten. Das </w:t>
      </w:r>
      <w:del w:id="14268" w:author="Lektorat Bauer" w:date="2025-03-07T16:13:00Z" w16du:dateUtc="2025-03-07T15:13:00Z">
        <w:r w:rsidRPr="00944672" w:rsidDel="00613487">
          <w:rPr>
            <w:rFonts w:ascii="Arial" w:hAnsi="Arial" w:cs="Arial"/>
            <w:sz w:val="24"/>
            <w:szCs w:val="24"/>
          </w:rPr>
          <w:lastRenderedPageBreak/>
          <w:delText xml:space="preserve">machte </w:delText>
        </w:r>
      </w:del>
      <w:ins w:id="14269" w:author="Lektorat Bauer" w:date="2025-03-07T16:13:00Z" w16du:dateUtc="2025-03-07T15:13:00Z">
        <w:r w:rsidR="00613487">
          <w:rPr>
            <w:rFonts w:ascii="Arial" w:hAnsi="Arial" w:cs="Arial"/>
            <w:sz w:val="24"/>
            <w:szCs w:val="24"/>
          </w:rPr>
          <w:t>ergab</w:t>
        </w:r>
        <w:r w:rsidR="00613487" w:rsidRPr="00944672">
          <w:rPr>
            <w:rFonts w:ascii="Arial" w:hAnsi="Arial" w:cs="Arial"/>
            <w:sz w:val="24"/>
            <w:szCs w:val="24"/>
          </w:rPr>
          <w:t xml:space="preserve"> </w:t>
        </w:r>
      </w:ins>
      <w:r w:rsidRPr="00944672">
        <w:rPr>
          <w:rFonts w:ascii="Arial" w:hAnsi="Arial" w:cs="Arial"/>
          <w:sz w:val="24"/>
          <w:szCs w:val="24"/>
        </w:rPr>
        <w:t>keinen Sinn. Als er sich den Deckel der Zisterne genauer ansah, stellte er fest, dass er sich eine Verkleidung ansah, die täuschend echt gestaltet war.</w:t>
      </w:r>
    </w:p>
    <w:p w14:paraId="0F3B7317" w14:textId="73756B3D"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Die Frage</w:t>
      </w:r>
      <w:ins w:id="14270" w:author="Lektorat Bauer" w:date="2025-03-07T16:13:00Z" w16du:dateUtc="2025-03-07T15:13:00Z">
        <w:r w:rsidR="00613487">
          <w:rPr>
            <w:rFonts w:ascii="Arial" w:hAnsi="Arial" w:cs="Arial"/>
            <w:sz w:val="24"/>
            <w:szCs w:val="24"/>
          </w:rPr>
          <w:t>,</w:t>
        </w:r>
      </w:ins>
      <w:r w:rsidRPr="00944672">
        <w:rPr>
          <w:rFonts w:ascii="Arial" w:hAnsi="Arial" w:cs="Arial"/>
          <w:sz w:val="24"/>
          <w:szCs w:val="24"/>
        </w:rPr>
        <w:t xml:space="preserve"> die sich aufdrängte, </w:t>
      </w:r>
      <w:del w:id="14271" w:author="Lektorat Bauer" w:date="2025-03-07T16:13:00Z" w16du:dateUtc="2025-03-07T15:13:00Z">
        <w:r w:rsidRPr="00944672" w:rsidDel="00613487">
          <w:rPr>
            <w:rFonts w:ascii="Arial" w:hAnsi="Arial" w:cs="Arial"/>
            <w:sz w:val="24"/>
            <w:szCs w:val="24"/>
          </w:rPr>
          <w:delText>war</w:delText>
        </w:r>
      </w:del>
      <w:ins w:id="14272" w:author="Lektorat Bauer" w:date="2025-03-07T16:13:00Z" w16du:dateUtc="2025-03-07T15:13:00Z">
        <w:r w:rsidR="00613487">
          <w:rPr>
            <w:rFonts w:ascii="Arial" w:hAnsi="Arial" w:cs="Arial"/>
            <w:sz w:val="24"/>
            <w:szCs w:val="24"/>
          </w:rPr>
          <w:t>lautete</w:t>
        </w:r>
      </w:ins>
      <w:r w:rsidRPr="00944672">
        <w:rPr>
          <w:rFonts w:ascii="Arial" w:hAnsi="Arial" w:cs="Arial"/>
          <w:sz w:val="24"/>
          <w:szCs w:val="24"/>
        </w:rPr>
        <w:t xml:space="preserve">: </w:t>
      </w:r>
      <w:del w:id="14273" w:author="Lektorat Bauer" w:date="2025-03-07T16:13:00Z" w16du:dateUtc="2025-03-07T15:13:00Z">
        <w:r w:rsidRPr="00944672" w:rsidDel="00613487">
          <w:rPr>
            <w:rFonts w:ascii="Arial" w:hAnsi="Arial" w:cs="Arial"/>
            <w:sz w:val="24"/>
            <w:szCs w:val="24"/>
          </w:rPr>
          <w:delText>w</w:delText>
        </w:r>
      </w:del>
      <w:ins w:id="14274" w:author="Lektorat Bauer" w:date="2025-03-07T16:13:00Z" w16du:dateUtc="2025-03-07T15:13:00Z">
        <w:r w:rsidR="00613487">
          <w:rPr>
            <w:rFonts w:ascii="Arial" w:hAnsi="Arial" w:cs="Arial"/>
            <w:sz w:val="24"/>
            <w:szCs w:val="24"/>
          </w:rPr>
          <w:t>W</w:t>
        </w:r>
      </w:ins>
      <w:r w:rsidRPr="00944672">
        <w:rPr>
          <w:rFonts w:ascii="Arial" w:hAnsi="Arial" w:cs="Arial"/>
          <w:sz w:val="24"/>
          <w:szCs w:val="24"/>
        </w:rPr>
        <w:t xml:space="preserve">as versteckte sich hier im Garten? Wenn Elizabeth </w:t>
      </w:r>
      <w:ins w:id="14275" w:author="Lektorat Bauer" w:date="2025-03-07T16:14:00Z" w16du:dateUtc="2025-03-07T15:14:00Z">
        <w:r w:rsidR="00613487">
          <w:rPr>
            <w:rFonts w:ascii="Arial" w:hAnsi="Arial" w:cs="Arial"/>
            <w:sz w:val="24"/>
            <w:szCs w:val="24"/>
          </w:rPr>
          <w:t xml:space="preserve">von ihm </w:t>
        </w:r>
      </w:ins>
      <w:r w:rsidRPr="00944672">
        <w:rPr>
          <w:rFonts w:ascii="Arial" w:hAnsi="Arial" w:cs="Arial"/>
          <w:sz w:val="24"/>
          <w:szCs w:val="24"/>
        </w:rPr>
        <w:t xml:space="preserve">verlangte, </w:t>
      </w:r>
      <w:del w:id="14276" w:author="Lektorat Bauer" w:date="2025-03-07T16:13:00Z" w16du:dateUtc="2025-03-07T15:13:00Z">
        <w:r w:rsidRPr="00944672" w:rsidDel="00613487">
          <w:rPr>
            <w:rFonts w:ascii="Arial" w:hAnsi="Arial" w:cs="Arial"/>
            <w:sz w:val="24"/>
            <w:szCs w:val="24"/>
          </w:rPr>
          <w:delText xml:space="preserve">dass er </w:delText>
        </w:r>
      </w:del>
      <w:r w:rsidRPr="00944672">
        <w:rPr>
          <w:rFonts w:ascii="Arial" w:hAnsi="Arial" w:cs="Arial"/>
          <w:sz w:val="24"/>
          <w:szCs w:val="24"/>
        </w:rPr>
        <w:t xml:space="preserve">hinter das Geheimnis </w:t>
      </w:r>
      <w:del w:id="14277" w:author="Lektorat Bauer" w:date="2025-03-07T16:13:00Z" w16du:dateUtc="2025-03-07T15:13:00Z">
        <w:r w:rsidRPr="00944672" w:rsidDel="00613487">
          <w:rPr>
            <w:rFonts w:ascii="Arial" w:hAnsi="Arial" w:cs="Arial"/>
            <w:sz w:val="24"/>
            <w:szCs w:val="24"/>
          </w:rPr>
          <w:delText>kommen sollte</w:delText>
        </w:r>
      </w:del>
      <w:ins w:id="14278" w:author="Lektorat Bauer" w:date="2025-03-07T16:13:00Z" w16du:dateUtc="2025-03-07T15:13:00Z">
        <w:r w:rsidR="00613487">
          <w:rPr>
            <w:rFonts w:ascii="Arial" w:hAnsi="Arial" w:cs="Arial"/>
            <w:sz w:val="24"/>
            <w:szCs w:val="24"/>
          </w:rPr>
          <w:t>zu kommen</w:t>
        </w:r>
      </w:ins>
      <w:r w:rsidRPr="00944672">
        <w:rPr>
          <w:rFonts w:ascii="Arial" w:hAnsi="Arial" w:cs="Arial"/>
          <w:sz w:val="24"/>
          <w:szCs w:val="24"/>
        </w:rPr>
        <w:t xml:space="preserve">, </w:t>
      </w:r>
      <w:del w:id="14279" w:author="Lektorat Bauer" w:date="2025-03-07T16:13:00Z" w16du:dateUtc="2025-03-07T15:13:00Z">
        <w:r w:rsidRPr="00944672" w:rsidDel="00613487">
          <w:rPr>
            <w:rFonts w:ascii="Arial" w:hAnsi="Arial" w:cs="Arial"/>
            <w:sz w:val="24"/>
            <w:szCs w:val="24"/>
          </w:rPr>
          <w:delText>so war</w:delText>
        </w:r>
      </w:del>
      <w:ins w:id="14280" w:author="Lektorat Bauer" w:date="2025-03-07T16:13:00Z" w16du:dateUtc="2025-03-07T15:13:00Z">
        <w:r w:rsidR="00613487">
          <w:rPr>
            <w:rFonts w:ascii="Arial" w:hAnsi="Arial" w:cs="Arial"/>
            <w:sz w:val="24"/>
            <w:szCs w:val="24"/>
          </w:rPr>
          <w:t>genügte</w:t>
        </w:r>
      </w:ins>
      <w:r w:rsidRPr="00944672">
        <w:rPr>
          <w:rFonts w:ascii="Arial" w:hAnsi="Arial" w:cs="Arial"/>
          <w:sz w:val="24"/>
          <w:szCs w:val="24"/>
        </w:rPr>
        <w:t xml:space="preserve"> es nicht</w:t>
      </w:r>
      <w:del w:id="14281" w:author="Lektorat Bauer" w:date="2025-03-07T16:13:00Z" w16du:dateUtc="2025-03-07T15:13:00Z">
        <w:r w:rsidRPr="00944672" w:rsidDel="00613487">
          <w:rPr>
            <w:rFonts w:ascii="Arial" w:hAnsi="Arial" w:cs="Arial"/>
            <w:sz w:val="24"/>
            <w:szCs w:val="24"/>
          </w:rPr>
          <w:delText xml:space="preserve"> ausreichend</w:delText>
        </w:r>
      </w:del>
      <w:r w:rsidRPr="00944672">
        <w:rPr>
          <w:rFonts w:ascii="Arial" w:hAnsi="Arial" w:cs="Arial"/>
          <w:sz w:val="24"/>
          <w:szCs w:val="24"/>
        </w:rPr>
        <w:t>, auf ein falsches Wasserreservoir zu verw</w:t>
      </w:r>
      <w:del w:id="14282" w:author="Lektorat Bauer" w:date="2025-03-07T16:13:00Z" w16du:dateUtc="2025-03-07T15:13:00Z">
        <w:r w:rsidRPr="00944672" w:rsidDel="00613487">
          <w:rPr>
            <w:rFonts w:ascii="Arial" w:hAnsi="Arial" w:cs="Arial"/>
            <w:sz w:val="24"/>
            <w:szCs w:val="24"/>
          </w:rPr>
          <w:delText>i</w:delText>
        </w:r>
      </w:del>
      <w:r w:rsidRPr="00944672">
        <w:rPr>
          <w:rFonts w:ascii="Arial" w:hAnsi="Arial" w:cs="Arial"/>
          <w:sz w:val="24"/>
          <w:szCs w:val="24"/>
        </w:rPr>
        <w:t>e</w:t>
      </w:r>
      <w:ins w:id="14283" w:author="Lektorat Bauer" w:date="2025-03-07T16:13:00Z" w16du:dateUtc="2025-03-07T15:13:00Z">
        <w:r w:rsidR="00613487">
          <w:rPr>
            <w:rFonts w:ascii="Arial" w:hAnsi="Arial" w:cs="Arial"/>
            <w:sz w:val="24"/>
            <w:szCs w:val="24"/>
          </w:rPr>
          <w:t>i</w:t>
        </w:r>
      </w:ins>
      <w:r w:rsidRPr="00944672">
        <w:rPr>
          <w:rFonts w:ascii="Arial" w:hAnsi="Arial" w:cs="Arial"/>
          <w:sz w:val="24"/>
          <w:szCs w:val="24"/>
        </w:rPr>
        <w:t xml:space="preserve">sen. </w:t>
      </w:r>
    </w:p>
    <w:p w14:paraId="76BAF06D" w14:textId="491DC44D"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Nächster Schritt: Wie </w:t>
      </w:r>
      <w:del w:id="14284" w:author="Lektorat Bauer" w:date="2025-03-07T16:14:00Z" w16du:dateUtc="2025-03-07T15:14:00Z">
        <w:r w:rsidRPr="00944672" w:rsidDel="00613487">
          <w:rPr>
            <w:rFonts w:ascii="Arial" w:hAnsi="Arial" w:cs="Arial"/>
            <w:sz w:val="24"/>
            <w:szCs w:val="24"/>
          </w:rPr>
          <w:delText xml:space="preserve">lässt </w:delText>
        </w:r>
      </w:del>
      <w:ins w:id="14285" w:author="Lektorat Bauer" w:date="2025-03-07T16:14:00Z" w16du:dateUtc="2025-03-07T15:14:00Z">
        <w:r w:rsidR="00613487">
          <w:rPr>
            <w:rFonts w:ascii="Arial" w:hAnsi="Arial" w:cs="Arial"/>
            <w:sz w:val="24"/>
            <w:szCs w:val="24"/>
          </w:rPr>
          <w:t>ließ</w:t>
        </w:r>
        <w:r w:rsidR="00613487" w:rsidRPr="00944672">
          <w:rPr>
            <w:rFonts w:ascii="Arial" w:hAnsi="Arial" w:cs="Arial"/>
            <w:sz w:val="24"/>
            <w:szCs w:val="24"/>
          </w:rPr>
          <w:t xml:space="preserve"> </w:t>
        </w:r>
      </w:ins>
      <w:r w:rsidRPr="00944672">
        <w:rPr>
          <w:rFonts w:ascii="Arial" w:hAnsi="Arial" w:cs="Arial"/>
          <w:sz w:val="24"/>
          <w:szCs w:val="24"/>
        </w:rPr>
        <w:t>sich dieser Deckel öffnen? Es war unwahrscheinlich, dass der Öffnungsmechanismus direkt am Deckel angebracht war</w:t>
      </w:r>
      <w:commentRangeStart w:id="14286"/>
      <w:r w:rsidRPr="00944672">
        <w:rPr>
          <w:rFonts w:ascii="Arial" w:hAnsi="Arial" w:cs="Arial"/>
          <w:sz w:val="24"/>
          <w:szCs w:val="24"/>
        </w:rPr>
        <w:t xml:space="preserve">. Es war praktischer, den Mechanismus aus der Distanz auszulösen, dann war der Zugang offen, wenn man ihn erreichte. </w:t>
      </w:r>
      <w:commentRangeEnd w:id="14286"/>
      <w:r w:rsidR="00BF4CD8">
        <w:rPr>
          <w:rStyle w:val="Kommentarzeichen"/>
        </w:rPr>
        <w:commentReference w:id="14286"/>
      </w:r>
    </w:p>
    <w:p w14:paraId="7CA672D7" w14:textId="3FF4E045"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Aufmerksam umrundete Benjamin den Deckel</w:t>
      </w:r>
      <w:ins w:id="14287" w:author="Lektorat Bauer" w:date="2025-03-07T16:14:00Z" w16du:dateUtc="2025-03-07T15:14:00Z">
        <w:r w:rsidR="00613487">
          <w:rPr>
            <w:rFonts w:ascii="Arial" w:hAnsi="Arial" w:cs="Arial"/>
            <w:sz w:val="24"/>
            <w:szCs w:val="24"/>
          </w:rPr>
          <w:t>.</w:t>
        </w:r>
      </w:ins>
      <w:r w:rsidRPr="00944672">
        <w:rPr>
          <w:rFonts w:ascii="Arial" w:hAnsi="Arial" w:cs="Arial"/>
          <w:sz w:val="24"/>
          <w:szCs w:val="24"/>
        </w:rPr>
        <w:t xml:space="preserve"> </w:t>
      </w:r>
      <w:ins w:id="14288" w:author="Lektorat Bauer" w:date="2025-03-07T16:14:00Z" w16du:dateUtc="2025-03-07T15:14:00Z">
        <w:r w:rsidR="00613487">
          <w:rPr>
            <w:rFonts w:ascii="Arial" w:hAnsi="Arial" w:cs="Arial"/>
            <w:sz w:val="24"/>
            <w:szCs w:val="24"/>
          </w:rPr>
          <w:t>D</w:t>
        </w:r>
      </w:ins>
      <w:del w:id="14289" w:author="Lektorat Bauer" w:date="2025-03-07T16:14:00Z" w16du:dateUtc="2025-03-07T15:14:00Z">
        <w:r w:rsidRPr="00944672" w:rsidDel="00613487">
          <w:rPr>
            <w:rFonts w:ascii="Arial" w:hAnsi="Arial" w:cs="Arial"/>
            <w:sz w:val="24"/>
            <w:szCs w:val="24"/>
          </w:rPr>
          <w:delText>und d</w:delText>
        </w:r>
      </w:del>
      <w:r w:rsidRPr="00944672">
        <w:rPr>
          <w:rFonts w:ascii="Arial" w:hAnsi="Arial" w:cs="Arial"/>
          <w:sz w:val="24"/>
          <w:szCs w:val="24"/>
        </w:rPr>
        <w:t>ann entdeckte er eine leichte Erhöhung im Rasen. Das Grundstück hatte einen Zaun zum offenen Gelände und eine Begrenzung zu den Nachbarhäusern. Die Erhöhung führte zwar in Richtung offenes Gelände, aber Benjamin Dingaka war sich sicher, dass dort kein Öffnungsmechanismus angebracht war. Dort war man zu exponiert. Anstatt der Erhöhung zu folgen</w:t>
      </w:r>
      <w:ins w:id="14290" w:author="Lektorat Bauer" w:date="2025-03-07T16:14:00Z" w16du:dateUtc="2025-03-07T15:14:00Z">
        <w:r w:rsidR="00BF4CD8">
          <w:rPr>
            <w:rFonts w:ascii="Arial" w:hAnsi="Arial" w:cs="Arial"/>
            <w:sz w:val="24"/>
            <w:szCs w:val="24"/>
          </w:rPr>
          <w:t>,</w:t>
        </w:r>
      </w:ins>
      <w:r w:rsidRPr="00944672">
        <w:rPr>
          <w:rFonts w:ascii="Arial" w:hAnsi="Arial" w:cs="Arial"/>
          <w:sz w:val="24"/>
          <w:szCs w:val="24"/>
        </w:rPr>
        <w:t xml:space="preserve"> ging er zurück zum Terrassenzugang. Wenn er hier herauskäme und eine zufällige Entdeckung des Schalters verhindern wollte, wo würde er den Schalter anbringen?</w:t>
      </w:r>
    </w:p>
    <w:p w14:paraId="18909C04" w14:textId="7729F56A"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Der Zaun, der dieses Grundstück zum Nachbarhaus abgrenzte, war aus Holzpalisaden und Holzpfeilern </w:t>
      </w:r>
      <w:del w:id="14291" w:author="Lektorat Bauer" w:date="2025-03-07T16:15:00Z" w16du:dateUtc="2025-03-07T15:15:00Z">
        <w:r w:rsidRPr="00944672" w:rsidDel="00BF4CD8">
          <w:rPr>
            <w:rFonts w:ascii="Arial" w:hAnsi="Arial" w:cs="Arial"/>
            <w:sz w:val="24"/>
            <w:szCs w:val="24"/>
          </w:rPr>
          <w:delText>erstellt</w:delText>
        </w:r>
      </w:del>
      <w:ins w:id="14292" w:author="Lektorat Bauer" w:date="2025-03-07T16:15:00Z" w16du:dateUtc="2025-03-07T15:15:00Z">
        <w:r w:rsidR="00BF4CD8">
          <w:rPr>
            <w:rFonts w:ascii="Arial" w:hAnsi="Arial" w:cs="Arial"/>
            <w:sz w:val="24"/>
            <w:szCs w:val="24"/>
          </w:rPr>
          <w:t>gebaut worden</w:t>
        </w:r>
      </w:ins>
      <w:r w:rsidRPr="00944672">
        <w:rPr>
          <w:rFonts w:ascii="Arial" w:hAnsi="Arial" w:cs="Arial"/>
          <w:sz w:val="24"/>
          <w:szCs w:val="24"/>
        </w:rPr>
        <w:t>, die man in jedem Baumarkt erhielt. Sollte er sich getäuscht haben? Die Palisaden und die Pfeiler sahen alle normal aus und die Zierbepflanzung entsprach den Erwartungen. Dann sah er, dass nahe der Hauswand ein Feigenbaum gepflanzt worden war. Die Feigen waren in Mode gekommen, weil die Klimaerwärmung und die Stauwärme in London</w:t>
      </w:r>
      <w:del w:id="14293" w:author="Lektorat Bauer" w:date="2025-03-07T16:16:00Z" w16du:dateUtc="2025-03-07T15:16:00Z">
        <w:r w:rsidRPr="00944672" w:rsidDel="00BF4CD8">
          <w:rPr>
            <w:rFonts w:ascii="Arial" w:hAnsi="Arial" w:cs="Arial"/>
            <w:sz w:val="24"/>
            <w:szCs w:val="24"/>
          </w:rPr>
          <w:delText>,</w:delText>
        </w:r>
      </w:del>
      <w:r w:rsidRPr="00944672">
        <w:rPr>
          <w:rFonts w:ascii="Arial" w:hAnsi="Arial" w:cs="Arial"/>
          <w:sz w:val="24"/>
          <w:szCs w:val="24"/>
        </w:rPr>
        <w:t xml:space="preserve"> eine Anpflanzung und ein Überleben des Baumes möglich machten.</w:t>
      </w:r>
    </w:p>
    <w:p w14:paraId="7EBE0D4E" w14:textId="046D410B"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del w:id="14294" w:author="Lektorat Bauer" w:date="2025-03-07T16:16:00Z" w16du:dateUtc="2025-03-07T15:16:00Z">
        <w:r w:rsidRPr="00944672" w:rsidDel="00BF4CD8">
          <w:rPr>
            <w:rFonts w:ascii="Arial" w:hAnsi="Arial" w:cs="Arial"/>
            <w:sz w:val="24"/>
            <w:szCs w:val="24"/>
          </w:rPr>
          <w:delText xml:space="preserve">Feigenbäume sind wärmeliebende Gewächse, die in warmen und trockenen Sommern reichlich Früchte tragen. Die echte Feige gehört zu den ältesten Kulturpflanzen der Welt und stammt vermutlich aus Südwestasien, von wo aus sie sich über weite Teile der Welt bis in den gesamten </w:delText>
        </w:r>
        <w:commentRangeStart w:id="14295"/>
        <w:r w:rsidRPr="00944672" w:rsidDel="00BF4CD8">
          <w:rPr>
            <w:rFonts w:ascii="Arial" w:hAnsi="Arial" w:cs="Arial"/>
            <w:sz w:val="24"/>
            <w:szCs w:val="24"/>
          </w:rPr>
          <w:delText>Mittelmeerraum</w:delText>
        </w:r>
      </w:del>
      <w:commentRangeEnd w:id="14295"/>
      <w:r w:rsidR="00BF4CD8">
        <w:rPr>
          <w:rStyle w:val="Kommentarzeichen"/>
        </w:rPr>
        <w:commentReference w:id="14295"/>
      </w:r>
      <w:del w:id="14296" w:author="Lektorat Bauer" w:date="2025-03-07T16:16:00Z" w16du:dateUtc="2025-03-07T15:16:00Z">
        <w:r w:rsidRPr="00944672" w:rsidDel="00BF4CD8">
          <w:rPr>
            <w:rFonts w:ascii="Arial" w:hAnsi="Arial" w:cs="Arial"/>
            <w:sz w:val="24"/>
            <w:szCs w:val="24"/>
          </w:rPr>
          <w:delText xml:space="preserve"> verbreitet hat. Feigen lassen sich hervorragend als Spalierobst heranziehen, das hatte Benjamins-Interesse geweckt. Beim ersten Ansehen des Gartens hatte er nur gesehen, dass eine Feige gepflanzt worden war, jetzt schaute er sich das Spalier genauer an und konnte nichts erkennen. </w:delText>
        </w:r>
      </w:del>
      <w:r w:rsidRPr="00944672">
        <w:rPr>
          <w:rFonts w:ascii="Arial" w:hAnsi="Arial" w:cs="Arial"/>
          <w:sz w:val="24"/>
          <w:szCs w:val="24"/>
        </w:rPr>
        <w:t xml:space="preserve">Plötzlich lächelte </w:t>
      </w:r>
      <w:del w:id="14297" w:author="Lektorat Bauer" w:date="2025-03-07T16:16:00Z" w16du:dateUtc="2025-03-07T15:16:00Z">
        <w:r w:rsidRPr="00944672" w:rsidDel="00BF4CD8">
          <w:rPr>
            <w:rFonts w:ascii="Arial" w:hAnsi="Arial" w:cs="Arial"/>
            <w:sz w:val="24"/>
            <w:szCs w:val="24"/>
          </w:rPr>
          <w:delText xml:space="preserve">er </w:delText>
        </w:r>
      </w:del>
      <w:ins w:id="14298" w:author="Lektorat Bauer" w:date="2025-03-07T16:16:00Z" w16du:dateUtc="2025-03-07T15:16:00Z">
        <w:r w:rsidR="00BF4CD8">
          <w:rPr>
            <w:rFonts w:ascii="Arial" w:hAnsi="Arial" w:cs="Arial"/>
            <w:sz w:val="24"/>
            <w:szCs w:val="24"/>
          </w:rPr>
          <w:t>Benjamin</w:t>
        </w:r>
        <w:r w:rsidR="00BF4CD8" w:rsidRPr="00944672">
          <w:rPr>
            <w:rFonts w:ascii="Arial" w:hAnsi="Arial" w:cs="Arial"/>
            <w:sz w:val="24"/>
            <w:szCs w:val="24"/>
          </w:rPr>
          <w:t xml:space="preserve"> </w:t>
        </w:r>
      </w:ins>
      <w:r w:rsidRPr="00944672">
        <w:rPr>
          <w:rFonts w:ascii="Arial" w:hAnsi="Arial" w:cs="Arial"/>
          <w:sz w:val="24"/>
          <w:szCs w:val="24"/>
        </w:rPr>
        <w:t xml:space="preserve">und </w:t>
      </w:r>
      <w:del w:id="14299" w:author="Lektorat Bauer" w:date="2025-03-07T16:16:00Z" w16du:dateUtc="2025-03-07T15:16:00Z">
        <w:r w:rsidRPr="00944672" w:rsidDel="00BF4CD8">
          <w:rPr>
            <w:rFonts w:ascii="Arial" w:hAnsi="Arial" w:cs="Arial"/>
            <w:sz w:val="24"/>
            <w:szCs w:val="24"/>
          </w:rPr>
          <w:delText xml:space="preserve">ging </w:delText>
        </w:r>
      </w:del>
      <w:ins w:id="14300" w:author="Lektorat Bauer" w:date="2025-03-07T16:16:00Z" w16du:dateUtc="2025-03-07T15:16:00Z">
        <w:r w:rsidR="00BF4CD8">
          <w:rPr>
            <w:rFonts w:ascii="Arial" w:hAnsi="Arial" w:cs="Arial"/>
            <w:sz w:val="24"/>
            <w:szCs w:val="24"/>
          </w:rPr>
          <w:t>t</w:t>
        </w:r>
      </w:ins>
      <w:ins w:id="14301" w:author="Lektorat Bauer" w:date="2025-03-07T16:17:00Z" w16du:dateUtc="2025-03-07T15:17:00Z">
        <w:r w:rsidR="00BF4CD8">
          <w:rPr>
            <w:rFonts w:ascii="Arial" w:hAnsi="Arial" w:cs="Arial"/>
            <w:sz w:val="24"/>
            <w:szCs w:val="24"/>
          </w:rPr>
          <w:t>rat</w:t>
        </w:r>
      </w:ins>
      <w:ins w:id="14302" w:author="Lektorat Bauer" w:date="2025-03-07T16:16:00Z" w16du:dateUtc="2025-03-07T15:16:00Z">
        <w:r w:rsidR="00BF4CD8" w:rsidRPr="00944672">
          <w:rPr>
            <w:rFonts w:ascii="Arial" w:hAnsi="Arial" w:cs="Arial"/>
            <w:sz w:val="24"/>
            <w:szCs w:val="24"/>
          </w:rPr>
          <w:t xml:space="preserve"> </w:t>
        </w:r>
      </w:ins>
      <w:r w:rsidRPr="00944672">
        <w:rPr>
          <w:rFonts w:ascii="Arial" w:hAnsi="Arial" w:cs="Arial"/>
          <w:sz w:val="24"/>
          <w:szCs w:val="24"/>
        </w:rPr>
        <w:t xml:space="preserve">an den Stamm der Feige heran. Tatsächlich, der Baum hatte den </w:t>
      </w:r>
      <w:r w:rsidRPr="00944672">
        <w:rPr>
          <w:rFonts w:ascii="Arial" w:hAnsi="Arial" w:cs="Arial"/>
          <w:sz w:val="24"/>
          <w:szCs w:val="24"/>
        </w:rPr>
        <w:lastRenderedPageBreak/>
        <w:t xml:space="preserve">Schalterkasten umwachsen, </w:t>
      </w:r>
      <w:commentRangeStart w:id="14303"/>
      <w:r w:rsidRPr="00944672">
        <w:rPr>
          <w:rFonts w:ascii="Arial" w:hAnsi="Arial" w:cs="Arial"/>
          <w:sz w:val="24"/>
          <w:szCs w:val="24"/>
        </w:rPr>
        <w:t>so das</w:t>
      </w:r>
      <w:ins w:id="14304" w:author="Lektorat Bauer" w:date="2025-03-07T16:17:00Z" w16du:dateUtc="2025-03-07T15:17:00Z">
        <w:r w:rsidR="00BF4CD8">
          <w:rPr>
            <w:rFonts w:ascii="Arial" w:hAnsi="Arial" w:cs="Arial"/>
            <w:sz w:val="24"/>
            <w:szCs w:val="24"/>
          </w:rPr>
          <w:t>s</w:t>
        </w:r>
      </w:ins>
      <w:r w:rsidRPr="00944672">
        <w:rPr>
          <w:rFonts w:ascii="Arial" w:hAnsi="Arial" w:cs="Arial"/>
          <w:sz w:val="24"/>
          <w:szCs w:val="24"/>
        </w:rPr>
        <w:t xml:space="preserve"> der Schalterkasten wie eine Überwucherung aussah. </w:t>
      </w:r>
      <w:commentRangeEnd w:id="14303"/>
      <w:r w:rsidR="00BF4CD8">
        <w:rPr>
          <w:rStyle w:val="Kommentarzeichen"/>
        </w:rPr>
        <w:commentReference w:id="14303"/>
      </w:r>
    </w:p>
    <w:p w14:paraId="5C1170F4" w14:textId="19008D49"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Als er um den Stamm herum</w:t>
      </w:r>
      <w:del w:id="14305" w:author="Lektorat Bauer" w:date="2025-03-07T16:17:00Z" w16du:dateUtc="2025-03-07T15:17:00Z">
        <w:r w:rsidRPr="00944672" w:rsidDel="00BF4CD8">
          <w:rPr>
            <w:rFonts w:ascii="Arial" w:hAnsi="Arial" w:cs="Arial"/>
            <w:sz w:val="24"/>
            <w:szCs w:val="24"/>
          </w:rPr>
          <w:delText>,</w:delText>
        </w:r>
      </w:del>
      <w:r w:rsidRPr="00944672">
        <w:rPr>
          <w:rFonts w:ascii="Arial" w:hAnsi="Arial" w:cs="Arial"/>
          <w:sz w:val="24"/>
          <w:szCs w:val="24"/>
        </w:rPr>
        <w:t xml:space="preserve"> in den Schalterkasten schaute, entdeckte er drei Schalter: die vergilbte Beschriftung besagte: ‚vorn‘, ‚oben‘ und ‚Alarm‘. Der Schalter für ‚vorn‘ zeigte starke Abnutzungen, die anderen beiden nicht. Die Schalter waren so angebracht, dass ein unbedarfter Griff in den Schalterkasten dazu </w:t>
      </w:r>
      <w:del w:id="14306" w:author="Lektorat Bauer" w:date="2025-03-07T16:17:00Z" w16du:dateUtc="2025-03-07T15:17:00Z">
        <w:r w:rsidRPr="00944672" w:rsidDel="00BF4CD8">
          <w:rPr>
            <w:rFonts w:ascii="Arial" w:hAnsi="Arial" w:cs="Arial"/>
            <w:sz w:val="24"/>
            <w:szCs w:val="24"/>
          </w:rPr>
          <w:delText>führen würde</w:delText>
        </w:r>
      </w:del>
      <w:ins w:id="14307" w:author="Lektorat Bauer" w:date="2025-03-07T16:17:00Z" w16du:dateUtc="2025-03-07T15:17:00Z">
        <w:r w:rsidR="00BF4CD8">
          <w:rPr>
            <w:rFonts w:ascii="Arial" w:hAnsi="Arial" w:cs="Arial"/>
            <w:sz w:val="24"/>
            <w:szCs w:val="24"/>
          </w:rPr>
          <w:t>führte</w:t>
        </w:r>
      </w:ins>
      <w:r w:rsidRPr="00944672">
        <w:rPr>
          <w:rFonts w:ascii="Arial" w:hAnsi="Arial" w:cs="Arial"/>
          <w:sz w:val="24"/>
          <w:szCs w:val="24"/>
        </w:rPr>
        <w:t xml:space="preserve">, dass der Alarmknopf betätigt </w:t>
      </w:r>
      <w:del w:id="14308" w:author="Lektorat Bauer" w:date="2025-03-07T16:18:00Z" w16du:dateUtc="2025-03-07T15:18:00Z">
        <w:r w:rsidRPr="00944672" w:rsidDel="00BF4CD8">
          <w:rPr>
            <w:rFonts w:ascii="Arial" w:hAnsi="Arial" w:cs="Arial"/>
            <w:sz w:val="24"/>
            <w:szCs w:val="24"/>
          </w:rPr>
          <w:delText>werden würde</w:delText>
        </w:r>
      </w:del>
      <w:ins w:id="14309" w:author="Lektorat Bauer" w:date="2025-03-07T16:18:00Z" w16du:dateUtc="2025-03-07T15:18:00Z">
        <w:r w:rsidR="00BF4CD8">
          <w:rPr>
            <w:rFonts w:ascii="Arial" w:hAnsi="Arial" w:cs="Arial"/>
            <w:sz w:val="24"/>
            <w:szCs w:val="24"/>
          </w:rPr>
          <w:t>wurde</w:t>
        </w:r>
      </w:ins>
      <w:r w:rsidRPr="00944672">
        <w:rPr>
          <w:rFonts w:ascii="Arial" w:hAnsi="Arial" w:cs="Arial"/>
          <w:sz w:val="24"/>
          <w:szCs w:val="24"/>
        </w:rPr>
        <w:t xml:space="preserve">. </w:t>
      </w:r>
    </w:p>
    <w:p w14:paraId="24273827" w14:textId="093F32FB"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Jetzt war die Neugier von Benjamin Dingaka </w:t>
      </w:r>
      <w:commentRangeStart w:id="14310"/>
      <w:ins w:id="14311" w:author="Lektorat Bauer" w:date="2025-03-07T16:18:00Z" w16du:dateUtc="2025-03-07T15:18:00Z">
        <w:r w:rsidR="00BF4CD8">
          <w:rPr>
            <w:rFonts w:ascii="Arial" w:hAnsi="Arial" w:cs="Arial"/>
            <w:sz w:val="24"/>
            <w:szCs w:val="24"/>
          </w:rPr>
          <w:t>endgültig</w:t>
        </w:r>
        <w:commentRangeEnd w:id="14310"/>
        <w:r w:rsidR="00BF4CD8">
          <w:rPr>
            <w:rStyle w:val="Kommentarzeichen"/>
          </w:rPr>
          <w:commentReference w:id="14310"/>
        </w:r>
        <w:r w:rsidR="00BF4CD8">
          <w:rPr>
            <w:rFonts w:ascii="Arial" w:hAnsi="Arial" w:cs="Arial"/>
            <w:sz w:val="24"/>
            <w:szCs w:val="24"/>
          </w:rPr>
          <w:t xml:space="preserve"> </w:t>
        </w:r>
      </w:ins>
      <w:r w:rsidRPr="00944672">
        <w:rPr>
          <w:rFonts w:ascii="Arial" w:hAnsi="Arial" w:cs="Arial"/>
          <w:sz w:val="24"/>
          <w:szCs w:val="24"/>
        </w:rPr>
        <w:t>geweckt</w:t>
      </w:r>
      <w:del w:id="14312" w:author="Lektorat Bauer" w:date="2025-03-07T16:18:00Z" w16du:dateUtc="2025-03-07T15:18:00Z">
        <w:r w:rsidRPr="00944672" w:rsidDel="00BF4CD8">
          <w:rPr>
            <w:rFonts w:ascii="Arial" w:hAnsi="Arial" w:cs="Arial"/>
            <w:sz w:val="24"/>
            <w:szCs w:val="24"/>
          </w:rPr>
          <w:delText>,</w:delText>
        </w:r>
      </w:del>
      <w:ins w:id="14313" w:author="Lektorat Bauer" w:date="2025-03-07T16:18:00Z" w16du:dateUtc="2025-03-07T15:18:00Z">
        <w:r w:rsidR="00BF4CD8">
          <w:rPr>
            <w:rFonts w:ascii="Arial" w:hAnsi="Arial" w:cs="Arial"/>
            <w:sz w:val="24"/>
            <w:szCs w:val="24"/>
          </w:rPr>
          <w:t>.</w:t>
        </w:r>
      </w:ins>
      <w:r w:rsidRPr="00944672">
        <w:rPr>
          <w:rFonts w:ascii="Arial" w:hAnsi="Arial" w:cs="Arial"/>
          <w:sz w:val="24"/>
          <w:szCs w:val="24"/>
        </w:rPr>
        <w:t xml:space="preserve"> </w:t>
      </w:r>
      <w:ins w:id="14314" w:author="Lektorat Bauer" w:date="2025-03-07T16:18:00Z" w16du:dateUtc="2025-03-07T15:18:00Z">
        <w:r w:rsidR="00BF4CD8">
          <w:rPr>
            <w:rFonts w:ascii="Arial" w:hAnsi="Arial" w:cs="Arial"/>
            <w:sz w:val="24"/>
            <w:szCs w:val="24"/>
          </w:rPr>
          <w:t>V</w:t>
        </w:r>
      </w:ins>
      <w:del w:id="14315" w:author="Lektorat Bauer" w:date="2025-03-07T16:18:00Z" w16du:dateUtc="2025-03-07T15:18:00Z">
        <w:r w:rsidRPr="00944672" w:rsidDel="00BF4CD8">
          <w:rPr>
            <w:rFonts w:ascii="Arial" w:hAnsi="Arial" w:cs="Arial"/>
            <w:sz w:val="24"/>
            <w:szCs w:val="24"/>
          </w:rPr>
          <w:delText>v</w:delText>
        </w:r>
      </w:del>
      <w:r w:rsidRPr="00944672">
        <w:rPr>
          <w:rFonts w:ascii="Arial" w:hAnsi="Arial" w:cs="Arial"/>
          <w:sz w:val="24"/>
          <w:szCs w:val="24"/>
        </w:rPr>
        <w:t xml:space="preserve">orsichtig betätigte er den Schalter. Nichts. Einen Augenblick später hörte er </w:t>
      </w:r>
      <w:del w:id="14316" w:author="Lektorat Bauer" w:date="2025-03-07T16:18:00Z" w16du:dateUtc="2025-03-07T15:18:00Z">
        <w:r w:rsidRPr="00944672" w:rsidDel="00BF4CD8">
          <w:rPr>
            <w:rFonts w:ascii="Arial" w:hAnsi="Arial" w:cs="Arial"/>
            <w:sz w:val="24"/>
            <w:szCs w:val="24"/>
          </w:rPr>
          <w:delText>ein klicken</w:delText>
        </w:r>
      </w:del>
      <w:ins w:id="14317" w:author="Lektorat Bauer" w:date="2025-03-07T16:18:00Z" w16du:dateUtc="2025-03-07T15:18:00Z">
        <w:r w:rsidR="00BF4CD8" w:rsidRPr="00944672">
          <w:rPr>
            <w:rFonts w:ascii="Arial" w:hAnsi="Arial" w:cs="Arial"/>
            <w:sz w:val="24"/>
            <w:szCs w:val="24"/>
          </w:rPr>
          <w:t>ein Klicken</w:t>
        </w:r>
      </w:ins>
      <w:r w:rsidRPr="00944672">
        <w:rPr>
          <w:rFonts w:ascii="Arial" w:hAnsi="Arial" w:cs="Arial"/>
          <w:sz w:val="24"/>
          <w:szCs w:val="24"/>
        </w:rPr>
        <w:t>. Dort</w:t>
      </w:r>
      <w:ins w:id="14318" w:author="Lektorat Bauer" w:date="2025-03-07T16:18:00Z" w16du:dateUtc="2025-03-07T15:18:00Z">
        <w:r w:rsidR="00BF4CD8">
          <w:rPr>
            <w:rFonts w:ascii="Arial" w:hAnsi="Arial" w:cs="Arial"/>
            <w:sz w:val="24"/>
            <w:szCs w:val="24"/>
          </w:rPr>
          <w:t>,</w:t>
        </w:r>
      </w:ins>
      <w:r w:rsidRPr="00944672">
        <w:rPr>
          <w:rFonts w:ascii="Arial" w:hAnsi="Arial" w:cs="Arial"/>
          <w:sz w:val="24"/>
          <w:szCs w:val="24"/>
        </w:rPr>
        <w:t xml:space="preserve"> wo das Feigenspalier an der Hauswand entlang führte, hatte sich ein Spalt aufgetan. Die Wand war keine Wand! Es war eine versteckte und getarnte Tür. Als Benjamin auf die Tür zuging, </w:t>
      </w:r>
      <w:ins w:id="14319" w:author="Lektorat Bauer" w:date="2025-03-07T16:19:00Z" w16du:dateUtc="2025-03-07T15:19:00Z">
        <w:r w:rsidR="00BF4CD8">
          <w:rPr>
            <w:rFonts w:ascii="Arial" w:hAnsi="Arial" w:cs="Arial"/>
            <w:sz w:val="24"/>
            <w:szCs w:val="24"/>
          </w:rPr>
          <w:t>f</w:t>
        </w:r>
      </w:ins>
      <w:del w:id="14320" w:author="Lektorat Bauer" w:date="2025-03-07T16:19:00Z" w16du:dateUtc="2025-03-07T15:19:00Z">
        <w:r w:rsidRPr="00944672" w:rsidDel="00BF4CD8">
          <w:rPr>
            <w:rFonts w:ascii="Arial" w:hAnsi="Arial" w:cs="Arial"/>
            <w:sz w:val="24"/>
            <w:szCs w:val="24"/>
          </w:rPr>
          <w:delText>v</w:delText>
        </w:r>
      </w:del>
      <w:r w:rsidRPr="00944672">
        <w:rPr>
          <w:rFonts w:ascii="Arial" w:hAnsi="Arial" w:cs="Arial"/>
          <w:sz w:val="24"/>
          <w:szCs w:val="24"/>
        </w:rPr>
        <w:t>iel sie wieder ins Schloss</w:t>
      </w:r>
      <w:del w:id="14321" w:author="Lektorat Bauer" w:date="2025-03-07T16:19:00Z" w16du:dateUtc="2025-03-07T15:19:00Z">
        <w:r w:rsidRPr="00944672" w:rsidDel="00BF4CD8">
          <w:rPr>
            <w:rFonts w:ascii="Arial" w:hAnsi="Arial" w:cs="Arial"/>
            <w:sz w:val="24"/>
            <w:szCs w:val="24"/>
          </w:rPr>
          <w:delText xml:space="preserve"> und versperrte ihm </w:delText>
        </w:r>
        <w:commentRangeStart w:id="14322"/>
        <w:r w:rsidRPr="00944672" w:rsidDel="00BF4CD8">
          <w:rPr>
            <w:rFonts w:ascii="Arial" w:hAnsi="Arial" w:cs="Arial"/>
            <w:sz w:val="24"/>
            <w:szCs w:val="24"/>
          </w:rPr>
          <w:delText>damit</w:delText>
        </w:r>
      </w:del>
      <w:commentRangeEnd w:id="14322"/>
      <w:r w:rsidR="00BF4CD8">
        <w:rPr>
          <w:rStyle w:val="Kommentarzeichen"/>
        </w:rPr>
        <w:commentReference w:id="14322"/>
      </w:r>
      <w:del w:id="14323" w:author="Lektorat Bauer" w:date="2025-03-07T16:19:00Z" w16du:dateUtc="2025-03-07T15:19:00Z">
        <w:r w:rsidRPr="00944672" w:rsidDel="00BF4CD8">
          <w:rPr>
            <w:rFonts w:ascii="Arial" w:hAnsi="Arial" w:cs="Arial"/>
            <w:sz w:val="24"/>
            <w:szCs w:val="24"/>
          </w:rPr>
          <w:delText xml:space="preserve"> den Eingang</w:delText>
        </w:r>
      </w:del>
      <w:r w:rsidRPr="00944672">
        <w:rPr>
          <w:rFonts w:ascii="Arial" w:hAnsi="Arial" w:cs="Arial"/>
          <w:sz w:val="24"/>
          <w:szCs w:val="24"/>
        </w:rPr>
        <w:t>. Auch ein weiteres Betätigen des Schalters öffnete den Mechanismus nicht.</w:t>
      </w:r>
    </w:p>
    <w:p w14:paraId="0FA1FF25" w14:textId="53F0277E"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Benjamin wollte sich Notizen in sein Buch schreiben, als er stutzte. Dann sah er in sein Notizbuch, studierte noch einmal seine angefertigte Zeichnung, </w:t>
      </w:r>
      <w:del w:id="14324" w:author="Lektorat Bauer" w:date="2025-03-07T16:19:00Z" w16du:dateUtc="2025-03-07T15:19:00Z">
        <w:r w:rsidRPr="00944672" w:rsidDel="00DB23C5">
          <w:rPr>
            <w:rFonts w:ascii="Arial" w:hAnsi="Arial" w:cs="Arial"/>
            <w:sz w:val="24"/>
            <w:szCs w:val="24"/>
          </w:rPr>
          <w:delText xml:space="preserve">dann </w:delText>
        </w:r>
      </w:del>
      <w:commentRangeStart w:id="14325"/>
      <w:ins w:id="14326" w:author="Lektorat Bauer" w:date="2025-03-07T16:19:00Z" w16du:dateUtc="2025-03-07T15:19:00Z">
        <w:r w:rsidR="00DB23C5">
          <w:rPr>
            <w:rFonts w:ascii="Arial" w:hAnsi="Arial" w:cs="Arial"/>
            <w:sz w:val="24"/>
            <w:szCs w:val="24"/>
          </w:rPr>
          <w:t>und</w:t>
        </w:r>
        <w:r w:rsidR="00DB23C5" w:rsidRPr="00944672">
          <w:rPr>
            <w:rFonts w:ascii="Arial" w:hAnsi="Arial" w:cs="Arial"/>
            <w:sz w:val="24"/>
            <w:szCs w:val="24"/>
          </w:rPr>
          <w:t xml:space="preserve"> </w:t>
        </w:r>
      </w:ins>
      <w:r w:rsidRPr="00944672">
        <w:rPr>
          <w:rFonts w:ascii="Arial" w:hAnsi="Arial" w:cs="Arial"/>
          <w:sz w:val="24"/>
          <w:szCs w:val="24"/>
        </w:rPr>
        <w:t xml:space="preserve">riss </w:t>
      </w:r>
      <w:del w:id="14327" w:author="Lektorat Bauer" w:date="2025-03-07T16:19:00Z" w16du:dateUtc="2025-03-07T15:19:00Z">
        <w:r w:rsidRPr="00944672" w:rsidDel="00DB23C5">
          <w:rPr>
            <w:rFonts w:ascii="Arial" w:hAnsi="Arial" w:cs="Arial"/>
            <w:sz w:val="24"/>
            <w:szCs w:val="24"/>
          </w:rPr>
          <w:delText xml:space="preserve">er </w:delText>
        </w:r>
      </w:del>
      <w:r w:rsidRPr="00944672">
        <w:rPr>
          <w:rFonts w:ascii="Arial" w:hAnsi="Arial" w:cs="Arial"/>
          <w:sz w:val="24"/>
          <w:szCs w:val="24"/>
        </w:rPr>
        <w:t xml:space="preserve">die Seite </w:t>
      </w:r>
      <w:del w:id="14328" w:author="Lektorat Bauer" w:date="2025-03-07T16:19:00Z" w16du:dateUtc="2025-03-07T15:19:00Z">
        <w:r w:rsidRPr="00944672" w:rsidDel="00DB23C5">
          <w:rPr>
            <w:rFonts w:ascii="Arial" w:hAnsi="Arial" w:cs="Arial"/>
            <w:sz w:val="24"/>
            <w:szCs w:val="24"/>
          </w:rPr>
          <w:delText>aus dem Notizbuch</w:delText>
        </w:r>
      </w:del>
      <w:ins w:id="14329" w:author="Lektorat Bauer" w:date="2025-03-07T16:19:00Z" w16du:dateUtc="2025-03-07T15:19:00Z">
        <w:r w:rsidR="00DB23C5">
          <w:rPr>
            <w:rFonts w:ascii="Arial" w:hAnsi="Arial" w:cs="Arial"/>
            <w:sz w:val="24"/>
            <w:szCs w:val="24"/>
          </w:rPr>
          <w:t>heraus, um sie</w:t>
        </w:r>
      </w:ins>
      <w:r w:rsidRPr="00944672">
        <w:rPr>
          <w:rFonts w:ascii="Arial" w:hAnsi="Arial" w:cs="Arial"/>
          <w:sz w:val="24"/>
          <w:szCs w:val="24"/>
        </w:rPr>
        <w:t xml:space="preserve"> </w:t>
      </w:r>
      <w:del w:id="14330" w:author="Lektorat Bauer" w:date="2025-03-07T16:19:00Z" w16du:dateUtc="2025-03-07T15:19:00Z">
        <w:r w:rsidRPr="00944672" w:rsidDel="00DB23C5">
          <w:rPr>
            <w:rFonts w:ascii="Arial" w:hAnsi="Arial" w:cs="Arial"/>
            <w:sz w:val="24"/>
            <w:szCs w:val="24"/>
          </w:rPr>
          <w:delText xml:space="preserve">und legte diese </w:delText>
        </w:r>
      </w:del>
      <w:r w:rsidRPr="00944672">
        <w:rPr>
          <w:rFonts w:ascii="Arial" w:hAnsi="Arial" w:cs="Arial"/>
          <w:sz w:val="24"/>
          <w:szCs w:val="24"/>
        </w:rPr>
        <w:t xml:space="preserve">vorsichtig in das Buch </w:t>
      </w:r>
      <w:del w:id="14331" w:author="Lektorat Bauer" w:date="2025-03-07T16:19:00Z" w16du:dateUtc="2025-03-07T15:19:00Z">
        <w:r w:rsidRPr="00944672" w:rsidDel="00DB23C5">
          <w:rPr>
            <w:rFonts w:ascii="Arial" w:hAnsi="Arial" w:cs="Arial"/>
            <w:sz w:val="24"/>
            <w:szCs w:val="24"/>
          </w:rPr>
          <w:delText>hinein</w:delText>
        </w:r>
      </w:del>
      <w:ins w:id="14332" w:author="Lektorat Bauer" w:date="2025-03-07T16:19:00Z" w16du:dateUtc="2025-03-07T15:19:00Z">
        <w:r w:rsidR="00DB23C5">
          <w:rPr>
            <w:rFonts w:ascii="Arial" w:hAnsi="Arial" w:cs="Arial"/>
            <w:sz w:val="24"/>
            <w:szCs w:val="24"/>
          </w:rPr>
          <w:t>zu legen</w:t>
        </w:r>
        <w:commentRangeEnd w:id="14325"/>
        <w:r w:rsidR="00DB23C5">
          <w:rPr>
            <w:rStyle w:val="Kommentarzeichen"/>
          </w:rPr>
          <w:commentReference w:id="14325"/>
        </w:r>
      </w:ins>
      <w:r w:rsidRPr="00944672">
        <w:rPr>
          <w:rFonts w:ascii="Arial" w:hAnsi="Arial" w:cs="Arial"/>
          <w:sz w:val="24"/>
          <w:szCs w:val="24"/>
        </w:rPr>
        <w:t>. Jetzt machte er sich auf den Rückweg zu Elizabeth.</w:t>
      </w:r>
    </w:p>
    <w:p w14:paraId="54C5F326"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490DE84C"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w:t>
      </w:r>
    </w:p>
    <w:p w14:paraId="3595903D"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45CB4BD4"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commentRangeStart w:id="14333"/>
      <w:commentRangeEnd w:id="14333"/>
      <w:r w:rsidRPr="00944672">
        <w:rPr>
          <w:rFonts w:ascii="Arial" w:hAnsi="Arial" w:cs="Arial"/>
          <w:sz w:val="24"/>
          <w:szCs w:val="24"/>
        </w:rPr>
        <w:commentReference w:id="14333"/>
      </w:r>
      <w:r w:rsidRPr="00944672">
        <w:rPr>
          <w:rFonts w:ascii="Arial" w:hAnsi="Arial" w:cs="Arial"/>
          <w:sz w:val="24"/>
          <w:szCs w:val="24"/>
        </w:rPr>
        <w:t>&gt;&gt;&gt; London, Juni 2015&lt;&lt;&lt;</w:t>
      </w:r>
    </w:p>
    <w:p w14:paraId="2328CB6D" w14:textId="26E8034E"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Ananda Khalebendi wurde in dem Dorf Nakavika, in den Bergen südwestlich von Suva</w:t>
      </w:r>
      <w:ins w:id="14334" w:author="Lektorat Bauer" w:date="2025-03-07T16:20:00Z" w16du:dateUtc="2025-03-07T15:20:00Z">
        <w:r w:rsidR="000239F9">
          <w:rPr>
            <w:rFonts w:ascii="Arial" w:hAnsi="Arial" w:cs="Arial"/>
            <w:sz w:val="24"/>
            <w:szCs w:val="24"/>
          </w:rPr>
          <w:t>,</w:t>
        </w:r>
      </w:ins>
      <w:r w:rsidRPr="00944672">
        <w:rPr>
          <w:rFonts w:ascii="Arial" w:hAnsi="Arial" w:cs="Arial"/>
          <w:sz w:val="24"/>
          <w:szCs w:val="24"/>
        </w:rPr>
        <w:t xml:space="preserve"> der Hauptstadt Fijis, auf der Insel Viti Levu geboren. Ihre Eltern hatten hart gearbeitet, um Ananda eine erstklassige Schulausbildung zu ermöglichen. Ananda hattes es </w:t>
      </w:r>
      <w:ins w:id="14335" w:author="Lektorat Bauer" w:date="2025-03-07T16:20:00Z" w16du:dateUtc="2025-03-07T15:20:00Z">
        <w:r w:rsidR="000239F9">
          <w:rPr>
            <w:rFonts w:ascii="Arial" w:hAnsi="Arial" w:cs="Arial"/>
            <w:sz w:val="24"/>
            <w:szCs w:val="24"/>
          </w:rPr>
          <w:t>i</w:t>
        </w:r>
      </w:ins>
      <w:del w:id="14336" w:author="Lektorat Bauer" w:date="2025-03-07T16:20:00Z" w16du:dateUtc="2025-03-07T15:20:00Z">
        <w:r w:rsidRPr="00944672" w:rsidDel="000239F9">
          <w:rPr>
            <w:rFonts w:ascii="Arial" w:hAnsi="Arial" w:cs="Arial"/>
            <w:sz w:val="24"/>
            <w:szCs w:val="24"/>
          </w:rPr>
          <w:delText>I</w:delText>
        </w:r>
      </w:del>
      <w:r w:rsidRPr="00944672">
        <w:rPr>
          <w:rFonts w:ascii="Arial" w:hAnsi="Arial" w:cs="Arial"/>
          <w:sz w:val="24"/>
          <w:szCs w:val="24"/>
        </w:rPr>
        <w:t xml:space="preserve">hnen mit guten Noten gedankt und hatte die Möglichkeit erhalten, über ein Inter-Commenwealth-Stipendium an der Universität von Portsmouth Security Management zu studieren. Sie hatte auch in dem, für sie kalten, England alle Schwierigkeiten gemeistert und </w:t>
      </w:r>
      <w:del w:id="14337" w:author="Lektorat Bauer" w:date="2025-03-07T16:20:00Z" w16du:dateUtc="2025-03-07T15:20:00Z">
        <w:r w:rsidRPr="00944672" w:rsidDel="000239F9">
          <w:rPr>
            <w:rFonts w:ascii="Arial" w:hAnsi="Arial" w:cs="Arial"/>
            <w:sz w:val="24"/>
            <w:szCs w:val="24"/>
          </w:rPr>
          <w:delText xml:space="preserve">hatte </w:delText>
        </w:r>
      </w:del>
      <w:r w:rsidRPr="00944672">
        <w:rPr>
          <w:rFonts w:ascii="Arial" w:hAnsi="Arial" w:cs="Arial"/>
          <w:sz w:val="24"/>
          <w:szCs w:val="24"/>
        </w:rPr>
        <w:t xml:space="preserve">ihren Master mit der Note 1,9 als Beste </w:t>
      </w:r>
      <w:ins w:id="14338" w:author="Lektorat Bauer" w:date="2025-03-07T16:20:00Z" w16du:dateUtc="2025-03-07T15:20:00Z">
        <w:r w:rsidR="000239F9">
          <w:rPr>
            <w:rFonts w:ascii="Arial" w:hAnsi="Arial" w:cs="Arial"/>
            <w:sz w:val="24"/>
            <w:szCs w:val="24"/>
          </w:rPr>
          <w:t>i</w:t>
        </w:r>
      </w:ins>
      <w:del w:id="14339" w:author="Lektorat Bauer" w:date="2025-03-07T16:20:00Z" w16du:dateUtc="2025-03-07T15:20:00Z">
        <w:r w:rsidRPr="00944672" w:rsidDel="000239F9">
          <w:rPr>
            <w:rFonts w:ascii="Arial" w:hAnsi="Arial" w:cs="Arial"/>
            <w:sz w:val="24"/>
            <w:szCs w:val="24"/>
          </w:rPr>
          <w:delText>I</w:delText>
        </w:r>
      </w:del>
      <w:r w:rsidRPr="00944672">
        <w:rPr>
          <w:rFonts w:ascii="Arial" w:hAnsi="Arial" w:cs="Arial"/>
          <w:sz w:val="24"/>
          <w:szCs w:val="24"/>
        </w:rPr>
        <w:t>hres Jahrganges abgeschlossen.</w:t>
      </w:r>
    </w:p>
    <w:p w14:paraId="6F10CC0B" w14:textId="46067B05"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Sie hatte die Unruhen auf Fiji noch in Erinnerung und hatte daher ihren Schwerpunkt auf innere Sicherheit gelegt und ihre Masterarbeit über den Einsatz von schnellen Eingreiftruppen im urbanen Umfeld verfasst. </w:t>
      </w:r>
    </w:p>
    <w:p w14:paraId="7270ABB8" w14:textId="729A6422"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Bei Ihren Recherchen war es notwendig</w:t>
      </w:r>
      <w:ins w:id="14340" w:author="Lektorat Bauer" w:date="2025-03-07T16:21:00Z" w16du:dateUtc="2025-03-07T15:21:00Z">
        <w:r w:rsidR="000239F9">
          <w:rPr>
            <w:rFonts w:ascii="Arial" w:hAnsi="Arial" w:cs="Arial"/>
            <w:sz w:val="24"/>
            <w:szCs w:val="24"/>
          </w:rPr>
          <w:t xml:space="preserve"> gewesen</w:t>
        </w:r>
      </w:ins>
      <w:r w:rsidRPr="00944672">
        <w:rPr>
          <w:rFonts w:ascii="Arial" w:hAnsi="Arial" w:cs="Arial"/>
          <w:sz w:val="24"/>
          <w:szCs w:val="24"/>
        </w:rPr>
        <w:t>, Informationen aus dem Sicherheits-</w:t>
      </w:r>
      <w:del w:id="14341" w:author="Lektorat Bauer" w:date="2025-03-07T16:21:00Z" w16du:dateUtc="2025-03-07T15:21:00Z">
        <w:r w:rsidRPr="00944672" w:rsidDel="000239F9">
          <w:rPr>
            <w:rFonts w:ascii="Arial" w:hAnsi="Arial" w:cs="Arial"/>
            <w:sz w:val="24"/>
            <w:szCs w:val="24"/>
          </w:rPr>
          <w:delText>Apperat</w:delText>
        </w:r>
      </w:del>
      <w:ins w:id="14342" w:author="Lektorat Bauer" w:date="2025-03-07T16:21:00Z" w16du:dateUtc="2025-03-07T15:21:00Z">
        <w:r w:rsidR="000239F9" w:rsidRPr="00944672">
          <w:rPr>
            <w:rFonts w:ascii="Arial" w:hAnsi="Arial" w:cs="Arial"/>
            <w:sz w:val="24"/>
            <w:szCs w:val="24"/>
          </w:rPr>
          <w:t>Apparat</w:t>
        </w:r>
      </w:ins>
      <w:r w:rsidRPr="00944672">
        <w:rPr>
          <w:rFonts w:ascii="Arial" w:hAnsi="Arial" w:cs="Arial"/>
          <w:sz w:val="24"/>
          <w:szCs w:val="24"/>
        </w:rPr>
        <w:t xml:space="preserve"> zu ver</w:t>
      </w:r>
      <w:ins w:id="14343" w:author="Lektorat Bauer" w:date="2025-03-07T16:21:00Z" w16du:dateUtc="2025-03-07T15:21:00Z">
        <w:r w:rsidR="000239F9">
          <w:rPr>
            <w:rFonts w:ascii="Arial" w:hAnsi="Arial" w:cs="Arial"/>
            <w:sz w:val="24"/>
            <w:szCs w:val="24"/>
          </w:rPr>
          <w:t>w</w:t>
        </w:r>
      </w:ins>
      <w:r w:rsidRPr="00944672">
        <w:rPr>
          <w:rFonts w:ascii="Arial" w:hAnsi="Arial" w:cs="Arial"/>
          <w:sz w:val="24"/>
          <w:szCs w:val="24"/>
        </w:rPr>
        <w:t xml:space="preserve">enden. </w:t>
      </w:r>
      <w:del w:id="14344" w:author="Lektorat Bauer" w:date="2025-03-07T16:21:00Z" w16du:dateUtc="2025-03-07T15:21:00Z">
        <w:r w:rsidRPr="00944672" w:rsidDel="000239F9">
          <w:rPr>
            <w:rFonts w:ascii="Arial" w:hAnsi="Arial" w:cs="Arial"/>
            <w:sz w:val="24"/>
            <w:szCs w:val="24"/>
          </w:rPr>
          <w:delText>Sie hatte in</w:delText>
        </w:r>
      </w:del>
      <w:ins w:id="14345" w:author="Lektorat Bauer" w:date="2025-03-07T16:21:00Z" w16du:dateUtc="2025-03-07T15:21:00Z">
        <w:r w:rsidR="000239F9">
          <w:rPr>
            <w:rFonts w:ascii="Arial" w:hAnsi="Arial" w:cs="Arial"/>
            <w:sz w:val="24"/>
            <w:szCs w:val="24"/>
          </w:rPr>
          <w:t>In</w:t>
        </w:r>
      </w:ins>
      <w:r w:rsidRPr="00944672">
        <w:rPr>
          <w:rFonts w:ascii="Arial" w:hAnsi="Arial" w:cs="Arial"/>
          <w:sz w:val="24"/>
          <w:szCs w:val="24"/>
        </w:rPr>
        <w:t xml:space="preserve"> Chief Superintendent David Whitmore </w:t>
      </w:r>
      <w:ins w:id="14346" w:author="Lektorat Bauer" w:date="2025-03-07T16:21:00Z" w16du:dateUtc="2025-03-07T15:21:00Z">
        <w:r w:rsidR="000239F9">
          <w:rPr>
            <w:rFonts w:ascii="Arial" w:hAnsi="Arial" w:cs="Arial"/>
            <w:sz w:val="24"/>
            <w:szCs w:val="24"/>
          </w:rPr>
          <w:t xml:space="preserve">hatte sie </w:t>
        </w:r>
      </w:ins>
      <w:r w:rsidRPr="00944672">
        <w:rPr>
          <w:rFonts w:ascii="Arial" w:hAnsi="Arial" w:cs="Arial"/>
          <w:sz w:val="24"/>
          <w:szCs w:val="24"/>
        </w:rPr>
        <w:t xml:space="preserve">einen Befürworter und Unterstützer </w:t>
      </w:r>
      <w:del w:id="14347" w:author="Lektorat Bauer" w:date="2025-03-07T16:21:00Z" w16du:dateUtc="2025-03-07T15:21:00Z">
        <w:r w:rsidRPr="00944672" w:rsidDel="000239F9">
          <w:rPr>
            <w:rFonts w:ascii="Arial" w:hAnsi="Arial" w:cs="Arial"/>
            <w:sz w:val="24"/>
            <w:szCs w:val="24"/>
          </w:rPr>
          <w:delText>für Ihre</w:delText>
        </w:r>
      </w:del>
      <w:ins w:id="14348" w:author="Lektorat Bauer" w:date="2025-03-07T16:21:00Z" w16du:dateUtc="2025-03-07T15:21:00Z">
        <w:r w:rsidR="000239F9">
          <w:rPr>
            <w:rFonts w:ascii="Arial" w:hAnsi="Arial" w:cs="Arial"/>
            <w:sz w:val="24"/>
            <w:szCs w:val="24"/>
          </w:rPr>
          <w:t>ihrer</w:t>
        </w:r>
      </w:ins>
      <w:r w:rsidRPr="00944672">
        <w:rPr>
          <w:rFonts w:ascii="Arial" w:hAnsi="Arial" w:cs="Arial"/>
          <w:sz w:val="24"/>
          <w:szCs w:val="24"/>
        </w:rPr>
        <w:t xml:space="preserve"> Arbeit. Whitmore war bei der Metropolitan Police in London der Mittelmann zu Scotland Yard und zur SAS. Ananda hatte offiziell bei der Pressestelle der Metropolitan Police angefragt, ob man ihr Unterstützung bei Recherchen gewähren würde. </w:t>
      </w:r>
    </w:p>
    <w:p w14:paraId="67789712"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184876AB" w14:textId="77777777" w:rsidR="00944672" w:rsidRPr="00944672" w:rsidRDefault="00944672" w:rsidP="00623B68">
      <w:pPr>
        <w:autoSpaceDE w:val="0"/>
        <w:autoSpaceDN w:val="0"/>
        <w:adjustRightInd w:val="0"/>
        <w:spacing w:after="0" w:line="360" w:lineRule="auto"/>
        <w:ind w:firstLine="227"/>
        <w:jc w:val="center"/>
        <w:rPr>
          <w:rFonts w:ascii="Arial" w:hAnsi="Arial" w:cs="Arial"/>
          <w:sz w:val="24"/>
          <w:szCs w:val="24"/>
        </w:rPr>
      </w:pPr>
      <w:r w:rsidRPr="00944672">
        <w:rPr>
          <w:rFonts w:ascii="Arial" w:hAnsi="Arial" w:cs="Arial"/>
          <w:sz w:val="24"/>
          <w:szCs w:val="24"/>
        </w:rPr>
        <w:t>***</w:t>
      </w:r>
    </w:p>
    <w:p w14:paraId="2EFD2B87"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1709510C" w14:textId="77777777" w:rsidR="00791EDA" w:rsidRDefault="00944672" w:rsidP="00623B68">
      <w:pPr>
        <w:autoSpaceDE w:val="0"/>
        <w:autoSpaceDN w:val="0"/>
        <w:adjustRightInd w:val="0"/>
        <w:spacing w:after="0" w:line="360" w:lineRule="auto"/>
        <w:jc w:val="both"/>
        <w:rPr>
          <w:ins w:id="14349" w:author="Lektorat Bauer" w:date="2025-03-07T16:22:00Z" w16du:dateUtc="2025-03-07T15:22:00Z"/>
          <w:rFonts w:ascii="Arial" w:hAnsi="Arial" w:cs="Arial"/>
          <w:sz w:val="24"/>
          <w:szCs w:val="24"/>
        </w:rPr>
      </w:pPr>
      <w:r w:rsidRPr="00944672">
        <w:rPr>
          <w:rFonts w:ascii="Arial" w:hAnsi="Arial" w:cs="Arial"/>
          <w:sz w:val="24"/>
          <w:szCs w:val="24"/>
        </w:rPr>
        <w:t>Wie zu erwarten, hatte sie lange nicht</w:t>
      </w:r>
      <w:ins w:id="14350" w:author="Lektorat Bauer" w:date="2025-03-07T16:22:00Z" w16du:dateUtc="2025-03-07T15:22:00Z">
        <w:r w:rsidR="00791EDA">
          <w:rPr>
            <w:rFonts w:ascii="Arial" w:hAnsi="Arial" w:cs="Arial"/>
            <w:sz w:val="24"/>
            <w:szCs w:val="24"/>
          </w:rPr>
          <w:t>s</w:t>
        </w:r>
      </w:ins>
      <w:r w:rsidRPr="00944672">
        <w:rPr>
          <w:rFonts w:ascii="Arial" w:hAnsi="Arial" w:cs="Arial"/>
          <w:sz w:val="24"/>
          <w:szCs w:val="24"/>
        </w:rPr>
        <w:t xml:space="preserve"> gehört und hatte bereits mit ihrem Professor begonnen, ein alternatives Thema zu suchen, als </w:t>
      </w:r>
      <w:ins w:id="14351" w:author="Lektorat Bauer" w:date="2025-03-07T16:22:00Z" w16du:dateUtc="2025-03-07T15:22:00Z">
        <w:r w:rsidR="00791EDA">
          <w:rPr>
            <w:rFonts w:ascii="Arial" w:hAnsi="Arial" w:cs="Arial"/>
            <w:sz w:val="24"/>
            <w:szCs w:val="24"/>
          </w:rPr>
          <w:t>s</w:t>
        </w:r>
      </w:ins>
      <w:del w:id="14352" w:author="Lektorat Bauer" w:date="2025-03-07T16:22:00Z" w16du:dateUtc="2025-03-07T15:22:00Z">
        <w:r w:rsidRPr="00944672" w:rsidDel="00791EDA">
          <w:rPr>
            <w:rFonts w:ascii="Arial" w:hAnsi="Arial" w:cs="Arial"/>
            <w:sz w:val="24"/>
            <w:szCs w:val="24"/>
          </w:rPr>
          <w:delText>S</w:delText>
        </w:r>
      </w:del>
      <w:r w:rsidRPr="00944672">
        <w:rPr>
          <w:rFonts w:ascii="Arial" w:hAnsi="Arial" w:cs="Arial"/>
          <w:sz w:val="24"/>
          <w:szCs w:val="24"/>
        </w:rPr>
        <w:t>ie eines Tages in das Büro des Dekans bestellt wurde. In aller Regel werden Studenten nur bei Verstößen zum Dekan bestellt, und so stand Ananda mit klopfende</w:t>
      </w:r>
      <w:ins w:id="14353" w:author="Lektorat Bauer" w:date="2025-03-07T16:22:00Z" w16du:dateUtc="2025-03-07T15:22:00Z">
        <w:r w:rsidR="00791EDA">
          <w:rPr>
            <w:rFonts w:ascii="Arial" w:hAnsi="Arial" w:cs="Arial"/>
            <w:sz w:val="24"/>
            <w:szCs w:val="24"/>
          </w:rPr>
          <w:t>m</w:t>
        </w:r>
      </w:ins>
      <w:del w:id="14354" w:author="Lektorat Bauer" w:date="2025-03-07T16:22:00Z" w16du:dateUtc="2025-03-07T15:22:00Z">
        <w:r w:rsidRPr="00944672" w:rsidDel="00791EDA">
          <w:rPr>
            <w:rFonts w:ascii="Arial" w:hAnsi="Arial" w:cs="Arial"/>
            <w:sz w:val="24"/>
            <w:szCs w:val="24"/>
          </w:rPr>
          <w:delText>n</w:delText>
        </w:r>
      </w:del>
      <w:r w:rsidRPr="00944672">
        <w:rPr>
          <w:rFonts w:ascii="Arial" w:hAnsi="Arial" w:cs="Arial"/>
          <w:sz w:val="24"/>
          <w:szCs w:val="24"/>
        </w:rPr>
        <w:t xml:space="preserve"> Herzen vor dem Büro und fragte sich, was Sie falsch gemacht hatte. „Herein</w:t>
      </w:r>
      <w:del w:id="14355" w:author="Lektorat Bauer" w:date="2025-03-07T16:22:00Z" w16du:dateUtc="2025-03-07T15:22:00Z">
        <w:r w:rsidRPr="00944672" w:rsidDel="00791EDA">
          <w:rPr>
            <w:rFonts w:ascii="Arial" w:hAnsi="Arial" w:cs="Arial"/>
            <w:sz w:val="24"/>
            <w:szCs w:val="24"/>
          </w:rPr>
          <w:delText>.</w:delText>
        </w:r>
      </w:del>
      <w:r w:rsidRPr="00944672">
        <w:rPr>
          <w:rFonts w:ascii="Arial" w:hAnsi="Arial" w:cs="Arial"/>
          <w:sz w:val="24"/>
          <w:szCs w:val="24"/>
        </w:rPr>
        <w:t>“</w:t>
      </w:r>
      <w:ins w:id="14356" w:author="Lektorat Bauer" w:date="2025-03-07T16:22:00Z" w16du:dateUtc="2025-03-07T15:22:00Z">
        <w:r w:rsidR="00791EDA">
          <w:rPr>
            <w:rFonts w:ascii="Arial" w:hAnsi="Arial" w:cs="Arial"/>
            <w:sz w:val="24"/>
            <w:szCs w:val="24"/>
          </w:rPr>
          <w:t>,</w:t>
        </w:r>
      </w:ins>
      <w:r w:rsidRPr="00944672">
        <w:rPr>
          <w:rFonts w:ascii="Arial" w:hAnsi="Arial" w:cs="Arial"/>
          <w:sz w:val="24"/>
          <w:szCs w:val="24"/>
        </w:rPr>
        <w:t xml:space="preserve"> </w:t>
      </w:r>
      <w:ins w:id="14357" w:author="Lektorat Bauer" w:date="2025-03-07T16:22:00Z" w16du:dateUtc="2025-03-07T15:22:00Z">
        <w:r w:rsidR="00791EDA">
          <w:rPr>
            <w:rFonts w:ascii="Arial" w:hAnsi="Arial" w:cs="Arial"/>
            <w:sz w:val="24"/>
            <w:szCs w:val="24"/>
          </w:rPr>
          <w:t>w</w:t>
        </w:r>
      </w:ins>
      <w:del w:id="14358" w:author="Lektorat Bauer" w:date="2025-03-07T16:22:00Z" w16du:dateUtc="2025-03-07T15:22:00Z">
        <w:r w:rsidRPr="00944672" w:rsidDel="00791EDA">
          <w:rPr>
            <w:rFonts w:ascii="Arial" w:hAnsi="Arial" w:cs="Arial"/>
            <w:sz w:val="24"/>
            <w:szCs w:val="24"/>
          </w:rPr>
          <w:delText>W</w:delText>
        </w:r>
      </w:del>
      <w:r w:rsidRPr="00944672">
        <w:rPr>
          <w:rFonts w:ascii="Arial" w:hAnsi="Arial" w:cs="Arial"/>
          <w:sz w:val="24"/>
          <w:szCs w:val="24"/>
        </w:rPr>
        <w:t xml:space="preserve">are die Antwort auf </w:t>
      </w:r>
      <w:ins w:id="14359" w:author="Lektorat Bauer" w:date="2025-03-07T16:22:00Z" w16du:dateUtc="2025-03-07T15:22:00Z">
        <w:r w:rsidR="00791EDA">
          <w:rPr>
            <w:rFonts w:ascii="Arial" w:hAnsi="Arial" w:cs="Arial"/>
            <w:sz w:val="24"/>
            <w:szCs w:val="24"/>
          </w:rPr>
          <w:t>i</w:t>
        </w:r>
      </w:ins>
      <w:del w:id="14360" w:author="Lektorat Bauer" w:date="2025-03-07T16:22:00Z" w16du:dateUtc="2025-03-07T15:22:00Z">
        <w:r w:rsidRPr="00944672" w:rsidDel="00791EDA">
          <w:rPr>
            <w:rFonts w:ascii="Arial" w:hAnsi="Arial" w:cs="Arial"/>
            <w:sz w:val="24"/>
            <w:szCs w:val="24"/>
          </w:rPr>
          <w:delText>I</w:delText>
        </w:r>
      </w:del>
      <w:r w:rsidRPr="00944672">
        <w:rPr>
          <w:rFonts w:ascii="Arial" w:hAnsi="Arial" w:cs="Arial"/>
          <w:sz w:val="24"/>
          <w:szCs w:val="24"/>
        </w:rPr>
        <w:t xml:space="preserve">hr Klopfen. „Ah, Ananda, schön dass Du es ermöglichen konntest hierher zu kommen.“ </w:t>
      </w:r>
    </w:p>
    <w:p w14:paraId="37643446" w14:textId="77777777" w:rsidR="00791EDA" w:rsidRDefault="00944672" w:rsidP="00623B68">
      <w:pPr>
        <w:autoSpaceDE w:val="0"/>
        <w:autoSpaceDN w:val="0"/>
        <w:adjustRightInd w:val="0"/>
        <w:spacing w:after="0" w:line="360" w:lineRule="auto"/>
        <w:jc w:val="both"/>
        <w:rPr>
          <w:ins w:id="14361" w:author="Lektorat Bauer" w:date="2025-03-07T16:22:00Z" w16du:dateUtc="2025-03-07T15:22:00Z"/>
          <w:rFonts w:ascii="Arial" w:hAnsi="Arial" w:cs="Arial"/>
          <w:sz w:val="24"/>
          <w:szCs w:val="24"/>
        </w:rPr>
      </w:pPr>
      <w:commentRangeStart w:id="14362"/>
      <w:r w:rsidRPr="00944672">
        <w:rPr>
          <w:rFonts w:ascii="Arial" w:hAnsi="Arial" w:cs="Arial"/>
          <w:sz w:val="24"/>
          <w:szCs w:val="24"/>
        </w:rPr>
        <w:t>„Dekan</w:t>
      </w:r>
      <w:del w:id="14363" w:author="Lektorat Bauer" w:date="2025-03-07T16:22:00Z" w16du:dateUtc="2025-03-07T15:22:00Z">
        <w:r w:rsidRPr="00944672" w:rsidDel="00791EDA">
          <w:rPr>
            <w:rFonts w:ascii="Arial" w:hAnsi="Arial" w:cs="Arial"/>
            <w:sz w:val="24"/>
            <w:szCs w:val="24"/>
          </w:rPr>
          <w:delText xml:space="preserve"> </w:delText>
        </w:r>
      </w:del>
      <w:r w:rsidRPr="00944672">
        <w:rPr>
          <w:rFonts w:ascii="Arial" w:hAnsi="Arial" w:cs="Arial"/>
          <w:sz w:val="24"/>
          <w:szCs w:val="24"/>
        </w:rPr>
        <w:t xml:space="preserve"> Blackett, Sie baten mich zu Ihnen. Darf ich fragen</w:t>
      </w:r>
      <w:ins w:id="14364" w:author="Lektorat Bauer" w:date="2025-03-07T16:22:00Z" w16du:dateUtc="2025-03-07T15:22:00Z">
        <w:r w:rsidR="00791EDA">
          <w:rPr>
            <w:rFonts w:ascii="Arial" w:hAnsi="Arial" w:cs="Arial"/>
            <w:sz w:val="24"/>
            <w:szCs w:val="24"/>
          </w:rPr>
          <w:t>,</w:t>
        </w:r>
      </w:ins>
      <w:r w:rsidRPr="00944672">
        <w:rPr>
          <w:rFonts w:ascii="Arial" w:hAnsi="Arial" w:cs="Arial"/>
          <w:sz w:val="24"/>
          <w:szCs w:val="24"/>
        </w:rPr>
        <w:t xml:space="preserve"> worum es geht?“ </w:t>
      </w:r>
    </w:p>
    <w:p w14:paraId="13D604EC" w14:textId="77777777" w:rsidR="00791EDA" w:rsidRDefault="00944672" w:rsidP="00623B68">
      <w:pPr>
        <w:autoSpaceDE w:val="0"/>
        <w:autoSpaceDN w:val="0"/>
        <w:adjustRightInd w:val="0"/>
        <w:spacing w:after="0" w:line="360" w:lineRule="auto"/>
        <w:jc w:val="both"/>
        <w:rPr>
          <w:ins w:id="14365" w:author="Lektorat Bauer" w:date="2025-03-07T16:23:00Z" w16du:dateUtc="2025-03-07T15:23:00Z"/>
          <w:rFonts w:ascii="Arial" w:hAnsi="Arial" w:cs="Arial"/>
          <w:sz w:val="24"/>
          <w:szCs w:val="24"/>
        </w:rPr>
      </w:pPr>
      <w:r w:rsidRPr="00944672">
        <w:rPr>
          <w:rFonts w:ascii="Arial" w:hAnsi="Arial" w:cs="Arial"/>
          <w:sz w:val="24"/>
          <w:szCs w:val="24"/>
        </w:rPr>
        <w:t xml:space="preserve">„Ananda, ist es richtig, dass Du bei Dr. Paul Norman Deine Masterarbeit zum Thema Eingreiftruppen im urbanen Umfeld schreiben möchtest?“ </w:t>
      </w:r>
    </w:p>
    <w:p w14:paraId="177F85CD" w14:textId="77777777" w:rsidR="00791EDA" w:rsidRDefault="00944672" w:rsidP="00623B68">
      <w:pPr>
        <w:autoSpaceDE w:val="0"/>
        <w:autoSpaceDN w:val="0"/>
        <w:adjustRightInd w:val="0"/>
        <w:spacing w:after="0" w:line="360" w:lineRule="auto"/>
        <w:jc w:val="both"/>
        <w:rPr>
          <w:ins w:id="14366" w:author="Lektorat Bauer" w:date="2025-03-07T16:23:00Z" w16du:dateUtc="2025-03-07T15:23:00Z"/>
          <w:rFonts w:ascii="Arial" w:hAnsi="Arial" w:cs="Arial"/>
          <w:sz w:val="24"/>
          <w:szCs w:val="24"/>
        </w:rPr>
      </w:pPr>
      <w:r w:rsidRPr="00944672">
        <w:rPr>
          <w:rFonts w:ascii="Arial" w:hAnsi="Arial" w:cs="Arial"/>
          <w:sz w:val="24"/>
          <w:szCs w:val="24"/>
        </w:rPr>
        <w:t xml:space="preserve">„Das ist </w:t>
      </w:r>
      <w:del w:id="14367" w:author="Lektorat Bauer" w:date="2025-03-07T16:23:00Z" w16du:dateUtc="2025-03-07T15:23:00Z">
        <w:r w:rsidRPr="00944672" w:rsidDel="00791EDA">
          <w:rPr>
            <w:rFonts w:ascii="Arial" w:hAnsi="Arial" w:cs="Arial"/>
            <w:sz w:val="24"/>
            <w:szCs w:val="24"/>
          </w:rPr>
          <w:delText xml:space="preserve">soweit </w:delText>
        </w:r>
      </w:del>
      <w:r w:rsidRPr="00944672">
        <w:rPr>
          <w:rFonts w:ascii="Arial" w:hAnsi="Arial" w:cs="Arial"/>
          <w:sz w:val="24"/>
          <w:szCs w:val="24"/>
        </w:rPr>
        <w:t xml:space="preserve">korrekt.“ </w:t>
      </w:r>
    </w:p>
    <w:p w14:paraId="182B02B2" w14:textId="77777777" w:rsidR="00791EDA" w:rsidRDefault="00944672" w:rsidP="00623B68">
      <w:pPr>
        <w:autoSpaceDE w:val="0"/>
        <w:autoSpaceDN w:val="0"/>
        <w:adjustRightInd w:val="0"/>
        <w:spacing w:after="0" w:line="360" w:lineRule="auto"/>
        <w:jc w:val="both"/>
        <w:rPr>
          <w:ins w:id="14368" w:author="Lektorat Bauer" w:date="2025-03-07T16:23:00Z" w16du:dateUtc="2025-03-07T15:23:00Z"/>
          <w:rFonts w:ascii="Arial" w:hAnsi="Arial" w:cs="Arial"/>
          <w:sz w:val="24"/>
          <w:szCs w:val="24"/>
        </w:rPr>
      </w:pPr>
      <w:r w:rsidRPr="00944672">
        <w:rPr>
          <w:rFonts w:ascii="Arial" w:hAnsi="Arial" w:cs="Arial"/>
          <w:sz w:val="24"/>
          <w:szCs w:val="24"/>
        </w:rPr>
        <w:t xml:space="preserve">„Sei bitte so nett und erkläre mir kurz, worum es </w:t>
      </w:r>
      <w:ins w:id="14369" w:author="Lektorat Bauer" w:date="2025-03-07T16:23:00Z" w16du:dateUtc="2025-03-07T15:23:00Z">
        <w:r w:rsidR="00791EDA">
          <w:rPr>
            <w:rFonts w:ascii="Arial" w:hAnsi="Arial" w:cs="Arial"/>
            <w:sz w:val="24"/>
            <w:szCs w:val="24"/>
          </w:rPr>
          <w:t xml:space="preserve">in </w:t>
        </w:r>
      </w:ins>
      <w:r w:rsidRPr="00944672">
        <w:rPr>
          <w:rFonts w:ascii="Arial" w:hAnsi="Arial" w:cs="Arial"/>
          <w:sz w:val="24"/>
          <w:szCs w:val="24"/>
        </w:rPr>
        <w:t xml:space="preserve">Deiner Arbeit gehen soll.“ </w:t>
      </w:r>
    </w:p>
    <w:p w14:paraId="0C473EA6" w14:textId="77777777" w:rsidR="00791EDA" w:rsidRDefault="00944672" w:rsidP="00623B68">
      <w:pPr>
        <w:autoSpaceDE w:val="0"/>
        <w:autoSpaceDN w:val="0"/>
        <w:adjustRightInd w:val="0"/>
        <w:spacing w:after="0" w:line="360" w:lineRule="auto"/>
        <w:jc w:val="both"/>
        <w:rPr>
          <w:ins w:id="14370" w:author="Lektorat Bauer" w:date="2025-03-07T16:23:00Z" w16du:dateUtc="2025-03-07T15:23:00Z"/>
          <w:rFonts w:ascii="Arial" w:hAnsi="Arial" w:cs="Arial"/>
          <w:sz w:val="24"/>
          <w:szCs w:val="24"/>
        </w:rPr>
      </w:pPr>
      <w:r w:rsidRPr="00944672">
        <w:rPr>
          <w:rFonts w:ascii="Arial" w:hAnsi="Arial" w:cs="Arial"/>
          <w:sz w:val="24"/>
          <w:szCs w:val="24"/>
        </w:rPr>
        <w:t xml:space="preserve">„Ich wusste nicht, dass Sie In der Themenvergabe involviert sind. Habe ich Sie bei der Themenfindung übergangen?“ </w:t>
      </w:r>
    </w:p>
    <w:p w14:paraId="72D93AAE" w14:textId="77777777" w:rsidR="00791EDA" w:rsidRDefault="00944672" w:rsidP="00623B68">
      <w:pPr>
        <w:autoSpaceDE w:val="0"/>
        <w:autoSpaceDN w:val="0"/>
        <w:adjustRightInd w:val="0"/>
        <w:spacing w:after="0" w:line="360" w:lineRule="auto"/>
        <w:jc w:val="both"/>
        <w:rPr>
          <w:ins w:id="14371" w:author="Lektorat Bauer" w:date="2025-03-07T16:23:00Z" w16du:dateUtc="2025-03-07T15:23:00Z"/>
          <w:rFonts w:ascii="Arial" w:hAnsi="Arial" w:cs="Arial"/>
          <w:sz w:val="24"/>
          <w:szCs w:val="24"/>
        </w:rPr>
      </w:pPr>
      <w:r w:rsidRPr="00944672">
        <w:rPr>
          <w:rFonts w:ascii="Arial" w:hAnsi="Arial" w:cs="Arial"/>
          <w:sz w:val="24"/>
          <w:szCs w:val="24"/>
        </w:rPr>
        <w:t xml:space="preserve">„Nein, das nicht, aber ich habe Deinen Themenwunsch auf meinen Tisch bekommen. Da Du hier einen sensiblen Bereich ansprichst, würde ich gern im Vorwege erfahren, was die Intention Deiner Arbeit ist. Wie Du weißt, ist es meine Aufgabe die Universität vor möglichem Schaden zu bewahren.“ </w:t>
      </w:r>
    </w:p>
    <w:p w14:paraId="11E1754C" w14:textId="77777777" w:rsidR="00791EDA" w:rsidRDefault="00944672" w:rsidP="00623B68">
      <w:pPr>
        <w:autoSpaceDE w:val="0"/>
        <w:autoSpaceDN w:val="0"/>
        <w:adjustRightInd w:val="0"/>
        <w:spacing w:after="0" w:line="360" w:lineRule="auto"/>
        <w:jc w:val="both"/>
        <w:rPr>
          <w:ins w:id="14372" w:author="Lektorat Bauer" w:date="2025-03-07T16:23:00Z" w16du:dateUtc="2025-03-07T15:23:00Z"/>
          <w:rFonts w:ascii="Arial" w:hAnsi="Arial" w:cs="Arial"/>
          <w:sz w:val="24"/>
          <w:szCs w:val="24"/>
        </w:rPr>
      </w:pPr>
      <w:r w:rsidRPr="00944672">
        <w:rPr>
          <w:rFonts w:ascii="Arial" w:hAnsi="Arial" w:cs="Arial"/>
          <w:sz w:val="24"/>
          <w:szCs w:val="24"/>
        </w:rPr>
        <w:t xml:space="preserve">„Wollen Sie mir sagen, dass ich das Thema nicht nehmen soll?“ </w:t>
      </w:r>
    </w:p>
    <w:p w14:paraId="417BB6BB" w14:textId="6D8E2ECB"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 xml:space="preserve">„Nein, genau das möchte ich nicht, aber ich möchte </w:t>
      </w:r>
      <w:del w:id="14373" w:author="Lektorat Bauer" w:date="2025-03-07T16:23:00Z" w16du:dateUtc="2025-03-07T15:23:00Z">
        <w:r w:rsidRPr="00944672" w:rsidDel="00791EDA">
          <w:rPr>
            <w:rFonts w:ascii="Arial" w:hAnsi="Arial" w:cs="Arial"/>
            <w:sz w:val="24"/>
            <w:szCs w:val="24"/>
          </w:rPr>
          <w:delText>Wissen</w:delText>
        </w:r>
      </w:del>
      <w:ins w:id="14374" w:author="Lektorat Bauer" w:date="2025-03-07T16:23:00Z" w16du:dateUtc="2025-03-07T15:23:00Z">
        <w:r w:rsidR="00791EDA" w:rsidRPr="00944672">
          <w:rPr>
            <w:rFonts w:ascii="Arial" w:hAnsi="Arial" w:cs="Arial"/>
            <w:sz w:val="24"/>
            <w:szCs w:val="24"/>
          </w:rPr>
          <w:t>wissen</w:t>
        </w:r>
      </w:ins>
      <w:r w:rsidRPr="00944672">
        <w:rPr>
          <w:rFonts w:ascii="Arial" w:hAnsi="Arial" w:cs="Arial"/>
          <w:sz w:val="24"/>
          <w:szCs w:val="24"/>
        </w:rPr>
        <w:t>, was Du mit der Arbeit erreichen willst.“</w:t>
      </w:r>
    </w:p>
    <w:p w14:paraId="421DF1DC" w14:textId="103A38A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„Das verstehe ich nicht ganz, aber ich antworte trotzdem. Wenn Sie als Beispiel London nehmen. Wir haben in London zwei verschiedene Polizeistrukturen, die MET und Scotland Yard, beide haben natürlich unterschiedliche Aufgabenbereiche, aber wenn es </w:t>
      </w:r>
      <w:r w:rsidRPr="00944672">
        <w:rPr>
          <w:rFonts w:ascii="Arial" w:hAnsi="Arial" w:cs="Arial"/>
          <w:sz w:val="24"/>
          <w:szCs w:val="24"/>
        </w:rPr>
        <w:lastRenderedPageBreak/>
        <w:t xml:space="preserve">zu einem Notfall kommt, müssen alle an einem Strang ziehen. Wenn </w:t>
      </w:r>
      <w:ins w:id="14375" w:author="Lektorat Bauer" w:date="2025-03-07T16:23:00Z" w16du:dateUtc="2025-03-07T15:23:00Z">
        <w:r w:rsidR="00791EDA">
          <w:rPr>
            <w:rFonts w:ascii="Arial" w:hAnsi="Arial" w:cs="Arial"/>
            <w:sz w:val="24"/>
            <w:szCs w:val="24"/>
          </w:rPr>
          <w:t>zum Beispiel</w:t>
        </w:r>
      </w:ins>
      <w:del w:id="14376" w:author="Lektorat Bauer" w:date="2025-03-07T16:23:00Z" w16du:dateUtc="2025-03-07T15:23:00Z">
        <w:r w:rsidRPr="00944672" w:rsidDel="00791EDA">
          <w:rPr>
            <w:rFonts w:ascii="Arial" w:hAnsi="Arial" w:cs="Arial"/>
            <w:sz w:val="24"/>
            <w:szCs w:val="24"/>
          </w:rPr>
          <w:delText>z.B.</w:delText>
        </w:r>
      </w:del>
      <w:r w:rsidRPr="00944672">
        <w:rPr>
          <w:rFonts w:ascii="Arial" w:hAnsi="Arial" w:cs="Arial"/>
          <w:sz w:val="24"/>
          <w:szCs w:val="24"/>
        </w:rPr>
        <w:t xml:space="preserve"> ein Terrorist ein Attentat verübt und noch vor Ort ist. Wer ist dann zuständig und wer koordiniert den Einsatz</w:t>
      </w:r>
      <w:ins w:id="14377" w:author="Lektorat Bauer" w:date="2025-03-07T16:23:00Z" w16du:dateUtc="2025-03-07T15:23:00Z">
        <w:r w:rsidR="00791EDA">
          <w:rPr>
            <w:rFonts w:ascii="Arial" w:hAnsi="Arial" w:cs="Arial"/>
            <w:sz w:val="24"/>
            <w:szCs w:val="24"/>
          </w:rPr>
          <w:t>?</w:t>
        </w:r>
      </w:ins>
      <w:del w:id="14378" w:author="Lektorat Bauer" w:date="2025-03-07T16:23:00Z" w16du:dateUtc="2025-03-07T15:23:00Z">
        <w:r w:rsidRPr="00944672" w:rsidDel="00791EDA">
          <w:rPr>
            <w:rFonts w:ascii="Arial" w:hAnsi="Arial" w:cs="Arial"/>
            <w:sz w:val="24"/>
            <w:szCs w:val="24"/>
          </w:rPr>
          <w:delText>.</w:delText>
        </w:r>
      </w:del>
      <w:r w:rsidRPr="00944672">
        <w:rPr>
          <w:rFonts w:ascii="Arial" w:hAnsi="Arial" w:cs="Arial"/>
          <w:sz w:val="24"/>
          <w:szCs w:val="24"/>
        </w:rPr>
        <w:t xml:space="preserve"> Wenn jetzt noch der Bedarf an Sondereinsatzkräften besteht, wer darf </w:t>
      </w:r>
      <w:ins w:id="14379" w:author="Lektorat Bauer" w:date="2025-03-07T16:24:00Z" w16du:dateUtc="2025-03-07T15:24:00Z">
        <w:r w:rsidR="00791EDA">
          <w:rPr>
            <w:rFonts w:ascii="Arial" w:hAnsi="Arial" w:cs="Arial"/>
            <w:sz w:val="24"/>
            <w:szCs w:val="24"/>
          </w:rPr>
          <w:t>beziehungsweise</w:t>
        </w:r>
      </w:ins>
      <w:del w:id="14380" w:author="Lektorat Bauer" w:date="2025-03-07T16:24:00Z" w16du:dateUtc="2025-03-07T15:24:00Z">
        <w:r w:rsidRPr="00944672" w:rsidDel="00791EDA">
          <w:rPr>
            <w:rFonts w:ascii="Arial" w:hAnsi="Arial" w:cs="Arial"/>
            <w:sz w:val="24"/>
            <w:szCs w:val="24"/>
          </w:rPr>
          <w:delText>b</w:delText>
        </w:r>
      </w:del>
      <w:del w:id="14381" w:author="Lektorat Bauer" w:date="2025-03-07T16:23:00Z" w16du:dateUtc="2025-03-07T15:23:00Z">
        <w:r w:rsidRPr="00944672" w:rsidDel="00791EDA">
          <w:rPr>
            <w:rFonts w:ascii="Arial" w:hAnsi="Arial" w:cs="Arial"/>
            <w:sz w:val="24"/>
            <w:szCs w:val="24"/>
          </w:rPr>
          <w:delText>zw.</w:delText>
        </w:r>
      </w:del>
      <w:r w:rsidRPr="00944672">
        <w:rPr>
          <w:rFonts w:ascii="Arial" w:hAnsi="Arial" w:cs="Arial"/>
          <w:sz w:val="24"/>
          <w:szCs w:val="24"/>
        </w:rPr>
        <w:t xml:space="preserve"> muss die SAS anfordern und welche Informationen werden weitergeleitet</w:t>
      </w:r>
      <w:ins w:id="14382" w:author="Lektorat Bauer" w:date="2025-03-07T16:24:00Z" w16du:dateUtc="2025-03-07T15:24:00Z">
        <w:r w:rsidR="00791EDA">
          <w:rPr>
            <w:rFonts w:ascii="Arial" w:hAnsi="Arial" w:cs="Arial"/>
            <w:sz w:val="24"/>
            <w:szCs w:val="24"/>
          </w:rPr>
          <w:t>?</w:t>
        </w:r>
      </w:ins>
      <w:del w:id="14383" w:author="Lektorat Bauer" w:date="2025-03-07T16:24:00Z" w16du:dateUtc="2025-03-07T15:24:00Z">
        <w:r w:rsidRPr="00944672" w:rsidDel="00791EDA">
          <w:rPr>
            <w:rFonts w:ascii="Arial" w:hAnsi="Arial" w:cs="Arial"/>
            <w:sz w:val="24"/>
            <w:szCs w:val="24"/>
          </w:rPr>
          <w:delText>.</w:delText>
        </w:r>
      </w:del>
      <w:r w:rsidRPr="00944672">
        <w:rPr>
          <w:rFonts w:ascii="Arial" w:hAnsi="Arial" w:cs="Arial"/>
          <w:sz w:val="24"/>
          <w:szCs w:val="24"/>
        </w:rPr>
        <w:t xml:space="preserve"> Ich kann mir vorstellen, dass es einen Plan gibt, der ein solches Szenario abdeckt, aber ich würde gern herausfinden, ob alle Permutationen durchdacht wurden. Soweit die Idee</w:t>
      </w:r>
      <w:ins w:id="14384" w:author="Lektorat Bauer" w:date="2025-03-07T16:24:00Z" w16du:dateUtc="2025-03-07T15:24:00Z">
        <w:r w:rsidR="00791EDA">
          <w:rPr>
            <w:rFonts w:ascii="Arial" w:hAnsi="Arial" w:cs="Arial"/>
            <w:sz w:val="24"/>
            <w:szCs w:val="24"/>
          </w:rPr>
          <w:t>,</w:t>
        </w:r>
      </w:ins>
      <w:r w:rsidRPr="00944672">
        <w:rPr>
          <w:rFonts w:ascii="Arial" w:hAnsi="Arial" w:cs="Arial"/>
          <w:sz w:val="24"/>
          <w:szCs w:val="24"/>
        </w:rPr>
        <w:t xml:space="preserve"> die mich zu diesem Thema geführt hat.“ </w:t>
      </w:r>
    </w:p>
    <w:p w14:paraId="68AD06F6" w14:textId="77777777" w:rsidR="00791EDA" w:rsidRDefault="00944672" w:rsidP="00623B68">
      <w:pPr>
        <w:autoSpaceDE w:val="0"/>
        <w:autoSpaceDN w:val="0"/>
        <w:adjustRightInd w:val="0"/>
        <w:spacing w:after="0" w:line="360" w:lineRule="auto"/>
        <w:ind w:firstLine="227"/>
        <w:jc w:val="both"/>
        <w:rPr>
          <w:ins w:id="14385" w:author="Lektorat Bauer" w:date="2025-03-07T16:24:00Z" w16du:dateUtc="2025-03-07T15:24:00Z"/>
          <w:rFonts w:ascii="Arial" w:hAnsi="Arial" w:cs="Arial"/>
          <w:sz w:val="24"/>
          <w:szCs w:val="24"/>
        </w:rPr>
      </w:pPr>
      <w:r w:rsidRPr="00944672">
        <w:rPr>
          <w:rFonts w:ascii="Arial" w:hAnsi="Arial" w:cs="Arial"/>
          <w:sz w:val="24"/>
          <w:szCs w:val="24"/>
        </w:rPr>
        <w:t xml:space="preserve">Ohne Vorwarnung ging plötzlich die Tür zum Nebenzimmer auf. „Dekan Blackett, vielen Dank für die freundliche Unterstützung. Wäre es möglich, dass ich mit der jungen Dame allein sprechen kann?“ </w:t>
      </w:r>
    </w:p>
    <w:p w14:paraId="11D45B2B" w14:textId="7CB35ABB"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„Chief Superintendent</w:t>
      </w:r>
      <w:ins w:id="14386" w:author="Lektorat Bauer" w:date="2025-03-07T16:24:00Z" w16du:dateUtc="2025-03-07T15:24:00Z">
        <w:r w:rsidR="00791EDA">
          <w:rPr>
            <w:rFonts w:ascii="Arial" w:hAnsi="Arial" w:cs="Arial"/>
            <w:sz w:val="24"/>
            <w:szCs w:val="24"/>
          </w:rPr>
          <w:t>,</w:t>
        </w:r>
      </w:ins>
      <w:del w:id="14387" w:author="Lektorat Bauer" w:date="2025-03-07T16:24:00Z" w16du:dateUtc="2025-03-07T15:24:00Z">
        <w:r w:rsidRPr="00944672" w:rsidDel="00791EDA">
          <w:rPr>
            <w:rFonts w:ascii="Arial" w:hAnsi="Arial" w:cs="Arial"/>
            <w:sz w:val="24"/>
            <w:szCs w:val="24"/>
          </w:rPr>
          <w:delText xml:space="preserve"> </w:delText>
        </w:r>
      </w:del>
      <w:r w:rsidRPr="00944672">
        <w:rPr>
          <w:rFonts w:ascii="Arial" w:hAnsi="Arial" w:cs="Arial"/>
          <w:sz w:val="24"/>
          <w:szCs w:val="24"/>
        </w:rPr>
        <w:t xml:space="preserve"> das ist kein </w:t>
      </w:r>
      <w:del w:id="14388" w:author="Lektorat Bauer" w:date="2025-03-07T16:24:00Z" w16du:dateUtc="2025-03-07T15:24:00Z">
        <w:r w:rsidRPr="00944672" w:rsidDel="00791EDA">
          <w:rPr>
            <w:rFonts w:ascii="Arial" w:hAnsi="Arial" w:cs="Arial"/>
            <w:sz w:val="24"/>
            <w:szCs w:val="24"/>
          </w:rPr>
          <w:delText>Problenm</w:delText>
        </w:r>
      </w:del>
      <w:ins w:id="14389" w:author="Lektorat Bauer" w:date="2025-03-07T16:24:00Z" w16du:dateUtc="2025-03-07T15:24:00Z">
        <w:r w:rsidR="00791EDA" w:rsidRPr="00944672">
          <w:rPr>
            <w:rFonts w:ascii="Arial" w:hAnsi="Arial" w:cs="Arial"/>
            <w:sz w:val="24"/>
            <w:szCs w:val="24"/>
          </w:rPr>
          <w:t>Problem</w:t>
        </w:r>
      </w:ins>
      <w:r w:rsidRPr="00944672">
        <w:rPr>
          <w:rFonts w:ascii="Arial" w:hAnsi="Arial" w:cs="Arial"/>
          <w:sz w:val="24"/>
          <w:szCs w:val="24"/>
        </w:rPr>
        <w:t xml:space="preserve">, ich wollte mir sowieso gerade einen Kaffee holen gehen.“ Dass der Dekan so unterwürfig war, </w:t>
      </w:r>
      <w:del w:id="14390" w:author="Lektorat Bauer" w:date="2025-03-07T16:24:00Z" w16du:dateUtc="2025-03-07T15:24:00Z">
        <w:r w:rsidRPr="00944672" w:rsidDel="00791EDA">
          <w:rPr>
            <w:rFonts w:ascii="Arial" w:hAnsi="Arial" w:cs="Arial"/>
            <w:sz w:val="24"/>
            <w:szCs w:val="24"/>
          </w:rPr>
          <w:delText xml:space="preserve">lies </w:delText>
        </w:r>
      </w:del>
      <w:ins w:id="14391" w:author="Lektorat Bauer" w:date="2025-03-07T16:24:00Z" w16du:dateUtc="2025-03-07T15:24:00Z">
        <w:r w:rsidR="00791EDA">
          <w:rPr>
            <w:rFonts w:ascii="Arial" w:hAnsi="Arial" w:cs="Arial"/>
            <w:sz w:val="24"/>
            <w:szCs w:val="24"/>
          </w:rPr>
          <w:t>jagte</w:t>
        </w:r>
        <w:r w:rsidR="00791EDA" w:rsidRPr="00944672">
          <w:rPr>
            <w:rFonts w:ascii="Arial" w:hAnsi="Arial" w:cs="Arial"/>
            <w:sz w:val="24"/>
            <w:szCs w:val="24"/>
          </w:rPr>
          <w:t xml:space="preserve"> </w:t>
        </w:r>
      </w:ins>
      <w:r w:rsidRPr="00944672">
        <w:rPr>
          <w:rFonts w:ascii="Arial" w:hAnsi="Arial" w:cs="Arial"/>
          <w:sz w:val="24"/>
          <w:szCs w:val="24"/>
        </w:rPr>
        <w:t>Ananda einen Schauer über den Rücken</w:t>
      </w:r>
      <w:del w:id="14392" w:author="Lektorat Bauer" w:date="2025-03-07T16:24:00Z" w16du:dateUtc="2025-03-07T15:24:00Z">
        <w:r w:rsidRPr="00944672" w:rsidDel="00791EDA">
          <w:rPr>
            <w:rFonts w:ascii="Arial" w:hAnsi="Arial" w:cs="Arial"/>
            <w:sz w:val="24"/>
            <w:szCs w:val="24"/>
          </w:rPr>
          <w:delText xml:space="preserve"> laufen</w:delText>
        </w:r>
      </w:del>
      <w:r w:rsidRPr="00944672">
        <w:rPr>
          <w:rFonts w:ascii="Arial" w:hAnsi="Arial" w:cs="Arial"/>
          <w:sz w:val="24"/>
          <w:szCs w:val="24"/>
        </w:rPr>
        <w:t>.</w:t>
      </w:r>
    </w:p>
    <w:p w14:paraId="2F03CEA2" w14:textId="77777777" w:rsidR="00791EDA" w:rsidRDefault="00944672" w:rsidP="00623B68">
      <w:pPr>
        <w:autoSpaceDE w:val="0"/>
        <w:autoSpaceDN w:val="0"/>
        <w:adjustRightInd w:val="0"/>
        <w:spacing w:after="0" w:line="360" w:lineRule="auto"/>
        <w:ind w:firstLine="227"/>
        <w:jc w:val="both"/>
        <w:rPr>
          <w:ins w:id="14393" w:author="Lektorat Bauer" w:date="2025-03-07T16:24:00Z" w16du:dateUtc="2025-03-07T15:24:00Z"/>
          <w:rFonts w:ascii="Arial" w:hAnsi="Arial" w:cs="Arial"/>
          <w:sz w:val="24"/>
          <w:szCs w:val="24"/>
        </w:rPr>
      </w:pPr>
      <w:r w:rsidRPr="00944672">
        <w:rPr>
          <w:rFonts w:ascii="Arial" w:hAnsi="Arial" w:cs="Arial"/>
          <w:sz w:val="24"/>
          <w:szCs w:val="24"/>
        </w:rPr>
        <w:t>„Sie sind Ananda Khalebendi, geboren auf den Fiji</w:t>
      </w:r>
      <w:del w:id="14394" w:author="Lektorat Bauer" w:date="2025-03-07T16:24:00Z" w16du:dateUtc="2025-03-07T15:24:00Z">
        <w:r w:rsidRPr="00944672" w:rsidDel="00791EDA">
          <w:rPr>
            <w:rFonts w:ascii="Arial" w:hAnsi="Arial" w:cs="Arial"/>
            <w:sz w:val="24"/>
            <w:szCs w:val="24"/>
          </w:rPr>
          <w:delText xml:space="preserve"> </w:delText>
        </w:r>
      </w:del>
      <w:ins w:id="14395" w:author="Lektorat Bauer" w:date="2025-03-07T16:24:00Z" w16du:dateUtc="2025-03-07T15:24:00Z">
        <w:r w:rsidR="00791EDA">
          <w:rPr>
            <w:rFonts w:ascii="Arial" w:hAnsi="Arial" w:cs="Arial"/>
            <w:sz w:val="24"/>
            <w:szCs w:val="24"/>
          </w:rPr>
          <w:t>-</w:t>
        </w:r>
      </w:ins>
      <w:r w:rsidRPr="00944672">
        <w:rPr>
          <w:rFonts w:ascii="Arial" w:hAnsi="Arial" w:cs="Arial"/>
          <w:sz w:val="24"/>
          <w:szCs w:val="24"/>
        </w:rPr>
        <w:t>Inseln und jetzt Studentin im Masterlehrgang Security Management unter Dr. Paul Norman?“ Ananda nickte aus Reflex. „Ich bin Chief Superintendent David Whitmore</w:t>
      </w:r>
      <w:del w:id="14396" w:author="Lektorat Bauer" w:date="2025-03-07T16:24:00Z" w16du:dateUtc="2025-03-07T15:24:00Z">
        <w:r w:rsidRPr="00944672" w:rsidDel="00791EDA">
          <w:rPr>
            <w:rFonts w:ascii="Arial" w:hAnsi="Arial" w:cs="Arial"/>
            <w:sz w:val="24"/>
            <w:szCs w:val="24"/>
          </w:rPr>
          <w:delText xml:space="preserve"> </w:delText>
        </w:r>
      </w:del>
      <w:r w:rsidRPr="00944672">
        <w:rPr>
          <w:rFonts w:ascii="Arial" w:hAnsi="Arial" w:cs="Arial"/>
          <w:sz w:val="24"/>
          <w:szCs w:val="24"/>
        </w:rPr>
        <w:t xml:space="preserve"> von der Londoner Metropolitan Police.“ </w:t>
      </w:r>
    </w:p>
    <w:p w14:paraId="6362442B" w14:textId="77777777" w:rsidR="00791EDA" w:rsidRDefault="00944672" w:rsidP="00623B68">
      <w:pPr>
        <w:autoSpaceDE w:val="0"/>
        <w:autoSpaceDN w:val="0"/>
        <w:adjustRightInd w:val="0"/>
        <w:spacing w:after="0" w:line="360" w:lineRule="auto"/>
        <w:ind w:firstLine="227"/>
        <w:jc w:val="both"/>
        <w:rPr>
          <w:ins w:id="14397" w:author="Lektorat Bauer" w:date="2025-03-07T16:24:00Z" w16du:dateUtc="2025-03-07T15:24:00Z"/>
          <w:rFonts w:ascii="Arial" w:hAnsi="Arial" w:cs="Arial"/>
          <w:sz w:val="24"/>
          <w:szCs w:val="24"/>
        </w:rPr>
      </w:pPr>
      <w:r w:rsidRPr="00944672">
        <w:rPr>
          <w:rFonts w:ascii="Arial" w:hAnsi="Arial" w:cs="Arial"/>
          <w:sz w:val="24"/>
          <w:szCs w:val="24"/>
        </w:rPr>
        <w:t>„Ok?!</w:t>
      </w:r>
      <w:del w:id="14398" w:author="Lektorat Bauer" w:date="2025-03-07T16:24:00Z" w16du:dateUtc="2025-03-07T15:24:00Z">
        <w:r w:rsidRPr="00944672" w:rsidDel="00791EDA">
          <w:rPr>
            <w:rFonts w:ascii="Arial" w:hAnsi="Arial" w:cs="Arial"/>
            <w:sz w:val="24"/>
            <w:szCs w:val="24"/>
          </w:rPr>
          <w:delText>.</w:delText>
        </w:r>
      </w:del>
      <w:r w:rsidRPr="00944672">
        <w:rPr>
          <w:rFonts w:ascii="Arial" w:hAnsi="Arial" w:cs="Arial"/>
          <w:sz w:val="24"/>
          <w:szCs w:val="24"/>
        </w:rPr>
        <w:t>“</w:t>
      </w:r>
    </w:p>
    <w:p w14:paraId="12E9CB48" w14:textId="77777777" w:rsidR="00791EDA" w:rsidRDefault="00944672" w:rsidP="00623B68">
      <w:pPr>
        <w:autoSpaceDE w:val="0"/>
        <w:autoSpaceDN w:val="0"/>
        <w:adjustRightInd w:val="0"/>
        <w:spacing w:after="0" w:line="360" w:lineRule="auto"/>
        <w:ind w:firstLine="227"/>
        <w:jc w:val="both"/>
        <w:rPr>
          <w:ins w:id="14399" w:author="Lektorat Bauer" w:date="2025-03-07T16:25:00Z" w16du:dateUtc="2025-03-07T15:25:00Z"/>
          <w:rFonts w:ascii="Arial" w:hAnsi="Arial" w:cs="Arial"/>
          <w:sz w:val="24"/>
          <w:szCs w:val="24"/>
        </w:rPr>
      </w:pPr>
      <w:r w:rsidRPr="00944672">
        <w:rPr>
          <w:rFonts w:ascii="Arial" w:hAnsi="Arial" w:cs="Arial"/>
          <w:sz w:val="24"/>
          <w:szCs w:val="24"/>
        </w:rPr>
        <w:t xml:space="preserve">„Ich sehe, Du versuchst Dir gerade einen Reim darauf zu machen, was hier gerade passiert.“ </w:t>
      </w:r>
    </w:p>
    <w:p w14:paraId="1ABA36B9" w14:textId="4638FA5E"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„Das kann man so sehen.“ </w:t>
      </w:r>
    </w:p>
    <w:p w14:paraId="74D21039"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„Du hast die Metropolitan Police darum gebeten, Dir bei Deinen Recherchen zu helfen. Was nicht deutlich wurde, war, wer Du bist, warum Du Dir das Thema ausgesucht hast und was Du eigentlich erreichen willst.“ </w:t>
      </w:r>
    </w:p>
    <w:p w14:paraId="7C5B4543" w14:textId="77777777" w:rsidR="00791EDA" w:rsidRDefault="00944672" w:rsidP="00623B68">
      <w:pPr>
        <w:autoSpaceDE w:val="0"/>
        <w:autoSpaceDN w:val="0"/>
        <w:adjustRightInd w:val="0"/>
        <w:spacing w:after="0" w:line="360" w:lineRule="auto"/>
        <w:ind w:firstLine="227"/>
        <w:jc w:val="both"/>
        <w:rPr>
          <w:ins w:id="14400" w:author="Lektorat Bauer" w:date="2025-03-07T16:25:00Z" w16du:dateUtc="2025-03-07T15:25:00Z"/>
          <w:rFonts w:ascii="Arial" w:hAnsi="Arial" w:cs="Arial"/>
          <w:sz w:val="24"/>
          <w:szCs w:val="24"/>
        </w:rPr>
      </w:pPr>
      <w:r w:rsidRPr="00944672">
        <w:rPr>
          <w:rFonts w:ascii="Arial" w:hAnsi="Arial" w:cs="Arial"/>
          <w:sz w:val="24"/>
          <w:szCs w:val="24"/>
        </w:rPr>
        <w:t>„Das verstehe ich. Jetzt</w:t>
      </w:r>
      <w:ins w:id="14401" w:author="Lektorat Bauer" w:date="2025-03-07T16:25:00Z" w16du:dateUtc="2025-03-07T15:25:00Z">
        <w:r w:rsidR="00791EDA">
          <w:rPr>
            <w:rFonts w:ascii="Arial" w:hAnsi="Arial" w:cs="Arial"/>
            <w:sz w:val="24"/>
            <w:szCs w:val="24"/>
          </w:rPr>
          <w:t>,</w:t>
        </w:r>
      </w:ins>
      <w:r w:rsidRPr="00944672">
        <w:rPr>
          <w:rFonts w:ascii="Arial" w:hAnsi="Arial" w:cs="Arial"/>
          <w:sz w:val="24"/>
          <w:szCs w:val="24"/>
        </w:rPr>
        <w:t xml:space="preserve"> da</w:t>
      </w:r>
      <w:ins w:id="14402" w:author="Lektorat Bauer" w:date="2025-03-07T16:25:00Z" w16du:dateUtc="2025-03-07T15:25:00Z">
        <w:r w:rsidR="00791EDA">
          <w:rPr>
            <w:rFonts w:ascii="Arial" w:hAnsi="Arial" w:cs="Arial"/>
            <w:sz w:val="24"/>
            <w:szCs w:val="24"/>
          </w:rPr>
          <w:t xml:space="preserve"> Sie</w:t>
        </w:r>
      </w:ins>
      <w:r w:rsidRPr="00944672">
        <w:rPr>
          <w:rFonts w:ascii="Arial" w:hAnsi="Arial" w:cs="Arial"/>
          <w:sz w:val="24"/>
          <w:szCs w:val="24"/>
        </w:rPr>
        <w:t xml:space="preserve"> mich so fragen, sehe ich, dass ich auch hätte spionieren wollen können</w:t>
      </w:r>
      <w:ins w:id="14403" w:author="Lektorat Bauer" w:date="2025-03-07T16:25:00Z" w16du:dateUtc="2025-03-07T15:25:00Z">
        <w:r w:rsidR="00791EDA">
          <w:rPr>
            <w:rFonts w:ascii="Arial" w:hAnsi="Arial" w:cs="Arial"/>
            <w:sz w:val="24"/>
            <w:szCs w:val="24"/>
          </w:rPr>
          <w:t>,</w:t>
        </w:r>
      </w:ins>
      <w:r w:rsidRPr="00944672">
        <w:rPr>
          <w:rFonts w:ascii="Arial" w:hAnsi="Arial" w:cs="Arial"/>
          <w:sz w:val="24"/>
          <w:szCs w:val="24"/>
        </w:rPr>
        <w:t xml:space="preserve"> um </w:t>
      </w:r>
      <w:ins w:id="14404" w:author="Lektorat Bauer" w:date="2025-03-07T16:25:00Z" w16du:dateUtc="2025-03-07T15:25:00Z">
        <w:r w:rsidR="00791EDA">
          <w:rPr>
            <w:rFonts w:ascii="Arial" w:hAnsi="Arial" w:cs="Arial"/>
            <w:sz w:val="24"/>
            <w:szCs w:val="24"/>
          </w:rPr>
          <w:t>etwaige</w:t>
        </w:r>
      </w:ins>
      <w:del w:id="14405" w:author="Lektorat Bauer" w:date="2025-03-07T16:25:00Z" w16du:dateUtc="2025-03-07T15:25:00Z">
        <w:r w:rsidRPr="00944672" w:rsidDel="00791EDA">
          <w:rPr>
            <w:rFonts w:ascii="Arial" w:hAnsi="Arial" w:cs="Arial"/>
            <w:sz w:val="24"/>
            <w:szCs w:val="24"/>
          </w:rPr>
          <w:delText>ggf</w:delText>
        </w:r>
      </w:del>
      <w:r w:rsidRPr="00944672">
        <w:rPr>
          <w:rFonts w:ascii="Arial" w:hAnsi="Arial" w:cs="Arial"/>
          <w:sz w:val="24"/>
          <w:szCs w:val="24"/>
        </w:rPr>
        <w:t xml:space="preserve"> Schwachstellen für einen Terroranschlag auszunutzen.“ „</w:t>
      </w:r>
      <w:ins w:id="14406" w:author="Lektorat Bauer" w:date="2025-03-07T16:25:00Z" w16du:dateUtc="2025-03-07T15:25:00Z">
        <w:r w:rsidR="00791EDA">
          <w:rPr>
            <w:rFonts w:ascii="Arial" w:hAnsi="Arial" w:cs="Arial"/>
            <w:sz w:val="24"/>
            <w:szCs w:val="24"/>
          </w:rPr>
          <w:t>In der Tat</w:t>
        </w:r>
      </w:ins>
      <w:del w:id="14407" w:author="Lektorat Bauer" w:date="2025-03-07T16:25:00Z" w16du:dateUtc="2025-03-07T15:25:00Z">
        <w:r w:rsidRPr="00944672" w:rsidDel="00791EDA">
          <w:rPr>
            <w:rFonts w:ascii="Arial" w:hAnsi="Arial" w:cs="Arial"/>
            <w:sz w:val="24"/>
            <w:szCs w:val="24"/>
          </w:rPr>
          <w:delText>Das ist korrekt</w:delText>
        </w:r>
      </w:del>
      <w:r w:rsidRPr="00944672">
        <w:rPr>
          <w:rFonts w:ascii="Arial" w:hAnsi="Arial" w:cs="Arial"/>
          <w:sz w:val="24"/>
          <w:szCs w:val="24"/>
        </w:rPr>
        <w:t xml:space="preserve">.“ </w:t>
      </w:r>
    </w:p>
    <w:p w14:paraId="39C563AD" w14:textId="448E3ECC"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„O</w:t>
      </w:r>
      <w:del w:id="14408" w:author="Lektorat Bauer" w:date="2025-03-07T16:25:00Z" w16du:dateUtc="2025-03-07T15:25:00Z">
        <w:r w:rsidRPr="00944672" w:rsidDel="00791EDA">
          <w:rPr>
            <w:rFonts w:ascii="Arial" w:hAnsi="Arial" w:cs="Arial"/>
            <w:sz w:val="24"/>
            <w:szCs w:val="24"/>
          </w:rPr>
          <w:delText>K</w:delText>
        </w:r>
      </w:del>
      <w:ins w:id="14409" w:author="Lektorat Bauer" w:date="2025-03-07T16:25:00Z" w16du:dateUtc="2025-03-07T15:25:00Z">
        <w:r w:rsidR="00791EDA">
          <w:rPr>
            <w:rFonts w:ascii="Arial" w:hAnsi="Arial" w:cs="Arial"/>
            <w:sz w:val="24"/>
            <w:szCs w:val="24"/>
          </w:rPr>
          <w:t>k</w:t>
        </w:r>
      </w:ins>
      <w:r w:rsidRPr="00944672">
        <w:rPr>
          <w:rFonts w:ascii="Arial" w:hAnsi="Arial" w:cs="Arial"/>
          <w:sz w:val="24"/>
          <w:szCs w:val="24"/>
        </w:rPr>
        <w:t xml:space="preserve">, was muss ich tun, damit Sie mir glauben, dass ich für das Thema brenne? </w:t>
      </w:r>
      <w:del w:id="14410" w:author="Lektorat Bauer" w:date="2025-03-07T16:25:00Z" w16du:dateUtc="2025-03-07T15:25:00Z">
        <w:r w:rsidRPr="00944672" w:rsidDel="00791EDA">
          <w:rPr>
            <w:rFonts w:ascii="Arial" w:hAnsi="Arial" w:cs="Arial"/>
            <w:sz w:val="24"/>
            <w:szCs w:val="24"/>
          </w:rPr>
          <w:delText>– u</w:delText>
        </w:r>
      </w:del>
      <w:ins w:id="14411" w:author="Lektorat Bauer" w:date="2025-03-07T16:25:00Z" w16du:dateUtc="2025-03-07T15:25:00Z">
        <w:r w:rsidR="00791EDA">
          <w:rPr>
            <w:rFonts w:ascii="Arial" w:hAnsi="Arial" w:cs="Arial"/>
            <w:sz w:val="24"/>
            <w:szCs w:val="24"/>
          </w:rPr>
          <w:t>U</w:t>
        </w:r>
      </w:ins>
      <w:r w:rsidRPr="00944672">
        <w:rPr>
          <w:rFonts w:ascii="Arial" w:hAnsi="Arial" w:cs="Arial"/>
          <w:sz w:val="24"/>
          <w:szCs w:val="24"/>
        </w:rPr>
        <w:t>nd zwar im positiven Sinn?“</w:t>
      </w:r>
    </w:p>
    <w:p w14:paraId="69BBF0A5" w14:textId="77777777" w:rsidR="00791EDA" w:rsidRDefault="00944672" w:rsidP="00623B68">
      <w:pPr>
        <w:autoSpaceDE w:val="0"/>
        <w:autoSpaceDN w:val="0"/>
        <w:adjustRightInd w:val="0"/>
        <w:spacing w:after="0" w:line="360" w:lineRule="auto"/>
        <w:ind w:firstLine="227"/>
        <w:jc w:val="both"/>
        <w:rPr>
          <w:ins w:id="14412" w:author="Lektorat Bauer" w:date="2025-03-07T16:25:00Z" w16du:dateUtc="2025-03-07T15:25:00Z"/>
          <w:rFonts w:ascii="Arial" w:hAnsi="Arial" w:cs="Arial"/>
          <w:sz w:val="24"/>
          <w:szCs w:val="24"/>
        </w:rPr>
      </w:pPr>
      <w:r w:rsidRPr="00944672">
        <w:rPr>
          <w:rFonts w:ascii="Arial" w:hAnsi="Arial" w:cs="Arial"/>
          <w:sz w:val="24"/>
          <w:szCs w:val="24"/>
        </w:rPr>
        <w:t xml:space="preserve">„Ich mache Ihnen einen Vorschlag. Sie schreiben eine Masterarbeit für uns.“ </w:t>
      </w:r>
    </w:p>
    <w:p w14:paraId="6A1C32CA" w14:textId="77777777" w:rsidR="00791EDA" w:rsidRDefault="00944672" w:rsidP="00623B68">
      <w:pPr>
        <w:autoSpaceDE w:val="0"/>
        <w:autoSpaceDN w:val="0"/>
        <w:adjustRightInd w:val="0"/>
        <w:spacing w:after="0" w:line="360" w:lineRule="auto"/>
        <w:ind w:firstLine="227"/>
        <w:jc w:val="both"/>
        <w:rPr>
          <w:ins w:id="14413" w:author="Lektorat Bauer" w:date="2025-03-07T16:26:00Z" w16du:dateUtc="2025-03-07T15:26:00Z"/>
          <w:rFonts w:ascii="Arial" w:hAnsi="Arial" w:cs="Arial"/>
          <w:sz w:val="24"/>
          <w:szCs w:val="24"/>
        </w:rPr>
      </w:pPr>
      <w:r w:rsidRPr="00944672">
        <w:rPr>
          <w:rFonts w:ascii="Arial" w:hAnsi="Arial" w:cs="Arial"/>
          <w:sz w:val="24"/>
          <w:szCs w:val="24"/>
        </w:rPr>
        <w:t xml:space="preserve">„Oh.“ </w:t>
      </w:r>
    </w:p>
    <w:p w14:paraId="1D55301A" w14:textId="77777777" w:rsidR="00791EDA" w:rsidRDefault="00944672" w:rsidP="00623B68">
      <w:pPr>
        <w:autoSpaceDE w:val="0"/>
        <w:autoSpaceDN w:val="0"/>
        <w:adjustRightInd w:val="0"/>
        <w:spacing w:after="0" w:line="360" w:lineRule="auto"/>
        <w:ind w:firstLine="227"/>
        <w:jc w:val="both"/>
        <w:rPr>
          <w:ins w:id="14414" w:author="Lektorat Bauer" w:date="2025-03-07T16:26:00Z" w16du:dateUtc="2025-03-07T15:26:00Z"/>
          <w:rFonts w:ascii="Arial" w:hAnsi="Arial" w:cs="Arial"/>
          <w:sz w:val="24"/>
          <w:szCs w:val="24"/>
        </w:rPr>
      </w:pPr>
      <w:r w:rsidRPr="00944672">
        <w:rPr>
          <w:rFonts w:ascii="Arial" w:hAnsi="Arial" w:cs="Arial"/>
          <w:sz w:val="24"/>
          <w:szCs w:val="24"/>
        </w:rPr>
        <w:lastRenderedPageBreak/>
        <w:t>„Bevor Sie zusagen</w:t>
      </w:r>
      <w:ins w:id="14415" w:author="Lektorat Bauer" w:date="2025-03-07T16:26:00Z" w16du:dateUtc="2025-03-07T15:26:00Z">
        <w:r w:rsidR="00791EDA">
          <w:rPr>
            <w:rFonts w:ascii="Arial" w:hAnsi="Arial" w:cs="Arial"/>
            <w:sz w:val="24"/>
            <w:szCs w:val="24"/>
          </w:rPr>
          <w:t>:</w:t>
        </w:r>
      </w:ins>
      <w:del w:id="14416" w:author="Lektorat Bauer" w:date="2025-03-07T16:26:00Z" w16du:dateUtc="2025-03-07T15:26:00Z">
        <w:r w:rsidRPr="00944672" w:rsidDel="00791EDA">
          <w:rPr>
            <w:rFonts w:ascii="Arial" w:hAnsi="Arial" w:cs="Arial"/>
            <w:sz w:val="24"/>
            <w:szCs w:val="24"/>
          </w:rPr>
          <w:delText>.</w:delText>
        </w:r>
      </w:del>
      <w:r w:rsidRPr="00944672">
        <w:rPr>
          <w:rFonts w:ascii="Arial" w:hAnsi="Arial" w:cs="Arial"/>
          <w:sz w:val="24"/>
          <w:szCs w:val="24"/>
        </w:rPr>
        <w:t xml:space="preserve"> Die Uni nimmt die Arbeit nach wissenschaftlichen Kriterien ab, aber die Arbeit bleibt unter Verschluss. Die Arbeit wird damit zur Geheimsache. Alle benutzen Dokumente, Vorabversionen et</w:t>
      </w:r>
      <w:ins w:id="14417" w:author="Lektorat Bauer" w:date="2025-03-07T16:26:00Z" w16du:dateUtc="2025-03-07T15:26:00Z">
        <w:r w:rsidR="00791EDA">
          <w:rPr>
            <w:rFonts w:ascii="Arial" w:hAnsi="Arial" w:cs="Arial"/>
            <w:sz w:val="24"/>
            <w:szCs w:val="24"/>
          </w:rPr>
          <w:t xml:space="preserve"> cetera</w:t>
        </w:r>
      </w:ins>
      <w:del w:id="14418" w:author="Lektorat Bauer" w:date="2025-03-07T16:26:00Z" w16du:dateUtc="2025-03-07T15:26:00Z">
        <w:r w:rsidRPr="00944672" w:rsidDel="00791EDA">
          <w:rPr>
            <w:rFonts w:ascii="Arial" w:hAnsi="Arial" w:cs="Arial"/>
            <w:sz w:val="24"/>
            <w:szCs w:val="24"/>
          </w:rPr>
          <w:delText>c</w:delText>
        </w:r>
      </w:del>
      <w:r w:rsidRPr="00944672">
        <w:rPr>
          <w:rFonts w:ascii="Arial" w:hAnsi="Arial" w:cs="Arial"/>
          <w:sz w:val="24"/>
          <w:szCs w:val="24"/>
        </w:rPr>
        <w:t>. gehen an uns. Ein Computerforensiker wird auf allen Ihren Geräten die Spuren der Arbeit löschen. Ein Expertenteam wird ihre Wohnung durchsuchen und sicherstellen, dass keine Materialien bei Ihnen verbleiben.“ „Aber</w:t>
      </w:r>
      <w:ins w:id="14419" w:author="Lektorat Bauer" w:date="2025-03-07T16:26:00Z" w16du:dateUtc="2025-03-07T15:26:00Z">
        <w:r w:rsidR="00791EDA">
          <w:rPr>
            <w:rFonts w:ascii="Arial" w:hAnsi="Arial" w:cs="Arial"/>
            <w:sz w:val="24"/>
            <w:szCs w:val="24"/>
          </w:rPr>
          <w:t xml:space="preserve"> </w:t>
        </w:r>
      </w:ins>
      <w:del w:id="14420" w:author="Lektorat Bauer" w:date="2025-03-07T16:26:00Z" w16du:dateUtc="2025-03-07T15:26:00Z">
        <w:r w:rsidRPr="00944672" w:rsidDel="00791EDA">
          <w:rPr>
            <w:rFonts w:ascii="Arial" w:hAnsi="Arial" w:cs="Arial"/>
            <w:sz w:val="24"/>
            <w:szCs w:val="24"/>
          </w:rPr>
          <w:delText>...</w:delText>
        </w:r>
      </w:del>
      <w:ins w:id="14421" w:author="Lektorat Bauer" w:date="2025-03-07T16:26:00Z" w16du:dateUtc="2025-03-07T15:26:00Z">
        <w:r w:rsidR="00791EDA">
          <w:rPr>
            <w:rFonts w:ascii="Arial" w:hAnsi="Arial" w:cs="Arial"/>
            <w:sz w:val="24"/>
            <w:szCs w:val="24"/>
          </w:rPr>
          <w:t>...</w:t>
        </w:r>
      </w:ins>
      <w:r w:rsidRPr="00944672">
        <w:rPr>
          <w:rFonts w:ascii="Arial" w:hAnsi="Arial" w:cs="Arial"/>
          <w:sz w:val="24"/>
          <w:szCs w:val="24"/>
        </w:rPr>
        <w:t xml:space="preserve">“ „Sie wollen wissen, was auf der Haben-Seite ist?“ </w:t>
      </w:r>
    </w:p>
    <w:p w14:paraId="648DBF2F" w14:textId="52017793"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„Ja.“ </w:t>
      </w:r>
    </w:p>
    <w:p w14:paraId="2CEC5806"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„Wir haben seit einem Jahr eine Idee und konnten diese nicht in Worte fassen. Dann kam Ihre Anfrage und fasste unseren Ansatz knapp zusammen. Das machte mich auf Sie aufmerksam. Sie sind durchleuchtet worden, bevor ich mich entschied, hierher zu fahren. Ich wollte Sie überraschen und aus dem Tritt bringen, sehen wie Sie reagieren.“</w:t>
      </w:r>
    </w:p>
    <w:p w14:paraId="39FC3E3E" w14:textId="77777777" w:rsidR="00791EDA" w:rsidRDefault="00944672" w:rsidP="00623B68">
      <w:pPr>
        <w:autoSpaceDE w:val="0"/>
        <w:autoSpaceDN w:val="0"/>
        <w:adjustRightInd w:val="0"/>
        <w:spacing w:after="0" w:line="360" w:lineRule="auto"/>
        <w:ind w:firstLine="227"/>
        <w:jc w:val="both"/>
        <w:rPr>
          <w:ins w:id="14422" w:author="Lektorat Bauer" w:date="2025-03-07T16:26:00Z" w16du:dateUtc="2025-03-07T15:26:00Z"/>
          <w:rFonts w:ascii="Arial" w:hAnsi="Arial" w:cs="Arial"/>
          <w:sz w:val="24"/>
          <w:szCs w:val="24"/>
        </w:rPr>
      </w:pPr>
      <w:r w:rsidRPr="00944672">
        <w:rPr>
          <w:rFonts w:ascii="Arial" w:hAnsi="Arial" w:cs="Arial"/>
          <w:sz w:val="24"/>
          <w:szCs w:val="24"/>
        </w:rPr>
        <w:t xml:space="preserve">„Darf ich jetzt?“ </w:t>
      </w:r>
    </w:p>
    <w:p w14:paraId="64B36CF4" w14:textId="77777777" w:rsidR="00791EDA" w:rsidRDefault="00944672" w:rsidP="00623B68">
      <w:pPr>
        <w:autoSpaceDE w:val="0"/>
        <w:autoSpaceDN w:val="0"/>
        <w:adjustRightInd w:val="0"/>
        <w:spacing w:after="0" w:line="360" w:lineRule="auto"/>
        <w:ind w:firstLine="227"/>
        <w:jc w:val="both"/>
        <w:rPr>
          <w:ins w:id="14423" w:author="Lektorat Bauer" w:date="2025-03-07T16:26:00Z" w16du:dateUtc="2025-03-07T15:26:00Z"/>
          <w:rFonts w:ascii="Arial" w:hAnsi="Arial" w:cs="Arial"/>
          <w:sz w:val="24"/>
          <w:szCs w:val="24"/>
        </w:rPr>
      </w:pPr>
      <w:r w:rsidRPr="00944672">
        <w:rPr>
          <w:rFonts w:ascii="Arial" w:hAnsi="Arial" w:cs="Arial"/>
          <w:sz w:val="24"/>
          <w:szCs w:val="24"/>
        </w:rPr>
        <w:t xml:space="preserve">„Gern.“ </w:t>
      </w:r>
    </w:p>
    <w:p w14:paraId="7A96506E" w14:textId="77777777" w:rsidR="00791EDA" w:rsidRDefault="00944672" w:rsidP="00623B68">
      <w:pPr>
        <w:autoSpaceDE w:val="0"/>
        <w:autoSpaceDN w:val="0"/>
        <w:adjustRightInd w:val="0"/>
        <w:spacing w:after="0" w:line="360" w:lineRule="auto"/>
        <w:ind w:firstLine="227"/>
        <w:jc w:val="both"/>
        <w:rPr>
          <w:ins w:id="14424" w:author="Lektorat Bauer" w:date="2025-03-07T16:27:00Z" w16du:dateUtc="2025-03-07T15:27:00Z"/>
          <w:rFonts w:ascii="Arial" w:hAnsi="Arial" w:cs="Arial"/>
          <w:sz w:val="24"/>
          <w:szCs w:val="24"/>
        </w:rPr>
      </w:pPr>
      <w:r w:rsidRPr="00944672">
        <w:rPr>
          <w:rFonts w:ascii="Arial" w:hAnsi="Arial" w:cs="Arial"/>
          <w:sz w:val="24"/>
          <w:szCs w:val="24"/>
        </w:rPr>
        <w:t xml:space="preserve">„Die Überrumpelung ist Ihnen gelungen. Und ich gebe zu, dass ich beim Schreiben etwas arg blauäugig war. Wie genau stellen Sie sich das mit der Auftragsarbeit vor?“ </w:t>
      </w:r>
    </w:p>
    <w:p w14:paraId="01F9B1E1" w14:textId="4EFA7CE6"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„Jetzt überraschst Du mich. Ich schlage Dir als Forschungsfrage vor: ‚Braucht die Polizei in London eine eigene schnelle Eingreiftruppe und wenn ja, wo sollte diese angesiedelt sein?‘ Falls Dir das so recht ist?“</w:t>
      </w:r>
    </w:p>
    <w:p w14:paraId="3AAD7F95" w14:textId="77777777" w:rsidR="00791EDA" w:rsidRDefault="00944672" w:rsidP="00623B68">
      <w:pPr>
        <w:autoSpaceDE w:val="0"/>
        <w:autoSpaceDN w:val="0"/>
        <w:adjustRightInd w:val="0"/>
        <w:spacing w:after="0" w:line="360" w:lineRule="auto"/>
        <w:ind w:firstLine="227"/>
        <w:jc w:val="both"/>
        <w:rPr>
          <w:ins w:id="14425" w:author="Lektorat Bauer" w:date="2025-03-07T16:27:00Z" w16du:dateUtc="2025-03-07T15:27:00Z"/>
          <w:rFonts w:ascii="Arial" w:hAnsi="Arial" w:cs="Arial"/>
          <w:sz w:val="24"/>
          <w:szCs w:val="24"/>
        </w:rPr>
      </w:pPr>
      <w:r w:rsidRPr="00944672">
        <w:rPr>
          <w:rFonts w:ascii="Arial" w:hAnsi="Arial" w:cs="Arial"/>
          <w:sz w:val="24"/>
          <w:szCs w:val="24"/>
        </w:rPr>
        <w:t>„Klingt erst</w:t>
      </w:r>
      <w:ins w:id="14426" w:author="Lektorat Bauer" w:date="2025-03-07T16:27:00Z" w16du:dateUtc="2025-03-07T15:27:00Z">
        <w:r w:rsidR="00791EDA">
          <w:rPr>
            <w:rFonts w:ascii="Arial" w:hAnsi="Arial" w:cs="Arial"/>
            <w:sz w:val="24"/>
            <w:szCs w:val="24"/>
          </w:rPr>
          <w:t xml:space="preserve"> </w:t>
        </w:r>
      </w:ins>
      <w:r w:rsidRPr="00944672">
        <w:rPr>
          <w:rFonts w:ascii="Arial" w:hAnsi="Arial" w:cs="Arial"/>
          <w:sz w:val="24"/>
          <w:szCs w:val="24"/>
        </w:rPr>
        <w:t xml:space="preserve">einmal gut. Wie stellen Sie sich die Zusammenarbeit vor?“ </w:t>
      </w:r>
    </w:p>
    <w:p w14:paraId="00D19D2E" w14:textId="77777777" w:rsidR="00791EDA" w:rsidRDefault="00944672" w:rsidP="00623B68">
      <w:pPr>
        <w:autoSpaceDE w:val="0"/>
        <w:autoSpaceDN w:val="0"/>
        <w:adjustRightInd w:val="0"/>
        <w:spacing w:after="0" w:line="360" w:lineRule="auto"/>
        <w:ind w:firstLine="227"/>
        <w:jc w:val="both"/>
        <w:rPr>
          <w:ins w:id="14427" w:author="Lektorat Bauer" w:date="2025-03-07T16:27:00Z" w16du:dateUtc="2025-03-07T15:27:00Z"/>
          <w:rFonts w:ascii="Arial" w:hAnsi="Arial" w:cs="Arial"/>
          <w:sz w:val="24"/>
          <w:szCs w:val="24"/>
        </w:rPr>
      </w:pPr>
      <w:r w:rsidRPr="00944672">
        <w:rPr>
          <w:rFonts w:ascii="Arial" w:hAnsi="Arial" w:cs="Arial"/>
          <w:sz w:val="24"/>
          <w:szCs w:val="24"/>
        </w:rPr>
        <w:t xml:space="preserve">„Wir haben uns gedacht, dass Du für sechs Monate bei uns arbeitest und dann Deine Arbeit verfasst.“ </w:t>
      </w:r>
    </w:p>
    <w:p w14:paraId="1C033426" w14:textId="77777777" w:rsidR="00791EDA" w:rsidRDefault="00944672" w:rsidP="00623B68">
      <w:pPr>
        <w:autoSpaceDE w:val="0"/>
        <w:autoSpaceDN w:val="0"/>
        <w:adjustRightInd w:val="0"/>
        <w:spacing w:after="0" w:line="360" w:lineRule="auto"/>
        <w:ind w:firstLine="227"/>
        <w:jc w:val="both"/>
        <w:rPr>
          <w:ins w:id="14428" w:author="Lektorat Bauer" w:date="2025-03-07T16:27:00Z" w16du:dateUtc="2025-03-07T15:27:00Z"/>
          <w:rFonts w:ascii="Arial" w:hAnsi="Arial" w:cs="Arial"/>
          <w:sz w:val="24"/>
          <w:szCs w:val="24"/>
        </w:rPr>
      </w:pPr>
      <w:r w:rsidRPr="00944672">
        <w:rPr>
          <w:rFonts w:ascii="Arial" w:hAnsi="Arial" w:cs="Arial"/>
          <w:sz w:val="24"/>
          <w:szCs w:val="24"/>
        </w:rPr>
        <w:t>„Ich würde gern einen Gegenvorschlag machen.“ „</w:t>
      </w:r>
    </w:p>
    <w:p w14:paraId="02F3C11A" w14:textId="77777777" w:rsidR="00791EDA" w:rsidRDefault="00944672" w:rsidP="00623B68">
      <w:pPr>
        <w:autoSpaceDE w:val="0"/>
        <w:autoSpaceDN w:val="0"/>
        <w:adjustRightInd w:val="0"/>
        <w:spacing w:after="0" w:line="360" w:lineRule="auto"/>
        <w:ind w:firstLine="227"/>
        <w:jc w:val="both"/>
        <w:rPr>
          <w:ins w:id="14429" w:author="Lektorat Bauer" w:date="2025-03-07T16:27:00Z" w16du:dateUtc="2025-03-07T15:27:00Z"/>
          <w:rFonts w:ascii="Arial" w:hAnsi="Arial" w:cs="Arial"/>
          <w:sz w:val="24"/>
          <w:szCs w:val="24"/>
        </w:rPr>
      </w:pPr>
      <w:r w:rsidRPr="00944672">
        <w:rPr>
          <w:rFonts w:ascii="Arial" w:hAnsi="Arial" w:cs="Arial"/>
          <w:sz w:val="24"/>
          <w:szCs w:val="24"/>
        </w:rPr>
        <w:t>Ach ja?</w:t>
      </w:r>
      <w:del w:id="14430" w:author="Lektorat Bauer" w:date="2025-03-07T16:27:00Z" w16du:dateUtc="2025-03-07T15:27:00Z">
        <w:r w:rsidRPr="00944672" w:rsidDel="00791EDA">
          <w:rPr>
            <w:rFonts w:ascii="Arial" w:hAnsi="Arial" w:cs="Arial"/>
            <w:sz w:val="24"/>
            <w:szCs w:val="24"/>
          </w:rPr>
          <w:delText>!</w:delText>
        </w:r>
      </w:del>
      <w:r w:rsidRPr="00944672">
        <w:rPr>
          <w:rFonts w:ascii="Arial" w:hAnsi="Arial" w:cs="Arial"/>
          <w:sz w:val="24"/>
          <w:szCs w:val="24"/>
        </w:rPr>
        <w:t xml:space="preserve">“ </w:t>
      </w:r>
    </w:p>
    <w:p w14:paraId="6329B417" w14:textId="23CC577F"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w:t>
      </w:r>
      <w:del w:id="14431" w:author="Lektorat Bauer" w:date="2025-03-07T16:27:00Z" w16du:dateUtc="2025-03-07T15:27:00Z">
        <w:r w:rsidRPr="00944672" w:rsidDel="00791EDA">
          <w:rPr>
            <w:rFonts w:ascii="Arial" w:hAnsi="Arial" w:cs="Arial"/>
            <w:sz w:val="24"/>
            <w:szCs w:val="24"/>
          </w:rPr>
          <w:delText xml:space="preserve">Sein Sie </w:delText>
        </w:r>
        <w:commentRangeStart w:id="14432"/>
        <w:r w:rsidRPr="00944672" w:rsidDel="00791EDA">
          <w:rPr>
            <w:rFonts w:ascii="Arial" w:hAnsi="Arial" w:cs="Arial"/>
            <w:sz w:val="24"/>
            <w:szCs w:val="24"/>
          </w:rPr>
          <w:delText>nicht</w:delText>
        </w:r>
      </w:del>
      <w:commentRangeEnd w:id="14432"/>
      <w:r w:rsidR="00791EDA">
        <w:rPr>
          <w:rStyle w:val="Kommentarzeichen"/>
        </w:rPr>
        <w:commentReference w:id="14432"/>
      </w:r>
      <w:del w:id="14433" w:author="Lektorat Bauer" w:date="2025-03-07T16:27:00Z" w16du:dateUtc="2025-03-07T15:27:00Z">
        <w:r w:rsidRPr="00944672" w:rsidDel="00791EDA">
          <w:rPr>
            <w:rFonts w:ascii="Arial" w:hAnsi="Arial" w:cs="Arial"/>
            <w:sz w:val="24"/>
            <w:szCs w:val="24"/>
          </w:rPr>
          <w:delText xml:space="preserve"> so skeptisch. </w:delText>
        </w:r>
      </w:del>
      <w:r w:rsidRPr="00944672">
        <w:rPr>
          <w:rFonts w:ascii="Arial" w:hAnsi="Arial" w:cs="Arial"/>
          <w:sz w:val="24"/>
          <w:szCs w:val="24"/>
        </w:rPr>
        <w:t xml:space="preserve">Ich schlage vor, dass ich zum einen 9 Monate bleibe. Zum anderen die Arbeit nur und ausschließlich dort an meinem Arbeitsplatz </w:t>
      </w:r>
      <w:del w:id="14434" w:author="Lektorat Bauer" w:date="2025-03-07T16:28:00Z" w16du:dateUtc="2025-03-07T15:28:00Z">
        <w:r w:rsidRPr="00944672" w:rsidDel="00791EDA">
          <w:rPr>
            <w:rFonts w:ascii="Arial" w:hAnsi="Arial" w:cs="Arial"/>
            <w:sz w:val="24"/>
            <w:szCs w:val="24"/>
          </w:rPr>
          <w:delText xml:space="preserve">die Arbeit </w:delText>
        </w:r>
      </w:del>
      <w:r w:rsidRPr="00944672">
        <w:rPr>
          <w:rFonts w:ascii="Arial" w:hAnsi="Arial" w:cs="Arial"/>
          <w:sz w:val="24"/>
          <w:szCs w:val="24"/>
        </w:rPr>
        <w:t xml:space="preserve">schreibe. Bevor Sie fragen: Wenn ich dort schreibe, haben es die Forensiker leichter und </w:t>
      </w:r>
      <w:del w:id="14435" w:author="Lektorat Bauer" w:date="2025-03-07T16:28:00Z" w16du:dateUtc="2025-03-07T15:28:00Z">
        <w:r w:rsidRPr="00944672" w:rsidDel="00791EDA">
          <w:rPr>
            <w:rFonts w:ascii="Arial" w:hAnsi="Arial" w:cs="Arial"/>
            <w:sz w:val="24"/>
            <w:szCs w:val="24"/>
          </w:rPr>
          <w:delText xml:space="preserve">zum anderen, </w:delText>
        </w:r>
      </w:del>
      <w:r w:rsidRPr="00944672">
        <w:rPr>
          <w:rFonts w:ascii="Arial" w:hAnsi="Arial" w:cs="Arial"/>
          <w:sz w:val="24"/>
          <w:szCs w:val="24"/>
        </w:rPr>
        <w:t>wenn ich Probleme mit Informationen habe, bin ich vor Ort und kann fragen.“</w:t>
      </w:r>
    </w:p>
    <w:p w14:paraId="51EECEC4"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„Diese Idee hatten wir auch, wollten Dich aber nicht überfallen. Einverstanden. Bitte komme nächste Woche Donnerstag um 11:30 Uhr in mein Büro. Ich bin im Haus von Scotland Yard. Melde Dich am Empfang. Dann zeige ich Dir das Umfeld. Danach musst Du </w:t>
      </w:r>
      <w:commentRangeStart w:id="14436"/>
      <w:r w:rsidRPr="00944672">
        <w:rPr>
          <w:rFonts w:ascii="Arial" w:hAnsi="Arial" w:cs="Arial"/>
          <w:sz w:val="24"/>
          <w:szCs w:val="24"/>
        </w:rPr>
        <w:t>unverbindlich</w:t>
      </w:r>
      <w:commentRangeEnd w:id="14436"/>
      <w:r w:rsidR="00791EDA">
        <w:rPr>
          <w:rStyle w:val="Kommentarzeichen"/>
        </w:rPr>
        <w:commentReference w:id="14436"/>
      </w:r>
      <w:r w:rsidRPr="00944672">
        <w:rPr>
          <w:rFonts w:ascii="Arial" w:hAnsi="Arial" w:cs="Arial"/>
          <w:sz w:val="24"/>
          <w:szCs w:val="24"/>
        </w:rPr>
        <w:t xml:space="preserve"> Ja oder Nein sagen.“</w:t>
      </w:r>
      <w:commentRangeEnd w:id="14362"/>
      <w:r w:rsidR="00791EDA">
        <w:rPr>
          <w:rStyle w:val="Kommentarzeichen"/>
        </w:rPr>
        <w:commentReference w:id="14362"/>
      </w:r>
    </w:p>
    <w:p w14:paraId="517F2213"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154B09D2"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lastRenderedPageBreak/>
        <w:t>***</w:t>
      </w:r>
    </w:p>
    <w:p w14:paraId="7AC48BBC"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6131B251" w14:textId="5838BC0B" w:rsidR="00944672" w:rsidRPr="00944672" w:rsidRDefault="00944672" w:rsidP="00623B68">
      <w:pPr>
        <w:autoSpaceDE w:val="0"/>
        <w:autoSpaceDN w:val="0"/>
        <w:adjustRightInd w:val="0"/>
        <w:spacing w:after="0" w:line="360" w:lineRule="auto"/>
        <w:jc w:val="both"/>
        <w:rPr>
          <w:rFonts w:ascii="Arial" w:hAnsi="Arial" w:cs="Arial"/>
          <w:sz w:val="24"/>
          <w:szCs w:val="24"/>
        </w:rPr>
      </w:pPr>
      <w:del w:id="14437" w:author="Lektorat Bauer" w:date="2025-03-07T16:30:00Z" w16du:dateUtc="2025-03-07T15:30:00Z">
        <w:r w:rsidRPr="00944672" w:rsidDel="006729A0">
          <w:rPr>
            <w:rFonts w:ascii="Arial" w:hAnsi="Arial" w:cs="Arial"/>
            <w:sz w:val="24"/>
            <w:szCs w:val="24"/>
          </w:rPr>
          <w:delText>Das war vor einem halben Jahr und Ananda</w:delText>
        </w:r>
      </w:del>
      <w:ins w:id="14438" w:author="Lektorat Bauer" w:date="2025-03-07T16:30:00Z" w16du:dateUtc="2025-03-07T15:30:00Z">
        <w:r w:rsidR="006729A0">
          <w:rPr>
            <w:rFonts w:ascii="Arial" w:hAnsi="Arial" w:cs="Arial"/>
            <w:sz w:val="24"/>
            <w:szCs w:val="24"/>
          </w:rPr>
          <w:t>Ein halbes Jahr später</w:t>
        </w:r>
      </w:ins>
      <w:r w:rsidRPr="00944672">
        <w:rPr>
          <w:rFonts w:ascii="Arial" w:hAnsi="Arial" w:cs="Arial"/>
          <w:sz w:val="24"/>
          <w:szCs w:val="24"/>
        </w:rPr>
        <w:t xml:space="preserve"> saß</w:t>
      </w:r>
      <w:ins w:id="14439" w:author="Lektorat Bauer" w:date="2025-03-07T16:30:00Z" w16du:dateUtc="2025-03-07T15:30:00Z">
        <w:r w:rsidR="006729A0">
          <w:rPr>
            <w:rFonts w:ascii="Arial" w:hAnsi="Arial" w:cs="Arial"/>
            <w:sz w:val="24"/>
            <w:szCs w:val="24"/>
          </w:rPr>
          <w:t xml:space="preserve"> Ananda</w:t>
        </w:r>
      </w:ins>
      <w:r w:rsidRPr="00944672">
        <w:rPr>
          <w:rFonts w:ascii="Arial" w:hAnsi="Arial" w:cs="Arial"/>
          <w:sz w:val="24"/>
          <w:szCs w:val="24"/>
        </w:rPr>
        <w:t xml:space="preserve"> an ihrem Schreibtisch im Scotland Yard Haus und sichtete die Informationen, die sie bei </w:t>
      </w:r>
      <w:ins w:id="14440" w:author="Lektorat Bauer" w:date="2025-03-07T16:31:00Z" w16du:dateUtc="2025-03-07T15:31:00Z">
        <w:r w:rsidR="006729A0">
          <w:rPr>
            <w:rFonts w:ascii="Arial" w:hAnsi="Arial" w:cs="Arial"/>
            <w:sz w:val="24"/>
            <w:szCs w:val="24"/>
          </w:rPr>
          <w:t>i</w:t>
        </w:r>
      </w:ins>
      <w:del w:id="14441" w:author="Lektorat Bauer" w:date="2025-03-07T16:31:00Z" w16du:dateUtc="2025-03-07T15:31:00Z">
        <w:r w:rsidRPr="00944672" w:rsidDel="006729A0">
          <w:rPr>
            <w:rFonts w:ascii="Arial" w:hAnsi="Arial" w:cs="Arial"/>
            <w:sz w:val="24"/>
            <w:szCs w:val="24"/>
          </w:rPr>
          <w:delText>I</w:delText>
        </w:r>
      </w:del>
      <w:r w:rsidRPr="00944672">
        <w:rPr>
          <w:rFonts w:ascii="Arial" w:hAnsi="Arial" w:cs="Arial"/>
          <w:sz w:val="24"/>
          <w:szCs w:val="24"/>
        </w:rPr>
        <w:t>hrem Besuch mit David Whitmore in Herford bei der SAS gesammelt hatte.</w:t>
      </w:r>
    </w:p>
    <w:p w14:paraId="4A92B38D" w14:textId="3189E76A"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Die SAS hatte vier Wochen </w:t>
      </w:r>
      <w:del w:id="14442" w:author="Lektorat Bauer" w:date="2025-03-07T18:11:00Z" w16du:dateUtc="2025-03-07T17:11:00Z">
        <w:r w:rsidRPr="00944672" w:rsidDel="008C6C74">
          <w:rPr>
            <w:rFonts w:ascii="Arial" w:hAnsi="Arial" w:cs="Arial"/>
            <w:sz w:val="24"/>
            <w:szCs w:val="24"/>
          </w:rPr>
          <w:delText xml:space="preserve">lang Zeit </w:delText>
        </w:r>
      </w:del>
      <w:r w:rsidRPr="00944672">
        <w:rPr>
          <w:rFonts w:ascii="Arial" w:hAnsi="Arial" w:cs="Arial"/>
          <w:sz w:val="24"/>
          <w:szCs w:val="24"/>
        </w:rPr>
        <w:t>gebraucht, um Ananda zu durchleuchten, und selbst nach Fürsprache durch David Whitmore sich weiterhin gesträubt</w:t>
      </w:r>
      <w:ins w:id="14443" w:author="Lektorat Bauer" w:date="2025-03-07T18:11:00Z" w16du:dateUtc="2025-03-07T17:11:00Z">
        <w:r w:rsidR="008C6C74">
          <w:rPr>
            <w:rFonts w:ascii="Arial" w:hAnsi="Arial" w:cs="Arial"/>
            <w:sz w:val="24"/>
            <w:szCs w:val="24"/>
          </w:rPr>
          <w:t>,</w:t>
        </w:r>
      </w:ins>
      <w:r w:rsidRPr="00944672">
        <w:rPr>
          <w:rFonts w:ascii="Arial" w:hAnsi="Arial" w:cs="Arial"/>
          <w:sz w:val="24"/>
          <w:szCs w:val="24"/>
        </w:rPr>
        <w:t xml:space="preserve"> sie auf das Gelände zu lassen. Ananda hatte die SAS darum gebeten</w:t>
      </w:r>
      <w:ins w:id="14444" w:author="Lektorat Bauer" w:date="2025-03-07T18:11:00Z" w16du:dateUtc="2025-03-07T17:11:00Z">
        <w:r w:rsidR="008C6C74">
          <w:rPr>
            <w:rFonts w:ascii="Arial" w:hAnsi="Arial" w:cs="Arial"/>
            <w:sz w:val="24"/>
            <w:szCs w:val="24"/>
          </w:rPr>
          <w:t>,</w:t>
        </w:r>
      </w:ins>
      <w:r w:rsidRPr="00944672">
        <w:rPr>
          <w:rFonts w:ascii="Arial" w:hAnsi="Arial" w:cs="Arial"/>
          <w:sz w:val="24"/>
          <w:szCs w:val="24"/>
        </w:rPr>
        <w:t xml:space="preserve"> mit dem Pressechef und dem Leiter für strategische Operationen sprechen zu dürfen, einen Einblick in die Ausbildung hatte sie explizit abgelehnt. Somit konnte der Besuch auf den Eingangsbereich der Kaserne beschränkt werden und es wurde</w:t>
      </w:r>
      <w:ins w:id="14445" w:author="Lektorat Bauer" w:date="2025-03-07T18:12:00Z" w16du:dateUtc="2025-03-07T17:12:00Z">
        <w:r w:rsidR="008C6C74">
          <w:rPr>
            <w:rFonts w:ascii="Arial" w:hAnsi="Arial" w:cs="Arial"/>
            <w:sz w:val="24"/>
            <w:szCs w:val="24"/>
          </w:rPr>
          <w:t>n</w:t>
        </w:r>
      </w:ins>
      <w:r w:rsidRPr="00944672">
        <w:rPr>
          <w:rFonts w:ascii="Arial" w:hAnsi="Arial" w:cs="Arial"/>
          <w:sz w:val="24"/>
          <w:szCs w:val="24"/>
        </w:rPr>
        <w:t xml:space="preserve"> keine Geheimnisse verraten.</w:t>
      </w:r>
    </w:p>
    <w:p w14:paraId="78FF182A" w14:textId="16584488"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Ananda hatte sich in die vorhandenen Unterlagen zum Thema Terrorbekämpfung und in die entsprechenden Alarmpläne eingearbeitet. </w:t>
      </w:r>
      <w:del w:id="14446" w:author="Lektorat Bauer" w:date="2025-03-07T18:12:00Z" w16du:dateUtc="2025-03-07T17:12:00Z">
        <w:r w:rsidRPr="00944672" w:rsidDel="008C6C74">
          <w:rPr>
            <w:rFonts w:ascii="Arial" w:hAnsi="Arial" w:cs="Arial"/>
            <w:sz w:val="24"/>
            <w:szCs w:val="24"/>
          </w:rPr>
          <w:delText xml:space="preserve">In </w:delText>
        </w:r>
      </w:del>
      <w:ins w:id="14447" w:author="Lektorat Bauer" w:date="2025-03-07T18:12:00Z" w16du:dateUtc="2025-03-07T17:12:00Z">
        <w:r w:rsidR="008C6C74">
          <w:rPr>
            <w:rFonts w:ascii="Arial" w:hAnsi="Arial" w:cs="Arial"/>
            <w:sz w:val="24"/>
            <w:szCs w:val="24"/>
          </w:rPr>
          <w:t>Während</w:t>
        </w:r>
        <w:r w:rsidR="008C6C74" w:rsidRPr="00944672">
          <w:rPr>
            <w:rFonts w:ascii="Arial" w:hAnsi="Arial" w:cs="Arial"/>
            <w:sz w:val="24"/>
            <w:szCs w:val="24"/>
          </w:rPr>
          <w:t xml:space="preserve"> </w:t>
        </w:r>
      </w:ins>
      <w:r w:rsidRPr="00944672">
        <w:rPr>
          <w:rFonts w:ascii="Arial" w:hAnsi="Arial" w:cs="Arial"/>
          <w:sz w:val="24"/>
          <w:szCs w:val="24"/>
        </w:rPr>
        <w:t>der Einarbeitungszeit hatte sie Verständnisfragen gestellt und angefangen</w:t>
      </w:r>
      <w:ins w:id="14448" w:author="Lektorat Bauer" w:date="2025-03-07T18:12:00Z" w16du:dateUtc="2025-03-07T17:12:00Z">
        <w:r w:rsidR="008C6C74">
          <w:rPr>
            <w:rFonts w:ascii="Arial" w:hAnsi="Arial" w:cs="Arial"/>
            <w:sz w:val="24"/>
            <w:szCs w:val="24"/>
          </w:rPr>
          <w:t>,</w:t>
        </w:r>
      </w:ins>
      <w:r w:rsidRPr="00944672">
        <w:rPr>
          <w:rFonts w:ascii="Arial" w:hAnsi="Arial" w:cs="Arial"/>
          <w:sz w:val="24"/>
          <w:szCs w:val="24"/>
        </w:rPr>
        <w:t xml:space="preserve"> die Logik von Teilbereichen zu hinterfragen. David Whitmore war begeistert, denn Ananda entpuppte sich als ausgesprochen talentiert im Bereich der Strategieentwicklung. Wenn sie Themen hinterfragte, forderte er alle notwendigen Unterlagen an und zum Teil wurden die Berichte angefordert, </w:t>
      </w:r>
      <w:commentRangeStart w:id="14449"/>
      <w:r w:rsidRPr="00944672">
        <w:rPr>
          <w:rFonts w:ascii="Arial" w:hAnsi="Arial" w:cs="Arial"/>
          <w:sz w:val="24"/>
          <w:szCs w:val="24"/>
        </w:rPr>
        <w:t xml:space="preserve">auf denen Entscheidungen getroffen respektive geplant, basierten. </w:t>
      </w:r>
      <w:commentRangeEnd w:id="14449"/>
      <w:r w:rsidR="008C6C74">
        <w:rPr>
          <w:rStyle w:val="Kommentarzeichen"/>
        </w:rPr>
        <w:commentReference w:id="14449"/>
      </w:r>
      <w:r w:rsidRPr="00944672">
        <w:rPr>
          <w:rFonts w:ascii="Arial" w:hAnsi="Arial" w:cs="Arial"/>
          <w:sz w:val="24"/>
          <w:szCs w:val="24"/>
        </w:rPr>
        <w:t>Diese Grundlagenrecherche brachte sie dazu, einen Termin mit der SAS zu erbitten.</w:t>
      </w:r>
    </w:p>
    <w:p w14:paraId="6D4EEB55" w14:textId="59DE9521"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Sie erbat den Pressechef der Truppe, um sicherzugehen, </w:t>
      </w:r>
      <w:commentRangeStart w:id="14450"/>
      <w:r w:rsidRPr="00944672">
        <w:rPr>
          <w:rFonts w:ascii="Arial" w:hAnsi="Arial" w:cs="Arial"/>
          <w:sz w:val="24"/>
          <w:szCs w:val="24"/>
        </w:rPr>
        <w:t xml:space="preserve">dass Aussagen </w:t>
      </w:r>
      <w:commentRangeEnd w:id="14450"/>
      <w:r w:rsidR="008C6C74">
        <w:rPr>
          <w:rStyle w:val="Kommentarzeichen"/>
        </w:rPr>
        <w:commentReference w:id="14450"/>
      </w:r>
      <w:r w:rsidRPr="00944672">
        <w:rPr>
          <w:rFonts w:ascii="Arial" w:hAnsi="Arial" w:cs="Arial"/>
          <w:sz w:val="24"/>
          <w:szCs w:val="24"/>
        </w:rPr>
        <w:t xml:space="preserve">kontrolliert wurden, aber ihr eigentliches Interesse war das Gespräch mit Colonel Anthony Wilson, der das Strategiekommando der SAS leitete. </w:t>
      </w:r>
      <w:commentRangeStart w:id="14451"/>
      <w:r w:rsidRPr="00944672">
        <w:rPr>
          <w:rFonts w:ascii="Arial" w:hAnsi="Arial" w:cs="Arial"/>
          <w:sz w:val="24"/>
          <w:szCs w:val="24"/>
        </w:rPr>
        <w:t>Als Vorbereitung auf das Gespräch nahm sie die Berichte, die ihr vorlagen, und stellte diese</w:t>
      </w:r>
      <w:del w:id="14452" w:author="Lektorat Bauer" w:date="2025-03-07T18:13:00Z" w16du:dateUtc="2025-03-07T17:13:00Z">
        <w:r w:rsidRPr="00944672" w:rsidDel="008C6C74">
          <w:rPr>
            <w:rFonts w:ascii="Arial" w:hAnsi="Arial" w:cs="Arial"/>
            <w:sz w:val="24"/>
            <w:szCs w:val="24"/>
          </w:rPr>
          <w:delText>m</w:delText>
        </w:r>
      </w:del>
      <w:r w:rsidRPr="00944672">
        <w:rPr>
          <w:rFonts w:ascii="Arial" w:hAnsi="Arial" w:cs="Arial"/>
          <w:sz w:val="24"/>
          <w:szCs w:val="24"/>
        </w:rPr>
        <w:t xml:space="preserve"> dem Colonel </w:t>
      </w:r>
      <w:commentRangeEnd w:id="14451"/>
      <w:r w:rsidR="008C6C74">
        <w:rPr>
          <w:rStyle w:val="Kommentarzeichen"/>
        </w:rPr>
        <w:commentReference w:id="14451"/>
      </w:r>
      <w:r w:rsidRPr="00944672">
        <w:rPr>
          <w:rFonts w:ascii="Arial" w:hAnsi="Arial" w:cs="Arial"/>
          <w:sz w:val="24"/>
          <w:szCs w:val="24"/>
        </w:rPr>
        <w:t>zur Verfügung</w:t>
      </w:r>
      <w:del w:id="14453" w:author="Lektorat Bauer" w:date="2025-03-07T18:13:00Z" w16du:dateUtc="2025-03-07T17:13:00Z">
        <w:r w:rsidRPr="00944672" w:rsidDel="008C6C74">
          <w:rPr>
            <w:rFonts w:ascii="Arial" w:hAnsi="Arial" w:cs="Arial"/>
            <w:sz w:val="24"/>
            <w:szCs w:val="24"/>
          </w:rPr>
          <w:delText>,</w:delText>
        </w:r>
      </w:del>
      <w:ins w:id="14454" w:author="Lektorat Bauer" w:date="2025-03-07T18:13:00Z" w16du:dateUtc="2025-03-07T17:13:00Z">
        <w:r w:rsidR="008C6C74">
          <w:rPr>
            <w:rFonts w:ascii="Arial" w:hAnsi="Arial" w:cs="Arial"/>
            <w:sz w:val="24"/>
            <w:szCs w:val="24"/>
          </w:rPr>
          <w:t>.</w:t>
        </w:r>
      </w:ins>
      <w:r w:rsidRPr="00944672">
        <w:rPr>
          <w:rFonts w:ascii="Arial" w:hAnsi="Arial" w:cs="Arial"/>
          <w:sz w:val="24"/>
          <w:szCs w:val="24"/>
        </w:rPr>
        <w:t xml:space="preserve"> </w:t>
      </w:r>
      <w:ins w:id="14455" w:author="Lektorat Bauer" w:date="2025-03-07T18:13:00Z" w16du:dateUtc="2025-03-07T17:13:00Z">
        <w:r w:rsidR="008C6C74">
          <w:rPr>
            <w:rFonts w:ascii="Arial" w:hAnsi="Arial" w:cs="Arial"/>
            <w:sz w:val="24"/>
            <w:szCs w:val="24"/>
          </w:rPr>
          <w:t>Z</w:t>
        </w:r>
      </w:ins>
      <w:del w:id="14456" w:author="Lektorat Bauer" w:date="2025-03-07T18:13:00Z" w16du:dateUtc="2025-03-07T17:13:00Z">
        <w:r w:rsidRPr="00944672" w:rsidDel="008C6C74">
          <w:rPr>
            <w:rFonts w:ascii="Arial" w:hAnsi="Arial" w:cs="Arial"/>
            <w:sz w:val="24"/>
            <w:szCs w:val="24"/>
          </w:rPr>
          <w:delText>z</w:delText>
        </w:r>
      </w:del>
      <w:r w:rsidRPr="00944672">
        <w:rPr>
          <w:rFonts w:ascii="Arial" w:hAnsi="Arial" w:cs="Arial"/>
          <w:sz w:val="24"/>
          <w:szCs w:val="24"/>
        </w:rPr>
        <w:t>usätzlich bat sie darum, dass Reaktionszeiten für die gelieferten Szenarien berechnet w</w:t>
      </w:r>
      <w:ins w:id="14457" w:author="Lektorat Bauer" w:date="2025-03-07T18:13:00Z" w16du:dateUtc="2025-03-07T17:13:00Z">
        <w:r w:rsidR="008C6C74">
          <w:rPr>
            <w:rFonts w:ascii="Arial" w:hAnsi="Arial" w:cs="Arial"/>
            <w:sz w:val="24"/>
            <w:szCs w:val="24"/>
          </w:rPr>
          <w:t>e</w:t>
        </w:r>
      </w:ins>
      <w:del w:id="14458" w:author="Lektorat Bauer" w:date="2025-03-07T18:13:00Z" w16du:dateUtc="2025-03-07T17:13:00Z">
        <w:r w:rsidRPr="00944672" w:rsidDel="008C6C74">
          <w:rPr>
            <w:rFonts w:ascii="Arial" w:hAnsi="Arial" w:cs="Arial"/>
            <w:sz w:val="24"/>
            <w:szCs w:val="24"/>
          </w:rPr>
          <w:delText>u</w:delText>
        </w:r>
      </w:del>
      <w:r w:rsidRPr="00944672">
        <w:rPr>
          <w:rFonts w:ascii="Arial" w:hAnsi="Arial" w:cs="Arial"/>
          <w:sz w:val="24"/>
          <w:szCs w:val="24"/>
        </w:rPr>
        <w:t>rden.</w:t>
      </w:r>
    </w:p>
    <w:p w14:paraId="07A70143" w14:textId="34BD6368"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„Colonel Wilson, Sergeant Brooke, vielen Dank, dass sie diese</w:t>
      </w:r>
      <w:ins w:id="14459" w:author="Lektorat Bauer" w:date="2025-03-07T18:13:00Z" w16du:dateUtc="2025-03-07T17:13:00Z">
        <w:r w:rsidR="008C6C74">
          <w:rPr>
            <w:rFonts w:ascii="Arial" w:hAnsi="Arial" w:cs="Arial"/>
            <w:sz w:val="24"/>
            <w:szCs w:val="24"/>
          </w:rPr>
          <w:t>s</w:t>
        </w:r>
      </w:ins>
      <w:r w:rsidRPr="00944672">
        <w:rPr>
          <w:rFonts w:ascii="Arial" w:hAnsi="Arial" w:cs="Arial"/>
          <w:sz w:val="24"/>
          <w:szCs w:val="24"/>
        </w:rPr>
        <w:t xml:space="preserve"> Gepräch ermöglicht haben</w:t>
      </w:r>
      <w:del w:id="14460" w:author="Lektorat Bauer" w:date="2025-03-07T18:13:00Z" w16du:dateUtc="2025-03-07T17:13:00Z">
        <w:r w:rsidRPr="00944672" w:rsidDel="008C6C74">
          <w:rPr>
            <w:rFonts w:ascii="Arial" w:hAnsi="Arial" w:cs="Arial"/>
            <w:sz w:val="24"/>
            <w:szCs w:val="24"/>
          </w:rPr>
          <w:delText>.</w:delText>
        </w:r>
      </w:del>
      <w:r w:rsidRPr="00944672">
        <w:rPr>
          <w:rFonts w:ascii="Arial" w:hAnsi="Arial" w:cs="Arial"/>
          <w:sz w:val="24"/>
          <w:szCs w:val="24"/>
        </w:rPr>
        <w:t>“</w:t>
      </w:r>
      <w:ins w:id="14461" w:author="Lektorat Bauer" w:date="2025-03-07T18:13:00Z" w16du:dateUtc="2025-03-07T17:13:00Z">
        <w:r w:rsidR="008C6C74">
          <w:rPr>
            <w:rFonts w:ascii="Arial" w:hAnsi="Arial" w:cs="Arial"/>
            <w:sz w:val="24"/>
            <w:szCs w:val="24"/>
          </w:rPr>
          <w:t>,</w:t>
        </w:r>
      </w:ins>
      <w:r w:rsidRPr="00944672">
        <w:rPr>
          <w:rFonts w:ascii="Arial" w:hAnsi="Arial" w:cs="Arial"/>
          <w:sz w:val="24"/>
          <w:szCs w:val="24"/>
        </w:rPr>
        <w:t xml:space="preserve"> </w:t>
      </w:r>
      <w:ins w:id="14462" w:author="Lektorat Bauer" w:date="2025-03-07T18:13:00Z" w16du:dateUtc="2025-03-07T17:13:00Z">
        <w:r w:rsidR="008C6C74">
          <w:rPr>
            <w:rFonts w:ascii="Arial" w:hAnsi="Arial" w:cs="Arial"/>
            <w:sz w:val="24"/>
            <w:szCs w:val="24"/>
          </w:rPr>
          <w:t>e</w:t>
        </w:r>
      </w:ins>
      <w:del w:id="14463" w:author="Lektorat Bauer" w:date="2025-03-07T18:13:00Z" w16du:dateUtc="2025-03-07T17:13:00Z">
        <w:r w:rsidRPr="00944672" w:rsidDel="008C6C74">
          <w:rPr>
            <w:rFonts w:ascii="Arial" w:hAnsi="Arial" w:cs="Arial"/>
            <w:sz w:val="24"/>
            <w:szCs w:val="24"/>
          </w:rPr>
          <w:delText>E</w:delText>
        </w:r>
      </w:del>
      <w:r w:rsidRPr="00944672">
        <w:rPr>
          <w:rFonts w:ascii="Arial" w:hAnsi="Arial" w:cs="Arial"/>
          <w:sz w:val="24"/>
          <w:szCs w:val="24"/>
        </w:rPr>
        <w:t xml:space="preserve">röffnete David Whitmore das Gespräch. „Frau Ananda Khalebendi erarbeitet eine Masterarbeit zum Thema innere Sicherheit, mit dem Schwerpunkt Terrorbekämpfung. Die Arbeit wird nach </w:t>
      </w:r>
      <w:del w:id="14464" w:author="Lektorat Bauer" w:date="2025-03-07T18:14:00Z" w16du:dateUtc="2025-03-07T17:14:00Z">
        <w:r w:rsidRPr="00944672" w:rsidDel="008C6C74">
          <w:rPr>
            <w:rFonts w:ascii="Arial" w:hAnsi="Arial" w:cs="Arial"/>
            <w:sz w:val="24"/>
            <w:szCs w:val="24"/>
          </w:rPr>
          <w:delText>erscheinen</w:delText>
        </w:r>
      </w:del>
      <w:ins w:id="14465" w:author="Lektorat Bauer" w:date="2025-03-07T18:14:00Z" w16du:dateUtc="2025-03-07T17:14:00Z">
        <w:r w:rsidR="008C6C74" w:rsidRPr="00944672">
          <w:rPr>
            <w:rFonts w:ascii="Arial" w:hAnsi="Arial" w:cs="Arial"/>
            <w:sz w:val="24"/>
            <w:szCs w:val="24"/>
          </w:rPr>
          <w:t>Erscheinen</w:t>
        </w:r>
      </w:ins>
      <w:r w:rsidRPr="00944672">
        <w:rPr>
          <w:rFonts w:ascii="Arial" w:hAnsi="Arial" w:cs="Arial"/>
          <w:sz w:val="24"/>
          <w:szCs w:val="24"/>
        </w:rPr>
        <w:t xml:space="preserve"> zu</w:t>
      </w:r>
      <w:ins w:id="14466" w:author="Lektorat Bauer" w:date="2025-03-07T18:14:00Z" w16du:dateUtc="2025-03-07T17:14:00Z">
        <w:r w:rsidR="008C6C74">
          <w:rPr>
            <w:rFonts w:ascii="Arial" w:hAnsi="Arial" w:cs="Arial"/>
            <w:sz w:val="24"/>
            <w:szCs w:val="24"/>
          </w:rPr>
          <w:t>r</w:t>
        </w:r>
      </w:ins>
      <w:r w:rsidRPr="00944672">
        <w:rPr>
          <w:rFonts w:ascii="Arial" w:hAnsi="Arial" w:cs="Arial"/>
          <w:sz w:val="24"/>
          <w:szCs w:val="24"/>
        </w:rPr>
        <w:t xml:space="preserve"> Geheimsache erklärt </w:t>
      </w:r>
      <w:ins w:id="14467" w:author="Lektorat Bauer" w:date="2025-03-07T18:14:00Z" w16du:dateUtc="2025-03-07T17:14:00Z">
        <w:r w:rsidR="008C6C74">
          <w:rPr>
            <w:rFonts w:ascii="Arial" w:hAnsi="Arial" w:cs="Arial"/>
            <w:sz w:val="24"/>
            <w:szCs w:val="24"/>
          </w:rPr>
          <w:t xml:space="preserve">werden </w:t>
        </w:r>
      </w:ins>
      <w:r w:rsidRPr="00944672">
        <w:rPr>
          <w:rFonts w:ascii="Arial" w:hAnsi="Arial" w:cs="Arial"/>
          <w:sz w:val="24"/>
          <w:szCs w:val="24"/>
        </w:rPr>
        <w:t xml:space="preserve">und </w:t>
      </w:r>
      <w:del w:id="14468" w:author="Lektorat Bauer" w:date="2025-03-07T18:14:00Z" w16du:dateUtc="2025-03-07T17:14:00Z">
        <w:r w:rsidRPr="00944672" w:rsidDel="008C6C74">
          <w:rPr>
            <w:rFonts w:ascii="Arial" w:hAnsi="Arial" w:cs="Arial"/>
            <w:sz w:val="24"/>
            <w:szCs w:val="24"/>
          </w:rPr>
          <w:delText xml:space="preserve">steht damit </w:delText>
        </w:r>
      </w:del>
      <w:r w:rsidRPr="00944672">
        <w:rPr>
          <w:rFonts w:ascii="Arial" w:hAnsi="Arial" w:cs="Arial"/>
          <w:sz w:val="24"/>
          <w:szCs w:val="24"/>
        </w:rPr>
        <w:t>der Öffentlichkeit nicht zur Verfügung</w:t>
      </w:r>
      <w:ins w:id="14469" w:author="Lektorat Bauer" w:date="2025-03-07T18:14:00Z" w16du:dateUtc="2025-03-07T17:14:00Z">
        <w:r w:rsidR="008C6C74">
          <w:rPr>
            <w:rFonts w:ascii="Arial" w:hAnsi="Arial" w:cs="Arial"/>
            <w:sz w:val="24"/>
            <w:szCs w:val="24"/>
          </w:rPr>
          <w:t xml:space="preserve"> stehen</w:t>
        </w:r>
      </w:ins>
      <w:r w:rsidRPr="00944672">
        <w:rPr>
          <w:rFonts w:ascii="Arial" w:hAnsi="Arial" w:cs="Arial"/>
          <w:sz w:val="24"/>
          <w:szCs w:val="24"/>
        </w:rPr>
        <w:t xml:space="preserve">. Die Begutachtung der Arbeit durch Professor Paul wird unter polizeilicher Aufsicht erfolgen. Der Professor </w:t>
      </w:r>
      <w:r w:rsidRPr="00944672">
        <w:rPr>
          <w:rFonts w:ascii="Arial" w:hAnsi="Arial" w:cs="Arial"/>
          <w:sz w:val="24"/>
          <w:szCs w:val="24"/>
        </w:rPr>
        <w:lastRenderedPageBreak/>
        <w:t xml:space="preserve">hat sich im Vorwege bereiterklärt, dass die Notizen, </w:t>
      </w:r>
      <w:del w:id="14470" w:author="Lektorat Bauer" w:date="2025-03-07T18:14:00Z" w16du:dateUtc="2025-03-07T17:14:00Z">
        <w:r w:rsidRPr="00944672" w:rsidDel="008C6C74">
          <w:rPr>
            <w:rFonts w:ascii="Arial" w:hAnsi="Arial" w:cs="Arial"/>
            <w:sz w:val="24"/>
            <w:szCs w:val="24"/>
          </w:rPr>
          <w:delText xml:space="preserve">der </w:delText>
        </w:r>
      </w:del>
      <w:ins w:id="14471" w:author="Lektorat Bauer" w:date="2025-03-07T18:14:00Z" w16du:dateUtc="2025-03-07T17:14:00Z">
        <w:r w:rsidR="008C6C74">
          <w:rPr>
            <w:rFonts w:ascii="Arial" w:hAnsi="Arial" w:cs="Arial"/>
            <w:sz w:val="24"/>
            <w:szCs w:val="24"/>
          </w:rPr>
          <w:t>die er</w:t>
        </w:r>
        <w:r w:rsidR="008C6C74" w:rsidRPr="00944672">
          <w:rPr>
            <w:rFonts w:ascii="Arial" w:hAnsi="Arial" w:cs="Arial"/>
            <w:sz w:val="24"/>
            <w:szCs w:val="24"/>
          </w:rPr>
          <w:t xml:space="preserve"> </w:t>
        </w:r>
      </w:ins>
      <w:r w:rsidRPr="00944672">
        <w:rPr>
          <w:rFonts w:ascii="Arial" w:hAnsi="Arial" w:cs="Arial"/>
          <w:sz w:val="24"/>
          <w:szCs w:val="24"/>
        </w:rPr>
        <w:t>sich macht</w:t>
      </w:r>
      <w:ins w:id="14472" w:author="Lektorat Bauer" w:date="2025-03-07T18:15:00Z" w16du:dateUtc="2025-03-07T17:15:00Z">
        <w:r w:rsidR="008C6C74">
          <w:rPr>
            <w:rFonts w:ascii="Arial" w:hAnsi="Arial" w:cs="Arial"/>
            <w:sz w:val="24"/>
            <w:szCs w:val="24"/>
          </w:rPr>
          <w:t>,</w:t>
        </w:r>
      </w:ins>
      <w:r w:rsidRPr="00944672">
        <w:rPr>
          <w:rFonts w:ascii="Arial" w:hAnsi="Arial" w:cs="Arial"/>
          <w:sz w:val="24"/>
          <w:szCs w:val="24"/>
        </w:rPr>
        <w:t xml:space="preserve"> ebenfalls an uns gehen. Kopien der Arbeit dürfen nicht angefertigt werden.“ </w:t>
      </w:r>
    </w:p>
    <w:p w14:paraId="592CE01D" w14:textId="77777777" w:rsidR="008C6C74" w:rsidRDefault="00944672" w:rsidP="00623B68">
      <w:pPr>
        <w:autoSpaceDE w:val="0"/>
        <w:autoSpaceDN w:val="0"/>
        <w:adjustRightInd w:val="0"/>
        <w:spacing w:after="0" w:line="360" w:lineRule="auto"/>
        <w:ind w:firstLine="227"/>
        <w:jc w:val="both"/>
        <w:rPr>
          <w:ins w:id="14473" w:author="Lektorat Bauer" w:date="2025-03-07T18:15:00Z" w16du:dateUtc="2025-03-07T17:15:00Z"/>
          <w:rFonts w:ascii="Arial" w:hAnsi="Arial" w:cs="Arial"/>
          <w:sz w:val="24"/>
          <w:szCs w:val="24"/>
        </w:rPr>
      </w:pPr>
      <w:r w:rsidRPr="00944672">
        <w:rPr>
          <w:rFonts w:ascii="Arial" w:hAnsi="Arial" w:cs="Arial"/>
          <w:sz w:val="24"/>
          <w:szCs w:val="24"/>
        </w:rPr>
        <w:t xml:space="preserve">Whitmore blickte zu den beiden Soldaten. </w:t>
      </w:r>
      <w:commentRangeStart w:id="14474"/>
      <w:r w:rsidRPr="00944672">
        <w:rPr>
          <w:rFonts w:ascii="Arial" w:hAnsi="Arial" w:cs="Arial"/>
          <w:sz w:val="24"/>
          <w:szCs w:val="24"/>
        </w:rPr>
        <w:t>„Wir haben Ihnen vorab Berichte zukommen lassen, um die es heute gehen soll</w:t>
      </w:r>
      <w:commentRangeEnd w:id="14474"/>
      <w:r w:rsidR="008C6C74">
        <w:rPr>
          <w:rStyle w:val="Kommentarzeichen"/>
        </w:rPr>
        <w:commentReference w:id="14474"/>
      </w:r>
      <w:r w:rsidRPr="00944672">
        <w:rPr>
          <w:rFonts w:ascii="Arial" w:hAnsi="Arial" w:cs="Arial"/>
          <w:sz w:val="24"/>
          <w:szCs w:val="24"/>
        </w:rPr>
        <w:t xml:space="preserve">. Ich gehe davon aus, dass zum einen diese Berichte ihnen bereits vorlagen und zum anderen, dass sie Ihre Unterlagen intern gesichtet haben. Soweit von mir die Einordnung.“ </w:t>
      </w:r>
    </w:p>
    <w:p w14:paraId="2CE811AD" w14:textId="2EC51113"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„Chief Superintendent, Frau Khalebendi, willkommen bei uns und vielen Dank für die bereitgestellten Unterlagen. Wir haben, wie sie gewünscht hatten, die Unterlagen gesichtet und ein entsprechendes Szenario erarbeitet.“ Der Pressesprecher hatte bewusst vermieden, zu sagen, ob diese Informationen zuvor schon </w:t>
      </w:r>
      <w:commentRangeStart w:id="14475"/>
      <w:r w:rsidRPr="00944672">
        <w:rPr>
          <w:rFonts w:ascii="Arial" w:hAnsi="Arial" w:cs="Arial"/>
          <w:sz w:val="24"/>
          <w:szCs w:val="24"/>
        </w:rPr>
        <w:t xml:space="preserve">vorgelegen hatten, </w:t>
      </w:r>
      <w:commentRangeEnd w:id="14475"/>
      <w:r w:rsidR="008C6C74">
        <w:rPr>
          <w:rStyle w:val="Kommentarzeichen"/>
        </w:rPr>
        <w:commentReference w:id="14475"/>
      </w:r>
      <w:r w:rsidRPr="00944672">
        <w:rPr>
          <w:rFonts w:ascii="Arial" w:hAnsi="Arial" w:cs="Arial"/>
          <w:sz w:val="24"/>
          <w:szCs w:val="24"/>
        </w:rPr>
        <w:t>das ging die Besucher nichts an. „Frau Khalebendi, bitte sagen Sie uns, was genau Sie wissen möchten.“</w:t>
      </w:r>
    </w:p>
    <w:p w14:paraId="5DFAE560" w14:textId="2C290C30"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Ananda griff </w:t>
      </w:r>
      <w:del w:id="14476" w:author="Lektorat Bauer" w:date="2025-03-07T18:16:00Z" w16du:dateUtc="2025-03-07T17:16:00Z">
        <w:r w:rsidRPr="00944672" w:rsidDel="008C6C74">
          <w:rPr>
            <w:rFonts w:ascii="Arial" w:hAnsi="Arial" w:cs="Arial"/>
            <w:sz w:val="24"/>
            <w:szCs w:val="24"/>
          </w:rPr>
          <w:delText xml:space="preserve">zu </w:delText>
        </w:r>
      </w:del>
      <w:ins w:id="14477" w:author="Lektorat Bauer" w:date="2025-03-07T18:16:00Z" w16du:dateUtc="2025-03-07T17:16:00Z">
        <w:r w:rsidR="008C6C74">
          <w:rPr>
            <w:rFonts w:ascii="Arial" w:hAnsi="Arial" w:cs="Arial"/>
            <w:sz w:val="24"/>
            <w:szCs w:val="24"/>
          </w:rPr>
          <w:t>in</w:t>
        </w:r>
        <w:r w:rsidR="008C6C74" w:rsidRPr="00944672">
          <w:rPr>
            <w:rFonts w:ascii="Arial" w:hAnsi="Arial" w:cs="Arial"/>
            <w:sz w:val="24"/>
            <w:szCs w:val="24"/>
          </w:rPr>
          <w:t xml:space="preserve"> </w:t>
        </w:r>
        <w:r w:rsidR="008C6C74">
          <w:rPr>
            <w:rFonts w:ascii="Arial" w:hAnsi="Arial" w:cs="Arial"/>
            <w:sz w:val="24"/>
            <w:szCs w:val="24"/>
          </w:rPr>
          <w:t>i</w:t>
        </w:r>
      </w:ins>
      <w:del w:id="14478" w:author="Lektorat Bauer" w:date="2025-03-07T18:16:00Z" w16du:dateUtc="2025-03-07T17:16:00Z">
        <w:r w:rsidRPr="00944672" w:rsidDel="008C6C74">
          <w:rPr>
            <w:rFonts w:ascii="Arial" w:hAnsi="Arial" w:cs="Arial"/>
            <w:sz w:val="24"/>
            <w:szCs w:val="24"/>
          </w:rPr>
          <w:delText>I</w:delText>
        </w:r>
      </w:del>
      <w:r w:rsidRPr="00944672">
        <w:rPr>
          <w:rFonts w:ascii="Arial" w:hAnsi="Arial" w:cs="Arial"/>
          <w:sz w:val="24"/>
          <w:szCs w:val="24"/>
        </w:rPr>
        <w:t>hre</w:t>
      </w:r>
      <w:del w:id="14479" w:author="Lektorat Bauer" w:date="2025-03-07T18:16:00Z" w16du:dateUtc="2025-03-07T17:16:00Z">
        <w:r w:rsidRPr="00944672" w:rsidDel="008C6C74">
          <w:rPr>
            <w:rFonts w:ascii="Arial" w:hAnsi="Arial" w:cs="Arial"/>
            <w:sz w:val="24"/>
            <w:szCs w:val="24"/>
          </w:rPr>
          <w:delText>r</w:delText>
        </w:r>
      </w:del>
      <w:r w:rsidRPr="00944672">
        <w:rPr>
          <w:rFonts w:ascii="Arial" w:hAnsi="Arial" w:cs="Arial"/>
          <w:sz w:val="24"/>
          <w:szCs w:val="24"/>
        </w:rPr>
        <w:t xml:space="preserve"> Tasche und holte die Planungsunterlagen heraus. „Meine Herren</w:t>
      </w:r>
      <w:del w:id="14480" w:author="Lektorat Bauer" w:date="2025-03-07T18:16:00Z" w16du:dateUtc="2025-03-07T17:16:00Z">
        <w:r w:rsidRPr="00944672" w:rsidDel="008C6C74">
          <w:rPr>
            <w:rFonts w:ascii="Arial" w:hAnsi="Arial" w:cs="Arial"/>
            <w:sz w:val="24"/>
            <w:szCs w:val="24"/>
          </w:rPr>
          <w:delText>,</w:delText>
        </w:r>
      </w:del>
      <w:r w:rsidRPr="00944672">
        <w:rPr>
          <w:rFonts w:ascii="Arial" w:hAnsi="Arial" w:cs="Arial"/>
          <w:sz w:val="24"/>
          <w:szCs w:val="24"/>
        </w:rPr>
        <w:t>“</w:t>
      </w:r>
      <w:ins w:id="14481" w:author="Lektorat Bauer" w:date="2025-03-07T18:16:00Z" w16du:dateUtc="2025-03-07T17:16:00Z">
        <w:r w:rsidR="008C6C74">
          <w:rPr>
            <w:rFonts w:ascii="Arial" w:hAnsi="Arial" w:cs="Arial"/>
            <w:sz w:val="24"/>
            <w:szCs w:val="24"/>
          </w:rPr>
          <w:t xml:space="preserve"> –</w:t>
        </w:r>
      </w:ins>
      <w:r w:rsidRPr="00944672">
        <w:rPr>
          <w:rFonts w:ascii="Arial" w:hAnsi="Arial" w:cs="Arial"/>
          <w:sz w:val="24"/>
          <w:szCs w:val="24"/>
        </w:rPr>
        <w:t xml:space="preserve"> sie blickte von einem zum anderen und nahm dann Colonel Anthony Wilson ins Visier</w:t>
      </w:r>
      <w:del w:id="14482" w:author="Lektorat Bauer" w:date="2025-03-07T18:16:00Z" w16du:dateUtc="2025-03-07T17:16:00Z">
        <w:r w:rsidRPr="00944672" w:rsidDel="008C6C74">
          <w:rPr>
            <w:rFonts w:ascii="Arial" w:hAnsi="Arial" w:cs="Arial"/>
            <w:sz w:val="24"/>
            <w:szCs w:val="24"/>
          </w:rPr>
          <w:delText>.</w:delText>
        </w:r>
      </w:del>
      <w:ins w:id="14483" w:author="Lektorat Bauer" w:date="2025-03-07T18:16:00Z" w16du:dateUtc="2025-03-07T17:16:00Z">
        <w:r w:rsidR="008C6C74">
          <w:rPr>
            <w:rFonts w:ascii="Arial" w:hAnsi="Arial" w:cs="Arial"/>
            <w:sz w:val="24"/>
            <w:szCs w:val="24"/>
          </w:rPr>
          <w:t xml:space="preserve"> –,</w:t>
        </w:r>
      </w:ins>
      <w:r w:rsidRPr="00944672">
        <w:rPr>
          <w:rFonts w:ascii="Arial" w:hAnsi="Arial" w:cs="Arial"/>
          <w:sz w:val="24"/>
          <w:szCs w:val="24"/>
        </w:rPr>
        <w:t xml:space="preserve"> „</w:t>
      </w:r>
      <w:ins w:id="14484" w:author="Lektorat Bauer" w:date="2025-03-07T18:16:00Z" w16du:dateUtc="2025-03-07T17:16:00Z">
        <w:r w:rsidR="008C6C74">
          <w:rPr>
            <w:rFonts w:ascii="Arial" w:hAnsi="Arial" w:cs="Arial"/>
            <w:sz w:val="24"/>
            <w:szCs w:val="24"/>
          </w:rPr>
          <w:t>v</w:t>
        </w:r>
      </w:ins>
      <w:del w:id="14485" w:author="Lektorat Bauer" w:date="2025-03-07T18:16:00Z" w16du:dateUtc="2025-03-07T17:16:00Z">
        <w:r w:rsidRPr="00944672" w:rsidDel="008C6C74">
          <w:rPr>
            <w:rFonts w:ascii="Arial" w:hAnsi="Arial" w:cs="Arial"/>
            <w:sz w:val="24"/>
            <w:szCs w:val="24"/>
          </w:rPr>
          <w:delText>V</w:delText>
        </w:r>
      </w:del>
      <w:r w:rsidRPr="00944672">
        <w:rPr>
          <w:rFonts w:ascii="Arial" w:hAnsi="Arial" w:cs="Arial"/>
          <w:sz w:val="24"/>
          <w:szCs w:val="24"/>
        </w:rPr>
        <w:t>ielen Dank, dass Sie meine Fragen,</w:t>
      </w:r>
      <w:del w:id="14486" w:author="Lektorat Bauer" w:date="2025-03-07T18:16:00Z" w16du:dateUtc="2025-03-07T17:16:00Z">
        <w:r w:rsidRPr="00944672" w:rsidDel="008C6C74">
          <w:rPr>
            <w:rFonts w:ascii="Arial" w:hAnsi="Arial" w:cs="Arial"/>
            <w:sz w:val="24"/>
            <w:szCs w:val="24"/>
          </w:rPr>
          <w:delText xml:space="preserve"> </w:delText>
        </w:r>
      </w:del>
      <w:r w:rsidRPr="00944672">
        <w:rPr>
          <w:rFonts w:ascii="Arial" w:hAnsi="Arial" w:cs="Arial"/>
          <w:sz w:val="24"/>
          <w:szCs w:val="24"/>
        </w:rPr>
        <w:t xml:space="preserve"> im Rahmen des </w:t>
      </w:r>
      <w:del w:id="14487" w:author="Lektorat Bauer" w:date="2025-03-07T18:16:00Z" w16du:dateUtc="2025-03-07T17:16:00Z">
        <w:r w:rsidRPr="00944672" w:rsidDel="008C6C74">
          <w:rPr>
            <w:rFonts w:ascii="Arial" w:hAnsi="Arial" w:cs="Arial"/>
            <w:sz w:val="24"/>
            <w:szCs w:val="24"/>
          </w:rPr>
          <w:delText>möglichen</w:delText>
        </w:r>
      </w:del>
      <w:ins w:id="14488" w:author="Lektorat Bauer" w:date="2025-03-07T18:16:00Z" w16du:dateUtc="2025-03-07T17:16:00Z">
        <w:r w:rsidR="008C6C74" w:rsidRPr="00944672">
          <w:rPr>
            <w:rFonts w:ascii="Arial" w:hAnsi="Arial" w:cs="Arial"/>
            <w:sz w:val="24"/>
            <w:szCs w:val="24"/>
          </w:rPr>
          <w:t>Möglichen</w:t>
        </w:r>
      </w:ins>
      <w:del w:id="14489" w:author="Lektorat Bauer" w:date="2025-03-07T18:16:00Z" w16du:dateUtc="2025-03-07T17:16:00Z">
        <w:r w:rsidRPr="00944672" w:rsidDel="008C6C74">
          <w:rPr>
            <w:rFonts w:ascii="Arial" w:hAnsi="Arial" w:cs="Arial"/>
            <w:sz w:val="24"/>
            <w:szCs w:val="24"/>
          </w:rPr>
          <w:delText>,“ drei Köpfe nickten, „</w:delText>
        </w:r>
      </w:del>
      <w:ins w:id="14490" w:author="Lektorat Bauer" w:date="2025-03-07T18:16:00Z" w16du:dateUtc="2025-03-07T17:16:00Z">
        <w:r w:rsidR="008C6C74">
          <w:rPr>
            <w:rFonts w:ascii="Arial" w:hAnsi="Arial" w:cs="Arial"/>
            <w:sz w:val="24"/>
            <w:szCs w:val="24"/>
          </w:rPr>
          <w:t xml:space="preserve"> </w:t>
        </w:r>
      </w:ins>
      <w:r w:rsidRPr="00944672">
        <w:rPr>
          <w:rFonts w:ascii="Arial" w:hAnsi="Arial" w:cs="Arial"/>
          <w:sz w:val="24"/>
          <w:szCs w:val="24"/>
        </w:rPr>
        <w:t xml:space="preserve">beantworten. Als Einstieg </w:t>
      </w:r>
      <w:del w:id="14491" w:author="Lektorat Bauer" w:date="2025-03-07T18:17:00Z" w16du:dateUtc="2025-03-07T17:17:00Z">
        <w:r w:rsidRPr="00944672" w:rsidDel="008C6C74">
          <w:rPr>
            <w:rFonts w:ascii="Arial" w:hAnsi="Arial" w:cs="Arial"/>
            <w:sz w:val="24"/>
            <w:szCs w:val="24"/>
          </w:rPr>
          <w:delText xml:space="preserve"> </w:delText>
        </w:r>
      </w:del>
      <w:r w:rsidRPr="00944672">
        <w:rPr>
          <w:rFonts w:ascii="Arial" w:hAnsi="Arial" w:cs="Arial"/>
          <w:sz w:val="24"/>
          <w:szCs w:val="24"/>
        </w:rPr>
        <w:t xml:space="preserve">möchte ich mit dem Szenario eins beginnen.“ Sie rollte die Plankarten aus, auf denen die Gefährdungssituation als Lagebild dargestellt wurde. „Wie immer bei Planspielen, müssen wir von bestimmten Hypothesen ausgehen, die die Grundlage der Planung bilden. Was wiederum bedeutet, dass das Szenario entweder zu locker oder aber zu streng geplant wird. Das hier vorliegende Szenario geht von fünf verteilten Angreifern aus, von denen drei einen Doppeldeckerbus in </w:t>
      </w:r>
      <w:ins w:id="14492" w:author="Lektorat Bauer" w:date="2025-03-07T18:17:00Z" w16du:dateUtc="2025-03-07T17:17:00Z">
        <w:r w:rsidR="008C6C74">
          <w:rPr>
            <w:rFonts w:ascii="Arial" w:hAnsi="Arial" w:cs="Arial"/>
            <w:sz w:val="24"/>
            <w:szCs w:val="24"/>
          </w:rPr>
          <w:t>i</w:t>
        </w:r>
      </w:ins>
      <w:del w:id="14493" w:author="Lektorat Bauer" w:date="2025-03-07T18:17:00Z" w16du:dateUtc="2025-03-07T17:17:00Z">
        <w:r w:rsidRPr="00944672" w:rsidDel="008C6C74">
          <w:rPr>
            <w:rFonts w:ascii="Arial" w:hAnsi="Arial" w:cs="Arial"/>
            <w:sz w:val="24"/>
            <w:szCs w:val="24"/>
          </w:rPr>
          <w:delText>I</w:delText>
        </w:r>
      </w:del>
      <w:r w:rsidRPr="00944672">
        <w:rPr>
          <w:rFonts w:ascii="Arial" w:hAnsi="Arial" w:cs="Arial"/>
          <w:sz w:val="24"/>
          <w:szCs w:val="24"/>
        </w:rPr>
        <w:t>hre Gewalt gebracht haben. Dann wurde der Bus so abgestellt, dass die verbleibenden beiden</w:t>
      </w:r>
      <w:del w:id="14494" w:author="Lektorat Bauer" w:date="2025-03-07T18:17:00Z" w16du:dateUtc="2025-03-07T17:17:00Z">
        <w:r w:rsidRPr="00944672" w:rsidDel="008C6C74">
          <w:rPr>
            <w:rFonts w:ascii="Arial" w:hAnsi="Arial" w:cs="Arial"/>
            <w:sz w:val="24"/>
            <w:szCs w:val="24"/>
          </w:rPr>
          <w:delText>,</w:delText>
        </w:r>
      </w:del>
      <w:r w:rsidRPr="00944672">
        <w:rPr>
          <w:rFonts w:ascii="Arial" w:hAnsi="Arial" w:cs="Arial"/>
          <w:sz w:val="24"/>
          <w:szCs w:val="24"/>
        </w:rPr>
        <w:t xml:space="preserve"> das Umfeld überblicken können. Die Einsatzkräfte wissen nicht von T4 und T5, die Einsatzleitung vor Ort hat ausschließlich die Täter im Bus im Blick. Soweit die Ausgangslage.“ </w:t>
      </w:r>
    </w:p>
    <w:p w14:paraId="64735E68" w14:textId="77777777" w:rsidR="008C6C74" w:rsidRDefault="00944672" w:rsidP="00623B68">
      <w:pPr>
        <w:autoSpaceDE w:val="0"/>
        <w:autoSpaceDN w:val="0"/>
        <w:adjustRightInd w:val="0"/>
        <w:spacing w:after="0" w:line="360" w:lineRule="auto"/>
        <w:ind w:firstLine="227"/>
        <w:jc w:val="both"/>
        <w:rPr>
          <w:ins w:id="14495" w:author="Lektorat Bauer" w:date="2025-03-07T18:18:00Z" w16du:dateUtc="2025-03-07T17:18:00Z"/>
          <w:rFonts w:ascii="Arial" w:hAnsi="Arial" w:cs="Arial"/>
          <w:sz w:val="24"/>
          <w:szCs w:val="24"/>
        </w:rPr>
      </w:pPr>
      <w:r w:rsidRPr="00944672">
        <w:rPr>
          <w:rFonts w:ascii="Arial" w:hAnsi="Arial" w:cs="Arial"/>
          <w:sz w:val="24"/>
          <w:szCs w:val="24"/>
        </w:rPr>
        <w:t xml:space="preserve">„Das ist soweit korrekt.“ Es war der Colonel </w:t>
      </w:r>
      <w:ins w:id="14496" w:author="Lektorat Bauer" w:date="2025-03-07T18:17:00Z" w16du:dateUtc="2025-03-07T17:17:00Z">
        <w:r w:rsidR="008C6C74">
          <w:rPr>
            <w:rFonts w:ascii="Arial" w:hAnsi="Arial" w:cs="Arial"/>
            <w:sz w:val="24"/>
            <w:szCs w:val="24"/>
          </w:rPr>
          <w:t>,</w:t>
        </w:r>
      </w:ins>
      <w:r w:rsidRPr="00944672">
        <w:rPr>
          <w:rFonts w:ascii="Arial" w:hAnsi="Arial" w:cs="Arial"/>
          <w:sz w:val="24"/>
          <w:szCs w:val="24"/>
        </w:rPr>
        <w:t xml:space="preserve">der sich das erste </w:t>
      </w:r>
      <w:del w:id="14497" w:author="Lektorat Bauer" w:date="2025-03-07T18:17:00Z" w16du:dateUtc="2025-03-07T17:17:00Z">
        <w:r w:rsidRPr="00944672" w:rsidDel="008C6C74">
          <w:rPr>
            <w:rFonts w:ascii="Arial" w:hAnsi="Arial" w:cs="Arial"/>
            <w:sz w:val="24"/>
            <w:szCs w:val="24"/>
          </w:rPr>
          <w:delText>mal</w:delText>
        </w:r>
      </w:del>
      <w:ins w:id="14498" w:author="Lektorat Bauer" w:date="2025-03-07T18:17:00Z" w16du:dateUtc="2025-03-07T17:17:00Z">
        <w:r w:rsidR="008C6C74" w:rsidRPr="00944672">
          <w:rPr>
            <w:rFonts w:ascii="Arial" w:hAnsi="Arial" w:cs="Arial"/>
            <w:sz w:val="24"/>
            <w:szCs w:val="24"/>
          </w:rPr>
          <w:t>Mal</w:t>
        </w:r>
      </w:ins>
      <w:r w:rsidRPr="00944672">
        <w:rPr>
          <w:rFonts w:ascii="Arial" w:hAnsi="Arial" w:cs="Arial"/>
          <w:sz w:val="24"/>
          <w:szCs w:val="24"/>
        </w:rPr>
        <w:t xml:space="preserve"> äußerte und dabei konzentriert auf die Karte sah. Wie </w:t>
      </w:r>
      <w:del w:id="14499" w:author="Lektorat Bauer" w:date="2025-03-07T18:17:00Z" w16du:dateUtc="2025-03-07T17:17:00Z">
        <w:r w:rsidRPr="00944672" w:rsidDel="008C6C74">
          <w:rPr>
            <w:rFonts w:ascii="Arial" w:hAnsi="Arial" w:cs="Arial"/>
            <w:sz w:val="24"/>
            <w:szCs w:val="24"/>
          </w:rPr>
          <w:delText xml:space="preserve">bei </w:delText>
        </w:r>
      </w:del>
      <w:ins w:id="14500" w:author="Lektorat Bauer" w:date="2025-03-07T18:17:00Z" w16du:dateUtc="2025-03-07T17:17:00Z">
        <w:r w:rsidR="008C6C74">
          <w:rPr>
            <w:rFonts w:ascii="Arial" w:hAnsi="Arial" w:cs="Arial"/>
            <w:sz w:val="24"/>
            <w:szCs w:val="24"/>
          </w:rPr>
          <w:t>ein</w:t>
        </w:r>
        <w:r w:rsidR="008C6C74" w:rsidRPr="00944672">
          <w:rPr>
            <w:rFonts w:ascii="Arial" w:hAnsi="Arial" w:cs="Arial"/>
            <w:sz w:val="24"/>
            <w:szCs w:val="24"/>
          </w:rPr>
          <w:t xml:space="preserve"> </w:t>
        </w:r>
      </w:ins>
      <w:r w:rsidRPr="00944672">
        <w:rPr>
          <w:rFonts w:ascii="Arial" w:hAnsi="Arial" w:cs="Arial"/>
          <w:sz w:val="24"/>
          <w:szCs w:val="24"/>
        </w:rPr>
        <w:t>Schachspieler</w:t>
      </w:r>
      <w:del w:id="14501" w:author="Lektorat Bauer" w:date="2025-03-07T18:17:00Z" w16du:dateUtc="2025-03-07T17:17:00Z">
        <w:r w:rsidRPr="00944672" w:rsidDel="008C6C74">
          <w:rPr>
            <w:rFonts w:ascii="Arial" w:hAnsi="Arial" w:cs="Arial"/>
            <w:sz w:val="24"/>
            <w:szCs w:val="24"/>
          </w:rPr>
          <w:delText>n</w:delText>
        </w:r>
      </w:del>
      <w:r w:rsidRPr="00944672">
        <w:rPr>
          <w:rFonts w:ascii="Arial" w:hAnsi="Arial" w:cs="Arial"/>
          <w:sz w:val="24"/>
          <w:szCs w:val="24"/>
        </w:rPr>
        <w:t xml:space="preserve"> konnte er nicht anders</w:t>
      </w:r>
      <w:ins w:id="14502" w:author="Lektorat Bauer" w:date="2025-03-07T18:18:00Z" w16du:dateUtc="2025-03-07T17:18:00Z">
        <w:r w:rsidR="008C6C74">
          <w:rPr>
            <w:rFonts w:ascii="Arial" w:hAnsi="Arial" w:cs="Arial"/>
            <w:sz w:val="24"/>
            <w:szCs w:val="24"/>
          </w:rPr>
          <w:t>,</w:t>
        </w:r>
      </w:ins>
      <w:r w:rsidRPr="00944672">
        <w:rPr>
          <w:rFonts w:ascii="Arial" w:hAnsi="Arial" w:cs="Arial"/>
          <w:sz w:val="24"/>
          <w:szCs w:val="24"/>
        </w:rPr>
        <w:t xml:space="preserve"> als sofort die Permutationen, die sich aus der Lage ergaben, im Kopf zu analysieren. Ananda nahm sich die zweite Planfolie. „Colonel Wilson, wenn Sie sich diese Aktion der Kräfte vor Ort ansehen. Bis zu diesem Punkt</w:t>
      </w:r>
      <w:del w:id="14503" w:author="Lektorat Bauer" w:date="2025-03-07T18:18:00Z" w16du:dateUtc="2025-03-07T17:18:00Z">
        <w:r w:rsidRPr="00944672" w:rsidDel="008C6C74">
          <w:rPr>
            <w:rFonts w:ascii="Arial" w:hAnsi="Arial" w:cs="Arial"/>
            <w:sz w:val="24"/>
            <w:szCs w:val="24"/>
          </w:rPr>
          <w:delText>,</w:delText>
        </w:r>
      </w:del>
      <w:r w:rsidRPr="00944672">
        <w:rPr>
          <w:rFonts w:ascii="Arial" w:hAnsi="Arial" w:cs="Arial"/>
          <w:sz w:val="24"/>
          <w:szCs w:val="24"/>
        </w:rPr>
        <w:t xml:space="preserve"> bin ich der Meinung, dass alles richtig läuft.“</w:t>
      </w:r>
    </w:p>
    <w:p w14:paraId="7D3E714F" w14:textId="79B30929"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del w:id="14504" w:author="Lektorat Bauer" w:date="2025-03-07T18:18:00Z" w16du:dateUtc="2025-03-07T17:18:00Z">
        <w:r w:rsidRPr="00944672" w:rsidDel="008C6C74">
          <w:rPr>
            <w:rFonts w:ascii="Arial" w:hAnsi="Arial" w:cs="Arial"/>
            <w:sz w:val="24"/>
            <w:szCs w:val="24"/>
          </w:rPr>
          <w:delText xml:space="preserve"> </w:delText>
        </w:r>
      </w:del>
      <w:r w:rsidRPr="00944672">
        <w:rPr>
          <w:rFonts w:ascii="Arial" w:hAnsi="Arial" w:cs="Arial"/>
          <w:sz w:val="24"/>
          <w:szCs w:val="24"/>
        </w:rPr>
        <w:t xml:space="preserve">„Worauf wollen Sie hinaus?“ </w:t>
      </w:r>
    </w:p>
    <w:p w14:paraId="2854FA36" w14:textId="77777777" w:rsidR="008C6C74" w:rsidRDefault="00944672" w:rsidP="00623B68">
      <w:pPr>
        <w:autoSpaceDE w:val="0"/>
        <w:autoSpaceDN w:val="0"/>
        <w:adjustRightInd w:val="0"/>
        <w:spacing w:after="0" w:line="360" w:lineRule="auto"/>
        <w:ind w:firstLine="227"/>
        <w:jc w:val="both"/>
        <w:rPr>
          <w:ins w:id="14505" w:author="Lektorat Bauer" w:date="2025-03-07T18:18:00Z" w16du:dateUtc="2025-03-07T17:18:00Z"/>
          <w:rFonts w:ascii="Arial" w:hAnsi="Arial" w:cs="Arial"/>
          <w:sz w:val="24"/>
          <w:szCs w:val="24"/>
        </w:rPr>
      </w:pPr>
      <w:r w:rsidRPr="00944672">
        <w:rPr>
          <w:rFonts w:ascii="Arial" w:hAnsi="Arial" w:cs="Arial"/>
          <w:sz w:val="24"/>
          <w:szCs w:val="24"/>
        </w:rPr>
        <w:lastRenderedPageBreak/>
        <w:t>„An dieser Stelle</w:t>
      </w:r>
      <w:del w:id="14506" w:author="Lektorat Bauer" w:date="2025-03-07T18:18:00Z" w16du:dateUtc="2025-03-07T17:18:00Z">
        <w:r w:rsidRPr="00944672" w:rsidDel="008C6C74">
          <w:rPr>
            <w:rFonts w:ascii="Arial" w:hAnsi="Arial" w:cs="Arial"/>
            <w:sz w:val="24"/>
            <w:szCs w:val="24"/>
          </w:rPr>
          <w:delText>,</w:delText>
        </w:r>
      </w:del>
      <w:r w:rsidRPr="00944672">
        <w:rPr>
          <w:rFonts w:ascii="Arial" w:hAnsi="Arial" w:cs="Arial"/>
          <w:sz w:val="24"/>
          <w:szCs w:val="24"/>
        </w:rPr>
        <w:t xml:space="preserve"> erkennen die Kräfte vor Ort, dass sie nicht weiterkommen und bitte</w:t>
      </w:r>
      <w:ins w:id="14507" w:author="Lektorat Bauer" w:date="2025-03-07T18:18:00Z" w16du:dateUtc="2025-03-07T17:18:00Z">
        <w:r w:rsidR="008C6C74">
          <w:rPr>
            <w:rFonts w:ascii="Arial" w:hAnsi="Arial" w:cs="Arial"/>
            <w:sz w:val="24"/>
            <w:szCs w:val="24"/>
          </w:rPr>
          <w:t>n</w:t>
        </w:r>
      </w:ins>
      <w:r w:rsidRPr="00944672">
        <w:rPr>
          <w:rFonts w:ascii="Arial" w:hAnsi="Arial" w:cs="Arial"/>
          <w:sz w:val="24"/>
          <w:szCs w:val="24"/>
        </w:rPr>
        <w:t xml:space="preserve"> die SAS um Unterstützung.“ </w:t>
      </w:r>
    </w:p>
    <w:p w14:paraId="2D296BE2" w14:textId="77777777" w:rsidR="008C6C74" w:rsidRDefault="00944672" w:rsidP="00623B68">
      <w:pPr>
        <w:autoSpaceDE w:val="0"/>
        <w:autoSpaceDN w:val="0"/>
        <w:adjustRightInd w:val="0"/>
        <w:spacing w:after="0" w:line="360" w:lineRule="auto"/>
        <w:ind w:firstLine="227"/>
        <w:jc w:val="both"/>
        <w:rPr>
          <w:ins w:id="14508" w:author="Lektorat Bauer" w:date="2025-03-07T18:18:00Z" w16du:dateUtc="2025-03-07T17:18:00Z"/>
          <w:rFonts w:ascii="Arial" w:hAnsi="Arial" w:cs="Arial"/>
          <w:sz w:val="24"/>
          <w:szCs w:val="24"/>
        </w:rPr>
      </w:pPr>
      <w:r w:rsidRPr="00944672">
        <w:rPr>
          <w:rFonts w:ascii="Arial" w:hAnsi="Arial" w:cs="Arial"/>
          <w:sz w:val="24"/>
          <w:szCs w:val="24"/>
        </w:rPr>
        <w:t xml:space="preserve">„Ja, soweit der Plan.“ </w:t>
      </w:r>
    </w:p>
    <w:p w14:paraId="3C1CB764" w14:textId="77777777" w:rsidR="008C6C74" w:rsidRDefault="00944672" w:rsidP="00623B68">
      <w:pPr>
        <w:autoSpaceDE w:val="0"/>
        <w:autoSpaceDN w:val="0"/>
        <w:adjustRightInd w:val="0"/>
        <w:spacing w:after="0" w:line="360" w:lineRule="auto"/>
        <w:ind w:firstLine="227"/>
        <w:jc w:val="both"/>
        <w:rPr>
          <w:ins w:id="14509" w:author="Lektorat Bauer" w:date="2025-03-07T18:18:00Z" w16du:dateUtc="2025-03-07T17:18:00Z"/>
          <w:rFonts w:ascii="Arial" w:hAnsi="Arial" w:cs="Arial"/>
          <w:sz w:val="24"/>
          <w:szCs w:val="24"/>
        </w:rPr>
      </w:pPr>
      <w:r w:rsidRPr="00944672">
        <w:rPr>
          <w:rFonts w:ascii="Arial" w:hAnsi="Arial" w:cs="Arial"/>
          <w:sz w:val="24"/>
          <w:szCs w:val="24"/>
        </w:rPr>
        <w:t>„O</w:t>
      </w:r>
      <w:ins w:id="14510" w:author="Lektorat Bauer" w:date="2025-03-07T18:18:00Z" w16du:dateUtc="2025-03-07T17:18:00Z">
        <w:r w:rsidR="008C6C74">
          <w:rPr>
            <w:rFonts w:ascii="Arial" w:hAnsi="Arial" w:cs="Arial"/>
            <w:sz w:val="24"/>
            <w:szCs w:val="24"/>
          </w:rPr>
          <w:t>k</w:t>
        </w:r>
      </w:ins>
      <w:del w:id="14511" w:author="Lektorat Bauer" w:date="2025-03-07T18:18:00Z" w16du:dateUtc="2025-03-07T17:18:00Z">
        <w:r w:rsidRPr="00944672" w:rsidDel="008C6C74">
          <w:rPr>
            <w:rFonts w:ascii="Arial" w:hAnsi="Arial" w:cs="Arial"/>
            <w:sz w:val="24"/>
            <w:szCs w:val="24"/>
          </w:rPr>
          <w:delText>K</w:delText>
        </w:r>
      </w:del>
      <w:r w:rsidRPr="00944672">
        <w:rPr>
          <w:rFonts w:ascii="Arial" w:hAnsi="Arial" w:cs="Arial"/>
          <w:sz w:val="24"/>
          <w:szCs w:val="24"/>
        </w:rPr>
        <w:t xml:space="preserve">, dann schauen Sie bitte auf die Planzeiten. Wir gehen davon aus, dass der Bus am Camden Marktet steht, und die Zuwegung zum Fluss blockiert.“ </w:t>
      </w:r>
    </w:p>
    <w:p w14:paraId="74E9995C" w14:textId="77777777" w:rsidR="008C6C74" w:rsidRDefault="00944672" w:rsidP="00623B68">
      <w:pPr>
        <w:autoSpaceDE w:val="0"/>
        <w:autoSpaceDN w:val="0"/>
        <w:adjustRightInd w:val="0"/>
        <w:spacing w:after="0" w:line="360" w:lineRule="auto"/>
        <w:ind w:firstLine="227"/>
        <w:jc w:val="both"/>
        <w:rPr>
          <w:ins w:id="14512" w:author="Lektorat Bauer" w:date="2025-03-07T18:18:00Z" w16du:dateUtc="2025-03-07T17:18:00Z"/>
          <w:rFonts w:ascii="Arial" w:hAnsi="Arial" w:cs="Arial"/>
          <w:sz w:val="24"/>
          <w:szCs w:val="24"/>
        </w:rPr>
      </w:pPr>
      <w:r w:rsidRPr="00944672">
        <w:rPr>
          <w:rFonts w:ascii="Arial" w:hAnsi="Arial" w:cs="Arial"/>
          <w:sz w:val="24"/>
          <w:szCs w:val="24"/>
        </w:rPr>
        <w:t xml:space="preserve">„Soweit korrekt.“ </w:t>
      </w:r>
    </w:p>
    <w:p w14:paraId="5F8DD0F1" w14:textId="60B0999C"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„Im Plan steht, dass die SAS die Einsatztruppe 30 Minuten später</w:t>
      </w:r>
      <w:del w:id="14513" w:author="Lektorat Bauer" w:date="2025-03-07T18:18:00Z" w16du:dateUtc="2025-03-07T17:18:00Z">
        <w:r w:rsidRPr="00944672" w:rsidDel="008C6C74">
          <w:rPr>
            <w:rFonts w:ascii="Arial" w:hAnsi="Arial" w:cs="Arial"/>
            <w:sz w:val="24"/>
            <w:szCs w:val="24"/>
          </w:rPr>
          <w:delText>,</w:delText>
        </w:r>
      </w:del>
      <w:r w:rsidRPr="00944672">
        <w:rPr>
          <w:rFonts w:ascii="Arial" w:hAnsi="Arial" w:cs="Arial"/>
          <w:sz w:val="24"/>
          <w:szCs w:val="24"/>
        </w:rPr>
        <w:t xml:space="preserve"> hier</w:t>
      </w:r>
      <w:del w:id="14514" w:author="Lektorat Bauer" w:date="2025-03-07T18:18:00Z" w16du:dateUtc="2025-03-07T17:18:00Z">
        <w:r w:rsidRPr="00944672" w:rsidDel="008C6C74">
          <w:rPr>
            <w:rFonts w:ascii="Arial" w:hAnsi="Arial" w:cs="Arial"/>
            <w:sz w:val="24"/>
            <w:szCs w:val="24"/>
          </w:rPr>
          <w:delText>,</w:delText>
        </w:r>
      </w:del>
      <w:r w:rsidRPr="00944672">
        <w:rPr>
          <w:rFonts w:ascii="Arial" w:hAnsi="Arial" w:cs="Arial"/>
          <w:sz w:val="24"/>
          <w:szCs w:val="24"/>
        </w:rPr>
        <w:t xml:space="preserve">“ </w:t>
      </w:r>
      <w:ins w:id="14515" w:author="Lektorat Bauer" w:date="2025-03-07T18:18:00Z" w16du:dateUtc="2025-03-07T17:18:00Z">
        <w:r w:rsidR="008C6C74">
          <w:rPr>
            <w:rFonts w:ascii="Arial" w:hAnsi="Arial" w:cs="Arial"/>
            <w:sz w:val="24"/>
            <w:szCs w:val="24"/>
          </w:rPr>
          <w:t>– i</w:t>
        </w:r>
      </w:ins>
      <w:del w:id="14516" w:author="Lektorat Bauer" w:date="2025-03-07T18:18:00Z" w16du:dateUtc="2025-03-07T17:18:00Z">
        <w:r w:rsidRPr="00944672" w:rsidDel="008C6C74">
          <w:rPr>
            <w:rFonts w:ascii="Arial" w:hAnsi="Arial" w:cs="Arial"/>
            <w:sz w:val="24"/>
            <w:szCs w:val="24"/>
          </w:rPr>
          <w:delText>I</w:delText>
        </w:r>
      </w:del>
      <w:r w:rsidRPr="00944672">
        <w:rPr>
          <w:rFonts w:ascii="Arial" w:hAnsi="Arial" w:cs="Arial"/>
          <w:sz w:val="24"/>
          <w:szCs w:val="24"/>
        </w:rPr>
        <w:t>hr Finger zeigte auf die Karte</w:t>
      </w:r>
      <w:del w:id="14517" w:author="Lektorat Bauer" w:date="2025-03-07T18:18:00Z" w16du:dateUtc="2025-03-07T17:18:00Z">
        <w:r w:rsidRPr="00944672" w:rsidDel="008C6C74">
          <w:rPr>
            <w:rFonts w:ascii="Arial" w:hAnsi="Arial" w:cs="Arial"/>
            <w:sz w:val="24"/>
            <w:szCs w:val="24"/>
          </w:rPr>
          <w:delText>,</w:delText>
        </w:r>
      </w:del>
      <w:ins w:id="14518" w:author="Lektorat Bauer" w:date="2025-03-07T18:18:00Z" w16du:dateUtc="2025-03-07T17:18:00Z">
        <w:r w:rsidR="008C6C74">
          <w:rPr>
            <w:rFonts w:ascii="Arial" w:hAnsi="Arial" w:cs="Arial"/>
            <w:sz w:val="24"/>
            <w:szCs w:val="24"/>
          </w:rPr>
          <w:t xml:space="preserve"> –</w:t>
        </w:r>
      </w:ins>
      <w:r w:rsidRPr="00944672">
        <w:rPr>
          <w:rFonts w:ascii="Arial" w:hAnsi="Arial" w:cs="Arial"/>
          <w:sz w:val="24"/>
          <w:szCs w:val="24"/>
        </w:rPr>
        <w:t xml:space="preserve"> „am Stables Market absetzt.“ </w:t>
      </w:r>
    </w:p>
    <w:p w14:paraId="5E95A775" w14:textId="0A4A315A"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„Das ist korrekt. Der Parkplatz von Morrissons wäre groß genug für eine Landung, aber der Helikopter wäre leicht zu erkennen. Die Kreuzung Gilbeys Yard und Oval Road fällt aus denselben </w:t>
      </w:r>
      <w:del w:id="14519" w:author="Lektorat Bauer" w:date="2025-03-07T18:18:00Z" w16du:dateUtc="2025-03-07T17:18:00Z">
        <w:r w:rsidRPr="00944672" w:rsidDel="008C6C74">
          <w:rPr>
            <w:rFonts w:ascii="Arial" w:hAnsi="Arial" w:cs="Arial"/>
            <w:sz w:val="24"/>
            <w:szCs w:val="24"/>
          </w:rPr>
          <w:delText xml:space="preserve">Gegebenheiten </w:delText>
        </w:r>
      </w:del>
      <w:ins w:id="14520" w:author="Lektorat Bauer" w:date="2025-03-07T18:18:00Z" w16du:dateUtc="2025-03-07T17:18:00Z">
        <w:r w:rsidR="008C6C74">
          <w:rPr>
            <w:rFonts w:ascii="Arial" w:hAnsi="Arial" w:cs="Arial"/>
            <w:sz w:val="24"/>
            <w:szCs w:val="24"/>
          </w:rPr>
          <w:t>G</w:t>
        </w:r>
      </w:ins>
      <w:ins w:id="14521" w:author="Lektorat Bauer" w:date="2025-03-07T18:19:00Z" w16du:dateUtc="2025-03-07T17:19:00Z">
        <w:r w:rsidR="008C6C74">
          <w:rPr>
            <w:rFonts w:ascii="Arial" w:hAnsi="Arial" w:cs="Arial"/>
            <w:sz w:val="24"/>
            <w:szCs w:val="24"/>
          </w:rPr>
          <w:t>ründen</w:t>
        </w:r>
      </w:ins>
      <w:ins w:id="14522" w:author="Lektorat Bauer" w:date="2025-03-07T18:18:00Z" w16du:dateUtc="2025-03-07T17:18:00Z">
        <w:r w:rsidR="008C6C74" w:rsidRPr="00944672">
          <w:rPr>
            <w:rFonts w:ascii="Arial" w:hAnsi="Arial" w:cs="Arial"/>
            <w:sz w:val="24"/>
            <w:szCs w:val="24"/>
          </w:rPr>
          <w:t xml:space="preserve"> </w:t>
        </w:r>
      </w:ins>
      <w:r w:rsidRPr="00944672">
        <w:rPr>
          <w:rFonts w:ascii="Arial" w:hAnsi="Arial" w:cs="Arial"/>
          <w:sz w:val="24"/>
          <w:szCs w:val="24"/>
        </w:rPr>
        <w:t>aus. Worauf wollen Sie hinaus?“</w:t>
      </w:r>
    </w:p>
    <w:p w14:paraId="2E4621A6" w14:textId="02947960"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„Die Truppen am Regent</w:t>
      </w:r>
      <w:ins w:id="14523" w:author="Lektorat Bauer" w:date="2025-03-07T18:19:00Z" w16du:dateUtc="2025-03-07T17:19:00Z">
        <w:r w:rsidR="008C6C74">
          <w:rPr>
            <w:rFonts w:ascii="Arial" w:hAnsi="Arial" w:cs="Arial"/>
            <w:sz w:val="24"/>
            <w:szCs w:val="24"/>
          </w:rPr>
          <w:t>’</w:t>
        </w:r>
      </w:ins>
      <w:del w:id="14524" w:author="Lektorat Bauer" w:date="2025-03-07T18:19:00Z" w16du:dateUtc="2025-03-07T17:19:00Z">
        <w:r w:rsidRPr="00944672" w:rsidDel="008C6C74">
          <w:rPr>
            <w:rFonts w:ascii="Arial" w:hAnsi="Arial" w:cs="Arial"/>
            <w:sz w:val="24"/>
            <w:szCs w:val="24"/>
          </w:rPr>
          <w:delText>´</w:delText>
        </w:r>
      </w:del>
      <w:r w:rsidRPr="00944672">
        <w:rPr>
          <w:rFonts w:ascii="Arial" w:hAnsi="Arial" w:cs="Arial"/>
          <w:sz w:val="24"/>
          <w:szCs w:val="24"/>
        </w:rPr>
        <w:t>s Park sind zur Ausbildung in Wales, daher wird die A-Squadron aus Herford angefordert. Das ist zwar unwahrscheinlich, aber das lassen wir mal so stehen.“ Sie sah das kurze Zucken in Wilsons Augen</w:t>
      </w:r>
      <w:ins w:id="14525" w:author="Lektorat Bauer" w:date="2025-03-07T18:19:00Z" w16du:dateUtc="2025-03-07T17:19:00Z">
        <w:r w:rsidR="008C6C74">
          <w:rPr>
            <w:rFonts w:ascii="Arial" w:hAnsi="Arial" w:cs="Arial"/>
            <w:sz w:val="24"/>
            <w:szCs w:val="24"/>
          </w:rPr>
          <w:t>.</w:t>
        </w:r>
      </w:ins>
      <w:del w:id="14526" w:author="Lektorat Bauer" w:date="2025-03-07T18:19:00Z" w16du:dateUtc="2025-03-07T17:19:00Z">
        <w:r w:rsidRPr="00944672" w:rsidDel="008C6C74">
          <w:rPr>
            <w:rFonts w:ascii="Arial" w:hAnsi="Arial" w:cs="Arial"/>
            <w:sz w:val="24"/>
            <w:szCs w:val="24"/>
          </w:rPr>
          <w:delText>,</w:delText>
        </w:r>
      </w:del>
      <w:r w:rsidRPr="00944672">
        <w:rPr>
          <w:rFonts w:ascii="Arial" w:hAnsi="Arial" w:cs="Arial"/>
          <w:sz w:val="24"/>
          <w:szCs w:val="24"/>
        </w:rPr>
        <w:t xml:space="preserve"> Sie hatte recht! </w:t>
      </w:r>
      <w:ins w:id="14527" w:author="Lektorat Bauer" w:date="2025-03-07T18:20:00Z" w16du:dateUtc="2025-03-07T17:20:00Z">
        <w:r w:rsidR="008C6C74">
          <w:rPr>
            <w:rFonts w:ascii="Arial" w:hAnsi="Arial" w:cs="Arial"/>
            <w:sz w:val="24"/>
            <w:szCs w:val="24"/>
          </w:rPr>
          <w:t>„</w:t>
        </w:r>
      </w:ins>
      <w:r w:rsidRPr="00944672">
        <w:rPr>
          <w:rFonts w:ascii="Arial" w:hAnsi="Arial" w:cs="Arial"/>
          <w:sz w:val="24"/>
          <w:szCs w:val="24"/>
        </w:rPr>
        <w:t xml:space="preserve">Die Entfernung Luftlinie von der Kaserne nach Camden Market </w:t>
      </w:r>
      <w:del w:id="14528" w:author="Lektorat Bauer" w:date="2025-03-07T18:19:00Z" w16du:dateUtc="2025-03-07T17:19:00Z">
        <w:r w:rsidRPr="00944672" w:rsidDel="008C6C74">
          <w:rPr>
            <w:rFonts w:ascii="Arial" w:hAnsi="Arial" w:cs="Arial"/>
            <w:sz w:val="24"/>
            <w:szCs w:val="24"/>
          </w:rPr>
          <w:delText>ist Luftlinie ca.</w:delText>
        </w:r>
      </w:del>
      <w:ins w:id="14529" w:author="Lektorat Bauer" w:date="2025-03-07T18:20:00Z" w16du:dateUtc="2025-03-07T17:20:00Z">
        <w:r w:rsidR="008C6C74">
          <w:rPr>
            <w:rFonts w:ascii="Arial" w:hAnsi="Arial" w:cs="Arial"/>
            <w:sz w:val="24"/>
            <w:szCs w:val="24"/>
          </w:rPr>
          <w:t>beträgt</w:t>
        </w:r>
      </w:ins>
      <w:ins w:id="14530" w:author="Lektorat Bauer" w:date="2025-03-07T18:19:00Z" w16du:dateUtc="2025-03-07T17:19:00Z">
        <w:r w:rsidR="008C6C74">
          <w:rPr>
            <w:rFonts w:ascii="Arial" w:hAnsi="Arial" w:cs="Arial"/>
            <w:sz w:val="24"/>
            <w:szCs w:val="24"/>
          </w:rPr>
          <w:t xml:space="preserve"> circa</w:t>
        </w:r>
      </w:ins>
      <w:r w:rsidRPr="00944672">
        <w:rPr>
          <w:rFonts w:ascii="Arial" w:hAnsi="Arial" w:cs="Arial"/>
          <w:sz w:val="24"/>
          <w:szCs w:val="24"/>
        </w:rPr>
        <w:t xml:space="preserve"> 191 </w:t>
      </w:r>
      <w:del w:id="14531" w:author="Lektorat Bauer" w:date="2025-03-07T18:19:00Z" w16du:dateUtc="2025-03-07T17:19:00Z">
        <w:r w:rsidRPr="00944672" w:rsidDel="008C6C74">
          <w:rPr>
            <w:rFonts w:ascii="Arial" w:hAnsi="Arial" w:cs="Arial"/>
            <w:sz w:val="24"/>
            <w:szCs w:val="24"/>
          </w:rPr>
          <w:delText>KM oder 119 Meilen</w:delText>
        </w:r>
      </w:del>
      <w:ins w:id="14532" w:author="Lektorat Bauer" w:date="2025-03-07T18:19:00Z" w16du:dateUtc="2025-03-07T17:19:00Z">
        <w:r w:rsidR="008C6C74">
          <w:rPr>
            <w:rFonts w:ascii="Arial" w:hAnsi="Arial" w:cs="Arial"/>
            <w:sz w:val="24"/>
            <w:szCs w:val="24"/>
          </w:rPr>
          <w:t>119 Meilen</w:t>
        </w:r>
      </w:ins>
      <w:r w:rsidRPr="00944672">
        <w:rPr>
          <w:rFonts w:ascii="Arial" w:hAnsi="Arial" w:cs="Arial"/>
          <w:sz w:val="24"/>
          <w:szCs w:val="24"/>
        </w:rPr>
        <w:t xml:space="preserve">. Der Eurocopter AS365 Dauphin hat eine maximale Geschwindigkeit von 306 </w:t>
      </w:r>
      <w:del w:id="14533" w:author="Lektorat Bauer" w:date="2025-03-07T18:19:00Z" w16du:dateUtc="2025-03-07T17:19:00Z">
        <w:r w:rsidRPr="00944672" w:rsidDel="008C6C74">
          <w:rPr>
            <w:rFonts w:ascii="Arial" w:hAnsi="Arial" w:cs="Arial"/>
            <w:sz w:val="24"/>
            <w:szCs w:val="24"/>
          </w:rPr>
          <w:delText xml:space="preserve">KM/H oder </w:delText>
        </w:r>
      </w:del>
      <w:r w:rsidRPr="00944672">
        <w:rPr>
          <w:rFonts w:ascii="Arial" w:hAnsi="Arial" w:cs="Arial"/>
          <w:sz w:val="24"/>
          <w:szCs w:val="24"/>
        </w:rPr>
        <w:t xml:space="preserve">190 </w:t>
      </w:r>
      <w:del w:id="14534" w:author="Lektorat Bauer" w:date="2025-03-07T18:20:00Z" w16du:dateUtc="2025-03-07T17:20:00Z">
        <w:r w:rsidRPr="00944672" w:rsidDel="008C6C74">
          <w:rPr>
            <w:rFonts w:ascii="Arial" w:hAnsi="Arial" w:cs="Arial"/>
            <w:sz w:val="24"/>
            <w:szCs w:val="24"/>
          </w:rPr>
          <w:delText>Mph</w:delText>
        </w:r>
      </w:del>
      <w:ins w:id="14535" w:author="Lektorat Bauer" w:date="2025-03-07T18:20:00Z" w16du:dateUtc="2025-03-07T17:20:00Z">
        <w:r w:rsidR="008C6C74">
          <w:rPr>
            <w:rFonts w:ascii="Arial" w:hAnsi="Arial" w:cs="Arial"/>
            <w:sz w:val="24"/>
            <w:szCs w:val="24"/>
          </w:rPr>
          <w:t>Meilen pro Stunde</w:t>
        </w:r>
      </w:ins>
      <w:r w:rsidRPr="00944672">
        <w:rPr>
          <w:rFonts w:ascii="Arial" w:hAnsi="Arial" w:cs="Arial"/>
          <w:sz w:val="24"/>
          <w:szCs w:val="24"/>
        </w:rPr>
        <w:t>. 119 Meilen geteilt durch die maximale Geschwindigkeit von 190</w:t>
      </w:r>
      <w:ins w:id="14536" w:author="Lektorat Bauer" w:date="2025-03-07T18:20:00Z" w16du:dateUtc="2025-03-07T17:20:00Z">
        <w:r w:rsidR="008C6C74">
          <w:rPr>
            <w:rFonts w:ascii="Arial" w:hAnsi="Arial" w:cs="Arial"/>
            <w:sz w:val="24"/>
            <w:szCs w:val="24"/>
          </w:rPr>
          <w:t xml:space="preserve"> Meilen pro Stunde</w:t>
        </w:r>
      </w:ins>
      <w:del w:id="14537" w:author="Lektorat Bauer" w:date="2025-03-07T18:20:00Z" w16du:dateUtc="2025-03-07T17:20:00Z">
        <w:r w:rsidRPr="00944672" w:rsidDel="008C6C74">
          <w:rPr>
            <w:rFonts w:ascii="Arial" w:hAnsi="Arial" w:cs="Arial"/>
            <w:sz w:val="24"/>
            <w:szCs w:val="24"/>
          </w:rPr>
          <w:delText xml:space="preserve"> Mph</w:delText>
        </w:r>
      </w:del>
      <w:r w:rsidRPr="00944672">
        <w:rPr>
          <w:rFonts w:ascii="Arial" w:hAnsi="Arial" w:cs="Arial"/>
          <w:sz w:val="24"/>
          <w:szCs w:val="24"/>
        </w:rPr>
        <w:t xml:space="preserve"> </w:t>
      </w:r>
      <w:del w:id="14538" w:author="Lektorat Bauer" w:date="2025-03-07T18:20:00Z" w16du:dateUtc="2025-03-07T17:20:00Z">
        <w:r w:rsidRPr="00944672" w:rsidDel="008C6C74">
          <w:rPr>
            <w:rFonts w:ascii="Arial" w:hAnsi="Arial" w:cs="Arial"/>
            <w:sz w:val="24"/>
            <w:szCs w:val="24"/>
          </w:rPr>
          <w:delText xml:space="preserve">ergibt </w:delText>
        </w:r>
      </w:del>
      <w:ins w:id="14539" w:author="Lektorat Bauer" w:date="2025-03-07T18:20:00Z" w16du:dateUtc="2025-03-07T17:20:00Z">
        <w:r w:rsidR="008C6C74">
          <w:rPr>
            <w:rFonts w:ascii="Arial" w:hAnsi="Arial" w:cs="Arial"/>
            <w:sz w:val="24"/>
            <w:szCs w:val="24"/>
          </w:rPr>
          <w:t>ergibt</w:t>
        </w:r>
        <w:r w:rsidR="008C6C74" w:rsidRPr="00944672">
          <w:rPr>
            <w:rFonts w:ascii="Arial" w:hAnsi="Arial" w:cs="Arial"/>
            <w:sz w:val="24"/>
            <w:szCs w:val="24"/>
          </w:rPr>
          <w:t xml:space="preserve"> </w:t>
        </w:r>
      </w:ins>
      <w:r w:rsidRPr="00944672">
        <w:rPr>
          <w:rFonts w:ascii="Arial" w:hAnsi="Arial" w:cs="Arial"/>
          <w:sz w:val="24"/>
          <w:szCs w:val="24"/>
        </w:rPr>
        <w:t xml:space="preserve">eine Flugzeit von 37 Minuten, ohne Einsteigen und Abseilen. Ich denke, der Plan ist falsch.“ </w:t>
      </w:r>
    </w:p>
    <w:p w14:paraId="07793FC3" w14:textId="77777777" w:rsidR="008C6C74" w:rsidRDefault="00944672" w:rsidP="00623B68">
      <w:pPr>
        <w:autoSpaceDE w:val="0"/>
        <w:autoSpaceDN w:val="0"/>
        <w:adjustRightInd w:val="0"/>
        <w:spacing w:after="0" w:line="360" w:lineRule="auto"/>
        <w:ind w:firstLine="227"/>
        <w:jc w:val="both"/>
        <w:rPr>
          <w:ins w:id="14540" w:author="Lektorat Bauer" w:date="2025-03-07T18:20:00Z" w16du:dateUtc="2025-03-07T17:20:00Z"/>
          <w:rFonts w:ascii="Arial" w:hAnsi="Arial" w:cs="Arial"/>
          <w:sz w:val="24"/>
          <w:szCs w:val="24"/>
        </w:rPr>
      </w:pPr>
      <w:r w:rsidRPr="00944672">
        <w:rPr>
          <w:rFonts w:ascii="Arial" w:hAnsi="Arial" w:cs="Arial"/>
          <w:sz w:val="24"/>
          <w:szCs w:val="24"/>
        </w:rPr>
        <w:t xml:space="preserve">Colonel Wilson nickte bedächtig, </w:t>
      </w:r>
      <w:del w:id="14541" w:author="Lektorat Bauer" w:date="2025-03-07T18:20:00Z" w16du:dateUtc="2025-03-07T17:20:00Z">
        <w:r w:rsidRPr="00944672" w:rsidDel="008C6C74">
          <w:rPr>
            <w:rFonts w:ascii="Arial" w:hAnsi="Arial" w:cs="Arial"/>
            <w:sz w:val="24"/>
            <w:szCs w:val="24"/>
          </w:rPr>
          <w:delText xml:space="preserve">als </w:delText>
        </w:r>
      </w:del>
      <w:ins w:id="14542" w:author="Lektorat Bauer" w:date="2025-03-07T18:20:00Z" w16du:dateUtc="2025-03-07T17:20:00Z">
        <w:r w:rsidR="008C6C74">
          <w:rPr>
            <w:rFonts w:ascii="Arial" w:hAnsi="Arial" w:cs="Arial"/>
            <w:sz w:val="24"/>
            <w:szCs w:val="24"/>
          </w:rPr>
          <w:t>während</w:t>
        </w:r>
        <w:r w:rsidR="008C6C74" w:rsidRPr="00944672">
          <w:rPr>
            <w:rFonts w:ascii="Arial" w:hAnsi="Arial" w:cs="Arial"/>
            <w:sz w:val="24"/>
            <w:szCs w:val="24"/>
          </w:rPr>
          <w:t xml:space="preserve"> </w:t>
        </w:r>
      </w:ins>
      <w:r w:rsidRPr="00944672">
        <w:rPr>
          <w:rFonts w:ascii="Arial" w:hAnsi="Arial" w:cs="Arial"/>
          <w:sz w:val="24"/>
          <w:szCs w:val="24"/>
        </w:rPr>
        <w:t>er die Informationen verarbeitete. „Aber das ist nicht alles</w:t>
      </w:r>
      <w:ins w:id="14543" w:author="Lektorat Bauer" w:date="2025-03-07T18:20:00Z" w16du:dateUtc="2025-03-07T17:20:00Z">
        <w:r w:rsidR="008C6C74">
          <w:rPr>
            <w:rFonts w:ascii="Arial" w:hAnsi="Arial" w:cs="Arial"/>
            <w:sz w:val="24"/>
            <w:szCs w:val="24"/>
          </w:rPr>
          <w:t>,</w:t>
        </w:r>
      </w:ins>
      <w:r w:rsidRPr="00944672">
        <w:rPr>
          <w:rFonts w:ascii="Arial" w:hAnsi="Arial" w:cs="Arial"/>
          <w:sz w:val="24"/>
          <w:szCs w:val="24"/>
        </w:rPr>
        <w:t xml:space="preserve"> was Sie haben, oder?“ </w:t>
      </w:r>
    </w:p>
    <w:p w14:paraId="5385B798" w14:textId="0E91E65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„Allerdings nicht. Lassen wir mal die Zeit außer Acht. Die Truppen werden abgesetzt und auf einem Fahrzeug Richtung Einsatzort gebracht. Das spart Zeit und Kraft. </w:t>
      </w:r>
      <w:del w:id="14544" w:author="Lektorat Bauer" w:date="2025-03-07T18:21:00Z" w16du:dateUtc="2025-03-07T17:21:00Z">
        <w:r w:rsidRPr="00944672" w:rsidDel="008C6C74">
          <w:rPr>
            <w:rFonts w:ascii="Arial" w:hAnsi="Arial" w:cs="Arial"/>
            <w:sz w:val="24"/>
            <w:szCs w:val="24"/>
          </w:rPr>
          <w:delText>Soweit</w:delText>
        </w:r>
      </w:del>
      <w:ins w:id="14545" w:author="Lektorat Bauer" w:date="2025-03-07T18:21:00Z" w16du:dateUtc="2025-03-07T17:21:00Z">
        <w:r w:rsidR="008C6C74" w:rsidRPr="00944672">
          <w:rPr>
            <w:rFonts w:ascii="Arial" w:hAnsi="Arial" w:cs="Arial"/>
            <w:sz w:val="24"/>
            <w:szCs w:val="24"/>
          </w:rPr>
          <w:t>So weit</w:t>
        </w:r>
        <w:r w:rsidR="008C6C74">
          <w:rPr>
            <w:rFonts w:ascii="Arial" w:hAnsi="Arial" w:cs="Arial"/>
            <w:sz w:val="24"/>
            <w:szCs w:val="24"/>
          </w:rPr>
          <w:t>,</w:t>
        </w:r>
      </w:ins>
      <w:r w:rsidRPr="00944672">
        <w:rPr>
          <w:rFonts w:ascii="Arial" w:hAnsi="Arial" w:cs="Arial"/>
          <w:sz w:val="24"/>
          <w:szCs w:val="24"/>
        </w:rPr>
        <w:t xml:space="preserve"> so gut. Aber können Sie mir bitte erklären, warum diese beiden Scharfschützen</w:t>
      </w:r>
      <w:del w:id="14546" w:author="Lektorat Bauer" w:date="2025-03-07T18:21:00Z" w16du:dateUtc="2025-03-07T17:21:00Z">
        <w:r w:rsidRPr="00944672" w:rsidDel="008C6C74">
          <w:rPr>
            <w:rFonts w:ascii="Arial" w:hAnsi="Arial" w:cs="Arial"/>
            <w:sz w:val="24"/>
            <w:szCs w:val="24"/>
          </w:rPr>
          <w:delText>,</w:delText>
        </w:r>
      </w:del>
      <w:r w:rsidRPr="00944672">
        <w:rPr>
          <w:rFonts w:ascii="Arial" w:hAnsi="Arial" w:cs="Arial"/>
          <w:sz w:val="24"/>
          <w:szCs w:val="24"/>
        </w:rPr>
        <w:t xml:space="preserve"> das Hotel Holiday Inn und diese</w:t>
      </w:r>
      <w:del w:id="14547" w:author="Lektorat Bauer" w:date="2025-03-07T18:21:00Z" w16du:dateUtc="2025-03-07T17:21:00Z">
        <w:r w:rsidRPr="00944672" w:rsidDel="008C6C74">
          <w:rPr>
            <w:rFonts w:ascii="Arial" w:hAnsi="Arial" w:cs="Arial"/>
            <w:sz w:val="24"/>
            <w:szCs w:val="24"/>
          </w:rPr>
          <w:delText>,</w:delText>
        </w:r>
      </w:del>
      <w:r w:rsidRPr="00944672">
        <w:rPr>
          <w:rFonts w:ascii="Arial" w:hAnsi="Arial" w:cs="Arial"/>
          <w:sz w:val="24"/>
          <w:szCs w:val="24"/>
        </w:rPr>
        <w:t>“</w:t>
      </w:r>
      <w:ins w:id="14548" w:author="Lektorat Bauer" w:date="2025-03-07T18:21:00Z" w16du:dateUtc="2025-03-07T17:21:00Z">
        <w:r w:rsidR="008C6C74">
          <w:rPr>
            <w:rFonts w:ascii="Arial" w:hAnsi="Arial" w:cs="Arial"/>
            <w:sz w:val="24"/>
            <w:szCs w:val="24"/>
          </w:rPr>
          <w:t xml:space="preserve"> –</w:t>
        </w:r>
      </w:ins>
      <w:r w:rsidRPr="00944672">
        <w:rPr>
          <w:rFonts w:ascii="Arial" w:hAnsi="Arial" w:cs="Arial"/>
          <w:sz w:val="24"/>
          <w:szCs w:val="24"/>
        </w:rPr>
        <w:t xml:space="preserve"> ihr Finger zeigt auf eine Wohnanlage</w:t>
      </w:r>
      <w:del w:id="14549" w:author="Lektorat Bauer" w:date="2025-03-07T18:21:00Z" w16du:dateUtc="2025-03-07T17:21:00Z">
        <w:r w:rsidRPr="00944672" w:rsidDel="008C6C74">
          <w:rPr>
            <w:rFonts w:ascii="Arial" w:hAnsi="Arial" w:cs="Arial"/>
            <w:sz w:val="24"/>
            <w:szCs w:val="24"/>
          </w:rPr>
          <w:delText>,</w:delText>
        </w:r>
      </w:del>
      <w:ins w:id="14550" w:author="Lektorat Bauer" w:date="2025-03-07T18:21:00Z" w16du:dateUtc="2025-03-07T17:21:00Z">
        <w:r w:rsidR="008C6C74">
          <w:rPr>
            <w:rFonts w:ascii="Arial" w:hAnsi="Arial" w:cs="Arial"/>
            <w:sz w:val="24"/>
            <w:szCs w:val="24"/>
          </w:rPr>
          <w:t xml:space="preserve"> –</w:t>
        </w:r>
      </w:ins>
      <w:r w:rsidRPr="00944672">
        <w:rPr>
          <w:rFonts w:ascii="Arial" w:hAnsi="Arial" w:cs="Arial"/>
          <w:sz w:val="24"/>
          <w:szCs w:val="24"/>
        </w:rPr>
        <w:t xml:space="preserve"> „Wohnung ins Visier nehmen?“</w:t>
      </w:r>
    </w:p>
    <w:p w14:paraId="4C40C2BF" w14:textId="77777777" w:rsidR="008C6C74" w:rsidRDefault="00944672" w:rsidP="00623B68">
      <w:pPr>
        <w:autoSpaceDE w:val="0"/>
        <w:autoSpaceDN w:val="0"/>
        <w:adjustRightInd w:val="0"/>
        <w:spacing w:after="0" w:line="360" w:lineRule="auto"/>
        <w:ind w:firstLine="227"/>
        <w:jc w:val="both"/>
        <w:rPr>
          <w:ins w:id="14551" w:author="Lektorat Bauer" w:date="2025-03-07T18:21:00Z" w16du:dateUtc="2025-03-07T17:21:00Z"/>
          <w:rFonts w:ascii="Arial" w:hAnsi="Arial" w:cs="Arial"/>
          <w:sz w:val="24"/>
          <w:szCs w:val="24"/>
        </w:rPr>
      </w:pPr>
      <w:r w:rsidRPr="00944672">
        <w:rPr>
          <w:rFonts w:ascii="Arial" w:hAnsi="Arial" w:cs="Arial"/>
          <w:sz w:val="24"/>
          <w:szCs w:val="24"/>
        </w:rPr>
        <w:t xml:space="preserve">„Da sind die Täter T4 und T5.“ </w:t>
      </w:r>
    </w:p>
    <w:p w14:paraId="2342EDC4" w14:textId="43FA68E8" w:rsidR="008C6C74" w:rsidRDefault="00944672" w:rsidP="00623B68">
      <w:pPr>
        <w:autoSpaceDE w:val="0"/>
        <w:autoSpaceDN w:val="0"/>
        <w:adjustRightInd w:val="0"/>
        <w:spacing w:after="0" w:line="360" w:lineRule="auto"/>
        <w:ind w:firstLine="227"/>
        <w:jc w:val="both"/>
        <w:rPr>
          <w:ins w:id="14552" w:author="Lektorat Bauer" w:date="2025-03-07T18:21:00Z" w16du:dateUtc="2025-03-07T17:21:00Z"/>
          <w:rFonts w:ascii="Arial" w:hAnsi="Arial" w:cs="Arial"/>
          <w:sz w:val="24"/>
          <w:szCs w:val="24"/>
        </w:rPr>
      </w:pPr>
      <w:r w:rsidRPr="00944672">
        <w:rPr>
          <w:rFonts w:ascii="Arial" w:hAnsi="Arial" w:cs="Arial"/>
          <w:sz w:val="24"/>
          <w:szCs w:val="24"/>
        </w:rPr>
        <w:t>„Aber woher wissen Sie das?“</w:t>
      </w:r>
      <w:ins w:id="14553" w:author="Lektorat Bauer" w:date="2025-03-07T18:21:00Z" w16du:dateUtc="2025-03-07T17:21:00Z">
        <w:r w:rsidR="008C6C74">
          <w:rPr>
            <w:rFonts w:ascii="Arial" w:hAnsi="Arial" w:cs="Arial"/>
            <w:sz w:val="24"/>
            <w:szCs w:val="24"/>
          </w:rPr>
          <w:t>,</w:t>
        </w:r>
      </w:ins>
      <w:r w:rsidRPr="00944672">
        <w:rPr>
          <w:rFonts w:ascii="Arial" w:hAnsi="Arial" w:cs="Arial"/>
          <w:sz w:val="24"/>
          <w:szCs w:val="24"/>
        </w:rPr>
        <w:t xml:space="preserve"> </w:t>
      </w:r>
      <w:del w:id="14554" w:author="Lektorat Bauer" w:date="2025-03-07T18:21:00Z" w16du:dateUtc="2025-03-07T17:21:00Z">
        <w:r w:rsidRPr="00944672" w:rsidDel="008C6C74">
          <w:rPr>
            <w:rFonts w:ascii="Arial" w:hAnsi="Arial" w:cs="Arial"/>
            <w:sz w:val="24"/>
            <w:szCs w:val="24"/>
          </w:rPr>
          <w:delText>Schoß</w:delText>
        </w:r>
      </w:del>
      <w:ins w:id="14555" w:author="Lektorat Bauer" w:date="2025-03-07T18:21:00Z" w16du:dateUtc="2025-03-07T17:21:00Z">
        <w:r w:rsidR="008C6C74">
          <w:rPr>
            <w:rFonts w:ascii="Arial" w:hAnsi="Arial" w:cs="Arial"/>
            <w:sz w:val="24"/>
            <w:szCs w:val="24"/>
          </w:rPr>
          <w:t>s</w:t>
        </w:r>
        <w:r w:rsidR="008C6C74" w:rsidRPr="00944672">
          <w:rPr>
            <w:rFonts w:ascii="Arial" w:hAnsi="Arial" w:cs="Arial"/>
            <w:sz w:val="24"/>
            <w:szCs w:val="24"/>
          </w:rPr>
          <w:t>choss</w:t>
        </w:r>
      </w:ins>
      <w:r w:rsidRPr="00944672">
        <w:rPr>
          <w:rFonts w:ascii="Arial" w:hAnsi="Arial" w:cs="Arial"/>
          <w:sz w:val="24"/>
          <w:szCs w:val="24"/>
        </w:rPr>
        <w:t xml:space="preserve"> Ananda zurück. </w:t>
      </w:r>
    </w:p>
    <w:p w14:paraId="134BAF0B" w14:textId="77777777" w:rsidR="008C6C74" w:rsidRDefault="00944672" w:rsidP="00623B68">
      <w:pPr>
        <w:autoSpaceDE w:val="0"/>
        <w:autoSpaceDN w:val="0"/>
        <w:adjustRightInd w:val="0"/>
        <w:spacing w:after="0" w:line="360" w:lineRule="auto"/>
        <w:ind w:firstLine="227"/>
        <w:jc w:val="both"/>
        <w:rPr>
          <w:ins w:id="14556" w:author="Lektorat Bauer" w:date="2025-03-07T18:21:00Z" w16du:dateUtc="2025-03-07T17:21:00Z"/>
          <w:rFonts w:ascii="Arial" w:hAnsi="Arial" w:cs="Arial"/>
          <w:sz w:val="24"/>
          <w:szCs w:val="24"/>
        </w:rPr>
      </w:pPr>
      <w:r w:rsidRPr="00944672">
        <w:rPr>
          <w:rFonts w:ascii="Arial" w:hAnsi="Arial" w:cs="Arial"/>
          <w:sz w:val="24"/>
          <w:szCs w:val="24"/>
        </w:rPr>
        <w:t xml:space="preserve">„Diese Information wurde gemeldet.“ </w:t>
      </w:r>
    </w:p>
    <w:p w14:paraId="4BE11756" w14:textId="7C2E78EB"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„Nein, das ist nicht korrekt. Jemand kannte die Ausgangsbasis und hat Ihre Leute dahin geschickt. </w:t>
      </w:r>
      <w:commentRangeStart w:id="14557"/>
      <w:r w:rsidRPr="00944672">
        <w:rPr>
          <w:rFonts w:ascii="Arial" w:hAnsi="Arial" w:cs="Arial"/>
          <w:sz w:val="24"/>
          <w:szCs w:val="24"/>
        </w:rPr>
        <w:t xml:space="preserve">Wäre dieser Fehler nicht passiert, wären Ihre Leute bei dem Einsatz gestorben. </w:t>
      </w:r>
      <w:del w:id="14558" w:author="Lektorat Bauer" w:date="2025-03-07T18:21:00Z" w16du:dateUtc="2025-03-07T17:21:00Z">
        <w:r w:rsidRPr="00944672" w:rsidDel="008C6C74">
          <w:rPr>
            <w:rFonts w:ascii="Arial" w:hAnsi="Arial" w:cs="Arial"/>
            <w:sz w:val="24"/>
            <w:szCs w:val="24"/>
          </w:rPr>
          <w:delText>OK.</w:delText>
        </w:r>
      </w:del>
      <w:ins w:id="14559" w:author="Lektorat Bauer" w:date="2025-03-07T18:21:00Z" w16du:dateUtc="2025-03-07T17:21:00Z">
        <w:r w:rsidR="008C6C74">
          <w:rPr>
            <w:rFonts w:ascii="Arial" w:hAnsi="Arial" w:cs="Arial"/>
            <w:sz w:val="24"/>
            <w:szCs w:val="24"/>
          </w:rPr>
          <w:t>Nun,</w:t>
        </w:r>
      </w:ins>
      <w:r w:rsidRPr="00944672">
        <w:rPr>
          <w:rFonts w:ascii="Arial" w:hAnsi="Arial" w:cs="Arial"/>
          <w:sz w:val="24"/>
          <w:szCs w:val="24"/>
        </w:rPr>
        <w:t xml:space="preserve"> </w:t>
      </w:r>
      <w:ins w:id="14560" w:author="Lektorat Bauer" w:date="2025-03-07T18:21:00Z" w16du:dateUtc="2025-03-07T17:21:00Z">
        <w:r w:rsidR="008C6C74">
          <w:rPr>
            <w:rFonts w:ascii="Arial" w:hAnsi="Arial" w:cs="Arial"/>
            <w:sz w:val="24"/>
            <w:szCs w:val="24"/>
          </w:rPr>
          <w:t>z</w:t>
        </w:r>
      </w:ins>
      <w:del w:id="14561" w:author="Lektorat Bauer" w:date="2025-03-07T18:21:00Z" w16du:dateUtc="2025-03-07T17:21:00Z">
        <w:r w:rsidRPr="00944672" w:rsidDel="008C6C74">
          <w:rPr>
            <w:rFonts w:ascii="Arial" w:hAnsi="Arial" w:cs="Arial"/>
            <w:sz w:val="24"/>
            <w:szCs w:val="24"/>
          </w:rPr>
          <w:delText>Z</w:delText>
        </w:r>
      </w:del>
      <w:r w:rsidRPr="00944672">
        <w:rPr>
          <w:rFonts w:ascii="Arial" w:hAnsi="Arial" w:cs="Arial"/>
          <w:sz w:val="24"/>
          <w:szCs w:val="24"/>
        </w:rPr>
        <w:t>um Großteil verletzt worden.“</w:t>
      </w:r>
      <w:commentRangeEnd w:id="14557"/>
      <w:r w:rsidR="008C6C74">
        <w:rPr>
          <w:rStyle w:val="Kommentarzeichen"/>
        </w:rPr>
        <w:commentReference w:id="14557"/>
      </w:r>
    </w:p>
    <w:p w14:paraId="15492546" w14:textId="64A1277D"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Jetzt schaltete sich David Whitmore ein. „Meine Herren, ich glaube, Sie sollten Frau Khalebendi zuhören. Sie hat 20 Minuten benötigt</w:t>
      </w:r>
      <w:ins w:id="14562" w:author="Lektorat Bauer" w:date="2025-03-07T18:23:00Z" w16du:dateUtc="2025-03-07T17:23:00Z">
        <w:r w:rsidR="00DA2FB6">
          <w:rPr>
            <w:rFonts w:ascii="Arial" w:hAnsi="Arial" w:cs="Arial"/>
            <w:sz w:val="24"/>
            <w:szCs w:val="24"/>
          </w:rPr>
          <w:t>,</w:t>
        </w:r>
      </w:ins>
      <w:r w:rsidRPr="00944672">
        <w:rPr>
          <w:rFonts w:ascii="Arial" w:hAnsi="Arial" w:cs="Arial"/>
          <w:sz w:val="24"/>
          <w:szCs w:val="24"/>
        </w:rPr>
        <w:t xml:space="preserve"> um den Logikfehler zu finden und ihn mit mir diskutiert. Wi</w:t>
      </w:r>
      <w:del w:id="14563" w:author="Lektorat Bauer" w:date="2025-03-07T18:23:00Z" w16du:dateUtc="2025-03-07T17:23:00Z">
        <w:r w:rsidRPr="00944672" w:rsidDel="00DA2FB6">
          <w:rPr>
            <w:rFonts w:ascii="Arial" w:hAnsi="Arial" w:cs="Arial"/>
            <w:sz w:val="24"/>
            <w:szCs w:val="24"/>
          </w:rPr>
          <w:delText>e</w:delText>
        </w:r>
      </w:del>
      <w:ins w:id="14564" w:author="Lektorat Bauer" w:date="2025-03-07T18:23:00Z" w16du:dateUtc="2025-03-07T17:23:00Z">
        <w:r w:rsidR="00DA2FB6">
          <w:rPr>
            <w:rFonts w:ascii="Arial" w:hAnsi="Arial" w:cs="Arial"/>
            <w:sz w:val="24"/>
            <w:szCs w:val="24"/>
          </w:rPr>
          <w:t>r</w:t>
        </w:r>
      </w:ins>
      <w:r w:rsidRPr="00944672">
        <w:rPr>
          <w:rFonts w:ascii="Arial" w:hAnsi="Arial" w:cs="Arial"/>
          <w:sz w:val="24"/>
          <w:szCs w:val="24"/>
        </w:rPr>
        <w:t xml:space="preserve"> baten</w:t>
      </w:r>
      <w:commentRangeStart w:id="14565"/>
      <w:r w:rsidRPr="00944672">
        <w:rPr>
          <w:rFonts w:ascii="Arial" w:hAnsi="Arial" w:cs="Arial"/>
          <w:sz w:val="24"/>
          <w:szCs w:val="24"/>
        </w:rPr>
        <w:t xml:space="preserve"> sie</w:t>
      </w:r>
      <w:commentRangeEnd w:id="14565"/>
      <w:r w:rsidR="00DA2FB6">
        <w:rPr>
          <w:rStyle w:val="Kommentarzeichen"/>
        </w:rPr>
        <w:commentReference w:id="14565"/>
      </w:r>
      <w:r w:rsidRPr="00944672">
        <w:rPr>
          <w:rFonts w:ascii="Arial" w:hAnsi="Arial" w:cs="Arial"/>
          <w:sz w:val="24"/>
          <w:szCs w:val="24"/>
        </w:rPr>
        <w:t xml:space="preserve">, die Reaktionszeit neu zu berechnen. </w:t>
      </w:r>
      <w:del w:id="14566" w:author="Lektorat Bauer" w:date="2025-03-07T18:45:00Z" w16du:dateUtc="2025-03-07T17:45:00Z">
        <w:r w:rsidRPr="00944672" w:rsidDel="003C7CCB">
          <w:rPr>
            <w:rFonts w:ascii="Arial" w:hAnsi="Arial" w:cs="Arial"/>
            <w:sz w:val="24"/>
            <w:szCs w:val="24"/>
          </w:rPr>
          <w:delText xml:space="preserve"> </w:delText>
        </w:r>
      </w:del>
      <w:r w:rsidRPr="00944672">
        <w:rPr>
          <w:rFonts w:ascii="Arial" w:hAnsi="Arial" w:cs="Arial"/>
          <w:sz w:val="24"/>
          <w:szCs w:val="24"/>
        </w:rPr>
        <w:t>Sind wieder bei 30 Minuten, oder haben Sie ein anderes Ergebnis?“ „</w:t>
      </w:r>
      <w:commentRangeStart w:id="14567"/>
      <w:r w:rsidRPr="00944672">
        <w:rPr>
          <w:rFonts w:ascii="Arial" w:hAnsi="Arial" w:cs="Arial"/>
          <w:sz w:val="24"/>
          <w:szCs w:val="24"/>
        </w:rPr>
        <w:t xml:space="preserve">44 </w:t>
      </w:r>
      <w:commentRangeEnd w:id="14567"/>
      <w:r w:rsidR="00DA2FB6">
        <w:rPr>
          <w:rStyle w:val="Kommentarzeichen"/>
        </w:rPr>
        <w:commentReference w:id="14567"/>
      </w:r>
      <w:r w:rsidRPr="00944672">
        <w:rPr>
          <w:rFonts w:ascii="Arial" w:hAnsi="Arial" w:cs="Arial"/>
          <w:sz w:val="24"/>
          <w:szCs w:val="24"/>
        </w:rPr>
        <w:t xml:space="preserve">Minuten.“ </w:t>
      </w:r>
      <w:del w:id="14568" w:author="Lektorat Bauer" w:date="2025-03-07T18:46:00Z" w16du:dateUtc="2025-03-07T17:46:00Z">
        <w:r w:rsidRPr="00944672" w:rsidDel="003C7CCB">
          <w:rPr>
            <w:rFonts w:ascii="Arial" w:hAnsi="Arial" w:cs="Arial"/>
            <w:sz w:val="24"/>
            <w:szCs w:val="24"/>
          </w:rPr>
          <w:delText xml:space="preserve"> </w:delText>
        </w:r>
      </w:del>
      <w:r w:rsidRPr="00944672">
        <w:rPr>
          <w:rFonts w:ascii="Arial" w:hAnsi="Arial" w:cs="Arial"/>
          <w:sz w:val="24"/>
          <w:szCs w:val="24"/>
        </w:rPr>
        <w:t xml:space="preserve">„Und T4 und T5?“ „Durch </w:t>
      </w:r>
      <w:commentRangeStart w:id="14569"/>
      <w:r w:rsidRPr="00944672">
        <w:rPr>
          <w:rFonts w:ascii="Arial" w:hAnsi="Arial" w:cs="Arial"/>
          <w:sz w:val="24"/>
          <w:szCs w:val="24"/>
        </w:rPr>
        <w:t xml:space="preserve">Scharfschützen </w:t>
      </w:r>
      <w:commentRangeEnd w:id="14569"/>
      <w:r w:rsidR="00DA2FB6">
        <w:rPr>
          <w:rStyle w:val="Kommentarzeichen"/>
        </w:rPr>
        <w:commentReference w:id="14569"/>
      </w:r>
      <w:r w:rsidRPr="00944672">
        <w:rPr>
          <w:rFonts w:ascii="Arial" w:hAnsi="Arial" w:cs="Arial"/>
          <w:sz w:val="24"/>
          <w:szCs w:val="24"/>
        </w:rPr>
        <w:t>ausgeschaltet.“ „Mist.“ „Ja.“</w:t>
      </w:r>
    </w:p>
    <w:p w14:paraId="378266C4" w14:textId="77777777" w:rsidR="00DA2FB6" w:rsidRDefault="00944672" w:rsidP="00623B68">
      <w:pPr>
        <w:autoSpaceDE w:val="0"/>
        <w:autoSpaceDN w:val="0"/>
        <w:adjustRightInd w:val="0"/>
        <w:spacing w:after="0" w:line="360" w:lineRule="auto"/>
        <w:ind w:firstLine="227"/>
        <w:jc w:val="both"/>
        <w:rPr>
          <w:ins w:id="14570" w:author="Lektorat Bauer" w:date="2025-03-07T18:24:00Z" w16du:dateUtc="2025-03-07T17:24:00Z"/>
          <w:rFonts w:ascii="Arial" w:hAnsi="Arial" w:cs="Arial"/>
          <w:sz w:val="24"/>
          <w:szCs w:val="24"/>
        </w:rPr>
      </w:pPr>
      <w:r w:rsidRPr="00944672">
        <w:rPr>
          <w:rFonts w:ascii="Arial" w:hAnsi="Arial" w:cs="Arial"/>
          <w:sz w:val="24"/>
          <w:szCs w:val="24"/>
        </w:rPr>
        <w:t>„Frau Khalebendi</w:t>
      </w:r>
      <w:del w:id="14571" w:author="Lektorat Bauer" w:date="2025-03-07T18:24:00Z" w16du:dateUtc="2025-03-07T17:24:00Z">
        <w:r w:rsidRPr="00944672" w:rsidDel="00DA2FB6">
          <w:rPr>
            <w:rFonts w:ascii="Arial" w:hAnsi="Arial" w:cs="Arial"/>
            <w:sz w:val="24"/>
            <w:szCs w:val="24"/>
          </w:rPr>
          <w:delText>,</w:delText>
        </w:r>
      </w:del>
      <w:r w:rsidRPr="00944672">
        <w:rPr>
          <w:rFonts w:ascii="Arial" w:hAnsi="Arial" w:cs="Arial"/>
          <w:sz w:val="24"/>
          <w:szCs w:val="24"/>
        </w:rPr>
        <w:t>“</w:t>
      </w:r>
      <w:ins w:id="14572" w:author="Lektorat Bauer" w:date="2025-03-07T18:24:00Z" w16du:dateUtc="2025-03-07T17:24:00Z">
        <w:r w:rsidR="00DA2FB6">
          <w:rPr>
            <w:rFonts w:ascii="Arial" w:hAnsi="Arial" w:cs="Arial"/>
            <w:sz w:val="24"/>
            <w:szCs w:val="24"/>
          </w:rPr>
          <w:t xml:space="preserve"> –</w:t>
        </w:r>
      </w:ins>
      <w:r w:rsidRPr="00944672">
        <w:rPr>
          <w:rFonts w:ascii="Arial" w:hAnsi="Arial" w:cs="Arial"/>
          <w:sz w:val="24"/>
          <w:szCs w:val="24"/>
        </w:rPr>
        <w:t xml:space="preserve"> der Pressesprecher konnte </w:t>
      </w:r>
      <w:ins w:id="14573" w:author="Lektorat Bauer" w:date="2025-03-07T18:24:00Z" w16du:dateUtc="2025-03-07T17:24:00Z">
        <w:r w:rsidR="00DA2FB6">
          <w:rPr>
            <w:rFonts w:ascii="Arial" w:hAnsi="Arial" w:cs="Arial"/>
            <w:sz w:val="24"/>
            <w:szCs w:val="24"/>
          </w:rPr>
          <w:t xml:space="preserve">offenbar </w:t>
        </w:r>
      </w:ins>
      <w:r w:rsidRPr="00944672">
        <w:rPr>
          <w:rFonts w:ascii="Arial" w:hAnsi="Arial" w:cs="Arial"/>
          <w:sz w:val="24"/>
          <w:szCs w:val="24"/>
        </w:rPr>
        <w:t>doch reden</w:t>
      </w:r>
      <w:del w:id="14574" w:author="Lektorat Bauer" w:date="2025-03-07T18:24:00Z" w16du:dateUtc="2025-03-07T17:24:00Z">
        <w:r w:rsidRPr="00944672" w:rsidDel="00DA2FB6">
          <w:rPr>
            <w:rFonts w:ascii="Arial" w:hAnsi="Arial" w:cs="Arial"/>
            <w:sz w:val="24"/>
            <w:szCs w:val="24"/>
          </w:rPr>
          <w:delText>,</w:delText>
        </w:r>
      </w:del>
      <w:ins w:id="14575" w:author="Lektorat Bauer" w:date="2025-03-07T18:24:00Z" w16du:dateUtc="2025-03-07T17:24:00Z">
        <w:r w:rsidR="00DA2FB6">
          <w:rPr>
            <w:rFonts w:ascii="Arial" w:hAnsi="Arial" w:cs="Arial"/>
            <w:sz w:val="24"/>
            <w:szCs w:val="24"/>
          </w:rPr>
          <w:t xml:space="preserve"> –</w:t>
        </w:r>
      </w:ins>
      <w:r w:rsidRPr="00944672">
        <w:rPr>
          <w:rFonts w:ascii="Arial" w:hAnsi="Arial" w:cs="Arial"/>
          <w:sz w:val="24"/>
          <w:szCs w:val="24"/>
        </w:rPr>
        <w:t xml:space="preserve"> „haben Sie weitere Planlagen?“ </w:t>
      </w:r>
    </w:p>
    <w:p w14:paraId="6968452A" w14:textId="77777777" w:rsidR="00DA2FB6" w:rsidRDefault="00944672" w:rsidP="00623B68">
      <w:pPr>
        <w:autoSpaceDE w:val="0"/>
        <w:autoSpaceDN w:val="0"/>
        <w:adjustRightInd w:val="0"/>
        <w:spacing w:after="0" w:line="360" w:lineRule="auto"/>
        <w:ind w:firstLine="227"/>
        <w:jc w:val="both"/>
        <w:rPr>
          <w:ins w:id="14576" w:author="Lektorat Bauer" w:date="2025-03-07T18:24:00Z" w16du:dateUtc="2025-03-07T17:24:00Z"/>
          <w:rFonts w:ascii="Arial" w:hAnsi="Arial" w:cs="Arial"/>
          <w:sz w:val="24"/>
          <w:szCs w:val="24"/>
        </w:rPr>
      </w:pPr>
      <w:r w:rsidRPr="00944672">
        <w:rPr>
          <w:rFonts w:ascii="Arial" w:hAnsi="Arial" w:cs="Arial"/>
          <w:sz w:val="24"/>
          <w:szCs w:val="24"/>
        </w:rPr>
        <w:t xml:space="preserve">„Ja, kleinere Logikfehler, </w:t>
      </w:r>
      <w:commentRangeStart w:id="14577"/>
      <w:r w:rsidRPr="00944672">
        <w:rPr>
          <w:rFonts w:ascii="Arial" w:hAnsi="Arial" w:cs="Arial"/>
          <w:sz w:val="24"/>
          <w:szCs w:val="24"/>
        </w:rPr>
        <w:t>aber bei Plan 3 ist das Einsatzteam gestorben</w:t>
      </w:r>
      <w:commentRangeEnd w:id="14577"/>
      <w:r w:rsidR="00DA2FB6">
        <w:rPr>
          <w:rStyle w:val="Kommentarzeichen"/>
        </w:rPr>
        <w:commentReference w:id="14577"/>
      </w:r>
      <w:r w:rsidRPr="00944672">
        <w:rPr>
          <w:rFonts w:ascii="Arial" w:hAnsi="Arial" w:cs="Arial"/>
          <w:sz w:val="24"/>
          <w:szCs w:val="24"/>
        </w:rPr>
        <w:t xml:space="preserve">.“ </w:t>
      </w:r>
    </w:p>
    <w:p w14:paraId="3227988A" w14:textId="1644D33B"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„Ja, bei uns auch.“ </w:t>
      </w:r>
    </w:p>
    <w:p w14:paraId="3AFCE29F" w14:textId="77777777" w:rsidR="00DA2FB6" w:rsidRDefault="00944672" w:rsidP="00623B68">
      <w:pPr>
        <w:autoSpaceDE w:val="0"/>
        <w:autoSpaceDN w:val="0"/>
        <w:adjustRightInd w:val="0"/>
        <w:spacing w:after="0" w:line="360" w:lineRule="auto"/>
        <w:ind w:firstLine="227"/>
        <w:jc w:val="both"/>
        <w:rPr>
          <w:ins w:id="14578" w:author="Lektorat Bauer" w:date="2025-03-07T18:26:00Z" w16du:dateUtc="2025-03-07T17:26:00Z"/>
          <w:rFonts w:ascii="Arial" w:hAnsi="Arial" w:cs="Arial"/>
          <w:sz w:val="24"/>
          <w:szCs w:val="24"/>
        </w:rPr>
      </w:pPr>
      <w:r w:rsidRPr="00944672">
        <w:rPr>
          <w:rFonts w:ascii="Arial" w:hAnsi="Arial" w:cs="Arial"/>
          <w:sz w:val="24"/>
          <w:szCs w:val="24"/>
        </w:rPr>
        <w:t xml:space="preserve">Colonel Wilson setzte sich auf. „Frau Khalebendi, warum kommen sie zu uns? Was ist die Intention hinter ihrem Besuch?“ </w:t>
      </w:r>
    </w:p>
    <w:p w14:paraId="3413C31F" w14:textId="44603C7A"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„Colonel Wilson, ich habe mich in meine Recherche so vertieft, dass ich eine Idee hatte, die ich Ihnen vorschlagen möchte.“ </w:t>
      </w:r>
    </w:p>
    <w:p w14:paraId="75313FB2"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Das folgende Gespräch dauerte fast eine Stunde, dann trennten sie sich und Ananda und David Whitmore fuhren zurück nach London.</w:t>
      </w:r>
    </w:p>
    <w:p w14:paraId="7D657BC8" w14:textId="2229BBA1"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Vier Wochen später gab Ananda Khalebendi Ihre Masterarbeit ab. Sie schloss mit 95</w:t>
      </w:r>
      <w:del w:id="14579" w:author="Lektorat Bauer" w:date="2025-03-07T18:26:00Z" w16du:dateUtc="2025-03-07T17:26:00Z">
        <w:r w:rsidRPr="00944672" w:rsidDel="00DA2FB6">
          <w:rPr>
            <w:rFonts w:ascii="Arial" w:hAnsi="Arial" w:cs="Arial"/>
            <w:sz w:val="24"/>
            <w:szCs w:val="24"/>
          </w:rPr>
          <w:delText>%</w:delText>
        </w:r>
      </w:del>
      <w:ins w:id="14580" w:author="Lektorat Bauer" w:date="2025-03-07T18:26:00Z" w16du:dateUtc="2025-03-07T17:26:00Z">
        <w:r w:rsidR="00DA2FB6">
          <w:rPr>
            <w:rFonts w:ascii="Arial" w:hAnsi="Arial" w:cs="Arial"/>
            <w:sz w:val="24"/>
            <w:szCs w:val="24"/>
          </w:rPr>
          <w:t xml:space="preserve"> Prozent</w:t>
        </w:r>
      </w:ins>
      <w:r w:rsidRPr="00944672">
        <w:rPr>
          <w:rFonts w:ascii="Arial" w:hAnsi="Arial" w:cs="Arial"/>
          <w:sz w:val="24"/>
          <w:szCs w:val="24"/>
        </w:rPr>
        <w:t xml:space="preserve"> ab. Alle Daten liegen in einem Safe bei Scotland Yard.</w:t>
      </w:r>
    </w:p>
    <w:p w14:paraId="394AAC0E" w14:textId="72C123F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David Whitmore und Ananda Khalebendi l</w:t>
      </w:r>
      <w:commentRangeStart w:id="14581"/>
      <w:r w:rsidRPr="00944672">
        <w:rPr>
          <w:rFonts w:ascii="Arial" w:hAnsi="Arial" w:cs="Arial"/>
          <w:sz w:val="24"/>
          <w:szCs w:val="24"/>
        </w:rPr>
        <w:t>eite</w:t>
      </w:r>
      <w:ins w:id="14582" w:author="Lektorat Bauer" w:date="2025-03-07T18:27:00Z" w16du:dateUtc="2025-03-07T17:27:00Z">
        <w:r w:rsidR="00DA2FB6">
          <w:rPr>
            <w:rFonts w:ascii="Arial" w:hAnsi="Arial" w:cs="Arial"/>
            <w:sz w:val="24"/>
            <w:szCs w:val="24"/>
          </w:rPr>
          <w:t>te</w:t>
        </w:r>
      </w:ins>
      <w:r w:rsidRPr="00944672">
        <w:rPr>
          <w:rFonts w:ascii="Arial" w:hAnsi="Arial" w:cs="Arial"/>
          <w:sz w:val="24"/>
          <w:szCs w:val="24"/>
        </w:rPr>
        <w:t>n</w:t>
      </w:r>
      <w:commentRangeEnd w:id="14581"/>
      <w:r w:rsidR="00DA2FB6">
        <w:rPr>
          <w:rStyle w:val="Kommentarzeichen"/>
        </w:rPr>
        <w:commentReference w:id="14581"/>
      </w:r>
      <w:r w:rsidRPr="00944672">
        <w:rPr>
          <w:rFonts w:ascii="Arial" w:hAnsi="Arial" w:cs="Arial"/>
          <w:sz w:val="24"/>
          <w:szCs w:val="24"/>
        </w:rPr>
        <w:t xml:space="preserve"> das ‚Department For Strategic Counter Terrorism (DSCT)‘ und entwickel</w:t>
      </w:r>
      <w:ins w:id="14583" w:author="Lektorat Bauer" w:date="2025-03-07T18:27:00Z" w16du:dateUtc="2025-03-07T17:27:00Z">
        <w:r w:rsidR="00DA2FB6">
          <w:rPr>
            <w:rFonts w:ascii="Arial" w:hAnsi="Arial" w:cs="Arial"/>
            <w:sz w:val="24"/>
            <w:szCs w:val="24"/>
          </w:rPr>
          <w:t>te</w:t>
        </w:r>
      </w:ins>
      <w:r w:rsidRPr="00944672">
        <w:rPr>
          <w:rFonts w:ascii="Arial" w:hAnsi="Arial" w:cs="Arial"/>
          <w:sz w:val="24"/>
          <w:szCs w:val="24"/>
        </w:rPr>
        <w:t xml:space="preserve">n mit ihrem Team Schutzkonzepte für den Großraum London. Diese Abteilung hatte sich zur Schnittstelle zwischen Polizei, Scotland Yard, Special Branch und SAS entwickelt. Die Abteilung war so effektiv, dass sich alle fragten, warum diese Abteilung erst so spät entstanden war. </w:t>
      </w:r>
    </w:p>
    <w:p w14:paraId="00B76D6E" w14:textId="7F8C7C85"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Zuerst gab es Reibereien, da jeder Teilbereich die Abteilung für sich beanspruchte</w:t>
      </w:r>
      <w:ins w:id="14584" w:author="Lektorat Bauer" w:date="2025-03-07T18:27:00Z" w16du:dateUtc="2025-03-07T17:27:00Z">
        <w:r w:rsidR="00DA2FB6">
          <w:rPr>
            <w:rFonts w:ascii="Arial" w:hAnsi="Arial" w:cs="Arial"/>
            <w:sz w:val="24"/>
            <w:szCs w:val="24"/>
          </w:rPr>
          <w:t>.</w:t>
        </w:r>
      </w:ins>
      <w:del w:id="14585" w:author="Lektorat Bauer" w:date="2025-03-07T18:27:00Z" w16du:dateUtc="2025-03-07T17:27:00Z">
        <w:r w:rsidRPr="00944672" w:rsidDel="00DA2FB6">
          <w:rPr>
            <w:rFonts w:ascii="Arial" w:hAnsi="Arial" w:cs="Arial"/>
            <w:sz w:val="24"/>
            <w:szCs w:val="24"/>
          </w:rPr>
          <w:delText>,</w:delText>
        </w:r>
      </w:del>
      <w:r w:rsidRPr="00944672">
        <w:rPr>
          <w:rFonts w:ascii="Arial" w:hAnsi="Arial" w:cs="Arial"/>
          <w:sz w:val="24"/>
          <w:szCs w:val="24"/>
        </w:rPr>
        <w:t xml:space="preserve"> </w:t>
      </w:r>
      <w:ins w:id="14586" w:author="Lektorat Bauer" w:date="2025-03-07T18:27:00Z" w16du:dateUtc="2025-03-07T17:27:00Z">
        <w:r w:rsidR="00DA2FB6">
          <w:rPr>
            <w:rFonts w:ascii="Arial" w:hAnsi="Arial" w:cs="Arial"/>
            <w:sz w:val="24"/>
            <w:szCs w:val="24"/>
          </w:rPr>
          <w:t>D</w:t>
        </w:r>
      </w:ins>
      <w:del w:id="14587" w:author="Lektorat Bauer" w:date="2025-03-07T18:27:00Z" w16du:dateUtc="2025-03-07T17:27:00Z">
        <w:r w:rsidRPr="00944672" w:rsidDel="00DA2FB6">
          <w:rPr>
            <w:rFonts w:ascii="Arial" w:hAnsi="Arial" w:cs="Arial"/>
            <w:sz w:val="24"/>
            <w:szCs w:val="24"/>
          </w:rPr>
          <w:delText>d</w:delText>
        </w:r>
      </w:del>
      <w:r w:rsidRPr="00944672">
        <w:rPr>
          <w:rFonts w:ascii="Arial" w:hAnsi="Arial" w:cs="Arial"/>
          <w:sz w:val="24"/>
          <w:szCs w:val="24"/>
        </w:rPr>
        <w:t xml:space="preserve">ie Metropolitan Police </w:t>
      </w:r>
      <w:del w:id="14588" w:author="Lektorat Bauer" w:date="2025-03-07T18:27:00Z" w16du:dateUtc="2025-03-07T17:27:00Z">
        <w:r w:rsidRPr="00944672" w:rsidDel="00DA2FB6">
          <w:rPr>
            <w:rFonts w:ascii="Arial" w:hAnsi="Arial" w:cs="Arial"/>
            <w:sz w:val="24"/>
            <w:szCs w:val="24"/>
          </w:rPr>
          <w:delText>hatte den klaren</w:delText>
        </w:r>
      </w:del>
      <w:ins w:id="14589" w:author="Lektorat Bauer" w:date="2025-03-07T18:27:00Z" w16du:dateUtc="2025-03-07T17:27:00Z">
        <w:r w:rsidR="00DA2FB6">
          <w:rPr>
            <w:rFonts w:ascii="Arial" w:hAnsi="Arial" w:cs="Arial"/>
            <w:sz w:val="24"/>
            <w:szCs w:val="24"/>
          </w:rPr>
          <w:t>war aber klar im</w:t>
        </w:r>
      </w:ins>
      <w:r w:rsidRPr="00944672">
        <w:rPr>
          <w:rFonts w:ascii="Arial" w:hAnsi="Arial" w:cs="Arial"/>
          <w:sz w:val="24"/>
          <w:szCs w:val="24"/>
        </w:rPr>
        <w:t xml:space="preserve"> Vorteil, </w:t>
      </w:r>
      <w:del w:id="14590" w:author="Lektorat Bauer" w:date="2025-03-07T18:27:00Z" w16du:dateUtc="2025-03-07T17:27:00Z">
        <w:r w:rsidRPr="00944672" w:rsidDel="00DA2FB6">
          <w:rPr>
            <w:rFonts w:ascii="Arial" w:hAnsi="Arial" w:cs="Arial"/>
            <w:sz w:val="24"/>
            <w:szCs w:val="24"/>
          </w:rPr>
          <w:delText xml:space="preserve">dass </w:delText>
        </w:r>
      </w:del>
      <w:ins w:id="14591" w:author="Lektorat Bauer" w:date="2025-03-07T18:27:00Z" w16du:dateUtc="2025-03-07T17:27:00Z">
        <w:r w:rsidR="00DA2FB6">
          <w:rPr>
            <w:rFonts w:ascii="Arial" w:hAnsi="Arial" w:cs="Arial"/>
            <w:sz w:val="24"/>
            <w:szCs w:val="24"/>
          </w:rPr>
          <w:t>da</w:t>
        </w:r>
        <w:r w:rsidR="00DA2FB6" w:rsidRPr="00944672">
          <w:rPr>
            <w:rFonts w:ascii="Arial" w:hAnsi="Arial" w:cs="Arial"/>
            <w:sz w:val="24"/>
            <w:szCs w:val="24"/>
          </w:rPr>
          <w:t xml:space="preserve"> </w:t>
        </w:r>
      </w:ins>
      <w:r w:rsidRPr="00944672">
        <w:rPr>
          <w:rFonts w:ascii="Arial" w:hAnsi="Arial" w:cs="Arial"/>
          <w:sz w:val="24"/>
          <w:szCs w:val="24"/>
        </w:rPr>
        <w:t>sie den Leiter stellte und die Abteilung komplett ein</w:t>
      </w:r>
      <w:del w:id="14592" w:author="Lektorat Bauer" w:date="2025-03-07T18:27:00Z" w16du:dateUtc="2025-03-07T17:27:00Z">
        <w:r w:rsidRPr="00944672" w:rsidDel="00DA2FB6">
          <w:rPr>
            <w:rFonts w:ascii="Arial" w:hAnsi="Arial" w:cs="Arial"/>
            <w:sz w:val="24"/>
            <w:szCs w:val="24"/>
          </w:rPr>
          <w:delText>ge</w:delText>
        </w:r>
      </w:del>
      <w:r w:rsidRPr="00944672">
        <w:rPr>
          <w:rFonts w:ascii="Arial" w:hAnsi="Arial" w:cs="Arial"/>
          <w:sz w:val="24"/>
          <w:szCs w:val="24"/>
        </w:rPr>
        <w:t>richtete sowie adäquate Räumlichkeiten hatte.</w:t>
      </w:r>
    </w:p>
    <w:p w14:paraId="17EDCE5C" w14:textId="1DB9CABD"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Nachdem die Arbeit angelaufen </w:t>
      </w:r>
      <w:del w:id="14593" w:author="Lektorat Bauer" w:date="2025-03-07T18:27:00Z" w16du:dateUtc="2025-03-07T17:27:00Z">
        <w:r w:rsidRPr="00944672" w:rsidDel="00DA2FB6">
          <w:rPr>
            <w:rFonts w:ascii="Arial" w:hAnsi="Arial" w:cs="Arial"/>
            <w:sz w:val="24"/>
            <w:szCs w:val="24"/>
          </w:rPr>
          <w:delText>hatte</w:delText>
        </w:r>
      </w:del>
      <w:ins w:id="14594" w:author="Lektorat Bauer" w:date="2025-03-07T18:27:00Z" w16du:dateUtc="2025-03-07T17:27:00Z">
        <w:r w:rsidR="00DA2FB6">
          <w:rPr>
            <w:rFonts w:ascii="Arial" w:hAnsi="Arial" w:cs="Arial"/>
            <w:sz w:val="24"/>
            <w:szCs w:val="24"/>
          </w:rPr>
          <w:t>war</w:t>
        </w:r>
      </w:ins>
      <w:r w:rsidRPr="00944672">
        <w:rPr>
          <w:rFonts w:ascii="Arial" w:hAnsi="Arial" w:cs="Arial"/>
          <w:sz w:val="24"/>
          <w:szCs w:val="24"/>
        </w:rPr>
        <w:t>, und alle merkten, da</w:t>
      </w:r>
      <w:ins w:id="14595" w:author="Lektorat Bauer" w:date="2025-03-07T18:27:00Z" w16du:dateUtc="2025-03-07T17:27:00Z">
        <w:r w:rsidR="00DA2FB6">
          <w:rPr>
            <w:rFonts w:ascii="Arial" w:hAnsi="Arial" w:cs="Arial"/>
            <w:sz w:val="24"/>
            <w:szCs w:val="24"/>
          </w:rPr>
          <w:t>s</w:t>
        </w:r>
      </w:ins>
      <w:r w:rsidRPr="00944672">
        <w:rPr>
          <w:rFonts w:ascii="Arial" w:hAnsi="Arial" w:cs="Arial"/>
          <w:sz w:val="24"/>
          <w:szCs w:val="24"/>
        </w:rPr>
        <w:t>s für jede Information die hineingegeben wurde, mindestens eine Information zurückkam, wurde es ruhig und die Abläufe etablierten sich.</w:t>
      </w:r>
    </w:p>
    <w:p w14:paraId="19125825"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6FCC55AC"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w:t>
      </w:r>
    </w:p>
    <w:p w14:paraId="0CFFA1F5"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45F4F69D" w14:textId="33605704"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lastRenderedPageBreak/>
        <w:t>Benjamin Dingaka hatte sich den Luftschutzbunker, der die Besonderheit des Hauses war</w:t>
      </w:r>
      <w:ins w:id="14596" w:author="Lektorat Bauer" w:date="2025-03-07T18:27:00Z" w16du:dateUtc="2025-03-07T17:27:00Z">
        <w:r w:rsidR="009B68C8">
          <w:rPr>
            <w:rFonts w:ascii="Arial" w:hAnsi="Arial" w:cs="Arial"/>
            <w:sz w:val="24"/>
            <w:szCs w:val="24"/>
          </w:rPr>
          <w:t>,</w:t>
        </w:r>
      </w:ins>
      <w:r w:rsidRPr="00944672">
        <w:rPr>
          <w:rFonts w:ascii="Arial" w:hAnsi="Arial" w:cs="Arial"/>
          <w:sz w:val="24"/>
          <w:szCs w:val="24"/>
        </w:rPr>
        <w:t xml:space="preserve"> zu einem zweiteiligen Lager ausgebaut. Ein Teil war für seine Bodenproben vorgesehen. Seine Sammlung </w:t>
      </w:r>
      <w:del w:id="14597" w:author="Lektorat Bauer" w:date="2025-03-07T18:28:00Z" w16du:dateUtc="2025-03-07T17:28:00Z">
        <w:r w:rsidRPr="00944672" w:rsidDel="009B68C8">
          <w:rPr>
            <w:rFonts w:ascii="Arial" w:hAnsi="Arial" w:cs="Arial"/>
            <w:sz w:val="24"/>
            <w:szCs w:val="24"/>
          </w:rPr>
          <w:delText xml:space="preserve">war </w:delText>
        </w:r>
      </w:del>
      <w:ins w:id="14598" w:author="Lektorat Bauer" w:date="2025-03-07T18:28:00Z" w16du:dateUtc="2025-03-07T17:28:00Z">
        <w:r w:rsidR="009B68C8">
          <w:rPr>
            <w:rFonts w:ascii="Arial" w:hAnsi="Arial" w:cs="Arial"/>
            <w:sz w:val="24"/>
            <w:szCs w:val="24"/>
          </w:rPr>
          <w:t>konnte</w:t>
        </w:r>
        <w:r w:rsidR="009B68C8" w:rsidRPr="00944672">
          <w:rPr>
            <w:rFonts w:ascii="Arial" w:hAnsi="Arial" w:cs="Arial"/>
            <w:sz w:val="24"/>
            <w:szCs w:val="24"/>
          </w:rPr>
          <w:t xml:space="preserve"> </w:t>
        </w:r>
      </w:ins>
      <w:r w:rsidRPr="00944672">
        <w:rPr>
          <w:rFonts w:ascii="Arial" w:hAnsi="Arial" w:cs="Arial"/>
          <w:sz w:val="24"/>
          <w:szCs w:val="24"/>
        </w:rPr>
        <w:t xml:space="preserve">mittlerweile mit </w:t>
      </w:r>
      <w:del w:id="14599" w:author="Lektorat Bauer" w:date="2025-03-07T18:28:00Z" w16du:dateUtc="2025-03-07T17:28:00Z">
        <w:r w:rsidRPr="00944672" w:rsidDel="009B68C8">
          <w:rPr>
            <w:rFonts w:ascii="Arial" w:hAnsi="Arial" w:cs="Arial"/>
            <w:sz w:val="24"/>
            <w:szCs w:val="24"/>
          </w:rPr>
          <w:delText xml:space="preserve">Sammlungen an </w:delText>
        </w:r>
      </w:del>
      <w:r w:rsidRPr="00944672">
        <w:rPr>
          <w:rFonts w:ascii="Arial" w:hAnsi="Arial" w:cs="Arial"/>
          <w:sz w:val="24"/>
          <w:szCs w:val="24"/>
        </w:rPr>
        <w:t>Universität</w:t>
      </w:r>
      <w:ins w:id="14600" w:author="Lektorat Bauer" w:date="2025-03-07T18:28:00Z" w16du:dateUtc="2025-03-07T17:28:00Z">
        <w:r w:rsidR="009B68C8">
          <w:rPr>
            <w:rFonts w:ascii="Arial" w:hAnsi="Arial" w:cs="Arial"/>
            <w:sz w:val="24"/>
            <w:szCs w:val="24"/>
          </w:rPr>
          <w:t>ssammlungen</w:t>
        </w:r>
      </w:ins>
      <w:del w:id="14601" w:author="Lektorat Bauer" w:date="2025-03-07T18:28:00Z" w16du:dateUtc="2025-03-07T17:28:00Z">
        <w:r w:rsidRPr="00944672" w:rsidDel="009B68C8">
          <w:rPr>
            <w:rFonts w:ascii="Arial" w:hAnsi="Arial" w:cs="Arial"/>
            <w:sz w:val="24"/>
            <w:szCs w:val="24"/>
          </w:rPr>
          <w:delText>en</w:delText>
        </w:r>
      </w:del>
      <w:r w:rsidRPr="00944672">
        <w:rPr>
          <w:rFonts w:ascii="Arial" w:hAnsi="Arial" w:cs="Arial"/>
          <w:sz w:val="24"/>
          <w:szCs w:val="24"/>
        </w:rPr>
        <w:t xml:space="preserve"> </w:t>
      </w:r>
      <w:del w:id="14602" w:author="Lektorat Bauer" w:date="2025-03-07T18:28:00Z" w16du:dateUtc="2025-03-07T17:28:00Z">
        <w:r w:rsidRPr="00944672" w:rsidDel="009B68C8">
          <w:rPr>
            <w:rFonts w:ascii="Arial" w:hAnsi="Arial" w:cs="Arial"/>
            <w:sz w:val="24"/>
            <w:szCs w:val="24"/>
          </w:rPr>
          <w:delText>vergleichbar</w:delText>
        </w:r>
      </w:del>
      <w:ins w:id="14603" w:author="Lektorat Bauer" w:date="2025-03-07T18:28:00Z" w16du:dateUtc="2025-03-07T17:28:00Z">
        <w:r w:rsidR="009B68C8">
          <w:rPr>
            <w:rFonts w:ascii="Arial" w:hAnsi="Arial" w:cs="Arial"/>
            <w:sz w:val="24"/>
            <w:szCs w:val="24"/>
          </w:rPr>
          <w:t>konkurrieren</w:t>
        </w:r>
      </w:ins>
      <w:r w:rsidRPr="00944672">
        <w:rPr>
          <w:rFonts w:ascii="Arial" w:hAnsi="Arial" w:cs="Arial"/>
          <w:sz w:val="24"/>
          <w:szCs w:val="24"/>
        </w:rPr>
        <w:t xml:space="preserve">. Er hatte es in Angriff genommen, die Proben zu katalogisieren und in einer Datenbank abzubilden. Zusätzlich hatte er, nach Rücksprache mit Elizabeth, mit allerlei Aufwand und einigen Problemen, vom Hauskeller einen Durchbruch in den Luftschutzbunker geschaffen. Die vermeintliche Zisterne diente jetzt als Notausgang, zu dem eine steile, in der Wand verankerte, Metallleiter führte. </w:t>
      </w:r>
    </w:p>
    <w:p w14:paraId="61A5D13B"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Benjamin hatte in seinem Unternehmen eine eigene Abteilung ins Leben gerufen, die, kostenpflichtig, Recherchen durchführte und dabei auf die Daten der gesammelten Proben zurückgreifen konnte. </w:t>
      </w:r>
    </w:p>
    <w:p w14:paraId="3158A95D" w14:textId="458115BE"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Die Verbindung zu seine</w:t>
      </w:r>
      <w:ins w:id="14604" w:author="Lektorat Bauer" w:date="2025-03-07T18:28:00Z" w16du:dateUtc="2025-03-07T17:28:00Z">
        <w:r w:rsidR="009710D5">
          <w:rPr>
            <w:rFonts w:ascii="Arial" w:hAnsi="Arial" w:cs="Arial"/>
            <w:sz w:val="24"/>
            <w:szCs w:val="24"/>
          </w:rPr>
          <w:t>r</w:t>
        </w:r>
      </w:ins>
      <w:r w:rsidRPr="00944672">
        <w:rPr>
          <w:rFonts w:ascii="Arial" w:hAnsi="Arial" w:cs="Arial"/>
          <w:sz w:val="24"/>
          <w:szCs w:val="24"/>
        </w:rPr>
        <w:t xml:space="preserve"> Alma Mater hatte er wieder aufgefrischt, und Studenten wie Professoren konnten auf die Proben zurückgreifen. Die Universität in Cornwall entwickelt</w:t>
      </w:r>
      <w:ins w:id="14605" w:author="Lektorat Bauer" w:date="2025-03-07T18:29:00Z" w16du:dateUtc="2025-03-07T17:29:00Z">
        <w:r w:rsidR="009710D5">
          <w:rPr>
            <w:rFonts w:ascii="Arial" w:hAnsi="Arial" w:cs="Arial"/>
            <w:sz w:val="24"/>
            <w:szCs w:val="24"/>
          </w:rPr>
          <w:t>e</w:t>
        </w:r>
      </w:ins>
      <w:r w:rsidRPr="00944672">
        <w:rPr>
          <w:rFonts w:ascii="Arial" w:hAnsi="Arial" w:cs="Arial"/>
          <w:sz w:val="24"/>
          <w:szCs w:val="24"/>
        </w:rPr>
        <w:t xml:space="preserve"> hierdurch eines der angesehensten geologischen Institute. Natürlich war dadurch auch bekannt, was der Bunker enthielt. Außerhalb des universitären Bereichs gab es Spekulationen und Gerüchte über den Umfang der Proben sowie </w:t>
      </w:r>
      <w:del w:id="14606" w:author="Lektorat Bauer" w:date="2025-03-07T18:29:00Z" w16du:dateUtc="2025-03-07T17:29:00Z">
        <w:r w:rsidRPr="00944672" w:rsidDel="009710D5">
          <w:rPr>
            <w:rFonts w:ascii="Arial" w:hAnsi="Arial" w:cs="Arial"/>
            <w:sz w:val="24"/>
            <w:szCs w:val="24"/>
          </w:rPr>
          <w:delText xml:space="preserve">derer </w:delText>
        </w:r>
      </w:del>
      <w:ins w:id="14607" w:author="Lektorat Bauer" w:date="2025-03-07T18:29:00Z" w16du:dateUtc="2025-03-07T17:29:00Z">
        <w:r w:rsidR="009710D5">
          <w:rPr>
            <w:rFonts w:ascii="Arial" w:hAnsi="Arial" w:cs="Arial"/>
            <w:sz w:val="24"/>
            <w:szCs w:val="24"/>
          </w:rPr>
          <w:t>ihrer</w:t>
        </w:r>
        <w:r w:rsidR="009710D5" w:rsidRPr="00944672">
          <w:rPr>
            <w:rFonts w:ascii="Arial" w:hAnsi="Arial" w:cs="Arial"/>
            <w:sz w:val="24"/>
            <w:szCs w:val="24"/>
          </w:rPr>
          <w:t xml:space="preserve"> </w:t>
        </w:r>
      </w:ins>
      <w:r w:rsidRPr="00944672">
        <w:rPr>
          <w:rFonts w:ascii="Arial" w:hAnsi="Arial" w:cs="Arial"/>
          <w:sz w:val="24"/>
          <w:szCs w:val="24"/>
        </w:rPr>
        <w:t xml:space="preserve">Zusammensetzung. Es war sogar von einem geheimen Diamantenlager die Rede. </w:t>
      </w:r>
    </w:p>
    <w:p w14:paraId="316621F6" w14:textId="54ABB504"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Benjamin Dingaka musste feststellen, dass die Konspirationsfanatiker sich jeden Tag eine neue ‚Neuheit‘ ausdachten und </w:t>
      </w:r>
      <w:del w:id="14608" w:author="Lektorat Bauer" w:date="2025-03-07T18:29:00Z" w16du:dateUtc="2025-03-07T17:29:00Z">
        <w:r w:rsidRPr="00944672" w:rsidDel="009710D5">
          <w:rPr>
            <w:rFonts w:ascii="Arial" w:hAnsi="Arial" w:cs="Arial"/>
            <w:sz w:val="24"/>
            <w:szCs w:val="24"/>
          </w:rPr>
          <w:delText xml:space="preserve">dass </w:delText>
        </w:r>
      </w:del>
      <w:r w:rsidRPr="00944672">
        <w:rPr>
          <w:rFonts w:ascii="Arial" w:hAnsi="Arial" w:cs="Arial"/>
          <w:sz w:val="24"/>
          <w:szCs w:val="24"/>
        </w:rPr>
        <w:t xml:space="preserve">diese Fantasien von </w:t>
      </w:r>
      <w:ins w:id="14609" w:author="Lektorat Bauer" w:date="2025-03-07T18:29:00Z" w16du:dateUtc="2025-03-07T17:29:00Z">
        <w:r w:rsidR="009710D5">
          <w:rPr>
            <w:rFonts w:ascii="Arial" w:hAnsi="Arial" w:cs="Arial"/>
            <w:sz w:val="24"/>
            <w:szCs w:val="24"/>
          </w:rPr>
          <w:t>D</w:t>
        </w:r>
      </w:ins>
      <w:del w:id="14610" w:author="Lektorat Bauer" w:date="2025-03-07T18:29:00Z" w16du:dateUtc="2025-03-07T17:29:00Z">
        <w:r w:rsidRPr="00944672" w:rsidDel="009710D5">
          <w:rPr>
            <w:rFonts w:ascii="Arial" w:hAnsi="Arial" w:cs="Arial"/>
            <w:sz w:val="24"/>
            <w:szCs w:val="24"/>
          </w:rPr>
          <w:delText>d</w:delText>
        </w:r>
      </w:del>
      <w:r w:rsidRPr="00944672">
        <w:rPr>
          <w:rFonts w:ascii="Arial" w:hAnsi="Arial" w:cs="Arial"/>
          <w:sz w:val="24"/>
          <w:szCs w:val="24"/>
        </w:rPr>
        <w:t xml:space="preserve">ritten für bare Münze genommen wurden. Nach drei versuchten Einbrüchen </w:t>
      </w:r>
      <w:del w:id="14611" w:author="Lektorat Bauer" w:date="2025-03-07T18:29:00Z" w16du:dateUtc="2025-03-07T17:29:00Z">
        <w:r w:rsidRPr="00944672" w:rsidDel="009710D5">
          <w:rPr>
            <w:rFonts w:ascii="Arial" w:hAnsi="Arial" w:cs="Arial"/>
            <w:sz w:val="24"/>
            <w:szCs w:val="24"/>
          </w:rPr>
          <w:delText xml:space="preserve">hatte </w:delText>
        </w:r>
      </w:del>
      <w:ins w:id="14612" w:author="Lektorat Bauer" w:date="2025-03-07T18:29:00Z" w16du:dateUtc="2025-03-07T17:29:00Z">
        <w:r w:rsidR="009710D5">
          <w:rPr>
            <w:rFonts w:ascii="Arial" w:hAnsi="Arial" w:cs="Arial"/>
            <w:sz w:val="24"/>
            <w:szCs w:val="24"/>
          </w:rPr>
          <w:t>ließ</w:t>
        </w:r>
        <w:r w:rsidR="009710D5" w:rsidRPr="00944672">
          <w:rPr>
            <w:rFonts w:ascii="Arial" w:hAnsi="Arial" w:cs="Arial"/>
            <w:sz w:val="24"/>
            <w:szCs w:val="24"/>
          </w:rPr>
          <w:t xml:space="preserve"> </w:t>
        </w:r>
      </w:ins>
      <w:r w:rsidRPr="00944672">
        <w:rPr>
          <w:rFonts w:ascii="Arial" w:hAnsi="Arial" w:cs="Arial"/>
          <w:sz w:val="24"/>
          <w:szCs w:val="24"/>
        </w:rPr>
        <w:t>er eine Alarmanlage einbauen</w:t>
      </w:r>
      <w:del w:id="14613" w:author="Lektorat Bauer" w:date="2025-03-07T18:29:00Z" w16du:dateUtc="2025-03-07T17:29:00Z">
        <w:r w:rsidRPr="00944672" w:rsidDel="009710D5">
          <w:rPr>
            <w:rFonts w:ascii="Arial" w:hAnsi="Arial" w:cs="Arial"/>
            <w:sz w:val="24"/>
            <w:szCs w:val="24"/>
          </w:rPr>
          <w:delText xml:space="preserve"> lassen</w:delText>
        </w:r>
      </w:del>
      <w:r w:rsidRPr="00944672">
        <w:rPr>
          <w:rFonts w:ascii="Arial" w:hAnsi="Arial" w:cs="Arial"/>
          <w:sz w:val="24"/>
          <w:szCs w:val="24"/>
        </w:rPr>
        <w:t xml:space="preserve">, die direkt zur Polizei geschaltet war. Wie nicht anders zu erwarten, </w:t>
      </w:r>
      <w:del w:id="14614" w:author="Lektorat Bauer" w:date="2025-03-07T18:29:00Z" w16du:dateUtc="2025-03-07T17:29:00Z">
        <w:r w:rsidRPr="00944672" w:rsidDel="009710D5">
          <w:rPr>
            <w:rFonts w:ascii="Arial" w:hAnsi="Arial" w:cs="Arial"/>
            <w:sz w:val="24"/>
            <w:szCs w:val="24"/>
          </w:rPr>
          <w:delText xml:space="preserve">wurde </w:delText>
        </w:r>
      </w:del>
      <w:ins w:id="14615" w:author="Lektorat Bauer" w:date="2025-03-07T18:30:00Z" w16du:dateUtc="2025-03-07T17:30:00Z">
        <w:r w:rsidR="009710D5">
          <w:rPr>
            <w:rFonts w:ascii="Arial" w:hAnsi="Arial" w:cs="Arial"/>
            <w:sz w:val="24"/>
            <w:szCs w:val="24"/>
          </w:rPr>
          <w:t>diente</w:t>
        </w:r>
      </w:ins>
      <w:ins w:id="14616" w:author="Lektorat Bauer" w:date="2025-03-07T18:29:00Z" w16du:dateUtc="2025-03-07T17:29:00Z">
        <w:r w:rsidR="009710D5" w:rsidRPr="00944672">
          <w:rPr>
            <w:rFonts w:ascii="Arial" w:hAnsi="Arial" w:cs="Arial"/>
            <w:sz w:val="24"/>
            <w:szCs w:val="24"/>
          </w:rPr>
          <w:t xml:space="preserve"> </w:t>
        </w:r>
      </w:ins>
      <w:r w:rsidRPr="00944672">
        <w:rPr>
          <w:rFonts w:ascii="Arial" w:hAnsi="Arial" w:cs="Arial"/>
          <w:sz w:val="24"/>
          <w:szCs w:val="24"/>
        </w:rPr>
        <w:t>diese Information als Bestätigung für die Diamantenthese</w:t>
      </w:r>
      <w:del w:id="14617" w:author="Lektorat Bauer" w:date="2025-03-07T18:29:00Z" w16du:dateUtc="2025-03-07T17:29:00Z">
        <w:r w:rsidRPr="00944672" w:rsidDel="009710D5">
          <w:rPr>
            <w:rFonts w:ascii="Arial" w:hAnsi="Arial" w:cs="Arial"/>
            <w:sz w:val="24"/>
            <w:szCs w:val="24"/>
          </w:rPr>
          <w:delText xml:space="preserve"> genommen</w:delText>
        </w:r>
      </w:del>
      <w:r w:rsidRPr="00944672">
        <w:rPr>
          <w:rFonts w:ascii="Arial" w:hAnsi="Arial" w:cs="Arial"/>
          <w:sz w:val="24"/>
          <w:szCs w:val="24"/>
        </w:rPr>
        <w:t xml:space="preserve">. </w:t>
      </w:r>
    </w:p>
    <w:p w14:paraId="3631B7A7"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Eines Tages hatte sich Ananda Khalebendi von der DSCT bei ihm gemeldet und um Rückruf gebeten. Sie war davon ausgegangen, dass er ihr nicht glauben würde, wo sie arbeitete. Sie hatten vereinbart, dass Ananda sich den Bunker und das Haus einmal ansehen durfte. Nach Abschluss des Rundganges fragte Ananda ihn, ob in seinem Haus eine Anti-Terror-Übung stattfinden dürfte. Der Grund war offensichtlich: Der Keller war schwer zugänglich, er war verwinkelt und potenzielle Einbrecher würden überall nach den vermeintlichen Wertsachen suchen.</w:t>
      </w:r>
    </w:p>
    <w:p w14:paraId="2C5F60FA" w14:textId="4E7A8482"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Es wurde vereinbart, dass seine Mitarbeiter und er als ‚Geiseln‘ festgesetzt </w:t>
      </w:r>
      <w:del w:id="14618" w:author="Lektorat Bauer" w:date="2025-03-07T18:30:00Z" w16du:dateUtc="2025-03-07T17:30:00Z">
        <w:r w:rsidRPr="00944672" w:rsidDel="00231A0F">
          <w:rPr>
            <w:rFonts w:ascii="Arial" w:hAnsi="Arial" w:cs="Arial"/>
            <w:sz w:val="24"/>
            <w:szCs w:val="24"/>
          </w:rPr>
          <w:delText xml:space="preserve">wurden </w:delText>
        </w:r>
      </w:del>
      <w:r w:rsidRPr="00944672">
        <w:rPr>
          <w:rFonts w:ascii="Arial" w:hAnsi="Arial" w:cs="Arial"/>
          <w:sz w:val="24"/>
          <w:szCs w:val="24"/>
        </w:rPr>
        <w:t xml:space="preserve">und </w:t>
      </w:r>
      <w:del w:id="14619" w:author="Lektorat Bauer" w:date="2025-03-07T18:30:00Z" w16du:dateUtc="2025-03-07T17:30:00Z">
        <w:r w:rsidRPr="00944672" w:rsidDel="00231A0F">
          <w:rPr>
            <w:rFonts w:ascii="Arial" w:hAnsi="Arial" w:cs="Arial"/>
            <w:sz w:val="24"/>
            <w:szCs w:val="24"/>
          </w:rPr>
          <w:delText xml:space="preserve">dass </w:delText>
        </w:r>
      </w:del>
      <w:r w:rsidRPr="00944672">
        <w:rPr>
          <w:rFonts w:ascii="Arial" w:hAnsi="Arial" w:cs="Arial"/>
          <w:sz w:val="24"/>
          <w:szCs w:val="24"/>
        </w:rPr>
        <w:t xml:space="preserve">die vermeintlichen Geiselnehmer von Führungskräften der SAS gestellt werden </w:t>
      </w:r>
      <w:r w:rsidRPr="00944672">
        <w:rPr>
          <w:rFonts w:ascii="Arial" w:hAnsi="Arial" w:cs="Arial"/>
          <w:sz w:val="24"/>
          <w:szCs w:val="24"/>
        </w:rPr>
        <w:lastRenderedPageBreak/>
        <w:t>sollten. Da der Bunker ein offenes Geheimnis war, würde die SAS Informationen über Zugänge zum Keller erhalten, aber keine weiteren Daten.</w:t>
      </w:r>
    </w:p>
    <w:p w14:paraId="62183275" w14:textId="0E9F4E08"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Es wurden Kameras installiert, um die Aktion zu filmen. Das Material sollte helfen, </w:t>
      </w:r>
      <w:del w:id="14620" w:author="Lektorat Bauer" w:date="2025-03-07T18:31:00Z" w16du:dateUtc="2025-03-07T17:31:00Z">
        <w:r w:rsidRPr="00944672" w:rsidDel="00231A0F">
          <w:rPr>
            <w:rFonts w:ascii="Arial" w:hAnsi="Arial" w:cs="Arial"/>
            <w:sz w:val="24"/>
            <w:szCs w:val="24"/>
          </w:rPr>
          <w:delText xml:space="preserve">gemachte </w:delText>
        </w:r>
      </w:del>
      <w:r w:rsidRPr="00944672">
        <w:rPr>
          <w:rFonts w:ascii="Arial" w:hAnsi="Arial" w:cs="Arial"/>
          <w:sz w:val="24"/>
          <w:szCs w:val="24"/>
        </w:rPr>
        <w:t>Fehler zu erkennen und damit das Training zu verbessern. Die SAS erarbeitete einen Plan zur Geiselbefreiung, die DSCT einen Plan für die Geiselnehmer. Die SAS entschied, dass ein Einsatz von Helikoptern nicht möglich</w:t>
      </w:r>
      <w:ins w:id="14621" w:author="Lektorat Bauer" w:date="2025-03-07T18:32:00Z" w16du:dateUtc="2025-03-07T17:32:00Z">
        <w:r w:rsidR="008108E4">
          <w:rPr>
            <w:rFonts w:ascii="Arial" w:hAnsi="Arial" w:cs="Arial"/>
            <w:sz w:val="24"/>
            <w:szCs w:val="24"/>
          </w:rPr>
          <w:t xml:space="preserve"> war</w:t>
        </w:r>
      </w:ins>
      <w:r w:rsidRPr="00944672">
        <w:rPr>
          <w:rFonts w:ascii="Arial" w:hAnsi="Arial" w:cs="Arial"/>
          <w:sz w:val="24"/>
          <w:szCs w:val="24"/>
        </w:rPr>
        <w:t xml:space="preserve">, </w:t>
      </w:r>
      <w:del w:id="14622" w:author="Lektorat Bauer" w:date="2025-03-07T18:32:00Z" w16du:dateUtc="2025-03-07T17:32:00Z">
        <w:r w:rsidRPr="00944672" w:rsidDel="008108E4">
          <w:rPr>
            <w:rFonts w:ascii="Arial" w:hAnsi="Arial" w:cs="Arial"/>
            <w:sz w:val="24"/>
            <w:szCs w:val="24"/>
          </w:rPr>
          <w:delText xml:space="preserve">sein </w:delText>
        </w:r>
      </w:del>
      <w:r w:rsidRPr="00944672">
        <w:rPr>
          <w:rFonts w:ascii="Arial" w:hAnsi="Arial" w:cs="Arial"/>
          <w:sz w:val="24"/>
          <w:szCs w:val="24"/>
        </w:rPr>
        <w:t xml:space="preserve">da die Gartenfläche für eine Landung zu klein war und die potenziellen Terroristen leicht den Helikopter abschießen könnten. Beide Abteilungen hatten vier Wochen Zeit. Es wurde eine offene Übung angesetzt, in Hereford wurden Attrappen gebaut, damit die Truppe den Einsatz üben konnte. Die Squadrons wechselten sich in der Rolle der Geiselnehmer und Retter ab, und die Rettungsmissionen wurden immer besser. </w:t>
      </w:r>
    </w:p>
    <w:p w14:paraId="555491F6" w14:textId="394E8A51"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Im DSCT arbeitete Ananda mit ihrem Stab an einer Strategie, </w:t>
      </w:r>
      <w:del w:id="14623" w:author="Lektorat Bauer" w:date="2025-03-07T18:33:00Z" w16du:dateUtc="2025-03-07T17:33:00Z">
        <w:r w:rsidRPr="00944672" w:rsidDel="006401D5">
          <w:rPr>
            <w:rFonts w:ascii="Arial" w:hAnsi="Arial" w:cs="Arial"/>
            <w:sz w:val="24"/>
            <w:szCs w:val="24"/>
          </w:rPr>
          <w:delText xml:space="preserve">bei </w:delText>
        </w:r>
      </w:del>
      <w:ins w:id="14624" w:author="Lektorat Bauer" w:date="2025-03-07T18:33:00Z" w16du:dateUtc="2025-03-07T17:33:00Z">
        <w:r w:rsidR="006401D5">
          <w:rPr>
            <w:rFonts w:ascii="Arial" w:hAnsi="Arial" w:cs="Arial"/>
            <w:sz w:val="24"/>
            <w:szCs w:val="24"/>
          </w:rPr>
          <w:t>mit</w:t>
        </w:r>
        <w:r w:rsidR="006401D5" w:rsidRPr="00944672">
          <w:rPr>
            <w:rFonts w:ascii="Arial" w:hAnsi="Arial" w:cs="Arial"/>
            <w:sz w:val="24"/>
            <w:szCs w:val="24"/>
          </w:rPr>
          <w:t xml:space="preserve"> </w:t>
        </w:r>
      </w:ins>
      <w:r w:rsidRPr="00944672">
        <w:rPr>
          <w:rFonts w:ascii="Arial" w:hAnsi="Arial" w:cs="Arial"/>
          <w:sz w:val="24"/>
          <w:szCs w:val="24"/>
        </w:rPr>
        <w:t xml:space="preserve">der die Geiselnehmer gewinnen </w:t>
      </w:r>
      <w:del w:id="14625" w:author="Lektorat Bauer" w:date="2025-03-07T18:33:00Z" w16du:dateUtc="2025-03-07T17:33:00Z">
        <w:r w:rsidRPr="00944672" w:rsidDel="006401D5">
          <w:rPr>
            <w:rFonts w:ascii="Arial" w:hAnsi="Arial" w:cs="Arial"/>
            <w:sz w:val="24"/>
            <w:szCs w:val="24"/>
          </w:rPr>
          <w:delText>würden</w:delText>
        </w:r>
      </w:del>
      <w:ins w:id="14626" w:author="Lektorat Bauer" w:date="2025-03-07T18:33:00Z" w16du:dateUtc="2025-03-07T17:33:00Z">
        <w:r w:rsidR="006401D5">
          <w:rPr>
            <w:rFonts w:ascii="Arial" w:hAnsi="Arial" w:cs="Arial"/>
            <w:sz w:val="24"/>
            <w:szCs w:val="24"/>
          </w:rPr>
          <w:t>sollten</w:t>
        </w:r>
      </w:ins>
      <w:r w:rsidRPr="00944672">
        <w:rPr>
          <w:rFonts w:ascii="Arial" w:hAnsi="Arial" w:cs="Arial"/>
          <w:sz w:val="24"/>
          <w:szCs w:val="24"/>
        </w:rPr>
        <w:t>. An einem Dienstagvormittag begann die Übung. Am Ende der Übung waren vier von fünf Geiseln, alle Geiselnehmer und die halbe Squadron tot.</w:t>
      </w:r>
    </w:p>
    <w:p w14:paraId="287073F1"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Dieses erschütternde Ergebnis stärkte den Ruf der DSCT und sorgte bei der SAS dafür, dass alle Abläufe noch einmal überprüft wurden. Letzten Endes waren alle Beteiligten froh, dass es diese Übung gegeben hatte. Eine Auswertung der Aufzeichnungen zeigte, welchen Plan die Geiselnehmer hatten, und wie präzise sie sich auf einen Angriff vorbereitet hatten. Erst nach wiederholtem Ansehen der einzelnen Szenen und im Vergleich mit anderen Kamerablickwinkeln zeigten sich die Fehler, die die Squadron gemacht hatte. In den Attrappen, in denen die Truppe geübt hatte, wurden alle Szenen nachgestellt und jeder Soldat konnte die Auswirkungen seines Tuns nachstellen.</w:t>
      </w:r>
    </w:p>
    <w:p w14:paraId="7D1CBBC4"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525C3887"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w:t>
      </w:r>
    </w:p>
    <w:p w14:paraId="36F1634B"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657AFC53" w14:textId="63F43364"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Die E-Mail von Dr. Sun Park hatte in Nordkorea, bei der Projektgruppe Mujigage</w:t>
      </w:r>
      <w:ins w:id="14627" w:author="Lektorat Bauer" w:date="2025-03-07T18:36:00Z" w16du:dateUtc="2025-03-07T17:36:00Z">
        <w:r w:rsidR="006401D5">
          <w:rPr>
            <w:rFonts w:ascii="Arial" w:hAnsi="Arial" w:cs="Arial"/>
            <w:sz w:val="24"/>
            <w:szCs w:val="24"/>
          </w:rPr>
          <w:t>,</w:t>
        </w:r>
      </w:ins>
      <w:r w:rsidRPr="00944672">
        <w:rPr>
          <w:rFonts w:ascii="Arial" w:hAnsi="Arial" w:cs="Arial"/>
          <w:sz w:val="24"/>
          <w:szCs w:val="24"/>
        </w:rPr>
        <w:t xml:space="preserve"> einiges Erstaunen ausgelöst. Bislang war man davon ausgegangen, dass Marokko keine entscheidenden Überraschungen bereithalten würde. In dem Gebiet Westsahara waren vornehmlich Phosphat-Vorkommen. Die kleineren Mengen an anderen Rohstoffen waren hinlänglich erforscht, was wollte die Expedition erreichen? </w:t>
      </w:r>
    </w:p>
    <w:p w14:paraId="3A2EF251" w14:textId="21869101"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 xml:space="preserve">Das Dr. Sun Park so spät eingebunden wurde, war leider nicht zu ändern. Es erging der Auftrag, einen männlichen Agenten nach Marokko zu entsenden, der den Geologen Ajwad Boussafa befragen </w:t>
      </w:r>
      <w:del w:id="14628" w:author="Lektorat Bauer" w:date="2025-03-07T18:36:00Z" w16du:dateUtc="2025-03-07T17:36:00Z">
        <w:r w:rsidRPr="00944672" w:rsidDel="006401D5">
          <w:rPr>
            <w:rFonts w:ascii="Arial" w:hAnsi="Arial" w:cs="Arial"/>
            <w:sz w:val="24"/>
            <w:szCs w:val="24"/>
          </w:rPr>
          <w:delText>würde</w:delText>
        </w:r>
      </w:del>
      <w:ins w:id="14629" w:author="Lektorat Bauer" w:date="2025-03-07T18:36:00Z" w16du:dateUtc="2025-03-07T17:36:00Z">
        <w:r w:rsidR="006401D5">
          <w:rPr>
            <w:rFonts w:ascii="Arial" w:hAnsi="Arial" w:cs="Arial"/>
            <w:sz w:val="24"/>
            <w:szCs w:val="24"/>
          </w:rPr>
          <w:t>sollte</w:t>
        </w:r>
      </w:ins>
      <w:r w:rsidRPr="00944672">
        <w:rPr>
          <w:rFonts w:ascii="Arial" w:hAnsi="Arial" w:cs="Arial"/>
          <w:sz w:val="24"/>
          <w:szCs w:val="24"/>
        </w:rPr>
        <w:t>. Ein Verscheiden des Geologen während oder nach der Befragung wurde billigend in Kauf genommen. Die Informationen waren von höchster Priorität.</w:t>
      </w:r>
    </w:p>
    <w:p w14:paraId="3612D210" w14:textId="2C255EC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Eine Woche später wurde der Leichnam von Ajwad Boussafa am Rande des Atlas</w:t>
      </w:r>
      <w:ins w:id="14630" w:author="Lektorat Bauer" w:date="2025-03-07T18:36:00Z" w16du:dateUtc="2025-03-07T17:36:00Z">
        <w:r w:rsidR="006401D5">
          <w:rPr>
            <w:rFonts w:ascii="Arial" w:hAnsi="Arial" w:cs="Arial"/>
            <w:sz w:val="24"/>
            <w:szCs w:val="24"/>
          </w:rPr>
          <w:t>-</w:t>
        </w:r>
      </w:ins>
      <w:del w:id="14631" w:author="Lektorat Bauer" w:date="2025-03-07T18:36:00Z" w16du:dateUtc="2025-03-07T17:36:00Z">
        <w:r w:rsidRPr="00944672" w:rsidDel="006401D5">
          <w:rPr>
            <w:rFonts w:ascii="Arial" w:hAnsi="Arial" w:cs="Arial"/>
            <w:sz w:val="24"/>
            <w:szCs w:val="24"/>
          </w:rPr>
          <w:delText xml:space="preserve"> </w:delText>
        </w:r>
      </w:del>
      <w:r w:rsidRPr="00944672">
        <w:rPr>
          <w:rFonts w:ascii="Arial" w:hAnsi="Arial" w:cs="Arial"/>
          <w:sz w:val="24"/>
          <w:szCs w:val="24"/>
        </w:rPr>
        <w:t>Gebirge gefunden. Bis zur Obduktion ging man davon aus, dass er an dem Steilhang, an dessen Fuß er gefunden wurde, abgerutscht und abgestürzt war. Die Obduktion ergab</w:t>
      </w:r>
      <w:ins w:id="14632" w:author="Lektorat Bauer" w:date="2025-03-07T18:37:00Z" w16du:dateUtc="2025-03-07T17:37:00Z">
        <w:r w:rsidR="006401D5">
          <w:rPr>
            <w:rFonts w:ascii="Arial" w:hAnsi="Arial" w:cs="Arial"/>
            <w:sz w:val="24"/>
            <w:szCs w:val="24"/>
          </w:rPr>
          <w:t xml:space="preserve"> </w:t>
        </w:r>
        <w:commentRangeStart w:id="14633"/>
        <w:r w:rsidR="006401D5">
          <w:rPr>
            <w:rFonts w:ascii="Arial" w:hAnsi="Arial" w:cs="Arial"/>
            <w:sz w:val="24"/>
            <w:szCs w:val="24"/>
          </w:rPr>
          <w:t>jedoch Würgemale am Hals, ausgerissene Fingernägel und Wasser in der Lunge – klare Anzeichen von Folter</w:t>
        </w:r>
        <w:commentRangeEnd w:id="14633"/>
        <w:r w:rsidR="006401D5">
          <w:rPr>
            <w:rStyle w:val="Kommentarzeichen"/>
          </w:rPr>
          <w:commentReference w:id="14633"/>
        </w:r>
        <w:r w:rsidR="006401D5">
          <w:rPr>
            <w:rFonts w:ascii="Arial" w:hAnsi="Arial" w:cs="Arial"/>
            <w:sz w:val="24"/>
            <w:szCs w:val="24"/>
          </w:rPr>
          <w:t>.</w:t>
        </w:r>
      </w:ins>
      <w:del w:id="14634" w:author="Lektorat Bauer" w:date="2025-03-07T18:37:00Z" w16du:dateUtc="2025-03-07T17:37:00Z">
        <w:r w:rsidRPr="00944672" w:rsidDel="006401D5">
          <w:rPr>
            <w:rFonts w:ascii="Arial" w:hAnsi="Arial" w:cs="Arial"/>
            <w:sz w:val="24"/>
            <w:szCs w:val="24"/>
          </w:rPr>
          <w:delText>, dass er vor dem Sturz gefoltert wurde,</w:delText>
        </w:r>
      </w:del>
      <w:r w:rsidRPr="00944672">
        <w:rPr>
          <w:rFonts w:ascii="Arial" w:hAnsi="Arial" w:cs="Arial"/>
          <w:sz w:val="24"/>
          <w:szCs w:val="24"/>
        </w:rPr>
        <w:t xml:space="preserve"> </w:t>
      </w:r>
      <w:ins w:id="14635" w:author="Lektorat Bauer" w:date="2025-03-07T18:37:00Z" w16du:dateUtc="2025-03-07T17:37:00Z">
        <w:r w:rsidR="006401D5">
          <w:rPr>
            <w:rFonts w:ascii="Arial" w:hAnsi="Arial" w:cs="Arial"/>
            <w:sz w:val="24"/>
            <w:szCs w:val="24"/>
          </w:rPr>
          <w:t>D</w:t>
        </w:r>
      </w:ins>
      <w:del w:id="14636" w:author="Lektorat Bauer" w:date="2025-03-07T18:37:00Z" w16du:dateUtc="2025-03-07T17:37:00Z">
        <w:r w:rsidRPr="00944672" w:rsidDel="006401D5">
          <w:rPr>
            <w:rFonts w:ascii="Arial" w:hAnsi="Arial" w:cs="Arial"/>
            <w:sz w:val="24"/>
            <w:szCs w:val="24"/>
          </w:rPr>
          <w:delText>d</w:delText>
        </w:r>
      </w:del>
      <w:r w:rsidRPr="00944672">
        <w:rPr>
          <w:rFonts w:ascii="Arial" w:hAnsi="Arial" w:cs="Arial"/>
          <w:sz w:val="24"/>
          <w:szCs w:val="24"/>
        </w:rPr>
        <w:t xml:space="preserve">amit wurde es als Mord bewertet, aber es konnten keine Spuren entdeckt werden, die auf eine Lösung des Falles schließen </w:t>
      </w:r>
      <w:del w:id="14637" w:author="Lektorat Bauer" w:date="2025-03-07T18:38:00Z" w16du:dateUtc="2025-03-07T17:38:00Z">
        <w:r w:rsidRPr="00944672" w:rsidDel="006401D5">
          <w:rPr>
            <w:rFonts w:ascii="Arial" w:hAnsi="Arial" w:cs="Arial"/>
            <w:sz w:val="24"/>
            <w:szCs w:val="24"/>
          </w:rPr>
          <w:delText>lies</w:delText>
        </w:r>
      </w:del>
      <w:ins w:id="14638" w:author="Lektorat Bauer" w:date="2025-03-07T18:38:00Z" w16du:dateUtc="2025-03-07T17:38:00Z">
        <w:r w:rsidR="006401D5" w:rsidRPr="00944672">
          <w:rPr>
            <w:rFonts w:ascii="Arial" w:hAnsi="Arial" w:cs="Arial"/>
            <w:sz w:val="24"/>
            <w:szCs w:val="24"/>
          </w:rPr>
          <w:t>ließ</w:t>
        </w:r>
        <w:r w:rsidR="006401D5">
          <w:rPr>
            <w:rFonts w:ascii="Arial" w:hAnsi="Arial" w:cs="Arial"/>
            <w:sz w:val="24"/>
            <w:szCs w:val="24"/>
          </w:rPr>
          <w:t>en</w:t>
        </w:r>
      </w:ins>
      <w:r w:rsidRPr="00944672">
        <w:rPr>
          <w:rFonts w:ascii="Arial" w:hAnsi="Arial" w:cs="Arial"/>
          <w:sz w:val="24"/>
          <w:szCs w:val="24"/>
        </w:rPr>
        <w:t>. Der Fall wurde als ungelöst zu den Akten genommen.</w:t>
      </w:r>
    </w:p>
    <w:p w14:paraId="0B1171FA"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374E4635"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w:t>
      </w:r>
    </w:p>
    <w:p w14:paraId="50E8368B"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778163C9" w14:textId="1275BA41"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Der Bericht des Agenten aus Marokko ging im Projektbüro in Nordkorea ein. Die Daten waren widersprüchlich. Zum einen wurde während der Expedition wiederholt mit einem dem Echolot verwandten Verfahren</w:t>
      </w:r>
      <w:ins w:id="14639" w:author="Lektorat Bauer" w:date="2025-03-07T18:38:00Z" w16du:dateUtc="2025-03-07T17:38:00Z">
        <w:r w:rsidR="006401D5">
          <w:rPr>
            <w:rFonts w:ascii="Arial" w:hAnsi="Arial" w:cs="Arial"/>
            <w:sz w:val="24"/>
            <w:szCs w:val="24"/>
          </w:rPr>
          <w:t xml:space="preserve"> gearbeitet</w:t>
        </w:r>
      </w:ins>
      <w:r w:rsidRPr="00944672">
        <w:rPr>
          <w:rFonts w:ascii="Arial" w:hAnsi="Arial" w:cs="Arial"/>
          <w:sz w:val="24"/>
          <w:szCs w:val="24"/>
        </w:rPr>
        <w:t>, mit Explosionsdruckwellen</w:t>
      </w:r>
      <w:del w:id="14640" w:author="Lektorat Bauer" w:date="2025-03-07T18:38:00Z" w16du:dateUtc="2025-03-07T17:38:00Z">
        <w:r w:rsidRPr="00944672" w:rsidDel="006401D5">
          <w:rPr>
            <w:rFonts w:ascii="Arial" w:hAnsi="Arial" w:cs="Arial"/>
            <w:sz w:val="24"/>
            <w:szCs w:val="24"/>
          </w:rPr>
          <w:delText>, gearbeitet</w:delText>
        </w:r>
      </w:del>
      <w:r w:rsidRPr="00944672">
        <w:rPr>
          <w:rFonts w:ascii="Arial" w:hAnsi="Arial" w:cs="Arial"/>
          <w:sz w:val="24"/>
          <w:szCs w:val="24"/>
        </w:rPr>
        <w:t xml:space="preserve">. Zum anderen wurden </w:t>
      </w:r>
      <w:del w:id="14641" w:author="Lektorat Bauer" w:date="2025-03-07T18:38:00Z" w16du:dateUtc="2025-03-07T17:38:00Z">
        <w:r w:rsidRPr="00944672" w:rsidDel="006401D5">
          <w:rPr>
            <w:rFonts w:ascii="Arial" w:hAnsi="Arial" w:cs="Arial"/>
            <w:sz w:val="24"/>
            <w:szCs w:val="24"/>
          </w:rPr>
          <w:delText xml:space="preserve">aber </w:delText>
        </w:r>
      </w:del>
      <w:r w:rsidRPr="00944672">
        <w:rPr>
          <w:rFonts w:ascii="Arial" w:hAnsi="Arial" w:cs="Arial"/>
          <w:sz w:val="24"/>
          <w:szCs w:val="24"/>
        </w:rPr>
        <w:t xml:space="preserve">nur Bodenproben aus bis zu 30 Metern Bohrtiefe entnommen. Diese Tiefe </w:t>
      </w:r>
      <w:del w:id="14642" w:author="Lektorat Bauer" w:date="2025-03-07T18:38:00Z" w16du:dateUtc="2025-03-07T17:38:00Z">
        <w:r w:rsidRPr="00944672" w:rsidDel="006401D5">
          <w:rPr>
            <w:rFonts w:ascii="Arial" w:hAnsi="Arial" w:cs="Arial"/>
            <w:sz w:val="24"/>
            <w:szCs w:val="24"/>
          </w:rPr>
          <w:delText xml:space="preserve">ist </w:delText>
        </w:r>
      </w:del>
      <w:ins w:id="14643" w:author="Lektorat Bauer" w:date="2025-03-07T18:38:00Z" w16du:dateUtc="2025-03-07T17:38:00Z">
        <w:r w:rsidR="006401D5">
          <w:rPr>
            <w:rFonts w:ascii="Arial" w:hAnsi="Arial" w:cs="Arial"/>
            <w:sz w:val="24"/>
            <w:szCs w:val="24"/>
          </w:rPr>
          <w:t>war</w:t>
        </w:r>
        <w:r w:rsidR="006401D5" w:rsidRPr="00944672">
          <w:rPr>
            <w:rFonts w:ascii="Arial" w:hAnsi="Arial" w:cs="Arial"/>
            <w:sz w:val="24"/>
            <w:szCs w:val="24"/>
          </w:rPr>
          <w:t xml:space="preserve"> </w:t>
        </w:r>
      </w:ins>
      <w:r w:rsidRPr="00944672">
        <w:rPr>
          <w:rFonts w:ascii="Arial" w:hAnsi="Arial" w:cs="Arial"/>
          <w:sz w:val="24"/>
          <w:szCs w:val="24"/>
        </w:rPr>
        <w:t xml:space="preserve">für Erkundungen auf Rohstoffe nicht ausreichend. Als letzte </w:t>
      </w:r>
      <w:del w:id="14644" w:author="Lektorat Bauer" w:date="2025-03-07T18:38:00Z" w16du:dateUtc="2025-03-07T17:38:00Z">
        <w:r w:rsidRPr="00944672" w:rsidDel="006401D5">
          <w:rPr>
            <w:rFonts w:ascii="Arial" w:hAnsi="Arial" w:cs="Arial"/>
            <w:sz w:val="24"/>
            <w:szCs w:val="24"/>
          </w:rPr>
          <w:delText xml:space="preserve">Nachricht </w:delText>
        </w:r>
      </w:del>
      <w:ins w:id="14645" w:author="Lektorat Bauer" w:date="2025-03-07T18:38:00Z" w16du:dateUtc="2025-03-07T17:38:00Z">
        <w:r w:rsidR="006401D5">
          <w:rPr>
            <w:rFonts w:ascii="Arial" w:hAnsi="Arial" w:cs="Arial"/>
            <w:sz w:val="24"/>
            <w:szCs w:val="24"/>
          </w:rPr>
          <w:t>Information</w:t>
        </w:r>
        <w:r w:rsidR="006401D5" w:rsidRPr="00944672">
          <w:rPr>
            <w:rFonts w:ascii="Arial" w:hAnsi="Arial" w:cs="Arial"/>
            <w:sz w:val="24"/>
            <w:szCs w:val="24"/>
          </w:rPr>
          <w:t xml:space="preserve"> </w:t>
        </w:r>
      </w:ins>
      <w:r w:rsidRPr="00944672">
        <w:rPr>
          <w:rFonts w:ascii="Arial" w:hAnsi="Arial" w:cs="Arial"/>
          <w:sz w:val="24"/>
          <w:szCs w:val="24"/>
        </w:rPr>
        <w:t xml:space="preserve">wurde mitgeteilt, dass alle Bodenproben an ein Labor in London verschickt worden waren. Die Anschrift des Labors vermochte Herr Boussafa nicht </w:t>
      </w:r>
      <w:del w:id="14646" w:author="Lektorat Bauer" w:date="2025-03-07T18:39:00Z" w16du:dateUtc="2025-03-07T17:39:00Z">
        <w:r w:rsidRPr="00944672" w:rsidDel="006401D5">
          <w:rPr>
            <w:rFonts w:ascii="Arial" w:hAnsi="Arial" w:cs="Arial"/>
            <w:sz w:val="24"/>
            <w:szCs w:val="24"/>
          </w:rPr>
          <w:delText xml:space="preserve">(mehr) </w:delText>
        </w:r>
      </w:del>
      <w:ins w:id="14647" w:author="Lektorat Bauer" w:date="2025-03-07T18:39:00Z" w16du:dateUtc="2025-03-07T17:39:00Z">
        <w:r w:rsidR="006401D5">
          <w:rPr>
            <w:rFonts w:ascii="Arial" w:hAnsi="Arial" w:cs="Arial"/>
            <w:sz w:val="24"/>
            <w:szCs w:val="24"/>
          </w:rPr>
          <w:t xml:space="preserve">mehr </w:t>
        </w:r>
      </w:ins>
      <w:r w:rsidRPr="00944672">
        <w:rPr>
          <w:rFonts w:ascii="Arial" w:hAnsi="Arial" w:cs="Arial"/>
          <w:sz w:val="24"/>
          <w:szCs w:val="24"/>
        </w:rPr>
        <w:t>mit</w:t>
      </w:r>
      <w:ins w:id="14648" w:author="Lektorat Bauer" w:date="2025-03-07T18:39:00Z" w16du:dateUtc="2025-03-07T17:39:00Z">
        <w:r w:rsidR="006401D5">
          <w:rPr>
            <w:rFonts w:ascii="Arial" w:hAnsi="Arial" w:cs="Arial"/>
            <w:sz w:val="24"/>
            <w:szCs w:val="24"/>
          </w:rPr>
          <w:t>zu</w:t>
        </w:r>
      </w:ins>
      <w:r w:rsidRPr="00944672">
        <w:rPr>
          <w:rFonts w:ascii="Arial" w:hAnsi="Arial" w:cs="Arial"/>
          <w:sz w:val="24"/>
          <w:szCs w:val="24"/>
        </w:rPr>
        <w:t>teilen.</w:t>
      </w:r>
    </w:p>
    <w:p w14:paraId="39DE0870" w14:textId="5CECEA1A"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 xml:space="preserve">Ein Team aus Europa würde sich um die </w:t>
      </w:r>
      <w:del w:id="14649" w:author="Lektorat Bauer" w:date="2025-03-07T18:39:00Z" w16du:dateUtc="2025-03-07T17:39:00Z">
        <w:r w:rsidRPr="00944672" w:rsidDel="006401D5">
          <w:rPr>
            <w:rFonts w:ascii="Arial" w:hAnsi="Arial" w:cs="Arial"/>
            <w:sz w:val="24"/>
            <w:szCs w:val="24"/>
          </w:rPr>
          <w:delText xml:space="preserve">Ermittlung </w:delText>
        </w:r>
      </w:del>
      <w:ins w:id="14650" w:author="Lektorat Bauer" w:date="2025-03-07T18:39:00Z" w16du:dateUtc="2025-03-07T17:39:00Z">
        <w:r w:rsidR="006401D5">
          <w:rPr>
            <w:rFonts w:ascii="Arial" w:hAnsi="Arial" w:cs="Arial"/>
            <w:sz w:val="24"/>
            <w:szCs w:val="24"/>
          </w:rPr>
          <w:t>Sicherstellung</w:t>
        </w:r>
        <w:r w:rsidR="006401D5" w:rsidRPr="00944672">
          <w:rPr>
            <w:rFonts w:ascii="Arial" w:hAnsi="Arial" w:cs="Arial"/>
            <w:sz w:val="24"/>
            <w:szCs w:val="24"/>
          </w:rPr>
          <w:t xml:space="preserve"> </w:t>
        </w:r>
      </w:ins>
      <w:del w:id="14651" w:author="Lektorat Bauer" w:date="2025-03-07T18:39:00Z" w16du:dateUtc="2025-03-07T17:39:00Z">
        <w:r w:rsidRPr="00944672" w:rsidDel="006401D5">
          <w:rPr>
            <w:rFonts w:ascii="Arial" w:hAnsi="Arial" w:cs="Arial"/>
            <w:sz w:val="24"/>
            <w:szCs w:val="24"/>
          </w:rPr>
          <w:delText xml:space="preserve">von </w:delText>
        </w:r>
      </w:del>
      <w:ins w:id="14652" w:author="Lektorat Bauer" w:date="2025-03-07T18:39:00Z" w16du:dateUtc="2025-03-07T17:39:00Z">
        <w:r w:rsidR="006401D5">
          <w:rPr>
            <w:rFonts w:ascii="Arial" w:hAnsi="Arial" w:cs="Arial"/>
            <w:sz w:val="24"/>
            <w:szCs w:val="24"/>
          </w:rPr>
          <w:t>weiterführender</w:t>
        </w:r>
        <w:r w:rsidR="006401D5" w:rsidRPr="00944672">
          <w:rPr>
            <w:rFonts w:ascii="Arial" w:hAnsi="Arial" w:cs="Arial"/>
            <w:sz w:val="24"/>
            <w:szCs w:val="24"/>
          </w:rPr>
          <w:t xml:space="preserve"> </w:t>
        </w:r>
      </w:ins>
      <w:r w:rsidRPr="00944672">
        <w:rPr>
          <w:rFonts w:ascii="Arial" w:hAnsi="Arial" w:cs="Arial"/>
          <w:sz w:val="24"/>
          <w:szCs w:val="24"/>
        </w:rPr>
        <w:t xml:space="preserve">Informationen kümmern; das hatte der Agent vorausschauend veranlasst. Generalmajor Chang Chil Sung machte sich eine Notiz. Von Außenagenten war ein gewisses Maß an Selbstständigkeit zu erwarten, </w:t>
      </w:r>
      <w:ins w:id="14653" w:author="Lektorat Bauer" w:date="2025-03-07T18:39:00Z" w16du:dateUtc="2025-03-07T17:39:00Z">
        <w:r w:rsidR="006401D5">
          <w:rPr>
            <w:rFonts w:ascii="Arial" w:hAnsi="Arial" w:cs="Arial"/>
            <w:sz w:val="24"/>
            <w:szCs w:val="24"/>
          </w:rPr>
          <w:t xml:space="preserve">aber </w:t>
        </w:r>
      </w:ins>
      <w:r w:rsidRPr="00944672">
        <w:rPr>
          <w:rFonts w:ascii="Arial" w:hAnsi="Arial" w:cs="Arial"/>
          <w:sz w:val="24"/>
          <w:szCs w:val="24"/>
        </w:rPr>
        <w:t>diesen Agenten würde er überprüfen.</w:t>
      </w:r>
    </w:p>
    <w:p w14:paraId="15F67241" w14:textId="5EC1322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t>Nach zwei weiteren Tagen erhielt er eine Mitteilung aus dem Büro in Amsterdam, dass es sich, bei dem betreffenden Labor, um das Lager von Dr. Benjamin Dingaka handel</w:t>
      </w:r>
      <w:ins w:id="14654" w:author="Lektorat Bauer" w:date="2025-03-07T18:39:00Z" w16du:dateUtc="2025-03-07T17:39:00Z">
        <w:r w:rsidR="006401D5">
          <w:rPr>
            <w:rFonts w:ascii="Arial" w:hAnsi="Arial" w:cs="Arial"/>
            <w:sz w:val="24"/>
            <w:szCs w:val="24"/>
          </w:rPr>
          <w:t>te</w:t>
        </w:r>
      </w:ins>
      <w:del w:id="14655" w:author="Lektorat Bauer" w:date="2025-03-07T18:39:00Z" w16du:dateUtc="2025-03-07T17:39:00Z">
        <w:r w:rsidRPr="00944672" w:rsidDel="006401D5">
          <w:rPr>
            <w:rFonts w:ascii="Arial" w:hAnsi="Arial" w:cs="Arial"/>
            <w:sz w:val="24"/>
            <w:szCs w:val="24"/>
          </w:rPr>
          <w:delText>n würde</w:delText>
        </w:r>
      </w:del>
      <w:r w:rsidRPr="00944672">
        <w:rPr>
          <w:rFonts w:ascii="Arial" w:hAnsi="Arial" w:cs="Arial"/>
          <w:sz w:val="24"/>
          <w:szCs w:val="24"/>
        </w:rPr>
        <w:t xml:space="preserve">. Dr. Dingaka </w:t>
      </w:r>
      <w:del w:id="14656" w:author="Lektorat Bauer" w:date="2025-03-07T18:40:00Z" w16du:dateUtc="2025-03-07T17:40:00Z">
        <w:r w:rsidRPr="00944672" w:rsidDel="006401D5">
          <w:rPr>
            <w:rFonts w:ascii="Arial" w:hAnsi="Arial" w:cs="Arial"/>
            <w:sz w:val="24"/>
            <w:szCs w:val="24"/>
          </w:rPr>
          <w:delText xml:space="preserve">war </w:delText>
        </w:r>
      </w:del>
      <w:ins w:id="14657" w:author="Lektorat Bauer" w:date="2025-03-07T18:40:00Z" w16du:dateUtc="2025-03-07T17:40:00Z">
        <w:r w:rsidR="006401D5">
          <w:rPr>
            <w:rFonts w:ascii="Arial" w:hAnsi="Arial" w:cs="Arial"/>
            <w:sz w:val="24"/>
            <w:szCs w:val="24"/>
          </w:rPr>
          <w:t>sei</w:t>
        </w:r>
        <w:r w:rsidR="006401D5" w:rsidRPr="00944672">
          <w:rPr>
            <w:rFonts w:ascii="Arial" w:hAnsi="Arial" w:cs="Arial"/>
            <w:sz w:val="24"/>
            <w:szCs w:val="24"/>
          </w:rPr>
          <w:t xml:space="preserve"> </w:t>
        </w:r>
      </w:ins>
      <w:r w:rsidRPr="00944672">
        <w:rPr>
          <w:rFonts w:ascii="Arial" w:hAnsi="Arial" w:cs="Arial"/>
          <w:sz w:val="24"/>
          <w:szCs w:val="24"/>
        </w:rPr>
        <w:t xml:space="preserve">der Expeditionsleiter </w:t>
      </w:r>
      <w:ins w:id="14658" w:author="Lektorat Bauer" w:date="2025-03-07T18:39:00Z" w16du:dateUtc="2025-03-07T17:39:00Z">
        <w:r w:rsidR="006401D5">
          <w:rPr>
            <w:rFonts w:ascii="Arial" w:hAnsi="Arial" w:cs="Arial"/>
            <w:sz w:val="24"/>
            <w:szCs w:val="24"/>
          </w:rPr>
          <w:t xml:space="preserve">gewesen </w:t>
        </w:r>
      </w:ins>
      <w:r w:rsidRPr="00944672">
        <w:rPr>
          <w:rFonts w:ascii="Arial" w:hAnsi="Arial" w:cs="Arial"/>
          <w:sz w:val="24"/>
          <w:szCs w:val="24"/>
        </w:rPr>
        <w:t xml:space="preserve">und </w:t>
      </w:r>
      <w:del w:id="14659" w:author="Lektorat Bauer" w:date="2025-03-07T18:40:00Z" w16du:dateUtc="2025-03-07T17:40:00Z">
        <w:r w:rsidRPr="00944672" w:rsidDel="006401D5">
          <w:rPr>
            <w:rFonts w:ascii="Arial" w:hAnsi="Arial" w:cs="Arial"/>
            <w:sz w:val="24"/>
            <w:szCs w:val="24"/>
          </w:rPr>
          <w:delText xml:space="preserve">er war </w:delText>
        </w:r>
      </w:del>
      <w:r w:rsidRPr="00944672">
        <w:rPr>
          <w:rFonts w:ascii="Arial" w:hAnsi="Arial" w:cs="Arial"/>
          <w:sz w:val="24"/>
          <w:szCs w:val="24"/>
        </w:rPr>
        <w:t xml:space="preserve">bekannt dafür, </w:t>
      </w:r>
      <w:del w:id="14660" w:author="Lektorat Bauer" w:date="2025-03-07T18:40:00Z" w16du:dateUtc="2025-03-07T17:40:00Z">
        <w:r w:rsidRPr="00944672" w:rsidDel="006401D5">
          <w:rPr>
            <w:rFonts w:ascii="Arial" w:hAnsi="Arial" w:cs="Arial"/>
            <w:sz w:val="24"/>
            <w:szCs w:val="24"/>
          </w:rPr>
          <w:delText xml:space="preserve">dass er </w:delText>
        </w:r>
      </w:del>
      <w:r w:rsidRPr="00944672">
        <w:rPr>
          <w:rFonts w:ascii="Arial" w:hAnsi="Arial" w:cs="Arial"/>
          <w:sz w:val="24"/>
          <w:szCs w:val="24"/>
        </w:rPr>
        <w:t>ein umfassendes Lager mit Proben</w:t>
      </w:r>
      <w:ins w:id="14661" w:author="Lektorat Bauer" w:date="2025-03-07T18:40:00Z" w16du:dateUtc="2025-03-07T17:40:00Z">
        <w:r w:rsidR="006401D5">
          <w:rPr>
            <w:rFonts w:ascii="Arial" w:hAnsi="Arial" w:cs="Arial"/>
            <w:sz w:val="24"/>
            <w:szCs w:val="24"/>
          </w:rPr>
          <w:t xml:space="preserve"> zu</w:t>
        </w:r>
      </w:ins>
      <w:r w:rsidRPr="00944672">
        <w:rPr>
          <w:rFonts w:ascii="Arial" w:hAnsi="Arial" w:cs="Arial"/>
          <w:sz w:val="24"/>
          <w:szCs w:val="24"/>
        </w:rPr>
        <w:t xml:space="preserve"> besitzen</w:t>
      </w:r>
      <w:del w:id="14662" w:author="Lektorat Bauer" w:date="2025-03-07T18:40:00Z" w16du:dateUtc="2025-03-07T17:40:00Z">
        <w:r w:rsidRPr="00944672" w:rsidDel="006401D5">
          <w:rPr>
            <w:rFonts w:ascii="Arial" w:hAnsi="Arial" w:cs="Arial"/>
            <w:sz w:val="24"/>
            <w:szCs w:val="24"/>
          </w:rPr>
          <w:delText xml:space="preserve"> würde</w:delText>
        </w:r>
      </w:del>
      <w:r w:rsidRPr="00944672">
        <w:rPr>
          <w:rFonts w:ascii="Arial" w:hAnsi="Arial" w:cs="Arial"/>
          <w:sz w:val="24"/>
          <w:szCs w:val="24"/>
        </w:rPr>
        <w:t>. Die Schwierigkeit läge darin, dass das Lager in einem ehemaligen Luftschutzbunker untergebracht war.</w:t>
      </w:r>
    </w:p>
    <w:p w14:paraId="2A89D89E" w14:textId="5C579050"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r w:rsidRPr="00944672">
        <w:rPr>
          <w:rFonts w:ascii="Arial" w:hAnsi="Arial" w:cs="Arial"/>
          <w:sz w:val="24"/>
          <w:szCs w:val="24"/>
        </w:rPr>
        <w:lastRenderedPageBreak/>
        <w:t>Generalmajor Sung ordnete an</w:t>
      </w:r>
      <w:ins w:id="14663" w:author="Lektorat Bauer" w:date="2025-03-07T18:40:00Z" w16du:dateUtc="2025-03-07T17:40:00Z">
        <w:r w:rsidR="00D34871">
          <w:rPr>
            <w:rFonts w:ascii="Arial" w:hAnsi="Arial" w:cs="Arial"/>
            <w:sz w:val="24"/>
            <w:szCs w:val="24"/>
          </w:rPr>
          <w:t>,</w:t>
        </w:r>
      </w:ins>
      <w:r w:rsidRPr="00944672">
        <w:rPr>
          <w:rFonts w:ascii="Arial" w:hAnsi="Arial" w:cs="Arial"/>
          <w:sz w:val="24"/>
          <w:szCs w:val="24"/>
        </w:rPr>
        <w:t xml:space="preserve"> zu prüfen, ob ein Einbruch in dem Lager möglich </w:t>
      </w:r>
      <w:del w:id="14664" w:author="Lektorat Bauer" w:date="2025-03-07T18:40:00Z" w16du:dateUtc="2025-03-07T17:40:00Z">
        <w:r w:rsidRPr="00944672" w:rsidDel="00D34871">
          <w:rPr>
            <w:rFonts w:ascii="Arial" w:hAnsi="Arial" w:cs="Arial"/>
            <w:sz w:val="24"/>
            <w:szCs w:val="24"/>
          </w:rPr>
          <w:delText>sei</w:delText>
        </w:r>
      </w:del>
      <w:ins w:id="14665" w:author="Lektorat Bauer" w:date="2025-03-07T18:40:00Z" w16du:dateUtc="2025-03-07T17:40:00Z">
        <w:r w:rsidR="00D34871">
          <w:rPr>
            <w:rFonts w:ascii="Arial" w:hAnsi="Arial" w:cs="Arial"/>
            <w:sz w:val="24"/>
            <w:szCs w:val="24"/>
          </w:rPr>
          <w:t>war</w:t>
        </w:r>
      </w:ins>
      <w:r w:rsidRPr="00944672">
        <w:rPr>
          <w:rFonts w:ascii="Arial" w:hAnsi="Arial" w:cs="Arial"/>
          <w:sz w:val="24"/>
          <w:szCs w:val="24"/>
        </w:rPr>
        <w:t>.</w:t>
      </w:r>
    </w:p>
    <w:p w14:paraId="0547F74D"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34E6E68B" w14:textId="77777777" w:rsidR="00944672" w:rsidRPr="00944672" w:rsidRDefault="00944672" w:rsidP="00623B68">
      <w:pPr>
        <w:autoSpaceDE w:val="0"/>
        <w:autoSpaceDN w:val="0"/>
        <w:adjustRightInd w:val="0"/>
        <w:spacing w:after="0" w:line="360" w:lineRule="auto"/>
        <w:jc w:val="both"/>
        <w:rPr>
          <w:rFonts w:ascii="Arial" w:hAnsi="Arial" w:cs="Arial"/>
          <w:sz w:val="24"/>
          <w:szCs w:val="24"/>
        </w:rPr>
      </w:pPr>
      <w:r w:rsidRPr="00944672">
        <w:rPr>
          <w:rFonts w:ascii="Arial" w:hAnsi="Arial" w:cs="Arial"/>
          <w:sz w:val="24"/>
          <w:szCs w:val="24"/>
        </w:rPr>
        <w:t>***</w:t>
      </w:r>
    </w:p>
    <w:p w14:paraId="1927245C" w14:textId="77777777" w:rsidR="00944672" w:rsidRPr="00944672" w:rsidRDefault="00944672" w:rsidP="00623B68">
      <w:pPr>
        <w:autoSpaceDE w:val="0"/>
        <w:autoSpaceDN w:val="0"/>
        <w:adjustRightInd w:val="0"/>
        <w:spacing w:after="0" w:line="360" w:lineRule="auto"/>
        <w:ind w:firstLine="227"/>
        <w:jc w:val="both"/>
        <w:rPr>
          <w:rFonts w:ascii="Arial" w:hAnsi="Arial" w:cs="Arial"/>
          <w:sz w:val="24"/>
          <w:szCs w:val="24"/>
        </w:rPr>
      </w:pPr>
    </w:p>
    <w:p w14:paraId="0DAAAA4D" w14:textId="0473CEA3" w:rsidR="00944672" w:rsidRPr="00944672" w:rsidRDefault="00944672" w:rsidP="00623B68">
      <w:pPr>
        <w:suppressAutoHyphens/>
        <w:autoSpaceDE w:val="0"/>
        <w:autoSpaceDN w:val="0"/>
        <w:adjustRightInd w:val="0"/>
        <w:spacing w:after="0" w:line="360" w:lineRule="auto"/>
        <w:jc w:val="both"/>
        <w:rPr>
          <w:rFonts w:ascii="Arial" w:hAnsi="Arial" w:cs="Arial"/>
          <w:b/>
          <w:bCs/>
          <w:sz w:val="24"/>
          <w:szCs w:val="24"/>
        </w:rPr>
      </w:pPr>
      <w:r w:rsidRPr="00944672">
        <w:rPr>
          <w:rFonts w:ascii="Arial" w:hAnsi="Arial" w:cs="Arial"/>
          <w:b/>
          <w:bCs/>
          <w:sz w:val="24"/>
          <w:szCs w:val="24"/>
        </w:rPr>
        <w:t>FORTZETZUNG FOLGT</w:t>
      </w:r>
      <w:ins w:id="14666" w:author="Lektorat Bauer" w:date="2025-03-07T18:40:00Z" w16du:dateUtc="2025-03-07T17:40:00Z">
        <w:r w:rsidR="00D34871">
          <w:rPr>
            <w:rFonts w:ascii="Arial" w:hAnsi="Arial" w:cs="Arial"/>
            <w:b/>
            <w:bCs/>
            <w:sz w:val="24"/>
            <w:szCs w:val="24"/>
          </w:rPr>
          <w:t xml:space="preserve"> …</w:t>
        </w:r>
      </w:ins>
      <w:del w:id="14667" w:author="Lektorat Bauer" w:date="2025-03-07T18:40:00Z" w16du:dateUtc="2025-03-07T17:40:00Z">
        <w:r w:rsidRPr="00944672" w:rsidDel="00D34871">
          <w:rPr>
            <w:rFonts w:ascii="Arial" w:hAnsi="Arial" w:cs="Arial"/>
            <w:b/>
            <w:bCs/>
            <w:sz w:val="24"/>
            <w:szCs w:val="24"/>
          </w:rPr>
          <w:delText>.....</w:delText>
        </w:r>
      </w:del>
    </w:p>
    <w:p w14:paraId="4265761E" w14:textId="77777777" w:rsidR="00017F11" w:rsidRDefault="00017F11" w:rsidP="00623B68">
      <w:pPr>
        <w:spacing w:line="360" w:lineRule="auto"/>
      </w:pPr>
    </w:p>
    <w:sectPr w:rsidR="00017F11" w:rsidSect="007B7721">
      <w:pgSz w:w="12240" w:h="15840"/>
      <w:pgMar w:top="1417" w:right="1417" w:bottom="1134" w:left="1417" w:header="720" w:footer="720" w:gutter="0"/>
      <w:cols w:space="720"/>
      <w:noEndnot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ektorat Bauer" w:date="2025-03-07T18:59:00Z" w:initials="LB">
    <w:p w14:paraId="627F9291" w14:textId="4DA58CEA" w:rsidR="00FF2475" w:rsidRDefault="00FF2475">
      <w:pPr>
        <w:pStyle w:val="Kommentartext"/>
      </w:pPr>
      <w:r>
        <w:rPr>
          <w:rStyle w:val="Kommentarzeichen"/>
        </w:rPr>
        <w:annotationRef/>
      </w:r>
      <w:r>
        <w:t>Heißt es Dobneun Son oder Dobson neun? Im Text kommt beides vor, ich konnte nicht ausmachen, welches korrekt ist, oder ob sogar beide Absicht sind.</w:t>
      </w:r>
    </w:p>
  </w:comment>
  <w:comment w:id="9" w:author="Lektorat Bauer" w:date="2025-02-24T15:55:00Z" w:initials="LB">
    <w:p w14:paraId="3074D84E" w14:textId="6D269E65" w:rsidR="009C5FEF" w:rsidRDefault="009C5FEF">
      <w:pPr>
        <w:pStyle w:val="Kommentartext"/>
      </w:pPr>
      <w:r>
        <w:rPr>
          <w:rStyle w:val="Kommentarzeichen"/>
        </w:rPr>
        <w:annotationRef/>
      </w:r>
      <w:r>
        <w:t>Einfache Anführungszeichen korrigiert, per ALT+0130 bzw. ALT+0145 einfügbar (ALT gedrückt halten, dann auf dem Nummernblock nacheinander die Zahlen eingeben).</w:t>
      </w:r>
    </w:p>
  </w:comment>
  <w:comment w:id="55" w:author="Jens Schnügger" w:date="2020-05-26T03:14:00Z" w:initials="js">
    <w:p w14:paraId="67540D62"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1E925866" w14:textId="77777777" w:rsidR="00944672" w:rsidRDefault="00944672" w:rsidP="00944672">
      <w:pPr>
        <w:suppressAutoHyphens/>
        <w:spacing w:line="292" w:lineRule="auto"/>
        <w:rPr>
          <w:rFonts w:ascii="Arial" w:hAnsi="Arial" w:cs="Arial"/>
          <w:sz w:val="20"/>
          <w:szCs w:val="20"/>
        </w:rPr>
      </w:pPr>
      <w:r>
        <w:rPr>
          <w:sz w:val="20"/>
          <w:szCs w:val="20"/>
        </w:rPr>
        <w:t>K1S001 : New York</w:t>
      </w:r>
    </w:p>
    <w:p w14:paraId="6F55F4D4" w14:textId="77777777" w:rsidR="00944672" w:rsidRDefault="00944672" w:rsidP="00944672">
      <w:pPr>
        <w:suppressAutoHyphens/>
        <w:spacing w:line="292" w:lineRule="auto"/>
        <w:rPr>
          <w:rFonts w:ascii="Arial" w:hAnsi="Arial" w:cs="Arial"/>
          <w:sz w:val="20"/>
          <w:szCs w:val="20"/>
        </w:rPr>
      </w:pPr>
    </w:p>
  </w:comment>
  <w:comment w:id="59" w:author="Lektorat Bauer" w:date="2025-02-26T09:34:00Z" w:initials="LB">
    <w:p w14:paraId="71E5A2EB" w14:textId="42474F10" w:rsidR="00623B68" w:rsidRDefault="00623B68">
      <w:pPr>
        <w:pStyle w:val="Kommentartext"/>
      </w:pPr>
      <w:r>
        <w:rPr>
          <w:rStyle w:val="Kommentarzeichen"/>
        </w:rPr>
        <w:annotationRef/>
      </w:r>
      <w:r>
        <w:t>So mehr Kontrast zum Separee zuvor</w:t>
      </w:r>
    </w:p>
  </w:comment>
  <w:comment w:id="66" w:author="Lektorat Bauer" w:date="2025-02-26T09:35:00Z" w:initials="LB">
    <w:p w14:paraId="331E93AF" w14:textId="33E93947" w:rsidR="00623B68" w:rsidRDefault="00623B68">
      <w:pPr>
        <w:pStyle w:val="Kommentartext"/>
      </w:pPr>
      <w:r>
        <w:rPr>
          <w:rStyle w:val="Kommentarzeichen"/>
        </w:rPr>
        <w:annotationRef/>
      </w:r>
      <w:r>
        <w:t>Überflüssig, da „vor jedweder“ und „regelmäßig“ bereits das Wiederkehrende betonen</w:t>
      </w:r>
    </w:p>
  </w:comment>
  <w:comment w:id="70" w:author="Lektorat Bauer" w:date="2025-02-26T09:36:00Z" w:initials="LB">
    <w:p w14:paraId="527A4B71" w14:textId="07A3F2BC" w:rsidR="00623B68" w:rsidRDefault="00623B68">
      <w:pPr>
        <w:pStyle w:val="Kommentartext"/>
      </w:pPr>
      <w:r>
        <w:rPr>
          <w:rStyle w:val="Kommentarzeichen"/>
        </w:rPr>
        <w:annotationRef/>
      </w:r>
      <w:r>
        <w:t xml:space="preserve">In Prosa auf Abkürzungen verzichten, gibt dem ganzen so einen pflichtgemäßen Vibe. Ausnahmen: Eigennamen wie NATO, EU bzw. fiktive Eigennamen. </w:t>
      </w:r>
    </w:p>
  </w:comment>
  <w:comment w:id="82" w:author="Lektorat Bauer" w:date="2025-02-26T09:51:00Z" w:initials="LB">
    <w:p w14:paraId="75E11208" w14:textId="2AB9FBDC" w:rsidR="00C62649" w:rsidRDefault="00C62649">
      <w:pPr>
        <w:pStyle w:val="Kommentartext"/>
      </w:pPr>
      <w:r>
        <w:rPr>
          <w:rStyle w:val="Kommentarzeichen"/>
        </w:rPr>
        <w:annotationRef/>
      </w:r>
      <w:r>
        <w:t>Wiederholung (W), erläutert zwar nochmal genauer, wieso das Risiko zu hoch war, aber dass der Attaché eben eine Hürde dafür darstellt, wurde nun schon mehrfach dargelegt, hier dann einfach zu viel.</w:t>
      </w:r>
    </w:p>
  </w:comment>
  <w:comment w:id="96" w:author="Lektorat Bauer" w:date="2025-02-26T09:53:00Z" w:initials="LB">
    <w:p w14:paraId="2D5C8F2F" w14:textId="0D1C7D85" w:rsidR="00C62649" w:rsidRDefault="00C62649">
      <w:pPr>
        <w:pStyle w:val="Kommentartext"/>
      </w:pPr>
      <w:r>
        <w:rPr>
          <w:rStyle w:val="Kommentarzeichen"/>
        </w:rPr>
        <w:annotationRef/>
      </w:r>
      <w:r>
        <w:t>Vorschlag, hier fehlt ein bisschen die Qualifizierung des „anders“, daher ergänzt.</w:t>
      </w:r>
    </w:p>
  </w:comment>
  <w:comment w:id="99" w:author="Lektorat Bauer" w:date="2025-02-26T09:54:00Z" w:initials="LB">
    <w:p w14:paraId="36070450" w14:textId="2FF9E5BE" w:rsidR="00C62649" w:rsidRDefault="00C62649">
      <w:pPr>
        <w:pStyle w:val="Kommentartext"/>
      </w:pPr>
      <w:r>
        <w:rPr>
          <w:rStyle w:val="Kommentarzeichen"/>
        </w:rPr>
        <w:annotationRef/>
      </w:r>
      <w:r>
        <w:t>Unklar: welche Geschichte? Die Familiengeschichte? Die Story mit den Wanzen? Bezug fehlt, daher den nachfolgenden Satz gestrichen, um ihn herzustellen.</w:t>
      </w:r>
      <w:r w:rsidR="004F14AF">
        <w:t xml:space="preserve"> Heißt also: Bezug auf Moons falschen Namen. Wenn das nicht der intendierte Bezug ist, entsprechend anpassen.</w:t>
      </w:r>
    </w:p>
  </w:comment>
  <w:comment w:id="102" w:author="Lektorat Bauer" w:date="2025-02-26T09:56:00Z" w:initials="LB">
    <w:p w14:paraId="7D5E7F80" w14:textId="189D65C8" w:rsidR="00C62649" w:rsidRDefault="00C62649">
      <w:pPr>
        <w:pStyle w:val="Kommentartext"/>
      </w:pPr>
      <w:r>
        <w:rPr>
          <w:rStyle w:val="Kommentarzeichen"/>
        </w:rPr>
        <w:annotationRef/>
      </w:r>
      <w:r>
        <w:t>Kann ich nicht zuordnen, wirkt wie dazwischen geschoben: Mit wem hat das was zu tun, mit Moon, dem Geheimdienst, oder ist das ein dritter Player? Auch s.o.: verwässert hier den Bezug, daher erstmal gestrichen. Scheint mir, als sei diese Info woanders besser aufgehoben.</w:t>
      </w:r>
    </w:p>
  </w:comment>
  <w:comment w:id="109" w:author="Lektorat Bauer" w:date="2025-02-26T09:58:00Z" w:initials="LB">
    <w:p w14:paraId="3F3EC5F7" w14:textId="0AC40400" w:rsidR="00C62649" w:rsidRDefault="00C62649">
      <w:pPr>
        <w:pStyle w:val="Kommentartext"/>
      </w:pPr>
      <w:r>
        <w:rPr>
          <w:rStyle w:val="Kommentarzeichen"/>
        </w:rPr>
        <w:annotationRef/>
      </w:r>
      <w:r>
        <w:t>Überflüssig, darf man beim Leser als bekannt voraussetzen</w:t>
      </w:r>
    </w:p>
  </w:comment>
  <w:comment w:id="112" w:author="Lektorat Bauer" w:date="2025-02-26T09:58:00Z" w:initials="LB">
    <w:p w14:paraId="664681A2" w14:textId="39A97BA7" w:rsidR="00C62649" w:rsidRDefault="00C62649">
      <w:pPr>
        <w:pStyle w:val="Kommentartext"/>
      </w:pPr>
      <w:r>
        <w:rPr>
          <w:rStyle w:val="Kommentarzeichen"/>
        </w:rPr>
        <w:annotationRef/>
      </w:r>
      <w:r>
        <w:t>Etwas seltsam: doch wohl kaum am Lokal, sondern an den nordkoreanischen Machenschaften? Und das ist doch erstmal plausibel?</w:t>
      </w:r>
    </w:p>
  </w:comment>
  <w:comment w:id="114" w:author="Lektorat Bauer" w:date="2025-02-26T09:59:00Z" w:initials="LB">
    <w:p w14:paraId="0F692903" w14:textId="2339FF39" w:rsidR="00C62649" w:rsidRDefault="00C62649">
      <w:pPr>
        <w:pStyle w:val="Kommentartext"/>
      </w:pPr>
      <w:r>
        <w:rPr>
          <w:rStyle w:val="Kommentarzeichen"/>
        </w:rPr>
        <w:annotationRef/>
      </w:r>
      <w:r>
        <w:t>Sicher, sicher</w:t>
      </w:r>
    </w:p>
  </w:comment>
  <w:comment w:id="118" w:author="Lektorat Bauer" w:date="2025-02-26T10:00:00Z" w:initials="LB">
    <w:p w14:paraId="2BE2D9E0" w14:textId="51306A4A" w:rsidR="00E13DE3" w:rsidRDefault="00E13DE3">
      <w:pPr>
        <w:pStyle w:val="Kommentartext"/>
      </w:pPr>
      <w:r>
        <w:rPr>
          <w:rStyle w:val="Kommentarzeichen"/>
        </w:rPr>
        <w:annotationRef/>
      </w:r>
      <w:r>
        <w:t xml:space="preserve">Ein paar Details ergänzt, gibt dem Ganzen hier mehr das Gefühl einer Geschichte, die es ja ist, wenn auch eine gefakte. </w:t>
      </w:r>
    </w:p>
  </w:comment>
  <w:comment w:id="125" w:author="Lektorat Bauer" w:date="2025-02-26T10:00:00Z" w:initials="LB">
    <w:p w14:paraId="1853BFFB" w14:textId="77777777" w:rsidR="00E13DE3" w:rsidRDefault="00E13DE3">
      <w:pPr>
        <w:pStyle w:val="Kommentartext"/>
      </w:pPr>
      <w:r>
        <w:rPr>
          <w:rStyle w:val="Kommentarzeichen"/>
        </w:rPr>
        <w:annotationRef/>
      </w:r>
      <w:r>
        <w:t>Konkretisiert: konkreter zu beschreiben, schafft nicht nur Anschaulichkeit, sondern lässt die Infos auch leichter zum Leser durchdringen und dort manifestieren:</w:t>
      </w:r>
    </w:p>
    <w:p w14:paraId="51ACAEA0" w14:textId="77777777" w:rsidR="00E13DE3" w:rsidRDefault="00E13DE3">
      <w:pPr>
        <w:pStyle w:val="Kommentartext"/>
      </w:pPr>
    </w:p>
    <w:p w14:paraId="524ADEA1" w14:textId="77777777" w:rsidR="00E13DE3" w:rsidRDefault="00E13DE3">
      <w:pPr>
        <w:pStyle w:val="Kommentartext"/>
      </w:pPr>
      <w:r>
        <w:t>Ich musste dringend zum Einkaufszentrum.</w:t>
      </w:r>
    </w:p>
    <w:p w14:paraId="0F4167C2" w14:textId="77777777" w:rsidR="00E13DE3" w:rsidRDefault="00E13DE3">
      <w:pPr>
        <w:pStyle w:val="Kommentartext"/>
      </w:pPr>
    </w:p>
    <w:p w14:paraId="48145C34" w14:textId="77777777" w:rsidR="00E13DE3" w:rsidRDefault="00E13DE3">
      <w:pPr>
        <w:pStyle w:val="Kommentartext"/>
      </w:pPr>
      <w:r>
        <w:t>Vs.</w:t>
      </w:r>
    </w:p>
    <w:p w14:paraId="06563D35" w14:textId="77777777" w:rsidR="00E13DE3" w:rsidRDefault="00E13DE3">
      <w:pPr>
        <w:pStyle w:val="Kommentartext"/>
      </w:pPr>
    </w:p>
    <w:p w14:paraId="2D5252C3" w14:textId="77777777" w:rsidR="00E13DE3" w:rsidRDefault="00E13DE3">
      <w:pPr>
        <w:pStyle w:val="Kommentartext"/>
      </w:pPr>
      <w:r>
        <w:t>Das Lafayette würde in fünf Minuten schließen, mir blieb keine Zeit.</w:t>
      </w:r>
    </w:p>
    <w:p w14:paraId="168D2C7B" w14:textId="77777777" w:rsidR="00E13DE3" w:rsidRDefault="00E13DE3">
      <w:pPr>
        <w:pStyle w:val="Kommentartext"/>
      </w:pPr>
    </w:p>
    <w:p w14:paraId="33AF0778" w14:textId="4B19379A" w:rsidR="00E13DE3" w:rsidRDefault="00E13DE3">
      <w:pPr>
        <w:pStyle w:val="Kommentartext"/>
      </w:pPr>
      <w:r>
        <w:t>Natürlich ist es nicht immer angebracht, derart detailreich zu erzählen, aber hier durchaus.</w:t>
      </w:r>
    </w:p>
  </w:comment>
  <w:comment w:id="130" w:author="Lektorat Bauer" w:date="2025-02-26T10:04:00Z" w:initials="LB">
    <w:p w14:paraId="1A269B10" w14:textId="77777777" w:rsidR="00E13DE3" w:rsidRDefault="00E13DE3">
      <w:pPr>
        <w:pStyle w:val="Kommentartext"/>
      </w:pPr>
      <w:r>
        <w:rPr>
          <w:rStyle w:val="Kommentarzeichen"/>
        </w:rPr>
        <w:annotationRef/>
      </w:r>
      <w:r>
        <w:t>Hier kommt der Leser nicht mit, weil sich aus dem Namen nicht die Abkürzung MHUGE ergibt, es fehlt das G?</w:t>
      </w:r>
    </w:p>
    <w:p w14:paraId="4C4F34E6" w14:textId="77777777" w:rsidR="00E13DE3" w:rsidRDefault="00E13DE3">
      <w:pPr>
        <w:pStyle w:val="Kommentartext"/>
      </w:pPr>
    </w:p>
    <w:p w14:paraId="19BDB787" w14:textId="3A5A3FCE" w:rsidR="00E13DE3" w:rsidRDefault="00E13DE3">
      <w:pPr>
        <w:pStyle w:val="Kommentartext"/>
      </w:pPr>
      <w:r>
        <w:t>Generell schwierig, vom Leser hier zu verlangen, dass er sich überhaupt mit diesem langen Namen in einer fremden Sprache befasst, der Leser ist faul, das gilt es zu respektieren. Wenn nicht unbedingt erforderlich, würde ich die Info auch streichen, und stattdessen anders klarmachen, dass MHUGE = Freundschaftsbank. („Die MHUGE, die malaysisch….“).</w:t>
      </w:r>
    </w:p>
  </w:comment>
  <w:comment w:id="138" w:author="Lektorat Bauer" w:date="2025-02-26T10:07:00Z" w:initials="LB">
    <w:p w14:paraId="549D76AF" w14:textId="6B7ABD50" w:rsidR="00182F5C" w:rsidRDefault="00182F5C">
      <w:pPr>
        <w:pStyle w:val="Kommentartext"/>
      </w:pPr>
      <w:r>
        <w:rPr>
          <w:rStyle w:val="Kommentarzeichen"/>
        </w:rPr>
        <w:annotationRef/>
      </w:r>
      <w:r>
        <w:t>Überflüssig, wird weiter unten schon gesagt</w:t>
      </w:r>
    </w:p>
  </w:comment>
  <w:comment w:id="161" w:author="Lektorat Bauer" w:date="2025-02-26T10:09:00Z" w:initials="LB">
    <w:p w14:paraId="7FBDC76E" w14:textId="7B9B1999" w:rsidR="00D078DD" w:rsidRDefault="00D078DD">
      <w:pPr>
        <w:pStyle w:val="Kommentartext"/>
      </w:pPr>
      <w:r>
        <w:rPr>
          <w:rStyle w:val="Kommentarzeichen"/>
        </w:rPr>
        <w:annotationRef/>
      </w:r>
      <w:r>
        <w:t>Wiederholung (W)</w:t>
      </w:r>
    </w:p>
  </w:comment>
  <w:comment w:id="168" w:author="Lektorat Bauer" w:date="2025-02-26T10:10:00Z" w:initials="LB">
    <w:p w14:paraId="6464FFD1" w14:textId="642DD02C" w:rsidR="00D078DD" w:rsidRDefault="00D078DD">
      <w:pPr>
        <w:pStyle w:val="Kommentartext"/>
      </w:pPr>
      <w:r>
        <w:rPr>
          <w:rStyle w:val="Kommentarzeichen"/>
        </w:rPr>
        <w:annotationRef/>
      </w:r>
      <w:r>
        <w:t>Überflüssig, du hast bereits erklärt, warum es an den verschiedenen Stellen nicht weiter verfolgt wurde, da wirkt das hier wie nachgeschoben.</w:t>
      </w:r>
    </w:p>
  </w:comment>
  <w:comment w:id="170" w:author="Lektorat Bauer" w:date="2025-02-26T10:11:00Z" w:initials="LB">
    <w:p w14:paraId="01EA4D36" w14:textId="32BEB906" w:rsidR="00D078DD" w:rsidRDefault="00D078DD">
      <w:pPr>
        <w:pStyle w:val="Kommentartext"/>
      </w:pPr>
      <w:r>
        <w:rPr>
          <w:rStyle w:val="Kommentarzeichen"/>
        </w:rPr>
        <w:annotationRef/>
      </w:r>
      <w:r>
        <w:t>Okay, hier bist du jetzt etwas zu knapp: Wer ist Kim? Leser kommt nicht mit.</w:t>
      </w:r>
    </w:p>
  </w:comment>
  <w:comment w:id="174" w:author="Lektorat Bauer" w:date="2025-02-26T10:12:00Z" w:initials="LB">
    <w:p w14:paraId="6D090CB4" w14:textId="77777777" w:rsidR="00D078DD" w:rsidRDefault="00D078DD">
      <w:pPr>
        <w:pStyle w:val="Kommentartext"/>
      </w:pPr>
      <w:r>
        <w:rPr>
          <w:rStyle w:val="Kommentarzeichen"/>
        </w:rPr>
        <w:annotationRef/>
      </w:r>
      <w:r>
        <w:t>Also, generell nicht verkehrt, aber es ist nie eine gute Idee, ein Buch mit einem Abriss von Infos anzufangen anstatt mit Handlung. Der Leser ist schlicht noch nicht interessiert, dafür sorgt nämlich nur Handlung.</w:t>
      </w:r>
    </w:p>
    <w:p w14:paraId="6E06B0AD" w14:textId="77777777" w:rsidR="00D078DD" w:rsidRDefault="00D078DD">
      <w:pPr>
        <w:pStyle w:val="Kommentartext"/>
      </w:pPr>
    </w:p>
    <w:p w14:paraId="21B5C225" w14:textId="77777777" w:rsidR="00D078DD" w:rsidRDefault="00D078DD">
      <w:pPr>
        <w:pStyle w:val="Kommentartext"/>
      </w:pPr>
      <w:r>
        <w:t>Mit Handlung meine ich weiter nichts als das, was jetzt folgt: Xi Cheng öffnete die Tür zu…., also Menschen, die X tun.</w:t>
      </w:r>
    </w:p>
    <w:p w14:paraId="42430067" w14:textId="77777777" w:rsidR="00D078DD" w:rsidRDefault="00D078DD">
      <w:pPr>
        <w:pStyle w:val="Kommentartext"/>
      </w:pPr>
    </w:p>
    <w:p w14:paraId="1E9BB175" w14:textId="77777777" w:rsidR="00D078DD" w:rsidRDefault="00D078DD">
      <w:pPr>
        <w:pStyle w:val="Kommentartext"/>
      </w:pPr>
      <w:r>
        <w:t>Fürs Erste ein offener Punkt, eine Verschiebung dieses Teil scheint nicht in Frage zu kommen, also eventuell eine Umgestaltung, etwa:</w:t>
      </w:r>
    </w:p>
    <w:p w14:paraId="1F0C6248" w14:textId="77777777" w:rsidR="00D078DD" w:rsidRDefault="00D078DD">
      <w:pPr>
        <w:pStyle w:val="Kommentartext"/>
      </w:pPr>
    </w:p>
    <w:p w14:paraId="4C8B0CA4" w14:textId="6E387138" w:rsidR="00D078DD" w:rsidRDefault="00D078DD">
      <w:pPr>
        <w:pStyle w:val="Kommentartext"/>
      </w:pPr>
      <w:r>
        <w:t>Eine Figur beobachtet den Eingang des Moons Jam und erzählt diese Dinge, während sie die ankommenden Wagen beobachtet, Nummernschilder notiert etc. Aber das werden wir sehen müssen, wenn der Rest der Geschichte klarer ist, welche Optionen wir hier haben.</w:t>
      </w:r>
    </w:p>
  </w:comment>
  <w:comment w:id="175" w:author="Jens Schnügger" w:date="2020-06-03T21:52:00Z" w:initials="js">
    <w:p w14:paraId="4F9E568F"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086B9B5F" w14:textId="77777777" w:rsidR="00944672" w:rsidRDefault="00944672" w:rsidP="00944672">
      <w:pPr>
        <w:suppressAutoHyphens/>
        <w:spacing w:line="292" w:lineRule="auto"/>
        <w:rPr>
          <w:rFonts w:ascii="Arial" w:hAnsi="Arial" w:cs="Arial"/>
          <w:sz w:val="20"/>
          <w:szCs w:val="20"/>
        </w:rPr>
      </w:pPr>
      <w:r>
        <w:rPr>
          <w:sz w:val="20"/>
          <w:szCs w:val="20"/>
        </w:rPr>
        <w:t>K1S002 : New York, Diner</w:t>
      </w:r>
    </w:p>
  </w:comment>
  <w:comment w:id="191" w:author="Lektorat Bauer" w:date="2025-02-26T10:17:00Z" w:initials="LB">
    <w:p w14:paraId="7DD4AB3B" w14:textId="5FDFA4CE" w:rsidR="00D078DD" w:rsidRDefault="00D078DD">
      <w:pPr>
        <w:pStyle w:val="Kommentartext"/>
      </w:pPr>
      <w:r>
        <w:rPr>
          <w:rStyle w:val="Kommentarzeichen"/>
        </w:rPr>
        <w:annotationRef/>
      </w:r>
      <w:r>
        <w:t>Shakespeare im Original, natürlich schön, aber es ist 2025, so spricht niemand mehr.</w:t>
      </w:r>
    </w:p>
  </w:comment>
  <w:comment w:id="229" w:author="Lektorat Bauer" w:date="2025-02-26T10:20:00Z" w:initials="LB">
    <w:p w14:paraId="1B22C07D" w14:textId="77777777" w:rsidR="00463791" w:rsidRDefault="00463791">
      <w:pPr>
        <w:pStyle w:val="Kommentartext"/>
      </w:pPr>
      <w:r>
        <w:rPr>
          <w:rStyle w:val="Kommentarzeichen"/>
        </w:rPr>
        <w:annotationRef/>
      </w:r>
      <w:r>
        <w:t>Wichtig:</w:t>
      </w:r>
    </w:p>
    <w:p w14:paraId="48232F59" w14:textId="77777777" w:rsidR="00463791" w:rsidRDefault="00463791">
      <w:pPr>
        <w:pStyle w:val="Kommentartext"/>
      </w:pPr>
      <w:r>
        <w:t>Inquits (redebegleitende Floskeln, also alles von „sagte er“ bis „flüsterte sie in einem kaum zu hörenden Ton, sodass die Hunde ihre Ohren reckten“) nur dann verwenden, wenn unbedingt nötig, das strafft den Dialog ungemein.</w:t>
      </w:r>
    </w:p>
    <w:p w14:paraId="3AF1BB46" w14:textId="25F3C41D" w:rsidR="00463791" w:rsidRDefault="00463791">
      <w:pPr>
        <w:pStyle w:val="Kommentartext"/>
      </w:pPr>
      <w:r>
        <w:t>Außerdem gilt: Inquits dürfen nur Informationen über die Art des Sprechens enthalten, keine Infos über den Inhalt. Sonst kommt es unweigerlich zu Wiederholungen, so wie hier: Aus der Dialogzeile geht hervor, dass sie versucht, einen Termin auszumachen. Das Inquit wiederholt diese Info „versuchte den Termin zu fixieren“ und ermüdet den Leser, verwässert dein Eindruck.</w:t>
      </w:r>
    </w:p>
  </w:comment>
  <w:comment w:id="237" w:author="Lektorat Bauer" w:date="2025-02-26T10:25:00Z" w:initials="LB">
    <w:p w14:paraId="71016B12" w14:textId="27B6AA67" w:rsidR="00463791" w:rsidRDefault="00463791">
      <w:pPr>
        <w:pStyle w:val="Kommentartext"/>
      </w:pPr>
      <w:r>
        <w:rPr>
          <w:rStyle w:val="Kommentarzeichen"/>
        </w:rPr>
        <w:annotationRef/>
      </w:r>
      <w:r>
        <w:t>Original zu unhöflich, out-of-character</w:t>
      </w:r>
    </w:p>
  </w:comment>
  <w:comment w:id="247" w:author="Lektorat Bauer" w:date="2025-02-26T10:26:00Z" w:initials="LB">
    <w:p w14:paraId="00CE5C4E" w14:textId="77777777" w:rsidR="00463791" w:rsidRDefault="00463791">
      <w:pPr>
        <w:pStyle w:val="Kommentartext"/>
      </w:pPr>
      <w:r>
        <w:rPr>
          <w:rStyle w:val="Kommentarzeichen"/>
        </w:rPr>
        <w:annotationRef/>
      </w:r>
      <w:r>
        <w:t>Nochmal zu den Inquits:</w:t>
      </w:r>
    </w:p>
    <w:p w14:paraId="3AE6E017" w14:textId="77777777" w:rsidR="00463791" w:rsidRDefault="00463791">
      <w:pPr>
        <w:pStyle w:val="Kommentartext"/>
      </w:pPr>
    </w:p>
    <w:p w14:paraId="664D2292" w14:textId="1E81A788" w:rsidR="00463791" w:rsidRDefault="00463791">
      <w:pPr>
        <w:pStyle w:val="Kommentartext"/>
      </w:pPr>
      <w:r>
        <w:t>Einen Satz kann man nicht „lachen“, daher korrigiere ich solche Äußerungen fast immer (es gibt Ausnahmen wie „lächelte er“, ein Grenzfall, weil man ein Satz mit etwas Fantasie schon charmant dahinlächeln kann, wenn es passt).</w:t>
      </w:r>
    </w:p>
  </w:comment>
  <w:comment w:id="254" w:author="Lektorat Bauer" w:date="2025-02-26T10:27:00Z" w:initials="LB">
    <w:p w14:paraId="170AF919" w14:textId="39505824" w:rsidR="00463791" w:rsidRDefault="00463791">
      <w:pPr>
        <w:pStyle w:val="Kommentartext"/>
      </w:pPr>
      <w:r>
        <w:rPr>
          <w:rStyle w:val="Kommentarzeichen"/>
        </w:rPr>
        <w:annotationRef/>
      </w:r>
      <w:r>
        <w:t>Übererklärt (ÜE), also das Angedeutete explizit gemacht und damit langweilig. Besser, hier die Vertuschung des Namens nur so angedeutet stehen zu lassen, erhöht die Spannung, gibt dem Leser etwas zu denken.</w:t>
      </w:r>
    </w:p>
  </w:comment>
  <w:comment w:id="257" w:author="Jens Schnügger" w:date="2020-06-03T21:53:00Z" w:initials="js">
    <w:p w14:paraId="233442D0"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26F3DAFD" w14:textId="77777777" w:rsidR="00944672" w:rsidRDefault="00944672" w:rsidP="00944672">
      <w:pPr>
        <w:suppressAutoHyphens/>
        <w:spacing w:line="292" w:lineRule="auto"/>
        <w:rPr>
          <w:rFonts w:ascii="Arial" w:hAnsi="Arial" w:cs="Arial"/>
          <w:sz w:val="20"/>
          <w:szCs w:val="20"/>
        </w:rPr>
      </w:pPr>
      <w:r>
        <w:rPr>
          <w:sz w:val="20"/>
          <w:szCs w:val="20"/>
        </w:rPr>
        <w:t>K1S003 : New York, Diner</w:t>
      </w:r>
    </w:p>
  </w:comment>
  <w:comment w:id="268" w:author="Lektorat Bauer" w:date="2025-02-26T10:30:00Z" w:initials="LB">
    <w:p w14:paraId="59D19592" w14:textId="77777777" w:rsidR="00CC736C" w:rsidRDefault="00CC736C">
      <w:pPr>
        <w:pStyle w:val="Kommentartext"/>
      </w:pPr>
      <w:r>
        <w:rPr>
          <w:rStyle w:val="Kommentarzeichen"/>
        </w:rPr>
        <w:annotationRef/>
      </w:r>
      <w:r>
        <w:t xml:space="preserve">Bei Prosa sind Klammern nur für ganz knappe Infos akzeptabel, ansonsten gibt es keinen Grund dafür, es nicht ohne Klammern zu schreiben. Es sei denn, man verwendet einen ironischen, präsenten Erzähler, der die Geschehnisse kommentiert, aber das ist ein Spezialfall. </w:t>
      </w:r>
    </w:p>
    <w:p w14:paraId="418A2609" w14:textId="660D7842" w:rsidR="00CC736C" w:rsidRDefault="004F14AF">
      <w:pPr>
        <w:pStyle w:val="Kommentartext"/>
      </w:pPr>
      <w:r>
        <w:t>Hier ohnehin entbehrlich, wenn du magst, kannst du es aber natürlich noch im Fließtext einfügen.</w:t>
      </w:r>
    </w:p>
  </w:comment>
  <w:comment w:id="273" w:author="Lektorat Bauer" w:date="2025-02-26T10:37:00Z" w:initials="LB">
    <w:p w14:paraId="4D2C0526" w14:textId="77777777" w:rsidR="004F14AF" w:rsidRDefault="004F14AF">
      <w:pPr>
        <w:pStyle w:val="Kommentartext"/>
      </w:pPr>
      <w:r>
        <w:rPr>
          <w:rStyle w:val="Kommentarzeichen"/>
        </w:rPr>
        <w:annotationRef/>
      </w:r>
      <w:r>
        <w:t>Ersetzen durch genauere Bezeichnung ihres Jobs:</w:t>
      </w:r>
    </w:p>
    <w:p w14:paraId="52004091" w14:textId="77777777" w:rsidR="004F14AF" w:rsidRDefault="004F14AF">
      <w:pPr>
        <w:pStyle w:val="Kommentartext"/>
      </w:pPr>
    </w:p>
    <w:p w14:paraId="00C4C93F" w14:textId="75259A04" w:rsidR="004F14AF" w:rsidRDefault="004F14AF">
      <w:pPr>
        <w:pStyle w:val="Kommentartext"/>
      </w:pPr>
      <w:r>
        <w:t>Handelsattaché des Nigers, Richtung…</w:t>
      </w:r>
    </w:p>
  </w:comment>
  <w:comment w:id="294" w:author="Lektorat Bauer" w:date="2025-02-26T10:41:00Z" w:initials="LB">
    <w:p w14:paraId="4EFB3683" w14:textId="7F91A880" w:rsidR="007C5374" w:rsidRDefault="007C5374">
      <w:pPr>
        <w:pStyle w:val="Kommentartext"/>
      </w:pPr>
      <w:r>
        <w:rPr>
          <w:rStyle w:val="Kommentarzeichen"/>
        </w:rPr>
        <w:annotationRef/>
      </w:r>
      <w:r>
        <w:t>Widerspruch, er spricht doch gerade?</w:t>
      </w:r>
    </w:p>
  </w:comment>
  <w:comment w:id="308" w:author="Lektorat Bauer" w:date="2025-02-26T10:43:00Z" w:initials="LB">
    <w:p w14:paraId="55684805" w14:textId="08E584B1" w:rsidR="007C5374" w:rsidRDefault="007C5374">
      <w:pPr>
        <w:pStyle w:val="Kommentartext"/>
      </w:pPr>
      <w:r>
        <w:rPr>
          <w:rStyle w:val="Kommentarzeichen"/>
        </w:rPr>
        <w:annotationRef/>
      </w:r>
      <w:r>
        <w:t>Vorschlag, jedenfalls die Provokation begründen</w:t>
      </w:r>
    </w:p>
  </w:comment>
  <w:comment w:id="324" w:author="Lektorat Bauer" w:date="2025-02-26T10:44:00Z" w:initials="LB">
    <w:p w14:paraId="79615E92" w14:textId="5AF23650" w:rsidR="007C5374" w:rsidRDefault="007C5374">
      <w:pPr>
        <w:pStyle w:val="Kommentartext"/>
      </w:pPr>
      <w:r>
        <w:rPr>
          <w:rStyle w:val="Kommentarzeichen"/>
        </w:rPr>
        <w:annotationRef/>
      </w:r>
      <w:r>
        <w:t>Oder? Sonst denkt man, er sitzt im Restaurant</w:t>
      </w:r>
    </w:p>
  </w:comment>
  <w:comment w:id="382" w:author="Jens Schnügger" w:date="2020-05-07T12:00:00Z" w:initials="js">
    <w:p w14:paraId="7424E2F0"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462318E2" w14:textId="77777777" w:rsidR="00944672" w:rsidRDefault="00944672" w:rsidP="00944672">
      <w:pPr>
        <w:suppressAutoHyphens/>
        <w:spacing w:line="292" w:lineRule="auto"/>
        <w:rPr>
          <w:rFonts w:ascii="Arial" w:hAnsi="Arial" w:cs="Arial"/>
          <w:sz w:val="20"/>
          <w:szCs w:val="20"/>
        </w:rPr>
      </w:pPr>
      <w:r>
        <w:rPr>
          <w:sz w:val="20"/>
          <w:szCs w:val="20"/>
        </w:rPr>
        <w:t>K2S001 : Projekt Mujigage</w:t>
      </w:r>
    </w:p>
  </w:comment>
  <w:comment w:id="396" w:author="Lektorat Bauer" w:date="2025-02-26T10:55:00Z" w:initials="LB">
    <w:p w14:paraId="0E0A2F0F" w14:textId="77777777" w:rsidR="00DC2C14" w:rsidRDefault="00DC2C14">
      <w:pPr>
        <w:pStyle w:val="Kommentartext"/>
      </w:pPr>
      <w:r>
        <w:rPr>
          <w:rStyle w:val="Kommentarzeichen"/>
        </w:rPr>
        <w:annotationRef/>
      </w:r>
      <w:r w:rsidR="00E44208">
        <w:t>Sogenannter Infodump: hier unterbrichst du die Handlung für viele Sätze über die Eigenschaften und Vergangenheit der Figur, aber das reißt den Leser aus der Story und wirkt immer erzwungen und pflichtbewusst vorgetragen.</w:t>
      </w:r>
      <w:r w:rsidR="00E44208">
        <w:br/>
        <w:t>Stattdessen müssen diese Infos nebenbei, als Teil des Erzählens an den Leser gebracht werden, nicht als Einschub. Also etwa:</w:t>
      </w:r>
    </w:p>
    <w:p w14:paraId="402334A9" w14:textId="77777777" w:rsidR="00E44208" w:rsidRDefault="00E44208">
      <w:pPr>
        <w:pStyle w:val="Kommentartext"/>
      </w:pPr>
    </w:p>
    <w:p w14:paraId="44ADDF6F" w14:textId="77777777" w:rsidR="00E44208" w:rsidRDefault="00E44208">
      <w:pPr>
        <w:pStyle w:val="Kommentartext"/>
      </w:pPr>
      <w:r>
        <w:t>… überschlugen sich seine Gedanken. Die italienische Eröffnung war gelungen: Springer und Läufer standen in Position, jetzt brauchte er nur noch zuschlagen. Allerdings bestand natürlich die Gefahr, dass aus der nächsten Stufe der Karriereleiter ebenso gut ein Fiasko werden konnte, ein Gegenangriff auf königfernen Seite, kurz: eine 9-mm-Kugel in seinem Schädel.</w:t>
      </w:r>
    </w:p>
    <w:p w14:paraId="00F3603C" w14:textId="77777777" w:rsidR="00E44208" w:rsidRDefault="00E44208">
      <w:pPr>
        <w:pStyle w:val="Kommentartext"/>
      </w:pPr>
    </w:p>
    <w:p w14:paraId="4BAC5274" w14:textId="77777777" w:rsidR="00E44208" w:rsidRDefault="00E44208">
      <w:pPr>
        <w:pStyle w:val="Kommentartext"/>
      </w:pPr>
      <w:r>
        <w:t>In diesem Fall halte ich die Infos allerdings für entbehrlich, da sie keine Relevanz für den weiteren Verlauf zu haben scheinen. Deshalb einfach gestrichen.</w:t>
      </w:r>
    </w:p>
    <w:p w14:paraId="77DC2BF4" w14:textId="77777777" w:rsidR="00E44208" w:rsidRDefault="00E44208">
      <w:pPr>
        <w:pStyle w:val="Kommentartext"/>
      </w:pPr>
    </w:p>
    <w:p w14:paraId="41A946D4" w14:textId="759B6BFF" w:rsidR="00E44208" w:rsidRDefault="00E44208">
      <w:pPr>
        <w:pStyle w:val="Kommentartext"/>
      </w:pPr>
      <w:r>
        <w:t>Außerdem: du gibst hier zwei Gründe an, für die Unpässlichkeit: Schach ist nicht übertragbar aufs echte Leben und die Schlachten nur historisch relevant. Aber das ist eins zu viel. Für eine Sache einen Grund. Aber das nur nebenbei bemerkt.</w:t>
      </w:r>
    </w:p>
  </w:comment>
  <w:comment w:id="415" w:author="Lektorat Bauer" w:date="2025-02-26T12:00:00Z" w:initials="LB">
    <w:p w14:paraId="5F3ECCCF" w14:textId="579CD14A" w:rsidR="00E44208" w:rsidRDefault="00E44208">
      <w:pPr>
        <w:pStyle w:val="Kommentartext"/>
      </w:pPr>
      <w:r>
        <w:rPr>
          <w:rStyle w:val="Kommentarzeichen"/>
        </w:rPr>
        <w:annotationRef/>
      </w:r>
      <w:r>
        <w:t>Ist das wirklich eine relevante Größe für einen Diktator? Gerade in Nordkorea scheint das Gegenteil der Fall</w:t>
      </w:r>
    </w:p>
  </w:comment>
  <w:comment w:id="445" w:author="Jens Schnügger" w:date="2020-06-03T21:56:00Z" w:initials="js">
    <w:p w14:paraId="4B7E6E24"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4C544553" w14:textId="77777777" w:rsidR="00944672" w:rsidRDefault="00944672" w:rsidP="00944672">
      <w:pPr>
        <w:suppressAutoHyphens/>
        <w:spacing w:line="292" w:lineRule="auto"/>
        <w:rPr>
          <w:rFonts w:ascii="Arial" w:hAnsi="Arial" w:cs="Arial"/>
          <w:sz w:val="20"/>
          <w:szCs w:val="20"/>
        </w:rPr>
      </w:pPr>
      <w:r>
        <w:rPr>
          <w:sz w:val="20"/>
          <w:szCs w:val="20"/>
        </w:rPr>
        <w:t>K2S002 : Büro ‚Oberster Führer‘</w:t>
      </w:r>
    </w:p>
  </w:comment>
  <w:comment w:id="466" w:author="Lektorat Bauer" w:date="2025-02-26T12:05:00Z" w:initials="LB">
    <w:p w14:paraId="52463CC1" w14:textId="559040E0" w:rsidR="00FB255B" w:rsidRDefault="00FB255B">
      <w:pPr>
        <w:pStyle w:val="Kommentartext"/>
      </w:pPr>
      <w:r>
        <w:rPr>
          <w:rStyle w:val="Kommentarzeichen"/>
        </w:rPr>
        <w:annotationRef/>
      </w:r>
      <w:r>
        <w:t>Nur zur Veranschaulichung, hier die Gelegenheit nutzen, und das Büro oder die Hierarchien/Beziehungen zu beschreiben</w:t>
      </w:r>
    </w:p>
  </w:comment>
  <w:comment w:id="495" w:author="Lektorat Bauer" w:date="2025-02-26T12:06:00Z" w:initials="LB">
    <w:p w14:paraId="0BCC0D9F" w14:textId="185123C3" w:rsidR="00FB255B" w:rsidRDefault="00FB255B">
      <w:pPr>
        <w:pStyle w:val="Kommentartext"/>
      </w:pPr>
      <w:r>
        <w:rPr>
          <w:rStyle w:val="Kommentarzeichen"/>
        </w:rPr>
        <w:annotationRef/>
      </w:r>
      <w:r>
        <w:t>Klingt so, als habe der Führer etwas zu befürchten. Aber das hat er nicht, er ist der Führer. Warum also sollte er schweigen müssen, er tut, was er will, nicht?</w:t>
      </w:r>
    </w:p>
  </w:comment>
  <w:comment w:id="498" w:author="Jens Schnügger" w:date="2020-06-03T22:01:00Z" w:initials="js">
    <w:p w14:paraId="57F470B8"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57952E71" w14:textId="77777777" w:rsidR="00944672" w:rsidRDefault="00944672" w:rsidP="00944672">
      <w:pPr>
        <w:suppressAutoHyphens/>
        <w:spacing w:line="292" w:lineRule="auto"/>
        <w:rPr>
          <w:rFonts w:ascii="Arial" w:hAnsi="Arial" w:cs="Arial"/>
          <w:sz w:val="20"/>
          <w:szCs w:val="20"/>
        </w:rPr>
      </w:pPr>
      <w:r>
        <w:rPr>
          <w:sz w:val="20"/>
          <w:szCs w:val="20"/>
        </w:rPr>
        <w:t>K2S003 : Büro Minister Kim</w:t>
      </w:r>
    </w:p>
  </w:comment>
  <w:comment w:id="503" w:author="Lektorat Bauer" w:date="2025-02-26T17:52:00Z" w:initials="LB">
    <w:p w14:paraId="1C73972A" w14:textId="661C929F" w:rsidR="006656CF" w:rsidRDefault="006656CF">
      <w:pPr>
        <w:pStyle w:val="Kommentartext"/>
      </w:pPr>
      <w:r>
        <w:rPr>
          <w:rStyle w:val="Kommentarzeichen"/>
        </w:rPr>
        <w:annotationRef/>
      </w:r>
      <w:r>
        <w:t>Chang oder Chung? Ist das hier Absicht?</w:t>
      </w:r>
    </w:p>
  </w:comment>
  <w:comment w:id="515" w:author="Lektorat Bauer" w:date="2025-02-26T12:11:00Z" w:initials="LB">
    <w:p w14:paraId="7599C2F5" w14:textId="7A5E3BEF" w:rsidR="000C4192" w:rsidRDefault="000C4192">
      <w:pPr>
        <w:pStyle w:val="Kommentartext"/>
      </w:pPr>
      <w:r>
        <w:rPr>
          <w:rStyle w:val="Kommentarzeichen"/>
        </w:rPr>
        <w:annotationRef/>
      </w:r>
      <w:r>
        <w:t>Wiederholung (W): wenn sie auf ihn zielen, haben sie die Waffen im Anschlag</w:t>
      </w:r>
    </w:p>
  </w:comment>
  <w:comment w:id="527" w:author="Lektorat Bauer" w:date="2025-02-26T12:11:00Z" w:initials="LB">
    <w:p w14:paraId="6D2A107F" w14:textId="38FDEC24" w:rsidR="000C4192" w:rsidRDefault="000C4192">
      <w:pPr>
        <w:pStyle w:val="Kommentartext"/>
      </w:pPr>
      <w:r>
        <w:rPr>
          <w:rStyle w:val="Kommentarzeichen"/>
        </w:rPr>
        <w:annotationRef/>
      </w:r>
      <w:r>
        <w:t>Übererklärt (ÜE)</w:t>
      </w:r>
    </w:p>
  </w:comment>
  <w:comment w:id="541" w:author="Lektorat Bauer" w:date="2025-02-26T13:44:00Z" w:initials="LB">
    <w:p w14:paraId="30100B1C" w14:textId="2CB765EB" w:rsidR="00C25B47" w:rsidRDefault="00C25B47">
      <w:pPr>
        <w:pStyle w:val="Kommentartext"/>
      </w:pPr>
      <w:r>
        <w:rPr>
          <w:rStyle w:val="Kommentarzeichen"/>
        </w:rPr>
        <w:annotationRef/>
      </w:r>
      <w:r>
        <w:t>Solche Gelegenheiten lieber nutzen, um mit Beschreibungen die Umgebung und die anderen Figuren mit einzubeziehen, das Inquit ist hier entbehrlich.</w:t>
      </w:r>
    </w:p>
  </w:comment>
  <w:comment w:id="555" w:author="Lektorat Bauer" w:date="2025-02-26T13:47:00Z" w:initials="LB">
    <w:p w14:paraId="3C8EA149" w14:textId="6E53A699" w:rsidR="00C25B47" w:rsidRDefault="00C25B47">
      <w:pPr>
        <w:pStyle w:val="Kommentartext"/>
      </w:pPr>
      <w:r>
        <w:rPr>
          <w:rStyle w:val="Kommentarzeichen"/>
        </w:rPr>
        <w:annotationRef/>
      </w:r>
      <w:r>
        <w:t>Da es ein Rechteck ist, gibt es unterschiedlich lange Seiten/Ränder, deshalb etwas abgewandelt</w:t>
      </w:r>
    </w:p>
  </w:comment>
  <w:comment w:id="563" w:author="Lektorat Bauer" w:date="2025-02-26T17:52:00Z" w:initials="LB">
    <w:p w14:paraId="52052EB8" w14:textId="1C484C61" w:rsidR="006656CF" w:rsidRDefault="006656CF">
      <w:pPr>
        <w:pStyle w:val="Kommentartext"/>
      </w:pPr>
      <w:r>
        <w:rPr>
          <w:rStyle w:val="Kommentarzeichen"/>
        </w:rPr>
        <w:annotationRef/>
      </w:r>
      <w:r>
        <w:t>s.o.: Chung oder Chang? Gilt für den gesamten Text</w:t>
      </w:r>
    </w:p>
  </w:comment>
  <w:comment w:id="568" w:author="Lektorat Bauer" w:date="2025-02-26T13:48:00Z" w:initials="LB">
    <w:p w14:paraId="0F50C7E6" w14:textId="11C9EA97" w:rsidR="00C25B47" w:rsidRDefault="00C25B47">
      <w:pPr>
        <w:pStyle w:val="Kommentartext"/>
      </w:pPr>
      <w:r>
        <w:rPr>
          <w:rStyle w:val="Kommentarzeichen"/>
        </w:rPr>
        <w:annotationRef/>
      </w:r>
      <w:r>
        <w:t>Fehlt hier etwas? Wirklich nur 25?</w:t>
      </w:r>
    </w:p>
  </w:comment>
  <w:comment w:id="567" w:author="Lektorat Bauer" w:date="2025-02-26T13:48:00Z" w:initials="LB">
    <w:p w14:paraId="31A064A7" w14:textId="77777777" w:rsidR="00C25B47" w:rsidRDefault="00C25B47">
      <w:pPr>
        <w:pStyle w:val="Kommentartext"/>
      </w:pPr>
      <w:r>
        <w:rPr>
          <w:rStyle w:val="Kommentarzeichen"/>
        </w:rPr>
        <w:annotationRef/>
      </w:r>
      <w:r>
        <w:t>Ist das rein fiktiv, oder etwas Wahres dran?</w:t>
      </w:r>
    </w:p>
    <w:p w14:paraId="40464B01" w14:textId="77777777" w:rsidR="00C25B47" w:rsidRDefault="00C25B47">
      <w:pPr>
        <w:pStyle w:val="Kommentartext"/>
      </w:pPr>
    </w:p>
    <w:p w14:paraId="13E68120" w14:textId="2850E377" w:rsidR="00C25B47" w:rsidRDefault="00C25B47">
      <w:pPr>
        <w:pStyle w:val="Kommentartext"/>
      </w:pPr>
      <w:r>
        <w:t>Wenn rein fiktiv, alles in Vergangenheit schildern.</w:t>
      </w:r>
    </w:p>
  </w:comment>
  <w:comment w:id="587" w:author="Lektorat Bauer" w:date="2025-02-26T13:50:00Z" w:initials="LB">
    <w:p w14:paraId="2FFB98D8" w14:textId="77777777" w:rsidR="00C25B47" w:rsidRDefault="00C25B47">
      <w:pPr>
        <w:pStyle w:val="Kommentartext"/>
      </w:pPr>
      <w:r>
        <w:rPr>
          <w:rStyle w:val="Kommentarzeichen"/>
        </w:rPr>
        <w:annotationRef/>
      </w:r>
      <w:r>
        <w:t>Überflüssig, kannst du auch einfach zeigen durch Beschreibung (B).</w:t>
      </w:r>
    </w:p>
    <w:p w14:paraId="032BF2E3" w14:textId="7E1440BA" w:rsidR="00C25B47" w:rsidRDefault="00C25B47">
      <w:pPr>
        <w:pStyle w:val="Kommentartext"/>
      </w:pPr>
      <w:r>
        <w:t>Wenn eine Dialogzeile auch durch eine Beschreibung ausgedrückt werden kann, ist das meist die bessere Wahl, weil anschaulicher und abwechslungsreicher.</w:t>
      </w:r>
    </w:p>
  </w:comment>
  <w:comment w:id="597" w:author="Lektorat Bauer" w:date="2025-02-26T13:53:00Z" w:initials="LB">
    <w:p w14:paraId="3BA4A52F" w14:textId="41EBD927" w:rsidR="00C25B47" w:rsidRDefault="00C25B47">
      <w:pPr>
        <w:pStyle w:val="Kommentartext"/>
      </w:pPr>
      <w:r>
        <w:rPr>
          <w:rStyle w:val="Kommentarzeichen"/>
        </w:rPr>
        <w:annotationRef/>
      </w:r>
      <w:r>
        <w:t>Zum einen braucht zum anderen und umgekehrt</w:t>
      </w:r>
    </w:p>
  </w:comment>
  <w:comment w:id="613" w:author="Lektorat Bauer" w:date="2025-02-26T13:55:00Z" w:initials="LB">
    <w:p w14:paraId="50262B9F" w14:textId="2AF297B8" w:rsidR="006175C8" w:rsidRDefault="006175C8">
      <w:pPr>
        <w:pStyle w:val="Kommentartext"/>
      </w:pPr>
      <w:r>
        <w:rPr>
          <w:rStyle w:val="Kommentarzeichen"/>
        </w:rPr>
        <w:annotationRef/>
      </w:r>
      <w:r>
        <w:t>Statt Inquit (fuhr fort) in solchen Fällen gern mehr Beschreibungen (B) von Gesten oder Mimik, das charakterisiert die Figuren</w:t>
      </w:r>
    </w:p>
  </w:comment>
  <w:comment w:id="626" w:author="Lektorat Bauer" w:date="2025-02-26T17:49:00Z" w:initials="LB">
    <w:p w14:paraId="4FA08F1B" w14:textId="77777777" w:rsidR="006656CF" w:rsidRDefault="006656CF">
      <w:pPr>
        <w:pStyle w:val="Kommentartext"/>
      </w:pPr>
      <w:r>
        <w:rPr>
          <w:rStyle w:val="Kommentarzeichen"/>
        </w:rPr>
        <w:annotationRef/>
      </w:r>
      <w:r>
        <w:t>Unklar, warum erwähnt sie es dann überhaupt? Also, wenn es keine Vorteile bringt, dann muss man ja gar nicht erst darüber reden?</w:t>
      </w:r>
    </w:p>
    <w:p w14:paraId="5CF3D937" w14:textId="1D596BC8" w:rsidR="006656CF" w:rsidRDefault="006656CF">
      <w:pPr>
        <w:pStyle w:val="Kommentartext"/>
      </w:pPr>
      <w:r>
        <w:t>Vielleicht wird es auch noch wichtig, aber bislang scheint es irrelevant.</w:t>
      </w:r>
    </w:p>
  </w:comment>
  <w:comment w:id="653" w:author="Lektorat Bauer" w:date="2025-02-26T17:54:00Z" w:initials="LB">
    <w:p w14:paraId="41D9A4B6" w14:textId="4DCCDE08" w:rsidR="006656CF" w:rsidRDefault="006656CF">
      <w:pPr>
        <w:pStyle w:val="Kommentartext"/>
      </w:pPr>
      <w:r>
        <w:rPr>
          <w:rStyle w:val="Kommentarzeichen"/>
        </w:rPr>
        <w:annotationRef/>
      </w:r>
      <w:r>
        <w:t>Zu viel Nicken sonst</w:t>
      </w:r>
    </w:p>
  </w:comment>
  <w:comment w:id="678" w:author="Lektorat Bauer" w:date="2025-02-26T17:56:00Z" w:initials="LB">
    <w:p w14:paraId="23BDE733" w14:textId="0E43ED07" w:rsidR="00E72EB2" w:rsidRDefault="00E72EB2">
      <w:pPr>
        <w:pStyle w:val="Kommentartext"/>
      </w:pPr>
      <w:r>
        <w:rPr>
          <w:rStyle w:val="Kommentarzeichen"/>
        </w:rPr>
        <w:annotationRef/>
      </w:r>
      <w:r>
        <w:t>Ausgehen, ausgehen</w:t>
      </w:r>
    </w:p>
  </w:comment>
  <w:comment w:id="695" w:author="Lektorat Bauer" w:date="2025-02-26T17:58:00Z" w:initials="LB">
    <w:p w14:paraId="00E8E58E" w14:textId="23C6D1C5" w:rsidR="00E72EB2" w:rsidRDefault="00E72EB2">
      <w:pPr>
        <w:pStyle w:val="Kommentartext"/>
      </w:pPr>
      <w:r>
        <w:rPr>
          <w:rStyle w:val="Kommentarzeichen"/>
        </w:rPr>
        <w:annotationRef/>
      </w:r>
      <w:r>
        <w:t>Schön formuliert</w:t>
      </w:r>
    </w:p>
  </w:comment>
  <w:comment w:id="703" w:author="Lektorat Bauer" w:date="2025-02-26T17:59:00Z" w:initials="LB">
    <w:p w14:paraId="10CC96A6" w14:textId="28965623" w:rsidR="00E72EB2" w:rsidRDefault="00E72EB2">
      <w:pPr>
        <w:pStyle w:val="Kommentartext"/>
      </w:pPr>
      <w:r>
        <w:rPr>
          <w:rStyle w:val="Kommentarzeichen"/>
        </w:rPr>
        <w:annotationRef/>
      </w:r>
      <w:r>
        <w:t>Rhythmus: Hauptsachen in Hauptsätze, sie sacken lassen, und dann weiter ausführen.</w:t>
      </w:r>
    </w:p>
  </w:comment>
  <w:comment w:id="739" w:author="Lektorat Bauer" w:date="2025-02-26T18:03:00Z" w:initials="LB">
    <w:p w14:paraId="26827EA6" w14:textId="5FC61DA5" w:rsidR="00D66ED5" w:rsidRDefault="00D66ED5">
      <w:pPr>
        <w:pStyle w:val="Kommentartext"/>
      </w:pPr>
      <w:r>
        <w:rPr>
          <w:rStyle w:val="Kommentarzeichen"/>
        </w:rPr>
        <w:annotationRef/>
      </w:r>
      <w:r>
        <w:t>Wie gehabt: Mehr Beschreibungen, konkreter und sofort wird es anschaulicher, atmosphärischer</w:t>
      </w:r>
    </w:p>
  </w:comment>
  <w:comment w:id="744" w:author="Jens Schnügger" w:date="2020-06-03T23:51:00Z" w:initials="js">
    <w:p w14:paraId="11237899"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18D64D5E" w14:textId="77777777" w:rsidR="00944672" w:rsidRDefault="00944672" w:rsidP="00944672">
      <w:pPr>
        <w:suppressAutoHyphens/>
        <w:spacing w:line="292" w:lineRule="auto"/>
        <w:rPr>
          <w:rFonts w:ascii="Arial" w:hAnsi="Arial" w:cs="Arial"/>
          <w:sz w:val="20"/>
          <w:szCs w:val="20"/>
        </w:rPr>
      </w:pPr>
      <w:r>
        <w:rPr>
          <w:sz w:val="20"/>
          <w:szCs w:val="20"/>
        </w:rPr>
        <w:t>K2S004 : Sinpo-Werft</w:t>
      </w:r>
    </w:p>
  </w:comment>
  <w:comment w:id="781" w:author="Lektorat Bauer" w:date="2025-02-26T18:07:00Z" w:initials="LB">
    <w:p w14:paraId="1801205D" w14:textId="31045791" w:rsidR="00D66ED5" w:rsidRDefault="00D66ED5">
      <w:pPr>
        <w:pStyle w:val="Kommentartext"/>
      </w:pPr>
      <w:r>
        <w:rPr>
          <w:rStyle w:val="Kommentarzeichen"/>
        </w:rPr>
        <w:annotationRef/>
      </w:r>
      <w:r>
        <w:t>Vorschlag, jedenfalls mehr B hier</w:t>
      </w:r>
    </w:p>
  </w:comment>
  <w:comment w:id="793" w:author="Lektorat Bauer" w:date="2025-02-26T18:10:00Z" w:initials="LB">
    <w:p w14:paraId="03C1ADED" w14:textId="279DBD44" w:rsidR="00D66ED5" w:rsidRDefault="00D66ED5">
      <w:pPr>
        <w:pStyle w:val="Kommentartext"/>
      </w:pPr>
      <w:r>
        <w:rPr>
          <w:rStyle w:val="Kommentarzeichen"/>
        </w:rPr>
        <w:annotationRef/>
      </w:r>
      <w:r>
        <w:t>Etwas umgebaut, um die schöne Perspektive (aus den Augen des Vize-Direktors) etwas präsenter zu haben und leichter einzubinden.</w:t>
      </w:r>
    </w:p>
  </w:comment>
  <w:comment w:id="811" w:author="Lektorat Bauer" w:date="2025-02-26T18:13:00Z" w:initials="LB">
    <w:p w14:paraId="65F6A387" w14:textId="692280EB" w:rsidR="00DE7E92" w:rsidRDefault="00DE7E92">
      <w:pPr>
        <w:pStyle w:val="Kommentartext"/>
      </w:pPr>
      <w:r>
        <w:rPr>
          <w:rStyle w:val="Kommentarzeichen"/>
        </w:rPr>
        <w:annotationRef/>
      </w:r>
      <w:r>
        <w:t>Die Beschreibung von unten vorgezogen, und etwas individueller gestaltet, „eiskalt den Rücken runter“ ist doch sehr generisch.</w:t>
      </w:r>
    </w:p>
  </w:comment>
  <w:comment w:id="820" w:author="Lektorat Bauer" w:date="2025-02-26T18:13:00Z" w:initials="LB">
    <w:p w14:paraId="66C75B78" w14:textId="25BCF51B" w:rsidR="00DE7E92" w:rsidRDefault="00DE7E92">
      <w:pPr>
        <w:pStyle w:val="Kommentartext"/>
      </w:pPr>
      <w:r>
        <w:rPr>
          <w:rStyle w:val="Kommentarzeichen"/>
        </w:rPr>
        <w:annotationRef/>
      </w:r>
      <w:r>
        <w:t>Etwas seine Angst betont</w:t>
      </w:r>
    </w:p>
  </w:comment>
  <w:comment w:id="826" w:author="Lektorat Bauer" w:date="2025-02-26T18:14:00Z" w:initials="LB">
    <w:p w14:paraId="6BE35FCF" w14:textId="6FE1B98D" w:rsidR="00DE7E92" w:rsidRDefault="00DE7E92">
      <w:pPr>
        <w:pStyle w:val="Kommentartext"/>
      </w:pPr>
      <w:r>
        <w:rPr>
          <w:rStyle w:val="Kommentarzeichen"/>
        </w:rPr>
        <w:annotationRef/>
      </w:r>
      <w:r>
        <w:t>Die Stimme wirkt bedrohlicher und mächtiger, wenn sie wenige Worte nötig hat, daher angepasst</w:t>
      </w:r>
    </w:p>
  </w:comment>
  <w:comment w:id="832" w:author="Jens Schnügger" w:date="2020-06-03T23:51:00Z" w:initials="js">
    <w:p w14:paraId="7062C312"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17E28506" w14:textId="77777777" w:rsidR="00944672" w:rsidRDefault="00944672" w:rsidP="00944672">
      <w:pPr>
        <w:suppressAutoHyphens/>
        <w:spacing w:line="292" w:lineRule="auto"/>
        <w:rPr>
          <w:rFonts w:ascii="Arial" w:hAnsi="Arial" w:cs="Arial"/>
          <w:sz w:val="20"/>
          <w:szCs w:val="20"/>
        </w:rPr>
      </w:pPr>
      <w:r>
        <w:rPr>
          <w:sz w:val="20"/>
          <w:szCs w:val="20"/>
        </w:rPr>
        <w:t>K2S005 : Operationsstab Mujigage</w:t>
      </w:r>
    </w:p>
  </w:comment>
  <w:comment w:id="847" w:author="Lektorat Bauer" w:date="2025-02-26T18:15:00Z" w:initials="LB">
    <w:p w14:paraId="4D790948" w14:textId="03A703B5" w:rsidR="00DE7E92" w:rsidRDefault="00DE7E92">
      <w:pPr>
        <w:pStyle w:val="Kommentartext"/>
      </w:pPr>
      <w:r>
        <w:rPr>
          <w:rStyle w:val="Kommentarzeichen"/>
        </w:rPr>
        <w:annotationRef/>
      </w:r>
      <w:r>
        <w:t>Andernfalls gibt es keinen Grund für die Unterbrechung hier</w:t>
      </w:r>
    </w:p>
  </w:comment>
  <w:comment w:id="855" w:author="Lektorat Bauer" w:date="2025-02-26T18:16:00Z" w:initials="LB">
    <w:p w14:paraId="18DA34D0" w14:textId="775EA6DD" w:rsidR="00DE7E92" w:rsidRDefault="00DE7E92">
      <w:pPr>
        <w:pStyle w:val="Kommentartext"/>
      </w:pPr>
      <w:r>
        <w:rPr>
          <w:rStyle w:val="Kommentarzeichen"/>
        </w:rPr>
        <w:annotationRef/>
      </w:r>
      <w:r>
        <w:t>W, sie haben sich schon vergewissert, dass sie einer Meinung sind</w:t>
      </w:r>
    </w:p>
  </w:comment>
  <w:comment w:id="889" w:author="Lektorat Bauer" w:date="2025-02-26T18:19:00Z" w:initials="LB">
    <w:p w14:paraId="55883983" w14:textId="6A2D5230" w:rsidR="00DE7E92" w:rsidRDefault="00DE7E92">
      <w:pPr>
        <w:pStyle w:val="Kommentartext"/>
      </w:pPr>
      <w:r>
        <w:rPr>
          <w:rStyle w:val="Kommentarzeichen"/>
        </w:rPr>
        <w:annotationRef/>
      </w:r>
      <w:r>
        <w:t>Etwas lang, geht auch knapper und mehr auf den Punkt.</w:t>
      </w:r>
    </w:p>
  </w:comment>
  <w:comment w:id="899" w:author="Lektorat Bauer" w:date="2025-02-27T10:00:00Z" w:initials="LB">
    <w:p w14:paraId="2408E869" w14:textId="11A9B993" w:rsidR="008F3AEA" w:rsidRDefault="008F3AEA">
      <w:pPr>
        <w:pStyle w:val="Kommentartext"/>
      </w:pPr>
      <w:r>
        <w:rPr>
          <w:rStyle w:val="Kommentarzeichen"/>
        </w:rPr>
        <w:annotationRef/>
      </w:r>
      <w:r>
        <w:t>Inquit wie gesagt nicht mit Bedeutung aufladen</w:t>
      </w:r>
    </w:p>
  </w:comment>
  <w:comment w:id="919" w:author="Lektorat Bauer" w:date="2025-02-27T10:01:00Z" w:initials="LB">
    <w:p w14:paraId="6D79C030" w14:textId="73EF20C3" w:rsidR="009773B9" w:rsidRDefault="009773B9">
      <w:pPr>
        <w:pStyle w:val="Kommentartext"/>
      </w:pPr>
      <w:r>
        <w:rPr>
          <w:rStyle w:val="Kommentarzeichen"/>
        </w:rPr>
        <w:annotationRef/>
      </w:r>
      <w:r>
        <w:t>Verben präziser halten, ausdruckstärker. Weniger kommen, haben, sein.</w:t>
      </w:r>
    </w:p>
  </w:comment>
  <w:comment w:id="936" w:author="Lektorat Bauer" w:date="2025-02-27T10:04:00Z" w:initials="LB">
    <w:p w14:paraId="663AA856" w14:textId="77777777" w:rsidR="009773B9" w:rsidRDefault="009773B9">
      <w:pPr>
        <w:pStyle w:val="Kommentartext"/>
      </w:pPr>
      <w:r>
        <w:rPr>
          <w:rStyle w:val="Kommentarzeichen"/>
        </w:rPr>
        <w:annotationRef/>
      </w:r>
      <w:r>
        <w:t>Hier komm ich nicht mit: keine Chance wobei/womit?</w:t>
      </w:r>
    </w:p>
    <w:p w14:paraId="2FEC6409" w14:textId="77777777" w:rsidR="009773B9" w:rsidRDefault="009773B9">
      <w:pPr>
        <w:pStyle w:val="Kommentartext"/>
      </w:pPr>
    </w:p>
    <w:p w14:paraId="5FD0BF21" w14:textId="79460228" w:rsidR="009773B9" w:rsidRDefault="009773B9">
      <w:pPr>
        <w:pStyle w:val="Kommentartext"/>
      </w:pPr>
      <w:r>
        <w:t>Und wer ist „Sie“, die keine Chance hätte?</w:t>
      </w:r>
    </w:p>
    <w:p w14:paraId="6DF34995" w14:textId="77777777" w:rsidR="009773B9" w:rsidRDefault="009773B9">
      <w:pPr>
        <w:pStyle w:val="Kommentartext"/>
      </w:pPr>
    </w:p>
    <w:p w14:paraId="671F1A2E" w14:textId="77777777" w:rsidR="009773B9" w:rsidRDefault="009773B9">
      <w:pPr>
        <w:pStyle w:val="Kommentartext"/>
      </w:pPr>
      <w:r>
        <w:t>„Sie hätten“?</w:t>
      </w:r>
    </w:p>
    <w:p w14:paraId="0BBA115E" w14:textId="36F74E3F" w:rsidR="009773B9" w:rsidRDefault="009773B9">
      <w:pPr>
        <w:pStyle w:val="Kommentartext"/>
      </w:pPr>
      <w:r>
        <w:br/>
        <w:t>Bitte prüfen</w:t>
      </w:r>
    </w:p>
  </w:comment>
  <w:comment w:id="940" w:author="Lektorat Bauer" w:date="2025-02-27T10:05:00Z" w:initials="LB">
    <w:p w14:paraId="74D0E258" w14:textId="628E3271" w:rsidR="009773B9" w:rsidRDefault="009773B9">
      <w:pPr>
        <w:pStyle w:val="Kommentartext"/>
      </w:pPr>
      <w:r>
        <w:rPr>
          <w:rStyle w:val="Kommentarzeichen"/>
        </w:rPr>
        <w:annotationRef/>
      </w:r>
      <w:r>
        <w:t>Funktioniert so nicht, hier musst du mehr Beschreibungen einfügen, damit klar wird, wer spricht und wie dieser jemand reagiert</w:t>
      </w:r>
    </w:p>
  </w:comment>
  <w:comment w:id="951" w:author="Lektorat Bauer" w:date="2025-02-27T10:06:00Z" w:initials="LB">
    <w:p w14:paraId="66368C32" w14:textId="638649AD" w:rsidR="009773B9" w:rsidRDefault="009773B9">
      <w:pPr>
        <w:pStyle w:val="Kommentartext"/>
      </w:pPr>
      <w:r>
        <w:rPr>
          <w:rStyle w:val="Kommentarzeichen"/>
        </w:rPr>
        <w:annotationRef/>
      </w:r>
      <w:r>
        <w:t>W</w:t>
      </w:r>
    </w:p>
  </w:comment>
  <w:comment w:id="983" w:author="Jens Schnügger" w:date="2020-06-03T23:51:00Z" w:initials="js">
    <w:p w14:paraId="6815F7D7"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2DD1E9F1" w14:textId="77777777" w:rsidR="00944672" w:rsidRDefault="00944672" w:rsidP="00944672">
      <w:pPr>
        <w:rPr>
          <w:sz w:val="20"/>
          <w:szCs w:val="20"/>
        </w:rPr>
      </w:pPr>
      <w:r>
        <w:rPr>
          <w:rFonts w:ascii="Times New Roman" w:hAnsi="Times New Roman" w:cs="Times New Roman"/>
          <w:sz w:val="20"/>
          <w:szCs w:val="20"/>
        </w:rPr>
        <w:t>K3S001 : Brisbane, LLTC</w:t>
      </w:r>
    </w:p>
  </w:comment>
  <w:comment w:id="994" w:author="Lektorat Bauer" w:date="2025-02-27T10:20:00Z" w:initials="LB">
    <w:p w14:paraId="1B5FD40B" w14:textId="77777777" w:rsidR="001E14C4" w:rsidRDefault="001E14C4">
      <w:pPr>
        <w:pStyle w:val="Kommentartext"/>
      </w:pPr>
      <w:r>
        <w:rPr>
          <w:rStyle w:val="Kommentarzeichen"/>
        </w:rPr>
        <w:annotationRef/>
      </w:r>
      <w:r>
        <w:t>Das ist zu generisch, im Sinne von:</w:t>
      </w:r>
    </w:p>
    <w:p w14:paraId="343B33C2" w14:textId="77777777" w:rsidR="001E14C4" w:rsidRDefault="001E14C4">
      <w:pPr>
        <w:pStyle w:val="Kommentartext"/>
      </w:pPr>
    </w:p>
    <w:p w14:paraId="49952C9A" w14:textId="4D76E0F0" w:rsidR="001E14C4" w:rsidRDefault="001E14C4">
      <w:pPr>
        <w:pStyle w:val="Kommentartext"/>
      </w:pPr>
      <w:r>
        <w:t>Beide sprechen dieselbe Sprache, mit derselben Stimme, sind nicht unterscheidbar. Beide tragen ihre Anliegen bzw. spielen ihre Rolle identisch, es gibt kein Machtgefälle, kein Spiel mit der Beziehung Kunde – Anbieter. Auch gibt es keine Reaktion auf das seltsame Anliegen oder auf das „ja wir prüfen das.“</w:t>
      </w:r>
    </w:p>
    <w:p w14:paraId="05046FB3" w14:textId="77777777" w:rsidR="001E14C4" w:rsidRDefault="001E14C4">
      <w:pPr>
        <w:pStyle w:val="Kommentartext"/>
      </w:pPr>
    </w:p>
    <w:p w14:paraId="14F907EE" w14:textId="77777777" w:rsidR="001E14C4" w:rsidRDefault="001E14C4">
      <w:pPr>
        <w:pStyle w:val="Kommentartext"/>
      </w:pPr>
      <w:r>
        <w:t>Hier bleiben also beide Figuren im Dunkeln und die Tragweite des Gesprächs geht verloren.</w:t>
      </w:r>
    </w:p>
    <w:p w14:paraId="439B54B2" w14:textId="77777777" w:rsidR="001E14C4" w:rsidRDefault="001E14C4">
      <w:pPr>
        <w:pStyle w:val="Kommentartext"/>
      </w:pPr>
    </w:p>
    <w:p w14:paraId="228C5FB1" w14:textId="77777777" w:rsidR="001E14C4" w:rsidRDefault="001E14C4">
      <w:pPr>
        <w:pStyle w:val="Kommentartext"/>
      </w:pPr>
      <w:r>
        <w:t>Stattdessen:</w:t>
      </w:r>
    </w:p>
    <w:p w14:paraId="3A47BDD2" w14:textId="77777777" w:rsidR="001E14C4" w:rsidRDefault="001E14C4">
      <w:pPr>
        <w:pStyle w:val="Kommentartext"/>
      </w:pPr>
    </w:p>
    <w:p w14:paraId="7F1DB249" w14:textId="77777777" w:rsidR="001E14C4" w:rsidRDefault="001E14C4">
      <w:pPr>
        <w:pStyle w:val="Kommentartext"/>
      </w:pPr>
      <w:r>
        <w:t>„LLTC, Sie sprechen mit Tobias, was kann ich für Sie tun?“, säuselte der diensthabende Logistik-Kaufmann in den Hörer.</w:t>
      </w:r>
    </w:p>
    <w:p w14:paraId="33BA337A" w14:textId="77777777" w:rsidR="001E14C4" w:rsidRDefault="001E14C4">
      <w:pPr>
        <w:pStyle w:val="Kommentartext"/>
      </w:pPr>
      <w:r>
        <w:t xml:space="preserve">„Hallo Tobias, hier spricht…“ Der starke Akzent ließ Tobias an Indien denken, vielleicht auch Pakistan. Aber… </w:t>
      </w:r>
    </w:p>
    <w:p w14:paraId="5D8A0999" w14:textId="77777777" w:rsidR="001E14C4" w:rsidRDefault="001E14C4">
      <w:pPr>
        <w:pStyle w:val="Kommentartext"/>
      </w:pPr>
      <w:r>
        <w:t>„Palau? Und 7.000 Tonnen? Eine Sekunde.“</w:t>
      </w:r>
    </w:p>
    <w:p w14:paraId="36AA4029" w14:textId="77777777" w:rsidR="001E14C4" w:rsidRDefault="001E14C4">
      <w:pPr>
        <w:pStyle w:val="Kommentartext"/>
      </w:pPr>
      <w:r>
        <w:t>Tobias öffnete mehrere Ordner, sah in den Unterlagen nach: tatsächlich operierten sie in Palau, und auch einen 7.000-Tonner konnten sie von Melbourne aus losschicken.</w:t>
      </w:r>
    </w:p>
    <w:p w14:paraId="58DDE86D" w14:textId="77777777" w:rsidR="001E14C4" w:rsidRDefault="001E14C4">
      <w:pPr>
        <w:pStyle w:val="Kommentartext"/>
      </w:pPr>
      <w:r>
        <w:t>„Ja, also, ich bitte um Verständnis, die Anfrage ist etwas komplizierter, aber prinzipiell…“</w:t>
      </w:r>
    </w:p>
    <w:p w14:paraId="256D7477" w14:textId="77777777" w:rsidR="001E14C4" w:rsidRDefault="001E14C4">
      <w:pPr>
        <w:pStyle w:val="Kommentartext"/>
      </w:pPr>
    </w:p>
    <w:p w14:paraId="64598A75" w14:textId="06DB523D" w:rsidR="001E14C4" w:rsidRDefault="001E14C4">
      <w:pPr>
        <w:pStyle w:val="Kommentartext"/>
      </w:pPr>
      <w:r>
        <w:t>(zur Veranschaulichung)</w:t>
      </w:r>
    </w:p>
  </w:comment>
  <w:comment w:id="1004" w:author="Lektorat Bauer" w:date="2025-02-27T10:27:00Z" w:initials="LB">
    <w:p w14:paraId="14298F6E" w14:textId="39BBCC19" w:rsidR="001E14C4" w:rsidRDefault="001E14C4">
      <w:pPr>
        <w:pStyle w:val="Kommentartext"/>
      </w:pPr>
      <w:r>
        <w:rPr>
          <w:rStyle w:val="Kommentarzeichen"/>
        </w:rPr>
        <w:annotationRef/>
      </w:r>
      <w:r>
        <w:t>Im Dialog nicht alles aufnehmen, was gesagt werden könnte, es relevant halten</w:t>
      </w:r>
    </w:p>
  </w:comment>
  <w:comment w:id="1020" w:author="Lektorat Bauer" w:date="2025-02-27T10:28:00Z" w:initials="LB">
    <w:p w14:paraId="2AA0985F" w14:textId="6E9453C9" w:rsidR="001E14C4" w:rsidRDefault="001E14C4">
      <w:pPr>
        <w:pStyle w:val="Kommentartext"/>
      </w:pPr>
      <w:r>
        <w:rPr>
          <w:rStyle w:val="Kommentarzeichen"/>
        </w:rPr>
        <w:annotationRef/>
      </w:r>
      <w:r>
        <w:t>s.o.: nicht alles hinschreiben, nicht jede erdenkliche Reaktion auch aufnehmen, stattdessen weglassen und damit auch etwas aussagen, hier: ihr Nachdenken, Zweifeln.</w:t>
      </w:r>
    </w:p>
  </w:comment>
  <w:comment w:id="1028" w:author="Lektorat Bauer" w:date="2025-02-27T10:29:00Z" w:initials="LB">
    <w:p w14:paraId="1219B62A" w14:textId="71C2B23C" w:rsidR="00692217" w:rsidRDefault="00692217">
      <w:pPr>
        <w:pStyle w:val="Kommentartext"/>
      </w:pPr>
      <w:r>
        <w:rPr>
          <w:rStyle w:val="Kommentarzeichen"/>
        </w:rPr>
        <w:annotationRef/>
      </w:r>
      <w:r>
        <w:t>Rhythmus (R)</w:t>
      </w:r>
    </w:p>
  </w:comment>
  <w:comment w:id="1036" w:author="Lektorat Bauer" w:date="2025-02-27T10:30:00Z" w:initials="LB">
    <w:p w14:paraId="56BFE520" w14:textId="636C2672" w:rsidR="00692217" w:rsidRDefault="00692217">
      <w:pPr>
        <w:pStyle w:val="Kommentartext"/>
      </w:pPr>
      <w:r>
        <w:rPr>
          <w:rStyle w:val="Kommentarzeichen"/>
        </w:rPr>
        <w:annotationRef/>
      </w:r>
      <w:r>
        <w:t>Komme nicht mit: was ist der Grund, dass es ihr nicht gut gehen sollte? Weil sie in die Stadt muss? Ergibt keinen Sinn.</w:t>
      </w:r>
    </w:p>
  </w:comment>
  <w:comment w:id="1071" w:author="Lektorat Bauer" w:date="2025-02-27T10:37:00Z" w:initials="LB">
    <w:p w14:paraId="5A0D2EBD" w14:textId="77777777" w:rsidR="002D4CD9" w:rsidRDefault="002D4CD9">
      <w:pPr>
        <w:pStyle w:val="Kommentartext"/>
      </w:pPr>
      <w:r>
        <w:rPr>
          <w:rStyle w:val="Kommentarzeichen"/>
        </w:rPr>
        <w:annotationRef/>
      </w:r>
      <w:r>
        <w:t>Infodump, reißt aus der Geschichte.  Hier wird nichts erzählt, sondern ein Wikipedia-Artikel zum Schiff präsentiert.</w:t>
      </w:r>
    </w:p>
    <w:p w14:paraId="6B13370A" w14:textId="77777777" w:rsidR="002D4CD9" w:rsidRDefault="002D4CD9">
      <w:pPr>
        <w:pStyle w:val="Kommentartext"/>
      </w:pPr>
    </w:p>
    <w:p w14:paraId="19B20074" w14:textId="6DFF0DBC" w:rsidR="002D4CD9" w:rsidRDefault="002D4CD9">
      <w:pPr>
        <w:pStyle w:val="Kommentartext"/>
      </w:pPr>
      <w:r>
        <w:t>Scheint mir auch erstmal nicht relevant, diese Vergangenheit. Würde ich einfach streichen, und stattdessen im Erzählen bleiben.</w:t>
      </w:r>
    </w:p>
  </w:comment>
  <w:comment w:id="1073" w:author="Lektorat Bauer" w:date="2025-02-27T10:38:00Z" w:initials="LB">
    <w:p w14:paraId="0C2A45E5" w14:textId="77777777" w:rsidR="002D4CD9" w:rsidRDefault="002D4CD9">
      <w:pPr>
        <w:pStyle w:val="Kommentartext"/>
      </w:pPr>
      <w:r>
        <w:rPr>
          <w:rStyle w:val="Kommentarzeichen"/>
        </w:rPr>
        <w:annotationRef/>
      </w:r>
      <w:r>
        <w:t>Ist dann der besser Einstieg (wenn du das oben streichst), allerdings geht es noch besser:</w:t>
      </w:r>
    </w:p>
    <w:p w14:paraId="4156DC35" w14:textId="77777777" w:rsidR="002D4CD9" w:rsidRDefault="002D4CD9">
      <w:pPr>
        <w:pStyle w:val="Kommentartext"/>
      </w:pPr>
    </w:p>
    <w:p w14:paraId="7C1EDF7D" w14:textId="04D830A4" w:rsidR="002D4CD9" w:rsidRDefault="002D4CD9">
      <w:pPr>
        <w:pStyle w:val="Kommentartext"/>
      </w:pPr>
      <w:r>
        <w:t>Mit mehr Beschreibungen (B)! Wenn du hier mit einer Beschreibung des Büros, der Kaffeetassen etc. beginnst, hat das viel mehr Atmosphäre und wird anschaulich, spannend, du charakterisierst die Firma und Figur.</w:t>
      </w:r>
    </w:p>
  </w:comment>
  <w:comment w:id="1075" w:author="Lektorat Bauer" w:date="2025-02-27T10:40:00Z" w:initials="LB">
    <w:p w14:paraId="67D76F20" w14:textId="70C65911" w:rsidR="00246D43" w:rsidRDefault="00246D43">
      <w:pPr>
        <w:pStyle w:val="Kommentartext"/>
      </w:pPr>
      <w:r>
        <w:rPr>
          <w:rStyle w:val="Kommentarzeichen"/>
        </w:rPr>
        <w:annotationRef/>
      </w:r>
      <w:r>
        <w:t>s.o.: davon ab: auch hier sprechen wieder beide gleich, es ist dasselbe Gespräch wie oben mit Tobias und Steve, austauschbar. Das sollte nicht sein. Es fehlen B und eine Reflektion der Beziehungen, der Motive und Ziele der Figuren (der eine will verkaufen, der andere braucht dringend das Schiff etc.)</w:t>
      </w:r>
    </w:p>
  </w:comment>
  <w:comment w:id="1083" w:author="Jens Schnügger" w:date="2020-06-03T23:52:00Z" w:initials="js">
    <w:p w14:paraId="69089F89"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0ADD3492" w14:textId="77777777" w:rsidR="00944672" w:rsidRDefault="00944672" w:rsidP="00944672">
      <w:pPr>
        <w:rPr>
          <w:sz w:val="20"/>
          <w:szCs w:val="20"/>
        </w:rPr>
      </w:pPr>
      <w:r>
        <w:rPr>
          <w:rFonts w:ascii="Times New Roman" w:hAnsi="Times New Roman" w:cs="Times New Roman"/>
          <w:sz w:val="20"/>
          <w:szCs w:val="20"/>
        </w:rPr>
        <w:t>K3S002 : Brisbane</w:t>
      </w:r>
    </w:p>
  </w:comment>
  <w:comment w:id="1084" w:author="Lektorat Bauer" w:date="2025-02-27T10:41:00Z" w:initials="LB">
    <w:p w14:paraId="1E2268AD" w14:textId="0FC387D2" w:rsidR="00246D43" w:rsidRDefault="00246D43">
      <w:pPr>
        <w:pStyle w:val="Kommentartext"/>
      </w:pPr>
      <w:r>
        <w:rPr>
          <w:rStyle w:val="Kommentarzeichen"/>
        </w:rPr>
        <w:annotationRef/>
      </w:r>
      <w:r>
        <w:t>Sehr gut, sowas meine ich oben: Er hat sofort eine eigene Stimme, ist unterscheidbar</w:t>
      </w:r>
    </w:p>
  </w:comment>
  <w:comment w:id="1088" w:author="Lektorat Bauer" w:date="2025-02-27T10:42:00Z" w:initials="LB">
    <w:p w14:paraId="5BC9FD1A" w14:textId="444FD340" w:rsidR="00246D43" w:rsidRDefault="00246D43">
      <w:pPr>
        <w:pStyle w:val="Kommentartext"/>
      </w:pPr>
      <w:r>
        <w:rPr>
          <w:rStyle w:val="Kommentarzeichen"/>
        </w:rPr>
        <w:annotationRef/>
      </w:r>
      <w:r>
        <w:t>Präzise Verben!</w:t>
      </w:r>
    </w:p>
  </w:comment>
  <w:comment w:id="1120" w:author="Lektorat Bauer" w:date="2025-02-27T10:44:00Z" w:initials="LB">
    <w:p w14:paraId="5BBB33F8" w14:textId="5DE16F5A" w:rsidR="00246D43" w:rsidRDefault="00246D43">
      <w:pPr>
        <w:pStyle w:val="Kommentartext"/>
      </w:pPr>
      <w:r>
        <w:rPr>
          <w:rStyle w:val="Kommentarzeichen"/>
        </w:rPr>
        <w:annotationRef/>
      </w:r>
      <w:r>
        <w:t>W: dass er überrascht ist, zeigt ja schon der Kiefer</w:t>
      </w:r>
    </w:p>
  </w:comment>
  <w:comment w:id="1152" w:author="Lektorat Bauer" w:date="2025-02-27T10:47:00Z" w:initials="LB">
    <w:p w14:paraId="6089BD16" w14:textId="3FEEB5B1" w:rsidR="00246D43" w:rsidRDefault="00246D43">
      <w:pPr>
        <w:pStyle w:val="Kommentartext"/>
      </w:pPr>
      <w:r>
        <w:rPr>
          <w:rStyle w:val="Kommentarzeichen"/>
        </w:rPr>
        <w:annotationRef/>
      </w:r>
      <w:r>
        <w:t>Vorschlag, jedenfalls: mehr B, weniger Inquit</w:t>
      </w:r>
    </w:p>
  </w:comment>
  <w:comment w:id="1168" w:author="Lektorat Bauer" w:date="2025-02-27T10:48:00Z" w:initials="LB">
    <w:p w14:paraId="2752D248" w14:textId="1A2473F0" w:rsidR="00246D43" w:rsidRDefault="00246D43">
      <w:pPr>
        <w:pStyle w:val="Kommentartext"/>
      </w:pPr>
      <w:r>
        <w:rPr>
          <w:rStyle w:val="Kommentarzeichen"/>
        </w:rPr>
        <w:annotationRef/>
      </w:r>
      <w:r>
        <w:t>ÜE, drückt das Augenzwinkern bereits aus</w:t>
      </w:r>
    </w:p>
  </w:comment>
  <w:comment w:id="1171" w:author="Lektorat Bauer" w:date="2025-02-27T10:49:00Z" w:initials="LB">
    <w:p w14:paraId="219ED172" w14:textId="1C98A5E2" w:rsidR="00246D43" w:rsidRDefault="00246D43">
      <w:pPr>
        <w:pStyle w:val="Kommentartext"/>
      </w:pPr>
      <w:r>
        <w:rPr>
          <w:rStyle w:val="Kommentarzeichen"/>
        </w:rPr>
        <w:annotationRef/>
      </w:r>
      <w:r>
        <w:t>W, bereits gesagt</w:t>
      </w:r>
    </w:p>
  </w:comment>
  <w:comment w:id="1188" w:author="Lektorat Bauer" w:date="2025-02-27T10:50:00Z" w:initials="LB">
    <w:p w14:paraId="4DE13677" w14:textId="20B16AD7" w:rsidR="00950225" w:rsidRDefault="00950225">
      <w:pPr>
        <w:pStyle w:val="Kommentartext"/>
      </w:pPr>
      <w:r>
        <w:rPr>
          <w:rStyle w:val="Kommentarzeichen"/>
        </w:rPr>
        <w:annotationRef/>
      </w:r>
      <w:r>
        <w:t>ÜE, nicht sagen, zeigen (sie rennt raus, also ist wohl irgendwas, das reicht)</w:t>
      </w:r>
    </w:p>
  </w:comment>
  <w:comment w:id="1198" w:author="Lektorat Bauer" w:date="2025-02-27T10:52:00Z" w:initials="LB">
    <w:p w14:paraId="4B33CA05" w14:textId="77777777" w:rsidR="00950225" w:rsidRDefault="00950225">
      <w:pPr>
        <w:pStyle w:val="Kommentartext"/>
      </w:pPr>
      <w:r>
        <w:rPr>
          <w:rStyle w:val="Kommentarzeichen"/>
        </w:rPr>
        <w:annotationRef/>
      </w:r>
      <w:r>
        <w:t>Nette Werbung, aber Infodump.</w:t>
      </w:r>
    </w:p>
    <w:p w14:paraId="2D6A1E83" w14:textId="16240438" w:rsidR="00950225" w:rsidRDefault="00950225">
      <w:pPr>
        <w:pStyle w:val="Kommentartext"/>
      </w:pPr>
      <w:r>
        <w:t>Das kann höchstens John ihr erklären.</w:t>
      </w:r>
    </w:p>
  </w:comment>
  <w:comment w:id="1201" w:author="Lektorat Bauer" w:date="2025-02-27T10:53:00Z" w:initials="LB">
    <w:p w14:paraId="2799006D" w14:textId="3B8262A8" w:rsidR="00950225" w:rsidRDefault="00950225">
      <w:pPr>
        <w:pStyle w:val="Kommentartext"/>
      </w:pPr>
      <w:r>
        <w:rPr>
          <w:rStyle w:val="Kommentarzeichen"/>
        </w:rPr>
        <w:annotationRef/>
      </w:r>
      <w:r>
        <w:t>Ergibt keinen Sinn, sie hat ja schon gelacht über die Sache mit dem Gepäck, jetzt noch beleidigt spielen geht nicht mehr.</w:t>
      </w:r>
    </w:p>
  </w:comment>
  <w:comment w:id="1212" w:author="Lektorat Bauer" w:date="2025-02-27T10:54:00Z" w:initials="LB">
    <w:p w14:paraId="6C87BD90" w14:textId="358B3186" w:rsidR="00950225" w:rsidRDefault="00950225">
      <w:pPr>
        <w:pStyle w:val="Kommentartext"/>
      </w:pPr>
      <w:r>
        <w:rPr>
          <w:rStyle w:val="Kommentarzeichen"/>
        </w:rPr>
        <w:annotationRef/>
      </w:r>
      <w:r>
        <w:t>Etwas angepasst wegen der Streichungen</w:t>
      </w:r>
    </w:p>
  </w:comment>
  <w:comment w:id="1218" w:author="Jens Schnügger" w:date="2020-06-03T22:31:00Z" w:initials="js">
    <w:p w14:paraId="63368ACC"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3E779212" w14:textId="77777777" w:rsidR="00944672" w:rsidRDefault="00944672" w:rsidP="00944672">
      <w:pPr>
        <w:rPr>
          <w:sz w:val="20"/>
          <w:szCs w:val="20"/>
        </w:rPr>
      </w:pPr>
      <w:r>
        <w:rPr>
          <w:rFonts w:ascii="Times New Roman" w:hAnsi="Times New Roman" w:cs="Times New Roman"/>
          <w:sz w:val="20"/>
          <w:szCs w:val="20"/>
        </w:rPr>
        <w:t>K3S003 : Samstag, Glass House Mountains NP</w:t>
      </w:r>
    </w:p>
  </w:comment>
  <w:comment w:id="1229" w:author="Lektorat Bauer" w:date="2025-02-27T10:56:00Z" w:initials="LB">
    <w:p w14:paraId="278971C3" w14:textId="78804AB4" w:rsidR="00950225" w:rsidRDefault="00950225">
      <w:pPr>
        <w:pStyle w:val="Kommentartext"/>
      </w:pPr>
      <w:r>
        <w:rPr>
          <w:rStyle w:val="Kommentarzeichen"/>
        </w:rPr>
        <w:annotationRef/>
      </w:r>
      <w:r>
        <w:t>Nicht zwei getrennte Aussagen in eine Dialogzeile packen, das wirkt immer holprig.</w:t>
      </w:r>
    </w:p>
  </w:comment>
  <w:comment w:id="1235" w:author="Lektorat Bauer" w:date="2025-02-27T10:55:00Z" w:initials="LB">
    <w:p w14:paraId="52B16F90" w14:textId="08559F12" w:rsidR="00950225" w:rsidRDefault="00950225">
      <w:pPr>
        <w:pStyle w:val="Kommentartext"/>
      </w:pPr>
      <w:r>
        <w:rPr>
          <w:rStyle w:val="Kommentarzeichen"/>
        </w:rPr>
        <w:annotationRef/>
      </w:r>
      <w:r>
        <w:t>Wie gehabt: weniger Inquit, mehr B.</w:t>
      </w:r>
    </w:p>
  </w:comment>
  <w:comment w:id="1240" w:author="Lektorat Bauer" w:date="2025-02-27T10:58:00Z" w:initials="LB">
    <w:p w14:paraId="191EC7F5" w14:textId="20DC0A16" w:rsidR="00E06501" w:rsidRDefault="00E06501">
      <w:pPr>
        <w:pStyle w:val="Kommentartext"/>
      </w:pPr>
      <w:r>
        <w:rPr>
          <w:rStyle w:val="Kommentarzeichen"/>
        </w:rPr>
        <w:annotationRef/>
      </w:r>
      <w:r>
        <w:t>Die Pointe war das mit dem Reifenabrieb, das hier ist überflüssig</w:t>
      </w:r>
    </w:p>
  </w:comment>
  <w:comment w:id="1260" w:author="Lektorat Bauer" w:date="2025-02-27T11:00:00Z" w:initials="LB">
    <w:p w14:paraId="18F30187" w14:textId="7BA7E315" w:rsidR="00DD691B" w:rsidRDefault="00DD691B">
      <w:pPr>
        <w:pStyle w:val="Kommentartext"/>
      </w:pPr>
      <w:r>
        <w:rPr>
          <w:rStyle w:val="Kommentarzeichen"/>
        </w:rPr>
        <w:annotationRef/>
      </w:r>
      <w:r>
        <w:t xml:space="preserve">Mehr B </w:t>
      </w:r>
    </w:p>
  </w:comment>
  <w:comment w:id="1298" w:author="Lektorat Bauer" w:date="2025-02-27T11:18:00Z" w:initials="LB">
    <w:p w14:paraId="26A2E3F3" w14:textId="6E60C236" w:rsidR="00181A57" w:rsidRDefault="00181A57">
      <w:pPr>
        <w:pStyle w:val="Kommentartext"/>
      </w:pPr>
      <w:r>
        <w:rPr>
          <w:rStyle w:val="Kommentarzeichen"/>
        </w:rPr>
        <w:annotationRef/>
      </w:r>
      <w:r>
        <w:t>Wie gesagt, Klammern gehen nicht, daher hier gestrichen. Ist es wichtig, es eindeutig zuzuordnen? Dann ergänzen im Fließtext.</w:t>
      </w:r>
    </w:p>
  </w:comment>
  <w:comment w:id="1311" w:author="Jens Schnügger" w:date="2020-06-03T22:32:00Z" w:initials="js">
    <w:p w14:paraId="0C2B8DD7"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7DED27A6" w14:textId="77777777" w:rsidR="00944672" w:rsidRDefault="00944672" w:rsidP="00944672">
      <w:pPr>
        <w:rPr>
          <w:sz w:val="20"/>
          <w:szCs w:val="20"/>
        </w:rPr>
      </w:pPr>
      <w:r>
        <w:rPr>
          <w:rFonts w:ascii="Times New Roman" w:hAnsi="Times New Roman" w:cs="Times New Roman"/>
          <w:sz w:val="20"/>
          <w:szCs w:val="20"/>
        </w:rPr>
        <w:t>K3S004 : Glass House Mountains NP</w:t>
      </w:r>
    </w:p>
  </w:comment>
  <w:comment w:id="1321" w:author="Lektorat Bauer" w:date="2025-02-27T11:20:00Z" w:initials="LB">
    <w:p w14:paraId="583FB79F" w14:textId="152DBC03" w:rsidR="00C27D9D" w:rsidRDefault="00C27D9D">
      <w:pPr>
        <w:pStyle w:val="Kommentartext"/>
      </w:pPr>
      <w:r>
        <w:rPr>
          <w:rStyle w:val="Kommentarzeichen"/>
        </w:rPr>
        <w:annotationRef/>
      </w:r>
      <w:r>
        <w:t>Infodump</w:t>
      </w:r>
    </w:p>
  </w:comment>
  <w:comment w:id="1326" w:author="Lektorat Bauer" w:date="2025-02-27T11:20:00Z" w:initials="LB">
    <w:p w14:paraId="52B9C993" w14:textId="77777777" w:rsidR="00C27D9D" w:rsidRDefault="00C27D9D">
      <w:pPr>
        <w:pStyle w:val="Kommentartext"/>
      </w:pPr>
      <w:r>
        <w:rPr>
          <w:rStyle w:val="Kommentarzeichen"/>
        </w:rPr>
        <w:annotationRef/>
      </w:r>
      <w:r>
        <w:t>Das hier ist kein Infodump, weil es an die Erzählung angeschlossen ist: in eben dieser Haltung….</w:t>
      </w:r>
    </w:p>
    <w:p w14:paraId="6570FD89" w14:textId="77777777" w:rsidR="00C27D9D" w:rsidRDefault="00C27D9D">
      <w:pPr>
        <w:pStyle w:val="Kommentartext"/>
      </w:pPr>
    </w:p>
    <w:p w14:paraId="50038635" w14:textId="14536341" w:rsidR="00C27D9D" w:rsidRDefault="00C27D9D">
      <w:pPr>
        <w:pStyle w:val="Kommentartext"/>
      </w:pPr>
      <w:r>
        <w:t>Funktioniert deshalb sogar sehr gut</w:t>
      </w:r>
    </w:p>
  </w:comment>
  <w:comment w:id="1335" w:author="Lektorat Bauer" w:date="2025-02-27T11:21:00Z" w:initials="LB">
    <w:p w14:paraId="16A28907" w14:textId="6DA76B76" w:rsidR="00C27D9D" w:rsidRDefault="00C27D9D">
      <w:pPr>
        <w:pStyle w:val="Kommentartext"/>
      </w:pPr>
      <w:r>
        <w:rPr>
          <w:rStyle w:val="Kommentarzeichen"/>
        </w:rPr>
        <w:annotationRef/>
      </w:r>
      <w:r>
        <w:t>Widersprüchlich, oben steht, dass sie das nur macht, wenn sie Bedrohung wittert.</w:t>
      </w:r>
    </w:p>
  </w:comment>
  <w:comment w:id="1338" w:author="Lektorat Bauer" w:date="2025-02-27T11:22:00Z" w:initials="LB">
    <w:p w14:paraId="3261B0A7" w14:textId="0FF56C6B" w:rsidR="00C27D9D" w:rsidRDefault="00C27D9D">
      <w:pPr>
        <w:pStyle w:val="Kommentartext"/>
      </w:pPr>
      <w:r>
        <w:rPr>
          <w:rStyle w:val="Kommentarzeichen"/>
        </w:rPr>
        <w:annotationRef/>
      </w:r>
      <w:r>
        <w:t>s.o.: Widerspruch</w:t>
      </w:r>
    </w:p>
  </w:comment>
  <w:comment w:id="1353" w:author="Lektorat Bauer" w:date="2025-02-27T11:25:00Z" w:initials="LB">
    <w:p w14:paraId="77349409" w14:textId="0A1990C0" w:rsidR="00027FEE" w:rsidRDefault="00027FEE">
      <w:pPr>
        <w:pStyle w:val="Kommentartext"/>
      </w:pPr>
      <w:r>
        <w:rPr>
          <w:rStyle w:val="Kommentarzeichen"/>
        </w:rPr>
        <w:annotationRef/>
      </w:r>
      <w:r>
        <w:t>Achtung: der Ton muss gewahrt werden, wir entfernen uns hier sonst weit vom Thriller und werden zur lustigen Rom-Com</w:t>
      </w:r>
    </w:p>
  </w:comment>
  <w:comment w:id="1373" w:author="Lektorat Bauer" w:date="2025-02-27T13:13:00Z" w:initials="LB">
    <w:p w14:paraId="286DABF1" w14:textId="26150C90" w:rsidR="006329E8" w:rsidRDefault="006329E8">
      <w:pPr>
        <w:pStyle w:val="Kommentartext"/>
      </w:pPr>
      <w:r>
        <w:rPr>
          <w:rStyle w:val="Kommentarzeichen"/>
        </w:rPr>
        <w:annotationRef/>
      </w:r>
      <w:r>
        <w:t>Infodump, daher angepasst</w:t>
      </w:r>
    </w:p>
  </w:comment>
  <w:comment w:id="1393" w:author="Lektorat Bauer" w:date="2025-02-27T13:15:00Z" w:initials="LB">
    <w:p w14:paraId="2D703903" w14:textId="3315FA0D" w:rsidR="006329E8" w:rsidRDefault="006329E8">
      <w:pPr>
        <w:pStyle w:val="Kommentartext"/>
      </w:pPr>
      <w:r>
        <w:rPr>
          <w:rStyle w:val="Kommentarzeichen"/>
        </w:rPr>
        <w:annotationRef/>
      </w:r>
      <w:r>
        <w:t>W</w:t>
      </w:r>
    </w:p>
  </w:comment>
  <w:comment w:id="1415" w:author="Lektorat Bauer" w:date="2025-02-27T13:16:00Z" w:initials="LB">
    <w:p w14:paraId="154CAC23" w14:textId="2369AB8C" w:rsidR="006329E8" w:rsidRDefault="006329E8">
      <w:pPr>
        <w:pStyle w:val="Kommentartext"/>
      </w:pPr>
      <w:r>
        <w:rPr>
          <w:rStyle w:val="Kommentarzeichen"/>
        </w:rPr>
        <w:annotationRef/>
      </w:r>
      <w:r>
        <w:t>Hier noch mehr B: was macht das Gift mit ihm, hat er schon Krämpfe, was passiert mit seinem Körper?</w:t>
      </w:r>
    </w:p>
  </w:comment>
  <w:comment w:id="1449" w:author="Lektorat Bauer" w:date="2025-02-27T13:19:00Z" w:initials="LB">
    <w:p w14:paraId="13D0A282" w14:textId="61EC31D6" w:rsidR="006329E8" w:rsidRDefault="006329E8">
      <w:pPr>
        <w:pStyle w:val="Kommentartext"/>
      </w:pPr>
      <w:r>
        <w:rPr>
          <w:rStyle w:val="Kommentarzeichen"/>
        </w:rPr>
        <w:annotationRef/>
      </w:r>
      <w:r>
        <w:t>W</w:t>
      </w:r>
    </w:p>
  </w:comment>
  <w:comment w:id="1466" w:author="Lektorat Bauer" w:date="2025-02-27T13:20:00Z" w:initials="LB">
    <w:p w14:paraId="193A7417" w14:textId="6731C5A4" w:rsidR="006329E8" w:rsidRDefault="006329E8">
      <w:pPr>
        <w:pStyle w:val="Kommentartext"/>
      </w:pPr>
      <w:r>
        <w:rPr>
          <w:rStyle w:val="Kommentarzeichen"/>
        </w:rPr>
        <w:annotationRef/>
      </w:r>
      <w:r>
        <w:t>Werden zu viele Gespräche und Personen, der Leser will zurück zu Cindy</w:t>
      </w:r>
    </w:p>
  </w:comment>
  <w:comment w:id="1474" w:author="Lektorat Bauer" w:date="2025-02-27T13:21:00Z" w:initials="LB">
    <w:p w14:paraId="1AD96B25" w14:textId="19AD75F9" w:rsidR="006329E8" w:rsidRDefault="006329E8">
      <w:pPr>
        <w:pStyle w:val="Kommentartext"/>
      </w:pPr>
      <w:r>
        <w:rPr>
          <w:rStyle w:val="Kommentarzeichen"/>
        </w:rPr>
        <w:annotationRef/>
      </w:r>
      <w:r>
        <w:t>Ergibt keinen Sinn, unten hat sie ja keinen Empfang</w:t>
      </w:r>
    </w:p>
  </w:comment>
  <w:comment w:id="1482" w:author="Lektorat Bauer" w:date="2025-02-27T13:22:00Z" w:initials="LB">
    <w:p w14:paraId="20AE3D0D" w14:textId="07A813F5" w:rsidR="006329E8" w:rsidRDefault="006329E8">
      <w:pPr>
        <w:pStyle w:val="Kommentartext"/>
      </w:pPr>
      <w:r>
        <w:rPr>
          <w:rStyle w:val="Kommentarzeichen"/>
        </w:rPr>
        <w:annotationRef/>
      </w:r>
      <w:r>
        <w:t>W</w:t>
      </w:r>
    </w:p>
  </w:comment>
  <w:comment w:id="1499" w:author="Lektorat Bauer" w:date="2025-02-27T13:23:00Z" w:initials="LB">
    <w:p w14:paraId="1B2FC2CD" w14:textId="6BA8BDED" w:rsidR="00BA22E8" w:rsidRDefault="00BA22E8">
      <w:pPr>
        <w:pStyle w:val="Kommentartext"/>
      </w:pPr>
      <w:r>
        <w:rPr>
          <w:rStyle w:val="Kommentarzeichen"/>
        </w:rPr>
        <w:annotationRef/>
      </w:r>
      <w:r>
        <w:t>Inwiefern retten? Es ist doch nichts passiert?</w:t>
      </w:r>
    </w:p>
  </w:comment>
  <w:comment w:id="1528" w:author="Lektorat Bauer" w:date="2025-02-27T13:26:00Z" w:initials="LB">
    <w:p w14:paraId="56B8D8B9" w14:textId="715B5AF7" w:rsidR="00BA22E8" w:rsidRDefault="00BA22E8">
      <w:pPr>
        <w:pStyle w:val="Kommentartext"/>
      </w:pPr>
      <w:r>
        <w:rPr>
          <w:rStyle w:val="Kommentarzeichen"/>
        </w:rPr>
        <w:annotationRef/>
      </w:r>
      <w:r>
        <w:t>Seltsam hier, fände es professioneller, wenn der Constable direkt sagt: ich muss sie befragen, aber zuerst bringe ich sie zu ihrem Mann.</w:t>
      </w:r>
    </w:p>
  </w:comment>
  <w:comment w:id="1540" w:author="Lektorat Bauer" w:date="2025-02-27T13:27:00Z" w:initials="LB">
    <w:p w14:paraId="29314D40" w14:textId="5A8B891F" w:rsidR="00BA22E8" w:rsidRDefault="00BA22E8">
      <w:pPr>
        <w:pStyle w:val="Kommentartext"/>
      </w:pPr>
      <w:r>
        <w:rPr>
          <w:rStyle w:val="Kommentarzeichen"/>
        </w:rPr>
        <w:annotationRef/>
      </w:r>
      <w:r>
        <w:t>Mehr B, weniger Inquits</w:t>
      </w:r>
    </w:p>
  </w:comment>
  <w:comment w:id="1541" w:author="Lektorat Bauer" w:date="2025-02-27T13:27:00Z" w:initials="LB">
    <w:p w14:paraId="2389B76A" w14:textId="71BFE9D8" w:rsidR="00BA22E8" w:rsidRDefault="00BA22E8">
      <w:pPr>
        <w:pStyle w:val="Kommentartext"/>
      </w:pPr>
      <w:r>
        <w:rPr>
          <w:rStyle w:val="Kommentarzeichen"/>
        </w:rPr>
        <w:annotationRef/>
      </w:r>
      <w:r>
        <w:t>Sie ist in großer Sorge, da spart sie sich Begrüßungsfloskeln.</w:t>
      </w:r>
    </w:p>
  </w:comment>
  <w:comment w:id="1560" w:author="Lektorat Bauer" w:date="2025-02-27T13:30:00Z" w:initials="LB">
    <w:p w14:paraId="16AAE653" w14:textId="0DECA3D2" w:rsidR="0094618B" w:rsidRDefault="0094618B">
      <w:pPr>
        <w:pStyle w:val="Kommentartext"/>
      </w:pPr>
      <w:r>
        <w:rPr>
          <w:rStyle w:val="Kommentarzeichen"/>
        </w:rPr>
        <w:annotationRef/>
      </w:r>
      <w:r>
        <w:t>Seltsam, der Polizist will sich doch unbedingt unterhalten, also sollte er auch nochmal nachfragen, nicht Cindy</w:t>
      </w:r>
    </w:p>
  </w:comment>
  <w:comment w:id="1569" w:author="Lektorat Bauer" w:date="2025-02-27T13:30:00Z" w:initials="LB">
    <w:p w14:paraId="2B388ABE" w14:textId="47964710" w:rsidR="0094618B" w:rsidRDefault="0094618B">
      <w:pPr>
        <w:pStyle w:val="Kommentartext"/>
      </w:pPr>
      <w:r>
        <w:rPr>
          <w:rStyle w:val="Kommentarzeichen"/>
        </w:rPr>
        <w:annotationRef/>
      </w:r>
      <w:r>
        <w:t>Wie gehabt: Nicht jede mögliche Äußerung auch aufschreiben, mehr Lücken lassen und mehr B stattdessen</w:t>
      </w:r>
    </w:p>
  </w:comment>
  <w:comment w:id="1587" w:author="Lektorat Bauer" w:date="2025-02-27T13:32:00Z" w:initials="LB">
    <w:p w14:paraId="2B9347B4" w14:textId="647D32B6" w:rsidR="001455FE" w:rsidRDefault="001455FE">
      <w:pPr>
        <w:pStyle w:val="Kommentartext"/>
      </w:pPr>
      <w:r>
        <w:rPr>
          <w:rStyle w:val="Kommentarzeichen"/>
        </w:rPr>
        <w:annotationRef/>
      </w:r>
      <w:r>
        <w:t>ÜE</w:t>
      </w:r>
    </w:p>
  </w:comment>
  <w:comment w:id="1606" w:author="Lektorat Bauer" w:date="2025-02-27T13:34:00Z" w:initials="LB">
    <w:p w14:paraId="5E599526" w14:textId="77777777" w:rsidR="001455FE" w:rsidRDefault="001455FE">
      <w:pPr>
        <w:pStyle w:val="Kommentartext"/>
      </w:pPr>
      <w:r>
        <w:rPr>
          <w:rStyle w:val="Kommentarzeichen"/>
        </w:rPr>
        <w:annotationRef/>
      </w:r>
      <w:r>
        <w:t>Auch hier: nicht sagen, was er genau gesagt hat, dass ist nicht relevant und überausführlich, stattdessen aufs Wesentliche beschränken.</w:t>
      </w:r>
    </w:p>
    <w:p w14:paraId="750ECF36" w14:textId="08AF4266" w:rsidR="001455FE" w:rsidRDefault="001455FE">
      <w:pPr>
        <w:pStyle w:val="Kommentartext"/>
      </w:pPr>
      <w:r>
        <w:t>Generell gilt: Den Dialog zugunsten von B etwas lückenhafter gestalten.</w:t>
      </w:r>
    </w:p>
  </w:comment>
  <w:comment w:id="1662" w:author="Lektorat Bauer" w:date="2025-02-27T13:36:00Z" w:initials="LB">
    <w:p w14:paraId="2808E345" w14:textId="38BE22FE" w:rsidR="001455FE" w:rsidRDefault="001455FE">
      <w:pPr>
        <w:pStyle w:val="Kommentartext"/>
      </w:pPr>
      <w:r>
        <w:rPr>
          <w:rStyle w:val="Kommentarzeichen"/>
        </w:rPr>
        <w:annotationRef/>
      </w:r>
      <w:r>
        <w:t>Inquit zu erklärend</w:t>
      </w:r>
    </w:p>
  </w:comment>
  <w:comment w:id="1664" w:author="Lektorat Bauer" w:date="2025-02-27T13:37:00Z" w:initials="LB">
    <w:p w14:paraId="1BCC8F8B" w14:textId="6CBBB074" w:rsidR="001455FE" w:rsidRDefault="001455FE">
      <w:pPr>
        <w:pStyle w:val="Kommentartext"/>
      </w:pPr>
      <w:r>
        <w:rPr>
          <w:rStyle w:val="Kommentarzeichen"/>
        </w:rPr>
        <w:annotationRef/>
      </w:r>
      <w:r>
        <w:t>Welches nun? Die Lodge oder Zuhause?</w:t>
      </w:r>
    </w:p>
  </w:comment>
  <w:comment w:id="1665" w:author="Lektorat Bauer" w:date="2025-02-27T13:37:00Z" w:initials="LB">
    <w:p w14:paraId="1D922FD9" w14:textId="2B00CF51" w:rsidR="001455FE" w:rsidRDefault="001455FE">
      <w:pPr>
        <w:pStyle w:val="Kommentartext"/>
      </w:pPr>
      <w:r>
        <w:rPr>
          <w:rStyle w:val="Kommentarzeichen"/>
        </w:rPr>
        <w:annotationRef/>
      </w:r>
      <w:r>
        <w:t>Inwiefern? Ist er ihr gefolgt? Genauer beschreiben</w:t>
      </w:r>
    </w:p>
  </w:comment>
  <w:comment w:id="1686" w:author="Lektorat Bauer" w:date="2025-02-27T13:39:00Z" w:initials="LB">
    <w:p w14:paraId="315D4E91" w14:textId="3F6DA5D7" w:rsidR="001455FE" w:rsidRDefault="001455FE">
      <w:pPr>
        <w:pStyle w:val="Kommentartext"/>
      </w:pPr>
      <w:r>
        <w:rPr>
          <w:rStyle w:val="Kommentarzeichen"/>
        </w:rPr>
        <w:annotationRef/>
      </w:r>
      <w:r>
        <w:t>= bis 20 Uhr</w:t>
      </w:r>
    </w:p>
  </w:comment>
  <w:comment w:id="1694" w:author="Lektorat Bauer" w:date="2025-02-27T13:39:00Z" w:initials="LB">
    <w:p w14:paraId="0E70279F" w14:textId="75E68866" w:rsidR="001455FE" w:rsidRDefault="001455FE">
      <w:pPr>
        <w:pStyle w:val="Kommentartext"/>
      </w:pPr>
      <w:r>
        <w:rPr>
          <w:rStyle w:val="Kommentarzeichen"/>
        </w:rPr>
        <w:annotationRef/>
      </w:r>
      <w:r>
        <w:t>ÜE, das weiß der Leser</w:t>
      </w:r>
    </w:p>
  </w:comment>
  <w:comment w:id="1699" w:author="Lektorat Bauer" w:date="2025-02-27T13:40:00Z" w:initials="LB">
    <w:p w14:paraId="4B4098D3" w14:textId="21431E84" w:rsidR="001455FE" w:rsidRDefault="001455FE">
      <w:pPr>
        <w:pStyle w:val="Kommentartext"/>
      </w:pPr>
      <w:r>
        <w:rPr>
          <w:rStyle w:val="Kommentarzeichen"/>
        </w:rPr>
        <w:annotationRef/>
      </w:r>
      <w:r>
        <w:t>Inquit durch B ersetzen (ich mache das jetzt nicht mehr selbst, wenn es offensichtlich ist, wie, da ich nicht zu stark eingreifen und dir etwas vorgeben will).</w:t>
      </w:r>
    </w:p>
  </w:comment>
  <w:comment w:id="1719" w:author="Lektorat Bauer" w:date="2025-02-27T13:43:00Z" w:initials="LB">
    <w:p w14:paraId="3455A3CB" w14:textId="4E9684EB" w:rsidR="001455FE" w:rsidRDefault="001455FE">
      <w:pPr>
        <w:pStyle w:val="Kommentartext"/>
      </w:pPr>
      <w:r>
        <w:rPr>
          <w:rStyle w:val="Kommentarzeichen"/>
        </w:rPr>
        <w:annotationRef/>
      </w:r>
      <w:r>
        <w:t>Wieso, das ist doch beruhigend und ehrlich?</w:t>
      </w:r>
    </w:p>
  </w:comment>
  <w:comment w:id="1724" w:author="Lektorat Bauer" w:date="2025-02-27T13:45:00Z" w:initials="LB">
    <w:p w14:paraId="28289B87" w14:textId="565A57C9" w:rsidR="005D5042" w:rsidRDefault="005D5042">
      <w:pPr>
        <w:pStyle w:val="Kommentartext"/>
      </w:pPr>
      <w:r>
        <w:rPr>
          <w:rStyle w:val="Kommentarzeichen"/>
        </w:rPr>
        <w:annotationRef/>
      </w:r>
      <w:r>
        <w:t>Unglaubwürdig, sie ist in Trauer</w:t>
      </w:r>
    </w:p>
  </w:comment>
  <w:comment w:id="1742" w:author="Jens Schnügger" w:date="2020-06-03T23:31:00Z" w:initials="js">
    <w:p w14:paraId="0E171480"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267A3C75" w14:textId="77777777" w:rsidR="00944672" w:rsidRDefault="00944672" w:rsidP="00944672">
      <w:pPr>
        <w:rPr>
          <w:sz w:val="20"/>
          <w:szCs w:val="20"/>
        </w:rPr>
      </w:pPr>
      <w:r>
        <w:rPr>
          <w:rFonts w:ascii="Times New Roman" w:hAnsi="Times New Roman" w:cs="Times New Roman"/>
          <w:sz w:val="20"/>
          <w:szCs w:val="20"/>
        </w:rPr>
        <w:t>K3S005 : Glass House Mountains NP</w:t>
      </w:r>
    </w:p>
  </w:comment>
  <w:comment w:id="1765" w:author="Lektorat Bauer" w:date="2025-02-27T13:49:00Z" w:initials="LB">
    <w:p w14:paraId="115647A6" w14:textId="7A20F4D6" w:rsidR="005D5042" w:rsidRDefault="005D5042">
      <w:pPr>
        <w:pStyle w:val="Kommentartext"/>
      </w:pPr>
      <w:r>
        <w:rPr>
          <w:rStyle w:val="Kommentarzeichen"/>
        </w:rPr>
        <w:annotationRef/>
      </w:r>
      <w:r>
        <w:t>Geschenkt, oder wie? Abkaufen kann er es ja kaum.</w:t>
      </w:r>
    </w:p>
  </w:comment>
  <w:comment w:id="1794" w:author="Lektorat Bauer" w:date="2025-02-27T13:50:00Z" w:initials="LB">
    <w:p w14:paraId="7010E90D" w14:textId="1763ED22" w:rsidR="005D5042" w:rsidRDefault="005D5042">
      <w:pPr>
        <w:pStyle w:val="Kommentartext"/>
      </w:pPr>
      <w:r>
        <w:rPr>
          <w:rStyle w:val="Kommentarzeichen"/>
        </w:rPr>
        <w:annotationRef/>
      </w:r>
      <w:r>
        <w:t>W, durch andere B ersetzen</w:t>
      </w:r>
    </w:p>
  </w:comment>
  <w:comment w:id="1815" w:author="Lektorat Bauer" w:date="2025-03-01T10:34:00Z" w:initials="LB">
    <w:p w14:paraId="15E79900" w14:textId="527F4648" w:rsidR="00315251" w:rsidRDefault="00315251">
      <w:pPr>
        <w:pStyle w:val="Kommentartext"/>
      </w:pPr>
      <w:r>
        <w:rPr>
          <w:rStyle w:val="Kommentarzeichen"/>
        </w:rPr>
        <w:annotationRef/>
      </w:r>
      <w:r>
        <w:t>Für eine Schreibweise entscheiden, gilt für den gesamten Text</w:t>
      </w:r>
    </w:p>
  </w:comment>
  <w:comment w:id="1813" w:author="Lektorat Bauer" w:date="2025-02-27T13:52:00Z" w:initials="LB">
    <w:p w14:paraId="28D10DAC" w14:textId="67D9D85E" w:rsidR="005D5042" w:rsidRDefault="005D5042">
      <w:pPr>
        <w:pStyle w:val="Kommentartext"/>
      </w:pPr>
      <w:r>
        <w:rPr>
          <w:rStyle w:val="Kommentarzeichen"/>
        </w:rPr>
        <w:annotationRef/>
      </w:r>
      <w:r>
        <w:t>Schönes Ende hier</w:t>
      </w:r>
    </w:p>
  </w:comment>
  <w:comment w:id="1817" w:author="Jens Schnügger" w:date="2020-06-03T23:08:00Z" w:initials="js">
    <w:p w14:paraId="3A6E12B2"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2BD0075D" w14:textId="77777777" w:rsidR="00944672" w:rsidRDefault="00944672" w:rsidP="00944672">
      <w:pPr>
        <w:rPr>
          <w:sz w:val="20"/>
          <w:szCs w:val="20"/>
        </w:rPr>
      </w:pPr>
      <w:r>
        <w:rPr>
          <w:rFonts w:ascii="Times New Roman" w:hAnsi="Times New Roman" w:cs="Times New Roman"/>
          <w:sz w:val="20"/>
          <w:szCs w:val="20"/>
        </w:rPr>
        <w:t>K4S001 : Kuala Lumpur</w:t>
      </w:r>
    </w:p>
  </w:comment>
  <w:comment w:id="1819" w:author="Lektorat Bauer" w:date="2025-02-27T13:53:00Z" w:initials="LB">
    <w:p w14:paraId="44AC7933" w14:textId="49A66BF9" w:rsidR="00117F23" w:rsidRDefault="00117F23">
      <w:pPr>
        <w:pStyle w:val="Kommentartext"/>
      </w:pPr>
      <w:r>
        <w:rPr>
          <w:rStyle w:val="Kommentarzeichen"/>
        </w:rPr>
        <w:annotationRef/>
      </w:r>
      <w:r>
        <w:t>Unklar: 5 Meter von seinem Arm entfernt ist ein Lager? Das ergibt keinen Sinn</w:t>
      </w:r>
    </w:p>
  </w:comment>
  <w:comment w:id="1860" w:author="Lektorat Bauer" w:date="2025-02-27T17:09:00Z" w:initials="LB">
    <w:p w14:paraId="34DDB6D3" w14:textId="31F3A2F6" w:rsidR="00862F2D" w:rsidRDefault="00862F2D">
      <w:pPr>
        <w:pStyle w:val="Kommentartext"/>
      </w:pPr>
      <w:r>
        <w:rPr>
          <w:rStyle w:val="Kommentarzeichen"/>
        </w:rPr>
        <w:annotationRef/>
      </w:r>
      <w:r>
        <w:t>Rhythmus (R): Zwei Aussagen in zwei Sätze, sonst wirkt es holprig</w:t>
      </w:r>
    </w:p>
  </w:comment>
  <w:comment w:id="1862" w:author="Lektorat Bauer" w:date="2025-02-27T17:10:00Z" w:initials="LB">
    <w:p w14:paraId="43947B11" w14:textId="3AFD1461" w:rsidR="00862F2D" w:rsidRDefault="00862F2D">
      <w:pPr>
        <w:pStyle w:val="Kommentartext"/>
      </w:pPr>
      <w:r>
        <w:rPr>
          <w:rStyle w:val="Kommentarzeichen"/>
        </w:rPr>
        <w:annotationRef/>
      </w:r>
      <w:r>
        <w:t>Das ist eine Höflichkeit, daher gestrichen</w:t>
      </w:r>
    </w:p>
  </w:comment>
  <w:comment w:id="1883" w:author="Lektorat Bauer" w:date="2025-02-27T17:11:00Z" w:initials="LB">
    <w:p w14:paraId="6C3BBF84" w14:textId="73D8027C" w:rsidR="00862F2D" w:rsidRDefault="00862F2D">
      <w:pPr>
        <w:pStyle w:val="Kommentartext"/>
      </w:pPr>
      <w:r>
        <w:rPr>
          <w:rStyle w:val="Kommentarzeichen"/>
        </w:rPr>
        <w:annotationRef/>
      </w:r>
      <w:r>
        <w:t>Hier fehlt etwas: was legt er fest?</w:t>
      </w:r>
    </w:p>
  </w:comment>
  <w:comment w:id="1921" w:author="Lektorat Bauer" w:date="2025-02-27T17:14:00Z" w:initials="LB">
    <w:p w14:paraId="470229D4" w14:textId="59E24992" w:rsidR="00862F2D" w:rsidRDefault="00862F2D">
      <w:pPr>
        <w:pStyle w:val="Kommentartext"/>
      </w:pPr>
      <w:r>
        <w:rPr>
          <w:rStyle w:val="Kommentarzeichen"/>
        </w:rPr>
        <w:annotationRef/>
      </w:r>
      <w:r>
        <w:t>Zu salopp formuliert, auch zu ungenau. Ersetzen durch präzisere B</w:t>
      </w:r>
    </w:p>
  </w:comment>
  <w:comment w:id="1927" w:author="Lektorat Bauer" w:date="2025-02-27T17:15:00Z" w:initials="LB">
    <w:p w14:paraId="2CC1E3FE" w14:textId="21E782D6" w:rsidR="00862F2D" w:rsidRDefault="00862F2D">
      <w:pPr>
        <w:pStyle w:val="Kommentartext"/>
      </w:pPr>
      <w:r>
        <w:rPr>
          <w:rStyle w:val="Kommentarzeichen"/>
        </w:rPr>
        <w:annotationRef/>
      </w:r>
      <w:r>
        <w:t>W: interessant, interessant</w:t>
      </w:r>
    </w:p>
  </w:comment>
  <w:comment w:id="2034" w:author="Lektorat Bauer" w:date="2025-02-27T17:25:00Z" w:initials="LB">
    <w:p w14:paraId="44AC0FA5" w14:textId="58B222DE" w:rsidR="00E611EC" w:rsidRDefault="00E611EC">
      <w:pPr>
        <w:pStyle w:val="Kommentartext"/>
      </w:pPr>
      <w:r>
        <w:rPr>
          <w:rStyle w:val="Kommentarzeichen"/>
        </w:rPr>
        <w:annotationRef/>
      </w:r>
      <w:r>
        <w:t>Oder werden beide Sätze von derselben Person gesprochen? Wenn ja, dann keine Unterbrechung hier</w:t>
      </w:r>
    </w:p>
  </w:comment>
  <w:comment w:id="2044" w:author="Lektorat Bauer" w:date="2025-02-27T17:26:00Z" w:initials="LB">
    <w:p w14:paraId="3FEA1982" w14:textId="4F0E5729" w:rsidR="00E611EC" w:rsidRDefault="00E611EC">
      <w:pPr>
        <w:pStyle w:val="Kommentartext"/>
      </w:pPr>
      <w:r>
        <w:rPr>
          <w:rStyle w:val="Kommentarzeichen"/>
        </w:rPr>
        <w:annotationRef/>
      </w:r>
      <w:r>
        <w:t>Unrealistisch, dass er so umständlich spricht</w:t>
      </w:r>
    </w:p>
  </w:comment>
  <w:comment w:id="2047" w:author="Lektorat Bauer" w:date="2025-02-27T17:26:00Z" w:initials="LB">
    <w:p w14:paraId="56224B1D" w14:textId="77777777" w:rsidR="00E611EC" w:rsidRDefault="00E611EC">
      <w:pPr>
        <w:pStyle w:val="Kommentartext"/>
      </w:pPr>
      <w:r>
        <w:rPr>
          <w:rStyle w:val="Kommentarzeichen"/>
        </w:rPr>
        <w:annotationRef/>
      </w:r>
      <w:r>
        <w:t>s.o.: auch dafür haben sie Codes</w:t>
      </w:r>
    </w:p>
    <w:p w14:paraId="63FE4DF6" w14:textId="77777777" w:rsidR="00E611EC" w:rsidRDefault="00E611EC">
      <w:pPr>
        <w:pStyle w:val="Kommentartext"/>
      </w:pPr>
    </w:p>
    <w:p w14:paraId="7A3659F5" w14:textId="7B98DC5F" w:rsidR="00E611EC" w:rsidRDefault="00E611EC">
      <w:pPr>
        <w:pStyle w:val="Kommentartext"/>
      </w:pPr>
      <w:r>
        <w:t>K2 hab ich mir hier ausgedacht, bitte korrekte Nummer einfügen</w:t>
      </w:r>
    </w:p>
  </w:comment>
  <w:comment w:id="2052" w:author="Lektorat Bauer" w:date="2025-02-27T17:26:00Z" w:initials="LB">
    <w:p w14:paraId="16DF0702" w14:textId="3B122194" w:rsidR="00E611EC" w:rsidRDefault="00E611EC">
      <w:pPr>
        <w:pStyle w:val="Kommentartext"/>
      </w:pPr>
      <w:r>
        <w:rPr>
          <w:rStyle w:val="Kommentarzeichen"/>
        </w:rPr>
        <w:annotationRef/>
      </w:r>
      <w:r>
        <w:t>In Lee? Ist das korrekt? Was soll das heißen?</w:t>
      </w:r>
    </w:p>
  </w:comment>
  <w:comment w:id="2092" w:author="Lektorat Bauer" w:date="2025-02-27T17:30:00Z" w:initials="LB">
    <w:p w14:paraId="7F94DBC8" w14:textId="2FE0C82C" w:rsidR="00BA3551" w:rsidRDefault="00BA3551">
      <w:pPr>
        <w:pStyle w:val="Kommentartext"/>
      </w:pPr>
      <w:r>
        <w:rPr>
          <w:rStyle w:val="Kommentarzeichen"/>
        </w:rPr>
        <w:annotationRef/>
      </w:r>
      <w:r>
        <w:t>Etwas zu gelöst die Stimmung nach dem Verlust, nicht?</w:t>
      </w:r>
    </w:p>
  </w:comment>
  <w:comment w:id="2107" w:author="Lektorat Bauer" w:date="2025-02-27T17:30:00Z" w:initials="LB">
    <w:p w14:paraId="1D1194F9" w14:textId="025F05D9" w:rsidR="00BA3551" w:rsidRDefault="00BA3551">
      <w:pPr>
        <w:pStyle w:val="Kommentartext"/>
      </w:pPr>
      <w:r>
        <w:rPr>
          <w:rStyle w:val="Kommentarzeichen"/>
        </w:rPr>
        <w:annotationRef/>
      </w:r>
      <w:r>
        <w:t>Ersetzen durch B, Inquit überflüssig</w:t>
      </w:r>
    </w:p>
  </w:comment>
  <w:comment w:id="2134" w:author="Lektorat Bauer" w:date="2025-02-27T17:32:00Z" w:initials="LB">
    <w:p w14:paraId="52A825D5" w14:textId="1709596A" w:rsidR="00BA3551" w:rsidRDefault="00BA3551">
      <w:pPr>
        <w:pStyle w:val="Kommentartext"/>
      </w:pPr>
      <w:r>
        <w:rPr>
          <w:rStyle w:val="Kommentarzeichen"/>
        </w:rPr>
        <w:annotationRef/>
      </w:r>
      <w:r>
        <w:t>s.o.: was ist dieses Lee?</w:t>
      </w:r>
    </w:p>
  </w:comment>
  <w:comment w:id="2178" w:author="Lektorat Bauer" w:date="2025-02-27T17:37:00Z" w:initials="LB">
    <w:p w14:paraId="628E72F3" w14:textId="7DB1D750" w:rsidR="00BA3551" w:rsidRDefault="00BA3551">
      <w:pPr>
        <w:pStyle w:val="Kommentartext"/>
      </w:pPr>
      <w:r>
        <w:rPr>
          <w:rStyle w:val="Kommentarzeichen"/>
        </w:rPr>
        <w:annotationRef/>
      </w:r>
      <w:r>
        <w:t>W</w:t>
      </w:r>
    </w:p>
  </w:comment>
  <w:comment w:id="2221" w:author="Jens Schnügger" w:date="2020-06-03T23:21:00Z" w:initials="js">
    <w:p w14:paraId="66B74650"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20114880" w14:textId="77777777" w:rsidR="00944672" w:rsidRDefault="00944672" w:rsidP="00944672">
      <w:pPr>
        <w:rPr>
          <w:sz w:val="20"/>
          <w:szCs w:val="20"/>
        </w:rPr>
      </w:pPr>
      <w:r>
        <w:rPr>
          <w:rFonts w:ascii="Times New Roman" w:hAnsi="Times New Roman" w:cs="Times New Roman"/>
          <w:sz w:val="20"/>
          <w:szCs w:val="20"/>
        </w:rPr>
        <w:t>K4S002 : London, 05.03.2014</w:t>
      </w:r>
    </w:p>
  </w:comment>
  <w:comment w:id="2233" w:author="Lektorat Bauer" w:date="2025-02-27T19:05:00Z" w:initials="LB">
    <w:p w14:paraId="37B97163" w14:textId="1B7731A7" w:rsidR="00AD71B6" w:rsidRDefault="00AD71B6">
      <w:pPr>
        <w:pStyle w:val="Kommentartext"/>
      </w:pPr>
      <w:r>
        <w:rPr>
          <w:rStyle w:val="Kommentarzeichen"/>
        </w:rPr>
        <w:annotationRef/>
      </w:r>
      <w:r>
        <w:t>Nicht alles über Dialog lösen, hier gibt es keinen Mehrwert des Dialogs gegenüber simpler Beschreibungen.</w:t>
      </w:r>
    </w:p>
  </w:comment>
  <w:comment w:id="2240" w:author="Lektorat Bauer" w:date="2025-02-27T19:06:00Z" w:initials="LB">
    <w:p w14:paraId="2A1EC7D1" w14:textId="72E9839C" w:rsidR="00AD71B6" w:rsidRDefault="00AD71B6">
      <w:pPr>
        <w:pStyle w:val="Kommentartext"/>
      </w:pPr>
      <w:r>
        <w:rPr>
          <w:rStyle w:val="Kommentarzeichen"/>
        </w:rPr>
        <w:annotationRef/>
      </w:r>
      <w:r>
        <w:t>s.o.: zu ausführlich</w:t>
      </w:r>
    </w:p>
  </w:comment>
  <w:comment w:id="2252" w:author="Lektorat Bauer" w:date="2025-02-27T19:08:00Z" w:initials="LB">
    <w:p w14:paraId="4292F137" w14:textId="581CD854" w:rsidR="00AD71B6" w:rsidRDefault="00AD71B6">
      <w:pPr>
        <w:pStyle w:val="Kommentartext"/>
      </w:pPr>
      <w:r>
        <w:rPr>
          <w:rStyle w:val="Kommentarzeichen"/>
        </w:rPr>
        <w:annotationRef/>
      </w:r>
      <w:r>
        <w:t>ÜE, viele Infos, die nicht wirklich notwendig sind und den Erzählfluss hemmen.</w:t>
      </w:r>
    </w:p>
  </w:comment>
  <w:comment w:id="2288" w:author="Lektorat Bauer" w:date="2025-02-27T19:10:00Z" w:initials="LB">
    <w:p w14:paraId="64561492" w14:textId="6967BE22" w:rsidR="00AD71B6" w:rsidRDefault="00AD71B6">
      <w:pPr>
        <w:pStyle w:val="Kommentartext"/>
      </w:pPr>
      <w:r>
        <w:rPr>
          <w:rStyle w:val="Kommentarzeichen"/>
        </w:rPr>
        <w:annotationRef/>
      </w:r>
      <w:r>
        <w:t>Er hat beides, oder? Koffer und eine Wert-Box?</w:t>
      </w:r>
    </w:p>
  </w:comment>
  <w:comment w:id="2363" w:author="Lektorat Bauer" w:date="2025-02-27T19:17:00Z" w:initials="LB">
    <w:p w14:paraId="437F756A" w14:textId="3D7750C1" w:rsidR="00721213" w:rsidRDefault="00721213">
      <w:pPr>
        <w:pStyle w:val="Kommentartext"/>
      </w:pPr>
      <w:r>
        <w:rPr>
          <w:rStyle w:val="Kommentarzeichen"/>
        </w:rPr>
        <w:annotationRef/>
      </w:r>
      <w:r>
        <w:t>Ungenau formuliert, was meinst du hier?</w:t>
      </w:r>
    </w:p>
  </w:comment>
  <w:comment w:id="2378" w:author="Lektorat Bauer" w:date="2025-02-27T19:18:00Z" w:initials="LB">
    <w:p w14:paraId="530512B6" w14:textId="6B19355C" w:rsidR="00721213" w:rsidRDefault="00721213">
      <w:pPr>
        <w:pStyle w:val="Kommentartext"/>
      </w:pPr>
      <w:r>
        <w:rPr>
          <w:rStyle w:val="Kommentarzeichen"/>
        </w:rPr>
        <w:annotationRef/>
      </w:r>
      <w:r>
        <w:t>Nicht möglich, in einer Dialogzeile gleich dreimal nicht (sagt er die Klammer oder nicht?)</w:t>
      </w:r>
    </w:p>
  </w:comment>
  <w:comment w:id="2383" w:author="Jens Schnügger" w:date="2020-06-03T23:22:00Z" w:initials="js">
    <w:p w14:paraId="52171D62"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5BCF0BFF" w14:textId="77777777" w:rsidR="00944672" w:rsidRDefault="00944672" w:rsidP="00944672">
      <w:pPr>
        <w:rPr>
          <w:sz w:val="20"/>
          <w:szCs w:val="20"/>
        </w:rPr>
      </w:pPr>
      <w:r>
        <w:rPr>
          <w:rFonts w:ascii="Times New Roman" w:hAnsi="Times New Roman" w:cs="Times New Roman"/>
          <w:sz w:val="20"/>
          <w:szCs w:val="20"/>
        </w:rPr>
        <w:t>K4S003 : Kuala Lumpur, Morgens</w:t>
      </w:r>
    </w:p>
  </w:comment>
  <w:comment w:id="2405" w:author="Lektorat Bauer" w:date="2025-02-28T08:07:00Z" w:initials="LB">
    <w:p w14:paraId="57FC4E35" w14:textId="5A6BA4DC" w:rsidR="00531DAD" w:rsidRDefault="00531DAD">
      <w:pPr>
        <w:pStyle w:val="Kommentartext"/>
      </w:pPr>
      <w:r>
        <w:rPr>
          <w:rStyle w:val="Kommentarzeichen"/>
        </w:rPr>
        <w:annotationRef/>
      </w:r>
      <w:r>
        <w:t>Wie gehabt: präzisere, stärkere Verben</w:t>
      </w:r>
    </w:p>
  </w:comment>
  <w:comment w:id="2408" w:author="Lektorat Bauer" w:date="2025-02-28T08:08:00Z" w:initials="LB">
    <w:p w14:paraId="5B3BCB61" w14:textId="613FD907" w:rsidR="00531DAD" w:rsidRDefault="00531DAD">
      <w:pPr>
        <w:pStyle w:val="Kommentartext"/>
      </w:pPr>
      <w:r>
        <w:rPr>
          <w:rStyle w:val="Kommentarzeichen"/>
        </w:rPr>
        <w:annotationRef/>
      </w:r>
      <w:r>
        <w:t>Unklar: was haben die Attentäter mit seiner Position zu tun, ob sie die Kreuzung beschießen können, liegt doch nur an deren eigener Position?</w:t>
      </w:r>
    </w:p>
  </w:comment>
  <w:comment w:id="2417" w:author="Lektorat Bauer" w:date="2025-02-28T08:09:00Z" w:initials="LB">
    <w:p w14:paraId="1DC9C0FE" w14:textId="77777777" w:rsidR="00531DAD" w:rsidRDefault="00531DAD">
      <w:pPr>
        <w:pStyle w:val="Kommentartext"/>
      </w:pPr>
      <w:r>
        <w:rPr>
          <w:rStyle w:val="Kommentarzeichen"/>
        </w:rPr>
        <w:annotationRef/>
      </w:r>
      <w:r>
        <w:t>Erneut Infodump, hier noch akzeptabel, weil kurzer Einschub und sich der Leser ohnehin fragt: Was zur Hölle ist ein Dragunow?</w:t>
      </w:r>
    </w:p>
    <w:p w14:paraId="1DD935B9" w14:textId="77777777" w:rsidR="00531DAD" w:rsidRDefault="00531DAD">
      <w:pPr>
        <w:pStyle w:val="Kommentartext"/>
      </w:pPr>
    </w:p>
    <w:p w14:paraId="4C9B4B4B" w14:textId="3FDA77F1" w:rsidR="00531DAD" w:rsidRDefault="00531DAD">
      <w:pPr>
        <w:pStyle w:val="Kommentartext"/>
      </w:pPr>
      <w:r>
        <w:t>Generell sind solche Infos aber im Rahmen der Erzählung unterzubringen (etwa, indem sich eine Figur an Erlebnisse mit dem Gewehr erinnert oder das Gewehr einem Unwissenden erläutert) bzw. sollten sie Teil einer größeren Beschreibung sein. Diese Info-Einschübe funktionieren also auch deshalb nicht, weil du dir ansonsten und um sie herum keine Passagen mit reinen oder überwiegenden Beschreibungen gönnst. Dadurch stechen sie noch mehr heraus und sind kaum angebunden.</w:t>
      </w:r>
    </w:p>
    <w:p w14:paraId="1015C6E9" w14:textId="32A85DF3" w:rsidR="00531DAD" w:rsidRDefault="00531DAD">
      <w:pPr>
        <w:pStyle w:val="Kommentartext"/>
      </w:pPr>
      <w:r>
        <w:br/>
        <w:t>Ein Bsp., wie es besser ginge:</w:t>
      </w:r>
    </w:p>
    <w:p w14:paraId="7BAC5C45" w14:textId="77777777" w:rsidR="00531DAD" w:rsidRDefault="00531DAD">
      <w:pPr>
        <w:pStyle w:val="Kommentartext"/>
      </w:pPr>
    </w:p>
    <w:p w14:paraId="13DF731F" w14:textId="77777777" w:rsidR="00531DAD" w:rsidRPr="00531DAD" w:rsidRDefault="00531DAD">
      <w:pPr>
        <w:pStyle w:val="Kommentartext"/>
        <w:rPr>
          <w:i/>
          <w:iCs/>
        </w:rPr>
      </w:pPr>
      <w:r w:rsidRPr="00531DAD">
        <w:rPr>
          <w:i/>
          <w:iCs/>
        </w:rPr>
        <w:t>„Dragunow …“, sagte Haziq leise vor sich hin und schüttelte den Kopf. Er dachte an Peshawar, verdeckte Spezial-Operation auf 2.000 Meter über Null. Das Waffenlager hatten sie leer vorgefunden, verraten, verschachert. Doch an einen Abbruch war damals nicht zu denken gewesen. Also blieb ihnen nur, was sie am Körper trugen: Dragunows. Zu wenig für die angedachte Meile, aus der sie die Ziele ausschalten sollten. „Dragunow, verflucht sei diese Büchse“, entfuhr es Haziq nun lauter. „Verflucht und vergraben im Sand von Peshawar.“ Sofern die falschen Förster nicht vor demselben Problem standen wie damals Haziq mit seiner Einheit, bedeutete das aber auch: Hier ging es um kurze Distanzen, um Infanterie. Mann gegen Mann.</w:t>
      </w:r>
    </w:p>
    <w:p w14:paraId="65C6E5D6" w14:textId="77777777" w:rsidR="00531DAD" w:rsidRDefault="00531DAD">
      <w:pPr>
        <w:pStyle w:val="Kommentartext"/>
      </w:pPr>
    </w:p>
    <w:p w14:paraId="59BF1E78" w14:textId="1C0C66B0" w:rsidR="00531DAD" w:rsidRDefault="00531DAD">
      <w:pPr>
        <w:pStyle w:val="Kommentartext"/>
      </w:pPr>
      <w:r>
        <w:t xml:space="preserve">Du verstehst: Die Infos sind Teil der Erzählung, ein- und angebunden, nicht davon abgesonderte Wikipedia-Absätze. Nur so gelingt es, Infos zu transportieren, ohne den Erzählfluss zu stoppen und ohne den Leser merken zu lassen, </w:t>
      </w:r>
      <w:r w:rsidRPr="00531DAD">
        <w:rPr>
          <w:i/>
          <w:iCs/>
        </w:rPr>
        <w:t>dass</w:t>
      </w:r>
      <w:r>
        <w:t xml:space="preserve"> jetzt gerade Infos transportiert werden.</w:t>
      </w:r>
    </w:p>
  </w:comment>
  <w:comment w:id="2427" w:author="Lektorat Bauer" w:date="2025-02-28T08:18:00Z" w:initials="LB">
    <w:p w14:paraId="20A71ED9" w14:textId="46C4C341" w:rsidR="00A934E6" w:rsidRDefault="00A934E6">
      <w:pPr>
        <w:pStyle w:val="Kommentartext"/>
      </w:pPr>
      <w:r>
        <w:rPr>
          <w:rStyle w:val="Kommentarzeichen"/>
        </w:rPr>
        <w:annotationRef/>
      </w:r>
      <w:r>
        <w:t>Ersetzen/ergänzen durch B</w:t>
      </w:r>
    </w:p>
  </w:comment>
  <w:comment w:id="2435" w:author="Lektorat Bauer" w:date="2025-02-28T08:19:00Z" w:initials="LB">
    <w:p w14:paraId="7CC6087E" w14:textId="409378A1" w:rsidR="00A934E6" w:rsidRDefault="00A934E6">
      <w:pPr>
        <w:pStyle w:val="Kommentartext"/>
      </w:pPr>
      <w:r>
        <w:rPr>
          <w:rStyle w:val="Kommentarzeichen"/>
        </w:rPr>
        <w:annotationRef/>
      </w:r>
      <w:r>
        <w:t>Ersetzen durch B, nicht Dialog nutzen, um auszudrücken: er ist jetzt da, das ist zu umständlich.</w:t>
      </w:r>
    </w:p>
  </w:comment>
  <w:comment w:id="2441" w:author="Lektorat Bauer" w:date="2025-02-28T08:21:00Z" w:initials="LB">
    <w:p w14:paraId="1BF7D083" w14:textId="155EF3D2" w:rsidR="00A934E6" w:rsidRDefault="00A934E6">
      <w:pPr>
        <w:pStyle w:val="Kommentartext"/>
      </w:pPr>
      <w:r>
        <w:rPr>
          <w:rStyle w:val="Kommentarzeichen"/>
        </w:rPr>
        <w:annotationRef/>
      </w:r>
      <w:r>
        <w:t>Ja, hier zeigt sich jetzt die doppelte Bezeichnung negativ: Der Leser ist verwirrt, Tia, Satria – empfehle dir, dich auf einen Namen festzulegen, der dann durchgehend verwendet wird. Es gibt ja ohnehin schon sehr viele exotische Namen und Doppelagenten, der Leser hat begrenzte Kapazitäten.</w:t>
      </w:r>
    </w:p>
  </w:comment>
  <w:comment w:id="2447" w:author="Lektorat Bauer" w:date="2025-02-28T08:22:00Z" w:initials="LB">
    <w:p w14:paraId="4AA54B2F" w14:textId="5D7C509D" w:rsidR="00A934E6" w:rsidRDefault="00A934E6">
      <w:pPr>
        <w:pStyle w:val="Kommentartext"/>
      </w:pPr>
      <w:r>
        <w:rPr>
          <w:rStyle w:val="Kommentarzeichen"/>
        </w:rPr>
        <w:annotationRef/>
      </w:r>
      <w:r>
        <w:t>s.o.</w:t>
      </w:r>
    </w:p>
  </w:comment>
  <w:comment w:id="2459" w:author="Lektorat Bauer" w:date="2025-02-28T08:22:00Z" w:initials="LB">
    <w:p w14:paraId="35091557" w14:textId="7161E37C" w:rsidR="00A934E6" w:rsidRDefault="00A934E6">
      <w:pPr>
        <w:pStyle w:val="Kommentartext"/>
      </w:pPr>
      <w:r>
        <w:rPr>
          <w:rStyle w:val="Kommentarzeichen"/>
        </w:rPr>
        <w:annotationRef/>
      </w:r>
      <w:r>
        <w:t>entweder sie macht einen Scherz, dass sie es nicht verrät, oder sie kündigt an, es später zu verraten, beides geht nicht.</w:t>
      </w:r>
    </w:p>
  </w:comment>
  <w:comment w:id="2465" w:author="Jens Schnügger" w:date="2020-06-03T23:29:00Z" w:initials="js">
    <w:p w14:paraId="310C15D9"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37AEE200" w14:textId="77777777" w:rsidR="00944672" w:rsidRDefault="00944672" w:rsidP="00944672">
      <w:pPr>
        <w:rPr>
          <w:sz w:val="20"/>
          <w:szCs w:val="20"/>
        </w:rPr>
      </w:pPr>
      <w:r>
        <w:rPr>
          <w:rFonts w:ascii="Times New Roman" w:hAnsi="Times New Roman" w:cs="Times New Roman"/>
          <w:sz w:val="20"/>
          <w:szCs w:val="20"/>
        </w:rPr>
        <w:t>K4S004 : A380 – MH 3 London – Kuala Lumpur</w:t>
      </w:r>
    </w:p>
  </w:comment>
  <w:comment w:id="2472" w:author="Lektorat Bauer" w:date="2025-02-28T08:26:00Z" w:initials="LB">
    <w:p w14:paraId="72BF0C41" w14:textId="13596D53" w:rsidR="00A9789E" w:rsidRDefault="00A9789E">
      <w:pPr>
        <w:pStyle w:val="Kommentartext"/>
      </w:pPr>
      <w:r>
        <w:rPr>
          <w:rStyle w:val="Kommentarzeichen"/>
        </w:rPr>
        <w:annotationRef/>
      </w:r>
      <w:r>
        <w:t>Infodump</w:t>
      </w:r>
    </w:p>
  </w:comment>
  <w:comment w:id="2498" w:author="Lektorat Bauer" w:date="2025-02-28T08:28:00Z" w:initials="LB">
    <w:p w14:paraId="0C284F28" w14:textId="77777777" w:rsidR="00D90CF3" w:rsidRDefault="00D90CF3">
      <w:pPr>
        <w:pStyle w:val="Kommentartext"/>
      </w:pPr>
      <w:r>
        <w:rPr>
          <w:rStyle w:val="Kommentarzeichen"/>
        </w:rPr>
        <w:annotationRef/>
      </w:r>
      <w:r>
        <w:t>Ersetzen durch B, die ihn betrifft, etwa:</w:t>
      </w:r>
    </w:p>
    <w:p w14:paraId="77E35C62" w14:textId="77777777" w:rsidR="00D90CF3" w:rsidRDefault="00D90CF3">
      <w:pPr>
        <w:pStyle w:val="Kommentartext"/>
      </w:pPr>
    </w:p>
    <w:p w14:paraId="6FC9A3AC" w14:textId="77777777" w:rsidR="00D90CF3" w:rsidRDefault="00D90CF3">
      <w:pPr>
        <w:pStyle w:val="Kommentartext"/>
      </w:pPr>
      <w:r>
        <w:t>Zwar hatte er ein Auge zugetan dank seines bequemen Sitzes in der ersten Klasse, aber 12 Stunden waren eben 12 Stunden.</w:t>
      </w:r>
    </w:p>
    <w:p w14:paraId="780A08F6" w14:textId="77777777" w:rsidR="00D90CF3" w:rsidRDefault="00D90CF3">
      <w:pPr>
        <w:pStyle w:val="Kommentartext"/>
      </w:pPr>
    </w:p>
    <w:p w14:paraId="3539346B" w14:textId="3C9EC0F1" w:rsidR="00D90CF3" w:rsidRDefault="00D90CF3">
      <w:pPr>
        <w:pStyle w:val="Kommentartext"/>
      </w:pPr>
      <w:r>
        <w:t>Das „man“ also streichen.</w:t>
      </w:r>
    </w:p>
  </w:comment>
  <w:comment w:id="2499" w:author="Jens Schnügger" w:date="2020-06-03T23:29:00Z" w:initials="js">
    <w:p w14:paraId="4B20EE5E"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49657A38" w14:textId="77777777" w:rsidR="00944672" w:rsidRDefault="00944672" w:rsidP="00944672">
      <w:pPr>
        <w:rPr>
          <w:sz w:val="20"/>
          <w:szCs w:val="20"/>
        </w:rPr>
      </w:pPr>
      <w:r>
        <w:rPr>
          <w:rFonts w:ascii="Times New Roman" w:hAnsi="Times New Roman" w:cs="Times New Roman"/>
          <w:sz w:val="20"/>
          <w:szCs w:val="20"/>
        </w:rPr>
        <w:t>K4S005 : Wald bei Kuala Lumpur</w:t>
      </w:r>
    </w:p>
  </w:comment>
  <w:comment w:id="2500" w:author="Lektorat Bauer" w:date="2025-02-28T08:29:00Z" w:initials="LB">
    <w:p w14:paraId="4BD68E95" w14:textId="7DAE8A34" w:rsidR="00D90CF3" w:rsidRDefault="00D90CF3">
      <w:pPr>
        <w:pStyle w:val="Kommentartext"/>
      </w:pPr>
      <w:r>
        <w:rPr>
          <w:rStyle w:val="Kommentarzeichen"/>
        </w:rPr>
        <w:annotationRef/>
      </w:r>
      <w:r>
        <w:t>Genauer beschreiben: was heißt vor, wie weit entfernt, was ist neben ihm etc. Leser kann sich kein Bild machen.</w:t>
      </w:r>
    </w:p>
  </w:comment>
  <w:comment w:id="2522" w:author="Lektorat Bauer" w:date="2025-02-28T08:31:00Z" w:initials="LB">
    <w:p w14:paraId="5AD4BF59" w14:textId="0BB35E22" w:rsidR="00D90CF3" w:rsidRDefault="00D90CF3">
      <w:pPr>
        <w:pStyle w:val="Kommentartext"/>
      </w:pPr>
      <w:r>
        <w:rPr>
          <w:rStyle w:val="Kommentarzeichen"/>
        </w:rPr>
        <w:annotationRef/>
      </w:r>
      <w:r>
        <w:t>Wer sagt das?</w:t>
      </w:r>
    </w:p>
  </w:comment>
  <w:comment w:id="2528" w:author="Lektorat Bauer" w:date="2025-02-28T08:32:00Z" w:initials="LB">
    <w:p w14:paraId="25B1AE74" w14:textId="51C261A9" w:rsidR="00D90CF3" w:rsidRDefault="00D90CF3">
      <w:pPr>
        <w:pStyle w:val="Kommentartext"/>
      </w:pPr>
      <w:r>
        <w:rPr>
          <w:rStyle w:val="Kommentarzeichen"/>
        </w:rPr>
        <w:annotationRef/>
      </w:r>
      <w:r>
        <w:t>Infodump, entweder vorher im Erzählfluss diskutieren lassen, also ob sie sie töten sollen oder nur anschießen, oder streichen</w:t>
      </w:r>
    </w:p>
  </w:comment>
  <w:comment w:id="2520" w:author="Lektorat Bauer" w:date="2025-02-28T08:33:00Z" w:initials="LB">
    <w:p w14:paraId="768F72BE" w14:textId="4A4004D4" w:rsidR="00D90CF3" w:rsidRDefault="00D90CF3">
      <w:pPr>
        <w:pStyle w:val="Kommentartext"/>
      </w:pPr>
      <w:r>
        <w:rPr>
          <w:rStyle w:val="Kommentarzeichen"/>
        </w:rPr>
        <w:annotationRef/>
      </w:r>
      <w:r>
        <w:t xml:space="preserve">Hier beschreibst du zu knapp: Was geht der K-Gang durch den Kopf währenddessen? Was sehen sie? </w:t>
      </w:r>
    </w:p>
  </w:comment>
  <w:comment w:id="2544" w:author="Jens Schnügger" w:date="2020-06-03T23:39:00Z" w:initials="js">
    <w:p w14:paraId="550E89AA"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29C41800" w14:textId="77777777" w:rsidR="00944672" w:rsidRDefault="00944672" w:rsidP="00944672">
      <w:pPr>
        <w:rPr>
          <w:sz w:val="20"/>
          <w:szCs w:val="20"/>
        </w:rPr>
      </w:pPr>
      <w:r>
        <w:rPr>
          <w:rFonts w:ascii="Times New Roman" w:hAnsi="Times New Roman" w:cs="Times New Roman"/>
          <w:sz w:val="20"/>
          <w:szCs w:val="20"/>
        </w:rPr>
        <w:t>K5S001 : KUL APT</w:t>
      </w:r>
    </w:p>
  </w:comment>
  <w:comment w:id="2549" w:author="Lektorat Bauer" w:date="2025-02-28T08:37:00Z" w:initials="LB">
    <w:p w14:paraId="259AE185" w14:textId="2D4559A2" w:rsidR="00D90CF3" w:rsidRDefault="00D90CF3">
      <w:pPr>
        <w:pStyle w:val="Kommentartext"/>
      </w:pPr>
      <w:r>
        <w:rPr>
          <w:rStyle w:val="Kommentarzeichen"/>
        </w:rPr>
        <w:annotationRef/>
      </w:r>
      <w:r>
        <w:t>Warum sonst? Daher gestrichen</w:t>
      </w:r>
    </w:p>
  </w:comment>
  <w:comment w:id="2593" w:author="Lektorat Bauer" w:date="2025-02-28T08:41:00Z" w:initials="LB">
    <w:p w14:paraId="7A1F93DB" w14:textId="152D8ACA" w:rsidR="00B7620C" w:rsidRDefault="00B7620C">
      <w:pPr>
        <w:pStyle w:val="Kommentartext"/>
      </w:pPr>
      <w:r>
        <w:rPr>
          <w:rStyle w:val="Kommentarzeichen"/>
        </w:rPr>
        <w:annotationRef/>
      </w:r>
      <w:r>
        <w:t>Hier funktioniert der Infodump, weil es nicht den Erzählfluss unterbricht (neues, eigenes Unterkapitel) und am Ende zudem an die Erzählung angebunden wird.</w:t>
      </w:r>
    </w:p>
  </w:comment>
  <w:comment w:id="2594" w:author="Jens Schnügger" w:date="2020-06-03T23:40:00Z" w:initials="js">
    <w:p w14:paraId="62D97849"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4BE882E1" w14:textId="77777777" w:rsidR="00944672" w:rsidRDefault="00944672" w:rsidP="00944672">
      <w:pPr>
        <w:rPr>
          <w:sz w:val="20"/>
          <w:szCs w:val="20"/>
        </w:rPr>
      </w:pPr>
      <w:r>
        <w:rPr>
          <w:rFonts w:ascii="Times New Roman" w:hAnsi="Times New Roman" w:cs="Times New Roman"/>
          <w:sz w:val="20"/>
          <w:szCs w:val="20"/>
        </w:rPr>
        <w:t>K5S002 : Cargo City. KUL</w:t>
      </w:r>
    </w:p>
  </w:comment>
  <w:comment w:id="2600" w:author="Lektorat Bauer" w:date="2025-02-28T08:42:00Z" w:initials="LB">
    <w:p w14:paraId="31C897A7" w14:textId="58559785" w:rsidR="00B7620C" w:rsidRDefault="00B7620C">
      <w:pPr>
        <w:pStyle w:val="Kommentartext"/>
      </w:pPr>
      <w:r>
        <w:rPr>
          <w:rStyle w:val="Kommentarzeichen"/>
        </w:rPr>
        <w:annotationRef/>
      </w:r>
      <w:r>
        <w:t>Zu ausführlich, nicht jede Bewegung und jeden Satz miterzählen</w:t>
      </w:r>
    </w:p>
  </w:comment>
  <w:comment w:id="2631" w:author="Jens Schnügger" w:date="2020-06-03T23:40:00Z" w:initials="js">
    <w:p w14:paraId="31F1BCF8"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21EB37A8" w14:textId="77777777" w:rsidR="00944672" w:rsidRDefault="00944672" w:rsidP="00944672">
      <w:pPr>
        <w:rPr>
          <w:sz w:val="20"/>
          <w:szCs w:val="20"/>
        </w:rPr>
      </w:pPr>
      <w:r>
        <w:rPr>
          <w:rFonts w:ascii="Times New Roman" w:hAnsi="Times New Roman" w:cs="Times New Roman"/>
          <w:sz w:val="20"/>
          <w:szCs w:val="20"/>
        </w:rPr>
        <w:t>K5S003 : KUL, Position MH 370</w:t>
      </w:r>
    </w:p>
  </w:comment>
  <w:comment w:id="2651" w:author="Lektorat Bauer" w:date="2025-02-28T08:46:00Z" w:initials="LB">
    <w:p w14:paraId="48965F8E" w14:textId="0184B36D" w:rsidR="00B7620C" w:rsidRDefault="00B7620C">
      <w:pPr>
        <w:pStyle w:val="Kommentartext"/>
      </w:pPr>
      <w:r>
        <w:rPr>
          <w:rStyle w:val="Kommentarzeichen"/>
        </w:rPr>
        <w:annotationRef/>
      </w:r>
      <w:r>
        <w:t>Also entweder ist es so schlimm, dass es ein Praktikant verbockt haben muss, oder es ist nicht wirklich schlimm, weil es noch viel schlimmer geht.</w:t>
      </w:r>
    </w:p>
  </w:comment>
  <w:comment w:id="2656" w:author="Lektorat Bauer" w:date="2025-02-28T08:47:00Z" w:initials="LB">
    <w:p w14:paraId="0BD85253" w14:textId="38804F34" w:rsidR="00B7620C" w:rsidRDefault="00B7620C">
      <w:pPr>
        <w:pStyle w:val="Kommentartext"/>
      </w:pPr>
      <w:r>
        <w:rPr>
          <w:rStyle w:val="Kommentarzeichen"/>
        </w:rPr>
        <w:annotationRef/>
      </w:r>
      <w:r>
        <w:t>Unklar: wer denkt das wann? Beide können ja, je nach Perspektive, Ausländer für den anderen sein.</w:t>
      </w:r>
    </w:p>
  </w:comment>
  <w:comment w:id="2661" w:author="Lektorat Bauer" w:date="2025-02-28T09:55:00Z" w:initials="LB">
    <w:p w14:paraId="0D6E141E" w14:textId="77777777" w:rsidR="00616DED" w:rsidRDefault="00616DED">
      <w:pPr>
        <w:pStyle w:val="Kommentartext"/>
      </w:pPr>
      <w:r>
        <w:rPr>
          <w:rStyle w:val="Kommentarzeichen"/>
        </w:rPr>
        <w:annotationRef/>
      </w:r>
      <w:r>
        <w:t xml:space="preserve">Wie gehabt: das sind so generische Aussagen und Floskeln, dass sie schlicht nicht interessant sind und keinen Mehrwert bieten. </w:t>
      </w:r>
    </w:p>
    <w:p w14:paraId="2F38F482" w14:textId="10D0706F" w:rsidR="00616DED" w:rsidRDefault="00616DED">
      <w:pPr>
        <w:pStyle w:val="Kommentartext"/>
      </w:pPr>
      <w:r>
        <w:t xml:space="preserve">Nicht jede Begrüßung aufschreiben, nicht jede Bewegung. </w:t>
      </w:r>
    </w:p>
  </w:comment>
  <w:comment w:id="2685" w:author="Lektorat Bauer" w:date="2025-02-28T09:57:00Z" w:initials="LB">
    <w:p w14:paraId="4FE31FB6" w14:textId="5572DDE9" w:rsidR="00616DED" w:rsidRDefault="00616DED">
      <w:pPr>
        <w:pStyle w:val="Kommentartext"/>
      </w:pPr>
      <w:r>
        <w:rPr>
          <w:rStyle w:val="Kommentarzeichen"/>
        </w:rPr>
        <w:annotationRef/>
      </w:r>
      <w:r>
        <w:t>Wiederholung, lass die Leute nicht identisch sprechen, gib ihnen verschiedene „Stimmen“, Worte etc.</w:t>
      </w:r>
    </w:p>
  </w:comment>
  <w:comment w:id="2730" w:author="Jens Schnügger" w:date="2020-06-03T23:41:00Z" w:initials="js">
    <w:p w14:paraId="57C2FF66"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6ECCBDF3" w14:textId="77777777" w:rsidR="00944672" w:rsidRDefault="00944672" w:rsidP="00944672">
      <w:pPr>
        <w:rPr>
          <w:sz w:val="20"/>
          <w:szCs w:val="20"/>
        </w:rPr>
      </w:pPr>
      <w:r>
        <w:rPr>
          <w:rFonts w:ascii="Times New Roman" w:hAnsi="Times New Roman" w:cs="Times New Roman"/>
          <w:sz w:val="20"/>
          <w:szCs w:val="20"/>
        </w:rPr>
        <w:t>K5S004 : MH Dispatch</w:t>
      </w:r>
    </w:p>
  </w:comment>
  <w:comment w:id="2734" w:author="Lektorat Bauer" w:date="2025-02-28T10:00:00Z" w:initials="LB">
    <w:p w14:paraId="511A6BCC" w14:textId="362DA8DB" w:rsidR="00616DED" w:rsidRDefault="00616DED">
      <w:pPr>
        <w:pStyle w:val="Kommentartext"/>
      </w:pPr>
      <w:r>
        <w:rPr>
          <w:rStyle w:val="Kommentarzeichen"/>
        </w:rPr>
        <w:annotationRef/>
      </w:r>
      <w:r>
        <w:t>Überflüssig, Infodump zudem</w:t>
      </w:r>
    </w:p>
  </w:comment>
  <w:comment w:id="2744" w:author="Lektorat Bauer" w:date="2025-02-28T10:01:00Z" w:initials="LB">
    <w:p w14:paraId="24BC1C82" w14:textId="36B5A840" w:rsidR="00616DED" w:rsidRDefault="00616DED">
      <w:pPr>
        <w:pStyle w:val="Kommentartext"/>
      </w:pPr>
      <w:r>
        <w:rPr>
          <w:rStyle w:val="Kommentarzeichen"/>
        </w:rPr>
        <w:annotationRef/>
      </w:r>
      <w:r>
        <w:t>Übererklärt, das sagt der nächste Satz schon, nur viel schöner</w:t>
      </w:r>
    </w:p>
  </w:comment>
  <w:comment w:id="2787" w:author="Lektorat Bauer" w:date="2025-02-28T10:08:00Z" w:initials="LB">
    <w:p w14:paraId="45D64FEB" w14:textId="334AFC45" w:rsidR="00820346" w:rsidRDefault="00820346">
      <w:pPr>
        <w:pStyle w:val="Kommentartext"/>
      </w:pPr>
      <w:r>
        <w:rPr>
          <w:rStyle w:val="Kommentarzeichen"/>
        </w:rPr>
        <w:annotationRef/>
      </w:r>
      <w:r>
        <w:t>Die Beziehung ist hier formeller, und sollte sich abheben von den anderen, die alle einen jovialen Umgang miteinander zeigen. Es ist ja auch sein erster Flug nach der Zulassung.</w:t>
      </w:r>
    </w:p>
  </w:comment>
  <w:comment w:id="2800" w:author="Lektorat Bauer" w:date="2025-02-28T10:10:00Z" w:initials="LB">
    <w:p w14:paraId="2A65C7A6" w14:textId="2FE91665" w:rsidR="00451A85" w:rsidRDefault="00451A85">
      <w:pPr>
        <w:pStyle w:val="Kommentartext"/>
      </w:pPr>
      <w:r>
        <w:rPr>
          <w:rStyle w:val="Kommentarzeichen"/>
        </w:rPr>
        <w:annotationRef/>
      </w:r>
      <w:r>
        <w:t>Leider alles überflüssige Infos, per Infodump, die den Leser so nicht interessieren. Empfehle die Streichung.</w:t>
      </w:r>
    </w:p>
  </w:comment>
  <w:comment w:id="2808" w:author="Lektorat Bauer" w:date="2025-02-28T10:12:00Z" w:initials="LB">
    <w:p w14:paraId="59C1760B" w14:textId="5515E132" w:rsidR="00451A85" w:rsidRDefault="00451A85">
      <w:pPr>
        <w:pStyle w:val="Kommentartext"/>
      </w:pPr>
      <w:r>
        <w:rPr>
          <w:rStyle w:val="Kommentarzeichen"/>
        </w:rPr>
        <w:annotationRef/>
      </w:r>
      <w:r>
        <w:t>B statt Inquit, außerdem ÜE (dass er ihn aufzieht, zeigt die Dialogzeile).</w:t>
      </w:r>
    </w:p>
  </w:comment>
  <w:comment w:id="2816" w:author="Jens Schnügger" w:date="2020-06-03T23:41:00Z" w:initials="js">
    <w:p w14:paraId="3FA00192"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78692643" w14:textId="77777777" w:rsidR="00944672" w:rsidRDefault="00944672" w:rsidP="00944672">
      <w:pPr>
        <w:suppressAutoHyphens/>
        <w:spacing w:line="292" w:lineRule="auto"/>
        <w:rPr>
          <w:rFonts w:ascii="Arial" w:hAnsi="Arial" w:cs="Arial"/>
          <w:sz w:val="20"/>
          <w:szCs w:val="20"/>
        </w:rPr>
      </w:pPr>
      <w:r>
        <w:rPr>
          <w:sz w:val="20"/>
          <w:szCs w:val="20"/>
        </w:rPr>
        <w:t>K5S005 : Malaysia Airlines Cargo City, KUL</w:t>
      </w:r>
    </w:p>
  </w:comment>
  <w:comment w:id="2820" w:author="Lektorat Bauer" w:date="2025-02-28T10:14:00Z" w:initials="LB">
    <w:p w14:paraId="0FC753A0" w14:textId="3ACB4C4B" w:rsidR="00451A85" w:rsidRDefault="00451A85">
      <w:pPr>
        <w:pStyle w:val="Kommentartext"/>
      </w:pPr>
      <w:r>
        <w:rPr>
          <w:rStyle w:val="Kommentarzeichen"/>
        </w:rPr>
        <w:annotationRef/>
      </w:r>
      <w:r>
        <w:t>Das sagst du ja durch den Dialog gleich ohnehin, daher W</w:t>
      </w:r>
    </w:p>
  </w:comment>
  <w:comment w:id="2837" w:author="Lektorat Bauer" w:date="2025-02-28T10:16:00Z" w:initials="LB">
    <w:p w14:paraId="6B3F9F42" w14:textId="020A1C01" w:rsidR="006F0DD4" w:rsidRDefault="006F0DD4">
      <w:pPr>
        <w:pStyle w:val="Kommentartext"/>
      </w:pPr>
      <w:r>
        <w:rPr>
          <w:rStyle w:val="Kommentarzeichen"/>
        </w:rPr>
        <w:annotationRef/>
      </w:r>
      <w:r>
        <w:t>Oder? Etwas schwer nachvollziehbar, wer wann spricht</w:t>
      </w:r>
    </w:p>
  </w:comment>
  <w:comment w:id="2851" w:author="Jens Schnügger" w:date="2020-06-03T23:42:00Z" w:initials="js">
    <w:p w14:paraId="74EDCB94"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61A7D4B0" w14:textId="77777777" w:rsidR="00944672" w:rsidRDefault="00944672" w:rsidP="00944672">
      <w:pPr>
        <w:suppressAutoHyphens/>
        <w:spacing w:line="292" w:lineRule="auto"/>
        <w:rPr>
          <w:rFonts w:ascii="Arial" w:hAnsi="Arial" w:cs="Arial"/>
          <w:sz w:val="20"/>
          <w:szCs w:val="20"/>
        </w:rPr>
      </w:pPr>
      <w:r>
        <w:rPr>
          <w:sz w:val="20"/>
          <w:szCs w:val="20"/>
        </w:rPr>
        <w:t>K5S006 : Malaysia Airlines Cargo City, KUL, SEC</w:t>
      </w:r>
    </w:p>
  </w:comment>
  <w:comment w:id="2860" w:author="Lektorat Bauer" w:date="2025-02-28T10:21:00Z" w:initials="LB">
    <w:p w14:paraId="5805B9F4" w14:textId="008F8B21" w:rsidR="00717FE0" w:rsidRDefault="00717FE0">
      <w:pPr>
        <w:pStyle w:val="Kommentartext"/>
      </w:pPr>
      <w:r>
        <w:rPr>
          <w:rStyle w:val="Kommentarzeichen"/>
        </w:rPr>
        <w:annotationRef/>
      </w:r>
      <w:r>
        <w:t>Gekürzt, um es weniger infodumpig zu halten</w:t>
      </w:r>
    </w:p>
  </w:comment>
  <w:comment w:id="2900" w:author="Jens Schnügger" w:date="2020-06-03T23:42:00Z" w:initials="js">
    <w:p w14:paraId="7E9761BD"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108D8EE4" w14:textId="77777777" w:rsidR="00944672" w:rsidRDefault="00944672" w:rsidP="00944672">
      <w:pPr>
        <w:suppressAutoHyphens/>
        <w:spacing w:line="292" w:lineRule="auto"/>
        <w:rPr>
          <w:rFonts w:ascii="Arial" w:hAnsi="Arial" w:cs="Arial"/>
          <w:sz w:val="20"/>
          <w:szCs w:val="20"/>
        </w:rPr>
      </w:pPr>
      <w:r>
        <w:rPr>
          <w:sz w:val="20"/>
          <w:szCs w:val="20"/>
        </w:rPr>
        <w:t>K5S007 : Malaysia Airlines Cargo City, KUL</w:t>
      </w:r>
    </w:p>
  </w:comment>
  <w:comment w:id="2928" w:author="Jens Schnügger" w:date="2020-06-03T23:43:00Z" w:initials="js">
    <w:p w14:paraId="21AF84CA"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6586098E" w14:textId="77777777" w:rsidR="00944672" w:rsidRDefault="00944672" w:rsidP="00944672">
      <w:pPr>
        <w:suppressAutoHyphens/>
        <w:spacing w:line="292" w:lineRule="auto"/>
        <w:rPr>
          <w:rFonts w:ascii="Arial" w:hAnsi="Arial" w:cs="Arial"/>
          <w:sz w:val="20"/>
          <w:szCs w:val="20"/>
        </w:rPr>
      </w:pPr>
      <w:r>
        <w:rPr>
          <w:sz w:val="20"/>
          <w:szCs w:val="20"/>
        </w:rPr>
        <w:t>K5S008 : KUL, Position MH 370</w:t>
      </w:r>
    </w:p>
  </w:comment>
  <w:comment w:id="2933" w:author="Lektorat Bauer" w:date="2025-02-28T10:24:00Z" w:initials="LB">
    <w:p w14:paraId="14431725" w14:textId="4D785532" w:rsidR="00717FE0" w:rsidRDefault="00717FE0">
      <w:pPr>
        <w:pStyle w:val="Kommentartext"/>
      </w:pPr>
      <w:r>
        <w:rPr>
          <w:rStyle w:val="Kommentarzeichen"/>
        </w:rPr>
        <w:annotationRef/>
      </w:r>
      <w:r>
        <w:t>Hier könntest du noch B zwischendrin einfügen, wäre schön, aber kein Muss.</w:t>
      </w:r>
    </w:p>
  </w:comment>
  <w:comment w:id="2937" w:author="Jens Schnügger" w:date="2020-06-03T23:43:00Z" w:initials="js">
    <w:p w14:paraId="6229740F"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6B565DBB" w14:textId="77777777" w:rsidR="00944672" w:rsidRDefault="00944672" w:rsidP="00944672">
      <w:pPr>
        <w:suppressAutoHyphens/>
        <w:spacing w:line="292" w:lineRule="auto"/>
        <w:rPr>
          <w:rFonts w:ascii="Arial" w:hAnsi="Arial" w:cs="Arial"/>
          <w:sz w:val="20"/>
          <w:szCs w:val="20"/>
        </w:rPr>
      </w:pPr>
      <w:r>
        <w:rPr>
          <w:sz w:val="20"/>
          <w:szCs w:val="20"/>
        </w:rPr>
        <w:t>K5S009 : Malaysia Airlines Cargo City, KUL, SEC</w:t>
      </w:r>
    </w:p>
  </w:comment>
  <w:comment w:id="2946" w:author="Lektorat Bauer" w:date="2025-02-28T10:27:00Z" w:initials="LB">
    <w:p w14:paraId="18FAA52F" w14:textId="39F25DB0" w:rsidR="00A56D60" w:rsidRDefault="00A56D60">
      <w:pPr>
        <w:pStyle w:val="Kommentartext"/>
      </w:pPr>
      <w:r>
        <w:rPr>
          <w:rStyle w:val="Kommentarzeichen"/>
        </w:rPr>
        <w:annotationRef/>
      </w:r>
      <w:r>
        <w:t>Wie genau? Was soll das für eine Geste sein? Unklares Bild</w:t>
      </w:r>
    </w:p>
  </w:comment>
  <w:comment w:id="2972" w:author="Lektorat Bauer" w:date="2025-02-28T10:29:00Z" w:initials="LB">
    <w:p w14:paraId="5BD13600" w14:textId="346DA832" w:rsidR="00A56D60" w:rsidRDefault="00A56D60">
      <w:pPr>
        <w:pStyle w:val="Kommentartext"/>
      </w:pPr>
      <w:r>
        <w:rPr>
          <w:rStyle w:val="Kommentarzeichen"/>
        </w:rPr>
        <w:annotationRef/>
      </w:r>
      <w:r>
        <w:t>W</w:t>
      </w:r>
    </w:p>
  </w:comment>
  <w:comment w:id="2974" w:author="Jens Schnügger" w:date="2020-06-08T16:25:00Z" w:initials="js">
    <w:p w14:paraId="6B56B98E"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791968B4" w14:textId="77777777" w:rsidR="00944672" w:rsidRDefault="00944672" w:rsidP="00944672">
      <w:pPr>
        <w:suppressAutoHyphens/>
        <w:spacing w:line="292" w:lineRule="auto"/>
        <w:rPr>
          <w:rFonts w:ascii="Arial" w:hAnsi="Arial" w:cs="Arial"/>
          <w:sz w:val="20"/>
          <w:szCs w:val="20"/>
        </w:rPr>
      </w:pPr>
      <w:r>
        <w:rPr>
          <w:sz w:val="20"/>
          <w:szCs w:val="20"/>
        </w:rPr>
        <w:t>K5S010 : Sicherheitschef, KUL APT</w:t>
      </w:r>
    </w:p>
  </w:comment>
  <w:comment w:id="2976" w:author="Lektorat Bauer" w:date="2025-02-28T10:30:00Z" w:initials="LB">
    <w:p w14:paraId="0C5EDDC8" w14:textId="59A350BD" w:rsidR="00A56D60" w:rsidRDefault="00A56D60">
      <w:pPr>
        <w:pStyle w:val="Kommentartext"/>
      </w:pPr>
      <w:r>
        <w:rPr>
          <w:rStyle w:val="Kommentarzeichen"/>
        </w:rPr>
        <w:annotationRef/>
      </w:r>
      <w:r>
        <w:t>Steht ja in der Überschrift</w:t>
      </w:r>
    </w:p>
  </w:comment>
  <w:comment w:id="2985" w:author="Lektorat Bauer" w:date="2025-02-28T10:30:00Z" w:initials="LB">
    <w:p w14:paraId="3A95103A" w14:textId="6ED5DBAF" w:rsidR="00A56D60" w:rsidRDefault="00A56D60">
      <w:pPr>
        <w:pStyle w:val="Kommentartext"/>
      </w:pPr>
      <w:r>
        <w:rPr>
          <w:rStyle w:val="Kommentarzeichen"/>
        </w:rPr>
        <w:annotationRef/>
      </w:r>
      <w:r>
        <w:t>ÜE: warum sonst?</w:t>
      </w:r>
    </w:p>
  </w:comment>
  <w:comment w:id="3012" w:author="Lektorat Bauer" w:date="2025-02-28T10:32:00Z" w:initials="LB">
    <w:p w14:paraId="0239CA33" w14:textId="142AD37B" w:rsidR="00A56D60" w:rsidRDefault="00A56D60">
      <w:pPr>
        <w:pStyle w:val="Kommentartext"/>
      </w:pPr>
      <w:r>
        <w:rPr>
          <w:rStyle w:val="Kommentarzeichen"/>
        </w:rPr>
        <w:annotationRef/>
      </w:r>
      <w:r>
        <w:t>Der Chef hat es ihm ja schon gesagt, deshalb tut er es</w:t>
      </w:r>
    </w:p>
  </w:comment>
  <w:comment w:id="3070" w:author="Jens Schnügger" w:date="2020-06-08T16:19:00Z" w:initials="js">
    <w:p w14:paraId="5ED2C5CA"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56FAAEB9" w14:textId="77777777" w:rsidR="00944672" w:rsidRDefault="00944672" w:rsidP="00944672">
      <w:pPr>
        <w:suppressAutoHyphens/>
        <w:spacing w:line="292" w:lineRule="auto"/>
        <w:rPr>
          <w:rFonts w:ascii="Arial" w:hAnsi="Arial" w:cs="Arial"/>
          <w:sz w:val="20"/>
          <w:szCs w:val="20"/>
        </w:rPr>
      </w:pPr>
      <w:r>
        <w:rPr>
          <w:sz w:val="20"/>
          <w:szCs w:val="20"/>
        </w:rPr>
        <w:t>K5S011 : Malaysia Airlines Cargo City, KUL, SEC</w:t>
      </w:r>
    </w:p>
  </w:comment>
  <w:comment w:id="3096" w:author="Lektorat Bauer" w:date="2025-02-28T10:38:00Z" w:initials="LB">
    <w:p w14:paraId="192B3D0A" w14:textId="03F9C1C4" w:rsidR="00D23B0F" w:rsidRDefault="00D23B0F">
      <w:pPr>
        <w:pStyle w:val="Kommentartext"/>
      </w:pPr>
      <w:r>
        <w:rPr>
          <w:rStyle w:val="Kommentarzeichen"/>
        </w:rPr>
        <w:annotationRef/>
      </w:r>
      <w:r>
        <w:t>Um die Ecke, um die Ecke</w:t>
      </w:r>
    </w:p>
  </w:comment>
  <w:comment w:id="3107" w:author="Jens Schnügger" w:date="2020-06-07T14:36:00Z" w:initials="js">
    <w:p w14:paraId="6A0DCEF7"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2EC9B8D1" w14:textId="77777777" w:rsidR="00944672" w:rsidRDefault="00944672" w:rsidP="00944672">
      <w:pPr>
        <w:suppressAutoHyphens/>
        <w:spacing w:line="292" w:lineRule="auto"/>
        <w:rPr>
          <w:rFonts w:ascii="Arial" w:hAnsi="Arial" w:cs="Arial"/>
          <w:sz w:val="20"/>
          <w:szCs w:val="20"/>
        </w:rPr>
      </w:pPr>
      <w:r>
        <w:rPr>
          <w:sz w:val="20"/>
          <w:szCs w:val="20"/>
        </w:rPr>
        <w:t>K5S012 : KUL, Position MH 370</w:t>
      </w:r>
    </w:p>
  </w:comment>
  <w:comment w:id="3139" w:author="Lektorat Bauer" w:date="2025-02-28T11:26:00Z" w:initials="LB">
    <w:p w14:paraId="183F4982" w14:textId="7C0F3DE2" w:rsidR="00D015FA" w:rsidRDefault="00D015FA">
      <w:pPr>
        <w:pStyle w:val="Kommentartext"/>
      </w:pPr>
      <w:r>
        <w:rPr>
          <w:rStyle w:val="Kommentarzeichen"/>
        </w:rPr>
        <w:annotationRef/>
      </w:r>
      <w:r>
        <w:t>An die beiden was? Präzisieren</w:t>
      </w:r>
    </w:p>
  </w:comment>
  <w:comment w:id="3146" w:author="Lektorat Bauer" w:date="2025-02-28T11:26:00Z" w:initials="LB">
    <w:p w14:paraId="55D4FD30" w14:textId="7A846E5C" w:rsidR="00D015FA" w:rsidRDefault="00D015FA">
      <w:pPr>
        <w:pStyle w:val="Kommentartext"/>
      </w:pPr>
      <w:r>
        <w:rPr>
          <w:rStyle w:val="Kommentarzeichen"/>
        </w:rPr>
        <w:annotationRef/>
      </w:r>
      <w:r>
        <w:t>Ersetzen durch B, weniger „sah ihn an, schaute ihn an“ auch</w:t>
      </w:r>
    </w:p>
  </w:comment>
  <w:comment w:id="3160" w:author="Lektorat Bauer" w:date="2025-02-28T11:28:00Z" w:initials="LB">
    <w:p w14:paraId="035C4959" w14:textId="67E59C8E" w:rsidR="00D015FA" w:rsidRDefault="00D015FA">
      <w:pPr>
        <w:pStyle w:val="Kommentartext"/>
      </w:pPr>
      <w:r>
        <w:rPr>
          <w:rStyle w:val="Kommentarzeichen"/>
        </w:rPr>
        <w:annotationRef/>
      </w:r>
      <w:r>
        <w:t>Wer ist das? Kommt nur einmal vor, vermutlich Tippfehler, Fariq?</w:t>
      </w:r>
    </w:p>
  </w:comment>
  <w:comment w:id="3163" w:author="Lektorat Bauer" w:date="2025-02-28T11:30:00Z" w:initials="LB">
    <w:p w14:paraId="0A859A54" w14:textId="4130FAB3" w:rsidR="00D015FA" w:rsidRDefault="00D015FA">
      <w:pPr>
        <w:pStyle w:val="Kommentartext"/>
      </w:pPr>
      <w:r>
        <w:rPr>
          <w:rStyle w:val="Kommentarzeichen"/>
        </w:rPr>
        <w:annotationRef/>
      </w:r>
      <w:r>
        <w:t>Wer sagt das?</w:t>
      </w:r>
    </w:p>
  </w:comment>
  <w:comment w:id="3165" w:author="Jens Schnügger" w:date="2020-06-07T15:40:00Z" w:initials="js">
    <w:p w14:paraId="0BC3F0A9"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76F448DA" w14:textId="77777777" w:rsidR="00944672" w:rsidRDefault="00944672" w:rsidP="00944672">
      <w:pPr>
        <w:rPr>
          <w:sz w:val="20"/>
          <w:szCs w:val="20"/>
        </w:rPr>
      </w:pPr>
      <w:r>
        <w:rPr>
          <w:rFonts w:ascii="Times New Roman" w:hAnsi="Times New Roman" w:cs="Times New Roman"/>
          <w:sz w:val="20"/>
          <w:szCs w:val="20"/>
        </w:rPr>
        <w:t>KS5S013 : Cockpit MH 370</w:t>
      </w:r>
    </w:p>
  </w:comment>
  <w:comment w:id="3180" w:author="Jens Schnügger" w:date="2020-06-08T17:31:00Z" w:initials="js">
    <w:p w14:paraId="149BBBA6"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357A8AE0" w14:textId="77777777" w:rsidR="00944672" w:rsidRDefault="00944672" w:rsidP="00944672">
      <w:pPr>
        <w:rPr>
          <w:sz w:val="20"/>
          <w:szCs w:val="20"/>
        </w:rPr>
      </w:pPr>
      <w:r>
        <w:rPr>
          <w:rFonts w:ascii="Times New Roman" w:hAnsi="Times New Roman" w:cs="Times New Roman"/>
          <w:sz w:val="20"/>
          <w:szCs w:val="20"/>
        </w:rPr>
        <w:t>K5S014 : Laderaum, MH 370</w:t>
      </w:r>
    </w:p>
  </w:comment>
  <w:comment w:id="3214" w:author="Lektorat Bauer" w:date="2025-02-28T11:43:00Z" w:initials="LB">
    <w:p w14:paraId="3C00B791" w14:textId="58FAD6CC" w:rsidR="00744E15" w:rsidRDefault="00744E15">
      <w:pPr>
        <w:pStyle w:val="Kommentartext"/>
      </w:pPr>
      <w:r>
        <w:rPr>
          <w:rStyle w:val="Kommentarzeichen"/>
        </w:rPr>
        <w:annotationRef/>
      </w:r>
      <w:r>
        <w:t>Oder?</w:t>
      </w:r>
    </w:p>
  </w:comment>
  <w:comment w:id="3222" w:author="Lektorat Bauer" w:date="2025-02-28T11:48:00Z" w:initials="LB">
    <w:p w14:paraId="2E8F28FD" w14:textId="1D2F141C" w:rsidR="00663A68" w:rsidRDefault="00663A68">
      <w:pPr>
        <w:pStyle w:val="Kommentartext"/>
      </w:pPr>
      <w:r>
        <w:rPr>
          <w:rStyle w:val="Kommentarzeichen"/>
        </w:rPr>
        <w:annotationRef/>
      </w:r>
      <w:r>
        <w:t>Infodump, vor allem aber nimmst du hier die Spannung raus, indem du voranstellst, dass ein Gift eingesetzt wird</w:t>
      </w:r>
    </w:p>
  </w:comment>
  <w:comment w:id="3238" w:author="Lektorat Bauer" w:date="2025-02-28T11:45:00Z" w:initials="LB">
    <w:p w14:paraId="2D4634AA" w14:textId="77777777" w:rsidR="00663A68" w:rsidRDefault="00663A68">
      <w:pPr>
        <w:pStyle w:val="Kommentartext"/>
      </w:pPr>
      <w:r>
        <w:rPr>
          <w:rStyle w:val="Kommentarzeichen"/>
        </w:rPr>
        <w:annotationRef/>
      </w:r>
      <w:r>
        <w:t>Zwei Fragen: wieso muss zuerst die Tür deaktiviert werden?</w:t>
      </w:r>
    </w:p>
    <w:p w14:paraId="637D99E4" w14:textId="35716C47" w:rsidR="00663A68" w:rsidRDefault="00663A68">
      <w:pPr>
        <w:pStyle w:val="Kommentartext"/>
      </w:pPr>
      <w:r>
        <w:t>Und wieso schleusen sie das Gift nicht gleichzeitig ein, es ist doch ein Risiko, bemerkt zu werden?</w:t>
      </w:r>
    </w:p>
  </w:comment>
  <w:comment w:id="3246" w:author="Jens Schnügger" w:date="2020-06-03T23:44:00Z" w:initials="js">
    <w:p w14:paraId="392E765D"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467F9019" w14:textId="77777777" w:rsidR="00944672" w:rsidRDefault="00944672" w:rsidP="00944672">
      <w:pPr>
        <w:suppressAutoHyphens/>
        <w:spacing w:line="292" w:lineRule="auto"/>
        <w:rPr>
          <w:rFonts w:ascii="Arial" w:hAnsi="Arial" w:cs="Arial"/>
          <w:sz w:val="20"/>
          <w:szCs w:val="20"/>
        </w:rPr>
      </w:pPr>
      <w:r>
        <w:rPr>
          <w:sz w:val="20"/>
          <w:szCs w:val="20"/>
        </w:rPr>
        <w:t>K6S01 : 00:45h – Sole Sourcer</w:t>
      </w:r>
    </w:p>
  </w:comment>
  <w:comment w:id="3277" w:author="Lektorat Bauer" w:date="2025-02-28T11:54:00Z" w:initials="LB">
    <w:p w14:paraId="02DF3328" w14:textId="60691BC3" w:rsidR="00444442" w:rsidRDefault="00444442">
      <w:pPr>
        <w:pStyle w:val="Kommentartext"/>
      </w:pPr>
      <w:r>
        <w:rPr>
          <w:rStyle w:val="Kommentarzeichen"/>
        </w:rPr>
        <w:annotationRef/>
      </w:r>
      <w:r>
        <w:t>Oben steht, dass sie das eh nicht vorhatte, gerade wegen des Bonus? Bitte prüfen, widersprüchlich</w:t>
      </w:r>
    </w:p>
  </w:comment>
  <w:comment w:id="3309" w:author="Lektorat Bauer" w:date="2025-02-28T11:57:00Z" w:initials="LB">
    <w:p w14:paraId="4AF0BC07" w14:textId="114C2803" w:rsidR="00C119B1" w:rsidRDefault="00C119B1">
      <w:pPr>
        <w:pStyle w:val="Kommentartext"/>
      </w:pPr>
      <w:r>
        <w:rPr>
          <w:rStyle w:val="Kommentarzeichen"/>
        </w:rPr>
        <w:annotationRef/>
      </w:r>
      <w:r>
        <w:t>Super Satz</w:t>
      </w:r>
    </w:p>
  </w:comment>
  <w:comment w:id="3354" w:author="Lektorat Bauer" w:date="2025-02-28T12:02:00Z" w:initials="LB">
    <w:p w14:paraId="5EB960CF" w14:textId="77777777" w:rsidR="00334FA7" w:rsidRDefault="00334FA7">
      <w:pPr>
        <w:pStyle w:val="Kommentartext"/>
      </w:pPr>
      <w:r>
        <w:rPr>
          <w:rStyle w:val="Kommentarzeichen"/>
        </w:rPr>
        <w:annotationRef/>
      </w:r>
      <w:r>
        <w:t>Wird hier dann einfach zu ausführlich, der entscheidende Punkt scheint zu sein, dass der Pilot von überall steuern kann, den habe ich dringelassen.</w:t>
      </w:r>
    </w:p>
    <w:p w14:paraId="66D0EB9E" w14:textId="63CF291F" w:rsidR="00334FA7" w:rsidRDefault="00334FA7">
      <w:pPr>
        <w:pStyle w:val="Kommentartext"/>
      </w:pPr>
      <w:r>
        <w:t>Falls das nicht reicht, nochmal prüfen, in jedem Fall muss deutlich gekürzt werden, weil Infodump.</w:t>
      </w:r>
    </w:p>
  </w:comment>
  <w:comment w:id="3362" w:author="Jens Schnügger" w:date="2021-01-09T10:05:00Z" w:initials="js">
    <w:p w14:paraId="26C7DF68"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5CD267D4" w14:textId="77777777" w:rsidR="00944672" w:rsidRDefault="00944672" w:rsidP="00944672">
      <w:pPr>
        <w:suppressAutoHyphens/>
        <w:spacing w:line="292" w:lineRule="auto"/>
        <w:rPr>
          <w:rFonts w:ascii="Arial" w:hAnsi="Arial" w:cs="Arial"/>
          <w:sz w:val="20"/>
          <w:szCs w:val="20"/>
        </w:rPr>
      </w:pPr>
      <w:r>
        <w:rPr>
          <w:sz w:val="20"/>
          <w:szCs w:val="20"/>
        </w:rPr>
        <w:t>K6S02 : Fischtrawler „Große Heimat IV“</w:t>
      </w:r>
    </w:p>
  </w:comment>
  <w:comment w:id="3386" w:author="Jens Schnügger" w:date="2020-06-08T17:05:00Z" w:initials="js">
    <w:p w14:paraId="0EE6220F"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2DB55E76" w14:textId="77777777" w:rsidR="00944672" w:rsidRDefault="00944672" w:rsidP="00944672">
      <w:pPr>
        <w:rPr>
          <w:sz w:val="20"/>
          <w:szCs w:val="20"/>
        </w:rPr>
      </w:pPr>
      <w:r>
        <w:rPr>
          <w:rFonts w:ascii="Times New Roman" w:hAnsi="Times New Roman" w:cs="Times New Roman"/>
          <w:sz w:val="20"/>
          <w:szCs w:val="20"/>
        </w:rPr>
        <w:t>K6S03 : Cockpit MH 370</w:t>
      </w:r>
    </w:p>
  </w:comment>
  <w:comment w:id="3387" w:author="Lektorat Bauer" w:date="2025-02-28T17:24:00Z" w:initials="LB">
    <w:p w14:paraId="630E5E9A" w14:textId="08F64896" w:rsidR="00E33B12" w:rsidRDefault="00E33B12">
      <w:pPr>
        <w:pStyle w:val="Kommentartext"/>
      </w:pPr>
      <w:r>
        <w:rPr>
          <w:rStyle w:val="Kommentarzeichen"/>
        </w:rPr>
        <w:annotationRef/>
      </w:r>
      <w:r>
        <w:t>Was soll das sein, der Platz hinter dem Piloten? Wieso nicht einfach das Cockpit, oder steht hinter dem Piloten etc.? Bitte prüfen</w:t>
      </w:r>
    </w:p>
  </w:comment>
  <w:comment w:id="3435" w:author="Lektorat Bauer" w:date="2025-02-28T17:31:00Z" w:initials="LB">
    <w:p w14:paraId="1EFF5C85" w14:textId="46BC2A25" w:rsidR="00E33B12" w:rsidRDefault="00E33B12">
      <w:pPr>
        <w:pStyle w:val="Kommentartext"/>
      </w:pPr>
      <w:r>
        <w:rPr>
          <w:rStyle w:val="Kommentarzeichen"/>
        </w:rPr>
        <w:annotationRef/>
      </w:r>
      <w:r>
        <w:t>Ist das nicht ein Risiko, wegen möglicher Kollisionen mit anderem Luftverkehr? Und fällt das nicht auch sofort der Flugüberwachung auf?</w:t>
      </w:r>
    </w:p>
  </w:comment>
  <w:comment w:id="3439" w:author="Lektorat Bauer" w:date="2025-02-28T17:32:00Z" w:initials="LB">
    <w:p w14:paraId="4C945391" w14:textId="47F3C50A" w:rsidR="002F51F4" w:rsidRDefault="002F51F4">
      <w:pPr>
        <w:pStyle w:val="Kommentartext"/>
      </w:pPr>
      <w:r>
        <w:rPr>
          <w:rStyle w:val="Kommentarzeichen"/>
        </w:rPr>
        <w:annotationRef/>
      </w:r>
      <w:r>
        <w:t>ÜE</w:t>
      </w:r>
    </w:p>
  </w:comment>
  <w:comment w:id="3449" w:author="Lektorat Bauer" w:date="2025-02-28T17:33:00Z" w:initials="LB">
    <w:p w14:paraId="08A063CA" w14:textId="79A95DA0" w:rsidR="002F51F4" w:rsidRDefault="002F51F4">
      <w:pPr>
        <w:pStyle w:val="Kommentartext"/>
      </w:pPr>
      <w:r>
        <w:rPr>
          <w:rStyle w:val="Kommentarzeichen"/>
        </w:rPr>
        <w:annotationRef/>
      </w:r>
      <w:r>
        <w:t>Unklar: deshalb sieht er hin? Warum? Präzisieren</w:t>
      </w:r>
    </w:p>
  </w:comment>
  <w:comment w:id="3462" w:author="Lektorat Bauer" w:date="2025-02-28T17:35:00Z" w:initials="LB">
    <w:p w14:paraId="7DC0F301" w14:textId="4D02F9DE" w:rsidR="002F51F4" w:rsidRDefault="002F51F4">
      <w:pPr>
        <w:pStyle w:val="Kommentartext"/>
      </w:pPr>
      <w:r>
        <w:rPr>
          <w:rStyle w:val="Kommentarzeichen"/>
        </w:rPr>
        <w:annotationRef/>
      </w:r>
      <w:r>
        <w:t>ÜE</w:t>
      </w:r>
    </w:p>
  </w:comment>
  <w:comment w:id="3465" w:author="Lektorat Bauer" w:date="2025-02-28T17:38:00Z" w:initials="LB">
    <w:p w14:paraId="21527B46" w14:textId="6A8F71B5" w:rsidR="002F51F4" w:rsidRDefault="002F51F4">
      <w:pPr>
        <w:pStyle w:val="Kommentartext"/>
      </w:pPr>
      <w:r>
        <w:rPr>
          <w:rStyle w:val="Kommentarzeichen"/>
        </w:rPr>
        <w:annotationRef/>
      </w:r>
      <w:r>
        <w:t>Vorschlag, etwas mehr B</w:t>
      </w:r>
    </w:p>
  </w:comment>
  <w:comment w:id="3467" w:author="Lektorat Bauer" w:date="2025-02-28T17:38:00Z" w:initials="LB">
    <w:p w14:paraId="551DB454" w14:textId="5BE3AE64" w:rsidR="002F51F4" w:rsidRDefault="002F51F4">
      <w:pPr>
        <w:pStyle w:val="Kommentartext"/>
      </w:pPr>
      <w:r>
        <w:rPr>
          <w:rStyle w:val="Kommentarzeichen"/>
        </w:rPr>
        <w:annotationRef/>
      </w:r>
      <w:r>
        <w:t>Unklar, was das bedeuten soll: vor ihm entstanden? Bevor er das Genick gebrochen hat? Präzisieren oder weglassen</w:t>
      </w:r>
    </w:p>
  </w:comment>
  <w:comment w:id="3484" w:author="Jens Schnügger" w:date="2020-06-09T08:50:00Z" w:initials="js">
    <w:p w14:paraId="21F59382"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6528B65E" w14:textId="77777777" w:rsidR="00944672" w:rsidRDefault="00944672" w:rsidP="00944672">
      <w:pPr>
        <w:suppressAutoHyphens/>
        <w:spacing w:line="292" w:lineRule="auto"/>
        <w:rPr>
          <w:rFonts w:ascii="Arial" w:hAnsi="Arial" w:cs="Arial"/>
          <w:sz w:val="20"/>
          <w:szCs w:val="20"/>
        </w:rPr>
      </w:pPr>
      <w:r>
        <w:rPr>
          <w:sz w:val="20"/>
          <w:szCs w:val="20"/>
        </w:rPr>
        <w:t>K6S04 : Fischtrawler „Große Heimat IV“</w:t>
      </w:r>
    </w:p>
  </w:comment>
  <w:comment w:id="3495" w:author="Lektorat Bauer" w:date="2025-02-28T17:42:00Z" w:initials="LB">
    <w:p w14:paraId="2A336E37" w14:textId="3D13E2C7" w:rsidR="00C50063" w:rsidRDefault="00C50063">
      <w:pPr>
        <w:pStyle w:val="Kommentartext"/>
      </w:pPr>
      <w:r>
        <w:rPr>
          <w:rStyle w:val="Kommentarzeichen"/>
        </w:rPr>
        <w:annotationRef/>
      </w:r>
      <w:r>
        <w:t>W</w:t>
      </w:r>
    </w:p>
  </w:comment>
  <w:comment w:id="3498" w:author="Lektorat Bauer" w:date="2025-02-28T17:45:00Z" w:initials="LB">
    <w:p w14:paraId="2446E11F" w14:textId="631CD3CA" w:rsidR="009F281A" w:rsidRDefault="009F281A">
      <w:pPr>
        <w:pStyle w:val="Kommentartext"/>
      </w:pPr>
      <w:r>
        <w:rPr>
          <w:rStyle w:val="Kommentarzeichen"/>
        </w:rPr>
        <w:annotationRef/>
      </w:r>
      <w:r>
        <w:t>Mir wird nicht klar, was die Funktion der Drohne überhaupt war – sofern das auch noch nicht der Fall sein soll, ist das in Ordnung, andernfalls fehlt hier eine nachvollziehbarere Erklärung</w:t>
      </w:r>
    </w:p>
  </w:comment>
  <w:comment w:id="3518" w:author="Lektorat Bauer" w:date="2025-02-28T17:44:00Z" w:initials="LB">
    <w:p w14:paraId="2D2BFB74" w14:textId="43CBA891" w:rsidR="009F281A" w:rsidRDefault="009F281A">
      <w:pPr>
        <w:pStyle w:val="Kommentartext"/>
      </w:pPr>
      <w:r>
        <w:rPr>
          <w:rStyle w:val="Kommentarzeichen"/>
        </w:rPr>
        <w:annotationRef/>
      </w:r>
      <w:r>
        <w:t>? unverständlich, bitte prüfen</w:t>
      </w:r>
    </w:p>
  </w:comment>
  <w:comment w:id="3528" w:author="Jens Schnügger" w:date="2020-06-09T15:22:00Z" w:initials="js">
    <w:p w14:paraId="65E933AD"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3E705388" w14:textId="77777777" w:rsidR="00944672" w:rsidRDefault="00944672" w:rsidP="00944672">
      <w:pPr>
        <w:rPr>
          <w:sz w:val="20"/>
          <w:szCs w:val="20"/>
        </w:rPr>
      </w:pPr>
      <w:r>
        <w:rPr>
          <w:rFonts w:ascii="Times New Roman" w:hAnsi="Times New Roman" w:cs="Times New Roman"/>
          <w:sz w:val="20"/>
          <w:szCs w:val="20"/>
        </w:rPr>
        <w:t>K6S05 : Cockpit MH 370</w:t>
      </w:r>
    </w:p>
  </w:comment>
  <w:comment w:id="3543" w:author="Jens Schnügger" w:date="2020-06-10T07:59:00Z" w:initials="js">
    <w:p w14:paraId="76416085"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4520BF88" w14:textId="77777777" w:rsidR="00944672" w:rsidRDefault="00944672" w:rsidP="00944672">
      <w:pPr>
        <w:rPr>
          <w:sz w:val="20"/>
          <w:szCs w:val="20"/>
        </w:rPr>
      </w:pPr>
      <w:r>
        <w:rPr>
          <w:rFonts w:ascii="Times New Roman" w:hAnsi="Times New Roman" w:cs="Times New Roman"/>
          <w:sz w:val="20"/>
          <w:szCs w:val="20"/>
        </w:rPr>
        <w:t>K6S06 : Nordkorea – Vorbereitungen</w:t>
      </w:r>
    </w:p>
  </w:comment>
  <w:comment w:id="3555" w:author="Lektorat Bauer" w:date="2025-02-28T18:00:00Z" w:initials="LB">
    <w:p w14:paraId="16E24282" w14:textId="77777777" w:rsidR="002B12B7" w:rsidRDefault="002B12B7">
      <w:pPr>
        <w:pStyle w:val="Kommentartext"/>
      </w:pPr>
      <w:r>
        <w:rPr>
          <w:rStyle w:val="Kommentarzeichen"/>
        </w:rPr>
        <w:annotationRef/>
      </w:r>
      <w:r>
        <w:t>Unklar: welches zweite U-Boot? Sein wann brauchen sie zwei? Das taucht hier zum ersten Mal auf, wenn ich das richtig sehe.</w:t>
      </w:r>
    </w:p>
    <w:p w14:paraId="7F765741" w14:textId="77777777" w:rsidR="002B12B7" w:rsidRDefault="002B12B7">
      <w:pPr>
        <w:pStyle w:val="Kommentartext"/>
      </w:pPr>
    </w:p>
    <w:p w14:paraId="261E3346" w14:textId="00EE6B0B" w:rsidR="002B12B7" w:rsidRDefault="002B12B7">
      <w:pPr>
        <w:pStyle w:val="Kommentartext"/>
      </w:pPr>
      <w:r>
        <w:t xml:space="preserve">Außerdem: was heißt „nicht fertig bauen“? Wie baut man ein U-Boot nicht fertig, das aber trotzdem tauchen kann – und das man aber zwangsläufig verliert deshalb? </w:t>
      </w:r>
    </w:p>
  </w:comment>
  <w:comment w:id="3566" w:author="Jens Schnügger" w:date="2020-06-10T15:58:00Z" w:initials="js">
    <w:p w14:paraId="1460AFEE"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5C4A0A09" w14:textId="77777777" w:rsidR="00944672" w:rsidRDefault="00944672" w:rsidP="00944672">
      <w:pPr>
        <w:rPr>
          <w:sz w:val="20"/>
          <w:szCs w:val="20"/>
        </w:rPr>
      </w:pPr>
      <w:r>
        <w:rPr>
          <w:rFonts w:ascii="Times New Roman" w:hAnsi="Times New Roman" w:cs="Times New Roman"/>
          <w:sz w:val="20"/>
          <w:szCs w:val="20"/>
        </w:rPr>
        <w:t>K6S07 : Hohotobei, Palau</w:t>
      </w:r>
    </w:p>
  </w:comment>
  <w:comment w:id="3594" w:author="Lektorat Bauer" w:date="2025-02-28T18:13:00Z" w:initials="LB">
    <w:p w14:paraId="1C30C190" w14:textId="301518E7" w:rsidR="004A311D" w:rsidRDefault="004A311D">
      <w:pPr>
        <w:pStyle w:val="Kommentartext"/>
      </w:pPr>
      <w:r>
        <w:rPr>
          <w:rStyle w:val="Kommentarzeichen"/>
        </w:rPr>
        <w:annotationRef/>
      </w:r>
      <w:r>
        <w:t>ÜE</w:t>
      </w:r>
    </w:p>
  </w:comment>
  <w:comment w:id="3614" w:author="Lektorat Bauer" w:date="2025-02-28T18:14:00Z" w:initials="LB">
    <w:p w14:paraId="2E35B9AB" w14:textId="09F981F1" w:rsidR="004A311D" w:rsidRDefault="004A311D">
      <w:pPr>
        <w:pStyle w:val="Kommentartext"/>
      </w:pPr>
      <w:r>
        <w:rPr>
          <w:rStyle w:val="Kommentarzeichen"/>
        </w:rPr>
        <w:annotationRef/>
      </w:r>
      <w:r>
        <w:t>Warum nicht? Das wird anhand der Berechnungen zuvor nicht deutlich: zwei Sichtweiten, eine auf See, eine auf der Insel. Das sagt nichts aus?</w:t>
      </w:r>
    </w:p>
  </w:comment>
  <w:comment w:id="3648" w:author="Jens Schnügger" w:date="2020-06-09T15:22:00Z" w:initials="js">
    <w:p w14:paraId="1F6FED8A"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23F87AAF" w14:textId="77777777" w:rsidR="00944672" w:rsidRDefault="00944672" w:rsidP="00944672">
      <w:pPr>
        <w:rPr>
          <w:sz w:val="20"/>
          <w:szCs w:val="20"/>
        </w:rPr>
      </w:pPr>
      <w:r>
        <w:rPr>
          <w:rFonts w:ascii="Times New Roman" w:hAnsi="Times New Roman" w:cs="Times New Roman"/>
          <w:sz w:val="20"/>
          <w:szCs w:val="20"/>
        </w:rPr>
        <w:t>K6S08 : Landung im Pazifik, Teil 1</w:t>
      </w:r>
    </w:p>
  </w:comment>
  <w:comment w:id="3657" w:author="Lektorat Bauer" w:date="2025-02-28T18:18:00Z" w:initials="LB">
    <w:p w14:paraId="372F84B4" w14:textId="14D861BE" w:rsidR="004A311D" w:rsidRDefault="004A311D">
      <w:pPr>
        <w:pStyle w:val="Kommentartext"/>
      </w:pPr>
      <w:r>
        <w:rPr>
          <w:rStyle w:val="Kommentarzeichen"/>
        </w:rPr>
        <w:annotationRef/>
      </w:r>
      <w:r>
        <w:t>W/ÜE</w:t>
      </w:r>
    </w:p>
  </w:comment>
  <w:comment w:id="3709" w:author="Lektorat Bauer" w:date="2025-02-28T18:25:00Z" w:initials="LB">
    <w:p w14:paraId="43D6DABD" w14:textId="495732FB" w:rsidR="003D2B1A" w:rsidRDefault="003D2B1A">
      <w:pPr>
        <w:pStyle w:val="Kommentartext"/>
      </w:pPr>
      <w:r>
        <w:rPr>
          <w:rStyle w:val="Kommentarzeichen"/>
        </w:rPr>
        <w:annotationRef/>
      </w:r>
      <w:r>
        <w:t>All das kein Infodump, weil hier konkret durchscheint, wie gefährlich das Manöver ist, was bevorsteht. Also ein- und angebunden an die Erzählung.</w:t>
      </w:r>
    </w:p>
  </w:comment>
  <w:comment w:id="3727" w:author="Jens Schnügger" w:date="2020-06-11T13:53:00Z" w:initials="js">
    <w:p w14:paraId="0E876438"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7B1C673F" w14:textId="77777777" w:rsidR="00944672" w:rsidRDefault="00944672" w:rsidP="00944672">
      <w:pPr>
        <w:rPr>
          <w:sz w:val="20"/>
          <w:szCs w:val="20"/>
        </w:rPr>
      </w:pPr>
      <w:r>
        <w:rPr>
          <w:rFonts w:ascii="Times New Roman" w:hAnsi="Times New Roman" w:cs="Times New Roman"/>
          <w:sz w:val="20"/>
          <w:szCs w:val="20"/>
        </w:rPr>
        <w:t>K6S09 : Ausladen des Flugzeuges</w:t>
      </w:r>
    </w:p>
  </w:comment>
  <w:comment w:id="3759" w:author="Lektorat Bauer" w:date="2025-02-28T18:39:00Z" w:initials="LB">
    <w:p w14:paraId="4712AA61" w14:textId="423ECE41" w:rsidR="00525FDA" w:rsidRDefault="00525FDA">
      <w:pPr>
        <w:pStyle w:val="Kommentartext"/>
      </w:pPr>
      <w:r>
        <w:rPr>
          <w:rStyle w:val="Kommentarzeichen"/>
        </w:rPr>
        <w:annotationRef/>
      </w:r>
      <w:r>
        <w:t>Wenn möglich, gern mal einen dass-Satz vermeiden, sieht etwas eleganter aus</w:t>
      </w:r>
    </w:p>
  </w:comment>
  <w:comment w:id="3771" w:author="Lektorat Bauer" w:date="2025-02-28T18:40:00Z" w:initials="LB">
    <w:p w14:paraId="0DDC563A" w14:textId="509BAD44" w:rsidR="00525FDA" w:rsidRDefault="00525FDA">
      <w:pPr>
        <w:pStyle w:val="Kommentartext"/>
      </w:pPr>
      <w:r>
        <w:rPr>
          <w:rStyle w:val="Kommentarzeichen"/>
        </w:rPr>
        <w:annotationRef/>
      </w:r>
      <w:r>
        <w:t>Unverständlich: gleichzeitig zu? Hier fehlt etwas, bitte prüfen</w:t>
      </w:r>
    </w:p>
  </w:comment>
  <w:comment w:id="3781" w:author="Lektorat Bauer" w:date="2025-02-28T18:41:00Z" w:initials="LB">
    <w:p w14:paraId="52E0A371" w14:textId="7A4EC2BD" w:rsidR="00525FDA" w:rsidRDefault="00525FDA">
      <w:pPr>
        <w:pStyle w:val="Kommentartext"/>
      </w:pPr>
      <w:r>
        <w:rPr>
          <w:rStyle w:val="Kommentarzeichen"/>
        </w:rPr>
        <w:annotationRef/>
      </w:r>
      <w:r>
        <w:t>ÜE</w:t>
      </w:r>
    </w:p>
  </w:comment>
  <w:comment w:id="3834" w:author="Lektorat Bauer" w:date="2025-02-28T18:45:00Z" w:initials="LB">
    <w:p w14:paraId="0C02BFB4" w14:textId="5E745117" w:rsidR="00C143F3" w:rsidRDefault="00C143F3">
      <w:pPr>
        <w:pStyle w:val="Kommentartext"/>
      </w:pPr>
      <w:r>
        <w:rPr>
          <w:rStyle w:val="Kommentarzeichen"/>
        </w:rPr>
        <w:annotationRef/>
      </w:r>
      <w:r>
        <w:t>Wer spricht?</w:t>
      </w:r>
    </w:p>
  </w:comment>
  <w:comment w:id="3845" w:author="Lektorat Bauer" w:date="2025-02-28T18:45:00Z" w:initials="LB">
    <w:p w14:paraId="323FF180" w14:textId="0F73CB7B" w:rsidR="00C143F3" w:rsidRDefault="00C143F3">
      <w:pPr>
        <w:pStyle w:val="Kommentartext"/>
      </w:pPr>
      <w:r>
        <w:rPr>
          <w:rStyle w:val="Kommentarzeichen"/>
        </w:rPr>
        <w:annotationRef/>
      </w:r>
      <w:r>
        <w:t>W, steht im nächsten Satz</w:t>
      </w:r>
    </w:p>
  </w:comment>
  <w:comment w:id="3855" w:author="Lektorat Bauer" w:date="2025-02-28T18:46:00Z" w:initials="LB">
    <w:p w14:paraId="55AE2913" w14:textId="2214FAF8" w:rsidR="00C143F3" w:rsidRDefault="00C143F3">
      <w:pPr>
        <w:pStyle w:val="Kommentartext"/>
      </w:pPr>
      <w:r>
        <w:rPr>
          <w:rStyle w:val="Kommentarzeichen"/>
        </w:rPr>
        <w:annotationRef/>
      </w:r>
      <w:r>
        <w:t>Stattdessen die Explosion beschreiben, mehr B</w:t>
      </w:r>
    </w:p>
  </w:comment>
  <w:comment w:id="3857" w:author="Lektorat Bauer" w:date="2025-02-28T18:47:00Z" w:initials="LB">
    <w:p w14:paraId="4FA532A8" w14:textId="56A0354B" w:rsidR="00C143F3" w:rsidRDefault="00C143F3">
      <w:pPr>
        <w:pStyle w:val="Kommentartext"/>
      </w:pPr>
      <w:r>
        <w:rPr>
          <w:rStyle w:val="Kommentarzeichen"/>
        </w:rPr>
        <w:annotationRef/>
      </w:r>
      <w:r>
        <w:t>W bzw. zu ausführlich, steht schon im Satz zuvor</w:t>
      </w:r>
    </w:p>
  </w:comment>
  <w:comment w:id="3859" w:author="Lektorat Bauer" w:date="2025-02-28T18:47:00Z" w:initials="LB">
    <w:p w14:paraId="784EBE47" w14:textId="155454C7" w:rsidR="00C143F3" w:rsidRDefault="00C143F3">
      <w:pPr>
        <w:pStyle w:val="Kommentartext"/>
      </w:pPr>
      <w:r>
        <w:rPr>
          <w:rStyle w:val="Kommentarzeichen"/>
        </w:rPr>
        <w:annotationRef/>
      </w:r>
      <w:r>
        <w:t>Nicht ankündigen</w:t>
      </w:r>
    </w:p>
  </w:comment>
  <w:comment w:id="3873" w:author="Lektorat Bauer" w:date="2025-02-28T18:48:00Z" w:initials="LB">
    <w:p w14:paraId="67EC0FE9" w14:textId="7D9D9BC4" w:rsidR="00C143F3" w:rsidRDefault="00C143F3">
      <w:pPr>
        <w:pStyle w:val="Kommentartext"/>
      </w:pPr>
      <w:r>
        <w:rPr>
          <w:rStyle w:val="Kommentarzeichen"/>
        </w:rPr>
        <w:annotationRef/>
      </w:r>
      <w:r>
        <w:t>? unverständlich, bitte prüfen</w:t>
      </w:r>
    </w:p>
  </w:comment>
  <w:comment w:id="3874" w:author="Lektorat Bauer" w:date="2025-02-28T18:49:00Z" w:initials="LB">
    <w:p w14:paraId="557030C7" w14:textId="5B3DDE40" w:rsidR="00C143F3" w:rsidRDefault="00C143F3">
      <w:pPr>
        <w:pStyle w:val="Kommentartext"/>
      </w:pPr>
      <w:r>
        <w:rPr>
          <w:rStyle w:val="Kommentarzeichen"/>
        </w:rPr>
        <w:annotationRef/>
      </w:r>
      <w:r>
        <w:t>? was bedeutet das? Bitte prüfen, ob korrekt</w:t>
      </w:r>
    </w:p>
  </w:comment>
  <w:comment w:id="3892" w:author="Lektorat Bauer" w:date="2025-03-01T09:50:00Z" w:initials="LB">
    <w:p w14:paraId="4EEC11C9" w14:textId="3E2693FF" w:rsidR="00196DAB" w:rsidRDefault="00196DAB">
      <w:pPr>
        <w:pStyle w:val="Kommentartext"/>
      </w:pPr>
      <w:r>
        <w:rPr>
          <w:rStyle w:val="Kommentarzeichen"/>
        </w:rPr>
        <w:annotationRef/>
      </w:r>
      <w:r>
        <w:t>Zu ausführlich, das ist nicht so wirklich von Belang</w:t>
      </w:r>
    </w:p>
  </w:comment>
  <w:comment w:id="3894" w:author="Lektorat Bauer" w:date="2025-03-01T09:53:00Z" w:initials="LB">
    <w:p w14:paraId="44564BDD" w14:textId="1A5D3DD3" w:rsidR="00196DAB" w:rsidRDefault="00196DAB">
      <w:pPr>
        <w:pStyle w:val="Kommentartext"/>
      </w:pPr>
      <w:r>
        <w:rPr>
          <w:rStyle w:val="Kommentarzeichen"/>
        </w:rPr>
        <w:annotationRef/>
      </w:r>
      <w:r>
        <w:t>W, das steht so auch im Folgenden bereits</w:t>
      </w:r>
    </w:p>
  </w:comment>
  <w:comment w:id="3913" w:author="Lektorat Bauer" w:date="2025-03-01T09:54:00Z" w:initials="LB">
    <w:p w14:paraId="3491DDD6" w14:textId="4BB178FF" w:rsidR="00196DAB" w:rsidRDefault="00196DAB">
      <w:pPr>
        <w:pStyle w:val="Kommentartext"/>
      </w:pPr>
      <w:r>
        <w:rPr>
          <w:rStyle w:val="Kommentarzeichen"/>
        </w:rPr>
        <w:annotationRef/>
      </w:r>
      <w:r>
        <w:t>ÜE</w:t>
      </w:r>
    </w:p>
  </w:comment>
  <w:comment w:id="3920" w:author="Lektorat Bauer" w:date="2025-03-01T09:55:00Z" w:initials="LB">
    <w:p w14:paraId="4D85D2E0" w14:textId="3D312968" w:rsidR="00196DAB" w:rsidRDefault="00196DAB">
      <w:pPr>
        <w:pStyle w:val="Kommentartext"/>
      </w:pPr>
      <w:r>
        <w:rPr>
          <w:rStyle w:val="Kommentarzeichen"/>
        </w:rPr>
        <w:annotationRef/>
      </w:r>
      <w:r>
        <w:t>Etwas, etwas</w:t>
      </w:r>
    </w:p>
  </w:comment>
  <w:comment w:id="3924" w:author="Lektorat Bauer" w:date="2025-03-01T09:56:00Z" w:initials="LB">
    <w:p w14:paraId="29E18A45" w14:textId="55CD084A" w:rsidR="00196DAB" w:rsidRDefault="00196DAB">
      <w:pPr>
        <w:pStyle w:val="Kommentartext"/>
      </w:pPr>
      <w:r>
        <w:rPr>
          <w:rStyle w:val="Kommentarzeichen"/>
        </w:rPr>
        <w:annotationRef/>
      </w:r>
      <w:r>
        <w:t>s.o., ist das ein Fachbegriff?</w:t>
      </w:r>
    </w:p>
  </w:comment>
  <w:comment w:id="3930" w:author="Lektorat Bauer" w:date="2025-03-01T09:58:00Z" w:initials="LB">
    <w:p w14:paraId="1511FF45" w14:textId="77777777" w:rsidR="007A3651" w:rsidRDefault="007A3651">
      <w:pPr>
        <w:pStyle w:val="Kommentartext"/>
      </w:pPr>
      <w:r>
        <w:rPr>
          <w:rStyle w:val="Kommentarzeichen"/>
        </w:rPr>
        <w:annotationRef/>
      </w:r>
      <w:r>
        <w:t>Unklar: ich hab mir das so vorgestellt:</w:t>
      </w:r>
    </w:p>
    <w:p w14:paraId="759105F2" w14:textId="77777777" w:rsidR="007A3651" w:rsidRDefault="007A3651">
      <w:pPr>
        <w:pStyle w:val="Kommentartext"/>
      </w:pPr>
    </w:p>
    <w:p w14:paraId="01FBE4BE" w14:textId="39F61F9D" w:rsidR="007A3651" w:rsidRDefault="007A3651">
      <w:pPr>
        <w:pStyle w:val="Kommentartext"/>
      </w:pPr>
      <w:r>
        <w:t>Vorne und hinten ist er offen, also führt man da ein Band durch und knotet es oben, auf dem Dach des Containers zu. Wie soll das aber hier nur bei einer Öffnung gehen bzw. worin soll der Unterschied bestehen? Also, inwiefern gibt es da eine hintere und vordere Schlaufe, beide müssen doch schlicht auf dem Dach zusammengeknotet werden?</w:t>
      </w:r>
    </w:p>
  </w:comment>
  <w:comment w:id="3939" w:author="Lektorat Bauer" w:date="2025-03-01T10:00:00Z" w:initials="LB">
    <w:p w14:paraId="6AD6CF45" w14:textId="5EC66A18" w:rsidR="007A3651" w:rsidRDefault="007A3651">
      <w:pPr>
        <w:pStyle w:val="Kommentartext"/>
      </w:pPr>
      <w:r>
        <w:rPr>
          <w:rStyle w:val="Kommentarzeichen"/>
        </w:rPr>
        <w:annotationRef/>
      </w:r>
      <w:r>
        <w:t>Widersprüchlich: überleben heißt hier, er überlebt ganz, nicht nur zwei Minuten</w:t>
      </w:r>
    </w:p>
  </w:comment>
  <w:comment w:id="3955" w:author="Lektorat Bauer" w:date="2025-03-01T10:01:00Z" w:initials="LB">
    <w:p w14:paraId="5F03C328" w14:textId="32D1E406" w:rsidR="007A3651" w:rsidRDefault="007A3651">
      <w:pPr>
        <w:pStyle w:val="Kommentartext"/>
      </w:pPr>
      <w:r>
        <w:rPr>
          <w:rStyle w:val="Kommentarzeichen"/>
        </w:rPr>
        <w:annotationRef/>
      </w:r>
      <w:r>
        <w:t>Nicht gerade ein lautes Geräusch?</w:t>
      </w:r>
    </w:p>
  </w:comment>
  <w:comment w:id="3966" w:author="Lektorat Bauer" w:date="2025-03-01T10:03:00Z" w:initials="LB">
    <w:p w14:paraId="3352F6E9" w14:textId="026970B4" w:rsidR="007A3651" w:rsidRDefault="007A3651">
      <w:pPr>
        <w:pStyle w:val="Kommentartext"/>
      </w:pPr>
      <w:r>
        <w:rPr>
          <w:rStyle w:val="Kommentarzeichen"/>
        </w:rPr>
        <w:annotationRef/>
      </w:r>
      <w:r>
        <w:t>Widerspruch: oben sagst du schon dasselbe, es kann aber nur einmal akut sein, nicht erst akut und jetzt nochmal richtig akut.</w:t>
      </w:r>
    </w:p>
  </w:comment>
  <w:comment w:id="3985" w:author="Lektorat Bauer" w:date="2025-03-01T10:05:00Z" w:initials="LB">
    <w:p w14:paraId="13A19E06" w14:textId="64576762" w:rsidR="007A3651" w:rsidRDefault="007A3651">
      <w:pPr>
        <w:pStyle w:val="Kommentartext"/>
      </w:pPr>
      <w:r>
        <w:rPr>
          <w:rStyle w:val="Kommentarzeichen"/>
        </w:rPr>
        <w:annotationRef/>
      </w:r>
      <w:r>
        <w:t>W, im Satz davor steht schon, dass es sinkt</w:t>
      </w:r>
    </w:p>
  </w:comment>
  <w:comment w:id="3998" w:author="Lektorat Bauer" w:date="2025-03-01T10:06:00Z" w:initials="LB">
    <w:p w14:paraId="37704F06" w14:textId="7C3693D5" w:rsidR="007A3651" w:rsidRDefault="007A3651">
      <w:pPr>
        <w:pStyle w:val="Kommentartext"/>
      </w:pPr>
      <w:r>
        <w:rPr>
          <w:rStyle w:val="Kommentarzeichen"/>
        </w:rPr>
        <w:annotationRef/>
      </w:r>
      <w:r>
        <w:t>Unpräzise, was für welche? Der Leser kann sich hier keinen Reim drauf machen, wie so eine Sicherung aussehen bzw. funktionieren soll</w:t>
      </w:r>
    </w:p>
  </w:comment>
  <w:comment w:id="4004" w:author="Lektorat Bauer" w:date="2025-03-01T10:07:00Z" w:initials="LB">
    <w:p w14:paraId="20A781F2" w14:textId="31A28D83" w:rsidR="007A3651" w:rsidRDefault="007A3651">
      <w:pPr>
        <w:pStyle w:val="Kommentartext"/>
      </w:pPr>
      <w:r>
        <w:rPr>
          <w:rStyle w:val="Kommentarzeichen"/>
        </w:rPr>
        <w:annotationRef/>
      </w:r>
      <w:r>
        <w:t>Wie gehabt, nicht jeden Vorgang beschreiben, das hier ist selbstverständlich, wenn sie abtauchen</w:t>
      </w:r>
    </w:p>
  </w:comment>
  <w:comment w:id="4013" w:author="Jens Schnügger" w:date="2020-06-11T14:24:00Z" w:initials="js">
    <w:p w14:paraId="0BB1D0DA"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3FA60380" w14:textId="77777777" w:rsidR="00944672" w:rsidRDefault="00944672" w:rsidP="00944672">
      <w:pPr>
        <w:rPr>
          <w:sz w:val="20"/>
          <w:szCs w:val="20"/>
        </w:rPr>
      </w:pPr>
      <w:r>
        <w:rPr>
          <w:rFonts w:ascii="Times New Roman" w:hAnsi="Times New Roman" w:cs="Times New Roman"/>
          <w:sz w:val="20"/>
          <w:szCs w:val="20"/>
        </w:rPr>
        <w:t>K6S10 : Besuch bei Helen Reef</w:t>
      </w:r>
    </w:p>
  </w:comment>
  <w:comment w:id="4076" w:author="Jens Schnügger" w:date="2020-06-11T14:26:00Z" w:initials="js">
    <w:p w14:paraId="5EE12A34"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7F1CEB86" w14:textId="77777777" w:rsidR="00944672" w:rsidRDefault="00944672" w:rsidP="00944672">
      <w:pPr>
        <w:suppressAutoHyphens/>
        <w:spacing w:line="292" w:lineRule="auto"/>
        <w:rPr>
          <w:rFonts w:ascii="Arial" w:hAnsi="Arial" w:cs="Arial"/>
          <w:sz w:val="20"/>
          <w:szCs w:val="20"/>
        </w:rPr>
      </w:pPr>
      <w:r>
        <w:rPr>
          <w:sz w:val="20"/>
          <w:szCs w:val="20"/>
        </w:rPr>
        <w:t>K6S11 :  Rückreise der „Heimathilfe II“</w:t>
      </w:r>
    </w:p>
  </w:comment>
  <w:comment w:id="4077" w:author="Lektorat Bauer" w:date="2025-03-01T10:15:00Z" w:initials="LB">
    <w:p w14:paraId="7156A7D6" w14:textId="2B428445" w:rsidR="00A903BC" w:rsidRDefault="00A903BC">
      <w:pPr>
        <w:pStyle w:val="Kommentartext"/>
      </w:pPr>
      <w:r>
        <w:rPr>
          <w:rStyle w:val="Kommentarzeichen"/>
        </w:rPr>
        <w:annotationRef/>
      </w:r>
      <w:r>
        <w:t>Trivial, natürlich hat er das, er ist der Kapitän?</w:t>
      </w:r>
    </w:p>
  </w:comment>
  <w:comment w:id="4132" w:author="Jens Schnügger" w:date="2020-06-11T14:55:00Z" w:initials="js">
    <w:p w14:paraId="13845D55"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57FD3DD9" w14:textId="77777777" w:rsidR="00944672" w:rsidRDefault="00944672" w:rsidP="00944672">
      <w:pPr>
        <w:rPr>
          <w:sz w:val="20"/>
          <w:szCs w:val="20"/>
        </w:rPr>
      </w:pPr>
      <w:r>
        <w:rPr>
          <w:rFonts w:ascii="Times New Roman" w:hAnsi="Times New Roman" w:cs="Times New Roman"/>
          <w:sz w:val="20"/>
          <w:szCs w:val="20"/>
        </w:rPr>
        <w:t>K6S12 : Rückkehr nach Sinpo</w:t>
      </w:r>
    </w:p>
  </w:comment>
  <w:comment w:id="4133" w:author="Lektorat Bauer" w:date="2025-03-01T10:21:00Z" w:initials="LB">
    <w:p w14:paraId="59CDBBFE" w14:textId="48E0870B" w:rsidR="00D83CBA" w:rsidRDefault="00D83CBA">
      <w:pPr>
        <w:pStyle w:val="Kommentartext"/>
      </w:pPr>
      <w:r>
        <w:rPr>
          <w:rStyle w:val="Kommentarzeichen"/>
        </w:rPr>
        <w:annotationRef/>
      </w:r>
      <w:r>
        <w:t>Was soll das bedeuten? Unklar</w:t>
      </w:r>
    </w:p>
  </w:comment>
  <w:comment w:id="4147" w:author="Jens Schnügger" w:date="2020-06-11T15:14:00Z" w:initials="js">
    <w:p w14:paraId="293AA1F9"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496495C3" w14:textId="77777777" w:rsidR="00944672" w:rsidRDefault="00944672" w:rsidP="00944672">
      <w:pPr>
        <w:rPr>
          <w:sz w:val="20"/>
          <w:szCs w:val="20"/>
        </w:rPr>
      </w:pPr>
      <w:r>
        <w:rPr>
          <w:rFonts w:ascii="Times New Roman" w:hAnsi="Times New Roman" w:cs="Times New Roman"/>
          <w:sz w:val="20"/>
          <w:szCs w:val="20"/>
        </w:rPr>
        <w:t>K6S13 : Der Grund</w:t>
      </w:r>
    </w:p>
  </w:comment>
  <w:comment w:id="4158" w:author="Lektorat Bauer" w:date="2025-03-01T10:24:00Z" w:initials="LB">
    <w:p w14:paraId="6B50BD53" w14:textId="05E173A7" w:rsidR="003C7123" w:rsidRDefault="003C7123">
      <w:pPr>
        <w:pStyle w:val="Kommentartext"/>
      </w:pPr>
      <w:r>
        <w:rPr>
          <w:rStyle w:val="Kommentarzeichen"/>
        </w:rPr>
        <w:annotationRef/>
      </w:r>
      <w:r>
        <w:t>Präzise Verben</w:t>
      </w:r>
    </w:p>
  </w:comment>
  <w:comment w:id="4202" w:author="Jens Schnügger" w:date="2020-07-02T15:14:00Z" w:initials="js">
    <w:p w14:paraId="32D23E8B"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46B63921" w14:textId="77777777" w:rsidR="00944672" w:rsidRDefault="00944672" w:rsidP="00944672">
      <w:pPr>
        <w:rPr>
          <w:sz w:val="20"/>
          <w:szCs w:val="20"/>
        </w:rPr>
      </w:pPr>
      <w:r>
        <w:rPr>
          <w:rFonts w:ascii="Times New Roman" w:hAnsi="Times New Roman" w:cs="Times New Roman"/>
          <w:sz w:val="20"/>
          <w:szCs w:val="20"/>
        </w:rPr>
        <w:t>K7S01 : Russland, Rüstung</w:t>
      </w:r>
    </w:p>
  </w:comment>
  <w:comment w:id="4204" w:author="Lektorat Bauer" w:date="2025-03-01T10:27:00Z" w:initials="LB">
    <w:p w14:paraId="5CD200E8" w14:textId="572F555D" w:rsidR="003C7123" w:rsidRDefault="003C7123">
      <w:pPr>
        <w:pStyle w:val="Kommentartext"/>
      </w:pPr>
      <w:r>
        <w:rPr>
          <w:rStyle w:val="Kommentarzeichen"/>
        </w:rPr>
        <w:annotationRef/>
      </w:r>
      <w:r>
        <w:t>Viel spannender, den Leser hier noch ein wenig raten zu lassen</w:t>
      </w:r>
    </w:p>
  </w:comment>
  <w:comment w:id="4211" w:author="Lektorat Bauer" w:date="2025-03-01T10:28:00Z" w:initials="LB">
    <w:p w14:paraId="347205EC" w14:textId="0BF4FEB9" w:rsidR="00C6367E" w:rsidRDefault="00C6367E">
      <w:pPr>
        <w:pStyle w:val="Kommentartext"/>
      </w:pPr>
      <w:r>
        <w:rPr>
          <w:rStyle w:val="Kommentarzeichen"/>
        </w:rPr>
        <w:annotationRef/>
      </w:r>
      <w:r>
        <w:t>Steht ja schon im Dialog</w:t>
      </w:r>
    </w:p>
  </w:comment>
  <w:comment w:id="4214" w:author="Lektorat Bauer" w:date="2025-03-01T10:29:00Z" w:initials="LB">
    <w:p w14:paraId="292F01B8" w14:textId="4619F6C3" w:rsidR="00C6367E" w:rsidRDefault="00C6367E">
      <w:pPr>
        <w:pStyle w:val="Kommentartext"/>
      </w:pPr>
      <w:r>
        <w:rPr>
          <w:rStyle w:val="Kommentarzeichen"/>
        </w:rPr>
        <w:annotationRef/>
      </w:r>
      <w:r>
        <w:t>Das ergibt keinen Sinn, er wurde doch gerade dazu aufgefordert? Würde ich streichen</w:t>
      </w:r>
    </w:p>
  </w:comment>
  <w:comment w:id="4241" w:author="Lektorat Bauer" w:date="2025-03-01T10:31:00Z" w:initials="LB">
    <w:p w14:paraId="5DD6824B" w14:textId="6742E0E1" w:rsidR="00C6367E" w:rsidRDefault="00C6367E">
      <w:pPr>
        <w:pStyle w:val="Kommentartext"/>
      </w:pPr>
      <w:r>
        <w:rPr>
          <w:rStyle w:val="Kommentarzeichen"/>
        </w:rPr>
        <w:annotationRef/>
      </w:r>
      <w:r>
        <w:t>überflüssig</w:t>
      </w:r>
    </w:p>
  </w:comment>
  <w:comment w:id="4247" w:author="Lektorat Bauer" w:date="2025-03-01T10:31:00Z" w:initials="LB">
    <w:p w14:paraId="01FB93B0" w14:textId="0BFC0D7B" w:rsidR="00C6367E" w:rsidRDefault="00C6367E">
      <w:pPr>
        <w:pStyle w:val="Kommentartext"/>
      </w:pPr>
      <w:r>
        <w:rPr>
          <w:rStyle w:val="Kommentarzeichen"/>
        </w:rPr>
        <w:annotationRef/>
      </w:r>
      <w:r>
        <w:t>Hier jetzt die Bestätigung, dass er Nordkoreaner ist. Das reicht.</w:t>
      </w:r>
    </w:p>
  </w:comment>
  <w:comment w:id="4260" w:author="Lektorat Bauer" w:date="2025-03-01T10:32:00Z" w:initials="LB">
    <w:p w14:paraId="027C9546" w14:textId="1A5DA158" w:rsidR="00C6367E" w:rsidRDefault="00C6367E">
      <w:pPr>
        <w:pStyle w:val="Kommentartext"/>
      </w:pPr>
      <w:r>
        <w:rPr>
          <w:rStyle w:val="Kommentarzeichen"/>
        </w:rPr>
        <w:annotationRef/>
      </w:r>
      <w:r>
        <w:t>Steht im nächsten Satz</w:t>
      </w:r>
    </w:p>
  </w:comment>
  <w:comment w:id="4264" w:author="Jens Schnügger" w:date="2021-01-17T19:17:00Z" w:initials="js">
    <w:p w14:paraId="57BA90A3"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2B4B9B67" w14:textId="77777777" w:rsidR="00944672" w:rsidRDefault="00944672" w:rsidP="00944672">
      <w:pPr>
        <w:rPr>
          <w:sz w:val="20"/>
          <w:szCs w:val="20"/>
        </w:rPr>
      </w:pPr>
      <w:r>
        <w:rPr>
          <w:rFonts w:ascii="Times New Roman" w:hAnsi="Times New Roman" w:cs="Times New Roman"/>
          <w:sz w:val="20"/>
          <w:szCs w:val="20"/>
        </w:rPr>
        <w:t>K7 S02 : Moskau, Bodenstreitkräfte</w:t>
      </w:r>
    </w:p>
  </w:comment>
  <w:comment w:id="4292" w:author="Lektorat Bauer" w:date="2025-03-01T10:36:00Z" w:initials="LB">
    <w:p w14:paraId="7AD7A3A8" w14:textId="593110D4" w:rsidR="00315251" w:rsidRDefault="00315251">
      <w:pPr>
        <w:pStyle w:val="Kommentartext"/>
      </w:pPr>
      <w:r>
        <w:rPr>
          <w:rStyle w:val="Kommentarzeichen"/>
        </w:rPr>
        <w:annotationRef/>
      </w:r>
      <w:r>
        <w:t>Das wird doch vermutlich delegiert, und ist nicht konkret Aufgabe des Oberst?</w:t>
      </w:r>
    </w:p>
  </w:comment>
  <w:comment w:id="4308" w:author="Jens Schnügger" w:date="2020-07-02T15:15:00Z" w:initials="js">
    <w:p w14:paraId="0E957E43"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18197A87" w14:textId="77777777" w:rsidR="00944672" w:rsidRDefault="00944672" w:rsidP="00944672">
      <w:pPr>
        <w:rPr>
          <w:sz w:val="20"/>
          <w:szCs w:val="20"/>
        </w:rPr>
      </w:pPr>
      <w:r>
        <w:rPr>
          <w:rFonts w:ascii="Times New Roman" w:hAnsi="Times New Roman" w:cs="Times New Roman"/>
          <w:sz w:val="20"/>
          <w:szCs w:val="20"/>
        </w:rPr>
        <w:t>K7S03 : NK Testgelände</w:t>
      </w:r>
    </w:p>
  </w:comment>
  <w:comment w:id="4311" w:author="Lektorat Bauer" w:date="2025-03-01T10:37:00Z" w:initials="LB">
    <w:p w14:paraId="7FD7C808" w14:textId="1C48DA52" w:rsidR="003A643F" w:rsidRDefault="003A643F">
      <w:pPr>
        <w:pStyle w:val="Kommentartext"/>
      </w:pPr>
      <w:r>
        <w:rPr>
          <w:rStyle w:val="Kommentarzeichen"/>
        </w:rPr>
        <w:annotationRef/>
      </w:r>
      <w:r>
        <w:t>Müssen diese Wodka-Namen sein? Also, einer geht, aber zwei auf einmal ist etwas zu ulkig für den Ton der Geschichte.</w:t>
      </w:r>
    </w:p>
  </w:comment>
  <w:comment w:id="4317" w:author="Lektorat Bauer" w:date="2025-03-01T10:42:00Z" w:initials="LB">
    <w:p w14:paraId="06E68833" w14:textId="6D4316A2" w:rsidR="00DA4EBC" w:rsidRDefault="00DA4EBC">
      <w:pPr>
        <w:pStyle w:val="Kommentartext"/>
      </w:pPr>
      <w:r>
        <w:rPr>
          <w:rStyle w:val="Kommentarzeichen"/>
        </w:rPr>
        <w:annotationRef/>
      </w:r>
      <w:r>
        <w:t>Was ist mit aufgegebenem Gepäck? Ist ja ein Linienflug und sie werden sicher welches haben? Vielleicht noch kurze Erklärung ergänzen, dass da natürlich nichts Wichtiges drin war.</w:t>
      </w:r>
    </w:p>
  </w:comment>
  <w:comment w:id="4322" w:author="Lektorat Bauer" w:date="2025-03-01T10:44:00Z" w:initials="LB">
    <w:p w14:paraId="6A03DC81" w14:textId="0D16F11A" w:rsidR="00D622C0" w:rsidRDefault="00D622C0">
      <w:pPr>
        <w:pStyle w:val="Kommentartext"/>
      </w:pPr>
      <w:r>
        <w:rPr>
          <w:rStyle w:val="Kommentarzeichen"/>
        </w:rPr>
        <w:annotationRef/>
      </w:r>
      <w:r>
        <w:t>Wie gehabt: nicht jeden Vorgang aufschreiben und weniger sehen, ansehen, Kopf drehen</w:t>
      </w:r>
    </w:p>
  </w:comment>
  <w:comment w:id="4339" w:author="Lektorat Bauer" w:date="2025-03-01T10:54:00Z" w:initials="LB">
    <w:p w14:paraId="79C44173" w14:textId="18535515" w:rsidR="00A20DC4" w:rsidRDefault="00A20DC4">
      <w:pPr>
        <w:pStyle w:val="Kommentartext"/>
      </w:pPr>
      <w:r>
        <w:rPr>
          <w:rStyle w:val="Kommentarzeichen"/>
        </w:rPr>
        <w:annotationRef/>
      </w:r>
      <w:r>
        <w:t>„gestern“ gibt es so nicht beim Erzählen in der Vergangenheit</w:t>
      </w:r>
    </w:p>
  </w:comment>
  <w:comment w:id="4360" w:author="Lektorat Bauer" w:date="2025-03-01T10:56:00Z" w:initials="LB">
    <w:p w14:paraId="6B4E04C2" w14:textId="1E0C663A" w:rsidR="00D735EC" w:rsidRDefault="00D735EC">
      <w:pPr>
        <w:pStyle w:val="Kommentartext"/>
      </w:pPr>
      <w:r>
        <w:rPr>
          <w:rStyle w:val="Kommentarzeichen"/>
        </w:rPr>
        <w:annotationRef/>
      </w:r>
      <w:r>
        <w:t>Kein Infodump, weil ein- und angebunden und relativ kurz</w:t>
      </w:r>
    </w:p>
  </w:comment>
  <w:comment w:id="4377" w:author="Lektorat Bauer" w:date="2025-03-01T10:58:00Z" w:initials="LB">
    <w:p w14:paraId="59CC25B0" w14:textId="4DB96589" w:rsidR="00D735EC" w:rsidRDefault="00D735EC">
      <w:pPr>
        <w:pStyle w:val="Kommentartext"/>
      </w:pPr>
      <w:r>
        <w:rPr>
          <w:rStyle w:val="Kommentarzeichen"/>
        </w:rPr>
        <w:annotationRef/>
      </w:r>
      <w:r>
        <w:t>Vorschlag, jedenfalls mehr B und kein „ansehen“</w:t>
      </w:r>
    </w:p>
  </w:comment>
  <w:comment w:id="4405" w:author="Lektorat Bauer" w:date="2025-03-01T11:01:00Z" w:initials="LB">
    <w:p w14:paraId="69709255" w14:textId="20092DD5" w:rsidR="00D77C7C" w:rsidRDefault="00D77C7C">
      <w:pPr>
        <w:pStyle w:val="Kommentartext"/>
      </w:pPr>
      <w:r>
        <w:rPr>
          <w:rStyle w:val="Kommentarzeichen"/>
        </w:rPr>
        <w:annotationRef/>
      </w:r>
      <w:r>
        <w:t>Ersetzen durch B, die etwas anders ist als umdrehen und angucken</w:t>
      </w:r>
    </w:p>
  </w:comment>
  <w:comment w:id="4410" w:author="Lektorat Bauer" w:date="2025-03-01T11:02:00Z" w:initials="LB">
    <w:p w14:paraId="2C2002DA" w14:textId="3750AAAC" w:rsidR="00D77C7C" w:rsidRDefault="00D77C7C">
      <w:pPr>
        <w:pStyle w:val="Kommentartext"/>
      </w:pPr>
      <w:r>
        <w:rPr>
          <w:rStyle w:val="Kommentarzeichen"/>
        </w:rPr>
        <w:annotationRef/>
      </w:r>
      <w:r>
        <w:t>Entweder alternative B oder weglassen</w:t>
      </w:r>
    </w:p>
  </w:comment>
  <w:comment w:id="4416" w:author="Lektorat Bauer" w:date="2025-03-01T11:03:00Z" w:initials="LB">
    <w:p w14:paraId="44F88703" w14:textId="4C35AF37" w:rsidR="00D77C7C" w:rsidRDefault="00D77C7C">
      <w:pPr>
        <w:pStyle w:val="Kommentartext"/>
      </w:pPr>
      <w:r>
        <w:rPr>
          <w:rStyle w:val="Kommentarzeichen"/>
        </w:rPr>
        <w:annotationRef/>
      </w:r>
      <w:r>
        <w:t>Setup 1? Nicht Ablauf zwei?</w:t>
      </w:r>
    </w:p>
  </w:comment>
  <w:comment w:id="4424" w:author="Lektorat Bauer" w:date="2025-03-01T11:04:00Z" w:initials="LB">
    <w:p w14:paraId="03D00622" w14:textId="5FDAE2CC" w:rsidR="00D77C7C" w:rsidRDefault="00D77C7C">
      <w:pPr>
        <w:pStyle w:val="Kommentartext"/>
      </w:pPr>
      <w:r>
        <w:rPr>
          <w:rStyle w:val="Kommentarzeichen"/>
        </w:rPr>
        <w:annotationRef/>
      </w:r>
      <w:r>
        <w:t>Überflüssig, bleib in der Erzählung</w:t>
      </w:r>
    </w:p>
  </w:comment>
  <w:comment w:id="4441" w:author="Lektorat Bauer" w:date="2025-03-01T11:05:00Z" w:initials="LB">
    <w:p w14:paraId="404E17CB" w14:textId="459FA146" w:rsidR="00D77C7C" w:rsidRDefault="00D77C7C">
      <w:pPr>
        <w:pStyle w:val="Kommentartext"/>
      </w:pPr>
      <w:r>
        <w:rPr>
          <w:rStyle w:val="Kommentarzeichen"/>
        </w:rPr>
        <w:annotationRef/>
      </w:r>
      <w:r>
        <w:t>Etwas näher erläutern: warum wird das so prüfbar?</w:t>
      </w:r>
    </w:p>
  </w:comment>
  <w:comment w:id="4448" w:author="Lektorat Bauer" w:date="2025-03-01T11:06:00Z" w:initials="LB">
    <w:p w14:paraId="3BF984F6" w14:textId="4DAE6050" w:rsidR="00D77C7C" w:rsidRDefault="00D77C7C">
      <w:pPr>
        <w:pStyle w:val="Kommentartext"/>
      </w:pPr>
      <w:r>
        <w:rPr>
          <w:rStyle w:val="Kommentarzeichen"/>
        </w:rPr>
        <w:annotationRef/>
      </w:r>
      <w:r>
        <w:t>Versteh ich nicht, oben steht, Rakete eins habe das Update erhalten? Und es ging doch um genau diesen Vergleich?</w:t>
      </w:r>
    </w:p>
  </w:comment>
  <w:comment w:id="4454" w:author="Jens Schnügger" w:date="2020-06-19T07:49:00Z" w:initials="js">
    <w:p w14:paraId="247E4AA3"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1C020E88" w14:textId="77777777" w:rsidR="00944672" w:rsidRDefault="00944672" w:rsidP="00944672">
      <w:pPr>
        <w:rPr>
          <w:sz w:val="20"/>
          <w:szCs w:val="20"/>
        </w:rPr>
      </w:pPr>
      <w:r>
        <w:rPr>
          <w:rFonts w:ascii="Times New Roman" w:hAnsi="Times New Roman" w:cs="Times New Roman"/>
          <w:sz w:val="20"/>
          <w:szCs w:val="20"/>
        </w:rPr>
        <w:t>K7S04 : Russland, Armee HQ</w:t>
      </w:r>
    </w:p>
  </w:comment>
  <w:comment w:id="4490" w:author="Lektorat Bauer" w:date="2025-03-01T11:10:00Z" w:initials="LB">
    <w:p w14:paraId="1313F586" w14:textId="1180278D" w:rsidR="00401228" w:rsidRDefault="00401228">
      <w:pPr>
        <w:pStyle w:val="Kommentartext"/>
      </w:pPr>
      <w:r>
        <w:rPr>
          <w:rStyle w:val="Kommentarzeichen"/>
        </w:rPr>
        <w:annotationRef/>
      </w:r>
      <w:r>
        <w:t>Ersetzen durch B</w:t>
      </w:r>
    </w:p>
  </w:comment>
  <w:comment w:id="4465" w:author="Lektorat Bauer" w:date="2025-03-01T11:10:00Z" w:initials="LB">
    <w:p w14:paraId="337E7DEC" w14:textId="58C7F734" w:rsidR="00401228" w:rsidRDefault="00401228">
      <w:pPr>
        <w:pStyle w:val="Kommentartext"/>
      </w:pPr>
      <w:r>
        <w:rPr>
          <w:rStyle w:val="Kommentarzeichen"/>
        </w:rPr>
        <w:annotationRef/>
      </w:r>
      <w:r>
        <w:t xml:space="preserve">Hier kannst du mehrmals B zwischen den Dialogzeilen unterbringen, Mimik, Gestik, der Blick aus dem Fenster, das Massivholz, die Teppiche. </w:t>
      </w:r>
    </w:p>
  </w:comment>
  <w:comment w:id="4494" w:author="Jens Schnügger" w:date="2020-12-21T15:52:00Z" w:initials="js">
    <w:p w14:paraId="15F43D8B"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55E9B192" w14:textId="77777777" w:rsidR="00944672" w:rsidRDefault="00944672" w:rsidP="00944672">
      <w:pPr>
        <w:rPr>
          <w:sz w:val="20"/>
          <w:szCs w:val="20"/>
        </w:rPr>
      </w:pPr>
      <w:r>
        <w:rPr>
          <w:rFonts w:ascii="Times New Roman" w:hAnsi="Times New Roman" w:cs="Times New Roman"/>
          <w:sz w:val="20"/>
          <w:szCs w:val="20"/>
        </w:rPr>
        <w:t>K8S01 : Thomas Ganghofer</w:t>
      </w:r>
    </w:p>
  </w:comment>
  <w:comment w:id="4499" w:author="Lektorat Bauer" w:date="2025-03-01T12:04:00Z" w:initials="LB">
    <w:p w14:paraId="2638E1CC" w14:textId="3E41D4CE" w:rsidR="00B4028A" w:rsidRDefault="00B4028A">
      <w:pPr>
        <w:pStyle w:val="Kommentartext"/>
      </w:pPr>
      <w:r>
        <w:rPr>
          <w:rStyle w:val="Kommentarzeichen"/>
        </w:rPr>
        <w:annotationRef/>
      </w:r>
      <w:r>
        <w:t>Irrelevant, zu viele Infos</w:t>
      </w:r>
    </w:p>
  </w:comment>
  <w:comment w:id="4513" w:author="Lektorat Bauer" w:date="2025-03-01T12:04:00Z" w:initials="LB">
    <w:p w14:paraId="4453858A" w14:textId="685F9B30" w:rsidR="00B4028A" w:rsidRDefault="00B4028A">
      <w:pPr>
        <w:pStyle w:val="Kommentartext"/>
      </w:pPr>
      <w:r>
        <w:rPr>
          <w:rStyle w:val="Kommentarzeichen"/>
        </w:rPr>
        <w:annotationRef/>
      </w:r>
      <w:r>
        <w:t>Weiter gekürzt, wird zu ausführlich sonst</w:t>
      </w:r>
    </w:p>
  </w:comment>
  <w:comment w:id="4525" w:author="Lektorat Bauer" w:date="2025-03-01T12:04:00Z" w:initials="LB">
    <w:p w14:paraId="522AD5ED" w14:textId="1A7BD413" w:rsidR="00B4028A" w:rsidRDefault="00B4028A">
      <w:pPr>
        <w:pStyle w:val="Kommentartext"/>
      </w:pPr>
      <w:r>
        <w:rPr>
          <w:rStyle w:val="Kommentarzeichen"/>
        </w:rPr>
        <w:annotationRef/>
      </w:r>
      <w:r>
        <w:t>ÜE</w:t>
      </w:r>
    </w:p>
  </w:comment>
  <w:comment w:id="4529" w:author="Lektorat Bauer" w:date="2025-03-01T12:05:00Z" w:initials="LB">
    <w:p w14:paraId="090636B8" w14:textId="3608BC5D" w:rsidR="00B4028A" w:rsidRDefault="00B4028A">
      <w:pPr>
        <w:pStyle w:val="Kommentartext"/>
      </w:pPr>
      <w:r>
        <w:rPr>
          <w:rStyle w:val="Kommentarzeichen"/>
        </w:rPr>
        <w:annotationRef/>
      </w:r>
      <w:r>
        <w:t>s.o., zu ausführlich</w:t>
      </w:r>
    </w:p>
  </w:comment>
  <w:comment w:id="4531" w:author="Lektorat Bauer" w:date="2025-03-01T12:06:00Z" w:initials="LB">
    <w:p w14:paraId="55036B44" w14:textId="79B0F7A0" w:rsidR="00B4028A" w:rsidRDefault="00B4028A">
      <w:pPr>
        <w:pStyle w:val="Kommentartext"/>
      </w:pPr>
      <w:r>
        <w:rPr>
          <w:rStyle w:val="Kommentarzeichen"/>
        </w:rPr>
        <w:annotationRef/>
      </w:r>
      <w:r>
        <w:t>nehme an, das wird noch wichtig. Wenn nicht, auch das streichen</w:t>
      </w:r>
    </w:p>
  </w:comment>
  <w:comment w:id="4534" w:author="Lektorat Bauer" w:date="2025-03-01T12:05:00Z" w:initials="LB">
    <w:p w14:paraId="5DE4C6FD" w14:textId="1B5729C3" w:rsidR="00B4028A" w:rsidRDefault="00B4028A">
      <w:pPr>
        <w:pStyle w:val="Kommentartext"/>
      </w:pPr>
      <w:r>
        <w:rPr>
          <w:rStyle w:val="Kommentarzeichen"/>
        </w:rPr>
        <w:annotationRef/>
      </w:r>
      <w:r>
        <w:t>s.o.</w:t>
      </w:r>
    </w:p>
  </w:comment>
  <w:comment w:id="4548" w:author="Lektorat Bauer" w:date="2025-03-01T12:06:00Z" w:initials="LB">
    <w:p w14:paraId="265611B8" w14:textId="0396533D" w:rsidR="00B4028A" w:rsidRDefault="00B4028A">
      <w:pPr>
        <w:pStyle w:val="Kommentartext"/>
      </w:pPr>
      <w:r>
        <w:rPr>
          <w:rStyle w:val="Kommentarzeichen"/>
        </w:rPr>
        <w:annotationRef/>
      </w:r>
      <w:r>
        <w:t>Stromversorgung wäre noch ein Thema vielleicht, bzw. Notstromversorgung?</w:t>
      </w:r>
    </w:p>
  </w:comment>
  <w:comment w:id="4556" w:author="Jens Schnügger" w:date="2020-06-14T21:13:00Z" w:initials="js">
    <w:p w14:paraId="014E1119"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2AF2A481" w14:textId="77777777" w:rsidR="00944672" w:rsidRDefault="00944672" w:rsidP="00944672">
      <w:pPr>
        <w:rPr>
          <w:sz w:val="20"/>
          <w:szCs w:val="20"/>
        </w:rPr>
      </w:pPr>
      <w:r>
        <w:rPr>
          <w:rFonts w:ascii="Times New Roman" w:hAnsi="Times New Roman" w:cs="Times New Roman"/>
          <w:sz w:val="20"/>
          <w:szCs w:val="20"/>
        </w:rPr>
        <w:t>K8S02 : Unstimmigkeiten</w:t>
      </w:r>
    </w:p>
  </w:comment>
  <w:comment w:id="4559" w:author="Lektorat Bauer" w:date="2025-03-01T12:17:00Z" w:initials="LB">
    <w:p w14:paraId="7D1E8527" w14:textId="1136E307" w:rsidR="00FD6867" w:rsidRDefault="00FD6867">
      <w:pPr>
        <w:pStyle w:val="Kommentartext"/>
      </w:pPr>
      <w:r>
        <w:rPr>
          <w:rStyle w:val="Kommentarzeichen"/>
        </w:rPr>
        <w:annotationRef/>
      </w:r>
      <w:r>
        <w:t>Dann ist es wohl kein einfaches Gemüsegericht, da weder einfach noch hauptsächlich aus Gemüse bestehend? :D</w:t>
      </w:r>
    </w:p>
  </w:comment>
  <w:comment w:id="4573" w:author="Lektorat Bauer" w:date="2025-03-01T12:19:00Z" w:initials="LB">
    <w:p w14:paraId="13186358" w14:textId="50491568" w:rsidR="00FD6867" w:rsidRDefault="00FD6867">
      <w:pPr>
        <w:pStyle w:val="Kommentartext"/>
      </w:pPr>
      <w:r>
        <w:rPr>
          <w:rStyle w:val="Kommentarzeichen"/>
        </w:rPr>
        <w:annotationRef/>
      </w:r>
      <w:r>
        <w:t>Verfolgte, verfolgte und W</w:t>
      </w:r>
    </w:p>
  </w:comment>
  <w:comment w:id="4590" w:author="Lektorat Bauer" w:date="2025-03-01T12:21:00Z" w:initials="LB">
    <w:p w14:paraId="088FDD89" w14:textId="06FB22B0" w:rsidR="00FD6867" w:rsidRDefault="00FD6867">
      <w:pPr>
        <w:pStyle w:val="Kommentartext"/>
      </w:pPr>
      <w:r>
        <w:rPr>
          <w:rStyle w:val="Kommentarzeichen"/>
        </w:rPr>
        <w:annotationRef/>
      </w:r>
      <w:r>
        <w:t>Etwas mehr Thomas wieder ins Spiel gebracht</w:t>
      </w:r>
    </w:p>
  </w:comment>
  <w:comment w:id="4626" w:author="Lektorat Bauer" w:date="2025-03-01T12:24:00Z" w:initials="LB">
    <w:p w14:paraId="11E2C3D2" w14:textId="25497E14" w:rsidR="00FD6867" w:rsidRDefault="00FD6867">
      <w:pPr>
        <w:pStyle w:val="Kommentartext"/>
      </w:pPr>
      <w:r>
        <w:rPr>
          <w:rStyle w:val="Kommentarzeichen"/>
        </w:rPr>
        <w:annotationRef/>
      </w:r>
      <w:r>
        <w:t>Das breite Grinsen weiter unten ist besser, eine Reaktion reicht</w:t>
      </w:r>
    </w:p>
  </w:comment>
  <w:comment w:id="4721" w:author="Jens Schnügger" w:date="2020-06-15T20:28:00Z" w:initials="js">
    <w:p w14:paraId="399DBA16"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72F8BF6F" w14:textId="77777777" w:rsidR="00944672" w:rsidRDefault="00944672" w:rsidP="00944672">
      <w:pPr>
        <w:rPr>
          <w:sz w:val="20"/>
          <w:szCs w:val="20"/>
        </w:rPr>
      </w:pPr>
      <w:r>
        <w:rPr>
          <w:rFonts w:ascii="Times New Roman" w:hAnsi="Times New Roman" w:cs="Times New Roman"/>
          <w:sz w:val="20"/>
          <w:szCs w:val="20"/>
        </w:rPr>
        <w:t>K8S03 : Anique Smits</w:t>
      </w:r>
    </w:p>
  </w:comment>
  <w:comment w:id="4722" w:author="Lektorat Bauer" w:date="2025-03-01T12:33:00Z" w:initials="LB">
    <w:p w14:paraId="689B0CC3" w14:textId="77777777" w:rsidR="00ED5F74" w:rsidRDefault="00ED5F74">
      <w:pPr>
        <w:pStyle w:val="Kommentartext"/>
      </w:pPr>
      <w:r>
        <w:rPr>
          <w:rStyle w:val="Kommentarzeichen"/>
        </w:rPr>
        <w:annotationRef/>
      </w:r>
      <w:r>
        <w:t>Entbehrlich als Ganzes, eine Figur kann und darf man nicht per Abriss ihrer Vergangenheit einführen, im Gegenteil.</w:t>
      </w:r>
    </w:p>
    <w:p w14:paraId="25EB0D1B" w14:textId="22FE0B9F" w:rsidR="00ED5F74" w:rsidRDefault="00ED5F74">
      <w:pPr>
        <w:pStyle w:val="Kommentartext"/>
      </w:pPr>
      <w:r>
        <w:t>Du hast hier das Bedürfnis, ihre Hintergrundgeschichte darzulegen, aber erzählerisch ist es hundertmal effektiver, sie sagen zu lassen „Du wusstest, ich bin im Dienst, und willst mich zum Essen einladen, stimmt’s?“</w:t>
      </w:r>
    </w:p>
    <w:p w14:paraId="3F511AD7" w14:textId="77777777" w:rsidR="00ED5F74" w:rsidRDefault="00ED5F74">
      <w:pPr>
        <w:pStyle w:val="Kommentartext"/>
      </w:pPr>
    </w:p>
    <w:p w14:paraId="54BB900B" w14:textId="77777777" w:rsidR="00ED5F74" w:rsidRDefault="00ED5F74">
      <w:pPr>
        <w:pStyle w:val="Kommentartext"/>
      </w:pPr>
      <w:r>
        <w:t>Erlaubt sind nur Infos, die relevant sind: für die Geschichte und/oder ihre Eigenschaften/Fähigkeiten.</w:t>
      </w:r>
    </w:p>
    <w:p w14:paraId="08AB01BA" w14:textId="77777777" w:rsidR="00ED5F74" w:rsidRDefault="00ED5F74">
      <w:pPr>
        <w:pStyle w:val="Kommentartext"/>
      </w:pPr>
    </w:p>
    <w:p w14:paraId="03B3D1E3" w14:textId="77777777" w:rsidR="00ED5F74" w:rsidRDefault="00ED5F74">
      <w:pPr>
        <w:pStyle w:val="Kommentartext"/>
      </w:pPr>
      <w:r>
        <w:t>Aber selbst diese Infos muss man nebenbei erzählen, einflechten in die Handlung, nicht per Exkurs darlegen.</w:t>
      </w:r>
    </w:p>
    <w:p w14:paraId="01D28E9B" w14:textId="77777777" w:rsidR="00ED5F74" w:rsidRDefault="00ED5F74">
      <w:pPr>
        <w:pStyle w:val="Kommentartext"/>
      </w:pPr>
    </w:p>
    <w:p w14:paraId="2AC2C305" w14:textId="4010640C" w:rsidR="00ED5F74" w:rsidRDefault="00ED5F74">
      <w:pPr>
        <w:pStyle w:val="Kommentartext"/>
      </w:pPr>
      <w:r>
        <w:t xml:space="preserve">Rate daher dringend dazu, das hier einfach zu streichen. </w:t>
      </w:r>
    </w:p>
  </w:comment>
  <w:comment w:id="4781" w:author="Jens Schnügger" w:date="2020-06-16T06:17:00Z" w:initials="js">
    <w:p w14:paraId="4BD4FAF6"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44AC901A" w14:textId="77777777" w:rsidR="00944672" w:rsidRDefault="00944672" w:rsidP="00944672">
      <w:pPr>
        <w:rPr>
          <w:sz w:val="20"/>
          <w:szCs w:val="20"/>
        </w:rPr>
      </w:pPr>
      <w:r>
        <w:rPr>
          <w:rFonts w:ascii="Times New Roman" w:hAnsi="Times New Roman" w:cs="Times New Roman"/>
          <w:sz w:val="20"/>
          <w:szCs w:val="20"/>
        </w:rPr>
        <w:t>K8S04 : Rechercheauftrag</w:t>
      </w:r>
    </w:p>
  </w:comment>
  <w:comment w:id="4822" w:author="Lektorat Bauer" w:date="2025-03-01T12:42:00Z" w:initials="LB">
    <w:p w14:paraId="15248459" w14:textId="473DBAAD" w:rsidR="003512DE" w:rsidRDefault="003512DE">
      <w:pPr>
        <w:pStyle w:val="Kommentartext"/>
      </w:pPr>
      <w:r>
        <w:rPr>
          <w:rStyle w:val="Kommentarzeichen"/>
        </w:rPr>
        <w:annotationRef/>
      </w:r>
      <w:r>
        <w:t>ÜE</w:t>
      </w:r>
    </w:p>
  </w:comment>
  <w:comment w:id="4854" w:author="Jens Schnügger" w:date="2020-06-18T02:50:00Z" w:initials="js">
    <w:p w14:paraId="2B20FC08"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2B71766E" w14:textId="77777777" w:rsidR="00944672" w:rsidRDefault="00944672" w:rsidP="00944672">
      <w:pPr>
        <w:rPr>
          <w:sz w:val="20"/>
          <w:szCs w:val="20"/>
        </w:rPr>
      </w:pPr>
      <w:r>
        <w:rPr>
          <w:rFonts w:ascii="Times New Roman" w:hAnsi="Times New Roman" w:cs="Times New Roman"/>
          <w:sz w:val="20"/>
          <w:szCs w:val="20"/>
        </w:rPr>
        <w:t>K8S05 : Thomas und Anique</w:t>
      </w:r>
    </w:p>
  </w:comment>
  <w:comment w:id="4892" w:author="Lektorat Bauer" w:date="2025-03-01T12:59:00Z" w:initials="LB">
    <w:p w14:paraId="5AEEFFFF" w14:textId="6C6143FE" w:rsidR="00A70A32" w:rsidRDefault="00A70A32">
      <w:pPr>
        <w:pStyle w:val="Kommentartext"/>
      </w:pPr>
      <w:r>
        <w:rPr>
          <w:rStyle w:val="Kommentarzeichen"/>
        </w:rPr>
        <w:annotationRef/>
      </w:r>
      <w:r>
        <w:t>Super Reaktion, aber würze es gern noch mit einer B, was tut sie? Wie sieht sie aus?</w:t>
      </w:r>
    </w:p>
  </w:comment>
  <w:comment w:id="4917" w:author="Lektorat Bauer" w:date="2025-03-01T13:01:00Z" w:initials="LB">
    <w:p w14:paraId="3EE65730" w14:textId="445DE655" w:rsidR="00A70A32" w:rsidRDefault="00A70A32">
      <w:pPr>
        <w:pStyle w:val="Kommentartext"/>
      </w:pPr>
      <w:r>
        <w:rPr>
          <w:rStyle w:val="Kommentarzeichen"/>
        </w:rPr>
        <w:annotationRef/>
      </w:r>
      <w:r>
        <w:t>Vorschlag, alternative B!</w:t>
      </w:r>
    </w:p>
  </w:comment>
  <w:comment w:id="4931" w:author="Lektorat Bauer" w:date="2025-03-01T13:10:00Z" w:initials="LB">
    <w:p w14:paraId="00C1B3BA" w14:textId="222AC23D" w:rsidR="00DF7824" w:rsidRDefault="00DF7824">
      <w:pPr>
        <w:pStyle w:val="Kommentartext"/>
      </w:pPr>
      <w:r>
        <w:rPr>
          <w:rStyle w:val="Kommentarzeichen"/>
        </w:rPr>
        <w:annotationRef/>
      </w:r>
      <w:r>
        <w:t>Ein Fluch ist per se nicht stubenrein</w:t>
      </w:r>
    </w:p>
  </w:comment>
  <w:comment w:id="4938" w:author="Lektorat Bauer" w:date="2025-03-01T13:10:00Z" w:initials="LB">
    <w:p w14:paraId="4155BEA7" w14:textId="1BF68634" w:rsidR="00DF7824" w:rsidRDefault="00DF7824">
      <w:pPr>
        <w:pStyle w:val="Kommentartext"/>
      </w:pPr>
      <w:r>
        <w:rPr>
          <w:rStyle w:val="Kommentarzeichen"/>
        </w:rPr>
        <w:annotationRef/>
      </w:r>
      <w:r>
        <w:t>Versteht der Leser nicht unmittelbar und lenkt hier ab von der Situation</w:t>
      </w:r>
    </w:p>
  </w:comment>
  <w:comment w:id="4945" w:author="Lektorat Bauer" w:date="2025-03-01T13:11:00Z" w:initials="LB">
    <w:p w14:paraId="206AFFA2" w14:textId="7F775613" w:rsidR="00DF7824" w:rsidRDefault="00DF7824">
      <w:pPr>
        <w:pStyle w:val="Kommentartext"/>
      </w:pPr>
      <w:r>
        <w:rPr>
          <w:rStyle w:val="Kommentarzeichen"/>
        </w:rPr>
        <w:annotationRef/>
      </w:r>
      <w:r>
        <w:t>ÜE</w:t>
      </w:r>
    </w:p>
  </w:comment>
  <w:comment w:id="4967" w:author="Lektorat Bauer" w:date="2025-03-01T13:13:00Z" w:initials="LB">
    <w:p w14:paraId="53CD5BB1" w14:textId="7B81C0EE" w:rsidR="00DF7824" w:rsidRDefault="00DF7824">
      <w:pPr>
        <w:pStyle w:val="Kommentartext"/>
      </w:pPr>
      <w:r>
        <w:rPr>
          <w:rStyle w:val="Kommentarzeichen"/>
        </w:rPr>
        <w:annotationRef/>
      </w:r>
      <w:r>
        <w:t>Nicht schlecht, aber etwas unpassend, so weit sind sie noch nicht</w:t>
      </w:r>
    </w:p>
  </w:comment>
  <w:comment w:id="4971" w:author="Lektorat Bauer" w:date="2025-03-01T13:14:00Z" w:initials="LB">
    <w:p w14:paraId="1B7C16C4" w14:textId="2C977997" w:rsidR="00DF7824" w:rsidRDefault="00DF7824">
      <w:pPr>
        <w:pStyle w:val="Kommentartext"/>
      </w:pPr>
      <w:r>
        <w:rPr>
          <w:rStyle w:val="Kommentarzeichen"/>
        </w:rPr>
        <w:annotationRef/>
      </w:r>
      <w:r>
        <w:t>Was genau tun sie, was zeigt er ihr konkret?</w:t>
      </w:r>
    </w:p>
  </w:comment>
  <w:comment w:id="4976" w:author="Lektorat Bauer" w:date="2025-03-01T13:14:00Z" w:initials="LB">
    <w:p w14:paraId="1077B30D" w14:textId="14A09C73" w:rsidR="00DF7824" w:rsidRDefault="00DF7824">
      <w:pPr>
        <w:pStyle w:val="Kommentartext"/>
      </w:pPr>
      <w:r>
        <w:rPr>
          <w:rStyle w:val="Kommentarzeichen"/>
        </w:rPr>
        <w:annotationRef/>
      </w:r>
      <w:r>
        <w:t>Zu viel sehen, ersetzen durch alternative B</w:t>
      </w:r>
    </w:p>
  </w:comment>
  <w:comment w:id="4989" w:author="Lektorat Bauer" w:date="2025-03-01T13:15:00Z" w:initials="LB">
    <w:p w14:paraId="4EC6453C" w14:textId="6A7887AA" w:rsidR="00C42C40" w:rsidRDefault="00C42C40">
      <w:pPr>
        <w:pStyle w:val="Kommentartext"/>
      </w:pPr>
      <w:r>
        <w:rPr>
          <w:rStyle w:val="Kommentarzeichen"/>
        </w:rPr>
        <w:annotationRef/>
      </w:r>
      <w:r>
        <w:t>Ersetzen durch alternative B, zu viel Gegrinse insgesamt</w:t>
      </w:r>
    </w:p>
  </w:comment>
  <w:comment w:id="4990" w:author="Lektorat Bauer" w:date="2025-03-01T13:16:00Z" w:initials="LB">
    <w:p w14:paraId="6EE91992" w14:textId="3A7A0D4D" w:rsidR="00C42C40" w:rsidRDefault="00C42C40">
      <w:pPr>
        <w:pStyle w:val="Kommentartext"/>
      </w:pPr>
      <w:r>
        <w:rPr>
          <w:rStyle w:val="Kommentarzeichen"/>
        </w:rPr>
        <w:annotationRef/>
      </w:r>
      <w:r>
        <w:t>Beschreib doch das BBQ, das ist die Gelegenheit, die beiden näher zu charakterisieren und Atmosphäre zu schaffen</w:t>
      </w:r>
    </w:p>
  </w:comment>
  <w:comment w:id="4995" w:author="Lektorat Bauer" w:date="2025-03-01T13:16:00Z" w:initials="LB">
    <w:p w14:paraId="13628247" w14:textId="650C6884" w:rsidR="00C42C40" w:rsidRDefault="00C42C40">
      <w:pPr>
        <w:pStyle w:val="Kommentartext"/>
      </w:pPr>
      <w:r>
        <w:rPr>
          <w:rStyle w:val="Kommentarzeichen"/>
        </w:rPr>
        <w:annotationRef/>
      </w:r>
      <w:r>
        <w:t>Alternative B</w:t>
      </w:r>
    </w:p>
  </w:comment>
  <w:comment w:id="5010" w:author="Lektorat Bauer" w:date="2025-03-01T13:17:00Z" w:initials="LB">
    <w:p w14:paraId="001943A2" w14:textId="5C65D953" w:rsidR="00C42C40" w:rsidRDefault="00C42C40">
      <w:pPr>
        <w:pStyle w:val="Kommentartext"/>
      </w:pPr>
      <w:r>
        <w:rPr>
          <w:rStyle w:val="Kommentarzeichen"/>
        </w:rPr>
        <w:annotationRef/>
      </w:r>
      <w:r>
        <w:t>Durch B ersetzen</w:t>
      </w:r>
    </w:p>
  </w:comment>
  <w:comment w:id="5048" w:author="Jens Schnügger" w:date="2020-06-19T15:40:00Z" w:initials="js">
    <w:p w14:paraId="3AD9244A"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37520BEA" w14:textId="77777777" w:rsidR="00944672" w:rsidRDefault="00944672" w:rsidP="00944672">
      <w:pPr>
        <w:rPr>
          <w:sz w:val="20"/>
          <w:szCs w:val="20"/>
        </w:rPr>
      </w:pPr>
      <w:r>
        <w:rPr>
          <w:rFonts w:ascii="Times New Roman" w:hAnsi="Times New Roman" w:cs="Times New Roman"/>
          <w:sz w:val="20"/>
          <w:szCs w:val="20"/>
        </w:rPr>
        <w:t>K8S06 : Informationssammlung</w:t>
      </w:r>
    </w:p>
  </w:comment>
  <w:comment w:id="5063" w:author="Lektorat Bauer" w:date="2025-03-01T13:22:00Z" w:initials="LB">
    <w:p w14:paraId="4CBF90D8" w14:textId="77777777" w:rsidR="008F5C37" w:rsidRDefault="008F5C37" w:rsidP="008F5C37">
      <w:pPr>
        <w:pStyle w:val="Kommentartext"/>
      </w:pPr>
      <w:r>
        <w:rPr>
          <w:rStyle w:val="Kommentarzeichen"/>
        </w:rPr>
        <w:annotationRef/>
      </w:r>
      <w:r>
        <w:rPr>
          <w:rStyle w:val="Kommentarzeichen"/>
        </w:rPr>
        <w:annotationRef/>
      </w:r>
      <w:r>
        <w:t xml:space="preserve">Irrelevanter Infodump, sorry, aber diese Ausdifferenzierung der Bezeichnung ist schlicht nicht nötig und interessiert den Leser nicht. </w:t>
      </w:r>
    </w:p>
    <w:p w14:paraId="5C19988D" w14:textId="6C249D83" w:rsidR="008F5C37" w:rsidRDefault="008F5C37">
      <w:pPr>
        <w:pStyle w:val="Kommentartext"/>
      </w:pPr>
    </w:p>
  </w:comment>
  <w:comment w:id="5097" w:author="Lektorat Bauer" w:date="2025-03-01T13:25:00Z" w:initials="LB">
    <w:p w14:paraId="195EC8E8" w14:textId="11D7F2C4" w:rsidR="0033526F" w:rsidRDefault="0033526F">
      <w:pPr>
        <w:pStyle w:val="Kommentartext"/>
      </w:pPr>
      <w:r>
        <w:rPr>
          <w:rStyle w:val="Kommentarzeichen"/>
        </w:rPr>
        <w:annotationRef/>
      </w:r>
      <w:r>
        <w:t>ÜE bzw. Infodump, Darknet sollte dem Leser ein Begriff sein, TOR vllt nicht, aber das kann er so überlesen oder googeln.</w:t>
      </w:r>
    </w:p>
  </w:comment>
  <w:comment w:id="5127" w:author="Lektorat Bauer" w:date="2025-03-01T13:29:00Z" w:initials="LB">
    <w:p w14:paraId="5B4AB782" w14:textId="7C412164" w:rsidR="009F5367" w:rsidRDefault="009F5367">
      <w:pPr>
        <w:pStyle w:val="Kommentartext"/>
      </w:pPr>
      <w:r>
        <w:rPr>
          <w:rStyle w:val="Kommentarzeichen"/>
        </w:rPr>
        <w:annotationRef/>
      </w:r>
      <w:r>
        <w:t>s.o.: überflüssig</w:t>
      </w:r>
    </w:p>
  </w:comment>
  <w:comment w:id="5138" w:author="Lektorat Bauer" w:date="2025-03-01T13:30:00Z" w:initials="LB">
    <w:p w14:paraId="34619CAA" w14:textId="214AFB5B" w:rsidR="009F5367" w:rsidRDefault="009F5367">
      <w:pPr>
        <w:pStyle w:val="Kommentartext"/>
      </w:pPr>
      <w:r>
        <w:rPr>
          <w:rStyle w:val="Kommentarzeichen"/>
        </w:rPr>
        <w:annotationRef/>
      </w:r>
      <w:r>
        <w:t>Ziel musst du natürlich benennen, hier nur Vorschlag. Aber diese Info genügt völlig, es braucht keinen Exkurs zu allen Hats-Varianten</w:t>
      </w:r>
    </w:p>
  </w:comment>
  <w:comment w:id="5148" w:author="Lektorat Bauer" w:date="2025-03-01T13:31:00Z" w:initials="LB">
    <w:p w14:paraId="33CF09DF" w14:textId="1CAB0BBD" w:rsidR="009F5367" w:rsidRDefault="009F5367">
      <w:pPr>
        <w:pStyle w:val="Kommentartext"/>
      </w:pPr>
      <w:r>
        <w:rPr>
          <w:rStyle w:val="Kommentarzeichen"/>
        </w:rPr>
        <w:annotationRef/>
      </w:r>
      <w:r>
        <w:t>ÜE</w:t>
      </w:r>
    </w:p>
  </w:comment>
  <w:comment w:id="5159" w:author="Lektorat Bauer" w:date="2025-03-01T13:32:00Z" w:initials="LB">
    <w:p w14:paraId="2CD00219" w14:textId="77777777" w:rsidR="009F5367" w:rsidRDefault="009F5367">
      <w:pPr>
        <w:pStyle w:val="Kommentartext"/>
      </w:pPr>
      <w:r>
        <w:rPr>
          <w:rStyle w:val="Kommentarzeichen"/>
        </w:rPr>
        <w:annotationRef/>
      </w:r>
      <w:r>
        <w:t>Wird das noch wichtig? Wenn nicht, streichen</w:t>
      </w:r>
    </w:p>
    <w:p w14:paraId="2536FD8C" w14:textId="77777777" w:rsidR="009F5367" w:rsidRDefault="009F5367">
      <w:pPr>
        <w:pStyle w:val="Kommentartext"/>
      </w:pPr>
    </w:p>
    <w:p w14:paraId="18F5B39F" w14:textId="07A97E26" w:rsidR="009F5367" w:rsidRDefault="009F5367">
      <w:pPr>
        <w:pStyle w:val="Kommentartext"/>
      </w:pPr>
      <w:r>
        <w:t>Offener Punkt</w:t>
      </w:r>
    </w:p>
  </w:comment>
  <w:comment w:id="5198" w:author="Jens Schnügger" w:date="2020-06-22T05:52:00Z" w:initials="js">
    <w:p w14:paraId="619FF276"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50258CA1" w14:textId="77777777" w:rsidR="00944672" w:rsidRDefault="00944672" w:rsidP="00944672">
      <w:pPr>
        <w:rPr>
          <w:sz w:val="20"/>
          <w:szCs w:val="20"/>
        </w:rPr>
      </w:pPr>
      <w:r>
        <w:rPr>
          <w:rFonts w:ascii="Times New Roman" w:hAnsi="Times New Roman" w:cs="Times New Roman"/>
          <w:sz w:val="20"/>
          <w:szCs w:val="20"/>
        </w:rPr>
        <w:t>K8S07 : InBev104</w:t>
      </w:r>
    </w:p>
  </w:comment>
  <w:comment w:id="5212" w:author="Lektorat Bauer" w:date="2025-03-01T13:40:00Z" w:initials="LB">
    <w:p w14:paraId="10F89E90" w14:textId="5B9B95CC" w:rsidR="00863FE2" w:rsidRDefault="00863FE2">
      <w:pPr>
        <w:pStyle w:val="Kommentartext"/>
      </w:pPr>
      <w:r>
        <w:rPr>
          <w:rStyle w:val="Kommentarzeichen"/>
        </w:rPr>
        <w:annotationRef/>
      </w:r>
      <w:r>
        <w:t>Hier könntest du auch 2-3 B einfügen, das Bier, die Kneipe, Mimik, Gestik, Aussehen der beiden</w:t>
      </w:r>
    </w:p>
  </w:comment>
  <w:comment w:id="5240" w:author="Lektorat Bauer" w:date="2025-03-01T13:40:00Z" w:initials="LB">
    <w:p w14:paraId="18458928" w14:textId="7BAC6784" w:rsidR="00863FE2" w:rsidRDefault="00863FE2">
      <w:pPr>
        <w:pStyle w:val="Kommentartext"/>
      </w:pPr>
      <w:r>
        <w:rPr>
          <w:rStyle w:val="Kommentarzeichen"/>
        </w:rPr>
        <w:annotationRef/>
      </w:r>
      <w:r>
        <w:t>Alternative B</w:t>
      </w:r>
    </w:p>
  </w:comment>
  <w:comment w:id="5252" w:author="Lektorat Bauer" w:date="2025-03-01T13:42:00Z" w:initials="LB">
    <w:p w14:paraId="6351A811" w14:textId="027E5CC9" w:rsidR="00863FE2" w:rsidRDefault="00863FE2">
      <w:pPr>
        <w:pStyle w:val="Kommentartext"/>
      </w:pPr>
      <w:r>
        <w:rPr>
          <w:rStyle w:val="Kommentarzeichen"/>
        </w:rPr>
        <w:annotationRef/>
      </w:r>
      <w:r>
        <w:t>Auch hier: B wäre möglich und schön</w:t>
      </w:r>
    </w:p>
  </w:comment>
  <w:comment w:id="5268" w:author="Jens Schnügger" w:date="2020-06-23T09:21:00Z" w:initials="js">
    <w:p w14:paraId="4B90EEAE"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12215C29" w14:textId="77777777" w:rsidR="00944672" w:rsidRDefault="00944672" w:rsidP="00944672">
      <w:pPr>
        <w:rPr>
          <w:sz w:val="20"/>
          <w:szCs w:val="20"/>
        </w:rPr>
      </w:pPr>
      <w:r>
        <w:rPr>
          <w:rFonts w:ascii="Times New Roman" w:hAnsi="Times New Roman" w:cs="Times New Roman"/>
          <w:sz w:val="20"/>
          <w:szCs w:val="20"/>
        </w:rPr>
        <w:t>K8S08 : Die Spur</w:t>
      </w:r>
    </w:p>
  </w:comment>
  <w:comment w:id="5297" w:author="Lektorat Bauer" w:date="2025-03-03T09:13:00Z" w:initials="LB">
    <w:p w14:paraId="02175C93" w14:textId="403AD417" w:rsidR="009F4D52" w:rsidRDefault="009F4D52">
      <w:pPr>
        <w:pStyle w:val="Kommentartext"/>
      </w:pPr>
      <w:r>
        <w:rPr>
          <w:rStyle w:val="Kommentarzeichen"/>
        </w:rPr>
        <w:annotationRef/>
      </w:r>
      <w:r>
        <w:t>W, der nächste  Halbsatz enthält diese Info bereits</w:t>
      </w:r>
    </w:p>
  </w:comment>
  <w:comment w:id="5302" w:author="Lektorat Bauer" w:date="2025-03-03T09:16:00Z" w:initials="LB">
    <w:p w14:paraId="2ED38F84" w14:textId="01DADF05" w:rsidR="009F4D52" w:rsidRDefault="009F4D52">
      <w:pPr>
        <w:pStyle w:val="Kommentartext"/>
      </w:pPr>
      <w:r>
        <w:rPr>
          <w:rStyle w:val="Kommentarzeichen"/>
        </w:rPr>
        <w:annotationRef/>
      </w:r>
      <w:r>
        <w:t>Ergänzt, es muss etwas eleganter ausgedrückt werden, mit mehr B als bloßen Infos.</w:t>
      </w:r>
    </w:p>
  </w:comment>
  <w:comment w:id="5314" w:author="Lektorat Bauer" w:date="2025-03-03T09:16:00Z" w:initials="LB">
    <w:p w14:paraId="24858C9C" w14:textId="15FCCA1A" w:rsidR="009F4D52" w:rsidRDefault="009F4D52">
      <w:pPr>
        <w:pStyle w:val="Kommentartext"/>
      </w:pPr>
      <w:r>
        <w:rPr>
          <w:rStyle w:val="Kommentarzeichen"/>
        </w:rPr>
        <w:annotationRef/>
      </w:r>
      <w:r>
        <w:t>Der wird naturgemäß abseits parken, weil er in die Natur will, daher etwas unpassend</w:t>
      </w:r>
    </w:p>
  </w:comment>
  <w:comment w:id="5334" w:author="Lektorat Bauer" w:date="2025-03-03T09:19:00Z" w:initials="LB">
    <w:p w14:paraId="5AA1A4C4" w14:textId="0C2D83C3" w:rsidR="009F4D52" w:rsidRDefault="009F4D52">
      <w:pPr>
        <w:pStyle w:val="Kommentartext"/>
      </w:pPr>
      <w:r>
        <w:rPr>
          <w:rStyle w:val="Kommentarzeichen"/>
        </w:rPr>
        <w:annotationRef/>
      </w:r>
      <w:r>
        <w:t>= er wurde aufmerksam</w:t>
      </w:r>
    </w:p>
  </w:comment>
  <w:comment w:id="5341" w:author="Lektorat Bauer" w:date="2025-03-03T09:19:00Z" w:initials="LB">
    <w:p w14:paraId="46773E91" w14:textId="65FEC73E" w:rsidR="009F4D52" w:rsidRDefault="009F4D52">
      <w:pPr>
        <w:pStyle w:val="Kommentartext"/>
      </w:pPr>
      <w:r>
        <w:rPr>
          <w:rStyle w:val="Kommentarzeichen"/>
        </w:rPr>
        <w:annotationRef/>
      </w:r>
      <w:r>
        <w:t>ÜE, Infodump</w:t>
      </w:r>
    </w:p>
  </w:comment>
  <w:comment w:id="5352" w:author="Lektorat Bauer" w:date="2025-03-03T09:20:00Z" w:initials="LB">
    <w:p w14:paraId="2ED5F1B0" w14:textId="1C3E2378" w:rsidR="009F4D52" w:rsidRDefault="009F4D52">
      <w:pPr>
        <w:pStyle w:val="Kommentartext"/>
      </w:pPr>
      <w:r>
        <w:rPr>
          <w:rStyle w:val="Kommentarzeichen"/>
        </w:rPr>
        <w:annotationRef/>
      </w:r>
      <w:r>
        <w:t>Eine halbe Stunde später? Das ist ja nur eine Nachrichtenseite, die werden ja nun keinen Liveticker veröffentlichen?</w:t>
      </w:r>
    </w:p>
  </w:comment>
  <w:comment w:id="5407" w:author="Jens Schnügger" w:date="2020-12-21T16:53:00Z" w:initials="js">
    <w:p w14:paraId="24D9474B"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3E90DD24" w14:textId="77777777" w:rsidR="00944672" w:rsidRDefault="00944672" w:rsidP="00944672">
      <w:pPr>
        <w:rPr>
          <w:sz w:val="20"/>
          <w:szCs w:val="20"/>
        </w:rPr>
      </w:pPr>
      <w:r>
        <w:rPr>
          <w:rFonts w:ascii="Times New Roman" w:hAnsi="Times New Roman" w:cs="Times New Roman"/>
          <w:sz w:val="20"/>
          <w:szCs w:val="20"/>
        </w:rPr>
        <w:t>K8S09 : Joost van der Dijkstraat</w:t>
      </w:r>
    </w:p>
  </w:comment>
  <w:comment w:id="5445" w:author="Lektorat Bauer" w:date="2025-03-03T09:28:00Z" w:initials="LB">
    <w:p w14:paraId="50588DE0" w14:textId="0EBF6EA3" w:rsidR="00323E2F" w:rsidRDefault="00323E2F">
      <w:pPr>
        <w:pStyle w:val="Kommentartext"/>
      </w:pPr>
      <w:r>
        <w:rPr>
          <w:rStyle w:val="Kommentarzeichen"/>
        </w:rPr>
        <w:annotationRef/>
      </w:r>
      <w:r>
        <w:t>Hier wird nicht klar, was er ihm schicken will, scheint mir aber auch kein großes Geheimnis zu sein, das später gelöst wird. Etwas stärker andeuten, was hier los ist.</w:t>
      </w:r>
    </w:p>
  </w:comment>
  <w:comment w:id="5468" w:author="Lektorat Bauer" w:date="2025-03-03T15:35:00Z" w:initials="LB">
    <w:p w14:paraId="7002F6AF" w14:textId="4F413F6E" w:rsidR="007F4BAB" w:rsidRDefault="007F4BAB">
      <w:pPr>
        <w:pStyle w:val="Kommentartext"/>
      </w:pPr>
      <w:r>
        <w:rPr>
          <w:rStyle w:val="Kommentarzeichen"/>
        </w:rPr>
        <w:annotationRef/>
      </w:r>
      <w:r>
        <w:t>Vorschlag, Original sehr unkonkret</w:t>
      </w:r>
    </w:p>
  </w:comment>
  <w:comment w:id="5473" w:author="Lektorat Bauer" w:date="2025-03-03T15:36:00Z" w:initials="LB">
    <w:p w14:paraId="79EAF561" w14:textId="7B8222DC" w:rsidR="007F4BAB" w:rsidRDefault="007F4BAB">
      <w:pPr>
        <w:pStyle w:val="Kommentartext"/>
      </w:pPr>
      <w:r>
        <w:rPr>
          <w:rStyle w:val="Kommentarzeichen"/>
        </w:rPr>
        <w:annotationRef/>
      </w:r>
      <w:r>
        <w:t>Geht das konkreter? Wie trinkt er seinen Kaffee? Solche Details sagen etwas aus über die Figuren</w:t>
      </w:r>
    </w:p>
  </w:comment>
  <w:comment w:id="5532" w:author="Lektorat Bauer" w:date="2025-03-03T16:00:00Z" w:initials="LB">
    <w:p w14:paraId="5D969078" w14:textId="5F6D4DE2" w:rsidR="00556CA2" w:rsidRDefault="00556CA2">
      <w:pPr>
        <w:pStyle w:val="Kommentartext"/>
      </w:pPr>
      <w:r>
        <w:rPr>
          <w:rStyle w:val="Kommentarzeichen"/>
        </w:rPr>
        <w:annotationRef/>
      </w:r>
      <w:r>
        <w:t>W, zuvor schon gesagt</w:t>
      </w:r>
    </w:p>
  </w:comment>
  <w:comment w:id="5496" w:author="Lektorat Bauer" w:date="2025-03-03T15:48:00Z" w:initials="LB">
    <w:p w14:paraId="68EE8F78" w14:textId="6E728D11" w:rsidR="00BC21AF" w:rsidRDefault="00BC21AF">
      <w:pPr>
        <w:pStyle w:val="Kommentartext"/>
      </w:pPr>
      <w:r>
        <w:rPr>
          <w:rStyle w:val="Kommentarzeichen"/>
        </w:rPr>
        <w:annotationRef/>
      </w:r>
      <w:r>
        <w:t>Das ist eine lange Erklärung dafür, wie Joost an diese Wohnung gekommen ist. Aber muss der Leser das alles wissen?</w:t>
      </w:r>
    </w:p>
    <w:p w14:paraId="26BE1CEC" w14:textId="77777777" w:rsidR="00BC21AF" w:rsidRDefault="00BC21AF">
      <w:pPr>
        <w:pStyle w:val="Kommentartext"/>
      </w:pPr>
      <w:r>
        <w:t>Will er es wissen? Unwahrscheinlich. Stattdessen ist er hochgespannt, was Joost zu der Tracer-Sache beitragen kann. Aus dieser Zeitlinie wird er hier aber rausgerissen, unnötigerweise.</w:t>
      </w:r>
    </w:p>
    <w:p w14:paraId="3242EEC7" w14:textId="36215765" w:rsidR="00BC21AF" w:rsidRDefault="00BC21AF">
      <w:pPr>
        <w:pStyle w:val="Kommentartext"/>
      </w:pPr>
      <w:r>
        <w:br/>
        <w:t>Empfehle daher die Streichung, auch wenn’s wehtut.</w:t>
      </w:r>
    </w:p>
  </w:comment>
  <w:comment w:id="5565" w:author="Lektorat Bauer" w:date="2025-03-03T16:14:00Z" w:initials="LB">
    <w:p w14:paraId="5039381E" w14:textId="0D542194" w:rsidR="00B41947" w:rsidRDefault="00B41947">
      <w:pPr>
        <w:pStyle w:val="Kommentartext"/>
      </w:pPr>
      <w:r>
        <w:rPr>
          <w:rStyle w:val="Kommentarzeichen"/>
        </w:rPr>
        <w:annotationRef/>
      </w:r>
      <w:r>
        <w:t>W: er riecht es = es erfüllt den Raum</w:t>
      </w:r>
    </w:p>
  </w:comment>
  <w:comment w:id="5569" w:author="Lektorat Bauer" w:date="2025-03-03T16:13:00Z" w:initials="LB">
    <w:p w14:paraId="62A58CEA" w14:textId="56E49999" w:rsidR="00B41947" w:rsidRDefault="00B41947">
      <w:pPr>
        <w:pStyle w:val="Kommentartext"/>
      </w:pPr>
      <w:r>
        <w:rPr>
          <w:rStyle w:val="Kommentarzeichen"/>
        </w:rPr>
        <w:annotationRef/>
      </w:r>
      <w:r>
        <w:t>Sonst hätte er das ja schon vorher beim außer Atem sein bemerken m+ssen</w:t>
      </w:r>
    </w:p>
  </w:comment>
  <w:comment w:id="5575" w:author="Lektorat Bauer" w:date="2025-03-03T16:14:00Z" w:initials="LB">
    <w:p w14:paraId="48F27B09" w14:textId="1B16C4F9" w:rsidR="00B41947" w:rsidRDefault="00B41947">
      <w:pPr>
        <w:pStyle w:val="Kommentartext"/>
      </w:pPr>
      <w:r>
        <w:rPr>
          <w:rStyle w:val="Kommentarzeichen"/>
        </w:rPr>
        <w:annotationRef/>
      </w:r>
      <w:r>
        <w:t>Gern B ergänzen</w:t>
      </w:r>
    </w:p>
  </w:comment>
  <w:comment w:id="5581" w:author="Lektorat Bauer" w:date="2025-03-03T16:14:00Z" w:initials="LB">
    <w:p w14:paraId="3B63B933" w14:textId="00D965A8" w:rsidR="00B41947" w:rsidRDefault="00B41947">
      <w:pPr>
        <w:pStyle w:val="Kommentartext"/>
      </w:pPr>
      <w:r>
        <w:rPr>
          <w:rStyle w:val="Kommentarzeichen"/>
        </w:rPr>
        <w:annotationRef/>
      </w:r>
      <w:r>
        <w:t>Etwas unrealistisch die Marke bei solchen Profis, oder? Ich rieche Macbook oder Thinkpad?</w:t>
      </w:r>
    </w:p>
  </w:comment>
  <w:comment w:id="5590" w:author="Lektorat Bauer" w:date="2025-03-03T16:17:00Z" w:initials="LB">
    <w:p w14:paraId="3E4323DC" w14:textId="3F9A017D" w:rsidR="00B41947" w:rsidRDefault="00B41947">
      <w:pPr>
        <w:pStyle w:val="Kommentartext"/>
      </w:pPr>
      <w:r>
        <w:rPr>
          <w:rStyle w:val="Kommentarzeichen"/>
        </w:rPr>
        <w:annotationRef/>
      </w:r>
      <w:r>
        <w:t>Statt alles im Dialog zu erklären, einfach eine Geste eingebaut, die das übernimmt. Schafft Abwechslung, Atmosphäre, Bilder.</w:t>
      </w:r>
    </w:p>
  </w:comment>
  <w:comment w:id="5593" w:author="Lektorat Bauer" w:date="2025-03-03T16:17:00Z" w:initials="LB">
    <w:p w14:paraId="0EDA00FD" w14:textId="26FAC62A" w:rsidR="00B41947" w:rsidRDefault="00B41947">
      <w:pPr>
        <w:pStyle w:val="Kommentartext"/>
      </w:pPr>
      <w:r>
        <w:rPr>
          <w:rStyle w:val="Kommentarzeichen"/>
        </w:rPr>
        <w:annotationRef/>
      </w:r>
      <w:r>
        <w:t>s.o.</w:t>
      </w:r>
    </w:p>
  </w:comment>
  <w:comment w:id="5687" w:author="Lektorat Bauer" w:date="2025-03-03T16:35:00Z" w:initials="LB">
    <w:p w14:paraId="27AF1454" w14:textId="26B6FAF1" w:rsidR="00767FEB" w:rsidRDefault="00767FEB">
      <w:pPr>
        <w:pStyle w:val="Kommentartext"/>
      </w:pPr>
      <w:r>
        <w:rPr>
          <w:rStyle w:val="Kommentarzeichen"/>
        </w:rPr>
        <w:annotationRef/>
      </w:r>
      <w:r>
        <w:t>das sagt für mich: ist doch normal, wo ist das Problem! Aber das willst du hier nicht sagen, oder? Denn das Gespräch entwickelt sich gegensätzlich, siehe unten</w:t>
      </w:r>
    </w:p>
  </w:comment>
  <w:comment w:id="5690" w:author="Lektorat Bauer" w:date="2025-03-03T16:36:00Z" w:initials="LB">
    <w:p w14:paraId="5272EC21" w14:textId="585512AF" w:rsidR="00767FEB" w:rsidRDefault="00767FEB">
      <w:pPr>
        <w:pStyle w:val="Kommentartext"/>
      </w:pPr>
      <w:r>
        <w:rPr>
          <w:rStyle w:val="Kommentarzeichen"/>
        </w:rPr>
        <w:annotationRef/>
      </w:r>
      <w:r>
        <w:t xml:space="preserve">s.o.: wäre </w:t>
      </w:r>
      <w:r w:rsidRPr="00767FEB">
        <w:rPr>
          <w:i/>
          <w:iCs/>
        </w:rPr>
        <w:t>was</w:t>
      </w:r>
      <w:r>
        <w:t xml:space="preserve"> so? Keine Verbindung zur vorherigen Zeile, bitte prüfen</w:t>
      </w:r>
    </w:p>
  </w:comment>
  <w:comment w:id="5701" w:author="Lektorat Bauer" w:date="2025-03-03T16:38:00Z" w:initials="LB">
    <w:p w14:paraId="72717711" w14:textId="4D374FE9" w:rsidR="00767FEB" w:rsidRDefault="00767FEB">
      <w:pPr>
        <w:pStyle w:val="Kommentartext"/>
      </w:pPr>
      <w:r>
        <w:rPr>
          <w:rStyle w:val="Kommentarzeichen"/>
        </w:rPr>
        <w:annotationRef/>
      </w:r>
      <w:r>
        <w:t>hier zwischen gerne B ergänzen</w:t>
      </w:r>
    </w:p>
  </w:comment>
  <w:comment w:id="5736" w:author="Lektorat Bauer" w:date="2025-03-03T16:40:00Z" w:initials="LB">
    <w:p w14:paraId="52C4000C" w14:textId="5F119F8F" w:rsidR="00767FEB" w:rsidRDefault="00767FEB">
      <w:pPr>
        <w:pStyle w:val="Kommentartext"/>
      </w:pPr>
      <w:r>
        <w:rPr>
          <w:rStyle w:val="Kommentarzeichen"/>
        </w:rPr>
        <w:annotationRef/>
      </w:r>
      <w:r>
        <w:t>Vorschlag für B</w:t>
      </w:r>
    </w:p>
  </w:comment>
  <w:comment w:id="5766" w:author="Lektorat Bauer" w:date="2025-03-03T16:48:00Z" w:initials="LB">
    <w:p w14:paraId="6A704D3C" w14:textId="05C5E130" w:rsidR="00D249E4" w:rsidRDefault="00D249E4">
      <w:pPr>
        <w:pStyle w:val="Kommentartext"/>
      </w:pPr>
      <w:r>
        <w:rPr>
          <w:rStyle w:val="Kommentarzeichen"/>
        </w:rPr>
        <w:annotationRef/>
      </w:r>
      <w:r>
        <w:t>Also guckt er sich doch etwas an und hilft doch? Widersprüchlich bzw. unklar.</w:t>
      </w:r>
    </w:p>
  </w:comment>
  <w:comment w:id="5802" w:author="Jens Schnügger" w:date="2020-12-21T16:52:00Z" w:initials="js">
    <w:p w14:paraId="56808033"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1AC3015E" w14:textId="77777777" w:rsidR="00944672" w:rsidRDefault="00944672" w:rsidP="00944672">
      <w:pPr>
        <w:rPr>
          <w:sz w:val="20"/>
          <w:szCs w:val="20"/>
        </w:rPr>
      </w:pPr>
      <w:r>
        <w:rPr>
          <w:rFonts w:ascii="Times New Roman" w:hAnsi="Times New Roman" w:cs="Times New Roman"/>
          <w:sz w:val="20"/>
          <w:szCs w:val="20"/>
        </w:rPr>
        <w:t>K8S10 : Russland Armee HQ</w:t>
      </w:r>
    </w:p>
  </w:comment>
  <w:comment w:id="5821" w:author="Lektorat Bauer" w:date="2025-03-04T09:59:00Z" w:initials="LB">
    <w:p w14:paraId="5EA8B513" w14:textId="715725FA" w:rsidR="007463EA" w:rsidRDefault="007463EA">
      <w:pPr>
        <w:pStyle w:val="Kommentartext"/>
      </w:pPr>
      <w:r>
        <w:rPr>
          <w:rStyle w:val="Kommentarzeichen"/>
        </w:rPr>
        <w:annotationRef/>
      </w:r>
      <w:r>
        <w:t>Dritte Schreibweise, wie gesagt, vereinheitlichen</w:t>
      </w:r>
    </w:p>
  </w:comment>
  <w:comment w:id="5824" w:author="Jens Schnügger" w:date="2020-06-25T08:47:00Z" w:initials="js">
    <w:p w14:paraId="461828A6"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27DC364F" w14:textId="77777777" w:rsidR="00944672" w:rsidRDefault="00944672" w:rsidP="00944672">
      <w:pPr>
        <w:rPr>
          <w:sz w:val="20"/>
          <w:szCs w:val="20"/>
        </w:rPr>
      </w:pPr>
      <w:r>
        <w:rPr>
          <w:rFonts w:ascii="Times New Roman" w:hAnsi="Times New Roman" w:cs="Times New Roman"/>
          <w:sz w:val="20"/>
          <w:szCs w:val="20"/>
        </w:rPr>
        <w:t>K8S11 : Assen, Recherchevertiefung</w:t>
      </w:r>
    </w:p>
  </w:comment>
  <w:comment w:id="5827" w:author="Lektorat Bauer" w:date="2025-03-03T18:07:00Z" w:initials="LB">
    <w:p w14:paraId="71E78AF6" w14:textId="56DC4A33" w:rsidR="00456384" w:rsidRDefault="00456384">
      <w:pPr>
        <w:pStyle w:val="Kommentartext"/>
      </w:pPr>
      <w:r>
        <w:rPr>
          <w:rStyle w:val="Kommentarzeichen"/>
        </w:rPr>
        <w:annotationRef/>
      </w:r>
      <w:r>
        <w:t>Joost hat ja direkt nein gesagt.</w:t>
      </w:r>
    </w:p>
  </w:comment>
  <w:comment w:id="5833" w:author="Lektorat Bauer" w:date="2025-03-03T18:08:00Z" w:initials="LB">
    <w:p w14:paraId="5ED99252" w14:textId="3A3DDB4F" w:rsidR="00456384" w:rsidRDefault="00456384">
      <w:pPr>
        <w:pStyle w:val="Kommentartext"/>
      </w:pPr>
      <w:r>
        <w:rPr>
          <w:rStyle w:val="Kommentarzeichen"/>
        </w:rPr>
        <w:annotationRef/>
      </w:r>
      <w:r>
        <w:t>W</w:t>
      </w:r>
    </w:p>
  </w:comment>
  <w:comment w:id="5846" w:author="Lektorat Bauer" w:date="2025-03-03T18:09:00Z" w:initials="LB">
    <w:p w14:paraId="43D18719" w14:textId="5D9A72EE" w:rsidR="00872648" w:rsidRDefault="00872648">
      <w:pPr>
        <w:pStyle w:val="Kommentartext"/>
      </w:pPr>
      <w:r>
        <w:rPr>
          <w:rStyle w:val="Kommentarzeichen"/>
        </w:rPr>
        <w:annotationRef/>
      </w:r>
      <w:r>
        <w:t>ÜE</w:t>
      </w:r>
    </w:p>
  </w:comment>
  <w:comment w:id="5850" w:author="Lektorat Bauer" w:date="2025-03-03T18:09:00Z" w:initials="LB">
    <w:p w14:paraId="341E5D0A" w14:textId="59E8ED0A" w:rsidR="00872648" w:rsidRDefault="00872648">
      <w:pPr>
        <w:pStyle w:val="Kommentartext"/>
      </w:pPr>
      <w:r>
        <w:rPr>
          <w:rStyle w:val="Kommentarzeichen"/>
        </w:rPr>
        <w:annotationRef/>
      </w:r>
      <w:r>
        <w:t>Nicht „er“ hat es, sondern es ist allgemein problematisch</w:t>
      </w:r>
    </w:p>
  </w:comment>
  <w:comment w:id="5866" w:author="Lektorat Bauer" w:date="2025-03-03T18:11:00Z" w:initials="LB">
    <w:p w14:paraId="7C2C3DF2" w14:textId="40303E52" w:rsidR="00872648" w:rsidRDefault="00872648">
      <w:pPr>
        <w:pStyle w:val="Kommentartext"/>
      </w:pPr>
      <w:r>
        <w:rPr>
          <w:rStyle w:val="Kommentarzeichen"/>
        </w:rPr>
        <w:annotationRef/>
      </w:r>
      <w:r>
        <w:t>So gemeint, oder? Original etwas unklar, bitte prüfen</w:t>
      </w:r>
    </w:p>
  </w:comment>
  <w:comment w:id="5880" w:author="Lektorat Bauer" w:date="2025-03-03T18:12:00Z" w:initials="LB">
    <w:p w14:paraId="0B6EB2A6" w14:textId="7D12ABCD" w:rsidR="00872648" w:rsidRDefault="00872648">
      <w:pPr>
        <w:pStyle w:val="Kommentartext"/>
      </w:pPr>
      <w:r>
        <w:rPr>
          <w:rStyle w:val="Kommentarzeichen"/>
        </w:rPr>
        <w:annotationRef/>
      </w:r>
      <w:r>
        <w:t>Der Grund für was? Präzisieren, Bezug nicht ganz klar</w:t>
      </w:r>
    </w:p>
  </w:comment>
  <w:comment w:id="5904" w:author="Lektorat Bauer" w:date="2025-03-03T18:22:00Z" w:initials="LB">
    <w:p w14:paraId="30A78D87" w14:textId="5FAF55B3" w:rsidR="00881883" w:rsidRDefault="00881883">
      <w:pPr>
        <w:pStyle w:val="Kommentartext"/>
      </w:pPr>
      <w:r>
        <w:rPr>
          <w:rStyle w:val="Kommentarzeichen"/>
        </w:rPr>
        <w:annotationRef/>
      </w:r>
      <w:r>
        <w:t>W (weiß nicht, wie; werden nichts sagen = nicht sehr vielversprechend)</w:t>
      </w:r>
    </w:p>
  </w:comment>
  <w:comment w:id="5914" w:author="Lektorat Bauer" w:date="2025-03-03T18:22:00Z" w:initials="LB">
    <w:p w14:paraId="734D0C0E" w14:textId="2F5A8E1A" w:rsidR="00881883" w:rsidRDefault="00881883">
      <w:pPr>
        <w:pStyle w:val="Kommentartext"/>
      </w:pPr>
      <w:r>
        <w:rPr>
          <w:rStyle w:val="Kommentarzeichen"/>
        </w:rPr>
        <w:annotationRef/>
      </w:r>
      <w:r>
        <w:t>Im Konjunktiv passt es besser zum „nicht sehr vielversprechend“</w:t>
      </w:r>
    </w:p>
  </w:comment>
  <w:comment w:id="5920" w:author="Lektorat Bauer" w:date="2025-03-03T18:23:00Z" w:initials="LB">
    <w:p w14:paraId="3FAD72E2" w14:textId="1AAC2AD2" w:rsidR="00881883" w:rsidRDefault="00881883">
      <w:pPr>
        <w:pStyle w:val="Kommentartext"/>
      </w:pPr>
      <w:r>
        <w:rPr>
          <w:rStyle w:val="Kommentarzeichen"/>
        </w:rPr>
        <w:annotationRef/>
      </w:r>
      <w:r>
        <w:t>W</w:t>
      </w:r>
    </w:p>
  </w:comment>
  <w:comment w:id="5930" w:author="Lektorat Bauer" w:date="2025-03-03T18:24:00Z" w:initials="LB">
    <w:p w14:paraId="3F5562FE" w14:textId="472B433E" w:rsidR="00881883" w:rsidRDefault="00881883">
      <w:pPr>
        <w:pStyle w:val="Kommentartext"/>
      </w:pPr>
      <w:r>
        <w:rPr>
          <w:rStyle w:val="Kommentarzeichen"/>
        </w:rPr>
        <w:annotationRef/>
      </w:r>
      <w:r>
        <w:t>ÜE</w:t>
      </w:r>
    </w:p>
  </w:comment>
  <w:comment w:id="5937" w:author="Lektorat Bauer" w:date="2025-03-03T18:28:00Z" w:initials="LB">
    <w:p w14:paraId="74F7163A" w14:textId="0EC6643D" w:rsidR="005E143F" w:rsidRDefault="005E143F">
      <w:pPr>
        <w:pStyle w:val="Kommentartext"/>
      </w:pPr>
      <w:r>
        <w:rPr>
          <w:rStyle w:val="Kommentarzeichen"/>
        </w:rPr>
        <w:annotationRef/>
      </w:r>
      <w:r>
        <w:t>Ergibt im Original keinen Sinn: weil er („also“) im Computerraum nicht isst, macht er sich Mittagessen? Daher angepasst.</w:t>
      </w:r>
    </w:p>
  </w:comment>
  <w:comment w:id="5960" w:author="Lektorat Bauer" w:date="2025-03-03T18:29:00Z" w:initials="LB">
    <w:p w14:paraId="548AF9FE" w14:textId="26A5B1AC" w:rsidR="005E143F" w:rsidRDefault="005E143F">
      <w:pPr>
        <w:pStyle w:val="Kommentartext"/>
      </w:pPr>
      <w:r>
        <w:rPr>
          <w:rStyle w:val="Kommentarzeichen"/>
        </w:rPr>
        <w:annotationRef/>
      </w:r>
      <w:r>
        <w:t>Überflüssig, mehr Lücken lassen</w:t>
      </w:r>
    </w:p>
  </w:comment>
  <w:comment w:id="5969" w:author="Lektorat Bauer" w:date="2025-03-03T18:29:00Z" w:initials="LB">
    <w:p w14:paraId="17EA37BA" w14:textId="04B1DDA2" w:rsidR="005E143F" w:rsidRDefault="005E143F">
      <w:pPr>
        <w:pStyle w:val="Kommentartext"/>
      </w:pPr>
      <w:r>
        <w:rPr>
          <w:rStyle w:val="Kommentarzeichen"/>
        </w:rPr>
        <w:annotationRef/>
      </w:r>
      <w:r>
        <w:t>ÜE, warum sonst, bereits bekannt</w:t>
      </w:r>
    </w:p>
  </w:comment>
  <w:comment w:id="5973" w:author="Lektorat Bauer" w:date="2025-03-03T18:30:00Z" w:initials="LB">
    <w:p w14:paraId="44860EA3" w14:textId="388DF36F" w:rsidR="005E143F" w:rsidRDefault="005E143F">
      <w:pPr>
        <w:pStyle w:val="Kommentartext"/>
      </w:pPr>
      <w:r>
        <w:rPr>
          <w:rStyle w:val="Kommentarzeichen"/>
        </w:rPr>
        <w:annotationRef/>
      </w:r>
      <w:r>
        <w:t>ÜE</w:t>
      </w:r>
    </w:p>
  </w:comment>
  <w:comment w:id="5988" w:author="Lektorat Bauer" w:date="2025-03-03T18:31:00Z" w:initials="LB">
    <w:p w14:paraId="5376477A" w14:textId="57AEFE14" w:rsidR="005E143F" w:rsidRDefault="005E143F">
      <w:pPr>
        <w:pStyle w:val="Kommentartext"/>
      </w:pPr>
      <w:r>
        <w:rPr>
          <w:rStyle w:val="Kommentarzeichen"/>
        </w:rPr>
        <w:annotationRef/>
      </w:r>
      <w:r>
        <w:t>ÜE, der Satz zuvor ist super, der hier erklärt ihn dann. Aber er muss nicht erklärt werden, er wirkt wunderbar allein.</w:t>
      </w:r>
    </w:p>
  </w:comment>
  <w:comment w:id="5991" w:author="Lektorat Bauer" w:date="2025-03-03T18:31:00Z" w:initials="LB">
    <w:p w14:paraId="5C5DF555" w14:textId="3655FB74" w:rsidR="005E143F" w:rsidRDefault="005E143F">
      <w:pPr>
        <w:pStyle w:val="Kommentartext"/>
      </w:pPr>
      <w:r>
        <w:rPr>
          <w:rStyle w:val="Kommentarzeichen"/>
        </w:rPr>
        <w:annotationRef/>
      </w:r>
      <w:r>
        <w:t>s.o.: auch hier, das hast du quasi schon gesagt, die Details sind hier nicht relevant</w:t>
      </w:r>
    </w:p>
  </w:comment>
  <w:comment w:id="6011" w:author="Lektorat Bauer" w:date="2025-03-03T18:33:00Z" w:initials="LB">
    <w:p w14:paraId="1DD89D03" w14:textId="30CE307D" w:rsidR="005E143F" w:rsidRDefault="005E143F">
      <w:pPr>
        <w:pStyle w:val="Kommentartext"/>
      </w:pPr>
      <w:r>
        <w:rPr>
          <w:rStyle w:val="Kommentarzeichen"/>
        </w:rPr>
        <w:annotationRef/>
      </w:r>
      <w:r>
        <w:t>ÜE bzw. W: er ist im Fokus, das weiß der Leser bereits</w:t>
      </w:r>
    </w:p>
  </w:comment>
  <w:comment w:id="6026" w:author="Jens Schnügger" w:date="2020-06-25T17:12:00Z" w:initials="js">
    <w:p w14:paraId="461C2B8C"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41BF7233" w14:textId="77777777" w:rsidR="00944672" w:rsidRDefault="00944672" w:rsidP="00944672">
      <w:pPr>
        <w:rPr>
          <w:sz w:val="20"/>
          <w:szCs w:val="20"/>
        </w:rPr>
      </w:pPr>
      <w:r>
        <w:rPr>
          <w:rFonts w:ascii="Times New Roman" w:hAnsi="Times New Roman" w:cs="Times New Roman"/>
          <w:sz w:val="20"/>
          <w:szCs w:val="20"/>
        </w:rPr>
        <w:t>K8S12 : Den Haag</w:t>
      </w:r>
    </w:p>
  </w:comment>
  <w:comment w:id="6037" w:author="Lektorat Bauer" w:date="2025-03-03T20:15:00Z" w:initials="LB">
    <w:p w14:paraId="7CC8F381" w14:textId="06F31EE5" w:rsidR="00822F3F" w:rsidRDefault="00822F3F">
      <w:pPr>
        <w:pStyle w:val="Kommentartext"/>
      </w:pPr>
      <w:r>
        <w:rPr>
          <w:rStyle w:val="Kommentarzeichen"/>
        </w:rPr>
        <w:annotationRef/>
      </w:r>
      <w:r>
        <w:t>Wenn er es tut, ist davon auszugehen, dass er es auch darf, daher hier unnötig, es explizit zu sagen, und ohne straffer und prägnanter</w:t>
      </w:r>
    </w:p>
  </w:comment>
  <w:comment w:id="6038" w:author="Lektorat Bauer" w:date="2025-03-03T20:17:00Z" w:initials="LB">
    <w:p w14:paraId="16EBDD96" w14:textId="46834551" w:rsidR="00822F3F" w:rsidRDefault="00822F3F">
      <w:pPr>
        <w:pStyle w:val="Kommentartext"/>
      </w:pPr>
      <w:r>
        <w:rPr>
          <w:rStyle w:val="Kommentarzeichen"/>
        </w:rPr>
        <w:annotationRef/>
      </w:r>
      <w:r>
        <w:t>Komme nicht mit, inwiefern „wieder“? Vielleicht hab ich was übersehen, aber sehe keinen Kontext?</w:t>
      </w:r>
    </w:p>
  </w:comment>
  <w:comment w:id="6042" w:author="Lektorat Bauer" w:date="2025-03-03T20:17:00Z" w:initials="LB">
    <w:p w14:paraId="519D2B41" w14:textId="5FDAFB9E" w:rsidR="00822F3F" w:rsidRDefault="00822F3F">
      <w:pPr>
        <w:pStyle w:val="Kommentartext"/>
      </w:pPr>
      <w:r>
        <w:rPr>
          <w:rStyle w:val="Kommentarzeichen"/>
        </w:rPr>
        <w:annotationRef/>
      </w:r>
      <w:r>
        <w:t>Von wem oder was?</w:t>
      </w:r>
    </w:p>
  </w:comment>
  <w:comment w:id="6045" w:author="Lektorat Bauer" w:date="2025-03-03T20:17:00Z" w:initials="LB">
    <w:p w14:paraId="331EAB24" w14:textId="19690A91" w:rsidR="00822F3F" w:rsidRDefault="00822F3F">
      <w:pPr>
        <w:pStyle w:val="Kommentartext"/>
      </w:pPr>
      <w:r>
        <w:rPr>
          <w:rStyle w:val="Kommentarzeichen"/>
        </w:rPr>
        <w:annotationRef/>
      </w:r>
      <w:r>
        <w:t>Durch B ersetzen</w:t>
      </w:r>
    </w:p>
  </w:comment>
  <w:comment w:id="6067" w:author="Lektorat Bauer" w:date="2025-03-03T20:19:00Z" w:initials="LB">
    <w:p w14:paraId="274B10AE" w14:textId="70AAD061" w:rsidR="00822F3F" w:rsidRDefault="00822F3F">
      <w:pPr>
        <w:pStyle w:val="Kommentartext"/>
      </w:pPr>
      <w:r>
        <w:rPr>
          <w:rStyle w:val="Kommentarzeichen"/>
        </w:rPr>
        <w:annotationRef/>
      </w:r>
      <w:r>
        <w:t>Durch B ersetzen</w:t>
      </w:r>
    </w:p>
  </w:comment>
  <w:comment w:id="6092" w:author="Lektorat Bauer" w:date="2025-03-03T20:20:00Z" w:initials="LB">
    <w:p w14:paraId="7C4A780D" w14:textId="1843EA82" w:rsidR="00822F3F" w:rsidRDefault="00822F3F">
      <w:pPr>
        <w:pStyle w:val="Kommentartext"/>
      </w:pPr>
      <w:r>
        <w:rPr>
          <w:rStyle w:val="Kommentarzeichen"/>
        </w:rPr>
        <w:annotationRef/>
      </w:r>
      <w:r>
        <w:t>Nicht ankündigen</w:t>
      </w:r>
    </w:p>
  </w:comment>
  <w:comment w:id="6134" w:author="Lektorat Bauer" w:date="2025-03-03T20:23:00Z" w:initials="LB">
    <w:p w14:paraId="28DFD48A" w14:textId="17EFB3EC" w:rsidR="00822F3F" w:rsidRDefault="00822F3F">
      <w:pPr>
        <w:pStyle w:val="Kommentartext"/>
      </w:pPr>
      <w:r>
        <w:rPr>
          <w:rStyle w:val="Kommentarzeichen"/>
        </w:rPr>
        <w:annotationRef/>
      </w:r>
      <w:r>
        <w:t>Wie gehabt: weniger angucken, hinsehen, hindrehen</w:t>
      </w:r>
    </w:p>
  </w:comment>
  <w:comment w:id="6159" w:author="Lektorat Bauer" w:date="2025-03-03T20:25:00Z" w:initials="LB">
    <w:p w14:paraId="7E6B262B" w14:textId="00EBBF3F" w:rsidR="00822F3F" w:rsidRDefault="00822F3F">
      <w:pPr>
        <w:pStyle w:val="Kommentartext"/>
      </w:pPr>
      <w:r>
        <w:rPr>
          <w:rStyle w:val="Kommentarzeichen"/>
        </w:rPr>
        <w:annotationRef/>
      </w:r>
      <w:r>
        <w:t>Durch B ersetzen</w:t>
      </w:r>
    </w:p>
  </w:comment>
  <w:comment w:id="6183" w:author="Lektorat Bauer" w:date="2025-03-03T20:26:00Z" w:initials="LB">
    <w:p w14:paraId="60E149AA" w14:textId="7CC3B79B" w:rsidR="005378CE" w:rsidRDefault="005378CE">
      <w:pPr>
        <w:pStyle w:val="Kommentartext"/>
      </w:pPr>
      <w:r>
        <w:rPr>
          <w:rStyle w:val="Kommentarzeichen"/>
        </w:rPr>
        <w:annotationRef/>
      </w:r>
      <w:r>
        <w:t>Wenn du magst, B ergänzen, die Dialogzeile ist jedoch zu klischeehaft und abgedroschen</w:t>
      </w:r>
    </w:p>
  </w:comment>
  <w:comment w:id="6189" w:author="Lektorat Bauer" w:date="2025-03-03T20:27:00Z" w:initials="LB">
    <w:p w14:paraId="4A45A743" w14:textId="5C2719D1" w:rsidR="005378CE" w:rsidRDefault="005378CE">
      <w:pPr>
        <w:pStyle w:val="Kommentartext"/>
      </w:pPr>
      <w:r>
        <w:rPr>
          <w:rStyle w:val="Kommentarzeichen"/>
        </w:rPr>
        <w:annotationRef/>
      </w:r>
      <w:r>
        <w:t>ÜE</w:t>
      </w:r>
    </w:p>
  </w:comment>
  <w:comment w:id="6205" w:author="Lektorat Bauer" w:date="2025-03-03T20:29:00Z" w:initials="LB">
    <w:p w14:paraId="55CA935C" w14:textId="74638E10" w:rsidR="005378CE" w:rsidRDefault="005378CE">
      <w:pPr>
        <w:pStyle w:val="Kommentartext"/>
      </w:pPr>
      <w:r>
        <w:rPr>
          <w:rStyle w:val="Kommentarzeichen"/>
        </w:rPr>
        <w:annotationRef/>
      </w:r>
      <w:r>
        <w:t>Durch B ersetzen</w:t>
      </w:r>
    </w:p>
  </w:comment>
  <w:comment w:id="6219" w:author="Lektorat Bauer" w:date="2025-03-03T20:30:00Z" w:initials="LB">
    <w:p w14:paraId="52C2FA0C" w14:textId="6D78DA81" w:rsidR="005378CE" w:rsidRDefault="005378CE">
      <w:pPr>
        <w:pStyle w:val="Kommentartext"/>
      </w:pPr>
      <w:r>
        <w:rPr>
          <w:rStyle w:val="Kommentarzeichen"/>
        </w:rPr>
        <w:annotationRef/>
      </w:r>
      <w:r>
        <w:t>Auch hier wieder widersprüchlich: er will nicht, aber meldet sich, wenn er fertig ist – was nun, hilft er oder hilft er nicht?</w:t>
      </w:r>
    </w:p>
  </w:comment>
  <w:comment w:id="6228" w:author="Lektorat Bauer" w:date="2025-03-03T20:31:00Z" w:initials="LB">
    <w:p w14:paraId="52ED3785" w14:textId="48B0B637" w:rsidR="005378CE" w:rsidRDefault="005378CE">
      <w:pPr>
        <w:pStyle w:val="Kommentartext"/>
      </w:pPr>
      <w:r>
        <w:rPr>
          <w:rStyle w:val="Kommentarzeichen"/>
        </w:rPr>
        <w:annotationRef/>
      </w:r>
      <w:r>
        <w:t>Durch B ersetzen</w:t>
      </w:r>
    </w:p>
  </w:comment>
  <w:comment w:id="6291" w:author="Lektorat Bauer" w:date="2025-03-03T20:39:00Z" w:initials="LB">
    <w:p w14:paraId="52224F46" w14:textId="7DD03AD5" w:rsidR="00A51C62" w:rsidRDefault="00A51C62">
      <w:pPr>
        <w:pStyle w:val="Kommentartext"/>
      </w:pPr>
      <w:r>
        <w:rPr>
          <w:rStyle w:val="Kommentarzeichen"/>
        </w:rPr>
        <w:annotationRef/>
      </w:r>
      <w:r>
        <w:t>Stattdessen beschreiben, wie das Auto reagiert oder wie es sie nach vorn schleudert in den Sitzen, das ist ja viel entscheidender und angsteinflößender als das Geräusch</w:t>
      </w:r>
    </w:p>
  </w:comment>
  <w:comment w:id="6307" w:author="Jens Schnügger" w:date="2020-06-26T10:56:00Z" w:initials="js">
    <w:p w14:paraId="688CEE49"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019E459C" w14:textId="77777777" w:rsidR="00944672" w:rsidRDefault="00944672" w:rsidP="00944672">
      <w:pPr>
        <w:rPr>
          <w:sz w:val="20"/>
          <w:szCs w:val="20"/>
        </w:rPr>
      </w:pPr>
      <w:r>
        <w:rPr>
          <w:rFonts w:ascii="Times New Roman" w:hAnsi="Times New Roman" w:cs="Times New Roman"/>
          <w:sz w:val="20"/>
          <w:szCs w:val="20"/>
        </w:rPr>
        <w:t>K9S01 : Klink, Zwolle</w:t>
      </w:r>
    </w:p>
  </w:comment>
  <w:comment w:id="6351" w:author="Lektorat Bauer" w:date="2025-03-03T20:44:00Z" w:initials="LB">
    <w:p w14:paraId="4154EF28" w14:textId="6D9EC98D" w:rsidR="00DB3B7F" w:rsidRDefault="00DB3B7F">
      <w:pPr>
        <w:pStyle w:val="Kommentartext"/>
      </w:pPr>
      <w:r>
        <w:rPr>
          <w:rStyle w:val="Kommentarzeichen"/>
        </w:rPr>
        <w:annotationRef/>
      </w:r>
      <w:r>
        <w:t>Super die Passage bis hierhin, das wird dann eins zu viel, also dieses Selbstreflexion mit ironischem Unterton, lieber streichen</w:t>
      </w:r>
    </w:p>
  </w:comment>
  <w:comment w:id="6353" w:author="Lektorat Bauer" w:date="2025-03-03T20:45:00Z" w:initials="LB">
    <w:p w14:paraId="50F5DAB7" w14:textId="66911F91" w:rsidR="00DB3B7F" w:rsidRDefault="00DB3B7F">
      <w:pPr>
        <w:pStyle w:val="Kommentartext"/>
      </w:pPr>
      <w:r>
        <w:rPr>
          <w:rStyle w:val="Kommentarzeichen"/>
        </w:rPr>
        <w:annotationRef/>
      </w:r>
      <w:r>
        <w:t>Achtung: ändert sich zwar immer mal wieder, aber derzeit ist „dunkelhäutig“ oder „dunkelbraune Haut“ ungern gesehen und gilt als nicht neutrale Bezeichnung von Menschen mit schwarzer Hautfarbe. Daher lieber mal angepasst, um dir Ärger zu ersparen.</w:t>
      </w:r>
    </w:p>
  </w:comment>
  <w:comment w:id="6388" w:author="Jens Schnügger" w:date="2020-06-26T11:04:00Z" w:initials="js">
    <w:p w14:paraId="2FE1120B"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687DF574" w14:textId="77777777" w:rsidR="00944672" w:rsidRDefault="00944672" w:rsidP="00944672">
      <w:pPr>
        <w:rPr>
          <w:sz w:val="20"/>
          <w:szCs w:val="20"/>
        </w:rPr>
      </w:pPr>
      <w:r>
        <w:rPr>
          <w:rFonts w:ascii="Times New Roman" w:hAnsi="Times New Roman" w:cs="Times New Roman"/>
          <w:sz w:val="20"/>
          <w:szCs w:val="20"/>
        </w:rPr>
        <w:t>K9S02 : Erkenntnisse, Zwolle</w:t>
      </w:r>
    </w:p>
  </w:comment>
  <w:comment w:id="6409" w:author="Lektorat Bauer" w:date="2025-03-03T20:52:00Z" w:initials="LB">
    <w:p w14:paraId="29225771" w14:textId="0962E4C5" w:rsidR="00D5092B" w:rsidRDefault="00D5092B">
      <w:pPr>
        <w:pStyle w:val="Kommentartext"/>
      </w:pPr>
      <w:r>
        <w:rPr>
          <w:rStyle w:val="Kommentarzeichen"/>
        </w:rPr>
        <w:annotationRef/>
      </w:r>
      <w:r>
        <w:t>Unbedingt noch B ergänzen, was passiert mi Anique, wie sieht sie aus, was tut sie? Emotionaler Moment</w:t>
      </w:r>
    </w:p>
  </w:comment>
  <w:comment w:id="6431" w:author="Lektorat Bauer" w:date="2025-03-03T20:54:00Z" w:initials="LB">
    <w:p w14:paraId="5E7F33F9" w14:textId="0DD9804E" w:rsidR="00D5092B" w:rsidRDefault="00D5092B">
      <w:pPr>
        <w:pStyle w:val="Kommentartext"/>
      </w:pPr>
      <w:r>
        <w:rPr>
          <w:rStyle w:val="Kommentarzeichen"/>
        </w:rPr>
        <w:annotationRef/>
      </w:r>
      <w:r>
        <w:t>Alternative B, kein Hin und Her gucken</w:t>
      </w:r>
    </w:p>
  </w:comment>
  <w:comment w:id="6504" w:author="Jens Schnügger" w:date="2020-12-21T17:29:00Z" w:initials="js">
    <w:p w14:paraId="433E5718"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499FFDBF" w14:textId="77777777" w:rsidR="00944672" w:rsidRDefault="00944672" w:rsidP="00944672">
      <w:pPr>
        <w:rPr>
          <w:sz w:val="20"/>
          <w:szCs w:val="20"/>
        </w:rPr>
      </w:pPr>
      <w:r>
        <w:rPr>
          <w:rFonts w:ascii="Times New Roman" w:hAnsi="Times New Roman" w:cs="Times New Roman"/>
          <w:sz w:val="20"/>
          <w:szCs w:val="20"/>
        </w:rPr>
        <w:t>K9S03 : AIVD konsolidieren</w:t>
      </w:r>
    </w:p>
  </w:comment>
  <w:comment w:id="6522" w:author="Lektorat Bauer" w:date="2025-03-03T21:19:00Z" w:initials="LB">
    <w:p w14:paraId="57459756" w14:textId="1A05F9E7" w:rsidR="00A121B6" w:rsidRDefault="00A121B6">
      <w:pPr>
        <w:pStyle w:val="Kommentartext"/>
      </w:pPr>
      <w:r>
        <w:rPr>
          <w:rStyle w:val="Kommentarzeichen"/>
        </w:rPr>
        <w:annotationRef/>
      </w:r>
      <w:r>
        <w:t>Nicht wirklich relevant, empfehle die Streichung</w:t>
      </w:r>
    </w:p>
  </w:comment>
  <w:comment w:id="6537" w:author="Lektorat Bauer" w:date="2025-03-03T21:23:00Z" w:initials="LB">
    <w:p w14:paraId="23C6A756" w14:textId="220DC52A" w:rsidR="00A121B6" w:rsidRDefault="00A121B6">
      <w:pPr>
        <w:pStyle w:val="Kommentartext"/>
      </w:pPr>
      <w:r>
        <w:rPr>
          <w:rStyle w:val="Kommentarzeichen"/>
        </w:rPr>
        <w:annotationRef/>
      </w:r>
      <w:r>
        <w:t>Gekürzt, s.o.: hier szenisch zu erzählen, also: sie fuhren dahin, taten dann das, ist der falsche Weg, da für eine Rückblende zu nebensächlich (für die braucht es immer einen guten Grund, da kompliziert und herausfordernd für den Leser)</w:t>
      </w:r>
    </w:p>
  </w:comment>
  <w:comment w:id="6540" w:author="Lektorat Bauer" w:date="2025-03-03T21:21:00Z" w:initials="LB">
    <w:p w14:paraId="73DCC72B" w14:textId="3ECEACA1" w:rsidR="00A121B6" w:rsidRDefault="00A121B6">
      <w:pPr>
        <w:pStyle w:val="Kommentartext"/>
      </w:pPr>
      <w:r>
        <w:rPr>
          <w:rStyle w:val="Kommentarzeichen"/>
        </w:rPr>
        <w:annotationRef/>
      </w:r>
      <w:r>
        <w:t>Widerspricht sich: war sie zu weit weg oder schwebte sie über dem Parkhaus?</w:t>
      </w:r>
    </w:p>
  </w:comment>
  <w:comment w:id="6568" w:author="Lektorat Bauer" w:date="2025-03-03T21:25:00Z" w:initials="LB">
    <w:p w14:paraId="5C41616B" w14:textId="535D812F" w:rsidR="0052171A" w:rsidRDefault="0052171A">
      <w:pPr>
        <w:pStyle w:val="Kommentartext"/>
      </w:pPr>
      <w:r>
        <w:rPr>
          <w:rStyle w:val="Kommentarzeichen"/>
        </w:rPr>
        <w:annotationRef/>
      </w:r>
      <w:r>
        <w:t>W</w:t>
      </w:r>
    </w:p>
  </w:comment>
  <w:comment w:id="6576" w:author="Lektorat Bauer" w:date="2025-03-03T21:26:00Z" w:initials="LB">
    <w:p w14:paraId="7F1DF9B5" w14:textId="62FC03DC" w:rsidR="0052171A" w:rsidRDefault="0052171A">
      <w:pPr>
        <w:pStyle w:val="Kommentartext"/>
      </w:pPr>
      <w:r>
        <w:rPr>
          <w:rStyle w:val="Kommentarzeichen"/>
        </w:rPr>
        <w:annotationRef/>
      </w:r>
      <w:r>
        <w:t>Welche bzw. woher? Von Thomas USB-Stick, oder wie? Präzisieren, Leser kommt nicht mit</w:t>
      </w:r>
    </w:p>
  </w:comment>
  <w:comment w:id="6587" w:author="Lektorat Bauer" w:date="2025-03-03T21:27:00Z" w:initials="LB">
    <w:p w14:paraId="6E7EC8B7" w14:textId="2F74F1BC" w:rsidR="0052171A" w:rsidRDefault="0052171A">
      <w:pPr>
        <w:pStyle w:val="Kommentartext"/>
      </w:pPr>
      <w:r>
        <w:rPr>
          <w:rStyle w:val="Kommentarzeichen"/>
        </w:rPr>
        <w:annotationRef/>
      </w:r>
      <w:r>
        <w:t>ÜE</w:t>
      </w:r>
    </w:p>
  </w:comment>
  <w:comment w:id="6615" w:author="Lektorat Bauer" w:date="2025-03-03T21:29:00Z" w:initials="LB">
    <w:p w14:paraId="0D328F65" w14:textId="75B54540" w:rsidR="0052171A" w:rsidRDefault="0052171A">
      <w:pPr>
        <w:pStyle w:val="Kommentartext"/>
      </w:pPr>
      <w:r>
        <w:rPr>
          <w:rStyle w:val="Kommentarzeichen"/>
        </w:rPr>
        <w:annotationRef/>
      </w:r>
      <w:r>
        <w:t>W</w:t>
      </w:r>
    </w:p>
  </w:comment>
  <w:comment w:id="6657" w:author="Lektorat Bauer" w:date="2025-03-03T21:33:00Z" w:initials="LB">
    <w:p w14:paraId="12D297D1" w14:textId="244E5059" w:rsidR="0052171A" w:rsidRDefault="0052171A">
      <w:pPr>
        <w:pStyle w:val="Kommentartext"/>
      </w:pPr>
      <w:r>
        <w:rPr>
          <w:rStyle w:val="Kommentarzeichen"/>
        </w:rPr>
        <w:annotationRef/>
      </w:r>
      <w:r>
        <w:t>W bzw. offensichtlich</w:t>
      </w:r>
    </w:p>
  </w:comment>
  <w:comment w:id="6659" w:author="Jens Schnügger" w:date="2020-06-27T15:31:00Z" w:initials="js">
    <w:p w14:paraId="19D673E9"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53297E38" w14:textId="77777777" w:rsidR="00944672" w:rsidRDefault="00944672" w:rsidP="00944672">
      <w:pPr>
        <w:rPr>
          <w:sz w:val="20"/>
          <w:szCs w:val="20"/>
        </w:rPr>
      </w:pPr>
      <w:r>
        <w:rPr>
          <w:rFonts w:ascii="Times New Roman" w:hAnsi="Times New Roman" w:cs="Times New Roman"/>
          <w:sz w:val="20"/>
          <w:szCs w:val="20"/>
        </w:rPr>
        <w:t>K9S04 : The Shard</w:t>
      </w:r>
    </w:p>
  </w:comment>
  <w:comment w:id="6678" w:author="Lektorat Bauer" w:date="2025-03-04T09:03:00Z" w:initials="LB">
    <w:p w14:paraId="140A96A3" w14:textId="268EF381" w:rsidR="008D69BB" w:rsidRDefault="008D69BB">
      <w:pPr>
        <w:pStyle w:val="Kommentartext"/>
      </w:pPr>
      <w:r>
        <w:rPr>
          <w:rStyle w:val="Kommentarzeichen"/>
        </w:rPr>
        <w:annotationRef/>
      </w:r>
      <w:r>
        <w:t>Wie gehabt: gern weniger dass-Sätze, wo möglich.</w:t>
      </w:r>
    </w:p>
  </w:comment>
  <w:comment w:id="6683" w:author="Lektorat Bauer" w:date="2025-03-04T09:04:00Z" w:initials="LB">
    <w:p w14:paraId="145B8460" w14:textId="56AA26E6" w:rsidR="008D69BB" w:rsidRDefault="008D69BB">
      <w:pPr>
        <w:pStyle w:val="Kommentartext"/>
      </w:pPr>
      <w:r>
        <w:rPr>
          <w:rStyle w:val="Kommentarzeichen"/>
        </w:rPr>
        <w:annotationRef/>
      </w:r>
      <w:r>
        <w:t>Wieso weitere? Der Abriss war ja wohl eingeplant?</w:t>
      </w:r>
    </w:p>
  </w:comment>
  <w:comment w:id="6684" w:author="Lektorat Bauer" w:date="2025-03-04T09:04:00Z" w:initials="LB">
    <w:p w14:paraId="0B1AE2B7" w14:textId="075775E7" w:rsidR="008D69BB" w:rsidRDefault="008D69BB">
      <w:pPr>
        <w:pStyle w:val="Kommentartext"/>
      </w:pPr>
      <w:r>
        <w:rPr>
          <w:rStyle w:val="Kommentarzeichen"/>
        </w:rPr>
        <w:annotationRef/>
      </w:r>
      <w:r>
        <w:t>Dauerte der Abriss also 3 Jahre?</w:t>
      </w:r>
    </w:p>
  </w:comment>
  <w:comment w:id="6717" w:author="Lektorat Bauer" w:date="2025-03-04T09:07:00Z" w:initials="LB">
    <w:p w14:paraId="75E724FB" w14:textId="039D8D03" w:rsidR="008D69BB" w:rsidRDefault="008D69BB">
      <w:pPr>
        <w:pStyle w:val="Kommentartext"/>
      </w:pPr>
      <w:r>
        <w:rPr>
          <w:rStyle w:val="Kommentarzeichen"/>
        </w:rPr>
        <w:annotationRef/>
      </w:r>
      <w:r>
        <w:t xml:space="preserve">Schwierig: alle Grinsen, aber das macht ihre Mimik austauschbar, ununterscheidbar. Wie gehabt: Weg von Grinsen, lachen und gucken, hin zu individuelleren Marotten. </w:t>
      </w:r>
    </w:p>
  </w:comment>
  <w:comment w:id="6723" w:author="Lektorat Bauer" w:date="2025-03-04T09:08:00Z" w:initials="LB">
    <w:p w14:paraId="6045A90F" w14:textId="2D464BBB" w:rsidR="008D69BB" w:rsidRDefault="008D69BB">
      <w:pPr>
        <w:pStyle w:val="Kommentartext"/>
      </w:pPr>
      <w:r>
        <w:rPr>
          <w:rStyle w:val="Kommentarzeichen"/>
        </w:rPr>
        <w:annotationRef/>
      </w:r>
      <w:r>
        <w:t>s.o.</w:t>
      </w:r>
    </w:p>
  </w:comment>
  <w:comment w:id="6738" w:author="Lektorat Bauer" w:date="2025-03-04T09:09:00Z" w:initials="LB">
    <w:p w14:paraId="4C432FF5" w14:textId="6E73CB88" w:rsidR="008D69BB" w:rsidRDefault="008D69BB">
      <w:pPr>
        <w:pStyle w:val="Kommentartext"/>
      </w:pPr>
      <w:r>
        <w:rPr>
          <w:rStyle w:val="Kommentarzeichen"/>
        </w:rPr>
        <w:annotationRef/>
      </w:r>
      <w:r>
        <w:t>wie gehabt: nicht jede Info in Dialog packen, manche einfach nur mitteilen, sonst wirkt der Dialog schnell zu viel und zu inhaltsleer.</w:t>
      </w:r>
    </w:p>
  </w:comment>
  <w:comment w:id="6744" w:author="Lektorat Bauer" w:date="2025-03-04T09:10:00Z" w:initials="LB">
    <w:p w14:paraId="6BE5E6AC" w14:textId="48DC2E6E" w:rsidR="008D69BB" w:rsidRDefault="008D69BB">
      <w:pPr>
        <w:pStyle w:val="Kommentartext"/>
      </w:pPr>
      <w:r>
        <w:rPr>
          <w:rStyle w:val="Kommentarzeichen"/>
        </w:rPr>
        <w:annotationRef/>
      </w:r>
      <w:r>
        <w:t>?! ist generell comichaft, aber hier besonders unangemessen, weil es Dringlichkeit, fehlende Distanz, Lautstärke impliziert. Aber sie ist Kellnerin in einem Nobelschuppen, sie wird die Distanz wahren.</w:t>
      </w:r>
    </w:p>
  </w:comment>
  <w:comment w:id="6747" w:author="Lektorat Bauer" w:date="2025-03-04T09:13:00Z" w:initials="LB">
    <w:p w14:paraId="6973B7A6" w14:textId="13E7A2C8" w:rsidR="008D69BB" w:rsidRDefault="008D69BB">
      <w:pPr>
        <w:pStyle w:val="Kommentartext"/>
      </w:pPr>
      <w:r>
        <w:rPr>
          <w:rStyle w:val="Kommentarzeichen"/>
        </w:rPr>
        <w:annotationRef/>
      </w:r>
      <w:r>
        <w:t>s.o., zu viel Dialog</w:t>
      </w:r>
    </w:p>
  </w:comment>
  <w:comment w:id="6752" w:author="Lektorat Bauer" w:date="2025-03-04T09:11:00Z" w:initials="LB">
    <w:p w14:paraId="610C6FC2" w14:textId="32E9DA60" w:rsidR="008D69BB" w:rsidRDefault="008D69BB">
      <w:pPr>
        <w:pStyle w:val="Kommentartext"/>
      </w:pPr>
      <w:r>
        <w:rPr>
          <w:rStyle w:val="Kommentarzeichen"/>
        </w:rPr>
        <w:annotationRef/>
      </w:r>
      <w:r>
        <w:t>Warum? Das dürfte sie gewohnt sein? Es ist ihr Job?</w:t>
      </w:r>
    </w:p>
  </w:comment>
  <w:comment w:id="6758" w:author="Lektorat Bauer" w:date="2025-03-04T09:12:00Z" w:initials="LB">
    <w:p w14:paraId="4F53CCF2" w14:textId="7BAC03B0" w:rsidR="008D69BB" w:rsidRDefault="008D69BB">
      <w:pPr>
        <w:pStyle w:val="Kommentartext"/>
      </w:pPr>
      <w:r>
        <w:rPr>
          <w:rStyle w:val="Kommentarzeichen"/>
        </w:rPr>
        <w:annotationRef/>
      </w:r>
      <w:r>
        <w:t>Wird eine zu große Sache draus gemacht hier, oben schon die Entschuldigung, hier das erneute Ansprechen, was hätte er denn stattdessen tun sollen, in Richtung Eingang starren?</w:t>
      </w:r>
    </w:p>
  </w:comment>
  <w:comment w:id="6788" w:author="Lektorat Bauer" w:date="2025-03-04T09:15:00Z" w:initials="LB">
    <w:p w14:paraId="0113297C" w14:textId="4C58E0E4" w:rsidR="008D69BB" w:rsidRDefault="008D69BB">
      <w:pPr>
        <w:pStyle w:val="Kommentartext"/>
      </w:pPr>
      <w:r>
        <w:rPr>
          <w:rStyle w:val="Kommentarzeichen"/>
        </w:rPr>
        <w:annotationRef/>
      </w:r>
      <w:r>
        <w:t>Inwiefern, womit? Unklar</w:t>
      </w:r>
    </w:p>
  </w:comment>
  <w:comment w:id="6798" w:author="Lektorat Bauer" w:date="2025-03-04T09:15:00Z" w:initials="LB">
    <w:p w14:paraId="3E0FD406" w14:textId="2F9427F5" w:rsidR="008D69BB" w:rsidRDefault="008D69BB">
      <w:pPr>
        <w:pStyle w:val="Kommentartext"/>
      </w:pPr>
      <w:r>
        <w:rPr>
          <w:rStyle w:val="Kommentarzeichen"/>
        </w:rPr>
        <w:annotationRef/>
      </w:r>
      <w:r>
        <w:t>Noch einen sauren Saft also?</w:t>
      </w:r>
    </w:p>
  </w:comment>
  <w:comment w:id="6802" w:author="Lektorat Bauer" w:date="2025-03-04T09:15:00Z" w:initials="LB">
    <w:p w14:paraId="48DF0E1E" w14:textId="1045C39B" w:rsidR="008D69BB" w:rsidRDefault="008D69BB">
      <w:pPr>
        <w:pStyle w:val="Kommentartext"/>
      </w:pPr>
      <w:r>
        <w:rPr>
          <w:rStyle w:val="Kommentarzeichen"/>
        </w:rPr>
        <w:annotationRef/>
      </w:r>
      <w:r>
        <w:t>ÜE, warum sonst</w:t>
      </w:r>
    </w:p>
  </w:comment>
  <w:comment w:id="6808" w:author="Lektorat Bauer" w:date="2025-03-04T09:16:00Z" w:initials="LB">
    <w:p w14:paraId="47787CD3" w14:textId="77777777" w:rsidR="008D69BB" w:rsidRDefault="008D69BB">
      <w:pPr>
        <w:pStyle w:val="Kommentartext"/>
      </w:pPr>
      <w:r>
        <w:rPr>
          <w:rStyle w:val="Kommentarzeichen"/>
        </w:rPr>
        <w:annotationRef/>
      </w:r>
      <w:r>
        <w:t xml:space="preserve">Sofern das nicht noch relevant wird, empfinde ich die ganze Sylvie-Sache als unnötig und unglaubwürdig, wie gesagt, es ist ihr Job und alltäglich, dass Kunden unfreundlich, nett, charmant usw. sind, und es wurde nicht deutlich, inwiefern Dijkstraat jetzt hier was Besonderes ist. Das Niederländisch, ok, aber wie oben schon steht: London ist international, auch das also keine super seltene Erscheinung. </w:t>
      </w:r>
    </w:p>
    <w:p w14:paraId="4B459071" w14:textId="77777777" w:rsidR="00227FC1" w:rsidRDefault="00227FC1">
      <w:pPr>
        <w:pStyle w:val="Kommentartext"/>
      </w:pPr>
      <w:r>
        <w:t>Insgesamt geht es daher zu schnell und scheint darüber hinaus auch keine Relevanz für die eigentlich Geschichte zu haben.</w:t>
      </w:r>
    </w:p>
    <w:p w14:paraId="0ACADAC8" w14:textId="316A21F8" w:rsidR="00227FC1" w:rsidRDefault="00227FC1">
      <w:pPr>
        <w:pStyle w:val="Kommentartext"/>
      </w:pPr>
      <w:r>
        <w:br/>
        <w:t xml:space="preserve">Es sei denn natürlich, Sylvie ist Agentin und will Dijkstraat verführen und an seine Informationen kommen. </w:t>
      </w:r>
    </w:p>
  </w:comment>
  <w:comment w:id="6824" w:author="Lektorat Bauer" w:date="2025-03-04T09:19:00Z" w:initials="LB">
    <w:p w14:paraId="3716EFAC" w14:textId="52EF63CD" w:rsidR="00227FC1" w:rsidRDefault="00227FC1">
      <w:pPr>
        <w:pStyle w:val="Kommentartext"/>
      </w:pPr>
      <w:r>
        <w:rPr>
          <w:rStyle w:val="Kommentarzeichen"/>
        </w:rPr>
        <w:annotationRef/>
      </w:r>
      <w:r>
        <w:t>W, steht im Satz zuvor schon, nur weniger genau. Wenn die Details wichtig sind, diesen Satz behalten (ab dem „um“) und den oben streichen.</w:t>
      </w:r>
    </w:p>
  </w:comment>
  <w:comment w:id="6830" w:author="Lektorat Bauer" w:date="2025-03-04T09:20:00Z" w:initials="LB">
    <w:p w14:paraId="2A8E46EB" w14:textId="4E148918" w:rsidR="00227FC1" w:rsidRDefault="00227FC1">
      <w:pPr>
        <w:pStyle w:val="Kommentartext"/>
      </w:pPr>
      <w:r>
        <w:rPr>
          <w:rStyle w:val="Kommentarzeichen"/>
        </w:rPr>
        <w:annotationRef/>
      </w:r>
      <w:r>
        <w:t>ÜE</w:t>
      </w:r>
    </w:p>
  </w:comment>
  <w:comment w:id="6834" w:author="Lektorat Bauer" w:date="2025-03-04T09:21:00Z" w:initials="LB">
    <w:p w14:paraId="1B0A8225" w14:textId="0B9CB510" w:rsidR="00227FC1" w:rsidRDefault="00227FC1">
      <w:pPr>
        <w:pStyle w:val="Kommentartext"/>
      </w:pPr>
      <w:r>
        <w:rPr>
          <w:rStyle w:val="Kommentarzeichen"/>
        </w:rPr>
        <w:annotationRef/>
      </w:r>
      <w:r>
        <w:t>Das muss nach vorn, sonst sind die Infos zur HSBC irrelevant bis hier</w:t>
      </w:r>
    </w:p>
  </w:comment>
  <w:comment w:id="6862" w:author="Lektorat Bauer" w:date="2025-03-04T09:24:00Z" w:initials="LB">
    <w:p w14:paraId="32FD553A" w14:textId="7EF649E5" w:rsidR="00227FC1" w:rsidRDefault="00227FC1">
      <w:pPr>
        <w:pStyle w:val="Kommentartext"/>
      </w:pPr>
      <w:r>
        <w:rPr>
          <w:rStyle w:val="Kommentarzeichen"/>
        </w:rPr>
        <w:annotationRef/>
      </w:r>
      <w:r>
        <w:t>Über ihr Beuteschema weiß er ja nichts</w:t>
      </w:r>
    </w:p>
  </w:comment>
  <w:comment w:id="6878" w:author="Lektorat Bauer" w:date="2025-03-04T09:25:00Z" w:initials="LB">
    <w:p w14:paraId="2397B87F" w14:textId="2FB76AB2" w:rsidR="00227FC1" w:rsidRDefault="00227FC1">
      <w:pPr>
        <w:pStyle w:val="Kommentartext"/>
      </w:pPr>
      <w:r>
        <w:rPr>
          <w:rStyle w:val="Kommentarzeichen"/>
        </w:rPr>
        <w:annotationRef/>
      </w:r>
      <w:r>
        <w:t>s.o.: nicht alles per Dialog klären, erst recht nicht Triviales</w:t>
      </w:r>
    </w:p>
  </w:comment>
  <w:comment w:id="6933" w:author="Lektorat Bauer" w:date="2025-03-04T09:29:00Z" w:initials="LB">
    <w:p w14:paraId="7ED9E510" w14:textId="67B6E119" w:rsidR="00D446F0" w:rsidRDefault="00D446F0">
      <w:pPr>
        <w:pStyle w:val="Kommentartext"/>
      </w:pPr>
      <w:r>
        <w:rPr>
          <w:rStyle w:val="Kommentarzeichen"/>
        </w:rPr>
        <w:annotationRef/>
      </w:r>
      <w:r>
        <w:t>alternative B</w:t>
      </w:r>
    </w:p>
  </w:comment>
  <w:comment w:id="6947" w:author="Lektorat Bauer" w:date="2025-03-04T09:31:00Z" w:initials="LB">
    <w:p w14:paraId="733E9FD8" w14:textId="70F0543C" w:rsidR="00D446F0" w:rsidRDefault="00D446F0">
      <w:pPr>
        <w:pStyle w:val="Kommentartext"/>
      </w:pPr>
      <w:r>
        <w:rPr>
          <w:rStyle w:val="Kommentarzeichen"/>
        </w:rPr>
        <w:annotationRef/>
      </w:r>
      <w:r>
        <w:t>ÜE</w:t>
      </w:r>
    </w:p>
  </w:comment>
  <w:comment w:id="6949" w:author="Jens Schnügger" w:date="2020-06-27T17:06:00Z" w:initials="js">
    <w:p w14:paraId="79DC1C9B"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0C426697" w14:textId="77777777" w:rsidR="00944672" w:rsidRDefault="00944672" w:rsidP="00944672">
      <w:pPr>
        <w:rPr>
          <w:sz w:val="20"/>
          <w:szCs w:val="20"/>
        </w:rPr>
      </w:pPr>
      <w:r>
        <w:rPr>
          <w:rFonts w:ascii="Times New Roman" w:hAnsi="Times New Roman" w:cs="Times New Roman"/>
          <w:sz w:val="20"/>
          <w:szCs w:val="20"/>
        </w:rPr>
        <w:t>K9S05 : London</w:t>
      </w:r>
    </w:p>
  </w:comment>
  <w:comment w:id="6971" w:author="Lektorat Bauer" w:date="2025-03-04T09:33:00Z" w:initials="LB">
    <w:p w14:paraId="22840519" w14:textId="4F00B31E" w:rsidR="00D446F0" w:rsidRDefault="00D446F0">
      <w:pPr>
        <w:pStyle w:val="Kommentartext"/>
      </w:pPr>
      <w:r>
        <w:rPr>
          <w:rStyle w:val="Kommentarzeichen"/>
        </w:rPr>
        <w:annotationRef/>
      </w:r>
      <w:r>
        <w:t>Unklar, wieso soll sie nicht warten?</w:t>
      </w:r>
    </w:p>
  </w:comment>
  <w:comment w:id="6980" w:author="Lektorat Bauer" w:date="2025-03-04T09:34:00Z" w:initials="LB">
    <w:p w14:paraId="6A854CEE" w14:textId="3E997DA5" w:rsidR="00D446F0" w:rsidRDefault="00D446F0">
      <w:pPr>
        <w:pStyle w:val="Kommentartext"/>
      </w:pPr>
      <w:r>
        <w:rPr>
          <w:rStyle w:val="Kommentarzeichen"/>
        </w:rPr>
        <w:annotationRef/>
      </w:r>
      <w:r>
        <w:t xml:space="preserve">Niemand sagt Hallo, wenn man den Menschen bereits siebenmal gesehen hat innerhalb einer Stunde </w:t>
      </w:r>
    </w:p>
  </w:comment>
  <w:comment w:id="6981" w:author="Lektorat Bauer" w:date="2025-03-04T09:34:00Z" w:initials="LB">
    <w:p w14:paraId="3CB004FA" w14:textId="5CB2826D" w:rsidR="00D446F0" w:rsidRDefault="00D446F0">
      <w:pPr>
        <w:pStyle w:val="Kommentartext"/>
      </w:pPr>
      <w:r>
        <w:rPr>
          <w:rStyle w:val="Kommentarzeichen"/>
        </w:rPr>
        <w:annotationRef/>
      </w:r>
      <w:r>
        <w:t>Wird mir hier zu schnell sexuell, sie waren gerade noch bei versehentlichen Berührungen. Ist auch etwas platt.</w:t>
      </w:r>
    </w:p>
  </w:comment>
  <w:comment w:id="7079" w:author="Lektorat Bauer" w:date="2025-03-04T09:40:00Z" w:initials="LB">
    <w:p w14:paraId="3C9ED670" w14:textId="3E77E9EC" w:rsidR="009E0EC5" w:rsidRDefault="009E0EC5">
      <w:pPr>
        <w:pStyle w:val="Kommentartext"/>
      </w:pPr>
      <w:r>
        <w:rPr>
          <w:rStyle w:val="Kommentarzeichen"/>
        </w:rPr>
        <w:annotationRef/>
      </w:r>
      <w:r>
        <w:t>Wieso? Wird nicht klar</w:t>
      </w:r>
    </w:p>
  </w:comment>
  <w:comment w:id="7090" w:author="Lektorat Bauer" w:date="2025-03-04T09:41:00Z" w:initials="LB">
    <w:p w14:paraId="093FE212" w14:textId="51832778" w:rsidR="009E0EC5" w:rsidRDefault="009E0EC5">
      <w:pPr>
        <w:pStyle w:val="Kommentartext"/>
      </w:pPr>
      <w:r>
        <w:rPr>
          <w:rStyle w:val="Kommentarzeichen"/>
        </w:rPr>
        <w:annotationRef/>
      </w:r>
      <w:r>
        <w:t>? Denkt er nicht, weil sie ihn eben gut findet?</w:t>
      </w:r>
    </w:p>
  </w:comment>
  <w:comment w:id="7115" w:author="Lektorat Bauer" w:date="2025-03-04T09:43:00Z" w:initials="LB">
    <w:p w14:paraId="121B1FC2" w14:textId="554340AA" w:rsidR="009E0EC5" w:rsidRDefault="009E0EC5">
      <w:pPr>
        <w:pStyle w:val="Kommentartext"/>
      </w:pPr>
      <w:r>
        <w:rPr>
          <w:rStyle w:val="Kommentarzeichen"/>
        </w:rPr>
        <w:annotationRef/>
      </w:r>
      <w:r>
        <w:t>Die Frage impliziert schon, dass er auch denkt: jetzt. Unten ist er dann überrascht. Was nun?</w:t>
      </w:r>
    </w:p>
  </w:comment>
  <w:comment w:id="7124" w:author="Lektorat Bauer" w:date="2025-03-04T09:44:00Z" w:initials="LB">
    <w:p w14:paraId="636921FA" w14:textId="1230A67B" w:rsidR="009E0EC5" w:rsidRDefault="009E0EC5">
      <w:pPr>
        <w:pStyle w:val="Kommentartext"/>
      </w:pPr>
      <w:r>
        <w:rPr>
          <w:rStyle w:val="Kommentarzeichen"/>
        </w:rPr>
        <w:annotationRef/>
      </w:r>
      <w:r>
        <w:t>Dass du hier cuttest und den Sex nichts zeigt, ist legitim und funktioniert, aber dass du dann direkt mit Dialog weitermachst ist sehr ermüdend für den Leser: er kann sich kein Bild machen, weiß nicht, wo sie sind, wie sie dabei aussehen, wie das Licht draußen ist, solche Dinge. Ihm fehlt also die Bodenhaftung und das ist anstrengend. Unbedingt mehr B hier.</w:t>
      </w:r>
    </w:p>
  </w:comment>
  <w:comment w:id="7127" w:author="Jens Schnügger" w:date="2020-06-28T09:13:00Z" w:initials="js">
    <w:p w14:paraId="6A666121"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74A92A9E" w14:textId="77777777" w:rsidR="00944672" w:rsidRDefault="00944672" w:rsidP="00944672">
      <w:pPr>
        <w:rPr>
          <w:sz w:val="20"/>
          <w:szCs w:val="20"/>
        </w:rPr>
      </w:pPr>
      <w:r>
        <w:rPr>
          <w:rFonts w:ascii="Times New Roman" w:hAnsi="Times New Roman" w:cs="Times New Roman"/>
          <w:sz w:val="20"/>
          <w:szCs w:val="20"/>
        </w:rPr>
        <w:t>K9S06 : BA LHR-HAM</w:t>
      </w:r>
    </w:p>
  </w:comment>
  <w:comment w:id="7153" w:author="Lektorat Bauer" w:date="2025-03-04T09:48:00Z" w:initials="LB">
    <w:p w14:paraId="2CD529B7" w14:textId="08CCA9B2" w:rsidR="009E0EC5" w:rsidRDefault="009E0EC5">
      <w:pPr>
        <w:pStyle w:val="Kommentartext"/>
      </w:pPr>
      <w:r>
        <w:rPr>
          <w:rStyle w:val="Kommentarzeichen"/>
        </w:rPr>
        <w:annotationRef/>
      </w:r>
      <w:r>
        <w:t>Achtung: Thomas hatte doch nichts Entscheidendes gefunden</w:t>
      </w:r>
      <w:r w:rsidR="007B5354">
        <w:t>,</w:t>
      </w:r>
      <w:r>
        <w:t xml:space="preserve"> als er getötet wurde</w:t>
      </w:r>
      <w:r w:rsidR="007B5354">
        <w:t>, woher dann also hier dieser Durchbruch? Falls so gewollt, solltest du oben andeuten, dass er vielleicht doch mehr weiß, als er beim AIVD und vor Anique zugibt.</w:t>
      </w:r>
    </w:p>
  </w:comment>
  <w:comment w:id="7177" w:author="Lektorat Bauer" w:date="2025-03-04T09:52:00Z" w:initials="LB">
    <w:p w14:paraId="25082080" w14:textId="4D25AFB9" w:rsidR="007B5354" w:rsidRDefault="007B5354">
      <w:pPr>
        <w:pStyle w:val="Kommentartext"/>
      </w:pPr>
      <w:r>
        <w:rPr>
          <w:rStyle w:val="Kommentarzeichen"/>
        </w:rPr>
        <w:annotationRef/>
      </w:r>
      <w:r>
        <w:t>? unverständlich, was soll das bedeuten?</w:t>
      </w:r>
    </w:p>
  </w:comment>
  <w:comment w:id="7197" w:author="Jens Schnügger" w:date="2020-06-28T16:24:00Z" w:initials="js">
    <w:p w14:paraId="18D4E45D"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3A498C17" w14:textId="77777777" w:rsidR="00944672" w:rsidRDefault="00944672" w:rsidP="00944672">
      <w:pPr>
        <w:rPr>
          <w:sz w:val="20"/>
          <w:szCs w:val="20"/>
        </w:rPr>
      </w:pPr>
      <w:r>
        <w:rPr>
          <w:rFonts w:ascii="Times New Roman" w:hAnsi="Times New Roman" w:cs="Times New Roman"/>
          <w:sz w:val="20"/>
          <w:szCs w:val="20"/>
        </w:rPr>
        <w:t>K9S07 : Joost´ Recherche</w:t>
      </w:r>
    </w:p>
  </w:comment>
  <w:comment w:id="7237" w:author="Jens Schnügger" w:date="2020-06-29T09:51:00Z" w:initials="js">
    <w:p w14:paraId="3290330F"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6103A515" w14:textId="77777777" w:rsidR="00944672" w:rsidRDefault="00944672" w:rsidP="00944672">
      <w:pPr>
        <w:rPr>
          <w:sz w:val="20"/>
          <w:szCs w:val="20"/>
        </w:rPr>
      </w:pPr>
      <w:r>
        <w:rPr>
          <w:rFonts w:ascii="Times New Roman" w:hAnsi="Times New Roman" w:cs="Times New Roman"/>
          <w:sz w:val="20"/>
          <w:szCs w:val="20"/>
        </w:rPr>
        <w:t>K9S08 : Office121</w:t>
      </w:r>
    </w:p>
  </w:comment>
  <w:comment w:id="7275" w:author="Jens Schnügger" w:date="2020-07-02T15:20:00Z" w:initials="js">
    <w:p w14:paraId="63E10047"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49D481FA" w14:textId="77777777" w:rsidR="00944672" w:rsidRDefault="00944672" w:rsidP="00944672">
      <w:pPr>
        <w:rPr>
          <w:sz w:val="20"/>
          <w:szCs w:val="20"/>
        </w:rPr>
      </w:pPr>
      <w:r>
        <w:rPr>
          <w:rFonts w:ascii="Times New Roman" w:hAnsi="Times New Roman" w:cs="Times New Roman"/>
          <w:sz w:val="20"/>
          <w:szCs w:val="20"/>
        </w:rPr>
        <w:t>K9S09 : Russland, Testgelände</w:t>
      </w:r>
    </w:p>
  </w:comment>
  <w:comment w:id="7300" w:author="Lektorat Bauer" w:date="2025-03-04T10:56:00Z" w:initials="LB">
    <w:p w14:paraId="781820A8" w14:textId="4DD618B2" w:rsidR="00367C4D" w:rsidRDefault="00367C4D">
      <w:pPr>
        <w:pStyle w:val="Kommentartext"/>
      </w:pPr>
      <w:r>
        <w:rPr>
          <w:rStyle w:val="Kommentarzeichen"/>
        </w:rPr>
        <w:annotationRef/>
      </w:r>
      <w:r>
        <w:t>Steht ja im Satz davor: Zwecks Vergleichbarkeit schießen sie auf dieselbe Position</w:t>
      </w:r>
    </w:p>
  </w:comment>
  <w:comment w:id="7332" w:author="Jens Schnügger" w:date="2020-06-29T09:53:00Z" w:initials="js">
    <w:p w14:paraId="788B3A05"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103DC8BB" w14:textId="77777777" w:rsidR="00944672" w:rsidRDefault="00944672" w:rsidP="00944672">
      <w:pPr>
        <w:rPr>
          <w:sz w:val="20"/>
          <w:szCs w:val="20"/>
        </w:rPr>
      </w:pPr>
      <w:r>
        <w:rPr>
          <w:rFonts w:ascii="Times New Roman" w:hAnsi="Times New Roman" w:cs="Times New Roman"/>
          <w:sz w:val="20"/>
          <w:szCs w:val="20"/>
        </w:rPr>
        <w:t>K9S10 : Hamburg</w:t>
      </w:r>
    </w:p>
  </w:comment>
  <w:comment w:id="7356" w:author="Jens Schnügger" w:date="2020-07-02T10:45:00Z" w:initials="js">
    <w:p w14:paraId="2D4A6B9A"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1B0EB93B" w14:textId="77777777" w:rsidR="00944672" w:rsidRDefault="00944672" w:rsidP="00944672">
      <w:pPr>
        <w:rPr>
          <w:sz w:val="20"/>
          <w:szCs w:val="20"/>
        </w:rPr>
      </w:pPr>
      <w:r>
        <w:rPr>
          <w:rFonts w:ascii="Times New Roman" w:hAnsi="Times New Roman" w:cs="Times New Roman"/>
          <w:sz w:val="20"/>
          <w:szCs w:val="20"/>
        </w:rPr>
        <w:t>K10S01 : Groningen</w:t>
      </w:r>
    </w:p>
  </w:comment>
  <w:comment w:id="7366" w:author="Lektorat Bauer" w:date="2025-03-04T11:05:00Z" w:initials="LB">
    <w:p w14:paraId="5FB34441" w14:textId="0B5CBA93" w:rsidR="000B7D64" w:rsidRDefault="000B7D64">
      <w:pPr>
        <w:pStyle w:val="Kommentartext"/>
      </w:pPr>
      <w:r>
        <w:rPr>
          <w:rStyle w:val="Kommentarzeichen"/>
        </w:rPr>
        <w:annotationRef/>
      </w:r>
      <w:r>
        <w:t>Infodump, nicht relevant</w:t>
      </w:r>
    </w:p>
  </w:comment>
  <w:comment w:id="7396" w:author="Lektorat Bauer" w:date="2025-03-04T11:09:00Z" w:initials="LB">
    <w:p w14:paraId="7EBBAB79" w14:textId="26A29457" w:rsidR="000B7D64" w:rsidRDefault="000B7D64">
      <w:pPr>
        <w:pStyle w:val="Kommentartext"/>
      </w:pPr>
      <w:r>
        <w:rPr>
          <w:rStyle w:val="Kommentarzeichen"/>
        </w:rPr>
        <w:annotationRef/>
      </w:r>
      <w:r>
        <w:t>Inquit, das erklärt, stattdessen B ergänzt</w:t>
      </w:r>
    </w:p>
  </w:comment>
  <w:comment w:id="7413" w:author="Lektorat Bauer" w:date="2025-03-04T11:17:00Z" w:initials="LB">
    <w:p w14:paraId="62A4D558" w14:textId="3E2E8EBA" w:rsidR="0014267D" w:rsidRDefault="0014267D">
      <w:pPr>
        <w:pStyle w:val="Kommentartext"/>
      </w:pPr>
      <w:r>
        <w:rPr>
          <w:rStyle w:val="Kommentarzeichen"/>
        </w:rPr>
        <w:annotationRef/>
      </w:r>
      <w:r>
        <w:t>Er würde hier keine Witze machen über ihre Verfassung, daher gestrichen</w:t>
      </w:r>
    </w:p>
  </w:comment>
  <w:comment w:id="7543" w:author="Lektorat Bauer" w:date="2025-03-04T11:24:00Z" w:initials="LB">
    <w:p w14:paraId="6C1680D7" w14:textId="14CAB9CB" w:rsidR="000B4E51" w:rsidRDefault="000B4E51">
      <w:pPr>
        <w:pStyle w:val="Kommentartext"/>
      </w:pPr>
      <w:r>
        <w:rPr>
          <w:rStyle w:val="Kommentarzeichen"/>
        </w:rPr>
        <w:annotationRef/>
      </w:r>
      <w:r>
        <w:t>Durch B ersetzen</w:t>
      </w:r>
    </w:p>
  </w:comment>
  <w:comment w:id="7551" w:author="Jens Schnügger" w:date="2020-07-02T10:46:00Z" w:initials="js">
    <w:p w14:paraId="1EE4CE73"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4AD0C63A" w14:textId="77777777" w:rsidR="00944672" w:rsidRDefault="00944672" w:rsidP="00944672">
      <w:pPr>
        <w:rPr>
          <w:sz w:val="20"/>
          <w:szCs w:val="20"/>
        </w:rPr>
      </w:pPr>
      <w:r>
        <w:rPr>
          <w:rFonts w:ascii="Times New Roman" w:hAnsi="Times New Roman" w:cs="Times New Roman"/>
          <w:sz w:val="20"/>
          <w:szCs w:val="20"/>
        </w:rPr>
        <w:t>K10S02 : Groningen</w:t>
      </w:r>
    </w:p>
  </w:comment>
  <w:comment w:id="7591" w:author="Lektorat Bauer" w:date="2025-03-04T11:31:00Z" w:initials="LB">
    <w:p w14:paraId="7E50A8A0" w14:textId="2F32D0CF" w:rsidR="00515A77" w:rsidRDefault="00515A77">
      <w:pPr>
        <w:pStyle w:val="Kommentartext"/>
      </w:pPr>
      <w:r>
        <w:rPr>
          <w:rStyle w:val="Kommentarzeichen"/>
        </w:rPr>
        <w:annotationRef/>
      </w:r>
      <w:r>
        <w:t>W, weiter unten mit dem Schritt nach hinten bereits genutzt, und dort schöner</w:t>
      </w:r>
    </w:p>
  </w:comment>
  <w:comment w:id="7643" w:author="Lektorat Bauer" w:date="2025-03-04T11:36:00Z" w:initials="LB">
    <w:p w14:paraId="14D48AA9" w14:textId="1EDE54A2" w:rsidR="00681C08" w:rsidRDefault="00681C08">
      <w:pPr>
        <w:pStyle w:val="Kommentartext"/>
      </w:pPr>
      <w:r>
        <w:rPr>
          <w:rStyle w:val="Kommentarzeichen"/>
        </w:rPr>
        <w:annotationRef/>
      </w:r>
      <w:r>
        <w:t>ÜE</w:t>
      </w:r>
    </w:p>
  </w:comment>
  <w:comment w:id="7652" w:author="Lektorat Bauer" w:date="2025-03-04T11:36:00Z" w:initials="LB">
    <w:p w14:paraId="1A9B7CF5" w14:textId="105276D2" w:rsidR="00681C08" w:rsidRDefault="00681C08">
      <w:pPr>
        <w:pStyle w:val="Kommentartext"/>
      </w:pPr>
      <w:r>
        <w:rPr>
          <w:rStyle w:val="Kommentarzeichen"/>
        </w:rPr>
        <w:annotationRef/>
      </w:r>
      <w:r>
        <w:t>Durch B ersetzen</w:t>
      </w:r>
    </w:p>
  </w:comment>
  <w:comment w:id="7654" w:author="Lektorat Bauer" w:date="2025-03-04T11:36:00Z" w:initials="LB">
    <w:p w14:paraId="7B57AC8C" w14:textId="2A9EC60F" w:rsidR="00681C08" w:rsidRDefault="00681C08">
      <w:pPr>
        <w:pStyle w:val="Kommentartext"/>
      </w:pPr>
      <w:r>
        <w:rPr>
          <w:rStyle w:val="Kommentarzeichen"/>
        </w:rPr>
        <w:annotationRef/>
      </w:r>
      <w:r>
        <w:t>? inwiefern Zufall, es war ein Anschlag?</w:t>
      </w:r>
    </w:p>
  </w:comment>
  <w:comment w:id="7667" w:author="Lektorat Bauer" w:date="2025-03-04T11:38:00Z" w:initials="LB">
    <w:p w14:paraId="26123D8F" w14:textId="0C61D0A9" w:rsidR="00681C08" w:rsidRDefault="00681C08">
      <w:pPr>
        <w:pStyle w:val="Kommentartext"/>
      </w:pPr>
      <w:r>
        <w:rPr>
          <w:rStyle w:val="Kommentarzeichen"/>
        </w:rPr>
        <w:annotationRef/>
      </w:r>
      <w:r>
        <w:t>ÜE</w:t>
      </w:r>
    </w:p>
  </w:comment>
  <w:comment w:id="7669" w:author="Jens Schnügger" w:date="2020-12-28T20:48:00Z" w:initials="js">
    <w:p w14:paraId="46517E9B"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3F72CA7D" w14:textId="77777777" w:rsidR="00944672" w:rsidRDefault="00944672" w:rsidP="00944672">
      <w:pPr>
        <w:rPr>
          <w:sz w:val="20"/>
          <w:szCs w:val="20"/>
        </w:rPr>
      </w:pPr>
      <w:r>
        <w:rPr>
          <w:rFonts w:ascii="Times New Roman" w:hAnsi="Times New Roman" w:cs="Times New Roman"/>
          <w:sz w:val="20"/>
          <w:szCs w:val="20"/>
        </w:rPr>
        <w:t>K10S02a : Zimmer von Anique</w:t>
      </w:r>
    </w:p>
  </w:comment>
  <w:comment w:id="7681" w:author="Lektorat Bauer" w:date="2025-03-04T11:46:00Z" w:initials="LB">
    <w:p w14:paraId="050079EC" w14:textId="77777777" w:rsidR="00071EA0" w:rsidRDefault="00071EA0">
      <w:pPr>
        <w:pStyle w:val="Kommentartext"/>
      </w:pPr>
      <w:r>
        <w:rPr>
          <w:rStyle w:val="Kommentarzeichen"/>
        </w:rPr>
        <w:annotationRef/>
      </w:r>
      <w:r>
        <w:t>Das klingt hier alles sehr automatisch, aber so hat Thomas es ihr nicht erzählt:</w:t>
      </w:r>
    </w:p>
    <w:p w14:paraId="2E4BDA31" w14:textId="77777777" w:rsidR="00071EA0" w:rsidRDefault="00071EA0">
      <w:pPr>
        <w:pStyle w:val="Kommentartext"/>
      </w:pPr>
    </w:p>
    <w:p w14:paraId="64E88CA8" w14:textId="77777777" w:rsidR="00071EA0" w:rsidRDefault="00071EA0">
      <w:pPr>
        <w:pStyle w:val="Kommentartext"/>
        <w:rPr>
          <w:rFonts w:ascii="Arial" w:hAnsi="Arial" w:cs="Arial"/>
          <w:sz w:val="24"/>
          <w:szCs w:val="24"/>
        </w:rPr>
      </w:pPr>
      <w:r w:rsidRPr="00944672">
        <w:rPr>
          <w:rFonts w:ascii="Arial" w:hAnsi="Arial" w:cs="Arial"/>
          <w:sz w:val="24"/>
          <w:szCs w:val="24"/>
        </w:rPr>
        <w:t xml:space="preserve">Der Stick enthält eine E-Mail-Adresse. Du schickst eine Mail an diese Adresse, aber, und das ist wichtig! </w:t>
      </w:r>
      <w:r>
        <w:rPr>
          <w:rFonts w:ascii="Arial" w:hAnsi="Arial" w:cs="Arial"/>
          <w:sz w:val="24"/>
          <w:szCs w:val="24"/>
        </w:rPr>
        <w:t>Von</w:t>
      </w:r>
      <w:r w:rsidRPr="00944672">
        <w:rPr>
          <w:rFonts w:ascii="Arial" w:hAnsi="Arial" w:cs="Arial"/>
          <w:sz w:val="24"/>
          <w:szCs w:val="24"/>
        </w:rPr>
        <w:t xml:space="preserve"> Deinem privaten Rechner und mit Deiner Job-Beschreibung, Position und dem Hinweis, warum Du schreibst. Dann wartest Du. Das wird lange dauern, Tage, Wochen! Nicht wundern</w:t>
      </w:r>
    </w:p>
    <w:p w14:paraId="7B0AF439" w14:textId="77777777" w:rsidR="00071EA0" w:rsidRDefault="00071EA0">
      <w:pPr>
        <w:pStyle w:val="Kommentartext"/>
        <w:rPr>
          <w:rFonts w:ascii="Arial" w:hAnsi="Arial" w:cs="Arial"/>
          <w:sz w:val="24"/>
          <w:szCs w:val="24"/>
        </w:rPr>
      </w:pPr>
    </w:p>
    <w:p w14:paraId="55CC450D" w14:textId="2D3037F1" w:rsidR="00071EA0" w:rsidRDefault="00071EA0">
      <w:pPr>
        <w:pStyle w:val="Kommentartext"/>
      </w:pPr>
      <w:r>
        <w:rPr>
          <w:rFonts w:ascii="Arial" w:hAnsi="Arial" w:cs="Arial"/>
          <w:sz w:val="24"/>
          <w:szCs w:val="24"/>
        </w:rPr>
        <w:t>Widersprüchlich, bitte prüfen</w:t>
      </w:r>
    </w:p>
  </w:comment>
  <w:comment w:id="7701" w:author="Lektorat Bauer" w:date="2025-03-04T11:55:00Z" w:initials="LB">
    <w:p w14:paraId="68D4AFA7" w14:textId="23B177CB" w:rsidR="003150C5" w:rsidRDefault="003150C5">
      <w:pPr>
        <w:pStyle w:val="Kommentartext"/>
      </w:pPr>
      <w:r>
        <w:rPr>
          <w:rStyle w:val="Kommentarzeichen"/>
        </w:rPr>
        <w:annotationRef/>
      </w:r>
      <w:r>
        <w:t xml:space="preserve">Der Leser kommt hier nicht wirklich mit, also bei der Lösung des Rätsels. Woher die Umrechnungstabellen? </w:t>
      </w:r>
    </w:p>
    <w:p w14:paraId="7D448908" w14:textId="77777777" w:rsidR="003150C5" w:rsidRDefault="003150C5">
      <w:pPr>
        <w:pStyle w:val="Kommentartext"/>
      </w:pPr>
    </w:p>
    <w:p w14:paraId="0FBF0C77" w14:textId="4EB3355B" w:rsidR="003150C5" w:rsidRDefault="003150C5">
      <w:pPr>
        <w:pStyle w:val="Kommentartext"/>
      </w:pPr>
      <w:r>
        <w:t>Aber auch nicht wirklich schlimm, sie ist ja der Profi</w:t>
      </w:r>
    </w:p>
  </w:comment>
  <w:comment w:id="7743" w:author="Lektorat Bauer" w:date="2025-03-04T11:53:00Z" w:initials="LB">
    <w:p w14:paraId="0774F2CA" w14:textId="1242CE49" w:rsidR="003150C5" w:rsidRDefault="003150C5">
      <w:pPr>
        <w:pStyle w:val="Kommentartext"/>
      </w:pPr>
      <w:r>
        <w:rPr>
          <w:rStyle w:val="Kommentarzeichen"/>
        </w:rPr>
        <w:annotationRef/>
      </w:r>
      <w:r>
        <w:t>ÜE, steht im DIalog</w:t>
      </w:r>
    </w:p>
  </w:comment>
  <w:comment w:id="7749" w:author="Lektorat Bauer" w:date="2025-03-04T11:54:00Z" w:initials="LB">
    <w:p w14:paraId="5158746C" w14:textId="3A1491DF" w:rsidR="003150C5" w:rsidRDefault="003150C5">
      <w:pPr>
        <w:pStyle w:val="Kommentartext"/>
      </w:pPr>
      <w:r>
        <w:rPr>
          <w:rStyle w:val="Kommentarzeichen"/>
        </w:rPr>
        <w:annotationRef/>
      </w:r>
      <w:r>
        <w:t>Unpassender Witz, passt nicht zum sonstigen Ton</w:t>
      </w:r>
    </w:p>
  </w:comment>
  <w:comment w:id="7785" w:author="Lektorat Bauer" w:date="2025-03-04T11:58:00Z" w:initials="LB">
    <w:p w14:paraId="3D608FCA" w14:textId="33B81815" w:rsidR="003150C5" w:rsidRDefault="003150C5">
      <w:pPr>
        <w:pStyle w:val="Kommentartext"/>
      </w:pPr>
      <w:r>
        <w:rPr>
          <w:rStyle w:val="Kommentarzeichen"/>
        </w:rPr>
        <w:annotationRef/>
      </w:r>
      <w:r>
        <w:t>Nicht wieder Heiterkeit und Leichtigkeit reinbringen, kein Lachen, Grinsen, Lächeln. Bleib hier ernst. Aufgrund des Anlasses, aber auch, um nicht immer denselben Ablauf aus Anspannung – Entspannung</w:t>
      </w:r>
      <w:r w:rsidR="00A906FE">
        <w:t xml:space="preserve"> (durch Humor, nicht durch tatsächliche Handlungen)</w:t>
      </w:r>
      <w:r>
        <w:t xml:space="preserve"> in den Dialogen zu haben.</w:t>
      </w:r>
    </w:p>
    <w:p w14:paraId="6EDBDB36" w14:textId="6121466B" w:rsidR="003150C5" w:rsidRDefault="003150C5">
      <w:pPr>
        <w:pStyle w:val="Kommentartext"/>
      </w:pPr>
      <w:r>
        <w:t>Also: alternative B</w:t>
      </w:r>
    </w:p>
  </w:comment>
  <w:comment w:id="7810" w:author="Jens Schnügger" w:date="2020-07-02T15:13:00Z" w:initials="js">
    <w:p w14:paraId="31CEF082"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6AED6F8F" w14:textId="77777777" w:rsidR="00944672" w:rsidRDefault="00944672" w:rsidP="00944672">
      <w:pPr>
        <w:rPr>
          <w:sz w:val="20"/>
          <w:szCs w:val="20"/>
        </w:rPr>
      </w:pPr>
      <w:r>
        <w:rPr>
          <w:rFonts w:ascii="Times New Roman" w:hAnsi="Times New Roman" w:cs="Times New Roman"/>
          <w:sz w:val="20"/>
          <w:szCs w:val="20"/>
        </w:rPr>
        <w:t>K10S03 : Russland</w:t>
      </w:r>
    </w:p>
  </w:comment>
  <w:comment w:id="7814" w:author="Jens Schnügger" w:date="2020-12-06T17:31:00Z" w:initials="js">
    <w:p w14:paraId="31DDB3F7"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214DDDAE" w14:textId="77777777" w:rsidR="00944672" w:rsidRDefault="00944672" w:rsidP="00944672">
      <w:pPr>
        <w:rPr>
          <w:sz w:val="20"/>
          <w:szCs w:val="20"/>
        </w:rPr>
      </w:pPr>
      <w:r>
        <w:rPr>
          <w:rFonts w:ascii="Times New Roman" w:hAnsi="Times New Roman" w:cs="Times New Roman"/>
          <w:sz w:val="20"/>
          <w:szCs w:val="20"/>
        </w:rPr>
        <w:t>K10S03a: Kursk</w:t>
      </w:r>
    </w:p>
  </w:comment>
  <w:comment w:id="7827" w:author="Lektorat Bauer" w:date="2025-03-04T14:52:00Z" w:initials="LB">
    <w:p w14:paraId="2DDF7441" w14:textId="17CD3A87" w:rsidR="00DD0863" w:rsidRDefault="00DD0863">
      <w:pPr>
        <w:pStyle w:val="Kommentartext"/>
      </w:pPr>
      <w:r>
        <w:rPr>
          <w:rStyle w:val="Kommentarzeichen"/>
        </w:rPr>
        <w:annotationRef/>
      </w:r>
      <w:r>
        <w:t>Verstehe den Zusammenhang hier nicht, wo „dort“?</w:t>
      </w:r>
    </w:p>
  </w:comment>
  <w:comment w:id="7884" w:author="Lektorat Bauer" w:date="2025-03-05T18:05:00Z" w:initials="LB">
    <w:p w14:paraId="717A7535" w14:textId="64C5DBDF" w:rsidR="000E56E3" w:rsidRDefault="000E56E3">
      <w:pPr>
        <w:pStyle w:val="Kommentartext"/>
      </w:pPr>
      <w:r>
        <w:rPr>
          <w:rStyle w:val="Kommentarzeichen"/>
        </w:rPr>
        <w:annotationRef/>
      </w:r>
      <w:r>
        <w:t>Oreon oder Odin? Kommt beides vor, bitte prüfen</w:t>
      </w:r>
    </w:p>
  </w:comment>
  <w:comment w:id="7899" w:author="Lektorat Bauer" w:date="2025-03-04T15:15:00Z" w:initials="LB">
    <w:p w14:paraId="471C175F" w14:textId="74B946C0" w:rsidR="007C4624" w:rsidRDefault="007C4624">
      <w:pPr>
        <w:pStyle w:val="Kommentartext"/>
      </w:pPr>
      <w:r>
        <w:rPr>
          <w:rStyle w:val="Kommentarzeichen"/>
        </w:rPr>
        <w:annotationRef/>
      </w:r>
      <w:r>
        <w:t>Mir wird nicht klar, inwiefern? Weiß Moskau nichts von den Tests? Sind sie nicht informiert? So klang das bisher nicht</w:t>
      </w:r>
      <w:r w:rsidR="00352932">
        <w:t>, oder?</w:t>
      </w:r>
      <w:r>
        <w:t xml:space="preserve"> </w:t>
      </w:r>
    </w:p>
  </w:comment>
  <w:comment w:id="7900" w:author="Jens Schnügger" w:date="2020-12-06T18:13:00Z" w:initials="js">
    <w:p w14:paraId="433E129C"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3F5CBF91" w14:textId="77777777" w:rsidR="00944672" w:rsidRDefault="00944672" w:rsidP="00944672">
      <w:pPr>
        <w:rPr>
          <w:sz w:val="20"/>
          <w:szCs w:val="20"/>
        </w:rPr>
      </w:pPr>
      <w:r>
        <w:rPr>
          <w:rFonts w:ascii="Times New Roman" w:hAnsi="Times New Roman" w:cs="Times New Roman"/>
          <w:sz w:val="20"/>
          <w:szCs w:val="20"/>
        </w:rPr>
        <w:t>K10S03b: Kusk Training</w:t>
      </w:r>
    </w:p>
  </w:comment>
  <w:comment w:id="7925" w:author="Jens Schnügger" w:date="2020-07-09T17:11:00Z" w:initials="js">
    <w:p w14:paraId="642DEFCC"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515541F2" w14:textId="77777777" w:rsidR="00944672" w:rsidRDefault="00944672" w:rsidP="00944672">
      <w:pPr>
        <w:rPr>
          <w:sz w:val="20"/>
          <w:szCs w:val="20"/>
        </w:rPr>
      </w:pPr>
      <w:r>
        <w:rPr>
          <w:rFonts w:ascii="Times New Roman" w:hAnsi="Times New Roman" w:cs="Times New Roman"/>
          <w:sz w:val="20"/>
          <w:szCs w:val="20"/>
        </w:rPr>
        <w:t>K10S04 : Den Haag</w:t>
      </w:r>
    </w:p>
  </w:comment>
  <w:comment w:id="7927" w:author="Lektorat Bauer" w:date="2025-03-04T17:07:00Z" w:initials="LB">
    <w:p w14:paraId="5D2B1410" w14:textId="32B5FF15" w:rsidR="00BD6446" w:rsidRDefault="00BD6446">
      <w:pPr>
        <w:pStyle w:val="Kommentartext"/>
      </w:pPr>
      <w:r>
        <w:rPr>
          <w:rStyle w:val="Kommentarzeichen"/>
        </w:rPr>
        <w:annotationRef/>
      </w:r>
      <w:r>
        <w:t>Geht nur ums Verb, wie gehabt weniger haben, sein, kommen, geben</w:t>
      </w:r>
    </w:p>
  </w:comment>
  <w:comment w:id="7936" w:author="Lektorat Bauer" w:date="2025-03-04T17:07:00Z" w:initials="LB">
    <w:p w14:paraId="7A8A2A8C" w14:textId="035D237C" w:rsidR="00BD6446" w:rsidRDefault="00BD6446">
      <w:pPr>
        <w:pStyle w:val="Kommentartext"/>
      </w:pPr>
      <w:r>
        <w:rPr>
          <w:rStyle w:val="Kommentarzeichen"/>
        </w:rPr>
        <w:annotationRef/>
      </w:r>
      <w:r>
        <w:t>Ergänzt, um das Gedächtnis des Lesers aufzufrischen</w:t>
      </w:r>
    </w:p>
  </w:comment>
  <w:comment w:id="7960" w:author="Lektorat Bauer" w:date="2025-03-04T17:13:00Z" w:initials="LB">
    <w:p w14:paraId="7AFFDECE" w14:textId="1F39E7D4" w:rsidR="00E8446D" w:rsidRDefault="00E8446D">
      <w:pPr>
        <w:pStyle w:val="Kommentartext"/>
      </w:pPr>
      <w:r>
        <w:rPr>
          <w:rStyle w:val="Kommentarzeichen"/>
        </w:rPr>
        <w:annotationRef/>
      </w:r>
      <w:r>
        <w:t>Komme nicht mit: Inwiefern deutet eine Bombe auf sie als Ziele und nicht auf andere? Wegen zwei mit einer Klappe? Würde ich etwas genauer erläutern hier.</w:t>
      </w:r>
    </w:p>
  </w:comment>
  <w:comment w:id="7979" w:author="Lektorat Bauer" w:date="2025-03-04T17:20:00Z" w:initials="LB">
    <w:p w14:paraId="065634BD" w14:textId="793FD09E" w:rsidR="004F009B" w:rsidRDefault="004F009B">
      <w:pPr>
        <w:pStyle w:val="Kommentartext"/>
      </w:pPr>
      <w:r>
        <w:rPr>
          <w:rStyle w:val="Kommentarzeichen"/>
        </w:rPr>
        <w:annotationRef/>
      </w:r>
      <w:r>
        <w:t>Erneut: zuerst das Erklärungswürdige (hier: der Leutnant) einführen, dann erklären, nicht umgekehrt.</w:t>
      </w:r>
    </w:p>
  </w:comment>
  <w:comment w:id="8003" w:author="Lektorat Bauer" w:date="2025-03-04T17:21:00Z" w:initials="LB">
    <w:p w14:paraId="3624A4B6" w14:textId="6FB0E92A" w:rsidR="0099013C" w:rsidRDefault="0099013C">
      <w:pPr>
        <w:pStyle w:val="Kommentartext"/>
      </w:pPr>
      <w:r>
        <w:rPr>
          <w:rStyle w:val="Kommentarzeichen"/>
        </w:rPr>
        <w:annotationRef/>
      </w:r>
      <w:r>
        <w:t>Unklar, wie das gemeint ist: weil sie betriebslind sind? Etwas deutlicher machen</w:t>
      </w:r>
    </w:p>
  </w:comment>
  <w:comment w:id="8013" w:author="Lektorat Bauer" w:date="2025-03-04T17:22:00Z" w:initials="LB">
    <w:p w14:paraId="79B6125F" w14:textId="2BE10496" w:rsidR="0099013C" w:rsidRDefault="0099013C">
      <w:pPr>
        <w:pStyle w:val="Kommentartext"/>
      </w:pPr>
      <w:r>
        <w:rPr>
          <w:rStyle w:val="Kommentarzeichen"/>
        </w:rPr>
        <w:annotationRef/>
      </w:r>
      <w:r>
        <w:t>Alternative B</w:t>
      </w:r>
    </w:p>
  </w:comment>
  <w:comment w:id="8014" w:author="Lektorat Bauer" w:date="2025-03-04T17:22:00Z" w:initials="LB">
    <w:p w14:paraId="413AAB7F" w14:textId="3A66660C" w:rsidR="0099013C" w:rsidRDefault="0099013C">
      <w:pPr>
        <w:pStyle w:val="Kommentartext"/>
      </w:pPr>
      <w:r>
        <w:rPr>
          <w:rStyle w:val="Kommentarzeichen"/>
        </w:rPr>
        <w:annotationRef/>
      </w:r>
      <w:r>
        <w:t>Alternative B</w:t>
      </w:r>
    </w:p>
  </w:comment>
  <w:comment w:id="8020" w:author="Lektorat Bauer" w:date="2025-03-04T17:22:00Z" w:initials="LB">
    <w:p w14:paraId="12D4D265" w14:textId="2D55F4F0" w:rsidR="0099013C" w:rsidRDefault="0099013C">
      <w:pPr>
        <w:pStyle w:val="Kommentartext"/>
      </w:pPr>
      <w:r>
        <w:rPr>
          <w:rStyle w:val="Kommentarzeichen"/>
        </w:rPr>
        <w:annotationRef/>
      </w:r>
      <w:r>
        <w:t>?</w:t>
      </w:r>
    </w:p>
  </w:comment>
  <w:comment w:id="8022" w:author="Lektorat Bauer" w:date="2025-03-04T17:23:00Z" w:initials="LB">
    <w:p w14:paraId="4F0DEDB0" w14:textId="2003CB0C" w:rsidR="0099013C" w:rsidRDefault="0099013C">
      <w:pPr>
        <w:pStyle w:val="Kommentartext"/>
      </w:pPr>
      <w:r>
        <w:rPr>
          <w:rStyle w:val="Kommentarzeichen"/>
        </w:rPr>
        <w:annotationRef/>
      </w:r>
      <w:r>
        <w:t>ÜE</w:t>
      </w:r>
    </w:p>
  </w:comment>
  <w:comment w:id="8025" w:author="Lektorat Bauer" w:date="2025-03-04T17:23:00Z" w:initials="LB">
    <w:p w14:paraId="73444E19" w14:textId="0962EA8A" w:rsidR="0099013C" w:rsidRDefault="0099013C">
      <w:pPr>
        <w:pStyle w:val="Kommentartext"/>
      </w:pPr>
      <w:r>
        <w:rPr>
          <w:rStyle w:val="Kommentarzeichen"/>
        </w:rPr>
        <w:annotationRef/>
      </w:r>
      <w:r>
        <w:t>Alternative B, zeig es, wie äußert sich das?</w:t>
      </w:r>
    </w:p>
  </w:comment>
  <w:comment w:id="8029" w:author="Lektorat Bauer" w:date="2025-03-04T17:24:00Z" w:initials="LB">
    <w:p w14:paraId="475D27EC" w14:textId="3B18DE55" w:rsidR="0099013C" w:rsidRDefault="0099013C">
      <w:pPr>
        <w:pStyle w:val="Kommentartext"/>
      </w:pPr>
      <w:r>
        <w:rPr>
          <w:rStyle w:val="Kommentarzeichen"/>
        </w:rPr>
        <w:annotationRef/>
      </w:r>
      <w:r>
        <w:t>Weg von Gucken, Blicken, alternative B</w:t>
      </w:r>
    </w:p>
  </w:comment>
  <w:comment w:id="8053" w:author="Lektorat Bauer" w:date="2025-03-04T17:26:00Z" w:initials="LB">
    <w:p w14:paraId="43615CB1" w14:textId="77777777" w:rsidR="0099013C" w:rsidRDefault="0099013C">
      <w:pPr>
        <w:pStyle w:val="Kommentartext"/>
      </w:pPr>
      <w:r>
        <w:rPr>
          <w:rStyle w:val="Kommentarzeichen"/>
        </w:rPr>
        <w:annotationRef/>
      </w:r>
      <w:r>
        <w:t xml:space="preserve">An sich nicht schlecht, aber erneut: </w:t>
      </w:r>
    </w:p>
    <w:p w14:paraId="3B81E3D2" w14:textId="77777777" w:rsidR="0099013C" w:rsidRDefault="0099013C">
      <w:pPr>
        <w:pStyle w:val="Kommentartext"/>
      </w:pPr>
    </w:p>
    <w:p w14:paraId="52FF2119" w14:textId="6041A000" w:rsidR="0099013C" w:rsidRDefault="0099013C">
      <w:pPr>
        <w:pStyle w:val="Kommentartext"/>
      </w:pPr>
      <w:r>
        <w:t>Die Situation spitzt sich zu, und dann macht jemand einen Witz. Das passiert zu oft und ist hier auch fehl am Platz, weil es den Spannungsbogen runterdrückt, obwohl noch nichts gelöst ist oder sich verändert hat. Bleib in der Stimmung, der Leser will das so, hält das aus.</w:t>
      </w:r>
    </w:p>
  </w:comment>
  <w:comment w:id="8064" w:author="Lektorat Bauer" w:date="2025-03-04T17:29:00Z" w:initials="LB">
    <w:p w14:paraId="23F7D8D2" w14:textId="33CFD3A7" w:rsidR="001D204C" w:rsidRDefault="001D204C">
      <w:pPr>
        <w:pStyle w:val="Kommentartext"/>
      </w:pPr>
      <w:r>
        <w:rPr>
          <w:rStyle w:val="Kommentarzeichen"/>
        </w:rPr>
        <w:annotationRef/>
      </w:r>
      <w:r>
        <w:t>Alternative B</w:t>
      </w:r>
    </w:p>
  </w:comment>
  <w:comment w:id="8065" w:author="Lektorat Bauer" w:date="2025-03-04T17:30:00Z" w:initials="LB">
    <w:p w14:paraId="123C5726" w14:textId="5FEE9751" w:rsidR="001D204C" w:rsidRDefault="001D204C">
      <w:pPr>
        <w:pStyle w:val="Kommentartext"/>
      </w:pPr>
      <w:r>
        <w:rPr>
          <w:rStyle w:val="Kommentarzeichen"/>
        </w:rPr>
        <w:annotationRef/>
      </w:r>
      <w:r>
        <w:t>s.o., wir sind jetzt auch inhaltlich weit weg von dem eigentliche Thema und der Leser hat noch immer nicht verstanden, was Joost eigentlich meint</w:t>
      </w:r>
    </w:p>
  </w:comment>
  <w:comment w:id="8072" w:author="Lektorat Bauer" w:date="2025-03-04T17:31:00Z" w:initials="LB">
    <w:p w14:paraId="265F6211" w14:textId="08552F6B" w:rsidR="00763529" w:rsidRDefault="00763529">
      <w:pPr>
        <w:pStyle w:val="Kommentartext"/>
      </w:pPr>
      <w:r>
        <w:rPr>
          <w:rStyle w:val="Kommentarzeichen"/>
        </w:rPr>
        <w:annotationRef/>
      </w:r>
      <w:r>
        <w:t>alternative B</w:t>
      </w:r>
    </w:p>
  </w:comment>
  <w:comment w:id="8069" w:author="Lektorat Bauer" w:date="2025-03-04T17:33:00Z" w:initials="LB">
    <w:p w14:paraId="4FF9DC78" w14:textId="64DFA41E" w:rsidR="00763529" w:rsidRDefault="00763529">
      <w:pPr>
        <w:pStyle w:val="Kommentartext"/>
      </w:pPr>
      <w:r>
        <w:rPr>
          <w:rStyle w:val="Kommentarzeichen"/>
        </w:rPr>
        <w:annotationRef/>
      </w:r>
      <w:r>
        <w:t>okay, also das mit Gut und Böse ist jetzt tatsächlich gar kein Thema mehr, aber was hat er jetzt damit gemeint? Das bleibt kryptisch und auch die Anwesenden können das kaum verstanden haben, trotzdem wird darüber hinweg gegangen. Das verärgert den Leser hier, er hat keinen Durchblick. Unbedingt genauer ausleuchten oder streichen.</w:t>
      </w:r>
    </w:p>
  </w:comment>
  <w:comment w:id="8100" w:author="Lektorat Bauer" w:date="2025-03-04T17:34:00Z" w:initials="LB">
    <w:p w14:paraId="1E68D18B" w14:textId="08EEF3D5" w:rsidR="00763529" w:rsidRDefault="00763529">
      <w:pPr>
        <w:pStyle w:val="Kommentartext"/>
      </w:pPr>
      <w:r>
        <w:rPr>
          <w:rStyle w:val="Kommentarzeichen"/>
        </w:rPr>
        <w:annotationRef/>
      </w:r>
      <w:r>
        <w:t>Alternative B</w:t>
      </w:r>
    </w:p>
  </w:comment>
  <w:comment w:id="8103" w:author="Lektorat Bauer" w:date="2025-03-04T17:35:00Z" w:initials="LB">
    <w:p w14:paraId="360BDF61" w14:textId="7F0D7D47" w:rsidR="00763529" w:rsidRDefault="00763529">
      <w:pPr>
        <w:pStyle w:val="Kommentartext"/>
      </w:pPr>
      <w:r>
        <w:rPr>
          <w:rStyle w:val="Kommentarzeichen"/>
        </w:rPr>
        <w:annotationRef/>
      </w:r>
      <w:r>
        <w:t>Überflüssig, besser, ihn direkt erzählen zu lässen</w:t>
      </w:r>
    </w:p>
  </w:comment>
  <w:comment w:id="8120" w:author="Lektorat Bauer" w:date="2025-03-04T17:37:00Z" w:initials="LB">
    <w:p w14:paraId="6D1C97B3" w14:textId="445AA3DD" w:rsidR="00763529" w:rsidRDefault="00763529">
      <w:pPr>
        <w:pStyle w:val="Kommentartext"/>
      </w:pPr>
      <w:r>
        <w:rPr>
          <w:rStyle w:val="Kommentarzeichen"/>
        </w:rPr>
        <w:annotationRef/>
      </w:r>
      <w:r>
        <w:t>Wie gehabt: zu viel Grinsen, zu viel alle gucken/grinsen einen an, sind aufmerksam etc.</w:t>
      </w:r>
    </w:p>
  </w:comment>
  <w:comment w:id="8139" w:author="Lektorat Bauer" w:date="2025-03-04T17:38:00Z" w:initials="LB">
    <w:p w14:paraId="0AB87018" w14:textId="5CD95F90" w:rsidR="00763529" w:rsidRDefault="00763529">
      <w:pPr>
        <w:pStyle w:val="Kommentartext"/>
      </w:pPr>
      <w:r>
        <w:rPr>
          <w:rStyle w:val="Kommentarzeichen"/>
        </w:rPr>
        <w:annotationRef/>
      </w:r>
      <w:r>
        <w:t>ÜE/W</w:t>
      </w:r>
    </w:p>
  </w:comment>
  <w:comment w:id="8164" w:author="Lektorat Bauer" w:date="2025-03-04T17:40:00Z" w:initials="LB">
    <w:p w14:paraId="4607FB0A" w14:textId="6B50C0F8" w:rsidR="00763529" w:rsidRDefault="00763529">
      <w:pPr>
        <w:pStyle w:val="Kommentartext"/>
      </w:pPr>
      <w:r>
        <w:rPr>
          <w:rStyle w:val="Kommentarzeichen"/>
        </w:rPr>
        <w:annotationRef/>
      </w:r>
      <w:r>
        <w:t>Alternative B</w:t>
      </w:r>
    </w:p>
  </w:comment>
  <w:comment w:id="8171" w:author="Lektorat Bauer" w:date="2025-03-04T17:40:00Z" w:initials="LB">
    <w:p w14:paraId="0A365149" w14:textId="33ED9BCB" w:rsidR="00763529" w:rsidRDefault="00763529">
      <w:pPr>
        <w:pStyle w:val="Kommentartext"/>
      </w:pPr>
      <w:r>
        <w:rPr>
          <w:rStyle w:val="Kommentarzeichen"/>
        </w:rPr>
        <w:annotationRef/>
      </w:r>
      <w:r>
        <w:t>überflüssig</w:t>
      </w:r>
    </w:p>
  </w:comment>
  <w:comment w:id="8215" w:author="Lektorat Bauer" w:date="2025-03-04T17:43:00Z" w:initials="LB">
    <w:p w14:paraId="6FD6CBE6" w14:textId="59E926E1" w:rsidR="0073170B" w:rsidRDefault="0073170B">
      <w:pPr>
        <w:pStyle w:val="Kommentartext"/>
      </w:pPr>
      <w:r>
        <w:rPr>
          <w:rStyle w:val="Kommentarzeichen"/>
        </w:rPr>
        <w:annotationRef/>
      </w:r>
      <w:r>
        <w:t>alternative B</w:t>
      </w:r>
    </w:p>
  </w:comment>
  <w:comment w:id="8263" w:author="Jens Schnügger" w:date="2020-07-26T16:40:00Z" w:initials="js">
    <w:p w14:paraId="4ECFBCC7"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1289EC4C" w14:textId="77777777" w:rsidR="00944672" w:rsidRDefault="00944672" w:rsidP="00944672">
      <w:pPr>
        <w:rPr>
          <w:sz w:val="20"/>
          <w:szCs w:val="20"/>
        </w:rPr>
      </w:pPr>
      <w:r>
        <w:rPr>
          <w:rFonts w:ascii="Times New Roman" w:hAnsi="Times New Roman" w:cs="Times New Roman"/>
          <w:sz w:val="20"/>
          <w:szCs w:val="20"/>
        </w:rPr>
        <w:t>K10S05 : Amsterdam</w:t>
      </w:r>
    </w:p>
  </w:comment>
  <w:comment w:id="8311" w:author="Lektorat Bauer" w:date="2025-03-04T18:00:00Z" w:initials="LB">
    <w:p w14:paraId="0BC3B94C" w14:textId="0FB0BE30" w:rsidR="0055213B" w:rsidRDefault="0055213B">
      <w:pPr>
        <w:pStyle w:val="Kommentartext"/>
      </w:pPr>
      <w:r>
        <w:rPr>
          <w:rStyle w:val="Kommentarzeichen"/>
        </w:rPr>
        <w:annotationRef/>
      </w:r>
      <w:r>
        <w:t>ÜE</w:t>
      </w:r>
    </w:p>
  </w:comment>
  <w:comment w:id="8315" w:author="Lektorat Bauer" w:date="2025-03-04T18:00:00Z" w:initials="LB">
    <w:p w14:paraId="4A7ADAC3" w14:textId="304391FA" w:rsidR="0055213B" w:rsidRDefault="0055213B">
      <w:pPr>
        <w:pStyle w:val="Kommentartext"/>
      </w:pPr>
      <w:r>
        <w:rPr>
          <w:rStyle w:val="Kommentarzeichen"/>
        </w:rPr>
        <w:annotationRef/>
      </w:r>
      <w:r>
        <w:t>Infodump</w:t>
      </w:r>
    </w:p>
  </w:comment>
  <w:comment w:id="8320" w:author="Lektorat Bauer" w:date="2025-03-04T18:01:00Z" w:initials="LB">
    <w:p w14:paraId="60C725AF" w14:textId="63A81E59" w:rsidR="0055213B" w:rsidRDefault="0055213B">
      <w:pPr>
        <w:pStyle w:val="Kommentartext"/>
      </w:pPr>
      <w:r>
        <w:rPr>
          <w:rStyle w:val="Kommentarzeichen"/>
        </w:rPr>
        <w:annotationRef/>
      </w:r>
      <w:r>
        <w:t>W</w:t>
      </w:r>
    </w:p>
  </w:comment>
  <w:comment w:id="8343" w:author="Lektorat Bauer" w:date="2025-03-04T18:03:00Z" w:initials="LB">
    <w:p w14:paraId="0EC4B9E9" w14:textId="68FA2999" w:rsidR="0055213B" w:rsidRDefault="0055213B">
      <w:pPr>
        <w:pStyle w:val="Kommentartext"/>
      </w:pPr>
      <w:r>
        <w:rPr>
          <w:rStyle w:val="Kommentarzeichen"/>
        </w:rPr>
        <w:annotationRef/>
      </w:r>
      <w:r>
        <w:t>Verstehe ich nicht, Joost will doch was von John, wieso sollte John „ein Thema haben“ und wissen, worum es geht? Bitte prüfen, ob Inquits korrekt</w:t>
      </w:r>
    </w:p>
  </w:comment>
  <w:comment w:id="8355" w:author="Lektorat Bauer" w:date="2025-03-04T18:05:00Z" w:initials="LB">
    <w:p w14:paraId="6BE30D1B" w14:textId="6406A04D" w:rsidR="0055213B" w:rsidRDefault="0055213B">
      <w:pPr>
        <w:pStyle w:val="Kommentartext"/>
      </w:pPr>
      <w:r>
        <w:rPr>
          <w:rStyle w:val="Kommentarzeichen"/>
        </w:rPr>
        <w:annotationRef/>
      </w:r>
      <w:r>
        <w:t>Wirkt wie schnell untergeschoben, daher gestrichen</w:t>
      </w:r>
    </w:p>
  </w:comment>
  <w:comment w:id="8375" w:author="Lektorat Bauer" w:date="2025-03-04T18:07:00Z" w:initials="LB">
    <w:p w14:paraId="1F667468" w14:textId="78B42915" w:rsidR="0055213B" w:rsidRDefault="0055213B">
      <w:pPr>
        <w:pStyle w:val="Kommentartext"/>
      </w:pPr>
      <w:r>
        <w:rPr>
          <w:rStyle w:val="Kommentarzeichen"/>
        </w:rPr>
        <w:annotationRef/>
      </w:r>
      <w:r>
        <w:t>Wie gehabt: warum setzt John das Thema? In welcher Position ist er hier?</w:t>
      </w:r>
    </w:p>
  </w:comment>
  <w:comment w:id="8395" w:author="Lektorat Bauer" w:date="2025-03-04T18:09:00Z" w:initials="LB">
    <w:p w14:paraId="744ACE15" w14:textId="5EB030F3" w:rsidR="00D433FA" w:rsidRDefault="00D433FA">
      <w:pPr>
        <w:pStyle w:val="Kommentartext"/>
      </w:pPr>
      <w:r>
        <w:rPr>
          <w:rStyle w:val="Kommentarzeichen"/>
        </w:rPr>
        <w:annotationRef/>
      </w:r>
      <w:r>
        <w:t>Steht in der Dialogzeile</w:t>
      </w:r>
    </w:p>
  </w:comment>
  <w:comment w:id="8448" w:author="Lektorat Bauer" w:date="2025-03-04T18:14:00Z" w:initials="LB">
    <w:p w14:paraId="4BF539BD" w14:textId="61CEA684" w:rsidR="00F73321" w:rsidRDefault="00F73321">
      <w:pPr>
        <w:pStyle w:val="Kommentartext"/>
      </w:pPr>
      <w:r>
        <w:rPr>
          <w:rStyle w:val="Kommentarzeichen"/>
        </w:rPr>
        <w:annotationRef/>
      </w:r>
      <w:r>
        <w:t>Super B! Sowas meine ich</w:t>
      </w:r>
    </w:p>
  </w:comment>
  <w:comment w:id="8503" w:author="Lektorat Bauer" w:date="2025-03-04T18:19:00Z" w:initials="LB">
    <w:p w14:paraId="2ECCF6AA" w14:textId="083D2E1F" w:rsidR="00277E8E" w:rsidRDefault="00277E8E">
      <w:pPr>
        <w:pStyle w:val="Kommentartext"/>
      </w:pPr>
      <w:r>
        <w:rPr>
          <w:rStyle w:val="Kommentarzeichen"/>
        </w:rPr>
        <w:annotationRef/>
      </w:r>
      <w:r>
        <w:t>So gemeint, oder?</w:t>
      </w:r>
    </w:p>
  </w:comment>
  <w:comment w:id="8511" w:author="Lektorat Bauer" w:date="2025-03-04T18:21:00Z" w:initials="LB">
    <w:p w14:paraId="3C1E4C98" w14:textId="1B206F0A" w:rsidR="00277E8E" w:rsidRDefault="00277E8E">
      <w:pPr>
        <w:pStyle w:val="Kommentartext"/>
      </w:pPr>
      <w:r>
        <w:rPr>
          <w:rStyle w:val="Kommentarzeichen"/>
        </w:rPr>
        <w:annotationRef/>
      </w:r>
      <w:r>
        <w:rPr>
          <w:rStyle w:val="Kommentarzeichen"/>
        </w:rPr>
        <w:t>überflüssig</w:t>
      </w:r>
    </w:p>
  </w:comment>
  <w:comment w:id="8544" w:author="Lektorat Bauer" w:date="2025-03-04T18:23:00Z" w:initials="LB">
    <w:p w14:paraId="0C78A027" w14:textId="7819E2B4" w:rsidR="0011448B" w:rsidRDefault="0011448B">
      <w:pPr>
        <w:pStyle w:val="Kommentartext"/>
      </w:pPr>
      <w:r>
        <w:rPr>
          <w:rStyle w:val="Kommentarzeichen"/>
        </w:rPr>
        <w:annotationRef/>
      </w:r>
      <w:r>
        <w:t>das ganze Gespräch ist bisher super, weil weniger repetitive Bs, klare Rollenverteilung/Hierarchie (Wissender vs. Unwissender), die du schön bespielst, und vor allem, weil der Leser ebenfalls Unwissender ist, und hier, genau wie Joost, nach und nach nachvollziehbar aufgeklärt wird. Top gemacht!</w:t>
      </w:r>
    </w:p>
  </w:comment>
  <w:comment w:id="8602" w:author="Lektorat Bauer" w:date="2025-03-04T18:29:00Z" w:initials="LB">
    <w:p w14:paraId="7D093863" w14:textId="37F3F310" w:rsidR="006C324B" w:rsidRDefault="006C324B">
      <w:pPr>
        <w:pStyle w:val="Kommentartext"/>
      </w:pPr>
      <w:r>
        <w:rPr>
          <w:rStyle w:val="Kommentarzeichen"/>
        </w:rPr>
        <w:annotationRef/>
      </w:r>
      <w:r>
        <w:t>W, steht ja oben schon?</w:t>
      </w:r>
    </w:p>
  </w:comment>
  <w:comment w:id="8645" w:author="Lektorat Bauer" w:date="2025-03-04T18:32:00Z" w:initials="LB">
    <w:p w14:paraId="3B061FA7" w14:textId="14D3A770" w:rsidR="003A32C0" w:rsidRDefault="003A32C0">
      <w:pPr>
        <w:pStyle w:val="Kommentartext"/>
      </w:pPr>
      <w:r>
        <w:rPr>
          <w:rStyle w:val="Kommentarzeichen"/>
        </w:rPr>
        <w:annotationRef/>
      </w:r>
      <w:r>
        <w:t>Da komme ich nicht mit: Was sagt dieses Gewicht denn aus?</w:t>
      </w:r>
    </w:p>
  </w:comment>
  <w:comment w:id="8648" w:author="Lektorat Bauer" w:date="2025-03-04T18:33:00Z" w:initials="LB">
    <w:p w14:paraId="1EB159F4" w14:textId="1548A556" w:rsidR="003A32C0" w:rsidRDefault="003A32C0">
      <w:pPr>
        <w:pStyle w:val="Kommentartext"/>
      </w:pPr>
      <w:r>
        <w:rPr>
          <w:rStyle w:val="Kommentarzeichen"/>
        </w:rPr>
        <w:annotationRef/>
      </w:r>
      <w:r>
        <w:t>Mir stellt sich hier die Frage: wenn das fortlaufend nummerierte Sterne sind, können sie ja kaum echt sein, oder? Wer würde das so sortieren bzw. an einen solchen Bestand kommen, es sind ja Ersatzscheine?</w:t>
      </w:r>
    </w:p>
  </w:comment>
  <w:comment w:id="8657" w:author="Lektorat Bauer" w:date="2025-03-04T18:35:00Z" w:initials="LB">
    <w:p w14:paraId="0773E2E0" w14:textId="4DE8DEBB" w:rsidR="003A32C0" w:rsidRDefault="003A32C0">
      <w:pPr>
        <w:pStyle w:val="Kommentartext"/>
      </w:pPr>
      <w:r>
        <w:rPr>
          <w:rStyle w:val="Kommentarzeichen"/>
        </w:rPr>
        <w:annotationRef/>
      </w:r>
      <w:r>
        <w:t>Steht implizit in der Dialogzeile</w:t>
      </w:r>
    </w:p>
  </w:comment>
  <w:comment w:id="8667" w:author="Lektorat Bauer" w:date="2025-03-04T18:35:00Z" w:initials="LB">
    <w:p w14:paraId="5447FA5F" w14:textId="6DBC643F" w:rsidR="003A32C0" w:rsidRDefault="003A32C0">
      <w:pPr>
        <w:pStyle w:val="Kommentartext"/>
      </w:pPr>
      <w:r>
        <w:rPr>
          <w:rStyle w:val="Kommentarzeichen"/>
        </w:rPr>
        <w:annotationRef/>
      </w:r>
      <w:r>
        <w:t>Er spricht ja direkt weiter offenbar, daher gestrichen</w:t>
      </w:r>
    </w:p>
  </w:comment>
  <w:comment w:id="8685" w:author="Lektorat Bauer" w:date="2025-03-04T18:37:00Z" w:initials="LB">
    <w:p w14:paraId="1B68C9C2" w14:textId="1F257F36" w:rsidR="003A32C0" w:rsidRDefault="003A32C0">
      <w:pPr>
        <w:pStyle w:val="Kommentartext"/>
      </w:pPr>
      <w:r>
        <w:rPr>
          <w:rStyle w:val="Kommentarzeichen"/>
        </w:rPr>
        <w:annotationRef/>
      </w:r>
      <w:r>
        <w:t>Super B</w:t>
      </w:r>
    </w:p>
  </w:comment>
  <w:comment w:id="8708" w:author="Lektorat Bauer" w:date="2025-03-04T18:40:00Z" w:initials="LB">
    <w:p w14:paraId="75259B8B" w14:textId="6BDC8013" w:rsidR="003A32C0" w:rsidRDefault="003A32C0">
      <w:pPr>
        <w:pStyle w:val="Kommentartext"/>
      </w:pPr>
      <w:r>
        <w:rPr>
          <w:rStyle w:val="Kommentarzeichen"/>
        </w:rPr>
        <w:annotationRef/>
      </w:r>
      <w:r>
        <w:t>Alternative B</w:t>
      </w:r>
    </w:p>
  </w:comment>
  <w:comment w:id="8709" w:author="Jens Schnügger" w:date="2020-07-28T14:47:00Z" w:initials="js">
    <w:p w14:paraId="503AD675"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7C421ED7" w14:textId="77777777" w:rsidR="00944672" w:rsidRDefault="00944672" w:rsidP="00944672">
      <w:pPr>
        <w:rPr>
          <w:sz w:val="20"/>
          <w:szCs w:val="20"/>
        </w:rPr>
      </w:pPr>
      <w:r>
        <w:rPr>
          <w:rFonts w:ascii="Times New Roman" w:hAnsi="Times New Roman" w:cs="Times New Roman"/>
          <w:sz w:val="20"/>
          <w:szCs w:val="20"/>
        </w:rPr>
        <w:t>K10S06 : Russland, Kursk</w:t>
      </w:r>
    </w:p>
  </w:comment>
  <w:comment w:id="8752" w:author="Lektorat Bauer" w:date="2025-03-05T09:16:00Z" w:initials="LB">
    <w:p w14:paraId="5584695D" w14:textId="2CC68F90" w:rsidR="00251360" w:rsidRDefault="00251360">
      <w:pPr>
        <w:pStyle w:val="Kommentartext"/>
      </w:pPr>
      <w:r>
        <w:rPr>
          <w:rStyle w:val="Kommentarzeichen"/>
        </w:rPr>
        <w:annotationRef/>
      </w:r>
      <w:r>
        <w:t>W</w:t>
      </w:r>
    </w:p>
  </w:comment>
  <w:comment w:id="8755" w:author="Jens Schnügger" w:date="2020-07-28T14:06:00Z" w:initials="js">
    <w:p w14:paraId="0FA6243B"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73C8A44D" w14:textId="77777777" w:rsidR="00944672" w:rsidRDefault="00944672" w:rsidP="00944672">
      <w:pPr>
        <w:rPr>
          <w:sz w:val="20"/>
          <w:szCs w:val="20"/>
        </w:rPr>
      </w:pPr>
      <w:r>
        <w:rPr>
          <w:rFonts w:ascii="Times New Roman" w:hAnsi="Times New Roman" w:cs="Times New Roman"/>
          <w:sz w:val="20"/>
          <w:szCs w:val="20"/>
        </w:rPr>
        <w:t>K10S07 : Amsterdam, Recherche</w:t>
      </w:r>
    </w:p>
  </w:comment>
  <w:comment w:id="8771" w:author="Lektorat Bauer" w:date="2025-03-05T09:18:00Z" w:initials="LB">
    <w:p w14:paraId="076B4425" w14:textId="14E2484A" w:rsidR="00251360" w:rsidRDefault="00251360">
      <w:pPr>
        <w:pStyle w:val="Kommentartext"/>
      </w:pPr>
      <w:r>
        <w:rPr>
          <w:rStyle w:val="Kommentarzeichen"/>
        </w:rPr>
        <w:annotationRef/>
      </w:r>
      <w:r>
        <w:t>Nicht ganz treffend hier, Kinder profitieren von political correctness eigentlich kaum, daher angepasst</w:t>
      </w:r>
    </w:p>
  </w:comment>
  <w:comment w:id="8782" w:author="Lektorat Bauer" w:date="2025-03-05T09:19:00Z" w:initials="LB">
    <w:p w14:paraId="520B983F" w14:textId="2683E93B" w:rsidR="00251360" w:rsidRDefault="00251360">
      <w:pPr>
        <w:pStyle w:val="Kommentartext"/>
      </w:pPr>
      <w:r>
        <w:rPr>
          <w:rStyle w:val="Kommentarzeichen"/>
        </w:rPr>
        <w:annotationRef/>
      </w:r>
      <w:r>
        <w:t>W</w:t>
      </w:r>
    </w:p>
  </w:comment>
  <w:comment w:id="8791" w:author="Lektorat Bauer" w:date="2025-03-05T09:23:00Z" w:initials="LB">
    <w:p w14:paraId="22A2ED0C" w14:textId="640A216D" w:rsidR="004A7E5D" w:rsidRDefault="004A7E5D">
      <w:pPr>
        <w:pStyle w:val="Kommentartext"/>
      </w:pPr>
      <w:r>
        <w:rPr>
          <w:rStyle w:val="Kommentarzeichen"/>
        </w:rPr>
        <w:annotationRef/>
      </w:r>
      <w:r>
        <w:t>Würde hier die Frage stärker, der Leser hat keine Ahnung, worüber er nachdenkt</w:t>
      </w:r>
    </w:p>
  </w:comment>
  <w:comment w:id="8788" w:author="Lektorat Bauer" w:date="2025-03-05T09:25:00Z" w:initials="LB">
    <w:p w14:paraId="2B32E877" w14:textId="77777777" w:rsidR="004A7E5D" w:rsidRDefault="004A7E5D">
      <w:pPr>
        <w:pStyle w:val="Kommentartext"/>
      </w:pPr>
      <w:r>
        <w:rPr>
          <w:rStyle w:val="Kommentarzeichen"/>
        </w:rPr>
        <w:annotationRef/>
      </w:r>
      <w:r>
        <w:t>Hier machst du es dir etwas zu einfach mit dem „er wusste nicht, warum“. Der Leser hat am meisten Spaß, wenn er zumindest grob nachvollziehen kann, wie so ein Mastermind auf seine Lösung kommt – siehe Columbo, Micky Maus, Oceans Eleven etc. Hier aber bleibt sein Gedankengang doch sehr im Dunkeln.</w:t>
      </w:r>
    </w:p>
    <w:p w14:paraId="36DB1C23" w14:textId="77777777" w:rsidR="004A7E5D" w:rsidRDefault="004A7E5D">
      <w:pPr>
        <w:pStyle w:val="Kommentartext"/>
      </w:pPr>
      <w:r>
        <w:br/>
        <w:t>Das ist natürlich unter Umständen auch ein probates Mittel: der Leser fragt sich, was x bloß bedeutet etc.</w:t>
      </w:r>
    </w:p>
    <w:p w14:paraId="0AF0B1DD" w14:textId="77777777" w:rsidR="004A7E5D" w:rsidRDefault="004A7E5D">
      <w:pPr>
        <w:pStyle w:val="Kommentartext"/>
      </w:pPr>
      <w:r>
        <w:br/>
        <w:t>Aber hier ist der Vorgang zu komplex, der Leser denkt nach Lesen der Passage also nicht: ok, ich weiß nicht, was x bedeutet oder was y herausgefunden hat, aber ich merke es mir. Er denkt: Ok, wie kam er jetzt von z auf y und was war mit x und wie steht das… kein Mensch kann das im Kopf behalten, und deshalb entsteht daraus auch keine Spannung.</w:t>
      </w:r>
    </w:p>
    <w:p w14:paraId="203513BF" w14:textId="77777777" w:rsidR="004A7E5D" w:rsidRDefault="004A7E5D">
      <w:pPr>
        <w:pStyle w:val="Kommentartext"/>
      </w:pPr>
    </w:p>
    <w:p w14:paraId="3F9B8422" w14:textId="022796B1" w:rsidR="004A7E5D" w:rsidRDefault="004A7E5D">
      <w:pPr>
        <w:pStyle w:val="Kommentartext"/>
      </w:pPr>
      <w:r>
        <w:t>Deshalb: genauer erläutern, wie und warum er vom einen Gedanken auf den nächsten kommt, welche Zusammenhänge er sieht.</w:t>
      </w:r>
    </w:p>
  </w:comment>
  <w:comment w:id="8822" w:author="Jens Schnügger" w:date="2020-07-28T14:47:00Z" w:initials="js">
    <w:p w14:paraId="73541901"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7C501F17" w14:textId="77777777" w:rsidR="00944672" w:rsidRDefault="00944672" w:rsidP="00944672">
      <w:pPr>
        <w:rPr>
          <w:sz w:val="20"/>
          <w:szCs w:val="20"/>
        </w:rPr>
      </w:pPr>
      <w:r>
        <w:rPr>
          <w:rFonts w:ascii="Times New Roman" w:hAnsi="Times New Roman" w:cs="Times New Roman"/>
          <w:sz w:val="20"/>
          <w:szCs w:val="20"/>
        </w:rPr>
        <w:t>K10S08 : Donbass</w:t>
      </w:r>
    </w:p>
  </w:comment>
  <w:comment w:id="8831" w:author="Jens Schnügger" w:date="2020-07-28T14:48:00Z" w:initials="js">
    <w:p w14:paraId="28C5AC91"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427A1037" w14:textId="77777777" w:rsidR="00944672" w:rsidRDefault="00944672" w:rsidP="00944672">
      <w:pPr>
        <w:rPr>
          <w:sz w:val="20"/>
          <w:szCs w:val="20"/>
        </w:rPr>
      </w:pPr>
      <w:r>
        <w:rPr>
          <w:rFonts w:ascii="Times New Roman" w:hAnsi="Times New Roman" w:cs="Times New Roman"/>
          <w:sz w:val="20"/>
          <w:szCs w:val="20"/>
        </w:rPr>
        <w:t>K10S09 : Amsterdam, Unfall</w:t>
      </w:r>
    </w:p>
  </w:comment>
  <w:comment w:id="8897" w:author="Lektorat Bauer" w:date="2025-03-05T09:35:00Z" w:initials="LB">
    <w:p w14:paraId="09F92392" w14:textId="4ECD65B7" w:rsidR="00566FDB" w:rsidRDefault="00566FDB">
      <w:pPr>
        <w:pStyle w:val="Kommentartext"/>
      </w:pPr>
      <w:r>
        <w:rPr>
          <w:rStyle w:val="Kommentarzeichen"/>
        </w:rPr>
        <w:annotationRef/>
      </w:r>
      <w:r>
        <w:t>Gelöscht, weil unklar, was das bedeuten soll. Falls wichtig, näher erläutern</w:t>
      </w:r>
    </w:p>
  </w:comment>
  <w:comment w:id="8942" w:author="Lektorat Bauer" w:date="2025-03-05T09:38:00Z" w:initials="LB">
    <w:p w14:paraId="1E0CBE33" w14:textId="77777777" w:rsidR="00DC1D9B" w:rsidRDefault="00DC1D9B">
      <w:pPr>
        <w:pStyle w:val="Kommentartext"/>
      </w:pPr>
      <w:r>
        <w:rPr>
          <w:rStyle w:val="Kommentarzeichen"/>
        </w:rPr>
        <w:annotationRef/>
      </w:r>
      <w:r>
        <w:t>Okay, ist das relevant, also die Erläuterung zum UNO-Finanzierungssystem? Großer Brocken an Info ohne echte Anbindung an die Geschichte, daher fraglich. Wenn aber relevant, dann akzeptabel.</w:t>
      </w:r>
    </w:p>
    <w:p w14:paraId="3D824797" w14:textId="77777777" w:rsidR="00DC1D9B" w:rsidRDefault="00DC1D9B">
      <w:pPr>
        <w:pStyle w:val="Kommentartext"/>
      </w:pPr>
    </w:p>
    <w:p w14:paraId="6B82A030" w14:textId="7D63E5AE" w:rsidR="00DC1D9B" w:rsidRDefault="00DC1D9B">
      <w:pPr>
        <w:pStyle w:val="Kommentartext"/>
      </w:pPr>
      <w:r>
        <w:t>Offener Punkt</w:t>
      </w:r>
    </w:p>
  </w:comment>
  <w:comment w:id="8943" w:author="Lektorat Bauer" w:date="2025-03-07T19:36:00Z" w:initials="LB">
    <w:p w14:paraId="367F4D33" w14:textId="494CE00C" w:rsidR="002B164E" w:rsidRDefault="002B164E">
      <w:pPr>
        <w:pStyle w:val="Kommentartext"/>
      </w:pPr>
      <w:r>
        <w:rPr>
          <w:rStyle w:val="Kommentarzeichen"/>
        </w:rPr>
        <w:annotationRef/>
      </w:r>
      <w:r>
        <w:t>Ich würde sagen: nein, sehe die Relevanz nach wie vor nicht</w:t>
      </w:r>
    </w:p>
  </w:comment>
  <w:comment w:id="8946" w:author="Lektorat Bauer" w:date="2025-03-05T09:40:00Z" w:initials="LB">
    <w:p w14:paraId="3544C596" w14:textId="518AE218" w:rsidR="00DC1D9B" w:rsidRDefault="00DC1D9B">
      <w:pPr>
        <w:pStyle w:val="Kommentartext"/>
      </w:pPr>
      <w:r>
        <w:rPr>
          <w:rStyle w:val="Kommentarzeichen"/>
        </w:rPr>
        <w:annotationRef/>
      </w:r>
      <w:r>
        <w:t>Zu unkonkret, es entsteht kein Bild</w:t>
      </w:r>
    </w:p>
  </w:comment>
  <w:comment w:id="8947" w:author="Lektorat Bauer" w:date="2025-03-05T09:42:00Z" w:initials="LB">
    <w:p w14:paraId="47CD191F" w14:textId="0636E749" w:rsidR="00B957F7" w:rsidRDefault="00B957F7">
      <w:pPr>
        <w:pStyle w:val="Kommentartext"/>
      </w:pPr>
      <w:r>
        <w:rPr>
          <w:rStyle w:val="Kommentarzeichen"/>
        </w:rPr>
        <w:annotationRef/>
      </w:r>
      <w:r>
        <w:t>Er wird hier angefahren, oder? Daher denke ich, gibt es keinen glaubwürdigen Weg, ihn nicht stürzen zu lassen dadurch, die Wucht ist einfach zu groß (schließlich blutet er als Folge davon), auch wenn es nur ein Motorrad ist.</w:t>
      </w:r>
    </w:p>
  </w:comment>
  <w:comment w:id="8958" w:author="Jens Schnügger" w:date="2020-08-01T21:44:00Z" w:initials="js">
    <w:p w14:paraId="5FCCEA24"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533F50F3" w14:textId="77777777" w:rsidR="00944672" w:rsidRDefault="00944672" w:rsidP="00944672">
      <w:pPr>
        <w:rPr>
          <w:sz w:val="20"/>
          <w:szCs w:val="20"/>
        </w:rPr>
      </w:pPr>
      <w:r>
        <w:rPr>
          <w:rFonts w:ascii="Times New Roman" w:hAnsi="Times New Roman" w:cs="Times New Roman"/>
          <w:sz w:val="20"/>
          <w:szCs w:val="20"/>
        </w:rPr>
        <w:t>K10S10 : Amserdam, Den Haag</w:t>
      </w:r>
    </w:p>
  </w:comment>
  <w:comment w:id="8963" w:author="Lektorat Bauer" w:date="2025-03-05T09:44:00Z" w:initials="LB">
    <w:p w14:paraId="19520793" w14:textId="57CD03F4" w:rsidR="00B957F7" w:rsidRDefault="00B957F7">
      <w:pPr>
        <w:pStyle w:val="Kommentartext"/>
      </w:pPr>
      <w:r>
        <w:rPr>
          <w:rStyle w:val="Kommentarzeichen"/>
        </w:rPr>
        <w:annotationRef/>
      </w:r>
      <w:r>
        <w:t>überflüssig</w:t>
      </w:r>
    </w:p>
  </w:comment>
  <w:comment w:id="9000" w:author="Lektorat Bauer" w:date="2025-03-05T09:47:00Z" w:initials="LB">
    <w:p w14:paraId="4412CB90" w14:textId="3443291A" w:rsidR="00B957F7" w:rsidRDefault="00B957F7">
      <w:pPr>
        <w:pStyle w:val="Kommentartext"/>
      </w:pPr>
      <w:r>
        <w:rPr>
          <w:rStyle w:val="Kommentarzeichen"/>
        </w:rPr>
        <w:annotationRef/>
      </w:r>
      <w:r>
        <w:t xml:space="preserve">es wird nicht klar, woher sie wissen, dass es Absicht war: Die Touristen sagen nein, die Verletzungen sagen, er sei getroffen wurden. </w:t>
      </w:r>
      <w:r>
        <w:br/>
      </w:r>
      <w:r>
        <w:br/>
        <w:t>Aber daraus ergibt sich kein Beweis für die Absicht?</w:t>
      </w:r>
    </w:p>
  </w:comment>
  <w:comment w:id="8990" w:author="Lektorat Bauer" w:date="2025-03-05T09:49:00Z" w:initials="LB">
    <w:p w14:paraId="25A34CEE" w14:textId="322FF5CC" w:rsidR="00B957F7" w:rsidRDefault="00B957F7">
      <w:pPr>
        <w:pStyle w:val="Kommentartext"/>
      </w:pPr>
      <w:r>
        <w:rPr>
          <w:rStyle w:val="Kommentarzeichen"/>
        </w:rPr>
        <w:annotationRef/>
      </w:r>
      <w:r>
        <w:t>Guter Dialog, aber du könntest noch B dazwischen schieben, die Umgebung, was macht Joost, steht er einfach in der Lobby, sucht er irgendwo Schutz, als er die News hört etc.</w:t>
      </w:r>
    </w:p>
  </w:comment>
  <w:comment w:id="9042" w:author="Lektorat Bauer" w:date="2025-03-05T09:51:00Z" w:initials="LB">
    <w:p w14:paraId="4019650C" w14:textId="252E7003" w:rsidR="0056707B" w:rsidRDefault="0056707B">
      <w:pPr>
        <w:pStyle w:val="Kommentartext"/>
      </w:pPr>
      <w:r>
        <w:rPr>
          <w:rStyle w:val="Kommentarzeichen"/>
        </w:rPr>
        <w:annotationRef/>
      </w:r>
      <w:r>
        <w:t>Infodump, geht so nicht. Die meisten Infos sind auch nicht relevant, die wenigen, die dir wichtig sind, musst du in der Erzählung unterbringen, nicht hier geballt.</w:t>
      </w:r>
    </w:p>
  </w:comment>
  <w:comment w:id="9053" w:author="Lektorat Bauer" w:date="2025-03-05T09:55:00Z" w:initials="LB">
    <w:p w14:paraId="35E30DDB" w14:textId="00FE409D" w:rsidR="0056707B" w:rsidRDefault="0056707B">
      <w:pPr>
        <w:pStyle w:val="Kommentartext"/>
      </w:pPr>
      <w:r>
        <w:rPr>
          <w:rStyle w:val="Kommentarzeichen"/>
        </w:rPr>
        <w:annotationRef/>
      </w:r>
      <w:r>
        <w:t>Hier erst wird aufgelöst, was genau er tut, oben deuten die „Stammkunden“ in die grobe Richtung. Das reicht, mehr muss der Leser erstmal nicht wissen und vor allem muss er es nicht sofort wissen, es reicht hier in Satz 5. So lässt sich nebenbei Information vermitteln.</w:t>
      </w:r>
    </w:p>
  </w:comment>
  <w:comment w:id="9095" w:author="Lektorat Bauer" w:date="2025-03-05T10:02:00Z" w:initials="LB">
    <w:p w14:paraId="450C5F55" w14:textId="3DE272A4" w:rsidR="00612818" w:rsidRDefault="00612818">
      <w:pPr>
        <w:pStyle w:val="Kommentartext"/>
      </w:pPr>
      <w:r>
        <w:rPr>
          <w:rStyle w:val="Kommentarzeichen"/>
        </w:rPr>
        <w:annotationRef/>
      </w:r>
      <w:r>
        <w:t>Oben sind die Parteien ja schon drei, inklusive der Polizei, daher hier etwas verwirrend</w:t>
      </w:r>
    </w:p>
  </w:comment>
  <w:comment w:id="9101" w:author="Lektorat Bauer" w:date="2025-03-05T10:03:00Z" w:initials="LB">
    <w:p w14:paraId="566E4738" w14:textId="594A6F63" w:rsidR="00612818" w:rsidRDefault="00612818">
      <w:pPr>
        <w:pStyle w:val="Kommentartext"/>
      </w:pPr>
      <w:r>
        <w:rPr>
          <w:rStyle w:val="Kommentarzeichen"/>
        </w:rPr>
        <w:annotationRef/>
      </w:r>
      <w:r>
        <w:t>Nicht relevant hier, unterbricht den Erzählfluss nur</w:t>
      </w:r>
    </w:p>
  </w:comment>
  <w:comment w:id="9103" w:author="Lektorat Bauer" w:date="2025-03-05T10:07:00Z" w:initials="LB">
    <w:p w14:paraId="3268B961" w14:textId="5DD12413" w:rsidR="00612818" w:rsidRDefault="00612818">
      <w:pPr>
        <w:pStyle w:val="Kommentartext"/>
      </w:pPr>
      <w:r>
        <w:rPr>
          <w:rStyle w:val="Kommentarzeichen"/>
        </w:rPr>
        <w:annotationRef/>
      </w:r>
      <w:r>
        <w:t>Achtung: oben sprichst du vom Tawera, aber es heißt dann inzwischen Morgenstern. Und es ist eine Bar, kein Café. Hier ist jetzt die Rede vom Café Tawera. Das verwirrt, bitte einmal prüfen</w:t>
      </w:r>
    </w:p>
  </w:comment>
  <w:comment w:id="9150" w:author="Lektorat Bauer" w:date="2025-03-05T10:10:00Z" w:initials="LB">
    <w:p w14:paraId="65AF080A" w14:textId="5E746FC2" w:rsidR="00612818" w:rsidRDefault="00612818">
      <w:pPr>
        <w:pStyle w:val="Kommentartext"/>
      </w:pPr>
      <w:r>
        <w:rPr>
          <w:rStyle w:val="Kommentarzeichen"/>
        </w:rPr>
        <w:annotationRef/>
      </w:r>
      <w:r>
        <w:t>Finde es auffällig, dass die Polizei von Picard bedient wurde, die anderen Gäste aber überhaupt nicht. So schlau sollten sie doch sein, das zu vermeiden?</w:t>
      </w:r>
    </w:p>
  </w:comment>
  <w:comment w:id="9180" w:author="Lektorat Bauer" w:date="2025-03-05T11:14:00Z" w:initials="LB">
    <w:p w14:paraId="4E7B3663" w14:textId="446FAE6A" w:rsidR="00450BA9" w:rsidRDefault="00450BA9">
      <w:pPr>
        <w:pStyle w:val="Kommentartext"/>
      </w:pPr>
      <w:r>
        <w:rPr>
          <w:rStyle w:val="Kommentarzeichen"/>
        </w:rPr>
        <w:annotationRef/>
      </w:r>
      <w:r>
        <w:t>Mehr B: umarmen sie sich, um sich zuflüstern zu können? hat sie sich schon gesetzt? Das ist hier wichtig, ergänzen</w:t>
      </w:r>
    </w:p>
  </w:comment>
  <w:comment w:id="9199" w:author="Lektorat Bauer" w:date="2025-03-05T11:16:00Z" w:initials="LB">
    <w:p w14:paraId="2299930C" w14:textId="766987B6" w:rsidR="00450BA9" w:rsidRDefault="00450BA9">
      <w:pPr>
        <w:pStyle w:val="Kommentartext"/>
      </w:pPr>
      <w:r>
        <w:rPr>
          <w:rStyle w:val="Kommentarzeichen"/>
        </w:rPr>
        <w:annotationRef/>
      </w:r>
      <w:r>
        <w:t>Joost hat schon bestellt, das ist verräterisch hier und widersprüchlich, unbedingt prüfen</w:t>
      </w:r>
    </w:p>
  </w:comment>
  <w:comment w:id="9208" w:author="Lektorat Bauer" w:date="2025-03-05T11:19:00Z" w:initials="LB">
    <w:p w14:paraId="0BBD0DBF" w14:textId="0DD9AC1E" w:rsidR="009F4C9D" w:rsidRDefault="009F4C9D">
      <w:pPr>
        <w:pStyle w:val="Kommentartext"/>
      </w:pPr>
      <w:r>
        <w:rPr>
          <w:rStyle w:val="Kommentarzeichen"/>
        </w:rPr>
        <w:annotationRef/>
      </w:r>
      <w:r>
        <w:t>Was machen während all dem die Asiaten? Sie sind die Bedrohung, vergiss sie nicht.</w:t>
      </w:r>
    </w:p>
  </w:comment>
  <w:comment w:id="9240" w:author="Lektorat Bauer" w:date="2025-03-05T11:19:00Z" w:initials="LB">
    <w:p w14:paraId="49099FE0" w14:textId="3C9B3CDD" w:rsidR="009F4C9D" w:rsidRDefault="009F4C9D">
      <w:pPr>
        <w:pStyle w:val="Kommentartext"/>
      </w:pPr>
      <w:r>
        <w:rPr>
          <w:rStyle w:val="Kommentarzeichen"/>
        </w:rPr>
        <w:annotationRef/>
      </w:r>
      <w:r>
        <w:t>Wie gehabt, kein Ansehen usw.</w:t>
      </w:r>
    </w:p>
  </w:comment>
  <w:comment w:id="9247" w:author="Lektorat Bauer" w:date="2025-03-05T11:20:00Z" w:initials="LB">
    <w:p w14:paraId="07BEBD80" w14:textId="36B947F9" w:rsidR="009F4C9D" w:rsidRDefault="009F4C9D">
      <w:pPr>
        <w:pStyle w:val="Kommentartext"/>
      </w:pPr>
      <w:r>
        <w:rPr>
          <w:rStyle w:val="Kommentarzeichen"/>
        </w:rPr>
        <w:annotationRef/>
      </w:r>
      <w:r>
        <w:t>Überflüssig, besser, Jean-Luc unterbricht die Unterhaltung an einem Höhepunkt</w:t>
      </w:r>
    </w:p>
  </w:comment>
  <w:comment w:id="9282" w:author="Lektorat Bauer" w:date="2025-03-05T11:22:00Z" w:initials="LB">
    <w:p w14:paraId="1AC742AD" w14:textId="5F4E8F41" w:rsidR="009F4C9D" w:rsidRDefault="009F4C9D">
      <w:pPr>
        <w:pStyle w:val="Kommentartext"/>
      </w:pPr>
      <w:r>
        <w:rPr>
          <w:rStyle w:val="Kommentarzeichen"/>
        </w:rPr>
        <w:annotationRef/>
      </w:r>
      <w:r>
        <w:t>Wo, wie? Headset, Funkgerät?</w:t>
      </w:r>
    </w:p>
  </w:comment>
  <w:comment w:id="9314" w:author="Lektorat Bauer" w:date="2025-03-05T11:30:00Z" w:initials="LB">
    <w:p w14:paraId="18256FDE" w14:textId="6BE59965" w:rsidR="00C75DBD" w:rsidRDefault="00C75DBD">
      <w:pPr>
        <w:pStyle w:val="Kommentartext"/>
      </w:pPr>
      <w:r>
        <w:rPr>
          <w:rStyle w:val="Kommentarzeichen"/>
        </w:rPr>
        <w:annotationRef/>
      </w:r>
      <w:r>
        <w:t>Gerade eben noch die Kälte, jetzt sofort wieder Grinsen?</w:t>
      </w:r>
    </w:p>
  </w:comment>
  <w:comment w:id="9335" w:author="Lektorat Bauer" w:date="2025-03-05T11:32:00Z" w:initials="LB">
    <w:p w14:paraId="1BC8F3AC" w14:textId="270A00DF" w:rsidR="00C75DBD" w:rsidRDefault="00C75DBD">
      <w:pPr>
        <w:pStyle w:val="Kommentartext"/>
      </w:pPr>
      <w:r>
        <w:rPr>
          <w:rStyle w:val="Kommentarzeichen"/>
        </w:rPr>
        <w:annotationRef/>
      </w:r>
      <w:r>
        <w:t>Wer? Unklar</w:t>
      </w:r>
    </w:p>
  </w:comment>
  <w:comment w:id="9391" w:author="Lektorat Bauer" w:date="2025-03-05T12:04:00Z" w:initials="LB">
    <w:p w14:paraId="7F8BF99C" w14:textId="01426A33" w:rsidR="003C719E" w:rsidRDefault="003C719E">
      <w:pPr>
        <w:pStyle w:val="Kommentartext"/>
      </w:pPr>
      <w:r>
        <w:rPr>
          <w:rStyle w:val="Kommentarzeichen"/>
        </w:rPr>
        <w:annotationRef/>
      </w:r>
      <w:r>
        <w:t>Welcher, aus ihrer Perspektive: der unbekannte, oder? Sie sind ja hinter Dijkstraat her? Präzisieren</w:t>
      </w:r>
    </w:p>
  </w:comment>
  <w:comment w:id="9393" w:author="Lektorat Bauer" w:date="2025-03-05T12:07:00Z" w:initials="LB">
    <w:p w14:paraId="69760867" w14:textId="567BE1C7" w:rsidR="003C719E" w:rsidRDefault="003C719E">
      <w:pPr>
        <w:pStyle w:val="Kommentartext"/>
      </w:pPr>
      <w:r>
        <w:rPr>
          <w:rStyle w:val="Kommentarzeichen"/>
        </w:rPr>
        <w:annotationRef/>
      </w:r>
      <w:r>
        <w:t>Warum?</w:t>
      </w:r>
    </w:p>
  </w:comment>
  <w:comment w:id="9399" w:author="Lektorat Bauer" w:date="2025-03-05T12:08:00Z" w:initials="LB">
    <w:p w14:paraId="51721B68" w14:textId="22C0E2CD" w:rsidR="003C719E" w:rsidRDefault="003C719E">
      <w:pPr>
        <w:pStyle w:val="Kommentartext"/>
      </w:pPr>
      <w:r>
        <w:rPr>
          <w:rStyle w:val="Kommentarzeichen"/>
        </w:rPr>
        <w:annotationRef/>
      </w:r>
      <w:r>
        <w:t>Infodump, außerdem W, wurde oben schon erzählt. Stattdessen B einfügen, was machen Sie, welche Waffen tragen sie, ist einer nervös etc.</w:t>
      </w:r>
    </w:p>
  </w:comment>
  <w:comment w:id="9401" w:author="Lektorat Bauer" w:date="2025-03-05T12:09:00Z" w:initials="LB">
    <w:p w14:paraId="0B704299" w14:textId="2115FE28" w:rsidR="00773774" w:rsidRDefault="00773774">
      <w:pPr>
        <w:pStyle w:val="Kommentartext"/>
      </w:pPr>
      <w:r>
        <w:rPr>
          <w:rStyle w:val="Kommentarzeichen"/>
        </w:rPr>
        <w:annotationRef/>
      </w:r>
      <w:r>
        <w:t>Welche Frau, du musst hier deutlicher sein, es sind drei Parteien im Spiel plus die Zielpersonen, „Frau“ reicht nicht.</w:t>
      </w:r>
    </w:p>
  </w:comment>
  <w:comment w:id="9402" w:author="Lektorat Bauer" w:date="2025-03-05T12:09:00Z" w:initials="LB">
    <w:p w14:paraId="6A6E2952" w14:textId="081C1A27" w:rsidR="00773774" w:rsidRDefault="00773774">
      <w:pPr>
        <w:pStyle w:val="Kommentartext"/>
      </w:pPr>
      <w:r>
        <w:rPr>
          <w:rStyle w:val="Kommentarzeichen"/>
        </w:rPr>
        <w:annotationRef/>
      </w:r>
      <w:r>
        <w:t>s.o.</w:t>
      </w:r>
    </w:p>
  </w:comment>
  <w:comment w:id="9407" w:author="Lektorat Bauer" w:date="2025-03-05T12:10:00Z" w:initials="LB">
    <w:p w14:paraId="7956BFAB" w14:textId="214ACB98" w:rsidR="00773774" w:rsidRDefault="00773774">
      <w:pPr>
        <w:pStyle w:val="Kommentartext"/>
      </w:pPr>
      <w:r>
        <w:rPr>
          <w:rStyle w:val="Kommentarzeichen"/>
        </w:rPr>
        <w:annotationRef/>
      </w:r>
      <w:r>
        <w:t>s.o:: wer jetzt? Unklar, wer gemeint ist</w:t>
      </w:r>
    </w:p>
  </w:comment>
  <w:comment w:id="9408" w:author="Lektorat Bauer" w:date="2025-03-05T12:11:00Z" w:initials="LB">
    <w:p w14:paraId="69E216B2" w14:textId="1610A731" w:rsidR="00773774" w:rsidRDefault="00773774">
      <w:pPr>
        <w:pStyle w:val="Kommentartext"/>
      </w:pPr>
      <w:r>
        <w:rPr>
          <w:rStyle w:val="Kommentarzeichen"/>
        </w:rPr>
        <w:annotationRef/>
      </w:r>
      <w:r>
        <w:t>welcher, von wem? der eigene? Ein anderer? Wessen?</w:t>
      </w:r>
    </w:p>
  </w:comment>
  <w:comment w:id="9419" w:author="Lektorat Bauer" w:date="2025-03-05T12:12:00Z" w:initials="LB">
    <w:p w14:paraId="7E9D444C" w14:textId="4835280F" w:rsidR="00773774" w:rsidRDefault="00773774">
      <w:pPr>
        <w:pStyle w:val="Kommentartext"/>
      </w:pPr>
      <w:r>
        <w:rPr>
          <w:rStyle w:val="Kommentarzeichen"/>
        </w:rPr>
        <w:annotationRef/>
      </w:r>
      <w:r>
        <w:t>Von wem?</w:t>
      </w:r>
    </w:p>
  </w:comment>
  <w:comment w:id="9428" w:author="Lektorat Bauer" w:date="2025-03-05T12:13:00Z" w:initials="LB">
    <w:p w14:paraId="5530B88F" w14:textId="727ECF56" w:rsidR="00773774" w:rsidRDefault="00773774">
      <w:pPr>
        <w:pStyle w:val="Kommentartext"/>
      </w:pPr>
      <w:r>
        <w:rPr>
          <w:rStyle w:val="Kommentarzeichen"/>
        </w:rPr>
        <w:annotationRef/>
      </w:r>
      <w:r>
        <w:t>Infodump, reißt aus dem Erzählfluss</w:t>
      </w:r>
    </w:p>
  </w:comment>
  <w:comment w:id="9433" w:author="Lektorat Bauer" w:date="2025-03-05T12:14:00Z" w:initials="LB">
    <w:p w14:paraId="54D712D7" w14:textId="77FEE59F" w:rsidR="00773774" w:rsidRDefault="00773774">
      <w:pPr>
        <w:pStyle w:val="Kommentartext"/>
      </w:pPr>
      <w:r>
        <w:rPr>
          <w:rStyle w:val="Kommentarzeichen"/>
        </w:rPr>
        <w:annotationRef/>
      </w:r>
      <w:r>
        <w:t>Schalldämpfer?</w:t>
      </w:r>
    </w:p>
  </w:comment>
  <w:comment w:id="9431" w:author="Lektorat Bauer" w:date="2025-03-05T12:14:00Z" w:initials="LB">
    <w:p w14:paraId="41C67821" w14:textId="5B06B33A" w:rsidR="00773774" w:rsidRDefault="00773774">
      <w:pPr>
        <w:pStyle w:val="Kommentartext"/>
      </w:pPr>
      <w:r>
        <w:rPr>
          <w:rStyle w:val="Kommentarzeichen"/>
        </w:rPr>
        <w:annotationRef/>
      </w:r>
      <w:r>
        <w:t>Und deshalb zücken sie ihre Waffen vorher? Das ist doch viel zu auffällig und unnötig, nicht?</w:t>
      </w:r>
    </w:p>
  </w:comment>
  <w:comment w:id="9437" w:author="Lektorat Bauer" w:date="2025-03-05T12:15:00Z" w:initials="LB">
    <w:p w14:paraId="3DC09F1B" w14:textId="089DB60D" w:rsidR="00773774" w:rsidRDefault="00773774">
      <w:pPr>
        <w:pStyle w:val="Kommentartext"/>
      </w:pPr>
      <w:r>
        <w:rPr>
          <w:rStyle w:val="Kommentarzeichen"/>
        </w:rPr>
        <w:annotationRef/>
      </w:r>
      <w:r>
        <w:t>Wie soll das gehen, eine Hand die Glock, eine Hand der Reiseführer? Das sieht doch reichlich seltsam aus, zumal Reiseführer eher kleinformatig sind und keinen sicheren Sichtschutz bieten?</w:t>
      </w:r>
    </w:p>
  </w:comment>
  <w:comment w:id="9442" w:author="Lektorat Bauer" w:date="2025-03-05T12:16:00Z" w:initials="LB">
    <w:p w14:paraId="31445A0C" w14:textId="7331EBB6" w:rsidR="00773774" w:rsidRDefault="00773774">
      <w:pPr>
        <w:pStyle w:val="Kommentartext"/>
      </w:pPr>
      <w:r>
        <w:rPr>
          <w:rStyle w:val="Kommentarzeichen"/>
        </w:rPr>
        <w:annotationRef/>
      </w:r>
      <w:r>
        <w:t>Zu knapp, was heißt: mit einem Angriff reagieren? Leser hat keine Orientierung, weiß nicht, was passiert. Unbedingt ergänzen, mehr B</w:t>
      </w:r>
    </w:p>
  </w:comment>
  <w:comment w:id="9464" w:author="Jens Schnügger" w:date="2021-01-09T21:51:00Z" w:initials="js">
    <w:p w14:paraId="3F116D5E"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1A9D88FD" w14:textId="77777777" w:rsidR="00944672" w:rsidRDefault="00944672" w:rsidP="00944672">
      <w:pPr>
        <w:spacing w:line="292" w:lineRule="auto"/>
        <w:rPr>
          <w:rFonts w:ascii="Arial" w:hAnsi="Arial" w:cs="Arial"/>
          <w:sz w:val="20"/>
          <w:szCs w:val="20"/>
        </w:rPr>
      </w:pPr>
      <w:r>
        <w:rPr>
          <w:sz w:val="20"/>
          <w:szCs w:val="20"/>
        </w:rPr>
        <w:t>K10S11 : Amsterdam, nach dem Anschlag</w:t>
      </w:r>
    </w:p>
  </w:comment>
  <w:comment w:id="9467" w:author="Lektorat Bauer" w:date="2025-03-05T12:21:00Z" w:initials="LB">
    <w:p w14:paraId="59F72D7C" w14:textId="52D9B28C" w:rsidR="00E16251" w:rsidRDefault="00E16251">
      <w:pPr>
        <w:pStyle w:val="Kommentartext"/>
      </w:pPr>
      <w:r>
        <w:rPr>
          <w:rStyle w:val="Kommentarzeichen"/>
        </w:rPr>
        <w:annotationRef/>
      </w:r>
      <w:r>
        <w:t>Sie haben sie doch in das Hotel gebracht, dann werden sie doch wissen, wo sie sind und sie vermutlich auch observieren und das wird den beiden doch auch bewusst sein. Daher überflüssige Frage hier</w:t>
      </w:r>
    </w:p>
  </w:comment>
  <w:comment w:id="9477" w:author="Lektorat Bauer" w:date="2025-03-05T12:21:00Z" w:initials="LB">
    <w:p w14:paraId="5533A2A6" w14:textId="42E337F3" w:rsidR="00E16251" w:rsidRDefault="00E16251">
      <w:pPr>
        <w:pStyle w:val="Kommentartext"/>
      </w:pPr>
      <w:r>
        <w:rPr>
          <w:rStyle w:val="Kommentarzeichen"/>
        </w:rPr>
        <w:annotationRef/>
      </w:r>
      <w:r>
        <w:t>s.o.</w:t>
      </w:r>
    </w:p>
  </w:comment>
  <w:comment w:id="9490" w:author="Lektorat Bauer" w:date="2025-03-05T12:22:00Z" w:initials="LB">
    <w:p w14:paraId="3AB9DC8D" w14:textId="282C149E" w:rsidR="00E16251" w:rsidRDefault="00E16251">
      <w:pPr>
        <w:pStyle w:val="Kommentartext"/>
      </w:pPr>
      <w:r>
        <w:rPr>
          <w:rStyle w:val="Kommentarzeichen"/>
        </w:rPr>
        <w:annotationRef/>
      </w:r>
      <w:r>
        <w:t>alternative B</w:t>
      </w:r>
    </w:p>
  </w:comment>
  <w:comment w:id="9497" w:author="Lektorat Bauer" w:date="2025-03-05T12:22:00Z" w:initials="LB">
    <w:p w14:paraId="406F18FE" w14:textId="05FBEDA6" w:rsidR="00E16251" w:rsidRDefault="00E16251">
      <w:pPr>
        <w:pStyle w:val="Kommentartext"/>
      </w:pPr>
      <w:r>
        <w:rPr>
          <w:rStyle w:val="Kommentarzeichen"/>
        </w:rPr>
        <w:annotationRef/>
      </w:r>
      <w:r>
        <w:t>blicken, ansehen, gucken….</w:t>
      </w:r>
    </w:p>
  </w:comment>
  <w:comment w:id="9521" w:author="Lektorat Bauer" w:date="2025-03-05T12:24:00Z" w:initials="LB">
    <w:p w14:paraId="645FD815" w14:textId="0A0DDDAC" w:rsidR="00206B17" w:rsidRDefault="00206B17">
      <w:pPr>
        <w:pStyle w:val="Kommentartext"/>
      </w:pPr>
      <w:r>
        <w:rPr>
          <w:rStyle w:val="Kommentarzeichen"/>
        </w:rPr>
        <w:annotationRef/>
      </w:r>
      <w:r>
        <w:t>Alternative B</w:t>
      </w:r>
    </w:p>
  </w:comment>
  <w:comment w:id="9528" w:author="Lektorat Bauer" w:date="2025-03-05T12:24:00Z" w:initials="LB">
    <w:p w14:paraId="4DF7D0B2" w14:textId="64E35C80" w:rsidR="00206B17" w:rsidRDefault="00206B17">
      <w:pPr>
        <w:pStyle w:val="Kommentartext"/>
      </w:pPr>
      <w:r>
        <w:rPr>
          <w:rStyle w:val="Kommentarzeichen"/>
        </w:rPr>
        <w:annotationRef/>
      </w:r>
      <w:r>
        <w:t>s.o.</w:t>
      </w:r>
    </w:p>
  </w:comment>
  <w:comment w:id="9569" w:author="Lektorat Bauer" w:date="2025-03-05T12:27:00Z" w:initials="LB">
    <w:p w14:paraId="36C27930" w14:textId="2BC12023" w:rsidR="00276656" w:rsidRDefault="00276656">
      <w:pPr>
        <w:pStyle w:val="Kommentartext"/>
      </w:pPr>
      <w:r>
        <w:rPr>
          <w:rStyle w:val="Kommentarzeichen"/>
        </w:rPr>
        <w:annotationRef/>
      </w:r>
      <w:r>
        <w:t>alternative B, kein schauen, sehen, blicken</w:t>
      </w:r>
    </w:p>
  </w:comment>
  <w:comment w:id="9610" w:author="Lektorat Bauer" w:date="2025-03-05T12:30:00Z" w:initials="LB">
    <w:p w14:paraId="474CB66A" w14:textId="6DE49BFB" w:rsidR="00BF1B7F" w:rsidRDefault="00BF1B7F">
      <w:pPr>
        <w:pStyle w:val="Kommentartext"/>
      </w:pPr>
      <w:r>
        <w:rPr>
          <w:rStyle w:val="Kommentarzeichen"/>
        </w:rPr>
        <w:annotationRef/>
      </w:r>
      <w:r>
        <w:t>? dann kann er sie ja nicht lesen? Oder wie ist das gemeint?</w:t>
      </w:r>
    </w:p>
  </w:comment>
  <w:comment w:id="9615" w:author="Lektorat Bauer" w:date="2025-03-05T12:33:00Z" w:initials="LB">
    <w:p w14:paraId="2AE6B424" w14:textId="748B774C" w:rsidR="00BF1B7F" w:rsidRDefault="00BF1B7F">
      <w:pPr>
        <w:pStyle w:val="Kommentartext"/>
      </w:pPr>
      <w:r>
        <w:rPr>
          <w:rStyle w:val="Kommentarzeichen"/>
        </w:rPr>
        <w:annotationRef/>
      </w:r>
      <w:r>
        <w:t>Als Anhang versendet, ist das ja nicht mehr relevant, lässt sich auch schwer einfügen bzw. erklären hier</w:t>
      </w:r>
    </w:p>
  </w:comment>
  <w:comment w:id="9636" w:author="Lektorat Bauer" w:date="2025-03-05T12:33:00Z" w:initials="LB">
    <w:p w14:paraId="47CAA5AF" w14:textId="3EDD9980" w:rsidR="00BF1B7F" w:rsidRDefault="00BF1B7F">
      <w:pPr>
        <w:pStyle w:val="Kommentartext"/>
      </w:pPr>
      <w:r>
        <w:rPr>
          <w:rStyle w:val="Kommentarzeichen"/>
        </w:rPr>
        <w:annotationRef/>
      </w:r>
      <w:r>
        <w:t>Alternative B</w:t>
      </w:r>
    </w:p>
  </w:comment>
  <w:comment w:id="9685" w:author="Lektorat Bauer" w:date="2025-03-05T12:37:00Z" w:initials="LB">
    <w:p w14:paraId="732F1793" w14:textId="6AD9431C" w:rsidR="00E2425C" w:rsidRDefault="00E2425C">
      <w:pPr>
        <w:pStyle w:val="Kommentartext"/>
      </w:pPr>
      <w:r>
        <w:rPr>
          <w:rStyle w:val="Kommentarzeichen"/>
        </w:rPr>
        <w:annotationRef/>
      </w:r>
      <w:r>
        <w:t>Alternative B, wie klingt er etc.</w:t>
      </w:r>
    </w:p>
  </w:comment>
  <w:comment w:id="9693" w:author="Lektorat Bauer" w:date="2025-03-05T12:38:00Z" w:initials="LB">
    <w:p w14:paraId="04804B93" w14:textId="6C1A7A3B" w:rsidR="00E2425C" w:rsidRDefault="00E2425C">
      <w:pPr>
        <w:pStyle w:val="Kommentartext"/>
      </w:pPr>
      <w:r>
        <w:rPr>
          <w:rStyle w:val="Kommentarzeichen"/>
        </w:rPr>
        <w:annotationRef/>
      </w:r>
      <w:r>
        <w:t>Überflüssig, dieses „Was? Wie?“ nutzt sich auch zu schnell ab und kam schon ein paar Mal vor im Text</w:t>
      </w:r>
    </w:p>
  </w:comment>
  <w:comment w:id="9695" w:author="Lektorat Bauer" w:date="2025-03-05T12:38:00Z" w:initials="LB">
    <w:p w14:paraId="60EFC04C" w14:textId="69932F77" w:rsidR="00E2425C" w:rsidRDefault="00E2425C">
      <w:pPr>
        <w:pStyle w:val="Kommentartext"/>
      </w:pPr>
      <w:r>
        <w:rPr>
          <w:rStyle w:val="Kommentarzeichen"/>
        </w:rPr>
        <w:annotationRef/>
      </w:r>
      <w:r>
        <w:t>?</w:t>
      </w:r>
    </w:p>
  </w:comment>
  <w:comment w:id="9706" w:author="Lektorat Bauer" w:date="2025-03-05T12:40:00Z" w:initials="LB">
    <w:p w14:paraId="356BDAF1" w14:textId="02F3FB91" w:rsidR="00D13C82" w:rsidRDefault="00D13C82">
      <w:pPr>
        <w:pStyle w:val="Kommentartext"/>
      </w:pPr>
      <w:r>
        <w:rPr>
          <w:rStyle w:val="Kommentarzeichen"/>
        </w:rPr>
        <w:annotationRef/>
      </w:r>
      <w:r>
        <w:t>? Dahlleiter spricht, oder, Thomas ist tot. Bitte unbedingt prüfen</w:t>
      </w:r>
    </w:p>
  </w:comment>
  <w:comment w:id="9710" w:author="Lektorat Bauer" w:date="2025-03-05T12:41:00Z" w:initials="LB">
    <w:p w14:paraId="221DD15C" w14:textId="10C67B8F" w:rsidR="00D13C82" w:rsidRDefault="00D13C82">
      <w:pPr>
        <w:pStyle w:val="Kommentartext"/>
      </w:pPr>
      <w:r>
        <w:rPr>
          <w:rStyle w:val="Kommentarzeichen"/>
        </w:rPr>
        <w:annotationRef/>
      </w:r>
      <w:r>
        <w:t>s.o.</w:t>
      </w:r>
    </w:p>
  </w:comment>
  <w:comment w:id="9719" w:author="Lektorat Bauer" w:date="2025-03-05T12:41:00Z" w:initials="LB">
    <w:p w14:paraId="103AE700" w14:textId="5B1D3476" w:rsidR="00D13C82" w:rsidRDefault="00D13C82">
      <w:pPr>
        <w:pStyle w:val="Kommentartext"/>
      </w:pPr>
      <w:r>
        <w:rPr>
          <w:rStyle w:val="Kommentarzeichen"/>
        </w:rPr>
        <w:annotationRef/>
      </w:r>
      <w:r>
        <w:t>alternative B, kein Sehen und Erkennen</w:t>
      </w:r>
    </w:p>
  </w:comment>
  <w:comment w:id="9724" w:author="Lektorat Bauer" w:date="2025-03-05T12:44:00Z" w:initials="LB">
    <w:p w14:paraId="70D84D1D" w14:textId="16C25B87" w:rsidR="00915CFE" w:rsidRDefault="00915CFE">
      <w:pPr>
        <w:pStyle w:val="Kommentartext"/>
      </w:pPr>
      <w:r>
        <w:rPr>
          <w:rStyle w:val="Kommentarzeichen"/>
        </w:rPr>
        <w:annotationRef/>
      </w:r>
      <w:r>
        <w:t>?</w:t>
      </w:r>
    </w:p>
  </w:comment>
  <w:comment w:id="9728" w:author="Lektorat Bauer" w:date="2025-03-05T12:44:00Z" w:initials="LB">
    <w:p w14:paraId="2809F695" w14:textId="7F6310F3" w:rsidR="00915CFE" w:rsidRDefault="00915CFE">
      <w:pPr>
        <w:pStyle w:val="Kommentartext"/>
      </w:pPr>
      <w:r>
        <w:rPr>
          <w:rStyle w:val="Kommentarzeichen"/>
        </w:rPr>
        <w:annotationRef/>
      </w:r>
      <w:r>
        <w:t>?</w:t>
      </w:r>
    </w:p>
  </w:comment>
  <w:comment w:id="9735" w:author="Lektorat Bauer" w:date="2025-03-05T12:45:00Z" w:initials="LB">
    <w:p w14:paraId="03F0D231" w14:textId="7AA8A4A4" w:rsidR="00915CFE" w:rsidRDefault="00915CFE">
      <w:pPr>
        <w:pStyle w:val="Kommentartext"/>
      </w:pPr>
      <w:r>
        <w:rPr>
          <w:rStyle w:val="Kommentarzeichen"/>
        </w:rPr>
        <w:annotationRef/>
      </w:r>
      <w:r>
        <w:t>?</w:t>
      </w:r>
    </w:p>
  </w:comment>
  <w:comment w:id="9744" w:author="Lektorat Bauer" w:date="2025-03-05T12:45:00Z" w:initials="LB">
    <w:p w14:paraId="227E1AA0" w14:textId="3219F40D" w:rsidR="00915CFE" w:rsidRDefault="00915CFE">
      <w:pPr>
        <w:pStyle w:val="Kommentartext"/>
      </w:pPr>
      <w:r>
        <w:rPr>
          <w:rStyle w:val="Kommentarzeichen"/>
        </w:rPr>
        <w:annotationRef/>
      </w:r>
      <w:r>
        <w:t>s.o.: Morgenstern?</w:t>
      </w:r>
    </w:p>
  </w:comment>
  <w:comment w:id="9747" w:author="Lektorat Bauer" w:date="2025-03-05T12:45:00Z" w:initials="LB">
    <w:p w14:paraId="453A0733" w14:textId="349618D7" w:rsidR="00915CFE" w:rsidRDefault="00915CFE">
      <w:pPr>
        <w:pStyle w:val="Kommentartext"/>
      </w:pPr>
      <w:r>
        <w:rPr>
          <w:rStyle w:val="Kommentarzeichen"/>
        </w:rPr>
        <w:annotationRef/>
      </w:r>
      <w:r>
        <w:t>s.o.</w:t>
      </w:r>
    </w:p>
  </w:comment>
  <w:comment w:id="9748" w:author="Lektorat Bauer" w:date="2025-03-05T12:46:00Z" w:initials="LB">
    <w:p w14:paraId="3AFFB991" w14:textId="69739241" w:rsidR="00915CFE" w:rsidRDefault="00915CFE">
      <w:pPr>
        <w:pStyle w:val="Kommentartext"/>
      </w:pPr>
      <w:r>
        <w:rPr>
          <w:rStyle w:val="Kommentarzeichen"/>
        </w:rPr>
        <w:annotationRef/>
      </w:r>
      <w:r>
        <w:t>?</w:t>
      </w:r>
    </w:p>
  </w:comment>
  <w:comment w:id="9760" w:author="Lektorat Bauer" w:date="2025-03-05T12:48:00Z" w:initials="LB">
    <w:p w14:paraId="0A7E1E58" w14:textId="6EB70049" w:rsidR="00915CFE" w:rsidRDefault="00915CFE">
      <w:pPr>
        <w:pStyle w:val="Kommentartext"/>
      </w:pPr>
      <w:r>
        <w:rPr>
          <w:rStyle w:val="Kommentarzeichen"/>
        </w:rPr>
        <w:annotationRef/>
      </w:r>
      <w:r>
        <w:t>?</w:t>
      </w:r>
    </w:p>
  </w:comment>
  <w:comment w:id="9765" w:author="Lektorat Bauer" w:date="2025-03-05T12:48:00Z" w:initials="LB">
    <w:p w14:paraId="1A8E2F83" w14:textId="283A8966" w:rsidR="00915CFE" w:rsidRDefault="00915CFE">
      <w:pPr>
        <w:pStyle w:val="Kommentartext"/>
      </w:pPr>
      <w:r>
        <w:rPr>
          <w:rStyle w:val="Kommentarzeichen"/>
        </w:rPr>
        <w:annotationRef/>
      </w:r>
      <w:r>
        <w:t>?</w:t>
      </w:r>
    </w:p>
  </w:comment>
  <w:comment w:id="9781" w:author="Lektorat Bauer" w:date="2025-03-05T15:58:00Z" w:initials="LB">
    <w:p w14:paraId="5D1A95EB" w14:textId="593A41DB" w:rsidR="0030183F" w:rsidRDefault="0030183F">
      <w:pPr>
        <w:pStyle w:val="Kommentartext"/>
      </w:pPr>
      <w:r>
        <w:rPr>
          <w:rStyle w:val="Kommentarzeichen"/>
        </w:rPr>
        <w:annotationRef/>
      </w:r>
      <w:r>
        <w:t>Schauen, gucken und wieder Humor, der sich durch Lachen äußert, das die Spannung unterläuft, daher gestrichen</w:t>
      </w:r>
    </w:p>
  </w:comment>
  <w:comment w:id="9806" w:author="Jens Schnügger" w:date="2020-11-02T18:15:00Z" w:initials="js">
    <w:p w14:paraId="289D2395"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2F6AE485" w14:textId="77777777" w:rsidR="00944672" w:rsidRDefault="00944672" w:rsidP="00944672">
      <w:pPr>
        <w:suppressAutoHyphens/>
        <w:spacing w:line="292" w:lineRule="auto"/>
        <w:rPr>
          <w:rFonts w:ascii="Arial" w:hAnsi="Arial" w:cs="Arial"/>
          <w:sz w:val="20"/>
          <w:szCs w:val="20"/>
        </w:rPr>
      </w:pPr>
      <w:r>
        <w:rPr>
          <w:sz w:val="20"/>
          <w:szCs w:val="20"/>
        </w:rPr>
        <w:t>K10S12 : Amsterdam, Nachts 16.JUL</w:t>
      </w:r>
    </w:p>
  </w:comment>
  <w:comment w:id="9807" w:author="Lektorat Bauer" w:date="2025-03-05T16:06:00Z" w:initials="LB">
    <w:p w14:paraId="57D9422C" w14:textId="73177AE3" w:rsidR="009B1EDF" w:rsidRDefault="009B1EDF">
      <w:pPr>
        <w:pStyle w:val="Kommentartext"/>
      </w:pPr>
      <w:r>
        <w:rPr>
          <w:rStyle w:val="Kommentarzeichen"/>
        </w:rPr>
        <w:annotationRef/>
      </w:r>
      <w:r>
        <w:t>?</w:t>
      </w:r>
    </w:p>
  </w:comment>
  <w:comment w:id="9815" w:author="Lektorat Bauer" w:date="2025-03-05T16:05:00Z" w:initials="LB">
    <w:p w14:paraId="534E78ED" w14:textId="78204226" w:rsidR="009B1EDF" w:rsidRDefault="009B1EDF">
      <w:pPr>
        <w:pStyle w:val="Kommentartext"/>
      </w:pPr>
      <w:r>
        <w:rPr>
          <w:rStyle w:val="Kommentarzeichen"/>
        </w:rPr>
        <w:annotationRef/>
      </w:r>
      <w:r>
        <w:t>Okay, aber es brennt ja? Wieso spielt das keine Rolle und offenbar merkt es auch keiner?</w:t>
      </w:r>
      <w:r w:rsidR="003A32D7">
        <w:t xml:space="preserve"> Oder sind sie hier nicht mehr im Rattenhol? Dann ergänz das, Leser kommt nicht mit.</w:t>
      </w:r>
    </w:p>
  </w:comment>
  <w:comment w:id="9821" w:author="Lektorat Bauer" w:date="2025-03-05T16:09:00Z" w:initials="LB">
    <w:p w14:paraId="0A39E408" w14:textId="3176DBB4" w:rsidR="009B1EDF" w:rsidRDefault="009B1EDF">
      <w:pPr>
        <w:pStyle w:val="Kommentartext"/>
      </w:pPr>
      <w:r>
        <w:rPr>
          <w:rStyle w:val="Kommentarzeichen"/>
        </w:rPr>
        <w:annotationRef/>
      </w:r>
      <w:r>
        <w:t>Nicht alles aufschreiben</w:t>
      </w:r>
    </w:p>
  </w:comment>
  <w:comment w:id="9852" w:author="Lektorat Bauer" w:date="2025-03-05T16:11:00Z" w:initials="LB">
    <w:p w14:paraId="5E5C44F7" w14:textId="262045C8" w:rsidR="009B1EDF" w:rsidRDefault="009B1EDF">
      <w:pPr>
        <w:pStyle w:val="Kommentartext"/>
      </w:pPr>
      <w:r>
        <w:rPr>
          <w:rStyle w:val="Kommentarzeichen"/>
        </w:rPr>
        <w:annotationRef/>
      </w:r>
      <w:r>
        <w:t>Kein Lachen und Entspannen jetzt in dieser Situation</w:t>
      </w:r>
    </w:p>
  </w:comment>
  <w:comment w:id="9868" w:author="Jens Schnügger" w:date="2021-01-09T21:54:00Z" w:initials="js">
    <w:p w14:paraId="32CD908B"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132EF040" w14:textId="77777777" w:rsidR="00944672" w:rsidRDefault="00944672" w:rsidP="00944672">
      <w:pPr>
        <w:rPr>
          <w:sz w:val="20"/>
          <w:szCs w:val="20"/>
        </w:rPr>
      </w:pPr>
      <w:r>
        <w:rPr>
          <w:rFonts w:ascii="Times New Roman" w:hAnsi="Times New Roman" w:cs="Times New Roman"/>
          <w:sz w:val="20"/>
          <w:szCs w:val="20"/>
        </w:rPr>
        <w:t>K10 S13: Kuala Lumpur, 6 Morgens Ortszeit</w:t>
      </w:r>
    </w:p>
  </w:comment>
  <w:comment w:id="9949" w:author="Lektorat Bauer" w:date="2025-03-05T16:18:00Z" w:initials="LB">
    <w:p w14:paraId="7A6C9775" w14:textId="346DA5EF" w:rsidR="00B03718" w:rsidRDefault="00B03718">
      <w:pPr>
        <w:pStyle w:val="Kommentartext"/>
      </w:pPr>
      <w:r>
        <w:rPr>
          <w:rStyle w:val="Kommentarzeichen"/>
        </w:rPr>
        <w:annotationRef/>
      </w:r>
      <w:r>
        <w:t>Wie gehabt: weniger Lachen und weniger alle mit demselben Mindset und Humor, sie müssen sich unterscheiden, dürfen nicht alle ähnlich reagieren, wenn sie angerufen werden usw.</w:t>
      </w:r>
    </w:p>
  </w:comment>
  <w:comment w:id="10151" w:author="Jens Schnügger" w:date="2021-01-09T21:55:00Z" w:initials="js">
    <w:p w14:paraId="0AC3933B"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0BF3F8F5" w14:textId="77777777" w:rsidR="00944672" w:rsidRDefault="00944672" w:rsidP="00944672">
      <w:pPr>
        <w:rPr>
          <w:sz w:val="20"/>
          <w:szCs w:val="20"/>
        </w:rPr>
      </w:pPr>
      <w:r>
        <w:rPr>
          <w:rFonts w:ascii="Times New Roman" w:hAnsi="Times New Roman" w:cs="Times New Roman"/>
          <w:sz w:val="20"/>
          <w:szCs w:val="20"/>
        </w:rPr>
        <w:t>K10S14: Geheimdienst des umkämpften Gebietes Donezk</w:t>
      </w:r>
    </w:p>
  </w:comment>
  <w:comment w:id="10152" w:author="Lektorat Bauer" w:date="2025-03-05T17:15:00Z" w:initials="LB">
    <w:p w14:paraId="10B15751" w14:textId="7AACF8AF" w:rsidR="005E182F" w:rsidRDefault="005E182F">
      <w:pPr>
        <w:pStyle w:val="Kommentartext"/>
      </w:pPr>
      <w:r>
        <w:rPr>
          <w:rStyle w:val="Kommentarzeichen"/>
        </w:rPr>
        <w:annotationRef/>
      </w:r>
      <w:r>
        <w:t>Super, kein Infodump, weil schön kurz und direkt ans Erzählte angebunden (sie sprechen jetzt miteinander)</w:t>
      </w:r>
    </w:p>
  </w:comment>
  <w:comment w:id="10159" w:author="Lektorat Bauer" w:date="2025-03-05T17:16:00Z" w:initials="LB">
    <w:p w14:paraId="60CBFA88" w14:textId="0CCBFB63" w:rsidR="005E182F" w:rsidRDefault="005E182F">
      <w:pPr>
        <w:pStyle w:val="Kommentartext"/>
      </w:pPr>
      <w:r>
        <w:rPr>
          <w:rStyle w:val="Kommentarzeichen"/>
        </w:rPr>
        <w:annotationRef/>
      </w:r>
      <w:r>
        <w:t xml:space="preserve">Jedes Nicken ist zustimmend </w:t>
      </w:r>
    </w:p>
  </w:comment>
  <w:comment w:id="10190" w:author="Lektorat Bauer" w:date="2025-03-05T17:20:00Z" w:initials="LB">
    <w:p w14:paraId="60911435" w14:textId="41DEDE3E" w:rsidR="005E182F" w:rsidRDefault="005E182F">
      <w:pPr>
        <w:pStyle w:val="Kommentartext"/>
      </w:pPr>
      <w:r>
        <w:rPr>
          <w:rStyle w:val="Kommentarzeichen"/>
        </w:rPr>
        <w:annotationRef/>
      </w:r>
      <w:r>
        <w:t>Etwas präziser, fachmännischer ausgedrückt. So gemeint, oder?</w:t>
      </w:r>
    </w:p>
  </w:comment>
  <w:comment w:id="10217" w:author="Lektorat Bauer" w:date="2025-03-05T17:26:00Z" w:initials="LB">
    <w:p w14:paraId="56E65A3C" w14:textId="529B855F" w:rsidR="008D7CB2" w:rsidRDefault="008D7CB2">
      <w:pPr>
        <w:pStyle w:val="Kommentartext"/>
      </w:pPr>
      <w:r>
        <w:rPr>
          <w:rStyle w:val="Kommentarzeichen"/>
        </w:rPr>
        <w:annotationRef/>
      </w:r>
      <w:r>
        <w:t>Wie du an den wenigen Kommentaren und größeren Eingriffen merkst, ist das eine starke Passage, also die ganze Koordination mit Malaysia usw. geht runter wie Öl, weil du beim Thema bleibst, die Zusammenhänge schön klar werden, und ordentlich Zug drin ist.</w:t>
      </w:r>
    </w:p>
  </w:comment>
  <w:comment w:id="10219" w:author="Lektorat Bauer" w:date="2025-03-05T17:25:00Z" w:initials="LB">
    <w:p w14:paraId="1A1E7790" w14:textId="021AEC2E" w:rsidR="008D7CB2" w:rsidRDefault="008D7CB2">
      <w:pPr>
        <w:pStyle w:val="Kommentartext"/>
      </w:pPr>
      <w:r>
        <w:rPr>
          <w:rStyle w:val="Kommentarzeichen"/>
        </w:rPr>
        <w:annotationRef/>
      </w:r>
      <w:r>
        <w:t>Unklar: willst du hier sagen, die NSA wollte, konnte es aber nicht abfangen, das GCHQ aber schon? Dann deutlicher machen, der Zusammenhang zwischen den beiden Sätzen wird nicht klar.</w:t>
      </w:r>
    </w:p>
  </w:comment>
  <w:comment w:id="10221" w:author="Jens Schnügger" w:date="2021-01-09T21:55:00Z" w:initials="js">
    <w:p w14:paraId="29A27D29"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59A86389" w14:textId="77777777" w:rsidR="00944672" w:rsidRDefault="00944672" w:rsidP="00944672">
      <w:pPr>
        <w:rPr>
          <w:sz w:val="20"/>
          <w:szCs w:val="20"/>
        </w:rPr>
      </w:pPr>
      <w:r>
        <w:rPr>
          <w:rFonts w:ascii="Times New Roman" w:hAnsi="Times New Roman" w:cs="Times New Roman"/>
          <w:sz w:val="20"/>
          <w:szCs w:val="20"/>
        </w:rPr>
        <w:t>K10 S15 : Office 121, Nordkorea</w:t>
      </w:r>
    </w:p>
  </w:comment>
  <w:comment w:id="10246" w:author="Lektorat Bauer" w:date="2025-03-05T17:31:00Z" w:initials="LB">
    <w:p w14:paraId="55E12578" w14:textId="078BB1C2" w:rsidR="00886377" w:rsidRDefault="00886377">
      <w:pPr>
        <w:pStyle w:val="Kommentartext"/>
      </w:pPr>
      <w:r>
        <w:rPr>
          <w:rStyle w:val="Kommentarzeichen"/>
        </w:rPr>
        <w:annotationRef/>
      </w:r>
      <w:r>
        <w:t>Unklar: inwiefern Bereich? Hat sie Akten vor sich, oder E-Mails, was tut sie, wie kommt sie zu dem „Bereich“?</w:t>
      </w:r>
    </w:p>
  </w:comment>
  <w:comment w:id="10280" w:author="Jens Schnügger" w:date="2021-01-09T21:44:00Z" w:initials="js">
    <w:p w14:paraId="2BFF7036"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0180A19C" w14:textId="77777777" w:rsidR="00944672" w:rsidRDefault="00944672" w:rsidP="00944672">
      <w:pPr>
        <w:rPr>
          <w:sz w:val="20"/>
          <w:szCs w:val="20"/>
        </w:rPr>
      </w:pPr>
      <w:r>
        <w:rPr>
          <w:rFonts w:ascii="Times New Roman" w:hAnsi="Times New Roman" w:cs="Times New Roman"/>
          <w:sz w:val="20"/>
          <w:szCs w:val="20"/>
        </w:rPr>
        <w:t>K10 S16 : Snizhne, Donezek</w:t>
      </w:r>
    </w:p>
  </w:comment>
  <w:comment w:id="10282" w:author="Lektorat Bauer" w:date="2025-03-05T17:35:00Z" w:initials="LB">
    <w:p w14:paraId="0BDDF289" w14:textId="7525DB79" w:rsidR="006C07F6" w:rsidRDefault="006C07F6">
      <w:pPr>
        <w:pStyle w:val="Kommentartext"/>
      </w:pPr>
      <w:r>
        <w:rPr>
          <w:rStyle w:val="Kommentarzeichen"/>
        </w:rPr>
        <w:annotationRef/>
      </w:r>
      <w:r>
        <w:t>überflüssig</w:t>
      </w:r>
    </w:p>
  </w:comment>
  <w:comment w:id="10293" w:author="Lektorat Bauer" w:date="2025-03-05T17:36:00Z" w:initials="LB">
    <w:p w14:paraId="769B9377" w14:textId="4D6492EA" w:rsidR="004C0CB8" w:rsidRDefault="004C0CB8">
      <w:pPr>
        <w:pStyle w:val="Kommentartext"/>
      </w:pPr>
      <w:r>
        <w:rPr>
          <w:rStyle w:val="Kommentarzeichen"/>
        </w:rPr>
        <w:annotationRef/>
      </w:r>
      <w:r>
        <w:t>Konjunktiv nicht direkt falsch, aber da es zwei Befehle sind, spricht niemand direkt bzw. wenn überhaupt beide durcheinander, es ist also zwangsläufig eine indirekte Zusammenfassung, deshalb Indikativ die bessere Wahl.</w:t>
      </w:r>
    </w:p>
  </w:comment>
  <w:comment w:id="10308" w:author="Jens Schnügger" w:date="2021-01-09T21:55:00Z" w:initials="js">
    <w:p w14:paraId="3EC496EB"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16DE8686" w14:textId="77777777" w:rsidR="00944672" w:rsidRDefault="00944672" w:rsidP="00944672">
      <w:pPr>
        <w:rPr>
          <w:sz w:val="20"/>
          <w:szCs w:val="20"/>
        </w:rPr>
      </w:pPr>
      <w:r>
        <w:rPr>
          <w:rFonts w:ascii="Times New Roman" w:hAnsi="Times New Roman" w:cs="Times New Roman"/>
          <w:sz w:val="20"/>
          <w:szCs w:val="20"/>
        </w:rPr>
        <w:t>K10 S17 : Amsterdam</w:t>
      </w:r>
    </w:p>
  </w:comment>
  <w:comment w:id="10310" w:author="Lektorat Bauer" w:date="2025-03-05T17:39:00Z" w:initials="LB">
    <w:p w14:paraId="5946C4BA" w14:textId="77777777" w:rsidR="003A32D7" w:rsidRDefault="003A32D7">
      <w:pPr>
        <w:pStyle w:val="Kommentartext"/>
      </w:pPr>
      <w:r>
        <w:rPr>
          <w:rStyle w:val="Kommentarzeichen"/>
        </w:rPr>
        <w:annotationRef/>
      </w:r>
      <w:r>
        <w:t>Verwirrend: was bedeutet „erst auf die Straße kommen?“</w:t>
      </w:r>
    </w:p>
    <w:p w14:paraId="17094DAC" w14:textId="77777777" w:rsidR="003A32D7" w:rsidRDefault="003A32D7">
      <w:pPr>
        <w:pStyle w:val="Kommentartext"/>
      </w:pPr>
    </w:p>
    <w:p w14:paraId="385D3E45" w14:textId="1917C21D" w:rsidR="003A32D7" w:rsidRDefault="003A32D7">
      <w:pPr>
        <w:pStyle w:val="Kommentartext"/>
      </w:pPr>
      <w:r>
        <w:t>Und: wenn es zu viele Optionen bietet, ist das doch nicht gut?</w:t>
      </w:r>
    </w:p>
  </w:comment>
  <w:comment w:id="10352" w:author="Lektorat Bauer" w:date="2025-03-05T17:43:00Z" w:initials="LB">
    <w:p w14:paraId="04B65038" w14:textId="0D099E1B" w:rsidR="003A32D7" w:rsidRDefault="003A32D7">
      <w:pPr>
        <w:pStyle w:val="Kommentartext"/>
      </w:pPr>
      <w:r>
        <w:rPr>
          <w:rStyle w:val="Kommentarzeichen"/>
        </w:rPr>
        <w:annotationRef/>
      </w:r>
      <w:r>
        <w:t>überflüssig</w:t>
      </w:r>
    </w:p>
  </w:comment>
  <w:comment w:id="10356" w:author="Lektorat Bauer" w:date="2025-03-05T17:43:00Z" w:initials="LB">
    <w:p w14:paraId="63EFFE01" w14:textId="35331D86" w:rsidR="003A32D7" w:rsidRDefault="003A32D7">
      <w:pPr>
        <w:pStyle w:val="Kommentartext"/>
      </w:pPr>
      <w:r>
        <w:rPr>
          <w:rStyle w:val="Kommentarzeichen"/>
        </w:rPr>
        <w:annotationRef/>
      </w:r>
      <w:r>
        <w:t>was, wenn sie bewaffnet sind, dann können sie schön frontal feuern, ist das nicht zu riskant?</w:t>
      </w:r>
    </w:p>
  </w:comment>
  <w:comment w:id="10370" w:author="Lektorat Bauer" w:date="2025-03-05T17:45:00Z" w:initials="LB">
    <w:p w14:paraId="070BDDFF" w14:textId="5240BBC7" w:rsidR="003A32D7" w:rsidRDefault="003A32D7">
      <w:pPr>
        <w:pStyle w:val="Kommentartext"/>
      </w:pPr>
      <w:r>
        <w:rPr>
          <w:rStyle w:val="Kommentarzeichen"/>
        </w:rPr>
        <w:annotationRef/>
      </w:r>
      <w:r>
        <w:t>Warum, woher weiß er, dass dieser Flug der richtige ist?</w:t>
      </w:r>
    </w:p>
  </w:comment>
  <w:comment w:id="10371" w:author="Jens Schnügger" w:date="2021-01-10T08:33:00Z" w:initials="js">
    <w:p w14:paraId="71DB76C1"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0B67AD2C" w14:textId="77777777" w:rsidR="00944672" w:rsidRDefault="00944672" w:rsidP="00944672">
      <w:pPr>
        <w:rPr>
          <w:sz w:val="20"/>
          <w:szCs w:val="20"/>
        </w:rPr>
      </w:pPr>
      <w:r>
        <w:rPr>
          <w:rFonts w:ascii="Times New Roman" w:hAnsi="Times New Roman" w:cs="Times New Roman"/>
          <w:sz w:val="20"/>
          <w:szCs w:val="20"/>
        </w:rPr>
        <w:t>K10S18: Volsrepublik Donezk</w:t>
      </w:r>
    </w:p>
  </w:comment>
  <w:comment w:id="10445" w:author="Lektorat Bauer" w:date="2025-03-05T18:02:00Z" w:initials="LB">
    <w:p w14:paraId="73C0D63B" w14:textId="77777777" w:rsidR="000E56E3" w:rsidRDefault="000E56E3">
      <w:pPr>
        <w:pStyle w:val="Kommentartext"/>
      </w:pPr>
      <w:r>
        <w:rPr>
          <w:rStyle w:val="Kommentarzeichen"/>
        </w:rPr>
        <w:annotationRef/>
      </w:r>
      <w:r>
        <w:t>Ergänzt, um etwas mehr Zusammenhang zu haben:</w:t>
      </w:r>
    </w:p>
    <w:p w14:paraId="17B27F01" w14:textId="77777777" w:rsidR="000E56E3" w:rsidRDefault="000E56E3">
      <w:pPr>
        <w:pStyle w:val="Kommentartext"/>
      </w:pPr>
    </w:p>
    <w:p w14:paraId="7688F41B" w14:textId="77777777" w:rsidR="000E56E3" w:rsidRDefault="000E56E3" w:rsidP="000E56E3">
      <w:pPr>
        <w:pStyle w:val="Kommentartext"/>
        <w:numPr>
          <w:ilvl w:val="0"/>
          <w:numId w:val="2"/>
        </w:numPr>
      </w:pPr>
      <w:r>
        <w:t xml:space="preserve"> Sie sind sehr gefährlich</w:t>
      </w:r>
    </w:p>
    <w:p w14:paraId="1B2679B8" w14:textId="3A857F1A" w:rsidR="000E56E3" w:rsidRDefault="000E56E3" w:rsidP="000E56E3">
      <w:pPr>
        <w:pStyle w:val="Kommentartext"/>
        <w:numPr>
          <w:ilvl w:val="0"/>
          <w:numId w:val="2"/>
        </w:numPr>
      </w:pPr>
      <w:r>
        <w:t xml:space="preserve"> Und diese gefährliche Truppe kommt nach Donezk</w:t>
      </w:r>
    </w:p>
  </w:comment>
  <w:comment w:id="10463" w:author="Jens Schnügger" w:date="2021-01-14T13:33:00Z" w:initials="js">
    <w:p w14:paraId="236B298F"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61260BBE" w14:textId="77777777" w:rsidR="00944672" w:rsidRDefault="00944672" w:rsidP="00944672">
      <w:pPr>
        <w:rPr>
          <w:sz w:val="20"/>
          <w:szCs w:val="20"/>
        </w:rPr>
      </w:pPr>
      <w:r>
        <w:rPr>
          <w:rFonts w:ascii="Times New Roman" w:hAnsi="Times New Roman" w:cs="Times New Roman"/>
          <w:sz w:val="20"/>
          <w:szCs w:val="20"/>
        </w:rPr>
        <w:t>K10S19 : AMS / MH17</w:t>
      </w:r>
    </w:p>
    <w:p w14:paraId="0B9D6C17" w14:textId="77777777" w:rsidR="00944672" w:rsidRDefault="00944672" w:rsidP="00944672">
      <w:pPr>
        <w:rPr>
          <w:sz w:val="20"/>
          <w:szCs w:val="20"/>
        </w:rPr>
      </w:pPr>
    </w:p>
  </w:comment>
  <w:comment w:id="10500" w:author="Lektorat Bauer" w:date="2025-03-05T18:10:00Z" w:initials="LB">
    <w:p w14:paraId="39B5CC8E" w14:textId="29C6F2FA" w:rsidR="00F12C0A" w:rsidRDefault="00F12C0A">
      <w:pPr>
        <w:pStyle w:val="Kommentartext"/>
      </w:pPr>
      <w:r>
        <w:rPr>
          <w:rStyle w:val="Kommentarzeichen"/>
        </w:rPr>
        <w:annotationRef/>
      </w:r>
      <w:r>
        <w:t>Alternative B, kein Schauen</w:t>
      </w:r>
    </w:p>
  </w:comment>
  <w:comment w:id="10505" w:author="Lektorat Bauer" w:date="2025-03-05T18:12:00Z" w:initials="LB">
    <w:p w14:paraId="2A45F652" w14:textId="37CD1FE3" w:rsidR="00F12C0A" w:rsidRDefault="00F12C0A">
      <w:pPr>
        <w:pStyle w:val="Kommentartext"/>
      </w:pPr>
      <w:r>
        <w:rPr>
          <w:rStyle w:val="Kommentarzeichen"/>
        </w:rPr>
        <w:annotationRef/>
      </w:r>
      <w:r>
        <w:t>Nein, lass sie anders sein, hier vor allem der Kapitän, er kann nicht auch noch zu Scherzen aufgelegt sein, er muss individuell reagieren.</w:t>
      </w:r>
    </w:p>
  </w:comment>
  <w:comment w:id="10509" w:author="Lektorat Bauer" w:date="2025-03-05T18:13:00Z" w:initials="LB">
    <w:p w14:paraId="36A33195" w14:textId="56578E85" w:rsidR="00F12C0A" w:rsidRDefault="00F12C0A">
      <w:pPr>
        <w:pStyle w:val="Kommentartext"/>
      </w:pPr>
      <w:r>
        <w:rPr>
          <w:rStyle w:val="Kommentarzeichen"/>
        </w:rPr>
        <w:annotationRef/>
      </w:r>
      <w:r>
        <w:t>Sind sie schon, W</w:t>
      </w:r>
    </w:p>
  </w:comment>
  <w:comment w:id="10580" w:author="Lektorat Bauer" w:date="2025-03-05T18:17:00Z" w:initials="LB">
    <w:p w14:paraId="3CD0821A" w14:textId="0B695E64" w:rsidR="00F12C0A" w:rsidRDefault="00F12C0A">
      <w:pPr>
        <w:pStyle w:val="Kommentartext"/>
      </w:pPr>
      <w:r>
        <w:rPr>
          <w:rStyle w:val="Kommentarzeichen"/>
        </w:rPr>
        <w:annotationRef/>
      </w:r>
      <w:r>
        <w:t>Alternative B jedenfalls</w:t>
      </w:r>
    </w:p>
  </w:comment>
  <w:comment w:id="10596" w:author="Lektorat Bauer" w:date="2025-03-05T18:18:00Z" w:initials="LB">
    <w:p w14:paraId="734A2DF5" w14:textId="6B42D26A" w:rsidR="00F12C0A" w:rsidRDefault="00F12C0A">
      <w:pPr>
        <w:pStyle w:val="Kommentartext"/>
      </w:pPr>
      <w:r>
        <w:rPr>
          <w:rStyle w:val="Kommentarzeichen"/>
        </w:rPr>
        <w:annotationRef/>
      </w:r>
      <w:r>
        <w:t>Wie gehabt: steht im Dialog, Inquit knapp halten</w:t>
      </w:r>
    </w:p>
  </w:comment>
  <w:comment w:id="10619" w:author="Lektorat Bauer" w:date="2025-03-06T09:44:00Z" w:initials="LB">
    <w:p w14:paraId="6716A95A" w14:textId="4300BEF2" w:rsidR="00745BC5" w:rsidRDefault="00745BC5">
      <w:pPr>
        <w:pStyle w:val="Kommentartext"/>
      </w:pPr>
      <w:r>
        <w:rPr>
          <w:rStyle w:val="Kommentarzeichen"/>
        </w:rPr>
        <w:annotationRef/>
      </w:r>
      <w:r>
        <w:t>= ggf., W</w:t>
      </w:r>
    </w:p>
  </w:comment>
  <w:comment w:id="10678" w:author="Jens Schnügger" w:date="2021-01-09T21:44:00Z" w:initials="js">
    <w:p w14:paraId="31486FB2"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42F1C220" w14:textId="77777777" w:rsidR="00944672" w:rsidRDefault="00944672" w:rsidP="00944672">
      <w:pPr>
        <w:rPr>
          <w:sz w:val="20"/>
          <w:szCs w:val="20"/>
        </w:rPr>
      </w:pPr>
      <w:r>
        <w:rPr>
          <w:rFonts w:ascii="Times New Roman" w:hAnsi="Times New Roman" w:cs="Times New Roman"/>
          <w:sz w:val="20"/>
          <w:szCs w:val="20"/>
        </w:rPr>
        <w:t>K10 S16 : Snizhne, Donezek</w:t>
      </w:r>
    </w:p>
  </w:comment>
  <w:comment w:id="10685" w:author="Lektorat Bauer" w:date="2025-03-06T09:53:00Z" w:initials="LB">
    <w:p w14:paraId="0B7F6E1C" w14:textId="755F6F24" w:rsidR="00745BC5" w:rsidRDefault="00745BC5">
      <w:pPr>
        <w:pStyle w:val="Kommentartext"/>
      </w:pPr>
      <w:r>
        <w:rPr>
          <w:rStyle w:val="Kommentarzeichen"/>
        </w:rPr>
        <w:annotationRef/>
      </w:r>
      <w:r>
        <w:t>Vertue ich  mich hier, oder war nicht ohnehin geplant, keine Drohnen mehr abzuschießen, sondern echte Feinde? Dann hier widersprüchlich</w:t>
      </w:r>
    </w:p>
  </w:comment>
  <w:comment w:id="10708" w:author="Jens Schnügger" w:date="2021-01-16T19:28:00Z" w:initials="js">
    <w:p w14:paraId="4FB123E2"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59BA8245" w14:textId="77777777" w:rsidR="00944672" w:rsidRDefault="00944672" w:rsidP="00944672">
      <w:pPr>
        <w:rPr>
          <w:sz w:val="20"/>
          <w:szCs w:val="20"/>
        </w:rPr>
      </w:pPr>
      <w:r>
        <w:rPr>
          <w:rFonts w:ascii="Times New Roman" w:hAnsi="Times New Roman" w:cs="Times New Roman"/>
          <w:sz w:val="20"/>
          <w:szCs w:val="20"/>
        </w:rPr>
        <w:t>K10 S21 : Office 121, Nordkorea</w:t>
      </w:r>
    </w:p>
  </w:comment>
  <w:comment w:id="10730" w:author="Lektorat Bauer" w:date="2025-03-06T09:57:00Z" w:initials="LB">
    <w:p w14:paraId="3D88066B" w14:textId="77777777" w:rsidR="00B34BB3" w:rsidRDefault="00B34BB3">
      <w:pPr>
        <w:pStyle w:val="Kommentartext"/>
      </w:pPr>
      <w:r>
        <w:rPr>
          <w:rStyle w:val="Kommentarzeichen"/>
        </w:rPr>
        <w:annotationRef/>
      </w:r>
      <w:r>
        <w:t>Kann man drüber diskutieren, ob diese Präzision sein muss: der Leser kann mit diesem Begriff nichts anfangen, „miss“ wird er als „falsch, fehlgeleitet“ interpretieren und der Begriff fügt erstmal nichts hinzu hier.</w:t>
      </w:r>
    </w:p>
    <w:p w14:paraId="19878CF4" w14:textId="13D33350" w:rsidR="00B34BB3" w:rsidRDefault="00B34BB3">
      <w:pPr>
        <w:pStyle w:val="Kommentartext"/>
      </w:pPr>
      <w:r>
        <w:t>Wenn es dir wichtig ist, kurz erläutern.</w:t>
      </w:r>
    </w:p>
  </w:comment>
  <w:comment w:id="10751" w:author="Lektorat Bauer" w:date="2025-03-06T10:00:00Z" w:initials="LB">
    <w:p w14:paraId="7E16C67D" w14:textId="77777777" w:rsidR="00B34BB3" w:rsidRDefault="00B34BB3">
      <w:pPr>
        <w:pStyle w:val="Kommentartext"/>
      </w:pPr>
      <w:r>
        <w:rPr>
          <w:rStyle w:val="Kommentarzeichen"/>
        </w:rPr>
        <w:annotationRef/>
      </w:r>
      <w:r>
        <w:t>Hier wird nicht klar, warum er dachte, dass all diese Infos wichtig sind. Er sagt ja sogar: „Für uns ist nur wichtig…“ Daher Widerspruch bzw. nicht gut gelöst.</w:t>
      </w:r>
    </w:p>
    <w:p w14:paraId="37AA64B2" w14:textId="77777777" w:rsidR="00B34BB3" w:rsidRDefault="00B34BB3">
      <w:pPr>
        <w:pStyle w:val="Kommentartext"/>
      </w:pPr>
    </w:p>
    <w:p w14:paraId="43DD80CC" w14:textId="77777777" w:rsidR="00B34BB3" w:rsidRDefault="00B34BB3">
      <w:pPr>
        <w:pStyle w:val="Kommentartext"/>
      </w:pPr>
      <w:r>
        <w:t>Wie kommt er dazu?</w:t>
      </w:r>
    </w:p>
    <w:p w14:paraId="3D6D7517" w14:textId="5ABFE8D8" w:rsidR="00B34BB3" w:rsidRDefault="00B34BB3">
      <w:pPr>
        <w:pStyle w:val="Kommentartext"/>
      </w:pPr>
      <w:r>
        <w:t>Falls dir dafür keine Lösung einfällt, streich das „Für uns ist nur wichtig:“ und lass ihn eher widerstrebend in aller Kürze fortfahren.</w:t>
      </w:r>
    </w:p>
  </w:comment>
  <w:comment w:id="10772" w:author="Lektorat Bauer" w:date="2025-03-06T10:03:00Z" w:initials="LB">
    <w:p w14:paraId="5E1833FF" w14:textId="140E5109" w:rsidR="00B34BB3" w:rsidRDefault="00B34BB3">
      <w:pPr>
        <w:pStyle w:val="Kommentartext"/>
      </w:pPr>
      <w:r>
        <w:rPr>
          <w:rStyle w:val="Kommentarzeichen"/>
        </w:rPr>
        <w:annotationRef/>
      </w:r>
      <w:r>
        <w:t>überflüssig</w:t>
      </w:r>
    </w:p>
  </w:comment>
  <w:comment w:id="10798" w:author="Lektorat Bauer" w:date="2025-03-06T10:15:00Z" w:initials="LB">
    <w:p w14:paraId="20BD4856" w14:textId="3B8FBF53" w:rsidR="006115DC" w:rsidRDefault="006115DC">
      <w:pPr>
        <w:pStyle w:val="Kommentartext"/>
      </w:pPr>
      <w:r>
        <w:rPr>
          <w:rStyle w:val="Kommentarzeichen"/>
        </w:rPr>
        <w:annotationRef/>
      </w:r>
      <w:r>
        <w:t>als Quasi-Zitat sind Abkürzungen natürlich ok</w:t>
      </w:r>
    </w:p>
  </w:comment>
  <w:comment w:id="10825" w:author="Lektorat Bauer" w:date="2025-03-06T10:17:00Z" w:initials="LB">
    <w:p w14:paraId="7868BDCB" w14:textId="687BCDD2" w:rsidR="006115DC" w:rsidRDefault="006115DC">
      <w:pPr>
        <w:pStyle w:val="Kommentartext"/>
      </w:pPr>
      <w:r>
        <w:rPr>
          <w:rStyle w:val="Kommentarzeichen"/>
        </w:rPr>
        <w:annotationRef/>
      </w:r>
      <w:r>
        <w:t>überflüssig, Nicken auch inflationär verwendet, daher gut, es manchmal rauszukürzen</w:t>
      </w:r>
    </w:p>
  </w:comment>
  <w:comment w:id="10836" w:author="Lektorat Bauer" w:date="2025-03-06T10:19:00Z" w:initials="LB">
    <w:p w14:paraId="1EB9B736" w14:textId="1026E3F1" w:rsidR="006115DC" w:rsidRDefault="006115DC">
      <w:pPr>
        <w:pStyle w:val="Kommentartext"/>
      </w:pPr>
      <w:r>
        <w:rPr>
          <w:rStyle w:val="Kommentarzeichen"/>
        </w:rPr>
        <w:annotationRef/>
      </w:r>
      <w:r>
        <w:t>alternative B, Original Wiederholung bzw. redundant</w:t>
      </w:r>
    </w:p>
  </w:comment>
  <w:comment w:id="10837" w:author="Jens Schnügger" w:date="2021-01-09T21:44:00Z" w:initials="js">
    <w:p w14:paraId="632483DB"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0AE34CE4" w14:textId="77777777" w:rsidR="00944672" w:rsidRDefault="00944672" w:rsidP="00944672">
      <w:pPr>
        <w:rPr>
          <w:sz w:val="20"/>
          <w:szCs w:val="20"/>
        </w:rPr>
      </w:pPr>
      <w:r>
        <w:rPr>
          <w:rFonts w:ascii="Times New Roman" w:hAnsi="Times New Roman" w:cs="Times New Roman"/>
          <w:sz w:val="20"/>
          <w:szCs w:val="20"/>
        </w:rPr>
        <w:t>K10 S22 : Snizhne, Donezek</w:t>
      </w:r>
    </w:p>
  </w:comment>
  <w:comment w:id="10838" w:author="Lektorat Bauer" w:date="2025-03-06T10:20:00Z" w:initials="LB">
    <w:p w14:paraId="64E3D89F" w14:textId="56C8CC54" w:rsidR="006115DC" w:rsidRDefault="006115DC">
      <w:pPr>
        <w:pStyle w:val="Kommentartext"/>
      </w:pPr>
      <w:r>
        <w:rPr>
          <w:rStyle w:val="Kommentarzeichen"/>
        </w:rPr>
        <w:annotationRef/>
      </w:r>
      <w:r>
        <w:t>Ist die identische Formulierung zu weiter oben hier Absicht und wenn ja warum? Falls es keinen guten Grund dafür gibt, hier unbedingt anders formulieren, wirkt sonst wie Copy Paste.</w:t>
      </w:r>
    </w:p>
  </w:comment>
  <w:comment w:id="10854" w:author="Jens Schnügger" w:date="2021-01-16T22:22:00Z" w:initials="js">
    <w:p w14:paraId="4D09829F"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00E4E5A8" w14:textId="77777777" w:rsidR="00944672" w:rsidRDefault="00944672" w:rsidP="00944672">
      <w:pPr>
        <w:rPr>
          <w:sz w:val="20"/>
          <w:szCs w:val="20"/>
        </w:rPr>
      </w:pPr>
      <w:r>
        <w:rPr>
          <w:rFonts w:ascii="Times New Roman" w:hAnsi="Times New Roman" w:cs="Times New Roman"/>
          <w:sz w:val="20"/>
          <w:szCs w:val="20"/>
        </w:rPr>
        <w:t>KxS001 : Einführung: Corinna Brandenburg</w:t>
      </w:r>
    </w:p>
  </w:comment>
  <w:comment w:id="10865" w:author="Lektorat Bauer" w:date="2025-03-06T10:28:00Z" w:initials="LB">
    <w:p w14:paraId="07DB2DFB" w14:textId="447C6CCA" w:rsidR="00B05EC1" w:rsidRDefault="00B05EC1">
      <w:pPr>
        <w:pStyle w:val="Kommentartext"/>
      </w:pPr>
      <w:r>
        <w:rPr>
          <w:rStyle w:val="Kommentarzeichen"/>
        </w:rPr>
        <w:annotationRef/>
      </w:r>
      <w:r>
        <w:t>Erzähler nicht kommentieren lassen, das ist nicht der Stil bislang</w:t>
      </w:r>
    </w:p>
  </w:comment>
  <w:comment w:id="10855" w:author="Lektorat Bauer" w:date="2025-03-06T10:33:00Z" w:initials="LB">
    <w:p w14:paraId="13D1DF55" w14:textId="64450B0B" w:rsidR="00B05EC1" w:rsidRDefault="00B05EC1">
      <w:pPr>
        <w:pStyle w:val="Kommentartext"/>
      </w:pPr>
      <w:r>
        <w:rPr>
          <w:rStyle w:val="Kommentarzeichen"/>
        </w:rPr>
        <w:annotationRef/>
      </w:r>
      <w:r>
        <w:t>Das ist quasi Infodump, aber weil du es dann gut abfederst mit den nachfolgenden Beschreibungen, die ihren Charakter betreffen und am Ende sogar in der erzählten Realität ankommst, noch akzeptabel.</w:t>
      </w:r>
    </w:p>
  </w:comment>
  <w:comment w:id="10880" w:author="Lektorat Bauer" w:date="2025-03-06T10:30:00Z" w:initials="LB">
    <w:p w14:paraId="31384611" w14:textId="12CFD7D2" w:rsidR="00B05EC1" w:rsidRDefault="00B05EC1">
      <w:pPr>
        <w:pStyle w:val="Kommentartext"/>
      </w:pPr>
      <w:r>
        <w:rPr>
          <w:rStyle w:val="Kommentarzeichen"/>
        </w:rPr>
        <w:annotationRef/>
      </w:r>
      <w:r>
        <w:t>Verwirrend bzw. zu viele Zahlen</w:t>
      </w:r>
    </w:p>
  </w:comment>
  <w:comment w:id="10884" w:author="Lektorat Bauer" w:date="2025-03-06T10:30:00Z" w:initials="LB">
    <w:p w14:paraId="4F6F8296" w14:textId="18E76403" w:rsidR="00B05EC1" w:rsidRDefault="00B05EC1">
      <w:pPr>
        <w:pStyle w:val="Kommentartext"/>
      </w:pPr>
      <w:r>
        <w:rPr>
          <w:rStyle w:val="Kommentarzeichen"/>
        </w:rPr>
        <w:annotationRef/>
      </w:r>
      <w:r>
        <w:t>An sich nicht schlecht, aber Brüste unter Kleidung sind immer gut in Form (BH, im Fitnessstudio Shapewear etc.) und Männer schauen immer hin, daher etwas naive bis triviale Aussage.</w:t>
      </w:r>
    </w:p>
  </w:comment>
  <w:comment w:id="10912" w:author="Jens Schnügger" w:date="2020-06-14T21:20:00Z" w:initials="js">
    <w:p w14:paraId="684B13FA"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234A55A2" w14:textId="77777777" w:rsidR="00944672" w:rsidRDefault="00944672" w:rsidP="00944672">
      <w:pPr>
        <w:rPr>
          <w:sz w:val="20"/>
          <w:szCs w:val="20"/>
        </w:rPr>
      </w:pPr>
      <w:r>
        <w:rPr>
          <w:rFonts w:ascii="Times New Roman" w:hAnsi="Times New Roman" w:cs="Times New Roman"/>
          <w:sz w:val="20"/>
          <w:szCs w:val="20"/>
        </w:rPr>
        <w:t>KxS002 : Unterlagen Sichten I</w:t>
      </w:r>
    </w:p>
  </w:comment>
  <w:comment w:id="10953" w:author="Lektorat Bauer" w:date="2025-03-06T10:38:00Z" w:initials="LB">
    <w:p w14:paraId="0982637B" w14:textId="15120D33" w:rsidR="00B375C8" w:rsidRDefault="00B375C8">
      <w:pPr>
        <w:pStyle w:val="Kommentartext"/>
      </w:pPr>
      <w:r>
        <w:rPr>
          <w:rStyle w:val="Kommentarzeichen"/>
        </w:rPr>
        <w:annotationRef/>
      </w:r>
      <w:r>
        <w:t>Infodump</w:t>
      </w:r>
    </w:p>
  </w:comment>
  <w:comment w:id="10966" w:author="Lektorat Bauer" w:date="2025-03-06T10:39:00Z" w:initials="LB">
    <w:p w14:paraId="212F75F2" w14:textId="69E6E014" w:rsidR="00B375C8" w:rsidRDefault="00B375C8">
      <w:pPr>
        <w:pStyle w:val="Kommentartext"/>
      </w:pPr>
      <w:r>
        <w:rPr>
          <w:rStyle w:val="Kommentarzeichen"/>
        </w:rPr>
        <w:annotationRef/>
      </w:r>
      <w:r>
        <w:t>Überflüssiger Infodump</w:t>
      </w:r>
    </w:p>
  </w:comment>
  <w:comment w:id="10989" w:author="Lektorat Bauer" w:date="2025-03-06T10:41:00Z" w:initials="LB">
    <w:p w14:paraId="48AAE761" w14:textId="695B44CC" w:rsidR="00B375C8" w:rsidRDefault="00B375C8">
      <w:pPr>
        <w:pStyle w:val="Kommentartext"/>
      </w:pPr>
      <w:r>
        <w:rPr>
          <w:rStyle w:val="Kommentarzeichen"/>
        </w:rPr>
        <w:annotationRef/>
      </w:r>
      <w:r>
        <w:t>Irrelevant, der Leser braucht diese Infos zu den Publikationen nicht bzw. eilt ihnen ohnehin der Ruf voraus.</w:t>
      </w:r>
      <w:r>
        <w:br/>
        <w:t>Außerdem würde ich das Deckblatt nicht unterbrechen hier, stört den Fluss.</w:t>
      </w:r>
    </w:p>
  </w:comment>
  <w:comment w:id="11022" w:author="Jens Schnügger" w:date="2021-01-17T18:40:00Z" w:initials="js">
    <w:p w14:paraId="75C3F7CC"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7A06460A" w14:textId="77777777" w:rsidR="00944672" w:rsidRDefault="00944672" w:rsidP="00944672">
      <w:pPr>
        <w:rPr>
          <w:sz w:val="20"/>
          <w:szCs w:val="20"/>
        </w:rPr>
      </w:pPr>
      <w:r>
        <w:rPr>
          <w:rFonts w:ascii="Times New Roman" w:hAnsi="Times New Roman" w:cs="Times New Roman"/>
          <w:sz w:val="20"/>
          <w:szCs w:val="20"/>
        </w:rPr>
        <w:t>KxS003 : 655AD, Korea</w:t>
      </w:r>
    </w:p>
  </w:comment>
  <w:comment w:id="11026" w:author="Lektorat Bauer" w:date="2025-03-06T10:47:00Z" w:initials="LB">
    <w:p w14:paraId="002A29E8" w14:textId="1CA8C5BA" w:rsidR="00B375C8" w:rsidRDefault="00B375C8">
      <w:pPr>
        <w:pStyle w:val="Kommentartext"/>
      </w:pPr>
      <w:r>
        <w:rPr>
          <w:rStyle w:val="Kommentarzeichen"/>
        </w:rPr>
        <w:annotationRef/>
      </w:r>
      <w:r>
        <w:t>„Positionen unternehmen“? Was soll das heißen?</w:t>
      </w:r>
    </w:p>
  </w:comment>
  <w:comment w:id="11093" w:author="Lektorat Bauer" w:date="2025-03-06T10:53:00Z" w:initials="LB">
    <w:p w14:paraId="3F91AF3C" w14:textId="388E0125" w:rsidR="00704F54" w:rsidRDefault="00704F54">
      <w:pPr>
        <w:pStyle w:val="Kommentartext"/>
      </w:pPr>
      <w:r>
        <w:rPr>
          <w:rStyle w:val="Kommentarzeichen"/>
        </w:rPr>
        <w:annotationRef/>
      </w:r>
      <w:r>
        <w:t>W</w:t>
      </w:r>
    </w:p>
  </w:comment>
  <w:comment w:id="11014" w:author="Lektorat Bauer" w:date="2025-03-07T18:53:00Z" w:initials="LB">
    <w:p w14:paraId="698B1784" w14:textId="77777777" w:rsidR="00905175" w:rsidRDefault="00905175">
      <w:pPr>
        <w:pStyle w:val="Kommentartext"/>
      </w:pPr>
      <w:r>
        <w:rPr>
          <w:rStyle w:val="Kommentarzeichen"/>
        </w:rPr>
        <w:annotationRef/>
      </w:r>
      <w:r>
        <w:t>Mir ist auch nach Ende der Lektüre überhaupt nicht klar, wie dieser Geschichtsexkurs hier von Relevanz sein könnte, das wird nicht weiter aufgegriffen und die Sache mit dem Handelsschwerpunkt mit Japan erleuchtet mich jetzt auch nicht.</w:t>
      </w:r>
    </w:p>
    <w:p w14:paraId="64BF6877" w14:textId="77777777" w:rsidR="00905175" w:rsidRDefault="00905175">
      <w:pPr>
        <w:pStyle w:val="Kommentartext"/>
      </w:pPr>
      <w:r>
        <w:t>Vielleicht planst du hier auch schon wie ein Mastermind für die Fortsetzung, aber wenn nicht, dann würde ich das streichen.</w:t>
      </w:r>
    </w:p>
    <w:p w14:paraId="07BB02A2" w14:textId="77777777" w:rsidR="00905175" w:rsidRDefault="00905175">
      <w:pPr>
        <w:pStyle w:val="Kommentartext"/>
      </w:pPr>
    </w:p>
    <w:p w14:paraId="76166A1E" w14:textId="157EBC35" w:rsidR="00905175" w:rsidRDefault="00905175">
      <w:pPr>
        <w:pStyle w:val="Kommentartext"/>
      </w:pPr>
      <w:r>
        <w:t>Davon abgesehen: Was ist mit Corrina, mit ihr passiert auch nichts weiter, ist das auch Fortsetzungsmaterial?</w:t>
      </w:r>
    </w:p>
  </w:comment>
  <w:comment w:id="11101" w:author="Jens Schnügger" w:date="2021-02-06T14:39:00Z" w:initials="js">
    <w:p w14:paraId="5DB9F46D"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41E2F11C" w14:textId="77777777" w:rsidR="00944672" w:rsidRDefault="00944672" w:rsidP="00944672">
      <w:pPr>
        <w:rPr>
          <w:sz w:val="20"/>
          <w:szCs w:val="20"/>
        </w:rPr>
      </w:pPr>
      <w:r>
        <w:rPr>
          <w:rFonts w:ascii="Times New Roman" w:hAnsi="Times New Roman" w:cs="Times New Roman"/>
          <w:sz w:val="20"/>
          <w:szCs w:val="20"/>
        </w:rPr>
        <w:t>K01-S01 :  Malaysia Dschungel</w:t>
      </w:r>
    </w:p>
  </w:comment>
  <w:comment w:id="11109" w:author="Lektorat Bauer" w:date="2025-03-06T10:56:00Z" w:initials="LB">
    <w:p w14:paraId="042A322D" w14:textId="0F896EC3" w:rsidR="00EE1A61" w:rsidRDefault="00EE1A61">
      <w:pPr>
        <w:pStyle w:val="Kommentartext"/>
      </w:pPr>
      <w:r>
        <w:rPr>
          <w:rStyle w:val="Kommentarzeichen"/>
        </w:rPr>
        <w:annotationRef/>
      </w:r>
      <w:r>
        <w:t>„musste zusehen“</w:t>
      </w:r>
      <w:r w:rsidR="00C81914">
        <w:t xml:space="preserve"> = vor seinen Augen</w:t>
      </w:r>
    </w:p>
  </w:comment>
  <w:comment w:id="11143" w:author="Lektorat Bauer" w:date="2025-03-06T11:00:00Z" w:initials="LB">
    <w:p w14:paraId="1B8C2330" w14:textId="4564F776" w:rsidR="0029395D" w:rsidRDefault="0029395D">
      <w:pPr>
        <w:pStyle w:val="Kommentartext"/>
      </w:pPr>
      <w:r>
        <w:rPr>
          <w:rStyle w:val="Kommentarzeichen"/>
        </w:rPr>
        <w:annotationRef/>
      </w:r>
      <w:r>
        <w:t>Sehen gestrichen, einfach sagen, was ist</w:t>
      </w:r>
    </w:p>
  </w:comment>
  <w:comment w:id="11195" w:author="Lektorat Bauer" w:date="2025-03-06T11:49:00Z" w:initials="LB">
    <w:p w14:paraId="5E9560B0" w14:textId="6F3AF046" w:rsidR="00F46C2A" w:rsidRDefault="00F46C2A">
      <w:pPr>
        <w:pStyle w:val="Kommentartext"/>
      </w:pPr>
      <w:r>
        <w:rPr>
          <w:rStyle w:val="Kommentarzeichen"/>
        </w:rPr>
        <w:annotationRef/>
      </w:r>
      <w:r>
        <w:t>Im Original umständliche Dopplung, jetzt einfach ein Satz.</w:t>
      </w:r>
    </w:p>
  </w:comment>
  <w:comment w:id="11212" w:author="Lektorat Bauer" w:date="2025-03-06T11:50:00Z" w:initials="LB">
    <w:p w14:paraId="3326F3A1" w14:textId="2A2DF176" w:rsidR="00F46C2A" w:rsidRDefault="00F46C2A">
      <w:pPr>
        <w:pStyle w:val="Kommentartext"/>
      </w:pPr>
      <w:r>
        <w:rPr>
          <w:rStyle w:val="Kommentarzeichen"/>
        </w:rPr>
        <w:annotationRef/>
      </w:r>
      <w:r>
        <w:t>Unklar: sie gehen also die andere Abzweigung? Das steht hier aber nicht, präzisieren</w:t>
      </w:r>
    </w:p>
  </w:comment>
  <w:comment w:id="11220" w:author="Lektorat Bauer" w:date="2025-03-06T11:52:00Z" w:initials="LB">
    <w:p w14:paraId="560F9478" w14:textId="18A63DFF" w:rsidR="00F46C2A" w:rsidRDefault="00F46C2A">
      <w:pPr>
        <w:pStyle w:val="Kommentartext"/>
      </w:pPr>
      <w:r>
        <w:rPr>
          <w:rStyle w:val="Kommentarzeichen"/>
        </w:rPr>
        <w:annotationRef/>
      </w:r>
      <w:r>
        <w:t>Wer genau? Nur Zug 2 oder? Präzisieren</w:t>
      </w:r>
    </w:p>
  </w:comment>
  <w:comment w:id="11313" w:author="Lektorat Bauer" w:date="2025-03-06T15:19:00Z" w:initials="LB">
    <w:p w14:paraId="4024D2DB" w14:textId="2618F707" w:rsidR="00F33699" w:rsidRDefault="00F33699">
      <w:pPr>
        <w:pStyle w:val="Kommentartext"/>
      </w:pPr>
      <w:r>
        <w:rPr>
          <w:rStyle w:val="Kommentarzeichen"/>
        </w:rPr>
        <w:annotationRef/>
      </w:r>
      <w:r>
        <w:t>Unklar: „dem Thai“ – welcher denn, es sind doch alles Thais?</w:t>
      </w:r>
    </w:p>
  </w:comment>
  <w:comment w:id="11316" w:author="Lektorat Bauer" w:date="2025-03-06T15:19:00Z" w:initials="LB">
    <w:p w14:paraId="17EF6F11" w14:textId="2B09DF04" w:rsidR="00F33699" w:rsidRDefault="00F33699">
      <w:pPr>
        <w:pStyle w:val="Kommentartext"/>
      </w:pPr>
      <w:r>
        <w:rPr>
          <w:rStyle w:val="Kommentarzeichen"/>
        </w:rPr>
        <w:annotationRef/>
      </w:r>
      <w:r>
        <w:t>Schauen, nicken</w:t>
      </w:r>
    </w:p>
  </w:comment>
  <w:comment w:id="11356" w:author="Lektorat Bauer" w:date="2025-03-06T15:22:00Z" w:initials="LB">
    <w:p w14:paraId="511CBC4C" w14:textId="0A9EE6EF" w:rsidR="00F33699" w:rsidRDefault="00F33699">
      <w:pPr>
        <w:pStyle w:val="Kommentartext"/>
      </w:pPr>
      <w:r>
        <w:rPr>
          <w:rStyle w:val="Kommentarzeichen"/>
        </w:rPr>
        <w:annotationRef/>
      </w:r>
      <w:r>
        <w:t>ÜE, wofür sonst?</w:t>
      </w:r>
    </w:p>
  </w:comment>
  <w:comment w:id="11399" w:author="Lektorat Bauer" w:date="2025-03-06T15:26:00Z" w:initials="LB">
    <w:p w14:paraId="5C63B920" w14:textId="77777777" w:rsidR="00F33699" w:rsidRDefault="00F33699">
      <w:pPr>
        <w:pStyle w:val="Kommentartext"/>
      </w:pPr>
      <w:r>
        <w:rPr>
          <w:rStyle w:val="Kommentarzeichen"/>
        </w:rPr>
        <w:annotationRef/>
      </w:r>
      <w:r>
        <w:t>Das ist zu unkonkret, der Leser hätte großen Spaß daran, genauer zu erfahren, wie beeindruckend ihre Fähigkeiten und Kenntnisse sind. Also ruhig hier konkreter werden, ohne dabei lang zu werden, etwa:</w:t>
      </w:r>
    </w:p>
    <w:p w14:paraId="434AF1D9" w14:textId="77777777" w:rsidR="00F33699" w:rsidRDefault="00F33699">
      <w:pPr>
        <w:pStyle w:val="Kommentartext"/>
      </w:pPr>
    </w:p>
    <w:p w14:paraId="3781ECD6" w14:textId="0B40CCF0" w:rsidR="00F33699" w:rsidRDefault="00F33699">
      <w:pPr>
        <w:pStyle w:val="Kommentartext"/>
      </w:pPr>
      <w:r>
        <w:t>„Die Bäume hängen tief. Aufsteigendes Gelände. Geringer Lichtfall. Ein prädestinierter Spot.“</w:t>
      </w:r>
    </w:p>
  </w:comment>
  <w:comment w:id="11437" w:author="Lektorat Bauer" w:date="2025-03-06T15:30:00Z" w:initials="LB">
    <w:p w14:paraId="04421256" w14:textId="0D89D691" w:rsidR="00ED6ABD" w:rsidRDefault="00ED6ABD">
      <w:pPr>
        <w:pStyle w:val="Kommentartext"/>
      </w:pPr>
      <w:r>
        <w:rPr>
          <w:rStyle w:val="Kommentarzeichen"/>
        </w:rPr>
        <w:annotationRef/>
      </w:r>
      <w:r>
        <w:t>? Wofür entschuldigt sie sich? Für das Fluchen? Dann ist „Mist“ zu zart, eher „Scheiße“ oder dergleichen wählen, damit es deutlich wird.</w:t>
      </w:r>
    </w:p>
  </w:comment>
  <w:comment w:id="11302" w:author="Lektorat Bauer" w:date="2025-03-06T15:37:00Z" w:initials="LB">
    <w:p w14:paraId="1CB4D69A" w14:textId="77777777" w:rsidR="003702CB" w:rsidRDefault="003702CB">
      <w:pPr>
        <w:pStyle w:val="Kommentartext"/>
      </w:pPr>
      <w:r>
        <w:rPr>
          <w:rStyle w:val="Kommentarzeichen"/>
        </w:rPr>
        <w:annotationRef/>
      </w:r>
      <w:r>
        <w:t xml:space="preserve">Die ganze Passage würde enorm davon profitieren, wenn du zwei, drei längere Abschnitte einbauen würdest, in denen nicht bzw. kaum geredet wird, sondern beschrieben, wer was wie macht. </w:t>
      </w:r>
    </w:p>
    <w:p w14:paraId="7C16581C" w14:textId="77777777" w:rsidR="003702CB" w:rsidRDefault="003702CB">
      <w:pPr>
        <w:pStyle w:val="Kommentartext"/>
      </w:pPr>
    </w:p>
    <w:p w14:paraId="691B518A" w14:textId="77777777" w:rsidR="003702CB" w:rsidRDefault="003702CB">
      <w:pPr>
        <w:pStyle w:val="Kommentartext"/>
      </w:pPr>
      <w:r>
        <w:t xml:space="preserve">Hier ist kein Dschungel zu spüren, die Nacht, der Himmel, der unebene Boden, das Gestrüpp, die Bedrohung, die Dunkelheit, die Gewehre etc. </w:t>
      </w:r>
      <w:r w:rsidR="0076533A">
        <w:t xml:space="preserve">Folge ruhig einem Abkommandierten auf seinen Posten, zeige, was er sieht, was um ihn herum ist. </w:t>
      </w:r>
    </w:p>
    <w:p w14:paraId="306E3792" w14:textId="77777777" w:rsidR="0076533A" w:rsidRDefault="0076533A">
      <w:pPr>
        <w:pStyle w:val="Kommentartext"/>
      </w:pPr>
      <w:r>
        <w:t xml:space="preserve">Beschreibe, was der Funker tut, wie sein Funkgerät aussieht und funktioniert, wie er kaum die Tasten sieht. </w:t>
      </w:r>
    </w:p>
    <w:p w14:paraId="098B1C06" w14:textId="7E5E007A" w:rsidR="0076533A" w:rsidRDefault="0076533A">
      <w:pPr>
        <w:pStyle w:val="Kommentartext"/>
      </w:pPr>
      <w:r>
        <w:t xml:space="preserve">Usw., das ist insgesamt zu leer, zu arm an Bildern, Empfindungen, zu sehr Theaterstück. </w:t>
      </w:r>
    </w:p>
  </w:comment>
  <w:comment w:id="11553" w:author="Lektorat Bauer" w:date="2025-03-06T15:44:00Z" w:initials="LB">
    <w:p w14:paraId="61CE726A" w14:textId="7D832915" w:rsidR="0076533A" w:rsidRDefault="0076533A">
      <w:pPr>
        <w:pStyle w:val="Kommentartext"/>
      </w:pPr>
      <w:r>
        <w:rPr>
          <w:rStyle w:val="Kommentarzeichen"/>
        </w:rPr>
        <w:annotationRef/>
      </w:r>
      <w:r>
        <w:t>Das versteh ich nicht, inwiefern zeigte sie ihm das? Also, hätte sie das ihr nicht zeigen sollen, war das ein Fehler des Schützen? Hat das gezeigt, dass er kein Soldat ist? Unklar</w:t>
      </w:r>
    </w:p>
  </w:comment>
  <w:comment w:id="11564" w:author="Lektorat Bauer" w:date="2025-03-06T15:42:00Z" w:initials="LB">
    <w:p w14:paraId="57F1DB8C" w14:textId="08DDE77A" w:rsidR="0076533A" w:rsidRDefault="0076533A">
      <w:pPr>
        <w:pStyle w:val="Kommentartext"/>
      </w:pPr>
      <w:r>
        <w:rPr>
          <w:rStyle w:val="Kommentarzeichen"/>
        </w:rPr>
        <w:annotationRef/>
      </w:r>
      <w:r>
        <w:t>Guter Vergleich, aber: Lass den Vergleich die Arbeit machen, beschreib nicht vorher haarklein, was verglichen wird (Tonfall, verächtlich, wird benutzt).</w:t>
      </w:r>
    </w:p>
  </w:comment>
  <w:comment w:id="11581" w:author="Jens Schnügger" w:date="2021-02-06T14:40:00Z" w:initials="js">
    <w:p w14:paraId="3A488E26"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0C820C84" w14:textId="77777777" w:rsidR="00944672" w:rsidRDefault="00944672" w:rsidP="00944672">
      <w:pPr>
        <w:rPr>
          <w:sz w:val="20"/>
          <w:szCs w:val="20"/>
        </w:rPr>
      </w:pPr>
      <w:r>
        <w:rPr>
          <w:rFonts w:ascii="Times New Roman" w:hAnsi="Times New Roman" w:cs="Times New Roman"/>
          <w:sz w:val="20"/>
          <w:szCs w:val="20"/>
        </w:rPr>
        <w:t>K01-S02 : Kuala Lumpur</w:t>
      </w:r>
    </w:p>
  </w:comment>
  <w:comment w:id="11585" w:author="Lektorat Bauer" w:date="2025-03-06T15:47:00Z" w:initials="LB">
    <w:p w14:paraId="3940C817" w14:textId="18A32816" w:rsidR="003A56CF" w:rsidRDefault="003A56CF">
      <w:pPr>
        <w:pStyle w:val="Kommentartext"/>
      </w:pPr>
      <w:r>
        <w:rPr>
          <w:rStyle w:val="Kommentarzeichen"/>
        </w:rPr>
        <w:annotationRef/>
      </w:r>
      <w:r>
        <w:t xml:space="preserve">Könnte dir als Sexismus ausgelegt werden: Frau sein = shoppen :D Also, nur als Hinweis. Ich sehe das nicht so, aber ja. </w:t>
      </w:r>
    </w:p>
  </w:comment>
  <w:comment w:id="11667" w:author="Lektorat Bauer" w:date="2025-03-06T15:54:00Z" w:initials="LB">
    <w:p w14:paraId="50C0212B" w14:textId="486393FA" w:rsidR="0079235A" w:rsidRDefault="0079235A">
      <w:pPr>
        <w:pStyle w:val="Kommentartext"/>
      </w:pPr>
      <w:r>
        <w:rPr>
          <w:rStyle w:val="Kommentarzeichen"/>
        </w:rPr>
        <w:annotationRef/>
      </w:r>
      <w:r>
        <w:t>Beschreib sie, wie sieht die aus, normal, verdächtig, etc.</w:t>
      </w:r>
    </w:p>
  </w:comment>
  <w:comment w:id="11683" w:author="Jens Schnügger" w:date="2021-02-05T19:11:00Z" w:initials="js">
    <w:p w14:paraId="7426ED15"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14622343" w14:textId="77777777" w:rsidR="00944672" w:rsidRDefault="00944672" w:rsidP="00944672">
      <w:pPr>
        <w:rPr>
          <w:sz w:val="20"/>
          <w:szCs w:val="20"/>
        </w:rPr>
      </w:pPr>
      <w:r>
        <w:rPr>
          <w:rFonts w:ascii="Times New Roman" w:hAnsi="Times New Roman" w:cs="Times New Roman"/>
          <w:sz w:val="20"/>
          <w:szCs w:val="20"/>
        </w:rPr>
        <w:t>K01-S03 : Den Haag</w:t>
      </w:r>
    </w:p>
  </w:comment>
  <w:comment w:id="11684" w:author="Lektorat Bauer" w:date="2025-03-06T17:35:00Z" w:initials="LB">
    <w:p w14:paraId="229461CC" w14:textId="512719FB" w:rsidR="00C81914" w:rsidRDefault="00C81914">
      <w:pPr>
        <w:pStyle w:val="Kommentartext"/>
        <w:rPr>
          <w:rFonts w:ascii="Arial" w:hAnsi="Arial" w:cs="Arial"/>
          <w:sz w:val="24"/>
          <w:szCs w:val="24"/>
        </w:rPr>
      </w:pPr>
      <w:r>
        <w:rPr>
          <w:rStyle w:val="Kommentarzeichen"/>
        </w:rPr>
        <w:annotationRef/>
      </w:r>
      <w:r>
        <w:t xml:space="preserve">Ok warte, das ist ein weiter Sprung von </w:t>
      </w:r>
      <w:r w:rsidRPr="00C81914">
        <w:rPr>
          <w:rFonts w:ascii="Arial" w:hAnsi="Arial" w:cs="Arial"/>
          <w:sz w:val="24"/>
          <w:szCs w:val="24"/>
        </w:rPr>
        <w:t>Amsterdam, 16. Juli 2014</w:t>
      </w:r>
      <w:r>
        <w:rPr>
          <w:rFonts w:ascii="Arial" w:hAnsi="Arial" w:cs="Arial"/>
          <w:sz w:val="24"/>
          <w:szCs w:val="24"/>
        </w:rPr>
        <w:t xml:space="preserve"> (letzter Auftritt Anique)</w:t>
      </w:r>
      <w:r w:rsidRPr="00C81914">
        <w:rPr>
          <w:rFonts w:ascii="Arial" w:hAnsi="Arial" w:cs="Arial"/>
          <w:sz w:val="24"/>
          <w:szCs w:val="24"/>
        </w:rPr>
        <w:t xml:space="preserve"> bis hierhin</w:t>
      </w:r>
      <w:r>
        <w:rPr>
          <w:rFonts w:ascii="Arial" w:hAnsi="Arial" w:cs="Arial"/>
          <w:sz w:val="24"/>
          <w:szCs w:val="24"/>
        </w:rPr>
        <w:t>, sie wollte doch Daten abgleichen, die sie von Thomas bekommen hatte, was ist daraus geworden?</w:t>
      </w:r>
    </w:p>
    <w:p w14:paraId="6FFCB896" w14:textId="44A657FF" w:rsidR="00C81914" w:rsidRDefault="00C81914">
      <w:pPr>
        <w:pStyle w:val="Kommentartext"/>
      </w:pPr>
      <w:r>
        <w:rPr>
          <w:rFonts w:ascii="Arial" w:hAnsi="Arial" w:cs="Arial"/>
          <w:sz w:val="24"/>
          <w:szCs w:val="24"/>
        </w:rPr>
        <w:br/>
        <w:t>Ich lese mal weiter, aber offener Punkt</w:t>
      </w:r>
    </w:p>
  </w:comment>
  <w:comment w:id="11685" w:author="Lektorat Bauer" w:date="2025-03-07T19:36:00Z" w:initials="LB">
    <w:p w14:paraId="5731617A" w14:textId="73EB1CD2" w:rsidR="002B164E" w:rsidRDefault="002B164E">
      <w:pPr>
        <w:pStyle w:val="Kommentartext"/>
      </w:pPr>
      <w:r>
        <w:rPr>
          <w:rStyle w:val="Kommentarzeichen"/>
        </w:rPr>
        <w:annotationRef/>
      </w:r>
      <w:r>
        <w:t>Wie gesagt, für mich ein entscheidender Mangel, dass hier mit Anique und den Daten nichts weiter angefangen wird.</w:t>
      </w:r>
    </w:p>
  </w:comment>
  <w:comment w:id="11729" w:author="Lektorat Bauer" w:date="2025-03-06T17:41:00Z" w:initials="LB">
    <w:p w14:paraId="2ABB4D4A" w14:textId="48E06A7D" w:rsidR="00C81914" w:rsidRDefault="00C81914">
      <w:pPr>
        <w:pStyle w:val="Kommentartext"/>
      </w:pPr>
      <w:r>
        <w:rPr>
          <w:rStyle w:val="Kommentarzeichen"/>
        </w:rPr>
        <w:annotationRef/>
      </w:r>
      <w:r>
        <w:t>Wieso nicht? Wieso können die das entscheiden?</w:t>
      </w:r>
    </w:p>
  </w:comment>
  <w:comment w:id="11734" w:author="Lektorat Bauer" w:date="2025-03-06T17:29:00Z" w:initials="LB">
    <w:p w14:paraId="73BCB369" w14:textId="6A4D9CB3" w:rsidR="00457750" w:rsidRDefault="00457750">
      <w:pPr>
        <w:pStyle w:val="Kommentartext"/>
      </w:pPr>
      <w:r>
        <w:rPr>
          <w:rStyle w:val="Kommentarzeichen"/>
        </w:rPr>
        <w:annotationRef/>
      </w:r>
      <w:r>
        <w:t>Hier komm ich nicht mit, sie reden doch beide ganz normal miteinander, wieso dieses beiderseitige Entschuldigen? Daher gestrichen, stattdessen wäre B hier schön (ohne Dialog).</w:t>
      </w:r>
    </w:p>
  </w:comment>
  <w:comment w:id="11774" w:author="Jens Schnügger" w:date="2021-02-06T13:56:00Z" w:initials="js">
    <w:p w14:paraId="13EF72B8"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6410CB38" w14:textId="77777777" w:rsidR="00944672" w:rsidRDefault="00944672" w:rsidP="00944672">
      <w:pPr>
        <w:rPr>
          <w:sz w:val="20"/>
          <w:szCs w:val="20"/>
        </w:rPr>
      </w:pPr>
      <w:r>
        <w:rPr>
          <w:rFonts w:ascii="Times New Roman" w:hAnsi="Times New Roman" w:cs="Times New Roman"/>
          <w:sz w:val="20"/>
          <w:szCs w:val="20"/>
        </w:rPr>
        <w:t>K01 – S04 : KUL – RUH – AMS</w:t>
      </w:r>
    </w:p>
  </w:comment>
  <w:comment w:id="11800" w:author="Jens Schnügger" w:date="2021-02-07T15:05:00Z" w:initials="js">
    <w:p w14:paraId="7350FD08"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05080602" w14:textId="77777777" w:rsidR="00944672" w:rsidRDefault="00944672" w:rsidP="00944672">
      <w:pPr>
        <w:rPr>
          <w:sz w:val="20"/>
          <w:szCs w:val="20"/>
        </w:rPr>
      </w:pPr>
      <w:r>
        <w:rPr>
          <w:rFonts w:ascii="Times New Roman" w:hAnsi="Times New Roman" w:cs="Times New Roman"/>
          <w:sz w:val="20"/>
          <w:szCs w:val="20"/>
        </w:rPr>
        <w:t>K01-S05 : Amsterdam / Den Haag</w:t>
      </w:r>
    </w:p>
  </w:comment>
  <w:comment w:id="11834" w:author="Lektorat Bauer" w:date="2025-03-06T17:49:00Z" w:initials="LB">
    <w:p w14:paraId="1854DF16" w14:textId="1E8E4433" w:rsidR="00A81ED2" w:rsidRDefault="00A81ED2">
      <w:pPr>
        <w:pStyle w:val="Kommentartext"/>
      </w:pPr>
      <w:r>
        <w:rPr>
          <w:rStyle w:val="Kommentarzeichen"/>
        </w:rPr>
        <w:annotationRef/>
      </w:r>
      <w:r>
        <w:t>ÜE/W</w:t>
      </w:r>
    </w:p>
  </w:comment>
  <w:comment w:id="11847" w:author="Lektorat Bauer" w:date="2025-03-06T17:50:00Z" w:initials="LB">
    <w:p w14:paraId="3CDDDCD5" w14:textId="7FEB0A71" w:rsidR="00A81ED2" w:rsidRDefault="00A81ED2">
      <w:pPr>
        <w:pStyle w:val="Kommentartext"/>
      </w:pPr>
      <w:r>
        <w:rPr>
          <w:rStyle w:val="Kommentarzeichen"/>
        </w:rPr>
        <w:annotationRef/>
      </w:r>
      <w:r>
        <w:t>Wo? unklar</w:t>
      </w:r>
    </w:p>
  </w:comment>
  <w:comment w:id="11868" w:author="Lektorat Bauer" w:date="2025-03-06T17:51:00Z" w:initials="LB">
    <w:p w14:paraId="6EB50320" w14:textId="59335CD4" w:rsidR="00A81ED2" w:rsidRDefault="00A81ED2">
      <w:pPr>
        <w:pStyle w:val="Kommentartext"/>
      </w:pPr>
      <w:r>
        <w:rPr>
          <w:rStyle w:val="Kommentarzeichen"/>
        </w:rPr>
        <w:annotationRef/>
      </w:r>
      <w:r>
        <w:t>Steht im Dialog, Inquit clean halten</w:t>
      </w:r>
    </w:p>
  </w:comment>
  <w:comment w:id="11870" w:author="Lektorat Bauer" w:date="2025-03-06T17:51:00Z" w:initials="LB">
    <w:p w14:paraId="75924D00" w14:textId="3A860756" w:rsidR="00A81ED2" w:rsidRDefault="00A81ED2">
      <w:pPr>
        <w:pStyle w:val="Kommentartext"/>
      </w:pPr>
      <w:r>
        <w:rPr>
          <w:rStyle w:val="Kommentarzeichen"/>
        </w:rPr>
        <w:annotationRef/>
      </w:r>
      <w:r>
        <w:t>Alternative B</w:t>
      </w:r>
    </w:p>
  </w:comment>
  <w:comment w:id="11904" w:author="Lektorat Bauer" w:date="2025-03-06T17:53:00Z" w:initials="LB">
    <w:p w14:paraId="5517F7E9" w14:textId="189A0B64" w:rsidR="00D924EE" w:rsidRDefault="00D924EE">
      <w:pPr>
        <w:pStyle w:val="Kommentartext"/>
      </w:pPr>
      <w:r>
        <w:rPr>
          <w:rStyle w:val="Kommentarzeichen"/>
        </w:rPr>
        <w:annotationRef/>
      </w:r>
      <w:r>
        <w:t>Alternative B, kein Lächeln, kein Umdrehen, mehr Abwechslung</w:t>
      </w:r>
    </w:p>
  </w:comment>
  <w:comment w:id="11915" w:author="Lektorat Bauer" w:date="2025-03-06T17:54:00Z" w:initials="LB">
    <w:p w14:paraId="4250F658" w14:textId="3D9935BD" w:rsidR="00D924EE" w:rsidRDefault="00D924EE">
      <w:pPr>
        <w:pStyle w:val="Kommentartext"/>
      </w:pPr>
      <w:r>
        <w:rPr>
          <w:rStyle w:val="Kommentarzeichen"/>
        </w:rPr>
        <w:annotationRef/>
      </w:r>
      <w:r>
        <w:t>ÜE, es sind ja Profis, die wissen, welche Vorteile der Tisch an der Wand hat</w:t>
      </w:r>
    </w:p>
  </w:comment>
  <w:comment w:id="11935" w:author="Lektorat Bauer" w:date="2025-03-06T17:56:00Z" w:initials="LB">
    <w:p w14:paraId="1286D6D1" w14:textId="6A5B47A7" w:rsidR="00D924EE" w:rsidRDefault="00D924EE">
      <w:pPr>
        <w:pStyle w:val="Kommentartext"/>
      </w:pPr>
      <w:r>
        <w:rPr>
          <w:rStyle w:val="Kommentarzeichen"/>
        </w:rPr>
        <w:annotationRef/>
      </w:r>
      <w:r>
        <w:t>Angepasst, weil sie sich ja auch kennen mittlerweile und er nicht mehr erstaunt sein dürfte</w:t>
      </w:r>
    </w:p>
  </w:comment>
  <w:comment w:id="11957" w:author="Lektorat Bauer" w:date="2025-03-06T17:58:00Z" w:initials="LB">
    <w:p w14:paraId="54D3E585" w14:textId="4C2C9600" w:rsidR="00D924EE" w:rsidRDefault="00D924EE">
      <w:pPr>
        <w:pStyle w:val="Kommentartext"/>
      </w:pPr>
      <w:r>
        <w:rPr>
          <w:rStyle w:val="Kommentarzeichen"/>
        </w:rPr>
        <w:annotationRef/>
      </w:r>
      <w:r>
        <w:t>Ein bisschen mehr B hier, und schon klingt es viel runder, und man kriegt fast Appetit.</w:t>
      </w:r>
    </w:p>
  </w:comment>
  <w:comment w:id="11958" w:author="Lektorat Bauer" w:date="2025-03-06T18:11:00Z" w:initials="LB">
    <w:p w14:paraId="3FD659E9" w14:textId="69A1F8DD" w:rsidR="000E621A" w:rsidRDefault="000E621A">
      <w:pPr>
        <w:pStyle w:val="Kommentartext"/>
      </w:pPr>
      <w:r>
        <w:rPr>
          <w:rStyle w:val="Kommentarzeichen"/>
        </w:rPr>
        <w:annotationRef/>
      </w:r>
      <w:r>
        <w:t>Alternative B</w:t>
      </w:r>
    </w:p>
  </w:comment>
  <w:comment w:id="11968" w:author="Lektorat Bauer" w:date="2025-03-06T18:12:00Z" w:initials="LB">
    <w:p w14:paraId="11B43CD0" w14:textId="196221ED" w:rsidR="000E621A" w:rsidRDefault="000E621A">
      <w:pPr>
        <w:pStyle w:val="Kommentartext"/>
      </w:pPr>
      <w:r>
        <w:rPr>
          <w:rStyle w:val="Kommentarzeichen"/>
        </w:rPr>
        <w:annotationRef/>
      </w:r>
      <w:r>
        <w:t>ÜE</w:t>
      </w:r>
    </w:p>
  </w:comment>
  <w:comment w:id="11974" w:author="Lektorat Bauer" w:date="2025-03-06T18:12:00Z" w:initials="LB">
    <w:p w14:paraId="09C11BB0" w14:textId="1270164D" w:rsidR="000E621A" w:rsidRDefault="000E621A">
      <w:pPr>
        <w:pStyle w:val="Kommentartext"/>
      </w:pPr>
      <w:r>
        <w:rPr>
          <w:rStyle w:val="Kommentarzeichen"/>
        </w:rPr>
        <w:annotationRef/>
      </w:r>
      <w:r>
        <w:t>Alternative B, nimm dir hier ruhig etwas Zeit, zu beschreiben, wie er geht, wie Flim sich verhält etc.</w:t>
      </w:r>
    </w:p>
  </w:comment>
  <w:comment w:id="11979" w:author="Lektorat Bauer" w:date="2025-03-06T18:13:00Z" w:initials="LB">
    <w:p w14:paraId="015271DE" w14:textId="215CD460" w:rsidR="00446A9E" w:rsidRDefault="00446A9E">
      <w:pPr>
        <w:pStyle w:val="Kommentartext"/>
      </w:pPr>
      <w:r>
        <w:rPr>
          <w:rStyle w:val="Kommentarzeichen"/>
        </w:rPr>
        <w:annotationRef/>
      </w:r>
      <w:r>
        <w:t>Unklar: was ist daran so verwerflich, an seiner Aussage?</w:t>
      </w:r>
    </w:p>
  </w:comment>
  <w:comment w:id="11983" w:author="Lektorat Bauer" w:date="2025-03-06T18:14:00Z" w:initials="LB">
    <w:p w14:paraId="5179B65C" w14:textId="5529AC60" w:rsidR="00446A9E" w:rsidRDefault="00446A9E">
      <w:pPr>
        <w:pStyle w:val="Kommentartext"/>
      </w:pPr>
      <w:r>
        <w:rPr>
          <w:rStyle w:val="Kommentarzeichen"/>
        </w:rPr>
        <w:annotationRef/>
      </w:r>
      <w:r>
        <w:t>Verstehe nicht, inwiefern die Antwort cool ist, zumal er ja zuvor schon das auf ihn Zielen gleich zweimal stoisch hingenommen hat, hier also nichts Neues hinzukommt zu seinem Verhalten?</w:t>
      </w:r>
    </w:p>
  </w:comment>
  <w:comment w:id="12024" w:author="Lektorat Bauer" w:date="2025-03-06T18:23:00Z" w:initials="LB">
    <w:p w14:paraId="2BE58B12" w14:textId="2022DBC6" w:rsidR="00147D47" w:rsidRDefault="00147D47">
      <w:pPr>
        <w:pStyle w:val="Kommentartext"/>
      </w:pPr>
      <w:r>
        <w:rPr>
          <w:rStyle w:val="Kommentarzeichen"/>
        </w:rPr>
        <w:annotationRef/>
      </w:r>
      <w:r>
        <w:t>Was ist das? Eine andere Organisation, eine andere Abteilung? Präzisieren</w:t>
      </w:r>
    </w:p>
  </w:comment>
  <w:comment w:id="12035" w:author="Lektorat Bauer" w:date="2025-03-06T18:23:00Z" w:initials="LB">
    <w:p w14:paraId="79C8CA70" w14:textId="0A832383" w:rsidR="00147D47" w:rsidRDefault="00147D47">
      <w:pPr>
        <w:pStyle w:val="Kommentartext"/>
      </w:pPr>
      <w:r>
        <w:rPr>
          <w:rStyle w:val="Kommentarzeichen"/>
        </w:rPr>
        <w:annotationRef/>
      </w:r>
      <w:r>
        <w:t>Offenbar nicht eine Abteilung, sondern gleich eine ganze Organisation? Bitte prüfen</w:t>
      </w:r>
    </w:p>
  </w:comment>
  <w:comment w:id="12039" w:author="Lektorat Bauer" w:date="2025-03-06T18:22:00Z" w:initials="LB">
    <w:p w14:paraId="6106ED75" w14:textId="78E8C629" w:rsidR="00147D47" w:rsidRDefault="00147D47">
      <w:pPr>
        <w:pStyle w:val="Kommentartext"/>
      </w:pPr>
      <w:r>
        <w:rPr>
          <w:rStyle w:val="Kommentarzeichen"/>
        </w:rPr>
        <w:annotationRef/>
      </w:r>
      <w:r>
        <w:t>Das ist alles? Scheint mir eine unterkomplexe Aufgabe für Chow, die zuvor international unterwegs war und jetzt ein einzelnes Gelände sichern soll?</w:t>
      </w:r>
    </w:p>
  </w:comment>
  <w:comment w:id="12050" w:author="Jens Schnügger" w:date="2021-01-22T17:07:00Z" w:initials="js">
    <w:p w14:paraId="1FDB35FF"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37B3451D" w14:textId="77777777" w:rsidR="00944672" w:rsidRDefault="00944672" w:rsidP="00944672">
      <w:pPr>
        <w:suppressAutoHyphens/>
        <w:spacing w:line="292" w:lineRule="auto"/>
        <w:rPr>
          <w:rFonts w:ascii="Arial" w:hAnsi="Arial" w:cs="Arial"/>
          <w:sz w:val="20"/>
          <w:szCs w:val="20"/>
        </w:rPr>
      </w:pPr>
      <w:r>
        <w:rPr>
          <w:sz w:val="20"/>
          <w:szCs w:val="20"/>
        </w:rPr>
        <w:t>K01-S01 : Der Aufrag</w:t>
      </w:r>
    </w:p>
  </w:comment>
  <w:comment w:id="12066" w:author="Lektorat Bauer" w:date="2025-03-06T18:29:00Z" w:initials="LB">
    <w:p w14:paraId="31091FCB" w14:textId="2988C4EC" w:rsidR="00CC04D7" w:rsidRDefault="00CC04D7">
      <w:pPr>
        <w:pStyle w:val="Kommentartext"/>
      </w:pPr>
      <w:r>
        <w:rPr>
          <w:rStyle w:val="Kommentarzeichen"/>
        </w:rPr>
        <w:annotationRef/>
      </w:r>
      <w:r>
        <w:t>Original umständlich</w:t>
      </w:r>
    </w:p>
  </w:comment>
  <w:comment w:id="12101" w:author="Lektorat Bauer" w:date="2025-03-06T18:33:00Z" w:initials="LB">
    <w:p w14:paraId="3899AD6E" w14:textId="08FAA35D" w:rsidR="00064ED3" w:rsidRDefault="00064ED3">
      <w:pPr>
        <w:pStyle w:val="Kommentartext"/>
      </w:pPr>
      <w:r>
        <w:rPr>
          <w:rStyle w:val="Kommentarzeichen"/>
        </w:rPr>
        <w:annotationRef/>
      </w:r>
      <w:r>
        <w:t>ÜE</w:t>
      </w:r>
    </w:p>
  </w:comment>
  <w:comment w:id="12129" w:author="Lektorat Bauer" w:date="2025-03-06T18:35:00Z" w:initials="LB">
    <w:p w14:paraId="44325485" w14:textId="3C4D5541" w:rsidR="00064ED3" w:rsidRDefault="00064ED3">
      <w:pPr>
        <w:pStyle w:val="Kommentartext"/>
      </w:pPr>
      <w:r>
        <w:rPr>
          <w:rStyle w:val="Kommentarzeichen"/>
        </w:rPr>
        <w:annotationRef/>
      </w:r>
      <w:r>
        <w:t>Nicken, blicken</w:t>
      </w:r>
    </w:p>
  </w:comment>
  <w:comment w:id="12133" w:author="Lektorat Bauer" w:date="2025-03-06T18:35:00Z" w:initials="LB">
    <w:p w14:paraId="1AD61801" w14:textId="02C2E802" w:rsidR="00064ED3" w:rsidRDefault="00064ED3">
      <w:pPr>
        <w:pStyle w:val="Kommentartext"/>
      </w:pPr>
      <w:r>
        <w:rPr>
          <w:rStyle w:val="Kommentarzeichen"/>
        </w:rPr>
        <w:annotationRef/>
      </w:r>
      <w:r>
        <w:t>Ist das nicht ein zentraler Aspekt der Kalkulation? Also, wenn er das nicht vorher wusste, kann er ja kaum kalkuliert haben, ob nun 25 % oder nicht.</w:t>
      </w:r>
    </w:p>
  </w:comment>
  <w:comment w:id="12153" w:author="Lektorat Bauer" w:date="2025-03-06T18:37:00Z" w:initials="LB">
    <w:p w14:paraId="11281A7C" w14:textId="4810F892" w:rsidR="00BF4EBA" w:rsidRDefault="00BF4EBA">
      <w:pPr>
        <w:pStyle w:val="Kommentartext"/>
      </w:pPr>
      <w:r>
        <w:rPr>
          <w:rStyle w:val="Kommentarzeichen"/>
        </w:rPr>
        <w:annotationRef/>
      </w:r>
      <w:r>
        <w:t>Hat er oben schon?</w:t>
      </w:r>
    </w:p>
  </w:comment>
  <w:comment w:id="12154" w:author="Jens Schnügger" w:date="2021-02-17T17:42:00Z" w:initials="js">
    <w:p w14:paraId="736F3C54"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0D6A57B5" w14:textId="77777777" w:rsidR="00944672" w:rsidRDefault="00944672" w:rsidP="00944672">
      <w:pPr>
        <w:suppressAutoHyphens/>
        <w:spacing w:line="292" w:lineRule="auto"/>
        <w:rPr>
          <w:rFonts w:ascii="Arial" w:hAnsi="Arial" w:cs="Arial"/>
          <w:sz w:val="20"/>
          <w:szCs w:val="20"/>
        </w:rPr>
      </w:pPr>
      <w:r>
        <w:rPr>
          <w:sz w:val="20"/>
          <w:szCs w:val="20"/>
        </w:rPr>
        <w:t>K01-S02 : Abenteuer in Libyen</w:t>
      </w:r>
    </w:p>
  </w:comment>
  <w:comment w:id="12194" w:author="Lektorat Bauer" w:date="2025-03-06T18:51:00Z" w:initials="LB">
    <w:p w14:paraId="791D7EB5" w14:textId="5F9B95DC" w:rsidR="00496B5C" w:rsidRDefault="00496B5C">
      <w:pPr>
        <w:pStyle w:val="Kommentartext"/>
      </w:pPr>
      <w:r>
        <w:rPr>
          <w:rStyle w:val="Kommentarzeichen"/>
        </w:rPr>
        <w:annotationRef/>
      </w:r>
      <w:r>
        <w:t>Oder welche Stadt? Unklar</w:t>
      </w:r>
    </w:p>
  </w:comment>
  <w:comment w:id="12250" w:author="Lektorat Bauer" w:date="2025-03-06T18:55:00Z" w:initials="LB">
    <w:p w14:paraId="209F9BE4" w14:textId="1F2A9138" w:rsidR="00583605" w:rsidRDefault="00583605">
      <w:pPr>
        <w:pStyle w:val="Kommentartext"/>
      </w:pPr>
      <w:r>
        <w:rPr>
          <w:rStyle w:val="Kommentarzeichen"/>
        </w:rPr>
        <w:annotationRef/>
      </w:r>
      <w:r>
        <w:t>Nicht ankündigen</w:t>
      </w:r>
    </w:p>
  </w:comment>
  <w:comment w:id="12254" w:author="Lektorat Bauer" w:date="2025-03-06T18:55:00Z" w:initials="LB">
    <w:p w14:paraId="3B61D3C1" w14:textId="5D38660A" w:rsidR="00583605" w:rsidRDefault="00583605">
      <w:pPr>
        <w:pStyle w:val="Kommentartext"/>
      </w:pPr>
      <w:r>
        <w:rPr>
          <w:rStyle w:val="Kommentarzeichen"/>
        </w:rPr>
        <w:annotationRef/>
      </w:r>
      <w:r>
        <w:t>Kam auch zu oft vor wie gesagt, dieses „Woher? Wie?“</w:t>
      </w:r>
    </w:p>
  </w:comment>
  <w:comment w:id="12290" w:author="Lektorat Bauer" w:date="2025-03-06T18:58:00Z" w:initials="LB">
    <w:p w14:paraId="6C130D3A" w14:textId="60224776" w:rsidR="00583605" w:rsidRDefault="00583605">
      <w:pPr>
        <w:pStyle w:val="Kommentartext"/>
      </w:pPr>
      <w:r>
        <w:rPr>
          <w:rStyle w:val="Kommentarzeichen"/>
        </w:rPr>
        <w:annotationRef/>
      </w:r>
      <w:r>
        <w:t>Tür ist schon offen</w:t>
      </w:r>
    </w:p>
  </w:comment>
  <w:comment w:id="12334" w:author="Lektorat Bauer" w:date="2025-03-06T19:02:00Z" w:initials="LB">
    <w:p w14:paraId="0A496CED" w14:textId="6423249F" w:rsidR="00583605" w:rsidRDefault="00583605">
      <w:pPr>
        <w:pStyle w:val="Kommentartext"/>
      </w:pPr>
      <w:r>
        <w:rPr>
          <w:rStyle w:val="Kommentarzeichen"/>
        </w:rPr>
        <w:annotationRef/>
      </w:r>
      <w:r>
        <w:t>Ergänzt, schöner Kontrast zu ihrer Antwort dann</w:t>
      </w:r>
    </w:p>
  </w:comment>
  <w:comment w:id="12360" w:author="Lektorat Bauer" w:date="2025-03-06T19:03:00Z" w:initials="LB">
    <w:p w14:paraId="11334CFE" w14:textId="0EB54658" w:rsidR="007B12B6" w:rsidRDefault="007B12B6">
      <w:pPr>
        <w:pStyle w:val="Kommentartext"/>
      </w:pPr>
      <w:r>
        <w:rPr>
          <w:rStyle w:val="Kommentarzeichen"/>
        </w:rPr>
        <w:annotationRef/>
      </w:r>
      <w:r>
        <w:t>ÜE</w:t>
      </w:r>
    </w:p>
  </w:comment>
  <w:comment w:id="12362" w:author="Jens Schnügger" w:date="2021-02-17T17:42:00Z" w:initials="js">
    <w:p w14:paraId="43B37187"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5617196A" w14:textId="77777777" w:rsidR="00944672" w:rsidRDefault="00944672" w:rsidP="00944672">
      <w:pPr>
        <w:spacing w:line="292" w:lineRule="auto"/>
        <w:rPr>
          <w:rFonts w:ascii="Arial" w:hAnsi="Arial" w:cs="Arial"/>
          <w:sz w:val="20"/>
          <w:szCs w:val="20"/>
        </w:rPr>
      </w:pPr>
      <w:r>
        <w:rPr>
          <w:sz w:val="20"/>
          <w:szCs w:val="20"/>
        </w:rPr>
        <w:t>K01-S03 : General Abu Alsyf</w:t>
      </w:r>
    </w:p>
  </w:comment>
  <w:comment w:id="12439" w:author="Lektorat Bauer" w:date="2025-03-06T19:11:00Z" w:initials="LB">
    <w:p w14:paraId="5ED76F20" w14:textId="257A4D1E" w:rsidR="004A6D91" w:rsidRDefault="004A6D91">
      <w:pPr>
        <w:pStyle w:val="Kommentartext"/>
      </w:pPr>
      <w:r>
        <w:rPr>
          <w:rStyle w:val="Kommentarzeichen"/>
        </w:rPr>
        <w:annotationRef/>
      </w:r>
      <w:r>
        <w:t>Ist so wenig Platz mitten in der Wüste, ja?</w:t>
      </w:r>
    </w:p>
  </w:comment>
  <w:comment w:id="12442" w:author="Lektorat Bauer" w:date="2025-03-06T19:11:00Z" w:initials="LB">
    <w:p w14:paraId="19F34BB0" w14:textId="129EE5C6" w:rsidR="004A6D91" w:rsidRDefault="004A6D91">
      <w:pPr>
        <w:pStyle w:val="Kommentartext"/>
      </w:pPr>
      <w:r>
        <w:rPr>
          <w:rStyle w:val="Kommentarzeichen"/>
        </w:rPr>
        <w:annotationRef/>
      </w:r>
      <w:r>
        <w:t>Das können die Milizen dann doch sehen?</w:t>
      </w:r>
    </w:p>
  </w:comment>
  <w:comment w:id="12431" w:author="Lektorat Bauer" w:date="2025-03-06T19:25:00Z" w:initials="LB">
    <w:p w14:paraId="7E7F0E2D" w14:textId="7845763A" w:rsidR="006E4FFE" w:rsidRDefault="006E4FFE">
      <w:pPr>
        <w:pStyle w:val="Kommentartext"/>
      </w:pPr>
      <w:r>
        <w:rPr>
          <w:rStyle w:val="Kommentarzeichen"/>
        </w:rPr>
        <w:annotationRef/>
      </w:r>
      <w:r>
        <w:t>Auch dieser Abschnitt würde sehr von 1-2 beschreibenden Unterbrechungen profitieren, es ist doch überall Sand, der aber quasi keine Rolle spielt, die Sonne brennt, es ist heiß, und man muss den Jeep und die Rover durch hören, sie wirbeln Staub auf, die Sicht ist vielleicht schlecht usw. All das wird ausgeblendet, und daran leidet die ansonsten gute Passage, es ist steril und vor allem gibt es kaum Bilder, die Dialoge sind nicht eingebettet.</w:t>
      </w:r>
    </w:p>
  </w:comment>
  <w:comment w:id="12517" w:author="Lektorat Bauer" w:date="2025-03-06T19:16:00Z" w:initials="LB">
    <w:p w14:paraId="499BAA49" w14:textId="44439846" w:rsidR="002732DB" w:rsidRDefault="002732DB">
      <w:pPr>
        <w:pStyle w:val="Kommentartext"/>
      </w:pPr>
      <w:r>
        <w:rPr>
          <w:rStyle w:val="Kommentarzeichen"/>
        </w:rPr>
        <w:annotationRef/>
      </w:r>
      <w:r>
        <w:t>Verstehe den Zusammenhang nicht, der platte Reifen, wieso lässt ihn das herum wirbeln? Und ist nicht die Explosion viel relevanter?</w:t>
      </w:r>
    </w:p>
  </w:comment>
  <w:comment w:id="12676" w:author="Lektorat Bauer" w:date="2025-03-07T01:01:00Z" w:initials="LB">
    <w:p w14:paraId="29397D9A" w14:textId="1963DB9C" w:rsidR="00B40977" w:rsidRDefault="00B40977">
      <w:pPr>
        <w:pStyle w:val="Kommentartext"/>
      </w:pPr>
      <w:r>
        <w:rPr>
          <w:rStyle w:val="Kommentarzeichen"/>
        </w:rPr>
        <w:annotationRef/>
      </w:r>
      <w:r>
        <w:t>Wieso fremd, sie werden sich doch inzwischen kennen? Fremd für wen also?</w:t>
      </w:r>
    </w:p>
  </w:comment>
  <w:comment w:id="12724" w:author="Jens Schnügger" w:date="2021-03-03T21:09:00Z" w:initials="js">
    <w:p w14:paraId="4F36DB63"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068B43AE" w14:textId="77777777" w:rsidR="00944672" w:rsidRDefault="00944672" w:rsidP="00944672">
      <w:pPr>
        <w:suppressAutoHyphens/>
        <w:spacing w:line="292" w:lineRule="auto"/>
        <w:rPr>
          <w:rFonts w:ascii="Arial" w:hAnsi="Arial" w:cs="Arial"/>
          <w:sz w:val="20"/>
          <w:szCs w:val="20"/>
        </w:rPr>
      </w:pPr>
      <w:r>
        <w:rPr>
          <w:sz w:val="20"/>
          <w:szCs w:val="20"/>
        </w:rPr>
        <w:t>K01-S04 : Normandie</w:t>
      </w:r>
    </w:p>
  </w:comment>
  <w:comment w:id="12734" w:author="Lektorat Bauer" w:date="2025-03-07T01:07:00Z" w:initials="LB">
    <w:p w14:paraId="2BEE5F9D" w14:textId="2032BF57" w:rsidR="001932B5" w:rsidRDefault="001932B5">
      <w:pPr>
        <w:pStyle w:val="Kommentartext"/>
      </w:pPr>
      <w:r>
        <w:rPr>
          <w:rStyle w:val="Kommentarzeichen"/>
        </w:rPr>
        <w:annotationRef/>
      </w:r>
      <w:r>
        <w:t xml:space="preserve">Unklar: passiert das nach dem Croissant im Café oder nach dem Bezug seines Zimmers? Tempus suggeriert ersteres, wenn zweiteres, dann alles in Vorvergangenheit schildern, also: Danach </w:t>
      </w:r>
      <w:r w:rsidRPr="001932B5">
        <w:rPr>
          <w:i/>
          <w:iCs/>
        </w:rPr>
        <w:t>war</w:t>
      </w:r>
      <w:r>
        <w:t xml:space="preserve"> er am Strand spazieren </w:t>
      </w:r>
      <w:r w:rsidRPr="001932B5">
        <w:rPr>
          <w:i/>
          <w:iCs/>
        </w:rPr>
        <w:t>gegangen</w:t>
      </w:r>
      <w:r>
        <w:t xml:space="preserve"> und </w:t>
      </w:r>
      <w:r w:rsidRPr="001932B5">
        <w:rPr>
          <w:i/>
          <w:iCs/>
        </w:rPr>
        <w:t>hatte</w:t>
      </w:r>
      <w:r>
        <w:t xml:space="preserve"> in der Bar…. einen freien Platz </w:t>
      </w:r>
      <w:r w:rsidRPr="001932B5">
        <w:rPr>
          <w:i/>
          <w:iCs/>
        </w:rPr>
        <w:t>gefunden</w:t>
      </w:r>
      <w:r>
        <w:t>…</w:t>
      </w:r>
    </w:p>
  </w:comment>
  <w:comment w:id="12823" w:author="Jens Schnügger" w:date="2021-03-07T16:54:00Z" w:initials="js">
    <w:p w14:paraId="27B00E1A"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2819D583" w14:textId="77777777" w:rsidR="00944672" w:rsidRDefault="00944672" w:rsidP="00944672">
      <w:pPr>
        <w:suppressAutoHyphens/>
        <w:spacing w:line="292" w:lineRule="auto"/>
        <w:rPr>
          <w:rFonts w:ascii="Arial" w:hAnsi="Arial" w:cs="Arial"/>
          <w:sz w:val="20"/>
          <w:szCs w:val="20"/>
        </w:rPr>
      </w:pPr>
      <w:r>
        <w:rPr>
          <w:sz w:val="20"/>
          <w:szCs w:val="20"/>
        </w:rPr>
        <w:t>K01-S05 : Duke, Behandlung</w:t>
      </w:r>
    </w:p>
  </w:comment>
  <w:comment w:id="12826" w:author="Lektorat Bauer" w:date="2025-03-07T01:15:00Z" w:initials="LB">
    <w:p w14:paraId="46DBEF6D" w14:textId="43834731" w:rsidR="001932B5" w:rsidRDefault="001932B5">
      <w:pPr>
        <w:pStyle w:val="Kommentartext"/>
      </w:pPr>
      <w:r>
        <w:rPr>
          <w:rStyle w:val="Kommentarzeichen"/>
        </w:rPr>
        <w:annotationRef/>
      </w:r>
      <w:r>
        <w:t>Um? Wann?</w:t>
      </w:r>
    </w:p>
  </w:comment>
  <w:comment w:id="12906" w:author="Lektorat Bauer" w:date="2025-03-07T09:00:00Z" w:initials="LB">
    <w:p w14:paraId="5436218D" w14:textId="691A9792" w:rsidR="00F042A4" w:rsidRDefault="00F042A4">
      <w:pPr>
        <w:pStyle w:val="Kommentartext"/>
      </w:pPr>
      <w:r>
        <w:rPr>
          <w:rStyle w:val="Kommentarzeichen"/>
        </w:rPr>
        <w:annotationRef/>
      </w:r>
      <w:r>
        <w:t>Nicken, nicken</w:t>
      </w:r>
    </w:p>
  </w:comment>
  <w:comment w:id="12919" w:author="Lektorat Bauer" w:date="2025-03-07T09:01:00Z" w:initials="LB">
    <w:p w14:paraId="00C29324" w14:textId="3B72FC46" w:rsidR="008F76CF" w:rsidRDefault="008F76CF">
      <w:pPr>
        <w:pStyle w:val="Kommentartext"/>
      </w:pPr>
      <w:r>
        <w:rPr>
          <w:rStyle w:val="Kommentarzeichen"/>
        </w:rPr>
        <w:annotationRef/>
      </w:r>
      <w:r>
        <w:t>Unklar: inwiefern waren sie vorher abwesend? Sie haben doch gesprochen mit der Crew usw.? Wie ist das hier gemeint?</w:t>
      </w:r>
    </w:p>
  </w:comment>
  <w:comment w:id="12929" w:author="Lektorat Bauer" w:date="2025-03-07T09:03:00Z" w:initials="LB">
    <w:p w14:paraId="73C2C7A0" w14:textId="7EA3A5FC" w:rsidR="00546E6B" w:rsidRDefault="00546E6B">
      <w:pPr>
        <w:pStyle w:val="Kommentartext"/>
      </w:pPr>
      <w:r>
        <w:rPr>
          <w:rStyle w:val="Kommentarzeichen"/>
        </w:rPr>
        <w:annotationRef/>
      </w:r>
      <w:r>
        <w:t>Ähm, Touquet ist näher an Amerika als Hamburg, nicht? Das wissen sie doch bestimmt?</w:t>
      </w:r>
    </w:p>
  </w:comment>
  <w:comment w:id="12946" w:author="Lektorat Bauer" w:date="2025-03-07T09:06:00Z" w:initials="LB">
    <w:p w14:paraId="532B2698" w14:textId="674D4857" w:rsidR="00546E6B" w:rsidRDefault="00546E6B">
      <w:pPr>
        <w:pStyle w:val="Kommentartext"/>
      </w:pPr>
      <w:r>
        <w:rPr>
          <w:rStyle w:val="Kommentarzeichen"/>
        </w:rPr>
        <w:annotationRef/>
      </w:r>
      <w:r>
        <w:t>Überflüssig, sie sagt, sie spielt sie ein und spielt sie hier dann offenbar ein, aber das musst du nicht extra zeigen</w:t>
      </w:r>
    </w:p>
  </w:comment>
  <w:comment w:id="12965" w:author="Lektorat Bauer" w:date="2025-03-07T09:09:00Z" w:initials="LB">
    <w:p w14:paraId="444D8F29" w14:textId="38286F16" w:rsidR="00650D8F" w:rsidRDefault="00650D8F">
      <w:pPr>
        <w:pStyle w:val="Kommentartext"/>
      </w:pPr>
      <w:r>
        <w:rPr>
          <w:rStyle w:val="Kommentarzeichen"/>
        </w:rPr>
        <w:annotationRef/>
      </w:r>
      <w:r>
        <w:t>Floskel, überflüssig</w:t>
      </w:r>
    </w:p>
  </w:comment>
  <w:comment w:id="13050" w:author="Lektorat Bauer" w:date="2025-03-07T09:15:00Z" w:initials="LB">
    <w:p w14:paraId="15A758E2" w14:textId="0CD794DB" w:rsidR="001E43A8" w:rsidRDefault="001E43A8">
      <w:pPr>
        <w:pStyle w:val="Kommentartext"/>
      </w:pPr>
      <w:r>
        <w:rPr>
          <w:rStyle w:val="Kommentarzeichen"/>
        </w:rPr>
        <w:annotationRef/>
      </w:r>
      <w:r>
        <w:t>Wird hier zu lang mit dem Essen und ihrer Verwunderung darüber, das ist nicht wirklich relevant und wirkt auch etwas unglaubwürdig. Dass sie erstaunt sind, ist gut, aber dass sie hier nach der Pointe („sie haben das Crew-Essen bekommen“) und angesichts ihrer komplizierten Aufgabe immer noch auf das Essen eingehen, lässt sie eher unprofessionell und naiv wirken, obwohl sie ja durchaus Fachexpertise haben.</w:t>
      </w:r>
    </w:p>
  </w:comment>
  <w:comment w:id="13062" w:author="Lektorat Bauer" w:date="2025-03-07T09:17:00Z" w:initials="LB">
    <w:p w14:paraId="14DC351E" w14:textId="5B91DC04" w:rsidR="001E43A8" w:rsidRDefault="001E43A8">
      <w:pPr>
        <w:pStyle w:val="Kommentartext"/>
      </w:pPr>
      <w:r>
        <w:rPr>
          <w:rStyle w:val="Kommentarzeichen"/>
        </w:rPr>
        <w:annotationRef/>
      </w:r>
      <w:r>
        <w:t>Wie gehabt, nicht alles aufschreiben, Lücken lassen</w:t>
      </w:r>
    </w:p>
  </w:comment>
  <w:comment w:id="13077" w:author="Jens Schnügger" w:date="2021-05-24T02:39:00Z" w:initials="JS">
    <w:p w14:paraId="0220C2CF"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3DDE25DD" w14:textId="77777777" w:rsidR="00944672" w:rsidRDefault="00944672" w:rsidP="00944672">
      <w:pPr>
        <w:suppressAutoHyphens/>
        <w:spacing w:line="292" w:lineRule="auto"/>
        <w:rPr>
          <w:rFonts w:ascii="Arial" w:hAnsi="Arial" w:cs="Arial"/>
          <w:sz w:val="20"/>
          <w:szCs w:val="20"/>
        </w:rPr>
      </w:pPr>
      <w:r>
        <w:rPr>
          <w:sz w:val="20"/>
          <w:szCs w:val="20"/>
        </w:rPr>
        <w:t>K01-S06 : Entdeckungen in der Westsahara</w:t>
      </w:r>
    </w:p>
  </w:comment>
  <w:comment w:id="13142" w:author="Lektorat Bauer" w:date="2025-03-07T10:45:00Z" w:initials="LB">
    <w:p w14:paraId="08C80AD1" w14:textId="754F3DB2" w:rsidR="009F431C" w:rsidRDefault="009F431C">
      <w:pPr>
        <w:pStyle w:val="Kommentartext"/>
      </w:pPr>
      <w:r>
        <w:rPr>
          <w:rStyle w:val="Kommentarzeichen"/>
        </w:rPr>
        <w:annotationRef/>
      </w:r>
      <w:r>
        <w:t>Original kein richtiges Deutsch, hier noch ein bisschen B ergänzt</w:t>
      </w:r>
    </w:p>
  </w:comment>
  <w:comment w:id="13194" w:author="Lektorat Bauer" w:date="2025-03-07T10:45:00Z" w:initials="LB">
    <w:p w14:paraId="194FC9D2" w14:textId="0453DAE6" w:rsidR="009F431C" w:rsidRDefault="009F431C">
      <w:pPr>
        <w:pStyle w:val="Kommentartext"/>
      </w:pPr>
      <w:r>
        <w:rPr>
          <w:rStyle w:val="Kommentarzeichen"/>
        </w:rPr>
        <w:annotationRef/>
      </w:r>
      <w:r>
        <w:t>Simpler ausgedrückt</w:t>
      </w:r>
    </w:p>
  </w:comment>
  <w:comment w:id="13254" w:author="Lektorat Bauer" w:date="2025-03-07T10:45:00Z" w:initials="LB">
    <w:p w14:paraId="2ADFE867" w14:textId="5C8F907C" w:rsidR="009F431C" w:rsidRDefault="009F431C">
      <w:pPr>
        <w:pStyle w:val="Kommentartext"/>
      </w:pPr>
      <w:r>
        <w:rPr>
          <w:rStyle w:val="Kommentarzeichen"/>
        </w:rPr>
        <w:annotationRef/>
      </w:r>
      <w:r>
        <w:t>Reicht dann hier, Floskeln wie gesagt weglassen</w:t>
      </w:r>
    </w:p>
  </w:comment>
  <w:comment w:id="13288" w:author="Lektorat Bauer" w:date="2025-03-07T10:47:00Z" w:initials="LB">
    <w:p w14:paraId="7A652D39" w14:textId="47EDC3DB" w:rsidR="009F431C" w:rsidRDefault="009F431C">
      <w:pPr>
        <w:pStyle w:val="Kommentartext"/>
      </w:pPr>
      <w:r>
        <w:rPr>
          <w:rStyle w:val="Kommentarzeichen"/>
        </w:rPr>
        <w:annotationRef/>
      </w:r>
      <w:r>
        <w:t>Überflüssig, zudem seltsam, wenn Bassir sieht, wie Bibi seinen Kollegen abfertigt, sollte das Warnung genug sein, da braucht es nicht noch Tia</w:t>
      </w:r>
    </w:p>
  </w:comment>
  <w:comment w:id="13306" w:author="Lektorat Bauer" w:date="2025-03-07T10:50:00Z" w:initials="LB">
    <w:p w14:paraId="337AECEB" w14:textId="56AE34FE" w:rsidR="009F431C" w:rsidRDefault="009F431C">
      <w:pPr>
        <w:pStyle w:val="Kommentartext"/>
      </w:pPr>
      <w:r>
        <w:rPr>
          <w:rStyle w:val="Kommentarzeichen"/>
        </w:rPr>
        <w:annotationRef/>
      </w:r>
      <w:r>
        <w:t>Wie gehabt: nicht alles per Dialog lösen und weniger umdrehen &amp; ansehen.</w:t>
      </w:r>
    </w:p>
  </w:comment>
  <w:comment w:id="13388" w:author="Lektorat Bauer" w:date="2025-03-07T11:12:00Z" w:initials="LB">
    <w:p w14:paraId="6DA5EE49" w14:textId="7C25DD45" w:rsidR="00E81BB4" w:rsidRDefault="00E81BB4">
      <w:pPr>
        <w:pStyle w:val="Kommentartext"/>
      </w:pPr>
      <w:r>
        <w:rPr>
          <w:rStyle w:val="Kommentarzeichen"/>
        </w:rPr>
        <w:annotationRef/>
      </w:r>
      <w:r>
        <w:t>? Das muss ihm doch aufgefallen sein, er hat doch sogar mit ihn darüber gesprochen? Verstehe nicht, wie er hier zu der Aussage kommt, dass er das übersehen hat. Unbedingt prüfen und ggf. anpassen.</w:t>
      </w:r>
    </w:p>
  </w:comment>
  <w:comment w:id="13413" w:author="Lektorat Bauer" w:date="2025-03-07T11:20:00Z" w:initials="LB">
    <w:p w14:paraId="18587A2B" w14:textId="366411AD" w:rsidR="00E81BB4" w:rsidRDefault="00E81BB4">
      <w:pPr>
        <w:pStyle w:val="Kommentartext"/>
      </w:pPr>
      <w:r>
        <w:rPr>
          <w:rStyle w:val="Kommentarzeichen"/>
        </w:rPr>
        <w:annotationRef/>
      </w:r>
      <w:r>
        <w:t>Alles Begrüßungs- und Höflichkeitsfloskeln, dass die Person höflich und zuvorkommend ist, wird aber bereits hinreichend deutlich</w:t>
      </w:r>
    </w:p>
  </w:comment>
  <w:comment w:id="13424" w:author="Lektorat Bauer" w:date="2025-03-07T11:20:00Z" w:initials="LB">
    <w:p w14:paraId="381062C4" w14:textId="32AEF72C" w:rsidR="00E81BB4" w:rsidRDefault="00E81BB4">
      <w:pPr>
        <w:pStyle w:val="Kommentartext"/>
      </w:pPr>
      <w:r>
        <w:rPr>
          <w:rStyle w:val="Kommentarzeichen"/>
        </w:rPr>
        <w:annotationRef/>
      </w:r>
      <w:r>
        <w:t>Können sie nicht sehen</w:t>
      </w:r>
    </w:p>
  </w:comment>
  <w:comment w:id="13428" w:author="Lektorat Bauer" w:date="2025-03-07T11:21:00Z" w:initials="LB">
    <w:p w14:paraId="651F9D83" w14:textId="28D41BF5" w:rsidR="00E81BB4" w:rsidRDefault="00E81BB4">
      <w:pPr>
        <w:pStyle w:val="Kommentartext"/>
      </w:pPr>
      <w:r>
        <w:rPr>
          <w:rStyle w:val="Kommentarzeichen"/>
        </w:rPr>
        <w:annotationRef/>
      </w:r>
      <w:r>
        <w:t>überflüssig</w:t>
      </w:r>
    </w:p>
  </w:comment>
  <w:comment w:id="13433" w:author="Lektorat Bauer" w:date="2025-03-07T11:22:00Z" w:initials="LB">
    <w:p w14:paraId="5A67067E" w14:textId="0CFA095A" w:rsidR="00E81BB4" w:rsidRDefault="00E81BB4">
      <w:pPr>
        <w:pStyle w:val="Kommentartext"/>
      </w:pPr>
      <w:r>
        <w:rPr>
          <w:rStyle w:val="Kommentarzeichen"/>
        </w:rPr>
        <w:annotationRef/>
      </w:r>
      <w:r>
        <w:t>s.o.: mehr Lücken lassen, nicht alles aufschreiben</w:t>
      </w:r>
    </w:p>
  </w:comment>
  <w:comment w:id="13478" w:author="Lektorat Bauer" w:date="2025-03-07T11:24:00Z" w:initials="LB">
    <w:p w14:paraId="3F5959EA" w14:textId="3757B2FC" w:rsidR="004A136B" w:rsidRDefault="004A136B">
      <w:pPr>
        <w:pStyle w:val="Kommentartext"/>
      </w:pPr>
      <w:r>
        <w:rPr>
          <w:rStyle w:val="Kommentarzeichen"/>
        </w:rPr>
        <w:annotationRef/>
      </w:r>
      <w:r>
        <w:t>W, sie sind „schnell zur Hilfe gekommen“</w:t>
      </w:r>
    </w:p>
  </w:comment>
  <w:comment w:id="13506" w:author="Lektorat Bauer" w:date="2025-03-07T11:28:00Z" w:initials="LB">
    <w:p w14:paraId="21E740BC" w14:textId="36C64FF2" w:rsidR="00C848FA" w:rsidRDefault="00C848FA">
      <w:pPr>
        <w:pStyle w:val="Kommentartext"/>
      </w:pPr>
      <w:r>
        <w:rPr>
          <w:rStyle w:val="Kommentarzeichen"/>
        </w:rPr>
        <w:annotationRef/>
      </w:r>
      <w:r>
        <w:t>umständlich</w:t>
      </w:r>
    </w:p>
  </w:comment>
  <w:comment w:id="13514" w:author="Lektorat Bauer" w:date="2025-03-07T11:28:00Z" w:initials="LB">
    <w:p w14:paraId="09245C92" w14:textId="77777777" w:rsidR="00C848FA" w:rsidRDefault="00C848FA">
      <w:pPr>
        <w:pStyle w:val="Kommentartext"/>
      </w:pPr>
      <w:r>
        <w:rPr>
          <w:rStyle w:val="Kommentarzeichen"/>
        </w:rPr>
        <w:annotationRef/>
      </w:r>
      <w:r>
        <w:t>ist beides im Bauch, daher etwas komisch ausgedrückt</w:t>
      </w:r>
    </w:p>
    <w:p w14:paraId="41C77DA2" w14:textId="77777777" w:rsidR="00C848FA" w:rsidRDefault="00C848FA">
      <w:pPr>
        <w:pStyle w:val="Kommentartext"/>
      </w:pPr>
    </w:p>
    <w:p w14:paraId="7CC626A9" w14:textId="235040F0" w:rsidR="00C848FA" w:rsidRDefault="00C848FA">
      <w:pPr>
        <w:pStyle w:val="Kommentartext"/>
      </w:pPr>
      <w:r>
        <w:t>zwei Nierenhaken?</w:t>
      </w:r>
    </w:p>
  </w:comment>
  <w:comment w:id="13517" w:author="Lektorat Bauer" w:date="2025-03-07T11:29:00Z" w:initials="LB">
    <w:p w14:paraId="4340E274" w14:textId="2BF493D6" w:rsidR="00C848FA" w:rsidRDefault="00C848FA">
      <w:pPr>
        <w:pStyle w:val="Kommentartext"/>
      </w:pPr>
      <w:r>
        <w:rPr>
          <w:rStyle w:val="Kommentarzeichen"/>
        </w:rPr>
        <w:annotationRef/>
      </w:r>
      <w:r>
        <w:t>Aber er wurde doch schon mit dem Messer bedroht? Widersprüchlich, unbedingt prüfen</w:t>
      </w:r>
    </w:p>
  </w:comment>
  <w:comment w:id="13541" w:author="Lektorat Bauer" w:date="2025-03-07T11:35:00Z" w:initials="LB">
    <w:p w14:paraId="739F4E5F" w14:textId="64F44776" w:rsidR="005343D8" w:rsidRDefault="005343D8">
      <w:pPr>
        <w:pStyle w:val="Kommentartext"/>
      </w:pPr>
      <w:r>
        <w:rPr>
          <w:rStyle w:val="Kommentarzeichen"/>
        </w:rPr>
        <w:annotationRef/>
      </w:r>
      <w:r>
        <w:t>On-off?</w:t>
      </w:r>
    </w:p>
  </w:comment>
  <w:comment w:id="13545" w:author="Lektorat Bauer" w:date="2025-03-07T11:35:00Z" w:initials="LB">
    <w:p w14:paraId="04559EB6" w14:textId="23671168" w:rsidR="005343D8" w:rsidRDefault="005343D8">
      <w:pPr>
        <w:pStyle w:val="Kommentartext"/>
      </w:pPr>
      <w:r>
        <w:rPr>
          <w:rStyle w:val="Kommentarzeichen"/>
        </w:rPr>
        <w:annotationRef/>
      </w:r>
      <w:r>
        <w:t>Oder? Verb fehlt</w:t>
      </w:r>
    </w:p>
  </w:comment>
  <w:comment w:id="13546" w:author="Lektorat Bauer" w:date="2025-03-07T11:38:00Z" w:initials="LB">
    <w:p w14:paraId="5EEE1F4D" w14:textId="1A0AF579" w:rsidR="00BA0D47" w:rsidRDefault="00BA0D47">
      <w:pPr>
        <w:pStyle w:val="Kommentartext"/>
      </w:pPr>
      <w:r>
        <w:rPr>
          <w:rStyle w:val="Kommentarzeichen"/>
        </w:rPr>
        <w:annotationRef/>
      </w:r>
      <w:r>
        <w:t>Das steht hier etwas im luftleeren Raum und wir nicht weiter erklärt, warum nicht und warum dann doch Al Oujda?</w:t>
      </w:r>
    </w:p>
  </w:comment>
  <w:comment w:id="13584" w:author="Lektorat Bauer" w:date="2025-03-07T11:43:00Z" w:initials="LB">
    <w:p w14:paraId="222210EC" w14:textId="6E336FFD" w:rsidR="005F044B" w:rsidRDefault="005F044B">
      <w:pPr>
        <w:pStyle w:val="Kommentartext"/>
      </w:pPr>
      <w:r>
        <w:rPr>
          <w:rStyle w:val="Kommentarzeichen"/>
        </w:rPr>
        <w:annotationRef/>
      </w:r>
      <w:r>
        <w:t>ÜE, wenn sie hier anlanden, gibt’s wohl einen Fischereihafen</w:t>
      </w:r>
    </w:p>
  </w:comment>
  <w:comment w:id="13590" w:author="Lektorat Bauer" w:date="2025-03-07T11:44:00Z" w:initials="LB">
    <w:p w14:paraId="47E42A3B" w14:textId="1FAD56A1" w:rsidR="005F044B" w:rsidRDefault="005F044B">
      <w:pPr>
        <w:pStyle w:val="Kommentartext"/>
      </w:pPr>
      <w:r>
        <w:rPr>
          <w:rStyle w:val="Kommentarzeichen"/>
        </w:rPr>
        <w:annotationRef/>
      </w:r>
      <w:r>
        <w:t>Oder die meisten wovon?</w:t>
      </w:r>
    </w:p>
  </w:comment>
  <w:comment w:id="13828" w:author="Lektorat Bauer" w:date="2025-03-07T12:01:00Z" w:initials="LB">
    <w:p w14:paraId="3739A846" w14:textId="6EF16B13" w:rsidR="005160EC" w:rsidRDefault="005160EC">
      <w:pPr>
        <w:pStyle w:val="Kommentartext"/>
      </w:pPr>
      <w:r>
        <w:rPr>
          <w:rStyle w:val="Kommentarzeichen"/>
        </w:rPr>
        <w:annotationRef/>
      </w:r>
      <w:r>
        <w:t>Die Formulierung gab es auch ein bisschen zu oft, daher angepasst</w:t>
      </w:r>
    </w:p>
  </w:comment>
  <w:comment w:id="13851" w:author="Lektorat Bauer" w:date="2025-03-07T13:59:00Z" w:initials="LB">
    <w:p w14:paraId="028F2BA8" w14:textId="4234C354" w:rsidR="00B60DA5" w:rsidRDefault="00B60DA5">
      <w:pPr>
        <w:pStyle w:val="Kommentartext"/>
      </w:pPr>
      <w:r>
        <w:rPr>
          <w:rStyle w:val="Kommentarzeichen"/>
        </w:rPr>
        <w:annotationRef/>
      </w:r>
      <w:r>
        <w:t>Wie gehabt, Inquits knapp halten, nicht darin erklären, was im Dialog eh schon steht.</w:t>
      </w:r>
    </w:p>
  </w:comment>
  <w:comment w:id="13855" w:author="Lektorat Bauer" w:date="2025-03-07T14:00:00Z" w:initials="LB">
    <w:p w14:paraId="2A1BA4B1" w14:textId="460E9F37" w:rsidR="00E65FCA" w:rsidRDefault="00E65FCA">
      <w:pPr>
        <w:pStyle w:val="Kommentartext"/>
      </w:pPr>
      <w:r>
        <w:rPr>
          <w:rStyle w:val="Kommentarzeichen"/>
        </w:rPr>
        <w:annotationRef/>
      </w:r>
      <w:r>
        <w:t>Also haben sie 3 Tage gewartet? Das stimmt nicht, oder?</w:t>
      </w:r>
    </w:p>
  </w:comment>
  <w:comment w:id="13891" w:author="Lektorat Bauer" w:date="2025-03-07T14:02:00Z" w:initials="LB">
    <w:p w14:paraId="20D2E2C1" w14:textId="669CC02C" w:rsidR="00E65FCA" w:rsidRDefault="00E65FCA">
      <w:pPr>
        <w:pStyle w:val="Kommentartext"/>
      </w:pPr>
      <w:r>
        <w:rPr>
          <w:rStyle w:val="Kommentarzeichen"/>
        </w:rPr>
        <w:annotationRef/>
      </w:r>
      <w:r>
        <w:t>Wie gehabt, Sätze können streng genommen nicht gelächelt oder gelacht werden.</w:t>
      </w:r>
    </w:p>
  </w:comment>
  <w:comment w:id="13933" w:author="Lektorat Bauer" w:date="2025-03-07T14:15:00Z" w:initials="LB">
    <w:p w14:paraId="77093E69" w14:textId="6CD0115A" w:rsidR="00D44A2D" w:rsidRDefault="00D44A2D">
      <w:pPr>
        <w:pStyle w:val="Kommentartext"/>
      </w:pPr>
      <w:r>
        <w:rPr>
          <w:rStyle w:val="Kommentarzeichen"/>
        </w:rPr>
        <w:annotationRef/>
      </w:r>
      <w:r>
        <w:t>ÜE</w:t>
      </w:r>
    </w:p>
  </w:comment>
  <w:comment w:id="13935" w:author="Jens Schnügger" w:date="2021-05-24T02:39:00Z" w:initials="JS">
    <w:p w14:paraId="0E5F5EA4"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7BBE6B67" w14:textId="77777777" w:rsidR="00944672" w:rsidRDefault="00944672" w:rsidP="00944672">
      <w:pPr>
        <w:suppressAutoHyphens/>
        <w:spacing w:line="292" w:lineRule="auto"/>
        <w:rPr>
          <w:rFonts w:ascii="Arial" w:hAnsi="Arial" w:cs="Arial"/>
          <w:sz w:val="20"/>
          <w:szCs w:val="20"/>
        </w:rPr>
      </w:pPr>
      <w:r>
        <w:rPr>
          <w:sz w:val="20"/>
          <w:szCs w:val="20"/>
        </w:rPr>
        <w:t>K01-S07 : London, Haus Benjamin Dingaka</w:t>
      </w:r>
    </w:p>
  </w:comment>
  <w:comment w:id="13943" w:author="Lektorat Bauer" w:date="2025-03-07T14:16:00Z" w:initials="LB">
    <w:p w14:paraId="6C8264D5" w14:textId="77777777" w:rsidR="00D44A2D" w:rsidRDefault="00D44A2D">
      <w:pPr>
        <w:pStyle w:val="Kommentartext"/>
      </w:pPr>
      <w:r>
        <w:rPr>
          <w:rStyle w:val="Kommentarzeichen"/>
        </w:rPr>
        <w:annotationRef/>
      </w:r>
      <w:r>
        <w:t>Schooon ein ziemlicher Zufall, mein Lieber. Etwas zu sehr für meinen Geschmack, aber wenn es dir wichtig ist, kannst du es auch drin behalten.</w:t>
      </w:r>
    </w:p>
    <w:p w14:paraId="2CE678D5" w14:textId="77777777" w:rsidR="00D44A2D" w:rsidRDefault="00D44A2D">
      <w:pPr>
        <w:pStyle w:val="Kommentartext"/>
      </w:pPr>
      <w:r>
        <w:br/>
        <w:t>Das Problem hier ist nicht die Idee an sich, sondern dass das Minenunglück einmal kurz erwähnt wurde, und dann 200 Seiten später heißt es: ach, übrigens, das war ihr Neffe. Um so etwas durchzuziehen, muss man es besser vorbereiten, also öfters mal über das Unglück reden, vllt auch darüber, dass sie sich aus den Augen verloren haben und er nicht weiß, wo der Junge heute ist usw.</w:t>
      </w:r>
    </w:p>
    <w:p w14:paraId="5774B74B" w14:textId="77777777" w:rsidR="00D44A2D" w:rsidRDefault="00D44A2D">
      <w:pPr>
        <w:pStyle w:val="Kommentartext"/>
      </w:pPr>
      <w:r>
        <w:t>Und dann muss man, wenn es an die Enthüllung geht, auch diese etwas vorbereiten, indem man das Problem langsam einführt, die Lösung hinauszögert, und dann sagt: aber das ist es ja! Er hat ihren Neffen gerettet!</w:t>
      </w:r>
      <w:r>
        <w:br/>
        <w:t>Dann wirkt das alles wie aus einem Guss, hier geht es sehr schnell und „verrät“ dadurch sozusagen, dass sich der Autor hier dachte: ja, das wäre doch praktisch.</w:t>
      </w:r>
    </w:p>
    <w:p w14:paraId="32B5800D" w14:textId="01E63CCE" w:rsidR="00D44A2D" w:rsidRPr="00D44A2D" w:rsidRDefault="00D44A2D">
      <w:pPr>
        <w:pStyle w:val="Kommentartext"/>
      </w:pPr>
      <w:r>
        <w:t xml:space="preserve">Die Glaubwürdigkeit wird also dadurch hergestellt, dass man die Struktur (x ist passiert, jetzt gibt’s Problem Y, aber x von damals ist die Lösung) verschleiert, in die Länge zieht. </w:t>
      </w:r>
    </w:p>
  </w:comment>
  <w:comment w:id="13963" w:author="Lektorat Bauer" w:date="2025-03-07T14:23:00Z" w:initials="LB">
    <w:p w14:paraId="6306297A" w14:textId="5A910227" w:rsidR="00A72DD0" w:rsidRDefault="00A72DD0">
      <w:pPr>
        <w:pStyle w:val="Kommentartext"/>
      </w:pPr>
      <w:r>
        <w:rPr>
          <w:rStyle w:val="Kommentarzeichen"/>
        </w:rPr>
        <w:annotationRef/>
      </w:r>
      <w:r>
        <w:t>Vorschlag/Beispiel: einfach B verwenden, um das zu zeigen, was du im Original nur sagst.</w:t>
      </w:r>
    </w:p>
  </w:comment>
  <w:comment w:id="13972" w:author="Lektorat Bauer" w:date="2025-03-07T14:24:00Z" w:initials="LB">
    <w:p w14:paraId="67F7EC5B" w14:textId="55A1D4B6" w:rsidR="00A72DD0" w:rsidRDefault="00A72DD0">
      <w:pPr>
        <w:pStyle w:val="Kommentartext"/>
      </w:pPr>
      <w:r>
        <w:rPr>
          <w:rStyle w:val="Kommentarzeichen"/>
        </w:rPr>
        <w:annotationRef/>
      </w:r>
      <w:r>
        <w:t>Seltsam, was hat das mit ihrem Notfall zu tun? Gehört hier nicht hin</w:t>
      </w:r>
    </w:p>
  </w:comment>
  <w:comment w:id="14000" w:author="Lektorat Bauer" w:date="2025-03-07T14:30:00Z" w:initials="LB">
    <w:p w14:paraId="6C4189DD" w14:textId="2B7998B3" w:rsidR="00D0056B" w:rsidRDefault="00D0056B">
      <w:pPr>
        <w:pStyle w:val="Kommentartext"/>
      </w:pPr>
      <w:r>
        <w:rPr>
          <w:rStyle w:val="Kommentarzeichen"/>
        </w:rPr>
        <w:annotationRef/>
      </w:r>
      <w:r>
        <w:t>Naja, sie lag vermutlich auch noch nie auf dem Küchenboden? Seltsame Formulierung</w:t>
      </w:r>
    </w:p>
  </w:comment>
  <w:comment w:id="14005" w:author="Lektorat Bauer" w:date="2025-03-07T14:31:00Z" w:initials="LB">
    <w:p w14:paraId="4D82FE9E" w14:textId="5F9A83B5" w:rsidR="005A5788" w:rsidRDefault="005A5788">
      <w:pPr>
        <w:pStyle w:val="Kommentartext"/>
      </w:pPr>
      <w:r>
        <w:rPr>
          <w:rStyle w:val="Kommentarzeichen"/>
        </w:rPr>
        <w:annotationRef/>
      </w:r>
      <w:r>
        <w:t>Ist das z Absicht?</w:t>
      </w:r>
    </w:p>
  </w:comment>
  <w:comment w:id="14086" w:author="Lektorat Bauer" w:date="2025-03-07T14:36:00Z" w:initials="LB">
    <w:p w14:paraId="64D905C8" w14:textId="58B93884" w:rsidR="005A5788" w:rsidRDefault="005A5788">
      <w:pPr>
        <w:pStyle w:val="Kommentartext"/>
      </w:pPr>
      <w:r>
        <w:rPr>
          <w:rStyle w:val="Kommentarzeichen"/>
        </w:rPr>
        <w:annotationRef/>
      </w:r>
      <w:r>
        <w:t>Zu viel, bleib beim eigentlichen Thema</w:t>
      </w:r>
    </w:p>
  </w:comment>
  <w:comment w:id="14127" w:author="Lektorat Bauer" w:date="2025-03-07T14:38:00Z" w:initials="LB">
    <w:p w14:paraId="78698A52" w14:textId="4D0C1141" w:rsidR="005A5788" w:rsidRDefault="005A5788">
      <w:pPr>
        <w:pStyle w:val="Kommentartext"/>
      </w:pPr>
      <w:r>
        <w:rPr>
          <w:rStyle w:val="Kommentarzeichen"/>
        </w:rPr>
        <w:annotationRef/>
      </w:r>
      <w:r>
        <w:t>Hier jetzt ohne z?</w:t>
      </w:r>
    </w:p>
  </w:comment>
  <w:comment w:id="14133" w:author="Lektorat Bauer" w:date="2025-03-07T14:39:00Z" w:initials="LB">
    <w:p w14:paraId="4F311BD0" w14:textId="50E7AF3D" w:rsidR="005A5788" w:rsidRDefault="005A5788">
      <w:pPr>
        <w:pStyle w:val="Kommentartext"/>
      </w:pPr>
      <w:r>
        <w:rPr>
          <w:rStyle w:val="Kommentarzeichen"/>
        </w:rPr>
        <w:annotationRef/>
      </w:r>
      <w:r>
        <w:t>Vorschlag, mehr B</w:t>
      </w:r>
    </w:p>
  </w:comment>
  <w:comment w:id="14156" w:author="Lektorat Bauer" w:date="2025-03-07T14:41:00Z" w:initials="LB">
    <w:p w14:paraId="6DAE5CB4" w14:textId="7723A456" w:rsidR="005A5788" w:rsidRDefault="005A5788">
      <w:pPr>
        <w:pStyle w:val="Kommentartext"/>
      </w:pPr>
      <w:r>
        <w:rPr>
          <w:rStyle w:val="Kommentarzeichen"/>
        </w:rPr>
        <w:annotationRef/>
      </w:r>
      <w:r>
        <w:t>Vorschlag, mehr B, konkreter</w:t>
      </w:r>
    </w:p>
  </w:comment>
  <w:comment w:id="14164" w:author="Lektorat Bauer" w:date="2025-03-07T15:58:00Z" w:initials="LB">
    <w:p w14:paraId="2030DF54" w14:textId="77777777" w:rsidR="004F5D31" w:rsidRDefault="004F5D31">
      <w:pPr>
        <w:pStyle w:val="Kommentartext"/>
      </w:pPr>
      <w:r>
        <w:rPr>
          <w:rStyle w:val="Kommentarzeichen"/>
        </w:rPr>
        <w:annotationRef/>
      </w:r>
      <w:r>
        <w:t>Inwiefern, der Name ist ja richtig geschrieben, oder? Wo ist der Fehler?</w:t>
      </w:r>
    </w:p>
    <w:p w14:paraId="74DAC8A9" w14:textId="77777777" w:rsidR="004F5D31" w:rsidRDefault="004F5D31">
      <w:pPr>
        <w:pStyle w:val="Kommentartext"/>
      </w:pPr>
    </w:p>
    <w:p w14:paraId="52BDAE08" w14:textId="4ACC5833" w:rsidR="004F5D31" w:rsidRDefault="004F5D31">
      <w:pPr>
        <w:pStyle w:val="Kommentartext"/>
      </w:pPr>
      <w:r>
        <w:t>Nehme an, du meinst eher sowas wie, er traute seinen Augen nicht?</w:t>
      </w:r>
    </w:p>
  </w:comment>
  <w:comment w:id="14182" w:author="Lektorat Bauer" w:date="2025-03-07T16:03:00Z" w:initials="LB">
    <w:p w14:paraId="42FD4EE4" w14:textId="3CA5E94A" w:rsidR="004F5D31" w:rsidRDefault="004F5D31">
      <w:pPr>
        <w:pStyle w:val="Kommentartext"/>
      </w:pPr>
      <w:r>
        <w:rPr>
          <w:rStyle w:val="Kommentarzeichen"/>
        </w:rPr>
        <w:annotationRef/>
      </w:r>
      <w:r>
        <w:t>Schöner, hier noch vager zu bleiben, baut mehr Spannung auf</w:t>
      </w:r>
    </w:p>
  </w:comment>
  <w:comment w:id="14226" w:author="Lektorat Bauer" w:date="2025-03-07T16:07:00Z" w:initials="LB">
    <w:p w14:paraId="193578CC" w14:textId="62048688" w:rsidR="004F5D31" w:rsidRDefault="004F5D31">
      <w:pPr>
        <w:pStyle w:val="Kommentartext"/>
      </w:pPr>
      <w:r>
        <w:rPr>
          <w:rStyle w:val="Kommentarzeichen"/>
        </w:rPr>
        <w:annotationRef/>
      </w:r>
      <w:r>
        <w:t>ÜE, was sonst?</w:t>
      </w:r>
    </w:p>
  </w:comment>
  <w:comment w:id="14250" w:author="Lektorat Bauer" w:date="2025-03-07T16:10:00Z" w:initials="LB">
    <w:p w14:paraId="4DD68495" w14:textId="692C865D" w:rsidR="00AC3BC4" w:rsidRDefault="00AC3BC4">
      <w:pPr>
        <w:pStyle w:val="Kommentartext"/>
      </w:pPr>
      <w:r>
        <w:rPr>
          <w:rStyle w:val="Kommentarzeichen"/>
        </w:rPr>
        <w:annotationRef/>
      </w:r>
      <w:r>
        <w:t>Hier zwischen fehlt etwas: stimmt die Zahl? Oder was stimmt nicht? ergänzen, sonst läuft er nur komisch vor und zurück</w:t>
      </w:r>
    </w:p>
  </w:comment>
  <w:comment w:id="14265" w:author="Lektorat Bauer" w:date="2025-03-07T16:12:00Z" w:initials="LB">
    <w:p w14:paraId="3A62DA0A" w14:textId="77A35F9E" w:rsidR="00AC3BC4" w:rsidRDefault="00AC3BC4">
      <w:pPr>
        <w:pStyle w:val="Kommentartext"/>
      </w:pPr>
      <w:r>
        <w:rPr>
          <w:rStyle w:val="Kommentarzeichen"/>
        </w:rPr>
        <w:annotationRef/>
      </w:r>
      <w:r>
        <w:t>Welche Oberfläche, wovon? Präzisieren</w:t>
      </w:r>
    </w:p>
  </w:comment>
  <w:comment w:id="14286" w:author="Lektorat Bauer" w:date="2025-03-07T16:15:00Z" w:initials="LB">
    <w:p w14:paraId="5B5D3B33" w14:textId="00AB196E" w:rsidR="00BF4CD8" w:rsidRDefault="00BF4CD8">
      <w:pPr>
        <w:pStyle w:val="Kommentartext"/>
      </w:pPr>
      <w:r>
        <w:rPr>
          <w:rStyle w:val="Kommentarzeichen"/>
        </w:rPr>
        <w:annotationRef/>
      </w:r>
      <w:r>
        <w:t>Ist es nicht vielmehr vor allem sicherer, wenn der Schalter nicht beim Deckel ist, sodass er nicht zufällig ausgelöst werden kann? Scheint mir die plausiblere Begründung</w:t>
      </w:r>
    </w:p>
  </w:comment>
  <w:comment w:id="14295" w:author="Lektorat Bauer" w:date="2025-03-07T16:16:00Z" w:initials="LB">
    <w:p w14:paraId="62260A81" w14:textId="2C050D6E" w:rsidR="00BF4CD8" w:rsidRDefault="00BF4CD8">
      <w:pPr>
        <w:pStyle w:val="Kommentartext"/>
      </w:pPr>
      <w:r>
        <w:rPr>
          <w:rStyle w:val="Kommentarzeichen"/>
        </w:rPr>
        <w:annotationRef/>
      </w:r>
      <w:r>
        <w:t>Infodump, die Eigenschaften der Feige sind hier irrelevant</w:t>
      </w:r>
    </w:p>
  </w:comment>
  <w:comment w:id="14303" w:author="Lektorat Bauer" w:date="2025-03-07T16:17:00Z" w:initials="LB">
    <w:p w14:paraId="3E5CBDA0" w14:textId="73FD4434" w:rsidR="00BF4CD8" w:rsidRDefault="00BF4CD8">
      <w:pPr>
        <w:pStyle w:val="Kommentartext"/>
      </w:pPr>
      <w:r>
        <w:rPr>
          <w:rStyle w:val="Kommentarzeichen"/>
        </w:rPr>
        <w:annotationRef/>
      </w:r>
      <w:r>
        <w:t xml:space="preserve">Also sieht der Kasten selbst aus wie eine Pflanze („Überwucherung“)? Unklar, präzisieren </w:t>
      </w:r>
    </w:p>
  </w:comment>
  <w:comment w:id="14310" w:author="Lektorat Bauer" w:date="2025-03-07T16:18:00Z" w:initials="LB">
    <w:p w14:paraId="708D6248" w14:textId="1A1A7C4D" w:rsidR="00BF4CD8" w:rsidRDefault="00BF4CD8">
      <w:pPr>
        <w:pStyle w:val="Kommentartext"/>
      </w:pPr>
      <w:r>
        <w:rPr>
          <w:rStyle w:val="Kommentarzeichen"/>
        </w:rPr>
        <w:annotationRef/>
      </w:r>
      <w:r>
        <w:t>Er war ja schon davor interessiert</w:t>
      </w:r>
    </w:p>
  </w:comment>
  <w:comment w:id="14322" w:author="Lektorat Bauer" w:date="2025-03-07T16:19:00Z" w:initials="LB">
    <w:p w14:paraId="58C85781" w14:textId="1D512AE4" w:rsidR="00BF4CD8" w:rsidRDefault="00BF4CD8">
      <w:pPr>
        <w:pStyle w:val="Kommentartext"/>
      </w:pPr>
      <w:r>
        <w:rPr>
          <w:rStyle w:val="Kommentarzeichen"/>
        </w:rPr>
        <w:annotationRef/>
      </w:r>
      <w:r>
        <w:t>ÜE</w:t>
      </w:r>
    </w:p>
  </w:comment>
  <w:comment w:id="14325" w:author="Lektorat Bauer" w:date="2025-03-07T16:19:00Z" w:initials="LB">
    <w:p w14:paraId="7701196F" w14:textId="5640C568" w:rsidR="00DB23C5" w:rsidRDefault="00DB23C5">
      <w:pPr>
        <w:pStyle w:val="Kommentartext"/>
      </w:pPr>
      <w:r>
        <w:rPr>
          <w:rStyle w:val="Kommentarzeichen"/>
        </w:rPr>
        <w:annotationRef/>
      </w:r>
      <w:r>
        <w:t>Das ergibt keinen Sinn, wieso reißt er sie raus und legt sie sofort wieder rein? Warum überhaupt rausreißen dann?</w:t>
      </w:r>
    </w:p>
  </w:comment>
  <w:comment w:id="14333" w:author="Jens Schnügger" w:date="2021-06-09T18:08:00Z" w:initials="JS">
    <w:p w14:paraId="532B469A" w14:textId="77777777" w:rsidR="00944672" w:rsidRDefault="00944672" w:rsidP="00944672">
      <w:pPr>
        <w:rPr>
          <w:sz w:val="16"/>
          <w:szCs w:val="16"/>
        </w:rPr>
      </w:pPr>
      <w:r>
        <w:rPr>
          <w:rFonts w:ascii="Times New Roman" w:hAnsi="Times New Roman" w:cs="Times New Roman"/>
          <w:sz w:val="16"/>
          <w:szCs w:val="16"/>
        </w:rPr>
        <w:annotationRef/>
      </w:r>
      <w:r>
        <w:rPr>
          <w:rFonts w:ascii="Times New Roman" w:hAnsi="Times New Roman" w:cs="Times New Roman"/>
          <w:sz w:val="16"/>
          <w:szCs w:val="16"/>
        </w:rPr>
        <w:t>Szenentitel:</w:t>
      </w:r>
    </w:p>
    <w:p w14:paraId="3E406946" w14:textId="77777777" w:rsidR="00944672" w:rsidRDefault="00944672" w:rsidP="00944672">
      <w:pPr>
        <w:suppressAutoHyphens/>
        <w:spacing w:line="292" w:lineRule="auto"/>
        <w:rPr>
          <w:rFonts w:ascii="Arial" w:hAnsi="Arial" w:cs="Arial"/>
          <w:sz w:val="20"/>
          <w:szCs w:val="20"/>
        </w:rPr>
      </w:pPr>
      <w:r>
        <w:rPr>
          <w:sz w:val="20"/>
          <w:szCs w:val="20"/>
        </w:rPr>
        <w:t>K01-S08: Attacke in London</w:t>
      </w:r>
    </w:p>
  </w:comment>
  <w:comment w:id="14432" w:author="Lektorat Bauer" w:date="2025-03-07T16:27:00Z" w:initials="LB">
    <w:p w14:paraId="2A87BA6E" w14:textId="5C0FAA73" w:rsidR="00791EDA" w:rsidRDefault="00791EDA">
      <w:pPr>
        <w:pStyle w:val="Kommentartext"/>
      </w:pPr>
      <w:r>
        <w:rPr>
          <w:rStyle w:val="Kommentarzeichen"/>
        </w:rPr>
        <w:annotationRef/>
      </w:r>
      <w:r>
        <w:t>Sie ist mir damit zu forsch, passt nicht in ihren bisherigen Charakter</w:t>
      </w:r>
    </w:p>
  </w:comment>
  <w:comment w:id="14436" w:author="Lektorat Bauer" w:date="2025-03-07T16:28:00Z" w:initials="LB">
    <w:p w14:paraId="20C7C0CC" w14:textId="2EF7DF43" w:rsidR="00791EDA" w:rsidRDefault="00791EDA">
      <w:pPr>
        <w:pStyle w:val="Kommentartext"/>
      </w:pPr>
      <w:r>
        <w:rPr>
          <w:rStyle w:val="Kommentarzeichen"/>
        </w:rPr>
        <w:annotationRef/>
      </w:r>
      <w:r>
        <w:t>Unverbindlich oder verbindlich?</w:t>
      </w:r>
    </w:p>
  </w:comment>
  <w:comment w:id="14362" w:author="Lektorat Bauer" w:date="2025-03-07T16:28:00Z" w:initials="LB">
    <w:p w14:paraId="21FEB40A" w14:textId="319CB85E" w:rsidR="00791EDA" w:rsidRDefault="00791EDA">
      <w:pPr>
        <w:pStyle w:val="Kommentartext"/>
      </w:pPr>
      <w:r>
        <w:rPr>
          <w:rStyle w:val="Kommentarzeichen"/>
        </w:rPr>
        <w:annotationRef/>
      </w:r>
      <w:r>
        <w:t>Die gesamte Passage würde enorm von mehr B profitieren, kleine Beschreibungen der beiden Herren, der Nervosität Anandas, des altehrwürdigen – oder zweckmäßigen Büros usw. Es entsteht keine Atmosphäre, man sieht nichts, was schade ist, weil der Dialog gut gelungen ist.</w:t>
      </w:r>
    </w:p>
  </w:comment>
  <w:comment w:id="14449" w:author="Lektorat Bauer" w:date="2025-03-07T18:12:00Z" w:initials="LB">
    <w:p w14:paraId="47D09811" w14:textId="538D9B55" w:rsidR="008C6C74" w:rsidRDefault="008C6C74">
      <w:pPr>
        <w:pStyle w:val="Kommentartext"/>
      </w:pPr>
      <w:r>
        <w:rPr>
          <w:rStyle w:val="Kommentarzeichen"/>
        </w:rPr>
        <w:annotationRef/>
      </w:r>
      <w:r>
        <w:t>Satz ergibt keinen Sinn, bitte selbst prüfen, verstehe nicht, was gemeint ist</w:t>
      </w:r>
    </w:p>
  </w:comment>
  <w:comment w:id="14450" w:author="Lektorat Bauer" w:date="2025-03-07T18:12:00Z" w:initials="LB">
    <w:p w14:paraId="1FD619E2" w14:textId="11B11A9D" w:rsidR="008C6C74" w:rsidRDefault="008C6C74">
      <w:pPr>
        <w:pStyle w:val="Kommentartext"/>
      </w:pPr>
      <w:r>
        <w:rPr>
          <w:rStyle w:val="Kommentarzeichen"/>
        </w:rPr>
        <w:annotationRef/>
      </w:r>
      <w:r>
        <w:t>Von wem? welche Aussagen? präzisieren</w:t>
      </w:r>
    </w:p>
  </w:comment>
  <w:comment w:id="14451" w:author="Lektorat Bauer" w:date="2025-03-07T18:13:00Z" w:initials="LB">
    <w:p w14:paraId="6A4BD73B" w14:textId="77777777" w:rsidR="008C6C74" w:rsidRDefault="008C6C74">
      <w:pPr>
        <w:pStyle w:val="Kommentartext"/>
      </w:pPr>
      <w:r>
        <w:rPr>
          <w:rStyle w:val="Kommentarzeichen"/>
        </w:rPr>
        <w:annotationRef/>
      </w:r>
      <w:r>
        <w:t>Unklar: welche Berichte? Und inwiefern kann sie die einfach dem Colonel geben? Und inwiefern ist das eine „Vorbereitung“ auf das Treffen?</w:t>
      </w:r>
    </w:p>
    <w:p w14:paraId="2BBCAAF6" w14:textId="64CDF2C3" w:rsidR="008C6C74" w:rsidRDefault="008C6C74">
      <w:pPr>
        <w:pStyle w:val="Kommentartext"/>
      </w:pPr>
      <w:r>
        <w:t>Uuuund hat der SAS nicht ohnehin Zugriff darauf?</w:t>
      </w:r>
    </w:p>
  </w:comment>
  <w:comment w:id="14474" w:author="Lektorat Bauer" w:date="2025-03-07T18:15:00Z" w:initials="LB">
    <w:p w14:paraId="2605FD05" w14:textId="1263EC43" w:rsidR="008C6C74" w:rsidRDefault="008C6C74">
      <w:pPr>
        <w:pStyle w:val="Kommentartext"/>
      </w:pPr>
      <w:r>
        <w:rPr>
          <w:rStyle w:val="Kommentarzeichen"/>
        </w:rPr>
        <w:annotationRef/>
      </w:r>
      <w:r>
        <w:t>Hier wird es dann klar, aber zu spät, sei oben wenigstens ein bisschen präziser</w:t>
      </w:r>
    </w:p>
  </w:comment>
  <w:comment w:id="14475" w:author="Lektorat Bauer" w:date="2025-03-07T18:16:00Z" w:initials="LB">
    <w:p w14:paraId="24EA47E8" w14:textId="2DAAB23D" w:rsidR="008C6C74" w:rsidRDefault="008C6C74">
      <w:pPr>
        <w:pStyle w:val="Kommentartext"/>
      </w:pPr>
      <w:r>
        <w:rPr>
          <w:rStyle w:val="Kommentarzeichen"/>
        </w:rPr>
        <w:annotationRef/>
      </w:r>
      <w:r>
        <w:t>Ok das ist gut, das muss dann oben nicht erwähnt werden</w:t>
      </w:r>
    </w:p>
  </w:comment>
  <w:comment w:id="14557" w:author="Lektorat Bauer" w:date="2025-03-07T18:22:00Z" w:initials="LB">
    <w:p w14:paraId="679FF0DF" w14:textId="77777777" w:rsidR="008C6C74" w:rsidRDefault="008C6C74">
      <w:pPr>
        <w:pStyle w:val="Kommentartext"/>
      </w:pPr>
      <w:r>
        <w:rPr>
          <w:rStyle w:val="Kommentarzeichen"/>
        </w:rPr>
        <w:annotationRef/>
      </w:r>
      <w:r>
        <w:t>Unklar: der Fehler ist doch, dass hier etwas als bekannt vorausgesetzt wird, was nicht bekannt ist.</w:t>
      </w:r>
    </w:p>
    <w:p w14:paraId="5E1ECF98" w14:textId="77777777" w:rsidR="008C6C74" w:rsidRDefault="008C6C74">
      <w:pPr>
        <w:pStyle w:val="Kommentartext"/>
      </w:pPr>
    </w:p>
    <w:p w14:paraId="73733388" w14:textId="46512D9E" w:rsidR="008C6C74" w:rsidRDefault="008C6C74">
      <w:pPr>
        <w:pStyle w:val="Kommentartext"/>
      </w:pPr>
      <w:r>
        <w:t>Aber hier klingt es so, als sei</w:t>
      </w:r>
      <w:r w:rsidR="00DA2FB6">
        <w:t xml:space="preserve"> das Hinschicken der Leute selbst der „Fehler“ bzw. ist nicht richtig klar, was nun der Fehler war. Bitte prüfen</w:t>
      </w:r>
    </w:p>
  </w:comment>
  <w:comment w:id="14565" w:author="Lektorat Bauer" w:date="2025-03-07T18:23:00Z" w:initials="LB">
    <w:p w14:paraId="17A9D5DF" w14:textId="1888C609" w:rsidR="00DA2FB6" w:rsidRDefault="00DA2FB6">
      <w:pPr>
        <w:pStyle w:val="Kommentartext"/>
      </w:pPr>
      <w:r>
        <w:rPr>
          <w:rStyle w:val="Kommentarzeichen"/>
        </w:rPr>
        <w:annotationRef/>
      </w:r>
      <w:r>
        <w:t>Wen? Bezug unklar</w:t>
      </w:r>
    </w:p>
  </w:comment>
  <w:comment w:id="14567" w:author="Lektorat Bauer" w:date="2025-03-07T18:24:00Z" w:initials="LB">
    <w:p w14:paraId="265C73DF" w14:textId="59CECA1D" w:rsidR="00DA2FB6" w:rsidRDefault="00DA2FB6">
      <w:pPr>
        <w:pStyle w:val="Kommentartext"/>
      </w:pPr>
      <w:r>
        <w:rPr>
          <w:rStyle w:val="Kommentarzeichen"/>
        </w:rPr>
        <w:annotationRef/>
      </w:r>
      <w:r>
        <w:t>Wer spricht?</w:t>
      </w:r>
    </w:p>
  </w:comment>
  <w:comment w:id="14569" w:author="Lektorat Bauer" w:date="2025-03-07T18:24:00Z" w:initials="LB">
    <w:p w14:paraId="2A30FC53" w14:textId="00EF0706" w:rsidR="00DA2FB6" w:rsidRDefault="00DA2FB6">
      <w:pPr>
        <w:pStyle w:val="Kommentartext"/>
      </w:pPr>
      <w:r>
        <w:rPr>
          <w:rStyle w:val="Kommentarzeichen"/>
        </w:rPr>
        <w:annotationRef/>
      </w:r>
      <w:r>
        <w:t>s.o.</w:t>
      </w:r>
    </w:p>
  </w:comment>
  <w:comment w:id="14577" w:author="Lektorat Bauer" w:date="2025-03-07T18:25:00Z" w:initials="LB">
    <w:p w14:paraId="5BE71E39" w14:textId="2727F956" w:rsidR="00DA2FB6" w:rsidRDefault="00DA2FB6">
      <w:pPr>
        <w:pStyle w:val="Kommentartext"/>
      </w:pPr>
      <w:r>
        <w:rPr>
          <w:rStyle w:val="Kommentarzeichen"/>
        </w:rPr>
        <w:annotationRef/>
      </w:r>
      <w:r>
        <w:t>ich dachte, sie sind gerade nicht gestorben, weil angenommen wurde, T4 und T5 seien bekannt?</w:t>
      </w:r>
      <w:r>
        <w:br/>
        <w:t>Also: Im Test sterben sie nicht, aber in echt wären sie gestorben, weil sie da ja nicht von t4 und T5 gewusst hätten. So verstehe ich das?</w:t>
      </w:r>
    </w:p>
  </w:comment>
  <w:comment w:id="14581" w:author="Lektorat Bauer" w:date="2025-03-07T18:26:00Z" w:initials="LB">
    <w:p w14:paraId="47730F66" w14:textId="061775FE" w:rsidR="00DA2FB6" w:rsidRDefault="00DA2FB6">
      <w:pPr>
        <w:pStyle w:val="Kommentartext"/>
      </w:pPr>
      <w:r>
        <w:rPr>
          <w:rStyle w:val="Kommentarzeichen"/>
        </w:rPr>
        <w:annotationRef/>
      </w:r>
      <w:r>
        <w:t>Seit wann? Zeitsprung, musst du hier markieren mit einer Art von Datum/Zeitangabe</w:t>
      </w:r>
    </w:p>
  </w:comment>
  <w:comment w:id="14633" w:author="Lektorat Bauer" w:date="2025-03-07T18:37:00Z" w:initials="LB">
    <w:p w14:paraId="44A2502B" w14:textId="068EFF5B" w:rsidR="006401D5" w:rsidRDefault="006401D5">
      <w:pPr>
        <w:pStyle w:val="Kommentartext"/>
      </w:pPr>
      <w:r>
        <w:rPr>
          <w:rStyle w:val="Kommentarzeichen"/>
        </w:rPr>
        <w:annotationRef/>
      </w:r>
      <w:r>
        <w:t>Vorschlag, sei konkreter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27F9291" w15:done="0"/>
  <w15:commentEx w15:paraId="3074D84E" w15:done="0"/>
  <w15:commentEx w15:paraId="6F55F4D4" w15:done="0"/>
  <w15:commentEx w15:paraId="71E5A2EB" w15:done="0"/>
  <w15:commentEx w15:paraId="331E93AF" w15:done="0"/>
  <w15:commentEx w15:paraId="527A4B71" w15:done="0"/>
  <w15:commentEx w15:paraId="75E11208" w15:done="0"/>
  <w15:commentEx w15:paraId="2D5C8F2F" w15:done="0"/>
  <w15:commentEx w15:paraId="36070450" w15:done="0"/>
  <w15:commentEx w15:paraId="7D5E7F80" w15:done="0"/>
  <w15:commentEx w15:paraId="3F3EC5F7" w15:done="0"/>
  <w15:commentEx w15:paraId="664681A2" w15:done="0"/>
  <w15:commentEx w15:paraId="0F692903" w15:done="0"/>
  <w15:commentEx w15:paraId="2BE2D9E0" w15:done="0"/>
  <w15:commentEx w15:paraId="33AF0778" w15:done="0"/>
  <w15:commentEx w15:paraId="19BDB787" w15:done="0"/>
  <w15:commentEx w15:paraId="549D76AF" w15:done="0"/>
  <w15:commentEx w15:paraId="7FBDC76E" w15:done="0"/>
  <w15:commentEx w15:paraId="6464FFD1" w15:done="0"/>
  <w15:commentEx w15:paraId="01EA4D36" w15:done="0"/>
  <w15:commentEx w15:paraId="4C8B0CA4" w15:done="0"/>
  <w15:commentEx w15:paraId="086B9B5F" w15:done="0"/>
  <w15:commentEx w15:paraId="7DD4AB3B" w15:done="0"/>
  <w15:commentEx w15:paraId="3AF1BB46" w15:done="0"/>
  <w15:commentEx w15:paraId="71016B12" w15:done="0"/>
  <w15:commentEx w15:paraId="664D2292" w15:done="0"/>
  <w15:commentEx w15:paraId="170AF919" w15:done="0"/>
  <w15:commentEx w15:paraId="26F3DAFD" w15:done="0"/>
  <w15:commentEx w15:paraId="418A2609" w15:done="0"/>
  <w15:commentEx w15:paraId="00C4C93F" w15:done="0"/>
  <w15:commentEx w15:paraId="4EFB3683" w15:done="0"/>
  <w15:commentEx w15:paraId="55684805" w15:done="0"/>
  <w15:commentEx w15:paraId="79615E92" w15:done="0"/>
  <w15:commentEx w15:paraId="462318E2" w15:done="0"/>
  <w15:commentEx w15:paraId="41A946D4" w15:done="0"/>
  <w15:commentEx w15:paraId="5F3ECCCF" w15:done="0"/>
  <w15:commentEx w15:paraId="4C544553" w15:done="0"/>
  <w15:commentEx w15:paraId="52463CC1" w15:done="0"/>
  <w15:commentEx w15:paraId="0BCC0D9F" w15:done="0"/>
  <w15:commentEx w15:paraId="57952E71" w15:done="0"/>
  <w15:commentEx w15:paraId="1C73972A" w15:done="0"/>
  <w15:commentEx w15:paraId="7599C2F5" w15:done="0"/>
  <w15:commentEx w15:paraId="6D2A107F" w15:done="0"/>
  <w15:commentEx w15:paraId="30100B1C" w15:done="0"/>
  <w15:commentEx w15:paraId="3C8EA149" w15:done="0"/>
  <w15:commentEx w15:paraId="52052EB8" w15:done="0"/>
  <w15:commentEx w15:paraId="0F50C7E6" w15:done="0"/>
  <w15:commentEx w15:paraId="13E68120" w15:done="0"/>
  <w15:commentEx w15:paraId="032BF2E3" w15:done="0"/>
  <w15:commentEx w15:paraId="3BA4A52F" w15:done="0"/>
  <w15:commentEx w15:paraId="50262B9F" w15:done="0"/>
  <w15:commentEx w15:paraId="5CF3D937" w15:done="0"/>
  <w15:commentEx w15:paraId="41D9A4B6" w15:done="0"/>
  <w15:commentEx w15:paraId="23BDE733" w15:done="0"/>
  <w15:commentEx w15:paraId="00E8E58E" w15:done="0"/>
  <w15:commentEx w15:paraId="10CC96A6" w15:done="0"/>
  <w15:commentEx w15:paraId="26827EA6" w15:done="0"/>
  <w15:commentEx w15:paraId="18D64D5E" w15:done="0"/>
  <w15:commentEx w15:paraId="1801205D" w15:done="0"/>
  <w15:commentEx w15:paraId="03C1ADED" w15:done="0"/>
  <w15:commentEx w15:paraId="65F6A387" w15:done="0"/>
  <w15:commentEx w15:paraId="66C75B78" w15:done="0"/>
  <w15:commentEx w15:paraId="6BE35FCF" w15:done="0"/>
  <w15:commentEx w15:paraId="17E28506" w15:done="0"/>
  <w15:commentEx w15:paraId="4D790948" w15:done="0"/>
  <w15:commentEx w15:paraId="18DA34D0" w15:done="0"/>
  <w15:commentEx w15:paraId="55883983" w15:done="0"/>
  <w15:commentEx w15:paraId="2408E869" w15:done="0"/>
  <w15:commentEx w15:paraId="6D79C030" w15:done="0"/>
  <w15:commentEx w15:paraId="0BBA115E" w15:done="0"/>
  <w15:commentEx w15:paraId="74D0E258" w15:done="0"/>
  <w15:commentEx w15:paraId="66368C32" w15:done="0"/>
  <w15:commentEx w15:paraId="2DD1E9F1" w15:done="0"/>
  <w15:commentEx w15:paraId="64598A75" w15:done="0"/>
  <w15:commentEx w15:paraId="14298F6E" w15:done="0"/>
  <w15:commentEx w15:paraId="2AA0985F" w15:done="0"/>
  <w15:commentEx w15:paraId="1219B62A" w15:done="0"/>
  <w15:commentEx w15:paraId="56BFE520" w15:done="0"/>
  <w15:commentEx w15:paraId="19B20074" w15:done="0"/>
  <w15:commentEx w15:paraId="7C1EDF7D" w15:done="0"/>
  <w15:commentEx w15:paraId="67D76F20" w15:done="0"/>
  <w15:commentEx w15:paraId="0ADD3492" w15:done="0"/>
  <w15:commentEx w15:paraId="1E2268AD" w15:done="0"/>
  <w15:commentEx w15:paraId="5BC9FD1A" w15:done="0"/>
  <w15:commentEx w15:paraId="5BBB33F8" w15:done="0"/>
  <w15:commentEx w15:paraId="6089BD16" w15:done="0"/>
  <w15:commentEx w15:paraId="2752D248" w15:done="0"/>
  <w15:commentEx w15:paraId="219ED172" w15:done="0"/>
  <w15:commentEx w15:paraId="4DE13677" w15:done="0"/>
  <w15:commentEx w15:paraId="2D6A1E83" w15:done="0"/>
  <w15:commentEx w15:paraId="2799006D" w15:done="0"/>
  <w15:commentEx w15:paraId="6C87BD90" w15:done="0"/>
  <w15:commentEx w15:paraId="3E779212" w15:done="0"/>
  <w15:commentEx w15:paraId="278971C3" w15:done="0"/>
  <w15:commentEx w15:paraId="52B16F90" w15:done="0"/>
  <w15:commentEx w15:paraId="191EC7F5" w15:done="0"/>
  <w15:commentEx w15:paraId="18F30187" w15:done="0"/>
  <w15:commentEx w15:paraId="26A2E3F3" w15:done="0"/>
  <w15:commentEx w15:paraId="7DED27A6" w15:done="0"/>
  <w15:commentEx w15:paraId="583FB79F" w15:done="0"/>
  <w15:commentEx w15:paraId="50038635" w15:done="0"/>
  <w15:commentEx w15:paraId="16A28907" w15:done="0"/>
  <w15:commentEx w15:paraId="3261B0A7" w15:done="0"/>
  <w15:commentEx w15:paraId="77349409" w15:done="0"/>
  <w15:commentEx w15:paraId="286DABF1" w15:done="0"/>
  <w15:commentEx w15:paraId="2D703903" w15:done="0"/>
  <w15:commentEx w15:paraId="154CAC23" w15:done="0"/>
  <w15:commentEx w15:paraId="13D0A282" w15:done="0"/>
  <w15:commentEx w15:paraId="193A7417" w15:done="0"/>
  <w15:commentEx w15:paraId="1AD96B25" w15:done="0"/>
  <w15:commentEx w15:paraId="20AE3D0D" w15:done="0"/>
  <w15:commentEx w15:paraId="1B2FC2CD" w15:done="0"/>
  <w15:commentEx w15:paraId="56B8D8B9" w15:done="0"/>
  <w15:commentEx w15:paraId="29314D40" w15:done="0"/>
  <w15:commentEx w15:paraId="2389B76A" w15:done="0"/>
  <w15:commentEx w15:paraId="16AAE653" w15:done="0"/>
  <w15:commentEx w15:paraId="2B388ABE" w15:done="0"/>
  <w15:commentEx w15:paraId="2B9347B4" w15:done="0"/>
  <w15:commentEx w15:paraId="750ECF36" w15:done="0"/>
  <w15:commentEx w15:paraId="2808E345" w15:done="0"/>
  <w15:commentEx w15:paraId="1BCC8F8B" w15:done="0"/>
  <w15:commentEx w15:paraId="1D922FD9" w15:done="0"/>
  <w15:commentEx w15:paraId="315D4E91" w15:done="0"/>
  <w15:commentEx w15:paraId="0E70279F" w15:done="0"/>
  <w15:commentEx w15:paraId="4B4098D3" w15:done="0"/>
  <w15:commentEx w15:paraId="3455A3CB" w15:done="0"/>
  <w15:commentEx w15:paraId="28289B87" w15:done="0"/>
  <w15:commentEx w15:paraId="267A3C75" w15:done="0"/>
  <w15:commentEx w15:paraId="115647A6" w15:done="0"/>
  <w15:commentEx w15:paraId="7010E90D" w15:done="0"/>
  <w15:commentEx w15:paraId="15E79900" w15:done="0"/>
  <w15:commentEx w15:paraId="28D10DAC" w15:done="0"/>
  <w15:commentEx w15:paraId="2BD0075D" w15:done="0"/>
  <w15:commentEx w15:paraId="44AC7933" w15:done="0"/>
  <w15:commentEx w15:paraId="34DDB6D3" w15:done="0"/>
  <w15:commentEx w15:paraId="43947B11" w15:done="0"/>
  <w15:commentEx w15:paraId="6C3BBF84" w15:done="0"/>
  <w15:commentEx w15:paraId="470229D4" w15:done="0"/>
  <w15:commentEx w15:paraId="2CC1E3FE" w15:done="0"/>
  <w15:commentEx w15:paraId="44AC0FA5" w15:done="0"/>
  <w15:commentEx w15:paraId="3FEA1982" w15:done="0"/>
  <w15:commentEx w15:paraId="7A3659F5" w15:done="0"/>
  <w15:commentEx w15:paraId="16DF0702" w15:done="0"/>
  <w15:commentEx w15:paraId="7F94DBC8" w15:done="0"/>
  <w15:commentEx w15:paraId="1D1194F9" w15:done="0"/>
  <w15:commentEx w15:paraId="52A825D5" w15:done="0"/>
  <w15:commentEx w15:paraId="628E72F3" w15:done="0"/>
  <w15:commentEx w15:paraId="20114880" w15:done="0"/>
  <w15:commentEx w15:paraId="37B97163" w15:done="0"/>
  <w15:commentEx w15:paraId="2A1EC7D1" w15:done="0"/>
  <w15:commentEx w15:paraId="4292F137" w15:done="0"/>
  <w15:commentEx w15:paraId="64561492" w15:done="0"/>
  <w15:commentEx w15:paraId="437F756A" w15:done="0"/>
  <w15:commentEx w15:paraId="530512B6" w15:done="0"/>
  <w15:commentEx w15:paraId="5BCF0BFF" w15:done="0"/>
  <w15:commentEx w15:paraId="57FC4E35" w15:done="0"/>
  <w15:commentEx w15:paraId="5B3BCB61" w15:done="0"/>
  <w15:commentEx w15:paraId="59BF1E78" w15:done="0"/>
  <w15:commentEx w15:paraId="20A71ED9" w15:done="0"/>
  <w15:commentEx w15:paraId="7CC6087E" w15:done="0"/>
  <w15:commentEx w15:paraId="1BF7D083" w15:done="0"/>
  <w15:commentEx w15:paraId="4AA54B2F" w15:done="0"/>
  <w15:commentEx w15:paraId="35091557" w15:done="0"/>
  <w15:commentEx w15:paraId="37AEE200" w15:done="0"/>
  <w15:commentEx w15:paraId="72BF0C41" w15:done="0"/>
  <w15:commentEx w15:paraId="3539346B" w15:done="0"/>
  <w15:commentEx w15:paraId="49657A38" w15:done="0"/>
  <w15:commentEx w15:paraId="4BD68E95" w15:done="0"/>
  <w15:commentEx w15:paraId="5AD4BF59" w15:done="0"/>
  <w15:commentEx w15:paraId="25B1AE74" w15:done="0"/>
  <w15:commentEx w15:paraId="768F72BE" w15:done="0"/>
  <w15:commentEx w15:paraId="29C41800" w15:done="0"/>
  <w15:commentEx w15:paraId="259AE185" w15:done="0"/>
  <w15:commentEx w15:paraId="7A1F93DB" w15:done="0"/>
  <w15:commentEx w15:paraId="4BE882E1" w15:done="0"/>
  <w15:commentEx w15:paraId="31C897A7" w15:done="0"/>
  <w15:commentEx w15:paraId="21EB37A8" w15:done="0"/>
  <w15:commentEx w15:paraId="48965F8E" w15:done="0"/>
  <w15:commentEx w15:paraId="0BD85253" w15:done="0"/>
  <w15:commentEx w15:paraId="2F38F482" w15:done="0"/>
  <w15:commentEx w15:paraId="4FE31FB6" w15:done="0"/>
  <w15:commentEx w15:paraId="6ECCBDF3" w15:done="0"/>
  <w15:commentEx w15:paraId="511A6BCC" w15:done="0"/>
  <w15:commentEx w15:paraId="24BC1C82" w15:done="0"/>
  <w15:commentEx w15:paraId="45D64FEB" w15:done="0"/>
  <w15:commentEx w15:paraId="2A65C7A6" w15:done="0"/>
  <w15:commentEx w15:paraId="59C1760B" w15:done="0"/>
  <w15:commentEx w15:paraId="78692643" w15:done="0"/>
  <w15:commentEx w15:paraId="0FC753A0" w15:done="0"/>
  <w15:commentEx w15:paraId="6B3F9F42" w15:done="0"/>
  <w15:commentEx w15:paraId="61A7D4B0" w15:done="0"/>
  <w15:commentEx w15:paraId="5805B9F4" w15:done="0"/>
  <w15:commentEx w15:paraId="108D8EE4" w15:done="0"/>
  <w15:commentEx w15:paraId="6586098E" w15:done="0"/>
  <w15:commentEx w15:paraId="14431725" w15:done="0"/>
  <w15:commentEx w15:paraId="6B565DBB" w15:done="0"/>
  <w15:commentEx w15:paraId="18FAA52F" w15:done="0"/>
  <w15:commentEx w15:paraId="5BD13600" w15:done="0"/>
  <w15:commentEx w15:paraId="791968B4" w15:done="0"/>
  <w15:commentEx w15:paraId="0C5EDDC8" w15:done="0"/>
  <w15:commentEx w15:paraId="3A95103A" w15:done="0"/>
  <w15:commentEx w15:paraId="0239CA33" w15:done="0"/>
  <w15:commentEx w15:paraId="56FAAEB9" w15:done="0"/>
  <w15:commentEx w15:paraId="192B3D0A" w15:done="0"/>
  <w15:commentEx w15:paraId="2EC9B8D1" w15:done="0"/>
  <w15:commentEx w15:paraId="183F4982" w15:done="0"/>
  <w15:commentEx w15:paraId="55D4FD30" w15:done="0"/>
  <w15:commentEx w15:paraId="035C4959" w15:done="0"/>
  <w15:commentEx w15:paraId="0A859A54" w15:done="0"/>
  <w15:commentEx w15:paraId="76F448DA" w15:done="0"/>
  <w15:commentEx w15:paraId="357A8AE0" w15:done="0"/>
  <w15:commentEx w15:paraId="3C00B791" w15:done="0"/>
  <w15:commentEx w15:paraId="2E8F28FD" w15:done="0"/>
  <w15:commentEx w15:paraId="637D99E4" w15:done="0"/>
  <w15:commentEx w15:paraId="467F9019" w15:done="0"/>
  <w15:commentEx w15:paraId="02DF3328" w15:done="0"/>
  <w15:commentEx w15:paraId="4AF0BC07" w15:done="0"/>
  <w15:commentEx w15:paraId="66D0EB9E" w15:done="0"/>
  <w15:commentEx w15:paraId="5CD267D4" w15:done="0"/>
  <w15:commentEx w15:paraId="2DB55E76" w15:done="0"/>
  <w15:commentEx w15:paraId="630E5E9A" w15:done="0"/>
  <w15:commentEx w15:paraId="1EFF5C85" w15:done="0"/>
  <w15:commentEx w15:paraId="4C945391" w15:done="0"/>
  <w15:commentEx w15:paraId="08A063CA" w15:done="0"/>
  <w15:commentEx w15:paraId="7DC0F301" w15:done="0"/>
  <w15:commentEx w15:paraId="21527B46" w15:done="0"/>
  <w15:commentEx w15:paraId="551DB454" w15:done="0"/>
  <w15:commentEx w15:paraId="6528B65E" w15:done="0"/>
  <w15:commentEx w15:paraId="2A336E37" w15:done="0"/>
  <w15:commentEx w15:paraId="2446E11F" w15:done="0"/>
  <w15:commentEx w15:paraId="2D2BFB74" w15:done="0"/>
  <w15:commentEx w15:paraId="3E705388" w15:done="0"/>
  <w15:commentEx w15:paraId="4520BF88" w15:done="0"/>
  <w15:commentEx w15:paraId="261E3346" w15:done="0"/>
  <w15:commentEx w15:paraId="5C4A0A09" w15:done="0"/>
  <w15:commentEx w15:paraId="1C30C190" w15:done="0"/>
  <w15:commentEx w15:paraId="2E35B9AB" w15:done="0"/>
  <w15:commentEx w15:paraId="23F87AAF" w15:done="0"/>
  <w15:commentEx w15:paraId="372F84B4" w15:done="0"/>
  <w15:commentEx w15:paraId="43D6DABD" w15:done="0"/>
  <w15:commentEx w15:paraId="7B1C673F" w15:done="0"/>
  <w15:commentEx w15:paraId="4712AA61" w15:done="0"/>
  <w15:commentEx w15:paraId="0DDC563A" w15:done="0"/>
  <w15:commentEx w15:paraId="52E0A371" w15:done="0"/>
  <w15:commentEx w15:paraId="0C02BFB4" w15:done="0"/>
  <w15:commentEx w15:paraId="323FF180" w15:done="0"/>
  <w15:commentEx w15:paraId="55AE2913" w15:done="0"/>
  <w15:commentEx w15:paraId="4FA532A8" w15:done="0"/>
  <w15:commentEx w15:paraId="784EBE47" w15:done="0"/>
  <w15:commentEx w15:paraId="67EC0FE9" w15:done="0"/>
  <w15:commentEx w15:paraId="557030C7" w15:done="0"/>
  <w15:commentEx w15:paraId="4EEC11C9" w15:done="0"/>
  <w15:commentEx w15:paraId="44564BDD" w15:done="0"/>
  <w15:commentEx w15:paraId="3491DDD6" w15:done="0"/>
  <w15:commentEx w15:paraId="4D85D2E0" w15:done="0"/>
  <w15:commentEx w15:paraId="29E18A45" w15:done="0"/>
  <w15:commentEx w15:paraId="01FBE4BE" w15:done="0"/>
  <w15:commentEx w15:paraId="6AD6CF45" w15:done="0"/>
  <w15:commentEx w15:paraId="5F03C328" w15:done="0"/>
  <w15:commentEx w15:paraId="3352F6E9" w15:done="0"/>
  <w15:commentEx w15:paraId="13A19E06" w15:done="0"/>
  <w15:commentEx w15:paraId="37704F06" w15:done="0"/>
  <w15:commentEx w15:paraId="20A781F2" w15:done="0"/>
  <w15:commentEx w15:paraId="3FA60380" w15:done="0"/>
  <w15:commentEx w15:paraId="7F1CEB86" w15:done="0"/>
  <w15:commentEx w15:paraId="7156A7D6" w15:done="0"/>
  <w15:commentEx w15:paraId="57FD3DD9" w15:done="0"/>
  <w15:commentEx w15:paraId="59CDBBFE" w15:done="0"/>
  <w15:commentEx w15:paraId="496495C3" w15:done="0"/>
  <w15:commentEx w15:paraId="6B50BD53" w15:done="0"/>
  <w15:commentEx w15:paraId="46B63921" w15:done="0"/>
  <w15:commentEx w15:paraId="5CD200E8" w15:done="0"/>
  <w15:commentEx w15:paraId="347205EC" w15:done="0"/>
  <w15:commentEx w15:paraId="292F01B8" w15:done="0"/>
  <w15:commentEx w15:paraId="5DD6824B" w15:done="0"/>
  <w15:commentEx w15:paraId="01FB93B0" w15:done="0"/>
  <w15:commentEx w15:paraId="027C9546" w15:done="0"/>
  <w15:commentEx w15:paraId="2B4B9B67" w15:done="0"/>
  <w15:commentEx w15:paraId="7AD7A3A8" w15:done="0"/>
  <w15:commentEx w15:paraId="18197A87" w15:done="0"/>
  <w15:commentEx w15:paraId="7FD7C808" w15:done="0"/>
  <w15:commentEx w15:paraId="06E68833" w15:done="0"/>
  <w15:commentEx w15:paraId="6A03DC81" w15:done="0"/>
  <w15:commentEx w15:paraId="79C44173" w15:done="0"/>
  <w15:commentEx w15:paraId="6B4E04C2" w15:done="0"/>
  <w15:commentEx w15:paraId="59CC25B0" w15:done="0"/>
  <w15:commentEx w15:paraId="69709255" w15:done="0"/>
  <w15:commentEx w15:paraId="2C2002DA" w15:done="0"/>
  <w15:commentEx w15:paraId="44F88703" w15:done="0"/>
  <w15:commentEx w15:paraId="03D00622" w15:done="0"/>
  <w15:commentEx w15:paraId="404E17CB" w15:done="0"/>
  <w15:commentEx w15:paraId="3BF984F6" w15:done="0"/>
  <w15:commentEx w15:paraId="1C020E88" w15:done="0"/>
  <w15:commentEx w15:paraId="1313F586" w15:done="0"/>
  <w15:commentEx w15:paraId="337E7DEC" w15:done="0"/>
  <w15:commentEx w15:paraId="55E9B192" w15:done="0"/>
  <w15:commentEx w15:paraId="2638E1CC" w15:done="0"/>
  <w15:commentEx w15:paraId="4453858A" w15:done="0"/>
  <w15:commentEx w15:paraId="522AD5ED" w15:done="0"/>
  <w15:commentEx w15:paraId="090636B8" w15:done="0"/>
  <w15:commentEx w15:paraId="55036B44" w15:done="0"/>
  <w15:commentEx w15:paraId="5DE4C6FD" w15:done="0"/>
  <w15:commentEx w15:paraId="265611B8" w15:done="0"/>
  <w15:commentEx w15:paraId="2AF2A481" w15:done="0"/>
  <w15:commentEx w15:paraId="7D1E8527" w15:done="0"/>
  <w15:commentEx w15:paraId="13186358" w15:done="0"/>
  <w15:commentEx w15:paraId="088FDD89" w15:done="0"/>
  <w15:commentEx w15:paraId="11E2C3D2" w15:done="0"/>
  <w15:commentEx w15:paraId="72F8BF6F" w15:done="0"/>
  <w15:commentEx w15:paraId="2AC2C305" w15:done="0"/>
  <w15:commentEx w15:paraId="44AC901A" w15:done="0"/>
  <w15:commentEx w15:paraId="15248459" w15:done="0"/>
  <w15:commentEx w15:paraId="2B71766E" w15:done="0"/>
  <w15:commentEx w15:paraId="5AEEFFFF" w15:done="0"/>
  <w15:commentEx w15:paraId="3EE65730" w15:done="0"/>
  <w15:commentEx w15:paraId="00C1B3BA" w15:done="0"/>
  <w15:commentEx w15:paraId="4155BEA7" w15:done="0"/>
  <w15:commentEx w15:paraId="206AFFA2" w15:done="0"/>
  <w15:commentEx w15:paraId="53CD5BB1" w15:done="0"/>
  <w15:commentEx w15:paraId="1B7C16C4" w15:done="0"/>
  <w15:commentEx w15:paraId="1077B30D" w15:done="0"/>
  <w15:commentEx w15:paraId="4EC6453C" w15:done="0"/>
  <w15:commentEx w15:paraId="6EE91992" w15:done="0"/>
  <w15:commentEx w15:paraId="13628247" w15:done="0"/>
  <w15:commentEx w15:paraId="001943A2" w15:done="0"/>
  <w15:commentEx w15:paraId="37520BEA" w15:done="0"/>
  <w15:commentEx w15:paraId="5C19988D" w15:done="0"/>
  <w15:commentEx w15:paraId="195EC8E8" w15:done="0"/>
  <w15:commentEx w15:paraId="5B4AB782" w15:done="0"/>
  <w15:commentEx w15:paraId="34619CAA" w15:done="0"/>
  <w15:commentEx w15:paraId="33CF09DF" w15:done="0"/>
  <w15:commentEx w15:paraId="18F5B39F" w15:done="0"/>
  <w15:commentEx w15:paraId="50258CA1" w15:done="0"/>
  <w15:commentEx w15:paraId="10F89E90" w15:done="0"/>
  <w15:commentEx w15:paraId="18458928" w15:done="0"/>
  <w15:commentEx w15:paraId="6351A811" w15:done="0"/>
  <w15:commentEx w15:paraId="12215C29" w15:done="0"/>
  <w15:commentEx w15:paraId="02175C93" w15:done="0"/>
  <w15:commentEx w15:paraId="2ED38F84" w15:done="0"/>
  <w15:commentEx w15:paraId="24858C9C" w15:done="0"/>
  <w15:commentEx w15:paraId="5AA1A4C4" w15:done="0"/>
  <w15:commentEx w15:paraId="46773E91" w15:done="0"/>
  <w15:commentEx w15:paraId="2ED5F1B0" w15:done="0"/>
  <w15:commentEx w15:paraId="3E90DD24" w15:done="0"/>
  <w15:commentEx w15:paraId="50588DE0" w15:done="0"/>
  <w15:commentEx w15:paraId="7002F6AF" w15:done="0"/>
  <w15:commentEx w15:paraId="79EAF561" w15:done="0"/>
  <w15:commentEx w15:paraId="5D969078" w15:done="0"/>
  <w15:commentEx w15:paraId="3242EEC7" w15:done="0"/>
  <w15:commentEx w15:paraId="5039381E" w15:done="0"/>
  <w15:commentEx w15:paraId="62A58CEA" w15:done="0"/>
  <w15:commentEx w15:paraId="48F27B09" w15:done="0"/>
  <w15:commentEx w15:paraId="3B63B933" w15:done="0"/>
  <w15:commentEx w15:paraId="3E4323DC" w15:done="0"/>
  <w15:commentEx w15:paraId="0EDA00FD" w15:done="0"/>
  <w15:commentEx w15:paraId="27AF1454" w15:done="0"/>
  <w15:commentEx w15:paraId="5272EC21" w15:done="0"/>
  <w15:commentEx w15:paraId="72717711" w15:done="0"/>
  <w15:commentEx w15:paraId="52C4000C" w15:done="0"/>
  <w15:commentEx w15:paraId="6A704D3C" w15:done="0"/>
  <w15:commentEx w15:paraId="1AC3015E" w15:done="0"/>
  <w15:commentEx w15:paraId="5EA8B513" w15:done="0"/>
  <w15:commentEx w15:paraId="27DC364F" w15:done="0"/>
  <w15:commentEx w15:paraId="71E78AF6" w15:done="0"/>
  <w15:commentEx w15:paraId="5ED99252" w15:done="0"/>
  <w15:commentEx w15:paraId="43D18719" w15:done="0"/>
  <w15:commentEx w15:paraId="341E5D0A" w15:done="0"/>
  <w15:commentEx w15:paraId="7C2C3DF2" w15:done="0"/>
  <w15:commentEx w15:paraId="0B6EB2A6" w15:done="0"/>
  <w15:commentEx w15:paraId="30A78D87" w15:done="0"/>
  <w15:commentEx w15:paraId="734D0C0E" w15:done="0"/>
  <w15:commentEx w15:paraId="3FAD72E2" w15:done="0"/>
  <w15:commentEx w15:paraId="3F5562FE" w15:done="0"/>
  <w15:commentEx w15:paraId="74F7163A" w15:done="0"/>
  <w15:commentEx w15:paraId="548AF9FE" w15:done="0"/>
  <w15:commentEx w15:paraId="17EA37BA" w15:done="0"/>
  <w15:commentEx w15:paraId="44860EA3" w15:done="0"/>
  <w15:commentEx w15:paraId="5376477A" w15:done="0"/>
  <w15:commentEx w15:paraId="5C5DF555" w15:done="0"/>
  <w15:commentEx w15:paraId="1DD89D03" w15:done="0"/>
  <w15:commentEx w15:paraId="41BF7233" w15:done="0"/>
  <w15:commentEx w15:paraId="7CC8F381" w15:done="0"/>
  <w15:commentEx w15:paraId="16EBDD96" w15:done="0"/>
  <w15:commentEx w15:paraId="519D2B41" w15:done="0"/>
  <w15:commentEx w15:paraId="331EAB24" w15:done="0"/>
  <w15:commentEx w15:paraId="274B10AE" w15:done="0"/>
  <w15:commentEx w15:paraId="7C4A780D" w15:done="0"/>
  <w15:commentEx w15:paraId="28DFD48A" w15:done="0"/>
  <w15:commentEx w15:paraId="7E6B262B" w15:done="0"/>
  <w15:commentEx w15:paraId="60E149AA" w15:done="0"/>
  <w15:commentEx w15:paraId="4A45A743" w15:done="0"/>
  <w15:commentEx w15:paraId="55CA935C" w15:done="0"/>
  <w15:commentEx w15:paraId="52C2FA0C" w15:done="0"/>
  <w15:commentEx w15:paraId="52ED3785" w15:done="0"/>
  <w15:commentEx w15:paraId="52224F46" w15:done="0"/>
  <w15:commentEx w15:paraId="019E459C" w15:done="0"/>
  <w15:commentEx w15:paraId="4154EF28" w15:done="0"/>
  <w15:commentEx w15:paraId="50F5DAB7" w15:done="0"/>
  <w15:commentEx w15:paraId="687DF574" w15:done="0"/>
  <w15:commentEx w15:paraId="29225771" w15:done="0"/>
  <w15:commentEx w15:paraId="5E7F33F9" w15:done="0"/>
  <w15:commentEx w15:paraId="499FFDBF" w15:done="0"/>
  <w15:commentEx w15:paraId="57459756" w15:done="0"/>
  <w15:commentEx w15:paraId="23C6A756" w15:done="0"/>
  <w15:commentEx w15:paraId="73DCC72B" w15:done="0"/>
  <w15:commentEx w15:paraId="5C41616B" w15:done="0"/>
  <w15:commentEx w15:paraId="7F1DF9B5" w15:done="0"/>
  <w15:commentEx w15:paraId="6E7EC8B7" w15:done="0"/>
  <w15:commentEx w15:paraId="0D328F65" w15:done="0"/>
  <w15:commentEx w15:paraId="12D297D1" w15:done="0"/>
  <w15:commentEx w15:paraId="53297E38" w15:done="0"/>
  <w15:commentEx w15:paraId="140A96A3" w15:done="0"/>
  <w15:commentEx w15:paraId="145B8460" w15:done="0"/>
  <w15:commentEx w15:paraId="0B1AE2B7" w15:done="0"/>
  <w15:commentEx w15:paraId="75E724FB" w15:done="0"/>
  <w15:commentEx w15:paraId="6045A90F" w15:done="0"/>
  <w15:commentEx w15:paraId="4C432FF5" w15:done="0"/>
  <w15:commentEx w15:paraId="6BE5E6AC" w15:done="0"/>
  <w15:commentEx w15:paraId="6973B7A6" w15:done="0"/>
  <w15:commentEx w15:paraId="610C6FC2" w15:done="0"/>
  <w15:commentEx w15:paraId="4F53CCF2" w15:done="0"/>
  <w15:commentEx w15:paraId="0113297C" w15:done="0"/>
  <w15:commentEx w15:paraId="3E0FD406" w15:done="0"/>
  <w15:commentEx w15:paraId="48DF0E1E" w15:done="0"/>
  <w15:commentEx w15:paraId="0ACADAC8" w15:done="0"/>
  <w15:commentEx w15:paraId="3716EFAC" w15:done="0"/>
  <w15:commentEx w15:paraId="2A8E46EB" w15:done="0"/>
  <w15:commentEx w15:paraId="1B0A8225" w15:done="0"/>
  <w15:commentEx w15:paraId="32FD553A" w15:done="0"/>
  <w15:commentEx w15:paraId="2397B87F" w15:done="0"/>
  <w15:commentEx w15:paraId="7ED9E510" w15:done="0"/>
  <w15:commentEx w15:paraId="733E9FD8" w15:done="0"/>
  <w15:commentEx w15:paraId="0C426697" w15:done="0"/>
  <w15:commentEx w15:paraId="22840519" w15:done="0"/>
  <w15:commentEx w15:paraId="6A854CEE" w15:done="0"/>
  <w15:commentEx w15:paraId="3CB004FA" w15:done="0"/>
  <w15:commentEx w15:paraId="3C9ED670" w15:done="0"/>
  <w15:commentEx w15:paraId="093FE212" w15:done="0"/>
  <w15:commentEx w15:paraId="121B1FC2" w15:done="0"/>
  <w15:commentEx w15:paraId="636921FA" w15:done="0"/>
  <w15:commentEx w15:paraId="74A92A9E" w15:done="0"/>
  <w15:commentEx w15:paraId="2CD529B7" w15:done="0"/>
  <w15:commentEx w15:paraId="25082080" w15:done="0"/>
  <w15:commentEx w15:paraId="3A498C17" w15:done="0"/>
  <w15:commentEx w15:paraId="6103A515" w15:done="0"/>
  <w15:commentEx w15:paraId="49D481FA" w15:done="0"/>
  <w15:commentEx w15:paraId="781820A8" w15:done="0"/>
  <w15:commentEx w15:paraId="103DC8BB" w15:done="0"/>
  <w15:commentEx w15:paraId="1B0EB93B" w15:done="0"/>
  <w15:commentEx w15:paraId="5FB34441" w15:done="0"/>
  <w15:commentEx w15:paraId="7EBBAB79" w15:done="0"/>
  <w15:commentEx w15:paraId="62A4D558" w15:done="0"/>
  <w15:commentEx w15:paraId="6C1680D7" w15:done="0"/>
  <w15:commentEx w15:paraId="4AD0C63A" w15:done="0"/>
  <w15:commentEx w15:paraId="7E50A8A0" w15:done="0"/>
  <w15:commentEx w15:paraId="14D48AA9" w15:done="0"/>
  <w15:commentEx w15:paraId="1A9B7CF5" w15:done="0"/>
  <w15:commentEx w15:paraId="7B57AC8C" w15:done="0"/>
  <w15:commentEx w15:paraId="26123D8F" w15:done="0"/>
  <w15:commentEx w15:paraId="3F72CA7D" w15:done="0"/>
  <w15:commentEx w15:paraId="55CC450D" w15:done="0"/>
  <w15:commentEx w15:paraId="0FBF0C77" w15:done="0"/>
  <w15:commentEx w15:paraId="0774F2CA" w15:done="0"/>
  <w15:commentEx w15:paraId="5158746C" w15:done="0"/>
  <w15:commentEx w15:paraId="6EDBDB36" w15:done="0"/>
  <w15:commentEx w15:paraId="6AED6F8F" w15:done="0"/>
  <w15:commentEx w15:paraId="214DDDAE" w15:done="0"/>
  <w15:commentEx w15:paraId="2DDF7441" w15:done="0"/>
  <w15:commentEx w15:paraId="717A7535" w15:done="0"/>
  <w15:commentEx w15:paraId="471C175F" w15:done="0"/>
  <w15:commentEx w15:paraId="3F5CBF91" w15:done="0"/>
  <w15:commentEx w15:paraId="515541F2" w15:done="0"/>
  <w15:commentEx w15:paraId="5D2B1410" w15:done="0"/>
  <w15:commentEx w15:paraId="7A8A2A8C" w15:done="0"/>
  <w15:commentEx w15:paraId="7AFFDECE" w15:done="0"/>
  <w15:commentEx w15:paraId="065634BD" w15:done="0"/>
  <w15:commentEx w15:paraId="3624A4B6" w15:done="0"/>
  <w15:commentEx w15:paraId="79B6125F" w15:done="0"/>
  <w15:commentEx w15:paraId="413AAB7F" w15:done="0"/>
  <w15:commentEx w15:paraId="12D4D265" w15:done="0"/>
  <w15:commentEx w15:paraId="4F0DEDB0" w15:done="0"/>
  <w15:commentEx w15:paraId="73444E19" w15:done="0"/>
  <w15:commentEx w15:paraId="475D27EC" w15:done="0"/>
  <w15:commentEx w15:paraId="52FF2119" w15:done="0"/>
  <w15:commentEx w15:paraId="23F7D8D2" w15:done="0"/>
  <w15:commentEx w15:paraId="123C5726" w15:done="0"/>
  <w15:commentEx w15:paraId="265F6211" w15:done="0"/>
  <w15:commentEx w15:paraId="4FF9DC78" w15:done="0"/>
  <w15:commentEx w15:paraId="1E68D18B" w15:done="0"/>
  <w15:commentEx w15:paraId="360BDF61" w15:done="0"/>
  <w15:commentEx w15:paraId="6D1C97B3" w15:done="0"/>
  <w15:commentEx w15:paraId="0AB87018" w15:done="0"/>
  <w15:commentEx w15:paraId="4607FB0A" w15:done="0"/>
  <w15:commentEx w15:paraId="0A365149" w15:done="0"/>
  <w15:commentEx w15:paraId="6FD6CBE6" w15:done="0"/>
  <w15:commentEx w15:paraId="1289EC4C" w15:done="0"/>
  <w15:commentEx w15:paraId="0BC3B94C" w15:done="0"/>
  <w15:commentEx w15:paraId="4A7ADAC3" w15:done="0"/>
  <w15:commentEx w15:paraId="60C725AF" w15:done="0"/>
  <w15:commentEx w15:paraId="0EC4B9E9" w15:done="0"/>
  <w15:commentEx w15:paraId="6BE30D1B" w15:done="0"/>
  <w15:commentEx w15:paraId="1F667468" w15:done="0"/>
  <w15:commentEx w15:paraId="744ACE15" w15:done="0"/>
  <w15:commentEx w15:paraId="4BF539BD" w15:done="0"/>
  <w15:commentEx w15:paraId="2ECCF6AA" w15:done="0"/>
  <w15:commentEx w15:paraId="3C1E4C98" w15:done="0"/>
  <w15:commentEx w15:paraId="0C78A027" w15:done="0"/>
  <w15:commentEx w15:paraId="7D093863" w15:done="0"/>
  <w15:commentEx w15:paraId="3B061FA7" w15:done="0"/>
  <w15:commentEx w15:paraId="1EB159F4" w15:done="0"/>
  <w15:commentEx w15:paraId="0773E2E0" w15:done="0"/>
  <w15:commentEx w15:paraId="5447FA5F" w15:done="0"/>
  <w15:commentEx w15:paraId="1B68C9C2" w15:done="0"/>
  <w15:commentEx w15:paraId="75259B8B" w15:done="0"/>
  <w15:commentEx w15:paraId="7C421ED7" w15:done="0"/>
  <w15:commentEx w15:paraId="5584695D" w15:done="0"/>
  <w15:commentEx w15:paraId="73C8A44D" w15:done="0"/>
  <w15:commentEx w15:paraId="076B4425" w15:done="0"/>
  <w15:commentEx w15:paraId="520B983F" w15:done="0"/>
  <w15:commentEx w15:paraId="22A2ED0C" w15:done="0"/>
  <w15:commentEx w15:paraId="3F9B8422" w15:done="0"/>
  <w15:commentEx w15:paraId="7C501F17" w15:done="0"/>
  <w15:commentEx w15:paraId="427A1037" w15:done="0"/>
  <w15:commentEx w15:paraId="09F92392" w15:done="0"/>
  <w15:commentEx w15:paraId="6B82A030" w15:done="0"/>
  <w15:commentEx w15:paraId="367F4D33" w15:paraIdParent="6B82A030" w15:done="0"/>
  <w15:commentEx w15:paraId="3544C596" w15:done="0"/>
  <w15:commentEx w15:paraId="47CD191F" w15:done="0"/>
  <w15:commentEx w15:paraId="533F50F3" w15:done="0"/>
  <w15:commentEx w15:paraId="19520793" w15:done="0"/>
  <w15:commentEx w15:paraId="4412CB90" w15:done="0"/>
  <w15:commentEx w15:paraId="25A34CEE" w15:done="0"/>
  <w15:commentEx w15:paraId="4019650C" w15:done="0"/>
  <w15:commentEx w15:paraId="35E30DDB" w15:done="0"/>
  <w15:commentEx w15:paraId="450C5F55" w15:done="0"/>
  <w15:commentEx w15:paraId="566E4738" w15:done="0"/>
  <w15:commentEx w15:paraId="3268B961" w15:done="0"/>
  <w15:commentEx w15:paraId="65AF080A" w15:done="0"/>
  <w15:commentEx w15:paraId="4E7B3663" w15:done="0"/>
  <w15:commentEx w15:paraId="2299930C" w15:done="0"/>
  <w15:commentEx w15:paraId="0BBD0DBF" w15:done="0"/>
  <w15:commentEx w15:paraId="49099FE0" w15:done="0"/>
  <w15:commentEx w15:paraId="07BEBD80" w15:done="0"/>
  <w15:commentEx w15:paraId="1AC742AD" w15:done="0"/>
  <w15:commentEx w15:paraId="18256FDE" w15:done="0"/>
  <w15:commentEx w15:paraId="1BC8F3AC" w15:done="0"/>
  <w15:commentEx w15:paraId="7F8BF99C" w15:done="0"/>
  <w15:commentEx w15:paraId="69760867" w15:done="0"/>
  <w15:commentEx w15:paraId="51721B68" w15:done="0"/>
  <w15:commentEx w15:paraId="0B704299" w15:done="0"/>
  <w15:commentEx w15:paraId="6A6E2952" w15:done="0"/>
  <w15:commentEx w15:paraId="7956BFAB" w15:done="0"/>
  <w15:commentEx w15:paraId="69E216B2" w15:done="0"/>
  <w15:commentEx w15:paraId="7E9D444C" w15:done="0"/>
  <w15:commentEx w15:paraId="5530B88F" w15:done="0"/>
  <w15:commentEx w15:paraId="54D712D7" w15:done="0"/>
  <w15:commentEx w15:paraId="41C67821" w15:done="0"/>
  <w15:commentEx w15:paraId="3DC09F1B" w15:done="0"/>
  <w15:commentEx w15:paraId="31445A0C" w15:done="0"/>
  <w15:commentEx w15:paraId="1A9D88FD" w15:done="0"/>
  <w15:commentEx w15:paraId="59F72D7C" w15:done="0"/>
  <w15:commentEx w15:paraId="5533A2A6" w15:done="0"/>
  <w15:commentEx w15:paraId="3AB9DC8D" w15:done="0"/>
  <w15:commentEx w15:paraId="406F18FE" w15:done="0"/>
  <w15:commentEx w15:paraId="645FD815" w15:done="0"/>
  <w15:commentEx w15:paraId="4DF7D0B2" w15:done="0"/>
  <w15:commentEx w15:paraId="36C27930" w15:done="0"/>
  <w15:commentEx w15:paraId="474CB66A" w15:done="0"/>
  <w15:commentEx w15:paraId="2AE6B424" w15:done="0"/>
  <w15:commentEx w15:paraId="47CAA5AF" w15:done="0"/>
  <w15:commentEx w15:paraId="732F1793" w15:done="0"/>
  <w15:commentEx w15:paraId="04804B93" w15:done="0"/>
  <w15:commentEx w15:paraId="60EFC04C" w15:done="0"/>
  <w15:commentEx w15:paraId="356BDAF1" w15:done="0"/>
  <w15:commentEx w15:paraId="221DD15C" w15:done="0"/>
  <w15:commentEx w15:paraId="103AE700" w15:done="0"/>
  <w15:commentEx w15:paraId="70D84D1D" w15:done="0"/>
  <w15:commentEx w15:paraId="2809F695" w15:done="0"/>
  <w15:commentEx w15:paraId="03F0D231" w15:done="0"/>
  <w15:commentEx w15:paraId="227E1AA0" w15:done="0"/>
  <w15:commentEx w15:paraId="453A0733" w15:done="0"/>
  <w15:commentEx w15:paraId="3AFFB991" w15:done="0"/>
  <w15:commentEx w15:paraId="0A7E1E58" w15:done="0"/>
  <w15:commentEx w15:paraId="1A8E2F83" w15:done="0"/>
  <w15:commentEx w15:paraId="5D1A95EB" w15:done="0"/>
  <w15:commentEx w15:paraId="2F6AE485" w15:done="0"/>
  <w15:commentEx w15:paraId="57D9422C" w15:done="0"/>
  <w15:commentEx w15:paraId="534E78ED" w15:done="0"/>
  <w15:commentEx w15:paraId="0A39E408" w15:done="0"/>
  <w15:commentEx w15:paraId="5E5C44F7" w15:done="0"/>
  <w15:commentEx w15:paraId="132EF040" w15:done="0"/>
  <w15:commentEx w15:paraId="7A6C9775" w15:done="0"/>
  <w15:commentEx w15:paraId="0BF3F8F5" w15:done="0"/>
  <w15:commentEx w15:paraId="10B15751" w15:done="0"/>
  <w15:commentEx w15:paraId="60CBFA88" w15:done="0"/>
  <w15:commentEx w15:paraId="60911435" w15:done="0"/>
  <w15:commentEx w15:paraId="56E65A3C" w15:done="0"/>
  <w15:commentEx w15:paraId="1A1E7790" w15:done="0"/>
  <w15:commentEx w15:paraId="59A86389" w15:done="0"/>
  <w15:commentEx w15:paraId="55E12578" w15:done="0"/>
  <w15:commentEx w15:paraId="0180A19C" w15:done="0"/>
  <w15:commentEx w15:paraId="0BDDF289" w15:done="0"/>
  <w15:commentEx w15:paraId="769B9377" w15:done="0"/>
  <w15:commentEx w15:paraId="16DE8686" w15:done="0"/>
  <w15:commentEx w15:paraId="385D3E45" w15:done="0"/>
  <w15:commentEx w15:paraId="04B65038" w15:done="0"/>
  <w15:commentEx w15:paraId="63EFFE01" w15:done="0"/>
  <w15:commentEx w15:paraId="070BDDFF" w15:done="0"/>
  <w15:commentEx w15:paraId="0B67AD2C" w15:done="0"/>
  <w15:commentEx w15:paraId="1B2679B8" w15:done="0"/>
  <w15:commentEx w15:paraId="0B9D6C17" w15:done="0"/>
  <w15:commentEx w15:paraId="39B5CC8E" w15:done="0"/>
  <w15:commentEx w15:paraId="2A45F652" w15:done="0"/>
  <w15:commentEx w15:paraId="36A33195" w15:done="0"/>
  <w15:commentEx w15:paraId="3CD0821A" w15:done="0"/>
  <w15:commentEx w15:paraId="734A2DF5" w15:done="0"/>
  <w15:commentEx w15:paraId="6716A95A" w15:done="0"/>
  <w15:commentEx w15:paraId="42F1C220" w15:done="0"/>
  <w15:commentEx w15:paraId="0B7F6E1C" w15:done="0"/>
  <w15:commentEx w15:paraId="59BA8245" w15:done="0"/>
  <w15:commentEx w15:paraId="19878CF4" w15:done="0"/>
  <w15:commentEx w15:paraId="3D6D7517" w15:done="0"/>
  <w15:commentEx w15:paraId="5E1833FF" w15:done="0"/>
  <w15:commentEx w15:paraId="20BD4856" w15:done="0"/>
  <w15:commentEx w15:paraId="7868BDCB" w15:done="0"/>
  <w15:commentEx w15:paraId="1EB9B736" w15:done="0"/>
  <w15:commentEx w15:paraId="0AE34CE4" w15:done="0"/>
  <w15:commentEx w15:paraId="64E3D89F" w15:done="0"/>
  <w15:commentEx w15:paraId="00E4E5A8" w15:done="0"/>
  <w15:commentEx w15:paraId="07DB2DFB" w15:done="0"/>
  <w15:commentEx w15:paraId="13D1DF55" w15:done="0"/>
  <w15:commentEx w15:paraId="31384611" w15:done="0"/>
  <w15:commentEx w15:paraId="4F6F8296" w15:done="0"/>
  <w15:commentEx w15:paraId="234A55A2" w15:done="0"/>
  <w15:commentEx w15:paraId="0982637B" w15:done="0"/>
  <w15:commentEx w15:paraId="212F75F2" w15:done="0"/>
  <w15:commentEx w15:paraId="48AAE761" w15:done="0"/>
  <w15:commentEx w15:paraId="7A06460A" w15:done="0"/>
  <w15:commentEx w15:paraId="002A29E8" w15:done="0"/>
  <w15:commentEx w15:paraId="3F91AF3C" w15:done="0"/>
  <w15:commentEx w15:paraId="76166A1E" w15:done="0"/>
  <w15:commentEx w15:paraId="41E2F11C" w15:done="0"/>
  <w15:commentEx w15:paraId="042A322D" w15:done="0"/>
  <w15:commentEx w15:paraId="1B8C2330" w15:done="0"/>
  <w15:commentEx w15:paraId="5E9560B0" w15:done="0"/>
  <w15:commentEx w15:paraId="3326F3A1" w15:done="0"/>
  <w15:commentEx w15:paraId="560F9478" w15:done="0"/>
  <w15:commentEx w15:paraId="4024D2DB" w15:done="0"/>
  <w15:commentEx w15:paraId="17EF6F11" w15:done="0"/>
  <w15:commentEx w15:paraId="511CBC4C" w15:done="0"/>
  <w15:commentEx w15:paraId="3781ECD6" w15:done="0"/>
  <w15:commentEx w15:paraId="04421256" w15:done="0"/>
  <w15:commentEx w15:paraId="098B1C06" w15:done="0"/>
  <w15:commentEx w15:paraId="61CE726A" w15:done="0"/>
  <w15:commentEx w15:paraId="57F1DB8C" w15:done="0"/>
  <w15:commentEx w15:paraId="0C820C84" w15:done="0"/>
  <w15:commentEx w15:paraId="3940C817" w15:done="0"/>
  <w15:commentEx w15:paraId="50C0212B" w15:done="0"/>
  <w15:commentEx w15:paraId="14622343" w15:done="0"/>
  <w15:commentEx w15:paraId="6FFCB896" w15:done="0"/>
  <w15:commentEx w15:paraId="5731617A" w15:paraIdParent="6FFCB896" w15:done="0"/>
  <w15:commentEx w15:paraId="2ABB4D4A" w15:done="0"/>
  <w15:commentEx w15:paraId="73BCB369" w15:done="0"/>
  <w15:commentEx w15:paraId="6410CB38" w15:done="0"/>
  <w15:commentEx w15:paraId="05080602" w15:done="0"/>
  <w15:commentEx w15:paraId="1854DF16" w15:done="0"/>
  <w15:commentEx w15:paraId="3CDDDCD5" w15:done="0"/>
  <w15:commentEx w15:paraId="6EB50320" w15:done="0"/>
  <w15:commentEx w15:paraId="75924D00" w15:done="0"/>
  <w15:commentEx w15:paraId="5517F7E9" w15:done="0"/>
  <w15:commentEx w15:paraId="4250F658" w15:done="0"/>
  <w15:commentEx w15:paraId="1286D6D1" w15:done="0"/>
  <w15:commentEx w15:paraId="54D3E585" w15:done="0"/>
  <w15:commentEx w15:paraId="3FD659E9" w15:done="0"/>
  <w15:commentEx w15:paraId="11B43CD0" w15:done="0"/>
  <w15:commentEx w15:paraId="09C11BB0" w15:done="0"/>
  <w15:commentEx w15:paraId="015271DE" w15:done="0"/>
  <w15:commentEx w15:paraId="5179B65C" w15:done="0"/>
  <w15:commentEx w15:paraId="2BE58B12" w15:done="0"/>
  <w15:commentEx w15:paraId="79C8CA70" w15:done="0"/>
  <w15:commentEx w15:paraId="6106ED75" w15:done="0"/>
  <w15:commentEx w15:paraId="37B3451D" w15:done="0"/>
  <w15:commentEx w15:paraId="31091FCB" w15:done="0"/>
  <w15:commentEx w15:paraId="3899AD6E" w15:done="0"/>
  <w15:commentEx w15:paraId="44325485" w15:done="0"/>
  <w15:commentEx w15:paraId="1AD61801" w15:done="0"/>
  <w15:commentEx w15:paraId="11281A7C" w15:done="0"/>
  <w15:commentEx w15:paraId="0D6A57B5" w15:done="0"/>
  <w15:commentEx w15:paraId="791D7EB5" w15:done="0"/>
  <w15:commentEx w15:paraId="209F9BE4" w15:done="0"/>
  <w15:commentEx w15:paraId="3B61D3C1" w15:done="0"/>
  <w15:commentEx w15:paraId="6C130D3A" w15:done="0"/>
  <w15:commentEx w15:paraId="0A496CED" w15:done="0"/>
  <w15:commentEx w15:paraId="11334CFE" w15:done="0"/>
  <w15:commentEx w15:paraId="5617196A" w15:done="0"/>
  <w15:commentEx w15:paraId="5ED76F20" w15:done="0"/>
  <w15:commentEx w15:paraId="19F34BB0" w15:done="0"/>
  <w15:commentEx w15:paraId="7E7F0E2D" w15:done="0"/>
  <w15:commentEx w15:paraId="499BAA49" w15:done="0"/>
  <w15:commentEx w15:paraId="29397D9A" w15:done="0"/>
  <w15:commentEx w15:paraId="068B43AE" w15:done="0"/>
  <w15:commentEx w15:paraId="2BEE5F9D" w15:done="0"/>
  <w15:commentEx w15:paraId="2819D583" w15:done="0"/>
  <w15:commentEx w15:paraId="46DBEF6D" w15:done="0"/>
  <w15:commentEx w15:paraId="5436218D" w15:done="0"/>
  <w15:commentEx w15:paraId="00C29324" w15:done="0"/>
  <w15:commentEx w15:paraId="73C2C7A0" w15:done="0"/>
  <w15:commentEx w15:paraId="532B2698" w15:done="0"/>
  <w15:commentEx w15:paraId="444D8F29" w15:done="0"/>
  <w15:commentEx w15:paraId="15A758E2" w15:done="0"/>
  <w15:commentEx w15:paraId="14DC351E" w15:done="0"/>
  <w15:commentEx w15:paraId="3DDE25DD" w15:done="0"/>
  <w15:commentEx w15:paraId="08C80AD1" w15:done="0"/>
  <w15:commentEx w15:paraId="194FC9D2" w15:done="0"/>
  <w15:commentEx w15:paraId="2ADFE867" w15:done="0"/>
  <w15:commentEx w15:paraId="7A652D39" w15:done="0"/>
  <w15:commentEx w15:paraId="337AECEB" w15:done="0"/>
  <w15:commentEx w15:paraId="6DA5EE49" w15:done="0"/>
  <w15:commentEx w15:paraId="18587A2B" w15:done="0"/>
  <w15:commentEx w15:paraId="381062C4" w15:done="0"/>
  <w15:commentEx w15:paraId="651F9D83" w15:done="0"/>
  <w15:commentEx w15:paraId="5A67067E" w15:done="0"/>
  <w15:commentEx w15:paraId="3F5959EA" w15:done="0"/>
  <w15:commentEx w15:paraId="21E740BC" w15:done="0"/>
  <w15:commentEx w15:paraId="7CC626A9" w15:done="0"/>
  <w15:commentEx w15:paraId="4340E274" w15:done="0"/>
  <w15:commentEx w15:paraId="739F4E5F" w15:done="0"/>
  <w15:commentEx w15:paraId="04559EB6" w15:done="0"/>
  <w15:commentEx w15:paraId="5EEE1F4D" w15:done="0"/>
  <w15:commentEx w15:paraId="222210EC" w15:done="0"/>
  <w15:commentEx w15:paraId="47E42A3B" w15:done="0"/>
  <w15:commentEx w15:paraId="3739A846" w15:done="0"/>
  <w15:commentEx w15:paraId="028F2BA8" w15:done="0"/>
  <w15:commentEx w15:paraId="2A1BA4B1" w15:done="0"/>
  <w15:commentEx w15:paraId="20D2E2C1" w15:done="0"/>
  <w15:commentEx w15:paraId="77093E69" w15:done="0"/>
  <w15:commentEx w15:paraId="7BBE6B67" w15:done="0"/>
  <w15:commentEx w15:paraId="32B5800D" w15:done="0"/>
  <w15:commentEx w15:paraId="6306297A" w15:done="0"/>
  <w15:commentEx w15:paraId="67F7EC5B" w15:done="0"/>
  <w15:commentEx w15:paraId="6C4189DD" w15:done="0"/>
  <w15:commentEx w15:paraId="4D82FE9E" w15:done="0"/>
  <w15:commentEx w15:paraId="64D905C8" w15:done="0"/>
  <w15:commentEx w15:paraId="78698A52" w15:done="0"/>
  <w15:commentEx w15:paraId="4F311BD0" w15:done="0"/>
  <w15:commentEx w15:paraId="6DAE5CB4" w15:done="0"/>
  <w15:commentEx w15:paraId="52BDAE08" w15:done="0"/>
  <w15:commentEx w15:paraId="42FD4EE4" w15:done="0"/>
  <w15:commentEx w15:paraId="193578CC" w15:done="0"/>
  <w15:commentEx w15:paraId="4DD68495" w15:done="0"/>
  <w15:commentEx w15:paraId="3A62DA0A" w15:done="0"/>
  <w15:commentEx w15:paraId="5B5D3B33" w15:done="0"/>
  <w15:commentEx w15:paraId="62260A81" w15:done="0"/>
  <w15:commentEx w15:paraId="3E5CBDA0" w15:done="0"/>
  <w15:commentEx w15:paraId="708D6248" w15:done="0"/>
  <w15:commentEx w15:paraId="58C85781" w15:done="0"/>
  <w15:commentEx w15:paraId="7701196F" w15:done="0"/>
  <w15:commentEx w15:paraId="3E406946" w15:done="0"/>
  <w15:commentEx w15:paraId="2A87BA6E" w15:done="0"/>
  <w15:commentEx w15:paraId="20C7C0CC" w15:done="0"/>
  <w15:commentEx w15:paraId="21FEB40A" w15:done="0"/>
  <w15:commentEx w15:paraId="47D09811" w15:done="0"/>
  <w15:commentEx w15:paraId="1FD619E2" w15:done="0"/>
  <w15:commentEx w15:paraId="2BBCAAF6" w15:done="0"/>
  <w15:commentEx w15:paraId="2605FD05" w15:done="0"/>
  <w15:commentEx w15:paraId="24EA47E8" w15:done="0"/>
  <w15:commentEx w15:paraId="73733388" w15:done="0"/>
  <w15:commentEx w15:paraId="17A9D5DF" w15:done="0"/>
  <w15:commentEx w15:paraId="265C73DF" w15:done="0"/>
  <w15:commentEx w15:paraId="2A30FC53" w15:done="0"/>
  <w15:commentEx w15:paraId="5BE71E39" w15:done="0"/>
  <w15:commentEx w15:paraId="47730F66" w15:done="0"/>
  <w15:commentEx w15:paraId="44A2502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BE0B0DD" w16cex:dateUtc="2025-03-07T17:59:00Z"/>
  <w16cex:commentExtensible w16cex:durableId="60279A48" w16cex:dateUtc="2025-02-24T14:55:00Z"/>
  <w16cex:commentExtensible w16cex:durableId="4D8FE30C" w16cex:dateUtc="2025-02-26T08:34:00Z"/>
  <w16cex:commentExtensible w16cex:durableId="3F23C3AA" w16cex:dateUtc="2025-02-26T08:35:00Z"/>
  <w16cex:commentExtensible w16cex:durableId="151F110B" w16cex:dateUtc="2025-02-26T08:36:00Z"/>
  <w16cex:commentExtensible w16cex:durableId="0E946F83" w16cex:dateUtc="2025-02-26T08:51:00Z"/>
  <w16cex:commentExtensible w16cex:durableId="0DCD261F" w16cex:dateUtc="2025-02-26T08:53:00Z"/>
  <w16cex:commentExtensible w16cex:durableId="7EC4D47A" w16cex:dateUtc="2025-02-26T08:54:00Z"/>
  <w16cex:commentExtensible w16cex:durableId="5443C71F" w16cex:dateUtc="2025-02-26T08:56:00Z"/>
  <w16cex:commentExtensible w16cex:durableId="07F8B057" w16cex:dateUtc="2025-02-26T08:58:00Z"/>
  <w16cex:commentExtensible w16cex:durableId="2F855272" w16cex:dateUtc="2025-02-26T08:58:00Z"/>
  <w16cex:commentExtensible w16cex:durableId="5B921DF9" w16cex:dateUtc="2025-02-26T08:59:00Z"/>
  <w16cex:commentExtensible w16cex:durableId="32AEEBD4" w16cex:dateUtc="2025-02-26T09:00:00Z"/>
  <w16cex:commentExtensible w16cex:durableId="333E33B5" w16cex:dateUtc="2025-02-26T09:00:00Z"/>
  <w16cex:commentExtensible w16cex:durableId="7B6E1B55" w16cex:dateUtc="2025-02-26T09:04:00Z"/>
  <w16cex:commentExtensible w16cex:durableId="2EE36E1F" w16cex:dateUtc="2025-02-26T09:07:00Z"/>
  <w16cex:commentExtensible w16cex:durableId="6921EF51" w16cex:dateUtc="2025-02-26T09:09:00Z"/>
  <w16cex:commentExtensible w16cex:durableId="2A20C5E3" w16cex:dateUtc="2025-02-26T09:10:00Z"/>
  <w16cex:commentExtensible w16cex:durableId="6FC3DD47" w16cex:dateUtc="2025-02-26T09:11:00Z"/>
  <w16cex:commentExtensible w16cex:durableId="2F5C9DA0" w16cex:dateUtc="2025-02-26T09:12:00Z"/>
  <w16cex:commentExtensible w16cex:durableId="74BA8F45" w16cex:dateUtc="2025-02-26T09:17:00Z"/>
  <w16cex:commentExtensible w16cex:durableId="3DB999A9" w16cex:dateUtc="2025-02-26T09:20:00Z"/>
  <w16cex:commentExtensible w16cex:durableId="13C83600" w16cex:dateUtc="2025-02-26T09:25:00Z"/>
  <w16cex:commentExtensible w16cex:durableId="122B38D1" w16cex:dateUtc="2025-02-26T09:26:00Z"/>
  <w16cex:commentExtensible w16cex:durableId="20D71B74" w16cex:dateUtc="2025-02-26T09:27:00Z"/>
  <w16cex:commentExtensible w16cex:durableId="3672A611" w16cex:dateUtc="2025-02-26T09:30:00Z"/>
  <w16cex:commentExtensible w16cex:durableId="5624AD11" w16cex:dateUtc="2025-02-26T09:37:00Z"/>
  <w16cex:commentExtensible w16cex:durableId="16EF0389" w16cex:dateUtc="2025-02-26T09:41:00Z"/>
  <w16cex:commentExtensible w16cex:durableId="6653509E" w16cex:dateUtc="2025-02-26T09:43:00Z"/>
  <w16cex:commentExtensible w16cex:durableId="17F0D017" w16cex:dateUtc="2025-02-26T09:44:00Z"/>
  <w16cex:commentExtensible w16cex:durableId="0AB55C6C" w16cex:dateUtc="2025-02-26T09:55:00Z"/>
  <w16cex:commentExtensible w16cex:durableId="74F72070" w16cex:dateUtc="2025-02-26T11:00:00Z"/>
  <w16cex:commentExtensible w16cex:durableId="67FDD189" w16cex:dateUtc="2025-02-26T11:05:00Z"/>
  <w16cex:commentExtensible w16cex:durableId="50B2849B" w16cex:dateUtc="2025-02-26T11:06:00Z"/>
  <w16cex:commentExtensible w16cex:durableId="67DA36B3" w16cex:dateUtc="2025-02-26T16:52:00Z"/>
  <w16cex:commentExtensible w16cex:durableId="6030C909" w16cex:dateUtc="2025-02-26T11:11:00Z"/>
  <w16cex:commentExtensible w16cex:durableId="0549DA0A" w16cex:dateUtc="2025-02-26T11:11:00Z"/>
  <w16cex:commentExtensible w16cex:durableId="3893B036" w16cex:dateUtc="2025-02-26T12:44:00Z"/>
  <w16cex:commentExtensible w16cex:durableId="317187FA" w16cex:dateUtc="2025-02-26T12:47:00Z"/>
  <w16cex:commentExtensible w16cex:durableId="1E3B499B" w16cex:dateUtc="2025-02-26T16:52:00Z"/>
  <w16cex:commentExtensible w16cex:durableId="73E5BA11" w16cex:dateUtc="2025-02-26T12:48:00Z"/>
  <w16cex:commentExtensible w16cex:durableId="560DF6EE" w16cex:dateUtc="2025-02-26T12:48:00Z"/>
  <w16cex:commentExtensible w16cex:durableId="1C1ABB48" w16cex:dateUtc="2025-02-26T12:50:00Z"/>
  <w16cex:commentExtensible w16cex:durableId="3527F381" w16cex:dateUtc="2025-02-26T12:53:00Z"/>
  <w16cex:commentExtensible w16cex:durableId="76FC3FB7" w16cex:dateUtc="2025-02-26T12:55:00Z"/>
  <w16cex:commentExtensible w16cex:durableId="6F079C2E" w16cex:dateUtc="2025-02-26T16:49:00Z"/>
  <w16cex:commentExtensible w16cex:durableId="41A3C538" w16cex:dateUtc="2025-02-26T16:54:00Z"/>
  <w16cex:commentExtensible w16cex:durableId="57635E69" w16cex:dateUtc="2025-02-26T16:56:00Z"/>
  <w16cex:commentExtensible w16cex:durableId="4E0942A7" w16cex:dateUtc="2025-02-26T16:58:00Z"/>
  <w16cex:commentExtensible w16cex:durableId="73806631" w16cex:dateUtc="2025-02-26T16:59:00Z"/>
  <w16cex:commentExtensible w16cex:durableId="10BBD792" w16cex:dateUtc="2025-02-26T17:03:00Z"/>
  <w16cex:commentExtensible w16cex:durableId="098FC315" w16cex:dateUtc="2025-02-26T17:07:00Z"/>
  <w16cex:commentExtensible w16cex:durableId="670E729C" w16cex:dateUtc="2025-02-26T17:10:00Z"/>
  <w16cex:commentExtensible w16cex:durableId="4DDE2E69" w16cex:dateUtc="2025-02-26T17:13:00Z"/>
  <w16cex:commentExtensible w16cex:durableId="6B9C4D72" w16cex:dateUtc="2025-02-26T17:13:00Z"/>
  <w16cex:commentExtensible w16cex:durableId="1D6D5860" w16cex:dateUtc="2025-02-26T17:14:00Z"/>
  <w16cex:commentExtensible w16cex:durableId="5E60CBC1" w16cex:dateUtc="2025-02-26T17:15:00Z"/>
  <w16cex:commentExtensible w16cex:durableId="166A76C5" w16cex:dateUtc="2025-02-26T17:16:00Z"/>
  <w16cex:commentExtensible w16cex:durableId="71A3A11D" w16cex:dateUtc="2025-02-26T17:19:00Z"/>
  <w16cex:commentExtensible w16cex:durableId="133206FA" w16cex:dateUtc="2025-02-27T09:00:00Z"/>
  <w16cex:commentExtensible w16cex:durableId="4B734BCA" w16cex:dateUtc="2025-02-27T09:01:00Z"/>
  <w16cex:commentExtensible w16cex:durableId="09D88F85" w16cex:dateUtc="2025-02-27T09:04:00Z"/>
  <w16cex:commentExtensible w16cex:durableId="3C477330" w16cex:dateUtc="2025-02-27T09:05:00Z"/>
  <w16cex:commentExtensible w16cex:durableId="70206FAE" w16cex:dateUtc="2025-02-27T09:06:00Z"/>
  <w16cex:commentExtensible w16cex:durableId="31F82FA6" w16cex:dateUtc="2025-02-27T09:20:00Z"/>
  <w16cex:commentExtensible w16cex:durableId="57F9861D" w16cex:dateUtc="2025-02-27T09:27:00Z"/>
  <w16cex:commentExtensible w16cex:durableId="21224842" w16cex:dateUtc="2025-02-27T09:28:00Z"/>
  <w16cex:commentExtensible w16cex:durableId="3562ED39" w16cex:dateUtc="2025-02-27T09:29:00Z"/>
  <w16cex:commentExtensible w16cex:durableId="778542DF" w16cex:dateUtc="2025-02-27T09:30:00Z"/>
  <w16cex:commentExtensible w16cex:durableId="4DD6DBA7" w16cex:dateUtc="2025-02-27T09:37:00Z"/>
  <w16cex:commentExtensible w16cex:durableId="64D5AC7D" w16cex:dateUtc="2025-02-27T09:38:00Z"/>
  <w16cex:commentExtensible w16cex:durableId="49F8A5AF" w16cex:dateUtc="2025-02-27T09:40:00Z"/>
  <w16cex:commentExtensible w16cex:durableId="058D1DCE" w16cex:dateUtc="2025-02-27T09:41:00Z"/>
  <w16cex:commentExtensible w16cex:durableId="5EBC6A27" w16cex:dateUtc="2025-02-27T09:42:00Z"/>
  <w16cex:commentExtensible w16cex:durableId="7E2CC611" w16cex:dateUtc="2025-02-27T09:44:00Z"/>
  <w16cex:commentExtensible w16cex:durableId="5402A0ED" w16cex:dateUtc="2025-02-27T09:47:00Z"/>
  <w16cex:commentExtensible w16cex:durableId="56123F4D" w16cex:dateUtc="2025-02-27T09:48:00Z"/>
  <w16cex:commentExtensible w16cex:durableId="6584E215" w16cex:dateUtc="2025-02-27T09:49:00Z"/>
  <w16cex:commentExtensible w16cex:durableId="40970372" w16cex:dateUtc="2025-02-27T09:50:00Z"/>
  <w16cex:commentExtensible w16cex:durableId="175E7E4B" w16cex:dateUtc="2025-02-27T09:52:00Z"/>
  <w16cex:commentExtensible w16cex:durableId="6FE16E6B" w16cex:dateUtc="2025-02-27T09:53:00Z"/>
  <w16cex:commentExtensible w16cex:durableId="73A4DF33" w16cex:dateUtc="2025-02-27T09:54:00Z"/>
  <w16cex:commentExtensible w16cex:durableId="6DABEE7D" w16cex:dateUtc="2025-02-27T09:56:00Z"/>
  <w16cex:commentExtensible w16cex:durableId="505619AE" w16cex:dateUtc="2025-02-27T09:55:00Z"/>
  <w16cex:commentExtensible w16cex:durableId="4DFF6BD1" w16cex:dateUtc="2025-02-27T09:58:00Z"/>
  <w16cex:commentExtensible w16cex:durableId="07A24B0C" w16cex:dateUtc="2025-02-27T10:00:00Z"/>
  <w16cex:commentExtensible w16cex:durableId="08869EBF" w16cex:dateUtc="2025-02-27T10:18:00Z"/>
  <w16cex:commentExtensible w16cex:durableId="239FE296" w16cex:dateUtc="2025-02-27T10:20:00Z"/>
  <w16cex:commentExtensible w16cex:durableId="124BA975" w16cex:dateUtc="2025-02-27T10:20:00Z"/>
  <w16cex:commentExtensible w16cex:durableId="6D7415DD" w16cex:dateUtc="2025-02-27T10:21:00Z"/>
  <w16cex:commentExtensible w16cex:durableId="60BA6173" w16cex:dateUtc="2025-02-27T10:22:00Z"/>
  <w16cex:commentExtensible w16cex:durableId="40AB8ADC" w16cex:dateUtc="2025-02-27T10:25:00Z"/>
  <w16cex:commentExtensible w16cex:durableId="0BD93047" w16cex:dateUtc="2025-02-27T12:13:00Z"/>
  <w16cex:commentExtensible w16cex:durableId="1168DCED" w16cex:dateUtc="2025-02-27T12:15:00Z"/>
  <w16cex:commentExtensible w16cex:durableId="000E0473" w16cex:dateUtc="2025-02-27T12:16:00Z"/>
  <w16cex:commentExtensible w16cex:durableId="39451359" w16cex:dateUtc="2025-02-27T12:19:00Z"/>
  <w16cex:commentExtensible w16cex:durableId="3D8D3DC1" w16cex:dateUtc="2025-02-27T12:20:00Z"/>
  <w16cex:commentExtensible w16cex:durableId="1BFBF1DB" w16cex:dateUtc="2025-02-27T12:21:00Z"/>
  <w16cex:commentExtensible w16cex:durableId="65B8B492" w16cex:dateUtc="2025-02-27T12:22:00Z"/>
  <w16cex:commentExtensible w16cex:durableId="4DCA3362" w16cex:dateUtc="2025-02-27T12:23:00Z"/>
  <w16cex:commentExtensible w16cex:durableId="5D5D7B8A" w16cex:dateUtc="2025-02-27T12:26:00Z"/>
  <w16cex:commentExtensible w16cex:durableId="15924581" w16cex:dateUtc="2025-02-27T12:27:00Z"/>
  <w16cex:commentExtensible w16cex:durableId="0A81CBFD" w16cex:dateUtc="2025-02-27T12:27:00Z"/>
  <w16cex:commentExtensible w16cex:durableId="6A457ABC" w16cex:dateUtc="2025-02-27T12:30:00Z"/>
  <w16cex:commentExtensible w16cex:durableId="17579BC2" w16cex:dateUtc="2025-02-27T12:30:00Z"/>
  <w16cex:commentExtensible w16cex:durableId="2143FAE9" w16cex:dateUtc="2025-02-27T12:32:00Z"/>
  <w16cex:commentExtensible w16cex:durableId="4CC4992C" w16cex:dateUtc="2025-02-27T12:34:00Z"/>
  <w16cex:commentExtensible w16cex:durableId="5DA56E59" w16cex:dateUtc="2025-02-27T12:36:00Z"/>
  <w16cex:commentExtensible w16cex:durableId="0F88362E" w16cex:dateUtc="2025-02-27T12:37:00Z"/>
  <w16cex:commentExtensible w16cex:durableId="4E9B0C05" w16cex:dateUtc="2025-02-27T12:37:00Z"/>
  <w16cex:commentExtensible w16cex:durableId="57FDA315" w16cex:dateUtc="2025-02-27T12:39:00Z"/>
  <w16cex:commentExtensible w16cex:durableId="36A7A256" w16cex:dateUtc="2025-02-27T12:39:00Z"/>
  <w16cex:commentExtensible w16cex:durableId="4C7314C0" w16cex:dateUtc="2025-02-27T12:40:00Z"/>
  <w16cex:commentExtensible w16cex:durableId="39751A17" w16cex:dateUtc="2025-02-27T12:43:00Z"/>
  <w16cex:commentExtensible w16cex:durableId="7E1761F6" w16cex:dateUtc="2025-02-27T12:45:00Z"/>
  <w16cex:commentExtensible w16cex:durableId="48A1DC01" w16cex:dateUtc="2025-02-27T12:49:00Z"/>
  <w16cex:commentExtensible w16cex:durableId="451DA73D" w16cex:dateUtc="2025-02-27T12:50:00Z"/>
  <w16cex:commentExtensible w16cex:durableId="1B31E0C9" w16cex:dateUtc="2025-03-01T09:34:00Z"/>
  <w16cex:commentExtensible w16cex:durableId="17E435BD" w16cex:dateUtc="2025-02-27T12:52:00Z"/>
  <w16cex:commentExtensible w16cex:durableId="1A004C3B" w16cex:dateUtc="2025-02-27T12:53:00Z"/>
  <w16cex:commentExtensible w16cex:durableId="58EB609C" w16cex:dateUtc="2025-02-27T16:09:00Z"/>
  <w16cex:commentExtensible w16cex:durableId="5D95AE1A" w16cex:dateUtc="2025-02-27T16:10:00Z"/>
  <w16cex:commentExtensible w16cex:durableId="1FD196B9" w16cex:dateUtc="2025-02-27T16:11:00Z"/>
  <w16cex:commentExtensible w16cex:durableId="43414D73" w16cex:dateUtc="2025-02-27T16:14:00Z"/>
  <w16cex:commentExtensible w16cex:durableId="568B44B6" w16cex:dateUtc="2025-02-27T16:15:00Z"/>
  <w16cex:commentExtensible w16cex:durableId="690FECEA" w16cex:dateUtc="2025-02-27T16:25:00Z"/>
  <w16cex:commentExtensible w16cex:durableId="6B572A2C" w16cex:dateUtc="2025-02-27T16:26:00Z"/>
  <w16cex:commentExtensible w16cex:durableId="5C27C106" w16cex:dateUtc="2025-02-27T16:26:00Z"/>
  <w16cex:commentExtensible w16cex:durableId="5607B518" w16cex:dateUtc="2025-02-27T16:26:00Z"/>
  <w16cex:commentExtensible w16cex:durableId="76A7BB0A" w16cex:dateUtc="2025-02-27T16:30:00Z"/>
  <w16cex:commentExtensible w16cex:durableId="7692ED2D" w16cex:dateUtc="2025-02-27T16:30:00Z"/>
  <w16cex:commentExtensible w16cex:durableId="2534AE67" w16cex:dateUtc="2025-02-27T16:32:00Z"/>
  <w16cex:commentExtensible w16cex:durableId="3D09C5EE" w16cex:dateUtc="2025-02-27T16:37:00Z"/>
  <w16cex:commentExtensible w16cex:durableId="546AA93F" w16cex:dateUtc="2025-02-27T18:05:00Z"/>
  <w16cex:commentExtensible w16cex:durableId="35D6F929" w16cex:dateUtc="2025-02-27T18:06:00Z"/>
  <w16cex:commentExtensible w16cex:durableId="1DD70E8C" w16cex:dateUtc="2025-02-27T18:08:00Z"/>
  <w16cex:commentExtensible w16cex:durableId="036DE523" w16cex:dateUtc="2025-02-27T18:10:00Z"/>
  <w16cex:commentExtensible w16cex:durableId="4CAF3760" w16cex:dateUtc="2025-02-27T18:17:00Z"/>
  <w16cex:commentExtensible w16cex:durableId="1232E1CD" w16cex:dateUtc="2025-02-27T18:18:00Z"/>
  <w16cex:commentExtensible w16cex:durableId="241F25B1" w16cex:dateUtc="2025-02-28T07:07:00Z"/>
  <w16cex:commentExtensible w16cex:durableId="14BB504F" w16cex:dateUtc="2025-02-28T07:08:00Z"/>
  <w16cex:commentExtensible w16cex:durableId="1FE39606" w16cex:dateUtc="2025-02-28T07:09:00Z"/>
  <w16cex:commentExtensible w16cex:durableId="543AF590" w16cex:dateUtc="2025-02-28T07:18:00Z"/>
  <w16cex:commentExtensible w16cex:durableId="2E0ABFE8" w16cex:dateUtc="2025-02-28T07:19:00Z"/>
  <w16cex:commentExtensible w16cex:durableId="3F265444" w16cex:dateUtc="2025-02-28T07:21:00Z"/>
  <w16cex:commentExtensible w16cex:durableId="7D7E622C" w16cex:dateUtc="2025-02-28T07:22:00Z"/>
  <w16cex:commentExtensible w16cex:durableId="0A04DB0E" w16cex:dateUtc="2025-02-28T07:22:00Z"/>
  <w16cex:commentExtensible w16cex:durableId="7B1E3A5C" w16cex:dateUtc="2025-02-28T07:26:00Z"/>
  <w16cex:commentExtensible w16cex:durableId="2F336901" w16cex:dateUtc="2025-02-28T07:28:00Z"/>
  <w16cex:commentExtensible w16cex:durableId="1F0DBF1F" w16cex:dateUtc="2025-02-28T07:29:00Z"/>
  <w16cex:commentExtensible w16cex:durableId="004E9186" w16cex:dateUtc="2025-02-28T07:31:00Z"/>
  <w16cex:commentExtensible w16cex:durableId="205E0B4F" w16cex:dateUtc="2025-02-28T07:32:00Z"/>
  <w16cex:commentExtensible w16cex:durableId="2A127682" w16cex:dateUtc="2025-02-28T07:33:00Z"/>
  <w16cex:commentExtensible w16cex:durableId="7015EF16" w16cex:dateUtc="2025-02-28T07:37:00Z"/>
  <w16cex:commentExtensible w16cex:durableId="518E31B8" w16cex:dateUtc="2025-02-28T07:41:00Z"/>
  <w16cex:commentExtensible w16cex:durableId="3945224F" w16cex:dateUtc="2025-02-28T07:42:00Z"/>
  <w16cex:commentExtensible w16cex:durableId="33E7386C" w16cex:dateUtc="2025-02-28T07:46:00Z"/>
  <w16cex:commentExtensible w16cex:durableId="5284B34B" w16cex:dateUtc="2025-02-28T07:47:00Z"/>
  <w16cex:commentExtensible w16cex:durableId="58D297C8" w16cex:dateUtc="2025-02-28T08:55:00Z"/>
  <w16cex:commentExtensible w16cex:durableId="12B2370B" w16cex:dateUtc="2025-02-28T08:57:00Z"/>
  <w16cex:commentExtensible w16cex:durableId="37C61BCD" w16cex:dateUtc="2025-02-28T09:00:00Z"/>
  <w16cex:commentExtensible w16cex:durableId="2899581B" w16cex:dateUtc="2025-02-28T09:01:00Z"/>
  <w16cex:commentExtensible w16cex:durableId="1A730471" w16cex:dateUtc="2025-02-28T09:08:00Z"/>
  <w16cex:commentExtensible w16cex:durableId="5CD16D43" w16cex:dateUtc="2025-02-28T09:10:00Z"/>
  <w16cex:commentExtensible w16cex:durableId="165DB470" w16cex:dateUtc="2025-02-28T09:12:00Z"/>
  <w16cex:commentExtensible w16cex:durableId="026DD7CA" w16cex:dateUtc="2025-02-28T09:14:00Z"/>
  <w16cex:commentExtensible w16cex:durableId="721620F9" w16cex:dateUtc="2025-02-28T09:16:00Z"/>
  <w16cex:commentExtensible w16cex:durableId="5CB7D3CE" w16cex:dateUtc="2025-02-28T09:21:00Z"/>
  <w16cex:commentExtensible w16cex:durableId="22D9AC89" w16cex:dateUtc="2025-02-28T09:24:00Z"/>
  <w16cex:commentExtensible w16cex:durableId="50318D4E" w16cex:dateUtc="2025-02-28T09:27:00Z"/>
  <w16cex:commentExtensible w16cex:durableId="5C8C6C96" w16cex:dateUtc="2025-02-28T09:29:00Z"/>
  <w16cex:commentExtensible w16cex:durableId="0838EDE9" w16cex:dateUtc="2025-02-28T09:30:00Z"/>
  <w16cex:commentExtensible w16cex:durableId="525438D3" w16cex:dateUtc="2025-02-28T09:30:00Z"/>
  <w16cex:commentExtensible w16cex:durableId="470DCDA3" w16cex:dateUtc="2025-02-28T09:32:00Z"/>
  <w16cex:commentExtensible w16cex:durableId="210A9E47" w16cex:dateUtc="2025-02-28T09:38:00Z"/>
  <w16cex:commentExtensible w16cex:durableId="5B2402AC" w16cex:dateUtc="2025-02-28T10:26:00Z"/>
  <w16cex:commentExtensible w16cex:durableId="200B9563" w16cex:dateUtc="2025-02-28T10:26:00Z"/>
  <w16cex:commentExtensible w16cex:durableId="6A65B1D5" w16cex:dateUtc="2025-02-28T10:28:00Z"/>
  <w16cex:commentExtensible w16cex:durableId="198C376E" w16cex:dateUtc="2025-02-28T10:30:00Z"/>
  <w16cex:commentExtensible w16cex:durableId="48F81574" w16cex:dateUtc="2025-02-28T10:43:00Z"/>
  <w16cex:commentExtensible w16cex:durableId="731ECF71" w16cex:dateUtc="2025-02-28T10:48:00Z"/>
  <w16cex:commentExtensible w16cex:durableId="568881A4" w16cex:dateUtc="2025-02-28T10:45:00Z"/>
  <w16cex:commentExtensible w16cex:durableId="63E0D757" w16cex:dateUtc="2025-02-28T10:54:00Z"/>
  <w16cex:commentExtensible w16cex:durableId="294C5FB7" w16cex:dateUtc="2025-02-28T10:57:00Z"/>
  <w16cex:commentExtensible w16cex:durableId="7B79D975" w16cex:dateUtc="2025-02-28T11:02:00Z"/>
  <w16cex:commentExtensible w16cex:durableId="4E9CE39E" w16cex:dateUtc="2025-02-28T16:24:00Z"/>
  <w16cex:commentExtensible w16cex:durableId="54598812" w16cex:dateUtc="2025-02-28T16:31:00Z"/>
  <w16cex:commentExtensible w16cex:durableId="21087639" w16cex:dateUtc="2025-02-28T16:32:00Z"/>
  <w16cex:commentExtensible w16cex:durableId="0591F956" w16cex:dateUtc="2025-02-28T16:33:00Z"/>
  <w16cex:commentExtensible w16cex:durableId="5092AE43" w16cex:dateUtc="2025-02-28T16:35:00Z"/>
  <w16cex:commentExtensible w16cex:durableId="74307BC2" w16cex:dateUtc="2025-02-28T16:38:00Z"/>
  <w16cex:commentExtensible w16cex:durableId="3180355A" w16cex:dateUtc="2025-02-28T16:38:00Z"/>
  <w16cex:commentExtensible w16cex:durableId="221D010F" w16cex:dateUtc="2025-02-28T16:42:00Z"/>
  <w16cex:commentExtensible w16cex:durableId="2194ACBD" w16cex:dateUtc="2025-02-28T16:45:00Z"/>
  <w16cex:commentExtensible w16cex:durableId="394A62CC" w16cex:dateUtc="2025-02-28T16:44:00Z"/>
  <w16cex:commentExtensible w16cex:durableId="3E82790B" w16cex:dateUtc="2025-02-28T17:00:00Z"/>
  <w16cex:commentExtensible w16cex:durableId="0FDC47C0" w16cex:dateUtc="2025-02-28T17:13:00Z"/>
  <w16cex:commentExtensible w16cex:durableId="5331D0A3" w16cex:dateUtc="2025-02-28T17:14:00Z"/>
  <w16cex:commentExtensible w16cex:durableId="20421BC4" w16cex:dateUtc="2025-02-28T17:18:00Z"/>
  <w16cex:commentExtensible w16cex:durableId="3C74F337" w16cex:dateUtc="2025-02-28T17:25:00Z"/>
  <w16cex:commentExtensible w16cex:durableId="40FCFCD6" w16cex:dateUtc="2025-02-28T17:39:00Z"/>
  <w16cex:commentExtensible w16cex:durableId="3D217B33" w16cex:dateUtc="2025-02-28T17:40:00Z"/>
  <w16cex:commentExtensible w16cex:durableId="2C39E5E7" w16cex:dateUtc="2025-02-28T17:41:00Z"/>
  <w16cex:commentExtensible w16cex:durableId="7BE63F61" w16cex:dateUtc="2025-02-28T17:45:00Z"/>
  <w16cex:commentExtensible w16cex:durableId="1EB2688F" w16cex:dateUtc="2025-02-28T17:45:00Z"/>
  <w16cex:commentExtensible w16cex:durableId="2339CDF7" w16cex:dateUtc="2025-02-28T17:46:00Z"/>
  <w16cex:commentExtensible w16cex:durableId="206AA541" w16cex:dateUtc="2025-02-28T17:47:00Z"/>
  <w16cex:commentExtensible w16cex:durableId="2A58D99B" w16cex:dateUtc="2025-02-28T17:47:00Z"/>
  <w16cex:commentExtensible w16cex:durableId="3E1F4B92" w16cex:dateUtc="2025-02-28T17:48:00Z"/>
  <w16cex:commentExtensible w16cex:durableId="24F99D18" w16cex:dateUtc="2025-02-28T17:49:00Z"/>
  <w16cex:commentExtensible w16cex:durableId="6C635F52" w16cex:dateUtc="2025-03-01T08:50:00Z"/>
  <w16cex:commentExtensible w16cex:durableId="33DA6559" w16cex:dateUtc="2025-03-01T08:53:00Z"/>
  <w16cex:commentExtensible w16cex:durableId="3A421F9C" w16cex:dateUtc="2025-03-01T08:54:00Z"/>
  <w16cex:commentExtensible w16cex:durableId="0C1A27D9" w16cex:dateUtc="2025-03-01T08:55:00Z"/>
  <w16cex:commentExtensible w16cex:durableId="335D37FF" w16cex:dateUtc="2025-03-01T08:56:00Z"/>
  <w16cex:commentExtensible w16cex:durableId="6E04536C" w16cex:dateUtc="2025-03-01T08:58:00Z"/>
  <w16cex:commentExtensible w16cex:durableId="6966FBFD" w16cex:dateUtc="2025-03-01T09:00:00Z"/>
  <w16cex:commentExtensible w16cex:durableId="3FA0B23C" w16cex:dateUtc="2025-03-01T09:01:00Z"/>
  <w16cex:commentExtensible w16cex:durableId="0338B5C5" w16cex:dateUtc="2025-03-01T09:03:00Z"/>
  <w16cex:commentExtensible w16cex:durableId="60293856" w16cex:dateUtc="2025-03-01T09:05:00Z"/>
  <w16cex:commentExtensible w16cex:durableId="70ACD588" w16cex:dateUtc="2025-03-01T09:06:00Z"/>
  <w16cex:commentExtensible w16cex:durableId="7399671A" w16cex:dateUtc="2025-03-01T09:07:00Z"/>
  <w16cex:commentExtensible w16cex:durableId="50E0F509" w16cex:dateUtc="2025-03-01T09:15:00Z"/>
  <w16cex:commentExtensible w16cex:durableId="20447B7B" w16cex:dateUtc="2025-03-01T09:21:00Z"/>
  <w16cex:commentExtensible w16cex:durableId="7174E746" w16cex:dateUtc="2025-03-01T09:24:00Z"/>
  <w16cex:commentExtensible w16cex:durableId="52F35840" w16cex:dateUtc="2025-03-01T09:27:00Z"/>
  <w16cex:commentExtensible w16cex:durableId="56A6E46C" w16cex:dateUtc="2025-03-01T09:28:00Z"/>
  <w16cex:commentExtensible w16cex:durableId="56104B07" w16cex:dateUtc="2025-03-01T09:29:00Z"/>
  <w16cex:commentExtensible w16cex:durableId="43453E95" w16cex:dateUtc="2025-03-01T09:31:00Z"/>
  <w16cex:commentExtensible w16cex:durableId="3516F12B" w16cex:dateUtc="2025-03-01T09:31:00Z"/>
  <w16cex:commentExtensible w16cex:durableId="1643B299" w16cex:dateUtc="2025-03-01T09:32:00Z"/>
  <w16cex:commentExtensible w16cex:durableId="053A4F21" w16cex:dateUtc="2025-03-01T09:36:00Z"/>
  <w16cex:commentExtensible w16cex:durableId="0A84EDDA" w16cex:dateUtc="2025-03-01T09:37:00Z"/>
  <w16cex:commentExtensible w16cex:durableId="0ACF15A6" w16cex:dateUtc="2025-03-01T09:42:00Z"/>
  <w16cex:commentExtensible w16cex:durableId="4EBBBDC7" w16cex:dateUtc="2025-03-01T09:44:00Z"/>
  <w16cex:commentExtensible w16cex:durableId="32084EF5" w16cex:dateUtc="2025-03-01T09:54:00Z"/>
  <w16cex:commentExtensible w16cex:durableId="0BBB74F7" w16cex:dateUtc="2025-03-01T09:56:00Z"/>
  <w16cex:commentExtensible w16cex:durableId="7D7CF874" w16cex:dateUtc="2025-03-01T09:58:00Z"/>
  <w16cex:commentExtensible w16cex:durableId="507571DF" w16cex:dateUtc="2025-03-01T10:01:00Z"/>
  <w16cex:commentExtensible w16cex:durableId="54F24601" w16cex:dateUtc="2025-03-01T10:02:00Z"/>
  <w16cex:commentExtensible w16cex:durableId="1B2E1D2A" w16cex:dateUtc="2025-03-01T10:03:00Z"/>
  <w16cex:commentExtensible w16cex:durableId="4D782661" w16cex:dateUtc="2025-03-01T10:04:00Z"/>
  <w16cex:commentExtensible w16cex:durableId="60BDB470" w16cex:dateUtc="2025-03-01T10:05:00Z"/>
  <w16cex:commentExtensible w16cex:durableId="3FBF61BE" w16cex:dateUtc="2025-03-01T10:06:00Z"/>
  <w16cex:commentExtensible w16cex:durableId="721093CC" w16cex:dateUtc="2025-03-01T10:10:00Z"/>
  <w16cex:commentExtensible w16cex:durableId="0A569059" w16cex:dateUtc="2025-03-01T10:10:00Z"/>
  <w16cex:commentExtensible w16cex:durableId="449F7DF0" w16cex:dateUtc="2025-03-01T11:04:00Z"/>
  <w16cex:commentExtensible w16cex:durableId="1FAD3217" w16cex:dateUtc="2025-03-01T11:04:00Z"/>
  <w16cex:commentExtensible w16cex:durableId="39AC06CC" w16cex:dateUtc="2025-03-01T11:04:00Z"/>
  <w16cex:commentExtensible w16cex:durableId="4D51B5FA" w16cex:dateUtc="2025-03-01T11:05:00Z"/>
  <w16cex:commentExtensible w16cex:durableId="45ADFD94" w16cex:dateUtc="2025-03-01T11:06:00Z"/>
  <w16cex:commentExtensible w16cex:durableId="426A8869" w16cex:dateUtc="2025-03-01T11:05:00Z"/>
  <w16cex:commentExtensible w16cex:durableId="001D0E20" w16cex:dateUtc="2025-03-01T11:06:00Z"/>
  <w16cex:commentExtensible w16cex:durableId="1C6F12E4" w16cex:dateUtc="2025-03-01T11:17:00Z"/>
  <w16cex:commentExtensible w16cex:durableId="5099D49B" w16cex:dateUtc="2025-03-01T11:19:00Z"/>
  <w16cex:commentExtensible w16cex:durableId="2638727B" w16cex:dateUtc="2025-03-01T11:21:00Z"/>
  <w16cex:commentExtensible w16cex:durableId="7DA8E40A" w16cex:dateUtc="2025-03-01T11:24:00Z"/>
  <w16cex:commentExtensible w16cex:durableId="1C3C2716" w16cex:dateUtc="2025-03-01T11:33:00Z"/>
  <w16cex:commentExtensible w16cex:durableId="7D4E0892" w16cex:dateUtc="2025-03-01T11:42:00Z"/>
  <w16cex:commentExtensible w16cex:durableId="72D2D638" w16cex:dateUtc="2025-03-01T11:59:00Z"/>
  <w16cex:commentExtensible w16cex:durableId="337D9894" w16cex:dateUtc="2025-03-01T12:01:00Z"/>
  <w16cex:commentExtensible w16cex:durableId="3F9C59B7" w16cex:dateUtc="2025-03-01T12:10:00Z"/>
  <w16cex:commentExtensible w16cex:durableId="567F72D9" w16cex:dateUtc="2025-03-01T12:10:00Z"/>
  <w16cex:commentExtensible w16cex:durableId="6EBCA7B2" w16cex:dateUtc="2025-03-01T12:11:00Z"/>
  <w16cex:commentExtensible w16cex:durableId="1A92E220" w16cex:dateUtc="2025-03-01T12:13:00Z"/>
  <w16cex:commentExtensible w16cex:durableId="7AE119EB" w16cex:dateUtc="2025-03-01T12:14:00Z"/>
  <w16cex:commentExtensible w16cex:durableId="0756342E" w16cex:dateUtc="2025-03-01T12:14:00Z"/>
  <w16cex:commentExtensible w16cex:durableId="6959E7D7" w16cex:dateUtc="2025-03-01T12:15:00Z"/>
  <w16cex:commentExtensible w16cex:durableId="74F9C28C" w16cex:dateUtc="2025-03-01T12:16:00Z"/>
  <w16cex:commentExtensible w16cex:durableId="1AE9642D" w16cex:dateUtc="2025-03-01T12:16:00Z"/>
  <w16cex:commentExtensible w16cex:durableId="7A57F709" w16cex:dateUtc="2025-03-01T12:17:00Z"/>
  <w16cex:commentExtensible w16cex:durableId="74D1BE47" w16cex:dateUtc="2025-03-01T12:22:00Z"/>
  <w16cex:commentExtensible w16cex:durableId="2F5E4921" w16cex:dateUtc="2025-03-01T12:25:00Z"/>
  <w16cex:commentExtensible w16cex:durableId="249D2474" w16cex:dateUtc="2025-03-01T12:29:00Z"/>
  <w16cex:commentExtensible w16cex:durableId="353AB655" w16cex:dateUtc="2025-03-01T12:30:00Z"/>
  <w16cex:commentExtensible w16cex:durableId="360BD846" w16cex:dateUtc="2025-03-01T12:31:00Z"/>
  <w16cex:commentExtensible w16cex:durableId="70136A93" w16cex:dateUtc="2025-03-01T12:32:00Z"/>
  <w16cex:commentExtensible w16cex:durableId="725D6371" w16cex:dateUtc="2025-03-01T12:40:00Z"/>
  <w16cex:commentExtensible w16cex:durableId="75262F92" w16cex:dateUtc="2025-03-01T12:40:00Z"/>
  <w16cex:commentExtensible w16cex:durableId="44B924B9" w16cex:dateUtc="2025-03-01T12:42:00Z"/>
  <w16cex:commentExtensible w16cex:durableId="03DF14F2" w16cex:dateUtc="2025-03-03T08:13:00Z"/>
  <w16cex:commentExtensible w16cex:durableId="7D1F86F7" w16cex:dateUtc="2025-03-03T08:16:00Z"/>
  <w16cex:commentExtensible w16cex:durableId="6022D86E" w16cex:dateUtc="2025-03-03T08:16:00Z"/>
  <w16cex:commentExtensible w16cex:durableId="7B470CE4" w16cex:dateUtc="2025-03-03T08:19:00Z"/>
  <w16cex:commentExtensible w16cex:durableId="131149C5" w16cex:dateUtc="2025-03-03T08:19:00Z"/>
  <w16cex:commentExtensible w16cex:durableId="0F41C36F" w16cex:dateUtc="2025-03-03T08:20:00Z"/>
  <w16cex:commentExtensible w16cex:durableId="6FBC161B" w16cex:dateUtc="2025-03-03T08:28:00Z"/>
  <w16cex:commentExtensible w16cex:durableId="56DBE2F8" w16cex:dateUtc="2025-03-03T14:35:00Z"/>
  <w16cex:commentExtensible w16cex:durableId="6A064DB8" w16cex:dateUtc="2025-03-03T14:36:00Z"/>
  <w16cex:commentExtensible w16cex:durableId="4EB01A4D" w16cex:dateUtc="2025-03-03T15:00:00Z"/>
  <w16cex:commentExtensible w16cex:durableId="28A07FDD" w16cex:dateUtc="2025-03-03T14:48:00Z"/>
  <w16cex:commentExtensible w16cex:durableId="43227C0C" w16cex:dateUtc="2025-03-03T15:14:00Z"/>
  <w16cex:commentExtensible w16cex:durableId="59DDBF4C" w16cex:dateUtc="2025-03-03T15:13:00Z"/>
  <w16cex:commentExtensible w16cex:durableId="14813213" w16cex:dateUtc="2025-03-03T15:14:00Z"/>
  <w16cex:commentExtensible w16cex:durableId="6A0678A8" w16cex:dateUtc="2025-03-03T15:14:00Z"/>
  <w16cex:commentExtensible w16cex:durableId="2ECA7DDB" w16cex:dateUtc="2025-03-03T15:17:00Z"/>
  <w16cex:commentExtensible w16cex:durableId="699A22E4" w16cex:dateUtc="2025-03-03T15:17:00Z"/>
  <w16cex:commentExtensible w16cex:durableId="4A989420" w16cex:dateUtc="2025-03-03T15:35:00Z"/>
  <w16cex:commentExtensible w16cex:durableId="791C074F" w16cex:dateUtc="2025-03-03T15:36:00Z"/>
  <w16cex:commentExtensible w16cex:durableId="53AD897A" w16cex:dateUtc="2025-03-03T15:38:00Z"/>
  <w16cex:commentExtensible w16cex:durableId="4CC16F8A" w16cex:dateUtc="2025-03-03T15:40:00Z"/>
  <w16cex:commentExtensible w16cex:durableId="25C805F4" w16cex:dateUtc="2025-03-03T15:48:00Z"/>
  <w16cex:commentExtensible w16cex:durableId="4A8DD108" w16cex:dateUtc="2025-03-04T08:59:00Z"/>
  <w16cex:commentExtensible w16cex:durableId="0F97AE74" w16cex:dateUtc="2025-03-03T17:07:00Z"/>
  <w16cex:commentExtensible w16cex:durableId="2BF62E9B" w16cex:dateUtc="2025-03-03T17:08:00Z"/>
  <w16cex:commentExtensible w16cex:durableId="2D8FA411" w16cex:dateUtc="2025-03-03T17:09:00Z"/>
  <w16cex:commentExtensible w16cex:durableId="00E73E3C" w16cex:dateUtc="2025-03-03T17:09:00Z"/>
  <w16cex:commentExtensible w16cex:durableId="6FDB2196" w16cex:dateUtc="2025-03-03T17:11:00Z"/>
  <w16cex:commentExtensible w16cex:durableId="143A9E9F" w16cex:dateUtc="2025-03-03T17:12:00Z"/>
  <w16cex:commentExtensible w16cex:durableId="6B14C73A" w16cex:dateUtc="2025-03-03T17:22:00Z"/>
  <w16cex:commentExtensible w16cex:durableId="7E29E49A" w16cex:dateUtc="2025-03-03T17:22:00Z"/>
  <w16cex:commentExtensible w16cex:durableId="086857DB" w16cex:dateUtc="2025-03-03T17:23:00Z"/>
  <w16cex:commentExtensible w16cex:durableId="4CEB2ACA" w16cex:dateUtc="2025-03-03T17:24:00Z"/>
  <w16cex:commentExtensible w16cex:durableId="457B2A17" w16cex:dateUtc="2025-03-03T17:28:00Z"/>
  <w16cex:commentExtensible w16cex:durableId="72D2D735" w16cex:dateUtc="2025-03-03T17:29:00Z"/>
  <w16cex:commentExtensible w16cex:durableId="74D5470F" w16cex:dateUtc="2025-03-03T17:29:00Z"/>
  <w16cex:commentExtensible w16cex:durableId="4CCF99A7" w16cex:dateUtc="2025-03-03T17:30:00Z"/>
  <w16cex:commentExtensible w16cex:durableId="60FB5051" w16cex:dateUtc="2025-03-03T17:31:00Z"/>
  <w16cex:commentExtensible w16cex:durableId="74316914" w16cex:dateUtc="2025-03-03T17:31:00Z"/>
  <w16cex:commentExtensible w16cex:durableId="5352C541" w16cex:dateUtc="2025-03-03T17:33:00Z"/>
  <w16cex:commentExtensible w16cex:durableId="35F2B9FE" w16cex:dateUtc="2025-03-03T19:15:00Z"/>
  <w16cex:commentExtensible w16cex:durableId="0EB3E214" w16cex:dateUtc="2025-03-03T19:17:00Z"/>
  <w16cex:commentExtensible w16cex:durableId="14270176" w16cex:dateUtc="2025-03-03T19:17:00Z"/>
  <w16cex:commentExtensible w16cex:durableId="011FDB35" w16cex:dateUtc="2025-03-03T19:17:00Z"/>
  <w16cex:commentExtensible w16cex:durableId="43F9CC79" w16cex:dateUtc="2025-03-03T19:19:00Z"/>
  <w16cex:commentExtensible w16cex:durableId="0B811F7C" w16cex:dateUtc="2025-03-03T19:20:00Z"/>
  <w16cex:commentExtensible w16cex:durableId="6030E0A6" w16cex:dateUtc="2025-03-03T19:23:00Z"/>
  <w16cex:commentExtensible w16cex:durableId="0CDA5E79" w16cex:dateUtc="2025-03-03T19:25:00Z"/>
  <w16cex:commentExtensible w16cex:durableId="0AB27778" w16cex:dateUtc="2025-03-03T19:26:00Z"/>
  <w16cex:commentExtensible w16cex:durableId="04FDF581" w16cex:dateUtc="2025-03-03T19:27:00Z"/>
  <w16cex:commentExtensible w16cex:durableId="0FF42D82" w16cex:dateUtc="2025-03-03T19:29:00Z"/>
  <w16cex:commentExtensible w16cex:durableId="6F4BDD2C" w16cex:dateUtc="2025-03-03T19:30:00Z"/>
  <w16cex:commentExtensible w16cex:durableId="388318A3" w16cex:dateUtc="2025-03-03T19:31:00Z"/>
  <w16cex:commentExtensible w16cex:durableId="47AD1E92" w16cex:dateUtc="2025-03-03T19:39:00Z"/>
  <w16cex:commentExtensible w16cex:durableId="3D31A0C5" w16cex:dateUtc="2025-03-03T19:44:00Z"/>
  <w16cex:commentExtensible w16cex:durableId="78E16886" w16cex:dateUtc="2025-03-03T19:45:00Z"/>
  <w16cex:commentExtensible w16cex:durableId="29F6A692" w16cex:dateUtc="2025-03-03T19:52:00Z"/>
  <w16cex:commentExtensible w16cex:durableId="01A62026" w16cex:dateUtc="2025-03-03T19:54:00Z"/>
  <w16cex:commentExtensible w16cex:durableId="60B6045D" w16cex:dateUtc="2025-03-03T20:19:00Z"/>
  <w16cex:commentExtensible w16cex:durableId="3C31E768" w16cex:dateUtc="2025-03-03T20:23:00Z"/>
  <w16cex:commentExtensible w16cex:durableId="17291A7F" w16cex:dateUtc="2025-03-03T20:21:00Z"/>
  <w16cex:commentExtensible w16cex:durableId="55811D9D" w16cex:dateUtc="2025-03-03T20:25:00Z"/>
  <w16cex:commentExtensible w16cex:durableId="25E6C9D8" w16cex:dateUtc="2025-03-03T20:26:00Z"/>
  <w16cex:commentExtensible w16cex:durableId="400E2785" w16cex:dateUtc="2025-03-03T20:27:00Z"/>
  <w16cex:commentExtensible w16cex:durableId="79CA3E0A" w16cex:dateUtc="2025-03-03T20:29:00Z"/>
  <w16cex:commentExtensible w16cex:durableId="55EEBF27" w16cex:dateUtc="2025-03-03T20:33:00Z"/>
  <w16cex:commentExtensible w16cex:durableId="10BA057A" w16cex:dateUtc="2025-03-04T08:03:00Z"/>
  <w16cex:commentExtensible w16cex:durableId="798E48B7" w16cex:dateUtc="2025-03-04T08:04:00Z"/>
  <w16cex:commentExtensible w16cex:durableId="6C048DA9" w16cex:dateUtc="2025-03-04T08:04:00Z"/>
  <w16cex:commentExtensible w16cex:durableId="3E1F9871" w16cex:dateUtc="2025-03-04T08:07:00Z"/>
  <w16cex:commentExtensible w16cex:durableId="12BC333C" w16cex:dateUtc="2025-03-04T08:08:00Z"/>
  <w16cex:commentExtensible w16cex:durableId="0D238BD1" w16cex:dateUtc="2025-03-04T08:09:00Z"/>
  <w16cex:commentExtensible w16cex:durableId="3AC69020" w16cex:dateUtc="2025-03-04T08:10:00Z"/>
  <w16cex:commentExtensible w16cex:durableId="13A2823A" w16cex:dateUtc="2025-03-04T08:13:00Z"/>
  <w16cex:commentExtensible w16cex:durableId="6B8D0779" w16cex:dateUtc="2025-03-04T08:11:00Z"/>
  <w16cex:commentExtensible w16cex:durableId="4BB5B872" w16cex:dateUtc="2025-03-04T08:12:00Z"/>
  <w16cex:commentExtensible w16cex:durableId="7FC6ACA7" w16cex:dateUtc="2025-03-04T08:15:00Z"/>
  <w16cex:commentExtensible w16cex:durableId="2C9F88E1" w16cex:dateUtc="2025-03-04T08:15:00Z"/>
  <w16cex:commentExtensible w16cex:durableId="69FA85B6" w16cex:dateUtc="2025-03-04T08:15:00Z"/>
  <w16cex:commentExtensible w16cex:durableId="0CF9EAB1" w16cex:dateUtc="2025-03-04T08:16:00Z"/>
  <w16cex:commentExtensible w16cex:durableId="219E04D1" w16cex:dateUtc="2025-03-04T08:19:00Z"/>
  <w16cex:commentExtensible w16cex:durableId="7A1F651E" w16cex:dateUtc="2025-03-04T08:20:00Z"/>
  <w16cex:commentExtensible w16cex:durableId="224F71B5" w16cex:dateUtc="2025-03-04T08:21:00Z"/>
  <w16cex:commentExtensible w16cex:durableId="4DB1DD19" w16cex:dateUtc="2025-03-04T08:24:00Z"/>
  <w16cex:commentExtensible w16cex:durableId="4816BDE6" w16cex:dateUtc="2025-03-04T08:25:00Z"/>
  <w16cex:commentExtensible w16cex:durableId="25DC5D26" w16cex:dateUtc="2025-03-04T08:29:00Z"/>
  <w16cex:commentExtensible w16cex:durableId="07898025" w16cex:dateUtc="2025-03-04T08:31:00Z"/>
  <w16cex:commentExtensible w16cex:durableId="070A7057" w16cex:dateUtc="2025-03-04T08:33:00Z"/>
  <w16cex:commentExtensible w16cex:durableId="6DBA2C57" w16cex:dateUtc="2025-03-04T08:34:00Z"/>
  <w16cex:commentExtensible w16cex:durableId="01806B6F" w16cex:dateUtc="2025-03-04T08:34:00Z"/>
  <w16cex:commentExtensible w16cex:durableId="0E38D90A" w16cex:dateUtc="2025-03-04T08:40:00Z"/>
  <w16cex:commentExtensible w16cex:durableId="2993D289" w16cex:dateUtc="2025-03-04T08:41:00Z"/>
  <w16cex:commentExtensible w16cex:durableId="480E9F9B" w16cex:dateUtc="2025-03-04T08:43:00Z"/>
  <w16cex:commentExtensible w16cex:durableId="1C2F2E50" w16cex:dateUtc="2025-03-04T08:44:00Z"/>
  <w16cex:commentExtensible w16cex:durableId="6899B53C" w16cex:dateUtc="2025-03-04T08:48:00Z"/>
  <w16cex:commentExtensible w16cex:durableId="455E3F5E" w16cex:dateUtc="2025-03-04T08:52:00Z"/>
  <w16cex:commentExtensible w16cex:durableId="122E0598" w16cex:dateUtc="2025-03-04T09:56:00Z"/>
  <w16cex:commentExtensible w16cex:durableId="767D8866" w16cex:dateUtc="2025-03-04T10:05:00Z"/>
  <w16cex:commentExtensible w16cex:durableId="07963932" w16cex:dateUtc="2025-03-04T10:09:00Z"/>
  <w16cex:commentExtensible w16cex:durableId="0FF09DC7" w16cex:dateUtc="2025-03-04T10:17:00Z"/>
  <w16cex:commentExtensible w16cex:durableId="73F04487" w16cex:dateUtc="2025-03-04T10:24:00Z"/>
  <w16cex:commentExtensible w16cex:durableId="77990FDA" w16cex:dateUtc="2025-03-04T10:31:00Z"/>
  <w16cex:commentExtensible w16cex:durableId="33F33250" w16cex:dateUtc="2025-03-04T10:36:00Z"/>
  <w16cex:commentExtensible w16cex:durableId="1EF8DEEE" w16cex:dateUtc="2025-03-04T10:36:00Z"/>
  <w16cex:commentExtensible w16cex:durableId="13B718D8" w16cex:dateUtc="2025-03-04T10:36:00Z"/>
  <w16cex:commentExtensible w16cex:durableId="00D9646F" w16cex:dateUtc="2025-03-04T10:38:00Z"/>
  <w16cex:commentExtensible w16cex:durableId="3D41936B" w16cex:dateUtc="2025-03-04T10:46:00Z"/>
  <w16cex:commentExtensible w16cex:durableId="530B82F9" w16cex:dateUtc="2025-03-04T10:55:00Z"/>
  <w16cex:commentExtensible w16cex:durableId="1911F5EA" w16cex:dateUtc="2025-03-04T10:53:00Z"/>
  <w16cex:commentExtensible w16cex:durableId="3E3250DC" w16cex:dateUtc="2025-03-04T10:54:00Z"/>
  <w16cex:commentExtensible w16cex:durableId="14BC972F" w16cex:dateUtc="2025-03-04T10:58:00Z"/>
  <w16cex:commentExtensible w16cex:durableId="21252A71" w16cex:dateUtc="2025-03-04T13:52:00Z"/>
  <w16cex:commentExtensible w16cex:durableId="2FAB894A" w16cex:dateUtc="2025-03-05T17:05:00Z"/>
  <w16cex:commentExtensible w16cex:durableId="328343EC" w16cex:dateUtc="2025-03-04T14:15:00Z"/>
  <w16cex:commentExtensible w16cex:durableId="5B93EC54" w16cex:dateUtc="2025-03-04T16:07:00Z"/>
  <w16cex:commentExtensible w16cex:durableId="2FB65F51" w16cex:dateUtc="2025-03-04T16:07:00Z"/>
  <w16cex:commentExtensible w16cex:durableId="63CFBF18" w16cex:dateUtc="2025-03-04T16:13:00Z"/>
  <w16cex:commentExtensible w16cex:durableId="661490C0" w16cex:dateUtc="2025-03-04T16:20:00Z"/>
  <w16cex:commentExtensible w16cex:durableId="5A3BC054" w16cex:dateUtc="2025-03-04T16:21:00Z"/>
  <w16cex:commentExtensible w16cex:durableId="2A83E683" w16cex:dateUtc="2025-03-04T16:22:00Z"/>
  <w16cex:commentExtensible w16cex:durableId="27F09CCE" w16cex:dateUtc="2025-03-04T16:22:00Z"/>
  <w16cex:commentExtensible w16cex:durableId="35539E41" w16cex:dateUtc="2025-03-04T16:22:00Z"/>
  <w16cex:commentExtensible w16cex:durableId="1A6174E8" w16cex:dateUtc="2025-03-04T16:23:00Z"/>
  <w16cex:commentExtensible w16cex:durableId="1D607B9A" w16cex:dateUtc="2025-03-04T16:23:00Z"/>
  <w16cex:commentExtensible w16cex:durableId="178DA980" w16cex:dateUtc="2025-03-04T16:24:00Z"/>
  <w16cex:commentExtensible w16cex:durableId="28E4B3BD" w16cex:dateUtc="2025-03-04T16:26:00Z"/>
  <w16cex:commentExtensible w16cex:durableId="7E4FBEDC" w16cex:dateUtc="2025-03-04T16:29:00Z"/>
  <w16cex:commentExtensible w16cex:durableId="5E04CB7B" w16cex:dateUtc="2025-03-04T16:30:00Z"/>
  <w16cex:commentExtensible w16cex:durableId="31DC7840" w16cex:dateUtc="2025-03-04T16:31:00Z"/>
  <w16cex:commentExtensible w16cex:durableId="07370646" w16cex:dateUtc="2025-03-04T16:33:00Z"/>
  <w16cex:commentExtensible w16cex:durableId="1B4F4D19" w16cex:dateUtc="2025-03-04T16:34:00Z"/>
  <w16cex:commentExtensible w16cex:durableId="6382BF4E" w16cex:dateUtc="2025-03-04T16:35:00Z"/>
  <w16cex:commentExtensible w16cex:durableId="64E47C21" w16cex:dateUtc="2025-03-04T16:37:00Z"/>
  <w16cex:commentExtensible w16cex:durableId="4AA96399" w16cex:dateUtc="2025-03-04T16:38:00Z"/>
  <w16cex:commentExtensible w16cex:durableId="27B751D3" w16cex:dateUtc="2025-03-04T16:40:00Z"/>
  <w16cex:commentExtensible w16cex:durableId="06D28400" w16cex:dateUtc="2025-03-04T16:40:00Z"/>
  <w16cex:commentExtensible w16cex:durableId="5045982B" w16cex:dateUtc="2025-03-04T16:43:00Z"/>
  <w16cex:commentExtensible w16cex:durableId="177AD865" w16cex:dateUtc="2025-03-04T17:00:00Z"/>
  <w16cex:commentExtensible w16cex:durableId="4AB4A9B7" w16cex:dateUtc="2025-03-04T17:00:00Z"/>
  <w16cex:commentExtensible w16cex:durableId="5F7F510A" w16cex:dateUtc="2025-03-04T17:01:00Z"/>
  <w16cex:commentExtensible w16cex:durableId="061D2E3B" w16cex:dateUtc="2025-03-04T17:03:00Z"/>
  <w16cex:commentExtensible w16cex:durableId="5BD58540" w16cex:dateUtc="2025-03-04T17:05:00Z"/>
  <w16cex:commentExtensible w16cex:durableId="33AAB9D8" w16cex:dateUtc="2025-03-04T17:07:00Z"/>
  <w16cex:commentExtensible w16cex:durableId="39ABA793" w16cex:dateUtc="2025-03-04T17:09:00Z"/>
  <w16cex:commentExtensible w16cex:durableId="77BBE0B6" w16cex:dateUtc="2025-03-04T17:14:00Z"/>
  <w16cex:commentExtensible w16cex:durableId="5FE4697E" w16cex:dateUtc="2025-03-04T17:19:00Z"/>
  <w16cex:commentExtensible w16cex:durableId="4F8099A7" w16cex:dateUtc="2025-03-04T17:21:00Z"/>
  <w16cex:commentExtensible w16cex:durableId="7EE0113C" w16cex:dateUtc="2025-03-04T17:23:00Z"/>
  <w16cex:commentExtensible w16cex:durableId="60750DEF" w16cex:dateUtc="2025-03-04T17:29:00Z"/>
  <w16cex:commentExtensible w16cex:durableId="2A12AD67" w16cex:dateUtc="2025-03-04T17:32:00Z"/>
  <w16cex:commentExtensible w16cex:durableId="208BA8CD" w16cex:dateUtc="2025-03-04T17:33:00Z"/>
  <w16cex:commentExtensible w16cex:durableId="63AC04B2" w16cex:dateUtc="2025-03-04T17:35:00Z"/>
  <w16cex:commentExtensible w16cex:durableId="5A6266DC" w16cex:dateUtc="2025-03-04T17:35:00Z"/>
  <w16cex:commentExtensible w16cex:durableId="2F532266" w16cex:dateUtc="2025-03-04T17:37:00Z"/>
  <w16cex:commentExtensible w16cex:durableId="5A22F8F8" w16cex:dateUtc="2025-03-04T17:40:00Z"/>
  <w16cex:commentExtensible w16cex:durableId="2AC31A5A" w16cex:dateUtc="2025-03-05T08:16:00Z"/>
  <w16cex:commentExtensible w16cex:durableId="76F0B2D2" w16cex:dateUtc="2025-03-05T08:18:00Z"/>
  <w16cex:commentExtensible w16cex:durableId="19628FC4" w16cex:dateUtc="2025-03-05T08:19:00Z"/>
  <w16cex:commentExtensible w16cex:durableId="3B549AF5" w16cex:dateUtc="2025-03-05T08:23:00Z"/>
  <w16cex:commentExtensible w16cex:durableId="0839E7F7" w16cex:dateUtc="2025-03-05T08:25:00Z"/>
  <w16cex:commentExtensible w16cex:durableId="417F3877" w16cex:dateUtc="2025-03-05T08:35:00Z"/>
  <w16cex:commentExtensible w16cex:durableId="4639DBAA" w16cex:dateUtc="2025-03-05T08:38:00Z"/>
  <w16cex:commentExtensible w16cex:durableId="5632E7C5" w16cex:dateUtc="2025-03-07T18:36:00Z"/>
  <w16cex:commentExtensible w16cex:durableId="7D9EDA31" w16cex:dateUtc="2025-03-05T08:40:00Z"/>
  <w16cex:commentExtensible w16cex:durableId="053C67BC" w16cex:dateUtc="2025-03-05T08:42:00Z"/>
  <w16cex:commentExtensible w16cex:durableId="7E7D9ED2" w16cex:dateUtc="2025-03-05T08:44:00Z"/>
  <w16cex:commentExtensible w16cex:durableId="15CE8250" w16cex:dateUtc="2025-03-05T08:47:00Z"/>
  <w16cex:commentExtensible w16cex:durableId="3C5DFC34" w16cex:dateUtc="2025-03-05T08:49:00Z"/>
  <w16cex:commentExtensible w16cex:durableId="1862F590" w16cex:dateUtc="2025-03-05T08:51:00Z"/>
  <w16cex:commentExtensible w16cex:durableId="3A189A16" w16cex:dateUtc="2025-03-05T08:55:00Z"/>
  <w16cex:commentExtensible w16cex:durableId="69DAAA8F" w16cex:dateUtc="2025-03-05T09:02:00Z"/>
  <w16cex:commentExtensible w16cex:durableId="664B5B60" w16cex:dateUtc="2025-03-05T09:03:00Z"/>
  <w16cex:commentExtensible w16cex:durableId="128C26FA" w16cex:dateUtc="2025-03-05T09:07:00Z"/>
  <w16cex:commentExtensible w16cex:durableId="60570135" w16cex:dateUtc="2025-03-05T09:10:00Z"/>
  <w16cex:commentExtensible w16cex:durableId="49E46AE0" w16cex:dateUtc="2025-03-05T10:14:00Z"/>
  <w16cex:commentExtensible w16cex:durableId="7982F541" w16cex:dateUtc="2025-03-05T10:16:00Z"/>
  <w16cex:commentExtensible w16cex:durableId="0DBB734E" w16cex:dateUtc="2025-03-05T10:19:00Z"/>
  <w16cex:commentExtensible w16cex:durableId="67B4AA1D" w16cex:dateUtc="2025-03-05T10:19:00Z"/>
  <w16cex:commentExtensible w16cex:durableId="0D86DDBA" w16cex:dateUtc="2025-03-05T10:20:00Z"/>
  <w16cex:commentExtensible w16cex:durableId="630C4722" w16cex:dateUtc="2025-03-05T10:22:00Z"/>
  <w16cex:commentExtensible w16cex:durableId="11728455" w16cex:dateUtc="2025-03-05T10:30:00Z"/>
  <w16cex:commentExtensible w16cex:durableId="78E51E85" w16cex:dateUtc="2025-03-05T10:32:00Z"/>
  <w16cex:commentExtensible w16cex:durableId="6C07CE7A" w16cex:dateUtc="2025-03-05T11:04:00Z"/>
  <w16cex:commentExtensible w16cex:durableId="39EC9C38" w16cex:dateUtc="2025-03-05T11:07:00Z"/>
  <w16cex:commentExtensible w16cex:durableId="48A7EFDB" w16cex:dateUtc="2025-03-05T11:08:00Z"/>
  <w16cex:commentExtensible w16cex:durableId="7C3657D4" w16cex:dateUtc="2025-03-05T11:09:00Z"/>
  <w16cex:commentExtensible w16cex:durableId="7A09D8A4" w16cex:dateUtc="2025-03-05T11:09:00Z"/>
  <w16cex:commentExtensible w16cex:durableId="35CB8C02" w16cex:dateUtc="2025-03-05T11:10:00Z"/>
  <w16cex:commentExtensible w16cex:durableId="2BAFCC8E" w16cex:dateUtc="2025-03-05T11:11:00Z"/>
  <w16cex:commentExtensible w16cex:durableId="6CD78CCA" w16cex:dateUtc="2025-03-05T11:12:00Z"/>
  <w16cex:commentExtensible w16cex:durableId="1CC9B023" w16cex:dateUtc="2025-03-05T11:13:00Z"/>
  <w16cex:commentExtensible w16cex:durableId="4A8601DC" w16cex:dateUtc="2025-03-05T11:14:00Z"/>
  <w16cex:commentExtensible w16cex:durableId="41C7D9D4" w16cex:dateUtc="2025-03-05T11:14:00Z"/>
  <w16cex:commentExtensible w16cex:durableId="631EDA60" w16cex:dateUtc="2025-03-05T11:15:00Z"/>
  <w16cex:commentExtensible w16cex:durableId="0DD8A4D1" w16cex:dateUtc="2025-03-05T11:16:00Z"/>
  <w16cex:commentExtensible w16cex:durableId="03AEFC71" w16cex:dateUtc="2025-03-05T11:21:00Z"/>
  <w16cex:commentExtensible w16cex:durableId="48ABE5A3" w16cex:dateUtc="2025-03-05T11:21:00Z"/>
  <w16cex:commentExtensible w16cex:durableId="057E4210" w16cex:dateUtc="2025-03-05T11:22:00Z"/>
  <w16cex:commentExtensible w16cex:durableId="6EE83288" w16cex:dateUtc="2025-03-05T11:22:00Z"/>
  <w16cex:commentExtensible w16cex:durableId="297943B0" w16cex:dateUtc="2025-03-05T11:24:00Z"/>
  <w16cex:commentExtensible w16cex:durableId="43F7C403" w16cex:dateUtc="2025-03-05T11:24:00Z"/>
  <w16cex:commentExtensible w16cex:durableId="0D1B1B8C" w16cex:dateUtc="2025-03-05T11:27:00Z"/>
  <w16cex:commentExtensible w16cex:durableId="263BBF9A" w16cex:dateUtc="2025-03-05T11:30:00Z"/>
  <w16cex:commentExtensible w16cex:durableId="3409479D" w16cex:dateUtc="2025-03-05T11:33:00Z"/>
  <w16cex:commentExtensible w16cex:durableId="7968B06C" w16cex:dateUtc="2025-03-05T11:33:00Z"/>
  <w16cex:commentExtensible w16cex:durableId="0C3CA655" w16cex:dateUtc="2025-03-05T11:37:00Z"/>
  <w16cex:commentExtensible w16cex:durableId="595E7318" w16cex:dateUtc="2025-03-05T11:38:00Z"/>
  <w16cex:commentExtensible w16cex:durableId="2E0F2193" w16cex:dateUtc="2025-03-05T11:38:00Z"/>
  <w16cex:commentExtensible w16cex:durableId="3353AE3F" w16cex:dateUtc="2025-03-05T11:40:00Z"/>
  <w16cex:commentExtensible w16cex:durableId="3361DB52" w16cex:dateUtc="2025-03-05T11:41:00Z"/>
  <w16cex:commentExtensible w16cex:durableId="76AB3F66" w16cex:dateUtc="2025-03-05T11:41:00Z"/>
  <w16cex:commentExtensible w16cex:durableId="53F4D74C" w16cex:dateUtc="2025-03-05T11:44:00Z"/>
  <w16cex:commentExtensible w16cex:durableId="73ABCBEF" w16cex:dateUtc="2025-03-05T11:44:00Z"/>
  <w16cex:commentExtensible w16cex:durableId="37E577BF" w16cex:dateUtc="2025-03-05T11:45:00Z"/>
  <w16cex:commentExtensible w16cex:durableId="790130B6" w16cex:dateUtc="2025-03-05T11:45:00Z"/>
  <w16cex:commentExtensible w16cex:durableId="7DD602DA" w16cex:dateUtc="2025-03-05T11:45:00Z"/>
  <w16cex:commentExtensible w16cex:durableId="1EB80061" w16cex:dateUtc="2025-03-05T11:46:00Z"/>
  <w16cex:commentExtensible w16cex:durableId="4E495CA2" w16cex:dateUtc="2025-03-05T11:48:00Z"/>
  <w16cex:commentExtensible w16cex:durableId="08034FAD" w16cex:dateUtc="2025-03-05T11:48:00Z"/>
  <w16cex:commentExtensible w16cex:durableId="356C58AA" w16cex:dateUtc="2025-03-05T14:58:00Z"/>
  <w16cex:commentExtensible w16cex:durableId="2732D319" w16cex:dateUtc="2025-03-05T15:06:00Z"/>
  <w16cex:commentExtensible w16cex:durableId="3789794D" w16cex:dateUtc="2025-03-05T15:05:00Z"/>
  <w16cex:commentExtensible w16cex:durableId="42325B56" w16cex:dateUtc="2025-03-05T15:09:00Z"/>
  <w16cex:commentExtensible w16cex:durableId="0B8CF222" w16cex:dateUtc="2025-03-05T15:11:00Z"/>
  <w16cex:commentExtensible w16cex:durableId="62A7CE54" w16cex:dateUtc="2025-03-05T15:18:00Z"/>
  <w16cex:commentExtensible w16cex:durableId="0EA2DC36" w16cex:dateUtc="2025-03-05T16:15:00Z"/>
  <w16cex:commentExtensible w16cex:durableId="09E42E85" w16cex:dateUtc="2025-03-05T16:16:00Z"/>
  <w16cex:commentExtensible w16cex:durableId="38614D47" w16cex:dateUtc="2025-03-05T16:20:00Z"/>
  <w16cex:commentExtensible w16cex:durableId="173DCA88" w16cex:dateUtc="2025-03-05T16:26:00Z"/>
  <w16cex:commentExtensible w16cex:durableId="119DF5EC" w16cex:dateUtc="2025-03-05T16:25:00Z"/>
  <w16cex:commentExtensible w16cex:durableId="4CD086F4" w16cex:dateUtc="2025-03-05T16:31:00Z"/>
  <w16cex:commentExtensible w16cex:durableId="0DAADE2D" w16cex:dateUtc="2025-03-05T16:35:00Z"/>
  <w16cex:commentExtensible w16cex:durableId="372854CB" w16cex:dateUtc="2025-03-05T16:36:00Z"/>
  <w16cex:commentExtensible w16cex:durableId="1A2FC969" w16cex:dateUtc="2025-03-05T16:39:00Z"/>
  <w16cex:commentExtensible w16cex:durableId="222E6535" w16cex:dateUtc="2025-03-05T16:43:00Z"/>
  <w16cex:commentExtensible w16cex:durableId="218D1511" w16cex:dateUtc="2025-03-05T16:43:00Z"/>
  <w16cex:commentExtensible w16cex:durableId="737AE48E" w16cex:dateUtc="2025-03-05T16:45:00Z"/>
  <w16cex:commentExtensible w16cex:durableId="04BCA4DB" w16cex:dateUtc="2025-03-05T17:02:00Z"/>
  <w16cex:commentExtensible w16cex:durableId="1A53C02F" w16cex:dateUtc="2025-03-05T17:10:00Z"/>
  <w16cex:commentExtensible w16cex:durableId="5E108670" w16cex:dateUtc="2025-03-05T17:12:00Z"/>
  <w16cex:commentExtensible w16cex:durableId="5388BF36" w16cex:dateUtc="2025-03-05T17:13:00Z"/>
  <w16cex:commentExtensible w16cex:durableId="10CE867A" w16cex:dateUtc="2025-03-05T17:17:00Z"/>
  <w16cex:commentExtensible w16cex:durableId="4A0C50C1" w16cex:dateUtc="2025-03-05T17:18:00Z"/>
  <w16cex:commentExtensible w16cex:durableId="5DA49B4D" w16cex:dateUtc="2025-03-06T08:44:00Z"/>
  <w16cex:commentExtensible w16cex:durableId="0254656B" w16cex:dateUtc="2025-03-06T08:53:00Z"/>
  <w16cex:commentExtensible w16cex:durableId="18E9843C" w16cex:dateUtc="2025-03-06T08:57:00Z"/>
  <w16cex:commentExtensible w16cex:durableId="1B9EFE10" w16cex:dateUtc="2025-03-06T09:00:00Z"/>
  <w16cex:commentExtensible w16cex:durableId="19DDB04A" w16cex:dateUtc="2025-03-06T09:03:00Z"/>
  <w16cex:commentExtensible w16cex:durableId="4324A5C4" w16cex:dateUtc="2025-03-06T09:15:00Z"/>
  <w16cex:commentExtensible w16cex:durableId="065665FA" w16cex:dateUtc="2025-03-06T09:17:00Z"/>
  <w16cex:commentExtensible w16cex:durableId="1F6E4749" w16cex:dateUtc="2025-03-06T09:19:00Z"/>
  <w16cex:commentExtensible w16cex:durableId="20EFF6F9" w16cex:dateUtc="2025-03-06T09:20:00Z"/>
  <w16cex:commentExtensible w16cex:durableId="41C47377" w16cex:dateUtc="2025-03-06T09:28:00Z"/>
  <w16cex:commentExtensible w16cex:durableId="0E12F542" w16cex:dateUtc="2025-03-06T09:33:00Z"/>
  <w16cex:commentExtensible w16cex:durableId="39B612A4" w16cex:dateUtc="2025-03-06T09:30:00Z"/>
  <w16cex:commentExtensible w16cex:durableId="624F5411" w16cex:dateUtc="2025-03-06T09:30:00Z"/>
  <w16cex:commentExtensible w16cex:durableId="35B824AC" w16cex:dateUtc="2025-03-06T09:38:00Z"/>
  <w16cex:commentExtensible w16cex:durableId="4AF0E5EB" w16cex:dateUtc="2025-03-06T09:39:00Z"/>
  <w16cex:commentExtensible w16cex:durableId="40398C1A" w16cex:dateUtc="2025-03-06T09:41:00Z"/>
  <w16cex:commentExtensible w16cex:durableId="16184615" w16cex:dateUtc="2025-03-06T09:47:00Z"/>
  <w16cex:commentExtensible w16cex:durableId="08314C96" w16cex:dateUtc="2025-03-06T09:53:00Z"/>
  <w16cex:commentExtensible w16cex:durableId="3DAE6554" w16cex:dateUtc="2025-03-07T17:53:00Z"/>
  <w16cex:commentExtensible w16cex:durableId="1D1CF86D" w16cex:dateUtc="2025-03-06T09:56:00Z"/>
  <w16cex:commentExtensible w16cex:durableId="2169BBD1" w16cex:dateUtc="2025-03-06T10:00:00Z"/>
  <w16cex:commentExtensible w16cex:durableId="63B10EF4" w16cex:dateUtc="2025-03-06T10:49:00Z"/>
  <w16cex:commentExtensible w16cex:durableId="62091800" w16cex:dateUtc="2025-03-06T10:50:00Z"/>
  <w16cex:commentExtensible w16cex:durableId="7C1AD2DB" w16cex:dateUtc="2025-03-06T10:52:00Z"/>
  <w16cex:commentExtensible w16cex:durableId="7A429D39" w16cex:dateUtc="2025-03-06T14:19:00Z"/>
  <w16cex:commentExtensible w16cex:durableId="19123FF4" w16cex:dateUtc="2025-03-06T14:19:00Z"/>
  <w16cex:commentExtensible w16cex:durableId="4A0FE1AC" w16cex:dateUtc="2025-03-06T14:22:00Z"/>
  <w16cex:commentExtensible w16cex:durableId="64FAFB0E" w16cex:dateUtc="2025-03-06T14:26:00Z"/>
  <w16cex:commentExtensible w16cex:durableId="0A42B78A" w16cex:dateUtc="2025-03-06T14:30:00Z"/>
  <w16cex:commentExtensible w16cex:durableId="17437E76" w16cex:dateUtc="2025-03-06T14:37:00Z"/>
  <w16cex:commentExtensible w16cex:durableId="31793239" w16cex:dateUtc="2025-03-06T14:44:00Z"/>
  <w16cex:commentExtensible w16cex:durableId="4F6C22C5" w16cex:dateUtc="2025-03-06T14:42:00Z"/>
  <w16cex:commentExtensible w16cex:durableId="53F7D727" w16cex:dateUtc="2025-03-06T14:47:00Z"/>
  <w16cex:commentExtensible w16cex:durableId="296768C7" w16cex:dateUtc="2025-03-06T14:54:00Z"/>
  <w16cex:commentExtensible w16cex:durableId="2B628A06" w16cex:dateUtc="2025-03-06T16:35:00Z"/>
  <w16cex:commentExtensible w16cex:durableId="75A5B21E" w16cex:dateUtc="2025-03-07T18:36:00Z"/>
  <w16cex:commentExtensible w16cex:durableId="7EB61330" w16cex:dateUtc="2025-03-06T16:41:00Z"/>
  <w16cex:commentExtensible w16cex:durableId="3FE842B2" w16cex:dateUtc="2025-03-06T16:29:00Z"/>
  <w16cex:commentExtensible w16cex:durableId="0371AD25" w16cex:dateUtc="2025-03-06T16:49:00Z"/>
  <w16cex:commentExtensible w16cex:durableId="1FEF926E" w16cex:dateUtc="2025-03-06T16:50:00Z"/>
  <w16cex:commentExtensible w16cex:durableId="0FA95335" w16cex:dateUtc="2025-03-06T16:51:00Z"/>
  <w16cex:commentExtensible w16cex:durableId="5AB4DB29" w16cex:dateUtc="2025-03-06T16:51:00Z"/>
  <w16cex:commentExtensible w16cex:durableId="1DE90A50" w16cex:dateUtc="2025-03-06T16:53:00Z"/>
  <w16cex:commentExtensible w16cex:durableId="40187500" w16cex:dateUtc="2025-03-06T16:54:00Z"/>
  <w16cex:commentExtensible w16cex:durableId="4597ECD4" w16cex:dateUtc="2025-03-06T16:56:00Z"/>
  <w16cex:commentExtensible w16cex:durableId="6B7C3EE4" w16cex:dateUtc="2025-03-06T16:58:00Z"/>
  <w16cex:commentExtensible w16cex:durableId="6954C26B" w16cex:dateUtc="2025-03-06T17:11:00Z"/>
  <w16cex:commentExtensible w16cex:durableId="3591756A" w16cex:dateUtc="2025-03-06T17:12:00Z"/>
  <w16cex:commentExtensible w16cex:durableId="664AD535" w16cex:dateUtc="2025-03-06T17:12:00Z"/>
  <w16cex:commentExtensible w16cex:durableId="61D4A090" w16cex:dateUtc="2025-03-06T17:13:00Z"/>
  <w16cex:commentExtensible w16cex:durableId="68C01749" w16cex:dateUtc="2025-03-06T17:14:00Z"/>
  <w16cex:commentExtensible w16cex:durableId="58AD3429" w16cex:dateUtc="2025-03-06T17:23:00Z"/>
  <w16cex:commentExtensible w16cex:durableId="6F9FAAC7" w16cex:dateUtc="2025-03-06T17:23:00Z"/>
  <w16cex:commentExtensible w16cex:durableId="1E2E4748" w16cex:dateUtc="2025-03-06T17:22:00Z"/>
  <w16cex:commentExtensible w16cex:durableId="7D141300" w16cex:dateUtc="2025-03-06T17:29:00Z"/>
  <w16cex:commentExtensible w16cex:durableId="7E534E3B" w16cex:dateUtc="2025-03-06T17:33:00Z"/>
  <w16cex:commentExtensible w16cex:durableId="010E40F9" w16cex:dateUtc="2025-03-06T17:35:00Z"/>
  <w16cex:commentExtensible w16cex:durableId="42F8FC71" w16cex:dateUtc="2025-03-06T17:35:00Z"/>
  <w16cex:commentExtensible w16cex:durableId="1C40A9A2" w16cex:dateUtc="2025-03-06T17:37:00Z"/>
  <w16cex:commentExtensible w16cex:durableId="5DEF90DB" w16cex:dateUtc="2025-03-06T17:51:00Z"/>
  <w16cex:commentExtensible w16cex:durableId="2F3FEA5D" w16cex:dateUtc="2025-03-06T17:55:00Z"/>
  <w16cex:commentExtensible w16cex:durableId="1C78DAF7" w16cex:dateUtc="2025-03-06T17:55:00Z"/>
  <w16cex:commentExtensible w16cex:durableId="1571C823" w16cex:dateUtc="2025-03-06T17:58:00Z"/>
  <w16cex:commentExtensible w16cex:durableId="29D2DE2A" w16cex:dateUtc="2025-03-06T18:02:00Z"/>
  <w16cex:commentExtensible w16cex:durableId="162F0269" w16cex:dateUtc="2025-03-06T18:03:00Z"/>
  <w16cex:commentExtensible w16cex:durableId="4535DD00" w16cex:dateUtc="2025-03-06T18:11:00Z"/>
  <w16cex:commentExtensible w16cex:durableId="06CDAA52" w16cex:dateUtc="2025-03-06T18:11:00Z"/>
  <w16cex:commentExtensible w16cex:durableId="0770E2B3" w16cex:dateUtc="2025-03-06T18:25:00Z"/>
  <w16cex:commentExtensible w16cex:durableId="3365439F" w16cex:dateUtc="2025-03-06T18:16:00Z"/>
  <w16cex:commentExtensible w16cex:durableId="3255EE9F" w16cex:dateUtc="2025-03-07T00:01:00Z"/>
  <w16cex:commentExtensible w16cex:durableId="033F1E4A" w16cex:dateUtc="2025-03-07T00:07:00Z"/>
  <w16cex:commentExtensible w16cex:durableId="6B440126" w16cex:dateUtc="2025-03-07T00:15:00Z"/>
  <w16cex:commentExtensible w16cex:durableId="5D2479A0" w16cex:dateUtc="2025-03-07T08:00:00Z"/>
  <w16cex:commentExtensible w16cex:durableId="4B364712" w16cex:dateUtc="2025-03-07T08:01:00Z"/>
  <w16cex:commentExtensible w16cex:durableId="17FB9801" w16cex:dateUtc="2025-03-07T08:03:00Z"/>
  <w16cex:commentExtensible w16cex:durableId="2FC69C24" w16cex:dateUtc="2025-03-07T08:06:00Z"/>
  <w16cex:commentExtensible w16cex:durableId="3050CDFE" w16cex:dateUtc="2025-03-07T08:09:00Z"/>
  <w16cex:commentExtensible w16cex:durableId="67D4CC8C" w16cex:dateUtc="2025-03-07T08:15:00Z"/>
  <w16cex:commentExtensible w16cex:durableId="6F1E43E0" w16cex:dateUtc="2025-03-07T08:17:00Z"/>
  <w16cex:commentExtensible w16cex:durableId="5950CE9B" w16cex:dateUtc="2025-03-07T09:45:00Z"/>
  <w16cex:commentExtensible w16cex:durableId="23319BE1" w16cex:dateUtc="2025-03-07T09:45:00Z"/>
  <w16cex:commentExtensible w16cex:durableId="33D0A4A7" w16cex:dateUtc="2025-03-07T09:45:00Z"/>
  <w16cex:commentExtensible w16cex:durableId="63A8B219" w16cex:dateUtc="2025-03-07T09:47:00Z"/>
  <w16cex:commentExtensible w16cex:durableId="4DA5BA92" w16cex:dateUtc="2025-03-07T09:50:00Z"/>
  <w16cex:commentExtensible w16cex:durableId="4AA54FFC" w16cex:dateUtc="2025-03-07T10:12:00Z"/>
  <w16cex:commentExtensible w16cex:durableId="49EAEA37" w16cex:dateUtc="2025-03-07T10:20:00Z"/>
  <w16cex:commentExtensible w16cex:durableId="52BD53F5" w16cex:dateUtc="2025-03-07T10:20:00Z"/>
  <w16cex:commentExtensible w16cex:durableId="184AF867" w16cex:dateUtc="2025-03-07T10:21:00Z"/>
  <w16cex:commentExtensible w16cex:durableId="3D5B3128" w16cex:dateUtc="2025-03-07T10:22:00Z"/>
  <w16cex:commentExtensible w16cex:durableId="0E220A28" w16cex:dateUtc="2025-03-07T10:24:00Z"/>
  <w16cex:commentExtensible w16cex:durableId="51C5E3FB" w16cex:dateUtc="2025-03-07T10:28:00Z"/>
  <w16cex:commentExtensible w16cex:durableId="0788BD65" w16cex:dateUtc="2025-03-07T10:28:00Z"/>
  <w16cex:commentExtensible w16cex:durableId="23527A17" w16cex:dateUtc="2025-03-07T10:29:00Z"/>
  <w16cex:commentExtensible w16cex:durableId="5C8F284D" w16cex:dateUtc="2025-03-07T10:35:00Z"/>
  <w16cex:commentExtensible w16cex:durableId="4CA01127" w16cex:dateUtc="2025-03-07T10:35:00Z"/>
  <w16cex:commentExtensible w16cex:durableId="7A7ADAD3" w16cex:dateUtc="2025-03-07T10:38:00Z"/>
  <w16cex:commentExtensible w16cex:durableId="60629A14" w16cex:dateUtc="2025-03-07T10:43:00Z"/>
  <w16cex:commentExtensible w16cex:durableId="39AD03B2" w16cex:dateUtc="2025-03-07T10:44:00Z"/>
  <w16cex:commentExtensible w16cex:durableId="5EFAA555" w16cex:dateUtc="2025-03-07T11:01:00Z"/>
  <w16cex:commentExtensible w16cex:durableId="62D3E960" w16cex:dateUtc="2025-03-07T12:59:00Z"/>
  <w16cex:commentExtensible w16cex:durableId="371224CC" w16cex:dateUtc="2025-03-07T13:00:00Z"/>
  <w16cex:commentExtensible w16cex:durableId="2F5554DD" w16cex:dateUtc="2025-03-07T13:02:00Z"/>
  <w16cex:commentExtensible w16cex:durableId="4F4C1B82" w16cex:dateUtc="2025-03-07T13:15:00Z"/>
  <w16cex:commentExtensible w16cex:durableId="6FF56071" w16cex:dateUtc="2025-03-07T13:16:00Z"/>
  <w16cex:commentExtensible w16cex:durableId="423059D0" w16cex:dateUtc="2025-03-07T13:23:00Z"/>
  <w16cex:commentExtensible w16cex:durableId="6E4136A9" w16cex:dateUtc="2025-03-07T13:24:00Z"/>
  <w16cex:commentExtensible w16cex:durableId="4ECACB68" w16cex:dateUtc="2025-03-07T13:30:00Z"/>
  <w16cex:commentExtensible w16cex:durableId="1587C124" w16cex:dateUtc="2025-03-07T13:31:00Z"/>
  <w16cex:commentExtensible w16cex:durableId="0BDD6C20" w16cex:dateUtc="2025-03-07T13:36:00Z"/>
  <w16cex:commentExtensible w16cex:durableId="461459E9" w16cex:dateUtc="2025-03-07T13:38:00Z"/>
  <w16cex:commentExtensible w16cex:durableId="581459B9" w16cex:dateUtc="2025-03-07T13:39:00Z"/>
  <w16cex:commentExtensible w16cex:durableId="7DEB1DA4" w16cex:dateUtc="2025-03-07T13:41:00Z"/>
  <w16cex:commentExtensible w16cex:durableId="18E6982A" w16cex:dateUtc="2025-03-07T14:58:00Z"/>
  <w16cex:commentExtensible w16cex:durableId="159CCD34" w16cex:dateUtc="2025-03-07T15:03:00Z"/>
  <w16cex:commentExtensible w16cex:durableId="27A40053" w16cex:dateUtc="2025-03-07T15:07:00Z"/>
  <w16cex:commentExtensible w16cex:durableId="635902C9" w16cex:dateUtc="2025-03-07T15:10:00Z"/>
  <w16cex:commentExtensible w16cex:durableId="752AB3EE" w16cex:dateUtc="2025-03-07T15:12:00Z"/>
  <w16cex:commentExtensible w16cex:durableId="4DE9B836" w16cex:dateUtc="2025-03-07T15:15:00Z"/>
  <w16cex:commentExtensible w16cex:durableId="687C6210" w16cex:dateUtc="2025-03-07T15:16:00Z"/>
  <w16cex:commentExtensible w16cex:durableId="102C4E13" w16cex:dateUtc="2025-03-07T15:17:00Z"/>
  <w16cex:commentExtensible w16cex:durableId="1AB983B9" w16cex:dateUtc="2025-03-07T15:18:00Z"/>
  <w16cex:commentExtensible w16cex:durableId="250D27F0" w16cex:dateUtc="2025-03-07T15:19:00Z"/>
  <w16cex:commentExtensible w16cex:durableId="1F988E99" w16cex:dateUtc="2025-03-07T15:19:00Z"/>
  <w16cex:commentExtensible w16cex:durableId="108D1A9E" w16cex:dateUtc="2025-03-07T15:27:00Z"/>
  <w16cex:commentExtensible w16cex:durableId="1E6FECEF" w16cex:dateUtc="2025-03-07T15:28:00Z"/>
  <w16cex:commentExtensible w16cex:durableId="17CF47D3" w16cex:dateUtc="2025-03-07T15:28:00Z"/>
  <w16cex:commentExtensible w16cex:durableId="450ABE7C" w16cex:dateUtc="2025-03-07T17:12:00Z"/>
  <w16cex:commentExtensible w16cex:durableId="26FCEB95" w16cex:dateUtc="2025-03-07T17:12:00Z"/>
  <w16cex:commentExtensible w16cex:durableId="43BAA9EC" w16cex:dateUtc="2025-03-07T17:13:00Z"/>
  <w16cex:commentExtensible w16cex:durableId="1D1E7529" w16cex:dateUtc="2025-03-07T17:15:00Z"/>
  <w16cex:commentExtensible w16cex:durableId="6D6EEE07" w16cex:dateUtc="2025-03-07T17:16:00Z"/>
  <w16cex:commentExtensible w16cex:durableId="22414A39" w16cex:dateUtc="2025-03-07T17:22:00Z"/>
  <w16cex:commentExtensible w16cex:durableId="3ED007AF" w16cex:dateUtc="2025-03-07T17:23:00Z"/>
  <w16cex:commentExtensible w16cex:durableId="28CF7324" w16cex:dateUtc="2025-03-07T17:24:00Z"/>
  <w16cex:commentExtensible w16cex:durableId="63809DBD" w16cex:dateUtc="2025-03-07T17:24:00Z"/>
  <w16cex:commentExtensible w16cex:durableId="45AFB919" w16cex:dateUtc="2025-03-07T17:25:00Z"/>
  <w16cex:commentExtensible w16cex:durableId="5C93B478" w16cex:dateUtc="2025-03-07T17:26:00Z"/>
  <w16cex:commentExtensible w16cex:durableId="250FF148" w16cex:dateUtc="2025-03-07T17: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27F9291" w16cid:durableId="7BE0B0DD"/>
  <w16cid:commentId w16cid:paraId="3074D84E" w16cid:durableId="60279A48"/>
  <w16cid:commentId w16cid:paraId="6F55F4D4" w16cid:durableId="6F55F4D4"/>
  <w16cid:commentId w16cid:paraId="71E5A2EB" w16cid:durableId="4D8FE30C"/>
  <w16cid:commentId w16cid:paraId="331E93AF" w16cid:durableId="3F23C3AA"/>
  <w16cid:commentId w16cid:paraId="527A4B71" w16cid:durableId="151F110B"/>
  <w16cid:commentId w16cid:paraId="75E11208" w16cid:durableId="0E946F83"/>
  <w16cid:commentId w16cid:paraId="2D5C8F2F" w16cid:durableId="0DCD261F"/>
  <w16cid:commentId w16cid:paraId="36070450" w16cid:durableId="7EC4D47A"/>
  <w16cid:commentId w16cid:paraId="7D5E7F80" w16cid:durableId="5443C71F"/>
  <w16cid:commentId w16cid:paraId="3F3EC5F7" w16cid:durableId="07F8B057"/>
  <w16cid:commentId w16cid:paraId="664681A2" w16cid:durableId="2F855272"/>
  <w16cid:commentId w16cid:paraId="0F692903" w16cid:durableId="5B921DF9"/>
  <w16cid:commentId w16cid:paraId="2BE2D9E0" w16cid:durableId="32AEEBD4"/>
  <w16cid:commentId w16cid:paraId="33AF0778" w16cid:durableId="333E33B5"/>
  <w16cid:commentId w16cid:paraId="19BDB787" w16cid:durableId="7B6E1B55"/>
  <w16cid:commentId w16cid:paraId="549D76AF" w16cid:durableId="2EE36E1F"/>
  <w16cid:commentId w16cid:paraId="7FBDC76E" w16cid:durableId="6921EF51"/>
  <w16cid:commentId w16cid:paraId="6464FFD1" w16cid:durableId="2A20C5E3"/>
  <w16cid:commentId w16cid:paraId="01EA4D36" w16cid:durableId="6FC3DD47"/>
  <w16cid:commentId w16cid:paraId="4C8B0CA4" w16cid:durableId="2F5C9DA0"/>
  <w16cid:commentId w16cid:paraId="086B9B5F" w16cid:durableId="086B9B5F"/>
  <w16cid:commentId w16cid:paraId="7DD4AB3B" w16cid:durableId="74BA8F45"/>
  <w16cid:commentId w16cid:paraId="3AF1BB46" w16cid:durableId="3DB999A9"/>
  <w16cid:commentId w16cid:paraId="71016B12" w16cid:durableId="13C83600"/>
  <w16cid:commentId w16cid:paraId="664D2292" w16cid:durableId="122B38D1"/>
  <w16cid:commentId w16cid:paraId="170AF919" w16cid:durableId="20D71B74"/>
  <w16cid:commentId w16cid:paraId="26F3DAFD" w16cid:durableId="26F3DAFD"/>
  <w16cid:commentId w16cid:paraId="418A2609" w16cid:durableId="3672A611"/>
  <w16cid:commentId w16cid:paraId="00C4C93F" w16cid:durableId="5624AD11"/>
  <w16cid:commentId w16cid:paraId="4EFB3683" w16cid:durableId="16EF0389"/>
  <w16cid:commentId w16cid:paraId="55684805" w16cid:durableId="6653509E"/>
  <w16cid:commentId w16cid:paraId="79615E92" w16cid:durableId="17F0D017"/>
  <w16cid:commentId w16cid:paraId="462318E2" w16cid:durableId="462318E2"/>
  <w16cid:commentId w16cid:paraId="41A946D4" w16cid:durableId="0AB55C6C"/>
  <w16cid:commentId w16cid:paraId="5F3ECCCF" w16cid:durableId="74F72070"/>
  <w16cid:commentId w16cid:paraId="4C544553" w16cid:durableId="4C544553"/>
  <w16cid:commentId w16cid:paraId="52463CC1" w16cid:durableId="67FDD189"/>
  <w16cid:commentId w16cid:paraId="0BCC0D9F" w16cid:durableId="50B2849B"/>
  <w16cid:commentId w16cid:paraId="57952E71" w16cid:durableId="57952E71"/>
  <w16cid:commentId w16cid:paraId="1C73972A" w16cid:durableId="67DA36B3"/>
  <w16cid:commentId w16cid:paraId="7599C2F5" w16cid:durableId="6030C909"/>
  <w16cid:commentId w16cid:paraId="6D2A107F" w16cid:durableId="0549DA0A"/>
  <w16cid:commentId w16cid:paraId="30100B1C" w16cid:durableId="3893B036"/>
  <w16cid:commentId w16cid:paraId="3C8EA149" w16cid:durableId="317187FA"/>
  <w16cid:commentId w16cid:paraId="52052EB8" w16cid:durableId="1E3B499B"/>
  <w16cid:commentId w16cid:paraId="0F50C7E6" w16cid:durableId="73E5BA11"/>
  <w16cid:commentId w16cid:paraId="13E68120" w16cid:durableId="560DF6EE"/>
  <w16cid:commentId w16cid:paraId="032BF2E3" w16cid:durableId="1C1ABB48"/>
  <w16cid:commentId w16cid:paraId="3BA4A52F" w16cid:durableId="3527F381"/>
  <w16cid:commentId w16cid:paraId="50262B9F" w16cid:durableId="76FC3FB7"/>
  <w16cid:commentId w16cid:paraId="5CF3D937" w16cid:durableId="6F079C2E"/>
  <w16cid:commentId w16cid:paraId="41D9A4B6" w16cid:durableId="41A3C538"/>
  <w16cid:commentId w16cid:paraId="23BDE733" w16cid:durableId="57635E69"/>
  <w16cid:commentId w16cid:paraId="00E8E58E" w16cid:durableId="4E0942A7"/>
  <w16cid:commentId w16cid:paraId="10CC96A6" w16cid:durableId="73806631"/>
  <w16cid:commentId w16cid:paraId="26827EA6" w16cid:durableId="10BBD792"/>
  <w16cid:commentId w16cid:paraId="18D64D5E" w16cid:durableId="18D64D5E"/>
  <w16cid:commentId w16cid:paraId="1801205D" w16cid:durableId="098FC315"/>
  <w16cid:commentId w16cid:paraId="03C1ADED" w16cid:durableId="670E729C"/>
  <w16cid:commentId w16cid:paraId="65F6A387" w16cid:durableId="4DDE2E69"/>
  <w16cid:commentId w16cid:paraId="66C75B78" w16cid:durableId="6B9C4D72"/>
  <w16cid:commentId w16cid:paraId="6BE35FCF" w16cid:durableId="1D6D5860"/>
  <w16cid:commentId w16cid:paraId="17E28506" w16cid:durableId="17E28506"/>
  <w16cid:commentId w16cid:paraId="4D790948" w16cid:durableId="5E60CBC1"/>
  <w16cid:commentId w16cid:paraId="18DA34D0" w16cid:durableId="166A76C5"/>
  <w16cid:commentId w16cid:paraId="55883983" w16cid:durableId="71A3A11D"/>
  <w16cid:commentId w16cid:paraId="2408E869" w16cid:durableId="133206FA"/>
  <w16cid:commentId w16cid:paraId="6D79C030" w16cid:durableId="4B734BCA"/>
  <w16cid:commentId w16cid:paraId="0BBA115E" w16cid:durableId="09D88F85"/>
  <w16cid:commentId w16cid:paraId="74D0E258" w16cid:durableId="3C477330"/>
  <w16cid:commentId w16cid:paraId="66368C32" w16cid:durableId="70206FAE"/>
  <w16cid:commentId w16cid:paraId="2DD1E9F1" w16cid:durableId="2DD1E9F1"/>
  <w16cid:commentId w16cid:paraId="64598A75" w16cid:durableId="31F82FA6"/>
  <w16cid:commentId w16cid:paraId="14298F6E" w16cid:durableId="57F9861D"/>
  <w16cid:commentId w16cid:paraId="2AA0985F" w16cid:durableId="21224842"/>
  <w16cid:commentId w16cid:paraId="1219B62A" w16cid:durableId="3562ED39"/>
  <w16cid:commentId w16cid:paraId="56BFE520" w16cid:durableId="778542DF"/>
  <w16cid:commentId w16cid:paraId="19B20074" w16cid:durableId="4DD6DBA7"/>
  <w16cid:commentId w16cid:paraId="7C1EDF7D" w16cid:durableId="64D5AC7D"/>
  <w16cid:commentId w16cid:paraId="67D76F20" w16cid:durableId="49F8A5AF"/>
  <w16cid:commentId w16cid:paraId="0ADD3492" w16cid:durableId="0ADD3492"/>
  <w16cid:commentId w16cid:paraId="1E2268AD" w16cid:durableId="058D1DCE"/>
  <w16cid:commentId w16cid:paraId="5BC9FD1A" w16cid:durableId="5EBC6A27"/>
  <w16cid:commentId w16cid:paraId="5BBB33F8" w16cid:durableId="7E2CC611"/>
  <w16cid:commentId w16cid:paraId="6089BD16" w16cid:durableId="5402A0ED"/>
  <w16cid:commentId w16cid:paraId="2752D248" w16cid:durableId="56123F4D"/>
  <w16cid:commentId w16cid:paraId="219ED172" w16cid:durableId="6584E215"/>
  <w16cid:commentId w16cid:paraId="4DE13677" w16cid:durableId="40970372"/>
  <w16cid:commentId w16cid:paraId="2D6A1E83" w16cid:durableId="175E7E4B"/>
  <w16cid:commentId w16cid:paraId="2799006D" w16cid:durableId="6FE16E6B"/>
  <w16cid:commentId w16cid:paraId="6C87BD90" w16cid:durableId="73A4DF33"/>
  <w16cid:commentId w16cid:paraId="3E779212" w16cid:durableId="3E779212"/>
  <w16cid:commentId w16cid:paraId="278971C3" w16cid:durableId="6DABEE7D"/>
  <w16cid:commentId w16cid:paraId="52B16F90" w16cid:durableId="505619AE"/>
  <w16cid:commentId w16cid:paraId="191EC7F5" w16cid:durableId="4DFF6BD1"/>
  <w16cid:commentId w16cid:paraId="18F30187" w16cid:durableId="07A24B0C"/>
  <w16cid:commentId w16cid:paraId="26A2E3F3" w16cid:durableId="08869EBF"/>
  <w16cid:commentId w16cid:paraId="7DED27A6" w16cid:durableId="7DED27A6"/>
  <w16cid:commentId w16cid:paraId="583FB79F" w16cid:durableId="239FE296"/>
  <w16cid:commentId w16cid:paraId="50038635" w16cid:durableId="124BA975"/>
  <w16cid:commentId w16cid:paraId="16A28907" w16cid:durableId="6D7415DD"/>
  <w16cid:commentId w16cid:paraId="3261B0A7" w16cid:durableId="60BA6173"/>
  <w16cid:commentId w16cid:paraId="77349409" w16cid:durableId="40AB8ADC"/>
  <w16cid:commentId w16cid:paraId="286DABF1" w16cid:durableId="0BD93047"/>
  <w16cid:commentId w16cid:paraId="2D703903" w16cid:durableId="1168DCED"/>
  <w16cid:commentId w16cid:paraId="154CAC23" w16cid:durableId="000E0473"/>
  <w16cid:commentId w16cid:paraId="13D0A282" w16cid:durableId="39451359"/>
  <w16cid:commentId w16cid:paraId="193A7417" w16cid:durableId="3D8D3DC1"/>
  <w16cid:commentId w16cid:paraId="1AD96B25" w16cid:durableId="1BFBF1DB"/>
  <w16cid:commentId w16cid:paraId="20AE3D0D" w16cid:durableId="65B8B492"/>
  <w16cid:commentId w16cid:paraId="1B2FC2CD" w16cid:durableId="4DCA3362"/>
  <w16cid:commentId w16cid:paraId="56B8D8B9" w16cid:durableId="5D5D7B8A"/>
  <w16cid:commentId w16cid:paraId="29314D40" w16cid:durableId="15924581"/>
  <w16cid:commentId w16cid:paraId="2389B76A" w16cid:durableId="0A81CBFD"/>
  <w16cid:commentId w16cid:paraId="16AAE653" w16cid:durableId="6A457ABC"/>
  <w16cid:commentId w16cid:paraId="2B388ABE" w16cid:durableId="17579BC2"/>
  <w16cid:commentId w16cid:paraId="2B9347B4" w16cid:durableId="2143FAE9"/>
  <w16cid:commentId w16cid:paraId="750ECF36" w16cid:durableId="4CC4992C"/>
  <w16cid:commentId w16cid:paraId="2808E345" w16cid:durableId="5DA56E59"/>
  <w16cid:commentId w16cid:paraId="1BCC8F8B" w16cid:durableId="0F88362E"/>
  <w16cid:commentId w16cid:paraId="1D922FD9" w16cid:durableId="4E9B0C05"/>
  <w16cid:commentId w16cid:paraId="315D4E91" w16cid:durableId="57FDA315"/>
  <w16cid:commentId w16cid:paraId="0E70279F" w16cid:durableId="36A7A256"/>
  <w16cid:commentId w16cid:paraId="4B4098D3" w16cid:durableId="4C7314C0"/>
  <w16cid:commentId w16cid:paraId="3455A3CB" w16cid:durableId="39751A17"/>
  <w16cid:commentId w16cid:paraId="28289B87" w16cid:durableId="7E1761F6"/>
  <w16cid:commentId w16cid:paraId="267A3C75" w16cid:durableId="267A3C75"/>
  <w16cid:commentId w16cid:paraId="115647A6" w16cid:durableId="48A1DC01"/>
  <w16cid:commentId w16cid:paraId="7010E90D" w16cid:durableId="451DA73D"/>
  <w16cid:commentId w16cid:paraId="15E79900" w16cid:durableId="1B31E0C9"/>
  <w16cid:commentId w16cid:paraId="28D10DAC" w16cid:durableId="17E435BD"/>
  <w16cid:commentId w16cid:paraId="2BD0075D" w16cid:durableId="2BD0075D"/>
  <w16cid:commentId w16cid:paraId="44AC7933" w16cid:durableId="1A004C3B"/>
  <w16cid:commentId w16cid:paraId="34DDB6D3" w16cid:durableId="58EB609C"/>
  <w16cid:commentId w16cid:paraId="43947B11" w16cid:durableId="5D95AE1A"/>
  <w16cid:commentId w16cid:paraId="6C3BBF84" w16cid:durableId="1FD196B9"/>
  <w16cid:commentId w16cid:paraId="470229D4" w16cid:durableId="43414D73"/>
  <w16cid:commentId w16cid:paraId="2CC1E3FE" w16cid:durableId="568B44B6"/>
  <w16cid:commentId w16cid:paraId="44AC0FA5" w16cid:durableId="690FECEA"/>
  <w16cid:commentId w16cid:paraId="3FEA1982" w16cid:durableId="6B572A2C"/>
  <w16cid:commentId w16cid:paraId="7A3659F5" w16cid:durableId="5C27C106"/>
  <w16cid:commentId w16cid:paraId="16DF0702" w16cid:durableId="5607B518"/>
  <w16cid:commentId w16cid:paraId="7F94DBC8" w16cid:durableId="76A7BB0A"/>
  <w16cid:commentId w16cid:paraId="1D1194F9" w16cid:durableId="7692ED2D"/>
  <w16cid:commentId w16cid:paraId="52A825D5" w16cid:durableId="2534AE67"/>
  <w16cid:commentId w16cid:paraId="628E72F3" w16cid:durableId="3D09C5EE"/>
  <w16cid:commentId w16cid:paraId="20114880" w16cid:durableId="20114880"/>
  <w16cid:commentId w16cid:paraId="37B97163" w16cid:durableId="546AA93F"/>
  <w16cid:commentId w16cid:paraId="2A1EC7D1" w16cid:durableId="35D6F929"/>
  <w16cid:commentId w16cid:paraId="4292F137" w16cid:durableId="1DD70E8C"/>
  <w16cid:commentId w16cid:paraId="64561492" w16cid:durableId="036DE523"/>
  <w16cid:commentId w16cid:paraId="437F756A" w16cid:durableId="4CAF3760"/>
  <w16cid:commentId w16cid:paraId="530512B6" w16cid:durableId="1232E1CD"/>
  <w16cid:commentId w16cid:paraId="5BCF0BFF" w16cid:durableId="5BCF0BFF"/>
  <w16cid:commentId w16cid:paraId="57FC4E35" w16cid:durableId="241F25B1"/>
  <w16cid:commentId w16cid:paraId="5B3BCB61" w16cid:durableId="14BB504F"/>
  <w16cid:commentId w16cid:paraId="59BF1E78" w16cid:durableId="1FE39606"/>
  <w16cid:commentId w16cid:paraId="20A71ED9" w16cid:durableId="543AF590"/>
  <w16cid:commentId w16cid:paraId="7CC6087E" w16cid:durableId="2E0ABFE8"/>
  <w16cid:commentId w16cid:paraId="1BF7D083" w16cid:durableId="3F265444"/>
  <w16cid:commentId w16cid:paraId="4AA54B2F" w16cid:durableId="7D7E622C"/>
  <w16cid:commentId w16cid:paraId="35091557" w16cid:durableId="0A04DB0E"/>
  <w16cid:commentId w16cid:paraId="37AEE200" w16cid:durableId="37AEE200"/>
  <w16cid:commentId w16cid:paraId="72BF0C41" w16cid:durableId="7B1E3A5C"/>
  <w16cid:commentId w16cid:paraId="3539346B" w16cid:durableId="2F336901"/>
  <w16cid:commentId w16cid:paraId="49657A38" w16cid:durableId="49657A38"/>
  <w16cid:commentId w16cid:paraId="4BD68E95" w16cid:durableId="1F0DBF1F"/>
  <w16cid:commentId w16cid:paraId="5AD4BF59" w16cid:durableId="004E9186"/>
  <w16cid:commentId w16cid:paraId="25B1AE74" w16cid:durableId="205E0B4F"/>
  <w16cid:commentId w16cid:paraId="768F72BE" w16cid:durableId="2A127682"/>
  <w16cid:commentId w16cid:paraId="29C41800" w16cid:durableId="29C41800"/>
  <w16cid:commentId w16cid:paraId="259AE185" w16cid:durableId="7015EF16"/>
  <w16cid:commentId w16cid:paraId="7A1F93DB" w16cid:durableId="518E31B8"/>
  <w16cid:commentId w16cid:paraId="4BE882E1" w16cid:durableId="4BE882E1"/>
  <w16cid:commentId w16cid:paraId="31C897A7" w16cid:durableId="3945224F"/>
  <w16cid:commentId w16cid:paraId="21EB37A8" w16cid:durableId="21EB37A8"/>
  <w16cid:commentId w16cid:paraId="48965F8E" w16cid:durableId="33E7386C"/>
  <w16cid:commentId w16cid:paraId="0BD85253" w16cid:durableId="5284B34B"/>
  <w16cid:commentId w16cid:paraId="2F38F482" w16cid:durableId="58D297C8"/>
  <w16cid:commentId w16cid:paraId="4FE31FB6" w16cid:durableId="12B2370B"/>
  <w16cid:commentId w16cid:paraId="6ECCBDF3" w16cid:durableId="6ECCBDF3"/>
  <w16cid:commentId w16cid:paraId="511A6BCC" w16cid:durableId="37C61BCD"/>
  <w16cid:commentId w16cid:paraId="24BC1C82" w16cid:durableId="2899581B"/>
  <w16cid:commentId w16cid:paraId="45D64FEB" w16cid:durableId="1A730471"/>
  <w16cid:commentId w16cid:paraId="2A65C7A6" w16cid:durableId="5CD16D43"/>
  <w16cid:commentId w16cid:paraId="59C1760B" w16cid:durableId="165DB470"/>
  <w16cid:commentId w16cid:paraId="78692643" w16cid:durableId="78692643"/>
  <w16cid:commentId w16cid:paraId="0FC753A0" w16cid:durableId="026DD7CA"/>
  <w16cid:commentId w16cid:paraId="6B3F9F42" w16cid:durableId="721620F9"/>
  <w16cid:commentId w16cid:paraId="61A7D4B0" w16cid:durableId="61A7D4B0"/>
  <w16cid:commentId w16cid:paraId="5805B9F4" w16cid:durableId="5CB7D3CE"/>
  <w16cid:commentId w16cid:paraId="108D8EE4" w16cid:durableId="108D8EE4"/>
  <w16cid:commentId w16cid:paraId="6586098E" w16cid:durableId="6586098E"/>
  <w16cid:commentId w16cid:paraId="14431725" w16cid:durableId="22D9AC89"/>
  <w16cid:commentId w16cid:paraId="6B565DBB" w16cid:durableId="6B565DBB"/>
  <w16cid:commentId w16cid:paraId="18FAA52F" w16cid:durableId="50318D4E"/>
  <w16cid:commentId w16cid:paraId="5BD13600" w16cid:durableId="5C8C6C96"/>
  <w16cid:commentId w16cid:paraId="791968B4" w16cid:durableId="791968B4"/>
  <w16cid:commentId w16cid:paraId="0C5EDDC8" w16cid:durableId="0838EDE9"/>
  <w16cid:commentId w16cid:paraId="3A95103A" w16cid:durableId="525438D3"/>
  <w16cid:commentId w16cid:paraId="0239CA33" w16cid:durableId="470DCDA3"/>
  <w16cid:commentId w16cid:paraId="56FAAEB9" w16cid:durableId="56FAAEB9"/>
  <w16cid:commentId w16cid:paraId="192B3D0A" w16cid:durableId="210A9E47"/>
  <w16cid:commentId w16cid:paraId="2EC9B8D1" w16cid:durableId="2EC9B8D1"/>
  <w16cid:commentId w16cid:paraId="183F4982" w16cid:durableId="5B2402AC"/>
  <w16cid:commentId w16cid:paraId="55D4FD30" w16cid:durableId="200B9563"/>
  <w16cid:commentId w16cid:paraId="035C4959" w16cid:durableId="6A65B1D5"/>
  <w16cid:commentId w16cid:paraId="0A859A54" w16cid:durableId="198C376E"/>
  <w16cid:commentId w16cid:paraId="76F448DA" w16cid:durableId="76F448DA"/>
  <w16cid:commentId w16cid:paraId="357A8AE0" w16cid:durableId="357A8AE0"/>
  <w16cid:commentId w16cid:paraId="3C00B791" w16cid:durableId="48F81574"/>
  <w16cid:commentId w16cid:paraId="2E8F28FD" w16cid:durableId="731ECF71"/>
  <w16cid:commentId w16cid:paraId="637D99E4" w16cid:durableId="568881A4"/>
  <w16cid:commentId w16cid:paraId="467F9019" w16cid:durableId="467F9019"/>
  <w16cid:commentId w16cid:paraId="02DF3328" w16cid:durableId="63E0D757"/>
  <w16cid:commentId w16cid:paraId="4AF0BC07" w16cid:durableId="294C5FB7"/>
  <w16cid:commentId w16cid:paraId="66D0EB9E" w16cid:durableId="7B79D975"/>
  <w16cid:commentId w16cid:paraId="5CD267D4" w16cid:durableId="5CD267D4"/>
  <w16cid:commentId w16cid:paraId="2DB55E76" w16cid:durableId="2DB55E76"/>
  <w16cid:commentId w16cid:paraId="630E5E9A" w16cid:durableId="4E9CE39E"/>
  <w16cid:commentId w16cid:paraId="1EFF5C85" w16cid:durableId="54598812"/>
  <w16cid:commentId w16cid:paraId="4C945391" w16cid:durableId="21087639"/>
  <w16cid:commentId w16cid:paraId="08A063CA" w16cid:durableId="0591F956"/>
  <w16cid:commentId w16cid:paraId="7DC0F301" w16cid:durableId="5092AE43"/>
  <w16cid:commentId w16cid:paraId="21527B46" w16cid:durableId="74307BC2"/>
  <w16cid:commentId w16cid:paraId="551DB454" w16cid:durableId="3180355A"/>
  <w16cid:commentId w16cid:paraId="6528B65E" w16cid:durableId="6528B65E"/>
  <w16cid:commentId w16cid:paraId="2A336E37" w16cid:durableId="221D010F"/>
  <w16cid:commentId w16cid:paraId="2446E11F" w16cid:durableId="2194ACBD"/>
  <w16cid:commentId w16cid:paraId="2D2BFB74" w16cid:durableId="394A62CC"/>
  <w16cid:commentId w16cid:paraId="3E705388" w16cid:durableId="3E705388"/>
  <w16cid:commentId w16cid:paraId="4520BF88" w16cid:durableId="4520BF88"/>
  <w16cid:commentId w16cid:paraId="261E3346" w16cid:durableId="3E82790B"/>
  <w16cid:commentId w16cid:paraId="5C4A0A09" w16cid:durableId="5C4A0A09"/>
  <w16cid:commentId w16cid:paraId="1C30C190" w16cid:durableId="0FDC47C0"/>
  <w16cid:commentId w16cid:paraId="2E35B9AB" w16cid:durableId="5331D0A3"/>
  <w16cid:commentId w16cid:paraId="23F87AAF" w16cid:durableId="23F87AAF"/>
  <w16cid:commentId w16cid:paraId="372F84B4" w16cid:durableId="20421BC4"/>
  <w16cid:commentId w16cid:paraId="43D6DABD" w16cid:durableId="3C74F337"/>
  <w16cid:commentId w16cid:paraId="7B1C673F" w16cid:durableId="7B1C673F"/>
  <w16cid:commentId w16cid:paraId="4712AA61" w16cid:durableId="40FCFCD6"/>
  <w16cid:commentId w16cid:paraId="0DDC563A" w16cid:durableId="3D217B33"/>
  <w16cid:commentId w16cid:paraId="52E0A371" w16cid:durableId="2C39E5E7"/>
  <w16cid:commentId w16cid:paraId="0C02BFB4" w16cid:durableId="7BE63F61"/>
  <w16cid:commentId w16cid:paraId="323FF180" w16cid:durableId="1EB2688F"/>
  <w16cid:commentId w16cid:paraId="55AE2913" w16cid:durableId="2339CDF7"/>
  <w16cid:commentId w16cid:paraId="4FA532A8" w16cid:durableId="206AA541"/>
  <w16cid:commentId w16cid:paraId="784EBE47" w16cid:durableId="2A58D99B"/>
  <w16cid:commentId w16cid:paraId="67EC0FE9" w16cid:durableId="3E1F4B92"/>
  <w16cid:commentId w16cid:paraId="557030C7" w16cid:durableId="24F99D18"/>
  <w16cid:commentId w16cid:paraId="4EEC11C9" w16cid:durableId="6C635F52"/>
  <w16cid:commentId w16cid:paraId="44564BDD" w16cid:durableId="33DA6559"/>
  <w16cid:commentId w16cid:paraId="3491DDD6" w16cid:durableId="3A421F9C"/>
  <w16cid:commentId w16cid:paraId="4D85D2E0" w16cid:durableId="0C1A27D9"/>
  <w16cid:commentId w16cid:paraId="29E18A45" w16cid:durableId="335D37FF"/>
  <w16cid:commentId w16cid:paraId="01FBE4BE" w16cid:durableId="6E04536C"/>
  <w16cid:commentId w16cid:paraId="6AD6CF45" w16cid:durableId="6966FBFD"/>
  <w16cid:commentId w16cid:paraId="5F03C328" w16cid:durableId="3FA0B23C"/>
  <w16cid:commentId w16cid:paraId="3352F6E9" w16cid:durableId="0338B5C5"/>
  <w16cid:commentId w16cid:paraId="13A19E06" w16cid:durableId="60293856"/>
  <w16cid:commentId w16cid:paraId="37704F06" w16cid:durableId="70ACD588"/>
  <w16cid:commentId w16cid:paraId="20A781F2" w16cid:durableId="7399671A"/>
  <w16cid:commentId w16cid:paraId="3FA60380" w16cid:durableId="3FA60380"/>
  <w16cid:commentId w16cid:paraId="7F1CEB86" w16cid:durableId="7F1CEB86"/>
  <w16cid:commentId w16cid:paraId="7156A7D6" w16cid:durableId="50E0F509"/>
  <w16cid:commentId w16cid:paraId="57FD3DD9" w16cid:durableId="57FD3DD9"/>
  <w16cid:commentId w16cid:paraId="59CDBBFE" w16cid:durableId="20447B7B"/>
  <w16cid:commentId w16cid:paraId="496495C3" w16cid:durableId="496495C3"/>
  <w16cid:commentId w16cid:paraId="6B50BD53" w16cid:durableId="7174E746"/>
  <w16cid:commentId w16cid:paraId="46B63921" w16cid:durableId="46B63921"/>
  <w16cid:commentId w16cid:paraId="5CD200E8" w16cid:durableId="52F35840"/>
  <w16cid:commentId w16cid:paraId="347205EC" w16cid:durableId="56A6E46C"/>
  <w16cid:commentId w16cid:paraId="292F01B8" w16cid:durableId="56104B07"/>
  <w16cid:commentId w16cid:paraId="5DD6824B" w16cid:durableId="43453E95"/>
  <w16cid:commentId w16cid:paraId="01FB93B0" w16cid:durableId="3516F12B"/>
  <w16cid:commentId w16cid:paraId="027C9546" w16cid:durableId="1643B299"/>
  <w16cid:commentId w16cid:paraId="2B4B9B67" w16cid:durableId="2B4B9B67"/>
  <w16cid:commentId w16cid:paraId="7AD7A3A8" w16cid:durableId="053A4F21"/>
  <w16cid:commentId w16cid:paraId="18197A87" w16cid:durableId="18197A87"/>
  <w16cid:commentId w16cid:paraId="7FD7C808" w16cid:durableId="0A84EDDA"/>
  <w16cid:commentId w16cid:paraId="06E68833" w16cid:durableId="0ACF15A6"/>
  <w16cid:commentId w16cid:paraId="6A03DC81" w16cid:durableId="4EBBBDC7"/>
  <w16cid:commentId w16cid:paraId="79C44173" w16cid:durableId="32084EF5"/>
  <w16cid:commentId w16cid:paraId="6B4E04C2" w16cid:durableId="0BBB74F7"/>
  <w16cid:commentId w16cid:paraId="59CC25B0" w16cid:durableId="7D7CF874"/>
  <w16cid:commentId w16cid:paraId="69709255" w16cid:durableId="507571DF"/>
  <w16cid:commentId w16cid:paraId="2C2002DA" w16cid:durableId="54F24601"/>
  <w16cid:commentId w16cid:paraId="44F88703" w16cid:durableId="1B2E1D2A"/>
  <w16cid:commentId w16cid:paraId="03D00622" w16cid:durableId="4D782661"/>
  <w16cid:commentId w16cid:paraId="404E17CB" w16cid:durableId="60BDB470"/>
  <w16cid:commentId w16cid:paraId="3BF984F6" w16cid:durableId="3FBF61BE"/>
  <w16cid:commentId w16cid:paraId="1C020E88" w16cid:durableId="1C020E88"/>
  <w16cid:commentId w16cid:paraId="1313F586" w16cid:durableId="721093CC"/>
  <w16cid:commentId w16cid:paraId="337E7DEC" w16cid:durableId="0A569059"/>
  <w16cid:commentId w16cid:paraId="55E9B192" w16cid:durableId="55E9B192"/>
  <w16cid:commentId w16cid:paraId="2638E1CC" w16cid:durableId="449F7DF0"/>
  <w16cid:commentId w16cid:paraId="4453858A" w16cid:durableId="1FAD3217"/>
  <w16cid:commentId w16cid:paraId="522AD5ED" w16cid:durableId="39AC06CC"/>
  <w16cid:commentId w16cid:paraId="090636B8" w16cid:durableId="4D51B5FA"/>
  <w16cid:commentId w16cid:paraId="55036B44" w16cid:durableId="45ADFD94"/>
  <w16cid:commentId w16cid:paraId="5DE4C6FD" w16cid:durableId="426A8869"/>
  <w16cid:commentId w16cid:paraId="265611B8" w16cid:durableId="001D0E20"/>
  <w16cid:commentId w16cid:paraId="2AF2A481" w16cid:durableId="2AF2A481"/>
  <w16cid:commentId w16cid:paraId="7D1E8527" w16cid:durableId="1C6F12E4"/>
  <w16cid:commentId w16cid:paraId="13186358" w16cid:durableId="5099D49B"/>
  <w16cid:commentId w16cid:paraId="088FDD89" w16cid:durableId="2638727B"/>
  <w16cid:commentId w16cid:paraId="11E2C3D2" w16cid:durableId="7DA8E40A"/>
  <w16cid:commentId w16cid:paraId="72F8BF6F" w16cid:durableId="72F8BF6F"/>
  <w16cid:commentId w16cid:paraId="2AC2C305" w16cid:durableId="1C3C2716"/>
  <w16cid:commentId w16cid:paraId="44AC901A" w16cid:durableId="44AC901A"/>
  <w16cid:commentId w16cid:paraId="15248459" w16cid:durableId="7D4E0892"/>
  <w16cid:commentId w16cid:paraId="2B71766E" w16cid:durableId="2B71766E"/>
  <w16cid:commentId w16cid:paraId="5AEEFFFF" w16cid:durableId="72D2D638"/>
  <w16cid:commentId w16cid:paraId="3EE65730" w16cid:durableId="337D9894"/>
  <w16cid:commentId w16cid:paraId="00C1B3BA" w16cid:durableId="3F9C59B7"/>
  <w16cid:commentId w16cid:paraId="4155BEA7" w16cid:durableId="567F72D9"/>
  <w16cid:commentId w16cid:paraId="206AFFA2" w16cid:durableId="6EBCA7B2"/>
  <w16cid:commentId w16cid:paraId="53CD5BB1" w16cid:durableId="1A92E220"/>
  <w16cid:commentId w16cid:paraId="1B7C16C4" w16cid:durableId="7AE119EB"/>
  <w16cid:commentId w16cid:paraId="1077B30D" w16cid:durableId="0756342E"/>
  <w16cid:commentId w16cid:paraId="4EC6453C" w16cid:durableId="6959E7D7"/>
  <w16cid:commentId w16cid:paraId="6EE91992" w16cid:durableId="74F9C28C"/>
  <w16cid:commentId w16cid:paraId="13628247" w16cid:durableId="1AE9642D"/>
  <w16cid:commentId w16cid:paraId="001943A2" w16cid:durableId="7A57F709"/>
  <w16cid:commentId w16cid:paraId="37520BEA" w16cid:durableId="37520BEA"/>
  <w16cid:commentId w16cid:paraId="5C19988D" w16cid:durableId="74D1BE47"/>
  <w16cid:commentId w16cid:paraId="195EC8E8" w16cid:durableId="2F5E4921"/>
  <w16cid:commentId w16cid:paraId="5B4AB782" w16cid:durableId="249D2474"/>
  <w16cid:commentId w16cid:paraId="34619CAA" w16cid:durableId="353AB655"/>
  <w16cid:commentId w16cid:paraId="33CF09DF" w16cid:durableId="360BD846"/>
  <w16cid:commentId w16cid:paraId="18F5B39F" w16cid:durableId="70136A93"/>
  <w16cid:commentId w16cid:paraId="50258CA1" w16cid:durableId="50258CA1"/>
  <w16cid:commentId w16cid:paraId="10F89E90" w16cid:durableId="725D6371"/>
  <w16cid:commentId w16cid:paraId="18458928" w16cid:durableId="75262F92"/>
  <w16cid:commentId w16cid:paraId="6351A811" w16cid:durableId="44B924B9"/>
  <w16cid:commentId w16cid:paraId="12215C29" w16cid:durableId="12215C29"/>
  <w16cid:commentId w16cid:paraId="02175C93" w16cid:durableId="03DF14F2"/>
  <w16cid:commentId w16cid:paraId="2ED38F84" w16cid:durableId="7D1F86F7"/>
  <w16cid:commentId w16cid:paraId="24858C9C" w16cid:durableId="6022D86E"/>
  <w16cid:commentId w16cid:paraId="5AA1A4C4" w16cid:durableId="7B470CE4"/>
  <w16cid:commentId w16cid:paraId="46773E91" w16cid:durableId="131149C5"/>
  <w16cid:commentId w16cid:paraId="2ED5F1B0" w16cid:durableId="0F41C36F"/>
  <w16cid:commentId w16cid:paraId="3E90DD24" w16cid:durableId="3E90DD24"/>
  <w16cid:commentId w16cid:paraId="50588DE0" w16cid:durableId="6FBC161B"/>
  <w16cid:commentId w16cid:paraId="7002F6AF" w16cid:durableId="56DBE2F8"/>
  <w16cid:commentId w16cid:paraId="79EAF561" w16cid:durableId="6A064DB8"/>
  <w16cid:commentId w16cid:paraId="5D969078" w16cid:durableId="4EB01A4D"/>
  <w16cid:commentId w16cid:paraId="3242EEC7" w16cid:durableId="28A07FDD"/>
  <w16cid:commentId w16cid:paraId="5039381E" w16cid:durableId="43227C0C"/>
  <w16cid:commentId w16cid:paraId="62A58CEA" w16cid:durableId="59DDBF4C"/>
  <w16cid:commentId w16cid:paraId="48F27B09" w16cid:durableId="14813213"/>
  <w16cid:commentId w16cid:paraId="3B63B933" w16cid:durableId="6A0678A8"/>
  <w16cid:commentId w16cid:paraId="3E4323DC" w16cid:durableId="2ECA7DDB"/>
  <w16cid:commentId w16cid:paraId="0EDA00FD" w16cid:durableId="699A22E4"/>
  <w16cid:commentId w16cid:paraId="27AF1454" w16cid:durableId="4A989420"/>
  <w16cid:commentId w16cid:paraId="5272EC21" w16cid:durableId="791C074F"/>
  <w16cid:commentId w16cid:paraId="72717711" w16cid:durableId="53AD897A"/>
  <w16cid:commentId w16cid:paraId="52C4000C" w16cid:durableId="4CC16F8A"/>
  <w16cid:commentId w16cid:paraId="6A704D3C" w16cid:durableId="25C805F4"/>
  <w16cid:commentId w16cid:paraId="1AC3015E" w16cid:durableId="1AC3015E"/>
  <w16cid:commentId w16cid:paraId="5EA8B513" w16cid:durableId="4A8DD108"/>
  <w16cid:commentId w16cid:paraId="27DC364F" w16cid:durableId="27DC364F"/>
  <w16cid:commentId w16cid:paraId="71E78AF6" w16cid:durableId="0F97AE74"/>
  <w16cid:commentId w16cid:paraId="5ED99252" w16cid:durableId="2BF62E9B"/>
  <w16cid:commentId w16cid:paraId="43D18719" w16cid:durableId="2D8FA411"/>
  <w16cid:commentId w16cid:paraId="341E5D0A" w16cid:durableId="00E73E3C"/>
  <w16cid:commentId w16cid:paraId="7C2C3DF2" w16cid:durableId="6FDB2196"/>
  <w16cid:commentId w16cid:paraId="0B6EB2A6" w16cid:durableId="143A9E9F"/>
  <w16cid:commentId w16cid:paraId="30A78D87" w16cid:durableId="6B14C73A"/>
  <w16cid:commentId w16cid:paraId="734D0C0E" w16cid:durableId="7E29E49A"/>
  <w16cid:commentId w16cid:paraId="3FAD72E2" w16cid:durableId="086857DB"/>
  <w16cid:commentId w16cid:paraId="3F5562FE" w16cid:durableId="4CEB2ACA"/>
  <w16cid:commentId w16cid:paraId="74F7163A" w16cid:durableId="457B2A17"/>
  <w16cid:commentId w16cid:paraId="548AF9FE" w16cid:durableId="72D2D735"/>
  <w16cid:commentId w16cid:paraId="17EA37BA" w16cid:durableId="74D5470F"/>
  <w16cid:commentId w16cid:paraId="44860EA3" w16cid:durableId="4CCF99A7"/>
  <w16cid:commentId w16cid:paraId="5376477A" w16cid:durableId="60FB5051"/>
  <w16cid:commentId w16cid:paraId="5C5DF555" w16cid:durableId="74316914"/>
  <w16cid:commentId w16cid:paraId="1DD89D03" w16cid:durableId="5352C541"/>
  <w16cid:commentId w16cid:paraId="41BF7233" w16cid:durableId="41BF7233"/>
  <w16cid:commentId w16cid:paraId="7CC8F381" w16cid:durableId="35F2B9FE"/>
  <w16cid:commentId w16cid:paraId="16EBDD96" w16cid:durableId="0EB3E214"/>
  <w16cid:commentId w16cid:paraId="519D2B41" w16cid:durableId="14270176"/>
  <w16cid:commentId w16cid:paraId="331EAB24" w16cid:durableId="011FDB35"/>
  <w16cid:commentId w16cid:paraId="274B10AE" w16cid:durableId="43F9CC79"/>
  <w16cid:commentId w16cid:paraId="7C4A780D" w16cid:durableId="0B811F7C"/>
  <w16cid:commentId w16cid:paraId="28DFD48A" w16cid:durableId="6030E0A6"/>
  <w16cid:commentId w16cid:paraId="7E6B262B" w16cid:durableId="0CDA5E79"/>
  <w16cid:commentId w16cid:paraId="60E149AA" w16cid:durableId="0AB27778"/>
  <w16cid:commentId w16cid:paraId="4A45A743" w16cid:durableId="04FDF581"/>
  <w16cid:commentId w16cid:paraId="55CA935C" w16cid:durableId="0FF42D82"/>
  <w16cid:commentId w16cid:paraId="52C2FA0C" w16cid:durableId="6F4BDD2C"/>
  <w16cid:commentId w16cid:paraId="52ED3785" w16cid:durableId="388318A3"/>
  <w16cid:commentId w16cid:paraId="52224F46" w16cid:durableId="47AD1E92"/>
  <w16cid:commentId w16cid:paraId="019E459C" w16cid:durableId="019E459C"/>
  <w16cid:commentId w16cid:paraId="4154EF28" w16cid:durableId="3D31A0C5"/>
  <w16cid:commentId w16cid:paraId="50F5DAB7" w16cid:durableId="78E16886"/>
  <w16cid:commentId w16cid:paraId="687DF574" w16cid:durableId="687DF574"/>
  <w16cid:commentId w16cid:paraId="29225771" w16cid:durableId="29F6A692"/>
  <w16cid:commentId w16cid:paraId="5E7F33F9" w16cid:durableId="01A62026"/>
  <w16cid:commentId w16cid:paraId="499FFDBF" w16cid:durableId="499FFDBF"/>
  <w16cid:commentId w16cid:paraId="57459756" w16cid:durableId="60B6045D"/>
  <w16cid:commentId w16cid:paraId="23C6A756" w16cid:durableId="3C31E768"/>
  <w16cid:commentId w16cid:paraId="73DCC72B" w16cid:durableId="17291A7F"/>
  <w16cid:commentId w16cid:paraId="5C41616B" w16cid:durableId="55811D9D"/>
  <w16cid:commentId w16cid:paraId="7F1DF9B5" w16cid:durableId="25E6C9D8"/>
  <w16cid:commentId w16cid:paraId="6E7EC8B7" w16cid:durableId="400E2785"/>
  <w16cid:commentId w16cid:paraId="0D328F65" w16cid:durableId="79CA3E0A"/>
  <w16cid:commentId w16cid:paraId="12D297D1" w16cid:durableId="55EEBF27"/>
  <w16cid:commentId w16cid:paraId="53297E38" w16cid:durableId="53297E38"/>
  <w16cid:commentId w16cid:paraId="140A96A3" w16cid:durableId="10BA057A"/>
  <w16cid:commentId w16cid:paraId="145B8460" w16cid:durableId="798E48B7"/>
  <w16cid:commentId w16cid:paraId="0B1AE2B7" w16cid:durableId="6C048DA9"/>
  <w16cid:commentId w16cid:paraId="75E724FB" w16cid:durableId="3E1F9871"/>
  <w16cid:commentId w16cid:paraId="6045A90F" w16cid:durableId="12BC333C"/>
  <w16cid:commentId w16cid:paraId="4C432FF5" w16cid:durableId="0D238BD1"/>
  <w16cid:commentId w16cid:paraId="6BE5E6AC" w16cid:durableId="3AC69020"/>
  <w16cid:commentId w16cid:paraId="6973B7A6" w16cid:durableId="13A2823A"/>
  <w16cid:commentId w16cid:paraId="610C6FC2" w16cid:durableId="6B8D0779"/>
  <w16cid:commentId w16cid:paraId="4F53CCF2" w16cid:durableId="4BB5B872"/>
  <w16cid:commentId w16cid:paraId="0113297C" w16cid:durableId="7FC6ACA7"/>
  <w16cid:commentId w16cid:paraId="3E0FD406" w16cid:durableId="2C9F88E1"/>
  <w16cid:commentId w16cid:paraId="48DF0E1E" w16cid:durableId="69FA85B6"/>
  <w16cid:commentId w16cid:paraId="0ACADAC8" w16cid:durableId="0CF9EAB1"/>
  <w16cid:commentId w16cid:paraId="3716EFAC" w16cid:durableId="219E04D1"/>
  <w16cid:commentId w16cid:paraId="2A8E46EB" w16cid:durableId="7A1F651E"/>
  <w16cid:commentId w16cid:paraId="1B0A8225" w16cid:durableId="224F71B5"/>
  <w16cid:commentId w16cid:paraId="32FD553A" w16cid:durableId="4DB1DD19"/>
  <w16cid:commentId w16cid:paraId="2397B87F" w16cid:durableId="4816BDE6"/>
  <w16cid:commentId w16cid:paraId="7ED9E510" w16cid:durableId="25DC5D26"/>
  <w16cid:commentId w16cid:paraId="733E9FD8" w16cid:durableId="07898025"/>
  <w16cid:commentId w16cid:paraId="0C426697" w16cid:durableId="0C426697"/>
  <w16cid:commentId w16cid:paraId="22840519" w16cid:durableId="070A7057"/>
  <w16cid:commentId w16cid:paraId="6A854CEE" w16cid:durableId="6DBA2C57"/>
  <w16cid:commentId w16cid:paraId="3CB004FA" w16cid:durableId="01806B6F"/>
  <w16cid:commentId w16cid:paraId="3C9ED670" w16cid:durableId="0E38D90A"/>
  <w16cid:commentId w16cid:paraId="093FE212" w16cid:durableId="2993D289"/>
  <w16cid:commentId w16cid:paraId="121B1FC2" w16cid:durableId="480E9F9B"/>
  <w16cid:commentId w16cid:paraId="636921FA" w16cid:durableId="1C2F2E50"/>
  <w16cid:commentId w16cid:paraId="74A92A9E" w16cid:durableId="74A92A9E"/>
  <w16cid:commentId w16cid:paraId="2CD529B7" w16cid:durableId="6899B53C"/>
  <w16cid:commentId w16cid:paraId="25082080" w16cid:durableId="455E3F5E"/>
  <w16cid:commentId w16cid:paraId="3A498C17" w16cid:durableId="3A498C17"/>
  <w16cid:commentId w16cid:paraId="6103A515" w16cid:durableId="6103A515"/>
  <w16cid:commentId w16cid:paraId="49D481FA" w16cid:durableId="49D481FA"/>
  <w16cid:commentId w16cid:paraId="781820A8" w16cid:durableId="122E0598"/>
  <w16cid:commentId w16cid:paraId="103DC8BB" w16cid:durableId="103DC8BB"/>
  <w16cid:commentId w16cid:paraId="1B0EB93B" w16cid:durableId="1B0EB93B"/>
  <w16cid:commentId w16cid:paraId="5FB34441" w16cid:durableId="767D8866"/>
  <w16cid:commentId w16cid:paraId="7EBBAB79" w16cid:durableId="07963932"/>
  <w16cid:commentId w16cid:paraId="62A4D558" w16cid:durableId="0FF09DC7"/>
  <w16cid:commentId w16cid:paraId="6C1680D7" w16cid:durableId="73F04487"/>
  <w16cid:commentId w16cid:paraId="4AD0C63A" w16cid:durableId="4AD0C63A"/>
  <w16cid:commentId w16cid:paraId="7E50A8A0" w16cid:durableId="77990FDA"/>
  <w16cid:commentId w16cid:paraId="14D48AA9" w16cid:durableId="33F33250"/>
  <w16cid:commentId w16cid:paraId="1A9B7CF5" w16cid:durableId="1EF8DEEE"/>
  <w16cid:commentId w16cid:paraId="7B57AC8C" w16cid:durableId="13B718D8"/>
  <w16cid:commentId w16cid:paraId="26123D8F" w16cid:durableId="00D9646F"/>
  <w16cid:commentId w16cid:paraId="3F72CA7D" w16cid:durableId="3F72CA7D"/>
  <w16cid:commentId w16cid:paraId="55CC450D" w16cid:durableId="3D41936B"/>
  <w16cid:commentId w16cid:paraId="0FBF0C77" w16cid:durableId="530B82F9"/>
  <w16cid:commentId w16cid:paraId="0774F2CA" w16cid:durableId="1911F5EA"/>
  <w16cid:commentId w16cid:paraId="5158746C" w16cid:durableId="3E3250DC"/>
  <w16cid:commentId w16cid:paraId="6EDBDB36" w16cid:durableId="14BC972F"/>
  <w16cid:commentId w16cid:paraId="6AED6F8F" w16cid:durableId="6AED6F8F"/>
  <w16cid:commentId w16cid:paraId="214DDDAE" w16cid:durableId="214DDDAE"/>
  <w16cid:commentId w16cid:paraId="2DDF7441" w16cid:durableId="21252A71"/>
  <w16cid:commentId w16cid:paraId="717A7535" w16cid:durableId="2FAB894A"/>
  <w16cid:commentId w16cid:paraId="471C175F" w16cid:durableId="328343EC"/>
  <w16cid:commentId w16cid:paraId="3F5CBF91" w16cid:durableId="3F5CBF91"/>
  <w16cid:commentId w16cid:paraId="515541F2" w16cid:durableId="515541F2"/>
  <w16cid:commentId w16cid:paraId="5D2B1410" w16cid:durableId="5B93EC54"/>
  <w16cid:commentId w16cid:paraId="7A8A2A8C" w16cid:durableId="2FB65F51"/>
  <w16cid:commentId w16cid:paraId="7AFFDECE" w16cid:durableId="63CFBF18"/>
  <w16cid:commentId w16cid:paraId="065634BD" w16cid:durableId="661490C0"/>
  <w16cid:commentId w16cid:paraId="3624A4B6" w16cid:durableId="5A3BC054"/>
  <w16cid:commentId w16cid:paraId="79B6125F" w16cid:durableId="2A83E683"/>
  <w16cid:commentId w16cid:paraId="413AAB7F" w16cid:durableId="27F09CCE"/>
  <w16cid:commentId w16cid:paraId="12D4D265" w16cid:durableId="35539E41"/>
  <w16cid:commentId w16cid:paraId="4F0DEDB0" w16cid:durableId="1A6174E8"/>
  <w16cid:commentId w16cid:paraId="73444E19" w16cid:durableId="1D607B9A"/>
  <w16cid:commentId w16cid:paraId="475D27EC" w16cid:durableId="178DA980"/>
  <w16cid:commentId w16cid:paraId="52FF2119" w16cid:durableId="28E4B3BD"/>
  <w16cid:commentId w16cid:paraId="23F7D8D2" w16cid:durableId="7E4FBEDC"/>
  <w16cid:commentId w16cid:paraId="123C5726" w16cid:durableId="5E04CB7B"/>
  <w16cid:commentId w16cid:paraId="265F6211" w16cid:durableId="31DC7840"/>
  <w16cid:commentId w16cid:paraId="4FF9DC78" w16cid:durableId="07370646"/>
  <w16cid:commentId w16cid:paraId="1E68D18B" w16cid:durableId="1B4F4D19"/>
  <w16cid:commentId w16cid:paraId="360BDF61" w16cid:durableId="6382BF4E"/>
  <w16cid:commentId w16cid:paraId="6D1C97B3" w16cid:durableId="64E47C21"/>
  <w16cid:commentId w16cid:paraId="0AB87018" w16cid:durableId="4AA96399"/>
  <w16cid:commentId w16cid:paraId="4607FB0A" w16cid:durableId="27B751D3"/>
  <w16cid:commentId w16cid:paraId="0A365149" w16cid:durableId="06D28400"/>
  <w16cid:commentId w16cid:paraId="6FD6CBE6" w16cid:durableId="5045982B"/>
  <w16cid:commentId w16cid:paraId="1289EC4C" w16cid:durableId="1289EC4C"/>
  <w16cid:commentId w16cid:paraId="0BC3B94C" w16cid:durableId="177AD865"/>
  <w16cid:commentId w16cid:paraId="4A7ADAC3" w16cid:durableId="4AB4A9B7"/>
  <w16cid:commentId w16cid:paraId="60C725AF" w16cid:durableId="5F7F510A"/>
  <w16cid:commentId w16cid:paraId="0EC4B9E9" w16cid:durableId="061D2E3B"/>
  <w16cid:commentId w16cid:paraId="6BE30D1B" w16cid:durableId="5BD58540"/>
  <w16cid:commentId w16cid:paraId="1F667468" w16cid:durableId="33AAB9D8"/>
  <w16cid:commentId w16cid:paraId="744ACE15" w16cid:durableId="39ABA793"/>
  <w16cid:commentId w16cid:paraId="4BF539BD" w16cid:durableId="77BBE0B6"/>
  <w16cid:commentId w16cid:paraId="2ECCF6AA" w16cid:durableId="5FE4697E"/>
  <w16cid:commentId w16cid:paraId="3C1E4C98" w16cid:durableId="4F8099A7"/>
  <w16cid:commentId w16cid:paraId="0C78A027" w16cid:durableId="7EE0113C"/>
  <w16cid:commentId w16cid:paraId="7D093863" w16cid:durableId="60750DEF"/>
  <w16cid:commentId w16cid:paraId="3B061FA7" w16cid:durableId="2A12AD67"/>
  <w16cid:commentId w16cid:paraId="1EB159F4" w16cid:durableId="208BA8CD"/>
  <w16cid:commentId w16cid:paraId="0773E2E0" w16cid:durableId="63AC04B2"/>
  <w16cid:commentId w16cid:paraId="5447FA5F" w16cid:durableId="5A6266DC"/>
  <w16cid:commentId w16cid:paraId="1B68C9C2" w16cid:durableId="2F532266"/>
  <w16cid:commentId w16cid:paraId="75259B8B" w16cid:durableId="5A22F8F8"/>
  <w16cid:commentId w16cid:paraId="7C421ED7" w16cid:durableId="7C421ED7"/>
  <w16cid:commentId w16cid:paraId="5584695D" w16cid:durableId="2AC31A5A"/>
  <w16cid:commentId w16cid:paraId="73C8A44D" w16cid:durableId="73C8A44D"/>
  <w16cid:commentId w16cid:paraId="076B4425" w16cid:durableId="76F0B2D2"/>
  <w16cid:commentId w16cid:paraId="520B983F" w16cid:durableId="19628FC4"/>
  <w16cid:commentId w16cid:paraId="22A2ED0C" w16cid:durableId="3B549AF5"/>
  <w16cid:commentId w16cid:paraId="3F9B8422" w16cid:durableId="0839E7F7"/>
  <w16cid:commentId w16cid:paraId="7C501F17" w16cid:durableId="7C501F17"/>
  <w16cid:commentId w16cid:paraId="427A1037" w16cid:durableId="427A1037"/>
  <w16cid:commentId w16cid:paraId="09F92392" w16cid:durableId="417F3877"/>
  <w16cid:commentId w16cid:paraId="6B82A030" w16cid:durableId="4639DBAA"/>
  <w16cid:commentId w16cid:paraId="367F4D33" w16cid:durableId="5632E7C5"/>
  <w16cid:commentId w16cid:paraId="3544C596" w16cid:durableId="7D9EDA31"/>
  <w16cid:commentId w16cid:paraId="47CD191F" w16cid:durableId="053C67BC"/>
  <w16cid:commentId w16cid:paraId="533F50F3" w16cid:durableId="533F50F3"/>
  <w16cid:commentId w16cid:paraId="19520793" w16cid:durableId="7E7D9ED2"/>
  <w16cid:commentId w16cid:paraId="4412CB90" w16cid:durableId="15CE8250"/>
  <w16cid:commentId w16cid:paraId="25A34CEE" w16cid:durableId="3C5DFC34"/>
  <w16cid:commentId w16cid:paraId="4019650C" w16cid:durableId="1862F590"/>
  <w16cid:commentId w16cid:paraId="35E30DDB" w16cid:durableId="3A189A16"/>
  <w16cid:commentId w16cid:paraId="450C5F55" w16cid:durableId="69DAAA8F"/>
  <w16cid:commentId w16cid:paraId="566E4738" w16cid:durableId="664B5B60"/>
  <w16cid:commentId w16cid:paraId="3268B961" w16cid:durableId="128C26FA"/>
  <w16cid:commentId w16cid:paraId="65AF080A" w16cid:durableId="60570135"/>
  <w16cid:commentId w16cid:paraId="4E7B3663" w16cid:durableId="49E46AE0"/>
  <w16cid:commentId w16cid:paraId="2299930C" w16cid:durableId="7982F541"/>
  <w16cid:commentId w16cid:paraId="0BBD0DBF" w16cid:durableId="0DBB734E"/>
  <w16cid:commentId w16cid:paraId="49099FE0" w16cid:durableId="67B4AA1D"/>
  <w16cid:commentId w16cid:paraId="07BEBD80" w16cid:durableId="0D86DDBA"/>
  <w16cid:commentId w16cid:paraId="1AC742AD" w16cid:durableId="630C4722"/>
  <w16cid:commentId w16cid:paraId="18256FDE" w16cid:durableId="11728455"/>
  <w16cid:commentId w16cid:paraId="1BC8F3AC" w16cid:durableId="78E51E85"/>
  <w16cid:commentId w16cid:paraId="7F8BF99C" w16cid:durableId="6C07CE7A"/>
  <w16cid:commentId w16cid:paraId="69760867" w16cid:durableId="39EC9C38"/>
  <w16cid:commentId w16cid:paraId="51721B68" w16cid:durableId="48A7EFDB"/>
  <w16cid:commentId w16cid:paraId="0B704299" w16cid:durableId="7C3657D4"/>
  <w16cid:commentId w16cid:paraId="6A6E2952" w16cid:durableId="7A09D8A4"/>
  <w16cid:commentId w16cid:paraId="7956BFAB" w16cid:durableId="35CB8C02"/>
  <w16cid:commentId w16cid:paraId="69E216B2" w16cid:durableId="2BAFCC8E"/>
  <w16cid:commentId w16cid:paraId="7E9D444C" w16cid:durableId="6CD78CCA"/>
  <w16cid:commentId w16cid:paraId="5530B88F" w16cid:durableId="1CC9B023"/>
  <w16cid:commentId w16cid:paraId="54D712D7" w16cid:durableId="4A8601DC"/>
  <w16cid:commentId w16cid:paraId="41C67821" w16cid:durableId="41C7D9D4"/>
  <w16cid:commentId w16cid:paraId="3DC09F1B" w16cid:durableId="631EDA60"/>
  <w16cid:commentId w16cid:paraId="31445A0C" w16cid:durableId="0DD8A4D1"/>
  <w16cid:commentId w16cid:paraId="1A9D88FD" w16cid:durableId="1A9D88FD"/>
  <w16cid:commentId w16cid:paraId="59F72D7C" w16cid:durableId="03AEFC71"/>
  <w16cid:commentId w16cid:paraId="5533A2A6" w16cid:durableId="48ABE5A3"/>
  <w16cid:commentId w16cid:paraId="3AB9DC8D" w16cid:durableId="057E4210"/>
  <w16cid:commentId w16cid:paraId="406F18FE" w16cid:durableId="6EE83288"/>
  <w16cid:commentId w16cid:paraId="645FD815" w16cid:durableId="297943B0"/>
  <w16cid:commentId w16cid:paraId="4DF7D0B2" w16cid:durableId="43F7C403"/>
  <w16cid:commentId w16cid:paraId="36C27930" w16cid:durableId="0D1B1B8C"/>
  <w16cid:commentId w16cid:paraId="474CB66A" w16cid:durableId="263BBF9A"/>
  <w16cid:commentId w16cid:paraId="2AE6B424" w16cid:durableId="3409479D"/>
  <w16cid:commentId w16cid:paraId="47CAA5AF" w16cid:durableId="7968B06C"/>
  <w16cid:commentId w16cid:paraId="732F1793" w16cid:durableId="0C3CA655"/>
  <w16cid:commentId w16cid:paraId="04804B93" w16cid:durableId="595E7318"/>
  <w16cid:commentId w16cid:paraId="60EFC04C" w16cid:durableId="2E0F2193"/>
  <w16cid:commentId w16cid:paraId="356BDAF1" w16cid:durableId="3353AE3F"/>
  <w16cid:commentId w16cid:paraId="221DD15C" w16cid:durableId="3361DB52"/>
  <w16cid:commentId w16cid:paraId="103AE700" w16cid:durableId="76AB3F66"/>
  <w16cid:commentId w16cid:paraId="70D84D1D" w16cid:durableId="53F4D74C"/>
  <w16cid:commentId w16cid:paraId="2809F695" w16cid:durableId="73ABCBEF"/>
  <w16cid:commentId w16cid:paraId="03F0D231" w16cid:durableId="37E577BF"/>
  <w16cid:commentId w16cid:paraId="227E1AA0" w16cid:durableId="790130B6"/>
  <w16cid:commentId w16cid:paraId="453A0733" w16cid:durableId="7DD602DA"/>
  <w16cid:commentId w16cid:paraId="3AFFB991" w16cid:durableId="1EB80061"/>
  <w16cid:commentId w16cid:paraId="0A7E1E58" w16cid:durableId="4E495CA2"/>
  <w16cid:commentId w16cid:paraId="1A8E2F83" w16cid:durableId="08034FAD"/>
  <w16cid:commentId w16cid:paraId="5D1A95EB" w16cid:durableId="356C58AA"/>
  <w16cid:commentId w16cid:paraId="2F6AE485" w16cid:durableId="2F6AE485"/>
  <w16cid:commentId w16cid:paraId="57D9422C" w16cid:durableId="2732D319"/>
  <w16cid:commentId w16cid:paraId="534E78ED" w16cid:durableId="3789794D"/>
  <w16cid:commentId w16cid:paraId="0A39E408" w16cid:durableId="42325B56"/>
  <w16cid:commentId w16cid:paraId="5E5C44F7" w16cid:durableId="0B8CF222"/>
  <w16cid:commentId w16cid:paraId="132EF040" w16cid:durableId="132EF040"/>
  <w16cid:commentId w16cid:paraId="7A6C9775" w16cid:durableId="62A7CE54"/>
  <w16cid:commentId w16cid:paraId="0BF3F8F5" w16cid:durableId="0BF3F8F5"/>
  <w16cid:commentId w16cid:paraId="10B15751" w16cid:durableId="0EA2DC36"/>
  <w16cid:commentId w16cid:paraId="60CBFA88" w16cid:durableId="09E42E85"/>
  <w16cid:commentId w16cid:paraId="60911435" w16cid:durableId="38614D47"/>
  <w16cid:commentId w16cid:paraId="56E65A3C" w16cid:durableId="173DCA88"/>
  <w16cid:commentId w16cid:paraId="1A1E7790" w16cid:durableId="119DF5EC"/>
  <w16cid:commentId w16cid:paraId="59A86389" w16cid:durableId="59A86389"/>
  <w16cid:commentId w16cid:paraId="55E12578" w16cid:durableId="4CD086F4"/>
  <w16cid:commentId w16cid:paraId="0180A19C" w16cid:durableId="0180A19C"/>
  <w16cid:commentId w16cid:paraId="0BDDF289" w16cid:durableId="0DAADE2D"/>
  <w16cid:commentId w16cid:paraId="769B9377" w16cid:durableId="372854CB"/>
  <w16cid:commentId w16cid:paraId="16DE8686" w16cid:durableId="16DE8686"/>
  <w16cid:commentId w16cid:paraId="385D3E45" w16cid:durableId="1A2FC969"/>
  <w16cid:commentId w16cid:paraId="04B65038" w16cid:durableId="222E6535"/>
  <w16cid:commentId w16cid:paraId="63EFFE01" w16cid:durableId="218D1511"/>
  <w16cid:commentId w16cid:paraId="070BDDFF" w16cid:durableId="737AE48E"/>
  <w16cid:commentId w16cid:paraId="0B67AD2C" w16cid:durableId="0B67AD2C"/>
  <w16cid:commentId w16cid:paraId="1B2679B8" w16cid:durableId="04BCA4DB"/>
  <w16cid:commentId w16cid:paraId="0B9D6C17" w16cid:durableId="0B9D6C17"/>
  <w16cid:commentId w16cid:paraId="39B5CC8E" w16cid:durableId="1A53C02F"/>
  <w16cid:commentId w16cid:paraId="2A45F652" w16cid:durableId="5E108670"/>
  <w16cid:commentId w16cid:paraId="36A33195" w16cid:durableId="5388BF36"/>
  <w16cid:commentId w16cid:paraId="3CD0821A" w16cid:durableId="10CE867A"/>
  <w16cid:commentId w16cid:paraId="734A2DF5" w16cid:durableId="4A0C50C1"/>
  <w16cid:commentId w16cid:paraId="6716A95A" w16cid:durableId="5DA49B4D"/>
  <w16cid:commentId w16cid:paraId="42F1C220" w16cid:durableId="42F1C220"/>
  <w16cid:commentId w16cid:paraId="0B7F6E1C" w16cid:durableId="0254656B"/>
  <w16cid:commentId w16cid:paraId="59BA8245" w16cid:durableId="59BA8245"/>
  <w16cid:commentId w16cid:paraId="19878CF4" w16cid:durableId="18E9843C"/>
  <w16cid:commentId w16cid:paraId="3D6D7517" w16cid:durableId="1B9EFE10"/>
  <w16cid:commentId w16cid:paraId="5E1833FF" w16cid:durableId="19DDB04A"/>
  <w16cid:commentId w16cid:paraId="20BD4856" w16cid:durableId="4324A5C4"/>
  <w16cid:commentId w16cid:paraId="7868BDCB" w16cid:durableId="065665FA"/>
  <w16cid:commentId w16cid:paraId="1EB9B736" w16cid:durableId="1F6E4749"/>
  <w16cid:commentId w16cid:paraId="0AE34CE4" w16cid:durableId="0AE34CE4"/>
  <w16cid:commentId w16cid:paraId="64E3D89F" w16cid:durableId="20EFF6F9"/>
  <w16cid:commentId w16cid:paraId="00E4E5A8" w16cid:durableId="00E4E5A8"/>
  <w16cid:commentId w16cid:paraId="07DB2DFB" w16cid:durableId="41C47377"/>
  <w16cid:commentId w16cid:paraId="13D1DF55" w16cid:durableId="0E12F542"/>
  <w16cid:commentId w16cid:paraId="31384611" w16cid:durableId="39B612A4"/>
  <w16cid:commentId w16cid:paraId="4F6F8296" w16cid:durableId="624F5411"/>
  <w16cid:commentId w16cid:paraId="234A55A2" w16cid:durableId="234A55A2"/>
  <w16cid:commentId w16cid:paraId="0982637B" w16cid:durableId="35B824AC"/>
  <w16cid:commentId w16cid:paraId="212F75F2" w16cid:durableId="4AF0E5EB"/>
  <w16cid:commentId w16cid:paraId="48AAE761" w16cid:durableId="40398C1A"/>
  <w16cid:commentId w16cid:paraId="7A06460A" w16cid:durableId="7A06460A"/>
  <w16cid:commentId w16cid:paraId="002A29E8" w16cid:durableId="16184615"/>
  <w16cid:commentId w16cid:paraId="3F91AF3C" w16cid:durableId="08314C96"/>
  <w16cid:commentId w16cid:paraId="76166A1E" w16cid:durableId="3DAE6554"/>
  <w16cid:commentId w16cid:paraId="41E2F11C" w16cid:durableId="41E2F11C"/>
  <w16cid:commentId w16cid:paraId="042A322D" w16cid:durableId="1D1CF86D"/>
  <w16cid:commentId w16cid:paraId="1B8C2330" w16cid:durableId="2169BBD1"/>
  <w16cid:commentId w16cid:paraId="5E9560B0" w16cid:durableId="63B10EF4"/>
  <w16cid:commentId w16cid:paraId="3326F3A1" w16cid:durableId="62091800"/>
  <w16cid:commentId w16cid:paraId="560F9478" w16cid:durableId="7C1AD2DB"/>
  <w16cid:commentId w16cid:paraId="4024D2DB" w16cid:durableId="7A429D39"/>
  <w16cid:commentId w16cid:paraId="17EF6F11" w16cid:durableId="19123FF4"/>
  <w16cid:commentId w16cid:paraId="511CBC4C" w16cid:durableId="4A0FE1AC"/>
  <w16cid:commentId w16cid:paraId="3781ECD6" w16cid:durableId="64FAFB0E"/>
  <w16cid:commentId w16cid:paraId="04421256" w16cid:durableId="0A42B78A"/>
  <w16cid:commentId w16cid:paraId="098B1C06" w16cid:durableId="17437E76"/>
  <w16cid:commentId w16cid:paraId="61CE726A" w16cid:durableId="31793239"/>
  <w16cid:commentId w16cid:paraId="57F1DB8C" w16cid:durableId="4F6C22C5"/>
  <w16cid:commentId w16cid:paraId="0C820C84" w16cid:durableId="0C820C84"/>
  <w16cid:commentId w16cid:paraId="3940C817" w16cid:durableId="53F7D727"/>
  <w16cid:commentId w16cid:paraId="50C0212B" w16cid:durableId="296768C7"/>
  <w16cid:commentId w16cid:paraId="14622343" w16cid:durableId="14622343"/>
  <w16cid:commentId w16cid:paraId="6FFCB896" w16cid:durableId="2B628A06"/>
  <w16cid:commentId w16cid:paraId="5731617A" w16cid:durableId="75A5B21E"/>
  <w16cid:commentId w16cid:paraId="2ABB4D4A" w16cid:durableId="7EB61330"/>
  <w16cid:commentId w16cid:paraId="73BCB369" w16cid:durableId="3FE842B2"/>
  <w16cid:commentId w16cid:paraId="6410CB38" w16cid:durableId="6410CB38"/>
  <w16cid:commentId w16cid:paraId="05080602" w16cid:durableId="05080602"/>
  <w16cid:commentId w16cid:paraId="1854DF16" w16cid:durableId="0371AD25"/>
  <w16cid:commentId w16cid:paraId="3CDDDCD5" w16cid:durableId="1FEF926E"/>
  <w16cid:commentId w16cid:paraId="6EB50320" w16cid:durableId="0FA95335"/>
  <w16cid:commentId w16cid:paraId="75924D00" w16cid:durableId="5AB4DB29"/>
  <w16cid:commentId w16cid:paraId="5517F7E9" w16cid:durableId="1DE90A50"/>
  <w16cid:commentId w16cid:paraId="4250F658" w16cid:durableId="40187500"/>
  <w16cid:commentId w16cid:paraId="1286D6D1" w16cid:durableId="4597ECD4"/>
  <w16cid:commentId w16cid:paraId="54D3E585" w16cid:durableId="6B7C3EE4"/>
  <w16cid:commentId w16cid:paraId="3FD659E9" w16cid:durableId="6954C26B"/>
  <w16cid:commentId w16cid:paraId="11B43CD0" w16cid:durableId="3591756A"/>
  <w16cid:commentId w16cid:paraId="09C11BB0" w16cid:durableId="664AD535"/>
  <w16cid:commentId w16cid:paraId="015271DE" w16cid:durableId="61D4A090"/>
  <w16cid:commentId w16cid:paraId="5179B65C" w16cid:durableId="68C01749"/>
  <w16cid:commentId w16cid:paraId="2BE58B12" w16cid:durableId="58AD3429"/>
  <w16cid:commentId w16cid:paraId="79C8CA70" w16cid:durableId="6F9FAAC7"/>
  <w16cid:commentId w16cid:paraId="6106ED75" w16cid:durableId="1E2E4748"/>
  <w16cid:commentId w16cid:paraId="37B3451D" w16cid:durableId="37B3451D"/>
  <w16cid:commentId w16cid:paraId="31091FCB" w16cid:durableId="7D141300"/>
  <w16cid:commentId w16cid:paraId="3899AD6E" w16cid:durableId="7E534E3B"/>
  <w16cid:commentId w16cid:paraId="44325485" w16cid:durableId="010E40F9"/>
  <w16cid:commentId w16cid:paraId="1AD61801" w16cid:durableId="42F8FC71"/>
  <w16cid:commentId w16cid:paraId="11281A7C" w16cid:durableId="1C40A9A2"/>
  <w16cid:commentId w16cid:paraId="0D6A57B5" w16cid:durableId="0D6A57B5"/>
  <w16cid:commentId w16cid:paraId="791D7EB5" w16cid:durableId="5DEF90DB"/>
  <w16cid:commentId w16cid:paraId="209F9BE4" w16cid:durableId="2F3FEA5D"/>
  <w16cid:commentId w16cid:paraId="3B61D3C1" w16cid:durableId="1C78DAF7"/>
  <w16cid:commentId w16cid:paraId="6C130D3A" w16cid:durableId="1571C823"/>
  <w16cid:commentId w16cid:paraId="0A496CED" w16cid:durableId="29D2DE2A"/>
  <w16cid:commentId w16cid:paraId="11334CFE" w16cid:durableId="162F0269"/>
  <w16cid:commentId w16cid:paraId="5617196A" w16cid:durableId="5617196A"/>
  <w16cid:commentId w16cid:paraId="5ED76F20" w16cid:durableId="4535DD00"/>
  <w16cid:commentId w16cid:paraId="19F34BB0" w16cid:durableId="06CDAA52"/>
  <w16cid:commentId w16cid:paraId="7E7F0E2D" w16cid:durableId="0770E2B3"/>
  <w16cid:commentId w16cid:paraId="499BAA49" w16cid:durableId="3365439F"/>
  <w16cid:commentId w16cid:paraId="29397D9A" w16cid:durableId="3255EE9F"/>
  <w16cid:commentId w16cid:paraId="068B43AE" w16cid:durableId="068B43AE"/>
  <w16cid:commentId w16cid:paraId="2BEE5F9D" w16cid:durableId="033F1E4A"/>
  <w16cid:commentId w16cid:paraId="2819D583" w16cid:durableId="2819D583"/>
  <w16cid:commentId w16cid:paraId="46DBEF6D" w16cid:durableId="6B440126"/>
  <w16cid:commentId w16cid:paraId="5436218D" w16cid:durableId="5D2479A0"/>
  <w16cid:commentId w16cid:paraId="00C29324" w16cid:durableId="4B364712"/>
  <w16cid:commentId w16cid:paraId="73C2C7A0" w16cid:durableId="17FB9801"/>
  <w16cid:commentId w16cid:paraId="532B2698" w16cid:durableId="2FC69C24"/>
  <w16cid:commentId w16cid:paraId="444D8F29" w16cid:durableId="3050CDFE"/>
  <w16cid:commentId w16cid:paraId="15A758E2" w16cid:durableId="67D4CC8C"/>
  <w16cid:commentId w16cid:paraId="14DC351E" w16cid:durableId="6F1E43E0"/>
  <w16cid:commentId w16cid:paraId="3DDE25DD" w16cid:durableId="3DDE25DD"/>
  <w16cid:commentId w16cid:paraId="08C80AD1" w16cid:durableId="5950CE9B"/>
  <w16cid:commentId w16cid:paraId="194FC9D2" w16cid:durableId="23319BE1"/>
  <w16cid:commentId w16cid:paraId="2ADFE867" w16cid:durableId="33D0A4A7"/>
  <w16cid:commentId w16cid:paraId="7A652D39" w16cid:durableId="63A8B219"/>
  <w16cid:commentId w16cid:paraId="337AECEB" w16cid:durableId="4DA5BA92"/>
  <w16cid:commentId w16cid:paraId="6DA5EE49" w16cid:durableId="4AA54FFC"/>
  <w16cid:commentId w16cid:paraId="18587A2B" w16cid:durableId="49EAEA37"/>
  <w16cid:commentId w16cid:paraId="381062C4" w16cid:durableId="52BD53F5"/>
  <w16cid:commentId w16cid:paraId="651F9D83" w16cid:durableId="184AF867"/>
  <w16cid:commentId w16cid:paraId="5A67067E" w16cid:durableId="3D5B3128"/>
  <w16cid:commentId w16cid:paraId="3F5959EA" w16cid:durableId="0E220A28"/>
  <w16cid:commentId w16cid:paraId="21E740BC" w16cid:durableId="51C5E3FB"/>
  <w16cid:commentId w16cid:paraId="7CC626A9" w16cid:durableId="0788BD65"/>
  <w16cid:commentId w16cid:paraId="4340E274" w16cid:durableId="23527A17"/>
  <w16cid:commentId w16cid:paraId="739F4E5F" w16cid:durableId="5C8F284D"/>
  <w16cid:commentId w16cid:paraId="04559EB6" w16cid:durableId="4CA01127"/>
  <w16cid:commentId w16cid:paraId="5EEE1F4D" w16cid:durableId="7A7ADAD3"/>
  <w16cid:commentId w16cid:paraId="222210EC" w16cid:durableId="60629A14"/>
  <w16cid:commentId w16cid:paraId="47E42A3B" w16cid:durableId="39AD03B2"/>
  <w16cid:commentId w16cid:paraId="3739A846" w16cid:durableId="5EFAA555"/>
  <w16cid:commentId w16cid:paraId="028F2BA8" w16cid:durableId="62D3E960"/>
  <w16cid:commentId w16cid:paraId="2A1BA4B1" w16cid:durableId="371224CC"/>
  <w16cid:commentId w16cid:paraId="20D2E2C1" w16cid:durableId="2F5554DD"/>
  <w16cid:commentId w16cid:paraId="77093E69" w16cid:durableId="4F4C1B82"/>
  <w16cid:commentId w16cid:paraId="7BBE6B67" w16cid:durableId="7BBE6B67"/>
  <w16cid:commentId w16cid:paraId="32B5800D" w16cid:durableId="6FF56071"/>
  <w16cid:commentId w16cid:paraId="6306297A" w16cid:durableId="423059D0"/>
  <w16cid:commentId w16cid:paraId="67F7EC5B" w16cid:durableId="6E4136A9"/>
  <w16cid:commentId w16cid:paraId="6C4189DD" w16cid:durableId="4ECACB68"/>
  <w16cid:commentId w16cid:paraId="4D82FE9E" w16cid:durableId="1587C124"/>
  <w16cid:commentId w16cid:paraId="64D905C8" w16cid:durableId="0BDD6C20"/>
  <w16cid:commentId w16cid:paraId="78698A52" w16cid:durableId="461459E9"/>
  <w16cid:commentId w16cid:paraId="4F311BD0" w16cid:durableId="581459B9"/>
  <w16cid:commentId w16cid:paraId="6DAE5CB4" w16cid:durableId="7DEB1DA4"/>
  <w16cid:commentId w16cid:paraId="52BDAE08" w16cid:durableId="18E6982A"/>
  <w16cid:commentId w16cid:paraId="42FD4EE4" w16cid:durableId="159CCD34"/>
  <w16cid:commentId w16cid:paraId="193578CC" w16cid:durableId="27A40053"/>
  <w16cid:commentId w16cid:paraId="4DD68495" w16cid:durableId="635902C9"/>
  <w16cid:commentId w16cid:paraId="3A62DA0A" w16cid:durableId="752AB3EE"/>
  <w16cid:commentId w16cid:paraId="5B5D3B33" w16cid:durableId="4DE9B836"/>
  <w16cid:commentId w16cid:paraId="62260A81" w16cid:durableId="687C6210"/>
  <w16cid:commentId w16cid:paraId="3E5CBDA0" w16cid:durableId="102C4E13"/>
  <w16cid:commentId w16cid:paraId="708D6248" w16cid:durableId="1AB983B9"/>
  <w16cid:commentId w16cid:paraId="58C85781" w16cid:durableId="250D27F0"/>
  <w16cid:commentId w16cid:paraId="7701196F" w16cid:durableId="1F988E99"/>
  <w16cid:commentId w16cid:paraId="3E406946" w16cid:durableId="3E406946"/>
  <w16cid:commentId w16cid:paraId="2A87BA6E" w16cid:durableId="108D1A9E"/>
  <w16cid:commentId w16cid:paraId="20C7C0CC" w16cid:durableId="1E6FECEF"/>
  <w16cid:commentId w16cid:paraId="21FEB40A" w16cid:durableId="17CF47D3"/>
  <w16cid:commentId w16cid:paraId="47D09811" w16cid:durableId="450ABE7C"/>
  <w16cid:commentId w16cid:paraId="1FD619E2" w16cid:durableId="26FCEB95"/>
  <w16cid:commentId w16cid:paraId="2BBCAAF6" w16cid:durableId="43BAA9EC"/>
  <w16cid:commentId w16cid:paraId="2605FD05" w16cid:durableId="1D1E7529"/>
  <w16cid:commentId w16cid:paraId="24EA47E8" w16cid:durableId="6D6EEE07"/>
  <w16cid:commentId w16cid:paraId="73733388" w16cid:durableId="22414A39"/>
  <w16cid:commentId w16cid:paraId="17A9D5DF" w16cid:durableId="3ED007AF"/>
  <w16cid:commentId w16cid:paraId="265C73DF" w16cid:durableId="28CF7324"/>
  <w16cid:commentId w16cid:paraId="2A30FC53" w16cid:durableId="63809DBD"/>
  <w16cid:commentId w16cid:paraId="5BE71E39" w16cid:durableId="45AFB919"/>
  <w16cid:commentId w16cid:paraId="47730F66" w16cid:durableId="5C93B478"/>
  <w16cid:commentId w16cid:paraId="44A2502B" w16cid:durableId="250FF14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EC7123" w14:textId="77777777" w:rsidR="00F26577" w:rsidRDefault="00F26577" w:rsidP="00717FE0">
      <w:pPr>
        <w:spacing w:after="0" w:line="240" w:lineRule="auto"/>
      </w:pPr>
      <w:r>
        <w:separator/>
      </w:r>
    </w:p>
  </w:endnote>
  <w:endnote w:type="continuationSeparator" w:id="0">
    <w:p w14:paraId="534D93A0" w14:textId="77777777" w:rsidR="00F26577" w:rsidRDefault="00F26577" w:rsidP="00717F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01E59A" w14:textId="77777777" w:rsidR="00F26577" w:rsidRDefault="00F26577" w:rsidP="00717FE0">
      <w:pPr>
        <w:spacing w:after="0" w:line="240" w:lineRule="auto"/>
      </w:pPr>
      <w:r>
        <w:separator/>
      </w:r>
    </w:p>
  </w:footnote>
  <w:footnote w:type="continuationSeparator" w:id="0">
    <w:p w14:paraId="1866D185" w14:textId="77777777" w:rsidR="00F26577" w:rsidRDefault="00F26577" w:rsidP="00717F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80ACCD3A"/>
    <w:lvl w:ilvl="0">
      <w:start w:val="1"/>
      <w:numFmt w:val="decimal"/>
      <w:pStyle w:val="Kapitel"/>
      <w:suff w:val="nothing"/>
      <w:lvlText w:val="Kapitel %1"/>
      <w:lvlJc w:val="left"/>
    </w:lvl>
    <w:lvl w:ilvl="1">
      <w:start w:val="1"/>
      <w:numFmt w:val="decimal"/>
      <w:suff w:val="nothing"/>
      <w:lvlText w:val="Kapitel %1.%2"/>
      <w:lvlJc w:val="left"/>
    </w:lvl>
    <w:lvl w:ilvl="2">
      <w:start w:val="1"/>
      <w:numFmt w:val="decimal"/>
      <w:suff w:val="nothing"/>
      <w:lvlText w:val="Kapitel %1.%2.%3"/>
      <w:lvlJc w:val="left"/>
    </w:lvl>
    <w:lvl w:ilvl="3">
      <w:start w:val="1"/>
      <w:numFmt w:val="decimal"/>
      <w:suff w:val="nothing"/>
      <w:lvlText w:val="Kapitel %1.%2.%3.%4"/>
      <w:lvlJc w:val="left"/>
    </w:lvl>
    <w:lvl w:ilvl="4">
      <w:start w:val="1"/>
      <w:numFmt w:val="decimal"/>
      <w:suff w:val="nothing"/>
      <w:lvlText w:val="Kapitel %1.%2.%3.%4.%5"/>
      <w:lvlJc w:val="left"/>
    </w:lvl>
    <w:lvl w:ilvl="5">
      <w:start w:val="1"/>
      <w:numFmt w:val="decimal"/>
      <w:suff w:val="nothing"/>
      <w:lvlText w:val="Kapitel %1.%2.%3.%4.%5.%6"/>
      <w:lvlJc w:val="left"/>
    </w:lvl>
    <w:lvl w:ilvl="6">
      <w:start w:val="1"/>
      <w:numFmt w:val="decimal"/>
      <w:suff w:val="nothing"/>
      <w:lvlText w:val="Kapitel %1.%2.%3.%4.%5.%6.%7"/>
      <w:lvlJc w:val="left"/>
    </w:lvl>
    <w:lvl w:ilvl="7">
      <w:start w:val="1"/>
      <w:numFmt w:val="decimal"/>
      <w:suff w:val="nothing"/>
      <w:lvlText w:val="Kapitel %1.%2.%3.%4.%5.%6.%7.%8"/>
      <w:lvlJc w:val="left"/>
    </w:lvl>
    <w:lvl w:ilvl="8">
      <w:start w:val="1"/>
      <w:numFmt w:val="decimal"/>
      <w:suff w:val="nothing"/>
      <w:lvlText w:val="Kapitel %1.%2.%3.%4.%5.%6.%7.%8.%9"/>
      <w:lvlJc w:val="left"/>
    </w:lvl>
  </w:abstractNum>
  <w:abstractNum w:abstractNumId="1" w15:restartNumberingAfterBreak="0">
    <w:nsid w:val="43943898"/>
    <w:multiLevelType w:val="hybridMultilevel"/>
    <w:tmpl w:val="5340357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09665740">
    <w:abstractNumId w:val="0"/>
  </w:num>
  <w:num w:numId="2" w16cid:durableId="78206743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ktorat Bauer">
    <w15:presenceInfo w15:providerId="None" w15:userId="Lektorat Bauer"/>
  </w15:person>
  <w15:person w15:author="Jens Schnügger">
    <w15:presenceInfo w15:providerId="None" w15:userId="Jens Schnügg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672"/>
    <w:rsid w:val="00015B21"/>
    <w:rsid w:val="00017F11"/>
    <w:rsid w:val="000239F9"/>
    <w:rsid w:val="00027FEE"/>
    <w:rsid w:val="00064ED3"/>
    <w:rsid w:val="00067CCA"/>
    <w:rsid w:val="00071EA0"/>
    <w:rsid w:val="000A7DE9"/>
    <w:rsid w:val="000B21D8"/>
    <w:rsid w:val="000B2D5E"/>
    <w:rsid w:val="000B4E51"/>
    <w:rsid w:val="000B7D64"/>
    <w:rsid w:val="000C4192"/>
    <w:rsid w:val="000D39F1"/>
    <w:rsid w:val="000E56E3"/>
    <w:rsid w:val="000E621A"/>
    <w:rsid w:val="000F6E08"/>
    <w:rsid w:val="001061E1"/>
    <w:rsid w:val="0011448B"/>
    <w:rsid w:val="001158F4"/>
    <w:rsid w:val="00117F23"/>
    <w:rsid w:val="00126971"/>
    <w:rsid w:val="0014267D"/>
    <w:rsid w:val="001455FE"/>
    <w:rsid w:val="001475AE"/>
    <w:rsid w:val="00147D47"/>
    <w:rsid w:val="0015471B"/>
    <w:rsid w:val="00163F73"/>
    <w:rsid w:val="00180AD5"/>
    <w:rsid w:val="00180E01"/>
    <w:rsid w:val="00181A57"/>
    <w:rsid w:val="00182F5C"/>
    <w:rsid w:val="00190A27"/>
    <w:rsid w:val="001932B5"/>
    <w:rsid w:val="00196DAB"/>
    <w:rsid w:val="001C0A84"/>
    <w:rsid w:val="001D204C"/>
    <w:rsid w:val="001D7DDB"/>
    <w:rsid w:val="001E0BE8"/>
    <w:rsid w:val="001E14C4"/>
    <w:rsid w:val="001E43A8"/>
    <w:rsid w:val="001F236F"/>
    <w:rsid w:val="00206B17"/>
    <w:rsid w:val="002242DA"/>
    <w:rsid w:val="00227FC1"/>
    <w:rsid w:val="00231A0F"/>
    <w:rsid w:val="0023415E"/>
    <w:rsid w:val="00246D43"/>
    <w:rsid w:val="00251360"/>
    <w:rsid w:val="00267276"/>
    <w:rsid w:val="002732DB"/>
    <w:rsid w:val="00276656"/>
    <w:rsid w:val="00277E8E"/>
    <w:rsid w:val="00281DD7"/>
    <w:rsid w:val="00284D1F"/>
    <w:rsid w:val="002876EF"/>
    <w:rsid w:val="0029395D"/>
    <w:rsid w:val="00295FB1"/>
    <w:rsid w:val="002B12B7"/>
    <w:rsid w:val="002B164E"/>
    <w:rsid w:val="002C0AC3"/>
    <w:rsid w:val="002C49AF"/>
    <w:rsid w:val="002D4CD9"/>
    <w:rsid w:val="002D541A"/>
    <w:rsid w:val="002E43FF"/>
    <w:rsid w:val="002F51F4"/>
    <w:rsid w:val="002F738D"/>
    <w:rsid w:val="002F7830"/>
    <w:rsid w:val="0030085C"/>
    <w:rsid w:val="0030183F"/>
    <w:rsid w:val="00314C48"/>
    <w:rsid w:val="003150C5"/>
    <w:rsid w:val="00315251"/>
    <w:rsid w:val="00323E1E"/>
    <w:rsid w:val="00323E2F"/>
    <w:rsid w:val="00334FA7"/>
    <w:rsid w:val="0033526F"/>
    <w:rsid w:val="00335E99"/>
    <w:rsid w:val="00336713"/>
    <w:rsid w:val="0034191D"/>
    <w:rsid w:val="00346AF5"/>
    <w:rsid w:val="00350ABE"/>
    <w:rsid w:val="003512DE"/>
    <w:rsid w:val="00352932"/>
    <w:rsid w:val="0035323A"/>
    <w:rsid w:val="00367C4D"/>
    <w:rsid w:val="003702CB"/>
    <w:rsid w:val="00375552"/>
    <w:rsid w:val="0037697C"/>
    <w:rsid w:val="00395058"/>
    <w:rsid w:val="003A32C0"/>
    <w:rsid w:val="003A32D7"/>
    <w:rsid w:val="003A56CF"/>
    <w:rsid w:val="003A643F"/>
    <w:rsid w:val="003C7123"/>
    <w:rsid w:val="003C719E"/>
    <w:rsid w:val="003C7CCB"/>
    <w:rsid w:val="003D189C"/>
    <w:rsid w:val="003D2B1A"/>
    <w:rsid w:val="003D40EA"/>
    <w:rsid w:val="003F5AE0"/>
    <w:rsid w:val="00401228"/>
    <w:rsid w:val="00406798"/>
    <w:rsid w:val="00412258"/>
    <w:rsid w:val="00444442"/>
    <w:rsid w:val="00446A9E"/>
    <w:rsid w:val="00450BA9"/>
    <w:rsid w:val="00451A85"/>
    <w:rsid w:val="00456384"/>
    <w:rsid w:val="00456BF9"/>
    <w:rsid w:val="00457750"/>
    <w:rsid w:val="00463791"/>
    <w:rsid w:val="00494636"/>
    <w:rsid w:val="00496B5C"/>
    <w:rsid w:val="004A07BE"/>
    <w:rsid w:val="004A136B"/>
    <w:rsid w:val="004A311D"/>
    <w:rsid w:val="004A6D91"/>
    <w:rsid w:val="004A7E5D"/>
    <w:rsid w:val="004B32E4"/>
    <w:rsid w:val="004C05D6"/>
    <w:rsid w:val="004C0CB8"/>
    <w:rsid w:val="004F009B"/>
    <w:rsid w:val="004F14AF"/>
    <w:rsid w:val="004F5D31"/>
    <w:rsid w:val="005020DE"/>
    <w:rsid w:val="005058C1"/>
    <w:rsid w:val="00515A77"/>
    <w:rsid w:val="005160EC"/>
    <w:rsid w:val="005204B0"/>
    <w:rsid w:val="0052171A"/>
    <w:rsid w:val="00525FDA"/>
    <w:rsid w:val="00531DAD"/>
    <w:rsid w:val="005335E5"/>
    <w:rsid w:val="005343D8"/>
    <w:rsid w:val="005378CE"/>
    <w:rsid w:val="00546E6B"/>
    <w:rsid w:val="00551AFE"/>
    <w:rsid w:val="0055213B"/>
    <w:rsid w:val="00556CA2"/>
    <w:rsid w:val="0056585F"/>
    <w:rsid w:val="00566FDB"/>
    <w:rsid w:val="0056707B"/>
    <w:rsid w:val="00573D47"/>
    <w:rsid w:val="00583605"/>
    <w:rsid w:val="0059766E"/>
    <w:rsid w:val="005A5788"/>
    <w:rsid w:val="005D5042"/>
    <w:rsid w:val="005E143F"/>
    <w:rsid w:val="005E182F"/>
    <w:rsid w:val="005E5F5B"/>
    <w:rsid w:val="005F044B"/>
    <w:rsid w:val="006115DC"/>
    <w:rsid w:val="00612818"/>
    <w:rsid w:val="00613487"/>
    <w:rsid w:val="006169DE"/>
    <w:rsid w:val="00616DED"/>
    <w:rsid w:val="006175C8"/>
    <w:rsid w:val="00623B68"/>
    <w:rsid w:val="006329E8"/>
    <w:rsid w:val="00632E42"/>
    <w:rsid w:val="006401D5"/>
    <w:rsid w:val="00650D8F"/>
    <w:rsid w:val="00662BCE"/>
    <w:rsid w:val="00663A68"/>
    <w:rsid w:val="006656CF"/>
    <w:rsid w:val="006677F0"/>
    <w:rsid w:val="006729A0"/>
    <w:rsid w:val="00681C08"/>
    <w:rsid w:val="00692217"/>
    <w:rsid w:val="006948F0"/>
    <w:rsid w:val="006A7128"/>
    <w:rsid w:val="006C07F6"/>
    <w:rsid w:val="006C324B"/>
    <w:rsid w:val="006D0E3E"/>
    <w:rsid w:val="006E4FFE"/>
    <w:rsid w:val="006F0DD4"/>
    <w:rsid w:val="00702E63"/>
    <w:rsid w:val="00704F54"/>
    <w:rsid w:val="007175E6"/>
    <w:rsid w:val="00717FE0"/>
    <w:rsid w:val="00721213"/>
    <w:rsid w:val="0073170B"/>
    <w:rsid w:val="00744E15"/>
    <w:rsid w:val="00745BC5"/>
    <w:rsid w:val="007463EA"/>
    <w:rsid w:val="00752030"/>
    <w:rsid w:val="0076249B"/>
    <w:rsid w:val="00763529"/>
    <w:rsid w:val="0076533A"/>
    <w:rsid w:val="007653E0"/>
    <w:rsid w:val="00767FEB"/>
    <w:rsid w:val="00773774"/>
    <w:rsid w:val="00773828"/>
    <w:rsid w:val="007768CC"/>
    <w:rsid w:val="00776943"/>
    <w:rsid w:val="00780173"/>
    <w:rsid w:val="00783B95"/>
    <w:rsid w:val="00785128"/>
    <w:rsid w:val="00791EDA"/>
    <w:rsid w:val="0079235A"/>
    <w:rsid w:val="0079584B"/>
    <w:rsid w:val="00797368"/>
    <w:rsid w:val="007A1DEF"/>
    <w:rsid w:val="007A3651"/>
    <w:rsid w:val="007B12B6"/>
    <w:rsid w:val="007B30C5"/>
    <w:rsid w:val="007B5354"/>
    <w:rsid w:val="007C4624"/>
    <w:rsid w:val="007C5374"/>
    <w:rsid w:val="007D1738"/>
    <w:rsid w:val="007F4BAB"/>
    <w:rsid w:val="008108E4"/>
    <w:rsid w:val="00820346"/>
    <w:rsid w:val="00822F3F"/>
    <w:rsid w:val="008459F3"/>
    <w:rsid w:val="00862F2D"/>
    <w:rsid w:val="00863FE2"/>
    <w:rsid w:val="00872648"/>
    <w:rsid w:val="008734EC"/>
    <w:rsid w:val="00881883"/>
    <w:rsid w:val="00886377"/>
    <w:rsid w:val="008903FB"/>
    <w:rsid w:val="00892660"/>
    <w:rsid w:val="008A63B9"/>
    <w:rsid w:val="008A760C"/>
    <w:rsid w:val="008C3201"/>
    <w:rsid w:val="008C32BC"/>
    <w:rsid w:val="008C6C74"/>
    <w:rsid w:val="008D10D7"/>
    <w:rsid w:val="008D69BB"/>
    <w:rsid w:val="008D7CB2"/>
    <w:rsid w:val="008E0FE0"/>
    <w:rsid w:val="008F1249"/>
    <w:rsid w:val="008F2BA7"/>
    <w:rsid w:val="008F3AEA"/>
    <w:rsid w:val="008F5C37"/>
    <w:rsid w:val="008F76CF"/>
    <w:rsid w:val="00900D65"/>
    <w:rsid w:val="00905175"/>
    <w:rsid w:val="00915CFE"/>
    <w:rsid w:val="00916392"/>
    <w:rsid w:val="00927EE0"/>
    <w:rsid w:val="00931C54"/>
    <w:rsid w:val="009377C7"/>
    <w:rsid w:val="00944672"/>
    <w:rsid w:val="0094618B"/>
    <w:rsid w:val="00950225"/>
    <w:rsid w:val="00950978"/>
    <w:rsid w:val="009707AD"/>
    <w:rsid w:val="009710D5"/>
    <w:rsid w:val="009773B9"/>
    <w:rsid w:val="0099013C"/>
    <w:rsid w:val="009971A7"/>
    <w:rsid w:val="009B1EDF"/>
    <w:rsid w:val="009B68C8"/>
    <w:rsid w:val="009C5FEF"/>
    <w:rsid w:val="009D03ED"/>
    <w:rsid w:val="009D2F01"/>
    <w:rsid w:val="009E0EC5"/>
    <w:rsid w:val="009E439A"/>
    <w:rsid w:val="009F281A"/>
    <w:rsid w:val="009F2ACF"/>
    <w:rsid w:val="009F3810"/>
    <w:rsid w:val="009F431C"/>
    <w:rsid w:val="009F4C9D"/>
    <w:rsid w:val="009F4D52"/>
    <w:rsid w:val="009F5367"/>
    <w:rsid w:val="00A121B6"/>
    <w:rsid w:val="00A20DC4"/>
    <w:rsid w:val="00A3239C"/>
    <w:rsid w:val="00A41A05"/>
    <w:rsid w:val="00A51C62"/>
    <w:rsid w:val="00A56D60"/>
    <w:rsid w:val="00A628C9"/>
    <w:rsid w:val="00A70A32"/>
    <w:rsid w:val="00A72DD0"/>
    <w:rsid w:val="00A81ED2"/>
    <w:rsid w:val="00A903BC"/>
    <w:rsid w:val="00A906FE"/>
    <w:rsid w:val="00A91C97"/>
    <w:rsid w:val="00A934E6"/>
    <w:rsid w:val="00A9789E"/>
    <w:rsid w:val="00AA745F"/>
    <w:rsid w:val="00AB60B9"/>
    <w:rsid w:val="00AC3BC4"/>
    <w:rsid w:val="00AD0B7F"/>
    <w:rsid w:val="00AD71B6"/>
    <w:rsid w:val="00B01CE9"/>
    <w:rsid w:val="00B03718"/>
    <w:rsid w:val="00B05EC1"/>
    <w:rsid w:val="00B1473B"/>
    <w:rsid w:val="00B276CB"/>
    <w:rsid w:val="00B34BB3"/>
    <w:rsid w:val="00B375C8"/>
    <w:rsid w:val="00B4028A"/>
    <w:rsid w:val="00B40977"/>
    <w:rsid w:val="00B41947"/>
    <w:rsid w:val="00B53E7A"/>
    <w:rsid w:val="00B60DA5"/>
    <w:rsid w:val="00B67D42"/>
    <w:rsid w:val="00B754E0"/>
    <w:rsid w:val="00B7620C"/>
    <w:rsid w:val="00B870FD"/>
    <w:rsid w:val="00B957F7"/>
    <w:rsid w:val="00BA0D47"/>
    <w:rsid w:val="00BA22E8"/>
    <w:rsid w:val="00BA3551"/>
    <w:rsid w:val="00BB614C"/>
    <w:rsid w:val="00BC21AF"/>
    <w:rsid w:val="00BD6446"/>
    <w:rsid w:val="00BF1B7F"/>
    <w:rsid w:val="00BF4CD8"/>
    <w:rsid w:val="00BF4EBA"/>
    <w:rsid w:val="00C119B1"/>
    <w:rsid w:val="00C143F3"/>
    <w:rsid w:val="00C16D95"/>
    <w:rsid w:val="00C25B47"/>
    <w:rsid w:val="00C27D9D"/>
    <w:rsid w:val="00C42C40"/>
    <w:rsid w:val="00C50063"/>
    <w:rsid w:val="00C62649"/>
    <w:rsid w:val="00C6367E"/>
    <w:rsid w:val="00C6447D"/>
    <w:rsid w:val="00C75DBD"/>
    <w:rsid w:val="00C75E5B"/>
    <w:rsid w:val="00C81914"/>
    <w:rsid w:val="00C84592"/>
    <w:rsid w:val="00C848FA"/>
    <w:rsid w:val="00CC04D7"/>
    <w:rsid w:val="00CC736C"/>
    <w:rsid w:val="00CF1767"/>
    <w:rsid w:val="00D0056B"/>
    <w:rsid w:val="00D015FA"/>
    <w:rsid w:val="00D078DD"/>
    <w:rsid w:val="00D13C82"/>
    <w:rsid w:val="00D23B0F"/>
    <w:rsid w:val="00D23B14"/>
    <w:rsid w:val="00D249E4"/>
    <w:rsid w:val="00D34871"/>
    <w:rsid w:val="00D433FA"/>
    <w:rsid w:val="00D446F0"/>
    <w:rsid w:val="00D44A2D"/>
    <w:rsid w:val="00D5092B"/>
    <w:rsid w:val="00D537EB"/>
    <w:rsid w:val="00D622C0"/>
    <w:rsid w:val="00D66ED5"/>
    <w:rsid w:val="00D735EC"/>
    <w:rsid w:val="00D77C7C"/>
    <w:rsid w:val="00D8382D"/>
    <w:rsid w:val="00D83CBA"/>
    <w:rsid w:val="00D90CF3"/>
    <w:rsid w:val="00D924EE"/>
    <w:rsid w:val="00DA2FB6"/>
    <w:rsid w:val="00DA4EBC"/>
    <w:rsid w:val="00DB23C5"/>
    <w:rsid w:val="00DB3B7F"/>
    <w:rsid w:val="00DC1D9B"/>
    <w:rsid w:val="00DC2C14"/>
    <w:rsid w:val="00DC5D4B"/>
    <w:rsid w:val="00DD0863"/>
    <w:rsid w:val="00DD67BD"/>
    <w:rsid w:val="00DD691B"/>
    <w:rsid w:val="00DE7E92"/>
    <w:rsid w:val="00DF7824"/>
    <w:rsid w:val="00E06501"/>
    <w:rsid w:val="00E07F81"/>
    <w:rsid w:val="00E13DE3"/>
    <w:rsid w:val="00E16251"/>
    <w:rsid w:val="00E226C0"/>
    <w:rsid w:val="00E2425C"/>
    <w:rsid w:val="00E33B12"/>
    <w:rsid w:val="00E34008"/>
    <w:rsid w:val="00E41B09"/>
    <w:rsid w:val="00E44208"/>
    <w:rsid w:val="00E53218"/>
    <w:rsid w:val="00E611EC"/>
    <w:rsid w:val="00E65FCA"/>
    <w:rsid w:val="00E72EB2"/>
    <w:rsid w:val="00E756C3"/>
    <w:rsid w:val="00E81BB4"/>
    <w:rsid w:val="00E8446D"/>
    <w:rsid w:val="00E92252"/>
    <w:rsid w:val="00E94281"/>
    <w:rsid w:val="00ED5F74"/>
    <w:rsid w:val="00ED6ABD"/>
    <w:rsid w:val="00EE1A61"/>
    <w:rsid w:val="00EF5390"/>
    <w:rsid w:val="00F042A4"/>
    <w:rsid w:val="00F12C0A"/>
    <w:rsid w:val="00F14DF6"/>
    <w:rsid w:val="00F22560"/>
    <w:rsid w:val="00F26577"/>
    <w:rsid w:val="00F33699"/>
    <w:rsid w:val="00F34548"/>
    <w:rsid w:val="00F423C7"/>
    <w:rsid w:val="00F43AFF"/>
    <w:rsid w:val="00F46C2A"/>
    <w:rsid w:val="00F671A3"/>
    <w:rsid w:val="00F73321"/>
    <w:rsid w:val="00F84F0A"/>
    <w:rsid w:val="00F91A0E"/>
    <w:rsid w:val="00F9528F"/>
    <w:rsid w:val="00FA1F34"/>
    <w:rsid w:val="00FA6010"/>
    <w:rsid w:val="00FB255B"/>
    <w:rsid w:val="00FC67A8"/>
    <w:rsid w:val="00FD0C80"/>
    <w:rsid w:val="00FD6867"/>
    <w:rsid w:val="00FE2BFB"/>
    <w:rsid w:val="00FF247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7AB93"/>
  <w15:chartTrackingRefBased/>
  <w15:docId w15:val="{3911BFBF-FE45-4A25-B86C-EC46BC717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StandardPapyrus">
    <w:name w:val="Standard (Papyrus)"/>
    <w:uiPriority w:val="99"/>
    <w:rsid w:val="00944672"/>
    <w:pPr>
      <w:autoSpaceDE w:val="0"/>
      <w:autoSpaceDN w:val="0"/>
      <w:adjustRightInd w:val="0"/>
      <w:spacing w:after="0" w:line="292" w:lineRule="auto"/>
      <w:ind w:firstLine="227"/>
      <w:jc w:val="both"/>
    </w:pPr>
    <w:rPr>
      <w:rFonts w:ascii="Arial" w:hAnsi="Arial" w:cs="Arial"/>
      <w:sz w:val="24"/>
      <w:szCs w:val="24"/>
    </w:rPr>
  </w:style>
  <w:style w:type="paragraph" w:customStyle="1" w:styleId="DatenImpressum">
    <w:name w:val="Daten (Impressum)"/>
    <w:uiPriority w:val="99"/>
    <w:rsid w:val="00944672"/>
    <w:pPr>
      <w:tabs>
        <w:tab w:val="right" w:pos="10204"/>
      </w:tabs>
      <w:autoSpaceDE w:val="0"/>
      <w:autoSpaceDN w:val="0"/>
      <w:adjustRightInd w:val="0"/>
      <w:spacing w:after="0" w:line="334" w:lineRule="auto"/>
      <w:jc w:val="right"/>
    </w:pPr>
    <w:rPr>
      <w:rFonts w:ascii="Arial" w:hAnsi="Arial" w:cs="Arial"/>
      <w:noProof/>
      <w:sz w:val="24"/>
      <w:szCs w:val="24"/>
    </w:rPr>
  </w:style>
  <w:style w:type="paragraph" w:customStyle="1" w:styleId="StandardBuch">
    <w:name w:val="Standard Buch"/>
    <w:uiPriority w:val="99"/>
    <w:rsid w:val="00944672"/>
    <w:pPr>
      <w:tabs>
        <w:tab w:val="right" w:pos="10204"/>
      </w:tabs>
      <w:autoSpaceDE w:val="0"/>
      <w:autoSpaceDN w:val="0"/>
      <w:adjustRightInd w:val="0"/>
      <w:spacing w:after="0" w:line="334" w:lineRule="auto"/>
      <w:ind w:firstLine="227"/>
      <w:jc w:val="both"/>
    </w:pPr>
    <w:rPr>
      <w:rFonts w:ascii="Times New Roman" w:hAnsi="Times New Roman" w:cs="Times New Roman"/>
      <w:sz w:val="24"/>
      <w:szCs w:val="24"/>
    </w:rPr>
  </w:style>
  <w:style w:type="paragraph" w:customStyle="1" w:styleId="Kapitel">
    <w:name w:val="Kapitel"/>
    <w:next w:val="StandardPapyrus"/>
    <w:uiPriority w:val="99"/>
    <w:rsid w:val="00944672"/>
    <w:pPr>
      <w:keepNext/>
      <w:keepLines/>
      <w:pageBreakBefore/>
      <w:numPr>
        <w:numId w:val="1"/>
      </w:numPr>
      <w:suppressAutoHyphens/>
      <w:autoSpaceDE w:val="0"/>
      <w:autoSpaceDN w:val="0"/>
      <w:adjustRightInd w:val="0"/>
      <w:spacing w:before="744" w:after="120" w:line="417" w:lineRule="auto"/>
      <w:jc w:val="center"/>
      <w:outlineLvl w:val="0"/>
    </w:pPr>
    <w:rPr>
      <w:rFonts w:ascii="Arial" w:hAnsi="Arial" w:cs="Arial"/>
      <w:b/>
      <w:bCs/>
      <w:sz w:val="24"/>
      <w:szCs w:val="24"/>
    </w:rPr>
  </w:style>
  <w:style w:type="paragraph" w:styleId="Kommentartext">
    <w:name w:val="annotation text"/>
    <w:basedOn w:val="Standard"/>
    <w:link w:val="KommentartextZchn"/>
    <w:uiPriority w:val="99"/>
    <w:unhideWhenUsed/>
    <w:pPr>
      <w:spacing w:line="240" w:lineRule="auto"/>
    </w:pPr>
    <w:rPr>
      <w:sz w:val="20"/>
      <w:szCs w:val="20"/>
    </w:rPr>
  </w:style>
  <w:style w:type="character" w:customStyle="1" w:styleId="KommentartextZchn">
    <w:name w:val="Kommentartext Zchn"/>
    <w:basedOn w:val="Absatz-Standardschriftart"/>
    <w:link w:val="Kommentartext"/>
    <w:uiPriority w:val="99"/>
    <w:rPr>
      <w:sz w:val="20"/>
      <w:szCs w:val="20"/>
    </w:rPr>
  </w:style>
  <w:style w:type="character" w:styleId="Kommentarzeichen">
    <w:name w:val="annotation reference"/>
    <w:basedOn w:val="Absatz-Standardschriftart"/>
    <w:uiPriority w:val="99"/>
    <w:semiHidden/>
    <w:unhideWhenUsed/>
    <w:rPr>
      <w:sz w:val="16"/>
      <w:szCs w:val="16"/>
    </w:rPr>
  </w:style>
  <w:style w:type="paragraph" w:styleId="berarbeitung">
    <w:name w:val="Revision"/>
    <w:hidden/>
    <w:uiPriority w:val="99"/>
    <w:semiHidden/>
    <w:rsid w:val="009C5FEF"/>
    <w:pPr>
      <w:spacing w:after="0" w:line="240" w:lineRule="auto"/>
    </w:pPr>
  </w:style>
  <w:style w:type="paragraph" w:styleId="Kommentarthema">
    <w:name w:val="annotation subject"/>
    <w:basedOn w:val="Kommentartext"/>
    <w:next w:val="Kommentartext"/>
    <w:link w:val="KommentarthemaZchn"/>
    <w:uiPriority w:val="99"/>
    <w:semiHidden/>
    <w:unhideWhenUsed/>
    <w:rsid w:val="009C5FEF"/>
    <w:rPr>
      <w:b/>
      <w:bCs/>
    </w:rPr>
  </w:style>
  <w:style w:type="character" w:customStyle="1" w:styleId="KommentarthemaZchn">
    <w:name w:val="Kommentarthema Zchn"/>
    <w:basedOn w:val="KommentartextZchn"/>
    <w:link w:val="Kommentarthema"/>
    <w:uiPriority w:val="99"/>
    <w:semiHidden/>
    <w:rsid w:val="009C5FEF"/>
    <w:rPr>
      <w:b/>
      <w:bCs/>
      <w:sz w:val="20"/>
      <w:szCs w:val="20"/>
    </w:rPr>
  </w:style>
  <w:style w:type="paragraph" w:styleId="Kopfzeile">
    <w:name w:val="header"/>
    <w:basedOn w:val="Standard"/>
    <w:link w:val="KopfzeileZchn"/>
    <w:uiPriority w:val="99"/>
    <w:unhideWhenUsed/>
    <w:rsid w:val="00717FE0"/>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717FE0"/>
  </w:style>
  <w:style w:type="paragraph" w:styleId="Fuzeile">
    <w:name w:val="footer"/>
    <w:basedOn w:val="Standard"/>
    <w:link w:val="FuzeileZchn"/>
    <w:uiPriority w:val="99"/>
    <w:unhideWhenUsed/>
    <w:rsid w:val="00717FE0"/>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717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mailto:ASmits@AVID.n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mailto:Cloud@fakemymail.com" TargetMode="Externa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mailto:Cloud@fakemy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F56773-CDA4-4B81-B6BF-AFAEFC95B8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428</Pages>
  <Words>119129</Words>
  <Characters>750519</Characters>
  <Application>Microsoft Office Word</Application>
  <DocSecurity>0</DocSecurity>
  <Lines>6254</Lines>
  <Paragraphs>1735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867913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Jens Schnügger</dc:creator>
  <cp:keywords/>
  <dc:description/>
  <cp:lastModifiedBy>Lektorat Bauer</cp:lastModifiedBy>
  <cp:revision>270</cp:revision>
  <dcterms:created xsi:type="dcterms:W3CDTF">2025-02-24T11:55:00Z</dcterms:created>
  <dcterms:modified xsi:type="dcterms:W3CDTF">2025-03-07T18:37:00Z</dcterms:modified>
</cp:coreProperties>
</file>